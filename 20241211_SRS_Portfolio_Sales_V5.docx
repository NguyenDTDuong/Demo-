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49142" w14:textId="77777777" w:rsidR="0022463C" w:rsidRPr="00075487" w:rsidRDefault="0022463C" w:rsidP="00DB5BBC">
      <w:pPr>
        <w:pStyle w:val="BodyTextIndent"/>
        <w:spacing w:before="120" w:after="0" w:line="276" w:lineRule="auto"/>
        <w:jc w:val="center"/>
        <w:rPr>
          <w:rFonts w:ascii="Times New Roman" w:hAnsi="Times New Roman"/>
          <w:b/>
          <w:sz w:val="24"/>
          <w:szCs w:val="24"/>
        </w:rPr>
      </w:pPr>
    </w:p>
    <w:p w14:paraId="23E57169" w14:textId="77777777" w:rsidR="0022463C" w:rsidRPr="00075487" w:rsidRDefault="0022463C" w:rsidP="00DB5BBC">
      <w:pPr>
        <w:pStyle w:val="BodyText0"/>
        <w:spacing w:line="276" w:lineRule="auto"/>
        <w:ind w:right="29"/>
        <w:contextualSpacing w:val="0"/>
        <w:rPr>
          <w:rFonts w:ascii="Times New Roman" w:hAnsi="Times New Roman"/>
          <w:sz w:val="24"/>
          <w:lang w:val="en-US"/>
        </w:rPr>
      </w:pPr>
      <w:bookmarkStart w:id="0" w:name="_Toc110966088"/>
    </w:p>
    <w:p w14:paraId="343C9A38" w14:textId="77777777" w:rsidR="00A008D6" w:rsidRPr="00075487" w:rsidRDefault="00A008D6" w:rsidP="00DB5BBC">
      <w:pPr>
        <w:pStyle w:val="BodyText0"/>
        <w:spacing w:line="276" w:lineRule="auto"/>
        <w:ind w:right="29"/>
        <w:contextualSpacing w:val="0"/>
        <w:rPr>
          <w:rFonts w:ascii="Times New Roman" w:hAnsi="Times New Roman"/>
          <w:sz w:val="24"/>
          <w:lang w:val="en-US"/>
        </w:rPr>
      </w:pPr>
    </w:p>
    <w:p w14:paraId="13F51E5A" w14:textId="77777777" w:rsidR="00A008D6" w:rsidRPr="00075487" w:rsidRDefault="00A008D6" w:rsidP="00DB5BBC">
      <w:pPr>
        <w:pStyle w:val="BodyText0"/>
        <w:spacing w:line="276" w:lineRule="auto"/>
        <w:ind w:right="29"/>
        <w:contextualSpacing w:val="0"/>
        <w:rPr>
          <w:rFonts w:ascii="Times New Roman" w:hAnsi="Times New Roman"/>
          <w:sz w:val="24"/>
          <w:lang w:val="en-US"/>
        </w:rPr>
      </w:pPr>
    </w:p>
    <w:p w14:paraId="3D9A2B87" w14:textId="77777777" w:rsidR="00A008D6" w:rsidRPr="00075487" w:rsidRDefault="00A008D6" w:rsidP="00DB5BBC">
      <w:pPr>
        <w:pStyle w:val="BodyText0"/>
        <w:spacing w:line="276" w:lineRule="auto"/>
        <w:ind w:right="29"/>
        <w:contextualSpacing w:val="0"/>
        <w:rPr>
          <w:rFonts w:ascii="Times New Roman" w:hAnsi="Times New Roman"/>
          <w:sz w:val="24"/>
          <w:lang w:val="en-US"/>
        </w:rPr>
      </w:pPr>
    </w:p>
    <w:p w14:paraId="5E84A2CC" w14:textId="77777777" w:rsidR="00A008D6" w:rsidRPr="00075487" w:rsidRDefault="00A008D6" w:rsidP="00DB5BBC">
      <w:pPr>
        <w:pStyle w:val="BodyText0"/>
        <w:spacing w:line="276" w:lineRule="auto"/>
        <w:ind w:right="29"/>
        <w:contextualSpacing w:val="0"/>
        <w:rPr>
          <w:rFonts w:ascii="Times New Roman" w:hAnsi="Times New Roman"/>
          <w:sz w:val="24"/>
          <w:lang w:val="en-US"/>
        </w:rPr>
      </w:pPr>
    </w:p>
    <w:p w14:paraId="6F96CE3F" w14:textId="77777777" w:rsidR="007656A6" w:rsidRPr="008B595B" w:rsidRDefault="007656A6" w:rsidP="007656A6">
      <w:pPr>
        <w:pStyle w:val="Caption"/>
        <w:spacing w:before="120" w:after="0"/>
        <w:ind w:left="-142" w:hanging="22"/>
        <w:contextualSpacing w:val="0"/>
        <w:jc w:val="center"/>
        <w:rPr>
          <w:rFonts w:ascii="Times New Roman" w:hAnsi="Times New Roman"/>
          <w:sz w:val="52"/>
          <w:szCs w:val="52"/>
        </w:rPr>
      </w:pPr>
      <w:r w:rsidRPr="008B595B">
        <w:rPr>
          <w:rFonts w:ascii="Times New Roman" w:hAnsi="Times New Roman"/>
          <w:sz w:val="52"/>
          <w:szCs w:val="52"/>
        </w:rPr>
        <w:t xml:space="preserve">TÀI LIỆU ĐẶC TẢ YÊU CẦU </w:t>
      </w:r>
    </w:p>
    <w:p w14:paraId="07733D21" w14:textId="77777777" w:rsidR="007656A6" w:rsidRPr="008B595B" w:rsidRDefault="007656A6" w:rsidP="007656A6">
      <w:pPr>
        <w:pStyle w:val="Caption"/>
        <w:spacing w:before="120" w:after="0"/>
        <w:ind w:left="-142" w:hanging="22"/>
        <w:contextualSpacing w:val="0"/>
        <w:jc w:val="center"/>
        <w:rPr>
          <w:rFonts w:ascii="Times New Roman" w:hAnsi="Times New Roman"/>
          <w:sz w:val="52"/>
          <w:szCs w:val="52"/>
        </w:rPr>
      </w:pPr>
      <w:r w:rsidRPr="008B595B">
        <w:rPr>
          <w:rFonts w:ascii="Times New Roman" w:hAnsi="Times New Roman"/>
          <w:sz w:val="52"/>
          <w:szCs w:val="52"/>
        </w:rPr>
        <w:t>PHẦN MỀM</w:t>
      </w:r>
    </w:p>
    <w:p w14:paraId="6AFCC060" w14:textId="77777777" w:rsidR="007656A6" w:rsidRPr="007656A6" w:rsidRDefault="007656A6" w:rsidP="007656A6">
      <w:pPr>
        <w:pStyle w:val="Title"/>
        <w:tabs>
          <w:tab w:val="center" w:pos="4536"/>
          <w:tab w:val="left" w:pos="5700"/>
        </w:tabs>
        <w:spacing w:before="120" w:after="0"/>
        <w:contextualSpacing w:val="0"/>
        <w:jc w:val="left"/>
        <w:rPr>
          <w:rFonts w:ascii="Times New Roman" w:hAnsi="Times New Roman"/>
          <w:color w:val="auto"/>
          <w:sz w:val="52"/>
        </w:rPr>
      </w:pPr>
      <w:r w:rsidRPr="008B595B">
        <w:rPr>
          <w:color w:val="auto"/>
        </w:rPr>
        <w:tab/>
      </w:r>
      <w:r w:rsidRPr="007656A6">
        <w:rPr>
          <w:rFonts w:ascii="Times New Roman" w:hAnsi="Times New Roman"/>
          <w:color w:val="auto"/>
          <w:sz w:val="52"/>
        </w:rPr>
        <w:t>(SRS)</w:t>
      </w:r>
      <w:r w:rsidRPr="007656A6">
        <w:rPr>
          <w:rFonts w:ascii="Times New Roman" w:hAnsi="Times New Roman"/>
          <w:color w:val="auto"/>
          <w:sz w:val="52"/>
        </w:rPr>
        <w:tab/>
      </w:r>
    </w:p>
    <w:p w14:paraId="7D6D1536" w14:textId="18B4B974" w:rsidR="007656A6" w:rsidRPr="007656A6" w:rsidRDefault="007656A6" w:rsidP="007656A6">
      <w:pPr>
        <w:pStyle w:val="Title"/>
        <w:spacing w:before="120" w:after="0"/>
        <w:contextualSpacing w:val="0"/>
        <w:rPr>
          <w:rFonts w:ascii="Times New Roman" w:hAnsi="Times New Roman"/>
          <w:b/>
          <w:color w:val="auto"/>
          <w:sz w:val="52"/>
          <w:lang w:val="en-US"/>
        </w:rPr>
      </w:pPr>
      <w:r w:rsidRPr="007656A6">
        <w:rPr>
          <w:rFonts w:ascii="Times New Roman" w:hAnsi="Times New Roman"/>
          <w:b/>
          <w:color w:val="auto"/>
          <w:sz w:val="52"/>
          <w:lang w:val="en-US"/>
        </w:rPr>
        <w:t>SALES – PORTFOLIO</w:t>
      </w:r>
    </w:p>
    <w:p w14:paraId="5CD3C003" w14:textId="77777777" w:rsidR="007656A6" w:rsidRDefault="007656A6" w:rsidP="007656A6">
      <w:pPr>
        <w:ind w:left="2160"/>
        <w:contextualSpacing w:val="0"/>
        <w:rPr>
          <w:ins w:id="1" w:author="Phuong Truong Thi" w:date="2024-12-05T18:30:00Z"/>
          <w:b/>
          <w:sz w:val="32"/>
          <w:szCs w:val="32"/>
        </w:rPr>
      </w:pPr>
    </w:p>
    <w:p w14:paraId="59B88B64" w14:textId="77777777" w:rsidR="005D46F6" w:rsidRDefault="005D46F6" w:rsidP="007656A6">
      <w:pPr>
        <w:ind w:left="2160"/>
        <w:contextualSpacing w:val="0"/>
        <w:rPr>
          <w:ins w:id="2" w:author="Phuong Truong Thi" w:date="2024-12-05T18:30:00Z"/>
          <w:b/>
          <w:sz w:val="32"/>
          <w:szCs w:val="32"/>
        </w:rPr>
      </w:pPr>
    </w:p>
    <w:p w14:paraId="532D159B" w14:textId="77777777" w:rsidR="005D46F6" w:rsidRPr="008B595B" w:rsidRDefault="005D46F6" w:rsidP="007656A6">
      <w:pPr>
        <w:ind w:left="2160"/>
        <w:contextualSpacing w:val="0"/>
        <w:rPr>
          <w:b/>
          <w:sz w:val="32"/>
          <w:szCs w:val="32"/>
        </w:rPr>
      </w:pPr>
    </w:p>
    <w:p w14:paraId="427A159F" w14:textId="0A3FE4EB" w:rsidR="007656A6" w:rsidRPr="008B595B" w:rsidRDefault="007656A6" w:rsidP="007656A6">
      <w:pPr>
        <w:pStyle w:val="Caption"/>
        <w:spacing w:before="120" w:after="0"/>
        <w:ind w:left="0"/>
        <w:contextualSpacing w:val="0"/>
        <w:rPr>
          <w:rFonts w:ascii="Times New Roman" w:hAnsi="Times New Roman"/>
          <w:sz w:val="28"/>
          <w:szCs w:val="28"/>
        </w:rPr>
      </w:pPr>
      <w:r>
        <w:rPr>
          <w:rFonts w:ascii="Times New Roman" w:hAnsi="Times New Roman"/>
          <w:sz w:val="28"/>
          <w:szCs w:val="28"/>
        </w:rPr>
        <w:t xml:space="preserve">                                                     </w:t>
      </w:r>
      <w:del w:id="3" w:author="Phuong Truong Thi" w:date="2024-12-07T00:18:00Z">
        <w:r w:rsidDel="00FD79CF">
          <w:rPr>
            <w:rFonts w:ascii="Times New Roman" w:hAnsi="Times New Roman"/>
            <w:sz w:val="28"/>
            <w:szCs w:val="28"/>
          </w:rPr>
          <w:delText xml:space="preserve"> </w:delText>
        </w:r>
      </w:del>
      <w:r w:rsidRPr="008B595B">
        <w:rPr>
          <w:rFonts w:ascii="Times New Roman" w:hAnsi="Times New Roman"/>
          <w:sz w:val="28"/>
          <w:szCs w:val="28"/>
        </w:rPr>
        <w:t xml:space="preserve">Mã tài liệu: </w:t>
      </w:r>
      <w:ins w:id="4" w:author="Phuong Truong Thi" w:date="2024-12-07T00:18:00Z">
        <w:r w:rsidR="00FD79CF">
          <w:rPr>
            <w:rFonts w:ascii="Times New Roman" w:hAnsi="Times New Roman"/>
            <w:sz w:val="28"/>
            <w:szCs w:val="28"/>
          </w:rPr>
          <w:t>VPB_CRM</w:t>
        </w:r>
      </w:ins>
    </w:p>
    <w:p w14:paraId="609C4921" w14:textId="1980E303" w:rsidR="007656A6" w:rsidRPr="008B595B" w:rsidRDefault="007656A6" w:rsidP="007656A6">
      <w:pPr>
        <w:pStyle w:val="Caption"/>
        <w:spacing w:before="120" w:after="0"/>
        <w:ind w:left="0"/>
        <w:contextualSpacing w:val="0"/>
        <w:rPr>
          <w:rFonts w:ascii="Times New Roman" w:hAnsi="Times New Roman"/>
          <w:b w:val="0"/>
          <w:sz w:val="28"/>
          <w:szCs w:val="28"/>
          <w:lang w:val="vi-VN"/>
        </w:rPr>
      </w:pPr>
      <w:r>
        <w:rPr>
          <w:rFonts w:ascii="Times New Roman" w:hAnsi="Times New Roman"/>
          <w:sz w:val="28"/>
          <w:szCs w:val="28"/>
        </w:rPr>
        <w:t xml:space="preserve">                                                     </w:t>
      </w:r>
      <w:del w:id="5" w:author="Phuong Truong Thi" w:date="2024-12-07T00:18:00Z">
        <w:r w:rsidDel="00FD79CF">
          <w:rPr>
            <w:rFonts w:ascii="Times New Roman" w:hAnsi="Times New Roman"/>
            <w:sz w:val="28"/>
            <w:szCs w:val="28"/>
          </w:rPr>
          <w:delText xml:space="preserve"> </w:delText>
        </w:r>
      </w:del>
      <w:r w:rsidRPr="008B595B">
        <w:rPr>
          <w:rFonts w:ascii="Times New Roman" w:hAnsi="Times New Roman"/>
          <w:sz w:val="28"/>
          <w:szCs w:val="28"/>
          <w:lang w:val="vi-VN"/>
        </w:rPr>
        <w:t xml:space="preserve">Phiên bản: </w:t>
      </w:r>
    </w:p>
    <w:p w14:paraId="650B4813" w14:textId="77777777" w:rsidR="0013487F" w:rsidRPr="00075487" w:rsidRDefault="0013487F" w:rsidP="00DA6B57">
      <w:pPr>
        <w:rPr>
          <w:rFonts w:ascii="Times New Roman" w:hAnsi="Times New Roman"/>
          <w:sz w:val="24"/>
          <w:szCs w:val="24"/>
          <w:lang w:val="en-GB" w:eastAsia="en-GB" w:bidi="th-TH"/>
        </w:rPr>
      </w:pPr>
    </w:p>
    <w:p w14:paraId="18655C9F" w14:textId="77777777" w:rsidR="00DA6B57" w:rsidRPr="00075487" w:rsidRDefault="00DA6B57" w:rsidP="00DA6B57">
      <w:pPr>
        <w:rPr>
          <w:rFonts w:ascii="Times New Roman" w:hAnsi="Times New Roman"/>
          <w:sz w:val="24"/>
          <w:szCs w:val="24"/>
          <w:lang w:val="en-GB" w:eastAsia="en-GB" w:bidi="th-TH"/>
        </w:rPr>
      </w:pPr>
    </w:p>
    <w:p w14:paraId="039EFDE2" w14:textId="77777777" w:rsidR="00DA6B57" w:rsidRPr="00075487" w:rsidRDefault="00DA6B57" w:rsidP="00DA6B57">
      <w:pPr>
        <w:rPr>
          <w:rFonts w:ascii="Times New Roman" w:hAnsi="Times New Roman"/>
          <w:sz w:val="24"/>
          <w:szCs w:val="24"/>
          <w:lang w:val="en-GB" w:eastAsia="en-GB" w:bidi="th-TH"/>
        </w:rPr>
      </w:pPr>
    </w:p>
    <w:p w14:paraId="057E6A79" w14:textId="77777777" w:rsidR="00DA6B57" w:rsidRPr="00075487" w:rsidRDefault="00DA6B57" w:rsidP="00DA6B57">
      <w:pPr>
        <w:rPr>
          <w:rFonts w:ascii="Times New Roman" w:hAnsi="Times New Roman"/>
          <w:sz w:val="24"/>
          <w:szCs w:val="24"/>
          <w:lang w:val="en-GB" w:eastAsia="en-GB" w:bidi="th-TH"/>
        </w:rPr>
      </w:pPr>
    </w:p>
    <w:p w14:paraId="5DC74D3E" w14:textId="77777777" w:rsidR="00DA6B57" w:rsidRPr="00075487" w:rsidRDefault="00DA6B57" w:rsidP="00DA6B57">
      <w:pPr>
        <w:rPr>
          <w:rFonts w:ascii="Times New Roman" w:hAnsi="Times New Roman"/>
          <w:sz w:val="24"/>
          <w:szCs w:val="24"/>
          <w:lang w:val="en-GB" w:eastAsia="en-GB" w:bidi="th-TH"/>
        </w:rPr>
      </w:pPr>
    </w:p>
    <w:p w14:paraId="41EB2096" w14:textId="77777777" w:rsidR="00DA6B57" w:rsidRPr="00075487" w:rsidDel="005D46F6" w:rsidRDefault="00DA6B57" w:rsidP="00DA6B57">
      <w:pPr>
        <w:rPr>
          <w:del w:id="6" w:author="Phuong Truong Thi" w:date="2024-12-05T18:30:00Z"/>
          <w:rFonts w:ascii="Times New Roman" w:hAnsi="Times New Roman"/>
          <w:sz w:val="24"/>
          <w:szCs w:val="24"/>
          <w:lang w:val="en-GB" w:eastAsia="en-GB" w:bidi="th-TH"/>
        </w:rPr>
      </w:pPr>
    </w:p>
    <w:p w14:paraId="744DE4E5" w14:textId="77777777" w:rsidR="00DA6B57" w:rsidRPr="00075487" w:rsidDel="005D46F6" w:rsidRDefault="00DA6B57" w:rsidP="00DA6B57">
      <w:pPr>
        <w:rPr>
          <w:del w:id="7" w:author="Phuong Truong Thi" w:date="2024-12-05T18:30:00Z"/>
          <w:rFonts w:ascii="Times New Roman" w:hAnsi="Times New Roman"/>
          <w:sz w:val="24"/>
          <w:szCs w:val="24"/>
          <w:lang w:val="en-GB" w:eastAsia="en-GB" w:bidi="th-TH"/>
        </w:rPr>
      </w:pPr>
    </w:p>
    <w:p w14:paraId="6B530D31" w14:textId="77777777" w:rsidR="00DA6B57" w:rsidRPr="00075487" w:rsidDel="005D46F6" w:rsidRDefault="00DA6B57" w:rsidP="00DA6B57">
      <w:pPr>
        <w:rPr>
          <w:del w:id="8" w:author="Phuong Truong Thi" w:date="2024-12-05T18:30:00Z"/>
          <w:rFonts w:ascii="Times New Roman" w:hAnsi="Times New Roman"/>
          <w:sz w:val="24"/>
          <w:szCs w:val="24"/>
          <w:lang w:val="en-GB" w:eastAsia="en-GB" w:bidi="th-TH"/>
        </w:rPr>
      </w:pPr>
    </w:p>
    <w:p w14:paraId="6C2DEF22" w14:textId="77777777" w:rsidR="00DA6B57" w:rsidRPr="00075487" w:rsidRDefault="00DA6B57" w:rsidP="00DA6B57">
      <w:pPr>
        <w:rPr>
          <w:rFonts w:ascii="Times New Roman" w:hAnsi="Times New Roman"/>
          <w:sz w:val="24"/>
          <w:szCs w:val="24"/>
          <w:lang w:val="en-GB" w:eastAsia="en-GB" w:bidi="th-TH"/>
        </w:rPr>
      </w:pPr>
    </w:p>
    <w:p w14:paraId="393BDF91" w14:textId="77777777" w:rsidR="00DA6B57" w:rsidRPr="00075487" w:rsidRDefault="00DA6B57" w:rsidP="00DA6B57">
      <w:pPr>
        <w:rPr>
          <w:rFonts w:ascii="Times New Roman" w:hAnsi="Times New Roman"/>
          <w:sz w:val="24"/>
          <w:szCs w:val="24"/>
          <w:lang w:val="en-GB" w:eastAsia="en-GB" w:bidi="th-TH"/>
        </w:rPr>
      </w:pPr>
    </w:p>
    <w:p w14:paraId="48FC8D06" w14:textId="77777777" w:rsidR="00DA6B57" w:rsidRPr="00075487" w:rsidRDefault="00DA6B57" w:rsidP="00DA6B57">
      <w:pPr>
        <w:rPr>
          <w:rFonts w:ascii="Times New Roman" w:hAnsi="Times New Roman"/>
          <w:sz w:val="24"/>
          <w:szCs w:val="24"/>
          <w:lang w:val="en-GB" w:eastAsia="en-GB" w:bidi="th-TH"/>
        </w:rPr>
      </w:pPr>
    </w:p>
    <w:p w14:paraId="1BBB06BC" w14:textId="77777777" w:rsidR="00DA6B57" w:rsidRPr="00075487" w:rsidRDefault="00DA6B57" w:rsidP="00DA6B57">
      <w:pPr>
        <w:rPr>
          <w:rFonts w:ascii="Times New Roman" w:hAnsi="Times New Roman"/>
          <w:sz w:val="24"/>
          <w:szCs w:val="24"/>
          <w:lang w:val="en-GB" w:eastAsia="en-GB" w:bidi="th-TH"/>
        </w:rPr>
      </w:pPr>
    </w:p>
    <w:p w14:paraId="70FE0ED2" w14:textId="77777777" w:rsidR="00A008D6" w:rsidRPr="00075487" w:rsidRDefault="00A008D6" w:rsidP="00DA6B57">
      <w:pPr>
        <w:rPr>
          <w:rFonts w:ascii="Times New Roman" w:hAnsi="Times New Roman"/>
          <w:sz w:val="24"/>
          <w:szCs w:val="24"/>
          <w:lang w:val="en-GB" w:eastAsia="en-GB" w:bidi="th-TH"/>
        </w:rPr>
      </w:pPr>
    </w:p>
    <w:p w14:paraId="12DB2B61" w14:textId="77777777" w:rsidR="007656A6" w:rsidRDefault="007656A6" w:rsidP="007656A6">
      <w:pPr>
        <w:rPr>
          <w:rFonts w:ascii="Times New Roman" w:hAnsi="Times New Roman"/>
          <w:sz w:val="24"/>
          <w:szCs w:val="24"/>
          <w:lang w:val="en-GB" w:eastAsia="en-GB" w:bidi="th-TH"/>
        </w:rPr>
      </w:pPr>
      <w:r>
        <w:rPr>
          <w:rFonts w:ascii="Times New Roman" w:hAnsi="Times New Roman"/>
          <w:sz w:val="24"/>
          <w:szCs w:val="24"/>
          <w:lang w:val="en-GB" w:eastAsia="en-GB" w:bidi="th-TH"/>
        </w:rPr>
        <w:t xml:space="preserve">                                                   </w:t>
      </w:r>
    </w:p>
    <w:p w14:paraId="22D7C600" w14:textId="7780BC1F" w:rsidR="00CB0B64" w:rsidRDefault="007656A6" w:rsidP="007656A6">
      <w:pPr>
        <w:rPr>
          <w:rFonts w:ascii="Times New Roman" w:hAnsi="Times New Roman"/>
          <w:b/>
          <w:i/>
          <w:sz w:val="24"/>
          <w:szCs w:val="24"/>
          <w:lang w:val="vi-VN" w:eastAsia="en-GB" w:bidi="th-TH"/>
        </w:rPr>
      </w:pPr>
      <w:r>
        <w:rPr>
          <w:rFonts w:ascii="Times New Roman" w:hAnsi="Times New Roman"/>
          <w:sz w:val="24"/>
          <w:szCs w:val="24"/>
          <w:lang w:val="en-GB" w:eastAsia="en-GB" w:bidi="th-TH"/>
        </w:rPr>
        <w:t xml:space="preserve">                                                  </w:t>
      </w:r>
      <w:r w:rsidR="00DA6B57" w:rsidRPr="00075487">
        <w:rPr>
          <w:rFonts w:ascii="Times New Roman" w:hAnsi="Times New Roman"/>
          <w:b/>
          <w:i/>
          <w:sz w:val="24"/>
          <w:szCs w:val="24"/>
          <w:lang w:val="en-GB" w:eastAsia="en-GB" w:bidi="th-TH"/>
        </w:rPr>
        <w:t xml:space="preserve">Hà Nội, tháng </w:t>
      </w:r>
      <w:del w:id="9" w:author="Phuong Truong Thi" w:date="2024-12-05T18:30:00Z">
        <w:r w:rsidR="004C766B" w:rsidDel="005D46F6">
          <w:rPr>
            <w:rFonts w:ascii="Times New Roman" w:hAnsi="Times New Roman"/>
            <w:b/>
            <w:i/>
            <w:sz w:val="24"/>
            <w:szCs w:val="24"/>
            <w:lang w:val="vi-VN" w:eastAsia="en-GB" w:bidi="th-TH"/>
          </w:rPr>
          <w:delText>09</w:delText>
        </w:r>
      </w:del>
      <w:r w:rsidR="0010503B" w:rsidRPr="00075487">
        <w:rPr>
          <w:rFonts w:ascii="Times New Roman" w:hAnsi="Times New Roman"/>
          <w:b/>
          <w:i/>
          <w:sz w:val="24"/>
          <w:szCs w:val="24"/>
          <w:lang w:val="en-GB" w:eastAsia="en-GB" w:bidi="th-TH"/>
        </w:rPr>
        <w:t xml:space="preserve"> năm </w:t>
      </w:r>
      <w:r w:rsidR="004C766B">
        <w:rPr>
          <w:rFonts w:ascii="Times New Roman" w:hAnsi="Times New Roman"/>
          <w:b/>
          <w:i/>
          <w:sz w:val="24"/>
          <w:szCs w:val="24"/>
          <w:lang w:val="vi-VN" w:eastAsia="en-GB" w:bidi="th-TH"/>
        </w:rPr>
        <w:t>2024</w:t>
      </w:r>
    </w:p>
    <w:p w14:paraId="468CEE63" w14:textId="206CC10D" w:rsidR="00CB0B64" w:rsidRDefault="00CB0B64">
      <w:pPr>
        <w:spacing w:before="0" w:line="240" w:lineRule="auto"/>
        <w:contextualSpacing w:val="0"/>
        <w:jc w:val="left"/>
        <w:rPr>
          <w:rFonts w:ascii="Times New Roman" w:hAnsi="Times New Roman"/>
          <w:b/>
          <w:i/>
          <w:sz w:val="24"/>
          <w:szCs w:val="24"/>
          <w:lang w:val="vi-VN" w:eastAsia="en-GB" w:bidi="th-TH"/>
        </w:rPr>
      </w:pPr>
    </w:p>
    <w:tbl>
      <w:tblPr>
        <w:tblW w:w="5000" w:type="pct"/>
        <w:tblLook w:val="04A0" w:firstRow="1" w:lastRow="0" w:firstColumn="1" w:lastColumn="0" w:noHBand="0" w:noVBand="1"/>
      </w:tblPr>
      <w:tblGrid>
        <w:gridCol w:w="2361"/>
        <w:gridCol w:w="3599"/>
        <w:gridCol w:w="3207"/>
      </w:tblGrid>
      <w:tr w:rsidR="00C739CB" w:rsidRPr="00075487" w14:paraId="7F612691" w14:textId="77777777" w:rsidTr="00CD02F5">
        <w:trPr>
          <w:trHeight w:val="20"/>
        </w:trPr>
        <w:tc>
          <w:tcPr>
            <w:tcW w:w="5000" w:type="pct"/>
            <w:gridSpan w:val="3"/>
            <w:shd w:val="clear" w:color="auto" w:fill="DBE5F1"/>
            <w:vAlign w:val="center"/>
          </w:tcPr>
          <w:p w14:paraId="064E27FF" w14:textId="77777777" w:rsidR="00C739CB" w:rsidRPr="00075487" w:rsidRDefault="00C739CB" w:rsidP="00C739CB">
            <w:pPr>
              <w:tabs>
                <w:tab w:val="left" w:pos="360"/>
                <w:tab w:val="left" w:pos="810"/>
              </w:tabs>
              <w:spacing w:line="312" w:lineRule="auto"/>
              <w:jc w:val="center"/>
              <w:rPr>
                <w:rFonts w:ascii="Times New Roman" w:hAnsi="Times New Roman"/>
                <w:b/>
                <w:sz w:val="24"/>
                <w:szCs w:val="24"/>
              </w:rPr>
            </w:pPr>
            <w:bookmarkStart w:id="10" w:name="_Toc482343494"/>
            <w:bookmarkEnd w:id="0"/>
            <w:r w:rsidRPr="00075487">
              <w:rPr>
                <w:rFonts w:ascii="Times New Roman" w:hAnsi="Times New Roman"/>
                <w:b/>
                <w:sz w:val="24"/>
                <w:szCs w:val="24"/>
              </w:rPr>
              <w:t>TRANG KÝ FIS</w:t>
            </w:r>
          </w:p>
        </w:tc>
      </w:tr>
      <w:tr w:rsidR="00C739CB" w:rsidRPr="00075487" w14:paraId="7DDBEBA9" w14:textId="77777777" w:rsidTr="00CD02F5">
        <w:trPr>
          <w:trHeight w:val="904"/>
        </w:trPr>
        <w:tc>
          <w:tcPr>
            <w:tcW w:w="1288" w:type="pct"/>
            <w:vAlign w:val="center"/>
          </w:tcPr>
          <w:p w14:paraId="4D118D13" w14:textId="77777777" w:rsidR="00C739CB" w:rsidRPr="00075487" w:rsidRDefault="00C739CB" w:rsidP="00C739CB">
            <w:pPr>
              <w:tabs>
                <w:tab w:val="left" w:pos="360"/>
                <w:tab w:val="left" w:pos="810"/>
              </w:tabs>
              <w:spacing w:line="312" w:lineRule="auto"/>
              <w:rPr>
                <w:rFonts w:ascii="Times New Roman" w:hAnsi="Times New Roman"/>
                <w:b/>
                <w:sz w:val="24"/>
                <w:szCs w:val="24"/>
              </w:rPr>
            </w:pPr>
          </w:p>
          <w:p w14:paraId="355DEA3E" w14:textId="77777777" w:rsidR="00C739CB" w:rsidRPr="00075487" w:rsidRDefault="00C739CB" w:rsidP="00C739CB">
            <w:pPr>
              <w:tabs>
                <w:tab w:val="left" w:pos="360"/>
                <w:tab w:val="left" w:pos="810"/>
              </w:tabs>
              <w:spacing w:line="312" w:lineRule="auto"/>
              <w:rPr>
                <w:rFonts w:ascii="Times New Roman" w:hAnsi="Times New Roman"/>
                <w:b/>
                <w:sz w:val="24"/>
                <w:szCs w:val="24"/>
              </w:rPr>
            </w:pPr>
            <w:r w:rsidRPr="00075487">
              <w:rPr>
                <w:rFonts w:ascii="Times New Roman" w:hAnsi="Times New Roman"/>
                <w:b/>
                <w:sz w:val="24"/>
                <w:szCs w:val="24"/>
              </w:rPr>
              <w:t>Người lập</w:t>
            </w:r>
          </w:p>
        </w:tc>
        <w:tc>
          <w:tcPr>
            <w:tcW w:w="1963" w:type="pct"/>
            <w:vAlign w:val="center"/>
          </w:tcPr>
          <w:p w14:paraId="6EF02C47" w14:textId="77777777" w:rsidR="00C739CB" w:rsidRPr="00075487" w:rsidRDefault="00C739CB" w:rsidP="00C739CB">
            <w:pPr>
              <w:tabs>
                <w:tab w:val="left" w:pos="360"/>
                <w:tab w:val="left" w:pos="810"/>
              </w:tabs>
              <w:spacing w:line="312" w:lineRule="auto"/>
              <w:rPr>
                <w:rFonts w:ascii="Times New Roman" w:hAnsi="Times New Roman"/>
                <w:b/>
                <w:sz w:val="24"/>
                <w:szCs w:val="24"/>
              </w:rPr>
            </w:pPr>
          </w:p>
          <w:p w14:paraId="0EDFA53E" w14:textId="4A089171" w:rsidR="00C739CB" w:rsidRPr="00075487" w:rsidRDefault="00EB7A7F" w:rsidP="00C739CB">
            <w:pPr>
              <w:tabs>
                <w:tab w:val="left" w:pos="360"/>
                <w:tab w:val="left" w:pos="810"/>
              </w:tabs>
              <w:spacing w:line="312" w:lineRule="auto"/>
              <w:rPr>
                <w:rFonts w:ascii="Times New Roman" w:hAnsi="Times New Roman"/>
                <w:b/>
                <w:sz w:val="24"/>
                <w:szCs w:val="24"/>
              </w:rPr>
            </w:pPr>
            <w:r>
              <w:rPr>
                <w:rFonts w:ascii="Times New Roman" w:hAnsi="Times New Roman"/>
                <w:b/>
                <w:sz w:val="24"/>
                <w:szCs w:val="24"/>
              </w:rPr>
              <w:t>[Tên</w:t>
            </w:r>
            <w:r w:rsidR="001A30AA">
              <w:rPr>
                <w:rFonts w:ascii="Times New Roman" w:hAnsi="Times New Roman"/>
                <w:b/>
                <w:sz w:val="24"/>
                <w:szCs w:val="24"/>
              </w:rPr>
              <w:t>]</w:t>
            </w:r>
          </w:p>
        </w:tc>
        <w:tc>
          <w:tcPr>
            <w:tcW w:w="1749" w:type="pct"/>
            <w:vAlign w:val="center"/>
          </w:tcPr>
          <w:p w14:paraId="34D30255" w14:textId="77777777" w:rsidR="00C739CB" w:rsidRPr="00075487" w:rsidRDefault="00C739CB" w:rsidP="00C739CB">
            <w:pPr>
              <w:tabs>
                <w:tab w:val="left" w:pos="360"/>
                <w:tab w:val="left" w:pos="810"/>
              </w:tabs>
              <w:spacing w:line="312" w:lineRule="auto"/>
              <w:ind w:left="533"/>
              <w:rPr>
                <w:rFonts w:ascii="Times New Roman" w:hAnsi="Times New Roman"/>
                <w:i/>
                <w:sz w:val="24"/>
                <w:szCs w:val="24"/>
              </w:rPr>
            </w:pPr>
          </w:p>
          <w:p w14:paraId="1E0D434F" w14:textId="77777777" w:rsidR="00C739CB" w:rsidRPr="00075487" w:rsidRDefault="00C739CB" w:rsidP="00C739CB">
            <w:pPr>
              <w:tabs>
                <w:tab w:val="left" w:pos="360"/>
                <w:tab w:val="left" w:pos="810"/>
              </w:tabs>
              <w:spacing w:line="312" w:lineRule="auto"/>
              <w:ind w:left="533"/>
              <w:rPr>
                <w:rFonts w:ascii="Times New Roman" w:hAnsi="Times New Roman"/>
                <w:b/>
                <w:i/>
                <w:sz w:val="24"/>
                <w:szCs w:val="24"/>
              </w:rPr>
            </w:pPr>
            <w:r w:rsidRPr="00075487">
              <w:rPr>
                <w:rFonts w:ascii="Times New Roman" w:hAnsi="Times New Roman"/>
                <w:i/>
                <w:sz w:val="24"/>
                <w:szCs w:val="24"/>
              </w:rPr>
              <w:t>Ngày lập</w:t>
            </w:r>
          </w:p>
        </w:tc>
      </w:tr>
      <w:tr w:rsidR="00C739CB" w:rsidRPr="00075487" w14:paraId="4915BABF" w14:textId="77777777" w:rsidTr="00CD02F5">
        <w:trPr>
          <w:trHeight w:val="20"/>
        </w:trPr>
        <w:tc>
          <w:tcPr>
            <w:tcW w:w="1288" w:type="pct"/>
            <w:vAlign w:val="center"/>
          </w:tcPr>
          <w:p w14:paraId="78ECBAE9"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963" w:type="pct"/>
            <w:vAlign w:val="center"/>
          </w:tcPr>
          <w:p w14:paraId="2CCB7B0D" w14:textId="12FAA769" w:rsidR="00C739CB" w:rsidRPr="00075487" w:rsidRDefault="001A30AA" w:rsidP="00C739CB">
            <w:pPr>
              <w:tabs>
                <w:tab w:val="left" w:pos="360"/>
                <w:tab w:val="left" w:pos="810"/>
              </w:tabs>
              <w:spacing w:line="312" w:lineRule="auto"/>
              <w:rPr>
                <w:rFonts w:ascii="Times New Roman" w:hAnsi="Times New Roman"/>
                <w:sz w:val="24"/>
                <w:szCs w:val="24"/>
              </w:rPr>
            </w:pPr>
            <w:r>
              <w:rPr>
                <w:rFonts w:ascii="Times New Roman" w:hAnsi="Times New Roman"/>
                <w:sz w:val="24"/>
                <w:szCs w:val="24"/>
              </w:rPr>
              <w:t>[Vị trí]</w:t>
            </w:r>
          </w:p>
        </w:tc>
        <w:tc>
          <w:tcPr>
            <w:tcW w:w="1749" w:type="pct"/>
            <w:vAlign w:val="center"/>
          </w:tcPr>
          <w:p w14:paraId="153C65B0" w14:textId="77777777" w:rsidR="00C739CB" w:rsidRPr="00075487" w:rsidRDefault="00C739CB" w:rsidP="00C739CB">
            <w:pPr>
              <w:tabs>
                <w:tab w:val="left" w:pos="360"/>
                <w:tab w:val="left" w:pos="810"/>
              </w:tabs>
              <w:spacing w:line="312" w:lineRule="auto"/>
              <w:jc w:val="left"/>
              <w:rPr>
                <w:rFonts w:ascii="Times New Roman" w:hAnsi="Times New Roman"/>
                <w:i/>
                <w:sz w:val="24"/>
                <w:szCs w:val="24"/>
              </w:rPr>
            </w:pPr>
          </w:p>
        </w:tc>
      </w:tr>
      <w:tr w:rsidR="00C739CB" w:rsidRPr="00075487" w14:paraId="7C2C4269" w14:textId="77777777" w:rsidTr="00CD02F5">
        <w:trPr>
          <w:trHeight w:val="1852"/>
        </w:trPr>
        <w:tc>
          <w:tcPr>
            <w:tcW w:w="1288" w:type="pct"/>
            <w:vAlign w:val="center"/>
          </w:tcPr>
          <w:p w14:paraId="61AA18DC"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963" w:type="pct"/>
            <w:vAlign w:val="center"/>
          </w:tcPr>
          <w:p w14:paraId="5588AA34" w14:textId="77777777" w:rsidR="00C739CB" w:rsidRPr="00075487" w:rsidRDefault="00C739CB" w:rsidP="00C739CB">
            <w:pPr>
              <w:tabs>
                <w:tab w:val="left" w:pos="360"/>
                <w:tab w:val="left" w:pos="810"/>
              </w:tabs>
              <w:spacing w:line="312" w:lineRule="auto"/>
              <w:rPr>
                <w:rFonts w:ascii="Times New Roman" w:hAnsi="Times New Roman"/>
                <w:sz w:val="24"/>
                <w:szCs w:val="24"/>
              </w:rPr>
            </w:pPr>
          </w:p>
          <w:p w14:paraId="6853C8A2"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749" w:type="pct"/>
            <w:vAlign w:val="center"/>
          </w:tcPr>
          <w:p w14:paraId="7144EC5B" w14:textId="77777777" w:rsidR="00C739CB" w:rsidRPr="00075487" w:rsidRDefault="00C739CB" w:rsidP="00C739CB">
            <w:pPr>
              <w:tabs>
                <w:tab w:val="left" w:pos="360"/>
                <w:tab w:val="left" w:pos="810"/>
              </w:tabs>
              <w:spacing w:line="312" w:lineRule="auto"/>
              <w:jc w:val="right"/>
              <w:rPr>
                <w:rFonts w:ascii="Times New Roman" w:hAnsi="Times New Roman"/>
                <w:i/>
                <w:sz w:val="24"/>
                <w:szCs w:val="24"/>
              </w:rPr>
            </w:pPr>
          </w:p>
        </w:tc>
      </w:tr>
      <w:tr w:rsidR="00C739CB" w:rsidRPr="00075487" w14:paraId="61BCC89D" w14:textId="77777777" w:rsidTr="00CD02F5">
        <w:trPr>
          <w:trHeight w:val="967"/>
        </w:trPr>
        <w:tc>
          <w:tcPr>
            <w:tcW w:w="1288" w:type="pct"/>
            <w:vAlign w:val="center"/>
          </w:tcPr>
          <w:p w14:paraId="48FCB0F4" w14:textId="77777777" w:rsidR="00C739CB" w:rsidRPr="00075487" w:rsidRDefault="00C739CB" w:rsidP="00C739CB">
            <w:pPr>
              <w:tabs>
                <w:tab w:val="left" w:pos="360"/>
                <w:tab w:val="left" w:pos="810"/>
              </w:tabs>
              <w:spacing w:line="312" w:lineRule="auto"/>
              <w:rPr>
                <w:rFonts w:ascii="Times New Roman" w:hAnsi="Times New Roman"/>
                <w:b/>
                <w:sz w:val="24"/>
                <w:szCs w:val="24"/>
              </w:rPr>
            </w:pPr>
          </w:p>
          <w:p w14:paraId="211D4F64" w14:textId="77777777" w:rsidR="00C739CB" w:rsidRPr="00075487" w:rsidRDefault="00C739CB" w:rsidP="00C739CB">
            <w:pPr>
              <w:tabs>
                <w:tab w:val="left" w:pos="360"/>
                <w:tab w:val="left" w:pos="810"/>
              </w:tabs>
              <w:spacing w:line="312" w:lineRule="auto"/>
              <w:rPr>
                <w:rFonts w:ascii="Times New Roman" w:hAnsi="Times New Roman"/>
                <w:b/>
                <w:sz w:val="24"/>
                <w:szCs w:val="24"/>
              </w:rPr>
            </w:pPr>
            <w:r w:rsidRPr="00075487">
              <w:rPr>
                <w:rFonts w:ascii="Times New Roman" w:hAnsi="Times New Roman"/>
                <w:b/>
                <w:sz w:val="24"/>
                <w:szCs w:val="24"/>
              </w:rPr>
              <w:t>Người xem xét</w:t>
            </w:r>
          </w:p>
        </w:tc>
        <w:tc>
          <w:tcPr>
            <w:tcW w:w="1963" w:type="pct"/>
            <w:vAlign w:val="center"/>
          </w:tcPr>
          <w:p w14:paraId="7C7B857E" w14:textId="77777777" w:rsidR="00C739CB" w:rsidRPr="00075487" w:rsidRDefault="00C739CB" w:rsidP="00C739CB">
            <w:pPr>
              <w:tabs>
                <w:tab w:val="left" w:pos="360"/>
                <w:tab w:val="left" w:pos="810"/>
              </w:tabs>
              <w:spacing w:line="312" w:lineRule="auto"/>
              <w:rPr>
                <w:rFonts w:ascii="Times New Roman" w:hAnsi="Times New Roman"/>
                <w:b/>
                <w:sz w:val="24"/>
                <w:szCs w:val="24"/>
              </w:rPr>
            </w:pPr>
          </w:p>
          <w:p w14:paraId="29BD2EA2" w14:textId="20319340" w:rsidR="00C739CB" w:rsidRPr="00075487" w:rsidRDefault="001A30AA" w:rsidP="00C739CB">
            <w:pPr>
              <w:tabs>
                <w:tab w:val="left" w:pos="360"/>
                <w:tab w:val="left" w:pos="810"/>
              </w:tabs>
              <w:spacing w:line="312" w:lineRule="auto"/>
              <w:rPr>
                <w:rFonts w:ascii="Times New Roman" w:hAnsi="Times New Roman"/>
                <w:b/>
                <w:sz w:val="24"/>
                <w:szCs w:val="24"/>
              </w:rPr>
            </w:pPr>
            <w:r>
              <w:rPr>
                <w:rFonts w:ascii="Times New Roman" w:hAnsi="Times New Roman"/>
                <w:b/>
                <w:sz w:val="24"/>
                <w:szCs w:val="24"/>
              </w:rPr>
              <w:t>[Tên]</w:t>
            </w:r>
          </w:p>
        </w:tc>
        <w:tc>
          <w:tcPr>
            <w:tcW w:w="1749" w:type="pct"/>
            <w:vAlign w:val="center"/>
          </w:tcPr>
          <w:p w14:paraId="59B2BA11" w14:textId="77777777" w:rsidR="00C739CB" w:rsidRPr="00075487" w:rsidRDefault="00C739CB" w:rsidP="00C739CB">
            <w:pPr>
              <w:tabs>
                <w:tab w:val="left" w:pos="360"/>
                <w:tab w:val="left" w:pos="810"/>
              </w:tabs>
              <w:spacing w:line="312" w:lineRule="auto"/>
              <w:ind w:left="533"/>
              <w:rPr>
                <w:rFonts w:ascii="Times New Roman" w:hAnsi="Times New Roman"/>
                <w:i/>
                <w:sz w:val="24"/>
                <w:szCs w:val="24"/>
              </w:rPr>
            </w:pPr>
          </w:p>
          <w:p w14:paraId="38990760" w14:textId="31397E8D" w:rsidR="00C739CB" w:rsidRPr="00075487" w:rsidRDefault="00DF44DE" w:rsidP="00DF44DE">
            <w:pPr>
              <w:tabs>
                <w:tab w:val="left" w:pos="360"/>
                <w:tab w:val="left" w:pos="810"/>
              </w:tabs>
              <w:spacing w:line="312" w:lineRule="auto"/>
              <w:ind w:left="533"/>
              <w:rPr>
                <w:rFonts w:ascii="Times New Roman" w:hAnsi="Times New Roman"/>
                <w:b/>
                <w:i/>
                <w:sz w:val="24"/>
                <w:szCs w:val="24"/>
              </w:rPr>
            </w:pPr>
            <w:r w:rsidRPr="00075487">
              <w:rPr>
                <w:rFonts w:ascii="Times New Roman" w:hAnsi="Times New Roman"/>
                <w:i/>
                <w:sz w:val="24"/>
                <w:szCs w:val="24"/>
              </w:rPr>
              <w:t>Ngày xem xét</w:t>
            </w:r>
          </w:p>
        </w:tc>
      </w:tr>
      <w:tr w:rsidR="00C739CB" w:rsidRPr="00075487" w14:paraId="29B81488" w14:textId="77777777" w:rsidTr="00CD02F5">
        <w:trPr>
          <w:trHeight w:val="20"/>
        </w:trPr>
        <w:tc>
          <w:tcPr>
            <w:tcW w:w="1288" w:type="pct"/>
            <w:vAlign w:val="center"/>
          </w:tcPr>
          <w:p w14:paraId="2269079A"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963" w:type="pct"/>
            <w:vAlign w:val="center"/>
          </w:tcPr>
          <w:p w14:paraId="32556D3F" w14:textId="432F3F08" w:rsidR="00C739CB" w:rsidRPr="00075487" w:rsidRDefault="001A30AA" w:rsidP="00C739CB">
            <w:pPr>
              <w:tabs>
                <w:tab w:val="left" w:pos="360"/>
                <w:tab w:val="left" w:pos="810"/>
              </w:tabs>
              <w:spacing w:line="312" w:lineRule="auto"/>
              <w:rPr>
                <w:rFonts w:ascii="Times New Roman" w:hAnsi="Times New Roman"/>
                <w:sz w:val="24"/>
                <w:szCs w:val="24"/>
              </w:rPr>
            </w:pPr>
            <w:r>
              <w:rPr>
                <w:rFonts w:ascii="Times New Roman" w:hAnsi="Times New Roman"/>
                <w:sz w:val="24"/>
                <w:szCs w:val="24"/>
              </w:rPr>
              <w:t>[Vị trí]</w:t>
            </w:r>
          </w:p>
        </w:tc>
        <w:tc>
          <w:tcPr>
            <w:tcW w:w="1749" w:type="pct"/>
            <w:vAlign w:val="center"/>
          </w:tcPr>
          <w:p w14:paraId="124CDC9C" w14:textId="77777777" w:rsidR="00C739CB" w:rsidRPr="00075487" w:rsidRDefault="00C739CB" w:rsidP="00C739CB">
            <w:pPr>
              <w:tabs>
                <w:tab w:val="left" w:pos="360"/>
                <w:tab w:val="left" w:pos="810"/>
              </w:tabs>
              <w:spacing w:line="312" w:lineRule="auto"/>
              <w:jc w:val="left"/>
              <w:rPr>
                <w:rFonts w:ascii="Times New Roman" w:hAnsi="Times New Roman"/>
                <w:i/>
                <w:sz w:val="24"/>
                <w:szCs w:val="24"/>
              </w:rPr>
            </w:pPr>
          </w:p>
        </w:tc>
      </w:tr>
      <w:tr w:rsidR="00C739CB" w:rsidRPr="00075487" w14:paraId="6A408C16" w14:textId="77777777" w:rsidTr="00CD02F5">
        <w:trPr>
          <w:trHeight w:val="2050"/>
        </w:trPr>
        <w:tc>
          <w:tcPr>
            <w:tcW w:w="1288" w:type="pct"/>
            <w:vAlign w:val="center"/>
          </w:tcPr>
          <w:p w14:paraId="15F8604E"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963" w:type="pct"/>
            <w:vAlign w:val="center"/>
          </w:tcPr>
          <w:p w14:paraId="74933AF8"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749" w:type="pct"/>
            <w:vAlign w:val="center"/>
          </w:tcPr>
          <w:p w14:paraId="4F4A237F" w14:textId="77777777" w:rsidR="00C739CB" w:rsidRPr="00075487" w:rsidRDefault="00C739CB" w:rsidP="00C739CB">
            <w:pPr>
              <w:tabs>
                <w:tab w:val="left" w:pos="360"/>
                <w:tab w:val="left" w:pos="810"/>
              </w:tabs>
              <w:spacing w:line="312" w:lineRule="auto"/>
              <w:jc w:val="right"/>
              <w:rPr>
                <w:rFonts w:ascii="Times New Roman" w:hAnsi="Times New Roman"/>
                <w:i/>
                <w:sz w:val="24"/>
                <w:szCs w:val="24"/>
              </w:rPr>
            </w:pPr>
          </w:p>
        </w:tc>
      </w:tr>
      <w:tr w:rsidR="00C739CB" w:rsidRPr="00075487" w14:paraId="74CD1554" w14:textId="77777777" w:rsidTr="00CD02F5">
        <w:trPr>
          <w:trHeight w:val="490"/>
        </w:trPr>
        <w:tc>
          <w:tcPr>
            <w:tcW w:w="1288" w:type="pct"/>
            <w:vAlign w:val="center"/>
          </w:tcPr>
          <w:p w14:paraId="494B16BC" w14:textId="01422A6B" w:rsidR="00C739CB" w:rsidRPr="00075487" w:rsidRDefault="00C739CB" w:rsidP="00C739CB">
            <w:pPr>
              <w:tabs>
                <w:tab w:val="left" w:pos="360"/>
                <w:tab w:val="left" w:pos="810"/>
              </w:tabs>
              <w:spacing w:line="312" w:lineRule="auto"/>
              <w:rPr>
                <w:rFonts w:ascii="Times New Roman" w:hAnsi="Times New Roman"/>
                <w:sz w:val="24"/>
                <w:szCs w:val="24"/>
              </w:rPr>
            </w:pPr>
            <w:r w:rsidRPr="00075487">
              <w:rPr>
                <w:rFonts w:ascii="Times New Roman" w:hAnsi="Times New Roman"/>
                <w:b/>
                <w:sz w:val="24"/>
                <w:szCs w:val="24"/>
              </w:rPr>
              <w:t>Người xem xét</w:t>
            </w:r>
          </w:p>
        </w:tc>
        <w:tc>
          <w:tcPr>
            <w:tcW w:w="1963" w:type="pct"/>
            <w:vAlign w:val="center"/>
          </w:tcPr>
          <w:p w14:paraId="60B415F8" w14:textId="6299395C" w:rsidR="00C739CB" w:rsidRPr="00075487" w:rsidRDefault="001A30AA" w:rsidP="00C739CB">
            <w:pPr>
              <w:tabs>
                <w:tab w:val="left" w:pos="360"/>
                <w:tab w:val="left" w:pos="810"/>
              </w:tabs>
              <w:spacing w:line="312" w:lineRule="auto"/>
              <w:rPr>
                <w:rFonts w:ascii="Times New Roman" w:hAnsi="Times New Roman"/>
                <w:b/>
                <w:sz w:val="24"/>
                <w:szCs w:val="24"/>
              </w:rPr>
            </w:pPr>
            <w:r>
              <w:rPr>
                <w:rFonts w:ascii="Times New Roman" w:hAnsi="Times New Roman"/>
                <w:b/>
                <w:sz w:val="24"/>
                <w:szCs w:val="24"/>
              </w:rPr>
              <w:t>[Tên]</w:t>
            </w:r>
          </w:p>
        </w:tc>
        <w:tc>
          <w:tcPr>
            <w:tcW w:w="1749" w:type="pct"/>
            <w:vAlign w:val="center"/>
          </w:tcPr>
          <w:p w14:paraId="77BBA59B" w14:textId="6B75EA1D" w:rsidR="00C739CB" w:rsidRPr="00075487" w:rsidRDefault="00C739CB" w:rsidP="00DF44DE">
            <w:pPr>
              <w:tabs>
                <w:tab w:val="left" w:pos="360"/>
                <w:tab w:val="left" w:pos="810"/>
              </w:tabs>
              <w:spacing w:line="312" w:lineRule="auto"/>
              <w:rPr>
                <w:rFonts w:ascii="Times New Roman" w:hAnsi="Times New Roman"/>
                <w:i/>
                <w:sz w:val="24"/>
                <w:szCs w:val="24"/>
              </w:rPr>
            </w:pPr>
            <w:r w:rsidRPr="00075487">
              <w:rPr>
                <w:rFonts w:ascii="Times New Roman" w:hAnsi="Times New Roman"/>
                <w:i/>
                <w:sz w:val="24"/>
                <w:szCs w:val="24"/>
              </w:rPr>
              <w:t xml:space="preserve">        Ngày </w:t>
            </w:r>
            <w:r w:rsidR="00DF44DE" w:rsidRPr="00075487">
              <w:rPr>
                <w:rFonts w:ascii="Times New Roman" w:hAnsi="Times New Roman"/>
                <w:i/>
                <w:sz w:val="24"/>
                <w:szCs w:val="24"/>
              </w:rPr>
              <w:t>xem xét</w:t>
            </w:r>
          </w:p>
        </w:tc>
      </w:tr>
      <w:tr w:rsidR="00C739CB" w:rsidRPr="00075487" w14:paraId="49D31E63" w14:textId="77777777" w:rsidTr="00CD02F5">
        <w:trPr>
          <w:trHeight w:val="561"/>
        </w:trPr>
        <w:tc>
          <w:tcPr>
            <w:tcW w:w="1288" w:type="pct"/>
            <w:vAlign w:val="center"/>
          </w:tcPr>
          <w:p w14:paraId="7AB8389D" w14:textId="77777777" w:rsidR="00C739CB" w:rsidRPr="00075487" w:rsidRDefault="00C739CB" w:rsidP="00C739CB">
            <w:pPr>
              <w:tabs>
                <w:tab w:val="left" w:pos="360"/>
                <w:tab w:val="left" w:pos="810"/>
              </w:tabs>
              <w:spacing w:line="312" w:lineRule="auto"/>
              <w:rPr>
                <w:rFonts w:ascii="Times New Roman" w:hAnsi="Times New Roman"/>
                <w:sz w:val="24"/>
                <w:szCs w:val="24"/>
              </w:rPr>
            </w:pPr>
          </w:p>
        </w:tc>
        <w:tc>
          <w:tcPr>
            <w:tcW w:w="1963" w:type="pct"/>
            <w:vAlign w:val="center"/>
          </w:tcPr>
          <w:p w14:paraId="0860DE0B" w14:textId="57055E8C" w:rsidR="00C739CB" w:rsidRPr="00075487" w:rsidRDefault="001A30AA" w:rsidP="00C739CB">
            <w:pPr>
              <w:tabs>
                <w:tab w:val="left" w:pos="360"/>
                <w:tab w:val="left" w:pos="810"/>
              </w:tabs>
              <w:spacing w:line="312" w:lineRule="auto"/>
              <w:rPr>
                <w:rFonts w:ascii="Times New Roman" w:hAnsi="Times New Roman"/>
                <w:sz w:val="24"/>
                <w:szCs w:val="24"/>
              </w:rPr>
            </w:pPr>
            <w:r>
              <w:rPr>
                <w:rFonts w:ascii="Times New Roman" w:hAnsi="Times New Roman"/>
                <w:sz w:val="24"/>
                <w:szCs w:val="24"/>
              </w:rPr>
              <w:t>[Vị trí]</w:t>
            </w:r>
          </w:p>
        </w:tc>
        <w:tc>
          <w:tcPr>
            <w:tcW w:w="1749" w:type="pct"/>
            <w:vAlign w:val="center"/>
          </w:tcPr>
          <w:p w14:paraId="0732FAFB" w14:textId="77777777" w:rsidR="00C739CB" w:rsidRPr="00075487" w:rsidRDefault="00C739CB" w:rsidP="00C739CB">
            <w:pPr>
              <w:tabs>
                <w:tab w:val="left" w:pos="360"/>
                <w:tab w:val="left" w:pos="810"/>
              </w:tabs>
              <w:spacing w:line="312" w:lineRule="auto"/>
              <w:jc w:val="left"/>
              <w:rPr>
                <w:rFonts w:ascii="Times New Roman" w:hAnsi="Times New Roman"/>
                <w:i/>
                <w:sz w:val="24"/>
                <w:szCs w:val="24"/>
              </w:rPr>
            </w:pPr>
          </w:p>
        </w:tc>
      </w:tr>
      <w:tr w:rsidR="00DF44DE" w:rsidRPr="00075487" w14:paraId="7013E21C" w14:textId="77777777" w:rsidTr="00CD02F5">
        <w:trPr>
          <w:trHeight w:val="1902"/>
        </w:trPr>
        <w:tc>
          <w:tcPr>
            <w:tcW w:w="1288" w:type="pct"/>
            <w:vAlign w:val="center"/>
          </w:tcPr>
          <w:p w14:paraId="42175F70" w14:textId="77777777" w:rsidR="00DF44DE" w:rsidRPr="00075487" w:rsidRDefault="00DF44DE" w:rsidP="00C739CB">
            <w:pPr>
              <w:tabs>
                <w:tab w:val="left" w:pos="360"/>
                <w:tab w:val="left" w:pos="810"/>
              </w:tabs>
              <w:spacing w:line="312" w:lineRule="auto"/>
              <w:rPr>
                <w:rFonts w:ascii="Times New Roman" w:hAnsi="Times New Roman"/>
                <w:b/>
                <w:sz w:val="24"/>
                <w:szCs w:val="24"/>
              </w:rPr>
            </w:pPr>
          </w:p>
        </w:tc>
        <w:tc>
          <w:tcPr>
            <w:tcW w:w="1963" w:type="pct"/>
            <w:vAlign w:val="center"/>
          </w:tcPr>
          <w:p w14:paraId="15B51858" w14:textId="77777777" w:rsidR="00DF44DE" w:rsidRPr="00075487" w:rsidRDefault="00DF44DE" w:rsidP="00C739CB">
            <w:pPr>
              <w:tabs>
                <w:tab w:val="left" w:pos="360"/>
                <w:tab w:val="left" w:pos="810"/>
              </w:tabs>
              <w:spacing w:line="312" w:lineRule="auto"/>
              <w:rPr>
                <w:rFonts w:ascii="Times New Roman" w:hAnsi="Times New Roman"/>
                <w:b/>
                <w:sz w:val="24"/>
                <w:szCs w:val="24"/>
              </w:rPr>
            </w:pPr>
          </w:p>
        </w:tc>
        <w:tc>
          <w:tcPr>
            <w:tcW w:w="1749" w:type="pct"/>
            <w:vAlign w:val="center"/>
          </w:tcPr>
          <w:p w14:paraId="5F739479" w14:textId="77777777" w:rsidR="00DF44DE" w:rsidRPr="00075487" w:rsidRDefault="00DF44DE" w:rsidP="00C739CB">
            <w:pPr>
              <w:tabs>
                <w:tab w:val="left" w:pos="360"/>
                <w:tab w:val="left" w:pos="810"/>
              </w:tabs>
              <w:spacing w:line="312" w:lineRule="auto"/>
              <w:jc w:val="center"/>
              <w:rPr>
                <w:rFonts w:ascii="Times New Roman" w:hAnsi="Times New Roman"/>
                <w:i/>
                <w:sz w:val="24"/>
                <w:szCs w:val="24"/>
              </w:rPr>
            </w:pPr>
          </w:p>
        </w:tc>
      </w:tr>
      <w:tr w:rsidR="00C739CB" w:rsidRPr="00075487" w14:paraId="6075A5A3" w14:textId="77777777" w:rsidTr="00CD02F5">
        <w:trPr>
          <w:trHeight w:val="756"/>
        </w:trPr>
        <w:tc>
          <w:tcPr>
            <w:tcW w:w="1288" w:type="pct"/>
            <w:vAlign w:val="center"/>
          </w:tcPr>
          <w:p w14:paraId="4341A670" w14:textId="142566F5" w:rsidR="00C739CB" w:rsidRPr="00075487" w:rsidRDefault="00C739CB" w:rsidP="00C739CB">
            <w:pPr>
              <w:tabs>
                <w:tab w:val="left" w:pos="360"/>
                <w:tab w:val="left" w:pos="810"/>
              </w:tabs>
              <w:spacing w:line="312" w:lineRule="auto"/>
              <w:rPr>
                <w:rFonts w:ascii="Times New Roman" w:hAnsi="Times New Roman"/>
                <w:sz w:val="24"/>
                <w:szCs w:val="24"/>
              </w:rPr>
            </w:pPr>
            <w:r w:rsidRPr="00075487">
              <w:rPr>
                <w:rFonts w:ascii="Times New Roman" w:hAnsi="Times New Roman"/>
                <w:b/>
                <w:sz w:val="24"/>
                <w:szCs w:val="24"/>
              </w:rPr>
              <w:t>Người phê duyệt</w:t>
            </w:r>
          </w:p>
        </w:tc>
        <w:tc>
          <w:tcPr>
            <w:tcW w:w="1963" w:type="pct"/>
            <w:vAlign w:val="center"/>
          </w:tcPr>
          <w:p w14:paraId="489AF4CC" w14:textId="3C31D64E" w:rsidR="00C739CB" w:rsidRPr="00075487" w:rsidRDefault="001A30AA" w:rsidP="00C739CB">
            <w:pPr>
              <w:tabs>
                <w:tab w:val="left" w:pos="360"/>
                <w:tab w:val="left" w:pos="810"/>
              </w:tabs>
              <w:spacing w:line="312" w:lineRule="auto"/>
              <w:rPr>
                <w:rFonts w:ascii="Times New Roman" w:hAnsi="Times New Roman"/>
                <w:sz w:val="24"/>
                <w:szCs w:val="24"/>
              </w:rPr>
            </w:pPr>
            <w:r>
              <w:rPr>
                <w:rFonts w:ascii="Times New Roman" w:hAnsi="Times New Roman"/>
                <w:b/>
                <w:sz w:val="24"/>
                <w:szCs w:val="24"/>
              </w:rPr>
              <w:t>[Tên]</w:t>
            </w:r>
          </w:p>
        </w:tc>
        <w:tc>
          <w:tcPr>
            <w:tcW w:w="1749" w:type="pct"/>
            <w:vAlign w:val="center"/>
          </w:tcPr>
          <w:p w14:paraId="7BAE1557" w14:textId="6BEDB7CA" w:rsidR="00C739CB" w:rsidRPr="00075487" w:rsidRDefault="00DF44DE" w:rsidP="00DF44DE">
            <w:pPr>
              <w:tabs>
                <w:tab w:val="left" w:pos="360"/>
                <w:tab w:val="left" w:pos="810"/>
              </w:tabs>
              <w:spacing w:line="312" w:lineRule="auto"/>
              <w:rPr>
                <w:rFonts w:ascii="Times New Roman" w:hAnsi="Times New Roman"/>
                <w:i/>
                <w:sz w:val="24"/>
                <w:szCs w:val="24"/>
              </w:rPr>
            </w:pPr>
            <w:r w:rsidRPr="00075487">
              <w:rPr>
                <w:rFonts w:ascii="Times New Roman" w:hAnsi="Times New Roman"/>
                <w:i/>
                <w:sz w:val="24"/>
                <w:szCs w:val="24"/>
              </w:rPr>
              <w:t xml:space="preserve">       </w:t>
            </w:r>
            <w:r w:rsidR="00C739CB" w:rsidRPr="00075487">
              <w:rPr>
                <w:rFonts w:ascii="Times New Roman" w:hAnsi="Times New Roman"/>
                <w:i/>
                <w:sz w:val="24"/>
                <w:szCs w:val="24"/>
              </w:rPr>
              <w:t>Ngày phê duyệt</w:t>
            </w:r>
          </w:p>
        </w:tc>
      </w:tr>
      <w:tr w:rsidR="00C739CB" w:rsidRPr="00075487" w14:paraId="39727BFF" w14:textId="77777777" w:rsidTr="00CD02F5">
        <w:trPr>
          <w:trHeight w:val="413"/>
        </w:trPr>
        <w:tc>
          <w:tcPr>
            <w:tcW w:w="1288" w:type="pct"/>
            <w:vAlign w:val="center"/>
          </w:tcPr>
          <w:p w14:paraId="491B09F3" w14:textId="77777777" w:rsidR="00C739CB" w:rsidRPr="00075487" w:rsidRDefault="00C739CB" w:rsidP="00C739CB">
            <w:pPr>
              <w:tabs>
                <w:tab w:val="left" w:pos="360"/>
                <w:tab w:val="left" w:pos="810"/>
              </w:tabs>
              <w:spacing w:line="312" w:lineRule="auto"/>
              <w:rPr>
                <w:rFonts w:ascii="Times New Roman" w:hAnsi="Times New Roman"/>
                <w:b/>
                <w:sz w:val="24"/>
                <w:szCs w:val="24"/>
              </w:rPr>
            </w:pPr>
          </w:p>
        </w:tc>
        <w:tc>
          <w:tcPr>
            <w:tcW w:w="1963" w:type="pct"/>
            <w:vAlign w:val="center"/>
          </w:tcPr>
          <w:p w14:paraId="2D598E37" w14:textId="2E1A878A" w:rsidR="00C739CB" w:rsidRPr="00075487" w:rsidRDefault="001A30AA" w:rsidP="00075487">
            <w:pPr>
              <w:tabs>
                <w:tab w:val="left" w:pos="360"/>
                <w:tab w:val="left" w:pos="810"/>
              </w:tabs>
              <w:spacing w:line="312" w:lineRule="auto"/>
              <w:rPr>
                <w:rFonts w:ascii="Times New Roman" w:hAnsi="Times New Roman"/>
                <w:b/>
                <w:sz w:val="24"/>
                <w:szCs w:val="24"/>
              </w:rPr>
            </w:pPr>
            <w:r>
              <w:rPr>
                <w:rFonts w:ascii="Times New Roman" w:hAnsi="Times New Roman"/>
                <w:sz w:val="24"/>
                <w:szCs w:val="24"/>
              </w:rPr>
              <w:t>[Vị trí]</w:t>
            </w:r>
          </w:p>
        </w:tc>
        <w:tc>
          <w:tcPr>
            <w:tcW w:w="1749" w:type="pct"/>
            <w:vAlign w:val="center"/>
          </w:tcPr>
          <w:p w14:paraId="5FB18CC6" w14:textId="77777777" w:rsidR="00C739CB" w:rsidRPr="00075487" w:rsidRDefault="00C739CB" w:rsidP="00C739CB">
            <w:pPr>
              <w:tabs>
                <w:tab w:val="left" w:pos="360"/>
                <w:tab w:val="left" w:pos="810"/>
              </w:tabs>
              <w:spacing w:line="312" w:lineRule="auto"/>
              <w:jc w:val="center"/>
              <w:rPr>
                <w:rFonts w:ascii="Times New Roman" w:hAnsi="Times New Roman"/>
                <w:i/>
                <w:sz w:val="24"/>
                <w:szCs w:val="24"/>
              </w:rPr>
            </w:pPr>
          </w:p>
        </w:tc>
      </w:tr>
    </w:tbl>
    <w:p w14:paraId="4AD3C2BE" w14:textId="1512797A" w:rsidR="000B0708" w:rsidRPr="00075487" w:rsidRDefault="000B0708" w:rsidP="000B0708">
      <w:pPr>
        <w:spacing w:line="269" w:lineRule="auto"/>
        <w:jc w:val="center"/>
        <w:rPr>
          <w:rFonts w:ascii="Times New Roman" w:hAnsi="Times New Roman"/>
          <w:b/>
          <w:sz w:val="26"/>
          <w:szCs w:val="26"/>
        </w:rPr>
      </w:pPr>
    </w:p>
    <w:p w14:paraId="18EAB4D5" w14:textId="77777777" w:rsidR="000B0708" w:rsidRPr="00075487" w:rsidRDefault="000B0708" w:rsidP="000B0708">
      <w:pPr>
        <w:pStyle w:val="BodyTextIndent"/>
        <w:spacing w:before="120" w:after="0" w:line="276" w:lineRule="auto"/>
        <w:jc w:val="center"/>
        <w:rPr>
          <w:rFonts w:ascii="Times New Roman" w:hAnsi="Times New Roman"/>
          <w:b/>
          <w:sz w:val="26"/>
          <w:szCs w:val="26"/>
        </w:rPr>
      </w:pPr>
    </w:p>
    <w:p w14:paraId="7F280F24" w14:textId="77777777" w:rsidR="000B0708" w:rsidRPr="00075487" w:rsidRDefault="000B0708">
      <w:pPr>
        <w:spacing w:before="0" w:line="240" w:lineRule="auto"/>
        <w:contextualSpacing w:val="0"/>
        <w:jc w:val="left"/>
        <w:rPr>
          <w:rFonts w:ascii="Times New Roman" w:hAnsi="Times New Roman"/>
          <w:b/>
          <w:sz w:val="24"/>
          <w:szCs w:val="24"/>
        </w:rPr>
      </w:pPr>
    </w:p>
    <w:p w14:paraId="3ED9C805" w14:textId="77777777" w:rsidR="000B0708" w:rsidRDefault="000B0708">
      <w:pPr>
        <w:spacing w:before="0" w:line="240" w:lineRule="auto"/>
        <w:contextualSpacing w:val="0"/>
        <w:jc w:val="left"/>
        <w:rPr>
          <w:rFonts w:ascii="Times New Roman" w:hAnsi="Times New Roman"/>
          <w:b/>
          <w:sz w:val="24"/>
          <w:szCs w:val="24"/>
        </w:rPr>
      </w:pPr>
      <w:r w:rsidRPr="00075487">
        <w:rPr>
          <w:rFonts w:ascii="Times New Roman" w:hAnsi="Times New Roman"/>
          <w:b/>
          <w:sz w:val="24"/>
          <w:szCs w:val="24"/>
        </w:rPr>
        <w:br w:type="page"/>
      </w:r>
    </w:p>
    <w:customXmlInsRangeStart w:id="11" w:author="Phuong Truong Thi" w:date="2024-12-06T19:32:00Z"/>
    <w:sdt>
      <w:sdtPr>
        <w:rPr>
          <w:rFonts w:ascii="Arial" w:eastAsia="Calibri" w:hAnsi="Arial" w:cs="Times New Roman"/>
          <w:caps w:val="0"/>
          <w:color w:val="auto"/>
          <w:sz w:val="22"/>
          <w:szCs w:val="22"/>
        </w:rPr>
        <w:id w:val="312376935"/>
        <w:docPartObj>
          <w:docPartGallery w:val="Table of Contents"/>
          <w:docPartUnique/>
        </w:docPartObj>
      </w:sdtPr>
      <w:sdtEndPr>
        <w:rPr>
          <w:b/>
          <w:bCs/>
          <w:noProof/>
        </w:rPr>
      </w:sdtEndPr>
      <w:sdtContent>
        <w:customXmlInsRangeEnd w:id="11"/>
        <w:p w14:paraId="5B934A2D" w14:textId="35C78B4F" w:rsidR="00D942CB" w:rsidRPr="00DC6ADC" w:rsidRDefault="00DC6ADC">
          <w:pPr>
            <w:pStyle w:val="TOCHeading"/>
            <w:rPr>
              <w:ins w:id="12" w:author="Phuong Truong Thi" w:date="2024-12-06T19:32:00Z"/>
              <w:rFonts w:ascii="Arial" w:hAnsi="Arial" w:cs="Arial"/>
              <w:sz w:val="28"/>
              <w:szCs w:val="28"/>
              <w:rPrChange w:id="13" w:author="Phuong Truong Thi" w:date="2024-12-06T19:54:00Z">
                <w:rPr>
                  <w:ins w:id="14" w:author="Phuong Truong Thi" w:date="2024-12-06T19:32:00Z"/>
                </w:rPr>
              </w:rPrChange>
            </w:rPr>
          </w:pPr>
          <w:ins w:id="15" w:author="Phuong Truong Thi" w:date="2024-12-06T19:53:00Z">
            <w:r w:rsidRPr="00DC6ADC">
              <w:rPr>
                <w:rFonts w:ascii="Arial" w:hAnsi="Arial" w:cs="Arial"/>
                <w:sz w:val="28"/>
                <w:szCs w:val="28"/>
                <w:rPrChange w:id="16" w:author="Phuong Truong Thi" w:date="2024-12-06T19:54:00Z">
                  <w:rPr/>
                </w:rPrChange>
              </w:rPr>
              <w:t>MỤC LỤC</w:t>
            </w:r>
          </w:ins>
        </w:p>
        <w:p w14:paraId="3F4A0852" w14:textId="4D25D869" w:rsidR="00EE3C3B" w:rsidRDefault="00EE3C3B">
          <w:pPr>
            <w:pStyle w:val="TOC1"/>
            <w:rPr>
              <w:ins w:id="17" w:author="Phuong Truong Thi" w:date="2024-12-11T12:17:00Z" w16du:dateUtc="2024-12-11T05:17:00Z"/>
              <w:rFonts w:asciiTheme="minorHAnsi" w:eastAsiaTheme="minorEastAsia" w:hAnsiTheme="minorHAnsi" w:cstheme="minorBidi"/>
              <w:b w:val="0"/>
              <w:kern w:val="2"/>
              <w:sz w:val="22"/>
              <w:szCs w:val="22"/>
              <w14:ligatures w14:val="standardContextual"/>
            </w:rPr>
          </w:pPr>
          <w:ins w:id="18" w:author="Phuong Truong Thi" w:date="2024-12-11T12:17:00Z" w16du:dateUtc="2024-12-11T05:17:00Z">
            <w:r>
              <w:rPr>
                <w:b w:val="0"/>
              </w:rPr>
              <w:fldChar w:fldCharType="begin"/>
            </w:r>
            <w:r>
              <w:rPr>
                <w:b w:val="0"/>
              </w:rPr>
              <w:instrText xml:space="preserve"> TOC \o "1-6" \h \z \u </w:instrText>
            </w:r>
          </w:ins>
          <w:r>
            <w:rPr>
              <w:b w:val="0"/>
            </w:rPr>
            <w:fldChar w:fldCharType="separate"/>
          </w:r>
          <w:ins w:id="19"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"_Toc184812846"</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w:t>
            </w:r>
            <w:r>
              <w:rPr>
                <w:rFonts w:asciiTheme="minorHAnsi" w:eastAsiaTheme="minorEastAsia" w:hAnsiTheme="minorHAnsi" w:cstheme="minorBidi"/>
                <w:b w:val="0"/>
                <w:kern w:val="2"/>
                <w:sz w:val="22"/>
                <w:szCs w:val="22"/>
                <w14:ligatures w14:val="standardContextual"/>
              </w:rPr>
              <w:tab/>
            </w:r>
            <w:r w:rsidRPr="00DB685D">
              <w:rPr>
                <w:rStyle w:val="Hyperlink"/>
              </w:rPr>
              <w:t>GIỚI THIỆU CHUNG</w:t>
            </w:r>
            <w:r>
              <w:rPr>
                <w:webHidden/>
              </w:rPr>
              <w:tab/>
            </w:r>
            <w:r>
              <w:rPr>
                <w:webHidden/>
              </w:rPr>
              <w:fldChar w:fldCharType="begin"/>
            </w:r>
            <w:r>
              <w:rPr>
                <w:webHidden/>
              </w:rPr>
              <w:instrText xml:space="preserve"> PAGEREF _Toc184812846 \h </w:instrText>
            </w:r>
            <w:r>
              <w:rPr>
                <w:webHidden/>
              </w:rPr>
            </w:r>
          </w:ins>
          <w:r>
            <w:rPr>
              <w:webHidden/>
            </w:rPr>
            <w:fldChar w:fldCharType="separate"/>
          </w:r>
          <w:ins w:id="20" w:author="Phuong Truong Thi" w:date="2024-12-11T12:17:00Z" w16du:dateUtc="2024-12-11T05:17:00Z">
            <w:r>
              <w:rPr>
                <w:webHidden/>
              </w:rPr>
              <w:t>12</w:t>
            </w:r>
            <w:r>
              <w:rPr>
                <w:webHidden/>
              </w:rPr>
              <w:fldChar w:fldCharType="end"/>
            </w:r>
            <w:r w:rsidRPr="00DB685D">
              <w:rPr>
                <w:rStyle w:val="Hyperlink"/>
              </w:rPr>
              <w:fldChar w:fldCharType="end"/>
            </w:r>
          </w:ins>
        </w:p>
        <w:p w14:paraId="162E0D5B" w14:textId="506C31EE" w:rsidR="00EE3C3B" w:rsidRDefault="00EE3C3B">
          <w:pPr>
            <w:pStyle w:val="TOC2"/>
            <w:rPr>
              <w:ins w:id="21" w:author="Phuong Truong Thi" w:date="2024-12-11T12:17:00Z" w16du:dateUtc="2024-12-11T05:17:00Z"/>
              <w:rFonts w:asciiTheme="minorHAnsi" w:eastAsiaTheme="minorEastAsia" w:hAnsiTheme="minorHAnsi" w:cstheme="minorBidi"/>
              <w:kern w:val="2"/>
              <w14:ligatures w14:val="standardContextual"/>
            </w:rPr>
          </w:pPr>
          <w:ins w:id="22"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"_Toc184812847"</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I.1.</w:t>
            </w:r>
            <w:r>
              <w:rPr>
                <w:rFonts w:asciiTheme="minorHAnsi" w:eastAsiaTheme="minorEastAsia" w:hAnsiTheme="minorHAnsi" w:cstheme="minorBidi"/>
                <w:kern w:val="2"/>
                <w14:ligatures w14:val="standardContextual"/>
              </w:rPr>
              <w:tab/>
            </w:r>
            <w:r w:rsidRPr="00DB685D">
              <w:rPr>
                <w:rStyle w:val="Hyperlink"/>
              </w:rPr>
              <w:t>Mục tiêu của tài liệu</w:t>
            </w:r>
            <w:r>
              <w:rPr>
                <w:webHidden/>
              </w:rPr>
              <w:tab/>
            </w:r>
            <w:r>
              <w:rPr>
                <w:webHidden/>
              </w:rPr>
              <w:fldChar w:fldCharType="begin"/>
            </w:r>
            <w:r>
              <w:rPr>
                <w:webHidden/>
              </w:rPr>
              <w:instrText xml:space="preserve"> PAGEREF _Toc184812847 \h </w:instrText>
            </w:r>
            <w:r>
              <w:rPr>
                <w:webHidden/>
              </w:rPr>
            </w:r>
          </w:ins>
          <w:r>
            <w:rPr>
              <w:webHidden/>
            </w:rPr>
            <w:fldChar w:fldCharType="separate"/>
          </w:r>
          <w:ins w:id="23" w:author="Phuong Truong Thi" w:date="2024-12-11T12:17:00Z" w16du:dateUtc="2024-12-11T05:17:00Z">
            <w:r>
              <w:rPr>
                <w:webHidden/>
              </w:rPr>
              <w:t>12</w:t>
            </w:r>
            <w:r>
              <w:rPr>
                <w:webHidden/>
              </w:rPr>
              <w:fldChar w:fldCharType="end"/>
            </w:r>
            <w:r w:rsidRPr="00DB685D">
              <w:rPr>
                <w:rStyle w:val="Hyperlink"/>
              </w:rPr>
              <w:fldChar w:fldCharType="end"/>
            </w:r>
          </w:ins>
        </w:p>
        <w:p w14:paraId="7FC30E2F" w14:textId="20B7A539" w:rsidR="00EE3C3B" w:rsidRDefault="00EE3C3B">
          <w:pPr>
            <w:pStyle w:val="TOC2"/>
            <w:rPr>
              <w:ins w:id="24" w:author="Phuong Truong Thi" w:date="2024-12-11T12:17:00Z" w16du:dateUtc="2024-12-11T05:17:00Z"/>
              <w:rFonts w:asciiTheme="minorHAnsi" w:eastAsiaTheme="minorEastAsia" w:hAnsiTheme="minorHAnsi" w:cstheme="minorBidi"/>
              <w:kern w:val="2"/>
              <w14:ligatures w14:val="standardContextual"/>
            </w:rPr>
          </w:pPr>
          <w:ins w:id="25"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"_Toc184812848"</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I.2.</w:t>
            </w:r>
            <w:r>
              <w:rPr>
                <w:rFonts w:asciiTheme="minorHAnsi" w:eastAsiaTheme="minorEastAsia" w:hAnsiTheme="minorHAnsi" w:cstheme="minorBidi"/>
                <w:kern w:val="2"/>
                <w14:ligatures w14:val="standardContextual"/>
              </w:rPr>
              <w:tab/>
            </w:r>
            <w:r w:rsidRPr="00DB685D">
              <w:rPr>
                <w:rStyle w:val="Hyperlink"/>
              </w:rPr>
              <w:t>Phạm vi hệ thống</w:t>
            </w:r>
            <w:r>
              <w:rPr>
                <w:webHidden/>
              </w:rPr>
              <w:tab/>
            </w:r>
            <w:r>
              <w:rPr>
                <w:webHidden/>
              </w:rPr>
              <w:fldChar w:fldCharType="begin"/>
            </w:r>
            <w:r>
              <w:rPr>
                <w:webHidden/>
              </w:rPr>
              <w:instrText xml:space="preserve"> PAGEREF _Toc184812848 \h </w:instrText>
            </w:r>
            <w:r>
              <w:rPr>
                <w:webHidden/>
              </w:rPr>
            </w:r>
          </w:ins>
          <w:r>
            <w:rPr>
              <w:webHidden/>
            </w:rPr>
            <w:fldChar w:fldCharType="separate"/>
          </w:r>
          <w:ins w:id="26" w:author="Phuong Truong Thi" w:date="2024-12-11T12:17:00Z" w16du:dateUtc="2024-12-11T05:17:00Z">
            <w:r>
              <w:rPr>
                <w:webHidden/>
              </w:rPr>
              <w:t>12</w:t>
            </w:r>
            <w:r>
              <w:rPr>
                <w:webHidden/>
              </w:rPr>
              <w:fldChar w:fldCharType="end"/>
            </w:r>
            <w:r w:rsidRPr="00DB685D">
              <w:rPr>
                <w:rStyle w:val="Hyperlink"/>
              </w:rPr>
              <w:fldChar w:fldCharType="end"/>
            </w:r>
          </w:ins>
        </w:p>
        <w:p w14:paraId="79040EC4" w14:textId="238C0833" w:rsidR="00EE3C3B" w:rsidRDefault="00EE3C3B">
          <w:pPr>
            <w:pStyle w:val="TOC2"/>
            <w:rPr>
              <w:ins w:id="27" w:author="Phuong Truong Thi" w:date="2024-12-11T12:17:00Z" w16du:dateUtc="2024-12-11T05:17:00Z"/>
              <w:rFonts w:asciiTheme="minorHAnsi" w:eastAsiaTheme="minorEastAsia" w:hAnsiTheme="minorHAnsi" w:cstheme="minorBidi"/>
              <w:kern w:val="2"/>
              <w14:ligatures w14:val="standardContextual"/>
            </w:rPr>
          </w:pPr>
          <w:ins w:id="28"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"_Toc184812849"</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I.3.</w:t>
            </w:r>
            <w:r>
              <w:rPr>
                <w:rFonts w:asciiTheme="minorHAnsi" w:eastAsiaTheme="minorEastAsia" w:hAnsiTheme="minorHAnsi" w:cstheme="minorBidi"/>
                <w:kern w:val="2"/>
                <w14:ligatures w14:val="standardContextual"/>
              </w:rPr>
              <w:tab/>
            </w:r>
            <w:r w:rsidRPr="00DB685D">
              <w:rPr>
                <w:rStyle w:val="Hyperlink"/>
              </w:rPr>
              <w:t>Tài liệu liên quan</w:t>
            </w:r>
            <w:r>
              <w:rPr>
                <w:webHidden/>
              </w:rPr>
              <w:tab/>
            </w:r>
            <w:r>
              <w:rPr>
                <w:webHidden/>
              </w:rPr>
              <w:fldChar w:fldCharType="begin"/>
            </w:r>
            <w:r>
              <w:rPr>
                <w:webHidden/>
              </w:rPr>
              <w:instrText xml:space="preserve"> PAGEREF _Toc184812849 \h </w:instrText>
            </w:r>
            <w:r>
              <w:rPr>
                <w:webHidden/>
              </w:rPr>
            </w:r>
          </w:ins>
          <w:r>
            <w:rPr>
              <w:webHidden/>
            </w:rPr>
            <w:fldChar w:fldCharType="separate"/>
          </w:r>
          <w:ins w:id="29" w:author="Phuong Truong Thi" w:date="2024-12-11T12:17:00Z" w16du:dateUtc="2024-12-11T05:17:00Z">
            <w:r>
              <w:rPr>
                <w:webHidden/>
              </w:rPr>
              <w:t>12</w:t>
            </w:r>
            <w:r>
              <w:rPr>
                <w:webHidden/>
              </w:rPr>
              <w:fldChar w:fldCharType="end"/>
            </w:r>
            <w:r w:rsidRPr="00DB685D">
              <w:rPr>
                <w:rStyle w:val="Hyperlink"/>
              </w:rPr>
              <w:fldChar w:fldCharType="end"/>
            </w:r>
          </w:ins>
        </w:p>
        <w:p w14:paraId="2EBD9BF8" w14:textId="4032D537" w:rsidR="00EE3C3B" w:rsidRDefault="00EE3C3B">
          <w:pPr>
            <w:pStyle w:val="TOC2"/>
            <w:rPr>
              <w:ins w:id="30" w:author="Phuong Truong Thi" w:date="2024-12-11T12:17:00Z" w16du:dateUtc="2024-12-11T05:17:00Z"/>
              <w:rFonts w:asciiTheme="minorHAnsi" w:eastAsiaTheme="minorEastAsia" w:hAnsiTheme="minorHAnsi" w:cstheme="minorBidi"/>
              <w:kern w:val="2"/>
              <w14:ligatures w14:val="standardContextual"/>
            </w:rPr>
          </w:pPr>
          <w:ins w:id="31"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"_Toc184812861"</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I.4.</w:t>
            </w:r>
            <w:r>
              <w:rPr>
                <w:rFonts w:asciiTheme="minorHAnsi" w:eastAsiaTheme="minorEastAsia" w:hAnsiTheme="minorHAnsi" w:cstheme="minorBidi"/>
                <w:kern w:val="2"/>
                <w14:ligatures w14:val="standardContextual"/>
              </w:rPr>
              <w:tab/>
            </w:r>
            <w:r w:rsidRPr="00DB685D">
              <w:rPr>
                <w:rStyle w:val="Hyperlink"/>
              </w:rPr>
              <w:t>Cấu trúc tài liệu</w:t>
            </w:r>
            <w:r>
              <w:rPr>
                <w:webHidden/>
              </w:rPr>
              <w:tab/>
            </w:r>
            <w:r>
              <w:rPr>
                <w:webHidden/>
              </w:rPr>
              <w:fldChar w:fldCharType="begin"/>
            </w:r>
            <w:r>
              <w:rPr>
                <w:webHidden/>
              </w:rPr>
              <w:instrText xml:space="preserve"> PAGEREF _Toc184812861 \h </w:instrText>
            </w:r>
            <w:r>
              <w:rPr>
                <w:webHidden/>
              </w:rPr>
            </w:r>
          </w:ins>
          <w:r>
            <w:rPr>
              <w:webHidden/>
            </w:rPr>
            <w:fldChar w:fldCharType="separate"/>
          </w:r>
          <w:ins w:id="32" w:author="Phuong Truong Thi" w:date="2024-12-11T12:17:00Z" w16du:dateUtc="2024-12-11T05:17:00Z">
            <w:r>
              <w:rPr>
                <w:webHidden/>
              </w:rPr>
              <w:t>12</w:t>
            </w:r>
            <w:r>
              <w:rPr>
                <w:webHidden/>
              </w:rPr>
              <w:fldChar w:fldCharType="end"/>
            </w:r>
            <w:r w:rsidRPr="00DB685D">
              <w:rPr>
                <w:rStyle w:val="Hyperlink"/>
              </w:rPr>
              <w:fldChar w:fldCharType="end"/>
            </w:r>
          </w:ins>
        </w:p>
        <w:p w14:paraId="3B154DB0" w14:textId="63510C56" w:rsidR="00EE3C3B" w:rsidRDefault="00EE3C3B">
          <w:pPr>
            <w:pStyle w:val="TOC2"/>
            <w:rPr>
              <w:ins w:id="33" w:author="Phuong Truong Thi" w:date="2024-12-11T12:17:00Z" w16du:dateUtc="2024-12-11T05:17:00Z"/>
              <w:rFonts w:asciiTheme="minorHAnsi" w:eastAsiaTheme="minorEastAsia" w:hAnsiTheme="minorHAnsi" w:cstheme="minorBidi"/>
              <w:kern w:val="2"/>
              <w14:ligatures w14:val="standardContextual"/>
            </w:rPr>
          </w:pPr>
          <w:ins w:id="34"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"_Toc184812862"</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I.5.</w:t>
            </w:r>
            <w:r>
              <w:rPr>
                <w:rFonts w:asciiTheme="minorHAnsi" w:eastAsiaTheme="minorEastAsia" w:hAnsiTheme="minorHAnsi" w:cstheme="minorBidi"/>
                <w:kern w:val="2"/>
                <w14:ligatures w14:val="standardContextual"/>
              </w:rPr>
              <w:tab/>
            </w:r>
            <w:r w:rsidRPr="00DB685D">
              <w:rPr>
                <w:rStyle w:val="Hyperlink"/>
              </w:rPr>
              <w:t>Các đối tượng sử dụng chính</w:t>
            </w:r>
            <w:r>
              <w:rPr>
                <w:webHidden/>
              </w:rPr>
              <w:tab/>
            </w:r>
            <w:r>
              <w:rPr>
                <w:webHidden/>
              </w:rPr>
              <w:fldChar w:fldCharType="begin"/>
            </w:r>
            <w:r>
              <w:rPr>
                <w:webHidden/>
              </w:rPr>
              <w:instrText xml:space="preserve"> PAGEREF _Toc184812862 \h </w:instrText>
            </w:r>
            <w:r>
              <w:rPr>
                <w:webHidden/>
              </w:rPr>
            </w:r>
          </w:ins>
          <w:r>
            <w:rPr>
              <w:webHidden/>
            </w:rPr>
            <w:fldChar w:fldCharType="separate"/>
          </w:r>
          <w:ins w:id="35" w:author="Phuong Truong Thi" w:date="2024-12-11T12:17:00Z" w16du:dateUtc="2024-12-11T05:17:00Z">
            <w:r>
              <w:rPr>
                <w:webHidden/>
              </w:rPr>
              <w:t>12</w:t>
            </w:r>
            <w:r>
              <w:rPr>
                <w:webHidden/>
              </w:rPr>
              <w:fldChar w:fldCharType="end"/>
            </w:r>
            <w:r w:rsidRPr="00DB685D">
              <w:rPr>
                <w:rStyle w:val="Hyperlink"/>
              </w:rPr>
              <w:fldChar w:fldCharType="end"/>
            </w:r>
          </w:ins>
        </w:p>
        <w:p w14:paraId="3B52358D" w14:textId="46FD6CB9" w:rsidR="00EE3C3B" w:rsidRDefault="00EE3C3B">
          <w:pPr>
            <w:pStyle w:val="TOC1"/>
            <w:rPr>
              <w:ins w:id="36" w:author="Phuong Truong Thi" w:date="2024-12-11T12:17:00Z" w16du:dateUtc="2024-12-11T05:17:00Z"/>
              <w:rFonts w:asciiTheme="minorHAnsi" w:eastAsiaTheme="minorEastAsia" w:hAnsiTheme="minorHAnsi" w:cstheme="minorBidi"/>
              <w:b w:val="0"/>
              <w:kern w:val="2"/>
              <w:sz w:val="22"/>
              <w:szCs w:val="22"/>
              <w14:ligatures w14:val="standardContextual"/>
            </w:rPr>
          </w:pPr>
          <w:ins w:id="37"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"_Toc184812864"</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II.</w:t>
            </w:r>
            <w:r>
              <w:rPr>
                <w:rFonts w:asciiTheme="minorHAnsi" w:eastAsiaTheme="minorEastAsia" w:hAnsiTheme="minorHAnsi" w:cstheme="minorBidi"/>
                <w:b w:val="0"/>
                <w:kern w:val="2"/>
                <w:sz w:val="22"/>
                <w:szCs w:val="22"/>
                <w14:ligatures w14:val="standardContextual"/>
              </w:rPr>
              <w:tab/>
            </w:r>
            <w:r w:rsidRPr="00DB685D">
              <w:rPr>
                <w:rStyle w:val="Hyperlink"/>
              </w:rPr>
              <w:t>NỘI DUNG</w:t>
            </w:r>
            <w:r>
              <w:rPr>
                <w:webHidden/>
              </w:rPr>
              <w:tab/>
            </w:r>
            <w:r>
              <w:rPr>
                <w:webHidden/>
              </w:rPr>
              <w:fldChar w:fldCharType="begin"/>
            </w:r>
            <w:r>
              <w:rPr>
                <w:webHidden/>
              </w:rPr>
              <w:instrText xml:space="preserve"> PAGEREF _Toc184812864 \h </w:instrText>
            </w:r>
            <w:r>
              <w:rPr>
                <w:webHidden/>
              </w:rPr>
            </w:r>
          </w:ins>
          <w:r>
            <w:rPr>
              <w:webHidden/>
            </w:rPr>
            <w:fldChar w:fldCharType="separate"/>
          </w:r>
          <w:ins w:id="38" w:author="Phuong Truong Thi" w:date="2024-12-11T12:17:00Z" w16du:dateUtc="2024-12-11T05:17:00Z">
            <w:r>
              <w:rPr>
                <w:webHidden/>
              </w:rPr>
              <w:t>13</w:t>
            </w:r>
            <w:r>
              <w:rPr>
                <w:webHidden/>
              </w:rPr>
              <w:fldChar w:fldCharType="end"/>
            </w:r>
            <w:r w:rsidRPr="00DB685D">
              <w:rPr>
                <w:rStyle w:val="Hyperlink"/>
              </w:rPr>
              <w:fldChar w:fldCharType="end"/>
            </w:r>
          </w:ins>
        </w:p>
        <w:p w14:paraId="5BDD292E" w14:textId="548A3F0E" w:rsidR="00EE3C3B" w:rsidRDefault="00EE3C3B">
          <w:pPr>
            <w:pStyle w:val="TOC2"/>
            <w:rPr>
              <w:ins w:id="39" w:author="Phuong Truong Thi" w:date="2024-12-11T12:17:00Z" w16du:dateUtc="2024-12-11T05:17:00Z"/>
              <w:rFonts w:asciiTheme="minorHAnsi" w:eastAsiaTheme="minorEastAsia" w:hAnsiTheme="minorHAnsi" w:cstheme="minorBidi"/>
              <w:kern w:val="2"/>
              <w14:ligatures w14:val="standardContextual"/>
            </w:rPr>
          </w:pPr>
          <w:ins w:id="40"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"_Toc184812865"</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II.1.</w:t>
            </w:r>
            <w:r>
              <w:rPr>
                <w:rFonts w:asciiTheme="minorHAnsi" w:eastAsiaTheme="minorEastAsia" w:hAnsiTheme="minorHAnsi" w:cstheme="minorBidi"/>
                <w:kern w:val="2"/>
                <w14:ligatures w14:val="standardContextual"/>
              </w:rPr>
              <w:tab/>
            </w:r>
            <w:r w:rsidRPr="00DB685D">
              <w:rPr>
                <w:rStyle w:val="Hyperlink"/>
              </w:rPr>
              <w:t>Tổng quan hệ thống</w:t>
            </w:r>
            <w:r>
              <w:rPr>
                <w:webHidden/>
              </w:rPr>
              <w:tab/>
            </w:r>
            <w:r>
              <w:rPr>
                <w:webHidden/>
              </w:rPr>
              <w:fldChar w:fldCharType="begin"/>
            </w:r>
            <w:r>
              <w:rPr>
                <w:webHidden/>
              </w:rPr>
              <w:instrText xml:space="preserve"> PAGEREF _Toc184812865 \h </w:instrText>
            </w:r>
            <w:r>
              <w:rPr>
                <w:webHidden/>
              </w:rPr>
            </w:r>
          </w:ins>
          <w:r>
            <w:rPr>
              <w:webHidden/>
            </w:rPr>
            <w:fldChar w:fldCharType="separate"/>
          </w:r>
          <w:ins w:id="41" w:author="Phuong Truong Thi" w:date="2024-12-11T12:17:00Z" w16du:dateUtc="2024-12-11T05:17:00Z">
            <w:r>
              <w:rPr>
                <w:webHidden/>
              </w:rPr>
              <w:t>13</w:t>
            </w:r>
            <w:r>
              <w:rPr>
                <w:webHidden/>
              </w:rPr>
              <w:fldChar w:fldCharType="end"/>
            </w:r>
            <w:r w:rsidRPr="00DB685D">
              <w:rPr>
                <w:rStyle w:val="Hyperlink"/>
              </w:rPr>
              <w:fldChar w:fldCharType="end"/>
            </w:r>
          </w:ins>
        </w:p>
        <w:p w14:paraId="4E81A413" w14:textId="5CE02918" w:rsidR="00EE3C3B" w:rsidRPr="00EE3C3B" w:rsidRDefault="00EE3C3B">
          <w:pPr>
            <w:pStyle w:val="TOC3"/>
            <w:rPr>
              <w:ins w:id="42" w:author="Phuong Truong Thi" w:date="2024-12-11T12:17:00Z" w16du:dateUtc="2024-12-11T05:17:00Z"/>
              <w:rFonts w:asciiTheme="minorHAnsi" w:eastAsiaTheme="minorEastAsia" w:hAnsiTheme="minorHAnsi" w:cstheme="minorBidi"/>
              <w:i w:val="0"/>
              <w:iCs/>
              <w:kern w:val="2"/>
              <w14:ligatures w14:val="standardContextual"/>
            </w:rPr>
          </w:pPr>
          <w:ins w:id="43" w:author="Phuong Truong Thi" w:date="2024-12-11T12:17:00Z" w16du:dateUtc="2024-12-11T05:17:00Z">
            <w:r w:rsidRPr="00EE3C3B">
              <w:rPr>
                <w:rStyle w:val="Hyperlink"/>
                <w:i w:val="0"/>
                <w:iCs/>
                <w:rPrChange w:id="44" w:author="Phuong Truong Thi" w:date="2024-12-11T12:23:00Z" w16du:dateUtc="2024-12-11T05:23:00Z">
                  <w:rPr>
                    <w:rStyle w:val="Hyperlink"/>
                  </w:rPr>
                </w:rPrChange>
              </w:rPr>
              <w:fldChar w:fldCharType="begin"/>
            </w:r>
            <w:r w:rsidRPr="00EE3C3B">
              <w:rPr>
                <w:rStyle w:val="Hyperlink"/>
                <w:i w:val="0"/>
                <w:iCs/>
                <w:rPrChange w:id="45" w:author="Phuong Truong Thi" w:date="2024-12-11T12:23:00Z" w16du:dateUtc="2024-12-11T05:23:00Z">
                  <w:rPr>
                    <w:rStyle w:val="Hyperlink"/>
                  </w:rPr>
                </w:rPrChange>
              </w:rPr>
              <w:instrText xml:space="preserve"> </w:instrText>
            </w:r>
            <w:r w:rsidRPr="00EE3C3B">
              <w:rPr>
                <w:i w:val="0"/>
                <w:iCs/>
                <w:rPrChange w:id="46" w:author="Phuong Truong Thi" w:date="2024-12-11T12:23:00Z" w16du:dateUtc="2024-12-11T05:23:00Z">
                  <w:rPr/>
                </w:rPrChange>
              </w:rPr>
              <w:instrText>HYPERLINK \l "_Toc184812866"</w:instrText>
            </w:r>
            <w:r w:rsidRPr="00EE3C3B">
              <w:rPr>
                <w:rStyle w:val="Hyperlink"/>
                <w:i w:val="0"/>
                <w:iCs/>
                <w:rPrChange w:id="47" w:author="Phuong Truong Thi" w:date="2024-12-11T12:23:00Z" w16du:dateUtc="2024-12-11T05:23:00Z">
                  <w:rPr>
                    <w:rStyle w:val="Hyperlink"/>
                  </w:rPr>
                </w:rPrChange>
              </w:rPr>
              <w:instrText xml:space="preserve"> </w:instrText>
            </w:r>
            <w:r w:rsidRPr="00EE3C3B">
              <w:rPr>
                <w:rStyle w:val="Hyperlink"/>
                <w:i w:val="0"/>
                <w:iCs/>
                <w:rPrChange w:id="48" w:author="Phuong Truong Thi" w:date="2024-12-11T12:23:00Z" w16du:dateUtc="2024-12-11T05:23:00Z">
                  <w:rPr>
                    <w:rStyle w:val="Hyperlink"/>
                  </w:rPr>
                </w:rPrChange>
              </w:rPr>
            </w:r>
            <w:r w:rsidRPr="00EE3C3B">
              <w:rPr>
                <w:rStyle w:val="Hyperlink"/>
                <w:i w:val="0"/>
                <w:iCs/>
                <w:rPrChange w:id="49" w:author="Phuong Truong Thi" w:date="2024-12-11T12:23:00Z" w16du:dateUtc="2024-12-11T05:23:00Z">
                  <w:rPr>
                    <w:rStyle w:val="Hyperlink"/>
                  </w:rPr>
                </w:rPrChange>
              </w:rPr>
              <w:fldChar w:fldCharType="separate"/>
            </w:r>
            <w:r w:rsidRPr="00EE3C3B">
              <w:rPr>
                <w:rStyle w:val="Hyperlink"/>
                <w:i w:val="0"/>
                <w:iCs/>
                <w:rPrChange w:id="50" w:author="Phuong Truong Thi" w:date="2024-12-11T12:23:00Z" w16du:dateUtc="2024-12-11T05:23:00Z">
                  <w:rPr>
                    <w:rStyle w:val="Hyperlink"/>
                  </w:rPr>
                </w:rPrChange>
              </w:rPr>
              <w:t>II.1.1.</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51" w:author="Phuong Truong Thi" w:date="2024-12-11T12:23:00Z" w16du:dateUtc="2024-12-11T05:23:00Z">
                  <w:rPr>
                    <w:rStyle w:val="Hyperlink"/>
                  </w:rPr>
                </w:rPrChange>
              </w:rPr>
              <w:t>Mô hình chức năng</w:t>
            </w:r>
            <w:r w:rsidRPr="00EE3C3B">
              <w:rPr>
                <w:i w:val="0"/>
                <w:iCs/>
                <w:webHidden/>
                <w:rPrChange w:id="52" w:author="Phuong Truong Thi" w:date="2024-12-11T12:23:00Z" w16du:dateUtc="2024-12-11T05:23:00Z">
                  <w:rPr>
                    <w:webHidden/>
                  </w:rPr>
                </w:rPrChange>
              </w:rPr>
              <w:tab/>
            </w:r>
            <w:r w:rsidRPr="00EE3C3B">
              <w:rPr>
                <w:i w:val="0"/>
                <w:iCs/>
                <w:webHidden/>
                <w:rPrChange w:id="53" w:author="Phuong Truong Thi" w:date="2024-12-11T12:23:00Z" w16du:dateUtc="2024-12-11T05:23:00Z">
                  <w:rPr>
                    <w:webHidden/>
                  </w:rPr>
                </w:rPrChange>
              </w:rPr>
              <w:fldChar w:fldCharType="begin"/>
            </w:r>
            <w:r w:rsidRPr="00EE3C3B">
              <w:rPr>
                <w:i w:val="0"/>
                <w:iCs/>
                <w:webHidden/>
                <w:rPrChange w:id="54" w:author="Phuong Truong Thi" w:date="2024-12-11T12:23:00Z" w16du:dateUtc="2024-12-11T05:23:00Z">
                  <w:rPr>
                    <w:webHidden/>
                  </w:rPr>
                </w:rPrChange>
              </w:rPr>
              <w:instrText xml:space="preserve"> PAGEREF _Toc184812866 \h </w:instrText>
            </w:r>
            <w:r w:rsidRPr="00EE3C3B">
              <w:rPr>
                <w:i w:val="0"/>
                <w:iCs/>
                <w:webHidden/>
                <w:rPrChange w:id="55" w:author="Phuong Truong Thi" w:date="2024-12-11T12:23:00Z" w16du:dateUtc="2024-12-11T05:23:00Z">
                  <w:rPr>
                    <w:webHidden/>
                  </w:rPr>
                </w:rPrChange>
              </w:rPr>
            </w:r>
          </w:ins>
          <w:r w:rsidRPr="00EE3C3B">
            <w:rPr>
              <w:i w:val="0"/>
              <w:iCs/>
              <w:webHidden/>
              <w:rPrChange w:id="56" w:author="Phuong Truong Thi" w:date="2024-12-11T12:23:00Z" w16du:dateUtc="2024-12-11T05:23:00Z">
                <w:rPr>
                  <w:webHidden/>
                </w:rPr>
              </w:rPrChange>
            </w:rPr>
            <w:fldChar w:fldCharType="separate"/>
          </w:r>
          <w:ins w:id="57" w:author="Phuong Truong Thi" w:date="2024-12-11T12:17:00Z" w16du:dateUtc="2024-12-11T05:17:00Z">
            <w:r w:rsidRPr="00EE3C3B">
              <w:rPr>
                <w:i w:val="0"/>
                <w:iCs/>
                <w:webHidden/>
                <w:rPrChange w:id="58" w:author="Phuong Truong Thi" w:date="2024-12-11T12:23:00Z" w16du:dateUtc="2024-12-11T05:23:00Z">
                  <w:rPr>
                    <w:webHidden/>
                  </w:rPr>
                </w:rPrChange>
              </w:rPr>
              <w:t>13</w:t>
            </w:r>
            <w:r w:rsidRPr="00EE3C3B">
              <w:rPr>
                <w:i w:val="0"/>
                <w:iCs/>
                <w:webHidden/>
                <w:rPrChange w:id="59" w:author="Phuong Truong Thi" w:date="2024-12-11T12:23:00Z" w16du:dateUtc="2024-12-11T05:23:00Z">
                  <w:rPr>
                    <w:webHidden/>
                  </w:rPr>
                </w:rPrChange>
              </w:rPr>
              <w:fldChar w:fldCharType="end"/>
            </w:r>
            <w:r w:rsidRPr="00EE3C3B">
              <w:rPr>
                <w:rStyle w:val="Hyperlink"/>
                <w:i w:val="0"/>
                <w:iCs/>
                <w:rPrChange w:id="60" w:author="Phuong Truong Thi" w:date="2024-12-11T12:23:00Z" w16du:dateUtc="2024-12-11T05:23:00Z">
                  <w:rPr>
                    <w:rStyle w:val="Hyperlink"/>
                  </w:rPr>
                </w:rPrChange>
              </w:rPr>
              <w:fldChar w:fldCharType="end"/>
            </w:r>
          </w:ins>
        </w:p>
        <w:p w14:paraId="5E8048FD" w14:textId="4164C6BA" w:rsidR="00EE3C3B" w:rsidRPr="00EE3C3B" w:rsidRDefault="00EE3C3B">
          <w:pPr>
            <w:pStyle w:val="TOC3"/>
            <w:rPr>
              <w:ins w:id="61" w:author="Phuong Truong Thi" w:date="2024-12-11T12:17:00Z" w16du:dateUtc="2024-12-11T05:17:00Z"/>
              <w:rFonts w:asciiTheme="minorHAnsi" w:eastAsiaTheme="minorEastAsia" w:hAnsiTheme="minorHAnsi" w:cstheme="minorBidi"/>
              <w:i w:val="0"/>
              <w:iCs/>
              <w:kern w:val="2"/>
              <w14:ligatures w14:val="standardContextual"/>
            </w:rPr>
          </w:pPr>
          <w:ins w:id="62" w:author="Phuong Truong Thi" w:date="2024-12-11T12:17:00Z" w16du:dateUtc="2024-12-11T05:17:00Z">
            <w:r w:rsidRPr="00EE3C3B">
              <w:rPr>
                <w:rStyle w:val="Hyperlink"/>
                <w:i w:val="0"/>
                <w:iCs/>
                <w:rPrChange w:id="63" w:author="Phuong Truong Thi" w:date="2024-12-11T12:23:00Z" w16du:dateUtc="2024-12-11T05:23:00Z">
                  <w:rPr>
                    <w:rStyle w:val="Hyperlink"/>
                  </w:rPr>
                </w:rPrChange>
              </w:rPr>
              <w:fldChar w:fldCharType="begin"/>
            </w:r>
            <w:r w:rsidRPr="00EE3C3B">
              <w:rPr>
                <w:rStyle w:val="Hyperlink"/>
                <w:i w:val="0"/>
                <w:iCs/>
                <w:rPrChange w:id="64" w:author="Phuong Truong Thi" w:date="2024-12-11T12:23:00Z" w16du:dateUtc="2024-12-11T05:23:00Z">
                  <w:rPr>
                    <w:rStyle w:val="Hyperlink"/>
                  </w:rPr>
                </w:rPrChange>
              </w:rPr>
              <w:instrText xml:space="preserve"> </w:instrText>
            </w:r>
            <w:r w:rsidRPr="00EE3C3B">
              <w:rPr>
                <w:i w:val="0"/>
                <w:iCs/>
                <w:rPrChange w:id="65" w:author="Phuong Truong Thi" w:date="2024-12-11T12:23:00Z" w16du:dateUtc="2024-12-11T05:23:00Z">
                  <w:rPr/>
                </w:rPrChange>
              </w:rPr>
              <w:instrText>HYPERLINK \l "_Toc184812867"</w:instrText>
            </w:r>
            <w:r w:rsidRPr="00EE3C3B">
              <w:rPr>
                <w:rStyle w:val="Hyperlink"/>
                <w:i w:val="0"/>
                <w:iCs/>
                <w:rPrChange w:id="66" w:author="Phuong Truong Thi" w:date="2024-12-11T12:23:00Z" w16du:dateUtc="2024-12-11T05:23:00Z">
                  <w:rPr>
                    <w:rStyle w:val="Hyperlink"/>
                  </w:rPr>
                </w:rPrChange>
              </w:rPr>
              <w:instrText xml:space="preserve"> </w:instrText>
            </w:r>
            <w:r w:rsidRPr="00EE3C3B">
              <w:rPr>
                <w:rStyle w:val="Hyperlink"/>
                <w:i w:val="0"/>
                <w:iCs/>
                <w:rPrChange w:id="67" w:author="Phuong Truong Thi" w:date="2024-12-11T12:23:00Z" w16du:dateUtc="2024-12-11T05:23:00Z">
                  <w:rPr>
                    <w:rStyle w:val="Hyperlink"/>
                  </w:rPr>
                </w:rPrChange>
              </w:rPr>
            </w:r>
            <w:r w:rsidRPr="00EE3C3B">
              <w:rPr>
                <w:rStyle w:val="Hyperlink"/>
                <w:i w:val="0"/>
                <w:iCs/>
                <w:rPrChange w:id="68" w:author="Phuong Truong Thi" w:date="2024-12-11T12:23:00Z" w16du:dateUtc="2024-12-11T05:23:00Z">
                  <w:rPr>
                    <w:rStyle w:val="Hyperlink"/>
                  </w:rPr>
                </w:rPrChange>
              </w:rPr>
              <w:fldChar w:fldCharType="separate"/>
            </w:r>
            <w:r w:rsidRPr="00EE3C3B">
              <w:rPr>
                <w:rStyle w:val="Hyperlink"/>
                <w:i w:val="0"/>
                <w:iCs/>
                <w:rPrChange w:id="69" w:author="Phuong Truong Thi" w:date="2024-12-11T12:23:00Z" w16du:dateUtc="2024-12-11T05:23:00Z">
                  <w:rPr>
                    <w:rStyle w:val="Hyperlink"/>
                  </w:rPr>
                </w:rPrChange>
              </w:rPr>
              <w:t>II.1.2.</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70" w:author="Phuong Truong Thi" w:date="2024-12-11T12:23:00Z" w16du:dateUtc="2024-12-11T05:23:00Z">
                  <w:rPr>
                    <w:rStyle w:val="Hyperlink"/>
                  </w:rPr>
                </w:rPrChange>
              </w:rPr>
              <w:t>Danh sách chức năng chi tiết</w:t>
            </w:r>
            <w:r w:rsidRPr="00EE3C3B">
              <w:rPr>
                <w:i w:val="0"/>
                <w:iCs/>
                <w:webHidden/>
                <w:rPrChange w:id="71" w:author="Phuong Truong Thi" w:date="2024-12-11T12:23:00Z" w16du:dateUtc="2024-12-11T05:23:00Z">
                  <w:rPr>
                    <w:webHidden/>
                  </w:rPr>
                </w:rPrChange>
              </w:rPr>
              <w:tab/>
            </w:r>
            <w:r w:rsidRPr="00EE3C3B">
              <w:rPr>
                <w:i w:val="0"/>
                <w:iCs/>
                <w:webHidden/>
                <w:rPrChange w:id="72" w:author="Phuong Truong Thi" w:date="2024-12-11T12:23:00Z" w16du:dateUtc="2024-12-11T05:23:00Z">
                  <w:rPr>
                    <w:webHidden/>
                  </w:rPr>
                </w:rPrChange>
              </w:rPr>
              <w:fldChar w:fldCharType="begin"/>
            </w:r>
            <w:r w:rsidRPr="00EE3C3B">
              <w:rPr>
                <w:i w:val="0"/>
                <w:iCs/>
                <w:webHidden/>
                <w:rPrChange w:id="73" w:author="Phuong Truong Thi" w:date="2024-12-11T12:23:00Z" w16du:dateUtc="2024-12-11T05:23:00Z">
                  <w:rPr>
                    <w:webHidden/>
                  </w:rPr>
                </w:rPrChange>
              </w:rPr>
              <w:instrText xml:space="preserve"> PAGEREF _Toc184812867 \h </w:instrText>
            </w:r>
            <w:r w:rsidRPr="00EE3C3B">
              <w:rPr>
                <w:i w:val="0"/>
                <w:iCs/>
                <w:webHidden/>
                <w:rPrChange w:id="74" w:author="Phuong Truong Thi" w:date="2024-12-11T12:23:00Z" w16du:dateUtc="2024-12-11T05:23:00Z">
                  <w:rPr>
                    <w:webHidden/>
                  </w:rPr>
                </w:rPrChange>
              </w:rPr>
            </w:r>
          </w:ins>
          <w:r w:rsidRPr="00EE3C3B">
            <w:rPr>
              <w:i w:val="0"/>
              <w:iCs/>
              <w:webHidden/>
              <w:rPrChange w:id="75" w:author="Phuong Truong Thi" w:date="2024-12-11T12:23:00Z" w16du:dateUtc="2024-12-11T05:23:00Z">
                <w:rPr>
                  <w:webHidden/>
                </w:rPr>
              </w:rPrChange>
            </w:rPr>
            <w:fldChar w:fldCharType="separate"/>
          </w:r>
          <w:ins w:id="76" w:author="Phuong Truong Thi" w:date="2024-12-11T12:17:00Z" w16du:dateUtc="2024-12-11T05:17:00Z">
            <w:r w:rsidRPr="00EE3C3B">
              <w:rPr>
                <w:i w:val="0"/>
                <w:iCs/>
                <w:webHidden/>
                <w:rPrChange w:id="77" w:author="Phuong Truong Thi" w:date="2024-12-11T12:23:00Z" w16du:dateUtc="2024-12-11T05:23:00Z">
                  <w:rPr>
                    <w:webHidden/>
                  </w:rPr>
                </w:rPrChange>
              </w:rPr>
              <w:t>14</w:t>
            </w:r>
            <w:r w:rsidRPr="00EE3C3B">
              <w:rPr>
                <w:i w:val="0"/>
                <w:iCs/>
                <w:webHidden/>
                <w:rPrChange w:id="78" w:author="Phuong Truong Thi" w:date="2024-12-11T12:23:00Z" w16du:dateUtc="2024-12-11T05:23:00Z">
                  <w:rPr>
                    <w:webHidden/>
                  </w:rPr>
                </w:rPrChange>
              </w:rPr>
              <w:fldChar w:fldCharType="end"/>
            </w:r>
            <w:r w:rsidRPr="00EE3C3B">
              <w:rPr>
                <w:rStyle w:val="Hyperlink"/>
                <w:i w:val="0"/>
                <w:iCs/>
                <w:rPrChange w:id="79" w:author="Phuong Truong Thi" w:date="2024-12-11T12:23:00Z" w16du:dateUtc="2024-12-11T05:23:00Z">
                  <w:rPr>
                    <w:rStyle w:val="Hyperlink"/>
                  </w:rPr>
                </w:rPrChange>
              </w:rPr>
              <w:fldChar w:fldCharType="end"/>
            </w:r>
          </w:ins>
        </w:p>
        <w:p w14:paraId="7A7CF4D0" w14:textId="3FBDB42A" w:rsidR="00EE3C3B" w:rsidRDefault="00EE3C3B">
          <w:pPr>
            <w:pStyle w:val="TOC2"/>
            <w:rPr>
              <w:ins w:id="80" w:author="Phuong Truong Thi" w:date="2024-12-11T12:17:00Z" w16du:dateUtc="2024-12-11T05:17:00Z"/>
              <w:rFonts w:asciiTheme="minorHAnsi" w:eastAsiaTheme="minorEastAsia" w:hAnsiTheme="minorHAnsi" w:cstheme="minorBidi"/>
              <w:kern w:val="2"/>
              <w14:ligatures w14:val="standardContextual"/>
            </w:rPr>
          </w:pPr>
          <w:ins w:id="81"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"_Toc184812870"</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II.2.</w:t>
            </w:r>
            <w:r>
              <w:rPr>
                <w:rFonts w:asciiTheme="minorHAnsi" w:eastAsiaTheme="minorEastAsia" w:hAnsiTheme="minorHAnsi" w:cstheme="minorBidi"/>
                <w:kern w:val="2"/>
                <w14:ligatures w14:val="standardContextual"/>
              </w:rPr>
              <w:tab/>
            </w:r>
            <w:r w:rsidRPr="00DB685D">
              <w:rPr>
                <w:rStyle w:val="Hyperlink"/>
              </w:rPr>
              <w:t>Đặc tả yêu cầu chức năng</w:t>
            </w:r>
            <w:r>
              <w:rPr>
                <w:webHidden/>
              </w:rPr>
              <w:tab/>
            </w:r>
            <w:r>
              <w:rPr>
                <w:webHidden/>
              </w:rPr>
              <w:fldChar w:fldCharType="begin"/>
            </w:r>
            <w:r>
              <w:rPr>
                <w:webHidden/>
              </w:rPr>
              <w:instrText xml:space="preserve"> PAGEREF _Toc184812870 \h </w:instrText>
            </w:r>
            <w:r>
              <w:rPr>
                <w:webHidden/>
              </w:rPr>
            </w:r>
          </w:ins>
          <w:r>
            <w:rPr>
              <w:webHidden/>
            </w:rPr>
            <w:fldChar w:fldCharType="separate"/>
          </w:r>
          <w:ins w:id="82" w:author="Phuong Truong Thi" w:date="2024-12-11T12:17:00Z" w16du:dateUtc="2024-12-11T05:17:00Z">
            <w:r>
              <w:rPr>
                <w:webHidden/>
              </w:rPr>
              <w:t>15</w:t>
            </w:r>
            <w:r>
              <w:rPr>
                <w:webHidden/>
              </w:rPr>
              <w:fldChar w:fldCharType="end"/>
            </w:r>
            <w:r w:rsidRPr="00DB685D">
              <w:rPr>
                <w:rStyle w:val="Hyperlink"/>
              </w:rPr>
              <w:fldChar w:fldCharType="end"/>
            </w:r>
          </w:ins>
        </w:p>
        <w:p w14:paraId="26C8C6C6" w14:textId="01531FB7" w:rsidR="00EE3C3B" w:rsidRPr="00EE3C3B" w:rsidRDefault="00EE3C3B">
          <w:pPr>
            <w:pStyle w:val="TOC3"/>
            <w:rPr>
              <w:ins w:id="83" w:author="Phuong Truong Thi" w:date="2024-12-11T12:17:00Z" w16du:dateUtc="2024-12-11T05:17:00Z"/>
              <w:rFonts w:asciiTheme="minorHAnsi" w:eastAsiaTheme="minorEastAsia" w:hAnsiTheme="minorHAnsi" w:cstheme="minorBidi"/>
              <w:i w:val="0"/>
              <w:iCs/>
              <w:kern w:val="2"/>
              <w14:ligatures w14:val="standardContextual"/>
            </w:rPr>
          </w:pPr>
          <w:ins w:id="84" w:author="Phuong Truong Thi" w:date="2024-12-11T12:17:00Z" w16du:dateUtc="2024-12-11T05:17:00Z">
            <w:r w:rsidRPr="00EE3C3B">
              <w:rPr>
                <w:rStyle w:val="Hyperlink"/>
                <w:i w:val="0"/>
                <w:iCs/>
                <w:rPrChange w:id="85" w:author="Phuong Truong Thi" w:date="2024-12-11T12:20:00Z" w16du:dateUtc="2024-12-11T05:20:00Z">
                  <w:rPr>
                    <w:rStyle w:val="Hyperlink"/>
                  </w:rPr>
                </w:rPrChange>
              </w:rPr>
              <w:fldChar w:fldCharType="begin"/>
            </w:r>
            <w:r w:rsidRPr="00EE3C3B">
              <w:rPr>
                <w:rStyle w:val="Hyperlink"/>
                <w:i w:val="0"/>
                <w:iCs/>
                <w:rPrChange w:id="86" w:author="Phuong Truong Thi" w:date="2024-12-11T12:20:00Z" w16du:dateUtc="2024-12-11T05:20:00Z">
                  <w:rPr>
                    <w:rStyle w:val="Hyperlink"/>
                  </w:rPr>
                </w:rPrChange>
              </w:rPr>
              <w:instrText xml:space="preserve"> </w:instrText>
            </w:r>
            <w:r w:rsidRPr="00EE3C3B">
              <w:rPr>
                <w:i w:val="0"/>
                <w:iCs/>
                <w:rPrChange w:id="87" w:author="Phuong Truong Thi" w:date="2024-12-11T12:20:00Z" w16du:dateUtc="2024-12-11T05:20:00Z">
                  <w:rPr/>
                </w:rPrChange>
              </w:rPr>
              <w:instrText>HYPERLINK \l "_Toc184812871"</w:instrText>
            </w:r>
            <w:r w:rsidRPr="00EE3C3B">
              <w:rPr>
                <w:rStyle w:val="Hyperlink"/>
                <w:i w:val="0"/>
                <w:iCs/>
                <w:rPrChange w:id="88" w:author="Phuong Truong Thi" w:date="2024-12-11T12:20:00Z" w16du:dateUtc="2024-12-11T05:20:00Z">
                  <w:rPr>
                    <w:rStyle w:val="Hyperlink"/>
                  </w:rPr>
                </w:rPrChange>
              </w:rPr>
              <w:instrText xml:space="preserve"> </w:instrText>
            </w:r>
            <w:r w:rsidRPr="00EE3C3B">
              <w:rPr>
                <w:rStyle w:val="Hyperlink"/>
                <w:i w:val="0"/>
                <w:iCs/>
                <w:rPrChange w:id="89" w:author="Phuong Truong Thi" w:date="2024-12-11T12:20:00Z" w16du:dateUtc="2024-12-11T05:20:00Z">
                  <w:rPr>
                    <w:rStyle w:val="Hyperlink"/>
                  </w:rPr>
                </w:rPrChange>
              </w:rPr>
            </w:r>
            <w:r w:rsidRPr="00EE3C3B">
              <w:rPr>
                <w:rStyle w:val="Hyperlink"/>
                <w:i w:val="0"/>
                <w:iCs/>
                <w:rPrChange w:id="90" w:author="Phuong Truong Thi" w:date="2024-12-11T12:20:00Z" w16du:dateUtc="2024-12-11T05:20:00Z">
                  <w:rPr>
                    <w:rStyle w:val="Hyperlink"/>
                  </w:rPr>
                </w:rPrChange>
              </w:rPr>
              <w:fldChar w:fldCharType="separate"/>
            </w:r>
            <w:r w:rsidRPr="00EE3C3B">
              <w:rPr>
                <w:rStyle w:val="Hyperlink"/>
                <w:i w:val="0"/>
                <w:iCs/>
                <w:rPrChange w:id="91" w:author="Phuong Truong Thi" w:date="2024-12-11T12:20:00Z" w16du:dateUtc="2024-12-11T05:20:00Z">
                  <w:rPr>
                    <w:rStyle w:val="Hyperlink"/>
                  </w:rPr>
                </w:rPrChange>
              </w:rPr>
              <w:t>II.2.1.</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92" w:author="Phuong Truong Thi" w:date="2024-12-11T12:20:00Z" w16du:dateUtc="2024-12-11T05:20:00Z">
                  <w:rPr>
                    <w:rStyle w:val="Hyperlink"/>
                  </w:rPr>
                </w:rPrChange>
              </w:rPr>
              <w:t>PORT.00 - Rule phân bổ</w:t>
            </w:r>
            <w:r w:rsidRPr="00EE3C3B">
              <w:rPr>
                <w:i w:val="0"/>
                <w:iCs/>
                <w:webHidden/>
                <w:rPrChange w:id="93" w:author="Phuong Truong Thi" w:date="2024-12-11T12:20:00Z" w16du:dateUtc="2024-12-11T05:20:00Z">
                  <w:rPr>
                    <w:webHidden/>
                  </w:rPr>
                </w:rPrChange>
              </w:rPr>
              <w:tab/>
            </w:r>
            <w:r w:rsidRPr="00EE3C3B">
              <w:rPr>
                <w:i w:val="0"/>
                <w:iCs/>
                <w:webHidden/>
                <w:rPrChange w:id="94" w:author="Phuong Truong Thi" w:date="2024-12-11T12:20:00Z" w16du:dateUtc="2024-12-11T05:20:00Z">
                  <w:rPr>
                    <w:webHidden/>
                  </w:rPr>
                </w:rPrChange>
              </w:rPr>
              <w:fldChar w:fldCharType="begin"/>
            </w:r>
            <w:r w:rsidRPr="00EE3C3B">
              <w:rPr>
                <w:i w:val="0"/>
                <w:iCs/>
                <w:webHidden/>
                <w:rPrChange w:id="95" w:author="Phuong Truong Thi" w:date="2024-12-11T12:20:00Z" w16du:dateUtc="2024-12-11T05:20:00Z">
                  <w:rPr>
                    <w:webHidden/>
                  </w:rPr>
                </w:rPrChange>
              </w:rPr>
              <w:instrText xml:space="preserve"> PAGEREF _Toc184812871 \h </w:instrText>
            </w:r>
            <w:r w:rsidRPr="00EE3C3B">
              <w:rPr>
                <w:i w:val="0"/>
                <w:iCs/>
                <w:webHidden/>
                <w:rPrChange w:id="96" w:author="Phuong Truong Thi" w:date="2024-12-11T12:20:00Z" w16du:dateUtc="2024-12-11T05:20:00Z">
                  <w:rPr>
                    <w:webHidden/>
                  </w:rPr>
                </w:rPrChange>
              </w:rPr>
            </w:r>
          </w:ins>
          <w:r w:rsidRPr="00EE3C3B">
            <w:rPr>
              <w:i w:val="0"/>
              <w:iCs/>
              <w:webHidden/>
              <w:rPrChange w:id="97" w:author="Phuong Truong Thi" w:date="2024-12-11T12:20:00Z" w16du:dateUtc="2024-12-11T05:20:00Z">
                <w:rPr>
                  <w:webHidden/>
                </w:rPr>
              </w:rPrChange>
            </w:rPr>
            <w:fldChar w:fldCharType="separate"/>
          </w:r>
          <w:ins w:id="98" w:author="Phuong Truong Thi" w:date="2024-12-11T12:17:00Z" w16du:dateUtc="2024-12-11T05:17:00Z">
            <w:r w:rsidRPr="00EE3C3B">
              <w:rPr>
                <w:i w:val="0"/>
                <w:iCs/>
                <w:webHidden/>
                <w:rPrChange w:id="99" w:author="Phuong Truong Thi" w:date="2024-12-11T12:20:00Z" w16du:dateUtc="2024-12-11T05:20:00Z">
                  <w:rPr>
                    <w:webHidden/>
                  </w:rPr>
                </w:rPrChange>
              </w:rPr>
              <w:t>15</w:t>
            </w:r>
            <w:r w:rsidRPr="00EE3C3B">
              <w:rPr>
                <w:i w:val="0"/>
                <w:iCs/>
                <w:webHidden/>
                <w:rPrChange w:id="100" w:author="Phuong Truong Thi" w:date="2024-12-11T12:20:00Z" w16du:dateUtc="2024-12-11T05:20:00Z">
                  <w:rPr>
                    <w:webHidden/>
                  </w:rPr>
                </w:rPrChange>
              </w:rPr>
              <w:fldChar w:fldCharType="end"/>
            </w:r>
            <w:r w:rsidRPr="00EE3C3B">
              <w:rPr>
                <w:rStyle w:val="Hyperlink"/>
                <w:i w:val="0"/>
                <w:iCs/>
                <w:rPrChange w:id="101" w:author="Phuong Truong Thi" w:date="2024-12-11T12:20:00Z" w16du:dateUtc="2024-12-11T05:20:00Z">
                  <w:rPr>
                    <w:rStyle w:val="Hyperlink"/>
                  </w:rPr>
                </w:rPrChange>
              </w:rPr>
              <w:fldChar w:fldCharType="end"/>
            </w:r>
          </w:ins>
        </w:p>
        <w:p w14:paraId="099C6E81" w14:textId="74A95197" w:rsidR="00EE3C3B" w:rsidRPr="00EE3C3B" w:rsidRDefault="00EE3C3B">
          <w:pPr>
            <w:pStyle w:val="TOC3"/>
            <w:rPr>
              <w:ins w:id="102" w:author="Phuong Truong Thi" w:date="2024-12-11T12:17:00Z" w16du:dateUtc="2024-12-11T05:17:00Z"/>
              <w:rFonts w:asciiTheme="minorHAnsi" w:eastAsiaTheme="minorEastAsia" w:hAnsiTheme="minorHAnsi" w:cstheme="minorBidi"/>
              <w:i w:val="0"/>
              <w:iCs/>
              <w:kern w:val="2"/>
              <w14:ligatures w14:val="standardContextual"/>
            </w:rPr>
          </w:pPr>
          <w:ins w:id="103" w:author="Phuong Truong Thi" w:date="2024-12-11T12:17:00Z" w16du:dateUtc="2024-12-11T05:17:00Z">
            <w:r w:rsidRPr="00EE3C3B">
              <w:rPr>
                <w:rStyle w:val="Hyperlink"/>
                <w:i w:val="0"/>
                <w:iCs/>
                <w:rPrChange w:id="104" w:author="Phuong Truong Thi" w:date="2024-12-11T12:20:00Z" w16du:dateUtc="2024-12-11T05:20:00Z">
                  <w:rPr>
                    <w:rStyle w:val="Hyperlink"/>
                  </w:rPr>
                </w:rPrChange>
              </w:rPr>
              <w:fldChar w:fldCharType="begin"/>
            </w:r>
            <w:r w:rsidRPr="00EE3C3B">
              <w:rPr>
                <w:rStyle w:val="Hyperlink"/>
                <w:i w:val="0"/>
                <w:iCs/>
                <w:rPrChange w:id="105" w:author="Phuong Truong Thi" w:date="2024-12-11T12:20:00Z" w16du:dateUtc="2024-12-11T05:20:00Z">
                  <w:rPr>
                    <w:rStyle w:val="Hyperlink"/>
                  </w:rPr>
                </w:rPrChange>
              </w:rPr>
              <w:instrText xml:space="preserve"> </w:instrText>
            </w:r>
            <w:r w:rsidRPr="00EE3C3B">
              <w:rPr>
                <w:i w:val="0"/>
                <w:iCs/>
                <w:rPrChange w:id="106" w:author="Phuong Truong Thi" w:date="2024-12-11T12:20:00Z" w16du:dateUtc="2024-12-11T05:20:00Z">
                  <w:rPr/>
                </w:rPrChange>
              </w:rPr>
              <w:instrText>HYPERLINK \l "_Toc184813021"</w:instrText>
            </w:r>
            <w:r w:rsidRPr="00EE3C3B">
              <w:rPr>
                <w:rStyle w:val="Hyperlink"/>
                <w:i w:val="0"/>
                <w:iCs/>
                <w:rPrChange w:id="107" w:author="Phuong Truong Thi" w:date="2024-12-11T12:20:00Z" w16du:dateUtc="2024-12-11T05:20:00Z">
                  <w:rPr>
                    <w:rStyle w:val="Hyperlink"/>
                  </w:rPr>
                </w:rPrChange>
              </w:rPr>
              <w:instrText xml:space="preserve"> </w:instrText>
            </w:r>
            <w:r w:rsidRPr="00EE3C3B">
              <w:rPr>
                <w:rStyle w:val="Hyperlink"/>
                <w:i w:val="0"/>
                <w:iCs/>
                <w:rPrChange w:id="108" w:author="Phuong Truong Thi" w:date="2024-12-11T12:20:00Z" w16du:dateUtc="2024-12-11T05:20:00Z">
                  <w:rPr>
                    <w:rStyle w:val="Hyperlink"/>
                  </w:rPr>
                </w:rPrChange>
              </w:rPr>
            </w:r>
            <w:r w:rsidRPr="00EE3C3B">
              <w:rPr>
                <w:rStyle w:val="Hyperlink"/>
                <w:i w:val="0"/>
                <w:iCs/>
                <w:rPrChange w:id="109" w:author="Phuong Truong Thi" w:date="2024-12-11T12:20:00Z" w16du:dateUtc="2024-12-11T05:20:00Z">
                  <w:rPr>
                    <w:rStyle w:val="Hyperlink"/>
                  </w:rPr>
                </w:rPrChange>
              </w:rPr>
              <w:fldChar w:fldCharType="separate"/>
            </w:r>
            <w:r w:rsidRPr="00EE3C3B">
              <w:rPr>
                <w:rStyle w:val="Hyperlink"/>
                <w:i w:val="0"/>
                <w:iCs/>
                <w:lang w:val="vi-VN"/>
                <w:rPrChange w:id="110" w:author="Phuong Truong Thi" w:date="2024-12-11T12:20:00Z" w16du:dateUtc="2024-12-11T05:20:00Z">
                  <w:rPr>
                    <w:rStyle w:val="Hyperlink"/>
                    <w:lang w:val="vi-VN"/>
                  </w:rPr>
                </w:rPrChange>
              </w:rPr>
              <w:t>II.2.2.</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111" w:author="Phuong Truong Thi" w:date="2024-12-11T12:20:00Z" w16du:dateUtc="2024-12-11T05:20:00Z">
                  <w:rPr>
                    <w:rStyle w:val="Hyperlink"/>
                  </w:rPr>
                </w:rPrChange>
              </w:rPr>
              <w:t>PORT</w:t>
            </w:r>
            <w:r w:rsidRPr="00EE3C3B">
              <w:rPr>
                <w:rStyle w:val="Hyperlink"/>
                <w:i w:val="0"/>
                <w:iCs/>
                <w:lang w:val="vi-VN"/>
                <w:rPrChange w:id="112" w:author="Phuong Truong Thi" w:date="2024-12-11T12:20:00Z" w16du:dateUtc="2024-12-11T05:20:00Z">
                  <w:rPr>
                    <w:rStyle w:val="Hyperlink"/>
                    <w:lang w:val="vi-VN"/>
                  </w:rPr>
                </w:rPrChange>
              </w:rPr>
              <w:t xml:space="preserve">.01 – </w:t>
            </w:r>
            <w:r w:rsidRPr="00EE3C3B">
              <w:rPr>
                <w:rStyle w:val="Hyperlink"/>
                <w:i w:val="0"/>
                <w:iCs/>
                <w:rPrChange w:id="113" w:author="Phuong Truong Thi" w:date="2024-12-11T12:20:00Z" w16du:dateUtc="2024-12-11T05:20:00Z">
                  <w:rPr>
                    <w:rStyle w:val="Hyperlink"/>
                  </w:rPr>
                </w:rPrChange>
              </w:rPr>
              <w:t>Xem danh sách tất cả khách hàng</w:t>
            </w:r>
            <w:r w:rsidRPr="00EE3C3B">
              <w:rPr>
                <w:i w:val="0"/>
                <w:iCs/>
                <w:webHidden/>
                <w:rPrChange w:id="114" w:author="Phuong Truong Thi" w:date="2024-12-11T12:20:00Z" w16du:dateUtc="2024-12-11T05:20:00Z">
                  <w:rPr>
                    <w:webHidden/>
                  </w:rPr>
                </w:rPrChange>
              </w:rPr>
              <w:tab/>
            </w:r>
            <w:r w:rsidRPr="00EE3C3B">
              <w:rPr>
                <w:i w:val="0"/>
                <w:iCs/>
                <w:webHidden/>
                <w:rPrChange w:id="115" w:author="Phuong Truong Thi" w:date="2024-12-11T12:20:00Z" w16du:dateUtc="2024-12-11T05:20:00Z">
                  <w:rPr>
                    <w:webHidden/>
                  </w:rPr>
                </w:rPrChange>
              </w:rPr>
              <w:fldChar w:fldCharType="begin"/>
            </w:r>
            <w:r w:rsidRPr="00EE3C3B">
              <w:rPr>
                <w:i w:val="0"/>
                <w:iCs/>
                <w:webHidden/>
                <w:rPrChange w:id="116" w:author="Phuong Truong Thi" w:date="2024-12-11T12:20:00Z" w16du:dateUtc="2024-12-11T05:20:00Z">
                  <w:rPr>
                    <w:webHidden/>
                  </w:rPr>
                </w:rPrChange>
              </w:rPr>
              <w:instrText xml:space="preserve"> PAGEREF _Toc184813021 \h </w:instrText>
            </w:r>
            <w:r w:rsidRPr="00EE3C3B">
              <w:rPr>
                <w:i w:val="0"/>
                <w:iCs/>
                <w:webHidden/>
                <w:rPrChange w:id="117" w:author="Phuong Truong Thi" w:date="2024-12-11T12:20:00Z" w16du:dateUtc="2024-12-11T05:20:00Z">
                  <w:rPr>
                    <w:webHidden/>
                  </w:rPr>
                </w:rPrChange>
              </w:rPr>
            </w:r>
          </w:ins>
          <w:r w:rsidRPr="00EE3C3B">
            <w:rPr>
              <w:i w:val="0"/>
              <w:iCs/>
              <w:webHidden/>
              <w:rPrChange w:id="118" w:author="Phuong Truong Thi" w:date="2024-12-11T12:20:00Z" w16du:dateUtc="2024-12-11T05:20:00Z">
                <w:rPr>
                  <w:webHidden/>
                </w:rPr>
              </w:rPrChange>
            </w:rPr>
            <w:fldChar w:fldCharType="separate"/>
          </w:r>
          <w:ins w:id="119" w:author="Phuong Truong Thi" w:date="2024-12-11T12:17:00Z" w16du:dateUtc="2024-12-11T05:17:00Z">
            <w:r w:rsidRPr="00EE3C3B">
              <w:rPr>
                <w:i w:val="0"/>
                <w:iCs/>
                <w:webHidden/>
                <w:rPrChange w:id="120" w:author="Phuong Truong Thi" w:date="2024-12-11T12:20:00Z" w16du:dateUtc="2024-12-11T05:20:00Z">
                  <w:rPr>
                    <w:webHidden/>
                  </w:rPr>
                </w:rPrChange>
              </w:rPr>
              <w:t>18</w:t>
            </w:r>
            <w:r w:rsidRPr="00EE3C3B">
              <w:rPr>
                <w:i w:val="0"/>
                <w:iCs/>
                <w:webHidden/>
                <w:rPrChange w:id="121" w:author="Phuong Truong Thi" w:date="2024-12-11T12:20:00Z" w16du:dateUtc="2024-12-11T05:20:00Z">
                  <w:rPr>
                    <w:webHidden/>
                  </w:rPr>
                </w:rPrChange>
              </w:rPr>
              <w:fldChar w:fldCharType="end"/>
            </w:r>
            <w:r w:rsidRPr="00EE3C3B">
              <w:rPr>
                <w:rStyle w:val="Hyperlink"/>
                <w:i w:val="0"/>
                <w:iCs/>
                <w:rPrChange w:id="122" w:author="Phuong Truong Thi" w:date="2024-12-11T12:20:00Z" w16du:dateUtc="2024-12-11T05:20:00Z">
                  <w:rPr>
                    <w:rStyle w:val="Hyperlink"/>
                  </w:rPr>
                </w:rPrChange>
              </w:rPr>
              <w:fldChar w:fldCharType="end"/>
            </w:r>
          </w:ins>
        </w:p>
        <w:p w14:paraId="51480442" w14:textId="5700CF56" w:rsidR="00EE3C3B" w:rsidRPr="00EE3C3B" w:rsidRDefault="00EE3C3B">
          <w:pPr>
            <w:pStyle w:val="TOC3"/>
            <w:rPr>
              <w:ins w:id="123" w:author="Phuong Truong Thi" w:date="2024-12-11T12:17:00Z" w16du:dateUtc="2024-12-11T05:17:00Z"/>
              <w:rFonts w:asciiTheme="minorHAnsi" w:eastAsiaTheme="minorEastAsia" w:hAnsiTheme="minorHAnsi" w:cstheme="minorBidi"/>
              <w:i w:val="0"/>
              <w:iCs/>
              <w:kern w:val="2"/>
              <w14:ligatures w14:val="standardContextual"/>
            </w:rPr>
          </w:pPr>
          <w:ins w:id="124" w:author="Phuong Truong Thi" w:date="2024-12-11T12:17:00Z" w16du:dateUtc="2024-12-11T05:17:00Z">
            <w:r w:rsidRPr="00EE3C3B">
              <w:rPr>
                <w:rStyle w:val="Hyperlink"/>
                <w:i w:val="0"/>
                <w:iCs/>
                <w:rPrChange w:id="125" w:author="Phuong Truong Thi" w:date="2024-12-11T12:20:00Z" w16du:dateUtc="2024-12-11T05:20:00Z">
                  <w:rPr>
                    <w:rStyle w:val="Hyperlink"/>
                  </w:rPr>
                </w:rPrChange>
              </w:rPr>
              <w:fldChar w:fldCharType="begin"/>
            </w:r>
            <w:r w:rsidRPr="00EE3C3B">
              <w:rPr>
                <w:rStyle w:val="Hyperlink"/>
                <w:i w:val="0"/>
                <w:iCs/>
                <w:rPrChange w:id="126" w:author="Phuong Truong Thi" w:date="2024-12-11T12:20:00Z" w16du:dateUtc="2024-12-11T05:20:00Z">
                  <w:rPr>
                    <w:rStyle w:val="Hyperlink"/>
                  </w:rPr>
                </w:rPrChange>
              </w:rPr>
              <w:instrText xml:space="preserve"> </w:instrText>
            </w:r>
            <w:r w:rsidRPr="00EE3C3B">
              <w:rPr>
                <w:i w:val="0"/>
                <w:iCs/>
                <w:rPrChange w:id="127" w:author="Phuong Truong Thi" w:date="2024-12-11T12:20:00Z" w16du:dateUtc="2024-12-11T05:20:00Z">
                  <w:rPr/>
                </w:rPrChange>
              </w:rPr>
              <w:instrText>HYPERLINK \l "_Toc184813147"</w:instrText>
            </w:r>
            <w:r w:rsidRPr="00EE3C3B">
              <w:rPr>
                <w:rStyle w:val="Hyperlink"/>
                <w:i w:val="0"/>
                <w:iCs/>
                <w:rPrChange w:id="128" w:author="Phuong Truong Thi" w:date="2024-12-11T12:20:00Z" w16du:dateUtc="2024-12-11T05:20:00Z">
                  <w:rPr>
                    <w:rStyle w:val="Hyperlink"/>
                  </w:rPr>
                </w:rPrChange>
              </w:rPr>
              <w:instrText xml:space="preserve"> </w:instrText>
            </w:r>
            <w:r w:rsidRPr="00EE3C3B">
              <w:rPr>
                <w:rStyle w:val="Hyperlink"/>
                <w:i w:val="0"/>
                <w:iCs/>
                <w:rPrChange w:id="129" w:author="Phuong Truong Thi" w:date="2024-12-11T12:20:00Z" w16du:dateUtc="2024-12-11T05:20:00Z">
                  <w:rPr>
                    <w:rStyle w:val="Hyperlink"/>
                  </w:rPr>
                </w:rPrChange>
              </w:rPr>
            </w:r>
            <w:r w:rsidRPr="00EE3C3B">
              <w:rPr>
                <w:rStyle w:val="Hyperlink"/>
                <w:i w:val="0"/>
                <w:iCs/>
                <w:rPrChange w:id="130" w:author="Phuong Truong Thi" w:date="2024-12-11T12:20:00Z" w16du:dateUtc="2024-12-11T05:20:00Z">
                  <w:rPr>
                    <w:rStyle w:val="Hyperlink"/>
                  </w:rPr>
                </w:rPrChange>
              </w:rPr>
              <w:fldChar w:fldCharType="separate"/>
            </w:r>
            <w:r w:rsidRPr="00EE3C3B">
              <w:rPr>
                <w:rStyle w:val="Hyperlink"/>
                <w:i w:val="0"/>
                <w:iCs/>
                <w:lang w:val="vi-VN"/>
                <w:rPrChange w:id="131" w:author="Phuong Truong Thi" w:date="2024-12-11T12:20:00Z" w16du:dateUtc="2024-12-11T05:20:00Z">
                  <w:rPr>
                    <w:rStyle w:val="Hyperlink"/>
                    <w:lang w:val="vi-VN"/>
                  </w:rPr>
                </w:rPrChange>
              </w:rPr>
              <w:t>II.2.3.</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132" w:author="Phuong Truong Thi" w:date="2024-12-11T12:20:00Z" w16du:dateUtc="2024-12-11T05:20:00Z">
                  <w:rPr>
                    <w:rStyle w:val="Hyperlink"/>
                  </w:rPr>
                </w:rPrChange>
              </w:rPr>
              <w:t>PORT</w:t>
            </w:r>
            <w:r w:rsidRPr="00EE3C3B">
              <w:rPr>
                <w:rStyle w:val="Hyperlink"/>
                <w:i w:val="0"/>
                <w:iCs/>
                <w:lang w:val="vi-VN"/>
                <w:rPrChange w:id="133" w:author="Phuong Truong Thi" w:date="2024-12-11T12:20:00Z" w16du:dateUtc="2024-12-11T05:20:00Z">
                  <w:rPr>
                    <w:rStyle w:val="Hyperlink"/>
                    <w:lang w:val="vi-VN"/>
                  </w:rPr>
                </w:rPrChange>
              </w:rPr>
              <w:t xml:space="preserve">.02 – </w:t>
            </w:r>
            <w:r w:rsidRPr="00EE3C3B">
              <w:rPr>
                <w:rStyle w:val="Hyperlink"/>
                <w:i w:val="0"/>
                <w:iCs/>
                <w:rPrChange w:id="134" w:author="Phuong Truong Thi" w:date="2024-12-11T12:20:00Z" w16du:dateUtc="2024-12-11T05:20:00Z">
                  <w:rPr>
                    <w:rStyle w:val="Hyperlink"/>
                  </w:rPr>
                </w:rPrChange>
              </w:rPr>
              <w:t>Xem danh sách KH AF</w:t>
            </w:r>
            <w:r w:rsidRPr="00EE3C3B">
              <w:rPr>
                <w:i w:val="0"/>
                <w:iCs/>
                <w:webHidden/>
                <w:rPrChange w:id="135" w:author="Phuong Truong Thi" w:date="2024-12-11T12:20:00Z" w16du:dateUtc="2024-12-11T05:20:00Z">
                  <w:rPr>
                    <w:webHidden/>
                  </w:rPr>
                </w:rPrChange>
              </w:rPr>
              <w:tab/>
            </w:r>
            <w:r w:rsidRPr="00EE3C3B">
              <w:rPr>
                <w:i w:val="0"/>
                <w:iCs/>
                <w:webHidden/>
                <w:rPrChange w:id="136" w:author="Phuong Truong Thi" w:date="2024-12-11T12:20:00Z" w16du:dateUtc="2024-12-11T05:20:00Z">
                  <w:rPr>
                    <w:webHidden/>
                  </w:rPr>
                </w:rPrChange>
              </w:rPr>
              <w:fldChar w:fldCharType="begin"/>
            </w:r>
            <w:r w:rsidRPr="00EE3C3B">
              <w:rPr>
                <w:i w:val="0"/>
                <w:iCs/>
                <w:webHidden/>
                <w:rPrChange w:id="137" w:author="Phuong Truong Thi" w:date="2024-12-11T12:20:00Z" w16du:dateUtc="2024-12-11T05:20:00Z">
                  <w:rPr>
                    <w:webHidden/>
                  </w:rPr>
                </w:rPrChange>
              </w:rPr>
              <w:instrText xml:space="preserve"> PAGEREF _Toc184813147 \h </w:instrText>
            </w:r>
            <w:r w:rsidRPr="00EE3C3B">
              <w:rPr>
                <w:i w:val="0"/>
                <w:iCs/>
                <w:webHidden/>
                <w:rPrChange w:id="138" w:author="Phuong Truong Thi" w:date="2024-12-11T12:20:00Z" w16du:dateUtc="2024-12-11T05:20:00Z">
                  <w:rPr>
                    <w:webHidden/>
                  </w:rPr>
                </w:rPrChange>
              </w:rPr>
            </w:r>
          </w:ins>
          <w:r w:rsidRPr="00EE3C3B">
            <w:rPr>
              <w:i w:val="0"/>
              <w:iCs/>
              <w:webHidden/>
              <w:rPrChange w:id="139" w:author="Phuong Truong Thi" w:date="2024-12-11T12:20:00Z" w16du:dateUtc="2024-12-11T05:20:00Z">
                <w:rPr>
                  <w:webHidden/>
                </w:rPr>
              </w:rPrChange>
            </w:rPr>
            <w:fldChar w:fldCharType="separate"/>
          </w:r>
          <w:ins w:id="140" w:author="Phuong Truong Thi" w:date="2024-12-11T12:17:00Z" w16du:dateUtc="2024-12-11T05:17:00Z">
            <w:r w:rsidRPr="00EE3C3B">
              <w:rPr>
                <w:i w:val="0"/>
                <w:iCs/>
                <w:webHidden/>
                <w:rPrChange w:id="141" w:author="Phuong Truong Thi" w:date="2024-12-11T12:20:00Z" w16du:dateUtc="2024-12-11T05:20:00Z">
                  <w:rPr>
                    <w:webHidden/>
                  </w:rPr>
                </w:rPrChange>
              </w:rPr>
              <w:t>29</w:t>
            </w:r>
            <w:r w:rsidRPr="00EE3C3B">
              <w:rPr>
                <w:i w:val="0"/>
                <w:iCs/>
                <w:webHidden/>
                <w:rPrChange w:id="142" w:author="Phuong Truong Thi" w:date="2024-12-11T12:20:00Z" w16du:dateUtc="2024-12-11T05:20:00Z">
                  <w:rPr>
                    <w:webHidden/>
                  </w:rPr>
                </w:rPrChange>
              </w:rPr>
              <w:fldChar w:fldCharType="end"/>
            </w:r>
            <w:r w:rsidRPr="00EE3C3B">
              <w:rPr>
                <w:rStyle w:val="Hyperlink"/>
                <w:i w:val="0"/>
                <w:iCs/>
                <w:rPrChange w:id="143" w:author="Phuong Truong Thi" w:date="2024-12-11T12:20:00Z" w16du:dateUtc="2024-12-11T05:20:00Z">
                  <w:rPr>
                    <w:rStyle w:val="Hyperlink"/>
                  </w:rPr>
                </w:rPrChange>
              </w:rPr>
              <w:fldChar w:fldCharType="end"/>
            </w:r>
          </w:ins>
        </w:p>
        <w:p w14:paraId="52D8370F" w14:textId="28C80E64" w:rsidR="00EE3C3B" w:rsidRPr="00EE3C3B" w:rsidRDefault="00EE3C3B">
          <w:pPr>
            <w:pStyle w:val="TOC3"/>
            <w:rPr>
              <w:ins w:id="144" w:author="Phuong Truong Thi" w:date="2024-12-11T12:17:00Z" w16du:dateUtc="2024-12-11T05:17:00Z"/>
              <w:rFonts w:asciiTheme="minorHAnsi" w:eastAsiaTheme="minorEastAsia" w:hAnsiTheme="minorHAnsi" w:cstheme="minorBidi"/>
              <w:i w:val="0"/>
              <w:iCs/>
              <w:kern w:val="2"/>
              <w14:ligatures w14:val="standardContextual"/>
            </w:rPr>
          </w:pPr>
          <w:ins w:id="145" w:author="Phuong Truong Thi" w:date="2024-12-11T12:17:00Z" w16du:dateUtc="2024-12-11T05:17:00Z">
            <w:r w:rsidRPr="00EE3C3B">
              <w:rPr>
                <w:rStyle w:val="Hyperlink"/>
                <w:i w:val="0"/>
                <w:iCs/>
                <w:rPrChange w:id="146" w:author="Phuong Truong Thi" w:date="2024-12-11T12:20:00Z" w16du:dateUtc="2024-12-11T05:20:00Z">
                  <w:rPr>
                    <w:rStyle w:val="Hyperlink"/>
                  </w:rPr>
                </w:rPrChange>
              </w:rPr>
              <w:fldChar w:fldCharType="begin"/>
            </w:r>
            <w:r w:rsidRPr="00EE3C3B">
              <w:rPr>
                <w:rStyle w:val="Hyperlink"/>
                <w:i w:val="0"/>
                <w:iCs/>
                <w:rPrChange w:id="147" w:author="Phuong Truong Thi" w:date="2024-12-11T12:20:00Z" w16du:dateUtc="2024-12-11T05:20:00Z">
                  <w:rPr>
                    <w:rStyle w:val="Hyperlink"/>
                  </w:rPr>
                </w:rPrChange>
              </w:rPr>
              <w:instrText xml:space="preserve"> </w:instrText>
            </w:r>
            <w:r w:rsidRPr="00EE3C3B">
              <w:rPr>
                <w:i w:val="0"/>
                <w:iCs/>
                <w:rPrChange w:id="148" w:author="Phuong Truong Thi" w:date="2024-12-11T12:20:00Z" w16du:dateUtc="2024-12-11T05:20:00Z">
                  <w:rPr/>
                </w:rPrChange>
              </w:rPr>
              <w:instrText>HYPERLINK \l "_Toc184813301"</w:instrText>
            </w:r>
            <w:r w:rsidRPr="00EE3C3B">
              <w:rPr>
                <w:rStyle w:val="Hyperlink"/>
                <w:i w:val="0"/>
                <w:iCs/>
                <w:rPrChange w:id="149" w:author="Phuong Truong Thi" w:date="2024-12-11T12:20:00Z" w16du:dateUtc="2024-12-11T05:20:00Z">
                  <w:rPr>
                    <w:rStyle w:val="Hyperlink"/>
                  </w:rPr>
                </w:rPrChange>
              </w:rPr>
              <w:instrText xml:space="preserve"> </w:instrText>
            </w:r>
            <w:r w:rsidRPr="00EE3C3B">
              <w:rPr>
                <w:rStyle w:val="Hyperlink"/>
                <w:i w:val="0"/>
                <w:iCs/>
                <w:rPrChange w:id="150" w:author="Phuong Truong Thi" w:date="2024-12-11T12:20:00Z" w16du:dateUtc="2024-12-11T05:20:00Z">
                  <w:rPr>
                    <w:rStyle w:val="Hyperlink"/>
                  </w:rPr>
                </w:rPrChange>
              </w:rPr>
            </w:r>
            <w:r w:rsidRPr="00EE3C3B">
              <w:rPr>
                <w:rStyle w:val="Hyperlink"/>
                <w:i w:val="0"/>
                <w:iCs/>
                <w:rPrChange w:id="151" w:author="Phuong Truong Thi" w:date="2024-12-11T12:20:00Z" w16du:dateUtc="2024-12-11T05:20:00Z">
                  <w:rPr>
                    <w:rStyle w:val="Hyperlink"/>
                  </w:rPr>
                </w:rPrChange>
              </w:rPr>
              <w:fldChar w:fldCharType="separate"/>
            </w:r>
            <w:r w:rsidRPr="00EE3C3B">
              <w:rPr>
                <w:rStyle w:val="Hyperlink"/>
                <w:i w:val="0"/>
                <w:iCs/>
                <w:lang w:val="vi-VN"/>
                <w:rPrChange w:id="152" w:author="Phuong Truong Thi" w:date="2024-12-11T12:20:00Z" w16du:dateUtc="2024-12-11T05:20:00Z">
                  <w:rPr>
                    <w:rStyle w:val="Hyperlink"/>
                    <w:lang w:val="vi-VN"/>
                  </w:rPr>
                </w:rPrChange>
              </w:rPr>
              <w:t>II.2.4.</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153" w:author="Phuong Truong Thi" w:date="2024-12-11T12:20:00Z" w16du:dateUtc="2024-12-11T05:20:00Z">
                  <w:rPr>
                    <w:rStyle w:val="Hyperlink"/>
                  </w:rPr>
                </w:rPrChange>
              </w:rPr>
              <w:t>PORT</w:t>
            </w:r>
            <w:r w:rsidRPr="00EE3C3B">
              <w:rPr>
                <w:rStyle w:val="Hyperlink"/>
                <w:i w:val="0"/>
                <w:iCs/>
                <w:lang w:val="vi-VN"/>
                <w:rPrChange w:id="154" w:author="Phuong Truong Thi" w:date="2024-12-11T12:20:00Z" w16du:dateUtc="2024-12-11T05:20:00Z">
                  <w:rPr>
                    <w:rStyle w:val="Hyperlink"/>
                    <w:lang w:val="vi-VN"/>
                  </w:rPr>
                </w:rPrChange>
              </w:rPr>
              <w:t xml:space="preserve">.03 – </w:t>
            </w:r>
            <w:r w:rsidRPr="00EE3C3B">
              <w:rPr>
                <w:rStyle w:val="Hyperlink"/>
                <w:i w:val="0"/>
                <w:iCs/>
                <w:rPrChange w:id="155" w:author="Phuong Truong Thi" w:date="2024-12-11T12:20:00Z" w16du:dateUtc="2024-12-11T05:20:00Z">
                  <w:rPr>
                    <w:rStyle w:val="Hyperlink"/>
                  </w:rPr>
                </w:rPrChange>
              </w:rPr>
              <w:t>Xem danh sách KH MAF</w:t>
            </w:r>
            <w:r w:rsidRPr="00EE3C3B">
              <w:rPr>
                <w:i w:val="0"/>
                <w:iCs/>
                <w:webHidden/>
                <w:rPrChange w:id="156" w:author="Phuong Truong Thi" w:date="2024-12-11T12:20:00Z" w16du:dateUtc="2024-12-11T05:20:00Z">
                  <w:rPr>
                    <w:webHidden/>
                  </w:rPr>
                </w:rPrChange>
              </w:rPr>
              <w:tab/>
            </w:r>
            <w:r w:rsidRPr="00EE3C3B">
              <w:rPr>
                <w:i w:val="0"/>
                <w:iCs/>
                <w:webHidden/>
                <w:rPrChange w:id="157" w:author="Phuong Truong Thi" w:date="2024-12-11T12:20:00Z" w16du:dateUtc="2024-12-11T05:20:00Z">
                  <w:rPr>
                    <w:webHidden/>
                  </w:rPr>
                </w:rPrChange>
              </w:rPr>
              <w:fldChar w:fldCharType="begin"/>
            </w:r>
            <w:r w:rsidRPr="00EE3C3B">
              <w:rPr>
                <w:i w:val="0"/>
                <w:iCs/>
                <w:webHidden/>
                <w:rPrChange w:id="158" w:author="Phuong Truong Thi" w:date="2024-12-11T12:20:00Z" w16du:dateUtc="2024-12-11T05:20:00Z">
                  <w:rPr>
                    <w:webHidden/>
                  </w:rPr>
                </w:rPrChange>
              </w:rPr>
              <w:instrText xml:space="preserve"> PAGEREF _Toc184813301 \h </w:instrText>
            </w:r>
            <w:r w:rsidRPr="00EE3C3B">
              <w:rPr>
                <w:i w:val="0"/>
                <w:iCs/>
                <w:webHidden/>
                <w:rPrChange w:id="159" w:author="Phuong Truong Thi" w:date="2024-12-11T12:20:00Z" w16du:dateUtc="2024-12-11T05:20:00Z">
                  <w:rPr>
                    <w:webHidden/>
                  </w:rPr>
                </w:rPrChange>
              </w:rPr>
            </w:r>
          </w:ins>
          <w:r w:rsidRPr="00EE3C3B">
            <w:rPr>
              <w:i w:val="0"/>
              <w:iCs/>
              <w:webHidden/>
              <w:rPrChange w:id="160" w:author="Phuong Truong Thi" w:date="2024-12-11T12:20:00Z" w16du:dateUtc="2024-12-11T05:20:00Z">
                <w:rPr>
                  <w:webHidden/>
                </w:rPr>
              </w:rPrChange>
            </w:rPr>
            <w:fldChar w:fldCharType="separate"/>
          </w:r>
          <w:ins w:id="161" w:author="Phuong Truong Thi" w:date="2024-12-11T12:17:00Z" w16du:dateUtc="2024-12-11T05:17:00Z">
            <w:r w:rsidRPr="00EE3C3B">
              <w:rPr>
                <w:i w:val="0"/>
                <w:iCs/>
                <w:webHidden/>
                <w:rPrChange w:id="162" w:author="Phuong Truong Thi" w:date="2024-12-11T12:20:00Z" w16du:dateUtc="2024-12-11T05:20:00Z">
                  <w:rPr>
                    <w:webHidden/>
                  </w:rPr>
                </w:rPrChange>
              </w:rPr>
              <w:t>41</w:t>
            </w:r>
            <w:r w:rsidRPr="00EE3C3B">
              <w:rPr>
                <w:i w:val="0"/>
                <w:iCs/>
                <w:webHidden/>
                <w:rPrChange w:id="163" w:author="Phuong Truong Thi" w:date="2024-12-11T12:20:00Z" w16du:dateUtc="2024-12-11T05:20:00Z">
                  <w:rPr>
                    <w:webHidden/>
                  </w:rPr>
                </w:rPrChange>
              </w:rPr>
              <w:fldChar w:fldCharType="end"/>
            </w:r>
            <w:r w:rsidRPr="00EE3C3B">
              <w:rPr>
                <w:rStyle w:val="Hyperlink"/>
                <w:i w:val="0"/>
                <w:iCs/>
                <w:rPrChange w:id="164" w:author="Phuong Truong Thi" w:date="2024-12-11T12:20:00Z" w16du:dateUtc="2024-12-11T05:20:00Z">
                  <w:rPr>
                    <w:rStyle w:val="Hyperlink"/>
                  </w:rPr>
                </w:rPrChange>
              </w:rPr>
              <w:fldChar w:fldCharType="end"/>
            </w:r>
          </w:ins>
        </w:p>
        <w:p w14:paraId="4BC5278B" w14:textId="4AA4E4BD" w:rsidR="00EE3C3B" w:rsidRPr="00EE3C3B" w:rsidRDefault="00EE3C3B">
          <w:pPr>
            <w:pStyle w:val="TOC3"/>
            <w:rPr>
              <w:ins w:id="165" w:author="Phuong Truong Thi" w:date="2024-12-11T12:17:00Z" w16du:dateUtc="2024-12-11T05:17:00Z"/>
              <w:rFonts w:asciiTheme="minorHAnsi" w:eastAsiaTheme="minorEastAsia" w:hAnsiTheme="minorHAnsi" w:cstheme="minorBidi"/>
              <w:i w:val="0"/>
              <w:iCs/>
              <w:kern w:val="2"/>
              <w14:ligatures w14:val="standardContextual"/>
            </w:rPr>
          </w:pPr>
          <w:ins w:id="166" w:author="Phuong Truong Thi" w:date="2024-12-11T12:17:00Z" w16du:dateUtc="2024-12-11T05:17:00Z">
            <w:r w:rsidRPr="00EE3C3B">
              <w:rPr>
                <w:rStyle w:val="Hyperlink"/>
                <w:i w:val="0"/>
                <w:iCs/>
                <w:rPrChange w:id="167" w:author="Phuong Truong Thi" w:date="2024-12-11T12:20:00Z" w16du:dateUtc="2024-12-11T05:20:00Z">
                  <w:rPr>
                    <w:rStyle w:val="Hyperlink"/>
                  </w:rPr>
                </w:rPrChange>
              </w:rPr>
              <w:fldChar w:fldCharType="begin"/>
            </w:r>
            <w:r w:rsidRPr="00EE3C3B">
              <w:rPr>
                <w:rStyle w:val="Hyperlink"/>
                <w:i w:val="0"/>
                <w:iCs/>
                <w:rPrChange w:id="168" w:author="Phuong Truong Thi" w:date="2024-12-11T12:20:00Z" w16du:dateUtc="2024-12-11T05:20:00Z">
                  <w:rPr>
                    <w:rStyle w:val="Hyperlink"/>
                  </w:rPr>
                </w:rPrChange>
              </w:rPr>
              <w:instrText xml:space="preserve"> </w:instrText>
            </w:r>
            <w:r w:rsidRPr="00EE3C3B">
              <w:rPr>
                <w:i w:val="0"/>
                <w:iCs/>
                <w:rPrChange w:id="169" w:author="Phuong Truong Thi" w:date="2024-12-11T12:20:00Z" w16du:dateUtc="2024-12-11T05:20:00Z">
                  <w:rPr/>
                </w:rPrChange>
              </w:rPr>
              <w:instrText>HYPERLINK \l "_Toc184813435"</w:instrText>
            </w:r>
            <w:r w:rsidRPr="00EE3C3B">
              <w:rPr>
                <w:rStyle w:val="Hyperlink"/>
                <w:i w:val="0"/>
                <w:iCs/>
                <w:rPrChange w:id="170" w:author="Phuong Truong Thi" w:date="2024-12-11T12:20:00Z" w16du:dateUtc="2024-12-11T05:20:00Z">
                  <w:rPr>
                    <w:rStyle w:val="Hyperlink"/>
                  </w:rPr>
                </w:rPrChange>
              </w:rPr>
              <w:instrText xml:space="preserve"> </w:instrText>
            </w:r>
            <w:r w:rsidRPr="00EE3C3B">
              <w:rPr>
                <w:rStyle w:val="Hyperlink"/>
                <w:i w:val="0"/>
                <w:iCs/>
                <w:rPrChange w:id="171" w:author="Phuong Truong Thi" w:date="2024-12-11T12:20:00Z" w16du:dateUtc="2024-12-11T05:20:00Z">
                  <w:rPr>
                    <w:rStyle w:val="Hyperlink"/>
                  </w:rPr>
                </w:rPrChange>
              </w:rPr>
            </w:r>
            <w:r w:rsidRPr="00EE3C3B">
              <w:rPr>
                <w:rStyle w:val="Hyperlink"/>
                <w:i w:val="0"/>
                <w:iCs/>
                <w:rPrChange w:id="172" w:author="Phuong Truong Thi" w:date="2024-12-11T12:20:00Z" w16du:dateUtc="2024-12-11T05:20:00Z">
                  <w:rPr>
                    <w:rStyle w:val="Hyperlink"/>
                  </w:rPr>
                </w:rPrChange>
              </w:rPr>
              <w:fldChar w:fldCharType="separate"/>
            </w:r>
            <w:r w:rsidRPr="00EE3C3B">
              <w:rPr>
                <w:rStyle w:val="Hyperlink"/>
                <w:i w:val="0"/>
                <w:iCs/>
                <w:rPrChange w:id="173" w:author="Phuong Truong Thi" w:date="2024-12-11T12:20:00Z" w16du:dateUtc="2024-12-11T05:20:00Z">
                  <w:rPr>
                    <w:rStyle w:val="Hyperlink"/>
                  </w:rPr>
                </w:rPrChange>
              </w:rPr>
              <w:t>II.2.5.</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174" w:author="Phuong Truong Thi" w:date="2024-12-11T12:20:00Z" w16du:dateUtc="2024-12-11T05:20:00Z">
                  <w:rPr>
                    <w:rStyle w:val="Hyperlink"/>
                  </w:rPr>
                </w:rPrChange>
              </w:rPr>
              <w:t>PORT</w:t>
            </w:r>
            <w:r w:rsidRPr="00EE3C3B">
              <w:rPr>
                <w:rStyle w:val="Hyperlink"/>
                <w:i w:val="0"/>
                <w:iCs/>
                <w:lang w:val="vi-VN"/>
                <w:rPrChange w:id="175" w:author="Phuong Truong Thi" w:date="2024-12-11T12:20:00Z" w16du:dateUtc="2024-12-11T05:20:00Z">
                  <w:rPr>
                    <w:rStyle w:val="Hyperlink"/>
                    <w:lang w:val="vi-VN"/>
                  </w:rPr>
                </w:rPrChange>
              </w:rPr>
              <w:t xml:space="preserve">.04 – </w:t>
            </w:r>
            <w:r w:rsidRPr="00EE3C3B">
              <w:rPr>
                <w:rStyle w:val="Hyperlink"/>
                <w:i w:val="0"/>
                <w:iCs/>
                <w:rPrChange w:id="176" w:author="Phuong Truong Thi" w:date="2024-12-11T12:20:00Z" w16du:dateUtc="2024-12-11T05:20:00Z">
                  <w:rPr>
                    <w:rStyle w:val="Hyperlink"/>
                  </w:rPr>
                </w:rPrChange>
              </w:rPr>
              <w:t>Xem danh sách KH Mass</w:t>
            </w:r>
            <w:r w:rsidRPr="00EE3C3B">
              <w:rPr>
                <w:i w:val="0"/>
                <w:iCs/>
                <w:webHidden/>
                <w:rPrChange w:id="177" w:author="Phuong Truong Thi" w:date="2024-12-11T12:20:00Z" w16du:dateUtc="2024-12-11T05:20:00Z">
                  <w:rPr>
                    <w:webHidden/>
                  </w:rPr>
                </w:rPrChange>
              </w:rPr>
              <w:tab/>
            </w:r>
            <w:r w:rsidRPr="00EE3C3B">
              <w:rPr>
                <w:i w:val="0"/>
                <w:iCs/>
                <w:webHidden/>
                <w:rPrChange w:id="178" w:author="Phuong Truong Thi" w:date="2024-12-11T12:20:00Z" w16du:dateUtc="2024-12-11T05:20:00Z">
                  <w:rPr>
                    <w:webHidden/>
                  </w:rPr>
                </w:rPrChange>
              </w:rPr>
              <w:fldChar w:fldCharType="begin"/>
            </w:r>
            <w:r w:rsidRPr="00EE3C3B">
              <w:rPr>
                <w:i w:val="0"/>
                <w:iCs/>
                <w:webHidden/>
                <w:rPrChange w:id="179" w:author="Phuong Truong Thi" w:date="2024-12-11T12:20:00Z" w16du:dateUtc="2024-12-11T05:20:00Z">
                  <w:rPr>
                    <w:webHidden/>
                  </w:rPr>
                </w:rPrChange>
              </w:rPr>
              <w:instrText xml:space="preserve"> PAGEREF _Toc184813435 \h </w:instrText>
            </w:r>
            <w:r w:rsidRPr="00EE3C3B">
              <w:rPr>
                <w:i w:val="0"/>
                <w:iCs/>
                <w:webHidden/>
                <w:rPrChange w:id="180" w:author="Phuong Truong Thi" w:date="2024-12-11T12:20:00Z" w16du:dateUtc="2024-12-11T05:20:00Z">
                  <w:rPr>
                    <w:webHidden/>
                  </w:rPr>
                </w:rPrChange>
              </w:rPr>
            </w:r>
          </w:ins>
          <w:r w:rsidRPr="00EE3C3B">
            <w:rPr>
              <w:i w:val="0"/>
              <w:iCs/>
              <w:webHidden/>
              <w:rPrChange w:id="181" w:author="Phuong Truong Thi" w:date="2024-12-11T12:20:00Z" w16du:dateUtc="2024-12-11T05:20:00Z">
                <w:rPr>
                  <w:webHidden/>
                </w:rPr>
              </w:rPrChange>
            </w:rPr>
            <w:fldChar w:fldCharType="separate"/>
          </w:r>
          <w:ins w:id="182" w:author="Phuong Truong Thi" w:date="2024-12-11T12:17:00Z" w16du:dateUtc="2024-12-11T05:17:00Z">
            <w:r w:rsidRPr="00EE3C3B">
              <w:rPr>
                <w:i w:val="0"/>
                <w:iCs/>
                <w:webHidden/>
                <w:rPrChange w:id="183" w:author="Phuong Truong Thi" w:date="2024-12-11T12:20:00Z" w16du:dateUtc="2024-12-11T05:20:00Z">
                  <w:rPr>
                    <w:webHidden/>
                  </w:rPr>
                </w:rPrChange>
              </w:rPr>
              <w:t>53</w:t>
            </w:r>
            <w:r w:rsidRPr="00EE3C3B">
              <w:rPr>
                <w:i w:val="0"/>
                <w:iCs/>
                <w:webHidden/>
                <w:rPrChange w:id="184" w:author="Phuong Truong Thi" w:date="2024-12-11T12:20:00Z" w16du:dateUtc="2024-12-11T05:20:00Z">
                  <w:rPr>
                    <w:webHidden/>
                  </w:rPr>
                </w:rPrChange>
              </w:rPr>
              <w:fldChar w:fldCharType="end"/>
            </w:r>
            <w:r w:rsidRPr="00EE3C3B">
              <w:rPr>
                <w:rStyle w:val="Hyperlink"/>
                <w:i w:val="0"/>
                <w:iCs/>
                <w:rPrChange w:id="185" w:author="Phuong Truong Thi" w:date="2024-12-11T12:20:00Z" w16du:dateUtc="2024-12-11T05:20:00Z">
                  <w:rPr>
                    <w:rStyle w:val="Hyperlink"/>
                  </w:rPr>
                </w:rPrChange>
              </w:rPr>
              <w:fldChar w:fldCharType="end"/>
            </w:r>
          </w:ins>
        </w:p>
        <w:p w14:paraId="658AEB51" w14:textId="1B73BBDF" w:rsidR="00EE3C3B" w:rsidRPr="00EE3C3B" w:rsidRDefault="00EE3C3B">
          <w:pPr>
            <w:pStyle w:val="TOC3"/>
            <w:rPr>
              <w:ins w:id="186" w:author="Phuong Truong Thi" w:date="2024-12-11T12:17:00Z" w16du:dateUtc="2024-12-11T05:17:00Z"/>
              <w:rFonts w:asciiTheme="minorHAnsi" w:eastAsiaTheme="minorEastAsia" w:hAnsiTheme="minorHAnsi" w:cstheme="minorBidi"/>
              <w:i w:val="0"/>
              <w:iCs/>
              <w:kern w:val="2"/>
              <w14:ligatures w14:val="standardContextual"/>
            </w:rPr>
          </w:pPr>
          <w:ins w:id="187" w:author="Phuong Truong Thi" w:date="2024-12-11T12:17:00Z" w16du:dateUtc="2024-12-11T05:17:00Z">
            <w:r w:rsidRPr="00EE3C3B">
              <w:rPr>
                <w:rStyle w:val="Hyperlink"/>
                <w:i w:val="0"/>
                <w:iCs/>
                <w:rPrChange w:id="188" w:author="Phuong Truong Thi" w:date="2024-12-11T12:20:00Z" w16du:dateUtc="2024-12-11T05:20:00Z">
                  <w:rPr>
                    <w:rStyle w:val="Hyperlink"/>
                  </w:rPr>
                </w:rPrChange>
              </w:rPr>
              <w:fldChar w:fldCharType="begin"/>
            </w:r>
            <w:r w:rsidRPr="00EE3C3B">
              <w:rPr>
                <w:rStyle w:val="Hyperlink"/>
                <w:i w:val="0"/>
                <w:iCs/>
                <w:rPrChange w:id="189" w:author="Phuong Truong Thi" w:date="2024-12-11T12:20:00Z" w16du:dateUtc="2024-12-11T05:20:00Z">
                  <w:rPr>
                    <w:rStyle w:val="Hyperlink"/>
                  </w:rPr>
                </w:rPrChange>
              </w:rPr>
              <w:instrText xml:space="preserve"> </w:instrText>
            </w:r>
            <w:r w:rsidRPr="00EE3C3B">
              <w:rPr>
                <w:i w:val="0"/>
                <w:iCs/>
                <w:rPrChange w:id="190" w:author="Phuong Truong Thi" w:date="2024-12-11T12:20:00Z" w16du:dateUtc="2024-12-11T05:20:00Z">
                  <w:rPr/>
                </w:rPrChange>
              </w:rPr>
              <w:instrText>HYPERLINK \l "_Toc184813586"</w:instrText>
            </w:r>
            <w:r w:rsidRPr="00EE3C3B">
              <w:rPr>
                <w:rStyle w:val="Hyperlink"/>
                <w:i w:val="0"/>
                <w:iCs/>
                <w:rPrChange w:id="191" w:author="Phuong Truong Thi" w:date="2024-12-11T12:20:00Z" w16du:dateUtc="2024-12-11T05:20:00Z">
                  <w:rPr>
                    <w:rStyle w:val="Hyperlink"/>
                  </w:rPr>
                </w:rPrChange>
              </w:rPr>
              <w:instrText xml:space="preserve"> </w:instrText>
            </w:r>
            <w:r w:rsidRPr="00EE3C3B">
              <w:rPr>
                <w:rStyle w:val="Hyperlink"/>
                <w:i w:val="0"/>
                <w:iCs/>
                <w:rPrChange w:id="192" w:author="Phuong Truong Thi" w:date="2024-12-11T12:20:00Z" w16du:dateUtc="2024-12-11T05:20:00Z">
                  <w:rPr>
                    <w:rStyle w:val="Hyperlink"/>
                  </w:rPr>
                </w:rPrChange>
              </w:rPr>
            </w:r>
            <w:r w:rsidRPr="00EE3C3B">
              <w:rPr>
                <w:rStyle w:val="Hyperlink"/>
                <w:i w:val="0"/>
                <w:iCs/>
                <w:rPrChange w:id="193" w:author="Phuong Truong Thi" w:date="2024-12-11T12:20:00Z" w16du:dateUtc="2024-12-11T05:20:00Z">
                  <w:rPr>
                    <w:rStyle w:val="Hyperlink"/>
                  </w:rPr>
                </w:rPrChange>
              </w:rPr>
              <w:fldChar w:fldCharType="separate"/>
            </w:r>
            <w:r w:rsidRPr="00EE3C3B">
              <w:rPr>
                <w:rStyle w:val="Hyperlink"/>
                <w:i w:val="0"/>
                <w:iCs/>
                <w:lang w:val="fr-FR"/>
                <w:rPrChange w:id="194" w:author="Phuong Truong Thi" w:date="2024-12-11T12:20:00Z" w16du:dateUtc="2024-12-11T05:20:00Z">
                  <w:rPr>
                    <w:rStyle w:val="Hyperlink"/>
                    <w:lang w:val="fr-FR"/>
                  </w:rPr>
                </w:rPrChange>
              </w:rPr>
              <w:t>II.2.6.</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195" w:author="Phuong Truong Thi" w:date="2024-12-11T12:20:00Z" w16du:dateUtc="2024-12-11T05:20:00Z">
                  <w:rPr>
                    <w:rStyle w:val="Hyperlink"/>
                  </w:rPr>
                </w:rPrChange>
              </w:rPr>
              <w:t>PORT.</w:t>
            </w:r>
            <w:r w:rsidRPr="00EE3C3B">
              <w:rPr>
                <w:rStyle w:val="Hyperlink"/>
                <w:i w:val="0"/>
                <w:iCs/>
                <w:lang w:val="vi-VN"/>
                <w:rPrChange w:id="196" w:author="Phuong Truong Thi" w:date="2024-12-11T12:20:00Z" w16du:dateUtc="2024-12-11T05:20:00Z">
                  <w:rPr>
                    <w:rStyle w:val="Hyperlink"/>
                    <w:lang w:val="vi-VN"/>
                  </w:rPr>
                </w:rPrChange>
              </w:rPr>
              <w:t>05</w:t>
            </w:r>
            <w:r w:rsidRPr="00EE3C3B">
              <w:rPr>
                <w:rStyle w:val="Hyperlink"/>
                <w:i w:val="0"/>
                <w:iCs/>
                <w:lang w:val="fr-FR"/>
                <w:rPrChange w:id="197" w:author="Phuong Truong Thi" w:date="2024-12-11T12:20:00Z" w16du:dateUtc="2024-12-11T05:20:00Z">
                  <w:rPr>
                    <w:rStyle w:val="Hyperlink"/>
                    <w:lang w:val="fr-FR"/>
                  </w:rPr>
                </w:rPrChange>
              </w:rPr>
              <w:t xml:space="preserve"> </w:t>
            </w:r>
            <w:r w:rsidRPr="00EE3C3B">
              <w:rPr>
                <w:rStyle w:val="Hyperlink"/>
                <w:i w:val="0"/>
                <w:iCs/>
                <w:lang w:val="vi-VN"/>
                <w:rPrChange w:id="198" w:author="Phuong Truong Thi" w:date="2024-12-11T12:20:00Z" w16du:dateUtc="2024-12-11T05:20:00Z">
                  <w:rPr>
                    <w:rStyle w:val="Hyperlink"/>
                    <w:lang w:val="vi-VN"/>
                  </w:rPr>
                </w:rPrChange>
              </w:rPr>
              <w:t xml:space="preserve">– </w:t>
            </w:r>
            <w:r w:rsidRPr="00EE3C3B">
              <w:rPr>
                <w:rStyle w:val="Hyperlink"/>
                <w:i w:val="0"/>
                <w:iCs/>
                <w:rPrChange w:id="199" w:author="Phuong Truong Thi" w:date="2024-12-11T12:20:00Z" w16du:dateUtc="2024-12-11T05:20:00Z">
                  <w:rPr>
                    <w:rStyle w:val="Hyperlink"/>
                  </w:rPr>
                </w:rPrChange>
              </w:rPr>
              <w:t xml:space="preserve">Xem </w:t>
            </w:r>
            <w:r w:rsidRPr="00EE3C3B">
              <w:rPr>
                <w:rStyle w:val="Hyperlink"/>
                <w:i w:val="0"/>
                <w:iCs/>
                <w:lang w:val="fr-FR"/>
                <w:rPrChange w:id="200" w:author="Phuong Truong Thi" w:date="2024-12-11T12:20:00Z" w16du:dateUtc="2024-12-11T05:20:00Z">
                  <w:rPr>
                    <w:rStyle w:val="Hyperlink"/>
                    <w:lang w:val="fr-FR"/>
                  </w:rPr>
                </w:rPrChange>
              </w:rPr>
              <w:t>danh sách KH sinh nhật</w:t>
            </w:r>
            <w:r w:rsidRPr="00EE3C3B">
              <w:rPr>
                <w:i w:val="0"/>
                <w:iCs/>
                <w:webHidden/>
                <w:rPrChange w:id="201" w:author="Phuong Truong Thi" w:date="2024-12-11T12:20:00Z" w16du:dateUtc="2024-12-11T05:20:00Z">
                  <w:rPr>
                    <w:webHidden/>
                  </w:rPr>
                </w:rPrChange>
              </w:rPr>
              <w:tab/>
            </w:r>
            <w:r w:rsidRPr="00EE3C3B">
              <w:rPr>
                <w:i w:val="0"/>
                <w:iCs/>
                <w:webHidden/>
                <w:rPrChange w:id="202" w:author="Phuong Truong Thi" w:date="2024-12-11T12:20:00Z" w16du:dateUtc="2024-12-11T05:20:00Z">
                  <w:rPr>
                    <w:webHidden/>
                  </w:rPr>
                </w:rPrChange>
              </w:rPr>
              <w:fldChar w:fldCharType="begin"/>
            </w:r>
            <w:r w:rsidRPr="00EE3C3B">
              <w:rPr>
                <w:i w:val="0"/>
                <w:iCs/>
                <w:webHidden/>
                <w:rPrChange w:id="203" w:author="Phuong Truong Thi" w:date="2024-12-11T12:20:00Z" w16du:dateUtc="2024-12-11T05:20:00Z">
                  <w:rPr>
                    <w:webHidden/>
                  </w:rPr>
                </w:rPrChange>
              </w:rPr>
              <w:instrText xml:space="preserve"> PAGEREF _Toc184813586 \h </w:instrText>
            </w:r>
            <w:r w:rsidRPr="00EE3C3B">
              <w:rPr>
                <w:i w:val="0"/>
                <w:iCs/>
                <w:webHidden/>
                <w:rPrChange w:id="204" w:author="Phuong Truong Thi" w:date="2024-12-11T12:20:00Z" w16du:dateUtc="2024-12-11T05:20:00Z">
                  <w:rPr>
                    <w:webHidden/>
                  </w:rPr>
                </w:rPrChange>
              </w:rPr>
            </w:r>
          </w:ins>
          <w:r w:rsidRPr="00EE3C3B">
            <w:rPr>
              <w:i w:val="0"/>
              <w:iCs/>
              <w:webHidden/>
              <w:rPrChange w:id="205" w:author="Phuong Truong Thi" w:date="2024-12-11T12:20:00Z" w16du:dateUtc="2024-12-11T05:20:00Z">
                <w:rPr>
                  <w:webHidden/>
                </w:rPr>
              </w:rPrChange>
            </w:rPr>
            <w:fldChar w:fldCharType="separate"/>
          </w:r>
          <w:ins w:id="206" w:author="Phuong Truong Thi" w:date="2024-12-11T12:17:00Z" w16du:dateUtc="2024-12-11T05:17:00Z">
            <w:r w:rsidRPr="00EE3C3B">
              <w:rPr>
                <w:i w:val="0"/>
                <w:iCs/>
                <w:webHidden/>
                <w:rPrChange w:id="207" w:author="Phuong Truong Thi" w:date="2024-12-11T12:20:00Z" w16du:dateUtc="2024-12-11T05:20:00Z">
                  <w:rPr>
                    <w:webHidden/>
                  </w:rPr>
                </w:rPrChange>
              </w:rPr>
              <w:t>63</w:t>
            </w:r>
            <w:r w:rsidRPr="00EE3C3B">
              <w:rPr>
                <w:i w:val="0"/>
                <w:iCs/>
                <w:webHidden/>
                <w:rPrChange w:id="208" w:author="Phuong Truong Thi" w:date="2024-12-11T12:20:00Z" w16du:dateUtc="2024-12-11T05:20:00Z">
                  <w:rPr>
                    <w:webHidden/>
                  </w:rPr>
                </w:rPrChange>
              </w:rPr>
              <w:fldChar w:fldCharType="end"/>
            </w:r>
            <w:r w:rsidRPr="00EE3C3B">
              <w:rPr>
                <w:rStyle w:val="Hyperlink"/>
                <w:i w:val="0"/>
                <w:iCs/>
                <w:rPrChange w:id="209" w:author="Phuong Truong Thi" w:date="2024-12-11T12:20:00Z" w16du:dateUtc="2024-12-11T05:20:00Z">
                  <w:rPr>
                    <w:rStyle w:val="Hyperlink"/>
                  </w:rPr>
                </w:rPrChange>
              </w:rPr>
              <w:fldChar w:fldCharType="end"/>
            </w:r>
          </w:ins>
        </w:p>
        <w:p w14:paraId="1D726AE1" w14:textId="0F29547D" w:rsidR="00EE3C3B" w:rsidRPr="00EE3C3B" w:rsidRDefault="00EE3C3B">
          <w:pPr>
            <w:pStyle w:val="TOC3"/>
            <w:rPr>
              <w:ins w:id="210" w:author="Phuong Truong Thi" w:date="2024-12-11T12:17:00Z" w16du:dateUtc="2024-12-11T05:17:00Z"/>
              <w:rFonts w:asciiTheme="minorHAnsi" w:eastAsiaTheme="minorEastAsia" w:hAnsiTheme="minorHAnsi" w:cstheme="minorBidi"/>
              <w:i w:val="0"/>
              <w:iCs/>
              <w:kern w:val="2"/>
              <w14:ligatures w14:val="standardContextual"/>
            </w:rPr>
          </w:pPr>
          <w:ins w:id="211" w:author="Phuong Truong Thi" w:date="2024-12-11T12:17:00Z" w16du:dateUtc="2024-12-11T05:17:00Z">
            <w:r w:rsidRPr="00EE3C3B">
              <w:rPr>
                <w:rStyle w:val="Hyperlink"/>
                <w:i w:val="0"/>
                <w:iCs/>
                <w:rPrChange w:id="212" w:author="Phuong Truong Thi" w:date="2024-12-11T12:20:00Z" w16du:dateUtc="2024-12-11T05:20:00Z">
                  <w:rPr>
                    <w:rStyle w:val="Hyperlink"/>
                  </w:rPr>
                </w:rPrChange>
              </w:rPr>
              <w:fldChar w:fldCharType="begin"/>
            </w:r>
            <w:r w:rsidRPr="00EE3C3B">
              <w:rPr>
                <w:rStyle w:val="Hyperlink"/>
                <w:i w:val="0"/>
                <w:iCs/>
                <w:rPrChange w:id="213" w:author="Phuong Truong Thi" w:date="2024-12-11T12:20:00Z" w16du:dateUtc="2024-12-11T05:20:00Z">
                  <w:rPr>
                    <w:rStyle w:val="Hyperlink"/>
                  </w:rPr>
                </w:rPrChange>
              </w:rPr>
              <w:instrText xml:space="preserve"> </w:instrText>
            </w:r>
            <w:r w:rsidRPr="00EE3C3B">
              <w:rPr>
                <w:i w:val="0"/>
                <w:iCs/>
                <w:rPrChange w:id="214" w:author="Phuong Truong Thi" w:date="2024-12-11T12:20:00Z" w16du:dateUtc="2024-12-11T05:20:00Z">
                  <w:rPr/>
                </w:rPrChange>
              </w:rPr>
              <w:instrText>HYPERLINK \l "_Toc184813743"</w:instrText>
            </w:r>
            <w:r w:rsidRPr="00EE3C3B">
              <w:rPr>
                <w:rStyle w:val="Hyperlink"/>
                <w:i w:val="0"/>
                <w:iCs/>
                <w:rPrChange w:id="215" w:author="Phuong Truong Thi" w:date="2024-12-11T12:20:00Z" w16du:dateUtc="2024-12-11T05:20:00Z">
                  <w:rPr>
                    <w:rStyle w:val="Hyperlink"/>
                  </w:rPr>
                </w:rPrChange>
              </w:rPr>
              <w:instrText xml:space="preserve"> </w:instrText>
            </w:r>
            <w:r w:rsidRPr="00EE3C3B">
              <w:rPr>
                <w:rStyle w:val="Hyperlink"/>
                <w:i w:val="0"/>
                <w:iCs/>
                <w:rPrChange w:id="216" w:author="Phuong Truong Thi" w:date="2024-12-11T12:20:00Z" w16du:dateUtc="2024-12-11T05:20:00Z">
                  <w:rPr>
                    <w:rStyle w:val="Hyperlink"/>
                  </w:rPr>
                </w:rPrChange>
              </w:rPr>
            </w:r>
            <w:r w:rsidRPr="00EE3C3B">
              <w:rPr>
                <w:rStyle w:val="Hyperlink"/>
                <w:i w:val="0"/>
                <w:iCs/>
                <w:rPrChange w:id="217" w:author="Phuong Truong Thi" w:date="2024-12-11T12:20:00Z" w16du:dateUtc="2024-12-11T05:20:00Z">
                  <w:rPr>
                    <w:rStyle w:val="Hyperlink"/>
                  </w:rPr>
                </w:rPrChange>
              </w:rPr>
              <w:fldChar w:fldCharType="separate"/>
            </w:r>
            <w:r w:rsidRPr="00EE3C3B">
              <w:rPr>
                <w:rStyle w:val="Hyperlink"/>
                <w:i w:val="0"/>
                <w:iCs/>
                <w:rPrChange w:id="218" w:author="Phuong Truong Thi" w:date="2024-12-11T12:20:00Z" w16du:dateUtc="2024-12-11T05:20:00Z">
                  <w:rPr>
                    <w:rStyle w:val="Hyperlink"/>
                  </w:rPr>
                </w:rPrChange>
              </w:rPr>
              <w:t>II.2.7.</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219" w:author="Phuong Truong Thi" w:date="2024-12-11T12:20:00Z" w16du:dateUtc="2024-12-11T05:20:00Z">
                  <w:rPr>
                    <w:rStyle w:val="Hyperlink"/>
                  </w:rPr>
                </w:rPrChange>
              </w:rPr>
              <w:t>PORT</w:t>
            </w:r>
            <w:r w:rsidRPr="00EE3C3B">
              <w:rPr>
                <w:rStyle w:val="Hyperlink"/>
                <w:i w:val="0"/>
                <w:iCs/>
                <w:lang w:val="vi-VN"/>
                <w:rPrChange w:id="220" w:author="Phuong Truong Thi" w:date="2024-12-11T12:20:00Z" w16du:dateUtc="2024-12-11T05:20:00Z">
                  <w:rPr>
                    <w:rStyle w:val="Hyperlink"/>
                    <w:lang w:val="vi-VN"/>
                  </w:rPr>
                </w:rPrChange>
              </w:rPr>
              <w:t>.0</w:t>
            </w:r>
            <w:r w:rsidRPr="00EE3C3B">
              <w:rPr>
                <w:rStyle w:val="Hyperlink"/>
                <w:i w:val="0"/>
                <w:iCs/>
                <w:rPrChange w:id="221" w:author="Phuong Truong Thi" w:date="2024-12-11T12:20:00Z" w16du:dateUtc="2024-12-11T05:20:00Z">
                  <w:rPr>
                    <w:rStyle w:val="Hyperlink"/>
                  </w:rPr>
                </w:rPrChange>
              </w:rPr>
              <w:t>6 – Xem danh sách KH mới</w:t>
            </w:r>
            <w:r w:rsidRPr="00EE3C3B">
              <w:rPr>
                <w:i w:val="0"/>
                <w:iCs/>
                <w:webHidden/>
                <w:rPrChange w:id="222" w:author="Phuong Truong Thi" w:date="2024-12-11T12:20:00Z" w16du:dateUtc="2024-12-11T05:20:00Z">
                  <w:rPr>
                    <w:webHidden/>
                  </w:rPr>
                </w:rPrChange>
              </w:rPr>
              <w:tab/>
            </w:r>
            <w:r w:rsidRPr="00EE3C3B">
              <w:rPr>
                <w:i w:val="0"/>
                <w:iCs/>
                <w:webHidden/>
                <w:rPrChange w:id="223" w:author="Phuong Truong Thi" w:date="2024-12-11T12:20:00Z" w16du:dateUtc="2024-12-11T05:20:00Z">
                  <w:rPr>
                    <w:webHidden/>
                  </w:rPr>
                </w:rPrChange>
              </w:rPr>
              <w:fldChar w:fldCharType="begin"/>
            </w:r>
            <w:r w:rsidRPr="00EE3C3B">
              <w:rPr>
                <w:i w:val="0"/>
                <w:iCs/>
                <w:webHidden/>
                <w:rPrChange w:id="224" w:author="Phuong Truong Thi" w:date="2024-12-11T12:20:00Z" w16du:dateUtc="2024-12-11T05:20:00Z">
                  <w:rPr>
                    <w:webHidden/>
                  </w:rPr>
                </w:rPrChange>
              </w:rPr>
              <w:instrText xml:space="preserve"> PAGEREF _Toc184813743 \h </w:instrText>
            </w:r>
            <w:r w:rsidRPr="00EE3C3B">
              <w:rPr>
                <w:i w:val="0"/>
                <w:iCs/>
                <w:webHidden/>
                <w:rPrChange w:id="225" w:author="Phuong Truong Thi" w:date="2024-12-11T12:20:00Z" w16du:dateUtc="2024-12-11T05:20:00Z">
                  <w:rPr>
                    <w:webHidden/>
                  </w:rPr>
                </w:rPrChange>
              </w:rPr>
            </w:r>
          </w:ins>
          <w:r w:rsidRPr="00EE3C3B">
            <w:rPr>
              <w:i w:val="0"/>
              <w:iCs/>
              <w:webHidden/>
              <w:rPrChange w:id="226" w:author="Phuong Truong Thi" w:date="2024-12-11T12:20:00Z" w16du:dateUtc="2024-12-11T05:20:00Z">
                <w:rPr>
                  <w:webHidden/>
                </w:rPr>
              </w:rPrChange>
            </w:rPr>
            <w:fldChar w:fldCharType="separate"/>
          </w:r>
          <w:ins w:id="227" w:author="Phuong Truong Thi" w:date="2024-12-11T12:17:00Z" w16du:dateUtc="2024-12-11T05:17:00Z">
            <w:r w:rsidRPr="00EE3C3B">
              <w:rPr>
                <w:i w:val="0"/>
                <w:iCs/>
                <w:webHidden/>
                <w:rPrChange w:id="228" w:author="Phuong Truong Thi" w:date="2024-12-11T12:20:00Z" w16du:dateUtc="2024-12-11T05:20:00Z">
                  <w:rPr>
                    <w:webHidden/>
                  </w:rPr>
                </w:rPrChange>
              </w:rPr>
              <w:t>68</w:t>
            </w:r>
            <w:r w:rsidRPr="00EE3C3B">
              <w:rPr>
                <w:i w:val="0"/>
                <w:iCs/>
                <w:webHidden/>
                <w:rPrChange w:id="229" w:author="Phuong Truong Thi" w:date="2024-12-11T12:20:00Z" w16du:dateUtc="2024-12-11T05:20:00Z">
                  <w:rPr>
                    <w:webHidden/>
                  </w:rPr>
                </w:rPrChange>
              </w:rPr>
              <w:fldChar w:fldCharType="end"/>
            </w:r>
            <w:r w:rsidRPr="00EE3C3B">
              <w:rPr>
                <w:rStyle w:val="Hyperlink"/>
                <w:i w:val="0"/>
                <w:iCs/>
                <w:rPrChange w:id="230" w:author="Phuong Truong Thi" w:date="2024-12-11T12:20:00Z" w16du:dateUtc="2024-12-11T05:20:00Z">
                  <w:rPr>
                    <w:rStyle w:val="Hyperlink"/>
                  </w:rPr>
                </w:rPrChange>
              </w:rPr>
              <w:fldChar w:fldCharType="end"/>
            </w:r>
          </w:ins>
        </w:p>
        <w:p w14:paraId="497AF528" w14:textId="3C08E855" w:rsidR="00EE3C3B" w:rsidRDefault="00EE3C3B">
          <w:pPr>
            <w:pStyle w:val="TOC3"/>
            <w:rPr>
              <w:ins w:id="231" w:author="Phuong Truong Thi" w:date="2024-12-11T12:17:00Z" w16du:dateUtc="2024-12-11T05:17:00Z"/>
              <w:rFonts w:asciiTheme="minorHAnsi" w:eastAsiaTheme="minorEastAsia" w:hAnsiTheme="minorHAnsi" w:cstheme="minorBidi"/>
              <w:i w:val="0"/>
              <w:kern w:val="2"/>
              <w14:ligatures w14:val="standardContextual"/>
            </w:rPr>
          </w:pPr>
          <w:ins w:id="232" w:author="Phuong Truong Thi" w:date="2024-12-11T12:17:00Z" w16du:dateUtc="2024-12-11T05:17:00Z">
            <w:r w:rsidRPr="00EE3C3B">
              <w:rPr>
                <w:rStyle w:val="Hyperlink"/>
                <w:i w:val="0"/>
                <w:iCs/>
                <w:rPrChange w:id="233" w:author="Phuong Truong Thi" w:date="2024-12-11T12:20:00Z" w16du:dateUtc="2024-12-11T05:20:00Z">
                  <w:rPr>
                    <w:rStyle w:val="Hyperlink"/>
                  </w:rPr>
                </w:rPrChange>
              </w:rPr>
              <w:fldChar w:fldCharType="begin"/>
            </w:r>
            <w:r w:rsidRPr="00EE3C3B">
              <w:rPr>
                <w:rStyle w:val="Hyperlink"/>
                <w:i w:val="0"/>
                <w:iCs/>
                <w:rPrChange w:id="234" w:author="Phuong Truong Thi" w:date="2024-12-11T12:20:00Z" w16du:dateUtc="2024-12-11T05:20:00Z">
                  <w:rPr>
                    <w:rStyle w:val="Hyperlink"/>
                  </w:rPr>
                </w:rPrChange>
              </w:rPr>
              <w:instrText xml:space="preserve"> </w:instrText>
            </w:r>
            <w:r w:rsidRPr="00EE3C3B">
              <w:rPr>
                <w:i w:val="0"/>
                <w:iCs/>
                <w:rPrChange w:id="235" w:author="Phuong Truong Thi" w:date="2024-12-11T12:20:00Z" w16du:dateUtc="2024-12-11T05:20:00Z">
                  <w:rPr/>
                </w:rPrChange>
              </w:rPr>
              <w:instrText>HYPERLINK \l "_Toc184813839"</w:instrText>
            </w:r>
            <w:r w:rsidRPr="00EE3C3B">
              <w:rPr>
                <w:rStyle w:val="Hyperlink"/>
                <w:i w:val="0"/>
                <w:iCs/>
                <w:rPrChange w:id="236" w:author="Phuong Truong Thi" w:date="2024-12-11T12:20:00Z" w16du:dateUtc="2024-12-11T05:20:00Z">
                  <w:rPr>
                    <w:rStyle w:val="Hyperlink"/>
                  </w:rPr>
                </w:rPrChange>
              </w:rPr>
              <w:instrText xml:space="preserve"> </w:instrText>
            </w:r>
            <w:r w:rsidRPr="00EE3C3B">
              <w:rPr>
                <w:rStyle w:val="Hyperlink"/>
                <w:i w:val="0"/>
                <w:iCs/>
                <w:rPrChange w:id="237" w:author="Phuong Truong Thi" w:date="2024-12-11T12:20:00Z" w16du:dateUtc="2024-12-11T05:20:00Z">
                  <w:rPr>
                    <w:rStyle w:val="Hyperlink"/>
                  </w:rPr>
                </w:rPrChange>
              </w:rPr>
            </w:r>
            <w:r w:rsidRPr="00EE3C3B">
              <w:rPr>
                <w:rStyle w:val="Hyperlink"/>
                <w:i w:val="0"/>
                <w:iCs/>
                <w:rPrChange w:id="238" w:author="Phuong Truong Thi" w:date="2024-12-11T12:20:00Z" w16du:dateUtc="2024-12-11T05:20:00Z">
                  <w:rPr>
                    <w:rStyle w:val="Hyperlink"/>
                  </w:rPr>
                </w:rPrChange>
              </w:rPr>
              <w:fldChar w:fldCharType="separate"/>
            </w:r>
            <w:r w:rsidRPr="00EE3C3B">
              <w:rPr>
                <w:rStyle w:val="Hyperlink"/>
                <w:i w:val="0"/>
                <w:iCs/>
                <w:rPrChange w:id="239" w:author="Phuong Truong Thi" w:date="2024-12-11T12:20:00Z" w16du:dateUtc="2024-12-11T05:20:00Z">
                  <w:rPr>
                    <w:rStyle w:val="Hyperlink"/>
                  </w:rPr>
                </w:rPrChange>
              </w:rPr>
              <w:t>II.2.8.</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240" w:author="Phuong Truong Thi" w:date="2024-12-11T12:20:00Z" w16du:dateUtc="2024-12-11T05:20:00Z">
                  <w:rPr>
                    <w:rStyle w:val="Hyperlink"/>
                  </w:rPr>
                </w:rPrChange>
              </w:rPr>
              <w:t>PORT</w:t>
            </w:r>
            <w:r w:rsidRPr="00EE3C3B">
              <w:rPr>
                <w:rStyle w:val="Hyperlink"/>
                <w:i w:val="0"/>
                <w:iCs/>
                <w:lang w:val="vi-VN"/>
                <w:rPrChange w:id="241" w:author="Phuong Truong Thi" w:date="2024-12-11T12:20:00Z" w16du:dateUtc="2024-12-11T05:20:00Z">
                  <w:rPr>
                    <w:rStyle w:val="Hyperlink"/>
                    <w:lang w:val="vi-VN"/>
                  </w:rPr>
                </w:rPrChange>
              </w:rPr>
              <w:t>.0</w:t>
            </w:r>
            <w:r w:rsidRPr="00EE3C3B">
              <w:rPr>
                <w:rStyle w:val="Hyperlink"/>
                <w:i w:val="0"/>
                <w:iCs/>
                <w:rPrChange w:id="242" w:author="Phuong Truong Thi" w:date="2024-12-11T12:20:00Z" w16du:dateUtc="2024-12-11T05:20:00Z">
                  <w:rPr>
                    <w:rStyle w:val="Hyperlink"/>
                  </w:rPr>
                </w:rPrChange>
              </w:rPr>
              <w:t xml:space="preserve">7 </w:t>
            </w:r>
            <w:r w:rsidRPr="00EE3C3B">
              <w:rPr>
                <w:rStyle w:val="Hyperlink"/>
                <w:i w:val="0"/>
                <w:iCs/>
                <w:lang w:val="vi-VN"/>
                <w:rPrChange w:id="243" w:author="Phuong Truong Thi" w:date="2024-12-11T12:20:00Z" w16du:dateUtc="2024-12-11T05:20:00Z">
                  <w:rPr>
                    <w:rStyle w:val="Hyperlink"/>
                    <w:lang w:val="vi-VN"/>
                  </w:rPr>
                </w:rPrChange>
              </w:rPr>
              <w:t>–</w:t>
            </w:r>
            <w:r w:rsidRPr="00EE3C3B">
              <w:rPr>
                <w:rStyle w:val="Hyperlink"/>
                <w:i w:val="0"/>
                <w:iCs/>
                <w:rPrChange w:id="244" w:author="Phuong Truong Thi" w:date="2024-12-11T12:20:00Z" w16du:dateUtc="2024-12-11T05:20:00Z">
                  <w:rPr>
                    <w:rStyle w:val="Hyperlink"/>
                  </w:rPr>
                </w:rPrChange>
              </w:rPr>
              <w:t xml:space="preserve"> Xem danh sách KH AF tăng ròng  ( Tăng Net AF)</w:t>
            </w:r>
            <w:r w:rsidRPr="00EE3C3B">
              <w:rPr>
                <w:i w:val="0"/>
                <w:iCs/>
                <w:webHidden/>
                <w:rPrChange w:id="245" w:author="Phuong Truong Thi" w:date="2024-12-11T12:20:00Z" w16du:dateUtc="2024-12-11T05:20:00Z">
                  <w:rPr>
                    <w:webHidden/>
                  </w:rPr>
                </w:rPrChange>
              </w:rPr>
              <w:tab/>
            </w:r>
            <w:r w:rsidRPr="00EE3C3B">
              <w:rPr>
                <w:i w:val="0"/>
                <w:iCs/>
                <w:webHidden/>
                <w:rPrChange w:id="246" w:author="Phuong Truong Thi" w:date="2024-12-11T12:20:00Z" w16du:dateUtc="2024-12-11T05:20:00Z">
                  <w:rPr>
                    <w:webHidden/>
                  </w:rPr>
                </w:rPrChange>
              </w:rPr>
              <w:fldChar w:fldCharType="begin"/>
            </w:r>
            <w:r w:rsidRPr="00EE3C3B">
              <w:rPr>
                <w:i w:val="0"/>
                <w:iCs/>
                <w:webHidden/>
                <w:rPrChange w:id="247" w:author="Phuong Truong Thi" w:date="2024-12-11T12:20:00Z" w16du:dateUtc="2024-12-11T05:20:00Z">
                  <w:rPr>
                    <w:webHidden/>
                  </w:rPr>
                </w:rPrChange>
              </w:rPr>
              <w:instrText xml:space="preserve"> PAGEREF _Toc184813839 \h </w:instrText>
            </w:r>
            <w:r w:rsidRPr="00EE3C3B">
              <w:rPr>
                <w:i w:val="0"/>
                <w:iCs/>
                <w:webHidden/>
                <w:rPrChange w:id="248" w:author="Phuong Truong Thi" w:date="2024-12-11T12:20:00Z" w16du:dateUtc="2024-12-11T05:20:00Z">
                  <w:rPr>
                    <w:webHidden/>
                  </w:rPr>
                </w:rPrChange>
              </w:rPr>
            </w:r>
          </w:ins>
          <w:r w:rsidRPr="00EE3C3B">
            <w:rPr>
              <w:i w:val="0"/>
              <w:iCs/>
              <w:webHidden/>
              <w:rPrChange w:id="249" w:author="Phuong Truong Thi" w:date="2024-12-11T12:20:00Z" w16du:dateUtc="2024-12-11T05:20:00Z">
                <w:rPr>
                  <w:webHidden/>
                </w:rPr>
              </w:rPrChange>
            </w:rPr>
            <w:fldChar w:fldCharType="separate"/>
          </w:r>
          <w:ins w:id="250" w:author="Phuong Truong Thi" w:date="2024-12-11T12:17:00Z" w16du:dateUtc="2024-12-11T05:17:00Z">
            <w:r w:rsidRPr="00EE3C3B">
              <w:rPr>
                <w:i w:val="0"/>
                <w:iCs/>
                <w:webHidden/>
                <w:rPrChange w:id="251" w:author="Phuong Truong Thi" w:date="2024-12-11T12:20:00Z" w16du:dateUtc="2024-12-11T05:20:00Z">
                  <w:rPr>
                    <w:webHidden/>
                  </w:rPr>
                </w:rPrChange>
              </w:rPr>
              <w:t>72</w:t>
            </w:r>
            <w:r w:rsidRPr="00EE3C3B">
              <w:rPr>
                <w:i w:val="0"/>
                <w:iCs/>
                <w:webHidden/>
                <w:rPrChange w:id="252" w:author="Phuong Truong Thi" w:date="2024-12-11T12:20:00Z" w16du:dateUtc="2024-12-11T05:20:00Z">
                  <w:rPr>
                    <w:webHidden/>
                  </w:rPr>
                </w:rPrChange>
              </w:rPr>
              <w:fldChar w:fldCharType="end"/>
            </w:r>
            <w:r w:rsidRPr="00EE3C3B">
              <w:rPr>
                <w:rStyle w:val="Hyperlink"/>
                <w:i w:val="0"/>
                <w:iCs/>
                <w:rPrChange w:id="253" w:author="Phuong Truong Thi" w:date="2024-12-11T12:20:00Z" w16du:dateUtc="2024-12-11T05:20:00Z">
                  <w:rPr>
                    <w:rStyle w:val="Hyperlink"/>
                  </w:rPr>
                </w:rPrChange>
              </w:rPr>
              <w:fldChar w:fldCharType="end"/>
            </w:r>
          </w:ins>
        </w:p>
        <w:p w14:paraId="0D1BDAF2" w14:textId="18EDE765" w:rsidR="00EE3C3B" w:rsidRPr="00EE3C3B" w:rsidRDefault="00EE3C3B">
          <w:pPr>
            <w:pStyle w:val="TOC4"/>
            <w:rPr>
              <w:ins w:id="254" w:author="Phuong Truong Thi" w:date="2024-12-11T12:17:00Z" w16du:dateUtc="2024-12-11T05:17:00Z"/>
              <w:rFonts w:asciiTheme="minorHAnsi" w:eastAsiaTheme="minorEastAsia" w:hAnsiTheme="minorHAnsi" w:cstheme="minorBidi"/>
              <w:i w:val="0"/>
              <w:iCs/>
              <w:kern w:val="2"/>
              <w14:ligatures w14:val="standardContextual"/>
            </w:rPr>
          </w:pPr>
          <w:ins w:id="255" w:author="Phuong Truong Thi" w:date="2024-12-11T12:17:00Z" w16du:dateUtc="2024-12-11T05:17:00Z">
            <w:r w:rsidRPr="00EE3C3B">
              <w:rPr>
                <w:rStyle w:val="Hyperlink"/>
                <w:i w:val="0"/>
                <w:iCs/>
                <w:rPrChange w:id="256" w:author="Phuong Truong Thi" w:date="2024-12-11T12:21:00Z" w16du:dateUtc="2024-12-11T05:21:00Z">
                  <w:rPr>
                    <w:rStyle w:val="Hyperlink"/>
                  </w:rPr>
                </w:rPrChange>
              </w:rPr>
              <w:fldChar w:fldCharType="begin"/>
            </w:r>
            <w:r w:rsidRPr="00EE3C3B">
              <w:rPr>
                <w:rStyle w:val="Hyperlink"/>
                <w:i w:val="0"/>
                <w:iCs/>
                <w:rPrChange w:id="257" w:author="Phuong Truong Thi" w:date="2024-12-11T12:21:00Z" w16du:dateUtc="2024-12-11T05:21:00Z">
                  <w:rPr>
                    <w:rStyle w:val="Hyperlink"/>
                  </w:rPr>
                </w:rPrChange>
              </w:rPr>
              <w:instrText xml:space="preserve"> </w:instrText>
            </w:r>
            <w:r w:rsidRPr="00EE3C3B">
              <w:rPr>
                <w:i w:val="0"/>
                <w:iCs/>
                <w:rPrChange w:id="258" w:author="Phuong Truong Thi" w:date="2024-12-11T12:21:00Z" w16du:dateUtc="2024-12-11T05:21:00Z">
                  <w:rPr/>
                </w:rPrChange>
              </w:rPr>
              <w:instrText>HYPERLINK \l "_Toc184813863"</w:instrText>
            </w:r>
            <w:r w:rsidRPr="00EE3C3B">
              <w:rPr>
                <w:rStyle w:val="Hyperlink"/>
                <w:i w:val="0"/>
                <w:iCs/>
                <w:rPrChange w:id="259" w:author="Phuong Truong Thi" w:date="2024-12-11T12:21:00Z" w16du:dateUtc="2024-12-11T05:21:00Z">
                  <w:rPr>
                    <w:rStyle w:val="Hyperlink"/>
                  </w:rPr>
                </w:rPrChange>
              </w:rPr>
              <w:instrText xml:space="preserve"> </w:instrText>
            </w:r>
            <w:r w:rsidRPr="00EE3C3B">
              <w:rPr>
                <w:rStyle w:val="Hyperlink"/>
                <w:i w:val="0"/>
                <w:iCs/>
                <w:rPrChange w:id="260" w:author="Phuong Truong Thi" w:date="2024-12-11T12:21:00Z" w16du:dateUtc="2024-12-11T05:21:00Z">
                  <w:rPr>
                    <w:rStyle w:val="Hyperlink"/>
                  </w:rPr>
                </w:rPrChange>
              </w:rPr>
            </w:r>
            <w:r w:rsidRPr="00EE3C3B">
              <w:rPr>
                <w:rStyle w:val="Hyperlink"/>
                <w:i w:val="0"/>
                <w:iCs/>
                <w:rPrChange w:id="261" w:author="Phuong Truong Thi" w:date="2024-12-11T12:21:00Z" w16du:dateUtc="2024-12-11T05:21:00Z">
                  <w:rPr>
                    <w:rStyle w:val="Hyperlink"/>
                  </w:rPr>
                </w:rPrChange>
              </w:rPr>
              <w:fldChar w:fldCharType="separate"/>
            </w:r>
            <w:r w:rsidRPr="00EE3C3B">
              <w:rPr>
                <w:rStyle w:val="Hyperlink"/>
                <w:i w:val="0"/>
                <w:iCs/>
                <w:rPrChange w:id="262" w:author="Phuong Truong Thi" w:date="2024-12-11T12:21:00Z" w16du:dateUtc="2024-12-11T05:21:00Z">
                  <w:rPr>
                    <w:rStyle w:val="Hyperlink"/>
                  </w:rPr>
                </w:rPrChange>
              </w:rPr>
              <w:t>II.2.8.1.</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263" w:author="Phuong Truong Thi" w:date="2024-12-11T12:21:00Z" w16du:dateUtc="2024-12-11T05:21:00Z">
                  <w:rPr>
                    <w:rStyle w:val="Hyperlink"/>
                  </w:rPr>
                </w:rPrChange>
              </w:rPr>
              <w:t>Xem báo cáo số lượng KH AF tăng giảm ròng</w:t>
            </w:r>
            <w:r w:rsidRPr="00EE3C3B">
              <w:rPr>
                <w:i w:val="0"/>
                <w:iCs/>
                <w:webHidden/>
                <w:rPrChange w:id="264" w:author="Phuong Truong Thi" w:date="2024-12-11T12:21:00Z" w16du:dateUtc="2024-12-11T05:21:00Z">
                  <w:rPr>
                    <w:webHidden/>
                  </w:rPr>
                </w:rPrChange>
              </w:rPr>
              <w:tab/>
            </w:r>
            <w:r w:rsidRPr="00EE3C3B">
              <w:rPr>
                <w:i w:val="0"/>
                <w:iCs/>
                <w:webHidden/>
                <w:rPrChange w:id="265" w:author="Phuong Truong Thi" w:date="2024-12-11T12:21:00Z" w16du:dateUtc="2024-12-11T05:21:00Z">
                  <w:rPr>
                    <w:webHidden/>
                  </w:rPr>
                </w:rPrChange>
              </w:rPr>
              <w:fldChar w:fldCharType="begin"/>
            </w:r>
            <w:r w:rsidRPr="00EE3C3B">
              <w:rPr>
                <w:i w:val="0"/>
                <w:iCs/>
                <w:webHidden/>
                <w:rPrChange w:id="266" w:author="Phuong Truong Thi" w:date="2024-12-11T12:21:00Z" w16du:dateUtc="2024-12-11T05:21:00Z">
                  <w:rPr>
                    <w:webHidden/>
                  </w:rPr>
                </w:rPrChange>
              </w:rPr>
              <w:instrText xml:space="preserve"> PAGEREF _Toc184813863 \h </w:instrText>
            </w:r>
            <w:r w:rsidRPr="00EE3C3B">
              <w:rPr>
                <w:i w:val="0"/>
                <w:iCs/>
                <w:webHidden/>
                <w:rPrChange w:id="267" w:author="Phuong Truong Thi" w:date="2024-12-11T12:21:00Z" w16du:dateUtc="2024-12-11T05:21:00Z">
                  <w:rPr>
                    <w:webHidden/>
                  </w:rPr>
                </w:rPrChange>
              </w:rPr>
            </w:r>
          </w:ins>
          <w:r w:rsidRPr="00EE3C3B">
            <w:rPr>
              <w:i w:val="0"/>
              <w:iCs/>
              <w:webHidden/>
              <w:rPrChange w:id="268" w:author="Phuong Truong Thi" w:date="2024-12-11T12:21:00Z" w16du:dateUtc="2024-12-11T05:21:00Z">
                <w:rPr>
                  <w:webHidden/>
                </w:rPr>
              </w:rPrChange>
            </w:rPr>
            <w:fldChar w:fldCharType="separate"/>
          </w:r>
          <w:ins w:id="269" w:author="Phuong Truong Thi" w:date="2024-12-11T12:17:00Z" w16du:dateUtc="2024-12-11T05:17:00Z">
            <w:r w:rsidRPr="00EE3C3B">
              <w:rPr>
                <w:i w:val="0"/>
                <w:iCs/>
                <w:webHidden/>
                <w:rPrChange w:id="270" w:author="Phuong Truong Thi" w:date="2024-12-11T12:21:00Z" w16du:dateUtc="2024-12-11T05:21:00Z">
                  <w:rPr>
                    <w:webHidden/>
                  </w:rPr>
                </w:rPrChange>
              </w:rPr>
              <w:t>77</w:t>
            </w:r>
            <w:r w:rsidRPr="00EE3C3B">
              <w:rPr>
                <w:i w:val="0"/>
                <w:iCs/>
                <w:webHidden/>
                <w:rPrChange w:id="271" w:author="Phuong Truong Thi" w:date="2024-12-11T12:21:00Z" w16du:dateUtc="2024-12-11T05:21:00Z">
                  <w:rPr>
                    <w:webHidden/>
                  </w:rPr>
                </w:rPrChange>
              </w:rPr>
              <w:fldChar w:fldCharType="end"/>
            </w:r>
            <w:r w:rsidRPr="00EE3C3B">
              <w:rPr>
                <w:rStyle w:val="Hyperlink"/>
                <w:i w:val="0"/>
                <w:iCs/>
                <w:rPrChange w:id="272" w:author="Phuong Truong Thi" w:date="2024-12-11T12:21:00Z" w16du:dateUtc="2024-12-11T05:21:00Z">
                  <w:rPr>
                    <w:rStyle w:val="Hyperlink"/>
                  </w:rPr>
                </w:rPrChange>
              </w:rPr>
              <w:fldChar w:fldCharType="end"/>
            </w:r>
          </w:ins>
        </w:p>
        <w:p w14:paraId="415549EF" w14:textId="3A6F32D2" w:rsidR="00EE3C3B" w:rsidRPr="00EE3C3B" w:rsidRDefault="00EE3C3B">
          <w:pPr>
            <w:pStyle w:val="TOC3"/>
            <w:rPr>
              <w:ins w:id="273" w:author="Phuong Truong Thi" w:date="2024-12-11T12:17:00Z" w16du:dateUtc="2024-12-11T05:17:00Z"/>
              <w:rFonts w:asciiTheme="minorHAnsi" w:eastAsiaTheme="minorEastAsia" w:hAnsiTheme="minorHAnsi" w:cstheme="minorBidi"/>
              <w:i w:val="0"/>
              <w:iCs/>
              <w:kern w:val="2"/>
              <w14:ligatures w14:val="standardContextual"/>
            </w:rPr>
          </w:pPr>
          <w:ins w:id="274" w:author="Phuong Truong Thi" w:date="2024-12-11T12:17:00Z" w16du:dateUtc="2024-12-11T05:17:00Z">
            <w:r w:rsidRPr="00EE3C3B">
              <w:rPr>
                <w:rStyle w:val="Hyperlink"/>
                <w:i w:val="0"/>
                <w:iCs/>
                <w:rPrChange w:id="275" w:author="Phuong Truong Thi" w:date="2024-12-11T12:21:00Z" w16du:dateUtc="2024-12-11T05:21:00Z">
                  <w:rPr>
                    <w:rStyle w:val="Hyperlink"/>
                  </w:rPr>
                </w:rPrChange>
              </w:rPr>
              <w:fldChar w:fldCharType="begin"/>
            </w:r>
            <w:r w:rsidRPr="00EE3C3B">
              <w:rPr>
                <w:rStyle w:val="Hyperlink"/>
                <w:i w:val="0"/>
                <w:iCs/>
                <w:rPrChange w:id="276" w:author="Phuong Truong Thi" w:date="2024-12-11T12:21:00Z" w16du:dateUtc="2024-12-11T05:21:00Z">
                  <w:rPr>
                    <w:rStyle w:val="Hyperlink"/>
                  </w:rPr>
                </w:rPrChange>
              </w:rPr>
              <w:instrText xml:space="preserve"> </w:instrText>
            </w:r>
            <w:r w:rsidRPr="00EE3C3B">
              <w:rPr>
                <w:i w:val="0"/>
                <w:iCs/>
                <w:rPrChange w:id="277" w:author="Phuong Truong Thi" w:date="2024-12-11T12:21:00Z" w16du:dateUtc="2024-12-11T05:21:00Z">
                  <w:rPr/>
                </w:rPrChange>
              </w:rPr>
              <w:instrText>HYPERLINK \l "_Toc184813879"</w:instrText>
            </w:r>
            <w:r w:rsidRPr="00EE3C3B">
              <w:rPr>
                <w:rStyle w:val="Hyperlink"/>
                <w:i w:val="0"/>
                <w:iCs/>
                <w:rPrChange w:id="278" w:author="Phuong Truong Thi" w:date="2024-12-11T12:21:00Z" w16du:dateUtc="2024-12-11T05:21:00Z">
                  <w:rPr>
                    <w:rStyle w:val="Hyperlink"/>
                  </w:rPr>
                </w:rPrChange>
              </w:rPr>
              <w:instrText xml:space="preserve"> </w:instrText>
            </w:r>
            <w:r w:rsidRPr="00EE3C3B">
              <w:rPr>
                <w:rStyle w:val="Hyperlink"/>
                <w:i w:val="0"/>
                <w:iCs/>
                <w:rPrChange w:id="279" w:author="Phuong Truong Thi" w:date="2024-12-11T12:21:00Z" w16du:dateUtc="2024-12-11T05:21:00Z">
                  <w:rPr>
                    <w:rStyle w:val="Hyperlink"/>
                  </w:rPr>
                </w:rPrChange>
              </w:rPr>
            </w:r>
            <w:r w:rsidRPr="00EE3C3B">
              <w:rPr>
                <w:rStyle w:val="Hyperlink"/>
                <w:i w:val="0"/>
                <w:iCs/>
                <w:rPrChange w:id="280" w:author="Phuong Truong Thi" w:date="2024-12-11T12:21:00Z" w16du:dateUtc="2024-12-11T05:21:00Z">
                  <w:rPr>
                    <w:rStyle w:val="Hyperlink"/>
                  </w:rPr>
                </w:rPrChange>
              </w:rPr>
              <w:fldChar w:fldCharType="separate"/>
            </w:r>
            <w:r w:rsidRPr="00EE3C3B">
              <w:rPr>
                <w:rStyle w:val="Hyperlink"/>
                <w:i w:val="0"/>
                <w:iCs/>
                <w:rPrChange w:id="281" w:author="Phuong Truong Thi" w:date="2024-12-11T12:21:00Z" w16du:dateUtc="2024-12-11T05:21:00Z">
                  <w:rPr>
                    <w:rStyle w:val="Hyperlink"/>
                  </w:rPr>
                </w:rPrChange>
              </w:rPr>
              <w:t>II.2.9.</w:t>
            </w:r>
            <w:r w:rsidRPr="00EE3C3B">
              <w:rPr>
                <w:rFonts w:asciiTheme="minorHAnsi" w:eastAsiaTheme="minorEastAsia" w:hAnsiTheme="minorHAnsi" w:cstheme="minorBidi"/>
                <w:i w:val="0"/>
                <w:iCs/>
                <w:kern w:val="2"/>
                <w14:ligatures w14:val="standardContextual"/>
              </w:rPr>
              <w:tab/>
            </w:r>
            <w:r w:rsidRPr="00EE3C3B">
              <w:rPr>
                <w:rStyle w:val="Hyperlink"/>
                <w:i w:val="0"/>
                <w:iCs/>
                <w:rPrChange w:id="282" w:author="Phuong Truong Thi" w:date="2024-12-11T12:21:00Z" w16du:dateUtc="2024-12-11T05:21:00Z">
                  <w:rPr>
                    <w:rStyle w:val="Hyperlink"/>
                  </w:rPr>
                </w:rPrChange>
              </w:rPr>
              <w:t>PORT.08 – Xem danh sách KH AF giảm ròng (Giảm net AF)</w:t>
            </w:r>
            <w:r w:rsidRPr="00EE3C3B">
              <w:rPr>
                <w:i w:val="0"/>
                <w:iCs/>
                <w:webHidden/>
                <w:rPrChange w:id="283" w:author="Phuong Truong Thi" w:date="2024-12-11T12:21:00Z" w16du:dateUtc="2024-12-11T05:21:00Z">
                  <w:rPr>
                    <w:webHidden/>
                  </w:rPr>
                </w:rPrChange>
              </w:rPr>
              <w:tab/>
            </w:r>
            <w:r w:rsidRPr="00EE3C3B">
              <w:rPr>
                <w:i w:val="0"/>
                <w:iCs/>
                <w:webHidden/>
                <w:rPrChange w:id="284" w:author="Phuong Truong Thi" w:date="2024-12-11T12:21:00Z" w16du:dateUtc="2024-12-11T05:21:00Z">
                  <w:rPr>
                    <w:webHidden/>
                  </w:rPr>
                </w:rPrChange>
              </w:rPr>
              <w:fldChar w:fldCharType="begin"/>
            </w:r>
            <w:r w:rsidRPr="00EE3C3B">
              <w:rPr>
                <w:i w:val="0"/>
                <w:iCs/>
                <w:webHidden/>
                <w:rPrChange w:id="285" w:author="Phuong Truong Thi" w:date="2024-12-11T12:21:00Z" w16du:dateUtc="2024-12-11T05:21:00Z">
                  <w:rPr>
                    <w:webHidden/>
                  </w:rPr>
                </w:rPrChange>
              </w:rPr>
              <w:instrText xml:space="preserve"> PAGEREF _Toc184813879 \h </w:instrText>
            </w:r>
            <w:r w:rsidRPr="00EE3C3B">
              <w:rPr>
                <w:i w:val="0"/>
                <w:iCs/>
                <w:webHidden/>
                <w:rPrChange w:id="286" w:author="Phuong Truong Thi" w:date="2024-12-11T12:21:00Z" w16du:dateUtc="2024-12-11T05:21:00Z">
                  <w:rPr>
                    <w:webHidden/>
                  </w:rPr>
                </w:rPrChange>
              </w:rPr>
            </w:r>
          </w:ins>
          <w:r w:rsidRPr="00EE3C3B">
            <w:rPr>
              <w:i w:val="0"/>
              <w:iCs/>
              <w:webHidden/>
              <w:rPrChange w:id="287" w:author="Phuong Truong Thi" w:date="2024-12-11T12:21:00Z" w16du:dateUtc="2024-12-11T05:21:00Z">
                <w:rPr>
                  <w:webHidden/>
                </w:rPr>
              </w:rPrChange>
            </w:rPr>
            <w:fldChar w:fldCharType="separate"/>
          </w:r>
          <w:ins w:id="288" w:author="Phuong Truong Thi" w:date="2024-12-11T12:17:00Z" w16du:dateUtc="2024-12-11T05:17:00Z">
            <w:r w:rsidRPr="00EE3C3B">
              <w:rPr>
                <w:i w:val="0"/>
                <w:iCs/>
                <w:webHidden/>
                <w:rPrChange w:id="289" w:author="Phuong Truong Thi" w:date="2024-12-11T12:21:00Z" w16du:dateUtc="2024-12-11T05:21:00Z">
                  <w:rPr>
                    <w:webHidden/>
                  </w:rPr>
                </w:rPrChange>
              </w:rPr>
              <w:t>79</w:t>
            </w:r>
            <w:r w:rsidRPr="00EE3C3B">
              <w:rPr>
                <w:i w:val="0"/>
                <w:iCs/>
                <w:webHidden/>
                <w:rPrChange w:id="290" w:author="Phuong Truong Thi" w:date="2024-12-11T12:21:00Z" w16du:dateUtc="2024-12-11T05:21:00Z">
                  <w:rPr>
                    <w:webHidden/>
                  </w:rPr>
                </w:rPrChange>
              </w:rPr>
              <w:fldChar w:fldCharType="end"/>
            </w:r>
            <w:r w:rsidRPr="00EE3C3B">
              <w:rPr>
                <w:rStyle w:val="Hyperlink"/>
                <w:i w:val="0"/>
                <w:iCs/>
                <w:rPrChange w:id="291" w:author="Phuong Truong Thi" w:date="2024-12-11T12:21:00Z" w16du:dateUtc="2024-12-11T05:21:00Z">
                  <w:rPr>
                    <w:rStyle w:val="Hyperlink"/>
                  </w:rPr>
                </w:rPrChange>
              </w:rPr>
              <w:fldChar w:fldCharType="end"/>
            </w:r>
          </w:ins>
        </w:p>
        <w:p w14:paraId="00022BB2" w14:textId="36722AFB" w:rsidR="00EE3C3B" w:rsidRPr="00EE3C3B" w:rsidRDefault="00EE3C3B">
          <w:pPr>
            <w:pStyle w:val="TOC3"/>
            <w:tabs>
              <w:tab w:val="left" w:pos="1100"/>
            </w:tabs>
            <w:rPr>
              <w:ins w:id="292" w:author="Phuong Truong Thi" w:date="2024-12-11T12:17:00Z" w16du:dateUtc="2024-12-11T05:17:00Z"/>
              <w:rFonts w:asciiTheme="minorHAnsi" w:eastAsiaTheme="minorEastAsia" w:hAnsiTheme="minorHAnsi" w:cstheme="minorBidi"/>
              <w:i w:val="0"/>
              <w:iCs/>
              <w:kern w:val="2"/>
              <w14:ligatures w14:val="standardContextual"/>
            </w:rPr>
          </w:pPr>
          <w:ins w:id="293" w:author="Phuong Truong Thi" w:date="2024-12-11T12:17:00Z" w16du:dateUtc="2024-12-11T05:17:00Z">
            <w:r w:rsidRPr="00EE3C3B">
              <w:rPr>
                <w:rStyle w:val="Hyperlink"/>
                <w:i w:val="0"/>
                <w:iCs/>
                <w:rPrChange w:id="294" w:author="Phuong Truong Thi" w:date="2024-12-11T12:21:00Z" w16du:dateUtc="2024-12-11T05:21:00Z">
                  <w:rPr>
                    <w:rStyle w:val="Hyperlink"/>
                  </w:rPr>
                </w:rPrChange>
              </w:rPr>
              <w:fldChar w:fldCharType="begin"/>
            </w:r>
            <w:r w:rsidRPr="00EE3C3B">
              <w:rPr>
                <w:rStyle w:val="Hyperlink"/>
                <w:i w:val="0"/>
                <w:iCs/>
                <w:rPrChange w:id="295" w:author="Phuong Truong Thi" w:date="2024-12-11T12:21:00Z" w16du:dateUtc="2024-12-11T05:21:00Z">
                  <w:rPr>
                    <w:rStyle w:val="Hyperlink"/>
                  </w:rPr>
                </w:rPrChange>
              </w:rPr>
              <w:instrText xml:space="preserve"> </w:instrText>
            </w:r>
            <w:r w:rsidRPr="00EE3C3B">
              <w:rPr>
                <w:i w:val="0"/>
                <w:iCs/>
                <w:rPrChange w:id="296" w:author="Phuong Truong Thi" w:date="2024-12-11T12:21:00Z" w16du:dateUtc="2024-12-11T05:21:00Z">
                  <w:rPr/>
                </w:rPrChange>
              </w:rPr>
              <w:instrText>HYPERLINK \l "_Toc184813880"</w:instrText>
            </w:r>
            <w:r w:rsidRPr="00EE3C3B">
              <w:rPr>
                <w:rStyle w:val="Hyperlink"/>
                <w:i w:val="0"/>
                <w:iCs/>
                <w:rPrChange w:id="297" w:author="Phuong Truong Thi" w:date="2024-12-11T12:21:00Z" w16du:dateUtc="2024-12-11T05:21:00Z">
                  <w:rPr>
                    <w:rStyle w:val="Hyperlink"/>
                  </w:rPr>
                </w:rPrChange>
              </w:rPr>
              <w:instrText xml:space="preserve"> </w:instrText>
            </w:r>
            <w:r w:rsidRPr="00EE3C3B">
              <w:rPr>
                <w:rStyle w:val="Hyperlink"/>
                <w:i w:val="0"/>
                <w:iCs/>
                <w:rPrChange w:id="298" w:author="Phuong Truong Thi" w:date="2024-12-11T12:21:00Z" w16du:dateUtc="2024-12-11T05:21:00Z">
                  <w:rPr>
                    <w:rStyle w:val="Hyperlink"/>
                  </w:rPr>
                </w:rPrChange>
              </w:rPr>
            </w:r>
            <w:r w:rsidRPr="00EE3C3B">
              <w:rPr>
                <w:rStyle w:val="Hyperlink"/>
                <w:i w:val="0"/>
                <w:iCs/>
                <w:rPrChange w:id="299" w:author="Phuong Truong Thi" w:date="2024-12-11T12:21:00Z" w16du:dateUtc="2024-12-11T05:21:00Z">
                  <w:rPr>
                    <w:rStyle w:val="Hyperlink"/>
                  </w:rPr>
                </w:rPrChange>
              </w:rPr>
              <w:fldChar w:fldCharType="separate"/>
            </w:r>
            <w:r w:rsidRPr="00EE3C3B">
              <w:rPr>
                <w:rStyle w:val="Hyperlink"/>
                <w:i w:val="0"/>
                <w:iCs/>
                <w:rPrChange w:id="300" w:author="Phuong Truong Thi" w:date="2024-12-11T12:21:00Z" w16du:dateUtc="2024-12-11T05:21:00Z">
                  <w:rPr>
                    <w:rStyle w:val="Hyperlink"/>
                  </w:rPr>
                </w:rPrChange>
              </w:rPr>
              <w:t>II.2.10.PORT</w:t>
            </w:r>
            <w:r w:rsidRPr="00EE3C3B">
              <w:rPr>
                <w:rStyle w:val="Hyperlink"/>
                <w:i w:val="0"/>
                <w:iCs/>
                <w:lang w:val="vi-VN"/>
                <w:rPrChange w:id="301" w:author="Phuong Truong Thi" w:date="2024-12-11T12:21:00Z" w16du:dateUtc="2024-12-11T05:21:00Z">
                  <w:rPr>
                    <w:rStyle w:val="Hyperlink"/>
                    <w:lang w:val="vi-VN"/>
                  </w:rPr>
                </w:rPrChange>
              </w:rPr>
              <w:t>.0</w:t>
            </w:r>
            <w:r w:rsidRPr="00EE3C3B">
              <w:rPr>
                <w:rStyle w:val="Hyperlink"/>
                <w:i w:val="0"/>
                <w:iCs/>
                <w:rPrChange w:id="302" w:author="Phuong Truong Thi" w:date="2024-12-11T12:21:00Z" w16du:dateUtc="2024-12-11T05:21:00Z">
                  <w:rPr>
                    <w:rStyle w:val="Hyperlink"/>
                  </w:rPr>
                </w:rPrChange>
              </w:rPr>
              <w:t xml:space="preserve">9 </w:t>
            </w:r>
            <w:r w:rsidRPr="00EE3C3B">
              <w:rPr>
                <w:rStyle w:val="Hyperlink"/>
                <w:i w:val="0"/>
                <w:iCs/>
                <w:lang w:val="vi-VN"/>
                <w:rPrChange w:id="303" w:author="Phuong Truong Thi" w:date="2024-12-11T12:21:00Z" w16du:dateUtc="2024-12-11T05:21:00Z">
                  <w:rPr>
                    <w:rStyle w:val="Hyperlink"/>
                    <w:lang w:val="vi-VN"/>
                  </w:rPr>
                </w:rPrChange>
              </w:rPr>
              <w:t>–</w:t>
            </w:r>
            <w:r w:rsidRPr="00EE3C3B">
              <w:rPr>
                <w:rStyle w:val="Hyperlink"/>
                <w:i w:val="0"/>
                <w:iCs/>
                <w:rPrChange w:id="304" w:author="Phuong Truong Thi" w:date="2024-12-11T12:21:00Z" w16du:dateUtc="2024-12-11T05:21:00Z">
                  <w:rPr>
                    <w:rStyle w:val="Hyperlink"/>
                  </w:rPr>
                </w:rPrChange>
              </w:rPr>
              <w:t xml:space="preserve"> Xem danh sách KH MAF tăng ròng (Tăng Net MAF)</w:t>
            </w:r>
            <w:r w:rsidRPr="00EE3C3B">
              <w:rPr>
                <w:i w:val="0"/>
                <w:iCs/>
                <w:webHidden/>
                <w:rPrChange w:id="305" w:author="Phuong Truong Thi" w:date="2024-12-11T12:21:00Z" w16du:dateUtc="2024-12-11T05:21:00Z">
                  <w:rPr>
                    <w:webHidden/>
                  </w:rPr>
                </w:rPrChange>
              </w:rPr>
              <w:tab/>
            </w:r>
            <w:r w:rsidRPr="00EE3C3B">
              <w:rPr>
                <w:i w:val="0"/>
                <w:iCs/>
                <w:webHidden/>
                <w:rPrChange w:id="306" w:author="Phuong Truong Thi" w:date="2024-12-11T12:21:00Z" w16du:dateUtc="2024-12-11T05:21:00Z">
                  <w:rPr>
                    <w:webHidden/>
                  </w:rPr>
                </w:rPrChange>
              </w:rPr>
              <w:fldChar w:fldCharType="begin"/>
            </w:r>
            <w:r w:rsidRPr="00EE3C3B">
              <w:rPr>
                <w:i w:val="0"/>
                <w:iCs/>
                <w:webHidden/>
                <w:rPrChange w:id="307" w:author="Phuong Truong Thi" w:date="2024-12-11T12:21:00Z" w16du:dateUtc="2024-12-11T05:21:00Z">
                  <w:rPr>
                    <w:webHidden/>
                  </w:rPr>
                </w:rPrChange>
              </w:rPr>
              <w:instrText xml:space="preserve"> PAGEREF _Toc184813880 \h </w:instrText>
            </w:r>
            <w:r w:rsidRPr="00EE3C3B">
              <w:rPr>
                <w:i w:val="0"/>
                <w:iCs/>
                <w:webHidden/>
                <w:rPrChange w:id="308" w:author="Phuong Truong Thi" w:date="2024-12-11T12:21:00Z" w16du:dateUtc="2024-12-11T05:21:00Z">
                  <w:rPr>
                    <w:webHidden/>
                  </w:rPr>
                </w:rPrChange>
              </w:rPr>
            </w:r>
          </w:ins>
          <w:r w:rsidRPr="00EE3C3B">
            <w:rPr>
              <w:i w:val="0"/>
              <w:iCs/>
              <w:webHidden/>
              <w:rPrChange w:id="309" w:author="Phuong Truong Thi" w:date="2024-12-11T12:21:00Z" w16du:dateUtc="2024-12-11T05:21:00Z">
                <w:rPr>
                  <w:webHidden/>
                </w:rPr>
              </w:rPrChange>
            </w:rPr>
            <w:fldChar w:fldCharType="separate"/>
          </w:r>
          <w:ins w:id="310" w:author="Phuong Truong Thi" w:date="2024-12-11T12:17:00Z" w16du:dateUtc="2024-12-11T05:17:00Z">
            <w:r w:rsidRPr="00EE3C3B">
              <w:rPr>
                <w:i w:val="0"/>
                <w:iCs/>
                <w:webHidden/>
                <w:rPrChange w:id="311" w:author="Phuong Truong Thi" w:date="2024-12-11T12:21:00Z" w16du:dateUtc="2024-12-11T05:21:00Z">
                  <w:rPr>
                    <w:webHidden/>
                  </w:rPr>
                </w:rPrChange>
              </w:rPr>
              <w:t>79</w:t>
            </w:r>
            <w:r w:rsidRPr="00EE3C3B">
              <w:rPr>
                <w:i w:val="0"/>
                <w:iCs/>
                <w:webHidden/>
                <w:rPrChange w:id="312" w:author="Phuong Truong Thi" w:date="2024-12-11T12:21:00Z" w16du:dateUtc="2024-12-11T05:21:00Z">
                  <w:rPr>
                    <w:webHidden/>
                  </w:rPr>
                </w:rPrChange>
              </w:rPr>
              <w:fldChar w:fldCharType="end"/>
            </w:r>
            <w:r w:rsidRPr="00EE3C3B">
              <w:rPr>
                <w:rStyle w:val="Hyperlink"/>
                <w:i w:val="0"/>
                <w:iCs/>
                <w:rPrChange w:id="313" w:author="Phuong Truong Thi" w:date="2024-12-11T12:21:00Z" w16du:dateUtc="2024-12-11T05:21:00Z">
                  <w:rPr>
                    <w:rStyle w:val="Hyperlink"/>
                  </w:rPr>
                </w:rPrChange>
              </w:rPr>
              <w:fldChar w:fldCharType="end"/>
            </w:r>
          </w:ins>
        </w:p>
        <w:p w14:paraId="6E530548" w14:textId="420C99AF" w:rsidR="00EE3C3B" w:rsidRPr="00EE3C3B" w:rsidRDefault="00EE3C3B">
          <w:pPr>
            <w:pStyle w:val="TOC4"/>
            <w:tabs>
              <w:tab w:val="left" w:pos="1540"/>
            </w:tabs>
            <w:rPr>
              <w:ins w:id="314" w:author="Phuong Truong Thi" w:date="2024-12-11T12:17:00Z" w16du:dateUtc="2024-12-11T05:17:00Z"/>
              <w:rFonts w:asciiTheme="minorHAnsi" w:eastAsiaTheme="minorEastAsia" w:hAnsiTheme="minorHAnsi" w:cstheme="minorBidi"/>
              <w:i w:val="0"/>
              <w:iCs/>
              <w:kern w:val="2"/>
              <w14:ligatures w14:val="standardContextual"/>
            </w:rPr>
          </w:pPr>
          <w:ins w:id="315" w:author="Phuong Truong Thi" w:date="2024-12-11T12:17:00Z" w16du:dateUtc="2024-12-11T05:17:00Z">
            <w:r w:rsidRPr="00EE3C3B">
              <w:rPr>
                <w:rStyle w:val="Hyperlink"/>
                <w:i w:val="0"/>
                <w:iCs/>
                <w:rPrChange w:id="316" w:author="Phuong Truong Thi" w:date="2024-12-11T12:21:00Z" w16du:dateUtc="2024-12-11T05:21:00Z">
                  <w:rPr>
                    <w:rStyle w:val="Hyperlink"/>
                  </w:rPr>
                </w:rPrChange>
              </w:rPr>
              <w:fldChar w:fldCharType="begin"/>
            </w:r>
            <w:r w:rsidRPr="00EE3C3B">
              <w:rPr>
                <w:rStyle w:val="Hyperlink"/>
                <w:i w:val="0"/>
                <w:iCs/>
                <w:rPrChange w:id="317" w:author="Phuong Truong Thi" w:date="2024-12-11T12:21:00Z" w16du:dateUtc="2024-12-11T05:21:00Z">
                  <w:rPr>
                    <w:rStyle w:val="Hyperlink"/>
                  </w:rPr>
                </w:rPrChange>
              </w:rPr>
              <w:instrText xml:space="preserve"> </w:instrText>
            </w:r>
            <w:r w:rsidRPr="00EE3C3B">
              <w:rPr>
                <w:i w:val="0"/>
                <w:iCs/>
                <w:rPrChange w:id="318" w:author="Phuong Truong Thi" w:date="2024-12-11T12:21:00Z" w16du:dateUtc="2024-12-11T05:21:00Z">
                  <w:rPr/>
                </w:rPrChange>
              </w:rPr>
              <w:instrText>HYPERLINK \l "_Toc184813950"</w:instrText>
            </w:r>
            <w:r w:rsidRPr="00EE3C3B">
              <w:rPr>
                <w:rStyle w:val="Hyperlink"/>
                <w:i w:val="0"/>
                <w:iCs/>
                <w:rPrChange w:id="319" w:author="Phuong Truong Thi" w:date="2024-12-11T12:21:00Z" w16du:dateUtc="2024-12-11T05:21:00Z">
                  <w:rPr>
                    <w:rStyle w:val="Hyperlink"/>
                  </w:rPr>
                </w:rPrChange>
              </w:rPr>
              <w:instrText xml:space="preserve"> </w:instrText>
            </w:r>
            <w:r w:rsidRPr="00EE3C3B">
              <w:rPr>
                <w:rStyle w:val="Hyperlink"/>
                <w:i w:val="0"/>
                <w:iCs/>
                <w:rPrChange w:id="320" w:author="Phuong Truong Thi" w:date="2024-12-11T12:21:00Z" w16du:dateUtc="2024-12-11T05:21:00Z">
                  <w:rPr>
                    <w:rStyle w:val="Hyperlink"/>
                  </w:rPr>
                </w:rPrChange>
              </w:rPr>
            </w:r>
            <w:r w:rsidRPr="00EE3C3B">
              <w:rPr>
                <w:rStyle w:val="Hyperlink"/>
                <w:i w:val="0"/>
                <w:iCs/>
                <w:rPrChange w:id="321" w:author="Phuong Truong Thi" w:date="2024-12-11T12:21:00Z" w16du:dateUtc="2024-12-11T05:21:00Z">
                  <w:rPr>
                    <w:rStyle w:val="Hyperlink"/>
                  </w:rPr>
                </w:rPrChange>
              </w:rPr>
              <w:fldChar w:fldCharType="separate"/>
            </w:r>
            <w:r w:rsidRPr="00EE3C3B">
              <w:rPr>
                <w:rStyle w:val="Hyperlink"/>
                <w:i w:val="0"/>
                <w:iCs/>
                <w:rPrChange w:id="322" w:author="Phuong Truong Thi" w:date="2024-12-11T12:21:00Z" w16du:dateUtc="2024-12-11T05:21:00Z">
                  <w:rPr>
                    <w:rStyle w:val="Hyperlink"/>
                  </w:rPr>
                </w:rPrChange>
              </w:rPr>
              <w:t>II.2.10.1.Xem báo cáo số lượng KH MAF tăng giảm ròng</w:t>
            </w:r>
            <w:r w:rsidRPr="00EE3C3B">
              <w:rPr>
                <w:i w:val="0"/>
                <w:iCs/>
                <w:webHidden/>
                <w:rPrChange w:id="323" w:author="Phuong Truong Thi" w:date="2024-12-11T12:21:00Z" w16du:dateUtc="2024-12-11T05:21:00Z">
                  <w:rPr>
                    <w:webHidden/>
                  </w:rPr>
                </w:rPrChange>
              </w:rPr>
              <w:tab/>
            </w:r>
            <w:r w:rsidRPr="00EE3C3B">
              <w:rPr>
                <w:i w:val="0"/>
                <w:iCs/>
                <w:webHidden/>
                <w:rPrChange w:id="324" w:author="Phuong Truong Thi" w:date="2024-12-11T12:21:00Z" w16du:dateUtc="2024-12-11T05:21:00Z">
                  <w:rPr>
                    <w:webHidden/>
                  </w:rPr>
                </w:rPrChange>
              </w:rPr>
              <w:fldChar w:fldCharType="begin"/>
            </w:r>
            <w:r w:rsidRPr="00EE3C3B">
              <w:rPr>
                <w:i w:val="0"/>
                <w:iCs/>
                <w:webHidden/>
                <w:rPrChange w:id="325" w:author="Phuong Truong Thi" w:date="2024-12-11T12:21:00Z" w16du:dateUtc="2024-12-11T05:21:00Z">
                  <w:rPr>
                    <w:webHidden/>
                  </w:rPr>
                </w:rPrChange>
              </w:rPr>
              <w:instrText xml:space="preserve"> PAGEREF _Toc184813950 \h </w:instrText>
            </w:r>
            <w:r w:rsidRPr="00EE3C3B">
              <w:rPr>
                <w:i w:val="0"/>
                <w:iCs/>
                <w:webHidden/>
                <w:rPrChange w:id="326" w:author="Phuong Truong Thi" w:date="2024-12-11T12:21:00Z" w16du:dateUtc="2024-12-11T05:21:00Z">
                  <w:rPr>
                    <w:webHidden/>
                  </w:rPr>
                </w:rPrChange>
              </w:rPr>
            </w:r>
          </w:ins>
          <w:r w:rsidRPr="00EE3C3B">
            <w:rPr>
              <w:i w:val="0"/>
              <w:iCs/>
              <w:webHidden/>
              <w:rPrChange w:id="327" w:author="Phuong Truong Thi" w:date="2024-12-11T12:21:00Z" w16du:dateUtc="2024-12-11T05:21:00Z">
                <w:rPr>
                  <w:webHidden/>
                </w:rPr>
              </w:rPrChange>
            </w:rPr>
            <w:fldChar w:fldCharType="separate"/>
          </w:r>
          <w:ins w:id="328" w:author="Phuong Truong Thi" w:date="2024-12-11T12:17:00Z" w16du:dateUtc="2024-12-11T05:17:00Z">
            <w:r w:rsidRPr="00EE3C3B">
              <w:rPr>
                <w:i w:val="0"/>
                <w:iCs/>
                <w:webHidden/>
                <w:rPrChange w:id="329" w:author="Phuong Truong Thi" w:date="2024-12-11T12:21:00Z" w16du:dateUtc="2024-12-11T05:21:00Z">
                  <w:rPr>
                    <w:webHidden/>
                  </w:rPr>
                </w:rPrChange>
              </w:rPr>
              <w:t>84</w:t>
            </w:r>
            <w:r w:rsidRPr="00EE3C3B">
              <w:rPr>
                <w:i w:val="0"/>
                <w:iCs/>
                <w:webHidden/>
                <w:rPrChange w:id="330" w:author="Phuong Truong Thi" w:date="2024-12-11T12:21:00Z" w16du:dateUtc="2024-12-11T05:21:00Z">
                  <w:rPr>
                    <w:webHidden/>
                  </w:rPr>
                </w:rPrChange>
              </w:rPr>
              <w:fldChar w:fldCharType="end"/>
            </w:r>
            <w:r w:rsidRPr="00EE3C3B">
              <w:rPr>
                <w:rStyle w:val="Hyperlink"/>
                <w:i w:val="0"/>
                <w:iCs/>
                <w:rPrChange w:id="331" w:author="Phuong Truong Thi" w:date="2024-12-11T12:21:00Z" w16du:dateUtc="2024-12-11T05:21:00Z">
                  <w:rPr>
                    <w:rStyle w:val="Hyperlink"/>
                  </w:rPr>
                </w:rPrChange>
              </w:rPr>
              <w:fldChar w:fldCharType="end"/>
            </w:r>
          </w:ins>
        </w:p>
        <w:p w14:paraId="505BEC6E" w14:textId="3FE6B814" w:rsidR="00EE3C3B" w:rsidRPr="00EE3C3B" w:rsidRDefault="00EE3C3B">
          <w:pPr>
            <w:pStyle w:val="TOC3"/>
            <w:tabs>
              <w:tab w:val="left" w:pos="1100"/>
            </w:tabs>
            <w:rPr>
              <w:ins w:id="332" w:author="Phuong Truong Thi" w:date="2024-12-11T12:17:00Z" w16du:dateUtc="2024-12-11T05:17:00Z"/>
              <w:rFonts w:asciiTheme="minorHAnsi" w:eastAsiaTheme="minorEastAsia" w:hAnsiTheme="minorHAnsi" w:cstheme="minorBidi"/>
              <w:i w:val="0"/>
              <w:iCs/>
              <w:kern w:val="2"/>
              <w14:ligatures w14:val="standardContextual"/>
            </w:rPr>
          </w:pPr>
          <w:ins w:id="333" w:author="Phuong Truong Thi" w:date="2024-12-11T12:17:00Z" w16du:dateUtc="2024-12-11T05:17:00Z">
            <w:r w:rsidRPr="00EE3C3B">
              <w:rPr>
                <w:rStyle w:val="Hyperlink"/>
                <w:i w:val="0"/>
                <w:iCs/>
                <w:rPrChange w:id="334" w:author="Phuong Truong Thi" w:date="2024-12-11T12:21:00Z" w16du:dateUtc="2024-12-11T05:21:00Z">
                  <w:rPr>
                    <w:rStyle w:val="Hyperlink"/>
                  </w:rPr>
                </w:rPrChange>
              </w:rPr>
              <w:fldChar w:fldCharType="begin"/>
            </w:r>
            <w:r w:rsidRPr="00EE3C3B">
              <w:rPr>
                <w:rStyle w:val="Hyperlink"/>
                <w:i w:val="0"/>
                <w:iCs/>
                <w:rPrChange w:id="335" w:author="Phuong Truong Thi" w:date="2024-12-11T12:21:00Z" w16du:dateUtc="2024-12-11T05:21:00Z">
                  <w:rPr>
                    <w:rStyle w:val="Hyperlink"/>
                  </w:rPr>
                </w:rPrChange>
              </w:rPr>
              <w:instrText xml:space="preserve"> </w:instrText>
            </w:r>
            <w:r w:rsidRPr="00EE3C3B">
              <w:rPr>
                <w:i w:val="0"/>
                <w:iCs/>
                <w:rPrChange w:id="336" w:author="Phuong Truong Thi" w:date="2024-12-11T12:21:00Z" w16du:dateUtc="2024-12-11T05:21:00Z">
                  <w:rPr/>
                </w:rPrChange>
              </w:rPr>
              <w:instrText>HYPERLINK \l "_Toc184813966"</w:instrText>
            </w:r>
            <w:r w:rsidRPr="00EE3C3B">
              <w:rPr>
                <w:rStyle w:val="Hyperlink"/>
                <w:i w:val="0"/>
                <w:iCs/>
                <w:rPrChange w:id="337" w:author="Phuong Truong Thi" w:date="2024-12-11T12:21:00Z" w16du:dateUtc="2024-12-11T05:21:00Z">
                  <w:rPr>
                    <w:rStyle w:val="Hyperlink"/>
                  </w:rPr>
                </w:rPrChange>
              </w:rPr>
              <w:instrText xml:space="preserve"> </w:instrText>
            </w:r>
            <w:r w:rsidRPr="00EE3C3B">
              <w:rPr>
                <w:rStyle w:val="Hyperlink"/>
                <w:i w:val="0"/>
                <w:iCs/>
                <w:rPrChange w:id="338" w:author="Phuong Truong Thi" w:date="2024-12-11T12:21:00Z" w16du:dateUtc="2024-12-11T05:21:00Z">
                  <w:rPr>
                    <w:rStyle w:val="Hyperlink"/>
                  </w:rPr>
                </w:rPrChange>
              </w:rPr>
            </w:r>
            <w:r w:rsidRPr="00EE3C3B">
              <w:rPr>
                <w:rStyle w:val="Hyperlink"/>
                <w:i w:val="0"/>
                <w:iCs/>
                <w:rPrChange w:id="339" w:author="Phuong Truong Thi" w:date="2024-12-11T12:21:00Z" w16du:dateUtc="2024-12-11T05:21:00Z">
                  <w:rPr>
                    <w:rStyle w:val="Hyperlink"/>
                  </w:rPr>
                </w:rPrChange>
              </w:rPr>
              <w:fldChar w:fldCharType="separate"/>
            </w:r>
            <w:r w:rsidRPr="00EE3C3B">
              <w:rPr>
                <w:rStyle w:val="Hyperlink"/>
                <w:i w:val="0"/>
                <w:iCs/>
                <w:rPrChange w:id="340" w:author="Phuong Truong Thi" w:date="2024-12-11T12:21:00Z" w16du:dateUtc="2024-12-11T05:21:00Z">
                  <w:rPr>
                    <w:rStyle w:val="Hyperlink"/>
                  </w:rPr>
                </w:rPrChange>
              </w:rPr>
              <w:t>II.2.11.PORT.10 - Xem danh sách KH MAF giảm ròng (Giảm Net MAF)</w:t>
            </w:r>
            <w:r w:rsidRPr="00EE3C3B">
              <w:rPr>
                <w:i w:val="0"/>
                <w:iCs/>
                <w:webHidden/>
                <w:rPrChange w:id="341" w:author="Phuong Truong Thi" w:date="2024-12-11T12:21:00Z" w16du:dateUtc="2024-12-11T05:21:00Z">
                  <w:rPr>
                    <w:webHidden/>
                  </w:rPr>
                </w:rPrChange>
              </w:rPr>
              <w:tab/>
            </w:r>
            <w:r w:rsidRPr="00EE3C3B">
              <w:rPr>
                <w:i w:val="0"/>
                <w:iCs/>
                <w:webHidden/>
                <w:rPrChange w:id="342" w:author="Phuong Truong Thi" w:date="2024-12-11T12:21:00Z" w16du:dateUtc="2024-12-11T05:21:00Z">
                  <w:rPr>
                    <w:webHidden/>
                  </w:rPr>
                </w:rPrChange>
              </w:rPr>
              <w:fldChar w:fldCharType="begin"/>
            </w:r>
            <w:r w:rsidRPr="00EE3C3B">
              <w:rPr>
                <w:i w:val="0"/>
                <w:iCs/>
                <w:webHidden/>
                <w:rPrChange w:id="343" w:author="Phuong Truong Thi" w:date="2024-12-11T12:21:00Z" w16du:dateUtc="2024-12-11T05:21:00Z">
                  <w:rPr>
                    <w:webHidden/>
                  </w:rPr>
                </w:rPrChange>
              </w:rPr>
              <w:instrText xml:space="preserve"> PAGEREF _Toc184813966 \h </w:instrText>
            </w:r>
            <w:r w:rsidRPr="00EE3C3B">
              <w:rPr>
                <w:i w:val="0"/>
                <w:iCs/>
                <w:webHidden/>
                <w:rPrChange w:id="344" w:author="Phuong Truong Thi" w:date="2024-12-11T12:21:00Z" w16du:dateUtc="2024-12-11T05:21:00Z">
                  <w:rPr>
                    <w:webHidden/>
                  </w:rPr>
                </w:rPrChange>
              </w:rPr>
            </w:r>
          </w:ins>
          <w:r w:rsidRPr="00EE3C3B">
            <w:rPr>
              <w:i w:val="0"/>
              <w:iCs/>
              <w:webHidden/>
              <w:rPrChange w:id="345" w:author="Phuong Truong Thi" w:date="2024-12-11T12:21:00Z" w16du:dateUtc="2024-12-11T05:21:00Z">
                <w:rPr>
                  <w:webHidden/>
                </w:rPr>
              </w:rPrChange>
            </w:rPr>
            <w:fldChar w:fldCharType="separate"/>
          </w:r>
          <w:ins w:id="346" w:author="Phuong Truong Thi" w:date="2024-12-11T12:17:00Z" w16du:dateUtc="2024-12-11T05:17:00Z">
            <w:r w:rsidRPr="00EE3C3B">
              <w:rPr>
                <w:i w:val="0"/>
                <w:iCs/>
                <w:webHidden/>
                <w:rPrChange w:id="347" w:author="Phuong Truong Thi" w:date="2024-12-11T12:21:00Z" w16du:dateUtc="2024-12-11T05:21:00Z">
                  <w:rPr>
                    <w:webHidden/>
                  </w:rPr>
                </w:rPrChange>
              </w:rPr>
              <w:t>85</w:t>
            </w:r>
            <w:r w:rsidRPr="00EE3C3B">
              <w:rPr>
                <w:i w:val="0"/>
                <w:iCs/>
                <w:webHidden/>
                <w:rPrChange w:id="348" w:author="Phuong Truong Thi" w:date="2024-12-11T12:21:00Z" w16du:dateUtc="2024-12-11T05:21:00Z">
                  <w:rPr>
                    <w:webHidden/>
                  </w:rPr>
                </w:rPrChange>
              </w:rPr>
              <w:fldChar w:fldCharType="end"/>
            </w:r>
            <w:r w:rsidRPr="00EE3C3B">
              <w:rPr>
                <w:rStyle w:val="Hyperlink"/>
                <w:i w:val="0"/>
                <w:iCs/>
                <w:rPrChange w:id="349" w:author="Phuong Truong Thi" w:date="2024-12-11T12:21:00Z" w16du:dateUtc="2024-12-11T05:21:00Z">
                  <w:rPr>
                    <w:rStyle w:val="Hyperlink"/>
                  </w:rPr>
                </w:rPrChange>
              </w:rPr>
              <w:fldChar w:fldCharType="end"/>
            </w:r>
          </w:ins>
        </w:p>
        <w:p w14:paraId="718A201C" w14:textId="5044CBE1" w:rsidR="00EE3C3B" w:rsidRPr="00EE3C3B" w:rsidRDefault="00EE3C3B">
          <w:pPr>
            <w:pStyle w:val="TOC3"/>
            <w:tabs>
              <w:tab w:val="left" w:pos="1100"/>
            </w:tabs>
            <w:rPr>
              <w:ins w:id="350" w:author="Phuong Truong Thi" w:date="2024-12-11T12:17:00Z" w16du:dateUtc="2024-12-11T05:17:00Z"/>
              <w:rFonts w:asciiTheme="minorHAnsi" w:eastAsiaTheme="minorEastAsia" w:hAnsiTheme="minorHAnsi" w:cstheme="minorBidi"/>
              <w:i w:val="0"/>
              <w:iCs/>
              <w:kern w:val="2"/>
              <w14:ligatures w14:val="standardContextual"/>
            </w:rPr>
          </w:pPr>
          <w:ins w:id="351" w:author="Phuong Truong Thi" w:date="2024-12-11T12:17:00Z" w16du:dateUtc="2024-12-11T05:17:00Z">
            <w:r w:rsidRPr="00EE3C3B">
              <w:rPr>
                <w:rStyle w:val="Hyperlink"/>
                <w:i w:val="0"/>
                <w:iCs/>
                <w:rPrChange w:id="352" w:author="Phuong Truong Thi" w:date="2024-12-11T12:21:00Z" w16du:dateUtc="2024-12-11T05:21:00Z">
                  <w:rPr>
                    <w:rStyle w:val="Hyperlink"/>
                  </w:rPr>
                </w:rPrChange>
              </w:rPr>
              <w:fldChar w:fldCharType="begin"/>
            </w:r>
            <w:r w:rsidRPr="00EE3C3B">
              <w:rPr>
                <w:rStyle w:val="Hyperlink"/>
                <w:i w:val="0"/>
                <w:iCs/>
                <w:rPrChange w:id="353" w:author="Phuong Truong Thi" w:date="2024-12-11T12:21:00Z" w16du:dateUtc="2024-12-11T05:21:00Z">
                  <w:rPr>
                    <w:rStyle w:val="Hyperlink"/>
                  </w:rPr>
                </w:rPrChange>
              </w:rPr>
              <w:instrText xml:space="preserve"> </w:instrText>
            </w:r>
            <w:r w:rsidRPr="00EE3C3B">
              <w:rPr>
                <w:i w:val="0"/>
                <w:iCs/>
                <w:rPrChange w:id="354" w:author="Phuong Truong Thi" w:date="2024-12-11T12:21:00Z" w16du:dateUtc="2024-12-11T05:21:00Z">
                  <w:rPr/>
                </w:rPrChange>
              </w:rPr>
              <w:instrText>HYPERLINK \l "_Toc184813967"</w:instrText>
            </w:r>
            <w:r w:rsidRPr="00EE3C3B">
              <w:rPr>
                <w:rStyle w:val="Hyperlink"/>
                <w:i w:val="0"/>
                <w:iCs/>
                <w:rPrChange w:id="355" w:author="Phuong Truong Thi" w:date="2024-12-11T12:21:00Z" w16du:dateUtc="2024-12-11T05:21:00Z">
                  <w:rPr>
                    <w:rStyle w:val="Hyperlink"/>
                  </w:rPr>
                </w:rPrChange>
              </w:rPr>
              <w:instrText xml:space="preserve"> </w:instrText>
            </w:r>
            <w:r w:rsidRPr="00EE3C3B">
              <w:rPr>
                <w:rStyle w:val="Hyperlink"/>
                <w:i w:val="0"/>
                <w:iCs/>
                <w:rPrChange w:id="356" w:author="Phuong Truong Thi" w:date="2024-12-11T12:21:00Z" w16du:dateUtc="2024-12-11T05:21:00Z">
                  <w:rPr>
                    <w:rStyle w:val="Hyperlink"/>
                  </w:rPr>
                </w:rPrChange>
              </w:rPr>
            </w:r>
            <w:r w:rsidRPr="00EE3C3B">
              <w:rPr>
                <w:rStyle w:val="Hyperlink"/>
                <w:i w:val="0"/>
                <w:iCs/>
                <w:rPrChange w:id="357" w:author="Phuong Truong Thi" w:date="2024-12-11T12:21:00Z" w16du:dateUtc="2024-12-11T05:21:00Z">
                  <w:rPr>
                    <w:rStyle w:val="Hyperlink"/>
                  </w:rPr>
                </w:rPrChange>
              </w:rPr>
              <w:fldChar w:fldCharType="separate"/>
            </w:r>
            <w:r w:rsidRPr="00EE3C3B">
              <w:rPr>
                <w:rStyle w:val="Hyperlink"/>
                <w:i w:val="0"/>
                <w:iCs/>
                <w:rPrChange w:id="358" w:author="Phuong Truong Thi" w:date="2024-12-11T12:21:00Z" w16du:dateUtc="2024-12-11T05:21:00Z">
                  <w:rPr>
                    <w:rStyle w:val="Hyperlink"/>
                  </w:rPr>
                </w:rPrChange>
              </w:rPr>
              <w:t>II.2.12.PORT.11 - Xem danh sách KH mới out Port</w:t>
            </w:r>
            <w:r w:rsidRPr="00EE3C3B">
              <w:rPr>
                <w:i w:val="0"/>
                <w:iCs/>
                <w:webHidden/>
                <w:rPrChange w:id="359" w:author="Phuong Truong Thi" w:date="2024-12-11T12:21:00Z" w16du:dateUtc="2024-12-11T05:21:00Z">
                  <w:rPr>
                    <w:webHidden/>
                  </w:rPr>
                </w:rPrChange>
              </w:rPr>
              <w:tab/>
            </w:r>
            <w:r w:rsidRPr="00EE3C3B">
              <w:rPr>
                <w:i w:val="0"/>
                <w:iCs/>
                <w:webHidden/>
                <w:rPrChange w:id="360" w:author="Phuong Truong Thi" w:date="2024-12-11T12:21:00Z" w16du:dateUtc="2024-12-11T05:21:00Z">
                  <w:rPr>
                    <w:webHidden/>
                  </w:rPr>
                </w:rPrChange>
              </w:rPr>
              <w:fldChar w:fldCharType="begin"/>
            </w:r>
            <w:r w:rsidRPr="00EE3C3B">
              <w:rPr>
                <w:i w:val="0"/>
                <w:iCs/>
                <w:webHidden/>
                <w:rPrChange w:id="361" w:author="Phuong Truong Thi" w:date="2024-12-11T12:21:00Z" w16du:dateUtc="2024-12-11T05:21:00Z">
                  <w:rPr>
                    <w:webHidden/>
                  </w:rPr>
                </w:rPrChange>
              </w:rPr>
              <w:instrText xml:space="preserve"> PAGEREF _Toc184813967 \h </w:instrText>
            </w:r>
            <w:r w:rsidRPr="00EE3C3B">
              <w:rPr>
                <w:i w:val="0"/>
                <w:iCs/>
                <w:webHidden/>
                <w:rPrChange w:id="362" w:author="Phuong Truong Thi" w:date="2024-12-11T12:21:00Z" w16du:dateUtc="2024-12-11T05:21:00Z">
                  <w:rPr>
                    <w:webHidden/>
                  </w:rPr>
                </w:rPrChange>
              </w:rPr>
            </w:r>
          </w:ins>
          <w:r w:rsidRPr="00EE3C3B">
            <w:rPr>
              <w:i w:val="0"/>
              <w:iCs/>
              <w:webHidden/>
              <w:rPrChange w:id="363" w:author="Phuong Truong Thi" w:date="2024-12-11T12:21:00Z" w16du:dateUtc="2024-12-11T05:21:00Z">
                <w:rPr>
                  <w:webHidden/>
                </w:rPr>
              </w:rPrChange>
            </w:rPr>
            <w:fldChar w:fldCharType="separate"/>
          </w:r>
          <w:ins w:id="364" w:author="Phuong Truong Thi" w:date="2024-12-11T12:17:00Z" w16du:dateUtc="2024-12-11T05:17:00Z">
            <w:r w:rsidRPr="00EE3C3B">
              <w:rPr>
                <w:i w:val="0"/>
                <w:iCs/>
                <w:webHidden/>
                <w:rPrChange w:id="365" w:author="Phuong Truong Thi" w:date="2024-12-11T12:21:00Z" w16du:dateUtc="2024-12-11T05:21:00Z">
                  <w:rPr>
                    <w:webHidden/>
                  </w:rPr>
                </w:rPrChange>
              </w:rPr>
              <w:t>86</w:t>
            </w:r>
            <w:r w:rsidRPr="00EE3C3B">
              <w:rPr>
                <w:i w:val="0"/>
                <w:iCs/>
                <w:webHidden/>
                <w:rPrChange w:id="366" w:author="Phuong Truong Thi" w:date="2024-12-11T12:21:00Z" w16du:dateUtc="2024-12-11T05:21:00Z">
                  <w:rPr>
                    <w:webHidden/>
                  </w:rPr>
                </w:rPrChange>
              </w:rPr>
              <w:fldChar w:fldCharType="end"/>
            </w:r>
            <w:r w:rsidRPr="00EE3C3B">
              <w:rPr>
                <w:rStyle w:val="Hyperlink"/>
                <w:i w:val="0"/>
                <w:iCs/>
                <w:rPrChange w:id="367" w:author="Phuong Truong Thi" w:date="2024-12-11T12:21:00Z" w16du:dateUtc="2024-12-11T05:21:00Z">
                  <w:rPr>
                    <w:rStyle w:val="Hyperlink"/>
                  </w:rPr>
                </w:rPrChange>
              </w:rPr>
              <w:fldChar w:fldCharType="end"/>
            </w:r>
          </w:ins>
        </w:p>
        <w:p w14:paraId="5AFEBE71" w14:textId="08130588" w:rsidR="00EE3C3B" w:rsidRPr="00EE3C3B" w:rsidRDefault="00EE3C3B">
          <w:pPr>
            <w:pStyle w:val="TOC3"/>
            <w:tabs>
              <w:tab w:val="left" w:pos="1100"/>
            </w:tabs>
            <w:rPr>
              <w:ins w:id="368" w:author="Phuong Truong Thi" w:date="2024-12-11T12:17:00Z" w16du:dateUtc="2024-12-11T05:17:00Z"/>
              <w:rFonts w:asciiTheme="minorHAnsi" w:eastAsiaTheme="minorEastAsia" w:hAnsiTheme="minorHAnsi" w:cstheme="minorBidi"/>
              <w:i w:val="0"/>
              <w:iCs/>
              <w:kern w:val="2"/>
              <w14:ligatures w14:val="standardContextual"/>
            </w:rPr>
          </w:pPr>
          <w:ins w:id="369" w:author="Phuong Truong Thi" w:date="2024-12-11T12:17:00Z" w16du:dateUtc="2024-12-11T05:17:00Z">
            <w:r w:rsidRPr="00EE3C3B">
              <w:rPr>
                <w:rStyle w:val="Hyperlink"/>
                <w:i w:val="0"/>
                <w:iCs/>
                <w:rPrChange w:id="370" w:author="Phuong Truong Thi" w:date="2024-12-11T12:21:00Z" w16du:dateUtc="2024-12-11T05:21:00Z">
                  <w:rPr>
                    <w:rStyle w:val="Hyperlink"/>
                  </w:rPr>
                </w:rPrChange>
              </w:rPr>
              <w:fldChar w:fldCharType="begin"/>
            </w:r>
            <w:r w:rsidRPr="00EE3C3B">
              <w:rPr>
                <w:rStyle w:val="Hyperlink"/>
                <w:i w:val="0"/>
                <w:iCs/>
                <w:rPrChange w:id="371" w:author="Phuong Truong Thi" w:date="2024-12-11T12:21:00Z" w16du:dateUtc="2024-12-11T05:21:00Z">
                  <w:rPr>
                    <w:rStyle w:val="Hyperlink"/>
                  </w:rPr>
                </w:rPrChange>
              </w:rPr>
              <w:instrText xml:space="preserve"> </w:instrText>
            </w:r>
            <w:r w:rsidRPr="00EE3C3B">
              <w:rPr>
                <w:i w:val="0"/>
                <w:iCs/>
                <w:rPrChange w:id="372" w:author="Phuong Truong Thi" w:date="2024-12-11T12:21:00Z" w16du:dateUtc="2024-12-11T05:21:00Z">
                  <w:rPr/>
                </w:rPrChange>
              </w:rPr>
              <w:instrText>HYPERLINK \l "_Toc184813968"</w:instrText>
            </w:r>
            <w:r w:rsidRPr="00EE3C3B">
              <w:rPr>
                <w:rStyle w:val="Hyperlink"/>
                <w:i w:val="0"/>
                <w:iCs/>
                <w:rPrChange w:id="373" w:author="Phuong Truong Thi" w:date="2024-12-11T12:21:00Z" w16du:dateUtc="2024-12-11T05:21:00Z">
                  <w:rPr>
                    <w:rStyle w:val="Hyperlink"/>
                  </w:rPr>
                </w:rPrChange>
              </w:rPr>
              <w:instrText xml:space="preserve"> </w:instrText>
            </w:r>
            <w:r w:rsidRPr="00EE3C3B">
              <w:rPr>
                <w:rStyle w:val="Hyperlink"/>
                <w:i w:val="0"/>
                <w:iCs/>
                <w:rPrChange w:id="374" w:author="Phuong Truong Thi" w:date="2024-12-11T12:21:00Z" w16du:dateUtc="2024-12-11T05:21:00Z">
                  <w:rPr>
                    <w:rStyle w:val="Hyperlink"/>
                  </w:rPr>
                </w:rPrChange>
              </w:rPr>
            </w:r>
            <w:r w:rsidRPr="00EE3C3B">
              <w:rPr>
                <w:rStyle w:val="Hyperlink"/>
                <w:i w:val="0"/>
                <w:iCs/>
                <w:rPrChange w:id="375" w:author="Phuong Truong Thi" w:date="2024-12-11T12:21:00Z" w16du:dateUtc="2024-12-11T05:21:00Z">
                  <w:rPr>
                    <w:rStyle w:val="Hyperlink"/>
                  </w:rPr>
                </w:rPrChange>
              </w:rPr>
              <w:fldChar w:fldCharType="separate"/>
            </w:r>
            <w:r w:rsidRPr="00EE3C3B">
              <w:rPr>
                <w:rStyle w:val="Hyperlink"/>
                <w:i w:val="0"/>
                <w:iCs/>
                <w:rPrChange w:id="376" w:author="Phuong Truong Thi" w:date="2024-12-11T12:21:00Z" w16du:dateUtc="2024-12-11T05:21:00Z">
                  <w:rPr>
                    <w:rStyle w:val="Hyperlink"/>
                  </w:rPr>
                </w:rPrChange>
              </w:rPr>
              <w:t>II.2.13.Xem thông chi tiết Chi nhánh, CBBH</w:t>
            </w:r>
            <w:r w:rsidRPr="00EE3C3B">
              <w:rPr>
                <w:i w:val="0"/>
                <w:iCs/>
                <w:webHidden/>
                <w:rPrChange w:id="377" w:author="Phuong Truong Thi" w:date="2024-12-11T12:21:00Z" w16du:dateUtc="2024-12-11T05:21:00Z">
                  <w:rPr>
                    <w:webHidden/>
                  </w:rPr>
                </w:rPrChange>
              </w:rPr>
              <w:tab/>
            </w:r>
            <w:r w:rsidRPr="00EE3C3B">
              <w:rPr>
                <w:i w:val="0"/>
                <w:iCs/>
                <w:webHidden/>
                <w:rPrChange w:id="378" w:author="Phuong Truong Thi" w:date="2024-12-11T12:21:00Z" w16du:dateUtc="2024-12-11T05:21:00Z">
                  <w:rPr>
                    <w:webHidden/>
                  </w:rPr>
                </w:rPrChange>
              </w:rPr>
              <w:fldChar w:fldCharType="begin"/>
            </w:r>
            <w:r w:rsidRPr="00EE3C3B">
              <w:rPr>
                <w:i w:val="0"/>
                <w:iCs/>
                <w:webHidden/>
                <w:rPrChange w:id="379" w:author="Phuong Truong Thi" w:date="2024-12-11T12:21:00Z" w16du:dateUtc="2024-12-11T05:21:00Z">
                  <w:rPr>
                    <w:webHidden/>
                  </w:rPr>
                </w:rPrChange>
              </w:rPr>
              <w:instrText xml:space="preserve"> PAGEREF _Toc184813968 \h </w:instrText>
            </w:r>
            <w:r w:rsidRPr="00EE3C3B">
              <w:rPr>
                <w:i w:val="0"/>
                <w:iCs/>
                <w:webHidden/>
                <w:rPrChange w:id="380" w:author="Phuong Truong Thi" w:date="2024-12-11T12:21:00Z" w16du:dateUtc="2024-12-11T05:21:00Z">
                  <w:rPr>
                    <w:webHidden/>
                  </w:rPr>
                </w:rPrChange>
              </w:rPr>
            </w:r>
          </w:ins>
          <w:r w:rsidRPr="00EE3C3B">
            <w:rPr>
              <w:i w:val="0"/>
              <w:iCs/>
              <w:webHidden/>
              <w:rPrChange w:id="381" w:author="Phuong Truong Thi" w:date="2024-12-11T12:21:00Z" w16du:dateUtc="2024-12-11T05:21:00Z">
                <w:rPr>
                  <w:webHidden/>
                </w:rPr>
              </w:rPrChange>
            </w:rPr>
            <w:fldChar w:fldCharType="separate"/>
          </w:r>
          <w:ins w:id="382" w:author="Phuong Truong Thi" w:date="2024-12-11T12:17:00Z" w16du:dateUtc="2024-12-11T05:17:00Z">
            <w:r w:rsidRPr="00EE3C3B">
              <w:rPr>
                <w:i w:val="0"/>
                <w:iCs/>
                <w:webHidden/>
                <w:rPrChange w:id="383" w:author="Phuong Truong Thi" w:date="2024-12-11T12:21:00Z" w16du:dateUtc="2024-12-11T05:21:00Z">
                  <w:rPr>
                    <w:webHidden/>
                  </w:rPr>
                </w:rPrChange>
              </w:rPr>
              <w:t>86</w:t>
            </w:r>
            <w:r w:rsidRPr="00EE3C3B">
              <w:rPr>
                <w:i w:val="0"/>
                <w:iCs/>
                <w:webHidden/>
                <w:rPrChange w:id="384" w:author="Phuong Truong Thi" w:date="2024-12-11T12:21:00Z" w16du:dateUtc="2024-12-11T05:21:00Z">
                  <w:rPr>
                    <w:webHidden/>
                  </w:rPr>
                </w:rPrChange>
              </w:rPr>
              <w:fldChar w:fldCharType="end"/>
            </w:r>
            <w:r w:rsidRPr="00EE3C3B">
              <w:rPr>
                <w:rStyle w:val="Hyperlink"/>
                <w:i w:val="0"/>
                <w:iCs/>
                <w:rPrChange w:id="385" w:author="Phuong Truong Thi" w:date="2024-12-11T12:21:00Z" w16du:dateUtc="2024-12-11T05:21:00Z">
                  <w:rPr>
                    <w:rStyle w:val="Hyperlink"/>
                  </w:rPr>
                </w:rPrChange>
              </w:rPr>
              <w:fldChar w:fldCharType="end"/>
            </w:r>
          </w:ins>
        </w:p>
        <w:p w14:paraId="79DCE105" w14:textId="122298DF" w:rsidR="00EE3C3B" w:rsidRPr="00EE3C3B" w:rsidRDefault="00EE3C3B">
          <w:pPr>
            <w:pStyle w:val="TOC4"/>
            <w:tabs>
              <w:tab w:val="left" w:pos="1540"/>
            </w:tabs>
            <w:rPr>
              <w:ins w:id="386" w:author="Phuong Truong Thi" w:date="2024-12-11T12:17:00Z" w16du:dateUtc="2024-12-11T05:17:00Z"/>
              <w:rFonts w:asciiTheme="minorHAnsi" w:eastAsiaTheme="minorEastAsia" w:hAnsiTheme="minorHAnsi" w:cstheme="minorBidi"/>
              <w:i w:val="0"/>
              <w:iCs/>
              <w:kern w:val="2"/>
              <w14:ligatures w14:val="standardContextual"/>
            </w:rPr>
          </w:pPr>
          <w:ins w:id="387" w:author="Phuong Truong Thi" w:date="2024-12-11T12:17:00Z" w16du:dateUtc="2024-12-11T05:17:00Z">
            <w:r w:rsidRPr="00EE3C3B">
              <w:rPr>
                <w:rStyle w:val="Hyperlink"/>
                <w:i w:val="0"/>
                <w:iCs/>
                <w:rPrChange w:id="388" w:author="Phuong Truong Thi" w:date="2024-12-11T12:21:00Z" w16du:dateUtc="2024-12-11T05:21:00Z">
                  <w:rPr>
                    <w:rStyle w:val="Hyperlink"/>
                  </w:rPr>
                </w:rPrChange>
              </w:rPr>
              <w:fldChar w:fldCharType="begin"/>
            </w:r>
            <w:r w:rsidRPr="00EE3C3B">
              <w:rPr>
                <w:rStyle w:val="Hyperlink"/>
                <w:i w:val="0"/>
                <w:iCs/>
                <w:rPrChange w:id="389" w:author="Phuong Truong Thi" w:date="2024-12-11T12:21:00Z" w16du:dateUtc="2024-12-11T05:21:00Z">
                  <w:rPr>
                    <w:rStyle w:val="Hyperlink"/>
                  </w:rPr>
                </w:rPrChange>
              </w:rPr>
              <w:instrText xml:space="preserve"> </w:instrText>
            </w:r>
            <w:r w:rsidRPr="00EE3C3B">
              <w:rPr>
                <w:i w:val="0"/>
                <w:iCs/>
                <w:rPrChange w:id="390" w:author="Phuong Truong Thi" w:date="2024-12-11T12:21:00Z" w16du:dateUtc="2024-12-11T05:21:00Z">
                  <w:rPr/>
                </w:rPrChange>
              </w:rPr>
              <w:instrText>HYPERLINK \l "_Toc184813969"</w:instrText>
            </w:r>
            <w:r w:rsidRPr="00EE3C3B">
              <w:rPr>
                <w:rStyle w:val="Hyperlink"/>
                <w:i w:val="0"/>
                <w:iCs/>
                <w:rPrChange w:id="391" w:author="Phuong Truong Thi" w:date="2024-12-11T12:21:00Z" w16du:dateUtc="2024-12-11T05:21:00Z">
                  <w:rPr>
                    <w:rStyle w:val="Hyperlink"/>
                  </w:rPr>
                </w:rPrChange>
              </w:rPr>
              <w:instrText xml:space="preserve"> </w:instrText>
            </w:r>
            <w:r w:rsidRPr="00EE3C3B">
              <w:rPr>
                <w:rStyle w:val="Hyperlink"/>
                <w:i w:val="0"/>
                <w:iCs/>
                <w:rPrChange w:id="392" w:author="Phuong Truong Thi" w:date="2024-12-11T12:21:00Z" w16du:dateUtc="2024-12-11T05:21:00Z">
                  <w:rPr>
                    <w:rStyle w:val="Hyperlink"/>
                  </w:rPr>
                </w:rPrChange>
              </w:rPr>
            </w:r>
            <w:r w:rsidRPr="00EE3C3B">
              <w:rPr>
                <w:rStyle w:val="Hyperlink"/>
                <w:i w:val="0"/>
                <w:iCs/>
                <w:rPrChange w:id="393" w:author="Phuong Truong Thi" w:date="2024-12-11T12:21:00Z" w16du:dateUtc="2024-12-11T05:21:00Z">
                  <w:rPr>
                    <w:rStyle w:val="Hyperlink"/>
                  </w:rPr>
                </w:rPrChange>
              </w:rPr>
              <w:fldChar w:fldCharType="separate"/>
            </w:r>
            <w:r w:rsidRPr="00EE3C3B">
              <w:rPr>
                <w:rStyle w:val="Hyperlink"/>
                <w:i w:val="0"/>
                <w:iCs/>
                <w:rPrChange w:id="394" w:author="Phuong Truong Thi" w:date="2024-12-11T12:21:00Z" w16du:dateUtc="2024-12-11T05:21:00Z">
                  <w:rPr>
                    <w:rStyle w:val="Hyperlink"/>
                  </w:rPr>
                </w:rPrChange>
              </w:rPr>
              <w:t>II.2.13.1.DETAIL_01 - Màn hình chi tiết chi nhánh</w:t>
            </w:r>
            <w:r w:rsidRPr="00EE3C3B">
              <w:rPr>
                <w:i w:val="0"/>
                <w:iCs/>
                <w:webHidden/>
                <w:rPrChange w:id="395" w:author="Phuong Truong Thi" w:date="2024-12-11T12:21:00Z" w16du:dateUtc="2024-12-11T05:21:00Z">
                  <w:rPr>
                    <w:webHidden/>
                  </w:rPr>
                </w:rPrChange>
              </w:rPr>
              <w:tab/>
            </w:r>
            <w:r w:rsidRPr="00EE3C3B">
              <w:rPr>
                <w:i w:val="0"/>
                <w:iCs/>
                <w:webHidden/>
                <w:rPrChange w:id="396" w:author="Phuong Truong Thi" w:date="2024-12-11T12:21:00Z" w16du:dateUtc="2024-12-11T05:21:00Z">
                  <w:rPr>
                    <w:webHidden/>
                  </w:rPr>
                </w:rPrChange>
              </w:rPr>
              <w:fldChar w:fldCharType="begin"/>
            </w:r>
            <w:r w:rsidRPr="00EE3C3B">
              <w:rPr>
                <w:i w:val="0"/>
                <w:iCs/>
                <w:webHidden/>
                <w:rPrChange w:id="397" w:author="Phuong Truong Thi" w:date="2024-12-11T12:21:00Z" w16du:dateUtc="2024-12-11T05:21:00Z">
                  <w:rPr>
                    <w:webHidden/>
                  </w:rPr>
                </w:rPrChange>
              </w:rPr>
              <w:instrText xml:space="preserve"> PAGEREF _Toc184813969 \h </w:instrText>
            </w:r>
            <w:r w:rsidRPr="00EE3C3B">
              <w:rPr>
                <w:i w:val="0"/>
                <w:iCs/>
                <w:webHidden/>
                <w:rPrChange w:id="398" w:author="Phuong Truong Thi" w:date="2024-12-11T12:21:00Z" w16du:dateUtc="2024-12-11T05:21:00Z">
                  <w:rPr>
                    <w:webHidden/>
                  </w:rPr>
                </w:rPrChange>
              </w:rPr>
            </w:r>
          </w:ins>
          <w:r w:rsidRPr="00EE3C3B">
            <w:rPr>
              <w:i w:val="0"/>
              <w:iCs/>
              <w:webHidden/>
              <w:rPrChange w:id="399" w:author="Phuong Truong Thi" w:date="2024-12-11T12:21:00Z" w16du:dateUtc="2024-12-11T05:21:00Z">
                <w:rPr>
                  <w:webHidden/>
                </w:rPr>
              </w:rPrChange>
            </w:rPr>
            <w:fldChar w:fldCharType="separate"/>
          </w:r>
          <w:ins w:id="400" w:author="Phuong Truong Thi" w:date="2024-12-11T12:17:00Z" w16du:dateUtc="2024-12-11T05:17:00Z">
            <w:r w:rsidRPr="00EE3C3B">
              <w:rPr>
                <w:i w:val="0"/>
                <w:iCs/>
                <w:webHidden/>
                <w:rPrChange w:id="401" w:author="Phuong Truong Thi" w:date="2024-12-11T12:21:00Z" w16du:dateUtc="2024-12-11T05:21:00Z">
                  <w:rPr>
                    <w:webHidden/>
                  </w:rPr>
                </w:rPrChange>
              </w:rPr>
              <w:t>86</w:t>
            </w:r>
            <w:r w:rsidRPr="00EE3C3B">
              <w:rPr>
                <w:i w:val="0"/>
                <w:iCs/>
                <w:webHidden/>
                <w:rPrChange w:id="402" w:author="Phuong Truong Thi" w:date="2024-12-11T12:21:00Z" w16du:dateUtc="2024-12-11T05:21:00Z">
                  <w:rPr>
                    <w:webHidden/>
                  </w:rPr>
                </w:rPrChange>
              </w:rPr>
              <w:fldChar w:fldCharType="end"/>
            </w:r>
            <w:r w:rsidRPr="00EE3C3B">
              <w:rPr>
                <w:rStyle w:val="Hyperlink"/>
                <w:i w:val="0"/>
                <w:iCs/>
                <w:rPrChange w:id="403" w:author="Phuong Truong Thi" w:date="2024-12-11T12:21:00Z" w16du:dateUtc="2024-12-11T05:21:00Z">
                  <w:rPr>
                    <w:rStyle w:val="Hyperlink"/>
                  </w:rPr>
                </w:rPrChange>
              </w:rPr>
              <w:fldChar w:fldCharType="end"/>
            </w:r>
          </w:ins>
        </w:p>
        <w:p w14:paraId="29B17334" w14:textId="38FE43EB" w:rsidR="00EE3C3B" w:rsidRPr="00EE3C3B" w:rsidRDefault="00EE3C3B">
          <w:pPr>
            <w:pStyle w:val="TOC4"/>
            <w:tabs>
              <w:tab w:val="left" w:pos="1540"/>
            </w:tabs>
            <w:rPr>
              <w:ins w:id="404" w:author="Phuong Truong Thi" w:date="2024-12-11T12:17:00Z" w16du:dateUtc="2024-12-11T05:17:00Z"/>
              <w:rFonts w:asciiTheme="minorHAnsi" w:eastAsiaTheme="minorEastAsia" w:hAnsiTheme="minorHAnsi" w:cstheme="minorBidi"/>
              <w:i w:val="0"/>
              <w:iCs/>
              <w:kern w:val="2"/>
              <w14:ligatures w14:val="standardContextual"/>
            </w:rPr>
          </w:pPr>
          <w:ins w:id="405" w:author="Phuong Truong Thi" w:date="2024-12-11T12:17:00Z" w16du:dateUtc="2024-12-11T05:17:00Z">
            <w:r w:rsidRPr="00EE3C3B">
              <w:rPr>
                <w:rStyle w:val="Hyperlink"/>
                <w:i w:val="0"/>
                <w:iCs/>
                <w:rPrChange w:id="406" w:author="Phuong Truong Thi" w:date="2024-12-11T12:21:00Z" w16du:dateUtc="2024-12-11T05:21:00Z">
                  <w:rPr>
                    <w:rStyle w:val="Hyperlink"/>
                  </w:rPr>
                </w:rPrChange>
              </w:rPr>
              <w:fldChar w:fldCharType="begin"/>
            </w:r>
            <w:r w:rsidRPr="00EE3C3B">
              <w:rPr>
                <w:rStyle w:val="Hyperlink"/>
                <w:i w:val="0"/>
                <w:iCs/>
                <w:rPrChange w:id="407" w:author="Phuong Truong Thi" w:date="2024-12-11T12:21:00Z" w16du:dateUtc="2024-12-11T05:21:00Z">
                  <w:rPr>
                    <w:rStyle w:val="Hyperlink"/>
                  </w:rPr>
                </w:rPrChange>
              </w:rPr>
              <w:instrText xml:space="preserve"> </w:instrText>
            </w:r>
            <w:r w:rsidRPr="00EE3C3B">
              <w:rPr>
                <w:i w:val="0"/>
                <w:iCs/>
                <w:rPrChange w:id="408" w:author="Phuong Truong Thi" w:date="2024-12-11T12:21:00Z" w16du:dateUtc="2024-12-11T05:21:00Z">
                  <w:rPr/>
                </w:rPrChange>
              </w:rPr>
              <w:instrText>HYPERLINK \l "_Toc184813970"</w:instrText>
            </w:r>
            <w:r w:rsidRPr="00EE3C3B">
              <w:rPr>
                <w:rStyle w:val="Hyperlink"/>
                <w:i w:val="0"/>
                <w:iCs/>
                <w:rPrChange w:id="409" w:author="Phuong Truong Thi" w:date="2024-12-11T12:21:00Z" w16du:dateUtc="2024-12-11T05:21:00Z">
                  <w:rPr>
                    <w:rStyle w:val="Hyperlink"/>
                  </w:rPr>
                </w:rPrChange>
              </w:rPr>
              <w:instrText xml:space="preserve"> </w:instrText>
            </w:r>
            <w:r w:rsidRPr="00EE3C3B">
              <w:rPr>
                <w:rStyle w:val="Hyperlink"/>
                <w:i w:val="0"/>
                <w:iCs/>
                <w:rPrChange w:id="410" w:author="Phuong Truong Thi" w:date="2024-12-11T12:21:00Z" w16du:dateUtc="2024-12-11T05:21:00Z">
                  <w:rPr>
                    <w:rStyle w:val="Hyperlink"/>
                  </w:rPr>
                </w:rPrChange>
              </w:rPr>
            </w:r>
            <w:r w:rsidRPr="00EE3C3B">
              <w:rPr>
                <w:rStyle w:val="Hyperlink"/>
                <w:i w:val="0"/>
                <w:iCs/>
                <w:rPrChange w:id="411" w:author="Phuong Truong Thi" w:date="2024-12-11T12:21:00Z" w16du:dateUtc="2024-12-11T05:21:00Z">
                  <w:rPr>
                    <w:rStyle w:val="Hyperlink"/>
                  </w:rPr>
                </w:rPrChange>
              </w:rPr>
              <w:fldChar w:fldCharType="separate"/>
            </w:r>
            <w:r w:rsidRPr="00EE3C3B">
              <w:rPr>
                <w:rStyle w:val="Hyperlink"/>
                <w:i w:val="0"/>
                <w:iCs/>
                <w:rPrChange w:id="412" w:author="Phuong Truong Thi" w:date="2024-12-11T12:21:00Z" w16du:dateUtc="2024-12-11T05:21:00Z">
                  <w:rPr>
                    <w:rStyle w:val="Hyperlink"/>
                  </w:rPr>
                </w:rPrChange>
              </w:rPr>
              <w:t>II.2.13.2.DETAIL_02 - Màn hình chi tiết CBBH</w:t>
            </w:r>
            <w:r w:rsidRPr="00EE3C3B">
              <w:rPr>
                <w:i w:val="0"/>
                <w:iCs/>
                <w:webHidden/>
                <w:rPrChange w:id="413" w:author="Phuong Truong Thi" w:date="2024-12-11T12:21:00Z" w16du:dateUtc="2024-12-11T05:21:00Z">
                  <w:rPr>
                    <w:webHidden/>
                  </w:rPr>
                </w:rPrChange>
              </w:rPr>
              <w:tab/>
            </w:r>
            <w:r w:rsidRPr="00EE3C3B">
              <w:rPr>
                <w:i w:val="0"/>
                <w:iCs/>
                <w:webHidden/>
                <w:rPrChange w:id="414" w:author="Phuong Truong Thi" w:date="2024-12-11T12:21:00Z" w16du:dateUtc="2024-12-11T05:21:00Z">
                  <w:rPr>
                    <w:webHidden/>
                  </w:rPr>
                </w:rPrChange>
              </w:rPr>
              <w:fldChar w:fldCharType="begin"/>
            </w:r>
            <w:r w:rsidRPr="00EE3C3B">
              <w:rPr>
                <w:i w:val="0"/>
                <w:iCs/>
                <w:webHidden/>
                <w:rPrChange w:id="415" w:author="Phuong Truong Thi" w:date="2024-12-11T12:21:00Z" w16du:dateUtc="2024-12-11T05:21:00Z">
                  <w:rPr>
                    <w:webHidden/>
                  </w:rPr>
                </w:rPrChange>
              </w:rPr>
              <w:instrText xml:space="preserve"> PAGEREF _Toc184813970 \h </w:instrText>
            </w:r>
            <w:r w:rsidRPr="00EE3C3B">
              <w:rPr>
                <w:i w:val="0"/>
                <w:iCs/>
                <w:webHidden/>
                <w:rPrChange w:id="416" w:author="Phuong Truong Thi" w:date="2024-12-11T12:21:00Z" w16du:dateUtc="2024-12-11T05:21:00Z">
                  <w:rPr>
                    <w:webHidden/>
                  </w:rPr>
                </w:rPrChange>
              </w:rPr>
            </w:r>
          </w:ins>
          <w:r w:rsidRPr="00EE3C3B">
            <w:rPr>
              <w:i w:val="0"/>
              <w:iCs/>
              <w:webHidden/>
              <w:rPrChange w:id="417" w:author="Phuong Truong Thi" w:date="2024-12-11T12:21:00Z" w16du:dateUtc="2024-12-11T05:21:00Z">
                <w:rPr>
                  <w:webHidden/>
                </w:rPr>
              </w:rPrChange>
            </w:rPr>
            <w:fldChar w:fldCharType="separate"/>
          </w:r>
          <w:ins w:id="418" w:author="Phuong Truong Thi" w:date="2024-12-11T12:17:00Z" w16du:dateUtc="2024-12-11T05:17:00Z">
            <w:r w:rsidRPr="00EE3C3B">
              <w:rPr>
                <w:i w:val="0"/>
                <w:iCs/>
                <w:webHidden/>
                <w:rPrChange w:id="419" w:author="Phuong Truong Thi" w:date="2024-12-11T12:21:00Z" w16du:dateUtc="2024-12-11T05:21:00Z">
                  <w:rPr>
                    <w:webHidden/>
                  </w:rPr>
                </w:rPrChange>
              </w:rPr>
              <w:t>87</w:t>
            </w:r>
            <w:r w:rsidRPr="00EE3C3B">
              <w:rPr>
                <w:i w:val="0"/>
                <w:iCs/>
                <w:webHidden/>
                <w:rPrChange w:id="420" w:author="Phuong Truong Thi" w:date="2024-12-11T12:21:00Z" w16du:dateUtc="2024-12-11T05:21:00Z">
                  <w:rPr>
                    <w:webHidden/>
                  </w:rPr>
                </w:rPrChange>
              </w:rPr>
              <w:fldChar w:fldCharType="end"/>
            </w:r>
            <w:r w:rsidRPr="00EE3C3B">
              <w:rPr>
                <w:rStyle w:val="Hyperlink"/>
                <w:i w:val="0"/>
                <w:iCs/>
                <w:rPrChange w:id="421" w:author="Phuong Truong Thi" w:date="2024-12-11T12:21:00Z" w16du:dateUtc="2024-12-11T05:21:00Z">
                  <w:rPr>
                    <w:rStyle w:val="Hyperlink"/>
                  </w:rPr>
                </w:rPrChange>
              </w:rPr>
              <w:fldChar w:fldCharType="end"/>
            </w:r>
          </w:ins>
        </w:p>
        <w:p w14:paraId="179D6B6F" w14:textId="214568DA" w:rsidR="00EE3C3B" w:rsidRPr="00EE3C3B" w:rsidRDefault="00EE3C3B">
          <w:pPr>
            <w:pStyle w:val="TOC3"/>
            <w:tabs>
              <w:tab w:val="left" w:pos="1100"/>
            </w:tabs>
            <w:rPr>
              <w:ins w:id="422" w:author="Phuong Truong Thi" w:date="2024-12-11T12:17:00Z" w16du:dateUtc="2024-12-11T05:17:00Z"/>
              <w:rFonts w:asciiTheme="minorHAnsi" w:eastAsiaTheme="minorEastAsia" w:hAnsiTheme="minorHAnsi" w:cstheme="minorBidi"/>
              <w:i w:val="0"/>
              <w:iCs/>
              <w:kern w:val="2"/>
              <w14:ligatures w14:val="standardContextual"/>
            </w:rPr>
          </w:pPr>
          <w:ins w:id="423" w:author="Phuong Truong Thi" w:date="2024-12-11T12:17:00Z" w16du:dateUtc="2024-12-11T05:17:00Z">
            <w:r w:rsidRPr="00EE3C3B">
              <w:rPr>
                <w:rStyle w:val="Hyperlink"/>
                <w:i w:val="0"/>
                <w:iCs/>
                <w:rPrChange w:id="424" w:author="Phuong Truong Thi" w:date="2024-12-11T12:21:00Z" w16du:dateUtc="2024-12-11T05:21:00Z">
                  <w:rPr>
                    <w:rStyle w:val="Hyperlink"/>
                  </w:rPr>
                </w:rPrChange>
              </w:rPr>
              <w:fldChar w:fldCharType="begin"/>
            </w:r>
            <w:r w:rsidRPr="00EE3C3B">
              <w:rPr>
                <w:rStyle w:val="Hyperlink"/>
                <w:i w:val="0"/>
                <w:iCs/>
                <w:rPrChange w:id="425" w:author="Phuong Truong Thi" w:date="2024-12-11T12:21:00Z" w16du:dateUtc="2024-12-11T05:21:00Z">
                  <w:rPr>
                    <w:rStyle w:val="Hyperlink"/>
                  </w:rPr>
                </w:rPrChange>
              </w:rPr>
              <w:instrText xml:space="preserve"> </w:instrText>
            </w:r>
            <w:r w:rsidRPr="00EE3C3B">
              <w:rPr>
                <w:i w:val="0"/>
                <w:iCs/>
                <w:rPrChange w:id="426" w:author="Phuong Truong Thi" w:date="2024-12-11T12:21:00Z" w16du:dateUtc="2024-12-11T05:21:00Z">
                  <w:rPr/>
                </w:rPrChange>
              </w:rPr>
              <w:instrText>HYPERLINK \l "_Toc184813971"</w:instrText>
            </w:r>
            <w:r w:rsidRPr="00EE3C3B">
              <w:rPr>
                <w:rStyle w:val="Hyperlink"/>
                <w:i w:val="0"/>
                <w:iCs/>
                <w:rPrChange w:id="427" w:author="Phuong Truong Thi" w:date="2024-12-11T12:21:00Z" w16du:dateUtc="2024-12-11T05:21:00Z">
                  <w:rPr>
                    <w:rStyle w:val="Hyperlink"/>
                  </w:rPr>
                </w:rPrChange>
              </w:rPr>
              <w:instrText xml:space="preserve"> </w:instrText>
            </w:r>
            <w:r w:rsidRPr="00EE3C3B">
              <w:rPr>
                <w:rStyle w:val="Hyperlink"/>
                <w:i w:val="0"/>
                <w:iCs/>
                <w:rPrChange w:id="428" w:author="Phuong Truong Thi" w:date="2024-12-11T12:21:00Z" w16du:dateUtc="2024-12-11T05:21:00Z">
                  <w:rPr>
                    <w:rStyle w:val="Hyperlink"/>
                  </w:rPr>
                </w:rPrChange>
              </w:rPr>
            </w:r>
            <w:r w:rsidRPr="00EE3C3B">
              <w:rPr>
                <w:rStyle w:val="Hyperlink"/>
                <w:i w:val="0"/>
                <w:iCs/>
                <w:rPrChange w:id="429" w:author="Phuong Truong Thi" w:date="2024-12-11T12:21:00Z" w16du:dateUtc="2024-12-11T05:21:00Z">
                  <w:rPr>
                    <w:rStyle w:val="Hyperlink"/>
                  </w:rPr>
                </w:rPrChange>
              </w:rPr>
              <w:fldChar w:fldCharType="separate"/>
            </w:r>
            <w:r w:rsidRPr="00EE3C3B">
              <w:rPr>
                <w:rStyle w:val="Hyperlink"/>
                <w:i w:val="0"/>
                <w:iCs/>
                <w:rPrChange w:id="430" w:author="Phuong Truong Thi" w:date="2024-12-11T12:21:00Z" w16du:dateUtc="2024-12-11T05:21:00Z">
                  <w:rPr>
                    <w:rStyle w:val="Hyperlink"/>
                  </w:rPr>
                </w:rPrChange>
              </w:rPr>
              <w:t>II.2.14.Các tính năng</w:t>
            </w:r>
            <w:r w:rsidRPr="00EE3C3B">
              <w:rPr>
                <w:i w:val="0"/>
                <w:iCs/>
                <w:webHidden/>
                <w:rPrChange w:id="431" w:author="Phuong Truong Thi" w:date="2024-12-11T12:21:00Z" w16du:dateUtc="2024-12-11T05:21:00Z">
                  <w:rPr>
                    <w:webHidden/>
                  </w:rPr>
                </w:rPrChange>
              </w:rPr>
              <w:tab/>
            </w:r>
            <w:r w:rsidRPr="00EE3C3B">
              <w:rPr>
                <w:i w:val="0"/>
                <w:iCs/>
                <w:webHidden/>
                <w:rPrChange w:id="432" w:author="Phuong Truong Thi" w:date="2024-12-11T12:21:00Z" w16du:dateUtc="2024-12-11T05:21:00Z">
                  <w:rPr>
                    <w:webHidden/>
                  </w:rPr>
                </w:rPrChange>
              </w:rPr>
              <w:fldChar w:fldCharType="begin"/>
            </w:r>
            <w:r w:rsidRPr="00EE3C3B">
              <w:rPr>
                <w:i w:val="0"/>
                <w:iCs/>
                <w:webHidden/>
                <w:rPrChange w:id="433" w:author="Phuong Truong Thi" w:date="2024-12-11T12:21:00Z" w16du:dateUtc="2024-12-11T05:21:00Z">
                  <w:rPr>
                    <w:webHidden/>
                  </w:rPr>
                </w:rPrChange>
              </w:rPr>
              <w:instrText xml:space="preserve"> PAGEREF _Toc184813971 \h </w:instrText>
            </w:r>
            <w:r w:rsidRPr="00EE3C3B">
              <w:rPr>
                <w:i w:val="0"/>
                <w:iCs/>
                <w:webHidden/>
                <w:rPrChange w:id="434" w:author="Phuong Truong Thi" w:date="2024-12-11T12:21:00Z" w16du:dateUtc="2024-12-11T05:21:00Z">
                  <w:rPr>
                    <w:webHidden/>
                  </w:rPr>
                </w:rPrChange>
              </w:rPr>
            </w:r>
          </w:ins>
          <w:r w:rsidRPr="00EE3C3B">
            <w:rPr>
              <w:i w:val="0"/>
              <w:iCs/>
              <w:webHidden/>
              <w:rPrChange w:id="435" w:author="Phuong Truong Thi" w:date="2024-12-11T12:21:00Z" w16du:dateUtc="2024-12-11T05:21:00Z">
                <w:rPr>
                  <w:webHidden/>
                </w:rPr>
              </w:rPrChange>
            </w:rPr>
            <w:fldChar w:fldCharType="separate"/>
          </w:r>
          <w:ins w:id="436" w:author="Phuong Truong Thi" w:date="2024-12-11T12:17:00Z" w16du:dateUtc="2024-12-11T05:17:00Z">
            <w:r w:rsidRPr="00EE3C3B">
              <w:rPr>
                <w:i w:val="0"/>
                <w:iCs/>
                <w:webHidden/>
                <w:rPrChange w:id="437" w:author="Phuong Truong Thi" w:date="2024-12-11T12:21:00Z" w16du:dateUtc="2024-12-11T05:21:00Z">
                  <w:rPr>
                    <w:webHidden/>
                  </w:rPr>
                </w:rPrChange>
              </w:rPr>
              <w:t>88</w:t>
            </w:r>
            <w:r w:rsidRPr="00EE3C3B">
              <w:rPr>
                <w:i w:val="0"/>
                <w:iCs/>
                <w:webHidden/>
                <w:rPrChange w:id="438" w:author="Phuong Truong Thi" w:date="2024-12-11T12:21:00Z" w16du:dateUtc="2024-12-11T05:21:00Z">
                  <w:rPr>
                    <w:webHidden/>
                  </w:rPr>
                </w:rPrChange>
              </w:rPr>
              <w:fldChar w:fldCharType="end"/>
            </w:r>
            <w:r w:rsidRPr="00EE3C3B">
              <w:rPr>
                <w:rStyle w:val="Hyperlink"/>
                <w:i w:val="0"/>
                <w:iCs/>
                <w:rPrChange w:id="439" w:author="Phuong Truong Thi" w:date="2024-12-11T12:21:00Z" w16du:dateUtc="2024-12-11T05:21:00Z">
                  <w:rPr>
                    <w:rStyle w:val="Hyperlink"/>
                  </w:rPr>
                </w:rPrChange>
              </w:rPr>
              <w:fldChar w:fldCharType="end"/>
            </w:r>
          </w:ins>
        </w:p>
        <w:p w14:paraId="0D2F3720" w14:textId="7BEE9077" w:rsidR="00EE3C3B" w:rsidRDefault="00EE3C3B">
          <w:pPr>
            <w:pStyle w:val="TOC4"/>
            <w:tabs>
              <w:tab w:val="left" w:pos="1540"/>
            </w:tabs>
            <w:rPr>
              <w:ins w:id="440" w:author="Phuong Truong Thi" w:date="2024-12-11T12:17:00Z" w16du:dateUtc="2024-12-11T05:17:00Z"/>
              <w:rFonts w:asciiTheme="minorHAnsi" w:eastAsiaTheme="minorEastAsia" w:hAnsiTheme="minorHAnsi" w:cstheme="minorBidi"/>
              <w:i w:val="0"/>
              <w:kern w:val="2"/>
              <w14:ligatures w14:val="standardContextual"/>
            </w:rPr>
          </w:pPr>
          <w:ins w:id="441" w:author="Phuong Truong Thi" w:date="2024-12-11T12:17:00Z" w16du:dateUtc="2024-12-11T05:17:00Z">
            <w:r w:rsidRPr="00EE3C3B">
              <w:rPr>
                <w:rStyle w:val="Hyperlink"/>
                <w:i w:val="0"/>
                <w:iCs/>
                <w:rPrChange w:id="442" w:author="Phuong Truong Thi" w:date="2024-12-11T12:21:00Z" w16du:dateUtc="2024-12-11T05:21:00Z">
                  <w:rPr>
                    <w:rStyle w:val="Hyperlink"/>
                  </w:rPr>
                </w:rPrChange>
              </w:rPr>
              <w:fldChar w:fldCharType="begin"/>
            </w:r>
            <w:r w:rsidRPr="00EE3C3B">
              <w:rPr>
                <w:rStyle w:val="Hyperlink"/>
                <w:i w:val="0"/>
                <w:iCs/>
                <w:rPrChange w:id="443" w:author="Phuong Truong Thi" w:date="2024-12-11T12:21:00Z" w16du:dateUtc="2024-12-11T05:21:00Z">
                  <w:rPr>
                    <w:rStyle w:val="Hyperlink"/>
                  </w:rPr>
                </w:rPrChange>
              </w:rPr>
              <w:instrText xml:space="preserve"> </w:instrText>
            </w:r>
            <w:r w:rsidRPr="00EE3C3B">
              <w:rPr>
                <w:i w:val="0"/>
                <w:iCs/>
                <w:rPrChange w:id="444" w:author="Phuong Truong Thi" w:date="2024-12-11T12:21:00Z" w16du:dateUtc="2024-12-11T05:21:00Z">
                  <w:rPr/>
                </w:rPrChange>
              </w:rPr>
              <w:instrText>HYPERLINK \l "_Toc184813972"</w:instrText>
            </w:r>
            <w:r w:rsidRPr="00EE3C3B">
              <w:rPr>
                <w:rStyle w:val="Hyperlink"/>
                <w:i w:val="0"/>
                <w:iCs/>
                <w:rPrChange w:id="445" w:author="Phuong Truong Thi" w:date="2024-12-11T12:21:00Z" w16du:dateUtc="2024-12-11T05:21:00Z">
                  <w:rPr>
                    <w:rStyle w:val="Hyperlink"/>
                  </w:rPr>
                </w:rPrChange>
              </w:rPr>
              <w:instrText xml:space="preserve"> </w:instrText>
            </w:r>
            <w:r w:rsidRPr="00EE3C3B">
              <w:rPr>
                <w:rStyle w:val="Hyperlink"/>
                <w:i w:val="0"/>
                <w:iCs/>
                <w:rPrChange w:id="446" w:author="Phuong Truong Thi" w:date="2024-12-11T12:21:00Z" w16du:dateUtc="2024-12-11T05:21:00Z">
                  <w:rPr>
                    <w:rStyle w:val="Hyperlink"/>
                  </w:rPr>
                </w:rPrChange>
              </w:rPr>
            </w:r>
            <w:r w:rsidRPr="00EE3C3B">
              <w:rPr>
                <w:rStyle w:val="Hyperlink"/>
                <w:i w:val="0"/>
                <w:iCs/>
                <w:rPrChange w:id="447" w:author="Phuong Truong Thi" w:date="2024-12-11T12:21:00Z" w16du:dateUtc="2024-12-11T05:21:00Z">
                  <w:rPr>
                    <w:rStyle w:val="Hyperlink"/>
                  </w:rPr>
                </w:rPrChange>
              </w:rPr>
              <w:fldChar w:fldCharType="separate"/>
            </w:r>
            <w:r w:rsidRPr="00EE3C3B">
              <w:rPr>
                <w:rStyle w:val="Hyperlink"/>
                <w:i w:val="0"/>
                <w:iCs/>
                <w:rPrChange w:id="448" w:author="Phuong Truong Thi" w:date="2024-12-11T12:21:00Z" w16du:dateUtc="2024-12-11T05:21:00Z">
                  <w:rPr>
                    <w:rStyle w:val="Hyperlink"/>
                  </w:rPr>
                </w:rPrChange>
              </w:rPr>
              <w:t>II.2.14.1.Tìm kiếm</w:t>
            </w:r>
            <w:r w:rsidRPr="00EE3C3B">
              <w:rPr>
                <w:i w:val="0"/>
                <w:iCs/>
                <w:webHidden/>
                <w:rPrChange w:id="449" w:author="Phuong Truong Thi" w:date="2024-12-11T12:21:00Z" w16du:dateUtc="2024-12-11T05:21:00Z">
                  <w:rPr>
                    <w:webHidden/>
                  </w:rPr>
                </w:rPrChange>
              </w:rPr>
              <w:tab/>
            </w:r>
            <w:r w:rsidRPr="00EE3C3B">
              <w:rPr>
                <w:i w:val="0"/>
                <w:iCs/>
                <w:webHidden/>
                <w:rPrChange w:id="450" w:author="Phuong Truong Thi" w:date="2024-12-11T12:21:00Z" w16du:dateUtc="2024-12-11T05:21:00Z">
                  <w:rPr>
                    <w:webHidden/>
                  </w:rPr>
                </w:rPrChange>
              </w:rPr>
              <w:fldChar w:fldCharType="begin"/>
            </w:r>
            <w:r w:rsidRPr="00EE3C3B">
              <w:rPr>
                <w:i w:val="0"/>
                <w:iCs/>
                <w:webHidden/>
                <w:rPrChange w:id="451" w:author="Phuong Truong Thi" w:date="2024-12-11T12:21:00Z" w16du:dateUtc="2024-12-11T05:21:00Z">
                  <w:rPr>
                    <w:webHidden/>
                  </w:rPr>
                </w:rPrChange>
              </w:rPr>
              <w:instrText xml:space="preserve"> PAGEREF _Toc184813972 \h </w:instrText>
            </w:r>
            <w:r w:rsidRPr="00EE3C3B">
              <w:rPr>
                <w:i w:val="0"/>
                <w:iCs/>
                <w:webHidden/>
                <w:rPrChange w:id="452" w:author="Phuong Truong Thi" w:date="2024-12-11T12:21:00Z" w16du:dateUtc="2024-12-11T05:21:00Z">
                  <w:rPr>
                    <w:webHidden/>
                  </w:rPr>
                </w:rPrChange>
              </w:rPr>
            </w:r>
          </w:ins>
          <w:r w:rsidRPr="00EE3C3B">
            <w:rPr>
              <w:i w:val="0"/>
              <w:iCs/>
              <w:webHidden/>
              <w:rPrChange w:id="453" w:author="Phuong Truong Thi" w:date="2024-12-11T12:21:00Z" w16du:dateUtc="2024-12-11T05:21:00Z">
                <w:rPr>
                  <w:webHidden/>
                </w:rPr>
              </w:rPrChange>
            </w:rPr>
            <w:fldChar w:fldCharType="separate"/>
          </w:r>
          <w:ins w:id="454" w:author="Phuong Truong Thi" w:date="2024-12-11T12:17:00Z" w16du:dateUtc="2024-12-11T05:17:00Z">
            <w:r w:rsidRPr="00EE3C3B">
              <w:rPr>
                <w:i w:val="0"/>
                <w:iCs/>
                <w:webHidden/>
                <w:rPrChange w:id="455" w:author="Phuong Truong Thi" w:date="2024-12-11T12:21:00Z" w16du:dateUtc="2024-12-11T05:21:00Z">
                  <w:rPr>
                    <w:webHidden/>
                  </w:rPr>
                </w:rPrChange>
              </w:rPr>
              <w:t>88</w:t>
            </w:r>
            <w:r w:rsidRPr="00EE3C3B">
              <w:rPr>
                <w:i w:val="0"/>
                <w:iCs/>
                <w:webHidden/>
                <w:rPrChange w:id="456" w:author="Phuong Truong Thi" w:date="2024-12-11T12:21:00Z" w16du:dateUtc="2024-12-11T05:21:00Z">
                  <w:rPr>
                    <w:webHidden/>
                  </w:rPr>
                </w:rPrChange>
              </w:rPr>
              <w:fldChar w:fldCharType="end"/>
            </w:r>
            <w:r w:rsidRPr="00EE3C3B">
              <w:rPr>
                <w:rStyle w:val="Hyperlink"/>
                <w:i w:val="0"/>
                <w:iCs/>
                <w:rPrChange w:id="457" w:author="Phuong Truong Thi" w:date="2024-12-11T12:21:00Z" w16du:dateUtc="2024-12-11T05:21:00Z">
                  <w:rPr>
                    <w:rStyle w:val="Hyperlink"/>
                  </w:rPr>
                </w:rPrChange>
              </w:rPr>
              <w:fldChar w:fldCharType="end"/>
            </w:r>
          </w:ins>
        </w:p>
        <w:p w14:paraId="67628A22" w14:textId="70C15213" w:rsidR="00EE3C3B" w:rsidRPr="00EE3C3B" w:rsidRDefault="00EE3C3B">
          <w:pPr>
            <w:pStyle w:val="TOC5"/>
            <w:tabs>
              <w:tab w:val="left" w:pos="2329"/>
              <w:tab w:val="right" w:leader="dot" w:pos="9157"/>
            </w:tabs>
            <w:rPr>
              <w:ins w:id="458" w:author="Phuong Truong Thi" w:date="2024-12-11T12:17:00Z" w16du:dateUtc="2024-12-11T05:17:00Z"/>
              <w:rFonts w:asciiTheme="minorHAnsi" w:eastAsiaTheme="minorEastAsia" w:hAnsiTheme="minorHAnsi" w:cstheme="minorBidi"/>
              <w:noProof/>
              <w:kern w:val="2"/>
              <w:sz w:val="22"/>
              <w14:ligatures w14:val="standardContextual"/>
              <w:rPrChange w:id="459" w:author="Phuong Truong Thi" w:date="2024-12-11T12:19:00Z" w16du:dateUtc="2024-12-11T05:19:00Z">
                <w:rPr>
                  <w:ins w:id="460" w:author="Phuong Truong Thi" w:date="2024-12-11T12:17:00Z" w16du:dateUtc="2024-12-11T05:17:00Z"/>
                  <w:rFonts w:asciiTheme="minorHAnsi" w:eastAsiaTheme="minorEastAsia" w:hAnsiTheme="minorHAnsi" w:cstheme="minorBidi"/>
                  <w:i w:val="0"/>
                  <w:iCs/>
                  <w:noProof/>
                  <w:kern w:val="2"/>
                  <w:sz w:val="22"/>
                  <w14:ligatures w14:val="standardContextual"/>
                </w:rPr>
              </w:rPrChange>
            </w:rPr>
          </w:pPr>
          <w:ins w:id="461" w:author="Phuong Truong Thi" w:date="2024-12-11T12:17:00Z" w16du:dateUtc="2024-12-11T05:17:00Z">
            <w:r w:rsidRPr="00EE3C3B">
              <w:rPr>
                <w:rStyle w:val="Hyperlink"/>
                <w:noProof/>
                <w:sz w:val="22"/>
                <w:rPrChange w:id="462" w:author="Phuong Truong Thi" w:date="2024-12-11T12:19:00Z" w16du:dateUtc="2024-12-11T05:19:00Z">
                  <w:rPr>
                    <w:rStyle w:val="Hyperlink"/>
                    <w:noProof/>
                  </w:rPr>
                </w:rPrChange>
              </w:rPr>
              <w:fldChar w:fldCharType="begin"/>
            </w:r>
            <w:r w:rsidRPr="00EE3C3B">
              <w:rPr>
                <w:rStyle w:val="Hyperlink"/>
                <w:noProof/>
                <w:sz w:val="22"/>
                <w:rPrChange w:id="463" w:author="Phuong Truong Thi" w:date="2024-12-11T12:19:00Z" w16du:dateUtc="2024-12-11T05:19:00Z">
                  <w:rPr>
                    <w:rStyle w:val="Hyperlink"/>
                    <w:noProof/>
                  </w:rPr>
                </w:rPrChange>
              </w:rPr>
              <w:instrText xml:space="preserve"> </w:instrText>
            </w:r>
            <w:r w:rsidRPr="00EE3C3B">
              <w:rPr>
                <w:noProof/>
                <w:sz w:val="22"/>
                <w:rPrChange w:id="464" w:author="Phuong Truong Thi" w:date="2024-12-11T12:19:00Z" w16du:dateUtc="2024-12-11T05:19:00Z">
                  <w:rPr>
                    <w:noProof/>
                  </w:rPr>
                </w:rPrChange>
              </w:rPr>
              <w:instrText>HYPERLINK \l "_Toc184813973"</w:instrText>
            </w:r>
            <w:r w:rsidRPr="00EE3C3B">
              <w:rPr>
                <w:rStyle w:val="Hyperlink"/>
                <w:noProof/>
                <w:sz w:val="22"/>
                <w:rPrChange w:id="465" w:author="Phuong Truong Thi" w:date="2024-12-11T12:19:00Z" w16du:dateUtc="2024-12-11T05:19:00Z">
                  <w:rPr>
                    <w:rStyle w:val="Hyperlink"/>
                    <w:noProof/>
                  </w:rPr>
                </w:rPrChange>
              </w:rPr>
              <w:instrText xml:space="preserve"> </w:instrText>
            </w:r>
            <w:r w:rsidRPr="00EE3C3B">
              <w:rPr>
                <w:rStyle w:val="Hyperlink"/>
                <w:noProof/>
                <w:sz w:val="22"/>
                <w:rPrChange w:id="466" w:author="Phuong Truong Thi" w:date="2024-12-11T12:19:00Z" w16du:dateUtc="2024-12-11T05:19:00Z">
                  <w:rPr>
                    <w:rStyle w:val="Hyperlink"/>
                    <w:noProof/>
                  </w:rPr>
                </w:rPrChange>
              </w:rPr>
            </w:r>
            <w:r w:rsidRPr="00EE3C3B">
              <w:rPr>
                <w:rStyle w:val="Hyperlink"/>
                <w:noProof/>
                <w:sz w:val="22"/>
                <w:rPrChange w:id="467" w:author="Phuong Truong Thi" w:date="2024-12-11T12:19:00Z" w16du:dateUtc="2024-12-11T05:19:00Z">
                  <w:rPr>
                    <w:rStyle w:val="Hyperlink"/>
                    <w:noProof/>
                  </w:rPr>
                </w:rPrChange>
              </w:rPr>
              <w:fldChar w:fldCharType="separate"/>
            </w:r>
            <w:r w:rsidRPr="00EE3C3B">
              <w:rPr>
                <w:rStyle w:val="Hyperlink"/>
                <w:noProof/>
                <w:sz w:val="22"/>
                <w:rPrChange w:id="468" w:author="Phuong Truong Thi" w:date="2024-12-11T12:19:00Z" w16du:dateUtc="2024-12-11T05:19:00Z">
                  <w:rPr>
                    <w:rStyle w:val="Hyperlink"/>
                    <w:b/>
                    <w:bCs/>
                    <w:noProof/>
                  </w:rPr>
                </w:rPrChange>
              </w:rPr>
              <w:t>II.2.14.1.1.</w:t>
            </w:r>
            <w:r w:rsidRPr="00EE3C3B">
              <w:rPr>
                <w:rFonts w:asciiTheme="minorHAnsi" w:eastAsiaTheme="minorEastAsia" w:hAnsiTheme="minorHAnsi" w:cstheme="minorBidi"/>
                <w:noProof/>
                <w:kern w:val="2"/>
                <w:sz w:val="22"/>
                <w14:ligatures w14:val="standardContextual"/>
                <w:rPrChange w:id="469" w:author="Phuong Truong Thi" w:date="2024-12-11T12:19:00Z" w16du:dateUtc="2024-12-11T05:19:00Z">
                  <w:rPr>
                    <w:rFonts w:asciiTheme="minorHAnsi" w:eastAsiaTheme="minorEastAsia" w:hAnsiTheme="minorHAnsi" w:cstheme="minorBidi"/>
                    <w:i w:val="0"/>
                    <w:iCs/>
                    <w:noProof/>
                    <w:kern w:val="2"/>
                    <w:sz w:val="22"/>
                    <w14:ligatures w14:val="standardContextual"/>
                  </w:rPr>
                </w:rPrChange>
              </w:rPr>
              <w:tab/>
            </w:r>
            <w:r w:rsidRPr="00EE3C3B">
              <w:rPr>
                <w:rStyle w:val="Hyperlink"/>
                <w:noProof/>
                <w:sz w:val="22"/>
                <w:rPrChange w:id="470" w:author="Phuong Truong Thi" w:date="2024-12-11T12:19:00Z" w16du:dateUtc="2024-12-11T05:19:00Z">
                  <w:rPr>
                    <w:rStyle w:val="Hyperlink"/>
                    <w:b/>
                    <w:bCs/>
                    <w:noProof/>
                  </w:rPr>
                </w:rPrChange>
              </w:rPr>
              <w:t>Tìm kiếm trong danh sách</w:t>
            </w:r>
            <w:r w:rsidRPr="00EE3C3B">
              <w:rPr>
                <w:noProof/>
                <w:webHidden/>
                <w:sz w:val="22"/>
                <w:rPrChange w:id="471" w:author="Phuong Truong Thi" w:date="2024-12-11T12:19:00Z" w16du:dateUtc="2024-12-11T05:19:00Z">
                  <w:rPr>
                    <w:noProof/>
                    <w:webHidden/>
                  </w:rPr>
                </w:rPrChange>
              </w:rPr>
              <w:tab/>
            </w:r>
            <w:r w:rsidRPr="00EE3C3B">
              <w:rPr>
                <w:noProof/>
                <w:webHidden/>
                <w:sz w:val="22"/>
                <w:rPrChange w:id="472" w:author="Phuong Truong Thi" w:date="2024-12-11T12:19:00Z" w16du:dateUtc="2024-12-11T05:19:00Z">
                  <w:rPr>
                    <w:noProof/>
                    <w:webHidden/>
                  </w:rPr>
                </w:rPrChange>
              </w:rPr>
              <w:fldChar w:fldCharType="begin"/>
            </w:r>
            <w:r w:rsidRPr="00EE3C3B">
              <w:rPr>
                <w:noProof/>
                <w:webHidden/>
                <w:sz w:val="22"/>
                <w:rPrChange w:id="473" w:author="Phuong Truong Thi" w:date="2024-12-11T12:19:00Z" w16du:dateUtc="2024-12-11T05:19:00Z">
                  <w:rPr>
                    <w:noProof/>
                    <w:webHidden/>
                  </w:rPr>
                </w:rPrChange>
              </w:rPr>
              <w:instrText xml:space="preserve"> PAGEREF _Toc184813973 \h </w:instrText>
            </w:r>
            <w:r w:rsidRPr="00EE3C3B">
              <w:rPr>
                <w:noProof/>
                <w:webHidden/>
                <w:sz w:val="22"/>
                <w:rPrChange w:id="474" w:author="Phuong Truong Thi" w:date="2024-12-11T12:19:00Z" w16du:dateUtc="2024-12-11T05:19:00Z">
                  <w:rPr>
                    <w:noProof/>
                    <w:webHidden/>
                  </w:rPr>
                </w:rPrChange>
              </w:rPr>
            </w:r>
          </w:ins>
          <w:r w:rsidRPr="00EE3C3B">
            <w:rPr>
              <w:noProof/>
              <w:webHidden/>
              <w:sz w:val="22"/>
              <w:rPrChange w:id="475" w:author="Phuong Truong Thi" w:date="2024-12-11T12:19:00Z" w16du:dateUtc="2024-12-11T05:19:00Z">
                <w:rPr>
                  <w:noProof/>
                  <w:webHidden/>
                </w:rPr>
              </w:rPrChange>
            </w:rPr>
            <w:fldChar w:fldCharType="separate"/>
          </w:r>
          <w:ins w:id="476" w:author="Phuong Truong Thi" w:date="2024-12-11T12:17:00Z" w16du:dateUtc="2024-12-11T05:17:00Z">
            <w:r w:rsidRPr="00EE3C3B">
              <w:rPr>
                <w:noProof/>
                <w:webHidden/>
                <w:sz w:val="22"/>
                <w:rPrChange w:id="477" w:author="Phuong Truong Thi" w:date="2024-12-11T12:19:00Z" w16du:dateUtc="2024-12-11T05:19:00Z">
                  <w:rPr>
                    <w:noProof/>
                    <w:webHidden/>
                  </w:rPr>
                </w:rPrChange>
              </w:rPr>
              <w:t>88</w:t>
            </w:r>
            <w:r w:rsidRPr="00EE3C3B">
              <w:rPr>
                <w:noProof/>
                <w:webHidden/>
                <w:sz w:val="22"/>
                <w:rPrChange w:id="478" w:author="Phuong Truong Thi" w:date="2024-12-11T12:19:00Z" w16du:dateUtc="2024-12-11T05:19:00Z">
                  <w:rPr>
                    <w:noProof/>
                    <w:webHidden/>
                  </w:rPr>
                </w:rPrChange>
              </w:rPr>
              <w:fldChar w:fldCharType="end"/>
            </w:r>
            <w:r w:rsidRPr="00EE3C3B">
              <w:rPr>
                <w:rStyle w:val="Hyperlink"/>
                <w:noProof/>
                <w:sz w:val="22"/>
                <w:rPrChange w:id="479" w:author="Phuong Truong Thi" w:date="2024-12-11T12:19:00Z" w16du:dateUtc="2024-12-11T05:19:00Z">
                  <w:rPr>
                    <w:rStyle w:val="Hyperlink"/>
                    <w:noProof/>
                  </w:rPr>
                </w:rPrChange>
              </w:rPr>
              <w:fldChar w:fldCharType="end"/>
            </w:r>
          </w:ins>
        </w:p>
        <w:p w14:paraId="4A5A2D71" w14:textId="128E8333" w:rsidR="00EE3C3B" w:rsidRPr="00EE3C3B" w:rsidRDefault="00EE3C3B">
          <w:pPr>
            <w:pStyle w:val="TOC5"/>
            <w:tabs>
              <w:tab w:val="left" w:pos="2329"/>
              <w:tab w:val="right" w:leader="dot" w:pos="9157"/>
            </w:tabs>
            <w:rPr>
              <w:ins w:id="480" w:author="Phuong Truong Thi" w:date="2024-12-11T12:17:00Z" w16du:dateUtc="2024-12-11T05:17:00Z"/>
              <w:rFonts w:asciiTheme="minorHAnsi" w:eastAsiaTheme="minorEastAsia" w:hAnsiTheme="minorHAnsi" w:cstheme="minorBidi"/>
              <w:noProof/>
              <w:kern w:val="2"/>
              <w:sz w:val="22"/>
              <w14:ligatures w14:val="standardContextual"/>
              <w:rPrChange w:id="481" w:author="Phuong Truong Thi" w:date="2024-12-11T12:19:00Z" w16du:dateUtc="2024-12-11T05:19:00Z">
                <w:rPr>
                  <w:ins w:id="482" w:author="Phuong Truong Thi" w:date="2024-12-11T12:17:00Z" w16du:dateUtc="2024-12-11T05:17:00Z"/>
                  <w:rFonts w:asciiTheme="minorHAnsi" w:eastAsiaTheme="minorEastAsia" w:hAnsiTheme="minorHAnsi" w:cstheme="minorBidi"/>
                  <w:i w:val="0"/>
                  <w:iCs/>
                  <w:noProof/>
                  <w:kern w:val="2"/>
                  <w:sz w:val="22"/>
                  <w14:ligatures w14:val="standardContextual"/>
                </w:rPr>
              </w:rPrChange>
            </w:rPr>
          </w:pPr>
          <w:ins w:id="483" w:author="Phuong Truong Thi" w:date="2024-12-11T12:17:00Z" w16du:dateUtc="2024-12-11T05:17:00Z">
            <w:r w:rsidRPr="00EE3C3B">
              <w:rPr>
                <w:rStyle w:val="Hyperlink"/>
                <w:noProof/>
                <w:sz w:val="22"/>
                <w:rPrChange w:id="484" w:author="Phuong Truong Thi" w:date="2024-12-11T12:19:00Z" w16du:dateUtc="2024-12-11T05:19:00Z">
                  <w:rPr>
                    <w:rStyle w:val="Hyperlink"/>
                    <w:noProof/>
                  </w:rPr>
                </w:rPrChange>
              </w:rPr>
              <w:fldChar w:fldCharType="begin"/>
            </w:r>
            <w:r w:rsidRPr="00EE3C3B">
              <w:rPr>
                <w:rStyle w:val="Hyperlink"/>
                <w:noProof/>
                <w:sz w:val="22"/>
                <w:rPrChange w:id="485" w:author="Phuong Truong Thi" w:date="2024-12-11T12:19:00Z" w16du:dateUtc="2024-12-11T05:19:00Z">
                  <w:rPr>
                    <w:rStyle w:val="Hyperlink"/>
                    <w:noProof/>
                  </w:rPr>
                </w:rPrChange>
              </w:rPr>
              <w:instrText xml:space="preserve"> </w:instrText>
            </w:r>
            <w:r w:rsidRPr="00EE3C3B">
              <w:rPr>
                <w:noProof/>
                <w:sz w:val="22"/>
                <w:rPrChange w:id="486" w:author="Phuong Truong Thi" w:date="2024-12-11T12:19:00Z" w16du:dateUtc="2024-12-11T05:19:00Z">
                  <w:rPr>
                    <w:noProof/>
                  </w:rPr>
                </w:rPrChange>
              </w:rPr>
              <w:instrText>HYPERLINK \l "_Toc184813974"</w:instrText>
            </w:r>
            <w:r w:rsidRPr="00EE3C3B">
              <w:rPr>
                <w:rStyle w:val="Hyperlink"/>
                <w:noProof/>
                <w:sz w:val="22"/>
                <w:rPrChange w:id="487" w:author="Phuong Truong Thi" w:date="2024-12-11T12:19:00Z" w16du:dateUtc="2024-12-11T05:19:00Z">
                  <w:rPr>
                    <w:rStyle w:val="Hyperlink"/>
                    <w:noProof/>
                  </w:rPr>
                </w:rPrChange>
              </w:rPr>
              <w:instrText xml:space="preserve"> </w:instrText>
            </w:r>
            <w:r w:rsidRPr="00EE3C3B">
              <w:rPr>
                <w:rStyle w:val="Hyperlink"/>
                <w:noProof/>
                <w:sz w:val="22"/>
                <w:rPrChange w:id="488" w:author="Phuong Truong Thi" w:date="2024-12-11T12:19:00Z" w16du:dateUtc="2024-12-11T05:19:00Z">
                  <w:rPr>
                    <w:rStyle w:val="Hyperlink"/>
                    <w:noProof/>
                  </w:rPr>
                </w:rPrChange>
              </w:rPr>
            </w:r>
            <w:r w:rsidRPr="00EE3C3B">
              <w:rPr>
                <w:rStyle w:val="Hyperlink"/>
                <w:noProof/>
                <w:sz w:val="22"/>
                <w:rPrChange w:id="489" w:author="Phuong Truong Thi" w:date="2024-12-11T12:19:00Z" w16du:dateUtc="2024-12-11T05:19:00Z">
                  <w:rPr>
                    <w:rStyle w:val="Hyperlink"/>
                    <w:noProof/>
                  </w:rPr>
                </w:rPrChange>
              </w:rPr>
              <w:fldChar w:fldCharType="separate"/>
            </w:r>
            <w:r w:rsidRPr="00EE3C3B">
              <w:rPr>
                <w:rStyle w:val="Hyperlink"/>
                <w:noProof/>
                <w:sz w:val="22"/>
                <w:rPrChange w:id="490" w:author="Phuong Truong Thi" w:date="2024-12-11T12:19:00Z" w16du:dateUtc="2024-12-11T05:19:00Z">
                  <w:rPr>
                    <w:rStyle w:val="Hyperlink"/>
                    <w:b/>
                    <w:bCs/>
                    <w:noProof/>
                  </w:rPr>
                </w:rPrChange>
              </w:rPr>
              <w:t>II.2.14.1.2.</w:t>
            </w:r>
            <w:r w:rsidRPr="00EE3C3B">
              <w:rPr>
                <w:rFonts w:asciiTheme="minorHAnsi" w:eastAsiaTheme="minorEastAsia" w:hAnsiTheme="minorHAnsi" w:cstheme="minorBidi"/>
                <w:noProof/>
                <w:kern w:val="2"/>
                <w:sz w:val="22"/>
                <w14:ligatures w14:val="standardContextual"/>
                <w:rPrChange w:id="491" w:author="Phuong Truong Thi" w:date="2024-12-11T12:19:00Z" w16du:dateUtc="2024-12-11T05:19:00Z">
                  <w:rPr>
                    <w:rFonts w:asciiTheme="minorHAnsi" w:eastAsiaTheme="minorEastAsia" w:hAnsiTheme="minorHAnsi" w:cstheme="minorBidi"/>
                    <w:i w:val="0"/>
                    <w:iCs/>
                    <w:noProof/>
                    <w:kern w:val="2"/>
                    <w:sz w:val="22"/>
                    <w14:ligatures w14:val="standardContextual"/>
                  </w:rPr>
                </w:rPrChange>
              </w:rPr>
              <w:tab/>
            </w:r>
            <w:r w:rsidRPr="00EE3C3B">
              <w:rPr>
                <w:rStyle w:val="Hyperlink"/>
                <w:noProof/>
                <w:sz w:val="22"/>
                <w:rPrChange w:id="492" w:author="Phuong Truong Thi" w:date="2024-12-11T12:19:00Z" w16du:dateUtc="2024-12-11T05:19:00Z">
                  <w:rPr>
                    <w:rStyle w:val="Hyperlink"/>
                    <w:b/>
                    <w:bCs/>
                    <w:noProof/>
                  </w:rPr>
                </w:rPrChange>
              </w:rPr>
              <w:t>Tìm kiếm toàn hệ thống</w:t>
            </w:r>
            <w:r w:rsidRPr="00EE3C3B">
              <w:rPr>
                <w:noProof/>
                <w:webHidden/>
                <w:sz w:val="22"/>
                <w:rPrChange w:id="493" w:author="Phuong Truong Thi" w:date="2024-12-11T12:19:00Z" w16du:dateUtc="2024-12-11T05:19:00Z">
                  <w:rPr>
                    <w:noProof/>
                    <w:webHidden/>
                  </w:rPr>
                </w:rPrChange>
              </w:rPr>
              <w:tab/>
            </w:r>
            <w:r w:rsidRPr="00EE3C3B">
              <w:rPr>
                <w:noProof/>
                <w:webHidden/>
                <w:sz w:val="22"/>
                <w:rPrChange w:id="494" w:author="Phuong Truong Thi" w:date="2024-12-11T12:19:00Z" w16du:dateUtc="2024-12-11T05:19:00Z">
                  <w:rPr>
                    <w:noProof/>
                    <w:webHidden/>
                  </w:rPr>
                </w:rPrChange>
              </w:rPr>
              <w:fldChar w:fldCharType="begin"/>
            </w:r>
            <w:r w:rsidRPr="00EE3C3B">
              <w:rPr>
                <w:noProof/>
                <w:webHidden/>
                <w:sz w:val="22"/>
                <w:rPrChange w:id="495" w:author="Phuong Truong Thi" w:date="2024-12-11T12:19:00Z" w16du:dateUtc="2024-12-11T05:19:00Z">
                  <w:rPr>
                    <w:noProof/>
                    <w:webHidden/>
                  </w:rPr>
                </w:rPrChange>
              </w:rPr>
              <w:instrText xml:space="preserve"> PAGEREF _Toc184813974 \h </w:instrText>
            </w:r>
            <w:r w:rsidRPr="00EE3C3B">
              <w:rPr>
                <w:noProof/>
                <w:webHidden/>
                <w:sz w:val="22"/>
                <w:rPrChange w:id="496" w:author="Phuong Truong Thi" w:date="2024-12-11T12:19:00Z" w16du:dateUtc="2024-12-11T05:19:00Z">
                  <w:rPr>
                    <w:noProof/>
                    <w:webHidden/>
                  </w:rPr>
                </w:rPrChange>
              </w:rPr>
            </w:r>
          </w:ins>
          <w:r w:rsidRPr="00EE3C3B">
            <w:rPr>
              <w:noProof/>
              <w:webHidden/>
              <w:sz w:val="22"/>
              <w:rPrChange w:id="497" w:author="Phuong Truong Thi" w:date="2024-12-11T12:19:00Z" w16du:dateUtc="2024-12-11T05:19:00Z">
                <w:rPr>
                  <w:noProof/>
                  <w:webHidden/>
                </w:rPr>
              </w:rPrChange>
            </w:rPr>
            <w:fldChar w:fldCharType="separate"/>
          </w:r>
          <w:ins w:id="498" w:author="Phuong Truong Thi" w:date="2024-12-11T12:17:00Z" w16du:dateUtc="2024-12-11T05:17:00Z">
            <w:r w:rsidRPr="00EE3C3B">
              <w:rPr>
                <w:noProof/>
                <w:webHidden/>
                <w:sz w:val="22"/>
                <w:rPrChange w:id="499" w:author="Phuong Truong Thi" w:date="2024-12-11T12:19:00Z" w16du:dateUtc="2024-12-11T05:19:00Z">
                  <w:rPr>
                    <w:noProof/>
                    <w:webHidden/>
                  </w:rPr>
                </w:rPrChange>
              </w:rPr>
              <w:t>89</w:t>
            </w:r>
            <w:r w:rsidRPr="00EE3C3B">
              <w:rPr>
                <w:noProof/>
                <w:webHidden/>
                <w:sz w:val="22"/>
                <w:rPrChange w:id="500" w:author="Phuong Truong Thi" w:date="2024-12-11T12:19:00Z" w16du:dateUtc="2024-12-11T05:19:00Z">
                  <w:rPr>
                    <w:noProof/>
                    <w:webHidden/>
                  </w:rPr>
                </w:rPrChange>
              </w:rPr>
              <w:fldChar w:fldCharType="end"/>
            </w:r>
            <w:r w:rsidRPr="00EE3C3B">
              <w:rPr>
                <w:rStyle w:val="Hyperlink"/>
                <w:noProof/>
                <w:sz w:val="22"/>
                <w:rPrChange w:id="501" w:author="Phuong Truong Thi" w:date="2024-12-11T12:19:00Z" w16du:dateUtc="2024-12-11T05:19:00Z">
                  <w:rPr>
                    <w:rStyle w:val="Hyperlink"/>
                    <w:noProof/>
                  </w:rPr>
                </w:rPrChange>
              </w:rPr>
              <w:fldChar w:fldCharType="end"/>
            </w:r>
          </w:ins>
        </w:p>
        <w:p w14:paraId="008E21E5" w14:textId="01DCBC21" w:rsidR="00EE3C3B" w:rsidRPr="00EE3C3B" w:rsidRDefault="00EE3C3B">
          <w:pPr>
            <w:pStyle w:val="TOC4"/>
            <w:tabs>
              <w:tab w:val="left" w:pos="1540"/>
            </w:tabs>
            <w:rPr>
              <w:ins w:id="502" w:author="Phuong Truong Thi" w:date="2024-12-11T12:17:00Z" w16du:dateUtc="2024-12-11T05:17:00Z"/>
              <w:rFonts w:asciiTheme="minorHAnsi" w:eastAsiaTheme="minorEastAsia" w:hAnsiTheme="minorHAnsi" w:cstheme="minorBidi"/>
              <w:i w:val="0"/>
              <w:iCs/>
              <w:kern w:val="2"/>
              <w14:ligatures w14:val="standardContextual"/>
            </w:rPr>
          </w:pPr>
          <w:ins w:id="503" w:author="Phuong Truong Thi" w:date="2024-12-11T12:17:00Z" w16du:dateUtc="2024-12-11T05:17:00Z">
            <w:r w:rsidRPr="00EE3C3B">
              <w:rPr>
                <w:rStyle w:val="Hyperlink"/>
                <w:i w:val="0"/>
                <w:iCs/>
                <w:rPrChange w:id="504" w:author="Phuong Truong Thi" w:date="2024-12-11T12:21:00Z" w16du:dateUtc="2024-12-11T05:21:00Z">
                  <w:rPr>
                    <w:rStyle w:val="Hyperlink"/>
                  </w:rPr>
                </w:rPrChange>
              </w:rPr>
              <w:fldChar w:fldCharType="begin"/>
            </w:r>
            <w:r w:rsidRPr="00EE3C3B">
              <w:rPr>
                <w:rStyle w:val="Hyperlink"/>
                <w:i w:val="0"/>
                <w:iCs/>
                <w:rPrChange w:id="505" w:author="Phuong Truong Thi" w:date="2024-12-11T12:21:00Z" w16du:dateUtc="2024-12-11T05:21:00Z">
                  <w:rPr>
                    <w:rStyle w:val="Hyperlink"/>
                  </w:rPr>
                </w:rPrChange>
              </w:rPr>
              <w:instrText xml:space="preserve"> </w:instrText>
            </w:r>
            <w:r w:rsidRPr="00EE3C3B">
              <w:rPr>
                <w:i w:val="0"/>
                <w:iCs/>
                <w:rPrChange w:id="506" w:author="Phuong Truong Thi" w:date="2024-12-11T12:21:00Z" w16du:dateUtc="2024-12-11T05:21:00Z">
                  <w:rPr/>
                </w:rPrChange>
              </w:rPr>
              <w:instrText>HYPERLINK \l "_Toc184813976"</w:instrText>
            </w:r>
            <w:r w:rsidRPr="00EE3C3B">
              <w:rPr>
                <w:rStyle w:val="Hyperlink"/>
                <w:i w:val="0"/>
                <w:iCs/>
                <w:rPrChange w:id="507" w:author="Phuong Truong Thi" w:date="2024-12-11T12:21:00Z" w16du:dateUtc="2024-12-11T05:21:00Z">
                  <w:rPr>
                    <w:rStyle w:val="Hyperlink"/>
                  </w:rPr>
                </w:rPrChange>
              </w:rPr>
              <w:instrText xml:space="preserve"> </w:instrText>
            </w:r>
            <w:r w:rsidRPr="00EE3C3B">
              <w:rPr>
                <w:rStyle w:val="Hyperlink"/>
                <w:i w:val="0"/>
                <w:iCs/>
                <w:rPrChange w:id="508" w:author="Phuong Truong Thi" w:date="2024-12-11T12:21:00Z" w16du:dateUtc="2024-12-11T05:21:00Z">
                  <w:rPr>
                    <w:rStyle w:val="Hyperlink"/>
                  </w:rPr>
                </w:rPrChange>
              </w:rPr>
            </w:r>
            <w:r w:rsidRPr="00EE3C3B">
              <w:rPr>
                <w:rStyle w:val="Hyperlink"/>
                <w:i w:val="0"/>
                <w:iCs/>
                <w:rPrChange w:id="509" w:author="Phuong Truong Thi" w:date="2024-12-11T12:21:00Z" w16du:dateUtc="2024-12-11T05:21:00Z">
                  <w:rPr>
                    <w:rStyle w:val="Hyperlink"/>
                  </w:rPr>
                </w:rPrChange>
              </w:rPr>
              <w:fldChar w:fldCharType="separate"/>
            </w:r>
            <w:r w:rsidRPr="00EE3C3B">
              <w:rPr>
                <w:rStyle w:val="Hyperlink"/>
                <w:i w:val="0"/>
                <w:iCs/>
                <w:rPrChange w:id="510" w:author="Phuong Truong Thi" w:date="2024-12-11T12:21:00Z" w16du:dateUtc="2024-12-11T05:21:00Z">
                  <w:rPr>
                    <w:rStyle w:val="Hyperlink"/>
                  </w:rPr>
                </w:rPrChange>
              </w:rPr>
              <w:t>II.2.14.2.Bộ lọc</w:t>
            </w:r>
            <w:r w:rsidRPr="00EE3C3B">
              <w:rPr>
                <w:i w:val="0"/>
                <w:iCs/>
                <w:webHidden/>
                <w:rPrChange w:id="511" w:author="Phuong Truong Thi" w:date="2024-12-11T12:21:00Z" w16du:dateUtc="2024-12-11T05:21:00Z">
                  <w:rPr>
                    <w:webHidden/>
                  </w:rPr>
                </w:rPrChange>
              </w:rPr>
              <w:tab/>
            </w:r>
            <w:r w:rsidRPr="00EE3C3B">
              <w:rPr>
                <w:i w:val="0"/>
                <w:iCs/>
                <w:webHidden/>
                <w:rPrChange w:id="512" w:author="Phuong Truong Thi" w:date="2024-12-11T12:21:00Z" w16du:dateUtc="2024-12-11T05:21:00Z">
                  <w:rPr>
                    <w:webHidden/>
                  </w:rPr>
                </w:rPrChange>
              </w:rPr>
              <w:fldChar w:fldCharType="begin"/>
            </w:r>
            <w:r w:rsidRPr="00EE3C3B">
              <w:rPr>
                <w:i w:val="0"/>
                <w:iCs/>
                <w:webHidden/>
                <w:rPrChange w:id="513" w:author="Phuong Truong Thi" w:date="2024-12-11T12:21:00Z" w16du:dateUtc="2024-12-11T05:21:00Z">
                  <w:rPr>
                    <w:webHidden/>
                  </w:rPr>
                </w:rPrChange>
              </w:rPr>
              <w:instrText xml:space="preserve"> PAGEREF _Toc184813976 \h </w:instrText>
            </w:r>
            <w:r w:rsidRPr="00EE3C3B">
              <w:rPr>
                <w:i w:val="0"/>
                <w:iCs/>
                <w:webHidden/>
                <w:rPrChange w:id="514" w:author="Phuong Truong Thi" w:date="2024-12-11T12:21:00Z" w16du:dateUtc="2024-12-11T05:21:00Z">
                  <w:rPr>
                    <w:webHidden/>
                  </w:rPr>
                </w:rPrChange>
              </w:rPr>
            </w:r>
          </w:ins>
          <w:r w:rsidRPr="00EE3C3B">
            <w:rPr>
              <w:i w:val="0"/>
              <w:iCs/>
              <w:webHidden/>
              <w:rPrChange w:id="515" w:author="Phuong Truong Thi" w:date="2024-12-11T12:21:00Z" w16du:dateUtc="2024-12-11T05:21:00Z">
                <w:rPr>
                  <w:webHidden/>
                </w:rPr>
              </w:rPrChange>
            </w:rPr>
            <w:fldChar w:fldCharType="separate"/>
          </w:r>
          <w:ins w:id="516" w:author="Phuong Truong Thi" w:date="2024-12-11T12:17:00Z" w16du:dateUtc="2024-12-11T05:17:00Z">
            <w:r w:rsidRPr="00EE3C3B">
              <w:rPr>
                <w:i w:val="0"/>
                <w:iCs/>
                <w:webHidden/>
                <w:rPrChange w:id="517" w:author="Phuong Truong Thi" w:date="2024-12-11T12:21:00Z" w16du:dateUtc="2024-12-11T05:21:00Z">
                  <w:rPr>
                    <w:webHidden/>
                  </w:rPr>
                </w:rPrChange>
              </w:rPr>
              <w:t>91</w:t>
            </w:r>
            <w:r w:rsidRPr="00EE3C3B">
              <w:rPr>
                <w:i w:val="0"/>
                <w:iCs/>
                <w:webHidden/>
                <w:rPrChange w:id="518" w:author="Phuong Truong Thi" w:date="2024-12-11T12:21:00Z" w16du:dateUtc="2024-12-11T05:21:00Z">
                  <w:rPr>
                    <w:webHidden/>
                  </w:rPr>
                </w:rPrChange>
              </w:rPr>
              <w:fldChar w:fldCharType="end"/>
            </w:r>
            <w:r w:rsidRPr="00EE3C3B">
              <w:rPr>
                <w:rStyle w:val="Hyperlink"/>
                <w:i w:val="0"/>
                <w:iCs/>
                <w:rPrChange w:id="519" w:author="Phuong Truong Thi" w:date="2024-12-11T12:21:00Z" w16du:dateUtc="2024-12-11T05:21:00Z">
                  <w:rPr>
                    <w:rStyle w:val="Hyperlink"/>
                  </w:rPr>
                </w:rPrChange>
              </w:rPr>
              <w:fldChar w:fldCharType="end"/>
            </w:r>
          </w:ins>
        </w:p>
        <w:p w14:paraId="67B6F97F" w14:textId="4141715B" w:rsidR="00EE3C3B" w:rsidRPr="00EE3C3B" w:rsidRDefault="00EE3C3B">
          <w:pPr>
            <w:pStyle w:val="TOC4"/>
            <w:tabs>
              <w:tab w:val="left" w:pos="1540"/>
            </w:tabs>
            <w:rPr>
              <w:ins w:id="520" w:author="Phuong Truong Thi" w:date="2024-12-11T12:17:00Z" w16du:dateUtc="2024-12-11T05:17:00Z"/>
              <w:rFonts w:asciiTheme="minorHAnsi" w:eastAsiaTheme="minorEastAsia" w:hAnsiTheme="minorHAnsi" w:cstheme="minorBidi"/>
              <w:i w:val="0"/>
              <w:iCs/>
              <w:kern w:val="2"/>
              <w14:ligatures w14:val="standardContextual"/>
            </w:rPr>
          </w:pPr>
          <w:ins w:id="521" w:author="Phuong Truong Thi" w:date="2024-12-11T12:17:00Z" w16du:dateUtc="2024-12-11T05:17:00Z">
            <w:r w:rsidRPr="00EE3C3B">
              <w:rPr>
                <w:rStyle w:val="Hyperlink"/>
                <w:i w:val="0"/>
                <w:iCs/>
                <w:rPrChange w:id="522" w:author="Phuong Truong Thi" w:date="2024-12-11T12:21:00Z" w16du:dateUtc="2024-12-11T05:21:00Z">
                  <w:rPr>
                    <w:rStyle w:val="Hyperlink"/>
                  </w:rPr>
                </w:rPrChange>
              </w:rPr>
              <w:fldChar w:fldCharType="begin"/>
            </w:r>
            <w:r w:rsidRPr="00EE3C3B">
              <w:rPr>
                <w:rStyle w:val="Hyperlink"/>
                <w:i w:val="0"/>
                <w:iCs/>
                <w:rPrChange w:id="523" w:author="Phuong Truong Thi" w:date="2024-12-11T12:21:00Z" w16du:dateUtc="2024-12-11T05:21:00Z">
                  <w:rPr>
                    <w:rStyle w:val="Hyperlink"/>
                  </w:rPr>
                </w:rPrChange>
              </w:rPr>
              <w:instrText xml:space="preserve"> </w:instrText>
            </w:r>
            <w:r w:rsidRPr="00EE3C3B">
              <w:rPr>
                <w:i w:val="0"/>
                <w:iCs/>
                <w:rPrChange w:id="524" w:author="Phuong Truong Thi" w:date="2024-12-11T12:21:00Z" w16du:dateUtc="2024-12-11T05:21:00Z">
                  <w:rPr/>
                </w:rPrChange>
              </w:rPr>
              <w:instrText>HYPERLINK \l "_Toc184813977"</w:instrText>
            </w:r>
            <w:r w:rsidRPr="00EE3C3B">
              <w:rPr>
                <w:rStyle w:val="Hyperlink"/>
                <w:i w:val="0"/>
                <w:iCs/>
                <w:rPrChange w:id="525" w:author="Phuong Truong Thi" w:date="2024-12-11T12:21:00Z" w16du:dateUtc="2024-12-11T05:21:00Z">
                  <w:rPr>
                    <w:rStyle w:val="Hyperlink"/>
                  </w:rPr>
                </w:rPrChange>
              </w:rPr>
              <w:instrText xml:space="preserve"> </w:instrText>
            </w:r>
            <w:r w:rsidRPr="00EE3C3B">
              <w:rPr>
                <w:rStyle w:val="Hyperlink"/>
                <w:i w:val="0"/>
                <w:iCs/>
                <w:rPrChange w:id="526" w:author="Phuong Truong Thi" w:date="2024-12-11T12:21:00Z" w16du:dateUtc="2024-12-11T05:21:00Z">
                  <w:rPr>
                    <w:rStyle w:val="Hyperlink"/>
                  </w:rPr>
                </w:rPrChange>
              </w:rPr>
            </w:r>
            <w:r w:rsidRPr="00EE3C3B">
              <w:rPr>
                <w:rStyle w:val="Hyperlink"/>
                <w:i w:val="0"/>
                <w:iCs/>
                <w:rPrChange w:id="527" w:author="Phuong Truong Thi" w:date="2024-12-11T12:21:00Z" w16du:dateUtc="2024-12-11T05:21:00Z">
                  <w:rPr>
                    <w:rStyle w:val="Hyperlink"/>
                  </w:rPr>
                </w:rPrChange>
              </w:rPr>
              <w:fldChar w:fldCharType="separate"/>
            </w:r>
            <w:r w:rsidRPr="00EE3C3B">
              <w:rPr>
                <w:rStyle w:val="Hyperlink"/>
                <w:i w:val="0"/>
                <w:iCs/>
                <w:rPrChange w:id="528" w:author="Phuong Truong Thi" w:date="2024-12-11T12:21:00Z" w16du:dateUtc="2024-12-11T05:21:00Z">
                  <w:rPr>
                    <w:rStyle w:val="Hyperlink"/>
                  </w:rPr>
                </w:rPrChange>
              </w:rPr>
              <w:t>II.2.14.3.Sắp xếp</w:t>
            </w:r>
            <w:r w:rsidRPr="00EE3C3B">
              <w:rPr>
                <w:i w:val="0"/>
                <w:iCs/>
                <w:webHidden/>
                <w:rPrChange w:id="529" w:author="Phuong Truong Thi" w:date="2024-12-11T12:21:00Z" w16du:dateUtc="2024-12-11T05:21:00Z">
                  <w:rPr>
                    <w:webHidden/>
                  </w:rPr>
                </w:rPrChange>
              </w:rPr>
              <w:tab/>
            </w:r>
            <w:r w:rsidRPr="00EE3C3B">
              <w:rPr>
                <w:i w:val="0"/>
                <w:iCs/>
                <w:webHidden/>
                <w:rPrChange w:id="530" w:author="Phuong Truong Thi" w:date="2024-12-11T12:21:00Z" w16du:dateUtc="2024-12-11T05:21:00Z">
                  <w:rPr>
                    <w:webHidden/>
                  </w:rPr>
                </w:rPrChange>
              </w:rPr>
              <w:fldChar w:fldCharType="begin"/>
            </w:r>
            <w:r w:rsidRPr="00EE3C3B">
              <w:rPr>
                <w:i w:val="0"/>
                <w:iCs/>
                <w:webHidden/>
                <w:rPrChange w:id="531" w:author="Phuong Truong Thi" w:date="2024-12-11T12:21:00Z" w16du:dateUtc="2024-12-11T05:21:00Z">
                  <w:rPr>
                    <w:webHidden/>
                  </w:rPr>
                </w:rPrChange>
              </w:rPr>
              <w:instrText xml:space="preserve"> PAGEREF _Toc184813977 \h </w:instrText>
            </w:r>
            <w:r w:rsidRPr="00EE3C3B">
              <w:rPr>
                <w:i w:val="0"/>
                <w:iCs/>
                <w:webHidden/>
                <w:rPrChange w:id="532" w:author="Phuong Truong Thi" w:date="2024-12-11T12:21:00Z" w16du:dateUtc="2024-12-11T05:21:00Z">
                  <w:rPr>
                    <w:webHidden/>
                  </w:rPr>
                </w:rPrChange>
              </w:rPr>
            </w:r>
          </w:ins>
          <w:r w:rsidRPr="00EE3C3B">
            <w:rPr>
              <w:i w:val="0"/>
              <w:iCs/>
              <w:webHidden/>
              <w:rPrChange w:id="533" w:author="Phuong Truong Thi" w:date="2024-12-11T12:21:00Z" w16du:dateUtc="2024-12-11T05:21:00Z">
                <w:rPr>
                  <w:webHidden/>
                </w:rPr>
              </w:rPrChange>
            </w:rPr>
            <w:fldChar w:fldCharType="separate"/>
          </w:r>
          <w:ins w:id="534" w:author="Phuong Truong Thi" w:date="2024-12-11T12:17:00Z" w16du:dateUtc="2024-12-11T05:17:00Z">
            <w:r w:rsidRPr="00EE3C3B">
              <w:rPr>
                <w:i w:val="0"/>
                <w:iCs/>
                <w:webHidden/>
                <w:rPrChange w:id="535" w:author="Phuong Truong Thi" w:date="2024-12-11T12:21:00Z" w16du:dateUtc="2024-12-11T05:21:00Z">
                  <w:rPr>
                    <w:webHidden/>
                  </w:rPr>
                </w:rPrChange>
              </w:rPr>
              <w:t>92</w:t>
            </w:r>
            <w:r w:rsidRPr="00EE3C3B">
              <w:rPr>
                <w:i w:val="0"/>
                <w:iCs/>
                <w:webHidden/>
                <w:rPrChange w:id="536" w:author="Phuong Truong Thi" w:date="2024-12-11T12:21:00Z" w16du:dateUtc="2024-12-11T05:21:00Z">
                  <w:rPr>
                    <w:webHidden/>
                  </w:rPr>
                </w:rPrChange>
              </w:rPr>
              <w:fldChar w:fldCharType="end"/>
            </w:r>
            <w:r w:rsidRPr="00EE3C3B">
              <w:rPr>
                <w:rStyle w:val="Hyperlink"/>
                <w:i w:val="0"/>
                <w:iCs/>
                <w:rPrChange w:id="537" w:author="Phuong Truong Thi" w:date="2024-12-11T12:21:00Z" w16du:dateUtc="2024-12-11T05:21:00Z">
                  <w:rPr>
                    <w:rStyle w:val="Hyperlink"/>
                  </w:rPr>
                </w:rPrChange>
              </w:rPr>
              <w:fldChar w:fldCharType="end"/>
            </w:r>
          </w:ins>
        </w:p>
        <w:p w14:paraId="718E7CE3" w14:textId="12CF3A41" w:rsidR="00EE3C3B" w:rsidRPr="00EE3C3B" w:rsidRDefault="00EE3C3B">
          <w:pPr>
            <w:pStyle w:val="TOC4"/>
            <w:tabs>
              <w:tab w:val="left" w:pos="1540"/>
            </w:tabs>
            <w:rPr>
              <w:ins w:id="538" w:author="Phuong Truong Thi" w:date="2024-12-11T12:17:00Z" w16du:dateUtc="2024-12-11T05:17:00Z"/>
              <w:rFonts w:asciiTheme="minorHAnsi" w:eastAsiaTheme="minorEastAsia" w:hAnsiTheme="minorHAnsi" w:cstheme="minorBidi"/>
              <w:i w:val="0"/>
              <w:iCs/>
              <w:kern w:val="2"/>
              <w14:ligatures w14:val="standardContextual"/>
            </w:rPr>
          </w:pPr>
          <w:ins w:id="539" w:author="Phuong Truong Thi" w:date="2024-12-11T12:17:00Z" w16du:dateUtc="2024-12-11T05:17:00Z">
            <w:r w:rsidRPr="00EE3C3B">
              <w:rPr>
                <w:rStyle w:val="Hyperlink"/>
                <w:i w:val="0"/>
                <w:iCs/>
                <w:rPrChange w:id="540" w:author="Phuong Truong Thi" w:date="2024-12-11T12:21:00Z" w16du:dateUtc="2024-12-11T05:21:00Z">
                  <w:rPr>
                    <w:rStyle w:val="Hyperlink"/>
                  </w:rPr>
                </w:rPrChange>
              </w:rPr>
              <w:fldChar w:fldCharType="begin"/>
            </w:r>
            <w:r w:rsidRPr="00EE3C3B">
              <w:rPr>
                <w:rStyle w:val="Hyperlink"/>
                <w:i w:val="0"/>
                <w:iCs/>
                <w:rPrChange w:id="541" w:author="Phuong Truong Thi" w:date="2024-12-11T12:21:00Z" w16du:dateUtc="2024-12-11T05:21:00Z">
                  <w:rPr>
                    <w:rStyle w:val="Hyperlink"/>
                  </w:rPr>
                </w:rPrChange>
              </w:rPr>
              <w:instrText xml:space="preserve"> </w:instrText>
            </w:r>
            <w:r w:rsidRPr="00EE3C3B">
              <w:rPr>
                <w:i w:val="0"/>
                <w:iCs/>
                <w:rPrChange w:id="542" w:author="Phuong Truong Thi" w:date="2024-12-11T12:21:00Z" w16du:dateUtc="2024-12-11T05:21:00Z">
                  <w:rPr/>
                </w:rPrChange>
              </w:rPr>
              <w:instrText>HYPERLINK \l "_Toc184813978"</w:instrText>
            </w:r>
            <w:r w:rsidRPr="00EE3C3B">
              <w:rPr>
                <w:rStyle w:val="Hyperlink"/>
                <w:i w:val="0"/>
                <w:iCs/>
                <w:rPrChange w:id="543" w:author="Phuong Truong Thi" w:date="2024-12-11T12:21:00Z" w16du:dateUtc="2024-12-11T05:21:00Z">
                  <w:rPr>
                    <w:rStyle w:val="Hyperlink"/>
                  </w:rPr>
                </w:rPrChange>
              </w:rPr>
              <w:instrText xml:space="preserve"> </w:instrText>
            </w:r>
            <w:r w:rsidRPr="00EE3C3B">
              <w:rPr>
                <w:rStyle w:val="Hyperlink"/>
                <w:i w:val="0"/>
                <w:iCs/>
                <w:rPrChange w:id="544" w:author="Phuong Truong Thi" w:date="2024-12-11T12:21:00Z" w16du:dateUtc="2024-12-11T05:21:00Z">
                  <w:rPr>
                    <w:rStyle w:val="Hyperlink"/>
                  </w:rPr>
                </w:rPrChange>
              </w:rPr>
            </w:r>
            <w:r w:rsidRPr="00EE3C3B">
              <w:rPr>
                <w:rStyle w:val="Hyperlink"/>
                <w:i w:val="0"/>
                <w:iCs/>
                <w:rPrChange w:id="545" w:author="Phuong Truong Thi" w:date="2024-12-11T12:21:00Z" w16du:dateUtc="2024-12-11T05:21:00Z">
                  <w:rPr>
                    <w:rStyle w:val="Hyperlink"/>
                  </w:rPr>
                </w:rPrChange>
              </w:rPr>
              <w:fldChar w:fldCharType="separate"/>
            </w:r>
            <w:r w:rsidRPr="00EE3C3B">
              <w:rPr>
                <w:rStyle w:val="Hyperlink"/>
                <w:i w:val="0"/>
                <w:iCs/>
                <w:rPrChange w:id="546" w:author="Phuong Truong Thi" w:date="2024-12-11T12:21:00Z" w16du:dateUtc="2024-12-11T05:21:00Z">
                  <w:rPr>
                    <w:rStyle w:val="Hyperlink"/>
                  </w:rPr>
                </w:rPrChange>
              </w:rPr>
              <w:t>II.2.14.4.Lựa chọn các trường hiển thị</w:t>
            </w:r>
            <w:r w:rsidRPr="00EE3C3B">
              <w:rPr>
                <w:i w:val="0"/>
                <w:iCs/>
                <w:webHidden/>
                <w:rPrChange w:id="547" w:author="Phuong Truong Thi" w:date="2024-12-11T12:21:00Z" w16du:dateUtc="2024-12-11T05:21:00Z">
                  <w:rPr>
                    <w:webHidden/>
                  </w:rPr>
                </w:rPrChange>
              </w:rPr>
              <w:tab/>
            </w:r>
            <w:r w:rsidRPr="00EE3C3B">
              <w:rPr>
                <w:i w:val="0"/>
                <w:iCs/>
                <w:webHidden/>
                <w:rPrChange w:id="548" w:author="Phuong Truong Thi" w:date="2024-12-11T12:21:00Z" w16du:dateUtc="2024-12-11T05:21:00Z">
                  <w:rPr>
                    <w:webHidden/>
                  </w:rPr>
                </w:rPrChange>
              </w:rPr>
              <w:fldChar w:fldCharType="begin"/>
            </w:r>
            <w:r w:rsidRPr="00EE3C3B">
              <w:rPr>
                <w:i w:val="0"/>
                <w:iCs/>
                <w:webHidden/>
                <w:rPrChange w:id="549" w:author="Phuong Truong Thi" w:date="2024-12-11T12:21:00Z" w16du:dateUtc="2024-12-11T05:21:00Z">
                  <w:rPr>
                    <w:webHidden/>
                  </w:rPr>
                </w:rPrChange>
              </w:rPr>
              <w:instrText xml:space="preserve"> PAGEREF _Toc184813978 \h </w:instrText>
            </w:r>
            <w:r w:rsidRPr="00EE3C3B">
              <w:rPr>
                <w:i w:val="0"/>
                <w:iCs/>
                <w:webHidden/>
                <w:rPrChange w:id="550" w:author="Phuong Truong Thi" w:date="2024-12-11T12:21:00Z" w16du:dateUtc="2024-12-11T05:21:00Z">
                  <w:rPr>
                    <w:webHidden/>
                  </w:rPr>
                </w:rPrChange>
              </w:rPr>
            </w:r>
          </w:ins>
          <w:r w:rsidRPr="00EE3C3B">
            <w:rPr>
              <w:i w:val="0"/>
              <w:iCs/>
              <w:webHidden/>
              <w:rPrChange w:id="551" w:author="Phuong Truong Thi" w:date="2024-12-11T12:21:00Z" w16du:dateUtc="2024-12-11T05:21:00Z">
                <w:rPr>
                  <w:webHidden/>
                </w:rPr>
              </w:rPrChange>
            </w:rPr>
            <w:fldChar w:fldCharType="separate"/>
          </w:r>
          <w:ins w:id="552" w:author="Phuong Truong Thi" w:date="2024-12-11T12:17:00Z" w16du:dateUtc="2024-12-11T05:17:00Z">
            <w:r w:rsidRPr="00EE3C3B">
              <w:rPr>
                <w:i w:val="0"/>
                <w:iCs/>
                <w:webHidden/>
                <w:rPrChange w:id="553" w:author="Phuong Truong Thi" w:date="2024-12-11T12:21:00Z" w16du:dateUtc="2024-12-11T05:21:00Z">
                  <w:rPr>
                    <w:webHidden/>
                  </w:rPr>
                </w:rPrChange>
              </w:rPr>
              <w:t>92</w:t>
            </w:r>
            <w:r w:rsidRPr="00EE3C3B">
              <w:rPr>
                <w:i w:val="0"/>
                <w:iCs/>
                <w:webHidden/>
                <w:rPrChange w:id="554" w:author="Phuong Truong Thi" w:date="2024-12-11T12:21:00Z" w16du:dateUtc="2024-12-11T05:21:00Z">
                  <w:rPr>
                    <w:webHidden/>
                  </w:rPr>
                </w:rPrChange>
              </w:rPr>
              <w:fldChar w:fldCharType="end"/>
            </w:r>
            <w:r w:rsidRPr="00EE3C3B">
              <w:rPr>
                <w:rStyle w:val="Hyperlink"/>
                <w:i w:val="0"/>
                <w:iCs/>
                <w:rPrChange w:id="555" w:author="Phuong Truong Thi" w:date="2024-12-11T12:21:00Z" w16du:dateUtc="2024-12-11T05:21:00Z">
                  <w:rPr>
                    <w:rStyle w:val="Hyperlink"/>
                  </w:rPr>
                </w:rPrChange>
              </w:rPr>
              <w:fldChar w:fldCharType="end"/>
            </w:r>
          </w:ins>
        </w:p>
        <w:p w14:paraId="025A1085" w14:textId="6C1E93ED" w:rsidR="00EE3C3B" w:rsidRPr="00EE3C3B" w:rsidRDefault="00EE3C3B">
          <w:pPr>
            <w:pStyle w:val="TOC4"/>
            <w:tabs>
              <w:tab w:val="left" w:pos="1540"/>
            </w:tabs>
            <w:rPr>
              <w:ins w:id="556" w:author="Phuong Truong Thi" w:date="2024-12-11T12:17:00Z" w16du:dateUtc="2024-12-11T05:17:00Z"/>
              <w:rFonts w:asciiTheme="minorHAnsi" w:eastAsiaTheme="minorEastAsia" w:hAnsiTheme="minorHAnsi" w:cstheme="minorBidi"/>
              <w:i w:val="0"/>
              <w:iCs/>
              <w:kern w:val="2"/>
              <w14:ligatures w14:val="standardContextual"/>
            </w:rPr>
          </w:pPr>
          <w:ins w:id="557" w:author="Phuong Truong Thi" w:date="2024-12-11T12:17:00Z" w16du:dateUtc="2024-12-11T05:17:00Z">
            <w:r w:rsidRPr="00EE3C3B">
              <w:rPr>
                <w:rStyle w:val="Hyperlink"/>
                <w:i w:val="0"/>
                <w:iCs/>
                <w:rPrChange w:id="558" w:author="Phuong Truong Thi" w:date="2024-12-11T12:21:00Z" w16du:dateUtc="2024-12-11T05:21:00Z">
                  <w:rPr>
                    <w:rStyle w:val="Hyperlink"/>
                  </w:rPr>
                </w:rPrChange>
              </w:rPr>
              <w:fldChar w:fldCharType="begin"/>
            </w:r>
            <w:r w:rsidRPr="00EE3C3B">
              <w:rPr>
                <w:rStyle w:val="Hyperlink"/>
                <w:i w:val="0"/>
                <w:iCs/>
                <w:rPrChange w:id="559" w:author="Phuong Truong Thi" w:date="2024-12-11T12:21:00Z" w16du:dateUtc="2024-12-11T05:21:00Z">
                  <w:rPr>
                    <w:rStyle w:val="Hyperlink"/>
                  </w:rPr>
                </w:rPrChange>
              </w:rPr>
              <w:instrText xml:space="preserve"> </w:instrText>
            </w:r>
            <w:r w:rsidRPr="00EE3C3B">
              <w:rPr>
                <w:i w:val="0"/>
                <w:iCs/>
                <w:rPrChange w:id="560" w:author="Phuong Truong Thi" w:date="2024-12-11T12:21:00Z" w16du:dateUtc="2024-12-11T05:21:00Z">
                  <w:rPr/>
                </w:rPrChange>
              </w:rPr>
              <w:instrText>HYPERLINK \l "_Toc184813979"</w:instrText>
            </w:r>
            <w:r w:rsidRPr="00EE3C3B">
              <w:rPr>
                <w:rStyle w:val="Hyperlink"/>
                <w:i w:val="0"/>
                <w:iCs/>
                <w:rPrChange w:id="561" w:author="Phuong Truong Thi" w:date="2024-12-11T12:21:00Z" w16du:dateUtc="2024-12-11T05:21:00Z">
                  <w:rPr>
                    <w:rStyle w:val="Hyperlink"/>
                  </w:rPr>
                </w:rPrChange>
              </w:rPr>
              <w:instrText xml:space="preserve"> </w:instrText>
            </w:r>
            <w:r w:rsidRPr="00EE3C3B">
              <w:rPr>
                <w:rStyle w:val="Hyperlink"/>
                <w:i w:val="0"/>
                <w:iCs/>
                <w:rPrChange w:id="562" w:author="Phuong Truong Thi" w:date="2024-12-11T12:21:00Z" w16du:dateUtc="2024-12-11T05:21:00Z">
                  <w:rPr>
                    <w:rStyle w:val="Hyperlink"/>
                  </w:rPr>
                </w:rPrChange>
              </w:rPr>
            </w:r>
            <w:r w:rsidRPr="00EE3C3B">
              <w:rPr>
                <w:rStyle w:val="Hyperlink"/>
                <w:i w:val="0"/>
                <w:iCs/>
                <w:rPrChange w:id="563" w:author="Phuong Truong Thi" w:date="2024-12-11T12:21:00Z" w16du:dateUtc="2024-12-11T05:21:00Z">
                  <w:rPr>
                    <w:rStyle w:val="Hyperlink"/>
                  </w:rPr>
                </w:rPrChange>
              </w:rPr>
              <w:fldChar w:fldCharType="separate"/>
            </w:r>
            <w:r w:rsidRPr="00EE3C3B">
              <w:rPr>
                <w:rStyle w:val="Hyperlink"/>
                <w:i w:val="0"/>
                <w:iCs/>
                <w:rPrChange w:id="564" w:author="Phuong Truong Thi" w:date="2024-12-11T12:21:00Z" w16du:dateUtc="2024-12-11T05:21:00Z">
                  <w:rPr>
                    <w:rStyle w:val="Hyperlink"/>
                  </w:rPr>
                </w:rPrChange>
              </w:rPr>
              <w:t>II.2.14.5.Tạo mới danh sách</w:t>
            </w:r>
            <w:r w:rsidRPr="00EE3C3B">
              <w:rPr>
                <w:i w:val="0"/>
                <w:iCs/>
                <w:webHidden/>
                <w:rPrChange w:id="565" w:author="Phuong Truong Thi" w:date="2024-12-11T12:21:00Z" w16du:dateUtc="2024-12-11T05:21:00Z">
                  <w:rPr>
                    <w:webHidden/>
                  </w:rPr>
                </w:rPrChange>
              </w:rPr>
              <w:tab/>
            </w:r>
            <w:r w:rsidRPr="00EE3C3B">
              <w:rPr>
                <w:i w:val="0"/>
                <w:iCs/>
                <w:webHidden/>
                <w:rPrChange w:id="566" w:author="Phuong Truong Thi" w:date="2024-12-11T12:21:00Z" w16du:dateUtc="2024-12-11T05:21:00Z">
                  <w:rPr>
                    <w:webHidden/>
                  </w:rPr>
                </w:rPrChange>
              </w:rPr>
              <w:fldChar w:fldCharType="begin"/>
            </w:r>
            <w:r w:rsidRPr="00EE3C3B">
              <w:rPr>
                <w:i w:val="0"/>
                <w:iCs/>
                <w:webHidden/>
                <w:rPrChange w:id="567" w:author="Phuong Truong Thi" w:date="2024-12-11T12:21:00Z" w16du:dateUtc="2024-12-11T05:21:00Z">
                  <w:rPr>
                    <w:webHidden/>
                  </w:rPr>
                </w:rPrChange>
              </w:rPr>
              <w:instrText xml:space="preserve"> PAGEREF _Toc184813979 \h </w:instrText>
            </w:r>
            <w:r w:rsidRPr="00EE3C3B">
              <w:rPr>
                <w:i w:val="0"/>
                <w:iCs/>
                <w:webHidden/>
                <w:rPrChange w:id="568" w:author="Phuong Truong Thi" w:date="2024-12-11T12:21:00Z" w16du:dateUtc="2024-12-11T05:21:00Z">
                  <w:rPr>
                    <w:webHidden/>
                  </w:rPr>
                </w:rPrChange>
              </w:rPr>
            </w:r>
          </w:ins>
          <w:r w:rsidRPr="00EE3C3B">
            <w:rPr>
              <w:i w:val="0"/>
              <w:iCs/>
              <w:webHidden/>
              <w:rPrChange w:id="569" w:author="Phuong Truong Thi" w:date="2024-12-11T12:21:00Z" w16du:dateUtc="2024-12-11T05:21:00Z">
                <w:rPr>
                  <w:webHidden/>
                </w:rPr>
              </w:rPrChange>
            </w:rPr>
            <w:fldChar w:fldCharType="separate"/>
          </w:r>
          <w:ins w:id="570" w:author="Phuong Truong Thi" w:date="2024-12-11T12:17:00Z" w16du:dateUtc="2024-12-11T05:17:00Z">
            <w:r w:rsidRPr="00EE3C3B">
              <w:rPr>
                <w:i w:val="0"/>
                <w:iCs/>
                <w:webHidden/>
                <w:rPrChange w:id="571" w:author="Phuong Truong Thi" w:date="2024-12-11T12:21:00Z" w16du:dateUtc="2024-12-11T05:21:00Z">
                  <w:rPr>
                    <w:webHidden/>
                  </w:rPr>
                </w:rPrChange>
              </w:rPr>
              <w:t>92</w:t>
            </w:r>
            <w:r w:rsidRPr="00EE3C3B">
              <w:rPr>
                <w:i w:val="0"/>
                <w:iCs/>
                <w:webHidden/>
                <w:rPrChange w:id="572" w:author="Phuong Truong Thi" w:date="2024-12-11T12:21:00Z" w16du:dateUtc="2024-12-11T05:21:00Z">
                  <w:rPr>
                    <w:webHidden/>
                  </w:rPr>
                </w:rPrChange>
              </w:rPr>
              <w:fldChar w:fldCharType="end"/>
            </w:r>
            <w:r w:rsidRPr="00EE3C3B">
              <w:rPr>
                <w:rStyle w:val="Hyperlink"/>
                <w:i w:val="0"/>
                <w:iCs/>
                <w:rPrChange w:id="573" w:author="Phuong Truong Thi" w:date="2024-12-11T12:21:00Z" w16du:dateUtc="2024-12-11T05:21:00Z">
                  <w:rPr>
                    <w:rStyle w:val="Hyperlink"/>
                  </w:rPr>
                </w:rPrChange>
              </w:rPr>
              <w:fldChar w:fldCharType="end"/>
            </w:r>
          </w:ins>
        </w:p>
        <w:p w14:paraId="54388220" w14:textId="4D7FF109" w:rsidR="00EE3C3B" w:rsidRPr="00EE3C3B" w:rsidRDefault="00EE3C3B">
          <w:pPr>
            <w:pStyle w:val="TOC4"/>
            <w:tabs>
              <w:tab w:val="left" w:pos="1540"/>
            </w:tabs>
            <w:rPr>
              <w:ins w:id="574" w:author="Phuong Truong Thi" w:date="2024-12-11T12:17:00Z" w16du:dateUtc="2024-12-11T05:17:00Z"/>
              <w:rFonts w:asciiTheme="minorHAnsi" w:eastAsiaTheme="minorEastAsia" w:hAnsiTheme="minorHAnsi" w:cstheme="minorBidi"/>
              <w:i w:val="0"/>
              <w:iCs/>
              <w:kern w:val="2"/>
              <w14:ligatures w14:val="standardContextual"/>
            </w:rPr>
          </w:pPr>
          <w:ins w:id="575" w:author="Phuong Truong Thi" w:date="2024-12-11T12:17:00Z" w16du:dateUtc="2024-12-11T05:17:00Z">
            <w:r w:rsidRPr="00EE3C3B">
              <w:rPr>
                <w:rStyle w:val="Hyperlink"/>
                <w:i w:val="0"/>
                <w:iCs/>
                <w:rPrChange w:id="576" w:author="Phuong Truong Thi" w:date="2024-12-11T12:21:00Z" w16du:dateUtc="2024-12-11T05:21:00Z">
                  <w:rPr>
                    <w:rStyle w:val="Hyperlink"/>
                  </w:rPr>
                </w:rPrChange>
              </w:rPr>
              <w:fldChar w:fldCharType="begin"/>
            </w:r>
            <w:r w:rsidRPr="00EE3C3B">
              <w:rPr>
                <w:rStyle w:val="Hyperlink"/>
                <w:i w:val="0"/>
                <w:iCs/>
                <w:rPrChange w:id="577" w:author="Phuong Truong Thi" w:date="2024-12-11T12:21:00Z" w16du:dateUtc="2024-12-11T05:21:00Z">
                  <w:rPr>
                    <w:rStyle w:val="Hyperlink"/>
                  </w:rPr>
                </w:rPrChange>
              </w:rPr>
              <w:instrText xml:space="preserve"> </w:instrText>
            </w:r>
            <w:r w:rsidRPr="00EE3C3B">
              <w:rPr>
                <w:i w:val="0"/>
                <w:iCs/>
                <w:rPrChange w:id="578" w:author="Phuong Truong Thi" w:date="2024-12-11T12:21:00Z" w16du:dateUtc="2024-12-11T05:21:00Z">
                  <w:rPr/>
                </w:rPrChange>
              </w:rPr>
              <w:instrText>HYPERLINK \l "_Toc184813980"</w:instrText>
            </w:r>
            <w:r w:rsidRPr="00EE3C3B">
              <w:rPr>
                <w:rStyle w:val="Hyperlink"/>
                <w:i w:val="0"/>
                <w:iCs/>
                <w:rPrChange w:id="579" w:author="Phuong Truong Thi" w:date="2024-12-11T12:21:00Z" w16du:dateUtc="2024-12-11T05:21:00Z">
                  <w:rPr>
                    <w:rStyle w:val="Hyperlink"/>
                  </w:rPr>
                </w:rPrChange>
              </w:rPr>
              <w:instrText xml:space="preserve"> </w:instrText>
            </w:r>
            <w:r w:rsidRPr="00EE3C3B">
              <w:rPr>
                <w:rStyle w:val="Hyperlink"/>
                <w:i w:val="0"/>
                <w:iCs/>
                <w:rPrChange w:id="580" w:author="Phuong Truong Thi" w:date="2024-12-11T12:21:00Z" w16du:dateUtc="2024-12-11T05:21:00Z">
                  <w:rPr>
                    <w:rStyle w:val="Hyperlink"/>
                  </w:rPr>
                </w:rPrChange>
              </w:rPr>
            </w:r>
            <w:r w:rsidRPr="00EE3C3B">
              <w:rPr>
                <w:rStyle w:val="Hyperlink"/>
                <w:i w:val="0"/>
                <w:iCs/>
                <w:rPrChange w:id="581" w:author="Phuong Truong Thi" w:date="2024-12-11T12:21:00Z" w16du:dateUtc="2024-12-11T05:21:00Z">
                  <w:rPr>
                    <w:rStyle w:val="Hyperlink"/>
                  </w:rPr>
                </w:rPrChange>
              </w:rPr>
              <w:fldChar w:fldCharType="separate"/>
            </w:r>
            <w:r w:rsidRPr="00EE3C3B">
              <w:rPr>
                <w:rStyle w:val="Hyperlink"/>
                <w:i w:val="0"/>
                <w:iCs/>
                <w:rPrChange w:id="582" w:author="Phuong Truong Thi" w:date="2024-12-11T12:21:00Z" w16du:dateUtc="2024-12-11T05:21:00Z">
                  <w:rPr>
                    <w:rStyle w:val="Hyperlink"/>
                  </w:rPr>
                </w:rPrChange>
              </w:rPr>
              <w:t>II.2.14.6.Tạo bản sao danh sách</w:t>
            </w:r>
            <w:r w:rsidRPr="00EE3C3B">
              <w:rPr>
                <w:i w:val="0"/>
                <w:iCs/>
                <w:webHidden/>
                <w:rPrChange w:id="583" w:author="Phuong Truong Thi" w:date="2024-12-11T12:21:00Z" w16du:dateUtc="2024-12-11T05:21:00Z">
                  <w:rPr>
                    <w:webHidden/>
                  </w:rPr>
                </w:rPrChange>
              </w:rPr>
              <w:tab/>
            </w:r>
            <w:r w:rsidRPr="00EE3C3B">
              <w:rPr>
                <w:i w:val="0"/>
                <w:iCs/>
                <w:webHidden/>
                <w:rPrChange w:id="584" w:author="Phuong Truong Thi" w:date="2024-12-11T12:21:00Z" w16du:dateUtc="2024-12-11T05:21:00Z">
                  <w:rPr>
                    <w:webHidden/>
                  </w:rPr>
                </w:rPrChange>
              </w:rPr>
              <w:fldChar w:fldCharType="begin"/>
            </w:r>
            <w:r w:rsidRPr="00EE3C3B">
              <w:rPr>
                <w:i w:val="0"/>
                <w:iCs/>
                <w:webHidden/>
                <w:rPrChange w:id="585" w:author="Phuong Truong Thi" w:date="2024-12-11T12:21:00Z" w16du:dateUtc="2024-12-11T05:21:00Z">
                  <w:rPr>
                    <w:webHidden/>
                  </w:rPr>
                </w:rPrChange>
              </w:rPr>
              <w:instrText xml:space="preserve"> PAGEREF _Toc184813980 \h </w:instrText>
            </w:r>
            <w:r w:rsidRPr="00EE3C3B">
              <w:rPr>
                <w:i w:val="0"/>
                <w:iCs/>
                <w:webHidden/>
                <w:rPrChange w:id="586" w:author="Phuong Truong Thi" w:date="2024-12-11T12:21:00Z" w16du:dateUtc="2024-12-11T05:21:00Z">
                  <w:rPr>
                    <w:webHidden/>
                  </w:rPr>
                </w:rPrChange>
              </w:rPr>
            </w:r>
          </w:ins>
          <w:r w:rsidRPr="00EE3C3B">
            <w:rPr>
              <w:i w:val="0"/>
              <w:iCs/>
              <w:webHidden/>
              <w:rPrChange w:id="587" w:author="Phuong Truong Thi" w:date="2024-12-11T12:21:00Z" w16du:dateUtc="2024-12-11T05:21:00Z">
                <w:rPr>
                  <w:webHidden/>
                </w:rPr>
              </w:rPrChange>
            </w:rPr>
            <w:fldChar w:fldCharType="separate"/>
          </w:r>
          <w:ins w:id="588" w:author="Phuong Truong Thi" w:date="2024-12-11T12:17:00Z" w16du:dateUtc="2024-12-11T05:17:00Z">
            <w:r w:rsidRPr="00EE3C3B">
              <w:rPr>
                <w:i w:val="0"/>
                <w:iCs/>
                <w:webHidden/>
                <w:rPrChange w:id="589" w:author="Phuong Truong Thi" w:date="2024-12-11T12:21:00Z" w16du:dateUtc="2024-12-11T05:21:00Z">
                  <w:rPr>
                    <w:webHidden/>
                  </w:rPr>
                </w:rPrChange>
              </w:rPr>
              <w:t>93</w:t>
            </w:r>
            <w:r w:rsidRPr="00EE3C3B">
              <w:rPr>
                <w:i w:val="0"/>
                <w:iCs/>
                <w:webHidden/>
                <w:rPrChange w:id="590" w:author="Phuong Truong Thi" w:date="2024-12-11T12:21:00Z" w16du:dateUtc="2024-12-11T05:21:00Z">
                  <w:rPr>
                    <w:webHidden/>
                  </w:rPr>
                </w:rPrChange>
              </w:rPr>
              <w:fldChar w:fldCharType="end"/>
            </w:r>
            <w:r w:rsidRPr="00EE3C3B">
              <w:rPr>
                <w:rStyle w:val="Hyperlink"/>
                <w:i w:val="0"/>
                <w:iCs/>
                <w:rPrChange w:id="591" w:author="Phuong Truong Thi" w:date="2024-12-11T12:21:00Z" w16du:dateUtc="2024-12-11T05:21:00Z">
                  <w:rPr>
                    <w:rStyle w:val="Hyperlink"/>
                  </w:rPr>
                </w:rPrChange>
              </w:rPr>
              <w:fldChar w:fldCharType="end"/>
            </w:r>
          </w:ins>
        </w:p>
        <w:p w14:paraId="16E4EE3B" w14:textId="16B25D4B" w:rsidR="00EE3C3B" w:rsidRPr="00EE3C3B" w:rsidRDefault="00EE3C3B">
          <w:pPr>
            <w:pStyle w:val="TOC3"/>
            <w:tabs>
              <w:tab w:val="left" w:pos="1100"/>
            </w:tabs>
            <w:rPr>
              <w:ins w:id="592" w:author="Phuong Truong Thi" w:date="2024-12-11T12:17:00Z" w16du:dateUtc="2024-12-11T05:17:00Z"/>
              <w:rFonts w:asciiTheme="minorHAnsi" w:eastAsiaTheme="minorEastAsia" w:hAnsiTheme="minorHAnsi" w:cstheme="minorBidi"/>
              <w:i w:val="0"/>
              <w:iCs/>
              <w:kern w:val="2"/>
              <w14:ligatures w14:val="standardContextual"/>
            </w:rPr>
          </w:pPr>
          <w:ins w:id="593" w:author="Phuong Truong Thi" w:date="2024-12-11T12:17:00Z" w16du:dateUtc="2024-12-11T05:17:00Z">
            <w:r w:rsidRPr="00EE3C3B">
              <w:rPr>
                <w:rStyle w:val="Hyperlink"/>
                <w:i w:val="0"/>
                <w:iCs/>
                <w:rPrChange w:id="594" w:author="Phuong Truong Thi" w:date="2024-12-11T12:21:00Z" w16du:dateUtc="2024-12-11T05:21:00Z">
                  <w:rPr>
                    <w:rStyle w:val="Hyperlink"/>
                  </w:rPr>
                </w:rPrChange>
              </w:rPr>
              <w:fldChar w:fldCharType="begin"/>
            </w:r>
            <w:r w:rsidRPr="00EE3C3B">
              <w:rPr>
                <w:rStyle w:val="Hyperlink"/>
                <w:i w:val="0"/>
                <w:iCs/>
                <w:rPrChange w:id="595" w:author="Phuong Truong Thi" w:date="2024-12-11T12:21:00Z" w16du:dateUtc="2024-12-11T05:21:00Z">
                  <w:rPr>
                    <w:rStyle w:val="Hyperlink"/>
                  </w:rPr>
                </w:rPrChange>
              </w:rPr>
              <w:instrText xml:space="preserve"> </w:instrText>
            </w:r>
            <w:r w:rsidRPr="00EE3C3B">
              <w:rPr>
                <w:i w:val="0"/>
                <w:iCs/>
                <w:rPrChange w:id="596" w:author="Phuong Truong Thi" w:date="2024-12-11T12:21:00Z" w16du:dateUtc="2024-12-11T05:21:00Z">
                  <w:rPr/>
                </w:rPrChange>
              </w:rPr>
              <w:instrText>HYPERLINK \l "_Toc184813981"</w:instrText>
            </w:r>
            <w:r w:rsidRPr="00EE3C3B">
              <w:rPr>
                <w:rStyle w:val="Hyperlink"/>
                <w:i w:val="0"/>
                <w:iCs/>
                <w:rPrChange w:id="597" w:author="Phuong Truong Thi" w:date="2024-12-11T12:21:00Z" w16du:dateUtc="2024-12-11T05:21:00Z">
                  <w:rPr>
                    <w:rStyle w:val="Hyperlink"/>
                  </w:rPr>
                </w:rPrChange>
              </w:rPr>
              <w:instrText xml:space="preserve"> </w:instrText>
            </w:r>
            <w:r w:rsidRPr="00EE3C3B">
              <w:rPr>
                <w:rStyle w:val="Hyperlink"/>
                <w:i w:val="0"/>
                <w:iCs/>
                <w:rPrChange w:id="598" w:author="Phuong Truong Thi" w:date="2024-12-11T12:21:00Z" w16du:dateUtc="2024-12-11T05:21:00Z">
                  <w:rPr>
                    <w:rStyle w:val="Hyperlink"/>
                  </w:rPr>
                </w:rPrChange>
              </w:rPr>
            </w:r>
            <w:r w:rsidRPr="00EE3C3B">
              <w:rPr>
                <w:rStyle w:val="Hyperlink"/>
                <w:i w:val="0"/>
                <w:iCs/>
                <w:rPrChange w:id="599" w:author="Phuong Truong Thi" w:date="2024-12-11T12:21:00Z" w16du:dateUtc="2024-12-11T05:21:00Z">
                  <w:rPr>
                    <w:rStyle w:val="Hyperlink"/>
                  </w:rPr>
                </w:rPrChange>
              </w:rPr>
              <w:fldChar w:fldCharType="separate"/>
            </w:r>
            <w:r w:rsidRPr="00EE3C3B">
              <w:rPr>
                <w:rStyle w:val="Hyperlink"/>
                <w:i w:val="0"/>
                <w:iCs/>
                <w:rPrChange w:id="600" w:author="Phuong Truong Thi" w:date="2024-12-11T12:21:00Z" w16du:dateUtc="2024-12-11T05:21:00Z">
                  <w:rPr>
                    <w:rStyle w:val="Hyperlink"/>
                  </w:rPr>
                </w:rPrChange>
              </w:rPr>
              <w:t>II.2.15.Tạo Task</w:t>
            </w:r>
            <w:r w:rsidRPr="00EE3C3B">
              <w:rPr>
                <w:i w:val="0"/>
                <w:iCs/>
                <w:webHidden/>
                <w:rPrChange w:id="601" w:author="Phuong Truong Thi" w:date="2024-12-11T12:21:00Z" w16du:dateUtc="2024-12-11T05:21:00Z">
                  <w:rPr>
                    <w:webHidden/>
                  </w:rPr>
                </w:rPrChange>
              </w:rPr>
              <w:tab/>
            </w:r>
            <w:r w:rsidRPr="00EE3C3B">
              <w:rPr>
                <w:i w:val="0"/>
                <w:iCs/>
                <w:webHidden/>
                <w:rPrChange w:id="602" w:author="Phuong Truong Thi" w:date="2024-12-11T12:21:00Z" w16du:dateUtc="2024-12-11T05:21:00Z">
                  <w:rPr>
                    <w:webHidden/>
                  </w:rPr>
                </w:rPrChange>
              </w:rPr>
              <w:fldChar w:fldCharType="begin"/>
            </w:r>
            <w:r w:rsidRPr="00EE3C3B">
              <w:rPr>
                <w:i w:val="0"/>
                <w:iCs/>
                <w:webHidden/>
                <w:rPrChange w:id="603" w:author="Phuong Truong Thi" w:date="2024-12-11T12:21:00Z" w16du:dateUtc="2024-12-11T05:21:00Z">
                  <w:rPr>
                    <w:webHidden/>
                  </w:rPr>
                </w:rPrChange>
              </w:rPr>
              <w:instrText xml:space="preserve"> PAGEREF _Toc184813981 \h </w:instrText>
            </w:r>
            <w:r w:rsidRPr="00EE3C3B">
              <w:rPr>
                <w:i w:val="0"/>
                <w:iCs/>
                <w:webHidden/>
                <w:rPrChange w:id="604" w:author="Phuong Truong Thi" w:date="2024-12-11T12:21:00Z" w16du:dateUtc="2024-12-11T05:21:00Z">
                  <w:rPr>
                    <w:webHidden/>
                  </w:rPr>
                </w:rPrChange>
              </w:rPr>
            </w:r>
          </w:ins>
          <w:r w:rsidRPr="00EE3C3B">
            <w:rPr>
              <w:i w:val="0"/>
              <w:iCs/>
              <w:webHidden/>
              <w:rPrChange w:id="605" w:author="Phuong Truong Thi" w:date="2024-12-11T12:21:00Z" w16du:dateUtc="2024-12-11T05:21:00Z">
                <w:rPr>
                  <w:webHidden/>
                </w:rPr>
              </w:rPrChange>
            </w:rPr>
            <w:fldChar w:fldCharType="separate"/>
          </w:r>
          <w:ins w:id="606" w:author="Phuong Truong Thi" w:date="2024-12-11T12:17:00Z" w16du:dateUtc="2024-12-11T05:17:00Z">
            <w:r w:rsidRPr="00EE3C3B">
              <w:rPr>
                <w:i w:val="0"/>
                <w:iCs/>
                <w:webHidden/>
                <w:rPrChange w:id="607" w:author="Phuong Truong Thi" w:date="2024-12-11T12:21:00Z" w16du:dateUtc="2024-12-11T05:21:00Z">
                  <w:rPr>
                    <w:webHidden/>
                  </w:rPr>
                </w:rPrChange>
              </w:rPr>
              <w:t>93</w:t>
            </w:r>
            <w:r w:rsidRPr="00EE3C3B">
              <w:rPr>
                <w:i w:val="0"/>
                <w:iCs/>
                <w:webHidden/>
                <w:rPrChange w:id="608" w:author="Phuong Truong Thi" w:date="2024-12-11T12:21:00Z" w16du:dateUtc="2024-12-11T05:21:00Z">
                  <w:rPr>
                    <w:webHidden/>
                  </w:rPr>
                </w:rPrChange>
              </w:rPr>
              <w:fldChar w:fldCharType="end"/>
            </w:r>
            <w:r w:rsidRPr="00EE3C3B">
              <w:rPr>
                <w:rStyle w:val="Hyperlink"/>
                <w:i w:val="0"/>
                <w:iCs/>
                <w:rPrChange w:id="609" w:author="Phuong Truong Thi" w:date="2024-12-11T12:21:00Z" w16du:dateUtc="2024-12-11T05:21:00Z">
                  <w:rPr>
                    <w:rStyle w:val="Hyperlink"/>
                  </w:rPr>
                </w:rPrChange>
              </w:rPr>
              <w:fldChar w:fldCharType="end"/>
            </w:r>
          </w:ins>
        </w:p>
        <w:p w14:paraId="227A454E" w14:textId="39AC9B62" w:rsidR="00EE3C3B" w:rsidRPr="00EE3C3B" w:rsidRDefault="00EE3C3B">
          <w:pPr>
            <w:pStyle w:val="TOC3"/>
            <w:tabs>
              <w:tab w:val="left" w:pos="1100"/>
            </w:tabs>
            <w:rPr>
              <w:ins w:id="610" w:author="Phuong Truong Thi" w:date="2024-12-11T12:17:00Z" w16du:dateUtc="2024-12-11T05:17:00Z"/>
              <w:rFonts w:asciiTheme="minorHAnsi" w:eastAsiaTheme="minorEastAsia" w:hAnsiTheme="minorHAnsi" w:cstheme="minorBidi"/>
              <w:i w:val="0"/>
              <w:iCs/>
              <w:kern w:val="2"/>
              <w14:ligatures w14:val="standardContextual"/>
            </w:rPr>
          </w:pPr>
          <w:ins w:id="611" w:author="Phuong Truong Thi" w:date="2024-12-11T12:17:00Z" w16du:dateUtc="2024-12-11T05:17:00Z">
            <w:r w:rsidRPr="00EE3C3B">
              <w:rPr>
                <w:rStyle w:val="Hyperlink"/>
                <w:i w:val="0"/>
                <w:iCs/>
                <w:rPrChange w:id="612" w:author="Phuong Truong Thi" w:date="2024-12-11T12:21:00Z" w16du:dateUtc="2024-12-11T05:21:00Z">
                  <w:rPr>
                    <w:rStyle w:val="Hyperlink"/>
                  </w:rPr>
                </w:rPrChange>
              </w:rPr>
              <w:fldChar w:fldCharType="begin"/>
            </w:r>
            <w:r w:rsidRPr="00EE3C3B">
              <w:rPr>
                <w:rStyle w:val="Hyperlink"/>
                <w:i w:val="0"/>
                <w:iCs/>
                <w:rPrChange w:id="613" w:author="Phuong Truong Thi" w:date="2024-12-11T12:21:00Z" w16du:dateUtc="2024-12-11T05:21:00Z">
                  <w:rPr>
                    <w:rStyle w:val="Hyperlink"/>
                  </w:rPr>
                </w:rPrChange>
              </w:rPr>
              <w:instrText xml:space="preserve"> </w:instrText>
            </w:r>
            <w:r w:rsidRPr="00EE3C3B">
              <w:rPr>
                <w:i w:val="0"/>
                <w:iCs/>
                <w:rPrChange w:id="614" w:author="Phuong Truong Thi" w:date="2024-12-11T12:21:00Z" w16du:dateUtc="2024-12-11T05:21:00Z">
                  <w:rPr/>
                </w:rPrChange>
              </w:rPr>
              <w:instrText>HYPERLINK \l "_Toc184813984"</w:instrText>
            </w:r>
            <w:r w:rsidRPr="00EE3C3B">
              <w:rPr>
                <w:rStyle w:val="Hyperlink"/>
                <w:i w:val="0"/>
                <w:iCs/>
                <w:rPrChange w:id="615" w:author="Phuong Truong Thi" w:date="2024-12-11T12:21:00Z" w16du:dateUtc="2024-12-11T05:21:00Z">
                  <w:rPr>
                    <w:rStyle w:val="Hyperlink"/>
                  </w:rPr>
                </w:rPrChange>
              </w:rPr>
              <w:instrText xml:space="preserve"> </w:instrText>
            </w:r>
            <w:r w:rsidRPr="00EE3C3B">
              <w:rPr>
                <w:rStyle w:val="Hyperlink"/>
                <w:i w:val="0"/>
                <w:iCs/>
                <w:rPrChange w:id="616" w:author="Phuong Truong Thi" w:date="2024-12-11T12:21:00Z" w16du:dateUtc="2024-12-11T05:21:00Z">
                  <w:rPr>
                    <w:rStyle w:val="Hyperlink"/>
                  </w:rPr>
                </w:rPrChange>
              </w:rPr>
            </w:r>
            <w:r w:rsidRPr="00EE3C3B">
              <w:rPr>
                <w:rStyle w:val="Hyperlink"/>
                <w:i w:val="0"/>
                <w:iCs/>
                <w:rPrChange w:id="617" w:author="Phuong Truong Thi" w:date="2024-12-11T12:21:00Z" w16du:dateUtc="2024-12-11T05:21:00Z">
                  <w:rPr>
                    <w:rStyle w:val="Hyperlink"/>
                  </w:rPr>
                </w:rPrChange>
              </w:rPr>
              <w:fldChar w:fldCharType="separate"/>
            </w:r>
            <w:r w:rsidRPr="00EE3C3B">
              <w:rPr>
                <w:rStyle w:val="Hyperlink"/>
                <w:i w:val="0"/>
                <w:iCs/>
                <w:rPrChange w:id="618" w:author="Phuong Truong Thi" w:date="2024-12-11T12:21:00Z" w16du:dateUtc="2024-12-11T05:21:00Z">
                  <w:rPr>
                    <w:rStyle w:val="Hyperlink"/>
                  </w:rPr>
                </w:rPrChange>
              </w:rPr>
              <w:t>II.2.16.Masking data</w:t>
            </w:r>
            <w:r w:rsidRPr="00EE3C3B">
              <w:rPr>
                <w:i w:val="0"/>
                <w:iCs/>
                <w:webHidden/>
                <w:rPrChange w:id="619" w:author="Phuong Truong Thi" w:date="2024-12-11T12:21:00Z" w16du:dateUtc="2024-12-11T05:21:00Z">
                  <w:rPr>
                    <w:webHidden/>
                  </w:rPr>
                </w:rPrChange>
              </w:rPr>
              <w:tab/>
            </w:r>
            <w:r w:rsidRPr="00EE3C3B">
              <w:rPr>
                <w:i w:val="0"/>
                <w:iCs/>
                <w:webHidden/>
                <w:rPrChange w:id="620" w:author="Phuong Truong Thi" w:date="2024-12-11T12:21:00Z" w16du:dateUtc="2024-12-11T05:21:00Z">
                  <w:rPr>
                    <w:webHidden/>
                  </w:rPr>
                </w:rPrChange>
              </w:rPr>
              <w:fldChar w:fldCharType="begin"/>
            </w:r>
            <w:r w:rsidRPr="00EE3C3B">
              <w:rPr>
                <w:i w:val="0"/>
                <w:iCs/>
                <w:webHidden/>
                <w:rPrChange w:id="621" w:author="Phuong Truong Thi" w:date="2024-12-11T12:21:00Z" w16du:dateUtc="2024-12-11T05:21:00Z">
                  <w:rPr>
                    <w:webHidden/>
                  </w:rPr>
                </w:rPrChange>
              </w:rPr>
              <w:instrText xml:space="preserve"> PAGEREF _Toc184813984 \h </w:instrText>
            </w:r>
            <w:r w:rsidRPr="00EE3C3B">
              <w:rPr>
                <w:i w:val="0"/>
                <w:iCs/>
                <w:webHidden/>
                <w:rPrChange w:id="622" w:author="Phuong Truong Thi" w:date="2024-12-11T12:21:00Z" w16du:dateUtc="2024-12-11T05:21:00Z">
                  <w:rPr>
                    <w:webHidden/>
                  </w:rPr>
                </w:rPrChange>
              </w:rPr>
            </w:r>
          </w:ins>
          <w:r w:rsidRPr="00EE3C3B">
            <w:rPr>
              <w:i w:val="0"/>
              <w:iCs/>
              <w:webHidden/>
              <w:rPrChange w:id="623" w:author="Phuong Truong Thi" w:date="2024-12-11T12:21:00Z" w16du:dateUtc="2024-12-11T05:21:00Z">
                <w:rPr>
                  <w:webHidden/>
                </w:rPr>
              </w:rPrChange>
            </w:rPr>
            <w:fldChar w:fldCharType="separate"/>
          </w:r>
          <w:ins w:id="624" w:author="Phuong Truong Thi" w:date="2024-12-11T12:17:00Z" w16du:dateUtc="2024-12-11T05:17:00Z">
            <w:r w:rsidRPr="00EE3C3B">
              <w:rPr>
                <w:i w:val="0"/>
                <w:iCs/>
                <w:webHidden/>
                <w:rPrChange w:id="625" w:author="Phuong Truong Thi" w:date="2024-12-11T12:21:00Z" w16du:dateUtc="2024-12-11T05:21:00Z">
                  <w:rPr>
                    <w:webHidden/>
                  </w:rPr>
                </w:rPrChange>
              </w:rPr>
              <w:t>93</w:t>
            </w:r>
            <w:r w:rsidRPr="00EE3C3B">
              <w:rPr>
                <w:i w:val="0"/>
                <w:iCs/>
                <w:webHidden/>
                <w:rPrChange w:id="626" w:author="Phuong Truong Thi" w:date="2024-12-11T12:21:00Z" w16du:dateUtc="2024-12-11T05:21:00Z">
                  <w:rPr>
                    <w:webHidden/>
                  </w:rPr>
                </w:rPrChange>
              </w:rPr>
              <w:fldChar w:fldCharType="end"/>
            </w:r>
            <w:r w:rsidRPr="00EE3C3B">
              <w:rPr>
                <w:rStyle w:val="Hyperlink"/>
                <w:i w:val="0"/>
                <w:iCs/>
                <w:rPrChange w:id="627" w:author="Phuong Truong Thi" w:date="2024-12-11T12:21:00Z" w16du:dateUtc="2024-12-11T05:21:00Z">
                  <w:rPr>
                    <w:rStyle w:val="Hyperlink"/>
                  </w:rPr>
                </w:rPrChange>
              </w:rPr>
              <w:fldChar w:fldCharType="end"/>
            </w:r>
          </w:ins>
        </w:p>
        <w:p w14:paraId="47C189CB" w14:textId="70576473" w:rsidR="00EE3C3B" w:rsidRPr="00EE3C3B" w:rsidRDefault="00EE3C3B">
          <w:pPr>
            <w:pStyle w:val="TOC3"/>
            <w:tabs>
              <w:tab w:val="left" w:pos="1100"/>
            </w:tabs>
            <w:rPr>
              <w:ins w:id="628" w:author="Phuong Truong Thi" w:date="2024-12-11T12:17:00Z" w16du:dateUtc="2024-12-11T05:17:00Z"/>
              <w:rFonts w:asciiTheme="minorHAnsi" w:eastAsiaTheme="minorEastAsia" w:hAnsiTheme="minorHAnsi" w:cstheme="minorBidi"/>
              <w:i w:val="0"/>
              <w:iCs/>
              <w:kern w:val="2"/>
              <w14:ligatures w14:val="standardContextual"/>
            </w:rPr>
          </w:pPr>
          <w:ins w:id="629" w:author="Phuong Truong Thi" w:date="2024-12-11T12:17:00Z" w16du:dateUtc="2024-12-11T05:17:00Z">
            <w:r w:rsidRPr="00EE3C3B">
              <w:rPr>
                <w:rStyle w:val="Hyperlink"/>
                <w:i w:val="0"/>
                <w:iCs/>
                <w:rPrChange w:id="630" w:author="Phuong Truong Thi" w:date="2024-12-11T12:21:00Z" w16du:dateUtc="2024-12-11T05:21:00Z">
                  <w:rPr>
                    <w:rStyle w:val="Hyperlink"/>
                  </w:rPr>
                </w:rPrChange>
              </w:rPr>
              <w:fldChar w:fldCharType="begin"/>
            </w:r>
            <w:r w:rsidRPr="00EE3C3B">
              <w:rPr>
                <w:rStyle w:val="Hyperlink"/>
                <w:i w:val="0"/>
                <w:iCs/>
                <w:rPrChange w:id="631" w:author="Phuong Truong Thi" w:date="2024-12-11T12:21:00Z" w16du:dateUtc="2024-12-11T05:21:00Z">
                  <w:rPr>
                    <w:rStyle w:val="Hyperlink"/>
                  </w:rPr>
                </w:rPrChange>
              </w:rPr>
              <w:instrText xml:space="preserve"> </w:instrText>
            </w:r>
            <w:r w:rsidRPr="00EE3C3B">
              <w:rPr>
                <w:i w:val="0"/>
                <w:iCs/>
                <w:rPrChange w:id="632" w:author="Phuong Truong Thi" w:date="2024-12-11T12:21:00Z" w16du:dateUtc="2024-12-11T05:21:00Z">
                  <w:rPr/>
                </w:rPrChange>
              </w:rPr>
              <w:instrText>HYPERLINK \l "_Toc184813985"</w:instrText>
            </w:r>
            <w:r w:rsidRPr="00EE3C3B">
              <w:rPr>
                <w:rStyle w:val="Hyperlink"/>
                <w:i w:val="0"/>
                <w:iCs/>
                <w:rPrChange w:id="633" w:author="Phuong Truong Thi" w:date="2024-12-11T12:21:00Z" w16du:dateUtc="2024-12-11T05:21:00Z">
                  <w:rPr>
                    <w:rStyle w:val="Hyperlink"/>
                  </w:rPr>
                </w:rPrChange>
              </w:rPr>
              <w:instrText xml:space="preserve"> </w:instrText>
            </w:r>
            <w:r w:rsidRPr="00EE3C3B">
              <w:rPr>
                <w:rStyle w:val="Hyperlink"/>
                <w:i w:val="0"/>
                <w:iCs/>
                <w:rPrChange w:id="634" w:author="Phuong Truong Thi" w:date="2024-12-11T12:21:00Z" w16du:dateUtc="2024-12-11T05:21:00Z">
                  <w:rPr>
                    <w:rStyle w:val="Hyperlink"/>
                  </w:rPr>
                </w:rPrChange>
              </w:rPr>
            </w:r>
            <w:r w:rsidRPr="00EE3C3B">
              <w:rPr>
                <w:rStyle w:val="Hyperlink"/>
                <w:i w:val="0"/>
                <w:iCs/>
                <w:rPrChange w:id="635" w:author="Phuong Truong Thi" w:date="2024-12-11T12:21:00Z" w16du:dateUtc="2024-12-11T05:21:00Z">
                  <w:rPr>
                    <w:rStyle w:val="Hyperlink"/>
                  </w:rPr>
                </w:rPrChange>
              </w:rPr>
              <w:fldChar w:fldCharType="separate"/>
            </w:r>
            <w:r w:rsidRPr="00EE3C3B">
              <w:rPr>
                <w:rStyle w:val="Hyperlink"/>
                <w:i w:val="0"/>
                <w:iCs/>
                <w:rPrChange w:id="636" w:author="Phuong Truong Thi" w:date="2024-12-11T12:21:00Z" w16du:dateUtc="2024-12-11T05:21:00Z">
                  <w:rPr>
                    <w:rStyle w:val="Hyperlink"/>
                  </w:rPr>
                </w:rPrChange>
              </w:rPr>
              <w:t>II.2.17.Notification</w:t>
            </w:r>
            <w:r w:rsidRPr="00EE3C3B">
              <w:rPr>
                <w:i w:val="0"/>
                <w:iCs/>
                <w:webHidden/>
                <w:rPrChange w:id="637" w:author="Phuong Truong Thi" w:date="2024-12-11T12:21:00Z" w16du:dateUtc="2024-12-11T05:21:00Z">
                  <w:rPr>
                    <w:webHidden/>
                  </w:rPr>
                </w:rPrChange>
              </w:rPr>
              <w:tab/>
            </w:r>
            <w:r w:rsidRPr="00EE3C3B">
              <w:rPr>
                <w:i w:val="0"/>
                <w:iCs/>
                <w:webHidden/>
                <w:rPrChange w:id="638" w:author="Phuong Truong Thi" w:date="2024-12-11T12:21:00Z" w16du:dateUtc="2024-12-11T05:21:00Z">
                  <w:rPr>
                    <w:webHidden/>
                  </w:rPr>
                </w:rPrChange>
              </w:rPr>
              <w:fldChar w:fldCharType="begin"/>
            </w:r>
            <w:r w:rsidRPr="00EE3C3B">
              <w:rPr>
                <w:i w:val="0"/>
                <w:iCs/>
                <w:webHidden/>
                <w:rPrChange w:id="639" w:author="Phuong Truong Thi" w:date="2024-12-11T12:21:00Z" w16du:dateUtc="2024-12-11T05:21:00Z">
                  <w:rPr>
                    <w:webHidden/>
                  </w:rPr>
                </w:rPrChange>
              </w:rPr>
              <w:instrText xml:space="preserve"> PAGEREF _Toc184813985 \h </w:instrText>
            </w:r>
            <w:r w:rsidRPr="00EE3C3B">
              <w:rPr>
                <w:i w:val="0"/>
                <w:iCs/>
                <w:webHidden/>
                <w:rPrChange w:id="640" w:author="Phuong Truong Thi" w:date="2024-12-11T12:21:00Z" w16du:dateUtc="2024-12-11T05:21:00Z">
                  <w:rPr>
                    <w:webHidden/>
                  </w:rPr>
                </w:rPrChange>
              </w:rPr>
            </w:r>
          </w:ins>
          <w:r w:rsidRPr="00EE3C3B">
            <w:rPr>
              <w:i w:val="0"/>
              <w:iCs/>
              <w:webHidden/>
              <w:rPrChange w:id="641" w:author="Phuong Truong Thi" w:date="2024-12-11T12:21:00Z" w16du:dateUtc="2024-12-11T05:21:00Z">
                <w:rPr>
                  <w:webHidden/>
                </w:rPr>
              </w:rPrChange>
            </w:rPr>
            <w:fldChar w:fldCharType="separate"/>
          </w:r>
          <w:ins w:id="642" w:author="Phuong Truong Thi" w:date="2024-12-11T12:17:00Z" w16du:dateUtc="2024-12-11T05:17:00Z">
            <w:r w:rsidRPr="00EE3C3B">
              <w:rPr>
                <w:i w:val="0"/>
                <w:iCs/>
                <w:webHidden/>
                <w:rPrChange w:id="643" w:author="Phuong Truong Thi" w:date="2024-12-11T12:21:00Z" w16du:dateUtc="2024-12-11T05:21:00Z">
                  <w:rPr>
                    <w:webHidden/>
                  </w:rPr>
                </w:rPrChange>
              </w:rPr>
              <w:t>93</w:t>
            </w:r>
            <w:r w:rsidRPr="00EE3C3B">
              <w:rPr>
                <w:i w:val="0"/>
                <w:iCs/>
                <w:webHidden/>
                <w:rPrChange w:id="644" w:author="Phuong Truong Thi" w:date="2024-12-11T12:21:00Z" w16du:dateUtc="2024-12-11T05:21:00Z">
                  <w:rPr>
                    <w:webHidden/>
                  </w:rPr>
                </w:rPrChange>
              </w:rPr>
              <w:fldChar w:fldCharType="end"/>
            </w:r>
            <w:r w:rsidRPr="00EE3C3B">
              <w:rPr>
                <w:rStyle w:val="Hyperlink"/>
                <w:i w:val="0"/>
                <w:iCs/>
                <w:rPrChange w:id="645" w:author="Phuong Truong Thi" w:date="2024-12-11T12:21:00Z" w16du:dateUtc="2024-12-11T05:21:00Z">
                  <w:rPr>
                    <w:rStyle w:val="Hyperlink"/>
                  </w:rPr>
                </w:rPrChange>
              </w:rPr>
              <w:fldChar w:fldCharType="end"/>
            </w:r>
          </w:ins>
        </w:p>
        <w:p w14:paraId="00B26298" w14:textId="3347C1BC" w:rsidR="00EE3C3B" w:rsidRPr="00EE3C3B" w:rsidRDefault="00EE3C3B">
          <w:pPr>
            <w:pStyle w:val="TOC3"/>
            <w:tabs>
              <w:tab w:val="left" w:pos="1100"/>
            </w:tabs>
            <w:rPr>
              <w:ins w:id="646" w:author="Phuong Truong Thi" w:date="2024-12-11T12:17:00Z" w16du:dateUtc="2024-12-11T05:17:00Z"/>
              <w:rFonts w:asciiTheme="minorHAnsi" w:eastAsiaTheme="minorEastAsia" w:hAnsiTheme="minorHAnsi" w:cstheme="minorBidi"/>
              <w:i w:val="0"/>
              <w:iCs/>
              <w:kern w:val="2"/>
              <w14:ligatures w14:val="standardContextual"/>
            </w:rPr>
          </w:pPr>
          <w:ins w:id="647" w:author="Phuong Truong Thi" w:date="2024-12-11T12:17:00Z" w16du:dateUtc="2024-12-11T05:17:00Z">
            <w:r w:rsidRPr="00EE3C3B">
              <w:rPr>
                <w:rStyle w:val="Hyperlink"/>
                <w:i w:val="0"/>
                <w:iCs/>
                <w:rPrChange w:id="648" w:author="Phuong Truong Thi" w:date="2024-12-11T12:21:00Z" w16du:dateUtc="2024-12-11T05:21:00Z">
                  <w:rPr>
                    <w:rStyle w:val="Hyperlink"/>
                  </w:rPr>
                </w:rPrChange>
              </w:rPr>
              <w:fldChar w:fldCharType="begin"/>
            </w:r>
            <w:r w:rsidRPr="00EE3C3B">
              <w:rPr>
                <w:rStyle w:val="Hyperlink"/>
                <w:i w:val="0"/>
                <w:iCs/>
                <w:rPrChange w:id="649" w:author="Phuong Truong Thi" w:date="2024-12-11T12:21:00Z" w16du:dateUtc="2024-12-11T05:21:00Z">
                  <w:rPr>
                    <w:rStyle w:val="Hyperlink"/>
                  </w:rPr>
                </w:rPrChange>
              </w:rPr>
              <w:instrText xml:space="preserve"> </w:instrText>
            </w:r>
            <w:r w:rsidRPr="00EE3C3B">
              <w:rPr>
                <w:i w:val="0"/>
                <w:iCs/>
                <w:rPrChange w:id="650" w:author="Phuong Truong Thi" w:date="2024-12-11T12:21:00Z" w16du:dateUtc="2024-12-11T05:21:00Z">
                  <w:rPr/>
                </w:rPrChange>
              </w:rPr>
              <w:instrText>HYPERLINK \l "_Toc184814005"</w:instrText>
            </w:r>
            <w:r w:rsidRPr="00EE3C3B">
              <w:rPr>
                <w:rStyle w:val="Hyperlink"/>
                <w:i w:val="0"/>
                <w:iCs/>
                <w:rPrChange w:id="651" w:author="Phuong Truong Thi" w:date="2024-12-11T12:21:00Z" w16du:dateUtc="2024-12-11T05:21:00Z">
                  <w:rPr>
                    <w:rStyle w:val="Hyperlink"/>
                  </w:rPr>
                </w:rPrChange>
              </w:rPr>
              <w:instrText xml:space="preserve"> </w:instrText>
            </w:r>
            <w:r w:rsidRPr="00EE3C3B">
              <w:rPr>
                <w:rStyle w:val="Hyperlink"/>
                <w:i w:val="0"/>
                <w:iCs/>
                <w:rPrChange w:id="652" w:author="Phuong Truong Thi" w:date="2024-12-11T12:21:00Z" w16du:dateUtc="2024-12-11T05:21:00Z">
                  <w:rPr>
                    <w:rStyle w:val="Hyperlink"/>
                  </w:rPr>
                </w:rPrChange>
              </w:rPr>
            </w:r>
            <w:r w:rsidRPr="00EE3C3B">
              <w:rPr>
                <w:rStyle w:val="Hyperlink"/>
                <w:i w:val="0"/>
                <w:iCs/>
                <w:rPrChange w:id="653" w:author="Phuong Truong Thi" w:date="2024-12-11T12:21:00Z" w16du:dateUtc="2024-12-11T05:21:00Z">
                  <w:rPr>
                    <w:rStyle w:val="Hyperlink"/>
                  </w:rPr>
                </w:rPrChange>
              </w:rPr>
              <w:fldChar w:fldCharType="separate"/>
            </w:r>
            <w:r w:rsidRPr="00EE3C3B">
              <w:rPr>
                <w:rStyle w:val="Hyperlink"/>
                <w:i w:val="0"/>
                <w:iCs/>
                <w:rPrChange w:id="654" w:author="Phuong Truong Thi" w:date="2024-12-11T12:21:00Z" w16du:dateUtc="2024-12-11T05:21:00Z">
                  <w:rPr>
                    <w:rStyle w:val="Hyperlink"/>
                  </w:rPr>
                </w:rPrChange>
              </w:rPr>
              <w:t>II.2.18.Export file</w:t>
            </w:r>
            <w:r w:rsidRPr="00EE3C3B">
              <w:rPr>
                <w:i w:val="0"/>
                <w:iCs/>
                <w:webHidden/>
                <w:rPrChange w:id="655" w:author="Phuong Truong Thi" w:date="2024-12-11T12:21:00Z" w16du:dateUtc="2024-12-11T05:21:00Z">
                  <w:rPr>
                    <w:webHidden/>
                  </w:rPr>
                </w:rPrChange>
              </w:rPr>
              <w:tab/>
            </w:r>
            <w:r w:rsidRPr="00EE3C3B">
              <w:rPr>
                <w:i w:val="0"/>
                <w:iCs/>
                <w:webHidden/>
                <w:rPrChange w:id="656" w:author="Phuong Truong Thi" w:date="2024-12-11T12:21:00Z" w16du:dateUtc="2024-12-11T05:21:00Z">
                  <w:rPr>
                    <w:webHidden/>
                  </w:rPr>
                </w:rPrChange>
              </w:rPr>
              <w:fldChar w:fldCharType="begin"/>
            </w:r>
            <w:r w:rsidRPr="00EE3C3B">
              <w:rPr>
                <w:i w:val="0"/>
                <w:iCs/>
                <w:webHidden/>
                <w:rPrChange w:id="657" w:author="Phuong Truong Thi" w:date="2024-12-11T12:21:00Z" w16du:dateUtc="2024-12-11T05:21:00Z">
                  <w:rPr>
                    <w:webHidden/>
                  </w:rPr>
                </w:rPrChange>
              </w:rPr>
              <w:instrText xml:space="preserve"> PAGEREF _Toc184814005 \h </w:instrText>
            </w:r>
            <w:r w:rsidRPr="00EE3C3B">
              <w:rPr>
                <w:i w:val="0"/>
                <w:iCs/>
                <w:webHidden/>
                <w:rPrChange w:id="658" w:author="Phuong Truong Thi" w:date="2024-12-11T12:21:00Z" w16du:dateUtc="2024-12-11T05:21:00Z">
                  <w:rPr>
                    <w:webHidden/>
                  </w:rPr>
                </w:rPrChange>
              </w:rPr>
            </w:r>
          </w:ins>
          <w:r w:rsidRPr="00EE3C3B">
            <w:rPr>
              <w:i w:val="0"/>
              <w:iCs/>
              <w:webHidden/>
              <w:rPrChange w:id="659" w:author="Phuong Truong Thi" w:date="2024-12-11T12:21:00Z" w16du:dateUtc="2024-12-11T05:21:00Z">
                <w:rPr>
                  <w:webHidden/>
                </w:rPr>
              </w:rPrChange>
            </w:rPr>
            <w:fldChar w:fldCharType="separate"/>
          </w:r>
          <w:ins w:id="660" w:author="Phuong Truong Thi" w:date="2024-12-11T12:17:00Z" w16du:dateUtc="2024-12-11T05:17:00Z">
            <w:r w:rsidRPr="00EE3C3B">
              <w:rPr>
                <w:i w:val="0"/>
                <w:iCs/>
                <w:webHidden/>
                <w:rPrChange w:id="661" w:author="Phuong Truong Thi" w:date="2024-12-11T12:21:00Z" w16du:dateUtc="2024-12-11T05:21:00Z">
                  <w:rPr>
                    <w:webHidden/>
                  </w:rPr>
                </w:rPrChange>
              </w:rPr>
              <w:t>94</w:t>
            </w:r>
            <w:r w:rsidRPr="00EE3C3B">
              <w:rPr>
                <w:i w:val="0"/>
                <w:iCs/>
                <w:webHidden/>
                <w:rPrChange w:id="662" w:author="Phuong Truong Thi" w:date="2024-12-11T12:21:00Z" w16du:dateUtc="2024-12-11T05:21:00Z">
                  <w:rPr>
                    <w:webHidden/>
                  </w:rPr>
                </w:rPrChange>
              </w:rPr>
              <w:fldChar w:fldCharType="end"/>
            </w:r>
            <w:r w:rsidRPr="00EE3C3B">
              <w:rPr>
                <w:rStyle w:val="Hyperlink"/>
                <w:i w:val="0"/>
                <w:iCs/>
                <w:rPrChange w:id="663" w:author="Phuong Truong Thi" w:date="2024-12-11T12:21:00Z" w16du:dateUtc="2024-12-11T05:21:00Z">
                  <w:rPr>
                    <w:rStyle w:val="Hyperlink"/>
                  </w:rPr>
                </w:rPrChange>
              </w:rPr>
              <w:fldChar w:fldCharType="end"/>
            </w:r>
          </w:ins>
        </w:p>
        <w:p w14:paraId="6E1F333E" w14:textId="78D729AB" w:rsidR="00EE3C3B" w:rsidRPr="00EE3C3B" w:rsidRDefault="00EE3C3B">
          <w:pPr>
            <w:pStyle w:val="TOC3"/>
            <w:tabs>
              <w:tab w:val="left" w:pos="1100"/>
            </w:tabs>
            <w:rPr>
              <w:ins w:id="664" w:author="Phuong Truong Thi" w:date="2024-12-11T12:17:00Z" w16du:dateUtc="2024-12-11T05:17:00Z"/>
              <w:rFonts w:asciiTheme="minorHAnsi" w:eastAsiaTheme="minorEastAsia" w:hAnsiTheme="minorHAnsi" w:cstheme="minorBidi"/>
              <w:i w:val="0"/>
              <w:iCs/>
              <w:kern w:val="2"/>
              <w14:ligatures w14:val="standardContextual"/>
            </w:rPr>
          </w:pPr>
          <w:ins w:id="665" w:author="Phuong Truong Thi" w:date="2024-12-11T12:17:00Z" w16du:dateUtc="2024-12-11T05:17:00Z">
            <w:r w:rsidRPr="00EE3C3B">
              <w:rPr>
                <w:rStyle w:val="Hyperlink"/>
                <w:i w:val="0"/>
                <w:iCs/>
                <w:rPrChange w:id="666" w:author="Phuong Truong Thi" w:date="2024-12-11T12:21:00Z" w16du:dateUtc="2024-12-11T05:21:00Z">
                  <w:rPr>
                    <w:rStyle w:val="Hyperlink"/>
                  </w:rPr>
                </w:rPrChange>
              </w:rPr>
              <w:fldChar w:fldCharType="begin"/>
            </w:r>
            <w:r w:rsidRPr="00EE3C3B">
              <w:rPr>
                <w:rStyle w:val="Hyperlink"/>
                <w:i w:val="0"/>
                <w:iCs/>
                <w:rPrChange w:id="667" w:author="Phuong Truong Thi" w:date="2024-12-11T12:21:00Z" w16du:dateUtc="2024-12-11T05:21:00Z">
                  <w:rPr>
                    <w:rStyle w:val="Hyperlink"/>
                  </w:rPr>
                </w:rPrChange>
              </w:rPr>
              <w:instrText xml:space="preserve"> </w:instrText>
            </w:r>
            <w:r w:rsidRPr="00EE3C3B">
              <w:rPr>
                <w:i w:val="0"/>
                <w:iCs/>
                <w:rPrChange w:id="668" w:author="Phuong Truong Thi" w:date="2024-12-11T12:21:00Z" w16du:dateUtc="2024-12-11T05:21:00Z">
                  <w:rPr/>
                </w:rPrChange>
              </w:rPr>
              <w:instrText>HYPERLINK \l "_Toc184814070"</w:instrText>
            </w:r>
            <w:r w:rsidRPr="00EE3C3B">
              <w:rPr>
                <w:rStyle w:val="Hyperlink"/>
                <w:i w:val="0"/>
                <w:iCs/>
                <w:rPrChange w:id="669" w:author="Phuong Truong Thi" w:date="2024-12-11T12:21:00Z" w16du:dateUtc="2024-12-11T05:21:00Z">
                  <w:rPr>
                    <w:rStyle w:val="Hyperlink"/>
                  </w:rPr>
                </w:rPrChange>
              </w:rPr>
              <w:instrText xml:space="preserve"> </w:instrText>
            </w:r>
            <w:r w:rsidRPr="00EE3C3B">
              <w:rPr>
                <w:rStyle w:val="Hyperlink"/>
                <w:i w:val="0"/>
                <w:iCs/>
                <w:rPrChange w:id="670" w:author="Phuong Truong Thi" w:date="2024-12-11T12:21:00Z" w16du:dateUtc="2024-12-11T05:21:00Z">
                  <w:rPr>
                    <w:rStyle w:val="Hyperlink"/>
                  </w:rPr>
                </w:rPrChange>
              </w:rPr>
            </w:r>
            <w:r w:rsidRPr="00EE3C3B">
              <w:rPr>
                <w:rStyle w:val="Hyperlink"/>
                <w:i w:val="0"/>
                <w:iCs/>
                <w:rPrChange w:id="671" w:author="Phuong Truong Thi" w:date="2024-12-11T12:21:00Z" w16du:dateUtc="2024-12-11T05:21:00Z">
                  <w:rPr>
                    <w:rStyle w:val="Hyperlink"/>
                  </w:rPr>
                </w:rPrChange>
              </w:rPr>
              <w:fldChar w:fldCharType="separate"/>
            </w:r>
            <w:r w:rsidRPr="00EE3C3B">
              <w:rPr>
                <w:rStyle w:val="Hyperlink"/>
                <w:i w:val="0"/>
                <w:iCs/>
                <w:rPrChange w:id="672" w:author="Phuong Truong Thi" w:date="2024-12-11T12:21:00Z" w16du:dateUtc="2024-12-11T05:21:00Z">
                  <w:rPr>
                    <w:rStyle w:val="Hyperlink"/>
                  </w:rPr>
                </w:rPrChange>
              </w:rPr>
              <w:t>II.2.19.Phân quyền</w:t>
            </w:r>
            <w:r w:rsidRPr="00EE3C3B">
              <w:rPr>
                <w:i w:val="0"/>
                <w:iCs/>
                <w:webHidden/>
                <w:rPrChange w:id="673" w:author="Phuong Truong Thi" w:date="2024-12-11T12:21:00Z" w16du:dateUtc="2024-12-11T05:21:00Z">
                  <w:rPr>
                    <w:webHidden/>
                  </w:rPr>
                </w:rPrChange>
              </w:rPr>
              <w:tab/>
            </w:r>
            <w:r w:rsidRPr="00EE3C3B">
              <w:rPr>
                <w:i w:val="0"/>
                <w:iCs/>
                <w:webHidden/>
                <w:rPrChange w:id="674" w:author="Phuong Truong Thi" w:date="2024-12-11T12:21:00Z" w16du:dateUtc="2024-12-11T05:21:00Z">
                  <w:rPr>
                    <w:webHidden/>
                  </w:rPr>
                </w:rPrChange>
              </w:rPr>
              <w:fldChar w:fldCharType="begin"/>
            </w:r>
            <w:r w:rsidRPr="00EE3C3B">
              <w:rPr>
                <w:i w:val="0"/>
                <w:iCs/>
                <w:webHidden/>
                <w:rPrChange w:id="675" w:author="Phuong Truong Thi" w:date="2024-12-11T12:21:00Z" w16du:dateUtc="2024-12-11T05:21:00Z">
                  <w:rPr>
                    <w:webHidden/>
                  </w:rPr>
                </w:rPrChange>
              </w:rPr>
              <w:instrText xml:space="preserve"> PAGEREF _Toc184814070 \h </w:instrText>
            </w:r>
            <w:r w:rsidRPr="00EE3C3B">
              <w:rPr>
                <w:i w:val="0"/>
                <w:iCs/>
                <w:webHidden/>
                <w:rPrChange w:id="676" w:author="Phuong Truong Thi" w:date="2024-12-11T12:21:00Z" w16du:dateUtc="2024-12-11T05:21:00Z">
                  <w:rPr>
                    <w:webHidden/>
                  </w:rPr>
                </w:rPrChange>
              </w:rPr>
            </w:r>
          </w:ins>
          <w:r w:rsidRPr="00EE3C3B">
            <w:rPr>
              <w:i w:val="0"/>
              <w:iCs/>
              <w:webHidden/>
              <w:rPrChange w:id="677" w:author="Phuong Truong Thi" w:date="2024-12-11T12:21:00Z" w16du:dateUtc="2024-12-11T05:21:00Z">
                <w:rPr>
                  <w:webHidden/>
                </w:rPr>
              </w:rPrChange>
            </w:rPr>
            <w:fldChar w:fldCharType="separate"/>
          </w:r>
          <w:ins w:id="678" w:author="Phuong Truong Thi" w:date="2024-12-11T12:17:00Z" w16du:dateUtc="2024-12-11T05:17:00Z">
            <w:r w:rsidRPr="00EE3C3B">
              <w:rPr>
                <w:i w:val="0"/>
                <w:iCs/>
                <w:webHidden/>
                <w:rPrChange w:id="679" w:author="Phuong Truong Thi" w:date="2024-12-11T12:21:00Z" w16du:dateUtc="2024-12-11T05:21:00Z">
                  <w:rPr>
                    <w:webHidden/>
                  </w:rPr>
                </w:rPrChange>
              </w:rPr>
              <w:t>98</w:t>
            </w:r>
            <w:r w:rsidRPr="00EE3C3B">
              <w:rPr>
                <w:i w:val="0"/>
                <w:iCs/>
                <w:webHidden/>
                <w:rPrChange w:id="680" w:author="Phuong Truong Thi" w:date="2024-12-11T12:21:00Z" w16du:dateUtc="2024-12-11T05:21:00Z">
                  <w:rPr>
                    <w:webHidden/>
                  </w:rPr>
                </w:rPrChange>
              </w:rPr>
              <w:fldChar w:fldCharType="end"/>
            </w:r>
            <w:r w:rsidRPr="00EE3C3B">
              <w:rPr>
                <w:rStyle w:val="Hyperlink"/>
                <w:i w:val="0"/>
                <w:iCs/>
                <w:rPrChange w:id="681" w:author="Phuong Truong Thi" w:date="2024-12-11T12:21:00Z" w16du:dateUtc="2024-12-11T05:21:00Z">
                  <w:rPr>
                    <w:rStyle w:val="Hyperlink"/>
                  </w:rPr>
                </w:rPrChange>
              </w:rPr>
              <w:fldChar w:fldCharType="end"/>
            </w:r>
          </w:ins>
        </w:p>
        <w:p w14:paraId="3DFDCDAE" w14:textId="1CE49ECA" w:rsidR="00EE3C3B" w:rsidRPr="00EE3C3B" w:rsidRDefault="00EE3C3B">
          <w:pPr>
            <w:pStyle w:val="TOC4"/>
            <w:tabs>
              <w:tab w:val="left" w:pos="1540"/>
            </w:tabs>
            <w:rPr>
              <w:ins w:id="682" w:author="Phuong Truong Thi" w:date="2024-12-11T12:17:00Z" w16du:dateUtc="2024-12-11T05:17:00Z"/>
              <w:rFonts w:asciiTheme="minorHAnsi" w:eastAsiaTheme="minorEastAsia" w:hAnsiTheme="minorHAnsi" w:cstheme="minorBidi"/>
              <w:i w:val="0"/>
              <w:iCs/>
              <w:kern w:val="2"/>
              <w14:ligatures w14:val="standardContextual"/>
            </w:rPr>
          </w:pPr>
          <w:ins w:id="683" w:author="Phuong Truong Thi" w:date="2024-12-11T12:17:00Z" w16du:dateUtc="2024-12-11T05:17:00Z">
            <w:r w:rsidRPr="00EE3C3B">
              <w:rPr>
                <w:rStyle w:val="Hyperlink"/>
                <w:i w:val="0"/>
                <w:iCs/>
                <w:rPrChange w:id="684" w:author="Phuong Truong Thi" w:date="2024-12-11T12:21:00Z" w16du:dateUtc="2024-12-11T05:21:00Z">
                  <w:rPr>
                    <w:rStyle w:val="Hyperlink"/>
                  </w:rPr>
                </w:rPrChange>
              </w:rPr>
              <w:lastRenderedPageBreak/>
              <w:fldChar w:fldCharType="begin"/>
            </w:r>
            <w:r w:rsidRPr="00EE3C3B">
              <w:rPr>
                <w:rStyle w:val="Hyperlink"/>
                <w:i w:val="0"/>
                <w:iCs/>
                <w:rPrChange w:id="685" w:author="Phuong Truong Thi" w:date="2024-12-11T12:21:00Z" w16du:dateUtc="2024-12-11T05:21:00Z">
                  <w:rPr>
                    <w:rStyle w:val="Hyperlink"/>
                  </w:rPr>
                </w:rPrChange>
              </w:rPr>
              <w:instrText xml:space="preserve"> </w:instrText>
            </w:r>
            <w:r w:rsidRPr="00EE3C3B">
              <w:rPr>
                <w:i w:val="0"/>
                <w:iCs/>
                <w:rPrChange w:id="686" w:author="Phuong Truong Thi" w:date="2024-12-11T12:21:00Z" w16du:dateUtc="2024-12-11T05:21:00Z">
                  <w:rPr/>
                </w:rPrChange>
              </w:rPr>
              <w:instrText>HYPERLINK \l "_Toc184814071"</w:instrText>
            </w:r>
            <w:r w:rsidRPr="00EE3C3B">
              <w:rPr>
                <w:rStyle w:val="Hyperlink"/>
                <w:i w:val="0"/>
                <w:iCs/>
                <w:rPrChange w:id="687" w:author="Phuong Truong Thi" w:date="2024-12-11T12:21:00Z" w16du:dateUtc="2024-12-11T05:21:00Z">
                  <w:rPr>
                    <w:rStyle w:val="Hyperlink"/>
                  </w:rPr>
                </w:rPrChange>
              </w:rPr>
              <w:instrText xml:space="preserve"> </w:instrText>
            </w:r>
            <w:r w:rsidRPr="00EE3C3B">
              <w:rPr>
                <w:rStyle w:val="Hyperlink"/>
                <w:i w:val="0"/>
                <w:iCs/>
                <w:rPrChange w:id="688" w:author="Phuong Truong Thi" w:date="2024-12-11T12:21:00Z" w16du:dateUtc="2024-12-11T05:21:00Z">
                  <w:rPr>
                    <w:rStyle w:val="Hyperlink"/>
                  </w:rPr>
                </w:rPrChange>
              </w:rPr>
            </w:r>
            <w:r w:rsidRPr="00EE3C3B">
              <w:rPr>
                <w:rStyle w:val="Hyperlink"/>
                <w:i w:val="0"/>
                <w:iCs/>
                <w:rPrChange w:id="689" w:author="Phuong Truong Thi" w:date="2024-12-11T12:21:00Z" w16du:dateUtc="2024-12-11T05:21:00Z">
                  <w:rPr>
                    <w:rStyle w:val="Hyperlink"/>
                  </w:rPr>
                </w:rPrChange>
              </w:rPr>
              <w:fldChar w:fldCharType="separate"/>
            </w:r>
            <w:r w:rsidRPr="00EE3C3B">
              <w:rPr>
                <w:rStyle w:val="Hyperlink"/>
                <w:i w:val="0"/>
                <w:iCs/>
                <w:rPrChange w:id="690" w:author="Phuong Truong Thi" w:date="2024-12-11T12:21:00Z" w16du:dateUtc="2024-12-11T05:21:00Z">
                  <w:rPr>
                    <w:rStyle w:val="Hyperlink"/>
                  </w:rPr>
                </w:rPrChange>
              </w:rPr>
              <w:t>II.2.19.1.Phân quyền chức năng</w:t>
            </w:r>
            <w:r w:rsidRPr="00EE3C3B">
              <w:rPr>
                <w:i w:val="0"/>
                <w:iCs/>
                <w:webHidden/>
                <w:rPrChange w:id="691" w:author="Phuong Truong Thi" w:date="2024-12-11T12:21:00Z" w16du:dateUtc="2024-12-11T05:21:00Z">
                  <w:rPr>
                    <w:webHidden/>
                  </w:rPr>
                </w:rPrChange>
              </w:rPr>
              <w:tab/>
            </w:r>
            <w:r w:rsidRPr="00EE3C3B">
              <w:rPr>
                <w:i w:val="0"/>
                <w:iCs/>
                <w:webHidden/>
                <w:rPrChange w:id="692" w:author="Phuong Truong Thi" w:date="2024-12-11T12:21:00Z" w16du:dateUtc="2024-12-11T05:21:00Z">
                  <w:rPr>
                    <w:webHidden/>
                  </w:rPr>
                </w:rPrChange>
              </w:rPr>
              <w:fldChar w:fldCharType="begin"/>
            </w:r>
            <w:r w:rsidRPr="00EE3C3B">
              <w:rPr>
                <w:i w:val="0"/>
                <w:iCs/>
                <w:webHidden/>
                <w:rPrChange w:id="693" w:author="Phuong Truong Thi" w:date="2024-12-11T12:21:00Z" w16du:dateUtc="2024-12-11T05:21:00Z">
                  <w:rPr>
                    <w:webHidden/>
                  </w:rPr>
                </w:rPrChange>
              </w:rPr>
              <w:instrText xml:space="preserve"> PAGEREF _Toc184814071 \h </w:instrText>
            </w:r>
            <w:r w:rsidRPr="00EE3C3B">
              <w:rPr>
                <w:i w:val="0"/>
                <w:iCs/>
                <w:webHidden/>
                <w:rPrChange w:id="694" w:author="Phuong Truong Thi" w:date="2024-12-11T12:21:00Z" w16du:dateUtc="2024-12-11T05:21:00Z">
                  <w:rPr>
                    <w:webHidden/>
                  </w:rPr>
                </w:rPrChange>
              </w:rPr>
            </w:r>
          </w:ins>
          <w:r w:rsidRPr="00EE3C3B">
            <w:rPr>
              <w:i w:val="0"/>
              <w:iCs/>
              <w:webHidden/>
              <w:rPrChange w:id="695" w:author="Phuong Truong Thi" w:date="2024-12-11T12:21:00Z" w16du:dateUtc="2024-12-11T05:21:00Z">
                <w:rPr>
                  <w:webHidden/>
                </w:rPr>
              </w:rPrChange>
            </w:rPr>
            <w:fldChar w:fldCharType="separate"/>
          </w:r>
          <w:ins w:id="696" w:author="Phuong Truong Thi" w:date="2024-12-11T12:17:00Z" w16du:dateUtc="2024-12-11T05:17:00Z">
            <w:r w:rsidRPr="00EE3C3B">
              <w:rPr>
                <w:i w:val="0"/>
                <w:iCs/>
                <w:webHidden/>
                <w:rPrChange w:id="697" w:author="Phuong Truong Thi" w:date="2024-12-11T12:21:00Z" w16du:dateUtc="2024-12-11T05:21:00Z">
                  <w:rPr>
                    <w:webHidden/>
                  </w:rPr>
                </w:rPrChange>
              </w:rPr>
              <w:t>98</w:t>
            </w:r>
            <w:r w:rsidRPr="00EE3C3B">
              <w:rPr>
                <w:i w:val="0"/>
                <w:iCs/>
                <w:webHidden/>
                <w:rPrChange w:id="698" w:author="Phuong Truong Thi" w:date="2024-12-11T12:21:00Z" w16du:dateUtc="2024-12-11T05:21:00Z">
                  <w:rPr>
                    <w:webHidden/>
                  </w:rPr>
                </w:rPrChange>
              </w:rPr>
              <w:fldChar w:fldCharType="end"/>
            </w:r>
            <w:r w:rsidRPr="00EE3C3B">
              <w:rPr>
                <w:rStyle w:val="Hyperlink"/>
                <w:i w:val="0"/>
                <w:iCs/>
                <w:rPrChange w:id="699" w:author="Phuong Truong Thi" w:date="2024-12-11T12:21:00Z" w16du:dateUtc="2024-12-11T05:21:00Z">
                  <w:rPr>
                    <w:rStyle w:val="Hyperlink"/>
                  </w:rPr>
                </w:rPrChange>
              </w:rPr>
              <w:fldChar w:fldCharType="end"/>
            </w:r>
          </w:ins>
        </w:p>
        <w:p w14:paraId="28711552" w14:textId="7EA210DE" w:rsidR="00EE3C3B" w:rsidRDefault="00EE3C3B">
          <w:pPr>
            <w:pStyle w:val="TOC4"/>
            <w:tabs>
              <w:tab w:val="left" w:pos="1540"/>
            </w:tabs>
            <w:rPr>
              <w:ins w:id="700" w:author="Phuong Truong Thi" w:date="2024-12-11T12:17:00Z" w16du:dateUtc="2024-12-11T05:17:00Z"/>
              <w:rFonts w:asciiTheme="minorHAnsi" w:eastAsiaTheme="minorEastAsia" w:hAnsiTheme="minorHAnsi" w:cstheme="minorBidi"/>
              <w:i w:val="0"/>
              <w:kern w:val="2"/>
              <w14:ligatures w14:val="standardContextual"/>
            </w:rPr>
          </w:pPr>
          <w:ins w:id="701" w:author="Phuong Truong Thi" w:date="2024-12-11T12:17:00Z" w16du:dateUtc="2024-12-11T05:17:00Z">
            <w:r w:rsidRPr="00EE3C3B">
              <w:rPr>
                <w:rStyle w:val="Hyperlink"/>
                <w:i w:val="0"/>
                <w:iCs/>
                <w:rPrChange w:id="702" w:author="Phuong Truong Thi" w:date="2024-12-11T12:21:00Z" w16du:dateUtc="2024-12-11T05:21:00Z">
                  <w:rPr>
                    <w:rStyle w:val="Hyperlink"/>
                  </w:rPr>
                </w:rPrChange>
              </w:rPr>
              <w:fldChar w:fldCharType="begin"/>
            </w:r>
            <w:r w:rsidRPr="00EE3C3B">
              <w:rPr>
                <w:rStyle w:val="Hyperlink"/>
                <w:i w:val="0"/>
                <w:iCs/>
                <w:rPrChange w:id="703" w:author="Phuong Truong Thi" w:date="2024-12-11T12:21:00Z" w16du:dateUtc="2024-12-11T05:21:00Z">
                  <w:rPr>
                    <w:rStyle w:val="Hyperlink"/>
                  </w:rPr>
                </w:rPrChange>
              </w:rPr>
              <w:instrText xml:space="preserve"> </w:instrText>
            </w:r>
            <w:r w:rsidRPr="00EE3C3B">
              <w:rPr>
                <w:i w:val="0"/>
                <w:iCs/>
                <w:rPrChange w:id="704" w:author="Phuong Truong Thi" w:date="2024-12-11T12:21:00Z" w16du:dateUtc="2024-12-11T05:21:00Z">
                  <w:rPr/>
                </w:rPrChange>
              </w:rPr>
              <w:instrText>HYPERLINK \l "_Toc184814110"</w:instrText>
            </w:r>
            <w:r w:rsidRPr="00EE3C3B">
              <w:rPr>
                <w:rStyle w:val="Hyperlink"/>
                <w:i w:val="0"/>
                <w:iCs/>
                <w:rPrChange w:id="705" w:author="Phuong Truong Thi" w:date="2024-12-11T12:21:00Z" w16du:dateUtc="2024-12-11T05:21:00Z">
                  <w:rPr>
                    <w:rStyle w:val="Hyperlink"/>
                  </w:rPr>
                </w:rPrChange>
              </w:rPr>
              <w:instrText xml:space="preserve"> </w:instrText>
            </w:r>
            <w:r w:rsidRPr="00EE3C3B">
              <w:rPr>
                <w:rStyle w:val="Hyperlink"/>
                <w:i w:val="0"/>
                <w:iCs/>
                <w:rPrChange w:id="706" w:author="Phuong Truong Thi" w:date="2024-12-11T12:21:00Z" w16du:dateUtc="2024-12-11T05:21:00Z">
                  <w:rPr>
                    <w:rStyle w:val="Hyperlink"/>
                  </w:rPr>
                </w:rPrChange>
              </w:rPr>
            </w:r>
            <w:r w:rsidRPr="00EE3C3B">
              <w:rPr>
                <w:rStyle w:val="Hyperlink"/>
                <w:i w:val="0"/>
                <w:iCs/>
                <w:rPrChange w:id="707" w:author="Phuong Truong Thi" w:date="2024-12-11T12:21:00Z" w16du:dateUtc="2024-12-11T05:21:00Z">
                  <w:rPr>
                    <w:rStyle w:val="Hyperlink"/>
                  </w:rPr>
                </w:rPrChange>
              </w:rPr>
              <w:fldChar w:fldCharType="separate"/>
            </w:r>
            <w:r w:rsidRPr="00EE3C3B">
              <w:rPr>
                <w:rStyle w:val="Hyperlink"/>
                <w:i w:val="0"/>
                <w:iCs/>
                <w:rPrChange w:id="708" w:author="Phuong Truong Thi" w:date="2024-12-11T12:21:00Z" w16du:dateUtc="2024-12-11T05:21:00Z">
                  <w:rPr>
                    <w:rStyle w:val="Hyperlink"/>
                  </w:rPr>
                </w:rPrChange>
              </w:rPr>
              <w:t>II.2.19.2.Phân quyền dữ liệu</w:t>
            </w:r>
            <w:r w:rsidRPr="00EE3C3B">
              <w:rPr>
                <w:i w:val="0"/>
                <w:iCs/>
                <w:webHidden/>
                <w:rPrChange w:id="709" w:author="Phuong Truong Thi" w:date="2024-12-11T12:21:00Z" w16du:dateUtc="2024-12-11T05:21:00Z">
                  <w:rPr>
                    <w:webHidden/>
                  </w:rPr>
                </w:rPrChange>
              </w:rPr>
              <w:tab/>
            </w:r>
            <w:r w:rsidRPr="00EE3C3B">
              <w:rPr>
                <w:i w:val="0"/>
                <w:iCs/>
                <w:webHidden/>
                <w:rPrChange w:id="710" w:author="Phuong Truong Thi" w:date="2024-12-11T12:21:00Z" w16du:dateUtc="2024-12-11T05:21:00Z">
                  <w:rPr>
                    <w:webHidden/>
                  </w:rPr>
                </w:rPrChange>
              </w:rPr>
              <w:fldChar w:fldCharType="begin"/>
            </w:r>
            <w:r w:rsidRPr="00EE3C3B">
              <w:rPr>
                <w:i w:val="0"/>
                <w:iCs/>
                <w:webHidden/>
                <w:rPrChange w:id="711" w:author="Phuong Truong Thi" w:date="2024-12-11T12:21:00Z" w16du:dateUtc="2024-12-11T05:21:00Z">
                  <w:rPr>
                    <w:webHidden/>
                  </w:rPr>
                </w:rPrChange>
              </w:rPr>
              <w:instrText xml:space="preserve"> PAGEREF _Toc184814110 \h </w:instrText>
            </w:r>
            <w:r w:rsidRPr="00EE3C3B">
              <w:rPr>
                <w:i w:val="0"/>
                <w:iCs/>
                <w:webHidden/>
                <w:rPrChange w:id="712" w:author="Phuong Truong Thi" w:date="2024-12-11T12:21:00Z" w16du:dateUtc="2024-12-11T05:21:00Z">
                  <w:rPr>
                    <w:webHidden/>
                  </w:rPr>
                </w:rPrChange>
              </w:rPr>
            </w:r>
          </w:ins>
          <w:r w:rsidRPr="00EE3C3B">
            <w:rPr>
              <w:i w:val="0"/>
              <w:iCs/>
              <w:webHidden/>
              <w:rPrChange w:id="713" w:author="Phuong Truong Thi" w:date="2024-12-11T12:21:00Z" w16du:dateUtc="2024-12-11T05:21:00Z">
                <w:rPr>
                  <w:webHidden/>
                </w:rPr>
              </w:rPrChange>
            </w:rPr>
            <w:fldChar w:fldCharType="separate"/>
          </w:r>
          <w:ins w:id="714" w:author="Phuong Truong Thi" w:date="2024-12-11T12:17:00Z" w16du:dateUtc="2024-12-11T05:17:00Z">
            <w:r w:rsidRPr="00EE3C3B">
              <w:rPr>
                <w:i w:val="0"/>
                <w:iCs/>
                <w:webHidden/>
                <w:rPrChange w:id="715" w:author="Phuong Truong Thi" w:date="2024-12-11T12:21:00Z" w16du:dateUtc="2024-12-11T05:21:00Z">
                  <w:rPr>
                    <w:webHidden/>
                  </w:rPr>
                </w:rPrChange>
              </w:rPr>
              <w:t>98</w:t>
            </w:r>
            <w:r w:rsidRPr="00EE3C3B">
              <w:rPr>
                <w:i w:val="0"/>
                <w:iCs/>
                <w:webHidden/>
                <w:rPrChange w:id="716" w:author="Phuong Truong Thi" w:date="2024-12-11T12:21:00Z" w16du:dateUtc="2024-12-11T05:21:00Z">
                  <w:rPr>
                    <w:webHidden/>
                  </w:rPr>
                </w:rPrChange>
              </w:rPr>
              <w:fldChar w:fldCharType="end"/>
            </w:r>
            <w:r w:rsidRPr="00EE3C3B">
              <w:rPr>
                <w:rStyle w:val="Hyperlink"/>
                <w:i w:val="0"/>
                <w:iCs/>
                <w:rPrChange w:id="717" w:author="Phuong Truong Thi" w:date="2024-12-11T12:21:00Z" w16du:dateUtc="2024-12-11T05:21:00Z">
                  <w:rPr>
                    <w:rStyle w:val="Hyperlink"/>
                  </w:rPr>
                </w:rPrChange>
              </w:rPr>
              <w:fldChar w:fldCharType="end"/>
            </w:r>
          </w:ins>
        </w:p>
        <w:p w14:paraId="154BABE8" w14:textId="5C231596" w:rsidR="00EE3C3B" w:rsidRDefault="00EE3C3B">
          <w:pPr>
            <w:pStyle w:val="TOC1"/>
            <w:rPr>
              <w:ins w:id="718" w:author="Phuong Truong Thi" w:date="2024-12-11T12:17:00Z" w16du:dateUtc="2024-12-11T05:17:00Z"/>
              <w:rFonts w:asciiTheme="minorHAnsi" w:eastAsiaTheme="minorEastAsia" w:hAnsiTheme="minorHAnsi" w:cstheme="minorBidi"/>
              <w:b w:val="0"/>
              <w:kern w:val="2"/>
              <w:sz w:val="22"/>
              <w:szCs w:val="22"/>
              <w14:ligatures w14:val="standardContextual"/>
            </w:rPr>
          </w:pPr>
          <w:ins w:id="719"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"_Toc184814180"</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III.</w:t>
            </w:r>
            <w:r>
              <w:rPr>
                <w:rFonts w:asciiTheme="minorHAnsi" w:eastAsiaTheme="minorEastAsia" w:hAnsiTheme="minorHAnsi" w:cstheme="minorBidi"/>
                <w:b w:val="0"/>
                <w:kern w:val="2"/>
                <w:sz w:val="22"/>
                <w:szCs w:val="22"/>
                <w14:ligatures w14:val="standardContextual"/>
              </w:rPr>
              <w:tab/>
            </w:r>
            <w:r w:rsidRPr="00DB685D">
              <w:rPr>
                <w:rStyle w:val="Hyperlink"/>
              </w:rPr>
              <w:t>PHỤ LỤC</w:t>
            </w:r>
            <w:r>
              <w:rPr>
                <w:webHidden/>
              </w:rPr>
              <w:tab/>
            </w:r>
            <w:r>
              <w:rPr>
                <w:webHidden/>
              </w:rPr>
              <w:fldChar w:fldCharType="begin"/>
            </w:r>
            <w:r>
              <w:rPr>
                <w:webHidden/>
              </w:rPr>
              <w:instrText xml:space="preserve"> PAGEREF _Toc184814180 \h </w:instrText>
            </w:r>
            <w:r>
              <w:rPr>
                <w:webHidden/>
              </w:rPr>
            </w:r>
          </w:ins>
          <w:r>
            <w:rPr>
              <w:webHidden/>
            </w:rPr>
            <w:fldChar w:fldCharType="separate"/>
          </w:r>
          <w:ins w:id="720" w:author="Phuong Truong Thi" w:date="2024-12-11T12:17:00Z" w16du:dateUtc="2024-12-11T05:17:00Z">
            <w:r>
              <w:rPr>
                <w:webHidden/>
              </w:rPr>
              <w:t>99</w:t>
            </w:r>
            <w:r>
              <w:rPr>
                <w:webHidden/>
              </w:rPr>
              <w:fldChar w:fldCharType="end"/>
            </w:r>
            <w:r w:rsidRPr="00DB685D">
              <w:rPr>
                <w:rStyle w:val="Hyperlink"/>
              </w:rPr>
              <w:fldChar w:fldCharType="end"/>
            </w:r>
          </w:ins>
        </w:p>
        <w:p w14:paraId="130E90D7" w14:textId="171827C6" w:rsidR="00EE3C3B" w:rsidRDefault="00EE3C3B">
          <w:pPr>
            <w:pStyle w:val="TOC2"/>
            <w:tabs>
              <w:tab w:val="left" w:pos="660"/>
            </w:tabs>
            <w:rPr>
              <w:ins w:id="721" w:author="Phuong Truong Thi" w:date="2024-12-11T12:17:00Z" w16du:dateUtc="2024-12-11T05:17:00Z"/>
              <w:rFonts w:asciiTheme="minorHAnsi" w:eastAsiaTheme="minorEastAsia" w:hAnsiTheme="minorHAnsi" w:cstheme="minorBidi"/>
              <w:kern w:val="2"/>
              <w14:ligatures w14:val="standardContextual"/>
            </w:rPr>
          </w:pPr>
          <w:ins w:id="722" w:author="Phuong Truong Thi" w:date="2024-12-11T12:17:00Z" w16du:dateUtc="2024-12-11T05:17:00Z">
            <w:r w:rsidRPr="00DB685D">
              <w:rPr>
                <w:rStyle w:val="Hyperlink"/>
              </w:rPr>
              <w:fldChar w:fldCharType="begin"/>
            </w:r>
            <w:r w:rsidRPr="00DB685D">
              <w:rPr>
                <w:rStyle w:val="Hyperlink"/>
              </w:rPr>
              <w:instrText xml:space="preserve"> </w:instrText>
            </w:r>
            <w:r>
              <w:instrText>HYPERLINK \l "_Toc184814181"</w:instrText>
            </w:r>
            <w:r w:rsidRPr="00DB685D">
              <w:rPr>
                <w:rStyle w:val="Hyperlink"/>
              </w:rPr>
              <w:instrText xml:space="preserve"> </w:instrText>
            </w:r>
            <w:r w:rsidRPr="00DB685D">
              <w:rPr>
                <w:rStyle w:val="Hyperlink"/>
              </w:rPr>
            </w:r>
            <w:r w:rsidRPr="00DB685D">
              <w:rPr>
                <w:rStyle w:val="Hyperlink"/>
              </w:rPr>
              <w:fldChar w:fldCharType="separate"/>
            </w:r>
            <w:r w:rsidRPr="00DB685D">
              <w:rPr>
                <w:rStyle w:val="Hyperlink"/>
              </w:rPr>
              <w:t>III.1.</w:t>
            </w:r>
            <w:r>
              <w:rPr>
                <w:rFonts w:asciiTheme="minorHAnsi" w:eastAsiaTheme="minorEastAsia" w:hAnsiTheme="minorHAnsi" w:cstheme="minorBidi"/>
                <w:kern w:val="2"/>
                <w14:ligatures w14:val="standardContextual"/>
              </w:rPr>
              <w:tab/>
            </w:r>
            <w:r w:rsidRPr="00DB685D">
              <w:rPr>
                <w:rStyle w:val="Hyperlink"/>
                <w:lang w:val="vi-VN"/>
              </w:rPr>
              <w:t>Các d</w:t>
            </w:r>
            <w:r w:rsidRPr="00DB685D">
              <w:rPr>
                <w:rStyle w:val="Hyperlink"/>
              </w:rPr>
              <w:t xml:space="preserve">anh mục </w:t>
            </w:r>
            <w:r w:rsidRPr="00DB685D">
              <w:rPr>
                <w:rStyle w:val="Hyperlink"/>
                <w:lang w:val="vi-VN"/>
              </w:rPr>
              <w:t>sử dụng</w:t>
            </w:r>
            <w:r>
              <w:rPr>
                <w:webHidden/>
              </w:rPr>
              <w:tab/>
            </w:r>
            <w:r>
              <w:rPr>
                <w:webHidden/>
              </w:rPr>
              <w:fldChar w:fldCharType="begin"/>
            </w:r>
            <w:r>
              <w:rPr>
                <w:webHidden/>
              </w:rPr>
              <w:instrText xml:space="preserve"> PAGEREF _Toc184814181 \h </w:instrText>
            </w:r>
            <w:r>
              <w:rPr>
                <w:webHidden/>
              </w:rPr>
            </w:r>
          </w:ins>
          <w:r>
            <w:rPr>
              <w:webHidden/>
            </w:rPr>
            <w:fldChar w:fldCharType="separate"/>
          </w:r>
          <w:ins w:id="723" w:author="Phuong Truong Thi" w:date="2024-12-11T12:17:00Z" w16du:dateUtc="2024-12-11T05:17:00Z">
            <w:r>
              <w:rPr>
                <w:webHidden/>
              </w:rPr>
              <w:t>99</w:t>
            </w:r>
            <w:r>
              <w:rPr>
                <w:webHidden/>
              </w:rPr>
              <w:fldChar w:fldCharType="end"/>
            </w:r>
            <w:r w:rsidRPr="00DB685D">
              <w:rPr>
                <w:rStyle w:val="Hyperlink"/>
              </w:rPr>
              <w:fldChar w:fldCharType="end"/>
            </w:r>
          </w:ins>
        </w:p>
        <w:p w14:paraId="3C918534" w14:textId="30D74C5E" w:rsidR="00D942CB" w:rsidRDefault="00EE3C3B">
          <w:pPr>
            <w:rPr>
              <w:ins w:id="724" w:author="Phuong Truong Thi" w:date="2024-12-06T19:32:00Z"/>
            </w:rPr>
          </w:pPr>
          <w:ins w:id="725" w:author="Phuong Truong Thi" w:date="2024-12-11T12:17:00Z" w16du:dateUtc="2024-12-11T05:17:00Z">
            <w:r>
              <w:rPr>
                <w:rFonts w:ascii="Times New Roman" w:hAnsi="Times New Roman"/>
                <w:b/>
                <w:noProof/>
                <w:sz w:val="24"/>
                <w:szCs w:val="24"/>
              </w:rPr>
              <w:fldChar w:fldCharType="end"/>
            </w:r>
          </w:ins>
        </w:p>
        <w:customXmlInsRangeStart w:id="726" w:author="Phuong Truong Thi" w:date="2024-12-06T19:32:00Z"/>
      </w:sdtContent>
    </w:sdt>
    <w:customXmlInsRangeEnd w:id="726"/>
    <w:p w14:paraId="79283197" w14:textId="77777777" w:rsidR="00E95A9E" w:rsidRDefault="00E95A9E" w:rsidP="00EC3BC4">
      <w:pPr>
        <w:pStyle w:val="Normal10"/>
        <w:jc w:val="center"/>
        <w:rPr>
          <w:b/>
        </w:rPr>
      </w:pPr>
    </w:p>
    <w:p w14:paraId="270A3815" w14:textId="77777777" w:rsidR="00E95A9E" w:rsidDel="00D942CB" w:rsidRDefault="00E95A9E" w:rsidP="00EC3BC4">
      <w:pPr>
        <w:pStyle w:val="Normal10"/>
        <w:jc w:val="center"/>
        <w:rPr>
          <w:del w:id="727" w:author="Phuong Truong Thi" w:date="2024-12-06T19:33:00Z"/>
          <w:b/>
        </w:rPr>
      </w:pPr>
    </w:p>
    <w:p w14:paraId="0B307EF5" w14:textId="77777777" w:rsidR="00387734" w:rsidDel="00D942CB" w:rsidRDefault="00387734" w:rsidP="00EC3BC4">
      <w:pPr>
        <w:pStyle w:val="Normal10"/>
        <w:jc w:val="center"/>
        <w:rPr>
          <w:del w:id="728" w:author="Phuong Truong Thi" w:date="2024-12-06T19:33:00Z"/>
          <w:b/>
        </w:rPr>
      </w:pPr>
    </w:p>
    <w:p w14:paraId="14BD29D1" w14:textId="77777777" w:rsidR="00D942CB" w:rsidDel="00D942CB" w:rsidRDefault="00D942CB">
      <w:pPr>
        <w:pStyle w:val="Normal10"/>
        <w:jc w:val="left"/>
        <w:rPr>
          <w:del w:id="729" w:author="Phuong Truong Thi" w:date="2024-12-06T19:33:00Z"/>
          <w:b/>
        </w:rPr>
        <w:pPrChange w:id="730" w:author="Phuong Truong Thi" w:date="2024-12-06T19:29:00Z">
          <w:pPr>
            <w:pStyle w:val="Normal10"/>
            <w:jc w:val="center"/>
          </w:pPr>
        </w:pPrChange>
      </w:pPr>
    </w:p>
    <w:p w14:paraId="564C258F" w14:textId="77777777" w:rsidR="00387734" w:rsidDel="00D942CB" w:rsidRDefault="00387734" w:rsidP="00EC3BC4">
      <w:pPr>
        <w:pStyle w:val="Normal10"/>
        <w:jc w:val="center"/>
        <w:rPr>
          <w:del w:id="731" w:author="Phuong Truong Thi" w:date="2024-12-06T19:33:00Z"/>
          <w:b/>
        </w:rPr>
      </w:pPr>
    </w:p>
    <w:p w14:paraId="0595E006" w14:textId="77777777" w:rsidR="00D942CB" w:rsidRDefault="00D942CB">
      <w:pPr>
        <w:pStyle w:val="Normal10"/>
        <w:rPr>
          <w:ins w:id="732" w:author="Phuong Truong Thi" w:date="2024-11-25T19:19:00Z"/>
          <w:b/>
        </w:rPr>
        <w:pPrChange w:id="733" w:author="Phuong Truong Thi" w:date="2024-12-06T19:32:00Z">
          <w:pPr>
            <w:pStyle w:val="Normal10"/>
            <w:jc w:val="center"/>
          </w:pPr>
        </w:pPrChange>
      </w:pPr>
    </w:p>
    <w:p w14:paraId="3A96BB3B" w14:textId="77777777" w:rsidR="002D3B66" w:rsidRDefault="002D3B66" w:rsidP="00EC3BC4">
      <w:pPr>
        <w:pStyle w:val="Normal10"/>
        <w:jc w:val="center"/>
        <w:rPr>
          <w:ins w:id="734" w:author="Phuong Truong Thi" w:date="2024-12-06T19:53:00Z"/>
          <w:b/>
        </w:rPr>
      </w:pPr>
    </w:p>
    <w:p w14:paraId="149F3260" w14:textId="77777777" w:rsidR="00DC6ADC" w:rsidRDefault="00DC6ADC" w:rsidP="00EC3BC4">
      <w:pPr>
        <w:pStyle w:val="Normal10"/>
        <w:jc w:val="center"/>
        <w:rPr>
          <w:ins w:id="735" w:author="Phuong Truong Thi" w:date="2024-12-06T19:53:00Z"/>
          <w:b/>
        </w:rPr>
      </w:pPr>
    </w:p>
    <w:p w14:paraId="401763CD" w14:textId="77777777" w:rsidR="00DC6ADC" w:rsidRDefault="00DC6ADC" w:rsidP="00EC3BC4">
      <w:pPr>
        <w:pStyle w:val="Normal10"/>
        <w:jc w:val="center"/>
        <w:rPr>
          <w:ins w:id="736" w:author="Phuong Truong Thi" w:date="2024-12-06T19:53:00Z"/>
          <w:b/>
        </w:rPr>
      </w:pPr>
    </w:p>
    <w:p w14:paraId="3C9759DB" w14:textId="77777777" w:rsidR="00DC6ADC" w:rsidRDefault="00DC6ADC" w:rsidP="00EC3BC4">
      <w:pPr>
        <w:pStyle w:val="Normal10"/>
        <w:jc w:val="center"/>
        <w:rPr>
          <w:ins w:id="737" w:author="Phuong Truong Thi" w:date="2024-11-25T19:19:00Z"/>
          <w:b/>
        </w:rPr>
      </w:pPr>
    </w:p>
    <w:p w14:paraId="78E21778" w14:textId="77777777" w:rsidR="002D3B66" w:rsidRDefault="002D3B66" w:rsidP="00EC3BC4">
      <w:pPr>
        <w:pStyle w:val="Normal10"/>
        <w:jc w:val="center"/>
        <w:rPr>
          <w:ins w:id="738" w:author="Phuong Truong Thi" w:date="2024-12-06T19:54:00Z"/>
          <w:b/>
        </w:rPr>
      </w:pPr>
    </w:p>
    <w:p w14:paraId="1877A5C2" w14:textId="77777777" w:rsidR="00DC6ADC" w:rsidRDefault="00DC6ADC" w:rsidP="00EC3BC4">
      <w:pPr>
        <w:pStyle w:val="Normal10"/>
        <w:jc w:val="center"/>
        <w:rPr>
          <w:ins w:id="739" w:author="Phuong Truong Thi" w:date="2024-11-25T19:19:00Z"/>
          <w:b/>
        </w:rPr>
      </w:pPr>
    </w:p>
    <w:p w14:paraId="34192B32" w14:textId="77777777" w:rsidR="00EE3C3B" w:rsidRDefault="00EE3C3B" w:rsidP="00EC3BC4">
      <w:pPr>
        <w:pStyle w:val="Normal10"/>
        <w:jc w:val="center"/>
        <w:rPr>
          <w:ins w:id="740" w:author="Phuong Truong Thi" w:date="2024-12-11T12:22:00Z" w16du:dateUtc="2024-12-11T05:22:00Z"/>
          <w:b/>
        </w:rPr>
      </w:pPr>
    </w:p>
    <w:p w14:paraId="00E014D3" w14:textId="77777777" w:rsidR="00EE3C3B" w:rsidRDefault="00EE3C3B" w:rsidP="00EC3BC4">
      <w:pPr>
        <w:pStyle w:val="Normal10"/>
        <w:jc w:val="center"/>
        <w:rPr>
          <w:ins w:id="741" w:author="Phuong Truong Thi" w:date="2024-12-11T12:22:00Z" w16du:dateUtc="2024-12-11T05:22:00Z"/>
          <w:b/>
        </w:rPr>
      </w:pPr>
    </w:p>
    <w:p w14:paraId="4561BD8E" w14:textId="77777777" w:rsidR="00EE3C3B" w:rsidRDefault="00EE3C3B" w:rsidP="00EC3BC4">
      <w:pPr>
        <w:pStyle w:val="Normal10"/>
        <w:jc w:val="center"/>
        <w:rPr>
          <w:ins w:id="742" w:author="Phuong Truong Thi" w:date="2024-12-11T12:22:00Z" w16du:dateUtc="2024-12-11T05:22:00Z"/>
          <w:b/>
        </w:rPr>
      </w:pPr>
    </w:p>
    <w:p w14:paraId="4FA38F69" w14:textId="77777777" w:rsidR="00EE3C3B" w:rsidRDefault="00EE3C3B" w:rsidP="00EC3BC4">
      <w:pPr>
        <w:pStyle w:val="Normal10"/>
        <w:jc w:val="center"/>
        <w:rPr>
          <w:ins w:id="743" w:author="Phuong Truong Thi" w:date="2024-12-11T12:22:00Z" w16du:dateUtc="2024-12-11T05:22:00Z"/>
          <w:b/>
        </w:rPr>
      </w:pPr>
    </w:p>
    <w:p w14:paraId="6DCEA968" w14:textId="77777777" w:rsidR="00EE3C3B" w:rsidRDefault="00EE3C3B" w:rsidP="00EC3BC4">
      <w:pPr>
        <w:pStyle w:val="Normal10"/>
        <w:jc w:val="center"/>
        <w:rPr>
          <w:ins w:id="744" w:author="Phuong Truong Thi" w:date="2024-12-11T12:22:00Z" w16du:dateUtc="2024-12-11T05:22:00Z"/>
          <w:b/>
        </w:rPr>
      </w:pPr>
    </w:p>
    <w:p w14:paraId="66C8FE62" w14:textId="77777777" w:rsidR="00EE3C3B" w:rsidRDefault="00EE3C3B" w:rsidP="00EC3BC4">
      <w:pPr>
        <w:pStyle w:val="Normal10"/>
        <w:jc w:val="center"/>
        <w:rPr>
          <w:ins w:id="745" w:author="Phuong Truong Thi" w:date="2024-12-11T12:22:00Z" w16du:dateUtc="2024-12-11T05:22:00Z"/>
          <w:b/>
        </w:rPr>
      </w:pPr>
    </w:p>
    <w:p w14:paraId="77A88586" w14:textId="77777777" w:rsidR="00EE3C3B" w:rsidRDefault="00EE3C3B" w:rsidP="00EC3BC4">
      <w:pPr>
        <w:pStyle w:val="Normal10"/>
        <w:jc w:val="center"/>
        <w:rPr>
          <w:ins w:id="746" w:author="Phuong Truong Thi" w:date="2024-12-11T12:22:00Z" w16du:dateUtc="2024-12-11T05:22:00Z"/>
          <w:b/>
        </w:rPr>
      </w:pPr>
    </w:p>
    <w:p w14:paraId="1494CAC0" w14:textId="77777777" w:rsidR="00EE3C3B" w:rsidRDefault="00EE3C3B" w:rsidP="00EC3BC4">
      <w:pPr>
        <w:pStyle w:val="Normal10"/>
        <w:jc w:val="center"/>
        <w:rPr>
          <w:ins w:id="747" w:author="Phuong Truong Thi" w:date="2024-12-11T12:22:00Z" w16du:dateUtc="2024-12-11T05:22:00Z"/>
          <w:b/>
        </w:rPr>
      </w:pPr>
    </w:p>
    <w:p w14:paraId="2F394CB4" w14:textId="77777777" w:rsidR="00EE3C3B" w:rsidRDefault="00EE3C3B" w:rsidP="00EC3BC4">
      <w:pPr>
        <w:pStyle w:val="Normal10"/>
        <w:jc w:val="center"/>
        <w:rPr>
          <w:ins w:id="748" w:author="Phuong Truong Thi" w:date="2024-12-11T12:22:00Z" w16du:dateUtc="2024-12-11T05:22:00Z"/>
          <w:b/>
        </w:rPr>
      </w:pPr>
    </w:p>
    <w:p w14:paraId="048DBD7E" w14:textId="77777777" w:rsidR="00EE3C3B" w:rsidRDefault="00EE3C3B" w:rsidP="00EC3BC4">
      <w:pPr>
        <w:pStyle w:val="Normal10"/>
        <w:jc w:val="center"/>
        <w:rPr>
          <w:ins w:id="749" w:author="Phuong Truong Thi" w:date="2024-12-11T12:22:00Z" w16du:dateUtc="2024-12-11T05:22:00Z"/>
          <w:b/>
        </w:rPr>
      </w:pPr>
    </w:p>
    <w:p w14:paraId="4F8CB3AD" w14:textId="77777777" w:rsidR="00EE3C3B" w:rsidRDefault="00EE3C3B" w:rsidP="00EC3BC4">
      <w:pPr>
        <w:pStyle w:val="Normal10"/>
        <w:jc w:val="center"/>
        <w:rPr>
          <w:ins w:id="750" w:author="Phuong Truong Thi" w:date="2024-12-11T12:22:00Z" w16du:dateUtc="2024-12-11T05:22:00Z"/>
          <w:b/>
        </w:rPr>
      </w:pPr>
    </w:p>
    <w:p w14:paraId="6788399B" w14:textId="77777777" w:rsidR="00EE3C3B" w:rsidRDefault="00EE3C3B" w:rsidP="00EC3BC4">
      <w:pPr>
        <w:pStyle w:val="Normal10"/>
        <w:jc w:val="center"/>
        <w:rPr>
          <w:ins w:id="751" w:author="Phuong Truong Thi" w:date="2024-12-11T12:22:00Z" w16du:dateUtc="2024-12-11T05:22:00Z"/>
          <w:b/>
        </w:rPr>
      </w:pPr>
    </w:p>
    <w:p w14:paraId="2FDA10E3" w14:textId="77777777" w:rsidR="00EE3C3B" w:rsidRDefault="00EE3C3B" w:rsidP="00EC3BC4">
      <w:pPr>
        <w:pStyle w:val="Normal10"/>
        <w:jc w:val="center"/>
        <w:rPr>
          <w:ins w:id="752" w:author="Phuong Truong Thi" w:date="2024-12-11T12:22:00Z" w16du:dateUtc="2024-12-11T05:22:00Z"/>
          <w:b/>
        </w:rPr>
      </w:pPr>
    </w:p>
    <w:p w14:paraId="77E59C22" w14:textId="77777777" w:rsidR="00EE3C3B" w:rsidRDefault="00EE3C3B" w:rsidP="00EC3BC4">
      <w:pPr>
        <w:pStyle w:val="Normal10"/>
        <w:jc w:val="center"/>
        <w:rPr>
          <w:ins w:id="753" w:author="Phuong Truong Thi" w:date="2024-12-11T12:22:00Z" w16du:dateUtc="2024-12-11T05:22:00Z"/>
          <w:b/>
        </w:rPr>
      </w:pPr>
    </w:p>
    <w:p w14:paraId="58ABB791" w14:textId="77777777" w:rsidR="00EE3C3B" w:rsidRDefault="00EE3C3B" w:rsidP="00EC3BC4">
      <w:pPr>
        <w:pStyle w:val="Normal10"/>
        <w:jc w:val="center"/>
        <w:rPr>
          <w:ins w:id="754" w:author="Phuong Truong Thi" w:date="2024-12-11T12:22:00Z" w16du:dateUtc="2024-12-11T05:22:00Z"/>
          <w:b/>
        </w:rPr>
      </w:pPr>
    </w:p>
    <w:p w14:paraId="07FB890F" w14:textId="77777777" w:rsidR="00EE3C3B" w:rsidRDefault="00EE3C3B" w:rsidP="00EC3BC4">
      <w:pPr>
        <w:pStyle w:val="Normal10"/>
        <w:jc w:val="center"/>
        <w:rPr>
          <w:ins w:id="755" w:author="Phuong Truong Thi" w:date="2024-12-11T12:22:00Z" w16du:dateUtc="2024-12-11T05:22:00Z"/>
          <w:b/>
        </w:rPr>
      </w:pPr>
    </w:p>
    <w:p w14:paraId="2FEED1D5" w14:textId="77777777" w:rsidR="00EE3C3B" w:rsidRDefault="00EE3C3B" w:rsidP="00EC3BC4">
      <w:pPr>
        <w:pStyle w:val="Normal10"/>
        <w:jc w:val="center"/>
        <w:rPr>
          <w:ins w:id="756" w:author="Phuong Truong Thi" w:date="2024-12-11T12:22:00Z" w16du:dateUtc="2024-12-11T05:22:00Z"/>
          <w:b/>
        </w:rPr>
      </w:pPr>
    </w:p>
    <w:p w14:paraId="7F8B8A05" w14:textId="77777777" w:rsidR="00EE3C3B" w:rsidRDefault="00EE3C3B" w:rsidP="00EC3BC4">
      <w:pPr>
        <w:pStyle w:val="Normal10"/>
        <w:jc w:val="center"/>
        <w:rPr>
          <w:ins w:id="757" w:author="Phuong Truong Thi" w:date="2024-12-11T12:22:00Z" w16du:dateUtc="2024-12-11T05:22:00Z"/>
          <w:b/>
        </w:rPr>
      </w:pPr>
    </w:p>
    <w:p w14:paraId="3373F0FF" w14:textId="77777777" w:rsidR="00EE3C3B" w:rsidRDefault="00EE3C3B" w:rsidP="00EC3BC4">
      <w:pPr>
        <w:pStyle w:val="Normal10"/>
        <w:jc w:val="center"/>
        <w:rPr>
          <w:ins w:id="758" w:author="Phuong Truong Thi" w:date="2024-12-11T12:22:00Z" w16du:dateUtc="2024-12-11T05:22:00Z"/>
          <w:b/>
        </w:rPr>
      </w:pPr>
    </w:p>
    <w:p w14:paraId="002125C0" w14:textId="77777777" w:rsidR="00EE3C3B" w:rsidRDefault="00EE3C3B" w:rsidP="00EC3BC4">
      <w:pPr>
        <w:pStyle w:val="Normal10"/>
        <w:jc w:val="center"/>
        <w:rPr>
          <w:ins w:id="759" w:author="Phuong Truong Thi" w:date="2024-12-11T12:22:00Z" w16du:dateUtc="2024-12-11T05:22:00Z"/>
          <w:b/>
        </w:rPr>
      </w:pPr>
    </w:p>
    <w:p w14:paraId="4F3341CF" w14:textId="77777777" w:rsidR="00EE3C3B" w:rsidRDefault="00EE3C3B" w:rsidP="00EC3BC4">
      <w:pPr>
        <w:pStyle w:val="Normal10"/>
        <w:jc w:val="center"/>
        <w:rPr>
          <w:ins w:id="760" w:author="Phuong Truong Thi" w:date="2024-12-11T12:22:00Z" w16du:dateUtc="2024-12-11T05:22:00Z"/>
          <w:b/>
        </w:rPr>
      </w:pPr>
    </w:p>
    <w:p w14:paraId="1C8DADBD" w14:textId="77777777" w:rsidR="00EE3C3B" w:rsidRDefault="00EE3C3B" w:rsidP="00EC3BC4">
      <w:pPr>
        <w:pStyle w:val="Normal10"/>
        <w:jc w:val="center"/>
        <w:rPr>
          <w:ins w:id="761" w:author="Phuong Truong Thi" w:date="2024-12-11T12:22:00Z" w16du:dateUtc="2024-12-11T05:22:00Z"/>
          <w:b/>
        </w:rPr>
      </w:pPr>
    </w:p>
    <w:p w14:paraId="7F487B3E" w14:textId="77777777" w:rsidR="00EE3C3B" w:rsidRDefault="00EE3C3B" w:rsidP="00EC3BC4">
      <w:pPr>
        <w:pStyle w:val="Normal10"/>
        <w:jc w:val="center"/>
        <w:rPr>
          <w:ins w:id="762" w:author="Phuong Truong Thi" w:date="2024-12-11T12:22:00Z" w16du:dateUtc="2024-12-11T05:22:00Z"/>
          <w:b/>
        </w:rPr>
      </w:pPr>
    </w:p>
    <w:p w14:paraId="737C1F9B" w14:textId="77777777" w:rsidR="00EE3C3B" w:rsidRDefault="00EE3C3B" w:rsidP="00EC3BC4">
      <w:pPr>
        <w:pStyle w:val="Normal10"/>
        <w:jc w:val="center"/>
        <w:rPr>
          <w:ins w:id="763" w:author="Phuong Truong Thi" w:date="2024-12-11T12:22:00Z" w16du:dateUtc="2024-12-11T05:22:00Z"/>
          <w:b/>
        </w:rPr>
      </w:pPr>
    </w:p>
    <w:p w14:paraId="10B8B6C1" w14:textId="77777777" w:rsidR="00EE3C3B" w:rsidRDefault="00EE3C3B" w:rsidP="00EC3BC4">
      <w:pPr>
        <w:pStyle w:val="Normal10"/>
        <w:jc w:val="center"/>
        <w:rPr>
          <w:ins w:id="764" w:author="Phuong Truong Thi" w:date="2024-12-11T12:22:00Z" w16du:dateUtc="2024-12-11T05:22:00Z"/>
          <w:b/>
        </w:rPr>
      </w:pPr>
    </w:p>
    <w:p w14:paraId="5E7105A7" w14:textId="77777777" w:rsidR="00EE3C3B" w:rsidRDefault="00EE3C3B" w:rsidP="00EC3BC4">
      <w:pPr>
        <w:pStyle w:val="Normal10"/>
        <w:jc w:val="center"/>
        <w:rPr>
          <w:ins w:id="765" w:author="Phuong Truong Thi" w:date="2024-12-11T12:22:00Z" w16du:dateUtc="2024-12-11T05:22:00Z"/>
          <w:b/>
        </w:rPr>
      </w:pPr>
    </w:p>
    <w:p w14:paraId="20750A35" w14:textId="77777777" w:rsidR="00EE3C3B" w:rsidRDefault="00EE3C3B" w:rsidP="00EC3BC4">
      <w:pPr>
        <w:pStyle w:val="Normal10"/>
        <w:jc w:val="center"/>
        <w:rPr>
          <w:ins w:id="766" w:author="Phuong Truong Thi" w:date="2024-12-11T12:22:00Z" w16du:dateUtc="2024-12-11T05:22:00Z"/>
          <w:b/>
        </w:rPr>
      </w:pPr>
    </w:p>
    <w:p w14:paraId="33F639C8" w14:textId="77777777" w:rsidR="00EE3C3B" w:rsidRDefault="00EE3C3B" w:rsidP="00EC3BC4">
      <w:pPr>
        <w:pStyle w:val="Normal10"/>
        <w:jc w:val="center"/>
        <w:rPr>
          <w:ins w:id="767" w:author="Phuong Truong Thi" w:date="2024-12-11T12:22:00Z" w16du:dateUtc="2024-12-11T05:22:00Z"/>
          <w:b/>
        </w:rPr>
      </w:pPr>
    </w:p>
    <w:p w14:paraId="5DDD8DEB" w14:textId="77777777" w:rsidR="00EE3C3B" w:rsidRDefault="00EE3C3B" w:rsidP="00EC3BC4">
      <w:pPr>
        <w:pStyle w:val="Normal10"/>
        <w:jc w:val="center"/>
        <w:rPr>
          <w:ins w:id="768" w:author="Phuong Truong Thi" w:date="2024-12-11T12:22:00Z" w16du:dateUtc="2024-12-11T05:22:00Z"/>
          <w:b/>
        </w:rPr>
      </w:pPr>
    </w:p>
    <w:p w14:paraId="559CB857" w14:textId="43BDA7DC" w:rsidR="009C64ED" w:rsidRPr="00075487" w:rsidRDefault="009C64ED" w:rsidP="00EC3BC4">
      <w:pPr>
        <w:pStyle w:val="Normal10"/>
        <w:jc w:val="center"/>
        <w:rPr>
          <w:b/>
          <w:lang w:val="vi-VN"/>
        </w:rPr>
      </w:pPr>
      <w:r w:rsidRPr="00075487">
        <w:rPr>
          <w:b/>
          <w:lang w:val="vi-VN"/>
        </w:rPr>
        <w:lastRenderedPageBreak/>
        <w:t>BẢNG GHI NHẬN THAY ĐỔI PHIÊN BẢN</w:t>
      </w:r>
    </w:p>
    <w:p w14:paraId="7858C735" w14:textId="77777777" w:rsidR="009C64ED" w:rsidRPr="00075487" w:rsidRDefault="009C64ED" w:rsidP="009C64ED">
      <w:pPr>
        <w:jc w:val="center"/>
        <w:rPr>
          <w:rFonts w:ascii="Times New Roman" w:hAnsi="Times New Roman"/>
          <w:b/>
          <w:szCs w:val="26"/>
          <w:lang w:val="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4A0" w:firstRow="1" w:lastRow="0" w:firstColumn="1" w:lastColumn="0" w:noHBand="0" w:noVBand="1"/>
      </w:tblPr>
      <w:tblGrid>
        <w:gridCol w:w="1695"/>
        <w:gridCol w:w="938"/>
        <w:gridCol w:w="3663"/>
        <w:gridCol w:w="2861"/>
      </w:tblGrid>
      <w:tr w:rsidR="009C64ED" w:rsidRPr="00075487" w14:paraId="3661CA3F" w14:textId="77777777" w:rsidTr="00C654B0">
        <w:trPr>
          <w:trHeight w:val="480"/>
          <w:tblHeader/>
          <w:jc w:val="center"/>
        </w:trPr>
        <w:tc>
          <w:tcPr>
            <w:tcW w:w="926" w:type="pct"/>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00DF21C9" w14:textId="77777777" w:rsidR="009C64ED" w:rsidRPr="00075487" w:rsidRDefault="009C64ED" w:rsidP="009C64ED">
            <w:pPr>
              <w:pStyle w:val="Normal10"/>
              <w:jc w:val="center"/>
              <w:rPr>
                <w:b/>
                <w:lang w:val="pt-PT"/>
              </w:rPr>
            </w:pPr>
            <w:r w:rsidRPr="00075487">
              <w:rPr>
                <w:b/>
                <w:lang w:val="pt-PT"/>
              </w:rPr>
              <w:t>Ngày thay đổi</w:t>
            </w:r>
          </w:p>
        </w:tc>
        <w:tc>
          <w:tcPr>
            <w:tcW w:w="512" w:type="pct"/>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0B1FD44B" w14:textId="77777777" w:rsidR="009C64ED" w:rsidRPr="00075487" w:rsidRDefault="009C64ED" w:rsidP="009C64ED">
            <w:pPr>
              <w:pStyle w:val="Normal10"/>
              <w:jc w:val="center"/>
              <w:rPr>
                <w:b/>
                <w:snapToGrid w:val="0"/>
                <w:lang w:val="pt-PT"/>
              </w:rPr>
            </w:pPr>
            <w:r w:rsidRPr="00075487">
              <w:rPr>
                <w:b/>
                <w:snapToGrid w:val="0"/>
                <w:lang w:val="pt-PT"/>
              </w:rPr>
              <w:t>Phiên bản</w:t>
            </w:r>
          </w:p>
        </w:tc>
        <w:tc>
          <w:tcPr>
            <w:tcW w:w="2000" w:type="pct"/>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5F200488" w14:textId="77777777" w:rsidR="009C64ED" w:rsidRPr="00075487" w:rsidRDefault="009C64ED" w:rsidP="009C64ED">
            <w:pPr>
              <w:pStyle w:val="Normal10"/>
              <w:jc w:val="center"/>
              <w:rPr>
                <w:b/>
                <w:lang w:val="pt-PT"/>
              </w:rPr>
            </w:pPr>
            <w:r w:rsidRPr="00075487">
              <w:rPr>
                <w:b/>
                <w:lang w:val="pt-PT"/>
              </w:rPr>
              <w:t>Lý do</w:t>
            </w:r>
          </w:p>
        </w:tc>
        <w:tc>
          <w:tcPr>
            <w:tcW w:w="1562" w:type="pct"/>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6A5ABF17" w14:textId="77777777" w:rsidR="009C64ED" w:rsidRPr="00075487" w:rsidRDefault="009C64ED" w:rsidP="009C64ED">
            <w:pPr>
              <w:pStyle w:val="Normal10"/>
              <w:jc w:val="center"/>
              <w:rPr>
                <w:b/>
                <w:lang w:val="pt-PT"/>
              </w:rPr>
            </w:pPr>
            <w:r w:rsidRPr="00075487">
              <w:rPr>
                <w:b/>
                <w:lang w:val="pt-PT"/>
              </w:rPr>
              <w:t>Mô tả thay đổi</w:t>
            </w:r>
          </w:p>
        </w:tc>
      </w:tr>
      <w:tr w:rsidR="009C64ED" w:rsidRPr="00075487" w14:paraId="4A1C9435" w14:textId="77777777" w:rsidTr="00617FF2">
        <w:trPr>
          <w:trHeight w:val="480"/>
          <w:jc w:val="center"/>
        </w:trPr>
        <w:tc>
          <w:tcPr>
            <w:tcW w:w="926" w:type="pct"/>
            <w:tcBorders>
              <w:top w:val="single" w:sz="4" w:space="0" w:color="auto"/>
              <w:left w:val="single" w:sz="4" w:space="0" w:color="auto"/>
              <w:bottom w:val="single" w:sz="4" w:space="0" w:color="auto"/>
              <w:right w:val="single" w:sz="4" w:space="0" w:color="auto"/>
            </w:tcBorders>
          </w:tcPr>
          <w:p w14:paraId="6E7B19B2" w14:textId="77777777" w:rsidR="009C64ED" w:rsidRPr="00075487" w:rsidRDefault="009C64ED" w:rsidP="009C64ED">
            <w:pPr>
              <w:pStyle w:val="Normal10"/>
            </w:pPr>
          </w:p>
        </w:tc>
        <w:tc>
          <w:tcPr>
            <w:tcW w:w="512" w:type="pct"/>
            <w:tcBorders>
              <w:top w:val="single" w:sz="4" w:space="0" w:color="auto"/>
              <w:left w:val="single" w:sz="4" w:space="0" w:color="auto"/>
              <w:bottom w:val="single" w:sz="4" w:space="0" w:color="auto"/>
              <w:right w:val="single" w:sz="4" w:space="0" w:color="auto"/>
            </w:tcBorders>
          </w:tcPr>
          <w:p w14:paraId="0395A64C" w14:textId="77777777" w:rsidR="009C64ED" w:rsidRPr="00075487" w:rsidRDefault="009C64ED" w:rsidP="009C64ED">
            <w:pPr>
              <w:pStyle w:val="Normal10"/>
            </w:pPr>
          </w:p>
        </w:tc>
        <w:tc>
          <w:tcPr>
            <w:tcW w:w="2000" w:type="pct"/>
            <w:tcBorders>
              <w:top w:val="single" w:sz="4" w:space="0" w:color="auto"/>
              <w:left w:val="single" w:sz="4" w:space="0" w:color="auto"/>
              <w:bottom w:val="single" w:sz="4" w:space="0" w:color="auto"/>
              <w:right w:val="single" w:sz="4" w:space="0" w:color="auto"/>
            </w:tcBorders>
          </w:tcPr>
          <w:p w14:paraId="1F1962FD" w14:textId="77777777" w:rsidR="009C64ED" w:rsidRPr="00075487" w:rsidRDefault="009C64ED" w:rsidP="009C64ED">
            <w:pPr>
              <w:pStyle w:val="Normal10"/>
            </w:pPr>
          </w:p>
        </w:tc>
        <w:tc>
          <w:tcPr>
            <w:tcW w:w="1562" w:type="pct"/>
            <w:tcBorders>
              <w:top w:val="single" w:sz="4" w:space="0" w:color="auto"/>
              <w:left w:val="single" w:sz="4" w:space="0" w:color="auto"/>
              <w:bottom w:val="single" w:sz="4" w:space="0" w:color="auto"/>
              <w:right w:val="single" w:sz="4" w:space="0" w:color="auto"/>
            </w:tcBorders>
          </w:tcPr>
          <w:p w14:paraId="2BF75249" w14:textId="77777777" w:rsidR="009C64ED" w:rsidRPr="00075487" w:rsidRDefault="009C64ED" w:rsidP="009C64ED">
            <w:pPr>
              <w:pStyle w:val="Normal10"/>
            </w:pPr>
          </w:p>
        </w:tc>
      </w:tr>
      <w:tr w:rsidR="009C64ED" w:rsidRPr="00075487" w14:paraId="1880585E" w14:textId="77777777" w:rsidTr="00617FF2">
        <w:trPr>
          <w:trHeight w:val="457"/>
          <w:jc w:val="center"/>
        </w:trPr>
        <w:tc>
          <w:tcPr>
            <w:tcW w:w="926" w:type="pct"/>
            <w:tcBorders>
              <w:top w:val="single" w:sz="4" w:space="0" w:color="auto"/>
              <w:left w:val="single" w:sz="4" w:space="0" w:color="auto"/>
              <w:bottom w:val="single" w:sz="4" w:space="0" w:color="auto"/>
              <w:right w:val="single" w:sz="4" w:space="0" w:color="auto"/>
            </w:tcBorders>
          </w:tcPr>
          <w:p w14:paraId="456E9F5A" w14:textId="77777777" w:rsidR="009C64ED" w:rsidRPr="00075487" w:rsidRDefault="009C64ED" w:rsidP="009C64ED">
            <w:pPr>
              <w:pStyle w:val="Normal10"/>
            </w:pPr>
          </w:p>
        </w:tc>
        <w:tc>
          <w:tcPr>
            <w:tcW w:w="512" w:type="pct"/>
            <w:tcBorders>
              <w:top w:val="single" w:sz="4" w:space="0" w:color="auto"/>
              <w:left w:val="single" w:sz="4" w:space="0" w:color="auto"/>
              <w:bottom w:val="single" w:sz="4" w:space="0" w:color="auto"/>
              <w:right w:val="single" w:sz="4" w:space="0" w:color="auto"/>
            </w:tcBorders>
          </w:tcPr>
          <w:p w14:paraId="3FE42154" w14:textId="77777777" w:rsidR="009C64ED" w:rsidRPr="00075487" w:rsidRDefault="009C64ED" w:rsidP="009C64ED">
            <w:pPr>
              <w:pStyle w:val="Normal10"/>
            </w:pPr>
          </w:p>
        </w:tc>
        <w:tc>
          <w:tcPr>
            <w:tcW w:w="2000" w:type="pct"/>
            <w:tcBorders>
              <w:top w:val="single" w:sz="4" w:space="0" w:color="auto"/>
              <w:left w:val="single" w:sz="4" w:space="0" w:color="auto"/>
              <w:bottom w:val="single" w:sz="4" w:space="0" w:color="auto"/>
              <w:right w:val="single" w:sz="4" w:space="0" w:color="auto"/>
            </w:tcBorders>
          </w:tcPr>
          <w:p w14:paraId="2DDF60FE" w14:textId="77777777" w:rsidR="009C64ED" w:rsidRPr="00075487" w:rsidRDefault="009C64ED" w:rsidP="009C64ED">
            <w:pPr>
              <w:pStyle w:val="Normal10"/>
            </w:pPr>
          </w:p>
        </w:tc>
        <w:tc>
          <w:tcPr>
            <w:tcW w:w="1562" w:type="pct"/>
            <w:tcBorders>
              <w:top w:val="single" w:sz="4" w:space="0" w:color="auto"/>
              <w:left w:val="single" w:sz="4" w:space="0" w:color="auto"/>
              <w:bottom w:val="single" w:sz="4" w:space="0" w:color="auto"/>
              <w:right w:val="single" w:sz="4" w:space="0" w:color="auto"/>
            </w:tcBorders>
          </w:tcPr>
          <w:p w14:paraId="6D98C311" w14:textId="77777777" w:rsidR="009C64ED" w:rsidRPr="00075487" w:rsidRDefault="009C64ED" w:rsidP="009C64ED">
            <w:pPr>
              <w:pStyle w:val="Normal10"/>
            </w:pPr>
          </w:p>
        </w:tc>
      </w:tr>
    </w:tbl>
    <w:p w14:paraId="0ECAC4ED" w14:textId="77777777" w:rsidR="009C64ED" w:rsidRPr="00075487" w:rsidRDefault="009C64ED" w:rsidP="001945C0">
      <w:pPr>
        <w:spacing w:line="276" w:lineRule="auto"/>
        <w:contextualSpacing w:val="0"/>
        <w:jc w:val="center"/>
        <w:rPr>
          <w:rFonts w:ascii="Times New Roman" w:hAnsi="Times New Roman"/>
          <w:b/>
          <w:noProof/>
          <w:sz w:val="24"/>
          <w:szCs w:val="24"/>
        </w:rPr>
      </w:pPr>
    </w:p>
    <w:p w14:paraId="13F1631C" w14:textId="77777777" w:rsidR="009C64ED" w:rsidRPr="00075487" w:rsidRDefault="009C64ED">
      <w:pPr>
        <w:spacing w:before="0" w:line="240" w:lineRule="auto"/>
        <w:contextualSpacing w:val="0"/>
        <w:jc w:val="left"/>
        <w:rPr>
          <w:rFonts w:ascii="Times New Roman" w:hAnsi="Times New Roman"/>
          <w:b/>
          <w:noProof/>
          <w:sz w:val="24"/>
          <w:szCs w:val="24"/>
        </w:rPr>
      </w:pPr>
      <w:r w:rsidRPr="00075487">
        <w:rPr>
          <w:rFonts w:ascii="Times New Roman" w:hAnsi="Times New Roman"/>
          <w:b/>
          <w:noProof/>
          <w:sz w:val="24"/>
          <w:szCs w:val="24"/>
        </w:rPr>
        <w:br w:type="page"/>
      </w:r>
    </w:p>
    <w:p w14:paraId="2E73E6B0" w14:textId="4E8461C9" w:rsidR="00D13F3A" w:rsidRDefault="00E95A9E" w:rsidP="00E95A9E">
      <w:pPr>
        <w:spacing w:line="276" w:lineRule="auto"/>
        <w:contextualSpacing w:val="0"/>
        <w:rPr>
          <w:ins w:id="769" w:author="Phuong Truong Thi" w:date="2024-11-25T10:27:00Z"/>
          <w:rFonts w:ascii="Times New Roman" w:hAnsi="Times New Roman"/>
          <w:b/>
          <w:noProof/>
          <w:sz w:val="24"/>
          <w:szCs w:val="24"/>
        </w:rPr>
      </w:pPr>
      <w:r>
        <w:rPr>
          <w:rFonts w:ascii="Times New Roman" w:hAnsi="Times New Roman"/>
          <w:b/>
          <w:noProof/>
          <w:sz w:val="24"/>
          <w:szCs w:val="24"/>
        </w:rPr>
        <w:lastRenderedPageBreak/>
        <w:t xml:space="preserve">                                            </w:t>
      </w:r>
      <w:r w:rsidR="00130F46">
        <w:rPr>
          <w:rFonts w:ascii="Times New Roman" w:hAnsi="Times New Roman"/>
          <w:b/>
          <w:noProof/>
          <w:sz w:val="24"/>
          <w:szCs w:val="24"/>
        </w:rPr>
        <w:t xml:space="preserve">THUẬT NGỮ VÀ </w:t>
      </w:r>
      <w:commentRangeStart w:id="770"/>
      <w:commentRangeStart w:id="771"/>
      <w:commentRangeStart w:id="772"/>
      <w:r w:rsidR="00D13F3A" w:rsidRPr="00075487">
        <w:rPr>
          <w:rFonts w:ascii="Times New Roman" w:hAnsi="Times New Roman"/>
          <w:b/>
          <w:noProof/>
          <w:sz w:val="24"/>
          <w:szCs w:val="24"/>
        </w:rPr>
        <w:t>DANH MỤC VIẾT TẮT</w:t>
      </w:r>
      <w:commentRangeEnd w:id="770"/>
      <w:r w:rsidR="00575159">
        <w:rPr>
          <w:rStyle w:val="CommentReference"/>
          <w:lang w:val="x-none" w:eastAsia="x-none"/>
        </w:rPr>
        <w:commentReference w:id="770"/>
      </w:r>
      <w:commentRangeEnd w:id="771"/>
      <w:r w:rsidR="00130F46">
        <w:rPr>
          <w:rStyle w:val="CommentReference"/>
          <w:lang w:val="x-none" w:eastAsia="x-none"/>
        </w:rPr>
        <w:commentReference w:id="771"/>
      </w:r>
      <w:commentRangeEnd w:id="772"/>
      <w:r w:rsidR="001F44E5">
        <w:rPr>
          <w:rStyle w:val="CommentReference"/>
          <w:lang w:val="x-none" w:eastAsia="x-none"/>
        </w:rPr>
        <w:commentReference w:id="772"/>
      </w:r>
    </w:p>
    <w:tbl>
      <w:tblPr>
        <w:tblW w:w="850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45"/>
        <w:gridCol w:w="6260"/>
      </w:tblGrid>
      <w:tr w:rsidR="00360515" w:rsidRPr="00A9228C" w14:paraId="7A1322EC" w14:textId="77777777" w:rsidTr="00941F76">
        <w:trPr>
          <w:trHeight w:val="309"/>
          <w:tblHeader/>
          <w:jc w:val="center"/>
          <w:ins w:id="773" w:author="Phuong Truong Thi" w:date="2024-11-25T10:28:00Z"/>
        </w:trPr>
        <w:tc>
          <w:tcPr>
            <w:tcW w:w="2245" w:type="dxa"/>
            <w:shd w:val="clear" w:color="auto" w:fill="C9C9C9" w:themeFill="accent3" w:themeFillTint="99"/>
          </w:tcPr>
          <w:p w14:paraId="0C9EE31A" w14:textId="77777777" w:rsidR="00360515" w:rsidRPr="00A9228C" w:rsidRDefault="00360515" w:rsidP="00941F76">
            <w:pPr>
              <w:spacing w:line="276" w:lineRule="auto"/>
              <w:contextualSpacing w:val="0"/>
              <w:jc w:val="center"/>
              <w:rPr>
                <w:ins w:id="774" w:author="Phuong Truong Thi" w:date="2024-11-25T10:28:00Z"/>
                <w:rFonts w:ascii="Times New Roman" w:hAnsi="Times New Roman"/>
                <w:b/>
                <w:bCs/>
                <w:noProof/>
                <w:sz w:val="24"/>
                <w:szCs w:val="24"/>
              </w:rPr>
            </w:pPr>
            <w:ins w:id="775" w:author="Phuong Truong Thi" w:date="2024-11-25T10:28:00Z">
              <w:r w:rsidRPr="00A9228C">
                <w:rPr>
                  <w:rFonts w:ascii="Times New Roman" w:hAnsi="Times New Roman"/>
                  <w:b/>
                  <w:bCs/>
                  <w:noProof/>
                  <w:sz w:val="24"/>
                  <w:szCs w:val="24"/>
                </w:rPr>
                <w:t>Từ viết tắt</w:t>
              </w:r>
            </w:ins>
          </w:p>
        </w:tc>
        <w:tc>
          <w:tcPr>
            <w:tcW w:w="6260" w:type="dxa"/>
            <w:shd w:val="clear" w:color="auto" w:fill="C9C9C9" w:themeFill="accent3" w:themeFillTint="99"/>
          </w:tcPr>
          <w:p w14:paraId="467B0F9F" w14:textId="77777777" w:rsidR="00360515" w:rsidRPr="00A9228C" w:rsidRDefault="00360515" w:rsidP="00941F76">
            <w:pPr>
              <w:spacing w:line="276" w:lineRule="auto"/>
              <w:contextualSpacing w:val="0"/>
              <w:jc w:val="center"/>
              <w:rPr>
                <w:ins w:id="776" w:author="Phuong Truong Thi" w:date="2024-11-25T10:28:00Z"/>
                <w:rFonts w:ascii="Times New Roman" w:hAnsi="Times New Roman"/>
                <w:b/>
                <w:bCs/>
                <w:noProof/>
                <w:sz w:val="24"/>
                <w:szCs w:val="24"/>
              </w:rPr>
            </w:pPr>
            <w:ins w:id="777" w:author="Phuong Truong Thi" w:date="2024-11-25T10:28:00Z">
              <w:r w:rsidRPr="00A9228C">
                <w:rPr>
                  <w:rFonts w:ascii="Times New Roman" w:hAnsi="Times New Roman"/>
                  <w:b/>
                  <w:bCs/>
                  <w:noProof/>
                  <w:sz w:val="24"/>
                  <w:szCs w:val="24"/>
                </w:rPr>
                <w:t>Giải thích</w:t>
              </w:r>
            </w:ins>
          </w:p>
        </w:tc>
      </w:tr>
      <w:tr w:rsidR="00360515" w:rsidRPr="00A9228C" w14:paraId="2733C4C4" w14:textId="77777777" w:rsidTr="00941F76">
        <w:trPr>
          <w:trHeight w:val="300"/>
          <w:jc w:val="center"/>
          <w:ins w:id="778" w:author="Phuong Truong Thi" w:date="2024-11-25T10:28:00Z"/>
        </w:trPr>
        <w:tc>
          <w:tcPr>
            <w:tcW w:w="2245" w:type="dxa"/>
            <w:shd w:val="clear" w:color="auto" w:fill="auto"/>
          </w:tcPr>
          <w:p w14:paraId="4B2FA19C" w14:textId="77777777" w:rsidR="00360515" w:rsidRPr="00694305" w:rsidRDefault="00360515" w:rsidP="00941F76">
            <w:pPr>
              <w:spacing w:line="276" w:lineRule="auto"/>
              <w:jc w:val="left"/>
              <w:rPr>
                <w:ins w:id="779" w:author="Phuong Truong Thi" w:date="2024-11-25T10:28:00Z"/>
                <w:rFonts w:ascii="Times New Roman" w:hAnsi="Times New Roman"/>
                <w:noProof/>
                <w:sz w:val="24"/>
                <w:szCs w:val="24"/>
              </w:rPr>
            </w:pPr>
            <w:ins w:id="780" w:author="Phuong Truong Thi" w:date="2024-11-25T10:28:00Z">
              <w:r w:rsidRPr="00694305">
                <w:rPr>
                  <w:rFonts w:ascii="Times New Roman" w:hAnsi="Times New Roman"/>
                  <w:noProof/>
                  <w:sz w:val="24"/>
                  <w:szCs w:val="24"/>
                </w:rPr>
                <w:t>CRM</w:t>
              </w:r>
            </w:ins>
          </w:p>
        </w:tc>
        <w:tc>
          <w:tcPr>
            <w:tcW w:w="6260" w:type="dxa"/>
            <w:shd w:val="clear" w:color="auto" w:fill="auto"/>
          </w:tcPr>
          <w:p w14:paraId="7D57AA78" w14:textId="77777777" w:rsidR="00360515" w:rsidRPr="00694305" w:rsidRDefault="00360515" w:rsidP="00941F76">
            <w:pPr>
              <w:spacing w:line="276" w:lineRule="auto"/>
              <w:jc w:val="left"/>
              <w:rPr>
                <w:ins w:id="781" w:author="Phuong Truong Thi" w:date="2024-11-25T10:28:00Z"/>
                <w:rFonts w:ascii="Times New Roman" w:hAnsi="Times New Roman"/>
                <w:noProof/>
                <w:sz w:val="24"/>
                <w:szCs w:val="24"/>
              </w:rPr>
            </w:pPr>
            <w:ins w:id="782" w:author="Phuong Truong Thi" w:date="2024-11-25T10:28:00Z">
              <w:r w:rsidRPr="00694305">
                <w:rPr>
                  <w:rFonts w:ascii="Times New Roman" w:hAnsi="Times New Roman"/>
                  <w:noProof/>
                  <w:sz w:val="24"/>
                  <w:szCs w:val="24"/>
                </w:rPr>
                <w:t xml:space="preserve">Hệ thống quản lý </w:t>
              </w:r>
              <w:r w:rsidRPr="014C39FE">
                <w:rPr>
                  <w:rFonts w:ascii="Times New Roman" w:hAnsi="Times New Roman"/>
                  <w:noProof/>
                  <w:sz w:val="24"/>
                  <w:szCs w:val="24"/>
                </w:rPr>
                <w:t xml:space="preserve">dữ liệu </w:t>
              </w:r>
              <w:r w:rsidRPr="00694305">
                <w:rPr>
                  <w:rFonts w:ascii="Times New Roman" w:hAnsi="Times New Roman"/>
                  <w:noProof/>
                  <w:sz w:val="24"/>
                  <w:szCs w:val="24"/>
                </w:rPr>
                <w:t xml:space="preserve">quan hệ </w:t>
              </w:r>
              <w:r w:rsidRPr="014C39FE">
                <w:rPr>
                  <w:rFonts w:ascii="Times New Roman" w:hAnsi="Times New Roman"/>
                  <w:noProof/>
                  <w:sz w:val="24"/>
                  <w:szCs w:val="24"/>
                </w:rPr>
                <w:t>khách hàng</w:t>
              </w:r>
            </w:ins>
          </w:p>
        </w:tc>
      </w:tr>
      <w:tr w:rsidR="00360515" w:rsidRPr="00A9228C" w14:paraId="38547371" w14:textId="77777777" w:rsidTr="00941F76">
        <w:trPr>
          <w:jc w:val="center"/>
          <w:ins w:id="783"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081060C2" w14:textId="77777777" w:rsidR="00360515" w:rsidRPr="00A9228C" w:rsidRDefault="00360515" w:rsidP="00941F76">
            <w:pPr>
              <w:spacing w:line="276" w:lineRule="auto"/>
              <w:contextualSpacing w:val="0"/>
              <w:rPr>
                <w:ins w:id="784" w:author="Phuong Truong Thi" w:date="2024-11-25T10:28:00Z"/>
                <w:rFonts w:ascii="Times New Roman" w:hAnsi="Times New Roman"/>
                <w:sz w:val="24"/>
                <w:szCs w:val="24"/>
              </w:rPr>
            </w:pPr>
            <w:ins w:id="785" w:author="Phuong Truong Thi" w:date="2024-11-25T10:28:00Z">
              <w:r w:rsidRPr="00A9228C">
                <w:rPr>
                  <w:rFonts w:ascii="Times New Roman" w:hAnsi="Times New Roman"/>
                  <w:sz w:val="24"/>
                  <w:szCs w:val="24"/>
                </w:rPr>
                <w:t>NSD</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775CA5E0" w14:textId="77777777" w:rsidR="00360515" w:rsidRPr="00A9228C" w:rsidRDefault="00360515" w:rsidP="00941F76">
            <w:pPr>
              <w:spacing w:line="276" w:lineRule="auto"/>
              <w:contextualSpacing w:val="0"/>
              <w:rPr>
                <w:ins w:id="786" w:author="Phuong Truong Thi" w:date="2024-11-25T10:28:00Z"/>
                <w:rFonts w:ascii="Times New Roman" w:hAnsi="Times New Roman"/>
                <w:sz w:val="24"/>
                <w:szCs w:val="24"/>
              </w:rPr>
            </w:pPr>
            <w:ins w:id="787" w:author="Phuong Truong Thi" w:date="2024-11-25T10:28:00Z">
              <w:r w:rsidRPr="00A9228C">
                <w:rPr>
                  <w:rFonts w:ascii="Times New Roman" w:hAnsi="Times New Roman"/>
                  <w:sz w:val="24"/>
                  <w:szCs w:val="24"/>
                </w:rPr>
                <w:t>Người sử dụng</w:t>
              </w:r>
            </w:ins>
          </w:p>
        </w:tc>
      </w:tr>
      <w:tr w:rsidR="00360515" w:rsidRPr="00A9228C" w14:paraId="59E2896C" w14:textId="77777777" w:rsidTr="00941F76">
        <w:trPr>
          <w:jc w:val="center"/>
          <w:ins w:id="788"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1ADD93A4" w14:textId="77777777" w:rsidR="00360515" w:rsidRPr="00A9228C" w:rsidRDefault="00360515" w:rsidP="00941F76">
            <w:pPr>
              <w:spacing w:line="276" w:lineRule="auto"/>
              <w:contextualSpacing w:val="0"/>
              <w:rPr>
                <w:ins w:id="789" w:author="Phuong Truong Thi" w:date="2024-11-25T10:28:00Z"/>
                <w:rFonts w:ascii="Times New Roman" w:hAnsi="Times New Roman"/>
                <w:sz w:val="24"/>
                <w:szCs w:val="24"/>
              </w:rPr>
            </w:pPr>
            <w:ins w:id="790" w:author="Phuong Truong Thi" w:date="2024-11-25T10:28:00Z">
              <w:r w:rsidRPr="00A9228C">
                <w:rPr>
                  <w:rFonts w:ascii="Times New Roman" w:hAnsi="Times New Roman"/>
                  <w:sz w:val="24"/>
                  <w:szCs w:val="24"/>
                  <w:lang w:eastAsia="ja-JP"/>
                </w:rPr>
                <w:t>QTHT</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4175A909" w14:textId="77777777" w:rsidR="00360515" w:rsidRPr="00A9228C" w:rsidRDefault="00360515" w:rsidP="00941F76">
            <w:pPr>
              <w:spacing w:line="276" w:lineRule="auto"/>
              <w:contextualSpacing w:val="0"/>
              <w:rPr>
                <w:ins w:id="791" w:author="Phuong Truong Thi" w:date="2024-11-25T10:28:00Z"/>
                <w:rFonts w:ascii="Times New Roman" w:hAnsi="Times New Roman"/>
                <w:sz w:val="24"/>
                <w:szCs w:val="24"/>
              </w:rPr>
            </w:pPr>
            <w:ins w:id="792" w:author="Phuong Truong Thi" w:date="2024-11-25T10:28:00Z">
              <w:r w:rsidRPr="00A9228C">
                <w:rPr>
                  <w:rFonts w:ascii="Times New Roman" w:hAnsi="Times New Roman"/>
                  <w:sz w:val="24"/>
                  <w:szCs w:val="24"/>
                </w:rPr>
                <w:t>Quản trị hệ thống</w:t>
              </w:r>
            </w:ins>
          </w:p>
        </w:tc>
      </w:tr>
      <w:tr w:rsidR="00360515" w:rsidRPr="00A9228C" w14:paraId="4716AC68" w14:textId="77777777" w:rsidTr="00941F76">
        <w:trPr>
          <w:jc w:val="center"/>
          <w:ins w:id="793"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62BED531" w14:textId="77777777" w:rsidR="00360515" w:rsidRPr="00A9228C" w:rsidRDefault="00360515" w:rsidP="00941F76">
            <w:pPr>
              <w:spacing w:line="276" w:lineRule="auto"/>
              <w:contextualSpacing w:val="0"/>
              <w:rPr>
                <w:ins w:id="794" w:author="Phuong Truong Thi" w:date="2024-11-25T10:28:00Z"/>
                <w:rFonts w:ascii="Times New Roman" w:hAnsi="Times New Roman"/>
                <w:sz w:val="24"/>
                <w:szCs w:val="24"/>
                <w:lang w:eastAsia="ja-JP"/>
              </w:rPr>
            </w:pPr>
            <w:ins w:id="795" w:author="Phuong Truong Thi" w:date="2024-11-25T10:28:00Z">
              <w:r w:rsidRPr="00A9228C">
                <w:rPr>
                  <w:rFonts w:ascii="Times New Roman" w:hAnsi="Times New Roman"/>
                  <w:sz w:val="24"/>
                  <w:szCs w:val="24"/>
                  <w:lang w:eastAsia="ja-JP"/>
                </w:rPr>
                <w:t>KH</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4E05944A" w14:textId="77777777" w:rsidR="00360515" w:rsidRPr="00A9228C" w:rsidRDefault="00360515" w:rsidP="00941F76">
            <w:pPr>
              <w:spacing w:line="276" w:lineRule="auto"/>
              <w:contextualSpacing w:val="0"/>
              <w:rPr>
                <w:ins w:id="796" w:author="Phuong Truong Thi" w:date="2024-11-25T10:28:00Z"/>
                <w:rFonts w:ascii="Times New Roman" w:hAnsi="Times New Roman"/>
                <w:sz w:val="24"/>
                <w:szCs w:val="24"/>
              </w:rPr>
            </w:pPr>
            <w:ins w:id="797" w:author="Phuong Truong Thi" w:date="2024-11-25T10:28:00Z">
              <w:r w:rsidRPr="00A9228C">
                <w:rPr>
                  <w:rFonts w:ascii="Times New Roman" w:hAnsi="Times New Roman"/>
                  <w:sz w:val="24"/>
                  <w:szCs w:val="24"/>
                </w:rPr>
                <w:t>Khách hàng</w:t>
              </w:r>
            </w:ins>
          </w:p>
        </w:tc>
      </w:tr>
      <w:tr w:rsidR="00360515" w:rsidRPr="00A9228C" w14:paraId="293384B5" w14:textId="77777777" w:rsidTr="00941F76">
        <w:trPr>
          <w:jc w:val="center"/>
          <w:ins w:id="798"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4BE0DD3C" w14:textId="77777777" w:rsidR="00360515" w:rsidRPr="00A9228C" w:rsidRDefault="00360515" w:rsidP="00941F76">
            <w:pPr>
              <w:spacing w:line="276" w:lineRule="auto"/>
              <w:contextualSpacing w:val="0"/>
              <w:rPr>
                <w:ins w:id="799" w:author="Phuong Truong Thi" w:date="2024-11-25T10:28:00Z"/>
                <w:rFonts w:ascii="Times New Roman" w:hAnsi="Times New Roman"/>
                <w:sz w:val="24"/>
                <w:szCs w:val="24"/>
                <w:lang w:eastAsia="ja-JP"/>
              </w:rPr>
            </w:pPr>
            <w:ins w:id="800" w:author="Phuong Truong Thi" w:date="2024-11-25T10:28:00Z">
              <w:r w:rsidRPr="00A9228C">
                <w:rPr>
                  <w:rFonts w:ascii="Times New Roman" w:hAnsi="Times New Roman"/>
                  <w:sz w:val="24"/>
                  <w:szCs w:val="24"/>
                  <w:lang w:eastAsia="ja-JP"/>
                </w:rPr>
                <w:t>CBBH</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0C941D45" w14:textId="77777777" w:rsidR="00360515" w:rsidRPr="00A9228C" w:rsidRDefault="00360515" w:rsidP="00941F76">
            <w:pPr>
              <w:spacing w:line="276" w:lineRule="auto"/>
              <w:contextualSpacing w:val="0"/>
              <w:rPr>
                <w:ins w:id="801" w:author="Phuong Truong Thi" w:date="2024-11-25T10:28:00Z"/>
                <w:rFonts w:ascii="Times New Roman" w:hAnsi="Times New Roman"/>
                <w:sz w:val="24"/>
                <w:szCs w:val="24"/>
              </w:rPr>
            </w:pPr>
            <w:ins w:id="802" w:author="Phuong Truong Thi" w:date="2024-11-25T10:28:00Z">
              <w:r w:rsidRPr="00A9228C">
                <w:rPr>
                  <w:rFonts w:ascii="Times New Roman" w:hAnsi="Times New Roman"/>
                  <w:sz w:val="24"/>
                  <w:szCs w:val="24"/>
                </w:rPr>
                <w:t>Cán bộ bán hàng</w:t>
              </w:r>
            </w:ins>
          </w:p>
        </w:tc>
      </w:tr>
      <w:tr w:rsidR="00360515" w:rsidRPr="00A9228C" w14:paraId="01FEAD2C" w14:textId="77777777" w:rsidTr="00941F76">
        <w:trPr>
          <w:jc w:val="center"/>
          <w:ins w:id="803"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3876E6C6" w14:textId="77777777" w:rsidR="00360515" w:rsidRPr="00A9228C" w:rsidRDefault="00360515" w:rsidP="00941F76">
            <w:pPr>
              <w:spacing w:line="276" w:lineRule="auto"/>
              <w:contextualSpacing w:val="0"/>
              <w:rPr>
                <w:ins w:id="804" w:author="Phuong Truong Thi" w:date="2024-11-25T10:28:00Z"/>
                <w:rFonts w:ascii="Times New Roman" w:hAnsi="Times New Roman"/>
                <w:sz w:val="24"/>
                <w:szCs w:val="24"/>
                <w:lang w:eastAsia="ja-JP"/>
              </w:rPr>
            </w:pPr>
            <w:ins w:id="805" w:author="Phuong Truong Thi" w:date="2024-11-25T10:28:00Z">
              <w:r w:rsidRPr="00A9228C">
                <w:rPr>
                  <w:rFonts w:ascii="Times New Roman" w:hAnsi="Times New Roman"/>
                  <w:sz w:val="24"/>
                  <w:szCs w:val="24"/>
                  <w:lang w:eastAsia="ja-JP"/>
                </w:rPr>
                <w:t>CBQL</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44801DA9" w14:textId="77777777" w:rsidR="00360515" w:rsidRPr="00A9228C" w:rsidRDefault="00360515" w:rsidP="00941F76">
            <w:pPr>
              <w:spacing w:line="276" w:lineRule="auto"/>
              <w:contextualSpacing w:val="0"/>
              <w:rPr>
                <w:ins w:id="806" w:author="Phuong Truong Thi" w:date="2024-11-25T10:28:00Z"/>
                <w:rFonts w:ascii="Times New Roman" w:hAnsi="Times New Roman"/>
                <w:sz w:val="24"/>
                <w:szCs w:val="24"/>
              </w:rPr>
            </w:pPr>
            <w:ins w:id="807" w:author="Phuong Truong Thi" w:date="2024-11-25T10:28:00Z">
              <w:r w:rsidRPr="00A9228C">
                <w:rPr>
                  <w:rFonts w:ascii="Times New Roman" w:hAnsi="Times New Roman"/>
                  <w:sz w:val="24"/>
                  <w:szCs w:val="24"/>
                </w:rPr>
                <w:t>Cán bộ quản lý</w:t>
              </w:r>
            </w:ins>
          </w:p>
        </w:tc>
      </w:tr>
      <w:tr w:rsidR="00360515" w:rsidRPr="00A9228C" w14:paraId="52E7D93D" w14:textId="77777777" w:rsidTr="00941F76">
        <w:trPr>
          <w:jc w:val="center"/>
          <w:ins w:id="808"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22461D1F" w14:textId="77777777" w:rsidR="00360515" w:rsidRPr="00A9228C" w:rsidRDefault="00360515" w:rsidP="00941F76">
            <w:pPr>
              <w:spacing w:line="276" w:lineRule="auto"/>
              <w:contextualSpacing w:val="0"/>
              <w:rPr>
                <w:ins w:id="809" w:author="Phuong Truong Thi" w:date="2024-11-25T10:28:00Z"/>
                <w:rFonts w:ascii="Times New Roman" w:hAnsi="Times New Roman"/>
                <w:sz w:val="24"/>
                <w:szCs w:val="24"/>
                <w:lang w:eastAsia="ja-JP"/>
              </w:rPr>
            </w:pPr>
            <w:ins w:id="810" w:author="Phuong Truong Thi" w:date="2024-11-25T10:28:00Z">
              <w:r w:rsidRPr="00A9228C">
                <w:rPr>
                  <w:rFonts w:ascii="Times New Roman" w:hAnsi="Times New Roman"/>
                  <w:sz w:val="24"/>
                  <w:szCs w:val="24"/>
                  <w:lang w:eastAsia="ja-JP"/>
                </w:rPr>
                <w:t>ĐVKD</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76D7E136" w14:textId="77777777" w:rsidR="00360515" w:rsidRPr="00A9228C" w:rsidRDefault="00360515" w:rsidP="00941F76">
            <w:pPr>
              <w:spacing w:line="276" w:lineRule="auto"/>
              <w:contextualSpacing w:val="0"/>
              <w:rPr>
                <w:ins w:id="811" w:author="Phuong Truong Thi" w:date="2024-11-25T10:28:00Z"/>
                <w:rFonts w:ascii="Times New Roman" w:hAnsi="Times New Roman"/>
                <w:sz w:val="24"/>
                <w:szCs w:val="24"/>
              </w:rPr>
            </w:pPr>
            <w:ins w:id="812" w:author="Phuong Truong Thi" w:date="2024-11-25T10:28:00Z">
              <w:r w:rsidRPr="00A9228C">
                <w:rPr>
                  <w:rFonts w:ascii="Times New Roman" w:hAnsi="Times New Roman"/>
                  <w:sz w:val="24"/>
                  <w:szCs w:val="24"/>
                </w:rPr>
                <w:t>Đơn vị kinh doanh</w:t>
              </w:r>
            </w:ins>
          </w:p>
        </w:tc>
      </w:tr>
      <w:tr w:rsidR="00360515" w:rsidRPr="00A9228C" w14:paraId="7331C372" w14:textId="77777777" w:rsidTr="00941F76">
        <w:trPr>
          <w:trHeight w:val="300"/>
          <w:jc w:val="center"/>
          <w:ins w:id="813"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2385E67C" w14:textId="77777777" w:rsidR="00360515" w:rsidRPr="00A9228C" w:rsidRDefault="00360515" w:rsidP="00941F76">
            <w:pPr>
              <w:spacing w:line="276" w:lineRule="auto"/>
              <w:rPr>
                <w:ins w:id="814" w:author="Phuong Truong Thi" w:date="2024-11-25T10:28:00Z"/>
                <w:rFonts w:ascii="Times New Roman" w:hAnsi="Times New Roman"/>
                <w:sz w:val="24"/>
                <w:szCs w:val="24"/>
                <w:lang w:eastAsia="ja-JP"/>
              </w:rPr>
            </w:pPr>
            <w:ins w:id="815" w:author="Phuong Truong Thi" w:date="2024-11-25T10:28:00Z">
              <w:r w:rsidRPr="014C39FE">
                <w:rPr>
                  <w:rFonts w:ascii="Times New Roman" w:hAnsi="Times New Roman"/>
                  <w:sz w:val="24"/>
                  <w:szCs w:val="24"/>
                  <w:lang w:eastAsia="ja-JP"/>
                </w:rPr>
                <w:t>KHUT</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62E7D70C" w14:textId="77777777" w:rsidR="00360515" w:rsidRPr="00A9228C" w:rsidRDefault="00360515" w:rsidP="00941F76">
            <w:pPr>
              <w:spacing w:line="276" w:lineRule="auto"/>
              <w:rPr>
                <w:ins w:id="816" w:author="Phuong Truong Thi" w:date="2024-11-25T10:28:00Z"/>
                <w:rFonts w:ascii="Times New Roman" w:hAnsi="Times New Roman"/>
                <w:sz w:val="24"/>
                <w:szCs w:val="24"/>
              </w:rPr>
            </w:pPr>
            <w:ins w:id="817" w:author="Phuong Truong Thi" w:date="2024-11-25T10:28:00Z">
              <w:r w:rsidRPr="014C39FE">
                <w:rPr>
                  <w:rFonts w:ascii="Times New Roman" w:hAnsi="Times New Roman"/>
                  <w:sz w:val="24"/>
                  <w:szCs w:val="24"/>
                </w:rPr>
                <w:t>Khách hàng ưu tiên</w:t>
              </w:r>
            </w:ins>
          </w:p>
        </w:tc>
      </w:tr>
      <w:tr w:rsidR="00360515" w:rsidRPr="00A9228C" w14:paraId="79103FAD" w14:textId="77777777" w:rsidTr="00941F76">
        <w:trPr>
          <w:jc w:val="center"/>
          <w:ins w:id="818" w:author="Phuong Truong Thi" w:date="2024-11-25T10:28:00Z"/>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5723CF51" w14:textId="77777777" w:rsidR="00360515" w:rsidRPr="00A9228C" w:rsidRDefault="00360515" w:rsidP="00941F76">
            <w:pPr>
              <w:spacing w:line="276" w:lineRule="auto"/>
              <w:contextualSpacing w:val="0"/>
              <w:rPr>
                <w:ins w:id="819" w:author="Phuong Truong Thi" w:date="2024-11-25T10:28:00Z"/>
                <w:rFonts w:ascii="Times New Roman" w:hAnsi="Times New Roman"/>
                <w:sz w:val="24"/>
                <w:szCs w:val="24"/>
                <w:lang w:eastAsia="ja-JP"/>
              </w:rPr>
            </w:pPr>
            <w:ins w:id="820" w:author="Phuong Truong Thi" w:date="2024-11-25T10:28:00Z">
              <w:r w:rsidRPr="00A9228C">
                <w:rPr>
                  <w:rFonts w:ascii="Times New Roman" w:hAnsi="Times New Roman"/>
                  <w:sz w:val="24"/>
                  <w:szCs w:val="24"/>
                  <w:lang w:eastAsia="ja-JP"/>
                </w:rPr>
                <w:t>TK</w:t>
              </w:r>
            </w:ins>
          </w:p>
        </w:tc>
        <w:tc>
          <w:tcPr>
            <w:tcW w:w="6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tcPr>
          <w:p w14:paraId="13D54DA4" w14:textId="77777777" w:rsidR="00360515" w:rsidRPr="00A9228C" w:rsidRDefault="00360515" w:rsidP="00941F76">
            <w:pPr>
              <w:spacing w:line="276" w:lineRule="auto"/>
              <w:contextualSpacing w:val="0"/>
              <w:rPr>
                <w:ins w:id="821" w:author="Phuong Truong Thi" w:date="2024-11-25T10:28:00Z"/>
                <w:rFonts w:ascii="Times New Roman" w:hAnsi="Times New Roman"/>
                <w:sz w:val="24"/>
                <w:szCs w:val="24"/>
              </w:rPr>
            </w:pPr>
            <w:commentRangeStart w:id="822"/>
            <w:commentRangeStart w:id="823"/>
            <w:commentRangeStart w:id="824"/>
            <w:ins w:id="825" w:author="Phuong Truong Thi" w:date="2024-11-25T10:28:00Z">
              <w:r w:rsidRPr="00A9228C">
                <w:rPr>
                  <w:rFonts w:ascii="Times New Roman" w:hAnsi="Times New Roman"/>
                  <w:sz w:val="24"/>
                  <w:szCs w:val="24"/>
                </w:rPr>
                <w:t>Tài khoản</w:t>
              </w:r>
              <w:commentRangeEnd w:id="822"/>
              <w:r w:rsidRPr="00A9228C">
                <w:rPr>
                  <w:rStyle w:val="CommentReference"/>
                  <w:rFonts w:ascii="Times New Roman" w:hAnsi="Times New Roman"/>
                  <w:sz w:val="24"/>
                  <w:szCs w:val="24"/>
                  <w:lang w:val="x-none" w:eastAsia="x-none"/>
                </w:rPr>
                <w:commentReference w:id="822"/>
              </w:r>
              <w:commentRangeEnd w:id="823"/>
              <w:r w:rsidRPr="00A9228C">
                <w:rPr>
                  <w:rStyle w:val="CommentReference"/>
                  <w:rFonts w:ascii="Times New Roman" w:hAnsi="Times New Roman"/>
                  <w:sz w:val="24"/>
                  <w:szCs w:val="24"/>
                  <w:lang w:val="x-none" w:eastAsia="x-none"/>
                </w:rPr>
                <w:commentReference w:id="823"/>
              </w:r>
              <w:commentRangeEnd w:id="824"/>
              <w:r w:rsidRPr="00A9228C">
                <w:rPr>
                  <w:rStyle w:val="CommentReference"/>
                  <w:rFonts w:ascii="Times New Roman" w:hAnsi="Times New Roman"/>
                  <w:sz w:val="24"/>
                  <w:szCs w:val="24"/>
                  <w:lang w:val="x-none" w:eastAsia="x-none"/>
                </w:rPr>
                <w:commentReference w:id="824"/>
              </w:r>
            </w:ins>
          </w:p>
        </w:tc>
      </w:tr>
    </w:tbl>
    <w:p w14:paraId="73F261EE" w14:textId="77777777" w:rsidR="004511D8" w:rsidRDefault="004511D8" w:rsidP="00E95A9E">
      <w:pPr>
        <w:spacing w:line="276" w:lineRule="auto"/>
        <w:contextualSpacing w:val="0"/>
        <w:rPr>
          <w:rFonts w:ascii="Times New Roman" w:hAnsi="Times New Roman"/>
          <w:b/>
          <w:noProof/>
          <w:sz w:val="24"/>
          <w:szCs w:val="24"/>
        </w:rPr>
      </w:pPr>
    </w:p>
    <w:p w14:paraId="1714EB19" w14:textId="0B135AF0" w:rsidR="00130F46" w:rsidRPr="00776CAA" w:rsidRDefault="00130F46" w:rsidP="00E95A9E">
      <w:pPr>
        <w:spacing w:line="276" w:lineRule="auto"/>
        <w:contextualSpacing w:val="0"/>
        <w:rPr>
          <w:rFonts w:ascii="Times New Roman" w:hAnsi="Times New Roman"/>
          <w:bCs/>
          <w:noProof/>
          <w:sz w:val="24"/>
          <w:szCs w:val="24"/>
        </w:rPr>
      </w:pPr>
      <w:r w:rsidRPr="00776CAA">
        <w:rPr>
          <w:rFonts w:ascii="Times New Roman" w:hAnsi="Times New Roman"/>
          <w:bCs/>
          <w:noProof/>
          <w:sz w:val="24"/>
          <w:szCs w:val="24"/>
        </w:rPr>
        <w:t xml:space="preserve">Tham chiếu Thuật ngữ và Danh mục viết tắt đẩy đủ tại tài liệu Đặc Tả Yêu Cầu Phần Mềm </w:t>
      </w:r>
      <w:del w:id="826" w:author="Phuong Truong Thi" w:date="2024-11-25T10:26:00Z">
        <w:r w:rsidRPr="00776CAA" w:rsidDel="004511D8">
          <w:rPr>
            <w:rFonts w:ascii="Times New Roman" w:hAnsi="Times New Roman"/>
            <w:bCs/>
            <w:noProof/>
            <w:sz w:val="24"/>
            <w:szCs w:val="24"/>
          </w:rPr>
          <w:delText>Cấu Phần</w:delText>
        </w:r>
      </w:del>
      <w:ins w:id="827" w:author="Phuong Truong Thi" w:date="2024-11-25T10:26:00Z">
        <w:r w:rsidR="004511D8">
          <w:rPr>
            <w:rFonts w:ascii="Times New Roman" w:hAnsi="Times New Roman"/>
            <w:bCs/>
            <w:noProof/>
            <w:sz w:val="24"/>
            <w:szCs w:val="24"/>
          </w:rPr>
          <w:t xml:space="preserve">Sales - </w:t>
        </w:r>
      </w:ins>
      <w:r w:rsidRPr="00776CAA">
        <w:rPr>
          <w:rFonts w:ascii="Times New Roman" w:hAnsi="Times New Roman"/>
          <w:bCs/>
          <w:noProof/>
          <w:sz w:val="24"/>
          <w:szCs w:val="24"/>
        </w:rPr>
        <w:t xml:space="preserve"> C360</w:t>
      </w:r>
    </w:p>
    <w:p w14:paraId="62DCD377" w14:textId="77777777" w:rsidR="00DA3739" w:rsidRPr="00075487" w:rsidRDefault="00DA3739" w:rsidP="00DB5BBC">
      <w:pPr>
        <w:spacing w:line="276" w:lineRule="auto"/>
        <w:contextualSpacing w:val="0"/>
        <w:rPr>
          <w:rFonts w:ascii="Times New Roman" w:hAnsi="Times New Roman"/>
          <w:sz w:val="24"/>
          <w:szCs w:val="24"/>
        </w:rPr>
      </w:pPr>
    </w:p>
    <w:p w14:paraId="4CA9747D" w14:textId="77777777" w:rsidR="00DA3739" w:rsidRPr="00075487" w:rsidRDefault="00370EE3" w:rsidP="00DB5BBC">
      <w:pPr>
        <w:spacing w:line="276" w:lineRule="auto"/>
        <w:contextualSpacing w:val="0"/>
        <w:rPr>
          <w:rFonts w:ascii="Times New Roman" w:hAnsi="Times New Roman"/>
          <w:sz w:val="24"/>
          <w:szCs w:val="24"/>
        </w:rPr>
      </w:pPr>
      <w:r w:rsidRPr="00075487">
        <w:rPr>
          <w:rFonts w:ascii="Times New Roman" w:hAnsi="Times New Roman"/>
          <w:sz w:val="24"/>
          <w:szCs w:val="24"/>
        </w:rPr>
        <w:br w:type="page"/>
      </w:r>
    </w:p>
    <w:p w14:paraId="1BE6CDB5" w14:textId="2C1B99EF" w:rsidR="002B1A78" w:rsidRPr="00B104C5" w:rsidRDefault="002B1A78" w:rsidP="00CF6901">
      <w:pPr>
        <w:pStyle w:val="Heading1"/>
        <w:pBdr>
          <w:top w:val="none" w:sz="0" w:space="0" w:color="auto"/>
          <w:left w:val="none" w:sz="0" w:space="0" w:color="auto"/>
          <w:bottom w:val="none" w:sz="0" w:space="0" w:color="auto"/>
          <w:right w:val="none" w:sz="0" w:space="0" w:color="auto"/>
        </w:pBdr>
        <w:shd w:val="clear" w:color="auto" w:fill="auto"/>
        <w:spacing w:line="276" w:lineRule="auto"/>
        <w:contextualSpacing w:val="0"/>
        <w:rPr>
          <w:rFonts w:ascii="Times New Roman" w:hAnsi="Times New Roman" w:cs="Times New Roman"/>
          <w:lang w:val="en-US"/>
        </w:rPr>
      </w:pPr>
      <w:bookmarkStart w:id="828" w:name="_Toc518078888"/>
      <w:bookmarkStart w:id="829" w:name="_Toc78487715"/>
      <w:bookmarkStart w:id="830" w:name="_Toc176352105"/>
      <w:bookmarkStart w:id="831" w:name="_Toc177425373"/>
      <w:bookmarkStart w:id="832" w:name="_Toc184812846"/>
      <w:r w:rsidRPr="00B104C5">
        <w:rPr>
          <w:rFonts w:ascii="Times New Roman" w:hAnsi="Times New Roman" w:cs="Times New Roman"/>
        </w:rPr>
        <w:lastRenderedPageBreak/>
        <w:t xml:space="preserve">GIỚI THIỆU </w:t>
      </w:r>
      <w:bookmarkEnd w:id="10"/>
      <w:r w:rsidR="00BF5078" w:rsidRPr="00B104C5">
        <w:rPr>
          <w:rFonts w:ascii="Times New Roman" w:hAnsi="Times New Roman" w:cs="Times New Roman"/>
          <w:lang w:val="en-US"/>
        </w:rPr>
        <w:t>CHUNG</w:t>
      </w:r>
      <w:bookmarkEnd w:id="828"/>
      <w:bookmarkEnd w:id="829"/>
      <w:bookmarkEnd w:id="830"/>
      <w:bookmarkEnd w:id="831"/>
      <w:bookmarkEnd w:id="832"/>
    </w:p>
    <w:p w14:paraId="006E5A9F" w14:textId="77D69832" w:rsidR="00BF5078" w:rsidRPr="00075487" w:rsidRDefault="00BF5078" w:rsidP="00CF6901">
      <w:pPr>
        <w:pStyle w:val="Heading23"/>
        <w:pBdr>
          <w:top w:val="none" w:sz="0" w:space="0" w:color="auto"/>
          <w:left w:val="none" w:sz="0" w:space="0" w:color="auto"/>
          <w:bottom w:val="none" w:sz="0" w:space="0" w:color="auto"/>
          <w:right w:val="none" w:sz="0" w:space="0" w:color="auto"/>
        </w:pBdr>
        <w:shd w:val="clear" w:color="auto" w:fill="auto"/>
        <w:ind w:left="630"/>
      </w:pPr>
      <w:bookmarkStart w:id="833" w:name="_Toc518078889"/>
      <w:bookmarkStart w:id="834" w:name="_Toc78487716"/>
      <w:bookmarkStart w:id="835" w:name="_Toc176352106"/>
      <w:bookmarkStart w:id="836" w:name="_Toc177425374"/>
      <w:bookmarkStart w:id="837" w:name="_Toc184812847"/>
      <w:r w:rsidRPr="00075487">
        <w:t>Mục tiêu của tài liệu</w:t>
      </w:r>
      <w:bookmarkEnd w:id="833"/>
      <w:bookmarkEnd w:id="834"/>
      <w:bookmarkEnd w:id="835"/>
      <w:bookmarkEnd w:id="836"/>
      <w:bookmarkEnd w:id="837"/>
    </w:p>
    <w:p w14:paraId="0207EB2C" w14:textId="28CE3AB1" w:rsidR="00C23698" w:rsidRPr="00075487" w:rsidRDefault="00C23698" w:rsidP="00C23698">
      <w:pPr>
        <w:pStyle w:val="Normal10"/>
        <w:rPr>
          <w:szCs w:val="24"/>
        </w:rPr>
      </w:pPr>
      <w:r w:rsidRPr="00075487">
        <w:rPr>
          <w:szCs w:val="24"/>
        </w:rPr>
        <w:t xml:space="preserve">Tài liệu này mô tả đầy đủ các chức năng và chi tiết </w:t>
      </w:r>
      <w:r>
        <w:rPr>
          <w:szCs w:val="24"/>
        </w:rPr>
        <w:t xml:space="preserve">của </w:t>
      </w:r>
      <w:del w:id="838" w:author="Phuong Truong Thi" w:date="2024-11-25T10:16:00Z">
        <w:r w:rsidDel="004511D8">
          <w:rPr>
            <w:szCs w:val="24"/>
          </w:rPr>
          <w:delText>cấu phần</w:delText>
        </w:r>
      </w:del>
      <w:ins w:id="839" w:author="Phuong Truong Thi" w:date="2024-11-25T10:16:00Z">
        <w:r w:rsidR="004511D8">
          <w:rPr>
            <w:szCs w:val="24"/>
          </w:rPr>
          <w:t>module</w:t>
        </w:r>
      </w:ins>
      <w:r>
        <w:rPr>
          <w:szCs w:val="24"/>
          <w:lang w:val="vi-VN"/>
        </w:rPr>
        <w:t xml:space="preserve"> </w:t>
      </w:r>
      <w:r>
        <w:rPr>
          <w:szCs w:val="24"/>
        </w:rPr>
        <w:t>Portfolio được triển khai tại VPBank.</w:t>
      </w:r>
    </w:p>
    <w:p w14:paraId="04D5B554" w14:textId="77777777" w:rsidR="00C23698" w:rsidRPr="00075487" w:rsidRDefault="00C23698" w:rsidP="00C23698">
      <w:pPr>
        <w:pStyle w:val="Normal10"/>
        <w:rPr>
          <w:szCs w:val="24"/>
        </w:rPr>
      </w:pPr>
      <w:r w:rsidRPr="00075487">
        <w:rPr>
          <w:szCs w:val="24"/>
        </w:rPr>
        <w:t>Tài liệu này được sử dụng:</w:t>
      </w:r>
    </w:p>
    <w:p w14:paraId="159A0FCB" w14:textId="77777777" w:rsidR="00C23698" w:rsidRPr="00075487" w:rsidRDefault="00C23698" w:rsidP="00C23698">
      <w:pPr>
        <w:pStyle w:val="ListParagraph"/>
      </w:pPr>
      <w:r w:rsidRPr="00075487">
        <w:t xml:space="preserve">Là căn cứ để xây dựng tài liệu thiết kế chi tiết cho </w:t>
      </w:r>
      <w:r>
        <w:t>Hệ thống.</w:t>
      </w:r>
    </w:p>
    <w:p w14:paraId="02470AD4" w14:textId="1E9C1863" w:rsidR="00BF5078" w:rsidRPr="00075487" w:rsidRDefault="00BF5078" w:rsidP="00CF6901">
      <w:pPr>
        <w:pStyle w:val="ListParagraph"/>
        <w:rPr>
          <w:lang w:eastAsia="x-none"/>
        </w:rPr>
      </w:pPr>
      <w:r w:rsidRPr="00075487">
        <w:t xml:space="preserve">Là căn cứ để xây dựng hệ thống, các kịch bản kiểm thử, nghiệm thu cho </w:t>
      </w:r>
      <w:ins w:id="840" w:author="Phuong Truong Thi" w:date="2024-11-14T22:22:00Z">
        <w:r w:rsidR="00BC0C51">
          <w:t>module</w:t>
        </w:r>
      </w:ins>
      <w:del w:id="841" w:author="Phuong Truong Thi" w:date="2024-11-14T22:22:00Z">
        <w:r w:rsidR="008D3E51" w:rsidDel="00BC0C51">
          <w:delText>cấu phần</w:delText>
        </w:r>
      </w:del>
      <w:r w:rsidR="007F1FFC" w:rsidRPr="00075487">
        <w:t xml:space="preserve"> </w:t>
      </w:r>
      <w:r w:rsidR="002E04CA">
        <w:rPr>
          <w:szCs w:val="24"/>
        </w:rPr>
        <w:t>Portfolio.</w:t>
      </w:r>
    </w:p>
    <w:p w14:paraId="2BACEEC2" w14:textId="3DCD30B6" w:rsidR="002B5884" w:rsidRDefault="002B5884" w:rsidP="00CF6901">
      <w:pPr>
        <w:pStyle w:val="Heading23"/>
        <w:pBdr>
          <w:top w:val="none" w:sz="0" w:space="0" w:color="auto"/>
          <w:left w:val="none" w:sz="0" w:space="0" w:color="auto"/>
          <w:bottom w:val="none" w:sz="0" w:space="0" w:color="auto"/>
          <w:right w:val="none" w:sz="0" w:space="0" w:color="auto"/>
        </w:pBdr>
        <w:shd w:val="clear" w:color="auto" w:fill="auto"/>
        <w:ind w:left="1080" w:hanging="900"/>
      </w:pPr>
      <w:bookmarkStart w:id="842" w:name="_Toc518078891"/>
      <w:bookmarkStart w:id="843" w:name="_Toc78487718"/>
      <w:bookmarkStart w:id="844" w:name="_Toc176352108"/>
      <w:bookmarkStart w:id="845" w:name="_Toc177425375"/>
      <w:bookmarkStart w:id="846" w:name="_Toc518078890"/>
      <w:bookmarkStart w:id="847" w:name="_Toc78487717"/>
      <w:bookmarkStart w:id="848" w:name="_Toc176352107"/>
      <w:bookmarkStart w:id="849" w:name="_Toc184812848"/>
      <w:r>
        <w:t>Phạm vi hệ thống</w:t>
      </w:r>
      <w:bookmarkEnd w:id="849"/>
    </w:p>
    <w:p w14:paraId="00DF1EB9" w14:textId="2CD8BBEC" w:rsidR="002B5884" w:rsidRDefault="002B5884" w:rsidP="00CF6901">
      <w:pPr>
        <w:pStyle w:val="Heading23"/>
        <w:pBdr>
          <w:top w:val="none" w:sz="0" w:space="0" w:color="auto"/>
          <w:left w:val="none" w:sz="0" w:space="0" w:color="auto"/>
          <w:bottom w:val="none" w:sz="0" w:space="0" w:color="auto"/>
          <w:right w:val="none" w:sz="0" w:space="0" w:color="auto"/>
        </w:pBdr>
        <w:shd w:val="clear" w:color="auto" w:fill="auto"/>
        <w:ind w:left="1080" w:hanging="900"/>
      </w:pPr>
      <w:bookmarkStart w:id="850" w:name="_Toc184812849"/>
      <w:r>
        <w:t>Tài liệu liên quan</w:t>
      </w:r>
      <w:bookmarkEnd w:id="850"/>
    </w:p>
    <w:tbl>
      <w:tblPr>
        <w:tblStyle w:val="TableGrid"/>
        <w:tblW w:w="0" w:type="auto"/>
        <w:tblInd w:w="180" w:type="dxa"/>
        <w:tblLook w:val="04A0" w:firstRow="1" w:lastRow="0" w:firstColumn="1" w:lastColumn="0" w:noHBand="0" w:noVBand="1"/>
      </w:tblPr>
      <w:tblGrid>
        <w:gridCol w:w="805"/>
        <w:gridCol w:w="8172"/>
      </w:tblGrid>
      <w:tr w:rsidR="003B1DA7" w14:paraId="32397231" w14:textId="77777777" w:rsidTr="004638C9">
        <w:tc>
          <w:tcPr>
            <w:tcW w:w="805" w:type="dxa"/>
            <w:shd w:val="clear" w:color="auto" w:fill="C9C9C9" w:themeFill="accent3" w:themeFillTint="99"/>
            <w:vAlign w:val="center"/>
          </w:tcPr>
          <w:p w14:paraId="4D7B136E" w14:textId="1CC01600" w:rsidR="003B1DA7" w:rsidRDefault="003B1DA7" w:rsidP="003B1DA7">
            <w:pPr>
              <w:pStyle w:val="Heading23"/>
              <w:numPr>
                <w:ilvl w:val="0"/>
                <w:numId w:val="0"/>
              </w:numPr>
              <w:pBdr>
                <w:top w:val="none" w:sz="0" w:space="0" w:color="auto"/>
                <w:left w:val="none" w:sz="0" w:space="0" w:color="auto"/>
                <w:bottom w:val="none" w:sz="0" w:space="0" w:color="auto"/>
                <w:right w:val="none" w:sz="0" w:space="0" w:color="auto"/>
              </w:pBdr>
              <w:shd w:val="clear" w:color="auto" w:fill="auto"/>
              <w:jc w:val="center"/>
            </w:pPr>
            <w:bookmarkStart w:id="851" w:name="_Toc184812850"/>
            <w:r>
              <w:t>STT</w:t>
            </w:r>
            <w:bookmarkEnd w:id="851"/>
          </w:p>
        </w:tc>
        <w:tc>
          <w:tcPr>
            <w:tcW w:w="8172" w:type="dxa"/>
            <w:shd w:val="clear" w:color="auto" w:fill="C9C9C9" w:themeFill="accent3" w:themeFillTint="99"/>
            <w:vAlign w:val="center"/>
          </w:tcPr>
          <w:p w14:paraId="05A551A2" w14:textId="07713649" w:rsidR="003B1DA7" w:rsidRDefault="003B1DA7" w:rsidP="003B1DA7">
            <w:pPr>
              <w:pStyle w:val="Heading23"/>
              <w:numPr>
                <w:ilvl w:val="0"/>
                <w:numId w:val="0"/>
              </w:numPr>
              <w:pBdr>
                <w:top w:val="none" w:sz="0" w:space="0" w:color="auto"/>
                <w:left w:val="none" w:sz="0" w:space="0" w:color="auto"/>
                <w:bottom w:val="none" w:sz="0" w:space="0" w:color="auto"/>
                <w:right w:val="none" w:sz="0" w:space="0" w:color="auto"/>
              </w:pBdr>
              <w:shd w:val="clear" w:color="auto" w:fill="auto"/>
              <w:jc w:val="center"/>
            </w:pPr>
            <w:bookmarkStart w:id="852" w:name="_Toc184812851"/>
            <w:r>
              <w:t>Tên tài liệu</w:t>
            </w:r>
            <w:bookmarkEnd w:id="852"/>
          </w:p>
        </w:tc>
      </w:tr>
      <w:tr w:rsidR="004638C9" w14:paraId="227B4DA5" w14:textId="77777777" w:rsidTr="004638C9">
        <w:tc>
          <w:tcPr>
            <w:tcW w:w="805" w:type="dxa"/>
          </w:tcPr>
          <w:p w14:paraId="60DEA06F" w14:textId="524A9B3D" w:rsidR="004638C9" w:rsidRDefault="004638C9"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pPr>
            <w:r>
              <w:rPr>
                <w:b w:val="0"/>
                <w:bCs w:val="0"/>
              </w:rPr>
              <w:t xml:space="preserve">    </w:t>
            </w:r>
            <w:bookmarkStart w:id="853" w:name="_Toc184812852"/>
            <w:ins w:id="854" w:author="Phuong Truong Thi" w:date="2024-10-23T14:36:00Z">
              <w:r w:rsidRPr="008C0E68">
                <w:rPr>
                  <w:b w:val="0"/>
                  <w:bCs w:val="0"/>
                  <w:rPrChange w:id="855" w:author="Phuong Truong Thi" w:date="2024-10-23T14:36:00Z">
                    <w:rPr/>
                  </w:rPrChange>
                </w:rPr>
                <w:t>1</w:t>
              </w:r>
            </w:ins>
            <w:bookmarkEnd w:id="853"/>
          </w:p>
        </w:tc>
        <w:tc>
          <w:tcPr>
            <w:tcW w:w="8172" w:type="dxa"/>
          </w:tcPr>
          <w:p w14:paraId="57BDABF9" w14:textId="74E999C4" w:rsidR="004638C9" w:rsidRPr="004638C9" w:rsidRDefault="004638C9"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b w:val="0"/>
                <w:bCs w:val="0"/>
              </w:rPr>
            </w:pPr>
            <w:bookmarkStart w:id="856" w:name="_Toc184812853"/>
            <w:r w:rsidRPr="004638C9">
              <w:rPr>
                <w:b w:val="0"/>
                <w:bCs w:val="0"/>
              </w:rPr>
              <w:t>Tài liệu</w:t>
            </w:r>
            <w:del w:id="857" w:author="Phuong Truong Thi" w:date="2024-12-05T21:19:00Z">
              <w:r w:rsidRPr="004638C9" w:rsidDel="00337CEE">
                <w:rPr>
                  <w:b w:val="0"/>
                  <w:bCs w:val="0"/>
                </w:rPr>
                <w:delText xml:space="preserve"> </w:delText>
              </w:r>
            </w:del>
            <w:r w:rsidRPr="004638C9">
              <w:rPr>
                <w:b w:val="0"/>
                <w:bCs w:val="0"/>
              </w:rPr>
              <w:t xml:space="preserve"> </w:t>
            </w:r>
            <w:del w:id="858" w:author="Phuong Truong Thi" w:date="2024-12-05T21:19:00Z">
              <w:r w:rsidRPr="004638C9" w:rsidDel="00337CEE">
                <w:rPr>
                  <w:b w:val="0"/>
                  <w:bCs w:val="0"/>
                </w:rPr>
                <w:delText>“</w:delText>
              </w:r>
            </w:del>
            <w:r w:rsidRPr="004638C9">
              <w:rPr>
                <w:b w:val="0"/>
                <w:bCs w:val="0"/>
              </w:rPr>
              <w:t xml:space="preserve">Đặc Tả Yêu Cầu Phần Mềm </w:t>
            </w:r>
            <w:del w:id="859" w:author="Phuong Truong Thi" w:date="2024-11-25T10:26:00Z">
              <w:r w:rsidRPr="004638C9" w:rsidDel="004511D8">
                <w:rPr>
                  <w:b w:val="0"/>
                  <w:bCs w:val="0"/>
                </w:rPr>
                <w:delText xml:space="preserve">Cấu Phần </w:delText>
              </w:r>
            </w:del>
            <w:r w:rsidRPr="004638C9">
              <w:rPr>
                <w:b w:val="0"/>
                <w:bCs w:val="0"/>
              </w:rPr>
              <w:t>Sales Activities, Task Management, Contact Planning</w:t>
            </w:r>
            <w:bookmarkEnd w:id="856"/>
            <w:del w:id="860" w:author="Phuong Truong Thi" w:date="2024-12-05T21:19:00Z">
              <w:r w:rsidRPr="004638C9" w:rsidDel="00337CEE">
                <w:rPr>
                  <w:b w:val="0"/>
                  <w:bCs w:val="0"/>
                </w:rPr>
                <w:delText>”</w:delText>
              </w:r>
            </w:del>
          </w:p>
        </w:tc>
      </w:tr>
      <w:tr w:rsidR="004638C9" w14:paraId="0CC735EC" w14:textId="77777777" w:rsidTr="004638C9">
        <w:tc>
          <w:tcPr>
            <w:tcW w:w="805" w:type="dxa"/>
          </w:tcPr>
          <w:p w14:paraId="6F5E72C7" w14:textId="7616749C" w:rsidR="004638C9" w:rsidRDefault="004638C9"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pPr>
            <w:r>
              <w:rPr>
                <w:b w:val="0"/>
                <w:bCs w:val="0"/>
              </w:rPr>
              <w:t xml:space="preserve">    </w:t>
            </w:r>
            <w:bookmarkStart w:id="861" w:name="_Toc184812854"/>
            <w:r w:rsidR="001710A9">
              <w:rPr>
                <w:b w:val="0"/>
                <w:bCs w:val="0"/>
              </w:rPr>
              <w:t>2</w:t>
            </w:r>
            <w:bookmarkEnd w:id="861"/>
          </w:p>
        </w:tc>
        <w:tc>
          <w:tcPr>
            <w:tcW w:w="8172" w:type="dxa"/>
          </w:tcPr>
          <w:p w14:paraId="15663335" w14:textId="217D9906" w:rsidR="004638C9" w:rsidRPr="001710A9" w:rsidRDefault="001710A9"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b w:val="0"/>
              </w:rPr>
            </w:pPr>
            <w:bookmarkStart w:id="862" w:name="_Toc184812855"/>
            <w:r w:rsidRPr="001710A9">
              <w:rPr>
                <w:b w:val="0"/>
              </w:rPr>
              <w:t xml:space="preserve">Tài liệu </w:t>
            </w:r>
            <w:del w:id="863" w:author="Phuong Truong Thi" w:date="2024-12-05T21:19:00Z">
              <w:r w:rsidRPr="001710A9" w:rsidDel="00337CEE">
                <w:rPr>
                  <w:b w:val="0"/>
                </w:rPr>
                <w:delText>“</w:delText>
              </w:r>
            </w:del>
            <w:r w:rsidRPr="001710A9">
              <w:rPr>
                <w:b w:val="0"/>
              </w:rPr>
              <w:t xml:space="preserve">Đặc Tả Yêu Cầu Phần Mềm </w:t>
            </w:r>
            <w:del w:id="864" w:author="Phuong Truong Thi" w:date="2024-11-25T10:26:00Z">
              <w:r w:rsidRPr="001710A9" w:rsidDel="004511D8">
                <w:rPr>
                  <w:b w:val="0"/>
                </w:rPr>
                <w:delText>Cấu Phần</w:delText>
              </w:r>
            </w:del>
            <w:ins w:id="865" w:author="Phuong Truong Thi" w:date="2024-11-25T10:26:00Z">
              <w:r w:rsidR="004511D8">
                <w:rPr>
                  <w:b w:val="0"/>
                </w:rPr>
                <w:t>Sales -</w:t>
              </w:r>
            </w:ins>
            <w:r w:rsidRPr="001710A9">
              <w:rPr>
                <w:b w:val="0"/>
              </w:rPr>
              <w:t xml:space="preserve"> Customer 360</w:t>
            </w:r>
            <w:bookmarkEnd w:id="862"/>
            <w:del w:id="866" w:author="Phuong Truong Thi" w:date="2024-12-05T21:19:00Z">
              <w:r w:rsidRPr="001710A9" w:rsidDel="00337CEE">
                <w:rPr>
                  <w:b w:val="0"/>
                </w:rPr>
                <w:delText>”</w:delText>
              </w:r>
            </w:del>
          </w:p>
        </w:tc>
      </w:tr>
      <w:tr w:rsidR="0092106D" w14:paraId="7819800B" w14:textId="77777777" w:rsidTr="004638C9">
        <w:trPr>
          <w:ins w:id="867" w:author="Phuong Truong Thi" w:date="2024-11-25T10:15:00Z"/>
        </w:trPr>
        <w:tc>
          <w:tcPr>
            <w:tcW w:w="805" w:type="dxa"/>
          </w:tcPr>
          <w:p w14:paraId="541EF8BA" w14:textId="1BB0B83F" w:rsidR="0092106D" w:rsidRDefault="0092106D"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ins w:id="868" w:author="Phuong Truong Thi" w:date="2024-11-25T10:15:00Z"/>
                <w:b w:val="0"/>
                <w:bCs w:val="0"/>
              </w:rPr>
            </w:pPr>
            <w:ins w:id="869" w:author="Phuong Truong Thi" w:date="2024-11-25T10:15:00Z">
              <w:r>
                <w:rPr>
                  <w:b w:val="0"/>
                  <w:bCs w:val="0"/>
                </w:rPr>
                <w:t xml:space="preserve">    </w:t>
              </w:r>
              <w:bookmarkStart w:id="870" w:name="_Toc184812856"/>
              <w:r>
                <w:rPr>
                  <w:b w:val="0"/>
                  <w:bCs w:val="0"/>
                </w:rPr>
                <w:t>3</w:t>
              </w:r>
              <w:bookmarkEnd w:id="870"/>
            </w:ins>
          </w:p>
        </w:tc>
        <w:tc>
          <w:tcPr>
            <w:tcW w:w="8172" w:type="dxa"/>
          </w:tcPr>
          <w:p w14:paraId="4338E0EB" w14:textId="22B66857" w:rsidR="0092106D" w:rsidRPr="001710A9" w:rsidRDefault="0092106D"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ins w:id="871" w:author="Phuong Truong Thi" w:date="2024-11-25T10:15:00Z"/>
                <w:b w:val="0"/>
              </w:rPr>
            </w:pPr>
            <w:bookmarkStart w:id="872" w:name="_Toc184812857"/>
            <w:ins w:id="873" w:author="Phuong Truong Thi" w:date="2024-11-25T10:15:00Z">
              <w:r>
                <w:rPr>
                  <w:b w:val="0"/>
                  <w:bCs w:val="0"/>
                  <w:color w:val="000000" w:themeColor="text1"/>
                </w:rPr>
                <w:t>Tài liệu S</w:t>
              </w:r>
              <w:r w:rsidRPr="00890E54">
                <w:rPr>
                  <w:b w:val="0"/>
                  <w:bCs w:val="0"/>
                  <w:color w:val="000000" w:themeColor="text1"/>
                </w:rPr>
                <w:t>RS Non-funtional</w:t>
              </w:r>
              <w:bookmarkEnd w:id="872"/>
            </w:ins>
          </w:p>
        </w:tc>
      </w:tr>
      <w:tr w:rsidR="005D695A" w14:paraId="1356CD58" w14:textId="77777777" w:rsidTr="004638C9">
        <w:trPr>
          <w:ins w:id="874" w:author="Phuong Truong Thi" w:date="2024-11-25T10:31:00Z"/>
        </w:trPr>
        <w:tc>
          <w:tcPr>
            <w:tcW w:w="805" w:type="dxa"/>
          </w:tcPr>
          <w:p w14:paraId="52306131" w14:textId="5B9412F0" w:rsidR="005D695A" w:rsidRDefault="005D695A"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ins w:id="875" w:author="Phuong Truong Thi" w:date="2024-11-25T10:31:00Z"/>
                <w:b w:val="0"/>
                <w:bCs w:val="0"/>
              </w:rPr>
            </w:pPr>
            <w:ins w:id="876" w:author="Phuong Truong Thi" w:date="2024-11-25T10:31:00Z">
              <w:r>
                <w:rPr>
                  <w:b w:val="0"/>
                  <w:bCs w:val="0"/>
                </w:rPr>
                <w:t xml:space="preserve">    </w:t>
              </w:r>
              <w:bookmarkStart w:id="877" w:name="_Toc184812858"/>
              <w:r>
                <w:rPr>
                  <w:b w:val="0"/>
                  <w:bCs w:val="0"/>
                </w:rPr>
                <w:t>4</w:t>
              </w:r>
              <w:bookmarkEnd w:id="877"/>
            </w:ins>
          </w:p>
        </w:tc>
        <w:tc>
          <w:tcPr>
            <w:tcW w:w="8172" w:type="dxa"/>
          </w:tcPr>
          <w:p w14:paraId="250D893E" w14:textId="599E68E1" w:rsidR="005D695A" w:rsidRDefault="005D695A" w:rsidP="004638C9">
            <w:pPr>
              <w:pStyle w:val="Heading23"/>
              <w:numPr>
                <w:ilvl w:val="0"/>
                <w:numId w:val="0"/>
              </w:numPr>
              <w:pBdr>
                <w:top w:val="none" w:sz="0" w:space="0" w:color="auto"/>
                <w:left w:val="none" w:sz="0" w:space="0" w:color="auto"/>
                <w:bottom w:val="none" w:sz="0" w:space="0" w:color="auto"/>
                <w:right w:val="none" w:sz="0" w:space="0" w:color="auto"/>
              </w:pBdr>
              <w:shd w:val="clear" w:color="auto" w:fill="auto"/>
              <w:rPr>
                <w:ins w:id="878" w:author="Phuong Truong Thi" w:date="2024-11-25T10:31:00Z"/>
                <w:b w:val="0"/>
                <w:bCs w:val="0"/>
                <w:color w:val="000000" w:themeColor="text1"/>
              </w:rPr>
            </w:pPr>
            <w:bookmarkStart w:id="879" w:name="_Toc184812859"/>
            <w:ins w:id="880" w:author="Phuong Truong Thi" w:date="2024-11-25T10:31:00Z">
              <w:r>
                <w:rPr>
                  <w:b w:val="0"/>
                  <w:bCs w:val="0"/>
                  <w:color w:val="000000" w:themeColor="text1"/>
                </w:rPr>
                <w:t>Tài liệu Admin Function</w:t>
              </w:r>
              <w:bookmarkEnd w:id="879"/>
            </w:ins>
          </w:p>
        </w:tc>
      </w:tr>
    </w:tbl>
    <w:p w14:paraId="41893188" w14:textId="5F683F68" w:rsidR="003B1DA7" w:rsidDel="00507163" w:rsidRDefault="003B1DA7" w:rsidP="003B1DA7">
      <w:pPr>
        <w:pStyle w:val="Heading23"/>
        <w:numPr>
          <w:ilvl w:val="0"/>
          <w:numId w:val="0"/>
        </w:numPr>
        <w:pBdr>
          <w:top w:val="none" w:sz="0" w:space="0" w:color="auto"/>
          <w:left w:val="none" w:sz="0" w:space="0" w:color="auto"/>
          <w:bottom w:val="none" w:sz="0" w:space="0" w:color="auto"/>
          <w:right w:val="none" w:sz="0" w:space="0" w:color="auto"/>
        </w:pBdr>
        <w:shd w:val="clear" w:color="auto" w:fill="auto"/>
        <w:ind w:left="180"/>
        <w:outlineLvl w:val="9"/>
        <w:rPr>
          <w:del w:id="881" w:author="Phuong Truong Thi" w:date="2024-11-25T11:21:00Z"/>
        </w:rPr>
      </w:pPr>
      <w:bookmarkStart w:id="882" w:name="_Toc183454683"/>
      <w:bookmarkStart w:id="883" w:name="_Toc183455635"/>
      <w:bookmarkStart w:id="884" w:name="_Toc184405969"/>
      <w:bookmarkStart w:id="885" w:name="_Toc184407228"/>
      <w:bookmarkStart w:id="886" w:name="_Toc184408176"/>
      <w:bookmarkStart w:id="887" w:name="_Toc184409124"/>
      <w:bookmarkStart w:id="888" w:name="_Toc184812860"/>
      <w:bookmarkEnd w:id="882"/>
      <w:bookmarkEnd w:id="883"/>
      <w:bookmarkEnd w:id="884"/>
      <w:bookmarkEnd w:id="885"/>
      <w:bookmarkEnd w:id="886"/>
      <w:bookmarkEnd w:id="887"/>
      <w:bookmarkEnd w:id="888"/>
    </w:p>
    <w:p w14:paraId="74407992" w14:textId="57EFF593" w:rsidR="0092700B" w:rsidRPr="00075487" w:rsidRDefault="0092700B" w:rsidP="00CF6901">
      <w:pPr>
        <w:pStyle w:val="Heading23"/>
        <w:pBdr>
          <w:top w:val="none" w:sz="0" w:space="0" w:color="auto"/>
          <w:left w:val="none" w:sz="0" w:space="0" w:color="auto"/>
          <w:bottom w:val="none" w:sz="0" w:space="0" w:color="auto"/>
          <w:right w:val="none" w:sz="0" w:space="0" w:color="auto"/>
        </w:pBdr>
        <w:shd w:val="clear" w:color="auto" w:fill="auto"/>
        <w:ind w:left="1080" w:hanging="900"/>
      </w:pPr>
      <w:bookmarkStart w:id="889" w:name="_Toc184812861"/>
      <w:r w:rsidRPr="00075487">
        <w:t>Cấu trúc tài liệu</w:t>
      </w:r>
      <w:bookmarkEnd w:id="842"/>
      <w:bookmarkEnd w:id="843"/>
      <w:bookmarkEnd w:id="844"/>
      <w:bookmarkEnd w:id="845"/>
      <w:bookmarkEnd w:id="889"/>
    </w:p>
    <w:p w14:paraId="6884D830" w14:textId="77777777" w:rsidR="0092700B" w:rsidRPr="00075487" w:rsidRDefault="0092700B" w:rsidP="00CF6901">
      <w:pPr>
        <w:pStyle w:val="Normal13"/>
        <w:rPr>
          <w:sz w:val="24"/>
          <w:szCs w:val="24"/>
        </w:rPr>
      </w:pPr>
      <w:r w:rsidRPr="00075487">
        <w:rPr>
          <w:sz w:val="24"/>
          <w:szCs w:val="24"/>
        </w:rPr>
        <w:t>Tài liệu này được xây dựng theo cấu trúc như sau:</w:t>
      </w:r>
    </w:p>
    <w:p w14:paraId="4B6696E8" w14:textId="2E326DC2" w:rsidR="0092700B" w:rsidRPr="00075487" w:rsidRDefault="0092700B" w:rsidP="00CF6901">
      <w:pPr>
        <w:pStyle w:val="ListParagraph"/>
      </w:pPr>
      <w:r w:rsidRPr="00075487">
        <w:rPr>
          <w:b/>
        </w:rPr>
        <w:t>Phần I. Giới thiệu chung:</w:t>
      </w:r>
      <w:r w:rsidRPr="00075487">
        <w:t xml:space="preserve"> Tóm tắt các thông tin về mục tiêu của tài liệu, phạm vi hệ thống, cấu trúc tài liệu và các đối tượng sử dụng chính của </w:t>
      </w:r>
      <w:del w:id="890" w:author="Phuong Truong Thi" w:date="2024-11-25T10:18:00Z">
        <w:r w:rsidR="00216F9F" w:rsidDel="004511D8">
          <w:rPr>
            <w:szCs w:val="24"/>
          </w:rPr>
          <w:delText>cấu phần</w:delText>
        </w:r>
      </w:del>
      <w:ins w:id="891" w:author="Phuong Truong Thi" w:date="2024-11-25T10:18:00Z">
        <w:r w:rsidR="004511D8">
          <w:rPr>
            <w:szCs w:val="24"/>
          </w:rPr>
          <w:t>module</w:t>
        </w:r>
      </w:ins>
      <w:r w:rsidRPr="00075487">
        <w:rPr>
          <w:szCs w:val="24"/>
        </w:rPr>
        <w:t xml:space="preserve"> </w:t>
      </w:r>
      <w:r w:rsidR="002E04CA">
        <w:rPr>
          <w:szCs w:val="24"/>
        </w:rPr>
        <w:t>Portfolio</w:t>
      </w:r>
    </w:p>
    <w:p w14:paraId="39B82A95" w14:textId="51F25803" w:rsidR="0092700B" w:rsidRDefault="0092700B" w:rsidP="00CF6901">
      <w:pPr>
        <w:pStyle w:val="ListParagraph"/>
      </w:pPr>
      <w:r w:rsidRPr="00075487">
        <w:rPr>
          <w:b/>
        </w:rPr>
        <w:t>Phần II. Các yêu cầu chức năng:</w:t>
      </w:r>
      <w:r w:rsidRPr="00075487">
        <w:t xml:space="preserve"> Mô tả chi tiết từng chức năng, từng thành phần (điều kiện bắt buộc, định dạng vai trò) cũng như các bước xử lý của chức năng</w:t>
      </w:r>
      <w:ins w:id="892" w:author="Phuong Truong Thi" w:date="2024-11-25T11:22:00Z">
        <w:r w:rsidR="00507163">
          <w:t xml:space="preserve"> và Phân quyền.</w:t>
        </w:r>
      </w:ins>
      <w:del w:id="893" w:author="Phuong Truong Thi" w:date="2024-11-25T11:22:00Z">
        <w:r w:rsidRPr="00075487" w:rsidDel="00507163">
          <w:delText xml:space="preserve"> đó.</w:delText>
        </w:r>
      </w:del>
    </w:p>
    <w:p w14:paraId="19706134" w14:textId="1D5DB294" w:rsidR="00216F9F" w:rsidRPr="00075487" w:rsidRDefault="00216F9F" w:rsidP="00CF6901">
      <w:pPr>
        <w:pStyle w:val="ListParagraph"/>
      </w:pPr>
      <w:r>
        <w:rPr>
          <w:b/>
        </w:rPr>
        <w:t>Phần III.</w:t>
      </w:r>
      <w:r>
        <w:t xml:space="preserve"> Phụ lục: Mô tả các danh mục sử dụng cho </w:t>
      </w:r>
      <w:ins w:id="894" w:author="Phuong Truong Thi" w:date="2024-11-25T10:17:00Z">
        <w:r w:rsidR="004511D8">
          <w:t>module</w:t>
        </w:r>
      </w:ins>
      <w:del w:id="895" w:author="Phuong Truong Thi" w:date="2024-11-25T10:17:00Z">
        <w:r w:rsidDel="004511D8">
          <w:delText>cấu phần</w:delText>
        </w:r>
      </w:del>
      <w:r>
        <w:t xml:space="preserve"> Portfolio.</w:t>
      </w:r>
    </w:p>
    <w:p w14:paraId="6D89EB23" w14:textId="1B0171C9" w:rsidR="00B104C5" w:rsidRDefault="00795B75" w:rsidP="00CF6901">
      <w:pPr>
        <w:pStyle w:val="Heading23"/>
        <w:pBdr>
          <w:top w:val="none" w:sz="0" w:space="0" w:color="auto"/>
          <w:left w:val="none" w:sz="0" w:space="0" w:color="auto"/>
          <w:bottom w:val="none" w:sz="0" w:space="0" w:color="auto"/>
          <w:right w:val="none" w:sz="0" w:space="0" w:color="auto"/>
        </w:pBdr>
        <w:shd w:val="clear" w:color="auto" w:fill="auto"/>
        <w:ind w:hanging="962"/>
      </w:pPr>
      <w:bookmarkStart w:id="896" w:name="_Toc518078894"/>
      <w:bookmarkStart w:id="897" w:name="_Toc78487719"/>
      <w:bookmarkStart w:id="898" w:name="_Toc176352109"/>
      <w:bookmarkStart w:id="899" w:name="_Toc177425377"/>
      <w:bookmarkStart w:id="900" w:name="OLE_LINK9"/>
      <w:bookmarkStart w:id="901" w:name="OLE_LINK10"/>
      <w:bookmarkStart w:id="902" w:name="OLE_LINK16"/>
      <w:bookmarkStart w:id="903" w:name="_Toc184812862"/>
      <w:bookmarkEnd w:id="846"/>
      <w:bookmarkEnd w:id="847"/>
      <w:bookmarkEnd w:id="848"/>
      <w:commentRangeStart w:id="904"/>
      <w:commentRangeStart w:id="905"/>
      <w:commentRangeStart w:id="906"/>
      <w:commentRangeStart w:id="907"/>
      <w:r w:rsidRPr="00CF6901">
        <w:t>Các đối tượng sử dụng chính</w:t>
      </w:r>
      <w:bookmarkEnd w:id="896"/>
      <w:bookmarkEnd w:id="897"/>
      <w:bookmarkEnd w:id="898"/>
      <w:bookmarkEnd w:id="899"/>
      <w:commentRangeEnd w:id="904"/>
      <w:r w:rsidR="003349A6" w:rsidRPr="00CF6901">
        <w:rPr>
          <w:rStyle w:val="CommentReference"/>
          <w:rFonts w:eastAsia="Calibri"/>
          <w:sz w:val="24"/>
          <w:szCs w:val="24"/>
        </w:rPr>
        <w:commentReference w:id="904"/>
      </w:r>
      <w:commentRangeEnd w:id="905"/>
      <w:r w:rsidR="004B3858">
        <w:rPr>
          <w:rStyle w:val="CommentReference"/>
          <w:rFonts w:ascii="Arial" w:eastAsia="Calibri" w:hAnsi="Arial"/>
          <w:b w:val="0"/>
          <w:bCs w:val="0"/>
          <w:lang w:val="x-none"/>
        </w:rPr>
        <w:commentReference w:id="905"/>
      </w:r>
      <w:commentRangeEnd w:id="906"/>
      <w:r w:rsidR="002C2B2A">
        <w:rPr>
          <w:rStyle w:val="CommentReference"/>
          <w:rFonts w:ascii="Arial" w:eastAsia="Calibri" w:hAnsi="Arial"/>
          <w:b w:val="0"/>
          <w:bCs w:val="0"/>
          <w:lang w:val="x-none"/>
        </w:rPr>
        <w:commentReference w:id="906"/>
      </w:r>
      <w:commentRangeEnd w:id="907"/>
      <w:r w:rsidR="001F44E5">
        <w:rPr>
          <w:rStyle w:val="CommentReference"/>
          <w:rFonts w:ascii="Arial" w:eastAsia="Calibri" w:hAnsi="Arial"/>
          <w:b w:val="0"/>
          <w:bCs w:val="0"/>
          <w:lang w:val="x-none"/>
        </w:rPr>
        <w:commentReference w:id="907"/>
      </w:r>
      <w:bookmarkEnd w:id="903"/>
    </w:p>
    <w:p w14:paraId="553759ED" w14:textId="77777777" w:rsidR="00CF6901" w:rsidRPr="00CF6901" w:rsidRDefault="00CF6901" w:rsidP="00CF6901">
      <w:pPr>
        <w:pStyle w:val="Heading23"/>
        <w:numPr>
          <w:ilvl w:val="0"/>
          <w:numId w:val="0"/>
        </w:numPr>
        <w:pBdr>
          <w:top w:val="none" w:sz="0" w:space="0" w:color="auto"/>
          <w:left w:val="none" w:sz="0" w:space="0" w:color="auto"/>
          <w:bottom w:val="none" w:sz="0" w:space="0" w:color="auto"/>
          <w:right w:val="none" w:sz="0" w:space="0" w:color="auto"/>
        </w:pBdr>
        <w:shd w:val="clear" w:color="auto" w:fill="auto"/>
        <w:ind w:left="710"/>
        <w:outlineLvl w:val="9"/>
      </w:pPr>
    </w:p>
    <w:tbl>
      <w:tblPr>
        <w:tblW w:w="9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4343"/>
        <w:gridCol w:w="4162"/>
      </w:tblGrid>
      <w:tr w:rsidR="00B53167" w:rsidRPr="00075487" w14:paraId="0CDDB518" w14:textId="77777777" w:rsidTr="00CF6901">
        <w:trPr>
          <w:trHeight w:val="417"/>
          <w:tblHeader/>
          <w:jc w:val="center"/>
        </w:trPr>
        <w:tc>
          <w:tcPr>
            <w:tcW w:w="722" w:type="dxa"/>
            <w:shd w:val="clear" w:color="auto" w:fill="C9C9C9" w:themeFill="accent3" w:themeFillTint="99"/>
            <w:vAlign w:val="center"/>
          </w:tcPr>
          <w:p w14:paraId="42DA77DD" w14:textId="77777777" w:rsidR="0084724F" w:rsidRPr="00075487" w:rsidRDefault="0084724F" w:rsidP="00EF521A">
            <w:pPr>
              <w:spacing w:line="276" w:lineRule="auto"/>
              <w:jc w:val="center"/>
              <w:rPr>
                <w:rFonts w:ascii="Times New Roman" w:hAnsi="Times New Roman"/>
                <w:b/>
                <w:sz w:val="24"/>
                <w:szCs w:val="24"/>
              </w:rPr>
            </w:pPr>
            <w:r w:rsidRPr="00075487">
              <w:rPr>
                <w:rFonts w:ascii="Times New Roman" w:hAnsi="Times New Roman"/>
                <w:b/>
                <w:sz w:val="24"/>
                <w:szCs w:val="24"/>
              </w:rPr>
              <w:t>STT</w:t>
            </w:r>
          </w:p>
        </w:tc>
        <w:tc>
          <w:tcPr>
            <w:tcW w:w="4343" w:type="dxa"/>
            <w:shd w:val="clear" w:color="auto" w:fill="C9C9C9" w:themeFill="accent3" w:themeFillTint="99"/>
            <w:vAlign w:val="center"/>
          </w:tcPr>
          <w:p w14:paraId="52352D94" w14:textId="77777777" w:rsidR="0084724F" w:rsidRPr="00075487" w:rsidRDefault="0084724F" w:rsidP="00EF521A">
            <w:pPr>
              <w:spacing w:line="276" w:lineRule="auto"/>
              <w:jc w:val="center"/>
              <w:rPr>
                <w:rFonts w:ascii="Times New Roman" w:hAnsi="Times New Roman"/>
                <w:b/>
                <w:sz w:val="24"/>
                <w:szCs w:val="24"/>
              </w:rPr>
            </w:pPr>
            <w:r w:rsidRPr="00075487">
              <w:rPr>
                <w:rFonts w:ascii="Times New Roman" w:hAnsi="Times New Roman"/>
                <w:b/>
                <w:sz w:val="24"/>
                <w:szCs w:val="24"/>
              </w:rPr>
              <w:t>Nhóm người sử dụng</w:t>
            </w:r>
          </w:p>
        </w:tc>
        <w:tc>
          <w:tcPr>
            <w:tcW w:w="4162" w:type="dxa"/>
            <w:shd w:val="clear" w:color="auto" w:fill="C9C9C9" w:themeFill="accent3" w:themeFillTint="99"/>
            <w:vAlign w:val="center"/>
          </w:tcPr>
          <w:p w14:paraId="5D226DDE" w14:textId="77777777" w:rsidR="0084724F" w:rsidRPr="00075487" w:rsidRDefault="0084724F" w:rsidP="00EF521A">
            <w:pPr>
              <w:spacing w:line="276" w:lineRule="auto"/>
              <w:jc w:val="center"/>
              <w:rPr>
                <w:rFonts w:ascii="Times New Roman" w:hAnsi="Times New Roman"/>
                <w:b/>
                <w:sz w:val="24"/>
                <w:szCs w:val="24"/>
              </w:rPr>
            </w:pPr>
            <w:r w:rsidRPr="00075487">
              <w:rPr>
                <w:rFonts w:ascii="Times New Roman" w:hAnsi="Times New Roman"/>
                <w:b/>
                <w:sz w:val="24"/>
                <w:szCs w:val="24"/>
              </w:rPr>
              <w:t>Vai trò</w:t>
            </w:r>
          </w:p>
        </w:tc>
      </w:tr>
      <w:tr w:rsidR="00AC685F" w:rsidRPr="001859AE" w14:paraId="682F7AF0" w14:textId="77777777" w:rsidTr="00FF2C28">
        <w:trPr>
          <w:trHeight w:val="561"/>
          <w:jc w:val="center"/>
        </w:trPr>
        <w:tc>
          <w:tcPr>
            <w:tcW w:w="722" w:type="dxa"/>
            <w:vAlign w:val="center"/>
          </w:tcPr>
          <w:p w14:paraId="30790C39" w14:textId="77777777" w:rsidR="00AC685F" w:rsidRPr="00075487" w:rsidRDefault="00AC685F" w:rsidP="00AC685F">
            <w:pPr>
              <w:pStyle w:val="ListParagraph"/>
              <w:numPr>
                <w:ilvl w:val="0"/>
                <w:numId w:val="51"/>
              </w:numPr>
            </w:pPr>
          </w:p>
        </w:tc>
        <w:tc>
          <w:tcPr>
            <w:tcW w:w="4343" w:type="dxa"/>
            <w:vAlign w:val="center"/>
          </w:tcPr>
          <w:p w14:paraId="2ED6AA85" w14:textId="244462D5" w:rsidR="00AC685F" w:rsidRPr="00ED1C39" w:rsidRDefault="00AC685F" w:rsidP="00AC685F">
            <w:pPr>
              <w:spacing w:line="276" w:lineRule="auto"/>
              <w:rPr>
                <w:rFonts w:ascii="Times New Roman" w:hAnsi="Times New Roman"/>
                <w:sz w:val="24"/>
                <w:szCs w:val="24"/>
                <w:lang w:val="vi-VN"/>
              </w:rPr>
            </w:pPr>
            <w:r w:rsidRPr="00075487">
              <w:rPr>
                <w:rFonts w:ascii="Times New Roman" w:hAnsi="Times New Roman"/>
                <w:sz w:val="24"/>
                <w:szCs w:val="24"/>
              </w:rPr>
              <w:t xml:space="preserve">Nhóm người sử dụng </w:t>
            </w:r>
            <w:r>
              <w:rPr>
                <w:rFonts w:ascii="Times New Roman" w:hAnsi="Times New Roman"/>
                <w:sz w:val="24"/>
                <w:szCs w:val="24"/>
                <w:lang w:val="vi-VN"/>
              </w:rPr>
              <w:t xml:space="preserve">là </w:t>
            </w:r>
            <w:r w:rsidR="00C23698">
              <w:rPr>
                <w:rFonts w:ascii="Times New Roman" w:hAnsi="Times New Roman"/>
                <w:sz w:val="24"/>
                <w:szCs w:val="24"/>
                <w:lang w:val="vi-VN"/>
              </w:rPr>
              <w:t>Cán bộ bán hàng</w:t>
            </w:r>
          </w:p>
        </w:tc>
        <w:tc>
          <w:tcPr>
            <w:tcW w:w="4162" w:type="dxa"/>
            <w:vAlign w:val="center"/>
          </w:tcPr>
          <w:p w14:paraId="7C58728D" w14:textId="78BDBBE4" w:rsidR="00AC685F" w:rsidRPr="004511D8" w:rsidRDefault="0085517A" w:rsidP="00AC685F">
            <w:pPr>
              <w:spacing w:line="276" w:lineRule="auto"/>
              <w:rPr>
                <w:rFonts w:ascii="Times New Roman" w:hAnsi="Times New Roman"/>
                <w:sz w:val="24"/>
                <w:szCs w:val="24"/>
              </w:rPr>
            </w:pPr>
            <w:r w:rsidRPr="00763017">
              <w:rPr>
                <w:rFonts w:ascii="Times New Roman" w:hAnsi="Times New Roman"/>
                <w:sz w:val="24"/>
                <w:szCs w:val="24"/>
                <w:lang w:val="vi-VN"/>
                <w:rPrChange w:id="908" w:author="thu nga" w:date="2024-09-30T13:54:00Z">
                  <w:rPr>
                    <w:rFonts w:ascii="Times New Roman" w:hAnsi="Times New Roman"/>
                    <w:sz w:val="24"/>
                    <w:szCs w:val="24"/>
                  </w:rPr>
                </w:rPrChange>
              </w:rPr>
              <w:t xml:space="preserve">Thực hiện các chức năng </w:t>
            </w:r>
            <w:del w:id="909" w:author="Phuong Truong Thi" w:date="2024-11-25T10:16:00Z">
              <w:r w:rsidRPr="00763017" w:rsidDel="004511D8">
                <w:rPr>
                  <w:rFonts w:ascii="Times New Roman" w:hAnsi="Times New Roman"/>
                  <w:sz w:val="24"/>
                  <w:szCs w:val="24"/>
                  <w:lang w:val="vi-VN"/>
                  <w:rPrChange w:id="910" w:author="thu nga" w:date="2024-09-30T13:54:00Z">
                    <w:rPr>
                      <w:rFonts w:ascii="Times New Roman" w:hAnsi="Times New Roman"/>
                      <w:sz w:val="24"/>
                      <w:szCs w:val="24"/>
                    </w:rPr>
                  </w:rPrChange>
                </w:rPr>
                <w:delText>cấu phần Portfolio</w:delText>
              </w:r>
            </w:del>
            <w:ins w:id="911" w:author="Phuong Truong Thi" w:date="2024-11-25T10:16:00Z">
              <w:r w:rsidR="004511D8">
                <w:rPr>
                  <w:rFonts w:ascii="Times New Roman" w:hAnsi="Times New Roman"/>
                  <w:sz w:val="24"/>
                  <w:szCs w:val="24"/>
                </w:rPr>
                <w:t>của hệ thống</w:t>
              </w:r>
            </w:ins>
          </w:p>
        </w:tc>
      </w:tr>
      <w:tr w:rsidR="00AC685F" w:rsidRPr="001859AE" w14:paraId="7D714435" w14:textId="77777777" w:rsidTr="00FF2C28">
        <w:trPr>
          <w:trHeight w:val="723"/>
          <w:jc w:val="center"/>
        </w:trPr>
        <w:tc>
          <w:tcPr>
            <w:tcW w:w="722" w:type="dxa"/>
            <w:vAlign w:val="center"/>
          </w:tcPr>
          <w:p w14:paraId="008C42CD" w14:textId="77777777" w:rsidR="00AC685F" w:rsidRPr="00763017" w:rsidRDefault="00AC685F" w:rsidP="00AC685F">
            <w:pPr>
              <w:pStyle w:val="ListParagraph"/>
              <w:numPr>
                <w:ilvl w:val="0"/>
                <w:numId w:val="51"/>
              </w:numPr>
              <w:rPr>
                <w:lang w:val="vi-VN"/>
                <w:rPrChange w:id="912" w:author="thu nga" w:date="2024-09-30T13:54:00Z">
                  <w:rPr/>
                </w:rPrChange>
              </w:rPr>
            </w:pPr>
          </w:p>
        </w:tc>
        <w:tc>
          <w:tcPr>
            <w:tcW w:w="4343" w:type="dxa"/>
            <w:vAlign w:val="center"/>
          </w:tcPr>
          <w:p w14:paraId="1FEB5E62" w14:textId="27873C95" w:rsidR="00AC685F" w:rsidRPr="00C23698" w:rsidRDefault="0079473E" w:rsidP="00AC685F">
            <w:pPr>
              <w:spacing w:line="276" w:lineRule="auto"/>
              <w:rPr>
                <w:rFonts w:ascii="Times New Roman" w:hAnsi="Times New Roman"/>
                <w:sz w:val="24"/>
                <w:szCs w:val="24"/>
              </w:rPr>
            </w:pPr>
            <w:r w:rsidRPr="00763017">
              <w:rPr>
                <w:rFonts w:ascii="Times New Roman" w:hAnsi="Times New Roman"/>
                <w:sz w:val="24"/>
                <w:szCs w:val="24"/>
                <w:lang w:val="vi-VN"/>
                <w:rPrChange w:id="913" w:author="thu nga" w:date="2024-09-30T13:54:00Z">
                  <w:rPr>
                    <w:rFonts w:ascii="Times New Roman" w:hAnsi="Times New Roman"/>
                    <w:sz w:val="24"/>
                    <w:szCs w:val="24"/>
                  </w:rPr>
                </w:rPrChange>
              </w:rPr>
              <w:t xml:space="preserve">Nhóm người sử dụng </w:t>
            </w:r>
            <w:r>
              <w:rPr>
                <w:rFonts w:ascii="Times New Roman" w:hAnsi="Times New Roman"/>
                <w:sz w:val="24"/>
                <w:szCs w:val="24"/>
                <w:lang w:val="vi-VN"/>
              </w:rPr>
              <w:t xml:space="preserve">là Cán bộ </w:t>
            </w:r>
            <w:r w:rsidR="00C23698">
              <w:rPr>
                <w:rFonts w:ascii="Times New Roman" w:hAnsi="Times New Roman"/>
                <w:sz w:val="24"/>
                <w:szCs w:val="24"/>
              </w:rPr>
              <w:t>quản lý</w:t>
            </w:r>
          </w:p>
        </w:tc>
        <w:tc>
          <w:tcPr>
            <w:tcW w:w="4162" w:type="dxa"/>
            <w:vAlign w:val="center"/>
          </w:tcPr>
          <w:p w14:paraId="23909A04" w14:textId="14CC27F0" w:rsidR="00AC685F" w:rsidRPr="00763017" w:rsidRDefault="004511D8" w:rsidP="00AC685F">
            <w:pPr>
              <w:spacing w:line="276" w:lineRule="auto"/>
              <w:rPr>
                <w:rFonts w:ascii="Times New Roman" w:hAnsi="Times New Roman"/>
                <w:sz w:val="24"/>
                <w:szCs w:val="24"/>
                <w:lang w:val="vi-VN"/>
                <w:rPrChange w:id="914" w:author="thu nga" w:date="2024-09-30T13:54:00Z">
                  <w:rPr>
                    <w:rFonts w:ascii="Times New Roman" w:hAnsi="Times New Roman"/>
                    <w:sz w:val="24"/>
                    <w:szCs w:val="24"/>
                  </w:rPr>
                </w:rPrChange>
              </w:rPr>
            </w:pPr>
            <w:ins w:id="915" w:author="Phuong Truong Thi" w:date="2024-11-25T10:16:00Z">
              <w:r w:rsidRPr="00694305">
                <w:rPr>
                  <w:rFonts w:ascii="Times New Roman" w:hAnsi="Times New Roman"/>
                  <w:sz w:val="24"/>
                  <w:szCs w:val="24"/>
                  <w:lang w:val="vi-VN"/>
                </w:rPr>
                <w:t xml:space="preserve">Thực hiện các chức năng </w:t>
              </w:r>
              <w:r>
                <w:rPr>
                  <w:rFonts w:ascii="Times New Roman" w:hAnsi="Times New Roman"/>
                  <w:sz w:val="24"/>
                  <w:szCs w:val="24"/>
                </w:rPr>
                <w:t>của hệ thống</w:t>
              </w:r>
            </w:ins>
            <w:del w:id="916" w:author="Phuong Truong Thi" w:date="2024-11-25T10:16:00Z">
              <w:r w:rsidR="0085517A" w:rsidRPr="00763017" w:rsidDel="004511D8">
                <w:rPr>
                  <w:rFonts w:ascii="Times New Roman" w:hAnsi="Times New Roman"/>
                  <w:sz w:val="24"/>
                  <w:szCs w:val="24"/>
                  <w:lang w:val="vi-VN"/>
                  <w:rPrChange w:id="917" w:author="thu nga" w:date="2024-09-30T13:54:00Z">
                    <w:rPr>
                      <w:rFonts w:ascii="Times New Roman" w:hAnsi="Times New Roman"/>
                      <w:sz w:val="24"/>
                      <w:szCs w:val="24"/>
                    </w:rPr>
                  </w:rPrChange>
                </w:rPr>
                <w:delText>Thực hiện các chức năng cấu phần Portfolio</w:delText>
              </w:r>
            </w:del>
          </w:p>
        </w:tc>
      </w:tr>
      <w:tr w:rsidR="0079473E" w:rsidRPr="001859AE" w14:paraId="1C577367" w14:textId="77777777" w:rsidTr="00FF2C28">
        <w:trPr>
          <w:trHeight w:val="723"/>
          <w:jc w:val="center"/>
        </w:trPr>
        <w:tc>
          <w:tcPr>
            <w:tcW w:w="722" w:type="dxa"/>
            <w:vAlign w:val="center"/>
          </w:tcPr>
          <w:p w14:paraId="285FD6F7" w14:textId="77777777" w:rsidR="0079473E" w:rsidRPr="00763017" w:rsidRDefault="0079473E" w:rsidP="00AC685F">
            <w:pPr>
              <w:pStyle w:val="ListParagraph"/>
              <w:numPr>
                <w:ilvl w:val="0"/>
                <w:numId w:val="51"/>
              </w:numPr>
              <w:rPr>
                <w:lang w:val="vi-VN"/>
                <w:rPrChange w:id="918" w:author="thu nga" w:date="2024-09-30T13:54:00Z">
                  <w:rPr/>
                </w:rPrChange>
              </w:rPr>
            </w:pPr>
          </w:p>
        </w:tc>
        <w:tc>
          <w:tcPr>
            <w:tcW w:w="4343" w:type="dxa"/>
            <w:vAlign w:val="center"/>
          </w:tcPr>
          <w:p w14:paraId="7FC68BFB" w14:textId="4421CC09" w:rsidR="0079473E" w:rsidRPr="00763017" w:rsidRDefault="0079473E" w:rsidP="00AC685F">
            <w:pPr>
              <w:spacing w:line="276" w:lineRule="auto"/>
              <w:rPr>
                <w:rFonts w:ascii="Times New Roman" w:hAnsi="Times New Roman"/>
                <w:sz w:val="24"/>
                <w:szCs w:val="24"/>
                <w:lang w:val="vi-VN"/>
                <w:rPrChange w:id="919" w:author="thu nga" w:date="2024-09-30T13:54:00Z">
                  <w:rPr>
                    <w:rFonts w:ascii="Times New Roman" w:hAnsi="Times New Roman"/>
                    <w:sz w:val="24"/>
                    <w:szCs w:val="24"/>
                  </w:rPr>
                </w:rPrChange>
              </w:rPr>
            </w:pPr>
            <w:r w:rsidRPr="00763017">
              <w:rPr>
                <w:rFonts w:ascii="Times New Roman" w:hAnsi="Times New Roman"/>
                <w:sz w:val="24"/>
                <w:szCs w:val="24"/>
                <w:lang w:val="vi-VN"/>
                <w:rPrChange w:id="920" w:author="thu nga" w:date="2024-09-30T13:54:00Z">
                  <w:rPr>
                    <w:rFonts w:ascii="Times New Roman" w:hAnsi="Times New Roman"/>
                    <w:sz w:val="24"/>
                    <w:szCs w:val="24"/>
                  </w:rPr>
                </w:rPrChange>
              </w:rPr>
              <w:t xml:space="preserve">Nhóm người sử dụng </w:t>
            </w:r>
            <w:r>
              <w:rPr>
                <w:rFonts w:ascii="Times New Roman" w:hAnsi="Times New Roman"/>
                <w:sz w:val="24"/>
                <w:szCs w:val="24"/>
                <w:lang w:val="vi-VN"/>
              </w:rPr>
              <w:t xml:space="preserve">là </w:t>
            </w:r>
            <w:r w:rsidRPr="00763017">
              <w:rPr>
                <w:rFonts w:ascii="Times New Roman" w:hAnsi="Times New Roman"/>
                <w:sz w:val="24"/>
                <w:szCs w:val="24"/>
                <w:lang w:val="vi-VN"/>
                <w:rPrChange w:id="921" w:author="thu nga" w:date="2024-09-30T13:54:00Z">
                  <w:rPr>
                    <w:rFonts w:ascii="Times New Roman" w:hAnsi="Times New Roman"/>
                    <w:sz w:val="24"/>
                    <w:szCs w:val="24"/>
                  </w:rPr>
                </w:rPrChange>
              </w:rPr>
              <w:t>HO phân khúc</w:t>
            </w:r>
          </w:p>
        </w:tc>
        <w:tc>
          <w:tcPr>
            <w:tcW w:w="4162" w:type="dxa"/>
            <w:vAlign w:val="center"/>
          </w:tcPr>
          <w:p w14:paraId="7EF51C9B" w14:textId="4778DF6B" w:rsidR="0079473E" w:rsidRPr="00763017" w:rsidRDefault="004511D8" w:rsidP="00AC685F">
            <w:pPr>
              <w:spacing w:line="276" w:lineRule="auto"/>
              <w:rPr>
                <w:rFonts w:ascii="Times New Roman" w:hAnsi="Times New Roman"/>
                <w:color w:val="FF0000"/>
                <w:sz w:val="24"/>
                <w:szCs w:val="24"/>
                <w:lang w:val="vi-VN"/>
                <w:rPrChange w:id="922" w:author="thu nga" w:date="2024-09-30T13:54:00Z">
                  <w:rPr>
                    <w:rFonts w:ascii="Times New Roman" w:hAnsi="Times New Roman"/>
                    <w:color w:val="FF0000"/>
                    <w:sz w:val="24"/>
                    <w:szCs w:val="24"/>
                  </w:rPr>
                </w:rPrChange>
              </w:rPr>
            </w:pPr>
            <w:ins w:id="923" w:author="Phuong Truong Thi" w:date="2024-11-25T10:16:00Z">
              <w:r w:rsidRPr="00694305">
                <w:rPr>
                  <w:rFonts w:ascii="Times New Roman" w:hAnsi="Times New Roman"/>
                  <w:sz w:val="24"/>
                  <w:szCs w:val="24"/>
                  <w:lang w:val="vi-VN"/>
                </w:rPr>
                <w:t xml:space="preserve">Thực hiện các chức năng </w:t>
              </w:r>
              <w:r>
                <w:rPr>
                  <w:rFonts w:ascii="Times New Roman" w:hAnsi="Times New Roman"/>
                  <w:sz w:val="24"/>
                  <w:szCs w:val="24"/>
                </w:rPr>
                <w:t>của hệ thống</w:t>
              </w:r>
            </w:ins>
            <w:del w:id="924" w:author="Phuong Truong Thi" w:date="2024-11-25T10:16:00Z">
              <w:r w:rsidR="0085517A" w:rsidRPr="00763017" w:rsidDel="004511D8">
                <w:rPr>
                  <w:rFonts w:ascii="Times New Roman" w:hAnsi="Times New Roman"/>
                  <w:sz w:val="24"/>
                  <w:szCs w:val="24"/>
                  <w:lang w:val="vi-VN"/>
                  <w:rPrChange w:id="925" w:author="thu nga" w:date="2024-09-30T13:54:00Z">
                    <w:rPr>
                      <w:rFonts w:ascii="Times New Roman" w:hAnsi="Times New Roman"/>
                      <w:sz w:val="24"/>
                      <w:szCs w:val="24"/>
                    </w:rPr>
                  </w:rPrChange>
                </w:rPr>
                <w:delText>Thực hiện các chức năng cấu phần Portfolio</w:delText>
              </w:r>
            </w:del>
          </w:p>
        </w:tc>
      </w:tr>
      <w:tr w:rsidR="00795CA5" w:rsidRPr="001859AE" w14:paraId="264032FD" w14:textId="77777777" w:rsidTr="00AC5D49">
        <w:trPr>
          <w:trHeight w:val="624"/>
          <w:jc w:val="center"/>
        </w:trPr>
        <w:tc>
          <w:tcPr>
            <w:tcW w:w="722" w:type="dxa"/>
            <w:vAlign w:val="center"/>
          </w:tcPr>
          <w:p w14:paraId="73BFE603" w14:textId="77777777" w:rsidR="00795CA5" w:rsidRPr="00763017" w:rsidRDefault="00795CA5" w:rsidP="00AC685F">
            <w:pPr>
              <w:pStyle w:val="ListParagraph"/>
              <w:numPr>
                <w:ilvl w:val="0"/>
                <w:numId w:val="51"/>
              </w:numPr>
              <w:rPr>
                <w:lang w:val="vi-VN"/>
                <w:rPrChange w:id="926" w:author="thu nga" w:date="2024-09-30T13:54:00Z">
                  <w:rPr/>
                </w:rPrChange>
              </w:rPr>
            </w:pPr>
          </w:p>
        </w:tc>
        <w:tc>
          <w:tcPr>
            <w:tcW w:w="4343" w:type="dxa"/>
            <w:vAlign w:val="center"/>
          </w:tcPr>
          <w:p w14:paraId="23E80304" w14:textId="70B4FF1D" w:rsidR="00795CA5" w:rsidRPr="00763017" w:rsidRDefault="00795CA5" w:rsidP="00AC685F">
            <w:pPr>
              <w:spacing w:line="276" w:lineRule="auto"/>
              <w:rPr>
                <w:rFonts w:ascii="Times New Roman" w:hAnsi="Times New Roman"/>
                <w:sz w:val="24"/>
                <w:szCs w:val="24"/>
                <w:lang w:val="fr-FR"/>
                <w:rPrChange w:id="927" w:author="thu nga" w:date="2024-09-30T13:54:00Z">
                  <w:rPr>
                    <w:rFonts w:ascii="Times New Roman" w:hAnsi="Times New Roman"/>
                    <w:sz w:val="24"/>
                    <w:szCs w:val="24"/>
                  </w:rPr>
                </w:rPrChange>
              </w:rPr>
            </w:pPr>
            <w:r w:rsidRPr="00763017">
              <w:rPr>
                <w:rFonts w:ascii="Times New Roman" w:hAnsi="Times New Roman"/>
                <w:sz w:val="24"/>
                <w:szCs w:val="24"/>
                <w:lang w:val="fr-FR"/>
                <w:rPrChange w:id="928" w:author="thu nga" w:date="2024-09-30T13:54:00Z">
                  <w:rPr>
                    <w:rFonts w:ascii="Times New Roman" w:hAnsi="Times New Roman"/>
                    <w:sz w:val="24"/>
                    <w:szCs w:val="24"/>
                  </w:rPr>
                </w:rPrChange>
              </w:rPr>
              <w:t>Nhóm người sử dụng là Admin</w:t>
            </w:r>
          </w:p>
        </w:tc>
        <w:tc>
          <w:tcPr>
            <w:tcW w:w="4162" w:type="dxa"/>
            <w:vAlign w:val="center"/>
          </w:tcPr>
          <w:p w14:paraId="16C88919" w14:textId="38578F35" w:rsidR="00795CA5" w:rsidRPr="00763017" w:rsidRDefault="00F43397" w:rsidP="00AC685F">
            <w:pPr>
              <w:spacing w:line="276" w:lineRule="auto"/>
              <w:rPr>
                <w:rFonts w:ascii="Times New Roman" w:hAnsi="Times New Roman"/>
                <w:sz w:val="24"/>
                <w:szCs w:val="24"/>
                <w:lang w:val="fr-FR"/>
                <w:rPrChange w:id="929" w:author="thu nga" w:date="2024-09-30T13:54:00Z">
                  <w:rPr>
                    <w:rFonts w:ascii="Times New Roman" w:hAnsi="Times New Roman"/>
                    <w:sz w:val="24"/>
                    <w:szCs w:val="24"/>
                  </w:rPr>
                </w:rPrChange>
              </w:rPr>
            </w:pPr>
            <w:r>
              <w:rPr>
                <w:rFonts w:ascii="Times New Roman" w:hAnsi="Times New Roman"/>
                <w:sz w:val="24"/>
                <w:szCs w:val="24"/>
              </w:rPr>
              <w:t xml:space="preserve">Thiết lập thông số, tham số, cấu hình hiển thị thông tin </w:t>
            </w:r>
            <w:ins w:id="930" w:author="Phuong Truong Thi" w:date="2024-11-25T10:17:00Z">
              <w:r w:rsidR="004511D8">
                <w:rPr>
                  <w:rFonts w:ascii="Times New Roman" w:hAnsi="Times New Roman"/>
                  <w:sz w:val="24"/>
                  <w:szCs w:val="24"/>
                </w:rPr>
                <w:t xml:space="preserve"> hệ thống</w:t>
              </w:r>
            </w:ins>
            <w:del w:id="931" w:author="Phuong Truong Thi" w:date="2024-11-25T10:16:00Z">
              <w:r w:rsidDel="004511D8">
                <w:rPr>
                  <w:rFonts w:ascii="Times New Roman" w:hAnsi="Times New Roman"/>
                  <w:sz w:val="24"/>
                  <w:szCs w:val="24"/>
                </w:rPr>
                <w:delText>của cấu phần Portfolio</w:delText>
              </w:r>
            </w:del>
          </w:p>
        </w:tc>
      </w:tr>
    </w:tbl>
    <w:p w14:paraId="5E4AF7E9" w14:textId="77777777" w:rsidR="00507163" w:rsidRDefault="00507163" w:rsidP="00B65462">
      <w:pPr>
        <w:rPr>
          <w:ins w:id="932" w:author="Phuong Truong Thi" w:date="2024-11-25T11:21:00Z"/>
          <w:rFonts w:ascii="Times New Roman" w:hAnsi="Times New Roman"/>
          <w:sz w:val="24"/>
          <w:szCs w:val="24"/>
        </w:rPr>
      </w:pPr>
      <w:bookmarkStart w:id="933" w:name="_Toc518078895"/>
      <w:bookmarkStart w:id="934" w:name="_Toc78487720"/>
      <w:bookmarkStart w:id="935" w:name="_Toc176352110"/>
      <w:bookmarkStart w:id="936" w:name="_Toc177425378"/>
    </w:p>
    <w:p w14:paraId="093A4003" w14:textId="045F7CFF" w:rsidR="00B65462" w:rsidRPr="004511D8" w:rsidDel="002C2B2A" w:rsidRDefault="004511D8" w:rsidP="27F76A1E">
      <w:pPr>
        <w:rPr>
          <w:del w:id="937" w:author="Phuong Truong Thi" w:date="2024-11-25T10:37:00Z"/>
          <w:rFonts w:ascii="Times New Roman" w:hAnsi="Times New Roman"/>
          <w:sz w:val="24"/>
          <w:szCs w:val="24"/>
          <w:lang w:val="fr-FR"/>
          <w:rPrChange w:id="938" w:author="Phuong Truong Thi" w:date="2024-11-25T10:17:00Z">
            <w:rPr>
              <w:del w:id="939" w:author="Phuong Truong Thi" w:date="2024-11-25T10:37:00Z"/>
              <w:lang w:val="fr-FR"/>
            </w:rPr>
          </w:rPrChange>
        </w:rPr>
      </w:pPr>
      <w:ins w:id="940" w:author="Phuong Truong Thi" w:date="2024-11-25T10:17:00Z">
        <w:r w:rsidRPr="004511D8">
          <w:rPr>
            <w:rFonts w:ascii="Times New Roman" w:hAnsi="Times New Roman"/>
            <w:sz w:val="24"/>
            <w:szCs w:val="24"/>
            <w:rPrChange w:id="941" w:author="Phuong Truong Thi" w:date="2024-11-25T10:17:00Z">
              <w:rPr/>
            </w:rPrChange>
          </w:rPr>
          <w:t>Tham chiếu tài liệu Admin Function để biết chi tiết từng đối tượng người dùng sẽ thực hiện tính năng gì trên hệ thống.</w:t>
        </w:r>
      </w:ins>
    </w:p>
    <w:p w14:paraId="6172C6E4" w14:textId="77777777" w:rsidR="00B65462" w:rsidDel="002C2B2A" w:rsidRDefault="00B65462" w:rsidP="00B65462">
      <w:pPr>
        <w:rPr>
          <w:del w:id="942" w:author="Phuong Truong Thi" w:date="2024-11-25T10:37:00Z"/>
          <w:lang w:val="x-none" w:eastAsia="x-none"/>
        </w:rPr>
      </w:pPr>
    </w:p>
    <w:p w14:paraId="717720C3" w14:textId="77777777" w:rsidR="00B65462" w:rsidRDefault="00B65462" w:rsidP="00B65462">
      <w:pPr>
        <w:rPr>
          <w:lang w:val="x-none" w:eastAsia="x-none"/>
        </w:rPr>
      </w:pPr>
    </w:p>
    <w:p w14:paraId="5979B288" w14:textId="4E8559DD" w:rsidR="00B65462" w:rsidRPr="00B65462" w:rsidDel="002C2B2A" w:rsidRDefault="00B65462" w:rsidP="00B65462">
      <w:pPr>
        <w:rPr>
          <w:del w:id="943" w:author="Phuong Truong Thi" w:date="2024-11-25T10:37:00Z"/>
          <w:lang w:val="x-none" w:eastAsia="x-none"/>
        </w:rPr>
      </w:pPr>
      <w:bookmarkStart w:id="944" w:name="_Toc183454686"/>
      <w:bookmarkStart w:id="945" w:name="_Toc183455638"/>
      <w:bookmarkStart w:id="946" w:name="_Toc184405972"/>
      <w:bookmarkStart w:id="947" w:name="_Toc184407231"/>
      <w:bookmarkStart w:id="948" w:name="_Toc184408179"/>
      <w:bookmarkStart w:id="949" w:name="_Toc184409127"/>
      <w:bookmarkStart w:id="950" w:name="_Toc184812863"/>
      <w:bookmarkEnd w:id="944"/>
      <w:bookmarkEnd w:id="945"/>
      <w:bookmarkEnd w:id="946"/>
      <w:bookmarkEnd w:id="947"/>
      <w:bookmarkEnd w:id="948"/>
      <w:bookmarkEnd w:id="949"/>
      <w:bookmarkEnd w:id="950"/>
    </w:p>
    <w:p w14:paraId="26D53D07" w14:textId="328F2D93" w:rsidR="008213FE" w:rsidRPr="00B65E5D" w:rsidRDefault="00795B75" w:rsidP="00CF6901">
      <w:pPr>
        <w:pStyle w:val="Heading1"/>
        <w:pBdr>
          <w:top w:val="none" w:sz="0" w:space="0" w:color="auto"/>
          <w:left w:val="none" w:sz="0" w:space="0" w:color="auto"/>
          <w:bottom w:val="none" w:sz="0" w:space="0" w:color="auto"/>
          <w:right w:val="none" w:sz="0" w:space="0" w:color="auto"/>
        </w:pBdr>
        <w:shd w:val="clear" w:color="auto" w:fill="auto"/>
      </w:pPr>
      <w:del w:id="951" w:author="Phuong Truong Thi" w:date="2024-10-18T01:50:00Z">
        <w:r w:rsidRPr="00075487" w:rsidDel="005C2997">
          <w:delText>CÁC YÊU CẦU CHỨC NĂNG</w:delText>
        </w:r>
        <w:bookmarkEnd w:id="933"/>
        <w:bookmarkEnd w:id="934"/>
        <w:r w:rsidR="0019087F" w:rsidDel="005C2997">
          <w:delText xml:space="preserve"> </w:delText>
        </w:r>
        <w:bookmarkEnd w:id="935"/>
        <w:r w:rsidR="00B6433F" w:rsidDel="005C2997">
          <w:rPr>
            <w:noProof/>
            <w:lang w:val="en-US" w:eastAsia="en-US"/>
          </w:rPr>
          <mc:AlternateContent>
            <mc:Choice Requires="wps">
              <w:drawing>
                <wp:anchor distT="0" distB="0" distL="114300" distR="114300" simplePos="0" relativeHeight="251658240" behindDoc="0" locked="0" layoutInCell="1" allowOverlap="1" wp14:anchorId="4358ECE2" wp14:editId="7F8B31F7">
                  <wp:simplePos x="0" y="0"/>
                  <wp:positionH relativeFrom="column">
                    <wp:posOffset>2436495</wp:posOffset>
                  </wp:positionH>
                  <wp:positionV relativeFrom="paragraph">
                    <wp:posOffset>182245</wp:posOffset>
                  </wp:positionV>
                  <wp:extent cx="698500" cy="88900"/>
                  <wp:effectExtent l="0" t="0" r="25400" b="25400"/>
                  <wp:wrapNone/>
                  <wp:docPr id="12" name="Rectangle 12" hidden="1"/>
                  <wp:cNvGraphicFramePr/>
                  <a:graphic xmlns:a="http://schemas.openxmlformats.org/drawingml/2006/main">
                    <a:graphicData uri="http://schemas.microsoft.com/office/word/2010/wordprocessingShape">
                      <wps:wsp>
                        <wps:cNvSpPr/>
                        <wps:spPr>
                          <a:xfrm>
                            <a:off x="0" y="0"/>
                            <a:ext cx="698500" cy="889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7E426" w14:textId="2E7B12C8" w:rsidR="001F44E5" w:rsidRPr="00C262A6" w:rsidRDefault="001F44E5" w:rsidP="00C262A6">
                              <w:pPr>
                                <w:pStyle w:val="Normal10"/>
                                <w:jc w:val="cente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62A6">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gfgf</w:t>
                              </w:r>
                              <w:r w:rsidRPr="00D247B4">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C262A6">
                                <w:rPr>
                                  <w:rStyle w:val="bullet2Char0"/>
                                  <w:lang w:val="vi-VN"/>
                                </w:rPr>
                                <w:t>.</w:t>
                              </w:r>
                              <w:r w:rsidRPr="00D247B4">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p w14:paraId="0F6C0AB7" w14:textId="561DECE5" w:rsidR="001F44E5" w:rsidRPr="00C262A6" w:rsidRDefault="001F44E5" w:rsidP="00C262A6">
                              <w:pPr>
                                <w:jc w:val="cente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62A6">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sdfsdfdfdf</w:t>
                              </w:r>
                              <w: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sdsfdsf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ECE2" id="Rectangle 12" o:spid="_x0000_s1026" style="position:absolute;left:0;text-align:left;margin-left:191.85pt;margin-top:14.35pt;width:55pt;height:7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" fillcolor="white [3212]" strokecolor="#4472c4 [3204]" strokeweight="1pt">
                  <v:textbox>
                    <w:txbxContent>
                      <w:p w14:paraId="2A87E426" w14:textId="2E7B12C8" w:rsidR="001F44E5" w:rsidRPr="00C262A6" w:rsidRDefault="001F44E5" w:rsidP="00C262A6">
                        <w:pPr>
                          <w:pStyle w:val="Normal10"/>
                          <w:jc w:val="cente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62A6">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gfgf</w:t>
                        </w:r>
                        <w:r w:rsidRPr="00D247B4">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C262A6">
                          <w:rPr>
                            <w:rStyle w:val="bullet2Char0"/>
                            <w:lang w:val="vi-VN"/>
                          </w:rPr>
                          <w:t>.</w:t>
                        </w:r>
                        <w:r w:rsidRPr="00D247B4">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p w14:paraId="0F6C0AB7" w14:textId="561DECE5" w:rsidR="001F44E5" w:rsidRPr="00C262A6" w:rsidRDefault="001F44E5" w:rsidP="00C262A6">
                        <w:pPr>
                          <w:jc w:val="cente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62A6">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sdfsdfdfdf</w:t>
                        </w:r>
                        <w:r>
                          <w:rPr>
                            <w:color w:val="FFFFFF" w:themeColor="background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sdsfdsf</w:t>
                        </w:r>
                      </w:p>
                    </w:txbxContent>
                  </v:textbox>
                </v:rect>
              </w:pict>
            </mc:Fallback>
          </mc:AlternateContent>
        </w:r>
        <w:r w:rsidR="002E6E1D" w:rsidDel="005C2997">
          <w:rPr>
            <w:noProof/>
            <w:lang w:val="en-US" w:eastAsia="en-US"/>
          </w:rPr>
          <mc:AlternateContent>
            <mc:Choice Requires="wps">
              <w:drawing>
                <wp:anchor distT="0" distB="0" distL="114300" distR="114300" simplePos="0" relativeHeight="251658241" behindDoc="0" locked="0" layoutInCell="1" allowOverlap="1" wp14:anchorId="315636B9" wp14:editId="08F97DA6">
                  <wp:simplePos x="0" y="0"/>
                  <wp:positionH relativeFrom="column">
                    <wp:posOffset>3302000</wp:posOffset>
                  </wp:positionH>
                  <wp:positionV relativeFrom="paragraph">
                    <wp:posOffset>160655</wp:posOffset>
                  </wp:positionV>
                  <wp:extent cx="495300" cy="88900"/>
                  <wp:effectExtent l="0" t="0" r="19050" b="25400"/>
                  <wp:wrapNone/>
                  <wp:docPr id="8" name="Rectangle 8" hidden="1"/>
                  <wp:cNvGraphicFramePr/>
                  <a:graphic xmlns:a="http://schemas.openxmlformats.org/drawingml/2006/main">
                    <a:graphicData uri="http://schemas.microsoft.com/office/word/2010/wordprocessingShape">
                      <wps:wsp>
                        <wps:cNvSpPr/>
                        <wps:spPr>
                          <a:xfrm>
                            <a:off x="0" y="0"/>
                            <a:ext cx="495300" cy="88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38FD" id="Rectangle 8" o:spid="_x0000_s1026" style="position:absolute;margin-left:260pt;margin-top:12.65pt;width:39pt;height:7pt;z-index:25165824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" fillcolor="white [3212]" strokecolor="#1f3763 [1604]" strokeweight="1pt"/>
              </w:pict>
            </mc:Fallback>
          </mc:AlternateContent>
        </w:r>
        <w:r w:rsidR="007278FA" w:rsidDel="005C2997">
          <w:delText>PORTFOLIO</w:delText>
        </w:r>
      </w:del>
      <w:bookmarkStart w:id="952" w:name="_Toc184812864"/>
      <w:bookmarkEnd w:id="936"/>
      <w:ins w:id="953" w:author="Phuong Truong Thi" w:date="2024-10-18T01:50:00Z">
        <w:r w:rsidR="005C2997">
          <w:t>NỘI DUNG</w:t>
        </w:r>
      </w:ins>
      <w:bookmarkEnd w:id="952"/>
    </w:p>
    <w:p w14:paraId="3F0F691C" w14:textId="4E9BB082" w:rsidR="00B104C5" w:rsidRPr="009E5742" w:rsidRDefault="005C2997" w:rsidP="00CF6901">
      <w:pPr>
        <w:pStyle w:val="Heading23"/>
        <w:pBdr>
          <w:top w:val="none" w:sz="0" w:space="0" w:color="auto"/>
          <w:left w:val="none" w:sz="0" w:space="0" w:color="auto"/>
          <w:bottom w:val="none" w:sz="0" w:space="0" w:color="auto"/>
          <w:right w:val="none" w:sz="0" w:space="0" w:color="auto"/>
        </w:pBdr>
        <w:shd w:val="clear" w:color="auto" w:fill="auto"/>
        <w:ind w:left="0" w:firstLine="0"/>
        <w:rPr>
          <w:sz w:val="28"/>
          <w:szCs w:val="28"/>
          <w:rPrChange w:id="954" w:author="Phuong Truong Thi" w:date="2024-11-25T04:10:00Z">
            <w:rPr/>
          </w:rPrChange>
        </w:rPr>
      </w:pPr>
      <w:bookmarkStart w:id="955" w:name="_Toc177425379"/>
      <w:ins w:id="956" w:author="Phuong Truong Thi" w:date="2024-10-18T01:50:00Z">
        <w:r w:rsidRPr="009E5742">
          <w:rPr>
            <w:sz w:val="28"/>
            <w:szCs w:val="28"/>
            <w:rPrChange w:id="957" w:author="Phuong Truong Thi" w:date="2024-11-25T04:10:00Z">
              <w:rPr/>
            </w:rPrChange>
          </w:rPr>
          <w:t xml:space="preserve"> </w:t>
        </w:r>
      </w:ins>
      <w:bookmarkStart w:id="958" w:name="_Toc184812865"/>
      <w:bookmarkEnd w:id="955"/>
      <w:r w:rsidRPr="009E5742">
        <w:rPr>
          <w:sz w:val="28"/>
          <w:szCs w:val="28"/>
          <w:rPrChange w:id="959" w:author="Phuong Truong Thi" w:date="2024-11-25T04:10:00Z">
            <w:rPr/>
          </w:rPrChange>
        </w:rPr>
        <w:t>Tổng quan hệ thống</w:t>
      </w:r>
      <w:bookmarkEnd w:id="958"/>
    </w:p>
    <w:p w14:paraId="1696AA65" w14:textId="4D85E6EC" w:rsidR="005C2997" w:rsidRDefault="005C2997" w:rsidP="005C2997">
      <w:pPr>
        <w:pStyle w:val="Heading31"/>
        <w:rPr>
          <w:sz w:val="24"/>
          <w:szCs w:val="24"/>
        </w:rPr>
      </w:pPr>
      <w:bookmarkStart w:id="960" w:name="_Toc184812866"/>
      <w:commentRangeStart w:id="961"/>
      <w:commentRangeStart w:id="962"/>
      <w:commentRangeStart w:id="963"/>
      <w:r w:rsidRPr="005C2997">
        <w:rPr>
          <w:sz w:val="24"/>
          <w:szCs w:val="24"/>
        </w:rPr>
        <w:t>Mô hình chức năng</w:t>
      </w:r>
      <w:commentRangeEnd w:id="961"/>
      <w:r w:rsidR="00BE4A64">
        <w:rPr>
          <w:rStyle w:val="CommentReference"/>
          <w:rFonts w:ascii="Arial" w:eastAsia="Calibri" w:hAnsi="Arial"/>
          <w:b w:val="0"/>
          <w:bCs w:val="0"/>
          <w:lang w:val="x-none"/>
        </w:rPr>
        <w:commentReference w:id="961"/>
      </w:r>
      <w:commentRangeEnd w:id="962"/>
      <w:r w:rsidR="00DD7742">
        <w:rPr>
          <w:rStyle w:val="CommentReference"/>
          <w:rFonts w:ascii="Arial" w:eastAsia="Calibri" w:hAnsi="Arial"/>
          <w:b w:val="0"/>
          <w:bCs w:val="0"/>
          <w:lang w:val="x-none"/>
        </w:rPr>
        <w:commentReference w:id="962"/>
      </w:r>
      <w:commentRangeEnd w:id="963"/>
      <w:r w:rsidR="001F44E5">
        <w:rPr>
          <w:rStyle w:val="CommentReference"/>
          <w:rFonts w:ascii="Arial" w:eastAsia="Calibri" w:hAnsi="Arial"/>
          <w:b w:val="0"/>
          <w:bCs w:val="0"/>
          <w:lang w:val="x-none"/>
        </w:rPr>
        <w:commentReference w:id="963"/>
      </w:r>
      <w:bookmarkEnd w:id="960"/>
    </w:p>
    <w:p w14:paraId="5319AF2F" w14:textId="64641381" w:rsidR="00613BB7" w:rsidDel="00780C91" w:rsidRDefault="00DD7742" w:rsidP="002B5B0F">
      <w:pPr>
        <w:pStyle w:val="Heading31"/>
        <w:numPr>
          <w:ilvl w:val="0"/>
          <w:numId w:val="0"/>
        </w:numPr>
        <w:outlineLvl w:val="9"/>
        <w:rPr>
          <w:del w:id="964" w:author="Phuong Truong Thi" w:date="2024-12-06T18:57:00Z"/>
          <w:sz w:val="24"/>
          <w:szCs w:val="24"/>
        </w:rPr>
      </w:pPr>
      <w:del w:id="965" w:author="Phuong Truong Thi" w:date="2024-11-25T04:05:00Z">
        <w:r w:rsidDel="009E5742">
          <w:rPr>
            <w:b w:val="0"/>
            <w:bCs w:val="0"/>
            <w:noProof/>
          </w:rPr>
          <w:drawing>
            <wp:inline distT="0" distB="0" distL="0" distR="0" wp14:anchorId="0945CF3E" wp14:editId="5420D470">
              <wp:extent cx="4876190" cy="5000000"/>
              <wp:effectExtent l="0" t="0" r="635" b="0"/>
              <wp:docPr id="140769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2145" name=""/>
                      <pic:cNvPicPr/>
                    </pic:nvPicPr>
                    <pic:blipFill>
                      <a:blip r:embed="rId15"/>
                      <a:stretch>
                        <a:fillRect/>
                      </a:stretch>
                    </pic:blipFill>
                    <pic:spPr>
                      <a:xfrm>
                        <a:off x="0" y="0"/>
                        <a:ext cx="4876190" cy="5000000"/>
                      </a:xfrm>
                      <a:prstGeom prst="rect">
                        <a:avLst/>
                      </a:prstGeom>
                    </pic:spPr>
                  </pic:pic>
                </a:graphicData>
              </a:graphic>
            </wp:inline>
          </w:drawing>
        </w:r>
      </w:del>
      <w:ins w:id="966" w:author="Phuong Truong Thi" w:date="2024-11-25T18:36:00Z">
        <w:r w:rsidR="001F02CE" w:rsidRPr="001F02CE">
          <w:rPr>
            <w:noProof/>
          </w:rPr>
          <w:t xml:space="preserve"> </w:t>
        </w:r>
      </w:ins>
      <w:ins w:id="967" w:author="Phuong Truong Thi" w:date="2024-12-06T18:57:00Z">
        <w:r w:rsidR="00780C91">
          <w:rPr>
            <w:b w:val="0"/>
            <w:bCs w:val="0"/>
            <w:noProof/>
          </w:rPr>
          <w:drawing>
            <wp:inline distT="0" distB="0" distL="0" distR="0" wp14:anchorId="45C861DD" wp14:editId="1AB94340">
              <wp:extent cx="5691117" cy="7952105"/>
              <wp:effectExtent l="0" t="0" r="5080" b="0"/>
              <wp:docPr id="17789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3577" name=""/>
                      <pic:cNvPicPr/>
                    </pic:nvPicPr>
                    <pic:blipFill>
                      <a:blip r:embed="rId16"/>
                      <a:stretch>
                        <a:fillRect/>
                      </a:stretch>
                    </pic:blipFill>
                    <pic:spPr>
                      <a:xfrm>
                        <a:off x="0" y="0"/>
                        <a:ext cx="5697552" cy="7961097"/>
                      </a:xfrm>
                      <a:prstGeom prst="rect">
                        <a:avLst/>
                      </a:prstGeom>
                    </pic:spPr>
                  </pic:pic>
                </a:graphicData>
              </a:graphic>
            </wp:inline>
          </w:drawing>
        </w:r>
      </w:ins>
    </w:p>
    <w:p w14:paraId="66A775B3" w14:textId="77777777" w:rsidR="00431C66" w:rsidRPr="005C2997" w:rsidRDefault="00431C66" w:rsidP="002B5B0F">
      <w:pPr>
        <w:pStyle w:val="Heading31"/>
        <w:numPr>
          <w:ilvl w:val="0"/>
          <w:numId w:val="0"/>
        </w:numPr>
        <w:outlineLvl w:val="9"/>
        <w:rPr>
          <w:sz w:val="24"/>
          <w:szCs w:val="24"/>
        </w:rPr>
      </w:pPr>
    </w:p>
    <w:p w14:paraId="3DBED32E" w14:textId="6B0C4714" w:rsidR="005C2997" w:rsidRDefault="005C2997" w:rsidP="005C2997">
      <w:pPr>
        <w:pStyle w:val="Heading31"/>
        <w:rPr>
          <w:sz w:val="24"/>
          <w:szCs w:val="24"/>
        </w:rPr>
      </w:pPr>
      <w:bookmarkStart w:id="968" w:name="_Toc184812867"/>
      <w:r w:rsidRPr="005C2997">
        <w:rPr>
          <w:sz w:val="24"/>
          <w:szCs w:val="24"/>
        </w:rPr>
        <w:lastRenderedPageBreak/>
        <w:t>Danh sách chức năng chi tiết</w:t>
      </w:r>
      <w:bookmarkEnd w:id="968"/>
    </w:p>
    <w:p w14:paraId="1AD90815" w14:textId="77777777" w:rsidR="00F43397" w:rsidRDefault="00F43397" w:rsidP="00F43397">
      <w:pPr>
        <w:pStyle w:val="Heading31"/>
        <w:numPr>
          <w:ilvl w:val="0"/>
          <w:numId w:val="0"/>
        </w:numPr>
        <w:ind w:left="504"/>
        <w:outlineLvl w:val="9"/>
        <w:rPr>
          <w:sz w:val="24"/>
          <w:szCs w:val="24"/>
        </w:rPr>
      </w:pPr>
    </w:p>
    <w:tbl>
      <w:tblPr>
        <w:tblW w:w="93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70"/>
        <w:gridCol w:w="1882"/>
        <w:gridCol w:w="6795"/>
      </w:tblGrid>
      <w:tr w:rsidR="0088045B" w:rsidRPr="004226BF" w14:paraId="1667AB6F" w14:textId="77777777" w:rsidTr="00EA757D">
        <w:trPr>
          <w:trHeight w:val="300"/>
          <w:tblHeader/>
        </w:trPr>
        <w:tc>
          <w:tcPr>
            <w:tcW w:w="670" w:type="dxa"/>
            <w:shd w:val="clear" w:color="auto" w:fill="C9C9C9" w:themeFill="accent3" w:themeFillTint="99"/>
            <w:vAlign w:val="center"/>
          </w:tcPr>
          <w:p w14:paraId="24B15A6C" w14:textId="77777777" w:rsidR="0088045B" w:rsidRPr="004226BF" w:rsidRDefault="0088045B" w:rsidP="00817E47">
            <w:pPr>
              <w:spacing w:before="0"/>
              <w:jc w:val="center"/>
              <w:rPr>
                <w:rFonts w:ascii="Times New Roman" w:hAnsi="Times New Roman"/>
                <w:b/>
                <w:bCs/>
                <w:sz w:val="24"/>
                <w:szCs w:val="24"/>
              </w:rPr>
            </w:pPr>
            <w:r w:rsidRPr="004226BF">
              <w:rPr>
                <w:rFonts w:ascii="Times New Roman" w:hAnsi="Times New Roman"/>
                <w:b/>
                <w:bCs/>
                <w:sz w:val="24"/>
                <w:szCs w:val="24"/>
              </w:rPr>
              <w:t>STT</w:t>
            </w:r>
          </w:p>
        </w:tc>
        <w:tc>
          <w:tcPr>
            <w:tcW w:w="1882" w:type="dxa"/>
            <w:shd w:val="clear" w:color="auto" w:fill="C9C9C9" w:themeFill="accent3" w:themeFillTint="99"/>
          </w:tcPr>
          <w:p w14:paraId="42E6990E" w14:textId="77777777" w:rsidR="0088045B" w:rsidRPr="004226BF" w:rsidRDefault="0088045B" w:rsidP="00817E47">
            <w:pPr>
              <w:spacing w:before="0"/>
              <w:jc w:val="center"/>
              <w:rPr>
                <w:rFonts w:ascii="Times New Roman" w:hAnsi="Times New Roman"/>
                <w:b/>
                <w:bCs/>
                <w:sz w:val="24"/>
                <w:szCs w:val="24"/>
              </w:rPr>
            </w:pPr>
            <w:r w:rsidRPr="004226BF">
              <w:rPr>
                <w:rFonts w:ascii="Times New Roman" w:hAnsi="Times New Roman"/>
                <w:b/>
                <w:bCs/>
                <w:sz w:val="24"/>
                <w:szCs w:val="24"/>
              </w:rPr>
              <w:t>Mã chức năng</w:t>
            </w:r>
          </w:p>
        </w:tc>
        <w:tc>
          <w:tcPr>
            <w:tcW w:w="6795" w:type="dxa"/>
            <w:shd w:val="clear" w:color="auto" w:fill="C9C9C9" w:themeFill="accent3" w:themeFillTint="99"/>
            <w:vAlign w:val="center"/>
          </w:tcPr>
          <w:p w14:paraId="238A944A" w14:textId="77777777" w:rsidR="0088045B" w:rsidRPr="004226BF" w:rsidRDefault="0088045B" w:rsidP="00817E47">
            <w:pPr>
              <w:spacing w:before="0"/>
              <w:jc w:val="center"/>
              <w:rPr>
                <w:rFonts w:ascii="Times New Roman" w:hAnsi="Times New Roman"/>
                <w:b/>
                <w:bCs/>
                <w:sz w:val="24"/>
                <w:szCs w:val="24"/>
              </w:rPr>
            </w:pPr>
            <w:r w:rsidRPr="004226BF">
              <w:rPr>
                <w:rFonts w:ascii="Times New Roman" w:hAnsi="Times New Roman"/>
                <w:b/>
                <w:bCs/>
                <w:sz w:val="24"/>
                <w:szCs w:val="24"/>
              </w:rPr>
              <w:t>Chức năng</w:t>
            </w:r>
          </w:p>
        </w:tc>
      </w:tr>
      <w:tr w:rsidR="0088045B" w:rsidRPr="004226BF" w14:paraId="7411414D" w14:textId="77777777" w:rsidTr="00817E47">
        <w:trPr>
          <w:trHeight w:val="300"/>
        </w:trPr>
        <w:tc>
          <w:tcPr>
            <w:tcW w:w="670" w:type="dxa"/>
            <w:shd w:val="clear" w:color="auto" w:fill="auto"/>
          </w:tcPr>
          <w:p w14:paraId="014BB7E1" w14:textId="77777777" w:rsidR="0088045B" w:rsidRPr="004226BF" w:rsidRDefault="0088045B">
            <w:pPr>
              <w:pStyle w:val="AUTONUM2"/>
              <w:numPr>
                <w:ilvl w:val="0"/>
                <w:numId w:val="164"/>
              </w:numPr>
              <w:tabs>
                <w:tab w:val="clear" w:pos="522"/>
                <w:tab w:val="left" w:pos="180"/>
              </w:tabs>
              <w:spacing w:before="0" w:after="0"/>
              <w:jc w:val="both"/>
              <w:rPr>
                <w:color w:val="000000"/>
                <w:sz w:val="24"/>
                <w:szCs w:val="24"/>
              </w:rPr>
              <w:pPrChange w:id="969"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50D9EB29" w14:textId="41B31621" w:rsidR="0088045B" w:rsidRPr="00C654B0" w:rsidRDefault="00A2722A" w:rsidP="00817E47">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PORT.00</w:t>
            </w:r>
          </w:p>
        </w:tc>
        <w:tc>
          <w:tcPr>
            <w:tcW w:w="6795" w:type="dxa"/>
            <w:shd w:val="clear" w:color="auto" w:fill="auto"/>
          </w:tcPr>
          <w:p w14:paraId="531F551E" w14:textId="75918EC4" w:rsidR="0088045B" w:rsidRPr="004226BF" w:rsidRDefault="00EA757D" w:rsidP="00817E47">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Rule phân bổ</w:t>
            </w:r>
          </w:p>
        </w:tc>
      </w:tr>
      <w:tr w:rsidR="0088045B" w:rsidRPr="004226BF" w14:paraId="2A7ADF4F" w14:textId="77777777" w:rsidTr="00817E47">
        <w:trPr>
          <w:trHeight w:val="300"/>
        </w:trPr>
        <w:tc>
          <w:tcPr>
            <w:tcW w:w="670" w:type="dxa"/>
            <w:shd w:val="clear" w:color="auto" w:fill="auto"/>
          </w:tcPr>
          <w:p w14:paraId="55032C45" w14:textId="77777777" w:rsidR="0088045B" w:rsidRPr="004226BF" w:rsidRDefault="0088045B">
            <w:pPr>
              <w:pStyle w:val="AUTONUM2"/>
              <w:numPr>
                <w:ilvl w:val="0"/>
                <w:numId w:val="164"/>
              </w:numPr>
              <w:tabs>
                <w:tab w:val="clear" w:pos="522"/>
                <w:tab w:val="left" w:pos="180"/>
              </w:tabs>
              <w:spacing w:before="0" w:after="0"/>
              <w:jc w:val="both"/>
              <w:rPr>
                <w:color w:val="000000"/>
                <w:sz w:val="24"/>
                <w:szCs w:val="24"/>
              </w:rPr>
              <w:pPrChange w:id="970"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75C6324C" w14:textId="67E52B39" w:rsidR="0088045B" w:rsidRPr="00C654B0" w:rsidRDefault="00A2722A" w:rsidP="00817E47">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PORT.01</w:t>
            </w:r>
          </w:p>
        </w:tc>
        <w:tc>
          <w:tcPr>
            <w:tcW w:w="6795" w:type="dxa"/>
            <w:shd w:val="clear" w:color="auto" w:fill="auto"/>
          </w:tcPr>
          <w:p w14:paraId="4F8488A4" w14:textId="37FE21A0" w:rsidR="0088045B" w:rsidRPr="004226BF" w:rsidRDefault="00EA757D" w:rsidP="00817E47">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Xem danh sách tất cả </w:t>
            </w:r>
            <w:del w:id="971" w:author="Phuong Truong Thi" w:date="2024-11-25T04:06:00Z">
              <w:r w:rsidDel="009E5742">
                <w:rPr>
                  <w:rFonts w:ascii="Times New Roman" w:eastAsia="Times New Roman" w:hAnsi="Times New Roman"/>
                  <w:color w:val="000000" w:themeColor="text1"/>
                  <w:sz w:val="24"/>
                  <w:szCs w:val="24"/>
                </w:rPr>
                <w:delText>khách hàng</w:delText>
              </w:r>
            </w:del>
            <w:ins w:id="972" w:author="Phuong Truong Thi" w:date="2024-11-25T04:06:00Z">
              <w:r w:rsidR="009E5742">
                <w:rPr>
                  <w:rFonts w:ascii="Times New Roman" w:eastAsia="Times New Roman" w:hAnsi="Times New Roman"/>
                  <w:color w:val="000000" w:themeColor="text1"/>
                  <w:sz w:val="24"/>
                  <w:szCs w:val="24"/>
                </w:rPr>
                <w:t>KH</w:t>
              </w:r>
            </w:ins>
          </w:p>
        </w:tc>
      </w:tr>
      <w:tr w:rsidR="0088045B" w:rsidRPr="004226BF" w14:paraId="0079A1E8" w14:textId="77777777" w:rsidTr="00817E47">
        <w:trPr>
          <w:trHeight w:val="300"/>
        </w:trPr>
        <w:tc>
          <w:tcPr>
            <w:tcW w:w="670" w:type="dxa"/>
            <w:shd w:val="clear" w:color="auto" w:fill="auto"/>
          </w:tcPr>
          <w:p w14:paraId="74429CB6" w14:textId="77777777" w:rsidR="0088045B" w:rsidRPr="004226BF" w:rsidRDefault="0088045B">
            <w:pPr>
              <w:pStyle w:val="AUTONUM2"/>
              <w:numPr>
                <w:ilvl w:val="0"/>
                <w:numId w:val="164"/>
              </w:numPr>
              <w:tabs>
                <w:tab w:val="clear" w:pos="522"/>
                <w:tab w:val="left" w:pos="180"/>
              </w:tabs>
              <w:spacing w:before="0" w:after="0"/>
              <w:jc w:val="both"/>
              <w:rPr>
                <w:color w:val="000000"/>
                <w:sz w:val="24"/>
                <w:szCs w:val="24"/>
              </w:rPr>
              <w:pPrChange w:id="973"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3A82E415" w14:textId="49A10756" w:rsidR="0088045B" w:rsidRPr="00C654B0" w:rsidRDefault="00A2722A" w:rsidP="00817E47">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PORT.02</w:t>
            </w:r>
          </w:p>
        </w:tc>
        <w:tc>
          <w:tcPr>
            <w:tcW w:w="6795" w:type="dxa"/>
            <w:shd w:val="clear" w:color="auto" w:fill="auto"/>
          </w:tcPr>
          <w:p w14:paraId="4A74DE1C" w14:textId="212DE7BC" w:rsidR="0088045B" w:rsidRPr="00EA757D" w:rsidRDefault="00EA757D" w:rsidP="00817E47">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Xem danh sách KH AF</w:t>
            </w:r>
          </w:p>
        </w:tc>
      </w:tr>
      <w:tr w:rsidR="00EA757D" w:rsidRPr="004226BF" w14:paraId="24A1A4CA" w14:textId="77777777" w:rsidTr="00817E47">
        <w:trPr>
          <w:trHeight w:val="300"/>
        </w:trPr>
        <w:tc>
          <w:tcPr>
            <w:tcW w:w="670" w:type="dxa"/>
            <w:shd w:val="clear" w:color="auto" w:fill="auto"/>
          </w:tcPr>
          <w:p w14:paraId="07FD0E2D" w14:textId="77777777" w:rsidR="00EA757D" w:rsidRPr="004226BF" w:rsidRDefault="00EA757D">
            <w:pPr>
              <w:pStyle w:val="AUTONUM2"/>
              <w:numPr>
                <w:ilvl w:val="0"/>
                <w:numId w:val="164"/>
              </w:numPr>
              <w:tabs>
                <w:tab w:val="clear" w:pos="522"/>
                <w:tab w:val="left" w:pos="180"/>
              </w:tabs>
              <w:spacing w:before="0" w:after="0"/>
              <w:jc w:val="both"/>
              <w:rPr>
                <w:color w:val="000000"/>
                <w:sz w:val="24"/>
                <w:szCs w:val="24"/>
              </w:rPr>
              <w:pPrChange w:id="974"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12157F6F" w14:textId="32F6BDF0"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PORT.03</w:t>
            </w:r>
          </w:p>
        </w:tc>
        <w:tc>
          <w:tcPr>
            <w:tcW w:w="6795" w:type="dxa"/>
            <w:shd w:val="clear" w:color="auto" w:fill="auto"/>
          </w:tcPr>
          <w:p w14:paraId="5DC689CF" w14:textId="4FB83EE3" w:rsidR="00EA757D" w:rsidRPr="00EA757D"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 xml:space="preserve">Xem danh sách KH </w:t>
            </w:r>
            <w:r>
              <w:rPr>
                <w:rFonts w:ascii="Times New Roman" w:eastAsia="Times New Roman" w:hAnsi="Times New Roman"/>
                <w:color w:val="000000" w:themeColor="text1"/>
                <w:sz w:val="24"/>
                <w:szCs w:val="24"/>
              </w:rPr>
              <w:t>M</w:t>
            </w:r>
            <w:r w:rsidRPr="00EA757D">
              <w:rPr>
                <w:rFonts w:ascii="Times New Roman" w:eastAsia="Times New Roman" w:hAnsi="Times New Roman"/>
                <w:color w:val="000000" w:themeColor="text1"/>
                <w:sz w:val="24"/>
                <w:szCs w:val="24"/>
              </w:rPr>
              <w:t>AF</w:t>
            </w:r>
          </w:p>
        </w:tc>
      </w:tr>
      <w:tr w:rsidR="00EA757D" w:rsidRPr="004226BF" w14:paraId="0B3658B2" w14:textId="77777777" w:rsidTr="00817E47">
        <w:trPr>
          <w:trHeight w:val="300"/>
        </w:trPr>
        <w:tc>
          <w:tcPr>
            <w:tcW w:w="670" w:type="dxa"/>
            <w:shd w:val="clear" w:color="auto" w:fill="auto"/>
          </w:tcPr>
          <w:p w14:paraId="5842C753" w14:textId="77777777" w:rsidR="00EA757D" w:rsidRPr="004226BF" w:rsidRDefault="00EA757D">
            <w:pPr>
              <w:pStyle w:val="AUTONUM2"/>
              <w:numPr>
                <w:ilvl w:val="0"/>
                <w:numId w:val="164"/>
              </w:numPr>
              <w:tabs>
                <w:tab w:val="clear" w:pos="522"/>
                <w:tab w:val="left" w:pos="180"/>
              </w:tabs>
              <w:spacing w:before="0" w:after="0"/>
              <w:jc w:val="both"/>
              <w:rPr>
                <w:color w:val="000000" w:themeColor="text1"/>
                <w:sz w:val="24"/>
                <w:szCs w:val="24"/>
              </w:rPr>
              <w:pPrChange w:id="975"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14E5AEC5" w14:textId="66E5E052"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PORT.04</w:t>
            </w:r>
          </w:p>
        </w:tc>
        <w:tc>
          <w:tcPr>
            <w:tcW w:w="6795" w:type="dxa"/>
            <w:shd w:val="clear" w:color="auto" w:fill="auto"/>
          </w:tcPr>
          <w:p w14:paraId="4A6E7975" w14:textId="5882B126" w:rsidR="00EA757D" w:rsidRPr="00EA757D"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 xml:space="preserve">Xem danh sách KH </w:t>
            </w:r>
            <w:del w:id="976" w:author="Phuong Truong Thi" w:date="2024-12-04T01:30:00Z">
              <w:r w:rsidDel="00294BE6">
                <w:rPr>
                  <w:rFonts w:ascii="Times New Roman" w:eastAsia="Times New Roman" w:hAnsi="Times New Roman"/>
                  <w:color w:val="000000" w:themeColor="text1"/>
                  <w:sz w:val="24"/>
                  <w:szCs w:val="24"/>
                </w:rPr>
                <w:delText>M</w:delText>
              </w:r>
              <w:r w:rsidRPr="00EA757D" w:rsidDel="00294BE6">
                <w:rPr>
                  <w:rFonts w:ascii="Times New Roman" w:eastAsia="Times New Roman" w:hAnsi="Times New Roman"/>
                  <w:color w:val="000000" w:themeColor="text1"/>
                  <w:sz w:val="24"/>
                  <w:szCs w:val="24"/>
                </w:rPr>
                <w:delText>A</w:delText>
              </w:r>
              <w:r w:rsidDel="00294BE6">
                <w:rPr>
                  <w:rFonts w:ascii="Times New Roman" w:eastAsia="Times New Roman" w:hAnsi="Times New Roman"/>
                  <w:color w:val="000000" w:themeColor="text1"/>
                  <w:sz w:val="24"/>
                  <w:szCs w:val="24"/>
                </w:rPr>
                <w:delText>SS</w:delText>
              </w:r>
            </w:del>
            <w:ins w:id="977" w:author="Phuong Truong Thi" w:date="2024-12-04T01:30:00Z">
              <w:r w:rsidR="00294BE6">
                <w:rPr>
                  <w:rFonts w:ascii="Times New Roman" w:eastAsia="Times New Roman" w:hAnsi="Times New Roman"/>
                  <w:color w:val="000000" w:themeColor="text1"/>
                  <w:sz w:val="24"/>
                  <w:szCs w:val="24"/>
                </w:rPr>
                <w:t>MASS</w:t>
              </w:r>
            </w:ins>
          </w:p>
        </w:tc>
      </w:tr>
      <w:tr w:rsidR="00EA757D" w:rsidRPr="004226BF" w14:paraId="2A9979F7" w14:textId="77777777" w:rsidTr="00817E47">
        <w:trPr>
          <w:trHeight w:val="300"/>
        </w:trPr>
        <w:tc>
          <w:tcPr>
            <w:tcW w:w="670" w:type="dxa"/>
            <w:shd w:val="clear" w:color="auto" w:fill="auto"/>
          </w:tcPr>
          <w:p w14:paraId="4FC5F6C6" w14:textId="77777777" w:rsidR="00EA757D" w:rsidRPr="004226BF" w:rsidRDefault="00EA757D">
            <w:pPr>
              <w:pStyle w:val="AUTONUM2"/>
              <w:numPr>
                <w:ilvl w:val="0"/>
                <w:numId w:val="164"/>
              </w:numPr>
              <w:tabs>
                <w:tab w:val="clear" w:pos="522"/>
                <w:tab w:val="left" w:pos="180"/>
              </w:tabs>
              <w:spacing w:before="0" w:after="0"/>
              <w:jc w:val="both"/>
              <w:rPr>
                <w:color w:val="000000"/>
                <w:sz w:val="24"/>
                <w:szCs w:val="24"/>
              </w:rPr>
              <w:pPrChange w:id="978"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7898F6B9" w14:textId="54CA8A4F"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PORT.05</w:t>
            </w:r>
          </w:p>
        </w:tc>
        <w:tc>
          <w:tcPr>
            <w:tcW w:w="6795" w:type="dxa"/>
            <w:shd w:val="clear" w:color="auto" w:fill="auto"/>
          </w:tcPr>
          <w:p w14:paraId="1F3E0D85" w14:textId="0176B8E7" w:rsidR="00EA757D" w:rsidRPr="00EA757D"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Xem danh sách KH</w:t>
            </w:r>
            <w:r>
              <w:rPr>
                <w:rFonts w:ascii="Times New Roman" w:eastAsia="Times New Roman" w:hAnsi="Times New Roman"/>
                <w:color w:val="000000" w:themeColor="text1"/>
                <w:sz w:val="24"/>
                <w:szCs w:val="24"/>
              </w:rPr>
              <w:t xml:space="preserve"> sinh nhật</w:t>
            </w:r>
          </w:p>
        </w:tc>
      </w:tr>
      <w:tr w:rsidR="00EA757D" w:rsidRPr="004226BF" w14:paraId="59A091FD" w14:textId="77777777" w:rsidTr="00817E47">
        <w:trPr>
          <w:trHeight w:val="300"/>
        </w:trPr>
        <w:tc>
          <w:tcPr>
            <w:tcW w:w="670" w:type="dxa"/>
            <w:shd w:val="clear" w:color="auto" w:fill="auto"/>
          </w:tcPr>
          <w:p w14:paraId="5328D004" w14:textId="77777777" w:rsidR="00EA757D" w:rsidRPr="004226BF" w:rsidRDefault="00EA757D">
            <w:pPr>
              <w:pStyle w:val="AUTONUM2"/>
              <w:numPr>
                <w:ilvl w:val="0"/>
                <w:numId w:val="164"/>
              </w:numPr>
              <w:tabs>
                <w:tab w:val="clear" w:pos="522"/>
                <w:tab w:val="left" w:pos="180"/>
              </w:tabs>
              <w:spacing w:before="0" w:after="0"/>
              <w:jc w:val="both"/>
              <w:rPr>
                <w:color w:val="000000"/>
                <w:sz w:val="24"/>
                <w:szCs w:val="24"/>
              </w:rPr>
              <w:pPrChange w:id="979"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5FC11653" w14:textId="03544CAE"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PORT.06</w:t>
            </w:r>
          </w:p>
        </w:tc>
        <w:tc>
          <w:tcPr>
            <w:tcW w:w="6795" w:type="dxa"/>
            <w:shd w:val="clear" w:color="auto" w:fill="auto"/>
          </w:tcPr>
          <w:p w14:paraId="0D824513" w14:textId="053BE2C8" w:rsidR="00EA757D" w:rsidRPr="00EA757D"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 xml:space="preserve">Xem danh sách KH </w:t>
            </w:r>
            <w:r>
              <w:rPr>
                <w:rFonts w:ascii="Times New Roman" w:eastAsia="Times New Roman" w:hAnsi="Times New Roman"/>
                <w:color w:val="000000" w:themeColor="text1"/>
                <w:sz w:val="24"/>
                <w:szCs w:val="24"/>
              </w:rPr>
              <w:t>mới</w:t>
            </w:r>
          </w:p>
        </w:tc>
      </w:tr>
      <w:tr w:rsidR="00EA757D" w:rsidRPr="004226BF" w14:paraId="05C14252" w14:textId="77777777" w:rsidTr="00817E47">
        <w:trPr>
          <w:trHeight w:val="300"/>
        </w:trPr>
        <w:tc>
          <w:tcPr>
            <w:tcW w:w="670" w:type="dxa"/>
            <w:shd w:val="clear" w:color="auto" w:fill="auto"/>
          </w:tcPr>
          <w:p w14:paraId="68E2527D" w14:textId="77777777" w:rsidR="00EA757D" w:rsidRPr="004226BF" w:rsidRDefault="00EA757D">
            <w:pPr>
              <w:pStyle w:val="AUTONUM2"/>
              <w:numPr>
                <w:ilvl w:val="0"/>
                <w:numId w:val="164"/>
              </w:numPr>
              <w:tabs>
                <w:tab w:val="clear" w:pos="522"/>
                <w:tab w:val="left" w:pos="180"/>
              </w:tabs>
              <w:spacing w:before="0" w:after="0"/>
              <w:jc w:val="both"/>
              <w:rPr>
                <w:color w:val="000000"/>
                <w:sz w:val="24"/>
                <w:szCs w:val="24"/>
              </w:rPr>
              <w:pPrChange w:id="980" w:author="Phuong Truong Thi" w:date="2024-11-25T04:09:00Z">
                <w:pPr>
                  <w:pStyle w:val="AUTONUM2"/>
                  <w:numPr>
                    <w:numId w:val="0"/>
                  </w:numPr>
                  <w:tabs>
                    <w:tab w:val="clear" w:pos="360"/>
                    <w:tab w:val="clear" w:pos="522"/>
                    <w:tab w:val="left" w:pos="180"/>
                  </w:tabs>
                  <w:spacing w:before="0" w:after="0"/>
                  <w:jc w:val="both"/>
                </w:pPr>
              </w:pPrChange>
            </w:pPr>
          </w:p>
        </w:tc>
        <w:tc>
          <w:tcPr>
            <w:tcW w:w="1882" w:type="dxa"/>
          </w:tcPr>
          <w:p w14:paraId="4D836757" w14:textId="48233DA5"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PORT.07</w:t>
            </w:r>
          </w:p>
        </w:tc>
        <w:tc>
          <w:tcPr>
            <w:tcW w:w="6795" w:type="dxa"/>
            <w:shd w:val="clear" w:color="auto" w:fill="auto"/>
          </w:tcPr>
          <w:p w14:paraId="45205DF4" w14:textId="78D60B97" w:rsidR="00EA757D" w:rsidRPr="004226BF"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 xml:space="preserve">Xem danh sách </w:t>
            </w:r>
            <w:r>
              <w:rPr>
                <w:rFonts w:ascii="Times New Roman" w:eastAsia="Times New Roman" w:hAnsi="Times New Roman"/>
                <w:color w:val="000000" w:themeColor="text1"/>
                <w:sz w:val="24"/>
                <w:szCs w:val="24"/>
              </w:rPr>
              <w:t xml:space="preserve">KH AF tăng </w:t>
            </w:r>
            <w:del w:id="981" w:author="Phuong Truong Thi" w:date="2024-12-06T19:54:00Z">
              <w:r w:rsidDel="00DC6ADC">
                <w:rPr>
                  <w:rFonts w:ascii="Times New Roman" w:eastAsia="Times New Roman" w:hAnsi="Times New Roman"/>
                  <w:color w:val="000000" w:themeColor="text1"/>
                  <w:sz w:val="24"/>
                  <w:szCs w:val="24"/>
                </w:rPr>
                <w:delText xml:space="preserve">giảm </w:delText>
              </w:r>
            </w:del>
            <w:r>
              <w:rPr>
                <w:rFonts w:ascii="Times New Roman" w:eastAsia="Times New Roman" w:hAnsi="Times New Roman"/>
                <w:color w:val="000000" w:themeColor="text1"/>
                <w:sz w:val="24"/>
                <w:szCs w:val="24"/>
              </w:rPr>
              <w:t>ròng</w:t>
            </w:r>
          </w:p>
        </w:tc>
      </w:tr>
      <w:tr w:rsidR="001144DC" w:rsidRPr="004226BF" w14:paraId="28E730C0" w14:textId="77777777" w:rsidTr="00817E47">
        <w:trPr>
          <w:trHeight w:val="300"/>
          <w:ins w:id="982" w:author="Phuong Truong Thi" w:date="2024-11-25T13:50:00Z"/>
        </w:trPr>
        <w:tc>
          <w:tcPr>
            <w:tcW w:w="670" w:type="dxa"/>
            <w:shd w:val="clear" w:color="auto" w:fill="auto"/>
          </w:tcPr>
          <w:p w14:paraId="2985FC01" w14:textId="77777777" w:rsidR="001144DC" w:rsidRPr="004226BF" w:rsidRDefault="001144DC">
            <w:pPr>
              <w:pStyle w:val="AUTONUM2"/>
              <w:numPr>
                <w:ilvl w:val="0"/>
                <w:numId w:val="164"/>
              </w:numPr>
              <w:tabs>
                <w:tab w:val="clear" w:pos="522"/>
                <w:tab w:val="left" w:pos="180"/>
              </w:tabs>
              <w:spacing w:before="0" w:after="0"/>
              <w:jc w:val="both"/>
              <w:rPr>
                <w:ins w:id="983" w:author="Phuong Truong Thi" w:date="2024-11-25T13:50:00Z"/>
                <w:color w:val="000000"/>
                <w:sz w:val="24"/>
                <w:szCs w:val="24"/>
              </w:rPr>
            </w:pPr>
          </w:p>
        </w:tc>
        <w:tc>
          <w:tcPr>
            <w:tcW w:w="1882" w:type="dxa"/>
          </w:tcPr>
          <w:p w14:paraId="14218E3A" w14:textId="56709DAF" w:rsidR="001144DC" w:rsidRPr="00C654B0" w:rsidRDefault="001144DC" w:rsidP="00EA757D">
            <w:pPr>
              <w:spacing w:before="0"/>
              <w:rPr>
                <w:ins w:id="984" w:author="Phuong Truong Thi" w:date="2024-11-25T13:50:00Z"/>
                <w:rFonts w:ascii="Times New Roman" w:hAnsi="Times New Roman"/>
                <w:b/>
                <w:bCs/>
                <w:color w:val="000000"/>
                <w:sz w:val="24"/>
                <w:szCs w:val="24"/>
              </w:rPr>
            </w:pPr>
            <w:ins w:id="985" w:author="Phuong Truong Thi" w:date="2024-11-25T13:51:00Z">
              <w:r w:rsidRPr="00C654B0">
                <w:rPr>
                  <w:rFonts w:ascii="Times New Roman" w:hAnsi="Times New Roman"/>
                  <w:b/>
                  <w:bCs/>
                  <w:color w:val="000000"/>
                  <w:sz w:val="24"/>
                  <w:szCs w:val="24"/>
                </w:rPr>
                <w:t>PORT.07</w:t>
              </w:r>
              <w:r>
                <w:rPr>
                  <w:rFonts w:ascii="Times New Roman" w:hAnsi="Times New Roman"/>
                  <w:b/>
                  <w:bCs/>
                  <w:color w:val="000000"/>
                  <w:sz w:val="24"/>
                  <w:szCs w:val="24"/>
                </w:rPr>
                <w:t>.1</w:t>
              </w:r>
            </w:ins>
          </w:p>
        </w:tc>
        <w:tc>
          <w:tcPr>
            <w:tcW w:w="6795" w:type="dxa"/>
            <w:shd w:val="clear" w:color="auto" w:fill="auto"/>
          </w:tcPr>
          <w:p w14:paraId="665A1512" w14:textId="676DFBF0" w:rsidR="001144DC" w:rsidRPr="00EA757D" w:rsidRDefault="001144DC" w:rsidP="00EA757D">
            <w:pPr>
              <w:spacing w:before="0"/>
              <w:rPr>
                <w:ins w:id="986" w:author="Phuong Truong Thi" w:date="2024-11-25T13:50:00Z"/>
                <w:rFonts w:ascii="Times New Roman" w:eastAsia="Times New Roman" w:hAnsi="Times New Roman"/>
                <w:color w:val="000000" w:themeColor="text1"/>
                <w:sz w:val="24"/>
                <w:szCs w:val="24"/>
              </w:rPr>
            </w:pPr>
            <w:ins w:id="987" w:author="Phuong Truong Thi" w:date="2024-11-25T13:50:00Z">
              <w:r>
                <w:rPr>
                  <w:rFonts w:ascii="Times New Roman" w:eastAsia="Times New Roman" w:hAnsi="Times New Roman"/>
                  <w:color w:val="000000" w:themeColor="text1"/>
                  <w:sz w:val="24"/>
                  <w:szCs w:val="24"/>
                </w:rPr>
                <w:t>Xem báo cáo số lượng KH AF tăng giảm ròng</w:t>
              </w:r>
            </w:ins>
          </w:p>
        </w:tc>
      </w:tr>
      <w:tr w:rsidR="00DC6ADC" w:rsidRPr="004226BF" w14:paraId="320684A4" w14:textId="77777777" w:rsidTr="00817E47">
        <w:trPr>
          <w:trHeight w:val="300"/>
          <w:ins w:id="988" w:author="Phuong Truong Thi" w:date="2024-12-06T19:54:00Z"/>
        </w:trPr>
        <w:tc>
          <w:tcPr>
            <w:tcW w:w="670" w:type="dxa"/>
            <w:shd w:val="clear" w:color="auto" w:fill="auto"/>
          </w:tcPr>
          <w:p w14:paraId="389484C6" w14:textId="77777777" w:rsidR="00DC6ADC" w:rsidRPr="004226BF" w:rsidRDefault="00DC6ADC">
            <w:pPr>
              <w:pStyle w:val="AUTONUM2"/>
              <w:numPr>
                <w:ilvl w:val="0"/>
                <w:numId w:val="164"/>
              </w:numPr>
              <w:tabs>
                <w:tab w:val="clear" w:pos="522"/>
                <w:tab w:val="left" w:pos="180"/>
              </w:tabs>
              <w:spacing w:before="0" w:after="0"/>
              <w:jc w:val="both"/>
              <w:rPr>
                <w:ins w:id="989" w:author="Phuong Truong Thi" w:date="2024-12-06T19:54:00Z"/>
                <w:color w:val="000000"/>
                <w:sz w:val="24"/>
                <w:szCs w:val="24"/>
              </w:rPr>
            </w:pPr>
          </w:p>
        </w:tc>
        <w:tc>
          <w:tcPr>
            <w:tcW w:w="1882" w:type="dxa"/>
          </w:tcPr>
          <w:p w14:paraId="34B66F6E" w14:textId="5372B82C" w:rsidR="00DC6ADC" w:rsidRPr="00C654B0" w:rsidRDefault="00DC6ADC" w:rsidP="00EA757D">
            <w:pPr>
              <w:spacing w:before="0"/>
              <w:rPr>
                <w:ins w:id="990" w:author="Phuong Truong Thi" w:date="2024-12-06T19:54:00Z"/>
                <w:rFonts w:ascii="Times New Roman" w:hAnsi="Times New Roman"/>
                <w:b/>
                <w:bCs/>
                <w:color w:val="000000"/>
                <w:sz w:val="24"/>
                <w:szCs w:val="24"/>
              </w:rPr>
            </w:pPr>
            <w:ins w:id="991" w:author="Phuong Truong Thi" w:date="2024-12-06T19:54:00Z">
              <w:r w:rsidRPr="00C654B0">
                <w:rPr>
                  <w:rFonts w:ascii="Times New Roman" w:hAnsi="Times New Roman"/>
                  <w:b/>
                  <w:bCs/>
                  <w:color w:val="000000"/>
                  <w:sz w:val="24"/>
                  <w:szCs w:val="24"/>
                </w:rPr>
                <w:t>PORT.0</w:t>
              </w:r>
              <w:r>
                <w:rPr>
                  <w:rFonts w:ascii="Times New Roman" w:hAnsi="Times New Roman"/>
                  <w:b/>
                  <w:bCs/>
                  <w:color w:val="000000"/>
                  <w:sz w:val="24"/>
                  <w:szCs w:val="24"/>
                </w:rPr>
                <w:t>8</w:t>
              </w:r>
            </w:ins>
          </w:p>
        </w:tc>
        <w:tc>
          <w:tcPr>
            <w:tcW w:w="6795" w:type="dxa"/>
            <w:shd w:val="clear" w:color="auto" w:fill="auto"/>
          </w:tcPr>
          <w:p w14:paraId="55DD9E16" w14:textId="7C7B2104" w:rsidR="00DC6ADC" w:rsidRDefault="00DC6ADC" w:rsidP="00EA757D">
            <w:pPr>
              <w:spacing w:before="0"/>
              <w:rPr>
                <w:ins w:id="992" w:author="Phuong Truong Thi" w:date="2024-12-06T19:54:00Z"/>
                <w:rFonts w:ascii="Times New Roman" w:eastAsia="Times New Roman" w:hAnsi="Times New Roman"/>
                <w:color w:val="000000" w:themeColor="text1"/>
                <w:sz w:val="24"/>
                <w:szCs w:val="24"/>
              </w:rPr>
            </w:pPr>
            <w:ins w:id="993" w:author="Phuong Truong Thi" w:date="2024-12-06T19:55:00Z">
              <w:r w:rsidRPr="00EA757D">
                <w:rPr>
                  <w:rFonts w:ascii="Times New Roman" w:eastAsia="Times New Roman" w:hAnsi="Times New Roman"/>
                  <w:color w:val="000000" w:themeColor="text1"/>
                  <w:sz w:val="24"/>
                  <w:szCs w:val="24"/>
                </w:rPr>
                <w:t xml:space="preserve">Xem danh sách </w:t>
              </w:r>
              <w:r>
                <w:rPr>
                  <w:rFonts w:ascii="Times New Roman" w:eastAsia="Times New Roman" w:hAnsi="Times New Roman"/>
                  <w:color w:val="000000" w:themeColor="text1"/>
                  <w:sz w:val="24"/>
                  <w:szCs w:val="24"/>
                </w:rPr>
                <w:t>KH AF giảm ròng</w:t>
              </w:r>
            </w:ins>
          </w:p>
        </w:tc>
      </w:tr>
      <w:tr w:rsidR="00EA757D" w:rsidRPr="004226BF" w14:paraId="3298A8C0" w14:textId="77777777" w:rsidTr="00817E47">
        <w:trPr>
          <w:trHeight w:val="300"/>
        </w:trPr>
        <w:tc>
          <w:tcPr>
            <w:tcW w:w="670" w:type="dxa"/>
            <w:shd w:val="clear" w:color="auto" w:fill="auto"/>
            <w:vAlign w:val="center"/>
          </w:tcPr>
          <w:p w14:paraId="4AB8B15A" w14:textId="77777777" w:rsidR="00EA757D" w:rsidRPr="009E5742" w:rsidRDefault="00EA757D">
            <w:pPr>
              <w:pStyle w:val="ListParagraph"/>
              <w:numPr>
                <w:ilvl w:val="0"/>
                <w:numId w:val="164"/>
              </w:numPr>
              <w:spacing w:before="0"/>
              <w:rPr>
                <w:rFonts w:eastAsia="Times New Roman"/>
                <w:color w:val="000000" w:themeColor="text1"/>
                <w:szCs w:val="24"/>
                <w:rPrChange w:id="994" w:author="Phuong Truong Thi" w:date="2024-11-25T04:09:00Z">
                  <w:rPr/>
                </w:rPrChange>
              </w:rPr>
              <w:pPrChange w:id="995" w:author="Phuong Truong Thi" w:date="2024-11-25T04:09:00Z">
                <w:pPr>
                  <w:spacing w:before="0"/>
                </w:pPr>
              </w:pPrChange>
            </w:pPr>
          </w:p>
        </w:tc>
        <w:tc>
          <w:tcPr>
            <w:tcW w:w="1882" w:type="dxa"/>
          </w:tcPr>
          <w:p w14:paraId="2A789DD7" w14:textId="2EEBDF1A" w:rsidR="00EA757D" w:rsidRPr="00C654B0" w:rsidRDefault="00A2722A" w:rsidP="00EA757D">
            <w:pPr>
              <w:spacing w:before="0"/>
              <w:rPr>
                <w:rFonts w:ascii="Times New Roman" w:hAnsi="Times New Roman"/>
                <w:b/>
                <w:bCs/>
                <w:color w:val="000000"/>
                <w:sz w:val="24"/>
                <w:szCs w:val="24"/>
              </w:rPr>
            </w:pPr>
            <w:r w:rsidRPr="00C654B0">
              <w:rPr>
                <w:rFonts w:ascii="Times New Roman" w:hAnsi="Times New Roman"/>
                <w:b/>
                <w:bCs/>
                <w:color w:val="000000"/>
                <w:sz w:val="24"/>
                <w:szCs w:val="24"/>
              </w:rPr>
              <w:t>PORT.0</w:t>
            </w:r>
            <w:ins w:id="996" w:author="Phuong Truong Thi" w:date="2024-12-06T19:55:00Z">
              <w:r w:rsidR="00DC6ADC">
                <w:rPr>
                  <w:rFonts w:ascii="Times New Roman" w:hAnsi="Times New Roman"/>
                  <w:b/>
                  <w:bCs/>
                  <w:color w:val="000000"/>
                  <w:sz w:val="24"/>
                  <w:szCs w:val="24"/>
                </w:rPr>
                <w:t>9</w:t>
              </w:r>
            </w:ins>
            <w:del w:id="997" w:author="Phuong Truong Thi" w:date="2024-12-06T19:55:00Z">
              <w:r w:rsidRPr="00C654B0" w:rsidDel="00DC6ADC">
                <w:rPr>
                  <w:rFonts w:ascii="Times New Roman" w:hAnsi="Times New Roman"/>
                  <w:b/>
                  <w:bCs/>
                  <w:color w:val="000000"/>
                  <w:sz w:val="24"/>
                  <w:szCs w:val="24"/>
                </w:rPr>
                <w:delText>8</w:delText>
              </w:r>
            </w:del>
          </w:p>
        </w:tc>
        <w:tc>
          <w:tcPr>
            <w:tcW w:w="6795" w:type="dxa"/>
            <w:shd w:val="clear" w:color="auto" w:fill="auto"/>
          </w:tcPr>
          <w:p w14:paraId="704C1A44" w14:textId="327851BF" w:rsidR="00EA757D" w:rsidRPr="004226BF" w:rsidRDefault="00EA757D" w:rsidP="00EA757D">
            <w:pPr>
              <w:spacing w:before="0"/>
              <w:rPr>
                <w:rFonts w:ascii="Times New Roman" w:eastAsia="Times New Roman" w:hAnsi="Times New Roman"/>
                <w:color w:val="000000" w:themeColor="text1"/>
                <w:sz w:val="24"/>
                <w:szCs w:val="24"/>
              </w:rPr>
            </w:pPr>
            <w:r w:rsidRPr="00EA757D">
              <w:rPr>
                <w:rFonts w:ascii="Times New Roman" w:eastAsia="Times New Roman" w:hAnsi="Times New Roman"/>
                <w:color w:val="000000" w:themeColor="text1"/>
                <w:sz w:val="24"/>
                <w:szCs w:val="24"/>
              </w:rPr>
              <w:t xml:space="preserve">Xem danh sách KH </w:t>
            </w:r>
            <w:r>
              <w:rPr>
                <w:rFonts w:ascii="Times New Roman" w:eastAsia="Times New Roman" w:hAnsi="Times New Roman"/>
                <w:color w:val="000000" w:themeColor="text1"/>
                <w:sz w:val="24"/>
                <w:szCs w:val="24"/>
              </w:rPr>
              <w:t xml:space="preserve">MAF tăng </w:t>
            </w:r>
            <w:del w:id="998" w:author="Phuong Truong Thi" w:date="2024-12-06T19:55:00Z">
              <w:r w:rsidDel="00DC6ADC">
                <w:rPr>
                  <w:rFonts w:ascii="Times New Roman" w:eastAsia="Times New Roman" w:hAnsi="Times New Roman"/>
                  <w:color w:val="000000" w:themeColor="text1"/>
                  <w:sz w:val="24"/>
                  <w:szCs w:val="24"/>
                </w:rPr>
                <w:delText xml:space="preserve">giảm </w:delText>
              </w:r>
            </w:del>
            <w:r>
              <w:rPr>
                <w:rFonts w:ascii="Times New Roman" w:eastAsia="Times New Roman" w:hAnsi="Times New Roman"/>
                <w:color w:val="000000" w:themeColor="text1"/>
                <w:sz w:val="24"/>
                <w:szCs w:val="24"/>
              </w:rPr>
              <w:t>ròng</w:t>
            </w:r>
          </w:p>
        </w:tc>
      </w:tr>
      <w:tr w:rsidR="001144DC" w:rsidRPr="004226BF" w14:paraId="11602940" w14:textId="77777777" w:rsidTr="00817E47">
        <w:trPr>
          <w:trHeight w:val="300"/>
          <w:ins w:id="999" w:author="Phuong Truong Thi" w:date="2024-11-25T13:50:00Z"/>
        </w:trPr>
        <w:tc>
          <w:tcPr>
            <w:tcW w:w="670" w:type="dxa"/>
            <w:shd w:val="clear" w:color="auto" w:fill="auto"/>
            <w:vAlign w:val="center"/>
          </w:tcPr>
          <w:p w14:paraId="01E13EE7" w14:textId="77777777" w:rsidR="001144DC" w:rsidRPr="001144DC" w:rsidRDefault="001144DC">
            <w:pPr>
              <w:pStyle w:val="ListParagraph"/>
              <w:numPr>
                <w:ilvl w:val="0"/>
                <w:numId w:val="164"/>
              </w:numPr>
              <w:spacing w:before="0"/>
              <w:rPr>
                <w:ins w:id="1000" w:author="Phuong Truong Thi" w:date="2024-11-25T13:50:00Z"/>
                <w:rFonts w:eastAsia="Times New Roman"/>
                <w:color w:val="000000" w:themeColor="text1"/>
                <w:szCs w:val="24"/>
              </w:rPr>
            </w:pPr>
          </w:p>
        </w:tc>
        <w:tc>
          <w:tcPr>
            <w:tcW w:w="1882" w:type="dxa"/>
          </w:tcPr>
          <w:p w14:paraId="3936E3AF" w14:textId="4BBE52A2" w:rsidR="001144DC" w:rsidRPr="00C654B0" w:rsidRDefault="001144DC" w:rsidP="00EA757D">
            <w:pPr>
              <w:spacing w:before="0"/>
              <w:rPr>
                <w:ins w:id="1001" w:author="Phuong Truong Thi" w:date="2024-11-25T13:50:00Z"/>
                <w:rFonts w:ascii="Times New Roman" w:hAnsi="Times New Roman"/>
                <w:b/>
                <w:bCs/>
                <w:color w:val="000000"/>
                <w:sz w:val="24"/>
                <w:szCs w:val="24"/>
              </w:rPr>
            </w:pPr>
            <w:ins w:id="1002" w:author="Phuong Truong Thi" w:date="2024-11-25T13:52:00Z">
              <w:r w:rsidRPr="00C654B0">
                <w:rPr>
                  <w:rFonts w:ascii="Times New Roman" w:hAnsi="Times New Roman"/>
                  <w:b/>
                  <w:bCs/>
                  <w:color w:val="000000"/>
                  <w:sz w:val="24"/>
                  <w:szCs w:val="24"/>
                </w:rPr>
                <w:t>PORT.0</w:t>
              </w:r>
              <w:r>
                <w:rPr>
                  <w:rFonts w:ascii="Times New Roman" w:hAnsi="Times New Roman"/>
                  <w:b/>
                  <w:bCs/>
                  <w:color w:val="000000"/>
                  <w:sz w:val="24"/>
                  <w:szCs w:val="24"/>
                </w:rPr>
                <w:t>8.1</w:t>
              </w:r>
            </w:ins>
          </w:p>
        </w:tc>
        <w:tc>
          <w:tcPr>
            <w:tcW w:w="6795" w:type="dxa"/>
            <w:shd w:val="clear" w:color="auto" w:fill="auto"/>
          </w:tcPr>
          <w:p w14:paraId="09C97A29" w14:textId="6395A0B3" w:rsidR="001144DC" w:rsidRPr="00EA757D" w:rsidRDefault="001144DC" w:rsidP="00EA757D">
            <w:pPr>
              <w:spacing w:before="0"/>
              <w:rPr>
                <w:ins w:id="1003" w:author="Phuong Truong Thi" w:date="2024-11-25T13:50:00Z"/>
                <w:rFonts w:ascii="Times New Roman" w:eastAsia="Times New Roman" w:hAnsi="Times New Roman"/>
                <w:color w:val="000000" w:themeColor="text1"/>
                <w:sz w:val="24"/>
                <w:szCs w:val="24"/>
              </w:rPr>
            </w:pPr>
            <w:ins w:id="1004" w:author="Phuong Truong Thi" w:date="2024-11-25T13:50:00Z">
              <w:r>
                <w:rPr>
                  <w:rFonts w:ascii="Times New Roman" w:eastAsia="Times New Roman" w:hAnsi="Times New Roman"/>
                  <w:color w:val="000000" w:themeColor="text1"/>
                  <w:sz w:val="24"/>
                  <w:szCs w:val="24"/>
                </w:rPr>
                <w:t xml:space="preserve">Xem </w:t>
              </w:r>
            </w:ins>
            <w:ins w:id="1005" w:author="Phuong Truong Thi" w:date="2024-11-25T13:51:00Z">
              <w:r>
                <w:rPr>
                  <w:rFonts w:ascii="Times New Roman" w:eastAsia="Times New Roman" w:hAnsi="Times New Roman"/>
                  <w:color w:val="000000" w:themeColor="text1"/>
                  <w:sz w:val="24"/>
                  <w:szCs w:val="24"/>
                </w:rPr>
                <w:t>báo cáo số lượng KH MAF tăng giảm ròng</w:t>
              </w:r>
            </w:ins>
          </w:p>
        </w:tc>
      </w:tr>
      <w:tr w:rsidR="00DC6ADC" w:rsidRPr="004226BF" w14:paraId="258FE9DB" w14:textId="77777777" w:rsidTr="00817E47">
        <w:trPr>
          <w:trHeight w:val="300"/>
          <w:ins w:id="1006" w:author="Phuong Truong Thi" w:date="2024-12-06T19:54:00Z"/>
        </w:trPr>
        <w:tc>
          <w:tcPr>
            <w:tcW w:w="670" w:type="dxa"/>
            <w:shd w:val="clear" w:color="auto" w:fill="auto"/>
            <w:vAlign w:val="center"/>
          </w:tcPr>
          <w:p w14:paraId="7B705756" w14:textId="77777777" w:rsidR="00DC6ADC" w:rsidRPr="001144DC" w:rsidRDefault="00DC6ADC">
            <w:pPr>
              <w:pStyle w:val="ListParagraph"/>
              <w:numPr>
                <w:ilvl w:val="0"/>
                <w:numId w:val="164"/>
              </w:numPr>
              <w:spacing w:before="0"/>
              <w:rPr>
                <w:ins w:id="1007" w:author="Phuong Truong Thi" w:date="2024-12-06T19:54:00Z"/>
                <w:rFonts w:eastAsia="Times New Roman"/>
                <w:color w:val="000000" w:themeColor="text1"/>
                <w:szCs w:val="24"/>
              </w:rPr>
            </w:pPr>
          </w:p>
        </w:tc>
        <w:tc>
          <w:tcPr>
            <w:tcW w:w="1882" w:type="dxa"/>
          </w:tcPr>
          <w:p w14:paraId="1FD389B0" w14:textId="165EFBD6" w:rsidR="00DC6ADC" w:rsidRPr="00C654B0" w:rsidRDefault="00DC6ADC" w:rsidP="00EA757D">
            <w:pPr>
              <w:spacing w:before="0"/>
              <w:rPr>
                <w:ins w:id="1008" w:author="Phuong Truong Thi" w:date="2024-12-06T19:54:00Z"/>
                <w:rFonts w:ascii="Times New Roman" w:hAnsi="Times New Roman"/>
                <w:b/>
                <w:bCs/>
                <w:color w:val="000000"/>
                <w:sz w:val="24"/>
                <w:szCs w:val="24"/>
              </w:rPr>
            </w:pPr>
            <w:ins w:id="1009" w:author="Phuong Truong Thi" w:date="2024-12-06T19:55:00Z">
              <w:r w:rsidRPr="00C654B0">
                <w:rPr>
                  <w:rFonts w:ascii="Times New Roman" w:hAnsi="Times New Roman"/>
                  <w:b/>
                  <w:bCs/>
                  <w:color w:val="000000"/>
                  <w:sz w:val="24"/>
                  <w:szCs w:val="24"/>
                </w:rPr>
                <w:t>PORT.</w:t>
              </w:r>
              <w:r>
                <w:rPr>
                  <w:rFonts w:ascii="Times New Roman" w:hAnsi="Times New Roman"/>
                  <w:b/>
                  <w:bCs/>
                  <w:color w:val="000000"/>
                  <w:sz w:val="24"/>
                  <w:szCs w:val="24"/>
                </w:rPr>
                <w:t>10</w:t>
              </w:r>
            </w:ins>
          </w:p>
        </w:tc>
        <w:tc>
          <w:tcPr>
            <w:tcW w:w="6795" w:type="dxa"/>
            <w:shd w:val="clear" w:color="auto" w:fill="auto"/>
          </w:tcPr>
          <w:p w14:paraId="1155D9C4" w14:textId="0975190D" w:rsidR="00DC6ADC" w:rsidRDefault="00DC6ADC" w:rsidP="00EA757D">
            <w:pPr>
              <w:spacing w:before="0"/>
              <w:rPr>
                <w:ins w:id="1010" w:author="Phuong Truong Thi" w:date="2024-12-06T19:54:00Z"/>
                <w:rFonts w:ascii="Times New Roman" w:eastAsia="Times New Roman" w:hAnsi="Times New Roman"/>
                <w:color w:val="000000" w:themeColor="text1"/>
                <w:sz w:val="24"/>
                <w:szCs w:val="24"/>
              </w:rPr>
            </w:pPr>
            <w:ins w:id="1011" w:author="Phuong Truong Thi" w:date="2024-12-06T19:55:00Z">
              <w:r w:rsidRPr="00EA757D">
                <w:rPr>
                  <w:rFonts w:ascii="Times New Roman" w:eastAsia="Times New Roman" w:hAnsi="Times New Roman"/>
                  <w:color w:val="000000" w:themeColor="text1"/>
                  <w:sz w:val="24"/>
                  <w:szCs w:val="24"/>
                </w:rPr>
                <w:t xml:space="preserve">Xem danh sách KH </w:t>
              </w:r>
              <w:r>
                <w:rPr>
                  <w:rFonts w:ascii="Times New Roman" w:eastAsia="Times New Roman" w:hAnsi="Times New Roman"/>
                  <w:color w:val="000000" w:themeColor="text1"/>
                  <w:sz w:val="24"/>
                  <w:szCs w:val="24"/>
                </w:rPr>
                <w:t>MAF giảm ròng</w:t>
              </w:r>
            </w:ins>
          </w:p>
        </w:tc>
      </w:tr>
      <w:tr w:rsidR="00DC6ADC" w:rsidRPr="004226BF" w14:paraId="2D1DD094" w14:textId="77777777" w:rsidTr="00817E47">
        <w:trPr>
          <w:trHeight w:val="300"/>
          <w:ins w:id="1012" w:author="Phuong Truong Thi" w:date="2024-12-06T19:54:00Z"/>
        </w:trPr>
        <w:tc>
          <w:tcPr>
            <w:tcW w:w="670" w:type="dxa"/>
            <w:shd w:val="clear" w:color="auto" w:fill="auto"/>
            <w:vAlign w:val="center"/>
          </w:tcPr>
          <w:p w14:paraId="7CF84EAA" w14:textId="77777777" w:rsidR="00DC6ADC" w:rsidRPr="001144DC" w:rsidRDefault="00DC6ADC">
            <w:pPr>
              <w:pStyle w:val="ListParagraph"/>
              <w:numPr>
                <w:ilvl w:val="0"/>
                <w:numId w:val="164"/>
              </w:numPr>
              <w:spacing w:before="0"/>
              <w:rPr>
                <w:ins w:id="1013" w:author="Phuong Truong Thi" w:date="2024-12-06T19:54:00Z"/>
                <w:rFonts w:eastAsia="Times New Roman"/>
                <w:color w:val="000000" w:themeColor="text1"/>
                <w:szCs w:val="24"/>
              </w:rPr>
            </w:pPr>
          </w:p>
        </w:tc>
        <w:tc>
          <w:tcPr>
            <w:tcW w:w="1882" w:type="dxa"/>
          </w:tcPr>
          <w:p w14:paraId="5CEECC10" w14:textId="1242841E" w:rsidR="00DC6ADC" w:rsidRPr="00C654B0" w:rsidRDefault="00DC6ADC" w:rsidP="00EA757D">
            <w:pPr>
              <w:spacing w:before="0"/>
              <w:rPr>
                <w:ins w:id="1014" w:author="Phuong Truong Thi" w:date="2024-12-06T19:54:00Z"/>
                <w:rFonts w:ascii="Times New Roman" w:hAnsi="Times New Roman"/>
                <w:b/>
                <w:bCs/>
                <w:color w:val="000000"/>
                <w:sz w:val="24"/>
                <w:szCs w:val="24"/>
              </w:rPr>
            </w:pPr>
            <w:ins w:id="1015" w:author="Phuong Truong Thi" w:date="2024-12-06T19:55:00Z">
              <w:r w:rsidRPr="00C654B0">
                <w:rPr>
                  <w:rFonts w:ascii="Times New Roman" w:hAnsi="Times New Roman"/>
                  <w:b/>
                  <w:bCs/>
                  <w:color w:val="000000"/>
                  <w:sz w:val="24"/>
                  <w:szCs w:val="24"/>
                </w:rPr>
                <w:t>PORT.</w:t>
              </w:r>
              <w:r>
                <w:rPr>
                  <w:rFonts w:ascii="Times New Roman" w:hAnsi="Times New Roman"/>
                  <w:b/>
                  <w:bCs/>
                  <w:color w:val="000000"/>
                  <w:sz w:val="24"/>
                  <w:szCs w:val="24"/>
                </w:rPr>
                <w:t>11</w:t>
              </w:r>
            </w:ins>
          </w:p>
        </w:tc>
        <w:tc>
          <w:tcPr>
            <w:tcW w:w="6795" w:type="dxa"/>
            <w:shd w:val="clear" w:color="auto" w:fill="auto"/>
          </w:tcPr>
          <w:p w14:paraId="501768D7" w14:textId="778182F8" w:rsidR="00DC6ADC" w:rsidRDefault="00DC6ADC" w:rsidP="00EA757D">
            <w:pPr>
              <w:spacing w:before="0"/>
              <w:rPr>
                <w:ins w:id="1016" w:author="Phuong Truong Thi" w:date="2024-12-06T19:54:00Z"/>
                <w:rFonts w:ascii="Times New Roman" w:eastAsia="Times New Roman" w:hAnsi="Times New Roman"/>
                <w:color w:val="000000" w:themeColor="text1"/>
                <w:sz w:val="24"/>
                <w:szCs w:val="24"/>
              </w:rPr>
            </w:pPr>
            <w:ins w:id="1017" w:author="Phuong Truong Thi" w:date="2024-12-06T19:55:00Z">
              <w:r w:rsidRPr="00EA757D">
                <w:rPr>
                  <w:rFonts w:ascii="Times New Roman" w:eastAsia="Times New Roman" w:hAnsi="Times New Roman"/>
                  <w:color w:val="000000" w:themeColor="text1"/>
                  <w:sz w:val="24"/>
                  <w:szCs w:val="24"/>
                </w:rPr>
                <w:t xml:space="preserve">Xem danh sách KH </w:t>
              </w:r>
              <w:r>
                <w:rPr>
                  <w:rFonts w:ascii="Times New Roman" w:eastAsia="Times New Roman" w:hAnsi="Times New Roman"/>
                  <w:color w:val="000000" w:themeColor="text1"/>
                  <w:sz w:val="24"/>
                  <w:szCs w:val="24"/>
                </w:rPr>
                <w:t xml:space="preserve">mới </w:t>
              </w:r>
            </w:ins>
            <w:ins w:id="1018" w:author="Phuong Truong Thi" w:date="2024-12-06T19:56:00Z">
              <w:r>
                <w:rPr>
                  <w:rFonts w:ascii="Times New Roman" w:eastAsia="Times New Roman" w:hAnsi="Times New Roman"/>
                  <w:color w:val="000000" w:themeColor="text1"/>
                  <w:sz w:val="24"/>
                  <w:szCs w:val="24"/>
                </w:rPr>
                <w:t>out Port</w:t>
              </w:r>
            </w:ins>
          </w:p>
        </w:tc>
      </w:tr>
      <w:tr w:rsidR="009E5742" w:rsidRPr="004226BF" w14:paraId="71CA9529" w14:textId="77777777" w:rsidTr="00941F76">
        <w:trPr>
          <w:trHeight w:val="300"/>
        </w:trPr>
        <w:tc>
          <w:tcPr>
            <w:tcW w:w="670" w:type="dxa"/>
            <w:shd w:val="clear" w:color="auto" w:fill="auto"/>
            <w:vAlign w:val="center"/>
          </w:tcPr>
          <w:p w14:paraId="258EA5F1" w14:textId="77777777" w:rsidR="009E5742" w:rsidRPr="009E5742" w:rsidRDefault="009E5742">
            <w:pPr>
              <w:pStyle w:val="ListParagraph"/>
              <w:numPr>
                <w:ilvl w:val="0"/>
                <w:numId w:val="164"/>
              </w:numPr>
              <w:spacing w:before="0"/>
              <w:rPr>
                <w:rFonts w:eastAsia="Times New Roman"/>
                <w:color w:val="000000" w:themeColor="text1"/>
                <w:szCs w:val="24"/>
                <w:rPrChange w:id="1019" w:author="Phuong Truong Thi" w:date="2024-11-25T04:09:00Z">
                  <w:rPr/>
                </w:rPrChange>
              </w:rPr>
              <w:pPrChange w:id="1020" w:author="Phuong Truong Thi" w:date="2024-11-25T04:09:00Z">
                <w:pPr>
                  <w:spacing w:before="0"/>
                </w:pPr>
              </w:pPrChange>
            </w:pPr>
          </w:p>
        </w:tc>
        <w:tc>
          <w:tcPr>
            <w:tcW w:w="8677" w:type="dxa"/>
            <w:gridSpan w:val="2"/>
          </w:tcPr>
          <w:p w14:paraId="272C83D7" w14:textId="535F2725" w:rsidR="009E5742" w:rsidRPr="004226BF" w:rsidRDefault="009E5742" w:rsidP="00EA757D">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Các </w:t>
            </w:r>
            <w:ins w:id="1021" w:author="Phuong Truong Thi" w:date="2024-11-25T04:07:00Z">
              <w:r>
                <w:rPr>
                  <w:rFonts w:ascii="Times New Roman" w:eastAsia="Times New Roman" w:hAnsi="Times New Roman"/>
                  <w:color w:val="000000" w:themeColor="text1"/>
                  <w:sz w:val="24"/>
                  <w:szCs w:val="24"/>
                </w:rPr>
                <w:t>tính năng</w:t>
              </w:r>
            </w:ins>
            <w:del w:id="1022" w:author="Phuong Truong Thi" w:date="2024-11-25T04:07:00Z">
              <w:r w:rsidDel="009E5742">
                <w:rPr>
                  <w:rFonts w:ascii="Times New Roman" w:eastAsia="Times New Roman" w:hAnsi="Times New Roman"/>
                  <w:color w:val="000000" w:themeColor="text1"/>
                  <w:sz w:val="24"/>
                  <w:szCs w:val="24"/>
                </w:rPr>
                <w:delText>chức năng</w:delText>
              </w:r>
            </w:del>
            <w:r>
              <w:rPr>
                <w:rFonts w:ascii="Times New Roman" w:eastAsia="Times New Roman" w:hAnsi="Times New Roman"/>
                <w:color w:val="000000" w:themeColor="text1"/>
                <w:sz w:val="24"/>
                <w:szCs w:val="24"/>
              </w:rPr>
              <w:t xml:space="preserve"> </w:t>
            </w:r>
            <w:del w:id="1023" w:author="Phuong Truong Thi" w:date="2024-11-25T04:06:00Z">
              <w:r w:rsidDel="009E5742">
                <w:rPr>
                  <w:rFonts w:ascii="Times New Roman" w:eastAsia="Times New Roman" w:hAnsi="Times New Roman"/>
                  <w:color w:val="000000" w:themeColor="text1"/>
                  <w:sz w:val="24"/>
                  <w:szCs w:val="24"/>
                </w:rPr>
                <w:delText>trên các danh sách khách hàng</w:delText>
              </w:r>
            </w:del>
          </w:p>
        </w:tc>
      </w:tr>
      <w:tr w:rsidR="00F43397" w:rsidRPr="004226BF" w:rsidDel="005D46F6" w14:paraId="716196D1" w14:textId="7004FB28" w:rsidTr="00817E47">
        <w:trPr>
          <w:trHeight w:val="300"/>
          <w:del w:id="1024" w:author="Phuong Truong Thi" w:date="2024-12-05T18:31:00Z"/>
        </w:trPr>
        <w:tc>
          <w:tcPr>
            <w:tcW w:w="670" w:type="dxa"/>
            <w:shd w:val="clear" w:color="auto" w:fill="auto"/>
            <w:vAlign w:val="center"/>
          </w:tcPr>
          <w:p w14:paraId="2D8976DB" w14:textId="0B6DCCAF" w:rsidR="00F43397" w:rsidRPr="009E5742" w:rsidDel="005D46F6" w:rsidRDefault="00F43397">
            <w:pPr>
              <w:pStyle w:val="ListParagraph"/>
              <w:numPr>
                <w:ilvl w:val="0"/>
                <w:numId w:val="164"/>
              </w:numPr>
              <w:spacing w:before="0"/>
              <w:rPr>
                <w:del w:id="1025" w:author="Phuong Truong Thi" w:date="2024-12-05T18:31:00Z"/>
                <w:rFonts w:eastAsia="Times New Roman"/>
                <w:color w:val="000000" w:themeColor="text1"/>
                <w:szCs w:val="24"/>
                <w:rPrChange w:id="1026" w:author="Phuong Truong Thi" w:date="2024-11-25T04:09:00Z">
                  <w:rPr>
                    <w:del w:id="1027" w:author="Phuong Truong Thi" w:date="2024-12-05T18:31:00Z"/>
                  </w:rPr>
                </w:rPrChange>
              </w:rPr>
              <w:pPrChange w:id="1028" w:author="Phuong Truong Thi" w:date="2024-11-25T04:09:00Z">
                <w:pPr>
                  <w:spacing w:before="0"/>
                </w:pPr>
              </w:pPrChange>
            </w:pPr>
          </w:p>
        </w:tc>
        <w:tc>
          <w:tcPr>
            <w:tcW w:w="1882" w:type="dxa"/>
          </w:tcPr>
          <w:p w14:paraId="0DA16C07" w14:textId="0E5212B8" w:rsidR="00F43397" w:rsidRPr="00C654B0" w:rsidDel="005D46F6" w:rsidRDefault="00F43397" w:rsidP="00EA757D">
            <w:pPr>
              <w:spacing w:before="0"/>
              <w:rPr>
                <w:del w:id="1029" w:author="Phuong Truong Thi" w:date="2024-12-05T18:31:00Z"/>
                <w:rFonts w:ascii="Times New Roman" w:hAnsi="Times New Roman"/>
                <w:b/>
                <w:bCs/>
                <w:color w:val="000000"/>
                <w:sz w:val="24"/>
                <w:szCs w:val="24"/>
              </w:rPr>
            </w:pPr>
          </w:p>
        </w:tc>
        <w:tc>
          <w:tcPr>
            <w:tcW w:w="6795" w:type="dxa"/>
            <w:shd w:val="clear" w:color="auto" w:fill="auto"/>
          </w:tcPr>
          <w:p w14:paraId="04BA126D" w14:textId="381A9CFA" w:rsidR="00F43397" w:rsidDel="005D46F6" w:rsidRDefault="00F43397" w:rsidP="00EA757D">
            <w:pPr>
              <w:spacing w:before="0"/>
              <w:rPr>
                <w:del w:id="1030" w:author="Phuong Truong Thi" w:date="2024-12-05T18:31:00Z"/>
                <w:rFonts w:ascii="Times New Roman" w:eastAsia="Times New Roman" w:hAnsi="Times New Roman"/>
                <w:color w:val="000000" w:themeColor="text1"/>
                <w:sz w:val="24"/>
                <w:szCs w:val="24"/>
              </w:rPr>
            </w:pPr>
            <w:del w:id="1031" w:author="Phuong Truong Thi" w:date="2024-11-25T10:45:00Z">
              <w:r w:rsidDel="00613BB7">
                <w:rPr>
                  <w:rFonts w:ascii="Times New Roman" w:eastAsia="Times New Roman" w:hAnsi="Times New Roman"/>
                  <w:color w:val="000000" w:themeColor="text1"/>
                  <w:sz w:val="24"/>
                  <w:szCs w:val="24"/>
                </w:rPr>
                <w:delText>Search in list</w:delText>
              </w:r>
            </w:del>
          </w:p>
        </w:tc>
      </w:tr>
      <w:tr w:rsidR="009E5742" w:rsidRPr="004226BF" w14:paraId="51AE5ABE" w14:textId="77777777" w:rsidTr="00817E47">
        <w:trPr>
          <w:trHeight w:val="300"/>
          <w:ins w:id="1032" w:author="Phuong Truong Thi" w:date="2024-11-25T04:06:00Z"/>
        </w:trPr>
        <w:tc>
          <w:tcPr>
            <w:tcW w:w="670" w:type="dxa"/>
            <w:shd w:val="clear" w:color="auto" w:fill="auto"/>
            <w:vAlign w:val="center"/>
          </w:tcPr>
          <w:p w14:paraId="25D09F04" w14:textId="77777777" w:rsidR="009E5742" w:rsidRPr="009E5742" w:rsidRDefault="009E5742">
            <w:pPr>
              <w:pStyle w:val="ListParagraph"/>
              <w:numPr>
                <w:ilvl w:val="0"/>
                <w:numId w:val="164"/>
              </w:numPr>
              <w:spacing w:before="0"/>
              <w:rPr>
                <w:ins w:id="1033" w:author="Phuong Truong Thi" w:date="2024-11-25T04:06:00Z"/>
                <w:rFonts w:eastAsia="Times New Roman"/>
                <w:color w:val="000000" w:themeColor="text1"/>
                <w:szCs w:val="24"/>
                <w:rPrChange w:id="1034" w:author="Phuong Truong Thi" w:date="2024-11-25T04:09:00Z">
                  <w:rPr>
                    <w:ins w:id="1035" w:author="Phuong Truong Thi" w:date="2024-11-25T04:06:00Z"/>
                  </w:rPr>
                </w:rPrChange>
              </w:rPr>
              <w:pPrChange w:id="1036" w:author="Phuong Truong Thi" w:date="2024-11-25T04:09:00Z">
                <w:pPr>
                  <w:spacing w:before="0"/>
                </w:pPr>
              </w:pPrChange>
            </w:pPr>
          </w:p>
        </w:tc>
        <w:tc>
          <w:tcPr>
            <w:tcW w:w="1882" w:type="dxa"/>
          </w:tcPr>
          <w:p w14:paraId="4F7130D2" w14:textId="77777777" w:rsidR="009E5742" w:rsidRPr="00C654B0" w:rsidRDefault="009E5742" w:rsidP="00EA757D">
            <w:pPr>
              <w:spacing w:before="0"/>
              <w:rPr>
                <w:ins w:id="1037" w:author="Phuong Truong Thi" w:date="2024-11-25T04:06:00Z"/>
                <w:rFonts w:ascii="Times New Roman" w:hAnsi="Times New Roman"/>
                <w:b/>
                <w:bCs/>
                <w:color w:val="000000"/>
                <w:sz w:val="24"/>
                <w:szCs w:val="24"/>
              </w:rPr>
            </w:pPr>
          </w:p>
        </w:tc>
        <w:tc>
          <w:tcPr>
            <w:tcW w:w="6795" w:type="dxa"/>
            <w:shd w:val="clear" w:color="auto" w:fill="auto"/>
          </w:tcPr>
          <w:p w14:paraId="446AD65C" w14:textId="290FD530" w:rsidR="009E5742" w:rsidRDefault="00613BB7" w:rsidP="00EA757D">
            <w:pPr>
              <w:spacing w:before="0"/>
              <w:rPr>
                <w:ins w:id="1038" w:author="Phuong Truong Thi" w:date="2024-11-25T04:06:00Z"/>
                <w:rFonts w:ascii="Times New Roman" w:eastAsia="Times New Roman" w:hAnsi="Times New Roman"/>
                <w:color w:val="000000" w:themeColor="text1"/>
                <w:sz w:val="24"/>
                <w:szCs w:val="24"/>
              </w:rPr>
            </w:pPr>
            <w:ins w:id="1039" w:author="Phuong Truong Thi" w:date="2024-11-25T10:45:00Z">
              <w:r>
                <w:rPr>
                  <w:rFonts w:ascii="Times New Roman" w:eastAsia="Times New Roman" w:hAnsi="Times New Roman"/>
                  <w:color w:val="000000" w:themeColor="text1"/>
                  <w:sz w:val="24"/>
                  <w:szCs w:val="24"/>
                </w:rPr>
                <w:t>Tìm kiếm trong danh sách</w:t>
              </w:r>
            </w:ins>
          </w:p>
        </w:tc>
      </w:tr>
      <w:tr w:rsidR="00613BB7" w:rsidRPr="004226BF" w14:paraId="60F61DB5" w14:textId="77777777" w:rsidTr="00817E47">
        <w:trPr>
          <w:trHeight w:val="300"/>
          <w:ins w:id="1040" w:author="Phuong Truong Thi" w:date="2024-11-25T10:45:00Z"/>
        </w:trPr>
        <w:tc>
          <w:tcPr>
            <w:tcW w:w="670" w:type="dxa"/>
            <w:shd w:val="clear" w:color="auto" w:fill="auto"/>
            <w:vAlign w:val="center"/>
          </w:tcPr>
          <w:p w14:paraId="2E4A1317" w14:textId="77777777" w:rsidR="00613BB7" w:rsidRPr="00613BB7" w:rsidRDefault="00613BB7">
            <w:pPr>
              <w:pStyle w:val="ListParagraph"/>
              <w:numPr>
                <w:ilvl w:val="0"/>
                <w:numId w:val="164"/>
              </w:numPr>
              <w:spacing w:before="0"/>
              <w:rPr>
                <w:ins w:id="1041" w:author="Phuong Truong Thi" w:date="2024-11-25T10:45:00Z"/>
                <w:rFonts w:eastAsia="Times New Roman"/>
                <w:color w:val="000000" w:themeColor="text1"/>
                <w:szCs w:val="24"/>
              </w:rPr>
            </w:pPr>
          </w:p>
        </w:tc>
        <w:tc>
          <w:tcPr>
            <w:tcW w:w="1882" w:type="dxa"/>
          </w:tcPr>
          <w:p w14:paraId="6ACB1FB6" w14:textId="77777777" w:rsidR="00613BB7" w:rsidRPr="00C654B0" w:rsidRDefault="00613BB7" w:rsidP="00EA757D">
            <w:pPr>
              <w:spacing w:before="0"/>
              <w:rPr>
                <w:ins w:id="1042" w:author="Phuong Truong Thi" w:date="2024-11-25T10:45:00Z"/>
                <w:rFonts w:ascii="Times New Roman" w:hAnsi="Times New Roman"/>
                <w:b/>
                <w:bCs/>
                <w:color w:val="000000"/>
                <w:sz w:val="24"/>
                <w:szCs w:val="24"/>
              </w:rPr>
            </w:pPr>
          </w:p>
        </w:tc>
        <w:tc>
          <w:tcPr>
            <w:tcW w:w="6795" w:type="dxa"/>
            <w:shd w:val="clear" w:color="auto" w:fill="auto"/>
          </w:tcPr>
          <w:p w14:paraId="0D8C7877" w14:textId="400CB77D" w:rsidR="00613BB7" w:rsidRDefault="00613BB7" w:rsidP="00EA757D">
            <w:pPr>
              <w:spacing w:before="0"/>
              <w:rPr>
                <w:ins w:id="1043" w:author="Phuong Truong Thi" w:date="2024-11-25T10:45:00Z"/>
                <w:rFonts w:ascii="Times New Roman" w:eastAsia="Times New Roman" w:hAnsi="Times New Roman"/>
                <w:color w:val="000000" w:themeColor="text1"/>
                <w:sz w:val="24"/>
                <w:szCs w:val="24"/>
              </w:rPr>
            </w:pPr>
            <w:ins w:id="1044" w:author="Phuong Truong Thi" w:date="2024-11-25T10:45:00Z">
              <w:r>
                <w:rPr>
                  <w:rFonts w:ascii="Times New Roman" w:eastAsia="Times New Roman" w:hAnsi="Times New Roman"/>
                  <w:color w:val="000000" w:themeColor="text1"/>
                  <w:sz w:val="24"/>
                  <w:szCs w:val="24"/>
                </w:rPr>
                <w:t>Tìm kiếm toàn hệ thống</w:t>
              </w:r>
            </w:ins>
          </w:p>
        </w:tc>
      </w:tr>
      <w:tr w:rsidR="00F43397" w:rsidRPr="004226BF" w14:paraId="646F7D03" w14:textId="77777777" w:rsidTr="00817E47">
        <w:trPr>
          <w:trHeight w:val="300"/>
        </w:trPr>
        <w:tc>
          <w:tcPr>
            <w:tcW w:w="670" w:type="dxa"/>
            <w:shd w:val="clear" w:color="auto" w:fill="auto"/>
            <w:vAlign w:val="center"/>
          </w:tcPr>
          <w:p w14:paraId="4B8C8B94" w14:textId="77777777" w:rsidR="00F43397" w:rsidRPr="009E5742" w:rsidRDefault="00F43397">
            <w:pPr>
              <w:pStyle w:val="ListParagraph"/>
              <w:numPr>
                <w:ilvl w:val="0"/>
                <w:numId w:val="164"/>
              </w:numPr>
              <w:spacing w:before="0"/>
              <w:rPr>
                <w:rFonts w:eastAsia="Times New Roman"/>
                <w:color w:val="000000" w:themeColor="text1"/>
                <w:szCs w:val="24"/>
                <w:rPrChange w:id="1045" w:author="Phuong Truong Thi" w:date="2024-11-25T04:09:00Z">
                  <w:rPr/>
                </w:rPrChange>
              </w:rPr>
              <w:pPrChange w:id="1046" w:author="Phuong Truong Thi" w:date="2024-11-25T04:09:00Z">
                <w:pPr>
                  <w:spacing w:before="0"/>
                </w:pPr>
              </w:pPrChange>
            </w:pPr>
          </w:p>
        </w:tc>
        <w:tc>
          <w:tcPr>
            <w:tcW w:w="1882" w:type="dxa"/>
          </w:tcPr>
          <w:p w14:paraId="69D38B19" w14:textId="77777777" w:rsidR="00F43397" w:rsidRPr="00C654B0" w:rsidRDefault="00F43397" w:rsidP="00EA757D">
            <w:pPr>
              <w:spacing w:before="0"/>
              <w:rPr>
                <w:rFonts w:ascii="Times New Roman" w:hAnsi="Times New Roman"/>
                <w:b/>
                <w:bCs/>
                <w:color w:val="000000"/>
                <w:sz w:val="24"/>
                <w:szCs w:val="24"/>
              </w:rPr>
            </w:pPr>
          </w:p>
        </w:tc>
        <w:tc>
          <w:tcPr>
            <w:tcW w:w="6795" w:type="dxa"/>
            <w:shd w:val="clear" w:color="auto" w:fill="auto"/>
          </w:tcPr>
          <w:p w14:paraId="738C3238" w14:textId="1CB3348C" w:rsidR="00F43397" w:rsidRDefault="00613BB7" w:rsidP="00EA757D">
            <w:pPr>
              <w:spacing w:before="0"/>
              <w:rPr>
                <w:rFonts w:ascii="Times New Roman" w:eastAsia="Times New Roman" w:hAnsi="Times New Roman"/>
                <w:color w:val="000000" w:themeColor="text1"/>
                <w:sz w:val="24"/>
                <w:szCs w:val="24"/>
              </w:rPr>
            </w:pPr>
            <w:ins w:id="1047" w:author="Phuong Truong Thi" w:date="2024-11-25T10:45:00Z">
              <w:r>
                <w:rPr>
                  <w:rFonts w:ascii="Times New Roman" w:eastAsia="Times New Roman" w:hAnsi="Times New Roman"/>
                  <w:color w:val="000000" w:themeColor="text1"/>
                  <w:sz w:val="24"/>
                  <w:szCs w:val="24"/>
                </w:rPr>
                <w:t>Bộ lọc</w:t>
              </w:r>
            </w:ins>
            <w:del w:id="1048" w:author="Phuong Truong Thi" w:date="2024-11-25T10:45:00Z">
              <w:r w:rsidR="00F43397" w:rsidDel="00613BB7">
                <w:rPr>
                  <w:rFonts w:ascii="Times New Roman" w:eastAsia="Times New Roman" w:hAnsi="Times New Roman"/>
                  <w:color w:val="000000" w:themeColor="text1"/>
                  <w:sz w:val="24"/>
                  <w:szCs w:val="24"/>
                </w:rPr>
                <w:delText>Filter</w:delText>
              </w:r>
            </w:del>
          </w:p>
        </w:tc>
      </w:tr>
      <w:tr w:rsidR="00F43397" w:rsidRPr="004226BF" w14:paraId="674260F4" w14:textId="77777777" w:rsidTr="00817E47">
        <w:trPr>
          <w:trHeight w:val="300"/>
        </w:trPr>
        <w:tc>
          <w:tcPr>
            <w:tcW w:w="670" w:type="dxa"/>
            <w:shd w:val="clear" w:color="auto" w:fill="auto"/>
            <w:vAlign w:val="center"/>
          </w:tcPr>
          <w:p w14:paraId="1D74B8DA" w14:textId="77777777" w:rsidR="00F43397" w:rsidRPr="009E5742" w:rsidRDefault="00F43397">
            <w:pPr>
              <w:pStyle w:val="ListParagraph"/>
              <w:numPr>
                <w:ilvl w:val="0"/>
                <w:numId w:val="164"/>
              </w:numPr>
              <w:spacing w:before="0"/>
              <w:rPr>
                <w:rFonts w:eastAsia="Times New Roman"/>
                <w:color w:val="000000" w:themeColor="text1"/>
                <w:szCs w:val="24"/>
                <w:rPrChange w:id="1049" w:author="Phuong Truong Thi" w:date="2024-11-25T04:09:00Z">
                  <w:rPr/>
                </w:rPrChange>
              </w:rPr>
              <w:pPrChange w:id="1050" w:author="Phuong Truong Thi" w:date="2024-11-25T04:09:00Z">
                <w:pPr>
                  <w:spacing w:before="0"/>
                </w:pPr>
              </w:pPrChange>
            </w:pPr>
          </w:p>
        </w:tc>
        <w:tc>
          <w:tcPr>
            <w:tcW w:w="1882" w:type="dxa"/>
          </w:tcPr>
          <w:p w14:paraId="21E43CD1" w14:textId="77777777" w:rsidR="00F43397" w:rsidRPr="00C654B0" w:rsidRDefault="00F43397" w:rsidP="00EA757D">
            <w:pPr>
              <w:spacing w:before="0"/>
              <w:rPr>
                <w:rFonts w:ascii="Times New Roman" w:hAnsi="Times New Roman"/>
                <w:b/>
                <w:bCs/>
                <w:color w:val="000000"/>
                <w:sz w:val="24"/>
                <w:szCs w:val="24"/>
              </w:rPr>
            </w:pPr>
          </w:p>
        </w:tc>
        <w:tc>
          <w:tcPr>
            <w:tcW w:w="6795" w:type="dxa"/>
            <w:shd w:val="clear" w:color="auto" w:fill="auto"/>
          </w:tcPr>
          <w:p w14:paraId="4BFDEB8D" w14:textId="6EED99AE" w:rsidR="00F43397" w:rsidRDefault="00F43397" w:rsidP="00EA757D">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S</w:t>
            </w:r>
            <w:ins w:id="1051" w:author="Phuong Truong Thi" w:date="2024-11-25T10:45:00Z">
              <w:r w:rsidR="00613BB7">
                <w:rPr>
                  <w:rFonts w:ascii="Times New Roman" w:eastAsia="Times New Roman" w:hAnsi="Times New Roman"/>
                  <w:color w:val="000000" w:themeColor="text1"/>
                  <w:sz w:val="24"/>
                  <w:szCs w:val="24"/>
                </w:rPr>
                <w:t>ắp</w:t>
              </w:r>
            </w:ins>
            <w:ins w:id="1052" w:author="Phuong Truong Thi" w:date="2024-11-25T10:46:00Z">
              <w:r w:rsidR="00613BB7">
                <w:rPr>
                  <w:rFonts w:ascii="Times New Roman" w:eastAsia="Times New Roman" w:hAnsi="Times New Roman"/>
                  <w:color w:val="000000" w:themeColor="text1"/>
                  <w:sz w:val="24"/>
                  <w:szCs w:val="24"/>
                </w:rPr>
                <w:t xml:space="preserve"> xếp</w:t>
              </w:r>
            </w:ins>
            <w:del w:id="1053" w:author="Phuong Truong Thi" w:date="2024-11-25T10:45:00Z">
              <w:r w:rsidDel="00613BB7">
                <w:rPr>
                  <w:rFonts w:ascii="Times New Roman" w:eastAsia="Times New Roman" w:hAnsi="Times New Roman"/>
                  <w:color w:val="000000" w:themeColor="text1"/>
                  <w:sz w:val="24"/>
                  <w:szCs w:val="24"/>
                </w:rPr>
                <w:delText>ort</w:delText>
              </w:r>
            </w:del>
          </w:p>
        </w:tc>
      </w:tr>
      <w:tr w:rsidR="009E5742" w:rsidRPr="004226BF" w14:paraId="6DAF54B9" w14:textId="77777777" w:rsidTr="00817E47">
        <w:trPr>
          <w:trHeight w:val="300"/>
          <w:ins w:id="1054" w:author="Phuong Truong Thi" w:date="2024-11-25T04:07:00Z"/>
        </w:trPr>
        <w:tc>
          <w:tcPr>
            <w:tcW w:w="670" w:type="dxa"/>
            <w:shd w:val="clear" w:color="auto" w:fill="auto"/>
            <w:vAlign w:val="center"/>
          </w:tcPr>
          <w:p w14:paraId="4C7CA401" w14:textId="77777777" w:rsidR="009E5742" w:rsidRPr="009E5742" w:rsidRDefault="009E5742">
            <w:pPr>
              <w:pStyle w:val="ListParagraph"/>
              <w:numPr>
                <w:ilvl w:val="0"/>
                <w:numId w:val="164"/>
              </w:numPr>
              <w:spacing w:before="0"/>
              <w:rPr>
                <w:ins w:id="1055" w:author="Phuong Truong Thi" w:date="2024-11-25T04:07:00Z"/>
                <w:rFonts w:eastAsia="Times New Roman"/>
                <w:color w:val="000000" w:themeColor="text1"/>
                <w:szCs w:val="24"/>
                <w:rPrChange w:id="1056" w:author="Phuong Truong Thi" w:date="2024-11-25T04:09:00Z">
                  <w:rPr>
                    <w:ins w:id="1057" w:author="Phuong Truong Thi" w:date="2024-11-25T04:07:00Z"/>
                  </w:rPr>
                </w:rPrChange>
              </w:rPr>
              <w:pPrChange w:id="1058" w:author="Phuong Truong Thi" w:date="2024-11-25T04:09:00Z">
                <w:pPr>
                  <w:spacing w:before="0"/>
                </w:pPr>
              </w:pPrChange>
            </w:pPr>
          </w:p>
        </w:tc>
        <w:tc>
          <w:tcPr>
            <w:tcW w:w="1882" w:type="dxa"/>
          </w:tcPr>
          <w:p w14:paraId="64AC872A" w14:textId="77777777" w:rsidR="009E5742" w:rsidRPr="00C654B0" w:rsidRDefault="009E5742" w:rsidP="00EA757D">
            <w:pPr>
              <w:spacing w:before="0"/>
              <w:rPr>
                <w:ins w:id="1059" w:author="Phuong Truong Thi" w:date="2024-11-25T04:07:00Z"/>
                <w:rFonts w:ascii="Times New Roman" w:hAnsi="Times New Roman"/>
                <w:b/>
                <w:bCs/>
                <w:color w:val="000000"/>
                <w:sz w:val="24"/>
                <w:szCs w:val="24"/>
              </w:rPr>
            </w:pPr>
          </w:p>
        </w:tc>
        <w:tc>
          <w:tcPr>
            <w:tcW w:w="6795" w:type="dxa"/>
            <w:shd w:val="clear" w:color="auto" w:fill="auto"/>
          </w:tcPr>
          <w:p w14:paraId="49CA3711" w14:textId="5F117539" w:rsidR="009E5742" w:rsidRDefault="005D46F6" w:rsidP="00EA757D">
            <w:pPr>
              <w:spacing w:before="0"/>
              <w:rPr>
                <w:ins w:id="1060" w:author="Phuong Truong Thi" w:date="2024-11-25T04:07:00Z"/>
                <w:rFonts w:ascii="Times New Roman" w:eastAsia="Times New Roman" w:hAnsi="Times New Roman"/>
                <w:color w:val="000000" w:themeColor="text1"/>
                <w:sz w:val="24"/>
                <w:szCs w:val="24"/>
              </w:rPr>
            </w:pPr>
            <w:ins w:id="1061" w:author="Phuong Truong Thi" w:date="2024-12-05T18:32:00Z">
              <w:r>
                <w:rPr>
                  <w:rFonts w:ascii="Times New Roman" w:eastAsia="Times New Roman" w:hAnsi="Times New Roman"/>
                  <w:color w:val="000000" w:themeColor="text1"/>
                  <w:sz w:val="24"/>
                  <w:szCs w:val="24"/>
                </w:rPr>
                <w:t>Lựa chọn các trường hiển thị</w:t>
              </w:r>
            </w:ins>
          </w:p>
        </w:tc>
      </w:tr>
      <w:tr w:rsidR="009E5742" w:rsidRPr="004226BF" w14:paraId="234758B1" w14:textId="77777777" w:rsidTr="00817E47">
        <w:trPr>
          <w:trHeight w:val="300"/>
          <w:ins w:id="1062" w:author="Phuong Truong Thi" w:date="2024-11-25T04:07:00Z"/>
        </w:trPr>
        <w:tc>
          <w:tcPr>
            <w:tcW w:w="670" w:type="dxa"/>
            <w:shd w:val="clear" w:color="auto" w:fill="auto"/>
            <w:vAlign w:val="center"/>
          </w:tcPr>
          <w:p w14:paraId="3E52A192" w14:textId="77777777" w:rsidR="009E5742" w:rsidRPr="009E5742" w:rsidRDefault="009E5742">
            <w:pPr>
              <w:pStyle w:val="ListParagraph"/>
              <w:numPr>
                <w:ilvl w:val="0"/>
                <w:numId w:val="164"/>
              </w:numPr>
              <w:spacing w:before="0"/>
              <w:rPr>
                <w:ins w:id="1063" w:author="Phuong Truong Thi" w:date="2024-11-25T04:07:00Z"/>
                <w:rFonts w:eastAsia="Times New Roman"/>
                <w:color w:val="000000" w:themeColor="text1"/>
                <w:szCs w:val="24"/>
                <w:rPrChange w:id="1064" w:author="Phuong Truong Thi" w:date="2024-11-25T04:09:00Z">
                  <w:rPr>
                    <w:ins w:id="1065" w:author="Phuong Truong Thi" w:date="2024-11-25T04:07:00Z"/>
                  </w:rPr>
                </w:rPrChange>
              </w:rPr>
              <w:pPrChange w:id="1066" w:author="Phuong Truong Thi" w:date="2024-11-25T04:09:00Z">
                <w:pPr>
                  <w:spacing w:before="0"/>
                </w:pPr>
              </w:pPrChange>
            </w:pPr>
          </w:p>
        </w:tc>
        <w:tc>
          <w:tcPr>
            <w:tcW w:w="1882" w:type="dxa"/>
          </w:tcPr>
          <w:p w14:paraId="030D303D" w14:textId="77777777" w:rsidR="009E5742" w:rsidRPr="00C654B0" w:rsidRDefault="009E5742" w:rsidP="00EA757D">
            <w:pPr>
              <w:spacing w:before="0"/>
              <w:rPr>
                <w:ins w:id="1067" w:author="Phuong Truong Thi" w:date="2024-11-25T04:07:00Z"/>
                <w:rFonts w:ascii="Times New Roman" w:hAnsi="Times New Roman"/>
                <w:b/>
                <w:bCs/>
                <w:color w:val="000000"/>
                <w:sz w:val="24"/>
                <w:szCs w:val="24"/>
              </w:rPr>
            </w:pPr>
          </w:p>
        </w:tc>
        <w:tc>
          <w:tcPr>
            <w:tcW w:w="6795" w:type="dxa"/>
            <w:shd w:val="clear" w:color="auto" w:fill="auto"/>
          </w:tcPr>
          <w:p w14:paraId="2C00519A" w14:textId="7DA71D72" w:rsidR="009E5742" w:rsidRDefault="009E5742" w:rsidP="00EA757D">
            <w:pPr>
              <w:spacing w:before="0"/>
              <w:rPr>
                <w:ins w:id="1068" w:author="Phuong Truong Thi" w:date="2024-11-25T04:07:00Z"/>
                <w:rFonts w:ascii="Times New Roman" w:eastAsia="Times New Roman" w:hAnsi="Times New Roman"/>
                <w:color w:val="000000" w:themeColor="text1"/>
                <w:sz w:val="24"/>
                <w:szCs w:val="24"/>
              </w:rPr>
            </w:pPr>
            <w:ins w:id="1069" w:author="Phuong Truong Thi" w:date="2024-11-25T04:07:00Z">
              <w:r>
                <w:rPr>
                  <w:rFonts w:ascii="Times New Roman" w:eastAsia="Times New Roman" w:hAnsi="Times New Roman"/>
                  <w:color w:val="000000" w:themeColor="text1"/>
                  <w:sz w:val="24"/>
                  <w:szCs w:val="24"/>
                </w:rPr>
                <w:t xml:space="preserve">Tạo mới </w:t>
              </w:r>
            </w:ins>
            <w:ins w:id="1070" w:author="Phuong Truong Thi" w:date="2024-11-25T10:46:00Z">
              <w:r w:rsidR="00613BB7">
                <w:rPr>
                  <w:rFonts w:ascii="Times New Roman" w:eastAsia="Times New Roman" w:hAnsi="Times New Roman"/>
                  <w:color w:val="000000" w:themeColor="text1"/>
                  <w:sz w:val="24"/>
                  <w:szCs w:val="24"/>
                </w:rPr>
                <w:t>danh sách</w:t>
              </w:r>
            </w:ins>
          </w:p>
        </w:tc>
      </w:tr>
      <w:tr w:rsidR="009E5742" w:rsidRPr="004226BF" w14:paraId="764D4208" w14:textId="77777777" w:rsidTr="00817E47">
        <w:trPr>
          <w:trHeight w:val="300"/>
          <w:ins w:id="1071" w:author="Phuong Truong Thi" w:date="2024-11-25T04:07:00Z"/>
        </w:trPr>
        <w:tc>
          <w:tcPr>
            <w:tcW w:w="670" w:type="dxa"/>
            <w:shd w:val="clear" w:color="auto" w:fill="auto"/>
            <w:vAlign w:val="center"/>
          </w:tcPr>
          <w:p w14:paraId="3C259D41" w14:textId="77777777" w:rsidR="009E5742" w:rsidRPr="009E5742" w:rsidRDefault="009E5742">
            <w:pPr>
              <w:pStyle w:val="ListParagraph"/>
              <w:numPr>
                <w:ilvl w:val="0"/>
                <w:numId w:val="164"/>
              </w:numPr>
              <w:spacing w:before="0"/>
              <w:rPr>
                <w:ins w:id="1072" w:author="Phuong Truong Thi" w:date="2024-11-25T04:07:00Z"/>
                <w:rFonts w:eastAsia="Times New Roman"/>
                <w:color w:val="000000" w:themeColor="text1"/>
                <w:szCs w:val="24"/>
                <w:rPrChange w:id="1073" w:author="Phuong Truong Thi" w:date="2024-11-25T04:09:00Z">
                  <w:rPr>
                    <w:ins w:id="1074" w:author="Phuong Truong Thi" w:date="2024-11-25T04:07:00Z"/>
                  </w:rPr>
                </w:rPrChange>
              </w:rPr>
              <w:pPrChange w:id="1075" w:author="Phuong Truong Thi" w:date="2024-11-25T04:09:00Z">
                <w:pPr>
                  <w:spacing w:before="0"/>
                </w:pPr>
              </w:pPrChange>
            </w:pPr>
          </w:p>
        </w:tc>
        <w:tc>
          <w:tcPr>
            <w:tcW w:w="1882" w:type="dxa"/>
          </w:tcPr>
          <w:p w14:paraId="0A0EA8A0" w14:textId="77777777" w:rsidR="009E5742" w:rsidRPr="00C654B0" w:rsidRDefault="009E5742" w:rsidP="00EA757D">
            <w:pPr>
              <w:spacing w:before="0"/>
              <w:rPr>
                <w:ins w:id="1076" w:author="Phuong Truong Thi" w:date="2024-11-25T04:07:00Z"/>
                <w:rFonts w:ascii="Times New Roman" w:hAnsi="Times New Roman"/>
                <w:b/>
                <w:bCs/>
                <w:color w:val="000000"/>
                <w:sz w:val="24"/>
                <w:szCs w:val="24"/>
              </w:rPr>
            </w:pPr>
          </w:p>
        </w:tc>
        <w:tc>
          <w:tcPr>
            <w:tcW w:w="6795" w:type="dxa"/>
            <w:shd w:val="clear" w:color="auto" w:fill="auto"/>
          </w:tcPr>
          <w:p w14:paraId="6F67A5B7" w14:textId="0FABDD6F" w:rsidR="009E5742" w:rsidRDefault="00613BB7" w:rsidP="00EA757D">
            <w:pPr>
              <w:spacing w:before="0"/>
              <w:rPr>
                <w:ins w:id="1077" w:author="Phuong Truong Thi" w:date="2024-11-25T04:07:00Z"/>
                <w:rFonts w:ascii="Times New Roman" w:eastAsia="Times New Roman" w:hAnsi="Times New Roman"/>
                <w:color w:val="000000" w:themeColor="text1"/>
                <w:sz w:val="24"/>
                <w:szCs w:val="24"/>
              </w:rPr>
            </w:pPr>
            <w:ins w:id="1078" w:author="Phuong Truong Thi" w:date="2024-11-25T10:46:00Z">
              <w:r>
                <w:rPr>
                  <w:rFonts w:ascii="Times New Roman" w:eastAsia="Times New Roman" w:hAnsi="Times New Roman"/>
                  <w:color w:val="000000" w:themeColor="text1"/>
                  <w:sz w:val="24"/>
                  <w:szCs w:val="24"/>
                </w:rPr>
                <w:t>Tạo bản sao danh sách</w:t>
              </w:r>
            </w:ins>
          </w:p>
        </w:tc>
      </w:tr>
      <w:tr w:rsidR="00F43397" w:rsidRPr="004226BF" w:rsidDel="009E5742" w14:paraId="2AE004A7" w14:textId="0D30FEBE" w:rsidTr="00817E47">
        <w:trPr>
          <w:trHeight w:val="300"/>
          <w:del w:id="1079" w:author="Phuong Truong Thi" w:date="2024-11-25T04:08:00Z"/>
        </w:trPr>
        <w:tc>
          <w:tcPr>
            <w:tcW w:w="670" w:type="dxa"/>
            <w:shd w:val="clear" w:color="auto" w:fill="auto"/>
            <w:vAlign w:val="center"/>
          </w:tcPr>
          <w:p w14:paraId="0C720626" w14:textId="5B7F4C1E" w:rsidR="00F43397" w:rsidRPr="009E5742" w:rsidDel="009E5742" w:rsidRDefault="00F43397">
            <w:pPr>
              <w:pStyle w:val="ListParagraph"/>
              <w:numPr>
                <w:ilvl w:val="2"/>
                <w:numId w:val="164"/>
              </w:numPr>
              <w:rPr>
                <w:del w:id="1080" w:author="Phuong Truong Thi" w:date="2024-11-25T04:08:00Z"/>
                <w:rFonts w:eastAsia="Times New Roman"/>
                <w:color w:val="000000" w:themeColor="text1"/>
                <w:szCs w:val="24"/>
                <w:rPrChange w:id="1081" w:author="Phuong Truong Thi" w:date="2024-11-25T04:09:00Z">
                  <w:rPr>
                    <w:del w:id="1082" w:author="Phuong Truong Thi" w:date="2024-11-25T04:08:00Z"/>
                  </w:rPr>
                </w:rPrChange>
              </w:rPr>
              <w:pPrChange w:id="1083" w:author="Phuong Truong Thi" w:date="2024-11-25T04:09:00Z">
                <w:pPr>
                  <w:spacing w:before="0"/>
                </w:pPr>
              </w:pPrChange>
            </w:pPr>
          </w:p>
        </w:tc>
        <w:tc>
          <w:tcPr>
            <w:tcW w:w="1882" w:type="dxa"/>
          </w:tcPr>
          <w:p w14:paraId="0D628AE4" w14:textId="3D97F603" w:rsidR="00F43397" w:rsidRPr="00C654B0" w:rsidDel="009E5742" w:rsidRDefault="00F43397">
            <w:pPr>
              <w:pStyle w:val="ListParagraph"/>
              <w:rPr>
                <w:del w:id="1084" w:author="Phuong Truong Thi" w:date="2024-11-25T04:08:00Z"/>
                <w:b/>
                <w:bCs/>
                <w:color w:val="000000"/>
              </w:rPr>
              <w:pPrChange w:id="1085" w:author="Phuong Truong Thi" w:date="2024-11-25T04:09:00Z">
                <w:pPr>
                  <w:spacing w:before="0"/>
                </w:pPr>
              </w:pPrChange>
            </w:pPr>
          </w:p>
        </w:tc>
        <w:tc>
          <w:tcPr>
            <w:tcW w:w="6795" w:type="dxa"/>
            <w:shd w:val="clear" w:color="auto" w:fill="auto"/>
          </w:tcPr>
          <w:p w14:paraId="18771151" w14:textId="7E834668" w:rsidR="00F43397" w:rsidDel="009E5742" w:rsidRDefault="00F43397">
            <w:pPr>
              <w:pStyle w:val="ListParagraph"/>
              <w:rPr>
                <w:del w:id="1086" w:author="Phuong Truong Thi" w:date="2024-11-25T04:08:00Z"/>
              </w:rPr>
              <w:pPrChange w:id="1087" w:author="Phuong Truong Thi" w:date="2024-11-25T04:09:00Z">
                <w:pPr>
                  <w:spacing w:before="0"/>
                </w:pPr>
              </w:pPrChange>
            </w:pPr>
            <w:del w:id="1088" w:author="Phuong Truong Thi" w:date="2024-11-25T04:08:00Z">
              <w:r w:rsidDel="009E5742">
                <w:delText>Điều chỉnh các trường trên danh sách</w:delText>
              </w:r>
            </w:del>
          </w:p>
        </w:tc>
      </w:tr>
      <w:tr w:rsidR="009E5742" w:rsidRPr="004226BF" w14:paraId="5EB054A2" w14:textId="77777777" w:rsidTr="00941F76">
        <w:trPr>
          <w:trHeight w:val="300"/>
        </w:trPr>
        <w:tc>
          <w:tcPr>
            <w:tcW w:w="670" w:type="dxa"/>
            <w:shd w:val="clear" w:color="auto" w:fill="auto"/>
            <w:vAlign w:val="center"/>
          </w:tcPr>
          <w:p w14:paraId="03C93FBB" w14:textId="77777777" w:rsidR="009E5742" w:rsidRPr="004226BF" w:rsidRDefault="009E5742">
            <w:pPr>
              <w:pStyle w:val="ListParagraph"/>
              <w:numPr>
                <w:ilvl w:val="2"/>
                <w:numId w:val="164"/>
              </w:numPr>
              <w:pPrChange w:id="1089" w:author="Phuong Truong Thi" w:date="2024-11-25T04:09:00Z">
                <w:pPr>
                  <w:spacing w:before="0"/>
                </w:pPr>
              </w:pPrChange>
            </w:pPr>
          </w:p>
        </w:tc>
        <w:tc>
          <w:tcPr>
            <w:tcW w:w="8677" w:type="dxa"/>
            <w:gridSpan w:val="2"/>
          </w:tcPr>
          <w:p w14:paraId="13E8A28A" w14:textId="19157CDC" w:rsidR="009E5742" w:rsidRPr="004226BF" w:rsidRDefault="009E5742" w:rsidP="00817E47">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Xem thông tin chi tiết Chi nhánh, CBBH</w:t>
            </w:r>
          </w:p>
        </w:tc>
      </w:tr>
      <w:tr w:rsidR="00C654B0" w:rsidRPr="004226BF" w14:paraId="0F58B7DD" w14:textId="77777777" w:rsidTr="00817E47">
        <w:trPr>
          <w:trHeight w:val="300"/>
        </w:trPr>
        <w:tc>
          <w:tcPr>
            <w:tcW w:w="670" w:type="dxa"/>
            <w:shd w:val="clear" w:color="auto" w:fill="auto"/>
            <w:vAlign w:val="center"/>
          </w:tcPr>
          <w:p w14:paraId="06AA022D" w14:textId="77777777" w:rsidR="00C654B0" w:rsidRPr="009E5742" w:rsidRDefault="00C654B0">
            <w:pPr>
              <w:pStyle w:val="ListParagraph"/>
              <w:numPr>
                <w:ilvl w:val="0"/>
                <w:numId w:val="164"/>
              </w:numPr>
              <w:spacing w:before="0"/>
              <w:rPr>
                <w:rFonts w:eastAsia="Times New Roman"/>
                <w:color w:val="000000" w:themeColor="text1"/>
                <w:szCs w:val="24"/>
                <w:rPrChange w:id="1090" w:author="Phuong Truong Thi" w:date="2024-11-25T04:09:00Z">
                  <w:rPr/>
                </w:rPrChange>
              </w:rPr>
              <w:pPrChange w:id="1091" w:author="Phuong Truong Thi" w:date="2024-11-25T04:09:00Z">
                <w:pPr>
                  <w:spacing w:before="0"/>
                </w:pPr>
              </w:pPrChange>
            </w:pPr>
          </w:p>
        </w:tc>
        <w:tc>
          <w:tcPr>
            <w:tcW w:w="1882" w:type="dxa"/>
          </w:tcPr>
          <w:p w14:paraId="43223484" w14:textId="77606D02" w:rsidR="00C654B0" w:rsidRPr="004B3858" w:rsidRDefault="00C654B0" w:rsidP="00C654B0">
            <w:pPr>
              <w:spacing w:before="0"/>
              <w:rPr>
                <w:rFonts w:ascii="Times New Roman" w:hAnsi="Times New Roman"/>
                <w:b/>
                <w:bCs/>
                <w:color w:val="000000"/>
                <w:sz w:val="24"/>
                <w:szCs w:val="24"/>
              </w:rPr>
            </w:pPr>
            <w:r w:rsidRPr="004B3858">
              <w:rPr>
                <w:rFonts w:ascii="Times New Roman" w:hAnsi="Times New Roman"/>
                <w:b/>
                <w:bCs/>
                <w:color w:val="000000"/>
                <w:sz w:val="24"/>
                <w:szCs w:val="24"/>
              </w:rPr>
              <w:t>DETAIL_01</w:t>
            </w:r>
          </w:p>
        </w:tc>
        <w:tc>
          <w:tcPr>
            <w:tcW w:w="6795" w:type="dxa"/>
            <w:shd w:val="clear" w:color="auto" w:fill="auto"/>
          </w:tcPr>
          <w:p w14:paraId="12458053" w14:textId="4AB187EF" w:rsidR="00C654B0" w:rsidRDefault="00C654B0" w:rsidP="00C654B0">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Xem thông tin chi tiết Chi nhánh</w:t>
            </w:r>
          </w:p>
        </w:tc>
      </w:tr>
      <w:tr w:rsidR="00C654B0" w:rsidRPr="004226BF" w14:paraId="02EDE424" w14:textId="77777777" w:rsidTr="00817E47">
        <w:trPr>
          <w:trHeight w:val="300"/>
        </w:trPr>
        <w:tc>
          <w:tcPr>
            <w:tcW w:w="670" w:type="dxa"/>
            <w:shd w:val="clear" w:color="auto" w:fill="auto"/>
            <w:vAlign w:val="center"/>
          </w:tcPr>
          <w:p w14:paraId="161509EF" w14:textId="77777777" w:rsidR="00C654B0" w:rsidRPr="009E5742" w:rsidRDefault="00C654B0">
            <w:pPr>
              <w:pStyle w:val="ListParagraph"/>
              <w:numPr>
                <w:ilvl w:val="0"/>
                <w:numId w:val="164"/>
              </w:numPr>
              <w:spacing w:before="0"/>
              <w:rPr>
                <w:rFonts w:eastAsia="Times New Roman"/>
                <w:color w:val="000000" w:themeColor="text1"/>
                <w:szCs w:val="24"/>
                <w:rPrChange w:id="1092" w:author="Phuong Truong Thi" w:date="2024-11-25T04:09:00Z">
                  <w:rPr/>
                </w:rPrChange>
              </w:rPr>
              <w:pPrChange w:id="1093" w:author="Phuong Truong Thi" w:date="2024-11-25T04:09:00Z">
                <w:pPr>
                  <w:spacing w:before="0"/>
                </w:pPr>
              </w:pPrChange>
            </w:pPr>
          </w:p>
        </w:tc>
        <w:tc>
          <w:tcPr>
            <w:tcW w:w="1882" w:type="dxa"/>
          </w:tcPr>
          <w:p w14:paraId="402ADD4E" w14:textId="26AF6AE2" w:rsidR="00C654B0" w:rsidRPr="004B3858" w:rsidRDefault="00C654B0" w:rsidP="00C654B0">
            <w:pPr>
              <w:spacing w:before="0"/>
              <w:rPr>
                <w:rFonts w:ascii="Times New Roman" w:hAnsi="Times New Roman"/>
                <w:b/>
                <w:bCs/>
                <w:color w:val="000000"/>
                <w:sz w:val="24"/>
                <w:szCs w:val="24"/>
              </w:rPr>
            </w:pPr>
            <w:r w:rsidRPr="004B3858">
              <w:rPr>
                <w:rFonts w:ascii="Times New Roman" w:hAnsi="Times New Roman"/>
                <w:b/>
                <w:bCs/>
                <w:color w:val="000000"/>
                <w:sz w:val="24"/>
                <w:szCs w:val="24"/>
              </w:rPr>
              <w:t>DETAIL_02</w:t>
            </w:r>
          </w:p>
        </w:tc>
        <w:tc>
          <w:tcPr>
            <w:tcW w:w="6795" w:type="dxa"/>
            <w:shd w:val="clear" w:color="auto" w:fill="auto"/>
          </w:tcPr>
          <w:p w14:paraId="4778DE1D" w14:textId="03EDA796" w:rsidR="00C654B0" w:rsidRDefault="00C654B0" w:rsidP="00C654B0">
            <w:pPr>
              <w:spacing w:before="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Xem thông tin chi tiết CBBH</w:t>
            </w:r>
          </w:p>
        </w:tc>
      </w:tr>
      <w:tr w:rsidR="004B3858" w:rsidRPr="004226BF" w:rsidDel="009E5742" w14:paraId="4B1195FE" w14:textId="41A816A5" w:rsidTr="00817E47">
        <w:trPr>
          <w:trHeight w:val="300"/>
          <w:del w:id="1094" w:author="Phuong Truong Thi" w:date="2024-11-25T04:08:00Z"/>
        </w:trPr>
        <w:tc>
          <w:tcPr>
            <w:tcW w:w="670" w:type="dxa"/>
            <w:shd w:val="clear" w:color="auto" w:fill="auto"/>
            <w:vAlign w:val="center"/>
          </w:tcPr>
          <w:p w14:paraId="7A45D71A" w14:textId="091E6D76" w:rsidR="004B3858" w:rsidRPr="009E5742" w:rsidDel="009E5742" w:rsidRDefault="004B3858">
            <w:pPr>
              <w:pStyle w:val="ListParagraph"/>
              <w:numPr>
                <w:ilvl w:val="2"/>
                <w:numId w:val="164"/>
              </w:numPr>
              <w:rPr>
                <w:del w:id="1095" w:author="Phuong Truong Thi" w:date="2024-11-25T04:08:00Z"/>
                <w:rFonts w:eastAsia="Times New Roman"/>
                <w:color w:val="000000" w:themeColor="text1"/>
                <w:szCs w:val="24"/>
                <w:rPrChange w:id="1096" w:author="Phuong Truong Thi" w:date="2024-11-25T04:09:00Z">
                  <w:rPr>
                    <w:del w:id="1097" w:author="Phuong Truong Thi" w:date="2024-11-25T04:08:00Z"/>
                  </w:rPr>
                </w:rPrChange>
              </w:rPr>
              <w:pPrChange w:id="1098" w:author="Phuong Truong Thi" w:date="2024-11-25T04:09:00Z">
                <w:pPr>
                  <w:spacing w:before="0"/>
                </w:pPr>
              </w:pPrChange>
            </w:pPr>
          </w:p>
        </w:tc>
        <w:tc>
          <w:tcPr>
            <w:tcW w:w="1882" w:type="dxa"/>
          </w:tcPr>
          <w:p w14:paraId="6459F914" w14:textId="6F5A0215" w:rsidR="004B3858" w:rsidRPr="004B3858" w:rsidDel="009E5742" w:rsidRDefault="004B3858">
            <w:pPr>
              <w:pStyle w:val="ListParagraph"/>
              <w:rPr>
                <w:del w:id="1099" w:author="Phuong Truong Thi" w:date="2024-11-25T04:08:00Z"/>
                <w:b/>
                <w:bCs/>
                <w:color w:val="000000"/>
              </w:rPr>
              <w:pPrChange w:id="1100" w:author="Phuong Truong Thi" w:date="2024-11-25T04:09:00Z">
                <w:pPr>
                  <w:spacing w:before="0"/>
                </w:pPr>
              </w:pPrChange>
            </w:pPr>
          </w:p>
        </w:tc>
        <w:tc>
          <w:tcPr>
            <w:tcW w:w="6795" w:type="dxa"/>
            <w:shd w:val="clear" w:color="auto" w:fill="auto"/>
          </w:tcPr>
          <w:p w14:paraId="6AB55F30" w14:textId="35741721" w:rsidR="004B3858" w:rsidDel="009E5742" w:rsidRDefault="004B3858">
            <w:pPr>
              <w:pStyle w:val="ListParagraph"/>
              <w:rPr>
                <w:del w:id="1101" w:author="Phuong Truong Thi" w:date="2024-11-25T04:08:00Z"/>
              </w:rPr>
              <w:pPrChange w:id="1102" w:author="Phuong Truong Thi" w:date="2024-11-25T04:09:00Z">
                <w:pPr>
                  <w:spacing w:before="0"/>
                </w:pPr>
              </w:pPrChange>
            </w:pPr>
            <w:del w:id="1103" w:author="Phuong Truong Thi" w:date="2024-11-25T04:08:00Z">
              <w:r w:rsidDel="009E5742">
                <w:delText>Gloabal Search</w:delText>
              </w:r>
            </w:del>
          </w:p>
        </w:tc>
      </w:tr>
      <w:tr w:rsidR="002B5B0F" w:rsidRPr="004226BF" w:rsidDel="00DC6ADC" w14:paraId="53E83CA2" w14:textId="2E17D702" w:rsidTr="00817E47">
        <w:trPr>
          <w:trHeight w:val="300"/>
          <w:del w:id="1104" w:author="Phuong Truong Thi" w:date="2024-12-06T19:58:00Z"/>
        </w:trPr>
        <w:tc>
          <w:tcPr>
            <w:tcW w:w="670" w:type="dxa"/>
            <w:shd w:val="clear" w:color="auto" w:fill="auto"/>
            <w:vAlign w:val="center"/>
          </w:tcPr>
          <w:p w14:paraId="141C146D" w14:textId="5DAB91B9" w:rsidR="002B5B0F" w:rsidRPr="004226BF" w:rsidDel="00DC6ADC" w:rsidRDefault="002B5B0F">
            <w:pPr>
              <w:pStyle w:val="ListParagraph"/>
              <w:numPr>
                <w:ilvl w:val="2"/>
                <w:numId w:val="164"/>
              </w:numPr>
              <w:rPr>
                <w:del w:id="1105" w:author="Phuong Truong Thi" w:date="2024-12-06T19:58:00Z"/>
              </w:rPr>
              <w:pPrChange w:id="1106" w:author="Phuong Truong Thi" w:date="2024-11-25T04:09:00Z">
                <w:pPr>
                  <w:spacing w:before="0"/>
                </w:pPr>
              </w:pPrChange>
            </w:pPr>
          </w:p>
        </w:tc>
        <w:tc>
          <w:tcPr>
            <w:tcW w:w="1882" w:type="dxa"/>
          </w:tcPr>
          <w:p w14:paraId="14485791" w14:textId="1A024A17" w:rsidR="002B5B0F" w:rsidRPr="004226BF" w:rsidDel="00DC6ADC" w:rsidRDefault="00E62FEF" w:rsidP="00817E47">
            <w:pPr>
              <w:spacing w:before="0"/>
              <w:rPr>
                <w:del w:id="1107" w:author="Phuong Truong Thi" w:date="2024-12-06T19:58:00Z"/>
                <w:rFonts w:ascii="Times New Roman" w:hAnsi="Times New Roman"/>
                <w:color w:val="000000"/>
                <w:sz w:val="24"/>
                <w:szCs w:val="24"/>
              </w:rPr>
            </w:pPr>
            <w:del w:id="1108" w:author="Phuong Truong Thi" w:date="2024-12-06T19:57:00Z">
              <w:r w:rsidRPr="00C654B0" w:rsidDel="00DC6ADC">
                <w:rPr>
                  <w:rFonts w:ascii="Times New Roman" w:hAnsi="Times New Roman"/>
                  <w:b/>
                  <w:bCs/>
                  <w:color w:val="000000"/>
                  <w:sz w:val="24"/>
                  <w:szCs w:val="24"/>
                </w:rPr>
                <w:delText>PORT.</w:delText>
              </w:r>
            </w:del>
            <w:del w:id="1109" w:author="Phuong Truong Thi" w:date="2024-12-06T19:56:00Z">
              <w:r w:rsidRPr="00C654B0" w:rsidDel="00DC6ADC">
                <w:rPr>
                  <w:rFonts w:ascii="Times New Roman" w:hAnsi="Times New Roman"/>
                  <w:b/>
                  <w:bCs/>
                  <w:color w:val="000000"/>
                  <w:sz w:val="24"/>
                  <w:szCs w:val="24"/>
                </w:rPr>
                <w:delText>0</w:delText>
              </w:r>
              <w:r w:rsidDel="00DC6ADC">
                <w:rPr>
                  <w:rFonts w:ascii="Times New Roman" w:hAnsi="Times New Roman"/>
                  <w:b/>
                  <w:bCs/>
                  <w:color w:val="000000"/>
                  <w:sz w:val="24"/>
                  <w:szCs w:val="24"/>
                </w:rPr>
                <w:delText>9</w:delText>
              </w:r>
            </w:del>
          </w:p>
        </w:tc>
        <w:tc>
          <w:tcPr>
            <w:tcW w:w="6795" w:type="dxa"/>
            <w:shd w:val="clear" w:color="auto" w:fill="auto"/>
          </w:tcPr>
          <w:p w14:paraId="36541CF9" w14:textId="28B11FA5" w:rsidR="002B5B0F" w:rsidDel="00DC6ADC" w:rsidRDefault="002B5B0F" w:rsidP="00817E47">
            <w:pPr>
              <w:spacing w:before="0"/>
              <w:rPr>
                <w:del w:id="1110" w:author="Phuong Truong Thi" w:date="2024-12-06T19:58:00Z"/>
                <w:rFonts w:ascii="Times New Roman" w:eastAsia="Times New Roman" w:hAnsi="Times New Roman"/>
                <w:color w:val="000000" w:themeColor="text1"/>
                <w:sz w:val="24"/>
                <w:szCs w:val="24"/>
              </w:rPr>
            </w:pPr>
            <w:del w:id="1111" w:author="Phuong Truong Thi" w:date="2024-12-06T19:58:00Z">
              <w:r w:rsidDel="00DC6ADC">
                <w:rPr>
                  <w:rFonts w:ascii="Times New Roman" w:eastAsia="Times New Roman" w:hAnsi="Times New Roman"/>
                  <w:color w:val="000000" w:themeColor="text1"/>
                  <w:sz w:val="24"/>
                  <w:szCs w:val="24"/>
                </w:rPr>
                <w:delText xml:space="preserve">Tạo Task </w:delText>
              </w:r>
            </w:del>
          </w:p>
        </w:tc>
      </w:tr>
      <w:tr w:rsidR="002B5B0F" w:rsidRPr="004226BF" w:rsidDel="009E5742" w14:paraId="1732AF5C" w14:textId="73E6B3F3" w:rsidTr="00817E47">
        <w:trPr>
          <w:trHeight w:val="300"/>
          <w:del w:id="1112" w:author="Phuong Truong Thi" w:date="2024-11-25T04:09:00Z"/>
        </w:trPr>
        <w:tc>
          <w:tcPr>
            <w:tcW w:w="670" w:type="dxa"/>
            <w:shd w:val="clear" w:color="auto" w:fill="auto"/>
            <w:vAlign w:val="center"/>
          </w:tcPr>
          <w:p w14:paraId="53F0F4E6" w14:textId="2B9858FC" w:rsidR="002B5B0F" w:rsidRPr="009E5742" w:rsidDel="009E5742" w:rsidRDefault="002B5B0F">
            <w:pPr>
              <w:pStyle w:val="ListParagraph"/>
              <w:numPr>
                <w:ilvl w:val="2"/>
                <w:numId w:val="164"/>
              </w:numPr>
              <w:rPr>
                <w:del w:id="1113" w:author="Phuong Truong Thi" w:date="2024-11-25T04:09:00Z"/>
                <w:rFonts w:eastAsia="Times New Roman"/>
                <w:color w:val="000000" w:themeColor="text1"/>
                <w:szCs w:val="24"/>
                <w:rPrChange w:id="1114" w:author="Phuong Truong Thi" w:date="2024-11-25T04:09:00Z">
                  <w:rPr>
                    <w:del w:id="1115" w:author="Phuong Truong Thi" w:date="2024-11-25T04:09:00Z"/>
                  </w:rPr>
                </w:rPrChange>
              </w:rPr>
              <w:pPrChange w:id="1116" w:author="Phuong Truong Thi" w:date="2024-11-25T04:09:00Z">
                <w:pPr>
                  <w:spacing w:before="0"/>
                </w:pPr>
              </w:pPrChange>
            </w:pPr>
          </w:p>
        </w:tc>
        <w:tc>
          <w:tcPr>
            <w:tcW w:w="1882" w:type="dxa"/>
          </w:tcPr>
          <w:p w14:paraId="5DF00667" w14:textId="0E9A85A8" w:rsidR="002B5B0F" w:rsidRPr="004226BF" w:rsidDel="009E5742" w:rsidRDefault="002B5B0F">
            <w:pPr>
              <w:pStyle w:val="ListParagraph"/>
              <w:rPr>
                <w:del w:id="1117" w:author="Phuong Truong Thi" w:date="2024-11-25T04:09:00Z"/>
                <w:color w:val="000000"/>
              </w:rPr>
              <w:pPrChange w:id="1118" w:author="Phuong Truong Thi" w:date="2024-11-25T04:09:00Z">
                <w:pPr>
                  <w:spacing w:before="0"/>
                </w:pPr>
              </w:pPrChange>
            </w:pPr>
          </w:p>
        </w:tc>
        <w:tc>
          <w:tcPr>
            <w:tcW w:w="6795" w:type="dxa"/>
            <w:shd w:val="clear" w:color="auto" w:fill="auto"/>
          </w:tcPr>
          <w:p w14:paraId="5C327801" w14:textId="5B981190" w:rsidR="002B5B0F" w:rsidDel="009E5742" w:rsidRDefault="002B5B0F">
            <w:pPr>
              <w:pStyle w:val="ListParagraph"/>
              <w:rPr>
                <w:del w:id="1119" w:author="Phuong Truong Thi" w:date="2024-11-25T04:09:00Z"/>
              </w:rPr>
              <w:pPrChange w:id="1120" w:author="Phuong Truong Thi" w:date="2024-11-25T04:09:00Z">
                <w:pPr>
                  <w:spacing w:before="0"/>
                </w:pPr>
              </w:pPrChange>
            </w:pPr>
            <w:del w:id="1121" w:author="Phuong Truong Thi" w:date="2024-11-25T04:09:00Z">
              <w:r w:rsidDel="009E5742">
                <w:delText>Masking data</w:delText>
              </w:r>
            </w:del>
          </w:p>
        </w:tc>
      </w:tr>
      <w:tr w:rsidR="0088045B" w:rsidRPr="004226BF" w:rsidDel="00DC6ADC" w14:paraId="395BA797" w14:textId="284B74E2" w:rsidTr="00817E47">
        <w:trPr>
          <w:trHeight w:val="300"/>
          <w:del w:id="1122" w:author="Phuong Truong Thi" w:date="2024-12-06T19:58:00Z"/>
        </w:trPr>
        <w:tc>
          <w:tcPr>
            <w:tcW w:w="670" w:type="dxa"/>
            <w:shd w:val="clear" w:color="auto" w:fill="auto"/>
            <w:vAlign w:val="center"/>
          </w:tcPr>
          <w:p w14:paraId="218A1C90" w14:textId="63A027F0" w:rsidR="0088045B" w:rsidRPr="004226BF" w:rsidDel="00DC6ADC" w:rsidRDefault="0088045B">
            <w:pPr>
              <w:pStyle w:val="ListParagraph"/>
              <w:numPr>
                <w:ilvl w:val="2"/>
                <w:numId w:val="164"/>
              </w:numPr>
              <w:rPr>
                <w:del w:id="1123" w:author="Phuong Truong Thi" w:date="2024-12-06T19:58:00Z"/>
              </w:rPr>
              <w:pPrChange w:id="1124" w:author="Phuong Truong Thi" w:date="2024-11-25T04:09:00Z">
                <w:pPr>
                  <w:spacing w:before="0"/>
                </w:pPr>
              </w:pPrChange>
            </w:pPr>
          </w:p>
        </w:tc>
        <w:tc>
          <w:tcPr>
            <w:tcW w:w="1882" w:type="dxa"/>
          </w:tcPr>
          <w:p w14:paraId="4A767882" w14:textId="12291595" w:rsidR="0088045B" w:rsidRPr="004226BF" w:rsidDel="00DC6ADC" w:rsidRDefault="00E62FEF" w:rsidP="00817E47">
            <w:pPr>
              <w:spacing w:before="0"/>
              <w:rPr>
                <w:del w:id="1125" w:author="Phuong Truong Thi" w:date="2024-12-06T19:58:00Z"/>
                <w:rFonts w:ascii="Times New Roman" w:hAnsi="Times New Roman"/>
                <w:color w:val="000000" w:themeColor="text1"/>
                <w:sz w:val="24"/>
                <w:szCs w:val="24"/>
              </w:rPr>
            </w:pPr>
            <w:del w:id="1126" w:author="Phuong Truong Thi" w:date="2024-12-06T19:57:00Z">
              <w:r w:rsidRPr="00C654B0" w:rsidDel="00DC6ADC">
                <w:rPr>
                  <w:rFonts w:ascii="Times New Roman" w:hAnsi="Times New Roman"/>
                  <w:b/>
                  <w:bCs/>
                  <w:color w:val="000000"/>
                  <w:sz w:val="24"/>
                  <w:szCs w:val="24"/>
                </w:rPr>
                <w:delText>PORT.</w:delText>
              </w:r>
              <w:r w:rsidDel="00DC6ADC">
                <w:rPr>
                  <w:rFonts w:ascii="Times New Roman" w:hAnsi="Times New Roman"/>
                  <w:b/>
                  <w:bCs/>
                  <w:color w:val="000000"/>
                  <w:sz w:val="24"/>
                  <w:szCs w:val="24"/>
                </w:rPr>
                <w:delText>1</w:delText>
              </w:r>
            </w:del>
            <w:del w:id="1127" w:author="Phuong Truong Thi" w:date="2024-12-06T19:56:00Z">
              <w:r w:rsidDel="00DC6ADC">
                <w:rPr>
                  <w:rFonts w:ascii="Times New Roman" w:hAnsi="Times New Roman"/>
                  <w:b/>
                  <w:bCs/>
                  <w:color w:val="000000"/>
                  <w:sz w:val="24"/>
                  <w:szCs w:val="24"/>
                </w:rPr>
                <w:delText>0</w:delText>
              </w:r>
            </w:del>
          </w:p>
        </w:tc>
        <w:tc>
          <w:tcPr>
            <w:tcW w:w="6795" w:type="dxa"/>
            <w:shd w:val="clear" w:color="auto" w:fill="auto"/>
          </w:tcPr>
          <w:p w14:paraId="3DF9F5E8" w14:textId="6A17A615" w:rsidR="0088045B" w:rsidRPr="004226BF" w:rsidDel="00DC6ADC" w:rsidRDefault="00EA757D" w:rsidP="00817E47">
            <w:pPr>
              <w:spacing w:before="0"/>
              <w:rPr>
                <w:del w:id="1128" w:author="Phuong Truong Thi" w:date="2024-12-06T19:58:00Z"/>
                <w:rFonts w:ascii="Times New Roman" w:eastAsia="Times New Roman" w:hAnsi="Times New Roman"/>
                <w:color w:val="000000" w:themeColor="text1"/>
                <w:sz w:val="24"/>
                <w:szCs w:val="24"/>
              </w:rPr>
            </w:pPr>
            <w:del w:id="1129" w:author="Phuong Truong Thi" w:date="2024-12-06T19:58:00Z">
              <w:r w:rsidDel="00DC6ADC">
                <w:rPr>
                  <w:rFonts w:ascii="Times New Roman" w:eastAsia="Times New Roman" w:hAnsi="Times New Roman"/>
                  <w:color w:val="000000" w:themeColor="text1"/>
                  <w:sz w:val="24"/>
                  <w:szCs w:val="24"/>
                </w:rPr>
                <w:delText>Notification</w:delText>
              </w:r>
            </w:del>
          </w:p>
        </w:tc>
      </w:tr>
      <w:tr w:rsidR="00DC6ADC" w:rsidRPr="004226BF" w14:paraId="257C19CE" w14:textId="77777777" w:rsidTr="00817E47">
        <w:trPr>
          <w:trHeight w:val="300"/>
        </w:trPr>
        <w:tc>
          <w:tcPr>
            <w:tcW w:w="670" w:type="dxa"/>
            <w:shd w:val="clear" w:color="auto" w:fill="auto"/>
            <w:vAlign w:val="center"/>
          </w:tcPr>
          <w:p w14:paraId="6F40CFE2" w14:textId="77777777" w:rsidR="00DC6ADC" w:rsidRPr="009E5742" w:rsidRDefault="00DC6ADC">
            <w:pPr>
              <w:pStyle w:val="ListParagraph"/>
              <w:numPr>
                <w:ilvl w:val="0"/>
                <w:numId w:val="164"/>
              </w:numPr>
              <w:spacing w:before="0"/>
              <w:rPr>
                <w:rFonts w:eastAsia="Times New Roman"/>
                <w:color w:val="000000" w:themeColor="text1"/>
                <w:szCs w:val="24"/>
                <w:rPrChange w:id="1130" w:author="Phuong Truong Thi" w:date="2024-11-25T04:09:00Z">
                  <w:rPr/>
                </w:rPrChange>
              </w:rPr>
              <w:pPrChange w:id="1131" w:author="Phuong Truong Thi" w:date="2024-11-25T04:09:00Z">
                <w:pPr>
                  <w:spacing w:before="0"/>
                </w:pPr>
              </w:pPrChange>
            </w:pPr>
          </w:p>
        </w:tc>
        <w:tc>
          <w:tcPr>
            <w:tcW w:w="1882" w:type="dxa"/>
          </w:tcPr>
          <w:p w14:paraId="2473F150" w14:textId="69B401B8" w:rsidR="00DC6ADC" w:rsidRPr="004226BF" w:rsidRDefault="00DC6ADC" w:rsidP="00DC6ADC">
            <w:pPr>
              <w:spacing w:before="0"/>
              <w:rPr>
                <w:rFonts w:ascii="Times New Roman" w:hAnsi="Times New Roman"/>
                <w:color w:val="000000" w:themeColor="text1"/>
                <w:sz w:val="24"/>
                <w:szCs w:val="24"/>
              </w:rPr>
            </w:pPr>
          </w:p>
        </w:tc>
        <w:tc>
          <w:tcPr>
            <w:tcW w:w="6795" w:type="dxa"/>
            <w:shd w:val="clear" w:color="auto" w:fill="auto"/>
          </w:tcPr>
          <w:p w14:paraId="0EFD463C" w14:textId="66D0FEC1" w:rsidR="00DC6ADC" w:rsidRDefault="00DC6ADC" w:rsidP="00DC6ADC">
            <w:pPr>
              <w:spacing w:before="0"/>
              <w:rPr>
                <w:rFonts w:ascii="Times New Roman" w:eastAsia="Times New Roman" w:hAnsi="Times New Roman"/>
                <w:color w:val="000000" w:themeColor="text1"/>
                <w:sz w:val="24"/>
                <w:szCs w:val="24"/>
              </w:rPr>
            </w:pPr>
            <w:ins w:id="1132" w:author="Phuong Truong Thi" w:date="2024-12-06T19:58:00Z">
              <w:r>
                <w:rPr>
                  <w:rFonts w:ascii="Times New Roman" w:eastAsia="Times New Roman" w:hAnsi="Times New Roman"/>
                  <w:color w:val="000000" w:themeColor="text1"/>
                  <w:sz w:val="24"/>
                  <w:szCs w:val="24"/>
                </w:rPr>
                <w:t xml:space="preserve">Tạo Task </w:t>
              </w:r>
            </w:ins>
          </w:p>
        </w:tc>
      </w:tr>
      <w:tr w:rsidR="00DC6ADC" w:rsidRPr="004226BF" w14:paraId="0392CFA7" w14:textId="77777777" w:rsidTr="00817E47">
        <w:trPr>
          <w:trHeight w:val="300"/>
          <w:ins w:id="1133" w:author="Phuong Truong Thi" w:date="2024-11-25T04:09:00Z"/>
        </w:trPr>
        <w:tc>
          <w:tcPr>
            <w:tcW w:w="670" w:type="dxa"/>
            <w:shd w:val="clear" w:color="auto" w:fill="auto"/>
            <w:vAlign w:val="center"/>
          </w:tcPr>
          <w:p w14:paraId="7DD8EEDF" w14:textId="77777777" w:rsidR="00DC6ADC" w:rsidRPr="009E5742" w:rsidRDefault="00DC6ADC">
            <w:pPr>
              <w:pStyle w:val="ListParagraph"/>
              <w:numPr>
                <w:ilvl w:val="0"/>
                <w:numId w:val="164"/>
              </w:numPr>
              <w:spacing w:before="0"/>
              <w:rPr>
                <w:ins w:id="1134" w:author="Phuong Truong Thi" w:date="2024-11-25T04:09:00Z"/>
                <w:rFonts w:eastAsia="Times New Roman"/>
                <w:color w:val="000000" w:themeColor="text1"/>
                <w:szCs w:val="24"/>
                <w:rPrChange w:id="1135" w:author="Phuong Truong Thi" w:date="2024-11-25T04:09:00Z">
                  <w:rPr>
                    <w:ins w:id="1136" w:author="Phuong Truong Thi" w:date="2024-11-25T04:09:00Z"/>
                  </w:rPr>
                </w:rPrChange>
              </w:rPr>
              <w:pPrChange w:id="1137" w:author="Phuong Truong Thi" w:date="2024-11-25T04:09:00Z">
                <w:pPr>
                  <w:spacing w:before="0"/>
                </w:pPr>
              </w:pPrChange>
            </w:pPr>
          </w:p>
        </w:tc>
        <w:tc>
          <w:tcPr>
            <w:tcW w:w="1882" w:type="dxa"/>
          </w:tcPr>
          <w:p w14:paraId="0650CCC3" w14:textId="0DCC083D" w:rsidR="00DC6ADC" w:rsidRPr="004226BF" w:rsidRDefault="00DC6ADC" w:rsidP="00DC6ADC">
            <w:pPr>
              <w:spacing w:before="0"/>
              <w:rPr>
                <w:ins w:id="1138" w:author="Phuong Truong Thi" w:date="2024-11-25T04:09:00Z"/>
                <w:rFonts w:ascii="Times New Roman" w:hAnsi="Times New Roman"/>
                <w:color w:val="000000" w:themeColor="text1"/>
                <w:sz w:val="24"/>
                <w:szCs w:val="24"/>
              </w:rPr>
            </w:pPr>
          </w:p>
        </w:tc>
        <w:tc>
          <w:tcPr>
            <w:tcW w:w="6795" w:type="dxa"/>
            <w:shd w:val="clear" w:color="auto" w:fill="auto"/>
          </w:tcPr>
          <w:p w14:paraId="64CC101B" w14:textId="345BDFC3" w:rsidR="00DC6ADC" w:rsidRDefault="00DC6ADC" w:rsidP="00DC6ADC">
            <w:pPr>
              <w:spacing w:before="0"/>
              <w:rPr>
                <w:ins w:id="1139" w:author="Phuong Truong Thi" w:date="2024-11-25T04:09:00Z"/>
                <w:rFonts w:ascii="Times New Roman" w:eastAsia="Times New Roman" w:hAnsi="Times New Roman"/>
                <w:color w:val="000000" w:themeColor="text1"/>
                <w:sz w:val="24"/>
                <w:szCs w:val="24"/>
              </w:rPr>
            </w:pPr>
            <w:ins w:id="1140" w:author="Phuong Truong Thi" w:date="2024-12-06T19:58:00Z">
              <w:r>
                <w:rPr>
                  <w:rFonts w:ascii="Times New Roman" w:eastAsia="Times New Roman" w:hAnsi="Times New Roman"/>
                  <w:color w:val="000000" w:themeColor="text1"/>
                  <w:sz w:val="24"/>
                  <w:szCs w:val="24"/>
                </w:rPr>
                <w:t>Notification</w:t>
              </w:r>
            </w:ins>
          </w:p>
        </w:tc>
      </w:tr>
      <w:tr w:rsidR="00DC6ADC" w:rsidRPr="004226BF" w14:paraId="50215DDB" w14:textId="77777777" w:rsidTr="00817E47">
        <w:trPr>
          <w:trHeight w:val="300"/>
          <w:ins w:id="1141" w:author="Phuong Truong Thi" w:date="2024-12-06T19:57:00Z"/>
        </w:trPr>
        <w:tc>
          <w:tcPr>
            <w:tcW w:w="670" w:type="dxa"/>
            <w:shd w:val="clear" w:color="auto" w:fill="auto"/>
            <w:vAlign w:val="center"/>
          </w:tcPr>
          <w:p w14:paraId="3E6CEC88" w14:textId="77777777" w:rsidR="00DC6ADC" w:rsidRPr="00DC6ADC" w:rsidRDefault="00DC6ADC" w:rsidP="00DC6ADC">
            <w:pPr>
              <w:pStyle w:val="ListParagraph"/>
              <w:numPr>
                <w:ilvl w:val="0"/>
                <w:numId w:val="164"/>
              </w:numPr>
              <w:spacing w:before="0"/>
              <w:rPr>
                <w:ins w:id="1142" w:author="Phuong Truong Thi" w:date="2024-12-06T19:57:00Z"/>
                <w:rFonts w:eastAsia="Times New Roman"/>
                <w:color w:val="000000" w:themeColor="text1"/>
                <w:szCs w:val="24"/>
              </w:rPr>
            </w:pPr>
          </w:p>
        </w:tc>
        <w:tc>
          <w:tcPr>
            <w:tcW w:w="1882" w:type="dxa"/>
          </w:tcPr>
          <w:p w14:paraId="73BAE46F" w14:textId="77777777" w:rsidR="00DC6ADC" w:rsidRPr="004226BF" w:rsidRDefault="00DC6ADC" w:rsidP="00DC6ADC">
            <w:pPr>
              <w:spacing w:before="0"/>
              <w:rPr>
                <w:ins w:id="1143" w:author="Phuong Truong Thi" w:date="2024-12-06T19:57:00Z"/>
                <w:rFonts w:ascii="Times New Roman" w:hAnsi="Times New Roman"/>
                <w:color w:val="000000" w:themeColor="text1"/>
                <w:sz w:val="24"/>
                <w:szCs w:val="24"/>
              </w:rPr>
            </w:pPr>
          </w:p>
        </w:tc>
        <w:tc>
          <w:tcPr>
            <w:tcW w:w="6795" w:type="dxa"/>
            <w:shd w:val="clear" w:color="auto" w:fill="auto"/>
          </w:tcPr>
          <w:p w14:paraId="63DA7E04" w14:textId="43A40A4A" w:rsidR="00DC6ADC" w:rsidRDefault="00DC6ADC" w:rsidP="00DC6ADC">
            <w:pPr>
              <w:spacing w:before="0"/>
              <w:rPr>
                <w:ins w:id="1144" w:author="Phuong Truong Thi" w:date="2024-12-06T19:57:00Z"/>
                <w:rFonts w:ascii="Times New Roman" w:eastAsia="Times New Roman" w:hAnsi="Times New Roman"/>
                <w:color w:val="000000" w:themeColor="text1"/>
                <w:sz w:val="24"/>
                <w:szCs w:val="24"/>
              </w:rPr>
            </w:pPr>
            <w:ins w:id="1145" w:author="Phuong Truong Thi" w:date="2024-12-06T19:58:00Z">
              <w:r>
                <w:rPr>
                  <w:rFonts w:ascii="Times New Roman" w:eastAsia="Times New Roman" w:hAnsi="Times New Roman"/>
                  <w:color w:val="000000" w:themeColor="text1"/>
                  <w:sz w:val="24"/>
                  <w:szCs w:val="24"/>
                </w:rPr>
                <w:t>Export file</w:t>
              </w:r>
            </w:ins>
          </w:p>
        </w:tc>
      </w:tr>
      <w:tr w:rsidR="00DC6ADC" w:rsidRPr="004226BF" w14:paraId="2EA5F765" w14:textId="77777777" w:rsidTr="00817E47">
        <w:trPr>
          <w:trHeight w:val="300"/>
          <w:ins w:id="1146" w:author="Phuong Truong Thi" w:date="2024-12-06T19:57:00Z"/>
        </w:trPr>
        <w:tc>
          <w:tcPr>
            <w:tcW w:w="670" w:type="dxa"/>
            <w:shd w:val="clear" w:color="auto" w:fill="auto"/>
            <w:vAlign w:val="center"/>
          </w:tcPr>
          <w:p w14:paraId="1EFD54F7" w14:textId="77777777" w:rsidR="00DC6ADC" w:rsidRPr="00DC6ADC" w:rsidRDefault="00DC6ADC" w:rsidP="00DC6ADC">
            <w:pPr>
              <w:pStyle w:val="ListParagraph"/>
              <w:numPr>
                <w:ilvl w:val="0"/>
                <w:numId w:val="164"/>
              </w:numPr>
              <w:spacing w:before="0"/>
              <w:rPr>
                <w:ins w:id="1147" w:author="Phuong Truong Thi" w:date="2024-12-06T19:57:00Z"/>
                <w:rFonts w:eastAsia="Times New Roman"/>
                <w:color w:val="000000" w:themeColor="text1"/>
                <w:szCs w:val="24"/>
              </w:rPr>
            </w:pPr>
          </w:p>
        </w:tc>
        <w:tc>
          <w:tcPr>
            <w:tcW w:w="1882" w:type="dxa"/>
          </w:tcPr>
          <w:p w14:paraId="77B14864" w14:textId="77777777" w:rsidR="00DC6ADC" w:rsidRPr="004226BF" w:rsidRDefault="00DC6ADC" w:rsidP="00DC6ADC">
            <w:pPr>
              <w:spacing w:before="0"/>
              <w:rPr>
                <w:ins w:id="1148" w:author="Phuong Truong Thi" w:date="2024-12-06T19:57:00Z"/>
                <w:rFonts w:ascii="Times New Roman" w:hAnsi="Times New Roman"/>
                <w:color w:val="000000" w:themeColor="text1"/>
                <w:sz w:val="24"/>
                <w:szCs w:val="24"/>
              </w:rPr>
            </w:pPr>
          </w:p>
        </w:tc>
        <w:tc>
          <w:tcPr>
            <w:tcW w:w="6795" w:type="dxa"/>
            <w:shd w:val="clear" w:color="auto" w:fill="auto"/>
          </w:tcPr>
          <w:p w14:paraId="67331B2A" w14:textId="072B998B" w:rsidR="00DC6ADC" w:rsidRDefault="00DC6ADC" w:rsidP="00DC6ADC">
            <w:pPr>
              <w:spacing w:before="0"/>
              <w:rPr>
                <w:ins w:id="1149" w:author="Phuong Truong Thi" w:date="2024-12-06T19:57:00Z"/>
                <w:rFonts w:ascii="Times New Roman" w:eastAsia="Times New Roman" w:hAnsi="Times New Roman"/>
                <w:color w:val="000000" w:themeColor="text1"/>
                <w:sz w:val="24"/>
                <w:szCs w:val="24"/>
              </w:rPr>
            </w:pPr>
            <w:ins w:id="1150" w:author="Phuong Truong Thi" w:date="2024-12-06T19:58:00Z">
              <w:r>
                <w:rPr>
                  <w:rFonts w:ascii="Times New Roman" w:eastAsia="Times New Roman" w:hAnsi="Times New Roman"/>
                  <w:color w:val="000000" w:themeColor="text1"/>
                  <w:sz w:val="24"/>
                  <w:szCs w:val="24"/>
                </w:rPr>
                <w:t>Masking data</w:t>
              </w:r>
            </w:ins>
          </w:p>
        </w:tc>
      </w:tr>
    </w:tbl>
    <w:p w14:paraId="6795182F" w14:textId="77777777" w:rsidR="00F43397" w:rsidDel="000F0E3F" w:rsidRDefault="00F43397" w:rsidP="000F0E3F">
      <w:pPr>
        <w:pStyle w:val="Heading1"/>
        <w:rPr>
          <w:del w:id="1151" w:author="Phuong Truong Thi" w:date="2024-11-25T04:10:00Z"/>
        </w:rPr>
      </w:pPr>
    </w:p>
    <w:p w14:paraId="608CDAC9" w14:textId="77777777" w:rsidR="000F0E3F" w:rsidRDefault="000F0E3F" w:rsidP="000F0E3F">
      <w:pPr>
        <w:rPr>
          <w:ins w:id="1152" w:author="Phuong Truong Thi" w:date="2024-11-25T12:38:00Z"/>
          <w:lang w:val="x-none" w:eastAsia="x-none"/>
        </w:rPr>
      </w:pPr>
    </w:p>
    <w:p w14:paraId="788358AA" w14:textId="77777777" w:rsidR="000F0E3F" w:rsidRDefault="000F0E3F" w:rsidP="000F0E3F">
      <w:pPr>
        <w:rPr>
          <w:ins w:id="1153" w:author="Phuong Truong Thi" w:date="2024-11-25T12:38:00Z"/>
          <w:lang w:val="x-none" w:eastAsia="x-none"/>
        </w:rPr>
      </w:pPr>
    </w:p>
    <w:p w14:paraId="613AA21C" w14:textId="77777777" w:rsidR="000F0E3F" w:rsidRDefault="000F0E3F" w:rsidP="000F0E3F">
      <w:pPr>
        <w:rPr>
          <w:ins w:id="1154" w:author="Phuong Truong Thi" w:date="2024-11-25T12:38:00Z"/>
          <w:lang w:val="x-none" w:eastAsia="x-none"/>
        </w:rPr>
      </w:pPr>
    </w:p>
    <w:p w14:paraId="3EB531CD" w14:textId="77777777" w:rsidR="000F0E3F" w:rsidRDefault="000F0E3F" w:rsidP="000F0E3F">
      <w:pPr>
        <w:rPr>
          <w:ins w:id="1155" w:author="Phuong Truong Thi" w:date="2024-11-25T12:38:00Z"/>
          <w:lang w:val="x-none" w:eastAsia="x-none"/>
        </w:rPr>
      </w:pPr>
    </w:p>
    <w:p w14:paraId="0620522A" w14:textId="77777777" w:rsidR="000F0E3F" w:rsidRDefault="000F0E3F" w:rsidP="000F0E3F">
      <w:pPr>
        <w:rPr>
          <w:ins w:id="1156" w:author="Phuong Truong Thi" w:date="2024-11-25T12:38:00Z"/>
          <w:lang w:val="x-none" w:eastAsia="x-none"/>
        </w:rPr>
      </w:pPr>
    </w:p>
    <w:p w14:paraId="31EDEA11" w14:textId="77777777" w:rsidR="000F0E3F" w:rsidRDefault="000F0E3F" w:rsidP="000F0E3F">
      <w:pPr>
        <w:rPr>
          <w:ins w:id="1157" w:author="Phuong Truong Thi" w:date="2024-11-25T12:38:00Z"/>
          <w:lang w:val="x-none" w:eastAsia="x-none"/>
        </w:rPr>
      </w:pPr>
    </w:p>
    <w:p w14:paraId="60DD743A" w14:textId="77777777" w:rsidR="000F0E3F" w:rsidRPr="000F0E3F" w:rsidRDefault="000F0E3F">
      <w:pPr>
        <w:rPr>
          <w:ins w:id="1158" w:author="Phuong Truong Thi" w:date="2024-11-25T12:38:00Z"/>
          <w:lang w:val="x-none"/>
          <w:rPrChange w:id="1159" w:author="Phuong Truong Thi" w:date="2024-11-25T12:38:00Z">
            <w:rPr>
              <w:ins w:id="1160" w:author="Phuong Truong Thi" w:date="2024-11-25T12:38:00Z"/>
            </w:rPr>
          </w:rPrChange>
        </w:rPr>
        <w:pPrChange w:id="1161"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107D8450" w14:textId="77777777" w:rsidR="00F43397" w:rsidRPr="000F0E3F" w:rsidDel="009E5742" w:rsidRDefault="00F43397">
      <w:pPr>
        <w:pStyle w:val="Heading23"/>
        <w:pBdr>
          <w:top w:val="none" w:sz="0" w:space="0" w:color="auto"/>
          <w:left w:val="none" w:sz="0" w:space="0" w:color="auto"/>
          <w:bottom w:val="none" w:sz="0" w:space="0" w:color="auto"/>
          <w:right w:val="none" w:sz="0" w:space="0" w:color="auto"/>
        </w:pBdr>
        <w:shd w:val="clear" w:color="auto" w:fill="auto"/>
        <w:ind w:hanging="1142"/>
        <w:rPr>
          <w:del w:id="1162" w:author="Phuong Truong Thi" w:date="2024-11-25T04:10:00Z"/>
          <w:sz w:val="28"/>
          <w:szCs w:val="28"/>
          <w:rPrChange w:id="1163" w:author="Phuong Truong Thi" w:date="2024-11-25T12:39:00Z">
            <w:rPr>
              <w:del w:id="1164" w:author="Phuong Truong Thi" w:date="2024-11-25T04:10:00Z"/>
            </w:rPr>
          </w:rPrChange>
        </w:rPr>
        <w:pPrChange w:id="1165" w:author="Phuong Truong Thi" w:date="2024-11-25T12:39: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bookmarkStart w:id="1166" w:name="_Toc183454691"/>
      <w:bookmarkStart w:id="1167" w:name="_Toc183455643"/>
      <w:bookmarkStart w:id="1168" w:name="_Toc184405977"/>
      <w:bookmarkStart w:id="1169" w:name="_Toc184407236"/>
      <w:bookmarkStart w:id="1170" w:name="_Toc184408184"/>
      <w:bookmarkStart w:id="1171" w:name="_Toc184409132"/>
      <w:bookmarkStart w:id="1172" w:name="_Toc184812868"/>
      <w:bookmarkEnd w:id="1166"/>
      <w:bookmarkEnd w:id="1167"/>
      <w:bookmarkEnd w:id="1168"/>
      <w:bookmarkEnd w:id="1169"/>
      <w:bookmarkEnd w:id="1170"/>
      <w:bookmarkEnd w:id="1171"/>
      <w:bookmarkEnd w:id="1172"/>
    </w:p>
    <w:p w14:paraId="371A49B8" w14:textId="09E658DA" w:rsidR="00F43397" w:rsidRPr="000F0E3F" w:rsidDel="009E5742" w:rsidRDefault="00F43397">
      <w:pPr>
        <w:pStyle w:val="Heading23"/>
        <w:pBdr>
          <w:top w:val="none" w:sz="0" w:space="0" w:color="auto"/>
          <w:left w:val="none" w:sz="0" w:space="0" w:color="auto"/>
          <w:bottom w:val="none" w:sz="0" w:space="0" w:color="auto"/>
          <w:right w:val="none" w:sz="0" w:space="0" w:color="auto"/>
        </w:pBdr>
        <w:shd w:val="clear" w:color="auto" w:fill="auto"/>
        <w:ind w:hanging="1142"/>
        <w:rPr>
          <w:del w:id="1173" w:author="Phuong Truong Thi" w:date="2024-11-25T04:10:00Z"/>
          <w:sz w:val="28"/>
          <w:szCs w:val="28"/>
          <w:rPrChange w:id="1174" w:author="Phuong Truong Thi" w:date="2024-11-25T12:39:00Z">
            <w:rPr>
              <w:del w:id="1175" w:author="Phuong Truong Thi" w:date="2024-11-25T04:10:00Z"/>
            </w:rPr>
          </w:rPrChange>
        </w:rPr>
        <w:pPrChange w:id="1176" w:author="Phuong Truong Thi" w:date="2024-11-25T12:39: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bookmarkStart w:id="1177" w:name="_Toc183454692"/>
      <w:bookmarkStart w:id="1178" w:name="_Toc183455644"/>
      <w:bookmarkStart w:id="1179" w:name="_Toc184405978"/>
      <w:bookmarkStart w:id="1180" w:name="_Toc184407237"/>
      <w:bookmarkStart w:id="1181" w:name="_Toc184408185"/>
      <w:bookmarkStart w:id="1182" w:name="_Toc184409133"/>
      <w:bookmarkStart w:id="1183" w:name="_Toc184812869"/>
      <w:bookmarkEnd w:id="1177"/>
      <w:bookmarkEnd w:id="1178"/>
      <w:bookmarkEnd w:id="1179"/>
      <w:bookmarkEnd w:id="1180"/>
      <w:bookmarkEnd w:id="1181"/>
      <w:bookmarkEnd w:id="1182"/>
      <w:bookmarkEnd w:id="1183"/>
    </w:p>
    <w:p w14:paraId="57F795B6" w14:textId="6FB28153" w:rsidR="008213FE" w:rsidRPr="000F0E3F" w:rsidRDefault="005C2997">
      <w:pPr>
        <w:pStyle w:val="Heading23"/>
        <w:pBdr>
          <w:top w:val="none" w:sz="0" w:space="0" w:color="auto"/>
          <w:left w:val="none" w:sz="0" w:space="0" w:color="auto"/>
          <w:bottom w:val="none" w:sz="0" w:space="0" w:color="auto"/>
          <w:right w:val="none" w:sz="0" w:space="0" w:color="auto"/>
        </w:pBdr>
        <w:shd w:val="clear" w:color="auto" w:fill="auto"/>
        <w:ind w:hanging="1142"/>
        <w:rPr>
          <w:sz w:val="28"/>
          <w:szCs w:val="28"/>
          <w:rPrChange w:id="1184" w:author="Phuong Truong Thi" w:date="2024-11-25T12:39:00Z">
            <w:rPr/>
          </w:rPrChange>
        </w:rPr>
        <w:pPrChange w:id="1185" w:author="Phuong Truong Thi" w:date="2024-11-25T12:39:00Z">
          <w:pPr>
            <w:pStyle w:val="Heading23"/>
            <w:pBdr>
              <w:top w:val="none" w:sz="0" w:space="0" w:color="auto"/>
              <w:left w:val="none" w:sz="0" w:space="0" w:color="auto"/>
              <w:bottom w:val="none" w:sz="0" w:space="0" w:color="auto"/>
              <w:right w:val="none" w:sz="0" w:space="0" w:color="auto"/>
            </w:pBdr>
            <w:shd w:val="clear" w:color="auto" w:fill="auto"/>
            <w:ind w:left="0" w:firstLine="0"/>
          </w:pPr>
        </w:pPrChange>
      </w:pPr>
      <w:bookmarkStart w:id="1186" w:name="_Toc184812870"/>
      <w:r w:rsidRPr="000F0E3F">
        <w:rPr>
          <w:sz w:val="28"/>
          <w:szCs w:val="28"/>
          <w:rPrChange w:id="1187" w:author="Phuong Truong Thi" w:date="2024-11-25T12:39:00Z">
            <w:rPr/>
          </w:rPrChange>
        </w:rPr>
        <w:t>Đặc tả yêu cầu chức năng</w:t>
      </w:r>
      <w:bookmarkEnd w:id="1186"/>
    </w:p>
    <w:p w14:paraId="6CD7B7D4" w14:textId="57B122E1" w:rsidR="00350DBC" w:rsidRPr="005C2997" w:rsidRDefault="00BD2A44">
      <w:pPr>
        <w:pStyle w:val="Heading31"/>
        <w:pPrChange w:id="1188" w:author="Phuong Truong Thi" w:date="2024-11-25T12:39:00Z">
          <w:pPr>
            <w:pStyle w:val="Heading23"/>
            <w:numPr>
              <w:numId w:val="88"/>
            </w:numPr>
            <w:pBdr>
              <w:top w:val="none" w:sz="0" w:space="0" w:color="auto"/>
              <w:left w:val="none" w:sz="0" w:space="0" w:color="auto"/>
              <w:bottom w:val="none" w:sz="0" w:space="0" w:color="auto"/>
              <w:right w:val="none" w:sz="0" w:space="0" w:color="auto"/>
            </w:pBdr>
            <w:tabs>
              <w:tab w:val="clear" w:pos="810"/>
              <w:tab w:val="clear" w:pos="1430"/>
              <w:tab w:val="left" w:pos="710"/>
            </w:tabs>
            <w:ind w:left="360" w:hanging="2130"/>
            <w:outlineLvl w:val="2"/>
          </w:pPr>
        </w:pPrChange>
      </w:pPr>
      <w:bookmarkStart w:id="1189" w:name="_Toc176352111"/>
      <w:bookmarkStart w:id="1190" w:name="_Toc184812871"/>
      <w:r w:rsidRPr="005C2997">
        <w:rPr>
          <w:sz w:val="24"/>
          <w:szCs w:val="24"/>
        </w:rPr>
        <w:t xml:space="preserve">PORT.00 - </w:t>
      </w:r>
      <w:r w:rsidR="00B039CC" w:rsidRPr="005C2997">
        <w:rPr>
          <w:sz w:val="24"/>
          <w:szCs w:val="24"/>
        </w:rPr>
        <w:t>Rule phân bổ</w:t>
      </w:r>
      <w:bookmarkEnd w:id="1190"/>
    </w:p>
    <w:p w14:paraId="7C9F8DEF" w14:textId="47D13A99" w:rsidR="00B54918" w:rsidRDefault="0038492D" w:rsidP="00B54918">
      <w:pPr>
        <w:pStyle w:val="Heading23"/>
        <w:numPr>
          <w:ilvl w:val="0"/>
          <w:numId w:val="0"/>
        </w:numPr>
        <w:pBdr>
          <w:top w:val="none" w:sz="0" w:space="0" w:color="auto"/>
          <w:left w:val="none" w:sz="0" w:space="0" w:color="auto"/>
          <w:bottom w:val="none" w:sz="0" w:space="0" w:color="auto"/>
          <w:right w:val="none" w:sz="0" w:space="0" w:color="auto"/>
        </w:pBdr>
        <w:shd w:val="clear" w:color="auto" w:fill="auto"/>
        <w:ind w:left="360" w:hanging="270"/>
        <w:outlineLvl w:val="9"/>
        <w:rPr>
          <w:ins w:id="1191" w:author="Phuong Truong Thi" w:date="2024-11-25T04:15:00Z"/>
          <w:b w:val="0"/>
          <w:bCs w:val="0"/>
        </w:rPr>
      </w:pPr>
      <w:ins w:id="1192" w:author="Phuong Truong Thi" w:date="2024-11-25T13:59:00Z">
        <w:r>
          <w:rPr>
            <w:b w:val="0"/>
            <w:bCs w:val="0"/>
          </w:rPr>
          <w:t>Khách</w:t>
        </w:r>
      </w:ins>
      <w:del w:id="1193" w:author="Phuong Truong Thi" w:date="2024-11-25T13:59:00Z">
        <w:r w:rsidR="00097EB6" w:rsidRPr="00097EB6" w:rsidDel="0038492D">
          <w:rPr>
            <w:b w:val="0"/>
            <w:bCs w:val="0"/>
          </w:rPr>
          <w:delText>Các</w:delText>
        </w:r>
      </w:del>
      <w:r w:rsidR="00097EB6" w:rsidRPr="00097EB6">
        <w:rPr>
          <w:b w:val="0"/>
          <w:bCs w:val="0"/>
        </w:rPr>
        <w:t xml:space="preserve"> </w:t>
      </w:r>
      <w:del w:id="1194" w:author="Phuong Truong Thi" w:date="2024-11-25T04:10:00Z">
        <w:r w:rsidR="00097EB6" w:rsidRPr="00097EB6" w:rsidDel="009E5742">
          <w:rPr>
            <w:b w:val="0"/>
            <w:bCs w:val="0"/>
          </w:rPr>
          <w:delText xml:space="preserve">khách </w:delText>
        </w:r>
      </w:del>
      <w:r w:rsidR="00097EB6" w:rsidRPr="00097EB6">
        <w:rPr>
          <w:b w:val="0"/>
          <w:bCs w:val="0"/>
        </w:rPr>
        <w:t>hàng được phân bổ vào Portfolio của NSD hàng ngày theo nguyên tắc như sau</w:t>
      </w:r>
      <w:r w:rsidR="00097EB6">
        <w:rPr>
          <w:b w:val="0"/>
          <w:bCs w:val="0"/>
        </w:rPr>
        <w:t>:</w:t>
      </w:r>
    </w:p>
    <w:tbl>
      <w:tblPr>
        <w:tblStyle w:val="TableGrid"/>
        <w:tblW w:w="0" w:type="auto"/>
        <w:tblInd w:w="360" w:type="dxa"/>
        <w:tblLook w:val="04A0" w:firstRow="1" w:lastRow="0" w:firstColumn="1" w:lastColumn="0" w:noHBand="0" w:noVBand="1"/>
        <w:tblPrChange w:id="1195" w:author="Phuong Truong Thi" w:date="2024-11-25T12:42:00Z">
          <w:tblPr>
            <w:tblStyle w:val="TableGrid"/>
            <w:tblW w:w="0" w:type="auto"/>
            <w:tblInd w:w="360" w:type="dxa"/>
            <w:tblLook w:val="04A0" w:firstRow="1" w:lastRow="0" w:firstColumn="1" w:lastColumn="0" w:noHBand="0" w:noVBand="1"/>
          </w:tblPr>
        </w:tblPrChange>
      </w:tblPr>
      <w:tblGrid>
        <w:gridCol w:w="715"/>
        <w:gridCol w:w="1710"/>
        <w:gridCol w:w="1710"/>
        <w:gridCol w:w="4662"/>
        <w:tblGridChange w:id="1196">
          <w:tblGrid>
            <w:gridCol w:w="715"/>
            <w:gridCol w:w="1710"/>
            <w:gridCol w:w="360"/>
            <w:gridCol w:w="1350"/>
            <w:gridCol w:w="2464"/>
            <w:gridCol w:w="2198"/>
          </w:tblGrid>
        </w:tblGridChange>
      </w:tblGrid>
      <w:tr w:rsidR="000F0E3F" w14:paraId="404BDF8E" w14:textId="77777777" w:rsidTr="000F0E3F">
        <w:trPr>
          <w:tblHeader/>
          <w:ins w:id="1197" w:author="Phuong Truong Thi" w:date="2024-11-25T12:37:00Z"/>
        </w:trPr>
        <w:tc>
          <w:tcPr>
            <w:tcW w:w="715" w:type="dxa"/>
            <w:shd w:val="clear" w:color="auto" w:fill="F7CAAC" w:themeFill="accent2" w:themeFillTint="66"/>
            <w:tcPrChange w:id="1198" w:author="Phuong Truong Thi" w:date="2024-11-25T12:42:00Z">
              <w:tcPr>
                <w:tcW w:w="715" w:type="dxa"/>
                <w:shd w:val="clear" w:color="auto" w:fill="F7CAAC" w:themeFill="accent2" w:themeFillTint="66"/>
              </w:tcPr>
            </w:tcPrChange>
          </w:tcPr>
          <w:p w14:paraId="02C36DB0" w14:textId="00BD656C" w:rsidR="000F0E3F" w:rsidRP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center"/>
              <w:rPr>
                <w:ins w:id="1199" w:author="Phuong Truong Thi" w:date="2024-11-25T12:37:00Z"/>
                <w:rPrChange w:id="1200" w:author="Phuong Truong Thi" w:date="2024-11-25T12:40:00Z">
                  <w:rPr>
                    <w:ins w:id="1201" w:author="Phuong Truong Thi" w:date="2024-11-25T12:37:00Z"/>
                    <w:b w:val="0"/>
                    <w:bCs w:val="0"/>
                  </w:rPr>
                </w:rPrChange>
              </w:rPr>
              <w:pPrChange w:id="1202" w:author="Phuong Truong Thi" w:date="2024-11-25T12:4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03" w:name="_Toc184812872"/>
            <w:ins w:id="1204" w:author="Phuong Truong Thi" w:date="2024-11-25T12:39:00Z">
              <w:r w:rsidRPr="000F0E3F">
                <w:rPr>
                  <w:rPrChange w:id="1205" w:author="Phuong Truong Thi" w:date="2024-11-25T12:40:00Z">
                    <w:rPr>
                      <w:b w:val="0"/>
                      <w:bCs w:val="0"/>
                    </w:rPr>
                  </w:rPrChange>
                </w:rPr>
                <w:t>Rule ID</w:t>
              </w:r>
            </w:ins>
            <w:bookmarkEnd w:id="1203"/>
          </w:p>
        </w:tc>
        <w:tc>
          <w:tcPr>
            <w:tcW w:w="1710" w:type="dxa"/>
            <w:shd w:val="clear" w:color="auto" w:fill="F7CAAC" w:themeFill="accent2" w:themeFillTint="66"/>
            <w:tcPrChange w:id="1206" w:author="Phuong Truong Thi" w:date="2024-11-25T12:42:00Z">
              <w:tcPr>
                <w:tcW w:w="2070" w:type="dxa"/>
                <w:gridSpan w:val="2"/>
                <w:shd w:val="clear" w:color="auto" w:fill="F7CAAC" w:themeFill="accent2" w:themeFillTint="66"/>
              </w:tcPr>
            </w:tcPrChange>
          </w:tcPr>
          <w:p w14:paraId="1E53B170" w14:textId="28B90497" w:rsidR="000F0E3F" w:rsidRP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center"/>
              <w:rPr>
                <w:ins w:id="1207" w:author="Phuong Truong Thi" w:date="2024-11-25T12:37:00Z"/>
                <w:rPrChange w:id="1208" w:author="Phuong Truong Thi" w:date="2024-11-25T12:40:00Z">
                  <w:rPr>
                    <w:ins w:id="1209" w:author="Phuong Truong Thi" w:date="2024-11-25T12:37:00Z"/>
                    <w:b w:val="0"/>
                    <w:bCs w:val="0"/>
                  </w:rPr>
                </w:rPrChange>
              </w:rPr>
              <w:pPrChange w:id="1210" w:author="Phuong Truong Thi" w:date="2024-11-25T12:4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11" w:name="_Toc184812873"/>
            <w:ins w:id="1212" w:author="Phuong Truong Thi" w:date="2024-11-25T12:39:00Z">
              <w:r w:rsidRPr="000F0E3F">
                <w:rPr>
                  <w:rPrChange w:id="1213" w:author="Phuong Truong Thi" w:date="2024-11-25T12:40:00Z">
                    <w:rPr>
                      <w:b w:val="0"/>
                      <w:bCs w:val="0"/>
                    </w:rPr>
                  </w:rPrChange>
                </w:rPr>
                <w:t>Đố tượng phân bổ</w:t>
              </w:r>
            </w:ins>
            <w:bookmarkEnd w:id="1211"/>
          </w:p>
        </w:tc>
        <w:tc>
          <w:tcPr>
            <w:tcW w:w="1710" w:type="dxa"/>
            <w:shd w:val="clear" w:color="auto" w:fill="F7CAAC" w:themeFill="accent2" w:themeFillTint="66"/>
            <w:tcPrChange w:id="1214" w:author="Phuong Truong Thi" w:date="2024-11-25T12:42:00Z">
              <w:tcPr>
                <w:tcW w:w="3814" w:type="dxa"/>
                <w:gridSpan w:val="2"/>
                <w:shd w:val="clear" w:color="auto" w:fill="F7CAAC" w:themeFill="accent2" w:themeFillTint="66"/>
              </w:tcPr>
            </w:tcPrChange>
          </w:tcPr>
          <w:p w14:paraId="0BCAC785" w14:textId="1BDE7FCB" w:rsidR="000F0E3F" w:rsidRP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center"/>
              <w:rPr>
                <w:ins w:id="1215" w:author="Phuong Truong Thi" w:date="2024-11-25T12:37:00Z"/>
                <w:rPrChange w:id="1216" w:author="Phuong Truong Thi" w:date="2024-11-25T12:40:00Z">
                  <w:rPr>
                    <w:ins w:id="1217" w:author="Phuong Truong Thi" w:date="2024-11-25T12:37:00Z"/>
                    <w:b w:val="0"/>
                    <w:bCs w:val="0"/>
                  </w:rPr>
                </w:rPrChange>
              </w:rPr>
              <w:pPrChange w:id="1218" w:author="Phuong Truong Thi" w:date="2024-11-25T12:4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19" w:name="_Toc184812874"/>
            <w:ins w:id="1220" w:author="Phuong Truong Thi" w:date="2024-11-25T12:40:00Z">
              <w:r w:rsidRPr="000F0E3F">
                <w:rPr>
                  <w:rPrChange w:id="1221" w:author="Phuong Truong Thi" w:date="2024-11-25T12:40:00Z">
                    <w:rPr>
                      <w:b w:val="0"/>
                      <w:bCs w:val="0"/>
                    </w:rPr>
                  </w:rPrChange>
                </w:rPr>
                <w:t>Đối tượng nhận phân bổ</w:t>
              </w:r>
            </w:ins>
            <w:bookmarkEnd w:id="1219"/>
          </w:p>
        </w:tc>
        <w:tc>
          <w:tcPr>
            <w:tcW w:w="4662" w:type="dxa"/>
            <w:shd w:val="clear" w:color="auto" w:fill="F7CAAC" w:themeFill="accent2" w:themeFillTint="66"/>
            <w:tcPrChange w:id="1222" w:author="Phuong Truong Thi" w:date="2024-11-25T12:42:00Z">
              <w:tcPr>
                <w:tcW w:w="2198" w:type="dxa"/>
                <w:shd w:val="clear" w:color="auto" w:fill="F7CAAC" w:themeFill="accent2" w:themeFillTint="66"/>
              </w:tcPr>
            </w:tcPrChange>
          </w:tcPr>
          <w:p w14:paraId="7D54FBC6" w14:textId="4480B5B6" w:rsidR="000F0E3F" w:rsidRP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center"/>
              <w:rPr>
                <w:ins w:id="1223" w:author="Phuong Truong Thi" w:date="2024-11-25T12:37:00Z"/>
                <w:rPrChange w:id="1224" w:author="Phuong Truong Thi" w:date="2024-11-25T12:40:00Z">
                  <w:rPr>
                    <w:ins w:id="1225" w:author="Phuong Truong Thi" w:date="2024-11-25T12:37:00Z"/>
                    <w:b w:val="0"/>
                    <w:bCs w:val="0"/>
                  </w:rPr>
                </w:rPrChange>
              </w:rPr>
              <w:pPrChange w:id="1226" w:author="Phuong Truong Thi" w:date="2024-11-25T12:4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27" w:name="_Toc184812875"/>
            <w:ins w:id="1228" w:author="Phuong Truong Thi" w:date="2024-11-25T12:40:00Z">
              <w:r w:rsidRPr="000F0E3F">
                <w:rPr>
                  <w:rPrChange w:id="1229" w:author="Phuong Truong Thi" w:date="2024-11-25T12:40:00Z">
                    <w:rPr>
                      <w:b w:val="0"/>
                      <w:bCs w:val="0"/>
                    </w:rPr>
                  </w:rPrChange>
                </w:rPr>
                <w:t>Điều kiện và rule phân bổ</w:t>
              </w:r>
            </w:ins>
            <w:bookmarkEnd w:id="1227"/>
          </w:p>
        </w:tc>
      </w:tr>
      <w:tr w:rsidR="000F0E3F" w14:paraId="6871E5B2" w14:textId="77777777" w:rsidTr="00941F76">
        <w:trPr>
          <w:ins w:id="1230" w:author="Phuong Truong Thi" w:date="2024-11-25T12:37:00Z"/>
        </w:trPr>
        <w:tc>
          <w:tcPr>
            <w:tcW w:w="715" w:type="dxa"/>
            <w:vAlign w:val="center"/>
            <w:tcPrChange w:id="1231" w:author="Phuong Truong Thi" w:date="2024-11-25T12:41:00Z">
              <w:tcPr>
                <w:tcW w:w="715" w:type="dxa"/>
              </w:tcPr>
            </w:tcPrChange>
          </w:tcPr>
          <w:p w14:paraId="39CC118B" w14:textId="3248F95F"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32" w:author="Phuong Truong Thi" w:date="2024-11-25T12:37:00Z"/>
                <w:b w:val="0"/>
                <w:bCs w:val="0"/>
              </w:rPr>
              <w:pPrChange w:id="1233"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34" w:name="_Toc184812876"/>
            <w:ins w:id="1235" w:author="Phuong Truong Thi" w:date="2024-11-25T12:41:00Z">
              <w:r w:rsidRPr="00694305">
                <w:rPr>
                  <w:b w:val="0"/>
                  <w:bCs w:val="0"/>
                  <w:color w:val="000000"/>
                </w:rPr>
                <w:t>1</w:t>
              </w:r>
            </w:ins>
            <w:bookmarkEnd w:id="1234"/>
          </w:p>
        </w:tc>
        <w:tc>
          <w:tcPr>
            <w:tcW w:w="1710" w:type="dxa"/>
            <w:vAlign w:val="center"/>
            <w:tcPrChange w:id="1236" w:author="Phuong Truong Thi" w:date="2024-11-25T12:41:00Z">
              <w:tcPr>
                <w:tcW w:w="1710" w:type="dxa"/>
              </w:tcPr>
            </w:tcPrChange>
          </w:tcPr>
          <w:p w14:paraId="64C9DBDC" w14:textId="3493777F"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37" w:author="Phuong Truong Thi" w:date="2024-11-25T12:37:00Z"/>
                <w:b w:val="0"/>
                <w:bCs w:val="0"/>
              </w:rPr>
              <w:pPrChange w:id="1238"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39" w:name="_Toc184812877"/>
            <w:ins w:id="1240" w:author="Phuong Truong Thi" w:date="2024-11-25T12:41:00Z">
              <w:r w:rsidRPr="00694305">
                <w:rPr>
                  <w:b w:val="0"/>
                  <w:bCs w:val="0"/>
                  <w:color w:val="000000"/>
                </w:rPr>
                <w:t>Phân khúc khách hàng = AF</w:t>
              </w:r>
            </w:ins>
            <w:bookmarkEnd w:id="1239"/>
          </w:p>
        </w:tc>
        <w:tc>
          <w:tcPr>
            <w:tcW w:w="1710" w:type="dxa"/>
            <w:vAlign w:val="center"/>
            <w:tcPrChange w:id="1241" w:author="Phuong Truong Thi" w:date="2024-11-25T12:41:00Z">
              <w:tcPr>
                <w:tcW w:w="1710" w:type="dxa"/>
                <w:gridSpan w:val="2"/>
              </w:tcPr>
            </w:tcPrChange>
          </w:tcPr>
          <w:p w14:paraId="2F046303" w14:textId="185C0FA4"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42" w:author="Phuong Truong Thi" w:date="2024-11-25T12:37:00Z"/>
                <w:b w:val="0"/>
                <w:bCs w:val="0"/>
              </w:rPr>
              <w:pPrChange w:id="1243"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44" w:name="_Toc184812878"/>
            <w:ins w:id="1245" w:author="Phuong Truong Thi" w:date="2024-11-25T12:41:00Z">
              <w:r w:rsidRPr="00694305">
                <w:rPr>
                  <w:b w:val="0"/>
                  <w:bCs w:val="0"/>
                  <w:color w:val="000000"/>
                </w:rPr>
                <w:t>CBBH    , CBQL</w:t>
              </w:r>
            </w:ins>
            <w:bookmarkEnd w:id="1244"/>
          </w:p>
        </w:tc>
        <w:tc>
          <w:tcPr>
            <w:tcW w:w="4662" w:type="dxa"/>
            <w:vAlign w:val="center"/>
            <w:tcPrChange w:id="1246" w:author="Phuong Truong Thi" w:date="2024-11-25T12:41:00Z">
              <w:tcPr>
                <w:tcW w:w="4662" w:type="dxa"/>
                <w:gridSpan w:val="2"/>
              </w:tcPr>
            </w:tcPrChange>
          </w:tcPr>
          <w:p w14:paraId="565726A2" w14:textId="1ED0CB84"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247" w:author="Phuong Truong Thi" w:date="2024-11-25T12:37:00Z"/>
                <w:b w:val="0"/>
                <w:bCs w:val="0"/>
              </w:rPr>
              <w:pPrChange w:id="1248"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49" w:name="_Toc184812879"/>
            <w:ins w:id="1250" w:author="Phuong Truong Thi" w:date="2024-11-25T12:41:00Z">
              <w:r w:rsidRPr="00694305">
                <w:rPr>
                  <w:b w:val="0"/>
                  <w:bCs w:val="0"/>
                  <w:color w:val="000000"/>
                </w:rPr>
                <w:t>1. Khách hàng thuộc Book Chi nhánh đang hoạt động</w:t>
              </w:r>
              <w:r w:rsidRPr="00694305">
                <w:rPr>
                  <w:b w:val="0"/>
                  <w:bCs w:val="0"/>
                  <w:color w:val="000000"/>
                </w:rPr>
                <w:br/>
                <w:t>2. Trạng thái của CBBH =  Active</w:t>
              </w:r>
              <w:r w:rsidRPr="00694305">
                <w:rPr>
                  <w:b w:val="0"/>
                  <w:bCs w:val="0"/>
                  <w:color w:val="000000"/>
                </w:rPr>
                <w:br/>
                <w:t>3. DAO quản lý của Khách hàng = DAO của CBBH</w:t>
              </w:r>
            </w:ins>
            <w:bookmarkEnd w:id="1249"/>
          </w:p>
        </w:tc>
      </w:tr>
      <w:tr w:rsidR="000F0E3F" w14:paraId="65C4F7FC" w14:textId="77777777" w:rsidTr="00941F76">
        <w:trPr>
          <w:ins w:id="1251" w:author="Phuong Truong Thi" w:date="2024-11-25T12:37:00Z"/>
        </w:trPr>
        <w:tc>
          <w:tcPr>
            <w:tcW w:w="715" w:type="dxa"/>
            <w:vAlign w:val="center"/>
            <w:tcPrChange w:id="1252" w:author="Phuong Truong Thi" w:date="2024-11-25T12:41:00Z">
              <w:tcPr>
                <w:tcW w:w="715" w:type="dxa"/>
              </w:tcPr>
            </w:tcPrChange>
          </w:tcPr>
          <w:p w14:paraId="7485DD7D" w14:textId="4B1C3EA0"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53" w:author="Phuong Truong Thi" w:date="2024-11-25T12:37:00Z"/>
                <w:b w:val="0"/>
                <w:bCs w:val="0"/>
              </w:rPr>
              <w:pPrChange w:id="1254"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55" w:name="_Toc184812880"/>
            <w:ins w:id="1256" w:author="Phuong Truong Thi" w:date="2024-11-25T12:41:00Z">
              <w:r w:rsidRPr="00694305">
                <w:rPr>
                  <w:b w:val="0"/>
                  <w:bCs w:val="0"/>
                  <w:color w:val="000000"/>
                </w:rPr>
                <w:t>2</w:t>
              </w:r>
            </w:ins>
            <w:bookmarkEnd w:id="1255"/>
          </w:p>
        </w:tc>
        <w:tc>
          <w:tcPr>
            <w:tcW w:w="1710" w:type="dxa"/>
            <w:vAlign w:val="center"/>
            <w:tcPrChange w:id="1257" w:author="Phuong Truong Thi" w:date="2024-11-25T12:41:00Z">
              <w:tcPr>
                <w:tcW w:w="1710" w:type="dxa"/>
              </w:tcPr>
            </w:tcPrChange>
          </w:tcPr>
          <w:p w14:paraId="4E8EFFF7" w14:textId="159B5865"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58" w:author="Phuong Truong Thi" w:date="2024-11-25T12:37:00Z"/>
                <w:b w:val="0"/>
                <w:bCs w:val="0"/>
              </w:rPr>
              <w:pPrChange w:id="1259"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60" w:name="_Toc184812881"/>
            <w:ins w:id="1261" w:author="Phuong Truong Thi" w:date="2024-11-25T12:41:00Z">
              <w:r w:rsidRPr="00694305">
                <w:rPr>
                  <w:b w:val="0"/>
                  <w:bCs w:val="0"/>
                  <w:color w:val="000000"/>
                </w:rPr>
                <w:t>Phân khúc khách hàng = AF</w:t>
              </w:r>
            </w:ins>
            <w:bookmarkEnd w:id="1260"/>
          </w:p>
        </w:tc>
        <w:tc>
          <w:tcPr>
            <w:tcW w:w="1710" w:type="dxa"/>
            <w:vAlign w:val="center"/>
            <w:tcPrChange w:id="1262" w:author="Phuong Truong Thi" w:date="2024-11-25T12:41:00Z">
              <w:tcPr>
                <w:tcW w:w="1710" w:type="dxa"/>
                <w:gridSpan w:val="2"/>
              </w:tcPr>
            </w:tcPrChange>
          </w:tcPr>
          <w:p w14:paraId="5EFE94CC" w14:textId="039ACD1F"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63" w:author="Phuong Truong Thi" w:date="2024-11-25T12:37:00Z"/>
                <w:b w:val="0"/>
                <w:bCs w:val="0"/>
              </w:rPr>
              <w:pPrChange w:id="1264"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65" w:name="_Toc184812882"/>
            <w:ins w:id="1266" w:author="Phuong Truong Thi" w:date="2024-11-25T12:41:00Z">
              <w:r w:rsidRPr="00694305">
                <w:rPr>
                  <w:b w:val="0"/>
                  <w:bCs w:val="0"/>
                  <w:color w:val="000000"/>
                </w:rPr>
                <w:t>CBQL</w:t>
              </w:r>
            </w:ins>
            <w:bookmarkEnd w:id="1265"/>
          </w:p>
        </w:tc>
        <w:tc>
          <w:tcPr>
            <w:tcW w:w="4662" w:type="dxa"/>
            <w:vAlign w:val="center"/>
            <w:tcPrChange w:id="1267" w:author="Phuong Truong Thi" w:date="2024-11-25T12:41:00Z">
              <w:tcPr>
                <w:tcW w:w="4662" w:type="dxa"/>
                <w:gridSpan w:val="2"/>
              </w:tcPr>
            </w:tcPrChange>
          </w:tcPr>
          <w:p w14:paraId="0826F216" w14:textId="77777777" w:rsidR="001144DC" w:rsidRDefault="000F0E3F" w:rsidP="001144DC">
            <w:pPr>
              <w:pStyle w:val="Heading23"/>
              <w:keepNext w:val="0"/>
              <w:numPr>
                <w:ilvl w:val="3"/>
                <w:numId w:val="47"/>
              </w:numPr>
              <w:pBdr>
                <w:top w:val="none" w:sz="0" w:space="0" w:color="auto"/>
                <w:left w:val="none" w:sz="0" w:space="0" w:color="auto"/>
                <w:bottom w:val="none" w:sz="0" w:space="0" w:color="auto"/>
                <w:right w:val="none" w:sz="0" w:space="0" w:color="auto"/>
              </w:pBdr>
              <w:shd w:val="clear" w:color="auto" w:fill="auto"/>
              <w:jc w:val="left"/>
              <w:rPr>
                <w:ins w:id="1268" w:author="Phuong Truong Thi" w:date="2024-11-25T13:56:00Z"/>
                <w:b w:val="0"/>
                <w:bCs w:val="0"/>
                <w:color w:val="000000"/>
              </w:rPr>
            </w:pPr>
            <w:bookmarkStart w:id="1269" w:name="_Toc184812883"/>
            <w:ins w:id="1270" w:author="Phuong Truong Thi" w:date="2024-11-25T12:41:00Z">
              <w:r w:rsidRPr="00694305">
                <w:rPr>
                  <w:b w:val="0"/>
                  <w:bCs w:val="0"/>
                  <w:color w:val="000000"/>
                </w:rPr>
                <w:t>Khách hàng thuộc Book Chi nhánh đang hoạt động</w:t>
              </w:r>
            </w:ins>
            <w:bookmarkEnd w:id="1269"/>
          </w:p>
          <w:p w14:paraId="59C79BB3" w14:textId="77777777" w:rsidR="001144DC" w:rsidRDefault="000F0E3F" w:rsidP="001144DC">
            <w:pPr>
              <w:pStyle w:val="Heading23"/>
              <w:keepNext w:val="0"/>
              <w:numPr>
                <w:ilvl w:val="3"/>
                <w:numId w:val="47"/>
              </w:numPr>
              <w:pBdr>
                <w:top w:val="none" w:sz="0" w:space="0" w:color="auto"/>
                <w:left w:val="none" w:sz="0" w:space="0" w:color="auto"/>
                <w:bottom w:val="none" w:sz="0" w:space="0" w:color="auto"/>
                <w:right w:val="none" w:sz="0" w:space="0" w:color="auto"/>
              </w:pBdr>
              <w:shd w:val="clear" w:color="auto" w:fill="auto"/>
              <w:jc w:val="left"/>
              <w:rPr>
                <w:ins w:id="1271" w:author="Phuong Truong Thi" w:date="2024-11-25T13:56:00Z"/>
                <w:b w:val="0"/>
                <w:bCs w:val="0"/>
                <w:color w:val="000000"/>
              </w:rPr>
            </w:pPr>
            <w:ins w:id="1272" w:author="Phuong Truong Thi" w:date="2024-11-25T12:41:00Z">
              <w:r w:rsidRPr="00694305">
                <w:rPr>
                  <w:b w:val="0"/>
                  <w:bCs w:val="0"/>
                  <w:color w:val="000000"/>
                </w:rPr>
                <w:t xml:space="preserve"> </w:t>
              </w:r>
              <w:bookmarkStart w:id="1273" w:name="_Toc184812884"/>
              <w:r w:rsidRPr="00694305">
                <w:rPr>
                  <w:b w:val="0"/>
                  <w:bCs w:val="0"/>
                  <w:color w:val="000000"/>
                </w:rPr>
                <w:t>Trạng thái của CBBH # Active</w:t>
              </w:r>
            </w:ins>
            <w:bookmarkEnd w:id="1273"/>
          </w:p>
          <w:p w14:paraId="679F4FCA" w14:textId="649B1DDA" w:rsidR="000F0E3F" w:rsidRPr="0038492D" w:rsidRDefault="000F0E3F">
            <w:pPr>
              <w:pStyle w:val="Heading23"/>
              <w:keepNext w:val="0"/>
              <w:numPr>
                <w:ilvl w:val="3"/>
                <w:numId w:val="47"/>
              </w:numPr>
              <w:pBdr>
                <w:top w:val="none" w:sz="0" w:space="0" w:color="auto"/>
                <w:left w:val="none" w:sz="0" w:space="0" w:color="auto"/>
                <w:bottom w:val="none" w:sz="0" w:space="0" w:color="auto"/>
                <w:right w:val="none" w:sz="0" w:space="0" w:color="auto"/>
              </w:pBdr>
              <w:shd w:val="clear" w:color="auto" w:fill="auto"/>
              <w:jc w:val="left"/>
              <w:rPr>
                <w:ins w:id="1274" w:author="Phuong Truong Thi" w:date="2024-11-25T12:37:00Z"/>
                <w:b w:val="0"/>
                <w:bCs w:val="0"/>
                <w:color w:val="000000"/>
                <w:rPrChange w:id="1275" w:author="Phuong Truong Thi" w:date="2024-11-25T14:00:00Z">
                  <w:rPr>
                    <w:ins w:id="1276" w:author="Phuong Truong Thi" w:date="2024-11-25T12:37:00Z"/>
                    <w:b w:val="0"/>
                    <w:bCs w:val="0"/>
                  </w:rPr>
                </w:rPrChange>
              </w:rPr>
              <w:pPrChange w:id="1277" w:author="Phuong Truong Thi" w:date="2024-11-25T14:0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78" w:name="_Toc184812885"/>
            <w:ins w:id="1279" w:author="Phuong Truong Thi" w:date="2024-11-25T12:41:00Z">
              <w:r w:rsidRPr="00694305">
                <w:rPr>
                  <w:b w:val="0"/>
                  <w:bCs w:val="0"/>
                  <w:color w:val="000000"/>
                </w:rPr>
                <w:t xml:space="preserve">DAO quản lý của Khách hàng = DAO của CBBH </w:t>
              </w:r>
              <w:r w:rsidRPr="0038492D">
                <w:rPr>
                  <w:b w:val="0"/>
                  <w:bCs w:val="0"/>
                  <w:color w:val="000000"/>
                </w:rPr>
                <w:t>(CBQL luôn nhìn thấy dữ liệu do được cài đặt theo Role Hierarchy)</w:t>
              </w:r>
            </w:ins>
            <w:bookmarkEnd w:id="1278"/>
          </w:p>
        </w:tc>
      </w:tr>
      <w:tr w:rsidR="000F0E3F" w14:paraId="040628A0" w14:textId="77777777" w:rsidTr="00941F76">
        <w:trPr>
          <w:ins w:id="1280" w:author="Phuong Truong Thi" w:date="2024-11-25T12:37:00Z"/>
        </w:trPr>
        <w:tc>
          <w:tcPr>
            <w:tcW w:w="715" w:type="dxa"/>
            <w:vAlign w:val="center"/>
            <w:tcPrChange w:id="1281" w:author="Phuong Truong Thi" w:date="2024-11-25T12:41:00Z">
              <w:tcPr>
                <w:tcW w:w="715" w:type="dxa"/>
              </w:tcPr>
            </w:tcPrChange>
          </w:tcPr>
          <w:p w14:paraId="506A6533" w14:textId="15D1612B"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82" w:author="Phuong Truong Thi" w:date="2024-11-25T12:37:00Z"/>
                <w:b w:val="0"/>
                <w:bCs w:val="0"/>
              </w:rPr>
              <w:pPrChange w:id="1283"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84" w:name="_Toc184812886"/>
            <w:ins w:id="1285" w:author="Phuong Truong Thi" w:date="2024-11-25T12:41:00Z">
              <w:r w:rsidRPr="00694305">
                <w:rPr>
                  <w:b w:val="0"/>
                  <w:bCs w:val="0"/>
                  <w:color w:val="000000"/>
                </w:rPr>
                <w:t>3</w:t>
              </w:r>
            </w:ins>
            <w:bookmarkEnd w:id="1284"/>
          </w:p>
        </w:tc>
        <w:tc>
          <w:tcPr>
            <w:tcW w:w="1710" w:type="dxa"/>
            <w:vAlign w:val="center"/>
            <w:tcPrChange w:id="1286" w:author="Phuong Truong Thi" w:date="2024-11-25T12:41:00Z">
              <w:tcPr>
                <w:tcW w:w="1710" w:type="dxa"/>
              </w:tcPr>
            </w:tcPrChange>
          </w:tcPr>
          <w:p w14:paraId="1CB92986" w14:textId="1C89779B"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87" w:author="Phuong Truong Thi" w:date="2024-11-25T12:37:00Z"/>
                <w:b w:val="0"/>
                <w:bCs w:val="0"/>
              </w:rPr>
              <w:pPrChange w:id="1288"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89" w:name="_Toc184812887"/>
            <w:ins w:id="1290" w:author="Phuong Truong Thi" w:date="2024-11-25T12:41:00Z">
              <w:r w:rsidRPr="00694305">
                <w:rPr>
                  <w:b w:val="0"/>
                  <w:bCs w:val="0"/>
                  <w:color w:val="000000"/>
                </w:rPr>
                <w:t>Phân khúc khách hàng = AF</w:t>
              </w:r>
            </w:ins>
            <w:bookmarkEnd w:id="1289"/>
          </w:p>
        </w:tc>
        <w:tc>
          <w:tcPr>
            <w:tcW w:w="1710" w:type="dxa"/>
            <w:vAlign w:val="center"/>
            <w:tcPrChange w:id="1291" w:author="Phuong Truong Thi" w:date="2024-11-25T12:41:00Z">
              <w:tcPr>
                <w:tcW w:w="1710" w:type="dxa"/>
                <w:gridSpan w:val="2"/>
              </w:tcPr>
            </w:tcPrChange>
          </w:tcPr>
          <w:p w14:paraId="067AC4E9" w14:textId="60BE25A3"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292" w:author="Phuong Truong Thi" w:date="2024-11-25T12:37:00Z"/>
                <w:b w:val="0"/>
                <w:bCs w:val="0"/>
              </w:rPr>
              <w:pPrChange w:id="1293"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94" w:name="_Toc184812888"/>
            <w:ins w:id="1295" w:author="Phuong Truong Thi" w:date="2024-11-25T12:41:00Z">
              <w:r w:rsidRPr="00694305">
                <w:rPr>
                  <w:b w:val="0"/>
                  <w:bCs w:val="0"/>
                  <w:color w:val="000000"/>
                </w:rPr>
                <w:t>HO AF</w:t>
              </w:r>
            </w:ins>
            <w:bookmarkEnd w:id="1294"/>
          </w:p>
        </w:tc>
        <w:tc>
          <w:tcPr>
            <w:tcW w:w="4662" w:type="dxa"/>
            <w:vAlign w:val="center"/>
            <w:tcPrChange w:id="1296" w:author="Phuong Truong Thi" w:date="2024-11-25T12:41:00Z">
              <w:tcPr>
                <w:tcW w:w="4662" w:type="dxa"/>
                <w:gridSpan w:val="2"/>
              </w:tcPr>
            </w:tcPrChange>
          </w:tcPr>
          <w:p w14:paraId="2EE0E035" w14:textId="79B6BE1F"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297" w:author="Phuong Truong Thi" w:date="2024-11-25T12:37:00Z"/>
                <w:b w:val="0"/>
                <w:bCs w:val="0"/>
              </w:rPr>
              <w:pPrChange w:id="1298"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299" w:name="_Toc184812889"/>
            <w:ins w:id="1300" w:author="Phuong Truong Thi" w:date="2024-11-25T12:41:00Z">
              <w:r w:rsidRPr="00694305">
                <w:rPr>
                  <w:b w:val="0"/>
                  <w:bCs w:val="0"/>
                  <w:color w:val="000000"/>
                </w:rPr>
                <w:t>1.Khách hàng thuộc Book Chi nhánh # đang hoạt động HOẶC thuộc</w:t>
              </w:r>
              <w:r w:rsidRPr="00694305">
                <w:rPr>
                  <w:b w:val="0"/>
                  <w:bCs w:val="0"/>
                  <w:color w:val="000000"/>
                </w:rPr>
                <w:br/>
                <w:t xml:space="preserve"> - Book Digital VN0010005 </w:t>
              </w:r>
              <w:r w:rsidRPr="00694305">
                <w:rPr>
                  <w:b w:val="0"/>
                  <w:bCs w:val="0"/>
                  <w:color w:val="000000"/>
                </w:rPr>
                <w:br/>
                <w:t xml:space="preserve"> - Book SL</w:t>
              </w:r>
              <w:r w:rsidRPr="00694305">
                <w:rPr>
                  <w:b w:val="0"/>
                  <w:bCs w:val="0"/>
                  <w:color w:val="000000"/>
                </w:rPr>
                <w:br/>
                <w:t xml:space="preserve"> - Book HHB …</w:t>
              </w:r>
            </w:ins>
            <w:bookmarkEnd w:id="1299"/>
          </w:p>
        </w:tc>
      </w:tr>
      <w:tr w:rsidR="000F0E3F" w14:paraId="2BDBBA42" w14:textId="77777777" w:rsidTr="00941F76">
        <w:trPr>
          <w:ins w:id="1301" w:author="Phuong Truong Thi" w:date="2024-11-25T12:37:00Z"/>
        </w:trPr>
        <w:tc>
          <w:tcPr>
            <w:tcW w:w="715" w:type="dxa"/>
            <w:vAlign w:val="center"/>
            <w:tcPrChange w:id="1302" w:author="Phuong Truong Thi" w:date="2024-11-25T12:41:00Z">
              <w:tcPr>
                <w:tcW w:w="715" w:type="dxa"/>
              </w:tcPr>
            </w:tcPrChange>
          </w:tcPr>
          <w:p w14:paraId="7B512DA8" w14:textId="72A89848"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03" w:author="Phuong Truong Thi" w:date="2024-11-25T12:37:00Z"/>
                <w:b w:val="0"/>
                <w:bCs w:val="0"/>
              </w:rPr>
              <w:pPrChange w:id="1304"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05" w:name="_Toc184812890"/>
            <w:ins w:id="1306" w:author="Phuong Truong Thi" w:date="2024-11-25T12:41:00Z">
              <w:r w:rsidRPr="00694305">
                <w:rPr>
                  <w:b w:val="0"/>
                  <w:bCs w:val="0"/>
                  <w:color w:val="000000"/>
                </w:rPr>
                <w:t>4</w:t>
              </w:r>
            </w:ins>
            <w:bookmarkEnd w:id="1305"/>
          </w:p>
        </w:tc>
        <w:tc>
          <w:tcPr>
            <w:tcW w:w="1710" w:type="dxa"/>
            <w:vAlign w:val="center"/>
            <w:tcPrChange w:id="1307" w:author="Phuong Truong Thi" w:date="2024-11-25T12:41:00Z">
              <w:tcPr>
                <w:tcW w:w="1710" w:type="dxa"/>
              </w:tcPr>
            </w:tcPrChange>
          </w:tcPr>
          <w:p w14:paraId="74517453" w14:textId="48E6E716"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08" w:author="Phuong Truong Thi" w:date="2024-11-25T12:37:00Z"/>
                <w:b w:val="0"/>
                <w:bCs w:val="0"/>
              </w:rPr>
              <w:pPrChange w:id="1309"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10" w:name="_Toc184812891"/>
            <w:ins w:id="1311" w:author="Phuong Truong Thi" w:date="2024-11-25T12:41:00Z">
              <w:r w:rsidRPr="00694305">
                <w:rPr>
                  <w:b w:val="0"/>
                  <w:bCs w:val="0"/>
                  <w:color w:val="000000"/>
                </w:rPr>
                <w:t>Phân khúc khách hàng = MAF</w:t>
              </w:r>
            </w:ins>
            <w:bookmarkEnd w:id="1310"/>
          </w:p>
        </w:tc>
        <w:tc>
          <w:tcPr>
            <w:tcW w:w="1710" w:type="dxa"/>
            <w:vAlign w:val="center"/>
            <w:tcPrChange w:id="1312" w:author="Phuong Truong Thi" w:date="2024-11-25T12:41:00Z">
              <w:tcPr>
                <w:tcW w:w="1710" w:type="dxa"/>
                <w:gridSpan w:val="2"/>
              </w:tcPr>
            </w:tcPrChange>
          </w:tcPr>
          <w:p w14:paraId="73E87C60" w14:textId="5D3C043E"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13" w:author="Phuong Truong Thi" w:date="2024-11-25T12:37:00Z"/>
                <w:b w:val="0"/>
                <w:bCs w:val="0"/>
              </w:rPr>
              <w:pPrChange w:id="1314"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15" w:name="_Toc184812892"/>
            <w:ins w:id="1316" w:author="Phuong Truong Thi" w:date="2024-11-25T12:41:00Z">
              <w:r w:rsidRPr="00694305">
                <w:rPr>
                  <w:b w:val="0"/>
                  <w:bCs w:val="0"/>
                  <w:color w:val="000000"/>
                </w:rPr>
                <w:t>CBBH  , CBQL</w:t>
              </w:r>
            </w:ins>
            <w:bookmarkEnd w:id="1315"/>
          </w:p>
        </w:tc>
        <w:tc>
          <w:tcPr>
            <w:tcW w:w="4662" w:type="dxa"/>
            <w:vAlign w:val="center"/>
            <w:tcPrChange w:id="1317" w:author="Phuong Truong Thi" w:date="2024-11-25T12:41:00Z">
              <w:tcPr>
                <w:tcW w:w="4662" w:type="dxa"/>
                <w:gridSpan w:val="2"/>
              </w:tcPr>
            </w:tcPrChange>
          </w:tcPr>
          <w:p w14:paraId="38F86231" w14:textId="627BA2C7"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318" w:author="Phuong Truong Thi" w:date="2024-11-25T12:37:00Z"/>
                <w:b w:val="0"/>
                <w:bCs w:val="0"/>
              </w:rPr>
              <w:pPrChange w:id="1319"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20" w:name="_Toc184812893"/>
            <w:ins w:id="1321" w:author="Phuong Truong Thi" w:date="2024-11-25T12:41:00Z">
              <w:r w:rsidRPr="00694305">
                <w:rPr>
                  <w:b w:val="0"/>
                  <w:bCs w:val="0"/>
                  <w:color w:val="000000"/>
                </w:rPr>
                <w:t>1. Khách hàng thuộc Book Chi nhánh đang hoạt động</w:t>
              </w:r>
              <w:r w:rsidRPr="00694305">
                <w:rPr>
                  <w:b w:val="0"/>
                  <w:bCs w:val="0"/>
                  <w:color w:val="000000"/>
                </w:rPr>
                <w:br/>
                <w:t>2. Trạng thái của CBBH = Active</w:t>
              </w:r>
              <w:r w:rsidRPr="00694305">
                <w:rPr>
                  <w:b w:val="0"/>
                  <w:bCs w:val="0"/>
                  <w:color w:val="000000"/>
                </w:rPr>
                <w:br/>
                <w:t>3. DAO quản lý của Khách hàng = DAO của CBBH</w:t>
              </w:r>
            </w:ins>
            <w:bookmarkEnd w:id="1320"/>
          </w:p>
        </w:tc>
      </w:tr>
      <w:tr w:rsidR="000F0E3F" w14:paraId="522F499D" w14:textId="77777777" w:rsidTr="00941F76">
        <w:trPr>
          <w:ins w:id="1322" w:author="Phuong Truong Thi" w:date="2024-11-25T12:37:00Z"/>
        </w:trPr>
        <w:tc>
          <w:tcPr>
            <w:tcW w:w="715" w:type="dxa"/>
            <w:vAlign w:val="center"/>
            <w:tcPrChange w:id="1323" w:author="Phuong Truong Thi" w:date="2024-11-25T12:41:00Z">
              <w:tcPr>
                <w:tcW w:w="715" w:type="dxa"/>
              </w:tcPr>
            </w:tcPrChange>
          </w:tcPr>
          <w:p w14:paraId="27854241" w14:textId="3C20877B"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24" w:author="Phuong Truong Thi" w:date="2024-11-25T12:37:00Z"/>
                <w:b w:val="0"/>
                <w:bCs w:val="0"/>
              </w:rPr>
              <w:pPrChange w:id="1325"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26" w:name="_Toc184812894"/>
            <w:ins w:id="1327" w:author="Phuong Truong Thi" w:date="2024-11-25T12:41:00Z">
              <w:r w:rsidRPr="00694305">
                <w:rPr>
                  <w:b w:val="0"/>
                  <w:bCs w:val="0"/>
                  <w:color w:val="000000"/>
                </w:rPr>
                <w:t>5</w:t>
              </w:r>
            </w:ins>
            <w:bookmarkEnd w:id="1326"/>
          </w:p>
        </w:tc>
        <w:tc>
          <w:tcPr>
            <w:tcW w:w="1710" w:type="dxa"/>
            <w:vAlign w:val="center"/>
            <w:tcPrChange w:id="1328" w:author="Phuong Truong Thi" w:date="2024-11-25T12:41:00Z">
              <w:tcPr>
                <w:tcW w:w="1710" w:type="dxa"/>
              </w:tcPr>
            </w:tcPrChange>
          </w:tcPr>
          <w:p w14:paraId="3E4B8E02" w14:textId="46FA55B2"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29" w:author="Phuong Truong Thi" w:date="2024-11-25T12:37:00Z"/>
                <w:b w:val="0"/>
                <w:bCs w:val="0"/>
              </w:rPr>
              <w:pPrChange w:id="1330"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31" w:name="_Toc184812895"/>
            <w:ins w:id="1332" w:author="Phuong Truong Thi" w:date="2024-11-25T12:41:00Z">
              <w:r w:rsidRPr="00694305">
                <w:rPr>
                  <w:b w:val="0"/>
                  <w:bCs w:val="0"/>
                  <w:color w:val="000000"/>
                </w:rPr>
                <w:t>Phân khúc khách hàng = MAF</w:t>
              </w:r>
            </w:ins>
            <w:bookmarkEnd w:id="1331"/>
          </w:p>
        </w:tc>
        <w:tc>
          <w:tcPr>
            <w:tcW w:w="1710" w:type="dxa"/>
            <w:vAlign w:val="center"/>
            <w:tcPrChange w:id="1333" w:author="Phuong Truong Thi" w:date="2024-11-25T12:41:00Z">
              <w:tcPr>
                <w:tcW w:w="1710" w:type="dxa"/>
                <w:gridSpan w:val="2"/>
              </w:tcPr>
            </w:tcPrChange>
          </w:tcPr>
          <w:p w14:paraId="7393A6C2" w14:textId="0CB6699B"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34" w:author="Phuong Truong Thi" w:date="2024-11-25T12:37:00Z"/>
                <w:b w:val="0"/>
                <w:bCs w:val="0"/>
              </w:rPr>
              <w:pPrChange w:id="1335"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36" w:name="_Toc184812896"/>
            <w:ins w:id="1337" w:author="Phuong Truong Thi" w:date="2024-11-25T12:41:00Z">
              <w:r w:rsidRPr="00694305">
                <w:rPr>
                  <w:b w:val="0"/>
                  <w:bCs w:val="0"/>
                  <w:color w:val="000000"/>
                </w:rPr>
                <w:t>CBQL</w:t>
              </w:r>
            </w:ins>
            <w:bookmarkEnd w:id="1336"/>
          </w:p>
        </w:tc>
        <w:tc>
          <w:tcPr>
            <w:tcW w:w="4662" w:type="dxa"/>
            <w:vAlign w:val="center"/>
            <w:tcPrChange w:id="1338" w:author="Phuong Truong Thi" w:date="2024-11-25T12:41:00Z">
              <w:tcPr>
                <w:tcW w:w="4662" w:type="dxa"/>
                <w:gridSpan w:val="2"/>
              </w:tcPr>
            </w:tcPrChange>
          </w:tcPr>
          <w:p w14:paraId="02715DFC" w14:textId="4CFE0DEA"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339" w:author="Phuong Truong Thi" w:date="2024-11-25T12:37:00Z"/>
                <w:b w:val="0"/>
                <w:bCs w:val="0"/>
              </w:rPr>
              <w:pPrChange w:id="1340"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41" w:name="_Toc184812897"/>
            <w:ins w:id="1342" w:author="Phuong Truong Thi" w:date="2024-11-25T12:41:00Z">
              <w:r w:rsidRPr="00694305">
                <w:rPr>
                  <w:b w:val="0"/>
                  <w:bCs w:val="0"/>
                  <w:color w:val="000000"/>
                </w:rPr>
                <w:t>1. Khách hàng thuộc Book chi nhánh đang hoạt động</w:t>
              </w:r>
              <w:r w:rsidRPr="00694305">
                <w:rPr>
                  <w:b w:val="0"/>
                  <w:bCs w:val="0"/>
                  <w:color w:val="000000"/>
                </w:rPr>
                <w:br/>
                <w:t>2. Trạng thái của CBBH # Active</w:t>
              </w:r>
              <w:r w:rsidRPr="00694305">
                <w:rPr>
                  <w:b w:val="0"/>
                  <w:bCs w:val="0"/>
                  <w:color w:val="000000"/>
                </w:rPr>
                <w:br/>
                <w:t>3. DAO quản lý của Khách hàng = DAO của CBBH (CBQL luôn nhìn thấy dữ liệu do được cài đặt theo Role Hierarchy)</w:t>
              </w:r>
            </w:ins>
            <w:bookmarkEnd w:id="1341"/>
          </w:p>
        </w:tc>
      </w:tr>
      <w:tr w:rsidR="000F0E3F" w14:paraId="57D844D5" w14:textId="77777777" w:rsidTr="00941F76">
        <w:trPr>
          <w:ins w:id="1343" w:author="Phuong Truong Thi" w:date="2024-11-25T12:37:00Z"/>
        </w:trPr>
        <w:tc>
          <w:tcPr>
            <w:tcW w:w="715" w:type="dxa"/>
            <w:vAlign w:val="center"/>
            <w:tcPrChange w:id="1344" w:author="Phuong Truong Thi" w:date="2024-11-25T12:41:00Z">
              <w:tcPr>
                <w:tcW w:w="715" w:type="dxa"/>
              </w:tcPr>
            </w:tcPrChange>
          </w:tcPr>
          <w:p w14:paraId="7B27E74C" w14:textId="4968A319"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45" w:author="Phuong Truong Thi" w:date="2024-11-25T12:37:00Z"/>
                <w:b w:val="0"/>
                <w:bCs w:val="0"/>
              </w:rPr>
              <w:pPrChange w:id="1346"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47" w:name="_Toc184812898"/>
            <w:ins w:id="1348" w:author="Phuong Truong Thi" w:date="2024-11-25T12:41:00Z">
              <w:r w:rsidRPr="00694305">
                <w:rPr>
                  <w:b w:val="0"/>
                  <w:bCs w:val="0"/>
                  <w:color w:val="000000"/>
                </w:rPr>
                <w:t>6</w:t>
              </w:r>
            </w:ins>
            <w:bookmarkEnd w:id="1347"/>
          </w:p>
        </w:tc>
        <w:tc>
          <w:tcPr>
            <w:tcW w:w="1710" w:type="dxa"/>
            <w:vAlign w:val="center"/>
            <w:tcPrChange w:id="1349" w:author="Phuong Truong Thi" w:date="2024-11-25T12:41:00Z">
              <w:tcPr>
                <w:tcW w:w="1710" w:type="dxa"/>
              </w:tcPr>
            </w:tcPrChange>
          </w:tcPr>
          <w:p w14:paraId="44E14898" w14:textId="4E45CECC"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50" w:author="Phuong Truong Thi" w:date="2024-11-25T12:37:00Z"/>
                <w:b w:val="0"/>
                <w:bCs w:val="0"/>
              </w:rPr>
              <w:pPrChange w:id="1351"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52" w:name="_Toc184812899"/>
            <w:ins w:id="1353" w:author="Phuong Truong Thi" w:date="2024-11-25T12:41:00Z">
              <w:r w:rsidRPr="00694305">
                <w:rPr>
                  <w:b w:val="0"/>
                  <w:bCs w:val="0"/>
                  <w:color w:val="000000"/>
                </w:rPr>
                <w:t>Phân khúc khách hàng = MAF</w:t>
              </w:r>
            </w:ins>
            <w:bookmarkEnd w:id="1352"/>
          </w:p>
        </w:tc>
        <w:tc>
          <w:tcPr>
            <w:tcW w:w="1710" w:type="dxa"/>
            <w:vAlign w:val="center"/>
            <w:tcPrChange w:id="1354" w:author="Phuong Truong Thi" w:date="2024-11-25T12:41:00Z">
              <w:tcPr>
                <w:tcW w:w="1710" w:type="dxa"/>
                <w:gridSpan w:val="2"/>
              </w:tcPr>
            </w:tcPrChange>
          </w:tcPr>
          <w:p w14:paraId="11AABDF9" w14:textId="671B4458"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55" w:author="Phuong Truong Thi" w:date="2024-11-25T12:37:00Z"/>
                <w:b w:val="0"/>
                <w:bCs w:val="0"/>
              </w:rPr>
              <w:pPrChange w:id="1356"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57" w:name="_Toc184812900"/>
            <w:ins w:id="1358" w:author="Phuong Truong Thi" w:date="2024-11-25T12:41:00Z">
              <w:r w:rsidRPr="00694305">
                <w:rPr>
                  <w:b w:val="0"/>
                  <w:bCs w:val="0"/>
                  <w:color w:val="000000"/>
                </w:rPr>
                <w:t>HO MAF</w:t>
              </w:r>
            </w:ins>
            <w:bookmarkEnd w:id="1357"/>
          </w:p>
        </w:tc>
        <w:tc>
          <w:tcPr>
            <w:tcW w:w="4662" w:type="dxa"/>
            <w:vAlign w:val="center"/>
            <w:tcPrChange w:id="1359" w:author="Phuong Truong Thi" w:date="2024-11-25T12:41:00Z">
              <w:tcPr>
                <w:tcW w:w="4662" w:type="dxa"/>
                <w:gridSpan w:val="2"/>
              </w:tcPr>
            </w:tcPrChange>
          </w:tcPr>
          <w:p w14:paraId="5E46A942" w14:textId="1C19D4D0"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360" w:author="Phuong Truong Thi" w:date="2024-11-25T12:37:00Z"/>
                <w:b w:val="0"/>
                <w:bCs w:val="0"/>
              </w:rPr>
              <w:pPrChange w:id="1361"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62" w:name="_Toc184812901"/>
            <w:ins w:id="1363" w:author="Phuong Truong Thi" w:date="2024-11-25T12:41:00Z">
              <w:r w:rsidRPr="00694305">
                <w:rPr>
                  <w:b w:val="0"/>
                  <w:bCs w:val="0"/>
                  <w:color w:val="000000"/>
                </w:rPr>
                <w:t>1.Khách hàng thuộc Book Chi nhánh # đang hoạt động HOẶC thuộc</w:t>
              </w:r>
              <w:r w:rsidRPr="00694305">
                <w:rPr>
                  <w:b w:val="0"/>
                  <w:bCs w:val="0"/>
                  <w:color w:val="000000"/>
                </w:rPr>
                <w:br/>
                <w:t xml:space="preserve"> - Book Digital VN0010005 </w:t>
              </w:r>
              <w:r w:rsidRPr="00694305">
                <w:rPr>
                  <w:b w:val="0"/>
                  <w:bCs w:val="0"/>
                  <w:color w:val="000000"/>
                </w:rPr>
                <w:br/>
                <w:t xml:space="preserve"> - Book SL</w:t>
              </w:r>
              <w:r w:rsidRPr="00694305">
                <w:rPr>
                  <w:b w:val="0"/>
                  <w:bCs w:val="0"/>
                  <w:color w:val="000000"/>
                </w:rPr>
                <w:br/>
                <w:t xml:space="preserve"> - Book HHB …</w:t>
              </w:r>
            </w:ins>
            <w:bookmarkEnd w:id="1362"/>
          </w:p>
        </w:tc>
      </w:tr>
      <w:tr w:rsidR="000F0E3F" w14:paraId="0A6E61A8" w14:textId="77777777" w:rsidTr="00941F76">
        <w:trPr>
          <w:ins w:id="1364" w:author="Phuong Truong Thi" w:date="2024-11-25T12:37:00Z"/>
        </w:trPr>
        <w:tc>
          <w:tcPr>
            <w:tcW w:w="715" w:type="dxa"/>
            <w:vAlign w:val="center"/>
            <w:tcPrChange w:id="1365" w:author="Phuong Truong Thi" w:date="2024-11-25T12:41:00Z">
              <w:tcPr>
                <w:tcW w:w="715" w:type="dxa"/>
              </w:tcPr>
            </w:tcPrChange>
          </w:tcPr>
          <w:p w14:paraId="1ED582E3" w14:textId="2605F82C"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66" w:author="Phuong Truong Thi" w:date="2024-11-25T12:37:00Z"/>
                <w:b w:val="0"/>
                <w:bCs w:val="0"/>
              </w:rPr>
              <w:pPrChange w:id="1367"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68" w:name="_Toc184812902"/>
            <w:ins w:id="1369" w:author="Phuong Truong Thi" w:date="2024-11-25T12:41:00Z">
              <w:r w:rsidRPr="00694305">
                <w:rPr>
                  <w:b w:val="0"/>
                  <w:bCs w:val="0"/>
                  <w:color w:val="000000"/>
                </w:rPr>
                <w:t>7</w:t>
              </w:r>
            </w:ins>
            <w:bookmarkEnd w:id="1368"/>
          </w:p>
        </w:tc>
        <w:tc>
          <w:tcPr>
            <w:tcW w:w="1710" w:type="dxa"/>
            <w:vAlign w:val="center"/>
            <w:tcPrChange w:id="1370" w:author="Phuong Truong Thi" w:date="2024-11-25T12:41:00Z">
              <w:tcPr>
                <w:tcW w:w="1710" w:type="dxa"/>
              </w:tcPr>
            </w:tcPrChange>
          </w:tcPr>
          <w:p w14:paraId="000AFA56" w14:textId="3BBFA443"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71" w:author="Phuong Truong Thi" w:date="2024-11-25T12:37:00Z"/>
                <w:b w:val="0"/>
                <w:bCs w:val="0"/>
              </w:rPr>
              <w:pPrChange w:id="1372"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73" w:name="_Toc184812903"/>
            <w:ins w:id="1374" w:author="Phuong Truong Thi" w:date="2024-11-25T12:41:00Z">
              <w:r w:rsidRPr="00694305">
                <w:rPr>
                  <w:b w:val="0"/>
                  <w:bCs w:val="0"/>
                  <w:color w:val="000000"/>
                </w:rPr>
                <w:t xml:space="preserve">Phân khúc khác </w:t>
              </w:r>
              <w:r w:rsidRPr="00694305">
                <w:rPr>
                  <w:b w:val="0"/>
                  <w:bCs w:val="0"/>
                  <w:color w:val="000000"/>
                </w:rPr>
                <w:lastRenderedPageBreak/>
                <w:t xml:space="preserve">hàng = </w:t>
              </w:r>
            </w:ins>
            <w:ins w:id="1375" w:author="Phuong Truong Thi" w:date="2024-12-04T01:30:00Z">
              <w:r w:rsidR="00294BE6">
                <w:rPr>
                  <w:b w:val="0"/>
                  <w:bCs w:val="0"/>
                  <w:color w:val="000000"/>
                </w:rPr>
                <w:t>Mass</w:t>
              </w:r>
            </w:ins>
            <w:bookmarkEnd w:id="1373"/>
          </w:p>
        </w:tc>
        <w:tc>
          <w:tcPr>
            <w:tcW w:w="1710" w:type="dxa"/>
            <w:vAlign w:val="center"/>
            <w:tcPrChange w:id="1376" w:author="Phuong Truong Thi" w:date="2024-11-25T12:41:00Z">
              <w:tcPr>
                <w:tcW w:w="1710" w:type="dxa"/>
                <w:gridSpan w:val="2"/>
              </w:tcPr>
            </w:tcPrChange>
          </w:tcPr>
          <w:p w14:paraId="40326DBD" w14:textId="1918D6E5"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77" w:author="Phuong Truong Thi" w:date="2024-11-25T12:37:00Z"/>
                <w:b w:val="0"/>
                <w:bCs w:val="0"/>
              </w:rPr>
              <w:pPrChange w:id="1378"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79" w:name="_Toc184812904"/>
            <w:ins w:id="1380" w:author="Phuong Truong Thi" w:date="2024-11-25T12:41:00Z">
              <w:r w:rsidRPr="00694305">
                <w:rPr>
                  <w:b w:val="0"/>
                  <w:bCs w:val="0"/>
                  <w:color w:val="000000"/>
                </w:rPr>
                <w:lastRenderedPageBreak/>
                <w:t>CBBH, CBQL</w:t>
              </w:r>
            </w:ins>
            <w:bookmarkEnd w:id="1379"/>
          </w:p>
        </w:tc>
        <w:tc>
          <w:tcPr>
            <w:tcW w:w="4662" w:type="dxa"/>
            <w:vAlign w:val="center"/>
            <w:tcPrChange w:id="1381" w:author="Phuong Truong Thi" w:date="2024-11-25T12:41:00Z">
              <w:tcPr>
                <w:tcW w:w="4662" w:type="dxa"/>
                <w:gridSpan w:val="2"/>
              </w:tcPr>
            </w:tcPrChange>
          </w:tcPr>
          <w:p w14:paraId="69A8C3DA" w14:textId="68F8D3F9"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382" w:author="Phuong Truong Thi" w:date="2024-11-25T12:37:00Z"/>
                <w:b w:val="0"/>
                <w:bCs w:val="0"/>
              </w:rPr>
              <w:pPrChange w:id="1383"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84" w:name="_Toc184812905"/>
            <w:ins w:id="1385" w:author="Phuong Truong Thi" w:date="2024-11-25T12:41:00Z">
              <w:r w:rsidRPr="00694305">
                <w:rPr>
                  <w:b w:val="0"/>
                  <w:bCs w:val="0"/>
                  <w:color w:val="000000"/>
                </w:rPr>
                <w:t xml:space="preserve">1. Khách hàng đã phát sinh sản phẩm tại VPB </w:t>
              </w:r>
              <w:r w:rsidRPr="00694305">
                <w:rPr>
                  <w:b w:val="0"/>
                  <w:bCs w:val="0"/>
                  <w:color w:val="000000"/>
                </w:rPr>
                <w:br/>
              </w:r>
              <w:r w:rsidRPr="00694305">
                <w:rPr>
                  <w:b w:val="0"/>
                  <w:bCs w:val="0"/>
                  <w:color w:val="000000"/>
                </w:rPr>
                <w:lastRenderedPageBreak/>
                <w:t>2. Book chi nhánh sản phẩm đang hoạt động</w:t>
              </w:r>
              <w:r w:rsidRPr="00694305">
                <w:rPr>
                  <w:b w:val="0"/>
                  <w:bCs w:val="0"/>
                  <w:color w:val="000000"/>
                </w:rPr>
                <w:br/>
                <w:t>3. Trạng thái của CBBH = Active</w:t>
              </w:r>
              <w:r w:rsidRPr="00694305">
                <w:rPr>
                  <w:b w:val="0"/>
                  <w:bCs w:val="0"/>
                  <w:color w:val="000000"/>
                </w:rPr>
                <w:br/>
                <w:t>4. DAO sản phẩm có ngày phát sinh mới nhất= DAO của CBBH</w:t>
              </w:r>
            </w:ins>
            <w:bookmarkEnd w:id="1384"/>
          </w:p>
        </w:tc>
      </w:tr>
      <w:tr w:rsidR="000F0E3F" w14:paraId="13125C44" w14:textId="77777777" w:rsidTr="00941F76">
        <w:trPr>
          <w:ins w:id="1386" w:author="Phuong Truong Thi" w:date="2024-11-25T12:37:00Z"/>
        </w:trPr>
        <w:tc>
          <w:tcPr>
            <w:tcW w:w="715" w:type="dxa"/>
            <w:vAlign w:val="center"/>
          </w:tcPr>
          <w:p w14:paraId="790D5194" w14:textId="2CE8EDEC"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87" w:author="Phuong Truong Thi" w:date="2024-11-25T12:37:00Z"/>
                <w:b w:val="0"/>
                <w:bCs w:val="0"/>
              </w:rPr>
              <w:pPrChange w:id="1388"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89" w:name="_Toc184812906"/>
            <w:ins w:id="1390" w:author="Phuong Truong Thi" w:date="2024-11-25T12:41:00Z">
              <w:r w:rsidRPr="00694305">
                <w:rPr>
                  <w:b w:val="0"/>
                  <w:bCs w:val="0"/>
                  <w:color w:val="000000"/>
                </w:rPr>
                <w:lastRenderedPageBreak/>
                <w:t>8</w:t>
              </w:r>
            </w:ins>
            <w:bookmarkEnd w:id="1389"/>
          </w:p>
        </w:tc>
        <w:tc>
          <w:tcPr>
            <w:tcW w:w="1710" w:type="dxa"/>
            <w:vAlign w:val="center"/>
          </w:tcPr>
          <w:p w14:paraId="0EFF94FA" w14:textId="170DCDD0"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91" w:author="Phuong Truong Thi" w:date="2024-11-25T12:37:00Z"/>
                <w:b w:val="0"/>
                <w:bCs w:val="0"/>
              </w:rPr>
              <w:pPrChange w:id="1392"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93" w:name="_Toc184812907"/>
            <w:ins w:id="1394" w:author="Phuong Truong Thi" w:date="2024-11-25T12:41:00Z">
              <w:r w:rsidRPr="00694305">
                <w:rPr>
                  <w:b w:val="0"/>
                  <w:bCs w:val="0"/>
                  <w:color w:val="000000"/>
                </w:rPr>
                <w:t xml:space="preserve">Phân khúc khách hàng = </w:t>
              </w:r>
            </w:ins>
            <w:ins w:id="1395" w:author="Phuong Truong Thi" w:date="2024-12-04T01:30:00Z">
              <w:r w:rsidR="00294BE6">
                <w:rPr>
                  <w:b w:val="0"/>
                  <w:bCs w:val="0"/>
                  <w:color w:val="000000"/>
                </w:rPr>
                <w:t>Mass</w:t>
              </w:r>
            </w:ins>
            <w:bookmarkEnd w:id="1393"/>
          </w:p>
        </w:tc>
        <w:tc>
          <w:tcPr>
            <w:tcW w:w="1710" w:type="dxa"/>
            <w:vAlign w:val="center"/>
          </w:tcPr>
          <w:p w14:paraId="7E02F82F" w14:textId="2BEBFFC8"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396" w:author="Phuong Truong Thi" w:date="2024-11-25T12:37:00Z"/>
                <w:b w:val="0"/>
                <w:bCs w:val="0"/>
              </w:rPr>
              <w:pPrChange w:id="1397"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398" w:name="_Toc184812908"/>
            <w:ins w:id="1399" w:author="Phuong Truong Thi" w:date="2024-11-25T12:41:00Z">
              <w:r w:rsidRPr="00694305">
                <w:rPr>
                  <w:b w:val="0"/>
                  <w:bCs w:val="0"/>
                  <w:color w:val="000000"/>
                </w:rPr>
                <w:t>CBQL</w:t>
              </w:r>
            </w:ins>
            <w:bookmarkEnd w:id="1398"/>
          </w:p>
        </w:tc>
        <w:tc>
          <w:tcPr>
            <w:tcW w:w="4662" w:type="dxa"/>
            <w:vAlign w:val="center"/>
          </w:tcPr>
          <w:p w14:paraId="52F81A36" w14:textId="17C05F9E"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400" w:author="Phuong Truong Thi" w:date="2024-11-25T12:37:00Z"/>
                <w:b w:val="0"/>
                <w:bCs w:val="0"/>
              </w:rPr>
              <w:pPrChange w:id="1401"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02" w:name="_Toc184812909"/>
            <w:ins w:id="1403" w:author="Phuong Truong Thi" w:date="2024-11-25T12:41:00Z">
              <w:r w:rsidRPr="00694305">
                <w:rPr>
                  <w:b w:val="0"/>
                  <w:bCs w:val="0"/>
                  <w:color w:val="000000"/>
                </w:rPr>
                <w:t>1. Khách hàng đã phát sinh sản phẩm tại VPB</w:t>
              </w:r>
              <w:r w:rsidRPr="00694305">
                <w:rPr>
                  <w:b w:val="0"/>
                  <w:bCs w:val="0"/>
                  <w:color w:val="000000"/>
                </w:rPr>
                <w:br/>
                <w:t>2. Book chi nhánh sản phẩm đang hoạt động</w:t>
              </w:r>
              <w:r w:rsidRPr="00694305">
                <w:rPr>
                  <w:b w:val="0"/>
                  <w:bCs w:val="0"/>
                  <w:color w:val="000000"/>
                </w:rPr>
                <w:br/>
                <w:t>3. Trạng thái của CBBH # Active</w:t>
              </w:r>
              <w:r w:rsidRPr="00694305">
                <w:rPr>
                  <w:b w:val="0"/>
                  <w:bCs w:val="0"/>
                  <w:color w:val="000000"/>
                </w:rPr>
                <w:br/>
                <w:t>4. DAO sản phẩm có ngày phát sinh mới nhất = DAO của CBBH</w:t>
              </w:r>
              <w:r w:rsidRPr="00694305">
                <w:rPr>
                  <w:b w:val="0"/>
                  <w:bCs w:val="0"/>
                  <w:color w:val="000000"/>
                </w:rPr>
                <w:br/>
                <w:t>5.CBQL phân bổ lại KH theo rule 11</w:t>
              </w:r>
            </w:ins>
            <w:bookmarkEnd w:id="1402"/>
          </w:p>
        </w:tc>
      </w:tr>
      <w:tr w:rsidR="000F0E3F" w14:paraId="7F0FAEAE" w14:textId="77777777" w:rsidTr="00941F76">
        <w:trPr>
          <w:ins w:id="1404" w:author="Phuong Truong Thi" w:date="2024-11-25T12:37:00Z"/>
        </w:trPr>
        <w:tc>
          <w:tcPr>
            <w:tcW w:w="715" w:type="dxa"/>
            <w:vAlign w:val="center"/>
          </w:tcPr>
          <w:p w14:paraId="34587C4D" w14:textId="4A210092"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05" w:author="Phuong Truong Thi" w:date="2024-11-25T12:37:00Z"/>
                <w:b w:val="0"/>
                <w:bCs w:val="0"/>
              </w:rPr>
              <w:pPrChange w:id="1406"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07" w:name="_Toc184812910"/>
            <w:ins w:id="1408" w:author="Phuong Truong Thi" w:date="2024-11-25T12:41:00Z">
              <w:r w:rsidRPr="00694305">
                <w:rPr>
                  <w:b w:val="0"/>
                  <w:bCs w:val="0"/>
                  <w:color w:val="000000"/>
                </w:rPr>
                <w:t>9</w:t>
              </w:r>
            </w:ins>
            <w:bookmarkEnd w:id="1407"/>
          </w:p>
        </w:tc>
        <w:tc>
          <w:tcPr>
            <w:tcW w:w="1710" w:type="dxa"/>
            <w:vAlign w:val="center"/>
          </w:tcPr>
          <w:p w14:paraId="41A56579" w14:textId="3ACE633A"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09" w:author="Phuong Truong Thi" w:date="2024-11-25T12:37:00Z"/>
                <w:b w:val="0"/>
                <w:bCs w:val="0"/>
              </w:rPr>
              <w:pPrChange w:id="1410"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11" w:name="_Toc184812911"/>
            <w:ins w:id="1412" w:author="Phuong Truong Thi" w:date="2024-11-25T12:41:00Z">
              <w:r w:rsidRPr="00694305">
                <w:rPr>
                  <w:b w:val="0"/>
                  <w:bCs w:val="0"/>
                  <w:color w:val="000000"/>
                </w:rPr>
                <w:t xml:space="preserve">Phân khúc khách hàng = </w:t>
              </w:r>
            </w:ins>
            <w:ins w:id="1413" w:author="Phuong Truong Thi" w:date="2024-12-04T01:30:00Z">
              <w:r w:rsidR="00294BE6">
                <w:rPr>
                  <w:b w:val="0"/>
                  <w:bCs w:val="0"/>
                  <w:color w:val="000000"/>
                </w:rPr>
                <w:t>Mass</w:t>
              </w:r>
            </w:ins>
            <w:bookmarkEnd w:id="1411"/>
          </w:p>
        </w:tc>
        <w:tc>
          <w:tcPr>
            <w:tcW w:w="1710" w:type="dxa"/>
            <w:vAlign w:val="center"/>
          </w:tcPr>
          <w:p w14:paraId="0132A216" w14:textId="315C43E0"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14" w:author="Phuong Truong Thi" w:date="2024-11-25T12:37:00Z"/>
                <w:b w:val="0"/>
                <w:bCs w:val="0"/>
              </w:rPr>
              <w:pPrChange w:id="1415"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16" w:name="_Toc184812912"/>
            <w:ins w:id="1417" w:author="Phuong Truong Thi" w:date="2024-11-25T12:41:00Z">
              <w:r w:rsidRPr="00694305">
                <w:rPr>
                  <w:b w:val="0"/>
                  <w:bCs w:val="0"/>
                  <w:color w:val="000000"/>
                </w:rPr>
                <w:t>CBBH    , CBQL</w:t>
              </w:r>
            </w:ins>
            <w:bookmarkEnd w:id="1416"/>
          </w:p>
        </w:tc>
        <w:tc>
          <w:tcPr>
            <w:tcW w:w="4662" w:type="dxa"/>
            <w:vAlign w:val="center"/>
          </w:tcPr>
          <w:p w14:paraId="0E80D247" w14:textId="3BA4ACA3"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418" w:author="Phuong Truong Thi" w:date="2024-11-25T12:37:00Z"/>
                <w:b w:val="0"/>
                <w:bCs w:val="0"/>
              </w:rPr>
              <w:pPrChange w:id="1419"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20" w:name="_Toc184812913"/>
            <w:ins w:id="1421" w:author="Phuong Truong Thi" w:date="2024-11-25T12:41:00Z">
              <w:r w:rsidRPr="00694305">
                <w:rPr>
                  <w:b w:val="0"/>
                  <w:bCs w:val="0"/>
                  <w:color w:val="000000"/>
                </w:rPr>
                <w:t xml:space="preserve">1.Khách hàng chưa phát sinh sản phẩm tại VPB </w:t>
              </w:r>
              <w:r w:rsidRPr="00694305">
                <w:rPr>
                  <w:b w:val="0"/>
                  <w:bCs w:val="0"/>
                  <w:color w:val="000000"/>
                </w:rPr>
                <w:br/>
                <w:t>2.  Book Chi nhánh mở CIF đang hoạt động</w:t>
              </w:r>
              <w:r w:rsidRPr="00694305">
                <w:rPr>
                  <w:b w:val="0"/>
                  <w:bCs w:val="0"/>
                  <w:color w:val="000000"/>
                </w:rPr>
                <w:br/>
                <w:t xml:space="preserve">3.Trạng thái của CBBH = Active </w:t>
              </w:r>
              <w:r w:rsidRPr="00694305">
                <w:rPr>
                  <w:b w:val="0"/>
                  <w:bCs w:val="0"/>
                  <w:color w:val="000000"/>
                </w:rPr>
                <w:br/>
                <w:t>4. DAO mở CIF= DAO của CBHH</w:t>
              </w:r>
            </w:ins>
            <w:bookmarkEnd w:id="1420"/>
          </w:p>
        </w:tc>
      </w:tr>
      <w:tr w:rsidR="000F0E3F" w14:paraId="56605813" w14:textId="77777777" w:rsidTr="00941F76">
        <w:trPr>
          <w:ins w:id="1422" w:author="Phuong Truong Thi" w:date="2024-11-25T12:37:00Z"/>
        </w:trPr>
        <w:tc>
          <w:tcPr>
            <w:tcW w:w="715" w:type="dxa"/>
            <w:vAlign w:val="center"/>
          </w:tcPr>
          <w:p w14:paraId="0F743860" w14:textId="377FAEE6"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23" w:author="Phuong Truong Thi" w:date="2024-11-25T12:37:00Z"/>
                <w:b w:val="0"/>
                <w:bCs w:val="0"/>
              </w:rPr>
              <w:pPrChange w:id="1424"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25" w:name="_Toc184812914"/>
            <w:ins w:id="1426" w:author="Phuong Truong Thi" w:date="2024-11-25T12:41:00Z">
              <w:r w:rsidRPr="00694305">
                <w:rPr>
                  <w:b w:val="0"/>
                  <w:bCs w:val="0"/>
                  <w:color w:val="000000"/>
                </w:rPr>
                <w:t>10</w:t>
              </w:r>
            </w:ins>
            <w:bookmarkEnd w:id="1425"/>
          </w:p>
        </w:tc>
        <w:tc>
          <w:tcPr>
            <w:tcW w:w="1710" w:type="dxa"/>
            <w:vAlign w:val="center"/>
          </w:tcPr>
          <w:p w14:paraId="78A36A3A" w14:textId="0C487D54"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27" w:author="Phuong Truong Thi" w:date="2024-11-25T12:37:00Z"/>
                <w:b w:val="0"/>
                <w:bCs w:val="0"/>
              </w:rPr>
              <w:pPrChange w:id="1428"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29" w:name="_Toc184812915"/>
            <w:ins w:id="1430" w:author="Phuong Truong Thi" w:date="2024-11-25T12:41:00Z">
              <w:r w:rsidRPr="00694305">
                <w:rPr>
                  <w:b w:val="0"/>
                  <w:bCs w:val="0"/>
                  <w:color w:val="000000"/>
                </w:rPr>
                <w:t xml:space="preserve">Phân khúc khách hàng = </w:t>
              </w:r>
            </w:ins>
            <w:ins w:id="1431" w:author="Phuong Truong Thi" w:date="2024-12-04T01:30:00Z">
              <w:r w:rsidR="00294BE6">
                <w:rPr>
                  <w:b w:val="0"/>
                  <w:bCs w:val="0"/>
                  <w:color w:val="000000"/>
                </w:rPr>
                <w:t>Mass</w:t>
              </w:r>
            </w:ins>
            <w:bookmarkEnd w:id="1429"/>
          </w:p>
        </w:tc>
        <w:tc>
          <w:tcPr>
            <w:tcW w:w="1710" w:type="dxa"/>
            <w:vAlign w:val="center"/>
          </w:tcPr>
          <w:p w14:paraId="302F2B7B" w14:textId="299AC448"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32" w:author="Phuong Truong Thi" w:date="2024-11-25T12:37:00Z"/>
                <w:b w:val="0"/>
                <w:bCs w:val="0"/>
              </w:rPr>
              <w:pPrChange w:id="1433" w:author="Phuong Truong Thi" w:date="2024-11-25T12:38: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34" w:name="_Toc184812916"/>
            <w:ins w:id="1435" w:author="Phuong Truong Thi" w:date="2024-11-25T12:41:00Z">
              <w:r w:rsidRPr="00694305">
                <w:rPr>
                  <w:b w:val="0"/>
                  <w:bCs w:val="0"/>
                  <w:color w:val="000000"/>
                </w:rPr>
                <w:t>CBQL</w:t>
              </w:r>
            </w:ins>
            <w:bookmarkEnd w:id="1434"/>
          </w:p>
        </w:tc>
        <w:tc>
          <w:tcPr>
            <w:tcW w:w="4662" w:type="dxa"/>
            <w:vAlign w:val="center"/>
          </w:tcPr>
          <w:p w14:paraId="1CA3E3A1" w14:textId="3168B455"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436" w:author="Phuong Truong Thi" w:date="2024-11-25T12:37:00Z"/>
                <w:b w:val="0"/>
                <w:bCs w:val="0"/>
              </w:rPr>
              <w:pPrChange w:id="1437" w:author="Phuong Truong Thi" w:date="2024-11-25T13:52: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38" w:name="_Toc184812917"/>
            <w:ins w:id="1439" w:author="Phuong Truong Thi" w:date="2024-11-25T12:41:00Z">
              <w:r w:rsidRPr="00694305">
                <w:rPr>
                  <w:b w:val="0"/>
                  <w:bCs w:val="0"/>
                  <w:color w:val="000000"/>
                </w:rPr>
                <w:t xml:space="preserve">1.Khách hàng chưa phát sinh sản phẩm tại VPB </w:t>
              </w:r>
              <w:r w:rsidRPr="00694305">
                <w:rPr>
                  <w:b w:val="0"/>
                  <w:bCs w:val="0"/>
                  <w:color w:val="000000"/>
                </w:rPr>
                <w:br/>
                <w:t>2.  Book Chi nhánh mở CIF đang hoạt động</w:t>
              </w:r>
              <w:r w:rsidRPr="00694305">
                <w:rPr>
                  <w:b w:val="0"/>
                  <w:bCs w:val="0"/>
                  <w:color w:val="000000"/>
                </w:rPr>
                <w:br/>
                <w:t xml:space="preserve">3.Trạng thái của CBBH # Active </w:t>
              </w:r>
              <w:r w:rsidRPr="00694305">
                <w:rPr>
                  <w:b w:val="0"/>
                  <w:bCs w:val="0"/>
                  <w:color w:val="000000"/>
                </w:rPr>
                <w:br/>
                <w:t>4. DAO mở CIF= DAO của CBHH</w:t>
              </w:r>
              <w:r w:rsidRPr="00694305">
                <w:rPr>
                  <w:b w:val="0"/>
                  <w:bCs w:val="0"/>
                  <w:color w:val="000000"/>
                </w:rPr>
                <w:br/>
                <w:t>5.CBQL phân bổ lại KH theo rule 11</w:t>
              </w:r>
            </w:ins>
            <w:bookmarkEnd w:id="1438"/>
          </w:p>
        </w:tc>
      </w:tr>
      <w:tr w:rsidR="000F0E3F" w14:paraId="3039A5DF" w14:textId="77777777" w:rsidTr="00941F76">
        <w:trPr>
          <w:ins w:id="1440" w:author="Phuong Truong Thi" w:date="2024-11-25T12:41:00Z"/>
        </w:trPr>
        <w:tc>
          <w:tcPr>
            <w:tcW w:w="715" w:type="dxa"/>
            <w:vAlign w:val="center"/>
            <w:tcPrChange w:id="1441" w:author="Phuong Truong Thi" w:date="2024-11-25T12:41:00Z">
              <w:tcPr>
                <w:tcW w:w="715" w:type="dxa"/>
              </w:tcPr>
            </w:tcPrChange>
          </w:tcPr>
          <w:p w14:paraId="3FC07EAE" w14:textId="18DAE0DF" w:rsidR="000F0E3F" w:rsidRDefault="000F0E3F" w:rsidP="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42" w:author="Phuong Truong Thi" w:date="2024-11-25T12:41:00Z"/>
                <w:b w:val="0"/>
                <w:bCs w:val="0"/>
              </w:rPr>
            </w:pPr>
            <w:bookmarkStart w:id="1443" w:name="_Toc184812918"/>
            <w:ins w:id="1444" w:author="Phuong Truong Thi" w:date="2024-11-25T12:41:00Z">
              <w:r w:rsidRPr="00694305">
                <w:rPr>
                  <w:b w:val="0"/>
                  <w:bCs w:val="0"/>
                  <w:color w:val="000000"/>
                </w:rPr>
                <w:t>11</w:t>
              </w:r>
              <w:bookmarkEnd w:id="1443"/>
            </w:ins>
          </w:p>
        </w:tc>
        <w:tc>
          <w:tcPr>
            <w:tcW w:w="1710" w:type="dxa"/>
            <w:vAlign w:val="center"/>
            <w:tcPrChange w:id="1445" w:author="Phuong Truong Thi" w:date="2024-11-25T12:41:00Z">
              <w:tcPr>
                <w:tcW w:w="1710" w:type="dxa"/>
              </w:tcPr>
            </w:tcPrChange>
          </w:tcPr>
          <w:p w14:paraId="56C8BB5E" w14:textId="224016DE" w:rsidR="000F0E3F" w:rsidRDefault="000F0E3F" w:rsidP="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46" w:author="Phuong Truong Thi" w:date="2024-11-25T12:41:00Z"/>
                <w:b w:val="0"/>
                <w:bCs w:val="0"/>
              </w:rPr>
            </w:pPr>
            <w:bookmarkStart w:id="1447" w:name="_Toc184812919"/>
            <w:ins w:id="1448" w:author="Phuong Truong Thi" w:date="2024-11-25T12:41:00Z">
              <w:r w:rsidRPr="00694305">
                <w:rPr>
                  <w:b w:val="0"/>
                  <w:bCs w:val="0"/>
                  <w:color w:val="000000"/>
                </w:rPr>
                <w:t xml:space="preserve">Phân khúc khách hàng = </w:t>
              </w:r>
            </w:ins>
            <w:ins w:id="1449" w:author="Phuong Truong Thi" w:date="2024-12-04T01:30:00Z">
              <w:r w:rsidR="00294BE6">
                <w:rPr>
                  <w:b w:val="0"/>
                  <w:bCs w:val="0"/>
                  <w:color w:val="000000"/>
                </w:rPr>
                <w:t>Mass</w:t>
              </w:r>
            </w:ins>
            <w:bookmarkEnd w:id="1447"/>
          </w:p>
        </w:tc>
        <w:tc>
          <w:tcPr>
            <w:tcW w:w="1710" w:type="dxa"/>
            <w:vAlign w:val="center"/>
            <w:tcPrChange w:id="1450" w:author="Phuong Truong Thi" w:date="2024-11-25T12:41:00Z">
              <w:tcPr>
                <w:tcW w:w="1710" w:type="dxa"/>
                <w:gridSpan w:val="2"/>
              </w:tcPr>
            </w:tcPrChange>
          </w:tcPr>
          <w:p w14:paraId="6DC8F40A" w14:textId="0F408B11" w:rsidR="000F0E3F" w:rsidRDefault="000F0E3F" w:rsidP="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rPr>
                <w:ins w:id="1451" w:author="Phuong Truong Thi" w:date="2024-11-25T12:41:00Z"/>
                <w:b w:val="0"/>
                <w:bCs w:val="0"/>
              </w:rPr>
            </w:pPr>
            <w:bookmarkStart w:id="1452" w:name="_Toc184812920"/>
            <w:ins w:id="1453" w:author="Phuong Truong Thi" w:date="2024-11-25T12:41:00Z">
              <w:r w:rsidRPr="00694305">
                <w:rPr>
                  <w:b w:val="0"/>
                  <w:bCs w:val="0"/>
                  <w:color w:val="000000"/>
                </w:rPr>
                <w:t>CBBH</w:t>
              </w:r>
              <w:bookmarkEnd w:id="1452"/>
            </w:ins>
          </w:p>
        </w:tc>
        <w:tc>
          <w:tcPr>
            <w:tcW w:w="4662" w:type="dxa"/>
            <w:vAlign w:val="center"/>
            <w:tcPrChange w:id="1454" w:author="Phuong Truong Thi" w:date="2024-11-25T12:41:00Z">
              <w:tcPr>
                <w:tcW w:w="4662" w:type="dxa"/>
                <w:gridSpan w:val="2"/>
              </w:tcPr>
            </w:tcPrChange>
          </w:tcPr>
          <w:p w14:paraId="51471D3E" w14:textId="3A23CB3D" w:rsidR="000F0E3F" w:rsidRDefault="000F0E3F">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jc w:val="left"/>
              <w:rPr>
                <w:ins w:id="1455" w:author="Phuong Truong Thi" w:date="2024-11-25T12:41:00Z"/>
                <w:b w:val="0"/>
                <w:bCs w:val="0"/>
              </w:rPr>
              <w:pPrChange w:id="1456" w:author="Phuong Truong Thi" w:date="2024-11-25T13:52:00Z">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pPr>
              </w:pPrChange>
            </w:pPr>
            <w:bookmarkStart w:id="1457" w:name="_Toc184812921"/>
            <w:ins w:id="1458" w:author="Phuong Truong Thi" w:date="2024-11-25T12:41:00Z">
              <w:r w:rsidRPr="00694305">
                <w:rPr>
                  <w:b w:val="0"/>
                  <w:bCs w:val="0"/>
                  <w:color w:val="000000"/>
                </w:rPr>
                <w:t xml:space="preserve">Điều kiện: </w:t>
              </w:r>
              <w:r w:rsidRPr="00694305">
                <w:rPr>
                  <w:b w:val="0"/>
                  <w:bCs w:val="0"/>
                  <w:color w:val="000000"/>
                </w:rPr>
                <w:br/>
                <w:t xml:space="preserve">1. Khách hàng chưa phát sinh sản phẩm tại VPB </w:t>
              </w:r>
              <w:r w:rsidRPr="00694305">
                <w:rPr>
                  <w:b w:val="0"/>
                  <w:bCs w:val="0"/>
                  <w:color w:val="000000"/>
                </w:rPr>
                <w:br/>
                <w:t>2. Book Chi nhánh mở CIF # đang hoạt động HOẶC thuộc</w:t>
              </w:r>
              <w:r w:rsidRPr="00694305">
                <w:rPr>
                  <w:b w:val="0"/>
                  <w:bCs w:val="0"/>
                  <w:color w:val="000000"/>
                </w:rPr>
                <w:br/>
                <w:t xml:space="preserve"> - Book Digital VN0010005 </w:t>
              </w:r>
              <w:r w:rsidRPr="00694305">
                <w:rPr>
                  <w:b w:val="0"/>
                  <w:bCs w:val="0"/>
                  <w:color w:val="000000"/>
                </w:rPr>
                <w:br/>
                <w:t xml:space="preserve"> - Book SL</w:t>
              </w:r>
              <w:r w:rsidRPr="00694305">
                <w:rPr>
                  <w:b w:val="0"/>
                  <w:bCs w:val="0"/>
                  <w:color w:val="000000"/>
                </w:rPr>
                <w:br/>
                <w:t xml:space="preserve"> - Book HHB …</w:t>
              </w:r>
              <w:r w:rsidRPr="00694305">
                <w:rPr>
                  <w:b w:val="0"/>
                  <w:bCs w:val="0"/>
                  <w:color w:val="000000"/>
                </w:rPr>
                <w:br/>
                <w:t>HOẶC</w:t>
              </w:r>
              <w:r w:rsidRPr="00694305">
                <w:rPr>
                  <w:b w:val="0"/>
                  <w:bCs w:val="0"/>
                  <w:color w:val="000000"/>
                </w:rPr>
                <w:br/>
                <w:t>1. Khách hàng đã phát sinh sản phẩm tại VPB</w:t>
              </w:r>
              <w:r w:rsidRPr="00694305">
                <w:rPr>
                  <w:b w:val="0"/>
                  <w:bCs w:val="0"/>
                  <w:color w:val="000000"/>
                </w:rPr>
                <w:br/>
                <w:t>2. Book chi nhánh sản phẩm # đang hoạt động HOẶC thuộc</w:t>
              </w:r>
              <w:r w:rsidRPr="00694305">
                <w:rPr>
                  <w:b w:val="0"/>
                  <w:bCs w:val="0"/>
                  <w:color w:val="000000"/>
                </w:rPr>
                <w:br/>
                <w:t xml:space="preserve">- Book Digital VN0010005 </w:t>
              </w:r>
              <w:r w:rsidRPr="00694305">
                <w:rPr>
                  <w:b w:val="0"/>
                  <w:bCs w:val="0"/>
                  <w:color w:val="000000"/>
                </w:rPr>
                <w:br/>
                <w:t xml:space="preserve"> - Book SL</w:t>
              </w:r>
              <w:r w:rsidRPr="00694305">
                <w:rPr>
                  <w:b w:val="0"/>
                  <w:bCs w:val="0"/>
                  <w:color w:val="000000"/>
                </w:rPr>
                <w:br/>
                <w:t xml:space="preserve"> - Book HHB …</w:t>
              </w:r>
              <w:r w:rsidRPr="00694305">
                <w:rPr>
                  <w:b w:val="0"/>
                  <w:bCs w:val="0"/>
                  <w:color w:val="000000"/>
                </w:rPr>
                <w:br/>
                <w:t>Thực hiện phân bổ KH theo rule sau</w:t>
              </w:r>
              <w:r w:rsidRPr="00694305">
                <w:rPr>
                  <w:b w:val="0"/>
                  <w:bCs w:val="0"/>
                  <w:color w:val="000000"/>
                </w:rPr>
                <w:br/>
                <w:t xml:space="preserve">Các bước phân bổ : </w:t>
              </w:r>
              <w:r w:rsidRPr="00694305">
                <w:rPr>
                  <w:b w:val="0"/>
                  <w:bCs w:val="0"/>
                  <w:color w:val="000000"/>
                </w:rPr>
                <w:br/>
                <w:t xml:space="preserve">Bước 1: Phân bổ KH về các Book Chi nhánh: </w:t>
              </w:r>
              <w:r w:rsidRPr="00694305">
                <w:rPr>
                  <w:b w:val="0"/>
                  <w:bCs w:val="0"/>
                  <w:color w:val="000000"/>
                </w:rPr>
                <w:br/>
              </w:r>
              <w:r w:rsidRPr="00694305">
                <w:rPr>
                  <w:b w:val="0"/>
                  <w:bCs w:val="0"/>
                  <w:color w:val="000000"/>
                </w:rPr>
                <w:lastRenderedPageBreak/>
                <w:t>+ Nếu địa chỉ của khách hàng trên T24 (Resident address) cùng huyện/quận và cùng tỉnh/thành phố với địa chỉ các chi nhánh, thì hệ thống sẽ chia đều (random) khách hàng cho các Book cùng quận/huyện và tỉnh/thành phố với khách hàng.</w:t>
              </w:r>
              <w:r w:rsidRPr="00694305">
                <w:rPr>
                  <w:b w:val="0"/>
                  <w:bCs w:val="0"/>
                  <w:color w:val="000000"/>
                </w:rPr>
                <w:br/>
                <w:t>+ Nếu địa chỉ của khách hàng trên T24 (Resident address) cùng tỉnh/thành phố và khác huyện/quận với địa chỉ các chi nhánh, thì hệ thống sẽ chia đều (random khách hàng cho các Book cùng tỉnh/thành phố với khách hàng, bao gồm cả book đã được chia ở trên.</w:t>
              </w:r>
              <w:r w:rsidRPr="00694305">
                <w:rPr>
                  <w:b w:val="0"/>
                  <w:bCs w:val="0"/>
                  <w:color w:val="000000"/>
                </w:rPr>
                <w:br/>
                <w:t>Bước 2: Phân bổ KH ở các Book chi nhánh đã xác định ở bước 1 cho CBBH của chi nhánh theo nguyên tắc phân bổ đều cho các CBBH theo thứ tự từ CBBH có ít khách hàng quản lý đến CBBH có nhiều khách hàng quản lý hơn</w:t>
              </w:r>
              <w:bookmarkEnd w:id="1457"/>
            </w:ins>
          </w:p>
        </w:tc>
      </w:tr>
    </w:tbl>
    <w:tbl>
      <w:tblPr>
        <w:tblW w:w="4917" w:type="pct"/>
        <w:tblLayout w:type="fixed"/>
        <w:tblLook w:val="04A0" w:firstRow="1" w:lastRow="0" w:firstColumn="1" w:lastColumn="0" w:noHBand="0" w:noVBand="1"/>
        <w:tblPrChange w:id="1459" w:author="Phuong Truong Thi" w:date="2024-11-25T12:42:00Z">
          <w:tblPr>
            <w:tblW w:w="4917" w:type="pct"/>
            <w:tblLayout w:type="fixed"/>
            <w:tblLook w:val="04A0" w:firstRow="1" w:lastRow="0" w:firstColumn="1" w:lastColumn="0" w:noHBand="0" w:noVBand="1"/>
          </w:tblPr>
        </w:tblPrChange>
      </w:tblPr>
      <w:tblGrid>
        <w:gridCol w:w="732"/>
        <w:gridCol w:w="1781"/>
        <w:gridCol w:w="1842"/>
        <w:gridCol w:w="4650"/>
        <w:tblGridChange w:id="1460">
          <w:tblGrid>
            <w:gridCol w:w="715"/>
            <w:gridCol w:w="17"/>
            <w:gridCol w:w="1723"/>
            <w:gridCol w:w="58"/>
            <w:gridCol w:w="1741"/>
            <w:gridCol w:w="101"/>
            <w:gridCol w:w="4650"/>
          </w:tblGrid>
        </w:tblGridChange>
      </w:tblGrid>
      <w:tr w:rsidR="002A393F" w:rsidRPr="00A00646" w:rsidDel="000F0E3F" w14:paraId="38554B0A" w14:textId="55F2CD38" w:rsidTr="000F0E3F">
        <w:trPr>
          <w:trHeight w:val="600"/>
          <w:tblHeader/>
          <w:del w:id="1461" w:author="Phuong Truong Thi" w:date="2024-11-25T12:42:00Z"/>
          <w:trPrChange w:id="1462" w:author="Phuong Truong Thi" w:date="2024-11-25T12:42:00Z">
            <w:trPr>
              <w:trHeight w:val="600"/>
              <w:tblHeader/>
            </w:trPr>
          </w:trPrChange>
        </w:trPr>
        <w:tc>
          <w:tcPr>
            <w:tcW w:w="406" w:type="pct"/>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Change w:id="1463" w:author="Phuong Truong Thi" w:date="2024-11-25T12:42:00Z">
              <w:tcPr>
                <w:tcW w:w="397" w:type="pct"/>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tcPrChange>
          </w:tcPr>
          <w:p w14:paraId="3CBCCD99" w14:textId="331FB6B8" w:rsidR="002A393F" w:rsidRPr="000F0E3F" w:rsidDel="000F0E3F" w:rsidRDefault="002A393F" w:rsidP="00F43397">
            <w:pPr>
              <w:widowControl w:val="0"/>
              <w:spacing w:before="0" w:line="240" w:lineRule="auto"/>
              <w:contextualSpacing w:val="0"/>
              <w:jc w:val="center"/>
              <w:rPr>
                <w:del w:id="1464" w:author="Phuong Truong Thi" w:date="2024-11-25T12:42:00Z"/>
                <w:rFonts w:ascii="Times New Roman" w:eastAsia="Times New Roman" w:hAnsi="Times New Roman"/>
                <w:color w:val="000000"/>
                <w:sz w:val="24"/>
                <w:szCs w:val="24"/>
              </w:rPr>
            </w:pPr>
            <w:bookmarkStart w:id="1465" w:name="_Hlk180079290"/>
            <w:del w:id="1466" w:author="Phuong Truong Thi" w:date="2024-11-25T12:42:00Z">
              <w:r w:rsidRPr="000F0E3F" w:rsidDel="000F0E3F">
                <w:rPr>
                  <w:rFonts w:ascii="Times New Roman" w:eastAsia="Times New Roman" w:hAnsi="Times New Roman"/>
                  <w:color w:val="000000"/>
                  <w:sz w:val="24"/>
                  <w:szCs w:val="24"/>
                </w:rPr>
                <w:lastRenderedPageBreak/>
                <w:delText>Rule ID</w:delText>
              </w:r>
              <w:bookmarkStart w:id="1467" w:name="_Toc183454695"/>
              <w:bookmarkStart w:id="1468" w:name="_Toc183455647"/>
              <w:bookmarkStart w:id="1469" w:name="_Toc184405981"/>
              <w:bookmarkStart w:id="1470" w:name="_Toc184407240"/>
              <w:bookmarkStart w:id="1471" w:name="_Toc184408188"/>
              <w:bookmarkStart w:id="1472" w:name="_Toc184409136"/>
              <w:bookmarkStart w:id="1473" w:name="_Toc184812922"/>
              <w:bookmarkEnd w:id="1467"/>
              <w:bookmarkEnd w:id="1468"/>
              <w:bookmarkEnd w:id="1469"/>
              <w:bookmarkEnd w:id="1470"/>
              <w:bookmarkEnd w:id="1471"/>
              <w:bookmarkEnd w:id="1472"/>
              <w:bookmarkEnd w:id="1473"/>
            </w:del>
          </w:p>
        </w:tc>
        <w:tc>
          <w:tcPr>
            <w:tcW w:w="989" w:type="pct"/>
            <w:tcBorders>
              <w:top w:val="single" w:sz="4" w:space="0" w:color="auto"/>
              <w:left w:val="nil"/>
              <w:bottom w:val="single" w:sz="4" w:space="0" w:color="auto"/>
              <w:right w:val="single" w:sz="4" w:space="0" w:color="auto"/>
            </w:tcBorders>
            <w:shd w:val="clear" w:color="auto" w:fill="F7CAAC" w:themeFill="accent2" w:themeFillTint="66"/>
            <w:vAlign w:val="center"/>
            <w:hideMark/>
            <w:tcPrChange w:id="1474" w:author="Phuong Truong Thi" w:date="2024-11-25T12:42:00Z">
              <w:tcPr>
                <w:tcW w:w="966" w:type="pct"/>
                <w:gridSpan w:val="2"/>
                <w:tcBorders>
                  <w:top w:val="single" w:sz="4" w:space="0" w:color="auto"/>
                  <w:left w:val="nil"/>
                  <w:bottom w:val="single" w:sz="4" w:space="0" w:color="auto"/>
                  <w:right w:val="single" w:sz="4" w:space="0" w:color="auto"/>
                </w:tcBorders>
                <w:shd w:val="clear" w:color="auto" w:fill="F7CAAC" w:themeFill="accent2" w:themeFillTint="66"/>
                <w:vAlign w:val="center"/>
                <w:hideMark/>
              </w:tcPr>
            </w:tcPrChange>
          </w:tcPr>
          <w:p w14:paraId="3228339C" w14:textId="50DA24F8" w:rsidR="002A393F" w:rsidRPr="000F0E3F" w:rsidDel="000F0E3F" w:rsidRDefault="002A393F" w:rsidP="00F43397">
            <w:pPr>
              <w:widowControl w:val="0"/>
              <w:spacing w:before="0" w:line="240" w:lineRule="auto"/>
              <w:contextualSpacing w:val="0"/>
              <w:jc w:val="center"/>
              <w:rPr>
                <w:del w:id="1475" w:author="Phuong Truong Thi" w:date="2024-11-25T12:42:00Z"/>
                <w:rFonts w:ascii="Times New Roman" w:eastAsia="Times New Roman" w:hAnsi="Times New Roman"/>
                <w:color w:val="000000"/>
                <w:sz w:val="24"/>
                <w:szCs w:val="24"/>
              </w:rPr>
            </w:pPr>
            <w:del w:id="1476" w:author="Phuong Truong Thi" w:date="2024-11-25T12:42:00Z">
              <w:r w:rsidRPr="000F0E3F" w:rsidDel="000F0E3F">
                <w:rPr>
                  <w:rFonts w:ascii="Times New Roman" w:eastAsia="Times New Roman" w:hAnsi="Times New Roman"/>
                  <w:color w:val="000000"/>
                  <w:sz w:val="24"/>
                  <w:szCs w:val="24"/>
                </w:rPr>
                <w:delText>Đối tượng phân bổ</w:delText>
              </w:r>
              <w:bookmarkStart w:id="1477" w:name="_Toc183454696"/>
              <w:bookmarkStart w:id="1478" w:name="_Toc183455648"/>
              <w:bookmarkStart w:id="1479" w:name="_Toc184405982"/>
              <w:bookmarkStart w:id="1480" w:name="_Toc184407241"/>
              <w:bookmarkStart w:id="1481" w:name="_Toc184408189"/>
              <w:bookmarkStart w:id="1482" w:name="_Toc184409137"/>
              <w:bookmarkStart w:id="1483" w:name="_Toc184812923"/>
              <w:bookmarkEnd w:id="1477"/>
              <w:bookmarkEnd w:id="1478"/>
              <w:bookmarkEnd w:id="1479"/>
              <w:bookmarkEnd w:id="1480"/>
              <w:bookmarkEnd w:id="1481"/>
              <w:bookmarkEnd w:id="1482"/>
              <w:bookmarkEnd w:id="1483"/>
            </w:del>
          </w:p>
        </w:tc>
        <w:tc>
          <w:tcPr>
            <w:tcW w:w="1023" w:type="pct"/>
            <w:tcBorders>
              <w:top w:val="single" w:sz="4" w:space="0" w:color="auto"/>
              <w:left w:val="nil"/>
              <w:bottom w:val="single" w:sz="4" w:space="0" w:color="auto"/>
              <w:right w:val="single" w:sz="4" w:space="0" w:color="auto"/>
            </w:tcBorders>
            <w:shd w:val="clear" w:color="auto" w:fill="F7CAAC" w:themeFill="accent2" w:themeFillTint="66"/>
            <w:vAlign w:val="center"/>
            <w:hideMark/>
            <w:tcPrChange w:id="1484" w:author="Phuong Truong Thi" w:date="2024-11-25T12:42:00Z">
              <w:tcPr>
                <w:tcW w:w="999" w:type="pct"/>
                <w:gridSpan w:val="2"/>
                <w:tcBorders>
                  <w:top w:val="single" w:sz="4" w:space="0" w:color="auto"/>
                  <w:left w:val="nil"/>
                  <w:bottom w:val="single" w:sz="4" w:space="0" w:color="auto"/>
                  <w:right w:val="single" w:sz="4" w:space="0" w:color="auto"/>
                </w:tcBorders>
                <w:shd w:val="clear" w:color="auto" w:fill="F7CAAC" w:themeFill="accent2" w:themeFillTint="66"/>
                <w:vAlign w:val="center"/>
                <w:hideMark/>
              </w:tcPr>
            </w:tcPrChange>
          </w:tcPr>
          <w:p w14:paraId="4B50B705" w14:textId="4D4EB5FF" w:rsidR="002A393F" w:rsidRPr="000F0E3F" w:rsidDel="000F0E3F" w:rsidRDefault="002A393F" w:rsidP="00F43397">
            <w:pPr>
              <w:widowControl w:val="0"/>
              <w:spacing w:before="0" w:line="240" w:lineRule="auto"/>
              <w:contextualSpacing w:val="0"/>
              <w:jc w:val="center"/>
              <w:rPr>
                <w:del w:id="1485" w:author="Phuong Truong Thi" w:date="2024-11-25T12:42:00Z"/>
                <w:rFonts w:ascii="Times New Roman" w:eastAsia="Times New Roman" w:hAnsi="Times New Roman"/>
                <w:color w:val="000000"/>
                <w:sz w:val="24"/>
                <w:szCs w:val="24"/>
              </w:rPr>
            </w:pPr>
            <w:del w:id="1486" w:author="Phuong Truong Thi" w:date="2024-11-25T12:42:00Z">
              <w:r w:rsidRPr="000F0E3F" w:rsidDel="000F0E3F">
                <w:rPr>
                  <w:rFonts w:ascii="Times New Roman" w:eastAsia="Times New Roman" w:hAnsi="Times New Roman"/>
                  <w:color w:val="000000"/>
                  <w:sz w:val="24"/>
                  <w:szCs w:val="24"/>
                </w:rPr>
                <w:delText>Đối tượng nhận phân bổ</w:delText>
              </w:r>
              <w:bookmarkStart w:id="1487" w:name="_Toc183454697"/>
              <w:bookmarkStart w:id="1488" w:name="_Toc183455649"/>
              <w:bookmarkStart w:id="1489" w:name="_Toc184405983"/>
              <w:bookmarkStart w:id="1490" w:name="_Toc184407242"/>
              <w:bookmarkStart w:id="1491" w:name="_Toc184408190"/>
              <w:bookmarkStart w:id="1492" w:name="_Toc184409138"/>
              <w:bookmarkStart w:id="1493" w:name="_Toc184812924"/>
              <w:bookmarkEnd w:id="1487"/>
              <w:bookmarkEnd w:id="1488"/>
              <w:bookmarkEnd w:id="1489"/>
              <w:bookmarkEnd w:id="1490"/>
              <w:bookmarkEnd w:id="1491"/>
              <w:bookmarkEnd w:id="1492"/>
              <w:bookmarkEnd w:id="1493"/>
            </w:del>
          </w:p>
        </w:tc>
        <w:tc>
          <w:tcPr>
            <w:tcW w:w="2700" w:type="pct"/>
            <w:tcBorders>
              <w:top w:val="single" w:sz="4" w:space="0" w:color="auto"/>
              <w:left w:val="nil"/>
              <w:bottom w:val="single" w:sz="4" w:space="0" w:color="auto"/>
              <w:right w:val="single" w:sz="4" w:space="0" w:color="auto"/>
            </w:tcBorders>
            <w:shd w:val="clear" w:color="auto" w:fill="F7CAAC" w:themeFill="accent2" w:themeFillTint="66"/>
            <w:vAlign w:val="center"/>
            <w:hideMark/>
            <w:tcPrChange w:id="1494" w:author="Phuong Truong Thi" w:date="2024-11-25T12:42:00Z">
              <w:tcPr>
                <w:tcW w:w="2638" w:type="pct"/>
                <w:gridSpan w:val="2"/>
                <w:tcBorders>
                  <w:top w:val="single" w:sz="4" w:space="0" w:color="auto"/>
                  <w:left w:val="nil"/>
                  <w:bottom w:val="single" w:sz="4" w:space="0" w:color="auto"/>
                  <w:right w:val="single" w:sz="4" w:space="0" w:color="auto"/>
                </w:tcBorders>
                <w:shd w:val="clear" w:color="auto" w:fill="F7CAAC" w:themeFill="accent2" w:themeFillTint="66"/>
                <w:vAlign w:val="center"/>
                <w:hideMark/>
              </w:tcPr>
            </w:tcPrChange>
          </w:tcPr>
          <w:p w14:paraId="728A225D" w14:textId="69149707" w:rsidR="002A393F" w:rsidRPr="000F0E3F" w:rsidDel="000F0E3F" w:rsidRDefault="002A393F" w:rsidP="00F43397">
            <w:pPr>
              <w:widowControl w:val="0"/>
              <w:spacing w:before="0" w:line="240" w:lineRule="auto"/>
              <w:contextualSpacing w:val="0"/>
              <w:jc w:val="center"/>
              <w:rPr>
                <w:del w:id="1495" w:author="Phuong Truong Thi" w:date="2024-11-25T12:42:00Z"/>
                <w:rFonts w:ascii="Times New Roman" w:eastAsia="Times New Roman" w:hAnsi="Times New Roman"/>
                <w:color w:val="000000"/>
                <w:sz w:val="24"/>
                <w:szCs w:val="24"/>
              </w:rPr>
            </w:pPr>
            <w:del w:id="1496" w:author="Phuong Truong Thi" w:date="2024-11-25T12:42:00Z">
              <w:r w:rsidRPr="000F0E3F" w:rsidDel="000F0E3F">
                <w:rPr>
                  <w:rFonts w:ascii="Times New Roman" w:eastAsia="Times New Roman" w:hAnsi="Times New Roman"/>
                  <w:color w:val="000000"/>
                  <w:sz w:val="24"/>
                  <w:szCs w:val="24"/>
                </w:rPr>
                <w:delText>Điều kiện và rule phân bổ</w:delText>
              </w:r>
              <w:bookmarkStart w:id="1497" w:name="_Toc183454698"/>
              <w:bookmarkStart w:id="1498" w:name="_Toc183455650"/>
              <w:bookmarkStart w:id="1499" w:name="_Toc184405984"/>
              <w:bookmarkStart w:id="1500" w:name="_Toc184407243"/>
              <w:bookmarkStart w:id="1501" w:name="_Toc184408191"/>
              <w:bookmarkStart w:id="1502" w:name="_Toc184409139"/>
              <w:bookmarkStart w:id="1503" w:name="_Toc184812925"/>
              <w:bookmarkEnd w:id="1497"/>
              <w:bookmarkEnd w:id="1498"/>
              <w:bookmarkEnd w:id="1499"/>
              <w:bookmarkEnd w:id="1500"/>
              <w:bookmarkEnd w:id="1501"/>
              <w:bookmarkEnd w:id="1502"/>
              <w:bookmarkEnd w:id="1503"/>
            </w:del>
          </w:p>
        </w:tc>
        <w:bookmarkStart w:id="1504" w:name="_Toc183454699"/>
        <w:bookmarkStart w:id="1505" w:name="_Toc183455651"/>
        <w:bookmarkStart w:id="1506" w:name="_Toc184405985"/>
        <w:bookmarkStart w:id="1507" w:name="_Toc184407244"/>
        <w:bookmarkStart w:id="1508" w:name="_Toc184408192"/>
        <w:bookmarkStart w:id="1509" w:name="_Toc184409140"/>
        <w:bookmarkStart w:id="1510" w:name="_Toc184812926"/>
        <w:bookmarkEnd w:id="1504"/>
        <w:bookmarkEnd w:id="1505"/>
        <w:bookmarkEnd w:id="1506"/>
        <w:bookmarkEnd w:id="1507"/>
        <w:bookmarkEnd w:id="1508"/>
        <w:bookmarkEnd w:id="1509"/>
        <w:bookmarkEnd w:id="1510"/>
      </w:tr>
      <w:tr w:rsidR="002A393F" w:rsidRPr="00A00646" w:rsidDel="000F0E3F" w14:paraId="083E9706" w14:textId="5C251920" w:rsidTr="000F0E3F">
        <w:trPr>
          <w:trHeight w:val="600"/>
          <w:del w:id="1511" w:author="Phuong Truong Thi" w:date="2024-11-25T12:42:00Z"/>
          <w:trPrChange w:id="1512" w:author="Phuong Truong Thi" w:date="2024-11-25T12:42:00Z">
            <w:trPr>
              <w:trHeight w:val="6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hideMark/>
            <w:tcPrChange w:id="1513"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hideMark/>
              </w:tcPr>
            </w:tcPrChange>
          </w:tcPr>
          <w:p w14:paraId="3B2C7ED9" w14:textId="4BC7178B" w:rsidR="002A393F" w:rsidRPr="00A00646" w:rsidDel="000F0E3F" w:rsidRDefault="002A393F" w:rsidP="00F43397">
            <w:pPr>
              <w:widowControl w:val="0"/>
              <w:spacing w:before="0" w:line="240" w:lineRule="auto"/>
              <w:contextualSpacing w:val="0"/>
              <w:jc w:val="center"/>
              <w:rPr>
                <w:del w:id="1514" w:author="Phuong Truong Thi" w:date="2024-11-25T12:42:00Z"/>
                <w:rFonts w:ascii="Times New Roman" w:eastAsia="Times New Roman" w:hAnsi="Times New Roman"/>
                <w:color w:val="000000"/>
                <w:sz w:val="24"/>
                <w:szCs w:val="24"/>
              </w:rPr>
            </w:pPr>
            <w:del w:id="1515" w:author="Phuong Truong Thi" w:date="2024-11-25T12:42:00Z">
              <w:r w:rsidRPr="00A00646" w:rsidDel="000F0E3F">
                <w:rPr>
                  <w:rFonts w:ascii="Times New Roman" w:eastAsia="Times New Roman" w:hAnsi="Times New Roman"/>
                  <w:color w:val="000000"/>
                  <w:sz w:val="24"/>
                  <w:szCs w:val="24"/>
                </w:rPr>
                <w:delText>1</w:delText>
              </w:r>
              <w:bookmarkStart w:id="1516" w:name="_Toc183454700"/>
              <w:bookmarkStart w:id="1517" w:name="_Toc183455652"/>
              <w:bookmarkStart w:id="1518" w:name="_Toc184405986"/>
              <w:bookmarkStart w:id="1519" w:name="_Toc184407245"/>
              <w:bookmarkStart w:id="1520" w:name="_Toc184408193"/>
              <w:bookmarkStart w:id="1521" w:name="_Toc184409141"/>
              <w:bookmarkStart w:id="1522" w:name="_Toc184812927"/>
              <w:bookmarkEnd w:id="1516"/>
              <w:bookmarkEnd w:id="1517"/>
              <w:bookmarkEnd w:id="1518"/>
              <w:bookmarkEnd w:id="1519"/>
              <w:bookmarkEnd w:id="1520"/>
              <w:bookmarkEnd w:id="1521"/>
              <w:bookmarkEnd w:id="1522"/>
            </w:del>
          </w:p>
        </w:tc>
        <w:tc>
          <w:tcPr>
            <w:tcW w:w="989" w:type="pct"/>
            <w:tcBorders>
              <w:top w:val="nil"/>
              <w:left w:val="nil"/>
              <w:bottom w:val="single" w:sz="4" w:space="0" w:color="auto"/>
              <w:right w:val="single" w:sz="4" w:space="0" w:color="auto"/>
            </w:tcBorders>
            <w:shd w:val="clear" w:color="auto" w:fill="auto"/>
            <w:noWrap/>
            <w:vAlign w:val="center"/>
            <w:hideMark/>
            <w:tcPrChange w:id="1523"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hideMark/>
              </w:tcPr>
            </w:tcPrChange>
          </w:tcPr>
          <w:p w14:paraId="350B17DC" w14:textId="1BD78A02" w:rsidR="002A393F" w:rsidRPr="00A00646" w:rsidDel="000F0E3F" w:rsidRDefault="002A393F" w:rsidP="00F43397">
            <w:pPr>
              <w:widowControl w:val="0"/>
              <w:spacing w:before="0" w:line="240" w:lineRule="auto"/>
              <w:contextualSpacing w:val="0"/>
              <w:jc w:val="center"/>
              <w:rPr>
                <w:del w:id="1524" w:author="Phuong Truong Thi" w:date="2024-11-25T12:42:00Z"/>
                <w:rFonts w:ascii="Times New Roman" w:eastAsia="Times New Roman" w:hAnsi="Times New Roman"/>
                <w:color w:val="000000"/>
                <w:sz w:val="24"/>
                <w:szCs w:val="24"/>
              </w:rPr>
            </w:pPr>
            <w:del w:id="1525" w:author="Phuong Truong Thi" w:date="2024-11-25T12:42:00Z">
              <w:r w:rsidRPr="00A00646" w:rsidDel="000F0E3F">
                <w:rPr>
                  <w:rFonts w:ascii="Times New Roman" w:eastAsia="Times New Roman" w:hAnsi="Times New Roman"/>
                  <w:color w:val="000000"/>
                  <w:sz w:val="24"/>
                  <w:szCs w:val="24"/>
                </w:rPr>
                <w:delText>Phân khúc khách hàng = AF</w:delText>
              </w:r>
              <w:bookmarkStart w:id="1526" w:name="_Toc183454701"/>
              <w:bookmarkStart w:id="1527" w:name="_Toc183455653"/>
              <w:bookmarkStart w:id="1528" w:name="_Toc184405987"/>
              <w:bookmarkStart w:id="1529" w:name="_Toc184407246"/>
              <w:bookmarkStart w:id="1530" w:name="_Toc184408194"/>
              <w:bookmarkStart w:id="1531" w:name="_Toc184409142"/>
              <w:bookmarkStart w:id="1532" w:name="_Toc184812928"/>
              <w:bookmarkEnd w:id="1526"/>
              <w:bookmarkEnd w:id="1527"/>
              <w:bookmarkEnd w:id="1528"/>
              <w:bookmarkEnd w:id="1529"/>
              <w:bookmarkEnd w:id="1530"/>
              <w:bookmarkEnd w:id="1531"/>
              <w:bookmarkEnd w:id="1532"/>
            </w:del>
          </w:p>
        </w:tc>
        <w:tc>
          <w:tcPr>
            <w:tcW w:w="1023" w:type="pct"/>
            <w:tcBorders>
              <w:top w:val="nil"/>
              <w:left w:val="nil"/>
              <w:bottom w:val="single" w:sz="4" w:space="0" w:color="auto"/>
              <w:right w:val="single" w:sz="4" w:space="0" w:color="auto"/>
            </w:tcBorders>
            <w:shd w:val="clear" w:color="auto" w:fill="auto"/>
            <w:noWrap/>
            <w:vAlign w:val="center"/>
            <w:hideMark/>
            <w:tcPrChange w:id="1533"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hideMark/>
              </w:tcPr>
            </w:tcPrChange>
          </w:tcPr>
          <w:p w14:paraId="059F2246" w14:textId="16B89CA5" w:rsidR="002A393F" w:rsidRPr="00A00646" w:rsidDel="000F0E3F" w:rsidRDefault="002A393F" w:rsidP="00F43397">
            <w:pPr>
              <w:widowControl w:val="0"/>
              <w:spacing w:before="0" w:line="240" w:lineRule="auto"/>
              <w:contextualSpacing w:val="0"/>
              <w:jc w:val="center"/>
              <w:rPr>
                <w:del w:id="1534" w:author="Phuong Truong Thi" w:date="2024-11-25T12:42:00Z"/>
                <w:rFonts w:ascii="Times New Roman" w:eastAsia="Times New Roman" w:hAnsi="Times New Roman"/>
                <w:color w:val="000000"/>
                <w:sz w:val="24"/>
                <w:szCs w:val="24"/>
              </w:rPr>
            </w:pPr>
            <w:commentRangeStart w:id="1535"/>
            <w:commentRangeStart w:id="1536"/>
            <w:commentRangeStart w:id="1537"/>
            <w:commentRangeStart w:id="1538"/>
            <w:del w:id="1539" w:author="Phuong Truong Thi" w:date="2024-11-25T12:42:00Z">
              <w:r w:rsidRPr="00A00646" w:rsidDel="000F0E3F">
                <w:rPr>
                  <w:rFonts w:ascii="Times New Roman" w:eastAsia="Times New Roman" w:hAnsi="Times New Roman"/>
                  <w:color w:val="000000"/>
                  <w:sz w:val="24"/>
                  <w:szCs w:val="24"/>
                </w:rPr>
                <w:delText>CBBH</w:delText>
              </w:r>
              <w:commentRangeEnd w:id="1535"/>
              <w:r w:rsidRPr="00A00646" w:rsidDel="000F0E3F">
                <w:rPr>
                  <w:rStyle w:val="CommentReference"/>
                  <w:rFonts w:ascii="Times New Roman" w:hAnsi="Times New Roman"/>
                  <w:sz w:val="24"/>
                  <w:szCs w:val="24"/>
                  <w:lang w:val="x-none"/>
                  <w:rPrChange w:id="1540" w:author="Phuong Truong Thi" w:date="2024-11-22T00:54:00Z">
                    <w:rPr>
                      <w:rStyle w:val="CommentReference"/>
                      <w:lang w:val="x-none"/>
                    </w:rPr>
                  </w:rPrChange>
                </w:rPr>
                <w:commentReference w:id="1535"/>
              </w:r>
              <w:commentRangeEnd w:id="1536"/>
              <w:r w:rsidRPr="00A00646" w:rsidDel="000F0E3F">
                <w:rPr>
                  <w:rStyle w:val="CommentReference"/>
                  <w:rFonts w:ascii="Times New Roman" w:hAnsi="Times New Roman"/>
                  <w:sz w:val="24"/>
                  <w:szCs w:val="24"/>
                  <w:lang w:val="x-none"/>
                  <w:rPrChange w:id="1541" w:author="Phuong Truong Thi" w:date="2024-11-22T00:54:00Z">
                    <w:rPr>
                      <w:rStyle w:val="CommentReference"/>
                      <w:lang w:val="x-none"/>
                    </w:rPr>
                  </w:rPrChange>
                </w:rPr>
                <w:commentReference w:id="1536"/>
              </w:r>
              <w:commentRangeEnd w:id="1537"/>
              <w:r w:rsidRPr="00A00646" w:rsidDel="000F0E3F">
                <w:rPr>
                  <w:rStyle w:val="CommentReference"/>
                  <w:rFonts w:ascii="Times New Roman" w:hAnsi="Times New Roman"/>
                  <w:sz w:val="24"/>
                  <w:szCs w:val="24"/>
                  <w:lang w:val="x-none"/>
                  <w:rPrChange w:id="1542" w:author="Phuong Truong Thi" w:date="2024-11-22T00:54:00Z">
                    <w:rPr>
                      <w:rStyle w:val="CommentReference"/>
                      <w:lang w:val="x-none"/>
                    </w:rPr>
                  </w:rPrChange>
                </w:rPr>
                <w:commentReference w:id="1537"/>
              </w:r>
              <w:commentRangeEnd w:id="1538"/>
              <w:r w:rsidR="00C654B0" w:rsidRPr="00A00646" w:rsidDel="000F0E3F">
                <w:rPr>
                  <w:rStyle w:val="CommentReference"/>
                  <w:rFonts w:ascii="Times New Roman" w:hAnsi="Times New Roman"/>
                  <w:sz w:val="24"/>
                  <w:szCs w:val="24"/>
                  <w:lang w:val="x-none" w:eastAsia="x-none"/>
                  <w:rPrChange w:id="1543" w:author="Phuong Truong Thi" w:date="2024-11-22T00:54:00Z">
                    <w:rPr>
                      <w:rStyle w:val="CommentReference"/>
                      <w:lang w:val="x-none" w:eastAsia="x-none"/>
                    </w:rPr>
                  </w:rPrChange>
                </w:rPr>
                <w:commentReference w:id="1538"/>
              </w:r>
              <w:r w:rsidRPr="00A00646" w:rsidDel="000F0E3F">
                <w:rPr>
                  <w:rFonts w:ascii="Times New Roman" w:eastAsia="Times New Roman" w:hAnsi="Times New Roman"/>
                  <w:color w:val="000000"/>
                  <w:sz w:val="24"/>
                  <w:szCs w:val="24"/>
                </w:rPr>
                <w:delText>, CBQL</w:delText>
              </w:r>
              <w:bookmarkStart w:id="1544" w:name="_Toc183454702"/>
              <w:bookmarkStart w:id="1545" w:name="_Toc183455654"/>
              <w:bookmarkStart w:id="1546" w:name="_Toc184405988"/>
              <w:bookmarkStart w:id="1547" w:name="_Toc184407247"/>
              <w:bookmarkStart w:id="1548" w:name="_Toc184408195"/>
              <w:bookmarkStart w:id="1549" w:name="_Toc184409143"/>
              <w:bookmarkStart w:id="1550" w:name="_Toc184812929"/>
              <w:bookmarkEnd w:id="1544"/>
              <w:bookmarkEnd w:id="1545"/>
              <w:bookmarkEnd w:id="1546"/>
              <w:bookmarkEnd w:id="1547"/>
              <w:bookmarkEnd w:id="1548"/>
              <w:bookmarkEnd w:id="1549"/>
              <w:bookmarkEnd w:id="1550"/>
            </w:del>
          </w:p>
        </w:tc>
        <w:tc>
          <w:tcPr>
            <w:tcW w:w="2700" w:type="pct"/>
            <w:tcBorders>
              <w:top w:val="nil"/>
              <w:left w:val="nil"/>
              <w:bottom w:val="single" w:sz="4" w:space="0" w:color="auto"/>
              <w:right w:val="single" w:sz="4" w:space="0" w:color="auto"/>
            </w:tcBorders>
            <w:shd w:val="clear" w:color="auto" w:fill="auto"/>
            <w:vAlign w:val="center"/>
            <w:hideMark/>
            <w:tcPrChange w:id="1551"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hideMark/>
              </w:tcPr>
            </w:tcPrChange>
          </w:tcPr>
          <w:p w14:paraId="44F2989E" w14:textId="560126AA" w:rsidR="002A393F" w:rsidRPr="00A00646" w:rsidDel="000F0E3F" w:rsidRDefault="002A393F" w:rsidP="00F43397">
            <w:pPr>
              <w:widowControl w:val="0"/>
              <w:spacing w:before="0" w:line="240" w:lineRule="auto"/>
              <w:contextualSpacing w:val="0"/>
              <w:jc w:val="left"/>
              <w:rPr>
                <w:del w:id="1552" w:author="Phuong Truong Thi" w:date="2024-11-25T12:42:00Z"/>
                <w:rFonts w:ascii="Times New Roman" w:eastAsia="Times New Roman" w:hAnsi="Times New Roman"/>
                <w:color w:val="000000"/>
                <w:sz w:val="24"/>
                <w:szCs w:val="24"/>
                <w:lang w:val="vi-VN"/>
              </w:rPr>
            </w:pPr>
            <w:del w:id="1553" w:author="Phuong Truong Thi" w:date="2024-11-25T12:42:00Z">
              <w:r w:rsidRPr="00A00646" w:rsidDel="000F0E3F">
                <w:rPr>
                  <w:rFonts w:ascii="Times New Roman" w:eastAsia="Times New Roman" w:hAnsi="Times New Roman"/>
                  <w:color w:val="000000"/>
                  <w:sz w:val="24"/>
                  <w:szCs w:val="24"/>
                </w:rPr>
                <w:delText>1.</w:delText>
              </w:r>
              <w:r w:rsidRPr="00A00646" w:rsidDel="000F0E3F">
                <w:rPr>
                  <w:rFonts w:ascii="Times New Roman" w:eastAsia="Times New Roman" w:hAnsi="Times New Roman"/>
                  <w:color w:val="000000"/>
                  <w:sz w:val="24"/>
                  <w:szCs w:val="24"/>
                  <w:lang w:val="vi-VN"/>
                </w:rPr>
                <w:delText xml:space="preserve"> </w:delText>
              </w:r>
              <w:r w:rsidR="00B4608F" w:rsidRPr="00A00646" w:rsidDel="000F0E3F">
                <w:rPr>
                  <w:rFonts w:ascii="Times New Roman" w:eastAsia="Times New Roman" w:hAnsi="Times New Roman"/>
                  <w:color w:val="000000"/>
                  <w:sz w:val="24"/>
                  <w:szCs w:val="24"/>
                </w:rPr>
                <w:delText xml:space="preserve">Khách hàng thuộc Book </w:delText>
              </w:r>
              <w:r w:rsidR="00C810CF" w:rsidRPr="00A00646" w:rsidDel="000F0E3F">
                <w:rPr>
                  <w:rFonts w:ascii="Times New Roman" w:eastAsia="Times New Roman" w:hAnsi="Times New Roman"/>
                  <w:color w:val="000000"/>
                  <w:sz w:val="24"/>
                  <w:szCs w:val="24"/>
                </w:rPr>
                <w:delText>C</w:delText>
              </w:r>
              <w:r w:rsidR="00B4608F" w:rsidRPr="00A00646" w:rsidDel="000F0E3F">
                <w:rPr>
                  <w:rFonts w:ascii="Times New Roman" w:eastAsia="Times New Roman" w:hAnsi="Times New Roman"/>
                  <w:color w:val="000000"/>
                  <w:sz w:val="24"/>
                  <w:szCs w:val="24"/>
                </w:rPr>
                <w:delText>hi nhánh đang hoạt động</w:delText>
              </w:r>
              <w:bookmarkStart w:id="1554" w:name="_Toc183454703"/>
              <w:bookmarkStart w:id="1555" w:name="_Toc183455655"/>
              <w:bookmarkStart w:id="1556" w:name="_Toc184405989"/>
              <w:bookmarkStart w:id="1557" w:name="_Toc184407248"/>
              <w:bookmarkStart w:id="1558" w:name="_Toc184408196"/>
              <w:bookmarkStart w:id="1559" w:name="_Toc184409144"/>
              <w:bookmarkStart w:id="1560" w:name="_Toc184812930"/>
              <w:bookmarkEnd w:id="1554"/>
              <w:bookmarkEnd w:id="1555"/>
              <w:bookmarkEnd w:id="1556"/>
              <w:bookmarkEnd w:id="1557"/>
              <w:bookmarkEnd w:id="1558"/>
              <w:bookmarkEnd w:id="1559"/>
              <w:bookmarkEnd w:id="1560"/>
            </w:del>
          </w:p>
          <w:p w14:paraId="1502A4FA" w14:textId="2656DACF" w:rsidR="00B4608F" w:rsidRPr="00A00646" w:rsidDel="000F0E3F" w:rsidRDefault="3081A3F9" w:rsidP="00F43397">
            <w:pPr>
              <w:widowControl w:val="0"/>
              <w:spacing w:before="0" w:line="240" w:lineRule="auto"/>
              <w:jc w:val="left"/>
              <w:rPr>
                <w:del w:id="1561" w:author="Phuong Truong Thi" w:date="2024-11-25T12:42:00Z"/>
                <w:rFonts w:ascii="Times New Roman" w:eastAsia="Times New Roman" w:hAnsi="Times New Roman"/>
                <w:color w:val="000000" w:themeColor="text1"/>
                <w:sz w:val="24"/>
                <w:szCs w:val="24"/>
              </w:rPr>
            </w:pPr>
            <w:del w:id="1562" w:author="Phuong Truong Thi" w:date="2024-11-25T12:42:00Z">
              <w:r w:rsidRPr="00A00646" w:rsidDel="000F0E3F">
                <w:rPr>
                  <w:rFonts w:ascii="Times New Roman" w:eastAsia="Times New Roman" w:hAnsi="Times New Roman"/>
                  <w:color w:val="000000" w:themeColor="text1"/>
                  <w:sz w:val="24"/>
                  <w:szCs w:val="24"/>
                  <w:lang w:val="vi-VN"/>
                </w:rPr>
                <w:delText xml:space="preserve">2. Trạng thái của CBBH </w:delText>
              </w:r>
              <w:r w:rsidR="00B4608F" w:rsidRPr="00A00646" w:rsidDel="000F0E3F">
                <w:rPr>
                  <w:rFonts w:ascii="Times New Roman" w:eastAsia="Times New Roman" w:hAnsi="Times New Roman"/>
                  <w:color w:val="000000" w:themeColor="text1"/>
                  <w:sz w:val="24"/>
                  <w:szCs w:val="24"/>
                </w:rPr>
                <w:delText>=  Active</w:delText>
              </w:r>
              <w:bookmarkStart w:id="1563" w:name="_Toc183454704"/>
              <w:bookmarkStart w:id="1564" w:name="_Toc183455656"/>
              <w:bookmarkStart w:id="1565" w:name="_Toc184405990"/>
              <w:bookmarkStart w:id="1566" w:name="_Toc184407249"/>
              <w:bookmarkStart w:id="1567" w:name="_Toc184408197"/>
              <w:bookmarkStart w:id="1568" w:name="_Toc184409145"/>
              <w:bookmarkStart w:id="1569" w:name="_Toc184812931"/>
              <w:bookmarkEnd w:id="1563"/>
              <w:bookmarkEnd w:id="1564"/>
              <w:bookmarkEnd w:id="1565"/>
              <w:bookmarkEnd w:id="1566"/>
              <w:bookmarkEnd w:id="1567"/>
              <w:bookmarkEnd w:id="1568"/>
              <w:bookmarkEnd w:id="1569"/>
            </w:del>
          </w:p>
          <w:p w14:paraId="29D5C04A" w14:textId="5346BF48" w:rsidR="002A393F" w:rsidRPr="00A00646" w:rsidDel="000F0E3F" w:rsidRDefault="3081A3F9" w:rsidP="00F43397">
            <w:pPr>
              <w:widowControl w:val="0"/>
              <w:spacing w:before="0" w:line="240" w:lineRule="auto"/>
              <w:jc w:val="left"/>
              <w:rPr>
                <w:del w:id="1570" w:author="Phuong Truong Thi" w:date="2024-11-25T12:42:00Z"/>
                <w:rFonts w:ascii="Times New Roman" w:eastAsia="Times New Roman" w:hAnsi="Times New Roman"/>
                <w:color w:val="000000"/>
                <w:sz w:val="24"/>
                <w:szCs w:val="24"/>
                <w:lang w:val="vi-VN"/>
              </w:rPr>
            </w:pPr>
            <w:del w:id="1571" w:author="Phuong Truong Thi" w:date="2024-11-25T12:42:00Z">
              <w:r w:rsidRPr="00A00646" w:rsidDel="000F0E3F">
                <w:rPr>
                  <w:rFonts w:ascii="Times New Roman" w:eastAsia="Times New Roman" w:hAnsi="Times New Roman"/>
                  <w:color w:val="000000" w:themeColor="text1"/>
                  <w:sz w:val="24"/>
                  <w:szCs w:val="24"/>
                  <w:lang w:val="vi-VN"/>
                </w:rPr>
                <w:delText>3. DAO quản lý của Khách hàng = DAO của CB</w:delText>
              </w:r>
              <w:r w:rsidR="00C810CF" w:rsidRPr="00A00646" w:rsidDel="000F0E3F">
                <w:rPr>
                  <w:rFonts w:ascii="Times New Roman" w:eastAsia="Times New Roman" w:hAnsi="Times New Roman"/>
                  <w:color w:val="000000" w:themeColor="text1"/>
                  <w:sz w:val="24"/>
                  <w:szCs w:val="24"/>
                </w:rPr>
                <w:delText>B</w:delText>
              </w:r>
              <w:r w:rsidRPr="00A00646" w:rsidDel="000F0E3F">
                <w:rPr>
                  <w:rFonts w:ascii="Times New Roman" w:eastAsia="Times New Roman" w:hAnsi="Times New Roman"/>
                  <w:color w:val="000000" w:themeColor="text1"/>
                  <w:sz w:val="24"/>
                  <w:szCs w:val="24"/>
                  <w:lang w:val="vi-VN"/>
                </w:rPr>
                <w:delText>H</w:delText>
              </w:r>
              <w:bookmarkStart w:id="1572" w:name="_Toc183454705"/>
              <w:bookmarkStart w:id="1573" w:name="_Toc183455657"/>
              <w:bookmarkStart w:id="1574" w:name="_Toc184405991"/>
              <w:bookmarkStart w:id="1575" w:name="_Toc184407250"/>
              <w:bookmarkStart w:id="1576" w:name="_Toc184408198"/>
              <w:bookmarkStart w:id="1577" w:name="_Toc184409146"/>
              <w:bookmarkStart w:id="1578" w:name="_Toc184812932"/>
              <w:bookmarkEnd w:id="1572"/>
              <w:bookmarkEnd w:id="1573"/>
              <w:bookmarkEnd w:id="1574"/>
              <w:bookmarkEnd w:id="1575"/>
              <w:bookmarkEnd w:id="1576"/>
              <w:bookmarkEnd w:id="1577"/>
              <w:bookmarkEnd w:id="1578"/>
            </w:del>
          </w:p>
        </w:tc>
        <w:bookmarkStart w:id="1579" w:name="_Toc183454706"/>
        <w:bookmarkStart w:id="1580" w:name="_Toc183455658"/>
        <w:bookmarkStart w:id="1581" w:name="_Toc184405992"/>
        <w:bookmarkStart w:id="1582" w:name="_Toc184407251"/>
        <w:bookmarkStart w:id="1583" w:name="_Toc184408199"/>
        <w:bookmarkStart w:id="1584" w:name="_Toc184409147"/>
        <w:bookmarkStart w:id="1585" w:name="_Toc184812933"/>
        <w:bookmarkEnd w:id="1579"/>
        <w:bookmarkEnd w:id="1580"/>
        <w:bookmarkEnd w:id="1581"/>
        <w:bookmarkEnd w:id="1582"/>
        <w:bookmarkEnd w:id="1583"/>
        <w:bookmarkEnd w:id="1584"/>
        <w:bookmarkEnd w:id="1585"/>
      </w:tr>
      <w:tr w:rsidR="002A393F" w:rsidRPr="00A00646" w:rsidDel="000F0E3F" w14:paraId="23B38602" w14:textId="06563C50" w:rsidTr="000F0E3F">
        <w:trPr>
          <w:trHeight w:val="600"/>
          <w:del w:id="1586" w:author="Phuong Truong Thi" w:date="2024-11-25T12:42:00Z"/>
          <w:trPrChange w:id="1587" w:author="Phuong Truong Thi" w:date="2024-11-25T12:42:00Z">
            <w:trPr>
              <w:trHeight w:val="6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tcPrChange w:id="1588"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tcPr>
            </w:tcPrChange>
          </w:tcPr>
          <w:p w14:paraId="6434873C" w14:textId="76E267A0" w:rsidR="002A393F" w:rsidRPr="00A00646" w:rsidDel="000F0E3F" w:rsidRDefault="002A393F" w:rsidP="00F43397">
            <w:pPr>
              <w:widowControl w:val="0"/>
              <w:spacing w:before="0" w:line="240" w:lineRule="auto"/>
              <w:contextualSpacing w:val="0"/>
              <w:jc w:val="center"/>
              <w:rPr>
                <w:del w:id="1589" w:author="Phuong Truong Thi" w:date="2024-11-25T12:42:00Z"/>
                <w:rFonts w:ascii="Times New Roman" w:eastAsia="Times New Roman" w:hAnsi="Times New Roman"/>
                <w:color w:val="000000"/>
                <w:sz w:val="24"/>
                <w:szCs w:val="24"/>
                <w:lang w:val="vi-VN"/>
              </w:rPr>
            </w:pPr>
            <w:del w:id="1590" w:author="Phuong Truong Thi" w:date="2024-11-25T12:42:00Z">
              <w:r w:rsidRPr="00A00646" w:rsidDel="000F0E3F">
                <w:rPr>
                  <w:rFonts w:ascii="Times New Roman" w:eastAsia="Times New Roman" w:hAnsi="Times New Roman"/>
                  <w:color w:val="000000"/>
                  <w:sz w:val="24"/>
                  <w:szCs w:val="24"/>
                  <w:lang w:val="vi-VN"/>
                </w:rPr>
                <w:delText>2</w:delText>
              </w:r>
              <w:bookmarkStart w:id="1591" w:name="_Toc183454707"/>
              <w:bookmarkStart w:id="1592" w:name="_Toc183455659"/>
              <w:bookmarkStart w:id="1593" w:name="_Toc184405993"/>
              <w:bookmarkStart w:id="1594" w:name="_Toc184407252"/>
              <w:bookmarkStart w:id="1595" w:name="_Toc184408200"/>
              <w:bookmarkStart w:id="1596" w:name="_Toc184409148"/>
              <w:bookmarkStart w:id="1597" w:name="_Toc184812934"/>
              <w:bookmarkEnd w:id="1591"/>
              <w:bookmarkEnd w:id="1592"/>
              <w:bookmarkEnd w:id="1593"/>
              <w:bookmarkEnd w:id="1594"/>
              <w:bookmarkEnd w:id="1595"/>
              <w:bookmarkEnd w:id="1596"/>
              <w:bookmarkEnd w:id="1597"/>
            </w:del>
          </w:p>
        </w:tc>
        <w:tc>
          <w:tcPr>
            <w:tcW w:w="989" w:type="pct"/>
            <w:tcBorders>
              <w:top w:val="nil"/>
              <w:left w:val="nil"/>
              <w:bottom w:val="single" w:sz="4" w:space="0" w:color="auto"/>
              <w:right w:val="single" w:sz="4" w:space="0" w:color="auto"/>
            </w:tcBorders>
            <w:shd w:val="clear" w:color="auto" w:fill="auto"/>
            <w:noWrap/>
            <w:vAlign w:val="center"/>
            <w:tcPrChange w:id="1598"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tcPr>
            </w:tcPrChange>
          </w:tcPr>
          <w:p w14:paraId="4E3502A1" w14:textId="4BCB3554" w:rsidR="002A393F" w:rsidRPr="00A00646" w:rsidDel="000F0E3F" w:rsidRDefault="002A393F" w:rsidP="00F43397">
            <w:pPr>
              <w:widowControl w:val="0"/>
              <w:spacing w:before="0" w:line="240" w:lineRule="auto"/>
              <w:contextualSpacing w:val="0"/>
              <w:jc w:val="center"/>
              <w:rPr>
                <w:del w:id="1599" w:author="Phuong Truong Thi" w:date="2024-11-25T12:42:00Z"/>
                <w:rFonts w:ascii="Times New Roman" w:eastAsia="Times New Roman" w:hAnsi="Times New Roman"/>
                <w:color w:val="000000"/>
                <w:sz w:val="24"/>
                <w:szCs w:val="24"/>
                <w:lang w:val="vi-VN"/>
              </w:rPr>
            </w:pPr>
            <w:del w:id="1600" w:author="Phuong Truong Thi" w:date="2024-11-25T12:42:00Z">
              <w:r w:rsidRPr="00A00646" w:rsidDel="000F0E3F">
                <w:rPr>
                  <w:rFonts w:ascii="Times New Roman" w:eastAsia="Times New Roman" w:hAnsi="Times New Roman"/>
                  <w:color w:val="000000"/>
                  <w:sz w:val="24"/>
                  <w:szCs w:val="24"/>
                  <w:lang w:val="vi-VN"/>
                </w:rPr>
                <w:delText>Phân khúc khách hàng = AF</w:delText>
              </w:r>
              <w:bookmarkStart w:id="1601" w:name="_Toc183454708"/>
              <w:bookmarkStart w:id="1602" w:name="_Toc183455660"/>
              <w:bookmarkStart w:id="1603" w:name="_Toc184405994"/>
              <w:bookmarkStart w:id="1604" w:name="_Toc184407253"/>
              <w:bookmarkStart w:id="1605" w:name="_Toc184408201"/>
              <w:bookmarkStart w:id="1606" w:name="_Toc184409149"/>
              <w:bookmarkStart w:id="1607" w:name="_Toc184812935"/>
              <w:bookmarkEnd w:id="1601"/>
              <w:bookmarkEnd w:id="1602"/>
              <w:bookmarkEnd w:id="1603"/>
              <w:bookmarkEnd w:id="1604"/>
              <w:bookmarkEnd w:id="1605"/>
              <w:bookmarkEnd w:id="1606"/>
              <w:bookmarkEnd w:id="1607"/>
            </w:del>
          </w:p>
        </w:tc>
        <w:tc>
          <w:tcPr>
            <w:tcW w:w="1023" w:type="pct"/>
            <w:tcBorders>
              <w:top w:val="nil"/>
              <w:left w:val="nil"/>
              <w:bottom w:val="single" w:sz="4" w:space="0" w:color="auto"/>
              <w:right w:val="single" w:sz="4" w:space="0" w:color="auto"/>
            </w:tcBorders>
            <w:shd w:val="clear" w:color="auto" w:fill="auto"/>
            <w:noWrap/>
            <w:vAlign w:val="center"/>
            <w:tcPrChange w:id="1608"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tcPr>
            </w:tcPrChange>
          </w:tcPr>
          <w:p w14:paraId="62B2C1AA" w14:textId="4DC5604F" w:rsidR="002A393F" w:rsidRPr="00A00646" w:rsidDel="000F0E3F" w:rsidRDefault="002A393F" w:rsidP="00F43397">
            <w:pPr>
              <w:widowControl w:val="0"/>
              <w:spacing w:before="0" w:line="240" w:lineRule="auto"/>
              <w:contextualSpacing w:val="0"/>
              <w:jc w:val="center"/>
              <w:rPr>
                <w:del w:id="1609" w:author="Phuong Truong Thi" w:date="2024-11-25T12:42:00Z"/>
                <w:rFonts w:ascii="Times New Roman" w:eastAsia="Times New Roman" w:hAnsi="Times New Roman"/>
                <w:color w:val="000000"/>
                <w:sz w:val="24"/>
                <w:szCs w:val="24"/>
              </w:rPr>
            </w:pPr>
            <w:del w:id="1610" w:author="Phuong Truong Thi" w:date="2024-11-25T12:42:00Z">
              <w:r w:rsidRPr="00A00646" w:rsidDel="000F0E3F">
                <w:rPr>
                  <w:rFonts w:ascii="Times New Roman" w:eastAsia="Times New Roman" w:hAnsi="Times New Roman"/>
                  <w:color w:val="000000"/>
                  <w:sz w:val="24"/>
                  <w:szCs w:val="24"/>
                  <w:lang w:val="vi-VN"/>
                </w:rPr>
                <w:delText>CBQL</w:delText>
              </w:r>
              <w:bookmarkStart w:id="1611" w:name="_Toc183454709"/>
              <w:bookmarkStart w:id="1612" w:name="_Toc183455661"/>
              <w:bookmarkStart w:id="1613" w:name="_Toc184405995"/>
              <w:bookmarkStart w:id="1614" w:name="_Toc184407254"/>
              <w:bookmarkStart w:id="1615" w:name="_Toc184408202"/>
              <w:bookmarkStart w:id="1616" w:name="_Toc184409150"/>
              <w:bookmarkStart w:id="1617" w:name="_Toc184812936"/>
              <w:bookmarkEnd w:id="1611"/>
              <w:bookmarkEnd w:id="1612"/>
              <w:bookmarkEnd w:id="1613"/>
              <w:bookmarkEnd w:id="1614"/>
              <w:bookmarkEnd w:id="1615"/>
              <w:bookmarkEnd w:id="1616"/>
              <w:bookmarkEnd w:id="1617"/>
            </w:del>
          </w:p>
        </w:tc>
        <w:tc>
          <w:tcPr>
            <w:tcW w:w="2700" w:type="pct"/>
            <w:tcBorders>
              <w:top w:val="nil"/>
              <w:left w:val="nil"/>
              <w:bottom w:val="single" w:sz="4" w:space="0" w:color="auto"/>
              <w:right w:val="single" w:sz="4" w:space="0" w:color="auto"/>
            </w:tcBorders>
            <w:shd w:val="clear" w:color="auto" w:fill="auto"/>
            <w:vAlign w:val="center"/>
            <w:tcPrChange w:id="1618"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tcPr>
            </w:tcPrChange>
          </w:tcPr>
          <w:p w14:paraId="7EBC752A" w14:textId="73661CE5" w:rsidR="002A393F" w:rsidRPr="00A00646" w:rsidDel="000F0E3F" w:rsidRDefault="002A393F" w:rsidP="00F43397">
            <w:pPr>
              <w:widowControl w:val="0"/>
              <w:spacing w:before="0" w:line="240" w:lineRule="auto"/>
              <w:jc w:val="left"/>
              <w:rPr>
                <w:del w:id="1619" w:author="Phuong Truong Thi" w:date="2024-11-25T12:42:00Z"/>
                <w:rFonts w:ascii="Times New Roman" w:eastAsia="Times New Roman" w:hAnsi="Times New Roman"/>
                <w:color w:val="000000"/>
                <w:sz w:val="24"/>
                <w:szCs w:val="24"/>
                <w:lang w:val="vi-VN"/>
              </w:rPr>
            </w:pPr>
            <w:del w:id="1620" w:author="Phuong Truong Thi" w:date="2024-11-25T12:42:00Z">
              <w:r w:rsidRPr="00A00646" w:rsidDel="000F0E3F">
                <w:rPr>
                  <w:rFonts w:ascii="Times New Roman" w:eastAsia="Times New Roman" w:hAnsi="Times New Roman"/>
                  <w:color w:val="000000" w:themeColor="text1"/>
                  <w:sz w:val="24"/>
                  <w:szCs w:val="24"/>
                </w:rPr>
                <w:delText>1.</w:delText>
              </w:r>
              <w:r w:rsidRPr="00A00646" w:rsidDel="000F0E3F">
                <w:rPr>
                  <w:rFonts w:ascii="Times New Roman" w:eastAsia="Times New Roman" w:hAnsi="Times New Roman"/>
                  <w:color w:val="000000" w:themeColor="text1"/>
                  <w:sz w:val="24"/>
                  <w:szCs w:val="24"/>
                  <w:lang w:val="vi-VN"/>
                </w:rPr>
                <w:delText xml:space="preserve"> </w:delText>
              </w:r>
              <w:r w:rsidR="00B4608F" w:rsidRPr="00A00646" w:rsidDel="000F0E3F">
                <w:rPr>
                  <w:rFonts w:ascii="Times New Roman" w:eastAsia="Times New Roman" w:hAnsi="Times New Roman"/>
                  <w:color w:val="000000"/>
                  <w:sz w:val="24"/>
                  <w:szCs w:val="24"/>
                </w:rPr>
                <w:delText xml:space="preserve">Khách hàng thuộc Book </w:delText>
              </w:r>
              <w:r w:rsidR="00C810CF" w:rsidRPr="00A00646" w:rsidDel="000F0E3F">
                <w:rPr>
                  <w:rFonts w:ascii="Times New Roman" w:eastAsia="Times New Roman" w:hAnsi="Times New Roman"/>
                  <w:color w:val="000000"/>
                  <w:sz w:val="24"/>
                  <w:szCs w:val="24"/>
                </w:rPr>
                <w:delText>C</w:delText>
              </w:r>
              <w:r w:rsidR="00B4608F" w:rsidRPr="00A00646" w:rsidDel="000F0E3F">
                <w:rPr>
                  <w:rFonts w:ascii="Times New Roman" w:eastAsia="Times New Roman" w:hAnsi="Times New Roman"/>
                  <w:color w:val="000000"/>
                  <w:sz w:val="24"/>
                  <w:szCs w:val="24"/>
                </w:rPr>
                <w:delText>hi nhánh đang hoạt động</w:delText>
              </w:r>
              <w:bookmarkStart w:id="1621" w:name="_Toc183454710"/>
              <w:bookmarkStart w:id="1622" w:name="_Toc183455662"/>
              <w:bookmarkStart w:id="1623" w:name="_Toc184405996"/>
              <w:bookmarkStart w:id="1624" w:name="_Toc184407255"/>
              <w:bookmarkStart w:id="1625" w:name="_Toc184408203"/>
              <w:bookmarkStart w:id="1626" w:name="_Toc184409151"/>
              <w:bookmarkStart w:id="1627" w:name="_Toc184812937"/>
              <w:bookmarkEnd w:id="1621"/>
              <w:bookmarkEnd w:id="1622"/>
              <w:bookmarkEnd w:id="1623"/>
              <w:bookmarkEnd w:id="1624"/>
              <w:bookmarkEnd w:id="1625"/>
              <w:bookmarkEnd w:id="1626"/>
              <w:bookmarkEnd w:id="1627"/>
            </w:del>
          </w:p>
          <w:p w14:paraId="1EE7C75E" w14:textId="4896F478" w:rsidR="002A393F" w:rsidRPr="00A00646" w:rsidDel="000F0E3F" w:rsidRDefault="002A393F" w:rsidP="00F43397">
            <w:pPr>
              <w:widowControl w:val="0"/>
              <w:spacing w:before="0" w:line="240" w:lineRule="auto"/>
              <w:contextualSpacing w:val="0"/>
              <w:jc w:val="left"/>
              <w:rPr>
                <w:del w:id="1628" w:author="Phuong Truong Thi" w:date="2024-11-25T12:42:00Z"/>
                <w:rFonts w:ascii="Times New Roman" w:eastAsia="Times New Roman" w:hAnsi="Times New Roman"/>
                <w:color w:val="000000"/>
                <w:sz w:val="24"/>
                <w:szCs w:val="24"/>
              </w:rPr>
            </w:pPr>
            <w:del w:id="1629" w:author="Phuong Truong Thi" w:date="2024-11-25T12:42:00Z">
              <w:r w:rsidRPr="00A00646" w:rsidDel="000F0E3F">
                <w:rPr>
                  <w:rFonts w:ascii="Times New Roman" w:eastAsia="Times New Roman" w:hAnsi="Times New Roman"/>
                  <w:color w:val="000000"/>
                  <w:sz w:val="24"/>
                  <w:szCs w:val="24"/>
                  <w:lang w:val="vi-VN"/>
                </w:rPr>
                <w:delText xml:space="preserve">2. Trạng thái của CBBH </w:delText>
              </w:r>
              <w:r w:rsidR="00B4608F" w:rsidRPr="00A00646" w:rsidDel="000F0E3F">
                <w:rPr>
                  <w:rFonts w:ascii="Times New Roman" w:eastAsia="Times New Roman" w:hAnsi="Times New Roman"/>
                  <w:color w:val="000000"/>
                  <w:sz w:val="24"/>
                  <w:szCs w:val="24"/>
                </w:rPr>
                <w:delText># Active</w:delText>
              </w:r>
              <w:bookmarkStart w:id="1630" w:name="_Toc183454711"/>
              <w:bookmarkStart w:id="1631" w:name="_Toc183455663"/>
              <w:bookmarkStart w:id="1632" w:name="_Toc184405997"/>
              <w:bookmarkStart w:id="1633" w:name="_Toc184407256"/>
              <w:bookmarkStart w:id="1634" w:name="_Toc184408204"/>
              <w:bookmarkStart w:id="1635" w:name="_Toc184409152"/>
              <w:bookmarkStart w:id="1636" w:name="_Toc184812938"/>
              <w:bookmarkEnd w:id="1630"/>
              <w:bookmarkEnd w:id="1631"/>
              <w:bookmarkEnd w:id="1632"/>
              <w:bookmarkEnd w:id="1633"/>
              <w:bookmarkEnd w:id="1634"/>
              <w:bookmarkEnd w:id="1635"/>
              <w:bookmarkEnd w:id="1636"/>
            </w:del>
          </w:p>
          <w:p w14:paraId="3CD82569" w14:textId="42045E16" w:rsidR="002A393F" w:rsidRPr="00A00646" w:rsidDel="008F6A21" w:rsidRDefault="002A393F" w:rsidP="00F43397">
            <w:pPr>
              <w:widowControl w:val="0"/>
              <w:spacing w:before="0" w:line="240" w:lineRule="auto"/>
              <w:contextualSpacing w:val="0"/>
              <w:jc w:val="left"/>
              <w:rPr>
                <w:del w:id="1637" w:author="Phuong Truong Thi" w:date="2024-11-18T18:25:00Z"/>
                <w:rFonts w:ascii="Times New Roman" w:eastAsia="Times New Roman" w:hAnsi="Times New Roman"/>
                <w:color w:val="000000"/>
                <w:sz w:val="24"/>
                <w:szCs w:val="24"/>
              </w:rPr>
            </w:pPr>
            <w:del w:id="1638" w:author="Phuong Truong Thi" w:date="2024-11-25T12:42:00Z">
              <w:r w:rsidRPr="00A00646" w:rsidDel="000F0E3F">
                <w:rPr>
                  <w:rFonts w:ascii="Times New Roman" w:eastAsia="Times New Roman" w:hAnsi="Times New Roman"/>
                  <w:color w:val="000000"/>
                  <w:sz w:val="24"/>
                  <w:szCs w:val="24"/>
                  <w:lang w:val="vi-VN"/>
                </w:rPr>
                <w:delText xml:space="preserve">3. DAO quản lý của Khách hàng = DAO </w:delText>
              </w:r>
            </w:del>
            <w:del w:id="1639" w:author="Phuong Truong Thi" w:date="2024-11-18T19:07:00Z">
              <w:r w:rsidRPr="00A00646" w:rsidDel="00A9458C">
                <w:rPr>
                  <w:rFonts w:ascii="Times New Roman" w:eastAsia="Times New Roman" w:hAnsi="Times New Roman"/>
                  <w:color w:val="000000"/>
                  <w:sz w:val="24"/>
                  <w:szCs w:val="24"/>
                  <w:lang w:val="vi-VN"/>
                </w:rPr>
                <w:delText>của CB</w:delText>
              </w:r>
              <w:r w:rsidR="00C810CF" w:rsidRPr="00A00646" w:rsidDel="00A9458C">
                <w:rPr>
                  <w:rFonts w:ascii="Times New Roman" w:eastAsia="Times New Roman" w:hAnsi="Times New Roman"/>
                  <w:color w:val="000000"/>
                  <w:sz w:val="24"/>
                  <w:szCs w:val="24"/>
                </w:rPr>
                <w:delText>B</w:delText>
              </w:r>
              <w:r w:rsidRPr="00A00646" w:rsidDel="00A9458C">
                <w:rPr>
                  <w:rFonts w:ascii="Times New Roman" w:eastAsia="Times New Roman" w:hAnsi="Times New Roman"/>
                  <w:color w:val="000000"/>
                  <w:sz w:val="24"/>
                  <w:szCs w:val="24"/>
                  <w:lang w:val="vi-VN"/>
                </w:rPr>
                <w:delText>H</w:delText>
              </w:r>
            </w:del>
            <w:bookmarkStart w:id="1640" w:name="_Toc183454712"/>
            <w:bookmarkStart w:id="1641" w:name="_Toc183455664"/>
            <w:bookmarkStart w:id="1642" w:name="_Toc184405998"/>
            <w:bookmarkStart w:id="1643" w:name="_Toc184407257"/>
            <w:bookmarkStart w:id="1644" w:name="_Toc184408205"/>
            <w:bookmarkStart w:id="1645" w:name="_Toc184409153"/>
            <w:bookmarkStart w:id="1646" w:name="_Toc184812939"/>
            <w:bookmarkEnd w:id="1640"/>
            <w:bookmarkEnd w:id="1641"/>
            <w:bookmarkEnd w:id="1642"/>
            <w:bookmarkEnd w:id="1643"/>
            <w:bookmarkEnd w:id="1644"/>
            <w:bookmarkEnd w:id="1645"/>
            <w:bookmarkEnd w:id="1646"/>
          </w:p>
          <w:p w14:paraId="4B1FF2D4" w14:textId="3C9A4BAF" w:rsidR="002A393F" w:rsidRPr="00A00646" w:rsidDel="000F0E3F" w:rsidRDefault="002A393F" w:rsidP="00F43397">
            <w:pPr>
              <w:widowControl w:val="0"/>
              <w:spacing w:before="0" w:line="240" w:lineRule="auto"/>
              <w:contextualSpacing w:val="0"/>
              <w:jc w:val="left"/>
              <w:rPr>
                <w:del w:id="1647" w:author="Phuong Truong Thi" w:date="2024-11-25T12:42:00Z"/>
                <w:rFonts w:ascii="Times New Roman" w:eastAsia="Times New Roman" w:hAnsi="Times New Roman"/>
                <w:color w:val="000000"/>
                <w:sz w:val="24"/>
                <w:szCs w:val="24"/>
              </w:rPr>
            </w:pPr>
            <w:del w:id="1648" w:author="Phuong Truong Thi" w:date="2024-11-18T18:25:00Z">
              <w:r w:rsidRPr="00A00646" w:rsidDel="008F6A21">
                <w:rPr>
                  <w:rFonts w:ascii="Times New Roman" w:eastAsia="Times New Roman" w:hAnsi="Times New Roman"/>
                  <w:color w:val="000000"/>
                  <w:sz w:val="24"/>
                  <w:szCs w:val="24"/>
                </w:rPr>
                <w:delText>4.</w:delText>
              </w:r>
              <w:r w:rsidRPr="00A00646" w:rsidDel="008F6A21">
                <w:rPr>
                  <w:rFonts w:ascii="Times New Roman" w:hAnsi="Times New Roman"/>
                  <w:sz w:val="24"/>
                  <w:szCs w:val="24"/>
                  <w:rPrChange w:id="1649" w:author="Phuong Truong Thi" w:date="2024-11-22T00:54:00Z">
                    <w:rPr/>
                  </w:rPrChange>
                </w:rPr>
                <w:delText xml:space="preserve"> </w:delText>
              </w:r>
              <w:r w:rsidRPr="00A00646" w:rsidDel="008F6A21">
                <w:rPr>
                  <w:rFonts w:ascii="Times New Roman" w:eastAsia="Times New Roman" w:hAnsi="Times New Roman"/>
                  <w:color w:val="000000"/>
                  <w:sz w:val="24"/>
                  <w:szCs w:val="24"/>
                </w:rPr>
                <w:delText>CBQL phân bổ lại KH AF cho CBBH của đơn vị trên AF Portal theo quy định của Phân khúc</w:delText>
              </w:r>
            </w:del>
            <w:bookmarkStart w:id="1650" w:name="_Toc183454713"/>
            <w:bookmarkStart w:id="1651" w:name="_Toc183455665"/>
            <w:bookmarkStart w:id="1652" w:name="_Toc184405999"/>
            <w:bookmarkStart w:id="1653" w:name="_Toc184407258"/>
            <w:bookmarkStart w:id="1654" w:name="_Toc184408206"/>
            <w:bookmarkStart w:id="1655" w:name="_Toc184409154"/>
            <w:bookmarkStart w:id="1656" w:name="_Toc184812940"/>
            <w:bookmarkEnd w:id="1650"/>
            <w:bookmarkEnd w:id="1651"/>
            <w:bookmarkEnd w:id="1652"/>
            <w:bookmarkEnd w:id="1653"/>
            <w:bookmarkEnd w:id="1654"/>
            <w:bookmarkEnd w:id="1655"/>
            <w:bookmarkEnd w:id="1656"/>
          </w:p>
        </w:tc>
        <w:bookmarkStart w:id="1657" w:name="_Toc183454714"/>
        <w:bookmarkStart w:id="1658" w:name="_Toc183455666"/>
        <w:bookmarkStart w:id="1659" w:name="_Toc184406000"/>
        <w:bookmarkStart w:id="1660" w:name="_Toc184407259"/>
        <w:bookmarkStart w:id="1661" w:name="_Toc184408207"/>
        <w:bookmarkStart w:id="1662" w:name="_Toc184409155"/>
        <w:bookmarkStart w:id="1663" w:name="_Toc184812941"/>
        <w:bookmarkEnd w:id="1657"/>
        <w:bookmarkEnd w:id="1658"/>
        <w:bookmarkEnd w:id="1659"/>
        <w:bookmarkEnd w:id="1660"/>
        <w:bookmarkEnd w:id="1661"/>
        <w:bookmarkEnd w:id="1662"/>
        <w:bookmarkEnd w:id="1663"/>
      </w:tr>
      <w:tr w:rsidR="00F43397" w:rsidRPr="00A00646" w:rsidDel="000F0E3F" w14:paraId="39429107" w14:textId="051D4E14" w:rsidTr="000F0E3F">
        <w:trPr>
          <w:trHeight w:val="600"/>
          <w:del w:id="1664" w:author="Phuong Truong Thi" w:date="2024-11-25T12:42:00Z"/>
          <w:trPrChange w:id="1665" w:author="Phuong Truong Thi" w:date="2024-11-25T12:42:00Z">
            <w:trPr>
              <w:trHeight w:val="6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tcPrChange w:id="1666"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tcPr>
            </w:tcPrChange>
          </w:tcPr>
          <w:p w14:paraId="7E2BE923" w14:textId="06657E5C" w:rsidR="00F43397" w:rsidRPr="00A00646" w:rsidDel="000F0E3F" w:rsidRDefault="00C810CF" w:rsidP="00F43397">
            <w:pPr>
              <w:widowControl w:val="0"/>
              <w:spacing w:before="0" w:line="240" w:lineRule="auto"/>
              <w:contextualSpacing w:val="0"/>
              <w:jc w:val="center"/>
              <w:rPr>
                <w:del w:id="1667" w:author="Phuong Truong Thi" w:date="2024-11-25T12:42:00Z"/>
                <w:rFonts w:ascii="Times New Roman" w:eastAsia="Times New Roman" w:hAnsi="Times New Roman"/>
                <w:color w:val="000000"/>
                <w:sz w:val="24"/>
                <w:szCs w:val="24"/>
              </w:rPr>
            </w:pPr>
            <w:del w:id="1668" w:author="Phuong Truong Thi" w:date="2024-11-25T12:42:00Z">
              <w:r w:rsidRPr="00A00646" w:rsidDel="000F0E3F">
                <w:rPr>
                  <w:rFonts w:ascii="Times New Roman" w:eastAsia="Times New Roman" w:hAnsi="Times New Roman"/>
                  <w:color w:val="000000"/>
                  <w:sz w:val="24"/>
                  <w:szCs w:val="24"/>
                </w:rPr>
                <w:delText>3</w:delText>
              </w:r>
              <w:bookmarkStart w:id="1669" w:name="_Toc183454715"/>
              <w:bookmarkStart w:id="1670" w:name="_Toc183455667"/>
              <w:bookmarkStart w:id="1671" w:name="_Toc184406001"/>
              <w:bookmarkStart w:id="1672" w:name="_Toc184407260"/>
              <w:bookmarkStart w:id="1673" w:name="_Toc184408208"/>
              <w:bookmarkStart w:id="1674" w:name="_Toc184409156"/>
              <w:bookmarkStart w:id="1675" w:name="_Toc184812942"/>
              <w:bookmarkEnd w:id="1669"/>
              <w:bookmarkEnd w:id="1670"/>
              <w:bookmarkEnd w:id="1671"/>
              <w:bookmarkEnd w:id="1672"/>
              <w:bookmarkEnd w:id="1673"/>
              <w:bookmarkEnd w:id="1674"/>
              <w:bookmarkEnd w:id="1675"/>
            </w:del>
          </w:p>
        </w:tc>
        <w:tc>
          <w:tcPr>
            <w:tcW w:w="989" w:type="pct"/>
            <w:tcBorders>
              <w:top w:val="nil"/>
              <w:left w:val="nil"/>
              <w:bottom w:val="single" w:sz="4" w:space="0" w:color="auto"/>
              <w:right w:val="single" w:sz="4" w:space="0" w:color="auto"/>
            </w:tcBorders>
            <w:shd w:val="clear" w:color="auto" w:fill="auto"/>
            <w:noWrap/>
            <w:vAlign w:val="center"/>
            <w:tcPrChange w:id="1676"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tcPr>
            </w:tcPrChange>
          </w:tcPr>
          <w:p w14:paraId="759BE3EA" w14:textId="56DE0F62" w:rsidR="00F43397" w:rsidRPr="00A00646" w:rsidDel="000F0E3F" w:rsidRDefault="00F43397" w:rsidP="00F43397">
            <w:pPr>
              <w:widowControl w:val="0"/>
              <w:spacing w:before="0" w:line="240" w:lineRule="auto"/>
              <w:contextualSpacing w:val="0"/>
              <w:jc w:val="center"/>
              <w:rPr>
                <w:del w:id="1677" w:author="Phuong Truong Thi" w:date="2024-11-25T12:42:00Z"/>
                <w:rFonts w:ascii="Times New Roman" w:eastAsia="Times New Roman" w:hAnsi="Times New Roman"/>
                <w:color w:val="000000"/>
                <w:sz w:val="24"/>
                <w:szCs w:val="24"/>
                <w:lang w:val="vi-VN"/>
              </w:rPr>
            </w:pPr>
            <w:del w:id="1678" w:author="Phuong Truong Thi" w:date="2024-11-25T12:42:00Z">
              <w:r w:rsidRPr="00A00646" w:rsidDel="000F0E3F">
                <w:rPr>
                  <w:rFonts w:ascii="Times New Roman" w:eastAsia="Times New Roman" w:hAnsi="Times New Roman"/>
                  <w:color w:val="000000"/>
                  <w:sz w:val="24"/>
                  <w:szCs w:val="24"/>
                  <w:lang w:val="vi-VN"/>
                </w:rPr>
                <w:delText>Phân khúc khách hàng = AF</w:delText>
              </w:r>
              <w:bookmarkStart w:id="1679" w:name="_Toc183454716"/>
              <w:bookmarkStart w:id="1680" w:name="_Toc183455668"/>
              <w:bookmarkStart w:id="1681" w:name="_Toc184406002"/>
              <w:bookmarkStart w:id="1682" w:name="_Toc184407261"/>
              <w:bookmarkStart w:id="1683" w:name="_Toc184408209"/>
              <w:bookmarkStart w:id="1684" w:name="_Toc184409157"/>
              <w:bookmarkStart w:id="1685" w:name="_Toc184812943"/>
              <w:bookmarkEnd w:id="1679"/>
              <w:bookmarkEnd w:id="1680"/>
              <w:bookmarkEnd w:id="1681"/>
              <w:bookmarkEnd w:id="1682"/>
              <w:bookmarkEnd w:id="1683"/>
              <w:bookmarkEnd w:id="1684"/>
              <w:bookmarkEnd w:id="1685"/>
            </w:del>
          </w:p>
        </w:tc>
        <w:tc>
          <w:tcPr>
            <w:tcW w:w="1023" w:type="pct"/>
            <w:tcBorders>
              <w:top w:val="nil"/>
              <w:left w:val="nil"/>
              <w:bottom w:val="single" w:sz="4" w:space="0" w:color="auto"/>
              <w:right w:val="single" w:sz="4" w:space="0" w:color="auto"/>
            </w:tcBorders>
            <w:shd w:val="clear" w:color="auto" w:fill="auto"/>
            <w:noWrap/>
            <w:vAlign w:val="center"/>
            <w:tcPrChange w:id="1686"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tcPr>
            </w:tcPrChange>
          </w:tcPr>
          <w:p w14:paraId="7883801D" w14:textId="615FC708" w:rsidR="00F43397" w:rsidRPr="00A00646" w:rsidDel="000F0E3F" w:rsidRDefault="00F43397" w:rsidP="00F43397">
            <w:pPr>
              <w:widowControl w:val="0"/>
              <w:spacing w:before="0" w:line="240" w:lineRule="auto"/>
              <w:contextualSpacing w:val="0"/>
              <w:jc w:val="center"/>
              <w:rPr>
                <w:del w:id="1687" w:author="Phuong Truong Thi" w:date="2024-11-25T12:42:00Z"/>
                <w:rFonts w:ascii="Times New Roman" w:eastAsia="Times New Roman" w:hAnsi="Times New Roman"/>
                <w:color w:val="000000"/>
                <w:sz w:val="24"/>
                <w:szCs w:val="24"/>
                <w:lang w:val="vi-VN"/>
              </w:rPr>
            </w:pPr>
            <w:del w:id="1688" w:author="Phuong Truong Thi" w:date="2024-11-25T12:42:00Z">
              <w:r w:rsidRPr="00A00646" w:rsidDel="000F0E3F">
                <w:rPr>
                  <w:rFonts w:ascii="Times New Roman" w:eastAsia="Times New Roman" w:hAnsi="Times New Roman"/>
                  <w:color w:val="000000"/>
                  <w:sz w:val="24"/>
                  <w:szCs w:val="24"/>
                </w:rPr>
                <w:delText>HO AF</w:delText>
              </w:r>
              <w:bookmarkStart w:id="1689" w:name="_Toc183454717"/>
              <w:bookmarkStart w:id="1690" w:name="_Toc183455669"/>
              <w:bookmarkStart w:id="1691" w:name="_Toc184406003"/>
              <w:bookmarkStart w:id="1692" w:name="_Toc184407262"/>
              <w:bookmarkStart w:id="1693" w:name="_Toc184408210"/>
              <w:bookmarkStart w:id="1694" w:name="_Toc184409158"/>
              <w:bookmarkStart w:id="1695" w:name="_Toc184812944"/>
              <w:bookmarkEnd w:id="1689"/>
              <w:bookmarkEnd w:id="1690"/>
              <w:bookmarkEnd w:id="1691"/>
              <w:bookmarkEnd w:id="1692"/>
              <w:bookmarkEnd w:id="1693"/>
              <w:bookmarkEnd w:id="1694"/>
              <w:bookmarkEnd w:id="1695"/>
            </w:del>
          </w:p>
        </w:tc>
        <w:tc>
          <w:tcPr>
            <w:tcW w:w="2700" w:type="pct"/>
            <w:tcBorders>
              <w:top w:val="nil"/>
              <w:left w:val="nil"/>
              <w:bottom w:val="single" w:sz="4" w:space="0" w:color="auto"/>
              <w:right w:val="single" w:sz="4" w:space="0" w:color="auto"/>
            </w:tcBorders>
            <w:shd w:val="clear" w:color="auto" w:fill="auto"/>
            <w:vAlign w:val="center"/>
            <w:tcPrChange w:id="1696"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tcPr>
            </w:tcPrChange>
          </w:tcPr>
          <w:p w14:paraId="671AFEE5" w14:textId="53281E88" w:rsidR="0008043A" w:rsidRPr="00A00646" w:rsidDel="000F0E3F" w:rsidRDefault="00F43397" w:rsidP="00F43397">
            <w:pPr>
              <w:widowControl w:val="0"/>
              <w:spacing w:before="0" w:line="240" w:lineRule="auto"/>
              <w:jc w:val="left"/>
              <w:rPr>
                <w:del w:id="1697" w:author="Phuong Truong Thi" w:date="2024-11-25T12:42:00Z"/>
                <w:rFonts w:ascii="Times New Roman" w:eastAsia="Times New Roman" w:hAnsi="Times New Roman"/>
                <w:color w:val="000000"/>
                <w:sz w:val="24"/>
                <w:szCs w:val="24"/>
              </w:rPr>
            </w:pPr>
            <w:del w:id="1698" w:author="Phuong Truong Thi" w:date="2024-11-25T12:42:00Z">
              <w:r w:rsidRPr="00A00646" w:rsidDel="000F0E3F">
                <w:rPr>
                  <w:rFonts w:ascii="Times New Roman" w:eastAsia="Times New Roman" w:hAnsi="Times New Roman"/>
                  <w:color w:val="000000"/>
                  <w:sz w:val="24"/>
                  <w:szCs w:val="24"/>
                </w:rPr>
                <w:delText>1.</w:delText>
              </w:r>
              <w:r w:rsidR="00B4608F" w:rsidRPr="00A00646" w:rsidDel="000F0E3F">
                <w:rPr>
                  <w:rFonts w:ascii="Times New Roman" w:eastAsia="Times New Roman" w:hAnsi="Times New Roman"/>
                  <w:color w:val="000000"/>
                  <w:sz w:val="24"/>
                  <w:szCs w:val="24"/>
                </w:rPr>
                <w:delText xml:space="preserve">Khách hàng thuộc Book </w:delText>
              </w:r>
              <w:r w:rsidR="00C810CF" w:rsidRPr="00A00646" w:rsidDel="000F0E3F">
                <w:rPr>
                  <w:rFonts w:ascii="Times New Roman" w:eastAsia="Times New Roman" w:hAnsi="Times New Roman"/>
                  <w:color w:val="000000"/>
                  <w:sz w:val="24"/>
                  <w:szCs w:val="24"/>
                </w:rPr>
                <w:delText>C</w:delText>
              </w:r>
              <w:r w:rsidR="00B4608F" w:rsidRPr="00A00646" w:rsidDel="000F0E3F">
                <w:rPr>
                  <w:rFonts w:ascii="Times New Roman" w:eastAsia="Times New Roman" w:hAnsi="Times New Roman"/>
                  <w:color w:val="000000"/>
                  <w:sz w:val="24"/>
                  <w:szCs w:val="24"/>
                </w:rPr>
                <w:delText>hi nhánh</w:delText>
              </w:r>
              <w:r w:rsidRPr="00A00646" w:rsidDel="000F0E3F">
                <w:rPr>
                  <w:rFonts w:ascii="Times New Roman" w:eastAsia="Times New Roman" w:hAnsi="Times New Roman"/>
                  <w:color w:val="000000"/>
                  <w:sz w:val="24"/>
                  <w:szCs w:val="24"/>
                </w:rPr>
                <w:delText xml:space="preserve"> </w:delText>
              </w:r>
              <w:r w:rsidR="00B4608F" w:rsidRPr="00A00646" w:rsidDel="000F0E3F">
                <w:rPr>
                  <w:rFonts w:ascii="Times New Roman" w:eastAsia="Times New Roman" w:hAnsi="Times New Roman"/>
                  <w:color w:val="000000"/>
                  <w:sz w:val="24"/>
                  <w:szCs w:val="24"/>
                </w:rPr>
                <w:delText xml:space="preserve"># đang hoạt động </w:delText>
              </w:r>
              <w:r w:rsidR="0008043A" w:rsidRPr="00A00646" w:rsidDel="000F0E3F">
                <w:rPr>
                  <w:rFonts w:ascii="Times New Roman" w:eastAsia="Times New Roman" w:hAnsi="Times New Roman"/>
                  <w:color w:val="000000"/>
                  <w:sz w:val="24"/>
                  <w:szCs w:val="24"/>
                </w:rPr>
                <w:delText>HOẶC thuộc</w:delText>
              </w:r>
              <w:bookmarkStart w:id="1699" w:name="_Toc183454718"/>
              <w:bookmarkStart w:id="1700" w:name="_Toc183455670"/>
              <w:bookmarkStart w:id="1701" w:name="_Toc184406004"/>
              <w:bookmarkStart w:id="1702" w:name="_Toc184407263"/>
              <w:bookmarkStart w:id="1703" w:name="_Toc184408211"/>
              <w:bookmarkStart w:id="1704" w:name="_Toc184409159"/>
              <w:bookmarkStart w:id="1705" w:name="_Toc184812945"/>
              <w:bookmarkEnd w:id="1699"/>
              <w:bookmarkEnd w:id="1700"/>
              <w:bookmarkEnd w:id="1701"/>
              <w:bookmarkEnd w:id="1702"/>
              <w:bookmarkEnd w:id="1703"/>
              <w:bookmarkEnd w:id="1704"/>
              <w:bookmarkEnd w:id="1705"/>
            </w:del>
          </w:p>
          <w:p w14:paraId="79F23AAE" w14:textId="5EFD78C0" w:rsidR="00F43397" w:rsidRPr="00A00646" w:rsidDel="000F0E3F" w:rsidRDefault="00F43397" w:rsidP="00F43397">
            <w:pPr>
              <w:widowControl w:val="0"/>
              <w:spacing w:before="0" w:line="240" w:lineRule="auto"/>
              <w:jc w:val="left"/>
              <w:rPr>
                <w:del w:id="1706" w:author="Phuong Truong Thi" w:date="2024-11-25T12:42:00Z"/>
                <w:rFonts w:ascii="Times New Roman" w:eastAsia="Times New Roman" w:hAnsi="Times New Roman"/>
                <w:color w:val="000000"/>
                <w:sz w:val="24"/>
                <w:szCs w:val="24"/>
              </w:rPr>
            </w:pPr>
            <w:del w:id="1707" w:author="Phuong Truong Thi" w:date="2024-11-25T12:42:00Z">
              <w:r w:rsidRPr="00A00646" w:rsidDel="000F0E3F">
                <w:rPr>
                  <w:rFonts w:ascii="Times New Roman" w:eastAsia="Times New Roman" w:hAnsi="Times New Roman"/>
                  <w:color w:val="000000"/>
                  <w:sz w:val="24"/>
                  <w:szCs w:val="24"/>
                </w:rPr>
                <w:delText xml:space="preserve"> </w:delText>
              </w:r>
              <w:r w:rsidR="0008043A" w:rsidRPr="00A00646" w:rsidDel="000F0E3F">
                <w:rPr>
                  <w:rFonts w:ascii="Times New Roman" w:eastAsia="Times New Roman" w:hAnsi="Times New Roman"/>
                  <w:color w:val="000000"/>
                  <w:sz w:val="24"/>
                  <w:szCs w:val="24"/>
                </w:rPr>
                <w:delText>-</w:delText>
              </w:r>
              <w:r w:rsidR="00B4608F" w:rsidRPr="00A00646" w:rsidDel="000F0E3F">
                <w:rPr>
                  <w:rFonts w:ascii="Times New Roman" w:eastAsia="Times New Roman" w:hAnsi="Times New Roman"/>
                  <w:color w:val="000000"/>
                  <w:sz w:val="24"/>
                  <w:szCs w:val="24"/>
                </w:rPr>
                <w:delText xml:space="preserve"> Book Digital VN0010005 </w:delText>
              </w:r>
              <w:bookmarkStart w:id="1708" w:name="_Toc183454719"/>
              <w:bookmarkStart w:id="1709" w:name="_Toc183455671"/>
              <w:bookmarkStart w:id="1710" w:name="_Toc184406005"/>
              <w:bookmarkStart w:id="1711" w:name="_Toc184407264"/>
              <w:bookmarkStart w:id="1712" w:name="_Toc184408212"/>
              <w:bookmarkStart w:id="1713" w:name="_Toc184409160"/>
              <w:bookmarkStart w:id="1714" w:name="_Toc184812946"/>
              <w:bookmarkEnd w:id="1708"/>
              <w:bookmarkEnd w:id="1709"/>
              <w:bookmarkEnd w:id="1710"/>
              <w:bookmarkEnd w:id="1711"/>
              <w:bookmarkEnd w:id="1712"/>
              <w:bookmarkEnd w:id="1713"/>
              <w:bookmarkEnd w:id="1714"/>
            </w:del>
          </w:p>
          <w:p w14:paraId="6A9B22A4" w14:textId="6762F769" w:rsidR="0008043A" w:rsidRPr="00A00646" w:rsidDel="000F0E3F" w:rsidRDefault="0008043A" w:rsidP="00F43397">
            <w:pPr>
              <w:widowControl w:val="0"/>
              <w:spacing w:before="0" w:line="240" w:lineRule="auto"/>
              <w:jc w:val="left"/>
              <w:rPr>
                <w:del w:id="1715" w:author="Phuong Truong Thi" w:date="2024-11-25T12:42:00Z"/>
                <w:rFonts w:ascii="Times New Roman" w:eastAsia="Times New Roman" w:hAnsi="Times New Roman"/>
                <w:color w:val="000000"/>
                <w:sz w:val="24"/>
                <w:szCs w:val="24"/>
              </w:rPr>
            </w:pPr>
            <w:del w:id="1716" w:author="Phuong Truong Thi" w:date="2024-11-25T12:42:00Z">
              <w:r w:rsidRPr="00A00646" w:rsidDel="000F0E3F">
                <w:rPr>
                  <w:rFonts w:ascii="Times New Roman" w:eastAsia="Times New Roman" w:hAnsi="Times New Roman"/>
                  <w:color w:val="000000"/>
                  <w:sz w:val="24"/>
                  <w:szCs w:val="24"/>
                </w:rPr>
                <w:delText xml:space="preserve"> - Book SL</w:delText>
              </w:r>
              <w:bookmarkStart w:id="1717" w:name="_Toc183454720"/>
              <w:bookmarkStart w:id="1718" w:name="_Toc183455672"/>
              <w:bookmarkStart w:id="1719" w:name="_Toc184406006"/>
              <w:bookmarkStart w:id="1720" w:name="_Toc184407265"/>
              <w:bookmarkStart w:id="1721" w:name="_Toc184408213"/>
              <w:bookmarkStart w:id="1722" w:name="_Toc184409161"/>
              <w:bookmarkStart w:id="1723" w:name="_Toc184812947"/>
              <w:bookmarkEnd w:id="1717"/>
              <w:bookmarkEnd w:id="1718"/>
              <w:bookmarkEnd w:id="1719"/>
              <w:bookmarkEnd w:id="1720"/>
              <w:bookmarkEnd w:id="1721"/>
              <w:bookmarkEnd w:id="1722"/>
              <w:bookmarkEnd w:id="1723"/>
            </w:del>
          </w:p>
          <w:p w14:paraId="67D6DF54" w14:textId="3C50DC39" w:rsidR="0008043A" w:rsidRPr="00A00646" w:rsidDel="000F0E3F" w:rsidRDefault="0008043A" w:rsidP="00F43397">
            <w:pPr>
              <w:widowControl w:val="0"/>
              <w:spacing w:before="0" w:line="240" w:lineRule="auto"/>
              <w:jc w:val="left"/>
              <w:rPr>
                <w:del w:id="1724" w:author="Phuong Truong Thi" w:date="2024-11-25T12:42:00Z"/>
                <w:rFonts w:ascii="Times New Roman" w:eastAsia="Times New Roman" w:hAnsi="Times New Roman"/>
                <w:color w:val="000000"/>
                <w:sz w:val="24"/>
                <w:szCs w:val="24"/>
              </w:rPr>
            </w:pPr>
            <w:del w:id="1725" w:author="Phuong Truong Thi" w:date="2024-11-25T12:42:00Z">
              <w:r w:rsidRPr="00A00646" w:rsidDel="000F0E3F">
                <w:rPr>
                  <w:rFonts w:ascii="Times New Roman" w:eastAsia="Times New Roman" w:hAnsi="Times New Roman"/>
                  <w:color w:val="000000"/>
                  <w:sz w:val="24"/>
                  <w:szCs w:val="24"/>
                </w:rPr>
                <w:delText xml:space="preserve"> - Book HHB …</w:delText>
              </w:r>
              <w:bookmarkStart w:id="1726" w:name="_Toc183454721"/>
              <w:bookmarkStart w:id="1727" w:name="_Toc183455673"/>
              <w:bookmarkStart w:id="1728" w:name="_Toc184406007"/>
              <w:bookmarkStart w:id="1729" w:name="_Toc184407266"/>
              <w:bookmarkStart w:id="1730" w:name="_Toc184408214"/>
              <w:bookmarkStart w:id="1731" w:name="_Toc184409162"/>
              <w:bookmarkStart w:id="1732" w:name="_Toc184812948"/>
              <w:bookmarkEnd w:id="1726"/>
              <w:bookmarkEnd w:id="1727"/>
              <w:bookmarkEnd w:id="1728"/>
              <w:bookmarkEnd w:id="1729"/>
              <w:bookmarkEnd w:id="1730"/>
              <w:bookmarkEnd w:id="1731"/>
              <w:bookmarkEnd w:id="1732"/>
            </w:del>
          </w:p>
        </w:tc>
        <w:bookmarkStart w:id="1733" w:name="_Toc183454722"/>
        <w:bookmarkStart w:id="1734" w:name="_Toc183455674"/>
        <w:bookmarkStart w:id="1735" w:name="_Toc184406008"/>
        <w:bookmarkStart w:id="1736" w:name="_Toc184407267"/>
        <w:bookmarkStart w:id="1737" w:name="_Toc184408215"/>
        <w:bookmarkStart w:id="1738" w:name="_Toc184409163"/>
        <w:bookmarkStart w:id="1739" w:name="_Toc184812949"/>
        <w:bookmarkEnd w:id="1733"/>
        <w:bookmarkEnd w:id="1734"/>
        <w:bookmarkEnd w:id="1735"/>
        <w:bookmarkEnd w:id="1736"/>
        <w:bookmarkEnd w:id="1737"/>
        <w:bookmarkEnd w:id="1738"/>
        <w:bookmarkEnd w:id="1739"/>
      </w:tr>
      <w:tr w:rsidR="002A393F" w:rsidRPr="00A00646" w:rsidDel="000F0E3F" w14:paraId="23C44D0D" w14:textId="2E104177" w:rsidTr="000F0E3F">
        <w:trPr>
          <w:trHeight w:val="1200"/>
          <w:del w:id="1740" w:author="Phuong Truong Thi" w:date="2024-11-25T12:42:00Z"/>
          <w:trPrChange w:id="1741"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hideMark/>
            <w:tcPrChange w:id="1742"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hideMark/>
              </w:tcPr>
            </w:tcPrChange>
          </w:tcPr>
          <w:p w14:paraId="3928D025" w14:textId="1BB08068" w:rsidR="002A393F" w:rsidRPr="00A00646" w:rsidDel="000F0E3F" w:rsidRDefault="00C810CF" w:rsidP="00F43397">
            <w:pPr>
              <w:widowControl w:val="0"/>
              <w:spacing w:before="0" w:line="240" w:lineRule="auto"/>
              <w:contextualSpacing w:val="0"/>
              <w:jc w:val="center"/>
              <w:rPr>
                <w:del w:id="1743" w:author="Phuong Truong Thi" w:date="2024-11-25T12:42:00Z"/>
                <w:rFonts w:ascii="Times New Roman" w:eastAsia="Times New Roman" w:hAnsi="Times New Roman"/>
                <w:color w:val="000000"/>
                <w:sz w:val="24"/>
                <w:szCs w:val="24"/>
              </w:rPr>
            </w:pPr>
            <w:del w:id="1744" w:author="Phuong Truong Thi" w:date="2024-11-25T12:42:00Z">
              <w:r w:rsidRPr="00A00646" w:rsidDel="000F0E3F">
                <w:rPr>
                  <w:rFonts w:ascii="Times New Roman" w:eastAsia="Times New Roman" w:hAnsi="Times New Roman"/>
                  <w:color w:val="000000"/>
                  <w:sz w:val="24"/>
                  <w:szCs w:val="24"/>
                </w:rPr>
                <w:delText>4</w:delText>
              </w:r>
              <w:bookmarkStart w:id="1745" w:name="_Toc183454723"/>
              <w:bookmarkStart w:id="1746" w:name="_Toc183455675"/>
              <w:bookmarkStart w:id="1747" w:name="_Toc184406009"/>
              <w:bookmarkStart w:id="1748" w:name="_Toc184407268"/>
              <w:bookmarkStart w:id="1749" w:name="_Toc184408216"/>
              <w:bookmarkStart w:id="1750" w:name="_Toc184409164"/>
              <w:bookmarkStart w:id="1751" w:name="_Toc184812950"/>
              <w:bookmarkEnd w:id="1745"/>
              <w:bookmarkEnd w:id="1746"/>
              <w:bookmarkEnd w:id="1747"/>
              <w:bookmarkEnd w:id="1748"/>
              <w:bookmarkEnd w:id="1749"/>
              <w:bookmarkEnd w:id="1750"/>
              <w:bookmarkEnd w:id="1751"/>
            </w:del>
          </w:p>
        </w:tc>
        <w:tc>
          <w:tcPr>
            <w:tcW w:w="989" w:type="pct"/>
            <w:tcBorders>
              <w:top w:val="nil"/>
              <w:left w:val="nil"/>
              <w:bottom w:val="single" w:sz="4" w:space="0" w:color="auto"/>
              <w:right w:val="single" w:sz="4" w:space="0" w:color="auto"/>
            </w:tcBorders>
            <w:shd w:val="clear" w:color="auto" w:fill="auto"/>
            <w:noWrap/>
            <w:vAlign w:val="center"/>
            <w:hideMark/>
            <w:tcPrChange w:id="1752"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hideMark/>
              </w:tcPr>
            </w:tcPrChange>
          </w:tcPr>
          <w:p w14:paraId="6DC5F7FA" w14:textId="356FA1D2" w:rsidR="002A393F" w:rsidRPr="00A00646" w:rsidDel="000F0E3F" w:rsidRDefault="002A393F" w:rsidP="00F43397">
            <w:pPr>
              <w:widowControl w:val="0"/>
              <w:spacing w:before="0" w:line="240" w:lineRule="auto"/>
              <w:contextualSpacing w:val="0"/>
              <w:jc w:val="center"/>
              <w:rPr>
                <w:del w:id="1753" w:author="Phuong Truong Thi" w:date="2024-11-25T12:42:00Z"/>
                <w:rFonts w:ascii="Times New Roman" w:eastAsia="Times New Roman" w:hAnsi="Times New Roman"/>
                <w:color w:val="000000"/>
                <w:sz w:val="24"/>
                <w:szCs w:val="24"/>
                <w:lang w:val="vi-VN"/>
              </w:rPr>
            </w:pPr>
            <w:del w:id="1754" w:author="Phuong Truong Thi" w:date="2024-11-25T12:42:00Z">
              <w:r w:rsidRPr="00A00646" w:rsidDel="000F0E3F">
                <w:rPr>
                  <w:rFonts w:ascii="Times New Roman" w:eastAsia="Times New Roman" w:hAnsi="Times New Roman"/>
                  <w:color w:val="000000"/>
                  <w:sz w:val="24"/>
                  <w:szCs w:val="24"/>
                  <w:lang w:val="vi-VN"/>
                </w:rPr>
                <w:delText>Phân khúc khách hàng = MAF</w:delText>
              </w:r>
              <w:bookmarkStart w:id="1755" w:name="_Toc183454724"/>
              <w:bookmarkStart w:id="1756" w:name="_Toc183455676"/>
              <w:bookmarkStart w:id="1757" w:name="_Toc184406010"/>
              <w:bookmarkStart w:id="1758" w:name="_Toc184407269"/>
              <w:bookmarkStart w:id="1759" w:name="_Toc184408217"/>
              <w:bookmarkStart w:id="1760" w:name="_Toc184409165"/>
              <w:bookmarkStart w:id="1761" w:name="_Toc184812951"/>
              <w:bookmarkEnd w:id="1755"/>
              <w:bookmarkEnd w:id="1756"/>
              <w:bookmarkEnd w:id="1757"/>
              <w:bookmarkEnd w:id="1758"/>
              <w:bookmarkEnd w:id="1759"/>
              <w:bookmarkEnd w:id="1760"/>
              <w:bookmarkEnd w:id="1761"/>
            </w:del>
          </w:p>
        </w:tc>
        <w:tc>
          <w:tcPr>
            <w:tcW w:w="1023" w:type="pct"/>
            <w:tcBorders>
              <w:top w:val="nil"/>
              <w:left w:val="nil"/>
              <w:bottom w:val="single" w:sz="4" w:space="0" w:color="auto"/>
              <w:right w:val="single" w:sz="4" w:space="0" w:color="auto"/>
            </w:tcBorders>
            <w:shd w:val="clear" w:color="auto" w:fill="auto"/>
            <w:noWrap/>
            <w:vAlign w:val="center"/>
            <w:hideMark/>
            <w:tcPrChange w:id="1762"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hideMark/>
              </w:tcPr>
            </w:tcPrChange>
          </w:tcPr>
          <w:p w14:paraId="5EC7182C" w14:textId="00F06D5A" w:rsidR="002A393F" w:rsidRPr="00A00646" w:rsidDel="000F0E3F" w:rsidRDefault="002A393F" w:rsidP="00F43397">
            <w:pPr>
              <w:widowControl w:val="0"/>
              <w:spacing w:before="0" w:line="240" w:lineRule="auto"/>
              <w:contextualSpacing w:val="0"/>
              <w:jc w:val="center"/>
              <w:rPr>
                <w:del w:id="1763" w:author="Phuong Truong Thi" w:date="2024-11-25T12:42:00Z"/>
                <w:rFonts w:ascii="Times New Roman" w:eastAsia="Times New Roman" w:hAnsi="Times New Roman"/>
                <w:color w:val="000000"/>
                <w:sz w:val="24"/>
                <w:szCs w:val="24"/>
              </w:rPr>
            </w:pPr>
            <w:commentRangeStart w:id="1764"/>
            <w:commentRangeStart w:id="1765"/>
            <w:del w:id="1766" w:author="Phuong Truong Thi" w:date="2024-11-25T12:42:00Z">
              <w:r w:rsidRPr="00A00646" w:rsidDel="000F0E3F">
                <w:rPr>
                  <w:rFonts w:ascii="Times New Roman" w:eastAsia="Times New Roman" w:hAnsi="Times New Roman"/>
                  <w:color w:val="000000"/>
                  <w:sz w:val="24"/>
                  <w:szCs w:val="24"/>
                </w:rPr>
                <w:delText>CBBH</w:delText>
              </w:r>
              <w:commentRangeEnd w:id="1764"/>
              <w:r w:rsidRPr="00A00646" w:rsidDel="000F0E3F">
                <w:rPr>
                  <w:rStyle w:val="CommentReference"/>
                  <w:rFonts w:ascii="Times New Roman" w:hAnsi="Times New Roman"/>
                  <w:sz w:val="24"/>
                  <w:szCs w:val="24"/>
                  <w:lang w:val="x-none"/>
                  <w:rPrChange w:id="1767" w:author="Phuong Truong Thi" w:date="2024-11-22T00:54:00Z">
                    <w:rPr>
                      <w:rStyle w:val="CommentReference"/>
                      <w:lang w:val="x-none"/>
                    </w:rPr>
                  </w:rPrChange>
                </w:rPr>
                <w:commentReference w:id="1764"/>
              </w:r>
              <w:commentRangeEnd w:id="1765"/>
              <w:r w:rsidRPr="00A00646" w:rsidDel="000F0E3F">
                <w:rPr>
                  <w:rStyle w:val="CommentReference"/>
                  <w:rFonts w:ascii="Times New Roman" w:hAnsi="Times New Roman"/>
                  <w:sz w:val="24"/>
                  <w:szCs w:val="24"/>
                  <w:lang w:val="x-none"/>
                  <w:rPrChange w:id="1768" w:author="Phuong Truong Thi" w:date="2024-11-22T00:54:00Z">
                    <w:rPr>
                      <w:rStyle w:val="CommentReference"/>
                      <w:lang w:val="x-none"/>
                    </w:rPr>
                  </w:rPrChange>
                </w:rPr>
                <w:commentReference w:id="1765"/>
              </w:r>
              <w:r w:rsidRPr="00A00646" w:rsidDel="000F0E3F">
                <w:rPr>
                  <w:rFonts w:ascii="Times New Roman" w:eastAsia="Times New Roman" w:hAnsi="Times New Roman"/>
                  <w:color w:val="000000"/>
                  <w:sz w:val="24"/>
                  <w:szCs w:val="24"/>
                </w:rPr>
                <w:delText>, CBQL</w:delText>
              </w:r>
              <w:bookmarkStart w:id="1769" w:name="_Toc183454725"/>
              <w:bookmarkStart w:id="1770" w:name="_Toc183455677"/>
              <w:bookmarkStart w:id="1771" w:name="_Toc184406011"/>
              <w:bookmarkStart w:id="1772" w:name="_Toc184407270"/>
              <w:bookmarkStart w:id="1773" w:name="_Toc184408218"/>
              <w:bookmarkStart w:id="1774" w:name="_Toc184409166"/>
              <w:bookmarkStart w:id="1775" w:name="_Toc184812952"/>
              <w:bookmarkEnd w:id="1769"/>
              <w:bookmarkEnd w:id="1770"/>
              <w:bookmarkEnd w:id="1771"/>
              <w:bookmarkEnd w:id="1772"/>
              <w:bookmarkEnd w:id="1773"/>
              <w:bookmarkEnd w:id="1774"/>
              <w:bookmarkEnd w:id="1775"/>
            </w:del>
          </w:p>
        </w:tc>
        <w:tc>
          <w:tcPr>
            <w:tcW w:w="2700" w:type="pct"/>
            <w:tcBorders>
              <w:top w:val="nil"/>
              <w:left w:val="nil"/>
              <w:bottom w:val="single" w:sz="4" w:space="0" w:color="auto"/>
              <w:right w:val="single" w:sz="4" w:space="0" w:color="auto"/>
            </w:tcBorders>
            <w:shd w:val="clear" w:color="auto" w:fill="auto"/>
            <w:vAlign w:val="center"/>
            <w:hideMark/>
            <w:tcPrChange w:id="1776"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hideMark/>
              </w:tcPr>
            </w:tcPrChange>
          </w:tcPr>
          <w:p w14:paraId="340C99B6" w14:textId="1D9EAF3D" w:rsidR="00C810CF" w:rsidRPr="00A00646" w:rsidDel="000F0E3F" w:rsidRDefault="002A393F" w:rsidP="00F43397">
            <w:pPr>
              <w:widowControl w:val="0"/>
              <w:spacing w:before="0" w:line="240" w:lineRule="auto"/>
              <w:contextualSpacing w:val="0"/>
              <w:jc w:val="left"/>
              <w:rPr>
                <w:del w:id="1777" w:author="Phuong Truong Thi" w:date="2024-11-25T12:42:00Z"/>
                <w:rFonts w:ascii="Times New Roman" w:eastAsia="Times New Roman" w:hAnsi="Times New Roman"/>
                <w:color w:val="000000"/>
                <w:sz w:val="24"/>
                <w:szCs w:val="24"/>
              </w:rPr>
            </w:pPr>
            <w:del w:id="1778" w:author="Phuong Truong Thi" w:date="2024-11-25T12:42:00Z">
              <w:r w:rsidRPr="00A00646" w:rsidDel="000F0E3F">
                <w:rPr>
                  <w:rFonts w:ascii="Times New Roman" w:eastAsia="Times New Roman" w:hAnsi="Times New Roman"/>
                  <w:color w:val="000000"/>
                  <w:sz w:val="24"/>
                  <w:szCs w:val="24"/>
                </w:rPr>
                <w:delText>1.</w:delText>
              </w:r>
              <w:r w:rsidR="00B4608F" w:rsidRPr="00A00646" w:rsidDel="000F0E3F">
                <w:rPr>
                  <w:rFonts w:ascii="Times New Roman" w:eastAsia="Times New Roman" w:hAnsi="Times New Roman"/>
                  <w:color w:val="000000"/>
                  <w:sz w:val="24"/>
                  <w:szCs w:val="24"/>
                </w:rPr>
                <w:delText xml:space="preserve"> Khách hàng thuộc Book </w:delText>
              </w:r>
              <w:r w:rsidR="00C810CF" w:rsidRPr="00A00646" w:rsidDel="000F0E3F">
                <w:rPr>
                  <w:rFonts w:ascii="Times New Roman" w:eastAsia="Times New Roman" w:hAnsi="Times New Roman"/>
                  <w:color w:val="000000"/>
                  <w:sz w:val="24"/>
                  <w:szCs w:val="24"/>
                </w:rPr>
                <w:delText>C</w:delText>
              </w:r>
              <w:r w:rsidR="00B4608F" w:rsidRPr="00A00646" w:rsidDel="000F0E3F">
                <w:rPr>
                  <w:rFonts w:ascii="Times New Roman" w:eastAsia="Times New Roman" w:hAnsi="Times New Roman"/>
                  <w:color w:val="000000"/>
                  <w:sz w:val="24"/>
                  <w:szCs w:val="24"/>
                </w:rPr>
                <w:delText>hi nhánh đang hoạt động</w:delText>
              </w:r>
              <w:r w:rsidRPr="00A00646" w:rsidDel="000F0E3F">
                <w:rPr>
                  <w:rFonts w:ascii="Times New Roman" w:eastAsia="Times New Roman" w:hAnsi="Times New Roman"/>
                  <w:color w:val="000000"/>
                  <w:sz w:val="24"/>
                  <w:szCs w:val="24"/>
                </w:rPr>
                <w:br/>
              </w:r>
              <w:r w:rsidR="00C810CF" w:rsidRPr="00A00646" w:rsidDel="000F0E3F">
                <w:rPr>
                  <w:rFonts w:ascii="Times New Roman" w:eastAsia="Times New Roman" w:hAnsi="Times New Roman"/>
                  <w:color w:val="000000"/>
                  <w:sz w:val="24"/>
                  <w:szCs w:val="24"/>
                </w:rPr>
                <w:delText>2</w:delText>
              </w:r>
              <w:r w:rsidRPr="00A00646" w:rsidDel="000F0E3F">
                <w:rPr>
                  <w:rFonts w:ascii="Times New Roman" w:eastAsia="Times New Roman" w:hAnsi="Times New Roman"/>
                  <w:color w:val="000000"/>
                  <w:sz w:val="24"/>
                  <w:szCs w:val="24"/>
                </w:rPr>
                <w:delText xml:space="preserve">. Trạng thái của CBBH </w:delText>
              </w:r>
              <w:r w:rsidR="00C810CF" w:rsidRPr="00A00646" w:rsidDel="000F0E3F">
                <w:rPr>
                  <w:rFonts w:ascii="Times New Roman" w:eastAsia="Times New Roman" w:hAnsi="Times New Roman"/>
                  <w:color w:val="000000"/>
                  <w:sz w:val="24"/>
                  <w:szCs w:val="24"/>
                </w:rPr>
                <w:delText>= Active</w:delText>
              </w:r>
              <w:bookmarkStart w:id="1779" w:name="_Toc183454726"/>
              <w:bookmarkStart w:id="1780" w:name="_Toc183455678"/>
              <w:bookmarkStart w:id="1781" w:name="_Toc184406012"/>
              <w:bookmarkStart w:id="1782" w:name="_Toc184407271"/>
              <w:bookmarkStart w:id="1783" w:name="_Toc184408219"/>
              <w:bookmarkStart w:id="1784" w:name="_Toc184409167"/>
              <w:bookmarkStart w:id="1785" w:name="_Toc184812953"/>
              <w:bookmarkEnd w:id="1779"/>
              <w:bookmarkEnd w:id="1780"/>
              <w:bookmarkEnd w:id="1781"/>
              <w:bookmarkEnd w:id="1782"/>
              <w:bookmarkEnd w:id="1783"/>
              <w:bookmarkEnd w:id="1784"/>
              <w:bookmarkEnd w:id="1785"/>
            </w:del>
          </w:p>
          <w:p w14:paraId="16F72E9F" w14:textId="0B0A8801" w:rsidR="002A393F" w:rsidRPr="00A00646" w:rsidDel="000F0E3F" w:rsidRDefault="00C810CF" w:rsidP="00F43397">
            <w:pPr>
              <w:widowControl w:val="0"/>
              <w:spacing w:before="0" w:line="240" w:lineRule="auto"/>
              <w:contextualSpacing w:val="0"/>
              <w:jc w:val="left"/>
              <w:rPr>
                <w:del w:id="1786" w:author="Phuong Truong Thi" w:date="2024-11-25T12:42:00Z"/>
                <w:rFonts w:ascii="Times New Roman" w:eastAsia="Times New Roman" w:hAnsi="Times New Roman"/>
                <w:color w:val="000000"/>
                <w:sz w:val="24"/>
                <w:szCs w:val="24"/>
              </w:rPr>
            </w:pPr>
            <w:del w:id="1787" w:author="Phuong Truong Thi" w:date="2024-11-25T12:42:00Z">
              <w:r w:rsidRPr="00A00646" w:rsidDel="000F0E3F">
                <w:rPr>
                  <w:rFonts w:ascii="Times New Roman" w:eastAsia="Times New Roman" w:hAnsi="Times New Roman"/>
                  <w:color w:val="000000"/>
                  <w:sz w:val="24"/>
                  <w:szCs w:val="24"/>
                </w:rPr>
                <w:delText>3</w:delText>
              </w:r>
              <w:r w:rsidR="002A393F" w:rsidRPr="00A00646" w:rsidDel="000F0E3F">
                <w:rPr>
                  <w:rFonts w:ascii="Times New Roman" w:eastAsia="Times New Roman" w:hAnsi="Times New Roman"/>
                  <w:color w:val="000000"/>
                  <w:sz w:val="24"/>
                  <w:szCs w:val="24"/>
                </w:rPr>
                <w:delText>. DAO quản lý của Khách hàng = DAO của CB</w:delText>
              </w:r>
              <w:r w:rsidRPr="00A00646" w:rsidDel="000F0E3F">
                <w:rPr>
                  <w:rFonts w:ascii="Times New Roman" w:eastAsia="Times New Roman" w:hAnsi="Times New Roman"/>
                  <w:color w:val="000000"/>
                  <w:sz w:val="24"/>
                  <w:szCs w:val="24"/>
                </w:rPr>
                <w:delText>B</w:delText>
              </w:r>
              <w:r w:rsidR="002A393F" w:rsidRPr="00A00646" w:rsidDel="000F0E3F">
                <w:rPr>
                  <w:rFonts w:ascii="Times New Roman" w:eastAsia="Times New Roman" w:hAnsi="Times New Roman"/>
                  <w:color w:val="000000"/>
                  <w:sz w:val="24"/>
                  <w:szCs w:val="24"/>
                </w:rPr>
                <w:delText>H</w:delText>
              </w:r>
              <w:bookmarkStart w:id="1788" w:name="_Toc183454727"/>
              <w:bookmarkStart w:id="1789" w:name="_Toc183455679"/>
              <w:bookmarkStart w:id="1790" w:name="_Toc184406013"/>
              <w:bookmarkStart w:id="1791" w:name="_Toc184407272"/>
              <w:bookmarkStart w:id="1792" w:name="_Toc184408220"/>
              <w:bookmarkStart w:id="1793" w:name="_Toc184409168"/>
              <w:bookmarkStart w:id="1794" w:name="_Toc184812954"/>
              <w:bookmarkEnd w:id="1788"/>
              <w:bookmarkEnd w:id="1789"/>
              <w:bookmarkEnd w:id="1790"/>
              <w:bookmarkEnd w:id="1791"/>
              <w:bookmarkEnd w:id="1792"/>
              <w:bookmarkEnd w:id="1793"/>
              <w:bookmarkEnd w:id="1794"/>
            </w:del>
          </w:p>
        </w:tc>
        <w:bookmarkStart w:id="1795" w:name="_Toc183454728"/>
        <w:bookmarkStart w:id="1796" w:name="_Toc183455680"/>
        <w:bookmarkStart w:id="1797" w:name="_Toc184406014"/>
        <w:bookmarkStart w:id="1798" w:name="_Toc184407273"/>
        <w:bookmarkStart w:id="1799" w:name="_Toc184408221"/>
        <w:bookmarkStart w:id="1800" w:name="_Toc184409169"/>
        <w:bookmarkStart w:id="1801" w:name="_Toc184812955"/>
        <w:bookmarkEnd w:id="1795"/>
        <w:bookmarkEnd w:id="1796"/>
        <w:bookmarkEnd w:id="1797"/>
        <w:bookmarkEnd w:id="1798"/>
        <w:bookmarkEnd w:id="1799"/>
        <w:bookmarkEnd w:id="1800"/>
        <w:bookmarkEnd w:id="1801"/>
      </w:tr>
      <w:tr w:rsidR="002A393F" w:rsidRPr="00A00646" w:rsidDel="000F0E3F" w14:paraId="7A89F3CA" w14:textId="7F7179F2" w:rsidTr="000F0E3F">
        <w:trPr>
          <w:trHeight w:val="1200"/>
          <w:del w:id="1802" w:author="Phuong Truong Thi" w:date="2024-11-25T12:42:00Z"/>
          <w:trPrChange w:id="1803"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tcPrChange w:id="1804"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tcPr>
            </w:tcPrChange>
          </w:tcPr>
          <w:p w14:paraId="3CCCA38B" w14:textId="2C3CE83B" w:rsidR="002A393F" w:rsidRPr="00A00646" w:rsidDel="000F0E3F" w:rsidRDefault="00C810CF" w:rsidP="00F43397">
            <w:pPr>
              <w:widowControl w:val="0"/>
              <w:spacing w:before="0" w:line="240" w:lineRule="auto"/>
              <w:contextualSpacing w:val="0"/>
              <w:jc w:val="center"/>
              <w:rPr>
                <w:del w:id="1805" w:author="Phuong Truong Thi" w:date="2024-11-25T12:42:00Z"/>
                <w:rFonts w:ascii="Times New Roman" w:eastAsia="Times New Roman" w:hAnsi="Times New Roman"/>
                <w:color w:val="000000"/>
                <w:sz w:val="24"/>
                <w:szCs w:val="24"/>
              </w:rPr>
            </w:pPr>
            <w:del w:id="1806" w:author="Phuong Truong Thi" w:date="2024-11-25T12:42:00Z">
              <w:r w:rsidRPr="00A00646" w:rsidDel="000F0E3F">
                <w:rPr>
                  <w:rFonts w:ascii="Times New Roman" w:eastAsia="Times New Roman" w:hAnsi="Times New Roman"/>
                  <w:color w:val="000000"/>
                  <w:sz w:val="24"/>
                  <w:szCs w:val="24"/>
                </w:rPr>
                <w:delText>5</w:delText>
              </w:r>
              <w:bookmarkStart w:id="1807" w:name="_Toc183454729"/>
              <w:bookmarkStart w:id="1808" w:name="_Toc183455681"/>
              <w:bookmarkStart w:id="1809" w:name="_Toc184406015"/>
              <w:bookmarkStart w:id="1810" w:name="_Toc184407274"/>
              <w:bookmarkStart w:id="1811" w:name="_Toc184408222"/>
              <w:bookmarkStart w:id="1812" w:name="_Toc184409170"/>
              <w:bookmarkStart w:id="1813" w:name="_Toc184812956"/>
              <w:bookmarkEnd w:id="1807"/>
              <w:bookmarkEnd w:id="1808"/>
              <w:bookmarkEnd w:id="1809"/>
              <w:bookmarkEnd w:id="1810"/>
              <w:bookmarkEnd w:id="1811"/>
              <w:bookmarkEnd w:id="1812"/>
              <w:bookmarkEnd w:id="1813"/>
            </w:del>
          </w:p>
        </w:tc>
        <w:tc>
          <w:tcPr>
            <w:tcW w:w="989" w:type="pct"/>
            <w:tcBorders>
              <w:top w:val="nil"/>
              <w:left w:val="nil"/>
              <w:bottom w:val="single" w:sz="4" w:space="0" w:color="auto"/>
              <w:right w:val="single" w:sz="4" w:space="0" w:color="auto"/>
            </w:tcBorders>
            <w:shd w:val="clear" w:color="auto" w:fill="auto"/>
            <w:noWrap/>
            <w:vAlign w:val="center"/>
            <w:tcPrChange w:id="1814"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tcPr>
            </w:tcPrChange>
          </w:tcPr>
          <w:p w14:paraId="11AAF1B4" w14:textId="73535B61" w:rsidR="002A393F" w:rsidRPr="00A00646" w:rsidDel="000F0E3F" w:rsidRDefault="002A393F" w:rsidP="00F43397">
            <w:pPr>
              <w:widowControl w:val="0"/>
              <w:spacing w:before="0" w:line="240" w:lineRule="auto"/>
              <w:contextualSpacing w:val="0"/>
              <w:jc w:val="center"/>
              <w:rPr>
                <w:del w:id="1815" w:author="Phuong Truong Thi" w:date="2024-11-25T12:42:00Z"/>
                <w:rFonts w:ascii="Times New Roman" w:eastAsia="Times New Roman" w:hAnsi="Times New Roman"/>
                <w:color w:val="000000"/>
                <w:sz w:val="24"/>
                <w:szCs w:val="24"/>
                <w:lang w:val="vi-VN"/>
              </w:rPr>
            </w:pPr>
            <w:del w:id="1816" w:author="Phuong Truong Thi" w:date="2024-11-25T12:42:00Z">
              <w:r w:rsidRPr="00A00646" w:rsidDel="000F0E3F">
                <w:rPr>
                  <w:rFonts w:ascii="Times New Roman" w:eastAsia="Times New Roman" w:hAnsi="Times New Roman"/>
                  <w:color w:val="000000"/>
                  <w:sz w:val="24"/>
                  <w:szCs w:val="24"/>
                  <w:lang w:val="vi-VN"/>
                </w:rPr>
                <w:delText>Phân khúc khách hàng = MAF</w:delText>
              </w:r>
              <w:bookmarkStart w:id="1817" w:name="_Toc183454730"/>
              <w:bookmarkStart w:id="1818" w:name="_Toc183455682"/>
              <w:bookmarkStart w:id="1819" w:name="_Toc184406016"/>
              <w:bookmarkStart w:id="1820" w:name="_Toc184407275"/>
              <w:bookmarkStart w:id="1821" w:name="_Toc184408223"/>
              <w:bookmarkStart w:id="1822" w:name="_Toc184409171"/>
              <w:bookmarkStart w:id="1823" w:name="_Toc184812957"/>
              <w:bookmarkEnd w:id="1817"/>
              <w:bookmarkEnd w:id="1818"/>
              <w:bookmarkEnd w:id="1819"/>
              <w:bookmarkEnd w:id="1820"/>
              <w:bookmarkEnd w:id="1821"/>
              <w:bookmarkEnd w:id="1822"/>
              <w:bookmarkEnd w:id="1823"/>
            </w:del>
          </w:p>
        </w:tc>
        <w:tc>
          <w:tcPr>
            <w:tcW w:w="1023" w:type="pct"/>
            <w:tcBorders>
              <w:top w:val="nil"/>
              <w:left w:val="nil"/>
              <w:bottom w:val="single" w:sz="4" w:space="0" w:color="auto"/>
              <w:right w:val="single" w:sz="4" w:space="0" w:color="auto"/>
            </w:tcBorders>
            <w:shd w:val="clear" w:color="auto" w:fill="auto"/>
            <w:noWrap/>
            <w:vAlign w:val="center"/>
            <w:tcPrChange w:id="1824"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tcPr>
            </w:tcPrChange>
          </w:tcPr>
          <w:p w14:paraId="66073093" w14:textId="0233658C" w:rsidR="002A393F" w:rsidRPr="00A00646" w:rsidDel="000F0E3F" w:rsidRDefault="002A393F" w:rsidP="00F43397">
            <w:pPr>
              <w:widowControl w:val="0"/>
              <w:spacing w:before="0" w:line="240" w:lineRule="auto"/>
              <w:contextualSpacing w:val="0"/>
              <w:jc w:val="center"/>
              <w:rPr>
                <w:del w:id="1825" w:author="Phuong Truong Thi" w:date="2024-11-25T12:42:00Z"/>
                <w:rFonts w:ascii="Times New Roman" w:eastAsia="Times New Roman" w:hAnsi="Times New Roman"/>
                <w:color w:val="000000"/>
                <w:sz w:val="24"/>
                <w:szCs w:val="24"/>
              </w:rPr>
            </w:pPr>
            <w:del w:id="1826" w:author="Phuong Truong Thi" w:date="2024-11-25T12:42:00Z">
              <w:r w:rsidRPr="00A00646" w:rsidDel="000F0E3F">
                <w:rPr>
                  <w:rFonts w:ascii="Times New Roman" w:eastAsia="Times New Roman" w:hAnsi="Times New Roman"/>
                  <w:color w:val="000000"/>
                  <w:sz w:val="24"/>
                  <w:szCs w:val="24"/>
                  <w:lang w:val="vi-VN"/>
                </w:rPr>
                <w:delText>CBQL</w:delText>
              </w:r>
              <w:bookmarkStart w:id="1827" w:name="_Toc183454731"/>
              <w:bookmarkStart w:id="1828" w:name="_Toc183455683"/>
              <w:bookmarkStart w:id="1829" w:name="_Toc184406017"/>
              <w:bookmarkStart w:id="1830" w:name="_Toc184407276"/>
              <w:bookmarkStart w:id="1831" w:name="_Toc184408224"/>
              <w:bookmarkStart w:id="1832" w:name="_Toc184409172"/>
              <w:bookmarkStart w:id="1833" w:name="_Toc184812958"/>
              <w:bookmarkEnd w:id="1827"/>
              <w:bookmarkEnd w:id="1828"/>
              <w:bookmarkEnd w:id="1829"/>
              <w:bookmarkEnd w:id="1830"/>
              <w:bookmarkEnd w:id="1831"/>
              <w:bookmarkEnd w:id="1832"/>
              <w:bookmarkEnd w:id="1833"/>
            </w:del>
          </w:p>
        </w:tc>
        <w:tc>
          <w:tcPr>
            <w:tcW w:w="2700" w:type="pct"/>
            <w:tcBorders>
              <w:top w:val="nil"/>
              <w:left w:val="nil"/>
              <w:bottom w:val="single" w:sz="4" w:space="0" w:color="auto"/>
              <w:right w:val="single" w:sz="4" w:space="0" w:color="auto"/>
            </w:tcBorders>
            <w:shd w:val="clear" w:color="auto" w:fill="auto"/>
            <w:vAlign w:val="center"/>
            <w:tcPrChange w:id="1834"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tcPr>
            </w:tcPrChange>
          </w:tcPr>
          <w:p w14:paraId="3CDF5B5B" w14:textId="37A48B7A" w:rsidR="002A393F" w:rsidRPr="00A00646" w:rsidDel="000F0E3F" w:rsidRDefault="002A393F" w:rsidP="00F43397">
            <w:pPr>
              <w:widowControl w:val="0"/>
              <w:spacing w:before="0" w:line="240" w:lineRule="auto"/>
              <w:contextualSpacing w:val="0"/>
              <w:jc w:val="left"/>
              <w:rPr>
                <w:del w:id="1835" w:author="Phuong Truong Thi" w:date="2024-11-25T12:42:00Z"/>
                <w:rFonts w:ascii="Times New Roman" w:eastAsia="Times New Roman" w:hAnsi="Times New Roman"/>
                <w:color w:val="000000"/>
                <w:sz w:val="24"/>
                <w:szCs w:val="24"/>
              </w:rPr>
            </w:pPr>
            <w:del w:id="1836" w:author="Phuong Truong Thi" w:date="2024-11-25T12:42:00Z">
              <w:r w:rsidRPr="00A00646" w:rsidDel="000F0E3F">
                <w:rPr>
                  <w:rFonts w:ascii="Times New Roman" w:eastAsia="Times New Roman" w:hAnsi="Times New Roman"/>
                  <w:color w:val="000000"/>
                  <w:sz w:val="24"/>
                  <w:szCs w:val="24"/>
                  <w:lang w:val="vi-VN"/>
                </w:rPr>
                <w:delText>1.</w:delText>
              </w:r>
              <w:r w:rsidR="00C810CF" w:rsidRPr="00A00646" w:rsidDel="000F0E3F">
                <w:rPr>
                  <w:rFonts w:ascii="Times New Roman" w:eastAsia="Times New Roman" w:hAnsi="Times New Roman"/>
                  <w:color w:val="000000"/>
                  <w:sz w:val="24"/>
                  <w:szCs w:val="24"/>
                </w:rPr>
                <w:delText xml:space="preserve"> Khách hàng thuộc Book chi nhánh đang hoạt động</w:delText>
              </w:r>
              <w:bookmarkStart w:id="1837" w:name="_Toc183454732"/>
              <w:bookmarkStart w:id="1838" w:name="_Toc183455684"/>
              <w:bookmarkStart w:id="1839" w:name="_Toc184406018"/>
              <w:bookmarkStart w:id="1840" w:name="_Toc184407277"/>
              <w:bookmarkStart w:id="1841" w:name="_Toc184408225"/>
              <w:bookmarkStart w:id="1842" w:name="_Toc184409173"/>
              <w:bookmarkStart w:id="1843" w:name="_Toc184812959"/>
              <w:bookmarkEnd w:id="1837"/>
              <w:bookmarkEnd w:id="1838"/>
              <w:bookmarkEnd w:id="1839"/>
              <w:bookmarkEnd w:id="1840"/>
              <w:bookmarkEnd w:id="1841"/>
              <w:bookmarkEnd w:id="1842"/>
              <w:bookmarkEnd w:id="1843"/>
            </w:del>
          </w:p>
          <w:p w14:paraId="60E57695" w14:textId="1035C7D5" w:rsidR="002A393F" w:rsidRPr="00A00646" w:rsidDel="000F0E3F" w:rsidRDefault="002A393F" w:rsidP="00F43397">
            <w:pPr>
              <w:widowControl w:val="0"/>
              <w:spacing w:before="0" w:line="240" w:lineRule="auto"/>
              <w:contextualSpacing w:val="0"/>
              <w:jc w:val="left"/>
              <w:rPr>
                <w:del w:id="1844" w:author="Phuong Truong Thi" w:date="2024-11-25T12:42:00Z"/>
                <w:rFonts w:ascii="Times New Roman" w:eastAsia="Times New Roman" w:hAnsi="Times New Roman"/>
                <w:color w:val="000000"/>
                <w:sz w:val="24"/>
                <w:szCs w:val="24"/>
              </w:rPr>
            </w:pPr>
            <w:del w:id="1845" w:author="Phuong Truong Thi" w:date="2024-11-25T12:42:00Z">
              <w:r w:rsidRPr="00A00646" w:rsidDel="000F0E3F">
                <w:rPr>
                  <w:rFonts w:ascii="Times New Roman" w:eastAsia="Times New Roman" w:hAnsi="Times New Roman"/>
                  <w:color w:val="000000"/>
                  <w:sz w:val="24"/>
                  <w:szCs w:val="24"/>
                  <w:lang w:val="vi-VN"/>
                </w:rPr>
                <w:delText xml:space="preserve">3. Trạng thái của CBBH </w:delText>
              </w:r>
              <w:r w:rsidR="00C810CF" w:rsidRPr="00A00646" w:rsidDel="000F0E3F">
                <w:rPr>
                  <w:rFonts w:ascii="Times New Roman" w:eastAsia="Times New Roman" w:hAnsi="Times New Roman"/>
                  <w:color w:val="000000"/>
                  <w:sz w:val="24"/>
                  <w:szCs w:val="24"/>
                </w:rPr>
                <w:delText># Active</w:delText>
              </w:r>
              <w:r w:rsidRPr="00A00646" w:rsidDel="000F0E3F">
                <w:rPr>
                  <w:rFonts w:ascii="Times New Roman" w:eastAsia="Times New Roman" w:hAnsi="Times New Roman"/>
                  <w:color w:val="000000"/>
                  <w:sz w:val="24"/>
                  <w:szCs w:val="24"/>
                  <w:lang w:val="vi-VN"/>
                </w:rPr>
                <w:br/>
                <w:delText>4. DAO quản lý của Khách hàng là DAO của C</w:delText>
              </w:r>
            </w:del>
            <w:del w:id="1846" w:author="Phuong Truong Thi" w:date="2024-11-18T18:25:00Z">
              <w:r w:rsidRPr="00A00646" w:rsidDel="008F6A21">
                <w:rPr>
                  <w:rFonts w:ascii="Times New Roman" w:eastAsia="Times New Roman" w:hAnsi="Times New Roman"/>
                  <w:color w:val="000000"/>
                  <w:sz w:val="24"/>
                  <w:szCs w:val="24"/>
                  <w:lang w:val="vi-VN"/>
                </w:rPr>
                <w:delText>B</w:delText>
              </w:r>
              <w:r w:rsidR="00C810CF" w:rsidRPr="00A00646" w:rsidDel="008F6A21">
                <w:rPr>
                  <w:rFonts w:ascii="Times New Roman" w:eastAsia="Times New Roman" w:hAnsi="Times New Roman"/>
                  <w:color w:val="000000"/>
                  <w:sz w:val="24"/>
                  <w:szCs w:val="24"/>
                </w:rPr>
                <w:delText>B</w:delText>
              </w:r>
              <w:r w:rsidRPr="00A00646" w:rsidDel="008F6A21">
                <w:rPr>
                  <w:rFonts w:ascii="Times New Roman" w:eastAsia="Times New Roman" w:hAnsi="Times New Roman"/>
                  <w:color w:val="000000"/>
                  <w:sz w:val="24"/>
                  <w:szCs w:val="24"/>
                  <w:lang w:val="vi-VN"/>
                </w:rPr>
                <w:delText>H</w:delText>
              </w:r>
            </w:del>
            <w:del w:id="1847" w:author="Phuong Truong Thi" w:date="2024-11-25T12:42:00Z">
              <w:r w:rsidRPr="00A00646" w:rsidDel="000F0E3F">
                <w:rPr>
                  <w:rFonts w:ascii="Times New Roman" w:eastAsia="Times New Roman" w:hAnsi="Times New Roman"/>
                  <w:color w:val="000000"/>
                  <w:sz w:val="24"/>
                  <w:szCs w:val="24"/>
                  <w:lang w:val="vi-VN"/>
                </w:rPr>
                <w:delText xml:space="preserve"> </w:delText>
              </w:r>
            </w:del>
            <w:del w:id="1848" w:author="Phuong Truong Thi" w:date="2024-11-18T18:26:00Z">
              <w:r w:rsidRPr="00A00646" w:rsidDel="008F6A21">
                <w:rPr>
                  <w:rFonts w:ascii="Times New Roman" w:eastAsia="Times New Roman" w:hAnsi="Times New Roman"/>
                  <w:color w:val="000000"/>
                  <w:sz w:val="24"/>
                  <w:szCs w:val="24"/>
                  <w:lang w:val="vi-VN"/>
                </w:rPr>
                <w:delText xml:space="preserve">thuộc quản lý của CBQL </w:delText>
              </w:r>
            </w:del>
            <w:del w:id="1849" w:author="Phuong Truong Thi" w:date="2024-11-25T12:42:00Z">
              <w:r w:rsidRPr="00A00646" w:rsidDel="000F0E3F">
                <w:rPr>
                  <w:rFonts w:ascii="Times New Roman" w:eastAsia="Times New Roman" w:hAnsi="Times New Roman"/>
                  <w:color w:val="000000"/>
                  <w:sz w:val="24"/>
                  <w:szCs w:val="24"/>
                  <w:lang w:val="vi-VN"/>
                </w:rPr>
                <w:delText>theo Role Hierarchy được mô tả tại tài liệu Admin function</w:delText>
              </w:r>
              <w:bookmarkStart w:id="1850" w:name="_Toc183454733"/>
              <w:bookmarkStart w:id="1851" w:name="_Toc183455685"/>
              <w:bookmarkStart w:id="1852" w:name="_Toc184406019"/>
              <w:bookmarkStart w:id="1853" w:name="_Toc184407278"/>
              <w:bookmarkStart w:id="1854" w:name="_Toc184408226"/>
              <w:bookmarkStart w:id="1855" w:name="_Toc184409174"/>
              <w:bookmarkStart w:id="1856" w:name="_Toc184812960"/>
              <w:bookmarkEnd w:id="1850"/>
              <w:bookmarkEnd w:id="1851"/>
              <w:bookmarkEnd w:id="1852"/>
              <w:bookmarkEnd w:id="1853"/>
              <w:bookmarkEnd w:id="1854"/>
              <w:bookmarkEnd w:id="1855"/>
              <w:bookmarkEnd w:id="1856"/>
            </w:del>
          </w:p>
          <w:p w14:paraId="5FC097BC" w14:textId="7A3FDF96" w:rsidR="00C810CF" w:rsidRPr="00A00646" w:rsidDel="000F0E3F" w:rsidRDefault="00C810CF" w:rsidP="00F43397">
            <w:pPr>
              <w:widowControl w:val="0"/>
              <w:spacing w:before="0" w:line="240" w:lineRule="auto"/>
              <w:contextualSpacing w:val="0"/>
              <w:jc w:val="left"/>
              <w:rPr>
                <w:del w:id="1857" w:author="Phuong Truong Thi" w:date="2024-11-25T12:42:00Z"/>
                <w:rFonts w:ascii="Times New Roman" w:eastAsia="Times New Roman" w:hAnsi="Times New Roman"/>
                <w:color w:val="000000"/>
                <w:sz w:val="24"/>
                <w:szCs w:val="24"/>
              </w:rPr>
            </w:pPr>
            <w:del w:id="1858" w:author="Phuong Truong Thi" w:date="2024-11-18T18:25:00Z">
              <w:r w:rsidRPr="00A00646" w:rsidDel="008F6A21">
                <w:rPr>
                  <w:rFonts w:ascii="Times New Roman" w:eastAsia="Times New Roman" w:hAnsi="Times New Roman"/>
                  <w:color w:val="000000"/>
                  <w:sz w:val="24"/>
                  <w:szCs w:val="24"/>
                </w:rPr>
                <w:delText>5.</w:delText>
              </w:r>
              <w:r w:rsidRPr="00A00646" w:rsidDel="008F6A21">
                <w:rPr>
                  <w:rFonts w:ascii="Times New Roman" w:hAnsi="Times New Roman"/>
                  <w:sz w:val="24"/>
                  <w:szCs w:val="24"/>
                  <w:rPrChange w:id="1859" w:author="Phuong Truong Thi" w:date="2024-11-22T00:54:00Z">
                    <w:rPr/>
                  </w:rPrChange>
                </w:rPr>
                <w:delText xml:space="preserve"> </w:delText>
              </w:r>
              <w:r w:rsidRPr="00A00646" w:rsidDel="008F6A21">
                <w:rPr>
                  <w:rFonts w:ascii="Times New Roman" w:eastAsia="Times New Roman" w:hAnsi="Times New Roman"/>
                  <w:color w:val="000000"/>
                  <w:sz w:val="24"/>
                  <w:szCs w:val="24"/>
                </w:rPr>
                <w:delText>CBQL phân bổ lại KH MAF cho CBBH của đơn vị trên MSP theo quy định của Phân khúc</w:delText>
              </w:r>
            </w:del>
            <w:bookmarkStart w:id="1860" w:name="_Toc183454734"/>
            <w:bookmarkStart w:id="1861" w:name="_Toc183455686"/>
            <w:bookmarkStart w:id="1862" w:name="_Toc184406020"/>
            <w:bookmarkStart w:id="1863" w:name="_Toc184407279"/>
            <w:bookmarkStart w:id="1864" w:name="_Toc184408227"/>
            <w:bookmarkStart w:id="1865" w:name="_Toc184409175"/>
            <w:bookmarkStart w:id="1866" w:name="_Toc184812961"/>
            <w:bookmarkEnd w:id="1860"/>
            <w:bookmarkEnd w:id="1861"/>
            <w:bookmarkEnd w:id="1862"/>
            <w:bookmarkEnd w:id="1863"/>
            <w:bookmarkEnd w:id="1864"/>
            <w:bookmarkEnd w:id="1865"/>
            <w:bookmarkEnd w:id="1866"/>
          </w:p>
        </w:tc>
        <w:bookmarkStart w:id="1867" w:name="_Toc183454735"/>
        <w:bookmarkStart w:id="1868" w:name="_Toc183455687"/>
        <w:bookmarkStart w:id="1869" w:name="_Toc184406021"/>
        <w:bookmarkStart w:id="1870" w:name="_Toc184407280"/>
        <w:bookmarkStart w:id="1871" w:name="_Toc184408228"/>
        <w:bookmarkStart w:id="1872" w:name="_Toc184409176"/>
        <w:bookmarkStart w:id="1873" w:name="_Toc184812962"/>
        <w:bookmarkEnd w:id="1867"/>
        <w:bookmarkEnd w:id="1868"/>
        <w:bookmarkEnd w:id="1869"/>
        <w:bookmarkEnd w:id="1870"/>
        <w:bookmarkEnd w:id="1871"/>
        <w:bookmarkEnd w:id="1872"/>
        <w:bookmarkEnd w:id="1873"/>
      </w:tr>
      <w:tr w:rsidR="002A393F" w:rsidRPr="00A00646" w:rsidDel="000F0E3F" w14:paraId="67E47A50" w14:textId="6525841C" w:rsidTr="000F0E3F">
        <w:trPr>
          <w:trHeight w:val="900"/>
          <w:del w:id="1874" w:author="Phuong Truong Thi" w:date="2024-11-25T12:42:00Z"/>
          <w:trPrChange w:id="1875" w:author="Phuong Truong Thi" w:date="2024-11-25T12:42:00Z">
            <w:trPr>
              <w:trHeight w:val="9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hideMark/>
            <w:tcPrChange w:id="1876"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hideMark/>
              </w:tcPr>
            </w:tcPrChange>
          </w:tcPr>
          <w:p w14:paraId="195A8D30" w14:textId="67CCD90B" w:rsidR="002A393F" w:rsidRPr="00A00646" w:rsidDel="000F0E3F" w:rsidRDefault="00C810CF" w:rsidP="00F43397">
            <w:pPr>
              <w:widowControl w:val="0"/>
              <w:spacing w:before="0" w:line="240" w:lineRule="auto"/>
              <w:contextualSpacing w:val="0"/>
              <w:jc w:val="center"/>
              <w:rPr>
                <w:del w:id="1877" w:author="Phuong Truong Thi" w:date="2024-11-25T12:42:00Z"/>
                <w:rFonts w:ascii="Times New Roman" w:eastAsia="Times New Roman" w:hAnsi="Times New Roman"/>
                <w:color w:val="000000"/>
                <w:sz w:val="24"/>
                <w:szCs w:val="24"/>
              </w:rPr>
            </w:pPr>
            <w:del w:id="1878" w:author="Phuong Truong Thi" w:date="2024-11-25T12:42:00Z">
              <w:r w:rsidRPr="00A00646" w:rsidDel="000F0E3F">
                <w:rPr>
                  <w:rFonts w:ascii="Times New Roman" w:eastAsia="Times New Roman" w:hAnsi="Times New Roman"/>
                  <w:color w:val="000000"/>
                  <w:sz w:val="24"/>
                  <w:szCs w:val="24"/>
                </w:rPr>
                <w:delText>6</w:delText>
              </w:r>
              <w:bookmarkStart w:id="1879" w:name="_Toc183454736"/>
              <w:bookmarkStart w:id="1880" w:name="_Toc183455688"/>
              <w:bookmarkStart w:id="1881" w:name="_Toc184406022"/>
              <w:bookmarkStart w:id="1882" w:name="_Toc184407281"/>
              <w:bookmarkStart w:id="1883" w:name="_Toc184408229"/>
              <w:bookmarkStart w:id="1884" w:name="_Toc184409177"/>
              <w:bookmarkStart w:id="1885" w:name="_Toc184812963"/>
              <w:bookmarkEnd w:id="1879"/>
              <w:bookmarkEnd w:id="1880"/>
              <w:bookmarkEnd w:id="1881"/>
              <w:bookmarkEnd w:id="1882"/>
              <w:bookmarkEnd w:id="1883"/>
              <w:bookmarkEnd w:id="1884"/>
              <w:bookmarkEnd w:id="1885"/>
            </w:del>
          </w:p>
        </w:tc>
        <w:tc>
          <w:tcPr>
            <w:tcW w:w="989" w:type="pct"/>
            <w:tcBorders>
              <w:top w:val="nil"/>
              <w:left w:val="nil"/>
              <w:bottom w:val="single" w:sz="4" w:space="0" w:color="auto"/>
              <w:right w:val="single" w:sz="4" w:space="0" w:color="auto"/>
            </w:tcBorders>
            <w:shd w:val="clear" w:color="auto" w:fill="auto"/>
            <w:noWrap/>
            <w:vAlign w:val="center"/>
            <w:hideMark/>
            <w:tcPrChange w:id="1886"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hideMark/>
              </w:tcPr>
            </w:tcPrChange>
          </w:tcPr>
          <w:p w14:paraId="41E72734" w14:textId="3AF734AA" w:rsidR="002A393F" w:rsidRPr="00A00646" w:rsidDel="000F0E3F" w:rsidRDefault="002A393F" w:rsidP="00F43397">
            <w:pPr>
              <w:widowControl w:val="0"/>
              <w:spacing w:before="0" w:line="240" w:lineRule="auto"/>
              <w:contextualSpacing w:val="0"/>
              <w:jc w:val="center"/>
              <w:rPr>
                <w:del w:id="1887" w:author="Phuong Truong Thi" w:date="2024-11-25T12:42:00Z"/>
                <w:rFonts w:ascii="Times New Roman" w:eastAsia="Times New Roman" w:hAnsi="Times New Roman"/>
                <w:color w:val="000000"/>
                <w:sz w:val="24"/>
                <w:szCs w:val="24"/>
                <w:lang w:val="vi-VN"/>
              </w:rPr>
            </w:pPr>
            <w:del w:id="1888" w:author="Phuong Truong Thi" w:date="2024-11-25T12:42:00Z">
              <w:r w:rsidRPr="00A00646" w:rsidDel="000F0E3F">
                <w:rPr>
                  <w:rFonts w:ascii="Times New Roman" w:eastAsia="Times New Roman" w:hAnsi="Times New Roman"/>
                  <w:color w:val="000000"/>
                  <w:sz w:val="24"/>
                  <w:szCs w:val="24"/>
                  <w:lang w:val="vi-VN"/>
                </w:rPr>
                <w:delText>Phân khúc khách hàng = MAF</w:delText>
              </w:r>
              <w:bookmarkStart w:id="1889" w:name="_Toc183454737"/>
              <w:bookmarkStart w:id="1890" w:name="_Toc183455689"/>
              <w:bookmarkStart w:id="1891" w:name="_Toc184406023"/>
              <w:bookmarkStart w:id="1892" w:name="_Toc184407282"/>
              <w:bookmarkStart w:id="1893" w:name="_Toc184408230"/>
              <w:bookmarkStart w:id="1894" w:name="_Toc184409178"/>
              <w:bookmarkStart w:id="1895" w:name="_Toc184812964"/>
              <w:bookmarkEnd w:id="1889"/>
              <w:bookmarkEnd w:id="1890"/>
              <w:bookmarkEnd w:id="1891"/>
              <w:bookmarkEnd w:id="1892"/>
              <w:bookmarkEnd w:id="1893"/>
              <w:bookmarkEnd w:id="1894"/>
              <w:bookmarkEnd w:id="1895"/>
            </w:del>
          </w:p>
        </w:tc>
        <w:tc>
          <w:tcPr>
            <w:tcW w:w="1023" w:type="pct"/>
            <w:tcBorders>
              <w:top w:val="nil"/>
              <w:left w:val="nil"/>
              <w:bottom w:val="single" w:sz="4" w:space="0" w:color="auto"/>
              <w:right w:val="single" w:sz="4" w:space="0" w:color="auto"/>
            </w:tcBorders>
            <w:shd w:val="clear" w:color="auto" w:fill="auto"/>
            <w:noWrap/>
            <w:vAlign w:val="center"/>
            <w:hideMark/>
            <w:tcPrChange w:id="1896"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hideMark/>
              </w:tcPr>
            </w:tcPrChange>
          </w:tcPr>
          <w:p w14:paraId="5BD7DBA4" w14:textId="3E7C812E" w:rsidR="002A393F" w:rsidRPr="00A00646" w:rsidDel="000F0E3F" w:rsidRDefault="002A393F" w:rsidP="00F43397">
            <w:pPr>
              <w:widowControl w:val="0"/>
              <w:spacing w:before="0" w:line="240" w:lineRule="auto"/>
              <w:contextualSpacing w:val="0"/>
              <w:jc w:val="center"/>
              <w:rPr>
                <w:del w:id="1897" w:author="Phuong Truong Thi" w:date="2024-11-25T12:42:00Z"/>
                <w:rFonts w:ascii="Times New Roman" w:eastAsia="Times New Roman" w:hAnsi="Times New Roman"/>
                <w:color w:val="000000"/>
                <w:sz w:val="24"/>
                <w:szCs w:val="24"/>
              </w:rPr>
            </w:pPr>
            <w:del w:id="1898" w:author="Phuong Truong Thi" w:date="2024-11-25T12:42:00Z">
              <w:r w:rsidRPr="00A00646" w:rsidDel="000F0E3F">
                <w:rPr>
                  <w:rFonts w:ascii="Times New Roman" w:eastAsia="Times New Roman" w:hAnsi="Times New Roman"/>
                  <w:color w:val="000000"/>
                  <w:sz w:val="24"/>
                  <w:szCs w:val="24"/>
                </w:rPr>
                <w:delText>HO MAF</w:delText>
              </w:r>
              <w:bookmarkStart w:id="1899" w:name="_Toc183454738"/>
              <w:bookmarkStart w:id="1900" w:name="_Toc183455690"/>
              <w:bookmarkStart w:id="1901" w:name="_Toc184406024"/>
              <w:bookmarkStart w:id="1902" w:name="_Toc184407283"/>
              <w:bookmarkStart w:id="1903" w:name="_Toc184408231"/>
              <w:bookmarkStart w:id="1904" w:name="_Toc184409179"/>
              <w:bookmarkStart w:id="1905" w:name="_Toc184812965"/>
              <w:bookmarkEnd w:id="1899"/>
              <w:bookmarkEnd w:id="1900"/>
              <w:bookmarkEnd w:id="1901"/>
              <w:bookmarkEnd w:id="1902"/>
              <w:bookmarkEnd w:id="1903"/>
              <w:bookmarkEnd w:id="1904"/>
              <w:bookmarkEnd w:id="1905"/>
            </w:del>
          </w:p>
        </w:tc>
        <w:tc>
          <w:tcPr>
            <w:tcW w:w="2700" w:type="pct"/>
            <w:tcBorders>
              <w:top w:val="nil"/>
              <w:left w:val="nil"/>
              <w:bottom w:val="single" w:sz="4" w:space="0" w:color="auto"/>
              <w:right w:val="single" w:sz="4" w:space="0" w:color="auto"/>
            </w:tcBorders>
            <w:shd w:val="clear" w:color="auto" w:fill="auto"/>
            <w:vAlign w:val="center"/>
            <w:hideMark/>
            <w:tcPrChange w:id="1906"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hideMark/>
              </w:tcPr>
            </w:tcPrChange>
          </w:tcPr>
          <w:p w14:paraId="7D97EBDD" w14:textId="1B5A8C8F" w:rsidR="0008043A" w:rsidRPr="00A00646" w:rsidDel="000F0E3F" w:rsidRDefault="0008043A" w:rsidP="0008043A">
            <w:pPr>
              <w:widowControl w:val="0"/>
              <w:spacing w:before="0" w:line="240" w:lineRule="auto"/>
              <w:jc w:val="left"/>
              <w:rPr>
                <w:del w:id="1907" w:author="Phuong Truong Thi" w:date="2024-11-25T12:42:00Z"/>
                <w:rFonts w:ascii="Times New Roman" w:eastAsia="Times New Roman" w:hAnsi="Times New Roman"/>
                <w:color w:val="000000"/>
                <w:sz w:val="24"/>
                <w:szCs w:val="24"/>
              </w:rPr>
            </w:pPr>
            <w:del w:id="1908" w:author="Phuong Truong Thi" w:date="2024-11-25T12:42:00Z">
              <w:r w:rsidRPr="00A00646" w:rsidDel="000F0E3F">
                <w:rPr>
                  <w:rFonts w:ascii="Times New Roman" w:eastAsia="Times New Roman" w:hAnsi="Times New Roman"/>
                  <w:color w:val="000000"/>
                  <w:sz w:val="24"/>
                  <w:szCs w:val="24"/>
                </w:rPr>
                <w:delText>1.Khách hàng thuộc Book Chi nhánh # đang hoạt động HOẶC thuộc</w:delText>
              </w:r>
              <w:bookmarkStart w:id="1909" w:name="_Toc183454739"/>
              <w:bookmarkStart w:id="1910" w:name="_Toc183455691"/>
              <w:bookmarkStart w:id="1911" w:name="_Toc184406025"/>
              <w:bookmarkStart w:id="1912" w:name="_Toc184407284"/>
              <w:bookmarkStart w:id="1913" w:name="_Toc184408232"/>
              <w:bookmarkStart w:id="1914" w:name="_Toc184409180"/>
              <w:bookmarkStart w:id="1915" w:name="_Toc184812966"/>
              <w:bookmarkEnd w:id="1909"/>
              <w:bookmarkEnd w:id="1910"/>
              <w:bookmarkEnd w:id="1911"/>
              <w:bookmarkEnd w:id="1912"/>
              <w:bookmarkEnd w:id="1913"/>
              <w:bookmarkEnd w:id="1914"/>
              <w:bookmarkEnd w:id="1915"/>
            </w:del>
          </w:p>
          <w:p w14:paraId="48408162" w14:textId="50611ECF" w:rsidR="0008043A" w:rsidRPr="00A00646" w:rsidDel="000F0E3F" w:rsidRDefault="0008043A" w:rsidP="0008043A">
            <w:pPr>
              <w:widowControl w:val="0"/>
              <w:spacing w:before="0" w:line="240" w:lineRule="auto"/>
              <w:jc w:val="left"/>
              <w:rPr>
                <w:del w:id="1916" w:author="Phuong Truong Thi" w:date="2024-11-25T12:42:00Z"/>
                <w:rFonts w:ascii="Times New Roman" w:eastAsia="Times New Roman" w:hAnsi="Times New Roman"/>
                <w:color w:val="000000"/>
                <w:sz w:val="24"/>
                <w:szCs w:val="24"/>
              </w:rPr>
            </w:pPr>
            <w:del w:id="1917" w:author="Phuong Truong Thi" w:date="2024-11-25T12:42:00Z">
              <w:r w:rsidRPr="00A00646" w:rsidDel="000F0E3F">
                <w:rPr>
                  <w:rFonts w:ascii="Times New Roman" w:eastAsia="Times New Roman" w:hAnsi="Times New Roman"/>
                  <w:color w:val="000000"/>
                  <w:sz w:val="24"/>
                  <w:szCs w:val="24"/>
                </w:rPr>
                <w:delText xml:space="preserve"> - Book Digital VN0010005 </w:delText>
              </w:r>
              <w:bookmarkStart w:id="1918" w:name="_Toc183454740"/>
              <w:bookmarkStart w:id="1919" w:name="_Toc183455692"/>
              <w:bookmarkStart w:id="1920" w:name="_Toc184406026"/>
              <w:bookmarkStart w:id="1921" w:name="_Toc184407285"/>
              <w:bookmarkStart w:id="1922" w:name="_Toc184408233"/>
              <w:bookmarkStart w:id="1923" w:name="_Toc184409181"/>
              <w:bookmarkStart w:id="1924" w:name="_Toc184812967"/>
              <w:bookmarkEnd w:id="1918"/>
              <w:bookmarkEnd w:id="1919"/>
              <w:bookmarkEnd w:id="1920"/>
              <w:bookmarkEnd w:id="1921"/>
              <w:bookmarkEnd w:id="1922"/>
              <w:bookmarkEnd w:id="1923"/>
              <w:bookmarkEnd w:id="1924"/>
            </w:del>
          </w:p>
          <w:p w14:paraId="6DB06F6E" w14:textId="314D81F9" w:rsidR="0008043A" w:rsidRPr="00A00646" w:rsidDel="000F0E3F" w:rsidRDefault="0008043A" w:rsidP="0008043A">
            <w:pPr>
              <w:widowControl w:val="0"/>
              <w:spacing w:before="0" w:line="240" w:lineRule="auto"/>
              <w:jc w:val="left"/>
              <w:rPr>
                <w:del w:id="1925" w:author="Phuong Truong Thi" w:date="2024-11-25T12:42:00Z"/>
                <w:rFonts w:ascii="Times New Roman" w:eastAsia="Times New Roman" w:hAnsi="Times New Roman"/>
                <w:color w:val="000000"/>
                <w:sz w:val="24"/>
                <w:szCs w:val="24"/>
              </w:rPr>
            </w:pPr>
            <w:del w:id="1926" w:author="Phuong Truong Thi" w:date="2024-11-25T12:42:00Z">
              <w:r w:rsidRPr="00A00646" w:rsidDel="000F0E3F">
                <w:rPr>
                  <w:rFonts w:ascii="Times New Roman" w:eastAsia="Times New Roman" w:hAnsi="Times New Roman"/>
                  <w:color w:val="000000"/>
                  <w:sz w:val="24"/>
                  <w:szCs w:val="24"/>
                </w:rPr>
                <w:delText xml:space="preserve"> - Book SL</w:delText>
              </w:r>
              <w:bookmarkStart w:id="1927" w:name="_Toc183454741"/>
              <w:bookmarkStart w:id="1928" w:name="_Toc183455693"/>
              <w:bookmarkStart w:id="1929" w:name="_Toc184406027"/>
              <w:bookmarkStart w:id="1930" w:name="_Toc184407286"/>
              <w:bookmarkStart w:id="1931" w:name="_Toc184408234"/>
              <w:bookmarkStart w:id="1932" w:name="_Toc184409182"/>
              <w:bookmarkStart w:id="1933" w:name="_Toc184812968"/>
              <w:bookmarkEnd w:id="1927"/>
              <w:bookmarkEnd w:id="1928"/>
              <w:bookmarkEnd w:id="1929"/>
              <w:bookmarkEnd w:id="1930"/>
              <w:bookmarkEnd w:id="1931"/>
              <w:bookmarkEnd w:id="1932"/>
              <w:bookmarkEnd w:id="1933"/>
            </w:del>
          </w:p>
          <w:p w14:paraId="0312160C" w14:textId="1C68377D" w:rsidR="002A393F" w:rsidRPr="00A00646" w:rsidDel="000F0E3F" w:rsidRDefault="0008043A" w:rsidP="0008043A">
            <w:pPr>
              <w:widowControl w:val="0"/>
              <w:spacing w:before="0" w:line="240" w:lineRule="auto"/>
              <w:contextualSpacing w:val="0"/>
              <w:jc w:val="left"/>
              <w:rPr>
                <w:del w:id="1934" w:author="Phuong Truong Thi" w:date="2024-11-25T12:42:00Z"/>
                <w:rFonts w:ascii="Times New Roman" w:eastAsia="Times New Roman" w:hAnsi="Times New Roman"/>
                <w:color w:val="000000"/>
                <w:sz w:val="24"/>
                <w:szCs w:val="24"/>
              </w:rPr>
            </w:pPr>
            <w:del w:id="1935" w:author="Phuong Truong Thi" w:date="2024-11-25T12:42:00Z">
              <w:r w:rsidRPr="00A00646" w:rsidDel="000F0E3F">
                <w:rPr>
                  <w:rFonts w:ascii="Times New Roman" w:eastAsia="Times New Roman" w:hAnsi="Times New Roman"/>
                  <w:color w:val="000000"/>
                  <w:sz w:val="24"/>
                  <w:szCs w:val="24"/>
                </w:rPr>
                <w:delText xml:space="preserve"> - Book HHB …</w:delText>
              </w:r>
              <w:bookmarkStart w:id="1936" w:name="_Toc183454742"/>
              <w:bookmarkStart w:id="1937" w:name="_Toc183455694"/>
              <w:bookmarkStart w:id="1938" w:name="_Toc184406028"/>
              <w:bookmarkStart w:id="1939" w:name="_Toc184407287"/>
              <w:bookmarkStart w:id="1940" w:name="_Toc184408235"/>
              <w:bookmarkStart w:id="1941" w:name="_Toc184409183"/>
              <w:bookmarkStart w:id="1942" w:name="_Toc184812969"/>
              <w:bookmarkEnd w:id="1936"/>
              <w:bookmarkEnd w:id="1937"/>
              <w:bookmarkEnd w:id="1938"/>
              <w:bookmarkEnd w:id="1939"/>
              <w:bookmarkEnd w:id="1940"/>
              <w:bookmarkEnd w:id="1941"/>
              <w:bookmarkEnd w:id="1942"/>
            </w:del>
          </w:p>
        </w:tc>
        <w:bookmarkStart w:id="1943" w:name="_Toc183454743"/>
        <w:bookmarkStart w:id="1944" w:name="_Toc183455695"/>
        <w:bookmarkStart w:id="1945" w:name="_Toc184406029"/>
        <w:bookmarkStart w:id="1946" w:name="_Toc184407288"/>
        <w:bookmarkStart w:id="1947" w:name="_Toc184408236"/>
        <w:bookmarkStart w:id="1948" w:name="_Toc184409184"/>
        <w:bookmarkStart w:id="1949" w:name="_Toc184812970"/>
        <w:bookmarkEnd w:id="1943"/>
        <w:bookmarkEnd w:id="1944"/>
        <w:bookmarkEnd w:id="1945"/>
        <w:bookmarkEnd w:id="1946"/>
        <w:bookmarkEnd w:id="1947"/>
        <w:bookmarkEnd w:id="1948"/>
        <w:bookmarkEnd w:id="1949"/>
      </w:tr>
      <w:tr w:rsidR="002A393F" w:rsidRPr="00A00646" w:rsidDel="000F0E3F" w14:paraId="39A2312B" w14:textId="1B066688" w:rsidTr="000F0E3F">
        <w:trPr>
          <w:trHeight w:val="1200"/>
          <w:del w:id="1950" w:author="Phuong Truong Thi" w:date="2024-11-25T12:42:00Z"/>
          <w:trPrChange w:id="1951"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hideMark/>
            <w:tcPrChange w:id="1952"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hideMark/>
              </w:tcPr>
            </w:tcPrChange>
          </w:tcPr>
          <w:p w14:paraId="4335327F" w14:textId="13030CD7" w:rsidR="002A393F" w:rsidRPr="00A00646" w:rsidDel="000F0E3F" w:rsidRDefault="00C810CF" w:rsidP="00F43397">
            <w:pPr>
              <w:widowControl w:val="0"/>
              <w:spacing w:before="0" w:line="240" w:lineRule="auto"/>
              <w:contextualSpacing w:val="0"/>
              <w:jc w:val="center"/>
              <w:rPr>
                <w:del w:id="1953" w:author="Phuong Truong Thi" w:date="2024-11-25T12:42:00Z"/>
                <w:rFonts w:ascii="Times New Roman" w:eastAsia="Times New Roman" w:hAnsi="Times New Roman"/>
                <w:color w:val="000000"/>
                <w:sz w:val="24"/>
                <w:szCs w:val="24"/>
              </w:rPr>
            </w:pPr>
            <w:del w:id="1954" w:author="Phuong Truong Thi" w:date="2024-11-25T12:42:00Z">
              <w:r w:rsidRPr="00A00646" w:rsidDel="000F0E3F">
                <w:rPr>
                  <w:rFonts w:ascii="Times New Roman" w:eastAsia="Times New Roman" w:hAnsi="Times New Roman"/>
                  <w:color w:val="000000"/>
                  <w:sz w:val="24"/>
                  <w:szCs w:val="24"/>
                </w:rPr>
                <w:delText>7</w:delText>
              </w:r>
              <w:bookmarkStart w:id="1955" w:name="_Toc183454744"/>
              <w:bookmarkStart w:id="1956" w:name="_Toc183455696"/>
              <w:bookmarkStart w:id="1957" w:name="_Toc184406030"/>
              <w:bookmarkStart w:id="1958" w:name="_Toc184407289"/>
              <w:bookmarkStart w:id="1959" w:name="_Toc184408237"/>
              <w:bookmarkStart w:id="1960" w:name="_Toc184409185"/>
              <w:bookmarkStart w:id="1961" w:name="_Toc184812971"/>
              <w:bookmarkEnd w:id="1955"/>
              <w:bookmarkEnd w:id="1956"/>
              <w:bookmarkEnd w:id="1957"/>
              <w:bookmarkEnd w:id="1958"/>
              <w:bookmarkEnd w:id="1959"/>
              <w:bookmarkEnd w:id="1960"/>
              <w:bookmarkEnd w:id="1961"/>
            </w:del>
          </w:p>
        </w:tc>
        <w:tc>
          <w:tcPr>
            <w:tcW w:w="989" w:type="pct"/>
            <w:tcBorders>
              <w:top w:val="nil"/>
              <w:left w:val="nil"/>
              <w:bottom w:val="single" w:sz="4" w:space="0" w:color="auto"/>
              <w:right w:val="single" w:sz="4" w:space="0" w:color="auto"/>
            </w:tcBorders>
            <w:shd w:val="clear" w:color="auto" w:fill="auto"/>
            <w:noWrap/>
            <w:vAlign w:val="center"/>
            <w:hideMark/>
            <w:tcPrChange w:id="1962"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hideMark/>
              </w:tcPr>
            </w:tcPrChange>
          </w:tcPr>
          <w:p w14:paraId="6ADEFE09" w14:textId="4743690B" w:rsidR="002A393F" w:rsidRPr="00A00646" w:rsidDel="000F0E3F" w:rsidRDefault="002A393F" w:rsidP="00F43397">
            <w:pPr>
              <w:widowControl w:val="0"/>
              <w:spacing w:before="0" w:line="240" w:lineRule="auto"/>
              <w:contextualSpacing w:val="0"/>
              <w:jc w:val="center"/>
              <w:rPr>
                <w:del w:id="1963" w:author="Phuong Truong Thi" w:date="2024-11-25T12:42:00Z"/>
                <w:rFonts w:ascii="Times New Roman" w:eastAsia="Times New Roman" w:hAnsi="Times New Roman"/>
                <w:color w:val="000000"/>
                <w:sz w:val="24"/>
                <w:szCs w:val="24"/>
              </w:rPr>
            </w:pPr>
            <w:del w:id="1964" w:author="Phuong Truong Thi" w:date="2024-11-25T12:42:00Z">
              <w:r w:rsidRPr="00A00646" w:rsidDel="000F0E3F">
                <w:rPr>
                  <w:rFonts w:ascii="Times New Roman" w:eastAsia="Times New Roman" w:hAnsi="Times New Roman"/>
                  <w:color w:val="000000"/>
                  <w:sz w:val="24"/>
                  <w:szCs w:val="24"/>
                </w:rPr>
                <w:delText>Phân khúc khác hàng = Mass</w:delText>
              </w:r>
              <w:bookmarkStart w:id="1965" w:name="_Toc183454745"/>
              <w:bookmarkStart w:id="1966" w:name="_Toc183455697"/>
              <w:bookmarkStart w:id="1967" w:name="_Toc184406031"/>
              <w:bookmarkStart w:id="1968" w:name="_Toc184407290"/>
              <w:bookmarkStart w:id="1969" w:name="_Toc184408238"/>
              <w:bookmarkStart w:id="1970" w:name="_Toc184409186"/>
              <w:bookmarkStart w:id="1971" w:name="_Toc184812972"/>
              <w:bookmarkEnd w:id="1965"/>
              <w:bookmarkEnd w:id="1966"/>
              <w:bookmarkEnd w:id="1967"/>
              <w:bookmarkEnd w:id="1968"/>
              <w:bookmarkEnd w:id="1969"/>
              <w:bookmarkEnd w:id="1970"/>
              <w:bookmarkEnd w:id="1971"/>
            </w:del>
          </w:p>
        </w:tc>
        <w:tc>
          <w:tcPr>
            <w:tcW w:w="1023" w:type="pct"/>
            <w:tcBorders>
              <w:top w:val="nil"/>
              <w:left w:val="nil"/>
              <w:bottom w:val="single" w:sz="4" w:space="0" w:color="auto"/>
              <w:right w:val="single" w:sz="4" w:space="0" w:color="auto"/>
            </w:tcBorders>
            <w:shd w:val="clear" w:color="auto" w:fill="auto"/>
            <w:noWrap/>
            <w:vAlign w:val="center"/>
            <w:hideMark/>
            <w:tcPrChange w:id="1972"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hideMark/>
              </w:tcPr>
            </w:tcPrChange>
          </w:tcPr>
          <w:p w14:paraId="07C49F8D" w14:textId="2322956B" w:rsidR="002A393F" w:rsidRPr="00A00646" w:rsidDel="000F0E3F" w:rsidRDefault="002A393F" w:rsidP="00F43397">
            <w:pPr>
              <w:widowControl w:val="0"/>
              <w:spacing w:before="0" w:line="240" w:lineRule="auto"/>
              <w:contextualSpacing w:val="0"/>
              <w:jc w:val="center"/>
              <w:rPr>
                <w:del w:id="1973" w:author="Phuong Truong Thi" w:date="2024-11-25T12:42:00Z"/>
                <w:rFonts w:ascii="Times New Roman" w:eastAsia="Times New Roman" w:hAnsi="Times New Roman"/>
                <w:color w:val="000000"/>
                <w:sz w:val="24"/>
                <w:szCs w:val="24"/>
              </w:rPr>
            </w:pPr>
            <w:del w:id="1974" w:author="Phuong Truong Thi" w:date="2024-11-25T12:42:00Z">
              <w:r w:rsidRPr="00A00646" w:rsidDel="000F0E3F">
                <w:rPr>
                  <w:rFonts w:ascii="Times New Roman" w:eastAsia="Times New Roman" w:hAnsi="Times New Roman"/>
                  <w:color w:val="000000"/>
                  <w:sz w:val="24"/>
                  <w:szCs w:val="24"/>
                </w:rPr>
                <w:delText>CBBH, CBQL</w:delText>
              </w:r>
              <w:bookmarkStart w:id="1975" w:name="_Toc183454746"/>
              <w:bookmarkStart w:id="1976" w:name="_Toc183455698"/>
              <w:bookmarkStart w:id="1977" w:name="_Toc184406032"/>
              <w:bookmarkStart w:id="1978" w:name="_Toc184407291"/>
              <w:bookmarkStart w:id="1979" w:name="_Toc184408239"/>
              <w:bookmarkStart w:id="1980" w:name="_Toc184409187"/>
              <w:bookmarkStart w:id="1981" w:name="_Toc184812973"/>
              <w:bookmarkEnd w:id="1975"/>
              <w:bookmarkEnd w:id="1976"/>
              <w:bookmarkEnd w:id="1977"/>
              <w:bookmarkEnd w:id="1978"/>
              <w:bookmarkEnd w:id="1979"/>
              <w:bookmarkEnd w:id="1980"/>
              <w:bookmarkEnd w:id="1981"/>
            </w:del>
          </w:p>
        </w:tc>
        <w:tc>
          <w:tcPr>
            <w:tcW w:w="2700" w:type="pct"/>
            <w:tcBorders>
              <w:top w:val="nil"/>
              <w:left w:val="nil"/>
              <w:bottom w:val="single" w:sz="4" w:space="0" w:color="auto"/>
              <w:right w:val="single" w:sz="4" w:space="0" w:color="auto"/>
            </w:tcBorders>
            <w:shd w:val="clear" w:color="auto" w:fill="auto"/>
            <w:vAlign w:val="center"/>
            <w:hideMark/>
            <w:tcPrChange w:id="1982"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hideMark/>
              </w:tcPr>
            </w:tcPrChange>
          </w:tcPr>
          <w:p w14:paraId="09DA2645" w14:textId="06D60321" w:rsidR="0008043A" w:rsidRPr="00A00646" w:rsidDel="000F0E3F" w:rsidRDefault="002A393F" w:rsidP="0008043A">
            <w:pPr>
              <w:pStyle w:val="ListParagraph"/>
              <w:widowControl w:val="0"/>
              <w:numPr>
                <w:ilvl w:val="3"/>
                <w:numId w:val="47"/>
              </w:numPr>
              <w:spacing w:before="0" w:line="240" w:lineRule="auto"/>
              <w:contextualSpacing w:val="0"/>
              <w:jc w:val="left"/>
              <w:rPr>
                <w:del w:id="1983" w:author="Phuong Truong Thi" w:date="2024-11-25T12:42:00Z"/>
                <w:rFonts w:eastAsia="Times New Roman"/>
                <w:color w:val="000000"/>
                <w:szCs w:val="24"/>
              </w:rPr>
            </w:pPr>
            <w:del w:id="1984" w:author="Phuong Truong Thi" w:date="2024-11-25T12:42:00Z">
              <w:r w:rsidRPr="00A00646" w:rsidDel="000F0E3F">
                <w:rPr>
                  <w:rFonts w:eastAsia="Times New Roman"/>
                  <w:color w:val="000000"/>
                  <w:szCs w:val="24"/>
                </w:rPr>
                <w:delText xml:space="preserve">Khách hàng đã phát sinh sản phẩm tại VPB </w:delText>
              </w:r>
              <w:bookmarkStart w:id="1985" w:name="_Toc183454747"/>
              <w:bookmarkStart w:id="1986" w:name="_Toc183455699"/>
              <w:bookmarkStart w:id="1987" w:name="_Toc184406033"/>
              <w:bookmarkStart w:id="1988" w:name="_Toc184407292"/>
              <w:bookmarkStart w:id="1989" w:name="_Toc184408240"/>
              <w:bookmarkStart w:id="1990" w:name="_Toc184409188"/>
              <w:bookmarkStart w:id="1991" w:name="_Toc184812974"/>
              <w:bookmarkEnd w:id="1985"/>
              <w:bookmarkEnd w:id="1986"/>
              <w:bookmarkEnd w:id="1987"/>
              <w:bookmarkEnd w:id="1988"/>
              <w:bookmarkEnd w:id="1989"/>
              <w:bookmarkEnd w:id="1990"/>
              <w:bookmarkEnd w:id="1991"/>
            </w:del>
          </w:p>
          <w:p w14:paraId="5D45C8C9" w14:textId="29258B57" w:rsidR="0008043A" w:rsidRPr="00A00646" w:rsidDel="000F0E3F" w:rsidRDefault="0008043A" w:rsidP="0008043A">
            <w:pPr>
              <w:pStyle w:val="ListParagraph"/>
              <w:widowControl w:val="0"/>
              <w:numPr>
                <w:ilvl w:val="3"/>
                <w:numId w:val="47"/>
              </w:numPr>
              <w:spacing w:before="0" w:line="240" w:lineRule="auto"/>
              <w:contextualSpacing w:val="0"/>
              <w:jc w:val="left"/>
              <w:rPr>
                <w:del w:id="1992" w:author="Phuong Truong Thi" w:date="2024-11-25T12:42:00Z"/>
                <w:rFonts w:eastAsia="Times New Roman"/>
                <w:color w:val="000000"/>
                <w:szCs w:val="24"/>
              </w:rPr>
            </w:pPr>
            <w:del w:id="1993" w:author="Phuong Truong Thi" w:date="2024-11-25T12:42:00Z">
              <w:r w:rsidRPr="00A00646" w:rsidDel="000F0E3F">
                <w:rPr>
                  <w:rFonts w:eastAsia="Times New Roman"/>
                  <w:color w:val="000000"/>
                  <w:szCs w:val="24"/>
                </w:rPr>
                <w:delText>Book chi nhánh sản phẩm đang hoạt động</w:delText>
              </w:r>
              <w:bookmarkStart w:id="1994" w:name="_Toc183454748"/>
              <w:bookmarkStart w:id="1995" w:name="_Toc183455700"/>
              <w:bookmarkStart w:id="1996" w:name="_Toc184406034"/>
              <w:bookmarkStart w:id="1997" w:name="_Toc184407293"/>
              <w:bookmarkStart w:id="1998" w:name="_Toc184408241"/>
              <w:bookmarkStart w:id="1999" w:name="_Toc184409189"/>
              <w:bookmarkStart w:id="2000" w:name="_Toc184812975"/>
              <w:bookmarkEnd w:id="1994"/>
              <w:bookmarkEnd w:id="1995"/>
              <w:bookmarkEnd w:id="1996"/>
              <w:bookmarkEnd w:id="1997"/>
              <w:bookmarkEnd w:id="1998"/>
              <w:bookmarkEnd w:id="1999"/>
              <w:bookmarkEnd w:id="2000"/>
            </w:del>
          </w:p>
          <w:p w14:paraId="4E8ED572" w14:textId="5A4ECE21" w:rsidR="00C810CF" w:rsidRPr="00A00646" w:rsidDel="000F0E3F" w:rsidRDefault="002A393F" w:rsidP="0008043A">
            <w:pPr>
              <w:pStyle w:val="ListParagraph"/>
              <w:widowControl w:val="0"/>
              <w:numPr>
                <w:ilvl w:val="3"/>
                <w:numId w:val="47"/>
              </w:numPr>
              <w:spacing w:before="0" w:line="240" w:lineRule="auto"/>
              <w:contextualSpacing w:val="0"/>
              <w:jc w:val="left"/>
              <w:rPr>
                <w:del w:id="2001" w:author="Phuong Truong Thi" w:date="2024-11-25T12:42:00Z"/>
                <w:rFonts w:eastAsia="Times New Roman"/>
                <w:color w:val="000000"/>
                <w:szCs w:val="24"/>
              </w:rPr>
            </w:pPr>
            <w:del w:id="2002" w:author="Phuong Truong Thi" w:date="2024-11-25T12:42:00Z">
              <w:r w:rsidRPr="00A00646" w:rsidDel="000F0E3F">
                <w:rPr>
                  <w:rFonts w:eastAsia="Times New Roman"/>
                  <w:color w:val="000000"/>
                  <w:szCs w:val="24"/>
                </w:rPr>
                <w:delText xml:space="preserve">Trạng thái của CBBH </w:delText>
              </w:r>
              <w:r w:rsidR="00C810CF" w:rsidRPr="00A00646" w:rsidDel="000F0E3F">
                <w:rPr>
                  <w:rFonts w:eastAsia="Times New Roman"/>
                  <w:color w:val="000000"/>
                  <w:szCs w:val="24"/>
                </w:rPr>
                <w:delText>= Active</w:delText>
              </w:r>
              <w:bookmarkStart w:id="2003" w:name="_Toc183454749"/>
              <w:bookmarkStart w:id="2004" w:name="_Toc183455701"/>
              <w:bookmarkStart w:id="2005" w:name="_Toc184406035"/>
              <w:bookmarkStart w:id="2006" w:name="_Toc184407294"/>
              <w:bookmarkStart w:id="2007" w:name="_Toc184408242"/>
              <w:bookmarkStart w:id="2008" w:name="_Toc184409190"/>
              <w:bookmarkStart w:id="2009" w:name="_Toc184812976"/>
              <w:bookmarkEnd w:id="2003"/>
              <w:bookmarkEnd w:id="2004"/>
              <w:bookmarkEnd w:id="2005"/>
              <w:bookmarkEnd w:id="2006"/>
              <w:bookmarkEnd w:id="2007"/>
              <w:bookmarkEnd w:id="2008"/>
              <w:bookmarkEnd w:id="2009"/>
            </w:del>
          </w:p>
          <w:p w14:paraId="5F7F81C4" w14:textId="75BE27B6" w:rsidR="002A393F" w:rsidRPr="00A00646" w:rsidDel="000F0E3F" w:rsidRDefault="0008043A" w:rsidP="00F43397">
            <w:pPr>
              <w:widowControl w:val="0"/>
              <w:spacing w:before="0" w:line="240" w:lineRule="auto"/>
              <w:contextualSpacing w:val="0"/>
              <w:jc w:val="left"/>
              <w:rPr>
                <w:del w:id="2010" w:author="Phuong Truong Thi" w:date="2024-11-25T12:42:00Z"/>
                <w:rFonts w:ascii="Times New Roman" w:eastAsia="Times New Roman" w:hAnsi="Times New Roman"/>
                <w:color w:val="000000"/>
                <w:sz w:val="24"/>
                <w:szCs w:val="24"/>
              </w:rPr>
            </w:pPr>
            <w:del w:id="2011" w:author="Phuong Truong Thi" w:date="2024-11-25T12:42:00Z">
              <w:r w:rsidRPr="00A00646" w:rsidDel="000F0E3F">
                <w:rPr>
                  <w:rFonts w:ascii="Times New Roman" w:eastAsia="Times New Roman" w:hAnsi="Times New Roman"/>
                  <w:color w:val="000000"/>
                  <w:sz w:val="24"/>
                  <w:szCs w:val="24"/>
                </w:rPr>
                <w:delText>4</w:delText>
              </w:r>
              <w:r w:rsidR="002A393F" w:rsidRPr="00A00646" w:rsidDel="000F0E3F">
                <w:rPr>
                  <w:rFonts w:ascii="Times New Roman" w:eastAsia="Times New Roman" w:hAnsi="Times New Roman"/>
                  <w:color w:val="000000"/>
                  <w:sz w:val="24"/>
                  <w:szCs w:val="24"/>
                </w:rPr>
                <w:delText>. DAO sản phẩm có ngày phát sinh mới nhất= DAO của CB</w:delText>
              </w:r>
              <w:r w:rsidR="00C810CF" w:rsidRPr="00A00646" w:rsidDel="000F0E3F">
                <w:rPr>
                  <w:rFonts w:ascii="Times New Roman" w:eastAsia="Times New Roman" w:hAnsi="Times New Roman"/>
                  <w:color w:val="000000"/>
                  <w:sz w:val="24"/>
                  <w:szCs w:val="24"/>
                </w:rPr>
                <w:delText>B</w:delText>
              </w:r>
              <w:r w:rsidR="002A393F" w:rsidRPr="00A00646" w:rsidDel="000F0E3F">
                <w:rPr>
                  <w:rFonts w:ascii="Times New Roman" w:eastAsia="Times New Roman" w:hAnsi="Times New Roman"/>
                  <w:color w:val="000000"/>
                  <w:sz w:val="24"/>
                  <w:szCs w:val="24"/>
                </w:rPr>
                <w:delText>H</w:delText>
              </w:r>
              <w:bookmarkStart w:id="2012" w:name="_Toc183454750"/>
              <w:bookmarkStart w:id="2013" w:name="_Toc183455702"/>
              <w:bookmarkStart w:id="2014" w:name="_Toc184406036"/>
              <w:bookmarkStart w:id="2015" w:name="_Toc184407295"/>
              <w:bookmarkStart w:id="2016" w:name="_Toc184408243"/>
              <w:bookmarkStart w:id="2017" w:name="_Toc184409191"/>
              <w:bookmarkStart w:id="2018" w:name="_Toc184812977"/>
              <w:bookmarkEnd w:id="2012"/>
              <w:bookmarkEnd w:id="2013"/>
              <w:bookmarkEnd w:id="2014"/>
              <w:bookmarkEnd w:id="2015"/>
              <w:bookmarkEnd w:id="2016"/>
              <w:bookmarkEnd w:id="2017"/>
              <w:bookmarkEnd w:id="2018"/>
            </w:del>
          </w:p>
        </w:tc>
        <w:bookmarkStart w:id="2019" w:name="_Toc183454751"/>
        <w:bookmarkStart w:id="2020" w:name="_Toc183455703"/>
        <w:bookmarkStart w:id="2021" w:name="_Toc184406037"/>
        <w:bookmarkStart w:id="2022" w:name="_Toc184407296"/>
        <w:bookmarkStart w:id="2023" w:name="_Toc184408244"/>
        <w:bookmarkStart w:id="2024" w:name="_Toc184409192"/>
        <w:bookmarkStart w:id="2025" w:name="_Toc184812978"/>
        <w:bookmarkEnd w:id="2019"/>
        <w:bookmarkEnd w:id="2020"/>
        <w:bookmarkEnd w:id="2021"/>
        <w:bookmarkEnd w:id="2022"/>
        <w:bookmarkEnd w:id="2023"/>
        <w:bookmarkEnd w:id="2024"/>
        <w:bookmarkEnd w:id="2025"/>
      </w:tr>
      <w:tr w:rsidR="002A393F" w:rsidRPr="00A00646" w:rsidDel="000F0E3F" w14:paraId="41A1B71B" w14:textId="5BAFC0C8" w:rsidTr="000F0E3F">
        <w:trPr>
          <w:trHeight w:val="1200"/>
          <w:del w:id="2026" w:author="Phuong Truong Thi" w:date="2024-11-25T12:42:00Z"/>
          <w:trPrChange w:id="2027"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tcPrChange w:id="2028"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tcPr>
            </w:tcPrChange>
          </w:tcPr>
          <w:p w14:paraId="1E4506DB" w14:textId="6E225FDF" w:rsidR="002A393F" w:rsidRPr="00A00646" w:rsidDel="000F0E3F" w:rsidRDefault="00C810CF" w:rsidP="00F43397">
            <w:pPr>
              <w:widowControl w:val="0"/>
              <w:spacing w:before="0" w:line="240" w:lineRule="auto"/>
              <w:contextualSpacing w:val="0"/>
              <w:jc w:val="center"/>
              <w:rPr>
                <w:del w:id="2029" w:author="Phuong Truong Thi" w:date="2024-11-25T12:42:00Z"/>
                <w:rFonts w:ascii="Times New Roman" w:eastAsia="Times New Roman" w:hAnsi="Times New Roman"/>
                <w:color w:val="000000"/>
                <w:sz w:val="24"/>
                <w:szCs w:val="24"/>
              </w:rPr>
            </w:pPr>
            <w:del w:id="2030" w:author="Phuong Truong Thi" w:date="2024-11-25T12:42:00Z">
              <w:r w:rsidRPr="00A00646" w:rsidDel="000F0E3F">
                <w:rPr>
                  <w:rFonts w:ascii="Times New Roman" w:eastAsia="Times New Roman" w:hAnsi="Times New Roman"/>
                  <w:color w:val="000000"/>
                  <w:sz w:val="24"/>
                  <w:szCs w:val="24"/>
                </w:rPr>
                <w:delText>8</w:delText>
              </w:r>
              <w:bookmarkStart w:id="2031" w:name="_Toc183454752"/>
              <w:bookmarkStart w:id="2032" w:name="_Toc183455704"/>
              <w:bookmarkStart w:id="2033" w:name="_Toc184406038"/>
              <w:bookmarkStart w:id="2034" w:name="_Toc184407297"/>
              <w:bookmarkStart w:id="2035" w:name="_Toc184408245"/>
              <w:bookmarkStart w:id="2036" w:name="_Toc184409193"/>
              <w:bookmarkStart w:id="2037" w:name="_Toc184812979"/>
              <w:bookmarkEnd w:id="2031"/>
              <w:bookmarkEnd w:id="2032"/>
              <w:bookmarkEnd w:id="2033"/>
              <w:bookmarkEnd w:id="2034"/>
              <w:bookmarkEnd w:id="2035"/>
              <w:bookmarkEnd w:id="2036"/>
              <w:bookmarkEnd w:id="2037"/>
            </w:del>
          </w:p>
        </w:tc>
        <w:tc>
          <w:tcPr>
            <w:tcW w:w="989" w:type="pct"/>
            <w:tcBorders>
              <w:top w:val="nil"/>
              <w:left w:val="nil"/>
              <w:bottom w:val="single" w:sz="4" w:space="0" w:color="auto"/>
              <w:right w:val="single" w:sz="4" w:space="0" w:color="auto"/>
            </w:tcBorders>
            <w:shd w:val="clear" w:color="auto" w:fill="auto"/>
            <w:noWrap/>
            <w:vAlign w:val="center"/>
            <w:tcPrChange w:id="2038"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tcPr>
            </w:tcPrChange>
          </w:tcPr>
          <w:p w14:paraId="5924B6EE" w14:textId="1441FBCA" w:rsidR="002A393F" w:rsidRPr="00A00646" w:rsidDel="000F0E3F" w:rsidRDefault="002A393F" w:rsidP="00F43397">
            <w:pPr>
              <w:widowControl w:val="0"/>
              <w:spacing w:before="0" w:line="240" w:lineRule="auto"/>
              <w:contextualSpacing w:val="0"/>
              <w:jc w:val="center"/>
              <w:rPr>
                <w:del w:id="2039" w:author="Phuong Truong Thi" w:date="2024-11-25T12:42:00Z"/>
                <w:rFonts w:ascii="Times New Roman" w:eastAsia="Times New Roman" w:hAnsi="Times New Roman"/>
                <w:color w:val="000000"/>
                <w:sz w:val="24"/>
                <w:szCs w:val="24"/>
              </w:rPr>
            </w:pPr>
            <w:del w:id="2040" w:author="Phuong Truong Thi" w:date="2024-11-25T12:42:00Z">
              <w:r w:rsidRPr="00A00646" w:rsidDel="000F0E3F">
                <w:rPr>
                  <w:rFonts w:ascii="Times New Roman" w:eastAsia="Times New Roman" w:hAnsi="Times New Roman"/>
                  <w:color w:val="000000"/>
                  <w:sz w:val="24"/>
                  <w:szCs w:val="24"/>
                </w:rPr>
                <w:delText>Phân khúc khách hàng = Mass</w:delText>
              </w:r>
              <w:bookmarkStart w:id="2041" w:name="_Toc183454753"/>
              <w:bookmarkStart w:id="2042" w:name="_Toc183455705"/>
              <w:bookmarkStart w:id="2043" w:name="_Toc184406039"/>
              <w:bookmarkStart w:id="2044" w:name="_Toc184407298"/>
              <w:bookmarkStart w:id="2045" w:name="_Toc184408246"/>
              <w:bookmarkStart w:id="2046" w:name="_Toc184409194"/>
              <w:bookmarkStart w:id="2047" w:name="_Toc184812980"/>
              <w:bookmarkEnd w:id="2041"/>
              <w:bookmarkEnd w:id="2042"/>
              <w:bookmarkEnd w:id="2043"/>
              <w:bookmarkEnd w:id="2044"/>
              <w:bookmarkEnd w:id="2045"/>
              <w:bookmarkEnd w:id="2046"/>
              <w:bookmarkEnd w:id="2047"/>
            </w:del>
          </w:p>
        </w:tc>
        <w:tc>
          <w:tcPr>
            <w:tcW w:w="1023" w:type="pct"/>
            <w:tcBorders>
              <w:top w:val="nil"/>
              <w:left w:val="nil"/>
              <w:bottom w:val="single" w:sz="4" w:space="0" w:color="auto"/>
              <w:right w:val="single" w:sz="4" w:space="0" w:color="auto"/>
            </w:tcBorders>
            <w:shd w:val="clear" w:color="auto" w:fill="auto"/>
            <w:noWrap/>
            <w:vAlign w:val="center"/>
            <w:tcPrChange w:id="2048"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tcPr>
            </w:tcPrChange>
          </w:tcPr>
          <w:p w14:paraId="708AAB37" w14:textId="3E214FCF" w:rsidR="002A393F" w:rsidRPr="00A00646" w:rsidDel="000F0E3F" w:rsidRDefault="002A393F" w:rsidP="00F43397">
            <w:pPr>
              <w:widowControl w:val="0"/>
              <w:spacing w:before="0" w:line="240" w:lineRule="auto"/>
              <w:contextualSpacing w:val="0"/>
              <w:jc w:val="center"/>
              <w:rPr>
                <w:del w:id="2049" w:author="Phuong Truong Thi" w:date="2024-11-25T12:42:00Z"/>
                <w:rFonts w:ascii="Times New Roman" w:eastAsia="Times New Roman" w:hAnsi="Times New Roman"/>
                <w:color w:val="000000"/>
                <w:sz w:val="24"/>
                <w:szCs w:val="24"/>
              </w:rPr>
            </w:pPr>
            <w:del w:id="2050" w:author="Phuong Truong Thi" w:date="2024-11-25T12:42:00Z">
              <w:r w:rsidRPr="00A00646" w:rsidDel="000F0E3F">
                <w:rPr>
                  <w:rFonts w:ascii="Times New Roman" w:eastAsia="Times New Roman" w:hAnsi="Times New Roman"/>
                  <w:color w:val="000000"/>
                  <w:sz w:val="24"/>
                  <w:szCs w:val="24"/>
                  <w:lang w:val="vi-VN"/>
                </w:rPr>
                <w:delText>CBQL</w:delText>
              </w:r>
              <w:bookmarkStart w:id="2051" w:name="_Toc183454754"/>
              <w:bookmarkStart w:id="2052" w:name="_Toc183455706"/>
              <w:bookmarkStart w:id="2053" w:name="_Toc184406040"/>
              <w:bookmarkStart w:id="2054" w:name="_Toc184407299"/>
              <w:bookmarkStart w:id="2055" w:name="_Toc184408247"/>
              <w:bookmarkStart w:id="2056" w:name="_Toc184409195"/>
              <w:bookmarkStart w:id="2057" w:name="_Toc184812981"/>
              <w:bookmarkEnd w:id="2051"/>
              <w:bookmarkEnd w:id="2052"/>
              <w:bookmarkEnd w:id="2053"/>
              <w:bookmarkEnd w:id="2054"/>
              <w:bookmarkEnd w:id="2055"/>
              <w:bookmarkEnd w:id="2056"/>
              <w:bookmarkEnd w:id="2057"/>
            </w:del>
          </w:p>
        </w:tc>
        <w:tc>
          <w:tcPr>
            <w:tcW w:w="2700" w:type="pct"/>
            <w:tcBorders>
              <w:top w:val="nil"/>
              <w:left w:val="nil"/>
              <w:bottom w:val="single" w:sz="4" w:space="0" w:color="auto"/>
              <w:right w:val="single" w:sz="4" w:space="0" w:color="auto"/>
            </w:tcBorders>
            <w:shd w:val="clear" w:color="auto" w:fill="auto"/>
            <w:vAlign w:val="center"/>
            <w:tcPrChange w:id="2058"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tcPr>
            </w:tcPrChange>
          </w:tcPr>
          <w:p w14:paraId="4D35B54E" w14:textId="08971738" w:rsidR="00C810CF" w:rsidRPr="00A00646" w:rsidDel="000F0E3F" w:rsidRDefault="002A393F" w:rsidP="0008043A">
            <w:pPr>
              <w:pStyle w:val="ListParagraph"/>
              <w:widowControl w:val="0"/>
              <w:numPr>
                <w:ilvl w:val="3"/>
                <w:numId w:val="161"/>
              </w:numPr>
              <w:spacing w:before="0" w:line="240" w:lineRule="auto"/>
              <w:contextualSpacing w:val="0"/>
              <w:jc w:val="left"/>
              <w:rPr>
                <w:del w:id="2059" w:author="Phuong Truong Thi" w:date="2024-11-25T12:42:00Z"/>
                <w:rFonts w:eastAsia="Times New Roman"/>
                <w:color w:val="000000"/>
                <w:szCs w:val="24"/>
              </w:rPr>
            </w:pPr>
            <w:del w:id="2060" w:author="Phuong Truong Thi" w:date="2024-11-25T12:42:00Z">
              <w:r w:rsidRPr="00A00646" w:rsidDel="000F0E3F">
                <w:rPr>
                  <w:rFonts w:eastAsia="Times New Roman"/>
                  <w:color w:val="000000"/>
                  <w:szCs w:val="24"/>
                </w:rPr>
                <w:delText xml:space="preserve">Khách hàng </w:delText>
              </w:r>
              <w:r w:rsidRPr="00A00646" w:rsidDel="000F0E3F">
                <w:rPr>
                  <w:rFonts w:eastAsia="Times New Roman"/>
                  <w:color w:val="000000"/>
                  <w:szCs w:val="24"/>
                  <w:lang w:val="vi-VN"/>
                </w:rPr>
                <w:delText>đã</w:delText>
              </w:r>
              <w:r w:rsidRPr="00A00646" w:rsidDel="000F0E3F">
                <w:rPr>
                  <w:rFonts w:eastAsia="Times New Roman"/>
                  <w:color w:val="000000"/>
                  <w:szCs w:val="24"/>
                </w:rPr>
                <w:delText xml:space="preserve"> phát sinh sản phẩm tại VPB</w:delText>
              </w:r>
              <w:bookmarkStart w:id="2061" w:name="_Toc183454755"/>
              <w:bookmarkStart w:id="2062" w:name="_Toc183455707"/>
              <w:bookmarkStart w:id="2063" w:name="_Toc184406041"/>
              <w:bookmarkStart w:id="2064" w:name="_Toc184407300"/>
              <w:bookmarkStart w:id="2065" w:name="_Toc184408248"/>
              <w:bookmarkStart w:id="2066" w:name="_Toc184409196"/>
              <w:bookmarkStart w:id="2067" w:name="_Toc184812982"/>
              <w:bookmarkEnd w:id="2061"/>
              <w:bookmarkEnd w:id="2062"/>
              <w:bookmarkEnd w:id="2063"/>
              <w:bookmarkEnd w:id="2064"/>
              <w:bookmarkEnd w:id="2065"/>
              <w:bookmarkEnd w:id="2066"/>
              <w:bookmarkEnd w:id="2067"/>
            </w:del>
          </w:p>
          <w:p w14:paraId="7F7CDC8B" w14:textId="06CD549D" w:rsidR="0008043A" w:rsidRPr="00A00646" w:rsidDel="000F0E3F" w:rsidRDefault="0008043A" w:rsidP="0008043A">
            <w:pPr>
              <w:pStyle w:val="ListParagraph"/>
              <w:widowControl w:val="0"/>
              <w:numPr>
                <w:ilvl w:val="3"/>
                <w:numId w:val="47"/>
              </w:numPr>
              <w:spacing w:before="0" w:line="240" w:lineRule="auto"/>
              <w:contextualSpacing w:val="0"/>
              <w:jc w:val="left"/>
              <w:rPr>
                <w:del w:id="2068" w:author="Phuong Truong Thi" w:date="2024-11-25T12:42:00Z"/>
                <w:rFonts w:eastAsia="Times New Roman"/>
                <w:color w:val="000000"/>
                <w:szCs w:val="24"/>
              </w:rPr>
            </w:pPr>
            <w:del w:id="2069" w:author="Phuong Truong Thi" w:date="2024-11-25T12:42:00Z">
              <w:r w:rsidRPr="00A00646" w:rsidDel="000F0E3F">
                <w:rPr>
                  <w:rFonts w:eastAsia="Times New Roman"/>
                  <w:color w:val="000000"/>
                  <w:szCs w:val="24"/>
                </w:rPr>
                <w:delText>Book chi nhánh sản phẩm đang hoạt động</w:delText>
              </w:r>
              <w:bookmarkStart w:id="2070" w:name="_Toc183454756"/>
              <w:bookmarkStart w:id="2071" w:name="_Toc183455708"/>
              <w:bookmarkStart w:id="2072" w:name="_Toc184406042"/>
              <w:bookmarkStart w:id="2073" w:name="_Toc184407301"/>
              <w:bookmarkStart w:id="2074" w:name="_Toc184408249"/>
              <w:bookmarkStart w:id="2075" w:name="_Toc184409197"/>
              <w:bookmarkStart w:id="2076" w:name="_Toc184812983"/>
              <w:bookmarkEnd w:id="2070"/>
              <w:bookmarkEnd w:id="2071"/>
              <w:bookmarkEnd w:id="2072"/>
              <w:bookmarkEnd w:id="2073"/>
              <w:bookmarkEnd w:id="2074"/>
              <w:bookmarkEnd w:id="2075"/>
              <w:bookmarkEnd w:id="2076"/>
            </w:del>
          </w:p>
          <w:p w14:paraId="4687C8A2" w14:textId="3602554D" w:rsidR="00C810CF" w:rsidRPr="00A00646" w:rsidDel="000F0E3F" w:rsidRDefault="002A393F" w:rsidP="00C810CF">
            <w:pPr>
              <w:pStyle w:val="ListParagraph"/>
              <w:widowControl w:val="0"/>
              <w:numPr>
                <w:ilvl w:val="3"/>
                <w:numId w:val="47"/>
              </w:numPr>
              <w:spacing w:before="0" w:line="240" w:lineRule="auto"/>
              <w:contextualSpacing w:val="0"/>
              <w:jc w:val="left"/>
              <w:rPr>
                <w:del w:id="2077" w:author="Phuong Truong Thi" w:date="2024-11-25T12:42:00Z"/>
                <w:rFonts w:eastAsia="Times New Roman"/>
                <w:color w:val="000000"/>
                <w:szCs w:val="24"/>
              </w:rPr>
            </w:pPr>
            <w:del w:id="2078" w:author="Phuong Truong Thi" w:date="2024-11-25T12:42:00Z">
              <w:r w:rsidRPr="00A00646" w:rsidDel="000F0E3F">
                <w:rPr>
                  <w:rFonts w:eastAsia="Times New Roman"/>
                  <w:color w:val="000000"/>
                  <w:szCs w:val="24"/>
                  <w:lang w:val="vi-VN"/>
                </w:rPr>
                <w:delText xml:space="preserve">Trạng thái của CBBH </w:delText>
              </w:r>
              <w:r w:rsidR="00C810CF" w:rsidRPr="00A00646" w:rsidDel="000F0E3F">
                <w:rPr>
                  <w:rFonts w:eastAsia="Times New Roman"/>
                  <w:color w:val="000000"/>
                  <w:szCs w:val="24"/>
                </w:rPr>
                <w:delText># Active</w:delText>
              </w:r>
              <w:bookmarkStart w:id="2079" w:name="_Toc183454757"/>
              <w:bookmarkStart w:id="2080" w:name="_Toc183455709"/>
              <w:bookmarkStart w:id="2081" w:name="_Toc184406043"/>
              <w:bookmarkStart w:id="2082" w:name="_Toc184407302"/>
              <w:bookmarkStart w:id="2083" w:name="_Toc184408250"/>
              <w:bookmarkStart w:id="2084" w:name="_Toc184409198"/>
              <w:bookmarkStart w:id="2085" w:name="_Toc184812984"/>
              <w:bookmarkEnd w:id="2079"/>
              <w:bookmarkEnd w:id="2080"/>
              <w:bookmarkEnd w:id="2081"/>
              <w:bookmarkEnd w:id="2082"/>
              <w:bookmarkEnd w:id="2083"/>
              <w:bookmarkEnd w:id="2084"/>
              <w:bookmarkEnd w:id="2085"/>
            </w:del>
          </w:p>
          <w:p w14:paraId="12D74642" w14:textId="29A04DEA" w:rsidR="002A393F" w:rsidRPr="00A00646" w:rsidDel="000F0E3F" w:rsidRDefault="002A393F" w:rsidP="00C810CF">
            <w:pPr>
              <w:pStyle w:val="ListParagraph"/>
              <w:widowControl w:val="0"/>
              <w:numPr>
                <w:ilvl w:val="3"/>
                <w:numId w:val="47"/>
              </w:numPr>
              <w:spacing w:before="0" w:line="240" w:lineRule="auto"/>
              <w:contextualSpacing w:val="0"/>
              <w:jc w:val="left"/>
              <w:rPr>
                <w:del w:id="2086" w:author="Phuong Truong Thi" w:date="2024-11-25T12:42:00Z"/>
                <w:rFonts w:eastAsia="Times New Roman"/>
                <w:color w:val="000000"/>
                <w:szCs w:val="24"/>
              </w:rPr>
            </w:pPr>
            <w:del w:id="2087" w:author="Phuong Truong Thi" w:date="2024-11-25T12:42:00Z">
              <w:r w:rsidRPr="00A00646" w:rsidDel="000F0E3F">
                <w:rPr>
                  <w:rFonts w:eastAsia="Times New Roman"/>
                  <w:color w:val="000000"/>
                  <w:szCs w:val="24"/>
                  <w:lang w:val="vi-VN"/>
                </w:rPr>
                <w:delText xml:space="preserve">DAO sản phẩm có ngày phát sinh mới nhất = DAO </w:delText>
              </w:r>
              <w:r w:rsidRPr="00A00646" w:rsidDel="000F0E3F">
                <w:rPr>
                  <w:rFonts w:eastAsia="Times New Roman"/>
                  <w:color w:val="000000"/>
                  <w:szCs w:val="24"/>
                </w:rPr>
                <w:delText>của</w:delText>
              </w:r>
              <w:r w:rsidRPr="00A00646" w:rsidDel="000F0E3F">
                <w:rPr>
                  <w:rFonts w:eastAsia="Times New Roman"/>
                  <w:color w:val="000000"/>
                  <w:szCs w:val="24"/>
                  <w:lang w:val="vi-VN"/>
                </w:rPr>
                <w:delText xml:space="preserve"> CBBH</w:delText>
              </w:r>
              <w:bookmarkStart w:id="2088" w:name="_Toc183454758"/>
              <w:bookmarkStart w:id="2089" w:name="_Toc183455710"/>
              <w:bookmarkStart w:id="2090" w:name="_Toc184406044"/>
              <w:bookmarkStart w:id="2091" w:name="_Toc184407303"/>
              <w:bookmarkStart w:id="2092" w:name="_Toc184408251"/>
              <w:bookmarkStart w:id="2093" w:name="_Toc184409199"/>
              <w:bookmarkStart w:id="2094" w:name="_Toc184812985"/>
              <w:bookmarkEnd w:id="2088"/>
              <w:bookmarkEnd w:id="2089"/>
              <w:bookmarkEnd w:id="2090"/>
              <w:bookmarkEnd w:id="2091"/>
              <w:bookmarkEnd w:id="2092"/>
              <w:bookmarkEnd w:id="2093"/>
              <w:bookmarkEnd w:id="2094"/>
            </w:del>
          </w:p>
          <w:p w14:paraId="67AF0D65" w14:textId="70DCA4EB" w:rsidR="002A393F" w:rsidRPr="00A00646" w:rsidDel="000F0E3F" w:rsidRDefault="005C267A" w:rsidP="00F43397">
            <w:pPr>
              <w:widowControl w:val="0"/>
              <w:spacing w:before="0" w:line="240" w:lineRule="auto"/>
              <w:contextualSpacing w:val="0"/>
              <w:jc w:val="left"/>
              <w:rPr>
                <w:del w:id="2095" w:author="Phuong Truong Thi" w:date="2024-11-25T12:42:00Z"/>
                <w:rFonts w:ascii="Times New Roman" w:eastAsia="Times New Roman" w:hAnsi="Times New Roman"/>
                <w:color w:val="000000"/>
                <w:sz w:val="24"/>
                <w:szCs w:val="24"/>
              </w:rPr>
            </w:pPr>
            <w:del w:id="2096" w:author="Phuong Truong Thi" w:date="2024-11-25T12:42:00Z">
              <w:r w:rsidRPr="00A00646" w:rsidDel="000F0E3F">
                <w:rPr>
                  <w:rFonts w:ascii="Times New Roman" w:eastAsia="Times New Roman" w:hAnsi="Times New Roman"/>
                  <w:color w:val="000000"/>
                  <w:sz w:val="24"/>
                  <w:szCs w:val="24"/>
                </w:rPr>
                <w:delText>5</w:delText>
              </w:r>
              <w:r w:rsidR="002A393F" w:rsidRPr="00A00646" w:rsidDel="000F0E3F">
                <w:rPr>
                  <w:rFonts w:ascii="Times New Roman" w:eastAsia="Times New Roman" w:hAnsi="Times New Roman"/>
                  <w:color w:val="000000"/>
                  <w:sz w:val="24"/>
                  <w:szCs w:val="24"/>
                </w:rPr>
                <w:delText>.CBQL phân bổ lại KH theo rule 1</w:delText>
              </w:r>
              <w:r w:rsidRPr="00A00646" w:rsidDel="000F0E3F">
                <w:rPr>
                  <w:rFonts w:ascii="Times New Roman" w:eastAsia="Times New Roman" w:hAnsi="Times New Roman"/>
                  <w:color w:val="000000"/>
                  <w:sz w:val="24"/>
                  <w:szCs w:val="24"/>
                </w:rPr>
                <w:delText>1</w:delText>
              </w:r>
              <w:bookmarkStart w:id="2097" w:name="_Toc183454759"/>
              <w:bookmarkStart w:id="2098" w:name="_Toc183455711"/>
              <w:bookmarkStart w:id="2099" w:name="_Toc184406045"/>
              <w:bookmarkStart w:id="2100" w:name="_Toc184407304"/>
              <w:bookmarkStart w:id="2101" w:name="_Toc184408252"/>
              <w:bookmarkStart w:id="2102" w:name="_Toc184409200"/>
              <w:bookmarkStart w:id="2103" w:name="_Toc184812986"/>
              <w:bookmarkEnd w:id="2097"/>
              <w:bookmarkEnd w:id="2098"/>
              <w:bookmarkEnd w:id="2099"/>
              <w:bookmarkEnd w:id="2100"/>
              <w:bookmarkEnd w:id="2101"/>
              <w:bookmarkEnd w:id="2102"/>
              <w:bookmarkEnd w:id="2103"/>
            </w:del>
          </w:p>
        </w:tc>
        <w:bookmarkStart w:id="2104" w:name="_Toc183454760"/>
        <w:bookmarkStart w:id="2105" w:name="_Toc183455712"/>
        <w:bookmarkStart w:id="2106" w:name="_Toc184406046"/>
        <w:bookmarkStart w:id="2107" w:name="_Toc184407305"/>
        <w:bookmarkStart w:id="2108" w:name="_Toc184408253"/>
        <w:bookmarkStart w:id="2109" w:name="_Toc184409201"/>
        <w:bookmarkStart w:id="2110" w:name="_Toc184812987"/>
        <w:bookmarkEnd w:id="2104"/>
        <w:bookmarkEnd w:id="2105"/>
        <w:bookmarkEnd w:id="2106"/>
        <w:bookmarkEnd w:id="2107"/>
        <w:bookmarkEnd w:id="2108"/>
        <w:bookmarkEnd w:id="2109"/>
        <w:bookmarkEnd w:id="2110"/>
      </w:tr>
      <w:tr w:rsidR="002A393F" w:rsidRPr="00A00646" w:rsidDel="000F0E3F" w14:paraId="18C134BB" w14:textId="7A092E51" w:rsidTr="000F0E3F">
        <w:trPr>
          <w:trHeight w:val="1200"/>
          <w:del w:id="2111" w:author="Phuong Truong Thi" w:date="2024-11-25T12:42:00Z"/>
          <w:trPrChange w:id="2112"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hideMark/>
            <w:tcPrChange w:id="2113"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hideMark/>
              </w:tcPr>
            </w:tcPrChange>
          </w:tcPr>
          <w:p w14:paraId="73FA515C" w14:textId="563B39E8" w:rsidR="002A393F" w:rsidRPr="00A00646" w:rsidDel="000F0E3F" w:rsidRDefault="00C810CF" w:rsidP="00F43397">
            <w:pPr>
              <w:widowControl w:val="0"/>
              <w:spacing w:before="0" w:line="240" w:lineRule="auto"/>
              <w:contextualSpacing w:val="0"/>
              <w:jc w:val="center"/>
              <w:rPr>
                <w:del w:id="2114" w:author="Phuong Truong Thi" w:date="2024-11-25T12:42:00Z"/>
                <w:rFonts w:ascii="Times New Roman" w:eastAsia="Times New Roman" w:hAnsi="Times New Roman"/>
                <w:color w:val="000000"/>
                <w:sz w:val="24"/>
                <w:szCs w:val="24"/>
              </w:rPr>
            </w:pPr>
            <w:bookmarkStart w:id="2115" w:name="_Hlk180073173"/>
            <w:del w:id="2116" w:author="Phuong Truong Thi" w:date="2024-11-25T12:42:00Z">
              <w:r w:rsidRPr="00A00646" w:rsidDel="000F0E3F">
                <w:rPr>
                  <w:rFonts w:ascii="Times New Roman" w:eastAsia="Times New Roman" w:hAnsi="Times New Roman"/>
                  <w:color w:val="000000"/>
                  <w:sz w:val="24"/>
                  <w:szCs w:val="24"/>
                </w:rPr>
                <w:delText>9</w:delText>
              </w:r>
              <w:bookmarkStart w:id="2117" w:name="_Toc183454761"/>
              <w:bookmarkStart w:id="2118" w:name="_Toc183455713"/>
              <w:bookmarkStart w:id="2119" w:name="_Toc184406047"/>
              <w:bookmarkStart w:id="2120" w:name="_Toc184407306"/>
              <w:bookmarkStart w:id="2121" w:name="_Toc184408254"/>
              <w:bookmarkStart w:id="2122" w:name="_Toc184409202"/>
              <w:bookmarkStart w:id="2123" w:name="_Toc184812988"/>
              <w:bookmarkEnd w:id="2117"/>
              <w:bookmarkEnd w:id="2118"/>
              <w:bookmarkEnd w:id="2119"/>
              <w:bookmarkEnd w:id="2120"/>
              <w:bookmarkEnd w:id="2121"/>
              <w:bookmarkEnd w:id="2122"/>
              <w:bookmarkEnd w:id="2123"/>
            </w:del>
          </w:p>
        </w:tc>
        <w:tc>
          <w:tcPr>
            <w:tcW w:w="989" w:type="pct"/>
            <w:tcBorders>
              <w:top w:val="nil"/>
              <w:left w:val="nil"/>
              <w:bottom w:val="single" w:sz="4" w:space="0" w:color="auto"/>
              <w:right w:val="single" w:sz="4" w:space="0" w:color="auto"/>
            </w:tcBorders>
            <w:shd w:val="clear" w:color="auto" w:fill="auto"/>
            <w:noWrap/>
            <w:vAlign w:val="center"/>
            <w:hideMark/>
            <w:tcPrChange w:id="2124"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hideMark/>
              </w:tcPr>
            </w:tcPrChange>
          </w:tcPr>
          <w:p w14:paraId="65102C5B" w14:textId="58586126" w:rsidR="002A393F" w:rsidRPr="00A00646" w:rsidDel="000F0E3F" w:rsidRDefault="002A393F" w:rsidP="00F43397">
            <w:pPr>
              <w:widowControl w:val="0"/>
              <w:spacing w:before="0" w:line="240" w:lineRule="auto"/>
              <w:contextualSpacing w:val="0"/>
              <w:jc w:val="center"/>
              <w:rPr>
                <w:del w:id="2125" w:author="Phuong Truong Thi" w:date="2024-11-25T12:42:00Z"/>
                <w:rFonts w:ascii="Times New Roman" w:eastAsia="Times New Roman" w:hAnsi="Times New Roman"/>
                <w:color w:val="000000"/>
                <w:sz w:val="24"/>
                <w:szCs w:val="24"/>
              </w:rPr>
            </w:pPr>
            <w:del w:id="2126" w:author="Phuong Truong Thi" w:date="2024-11-25T12:42:00Z">
              <w:r w:rsidRPr="00A00646" w:rsidDel="000F0E3F">
                <w:rPr>
                  <w:rFonts w:ascii="Times New Roman" w:eastAsia="Times New Roman" w:hAnsi="Times New Roman"/>
                  <w:color w:val="000000"/>
                  <w:sz w:val="24"/>
                  <w:szCs w:val="24"/>
                </w:rPr>
                <w:delText>Phân khúc khách hàng = Mass</w:delText>
              </w:r>
              <w:bookmarkStart w:id="2127" w:name="_Toc183454762"/>
              <w:bookmarkStart w:id="2128" w:name="_Toc183455714"/>
              <w:bookmarkStart w:id="2129" w:name="_Toc184406048"/>
              <w:bookmarkStart w:id="2130" w:name="_Toc184407307"/>
              <w:bookmarkStart w:id="2131" w:name="_Toc184408255"/>
              <w:bookmarkStart w:id="2132" w:name="_Toc184409203"/>
              <w:bookmarkStart w:id="2133" w:name="_Toc184812989"/>
              <w:bookmarkEnd w:id="2127"/>
              <w:bookmarkEnd w:id="2128"/>
              <w:bookmarkEnd w:id="2129"/>
              <w:bookmarkEnd w:id="2130"/>
              <w:bookmarkEnd w:id="2131"/>
              <w:bookmarkEnd w:id="2132"/>
              <w:bookmarkEnd w:id="2133"/>
            </w:del>
          </w:p>
        </w:tc>
        <w:tc>
          <w:tcPr>
            <w:tcW w:w="1023" w:type="pct"/>
            <w:tcBorders>
              <w:top w:val="nil"/>
              <w:left w:val="nil"/>
              <w:bottom w:val="single" w:sz="4" w:space="0" w:color="auto"/>
              <w:right w:val="single" w:sz="4" w:space="0" w:color="auto"/>
            </w:tcBorders>
            <w:shd w:val="clear" w:color="auto" w:fill="auto"/>
            <w:noWrap/>
            <w:vAlign w:val="center"/>
            <w:hideMark/>
            <w:tcPrChange w:id="2134"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hideMark/>
              </w:tcPr>
            </w:tcPrChange>
          </w:tcPr>
          <w:p w14:paraId="38829BAA" w14:textId="7E1DBA96" w:rsidR="002A393F" w:rsidRPr="00A00646" w:rsidDel="000F0E3F" w:rsidRDefault="002A393F" w:rsidP="00F43397">
            <w:pPr>
              <w:widowControl w:val="0"/>
              <w:spacing w:before="0" w:line="240" w:lineRule="auto"/>
              <w:contextualSpacing w:val="0"/>
              <w:jc w:val="center"/>
              <w:rPr>
                <w:del w:id="2135" w:author="Phuong Truong Thi" w:date="2024-11-25T12:42:00Z"/>
                <w:rFonts w:ascii="Times New Roman" w:eastAsia="Times New Roman" w:hAnsi="Times New Roman"/>
                <w:color w:val="000000"/>
                <w:sz w:val="24"/>
                <w:szCs w:val="24"/>
              </w:rPr>
            </w:pPr>
            <w:commentRangeStart w:id="2136"/>
            <w:commentRangeStart w:id="2137"/>
            <w:commentRangeStart w:id="2138"/>
            <w:commentRangeStart w:id="2139"/>
            <w:del w:id="2140" w:author="Phuong Truong Thi" w:date="2024-11-25T12:42:00Z">
              <w:r w:rsidRPr="00A00646" w:rsidDel="000F0E3F">
                <w:rPr>
                  <w:rFonts w:ascii="Times New Roman" w:eastAsia="Times New Roman" w:hAnsi="Times New Roman"/>
                  <w:color w:val="000000"/>
                  <w:sz w:val="24"/>
                  <w:szCs w:val="24"/>
                </w:rPr>
                <w:delText>CBBH</w:delText>
              </w:r>
              <w:commentRangeEnd w:id="2136"/>
              <w:r w:rsidRPr="00A00646" w:rsidDel="000F0E3F">
                <w:rPr>
                  <w:rStyle w:val="CommentReference"/>
                  <w:rFonts w:ascii="Times New Roman" w:hAnsi="Times New Roman"/>
                  <w:sz w:val="24"/>
                  <w:szCs w:val="24"/>
                  <w:lang w:val="x-none"/>
                </w:rPr>
                <w:commentReference w:id="2136"/>
              </w:r>
              <w:commentRangeEnd w:id="2137"/>
              <w:r w:rsidRPr="00A00646" w:rsidDel="000F0E3F">
                <w:rPr>
                  <w:rStyle w:val="CommentReference"/>
                  <w:rFonts w:ascii="Times New Roman" w:hAnsi="Times New Roman"/>
                  <w:sz w:val="24"/>
                  <w:szCs w:val="24"/>
                  <w:lang w:val="x-none"/>
                </w:rPr>
                <w:commentReference w:id="2137"/>
              </w:r>
              <w:commentRangeEnd w:id="2138"/>
              <w:r w:rsidRPr="00A00646" w:rsidDel="000F0E3F">
                <w:rPr>
                  <w:rStyle w:val="CommentReference"/>
                  <w:rFonts w:ascii="Times New Roman" w:hAnsi="Times New Roman"/>
                  <w:sz w:val="24"/>
                  <w:szCs w:val="24"/>
                  <w:lang w:val="x-none"/>
                </w:rPr>
                <w:commentReference w:id="2138"/>
              </w:r>
              <w:commentRangeEnd w:id="2139"/>
              <w:r w:rsidR="00C654B0" w:rsidRPr="00A00646" w:rsidDel="000F0E3F">
                <w:rPr>
                  <w:rStyle w:val="CommentReference"/>
                  <w:rFonts w:ascii="Times New Roman" w:hAnsi="Times New Roman"/>
                  <w:sz w:val="24"/>
                  <w:szCs w:val="24"/>
                  <w:lang w:val="x-none" w:eastAsia="x-none"/>
                </w:rPr>
                <w:commentReference w:id="2139"/>
              </w:r>
              <w:r w:rsidR="00C810CF" w:rsidRPr="00A00646" w:rsidDel="000F0E3F">
                <w:rPr>
                  <w:rFonts w:ascii="Times New Roman" w:eastAsia="Times New Roman" w:hAnsi="Times New Roman"/>
                  <w:color w:val="000000"/>
                  <w:sz w:val="24"/>
                  <w:szCs w:val="24"/>
                </w:rPr>
                <w:delText>, CBQL</w:delText>
              </w:r>
              <w:bookmarkStart w:id="2141" w:name="_Toc183454763"/>
              <w:bookmarkStart w:id="2142" w:name="_Toc183455715"/>
              <w:bookmarkStart w:id="2143" w:name="_Toc184406049"/>
              <w:bookmarkStart w:id="2144" w:name="_Toc184407308"/>
              <w:bookmarkStart w:id="2145" w:name="_Toc184408256"/>
              <w:bookmarkStart w:id="2146" w:name="_Toc184409204"/>
              <w:bookmarkStart w:id="2147" w:name="_Toc184812990"/>
              <w:bookmarkEnd w:id="2141"/>
              <w:bookmarkEnd w:id="2142"/>
              <w:bookmarkEnd w:id="2143"/>
              <w:bookmarkEnd w:id="2144"/>
              <w:bookmarkEnd w:id="2145"/>
              <w:bookmarkEnd w:id="2146"/>
              <w:bookmarkEnd w:id="2147"/>
            </w:del>
          </w:p>
        </w:tc>
        <w:tc>
          <w:tcPr>
            <w:tcW w:w="2700" w:type="pct"/>
            <w:tcBorders>
              <w:top w:val="nil"/>
              <w:left w:val="nil"/>
              <w:bottom w:val="single" w:sz="4" w:space="0" w:color="auto"/>
              <w:right w:val="single" w:sz="4" w:space="0" w:color="auto"/>
            </w:tcBorders>
            <w:shd w:val="clear" w:color="auto" w:fill="auto"/>
            <w:vAlign w:val="center"/>
            <w:hideMark/>
            <w:tcPrChange w:id="2148"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hideMark/>
              </w:tcPr>
            </w:tcPrChange>
          </w:tcPr>
          <w:p w14:paraId="5A58B3CA" w14:textId="41E9E386" w:rsidR="006876EF" w:rsidRPr="00A00646" w:rsidDel="000F0E3F" w:rsidRDefault="006876EF" w:rsidP="006876EF">
            <w:pPr>
              <w:widowControl w:val="0"/>
              <w:spacing w:before="0" w:line="240" w:lineRule="auto"/>
              <w:ind w:left="360" w:hanging="360"/>
              <w:contextualSpacing w:val="0"/>
              <w:jc w:val="left"/>
              <w:rPr>
                <w:del w:id="2149" w:author="Phuong Truong Thi" w:date="2024-11-25T12:42:00Z"/>
                <w:rFonts w:ascii="Times New Roman" w:eastAsia="Times New Roman" w:hAnsi="Times New Roman"/>
                <w:color w:val="000000"/>
                <w:sz w:val="24"/>
                <w:szCs w:val="24"/>
              </w:rPr>
            </w:pPr>
            <w:del w:id="2150" w:author="Phuong Truong Thi" w:date="2024-11-25T12:42:00Z">
              <w:r w:rsidRPr="00A00646" w:rsidDel="000F0E3F">
                <w:rPr>
                  <w:rFonts w:ascii="Times New Roman" w:eastAsia="Times New Roman" w:hAnsi="Times New Roman"/>
                  <w:color w:val="000000"/>
                  <w:sz w:val="24"/>
                  <w:szCs w:val="24"/>
                </w:rPr>
                <w:delText>1.</w:delText>
              </w:r>
              <w:r w:rsidR="002A393F" w:rsidRPr="00A00646" w:rsidDel="000F0E3F">
                <w:rPr>
                  <w:rFonts w:ascii="Times New Roman" w:eastAsia="Times New Roman" w:hAnsi="Times New Roman"/>
                  <w:color w:val="000000"/>
                  <w:sz w:val="24"/>
                  <w:szCs w:val="24"/>
                </w:rPr>
                <w:delText xml:space="preserve">Khách hàng chưa phát sinh sản phẩm tại VPB </w:delText>
              </w:r>
              <w:bookmarkStart w:id="2151" w:name="_Toc183454764"/>
              <w:bookmarkStart w:id="2152" w:name="_Toc183455716"/>
              <w:bookmarkStart w:id="2153" w:name="_Toc184406050"/>
              <w:bookmarkStart w:id="2154" w:name="_Toc184407309"/>
              <w:bookmarkStart w:id="2155" w:name="_Toc184408257"/>
              <w:bookmarkStart w:id="2156" w:name="_Toc184409205"/>
              <w:bookmarkStart w:id="2157" w:name="_Toc184812991"/>
              <w:bookmarkEnd w:id="2151"/>
              <w:bookmarkEnd w:id="2152"/>
              <w:bookmarkEnd w:id="2153"/>
              <w:bookmarkEnd w:id="2154"/>
              <w:bookmarkEnd w:id="2155"/>
              <w:bookmarkEnd w:id="2156"/>
              <w:bookmarkEnd w:id="2157"/>
            </w:del>
          </w:p>
          <w:p w14:paraId="06C023C6" w14:textId="1941E5D1" w:rsidR="006876EF" w:rsidRPr="00A00646" w:rsidDel="000F0E3F" w:rsidRDefault="006876EF" w:rsidP="006876EF">
            <w:pPr>
              <w:widowControl w:val="0"/>
              <w:spacing w:before="0" w:line="240" w:lineRule="auto"/>
              <w:ind w:left="360" w:hanging="360"/>
              <w:contextualSpacing w:val="0"/>
              <w:jc w:val="left"/>
              <w:rPr>
                <w:del w:id="2158" w:author="Phuong Truong Thi" w:date="2024-11-25T12:42:00Z"/>
                <w:rFonts w:ascii="Times New Roman" w:eastAsia="Times New Roman" w:hAnsi="Times New Roman"/>
                <w:color w:val="000000"/>
                <w:sz w:val="24"/>
                <w:szCs w:val="24"/>
              </w:rPr>
            </w:pPr>
            <w:del w:id="2159" w:author="Phuong Truong Thi" w:date="2024-11-25T12:42:00Z">
              <w:r w:rsidRPr="00A00646" w:rsidDel="000F0E3F">
                <w:rPr>
                  <w:rFonts w:ascii="Times New Roman" w:eastAsia="Times New Roman" w:hAnsi="Times New Roman"/>
                  <w:color w:val="000000"/>
                  <w:sz w:val="24"/>
                  <w:szCs w:val="24"/>
                  <w:lang w:val="vi-VN"/>
                </w:rPr>
                <w:delText xml:space="preserve">2.  </w:delText>
              </w:r>
              <w:r w:rsidRPr="00A00646" w:rsidDel="000F0E3F">
                <w:rPr>
                  <w:rFonts w:ascii="Times New Roman" w:eastAsia="Times New Roman" w:hAnsi="Times New Roman"/>
                  <w:color w:val="000000"/>
                  <w:sz w:val="24"/>
                  <w:szCs w:val="24"/>
                </w:rPr>
                <w:delText>B</w:delText>
              </w:r>
              <w:r w:rsidRPr="00A00646" w:rsidDel="000F0E3F">
                <w:rPr>
                  <w:rFonts w:ascii="Times New Roman" w:eastAsia="Times New Roman" w:hAnsi="Times New Roman"/>
                  <w:color w:val="000000"/>
                  <w:sz w:val="24"/>
                  <w:szCs w:val="24"/>
                  <w:lang w:val="vi-VN"/>
                </w:rPr>
                <w:delText xml:space="preserve">ook </w:delText>
              </w:r>
              <w:r w:rsidRPr="00A00646" w:rsidDel="000F0E3F">
                <w:rPr>
                  <w:rFonts w:ascii="Times New Roman" w:eastAsia="Times New Roman" w:hAnsi="Times New Roman"/>
                  <w:color w:val="000000"/>
                  <w:sz w:val="24"/>
                  <w:szCs w:val="24"/>
                </w:rPr>
                <w:delText>C</w:delText>
              </w:r>
              <w:r w:rsidRPr="00A00646" w:rsidDel="000F0E3F">
                <w:rPr>
                  <w:rFonts w:ascii="Times New Roman" w:eastAsia="Times New Roman" w:hAnsi="Times New Roman"/>
                  <w:color w:val="000000"/>
                  <w:sz w:val="24"/>
                  <w:szCs w:val="24"/>
                  <w:lang w:val="vi-VN"/>
                </w:rPr>
                <w:delText xml:space="preserve">hi nhánh </w:delText>
              </w:r>
              <w:r w:rsidR="005C267A" w:rsidRPr="00A00646" w:rsidDel="000F0E3F">
                <w:rPr>
                  <w:rFonts w:ascii="Times New Roman" w:eastAsia="Times New Roman" w:hAnsi="Times New Roman"/>
                  <w:color w:val="000000"/>
                  <w:sz w:val="24"/>
                  <w:szCs w:val="24"/>
                </w:rPr>
                <w:delText>mở CIF đang hoạt động</w:delText>
              </w:r>
              <w:bookmarkStart w:id="2160" w:name="_Toc183454765"/>
              <w:bookmarkStart w:id="2161" w:name="_Toc183455717"/>
              <w:bookmarkStart w:id="2162" w:name="_Toc184406051"/>
              <w:bookmarkStart w:id="2163" w:name="_Toc184407310"/>
              <w:bookmarkStart w:id="2164" w:name="_Toc184408258"/>
              <w:bookmarkStart w:id="2165" w:name="_Toc184409206"/>
              <w:bookmarkStart w:id="2166" w:name="_Toc184812992"/>
              <w:bookmarkEnd w:id="2160"/>
              <w:bookmarkEnd w:id="2161"/>
              <w:bookmarkEnd w:id="2162"/>
              <w:bookmarkEnd w:id="2163"/>
              <w:bookmarkEnd w:id="2164"/>
              <w:bookmarkEnd w:id="2165"/>
              <w:bookmarkEnd w:id="2166"/>
            </w:del>
          </w:p>
          <w:p w14:paraId="120611C8" w14:textId="2BC67391" w:rsidR="006876EF" w:rsidRPr="00A00646" w:rsidDel="000F0E3F" w:rsidRDefault="006876EF" w:rsidP="006876EF">
            <w:pPr>
              <w:widowControl w:val="0"/>
              <w:spacing w:before="0" w:line="240" w:lineRule="auto"/>
              <w:ind w:left="360" w:hanging="360"/>
              <w:contextualSpacing w:val="0"/>
              <w:jc w:val="left"/>
              <w:rPr>
                <w:del w:id="2167" w:author="Phuong Truong Thi" w:date="2024-11-25T12:42:00Z"/>
                <w:rFonts w:ascii="Times New Roman" w:eastAsia="Times New Roman" w:hAnsi="Times New Roman"/>
                <w:color w:val="000000"/>
                <w:sz w:val="24"/>
                <w:szCs w:val="24"/>
              </w:rPr>
            </w:pPr>
            <w:del w:id="2168" w:author="Phuong Truong Thi" w:date="2024-11-25T12:42:00Z">
              <w:r w:rsidRPr="00A00646" w:rsidDel="000F0E3F">
                <w:rPr>
                  <w:rFonts w:ascii="Times New Roman" w:eastAsia="Times New Roman" w:hAnsi="Times New Roman"/>
                  <w:color w:val="000000"/>
                  <w:sz w:val="24"/>
                  <w:szCs w:val="24"/>
                </w:rPr>
                <w:delText>3</w:delText>
              </w:r>
              <w:r w:rsidR="002A393F" w:rsidRPr="00A00646" w:rsidDel="000F0E3F">
                <w:rPr>
                  <w:rFonts w:ascii="Times New Roman" w:eastAsia="Times New Roman" w:hAnsi="Times New Roman"/>
                  <w:color w:val="000000"/>
                  <w:sz w:val="24"/>
                  <w:szCs w:val="24"/>
                </w:rPr>
                <w:delText xml:space="preserve">.Trạng thái của CBBH </w:delText>
              </w:r>
              <w:r w:rsidR="00C810CF" w:rsidRPr="00A00646" w:rsidDel="000F0E3F">
                <w:rPr>
                  <w:rFonts w:ascii="Times New Roman" w:eastAsia="Times New Roman" w:hAnsi="Times New Roman"/>
                  <w:color w:val="000000"/>
                  <w:sz w:val="24"/>
                  <w:szCs w:val="24"/>
                </w:rPr>
                <w:delText>= Active</w:delText>
              </w:r>
              <w:r w:rsidR="002A393F" w:rsidRPr="00A00646" w:rsidDel="000F0E3F">
                <w:rPr>
                  <w:rFonts w:ascii="Times New Roman" w:eastAsia="Times New Roman" w:hAnsi="Times New Roman"/>
                  <w:color w:val="000000"/>
                  <w:sz w:val="24"/>
                  <w:szCs w:val="24"/>
                </w:rPr>
                <w:delText xml:space="preserve"> </w:delText>
              </w:r>
              <w:bookmarkStart w:id="2169" w:name="_Toc183454766"/>
              <w:bookmarkStart w:id="2170" w:name="_Toc183455718"/>
              <w:bookmarkStart w:id="2171" w:name="_Toc184406052"/>
              <w:bookmarkStart w:id="2172" w:name="_Toc184407311"/>
              <w:bookmarkStart w:id="2173" w:name="_Toc184408259"/>
              <w:bookmarkStart w:id="2174" w:name="_Toc184409207"/>
              <w:bookmarkStart w:id="2175" w:name="_Toc184812993"/>
              <w:bookmarkEnd w:id="2169"/>
              <w:bookmarkEnd w:id="2170"/>
              <w:bookmarkEnd w:id="2171"/>
              <w:bookmarkEnd w:id="2172"/>
              <w:bookmarkEnd w:id="2173"/>
              <w:bookmarkEnd w:id="2174"/>
              <w:bookmarkEnd w:id="2175"/>
            </w:del>
          </w:p>
          <w:p w14:paraId="059AA539" w14:textId="754BDA78" w:rsidR="002A393F" w:rsidRPr="00A00646" w:rsidDel="000F0E3F" w:rsidRDefault="006876EF" w:rsidP="006876EF">
            <w:pPr>
              <w:widowControl w:val="0"/>
              <w:spacing w:before="0" w:line="240" w:lineRule="auto"/>
              <w:ind w:left="360" w:hanging="360"/>
              <w:contextualSpacing w:val="0"/>
              <w:jc w:val="left"/>
              <w:rPr>
                <w:del w:id="2176" w:author="Phuong Truong Thi" w:date="2024-11-25T12:42:00Z"/>
                <w:rFonts w:ascii="Times New Roman" w:eastAsia="Times New Roman" w:hAnsi="Times New Roman"/>
                <w:color w:val="000000"/>
                <w:sz w:val="24"/>
                <w:szCs w:val="24"/>
              </w:rPr>
            </w:pPr>
            <w:del w:id="2177" w:author="Phuong Truong Thi" w:date="2024-11-25T12:42:00Z">
              <w:r w:rsidRPr="00A00646" w:rsidDel="000F0E3F">
                <w:rPr>
                  <w:rFonts w:ascii="Times New Roman" w:eastAsia="Times New Roman" w:hAnsi="Times New Roman"/>
                  <w:color w:val="000000"/>
                  <w:sz w:val="24"/>
                  <w:szCs w:val="24"/>
                </w:rPr>
                <w:delText>4</w:delText>
              </w:r>
              <w:r w:rsidR="002A393F" w:rsidRPr="00A00646" w:rsidDel="000F0E3F">
                <w:rPr>
                  <w:rFonts w:ascii="Times New Roman" w:eastAsia="Times New Roman" w:hAnsi="Times New Roman"/>
                  <w:color w:val="000000"/>
                  <w:sz w:val="24"/>
                  <w:szCs w:val="24"/>
                </w:rPr>
                <w:delText>. DAO mở CIF= DAO của CBHH</w:delText>
              </w:r>
              <w:bookmarkStart w:id="2178" w:name="_Toc183454767"/>
              <w:bookmarkStart w:id="2179" w:name="_Toc183455719"/>
              <w:bookmarkStart w:id="2180" w:name="_Toc184406053"/>
              <w:bookmarkStart w:id="2181" w:name="_Toc184407312"/>
              <w:bookmarkStart w:id="2182" w:name="_Toc184408260"/>
              <w:bookmarkStart w:id="2183" w:name="_Toc184409208"/>
              <w:bookmarkStart w:id="2184" w:name="_Toc184812994"/>
              <w:bookmarkEnd w:id="2178"/>
              <w:bookmarkEnd w:id="2179"/>
              <w:bookmarkEnd w:id="2180"/>
              <w:bookmarkEnd w:id="2181"/>
              <w:bookmarkEnd w:id="2182"/>
              <w:bookmarkEnd w:id="2183"/>
              <w:bookmarkEnd w:id="2184"/>
            </w:del>
          </w:p>
        </w:tc>
        <w:bookmarkStart w:id="2185" w:name="_Toc183454768"/>
        <w:bookmarkStart w:id="2186" w:name="_Toc183455720"/>
        <w:bookmarkStart w:id="2187" w:name="_Toc184406054"/>
        <w:bookmarkStart w:id="2188" w:name="_Toc184407313"/>
        <w:bookmarkStart w:id="2189" w:name="_Toc184408261"/>
        <w:bookmarkStart w:id="2190" w:name="_Toc184409209"/>
        <w:bookmarkStart w:id="2191" w:name="_Toc184812995"/>
        <w:bookmarkEnd w:id="2185"/>
        <w:bookmarkEnd w:id="2186"/>
        <w:bookmarkEnd w:id="2187"/>
        <w:bookmarkEnd w:id="2188"/>
        <w:bookmarkEnd w:id="2189"/>
        <w:bookmarkEnd w:id="2190"/>
        <w:bookmarkEnd w:id="2191"/>
      </w:tr>
      <w:tr w:rsidR="005C267A" w:rsidRPr="00A00646" w:rsidDel="000F0E3F" w14:paraId="71E79350" w14:textId="2454F554" w:rsidTr="000F0E3F">
        <w:trPr>
          <w:trHeight w:val="1200"/>
          <w:del w:id="2192" w:author="Phuong Truong Thi" w:date="2024-11-25T12:42:00Z"/>
          <w:trPrChange w:id="2193" w:author="Phuong Truong Thi" w:date="2024-11-25T12:42:00Z">
            <w:trPr>
              <w:trHeight w:val="1200"/>
            </w:trPr>
          </w:trPrChange>
        </w:trPr>
        <w:tc>
          <w:tcPr>
            <w:tcW w:w="406" w:type="pct"/>
            <w:tcBorders>
              <w:top w:val="nil"/>
              <w:left w:val="single" w:sz="4" w:space="0" w:color="auto"/>
              <w:bottom w:val="single" w:sz="4" w:space="0" w:color="auto"/>
              <w:right w:val="single" w:sz="4" w:space="0" w:color="auto"/>
            </w:tcBorders>
            <w:shd w:val="clear" w:color="auto" w:fill="auto"/>
            <w:noWrap/>
            <w:vAlign w:val="center"/>
            <w:tcPrChange w:id="2194" w:author="Phuong Truong Thi" w:date="2024-11-25T12:42:00Z">
              <w:tcPr>
                <w:tcW w:w="397" w:type="pct"/>
                <w:tcBorders>
                  <w:top w:val="nil"/>
                  <w:left w:val="single" w:sz="4" w:space="0" w:color="auto"/>
                  <w:bottom w:val="single" w:sz="4" w:space="0" w:color="auto"/>
                  <w:right w:val="single" w:sz="4" w:space="0" w:color="auto"/>
                </w:tcBorders>
                <w:shd w:val="clear" w:color="auto" w:fill="auto"/>
                <w:noWrap/>
                <w:vAlign w:val="center"/>
              </w:tcPr>
            </w:tcPrChange>
          </w:tcPr>
          <w:p w14:paraId="1CD71027" w14:textId="18FFC319" w:rsidR="005C267A" w:rsidRPr="00A00646" w:rsidDel="000F0E3F" w:rsidRDefault="005C267A" w:rsidP="005C267A">
            <w:pPr>
              <w:widowControl w:val="0"/>
              <w:spacing w:before="0" w:line="240" w:lineRule="auto"/>
              <w:contextualSpacing w:val="0"/>
              <w:jc w:val="center"/>
              <w:rPr>
                <w:del w:id="2195" w:author="Phuong Truong Thi" w:date="2024-11-25T12:42:00Z"/>
                <w:rFonts w:ascii="Times New Roman" w:eastAsia="Times New Roman" w:hAnsi="Times New Roman"/>
                <w:color w:val="000000"/>
                <w:sz w:val="24"/>
                <w:szCs w:val="24"/>
              </w:rPr>
            </w:pPr>
            <w:del w:id="2196" w:author="Phuong Truong Thi" w:date="2024-11-25T12:42:00Z">
              <w:r w:rsidRPr="00A00646" w:rsidDel="000F0E3F">
                <w:rPr>
                  <w:rFonts w:ascii="Times New Roman" w:eastAsia="Times New Roman" w:hAnsi="Times New Roman"/>
                  <w:color w:val="000000"/>
                  <w:sz w:val="24"/>
                  <w:szCs w:val="24"/>
                </w:rPr>
                <w:delText>10</w:delText>
              </w:r>
              <w:bookmarkStart w:id="2197" w:name="_Toc183454769"/>
              <w:bookmarkStart w:id="2198" w:name="_Toc183455721"/>
              <w:bookmarkStart w:id="2199" w:name="_Toc184406055"/>
              <w:bookmarkStart w:id="2200" w:name="_Toc184407314"/>
              <w:bookmarkStart w:id="2201" w:name="_Toc184408262"/>
              <w:bookmarkStart w:id="2202" w:name="_Toc184409210"/>
              <w:bookmarkStart w:id="2203" w:name="_Toc184812996"/>
              <w:bookmarkEnd w:id="2197"/>
              <w:bookmarkEnd w:id="2198"/>
              <w:bookmarkEnd w:id="2199"/>
              <w:bookmarkEnd w:id="2200"/>
              <w:bookmarkEnd w:id="2201"/>
              <w:bookmarkEnd w:id="2202"/>
              <w:bookmarkEnd w:id="2203"/>
            </w:del>
          </w:p>
        </w:tc>
        <w:tc>
          <w:tcPr>
            <w:tcW w:w="989" w:type="pct"/>
            <w:tcBorders>
              <w:top w:val="nil"/>
              <w:left w:val="nil"/>
              <w:bottom w:val="single" w:sz="4" w:space="0" w:color="auto"/>
              <w:right w:val="single" w:sz="4" w:space="0" w:color="auto"/>
            </w:tcBorders>
            <w:shd w:val="clear" w:color="auto" w:fill="auto"/>
            <w:noWrap/>
            <w:vAlign w:val="center"/>
            <w:tcPrChange w:id="2204" w:author="Phuong Truong Thi" w:date="2024-11-25T12:42:00Z">
              <w:tcPr>
                <w:tcW w:w="966" w:type="pct"/>
                <w:gridSpan w:val="2"/>
                <w:tcBorders>
                  <w:top w:val="nil"/>
                  <w:left w:val="nil"/>
                  <w:bottom w:val="single" w:sz="4" w:space="0" w:color="auto"/>
                  <w:right w:val="single" w:sz="4" w:space="0" w:color="auto"/>
                </w:tcBorders>
                <w:shd w:val="clear" w:color="auto" w:fill="auto"/>
                <w:noWrap/>
                <w:vAlign w:val="center"/>
              </w:tcPr>
            </w:tcPrChange>
          </w:tcPr>
          <w:p w14:paraId="01937114" w14:textId="5604B41F" w:rsidR="005C267A" w:rsidRPr="00A00646" w:rsidDel="000F0E3F" w:rsidRDefault="005C267A" w:rsidP="005C267A">
            <w:pPr>
              <w:widowControl w:val="0"/>
              <w:spacing w:before="0" w:line="240" w:lineRule="auto"/>
              <w:contextualSpacing w:val="0"/>
              <w:jc w:val="center"/>
              <w:rPr>
                <w:del w:id="2205" w:author="Phuong Truong Thi" w:date="2024-11-25T12:42:00Z"/>
                <w:rFonts w:ascii="Times New Roman" w:eastAsia="Times New Roman" w:hAnsi="Times New Roman"/>
                <w:color w:val="000000"/>
                <w:sz w:val="24"/>
                <w:szCs w:val="24"/>
              </w:rPr>
            </w:pPr>
            <w:del w:id="2206" w:author="Phuong Truong Thi" w:date="2024-11-25T12:42:00Z">
              <w:r w:rsidRPr="00A00646" w:rsidDel="000F0E3F">
                <w:rPr>
                  <w:rFonts w:ascii="Times New Roman" w:eastAsia="Times New Roman" w:hAnsi="Times New Roman"/>
                  <w:color w:val="000000"/>
                  <w:sz w:val="24"/>
                  <w:szCs w:val="24"/>
                </w:rPr>
                <w:delText>Phân khúc khách hàng = Mass</w:delText>
              </w:r>
              <w:bookmarkStart w:id="2207" w:name="_Toc183454770"/>
              <w:bookmarkStart w:id="2208" w:name="_Toc183455722"/>
              <w:bookmarkStart w:id="2209" w:name="_Toc184406056"/>
              <w:bookmarkStart w:id="2210" w:name="_Toc184407315"/>
              <w:bookmarkStart w:id="2211" w:name="_Toc184408263"/>
              <w:bookmarkStart w:id="2212" w:name="_Toc184409211"/>
              <w:bookmarkStart w:id="2213" w:name="_Toc184812997"/>
              <w:bookmarkEnd w:id="2207"/>
              <w:bookmarkEnd w:id="2208"/>
              <w:bookmarkEnd w:id="2209"/>
              <w:bookmarkEnd w:id="2210"/>
              <w:bookmarkEnd w:id="2211"/>
              <w:bookmarkEnd w:id="2212"/>
              <w:bookmarkEnd w:id="2213"/>
            </w:del>
          </w:p>
        </w:tc>
        <w:tc>
          <w:tcPr>
            <w:tcW w:w="1023" w:type="pct"/>
            <w:tcBorders>
              <w:top w:val="nil"/>
              <w:left w:val="nil"/>
              <w:bottom w:val="single" w:sz="4" w:space="0" w:color="auto"/>
              <w:right w:val="single" w:sz="4" w:space="0" w:color="auto"/>
            </w:tcBorders>
            <w:shd w:val="clear" w:color="auto" w:fill="auto"/>
            <w:noWrap/>
            <w:vAlign w:val="center"/>
            <w:tcPrChange w:id="2214" w:author="Phuong Truong Thi" w:date="2024-11-25T12:42:00Z">
              <w:tcPr>
                <w:tcW w:w="999" w:type="pct"/>
                <w:gridSpan w:val="2"/>
                <w:tcBorders>
                  <w:top w:val="nil"/>
                  <w:left w:val="nil"/>
                  <w:bottom w:val="single" w:sz="4" w:space="0" w:color="auto"/>
                  <w:right w:val="single" w:sz="4" w:space="0" w:color="auto"/>
                </w:tcBorders>
                <w:shd w:val="clear" w:color="auto" w:fill="auto"/>
                <w:noWrap/>
                <w:vAlign w:val="center"/>
              </w:tcPr>
            </w:tcPrChange>
          </w:tcPr>
          <w:p w14:paraId="1065B5A1" w14:textId="5BE8DF6E" w:rsidR="005C267A" w:rsidRPr="00A00646" w:rsidDel="000F0E3F" w:rsidRDefault="005C267A" w:rsidP="005C267A">
            <w:pPr>
              <w:widowControl w:val="0"/>
              <w:spacing w:before="0" w:line="240" w:lineRule="auto"/>
              <w:contextualSpacing w:val="0"/>
              <w:jc w:val="center"/>
              <w:rPr>
                <w:del w:id="2215" w:author="Phuong Truong Thi" w:date="2024-11-25T12:42:00Z"/>
                <w:rFonts w:ascii="Times New Roman" w:eastAsia="Times New Roman" w:hAnsi="Times New Roman"/>
                <w:color w:val="000000"/>
                <w:sz w:val="24"/>
                <w:szCs w:val="24"/>
              </w:rPr>
            </w:pPr>
            <w:del w:id="2216" w:author="Phuong Truong Thi" w:date="2024-11-25T12:42:00Z">
              <w:r w:rsidRPr="00A00646" w:rsidDel="000F0E3F">
                <w:rPr>
                  <w:rFonts w:ascii="Times New Roman" w:eastAsia="Times New Roman" w:hAnsi="Times New Roman"/>
                  <w:color w:val="000000"/>
                  <w:sz w:val="24"/>
                  <w:szCs w:val="24"/>
                </w:rPr>
                <w:delText>CBQL</w:delText>
              </w:r>
              <w:bookmarkStart w:id="2217" w:name="_Toc183454771"/>
              <w:bookmarkStart w:id="2218" w:name="_Toc183455723"/>
              <w:bookmarkStart w:id="2219" w:name="_Toc184406057"/>
              <w:bookmarkStart w:id="2220" w:name="_Toc184407316"/>
              <w:bookmarkStart w:id="2221" w:name="_Toc184408264"/>
              <w:bookmarkStart w:id="2222" w:name="_Toc184409212"/>
              <w:bookmarkStart w:id="2223" w:name="_Toc184812998"/>
              <w:bookmarkEnd w:id="2217"/>
              <w:bookmarkEnd w:id="2218"/>
              <w:bookmarkEnd w:id="2219"/>
              <w:bookmarkEnd w:id="2220"/>
              <w:bookmarkEnd w:id="2221"/>
              <w:bookmarkEnd w:id="2222"/>
              <w:bookmarkEnd w:id="2223"/>
            </w:del>
          </w:p>
        </w:tc>
        <w:tc>
          <w:tcPr>
            <w:tcW w:w="2700" w:type="pct"/>
            <w:tcBorders>
              <w:top w:val="nil"/>
              <w:left w:val="nil"/>
              <w:bottom w:val="single" w:sz="4" w:space="0" w:color="auto"/>
              <w:right w:val="single" w:sz="4" w:space="0" w:color="auto"/>
            </w:tcBorders>
            <w:shd w:val="clear" w:color="auto" w:fill="auto"/>
            <w:vAlign w:val="center"/>
            <w:tcPrChange w:id="2224" w:author="Phuong Truong Thi" w:date="2024-11-25T12:42:00Z">
              <w:tcPr>
                <w:tcW w:w="2638" w:type="pct"/>
                <w:gridSpan w:val="2"/>
                <w:tcBorders>
                  <w:top w:val="nil"/>
                  <w:left w:val="nil"/>
                  <w:bottom w:val="single" w:sz="4" w:space="0" w:color="auto"/>
                  <w:right w:val="single" w:sz="4" w:space="0" w:color="auto"/>
                </w:tcBorders>
                <w:shd w:val="clear" w:color="auto" w:fill="auto"/>
                <w:vAlign w:val="center"/>
              </w:tcPr>
            </w:tcPrChange>
          </w:tcPr>
          <w:p w14:paraId="3DABF014" w14:textId="481F144E" w:rsidR="005C267A" w:rsidRPr="00A00646" w:rsidDel="000F0E3F" w:rsidRDefault="005C267A" w:rsidP="005C267A">
            <w:pPr>
              <w:widowControl w:val="0"/>
              <w:spacing w:before="0" w:line="240" w:lineRule="auto"/>
              <w:ind w:left="360" w:hanging="360"/>
              <w:contextualSpacing w:val="0"/>
              <w:jc w:val="left"/>
              <w:rPr>
                <w:del w:id="2225" w:author="Phuong Truong Thi" w:date="2024-11-25T12:42:00Z"/>
                <w:rFonts w:ascii="Times New Roman" w:eastAsia="Times New Roman" w:hAnsi="Times New Roman"/>
                <w:color w:val="000000"/>
                <w:sz w:val="24"/>
                <w:szCs w:val="24"/>
              </w:rPr>
            </w:pPr>
            <w:del w:id="2226" w:author="Phuong Truong Thi" w:date="2024-11-25T12:42:00Z">
              <w:r w:rsidRPr="00A00646" w:rsidDel="000F0E3F">
                <w:rPr>
                  <w:rFonts w:ascii="Times New Roman" w:eastAsia="Times New Roman" w:hAnsi="Times New Roman"/>
                  <w:color w:val="000000"/>
                  <w:sz w:val="24"/>
                  <w:szCs w:val="24"/>
                </w:rPr>
                <w:delText xml:space="preserve">1.Khách hàng chưa phát sinh sản phẩm tại VPB </w:delText>
              </w:r>
              <w:bookmarkStart w:id="2227" w:name="_Toc183454772"/>
              <w:bookmarkStart w:id="2228" w:name="_Toc183455724"/>
              <w:bookmarkStart w:id="2229" w:name="_Toc184406058"/>
              <w:bookmarkStart w:id="2230" w:name="_Toc184407317"/>
              <w:bookmarkStart w:id="2231" w:name="_Toc184408265"/>
              <w:bookmarkStart w:id="2232" w:name="_Toc184409213"/>
              <w:bookmarkStart w:id="2233" w:name="_Toc184812999"/>
              <w:bookmarkEnd w:id="2227"/>
              <w:bookmarkEnd w:id="2228"/>
              <w:bookmarkEnd w:id="2229"/>
              <w:bookmarkEnd w:id="2230"/>
              <w:bookmarkEnd w:id="2231"/>
              <w:bookmarkEnd w:id="2232"/>
              <w:bookmarkEnd w:id="2233"/>
            </w:del>
          </w:p>
          <w:p w14:paraId="0825F9C0" w14:textId="12B97917" w:rsidR="005C267A" w:rsidRPr="00A00646" w:rsidDel="000F0E3F" w:rsidRDefault="005C267A" w:rsidP="005C267A">
            <w:pPr>
              <w:widowControl w:val="0"/>
              <w:spacing w:before="0" w:line="240" w:lineRule="auto"/>
              <w:ind w:left="360" w:hanging="360"/>
              <w:contextualSpacing w:val="0"/>
              <w:jc w:val="left"/>
              <w:rPr>
                <w:del w:id="2234" w:author="Phuong Truong Thi" w:date="2024-11-25T12:42:00Z"/>
                <w:rFonts w:ascii="Times New Roman" w:eastAsia="Times New Roman" w:hAnsi="Times New Roman"/>
                <w:color w:val="000000"/>
                <w:sz w:val="24"/>
                <w:szCs w:val="24"/>
              </w:rPr>
            </w:pPr>
            <w:del w:id="2235" w:author="Phuong Truong Thi" w:date="2024-11-25T12:42:00Z">
              <w:r w:rsidRPr="00A00646" w:rsidDel="000F0E3F">
                <w:rPr>
                  <w:rFonts w:ascii="Times New Roman" w:eastAsia="Times New Roman" w:hAnsi="Times New Roman"/>
                  <w:color w:val="000000"/>
                  <w:sz w:val="24"/>
                  <w:szCs w:val="24"/>
                  <w:lang w:val="vi-VN"/>
                </w:rPr>
                <w:delText xml:space="preserve">2.  </w:delText>
              </w:r>
              <w:r w:rsidRPr="00A00646" w:rsidDel="000F0E3F">
                <w:rPr>
                  <w:rFonts w:ascii="Times New Roman" w:eastAsia="Times New Roman" w:hAnsi="Times New Roman"/>
                  <w:color w:val="000000"/>
                  <w:sz w:val="24"/>
                  <w:szCs w:val="24"/>
                </w:rPr>
                <w:delText>B</w:delText>
              </w:r>
              <w:r w:rsidRPr="00A00646" w:rsidDel="000F0E3F">
                <w:rPr>
                  <w:rFonts w:ascii="Times New Roman" w:eastAsia="Times New Roman" w:hAnsi="Times New Roman"/>
                  <w:color w:val="000000"/>
                  <w:sz w:val="24"/>
                  <w:szCs w:val="24"/>
                  <w:lang w:val="vi-VN"/>
                </w:rPr>
                <w:delText xml:space="preserve">ook </w:delText>
              </w:r>
              <w:r w:rsidRPr="00A00646" w:rsidDel="000F0E3F">
                <w:rPr>
                  <w:rFonts w:ascii="Times New Roman" w:eastAsia="Times New Roman" w:hAnsi="Times New Roman"/>
                  <w:color w:val="000000"/>
                  <w:sz w:val="24"/>
                  <w:szCs w:val="24"/>
                </w:rPr>
                <w:delText>C</w:delText>
              </w:r>
              <w:r w:rsidRPr="00A00646" w:rsidDel="000F0E3F">
                <w:rPr>
                  <w:rFonts w:ascii="Times New Roman" w:eastAsia="Times New Roman" w:hAnsi="Times New Roman"/>
                  <w:color w:val="000000"/>
                  <w:sz w:val="24"/>
                  <w:szCs w:val="24"/>
                  <w:lang w:val="vi-VN"/>
                </w:rPr>
                <w:delText xml:space="preserve">hi nhánh </w:delText>
              </w:r>
              <w:r w:rsidRPr="00A00646" w:rsidDel="000F0E3F">
                <w:rPr>
                  <w:rFonts w:ascii="Times New Roman" w:eastAsia="Times New Roman" w:hAnsi="Times New Roman"/>
                  <w:color w:val="000000"/>
                  <w:sz w:val="24"/>
                  <w:szCs w:val="24"/>
                </w:rPr>
                <w:delText>mở CIF đang hoạt động</w:delText>
              </w:r>
              <w:bookmarkStart w:id="2236" w:name="_Toc183454773"/>
              <w:bookmarkStart w:id="2237" w:name="_Toc183455725"/>
              <w:bookmarkStart w:id="2238" w:name="_Toc184406059"/>
              <w:bookmarkStart w:id="2239" w:name="_Toc184407318"/>
              <w:bookmarkStart w:id="2240" w:name="_Toc184408266"/>
              <w:bookmarkStart w:id="2241" w:name="_Toc184409214"/>
              <w:bookmarkStart w:id="2242" w:name="_Toc184813000"/>
              <w:bookmarkEnd w:id="2236"/>
              <w:bookmarkEnd w:id="2237"/>
              <w:bookmarkEnd w:id="2238"/>
              <w:bookmarkEnd w:id="2239"/>
              <w:bookmarkEnd w:id="2240"/>
              <w:bookmarkEnd w:id="2241"/>
              <w:bookmarkEnd w:id="2242"/>
            </w:del>
          </w:p>
          <w:p w14:paraId="33EADCFE" w14:textId="3FA541BB" w:rsidR="005C267A" w:rsidRPr="00A00646" w:rsidDel="000F0E3F" w:rsidRDefault="005C267A" w:rsidP="005C267A">
            <w:pPr>
              <w:widowControl w:val="0"/>
              <w:spacing w:before="0" w:line="240" w:lineRule="auto"/>
              <w:ind w:left="360" w:hanging="360"/>
              <w:contextualSpacing w:val="0"/>
              <w:jc w:val="left"/>
              <w:rPr>
                <w:del w:id="2243" w:author="Phuong Truong Thi" w:date="2024-11-25T12:42:00Z"/>
                <w:rFonts w:ascii="Times New Roman" w:eastAsia="Times New Roman" w:hAnsi="Times New Roman"/>
                <w:color w:val="000000"/>
                <w:sz w:val="24"/>
                <w:szCs w:val="24"/>
              </w:rPr>
            </w:pPr>
            <w:del w:id="2244" w:author="Phuong Truong Thi" w:date="2024-11-25T12:42:00Z">
              <w:r w:rsidRPr="00A00646" w:rsidDel="000F0E3F">
                <w:rPr>
                  <w:rFonts w:ascii="Times New Roman" w:eastAsia="Times New Roman" w:hAnsi="Times New Roman"/>
                  <w:color w:val="000000"/>
                  <w:sz w:val="24"/>
                  <w:szCs w:val="24"/>
                </w:rPr>
                <w:delText xml:space="preserve">3.Trạng thái của CBBH # Active </w:delText>
              </w:r>
              <w:bookmarkStart w:id="2245" w:name="_Toc183454774"/>
              <w:bookmarkStart w:id="2246" w:name="_Toc183455726"/>
              <w:bookmarkStart w:id="2247" w:name="_Toc184406060"/>
              <w:bookmarkStart w:id="2248" w:name="_Toc184407319"/>
              <w:bookmarkStart w:id="2249" w:name="_Toc184408267"/>
              <w:bookmarkStart w:id="2250" w:name="_Toc184409215"/>
              <w:bookmarkStart w:id="2251" w:name="_Toc184813001"/>
              <w:bookmarkEnd w:id="2245"/>
              <w:bookmarkEnd w:id="2246"/>
              <w:bookmarkEnd w:id="2247"/>
              <w:bookmarkEnd w:id="2248"/>
              <w:bookmarkEnd w:id="2249"/>
              <w:bookmarkEnd w:id="2250"/>
              <w:bookmarkEnd w:id="2251"/>
            </w:del>
          </w:p>
          <w:p w14:paraId="6B3831F1" w14:textId="026D4E85" w:rsidR="005C267A" w:rsidRPr="00A00646" w:rsidDel="000F0E3F" w:rsidRDefault="005C267A" w:rsidP="005C267A">
            <w:pPr>
              <w:widowControl w:val="0"/>
              <w:spacing w:before="0" w:line="240" w:lineRule="auto"/>
              <w:ind w:left="360" w:hanging="360"/>
              <w:contextualSpacing w:val="0"/>
              <w:jc w:val="left"/>
              <w:rPr>
                <w:del w:id="2252" w:author="Phuong Truong Thi" w:date="2024-11-25T12:42:00Z"/>
                <w:rFonts w:ascii="Times New Roman" w:eastAsia="Times New Roman" w:hAnsi="Times New Roman"/>
                <w:color w:val="000000"/>
                <w:sz w:val="24"/>
                <w:szCs w:val="24"/>
              </w:rPr>
            </w:pPr>
            <w:del w:id="2253" w:author="Phuong Truong Thi" w:date="2024-11-25T12:42:00Z">
              <w:r w:rsidRPr="00A00646" w:rsidDel="000F0E3F">
                <w:rPr>
                  <w:rFonts w:ascii="Times New Roman" w:eastAsia="Times New Roman" w:hAnsi="Times New Roman"/>
                  <w:color w:val="000000"/>
                  <w:sz w:val="24"/>
                  <w:szCs w:val="24"/>
                </w:rPr>
                <w:delText>4. DAO mở CIF= DAO của CBHH</w:delText>
              </w:r>
              <w:bookmarkStart w:id="2254" w:name="_Toc183454775"/>
              <w:bookmarkStart w:id="2255" w:name="_Toc183455727"/>
              <w:bookmarkStart w:id="2256" w:name="_Toc184406061"/>
              <w:bookmarkStart w:id="2257" w:name="_Toc184407320"/>
              <w:bookmarkStart w:id="2258" w:name="_Toc184408268"/>
              <w:bookmarkStart w:id="2259" w:name="_Toc184409216"/>
              <w:bookmarkStart w:id="2260" w:name="_Toc184813002"/>
              <w:bookmarkEnd w:id="2254"/>
              <w:bookmarkEnd w:id="2255"/>
              <w:bookmarkEnd w:id="2256"/>
              <w:bookmarkEnd w:id="2257"/>
              <w:bookmarkEnd w:id="2258"/>
              <w:bookmarkEnd w:id="2259"/>
              <w:bookmarkEnd w:id="2260"/>
            </w:del>
          </w:p>
          <w:p w14:paraId="28F59F28" w14:textId="1ABB73C4" w:rsidR="005C267A" w:rsidRPr="00A00646" w:rsidDel="000F0E3F" w:rsidRDefault="005C267A" w:rsidP="005C267A">
            <w:pPr>
              <w:widowControl w:val="0"/>
              <w:spacing w:before="0" w:line="240" w:lineRule="auto"/>
              <w:ind w:left="360" w:hanging="360"/>
              <w:contextualSpacing w:val="0"/>
              <w:jc w:val="left"/>
              <w:rPr>
                <w:del w:id="2261" w:author="Phuong Truong Thi" w:date="2024-11-25T12:42:00Z"/>
                <w:rFonts w:ascii="Times New Roman" w:eastAsia="Times New Roman" w:hAnsi="Times New Roman"/>
                <w:color w:val="000000"/>
                <w:sz w:val="24"/>
                <w:szCs w:val="24"/>
              </w:rPr>
            </w:pPr>
            <w:del w:id="2262" w:author="Phuong Truong Thi" w:date="2024-11-25T12:42:00Z">
              <w:r w:rsidRPr="00A00646" w:rsidDel="000F0E3F">
                <w:rPr>
                  <w:rFonts w:ascii="Times New Roman" w:eastAsia="Times New Roman" w:hAnsi="Times New Roman"/>
                  <w:color w:val="000000"/>
                  <w:sz w:val="24"/>
                  <w:szCs w:val="24"/>
                </w:rPr>
                <w:delText>5.CBQL phân bổ lại KH theo rule 11</w:delText>
              </w:r>
              <w:bookmarkStart w:id="2263" w:name="_Toc183454776"/>
              <w:bookmarkStart w:id="2264" w:name="_Toc183455728"/>
              <w:bookmarkStart w:id="2265" w:name="_Toc184406062"/>
              <w:bookmarkStart w:id="2266" w:name="_Toc184407321"/>
              <w:bookmarkStart w:id="2267" w:name="_Toc184408269"/>
              <w:bookmarkStart w:id="2268" w:name="_Toc184409217"/>
              <w:bookmarkStart w:id="2269" w:name="_Toc184813003"/>
              <w:bookmarkEnd w:id="2263"/>
              <w:bookmarkEnd w:id="2264"/>
              <w:bookmarkEnd w:id="2265"/>
              <w:bookmarkEnd w:id="2266"/>
              <w:bookmarkEnd w:id="2267"/>
              <w:bookmarkEnd w:id="2268"/>
              <w:bookmarkEnd w:id="2269"/>
            </w:del>
          </w:p>
        </w:tc>
        <w:bookmarkStart w:id="2270" w:name="_Toc183454777"/>
        <w:bookmarkStart w:id="2271" w:name="_Toc183455729"/>
        <w:bookmarkStart w:id="2272" w:name="_Toc184406063"/>
        <w:bookmarkStart w:id="2273" w:name="_Toc184407322"/>
        <w:bookmarkStart w:id="2274" w:name="_Toc184408270"/>
        <w:bookmarkStart w:id="2275" w:name="_Toc184409218"/>
        <w:bookmarkStart w:id="2276" w:name="_Toc184813004"/>
        <w:bookmarkEnd w:id="2270"/>
        <w:bookmarkEnd w:id="2271"/>
        <w:bookmarkEnd w:id="2272"/>
        <w:bookmarkEnd w:id="2273"/>
        <w:bookmarkEnd w:id="2274"/>
        <w:bookmarkEnd w:id="2275"/>
        <w:bookmarkEnd w:id="2276"/>
      </w:tr>
      <w:tr w:rsidR="002A393F" w:rsidRPr="00A00646" w:rsidDel="000F0E3F" w14:paraId="37AE339F" w14:textId="54ADC1D2" w:rsidTr="000F0E3F">
        <w:trPr>
          <w:trHeight w:val="5100"/>
          <w:del w:id="2277" w:author="Phuong Truong Thi" w:date="2024-11-25T12:42:00Z"/>
          <w:trPrChange w:id="2278" w:author="Phuong Truong Thi" w:date="2024-11-25T12:42:00Z">
            <w:trPr>
              <w:trHeight w:val="5100"/>
            </w:trPr>
          </w:trPrChange>
        </w:trPr>
        <w:tc>
          <w:tcPr>
            <w:tcW w:w="406"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279" w:author="Phuong Truong Thi" w:date="2024-11-25T12:42:00Z">
              <w:tcPr>
                <w:tcW w:w="3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50608992" w14:textId="294F06D2" w:rsidR="002A393F" w:rsidRPr="00A00646" w:rsidDel="000F0E3F" w:rsidRDefault="00F43397" w:rsidP="00F43397">
            <w:pPr>
              <w:widowControl w:val="0"/>
              <w:spacing w:before="0" w:line="240" w:lineRule="auto"/>
              <w:contextualSpacing w:val="0"/>
              <w:jc w:val="center"/>
              <w:rPr>
                <w:del w:id="2280" w:author="Phuong Truong Thi" w:date="2024-11-25T12:42:00Z"/>
                <w:rFonts w:ascii="Times New Roman" w:eastAsia="Times New Roman" w:hAnsi="Times New Roman"/>
                <w:color w:val="000000"/>
                <w:sz w:val="24"/>
                <w:szCs w:val="24"/>
              </w:rPr>
            </w:pPr>
            <w:del w:id="2281" w:author="Phuong Truong Thi" w:date="2024-11-25T12:42:00Z">
              <w:r w:rsidRPr="00A00646" w:rsidDel="000F0E3F">
                <w:rPr>
                  <w:rFonts w:ascii="Times New Roman" w:eastAsia="Times New Roman" w:hAnsi="Times New Roman"/>
                  <w:color w:val="000000"/>
                  <w:sz w:val="24"/>
                  <w:szCs w:val="24"/>
                </w:rPr>
                <w:delText>1</w:delText>
              </w:r>
              <w:r w:rsidR="002B6C75" w:rsidRPr="00A00646" w:rsidDel="000F0E3F">
                <w:rPr>
                  <w:rFonts w:ascii="Times New Roman" w:eastAsia="Times New Roman" w:hAnsi="Times New Roman"/>
                  <w:color w:val="000000"/>
                  <w:sz w:val="24"/>
                  <w:szCs w:val="24"/>
                </w:rPr>
                <w:delText>1</w:delText>
              </w:r>
              <w:bookmarkStart w:id="2282" w:name="_Toc183454778"/>
              <w:bookmarkStart w:id="2283" w:name="_Toc183455730"/>
              <w:bookmarkStart w:id="2284" w:name="_Toc184406064"/>
              <w:bookmarkStart w:id="2285" w:name="_Toc184407323"/>
              <w:bookmarkStart w:id="2286" w:name="_Toc184408271"/>
              <w:bookmarkStart w:id="2287" w:name="_Toc184409219"/>
              <w:bookmarkStart w:id="2288" w:name="_Toc184813005"/>
              <w:bookmarkEnd w:id="2282"/>
              <w:bookmarkEnd w:id="2283"/>
              <w:bookmarkEnd w:id="2284"/>
              <w:bookmarkEnd w:id="2285"/>
              <w:bookmarkEnd w:id="2286"/>
              <w:bookmarkEnd w:id="2287"/>
              <w:bookmarkEnd w:id="2288"/>
            </w:del>
          </w:p>
        </w:tc>
        <w:tc>
          <w:tcPr>
            <w:tcW w:w="989"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289" w:author="Phuong Truong Thi" w:date="2024-11-25T12:42:00Z">
              <w:tcPr>
                <w:tcW w:w="96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28A8606" w14:textId="4D6FB391" w:rsidR="002A393F" w:rsidRPr="00A00646" w:rsidDel="000F0E3F" w:rsidRDefault="002A393F" w:rsidP="00F43397">
            <w:pPr>
              <w:widowControl w:val="0"/>
              <w:spacing w:before="0" w:line="240" w:lineRule="auto"/>
              <w:contextualSpacing w:val="0"/>
              <w:jc w:val="center"/>
              <w:rPr>
                <w:del w:id="2290" w:author="Phuong Truong Thi" w:date="2024-11-25T12:42:00Z"/>
                <w:rFonts w:ascii="Times New Roman" w:eastAsia="Times New Roman" w:hAnsi="Times New Roman"/>
                <w:color w:val="000000"/>
                <w:sz w:val="24"/>
                <w:szCs w:val="24"/>
              </w:rPr>
            </w:pPr>
            <w:del w:id="2291" w:author="Phuong Truong Thi" w:date="2024-11-25T12:42:00Z">
              <w:r w:rsidRPr="00A00646" w:rsidDel="000F0E3F">
                <w:rPr>
                  <w:rFonts w:ascii="Times New Roman" w:eastAsia="Times New Roman" w:hAnsi="Times New Roman"/>
                  <w:color w:val="000000"/>
                  <w:sz w:val="24"/>
                  <w:szCs w:val="24"/>
                </w:rPr>
                <w:delText>Phân khúc khách hàng = Mass</w:delText>
              </w:r>
              <w:bookmarkStart w:id="2292" w:name="_Toc183454779"/>
              <w:bookmarkStart w:id="2293" w:name="_Toc183455731"/>
              <w:bookmarkStart w:id="2294" w:name="_Toc184406065"/>
              <w:bookmarkStart w:id="2295" w:name="_Toc184407324"/>
              <w:bookmarkStart w:id="2296" w:name="_Toc184408272"/>
              <w:bookmarkStart w:id="2297" w:name="_Toc184409220"/>
              <w:bookmarkStart w:id="2298" w:name="_Toc184813006"/>
              <w:bookmarkEnd w:id="2292"/>
              <w:bookmarkEnd w:id="2293"/>
              <w:bookmarkEnd w:id="2294"/>
              <w:bookmarkEnd w:id="2295"/>
              <w:bookmarkEnd w:id="2296"/>
              <w:bookmarkEnd w:id="2297"/>
              <w:bookmarkEnd w:id="2298"/>
            </w:del>
          </w:p>
        </w:tc>
        <w:tc>
          <w:tcPr>
            <w:tcW w:w="1023"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299" w:author="Phuong Truong Thi" w:date="2024-11-25T12:42:00Z">
              <w:tcPr>
                <w:tcW w:w="999"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374461CE" w14:textId="6AAAFB4D" w:rsidR="002A393F" w:rsidRPr="00A00646" w:rsidDel="000F0E3F" w:rsidRDefault="002A393F" w:rsidP="00F43397">
            <w:pPr>
              <w:widowControl w:val="0"/>
              <w:spacing w:before="0" w:line="240" w:lineRule="auto"/>
              <w:contextualSpacing w:val="0"/>
              <w:jc w:val="center"/>
              <w:rPr>
                <w:del w:id="2300" w:author="Phuong Truong Thi" w:date="2024-11-25T12:42:00Z"/>
                <w:rFonts w:ascii="Times New Roman" w:eastAsia="Times New Roman" w:hAnsi="Times New Roman"/>
                <w:color w:val="000000"/>
                <w:sz w:val="24"/>
                <w:szCs w:val="24"/>
              </w:rPr>
            </w:pPr>
            <w:del w:id="2301" w:author="Phuong Truong Thi" w:date="2024-11-25T12:42:00Z">
              <w:r w:rsidRPr="00A00646" w:rsidDel="000F0E3F">
                <w:rPr>
                  <w:rFonts w:ascii="Times New Roman" w:eastAsia="Times New Roman" w:hAnsi="Times New Roman"/>
                  <w:color w:val="000000"/>
                  <w:sz w:val="24"/>
                  <w:szCs w:val="24"/>
                </w:rPr>
                <w:delText>CBBH</w:delText>
              </w:r>
              <w:bookmarkStart w:id="2302" w:name="_Toc183454780"/>
              <w:bookmarkStart w:id="2303" w:name="_Toc183455732"/>
              <w:bookmarkStart w:id="2304" w:name="_Toc184406066"/>
              <w:bookmarkStart w:id="2305" w:name="_Toc184407325"/>
              <w:bookmarkStart w:id="2306" w:name="_Toc184408273"/>
              <w:bookmarkStart w:id="2307" w:name="_Toc184409221"/>
              <w:bookmarkStart w:id="2308" w:name="_Toc184813007"/>
              <w:bookmarkEnd w:id="2302"/>
              <w:bookmarkEnd w:id="2303"/>
              <w:bookmarkEnd w:id="2304"/>
              <w:bookmarkEnd w:id="2305"/>
              <w:bookmarkEnd w:id="2306"/>
              <w:bookmarkEnd w:id="2307"/>
              <w:bookmarkEnd w:id="2308"/>
            </w:del>
          </w:p>
        </w:tc>
        <w:tc>
          <w:tcPr>
            <w:tcW w:w="2700" w:type="pct"/>
            <w:tcBorders>
              <w:top w:val="single" w:sz="4" w:space="0" w:color="auto"/>
              <w:left w:val="single" w:sz="4" w:space="0" w:color="auto"/>
              <w:bottom w:val="single" w:sz="4" w:space="0" w:color="auto"/>
              <w:right w:val="single" w:sz="4" w:space="0" w:color="auto"/>
            </w:tcBorders>
            <w:shd w:val="clear" w:color="auto" w:fill="auto"/>
            <w:vAlign w:val="center"/>
            <w:hideMark/>
            <w:tcPrChange w:id="2309" w:author="Phuong Truong Thi" w:date="2024-11-25T12:42:00Z">
              <w:tcPr>
                <w:tcW w:w="26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070E9CBF" w14:textId="1876D182" w:rsidR="005C267A" w:rsidRPr="00A00646" w:rsidDel="000F0E3F" w:rsidRDefault="002A393F" w:rsidP="00F43397">
            <w:pPr>
              <w:widowControl w:val="0"/>
              <w:spacing w:before="0" w:line="240" w:lineRule="auto"/>
              <w:contextualSpacing w:val="0"/>
              <w:jc w:val="left"/>
              <w:rPr>
                <w:del w:id="2310" w:author="Phuong Truong Thi" w:date="2024-11-25T12:42:00Z"/>
                <w:rFonts w:ascii="Times New Roman" w:eastAsia="Times New Roman" w:hAnsi="Times New Roman"/>
                <w:color w:val="000000"/>
                <w:sz w:val="24"/>
                <w:szCs w:val="24"/>
              </w:rPr>
            </w:pPr>
            <w:commentRangeStart w:id="2311"/>
            <w:commentRangeStart w:id="2312"/>
            <w:commentRangeStart w:id="2313"/>
            <w:del w:id="2314" w:author="Phuong Truong Thi" w:date="2024-11-25T12:42:00Z">
              <w:r w:rsidRPr="00A00646" w:rsidDel="000F0E3F">
                <w:rPr>
                  <w:rFonts w:ascii="Times New Roman" w:eastAsia="Times New Roman" w:hAnsi="Times New Roman"/>
                  <w:color w:val="000000"/>
                  <w:sz w:val="24"/>
                  <w:szCs w:val="24"/>
                </w:rPr>
                <w:delText xml:space="preserve">Điều kiện: </w:delText>
              </w:r>
              <w:commentRangeEnd w:id="2311"/>
              <w:r w:rsidRPr="00A00646" w:rsidDel="000F0E3F">
                <w:rPr>
                  <w:rStyle w:val="CommentReference"/>
                  <w:rFonts w:ascii="Times New Roman" w:hAnsi="Times New Roman"/>
                  <w:sz w:val="24"/>
                  <w:szCs w:val="24"/>
                  <w:lang w:val="x-none"/>
                  <w:rPrChange w:id="2315" w:author="Phuong Truong Thi" w:date="2024-11-22T00:54:00Z">
                    <w:rPr>
                      <w:rStyle w:val="CommentReference"/>
                      <w:lang w:val="x-none"/>
                    </w:rPr>
                  </w:rPrChange>
                </w:rPr>
                <w:commentReference w:id="2311"/>
              </w:r>
              <w:commentRangeEnd w:id="2312"/>
              <w:r w:rsidRPr="00A00646" w:rsidDel="000F0E3F">
                <w:rPr>
                  <w:rStyle w:val="CommentReference"/>
                  <w:rFonts w:ascii="Times New Roman" w:hAnsi="Times New Roman"/>
                  <w:sz w:val="24"/>
                  <w:szCs w:val="24"/>
                  <w:lang w:val="x-none"/>
                  <w:rPrChange w:id="2316" w:author="Phuong Truong Thi" w:date="2024-11-22T00:54:00Z">
                    <w:rPr>
                      <w:rStyle w:val="CommentReference"/>
                      <w:lang w:val="x-none"/>
                    </w:rPr>
                  </w:rPrChange>
                </w:rPr>
                <w:commentReference w:id="2312"/>
              </w:r>
              <w:commentRangeEnd w:id="2313"/>
              <w:r w:rsidRPr="00A00646" w:rsidDel="000F0E3F">
                <w:rPr>
                  <w:rStyle w:val="CommentReference"/>
                  <w:rFonts w:ascii="Times New Roman" w:hAnsi="Times New Roman"/>
                  <w:sz w:val="24"/>
                  <w:szCs w:val="24"/>
                  <w:lang w:val="x-none"/>
                  <w:rPrChange w:id="2317" w:author="Phuong Truong Thi" w:date="2024-11-22T00:54:00Z">
                    <w:rPr>
                      <w:rStyle w:val="CommentReference"/>
                      <w:lang w:val="x-none"/>
                    </w:rPr>
                  </w:rPrChange>
                </w:rPr>
                <w:commentReference w:id="2313"/>
              </w:r>
              <w:r w:rsidRPr="00A00646" w:rsidDel="000F0E3F">
                <w:rPr>
                  <w:rFonts w:ascii="Times New Roman" w:eastAsia="Times New Roman" w:hAnsi="Times New Roman"/>
                  <w:color w:val="000000"/>
                  <w:sz w:val="24"/>
                  <w:szCs w:val="24"/>
                </w:rPr>
                <w:br/>
                <w:delText xml:space="preserve">1. Khách hàng chưa phát sinh sản phẩm tại VPB </w:delText>
              </w:r>
              <w:bookmarkStart w:id="2318" w:name="_Toc183454781"/>
              <w:bookmarkStart w:id="2319" w:name="_Toc183455733"/>
              <w:bookmarkStart w:id="2320" w:name="_Toc184406067"/>
              <w:bookmarkStart w:id="2321" w:name="_Toc184407326"/>
              <w:bookmarkStart w:id="2322" w:name="_Toc184408274"/>
              <w:bookmarkStart w:id="2323" w:name="_Toc184409222"/>
              <w:bookmarkStart w:id="2324" w:name="_Toc184813008"/>
              <w:bookmarkEnd w:id="2318"/>
              <w:bookmarkEnd w:id="2319"/>
              <w:bookmarkEnd w:id="2320"/>
              <w:bookmarkEnd w:id="2321"/>
              <w:bookmarkEnd w:id="2322"/>
              <w:bookmarkEnd w:id="2323"/>
              <w:bookmarkEnd w:id="2324"/>
            </w:del>
          </w:p>
          <w:p w14:paraId="6ADA11C2" w14:textId="1DB306FB" w:rsidR="005C267A" w:rsidRPr="00A00646" w:rsidDel="000F0E3F" w:rsidRDefault="005C267A" w:rsidP="005C267A">
            <w:pPr>
              <w:widowControl w:val="0"/>
              <w:spacing w:before="0" w:line="240" w:lineRule="auto"/>
              <w:jc w:val="left"/>
              <w:rPr>
                <w:del w:id="2325" w:author="Phuong Truong Thi" w:date="2024-11-25T12:42:00Z"/>
                <w:rFonts w:ascii="Times New Roman" w:eastAsia="Times New Roman" w:hAnsi="Times New Roman"/>
                <w:color w:val="000000"/>
                <w:sz w:val="24"/>
                <w:szCs w:val="24"/>
              </w:rPr>
            </w:pPr>
            <w:del w:id="2326" w:author="Phuong Truong Thi" w:date="2024-11-25T12:42:00Z">
              <w:r w:rsidRPr="00A00646" w:rsidDel="000F0E3F">
                <w:rPr>
                  <w:rFonts w:ascii="Times New Roman" w:eastAsia="Times New Roman" w:hAnsi="Times New Roman"/>
                  <w:color w:val="000000"/>
                  <w:sz w:val="24"/>
                  <w:szCs w:val="24"/>
                </w:rPr>
                <w:delText>2. Book Chi nhánh mở CIF # đang hoạt động HOẶC thuộc</w:delText>
              </w:r>
              <w:bookmarkStart w:id="2327" w:name="_Toc183454782"/>
              <w:bookmarkStart w:id="2328" w:name="_Toc183455734"/>
              <w:bookmarkStart w:id="2329" w:name="_Toc184406068"/>
              <w:bookmarkStart w:id="2330" w:name="_Toc184407327"/>
              <w:bookmarkStart w:id="2331" w:name="_Toc184408275"/>
              <w:bookmarkStart w:id="2332" w:name="_Toc184409223"/>
              <w:bookmarkStart w:id="2333" w:name="_Toc184813009"/>
              <w:bookmarkEnd w:id="2327"/>
              <w:bookmarkEnd w:id="2328"/>
              <w:bookmarkEnd w:id="2329"/>
              <w:bookmarkEnd w:id="2330"/>
              <w:bookmarkEnd w:id="2331"/>
              <w:bookmarkEnd w:id="2332"/>
              <w:bookmarkEnd w:id="2333"/>
            </w:del>
          </w:p>
          <w:p w14:paraId="4AE8339D" w14:textId="6E7E2635" w:rsidR="005C267A" w:rsidRPr="00A00646" w:rsidDel="000F0E3F" w:rsidRDefault="005C267A" w:rsidP="005C267A">
            <w:pPr>
              <w:widowControl w:val="0"/>
              <w:spacing w:before="0" w:line="240" w:lineRule="auto"/>
              <w:jc w:val="left"/>
              <w:rPr>
                <w:del w:id="2334" w:author="Phuong Truong Thi" w:date="2024-11-25T12:42:00Z"/>
                <w:rFonts w:ascii="Times New Roman" w:eastAsia="Times New Roman" w:hAnsi="Times New Roman"/>
                <w:color w:val="000000"/>
                <w:sz w:val="24"/>
                <w:szCs w:val="24"/>
              </w:rPr>
            </w:pPr>
            <w:del w:id="2335" w:author="Phuong Truong Thi" w:date="2024-11-25T12:42:00Z">
              <w:r w:rsidRPr="00A00646" w:rsidDel="000F0E3F">
                <w:rPr>
                  <w:rFonts w:ascii="Times New Roman" w:eastAsia="Times New Roman" w:hAnsi="Times New Roman"/>
                  <w:color w:val="000000"/>
                  <w:sz w:val="24"/>
                  <w:szCs w:val="24"/>
                </w:rPr>
                <w:delText xml:space="preserve"> - Book Digital VN0010005 </w:delText>
              </w:r>
              <w:bookmarkStart w:id="2336" w:name="_Toc183454783"/>
              <w:bookmarkStart w:id="2337" w:name="_Toc183455735"/>
              <w:bookmarkStart w:id="2338" w:name="_Toc184406069"/>
              <w:bookmarkStart w:id="2339" w:name="_Toc184407328"/>
              <w:bookmarkStart w:id="2340" w:name="_Toc184408276"/>
              <w:bookmarkStart w:id="2341" w:name="_Toc184409224"/>
              <w:bookmarkStart w:id="2342" w:name="_Toc184813010"/>
              <w:bookmarkEnd w:id="2336"/>
              <w:bookmarkEnd w:id="2337"/>
              <w:bookmarkEnd w:id="2338"/>
              <w:bookmarkEnd w:id="2339"/>
              <w:bookmarkEnd w:id="2340"/>
              <w:bookmarkEnd w:id="2341"/>
              <w:bookmarkEnd w:id="2342"/>
            </w:del>
          </w:p>
          <w:p w14:paraId="4910FCDB" w14:textId="4701E6A3" w:rsidR="005C267A" w:rsidRPr="00A00646" w:rsidDel="000F0E3F" w:rsidRDefault="005C267A" w:rsidP="005C267A">
            <w:pPr>
              <w:widowControl w:val="0"/>
              <w:spacing w:before="0" w:line="240" w:lineRule="auto"/>
              <w:jc w:val="left"/>
              <w:rPr>
                <w:del w:id="2343" w:author="Phuong Truong Thi" w:date="2024-11-25T12:42:00Z"/>
                <w:rFonts w:ascii="Times New Roman" w:eastAsia="Times New Roman" w:hAnsi="Times New Roman"/>
                <w:color w:val="000000"/>
                <w:sz w:val="24"/>
                <w:szCs w:val="24"/>
              </w:rPr>
            </w:pPr>
            <w:del w:id="2344" w:author="Phuong Truong Thi" w:date="2024-11-25T12:42:00Z">
              <w:r w:rsidRPr="00A00646" w:rsidDel="000F0E3F">
                <w:rPr>
                  <w:rFonts w:ascii="Times New Roman" w:eastAsia="Times New Roman" w:hAnsi="Times New Roman"/>
                  <w:color w:val="000000"/>
                  <w:sz w:val="24"/>
                  <w:szCs w:val="24"/>
                </w:rPr>
                <w:delText xml:space="preserve"> - Book SL</w:delText>
              </w:r>
              <w:bookmarkStart w:id="2345" w:name="_Toc183454784"/>
              <w:bookmarkStart w:id="2346" w:name="_Toc183455736"/>
              <w:bookmarkStart w:id="2347" w:name="_Toc184406070"/>
              <w:bookmarkStart w:id="2348" w:name="_Toc184407329"/>
              <w:bookmarkStart w:id="2349" w:name="_Toc184408277"/>
              <w:bookmarkStart w:id="2350" w:name="_Toc184409225"/>
              <w:bookmarkStart w:id="2351" w:name="_Toc184813011"/>
              <w:bookmarkEnd w:id="2345"/>
              <w:bookmarkEnd w:id="2346"/>
              <w:bookmarkEnd w:id="2347"/>
              <w:bookmarkEnd w:id="2348"/>
              <w:bookmarkEnd w:id="2349"/>
              <w:bookmarkEnd w:id="2350"/>
              <w:bookmarkEnd w:id="2351"/>
            </w:del>
          </w:p>
          <w:p w14:paraId="095D15A5" w14:textId="3ED469C3" w:rsidR="005C267A" w:rsidRPr="00A00646" w:rsidDel="000F0E3F" w:rsidRDefault="005C267A" w:rsidP="005C267A">
            <w:pPr>
              <w:widowControl w:val="0"/>
              <w:spacing w:before="0" w:line="240" w:lineRule="auto"/>
              <w:contextualSpacing w:val="0"/>
              <w:jc w:val="left"/>
              <w:rPr>
                <w:del w:id="2352" w:author="Phuong Truong Thi" w:date="2024-11-25T12:42:00Z"/>
                <w:rFonts w:ascii="Times New Roman" w:eastAsia="Times New Roman" w:hAnsi="Times New Roman"/>
                <w:color w:val="000000"/>
                <w:sz w:val="24"/>
                <w:szCs w:val="24"/>
              </w:rPr>
            </w:pPr>
            <w:del w:id="2353" w:author="Phuong Truong Thi" w:date="2024-11-25T12:42:00Z">
              <w:r w:rsidRPr="00A00646" w:rsidDel="000F0E3F">
                <w:rPr>
                  <w:rFonts w:ascii="Times New Roman" w:eastAsia="Times New Roman" w:hAnsi="Times New Roman"/>
                  <w:color w:val="000000"/>
                  <w:sz w:val="24"/>
                  <w:szCs w:val="24"/>
                </w:rPr>
                <w:delText xml:space="preserve"> - Book HHB …</w:delText>
              </w:r>
              <w:bookmarkStart w:id="2354" w:name="_Toc183454785"/>
              <w:bookmarkStart w:id="2355" w:name="_Toc183455737"/>
              <w:bookmarkStart w:id="2356" w:name="_Toc184406071"/>
              <w:bookmarkStart w:id="2357" w:name="_Toc184407330"/>
              <w:bookmarkStart w:id="2358" w:name="_Toc184408278"/>
              <w:bookmarkStart w:id="2359" w:name="_Toc184409226"/>
              <w:bookmarkStart w:id="2360" w:name="_Toc184813012"/>
              <w:bookmarkEnd w:id="2354"/>
              <w:bookmarkEnd w:id="2355"/>
              <w:bookmarkEnd w:id="2356"/>
              <w:bookmarkEnd w:id="2357"/>
              <w:bookmarkEnd w:id="2358"/>
              <w:bookmarkEnd w:id="2359"/>
              <w:bookmarkEnd w:id="2360"/>
            </w:del>
          </w:p>
          <w:p w14:paraId="53EFC8D5" w14:textId="34E2A5D5" w:rsidR="005C267A" w:rsidRPr="00A00646" w:rsidDel="000F0E3F" w:rsidRDefault="005C267A" w:rsidP="005C267A">
            <w:pPr>
              <w:widowControl w:val="0"/>
              <w:spacing w:before="0" w:line="240" w:lineRule="auto"/>
              <w:contextualSpacing w:val="0"/>
              <w:jc w:val="left"/>
              <w:rPr>
                <w:del w:id="2361" w:author="Phuong Truong Thi" w:date="2024-11-25T12:42:00Z"/>
                <w:rFonts w:ascii="Times New Roman" w:eastAsia="Times New Roman" w:hAnsi="Times New Roman"/>
                <w:color w:val="000000"/>
                <w:sz w:val="24"/>
                <w:szCs w:val="24"/>
              </w:rPr>
            </w:pPr>
            <w:del w:id="2362" w:author="Phuong Truong Thi" w:date="2024-11-25T12:42:00Z">
              <w:r w:rsidRPr="00A00646" w:rsidDel="000F0E3F">
                <w:rPr>
                  <w:rFonts w:ascii="Times New Roman" w:eastAsia="Times New Roman" w:hAnsi="Times New Roman"/>
                  <w:color w:val="000000"/>
                  <w:sz w:val="24"/>
                  <w:szCs w:val="24"/>
                </w:rPr>
                <w:delText>HOẶC</w:delText>
              </w:r>
              <w:bookmarkStart w:id="2363" w:name="_Toc183454786"/>
              <w:bookmarkStart w:id="2364" w:name="_Toc183455738"/>
              <w:bookmarkStart w:id="2365" w:name="_Toc184406072"/>
              <w:bookmarkStart w:id="2366" w:name="_Toc184407331"/>
              <w:bookmarkStart w:id="2367" w:name="_Toc184408279"/>
              <w:bookmarkStart w:id="2368" w:name="_Toc184409227"/>
              <w:bookmarkStart w:id="2369" w:name="_Toc184813013"/>
              <w:bookmarkEnd w:id="2363"/>
              <w:bookmarkEnd w:id="2364"/>
              <w:bookmarkEnd w:id="2365"/>
              <w:bookmarkEnd w:id="2366"/>
              <w:bookmarkEnd w:id="2367"/>
              <w:bookmarkEnd w:id="2368"/>
              <w:bookmarkEnd w:id="2369"/>
            </w:del>
          </w:p>
          <w:p w14:paraId="2BFCDE10" w14:textId="13F3D8AD" w:rsidR="005C267A" w:rsidRPr="00A00646" w:rsidDel="000F0E3F" w:rsidRDefault="005C267A" w:rsidP="005C267A">
            <w:pPr>
              <w:widowControl w:val="0"/>
              <w:spacing w:before="0" w:line="240" w:lineRule="auto"/>
              <w:ind w:left="360" w:hanging="360"/>
              <w:contextualSpacing w:val="0"/>
              <w:jc w:val="left"/>
              <w:rPr>
                <w:del w:id="2370" w:author="Phuong Truong Thi" w:date="2024-11-25T12:42:00Z"/>
                <w:rFonts w:ascii="Times New Roman" w:eastAsia="Times New Roman" w:hAnsi="Times New Roman"/>
                <w:color w:val="000000"/>
                <w:sz w:val="24"/>
                <w:szCs w:val="24"/>
                <w:rPrChange w:id="2371" w:author="Phuong Truong Thi" w:date="2024-11-22T00:54:00Z">
                  <w:rPr>
                    <w:del w:id="2372" w:author="Phuong Truong Thi" w:date="2024-11-25T12:42:00Z"/>
                    <w:rFonts w:eastAsia="Times New Roman"/>
                    <w:color w:val="000000"/>
                    <w:szCs w:val="24"/>
                  </w:rPr>
                </w:rPrChange>
              </w:rPr>
            </w:pPr>
            <w:del w:id="2373" w:author="Phuong Truong Thi" w:date="2024-11-25T12:42:00Z">
              <w:r w:rsidRPr="00A00646" w:rsidDel="000F0E3F">
                <w:rPr>
                  <w:rFonts w:ascii="Times New Roman" w:eastAsia="Times New Roman" w:hAnsi="Times New Roman"/>
                  <w:color w:val="000000"/>
                  <w:sz w:val="24"/>
                  <w:szCs w:val="24"/>
                  <w:rPrChange w:id="2374" w:author="Phuong Truong Thi" w:date="2024-11-22T00:54:00Z">
                    <w:rPr>
                      <w:rFonts w:eastAsia="Times New Roman"/>
                      <w:color w:val="000000"/>
                      <w:szCs w:val="24"/>
                    </w:rPr>
                  </w:rPrChange>
                </w:rPr>
                <w:delText>1. Khách hàng đã phát sinh sản phẩm tại VPB</w:delText>
              </w:r>
              <w:bookmarkStart w:id="2375" w:name="_Toc183454787"/>
              <w:bookmarkStart w:id="2376" w:name="_Toc183455739"/>
              <w:bookmarkStart w:id="2377" w:name="_Toc184406073"/>
              <w:bookmarkStart w:id="2378" w:name="_Toc184407332"/>
              <w:bookmarkStart w:id="2379" w:name="_Toc184408280"/>
              <w:bookmarkStart w:id="2380" w:name="_Toc184409228"/>
              <w:bookmarkStart w:id="2381" w:name="_Toc184813014"/>
              <w:bookmarkEnd w:id="2375"/>
              <w:bookmarkEnd w:id="2376"/>
              <w:bookmarkEnd w:id="2377"/>
              <w:bookmarkEnd w:id="2378"/>
              <w:bookmarkEnd w:id="2379"/>
              <w:bookmarkEnd w:id="2380"/>
              <w:bookmarkEnd w:id="2381"/>
            </w:del>
          </w:p>
          <w:p w14:paraId="4BCEB88E" w14:textId="512824EA" w:rsidR="005C267A" w:rsidRPr="00A00646" w:rsidDel="000F0E3F" w:rsidRDefault="005C267A" w:rsidP="005C267A">
            <w:pPr>
              <w:pStyle w:val="ListParagraph"/>
              <w:widowControl w:val="0"/>
              <w:numPr>
                <w:ilvl w:val="3"/>
                <w:numId w:val="163"/>
              </w:numPr>
              <w:spacing w:before="0" w:line="240" w:lineRule="auto"/>
              <w:contextualSpacing w:val="0"/>
              <w:jc w:val="left"/>
              <w:rPr>
                <w:del w:id="2382" w:author="Phuong Truong Thi" w:date="2024-11-25T12:42:00Z"/>
                <w:rFonts w:eastAsia="Times New Roman"/>
                <w:color w:val="000000"/>
                <w:szCs w:val="24"/>
              </w:rPr>
            </w:pPr>
            <w:del w:id="2383" w:author="Phuong Truong Thi" w:date="2024-11-25T12:42:00Z">
              <w:r w:rsidRPr="00A00646" w:rsidDel="000F0E3F">
                <w:rPr>
                  <w:rFonts w:eastAsia="Times New Roman"/>
                  <w:color w:val="000000"/>
                  <w:szCs w:val="24"/>
                </w:rPr>
                <w:delText>Book chi nhánh sản phẩm # đang hoạt động HOẶC thuộc</w:delText>
              </w:r>
              <w:bookmarkStart w:id="2384" w:name="_Toc183454788"/>
              <w:bookmarkStart w:id="2385" w:name="_Toc183455740"/>
              <w:bookmarkStart w:id="2386" w:name="_Toc184406074"/>
              <w:bookmarkStart w:id="2387" w:name="_Toc184407333"/>
              <w:bookmarkStart w:id="2388" w:name="_Toc184408281"/>
              <w:bookmarkStart w:id="2389" w:name="_Toc184409229"/>
              <w:bookmarkStart w:id="2390" w:name="_Toc184813015"/>
              <w:bookmarkEnd w:id="2384"/>
              <w:bookmarkEnd w:id="2385"/>
              <w:bookmarkEnd w:id="2386"/>
              <w:bookmarkEnd w:id="2387"/>
              <w:bookmarkEnd w:id="2388"/>
              <w:bookmarkEnd w:id="2389"/>
              <w:bookmarkEnd w:id="2390"/>
            </w:del>
          </w:p>
          <w:p w14:paraId="010B33E5" w14:textId="4F60FCE4" w:rsidR="005C267A" w:rsidRPr="00A00646" w:rsidDel="000F0E3F" w:rsidRDefault="005C267A" w:rsidP="005C267A">
            <w:pPr>
              <w:widowControl w:val="0"/>
              <w:spacing w:before="0" w:line="240" w:lineRule="auto"/>
              <w:jc w:val="left"/>
              <w:rPr>
                <w:del w:id="2391" w:author="Phuong Truong Thi" w:date="2024-11-25T12:42:00Z"/>
                <w:rFonts w:ascii="Times New Roman" w:eastAsia="Times New Roman" w:hAnsi="Times New Roman"/>
                <w:color w:val="000000"/>
                <w:sz w:val="24"/>
                <w:szCs w:val="24"/>
              </w:rPr>
            </w:pPr>
            <w:del w:id="2392" w:author="Phuong Truong Thi" w:date="2024-11-25T12:42:00Z">
              <w:r w:rsidRPr="00A00646" w:rsidDel="000F0E3F">
                <w:rPr>
                  <w:rFonts w:ascii="Times New Roman" w:eastAsia="Times New Roman" w:hAnsi="Times New Roman"/>
                  <w:color w:val="000000"/>
                  <w:sz w:val="24"/>
                  <w:szCs w:val="24"/>
                </w:rPr>
                <w:delText xml:space="preserve">- Book Digital VN0010005 </w:delText>
              </w:r>
              <w:bookmarkStart w:id="2393" w:name="_Toc183454789"/>
              <w:bookmarkStart w:id="2394" w:name="_Toc183455741"/>
              <w:bookmarkStart w:id="2395" w:name="_Toc184406075"/>
              <w:bookmarkStart w:id="2396" w:name="_Toc184407334"/>
              <w:bookmarkStart w:id="2397" w:name="_Toc184408282"/>
              <w:bookmarkStart w:id="2398" w:name="_Toc184409230"/>
              <w:bookmarkStart w:id="2399" w:name="_Toc184813016"/>
              <w:bookmarkEnd w:id="2393"/>
              <w:bookmarkEnd w:id="2394"/>
              <w:bookmarkEnd w:id="2395"/>
              <w:bookmarkEnd w:id="2396"/>
              <w:bookmarkEnd w:id="2397"/>
              <w:bookmarkEnd w:id="2398"/>
              <w:bookmarkEnd w:id="2399"/>
            </w:del>
          </w:p>
          <w:p w14:paraId="25D27797" w14:textId="68CDCD3A" w:rsidR="005C267A" w:rsidRPr="00A00646" w:rsidDel="000F0E3F" w:rsidRDefault="005C267A" w:rsidP="005C267A">
            <w:pPr>
              <w:widowControl w:val="0"/>
              <w:spacing w:before="0" w:line="240" w:lineRule="auto"/>
              <w:jc w:val="left"/>
              <w:rPr>
                <w:del w:id="2400" w:author="Phuong Truong Thi" w:date="2024-11-25T12:42:00Z"/>
                <w:rFonts w:ascii="Times New Roman" w:eastAsia="Times New Roman" w:hAnsi="Times New Roman"/>
                <w:color w:val="000000"/>
                <w:sz w:val="24"/>
                <w:szCs w:val="24"/>
              </w:rPr>
            </w:pPr>
            <w:del w:id="2401" w:author="Phuong Truong Thi" w:date="2024-11-25T12:42:00Z">
              <w:r w:rsidRPr="00A00646" w:rsidDel="000F0E3F">
                <w:rPr>
                  <w:rFonts w:ascii="Times New Roman" w:eastAsia="Times New Roman" w:hAnsi="Times New Roman"/>
                  <w:color w:val="000000"/>
                  <w:sz w:val="24"/>
                  <w:szCs w:val="24"/>
                </w:rPr>
                <w:delText xml:space="preserve"> - Book SL</w:delText>
              </w:r>
              <w:bookmarkStart w:id="2402" w:name="_Toc183454790"/>
              <w:bookmarkStart w:id="2403" w:name="_Toc183455742"/>
              <w:bookmarkStart w:id="2404" w:name="_Toc184406076"/>
              <w:bookmarkStart w:id="2405" w:name="_Toc184407335"/>
              <w:bookmarkStart w:id="2406" w:name="_Toc184408283"/>
              <w:bookmarkStart w:id="2407" w:name="_Toc184409231"/>
              <w:bookmarkStart w:id="2408" w:name="_Toc184813017"/>
              <w:bookmarkEnd w:id="2402"/>
              <w:bookmarkEnd w:id="2403"/>
              <w:bookmarkEnd w:id="2404"/>
              <w:bookmarkEnd w:id="2405"/>
              <w:bookmarkEnd w:id="2406"/>
              <w:bookmarkEnd w:id="2407"/>
              <w:bookmarkEnd w:id="2408"/>
            </w:del>
          </w:p>
          <w:p w14:paraId="16429375" w14:textId="56A6772E" w:rsidR="005C267A" w:rsidRPr="00A00646" w:rsidDel="000F0E3F" w:rsidRDefault="005C267A" w:rsidP="005C267A">
            <w:pPr>
              <w:widowControl w:val="0"/>
              <w:spacing w:before="0" w:line="240" w:lineRule="auto"/>
              <w:contextualSpacing w:val="0"/>
              <w:jc w:val="left"/>
              <w:rPr>
                <w:del w:id="2409" w:author="Phuong Truong Thi" w:date="2024-11-25T12:42:00Z"/>
                <w:rFonts w:ascii="Times New Roman" w:eastAsia="Times New Roman" w:hAnsi="Times New Roman"/>
                <w:color w:val="000000"/>
                <w:sz w:val="24"/>
                <w:szCs w:val="24"/>
              </w:rPr>
            </w:pPr>
            <w:del w:id="2410" w:author="Phuong Truong Thi" w:date="2024-11-25T12:42:00Z">
              <w:r w:rsidRPr="00A00646" w:rsidDel="000F0E3F">
                <w:rPr>
                  <w:rFonts w:ascii="Times New Roman" w:eastAsia="Times New Roman" w:hAnsi="Times New Roman"/>
                  <w:color w:val="000000"/>
                  <w:sz w:val="24"/>
                  <w:szCs w:val="24"/>
                </w:rPr>
                <w:delText xml:space="preserve"> - Book HHB …</w:delText>
              </w:r>
              <w:bookmarkStart w:id="2411" w:name="_Toc183454791"/>
              <w:bookmarkStart w:id="2412" w:name="_Toc183455743"/>
              <w:bookmarkStart w:id="2413" w:name="_Toc184406077"/>
              <w:bookmarkStart w:id="2414" w:name="_Toc184407336"/>
              <w:bookmarkStart w:id="2415" w:name="_Toc184408284"/>
              <w:bookmarkStart w:id="2416" w:name="_Toc184409232"/>
              <w:bookmarkStart w:id="2417" w:name="_Toc184813018"/>
              <w:bookmarkEnd w:id="2411"/>
              <w:bookmarkEnd w:id="2412"/>
              <w:bookmarkEnd w:id="2413"/>
              <w:bookmarkEnd w:id="2414"/>
              <w:bookmarkEnd w:id="2415"/>
              <w:bookmarkEnd w:id="2416"/>
              <w:bookmarkEnd w:id="2417"/>
            </w:del>
          </w:p>
          <w:p w14:paraId="5568FC91" w14:textId="4B173735" w:rsidR="002A393F" w:rsidRPr="00A00646" w:rsidDel="000F0E3F" w:rsidRDefault="005C267A" w:rsidP="005C267A">
            <w:pPr>
              <w:widowControl w:val="0"/>
              <w:spacing w:before="0" w:line="240" w:lineRule="auto"/>
              <w:contextualSpacing w:val="0"/>
              <w:jc w:val="left"/>
              <w:rPr>
                <w:del w:id="2418" w:author="Phuong Truong Thi" w:date="2024-11-25T12:42:00Z"/>
                <w:rFonts w:ascii="Times New Roman" w:eastAsia="Times New Roman" w:hAnsi="Times New Roman"/>
                <w:color w:val="000000"/>
                <w:sz w:val="24"/>
                <w:szCs w:val="24"/>
                <w:rPrChange w:id="2419" w:author="Phuong Truong Thi" w:date="2024-11-22T00:54:00Z">
                  <w:rPr>
                    <w:del w:id="2420" w:author="Phuong Truong Thi" w:date="2024-11-25T12:42:00Z"/>
                    <w:rFonts w:eastAsia="Times New Roman"/>
                    <w:color w:val="000000"/>
                    <w:szCs w:val="24"/>
                  </w:rPr>
                </w:rPrChange>
              </w:rPr>
            </w:pPr>
            <w:del w:id="2421" w:author="Phuong Truong Thi" w:date="2024-11-25T12:42:00Z">
              <w:r w:rsidRPr="00A00646" w:rsidDel="000F0E3F">
                <w:rPr>
                  <w:rFonts w:ascii="Times New Roman" w:eastAsia="Times New Roman" w:hAnsi="Times New Roman"/>
                  <w:color w:val="000000"/>
                  <w:sz w:val="24"/>
                  <w:szCs w:val="24"/>
                  <w:rPrChange w:id="2422" w:author="Phuong Truong Thi" w:date="2024-11-22T00:54:00Z">
                    <w:rPr>
                      <w:rFonts w:eastAsia="Times New Roman"/>
                      <w:color w:val="000000"/>
                      <w:szCs w:val="24"/>
                    </w:rPr>
                  </w:rPrChange>
                </w:rPr>
                <w:delText>Thực hiện phân bổ KH theo rule sau</w:delText>
              </w:r>
              <w:r w:rsidR="002A393F" w:rsidRPr="00A00646" w:rsidDel="000F0E3F">
                <w:rPr>
                  <w:rFonts w:ascii="Times New Roman" w:eastAsia="Times New Roman" w:hAnsi="Times New Roman"/>
                  <w:color w:val="000000"/>
                  <w:sz w:val="24"/>
                  <w:szCs w:val="24"/>
                  <w:rPrChange w:id="2423" w:author="Phuong Truong Thi" w:date="2024-11-22T00:54:00Z">
                    <w:rPr>
                      <w:rFonts w:eastAsia="Times New Roman"/>
                      <w:color w:val="000000"/>
                      <w:szCs w:val="24"/>
                    </w:rPr>
                  </w:rPrChange>
                </w:rPr>
                <w:br/>
                <w:delText xml:space="preserve">Các bước phân bổ : </w:delText>
              </w:r>
              <w:r w:rsidR="002A393F" w:rsidRPr="00A00646" w:rsidDel="000F0E3F">
                <w:rPr>
                  <w:rFonts w:ascii="Times New Roman" w:eastAsia="Times New Roman" w:hAnsi="Times New Roman"/>
                  <w:color w:val="000000"/>
                  <w:sz w:val="24"/>
                  <w:szCs w:val="24"/>
                  <w:rPrChange w:id="2424" w:author="Phuong Truong Thi" w:date="2024-11-22T00:54:00Z">
                    <w:rPr>
                      <w:rFonts w:eastAsia="Times New Roman"/>
                      <w:color w:val="000000"/>
                      <w:szCs w:val="24"/>
                    </w:rPr>
                  </w:rPrChange>
                </w:rPr>
                <w:br/>
                <w:delText xml:space="preserve">Bước 1: Phân bổ KH về các Book Chi nhánh: </w:delText>
              </w:r>
              <w:r w:rsidR="002A393F" w:rsidRPr="00A00646" w:rsidDel="000F0E3F">
                <w:rPr>
                  <w:rFonts w:ascii="Times New Roman" w:eastAsia="Times New Roman" w:hAnsi="Times New Roman"/>
                  <w:color w:val="000000"/>
                  <w:sz w:val="24"/>
                  <w:szCs w:val="24"/>
                  <w:rPrChange w:id="2425" w:author="Phuong Truong Thi" w:date="2024-11-22T00:54:00Z">
                    <w:rPr>
                      <w:rFonts w:eastAsia="Times New Roman"/>
                      <w:color w:val="000000"/>
                      <w:szCs w:val="24"/>
                    </w:rPr>
                  </w:rPrChange>
                </w:rPr>
                <w:br/>
                <w:delText>+ Nếu địa chỉ của khách hàng trên T24 (Resident address) cùng huyện/quận và cùng tỉnh/thành phố với địa chỉ các chi nhánh, thì hệ thống sẽ chia đều (random) khách hàng cho các Book cùng quận/huyện và tỉnh/thành phố với khách hàng.</w:delText>
              </w:r>
              <w:r w:rsidR="002A393F" w:rsidRPr="00A00646" w:rsidDel="000F0E3F">
                <w:rPr>
                  <w:rFonts w:ascii="Times New Roman" w:eastAsia="Times New Roman" w:hAnsi="Times New Roman"/>
                  <w:color w:val="000000"/>
                  <w:sz w:val="24"/>
                  <w:szCs w:val="24"/>
                  <w:rPrChange w:id="2426" w:author="Phuong Truong Thi" w:date="2024-11-22T00:54:00Z">
                    <w:rPr>
                      <w:rFonts w:eastAsia="Times New Roman"/>
                      <w:color w:val="000000"/>
                      <w:szCs w:val="24"/>
                    </w:rPr>
                  </w:rPrChange>
                </w:rPr>
                <w:br/>
                <w:delText>+ Nếu địa chỉ của khách hàng trên T24 (Resident address) cùng tỉnh/thành phố và khác huyện/quận với địa chỉ các chi nhánh, thì hệ thống sẽ chia đều (random khách hàng cho các Book cùng tỉnh/thành phố với khách hàng, bao gồm cả book đã được chia ở trên.</w:delText>
              </w:r>
              <w:r w:rsidR="002A393F" w:rsidRPr="00A00646" w:rsidDel="000F0E3F">
                <w:rPr>
                  <w:rFonts w:ascii="Times New Roman" w:eastAsia="Times New Roman" w:hAnsi="Times New Roman"/>
                  <w:color w:val="000000"/>
                  <w:sz w:val="24"/>
                  <w:szCs w:val="24"/>
                  <w:rPrChange w:id="2427" w:author="Phuong Truong Thi" w:date="2024-11-22T00:54:00Z">
                    <w:rPr>
                      <w:rFonts w:eastAsia="Times New Roman"/>
                      <w:color w:val="000000"/>
                      <w:szCs w:val="24"/>
                    </w:rPr>
                  </w:rPrChange>
                </w:rPr>
                <w:br/>
                <w:delText>Bước 2: Phân bổ KH ở các Book chi nhánh đã xác định ở bước 1 cho CBBH của chi nhánh theo nguyên tắc phân bổ đều cho các CBBH theo thứ tự từ CBBH có ít khách hàng quản lý đến CBBH có nhiều khách hàng quản lý hơn</w:delText>
              </w:r>
              <w:bookmarkStart w:id="2428" w:name="_Toc183454792"/>
              <w:bookmarkStart w:id="2429" w:name="_Toc183455744"/>
              <w:bookmarkStart w:id="2430" w:name="_Toc184406078"/>
              <w:bookmarkStart w:id="2431" w:name="_Toc184407337"/>
              <w:bookmarkStart w:id="2432" w:name="_Toc184408285"/>
              <w:bookmarkStart w:id="2433" w:name="_Toc184409233"/>
              <w:bookmarkStart w:id="2434" w:name="_Toc184813019"/>
              <w:bookmarkEnd w:id="2428"/>
              <w:bookmarkEnd w:id="2429"/>
              <w:bookmarkEnd w:id="2430"/>
              <w:bookmarkEnd w:id="2431"/>
              <w:bookmarkEnd w:id="2432"/>
              <w:bookmarkEnd w:id="2433"/>
              <w:bookmarkEnd w:id="2434"/>
            </w:del>
          </w:p>
        </w:tc>
        <w:bookmarkStart w:id="2435" w:name="_Toc183454793"/>
        <w:bookmarkStart w:id="2436" w:name="_Toc183455745"/>
        <w:bookmarkStart w:id="2437" w:name="_Toc184406079"/>
        <w:bookmarkStart w:id="2438" w:name="_Toc184407338"/>
        <w:bookmarkStart w:id="2439" w:name="_Toc184408286"/>
        <w:bookmarkStart w:id="2440" w:name="_Toc184409234"/>
        <w:bookmarkStart w:id="2441" w:name="_Toc184813020"/>
        <w:bookmarkEnd w:id="2435"/>
        <w:bookmarkEnd w:id="2436"/>
        <w:bookmarkEnd w:id="2437"/>
        <w:bookmarkEnd w:id="2438"/>
        <w:bookmarkEnd w:id="2439"/>
        <w:bookmarkEnd w:id="2440"/>
        <w:bookmarkEnd w:id="2441"/>
      </w:tr>
    </w:tbl>
    <w:p w14:paraId="37923F39" w14:textId="3CF9503D" w:rsidR="0054055D" w:rsidRPr="005C2997" w:rsidRDefault="005044F7" w:rsidP="005C2997">
      <w:pPr>
        <w:pStyle w:val="Heading31"/>
        <w:rPr>
          <w:sz w:val="24"/>
          <w:szCs w:val="24"/>
          <w:lang w:val="vi-VN"/>
        </w:rPr>
      </w:pPr>
      <w:bookmarkStart w:id="2442" w:name="_Toc177425381"/>
      <w:bookmarkStart w:id="2443" w:name="_Toc184813021"/>
      <w:bookmarkEnd w:id="1465"/>
      <w:bookmarkEnd w:id="2115"/>
      <w:r w:rsidRPr="005C2997">
        <w:rPr>
          <w:sz w:val="24"/>
          <w:szCs w:val="24"/>
        </w:rPr>
        <w:lastRenderedPageBreak/>
        <w:t>PORT</w:t>
      </w:r>
      <w:r w:rsidR="00EC5606" w:rsidRPr="005C2997">
        <w:rPr>
          <w:sz w:val="24"/>
          <w:szCs w:val="24"/>
          <w:lang w:val="vi-VN"/>
        </w:rPr>
        <w:t xml:space="preserve">.01 </w:t>
      </w:r>
      <w:r w:rsidR="003E5B1D" w:rsidRPr="005C2997">
        <w:rPr>
          <w:sz w:val="24"/>
          <w:szCs w:val="24"/>
          <w:lang w:val="vi-VN"/>
        </w:rPr>
        <w:t>–</w:t>
      </w:r>
      <w:r w:rsidR="00EC5606" w:rsidRPr="005C2997">
        <w:rPr>
          <w:sz w:val="24"/>
          <w:szCs w:val="24"/>
          <w:lang w:val="vi-VN"/>
        </w:rPr>
        <w:t xml:space="preserve"> </w:t>
      </w:r>
      <w:bookmarkEnd w:id="1189"/>
      <w:ins w:id="2444" w:author="Phuong Truong Thi" w:date="2024-10-16T00:54:00Z">
        <w:r w:rsidR="00AD3554" w:rsidRPr="005C2997">
          <w:rPr>
            <w:sz w:val="24"/>
            <w:szCs w:val="24"/>
          </w:rPr>
          <w:t>Xem d</w:t>
        </w:r>
      </w:ins>
      <w:del w:id="2445" w:author="Phuong Truong Thi" w:date="2024-10-16T00:54:00Z">
        <w:r w:rsidR="003E5B1D" w:rsidRPr="005C2997" w:rsidDel="00AD3554">
          <w:rPr>
            <w:sz w:val="24"/>
            <w:szCs w:val="24"/>
          </w:rPr>
          <w:delText>D</w:delText>
        </w:r>
      </w:del>
      <w:r w:rsidR="003E5B1D" w:rsidRPr="005C2997">
        <w:rPr>
          <w:sz w:val="24"/>
          <w:szCs w:val="24"/>
        </w:rPr>
        <w:t>anh sách tất cả khách hàng</w:t>
      </w:r>
      <w:bookmarkEnd w:id="2442"/>
      <w:bookmarkEnd w:id="2443"/>
    </w:p>
    <w:p w14:paraId="3B1E0BA2" w14:textId="5F23396D" w:rsidR="0054055D" w:rsidRPr="00C654B0" w:rsidRDefault="0054055D" w:rsidP="00EC5606">
      <w:pPr>
        <w:pStyle w:val="Heading61"/>
        <w:outlineLvl w:val="9"/>
        <w:rPr>
          <w:b/>
          <w:bCs w:val="0"/>
        </w:rPr>
      </w:pPr>
      <w:r w:rsidRPr="00C654B0">
        <w:rPr>
          <w:b/>
          <w:bCs w:val="0"/>
        </w:rPr>
        <w:t>Mô tả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7182"/>
      </w:tblGrid>
      <w:tr w:rsidR="00903080" w:rsidRPr="00075487" w14:paraId="14457D77" w14:textId="77777777" w:rsidTr="7F5A6C64">
        <w:trPr>
          <w:trHeight w:val="792"/>
        </w:trPr>
        <w:tc>
          <w:tcPr>
            <w:tcW w:w="1975" w:type="dxa"/>
            <w:shd w:val="clear" w:color="auto" w:fill="auto"/>
          </w:tcPr>
          <w:p w14:paraId="5DED3E27" w14:textId="77777777" w:rsidR="00903080" w:rsidRPr="0096699D" w:rsidRDefault="00903080" w:rsidP="00903080">
            <w:pPr>
              <w:pStyle w:val="Bd-1BodyText1"/>
              <w:keepLines/>
              <w:spacing w:line="276" w:lineRule="auto"/>
              <w:ind w:left="0"/>
              <w:jc w:val="left"/>
              <w:rPr>
                <w:rFonts w:ascii="Times New Roman" w:hAnsi="Times New Roman"/>
                <w:b/>
                <w:bCs/>
                <w:iCs/>
                <w:sz w:val="24"/>
                <w:szCs w:val="24"/>
              </w:rPr>
            </w:pPr>
            <w:r w:rsidRPr="0096699D">
              <w:rPr>
                <w:rFonts w:ascii="Times New Roman" w:hAnsi="Times New Roman"/>
                <w:b/>
                <w:iCs/>
                <w:sz w:val="24"/>
                <w:szCs w:val="24"/>
              </w:rPr>
              <w:t>Mô tả</w:t>
            </w:r>
          </w:p>
        </w:tc>
        <w:tc>
          <w:tcPr>
            <w:tcW w:w="7182" w:type="dxa"/>
            <w:shd w:val="clear" w:color="auto" w:fill="auto"/>
          </w:tcPr>
          <w:p w14:paraId="56018B2F" w14:textId="75802DC7" w:rsidR="00345E6B" w:rsidRPr="00075487" w:rsidRDefault="00903080" w:rsidP="0027298D">
            <w:pPr>
              <w:pStyle w:val="Normal10"/>
            </w:pPr>
            <w:r w:rsidRPr="00075487">
              <w:t xml:space="preserve">Chức năng hỗ trợ NSD </w:t>
            </w:r>
            <w:r w:rsidR="00E740D5">
              <w:t xml:space="preserve">nhìn thấy </w:t>
            </w:r>
            <w:r w:rsidR="00855D5F">
              <w:t xml:space="preserve">danh sách </w:t>
            </w:r>
            <w:r w:rsidR="00A22F2E">
              <w:t>toàn bộ</w:t>
            </w:r>
            <w:r w:rsidR="00855D5F">
              <w:t xml:space="preserve"> khách hàng</w:t>
            </w:r>
            <w:r w:rsidR="00A22F2E">
              <w:t xml:space="preserve"> mà cán bộ đó đang được quản lý</w:t>
            </w:r>
            <w:r w:rsidR="0027298D">
              <w:t>. Chi tiết ở phần “Thông tin dữ liệu”</w:t>
            </w:r>
          </w:p>
        </w:tc>
      </w:tr>
      <w:tr w:rsidR="006E7EB1" w:rsidRPr="00075487" w14:paraId="0401A527" w14:textId="77777777" w:rsidTr="7F5A6C64">
        <w:trPr>
          <w:trHeight w:val="489"/>
        </w:trPr>
        <w:tc>
          <w:tcPr>
            <w:tcW w:w="1975" w:type="dxa"/>
            <w:shd w:val="clear" w:color="auto" w:fill="auto"/>
          </w:tcPr>
          <w:p w14:paraId="2AAFACB9" w14:textId="602D0360" w:rsidR="006E7EB1" w:rsidRPr="0096699D" w:rsidRDefault="006E7EB1" w:rsidP="00903080">
            <w:pPr>
              <w:pStyle w:val="Bd-1BodyText1"/>
              <w:keepLines/>
              <w:spacing w:line="276" w:lineRule="auto"/>
              <w:ind w:left="0"/>
              <w:jc w:val="left"/>
              <w:rPr>
                <w:rFonts w:ascii="Times New Roman" w:hAnsi="Times New Roman"/>
                <w:b/>
                <w:iCs/>
                <w:sz w:val="24"/>
                <w:szCs w:val="24"/>
              </w:rPr>
            </w:pPr>
            <w:r w:rsidRPr="0096699D">
              <w:rPr>
                <w:rFonts w:ascii="Times New Roman" w:hAnsi="Times New Roman"/>
                <w:b/>
                <w:iCs/>
                <w:sz w:val="24"/>
                <w:szCs w:val="24"/>
              </w:rPr>
              <w:t>Actor</w:t>
            </w:r>
          </w:p>
        </w:tc>
        <w:tc>
          <w:tcPr>
            <w:tcW w:w="7182" w:type="dxa"/>
            <w:shd w:val="clear" w:color="auto" w:fill="auto"/>
          </w:tcPr>
          <w:p w14:paraId="3081F0DA" w14:textId="674EA9BC" w:rsidR="006E7EB1" w:rsidRPr="00075487" w:rsidRDefault="00187AFA" w:rsidP="0027298D">
            <w:pPr>
              <w:pStyle w:val="Normal10"/>
            </w:pPr>
            <w:r>
              <w:t>CBBH, CBQL</w:t>
            </w:r>
            <w:r w:rsidR="00DD7742">
              <w:t xml:space="preserve">, HO </w:t>
            </w:r>
            <w:r w:rsidR="00EE19B0">
              <w:t>phân khúc</w:t>
            </w:r>
          </w:p>
        </w:tc>
      </w:tr>
      <w:tr w:rsidR="00903080" w:rsidRPr="00075487" w14:paraId="4EACE7A4" w14:textId="77777777" w:rsidTr="004502A7">
        <w:trPr>
          <w:trHeight w:val="1245"/>
        </w:trPr>
        <w:tc>
          <w:tcPr>
            <w:tcW w:w="1975" w:type="dxa"/>
            <w:shd w:val="clear" w:color="auto" w:fill="auto"/>
          </w:tcPr>
          <w:p w14:paraId="48EB0D94" w14:textId="628BE667" w:rsidR="00903080" w:rsidRPr="0096699D" w:rsidRDefault="006E7EB1" w:rsidP="00903080">
            <w:pPr>
              <w:pStyle w:val="Bd-1BodyText1"/>
              <w:keepLines/>
              <w:spacing w:line="276" w:lineRule="auto"/>
              <w:ind w:left="0"/>
              <w:jc w:val="left"/>
              <w:rPr>
                <w:rFonts w:ascii="Times New Roman" w:hAnsi="Times New Roman"/>
                <w:b/>
                <w:bCs/>
                <w:iCs/>
                <w:sz w:val="24"/>
                <w:szCs w:val="24"/>
              </w:rPr>
            </w:pPr>
            <w:r w:rsidRPr="0096699D">
              <w:rPr>
                <w:rFonts w:ascii="Times New Roman" w:hAnsi="Times New Roman"/>
                <w:b/>
                <w:iCs/>
                <w:sz w:val="24"/>
                <w:szCs w:val="24"/>
              </w:rPr>
              <w:t>Các bước xử lý</w:t>
            </w:r>
          </w:p>
        </w:tc>
        <w:tc>
          <w:tcPr>
            <w:tcW w:w="7182" w:type="dxa"/>
            <w:shd w:val="clear" w:color="auto" w:fill="auto"/>
          </w:tcPr>
          <w:p w14:paraId="086BB8F0" w14:textId="10315ED0" w:rsidR="006E7EB1" w:rsidRDefault="006E7EB1" w:rsidP="1F03A17F">
            <w:pPr>
              <w:pStyle w:val="Normal10"/>
              <w:keepNext/>
              <w:keepLines/>
            </w:pPr>
            <w:ins w:id="2446" w:author="Phuong Truong Thi" w:date="2024-10-15T10:41:00Z">
              <w:r>
                <w:t>1.</w:t>
              </w:r>
            </w:ins>
            <w:commentRangeStart w:id="2447"/>
            <w:commentRangeStart w:id="2448"/>
            <w:commentRangeStart w:id="2449"/>
            <w:commentRangeStart w:id="2450"/>
            <w:commentRangeStart w:id="2451"/>
            <w:commentRangeStart w:id="2452"/>
            <w:del w:id="2453" w:author="Phuong Truong Thi" w:date="2024-10-15T11:11:00Z">
              <w:r w:rsidDel="16284EE8">
                <w:delText xml:space="preserve">NSD </w:delText>
              </w:r>
            </w:del>
            <w:ins w:id="2454" w:author="Phuong Truong Thi" w:date="2024-10-15T11:11:00Z">
              <w:r w:rsidR="16284EE8">
                <w:t xml:space="preserve">User </w:t>
              </w:r>
            </w:ins>
            <w:r w:rsidR="16284EE8">
              <w:t>đăng nhập</w:t>
            </w:r>
            <w:del w:id="2455" w:author="Phuong Truong Thi" w:date="2024-10-15T11:22:00Z">
              <w:r w:rsidDel="16284EE8">
                <w:delText xml:space="preserve"> vào</w:delText>
              </w:r>
            </w:del>
            <w:r w:rsidR="16284EE8">
              <w:t xml:space="preserve"> hệ thống</w:t>
            </w:r>
            <w:commentRangeEnd w:id="2447"/>
            <w:r>
              <w:rPr>
                <w:rStyle w:val="CommentReference"/>
              </w:rPr>
              <w:commentReference w:id="2447"/>
            </w:r>
            <w:commentRangeEnd w:id="2448"/>
            <w:r>
              <w:rPr>
                <w:rStyle w:val="CommentReference"/>
              </w:rPr>
              <w:commentReference w:id="2448"/>
            </w:r>
            <w:commentRangeEnd w:id="2449"/>
            <w:r>
              <w:rPr>
                <w:rStyle w:val="CommentReference"/>
              </w:rPr>
              <w:commentReference w:id="2449"/>
            </w:r>
            <w:commentRangeEnd w:id="2450"/>
            <w:r w:rsidR="00374F8E">
              <w:rPr>
                <w:rStyle w:val="CommentReference"/>
                <w:rFonts w:ascii="Arial" w:hAnsi="Arial"/>
                <w:lang w:val="x-none" w:eastAsia="x-none"/>
              </w:rPr>
              <w:commentReference w:id="2450"/>
            </w:r>
            <w:commentRangeEnd w:id="2451"/>
            <w:r w:rsidR="00DD7742">
              <w:rPr>
                <w:rStyle w:val="CommentReference"/>
                <w:rFonts w:ascii="Arial" w:hAnsi="Arial"/>
                <w:lang w:val="x-none" w:eastAsia="x-none"/>
              </w:rPr>
              <w:commentReference w:id="2451"/>
            </w:r>
            <w:commentRangeEnd w:id="2452"/>
            <w:r w:rsidR="001F44E5">
              <w:rPr>
                <w:rStyle w:val="CommentReference"/>
                <w:rFonts w:ascii="Arial" w:hAnsi="Arial"/>
                <w:lang w:val="x-none" w:eastAsia="x-none"/>
              </w:rPr>
              <w:commentReference w:id="2452"/>
            </w:r>
          </w:p>
          <w:p w14:paraId="27A27EB2" w14:textId="3CCD6942" w:rsidR="006E7EB1" w:rsidRDefault="006E7EB1" w:rsidP="006E7EB1">
            <w:pPr>
              <w:pStyle w:val="Normal10"/>
              <w:keepNext/>
              <w:keepLines/>
              <w:rPr>
                <w:szCs w:val="24"/>
              </w:rPr>
            </w:pPr>
            <w:ins w:id="2456" w:author="Phuong Truong Thi" w:date="2024-10-15T10:46:00Z">
              <w:r>
                <w:rPr>
                  <w:szCs w:val="24"/>
                </w:rPr>
                <w:t>2.</w:t>
              </w:r>
            </w:ins>
            <w:ins w:id="2457" w:author="Phuong Truong Thi" w:date="2024-10-15T10:49:00Z">
              <w:r>
                <w:rPr>
                  <w:szCs w:val="24"/>
                </w:rPr>
                <w:t>Truy cập</w:t>
              </w:r>
            </w:ins>
            <w:del w:id="2458" w:author="Phuong Truong Thi" w:date="2024-10-15T10:49:00Z">
              <w:r w:rsidDel="00D978C6">
                <w:rPr>
                  <w:szCs w:val="24"/>
                </w:rPr>
                <w:delText>Từ</w:delText>
              </w:r>
            </w:del>
            <w:r>
              <w:rPr>
                <w:szCs w:val="24"/>
              </w:rPr>
              <w:t xml:space="preserve"> </w:t>
            </w:r>
            <w:r w:rsidR="00187AFA">
              <w:rPr>
                <w:szCs w:val="24"/>
              </w:rPr>
              <w:t>màn hình Account</w:t>
            </w:r>
            <w:del w:id="2459" w:author="Phuong Truong Thi" w:date="2024-10-15T11:11:00Z">
              <w:r w:rsidDel="008938F2">
                <w:rPr>
                  <w:szCs w:val="24"/>
                </w:rPr>
                <w:delText xml:space="preserve">, </w:delText>
              </w:r>
            </w:del>
          </w:p>
          <w:p w14:paraId="09DC850C" w14:textId="32762FE6" w:rsidR="00187AFA" w:rsidRDefault="00187AFA" w:rsidP="006E7EB1">
            <w:pPr>
              <w:pStyle w:val="Normal10"/>
              <w:keepNext/>
              <w:keepLines/>
              <w:rPr>
                <w:ins w:id="2460" w:author="Phuong Truong Thi" w:date="2024-10-15T11:10:00Z"/>
                <w:szCs w:val="24"/>
              </w:rPr>
            </w:pPr>
            <w:r>
              <w:rPr>
                <w:szCs w:val="24"/>
              </w:rPr>
              <w:t>3.Chọn list view “</w:t>
            </w:r>
            <w:ins w:id="2461" w:author="Phuong Truong Thi" w:date="2024-12-06T18:45:00Z">
              <w:r w:rsidR="00531218">
                <w:rPr>
                  <w:szCs w:val="24"/>
                </w:rPr>
                <w:t>Tất cả khách hàng</w:t>
              </w:r>
            </w:ins>
            <w:del w:id="2462" w:author="Phuong Truong Thi" w:date="2024-12-06T18:45:00Z">
              <w:r w:rsidDel="00531218">
                <w:rPr>
                  <w:szCs w:val="24"/>
                </w:rPr>
                <w:delText>All Portfolio</w:delText>
              </w:r>
            </w:del>
            <w:r>
              <w:rPr>
                <w:szCs w:val="24"/>
              </w:rPr>
              <w:t>”</w:t>
            </w:r>
          </w:p>
          <w:p w14:paraId="281BD451" w14:textId="6FC069FA" w:rsidR="00903080" w:rsidRPr="00075487" w:rsidRDefault="00903080" w:rsidP="006E7EB1">
            <w:pPr>
              <w:pStyle w:val="Normal10"/>
              <w:keepNext/>
              <w:keepLines/>
              <w:rPr>
                <w:szCs w:val="24"/>
              </w:rPr>
            </w:pPr>
          </w:p>
        </w:tc>
      </w:tr>
      <w:tr w:rsidR="00903080" w:rsidRPr="00075487" w14:paraId="5BA43C95" w14:textId="77777777" w:rsidTr="7F5A6C64">
        <w:trPr>
          <w:trHeight w:val="765"/>
        </w:trPr>
        <w:tc>
          <w:tcPr>
            <w:tcW w:w="1975" w:type="dxa"/>
            <w:shd w:val="clear" w:color="auto" w:fill="auto"/>
          </w:tcPr>
          <w:p w14:paraId="5A3F4B9A" w14:textId="77777777" w:rsidR="00903080" w:rsidRPr="0096699D" w:rsidRDefault="00903080" w:rsidP="00903080">
            <w:pPr>
              <w:pStyle w:val="Bd-1BodyText1"/>
              <w:keepLines/>
              <w:spacing w:line="276" w:lineRule="auto"/>
              <w:ind w:left="0"/>
              <w:jc w:val="left"/>
              <w:rPr>
                <w:rFonts w:ascii="Times New Roman" w:hAnsi="Times New Roman"/>
                <w:b/>
                <w:iCs/>
                <w:sz w:val="24"/>
                <w:szCs w:val="24"/>
              </w:rPr>
            </w:pPr>
            <w:r w:rsidRPr="0096699D">
              <w:rPr>
                <w:rFonts w:ascii="Times New Roman" w:hAnsi="Times New Roman"/>
                <w:b/>
                <w:iCs/>
                <w:sz w:val="24"/>
                <w:szCs w:val="24"/>
              </w:rPr>
              <w:t>Điều kiện đầu ra</w:t>
            </w:r>
          </w:p>
        </w:tc>
        <w:tc>
          <w:tcPr>
            <w:tcW w:w="7182" w:type="dxa"/>
            <w:shd w:val="clear" w:color="auto" w:fill="auto"/>
          </w:tcPr>
          <w:p w14:paraId="76DBD80A" w14:textId="43043AAB" w:rsidR="002A3A8A" w:rsidRDefault="00754D4E" w:rsidP="002A3A8A">
            <w:pPr>
              <w:pStyle w:val="Normal10"/>
              <w:keepNext/>
              <w:keepLines/>
              <w:rPr>
                <w:ins w:id="2463" w:author="Phuong Truong Thi" w:date="2024-10-08T18:34:00Z"/>
              </w:rPr>
            </w:pPr>
            <w:r>
              <w:rPr>
                <w:szCs w:val="24"/>
              </w:rPr>
              <w:t xml:space="preserve">Hệ thống hiển thị màn hình </w:t>
            </w:r>
            <w:r w:rsidR="00A22F2E">
              <w:rPr>
                <w:szCs w:val="24"/>
              </w:rPr>
              <w:t xml:space="preserve">danh sách </w:t>
            </w:r>
            <w:r w:rsidR="00A22F2E">
              <w:t xml:space="preserve">khách hàng mà cán bộ đó </w:t>
            </w:r>
            <w:ins w:id="2464" w:author="Phuong Truong Thi" w:date="2024-10-08T18:34:00Z">
              <w:r w:rsidR="002A3A8A">
                <w:t xml:space="preserve">đang được chia port theo rule phân bổ </w:t>
              </w:r>
            </w:ins>
            <w:r w:rsidR="000A2F3A">
              <w:t>mục II.2.1</w:t>
            </w:r>
          </w:p>
          <w:p w14:paraId="7CE17E28" w14:textId="6AFBF2AA" w:rsidR="00E5198B" w:rsidDel="002A3A8A" w:rsidRDefault="00A22F2E" w:rsidP="00903080">
            <w:pPr>
              <w:pStyle w:val="Normal10"/>
              <w:keepNext/>
              <w:keepLines/>
              <w:rPr>
                <w:del w:id="2465" w:author="Phuong Truong Thi" w:date="2024-10-08T18:34:00Z"/>
              </w:rPr>
            </w:pPr>
            <w:del w:id="2466" w:author="Phuong Truong Thi" w:date="2024-10-08T18:34:00Z">
              <w:r w:rsidDel="002A3A8A">
                <w:delText>đang được quản lý theo phân quyề</w:delText>
              </w:r>
              <w:r w:rsidR="00A77FEB" w:rsidDel="002A3A8A">
                <w:delText>n</w:delText>
              </w:r>
            </w:del>
          </w:p>
          <w:p w14:paraId="0F9DAC3B" w14:textId="50DAFD5A" w:rsidR="001A643B" w:rsidRPr="00097EB6" w:rsidDel="004B55BA" w:rsidRDefault="001A643B" w:rsidP="00097EB6">
            <w:pPr>
              <w:pStyle w:val="ListParagraph"/>
              <w:rPr>
                <w:del w:id="2467" w:author="Phuong Truong Thi" w:date="2024-11-29T18:04:00Z"/>
              </w:rPr>
            </w:pPr>
            <w:del w:id="2468" w:author="Phuong Truong Thi" w:date="2024-11-29T18:04:00Z">
              <w:r w:rsidRPr="00097EB6" w:rsidDel="004B55BA">
                <w:delText xml:space="preserve">Với KH mới được gắn DAO CBBH/ Phân bổ trong danh mục theo file Rule trong vòng 30 ngày, </w:delText>
              </w:r>
              <w:bookmarkStart w:id="2469" w:name="_Hlk178611159"/>
              <w:r w:rsidRPr="00097EB6" w:rsidDel="004B55BA">
                <w:delText>hiển thị label để đánh dấu hoặc 1 trường</w:delText>
              </w:r>
            </w:del>
            <w:ins w:id="2470" w:author="thu nga" w:date="2024-09-30T17:51:00Z">
              <w:del w:id="2471" w:author="Phuong Truong Thi" w:date="2024-11-29T18:04:00Z">
                <w:r w:rsidR="005F0A45" w:rsidDel="004B55BA">
                  <w:rPr>
                    <w:lang w:val="vi-VN"/>
                  </w:rPr>
                  <w:delText xml:space="preserve"> </w:delText>
                </w:r>
              </w:del>
              <w:del w:id="2472" w:author="Phuong Truong Thi" w:date="2024-10-06T16:12:00Z">
                <w:r w:rsidR="005F0A45" w:rsidDel="00A947AE">
                  <w:rPr>
                    <w:lang w:val="vi-VN"/>
                  </w:rPr>
                  <w:delText>có màu xanh</w:delText>
                </w:r>
              </w:del>
            </w:ins>
            <w:del w:id="2473" w:author="Phuong Truong Thi" w:date="2024-10-06T16:12:00Z">
              <w:r w:rsidRPr="00097EB6" w:rsidDel="00A947AE">
                <w:delText xml:space="preserve"> </w:delText>
              </w:r>
            </w:del>
            <w:del w:id="2474" w:author="Phuong Truong Thi" w:date="2024-11-29T18:04:00Z">
              <w:r w:rsidRPr="00097EB6" w:rsidDel="004B55BA">
                <w:delText>để filter tập KH này</w:delText>
              </w:r>
            </w:del>
          </w:p>
          <w:p w14:paraId="494448A8" w14:textId="2885237F" w:rsidR="001A643B" w:rsidRPr="00075487" w:rsidRDefault="064AC8E7">
            <w:pPr>
              <w:pPrChange w:id="2475" w:author="Phuong Truong Thi" w:date="2024-12-06T18:45:00Z">
                <w:pPr>
                  <w:pStyle w:val="ListParagraph"/>
                </w:pPr>
              </w:pPrChange>
            </w:pPr>
            <w:del w:id="2476" w:author="Phuong Truong Thi" w:date="2024-12-06T18:45:00Z">
              <w:r w:rsidDel="00C71318">
                <w:delText xml:space="preserve">Với KH mới out khỏi Portfolio của CBBH, hiển thị trong Portfolio trong vòng T + 30 ngày trong đó ngày T là ngày out Portfolio, </w:delText>
              </w:r>
              <w:r w:rsidR="0017753F" w:rsidRPr="00C71318" w:rsidDel="00C71318">
                <w:rPr>
                  <w:lang w:val="vi-VN"/>
                </w:rPr>
                <w:delText xml:space="preserve">hiển thị </w:delText>
              </w:r>
              <w:commentRangeStart w:id="2477"/>
              <w:commentRangeStart w:id="2478"/>
              <w:commentRangeStart w:id="2479"/>
              <w:commentRangeStart w:id="2480"/>
              <w:commentRangeStart w:id="2481"/>
              <w:r w:rsidDel="00C71318">
                <w:delText>1 trường</w:delText>
              </w:r>
              <w:r w:rsidR="005F0A45" w:rsidRPr="00C71318" w:rsidDel="00C71318">
                <w:rPr>
                  <w:lang w:val="vi-VN"/>
                </w:rPr>
                <w:delText xml:space="preserve"> </w:delText>
              </w:r>
            </w:del>
            <w:del w:id="2482" w:author="Phuong Truong Thi" w:date="2024-10-06T16:23:00Z">
              <w:r w:rsidRPr="00C71318" w:rsidDel="005F0A45">
                <w:rPr>
                  <w:lang w:val="vi-VN"/>
                </w:rPr>
                <w:delText>có màu đỏ</w:delText>
              </w:r>
              <w:r w:rsidDel="064AC8E7">
                <w:delText xml:space="preserve"> </w:delText>
              </w:r>
            </w:del>
            <w:del w:id="2483" w:author="Phuong Truong Thi" w:date="2024-12-06T18:45:00Z">
              <w:r w:rsidDel="00C71318">
                <w:delText>để filter tập KH nà</w:delText>
              </w:r>
              <w:commentRangeEnd w:id="2477"/>
              <w:r w:rsidDel="00C71318">
                <w:rPr>
                  <w:rStyle w:val="CommentReference"/>
                </w:rPr>
                <w:commentReference w:id="2477"/>
              </w:r>
              <w:commentRangeEnd w:id="2478"/>
              <w:r w:rsidDel="00C71318">
                <w:rPr>
                  <w:rStyle w:val="CommentReference"/>
                </w:rPr>
                <w:commentReference w:id="2478"/>
              </w:r>
              <w:commentRangeEnd w:id="2479"/>
              <w:r w:rsidDel="00C71318">
                <w:rPr>
                  <w:rStyle w:val="CommentReference"/>
                </w:rPr>
                <w:commentReference w:id="2479"/>
              </w:r>
              <w:commentRangeEnd w:id="2480"/>
              <w:r w:rsidDel="00C71318">
                <w:rPr>
                  <w:rStyle w:val="CommentReference"/>
                </w:rPr>
                <w:commentReference w:id="2480"/>
              </w:r>
              <w:commentRangeEnd w:id="2481"/>
              <w:r w:rsidR="006F2634" w:rsidDel="00C71318">
                <w:rPr>
                  <w:rStyle w:val="CommentReference"/>
                  <w:lang w:val="x-none" w:eastAsia="x-none"/>
                </w:rPr>
                <w:commentReference w:id="2481"/>
              </w:r>
              <w:r w:rsidDel="00C71318">
                <w:delText>y</w:delText>
              </w:r>
            </w:del>
            <w:bookmarkEnd w:id="2469"/>
          </w:p>
        </w:tc>
      </w:tr>
    </w:tbl>
    <w:p w14:paraId="567E9CD5" w14:textId="238ABD83" w:rsidR="00FD6BA2" w:rsidRPr="00A35118" w:rsidRDefault="00FD6BA2" w:rsidP="007E0F89">
      <w:pPr>
        <w:pStyle w:val="Heading61"/>
        <w:outlineLvl w:val="9"/>
        <w:rPr>
          <w:ins w:id="2484" w:author="Phuong Truong Thi" w:date="2024-10-17T18:58:00Z"/>
          <w:b/>
          <w:bCs w:val="0"/>
          <w:lang w:val="vi-VN"/>
          <w:rPrChange w:id="2485" w:author="Phuong Truong Thi" w:date="2024-10-17T18:58:00Z">
            <w:rPr>
              <w:ins w:id="2486" w:author="Phuong Truong Thi" w:date="2024-10-17T18:58:00Z"/>
            </w:rPr>
          </w:rPrChange>
        </w:rPr>
      </w:pPr>
      <w:ins w:id="2487" w:author="Phuong Truong Thi" w:date="2024-10-17T18:58:00Z">
        <w:r w:rsidRPr="00A35118">
          <w:rPr>
            <w:b/>
            <w:bCs w:val="0"/>
          </w:rPr>
          <w:t>Màn hình minh họa</w:t>
        </w:r>
      </w:ins>
    </w:p>
    <w:p w14:paraId="2107A897" w14:textId="79C4CC68" w:rsidR="00FD6BA2" w:rsidRDefault="005B45EC">
      <w:pPr>
        <w:pStyle w:val="Heading61"/>
        <w:numPr>
          <w:ilvl w:val="0"/>
          <w:numId w:val="0"/>
        </w:numPr>
        <w:outlineLvl w:val="9"/>
        <w:rPr>
          <w:ins w:id="2488" w:author="Phuong Truong Thi" w:date="2024-12-05T18:32:00Z"/>
        </w:rPr>
      </w:pPr>
      <w:ins w:id="2489" w:author="Phuong Truong Thi" w:date="2024-11-25T18:42:00Z">
        <w:r>
          <w:drawing>
            <wp:inline distT="0" distB="0" distL="0" distR="0" wp14:anchorId="0DE2B2BC" wp14:editId="7F39F5ED">
              <wp:extent cx="5821045" cy="4448175"/>
              <wp:effectExtent l="0" t="0" r="8255" b="9525"/>
              <wp:docPr id="1703810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0804" name="Picture 1703810804"/>
                      <pic:cNvPicPr/>
                    </pic:nvPicPr>
                    <pic:blipFill>
                      <a:blip r:embed="rId17"/>
                      <a:stretch>
                        <a:fillRect/>
                      </a:stretch>
                    </pic:blipFill>
                    <pic:spPr>
                      <a:xfrm>
                        <a:off x="0" y="0"/>
                        <a:ext cx="5821045" cy="4448175"/>
                      </a:xfrm>
                      <a:prstGeom prst="rect">
                        <a:avLst/>
                      </a:prstGeom>
                    </pic:spPr>
                  </pic:pic>
                </a:graphicData>
              </a:graphic>
            </wp:inline>
          </w:drawing>
        </w:r>
      </w:ins>
    </w:p>
    <w:p w14:paraId="651DB574" w14:textId="77777777" w:rsidR="00FE644D" w:rsidRDefault="00FE644D">
      <w:pPr>
        <w:pStyle w:val="Heading61"/>
        <w:numPr>
          <w:ilvl w:val="0"/>
          <w:numId w:val="0"/>
        </w:numPr>
        <w:outlineLvl w:val="9"/>
        <w:rPr>
          <w:ins w:id="2490" w:author="Phuong Truong Thi" w:date="2024-12-05T18:32:00Z"/>
        </w:rPr>
      </w:pPr>
    </w:p>
    <w:p w14:paraId="6050AB03" w14:textId="77777777" w:rsidR="00FE644D" w:rsidRPr="00FE644D" w:rsidRDefault="00FE644D">
      <w:pPr>
        <w:pStyle w:val="Heading61"/>
        <w:numPr>
          <w:ilvl w:val="0"/>
          <w:numId w:val="0"/>
        </w:numPr>
        <w:outlineLvl w:val="9"/>
        <w:rPr>
          <w:ins w:id="2491" w:author="Phuong Truong Thi" w:date="2024-10-17T18:58:00Z"/>
        </w:rPr>
        <w:pPrChange w:id="2492" w:author="Phuong Truong Thi" w:date="2024-10-17T18:58:00Z">
          <w:pPr>
            <w:pStyle w:val="Heading61"/>
            <w:outlineLvl w:val="9"/>
          </w:pPr>
        </w:pPrChange>
      </w:pPr>
    </w:p>
    <w:p w14:paraId="22840A9B" w14:textId="22E8C29C" w:rsidR="007E0F89" w:rsidRPr="00A35118" w:rsidRDefault="007E14C6" w:rsidP="007E0F89">
      <w:pPr>
        <w:pStyle w:val="Heading61"/>
        <w:outlineLvl w:val="9"/>
        <w:rPr>
          <w:ins w:id="2493" w:author="Phuong Truong Thi" w:date="2024-10-08T18:09:00Z"/>
          <w:b/>
          <w:bCs w:val="0"/>
          <w:lang w:val="vi-VN"/>
          <w:rPrChange w:id="2494" w:author="Phuong Truong Thi" w:date="2024-10-08T18:09:00Z">
            <w:rPr>
              <w:ins w:id="2495" w:author="Phuong Truong Thi" w:date="2024-10-08T18:09:00Z"/>
            </w:rPr>
          </w:rPrChange>
        </w:rPr>
      </w:pPr>
      <w:r w:rsidRPr="00A35118">
        <w:rPr>
          <w:b/>
          <w:bCs w:val="0"/>
        </w:rPr>
        <w:t xml:space="preserve">Thông tin dữ liệu </w:t>
      </w:r>
    </w:p>
    <w:tbl>
      <w:tblPr>
        <w:tblW w:w="9162"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55"/>
        <w:gridCol w:w="2610"/>
        <w:gridCol w:w="1080"/>
        <w:gridCol w:w="1271"/>
        <w:gridCol w:w="1063"/>
        <w:gridCol w:w="1063"/>
      </w:tblGrid>
      <w:tr w:rsidR="00AD3554" w:rsidRPr="00AD0E1A" w14:paraId="1E583067" w14:textId="77777777" w:rsidTr="7F5A6C64">
        <w:trPr>
          <w:trHeight w:val="528"/>
          <w:tblHeader/>
          <w:ins w:id="2496" w:author="Phuong Truong Thi" w:date="2024-10-16T00:56:00Z"/>
        </w:trPr>
        <w:tc>
          <w:tcPr>
            <w:tcW w:w="720" w:type="dxa"/>
            <w:shd w:val="clear" w:color="auto" w:fill="F7C7AC"/>
            <w:vAlign w:val="center"/>
            <w:hideMark/>
          </w:tcPr>
          <w:p w14:paraId="25F7E5FF" w14:textId="77777777" w:rsidR="00AD3554" w:rsidRPr="00AD0E1A" w:rsidRDefault="00AD3554" w:rsidP="00817E47">
            <w:pPr>
              <w:spacing w:before="0" w:line="240" w:lineRule="auto"/>
              <w:contextualSpacing w:val="0"/>
              <w:jc w:val="center"/>
              <w:rPr>
                <w:ins w:id="2497" w:author="Phuong Truong Thi" w:date="2024-10-16T00:56:00Z"/>
                <w:rFonts w:ascii="Times New Roman" w:eastAsia="Times New Roman" w:hAnsi="Times New Roman"/>
                <w:b/>
                <w:bCs/>
                <w:color w:val="000000"/>
                <w:sz w:val="24"/>
                <w:szCs w:val="24"/>
                <w:lang w:val="vi-VN" w:eastAsia="vi-VN"/>
              </w:rPr>
            </w:pPr>
            <w:ins w:id="2498" w:author="Phuong Truong Thi" w:date="2024-10-16T00:56:00Z">
              <w:r w:rsidRPr="00AD0E1A">
                <w:rPr>
                  <w:rFonts w:ascii="Times New Roman" w:eastAsia="Times New Roman" w:hAnsi="Times New Roman"/>
                  <w:b/>
                  <w:bCs/>
                  <w:color w:val="000000"/>
                  <w:sz w:val="24"/>
                  <w:szCs w:val="24"/>
                  <w:lang w:val="vi-VN" w:eastAsia="vi-VN"/>
                </w:rPr>
                <w:lastRenderedPageBreak/>
                <w:t>STT</w:t>
              </w:r>
            </w:ins>
          </w:p>
        </w:tc>
        <w:tc>
          <w:tcPr>
            <w:tcW w:w="1355" w:type="dxa"/>
            <w:shd w:val="clear" w:color="auto" w:fill="F7C7AC"/>
            <w:vAlign w:val="center"/>
            <w:hideMark/>
          </w:tcPr>
          <w:p w14:paraId="323F2D2C" w14:textId="77777777" w:rsidR="00AD3554" w:rsidRPr="00AD0E1A" w:rsidRDefault="00AD3554" w:rsidP="00817E47">
            <w:pPr>
              <w:spacing w:before="0" w:line="240" w:lineRule="auto"/>
              <w:contextualSpacing w:val="0"/>
              <w:jc w:val="center"/>
              <w:rPr>
                <w:ins w:id="2499" w:author="Phuong Truong Thi" w:date="2024-10-16T00:56:00Z"/>
                <w:rFonts w:ascii="Times New Roman" w:eastAsia="Times New Roman" w:hAnsi="Times New Roman"/>
                <w:b/>
                <w:bCs/>
                <w:color w:val="000000"/>
                <w:sz w:val="24"/>
                <w:szCs w:val="24"/>
                <w:lang w:val="vi-VN" w:eastAsia="vi-VN"/>
              </w:rPr>
            </w:pPr>
            <w:ins w:id="2500" w:author="Phuong Truong Thi" w:date="2024-10-16T00:56:00Z">
              <w:r w:rsidRPr="00AD0E1A">
                <w:rPr>
                  <w:rFonts w:ascii="Times New Roman" w:eastAsia="Times New Roman" w:hAnsi="Times New Roman"/>
                  <w:b/>
                  <w:bCs/>
                  <w:color w:val="000000"/>
                  <w:sz w:val="24"/>
                  <w:szCs w:val="24"/>
                  <w:lang w:val="vi-VN" w:eastAsia="vi-VN"/>
                </w:rPr>
                <w:t>Trường dữ liệu</w:t>
              </w:r>
            </w:ins>
          </w:p>
        </w:tc>
        <w:tc>
          <w:tcPr>
            <w:tcW w:w="2610" w:type="dxa"/>
            <w:shd w:val="clear" w:color="auto" w:fill="F7C7AC"/>
            <w:vAlign w:val="center"/>
          </w:tcPr>
          <w:p w14:paraId="3CB4BA0A" w14:textId="77777777" w:rsidR="00AD3554" w:rsidRPr="006C7268" w:rsidRDefault="00AD3554" w:rsidP="7F5A6C64">
            <w:pPr>
              <w:spacing w:before="0" w:line="240" w:lineRule="auto"/>
              <w:jc w:val="center"/>
              <w:rPr>
                <w:ins w:id="2501" w:author="Phuong Truong Thi" w:date="2024-10-16T00:56:00Z"/>
                <w:rFonts w:ascii="Times New Roman" w:eastAsia="Times New Roman" w:hAnsi="Times New Roman"/>
                <w:b/>
                <w:bCs/>
                <w:color w:val="000000"/>
                <w:sz w:val="24"/>
                <w:szCs w:val="24"/>
                <w:lang w:eastAsia="vi-VN"/>
              </w:rPr>
            </w:pPr>
            <w:commentRangeStart w:id="2502"/>
            <w:commentRangeStart w:id="2503"/>
            <w:commentRangeStart w:id="2504"/>
            <w:ins w:id="2505" w:author="Phuong Truong Thi" w:date="2024-10-16T00:56:00Z">
              <w:r w:rsidRPr="7F5A6C64">
                <w:rPr>
                  <w:rFonts w:ascii="Times New Roman" w:eastAsia="Times New Roman" w:hAnsi="Times New Roman"/>
                  <w:b/>
                  <w:bCs/>
                  <w:color w:val="000000" w:themeColor="text1"/>
                  <w:sz w:val="24"/>
                  <w:szCs w:val="24"/>
                  <w:lang w:eastAsia="vi-VN"/>
                </w:rPr>
                <w:t>Mô tả trường</w:t>
              </w:r>
            </w:ins>
            <w:commentRangeEnd w:id="2502"/>
            <w:r>
              <w:rPr>
                <w:rStyle w:val="CommentReference"/>
              </w:rPr>
              <w:commentReference w:id="2502"/>
            </w:r>
            <w:commentRangeEnd w:id="2503"/>
            <w:r>
              <w:rPr>
                <w:rStyle w:val="CommentReference"/>
              </w:rPr>
              <w:commentReference w:id="2503"/>
            </w:r>
            <w:commentRangeEnd w:id="2504"/>
            <w:r>
              <w:rPr>
                <w:rStyle w:val="CommentReference"/>
              </w:rPr>
              <w:commentReference w:id="2504"/>
            </w:r>
          </w:p>
        </w:tc>
        <w:tc>
          <w:tcPr>
            <w:tcW w:w="1080" w:type="dxa"/>
            <w:shd w:val="clear" w:color="auto" w:fill="F7C7AC"/>
            <w:vAlign w:val="center"/>
          </w:tcPr>
          <w:p w14:paraId="7C51EF4A" w14:textId="77777777" w:rsidR="00AD3554" w:rsidRPr="00AD0E1A" w:rsidRDefault="00AD3554" w:rsidP="00817E47">
            <w:pPr>
              <w:spacing w:before="0" w:line="240" w:lineRule="auto"/>
              <w:contextualSpacing w:val="0"/>
              <w:jc w:val="center"/>
              <w:rPr>
                <w:ins w:id="2506" w:author="Phuong Truong Thi" w:date="2024-10-16T00:56:00Z"/>
                <w:rFonts w:ascii="Times New Roman" w:eastAsia="Times New Roman" w:hAnsi="Times New Roman"/>
                <w:b/>
                <w:bCs/>
                <w:color w:val="000000"/>
                <w:sz w:val="24"/>
                <w:szCs w:val="24"/>
                <w:lang w:val="vi-VN" w:eastAsia="vi-VN"/>
              </w:rPr>
            </w:pPr>
            <w:ins w:id="2507" w:author="Phuong Truong Thi" w:date="2024-10-16T00:56:00Z">
              <w:r>
                <w:rPr>
                  <w:rFonts w:ascii="Times New Roman" w:eastAsia="Times New Roman" w:hAnsi="Times New Roman"/>
                  <w:b/>
                  <w:bCs/>
                  <w:color w:val="000000"/>
                  <w:sz w:val="24"/>
                  <w:szCs w:val="24"/>
                  <w:lang w:val="vi-VN" w:eastAsia="vi-VN"/>
                </w:rPr>
                <w:t>Nguồn</w:t>
              </w:r>
            </w:ins>
          </w:p>
        </w:tc>
        <w:tc>
          <w:tcPr>
            <w:tcW w:w="1271" w:type="dxa"/>
            <w:shd w:val="clear" w:color="auto" w:fill="F7C7AC"/>
            <w:vAlign w:val="center"/>
          </w:tcPr>
          <w:p w14:paraId="6E55EC08" w14:textId="77777777" w:rsidR="00AD3554" w:rsidRPr="00AD0E1A" w:rsidRDefault="00AD3554" w:rsidP="00817E47">
            <w:pPr>
              <w:spacing w:before="0" w:line="240" w:lineRule="auto"/>
              <w:contextualSpacing w:val="0"/>
              <w:jc w:val="center"/>
              <w:rPr>
                <w:ins w:id="2508" w:author="Phuong Truong Thi" w:date="2024-10-16T00:56:00Z"/>
                <w:rFonts w:ascii="Times New Roman" w:eastAsia="Times New Roman" w:hAnsi="Times New Roman"/>
                <w:b/>
                <w:bCs/>
                <w:color w:val="000000"/>
                <w:sz w:val="24"/>
                <w:szCs w:val="24"/>
                <w:lang w:val="vi-VN" w:eastAsia="vi-VN"/>
              </w:rPr>
            </w:pPr>
            <w:ins w:id="2509" w:author="Phuong Truong Thi" w:date="2024-10-16T00:56:00Z">
              <w:r w:rsidRPr="00AD0E1A">
                <w:rPr>
                  <w:rFonts w:ascii="Times New Roman" w:eastAsia="Times New Roman" w:hAnsi="Times New Roman"/>
                  <w:b/>
                  <w:bCs/>
                  <w:color w:val="000000"/>
                  <w:sz w:val="24"/>
                  <w:szCs w:val="24"/>
                  <w:lang w:val="vi-VN" w:eastAsia="vi-VN"/>
                </w:rPr>
                <w:t>Định dạng</w:t>
              </w:r>
            </w:ins>
          </w:p>
        </w:tc>
        <w:tc>
          <w:tcPr>
            <w:tcW w:w="1063" w:type="dxa"/>
            <w:shd w:val="clear" w:color="auto" w:fill="F7C7AC"/>
            <w:vAlign w:val="center"/>
            <w:hideMark/>
          </w:tcPr>
          <w:p w14:paraId="714CDC60" w14:textId="77777777" w:rsidR="00AD3554" w:rsidRPr="00AD0E1A" w:rsidRDefault="00AD3554" w:rsidP="00817E47">
            <w:pPr>
              <w:spacing w:before="0" w:line="240" w:lineRule="auto"/>
              <w:contextualSpacing w:val="0"/>
              <w:jc w:val="center"/>
              <w:rPr>
                <w:ins w:id="2510" w:author="Phuong Truong Thi" w:date="2024-10-16T00:56:00Z"/>
                <w:rFonts w:ascii="Times New Roman" w:eastAsia="Times New Roman" w:hAnsi="Times New Roman"/>
                <w:b/>
                <w:bCs/>
                <w:color w:val="000000"/>
                <w:sz w:val="24"/>
                <w:szCs w:val="24"/>
                <w:lang w:val="vi-VN" w:eastAsia="vi-VN"/>
              </w:rPr>
            </w:pPr>
            <w:ins w:id="2511" w:author="Phuong Truong Thi" w:date="2024-10-16T00:56:00Z">
              <w:r w:rsidRPr="00AD0E1A">
                <w:rPr>
                  <w:rFonts w:ascii="Times New Roman" w:eastAsia="Times New Roman" w:hAnsi="Times New Roman"/>
                  <w:b/>
                  <w:bCs/>
                  <w:color w:val="000000"/>
                  <w:sz w:val="24"/>
                  <w:szCs w:val="24"/>
                  <w:lang w:val="vi-VN" w:eastAsia="vi-VN"/>
                </w:rPr>
                <w:t>Mã danh mục tham chiếu</w:t>
              </w:r>
            </w:ins>
          </w:p>
        </w:tc>
        <w:tc>
          <w:tcPr>
            <w:tcW w:w="1063" w:type="dxa"/>
            <w:shd w:val="clear" w:color="auto" w:fill="F7C7AC"/>
          </w:tcPr>
          <w:p w14:paraId="2CAF3740" w14:textId="77777777" w:rsidR="00AD3554" w:rsidRPr="00B66378" w:rsidRDefault="00AD3554" w:rsidP="00817E47">
            <w:pPr>
              <w:spacing w:before="0" w:line="240" w:lineRule="auto"/>
              <w:contextualSpacing w:val="0"/>
              <w:jc w:val="center"/>
              <w:rPr>
                <w:ins w:id="2512" w:author="Phuong Truong Thi" w:date="2024-10-16T00:56:00Z"/>
                <w:rFonts w:ascii="Times New Roman" w:eastAsia="Times New Roman" w:hAnsi="Times New Roman"/>
                <w:b/>
                <w:bCs/>
                <w:color w:val="000000"/>
                <w:sz w:val="24"/>
                <w:szCs w:val="24"/>
                <w:lang w:val="vi-VN" w:eastAsia="vi-VN"/>
              </w:rPr>
            </w:pPr>
            <w:ins w:id="2513" w:author="Phuong Truong Thi" w:date="2024-10-16T00:56:00Z">
              <w:r w:rsidRPr="00B66378">
                <w:rPr>
                  <w:rFonts w:ascii="Times New Roman" w:eastAsia="Times New Roman" w:hAnsi="Times New Roman"/>
                  <w:b/>
                  <w:bCs/>
                  <w:color w:val="000000"/>
                  <w:sz w:val="24"/>
                  <w:szCs w:val="24"/>
                  <w:lang w:val="vi-VN" w:eastAsia="vi-VN"/>
                </w:rPr>
                <w:t>Hiển thị mặc định</w:t>
              </w:r>
            </w:ins>
          </w:p>
          <w:p w14:paraId="58E76D23" w14:textId="77777777" w:rsidR="00AD3554" w:rsidRPr="00B66378" w:rsidRDefault="00AD3554" w:rsidP="00817E47">
            <w:pPr>
              <w:spacing w:before="0" w:line="240" w:lineRule="auto"/>
              <w:contextualSpacing w:val="0"/>
              <w:jc w:val="center"/>
              <w:rPr>
                <w:ins w:id="2514" w:author="Phuong Truong Thi" w:date="2024-10-16T00:56:00Z"/>
                <w:rFonts w:ascii="Times New Roman" w:eastAsia="Times New Roman" w:hAnsi="Times New Roman"/>
                <w:b/>
                <w:bCs/>
                <w:color w:val="000000"/>
                <w:sz w:val="24"/>
                <w:szCs w:val="24"/>
                <w:lang w:val="vi-VN" w:eastAsia="vi-VN"/>
              </w:rPr>
            </w:pPr>
            <w:ins w:id="2515" w:author="Phuong Truong Thi" w:date="2024-10-16T00:56:00Z">
              <w:r w:rsidRPr="00B66378">
                <w:rPr>
                  <w:rFonts w:ascii="Times New Roman" w:eastAsia="Times New Roman" w:hAnsi="Times New Roman"/>
                  <w:b/>
                  <w:bCs/>
                  <w:color w:val="000000"/>
                  <w:sz w:val="24"/>
                  <w:szCs w:val="24"/>
                  <w:lang w:val="vi-VN" w:eastAsia="vi-VN"/>
                </w:rPr>
                <w:t>trên danh sách</w:t>
              </w:r>
            </w:ins>
          </w:p>
          <w:p w14:paraId="4152BE38" w14:textId="77777777" w:rsidR="00AD3554" w:rsidRPr="00AD0E1A" w:rsidRDefault="00AD3554" w:rsidP="00817E47">
            <w:pPr>
              <w:spacing w:before="0" w:line="240" w:lineRule="auto"/>
              <w:contextualSpacing w:val="0"/>
              <w:jc w:val="center"/>
              <w:rPr>
                <w:ins w:id="2516" w:author="Phuong Truong Thi" w:date="2024-10-16T00:56:00Z"/>
                <w:rFonts w:ascii="Times New Roman" w:eastAsia="Times New Roman" w:hAnsi="Times New Roman"/>
                <w:b/>
                <w:bCs/>
                <w:color w:val="000000"/>
                <w:sz w:val="24"/>
                <w:szCs w:val="24"/>
                <w:lang w:eastAsia="vi-VN"/>
              </w:rPr>
            </w:pPr>
            <w:ins w:id="2517" w:author="Phuong Truong Thi" w:date="2024-10-16T00:56:00Z">
              <w:r w:rsidRPr="00AD0E1A">
                <w:rPr>
                  <w:rFonts w:ascii="Times New Roman" w:eastAsia="Times New Roman" w:hAnsi="Times New Roman"/>
                  <w:b/>
                  <w:bCs/>
                  <w:color w:val="000000"/>
                  <w:sz w:val="24"/>
                  <w:szCs w:val="24"/>
                  <w:lang w:eastAsia="vi-VN"/>
                </w:rPr>
                <w:t>(Y/N)</w:t>
              </w:r>
            </w:ins>
          </w:p>
        </w:tc>
      </w:tr>
      <w:tr w:rsidR="00AD3554" w:rsidRPr="00AD0E1A" w14:paraId="633592FC" w14:textId="77777777" w:rsidTr="7F5A6C64">
        <w:trPr>
          <w:trHeight w:val="276"/>
          <w:ins w:id="2518" w:author="Phuong Truong Thi" w:date="2024-10-16T00:56:00Z"/>
        </w:trPr>
        <w:tc>
          <w:tcPr>
            <w:tcW w:w="9162" w:type="dxa"/>
            <w:gridSpan w:val="7"/>
          </w:tcPr>
          <w:p w14:paraId="64EC95A4" w14:textId="77777777" w:rsidR="00AD3554" w:rsidRPr="00AD0E1A" w:rsidRDefault="00AD3554" w:rsidP="00817E47">
            <w:pPr>
              <w:spacing w:before="0" w:line="240" w:lineRule="auto"/>
              <w:contextualSpacing w:val="0"/>
              <w:jc w:val="left"/>
              <w:rPr>
                <w:ins w:id="2519" w:author="Phuong Truong Thi" w:date="2024-10-16T00:56:00Z"/>
                <w:rFonts w:ascii="Times New Roman" w:eastAsia="Times New Roman" w:hAnsi="Times New Roman"/>
                <w:sz w:val="24"/>
                <w:szCs w:val="24"/>
                <w:lang w:eastAsia="vi-VN"/>
              </w:rPr>
            </w:pPr>
            <w:ins w:id="2520" w:author="Phuong Truong Thi" w:date="2024-10-16T00:56:00Z">
              <w:r w:rsidRPr="00AD0E1A">
                <w:rPr>
                  <w:rFonts w:ascii="Times New Roman" w:eastAsia="Times New Roman" w:hAnsi="Times New Roman"/>
                  <w:sz w:val="24"/>
                  <w:szCs w:val="24"/>
                  <w:lang w:eastAsia="vi-VN"/>
                </w:rPr>
                <w:t>Thông tin tổng quan</w:t>
              </w:r>
              <w:r>
                <w:rPr>
                  <w:rFonts w:ascii="Times New Roman" w:eastAsia="Times New Roman" w:hAnsi="Times New Roman"/>
                  <w:sz w:val="24"/>
                  <w:szCs w:val="24"/>
                  <w:lang w:eastAsia="vi-VN"/>
                </w:rPr>
                <w:t xml:space="preserve"> (</w:t>
              </w:r>
              <w:r w:rsidRPr="00B70D39">
                <w:rPr>
                  <w:rFonts w:ascii="Times New Roman" w:eastAsia="Times New Roman" w:hAnsi="Times New Roman"/>
                  <w:i/>
                  <w:iCs/>
                  <w:sz w:val="24"/>
                  <w:szCs w:val="24"/>
                  <w:lang w:eastAsia="vi-VN"/>
                </w:rPr>
                <w:t>dòng thông tin chung</w:t>
              </w:r>
              <w:r>
                <w:rPr>
                  <w:rFonts w:ascii="Times New Roman" w:eastAsia="Times New Roman" w:hAnsi="Times New Roman"/>
                  <w:sz w:val="24"/>
                  <w:szCs w:val="24"/>
                  <w:lang w:eastAsia="vi-VN"/>
                </w:rPr>
                <w:t>)</w:t>
              </w:r>
            </w:ins>
          </w:p>
        </w:tc>
      </w:tr>
      <w:tr w:rsidR="00AD3554" w:rsidRPr="00AD0E1A" w14:paraId="43619A5F" w14:textId="77777777" w:rsidTr="7F5A6C64">
        <w:trPr>
          <w:trHeight w:val="276"/>
          <w:ins w:id="2521" w:author="Phuong Truong Thi" w:date="2024-10-16T00:56:00Z"/>
        </w:trPr>
        <w:tc>
          <w:tcPr>
            <w:tcW w:w="720" w:type="dxa"/>
            <w:shd w:val="clear" w:color="auto" w:fill="auto"/>
            <w:vAlign w:val="center"/>
          </w:tcPr>
          <w:p w14:paraId="1954C8A8" w14:textId="77777777" w:rsidR="00AD3554" w:rsidRPr="00AD0E1A" w:rsidRDefault="00AD3554" w:rsidP="00817E47">
            <w:pPr>
              <w:spacing w:before="0" w:line="240" w:lineRule="auto"/>
              <w:contextualSpacing w:val="0"/>
              <w:jc w:val="left"/>
              <w:rPr>
                <w:ins w:id="2522" w:author="Phuong Truong Thi" w:date="2024-10-16T00:56:00Z"/>
                <w:rFonts w:ascii="Times New Roman" w:eastAsia="Times New Roman" w:hAnsi="Times New Roman"/>
                <w:color w:val="000000"/>
                <w:sz w:val="24"/>
                <w:szCs w:val="24"/>
                <w:lang w:val="vi-VN" w:eastAsia="vi-VN"/>
              </w:rPr>
            </w:pPr>
          </w:p>
        </w:tc>
        <w:tc>
          <w:tcPr>
            <w:tcW w:w="1355" w:type="dxa"/>
            <w:shd w:val="clear" w:color="auto" w:fill="auto"/>
            <w:vAlign w:val="center"/>
          </w:tcPr>
          <w:p w14:paraId="64A29937" w14:textId="77777777" w:rsidR="00AD3554" w:rsidRPr="00AD0E1A" w:rsidRDefault="00AD3554" w:rsidP="00817E47">
            <w:pPr>
              <w:spacing w:before="0" w:line="240" w:lineRule="auto"/>
              <w:contextualSpacing w:val="0"/>
              <w:rPr>
                <w:ins w:id="2523" w:author="Phuong Truong Thi" w:date="2024-10-16T00:56:00Z"/>
                <w:rFonts w:ascii="Times New Roman" w:hAnsi="Times New Roman"/>
                <w:color w:val="000000"/>
                <w:sz w:val="24"/>
                <w:szCs w:val="24"/>
              </w:rPr>
            </w:pPr>
            <w:ins w:id="2524" w:author="Phuong Truong Thi" w:date="2024-10-16T00:56:00Z">
              <w:r w:rsidRPr="00AD0E1A">
                <w:rPr>
                  <w:rFonts w:ascii="Times New Roman" w:hAnsi="Times New Roman"/>
                  <w:color w:val="000000"/>
                  <w:sz w:val="24"/>
                  <w:szCs w:val="24"/>
                </w:rPr>
                <w:t>Tổng KH trong danh sách</w:t>
              </w:r>
            </w:ins>
          </w:p>
          <w:p w14:paraId="4CDCB80F" w14:textId="77777777" w:rsidR="00AD3554" w:rsidRPr="00AD0E1A" w:rsidRDefault="00AD3554" w:rsidP="00817E47">
            <w:pPr>
              <w:spacing w:before="0" w:line="240" w:lineRule="auto"/>
              <w:contextualSpacing w:val="0"/>
              <w:rPr>
                <w:ins w:id="2525" w:author="Phuong Truong Thi" w:date="2024-10-16T00:56:00Z"/>
                <w:rFonts w:ascii="Times New Roman" w:hAnsi="Times New Roman"/>
                <w:color w:val="000000"/>
                <w:sz w:val="24"/>
                <w:szCs w:val="24"/>
              </w:rPr>
            </w:pPr>
          </w:p>
        </w:tc>
        <w:tc>
          <w:tcPr>
            <w:tcW w:w="2610" w:type="dxa"/>
          </w:tcPr>
          <w:p w14:paraId="4A8DF290" w14:textId="77777777" w:rsidR="00AD3554" w:rsidRPr="006C7268" w:rsidRDefault="00AD3554" w:rsidP="00817E47">
            <w:pPr>
              <w:spacing w:before="0" w:line="240" w:lineRule="auto"/>
              <w:rPr>
                <w:ins w:id="2526" w:author="Phuong Truong Thi" w:date="2024-10-16T00:56:00Z"/>
                <w:rFonts w:ascii="Times New Roman" w:hAnsi="Times New Roman"/>
                <w:color w:val="000000"/>
                <w:sz w:val="24"/>
                <w:szCs w:val="24"/>
              </w:rPr>
            </w:pPr>
            <w:commentRangeStart w:id="2527"/>
            <w:commentRangeStart w:id="2528"/>
            <w:commentRangeStart w:id="2529"/>
            <w:ins w:id="2530" w:author="Phuong Truong Thi" w:date="2024-10-16T00:56:00Z">
              <w:r w:rsidRPr="7F5A6C64">
                <w:rPr>
                  <w:rFonts w:ascii="Times New Roman" w:hAnsi="Times New Roman"/>
                  <w:color w:val="000000" w:themeColor="text1"/>
                  <w:sz w:val="24"/>
                  <w:szCs w:val="24"/>
                </w:rPr>
                <w:t xml:space="preserve">Tổng số lượng KH trong danh sách </w:t>
              </w:r>
            </w:ins>
            <w:commentRangeEnd w:id="2527"/>
            <w:r>
              <w:rPr>
                <w:rStyle w:val="CommentReference"/>
              </w:rPr>
              <w:commentReference w:id="2527"/>
            </w:r>
            <w:commentRangeEnd w:id="2528"/>
            <w:r>
              <w:rPr>
                <w:rStyle w:val="CommentReference"/>
              </w:rPr>
              <w:commentReference w:id="2528"/>
            </w:r>
            <w:commentRangeEnd w:id="2529"/>
            <w:r>
              <w:rPr>
                <w:rStyle w:val="CommentReference"/>
              </w:rPr>
              <w:commentReference w:id="2529"/>
            </w:r>
          </w:p>
          <w:p w14:paraId="429F535B" w14:textId="67E5FB82" w:rsidR="00AD3554" w:rsidRDefault="000A7657" w:rsidP="00817E47">
            <w:pPr>
              <w:spacing w:before="0" w:line="240" w:lineRule="auto"/>
              <w:contextualSpacing w:val="0"/>
              <w:rPr>
                <w:ins w:id="2531" w:author="Phuong Truong Thi" w:date="2024-10-16T00:56:00Z"/>
                <w:rFonts w:ascii="Times New Roman" w:eastAsia="Times New Roman" w:hAnsi="Times New Roman"/>
                <w:color w:val="000000"/>
                <w:sz w:val="24"/>
                <w:szCs w:val="24"/>
                <w:lang w:eastAsia="vi-VN"/>
              </w:rPr>
            </w:pPr>
            <w:ins w:id="2532" w:author="Phuong Truong Thi" w:date="2024-10-16T01:11:00Z">
              <w:r w:rsidRPr="000A7657">
                <w:rPr>
                  <w:rFonts w:ascii="Times New Roman" w:eastAsia="Times New Roman" w:hAnsi="Times New Roman"/>
                  <w:color w:val="000000"/>
                  <w:sz w:val="24"/>
                  <w:szCs w:val="24"/>
                  <w:lang w:eastAsia="vi-VN"/>
                </w:rPr>
                <w:t>Số lượng KH sẽ thay đổi khi thay đ</w:t>
              </w:r>
            </w:ins>
            <w:r w:rsidR="00CF6901">
              <w:rPr>
                <w:rFonts w:ascii="Times New Roman" w:eastAsia="Times New Roman" w:hAnsi="Times New Roman"/>
                <w:color w:val="000000"/>
                <w:sz w:val="24"/>
                <w:szCs w:val="24"/>
                <w:lang w:eastAsia="vi-VN"/>
              </w:rPr>
              <w:t>ổ</w:t>
            </w:r>
            <w:ins w:id="2533" w:author="Phuong Truong Thi" w:date="2024-10-16T01:11:00Z">
              <w:r w:rsidRPr="000A7657">
                <w:rPr>
                  <w:rFonts w:ascii="Times New Roman" w:eastAsia="Times New Roman" w:hAnsi="Times New Roman"/>
                  <w:color w:val="000000"/>
                  <w:sz w:val="24"/>
                  <w:szCs w:val="24"/>
                  <w:lang w:eastAsia="vi-VN"/>
                </w:rPr>
                <w:t>i điều kiện lọc</w:t>
              </w:r>
            </w:ins>
          </w:p>
          <w:p w14:paraId="754DAA1D" w14:textId="425622F1" w:rsidR="00AD3554" w:rsidRPr="006C7268" w:rsidRDefault="00FE644D">
            <w:pPr>
              <w:rPr>
                <w:ins w:id="2534" w:author="Phuong Truong Thi" w:date="2024-10-16T00:56:00Z"/>
                <w:rFonts w:ascii="Times New Roman" w:eastAsia="Times New Roman" w:hAnsi="Times New Roman"/>
                <w:sz w:val="24"/>
                <w:szCs w:val="24"/>
                <w:lang w:eastAsia="vi-VN"/>
              </w:rPr>
              <w:pPrChange w:id="2535" w:author="Phuong Truong Thi" w:date="2024-12-05T18:33:00Z">
                <w:pPr>
                  <w:ind w:firstLine="720"/>
                </w:pPr>
              </w:pPrChange>
            </w:pPr>
            <w:ins w:id="2536" w:author="Phuong Truong Thi" w:date="2024-12-05T18:33:00Z">
              <w:r>
                <w:rPr>
                  <w:rFonts w:ascii="Times New Roman" w:hAnsi="Times New Roman"/>
                  <w:color w:val="000000"/>
                  <w:sz w:val="24"/>
                  <w:szCs w:val="24"/>
                </w:rPr>
                <w:t>(Hệ thống tự đếm theo số lượng bản ghi)</w:t>
              </w:r>
            </w:ins>
          </w:p>
        </w:tc>
        <w:tc>
          <w:tcPr>
            <w:tcW w:w="1080" w:type="dxa"/>
          </w:tcPr>
          <w:p w14:paraId="3F84157E" w14:textId="77777777" w:rsidR="00AD3554" w:rsidRPr="00B66378" w:rsidRDefault="00AD3554" w:rsidP="00817E47">
            <w:pPr>
              <w:spacing w:before="0" w:line="240" w:lineRule="auto"/>
              <w:contextualSpacing w:val="0"/>
              <w:rPr>
                <w:ins w:id="2537" w:author="Phuong Truong Thi" w:date="2024-10-16T00:56:00Z"/>
                <w:rFonts w:ascii="Times New Roman" w:eastAsia="Times New Roman" w:hAnsi="Times New Roman"/>
                <w:color w:val="000000"/>
                <w:sz w:val="24"/>
                <w:szCs w:val="24"/>
                <w:lang w:val="vi-VN" w:eastAsia="vi-VN"/>
              </w:rPr>
            </w:pPr>
            <w:ins w:id="2538" w:author="Phuong Truong Thi" w:date="2024-10-16T00:56:00Z">
              <w:r>
                <w:rPr>
                  <w:rFonts w:ascii="Times New Roman" w:eastAsia="Times New Roman" w:hAnsi="Times New Roman"/>
                  <w:color w:val="000000"/>
                  <w:sz w:val="24"/>
                  <w:szCs w:val="24"/>
                  <w:lang w:val="vi-VN" w:eastAsia="vi-VN"/>
                </w:rPr>
                <w:t>CRM</w:t>
              </w:r>
            </w:ins>
          </w:p>
        </w:tc>
        <w:tc>
          <w:tcPr>
            <w:tcW w:w="1271" w:type="dxa"/>
          </w:tcPr>
          <w:p w14:paraId="49395F76" w14:textId="77777777" w:rsidR="00AD3554" w:rsidRPr="00AD0E1A" w:rsidRDefault="00AD3554" w:rsidP="00817E47">
            <w:pPr>
              <w:spacing w:before="0" w:line="240" w:lineRule="auto"/>
              <w:contextualSpacing w:val="0"/>
              <w:rPr>
                <w:ins w:id="2539" w:author="Phuong Truong Thi" w:date="2024-10-16T00:56:00Z"/>
                <w:rFonts w:ascii="Times New Roman" w:eastAsia="Times New Roman" w:hAnsi="Times New Roman"/>
                <w:color w:val="000000"/>
                <w:sz w:val="24"/>
                <w:szCs w:val="24"/>
                <w:lang w:eastAsia="vi-VN"/>
              </w:rPr>
            </w:pPr>
            <w:ins w:id="2540" w:author="Phuong Truong Thi" w:date="2024-10-16T00:56:00Z">
              <w:r>
                <w:rPr>
                  <w:rFonts w:ascii="Times New Roman" w:eastAsia="Times New Roman" w:hAnsi="Times New Roman"/>
                  <w:color w:val="000000"/>
                  <w:sz w:val="24"/>
                  <w:szCs w:val="24"/>
                  <w:lang w:eastAsia="vi-VN"/>
                </w:rPr>
                <w:t>Number</w:t>
              </w:r>
            </w:ins>
          </w:p>
        </w:tc>
        <w:tc>
          <w:tcPr>
            <w:tcW w:w="1063" w:type="dxa"/>
            <w:shd w:val="clear" w:color="auto" w:fill="auto"/>
            <w:noWrap/>
            <w:vAlign w:val="center"/>
          </w:tcPr>
          <w:p w14:paraId="390FFFCB" w14:textId="77777777" w:rsidR="00AD3554" w:rsidRPr="00AD0E1A" w:rsidRDefault="00AD3554" w:rsidP="00817E47">
            <w:pPr>
              <w:spacing w:before="0" w:line="240" w:lineRule="auto"/>
              <w:contextualSpacing w:val="0"/>
              <w:rPr>
                <w:ins w:id="2541" w:author="Phuong Truong Thi" w:date="2024-10-16T00:56:00Z"/>
                <w:rFonts w:ascii="Times New Roman" w:eastAsia="Times New Roman" w:hAnsi="Times New Roman"/>
                <w:color w:val="000000"/>
                <w:sz w:val="24"/>
                <w:szCs w:val="24"/>
                <w:lang w:val="vi-VN" w:eastAsia="vi-VN"/>
              </w:rPr>
            </w:pPr>
          </w:p>
        </w:tc>
        <w:tc>
          <w:tcPr>
            <w:tcW w:w="1063" w:type="dxa"/>
          </w:tcPr>
          <w:p w14:paraId="35D4E4FD" w14:textId="77777777" w:rsidR="00AD3554" w:rsidRPr="007C7BBA" w:rsidRDefault="00AD3554" w:rsidP="00817E47">
            <w:pPr>
              <w:spacing w:before="0" w:line="240" w:lineRule="auto"/>
              <w:contextualSpacing w:val="0"/>
              <w:jc w:val="center"/>
              <w:rPr>
                <w:ins w:id="2542" w:author="Phuong Truong Thi" w:date="2024-10-16T00:56:00Z"/>
                <w:rFonts w:ascii="Times New Roman" w:eastAsia="Times New Roman" w:hAnsi="Times New Roman"/>
                <w:sz w:val="24"/>
                <w:szCs w:val="24"/>
                <w:lang w:eastAsia="vi-VN"/>
              </w:rPr>
            </w:pPr>
            <w:ins w:id="2543" w:author="Phuong Truong Thi" w:date="2024-10-16T00:56:00Z">
              <w:r>
                <w:rPr>
                  <w:rFonts w:ascii="Times New Roman" w:eastAsia="Times New Roman" w:hAnsi="Times New Roman"/>
                  <w:sz w:val="24"/>
                  <w:szCs w:val="24"/>
                  <w:lang w:eastAsia="vi-VN"/>
                </w:rPr>
                <w:t>Y</w:t>
              </w:r>
            </w:ins>
          </w:p>
        </w:tc>
      </w:tr>
      <w:tr w:rsidR="00AD3554" w:rsidRPr="00AD0E1A" w14:paraId="6C522972" w14:textId="77777777" w:rsidTr="7F5A6C64">
        <w:trPr>
          <w:trHeight w:val="276"/>
          <w:ins w:id="2544" w:author="Phuong Truong Thi" w:date="2024-10-16T00:56:00Z"/>
        </w:trPr>
        <w:tc>
          <w:tcPr>
            <w:tcW w:w="9162" w:type="dxa"/>
            <w:gridSpan w:val="7"/>
          </w:tcPr>
          <w:p w14:paraId="565DECCC" w14:textId="77777777" w:rsidR="00AD3554" w:rsidRPr="00AD0E1A" w:rsidRDefault="00AD3554" w:rsidP="00817E47">
            <w:pPr>
              <w:spacing w:before="0" w:line="240" w:lineRule="auto"/>
              <w:contextualSpacing w:val="0"/>
              <w:jc w:val="left"/>
              <w:rPr>
                <w:ins w:id="2545" w:author="Phuong Truong Thi" w:date="2024-10-16T00:56:00Z"/>
                <w:rFonts w:ascii="Times New Roman" w:eastAsia="Times New Roman" w:hAnsi="Times New Roman"/>
                <w:sz w:val="24"/>
                <w:szCs w:val="24"/>
                <w:lang w:val="vi-VN" w:eastAsia="vi-VN"/>
              </w:rPr>
            </w:pPr>
            <w:ins w:id="2546" w:author="Phuong Truong Thi" w:date="2024-10-16T00:56:00Z">
              <w:r w:rsidRPr="00AD0E1A">
                <w:rPr>
                  <w:rFonts w:ascii="Times New Roman" w:eastAsia="Times New Roman" w:hAnsi="Times New Roman"/>
                  <w:sz w:val="24"/>
                  <w:szCs w:val="24"/>
                  <w:lang w:eastAsia="vi-VN"/>
                </w:rPr>
                <w:t>Thông tin chung</w:t>
              </w:r>
            </w:ins>
          </w:p>
        </w:tc>
      </w:tr>
      <w:tr w:rsidR="00AD3554" w:rsidRPr="00AD0E1A" w14:paraId="0D516084" w14:textId="77777777" w:rsidTr="7F5A6C64">
        <w:trPr>
          <w:trHeight w:val="480"/>
          <w:ins w:id="2547" w:author="Phuong Truong Thi" w:date="2024-10-16T00:56:00Z"/>
        </w:trPr>
        <w:tc>
          <w:tcPr>
            <w:tcW w:w="720" w:type="dxa"/>
            <w:shd w:val="clear" w:color="auto" w:fill="auto"/>
            <w:vAlign w:val="center"/>
          </w:tcPr>
          <w:p w14:paraId="270CE45D" w14:textId="77777777" w:rsidR="00AD3554" w:rsidRPr="00AD0E1A" w:rsidRDefault="00AD3554" w:rsidP="00817E47">
            <w:pPr>
              <w:pStyle w:val="ListParagraph"/>
              <w:numPr>
                <w:ilvl w:val="0"/>
                <w:numId w:val="61"/>
              </w:numPr>
              <w:spacing w:before="0" w:line="240" w:lineRule="auto"/>
              <w:contextualSpacing w:val="0"/>
              <w:jc w:val="left"/>
              <w:rPr>
                <w:ins w:id="2548" w:author="Phuong Truong Thi" w:date="2024-10-16T00:56:00Z"/>
                <w:rFonts w:eastAsia="Times New Roman"/>
                <w:color w:val="000000"/>
                <w:szCs w:val="24"/>
                <w:lang w:val="vi-VN" w:eastAsia="vi-VN"/>
              </w:rPr>
            </w:pPr>
          </w:p>
        </w:tc>
        <w:tc>
          <w:tcPr>
            <w:tcW w:w="1355" w:type="dxa"/>
            <w:shd w:val="clear" w:color="auto" w:fill="auto"/>
            <w:vAlign w:val="center"/>
            <w:hideMark/>
          </w:tcPr>
          <w:p w14:paraId="34A197A2" w14:textId="77777777" w:rsidR="00AD3554" w:rsidRPr="00AD0E1A" w:rsidRDefault="00AD3554" w:rsidP="00817E47">
            <w:pPr>
              <w:spacing w:before="0" w:line="240" w:lineRule="auto"/>
              <w:contextualSpacing w:val="0"/>
              <w:rPr>
                <w:ins w:id="2549" w:author="Phuong Truong Thi" w:date="2024-10-16T00:56:00Z"/>
                <w:rFonts w:ascii="Times New Roman" w:eastAsia="Times New Roman" w:hAnsi="Times New Roman"/>
                <w:color w:val="000000"/>
                <w:sz w:val="24"/>
                <w:szCs w:val="24"/>
                <w:lang w:val="vi-VN" w:eastAsia="vi-VN"/>
              </w:rPr>
            </w:pPr>
            <w:ins w:id="2550" w:author="Phuong Truong Thi" w:date="2024-10-16T00:56:00Z">
              <w:r w:rsidRPr="00AD0E1A">
                <w:rPr>
                  <w:rFonts w:ascii="Times New Roman" w:hAnsi="Times New Roman"/>
                  <w:color w:val="000000"/>
                  <w:sz w:val="24"/>
                  <w:szCs w:val="24"/>
                </w:rPr>
                <w:t>CIF</w:t>
              </w:r>
            </w:ins>
          </w:p>
        </w:tc>
        <w:tc>
          <w:tcPr>
            <w:tcW w:w="2610" w:type="dxa"/>
            <w:vAlign w:val="center"/>
          </w:tcPr>
          <w:p w14:paraId="3642DF25" w14:textId="77777777" w:rsidR="00AD3554" w:rsidRPr="00B66378" w:rsidRDefault="00AD3554" w:rsidP="00817E47">
            <w:pPr>
              <w:spacing w:before="0" w:line="240" w:lineRule="auto"/>
              <w:contextualSpacing w:val="0"/>
              <w:rPr>
                <w:ins w:id="2551" w:author="Phuong Truong Thi" w:date="2024-10-16T00:56:00Z"/>
                <w:rFonts w:ascii="Times New Roman" w:hAnsi="Times New Roman"/>
                <w:color w:val="000000"/>
                <w:sz w:val="24"/>
                <w:szCs w:val="24"/>
                <w:lang w:val="vi-VN"/>
              </w:rPr>
            </w:pPr>
            <w:ins w:id="2552" w:author="Phuong Truong Thi" w:date="2024-10-16T00:56:00Z">
              <w:r w:rsidRPr="00B66378">
                <w:rPr>
                  <w:rFonts w:ascii="Times New Roman" w:hAnsi="Times New Roman"/>
                  <w:color w:val="000000"/>
                  <w:sz w:val="24"/>
                  <w:szCs w:val="24"/>
                  <w:lang w:val="vi-VN"/>
                </w:rPr>
                <w:t>CIF của khách hàng trên T24</w:t>
              </w:r>
            </w:ins>
          </w:p>
        </w:tc>
        <w:tc>
          <w:tcPr>
            <w:tcW w:w="1080" w:type="dxa"/>
          </w:tcPr>
          <w:p w14:paraId="3E77583F" w14:textId="77777777" w:rsidR="00AD3554" w:rsidRPr="00B66378" w:rsidRDefault="00AD3554" w:rsidP="00817E47">
            <w:pPr>
              <w:spacing w:before="0" w:line="240" w:lineRule="auto"/>
              <w:contextualSpacing w:val="0"/>
              <w:rPr>
                <w:ins w:id="2553" w:author="Phuong Truong Thi" w:date="2024-10-16T00:56:00Z"/>
                <w:rFonts w:ascii="Times New Roman" w:hAnsi="Times New Roman"/>
                <w:color w:val="000000"/>
                <w:sz w:val="24"/>
                <w:szCs w:val="24"/>
                <w:lang w:val="vi-VN"/>
              </w:rPr>
            </w:pPr>
            <w:ins w:id="2554" w:author="Phuong Truong Thi" w:date="2024-10-16T00:56:00Z">
              <w:r>
                <w:rPr>
                  <w:rFonts w:ascii="Times New Roman" w:hAnsi="Times New Roman"/>
                  <w:color w:val="000000"/>
                  <w:sz w:val="24"/>
                  <w:szCs w:val="24"/>
                  <w:lang w:val="vi-VN"/>
                </w:rPr>
                <w:t>EZ/T24</w:t>
              </w:r>
            </w:ins>
          </w:p>
        </w:tc>
        <w:tc>
          <w:tcPr>
            <w:tcW w:w="1271" w:type="dxa"/>
          </w:tcPr>
          <w:p w14:paraId="03813F82" w14:textId="77A306B2" w:rsidR="00AD3554" w:rsidRPr="00AD0E1A" w:rsidRDefault="00525739" w:rsidP="00817E47">
            <w:pPr>
              <w:spacing w:before="0" w:line="240" w:lineRule="auto"/>
              <w:contextualSpacing w:val="0"/>
              <w:rPr>
                <w:ins w:id="2555" w:author="Phuong Truong Thi" w:date="2024-10-16T00:56:00Z"/>
                <w:rFonts w:ascii="Times New Roman" w:hAnsi="Times New Roman"/>
                <w:color w:val="000000"/>
                <w:sz w:val="24"/>
                <w:szCs w:val="24"/>
              </w:rPr>
            </w:pPr>
            <w:r>
              <w:rPr>
                <w:rFonts w:ascii="Times New Roman" w:hAnsi="Times New Roman"/>
                <w:color w:val="000000"/>
                <w:sz w:val="24"/>
                <w:szCs w:val="24"/>
              </w:rPr>
              <w:t>Text (255)</w:t>
            </w:r>
          </w:p>
        </w:tc>
        <w:tc>
          <w:tcPr>
            <w:tcW w:w="1063" w:type="dxa"/>
            <w:shd w:val="clear" w:color="auto" w:fill="auto"/>
            <w:noWrap/>
            <w:vAlign w:val="center"/>
          </w:tcPr>
          <w:p w14:paraId="106E10CE" w14:textId="77777777" w:rsidR="00AD3554" w:rsidRPr="00AD0E1A" w:rsidRDefault="00AD3554" w:rsidP="00817E47">
            <w:pPr>
              <w:spacing w:before="0" w:line="240" w:lineRule="auto"/>
              <w:contextualSpacing w:val="0"/>
              <w:rPr>
                <w:ins w:id="2556" w:author="Phuong Truong Thi" w:date="2024-10-16T00:56:00Z"/>
                <w:rFonts w:ascii="Times New Roman" w:eastAsia="Times New Roman" w:hAnsi="Times New Roman"/>
                <w:color w:val="000000"/>
                <w:sz w:val="24"/>
                <w:szCs w:val="24"/>
                <w:lang w:val="vi-VN" w:eastAsia="vi-VN"/>
              </w:rPr>
            </w:pPr>
          </w:p>
        </w:tc>
        <w:tc>
          <w:tcPr>
            <w:tcW w:w="1063" w:type="dxa"/>
          </w:tcPr>
          <w:p w14:paraId="6987799D" w14:textId="77777777" w:rsidR="00AD3554" w:rsidRPr="00AD0E1A" w:rsidRDefault="00AD3554" w:rsidP="00817E47">
            <w:pPr>
              <w:spacing w:before="0" w:line="240" w:lineRule="auto"/>
              <w:contextualSpacing w:val="0"/>
              <w:jc w:val="center"/>
              <w:rPr>
                <w:ins w:id="2557" w:author="Phuong Truong Thi" w:date="2024-10-16T00:56:00Z"/>
                <w:rFonts w:ascii="Times New Roman" w:eastAsia="Times New Roman" w:hAnsi="Times New Roman"/>
                <w:sz w:val="24"/>
                <w:szCs w:val="24"/>
                <w:lang w:eastAsia="vi-VN"/>
              </w:rPr>
            </w:pPr>
            <w:ins w:id="2558" w:author="Phuong Truong Thi" w:date="2024-10-16T00:56:00Z">
              <w:r>
                <w:rPr>
                  <w:rFonts w:ascii="Times New Roman" w:eastAsia="Times New Roman" w:hAnsi="Times New Roman"/>
                  <w:sz w:val="24"/>
                  <w:szCs w:val="24"/>
                  <w:lang w:eastAsia="vi-VN"/>
                </w:rPr>
                <w:t>Y</w:t>
              </w:r>
            </w:ins>
          </w:p>
        </w:tc>
      </w:tr>
      <w:tr w:rsidR="00AD3554" w:rsidRPr="00AD0E1A" w14:paraId="7A4FEC53" w14:textId="77777777" w:rsidTr="7F5A6C64">
        <w:trPr>
          <w:trHeight w:val="276"/>
          <w:ins w:id="2559" w:author="Phuong Truong Thi" w:date="2024-10-16T00:56:00Z"/>
        </w:trPr>
        <w:tc>
          <w:tcPr>
            <w:tcW w:w="720" w:type="dxa"/>
            <w:shd w:val="clear" w:color="auto" w:fill="FFFFFF" w:themeFill="background1"/>
            <w:vAlign w:val="center"/>
          </w:tcPr>
          <w:p w14:paraId="05F071B0" w14:textId="77777777" w:rsidR="00AD3554" w:rsidRPr="00AD0E1A" w:rsidRDefault="00AD3554" w:rsidP="00817E47">
            <w:pPr>
              <w:pStyle w:val="ListParagraph"/>
              <w:numPr>
                <w:ilvl w:val="0"/>
                <w:numId w:val="61"/>
              </w:numPr>
              <w:spacing w:before="0" w:line="240" w:lineRule="auto"/>
              <w:contextualSpacing w:val="0"/>
              <w:jc w:val="left"/>
              <w:rPr>
                <w:ins w:id="2560" w:author="Phuong Truong Thi" w:date="2024-10-16T00:56:00Z"/>
                <w:rFonts w:eastAsia="Times New Roman"/>
                <w:color w:val="000000"/>
                <w:szCs w:val="24"/>
                <w:lang w:val="vi-VN" w:eastAsia="vi-VN"/>
              </w:rPr>
            </w:pPr>
          </w:p>
        </w:tc>
        <w:tc>
          <w:tcPr>
            <w:tcW w:w="1355" w:type="dxa"/>
            <w:shd w:val="clear" w:color="auto" w:fill="FFFFFF" w:themeFill="background1"/>
            <w:vAlign w:val="center"/>
            <w:hideMark/>
          </w:tcPr>
          <w:p w14:paraId="74461638" w14:textId="77777777" w:rsidR="00AD3554" w:rsidRPr="00AD0E1A" w:rsidRDefault="00AD3554" w:rsidP="00817E47">
            <w:pPr>
              <w:spacing w:before="0" w:line="240" w:lineRule="auto"/>
              <w:contextualSpacing w:val="0"/>
              <w:rPr>
                <w:ins w:id="2561" w:author="Phuong Truong Thi" w:date="2024-10-16T00:56:00Z"/>
                <w:rFonts w:ascii="Times New Roman" w:eastAsia="Times New Roman" w:hAnsi="Times New Roman"/>
                <w:color w:val="000000"/>
                <w:sz w:val="24"/>
                <w:szCs w:val="24"/>
                <w:lang w:val="vi-VN" w:eastAsia="vi-VN"/>
              </w:rPr>
            </w:pPr>
            <w:ins w:id="2562" w:author="Phuong Truong Thi" w:date="2024-10-16T00:56:00Z">
              <w:r w:rsidRPr="00AD0E1A">
                <w:rPr>
                  <w:rFonts w:ascii="Times New Roman" w:hAnsi="Times New Roman"/>
                  <w:color w:val="000000"/>
                  <w:sz w:val="24"/>
                  <w:szCs w:val="24"/>
                </w:rPr>
                <w:t>Ngày mở CIF</w:t>
              </w:r>
            </w:ins>
          </w:p>
        </w:tc>
        <w:tc>
          <w:tcPr>
            <w:tcW w:w="2610" w:type="dxa"/>
            <w:vAlign w:val="center"/>
          </w:tcPr>
          <w:p w14:paraId="3FCF65C5" w14:textId="77777777" w:rsidR="00AD3554" w:rsidRPr="00B66378" w:rsidRDefault="00AD3554" w:rsidP="00817E47">
            <w:pPr>
              <w:spacing w:before="0" w:line="240" w:lineRule="auto"/>
              <w:contextualSpacing w:val="0"/>
              <w:rPr>
                <w:ins w:id="2563" w:author="Phuong Truong Thi" w:date="2024-10-16T00:56:00Z"/>
                <w:rFonts w:ascii="Times New Roman" w:hAnsi="Times New Roman"/>
                <w:color w:val="000000"/>
                <w:sz w:val="24"/>
                <w:szCs w:val="24"/>
                <w:lang w:val="vi-VN"/>
              </w:rPr>
            </w:pPr>
            <w:ins w:id="2564" w:author="Phuong Truong Thi" w:date="2024-10-16T00:56:00Z">
              <w:r w:rsidRPr="00B66378">
                <w:rPr>
                  <w:rFonts w:ascii="Times New Roman" w:hAnsi="Times New Roman"/>
                  <w:color w:val="000000"/>
                  <w:sz w:val="24"/>
                  <w:szCs w:val="24"/>
                  <w:lang w:val="vi-VN"/>
                </w:rPr>
                <w:t>Ngày mở CIF của KH với VPB trên T24</w:t>
              </w:r>
            </w:ins>
          </w:p>
        </w:tc>
        <w:tc>
          <w:tcPr>
            <w:tcW w:w="1080" w:type="dxa"/>
          </w:tcPr>
          <w:p w14:paraId="12800120" w14:textId="77777777" w:rsidR="00AD3554" w:rsidRDefault="00AD3554" w:rsidP="00817E47">
            <w:pPr>
              <w:spacing w:before="0" w:line="240" w:lineRule="auto"/>
              <w:contextualSpacing w:val="0"/>
              <w:rPr>
                <w:ins w:id="2565" w:author="Phuong Truong Thi" w:date="2024-10-16T00:56:00Z"/>
                <w:rFonts w:ascii="Times New Roman" w:hAnsi="Times New Roman"/>
                <w:color w:val="000000"/>
                <w:sz w:val="24"/>
                <w:szCs w:val="24"/>
              </w:rPr>
            </w:pPr>
            <w:ins w:id="2566" w:author="Phuong Truong Thi" w:date="2024-10-16T00:56:00Z">
              <w:r w:rsidRPr="003260B4">
                <w:rPr>
                  <w:rFonts w:ascii="Times New Roman" w:hAnsi="Times New Roman"/>
                  <w:color w:val="000000"/>
                  <w:sz w:val="24"/>
                  <w:szCs w:val="24"/>
                  <w:lang w:val="vi-VN"/>
                </w:rPr>
                <w:t>EZ/T24</w:t>
              </w:r>
            </w:ins>
          </w:p>
        </w:tc>
        <w:tc>
          <w:tcPr>
            <w:tcW w:w="1271" w:type="dxa"/>
          </w:tcPr>
          <w:p w14:paraId="53B7D1D6" w14:textId="77777777" w:rsidR="00AD3554" w:rsidRPr="00AD0E1A" w:rsidRDefault="00AD3554" w:rsidP="00817E47">
            <w:pPr>
              <w:spacing w:before="0" w:line="240" w:lineRule="auto"/>
              <w:contextualSpacing w:val="0"/>
              <w:rPr>
                <w:ins w:id="2567" w:author="Phuong Truong Thi" w:date="2024-10-16T00:56:00Z"/>
                <w:rFonts w:ascii="Times New Roman" w:hAnsi="Times New Roman"/>
                <w:color w:val="000000"/>
                <w:sz w:val="24"/>
                <w:szCs w:val="24"/>
              </w:rPr>
            </w:pPr>
            <w:ins w:id="2568" w:author="Phuong Truong Thi" w:date="2024-10-16T00:56:00Z">
              <w:r>
                <w:rPr>
                  <w:rFonts w:ascii="Times New Roman" w:hAnsi="Times New Roman"/>
                  <w:color w:val="000000"/>
                  <w:sz w:val="24"/>
                  <w:szCs w:val="24"/>
                </w:rPr>
                <w:t>Date</w:t>
              </w:r>
            </w:ins>
          </w:p>
        </w:tc>
        <w:tc>
          <w:tcPr>
            <w:tcW w:w="1063" w:type="dxa"/>
            <w:shd w:val="clear" w:color="auto" w:fill="auto"/>
            <w:noWrap/>
            <w:vAlign w:val="center"/>
          </w:tcPr>
          <w:p w14:paraId="4DF9D4D6" w14:textId="77777777" w:rsidR="00AD3554" w:rsidRPr="00AD0E1A" w:rsidRDefault="00AD3554" w:rsidP="00817E47">
            <w:pPr>
              <w:spacing w:before="0" w:line="240" w:lineRule="auto"/>
              <w:contextualSpacing w:val="0"/>
              <w:rPr>
                <w:ins w:id="2569" w:author="Phuong Truong Thi" w:date="2024-10-16T00:56:00Z"/>
                <w:rFonts w:ascii="Times New Roman" w:eastAsia="Times New Roman" w:hAnsi="Times New Roman"/>
                <w:color w:val="000000"/>
                <w:sz w:val="24"/>
                <w:szCs w:val="24"/>
                <w:lang w:val="vi-VN" w:eastAsia="vi-VN"/>
              </w:rPr>
            </w:pPr>
          </w:p>
        </w:tc>
        <w:tc>
          <w:tcPr>
            <w:tcW w:w="1063" w:type="dxa"/>
          </w:tcPr>
          <w:p w14:paraId="0466E445" w14:textId="77777777" w:rsidR="00AD3554" w:rsidRPr="00AD0E1A" w:rsidRDefault="00AD3554" w:rsidP="00817E47">
            <w:pPr>
              <w:spacing w:before="0" w:line="240" w:lineRule="auto"/>
              <w:contextualSpacing w:val="0"/>
              <w:jc w:val="center"/>
              <w:rPr>
                <w:ins w:id="2570" w:author="Phuong Truong Thi" w:date="2024-10-16T00:56:00Z"/>
                <w:rFonts w:ascii="Times New Roman" w:eastAsia="Times New Roman" w:hAnsi="Times New Roman"/>
                <w:sz w:val="24"/>
                <w:szCs w:val="24"/>
                <w:lang w:eastAsia="vi-VN"/>
              </w:rPr>
            </w:pPr>
            <w:ins w:id="2571" w:author="Phuong Truong Thi" w:date="2024-10-16T00:56:00Z">
              <w:r>
                <w:rPr>
                  <w:rFonts w:ascii="Times New Roman" w:eastAsia="Times New Roman" w:hAnsi="Times New Roman"/>
                  <w:sz w:val="24"/>
                  <w:szCs w:val="24"/>
                  <w:lang w:eastAsia="vi-VN"/>
                </w:rPr>
                <w:t>N</w:t>
              </w:r>
            </w:ins>
          </w:p>
        </w:tc>
      </w:tr>
      <w:tr w:rsidR="00AD3554" w:rsidRPr="00AD0E1A" w14:paraId="6D98FD27" w14:textId="77777777" w:rsidTr="7F5A6C64">
        <w:trPr>
          <w:trHeight w:val="276"/>
          <w:ins w:id="2572" w:author="Phuong Truong Thi" w:date="2024-10-16T00:56:00Z"/>
        </w:trPr>
        <w:tc>
          <w:tcPr>
            <w:tcW w:w="720" w:type="dxa"/>
            <w:shd w:val="clear" w:color="auto" w:fill="auto"/>
            <w:vAlign w:val="center"/>
          </w:tcPr>
          <w:p w14:paraId="672A345F" w14:textId="77777777" w:rsidR="00AD3554" w:rsidRPr="00AD0E1A" w:rsidRDefault="00AD3554" w:rsidP="00817E47">
            <w:pPr>
              <w:pStyle w:val="ListParagraph"/>
              <w:numPr>
                <w:ilvl w:val="0"/>
                <w:numId w:val="61"/>
              </w:numPr>
              <w:spacing w:before="0" w:line="240" w:lineRule="auto"/>
              <w:contextualSpacing w:val="0"/>
              <w:jc w:val="left"/>
              <w:rPr>
                <w:ins w:id="2573" w:author="Phuong Truong Thi" w:date="2024-10-16T00:56:00Z"/>
                <w:rFonts w:eastAsia="Times New Roman"/>
                <w:color w:val="000000"/>
                <w:szCs w:val="24"/>
                <w:lang w:val="vi-VN" w:eastAsia="vi-VN"/>
              </w:rPr>
            </w:pPr>
          </w:p>
        </w:tc>
        <w:tc>
          <w:tcPr>
            <w:tcW w:w="1355" w:type="dxa"/>
            <w:shd w:val="clear" w:color="auto" w:fill="auto"/>
            <w:vAlign w:val="center"/>
            <w:hideMark/>
          </w:tcPr>
          <w:p w14:paraId="5928030B" w14:textId="77777777" w:rsidR="00AD3554" w:rsidRPr="00AD0E1A" w:rsidRDefault="00AD3554" w:rsidP="00817E47">
            <w:pPr>
              <w:spacing w:before="0" w:line="240" w:lineRule="auto"/>
              <w:contextualSpacing w:val="0"/>
              <w:rPr>
                <w:ins w:id="2574" w:author="Phuong Truong Thi" w:date="2024-10-16T00:56:00Z"/>
                <w:rFonts w:ascii="Times New Roman" w:eastAsia="Times New Roman" w:hAnsi="Times New Roman"/>
                <w:color w:val="000000"/>
                <w:sz w:val="24"/>
                <w:szCs w:val="24"/>
                <w:lang w:val="vi-VN" w:eastAsia="vi-VN"/>
              </w:rPr>
            </w:pPr>
            <w:ins w:id="2575" w:author="Phuong Truong Thi" w:date="2024-10-16T00:56:00Z">
              <w:r w:rsidRPr="00AD0E1A">
                <w:rPr>
                  <w:rFonts w:ascii="Times New Roman" w:hAnsi="Times New Roman"/>
                  <w:color w:val="000000"/>
                  <w:sz w:val="24"/>
                  <w:szCs w:val="24"/>
                </w:rPr>
                <w:t>Số CCCD/CMT/HC…</w:t>
              </w:r>
            </w:ins>
          </w:p>
        </w:tc>
        <w:tc>
          <w:tcPr>
            <w:tcW w:w="2610" w:type="dxa"/>
            <w:vAlign w:val="center"/>
          </w:tcPr>
          <w:p w14:paraId="6F09915D" w14:textId="77777777" w:rsidR="00AD3554" w:rsidRPr="00B66378" w:rsidRDefault="00AD3554" w:rsidP="00817E47">
            <w:pPr>
              <w:spacing w:before="0" w:line="240" w:lineRule="auto"/>
              <w:contextualSpacing w:val="0"/>
              <w:rPr>
                <w:ins w:id="2576" w:author="Phuong Truong Thi" w:date="2024-10-16T00:56:00Z"/>
                <w:rFonts w:ascii="Times New Roman" w:eastAsia="Times New Roman" w:hAnsi="Times New Roman"/>
                <w:color w:val="000000"/>
                <w:sz w:val="24"/>
                <w:szCs w:val="24"/>
                <w:lang w:val="vi-VN" w:eastAsia="vi-VN"/>
              </w:rPr>
            </w:pPr>
            <w:ins w:id="2577" w:author="Phuong Truong Thi" w:date="2024-10-16T00:56:00Z">
              <w:r w:rsidRPr="00B66378">
                <w:rPr>
                  <w:rFonts w:ascii="Times New Roman" w:hAnsi="Times New Roman"/>
                  <w:color w:val="000000"/>
                  <w:sz w:val="24"/>
                  <w:szCs w:val="24"/>
                  <w:lang w:val="vi-VN"/>
                </w:rPr>
                <w:t>(Legal ID/Document Num) Thông tin trên giấy tờ tùy thân Số CCCD/CMT/HCtrên T24</w:t>
              </w:r>
            </w:ins>
          </w:p>
        </w:tc>
        <w:tc>
          <w:tcPr>
            <w:tcW w:w="1080" w:type="dxa"/>
          </w:tcPr>
          <w:p w14:paraId="5D1A8ADA" w14:textId="77777777" w:rsidR="00AD3554" w:rsidRDefault="00AD3554" w:rsidP="00817E47">
            <w:pPr>
              <w:spacing w:before="0" w:line="240" w:lineRule="auto"/>
              <w:contextualSpacing w:val="0"/>
              <w:rPr>
                <w:ins w:id="2578" w:author="Phuong Truong Thi" w:date="2024-10-16T00:56:00Z"/>
                <w:rFonts w:ascii="Times New Roman" w:eastAsia="Times New Roman" w:hAnsi="Times New Roman"/>
                <w:color w:val="000000"/>
                <w:sz w:val="24"/>
                <w:szCs w:val="24"/>
                <w:lang w:eastAsia="vi-VN"/>
              </w:rPr>
            </w:pPr>
            <w:ins w:id="2579" w:author="Phuong Truong Thi" w:date="2024-10-16T00:56:00Z">
              <w:r w:rsidRPr="003260B4">
                <w:rPr>
                  <w:rFonts w:ascii="Times New Roman" w:hAnsi="Times New Roman"/>
                  <w:color w:val="000000"/>
                  <w:sz w:val="24"/>
                  <w:szCs w:val="24"/>
                  <w:lang w:val="vi-VN"/>
                </w:rPr>
                <w:t>EZ/T24</w:t>
              </w:r>
            </w:ins>
          </w:p>
        </w:tc>
        <w:tc>
          <w:tcPr>
            <w:tcW w:w="1271" w:type="dxa"/>
          </w:tcPr>
          <w:p w14:paraId="5E4DC6F4" w14:textId="77777777" w:rsidR="00AD3554" w:rsidRPr="00AD0E1A" w:rsidRDefault="00AD3554" w:rsidP="00817E47">
            <w:pPr>
              <w:spacing w:before="0" w:line="240" w:lineRule="auto"/>
              <w:contextualSpacing w:val="0"/>
              <w:rPr>
                <w:ins w:id="2580" w:author="Phuong Truong Thi" w:date="2024-10-16T00:56:00Z"/>
                <w:rFonts w:ascii="Times New Roman" w:eastAsia="Times New Roman" w:hAnsi="Times New Roman"/>
                <w:color w:val="000000"/>
                <w:sz w:val="24"/>
                <w:szCs w:val="24"/>
                <w:lang w:eastAsia="vi-VN"/>
              </w:rPr>
            </w:pPr>
            <w:ins w:id="2581" w:author="Phuong Truong Thi" w:date="2024-10-16T00:56:00Z">
              <w:r>
                <w:rPr>
                  <w:rFonts w:ascii="Times New Roman" w:eastAsia="Times New Roman" w:hAnsi="Times New Roman"/>
                  <w:color w:val="000000"/>
                  <w:sz w:val="24"/>
                  <w:szCs w:val="24"/>
                  <w:lang w:eastAsia="vi-VN"/>
                </w:rPr>
                <w:t>Number</w:t>
              </w:r>
            </w:ins>
          </w:p>
        </w:tc>
        <w:tc>
          <w:tcPr>
            <w:tcW w:w="1063" w:type="dxa"/>
            <w:shd w:val="clear" w:color="auto" w:fill="auto"/>
            <w:noWrap/>
            <w:vAlign w:val="center"/>
          </w:tcPr>
          <w:p w14:paraId="68D65ED9" w14:textId="77777777" w:rsidR="00AD3554" w:rsidRPr="00AD0E1A" w:rsidRDefault="00AD3554" w:rsidP="00817E47">
            <w:pPr>
              <w:spacing w:before="0" w:line="240" w:lineRule="auto"/>
              <w:contextualSpacing w:val="0"/>
              <w:rPr>
                <w:ins w:id="2582" w:author="Phuong Truong Thi" w:date="2024-10-16T00:56:00Z"/>
                <w:rFonts w:ascii="Times New Roman" w:eastAsia="Times New Roman" w:hAnsi="Times New Roman"/>
                <w:color w:val="000000"/>
                <w:sz w:val="24"/>
                <w:szCs w:val="24"/>
                <w:lang w:val="vi-VN" w:eastAsia="vi-VN"/>
              </w:rPr>
            </w:pPr>
          </w:p>
        </w:tc>
        <w:tc>
          <w:tcPr>
            <w:tcW w:w="1063" w:type="dxa"/>
          </w:tcPr>
          <w:p w14:paraId="03018D5E" w14:textId="77777777" w:rsidR="00AD3554" w:rsidRPr="00AD0E1A" w:rsidRDefault="00AD3554" w:rsidP="00817E47">
            <w:pPr>
              <w:spacing w:before="0" w:line="240" w:lineRule="auto"/>
              <w:contextualSpacing w:val="0"/>
              <w:jc w:val="center"/>
              <w:rPr>
                <w:ins w:id="2583" w:author="Phuong Truong Thi" w:date="2024-10-16T00:56:00Z"/>
                <w:rFonts w:ascii="Times New Roman" w:eastAsia="Times New Roman" w:hAnsi="Times New Roman"/>
                <w:sz w:val="24"/>
                <w:szCs w:val="24"/>
                <w:lang w:eastAsia="vi-VN"/>
              </w:rPr>
            </w:pPr>
            <w:ins w:id="2584" w:author="Phuong Truong Thi" w:date="2024-10-16T00:56:00Z">
              <w:r>
                <w:rPr>
                  <w:rFonts w:ascii="Times New Roman" w:eastAsia="Times New Roman" w:hAnsi="Times New Roman"/>
                  <w:sz w:val="24"/>
                  <w:szCs w:val="24"/>
                  <w:lang w:eastAsia="vi-VN"/>
                </w:rPr>
                <w:t>Y</w:t>
              </w:r>
            </w:ins>
          </w:p>
        </w:tc>
      </w:tr>
      <w:tr w:rsidR="00AD3554" w:rsidRPr="00AD0E1A" w14:paraId="73C301F6" w14:textId="77777777" w:rsidTr="7F5A6C64">
        <w:trPr>
          <w:trHeight w:val="276"/>
          <w:ins w:id="2585" w:author="Phuong Truong Thi" w:date="2024-10-16T00:56:00Z"/>
        </w:trPr>
        <w:tc>
          <w:tcPr>
            <w:tcW w:w="720" w:type="dxa"/>
            <w:shd w:val="clear" w:color="auto" w:fill="auto"/>
            <w:vAlign w:val="center"/>
          </w:tcPr>
          <w:p w14:paraId="2134AF3E" w14:textId="77777777" w:rsidR="00AD3554" w:rsidRPr="00AD0E1A" w:rsidRDefault="00AD3554" w:rsidP="00817E47">
            <w:pPr>
              <w:pStyle w:val="ListParagraph"/>
              <w:numPr>
                <w:ilvl w:val="0"/>
                <w:numId w:val="61"/>
              </w:numPr>
              <w:spacing w:before="0" w:line="240" w:lineRule="auto"/>
              <w:contextualSpacing w:val="0"/>
              <w:jc w:val="left"/>
              <w:rPr>
                <w:ins w:id="2586" w:author="Phuong Truong Thi" w:date="2024-10-16T00:56:00Z"/>
                <w:rFonts w:eastAsia="Times New Roman"/>
                <w:color w:val="000000"/>
                <w:szCs w:val="24"/>
                <w:lang w:val="vi-VN" w:eastAsia="vi-VN"/>
              </w:rPr>
            </w:pPr>
          </w:p>
        </w:tc>
        <w:tc>
          <w:tcPr>
            <w:tcW w:w="1355" w:type="dxa"/>
            <w:shd w:val="clear" w:color="auto" w:fill="auto"/>
            <w:vAlign w:val="center"/>
            <w:hideMark/>
          </w:tcPr>
          <w:p w14:paraId="7D33A17B" w14:textId="77777777" w:rsidR="00AD3554" w:rsidRPr="00AD0E1A" w:rsidRDefault="00AD3554" w:rsidP="00817E47">
            <w:pPr>
              <w:spacing w:before="0" w:line="240" w:lineRule="auto"/>
              <w:contextualSpacing w:val="0"/>
              <w:rPr>
                <w:ins w:id="2587" w:author="Phuong Truong Thi" w:date="2024-10-16T00:56:00Z"/>
                <w:rFonts w:ascii="Times New Roman" w:eastAsia="Times New Roman" w:hAnsi="Times New Roman"/>
                <w:color w:val="000000"/>
                <w:sz w:val="24"/>
                <w:szCs w:val="24"/>
                <w:lang w:val="vi-VN" w:eastAsia="vi-VN"/>
              </w:rPr>
            </w:pPr>
            <w:ins w:id="2588" w:author="Phuong Truong Thi" w:date="2024-10-16T00:56:00Z">
              <w:r w:rsidRPr="00AD0E1A">
                <w:rPr>
                  <w:rFonts w:ascii="Times New Roman" w:hAnsi="Times New Roman"/>
                  <w:color w:val="000000"/>
                  <w:sz w:val="24"/>
                  <w:szCs w:val="24"/>
                </w:rPr>
                <w:t>Tên khách hàng</w:t>
              </w:r>
            </w:ins>
          </w:p>
        </w:tc>
        <w:tc>
          <w:tcPr>
            <w:tcW w:w="2610" w:type="dxa"/>
            <w:vAlign w:val="center"/>
          </w:tcPr>
          <w:p w14:paraId="40C6E238" w14:textId="77777777" w:rsidR="00AD3554" w:rsidRPr="00B66378" w:rsidRDefault="00AD3554" w:rsidP="00817E47">
            <w:pPr>
              <w:spacing w:before="0" w:line="240" w:lineRule="auto"/>
              <w:contextualSpacing w:val="0"/>
              <w:rPr>
                <w:ins w:id="2589" w:author="Phuong Truong Thi" w:date="2024-10-16T00:56:00Z"/>
                <w:rFonts w:ascii="Times New Roman" w:eastAsia="Times New Roman" w:hAnsi="Times New Roman"/>
                <w:color w:val="000000"/>
                <w:sz w:val="24"/>
                <w:szCs w:val="24"/>
                <w:lang w:val="vi-VN" w:eastAsia="vi-VN"/>
              </w:rPr>
            </w:pPr>
            <w:ins w:id="2590" w:author="Phuong Truong Thi" w:date="2024-10-16T00:56:00Z">
              <w:r w:rsidRPr="00B66378">
                <w:rPr>
                  <w:rFonts w:ascii="Times New Roman" w:hAnsi="Times New Roman"/>
                  <w:color w:val="000000"/>
                  <w:sz w:val="24"/>
                  <w:szCs w:val="24"/>
                  <w:lang w:val="vi-VN"/>
                </w:rPr>
                <w:t>Lấy trường họ và tên có dấu của KH</w:t>
              </w:r>
              <w:r w:rsidRPr="00B66378">
                <w:rPr>
                  <w:rFonts w:ascii="Times New Roman" w:hAnsi="Times New Roman"/>
                  <w:color w:val="000000"/>
                  <w:sz w:val="24"/>
                  <w:szCs w:val="24"/>
                  <w:lang w:val="vi-VN"/>
                </w:rPr>
                <w:br/>
                <w:t>TH KH không lấy được họ và tên có dấu sẽ lấy trường họ và tên không dấu trên T24</w:t>
              </w:r>
            </w:ins>
          </w:p>
        </w:tc>
        <w:tc>
          <w:tcPr>
            <w:tcW w:w="1080" w:type="dxa"/>
          </w:tcPr>
          <w:p w14:paraId="28E165F9" w14:textId="77777777" w:rsidR="00AD3554" w:rsidRDefault="00AD3554" w:rsidP="00817E47">
            <w:pPr>
              <w:spacing w:before="0" w:line="240" w:lineRule="auto"/>
              <w:contextualSpacing w:val="0"/>
              <w:rPr>
                <w:ins w:id="2591" w:author="Phuong Truong Thi" w:date="2024-10-16T00:56:00Z"/>
                <w:rFonts w:ascii="Times New Roman" w:eastAsia="Times New Roman" w:hAnsi="Times New Roman"/>
                <w:color w:val="000000"/>
                <w:sz w:val="24"/>
                <w:szCs w:val="24"/>
                <w:lang w:eastAsia="vi-VN"/>
              </w:rPr>
            </w:pPr>
            <w:ins w:id="2592" w:author="Phuong Truong Thi" w:date="2024-10-16T00:56:00Z">
              <w:r w:rsidRPr="003260B4">
                <w:rPr>
                  <w:rFonts w:ascii="Times New Roman" w:hAnsi="Times New Roman"/>
                  <w:color w:val="000000"/>
                  <w:sz w:val="24"/>
                  <w:szCs w:val="24"/>
                  <w:lang w:val="vi-VN"/>
                </w:rPr>
                <w:t>EZ/T24</w:t>
              </w:r>
            </w:ins>
          </w:p>
        </w:tc>
        <w:tc>
          <w:tcPr>
            <w:tcW w:w="1271" w:type="dxa"/>
          </w:tcPr>
          <w:p w14:paraId="14020CE7" w14:textId="34D1E7A1" w:rsidR="00F60F3E" w:rsidRDefault="00F60F3E"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6A11BCF3" w14:textId="67ADDCF2" w:rsidR="00AD3554" w:rsidRPr="00AD0E1A" w:rsidRDefault="00525739" w:rsidP="00817E47">
            <w:pPr>
              <w:spacing w:before="0" w:line="240" w:lineRule="auto"/>
              <w:contextualSpacing w:val="0"/>
              <w:rPr>
                <w:ins w:id="2593" w:author="Phuong Truong Thi" w:date="2024-10-16T00:56:00Z"/>
                <w:rFonts w:ascii="Times New Roman" w:eastAsia="Times New Roman" w:hAnsi="Times New Roman"/>
                <w:color w:val="000000"/>
                <w:sz w:val="24"/>
                <w:szCs w:val="24"/>
                <w:lang w:eastAsia="vi-VN"/>
              </w:rPr>
            </w:pPr>
            <w:commentRangeStart w:id="2594"/>
            <w:commentRangeStart w:id="2595"/>
            <w:commentRangeStart w:id="2596"/>
            <w:r>
              <w:rPr>
                <w:rFonts w:ascii="Times New Roman" w:eastAsia="Times New Roman" w:hAnsi="Times New Roman"/>
                <w:color w:val="000000"/>
                <w:sz w:val="24"/>
                <w:szCs w:val="24"/>
                <w:lang w:eastAsia="vi-VN"/>
              </w:rPr>
              <w:t>Text link</w:t>
            </w:r>
            <w:commentRangeEnd w:id="2594"/>
            <w:r w:rsidR="00B24DFA">
              <w:rPr>
                <w:rStyle w:val="CommentReference"/>
                <w:lang w:val="x-none" w:eastAsia="x-none"/>
              </w:rPr>
              <w:commentReference w:id="2594"/>
            </w:r>
            <w:commentRangeEnd w:id="2595"/>
            <w:r w:rsidR="00F60F3E">
              <w:rPr>
                <w:rStyle w:val="CommentReference"/>
                <w:lang w:val="x-none" w:eastAsia="x-none"/>
              </w:rPr>
              <w:commentReference w:id="2595"/>
            </w:r>
            <w:commentRangeEnd w:id="2596"/>
            <w:r w:rsidR="001F44E5">
              <w:rPr>
                <w:rStyle w:val="CommentReference"/>
                <w:lang w:val="x-none" w:eastAsia="x-none"/>
              </w:rPr>
              <w:commentReference w:id="2596"/>
            </w:r>
          </w:p>
        </w:tc>
        <w:tc>
          <w:tcPr>
            <w:tcW w:w="1063" w:type="dxa"/>
            <w:shd w:val="clear" w:color="auto" w:fill="auto"/>
            <w:noWrap/>
            <w:vAlign w:val="center"/>
          </w:tcPr>
          <w:p w14:paraId="458A98A8" w14:textId="77777777" w:rsidR="00AD3554" w:rsidRPr="00AD0E1A" w:rsidRDefault="00AD3554" w:rsidP="00817E47">
            <w:pPr>
              <w:spacing w:before="0" w:line="240" w:lineRule="auto"/>
              <w:contextualSpacing w:val="0"/>
              <w:rPr>
                <w:ins w:id="2597" w:author="Phuong Truong Thi" w:date="2024-10-16T00:56:00Z"/>
                <w:rFonts w:ascii="Times New Roman" w:eastAsia="Times New Roman" w:hAnsi="Times New Roman"/>
                <w:color w:val="000000"/>
                <w:sz w:val="24"/>
                <w:szCs w:val="24"/>
                <w:lang w:val="vi-VN" w:eastAsia="vi-VN"/>
              </w:rPr>
            </w:pPr>
          </w:p>
        </w:tc>
        <w:tc>
          <w:tcPr>
            <w:tcW w:w="1063" w:type="dxa"/>
          </w:tcPr>
          <w:p w14:paraId="710F51D3" w14:textId="77777777" w:rsidR="00AD3554" w:rsidRPr="00AD0E1A" w:rsidRDefault="00AD3554" w:rsidP="00817E47">
            <w:pPr>
              <w:spacing w:before="0" w:line="240" w:lineRule="auto"/>
              <w:contextualSpacing w:val="0"/>
              <w:jc w:val="center"/>
              <w:rPr>
                <w:ins w:id="2598" w:author="Phuong Truong Thi" w:date="2024-10-16T00:56:00Z"/>
                <w:rFonts w:ascii="Times New Roman" w:eastAsia="Times New Roman" w:hAnsi="Times New Roman"/>
                <w:sz w:val="24"/>
                <w:szCs w:val="24"/>
                <w:lang w:eastAsia="vi-VN"/>
              </w:rPr>
            </w:pPr>
            <w:ins w:id="2599" w:author="Phuong Truong Thi" w:date="2024-10-16T00:56:00Z">
              <w:r>
                <w:rPr>
                  <w:rFonts w:ascii="Times New Roman" w:eastAsia="Times New Roman" w:hAnsi="Times New Roman"/>
                  <w:sz w:val="24"/>
                  <w:szCs w:val="24"/>
                  <w:lang w:eastAsia="vi-VN"/>
                </w:rPr>
                <w:t>Y</w:t>
              </w:r>
            </w:ins>
          </w:p>
        </w:tc>
      </w:tr>
      <w:tr w:rsidR="00AD3554" w:rsidRPr="00AD0E1A" w14:paraId="35589FA8" w14:textId="77777777" w:rsidTr="7F5A6C64">
        <w:trPr>
          <w:trHeight w:val="276"/>
          <w:ins w:id="2600" w:author="Phuong Truong Thi" w:date="2024-10-16T00:56:00Z"/>
        </w:trPr>
        <w:tc>
          <w:tcPr>
            <w:tcW w:w="720" w:type="dxa"/>
            <w:shd w:val="clear" w:color="auto" w:fill="auto"/>
            <w:vAlign w:val="center"/>
          </w:tcPr>
          <w:p w14:paraId="1B2F3361" w14:textId="77777777" w:rsidR="00AD3554" w:rsidRPr="00AD0E1A" w:rsidRDefault="00AD3554" w:rsidP="00817E47">
            <w:pPr>
              <w:pStyle w:val="ListParagraph"/>
              <w:numPr>
                <w:ilvl w:val="0"/>
                <w:numId w:val="61"/>
              </w:numPr>
              <w:spacing w:before="0" w:line="240" w:lineRule="auto"/>
              <w:contextualSpacing w:val="0"/>
              <w:jc w:val="left"/>
              <w:rPr>
                <w:ins w:id="2601" w:author="Phuong Truong Thi" w:date="2024-10-16T00:56:00Z"/>
                <w:rFonts w:eastAsia="Times New Roman"/>
                <w:color w:val="000000"/>
                <w:szCs w:val="24"/>
                <w:lang w:val="vi-VN" w:eastAsia="vi-VN"/>
              </w:rPr>
            </w:pPr>
          </w:p>
        </w:tc>
        <w:tc>
          <w:tcPr>
            <w:tcW w:w="1355" w:type="dxa"/>
            <w:shd w:val="clear" w:color="auto" w:fill="auto"/>
            <w:vAlign w:val="center"/>
            <w:hideMark/>
          </w:tcPr>
          <w:p w14:paraId="7CD2D133" w14:textId="77777777" w:rsidR="00AD3554" w:rsidRPr="00AD0E1A" w:rsidRDefault="00AD3554" w:rsidP="00817E47">
            <w:pPr>
              <w:spacing w:before="0" w:line="240" w:lineRule="auto"/>
              <w:contextualSpacing w:val="0"/>
              <w:rPr>
                <w:ins w:id="2602" w:author="Phuong Truong Thi" w:date="2024-10-16T00:56:00Z"/>
                <w:rFonts w:ascii="Times New Roman" w:eastAsia="Times New Roman" w:hAnsi="Times New Roman"/>
                <w:color w:val="000000"/>
                <w:sz w:val="24"/>
                <w:szCs w:val="24"/>
                <w:lang w:val="vi-VN" w:eastAsia="vi-VN"/>
              </w:rPr>
            </w:pPr>
            <w:ins w:id="2603" w:author="Phuong Truong Thi" w:date="2024-10-16T00:56:00Z">
              <w:r w:rsidRPr="00AD0E1A">
                <w:rPr>
                  <w:rFonts w:ascii="Times New Roman" w:hAnsi="Times New Roman"/>
                  <w:color w:val="000000"/>
                  <w:sz w:val="24"/>
                  <w:szCs w:val="24"/>
                </w:rPr>
                <w:t>Trạng thái khách hàng</w:t>
              </w:r>
            </w:ins>
          </w:p>
        </w:tc>
        <w:tc>
          <w:tcPr>
            <w:tcW w:w="2610" w:type="dxa"/>
            <w:vAlign w:val="center"/>
          </w:tcPr>
          <w:p w14:paraId="3EB07DE0" w14:textId="77777777" w:rsidR="00AD3554" w:rsidRPr="00B66378" w:rsidRDefault="00AD3554" w:rsidP="00817E47">
            <w:pPr>
              <w:spacing w:before="0" w:line="240" w:lineRule="auto"/>
              <w:contextualSpacing w:val="0"/>
              <w:rPr>
                <w:ins w:id="2604" w:author="Phuong Truong Thi" w:date="2024-10-16T00:56:00Z"/>
                <w:rFonts w:ascii="Times New Roman" w:eastAsia="Times New Roman" w:hAnsi="Times New Roman"/>
                <w:color w:val="000000"/>
                <w:sz w:val="24"/>
                <w:szCs w:val="24"/>
                <w:lang w:val="fr-FR" w:eastAsia="vi-VN"/>
              </w:rPr>
            </w:pPr>
            <w:ins w:id="2605" w:author="Phuong Truong Thi" w:date="2024-10-16T00:56:00Z">
              <w:r w:rsidRPr="00B66378">
                <w:rPr>
                  <w:rFonts w:ascii="Times New Roman" w:hAnsi="Times New Roman"/>
                  <w:color w:val="000000"/>
                  <w:sz w:val="24"/>
                  <w:szCs w:val="24"/>
                  <w:lang w:val="fr-FR"/>
                </w:rPr>
                <w:t>Trạng thái của KH trên T24: Active, Dormant...</w:t>
              </w:r>
            </w:ins>
          </w:p>
        </w:tc>
        <w:tc>
          <w:tcPr>
            <w:tcW w:w="1080" w:type="dxa"/>
          </w:tcPr>
          <w:p w14:paraId="13D9C708" w14:textId="77777777" w:rsidR="00AD3554" w:rsidRDefault="00AD3554" w:rsidP="00817E47">
            <w:pPr>
              <w:spacing w:before="0" w:line="240" w:lineRule="auto"/>
              <w:contextualSpacing w:val="0"/>
              <w:rPr>
                <w:ins w:id="2606" w:author="Phuong Truong Thi" w:date="2024-10-16T00:56:00Z"/>
                <w:rFonts w:ascii="Times New Roman" w:eastAsia="Times New Roman" w:hAnsi="Times New Roman"/>
                <w:color w:val="000000"/>
                <w:sz w:val="24"/>
                <w:szCs w:val="24"/>
                <w:lang w:eastAsia="vi-VN"/>
              </w:rPr>
            </w:pPr>
            <w:ins w:id="2607" w:author="Phuong Truong Thi" w:date="2024-10-16T00:56:00Z">
              <w:r w:rsidRPr="00DA2323">
                <w:rPr>
                  <w:rFonts w:ascii="Times New Roman" w:hAnsi="Times New Roman"/>
                  <w:color w:val="000000"/>
                  <w:sz w:val="24"/>
                  <w:szCs w:val="24"/>
                  <w:lang w:val="vi-VN"/>
                </w:rPr>
                <w:t>EZ/T24</w:t>
              </w:r>
            </w:ins>
          </w:p>
        </w:tc>
        <w:tc>
          <w:tcPr>
            <w:tcW w:w="1271" w:type="dxa"/>
          </w:tcPr>
          <w:p w14:paraId="24B52A6A" w14:textId="61302E7B" w:rsidR="00AD3554" w:rsidRPr="00AD0E1A" w:rsidRDefault="00525739" w:rsidP="00817E47">
            <w:pPr>
              <w:spacing w:before="0" w:line="240" w:lineRule="auto"/>
              <w:contextualSpacing w:val="0"/>
              <w:rPr>
                <w:ins w:id="2608" w:author="Phuong Truong Thi" w:date="2024-10-16T00:5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063" w:type="dxa"/>
            <w:shd w:val="clear" w:color="auto" w:fill="auto"/>
            <w:noWrap/>
            <w:vAlign w:val="center"/>
          </w:tcPr>
          <w:p w14:paraId="5528FA4D" w14:textId="77777777" w:rsidR="00AD3554" w:rsidRPr="00AD0E1A" w:rsidRDefault="00AD3554" w:rsidP="00817E47">
            <w:pPr>
              <w:spacing w:before="0" w:line="240" w:lineRule="auto"/>
              <w:contextualSpacing w:val="0"/>
              <w:rPr>
                <w:ins w:id="2609" w:author="Phuong Truong Thi" w:date="2024-10-16T00:56:00Z"/>
                <w:rFonts w:ascii="Times New Roman" w:eastAsia="Times New Roman" w:hAnsi="Times New Roman"/>
                <w:color w:val="000000"/>
                <w:sz w:val="24"/>
                <w:szCs w:val="24"/>
                <w:lang w:val="vi-VN" w:eastAsia="vi-VN"/>
              </w:rPr>
            </w:pPr>
          </w:p>
        </w:tc>
        <w:tc>
          <w:tcPr>
            <w:tcW w:w="1063" w:type="dxa"/>
          </w:tcPr>
          <w:p w14:paraId="201734FD" w14:textId="77777777" w:rsidR="00AD3554" w:rsidRPr="005A1514" w:rsidRDefault="00AD3554" w:rsidP="00817E47">
            <w:pPr>
              <w:spacing w:before="0" w:line="240" w:lineRule="auto"/>
              <w:contextualSpacing w:val="0"/>
              <w:jc w:val="center"/>
              <w:rPr>
                <w:ins w:id="2610" w:author="Phuong Truong Thi" w:date="2024-10-16T00:56:00Z"/>
                <w:rFonts w:ascii="Times New Roman" w:eastAsia="Times New Roman" w:hAnsi="Times New Roman"/>
                <w:sz w:val="24"/>
                <w:szCs w:val="24"/>
                <w:lang w:eastAsia="vi-VN"/>
              </w:rPr>
            </w:pPr>
            <w:ins w:id="2611" w:author="Phuong Truong Thi" w:date="2024-10-16T00:56:00Z">
              <w:r>
                <w:rPr>
                  <w:rFonts w:ascii="Times New Roman" w:eastAsia="Times New Roman" w:hAnsi="Times New Roman"/>
                  <w:sz w:val="24"/>
                  <w:szCs w:val="24"/>
                  <w:lang w:eastAsia="vi-VN"/>
                </w:rPr>
                <w:t>N</w:t>
              </w:r>
            </w:ins>
          </w:p>
        </w:tc>
      </w:tr>
      <w:tr w:rsidR="00AD3554" w:rsidRPr="00AD0E1A" w14:paraId="51564E71" w14:textId="77777777" w:rsidTr="7F5A6C64">
        <w:trPr>
          <w:trHeight w:val="276"/>
          <w:ins w:id="2612" w:author="Phuong Truong Thi" w:date="2024-10-16T00:56:00Z"/>
        </w:trPr>
        <w:tc>
          <w:tcPr>
            <w:tcW w:w="720" w:type="dxa"/>
            <w:shd w:val="clear" w:color="auto" w:fill="auto"/>
            <w:vAlign w:val="center"/>
          </w:tcPr>
          <w:p w14:paraId="23F1D064" w14:textId="77777777" w:rsidR="00AD3554" w:rsidRPr="00AD0E1A" w:rsidRDefault="00AD3554" w:rsidP="00817E47">
            <w:pPr>
              <w:pStyle w:val="ListParagraph"/>
              <w:numPr>
                <w:ilvl w:val="0"/>
                <w:numId w:val="61"/>
              </w:numPr>
              <w:spacing w:before="0" w:line="240" w:lineRule="auto"/>
              <w:contextualSpacing w:val="0"/>
              <w:jc w:val="left"/>
              <w:rPr>
                <w:ins w:id="2613" w:author="Phuong Truong Thi" w:date="2024-10-16T00:56:00Z"/>
                <w:rFonts w:eastAsia="Times New Roman"/>
                <w:color w:val="000000"/>
                <w:szCs w:val="24"/>
                <w:lang w:val="vi-VN" w:eastAsia="vi-VN"/>
              </w:rPr>
            </w:pPr>
          </w:p>
        </w:tc>
        <w:tc>
          <w:tcPr>
            <w:tcW w:w="1355" w:type="dxa"/>
            <w:shd w:val="clear" w:color="auto" w:fill="auto"/>
            <w:vAlign w:val="center"/>
            <w:hideMark/>
          </w:tcPr>
          <w:p w14:paraId="0ED4566F" w14:textId="77777777" w:rsidR="00AD3554" w:rsidRPr="00AD0E1A" w:rsidRDefault="00AD3554" w:rsidP="00817E47">
            <w:pPr>
              <w:spacing w:before="0" w:line="240" w:lineRule="auto"/>
              <w:contextualSpacing w:val="0"/>
              <w:rPr>
                <w:ins w:id="2614" w:author="Phuong Truong Thi" w:date="2024-10-16T00:56:00Z"/>
                <w:rFonts w:ascii="Times New Roman" w:eastAsia="Times New Roman" w:hAnsi="Times New Roman"/>
                <w:color w:val="000000"/>
                <w:sz w:val="24"/>
                <w:szCs w:val="24"/>
                <w:lang w:val="vi-VN" w:eastAsia="vi-VN"/>
              </w:rPr>
            </w:pPr>
            <w:ins w:id="2615" w:author="Phuong Truong Thi" w:date="2024-10-16T00:56:00Z">
              <w:r w:rsidRPr="00AD0E1A">
                <w:rPr>
                  <w:rFonts w:ascii="Times New Roman" w:hAnsi="Times New Roman"/>
                  <w:color w:val="000000"/>
                  <w:sz w:val="24"/>
                  <w:szCs w:val="24"/>
                </w:rPr>
                <w:t>Giới tính</w:t>
              </w:r>
            </w:ins>
          </w:p>
        </w:tc>
        <w:tc>
          <w:tcPr>
            <w:tcW w:w="2610" w:type="dxa"/>
            <w:vAlign w:val="center"/>
          </w:tcPr>
          <w:p w14:paraId="0304AC75" w14:textId="77777777" w:rsidR="00AD3554" w:rsidRPr="00B66378" w:rsidRDefault="00AD3554" w:rsidP="00817E47">
            <w:pPr>
              <w:spacing w:before="0" w:line="240" w:lineRule="auto"/>
              <w:contextualSpacing w:val="0"/>
              <w:rPr>
                <w:ins w:id="2616" w:author="Phuong Truong Thi" w:date="2024-10-16T00:56:00Z"/>
                <w:rFonts w:ascii="Times New Roman" w:eastAsia="Times New Roman" w:hAnsi="Times New Roman"/>
                <w:color w:val="000000"/>
                <w:sz w:val="24"/>
                <w:szCs w:val="24"/>
                <w:lang w:val="vi-VN" w:eastAsia="vi-VN"/>
              </w:rPr>
            </w:pPr>
            <w:ins w:id="2617" w:author="Phuong Truong Thi" w:date="2024-10-16T00:56:00Z">
              <w:r w:rsidRPr="00B66378">
                <w:rPr>
                  <w:rFonts w:ascii="Times New Roman" w:hAnsi="Times New Roman"/>
                  <w:color w:val="000000"/>
                  <w:sz w:val="24"/>
                  <w:szCs w:val="24"/>
                  <w:lang w:val="vi-VN"/>
                </w:rPr>
                <w:t>Giới tính của khách hàng</w:t>
              </w:r>
            </w:ins>
          </w:p>
        </w:tc>
        <w:tc>
          <w:tcPr>
            <w:tcW w:w="1080" w:type="dxa"/>
          </w:tcPr>
          <w:p w14:paraId="6558A698" w14:textId="77777777" w:rsidR="00AD3554" w:rsidRDefault="00AD3554" w:rsidP="00817E47">
            <w:pPr>
              <w:spacing w:before="0" w:line="240" w:lineRule="auto"/>
              <w:contextualSpacing w:val="0"/>
              <w:rPr>
                <w:ins w:id="2618" w:author="Phuong Truong Thi" w:date="2024-10-16T00:56:00Z"/>
                <w:rFonts w:ascii="Times New Roman" w:eastAsia="Times New Roman" w:hAnsi="Times New Roman"/>
                <w:color w:val="000000"/>
                <w:sz w:val="24"/>
                <w:szCs w:val="24"/>
                <w:lang w:eastAsia="vi-VN"/>
              </w:rPr>
            </w:pPr>
            <w:ins w:id="2619" w:author="Phuong Truong Thi" w:date="2024-10-16T00:56:00Z">
              <w:r w:rsidRPr="00DA2323">
                <w:rPr>
                  <w:rFonts w:ascii="Times New Roman" w:hAnsi="Times New Roman"/>
                  <w:color w:val="000000"/>
                  <w:sz w:val="24"/>
                  <w:szCs w:val="24"/>
                  <w:lang w:val="vi-VN"/>
                </w:rPr>
                <w:t>EZ/T24</w:t>
              </w:r>
            </w:ins>
          </w:p>
        </w:tc>
        <w:tc>
          <w:tcPr>
            <w:tcW w:w="1271" w:type="dxa"/>
          </w:tcPr>
          <w:p w14:paraId="14FC07DD" w14:textId="376F3E62" w:rsidR="00AD3554" w:rsidRPr="00AD0E1A" w:rsidRDefault="00525739" w:rsidP="00817E47">
            <w:pPr>
              <w:spacing w:before="0" w:line="240" w:lineRule="auto"/>
              <w:contextualSpacing w:val="0"/>
              <w:rPr>
                <w:ins w:id="2620" w:author="Phuong Truong Thi" w:date="2024-10-16T00:56:00Z"/>
                <w:rFonts w:ascii="Times New Roman" w:eastAsia="Times New Roman" w:hAnsi="Times New Roman"/>
                <w:color w:val="000000"/>
                <w:sz w:val="24"/>
                <w:szCs w:val="24"/>
                <w:lang w:eastAsia="vi-VN"/>
              </w:rPr>
            </w:pPr>
            <w:del w:id="2621" w:author="Phuong Truong Thi" w:date="2024-12-07T00:23:00Z">
              <w:r w:rsidDel="00FD79CF">
                <w:rPr>
                  <w:rFonts w:ascii="Times New Roman" w:eastAsia="Times New Roman" w:hAnsi="Times New Roman"/>
                  <w:color w:val="000000"/>
                  <w:sz w:val="24"/>
                  <w:szCs w:val="24"/>
                  <w:lang w:eastAsia="vi-VN"/>
                </w:rPr>
                <w:delText>Text (255)</w:delText>
              </w:r>
            </w:del>
            <w:ins w:id="2622" w:author="Phuong Truong Thi" w:date="2024-12-07T00:23:00Z">
              <w:r w:rsidR="00FD79CF">
                <w:rPr>
                  <w:rFonts w:ascii="Times New Roman" w:eastAsia="Times New Roman" w:hAnsi="Times New Roman"/>
                  <w:color w:val="000000"/>
                  <w:sz w:val="24"/>
                  <w:szCs w:val="24"/>
                  <w:lang w:eastAsia="vi-VN"/>
                </w:rPr>
                <w:t>Picklist</w:t>
              </w:r>
            </w:ins>
          </w:p>
        </w:tc>
        <w:tc>
          <w:tcPr>
            <w:tcW w:w="1063" w:type="dxa"/>
            <w:shd w:val="clear" w:color="auto" w:fill="auto"/>
            <w:noWrap/>
            <w:vAlign w:val="center"/>
          </w:tcPr>
          <w:p w14:paraId="23C67052" w14:textId="77777777" w:rsidR="00AD3554" w:rsidRPr="00AD0E1A" w:rsidRDefault="00AD3554" w:rsidP="00817E47">
            <w:pPr>
              <w:spacing w:before="0" w:line="240" w:lineRule="auto"/>
              <w:contextualSpacing w:val="0"/>
              <w:rPr>
                <w:ins w:id="2623" w:author="Phuong Truong Thi" w:date="2024-10-16T00:56:00Z"/>
                <w:rFonts w:ascii="Times New Roman" w:eastAsia="Times New Roman" w:hAnsi="Times New Roman"/>
                <w:color w:val="000000"/>
                <w:sz w:val="24"/>
                <w:szCs w:val="24"/>
                <w:lang w:val="vi-VN" w:eastAsia="vi-VN"/>
              </w:rPr>
            </w:pPr>
          </w:p>
        </w:tc>
        <w:tc>
          <w:tcPr>
            <w:tcW w:w="1063" w:type="dxa"/>
          </w:tcPr>
          <w:p w14:paraId="0ECFB4C3" w14:textId="77777777" w:rsidR="00AD3554" w:rsidRPr="00AD0E1A" w:rsidRDefault="00AD3554" w:rsidP="00817E47">
            <w:pPr>
              <w:spacing w:before="0" w:line="240" w:lineRule="auto"/>
              <w:contextualSpacing w:val="0"/>
              <w:jc w:val="center"/>
              <w:rPr>
                <w:ins w:id="2624" w:author="Phuong Truong Thi" w:date="2024-10-16T00:56:00Z"/>
                <w:rFonts w:ascii="Times New Roman" w:eastAsia="Times New Roman" w:hAnsi="Times New Roman"/>
                <w:sz w:val="24"/>
                <w:szCs w:val="24"/>
                <w:lang w:val="vi-VN" w:eastAsia="vi-VN"/>
              </w:rPr>
            </w:pPr>
            <w:ins w:id="2625" w:author="Phuong Truong Thi" w:date="2024-10-16T00:56:00Z">
              <w:r>
                <w:rPr>
                  <w:rFonts w:ascii="Times New Roman" w:eastAsia="Times New Roman" w:hAnsi="Times New Roman"/>
                  <w:sz w:val="24"/>
                  <w:szCs w:val="24"/>
                  <w:lang w:eastAsia="vi-VN"/>
                </w:rPr>
                <w:t>N</w:t>
              </w:r>
            </w:ins>
          </w:p>
        </w:tc>
      </w:tr>
      <w:tr w:rsidR="00AD3554" w:rsidRPr="00AD0E1A" w14:paraId="432E2E7F" w14:textId="77777777" w:rsidTr="7F5A6C64">
        <w:trPr>
          <w:trHeight w:val="276"/>
          <w:ins w:id="2626" w:author="Phuong Truong Thi" w:date="2024-10-16T00:56:00Z"/>
        </w:trPr>
        <w:tc>
          <w:tcPr>
            <w:tcW w:w="720" w:type="dxa"/>
            <w:shd w:val="clear" w:color="auto" w:fill="auto"/>
            <w:vAlign w:val="center"/>
          </w:tcPr>
          <w:p w14:paraId="770C2854" w14:textId="77777777" w:rsidR="00AD3554" w:rsidRPr="00AD0E1A" w:rsidRDefault="00AD3554" w:rsidP="00817E47">
            <w:pPr>
              <w:pStyle w:val="ListParagraph"/>
              <w:numPr>
                <w:ilvl w:val="0"/>
                <w:numId w:val="61"/>
              </w:numPr>
              <w:spacing w:before="0" w:line="240" w:lineRule="auto"/>
              <w:contextualSpacing w:val="0"/>
              <w:jc w:val="left"/>
              <w:rPr>
                <w:ins w:id="2627" w:author="Phuong Truong Thi" w:date="2024-10-16T00:56:00Z"/>
                <w:rFonts w:eastAsia="Times New Roman"/>
                <w:color w:val="000000"/>
                <w:szCs w:val="24"/>
                <w:lang w:val="vi-VN" w:eastAsia="vi-VN"/>
              </w:rPr>
            </w:pPr>
          </w:p>
        </w:tc>
        <w:tc>
          <w:tcPr>
            <w:tcW w:w="1355" w:type="dxa"/>
            <w:shd w:val="clear" w:color="auto" w:fill="auto"/>
            <w:vAlign w:val="center"/>
            <w:hideMark/>
          </w:tcPr>
          <w:p w14:paraId="28741235" w14:textId="77777777" w:rsidR="00AD3554" w:rsidRPr="00AD0E1A" w:rsidRDefault="00AD3554" w:rsidP="00817E47">
            <w:pPr>
              <w:spacing w:before="0" w:line="240" w:lineRule="auto"/>
              <w:contextualSpacing w:val="0"/>
              <w:rPr>
                <w:ins w:id="2628" w:author="Phuong Truong Thi" w:date="2024-10-16T00:56:00Z"/>
                <w:rFonts w:ascii="Times New Roman" w:eastAsia="Times New Roman" w:hAnsi="Times New Roman"/>
                <w:color w:val="000000"/>
                <w:sz w:val="24"/>
                <w:szCs w:val="24"/>
                <w:lang w:val="vi-VN" w:eastAsia="vi-VN"/>
              </w:rPr>
            </w:pPr>
            <w:ins w:id="2629" w:author="Phuong Truong Thi" w:date="2024-10-16T00:56:00Z">
              <w:r w:rsidRPr="00AD0E1A">
                <w:rPr>
                  <w:rFonts w:ascii="Times New Roman" w:hAnsi="Times New Roman"/>
                  <w:color w:val="000000"/>
                  <w:sz w:val="24"/>
                  <w:szCs w:val="24"/>
                </w:rPr>
                <w:t>Tuổi</w:t>
              </w:r>
            </w:ins>
          </w:p>
        </w:tc>
        <w:tc>
          <w:tcPr>
            <w:tcW w:w="2610" w:type="dxa"/>
            <w:vAlign w:val="center"/>
          </w:tcPr>
          <w:p w14:paraId="07EB401E" w14:textId="77777777" w:rsidR="00AD3554" w:rsidRPr="006C7268" w:rsidRDefault="00AD3554" w:rsidP="00817E47">
            <w:pPr>
              <w:spacing w:before="0" w:line="240" w:lineRule="auto"/>
              <w:contextualSpacing w:val="0"/>
              <w:rPr>
                <w:ins w:id="2630" w:author="Phuong Truong Thi" w:date="2024-10-16T00:56:00Z"/>
                <w:rFonts w:ascii="Times New Roman" w:eastAsia="Times New Roman" w:hAnsi="Times New Roman"/>
                <w:color w:val="000000"/>
                <w:sz w:val="24"/>
                <w:szCs w:val="24"/>
                <w:lang w:eastAsia="vi-VN"/>
              </w:rPr>
            </w:pPr>
            <w:ins w:id="2631" w:author="Phuong Truong Thi" w:date="2024-10-16T00:56:00Z">
              <w:r w:rsidRPr="006C7268">
                <w:rPr>
                  <w:rFonts w:ascii="Times New Roman" w:hAnsi="Times New Roman"/>
                  <w:color w:val="000000"/>
                  <w:sz w:val="24"/>
                  <w:szCs w:val="24"/>
                </w:rPr>
                <w:t>Tuổi của khách hàng</w:t>
              </w:r>
            </w:ins>
          </w:p>
        </w:tc>
        <w:tc>
          <w:tcPr>
            <w:tcW w:w="1080" w:type="dxa"/>
          </w:tcPr>
          <w:p w14:paraId="67076F9A" w14:textId="77777777" w:rsidR="00AD3554" w:rsidRDefault="00AD3554" w:rsidP="00817E47">
            <w:pPr>
              <w:spacing w:before="0" w:line="240" w:lineRule="auto"/>
              <w:contextualSpacing w:val="0"/>
              <w:rPr>
                <w:ins w:id="2632" w:author="Phuong Truong Thi" w:date="2024-10-16T00:56:00Z"/>
                <w:rFonts w:ascii="Times New Roman" w:eastAsia="Times New Roman" w:hAnsi="Times New Roman"/>
                <w:color w:val="000000"/>
                <w:sz w:val="24"/>
                <w:szCs w:val="24"/>
                <w:lang w:eastAsia="vi-VN"/>
              </w:rPr>
            </w:pPr>
            <w:ins w:id="2633" w:author="Phuong Truong Thi" w:date="2024-10-16T00:56:00Z">
              <w:r w:rsidRPr="00DA2323">
                <w:rPr>
                  <w:rFonts w:ascii="Times New Roman" w:hAnsi="Times New Roman"/>
                  <w:color w:val="000000"/>
                  <w:sz w:val="24"/>
                  <w:szCs w:val="24"/>
                  <w:lang w:val="vi-VN"/>
                </w:rPr>
                <w:t>EZ/T24</w:t>
              </w:r>
            </w:ins>
          </w:p>
        </w:tc>
        <w:tc>
          <w:tcPr>
            <w:tcW w:w="1271" w:type="dxa"/>
          </w:tcPr>
          <w:p w14:paraId="23514355" w14:textId="77777777" w:rsidR="00AD3554" w:rsidRPr="00AD0E1A" w:rsidRDefault="00AD3554" w:rsidP="00817E47">
            <w:pPr>
              <w:spacing w:before="0" w:line="240" w:lineRule="auto"/>
              <w:contextualSpacing w:val="0"/>
              <w:rPr>
                <w:ins w:id="2634" w:author="Phuong Truong Thi" w:date="2024-10-16T00:56:00Z"/>
                <w:rFonts w:ascii="Times New Roman" w:eastAsia="Times New Roman" w:hAnsi="Times New Roman"/>
                <w:color w:val="000000"/>
                <w:sz w:val="24"/>
                <w:szCs w:val="24"/>
                <w:lang w:eastAsia="vi-VN"/>
              </w:rPr>
            </w:pPr>
            <w:ins w:id="2635" w:author="Phuong Truong Thi" w:date="2024-10-16T00:56:00Z">
              <w:r>
                <w:rPr>
                  <w:rFonts w:ascii="Times New Roman" w:eastAsia="Times New Roman" w:hAnsi="Times New Roman"/>
                  <w:color w:val="000000"/>
                  <w:sz w:val="24"/>
                  <w:szCs w:val="24"/>
                  <w:lang w:eastAsia="vi-VN"/>
                </w:rPr>
                <w:t>Number</w:t>
              </w:r>
            </w:ins>
          </w:p>
        </w:tc>
        <w:tc>
          <w:tcPr>
            <w:tcW w:w="1063" w:type="dxa"/>
            <w:shd w:val="clear" w:color="auto" w:fill="auto"/>
            <w:noWrap/>
            <w:vAlign w:val="center"/>
          </w:tcPr>
          <w:p w14:paraId="7F90EC4A" w14:textId="77777777" w:rsidR="00AD3554" w:rsidRPr="00AD0E1A" w:rsidRDefault="00AD3554" w:rsidP="00817E47">
            <w:pPr>
              <w:spacing w:before="0" w:line="240" w:lineRule="auto"/>
              <w:contextualSpacing w:val="0"/>
              <w:rPr>
                <w:ins w:id="2636" w:author="Phuong Truong Thi" w:date="2024-10-16T00:56:00Z"/>
                <w:rFonts w:ascii="Times New Roman" w:eastAsia="Times New Roman" w:hAnsi="Times New Roman"/>
                <w:color w:val="000000"/>
                <w:sz w:val="24"/>
                <w:szCs w:val="24"/>
                <w:lang w:val="vi-VN" w:eastAsia="vi-VN"/>
              </w:rPr>
            </w:pPr>
          </w:p>
        </w:tc>
        <w:tc>
          <w:tcPr>
            <w:tcW w:w="1063" w:type="dxa"/>
          </w:tcPr>
          <w:p w14:paraId="75C5DFF8" w14:textId="77777777" w:rsidR="00AD3554" w:rsidRPr="00AD0E1A" w:rsidRDefault="00AD3554" w:rsidP="00817E47">
            <w:pPr>
              <w:spacing w:before="0" w:line="240" w:lineRule="auto"/>
              <w:contextualSpacing w:val="0"/>
              <w:jc w:val="center"/>
              <w:rPr>
                <w:ins w:id="2637" w:author="Phuong Truong Thi" w:date="2024-10-16T00:56:00Z"/>
                <w:rFonts w:ascii="Times New Roman" w:eastAsia="Times New Roman" w:hAnsi="Times New Roman"/>
                <w:sz w:val="24"/>
                <w:szCs w:val="24"/>
                <w:lang w:val="vi-VN" w:eastAsia="vi-VN"/>
              </w:rPr>
            </w:pPr>
            <w:ins w:id="2638" w:author="Phuong Truong Thi" w:date="2024-10-16T00:56:00Z">
              <w:r>
                <w:rPr>
                  <w:rFonts w:ascii="Times New Roman" w:eastAsia="Times New Roman" w:hAnsi="Times New Roman"/>
                  <w:sz w:val="24"/>
                  <w:szCs w:val="24"/>
                  <w:lang w:eastAsia="vi-VN"/>
                </w:rPr>
                <w:t>N</w:t>
              </w:r>
            </w:ins>
          </w:p>
        </w:tc>
      </w:tr>
      <w:tr w:rsidR="00AD3554" w:rsidRPr="00AD0E1A" w14:paraId="68976AE8" w14:textId="77777777" w:rsidTr="7F5A6C64">
        <w:trPr>
          <w:trHeight w:val="276"/>
          <w:ins w:id="2639" w:author="Phuong Truong Thi" w:date="2024-10-16T00:56:00Z"/>
        </w:trPr>
        <w:tc>
          <w:tcPr>
            <w:tcW w:w="720" w:type="dxa"/>
            <w:shd w:val="clear" w:color="auto" w:fill="auto"/>
            <w:vAlign w:val="center"/>
          </w:tcPr>
          <w:p w14:paraId="5DBA8C49" w14:textId="77777777" w:rsidR="00AD3554" w:rsidRPr="00AD0E1A" w:rsidRDefault="00AD3554" w:rsidP="00817E47">
            <w:pPr>
              <w:pStyle w:val="ListParagraph"/>
              <w:numPr>
                <w:ilvl w:val="0"/>
                <w:numId w:val="61"/>
              </w:numPr>
              <w:spacing w:before="0" w:line="240" w:lineRule="auto"/>
              <w:contextualSpacing w:val="0"/>
              <w:jc w:val="left"/>
              <w:rPr>
                <w:ins w:id="2640" w:author="Phuong Truong Thi" w:date="2024-10-16T00:56:00Z"/>
                <w:rFonts w:eastAsia="Times New Roman"/>
                <w:color w:val="000000"/>
                <w:szCs w:val="24"/>
                <w:lang w:val="vi-VN" w:eastAsia="vi-VN"/>
              </w:rPr>
            </w:pPr>
          </w:p>
        </w:tc>
        <w:tc>
          <w:tcPr>
            <w:tcW w:w="1355" w:type="dxa"/>
            <w:shd w:val="clear" w:color="auto" w:fill="auto"/>
            <w:vAlign w:val="center"/>
            <w:hideMark/>
          </w:tcPr>
          <w:p w14:paraId="58A4B7AA" w14:textId="77777777" w:rsidR="00AD3554" w:rsidRPr="00AD0E1A" w:rsidRDefault="00AD3554" w:rsidP="00817E47">
            <w:pPr>
              <w:spacing w:before="0" w:line="240" w:lineRule="auto"/>
              <w:contextualSpacing w:val="0"/>
              <w:rPr>
                <w:ins w:id="2641" w:author="Phuong Truong Thi" w:date="2024-10-16T00:56:00Z"/>
                <w:rFonts w:ascii="Times New Roman" w:eastAsia="Times New Roman" w:hAnsi="Times New Roman"/>
                <w:color w:val="000000"/>
                <w:sz w:val="24"/>
                <w:szCs w:val="24"/>
                <w:lang w:val="vi-VN" w:eastAsia="vi-VN"/>
              </w:rPr>
            </w:pPr>
            <w:ins w:id="2642" w:author="Phuong Truong Thi" w:date="2024-10-16T00:56:00Z">
              <w:r w:rsidRPr="00AD0E1A">
                <w:rPr>
                  <w:rFonts w:ascii="Times New Roman" w:hAnsi="Times New Roman"/>
                  <w:color w:val="000000"/>
                  <w:sz w:val="24"/>
                  <w:szCs w:val="24"/>
                </w:rPr>
                <w:t>Ngày sinh</w:t>
              </w:r>
            </w:ins>
          </w:p>
        </w:tc>
        <w:tc>
          <w:tcPr>
            <w:tcW w:w="2610" w:type="dxa"/>
            <w:vAlign w:val="center"/>
          </w:tcPr>
          <w:p w14:paraId="4226EB38" w14:textId="77777777" w:rsidR="00AD3554" w:rsidRPr="006C7268" w:rsidRDefault="00AD3554" w:rsidP="00817E47">
            <w:pPr>
              <w:spacing w:before="0" w:line="240" w:lineRule="auto"/>
              <w:contextualSpacing w:val="0"/>
              <w:rPr>
                <w:ins w:id="2643" w:author="Phuong Truong Thi" w:date="2024-10-16T00:56:00Z"/>
                <w:rFonts w:ascii="Times New Roman" w:eastAsia="Times New Roman" w:hAnsi="Times New Roman"/>
                <w:color w:val="000000"/>
                <w:sz w:val="24"/>
                <w:szCs w:val="24"/>
                <w:lang w:eastAsia="vi-VN"/>
              </w:rPr>
            </w:pPr>
            <w:ins w:id="2644" w:author="Phuong Truong Thi" w:date="2024-10-16T00:56:00Z">
              <w:r w:rsidRPr="006C7268">
                <w:rPr>
                  <w:rFonts w:ascii="Times New Roman" w:hAnsi="Times New Roman"/>
                  <w:color w:val="000000"/>
                  <w:sz w:val="24"/>
                  <w:szCs w:val="24"/>
                </w:rPr>
                <w:t xml:space="preserve">Ngày sinh khách hàng </w:t>
              </w:r>
            </w:ins>
          </w:p>
        </w:tc>
        <w:tc>
          <w:tcPr>
            <w:tcW w:w="1080" w:type="dxa"/>
          </w:tcPr>
          <w:p w14:paraId="6A1AA3D9" w14:textId="77777777" w:rsidR="00AD3554" w:rsidRDefault="00AD3554" w:rsidP="00817E47">
            <w:pPr>
              <w:spacing w:before="0" w:line="240" w:lineRule="auto"/>
              <w:contextualSpacing w:val="0"/>
              <w:rPr>
                <w:ins w:id="2645" w:author="Phuong Truong Thi" w:date="2024-10-16T00:56:00Z"/>
                <w:rFonts w:ascii="Times New Roman" w:eastAsia="Times New Roman" w:hAnsi="Times New Roman"/>
                <w:color w:val="000000"/>
                <w:sz w:val="24"/>
                <w:szCs w:val="24"/>
                <w:lang w:eastAsia="vi-VN"/>
              </w:rPr>
            </w:pPr>
            <w:ins w:id="2646" w:author="Phuong Truong Thi" w:date="2024-10-16T00:56:00Z">
              <w:r w:rsidRPr="00DA2323">
                <w:rPr>
                  <w:rFonts w:ascii="Times New Roman" w:hAnsi="Times New Roman"/>
                  <w:color w:val="000000"/>
                  <w:sz w:val="24"/>
                  <w:szCs w:val="24"/>
                  <w:lang w:val="vi-VN"/>
                </w:rPr>
                <w:t>EZ/T24</w:t>
              </w:r>
            </w:ins>
          </w:p>
        </w:tc>
        <w:tc>
          <w:tcPr>
            <w:tcW w:w="1271" w:type="dxa"/>
          </w:tcPr>
          <w:p w14:paraId="1B0CBA3D" w14:textId="77777777" w:rsidR="00AD3554" w:rsidRPr="00AD0E1A" w:rsidRDefault="00AD3554" w:rsidP="00817E47">
            <w:pPr>
              <w:spacing w:before="0" w:line="240" w:lineRule="auto"/>
              <w:contextualSpacing w:val="0"/>
              <w:rPr>
                <w:ins w:id="2647" w:author="Phuong Truong Thi" w:date="2024-10-16T00:56:00Z"/>
                <w:rFonts w:ascii="Times New Roman" w:eastAsia="Times New Roman" w:hAnsi="Times New Roman"/>
                <w:color w:val="000000"/>
                <w:sz w:val="24"/>
                <w:szCs w:val="24"/>
                <w:lang w:eastAsia="vi-VN"/>
              </w:rPr>
            </w:pPr>
            <w:ins w:id="2648" w:author="Phuong Truong Thi" w:date="2024-10-16T00:56:00Z">
              <w:r>
                <w:rPr>
                  <w:rFonts w:ascii="Times New Roman" w:eastAsia="Times New Roman" w:hAnsi="Times New Roman"/>
                  <w:color w:val="000000"/>
                  <w:sz w:val="24"/>
                  <w:szCs w:val="24"/>
                  <w:lang w:eastAsia="vi-VN"/>
                </w:rPr>
                <w:t>Date</w:t>
              </w:r>
            </w:ins>
          </w:p>
        </w:tc>
        <w:tc>
          <w:tcPr>
            <w:tcW w:w="1063" w:type="dxa"/>
            <w:shd w:val="clear" w:color="auto" w:fill="auto"/>
            <w:noWrap/>
            <w:vAlign w:val="center"/>
          </w:tcPr>
          <w:p w14:paraId="52517A0B" w14:textId="77777777" w:rsidR="00AD3554" w:rsidRPr="00AD0E1A" w:rsidRDefault="00AD3554" w:rsidP="00817E47">
            <w:pPr>
              <w:spacing w:before="0" w:line="240" w:lineRule="auto"/>
              <w:contextualSpacing w:val="0"/>
              <w:rPr>
                <w:ins w:id="2649" w:author="Phuong Truong Thi" w:date="2024-10-16T00:56:00Z"/>
                <w:rFonts w:ascii="Times New Roman" w:eastAsia="Times New Roman" w:hAnsi="Times New Roman"/>
                <w:color w:val="000000"/>
                <w:sz w:val="24"/>
                <w:szCs w:val="24"/>
                <w:lang w:val="vi-VN" w:eastAsia="vi-VN"/>
              </w:rPr>
            </w:pPr>
          </w:p>
        </w:tc>
        <w:tc>
          <w:tcPr>
            <w:tcW w:w="1063" w:type="dxa"/>
          </w:tcPr>
          <w:p w14:paraId="1AC3E791" w14:textId="77777777" w:rsidR="00AD3554" w:rsidRPr="00AD0E1A" w:rsidRDefault="00AD3554" w:rsidP="00817E47">
            <w:pPr>
              <w:spacing w:before="0" w:line="240" w:lineRule="auto"/>
              <w:contextualSpacing w:val="0"/>
              <w:jc w:val="center"/>
              <w:rPr>
                <w:ins w:id="2650" w:author="Phuong Truong Thi" w:date="2024-10-16T00:56:00Z"/>
                <w:rFonts w:ascii="Times New Roman" w:eastAsia="Times New Roman" w:hAnsi="Times New Roman"/>
                <w:sz w:val="24"/>
                <w:szCs w:val="24"/>
                <w:lang w:val="vi-VN" w:eastAsia="vi-VN"/>
              </w:rPr>
            </w:pPr>
            <w:ins w:id="2651" w:author="Phuong Truong Thi" w:date="2024-10-16T00:56:00Z">
              <w:r>
                <w:rPr>
                  <w:rFonts w:ascii="Times New Roman" w:eastAsia="Times New Roman" w:hAnsi="Times New Roman"/>
                  <w:sz w:val="24"/>
                  <w:szCs w:val="24"/>
                  <w:lang w:eastAsia="vi-VN"/>
                </w:rPr>
                <w:t>N</w:t>
              </w:r>
            </w:ins>
          </w:p>
        </w:tc>
      </w:tr>
      <w:tr w:rsidR="00AD3554" w:rsidRPr="00AD0E1A" w14:paraId="1C48E5EE" w14:textId="77777777" w:rsidTr="7F5A6C64">
        <w:trPr>
          <w:trHeight w:val="276"/>
          <w:ins w:id="2652" w:author="Phuong Truong Thi" w:date="2024-10-16T00:56:00Z"/>
        </w:trPr>
        <w:tc>
          <w:tcPr>
            <w:tcW w:w="720" w:type="dxa"/>
            <w:shd w:val="clear" w:color="auto" w:fill="auto"/>
            <w:vAlign w:val="center"/>
          </w:tcPr>
          <w:p w14:paraId="13ED4031" w14:textId="77777777" w:rsidR="00AD3554" w:rsidRPr="00AD0E1A" w:rsidRDefault="00AD3554" w:rsidP="00817E47">
            <w:pPr>
              <w:pStyle w:val="ListParagraph"/>
              <w:numPr>
                <w:ilvl w:val="0"/>
                <w:numId w:val="61"/>
              </w:numPr>
              <w:spacing w:before="0" w:line="240" w:lineRule="auto"/>
              <w:contextualSpacing w:val="0"/>
              <w:jc w:val="left"/>
              <w:rPr>
                <w:ins w:id="2653" w:author="Phuong Truong Thi" w:date="2024-10-16T00:56:00Z"/>
                <w:rFonts w:eastAsia="Times New Roman"/>
                <w:color w:val="000000"/>
                <w:szCs w:val="24"/>
                <w:lang w:val="vi-VN" w:eastAsia="vi-VN"/>
              </w:rPr>
            </w:pPr>
          </w:p>
        </w:tc>
        <w:tc>
          <w:tcPr>
            <w:tcW w:w="1355" w:type="dxa"/>
            <w:shd w:val="clear" w:color="auto" w:fill="auto"/>
            <w:vAlign w:val="center"/>
            <w:hideMark/>
          </w:tcPr>
          <w:p w14:paraId="0FC45F96" w14:textId="77777777" w:rsidR="00AD3554" w:rsidRPr="00AD0E1A" w:rsidRDefault="00AD3554" w:rsidP="00817E47">
            <w:pPr>
              <w:spacing w:before="0" w:line="240" w:lineRule="auto"/>
              <w:contextualSpacing w:val="0"/>
              <w:rPr>
                <w:ins w:id="2654" w:author="Phuong Truong Thi" w:date="2024-10-16T00:56:00Z"/>
                <w:rFonts w:ascii="Times New Roman" w:eastAsia="Times New Roman" w:hAnsi="Times New Roman"/>
                <w:color w:val="000000"/>
                <w:sz w:val="24"/>
                <w:szCs w:val="24"/>
                <w:lang w:val="vi-VN" w:eastAsia="vi-VN"/>
              </w:rPr>
            </w:pPr>
            <w:ins w:id="2655" w:author="Phuong Truong Thi" w:date="2024-10-16T00:56:00Z">
              <w:r w:rsidRPr="00B66378">
                <w:rPr>
                  <w:rFonts w:ascii="Times New Roman" w:hAnsi="Times New Roman"/>
                  <w:color w:val="000000"/>
                  <w:sz w:val="24"/>
                  <w:szCs w:val="24"/>
                  <w:lang w:val="vi-VN"/>
                </w:rPr>
                <w:t>Ngày tương tác gần nhất</w:t>
              </w:r>
            </w:ins>
          </w:p>
        </w:tc>
        <w:tc>
          <w:tcPr>
            <w:tcW w:w="2610" w:type="dxa"/>
            <w:vAlign w:val="center"/>
          </w:tcPr>
          <w:p w14:paraId="7B93B16A" w14:textId="6EB15066" w:rsidR="00AD3554" w:rsidRPr="00B66378" w:rsidRDefault="00975861" w:rsidP="00817E47">
            <w:pPr>
              <w:spacing w:before="0" w:line="240" w:lineRule="auto"/>
              <w:contextualSpacing w:val="0"/>
              <w:rPr>
                <w:ins w:id="2656" w:author="Phuong Truong Thi" w:date="2024-10-16T00:56:00Z"/>
                <w:rFonts w:ascii="Times New Roman" w:eastAsia="Times New Roman" w:hAnsi="Times New Roman"/>
                <w:color w:val="000000"/>
                <w:sz w:val="24"/>
                <w:szCs w:val="24"/>
                <w:lang w:val="vi-VN" w:eastAsia="vi-VN"/>
              </w:rPr>
            </w:pPr>
            <w:ins w:id="2657" w:author="Phuong Truong Thi" w:date="2024-11-25T04:17:00Z">
              <w:r w:rsidRPr="00975861">
                <w:rPr>
                  <w:rFonts w:ascii="Times New Roman" w:hAnsi="Times New Roman"/>
                  <w:color w:val="000000"/>
                  <w:sz w:val="24"/>
                  <w:szCs w:val="24"/>
                </w:rPr>
                <w:t>Thời gian tương tác thành công gần nhất của VPB với KH: gồm Task, Event, Log a Call và bao gồm cả bên Service. Ghi nhận theo ngày gần nhất Task, Event, Log a Call được cập nhật hoàn thành, không bao gồm trạng thái hủy.</w:t>
              </w:r>
            </w:ins>
            <w:commentRangeStart w:id="2658"/>
            <w:commentRangeStart w:id="2659"/>
            <w:commentRangeStart w:id="2660"/>
            <w:commentRangeEnd w:id="2658"/>
            <w:del w:id="2661" w:author="Phuong Truong Thi" w:date="2024-11-25T04:17:00Z">
              <w:r w:rsidR="00E9039C" w:rsidDel="00975861">
                <w:rPr>
                  <w:rStyle w:val="CommentReference"/>
                  <w:lang w:val="x-none" w:eastAsia="x-none"/>
                </w:rPr>
                <w:commentReference w:id="2658"/>
              </w:r>
            </w:del>
            <w:commentRangeEnd w:id="2659"/>
            <w:r>
              <w:rPr>
                <w:rStyle w:val="CommentReference"/>
                <w:lang w:val="x-none" w:eastAsia="x-none"/>
              </w:rPr>
              <w:commentReference w:id="2659"/>
            </w:r>
            <w:commentRangeEnd w:id="2660"/>
            <w:r w:rsidR="001F44E5">
              <w:rPr>
                <w:rStyle w:val="CommentReference"/>
                <w:lang w:val="x-none" w:eastAsia="x-none"/>
              </w:rPr>
              <w:commentReference w:id="2660"/>
            </w:r>
          </w:p>
        </w:tc>
        <w:tc>
          <w:tcPr>
            <w:tcW w:w="1080" w:type="dxa"/>
          </w:tcPr>
          <w:p w14:paraId="6C0A2AFD" w14:textId="77777777" w:rsidR="00AD3554" w:rsidRPr="00B66378" w:rsidRDefault="00AD3554" w:rsidP="00817E47">
            <w:pPr>
              <w:spacing w:before="0" w:line="240" w:lineRule="auto"/>
              <w:contextualSpacing w:val="0"/>
              <w:rPr>
                <w:ins w:id="2662" w:author="Phuong Truong Thi" w:date="2024-10-16T00:56:00Z"/>
                <w:rFonts w:ascii="Times New Roman" w:eastAsia="Times New Roman" w:hAnsi="Times New Roman"/>
                <w:color w:val="000000"/>
                <w:sz w:val="24"/>
                <w:szCs w:val="24"/>
                <w:lang w:val="vi-VN" w:eastAsia="vi-VN"/>
              </w:rPr>
            </w:pPr>
            <w:ins w:id="2663" w:author="Phuong Truong Thi" w:date="2024-10-16T00:56:00Z">
              <w:r>
                <w:rPr>
                  <w:rFonts w:ascii="Times New Roman" w:eastAsia="Times New Roman" w:hAnsi="Times New Roman"/>
                  <w:color w:val="000000"/>
                  <w:sz w:val="24"/>
                  <w:szCs w:val="24"/>
                  <w:lang w:val="vi-VN" w:eastAsia="vi-VN"/>
                </w:rPr>
                <w:t>CRM</w:t>
              </w:r>
            </w:ins>
          </w:p>
        </w:tc>
        <w:tc>
          <w:tcPr>
            <w:tcW w:w="1271" w:type="dxa"/>
          </w:tcPr>
          <w:p w14:paraId="5D2012EF" w14:textId="77777777" w:rsidR="00AD3554" w:rsidRPr="00AD0E1A" w:rsidRDefault="00AD3554" w:rsidP="00817E47">
            <w:pPr>
              <w:spacing w:before="0" w:line="240" w:lineRule="auto"/>
              <w:contextualSpacing w:val="0"/>
              <w:rPr>
                <w:ins w:id="2664" w:author="Phuong Truong Thi" w:date="2024-10-16T00:56:00Z"/>
                <w:rFonts w:ascii="Times New Roman" w:eastAsia="Times New Roman" w:hAnsi="Times New Roman"/>
                <w:color w:val="000000"/>
                <w:sz w:val="24"/>
                <w:szCs w:val="24"/>
                <w:lang w:eastAsia="vi-VN"/>
              </w:rPr>
            </w:pPr>
            <w:ins w:id="2665" w:author="Phuong Truong Thi" w:date="2024-10-16T00:56:00Z">
              <w:r>
                <w:rPr>
                  <w:rFonts w:ascii="Times New Roman" w:eastAsia="Times New Roman" w:hAnsi="Times New Roman"/>
                  <w:color w:val="000000"/>
                  <w:sz w:val="24"/>
                  <w:szCs w:val="24"/>
                  <w:lang w:eastAsia="vi-VN"/>
                </w:rPr>
                <w:t>Date</w:t>
              </w:r>
            </w:ins>
          </w:p>
        </w:tc>
        <w:tc>
          <w:tcPr>
            <w:tcW w:w="1063" w:type="dxa"/>
            <w:shd w:val="clear" w:color="auto" w:fill="auto"/>
            <w:noWrap/>
            <w:vAlign w:val="center"/>
          </w:tcPr>
          <w:p w14:paraId="328351BD" w14:textId="77777777" w:rsidR="00AD3554" w:rsidRPr="00AD0E1A" w:rsidRDefault="00AD3554" w:rsidP="00817E47">
            <w:pPr>
              <w:spacing w:before="0" w:line="240" w:lineRule="auto"/>
              <w:contextualSpacing w:val="0"/>
              <w:rPr>
                <w:ins w:id="2666" w:author="Phuong Truong Thi" w:date="2024-10-16T00:56:00Z"/>
                <w:rFonts w:ascii="Times New Roman" w:eastAsia="Times New Roman" w:hAnsi="Times New Roman"/>
                <w:color w:val="000000"/>
                <w:sz w:val="24"/>
                <w:szCs w:val="24"/>
                <w:lang w:val="vi-VN" w:eastAsia="vi-VN"/>
              </w:rPr>
            </w:pPr>
          </w:p>
        </w:tc>
        <w:tc>
          <w:tcPr>
            <w:tcW w:w="1063" w:type="dxa"/>
          </w:tcPr>
          <w:p w14:paraId="72E37D40" w14:textId="77777777" w:rsidR="00AD3554" w:rsidRPr="00AD0E1A" w:rsidRDefault="00AD3554" w:rsidP="00817E47">
            <w:pPr>
              <w:spacing w:before="0" w:line="240" w:lineRule="auto"/>
              <w:contextualSpacing w:val="0"/>
              <w:jc w:val="center"/>
              <w:rPr>
                <w:ins w:id="2667" w:author="Phuong Truong Thi" w:date="2024-10-16T00:56:00Z"/>
                <w:rFonts w:ascii="Times New Roman" w:eastAsia="Times New Roman" w:hAnsi="Times New Roman"/>
                <w:sz w:val="24"/>
                <w:szCs w:val="24"/>
                <w:lang w:eastAsia="vi-VN"/>
              </w:rPr>
            </w:pPr>
            <w:ins w:id="2668" w:author="Phuong Truong Thi" w:date="2024-10-16T00:56:00Z">
              <w:r>
                <w:rPr>
                  <w:rFonts w:ascii="Times New Roman" w:eastAsia="Times New Roman" w:hAnsi="Times New Roman"/>
                  <w:sz w:val="24"/>
                  <w:szCs w:val="24"/>
                  <w:lang w:eastAsia="vi-VN"/>
                </w:rPr>
                <w:t>Y</w:t>
              </w:r>
            </w:ins>
          </w:p>
        </w:tc>
      </w:tr>
      <w:tr w:rsidR="00AD3554" w:rsidRPr="00AD0E1A" w14:paraId="1A505FFB" w14:textId="77777777" w:rsidTr="7F5A6C64">
        <w:trPr>
          <w:trHeight w:val="276"/>
          <w:ins w:id="2669" w:author="Phuong Truong Thi" w:date="2024-10-16T00:56:00Z"/>
        </w:trPr>
        <w:tc>
          <w:tcPr>
            <w:tcW w:w="9162" w:type="dxa"/>
            <w:gridSpan w:val="7"/>
          </w:tcPr>
          <w:p w14:paraId="0DABFE88" w14:textId="77777777" w:rsidR="00AD3554" w:rsidRPr="00AD0E1A" w:rsidRDefault="00AD3554" w:rsidP="00817E47">
            <w:pPr>
              <w:spacing w:before="0" w:line="240" w:lineRule="auto"/>
              <w:contextualSpacing w:val="0"/>
              <w:rPr>
                <w:ins w:id="2670" w:author="Phuong Truong Thi" w:date="2024-10-16T00:56:00Z"/>
                <w:rFonts w:ascii="Times New Roman" w:eastAsia="Times New Roman" w:hAnsi="Times New Roman"/>
                <w:sz w:val="24"/>
                <w:szCs w:val="24"/>
                <w:lang w:eastAsia="vi-VN"/>
              </w:rPr>
            </w:pPr>
            <w:ins w:id="2671" w:author="Phuong Truong Thi" w:date="2024-10-16T00:56:00Z">
              <w:r w:rsidRPr="00AD0E1A">
                <w:rPr>
                  <w:rFonts w:ascii="Times New Roman" w:eastAsia="Times New Roman" w:hAnsi="Times New Roman"/>
                  <w:sz w:val="24"/>
                  <w:szCs w:val="24"/>
                  <w:lang w:eastAsia="vi-VN"/>
                </w:rPr>
                <w:t>Thông tin liên hệ</w:t>
              </w:r>
            </w:ins>
          </w:p>
        </w:tc>
      </w:tr>
      <w:tr w:rsidR="00AD3554" w:rsidRPr="00AD0E1A" w14:paraId="55BA2506" w14:textId="77777777" w:rsidTr="7F5A6C64">
        <w:trPr>
          <w:trHeight w:val="276"/>
          <w:ins w:id="2672" w:author="Phuong Truong Thi" w:date="2024-10-16T00:56:00Z"/>
        </w:trPr>
        <w:tc>
          <w:tcPr>
            <w:tcW w:w="720" w:type="dxa"/>
            <w:shd w:val="clear" w:color="auto" w:fill="auto"/>
            <w:vAlign w:val="center"/>
          </w:tcPr>
          <w:p w14:paraId="187ED8FB" w14:textId="77777777" w:rsidR="00AD3554" w:rsidRPr="00AD0E1A" w:rsidRDefault="00AD3554" w:rsidP="00817E47">
            <w:pPr>
              <w:pStyle w:val="ListParagraph"/>
              <w:numPr>
                <w:ilvl w:val="0"/>
                <w:numId w:val="61"/>
              </w:numPr>
              <w:spacing w:before="0" w:line="240" w:lineRule="auto"/>
              <w:contextualSpacing w:val="0"/>
              <w:jc w:val="left"/>
              <w:rPr>
                <w:ins w:id="2673" w:author="Phuong Truong Thi" w:date="2024-10-16T00:56:00Z"/>
                <w:rFonts w:eastAsia="Times New Roman"/>
                <w:color w:val="000000"/>
                <w:szCs w:val="24"/>
                <w:lang w:val="vi-VN" w:eastAsia="vi-VN"/>
              </w:rPr>
            </w:pPr>
          </w:p>
        </w:tc>
        <w:tc>
          <w:tcPr>
            <w:tcW w:w="1355" w:type="dxa"/>
            <w:shd w:val="clear" w:color="auto" w:fill="auto"/>
            <w:vAlign w:val="center"/>
            <w:hideMark/>
          </w:tcPr>
          <w:p w14:paraId="5556E2E2" w14:textId="77777777" w:rsidR="00AD3554" w:rsidRPr="00AD0E1A" w:rsidRDefault="00AD3554" w:rsidP="00817E47">
            <w:pPr>
              <w:spacing w:before="0" w:line="240" w:lineRule="auto"/>
              <w:contextualSpacing w:val="0"/>
              <w:rPr>
                <w:ins w:id="2674" w:author="Phuong Truong Thi" w:date="2024-10-16T00:56:00Z"/>
                <w:rFonts w:ascii="Times New Roman" w:eastAsia="Times New Roman" w:hAnsi="Times New Roman"/>
                <w:color w:val="000000"/>
                <w:sz w:val="24"/>
                <w:szCs w:val="24"/>
                <w:lang w:val="vi-VN" w:eastAsia="vi-VN"/>
              </w:rPr>
            </w:pPr>
            <w:commentRangeStart w:id="2675"/>
            <w:commentRangeStart w:id="2676"/>
            <w:commentRangeStart w:id="2677"/>
            <w:commentRangeStart w:id="2678"/>
            <w:ins w:id="2679" w:author="Phuong Truong Thi" w:date="2024-10-16T00:56:00Z">
              <w:r w:rsidRPr="00AD0E1A">
                <w:rPr>
                  <w:rFonts w:ascii="Times New Roman" w:hAnsi="Times New Roman"/>
                  <w:color w:val="000000"/>
                  <w:sz w:val="24"/>
                  <w:szCs w:val="24"/>
                </w:rPr>
                <w:t>Số điện thoại</w:t>
              </w:r>
            </w:ins>
            <w:commentRangeEnd w:id="2675"/>
            <w:r w:rsidR="00EB6248">
              <w:rPr>
                <w:rStyle w:val="CommentReference"/>
                <w:lang w:val="x-none" w:eastAsia="x-none"/>
              </w:rPr>
              <w:commentReference w:id="2675"/>
            </w:r>
            <w:commentRangeEnd w:id="2676"/>
            <w:r w:rsidR="00F53451">
              <w:rPr>
                <w:rStyle w:val="CommentReference"/>
                <w:lang w:val="x-none" w:eastAsia="x-none"/>
              </w:rPr>
              <w:commentReference w:id="2676"/>
            </w:r>
            <w:commentRangeEnd w:id="2677"/>
            <w:r w:rsidR="001F44E5">
              <w:rPr>
                <w:rStyle w:val="CommentReference"/>
                <w:lang w:val="x-none" w:eastAsia="x-none"/>
              </w:rPr>
              <w:commentReference w:id="2677"/>
            </w:r>
            <w:commentRangeEnd w:id="2678"/>
            <w:r w:rsidR="00EA72F0">
              <w:rPr>
                <w:rStyle w:val="CommentReference"/>
                <w:lang w:val="x-none" w:eastAsia="x-none"/>
              </w:rPr>
              <w:commentReference w:id="2678"/>
            </w:r>
          </w:p>
        </w:tc>
        <w:tc>
          <w:tcPr>
            <w:tcW w:w="2610" w:type="dxa"/>
            <w:vAlign w:val="center"/>
          </w:tcPr>
          <w:p w14:paraId="014ADFCE" w14:textId="0833C615" w:rsidR="00AD3554" w:rsidRPr="00EA72F0" w:rsidRDefault="00AD3554" w:rsidP="00817E47">
            <w:pPr>
              <w:spacing w:before="0" w:line="240" w:lineRule="auto"/>
              <w:contextualSpacing w:val="0"/>
              <w:rPr>
                <w:ins w:id="2680" w:author="Phuong Truong Thi" w:date="2024-10-16T00:56:00Z"/>
                <w:rFonts w:ascii="Times New Roman" w:eastAsia="Times New Roman" w:hAnsi="Times New Roman"/>
                <w:color w:val="000000"/>
                <w:sz w:val="24"/>
                <w:szCs w:val="24"/>
                <w:lang w:eastAsia="vi-VN"/>
                <w:rPrChange w:id="2681" w:author="Phuong Truong Thi" w:date="2024-12-11T11:50:00Z" w16du:dateUtc="2024-12-11T04:50:00Z">
                  <w:rPr>
                    <w:ins w:id="2682" w:author="Phuong Truong Thi" w:date="2024-10-16T00:56:00Z"/>
                    <w:rFonts w:ascii="Times New Roman" w:eastAsia="Times New Roman" w:hAnsi="Times New Roman"/>
                    <w:color w:val="000000"/>
                    <w:sz w:val="24"/>
                    <w:szCs w:val="24"/>
                    <w:lang w:val="vi-VN" w:eastAsia="vi-VN"/>
                  </w:rPr>
                </w:rPrChange>
              </w:rPr>
            </w:pPr>
            <w:ins w:id="2683" w:author="Phuong Truong Thi" w:date="2024-10-16T00:56:00Z">
              <w:r w:rsidRPr="00B66378">
                <w:rPr>
                  <w:rFonts w:ascii="Times New Roman" w:hAnsi="Times New Roman"/>
                  <w:color w:val="000000"/>
                  <w:sz w:val="24"/>
                  <w:szCs w:val="24"/>
                  <w:lang w:val="vi-VN"/>
                </w:rPr>
                <w:t>Số điện thoại của khách hàng</w:t>
              </w:r>
            </w:ins>
            <w:ins w:id="2684" w:author="Phuong Truong Thi" w:date="2024-12-11T11:50:00Z" w16du:dateUtc="2024-12-11T04:50:00Z">
              <w:r w:rsidR="00EA72F0">
                <w:rPr>
                  <w:rFonts w:ascii="Times New Roman" w:hAnsi="Times New Roman"/>
                  <w:color w:val="000000"/>
                  <w:sz w:val="24"/>
                  <w:szCs w:val="24"/>
                </w:rPr>
                <w:t xml:space="preserve"> </w:t>
              </w:r>
            </w:ins>
            <w:ins w:id="2685" w:author="Phuong Truong Thi" w:date="2024-12-11T11:51:00Z" w16du:dateUtc="2024-12-11T04:51:00Z">
              <w:r w:rsidR="00EA72F0">
                <w:rPr>
                  <w:rFonts w:ascii="Times New Roman" w:hAnsi="Times New Roman"/>
                  <w:color w:val="000000"/>
                  <w:sz w:val="24"/>
                  <w:szCs w:val="24"/>
                </w:rPr>
                <w:t>(nguồn T24)</w:t>
              </w:r>
            </w:ins>
          </w:p>
        </w:tc>
        <w:tc>
          <w:tcPr>
            <w:tcW w:w="1080" w:type="dxa"/>
          </w:tcPr>
          <w:p w14:paraId="3078A44C" w14:textId="77777777" w:rsidR="00AD3554" w:rsidRDefault="00AD3554" w:rsidP="00817E47">
            <w:pPr>
              <w:spacing w:before="0" w:line="240" w:lineRule="auto"/>
              <w:contextualSpacing w:val="0"/>
              <w:rPr>
                <w:ins w:id="2686" w:author="Phuong Truong Thi" w:date="2024-10-16T00:56:00Z"/>
                <w:rFonts w:ascii="Times New Roman" w:eastAsia="Times New Roman" w:hAnsi="Times New Roman"/>
                <w:color w:val="000000"/>
                <w:sz w:val="24"/>
                <w:szCs w:val="24"/>
                <w:lang w:eastAsia="vi-VN"/>
              </w:rPr>
            </w:pPr>
            <w:ins w:id="2687" w:author="Phuong Truong Thi" w:date="2024-10-16T00:56:00Z">
              <w:r w:rsidRPr="00C30F28">
                <w:rPr>
                  <w:rFonts w:ascii="Times New Roman" w:hAnsi="Times New Roman"/>
                  <w:color w:val="000000"/>
                  <w:sz w:val="24"/>
                  <w:szCs w:val="24"/>
                  <w:lang w:val="vi-VN"/>
                </w:rPr>
                <w:t>EZ/T24</w:t>
              </w:r>
            </w:ins>
          </w:p>
        </w:tc>
        <w:tc>
          <w:tcPr>
            <w:tcW w:w="1271" w:type="dxa"/>
          </w:tcPr>
          <w:p w14:paraId="1F43D5DF" w14:textId="4D4CEB5E" w:rsidR="00AD3554" w:rsidRPr="00AD0E1A" w:rsidRDefault="00AD3554" w:rsidP="00817E47">
            <w:pPr>
              <w:spacing w:before="0" w:line="240" w:lineRule="auto"/>
              <w:contextualSpacing w:val="0"/>
              <w:rPr>
                <w:ins w:id="2688" w:author="Phuong Truong Thi" w:date="2024-10-16T00:56:00Z"/>
                <w:rFonts w:ascii="Times New Roman" w:eastAsia="Times New Roman" w:hAnsi="Times New Roman"/>
                <w:color w:val="000000"/>
                <w:sz w:val="24"/>
                <w:szCs w:val="24"/>
                <w:lang w:eastAsia="vi-VN"/>
              </w:rPr>
            </w:pPr>
            <w:ins w:id="2689" w:author="Phuong Truong Thi" w:date="2024-10-16T00:56: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tc>
        <w:tc>
          <w:tcPr>
            <w:tcW w:w="1063" w:type="dxa"/>
            <w:shd w:val="clear" w:color="auto" w:fill="auto"/>
            <w:noWrap/>
            <w:vAlign w:val="center"/>
          </w:tcPr>
          <w:p w14:paraId="08709E53" w14:textId="77777777" w:rsidR="00AD3554" w:rsidRPr="00AD0E1A" w:rsidRDefault="00AD3554" w:rsidP="00817E47">
            <w:pPr>
              <w:spacing w:before="0" w:line="240" w:lineRule="auto"/>
              <w:contextualSpacing w:val="0"/>
              <w:rPr>
                <w:ins w:id="2690" w:author="Phuong Truong Thi" w:date="2024-10-16T00:56:00Z"/>
                <w:rFonts w:ascii="Times New Roman" w:eastAsia="Times New Roman" w:hAnsi="Times New Roman"/>
                <w:color w:val="000000"/>
                <w:sz w:val="24"/>
                <w:szCs w:val="24"/>
                <w:lang w:val="vi-VN" w:eastAsia="vi-VN"/>
              </w:rPr>
            </w:pPr>
          </w:p>
        </w:tc>
        <w:tc>
          <w:tcPr>
            <w:tcW w:w="1063" w:type="dxa"/>
          </w:tcPr>
          <w:p w14:paraId="63768ADD" w14:textId="77777777" w:rsidR="00AD3554" w:rsidRPr="00AD0E1A" w:rsidRDefault="00AD3554" w:rsidP="00817E47">
            <w:pPr>
              <w:spacing w:before="0" w:line="240" w:lineRule="auto"/>
              <w:contextualSpacing w:val="0"/>
              <w:jc w:val="center"/>
              <w:rPr>
                <w:ins w:id="2691" w:author="Phuong Truong Thi" w:date="2024-10-16T00:56:00Z"/>
                <w:rFonts w:ascii="Times New Roman" w:eastAsia="Times New Roman" w:hAnsi="Times New Roman"/>
                <w:sz w:val="24"/>
                <w:szCs w:val="24"/>
                <w:lang w:eastAsia="vi-VN"/>
              </w:rPr>
            </w:pPr>
            <w:ins w:id="2692" w:author="Phuong Truong Thi" w:date="2024-10-16T00:56:00Z">
              <w:r>
                <w:rPr>
                  <w:rFonts w:ascii="Times New Roman" w:eastAsia="Times New Roman" w:hAnsi="Times New Roman"/>
                  <w:sz w:val="24"/>
                  <w:szCs w:val="24"/>
                  <w:lang w:eastAsia="vi-VN"/>
                </w:rPr>
                <w:t>Y</w:t>
              </w:r>
            </w:ins>
          </w:p>
        </w:tc>
      </w:tr>
      <w:tr w:rsidR="00AD3554" w:rsidRPr="00AD0E1A" w14:paraId="1197848B" w14:textId="77777777" w:rsidTr="7F5A6C64">
        <w:trPr>
          <w:trHeight w:val="276"/>
          <w:ins w:id="2693" w:author="Phuong Truong Thi" w:date="2024-10-16T00:56:00Z"/>
        </w:trPr>
        <w:tc>
          <w:tcPr>
            <w:tcW w:w="720" w:type="dxa"/>
            <w:shd w:val="clear" w:color="auto" w:fill="auto"/>
            <w:vAlign w:val="center"/>
          </w:tcPr>
          <w:p w14:paraId="612B4C84" w14:textId="77777777" w:rsidR="00AD3554" w:rsidRPr="00AD0E1A" w:rsidRDefault="00AD3554" w:rsidP="00817E47">
            <w:pPr>
              <w:pStyle w:val="ListParagraph"/>
              <w:numPr>
                <w:ilvl w:val="0"/>
                <w:numId w:val="61"/>
              </w:numPr>
              <w:spacing w:before="0" w:line="240" w:lineRule="auto"/>
              <w:contextualSpacing w:val="0"/>
              <w:jc w:val="left"/>
              <w:rPr>
                <w:ins w:id="2694" w:author="Phuong Truong Thi" w:date="2024-10-16T00:56:00Z"/>
                <w:rFonts w:eastAsia="Times New Roman"/>
                <w:color w:val="000000"/>
                <w:szCs w:val="24"/>
                <w:lang w:val="vi-VN" w:eastAsia="vi-VN"/>
              </w:rPr>
            </w:pPr>
          </w:p>
        </w:tc>
        <w:tc>
          <w:tcPr>
            <w:tcW w:w="1355" w:type="dxa"/>
            <w:shd w:val="clear" w:color="auto" w:fill="auto"/>
            <w:vAlign w:val="center"/>
            <w:hideMark/>
          </w:tcPr>
          <w:p w14:paraId="55234F06" w14:textId="77777777" w:rsidR="00AD3554" w:rsidRPr="00AD0E1A" w:rsidRDefault="00AD3554" w:rsidP="00817E47">
            <w:pPr>
              <w:spacing w:before="0" w:line="240" w:lineRule="auto"/>
              <w:contextualSpacing w:val="0"/>
              <w:rPr>
                <w:ins w:id="2695" w:author="Phuong Truong Thi" w:date="2024-10-16T00:56:00Z"/>
                <w:rFonts w:ascii="Times New Roman" w:eastAsia="Times New Roman" w:hAnsi="Times New Roman"/>
                <w:color w:val="000000"/>
                <w:sz w:val="24"/>
                <w:szCs w:val="24"/>
                <w:lang w:val="vi-VN" w:eastAsia="vi-VN"/>
              </w:rPr>
            </w:pPr>
            <w:ins w:id="2696" w:author="Phuong Truong Thi" w:date="2024-10-16T00:56:00Z">
              <w:r w:rsidRPr="00AD0E1A">
                <w:rPr>
                  <w:rFonts w:ascii="Times New Roman" w:hAnsi="Times New Roman"/>
                  <w:color w:val="000000"/>
                  <w:sz w:val="24"/>
                  <w:szCs w:val="24"/>
                </w:rPr>
                <w:t>Email</w:t>
              </w:r>
            </w:ins>
          </w:p>
        </w:tc>
        <w:tc>
          <w:tcPr>
            <w:tcW w:w="2610" w:type="dxa"/>
            <w:vAlign w:val="center"/>
          </w:tcPr>
          <w:p w14:paraId="469B88AC" w14:textId="77777777" w:rsidR="00AD3554" w:rsidRPr="006C7268" w:rsidRDefault="00AD3554" w:rsidP="00817E47">
            <w:pPr>
              <w:spacing w:before="0" w:line="240" w:lineRule="auto"/>
              <w:contextualSpacing w:val="0"/>
              <w:rPr>
                <w:ins w:id="2697" w:author="Phuong Truong Thi" w:date="2024-10-16T00:56:00Z"/>
                <w:rFonts w:ascii="Times New Roman" w:eastAsia="Times New Roman" w:hAnsi="Times New Roman"/>
                <w:color w:val="000000"/>
                <w:sz w:val="24"/>
                <w:szCs w:val="24"/>
                <w:lang w:eastAsia="vi-VN"/>
              </w:rPr>
            </w:pPr>
            <w:ins w:id="2698" w:author="Phuong Truong Thi" w:date="2024-10-16T00:56:00Z">
              <w:r w:rsidRPr="006C7268">
                <w:rPr>
                  <w:rFonts w:ascii="Times New Roman" w:hAnsi="Times New Roman"/>
                  <w:color w:val="000000"/>
                  <w:sz w:val="24"/>
                  <w:szCs w:val="24"/>
                </w:rPr>
                <w:t>Email của khách hàng</w:t>
              </w:r>
            </w:ins>
          </w:p>
        </w:tc>
        <w:tc>
          <w:tcPr>
            <w:tcW w:w="1080" w:type="dxa"/>
          </w:tcPr>
          <w:p w14:paraId="57D7131D" w14:textId="77777777" w:rsidR="00AD3554" w:rsidRDefault="00AD3554" w:rsidP="00817E47">
            <w:pPr>
              <w:spacing w:before="0" w:line="240" w:lineRule="auto"/>
              <w:contextualSpacing w:val="0"/>
              <w:rPr>
                <w:ins w:id="2699" w:author="Phuong Truong Thi" w:date="2024-10-16T00:56:00Z"/>
                <w:rFonts w:ascii="Times New Roman" w:eastAsia="Times New Roman" w:hAnsi="Times New Roman"/>
                <w:color w:val="000000"/>
                <w:sz w:val="24"/>
                <w:szCs w:val="24"/>
                <w:lang w:eastAsia="vi-VN"/>
              </w:rPr>
            </w:pPr>
            <w:ins w:id="2700" w:author="Phuong Truong Thi" w:date="2024-10-16T00:56:00Z">
              <w:r w:rsidRPr="00C30F28">
                <w:rPr>
                  <w:rFonts w:ascii="Times New Roman" w:hAnsi="Times New Roman"/>
                  <w:color w:val="000000"/>
                  <w:sz w:val="24"/>
                  <w:szCs w:val="24"/>
                  <w:lang w:val="vi-VN"/>
                </w:rPr>
                <w:t>EZ/T24</w:t>
              </w:r>
            </w:ins>
          </w:p>
        </w:tc>
        <w:tc>
          <w:tcPr>
            <w:tcW w:w="1271" w:type="dxa"/>
          </w:tcPr>
          <w:p w14:paraId="71051733" w14:textId="1F9B9EB8" w:rsidR="00AD3554" w:rsidRPr="00AD0E1A" w:rsidRDefault="00DD7742" w:rsidP="00817E47">
            <w:pPr>
              <w:spacing w:before="0" w:line="240" w:lineRule="auto"/>
              <w:contextualSpacing w:val="0"/>
              <w:rPr>
                <w:ins w:id="2701" w:author="Phuong Truong Thi" w:date="2024-10-16T00:5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Email</w:t>
            </w:r>
          </w:p>
        </w:tc>
        <w:tc>
          <w:tcPr>
            <w:tcW w:w="1063" w:type="dxa"/>
            <w:shd w:val="clear" w:color="auto" w:fill="auto"/>
            <w:noWrap/>
            <w:vAlign w:val="center"/>
          </w:tcPr>
          <w:p w14:paraId="6B57ED4C" w14:textId="77777777" w:rsidR="00AD3554" w:rsidRPr="00AD0E1A" w:rsidRDefault="00AD3554" w:rsidP="00817E47">
            <w:pPr>
              <w:spacing w:before="0" w:line="240" w:lineRule="auto"/>
              <w:contextualSpacing w:val="0"/>
              <w:rPr>
                <w:ins w:id="2702" w:author="Phuong Truong Thi" w:date="2024-10-16T00:56:00Z"/>
                <w:rFonts w:ascii="Times New Roman" w:eastAsia="Times New Roman" w:hAnsi="Times New Roman"/>
                <w:color w:val="000000"/>
                <w:sz w:val="24"/>
                <w:szCs w:val="24"/>
                <w:lang w:val="vi-VN" w:eastAsia="vi-VN"/>
              </w:rPr>
            </w:pPr>
          </w:p>
        </w:tc>
        <w:tc>
          <w:tcPr>
            <w:tcW w:w="1063" w:type="dxa"/>
          </w:tcPr>
          <w:p w14:paraId="27375A7F" w14:textId="77777777" w:rsidR="00AD3554" w:rsidRPr="005A1514" w:rsidRDefault="00AD3554" w:rsidP="00817E47">
            <w:pPr>
              <w:spacing w:before="0" w:line="240" w:lineRule="auto"/>
              <w:contextualSpacing w:val="0"/>
              <w:jc w:val="center"/>
              <w:rPr>
                <w:ins w:id="2703" w:author="Phuong Truong Thi" w:date="2024-10-16T00:56:00Z"/>
                <w:rFonts w:ascii="Times New Roman" w:eastAsia="Times New Roman" w:hAnsi="Times New Roman"/>
                <w:sz w:val="24"/>
                <w:szCs w:val="24"/>
                <w:lang w:eastAsia="vi-VN"/>
              </w:rPr>
            </w:pPr>
            <w:ins w:id="2704" w:author="Phuong Truong Thi" w:date="2024-10-16T00:56:00Z">
              <w:r>
                <w:rPr>
                  <w:rFonts w:ascii="Times New Roman" w:eastAsia="Times New Roman" w:hAnsi="Times New Roman"/>
                  <w:sz w:val="24"/>
                  <w:szCs w:val="24"/>
                  <w:lang w:eastAsia="vi-VN"/>
                </w:rPr>
                <w:t>N</w:t>
              </w:r>
            </w:ins>
          </w:p>
        </w:tc>
      </w:tr>
      <w:tr w:rsidR="00AD3554" w:rsidRPr="001859AE" w14:paraId="2163E5CA" w14:textId="77777777" w:rsidTr="7F5A6C64">
        <w:trPr>
          <w:trHeight w:val="276"/>
          <w:ins w:id="2705" w:author="Phuong Truong Thi" w:date="2024-10-16T00:56:00Z"/>
        </w:trPr>
        <w:tc>
          <w:tcPr>
            <w:tcW w:w="9162" w:type="dxa"/>
            <w:gridSpan w:val="7"/>
          </w:tcPr>
          <w:p w14:paraId="1AF418B0" w14:textId="77777777" w:rsidR="00AD3554" w:rsidRPr="00B66378" w:rsidRDefault="00AD3554" w:rsidP="00817E47">
            <w:pPr>
              <w:spacing w:before="0" w:line="240" w:lineRule="auto"/>
              <w:contextualSpacing w:val="0"/>
              <w:jc w:val="left"/>
              <w:rPr>
                <w:ins w:id="2706" w:author="Phuong Truong Thi" w:date="2024-10-16T00:56:00Z"/>
                <w:rFonts w:ascii="Times New Roman" w:eastAsia="Times New Roman" w:hAnsi="Times New Roman"/>
                <w:sz w:val="24"/>
                <w:szCs w:val="24"/>
                <w:lang w:val="vi-VN" w:eastAsia="vi-VN"/>
              </w:rPr>
            </w:pPr>
            <w:ins w:id="2707" w:author="Phuong Truong Thi" w:date="2024-10-16T00:56:00Z">
              <w:r w:rsidRPr="00AD0E1A">
                <w:rPr>
                  <w:rFonts w:ascii="Times New Roman" w:eastAsia="Times New Roman" w:hAnsi="Times New Roman"/>
                  <w:sz w:val="24"/>
                  <w:szCs w:val="24"/>
                  <w:lang w:val="vi-VN" w:eastAsia="vi-VN"/>
                </w:rPr>
                <w:t>Thông tin chi nhánh &amp; cán bộ bán phụ trách KH</w:t>
              </w:r>
            </w:ins>
          </w:p>
        </w:tc>
      </w:tr>
      <w:tr w:rsidR="00AD3554" w:rsidRPr="00AD0E1A" w14:paraId="2F051AED" w14:textId="77777777" w:rsidTr="7F5A6C64">
        <w:trPr>
          <w:trHeight w:val="276"/>
          <w:ins w:id="2708" w:author="Phuong Truong Thi" w:date="2024-10-16T00:56:00Z"/>
        </w:trPr>
        <w:tc>
          <w:tcPr>
            <w:tcW w:w="720" w:type="dxa"/>
            <w:shd w:val="clear" w:color="auto" w:fill="auto"/>
            <w:vAlign w:val="center"/>
          </w:tcPr>
          <w:p w14:paraId="107345A9" w14:textId="77777777" w:rsidR="00AD3554" w:rsidRPr="00AD0E1A" w:rsidRDefault="00AD3554" w:rsidP="00817E47">
            <w:pPr>
              <w:pStyle w:val="ListParagraph"/>
              <w:numPr>
                <w:ilvl w:val="0"/>
                <w:numId w:val="61"/>
              </w:numPr>
              <w:spacing w:before="0" w:line="240" w:lineRule="auto"/>
              <w:contextualSpacing w:val="0"/>
              <w:jc w:val="left"/>
              <w:rPr>
                <w:ins w:id="2709" w:author="Phuong Truong Thi" w:date="2024-10-16T00:56:00Z"/>
                <w:rFonts w:eastAsia="Times New Roman"/>
                <w:color w:val="000000"/>
                <w:szCs w:val="24"/>
                <w:lang w:val="vi-VN" w:eastAsia="vi-VN"/>
              </w:rPr>
            </w:pPr>
          </w:p>
        </w:tc>
        <w:tc>
          <w:tcPr>
            <w:tcW w:w="1355" w:type="dxa"/>
            <w:shd w:val="clear" w:color="auto" w:fill="auto"/>
            <w:vAlign w:val="center"/>
            <w:hideMark/>
          </w:tcPr>
          <w:p w14:paraId="31441E9D" w14:textId="77777777" w:rsidR="00AD3554" w:rsidRPr="00AD0E1A" w:rsidRDefault="00AD3554" w:rsidP="00817E47">
            <w:pPr>
              <w:spacing w:before="0" w:line="240" w:lineRule="auto"/>
              <w:contextualSpacing w:val="0"/>
              <w:rPr>
                <w:ins w:id="2710" w:author="Phuong Truong Thi" w:date="2024-10-16T00:56:00Z"/>
                <w:rFonts w:ascii="Times New Roman" w:eastAsia="Times New Roman" w:hAnsi="Times New Roman"/>
                <w:color w:val="000000"/>
                <w:sz w:val="24"/>
                <w:szCs w:val="24"/>
                <w:lang w:val="vi-VN" w:eastAsia="vi-VN"/>
              </w:rPr>
            </w:pPr>
            <w:ins w:id="2711" w:author="Phuong Truong Thi" w:date="2024-10-16T00:56:00Z">
              <w:r w:rsidRPr="00AD0E1A">
                <w:rPr>
                  <w:rFonts w:ascii="Times New Roman" w:hAnsi="Times New Roman"/>
                  <w:color w:val="000000"/>
                  <w:sz w:val="24"/>
                  <w:szCs w:val="24"/>
                </w:rPr>
                <w:t>Mã CN quản lý</w:t>
              </w:r>
            </w:ins>
          </w:p>
        </w:tc>
        <w:tc>
          <w:tcPr>
            <w:tcW w:w="2610" w:type="dxa"/>
            <w:vAlign w:val="center"/>
          </w:tcPr>
          <w:p w14:paraId="1D574C0C" w14:textId="77777777" w:rsidR="00AD3554" w:rsidRPr="00B66378" w:rsidRDefault="00AD3554" w:rsidP="00817E47">
            <w:pPr>
              <w:spacing w:before="0" w:line="240" w:lineRule="auto"/>
              <w:contextualSpacing w:val="0"/>
              <w:rPr>
                <w:ins w:id="2712" w:author="Phuong Truong Thi" w:date="2024-10-16T00:56:00Z"/>
                <w:rFonts w:ascii="Times New Roman" w:eastAsia="Times New Roman" w:hAnsi="Times New Roman"/>
                <w:color w:val="000000"/>
                <w:sz w:val="24"/>
                <w:szCs w:val="24"/>
                <w:lang w:val="vi-VN" w:eastAsia="vi-VN"/>
              </w:rPr>
            </w:pPr>
            <w:ins w:id="2713" w:author="Phuong Truong Thi" w:date="2024-10-16T00:56:00Z">
              <w:r w:rsidRPr="00B66378">
                <w:rPr>
                  <w:rFonts w:ascii="Times New Roman" w:hAnsi="Times New Roman"/>
                  <w:color w:val="000000"/>
                  <w:sz w:val="24"/>
                  <w:szCs w:val="24"/>
                  <w:lang w:val="vi-VN"/>
                </w:rPr>
                <w:t>Mã chi nhánh quản lý khách hàng/ Book quản lý: VN0010338</w:t>
              </w:r>
            </w:ins>
          </w:p>
        </w:tc>
        <w:tc>
          <w:tcPr>
            <w:tcW w:w="1080" w:type="dxa"/>
          </w:tcPr>
          <w:p w14:paraId="390D2820" w14:textId="77777777" w:rsidR="00AD3554" w:rsidRDefault="00AD3554" w:rsidP="00817E47">
            <w:pPr>
              <w:spacing w:before="0" w:line="240" w:lineRule="auto"/>
              <w:contextualSpacing w:val="0"/>
              <w:rPr>
                <w:ins w:id="2714" w:author="Phuong Truong Thi" w:date="2024-10-16T00:56:00Z"/>
                <w:rFonts w:ascii="Times New Roman" w:eastAsia="Times New Roman" w:hAnsi="Times New Roman"/>
                <w:color w:val="000000"/>
                <w:sz w:val="24"/>
                <w:szCs w:val="24"/>
                <w:lang w:eastAsia="vi-VN"/>
              </w:rPr>
            </w:pPr>
            <w:ins w:id="2715" w:author="Phuong Truong Thi" w:date="2024-10-16T00:56:00Z">
              <w:r w:rsidRPr="00D92195">
                <w:rPr>
                  <w:rFonts w:ascii="Times New Roman" w:hAnsi="Times New Roman"/>
                  <w:color w:val="000000"/>
                  <w:sz w:val="24"/>
                  <w:szCs w:val="24"/>
                  <w:lang w:val="vi-VN"/>
                </w:rPr>
                <w:t>EZ/T24</w:t>
              </w:r>
            </w:ins>
          </w:p>
        </w:tc>
        <w:tc>
          <w:tcPr>
            <w:tcW w:w="1271" w:type="dxa"/>
          </w:tcPr>
          <w:p w14:paraId="48C91D34" w14:textId="5D15649C" w:rsidR="00AD3554" w:rsidRPr="00AD0E1A" w:rsidRDefault="00525739" w:rsidP="00817E47">
            <w:pPr>
              <w:spacing w:before="0" w:line="240" w:lineRule="auto"/>
              <w:contextualSpacing w:val="0"/>
              <w:rPr>
                <w:ins w:id="2716" w:author="Phuong Truong Thi" w:date="2024-10-16T00:5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ins w:id="2717" w:author="Phuong Truong Thi" w:date="2024-10-17T19:03:00Z">
              <w:r w:rsidR="00FD6BA2">
                <w:rPr>
                  <w:rFonts w:ascii="Times New Roman" w:eastAsia="Times New Roman" w:hAnsi="Times New Roman"/>
                  <w:color w:val="000000"/>
                  <w:sz w:val="24"/>
                  <w:szCs w:val="24"/>
                  <w:lang w:eastAsia="vi-VN"/>
                </w:rPr>
                <w:t xml:space="preserve"> (225)</w:t>
              </w:r>
            </w:ins>
          </w:p>
        </w:tc>
        <w:tc>
          <w:tcPr>
            <w:tcW w:w="1063" w:type="dxa"/>
            <w:shd w:val="clear" w:color="auto" w:fill="auto"/>
            <w:noWrap/>
            <w:vAlign w:val="center"/>
          </w:tcPr>
          <w:p w14:paraId="66723BF7" w14:textId="77777777" w:rsidR="00AD3554" w:rsidRPr="00AD0E1A" w:rsidRDefault="00AD3554" w:rsidP="00817E47">
            <w:pPr>
              <w:spacing w:before="0" w:line="240" w:lineRule="auto"/>
              <w:contextualSpacing w:val="0"/>
              <w:rPr>
                <w:ins w:id="2718" w:author="Phuong Truong Thi" w:date="2024-10-16T00:56:00Z"/>
                <w:rFonts w:ascii="Times New Roman" w:eastAsia="Times New Roman" w:hAnsi="Times New Roman"/>
                <w:color w:val="000000"/>
                <w:sz w:val="24"/>
                <w:szCs w:val="24"/>
                <w:lang w:val="vi-VN" w:eastAsia="vi-VN"/>
              </w:rPr>
            </w:pPr>
          </w:p>
        </w:tc>
        <w:tc>
          <w:tcPr>
            <w:tcW w:w="1063" w:type="dxa"/>
          </w:tcPr>
          <w:p w14:paraId="47735809" w14:textId="77777777" w:rsidR="00AD3554" w:rsidRPr="00AD0E1A" w:rsidRDefault="00AD3554" w:rsidP="00817E47">
            <w:pPr>
              <w:spacing w:before="0" w:line="240" w:lineRule="auto"/>
              <w:contextualSpacing w:val="0"/>
              <w:jc w:val="center"/>
              <w:rPr>
                <w:ins w:id="2719" w:author="Phuong Truong Thi" w:date="2024-10-16T00:56:00Z"/>
                <w:rFonts w:ascii="Times New Roman" w:eastAsia="Times New Roman" w:hAnsi="Times New Roman"/>
                <w:sz w:val="24"/>
                <w:szCs w:val="24"/>
                <w:lang w:val="vi-VN" w:eastAsia="vi-VN"/>
              </w:rPr>
            </w:pPr>
            <w:ins w:id="2720" w:author="Phuong Truong Thi" w:date="2024-10-16T00:56:00Z">
              <w:r>
                <w:rPr>
                  <w:rFonts w:ascii="Times New Roman" w:eastAsia="Times New Roman" w:hAnsi="Times New Roman"/>
                  <w:sz w:val="24"/>
                  <w:szCs w:val="24"/>
                  <w:lang w:eastAsia="vi-VN"/>
                </w:rPr>
                <w:t>N</w:t>
              </w:r>
            </w:ins>
          </w:p>
        </w:tc>
      </w:tr>
      <w:tr w:rsidR="00AD3554" w:rsidRPr="00AD0E1A" w14:paraId="77709F59" w14:textId="77777777" w:rsidTr="7F5A6C64">
        <w:trPr>
          <w:trHeight w:val="276"/>
          <w:ins w:id="2721" w:author="Phuong Truong Thi" w:date="2024-10-16T00:56:00Z"/>
        </w:trPr>
        <w:tc>
          <w:tcPr>
            <w:tcW w:w="720" w:type="dxa"/>
            <w:shd w:val="clear" w:color="auto" w:fill="auto"/>
            <w:vAlign w:val="center"/>
          </w:tcPr>
          <w:p w14:paraId="71E6BEC6" w14:textId="77777777" w:rsidR="00AD3554" w:rsidRPr="00AD0E1A" w:rsidRDefault="00AD3554" w:rsidP="00817E47">
            <w:pPr>
              <w:pStyle w:val="ListParagraph"/>
              <w:numPr>
                <w:ilvl w:val="0"/>
                <w:numId w:val="61"/>
              </w:numPr>
              <w:spacing w:before="0" w:line="240" w:lineRule="auto"/>
              <w:contextualSpacing w:val="0"/>
              <w:jc w:val="left"/>
              <w:rPr>
                <w:ins w:id="2722" w:author="Phuong Truong Thi" w:date="2024-10-16T00:56:00Z"/>
                <w:rFonts w:eastAsia="Times New Roman"/>
                <w:szCs w:val="24"/>
                <w:lang w:val="vi-VN" w:eastAsia="vi-VN"/>
              </w:rPr>
            </w:pPr>
          </w:p>
        </w:tc>
        <w:tc>
          <w:tcPr>
            <w:tcW w:w="1355" w:type="dxa"/>
            <w:shd w:val="clear" w:color="auto" w:fill="auto"/>
            <w:vAlign w:val="center"/>
            <w:hideMark/>
          </w:tcPr>
          <w:p w14:paraId="3C31B97A" w14:textId="77777777" w:rsidR="00AD3554" w:rsidRPr="00AD0E1A" w:rsidRDefault="00AD3554" w:rsidP="00817E47">
            <w:pPr>
              <w:spacing w:before="0" w:line="240" w:lineRule="auto"/>
              <w:contextualSpacing w:val="0"/>
              <w:rPr>
                <w:ins w:id="2723" w:author="Phuong Truong Thi" w:date="2024-10-16T00:56:00Z"/>
                <w:rFonts w:ascii="Times New Roman" w:eastAsia="Times New Roman" w:hAnsi="Times New Roman"/>
                <w:sz w:val="24"/>
                <w:szCs w:val="24"/>
                <w:lang w:val="vi-VN" w:eastAsia="vi-VN"/>
              </w:rPr>
            </w:pPr>
            <w:ins w:id="2724" w:author="Phuong Truong Thi" w:date="2024-10-16T00:56:00Z">
              <w:r w:rsidRPr="00AD0E1A">
                <w:rPr>
                  <w:rFonts w:ascii="Times New Roman" w:hAnsi="Times New Roman"/>
                  <w:color w:val="000000"/>
                  <w:sz w:val="24"/>
                  <w:szCs w:val="24"/>
                </w:rPr>
                <w:t>Tên CN quản lý</w:t>
              </w:r>
            </w:ins>
          </w:p>
        </w:tc>
        <w:tc>
          <w:tcPr>
            <w:tcW w:w="2610" w:type="dxa"/>
            <w:vAlign w:val="center"/>
          </w:tcPr>
          <w:p w14:paraId="5AA5476C" w14:textId="77777777" w:rsidR="00AD3554" w:rsidRPr="00B66378" w:rsidRDefault="00AD3554" w:rsidP="00817E47">
            <w:pPr>
              <w:spacing w:before="0" w:line="240" w:lineRule="auto"/>
              <w:contextualSpacing w:val="0"/>
              <w:rPr>
                <w:ins w:id="2725" w:author="Phuong Truong Thi" w:date="2024-10-16T00:56:00Z"/>
                <w:rFonts w:ascii="Times New Roman" w:eastAsia="Times New Roman" w:hAnsi="Times New Roman"/>
                <w:sz w:val="24"/>
                <w:szCs w:val="24"/>
                <w:lang w:val="vi-VN" w:eastAsia="vi-VN"/>
              </w:rPr>
            </w:pPr>
            <w:ins w:id="2726" w:author="Phuong Truong Thi" w:date="2024-10-16T00:56:00Z">
              <w:r w:rsidRPr="00B66378">
                <w:rPr>
                  <w:rFonts w:ascii="Times New Roman" w:hAnsi="Times New Roman"/>
                  <w:color w:val="000000"/>
                  <w:sz w:val="24"/>
                  <w:szCs w:val="24"/>
                  <w:lang w:val="vi-VN"/>
                </w:rPr>
                <w:t>Tên chi nhánh quản lý khách hàng/ Book quản lý: VPBank Láng Hạ</w:t>
              </w:r>
            </w:ins>
          </w:p>
        </w:tc>
        <w:tc>
          <w:tcPr>
            <w:tcW w:w="1080" w:type="dxa"/>
          </w:tcPr>
          <w:p w14:paraId="11B1ECBA" w14:textId="77777777" w:rsidR="00AD3554" w:rsidRDefault="00AD3554" w:rsidP="00817E47">
            <w:pPr>
              <w:spacing w:before="0" w:line="240" w:lineRule="auto"/>
              <w:contextualSpacing w:val="0"/>
              <w:rPr>
                <w:ins w:id="2727" w:author="Phuong Truong Thi" w:date="2024-10-16T00:56:00Z"/>
                <w:rFonts w:ascii="Times New Roman" w:eastAsia="Times New Roman" w:hAnsi="Times New Roman"/>
                <w:sz w:val="24"/>
                <w:szCs w:val="24"/>
                <w:lang w:eastAsia="vi-VN"/>
              </w:rPr>
            </w:pPr>
            <w:ins w:id="2728" w:author="Phuong Truong Thi" w:date="2024-10-16T00:56:00Z">
              <w:r w:rsidRPr="00D92195">
                <w:rPr>
                  <w:rFonts w:ascii="Times New Roman" w:hAnsi="Times New Roman"/>
                  <w:color w:val="000000"/>
                  <w:sz w:val="24"/>
                  <w:szCs w:val="24"/>
                  <w:lang w:val="vi-VN"/>
                </w:rPr>
                <w:t>EZ/T24</w:t>
              </w:r>
            </w:ins>
          </w:p>
        </w:tc>
        <w:tc>
          <w:tcPr>
            <w:tcW w:w="1271" w:type="dxa"/>
          </w:tcPr>
          <w:p w14:paraId="71D36406" w14:textId="7A4A75CB" w:rsidR="00AD3554" w:rsidRPr="00AD0E1A" w:rsidRDefault="00525739" w:rsidP="00817E47">
            <w:pPr>
              <w:spacing w:before="0" w:line="240" w:lineRule="auto"/>
              <w:contextualSpacing w:val="0"/>
              <w:rPr>
                <w:ins w:id="2729"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ins w:id="2730" w:author="Phuong Truong Thi" w:date="2024-10-17T19:03:00Z">
              <w:r w:rsidR="00FD6BA2">
                <w:rPr>
                  <w:rFonts w:ascii="Times New Roman" w:eastAsia="Times New Roman" w:hAnsi="Times New Roman"/>
                  <w:sz w:val="24"/>
                  <w:szCs w:val="24"/>
                  <w:lang w:eastAsia="vi-VN"/>
                </w:rPr>
                <w:t xml:space="preserve"> </w:t>
              </w:r>
            </w:ins>
            <w:r w:rsidR="00B5318E">
              <w:rPr>
                <w:rFonts w:ascii="Times New Roman" w:eastAsia="Times New Roman" w:hAnsi="Times New Roman"/>
                <w:sz w:val="24"/>
                <w:szCs w:val="24"/>
                <w:lang w:eastAsia="vi-VN"/>
              </w:rPr>
              <w:t>Text</w:t>
            </w:r>
            <w:ins w:id="2731" w:author="Phuong Truong Thi" w:date="2024-10-17T19:03:00Z">
              <w:r w:rsidR="00FD6BA2">
                <w:rPr>
                  <w:rFonts w:ascii="Times New Roman" w:eastAsia="Times New Roman" w:hAnsi="Times New Roman"/>
                  <w:sz w:val="24"/>
                  <w:szCs w:val="24"/>
                  <w:lang w:eastAsia="vi-VN"/>
                </w:rPr>
                <w:t>link</w:t>
              </w:r>
            </w:ins>
          </w:p>
        </w:tc>
        <w:tc>
          <w:tcPr>
            <w:tcW w:w="1063" w:type="dxa"/>
            <w:shd w:val="clear" w:color="auto" w:fill="auto"/>
            <w:noWrap/>
            <w:vAlign w:val="center"/>
          </w:tcPr>
          <w:p w14:paraId="55B12CD2" w14:textId="77777777" w:rsidR="00AD3554" w:rsidRPr="00AD0E1A" w:rsidRDefault="00AD3554" w:rsidP="00817E47">
            <w:pPr>
              <w:spacing w:before="0" w:line="240" w:lineRule="auto"/>
              <w:contextualSpacing w:val="0"/>
              <w:rPr>
                <w:ins w:id="2732" w:author="Phuong Truong Thi" w:date="2024-10-16T00:56:00Z"/>
                <w:rFonts w:ascii="Times New Roman" w:eastAsia="Times New Roman" w:hAnsi="Times New Roman"/>
                <w:sz w:val="24"/>
                <w:szCs w:val="24"/>
                <w:lang w:val="vi-VN" w:eastAsia="vi-VN"/>
              </w:rPr>
            </w:pPr>
          </w:p>
        </w:tc>
        <w:tc>
          <w:tcPr>
            <w:tcW w:w="1063" w:type="dxa"/>
          </w:tcPr>
          <w:p w14:paraId="09114AD6" w14:textId="77777777" w:rsidR="00AD3554" w:rsidRPr="00AD0E1A" w:rsidRDefault="00AD3554" w:rsidP="00817E47">
            <w:pPr>
              <w:spacing w:before="0" w:line="240" w:lineRule="auto"/>
              <w:contextualSpacing w:val="0"/>
              <w:jc w:val="center"/>
              <w:rPr>
                <w:ins w:id="2733" w:author="Phuong Truong Thi" w:date="2024-10-16T00:56:00Z"/>
                <w:rFonts w:ascii="Times New Roman" w:eastAsia="Times New Roman" w:hAnsi="Times New Roman"/>
                <w:sz w:val="24"/>
                <w:szCs w:val="24"/>
                <w:lang w:val="vi-VN" w:eastAsia="vi-VN"/>
              </w:rPr>
            </w:pPr>
            <w:ins w:id="2734" w:author="Phuong Truong Thi" w:date="2024-10-16T00:56:00Z">
              <w:r>
                <w:rPr>
                  <w:rFonts w:ascii="Times New Roman" w:eastAsia="Times New Roman" w:hAnsi="Times New Roman"/>
                  <w:sz w:val="24"/>
                  <w:szCs w:val="24"/>
                  <w:lang w:eastAsia="vi-VN"/>
                </w:rPr>
                <w:t>N</w:t>
              </w:r>
            </w:ins>
          </w:p>
        </w:tc>
      </w:tr>
      <w:tr w:rsidR="00AD3554" w:rsidRPr="00AD0E1A" w14:paraId="5CFA81CE" w14:textId="77777777" w:rsidTr="7F5A6C64">
        <w:trPr>
          <w:trHeight w:val="276"/>
          <w:ins w:id="2735" w:author="Phuong Truong Thi" w:date="2024-10-16T00:56:00Z"/>
        </w:trPr>
        <w:tc>
          <w:tcPr>
            <w:tcW w:w="720" w:type="dxa"/>
            <w:shd w:val="clear" w:color="auto" w:fill="auto"/>
            <w:vAlign w:val="center"/>
          </w:tcPr>
          <w:p w14:paraId="369E0E99" w14:textId="77777777" w:rsidR="00AD3554" w:rsidRPr="00AD0E1A" w:rsidRDefault="00AD3554" w:rsidP="00817E47">
            <w:pPr>
              <w:pStyle w:val="ListParagraph"/>
              <w:numPr>
                <w:ilvl w:val="0"/>
                <w:numId w:val="61"/>
              </w:numPr>
              <w:spacing w:before="0" w:line="240" w:lineRule="auto"/>
              <w:contextualSpacing w:val="0"/>
              <w:jc w:val="left"/>
              <w:rPr>
                <w:ins w:id="2736" w:author="Phuong Truong Thi" w:date="2024-10-16T00:56:00Z"/>
                <w:rFonts w:eastAsia="Times New Roman"/>
                <w:szCs w:val="24"/>
                <w:lang w:val="vi-VN" w:eastAsia="vi-VN"/>
              </w:rPr>
            </w:pPr>
          </w:p>
        </w:tc>
        <w:tc>
          <w:tcPr>
            <w:tcW w:w="1355" w:type="dxa"/>
            <w:shd w:val="clear" w:color="auto" w:fill="auto"/>
            <w:vAlign w:val="center"/>
            <w:hideMark/>
          </w:tcPr>
          <w:p w14:paraId="68A2C165" w14:textId="77777777" w:rsidR="00AD3554" w:rsidRPr="00AD0E1A" w:rsidRDefault="00AD3554" w:rsidP="00817E47">
            <w:pPr>
              <w:spacing w:before="0" w:line="240" w:lineRule="auto"/>
              <w:contextualSpacing w:val="0"/>
              <w:rPr>
                <w:ins w:id="2737" w:author="Phuong Truong Thi" w:date="2024-10-16T00:56:00Z"/>
                <w:rFonts w:ascii="Times New Roman" w:eastAsia="Times New Roman" w:hAnsi="Times New Roman"/>
                <w:sz w:val="24"/>
                <w:szCs w:val="24"/>
                <w:lang w:val="vi-VN" w:eastAsia="vi-VN"/>
              </w:rPr>
            </w:pPr>
            <w:ins w:id="2738" w:author="Phuong Truong Thi" w:date="2024-10-16T00:56:00Z">
              <w:r w:rsidRPr="00AD0E1A">
                <w:rPr>
                  <w:rFonts w:ascii="Times New Roman" w:hAnsi="Times New Roman"/>
                  <w:color w:val="000000"/>
                  <w:sz w:val="24"/>
                  <w:szCs w:val="24"/>
                </w:rPr>
                <w:t>Mã khu vực</w:t>
              </w:r>
            </w:ins>
          </w:p>
        </w:tc>
        <w:tc>
          <w:tcPr>
            <w:tcW w:w="2610" w:type="dxa"/>
            <w:vAlign w:val="center"/>
          </w:tcPr>
          <w:p w14:paraId="46E23A46" w14:textId="77777777" w:rsidR="00AD3554" w:rsidRPr="00B66378" w:rsidRDefault="00AD3554" w:rsidP="00817E47">
            <w:pPr>
              <w:spacing w:before="0" w:line="240" w:lineRule="auto"/>
              <w:contextualSpacing w:val="0"/>
              <w:rPr>
                <w:ins w:id="2739" w:author="Phuong Truong Thi" w:date="2024-10-16T00:56:00Z"/>
                <w:rFonts w:ascii="Times New Roman" w:eastAsia="Times New Roman" w:hAnsi="Times New Roman"/>
                <w:sz w:val="24"/>
                <w:szCs w:val="24"/>
                <w:lang w:val="vi-VN" w:eastAsia="vi-VN"/>
              </w:rPr>
            </w:pPr>
            <w:ins w:id="2740" w:author="Phuong Truong Thi" w:date="2024-10-16T00:56:00Z">
              <w:r w:rsidRPr="00B66378">
                <w:rPr>
                  <w:rFonts w:ascii="Times New Roman" w:hAnsi="Times New Roman"/>
                  <w:color w:val="000000"/>
                  <w:sz w:val="24"/>
                  <w:szCs w:val="24"/>
                  <w:lang w:val="vi-VN"/>
                </w:rPr>
                <w:t>Mã khu vực quản lý khách hàng</w:t>
              </w:r>
            </w:ins>
          </w:p>
        </w:tc>
        <w:tc>
          <w:tcPr>
            <w:tcW w:w="1080" w:type="dxa"/>
          </w:tcPr>
          <w:p w14:paraId="6FE26F8F" w14:textId="77777777" w:rsidR="00AD3554" w:rsidRPr="00B66378" w:rsidRDefault="00AD3554" w:rsidP="00817E47">
            <w:pPr>
              <w:spacing w:before="0" w:line="240" w:lineRule="auto"/>
              <w:contextualSpacing w:val="0"/>
              <w:rPr>
                <w:ins w:id="2741" w:author="Phuong Truong Thi" w:date="2024-10-16T00:56:00Z"/>
                <w:rFonts w:ascii="Times New Roman" w:eastAsia="Times New Roman" w:hAnsi="Times New Roman"/>
                <w:sz w:val="24"/>
                <w:szCs w:val="24"/>
                <w:lang w:val="vi-VN" w:eastAsia="vi-VN"/>
              </w:rPr>
            </w:pPr>
            <w:ins w:id="2742" w:author="Phuong Truong Thi" w:date="2024-10-16T00:56:00Z">
              <w:r>
                <w:rPr>
                  <w:rFonts w:ascii="Times New Roman" w:eastAsia="Times New Roman" w:hAnsi="Times New Roman"/>
                  <w:sz w:val="24"/>
                  <w:szCs w:val="24"/>
                  <w:lang w:val="vi-VN" w:eastAsia="vi-VN"/>
                </w:rPr>
                <w:t>CRM</w:t>
              </w:r>
            </w:ins>
          </w:p>
        </w:tc>
        <w:tc>
          <w:tcPr>
            <w:tcW w:w="1271" w:type="dxa"/>
          </w:tcPr>
          <w:p w14:paraId="5CDEC2E0" w14:textId="69272853" w:rsidR="00AD3554" w:rsidRPr="00AD0E1A" w:rsidRDefault="00525739" w:rsidP="00817E47">
            <w:pPr>
              <w:spacing w:before="0" w:line="240" w:lineRule="auto"/>
              <w:contextualSpacing w:val="0"/>
              <w:rPr>
                <w:ins w:id="2743"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68E6E403" w14:textId="77777777" w:rsidR="00AD3554" w:rsidRPr="00AD0E1A" w:rsidRDefault="00AD3554" w:rsidP="00817E47">
            <w:pPr>
              <w:spacing w:before="0" w:line="240" w:lineRule="auto"/>
              <w:contextualSpacing w:val="0"/>
              <w:rPr>
                <w:ins w:id="2744" w:author="Phuong Truong Thi" w:date="2024-10-16T00:56:00Z"/>
                <w:rFonts w:ascii="Times New Roman" w:eastAsia="Times New Roman" w:hAnsi="Times New Roman"/>
                <w:sz w:val="24"/>
                <w:szCs w:val="24"/>
                <w:lang w:val="vi-VN" w:eastAsia="vi-VN"/>
              </w:rPr>
            </w:pPr>
          </w:p>
        </w:tc>
        <w:tc>
          <w:tcPr>
            <w:tcW w:w="1063" w:type="dxa"/>
          </w:tcPr>
          <w:p w14:paraId="7CC642B8" w14:textId="77777777" w:rsidR="00AD3554" w:rsidRPr="00AD0E1A" w:rsidRDefault="00AD3554" w:rsidP="00817E47">
            <w:pPr>
              <w:spacing w:before="0" w:line="240" w:lineRule="auto"/>
              <w:contextualSpacing w:val="0"/>
              <w:jc w:val="center"/>
              <w:rPr>
                <w:ins w:id="2745" w:author="Phuong Truong Thi" w:date="2024-10-16T00:56:00Z"/>
                <w:rFonts w:ascii="Times New Roman" w:eastAsia="Times New Roman" w:hAnsi="Times New Roman"/>
                <w:sz w:val="24"/>
                <w:szCs w:val="24"/>
                <w:lang w:val="vi-VN" w:eastAsia="vi-VN"/>
              </w:rPr>
            </w:pPr>
            <w:ins w:id="2746" w:author="Phuong Truong Thi" w:date="2024-10-16T00:56:00Z">
              <w:r>
                <w:rPr>
                  <w:rFonts w:ascii="Times New Roman" w:eastAsia="Times New Roman" w:hAnsi="Times New Roman"/>
                  <w:sz w:val="24"/>
                  <w:szCs w:val="24"/>
                  <w:lang w:eastAsia="vi-VN"/>
                </w:rPr>
                <w:t>N</w:t>
              </w:r>
            </w:ins>
          </w:p>
        </w:tc>
      </w:tr>
      <w:tr w:rsidR="00AD3554" w:rsidRPr="00AD0E1A" w14:paraId="506CA038" w14:textId="77777777" w:rsidTr="7F5A6C64">
        <w:trPr>
          <w:trHeight w:val="276"/>
          <w:ins w:id="2747" w:author="Phuong Truong Thi" w:date="2024-10-16T00:56:00Z"/>
        </w:trPr>
        <w:tc>
          <w:tcPr>
            <w:tcW w:w="720" w:type="dxa"/>
            <w:shd w:val="clear" w:color="auto" w:fill="auto"/>
            <w:vAlign w:val="center"/>
          </w:tcPr>
          <w:p w14:paraId="1152AA82" w14:textId="77777777" w:rsidR="00AD3554" w:rsidRPr="00AD0E1A" w:rsidRDefault="00AD3554" w:rsidP="00817E47">
            <w:pPr>
              <w:pStyle w:val="ListParagraph"/>
              <w:numPr>
                <w:ilvl w:val="0"/>
                <w:numId w:val="61"/>
              </w:numPr>
              <w:spacing w:before="0" w:line="240" w:lineRule="auto"/>
              <w:contextualSpacing w:val="0"/>
              <w:jc w:val="left"/>
              <w:rPr>
                <w:ins w:id="2748" w:author="Phuong Truong Thi" w:date="2024-10-16T00:56:00Z"/>
                <w:rFonts w:eastAsia="Times New Roman"/>
                <w:szCs w:val="24"/>
                <w:lang w:val="vi-VN" w:eastAsia="vi-VN"/>
              </w:rPr>
            </w:pPr>
          </w:p>
        </w:tc>
        <w:tc>
          <w:tcPr>
            <w:tcW w:w="1355" w:type="dxa"/>
            <w:shd w:val="clear" w:color="auto" w:fill="auto"/>
            <w:vAlign w:val="center"/>
          </w:tcPr>
          <w:p w14:paraId="2B63FB92" w14:textId="77777777" w:rsidR="00AD3554" w:rsidRPr="00AD0E1A" w:rsidRDefault="00AD3554" w:rsidP="00817E47">
            <w:pPr>
              <w:spacing w:before="0" w:line="240" w:lineRule="auto"/>
              <w:contextualSpacing w:val="0"/>
              <w:rPr>
                <w:ins w:id="2749" w:author="Phuong Truong Thi" w:date="2024-10-16T00:56:00Z"/>
                <w:rFonts w:ascii="Times New Roman" w:hAnsi="Times New Roman"/>
                <w:sz w:val="24"/>
                <w:szCs w:val="24"/>
              </w:rPr>
            </w:pPr>
            <w:ins w:id="2750" w:author="Phuong Truong Thi" w:date="2024-10-16T00:56:00Z">
              <w:r w:rsidRPr="00AD0E1A">
                <w:rPr>
                  <w:rFonts w:ascii="Times New Roman" w:hAnsi="Times New Roman"/>
                  <w:color w:val="000000"/>
                  <w:sz w:val="24"/>
                  <w:szCs w:val="24"/>
                </w:rPr>
                <w:t>Tên khu vực</w:t>
              </w:r>
            </w:ins>
          </w:p>
        </w:tc>
        <w:tc>
          <w:tcPr>
            <w:tcW w:w="2610" w:type="dxa"/>
            <w:vAlign w:val="center"/>
          </w:tcPr>
          <w:p w14:paraId="35B6C850" w14:textId="77777777" w:rsidR="00AD3554" w:rsidRPr="008C1DA1" w:rsidRDefault="00AD3554" w:rsidP="00817E47">
            <w:pPr>
              <w:spacing w:before="0" w:line="240" w:lineRule="auto"/>
              <w:contextualSpacing w:val="0"/>
              <w:rPr>
                <w:ins w:id="2751" w:author="Phuong Truong Thi" w:date="2024-10-16T00:56:00Z"/>
                <w:rFonts w:ascii="Times New Roman" w:eastAsia="Times New Roman" w:hAnsi="Times New Roman"/>
                <w:sz w:val="24"/>
                <w:szCs w:val="24"/>
                <w:lang w:eastAsia="vi-VN"/>
              </w:rPr>
            </w:pPr>
            <w:ins w:id="2752" w:author="Phuong Truong Thi" w:date="2024-10-16T00:56:00Z">
              <w:r w:rsidRPr="008C1DA1">
                <w:rPr>
                  <w:rFonts w:ascii="Times New Roman" w:hAnsi="Times New Roman"/>
                  <w:color w:val="000000"/>
                  <w:sz w:val="24"/>
                  <w:szCs w:val="24"/>
                </w:rPr>
                <w:t>Tên khu vực quản lý khách hàng</w:t>
              </w:r>
            </w:ins>
          </w:p>
        </w:tc>
        <w:tc>
          <w:tcPr>
            <w:tcW w:w="1080" w:type="dxa"/>
          </w:tcPr>
          <w:p w14:paraId="402F6859" w14:textId="77777777" w:rsidR="00AD3554" w:rsidRPr="00B66378" w:rsidRDefault="00AD3554" w:rsidP="00817E47">
            <w:pPr>
              <w:spacing w:before="0" w:line="240" w:lineRule="auto"/>
              <w:contextualSpacing w:val="0"/>
              <w:rPr>
                <w:ins w:id="2753" w:author="Phuong Truong Thi" w:date="2024-10-16T00:56:00Z"/>
                <w:rFonts w:ascii="Times New Roman" w:eastAsia="Times New Roman" w:hAnsi="Times New Roman"/>
                <w:sz w:val="24"/>
                <w:szCs w:val="24"/>
                <w:lang w:val="vi-VN" w:eastAsia="vi-VN"/>
              </w:rPr>
            </w:pPr>
            <w:ins w:id="2754" w:author="Phuong Truong Thi" w:date="2024-10-16T00:56:00Z">
              <w:r>
                <w:rPr>
                  <w:rFonts w:ascii="Times New Roman" w:eastAsia="Times New Roman" w:hAnsi="Times New Roman"/>
                  <w:sz w:val="24"/>
                  <w:szCs w:val="24"/>
                  <w:lang w:val="vi-VN" w:eastAsia="vi-VN"/>
                </w:rPr>
                <w:t>CRM</w:t>
              </w:r>
            </w:ins>
          </w:p>
        </w:tc>
        <w:tc>
          <w:tcPr>
            <w:tcW w:w="1271" w:type="dxa"/>
          </w:tcPr>
          <w:p w14:paraId="75C2FC84" w14:textId="0536C6AC" w:rsidR="00AD3554" w:rsidRPr="00AD0E1A" w:rsidRDefault="00525739" w:rsidP="00817E47">
            <w:pPr>
              <w:spacing w:before="0" w:line="240" w:lineRule="auto"/>
              <w:contextualSpacing w:val="0"/>
              <w:rPr>
                <w:ins w:id="2755"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545E3A28" w14:textId="77777777" w:rsidR="00AD3554" w:rsidRPr="00AD0E1A" w:rsidRDefault="00AD3554" w:rsidP="00817E47">
            <w:pPr>
              <w:spacing w:before="0" w:line="240" w:lineRule="auto"/>
              <w:contextualSpacing w:val="0"/>
              <w:rPr>
                <w:ins w:id="2756" w:author="Phuong Truong Thi" w:date="2024-10-16T00:56:00Z"/>
                <w:rFonts w:ascii="Times New Roman" w:eastAsia="Times New Roman" w:hAnsi="Times New Roman"/>
                <w:sz w:val="24"/>
                <w:szCs w:val="24"/>
                <w:lang w:val="vi-VN" w:eastAsia="vi-VN"/>
              </w:rPr>
            </w:pPr>
          </w:p>
        </w:tc>
        <w:tc>
          <w:tcPr>
            <w:tcW w:w="1063" w:type="dxa"/>
          </w:tcPr>
          <w:p w14:paraId="3DE9E114" w14:textId="77777777" w:rsidR="00AD3554" w:rsidRPr="00AD0E1A" w:rsidRDefault="00AD3554" w:rsidP="00817E47">
            <w:pPr>
              <w:spacing w:before="0" w:line="240" w:lineRule="auto"/>
              <w:contextualSpacing w:val="0"/>
              <w:jc w:val="center"/>
              <w:rPr>
                <w:ins w:id="2757" w:author="Phuong Truong Thi" w:date="2024-10-16T00:56:00Z"/>
                <w:rFonts w:ascii="Times New Roman" w:eastAsia="Times New Roman" w:hAnsi="Times New Roman"/>
                <w:sz w:val="24"/>
                <w:szCs w:val="24"/>
                <w:lang w:val="vi-VN" w:eastAsia="vi-VN"/>
              </w:rPr>
            </w:pPr>
            <w:ins w:id="2758" w:author="Phuong Truong Thi" w:date="2024-10-16T00:56:00Z">
              <w:r>
                <w:rPr>
                  <w:rFonts w:ascii="Times New Roman" w:eastAsia="Times New Roman" w:hAnsi="Times New Roman"/>
                  <w:sz w:val="24"/>
                  <w:szCs w:val="24"/>
                  <w:lang w:eastAsia="vi-VN"/>
                </w:rPr>
                <w:t>N</w:t>
              </w:r>
            </w:ins>
          </w:p>
        </w:tc>
      </w:tr>
      <w:tr w:rsidR="00AD3554" w:rsidRPr="00AD0E1A" w14:paraId="74F4C284" w14:textId="77777777" w:rsidTr="7F5A6C64">
        <w:trPr>
          <w:trHeight w:val="276"/>
          <w:ins w:id="2759" w:author="Phuong Truong Thi" w:date="2024-10-16T00:56:00Z"/>
        </w:trPr>
        <w:tc>
          <w:tcPr>
            <w:tcW w:w="720" w:type="dxa"/>
            <w:shd w:val="clear" w:color="auto" w:fill="auto"/>
            <w:vAlign w:val="center"/>
          </w:tcPr>
          <w:p w14:paraId="724B6A05" w14:textId="77777777" w:rsidR="00AD3554" w:rsidRPr="00AD0E1A" w:rsidRDefault="00AD3554" w:rsidP="00817E47">
            <w:pPr>
              <w:pStyle w:val="ListParagraph"/>
              <w:numPr>
                <w:ilvl w:val="0"/>
                <w:numId w:val="61"/>
              </w:numPr>
              <w:spacing w:before="0" w:line="240" w:lineRule="auto"/>
              <w:contextualSpacing w:val="0"/>
              <w:jc w:val="left"/>
              <w:rPr>
                <w:ins w:id="2760" w:author="Phuong Truong Thi" w:date="2024-10-16T00:56:00Z"/>
                <w:rFonts w:eastAsia="Times New Roman"/>
                <w:szCs w:val="24"/>
                <w:lang w:val="vi-VN" w:eastAsia="vi-VN"/>
              </w:rPr>
            </w:pPr>
          </w:p>
        </w:tc>
        <w:tc>
          <w:tcPr>
            <w:tcW w:w="1355" w:type="dxa"/>
            <w:shd w:val="clear" w:color="auto" w:fill="auto"/>
            <w:vAlign w:val="center"/>
          </w:tcPr>
          <w:p w14:paraId="522F2E50" w14:textId="77777777" w:rsidR="00AD3554" w:rsidRPr="00AD0E1A" w:rsidRDefault="00AD3554" w:rsidP="00817E47">
            <w:pPr>
              <w:spacing w:before="0" w:line="240" w:lineRule="auto"/>
              <w:contextualSpacing w:val="0"/>
              <w:rPr>
                <w:ins w:id="2761" w:author="Phuong Truong Thi" w:date="2024-10-16T00:56:00Z"/>
                <w:rFonts w:ascii="Times New Roman" w:hAnsi="Times New Roman"/>
                <w:sz w:val="24"/>
                <w:szCs w:val="24"/>
              </w:rPr>
            </w:pPr>
            <w:ins w:id="2762" w:author="Phuong Truong Thi" w:date="2024-10-16T00:56:00Z">
              <w:r w:rsidRPr="00AD0E1A">
                <w:rPr>
                  <w:rFonts w:ascii="Times New Roman" w:hAnsi="Times New Roman"/>
                  <w:color w:val="000000"/>
                  <w:sz w:val="24"/>
                  <w:szCs w:val="24"/>
                </w:rPr>
                <w:t>Tên vùng</w:t>
              </w:r>
            </w:ins>
          </w:p>
        </w:tc>
        <w:tc>
          <w:tcPr>
            <w:tcW w:w="2610" w:type="dxa"/>
            <w:vAlign w:val="center"/>
          </w:tcPr>
          <w:p w14:paraId="77108D7F" w14:textId="77777777" w:rsidR="00AD3554" w:rsidRPr="008C1DA1" w:rsidRDefault="00AD3554" w:rsidP="00817E47">
            <w:pPr>
              <w:spacing w:before="0" w:line="240" w:lineRule="auto"/>
              <w:contextualSpacing w:val="0"/>
              <w:rPr>
                <w:ins w:id="2763" w:author="Phuong Truong Thi" w:date="2024-10-16T00:56:00Z"/>
                <w:rFonts w:ascii="Times New Roman" w:eastAsia="Times New Roman" w:hAnsi="Times New Roman"/>
                <w:sz w:val="24"/>
                <w:szCs w:val="24"/>
                <w:lang w:eastAsia="vi-VN"/>
              </w:rPr>
            </w:pPr>
            <w:ins w:id="2764" w:author="Phuong Truong Thi" w:date="2024-10-16T00:56:00Z">
              <w:r w:rsidRPr="008C1DA1">
                <w:rPr>
                  <w:rFonts w:ascii="Times New Roman" w:hAnsi="Times New Roman"/>
                  <w:color w:val="000000"/>
                  <w:sz w:val="24"/>
                  <w:szCs w:val="24"/>
                </w:rPr>
                <w:t>Vùng quản lý khách hàng. VD: Vùng 1</w:t>
              </w:r>
            </w:ins>
          </w:p>
        </w:tc>
        <w:tc>
          <w:tcPr>
            <w:tcW w:w="1080" w:type="dxa"/>
          </w:tcPr>
          <w:p w14:paraId="51114A8E" w14:textId="77777777" w:rsidR="00AD3554" w:rsidRPr="00B66378" w:rsidRDefault="00AD3554" w:rsidP="00817E47">
            <w:pPr>
              <w:spacing w:before="0" w:line="240" w:lineRule="auto"/>
              <w:contextualSpacing w:val="0"/>
              <w:rPr>
                <w:ins w:id="2765" w:author="Phuong Truong Thi" w:date="2024-10-16T00:56:00Z"/>
                <w:rFonts w:ascii="Times New Roman" w:eastAsia="Times New Roman" w:hAnsi="Times New Roman"/>
                <w:sz w:val="24"/>
                <w:szCs w:val="24"/>
                <w:lang w:val="vi-VN" w:eastAsia="vi-VN"/>
              </w:rPr>
            </w:pPr>
            <w:ins w:id="2766" w:author="Phuong Truong Thi" w:date="2024-10-16T00:56:00Z">
              <w:r>
                <w:rPr>
                  <w:rFonts w:ascii="Times New Roman" w:eastAsia="Times New Roman" w:hAnsi="Times New Roman"/>
                  <w:sz w:val="24"/>
                  <w:szCs w:val="24"/>
                  <w:lang w:val="vi-VN" w:eastAsia="vi-VN"/>
                </w:rPr>
                <w:t>CRM</w:t>
              </w:r>
            </w:ins>
          </w:p>
        </w:tc>
        <w:tc>
          <w:tcPr>
            <w:tcW w:w="1271" w:type="dxa"/>
          </w:tcPr>
          <w:p w14:paraId="1F660886" w14:textId="30EACEDB" w:rsidR="00AD3554" w:rsidRPr="00AD0E1A" w:rsidRDefault="00525739" w:rsidP="00817E47">
            <w:pPr>
              <w:spacing w:before="0" w:line="240" w:lineRule="auto"/>
              <w:contextualSpacing w:val="0"/>
              <w:rPr>
                <w:ins w:id="2767"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2861B57A" w14:textId="77777777" w:rsidR="00AD3554" w:rsidRPr="00AD0E1A" w:rsidRDefault="00AD3554" w:rsidP="00817E47">
            <w:pPr>
              <w:spacing w:before="0" w:line="240" w:lineRule="auto"/>
              <w:contextualSpacing w:val="0"/>
              <w:rPr>
                <w:ins w:id="2768" w:author="Phuong Truong Thi" w:date="2024-10-16T00:56:00Z"/>
                <w:rFonts w:ascii="Times New Roman" w:eastAsia="Times New Roman" w:hAnsi="Times New Roman"/>
                <w:sz w:val="24"/>
                <w:szCs w:val="24"/>
                <w:lang w:val="vi-VN" w:eastAsia="vi-VN"/>
              </w:rPr>
            </w:pPr>
          </w:p>
        </w:tc>
        <w:tc>
          <w:tcPr>
            <w:tcW w:w="1063" w:type="dxa"/>
          </w:tcPr>
          <w:p w14:paraId="477BD705" w14:textId="77777777" w:rsidR="00AD3554" w:rsidRPr="00AD0E1A" w:rsidRDefault="00AD3554" w:rsidP="00817E47">
            <w:pPr>
              <w:spacing w:before="0" w:line="240" w:lineRule="auto"/>
              <w:contextualSpacing w:val="0"/>
              <w:jc w:val="center"/>
              <w:rPr>
                <w:ins w:id="2769" w:author="Phuong Truong Thi" w:date="2024-10-16T00:56:00Z"/>
                <w:rFonts w:ascii="Times New Roman" w:eastAsia="Times New Roman" w:hAnsi="Times New Roman"/>
                <w:sz w:val="24"/>
                <w:szCs w:val="24"/>
                <w:lang w:val="vi-VN" w:eastAsia="vi-VN"/>
              </w:rPr>
            </w:pPr>
            <w:ins w:id="2770" w:author="Phuong Truong Thi" w:date="2024-10-16T00:56:00Z">
              <w:r>
                <w:rPr>
                  <w:rFonts w:ascii="Times New Roman" w:eastAsia="Times New Roman" w:hAnsi="Times New Roman"/>
                  <w:sz w:val="24"/>
                  <w:szCs w:val="24"/>
                  <w:lang w:eastAsia="vi-VN"/>
                </w:rPr>
                <w:t>N</w:t>
              </w:r>
            </w:ins>
          </w:p>
        </w:tc>
      </w:tr>
      <w:tr w:rsidR="00AD3554" w:rsidRPr="00AD0E1A" w14:paraId="6E424009" w14:textId="77777777" w:rsidTr="7F5A6C64">
        <w:trPr>
          <w:trHeight w:val="276"/>
          <w:ins w:id="2771" w:author="Phuong Truong Thi" w:date="2024-10-16T00:56:00Z"/>
        </w:trPr>
        <w:tc>
          <w:tcPr>
            <w:tcW w:w="720" w:type="dxa"/>
            <w:shd w:val="clear" w:color="auto" w:fill="auto"/>
            <w:vAlign w:val="center"/>
          </w:tcPr>
          <w:p w14:paraId="6CD72AC7" w14:textId="77777777" w:rsidR="00AD3554" w:rsidRPr="00AD0E1A" w:rsidRDefault="00AD3554" w:rsidP="00817E47">
            <w:pPr>
              <w:pStyle w:val="ListParagraph"/>
              <w:numPr>
                <w:ilvl w:val="0"/>
                <w:numId w:val="61"/>
              </w:numPr>
              <w:spacing w:before="0" w:line="240" w:lineRule="auto"/>
              <w:contextualSpacing w:val="0"/>
              <w:jc w:val="left"/>
              <w:rPr>
                <w:ins w:id="2772" w:author="Phuong Truong Thi" w:date="2024-10-16T00:56:00Z"/>
                <w:rFonts w:eastAsia="Times New Roman"/>
                <w:szCs w:val="24"/>
                <w:lang w:val="vi-VN" w:eastAsia="vi-VN"/>
              </w:rPr>
            </w:pPr>
          </w:p>
        </w:tc>
        <w:tc>
          <w:tcPr>
            <w:tcW w:w="1355" w:type="dxa"/>
            <w:shd w:val="clear" w:color="auto" w:fill="auto"/>
            <w:vAlign w:val="center"/>
          </w:tcPr>
          <w:p w14:paraId="1590F2A1" w14:textId="77777777" w:rsidR="00AD3554" w:rsidRPr="00AD0E1A" w:rsidRDefault="00AD3554" w:rsidP="00817E47">
            <w:pPr>
              <w:spacing w:before="0" w:line="240" w:lineRule="auto"/>
              <w:contextualSpacing w:val="0"/>
              <w:rPr>
                <w:ins w:id="2773" w:author="Phuong Truong Thi" w:date="2024-10-16T00:56:00Z"/>
                <w:rFonts w:ascii="Times New Roman" w:hAnsi="Times New Roman"/>
                <w:sz w:val="24"/>
                <w:szCs w:val="24"/>
              </w:rPr>
            </w:pPr>
            <w:ins w:id="2774" w:author="Phuong Truong Thi" w:date="2024-10-16T00:56:00Z">
              <w:r w:rsidRPr="00AD0E1A">
                <w:rPr>
                  <w:rFonts w:ascii="Times New Roman" w:hAnsi="Times New Roman"/>
                  <w:color w:val="000000"/>
                  <w:sz w:val="24"/>
                  <w:szCs w:val="24"/>
                </w:rPr>
                <w:t>Mã DAO CBBH</w:t>
              </w:r>
            </w:ins>
          </w:p>
        </w:tc>
        <w:tc>
          <w:tcPr>
            <w:tcW w:w="2610" w:type="dxa"/>
            <w:vAlign w:val="center"/>
          </w:tcPr>
          <w:p w14:paraId="74B8D856" w14:textId="77777777" w:rsidR="00AD3554" w:rsidRPr="008C1DA1" w:rsidRDefault="00AD3554" w:rsidP="00817E47">
            <w:pPr>
              <w:spacing w:before="0" w:line="240" w:lineRule="auto"/>
              <w:contextualSpacing w:val="0"/>
              <w:rPr>
                <w:ins w:id="2775" w:author="Phuong Truong Thi" w:date="2024-10-16T00:56:00Z"/>
                <w:rFonts w:ascii="Times New Roman" w:eastAsia="Times New Roman" w:hAnsi="Times New Roman"/>
                <w:sz w:val="24"/>
                <w:szCs w:val="24"/>
                <w:lang w:eastAsia="vi-VN"/>
              </w:rPr>
            </w:pPr>
            <w:ins w:id="2776" w:author="Phuong Truong Thi" w:date="2024-10-16T00:56:00Z">
              <w:r w:rsidRPr="008C1DA1">
                <w:rPr>
                  <w:rFonts w:ascii="Times New Roman" w:hAnsi="Times New Roman"/>
                  <w:color w:val="000000"/>
                  <w:sz w:val="24"/>
                  <w:szCs w:val="24"/>
                </w:rPr>
                <w:t>DAO cán bộ bán hàng gắn với KH</w:t>
              </w:r>
            </w:ins>
          </w:p>
        </w:tc>
        <w:tc>
          <w:tcPr>
            <w:tcW w:w="1080" w:type="dxa"/>
          </w:tcPr>
          <w:p w14:paraId="725050E0" w14:textId="77777777" w:rsidR="00AD3554" w:rsidRDefault="00AD3554" w:rsidP="00817E47">
            <w:pPr>
              <w:spacing w:before="0" w:line="240" w:lineRule="auto"/>
              <w:contextualSpacing w:val="0"/>
              <w:rPr>
                <w:ins w:id="2777" w:author="Phuong Truong Thi" w:date="2024-10-16T00:56:00Z"/>
                <w:rFonts w:ascii="Times New Roman" w:eastAsia="Times New Roman" w:hAnsi="Times New Roman"/>
                <w:sz w:val="24"/>
                <w:szCs w:val="24"/>
                <w:lang w:eastAsia="vi-VN"/>
              </w:rPr>
            </w:pPr>
            <w:ins w:id="2778" w:author="Phuong Truong Thi" w:date="2024-10-16T00:56:00Z">
              <w:r w:rsidRPr="009301CA">
                <w:rPr>
                  <w:rFonts w:ascii="Times New Roman" w:hAnsi="Times New Roman"/>
                  <w:color w:val="000000"/>
                  <w:sz w:val="24"/>
                  <w:szCs w:val="24"/>
                  <w:lang w:val="vi-VN"/>
                </w:rPr>
                <w:t>EZ/T24</w:t>
              </w:r>
            </w:ins>
          </w:p>
        </w:tc>
        <w:tc>
          <w:tcPr>
            <w:tcW w:w="1271" w:type="dxa"/>
          </w:tcPr>
          <w:p w14:paraId="0E3BA879" w14:textId="359B4255" w:rsidR="00AD3554" w:rsidRPr="00AD0E1A" w:rsidRDefault="00525739" w:rsidP="00817E47">
            <w:pPr>
              <w:spacing w:before="0" w:line="240" w:lineRule="auto"/>
              <w:contextualSpacing w:val="0"/>
              <w:rPr>
                <w:ins w:id="2779"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21BAF09E" w14:textId="77777777" w:rsidR="00AD3554" w:rsidRPr="00AD0E1A" w:rsidRDefault="00AD3554" w:rsidP="00817E47">
            <w:pPr>
              <w:spacing w:before="0" w:line="240" w:lineRule="auto"/>
              <w:contextualSpacing w:val="0"/>
              <w:rPr>
                <w:ins w:id="2780" w:author="Phuong Truong Thi" w:date="2024-10-16T00:56:00Z"/>
                <w:rFonts w:ascii="Times New Roman" w:eastAsia="Times New Roman" w:hAnsi="Times New Roman"/>
                <w:sz w:val="24"/>
                <w:szCs w:val="24"/>
                <w:lang w:val="vi-VN" w:eastAsia="vi-VN"/>
              </w:rPr>
            </w:pPr>
          </w:p>
        </w:tc>
        <w:tc>
          <w:tcPr>
            <w:tcW w:w="1063" w:type="dxa"/>
          </w:tcPr>
          <w:p w14:paraId="1BAD9BE4" w14:textId="77777777" w:rsidR="00AD3554" w:rsidRPr="00AD0E1A" w:rsidRDefault="00AD3554" w:rsidP="00817E47">
            <w:pPr>
              <w:spacing w:before="0" w:line="240" w:lineRule="auto"/>
              <w:contextualSpacing w:val="0"/>
              <w:jc w:val="center"/>
              <w:rPr>
                <w:ins w:id="2781" w:author="Phuong Truong Thi" w:date="2024-10-16T00:56:00Z"/>
                <w:rFonts w:ascii="Times New Roman" w:eastAsia="Times New Roman" w:hAnsi="Times New Roman"/>
                <w:sz w:val="24"/>
                <w:szCs w:val="24"/>
                <w:lang w:val="vi-VN" w:eastAsia="vi-VN"/>
              </w:rPr>
            </w:pPr>
            <w:ins w:id="2782" w:author="Phuong Truong Thi" w:date="2024-10-16T00:56:00Z">
              <w:r>
                <w:rPr>
                  <w:rFonts w:ascii="Times New Roman" w:eastAsia="Times New Roman" w:hAnsi="Times New Roman"/>
                  <w:sz w:val="24"/>
                  <w:szCs w:val="24"/>
                  <w:lang w:eastAsia="vi-VN"/>
                </w:rPr>
                <w:t>N</w:t>
              </w:r>
            </w:ins>
          </w:p>
        </w:tc>
      </w:tr>
      <w:tr w:rsidR="00AD3554" w:rsidRPr="00AD0E1A" w14:paraId="611FBED7" w14:textId="77777777" w:rsidTr="7F5A6C64">
        <w:trPr>
          <w:trHeight w:val="276"/>
          <w:ins w:id="2783" w:author="Phuong Truong Thi" w:date="2024-10-16T00:56:00Z"/>
        </w:trPr>
        <w:tc>
          <w:tcPr>
            <w:tcW w:w="720" w:type="dxa"/>
            <w:shd w:val="clear" w:color="auto" w:fill="auto"/>
            <w:vAlign w:val="center"/>
          </w:tcPr>
          <w:p w14:paraId="7E9F7AAC" w14:textId="77777777" w:rsidR="00AD3554" w:rsidRPr="00AD0E1A" w:rsidRDefault="00AD3554" w:rsidP="00817E47">
            <w:pPr>
              <w:pStyle w:val="ListParagraph"/>
              <w:numPr>
                <w:ilvl w:val="0"/>
                <w:numId w:val="61"/>
              </w:numPr>
              <w:spacing w:before="0" w:line="240" w:lineRule="auto"/>
              <w:contextualSpacing w:val="0"/>
              <w:jc w:val="left"/>
              <w:rPr>
                <w:ins w:id="2784" w:author="Phuong Truong Thi" w:date="2024-10-16T00:56:00Z"/>
                <w:rFonts w:eastAsia="Times New Roman"/>
                <w:szCs w:val="24"/>
                <w:lang w:val="vi-VN" w:eastAsia="vi-VN"/>
              </w:rPr>
            </w:pPr>
          </w:p>
        </w:tc>
        <w:tc>
          <w:tcPr>
            <w:tcW w:w="1355" w:type="dxa"/>
            <w:shd w:val="clear" w:color="auto" w:fill="auto"/>
            <w:vAlign w:val="center"/>
          </w:tcPr>
          <w:p w14:paraId="47321DC8" w14:textId="77777777" w:rsidR="00AD3554" w:rsidRPr="00AD0E1A" w:rsidRDefault="00AD3554" w:rsidP="00817E47">
            <w:pPr>
              <w:spacing w:before="0" w:line="240" w:lineRule="auto"/>
              <w:contextualSpacing w:val="0"/>
              <w:rPr>
                <w:ins w:id="2785" w:author="Phuong Truong Thi" w:date="2024-10-16T00:56:00Z"/>
                <w:rFonts w:ascii="Times New Roman" w:hAnsi="Times New Roman"/>
                <w:sz w:val="24"/>
                <w:szCs w:val="24"/>
              </w:rPr>
            </w:pPr>
            <w:ins w:id="2786" w:author="Phuong Truong Thi" w:date="2024-10-16T00:56:00Z">
              <w:r w:rsidRPr="00AD0E1A">
                <w:rPr>
                  <w:rFonts w:ascii="Times New Roman" w:hAnsi="Times New Roman"/>
                  <w:color w:val="000000"/>
                  <w:sz w:val="24"/>
                  <w:szCs w:val="24"/>
                </w:rPr>
                <w:t>Tên CBBH</w:t>
              </w:r>
            </w:ins>
          </w:p>
        </w:tc>
        <w:tc>
          <w:tcPr>
            <w:tcW w:w="2610" w:type="dxa"/>
            <w:vAlign w:val="center"/>
          </w:tcPr>
          <w:p w14:paraId="68AD60E3" w14:textId="77777777" w:rsidR="00AD3554" w:rsidRPr="008C1DA1" w:rsidRDefault="00AD3554" w:rsidP="00817E47">
            <w:pPr>
              <w:spacing w:before="0" w:line="240" w:lineRule="auto"/>
              <w:contextualSpacing w:val="0"/>
              <w:rPr>
                <w:ins w:id="2787" w:author="Phuong Truong Thi" w:date="2024-10-16T00:56:00Z"/>
                <w:rFonts w:ascii="Times New Roman" w:eastAsia="Times New Roman" w:hAnsi="Times New Roman"/>
                <w:sz w:val="24"/>
                <w:szCs w:val="24"/>
                <w:lang w:eastAsia="vi-VN"/>
              </w:rPr>
            </w:pPr>
            <w:ins w:id="2788" w:author="Phuong Truong Thi" w:date="2024-10-16T00:56:00Z">
              <w:r w:rsidRPr="008C1DA1">
                <w:rPr>
                  <w:rFonts w:ascii="Times New Roman" w:hAnsi="Times New Roman"/>
                  <w:color w:val="000000"/>
                  <w:sz w:val="24"/>
                  <w:szCs w:val="24"/>
                </w:rPr>
                <w:t>Tên CBBH quản lý KH AF</w:t>
              </w:r>
            </w:ins>
          </w:p>
        </w:tc>
        <w:tc>
          <w:tcPr>
            <w:tcW w:w="1080" w:type="dxa"/>
          </w:tcPr>
          <w:p w14:paraId="5E6ADF7F" w14:textId="77777777" w:rsidR="00AD3554" w:rsidRDefault="00AD3554" w:rsidP="00817E47">
            <w:pPr>
              <w:spacing w:before="0" w:line="240" w:lineRule="auto"/>
              <w:contextualSpacing w:val="0"/>
              <w:rPr>
                <w:ins w:id="2789" w:author="Phuong Truong Thi" w:date="2024-10-16T00:56:00Z"/>
                <w:rFonts w:ascii="Times New Roman" w:eastAsia="Times New Roman" w:hAnsi="Times New Roman"/>
                <w:sz w:val="24"/>
                <w:szCs w:val="24"/>
                <w:lang w:eastAsia="vi-VN"/>
              </w:rPr>
            </w:pPr>
            <w:ins w:id="2790" w:author="Phuong Truong Thi" w:date="2024-10-16T00:56:00Z">
              <w:r w:rsidRPr="009301CA">
                <w:rPr>
                  <w:rFonts w:ascii="Times New Roman" w:hAnsi="Times New Roman"/>
                  <w:color w:val="000000"/>
                  <w:sz w:val="24"/>
                  <w:szCs w:val="24"/>
                  <w:lang w:val="vi-VN"/>
                </w:rPr>
                <w:t>EZ/T24</w:t>
              </w:r>
            </w:ins>
          </w:p>
        </w:tc>
        <w:tc>
          <w:tcPr>
            <w:tcW w:w="1271" w:type="dxa"/>
          </w:tcPr>
          <w:p w14:paraId="3FA80C5B" w14:textId="2CEED873" w:rsidR="00525739" w:rsidRDefault="00525739" w:rsidP="00817E47">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450CEEB7" w14:textId="5B073C7A" w:rsidR="00AD3554" w:rsidRPr="00AD0E1A" w:rsidRDefault="00525739" w:rsidP="00817E47">
            <w:pPr>
              <w:spacing w:before="0" w:line="240" w:lineRule="auto"/>
              <w:contextualSpacing w:val="0"/>
              <w:rPr>
                <w:ins w:id="2791"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link</w:t>
            </w:r>
          </w:p>
        </w:tc>
        <w:tc>
          <w:tcPr>
            <w:tcW w:w="1063" w:type="dxa"/>
            <w:shd w:val="clear" w:color="auto" w:fill="auto"/>
            <w:noWrap/>
            <w:vAlign w:val="center"/>
          </w:tcPr>
          <w:p w14:paraId="1C2ECBAF" w14:textId="77777777" w:rsidR="00AD3554" w:rsidRPr="00AD0E1A" w:rsidRDefault="00AD3554" w:rsidP="00817E47">
            <w:pPr>
              <w:spacing w:before="0" w:line="240" w:lineRule="auto"/>
              <w:contextualSpacing w:val="0"/>
              <w:rPr>
                <w:ins w:id="2792" w:author="Phuong Truong Thi" w:date="2024-10-16T00:56:00Z"/>
                <w:rFonts w:ascii="Times New Roman" w:eastAsia="Times New Roman" w:hAnsi="Times New Roman"/>
                <w:sz w:val="24"/>
                <w:szCs w:val="24"/>
                <w:lang w:val="vi-VN" w:eastAsia="vi-VN"/>
              </w:rPr>
            </w:pPr>
          </w:p>
        </w:tc>
        <w:tc>
          <w:tcPr>
            <w:tcW w:w="1063" w:type="dxa"/>
          </w:tcPr>
          <w:p w14:paraId="4A48ACF3" w14:textId="77777777" w:rsidR="00AD3554" w:rsidRPr="00AD0E1A" w:rsidRDefault="00AD3554" w:rsidP="00817E47">
            <w:pPr>
              <w:spacing w:before="0" w:line="240" w:lineRule="auto"/>
              <w:contextualSpacing w:val="0"/>
              <w:jc w:val="center"/>
              <w:rPr>
                <w:ins w:id="2793" w:author="Phuong Truong Thi" w:date="2024-10-16T00:56:00Z"/>
                <w:rFonts w:ascii="Times New Roman" w:eastAsia="Times New Roman" w:hAnsi="Times New Roman"/>
                <w:sz w:val="24"/>
                <w:szCs w:val="24"/>
                <w:lang w:val="vi-VN" w:eastAsia="vi-VN"/>
              </w:rPr>
            </w:pPr>
            <w:ins w:id="2794" w:author="Phuong Truong Thi" w:date="2024-10-16T00:56:00Z">
              <w:r>
                <w:rPr>
                  <w:rFonts w:ascii="Times New Roman" w:eastAsia="Times New Roman" w:hAnsi="Times New Roman"/>
                  <w:sz w:val="24"/>
                  <w:szCs w:val="24"/>
                  <w:lang w:eastAsia="vi-VN"/>
                </w:rPr>
                <w:t>N</w:t>
              </w:r>
            </w:ins>
          </w:p>
        </w:tc>
      </w:tr>
      <w:tr w:rsidR="00AD3554" w:rsidRPr="00AD0E1A" w14:paraId="1B5EA4CE" w14:textId="77777777" w:rsidTr="7F5A6C64">
        <w:trPr>
          <w:trHeight w:val="276"/>
          <w:ins w:id="2795" w:author="Phuong Truong Thi" w:date="2024-10-16T00:56:00Z"/>
        </w:trPr>
        <w:tc>
          <w:tcPr>
            <w:tcW w:w="720" w:type="dxa"/>
            <w:shd w:val="clear" w:color="auto" w:fill="auto"/>
            <w:vAlign w:val="center"/>
          </w:tcPr>
          <w:p w14:paraId="19E932C5" w14:textId="77777777" w:rsidR="00AD3554" w:rsidRPr="00AD0E1A" w:rsidRDefault="00AD3554" w:rsidP="00817E47">
            <w:pPr>
              <w:pStyle w:val="ListParagraph"/>
              <w:numPr>
                <w:ilvl w:val="0"/>
                <w:numId w:val="61"/>
              </w:numPr>
              <w:spacing w:before="0" w:line="240" w:lineRule="auto"/>
              <w:contextualSpacing w:val="0"/>
              <w:jc w:val="left"/>
              <w:rPr>
                <w:ins w:id="2796" w:author="Phuong Truong Thi" w:date="2024-10-16T00:56:00Z"/>
                <w:rFonts w:eastAsia="Times New Roman"/>
                <w:szCs w:val="24"/>
                <w:lang w:val="vi-VN" w:eastAsia="vi-VN"/>
              </w:rPr>
            </w:pPr>
          </w:p>
        </w:tc>
        <w:tc>
          <w:tcPr>
            <w:tcW w:w="1355" w:type="dxa"/>
            <w:shd w:val="clear" w:color="auto" w:fill="auto"/>
            <w:vAlign w:val="center"/>
          </w:tcPr>
          <w:p w14:paraId="224D824A" w14:textId="77777777" w:rsidR="00AD3554" w:rsidRPr="00AD0E1A" w:rsidRDefault="00AD3554" w:rsidP="00817E47">
            <w:pPr>
              <w:spacing w:before="0" w:line="240" w:lineRule="auto"/>
              <w:contextualSpacing w:val="0"/>
              <w:rPr>
                <w:ins w:id="2797" w:author="Phuong Truong Thi" w:date="2024-10-16T00:56:00Z"/>
                <w:rFonts w:ascii="Times New Roman" w:hAnsi="Times New Roman"/>
                <w:sz w:val="24"/>
                <w:szCs w:val="24"/>
              </w:rPr>
            </w:pPr>
            <w:ins w:id="2798" w:author="Phuong Truong Thi" w:date="2024-10-16T00:56:00Z">
              <w:r w:rsidRPr="00AD0E1A">
                <w:rPr>
                  <w:rFonts w:ascii="Times New Roman" w:hAnsi="Times New Roman"/>
                  <w:color w:val="000000"/>
                  <w:sz w:val="24"/>
                  <w:szCs w:val="24"/>
                </w:rPr>
                <w:t>Chức danh CBBH</w:t>
              </w:r>
            </w:ins>
          </w:p>
        </w:tc>
        <w:tc>
          <w:tcPr>
            <w:tcW w:w="2610" w:type="dxa"/>
            <w:vAlign w:val="center"/>
          </w:tcPr>
          <w:p w14:paraId="128C18BE" w14:textId="77777777" w:rsidR="00AD3554" w:rsidRPr="008C1DA1" w:rsidRDefault="00AD3554" w:rsidP="00817E47">
            <w:pPr>
              <w:spacing w:before="0" w:line="240" w:lineRule="auto"/>
              <w:contextualSpacing w:val="0"/>
              <w:rPr>
                <w:ins w:id="2799" w:author="Phuong Truong Thi" w:date="2024-10-16T00:56:00Z"/>
                <w:rFonts w:ascii="Times New Roman" w:eastAsia="Times New Roman" w:hAnsi="Times New Roman"/>
                <w:sz w:val="24"/>
                <w:szCs w:val="24"/>
                <w:lang w:eastAsia="vi-VN"/>
              </w:rPr>
            </w:pPr>
            <w:ins w:id="2800" w:author="Phuong Truong Thi" w:date="2024-10-16T00:56:00Z">
              <w:r w:rsidRPr="008C1DA1">
                <w:rPr>
                  <w:rFonts w:ascii="Times New Roman" w:hAnsi="Times New Roman"/>
                  <w:color w:val="000000"/>
                  <w:sz w:val="24"/>
                  <w:szCs w:val="24"/>
                </w:rPr>
                <w:t>Chức danh CBBH. Ví dụ CV. CVCC</w:t>
              </w:r>
            </w:ins>
          </w:p>
        </w:tc>
        <w:tc>
          <w:tcPr>
            <w:tcW w:w="1080" w:type="dxa"/>
          </w:tcPr>
          <w:p w14:paraId="239DEBEB" w14:textId="77777777" w:rsidR="00AD3554" w:rsidRDefault="00AD3554" w:rsidP="00817E47">
            <w:pPr>
              <w:spacing w:before="0" w:line="240" w:lineRule="auto"/>
              <w:contextualSpacing w:val="0"/>
              <w:rPr>
                <w:ins w:id="2801" w:author="Phuong Truong Thi" w:date="2024-10-16T00:56:00Z"/>
                <w:rFonts w:ascii="Times New Roman" w:eastAsia="Times New Roman" w:hAnsi="Times New Roman"/>
                <w:sz w:val="24"/>
                <w:szCs w:val="24"/>
                <w:lang w:eastAsia="vi-VN"/>
              </w:rPr>
            </w:pPr>
            <w:ins w:id="2802" w:author="Phuong Truong Thi" w:date="2024-10-16T00:56:00Z">
              <w:r w:rsidRPr="009301CA">
                <w:rPr>
                  <w:rFonts w:ascii="Times New Roman" w:hAnsi="Times New Roman"/>
                  <w:color w:val="000000"/>
                  <w:sz w:val="24"/>
                  <w:szCs w:val="24"/>
                  <w:lang w:val="vi-VN"/>
                </w:rPr>
                <w:t>EZ/T24</w:t>
              </w:r>
            </w:ins>
          </w:p>
        </w:tc>
        <w:tc>
          <w:tcPr>
            <w:tcW w:w="1271" w:type="dxa"/>
          </w:tcPr>
          <w:p w14:paraId="7C70675D" w14:textId="59633A1B" w:rsidR="00AD3554" w:rsidRPr="00AD0E1A" w:rsidRDefault="00525739" w:rsidP="00817E47">
            <w:pPr>
              <w:spacing w:before="0" w:line="240" w:lineRule="auto"/>
              <w:contextualSpacing w:val="0"/>
              <w:rPr>
                <w:ins w:id="2803"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F3A688C" w14:textId="77777777" w:rsidR="00AD3554" w:rsidRPr="00AD0E1A" w:rsidRDefault="00AD3554" w:rsidP="00817E47">
            <w:pPr>
              <w:spacing w:before="0" w:line="240" w:lineRule="auto"/>
              <w:contextualSpacing w:val="0"/>
              <w:rPr>
                <w:ins w:id="2804" w:author="Phuong Truong Thi" w:date="2024-10-16T00:56:00Z"/>
                <w:rFonts w:ascii="Times New Roman" w:eastAsia="Times New Roman" w:hAnsi="Times New Roman"/>
                <w:sz w:val="24"/>
                <w:szCs w:val="24"/>
                <w:lang w:val="vi-VN" w:eastAsia="vi-VN"/>
              </w:rPr>
            </w:pPr>
          </w:p>
        </w:tc>
        <w:tc>
          <w:tcPr>
            <w:tcW w:w="1063" w:type="dxa"/>
          </w:tcPr>
          <w:p w14:paraId="7EC9B62C" w14:textId="77777777" w:rsidR="00AD3554" w:rsidRPr="00AD0E1A" w:rsidRDefault="00AD3554" w:rsidP="00817E47">
            <w:pPr>
              <w:spacing w:before="0" w:line="240" w:lineRule="auto"/>
              <w:contextualSpacing w:val="0"/>
              <w:jc w:val="center"/>
              <w:rPr>
                <w:ins w:id="2805" w:author="Phuong Truong Thi" w:date="2024-10-16T00:56:00Z"/>
                <w:rFonts w:ascii="Times New Roman" w:eastAsia="Times New Roman" w:hAnsi="Times New Roman"/>
                <w:sz w:val="24"/>
                <w:szCs w:val="24"/>
                <w:lang w:val="vi-VN" w:eastAsia="vi-VN"/>
              </w:rPr>
            </w:pPr>
            <w:ins w:id="2806" w:author="Phuong Truong Thi" w:date="2024-10-16T00:56:00Z">
              <w:r>
                <w:rPr>
                  <w:rFonts w:ascii="Times New Roman" w:eastAsia="Times New Roman" w:hAnsi="Times New Roman"/>
                  <w:sz w:val="24"/>
                  <w:szCs w:val="24"/>
                  <w:lang w:eastAsia="vi-VN"/>
                </w:rPr>
                <w:t>N</w:t>
              </w:r>
            </w:ins>
          </w:p>
        </w:tc>
      </w:tr>
      <w:tr w:rsidR="00AD3554" w:rsidRPr="00AD0E1A" w14:paraId="5A29AE7A" w14:textId="77777777" w:rsidTr="7F5A6C64">
        <w:trPr>
          <w:trHeight w:val="276"/>
          <w:ins w:id="2807" w:author="Phuong Truong Thi" w:date="2024-10-16T00:56:00Z"/>
        </w:trPr>
        <w:tc>
          <w:tcPr>
            <w:tcW w:w="720" w:type="dxa"/>
            <w:shd w:val="clear" w:color="auto" w:fill="auto"/>
            <w:vAlign w:val="center"/>
          </w:tcPr>
          <w:p w14:paraId="18E53F31" w14:textId="77777777" w:rsidR="00AD3554" w:rsidRPr="00AD0E1A" w:rsidRDefault="00AD3554" w:rsidP="00817E47">
            <w:pPr>
              <w:pStyle w:val="ListParagraph"/>
              <w:numPr>
                <w:ilvl w:val="0"/>
                <w:numId w:val="61"/>
              </w:numPr>
              <w:spacing w:before="0" w:line="240" w:lineRule="auto"/>
              <w:contextualSpacing w:val="0"/>
              <w:jc w:val="left"/>
              <w:rPr>
                <w:ins w:id="2808" w:author="Phuong Truong Thi" w:date="2024-10-16T00:56:00Z"/>
                <w:rFonts w:eastAsia="Times New Roman"/>
                <w:szCs w:val="24"/>
                <w:lang w:val="vi-VN" w:eastAsia="vi-VN"/>
              </w:rPr>
            </w:pPr>
          </w:p>
        </w:tc>
        <w:tc>
          <w:tcPr>
            <w:tcW w:w="1355" w:type="dxa"/>
            <w:shd w:val="clear" w:color="auto" w:fill="auto"/>
            <w:vAlign w:val="center"/>
          </w:tcPr>
          <w:p w14:paraId="2DB5F1CD" w14:textId="77777777" w:rsidR="00AD3554" w:rsidRPr="00AD0E1A" w:rsidRDefault="00AD3554" w:rsidP="00817E47">
            <w:pPr>
              <w:spacing w:before="0" w:line="240" w:lineRule="auto"/>
              <w:contextualSpacing w:val="0"/>
              <w:rPr>
                <w:ins w:id="2809" w:author="Phuong Truong Thi" w:date="2024-10-16T00:56:00Z"/>
                <w:rFonts w:ascii="Times New Roman" w:hAnsi="Times New Roman"/>
                <w:sz w:val="24"/>
                <w:szCs w:val="24"/>
              </w:rPr>
            </w:pPr>
            <w:ins w:id="2810" w:author="Phuong Truong Thi" w:date="2024-10-16T00:56:00Z">
              <w:r w:rsidRPr="00AD0E1A">
                <w:rPr>
                  <w:rFonts w:ascii="Times New Roman" w:hAnsi="Times New Roman"/>
                  <w:color w:val="000000"/>
                  <w:sz w:val="24"/>
                  <w:szCs w:val="24"/>
                </w:rPr>
                <w:t>Vị trí CBBH</w:t>
              </w:r>
            </w:ins>
          </w:p>
        </w:tc>
        <w:tc>
          <w:tcPr>
            <w:tcW w:w="2610" w:type="dxa"/>
            <w:vAlign w:val="center"/>
          </w:tcPr>
          <w:p w14:paraId="380A0563" w14:textId="77777777" w:rsidR="00AD3554" w:rsidRPr="008C1DA1" w:rsidRDefault="00AD3554" w:rsidP="00817E47">
            <w:pPr>
              <w:spacing w:before="0" w:line="240" w:lineRule="auto"/>
              <w:contextualSpacing w:val="0"/>
              <w:rPr>
                <w:ins w:id="2811" w:author="Phuong Truong Thi" w:date="2024-10-16T00:56:00Z"/>
                <w:rFonts w:ascii="Times New Roman" w:eastAsia="Times New Roman" w:hAnsi="Times New Roman"/>
                <w:sz w:val="24"/>
                <w:szCs w:val="24"/>
                <w:lang w:eastAsia="vi-VN"/>
              </w:rPr>
            </w:pPr>
            <w:ins w:id="2812" w:author="Phuong Truong Thi" w:date="2024-10-16T00:56:00Z">
              <w:r w:rsidRPr="008C1DA1">
                <w:rPr>
                  <w:rFonts w:ascii="Times New Roman" w:hAnsi="Times New Roman"/>
                  <w:color w:val="000000"/>
                  <w:sz w:val="24"/>
                  <w:szCs w:val="24"/>
                </w:rPr>
                <w:t>Vị trí CBBH. Ví dụ RM, CSR</w:t>
              </w:r>
            </w:ins>
          </w:p>
        </w:tc>
        <w:tc>
          <w:tcPr>
            <w:tcW w:w="1080" w:type="dxa"/>
          </w:tcPr>
          <w:p w14:paraId="737D7E7A" w14:textId="77777777" w:rsidR="00AD3554" w:rsidRDefault="00AD3554" w:rsidP="00817E47">
            <w:pPr>
              <w:spacing w:before="0" w:line="240" w:lineRule="auto"/>
              <w:contextualSpacing w:val="0"/>
              <w:rPr>
                <w:ins w:id="2813" w:author="Phuong Truong Thi" w:date="2024-10-16T00:56:00Z"/>
                <w:rFonts w:ascii="Times New Roman" w:eastAsia="Times New Roman" w:hAnsi="Times New Roman"/>
                <w:sz w:val="24"/>
                <w:szCs w:val="24"/>
                <w:lang w:eastAsia="vi-VN"/>
              </w:rPr>
            </w:pPr>
            <w:ins w:id="2814" w:author="Phuong Truong Thi" w:date="2024-10-16T00:56:00Z">
              <w:r w:rsidRPr="009301CA">
                <w:rPr>
                  <w:rFonts w:ascii="Times New Roman" w:hAnsi="Times New Roman"/>
                  <w:color w:val="000000"/>
                  <w:sz w:val="24"/>
                  <w:szCs w:val="24"/>
                  <w:lang w:val="vi-VN"/>
                </w:rPr>
                <w:t>EZ/T24</w:t>
              </w:r>
            </w:ins>
          </w:p>
        </w:tc>
        <w:tc>
          <w:tcPr>
            <w:tcW w:w="1271" w:type="dxa"/>
          </w:tcPr>
          <w:p w14:paraId="306A1485" w14:textId="2A09E115" w:rsidR="00AD3554" w:rsidRPr="00AD0E1A" w:rsidRDefault="00525739" w:rsidP="00817E47">
            <w:pPr>
              <w:spacing w:before="0" w:line="240" w:lineRule="auto"/>
              <w:contextualSpacing w:val="0"/>
              <w:rPr>
                <w:ins w:id="2815"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0A1F214" w14:textId="77777777" w:rsidR="00AD3554" w:rsidRPr="00AD0E1A" w:rsidRDefault="00AD3554" w:rsidP="00817E47">
            <w:pPr>
              <w:spacing w:before="0" w:line="240" w:lineRule="auto"/>
              <w:contextualSpacing w:val="0"/>
              <w:rPr>
                <w:ins w:id="2816" w:author="Phuong Truong Thi" w:date="2024-10-16T00:56:00Z"/>
                <w:rFonts w:ascii="Times New Roman" w:eastAsia="Times New Roman" w:hAnsi="Times New Roman"/>
                <w:sz w:val="24"/>
                <w:szCs w:val="24"/>
                <w:lang w:val="vi-VN" w:eastAsia="vi-VN"/>
              </w:rPr>
            </w:pPr>
          </w:p>
        </w:tc>
        <w:tc>
          <w:tcPr>
            <w:tcW w:w="1063" w:type="dxa"/>
          </w:tcPr>
          <w:p w14:paraId="0FD0D936" w14:textId="77777777" w:rsidR="00AD3554" w:rsidRPr="00AD0E1A" w:rsidRDefault="00AD3554" w:rsidP="00817E47">
            <w:pPr>
              <w:spacing w:before="0" w:line="240" w:lineRule="auto"/>
              <w:contextualSpacing w:val="0"/>
              <w:jc w:val="center"/>
              <w:rPr>
                <w:ins w:id="2817" w:author="Phuong Truong Thi" w:date="2024-10-16T00:56:00Z"/>
                <w:rFonts w:ascii="Times New Roman" w:eastAsia="Times New Roman" w:hAnsi="Times New Roman"/>
                <w:sz w:val="24"/>
                <w:szCs w:val="24"/>
                <w:lang w:val="vi-VN" w:eastAsia="vi-VN"/>
              </w:rPr>
            </w:pPr>
            <w:ins w:id="2818" w:author="Phuong Truong Thi" w:date="2024-10-16T00:56:00Z">
              <w:r>
                <w:rPr>
                  <w:rFonts w:ascii="Times New Roman" w:eastAsia="Times New Roman" w:hAnsi="Times New Roman"/>
                  <w:sz w:val="24"/>
                  <w:szCs w:val="24"/>
                  <w:lang w:eastAsia="vi-VN"/>
                </w:rPr>
                <w:t>N</w:t>
              </w:r>
            </w:ins>
          </w:p>
        </w:tc>
      </w:tr>
      <w:tr w:rsidR="00AD3554" w:rsidRPr="00AD0E1A" w14:paraId="17510CB4" w14:textId="77777777" w:rsidTr="7F5A6C64">
        <w:trPr>
          <w:trHeight w:val="276"/>
          <w:ins w:id="2819" w:author="Phuong Truong Thi" w:date="2024-10-16T00:56:00Z"/>
        </w:trPr>
        <w:tc>
          <w:tcPr>
            <w:tcW w:w="720" w:type="dxa"/>
            <w:shd w:val="clear" w:color="auto" w:fill="auto"/>
            <w:vAlign w:val="center"/>
          </w:tcPr>
          <w:p w14:paraId="0C177190" w14:textId="77777777" w:rsidR="00AD3554" w:rsidRPr="00AD0E1A" w:rsidRDefault="00AD3554" w:rsidP="00817E47">
            <w:pPr>
              <w:pStyle w:val="ListParagraph"/>
              <w:numPr>
                <w:ilvl w:val="0"/>
                <w:numId w:val="61"/>
              </w:numPr>
              <w:spacing w:before="0" w:line="240" w:lineRule="auto"/>
              <w:contextualSpacing w:val="0"/>
              <w:jc w:val="left"/>
              <w:rPr>
                <w:ins w:id="2820" w:author="Phuong Truong Thi" w:date="2024-10-16T00:56:00Z"/>
                <w:rFonts w:eastAsia="Times New Roman"/>
                <w:szCs w:val="24"/>
                <w:lang w:val="vi-VN" w:eastAsia="vi-VN"/>
              </w:rPr>
            </w:pPr>
          </w:p>
        </w:tc>
        <w:tc>
          <w:tcPr>
            <w:tcW w:w="1355" w:type="dxa"/>
            <w:shd w:val="clear" w:color="auto" w:fill="auto"/>
            <w:vAlign w:val="center"/>
          </w:tcPr>
          <w:p w14:paraId="7A6C62B9" w14:textId="77777777" w:rsidR="00AD3554" w:rsidRPr="00AD0E1A" w:rsidRDefault="00AD3554" w:rsidP="00817E47">
            <w:pPr>
              <w:spacing w:before="0" w:line="240" w:lineRule="auto"/>
              <w:contextualSpacing w:val="0"/>
              <w:rPr>
                <w:ins w:id="2821" w:author="Phuong Truong Thi" w:date="2024-10-16T00:56:00Z"/>
                <w:rFonts w:ascii="Times New Roman" w:hAnsi="Times New Roman"/>
                <w:sz w:val="24"/>
                <w:szCs w:val="24"/>
              </w:rPr>
            </w:pPr>
            <w:ins w:id="2822" w:author="Phuong Truong Thi" w:date="2024-10-16T00:56:00Z">
              <w:r w:rsidRPr="00AD0E1A">
                <w:rPr>
                  <w:rFonts w:ascii="Times New Roman" w:hAnsi="Times New Roman"/>
                  <w:color w:val="000000"/>
                  <w:sz w:val="24"/>
                  <w:szCs w:val="24"/>
                </w:rPr>
                <w:t>Trạng thái CBBH</w:t>
              </w:r>
            </w:ins>
          </w:p>
        </w:tc>
        <w:tc>
          <w:tcPr>
            <w:tcW w:w="2610" w:type="dxa"/>
            <w:vAlign w:val="center"/>
          </w:tcPr>
          <w:p w14:paraId="2B144300" w14:textId="77777777" w:rsidR="00AD3554" w:rsidRPr="008C1DA1" w:rsidRDefault="00AD3554" w:rsidP="00817E47">
            <w:pPr>
              <w:spacing w:before="0" w:line="240" w:lineRule="auto"/>
              <w:contextualSpacing w:val="0"/>
              <w:rPr>
                <w:ins w:id="2823" w:author="Phuong Truong Thi" w:date="2024-10-16T00:56:00Z"/>
                <w:rFonts w:ascii="Times New Roman" w:eastAsia="Times New Roman" w:hAnsi="Times New Roman"/>
                <w:sz w:val="24"/>
                <w:szCs w:val="24"/>
                <w:lang w:eastAsia="vi-VN"/>
              </w:rPr>
            </w:pPr>
            <w:ins w:id="2824" w:author="Phuong Truong Thi" w:date="2024-10-16T00:56:00Z">
              <w:r w:rsidRPr="008C1DA1">
                <w:rPr>
                  <w:rFonts w:ascii="Times New Roman" w:hAnsi="Times New Roman"/>
                  <w:color w:val="000000"/>
                  <w:sz w:val="24"/>
                  <w:szCs w:val="24"/>
                </w:rPr>
                <w:t>Trạng thái CBBH. Ví dụ Active/ Inactive</w:t>
              </w:r>
            </w:ins>
          </w:p>
        </w:tc>
        <w:tc>
          <w:tcPr>
            <w:tcW w:w="1080" w:type="dxa"/>
          </w:tcPr>
          <w:p w14:paraId="435B3124" w14:textId="77777777" w:rsidR="00AD3554" w:rsidRDefault="00AD3554" w:rsidP="00817E47">
            <w:pPr>
              <w:spacing w:before="0" w:line="240" w:lineRule="auto"/>
              <w:contextualSpacing w:val="0"/>
              <w:rPr>
                <w:ins w:id="2825" w:author="Phuong Truong Thi" w:date="2024-10-16T00:56:00Z"/>
                <w:rFonts w:ascii="Times New Roman" w:eastAsia="Times New Roman" w:hAnsi="Times New Roman"/>
                <w:sz w:val="24"/>
                <w:szCs w:val="24"/>
                <w:lang w:eastAsia="vi-VN"/>
              </w:rPr>
            </w:pPr>
            <w:ins w:id="2826" w:author="Phuong Truong Thi" w:date="2024-10-16T00:56:00Z">
              <w:r w:rsidRPr="009301CA">
                <w:rPr>
                  <w:rFonts w:ascii="Times New Roman" w:hAnsi="Times New Roman"/>
                  <w:color w:val="000000"/>
                  <w:sz w:val="24"/>
                  <w:szCs w:val="24"/>
                  <w:lang w:val="vi-VN"/>
                </w:rPr>
                <w:t>EZ/T24</w:t>
              </w:r>
            </w:ins>
          </w:p>
        </w:tc>
        <w:tc>
          <w:tcPr>
            <w:tcW w:w="1271" w:type="dxa"/>
          </w:tcPr>
          <w:p w14:paraId="1C78F943" w14:textId="7682947E" w:rsidR="00AD3554" w:rsidRPr="00AD0E1A" w:rsidRDefault="00525739" w:rsidP="00817E47">
            <w:pPr>
              <w:spacing w:before="0" w:line="240" w:lineRule="auto"/>
              <w:contextualSpacing w:val="0"/>
              <w:rPr>
                <w:ins w:id="2827"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67FF483E" w14:textId="77777777" w:rsidR="00AD3554" w:rsidRPr="007C7BBA" w:rsidRDefault="00AD3554" w:rsidP="00817E47">
            <w:pPr>
              <w:spacing w:before="0" w:line="240" w:lineRule="auto"/>
              <w:contextualSpacing w:val="0"/>
              <w:rPr>
                <w:ins w:id="2828" w:author="Phuong Truong Thi" w:date="2024-10-16T00:56:00Z"/>
                <w:rFonts w:ascii="Times New Roman" w:eastAsia="Times New Roman" w:hAnsi="Times New Roman"/>
                <w:sz w:val="24"/>
                <w:szCs w:val="24"/>
                <w:lang w:eastAsia="vi-VN"/>
              </w:rPr>
            </w:pPr>
          </w:p>
        </w:tc>
        <w:tc>
          <w:tcPr>
            <w:tcW w:w="1063" w:type="dxa"/>
          </w:tcPr>
          <w:p w14:paraId="4783689C" w14:textId="77777777" w:rsidR="00AD3554" w:rsidRPr="00AD0E1A" w:rsidRDefault="00AD3554" w:rsidP="00817E47">
            <w:pPr>
              <w:spacing w:before="0" w:line="240" w:lineRule="auto"/>
              <w:contextualSpacing w:val="0"/>
              <w:jc w:val="center"/>
              <w:rPr>
                <w:ins w:id="2829" w:author="Phuong Truong Thi" w:date="2024-10-16T00:56:00Z"/>
                <w:rFonts w:ascii="Times New Roman" w:eastAsia="Times New Roman" w:hAnsi="Times New Roman"/>
                <w:sz w:val="24"/>
                <w:szCs w:val="24"/>
                <w:lang w:val="vi-VN" w:eastAsia="vi-VN"/>
              </w:rPr>
            </w:pPr>
            <w:ins w:id="2830" w:author="Phuong Truong Thi" w:date="2024-10-16T00:56:00Z">
              <w:r>
                <w:rPr>
                  <w:rFonts w:ascii="Times New Roman" w:eastAsia="Times New Roman" w:hAnsi="Times New Roman"/>
                  <w:sz w:val="24"/>
                  <w:szCs w:val="24"/>
                  <w:lang w:eastAsia="vi-VN"/>
                </w:rPr>
                <w:t>N</w:t>
              </w:r>
            </w:ins>
          </w:p>
        </w:tc>
      </w:tr>
      <w:tr w:rsidR="00AD3554" w:rsidRPr="00AD0E1A" w14:paraId="2000F551" w14:textId="77777777" w:rsidTr="7F5A6C64">
        <w:trPr>
          <w:trHeight w:val="276"/>
          <w:ins w:id="2831" w:author="Phuong Truong Thi" w:date="2024-10-16T00:56:00Z"/>
        </w:trPr>
        <w:tc>
          <w:tcPr>
            <w:tcW w:w="720" w:type="dxa"/>
            <w:shd w:val="clear" w:color="auto" w:fill="auto"/>
            <w:vAlign w:val="center"/>
          </w:tcPr>
          <w:p w14:paraId="1B611BAD" w14:textId="77777777" w:rsidR="00AD3554" w:rsidRPr="00AD0E1A" w:rsidRDefault="00AD3554" w:rsidP="00817E47">
            <w:pPr>
              <w:pStyle w:val="ListParagraph"/>
              <w:numPr>
                <w:ilvl w:val="0"/>
                <w:numId w:val="61"/>
              </w:numPr>
              <w:spacing w:before="0" w:line="240" w:lineRule="auto"/>
              <w:contextualSpacing w:val="0"/>
              <w:jc w:val="left"/>
              <w:rPr>
                <w:ins w:id="2832" w:author="Phuong Truong Thi" w:date="2024-10-16T00:56:00Z"/>
                <w:rFonts w:eastAsia="Times New Roman"/>
                <w:szCs w:val="24"/>
                <w:lang w:val="vi-VN" w:eastAsia="vi-VN"/>
              </w:rPr>
            </w:pPr>
          </w:p>
        </w:tc>
        <w:tc>
          <w:tcPr>
            <w:tcW w:w="1355" w:type="dxa"/>
            <w:shd w:val="clear" w:color="auto" w:fill="auto"/>
            <w:vAlign w:val="center"/>
          </w:tcPr>
          <w:p w14:paraId="776F7DDB" w14:textId="77777777" w:rsidR="00AD3554" w:rsidRPr="00AD0E1A" w:rsidRDefault="00AD3554" w:rsidP="00817E47">
            <w:pPr>
              <w:spacing w:before="0" w:line="240" w:lineRule="auto"/>
              <w:contextualSpacing w:val="0"/>
              <w:rPr>
                <w:ins w:id="2833" w:author="Phuong Truong Thi" w:date="2024-10-16T00:56:00Z"/>
                <w:rFonts w:ascii="Times New Roman" w:hAnsi="Times New Roman"/>
                <w:sz w:val="24"/>
                <w:szCs w:val="24"/>
              </w:rPr>
            </w:pPr>
            <w:ins w:id="2834" w:author="Phuong Truong Thi" w:date="2024-10-16T00:56:00Z">
              <w:r w:rsidRPr="00AD0E1A">
                <w:rPr>
                  <w:rFonts w:ascii="Times New Roman" w:hAnsi="Times New Roman"/>
                  <w:color w:val="000000"/>
                  <w:sz w:val="24"/>
                  <w:szCs w:val="24"/>
                </w:rPr>
                <w:t>Ngày gắn Dao CBBH</w:t>
              </w:r>
            </w:ins>
          </w:p>
        </w:tc>
        <w:tc>
          <w:tcPr>
            <w:tcW w:w="2610" w:type="dxa"/>
            <w:vAlign w:val="center"/>
          </w:tcPr>
          <w:p w14:paraId="0B3C3BBD" w14:textId="77777777" w:rsidR="00AD3554" w:rsidRPr="008C1DA1" w:rsidRDefault="00AD3554" w:rsidP="00817E47">
            <w:pPr>
              <w:spacing w:before="0" w:line="240" w:lineRule="auto"/>
              <w:contextualSpacing w:val="0"/>
              <w:rPr>
                <w:ins w:id="2835" w:author="Phuong Truong Thi" w:date="2024-10-16T00:56:00Z"/>
                <w:rFonts w:ascii="Times New Roman" w:eastAsia="Times New Roman" w:hAnsi="Times New Roman"/>
                <w:sz w:val="24"/>
                <w:szCs w:val="24"/>
                <w:lang w:eastAsia="vi-VN"/>
              </w:rPr>
            </w:pPr>
            <w:ins w:id="2836" w:author="Phuong Truong Thi" w:date="2024-10-16T00:56:00Z">
              <w:r w:rsidRPr="008C1DA1">
                <w:rPr>
                  <w:rFonts w:ascii="Times New Roman" w:hAnsi="Times New Roman"/>
                  <w:color w:val="000000"/>
                  <w:sz w:val="24"/>
                  <w:szCs w:val="24"/>
                </w:rPr>
                <w:t>Ngày gắn DAO quản lý cho CBBH</w:t>
              </w:r>
            </w:ins>
          </w:p>
        </w:tc>
        <w:tc>
          <w:tcPr>
            <w:tcW w:w="1080" w:type="dxa"/>
          </w:tcPr>
          <w:p w14:paraId="20CC7AD5" w14:textId="77777777" w:rsidR="00AD3554" w:rsidRDefault="00AD3554" w:rsidP="00817E47">
            <w:pPr>
              <w:spacing w:before="0" w:line="240" w:lineRule="auto"/>
              <w:contextualSpacing w:val="0"/>
              <w:rPr>
                <w:ins w:id="2837" w:author="Phuong Truong Thi" w:date="2024-10-16T00:56:00Z"/>
                <w:rFonts w:ascii="Times New Roman" w:eastAsia="Times New Roman" w:hAnsi="Times New Roman"/>
                <w:sz w:val="24"/>
                <w:szCs w:val="24"/>
                <w:lang w:eastAsia="vi-VN"/>
              </w:rPr>
            </w:pPr>
            <w:ins w:id="2838" w:author="Phuong Truong Thi" w:date="2024-10-16T00:56:00Z">
              <w:r w:rsidRPr="009301CA">
                <w:rPr>
                  <w:rFonts w:ascii="Times New Roman" w:hAnsi="Times New Roman"/>
                  <w:color w:val="000000"/>
                  <w:sz w:val="24"/>
                  <w:szCs w:val="24"/>
                  <w:lang w:val="vi-VN"/>
                </w:rPr>
                <w:t>EZ/T24</w:t>
              </w:r>
            </w:ins>
          </w:p>
        </w:tc>
        <w:tc>
          <w:tcPr>
            <w:tcW w:w="1271" w:type="dxa"/>
          </w:tcPr>
          <w:p w14:paraId="5F91078E" w14:textId="77777777" w:rsidR="00AD3554" w:rsidRPr="00AD0E1A" w:rsidRDefault="00AD3554" w:rsidP="00817E47">
            <w:pPr>
              <w:spacing w:before="0" w:line="240" w:lineRule="auto"/>
              <w:contextualSpacing w:val="0"/>
              <w:rPr>
                <w:ins w:id="2839" w:author="Phuong Truong Thi" w:date="2024-10-16T00:56:00Z"/>
                <w:rFonts w:ascii="Times New Roman" w:eastAsia="Times New Roman" w:hAnsi="Times New Roman"/>
                <w:sz w:val="24"/>
                <w:szCs w:val="24"/>
                <w:lang w:eastAsia="vi-VN"/>
              </w:rPr>
            </w:pPr>
            <w:ins w:id="2840" w:author="Phuong Truong Thi" w:date="2024-10-16T00:56:00Z">
              <w:r>
                <w:rPr>
                  <w:rFonts w:ascii="Times New Roman" w:eastAsia="Times New Roman" w:hAnsi="Times New Roman"/>
                  <w:sz w:val="24"/>
                  <w:szCs w:val="24"/>
                  <w:lang w:eastAsia="vi-VN"/>
                </w:rPr>
                <w:t>Date</w:t>
              </w:r>
            </w:ins>
          </w:p>
        </w:tc>
        <w:tc>
          <w:tcPr>
            <w:tcW w:w="1063" w:type="dxa"/>
            <w:shd w:val="clear" w:color="auto" w:fill="auto"/>
            <w:noWrap/>
            <w:vAlign w:val="center"/>
          </w:tcPr>
          <w:p w14:paraId="59DBCC0B" w14:textId="77777777" w:rsidR="00AD3554" w:rsidRPr="00AD0E1A" w:rsidRDefault="00AD3554" w:rsidP="00817E47">
            <w:pPr>
              <w:spacing w:before="0" w:line="240" w:lineRule="auto"/>
              <w:contextualSpacing w:val="0"/>
              <w:rPr>
                <w:ins w:id="2841" w:author="Phuong Truong Thi" w:date="2024-10-16T00:56:00Z"/>
                <w:rFonts w:ascii="Times New Roman" w:eastAsia="Times New Roman" w:hAnsi="Times New Roman"/>
                <w:sz w:val="24"/>
                <w:szCs w:val="24"/>
                <w:lang w:val="vi-VN" w:eastAsia="vi-VN"/>
              </w:rPr>
            </w:pPr>
          </w:p>
        </w:tc>
        <w:tc>
          <w:tcPr>
            <w:tcW w:w="1063" w:type="dxa"/>
          </w:tcPr>
          <w:p w14:paraId="602FACB1" w14:textId="77777777" w:rsidR="00AD3554" w:rsidRPr="00AD0E1A" w:rsidRDefault="00AD3554" w:rsidP="00817E47">
            <w:pPr>
              <w:spacing w:before="0" w:line="240" w:lineRule="auto"/>
              <w:contextualSpacing w:val="0"/>
              <w:jc w:val="center"/>
              <w:rPr>
                <w:ins w:id="2842" w:author="Phuong Truong Thi" w:date="2024-10-16T00:56:00Z"/>
                <w:rFonts w:ascii="Times New Roman" w:eastAsia="Times New Roman" w:hAnsi="Times New Roman"/>
                <w:sz w:val="24"/>
                <w:szCs w:val="24"/>
                <w:lang w:val="vi-VN" w:eastAsia="vi-VN"/>
              </w:rPr>
            </w:pPr>
            <w:ins w:id="2843" w:author="Phuong Truong Thi" w:date="2024-10-16T00:56:00Z">
              <w:r>
                <w:rPr>
                  <w:rFonts w:ascii="Times New Roman" w:eastAsia="Times New Roman" w:hAnsi="Times New Roman"/>
                  <w:sz w:val="24"/>
                  <w:szCs w:val="24"/>
                  <w:lang w:eastAsia="vi-VN"/>
                </w:rPr>
                <w:t>N</w:t>
              </w:r>
            </w:ins>
          </w:p>
        </w:tc>
      </w:tr>
      <w:tr w:rsidR="00AD3554" w:rsidRPr="00AD0E1A" w14:paraId="26C53323" w14:textId="77777777" w:rsidTr="7F5A6C64">
        <w:trPr>
          <w:trHeight w:val="276"/>
          <w:ins w:id="2844" w:author="Phuong Truong Thi" w:date="2024-10-16T00:56:00Z"/>
        </w:trPr>
        <w:tc>
          <w:tcPr>
            <w:tcW w:w="720" w:type="dxa"/>
            <w:shd w:val="clear" w:color="auto" w:fill="auto"/>
            <w:vAlign w:val="center"/>
          </w:tcPr>
          <w:p w14:paraId="5FCFF74B" w14:textId="77777777" w:rsidR="00AD3554" w:rsidRPr="00AD0E1A" w:rsidRDefault="00AD3554" w:rsidP="00817E47">
            <w:pPr>
              <w:pStyle w:val="ListParagraph"/>
              <w:numPr>
                <w:ilvl w:val="0"/>
                <w:numId w:val="61"/>
              </w:numPr>
              <w:spacing w:before="0" w:line="240" w:lineRule="auto"/>
              <w:contextualSpacing w:val="0"/>
              <w:jc w:val="left"/>
              <w:rPr>
                <w:ins w:id="2845" w:author="Phuong Truong Thi" w:date="2024-10-16T00:56:00Z"/>
                <w:rFonts w:eastAsia="Times New Roman"/>
                <w:szCs w:val="24"/>
                <w:lang w:val="vi-VN" w:eastAsia="vi-VN"/>
              </w:rPr>
            </w:pPr>
          </w:p>
        </w:tc>
        <w:tc>
          <w:tcPr>
            <w:tcW w:w="1355" w:type="dxa"/>
            <w:shd w:val="clear" w:color="auto" w:fill="auto"/>
            <w:vAlign w:val="center"/>
          </w:tcPr>
          <w:p w14:paraId="484EF467" w14:textId="77777777" w:rsidR="00AD3554" w:rsidRPr="00B66378" w:rsidRDefault="00AD3554" w:rsidP="00817E47">
            <w:pPr>
              <w:spacing w:before="0" w:line="240" w:lineRule="auto"/>
              <w:contextualSpacing w:val="0"/>
              <w:rPr>
                <w:ins w:id="2846" w:author="Phuong Truong Thi" w:date="2024-10-16T00:56:00Z"/>
                <w:rFonts w:ascii="Times New Roman" w:hAnsi="Times New Roman"/>
                <w:sz w:val="24"/>
                <w:szCs w:val="24"/>
                <w:lang w:val="vi-VN"/>
              </w:rPr>
            </w:pPr>
            <w:ins w:id="2847" w:author="Phuong Truong Thi" w:date="2024-10-16T00:56:00Z">
              <w:r w:rsidRPr="00B66378">
                <w:rPr>
                  <w:rFonts w:ascii="Times New Roman" w:hAnsi="Times New Roman"/>
                  <w:color w:val="000000"/>
                  <w:sz w:val="24"/>
                  <w:szCs w:val="24"/>
                  <w:lang w:val="vi-VN"/>
                </w:rPr>
                <w:t>Mã DAO CBBH tháng trước</w:t>
              </w:r>
            </w:ins>
          </w:p>
        </w:tc>
        <w:tc>
          <w:tcPr>
            <w:tcW w:w="2610" w:type="dxa"/>
            <w:vAlign w:val="center"/>
          </w:tcPr>
          <w:p w14:paraId="1802EC6F" w14:textId="77777777" w:rsidR="00AD3554" w:rsidRPr="00B66378" w:rsidRDefault="00AD3554" w:rsidP="00817E47">
            <w:pPr>
              <w:spacing w:before="0" w:line="240" w:lineRule="auto"/>
              <w:contextualSpacing w:val="0"/>
              <w:rPr>
                <w:ins w:id="2848" w:author="Phuong Truong Thi" w:date="2024-10-16T00:56:00Z"/>
                <w:rFonts w:ascii="Times New Roman" w:eastAsia="Times New Roman" w:hAnsi="Times New Roman"/>
                <w:sz w:val="24"/>
                <w:szCs w:val="24"/>
                <w:lang w:val="vi-VN" w:eastAsia="vi-VN"/>
              </w:rPr>
            </w:pPr>
            <w:ins w:id="2849" w:author="Phuong Truong Thi" w:date="2024-10-16T00:56:00Z">
              <w:r w:rsidRPr="00B66378">
                <w:rPr>
                  <w:rFonts w:ascii="Times New Roman" w:hAnsi="Times New Roman"/>
                  <w:color w:val="000000"/>
                  <w:sz w:val="24"/>
                  <w:szCs w:val="24"/>
                  <w:lang w:val="vi-VN"/>
                </w:rPr>
                <w:t>Mã DAO CBBH phụ trách KH tháng trước</w:t>
              </w:r>
            </w:ins>
          </w:p>
        </w:tc>
        <w:tc>
          <w:tcPr>
            <w:tcW w:w="1080" w:type="dxa"/>
          </w:tcPr>
          <w:p w14:paraId="43353012" w14:textId="77777777" w:rsidR="00AD3554" w:rsidRDefault="00AD3554" w:rsidP="00817E47">
            <w:pPr>
              <w:spacing w:before="0" w:line="240" w:lineRule="auto"/>
              <w:contextualSpacing w:val="0"/>
              <w:rPr>
                <w:ins w:id="2850" w:author="Phuong Truong Thi" w:date="2024-10-16T00:56:00Z"/>
                <w:rFonts w:ascii="Times New Roman" w:eastAsia="Times New Roman" w:hAnsi="Times New Roman"/>
                <w:sz w:val="24"/>
                <w:szCs w:val="24"/>
                <w:lang w:eastAsia="vi-VN"/>
              </w:rPr>
            </w:pPr>
            <w:ins w:id="2851" w:author="Phuong Truong Thi" w:date="2024-10-16T00:56:00Z">
              <w:r>
                <w:rPr>
                  <w:rFonts w:ascii="Times New Roman" w:hAnsi="Times New Roman"/>
                  <w:color w:val="000000"/>
                  <w:sz w:val="24"/>
                  <w:szCs w:val="24"/>
                  <w:lang w:val="vi-VN"/>
                </w:rPr>
                <w:t>EZ/T24</w:t>
              </w:r>
            </w:ins>
          </w:p>
        </w:tc>
        <w:tc>
          <w:tcPr>
            <w:tcW w:w="1271" w:type="dxa"/>
          </w:tcPr>
          <w:p w14:paraId="6A8202E5" w14:textId="120B2D28" w:rsidR="00AD3554" w:rsidRPr="00AD0E1A" w:rsidRDefault="00525739" w:rsidP="00817E47">
            <w:pPr>
              <w:spacing w:before="0" w:line="240" w:lineRule="auto"/>
              <w:contextualSpacing w:val="0"/>
              <w:rPr>
                <w:ins w:id="2852"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18B5FBA9" w14:textId="77777777" w:rsidR="00AD3554" w:rsidRPr="00AD0E1A" w:rsidRDefault="00AD3554" w:rsidP="00817E47">
            <w:pPr>
              <w:spacing w:before="0" w:line="240" w:lineRule="auto"/>
              <w:contextualSpacing w:val="0"/>
              <w:rPr>
                <w:ins w:id="2853" w:author="Phuong Truong Thi" w:date="2024-10-16T00:56:00Z"/>
                <w:rFonts w:ascii="Times New Roman" w:eastAsia="Times New Roman" w:hAnsi="Times New Roman"/>
                <w:sz w:val="24"/>
                <w:szCs w:val="24"/>
                <w:lang w:val="vi-VN" w:eastAsia="vi-VN"/>
              </w:rPr>
            </w:pPr>
          </w:p>
        </w:tc>
        <w:tc>
          <w:tcPr>
            <w:tcW w:w="1063" w:type="dxa"/>
          </w:tcPr>
          <w:p w14:paraId="18844E86" w14:textId="77777777" w:rsidR="00AD3554" w:rsidRPr="00AD0E1A" w:rsidRDefault="00AD3554" w:rsidP="00817E47">
            <w:pPr>
              <w:spacing w:before="0" w:line="240" w:lineRule="auto"/>
              <w:contextualSpacing w:val="0"/>
              <w:jc w:val="center"/>
              <w:rPr>
                <w:ins w:id="2854" w:author="Phuong Truong Thi" w:date="2024-10-16T00:56:00Z"/>
                <w:rFonts w:ascii="Times New Roman" w:eastAsia="Times New Roman" w:hAnsi="Times New Roman"/>
                <w:sz w:val="24"/>
                <w:szCs w:val="24"/>
                <w:lang w:val="vi-VN" w:eastAsia="vi-VN"/>
              </w:rPr>
            </w:pPr>
            <w:ins w:id="2855" w:author="Phuong Truong Thi" w:date="2024-10-16T00:56:00Z">
              <w:r>
                <w:rPr>
                  <w:rFonts w:ascii="Times New Roman" w:eastAsia="Times New Roman" w:hAnsi="Times New Roman"/>
                  <w:sz w:val="24"/>
                  <w:szCs w:val="24"/>
                  <w:lang w:eastAsia="vi-VN"/>
                </w:rPr>
                <w:t>N</w:t>
              </w:r>
            </w:ins>
          </w:p>
        </w:tc>
      </w:tr>
      <w:tr w:rsidR="00AD3554" w:rsidRPr="00AD0E1A" w14:paraId="10B95F21" w14:textId="77777777" w:rsidTr="7F5A6C64">
        <w:trPr>
          <w:trHeight w:val="276"/>
          <w:ins w:id="2856" w:author="Phuong Truong Thi" w:date="2024-10-16T00:56:00Z"/>
        </w:trPr>
        <w:tc>
          <w:tcPr>
            <w:tcW w:w="720" w:type="dxa"/>
            <w:shd w:val="clear" w:color="auto" w:fill="auto"/>
            <w:vAlign w:val="center"/>
          </w:tcPr>
          <w:p w14:paraId="764791FD" w14:textId="77777777" w:rsidR="00AD3554" w:rsidRPr="00AD0E1A" w:rsidRDefault="00AD3554" w:rsidP="00817E47">
            <w:pPr>
              <w:pStyle w:val="ListParagraph"/>
              <w:numPr>
                <w:ilvl w:val="0"/>
                <w:numId w:val="61"/>
              </w:numPr>
              <w:spacing w:before="0" w:line="240" w:lineRule="auto"/>
              <w:contextualSpacing w:val="0"/>
              <w:jc w:val="left"/>
              <w:rPr>
                <w:ins w:id="2857" w:author="Phuong Truong Thi" w:date="2024-10-16T00:56:00Z"/>
                <w:rFonts w:eastAsia="Times New Roman"/>
                <w:szCs w:val="24"/>
                <w:lang w:val="vi-VN" w:eastAsia="vi-VN"/>
              </w:rPr>
            </w:pPr>
          </w:p>
        </w:tc>
        <w:tc>
          <w:tcPr>
            <w:tcW w:w="1355" w:type="dxa"/>
            <w:shd w:val="clear" w:color="auto" w:fill="auto"/>
            <w:vAlign w:val="center"/>
          </w:tcPr>
          <w:p w14:paraId="32B893AB" w14:textId="77777777" w:rsidR="00AD3554" w:rsidRPr="00AD0E1A" w:rsidRDefault="00AD3554" w:rsidP="00817E47">
            <w:pPr>
              <w:spacing w:before="0" w:line="240" w:lineRule="auto"/>
              <w:contextualSpacing w:val="0"/>
              <w:rPr>
                <w:ins w:id="2858" w:author="Phuong Truong Thi" w:date="2024-10-16T00:56:00Z"/>
                <w:rFonts w:ascii="Times New Roman" w:hAnsi="Times New Roman"/>
                <w:color w:val="000000"/>
                <w:sz w:val="24"/>
                <w:szCs w:val="24"/>
              </w:rPr>
            </w:pPr>
            <w:commentRangeStart w:id="2859"/>
            <w:commentRangeStart w:id="2860"/>
            <w:commentRangeStart w:id="2861"/>
            <w:ins w:id="2862" w:author="Phuong Truong Thi" w:date="2024-10-16T00:56:00Z">
              <w:r w:rsidRPr="007C7BBA">
                <w:rPr>
                  <w:rFonts w:ascii="Times New Roman" w:hAnsi="Times New Roman"/>
                  <w:color w:val="000000"/>
                  <w:sz w:val="24"/>
                  <w:szCs w:val="24"/>
                </w:rPr>
                <w:t>Đánh dấu KH có chuyển DAO trong tháng</w:t>
              </w:r>
            </w:ins>
            <w:commentRangeEnd w:id="2859"/>
            <w:r w:rsidR="00123CB6">
              <w:rPr>
                <w:rStyle w:val="CommentReference"/>
                <w:lang w:val="x-none" w:eastAsia="x-none"/>
              </w:rPr>
              <w:commentReference w:id="2859"/>
            </w:r>
            <w:commentRangeEnd w:id="2860"/>
            <w:r w:rsidR="00536F03">
              <w:rPr>
                <w:rStyle w:val="CommentReference"/>
                <w:lang w:val="x-none" w:eastAsia="x-none"/>
              </w:rPr>
              <w:commentReference w:id="2860"/>
            </w:r>
            <w:commentRangeEnd w:id="2861"/>
            <w:r w:rsidR="001F44E5">
              <w:rPr>
                <w:rStyle w:val="CommentReference"/>
                <w:lang w:val="x-none" w:eastAsia="x-none"/>
              </w:rPr>
              <w:commentReference w:id="2861"/>
            </w:r>
          </w:p>
        </w:tc>
        <w:tc>
          <w:tcPr>
            <w:tcW w:w="2610" w:type="dxa"/>
            <w:vAlign w:val="center"/>
          </w:tcPr>
          <w:p w14:paraId="6E05CB3A" w14:textId="77777777" w:rsidR="00AD3554" w:rsidRPr="008C1DA1" w:rsidRDefault="00AD3554" w:rsidP="00817E47">
            <w:pPr>
              <w:spacing w:before="0" w:line="240" w:lineRule="auto"/>
              <w:contextualSpacing w:val="0"/>
              <w:rPr>
                <w:ins w:id="2863" w:author="Phuong Truong Thi" w:date="2024-10-16T00:56:00Z"/>
                <w:rFonts w:ascii="Times New Roman" w:eastAsia="Times New Roman" w:hAnsi="Times New Roman"/>
                <w:sz w:val="24"/>
                <w:szCs w:val="24"/>
                <w:lang w:eastAsia="vi-VN"/>
              </w:rPr>
            </w:pPr>
            <w:ins w:id="2864" w:author="Phuong Truong Thi" w:date="2024-10-16T00:56:00Z">
              <w:r w:rsidRPr="008C1DA1">
                <w:rPr>
                  <w:rFonts w:ascii="Times New Roman" w:hAnsi="Times New Roman"/>
                  <w:color w:val="000000"/>
                  <w:sz w:val="24"/>
                  <w:szCs w:val="24"/>
                </w:rPr>
                <w:t>KH được tính là có chuyển DAO trong tháng khi DAO quản lý trong tháng khác với DAO quản lý ngày đầu tiền của tháng</w:t>
              </w:r>
              <w:r w:rsidRPr="008C1DA1">
                <w:rPr>
                  <w:rFonts w:ascii="Times New Roman" w:hAnsi="Times New Roman"/>
                  <w:color w:val="000000"/>
                  <w:sz w:val="24"/>
                  <w:szCs w:val="24"/>
                </w:rPr>
                <w:br/>
                <w:t>1 : KH có chuyển DAO quản lý KH trong tháng</w:t>
              </w:r>
              <w:r w:rsidRPr="008C1DA1">
                <w:rPr>
                  <w:rFonts w:ascii="Times New Roman" w:hAnsi="Times New Roman"/>
                  <w:color w:val="000000"/>
                  <w:sz w:val="24"/>
                  <w:szCs w:val="24"/>
                </w:rPr>
                <w:br/>
                <w:t>0: KH không chuyển DAO quản lý trong tháng</w:t>
              </w:r>
            </w:ins>
          </w:p>
        </w:tc>
        <w:tc>
          <w:tcPr>
            <w:tcW w:w="1080" w:type="dxa"/>
          </w:tcPr>
          <w:p w14:paraId="6F52748A" w14:textId="77777777" w:rsidR="00AD3554" w:rsidRPr="00B66378" w:rsidRDefault="00AD3554" w:rsidP="00817E47">
            <w:pPr>
              <w:spacing w:before="0" w:line="240" w:lineRule="auto"/>
              <w:contextualSpacing w:val="0"/>
              <w:rPr>
                <w:ins w:id="2865" w:author="Phuong Truong Thi" w:date="2024-10-16T00:56:00Z"/>
                <w:rFonts w:ascii="Times New Roman" w:eastAsia="Times New Roman" w:hAnsi="Times New Roman"/>
                <w:sz w:val="24"/>
                <w:szCs w:val="24"/>
                <w:lang w:val="vi-VN" w:eastAsia="vi-VN"/>
              </w:rPr>
            </w:pPr>
            <w:ins w:id="2866" w:author="Phuong Truong Thi" w:date="2024-10-16T00:56:00Z">
              <w:r>
                <w:rPr>
                  <w:rFonts w:ascii="Times New Roman" w:eastAsia="Times New Roman" w:hAnsi="Times New Roman"/>
                  <w:sz w:val="24"/>
                  <w:szCs w:val="24"/>
                  <w:lang w:val="vi-VN" w:eastAsia="vi-VN"/>
                </w:rPr>
                <w:t>CRM</w:t>
              </w:r>
            </w:ins>
          </w:p>
        </w:tc>
        <w:tc>
          <w:tcPr>
            <w:tcW w:w="1271" w:type="dxa"/>
          </w:tcPr>
          <w:p w14:paraId="494DD7BB" w14:textId="76E569DA" w:rsidR="00AD3554" w:rsidRPr="00AD0E1A" w:rsidRDefault="00536F03" w:rsidP="00817E47">
            <w:pPr>
              <w:spacing w:before="0" w:line="240" w:lineRule="auto"/>
              <w:contextualSpacing w:val="0"/>
              <w:rPr>
                <w:ins w:id="2867"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4A59F5AD" w14:textId="77777777" w:rsidR="00AD3554" w:rsidRPr="00071873" w:rsidRDefault="00AD3554" w:rsidP="00817E47">
            <w:pPr>
              <w:spacing w:before="0" w:line="240" w:lineRule="auto"/>
              <w:contextualSpacing w:val="0"/>
              <w:rPr>
                <w:ins w:id="2868" w:author="Phuong Truong Thi" w:date="2024-10-16T00:56:00Z"/>
                <w:rFonts w:ascii="Times New Roman" w:eastAsia="Times New Roman" w:hAnsi="Times New Roman"/>
                <w:lang w:eastAsia="vi-VN"/>
              </w:rPr>
            </w:pPr>
            <w:ins w:id="2869" w:author="Phuong Truong Thi" w:date="2024-10-16T00:56:00Z">
              <w:r w:rsidRPr="00071873">
                <w:rPr>
                  <w:rFonts w:ascii="Times New Roman" w:eastAsia="Times New Roman" w:hAnsi="Times New Roman"/>
                  <w:lang w:eastAsia="vi-VN"/>
                </w:rPr>
                <w:t>DM_DAO_</w:t>
              </w:r>
            </w:ins>
          </w:p>
          <w:p w14:paraId="7832D865" w14:textId="77777777" w:rsidR="00AD3554" w:rsidRDefault="00AD3554" w:rsidP="00817E47">
            <w:pPr>
              <w:spacing w:before="0" w:line="240" w:lineRule="auto"/>
              <w:contextualSpacing w:val="0"/>
              <w:rPr>
                <w:ins w:id="2870" w:author="Phuong Truong Thi" w:date="2024-10-16T00:56:00Z"/>
                <w:rFonts w:ascii="Times New Roman" w:eastAsia="Times New Roman" w:hAnsi="Times New Roman"/>
                <w:lang w:eastAsia="vi-VN"/>
              </w:rPr>
            </w:pPr>
            <w:ins w:id="2871" w:author="Phuong Truong Thi" w:date="2024-10-16T00:56:00Z">
              <w:r w:rsidRPr="00071873">
                <w:rPr>
                  <w:rFonts w:ascii="Times New Roman" w:eastAsia="Times New Roman" w:hAnsi="Times New Roman"/>
                  <w:lang w:eastAsia="vi-VN"/>
                </w:rPr>
                <w:t>EXCHANGE_</w:t>
              </w:r>
            </w:ins>
          </w:p>
          <w:p w14:paraId="51A47FC5" w14:textId="77777777" w:rsidR="00AD3554" w:rsidRPr="00071873" w:rsidRDefault="00AD3554" w:rsidP="00817E47">
            <w:pPr>
              <w:spacing w:before="0" w:line="240" w:lineRule="auto"/>
              <w:contextualSpacing w:val="0"/>
              <w:rPr>
                <w:ins w:id="2872" w:author="Phuong Truong Thi" w:date="2024-10-16T00:56:00Z"/>
                <w:rFonts w:ascii="Times New Roman" w:eastAsia="Times New Roman" w:hAnsi="Times New Roman"/>
                <w:sz w:val="20"/>
                <w:szCs w:val="20"/>
                <w:lang w:eastAsia="vi-VN"/>
              </w:rPr>
            </w:pPr>
            <w:ins w:id="2873" w:author="Phuong Truong Thi" w:date="2024-10-16T00:56:00Z">
              <w:r w:rsidRPr="00071873">
                <w:rPr>
                  <w:rFonts w:ascii="Times New Roman" w:eastAsia="Times New Roman" w:hAnsi="Times New Roman"/>
                  <w:lang w:eastAsia="vi-VN"/>
                </w:rPr>
                <w:t>MARK</w:t>
              </w:r>
            </w:ins>
          </w:p>
        </w:tc>
        <w:tc>
          <w:tcPr>
            <w:tcW w:w="1063" w:type="dxa"/>
          </w:tcPr>
          <w:p w14:paraId="2EC683C1" w14:textId="77777777" w:rsidR="00AD3554" w:rsidRDefault="00AD3554" w:rsidP="00817E47">
            <w:pPr>
              <w:spacing w:before="0" w:line="240" w:lineRule="auto"/>
              <w:contextualSpacing w:val="0"/>
              <w:jc w:val="center"/>
              <w:rPr>
                <w:ins w:id="2874" w:author="Phuong Truong Thi" w:date="2024-10-16T00:56:00Z"/>
                <w:rFonts w:ascii="Times New Roman" w:eastAsia="Times New Roman" w:hAnsi="Times New Roman"/>
                <w:sz w:val="24"/>
                <w:szCs w:val="24"/>
                <w:lang w:eastAsia="vi-VN"/>
              </w:rPr>
            </w:pPr>
            <w:ins w:id="2875" w:author="Phuong Truong Thi" w:date="2024-10-16T00:56:00Z">
              <w:r>
                <w:rPr>
                  <w:rFonts w:ascii="Times New Roman" w:eastAsia="Times New Roman" w:hAnsi="Times New Roman"/>
                  <w:sz w:val="24"/>
                  <w:szCs w:val="24"/>
                  <w:lang w:eastAsia="vi-VN"/>
                </w:rPr>
                <w:t>N</w:t>
              </w:r>
            </w:ins>
          </w:p>
        </w:tc>
      </w:tr>
      <w:tr w:rsidR="00AD3554" w:rsidRPr="00AD0E1A" w14:paraId="672BC23E" w14:textId="77777777" w:rsidTr="7F5A6C64">
        <w:trPr>
          <w:trHeight w:val="276"/>
          <w:ins w:id="2876" w:author="Phuong Truong Thi" w:date="2024-10-16T00:56:00Z"/>
        </w:trPr>
        <w:tc>
          <w:tcPr>
            <w:tcW w:w="9162" w:type="dxa"/>
            <w:gridSpan w:val="7"/>
          </w:tcPr>
          <w:p w14:paraId="6D04AB47" w14:textId="77777777" w:rsidR="00AD3554" w:rsidRPr="008C1DA1" w:rsidRDefault="00AD3554" w:rsidP="00817E47">
            <w:pPr>
              <w:spacing w:before="0" w:line="240" w:lineRule="auto"/>
              <w:contextualSpacing w:val="0"/>
              <w:jc w:val="left"/>
              <w:rPr>
                <w:ins w:id="2877" w:author="Phuong Truong Thi" w:date="2024-10-16T00:56:00Z"/>
                <w:rFonts w:ascii="Times New Roman" w:eastAsia="Times New Roman" w:hAnsi="Times New Roman"/>
                <w:sz w:val="24"/>
                <w:szCs w:val="24"/>
                <w:lang w:eastAsia="vi-VN"/>
              </w:rPr>
            </w:pPr>
            <w:ins w:id="2878" w:author="Phuong Truong Thi" w:date="2024-10-16T00:56:00Z">
              <w:r w:rsidRPr="008C1DA1">
                <w:rPr>
                  <w:rFonts w:ascii="Times New Roman" w:eastAsia="Times New Roman" w:hAnsi="Times New Roman"/>
                  <w:sz w:val="24"/>
                  <w:szCs w:val="24"/>
                  <w:lang w:eastAsia="vi-VN"/>
                </w:rPr>
                <w:t>Thông tin phân khúc: Nếu KH thuộc phân khúc nào hiển thị thông tin phân khúc đó</w:t>
              </w:r>
            </w:ins>
          </w:p>
        </w:tc>
      </w:tr>
      <w:tr w:rsidR="00AD3554" w:rsidRPr="00AD0E1A" w14:paraId="2E768B81" w14:textId="77777777" w:rsidTr="7F5A6C64">
        <w:trPr>
          <w:trHeight w:val="276"/>
          <w:ins w:id="2879" w:author="Phuong Truong Thi" w:date="2024-10-16T00:56:00Z"/>
        </w:trPr>
        <w:tc>
          <w:tcPr>
            <w:tcW w:w="720" w:type="dxa"/>
            <w:shd w:val="clear" w:color="auto" w:fill="auto"/>
            <w:vAlign w:val="center"/>
          </w:tcPr>
          <w:p w14:paraId="14C7C3AE" w14:textId="77777777" w:rsidR="00AD3554" w:rsidRPr="005A1D22" w:rsidRDefault="00AD3554" w:rsidP="00817E47">
            <w:pPr>
              <w:pStyle w:val="ListParagraph"/>
              <w:numPr>
                <w:ilvl w:val="0"/>
                <w:numId w:val="61"/>
              </w:numPr>
              <w:spacing w:before="0" w:line="240" w:lineRule="auto"/>
              <w:contextualSpacing w:val="0"/>
              <w:jc w:val="left"/>
              <w:rPr>
                <w:ins w:id="2880" w:author="Phuong Truong Thi" w:date="2024-10-16T00:56:00Z"/>
                <w:rFonts w:eastAsia="Times New Roman"/>
                <w:szCs w:val="24"/>
                <w:lang w:val="vi-VN" w:eastAsia="vi-VN"/>
              </w:rPr>
            </w:pPr>
          </w:p>
        </w:tc>
        <w:tc>
          <w:tcPr>
            <w:tcW w:w="1355" w:type="dxa"/>
            <w:shd w:val="clear" w:color="auto" w:fill="auto"/>
            <w:vAlign w:val="center"/>
          </w:tcPr>
          <w:p w14:paraId="4EAAA70D" w14:textId="77777777" w:rsidR="00AD3554" w:rsidRPr="005A1D22" w:rsidRDefault="00AD3554" w:rsidP="00817E47">
            <w:pPr>
              <w:spacing w:before="0" w:line="240" w:lineRule="auto"/>
              <w:contextualSpacing w:val="0"/>
              <w:rPr>
                <w:ins w:id="2881" w:author="Phuong Truong Thi" w:date="2024-10-16T00:56:00Z"/>
                <w:rFonts w:ascii="Times New Roman" w:hAnsi="Times New Roman"/>
                <w:color w:val="000000"/>
                <w:sz w:val="24"/>
                <w:szCs w:val="24"/>
              </w:rPr>
            </w:pPr>
            <w:ins w:id="2882" w:author="Phuong Truong Thi" w:date="2024-10-16T00:56:00Z">
              <w:r w:rsidRPr="005A1D22">
                <w:rPr>
                  <w:rFonts w:ascii="Times New Roman" w:hAnsi="Times New Roman"/>
                  <w:color w:val="000000"/>
                  <w:sz w:val="24"/>
                  <w:szCs w:val="24"/>
                </w:rPr>
                <w:t>Phân khúc</w:t>
              </w:r>
            </w:ins>
          </w:p>
        </w:tc>
        <w:tc>
          <w:tcPr>
            <w:tcW w:w="2610" w:type="dxa"/>
            <w:vAlign w:val="center"/>
          </w:tcPr>
          <w:p w14:paraId="03D78A73" w14:textId="6EE43B9C" w:rsidR="00AD3554" w:rsidRPr="008C1DA1" w:rsidRDefault="00AD3554" w:rsidP="00817E47">
            <w:pPr>
              <w:spacing w:before="0" w:line="240" w:lineRule="auto"/>
              <w:contextualSpacing w:val="0"/>
              <w:rPr>
                <w:ins w:id="2883" w:author="Phuong Truong Thi" w:date="2024-10-16T00:56:00Z"/>
                <w:rFonts w:ascii="Times New Roman" w:eastAsia="Times New Roman" w:hAnsi="Times New Roman"/>
                <w:sz w:val="24"/>
                <w:szCs w:val="24"/>
                <w:lang w:eastAsia="vi-VN"/>
              </w:rPr>
            </w:pPr>
            <w:ins w:id="2884" w:author="Phuong Truong Thi" w:date="2024-10-16T00:56:00Z">
              <w:r w:rsidRPr="008C1DA1">
                <w:rPr>
                  <w:rFonts w:ascii="Times New Roman" w:hAnsi="Times New Roman"/>
                  <w:color w:val="000000"/>
                  <w:sz w:val="24"/>
                  <w:szCs w:val="24"/>
                </w:rPr>
                <w:t>Phân khúc khách hàng: AF/MAF/</w:t>
              </w:r>
            </w:ins>
            <w:ins w:id="2885" w:author="Phuong Truong Thi" w:date="2024-12-04T01:30:00Z">
              <w:r w:rsidR="00294BE6">
                <w:rPr>
                  <w:rFonts w:ascii="Times New Roman" w:hAnsi="Times New Roman"/>
                  <w:color w:val="000000"/>
                  <w:sz w:val="24"/>
                  <w:szCs w:val="24"/>
                </w:rPr>
                <w:t>Mass</w:t>
              </w:r>
            </w:ins>
            <w:ins w:id="2886" w:author="Phuong Truong Thi" w:date="2024-10-16T00:56:00Z">
              <w:r w:rsidRPr="008C1DA1">
                <w:rPr>
                  <w:rFonts w:ascii="Times New Roman" w:hAnsi="Times New Roman"/>
                  <w:color w:val="000000"/>
                  <w:sz w:val="24"/>
                  <w:szCs w:val="24"/>
                </w:rPr>
                <w:t>…</w:t>
              </w:r>
            </w:ins>
          </w:p>
        </w:tc>
        <w:tc>
          <w:tcPr>
            <w:tcW w:w="1080" w:type="dxa"/>
          </w:tcPr>
          <w:p w14:paraId="7EE70064" w14:textId="77777777" w:rsidR="00AD3554" w:rsidRDefault="00AD3554" w:rsidP="00817E47">
            <w:pPr>
              <w:spacing w:before="0" w:line="240" w:lineRule="auto"/>
              <w:contextualSpacing w:val="0"/>
              <w:rPr>
                <w:ins w:id="2887" w:author="Phuong Truong Thi" w:date="2024-10-16T00:56:00Z"/>
                <w:rFonts w:ascii="Times New Roman" w:eastAsia="Times New Roman" w:hAnsi="Times New Roman"/>
                <w:sz w:val="24"/>
                <w:szCs w:val="24"/>
                <w:lang w:eastAsia="vi-VN"/>
              </w:rPr>
            </w:pPr>
            <w:ins w:id="2888" w:author="Phuong Truong Thi" w:date="2024-10-16T00:56:00Z">
              <w:r w:rsidRPr="00D41C21">
                <w:rPr>
                  <w:rFonts w:ascii="Times New Roman" w:hAnsi="Times New Roman"/>
                  <w:color w:val="000000"/>
                  <w:sz w:val="24"/>
                  <w:szCs w:val="24"/>
                  <w:lang w:val="vi-VN"/>
                </w:rPr>
                <w:t>EZ/T24</w:t>
              </w:r>
            </w:ins>
          </w:p>
        </w:tc>
        <w:tc>
          <w:tcPr>
            <w:tcW w:w="1271" w:type="dxa"/>
          </w:tcPr>
          <w:p w14:paraId="7F06F961" w14:textId="2163E1E6" w:rsidR="00AD3554" w:rsidRPr="00AD0E1A" w:rsidRDefault="00525739" w:rsidP="00817E47">
            <w:pPr>
              <w:spacing w:before="0" w:line="240" w:lineRule="auto"/>
              <w:contextualSpacing w:val="0"/>
              <w:rPr>
                <w:ins w:id="2889" w:author="Phuong Truong Thi" w:date="2024-10-16T00:56:00Z"/>
                <w:rFonts w:ascii="Times New Roman" w:eastAsia="Times New Roman" w:hAnsi="Times New Roman"/>
                <w:sz w:val="24"/>
                <w:szCs w:val="24"/>
                <w:lang w:eastAsia="vi-VN"/>
              </w:rPr>
            </w:pPr>
            <w:del w:id="2890" w:author="Phuong Truong Thi" w:date="2024-12-07T00:33:00Z">
              <w:r w:rsidDel="00794D8C">
                <w:rPr>
                  <w:rFonts w:ascii="Times New Roman" w:eastAsia="Times New Roman" w:hAnsi="Times New Roman"/>
                  <w:sz w:val="24"/>
                  <w:szCs w:val="24"/>
                  <w:lang w:eastAsia="vi-VN"/>
                </w:rPr>
                <w:delText>Text (255)</w:delText>
              </w:r>
            </w:del>
            <w:ins w:id="2891" w:author="Phuong Truong Thi" w:date="2024-12-07T00:33:00Z">
              <w:r w:rsidR="00794D8C">
                <w:rPr>
                  <w:rFonts w:ascii="Times New Roman" w:eastAsia="Times New Roman" w:hAnsi="Times New Roman"/>
                  <w:sz w:val="24"/>
                  <w:szCs w:val="24"/>
                  <w:lang w:eastAsia="vi-VN"/>
                </w:rPr>
                <w:t>Picklist</w:t>
              </w:r>
            </w:ins>
          </w:p>
        </w:tc>
        <w:tc>
          <w:tcPr>
            <w:tcW w:w="1063" w:type="dxa"/>
            <w:shd w:val="clear" w:color="auto" w:fill="auto"/>
            <w:noWrap/>
            <w:vAlign w:val="center"/>
          </w:tcPr>
          <w:p w14:paraId="499A0496" w14:textId="77777777" w:rsidR="00AD3554" w:rsidRPr="006C7268" w:rsidRDefault="00AD3554" w:rsidP="00817E47">
            <w:pPr>
              <w:spacing w:before="0" w:line="240" w:lineRule="auto"/>
              <w:contextualSpacing w:val="0"/>
              <w:rPr>
                <w:ins w:id="2892" w:author="Phuong Truong Thi" w:date="2024-10-16T00:56:00Z"/>
                <w:rFonts w:ascii="Times New Roman" w:eastAsia="Times New Roman" w:hAnsi="Times New Roman"/>
                <w:sz w:val="24"/>
                <w:szCs w:val="24"/>
                <w:lang w:eastAsia="vi-VN"/>
              </w:rPr>
            </w:pPr>
            <w:ins w:id="2893" w:author="Phuong Truong Thi" w:date="2024-10-16T00:56:00Z">
              <w:r w:rsidRPr="006C7268">
                <w:rPr>
                  <w:rFonts w:ascii="Times New Roman" w:eastAsia="Times New Roman" w:hAnsi="Times New Roman"/>
                  <w:sz w:val="24"/>
                  <w:szCs w:val="24"/>
                  <w:lang w:eastAsia="vi-VN"/>
                </w:rPr>
                <w:t>DM_SEGMENT</w:t>
              </w:r>
            </w:ins>
          </w:p>
        </w:tc>
        <w:tc>
          <w:tcPr>
            <w:tcW w:w="1063" w:type="dxa"/>
          </w:tcPr>
          <w:p w14:paraId="34AEBC32" w14:textId="77777777" w:rsidR="00AD3554" w:rsidRPr="005A1514" w:rsidRDefault="00AD3554" w:rsidP="00817E47">
            <w:pPr>
              <w:spacing w:before="0" w:line="240" w:lineRule="auto"/>
              <w:contextualSpacing w:val="0"/>
              <w:jc w:val="center"/>
              <w:rPr>
                <w:ins w:id="2894" w:author="Phuong Truong Thi" w:date="2024-10-16T00:56:00Z"/>
                <w:rFonts w:ascii="Times New Roman" w:eastAsia="Times New Roman" w:hAnsi="Times New Roman"/>
                <w:sz w:val="24"/>
                <w:szCs w:val="24"/>
                <w:lang w:eastAsia="vi-VN"/>
              </w:rPr>
            </w:pPr>
            <w:ins w:id="2895" w:author="Phuong Truong Thi" w:date="2024-10-16T00:56:00Z">
              <w:r>
                <w:rPr>
                  <w:rFonts w:ascii="Times New Roman" w:eastAsia="Times New Roman" w:hAnsi="Times New Roman"/>
                  <w:sz w:val="24"/>
                  <w:szCs w:val="24"/>
                  <w:lang w:eastAsia="vi-VN"/>
                </w:rPr>
                <w:t>N</w:t>
              </w:r>
            </w:ins>
          </w:p>
        </w:tc>
      </w:tr>
      <w:tr w:rsidR="00AD3554" w:rsidRPr="00AD0E1A" w14:paraId="3DEBCAA0" w14:textId="77777777" w:rsidTr="7F5A6C64">
        <w:trPr>
          <w:trHeight w:val="276"/>
          <w:ins w:id="2896" w:author="Phuong Truong Thi" w:date="2024-10-16T00:56:00Z"/>
        </w:trPr>
        <w:tc>
          <w:tcPr>
            <w:tcW w:w="720" w:type="dxa"/>
            <w:shd w:val="clear" w:color="auto" w:fill="auto"/>
            <w:vAlign w:val="center"/>
          </w:tcPr>
          <w:p w14:paraId="14D29654" w14:textId="77777777" w:rsidR="00AD3554" w:rsidRPr="005A1D22" w:rsidRDefault="00AD3554" w:rsidP="00817E47">
            <w:pPr>
              <w:pStyle w:val="ListParagraph"/>
              <w:numPr>
                <w:ilvl w:val="0"/>
                <w:numId w:val="61"/>
              </w:numPr>
              <w:spacing w:before="0" w:line="240" w:lineRule="auto"/>
              <w:contextualSpacing w:val="0"/>
              <w:jc w:val="left"/>
              <w:rPr>
                <w:ins w:id="2897" w:author="Phuong Truong Thi" w:date="2024-10-16T00:56:00Z"/>
                <w:rFonts w:eastAsia="Times New Roman"/>
                <w:szCs w:val="24"/>
                <w:lang w:val="vi-VN" w:eastAsia="vi-VN"/>
              </w:rPr>
            </w:pPr>
          </w:p>
        </w:tc>
        <w:tc>
          <w:tcPr>
            <w:tcW w:w="1355" w:type="dxa"/>
            <w:shd w:val="clear" w:color="auto" w:fill="auto"/>
            <w:vAlign w:val="center"/>
          </w:tcPr>
          <w:p w14:paraId="6DDDCC69" w14:textId="77777777" w:rsidR="00AD3554" w:rsidRPr="005A1D22" w:rsidRDefault="00AD3554" w:rsidP="00817E47">
            <w:pPr>
              <w:spacing w:before="0" w:line="240" w:lineRule="auto"/>
              <w:contextualSpacing w:val="0"/>
              <w:rPr>
                <w:ins w:id="2898" w:author="Phuong Truong Thi" w:date="2024-10-16T00:56:00Z"/>
                <w:rFonts w:ascii="Times New Roman" w:hAnsi="Times New Roman"/>
                <w:color w:val="000000"/>
                <w:sz w:val="24"/>
                <w:szCs w:val="24"/>
              </w:rPr>
            </w:pPr>
            <w:ins w:id="2899" w:author="Phuong Truong Thi" w:date="2024-10-16T00:56:00Z">
              <w:r w:rsidRPr="005A1D22">
                <w:rPr>
                  <w:rFonts w:ascii="Times New Roman" w:hAnsi="Times New Roman"/>
                  <w:color w:val="000000"/>
                  <w:sz w:val="24"/>
                  <w:szCs w:val="24"/>
                </w:rPr>
                <w:t>Phân hạng</w:t>
              </w:r>
            </w:ins>
          </w:p>
        </w:tc>
        <w:tc>
          <w:tcPr>
            <w:tcW w:w="2610" w:type="dxa"/>
            <w:vAlign w:val="center"/>
          </w:tcPr>
          <w:p w14:paraId="70F7C550" w14:textId="77777777" w:rsidR="00AD3554" w:rsidRPr="008C1DA1" w:rsidRDefault="00AD3554" w:rsidP="00817E47">
            <w:pPr>
              <w:spacing w:before="0" w:line="240" w:lineRule="auto"/>
              <w:contextualSpacing w:val="0"/>
              <w:jc w:val="left"/>
              <w:rPr>
                <w:ins w:id="2900" w:author="Phuong Truong Thi" w:date="2024-10-16T00:56:00Z"/>
                <w:rFonts w:ascii="Times New Roman" w:eastAsia="Times New Roman" w:hAnsi="Times New Roman"/>
                <w:sz w:val="24"/>
                <w:szCs w:val="24"/>
                <w:lang w:eastAsia="vi-VN"/>
              </w:rPr>
            </w:pPr>
            <w:ins w:id="2901" w:author="Phuong Truong Thi" w:date="2024-10-16T00:56:00Z">
              <w:r w:rsidRPr="008C1DA1">
                <w:rPr>
                  <w:rFonts w:ascii="Times New Roman" w:hAnsi="Times New Roman"/>
                  <w:color w:val="000000"/>
                  <w:sz w:val="24"/>
                  <w:szCs w:val="24"/>
                </w:rPr>
                <w:t>Khách hàng AF được chia làm ba nhóm lớn là AF Private,  AF Preferred và AF Special</w:t>
              </w:r>
              <w:r w:rsidRPr="008C1DA1">
                <w:rPr>
                  <w:rFonts w:ascii="Times New Roman" w:hAnsi="Times New Roman"/>
                  <w:color w:val="000000"/>
                  <w:sz w:val="24"/>
                  <w:szCs w:val="24"/>
                </w:rPr>
                <w:br/>
                <w:t>Khách hàng MAF được chia làm 2 nhóm chính: nhóm MAF core và nhóm Mega. Nhóm MAF core bao gồm 3 phân hạng: Champion - Rising - Upper Mega</w:t>
              </w:r>
            </w:ins>
          </w:p>
        </w:tc>
        <w:tc>
          <w:tcPr>
            <w:tcW w:w="1080" w:type="dxa"/>
          </w:tcPr>
          <w:p w14:paraId="6C5980ED" w14:textId="77777777" w:rsidR="00AD3554" w:rsidRDefault="00AD3554" w:rsidP="00817E47">
            <w:pPr>
              <w:spacing w:before="0" w:line="240" w:lineRule="auto"/>
              <w:contextualSpacing w:val="0"/>
              <w:rPr>
                <w:ins w:id="2902" w:author="Phuong Truong Thi" w:date="2024-10-16T00:56:00Z"/>
                <w:rFonts w:ascii="Times New Roman" w:eastAsia="Times New Roman" w:hAnsi="Times New Roman"/>
                <w:sz w:val="24"/>
                <w:szCs w:val="24"/>
                <w:lang w:eastAsia="vi-VN"/>
              </w:rPr>
            </w:pPr>
            <w:ins w:id="2903" w:author="Phuong Truong Thi" w:date="2024-10-16T00:56:00Z">
              <w:r w:rsidRPr="00D41C21">
                <w:rPr>
                  <w:rFonts w:ascii="Times New Roman" w:hAnsi="Times New Roman"/>
                  <w:color w:val="000000"/>
                  <w:sz w:val="24"/>
                  <w:szCs w:val="24"/>
                  <w:lang w:val="vi-VN"/>
                </w:rPr>
                <w:t>EZ/T24</w:t>
              </w:r>
            </w:ins>
          </w:p>
        </w:tc>
        <w:tc>
          <w:tcPr>
            <w:tcW w:w="1271" w:type="dxa"/>
          </w:tcPr>
          <w:p w14:paraId="40B3EF78" w14:textId="31BA23D7" w:rsidR="00AD3554" w:rsidRPr="00AD0E1A" w:rsidRDefault="00525739" w:rsidP="00817E47">
            <w:pPr>
              <w:spacing w:before="0" w:line="240" w:lineRule="auto"/>
              <w:contextualSpacing w:val="0"/>
              <w:rPr>
                <w:ins w:id="2904"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51F6B3AC" w14:textId="77777777" w:rsidR="00AD3554" w:rsidRPr="006C7268" w:rsidRDefault="00AD3554" w:rsidP="00817E47">
            <w:pPr>
              <w:spacing w:before="0" w:line="240" w:lineRule="auto"/>
              <w:contextualSpacing w:val="0"/>
              <w:rPr>
                <w:ins w:id="2905" w:author="Phuong Truong Thi" w:date="2024-10-16T00:56:00Z"/>
                <w:rFonts w:ascii="Times New Roman" w:eastAsia="Times New Roman" w:hAnsi="Times New Roman"/>
                <w:sz w:val="24"/>
                <w:szCs w:val="24"/>
                <w:lang w:eastAsia="vi-VN"/>
              </w:rPr>
            </w:pPr>
            <w:ins w:id="2906" w:author="Phuong Truong Thi" w:date="2024-10-16T00:56:00Z">
              <w:r w:rsidRPr="006C7268">
                <w:rPr>
                  <w:rFonts w:ascii="Times New Roman" w:eastAsia="Times New Roman" w:hAnsi="Times New Roman"/>
                  <w:sz w:val="24"/>
                  <w:szCs w:val="24"/>
                  <w:lang w:eastAsia="vi-VN"/>
                </w:rPr>
                <w:t>DM_SEGMENT</w:t>
              </w:r>
            </w:ins>
          </w:p>
        </w:tc>
        <w:tc>
          <w:tcPr>
            <w:tcW w:w="1063" w:type="dxa"/>
          </w:tcPr>
          <w:p w14:paraId="0057A89A" w14:textId="77777777" w:rsidR="00AD3554" w:rsidRDefault="00AD3554" w:rsidP="00817E47">
            <w:pPr>
              <w:spacing w:before="0" w:line="240" w:lineRule="auto"/>
              <w:contextualSpacing w:val="0"/>
              <w:jc w:val="center"/>
              <w:rPr>
                <w:ins w:id="2907" w:author="Phuong Truong Thi" w:date="2024-10-16T00:56:00Z"/>
                <w:rFonts w:ascii="Times New Roman" w:eastAsia="Times New Roman" w:hAnsi="Times New Roman"/>
                <w:sz w:val="24"/>
                <w:szCs w:val="24"/>
                <w:lang w:eastAsia="vi-VN"/>
              </w:rPr>
            </w:pPr>
            <w:ins w:id="2908" w:author="Phuong Truong Thi" w:date="2024-10-16T00:56:00Z">
              <w:r>
                <w:rPr>
                  <w:rFonts w:ascii="Times New Roman" w:eastAsia="Times New Roman" w:hAnsi="Times New Roman"/>
                  <w:sz w:val="24"/>
                  <w:szCs w:val="24"/>
                  <w:lang w:eastAsia="vi-VN"/>
                </w:rPr>
                <w:t>Y</w:t>
              </w:r>
            </w:ins>
          </w:p>
        </w:tc>
      </w:tr>
      <w:tr w:rsidR="00AD3554" w:rsidRPr="00AD0E1A" w14:paraId="428A5225" w14:textId="77777777" w:rsidTr="7F5A6C64">
        <w:trPr>
          <w:trHeight w:val="276"/>
          <w:ins w:id="2909" w:author="Phuong Truong Thi" w:date="2024-10-16T00:56:00Z"/>
        </w:trPr>
        <w:tc>
          <w:tcPr>
            <w:tcW w:w="720" w:type="dxa"/>
            <w:shd w:val="clear" w:color="auto" w:fill="auto"/>
            <w:vAlign w:val="center"/>
          </w:tcPr>
          <w:p w14:paraId="19C93C30" w14:textId="77777777" w:rsidR="00AD3554" w:rsidRPr="005A1D22" w:rsidRDefault="00AD3554" w:rsidP="00817E47">
            <w:pPr>
              <w:pStyle w:val="ListParagraph"/>
              <w:numPr>
                <w:ilvl w:val="0"/>
                <w:numId w:val="61"/>
              </w:numPr>
              <w:spacing w:before="0" w:line="240" w:lineRule="auto"/>
              <w:contextualSpacing w:val="0"/>
              <w:jc w:val="left"/>
              <w:rPr>
                <w:ins w:id="2910" w:author="Phuong Truong Thi" w:date="2024-10-16T00:56:00Z"/>
                <w:rFonts w:eastAsia="Times New Roman"/>
                <w:szCs w:val="24"/>
                <w:lang w:val="vi-VN" w:eastAsia="vi-VN"/>
              </w:rPr>
            </w:pPr>
          </w:p>
        </w:tc>
        <w:tc>
          <w:tcPr>
            <w:tcW w:w="1355" w:type="dxa"/>
            <w:shd w:val="clear" w:color="auto" w:fill="auto"/>
            <w:vAlign w:val="center"/>
          </w:tcPr>
          <w:p w14:paraId="5816BA0E" w14:textId="77777777" w:rsidR="00AD3554" w:rsidRPr="005A1D22" w:rsidRDefault="00AD3554" w:rsidP="00817E47">
            <w:pPr>
              <w:spacing w:before="0" w:line="240" w:lineRule="auto"/>
              <w:contextualSpacing w:val="0"/>
              <w:rPr>
                <w:ins w:id="2911" w:author="Phuong Truong Thi" w:date="2024-10-16T00:56:00Z"/>
                <w:rFonts w:ascii="Times New Roman" w:hAnsi="Times New Roman"/>
                <w:color w:val="000000"/>
                <w:sz w:val="24"/>
                <w:szCs w:val="24"/>
              </w:rPr>
            </w:pPr>
            <w:ins w:id="2912" w:author="Phuong Truong Thi" w:date="2024-10-16T00:56:00Z">
              <w:r w:rsidRPr="005A1D22">
                <w:rPr>
                  <w:rFonts w:ascii="Times New Roman" w:hAnsi="Times New Roman"/>
                  <w:color w:val="000000"/>
                  <w:sz w:val="24"/>
                  <w:szCs w:val="24"/>
                </w:rPr>
                <w:t>Ngày định danh</w:t>
              </w:r>
            </w:ins>
          </w:p>
        </w:tc>
        <w:tc>
          <w:tcPr>
            <w:tcW w:w="2610" w:type="dxa"/>
            <w:vAlign w:val="center"/>
          </w:tcPr>
          <w:p w14:paraId="15344D71" w14:textId="4779343B" w:rsidR="00AD3554" w:rsidRDefault="00AD3554" w:rsidP="00817E47">
            <w:pPr>
              <w:spacing w:before="0" w:line="240" w:lineRule="auto"/>
              <w:contextualSpacing w:val="0"/>
              <w:rPr>
                <w:ins w:id="2913" w:author="Phuong Truong Thi" w:date="2024-11-25T04:43:00Z"/>
                <w:rFonts w:ascii="Times New Roman" w:hAnsi="Times New Roman"/>
                <w:color w:val="000000"/>
                <w:sz w:val="24"/>
                <w:szCs w:val="24"/>
              </w:rPr>
            </w:pPr>
            <w:ins w:id="2914" w:author="Phuong Truong Thi" w:date="2024-10-16T00:56:00Z">
              <w:r w:rsidRPr="008C1DA1">
                <w:rPr>
                  <w:rFonts w:ascii="Times New Roman" w:hAnsi="Times New Roman"/>
                  <w:color w:val="000000"/>
                  <w:sz w:val="24"/>
                  <w:szCs w:val="24"/>
                </w:rPr>
                <w:t>Ngày gần nhất KH được định danh lên phân khúc hiện tại</w:t>
              </w:r>
            </w:ins>
            <w:ins w:id="2915" w:author="Phuong Truong Thi" w:date="2024-11-25T04:43:00Z">
              <w:r w:rsidR="00BD2B04">
                <w:rPr>
                  <w:rFonts w:ascii="Times New Roman" w:hAnsi="Times New Roman"/>
                  <w:color w:val="000000"/>
                  <w:sz w:val="24"/>
                  <w:szCs w:val="24"/>
                </w:rPr>
                <w:t>.</w:t>
              </w:r>
            </w:ins>
          </w:p>
          <w:p w14:paraId="2CE8C38B" w14:textId="77777777" w:rsidR="00BD2B04" w:rsidRDefault="00BD2B04" w:rsidP="00BD2B04">
            <w:pPr>
              <w:spacing w:before="0" w:line="240" w:lineRule="auto"/>
              <w:contextualSpacing w:val="0"/>
              <w:rPr>
                <w:ins w:id="2916" w:author="Phuong Truong Thi" w:date="2024-11-25T04:43:00Z"/>
                <w:rFonts w:ascii="Times New Roman" w:eastAsia="Times New Roman" w:hAnsi="Times New Roman"/>
                <w:color w:val="000000"/>
                <w:sz w:val="24"/>
                <w:szCs w:val="24"/>
                <w:lang w:eastAsia="vi-VN"/>
              </w:rPr>
            </w:pPr>
            <w:ins w:id="2917" w:author="Phuong Truong Thi" w:date="2024-11-25T04:43:00Z">
              <w:r>
                <w:rPr>
                  <w:rFonts w:ascii="Times New Roman" w:eastAsia="Times New Roman" w:hAnsi="Times New Roman"/>
                  <w:color w:val="000000"/>
                  <w:sz w:val="24"/>
                  <w:szCs w:val="24"/>
                  <w:lang w:eastAsia="vi-VN"/>
                </w:rPr>
                <w:t xml:space="preserve">KH </w:t>
              </w:r>
              <w:r w:rsidRPr="00BD2B04">
                <w:rPr>
                  <w:rFonts w:ascii="Times New Roman" w:eastAsia="Times New Roman" w:hAnsi="Times New Roman"/>
                  <w:color w:val="000000"/>
                  <w:sz w:val="24"/>
                  <w:szCs w:val="24"/>
                  <w:lang w:eastAsia="vi-VN"/>
                </w:rPr>
                <w:t>AF</w:t>
              </w:r>
              <w:r>
                <w:rPr>
                  <w:rFonts w:ascii="Times New Roman" w:eastAsia="Times New Roman" w:hAnsi="Times New Roman"/>
                  <w:color w:val="000000"/>
                  <w:sz w:val="24"/>
                  <w:szCs w:val="24"/>
                  <w:lang w:eastAsia="vi-VN"/>
                </w:rPr>
                <w:t xml:space="preserve"> lấy Ngày định danh AF gần nhất</w:t>
              </w:r>
            </w:ins>
          </w:p>
          <w:p w14:paraId="78A281BC" w14:textId="77777777" w:rsidR="00BD2B04" w:rsidRDefault="00BD2B04" w:rsidP="00BD2B04">
            <w:pPr>
              <w:spacing w:before="0" w:line="240" w:lineRule="auto"/>
              <w:contextualSpacing w:val="0"/>
              <w:rPr>
                <w:ins w:id="2918" w:author="Phuong Truong Thi" w:date="2024-11-25T04:43:00Z"/>
                <w:rFonts w:ascii="Times New Roman" w:eastAsia="Times New Roman" w:hAnsi="Times New Roman"/>
                <w:color w:val="000000"/>
                <w:sz w:val="24"/>
                <w:szCs w:val="24"/>
                <w:lang w:eastAsia="vi-VN"/>
              </w:rPr>
            </w:pPr>
            <w:ins w:id="2919" w:author="Phuong Truong Thi" w:date="2024-11-25T04:43:00Z">
              <w:r>
                <w:rPr>
                  <w:rFonts w:ascii="Times New Roman" w:eastAsia="Times New Roman" w:hAnsi="Times New Roman"/>
                  <w:color w:val="000000"/>
                  <w:sz w:val="24"/>
                  <w:szCs w:val="24"/>
                  <w:lang w:eastAsia="vi-VN"/>
                </w:rPr>
                <w:t xml:space="preserve">KH MAF lấy Ngày định danh MAF gần nhất </w:t>
              </w:r>
            </w:ins>
          </w:p>
          <w:p w14:paraId="7AEC82E6" w14:textId="7180CC0D" w:rsidR="00BD2B04" w:rsidRPr="008C1DA1" w:rsidRDefault="00BD2B04" w:rsidP="00BD2B04">
            <w:pPr>
              <w:spacing w:before="0" w:line="240" w:lineRule="auto"/>
              <w:contextualSpacing w:val="0"/>
              <w:rPr>
                <w:ins w:id="2920" w:author="Phuong Truong Thi" w:date="2024-10-16T00:56:00Z"/>
                <w:rFonts w:ascii="Times New Roman" w:eastAsia="Times New Roman" w:hAnsi="Times New Roman"/>
                <w:sz w:val="24"/>
                <w:szCs w:val="24"/>
                <w:lang w:eastAsia="vi-VN"/>
              </w:rPr>
            </w:pPr>
            <w:ins w:id="2921" w:author="Phuong Truong Thi" w:date="2024-11-25T04:43:00Z">
              <w:r>
                <w:rPr>
                  <w:rFonts w:ascii="Times New Roman" w:eastAsia="Times New Roman" w:hAnsi="Times New Roman"/>
                  <w:color w:val="000000"/>
                  <w:sz w:val="24"/>
                  <w:szCs w:val="24"/>
                  <w:lang w:eastAsia="vi-VN"/>
                </w:rPr>
                <w:t xml:space="preserve">KH </w:t>
              </w:r>
            </w:ins>
            <w:ins w:id="2922" w:author="Phuong Truong Thi" w:date="2024-12-04T01:30:00Z">
              <w:r w:rsidR="00294BE6">
                <w:rPr>
                  <w:rFonts w:ascii="Times New Roman" w:eastAsia="Times New Roman" w:hAnsi="Times New Roman"/>
                  <w:color w:val="000000"/>
                  <w:sz w:val="24"/>
                  <w:szCs w:val="24"/>
                  <w:lang w:eastAsia="vi-VN"/>
                </w:rPr>
                <w:t>Mass</w:t>
              </w:r>
            </w:ins>
            <w:ins w:id="2923" w:author="Phuong Truong Thi" w:date="2024-11-25T04:43:00Z">
              <w:r w:rsidRPr="00BD2B04">
                <w:rPr>
                  <w:rFonts w:ascii="Times New Roman" w:eastAsia="Times New Roman" w:hAnsi="Times New Roman"/>
                  <w:color w:val="000000"/>
                  <w:sz w:val="24"/>
                  <w:szCs w:val="24"/>
                  <w:lang w:eastAsia="vi-VN"/>
                </w:rPr>
                <w:t xml:space="preserve"> không có ngày định danh</w:t>
              </w:r>
            </w:ins>
          </w:p>
        </w:tc>
        <w:tc>
          <w:tcPr>
            <w:tcW w:w="1080" w:type="dxa"/>
          </w:tcPr>
          <w:p w14:paraId="5E66AD43" w14:textId="77777777" w:rsidR="00AD3554" w:rsidRDefault="00AD3554" w:rsidP="00817E47">
            <w:pPr>
              <w:spacing w:before="0" w:line="240" w:lineRule="auto"/>
              <w:contextualSpacing w:val="0"/>
              <w:rPr>
                <w:ins w:id="2924" w:author="Phuong Truong Thi" w:date="2024-10-16T00:56:00Z"/>
                <w:rFonts w:ascii="Times New Roman" w:eastAsia="Times New Roman" w:hAnsi="Times New Roman"/>
                <w:sz w:val="24"/>
                <w:szCs w:val="24"/>
                <w:lang w:eastAsia="vi-VN"/>
              </w:rPr>
            </w:pPr>
            <w:ins w:id="2925" w:author="Phuong Truong Thi" w:date="2024-10-16T00:56:00Z">
              <w:r w:rsidRPr="00D41C21">
                <w:rPr>
                  <w:rFonts w:ascii="Times New Roman" w:hAnsi="Times New Roman"/>
                  <w:color w:val="000000"/>
                  <w:sz w:val="24"/>
                  <w:szCs w:val="24"/>
                  <w:lang w:val="vi-VN"/>
                </w:rPr>
                <w:t>EZ/T24</w:t>
              </w:r>
            </w:ins>
          </w:p>
        </w:tc>
        <w:tc>
          <w:tcPr>
            <w:tcW w:w="1271" w:type="dxa"/>
          </w:tcPr>
          <w:p w14:paraId="2411B8FC" w14:textId="77777777" w:rsidR="00AD3554" w:rsidRPr="00AD0E1A" w:rsidRDefault="00AD3554" w:rsidP="00817E47">
            <w:pPr>
              <w:spacing w:before="0" w:line="240" w:lineRule="auto"/>
              <w:contextualSpacing w:val="0"/>
              <w:rPr>
                <w:ins w:id="2926" w:author="Phuong Truong Thi" w:date="2024-10-16T00:56:00Z"/>
                <w:rFonts w:ascii="Times New Roman" w:eastAsia="Times New Roman" w:hAnsi="Times New Roman"/>
                <w:sz w:val="24"/>
                <w:szCs w:val="24"/>
                <w:lang w:eastAsia="vi-VN"/>
              </w:rPr>
            </w:pPr>
            <w:ins w:id="2927" w:author="Phuong Truong Thi" w:date="2024-10-16T00:56:00Z">
              <w:r>
                <w:rPr>
                  <w:rFonts w:ascii="Times New Roman" w:eastAsia="Times New Roman" w:hAnsi="Times New Roman"/>
                  <w:sz w:val="24"/>
                  <w:szCs w:val="24"/>
                  <w:lang w:eastAsia="vi-VN"/>
                </w:rPr>
                <w:t>Date</w:t>
              </w:r>
            </w:ins>
          </w:p>
        </w:tc>
        <w:tc>
          <w:tcPr>
            <w:tcW w:w="1063" w:type="dxa"/>
            <w:shd w:val="clear" w:color="auto" w:fill="auto"/>
            <w:noWrap/>
            <w:vAlign w:val="center"/>
          </w:tcPr>
          <w:p w14:paraId="56F266A0" w14:textId="77777777" w:rsidR="00AD3554" w:rsidRPr="00AD0E1A" w:rsidRDefault="00AD3554" w:rsidP="00817E47">
            <w:pPr>
              <w:spacing w:before="0" w:line="240" w:lineRule="auto"/>
              <w:contextualSpacing w:val="0"/>
              <w:rPr>
                <w:ins w:id="2928" w:author="Phuong Truong Thi" w:date="2024-10-16T00:56:00Z"/>
                <w:rFonts w:ascii="Times New Roman" w:eastAsia="Times New Roman" w:hAnsi="Times New Roman"/>
                <w:color w:val="FF0000"/>
                <w:sz w:val="24"/>
                <w:szCs w:val="24"/>
                <w:lang w:eastAsia="vi-VN"/>
              </w:rPr>
            </w:pPr>
          </w:p>
        </w:tc>
        <w:tc>
          <w:tcPr>
            <w:tcW w:w="1063" w:type="dxa"/>
          </w:tcPr>
          <w:p w14:paraId="2C57E21E" w14:textId="77777777" w:rsidR="00AD3554" w:rsidRDefault="00AD3554" w:rsidP="00817E47">
            <w:pPr>
              <w:spacing w:before="0" w:line="240" w:lineRule="auto"/>
              <w:contextualSpacing w:val="0"/>
              <w:jc w:val="center"/>
              <w:rPr>
                <w:ins w:id="2929" w:author="Phuong Truong Thi" w:date="2024-10-16T00:56:00Z"/>
                <w:rFonts w:ascii="Times New Roman" w:eastAsia="Times New Roman" w:hAnsi="Times New Roman"/>
                <w:sz w:val="24"/>
                <w:szCs w:val="24"/>
                <w:lang w:eastAsia="vi-VN"/>
              </w:rPr>
            </w:pPr>
            <w:ins w:id="2930" w:author="Phuong Truong Thi" w:date="2024-10-16T00:56:00Z">
              <w:r>
                <w:rPr>
                  <w:rFonts w:ascii="Times New Roman" w:eastAsia="Times New Roman" w:hAnsi="Times New Roman"/>
                  <w:sz w:val="24"/>
                  <w:szCs w:val="24"/>
                  <w:lang w:eastAsia="vi-VN"/>
                </w:rPr>
                <w:t>N</w:t>
              </w:r>
            </w:ins>
          </w:p>
        </w:tc>
      </w:tr>
      <w:tr w:rsidR="00AD3554" w:rsidRPr="00AD0E1A" w14:paraId="1F9FD917" w14:textId="77777777" w:rsidTr="7F5A6C64">
        <w:trPr>
          <w:trHeight w:val="276"/>
          <w:ins w:id="2931" w:author="Phuong Truong Thi" w:date="2024-10-16T00:56:00Z"/>
        </w:trPr>
        <w:tc>
          <w:tcPr>
            <w:tcW w:w="9162" w:type="dxa"/>
            <w:gridSpan w:val="7"/>
          </w:tcPr>
          <w:p w14:paraId="359B3DD5" w14:textId="77777777" w:rsidR="00AD3554" w:rsidRPr="008C1DA1" w:rsidRDefault="00AD3554" w:rsidP="00817E47">
            <w:pPr>
              <w:spacing w:before="0" w:line="240" w:lineRule="auto"/>
              <w:contextualSpacing w:val="0"/>
              <w:rPr>
                <w:ins w:id="2932" w:author="Phuong Truong Thi" w:date="2024-10-16T00:56:00Z"/>
                <w:rFonts w:ascii="Times New Roman" w:eastAsia="Times New Roman" w:hAnsi="Times New Roman"/>
                <w:sz w:val="24"/>
                <w:szCs w:val="24"/>
                <w:lang w:eastAsia="vi-VN"/>
              </w:rPr>
            </w:pPr>
            <w:ins w:id="2933" w:author="Phuong Truong Thi" w:date="2024-10-16T00:56:00Z">
              <w:r w:rsidRPr="008C1DA1">
                <w:rPr>
                  <w:rFonts w:ascii="Times New Roman" w:eastAsia="Times New Roman" w:hAnsi="Times New Roman"/>
                  <w:sz w:val="24"/>
                  <w:szCs w:val="24"/>
                  <w:lang w:eastAsia="vi-VN"/>
                </w:rPr>
                <w:t>Thông tin phân khúc AF</w:t>
              </w:r>
            </w:ins>
          </w:p>
        </w:tc>
      </w:tr>
      <w:tr w:rsidR="00AD3554" w:rsidRPr="00AD0E1A" w14:paraId="05C49288" w14:textId="77777777" w:rsidTr="7F5A6C64">
        <w:trPr>
          <w:trHeight w:val="276"/>
          <w:ins w:id="2934" w:author="Phuong Truong Thi" w:date="2024-10-16T00:56:00Z"/>
        </w:trPr>
        <w:tc>
          <w:tcPr>
            <w:tcW w:w="720" w:type="dxa"/>
            <w:shd w:val="clear" w:color="auto" w:fill="auto"/>
            <w:vAlign w:val="center"/>
          </w:tcPr>
          <w:p w14:paraId="5258107C" w14:textId="77777777" w:rsidR="00AD3554" w:rsidRPr="005A1D22" w:rsidRDefault="00AD3554" w:rsidP="00817E47">
            <w:pPr>
              <w:pStyle w:val="ListParagraph"/>
              <w:numPr>
                <w:ilvl w:val="0"/>
                <w:numId w:val="61"/>
              </w:numPr>
              <w:spacing w:before="0" w:line="240" w:lineRule="auto"/>
              <w:contextualSpacing w:val="0"/>
              <w:jc w:val="left"/>
              <w:rPr>
                <w:ins w:id="2935" w:author="Phuong Truong Thi" w:date="2024-10-16T00:56:00Z"/>
                <w:rFonts w:eastAsia="Times New Roman"/>
                <w:szCs w:val="24"/>
                <w:lang w:val="vi-VN" w:eastAsia="vi-VN"/>
              </w:rPr>
            </w:pPr>
          </w:p>
        </w:tc>
        <w:tc>
          <w:tcPr>
            <w:tcW w:w="1355" w:type="dxa"/>
            <w:shd w:val="clear" w:color="auto" w:fill="auto"/>
            <w:vAlign w:val="center"/>
          </w:tcPr>
          <w:p w14:paraId="177D49AE" w14:textId="77777777" w:rsidR="00AD3554" w:rsidRPr="005A1D22" w:rsidRDefault="00AD3554" w:rsidP="00817E47">
            <w:pPr>
              <w:spacing w:before="0" w:line="240" w:lineRule="auto"/>
              <w:contextualSpacing w:val="0"/>
              <w:rPr>
                <w:ins w:id="2936" w:author="Phuong Truong Thi" w:date="2024-10-16T00:56:00Z"/>
                <w:rFonts w:ascii="Times New Roman" w:hAnsi="Times New Roman"/>
                <w:color w:val="000000"/>
                <w:sz w:val="24"/>
                <w:szCs w:val="24"/>
              </w:rPr>
            </w:pPr>
            <w:ins w:id="2937" w:author="Phuong Truong Thi" w:date="2024-10-16T00:56:00Z">
              <w:r w:rsidRPr="005A1D22">
                <w:rPr>
                  <w:rFonts w:ascii="Times New Roman" w:hAnsi="Times New Roman"/>
                  <w:color w:val="000000"/>
                  <w:sz w:val="24"/>
                  <w:szCs w:val="24"/>
                </w:rPr>
                <w:t>Nhóm định danh KH</w:t>
              </w:r>
            </w:ins>
          </w:p>
        </w:tc>
        <w:tc>
          <w:tcPr>
            <w:tcW w:w="2610" w:type="dxa"/>
            <w:vAlign w:val="center"/>
          </w:tcPr>
          <w:p w14:paraId="3C804984" w14:textId="77777777" w:rsidR="00AD3554" w:rsidRPr="008C1DA1" w:rsidRDefault="00AD3554" w:rsidP="00817E47">
            <w:pPr>
              <w:spacing w:before="0" w:line="240" w:lineRule="auto"/>
              <w:contextualSpacing w:val="0"/>
              <w:jc w:val="left"/>
              <w:rPr>
                <w:ins w:id="2938" w:author="Phuong Truong Thi" w:date="2024-10-16T00:56:00Z"/>
                <w:rFonts w:ascii="Times New Roman" w:eastAsia="Times New Roman" w:hAnsi="Times New Roman"/>
                <w:sz w:val="24"/>
                <w:szCs w:val="24"/>
                <w:lang w:eastAsia="vi-VN"/>
              </w:rPr>
            </w:pPr>
            <w:ins w:id="2939" w:author="Phuong Truong Thi" w:date="2024-10-16T00:56:00Z">
              <w:r w:rsidRPr="008C1DA1">
                <w:rPr>
                  <w:rFonts w:ascii="Times New Roman" w:hAnsi="Times New Roman"/>
                  <w:color w:val="000000"/>
                  <w:sz w:val="24"/>
                  <w:szCs w:val="24"/>
                </w:rPr>
                <w:t>Vip group</w:t>
              </w:r>
              <w:r w:rsidRPr="008C1DA1">
                <w:rPr>
                  <w:rFonts w:ascii="Times New Roman" w:hAnsi="Times New Roman"/>
                  <w:color w:val="000000"/>
                  <w:sz w:val="24"/>
                  <w:szCs w:val="24"/>
                </w:rPr>
                <w:br/>
                <w:t>Phân loại KH Vip theo nhóm điều kiện định danh ( Ví dụ AUM, CASA, EX, FAMILY, STAFF, HOMELOAN, VNA..  )</w:t>
              </w:r>
            </w:ins>
          </w:p>
        </w:tc>
        <w:tc>
          <w:tcPr>
            <w:tcW w:w="1080" w:type="dxa"/>
          </w:tcPr>
          <w:p w14:paraId="2091145D" w14:textId="77777777" w:rsidR="00AD3554" w:rsidRPr="008B48C5" w:rsidRDefault="00AD3554" w:rsidP="00817E47">
            <w:pPr>
              <w:spacing w:before="0" w:line="240" w:lineRule="auto"/>
              <w:contextualSpacing w:val="0"/>
              <w:rPr>
                <w:ins w:id="2940" w:author="Phuong Truong Thi" w:date="2024-10-16T00:56:00Z"/>
                <w:rFonts w:ascii="Times New Roman" w:eastAsia="Times New Roman" w:hAnsi="Times New Roman"/>
                <w:sz w:val="24"/>
                <w:szCs w:val="24"/>
                <w:lang w:eastAsia="vi-VN"/>
              </w:rPr>
            </w:pPr>
            <w:ins w:id="2941" w:author="Phuong Truong Thi" w:date="2024-10-16T00:56:00Z">
              <w:r w:rsidRPr="002C5AA5">
                <w:rPr>
                  <w:rFonts w:ascii="Times New Roman" w:hAnsi="Times New Roman"/>
                  <w:color w:val="000000"/>
                  <w:sz w:val="24"/>
                  <w:szCs w:val="24"/>
                  <w:lang w:val="vi-VN"/>
                </w:rPr>
                <w:t>EZ/T24</w:t>
              </w:r>
            </w:ins>
          </w:p>
        </w:tc>
        <w:tc>
          <w:tcPr>
            <w:tcW w:w="1271" w:type="dxa"/>
          </w:tcPr>
          <w:p w14:paraId="78C6EB3B" w14:textId="3B41698F" w:rsidR="00AD3554" w:rsidRDefault="00525739" w:rsidP="00817E47">
            <w:pPr>
              <w:spacing w:before="0" w:line="240" w:lineRule="auto"/>
              <w:contextualSpacing w:val="0"/>
              <w:rPr>
                <w:ins w:id="2942"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023B2029" w14:textId="77777777" w:rsidR="00AD3554" w:rsidRPr="00AD0E1A" w:rsidRDefault="00AD3554" w:rsidP="00817E47">
            <w:pPr>
              <w:spacing w:before="0" w:line="240" w:lineRule="auto"/>
              <w:contextualSpacing w:val="0"/>
              <w:rPr>
                <w:ins w:id="2943" w:author="Phuong Truong Thi" w:date="2024-10-16T00:56:00Z"/>
                <w:rFonts w:ascii="Times New Roman" w:eastAsia="Times New Roman" w:hAnsi="Times New Roman"/>
                <w:color w:val="FF0000"/>
                <w:sz w:val="24"/>
                <w:szCs w:val="24"/>
                <w:lang w:eastAsia="vi-VN"/>
              </w:rPr>
            </w:pPr>
          </w:p>
        </w:tc>
        <w:tc>
          <w:tcPr>
            <w:tcW w:w="1063" w:type="dxa"/>
          </w:tcPr>
          <w:p w14:paraId="314D83C3" w14:textId="77777777" w:rsidR="00AD3554" w:rsidRDefault="00AD3554" w:rsidP="00817E47">
            <w:pPr>
              <w:spacing w:before="0" w:line="240" w:lineRule="auto"/>
              <w:contextualSpacing w:val="0"/>
              <w:jc w:val="center"/>
              <w:rPr>
                <w:ins w:id="2944" w:author="Phuong Truong Thi" w:date="2024-10-16T00:56:00Z"/>
                <w:rFonts w:ascii="Times New Roman" w:eastAsia="Times New Roman" w:hAnsi="Times New Roman"/>
                <w:sz w:val="24"/>
                <w:szCs w:val="24"/>
                <w:lang w:eastAsia="vi-VN"/>
              </w:rPr>
            </w:pPr>
            <w:ins w:id="2945" w:author="Phuong Truong Thi" w:date="2024-10-16T00:56:00Z">
              <w:r>
                <w:rPr>
                  <w:rFonts w:ascii="Times New Roman" w:eastAsia="Times New Roman" w:hAnsi="Times New Roman"/>
                  <w:sz w:val="24"/>
                  <w:szCs w:val="24"/>
                  <w:lang w:eastAsia="vi-VN"/>
                </w:rPr>
                <w:t>N</w:t>
              </w:r>
            </w:ins>
          </w:p>
        </w:tc>
      </w:tr>
      <w:tr w:rsidR="00AD3554" w:rsidRPr="00AD0E1A" w14:paraId="364EF975" w14:textId="77777777" w:rsidTr="7F5A6C64">
        <w:trPr>
          <w:trHeight w:val="276"/>
          <w:ins w:id="2946" w:author="Phuong Truong Thi" w:date="2024-10-16T00:56:00Z"/>
        </w:trPr>
        <w:tc>
          <w:tcPr>
            <w:tcW w:w="720" w:type="dxa"/>
            <w:shd w:val="clear" w:color="auto" w:fill="auto"/>
            <w:vAlign w:val="center"/>
          </w:tcPr>
          <w:p w14:paraId="613628D9" w14:textId="77777777" w:rsidR="00AD3554" w:rsidRPr="005A1D22" w:rsidRDefault="00AD3554" w:rsidP="00817E47">
            <w:pPr>
              <w:pStyle w:val="ListParagraph"/>
              <w:numPr>
                <w:ilvl w:val="0"/>
                <w:numId w:val="61"/>
              </w:numPr>
              <w:spacing w:before="0" w:line="240" w:lineRule="auto"/>
              <w:contextualSpacing w:val="0"/>
              <w:jc w:val="left"/>
              <w:rPr>
                <w:ins w:id="2947" w:author="Phuong Truong Thi" w:date="2024-10-16T00:56:00Z"/>
                <w:rFonts w:eastAsia="Times New Roman"/>
                <w:szCs w:val="24"/>
                <w:lang w:val="vi-VN" w:eastAsia="vi-VN"/>
              </w:rPr>
            </w:pPr>
          </w:p>
        </w:tc>
        <w:tc>
          <w:tcPr>
            <w:tcW w:w="1355" w:type="dxa"/>
            <w:shd w:val="clear" w:color="auto" w:fill="auto"/>
            <w:vAlign w:val="center"/>
          </w:tcPr>
          <w:p w14:paraId="75C9E492" w14:textId="77777777" w:rsidR="00AD3554" w:rsidRPr="005A1D22" w:rsidRDefault="00AD3554" w:rsidP="00817E47">
            <w:pPr>
              <w:spacing w:before="0" w:line="240" w:lineRule="auto"/>
              <w:contextualSpacing w:val="0"/>
              <w:rPr>
                <w:ins w:id="2948" w:author="Phuong Truong Thi" w:date="2024-10-16T00:56:00Z"/>
                <w:rFonts w:ascii="Times New Roman" w:hAnsi="Times New Roman"/>
                <w:color w:val="000000"/>
                <w:sz w:val="24"/>
                <w:szCs w:val="24"/>
              </w:rPr>
            </w:pPr>
            <w:ins w:id="2949" w:author="Phuong Truong Thi" w:date="2024-10-16T00:56:00Z">
              <w:r w:rsidRPr="005A1D22">
                <w:rPr>
                  <w:rFonts w:ascii="Times New Roman" w:hAnsi="Times New Roman"/>
                  <w:color w:val="000000"/>
                  <w:sz w:val="24"/>
                  <w:szCs w:val="24"/>
                </w:rPr>
                <w:t>Thông tin chi tiết nhóm KHUT</w:t>
              </w:r>
            </w:ins>
          </w:p>
        </w:tc>
        <w:tc>
          <w:tcPr>
            <w:tcW w:w="2610" w:type="dxa"/>
            <w:vAlign w:val="center"/>
          </w:tcPr>
          <w:p w14:paraId="5D52A9C7" w14:textId="77777777" w:rsidR="00AD3554" w:rsidRPr="008C1DA1" w:rsidRDefault="00AD3554" w:rsidP="00817E47">
            <w:pPr>
              <w:spacing w:before="0" w:line="240" w:lineRule="auto"/>
              <w:contextualSpacing w:val="0"/>
              <w:jc w:val="left"/>
              <w:rPr>
                <w:ins w:id="2950" w:author="Phuong Truong Thi" w:date="2024-10-16T00:56:00Z"/>
                <w:rFonts w:ascii="Times New Roman" w:eastAsia="Times New Roman" w:hAnsi="Times New Roman"/>
                <w:sz w:val="24"/>
                <w:szCs w:val="24"/>
                <w:lang w:eastAsia="vi-VN"/>
              </w:rPr>
            </w:pPr>
            <w:ins w:id="2951" w:author="Phuong Truong Thi" w:date="2024-10-16T00:56:00Z">
              <w:r w:rsidRPr="008C1DA1">
                <w:rPr>
                  <w:rFonts w:ascii="Times New Roman" w:hAnsi="Times New Roman"/>
                  <w:color w:val="000000"/>
                  <w:sz w:val="24"/>
                  <w:szCs w:val="24"/>
                </w:rPr>
                <w:t>Vip Infor</w:t>
              </w:r>
              <w:r w:rsidRPr="008C1DA1">
                <w:rPr>
                  <w:rFonts w:ascii="Times New Roman" w:hAnsi="Times New Roman"/>
                  <w:color w:val="000000"/>
                  <w:sz w:val="24"/>
                  <w:szCs w:val="24"/>
                </w:rPr>
                <w:br/>
                <w:t xml:space="preserve">Thông tin chi tiết KHUT, bổ sung nhiều thông tin hơn cho nhiều mục đích quản lý khách hàng ưu tiên (để có thể nhận diện được các chương trình cho khách hàng) định danh KH ưu tiêu, EX là experience (k đủ đk AUM), Ví dụ VP </w:t>
              </w:r>
              <w:r w:rsidRPr="008C1DA1">
                <w:rPr>
                  <w:rFonts w:ascii="Times New Roman" w:hAnsi="Times New Roman"/>
                  <w:color w:val="000000"/>
                  <w:sz w:val="24"/>
                  <w:szCs w:val="24"/>
                </w:rPr>
                <w:lastRenderedPageBreak/>
                <w:t>Staff, VP Staff Exco, Family con, Family chong, Family BM</w:t>
              </w:r>
            </w:ins>
          </w:p>
        </w:tc>
        <w:tc>
          <w:tcPr>
            <w:tcW w:w="1080" w:type="dxa"/>
          </w:tcPr>
          <w:p w14:paraId="47481122" w14:textId="77777777" w:rsidR="00AD3554" w:rsidRPr="008B48C5" w:rsidRDefault="00AD3554" w:rsidP="00817E47">
            <w:pPr>
              <w:spacing w:before="0" w:line="240" w:lineRule="auto"/>
              <w:contextualSpacing w:val="0"/>
              <w:rPr>
                <w:ins w:id="2952" w:author="Phuong Truong Thi" w:date="2024-10-16T00:56:00Z"/>
                <w:rFonts w:ascii="Times New Roman" w:eastAsia="Times New Roman" w:hAnsi="Times New Roman"/>
                <w:sz w:val="24"/>
                <w:szCs w:val="24"/>
                <w:lang w:eastAsia="vi-VN"/>
              </w:rPr>
            </w:pPr>
            <w:ins w:id="2953" w:author="Phuong Truong Thi" w:date="2024-10-16T00:56:00Z">
              <w:r w:rsidRPr="002C5AA5">
                <w:rPr>
                  <w:rFonts w:ascii="Times New Roman" w:hAnsi="Times New Roman"/>
                  <w:color w:val="000000"/>
                  <w:sz w:val="24"/>
                  <w:szCs w:val="24"/>
                  <w:lang w:val="vi-VN"/>
                </w:rPr>
                <w:lastRenderedPageBreak/>
                <w:t>EZ/T24</w:t>
              </w:r>
            </w:ins>
          </w:p>
        </w:tc>
        <w:tc>
          <w:tcPr>
            <w:tcW w:w="1271" w:type="dxa"/>
          </w:tcPr>
          <w:p w14:paraId="32C61706" w14:textId="323AB363" w:rsidR="00AD3554" w:rsidRDefault="00525739" w:rsidP="00817E47">
            <w:pPr>
              <w:spacing w:before="0" w:line="240" w:lineRule="auto"/>
              <w:contextualSpacing w:val="0"/>
              <w:rPr>
                <w:ins w:id="2954"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46E1A91" w14:textId="77777777" w:rsidR="00AD3554" w:rsidRPr="00AD0E1A" w:rsidRDefault="00AD3554" w:rsidP="00817E47">
            <w:pPr>
              <w:spacing w:before="0" w:line="240" w:lineRule="auto"/>
              <w:contextualSpacing w:val="0"/>
              <w:rPr>
                <w:ins w:id="2955" w:author="Phuong Truong Thi" w:date="2024-10-16T00:56:00Z"/>
                <w:rFonts w:ascii="Times New Roman" w:eastAsia="Times New Roman" w:hAnsi="Times New Roman"/>
                <w:color w:val="FF0000"/>
                <w:sz w:val="24"/>
                <w:szCs w:val="24"/>
                <w:lang w:eastAsia="vi-VN"/>
              </w:rPr>
            </w:pPr>
          </w:p>
        </w:tc>
        <w:tc>
          <w:tcPr>
            <w:tcW w:w="1063" w:type="dxa"/>
          </w:tcPr>
          <w:p w14:paraId="3EFE2144" w14:textId="77777777" w:rsidR="00AD3554" w:rsidRDefault="00AD3554" w:rsidP="00817E47">
            <w:pPr>
              <w:spacing w:before="0" w:line="240" w:lineRule="auto"/>
              <w:contextualSpacing w:val="0"/>
              <w:jc w:val="center"/>
              <w:rPr>
                <w:ins w:id="2956" w:author="Phuong Truong Thi" w:date="2024-10-16T00:56:00Z"/>
                <w:rFonts w:ascii="Times New Roman" w:eastAsia="Times New Roman" w:hAnsi="Times New Roman"/>
                <w:sz w:val="24"/>
                <w:szCs w:val="24"/>
                <w:lang w:eastAsia="vi-VN"/>
              </w:rPr>
            </w:pPr>
            <w:ins w:id="2957" w:author="Phuong Truong Thi" w:date="2024-10-16T00:56:00Z">
              <w:r w:rsidRPr="00AE6384">
                <w:rPr>
                  <w:rFonts w:ascii="Times New Roman" w:eastAsia="Times New Roman" w:hAnsi="Times New Roman"/>
                  <w:sz w:val="24"/>
                  <w:szCs w:val="24"/>
                  <w:lang w:eastAsia="vi-VN"/>
                </w:rPr>
                <w:t>N</w:t>
              </w:r>
            </w:ins>
          </w:p>
        </w:tc>
      </w:tr>
      <w:tr w:rsidR="00AD3554" w:rsidRPr="00AD0E1A" w14:paraId="578818DE" w14:textId="77777777" w:rsidTr="7F5A6C64">
        <w:trPr>
          <w:trHeight w:val="276"/>
          <w:ins w:id="2958" w:author="Phuong Truong Thi" w:date="2024-10-16T00:56:00Z"/>
        </w:trPr>
        <w:tc>
          <w:tcPr>
            <w:tcW w:w="720" w:type="dxa"/>
            <w:shd w:val="clear" w:color="auto" w:fill="auto"/>
            <w:vAlign w:val="center"/>
          </w:tcPr>
          <w:p w14:paraId="0EC4C97C" w14:textId="77777777" w:rsidR="00AD3554" w:rsidRPr="005A1D22" w:rsidRDefault="00AD3554" w:rsidP="00817E47">
            <w:pPr>
              <w:pStyle w:val="ListParagraph"/>
              <w:numPr>
                <w:ilvl w:val="0"/>
                <w:numId w:val="61"/>
              </w:numPr>
              <w:spacing w:before="0" w:line="240" w:lineRule="auto"/>
              <w:contextualSpacing w:val="0"/>
              <w:jc w:val="left"/>
              <w:rPr>
                <w:ins w:id="2959" w:author="Phuong Truong Thi" w:date="2024-10-16T00:56:00Z"/>
                <w:rFonts w:eastAsia="Times New Roman"/>
                <w:szCs w:val="24"/>
                <w:lang w:val="vi-VN" w:eastAsia="vi-VN"/>
              </w:rPr>
            </w:pPr>
          </w:p>
        </w:tc>
        <w:tc>
          <w:tcPr>
            <w:tcW w:w="1355" w:type="dxa"/>
            <w:shd w:val="clear" w:color="auto" w:fill="auto"/>
            <w:vAlign w:val="center"/>
          </w:tcPr>
          <w:p w14:paraId="2E725491" w14:textId="77777777" w:rsidR="00AD3554" w:rsidRPr="00B66378" w:rsidRDefault="00AD3554" w:rsidP="00817E47">
            <w:pPr>
              <w:spacing w:before="0" w:line="240" w:lineRule="auto"/>
              <w:contextualSpacing w:val="0"/>
              <w:rPr>
                <w:ins w:id="2960" w:author="Phuong Truong Thi" w:date="2024-10-16T00:56:00Z"/>
                <w:rFonts w:ascii="Times New Roman" w:hAnsi="Times New Roman"/>
                <w:color w:val="000000"/>
                <w:sz w:val="24"/>
                <w:szCs w:val="24"/>
                <w:lang w:val="vi-VN"/>
              </w:rPr>
            </w:pPr>
            <w:ins w:id="2961" w:author="Phuong Truong Thi" w:date="2024-10-16T00:56:00Z">
              <w:r w:rsidRPr="00B66378">
                <w:rPr>
                  <w:rFonts w:ascii="Times New Roman" w:hAnsi="Times New Roman"/>
                  <w:color w:val="000000"/>
                  <w:sz w:val="24"/>
                  <w:szCs w:val="24"/>
                  <w:lang w:val="vi-VN"/>
                </w:rPr>
                <w:t>Điều kiện thỏa mãn định danh</w:t>
              </w:r>
            </w:ins>
          </w:p>
        </w:tc>
        <w:tc>
          <w:tcPr>
            <w:tcW w:w="2610" w:type="dxa"/>
            <w:vAlign w:val="center"/>
          </w:tcPr>
          <w:p w14:paraId="73231331" w14:textId="77777777" w:rsidR="00AD3554" w:rsidRPr="00B66378" w:rsidRDefault="00AD3554" w:rsidP="00817E47">
            <w:pPr>
              <w:spacing w:before="0" w:line="240" w:lineRule="auto"/>
              <w:contextualSpacing w:val="0"/>
              <w:rPr>
                <w:ins w:id="2962" w:author="Phuong Truong Thi" w:date="2024-10-16T00:56:00Z"/>
                <w:rFonts w:ascii="Times New Roman" w:eastAsia="Times New Roman" w:hAnsi="Times New Roman"/>
                <w:sz w:val="24"/>
                <w:szCs w:val="24"/>
                <w:lang w:val="vi-VN" w:eastAsia="vi-VN"/>
              </w:rPr>
            </w:pPr>
            <w:ins w:id="2963" w:author="Phuong Truong Thi" w:date="2024-10-16T00:56:00Z">
              <w:r w:rsidRPr="00B66378">
                <w:rPr>
                  <w:rFonts w:ascii="Times New Roman" w:hAnsi="Times New Roman"/>
                  <w:color w:val="000000"/>
                  <w:sz w:val="24"/>
                  <w:szCs w:val="24"/>
                  <w:lang w:val="vi-VN"/>
                </w:rPr>
                <w:t>CN_Chuyengiao</w:t>
              </w:r>
              <w:r w:rsidRPr="00B66378">
                <w:rPr>
                  <w:rFonts w:ascii="Times New Roman" w:hAnsi="Times New Roman"/>
                  <w:color w:val="000000"/>
                  <w:sz w:val="24"/>
                  <w:szCs w:val="24"/>
                  <w:lang w:val="vi-VN"/>
                </w:rPr>
                <w:br/>
                <w:t>Tiêu chí/Sản phẩm KH chuyển lên thành khách hàng Core AF</w:t>
              </w:r>
              <w:r w:rsidRPr="00B66378">
                <w:rPr>
                  <w:rFonts w:ascii="Times New Roman" w:hAnsi="Times New Roman"/>
                  <w:color w:val="000000"/>
                  <w:sz w:val="24"/>
                  <w:szCs w:val="24"/>
                  <w:lang w:val="vi-VN"/>
                </w:rPr>
                <w:br/>
                <w:t>theo sản phẩm nào AUM, CASA, HOMELOAN, BANCA..</w:t>
              </w:r>
            </w:ins>
          </w:p>
        </w:tc>
        <w:tc>
          <w:tcPr>
            <w:tcW w:w="1080" w:type="dxa"/>
          </w:tcPr>
          <w:p w14:paraId="23A43ACF" w14:textId="77777777" w:rsidR="00AD3554" w:rsidRPr="008B48C5" w:rsidRDefault="00AD3554" w:rsidP="00817E47">
            <w:pPr>
              <w:spacing w:before="0" w:line="240" w:lineRule="auto"/>
              <w:contextualSpacing w:val="0"/>
              <w:rPr>
                <w:ins w:id="2964" w:author="Phuong Truong Thi" w:date="2024-10-16T00:56:00Z"/>
                <w:rFonts w:ascii="Times New Roman" w:eastAsia="Times New Roman" w:hAnsi="Times New Roman"/>
                <w:sz w:val="24"/>
                <w:szCs w:val="24"/>
                <w:lang w:eastAsia="vi-VN"/>
              </w:rPr>
            </w:pPr>
            <w:ins w:id="2965" w:author="Phuong Truong Thi" w:date="2024-10-16T00:56:00Z">
              <w:r w:rsidRPr="006E7751">
                <w:rPr>
                  <w:rFonts w:ascii="Times New Roman" w:hAnsi="Times New Roman"/>
                  <w:color w:val="000000"/>
                  <w:sz w:val="24"/>
                  <w:szCs w:val="24"/>
                  <w:lang w:val="vi-VN"/>
                </w:rPr>
                <w:t>EZ/T24</w:t>
              </w:r>
            </w:ins>
          </w:p>
        </w:tc>
        <w:tc>
          <w:tcPr>
            <w:tcW w:w="1271" w:type="dxa"/>
          </w:tcPr>
          <w:p w14:paraId="6E70E25A" w14:textId="628BD8DA" w:rsidR="00AD3554" w:rsidRDefault="00525739" w:rsidP="00817E47">
            <w:pPr>
              <w:spacing w:before="0" w:line="240" w:lineRule="auto"/>
              <w:contextualSpacing w:val="0"/>
              <w:rPr>
                <w:ins w:id="2966"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BA877A6" w14:textId="77777777" w:rsidR="00AD3554" w:rsidRPr="00AD0E1A" w:rsidRDefault="00AD3554" w:rsidP="00817E47">
            <w:pPr>
              <w:spacing w:before="0" w:line="240" w:lineRule="auto"/>
              <w:contextualSpacing w:val="0"/>
              <w:rPr>
                <w:ins w:id="2967" w:author="Phuong Truong Thi" w:date="2024-10-16T00:56:00Z"/>
                <w:rFonts w:ascii="Times New Roman" w:eastAsia="Times New Roman" w:hAnsi="Times New Roman"/>
                <w:color w:val="FF0000"/>
                <w:sz w:val="24"/>
                <w:szCs w:val="24"/>
                <w:lang w:eastAsia="vi-VN"/>
              </w:rPr>
            </w:pPr>
          </w:p>
        </w:tc>
        <w:tc>
          <w:tcPr>
            <w:tcW w:w="1063" w:type="dxa"/>
          </w:tcPr>
          <w:p w14:paraId="09031D4F" w14:textId="77777777" w:rsidR="00AD3554" w:rsidRDefault="00AD3554" w:rsidP="00817E47">
            <w:pPr>
              <w:spacing w:before="0" w:line="240" w:lineRule="auto"/>
              <w:contextualSpacing w:val="0"/>
              <w:jc w:val="center"/>
              <w:rPr>
                <w:ins w:id="2968" w:author="Phuong Truong Thi" w:date="2024-10-16T00:56:00Z"/>
                <w:rFonts w:ascii="Times New Roman" w:eastAsia="Times New Roman" w:hAnsi="Times New Roman"/>
                <w:sz w:val="24"/>
                <w:szCs w:val="24"/>
                <w:lang w:eastAsia="vi-VN"/>
              </w:rPr>
            </w:pPr>
            <w:ins w:id="2969" w:author="Phuong Truong Thi" w:date="2024-10-16T00:56:00Z">
              <w:r w:rsidRPr="00AE6384">
                <w:rPr>
                  <w:rFonts w:ascii="Times New Roman" w:eastAsia="Times New Roman" w:hAnsi="Times New Roman"/>
                  <w:sz w:val="24"/>
                  <w:szCs w:val="24"/>
                  <w:lang w:eastAsia="vi-VN"/>
                </w:rPr>
                <w:t>N</w:t>
              </w:r>
            </w:ins>
          </w:p>
        </w:tc>
      </w:tr>
      <w:tr w:rsidR="00AD3554" w:rsidRPr="00AD0E1A" w14:paraId="27787CA9" w14:textId="77777777" w:rsidTr="7F5A6C64">
        <w:trPr>
          <w:trHeight w:val="276"/>
          <w:ins w:id="2970" w:author="Phuong Truong Thi" w:date="2024-10-16T00:56:00Z"/>
        </w:trPr>
        <w:tc>
          <w:tcPr>
            <w:tcW w:w="720" w:type="dxa"/>
            <w:shd w:val="clear" w:color="auto" w:fill="auto"/>
            <w:vAlign w:val="center"/>
          </w:tcPr>
          <w:p w14:paraId="1B2EED31" w14:textId="77777777" w:rsidR="00AD3554" w:rsidRPr="005A1D22" w:rsidRDefault="00AD3554" w:rsidP="00817E47">
            <w:pPr>
              <w:pStyle w:val="ListParagraph"/>
              <w:numPr>
                <w:ilvl w:val="0"/>
                <w:numId w:val="61"/>
              </w:numPr>
              <w:spacing w:before="0" w:line="240" w:lineRule="auto"/>
              <w:contextualSpacing w:val="0"/>
              <w:jc w:val="left"/>
              <w:rPr>
                <w:ins w:id="2971" w:author="Phuong Truong Thi" w:date="2024-10-16T00:56:00Z"/>
                <w:rFonts w:eastAsia="Times New Roman"/>
                <w:szCs w:val="24"/>
                <w:lang w:val="vi-VN" w:eastAsia="vi-VN"/>
              </w:rPr>
            </w:pPr>
          </w:p>
        </w:tc>
        <w:tc>
          <w:tcPr>
            <w:tcW w:w="1355" w:type="dxa"/>
            <w:shd w:val="clear" w:color="auto" w:fill="auto"/>
            <w:vAlign w:val="center"/>
          </w:tcPr>
          <w:p w14:paraId="724E43E5" w14:textId="77777777" w:rsidR="00AD3554" w:rsidRPr="00B66378" w:rsidRDefault="00AD3554" w:rsidP="00817E47">
            <w:pPr>
              <w:spacing w:before="0" w:line="240" w:lineRule="auto"/>
              <w:contextualSpacing w:val="0"/>
              <w:rPr>
                <w:ins w:id="2972" w:author="Phuong Truong Thi" w:date="2024-10-16T00:56:00Z"/>
                <w:rFonts w:ascii="Times New Roman" w:hAnsi="Times New Roman"/>
                <w:color w:val="000000"/>
                <w:sz w:val="24"/>
                <w:szCs w:val="24"/>
                <w:lang w:val="vi-VN"/>
              </w:rPr>
            </w:pPr>
            <w:ins w:id="2973" w:author="Phuong Truong Thi" w:date="2024-10-16T00:56:00Z">
              <w:r w:rsidRPr="00B66378">
                <w:rPr>
                  <w:rFonts w:ascii="Times New Roman" w:hAnsi="Times New Roman"/>
                  <w:color w:val="000000"/>
                  <w:sz w:val="24"/>
                  <w:szCs w:val="24"/>
                  <w:lang w:val="vi-VN"/>
                </w:rPr>
                <w:t>Ghi nhận thông tin KH chuyển đổi AF</w:t>
              </w:r>
            </w:ins>
          </w:p>
        </w:tc>
        <w:tc>
          <w:tcPr>
            <w:tcW w:w="2610" w:type="dxa"/>
            <w:vAlign w:val="center"/>
          </w:tcPr>
          <w:p w14:paraId="3F8F92E4" w14:textId="77777777" w:rsidR="00AD3554" w:rsidRPr="008C1DA1" w:rsidRDefault="00AD3554" w:rsidP="00817E47">
            <w:pPr>
              <w:spacing w:before="0" w:line="240" w:lineRule="auto"/>
              <w:contextualSpacing w:val="0"/>
              <w:rPr>
                <w:ins w:id="2974" w:author="Phuong Truong Thi" w:date="2024-10-16T00:56:00Z"/>
                <w:rFonts w:ascii="Times New Roman" w:eastAsia="Times New Roman" w:hAnsi="Times New Roman"/>
                <w:sz w:val="24"/>
                <w:szCs w:val="24"/>
                <w:lang w:eastAsia="vi-VN"/>
              </w:rPr>
            </w:pPr>
            <w:ins w:id="2975" w:author="Phuong Truong Thi" w:date="2024-10-16T00:56:00Z">
              <w:r w:rsidRPr="008C1DA1">
                <w:rPr>
                  <w:rFonts w:ascii="Times New Roman" w:hAnsi="Times New Roman"/>
                  <w:color w:val="000000"/>
                  <w:sz w:val="24"/>
                  <w:szCs w:val="24"/>
                </w:rPr>
                <w:t>Re Asess AF</w:t>
              </w:r>
              <w:r w:rsidRPr="008C1DA1">
                <w:rPr>
                  <w:rFonts w:ascii="Times New Roman" w:hAnsi="Times New Roman"/>
                  <w:color w:val="000000"/>
                  <w:sz w:val="24"/>
                  <w:szCs w:val="24"/>
                </w:rPr>
                <w:br/>
                <w:t>Ghi nhận thông tin KH chuyển đổi AF</w:t>
              </w:r>
            </w:ins>
          </w:p>
        </w:tc>
        <w:tc>
          <w:tcPr>
            <w:tcW w:w="1080" w:type="dxa"/>
          </w:tcPr>
          <w:p w14:paraId="0203017C" w14:textId="77777777" w:rsidR="00AD3554" w:rsidRPr="008B48C5" w:rsidRDefault="00AD3554" w:rsidP="00817E47">
            <w:pPr>
              <w:spacing w:before="0" w:line="240" w:lineRule="auto"/>
              <w:contextualSpacing w:val="0"/>
              <w:rPr>
                <w:ins w:id="2976" w:author="Phuong Truong Thi" w:date="2024-10-16T00:56:00Z"/>
                <w:rFonts w:ascii="Times New Roman" w:eastAsia="Times New Roman" w:hAnsi="Times New Roman"/>
                <w:sz w:val="24"/>
                <w:szCs w:val="24"/>
                <w:lang w:eastAsia="vi-VN"/>
              </w:rPr>
            </w:pPr>
            <w:ins w:id="2977" w:author="Phuong Truong Thi" w:date="2024-10-16T00:56:00Z">
              <w:r w:rsidRPr="006E7751">
                <w:rPr>
                  <w:rFonts w:ascii="Times New Roman" w:hAnsi="Times New Roman"/>
                  <w:color w:val="000000"/>
                  <w:sz w:val="24"/>
                  <w:szCs w:val="24"/>
                  <w:lang w:val="vi-VN"/>
                </w:rPr>
                <w:t>EZ/T24</w:t>
              </w:r>
            </w:ins>
          </w:p>
        </w:tc>
        <w:tc>
          <w:tcPr>
            <w:tcW w:w="1271" w:type="dxa"/>
          </w:tcPr>
          <w:p w14:paraId="485C9E8E" w14:textId="05F2AD68" w:rsidR="00AD3554" w:rsidRDefault="00525739" w:rsidP="00817E47">
            <w:pPr>
              <w:spacing w:before="0" w:line="240" w:lineRule="auto"/>
              <w:contextualSpacing w:val="0"/>
              <w:rPr>
                <w:ins w:id="2978"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243B8362" w14:textId="77777777" w:rsidR="00AD3554" w:rsidRPr="00AD0E1A" w:rsidRDefault="00AD3554" w:rsidP="00817E47">
            <w:pPr>
              <w:spacing w:before="0" w:line="240" w:lineRule="auto"/>
              <w:contextualSpacing w:val="0"/>
              <w:rPr>
                <w:ins w:id="2979" w:author="Phuong Truong Thi" w:date="2024-10-16T00:56:00Z"/>
                <w:rFonts w:ascii="Times New Roman" w:eastAsia="Times New Roman" w:hAnsi="Times New Roman"/>
                <w:color w:val="FF0000"/>
                <w:sz w:val="24"/>
                <w:szCs w:val="24"/>
                <w:lang w:eastAsia="vi-VN"/>
              </w:rPr>
            </w:pPr>
          </w:p>
        </w:tc>
        <w:tc>
          <w:tcPr>
            <w:tcW w:w="1063" w:type="dxa"/>
          </w:tcPr>
          <w:p w14:paraId="1A2C1042" w14:textId="77777777" w:rsidR="00AD3554" w:rsidRDefault="00AD3554" w:rsidP="00817E47">
            <w:pPr>
              <w:spacing w:before="0" w:line="240" w:lineRule="auto"/>
              <w:contextualSpacing w:val="0"/>
              <w:jc w:val="center"/>
              <w:rPr>
                <w:ins w:id="2980" w:author="Phuong Truong Thi" w:date="2024-10-16T00:56:00Z"/>
                <w:rFonts w:ascii="Times New Roman" w:eastAsia="Times New Roman" w:hAnsi="Times New Roman"/>
                <w:sz w:val="24"/>
                <w:szCs w:val="24"/>
                <w:lang w:eastAsia="vi-VN"/>
              </w:rPr>
            </w:pPr>
            <w:ins w:id="2981" w:author="Phuong Truong Thi" w:date="2024-10-16T00:56:00Z">
              <w:r w:rsidRPr="00AE6384">
                <w:rPr>
                  <w:rFonts w:ascii="Times New Roman" w:eastAsia="Times New Roman" w:hAnsi="Times New Roman"/>
                  <w:sz w:val="24"/>
                  <w:szCs w:val="24"/>
                  <w:lang w:eastAsia="vi-VN"/>
                </w:rPr>
                <w:t>N</w:t>
              </w:r>
            </w:ins>
          </w:p>
        </w:tc>
      </w:tr>
      <w:tr w:rsidR="00AD3554" w:rsidRPr="00AD0E1A" w14:paraId="06528A41" w14:textId="77777777" w:rsidTr="7F5A6C64">
        <w:trPr>
          <w:trHeight w:val="276"/>
          <w:ins w:id="2982" w:author="Phuong Truong Thi" w:date="2024-10-16T00:56:00Z"/>
        </w:trPr>
        <w:tc>
          <w:tcPr>
            <w:tcW w:w="9162" w:type="dxa"/>
            <w:gridSpan w:val="7"/>
          </w:tcPr>
          <w:p w14:paraId="13217A03" w14:textId="77777777" w:rsidR="00AD3554" w:rsidRPr="00AE6384" w:rsidRDefault="00AD3554" w:rsidP="00817E47">
            <w:pPr>
              <w:spacing w:before="0" w:line="240" w:lineRule="auto"/>
              <w:contextualSpacing w:val="0"/>
              <w:jc w:val="left"/>
              <w:rPr>
                <w:ins w:id="2983" w:author="Phuong Truong Thi" w:date="2024-10-16T00:56:00Z"/>
                <w:rFonts w:ascii="Times New Roman" w:eastAsia="Times New Roman" w:hAnsi="Times New Roman"/>
                <w:sz w:val="24"/>
                <w:szCs w:val="24"/>
                <w:lang w:eastAsia="vi-VN"/>
              </w:rPr>
            </w:pPr>
            <w:ins w:id="2984" w:author="Phuong Truong Thi" w:date="2024-10-16T00:56:00Z">
              <w:r>
                <w:rPr>
                  <w:rFonts w:ascii="Times New Roman" w:eastAsia="Times New Roman" w:hAnsi="Times New Roman"/>
                  <w:sz w:val="24"/>
                  <w:szCs w:val="24"/>
                  <w:lang w:eastAsia="vi-VN"/>
                </w:rPr>
                <w:t>Thông tin phân khúc MAF</w:t>
              </w:r>
            </w:ins>
          </w:p>
        </w:tc>
      </w:tr>
      <w:tr w:rsidR="00AD3554" w:rsidRPr="00AD0E1A" w14:paraId="6CAFC7E7" w14:textId="77777777" w:rsidTr="7F5A6C64">
        <w:trPr>
          <w:trHeight w:val="276"/>
          <w:ins w:id="2985" w:author="Phuong Truong Thi" w:date="2024-10-16T00:56:00Z"/>
        </w:trPr>
        <w:tc>
          <w:tcPr>
            <w:tcW w:w="720" w:type="dxa"/>
            <w:shd w:val="clear" w:color="auto" w:fill="auto"/>
            <w:vAlign w:val="center"/>
          </w:tcPr>
          <w:p w14:paraId="278E85D4" w14:textId="77777777" w:rsidR="00AD3554" w:rsidRPr="005A1D22" w:rsidRDefault="00AD3554" w:rsidP="00817E47">
            <w:pPr>
              <w:pStyle w:val="ListParagraph"/>
              <w:numPr>
                <w:ilvl w:val="0"/>
                <w:numId w:val="61"/>
              </w:numPr>
              <w:spacing w:before="0" w:line="240" w:lineRule="auto"/>
              <w:contextualSpacing w:val="0"/>
              <w:jc w:val="left"/>
              <w:rPr>
                <w:ins w:id="2986" w:author="Phuong Truong Thi" w:date="2024-10-16T00:56:00Z"/>
                <w:rFonts w:eastAsia="Times New Roman"/>
                <w:szCs w:val="24"/>
                <w:lang w:val="vi-VN" w:eastAsia="vi-VN"/>
              </w:rPr>
            </w:pPr>
          </w:p>
        </w:tc>
        <w:tc>
          <w:tcPr>
            <w:tcW w:w="1355" w:type="dxa"/>
            <w:shd w:val="clear" w:color="auto" w:fill="auto"/>
            <w:vAlign w:val="center"/>
          </w:tcPr>
          <w:p w14:paraId="21B0E1EC" w14:textId="77777777" w:rsidR="00AD3554" w:rsidRPr="005A1D22" w:rsidRDefault="00AD3554" w:rsidP="00817E47">
            <w:pPr>
              <w:spacing w:before="0" w:line="240" w:lineRule="auto"/>
              <w:contextualSpacing w:val="0"/>
              <w:rPr>
                <w:ins w:id="2987" w:author="Phuong Truong Thi" w:date="2024-10-16T00:56:00Z"/>
                <w:rFonts w:ascii="Times New Roman" w:hAnsi="Times New Roman"/>
                <w:color w:val="000000"/>
                <w:sz w:val="24"/>
                <w:szCs w:val="24"/>
              </w:rPr>
            </w:pPr>
            <w:ins w:id="2988" w:author="Phuong Truong Thi" w:date="2024-10-16T00:56:00Z">
              <w:r w:rsidRPr="005A1D22">
                <w:rPr>
                  <w:rFonts w:ascii="Times New Roman" w:hAnsi="Times New Roman"/>
                  <w:color w:val="000000"/>
                  <w:sz w:val="24"/>
                  <w:szCs w:val="24"/>
                </w:rPr>
                <w:t>Chân dung khách hàng</w:t>
              </w:r>
            </w:ins>
          </w:p>
        </w:tc>
        <w:tc>
          <w:tcPr>
            <w:tcW w:w="2610" w:type="dxa"/>
            <w:vAlign w:val="center"/>
          </w:tcPr>
          <w:p w14:paraId="19D7CE4A" w14:textId="77777777" w:rsidR="00AD3554" w:rsidRPr="008C1DA1" w:rsidRDefault="00AD3554" w:rsidP="00817E47">
            <w:pPr>
              <w:spacing w:before="0" w:line="240" w:lineRule="auto"/>
              <w:contextualSpacing w:val="0"/>
              <w:rPr>
                <w:ins w:id="2989" w:author="Phuong Truong Thi" w:date="2024-10-16T00:56:00Z"/>
                <w:rFonts w:ascii="Times New Roman" w:eastAsia="Times New Roman" w:hAnsi="Times New Roman"/>
                <w:sz w:val="24"/>
                <w:szCs w:val="24"/>
                <w:lang w:eastAsia="vi-VN"/>
              </w:rPr>
            </w:pPr>
            <w:ins w:id="2990" w:author="Phuong Truong Thi" w:date="2024-10-16T00:56:00Z">
              <w:r w:rsidRPr="008C1DA1">
                <w:rPr>
                  <w:rFonts w:ascii="Times New Roman" w:hAnsi="Times New Roman"/>
                  <w:color w:val="000000"/>
                  <w:sz w:val="24"/>
                  <w:szCs w:val="24"/>
                </w:rPr>
                <w:t>Tactical Segment</w:t>
              </w:r>
              <w:r w:rsidRPr="008C1DA1">
                <w:rPr>
                  <w:rFonts w:ascii="Times New Roman" w:hAnsi="Times New Roman"/>
                  <w:color w:val="000000"/>
                  <w:sz w:val="24"/>
                  <w:szCs w:val="24"/>
                </w:rPr>
                <w:br/>
                <w:t>Chân dung khách hàng MAF (loại chân dung investor, family, salaried,...)</w:t>
              </w:r>
            </w:ins>
          </w:p>
        </w:tc>
        <w:tc>
          <w:tcPr>
            <w:tcW w:w="1080" w:type="dxa"/>
          </w:tcPr>
          <w:p w14:paraId="07119F2A" w14:textId="77777777" w:rsidR="00AD3554" w:rsidRPr="008A7753" w:rsidRDefault="00AD3554" w:rsidP="00817E47">
            <w:pPr>
              <w:spacing w:before="0" w:line="240" w:lineRule="auto"/>
              <w:contextualSpacing w:val="0"/>
              <w:rPr>
                <w:ins w:id="2991" w:author="Phuong Truong Thi" w:date="2024-10-16T00:56:00Z"/>
                <w:rFonts w:ascii="Times New Roman" w:eastAsia="Times New Roman" w:hAnsi="Times New Roman"/>
                <w:sz w:val="24"/>
                <w:szCs w:val="24"/>
                <w:lang w:eastAsia="vi-VN"/>
              </w:rPr>
            </w:pPr>
            <w:ins w:id="2992" w:author="Phuong Truong Thi" w:date="2024-10-16T00:56:00Z">
              <w:r w:rsidRPr="008B6A2F">
                <w:rPr>
                  <w:rFonts w:ascii="Times New Roman" w:hAnsi="Times New Roman"/>
                  <w:color w:val="000000"/>
                  <w:sz w:val="24"/>
                  <w:szCs w:val="24"/>
                  <w:lang w:val="vi-VN"/>
                </w:rPr>
                <w:t>EZ/T24</w:t>
              </w:r>
            </w:ins>
          </w:p>
        </w:tc>
        <w:tc>
          <w:tcPr>
            <w:tcW w:w="1271" w:type="dxa"/>
          </w:tcPr>
          <w:p w14:paraId="4A13BD2A" w14:textId="0F539134" w:rsidR="00AD3554" w:rsidRDefault="00525739" w:rsidP="00817E47">
            <w:pPr>
              <w:spacing w:before="0" w:line="240" w:lineRule="auto"/>
              <w:contextualSpacing w:val="0"/>
              <w:rPr>
                <w:ins w:id="2993"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24CC2DB" w14:textId="77777777" w:rsidR="00AD3554" w:rsidRPr="00AD0E1A" w:rsidRDefault="00AD3554" w:rsidP="00817E47">
            <w:pPr>
              <w:spacing w:before="0" w:line="240" w:lineRule="auto"/>
              <w:contextualSpacing w:val="0"/>
              <w:rPr>
                <w:ins w:id="2994" w:author="Phuong Truong Thi" w:date="2024-10-16T00:56:00Z"/>
                <w:rFonts w:ascii="Times New Roman" w:eastAsia="Times New Roman" w:hAnsi="Times New Roman"/>
                <w:color w:val="FF0000"/>
                <w:sz w:val="24"/>
                <w:szCs w:val="24"/>
                <w:lang w:eastAsia="vi-VN"/>
              </w:rPr>
            </w:pPr>
          </w:p>
        </w:tc>
        <w:tc>
          <w:tcPr>
            <w:tcW w:w="1063" w:type="dxa"/>
          </w:tcPr>
          <w:p w14:paraId="05DC3A28" w14:textId="77777777" w:rsidR="00AD3554" w:rsidRDefault="00AD3554" w:rsidP="00817E47">
            <w:pPr>
              <w:spacing w:before="0" w:line="240" w:lineRule="auto"/>
              <w:contextualSpacing w:val="0"/>
              <w:jc w:val="center"/>
              <w:rPr>
                <w:ins w:id="2995" w:author="Phuong Truong Thi" w:date="2024-10-16T00:56:00Z"/>
                <w:rFonts w:ascii="Times New Roman" w:eastAsia="Times New Roman" w:hAnsi="Times New Roman"/>
                <w:sz w:val="24"/>
                <w:szCs w:val="24"/>
                <w:lang w:eastAsia="vi-VN"/>
              </w:rPr>
            </w:pPr>
            <w:ins w:id="2996" w:author="Phuong Truong Thi" w:date="2024-10-16T00:56:00Z">
              <w:r w:rsidRPr="00FA1201">
                <w:rPr>
                  <w:rFonts w:ascii="Times New Roman" w:eastAsia="Times New Roman" w:hAnsi="Times New Roman"/>
                  <w:sz w:val="24"/>
                  <w:szCs w:val="24"/>
                  <w:lang w:eastAsia="vi-VN"/>
                </w:rPr>
                <w:t>N</w:t>
              </w:r>
            </w:ins>
          </w:p>
        </w:tc>
      </w:tr>
      <w:tr w:rsidR="00AD3554" w:rsidRPr="00AD0E1A" w14:paraId="61B0E77A" w14:textId="77777777" w:rsidTr="7F5A6C64">
        <w:trPr>
          <w:trHeight w:val="276"/>
          <w:ins w:id="2997" w:author="Phuong Truong Thi" w:date="2024-10-16T00:56:00Z"/>
        </w:trPr>
        <w:tc>
          <w:tcPr>
            <w:tcW w:w="720" w:type="dxa"/>
            <w:shd w:val="clear" w:color="auto" w:fill="auto"/>
            <w:vAlign w:val="center"/>
          </w:tcPr>
          <w:p w14:paraId="2E94CBAD" w14:textId="77777777" w:rsidR="00AD3554" w:rsidRPr="005A1D22" w:rsidRDefault="00AD3554" w:rsidP="00817E47">
            <w:pPr>
              <w:pStyle w:val="ListParagraph"/>
              <w:numPr>
                <w:ilvl w:val="0"/>
                <w:numId w:val="61"/>
              </w:numPr>
              <w:spacing w:before="0" w:line="240" w:lineRule="auto"/>
              <w:contextualSpacing w:val="0"/>
              <w:jc w:val="left"/>
              <w:rPr>
                <w:ins w:id="2998" w:author="Phuong Truong Thi" w:date="2024-10-16T00:56:00Z"/>
                <w:rFonts w:eastAsia="Times New Roman"/>
                <w:szCs w:val="24"/>
                <w:lang w:val="vi-VN" w:eastAsia="vi-VN"/>
              </w:rPr>
            </w:pPr>
          </w:p>
        </w:tc>
        <w:tc>
          <w:tcPr>
            <w:tcW w:w="1355" w:type="dxa"/>
            <w:shd w:val="clear" w:color="auto" w:fill="auto"/>
            <w:vAlign w:val="center"/>
          </w:tcPr>
          <w:p w14:paraId="1D566EE9" w14:textId="77777777" w:rsidR="00AD3554" w:rsidRPr="00B66378" w:rsidRDefault="00AD3554" w:rsidP="00817E47">
            <w:pPr>
              <w:spacing w:before="0" w:line="240" w:lineRule="auto"/>
              <w:contextualSpacing w:val="0"/>
              <w:rPr>
                <w:ins w:id="2999" w:author="Phuong Truong Thi" w:date="2024-10-16T00:56:00Z"/>
                <w:rFonts w:ascii="Times New Roman" w:hAnsi="Times New Roman"/>
                <w:color w:val="000000"/>
                <w:sz w:val="24"/>
                <w:szCs w:val="24"/>
                <w:lang w:val="vi-VN"/>
              </w:rPr>
            </w:pPr>
            <w:ins w:id="3000" w:author="Phuong Truong Thi" w:date="2024-10-16T00:56:00Z">
              <w:r w:rsidRPr="00B66378">
                <w:rPr>
                  <w:rFonts w:ascii="Times New Roman" w:hAnsi="Times New Roman"/>
                  <w:color w:val="000000"/>
                  <w:sz w:val="24"/>
                  <w:szCs w:val="24"/>
                  <w:lang w:val="vi-VN"/>
                </w:rPr>
                <w:t>Tiêu chí vào phân hạng</w:t>
              </w:r>
            </w:ins>
          </w:p>
        </w:tc>
        <w:tc>
          <w:tcPr>
            <w:tcW w:w="2610" w:type="dxa"/>
            <w:vAlign w:val="center"/>
          </w:tcPr>
          <w:p w14:paraId="17E9A9ED" w14:textId="77777777" w:rsidR="00AD3554" w:rsidRPr="00B66378" w:rsidRDefault="00AD3554" w:rsidP="00817E47">
            <w:pPr>
              <w:spacing w:before="0" w:line="240" w:lineRule="auto"/>
              <w:contextualSpacing w:val="0"/>
              <w:rPr>
                <w:ins w:id="3001" w:author="Phuong Truong Thi" w:date="2024-10-16T00:56:00Z"/>
                <w:rFonts w:ascii="Times New Roman" w:eastAsia="Times New Roman" w:hAnsi="Times New Roman"/>
                <w:sz w:val="24"/>
                <w:szCs w:val="24"/>
                <w:lang w:val="vi-VN" w:eastAsia="vi-VN"/>
              </w:rPr>
            </w:pPr>
            <w:ins w:id="3002" w:author="Phuong Truong Thi" w:date="2024-10-16T00:56:00Z">
              <w:r w:rsidRPr="00B66378">
                <w:rPr>
                  <w:rFonts w:ascii="Times New Roman" w:hAnsi="Times New Roman"/>
                  <w:color w:val="000000"/>
                  <w:sz w:val="24"/>
                  <w:szCs w:val="24"/>
                  <w:lang w:val="vi-VN"/>
                </w:rPr>
                <w:t>Maf_Identype: Điều kiện KH thỏa mãn tại thời điểm định danh</w:t>
              </w:r>
            </w:ins>
          </w:p>
        </w:tc>
        <w:tc>
          <w:tcPr>
            <w:tcW w:w="1080" w:type="dxa"/>
          </w:tcPr>
          <w:p w14:paraId="7A28B54C" w14:textId="77777777" w:rsidR="00AD3554" w:rsidRPr="008A7753" w:rsidRDefault="00AD3554" w:rsidP="00817E47">
            <w:pPr>
              <w:spacing w:before="0" w:line="240" w:lineRule="auto"/>
              <w:contextualSpacing w:val="0"/>
              <w:rPr>
                <w:ins w:id="3003" w:author="Phuong Truong Thi" w:date="2024-10-16T00:56:00Z"/>
                <w:rFonts w:ascii="Times New Roman" w:eastAsia="Times New Roman" w:hAnsi="Times New Roman"/>
                <w:sz w:val="24"/>
                <w:szCs w:val="24"/>
                <w:lang w:eastAsia="vi-VN"/>
              </w:rPr>
            </w:pPr>
            <w:ins w:id="3004" w:author="Phuong Truong Thi" w:date="2024-10-16T00:56:00Z">
              <w:r w:rsidRPr="008B6A2F">
                <w:rPr>
                  <w:rFonts w:ascii="Times New Roman" w:hAnsi="Times New Roman"/>
                  <w:color w:val="000000"/>
                  <w:sz w:val="24"/>
                  <w:szCs w:val="24"/>
                  <w:lang w:val="vi-VN"/>
                </w:rPr>
                <w:t>EZ/T24</w:t>
              </w:r>
            </w:ins>
          </w:p>
        </w:tc>
        <w:tc>
          <w:tcPr>
            <w:tcW w:w="1271" w:type="dxa"/>
          </w:tcPr>
          <w:p w14:paraId="06C01A67" w14:textId="6782B474" w:rsidR="00AD3554" w:rsidRDefault="00525739" w:rsidP="00817E47">
            <w:pPr>
              <w:spacing w:before="0" w:line="240" w:lineRule="auto"/>
              <w:contextualSpacing w:val="0"/>
              <w:rPr>
                <w:ins w:id="3005"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12C18337" w14:textId="77777777" w:rsidR="00AD3554" w:rsidRPr="00AD0E1A" w:rsidRDefault="00AD3554" w:rsidP="00817E47">
            <w:pPr>
              <w:spacing w:before="0" w:line="240" w:lineRule="auto"/>
              <w:contextualSpacing w:val="0"/>
              <w:rPr>
                <w:ins w:id="3006" w:author="Phuong Truong Thi" w:date="2024-10-16T00:56:00Z"/>
                <w:rFonts w:ascii="Times New Roman" w:eastAsia="Times New Roman" w:hAnsi="Times New Roman"/>
                <w:color w:val="FF0000"/>
                <w:sz w:val="24"/>
                <w:szCs w:val="24"/>
                <w:lang w:eastAsia="vi-VN"/>
              </w:rPr>
            </w:pPr>
          </w:p>
        </w:tc>
        <w:tc>
          <w:tcPr>
            <w:tcW w:w="1063" w:type="dxa"/>
          </w:tcPr>
          <w:p w14:paraId="24D38563" w14:textId="77777777" w:rsidR="00AD3554" w:rsidRDefault="00AD3554" w:rsidP="00817E47">
            <w:pPr>
              <w:spacing w:before="0" w:line="240" w:lineRule="auto"/>
              <w:contextualSpacing w:val="0"/>
              <w:jc w:val="center"/>
              <w:rPr>
                <w:ins w:id="3007" w:author="Phuong Truong Thi" w:date="2024-10-16T00:56:00Z"/>
                <w:rFonts w:ascii="Times New Roman" w:eastAsia="Times New Roman" w:hAnsi="Times New Roman"/>
                <w:sz w:val="24"/>
                <w:szCs w:val="24"/>
                <w:lang w:eastAsia="vi-VN"/>
              </w:rPr>
            </w:pPr>
            <w:ins w:id="3008" w:author="Phuong Truong Thi" w:date="2024-10-16T00:56:00Z">
              <w:r w:rsidRPr="00FA1201">
                <w:rPr>
                  <w:rFonts w:ascii="Times New Roman" w:eastAsia="Times New Roman" w:hAnsi="Times New Roman"/>
                  <w:sz w:val="24"/>
                  <w:szCs w:val="24"/>
                  <w:lang w:eastAsia="vi-VN"/>
                </w:rPr>
                <w:t>N</w:t>
              </w:r>
            </w:ins>
          </w:p>
        </w:tc>
      </w:tr>
      <w:tr w:rsidR="00AD3554" w:rsidRPr="00AD0E1A" w14:paraId="494CFE84" w14:textId="77777777" w:rsidTr="7F5A6C64">
        <w:trPr>
          <w:trHeight w:val="276"/>
          <w:ins w:id="3009" w:author="Phuong Truong Thi" w:date="2024-10-16T00:56:00Z"/>
        </w:trPr>
        <w:tc>
          <w:tcPr>
            <w:tcW w:w="720" w:type="dxa"/>
            <w:shd w:val="clear" w:color="auto" w:fill="auto"/>
            <w:vAlign w:val="center"/>
          </w:tcPr>
          <w:p w14:paraId="5AAD1C38" w14:textId="77777777" w:rsidR="00AD3554" w:rsidRPr="005A1D22" w:rsidRDefault="00AD3554" w:rsidP="00817E47">
            <w:pPr>
              <w:pStyle w:val="ListParagraph"/>
              <w:numPr>
                <w:ilvl w:val="0"/>
                <w:numId w:val="61"/>
              </w:numPr>
              <w:spacing w:before="0" w:line="240" w:lineRule="auto"/>
              <w:contextualSpacing w:val="0"/>
              <w:jc w:val="left"/>
              <w:rPr>
                <w:ins w:id="3010" w:author="Phuong Truong Thi" w:date="2024-10-16T00:56:00Z"/>
                <w:rFonts w:eastAsia="Times New Roman"/>
                <w:szCs w:val="24"/>
                <w:lang w:val="vi-VN" w:eastAsia="vi-VN"/>
              </w:rPr>
            </w:pPr>
          </w:p>
        </w:tc>
        <w:tc>
          <w:tcPr>
            <w:tcW w:w="1355" w:type="dxa"/>
            <w:shd w:val="clear" w:color="auto" w:fill="auto"/>
            <w:vAlign w:val="center"/>
          </w:tcPr>
          <w:p w14:paraId="3E207593" w14:textId="77777777" w:rsidR="00AD3554" w:rsidRPr="00B66378" w:rsidRDefault="00AD3554" w:rsidP="00817E47">
            <w:pPr>
              <w:spacing w:before="0" w:line="240" w:lineRule="auto"/>
              <w:contextualSpacing w:val="0"/>
              <w:rPr>
                <w:ins w:id="3011" w:author="Phuong Truong Thi" w:date="2024-10-16T00:56:00Z"/>
                <w:rFonts w:ascii="Times New Roman" w:hAnsi="Times New Roman"/>
                <w:color w:val="000000"/>
                <w:sz w:val="24"/>
                <w:szCs w:val="24"/>
                <w:lang w:val="vi-VN"/>
              </w:rPr>
            </w:pPr>
            <w:ins w:id="3012" w:author="Phuong Truong Thi" w:date="2024-10-16T00:56:00Z">
              <w:r w:rsidRPr="00B66378">
                <w:rPr>
                  <w:rFonts w:ascii="Times New Roman" w:hAnsi="Times New Roman"/>
                  <w:color w:val="000000"/>
                  <w:sz w:val="24"/>
                  <w:szCs w:val="24"/>
                  <w:lang w:val="vi-VN"/>
                </w:rPr>
                <w:t>Số tháng KH được giữ lại trong phân khúc Core</w:t>
              </w:r>
            </w:ins>
          </w:p>
        </w:tc>
        <w:tc>
          <w:tcPr>
            <w:tcW w:w="2610" w:type="dxa"/>
            <w:vAlign w:val="center"/>
          </w:tcPr>
          <w:p w14:paraId="7E4B4B16" w14:textId="77777777" w:rsidR="00AD3554" w:rsidRPr="00B66378" w:rsidRDefault="00AD3554" w:rsidP="00817E47">
            <w:pPr>
              <w:spacing w:before="0" w:line="240" w:lineRule="auto"/>
              <w:contextualSpacing w:val="0"/>
              <w:rPr>
                <w:ins w:id="3013" w:author="Phuong Truong Thi" w:date="2024-10-16T00:56:00Z"/>
                <w:rFonts w:ascii="Times New Roman" w:eastAsia="Times New Roman" w:hAnsi="Times New Roman"/>
                <w:sz w:val="24"/>
                <w:szCs w:val="24"/>
                <w:lang w:val="vi-VN" w:eastAsia="vi-VN"/>
              </w:rPr>
            </w:pPr>
            <w:ins w:id="3014" w:author="Phuong Truong Thi" w:date="2024-10-16T00:56:00Z">
              <w:r w:rsidRPr="00B66378">
                <w:rPr>
                  <w:rFonts w:ascii="Times New Roman" w:hAnsi="Times New Roman"/>
                  <w:color w:val="000000"/>
                  <w:sz w:val="24"/>
                  <w:szCs w:val="24"/>
                  <w:lang w:val="vi-VN"/>
                </w:rPr>
                <w:t>Partner</w:t>
              </w:r>
              <w:r w:rsidRPr="00B66378">
                <w:rPr>
                  <w:rFonts w:ascii="Times New Roman" w:hAnsi="Times New Roman"/>
                  <w:color w:val="000000"/>
                  <w:sz w:val="24"/>
                  <w:szCs w:val="24"/>
                  <w:lang w:val="vi-VN"/>
                </w:rPr>
                <w:br/>
                <w:t>Đánh dấu số tháng KH được giữ lại trong phân hạng CORE</w:t>
              </w:r>
              <w:r w:rsidRPr="00B66378">
                <w:rPr>
                  <w:rFonts w:ascii="Times New Roman" w:hAnsi="Times New Roman"/>
                  <w:color w:val="000000"/>
                  <w:sz w:val="24"/>
                  <w:szCs w:val="24"/>
                  <w:lang w:val="vi-VN"/>
                </w:rPr>
                <w:br/>
                <w:t>Điền 1 trong 3 giá trị: 1, 2 hoặc 3. TH khi KH không thảo mãn đk core MAF, được phép giữ hạn trọng 1-3 tháng</w:t>
              </w:r>
            </w:ins>
          </w:p>
        </w:tc>
        <w:tc>
          <w:tcPr>
            <w:tcW w:w="1080" w:type="dxa"/>
          </w:tcPr>
          <w:p w14:paraId="298C7E29" w14:textId="77777777" w:rsidR="00AD3554" w:rsidRDefault="00AD3554" w:rsidP="00817E47">
            <w:pPr>
              <w:spacing w:before="0" w:line="240" w:lineRule="auto"/>
              <w:contextualSpacing w:val="0"/>
              <w:rPr>
                <w:ins w:id="3015" w:author="Phuong Truong Thi" w:date="2024-10-16T00:56:00Z"/>
                <w:rFonts w:ascii="Times New Roman" w:eastAsia="Times New Roman" w:hAnsi="Times New Roman"/>
                <w:sz w:val="24"/>
                <w:szCs w:val="24"/>
                <w:lang w:eastAsia="vi-VN"/>
              </w:rPr>
            </w:pPr>
            <w:ins w:id="3016" w:author="Phuong Truong Thi" w:date="2024-10-16T00:56:00Z">
              <w:r w:rsidRPr="008B6A2F">
                <w:rPr>
                  <w:rFonts w:ascii="Times New Roman" w:hAnsi="Times New Roman"/>
                  <w:color w:val="000000"/>
                  <w:sz w:val="24"/>
                  <w:szCs w:val="24"/>
                  <w:lang w:val="vi-VN"/>
                </w:rPr>
                <w:t>EZ/T24</w:t>
              </w:r>
            </w:ins>
          </w:p>
        </w:tc>
        <w:tc>
          <w:tcPr>
            <w:tcW w:w="1271" w:type="dxa"/>
          </w:tcPr>
          <w:p w14:paraId="0DD0A56B" w14:textId="77777777" w:rsidR="00AD3554" w:rsidRDefault="00AD3554" w:rsidP="00817E47">
            <w:pPr>
              <w:spacing w:before="0" w:line="240" w:lineRule="auto"/>
              <w:contextualSpacing w:val="0"/>
              <w:rPr>
                <w:ins w:id="3017" w:author="Phuong Truong Thi" w:date="2024-10-16T00:56:00Z"/>
                <w:rFonts w:ascii="Times New Roman" w:eastAsia="Times New Roman" w:hAnsi="Times New Roman"/>
                <w:sz w:val="24"/>
                <w:szCs w:val="24"/>
                <w:lang w:eastAsia="vi-VN"/>
              </w:rPr>
            </w:pPr>
            <w:ins w:id="3018"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1866A808" w14:textId="77777777" w:rsidR="00AD3554" w:rsidRPr="00AD0E1A" w:rsidRDefault="00AD3554" w:rsidP="00817E47">
            <w:pPr>
              <w:spacing w:before="0" w:line="240" w:lineRule="auto"/>
              <w:contextualSpacing w:val="0"/>
              <w:rPr>
                <w:ins w:id="3019" w:author="Phuong Truong Thi" w:date="2024-10-16T00:56:00Z"/>
                <w:rFonts w:ascii="Times New Roman" w:eastAsia="Times New Roman" w:hAnsi="Times New Roman"/>
                <w:color w:val="FF0000"/>
                <w:sz w:val="24"/>
                <w:szCs w:val="24"/>
                <w:lang w:eastAsia="vi-VN"/>
              </w:rPr>
            </w:pPr>
          </w:p>
        </w:tc>
        <w:tc>
          <w:tcPr>
            <w:tcW w:w="1063" w:type="dxa"/>
          </w:tcPr>
          <w:p w14:paraId="3548EA30" w14:textId="77777777" w:rsidR="00AD3554" w:rsidRDefault="00AD3554" w:rsidP="00817E47">
            <w:pPr>
              <w:spacing w:before="0" w:line="240" w:lineRule="auto"/>
              <w:contextualSpacing w:val="0"/>
              <w:jc w:val="center"/>
              <w:rPr>
                <w:ins w:id="3020" w:author="Phuong Truong Thi" w:date="2024-10-16T00:56:00Z"/>
                <w:rFonts w:ascii="Times New Roman" w:eastAsia="Times New Roman" w:hAnsi="Times New Roman"/>
                <w:sz w:val="24"/>
                <w:szCs w:val="24"/>
                <w:lang w:eastAsia="vi-VN"/>
              </w:rPr>
            </w:pPr>
            <w:ins w:id="3021" w:author="Phuong Truong Thi" w:date="2024-10-16T00:56:00Z">
              <w:r w:rsidRPr="00FA1201">
                <w:rPr>
                  <w:rFonts w:ascii="Times New Roman" w:eastAsia="Times New Roman" w:hAnsi="Times New Roman"/>
                  <w:sz w:val="24"/>
                  <w:szCs w:val="24"/>
                  <w:lang w:eastAsia="vi-VN"/>
                </w:rPr>
                <w:t>N</w:t>
              </w:r>
            </w:ins>
          </w:p>
        </w:tc>
      </w:tr>
      <w:tr w:rsidR="00AD3554" w:rsidRPr="00AD0E1A" w14:paraId="32D93E0B" w14:textId="77777777" w:rsidTr="7F5A6C64">
        <w:trPr>
          <w:trHeight w:val="276"/>
          <w:ins w:id="3022" w:author="Phuong Truong Thi" w:date="2024-10-16T00:56:00Z"/>
        </w:trPr>
        <w:tc>
          <w:tcPr>
            <w:tcW w:w="9162" w:type="dxa"/>
            <w:gridSpan w:val="7"/>
          </w:tcPr>
          <w:p w14:paraId="34EAE829" w14:textId="77777777" w:rsidR="00AD3554" w:rsidRPr="00FA1201" w:rsidRDefault="00AD3554" w:rsidP="00817E47">
            <w:pPr>
              <w:spacing w:before="0" w:line="240" w:lineRule="auto"/>
              <w:contextualSpacing w:val="0"/>
              <w:jc w:val="left"/>
              <w:rPr>
                <w:ins w:id="3023" w:author="Phuong Truong Thi" w:date="2024-10-16T00:56:00Z"/>
                <w:rFonts w:ascii="Times New Roman" w:eastAsia="Times New Roman" w:hAnsi="Times New Roman"/>
                <w:sz w:val="24"/>
                <w:szCs w:val="24"/>
                <w:lang w:eastAsia="vi-VN"/>
              </w:rPr>
            </w:pPr>
            <w:ins w:id="3024" w:author="Phuong Truong Thi" w:date="2024-10-16T00:56:00Z">
              <w:r>
                <w:rPr>
                  <w:rFonts w:ascii="Times New Roman" w:eastAsia="Times New Roman" w:hAnsi="Times New Roman"/>
                  <w:sz w:val="24"/>
                  <w:szCs w:val="24"/>
                  <w:lang w:eastAsia="vi-VN"/>
                </w:rPr>
                <w:t>Lead/Opt</w:t>
              </w:r>
            </w:ins>
          </w:p>
        </w:tc>
      </w:tr>
      <w:tr w:rsidR="00AD3554" w:rsidRPr="00AD0E1A" w14:paraId="0DA2D731" w14:textId="77777777" w:rsidTr="7F5A6C64">
        <w:trPr>
          <w:trHeight w:val="276"/>
          <w:ins w:id="3025" w:author="Phuong Truong Thi" w:date="2024-10-16T00:56:00Z"/>
        </w:trPr>
        <w:tc>
          <w:tcPr>
            <w:tcW w:w="720" w:type="dxa"/>
            <w:shd w:val="clear" w:color="auto" w:fill="auto"/>
            <w:vAlign w:val="center"/>
          </w:tcPr>
          <w:p w14:paraId="532DFAF8" w14:textId="77777777" w:rsidR="00AD3554" w:rsidRPr="005A1D22" w:rsidRDefault="00AD3554" w:rsidP="00817E47">
            <w:pPr>
              <w:pStyle w:val="ListParagraph"/>
              <w:numPr>
                <w:ilvl w:val="0"/>
                <w:numId w:val="61"/>
              </w:numPr>
              <w:spacing w:before="0" w:line="240" w:lineRule="auto"/>
              <w:contextualSpacing w:val="0"/>
              <w:jc w:val="left"/>
              <w:rPr>
                <w:ins w:id="3026" w:author="Phuong Truong Thi" w:date="2024-10-16T00:56:00Z"/>
                <w:rFonts w:eastAsia="Times New Roman"/>
                <w:szCs w:val="24"/>
                <w:lang w:val="vi-VN" w:eastAsia="vi-VN"/>
              </w:rPr>
            </w:pPr>
          </w:p>
        </w:tc>
        <w:tc>
          <w:tcPr>
            <w:tcW w:w="1355" w:type="dxa"/>
            <w:shd w:val="clear" w:color="auto" w:fill="auto"/>
            <w:vAlign w:val="center"/>
          </w:tcPr>
          <w:p w14:paraId="2601E72B" w14:textId="77777777" w:rsidR="00AD3554" w:rsidRPr="005A1D22" w:rsidRDefault="00AD3554" w:rsidP="00817E47">
            <w:pPr>
              <w:spacing w:before="0" w:line="240" w:lineRule="auto"/>
              <w:contextualSpacing w:val="0"/>
              <w:rPr>
                <w:ins w:id="3027" w:author="Phuong Truong Thi" w:date="2024-10-16T00:56:00Z"/>
                <w:rFonts w:ascii="Times New Roman" w:hAnsi="Times New Roman"/>
                <w:sz w:val="24"/>
                <w:szCs w:val="24"/>
              </w:rPr>
            </w:pPr>
            <w:ins w:id="3028" w:author="Phuong Truong Thi" w:date="2024-10-16T00:56:00Z">
              <w:r w:rsidRPr="005A1D22">
                <w:rPr>
                  <w:rFonts w:ascii="Times New Roman" w:hAnsi="Times New Roman"/>
                  <w:color w:val="000000"/>
                  <w:sz w:val="24"/>
                  <w:szCs w:val="24"/>
                </w:rPr>
                <w:t>Số lead/opt đang khai thác</w:t>
              </w:r>
            </w:ins>
          </w:p>
        </w:tc>
        <w:tc>
          <w:tcPr>
            <w:tcW w:w="2610" w:type="dxa"/>
            <w:vAlign w:val="center"/>
          </w:tcPr>
          <w:p w14:paraId="2DD5D70A" w14:textId="77777777" w:rsidR="0038194B" w:rsidRDefault="0038194B" w:rsidP="0038194B">
            <w:pPr>
              <w:spacing w:before="0" w:line="240" w:lineRule="auto"/>
              <w:contextualSpacing w:val="0"/>
              <w:rPr>
                <w:ins w:id="3029" w:author="Phuong Truong Thi" w:date="2024-11-25T12:26:00Z"/>
                <w:rFonts w:ascii="Times New Roman" w:hAnsi="Times New Roman"/>
                <w:color w:val="000000"/>
                <w:sz w:val="24"/>
                <w:szCs w:val="24"/>
              </w:rPr>
            </w:pPr>
            <w:ins w:id="3030" w:author="Phuong Truong Thi" w:date="2024-11-25T12:26:00Z">
              <w:r w:rsidRPr="008C1DA1">
                <w:rPr>
                  <w:rFonts w:ascii="Times New Roman" w:hAnsi="Times New Roman"/>
                  <w:color w:val="000000"/>
                  <w:sz w:val="24"/>
                  <w:szCs w:val="24"/>
                </w:rPr>
                <w:t xml:space="preserve">Tổng số </w:t>
              </w:r>
              <w:r>
                <w:rPr>
                  <w:rFonts w:ascii="Times New Roman" w:hAnsi="Times New Roman"/>
                  <w:color w:val="000000"/>
                  <w:sz w:val="24"/>
                  <w:szCs w:val="24"/>
                </w:rPr>
                <w:t>Opp</w:t>
              </w:r>
              <w:r w:rsidRPr="008C1DA1">
                <w:rPr>
                  <w:rFonts w:ascii="Times New Roman" w:hAnsi="Times New Roman"/>
                  <w:color w:val="000000"/>
                  <w:sz w:val="24"/>
                  <w:szCs w:val="24"/>
                </w:rPr>
                <w:t xml:space="preserve"> của KH đó đang có </w:t>
              </w:r>
              <w:commentRangeStart w:id="3031"/>
              <w:commentRangeStart w:id="3032"/>
              <w:commentRangeStart w:id="3033"/>
              <w:r w:rsidRPr="008C1DA1">
                <w:rPr>
                  <w:rFonts w:ascii="Times New Roman" w:hAnsi="Times New Roman"/>
                  <w:color w:val="000000"/>
                  <w:sz w:val="24"/>
                  <w:szCs w:val="24"/>
                </w:rPr>
                <w:t>trạng thái khác đóng</w:t>
              </w:r>
              <w:commentRangeEnd w:id="3031"/>
              <w:r>
                <w:rPr>
                  <w:rStyle w:val="CommentReference"/>
                  <w:lang w:val="x-none" w:eastAsia="x-none"/>
                </w:rPr>
                <w:commentReference w:id="3031"/>
              </w:r>
              <w:commentRangeEnd w:id="3032"/>
              <w:r>
                <w:rPr>
                  <w:rStyle w:val="CommentReference"/>
                  <w:lang w:val="x-none" w:eastAsia="x-none"/>
                </w:rPr>
                <w:commentReference w:id="3032"/>
              </w:r>
            </w:ins>
            <w:commentRangeEnd w:id="3033"/>
            <w:r w:rsidR="001F44E5">
              <w:rPr>
                <w:rStyle w:val="CommentReference"/>
                <w:lang w:val="x-none" w:eastAsia="x-none"/>
              </w:rPr>
              <w:commentReference w:id="3033"/>
            </w:r>
            <w:ins w:id="3034" w:author="Phuong Truong Thi" w:date="2024-11-25T12:26:00Z">
              <w:r>
                <w:rPr>
                  <w:rFonts w:ascii="Times New Roman" w:hAnsi="Times New Roman"/>
                  <w:color w:val="000000"/>
                  <w:sz w:val="24"/>
                  <w:szCs w:val="24"/>
                </w:rPr>
                <w:t xml:space="preserve">. </w:t>
              </w:r>
            </w:ins>
          </w:p>
          <w:p w14:paraId="7FA764BC" w14:textId="77777777" w:rsidR="0038194B" w:rsidRDefault="0038194B" w:rsidP="0038194B">
            <w:pPr>
              <w:spacing w:before="0" w:line="240" w:lineRule="auto"/>
              <w:contextualSpacing w:val="0"/>
              <w:rPr>
                <w:ins w:id="3035" w:author="Phuong Truong Thi" w:date="2024-11-25T12:26:00Z"/>
                <w:rFonts w:ascii="Times New Roman" w:hAnsi="Times New Roman"/>
                <w:color w:val="000000"/>
                <w:sz w:val="24"/>
                <w:szCs w:val="24"/>
              </w:rPr>
            </w:pPr>
            <w:ins w:id="3036" w:author="Phuong Truong Thi" w:date="2024-11-25T12:26:00Z">
              <w:r>
                <w:rPr>
                  <w:rFonts w:ascii="Times New Roman" w:hAnsi="Times New Roman"/>
                  <w:color w:val="000000"/>
                  <w:sz w:val="24"/>
                  <w:szCs w:val="24"/>
                </w:rPr>
                <w:t xml:space="preserve">Opp đang khai thác là Opp có trạng thái khác: </w:t>
              </w:r>
            </w:ins>
          </w:p>
          <w:p w14:paraId="53D072C9" w14:textId="77777777" w:rsidR="0038194B" w:rsidRDefault="0038194B" w:rsidP="0038194B">
            <w:pPr>
              <w:pStyle w:val="ListParagraph"/>
              <w:numPr>
                <w:ilvl w:val="3"/>
                <w:numId w:val="47"/>
              </w:numPr>
              <w:rPr>
                <w:ins w:id="3037" w:author="Phuong Truong Thi" w:date="2024-11-25T12:26:00Z"/>
                <w:lang w:eastAsia="vi-VN"/>
              </w:rPr>
            </w:pPr>
            <w:ins w:id="3038" w:author="Phuong Truong Thi" w:date="2024-11-25T12:26:00Z">
              <w:r>
                <w:rPr>
                  <w:color w:val="000000"/>
                  <w:szCs w:val="24"/>
                </w:rPr>
                <w:t xml:space="preserve">Đóng - </w:t>
              </w:r>
              <w:r>
                <w:rPr>
                  <w:lang w:eastAsia="vi-VN"/>
                </w:rPr>
                <w:t>Không hoàn thành</w:t>
              </w:r>
            </w:ins>
          </w:p>
          <w:p w14:paraId="7ED077D6" w14:textId="77777777" w:rsidR="0038194B" w:rsidRDefault="0038194B" w:rsidP="0038194B">
            <w:pPr>
              <w:pStyle w:val="ListParagraph"/>
              <w:numPr>
                <w:ilvl w:val="3"/>
                <w:numId w:val="47"/>
              </w:numPr>
              <w:rPr>
                <w:ins w:id="3039" w:author="Phuong Truong Thi" w:date="2024-11-25T12:26:00Z"/>
                <w:lang w:eastAsia="vi-VN"/>
              </w:rPr>
            </w:pPr>
            <w:ins w:id="3040" w:author="Phuong Truong Thi" w:date="2024-11-25T12:26:00Z">
              <w:r>
                <w:rPr>
                  <w:lang w:eastAsia="vi-VN"/>
                </w:rPr>
                <w:lastRenderedPageBreak/>
                <w:t>Đóng - Hoàn thành 1 phần</w:t>
              </w:r>
            </w:ins>
          </w:p>
          <w:p w14:paraId="320E25C1" w14:textId="4FCDAE06" w:rsidR="00975861" w:rsidRPr="008C1DA1" w:rsidRDefault="0038194B">
            <w:pPr>
              <w:pStyle w:val="ListParagraph"/>
              <w:numPr>
                <w:ilvl w:val="3"/>
                <w:numId w:val="47"/>
              </w:numPr>
              <w:rPr>
                <w:ins w:id="3041" w:author="Phuong Truong Thi" w:date="2024-10-16T00:56:00Z"/>
                <w:lang w:eastAsia="vi-VN"/>
              </w:rPr>
              <w:pPrChange w:id="3042" w:author="Phuong Truong Thi" w:date="2024-11-25T12:26:00Z">
                <w:pPr>
                  <w:spacing w:before="0" w:line="240" w:lineRule="auto"/>
                  <w:contextualSpacing w:val="0"/>
                </w:pPr>
              </w:pPrChange>
            </w:pPr>
            <w:ins w:id="3043" w:author="Phuong Truong Thi" w:date="2024-11-25T12:26:00Z">
              <w:r>
                <w:rPr>
                  <w:lang w:eastAsia="vi-VN"/>
                </w:rPr>
                <w:t>Đóng  - Hoàn thành toàn phần</w:t>
              </w:r>
            </w:ins>
            <w:commentRangeStart w:id="3044"/>
            <w:commentRangeStart w:id="3045"/>
            <w:commentRangeStart w:id="3046"/>
            <w:commentRangeEnd w:id="3044"/>
            <w:del w:id="3047" w:author="Phuong Truong Thi" w:date="2024-11-25T12:26:00Z">
              <w:r w:rsidR="00262816" w:rsidDel="0038194B">
                <w:rPr>
                  <w:rStyle w:val="CommentReference"/>
                  <w:lang w:val="x-none" w:eastAsia="x-none"/>
                </w:rPr>
                <w:commentReference w:id="3044"/>
              </w:r>
              <w:commentRangeEnd w:id="3045"/>
              <w:r w:rsidR="00975861" w:rsidDel="0038194B">
                <w:rPr>
                  <w:rStyle w:val="CommentReference"/>
                  <w:lang w:val="x-none" w:eastAsia="x-none"/>
                </w:rPr>
                <w:commentReference w:id="3045"/>
              </w:r>
            </w:del>
            <w:commentRangeEnd w:id="3046"/>
            <w:r w:rsidR="001F44E5">
              <w:rPr>
                <w:rStyle w:val="CommentReference"/>
                <w:rFonts w:ascii="Arial" w:hAnsi="Arial"/>
                <w:lang w:val="x-none" w:eastAsia="x-none"/>
              </w:rPr>
              <w:commentReference w:id="3046"/>
            </w:r>
          </w:p>
        </w:tc>
        <w:tc>
          <w:tcPr>
            <w:tcW w:w="1080" w:type="dxa"/>
          </w:tcPr>
          <w:p w14:paraId="63CB1B60" w14:textId="77777777" w:rsidR="00AD3554" w:rsidRPr="00B66378" w:rsidRDefault="00AD3554" w:rsidP="00817E47">
            <w:pPr>
              <w:spacing w:before="0" w:line="240" w:lineRule="auto"/>
              <w:contextualSpacing w:val="0"/>
              <w:rPr>
                <w:ins w:id="3048" w:author="Phuong Truong Thi" w:date="2024-10-16T00:56:00Z"/>
                <w:rFonts w:ascii="Times New Roman" w:eastAsia="Times New Roman" w:hAnsi="Times New Roman"/>
                <w:sz w:val="24"/>
                <w:szCs w:val="24"/>
                <w:lang w:val="vi-VN" w:eastAsia="vi-VN"/>
              </w:rPr>
            </w:pPr>
            <w:ins w:id="3049" w:author="Phuong Truong Thi" w:date="2024-10-16T00:56:00Z">
              <w:r>
                <w:rPr>
                  <w:rFonts w:ascii="Times New Roman" w:eastAsia="Times New Roman" w:hAnsi="Times New Roman"/>
                  <w:sz w:val="24"/>
                  <w:szCs w:val="24"/>
                  <w:lang w:val="vi-VN" w:eastAsia="vi-VN"/>
                </w:rPr>
                <w:lastRenderedPageBreak/>
                <w:t>CRM</w:t>
              </w:r>
            </w:ins>
          </w:p>
        </w:tc>
        <w:tc>
          <w:tcPr>
            <w:tcW w:w="1271" w:type="dxa"/>
          </w:tcPr>
          <w:p w14:paraId="01E62FE9" w14:textId="77777777" w:rsidR="00AD3554" w:rsidRPr="00AD0E1A" w:rsidRDefault="00AD3554" w:rsidP="00817E47">
            <w:pPr>
              <w:spacing w:before="0" w:line="240" w:lineRule="auto"/>
              <w:contextualSpacing w:val="0"/>
              <w:rPr>
                <w:ins w:id="3050" w:author="Phuong Truong Thi" w:date="2024-10-16T00:56:00Z"/>
                <w:rFonts w:ascii="Times New Roman" w:eastAsia="Times New Roman" w:hAnsi="Times New Roman"/>
                <w:sz w:val="24"/>
                <w:szCs w:val="24"/>
                <w:lang w:eastAsia="vi-VN"/>
              </w:rPr>
            </w:pPr>
            <w:ins w:id="3051"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76C89EAF" w14:textId="77777777" w:rsidR="00AD3554" w:rsidRPr="00AD0E1A" w:rsidRDefault="00AD3554" w:rsidP="00817E47">
            <w:pPr>
              <w:spacing w:before="0" w:line="240" w:lineRule="auto"/>
              <w:contextualSpacing w:val="0"/>
              <w:rPr>
                <w:ins w:id="3052" w:author="Phuong Truong Thi" w:date="2024-10-16T00:56:00Z"/>
                <w:rFonts w:ascii="Times New Roman" w:eastAsia="Times New Roman" w:hAnsi="Times New Roman"/>
                <w:sz w:val="24"/>
                <w:szCs w:val="24"/>
                <w:lang w:val="vi-VN" w:eastAsia="vi-VN"/>
              </w:rPr>
            </w:pPr>
          </w:p>
        </w:tc>
        <w:tc>
          <w:tcPr>
            <w:tcW w:w="1063" w:type="dxa"/>
          </w:tcPr>
          <w:p w14:paraId="097CA3C1" w14:textId="77777777" w:rsidR="00AD3554" w:rsidRPr="00AD0E1A" w:rsidRDefault="00AD3554" w:rsidP="00817E47">
            <w:pPr>
              <w:spacing w:before="0" w:line="240" w:lineRule="auto"/>
              <w:contextualSpacing w:val="0"/>
              <w:jc w:val="center"/>
              <w:rPr>
                <w:ins w:id="3053" w:author="Phuong Truong Thi" w:date="2024-10-16T00:56:00Z"/>
                <w:rFonts w:ascii="Times New Roman" w:eastAsia="Times New Roman" w:hAnsi="Times New Roman"/>
                <w:sz w:val="24"/>
                <w:szCs w:val="24"/>
                <w:lang w:eastAsia="vi-VN"/>
              </w:rPr>
            </w:pPr>
            <w:ins w:id="3054" w:author="Phuong Truong Thi" w:date="2024-10-16T00:56:00Z">
              <w:r>
                <w:rPr>
                  <w:rFonts w:ascii="Times New Roman" w:eastAsia="Times New Roman" w:hAnsi="Times New Roman"/>
                  <w:sz w:val="24"/>
                  <w:szCs w:val="24"/>
                  <w:lang w:eastAsia="vi-VN"/>
                </w:rPr>
                <w:t>Y</w:t>
              </w:r>
            </w:ins>
          </w:p>
        </w:tc>
      </w:tr>
      <w:tr w:rsidR="00AD3554" w:rsidRPr="00AD0E1A" w14:paraId="0CE94FC6" w14:textId="77777777" w:rsidTr="7F5A6C64">
        <w:trPr>
          <w:trHeight w:val="276"/>
          <w:ins w:id="3055" w:author="Phuong Truong Thi" w:date="2024-10-16T00:56:00Z"/>
        </w:trPr>
        <w:tc>
          <w:tcPr>
            <w:tcW w:w="720" w:type="dxa"/>
            <w:shd w:val="clear" w:color="auto" w:fill="auto"/>
            <w:vAlign w:val="center"/>
          </w:tcPr>
          <w:p w14:paraId="3B262F7E" w14:textId="77777777" w:rsidR="00AD3554" w:rsidRPr="005A1D22" w:rsidRDefault="00AD3554" w:rsidP="00817E47">
            <w:pPr>
              <w:pStyle w:val="ListParagraph"/>
              <w:numPr>
                <w:ilvl w:val="0"/>
                <w:numId w:val="61"/>
              </w:numPr>
              <w:spacing w:before="0" w:line="240" w:lineRule="auto"/>
              <w:contextualSpacing w:val="0"/>
              <w:jc w:val="left"/>
              <w:rPr>
                <w:ins w:id="3056" w:author="Phuong Truong Thi" w:date="2024-10-16T00:56:00Z"/>
                <w:rFonts w:eastAsia="Times New Roman"/>
                <w:szCs w:val="24"/>
                <w:lang w:val="vi-VN" w:eastAsia="vi-VN"/>
              </w:rPr>
            </w:pPr>
          </w:p>
        </w:tc>
        <w:tc>
          <w:tcPr>
            <w:tcW w:w="1355" w:type="dxa"/>
            <w:shd w:val="clear" w:color="auto" w:fill="auto"/>
            <w:vAlign w:val="center"/>
          </w:tcPr>
          <w:p w14:paraId="42F8D38F" w14:textId="77777777" w:rsidR="00AD3554" w:rsidRPr="005A1D22" w:rsidRDefault="00AD3554" w:rsidP="00817E47">
            <w:pPr>
              <w:spacing w:before="0" w:line="240" w:lineRule="auto"/>
              <w:contextualSpacing w:val="0"/>
              <w:rPr>
                <w:ins w:id="3057" w:author="Phuong Truong Thi" w:date="2024-10-16T00:56:00Z"/>
                <w:rFonts w:ascii="Times New Roman" w:hAnsi="Times New Roman"/>
                <w:sz w:val="24"/>
                <w:szCs w:val="24"/>
              </w:rPr>
            </w:pPr>
            <w:ins w:id="3058" w:author="Phuong Truong Thi" w:date="2024-10-16T00:56:00Z">
              <w:r w:rsidRPr="005A1D22">
                <w:rPr>
                  <w:rFonts w:ascii="Times New Roman" w:hAnsi="Times New Roman"/>
                  <w:color w:val="000000"/>
                  <w:sz w:val="24"/>
                  <w:szCs w:val="24"/>
                </w:rPr>
                <w:t>Tổng số lead/opt của KH</w:t>
              </w:r>
            </w:ins>
          </w:p>
        </w:tc>
        <w:tc>
          <w:tcPr>
            <w:tcW w:w="2610" w:type="dxa"/>
            <w:vAlign w:val="center"/>
          </w:tcPr>
          <w:p w14:paraId="5ED8E62C" w14:textId="3AA38497" w:rsidR="00AD3554" w:rsidRPr="008C1DA1" w:rsidRDefault="00AD3554" w:rsidP="00817E47">
            <w:pPr>
              <w:spacing w:before="0" w:line="240" w:lineRule="auto"/>
              <w:contextualSpacing w:val="0"/>
              <w:rPr>
                <w:ins w:id="3059" w:author="Phuong Truong Thi" w:date="2024-10-16T00:56:00Z"/>
                <w:rFonts w:ascii="Times New Roman" w:eastAsia="Times New Roman" w:hAnsi="Times New Roman"/>
                <w:sz w:val="24"/>
                <w:szCs w:val="24"/>
                <w:lang w:eastAsia="vi-VN"/>
              </w:rPr>
            </w:pPr>
            <w:ins w:id="3060" w:author="Phuong Truong Thi" w:date="2024-10-16T00:56:00Z">
              <w:r w:rsidRPr="008C1DA1">
                <w:rPr>
                  <w:rFonts w:ascii="Times New Roman" w:hAnsi="Times New Roman"/>
                  <w:color w:val="000000"/>
                  <w:sz w:val="24"/>
                  <w:szCs w:val="24"/>
                </w:rPr>
                <w:t xml:space="preserve">Tổng số </w:t>
              </w:r>
            </w:ins>
            <w:ins w:id="3061" w:author="Phuong Truong Thi" w:date="2024-11-25T04:18:00Z">
              <w:r w:rsidR="00975861">
                <w:rPr>
                  <w:rFonts w:ascii="Times New Roman" w:hAnsi="Times New Roman"/>
                  <w:color w:val="000000"/>
                  <w:sz w:val="24"/>
                  <w:szCs w:val="24"/>
                </w:rPr>
                <w:t>Opp</w:t>
              </w:r>
            </w:ins>
            <w:ins w:id="3062" w:author="Phuong Truong Thi" w:date="2024-10-16T00:56:00Z">
              <w:r w:rsidRPr="008C1DA1">
                <w:rPr>
                  <w:rFonts w:ascii="Times New Roman" w:hAnsi="Times New Roman"/>
                  <w:color w:val="000000"/>
                  <w:sz w:val="24"/>
                  <w:szCs w:val="24"/>
                </w:rPr>
                <w:t xml:space="preserve"> đã được tạo ra để khai thác khách hàng đó</w:t>
              </w:r>
            </w:ins>
          </w:p>
        </w:tc>
        <w:tc>
          <w:tcPr>
            <w:tcW w:w="1080" w:type="dxa"/>
          </w:tcPr>
          <w:p w14:paraId="4202FBED" w14:textId="77777777" w:rsidR="00AD3554" w:rsidRPr="00B66378" w:rsidRDefault="00AD3554" w:rsidP="00817E47">
            <w:pPr>
              <w:spacing w:before="0" w:line="240" w:lineRule="auto"/>
              <w:contextualSpacing w:val="0"/>
              <w:rPr>
                <w:ins w:id="3063" w:author="Phuong Truong Thi" w:date="2024-10-16T00:56:00Z"/>
                <w:rFonts w:ascii="Times New Roman" w:eastAsia="Times New Roman" w:hAnsi="Times New Roman"/>
                <w:sz w:val="24"/>
                <w:szCs w:val="24"/>
                <w:lang w:val="vi-VN" w:eastAsia="vi-VN"/>
              </w:rPr>
            </w:pPr>
            <w:ins w:id="3064" w:author="Phuong Truong Thi" w:date="2024-10-16T00:56:00Z">
              <w:r>
                <w:rPr>
                  <w:rFonts w:ascii="Times New Roman" w:eastAsia="Times New Roman" w:hAnsi="Times New Roman"/>
                  <w:sz w:val="24"/>
                  <w:szCs w:val="24"/>
                  <w:lang w:val="vi-VN" w:eastAsia="vi-VN"/>
                </w:rPr>
                <w:t>CRM</w:t>
              </w:r>
            </w:ins>
          </w:p>
        </w:tc>
        <w:tc>
          <w:tcPr>
            <w:tcW w:w="1271" w:type="dxa"/>
          </w:tcPr>
          <w:p w14:paraId="07879A0E" w14:textId="77777777" w:rsidR="00AD3554" w:rsidRPr="00AD0E1A" w:rsidRDefault="00AD3554" w:rsidP="00817E47">
            <w:pPr>
              <w:spacing w:before="0" w:line="240" w:lineRule="auto"/>
              <w:contextualSpacing w:val="0"/>
              <w:rPr>
                <w:ins w:id="3065" w:author="Phuong Truong Thi" w:date="2024-10-16T00:56:00Z"/>
                <w:rFonts w:ascii="Times New Roman" w:eastAsia="Times New Roman" w:hAnsi="Times New Roman"/>
                <w:sz w:val="24"/>
                <w:szCs w:val="24"/>
                <w:lang w:eastAsia="vi-VN"/>
              </w:rPr>
            </w:pPr>
            <w:ins w:id="3066"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782DAE39" w14:textId="77777777" w:rsidR="00AD3554" w:rsidRPr="00AD0E1A" w:rsidRDefault="00AD3554" w:rsidP="00817E47">
            <w:pPr>
              <w:spacing w:before="0" w:line="240" w:lineRule="auto"/>
              <w:contextualSpacing w:val="0"/>
              <w:rPr>
                <w:ins w:id="3067" w:author="Phuong Truong Thi" w:date="2024-10-16T00:56:00Z"/>
                <w:rFonts w:ascii="Times New Roman" w:eastAsia="Times New Roman" w:hAnsi="Times New Roman"/>
                <w:sz w:val="24"/>
                <w:szCs w:val="24"/>
                <w:lang w:val="vi-VN" w:eastAsia="vi-VN"/>
              </w:rPr>
            </w:pPr>
          </w:p>
        </w:tc>
        <w:tc>
          <w:tcPr>
            <w:tcW w:w="1063" w:type="dxa"/>
          </w:tcPr>
          <w:p w14:paraId="0B81C82E" w14:textId="77777777" w:rsidR="00AD3554" w:rsidRPr="005A1514" w:rsidRDefault="00AD3554" w:rsidP="00817E47">
            <w:pPr>
              <w:spacing w:before="0" w:line="240" w:lineRule="auto"/>
              <w:contextualSpacing w:val="0"/>
              <w:jc w:val="center"/>
              <w:rPr>
                <w:ins w:id="3068" w:author="Phuong Truong Thi" w:date="2024-10-16T00:56:00Z"/>
                <w:rFonts w:ascii="Times New Roman" w:eastAsia="Times New Roman" w:hAnsi="Times New Roman"/>
                <w:sz w:val="24"/>
                <w:szCs w:val="24"/>
                <w:lang w:eastAsia="vi-VN"/>
              </w:rPr>
            </w:pPr>
            <w:ins w:id="3069" w:author="Phuong Truong Thi" w:date="2024-10-16T00:56:00Z">
              <w:r>
                <w:rPr>
                  <w:rFonts w:ascii="Times New Roman" w:eastAsia="Times New Roman" w:hAnsi="Times New Roman"/>
                  <w:sz w:val="24"/>
                  <w:szCs w:val="24"/>
                  <w:lang w:eastAsia="vi-VN"/>
                </w:rPr>
                <w:t>N</w:t>
              </w:r>
            </w:ins>
          </w:p>
        </w:tc>
      </w:tr>
      <w:tr w:rsidR="00AD3554" w:rsidRPr="00AD0E1A" w14:paraId="1A616BD2" w14:textId="77777777" w:rsidTr="7F5A6C64">
        <w:trPr>
          <w:trHeight w:val="276"/>
          <w:ins w:id="3070" w:author="Phuong Truong Thi" w:date="2024-10-16T00:56:00Z"/>
        </w:trPr>
        <w:tc>
          <w:tcPr>
            <w:tcW w:w="9162" w:type="dxa"/>
            <w:gridSpan w:val="7"/>
          </w:tcPr>
          <w:p w14:paraId="6DA62835" w14:textId="77777777" w:rsidR="00AD3554" w:rsidRDefault="00AD3554" w:rsidP="00817E47">
            <w:pPr>
              <w:spacing w:before="0" w:line="240" w:lineRule="auto"/>
              <w:contextualSpacing w:val="0"/>
              <w:jc w:val="left"/>
              <w:rPr>
                <w:ins w:id="3071" w:author="Phuong Truong Thi" w:date="2024-10-16T00:56:00Z"/>
                <w:rFonts w:ascii="Times New Roman" w:eastAsia="Times New Roman" w:hAnsi="Times New Roman"/>
                <w:sz w:val="24"/>
                <w:szCs w:val="24"/>
                <w:lang w:eastAsia="vi-VN"/>
              </w:rPr>
            </w:pPr>
            <w:ins w:id="3072" w:author="Phuong Truong Thi" w:date="2024-10-16T00:56:00Z">
              <w:r>
                <w:rPr>
                  <w:rFonts w:ascii="Times New Roman" w:eastAsia="Times New Roman" w:hAnsi="Times New Roman"/>
                  <w:sz w:val="24"/>
                  <w:szCs w:val="24"/>
                  <w:lang w:eastAsia="vi-VN"/>
                </w:rPr>
                <w:t>Gợi ý bán</w:t>
              </w:r>
            </w:ins>
          </w:p>
        </w:tc>
      </w:tr>
      <w:tr w:rsidR="00AD3554" w:rsidRPr="00AD0E1A" w14:paraId="21842CBA" w14:textId="77777777" w:rsidTr="7F5A6C64">
        <w:trPr>
          <w:trHeight w:val="276"/>
          <w:ins w:id="3073" w:author="Phuong Truong Thi" w:date="2024-10-16T00:56:00Z"/>
        </w:trPr>
        <w:tc>
          <w:tcPr>
            <w:tcW w:w="720" w:type="dxa"/>
            <w:shd w:val="clear" w:color="auto" w:fill="auto"/>
            <w:vAlign w:val="center"/>
          </w:tcPr>
          <w:p w14:paraId="267226CA" w14:textId="77777777" w:rsidR="00AD3554" w:rsidRPr="005A1D22" w:rsidRDefault="00AD3554" w:rsidP="00817E47">
            <w:pPr>
              <w:pStyle w:val="ListParagraph"/>
              <w:numPr>
                <w:ilvl w:val="0"/>
                <w:numId w:val="61"/>
              </w:numPr>
              <w:spacing w:before="0" w:line="240" w:lineRule="auto"/>
              <w:contextualSpacing w:val="0"/>
              <w:jc w:val="left"/>
              <w:rPr>
                <w:ins w:id="3074" w:author="Phuong Truong Thi" w:date="2024-10-16T00:56:00Z"/>
                <w:rFonts w:eastAsia="Times New Roman"/>
                <w:szCs w:val="24"/>
                <w:lang w:val="vi-VN" w:eastAsia="vi-VN"/>
              </w:rPr>
            </w:pPr>
          </w:p>
        </w:tc>
        <w:tc>
          <w:tcPr>
            <w:tcW w:w="1355" w:type="dxa"/>
            <w:shd w:val="clear" w:color="auto" w:fill="auto"/>
            <w:vAlign w:val="center"/>
          </w:tcPr>
          <w:p w14:paraId="0446E283" w14:textId="77777777" w:rsidR="00AD3554" w:rsidRPr="005A1D22" w:rsidRDefault="00AD3554" w:rsidP="00817E47">
            <w:pPr>
              <w:spacing w:before="0" w:line="240" w:lineRule="auto"/>
              <w:contextualSpacing w:val="0"/>
              <w:rPr>
                <w:ins w:id="3075" w:author="Phuong Truong Thi" w:date="2024-10-16T00:56:00Z"/>
                <w:rFonts w:ascii="Times New Roman" w:hAnsi="Times New Roman"/>
                <w:sz w:val="24"/>
                <w:szCs w:val="24"/>
              </w:rPr>
            </w:pPr>
            <w:ins w:id="3076" w:author="Phuong Truong Thi" w:date="2024-10-16T00:56:00Z">
              <w:r w:rsidRPr="005A1D22">
                <w:rPr>
                  <w:rFonts w:ascii="Times New Roman" w:hAnsi="Times New Roman"/>
                  <w:color w:val="000000"/>
                  <w:sz w:val="24"/>
                  <w:szCs w:val="24"/>
                </w:rPr>
                <w:t>Gợi ý bán 1</w:t>
              </w:r>
            </w:ins>
          </w:p>
        </w:tc>
        <w:tc>
          <w:tcPr>
            <w:tcW w:w="2610" w:type="dxa"/>
            <w:vAlign w:val="center"/>
          </w:tcPr>
          <w:p w14:paraId="2E6C67E0" w14:textId="77777777" w:rsidR="00AD3554" w:rsidRPr="008C1DA1" w:rsidRDefault="00AD3554" w:rsidP="00817E47">
            <w:pPr>
              <w:spacing w:before="0" w:line="240" w:lineRule="auto"/>
              <w:contextualSpacing w:val="0"/>
              <w:rPr>
                <w:ins w:id="3077" w:author="Phuong Truong Thi" w:date="2024-10-16T00:56:00Z"/>
                <w:rFonts w:ascii="Times New Roman" w:eastAsia="Times New Roman" w:hAnsi="Times New Roman"/>
                <w:sz w:val="24"/>
                <w:szCs w:val="24"/>
                <w:lang w:eastAsia="vi-VN"/>
              </w:rPr>
            </w:pPr>
            <w:ins w:id="3078" w:author="Phuong Truong Thi" w:date="2024-10-16T00:56:00Z">
              <w:r w:rsidRPr="008C1DA1">
                <w:rPr>
                  <w:rFonts w:ascii="Times New Roman" w:hAnsi="Times New Roman"/>
                  <w:color w:val="000000"/>
                  <w:sz w:val="24"/>
                  <w:szCs w:val="24"/>
                </w:rPr>
                <w:t>Gợi ý bán sản phẩm từ Model AI của EDA</w:t>
              </w:r>
            </w:ins>
          </w:p>
        </w:tc>
        <w:tc>
          <w:tcPr>
            <w:tcW w:w="1080" w:type="dxa"/>
          </w:tcPr>
          <w:p w14:paraId="0FD9BD44" w14:textId="77777777" w:rsidR="00AD3554" w:rsidRPr="00B66378" w:rsidRDefault="00AD3554" w:rsidP="00817E47">
            <w:pPr>
              <w:spacing w:before="0" w:line="240" w:lineRule="auto"/>
              <w:contextualSpacing w:val="0"/>
              <w:rPr>
                <w:ins w:id="3079" w:author="Phuong Truong Thi" w:date="2024-10-16T00:56:00Z"/>
                <w:rFonts w:ascii="Times New Roman" w:eastAsia="Times New Roman" w:hAnsi="Times New Roman"/>
                <w:sz w:val="24"/>
                <w:szCs w:val="24"/>
                <w:lang w:val="vi-VN" w:eastAsia="vi-VN"/>
              </w:rPr>
            </w:pPr>
            <w:ins w:id="3080" w:author="Phuong Truong Thi" w:date="2024-10-16T00:56:00Z">
              <w:r>
                <w:rPr>
                  <w:rFonts w:ascii="Times New Roman" w:eastAsia="Times New Roman" w:hAnsi="Times New Roman"/>
                  <w:sz w:val="24"/>
                  <w:szCs w:val="24"/>
                  <w:lang w:val="vi-VN" w:eastAsia="vi-VN"/>
                </w:rPr>
                <w:t>EDA &amp; CRM</w:t>
              </w:r>
            </w:ins>
          </w:p>
        </w:tc>
        <w:tc>
          <w:tcPr>
            <w:tcW w:w="1271" w:type="dxa"/>
          </w:tcPr>
          <w:p w14:paraId="2F3E98B8" w14:textId="06AC013C" w:rsidR="00AD3554" w:rsidRPr="00AD0E1A" w:rsidRDefault="00525739" w:rsidP="00817E47">
            <w:pPr>
              <w:spacing w:before="0" w:line="240" w:lineRule="auto"/>
              <w:contextualSpacing w:val="0"/>
              <w:rPr>
                <w:ins w:id="3081"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0F759B78" w14:textId="77777777" w:rsidR="00AD3554" w:rsidRPr="00AD0E1A" w:rsidRDefault="00AD3554" w:rsidP="00817E47">
            <w:pPr>
              <w:spacing w:before="0" w:line="240" w:lineRule="auto"/>
              <w:contextualSpacing w:val="0"/>
              <w:rPr>
                <w:ins w:id="3082" w:author="Phuong Truong Thi" w:date="2024-10-16T00:56:00Z"/>
                <w:rFonts w:ascii="Times New Roman" w:eastAsia="Times New Roman" w:hAnsi="Times New Roman"/>
                <w:sz w:val="24"/>
                <w:szCs w:val="24"/>
                <w:lang w:val="vi-VN" w:eastAsia="vi-VN"/>
              </w:rPr>
            </w:pPr>
          </w:p>
        </w:tc>
        <w:tc>
          <w:tcPr>
            <w:tcW w:w="1063" w:type="dxa"/>
          </w:tcPr>
          <w:p w14:paraId="2DDA0F28" w14:textId="77777777" w:rsidR="00AD3554" w:rsidRPr="00AD0E1A" w:rsidRDefault="00AD3554" w:rsidP="00817E47">
            <w:pPr>
              <w:spacing w:before="0" w:line="240" w:lineRule="auto"/>
              <w:contextualSpacing w:val="0"/>
              <w:jc w:val="center"/>
              <w:rPr>
                <w:ins w:id="3083" w:author="Phuong Truong Thi" w:date="2024-10-16T00:56:00Z"/>
                <w:rFonts w:ascii="Times New Roman" w:eastAsia="Times New Roman" w:hAnsi="Times New Roman"/>
                <w:sz w:val="24"/>
                <w:szCs w:val="24"/>
                <w:lang w:eastAsia="vi-VN"/>
              </w:rPr>
            </w:pPr>
            <w:ins w:id="3084" w:author="Phuong Truong Thi" w:date="2024-10-16T00:56:00Z">
              <w:r>
                <w:rPr>
                  <w:rFonts w:ascii="Times New Roman" w:eastAsia="Times New Roman" w:hAnsi="Times New Roman"/>
                  <w:sz w:val="24"/>
                  <w:szCs w:val="24"/>
                  <w:lang w:eastAsia="vi-VN"/>
                </w:rPr>
                <w:t>Y</w:t>
              </w:r>
            </w:ins>
          </w:p>
        </w:tc>
      </w:tr>
      <w:tr w:rsidR="00AD3554" w:rsidRPr="00AD0E1A" w14:paraId="6A722FDB" w14:textId="77777777" w:rsidTr="7F5A6C64">
        <w:trPr>
          <w:trHeight w:val="276"/>
          <w:ins w:id="3085" w:author="Phuong Truong Thi" w:date="2024-10-16T00:56:00Z"/>
        </w:trPr>
        <w:tc>
          <w:tcPr>
            <w:tcW w:w="720" w:type="dxa"/>
            <w:shd w:val="clear" w:color="auto" w:fill="auto"/>
            <w:vAlign w:val="center"/>
          </w:tcPr>
          <w:p w14:paraId="66B4A213" w14:textId="77777777" w:rsidR="00AD3554" w:rsidRPr="005A1D22" w:rsidRDefault="00AD3554" w:rsidP="00817E47">
            <w:pPr>
              <w:pStyle w:val="ListParagraph"/>
              <w:numPr>
                <w:ilvl w:val="0"/>
                <w:numId w:val="61"/>
              </w:numPr>
              <w:spacing w:before="0" w:line="240" w:lineRule="auto"/>
              <w:contextualSpacing w:val="0"/>
              <w:jc w:val="left"/>
              <w:rPr>
                <w:ins w:id="3086" w:author="Phuong Truong Thi" w:date="2024-10-16T00:56:00Z"/>
                <w:rFonts w:eastAsia="Times New Roman"/>
                <w:szCs w:val="24"/>
                <w:lang w:val="vi-VN" w:eastAsia="vi-VN"/>
              </w:rPr>
            </w:pPr>
          </w:p>
        </w:tc>
        <w:tc>
          <w:tcPr>
            <w:tcW w:w="1355" w:type="dxa"/>
            <w:shd w:val="clear" w:color="auto" w:fill="auto"/>
            <w:vAlign w:val="center"/>
          </w:tcPr>
          <w:p w14:paraId="3ABAB02F" w14:textId="77777777" w:rsidR="00AD3554" w:rsidRPr="005A1D22" w:rsidRDefault="00AD3554" w:rsidP="00817E47">
            <w:pPr>
              <w:spacing w:before="0" w:line="240" w:lineRule="auto"/>
              <w:contextualSpacing w:val="0"/>
              <w:rPr>
                <w:ins w:id="3087" w:author="Phuong Truong Thi" w:date="2024-10-16T00:56:00Z"/>
                <w:rFonts w:ascii="Times New Roman" w:hAnsi="Times New Roman"/>
                <w:sz w:val="24"/>
                <w:szCs w:val="24"/>
              </w:rPr>
            </w:pPr>
            <w:ins w:id="3088" w:author="Phuong Truong Thi" w:date="2024-10-16T00:56:00Z">
              <w:r w:rsidRPr="005A1D22">
                <w:rPr>
                  <w:rFonts w:ascii="Times New Roman" w:hAnsi="Times New Roman"/>
                  <w:color w:val="000000"/>
                  <w:sz w:val="24"/>
                  <w:szCs w:val="24"/>
                </w:rPr>
                <w:t>Gợi ý bán 2</w:t>
              </w:r>
            </w:ins>
          </w:p>
        </w:tc>
        <w:tc>
          <w:tcPr>
            <w:tcW w:w="2610" w:type="dxa"/>
            <w:vAlign w:val="center"/>
          </w:tcPr>
          <w:p w14:paraId="2705C987" w14:textId="77777777" w:rsidR="00AD3554" w:rsidRPr="008C1DA1" w:rsidRDefault="00AD3554" w:rsidP="00817E47">
            <w:pPr>
              <w:spacing w:before="0" w:line="240" w:lineRule="auto"/>
              <w:contextualSpacing w:val="0"/>
              <w:rPr>
                <w:ins w:id="3089" w:author="Phuong Truong Thi" w:date="2024-10-16T00:56:00Z"/>
                <w:rFonts w:ascii="Times New Roman" w:eastAsia="Times New Roman" w:hAnsi="Times New Roman"/>
                <w:sz w:val="24"/>
                <w:szCs w:val="24"/>
                <w:lang w:eastAsia="vi-VN"/>
              </w:rPr>
            </w:pPr>
            <w:ins w:id="3090" w:author="Phuong Truong Thi" w:date="2024-10-16T00:56:00Z">
              <w:r w:rsidRPr="008C1DA1">
                <w:rPr>
                  <w:rFonts w:ascii="Times New Roman" w:hAnsi="Times New Roman"/>
                  <w:color w:val="000000"/>
                  <w:sz w:val="24"/>
                  <w:szCs w:val="24"/>
                </w:rPr>
                <w:t>Gợi ý bán sản phẩm từ Model AI của EDA</w:t>
              </w:r>
            </w:ins>
          </w:p>
        </w:tc>
        <w:tc>
          <w:tcPr>
            <w:tcW w:w="1080" w:type="dxa"/>
          </w:tcPr>
          <w:p w14:paraId="2410FA57" w14:textId="77777777" w:rsidR="00AD3554" w:rsidRDefault="00AD3554" w:rsidP="00817E47">
            <w:pPr>
              <w:spacing w:before="0" w:line="240" w:lineRule="auto"/>
              <w:contextualSpacing w:val="0"/>
              <w:rPr>
                <w:ins w:id="3091" w:author="Phuong Truong Thi" w:date="2024-10-16T00:56:00Z"/>
                <w:rFonts w:ascii="Times New Roman" w:eastAsia="Times New Roman" w:hAnsi="Times New Roman"/>
                <w:sz w:val="24"/>
                <w:szCs w:val="24"/>
                <w:lang w:eastAsia="vi-VN"/>
              </w:rPr>
            </w:pPr>
            <w:ins w:id="3092" w:author="Phuong Truong Thi" w:date="2024-10-16T00:56:00Z">
              <w:r>
                <w:rPr>
                  <w:rFonts w:ascii="Times New Roman" w:eastAsia="Times New Roman" w:hAnsi="Times New Roman"/>
                  <w:sz w:val="24"/>
                  <w:szCs w:val="24"/>
                  <w:lang w:val="vi-VN" w:eastAsia="vi-VN"/>
                </w:rPr>
                <w:t>EDA &amp; CRM</w:t>
              </w:r>
            </w:ins>
          </w:p>
        </w:tc>
        <w:tc>
          <w:tcPr>
            <w:tcW w:w="1271" w:type="dxa"/>
          </w:tcPr>
          <w:p w14:paraId="3A609B38" w14:textId="20B83FBF" w:rsidR="00AD3554" w:rsidRPr="00AD0E1A" w:rsidRDefault="00525739" w:rsidP="00817E47">
            <w:pPr>
              <w:spacing w:before="0" w:line="240" w:lineRule="auto"/>
              <w:contextualSpacing w:val="0"/>
              <w:rPr>
                <w:ins w:id="3093"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272F955A" w14:textId="77777777" w:rsidR="00AD3554" w:rsidRPr="00AD0E1A" w:rsidRDefault="00AD3554" w:rsidP="00817E47">
            <w:pPr>
              <w:spacing w:before="0" w:line="240" w:lineRule="auto"/>
              <w:contextualSpacing w:val="0"/>
              <w:rPr>
                <w:ins w:id="3094" w:author="Phuong Truong Thi" w:date="2024-10-16T00:56:00Z"/>
                <w:rFonts w:ascii="Times New Roman" w:eastAsia="Times New Roman" w:hAnsi="Times New Roman"/>
                <w:sz w:val="24"/>
                <w:szCs w:val="24"/>
                <w:lang w:val="vi-VN" w:eastAsia="vi-VN"/>
              </w:rPr>
            </w:pPr>
          </w:p>
        </w:tc>
        <w:tc>
          <w:tcPr>
            <w:tcW w:w="1063" w:type="dxa"/>
          </w:tcPr>
          <w:p w14:paraId="678167A6" w14:textId="77777777" w:rsidR="00AD3554" w:rsidRPr="00AD0E1A" w:rsidRDefault="00AD3554" w:rsidP="00817E47">
            <w:pPr>
              <w:spacing w:before="0" w:line="240" w:lineRule="auto"/>
              <w:contextualSpacing w:val="0"/>
              <w:jc w:val="center"/>
              <w:rPr>
                <w:ins w:id="3095" w:author="Phuong Truong Thi" w:date="2024-10-16T00:56:00Z"/>
                <w:rFonts w:ascii="Times New Roman" w:eastAsia="Times New Roman" w:hAnsi="Times New Roman"/>
                <w:sz w:val="24"/>
                <w:szCs w:val="24"/>
                <w:lang w:eastAsia="vi-VN"/>
              </w:rPr>
            </w:pPr>
            <w:ins w:id="3096" w:author="Phuong Truong Thi" w:date="2024-10-16T00:56:00Z">
              <w:r>
                <w:rPr>
                  <w:rFonts w:ascii="Times New Roman" w:eastAsia="Times New Roman" w:hAnsi="Times New Roman"/>
                  <w:sz w:val="24"/>
                  <w:szCs w:val="24"/>
                  <w:lang w:eastAsia="vi-VN"/>
                </w:rPr>
                <w:t>Y</w:t>
              </w:r>
            </w:ins>
          </w:p>
        </w:tc>
      </w:tr>
      <w:tr w:rsidR="00AD3554" w:rsidRPr="00AD0E1A" w14:paraId="2FECB5C9" w14:textId="77777777" w:rsidTr="7F5A6C64">
        <w:trPr>
          <w:trHeight w:val="276"/>
          <w:ins w:id="3097" w:author="Phuong Truong Thi" w:date="2024-10-16T00:56:00Z"/>
        </w:trPr>
        <w:tc>
          <w:tcPr>
            <w:tcW w:w="720" w:type="dxa"/>
            <w:shd w:val="clear" w:color="auto" w:fill="auto"/>
            <w:vAlign w:val="center"/>
          </w:tcPr>
          <w:p w14:paraId="39A2DB9F" w14:textId="77777777" w:rsidR="00AD3554" w:rsidRPr="005A1D22" w:rsidRDefault="00AD3554" w:rsidP="00817E47">
            <w:pPr>
              <w:pStyle w:val="ListParagraph"/>
              <w:numPr>
                <w:ilvl w:val="0"/>
                <w:numId w:val="61"/>
              </w:numPr>
              <w:spacing w:before="0" w:line="240" w:lineRule="auto"/>
              <w:contextualSpacing w:val="0"/>
              <w:jc w:val="left"/>
              <w:rPr>
                <w:ins w:id="3098" w:author="Phuong Truong Thi" w:date="2024-10-16T00:56:00Z"/>
                <w:rFonts w:eastAsia="Times New Roman"/>
                <w:szCs w:val="24"/>
                <w:lang w:val="vi-VN" w:eastAsia="vi-VN"/>
              </w:rPr>
            </w:pPr>
          </w:p>
        </w:tc>
        <w:tc>
          <w:tcPr>
            <w:tcW w:w="1355" w:type="dxa"/>
            <w:shd w:val="clear" w:color="auto" w:fill="auto"/>
            <w:vAlign w:val="center"/>
          </w:tcPr>
          <w:p w14:paraId="37D02E4A" w14:textId="77777777" w:rsidR="00AD3554" w:rsidRPr="005A1D22" w:rsidRDefault="00AD3554" w:rsidP="00817E47">
            <w:pPr>
              <w:spacing w:before="0" w:line="240" w:lineRule="auto"/>
              <w:contextualSpacing w:val="0"/>
              <w:rPr>
                <w:ins w:id="3099" w:author="Phuong Truong Thi" w:date="2024-10-16T00:56:00Z"/>
                <w:rFonts w:ascii="Times New Roman" w:hAnsi="Times New Roman"/>
                <w:sz w:val="24"/>
                <w:szCs w:val="24"/>
              </w:rPr>
            </w:pPr>
            <w:ins w:id="3100" w:author="Phuong Truong Thi" w:date="2024-10-16T00:56:00Z">
              <w:r w:rsidRPr="005A1D22">
                <w:rPr>
                  <w:rFonts w:ascii="Times New Roman" w:hAnsi="Times New Roman"/>
                  <w:color w:val="000000"/>
                  <w:sz w:val="24"/>
                  <w:szCs w:val="24"/>
                </w:rPr>
                <w:t>Gợi ý bán 3</w:t>
              </w:r>
            </w:ins>
          </w:p>
        </w:tc>
        <w:tc>
          <w:tcPr>
            <w:tcW w:w="2610" w:type="dxa"/>
            <w:vAlign w:val="center"/>
          </w:tcPr>
          <w:p w14:paraId="488CAA51" w14:textId="77777777" w:rsidR="00AD3554" w:rsidRPr="008C1DA1" w:rsidRDefault="00AD3554" w:rsidP="00817E47">
            <w:pPr>
              <w:spacing w:before="0" w:line="240" w:lineRule="auto"/>
              <w:contextualSpacing w:val="0"/>
              <w:rPr>
                <w:ins w:id="3101" w:author="Phuong Truong Thi" w:date="2024-10-16T00:56:00Z"/>
                <w:rFonts w:ascii="Times New Roman" w:eastAsia="Times New Roman" w:hAnsi="Times New Roman"/>
                <w:sz w:val="24"/>
                <w:szCs w:val="24"/>
                <w:lang w:eastAsia="vi-VN"/>
              </w:rPr>
            </w:pPr>
            <w:ins w:id="3102" w:author="Phuong Truong Thi" w:date="2024-10-16T00:56:00Z">
              <w:r w:rsidRPr="008C1DA1">
                <w:rPr>
                  <w:rFonts w:ascii="Times New Roman" w:hAnsi="Times New Roman"/>
                  <w:color w:val="000000"/>
                  <w:sz w:val="24"/>
                  <w:szCs w:val="24"/>
                </w:rPr>
                <w:t>Gợi ý bán sản phẩm từ Model AI của EDA</w:t>
              </w:r>
            </w:ins>
          </w:p>
        </w:tc>
        <w:tc>
          <w:tcPr>
            <w:tcW w:w="1080" w:type="dxa"/>
          </w:tcPr>
          <w:p w14:paraId="576ED2AC" w14:textId="77777777" w:rsidR="00AD3554" w:rsidRDefault="00AD3554" w:rsidP="00817E47">
            <w:pPr>
              <w:spacing w:before="0" w:line="240" w:lineRule="auto"/>
              <w:contextualSpacing w:val="0"/>
              <w:rPr>
                <w:ins w:id="3103" w:author="Phuong Truong Thi" w:date="2024-10-16T00:56:00Z"/>
                <w:rFonts w:ascii="Times New Roman" w:eastAsia="Times New Roman" w:hAnsi="Times New Roman"/>
                <w:sz w:val="24"/>
                <w:szCs w:val="24"/>
                <w:lang w:eastAsia="vi-VN"/>
              </w:rPr>
            </w:pPr>
            <w:ins w:id="3104" w:author="Phuong Truong Thi" w:date="2024-10-16T00:56:00Z">
              <w:r>
                <w:rPr>
                  <w:rFonts w:ascii="Times New Roman" w:eastAsia="Times New Roman" w:hAnsi="Times New Roman"/>
                  <w:sz w:val="24"/>
                  <w:szCs w:val="24"/>
                  <w:lang w:val="vi-VN" w:eastAsia="vi-VN"/>
                </w:rPr>
                <w:t>EDA &amp; CRM</w:t>
              </w:r>
            </w:ins>
          </w:p>
        </w:tc>
        <w:tc>
          <w:tcPr>
            <w:tcW w:w="1271" w:type="dxa"/>
          </w:tcPr>
          <w:p w14:paraId="5194E3E1" w14:textId="5435A932" w:rsidR="00AD3554" w:rsidRPr="00AD0E1A" w:rsidRDefault="00525739" w:rsidP="00817E47">
            <w:pPr>
              <w:spacing w:before="0" w:line="240" w:lineRule="auto"/>
              <w:contextualSpacing w:val="0"/>
              <w:rPr>
                <w:ins w:id="3105"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57F70EF2" w14:textId="77777777" w:rsidR="00AD3554" w:rsidRPr="00AD0E1A" w:rsidRDefault="00AD3554" w:rsidP="00817E47">
            <w:pPr>
              <w:spacing w:before="0" w:line="240" w:lineRule="auto"/>
              <w:contextualSpacing w:val="0"/>
              <w:rPr>
                <w:ins w:id="3106" w:author="Phuong Truong Thi" w:date="2024-10-16T00:56:00Z"/>
                <w:rFonts w:ascii="Times New Roman" w:eastAsia="Times New Roman" w:hAnsi="Times New Roman"/>
                <w:sz w:val="24"/>
                <w:szCs w:val="24"/>
                <w:lang w:val="vi-VN" w:eastAsia="vi-VN"/>
              </w:rPr>
            </w:pPr>
          </w:p>
        </w:tc>
        <w:tc>
          <w:tcPr>
            <w:tcW w:w="1063" w:type="dxa"/>
          </w:tcPr>
          <w:p w14:paraId="3C053C72" w14:textId="77777777" w:rsidR="00AD3554" w:rsidRPr="00AD0E1A" w:rsidRDefault="00AD3554" w:rsidP="00817E47">
            <w:pPr>
              <w:spacing w:before="0" w:line="240" w:lineRule="auto"/>
              <w:contextualSpacing w:val="0"/>
              <w:jc w:val="center"/>
              <w:rPr>
                <w:ins w:id="3107" w:author="Phuong Truong Thi" w:date="2024-10-16T00:56:00Z"/>
                <w:rFonts w:ascii="Times New Roman" w:eastAsia="Times New Roman" w:hAnsi="Times New Roman"/>
                <w:sz w:val="24"/>
                <w:szCs w:val="24"/>
                <w:lang w:eastAsia="vi-VN"/>
              </w:rPr>
            </w:pPr>
            <w:ins w:id="3108" w:author="Phuong Truong Thi" w:date="2024-10-16T00:56:00Z">
              <w:r>
                <w:rPr>
                  <w:rFonts w:ascii="Times New Roman" w:eastAsia="Times New Roman" w:hAnsi="Times New Roman"/>
                  <w:sz w:val="24"/>
                  <w:szCs w:val="24"/>
                  <w:lang w:eastAsia="vi-VN"/>
                </w:rPr>
                <w:t>Y</w:t>
              </w:r>
            </w:ins>
          </w:p>
        </w:tc>
      </w:tr>
      <w:tr w:rsidR="00AD3554" w:rsidRPr="00AD0E1A" w14:paraId="455D5DE4" w14:textId="77777777" w:rsidTr="7F5A6C64">
        <w:trPr>
          <w:trHeight w:val="276"/>
          <w:ins w:id="3109" w:author="Phuong Truong Thi" w:date="2024-10-16T00:56:00Z"/>
        </w:trPr>
        <w:tc>
          <w:tcPr>
            <w:tcW w:w="9162" w:type="dxa"/>
            <w:gridSpan w:val="7"/>
          </w:tcPr>
          <w:p w14:paraId="2706A7BA" w14:textId="77777777" w:rsidR="00AD3554" w:rsidRDefault="00AD3554" w:rsidP="00817E47">
            <w:pPr>
              <w:spacing w:before="0" w:line="240" w:lineRule="auto"/>
              <w:contextualSpacing w:val="0"/>
              <w:jc w:val="left"/>
              <w:rPr>
                <w:ins w:id="3110" w:author="Phuong Truong Thi" w:date="2024-10-16T00:56:00Z"/>
                <w:rFonts w:ascii="Times New Roman" w:eastAsia="Times New Roman" w:hAnsi="Times New Roman"/>
                <w:sz w:val="24"/>
                <w:szCs w:val="24"/>
                <w:lang w:eastAsia="vi-VN"/>
              </w:rPr>
            </w:pPr>
            <w:ins w:id="3111" w:author="Phuong Truong Thi" w:date="2024-10-16T00:56:00Z">
              <w:r w:rsidRPr="005A1D22">
                <w:rPr>
                  <w:rFonts w:ascii="Times New Roman" w:hAnsi="Times New Roman"/>
                  <w:color w:val="000000"/>
                  <w:sz w:val="24"/>
                  <w:szCs w:val="24"/>
                </w:rPr>
                <w:t>AUM</w:t>
              </w:r>
            </w:ins>
          </w:p>
        </w:tc>
      </w:tr>
      <w:tr w:rsidR="00AD3554" w:rsidRPr="00AD0E1A" w14:paraId="327429CA" w14:textId="77777777" w:rsidTr="7F5A6C64">
        <w:trPr>
          <w:trHeight w:val="276"/>
          <w:ins w:id="3112" w:author="Phuong Truong Thi" w:date="2024-10-16T00:56:00Z"/>
        </w:trPr>
        <w:tc>
          <w:tcPr>
            <w:tcW w:w="720" w:type="dxa"/>
            <w:shd w:val="clear" w:color="auto" w:fill="auto"/>
            <w:vAlign w:val="center"/>
          </w:tcPr>
          <w:p w14:paraId="29E7CD12" w14:textId="77777777" w:rsidR="00AD3554" w:rsidRPr="005A1D22" w:rsidRDefault="00AD3554" w:rsidP="00817E47">
            <w:pPr>
              <w:pStyle w:val="ListParagraph"/>
              <w:numPr>
                <w:ilvl w:val="0"/>
                <w:numId w:val="61"/>
              </w:numPr>
              <w:spacing w:before="0" w:line="240" w:lineRule="auto"/>
              <w:contextualSpacing w:val="0"/>
              <w:jc w:val="left"/>
              <w:rPr>
                <w:ins w:id="3113" w:author="Phuong Truong Thi" w:date="2024-10-16T00:56:00Z"/>
                <w:rFonts w:eastAsia="Times New Roman"/>
                <w:szCs w:val="24"/>
                <w:lang w:val="vi-VN" w:eastAsia="vi-VN"/>
              </w:rPr>
            </w:pPr>
          </w:p>
        </w:tc>
        <w:tc>
          <w:tcPr>
            <w:tcW w:w="1355" w:type="dxa"/>
            <w:shd w:val="clear" w:color="auto" w:fill="auto"/>
            <w:vAlign w:val="center"/>
          </w:tcPr>
          <w:p w14:paraId="3CB2EBD4" w14:textId="77777777" w:rsidR="00AD3554" w:rsidRPr="00B66378" w:rsidRDefault="00AD3554" w:rsidP="00817E47">
            <w:pPr>
              <w:spacing w:before="0" w:line="240" w:lineRule="auto"/>
              <w:contextualSpacing w:val="0"/>
              <w:rPr>
                <w:ins w:id="3114" w:author="Phuong Truong Thi" w:date="2024-10-16T00:56:00Z"/>
                <w:rFonts w:ascii="Times New Roman" w:hAnsi="Times New Roman"/>
                <w:sz w:val="24"/>
                <w:szCs w:val="24"/>
                <w:lang w:val="vi-VN"/>
              </w:rPr>
            </w:pPr>
            <w:ins w:id="3115" w:author="Phuong Truong Thi" w:date="2024-10-16T00:56:00Z">
              <w:r w:rsidRPr="00B66378">
                <w:rPr>
                  <w:rFonts w:ascii="Times New Roman" w:hAnsi="Times New Roman"/>
                  <w:color w:val="000000"/>
                  <w:sz w:val="24"/>
                  <w:szCs w:val="24"/>
                  <w:lang w:val="vi-VN"/>
                </w:rPr>
                <w:t>AUM tại ngày dữ liệu</w:t>
              </w:r>
            </w:ins>
          </w:p>
        </w:tc>
        <w:tc>
          <w:tcPr>
            <w:tcW w:w="2610" w:type="dxa"/>
            <w:vAlign w:val="center"/>
          </w:tcPr>
          <w:p w14:paraId="370DF803" w14:textId="77777777" w:rsidR="00AD3554" w:rsidRPr="00B66378" w:rsidRDefault="00AD3554" w:rsidP="00817E47">
            <w:pPr>
              <w:spacing w:before="0" w:line="240" w:lineRule="auto"/>
              <w:contextualSpacing w:val="0"/>
              <w:rPr>
                <w:ins w:id="3116" w:author="Phuong Truong Thi" w:date="2024-10-16T00:56:00Z"/>
                <w:rFonts w:ascii="Times New Roman" w:eastAsia="Times New Roman" w:hAnsi="Times New Roman"/>
                <w:sz w:val="24"/>
                <w:szCs w:val="24"/>
                <w:lang w:val="vi-VN" w:eastAsia="vi-VN"/>
              </w:rPr>
            </w:pPr>
            <w:commentRangeStart w:id="3117"/>
            <w:commentRangeStart w:id="3118"/>
            <w:ins w:id="3119" w:author="Phuong Truong Thi" w:date="2024-10-16T00:56:00Z">
              <w:r w:rsidRPr="00B66378">
                <w:rPr>
                  <w:rFonts w:ascii="Times New Roman" w:hAnsi="Times New Roman"/>
                  <w:color w:val="000000"/>
                  <w:sz w:val="24"/>
                  <w:szCs w:val="24"/>
                  <w:lang w:val="vi-VN"/>
                </w:rPr>
                <w:t>AUM (Tổng tài sản của khách hàng) tại ngày T-1</w:t>
              </w:r>
              <w:commentRangeEnd w:id="3117"/>
              <w:r>
                <w:rPr>
                  <w:rStyle w:val="CommentReference"/>
                  <w:lang w:val="x-none" w:eastAsia="x-none"/>
                </w:rPr>
                <w:commentReference w:id="3117"/>
              </w:r>
              <w:commentRangeEnd w:id="3118"/>
              <w:r>
                <w:rPr>
                  <w:rStyle w:val="CommentReference"/>
                  <w:lang w:val="x-none" w:eastAsia="x-none"/>
                </w:rPr>
                <w:commentReference w:id="3118"/>
              </w:r>
            </w:ins>
          </w:p>
        </w:tc>
        <w:tc>
          <w:tcPr>
            <w:tcW w:w="1080" w:type="dxa"/>
          </w:tcPr>
          <w:p w14:paraId="2DF05652" w14:textId="77777777" w:rsidR="00AD3554" w:rsidRDefault="00AD3554" w:rsidP="00817E47">
            <w:pPr>
              <w:spacing w:before="0" w:line="240" w:lineRule="auto"/>
              <w:contextualSpacing w:val="0"/>
              <w:rPr>
                <w:ins w:id="3120" w:author="Phuong Truong Thi" w:date="2024-10-16T00:56:00Z"/>
                <w:rFonts w:ascii="Times New Roman" w:eastAsia="Times New Roman" w:hAnsi="Times New Roman"/>
                <w:sz w:val="24"/>
                <w:szCs w:val="24"/>
                <w:lang w:eastAsia="vi-VN"/>
              </w:rPr>
            </w:pPr>
            <w:ins w:id="3121" w:author="Phuong Truong Thi" w:date="2024-10-16T00:56:00Z">
              <w:r w:rsidRPr="0066740F">
                <w:rPr>
                  <w:rFonts w:ascii="Times New Roman" w:eastAsia="Times New Roman" w:hAnsi="Times New Roman"/>
                  <w:sz w:val="24"/>
                  <w:szCs w:val="24"/>
                  <w:lang w:val="vi-VN" w:eastAsia="vi-VN"/>
                </w:rPr>
                <w:t>CRM</w:t>
              </w:r>
            </w:ins>
          </w:p>
        </w:tc>
        <w:tc>
          <w:tcPr>
            <w:tcW w:w="1271" w:type="dxa"/>
          </w:tcPr>
          <w:p w14:paraId="782C4959" w14:textId="77777777" w:rsidR="00AD3554" w:rsidRPr="00AD0E1A" w:rsidRDefault="00AD3554" w:rsidP="00817E47">
            <w:pPr>
              <w:spacing w:before="0" w:line="240" w:lineRule="auto"/>
              <w:contextualSpacing w:val="0"/>
              <w:rPr>
                <w:ins w:id="3122" w:author="Phuong Truong Thi" w:date="2024-10-16T00:56:00Z"/>
                <w:rFonts w:ascii="Times New Roman" w:eastAsia="Times New Roman" w:hAnsi="Times New Roman"/>
                <w:sz w:val="24"/>
                <w:szCs w:val="24"/>
                <w:lang w:eastAsia="vi-VN"/>
              </w:rPr>
            </w:pPr>
            <w:ins w:id="3123" w:author="Phuong Truong Thi" w:date="2024-10-16T00:56:00Z">
              <w:r w:rsidRPr="00867BB1">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5606D910" w14:textId="77777777" w:rsidR="00AD3554" w:rsidRPr="00AD0E1A" w:rsidRDefault="00AD3554" w:rsidP="00817E47">
            <w:pPr>
              <w:spacing w:before="0" w:line="240" w:lineRule="auto"/>
              <w:contextualSpacing w:val="0"/>
              <w:rPr>
                <w:ins w:id="3124" w:author="Phuong Truong Thi" w:date="2024-10-16T00:56:00Z"/>
                <w:rFonts w:ascii="Times New Roman" w:eastAsia="Times New Roman" w:hAnsi="Times New Roman"/>
                <w:sz w:val="24"/>
                <w:szCs w:val="24"/>
                <w:lang w:val="vi-VN" w:eastAsia="vi-VN"/>
              </w:rPr>
            </w:pPr>
          </w:p>
        </w:tc>
        <w:tc>
          <w:tcPr>
            <w:tcW w:w="1063" w:type="dxa"/>
          </w:tcPr>
          <w:p w14:paraId="5FC20CDB" w14:textId="77777777" w:rsidR="00AD3554" w:rsidRPr="00AD0E1A" w:rsidRDefault="00AD3554" w:rsidP="00817E47">
            <w:pPr>
              <w:spacing w:before="0" w:line="240" w:lineRule="auto"/>
              <w:contextualSpacing w:val="0"/>
              <w:jc w:val="center"/>
              <w:rPr>
                <w:ins w:id="3125" w:author="Phuong Truong Thi" w:date="2024-10-16T00:56:00Z"/>
                <w:rFonts w:ascii="Times New Roman" w:eastAsia="Times New Roman" w:hAnsi="Times New Roman"/>
                <w:sz w:val="24"/>
                <w:szCs w:val="24"/>
                <w:lang w:eastAsia="vi-VN"/>
              </w:rPr>
            </w:pPr>
            <w:ins w:id="3126" w:author="Phuong Truong Thi" w:date="2024-10-16T00:56:00Z">
              <w:r>
                <w:rPr>
                  <w:rFonts w:ascii="Times New Roman" w:eastAsia="Times New Roman" w:hAnsi="Times New Roman"/>
                  <w:sz w:val="24"/>
                  <w:szCs w:val="24"/>
                  <w:lang w:eastAsia="vi-VN"/>
                </w:rPr>
                <w:t>Y</w:t>
              </w:r>
            </w:ins>
          </w:p>
        </w:tc>
      </w:tr>
      <w:tr w:rsidR="00AD3554" w:rsidRPr="00AD0E1A" w14:paraId="2A4780C7" w14:textId="77777777" w:rsidTr="7F5A6C64">
        <w:trPr>
          <w:trHeight w:val="276"/>
          <w:ins w:id="3127" w:author="Phuong Truong Thi" w:date="2024-10-16T00:56:00Z"/>
        </w:trPr>
        <w:tc>
          <w:tcPr>
            <w:tcW w:w="720" w:type="dxa"/>
            <w:shd w:val="clear" w:color="auto" w:fill="auto"/>
            <w:vAlign w:val="center"/>
          </w:tcPr>
          <w:p w14:paraId="2D740A5E" w14:textId="77777777" w:rsidR="00AD3554" w:rsidRPr="005A1D22" w:rsidRDefault="00AD3554" w:rsidP="00817E47">
            <w:pPr>
              <w:pStyle w:val="ListParagraph"/>
              <w:numPr>
                <w:ilvl w:val="0"/>
                <w:numId w:val="61"/>
              </w:numPr>
              <w:spacing w:before="0" w:line="240" w:lineRule="auto"/>
              <w:contextualSpacing w:val="0"/>
              <w:jc w:val="left"/>
              <w:rPr>
                <w:ins w:id="3128" w:author="Phuong Truong Thi" w:date="2024-10-16T00:56:00Z"/>
                <w:rFonts w:eastAsia="Times New Roman"/>
                <w:szCs w:val="24"/>
                <w:lang w:val="vi-VN" w:eastAsia="vi-VN"/>
              </w:rPr>
            </w:pPr>
          </w:p>
        </w:tc>
        <w:tc>
          <w:tcPr>
            <w:tcW w:w="1355" w:type="dxa"/>
            <w:shd w:val="clear" w:color="auto" w:fill="auto"/>
            <w:vAlign w:val="center"/>
          </w:tcPr>
          <w:p w14:paraId="57BE85C6" w14:textId="4D740389" w:rsidR="00AD3554" w:rsidRPr="005A1D22" w:rsidRDefault="00AD3554" w:rsidP="00817E47">
            <w:pPr>
              <w:spacing w:before="0" w:line="240" w:lineRule="auto"/>
              <w:contextualSpacing w:val="0"/>
              <w:rPr>
                <w:ins w:id="3129" w:author="Phuong Truong Thi" w:date="2024-10-16T00:56:00Z"/>
                <w:rFonts w:ascii="Times New Roman" w:hAnsi="Times New Roman"/>
                <w:sz w:val="24"/>
                <w:szCs w:val="24"/>
              </w:rPr>
            </w:pPr>
            <w:ins w:id="3130" w:author="Phuong Truong Thi" w:date="2024-10-16T00:56:00Z">
              <w:r w:rsidRPr="005A1D22">
                <w:rPr>
                  <w:rFonts w:ascii="Times New Roman" w:hAnsi="Times New Roman"/>
                  <w:color w:val="000000"/>
                  <w:sz w:val="24"/>
                  <w:szCs w:val="24"/>
                </w:rPr>
                <w:t>AUM trung bình</w:t>
              </w:r>
            </w:ins>
            <w:r w:rsidR="00F53451">
              <w:rPr>
                <w:rFonts w:ascii="Times New Roman" w:hAnsi="Times New Roman"/>
                <w:color w:val="000000"/>
                <w:sz w:val="24"/>
                <w:szCs w:val="24"/>
              </w:rPr>
              <w:t xml:space="preserve"> 3</w:t>
            </w:r>
            <w:ins w:id="3131" w:author="Phuong Truong Thi" w:date="2024-10-16T00:56:00Z">
              <w:r w:rsidRPr="005A1D22">
                <w:rPr>
                  <w:rFonts w:ascii="Times New Roman" w:hAnsi="Times New Roman"/>
                  <w:color w:val="000000"/>
                  <w:sz w:val="24"/>
                  <w:szCs w:val="24"/>
                </w:rPr>
                <w:t xml:space="preserve"> tháng </w:t>
              </w:r>
            </w:ins>
            <w:r w:rsidR="00F53451">
              <w:rPr>
                <w:rFonts w:ascii="Times New Roman" w:hAnsi="Times New Roman"/>
                <w:color w:val="000000"/>
                <w:sz w:val="24"/>
                <w:szCs w:val="24"/>
              </w:rPr>
              <w:t>gần nhất</w:t>
            </w:r>
          </w:p>
        </w:tc>
        <w:tc>
          <w:tcPr>
            <w:tcW w:w="2610" w:type="dxa"/>
            <w:vAlign w:val="center"/>
          </w:tcPr>
          <w:p w14:paraId="431EDDAA" w14:textId="77777777" w:rsidR="00AD3554" w:rsidRPr="008C1DA1" w:rsidRDefault="00AD3554" w:rsidP="00817E47">
            <w:pPr>
              <w:spacing w:before="0" w:line="240" w:lineRule="auto"/>
              <w:contextualSpacing w:val="0"/>
              <w:rPr>
                <w:ins w:id="3132" w:author="Phuong Truong Thi" w:date="2024-10-16T00:56:00Z"/>
                <w:rFonts w:ascii="Times New Roman" w:eastAsia="Times New Roman" w:hAnsi="Times New Roman"/>
                <w:sz w:val="24"/>
                <w:szCs w:val="24"/>
                <w:lang w:eastAsia="vi-VN"/>
              </w:rPr>
            </w:pPr>
            <w:ins w:id="3133" w:author="Phuong Truong Thi" w:date="2024-10-16T00:56:00Z">
              <w:r w:rsidRPr="008C1DA1">
                <w:rPr>
                  <w:rFonts w:ascii="Times New Roman" w:hAnsi="Times New Roman"/>
                  <w:color w:val="000000"/>
                  <w:sz w:val="24"/>
                  <w:szCs w:val="24"/>
                </w:rPr>
                <w:t>AUM (Tổng tài sản của khách hàng) trung bình trong 3 tháng gần nhất (Tháng T-3, T-2, T-1)</w:t>
              </w:r>
            </w:ins>
          </w:p>
        </w:tc>
        <w:tc>
          <w:tcPr>
            <w:tcW w:w="1080" w:type="dxa"/>
          </w:tcPr>
          <w:p w14:paraId="122A8958" w14:textId="77777777" w:rsidR="00AD3554" w:rsidRPr="00496A1C" w:rsidRDefault="00AD3554" w:rsidP="00817E47">
            <w:pPr>
              <w:spacing w:before="0" w:line="240" w:lineRule="auto"/>
              <w:contextualSpacing w:val="0"/>
              <w:rPr>
                <w:ins w:id="3134" w:author="Phuong Truong Thi" w:date="2024-10-16T00:56:00Z"/>
                <w:rFonts w:ascii="Times New Roman" w:eastAsia="Times New Roman" w:hAnsi="Times New Roman"/>
                <w:sz w:val="24"/>
                <w:szCs w:val="24"/>
                <w:lang w:eastAsia="vi-VN"/>
              </w:rPr>
            </w:pPr>
            <w:ins w:id="3135" w:author="Phuong Truong Thi" w:date="2024-10-16T00:56:00Z">
              <w:r w:rsidRPr="0066740F">
                <w:rPr>
                  <w:rFonts w:ascii="Times New Roman" w:eastAsia="Times New Roman" w:hAnsi="Times New Roman"/>
                  <w:sz w:val="24"/>
                  <w:szCs w:val="24"/>
                  <w:lang w:val="vi-VN" w:eastAsia="vi-VN"/>
                </w:rPr>
                <w:t>CRM</w:t>
              </w:r>
            </w:ins>
          </w:p>
        </w:tc>
        <w:tc>
          <w:tcPr>
            <w:tcW w:w="1271" w:type="dxa"/>
          </w:tcPr>
          <w:p w14:paraId="04E3AC7F" w14:textId="77777777" w:rsidR="00AD3554" w:rsidRPr="00AD0E1A" w:rsidRDefault="00AD3554" w:rsidP="00817E47">
            <w:pPr>
              <w:spacing w:before="0" w:line="240" w:lineRule="auto"/>
              <w:contextualSpacing w:val="0"/>
              <w:rPr>
                <w:ins w:id="3136" w:author="Phuong Truong Thi" w:date="2024-10-16T00:56:00Z"/>
                <w:rFonts w:ascii="Times New Roman" w:eastAsia="Times New Roman" w:hAnsi="Times New Roman"/>
                <w:sz w:val="24"/>
                <w:szCs w:val="24"/>
                <w:lang w:eastAsia="vi-VN"/>
              </w:rPr>
            </w:pPr>
            <w:ins w:id="3137" w:author="Phuong Truong Thi" w:date="2024-10-16T00:56:00Z">
              <w:r w:rsidRPr="00867BB1">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2D5D281B" w14:textId="77777777" w:rsidR="00AD3554" w:rsidRPr="00AD0E1A" w:rsidRDefault="00AD3554" w:rsidP="00817E47">
            <w:pPr>
              <w:spacing w:before="0" w:line="240" w:lineRule="auto"/>
              <w:contextualSpacing w:val="0"/>
              <w:rPr>
                <w:ins w:id="3138" w:author="Phuong Truong Thi" w:date="2024-10-16T00:56:00Z"/>
                <w:rFonts w:ascii="Times New Roman" w:eastAsia="Times New Roman" w:hAnsi="Times New Roman"/>
                <w:sz w:val="24"/>
                <w:szCs w:val="24"/>
                <w:lang w:val="vi-VN" w:eastAsia="vi-VN"/>
              </w:rPr>
            </w:pPr>
          </w:p>
        </w:tc>
        <w:tc>
          <w:tcPr>
            <w:tcW w:w="1063" w:type="dxa"/>
          </w:tcPr>
          <w:p w14:paraId="69D84E7A" w14:textId="1779752B" w:rsidR="00AD3554" w:rsidRPr="00B54B4A" w:rsidRDefault="00B54B4A" w:rsidP="00817E47">
            <w:pPr>
              <w:spacing w:before="0" w:line="240" w:lineRule="auto"/>
              <w:contextualSpacing w:val="0"/>
              <w:jc w:val="center"/>
              <w:rPr>
                <w:ins w:id="3139"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Y</w:t>
            </w:r>
          </w:p>
        </w:tc>
      </w:tr>
      <w:tr w:rsidR="00AD3554" w:rsidRPr="00AD0E1A" w14:paraId="07F4C95E" w14:textId="77777777" w:rsidTr="7F5A6C64">
        <w:trPr>
          <w:trHeight w:val="276"/>
          <w:ins w:id="3140" w:author="Phuong Truong Thi" w:date="2024-10-16T00:56:00Z"/>
        </w:trPr>
        <w:tc>
          <w:tcPr>
            <w:tcW w:w="720" w:type="dxa"/>
            <w:shd w:val="clear" w:color="auto" w:fill="auto"/>
            <w:vAlign w:val="center"/>
          </w:tcPr>
          <w:p w14:paraId="14241FB2" w14:textId="77777777" w:rsidR="00AD3554" w:rsidRPr="005A1D22" w:rsidRDefault="00AD3554" w:rsidP="00817E47">
            <w:pPr>
              <w:pStyle w:val="ListParagraph"/>
              <w:numPr>
                <w:ilvl w:val="0"/>
                <w:numId w:val="61"/>
              </w:numPr>
              <w:spacing w:before="0" w:line="240" w:lineRule="auto"/>
              <w:contextualSpacing w:val="0"/>
              <w:jc w:val="left"/>
              <w:rPr>
                <w:ins w:id="3141" w:author="Phuong Truong Thi" w:date="2024-10-16T00:56:00Z"/>
                <w:rFonts w:eastAsia="Times New Roman"/>
                <w:szCs w:val="24"/>
                <w:lang w:val="vi-VN" w:eastAsia="vi-VN"/>
              </w:rPr>
            </w:pPr>
          </w:p>
        </w:tc>
        <w:tc>
          <w:tcPr>
            <w:tcW w:w="1355" w:type="dxa"/>
            <w:shd w:val="clear" w:color="auto" w:fill="auto"/>
            <w:vAlign w:val="center"/>
          </w:tcPr>
          <w:p w14:paraId="48E0BB7E" w14:textId="3D2D6C46" w:rsidR="00AD3554" w:rsidRPr="00F53451" w:rsidRDefault="00AD3554" w:rsidP="00817E47">
            <w:pPr>
              <w:spacing w:before="0" w:line="240" w:lineRule="auto"/>
              <w:contextualSpacing w:val="0"/>
              <w:rPr>
                <w:ins w:id="3142" w:author="Phuong Truong Thi" w:date="2024-10-16T00:56:00Z"/>
                <w:rFonts w:ascii="Times New Roman" w:hAnsi="Times New Roman"/>
                <w:sz w:val="24"/>
                <w:szCs w:val="24"/>
              </w:rPr>
            </w:pPr>
            <w:ins w:id="3143" w:author="Phuong Truong Thi" w:date="2024-10-16T00:56:00Z">
              <w:r w:rsidRPr="00B66378">
                <w:rPr>
                  <w:rFonts w:ascii="Times New Roman" w:hAnsi="Times New Roman"/>
                  <w:color w:val="000000"/>
                  <w:sz w:val="24"/>
                  <w:szCs w:val="24"/>
                  <w:lang w:val="vi-VN"/>
                </w:rPr>
                <w:t xml:space="preserve">AUM trung bình </w:t>
              </w:r>
            </w:ins>
            <w:r w:rsidR="00F53451">
              <w:rPr>
                <w:rFonts w:ascii="Times New Roman" w:hAnsi="Times New Roman"/>
                <w:color w:val="000000"/>
                <w:sz w:val="24"/>
                <w:szCs w:val="24"/>
              </w:rPr>
              <w:t>tháng trước</w:t>
            </w:r>
          </w:p>
        </w:tc>
        <w:tc>
          <w:tcPr>
            <w:tcW w:w="2610" w:type="dxa"/>
            <w:vAlign w:val="center"/>
          </w:tcPr>
          <w:p w14:paraId="7085A3B7" w14:textId="77777777" w:rsidR="00AD3554" w:rsidRPr="00B66378" w:rsidRDefault="00AD3554" w:rsidP="00817E47">
            <w:pPr>
              <w:spacing w:before="0" w:line="240" w:lineRule="auto"/>
              <w:contextualSpacing w:val="0"/>
              <w:rPr>
                <w:ins w:id="3144" w:author="Phuong Truong Thi" w:date="2024-10-16T00:56:00Z"/>
                <w:rFonts w:ascii="Times New Roman" w:eastAsia="Times New Roman" w:hAnsi="Times New Roman"/>
                <w:sz w:val="24"/>
                <w:szCs w:val="24"/>
                <w:lang w:val="vi-VN" w:eastAsia="vi-VN"/>
              </w:rPr>
            </w:pPr>
            <w:ins w:id="3145" w:author="Phuong Truong Thi" w:date="2024-10-16T00:56:00Z">
              <w:r w:rsidRPr="00B66378">
                <w:rPr>
                  <w:rFonts w:ascii="Times New Roman" w:hAnsi="Times New Roman"/>
                  <w:color w:val="000000"/>
                  <w:sz w:val="24"/>
                  <w:szCs w:val="24"/>
                  <w:lang w:val="vi-VN"/>
                </w:rPr>
                <w:t>AUM (Tổng tài sản của khách hàng) trung bình của tháng trước (T-1)</w:t>
              </w:r>
            </w:ins>
          </w:p>
        </w:tc>
        <w:tc>
          <w:tcPr>
            <w:tcW w:w="1080" w:type="dxa"/>
          </w:tcPr>
          <w:p w14:paraId="51E6A69B" w14:textId="77777777" w:rsidR="00AD3554" w:rsidRPr="00496A1C" w:rsidRDefault="00AD3554" w:rsidP="00817E47">
            <w:pPr>
              <w:spacing w:before="0" w:line="240" w:lineRule="auto"/>
              <w:contextualSpacing w:val="0"/>
              <w:rPr>
                <w:ins w:id="3146" w:author="Phuong Truong Thi" w:date="2024-10-16T00:56:00Z"/>
                <w:rFonts w:ascii="Times New Roman" w:eastAsia="Times New Roman" w:hAnsi="Times New Roman"/>
                <w:sz w:val="24"/>
                <w:szCs w:val="24"/>
                <w:lang w:eastAsia="vi-VN"/>
              </w:rPr>
            </w:pPr>
            <w:ins w:id="3147" w:author="Phuong Truong Thi" w:date="2024-10-16T00:56:00Z">
              <w:r w:rsidRPr="0066740F">
                <w:rPr>
                  <w:rFonts w:ascii="Times New Roman" w:eastAsia="Times New Roman" w:hAnsi="Times New Roman"/>
                  <w:sz w:val="24"/>
                  <w:szCs w:val="24"/>
                  <w:lang w:val="vi-VN" w:eastAsia="vi-VN"/>
                </w:rPr>
                <w:t>CRM</w:t>
              </w:r>
            </w:ins>
          </w:p>
        </w:tc>
        <w:tc>
          <w:tcPr>
            <w:tcW w:w="1271" w:type="dxa"/>
          </w:tcPr>
          <w:p w14:paraId="18925D5B" w14:textId="77777777" w:rsidR="00AD3554" w:rsidRPr="00AD0E1A" w:rsidRDefault="00AD3554" w:rsidP="00817E47">
            <w:pPr>
              <w:spacing w:before="0" w:line="240" w:lineRule="auto"/>
              <w:contextualSpacing w:val="0"/>
              <w:rPr>
                <w:ins w:id="3148" w:author="Phuong Truong Thi" w:date="2024-10-16T00:56:00Z"/>
                <w:rFonts w:ascii="Times New Roman" w:eastAsia="Times New Roman" w:hAnsi="Times New Roman"/>
                <w:sz w:val="24"/>
                <w:szCs w:val="24"/>
                <w:lang w:eastAsia="vi-VN"/>
              </w:rPr>
            </w:pPr>
            <w:ins w:id="3149" w:author="Phuong Truong Thi" w:date="2024-10-16T00:56:00Z">
              <w:r w:rsidRPr="00867BB1">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21425C1" w14:textId="77777777" w:rsidR="00AD3554" w:rsidRPr="00AD0E1A" w:rsidRDefault="00AD3554" w:rsidP="00817E47">
            <w:pPr>
              <w:spacing w:before="0" w:line="240" w:lineRule="auto"/>
              <w:contextualSpacing w:val="0"/>
              <w:rPr>
                <w:ins w:id="3150" w:author="Phuong Truong Thi" w:date="2024-10-16T00:56:00Z"/>
                <w:rFonts w:ascii="Times New Roman" w:eastAsia="Times New Roman" w:hAnsi="Times New Roman"/>
                <w:sz w:val="24"/>
                <w:szCs w:val="24"/>
                <w:lang w:val="vi-VN" w:eastAsia="vi-VN"/>
              </w:rPr>
            </w:pPr>
          </w:p>
        </w:tc>
        <w:tc>
          <w:tcPr>
            <w:tcW w:w="1063" w:type="dxa"/>
          </w:tcPr>
          <w:p w14:paraId="19F931B6" w14:textId="2990A739" w:rsidR="00AD3554" w:rsidRPr="00AD0E1A" w:rsidRDefault="00AD3554" w:rsidP="00817E47">
            <w:pPr>
              <w:spacing w:before="0" w:line="240" w:lineRule="auto"/>
              <w:contextualSpacing w:val="0"/>
              <w:jc w:val="center"/>
              <w:rPr>
                <w:ins w:id="3151" w:author="Phuong Truong Thi" w:date="2024-10-16T00:56:00Z"/>
                <w:rFonts w:ascii="Times New Roman" w:eastAsia="Times New Roman" w:hAnsi="Times New Roman"/>
                <w:sz w:val="24"/>
                <w:szCs w:val="24"/>
                <w:lang w:eastAsia="vi-VN"/>
              </w:rPr>
            </w:pPr>
          </w:p>
        </w:tc>
      </w:tr>
      <w:tr w:rsidR="00AD3554" w:rsidRPr="00AD0E1A" w14:paraId="5F38002C" w14:textId="77777777" w:rsidTr="7F5A6C64">
        <w:trPr>
          <w:trHeight w:val="276"/>
          <w:ins w:id="3152" w:author="Phuong Truong Thi" w:date="2024-10-16T00:56:00Z"/>
        </w:trPr>
        <w:tc>
          <w:tcPr>
            <w:tcW w:w="9162" w:type="dxa"/>
            <w:gridSpan w:val="7"/>
          </w:tcPr>
          <w:p w14:paraId="54DDE21B" w14:textId="77777777" w:rsidR="00AD3554" w:rsidRDefault="00AD3554" w:rsidP="00817E47">
            <w:pPr>
              <w:spacing w:before="0" w:line="240" w:lineRule="auto"/>
              <w:contextualSpacing w:val="0"/>
              <w:jc w:val="left"/>
              <w:rPr>
                <w:ins w:id="3153" w:author="Phuong Truong Thi" w:date="2024-10-16T00:56:00Z"/>
                <w:rFonts w:ascii="Times New Roman" w:eastAsia="Times New Roman" w:hAnsi="Times New Roman"/>
                <w:sz w:val="24"/>
                <w:szCs w:val="24"/>
                <w:lang w:eastAsia="vi-VN"/>
              </w:rPr>
            </w:pPr>
            <w:ins w:id="3154" w:author="Phuong Truong Thi" w:date="2024-10-16T00:56:00Z">
              <w:r>
                <w:rPr>
                  <w:rFonts w:ascii="Times New Roman" w:eastAsia="Times New Roman" w:hAnsi="Times New Roman"/>
                  <w:sz w:val="24"/>
                  <w:szCs w:val="24"/>
                  <w:lang w:eastAsia="vi-VN"/>
                </w:rPr>
                <w:t>Casa</w:t>
              </w:r>
            </w:ins>
          </w:p>
        </w:tc>
      </w:tr>
      <w:tr w:rsidR="00AD3554" w:rsidRPr="00AD0E1A" w14:paraId="28192AB1" w14:textId="77777777" w:rsidTr="7F5A6C64">
        <w:trPr>
          <w:trHeight w:val="276"/>
          <w:ins w:id="3155" w:author="Phuong Truong Thi" w:date="2024-10-16T00:56:00Z"/>
        </w:trPr>
        <w:tc>
          <w:tcPr>
            <w:tcW w:w="720" w:type="dxa"/>
            <w:shd w:val="clear" w:color="auto" w:fill="auto"/>
            <w:vAlign w:val="center"/>
          </w:tcPr>
          <w:p w14:paraId="026B7413" w14:textId="77777777" w:rsidR="00AD3554" w:rsidRPr="005A1D22" w:rsidRDefault="00AD3554" w:rsidP="00817E47">
            <w:pPr>
              <w:pStyle w:val="ListParagraph"/>
              <w:numPr>
                <w:ilvl w:val="0"/>
                <w:numId w:val="61"/>
              </w:numPr>
              <w:spacing w:before="0" w:line="240" w:lineRule="auto"/>
              <w:contextualSpacing w:val="0"/>
              <w:jc w:val="left"/>
              <w:rPr>
                <w:ins w:id="3156" w:author="Phuong Truong Thi" w:date="2024-10-16T00:56:00Z"/>
                <w:rFonts w:eastAsia="Times New Roman"/>
                <w:szCs w:val="24"/>
                <w:lang w:val="vi-VN" w:eastAsia="vi-VN"/>
              </w:rPr>
            </w:pPr>
          </w:p>
        </w:tc>
        <w:tc>
          <w:tcPr>
            <w:tcW w:w="1355" w:type="dxa"/>
            <w:shd w:val="clear" w:color="auto" w:fill="auto"/>
            <w:vAlign w:val="center"/>
          </w:tcPr>
          <w:p w14:paraId="6F50B971" w14:textId="6DDA2F0A" w:rsidR="00AD3554" w:rsidRPr="00B66378" w:rsidRDefault="00AD3554" w:rsidP="00817E47">
            <w:pPr>
              <w:spacing w:before="0" w:line="240" w:lineRule="auto"/>
              <w:contextualSpacing w:val="0"/>
              <w:rPr>
                <w:ins w:id="3157" w:author="Phuong Truong Thi" w:date="2024-10-16T00:56:00Z"/>
                <w:rFonts w:ascii="Times New Roman" w:hAnsi="Times New Roman"/>
                <w:sz w:val="24"/>
                <w:szCs w:val="24"/>
                <w:lang w:val="vi-VN"/>
              </w:rPr>
            </w:pPr>
            <w:ins w:id="3158" w:author="Phuong Truong Thi" w:date="2024-10-16T00:56:00Z">
              <w:r w:rsidRPr="00B66378">
                <w:rPr>
                  <w:rFonts w:ascii="Times New Roman" w:hAnsi="Times New Roman"/>
                  <w:color w:val="000000"/>
                  <w:sz w:val="24"/>
                  <w:szCs w:val="24"/>
                  <w:lang w:val="vi-VN"/>
                </w:rPr>
                <w:t>EOP_ Casa: Số dư cuối kỳ Casa (</w:t>
              </w:r>
            </w:ins>
            <w:ins w:id="3159" w:author="Phuong Truong Thi" w:date="2024-11-28T00:59:00Z">
              <w:r w:rsidR="00644FA5">
                <w:rPr>
                  <w:rFonts w:ascii="Times New Roman" w:hAnsi="Times New Roman"/>
                  <w:color w:val="000000"/>
                  <w:sz w:val="24"/>
                  <w:szCs w:val="24"/>
                  <w:lang w:val="vi-VN"/>
                </w:rPr>
                <w:t>quy đổi ngoại tệ</w:t>
              </w:r>
            </w:ins>
            <w:ins w:id="3160" w:author="Phuong Truong Thi" w:date="2024-10-16T00:56:00Z">
              <w:r w:rsidRPr="00B66378">
                <w:rPr>
                  <w:rFonts w:ascii="Times New Roman" w:hAnsi="Times New Roman"/>
                  <w:color w:val="000000"/>
                  <w:sz w:val="24"/>
                  <w:szCs w:val="24"/>
                  <w:lang w:val="vi-VN"/>
                </w:rPr>
                <w:t>) ngày dữ liệu</w:t>
              </w:r>
            </w:ins>
          </w:p>
        </w:tc>
        <w:tc>
          <w:tcPr>
            <w:tcW w:w="2610" w:type="dxa"/>
            <w:vAlign w:val="center"/>
          </w:tcPr>
          <w:p w14:paraId="11422CC1" w14:textId="29D14008" w:rsidR="00AD3554" w:rsidRDefault="00AD3554" w:rsidP="00817E47">
            <w:pPr>
              <w:spacing w:before="0" w:line="240" w:lineRule="auto"/>
              <w:contextualSpacing w:val="0"/>
              <w:rPr>
                <w:rFonts w:ascii="Times New Roman" w:hAnsi="Times New Roman"/>
                <w:color w:val="000000"/>
                <w:sz w:val="24"/>
                <w:szCs w:val="24"/>
              </w:rPr>
            </w:pPr>
            <w:ins w:id="3161" w:author="Phuong Truong Thi" w:date="2024-10-16T00:56:00Z">
              <w:r w:rsidRPr="00B66378">
                <w:rPr>
                  <w:rFonts w:ascii="Times New Roman" w:hAnsi="Times New Roman"/>
                  <w:color w:val="000000"/>
                  <w:sz w:val="24"/>
                  <w:szCs w:val="24"/>
                  <w:lang w:val="vi-VN"/>
                </w:rPr>
                <w:t>Tổng số dư cuối kỳ Casa (</w:t>
              </w:r>
            </w:ins>
            <w:ins w:id="3162" w:author="Phuong Truong Thi" w:date="2024-11-28T00:59:00Z">
              <w:r w:rsidR="00644FA5">
                <w:rPr>
                  <w:rFonts w:ascii="Times New Roman" w:hAnsi="Times New Roman"/>
                  <w:color w:val="000000"/>
                  <w:sz w:val="24"/>
                  <w:szCs w:val="24"/>
                  <w:lang w:val="vi-VN"/>
                </w:rPr>
                <w:t>quy đổi ngoại tệ</w:t>
              </w:r>
            </w:ins>
            <w:ins w:id="3163" w:author="Phuong Truong Thi" w:date="2024-10-16T00:56:00Z">
              <w:r w:rsidRPr="00B66378">
                <w:rPr>
                  <w:rFonts w:ascii="Times New Roman" w:hAnsi="Times New Roman"/>
                  <w:color w:val="000000"/>
                  <w:sz w:val="24"/>
                  <w:szCs w:val="24"/>
                  <w:lang w:val="vi-VN"/>
                </w:rPr>
                <w:t>) của các Tài khoản thanh toán (Category là TKTT) ngày dữ liệu T-1</w:t>
              </w:r>
            </w:ins>
            <w:r w:rsidR="00EE19B0">
              <w:rPr>
                <w:rFonts w:ascii="Times New Roman" w:hAnsi="Times New Roman"/>
                <w:color w:val="000000"/>
                <w:sz w:val="24"/>
                <w:szCs w:val="24"/>
              </w:rPr>
              <w:t>.</w:t>
            </w:r>
          </w:p>
          <w:p w14:paraId="06E71B45" w14:textId="32BBAD20" w:rsidR="00EE19B0" w:rsidRPr="00EE19B0" w:rsidRDefault="00EE19B0" w:rsidP="00817E47">
            <w:pPr>
              <w:spacing w:before="0" w:line="240" w:lineRule="auto"/>
              <w:contextualSpacing w:val="0"/>
              <w:rPr>
                <w:ins w:id="3164"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N</w:t>
            </w:r>
            <w:r w:rsidRPr="00EE19B0">
              <w:rPr>
                <w:rFonts w:ascii="Times New Roman" w:eastAsia="Times New Roman" w:hAnsi="Times New Roman"/>
                <w:sz w:val="24"/>
                <w:szCs w:val="24"/>
                <w:lang w:eastAsia="vi-VN"/>
              </w:rPr>
              <w:t>ếu TKTK mở OD có số dư dương thì sẽ được cộng Casa, số dư âm thì sẽ không được c</w:t>
            </w:r>
            <w:r>
              <w:rPr>
                <w:rFonts w:ascii="Times New Roman" w:eastAsia="Times New Roman" w:hAnsi="Times New Roman"/>
                <w:sz w:val="24"/>
                <w:szCs w:val="24"/>
                <w:lang w:eastAsia="vi-VN"/>
              </w:rPr>
              <w:t>ộ</w:t>
            </w:r>
            <w:r w:rsidRPr="00EE19B0">
              <w:rPr>
                <w:rFonts w:ascii="Times New Roman" w:eastAsia="Times New Roman" w:hAnsi="Times New Roman"/>
                <w:sz w:val="24"/>
                <w:szCs w:val="24"/>
                <w:lang w:eastAsia="vi-VN"/>
              </w:rPr>
              <w:t>ng Casa</w:t>
            </w:r>
          </w:p>
        </w:tc>
        <w:tc>
          <w:tcPr>
            <w:tcW w:w="1080" w:type="dxa"/>
          </w:tcPr>
          <w:p w14:paraId="6B0DC9CE" w14:textId="77777777" w:rsidR="00AD3554" w:rsidRPr="00C328E4" w:rsidRDefault="00AD3554" w:rsidP="00817E47">
            <w:pPr>
              <w:spacing w:before="0" w:line="240" w:lineRule="auto"/>
              <w:contextualSpacing w:val="0"/>
              <w:rPr>
                <w:ins w:id="3165" w:author="Phuong Truong Thi" w:date="2024-10-16T00:56:00Z"/>
                <w:rFonts w:ascii="Times New Roman" w:eastAsia="Times New Roman" w:hAnsi="Times New Roman"/>
                <w:sz w:val="24"/>
                <w:szCs w:val="24"/>
                <w:lang w:eastAsia="vi-VN"/>
              </w:rPr>
            </w:pPr>
            <w:ins w:id="3166" w:author="Phuong Truong Thi" w:date="2024-10-16T00:56:00Z">
              <w:r w:rsidRPr="00DC696E">
                <w:rPr>
                  <w:rFonts w:ascii="Times New Roman" w:eastAsia="Times New Roman" w:hAnsi="Times New Roman"/>
                  <w:sz w:val="24"/>
                  <w:szCs w:val="24"/>
                  <w:lang w:val="vi-VN" w:eastAsia="vi-VN"/>
                </w:rPr>
                <w:t>CRM</w:t>
              </w:r>
            </w:ins>
          </w:p>
        </w:tc>
        <w:tc>
          <w:tcPr>
            <w:tcW w:w="1271" w:type="dxa"/>
          </w:tcPr>
          <w:p w14:paraId="0B03D654" w14:textId="77777777" w:rsidR="00AD3554" w:rsidRPr="00AD0E1A" w:rsidRDefault="00AD3554" w:rsidP="00817E47">
            <w:pPr>
              <w:spacing w:before="0" w:line="240" w:lineRule="auto"/>
              <w:contextualSpacing w:val="0"/>
              <w:rPr>
                <w:ins w:id="3167" w:author="Phuong Truong Thi" w:date="2024-10-16T00:56:00Z"/>
                <w:rFonts w:ascii="Times New Roman" w:eastAsia="Times New Roman" w:hAnsi="Times New Roman"/>
                <w:sz w:val="24"/>
                <w:szCs w:val="24"/>
                <w:lang w:eastAsia="vi-VN"/>
              </w:rPr>
            </w:pPr>
            <w:ins w:id="3168" w:author="Phuong Truong Thi" w:date="2024-10-16T00:56:00Z">
              <w:r w:rsidRPr="0073653C">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2D421CF9" w14:textId="77777777" w:rsidR="00AD3554" w:rsidRPr="00AD0E1A" w:rsidRDefault="00AD3554" w:rsidP="00817E47">
            <w:pPr>
              <w:spacing w:before="0" w:line="240" w:lineRule="auto"/>
              <w:contextualSpacing w:val="0"/>
              <w:rPr>
                <w:ins w:id="3169" w:author="Phuong Truong Thi" w:date="2024-10-16T00:56:00Z"/>
                <w:rFonts w:ascii="Times New Roman" w:eastAsia="Times New Roman" w:hAnsi="Times New Roman"/>
                <w:sz w:val="24"/>
                <w:szCs w:val="24"/>
                <w:lang w:val="vi-VN" w:eastAsia="vi-VN"/>
              </w:rPr>
            </w:pPr>
          </w:p>
        </w:tc>
        <w:tc>
          <w:tcPr>
            <w:tcW w:w="1063" w:type="dxa"/>
          </w:tcPr>
          <w:p w14:paraId="5C5E48BC" w14:textId="77777777" w:rsidR="00AD3554" w:rsidRPr="00AD0E1A" w:rsidRDefault="00AD3554" w:rsidP="00817E47">
            <w:pPr>
              <w:spacing w:before="0" w:line="240" w:lineRule="auto"/>
              <w:contextualSpacing w:val="0"/>
              <w:jc w:val="center"/>
              <w:rPr>
                <w:ins w:id="3170" w:author="Phuong Truong Thi" w:date="2024-10-16T00:56:00Z"/>
                <w:rFonts w:ascii="Times New Roman" w:eastAsia="Times New Roman" w:hAnsi="Times New Roman"/>
                <w:sz w:val="24"/>
                <w:szCs w:val="24"/>
                <w:lang w:eastAsia="vi-VN"/>
              </w:rPr>
            </w:pPr>
            <w:ins w:id="3171" w:author="Phuong Truong Thi" w:date="2024-10-16T00:56:00Z">
              <w:r>
                <w:rPr>
                  <w:rFonts w:ascii="Times New Roman" w:eastAsia="Times New Roman" w:hAnsi="Times New Roman"/>
                  <w:sz w:val="24"/>
                  <w:szCs w:val="24"/>
                  <w:lang w:eastAsia="vi-VN"/>
                </w:rPr>
                <w:t>Y</w:t>
              </w:r>
            </w:ins>
          </w:p>
        </w:tc>
      </w:tr>
      <w:tr w:rsidR="00AD3554" w:rsidRPr="00AD0E1A" w14:paraId="4B4805BC" w14:textId="77777777" w:rsidTr="7F5A6C64">
        <w:trPr>
          <w:trHeight w:val="276"/>
          <w:ins w:id="3172" w:author="Phuong Truong Thi" w:date="2024-10-16T00:56:00Z"/>
        </w:trPr>
        <w:tc>
          <w:tcPr>
            <w:tcW w:w="720" w:type="dxa"/>
            <w:shd w:val="clear" w:color="auto" w:fill="auto"/>
            <w:vAlign w:val="center"/>
          </w:tcPr>
          <w:p w14:paraId="68878C55" w14:textId="77777777" w:rsidR="00AD3554" w:rsidRPr="005A1D22" w:rsidRDefault="00AD3554" w:rsidP="00817E47">
            <w:pPr>
              <w:pStyle w:val="ListParagraph"/>
              <w:numPr>
                <w:ilvl w:val="0"/>
                <w:numId w:val="61"/>
              </w:numPr>
              <w:spacing w:before="0" w:line="240" w:lineRule="auto"/>
              <w:contextualSpacing w:val="0"/>
              <w:jc w:val="left"/>
              <w:rPr>
                <w:ins w:id="3173" w:author="Phuong Truong Thi" w:date="2024-10-16T00:56:00Z"/>
                <w:rFonts w:eastAsia="Times New Roman"/>
                <w:szCs w:val="24"/>
                <w:lang w:val="vi-VN" w:eastAsia="vi-VN"/>
              </w:rPr>
            </w:pPr>
          </w:p>
        </w:tc>
        <w:tc>
          <w:tcPr>
            <w:tcW w:w="1355" w:type="dxa"/>
            <w:shd w:val="clear" w:color="auto" w:fill="auto"/>
            <w:vAlign w:val="center"/>
          </w:tcPr>
          <w:p w14:paraId="331F9663" w14:textId="77777777" w:rsidR="00AD3554" w:rsidRPr="00B66378" w:rsidRDefault="00AD3554" w:rsidP="00817E47">
            <w:pPr>
              <w:spacing w:before="0" w:line="240" w:lineRule="auto"/>
              <w:contextualSpacing w:val="0"/>
              <w:rPr>
                <w:ins w:id="3174" w:author="Phuong Truong Thi" w:date="2024-10-16T00:56:00Z"/>
                <w:rFonts w:ascii="Times New Roman" w:hAnsi="Times New Roman"/>
                <w:sz w:val="24"/>
                <w:szCs w:val="24"/>
                <w:lang w:val="vi-VN"/>
              </w:rPr>
            </w:pPr>
            <w:ins w:id="3175" w:author="Phuong Truong Thi" w:date="2024-10-16T00:56:00Z">
              <w:r w:rsidRPr="00B66378">
                <w:rPr>
                  <w:rFonts w:ascii="Times New Roman" w:hAnsi="Times New Roman"/>
                  <w:color w:val="000000"/>
                  <w:sz w:val="24"/>
                  <w:szCs w:val="24"/>
                  <w:lang w:val="vi-VN"/>
                </w:rPr>
                <w:t xml:space="preserve">Chênh lệch số dư cuối kỳ Casa VND so với </w:t>
              </w:r>
              <w:r w:rsidRPr="00B66378">
                <w:rPr>
                  <w:rFonts w:ascii="Times New Roman" w:hAnsi="Times New Roman"/>
                  <w:color w:val="000000"/>
                  <w:sz w:val="24"/>
                  <w:szCs w:val="24"/>
                  <w:lang w:val="vi-VN"/>
                </w:rPr>
                <w:lastRenderedPageBreak/>
                <w:t>chốt ngày hôm trước</w:t>
              </w:r>
            </w:ins>
          </w:p>
        </w:tc>
        <w:tc>
          <w:tcPr>
            <w:tcW w:w="2610" w:type="dxa"/>
            <w:vAlign w:val="center"/>
          </w:tcPr>
          <w:p w14:paraId="5DD910F4" w14:textId="77777777" w:rsidR="00AD3554" w:rsidRPr="00B66378" w:rsidRDefault="00AD3554" w:rsidP="00817E47">
            <w:pPr>
              <w:spacing w:before="0" w:line="240" w:lineRule="auto"/>
              <w:contextualSpacing w:val="0"/>
              <w:rPr>
                <w:ins w:id="3176" w:author="Phuong Truong Thi" w:date="2024-10-16T00:56:00Z"/>
                <w:rFonts w:ascii="Times New Roman" w:eastAsia="Times New Roman" w:hAnsi="Times New Roman"/>
                <w:sz w:val="24"/>
                <w:szCs w:val="24"/>
                <w:lang w:val="vi-VN" w:eastAsia="vi-VN"/>
              </w:rPr>
            </w:pPr>
            <w:ins w:id="3177" w:author="Phuong Truong Thi" w:date="2024-10-16T00:56:00Z">
              <w:r w:rsidRPr="00B66378">
                <w:rPr>
                  <w:rFonts w:ascii="Times New Roman" w:hAnsi="Times New Roman"/>
                  <w:color w:val="000000"/>
                  <w:sz w:val="24"/>
                  <w:szCs w:val="24"/>
                  <w:lang w:val="vi-VN"/>
                </w:rPr>
                <w:lastRenderedPageBreak/>
                <w:t>Bằng số dư cuối kỳ Casa VND ngày dữ liệu  - số dư cuối kỳ Casa VND ngày hôm trước</w:t>
              </w:r>
            </w:ins>
          </w:p>
        </w:tc>
        <w:tc>
          <w:tcPr>
            <w:tcW w:w="1080" w:type="dxa"/>
          </w:tcPr>
          <w:p w14:paraId="6B6C5B4C" w14:textId="77777777" w:rsidR="00AD3554" w:rsidRPr="00C328E4" w:rsidRDefault="00AD3554" w:rsidP="00817E47">
            <w:pPr>
              <w:spacing w:before="0" w:line="240" w:lineRule="auto"/>
              <w:contextualSpacing w:val="0"/>
              <w:rPr>
                <w:ins w:id="3178" w:author="Phuong Truong Thi" w:date="2024-10-16T00:56:00Z"/>
                <w:rFonts w:ascii="Times New Roman" w:eastAsia="Times New Roman" w:hAnsi="Times New Roman"/>
                <w:sz w:val="24"/>
                <w:szCs w:val="24"/>
                <w:lang w:eastAsia="vi-VN"/>
              </w:rPr>
            </w:pPr>
            <w:ins w:id="3179" w:author="Phuong Truong Thi" w:date="2024-10-16T00:56:00Z">
              <w:r w:rsidRPr="00DC696E">
                <w:rPr>
                  <w:rFonts w:ascii="Times New Roman" w:eastAsia="Times New Roman" w:hAnsi="Times New Roman"/>
                  <w:sz w:val="24"/>
                  <w:szCs w:val="24"/>
                  <w:lang w:val="vi-VN" w:eastAsia="vi-VN"/>
                </w:rPr>
                <w:t>CRM</w:t>
              </w:r>
            </w:ins>
          </w:p>
        </w:tc>
        <w:tc>
          <w:tcPr>
            <w:tcW w:w="1271" w:type="dxa"/>
          </w:tcPr>
          <w:p w14:paraId="36F759B6" w14:textId="77777777" w:rsidR="00AD3554" w:rsidRPr="00AD0E1A" w:rsidRDefault="00AD3554" w:rsidP="00817E47">
            <w:pPr>
              <w:spacing w:before="0" w:line="240" w:lineRule="auto"/>
              <w:contextualSpacing w:val="0"/>
              <w:rPr>
                <w:ins w:id="3180" w:author="Phuong Truong Thi" w:date="2024-10-16T00:56:00Z"/>
                <w:rFonts w:ascii="Times New Roman" w:eastAsia="Times New Roman" w:hAnsi="Times New Roman"/>
                <w:sz w:val="24"/>
                <w:szCs w:val="24"/>
                <w:lang w:eastAsia="vi-VN"/>
              </w:rPr>
            </w:pPr>
            <w:ins w:id="3181" w:author="Phuong Truong Thi" w:date="2024-10-16T00:56:00Z">
              <w:r w:rsidRPr="0073653C">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A39728F" w14:textId="77777777" w:rsidR="00AD3554" w:rsidRPr="00AD0E1A" w:rsidRDefault="00AD3554" w:rsidP="00817E47">
            <w:pPr>
              <w:spacing w:before="0" w:line="240" w:lineRule="auto"/>
              <w:contextualSpacing w:val="0"/>
              <w:rPr>
                <w:ins w:id="3182" w:author="Phuong Truong Thi" w:date="2024-10-16T00:56:00Z"/>
                <w:rFonts w:ascii="Times New Roman" w:eastAsia="Times New Roman" w:hAnsi="Times New Roman"/>
                <w:sz w:val="24"/>
                <w:szCs w:val="24"/>
                <w:lang w:val="vi-VN" w:eastAsia="vi-VN"/>
              </w:rPr>
            </w:pPr>
          </w:p>
        </w:tc>
        <w:tc>
          <w:tcPr>
            <w:tcW w:w="1063" w:type="dxa"/>
          </w:tcPr>
          <w:p w14:paraId="18ECB0D1" w14:textId="77777777" w:rsidR="00AD3554" w:rsidRPr="00AD0E1A" w:rsidRDefault="00AD3554" w:rsidP="00817E47">
            <w:pPr>
              <w:spacing w:before="0" w:line="240" w:lineRule="auto"/>
              <w:contextualSpacing w:val="0"/>
              <w:jc w:val="center"/>
              <w:rPr>
                <w:ins w:id="3183" w:author="Phuong Truong Thi" w:date="2024-10-16T00:56:00Z"/>
                <w:rFonts w:ascii="Times New Roman" w:eastAsia="Times New Roman" w:hAnsi="Times New Roman"/>
                <w:sz w:val="24"/>
                <w:szCs w:val="24"/>
                <w:lang w:val="vi-VN" w:eastAsia="vi-VN"/>
              </w:rPr>
            </w:pPr>
            <w:ins w:id="3184" w:author="Phuong Truong Thi" w:date="2024-10-16T00:56:00Z">
              <w:r>
                <w:rPr>
                  <w:rFonts w:ascii="Times New Roman" w:eastAsia="Times New Roman" w:hAnsi="Times New Roman"/>
                  <w:sz w:val="24"/>
                  <w:szCs w:val="24"/>
                  <w:lang w:eastAsia="vi-VN"/>
                </w:rPr>
                <w:t>N</w:t>
              </w:r>
            </w:ins>
          </w:p>
        </w:tc>
      </w:tr>
      <w:tr w:rsidR="00AD3554" w:rsidRPr="00AD0E1A" w14:paraId="09920DCC" w14:textId="77777777" w:rsidTr="7F5A6C64">
        <w:trPr>
          <w:trHeight w:val="276"/>
          <w:ins w:id="3185" w:author="Phuong Truong Thi" w:date="2024-10-16T00:56:00Z"/>
        </w:trPr>
        <w:tc>
          <w:tcPr>
            <w:tcW w:w="720" w:type="dxa"/>
            <w:shd w:val="clear" w:color="auto" w:fill="auto"/>
            <w:vAlign w:val="center"/>
          </w:tcPr>
          <w:p w14:paraId="2510E5E6" w14:textId="77777777" w:rsidR="00AD3554" w:rsidRPr="005A1D22" w:rsidRDefault="00AD3554" w:rsidP="00817E47">
            <w:pPr>
              <w:pStyle w:val="ListParagraph"/>
              <w:numPr>
                <w:ilvl w:val="0"/>
                <w:numId w:val="61"/>
              </w:numPr>
              <w:spacing w:before="0" w:line="240" w:lineRule="auto"/>
              <w:contextualSpacing w:val="0"/>
              <w:jc w:val="left"/>
              <w:rPr>
                <w:ins w:id="3186" w:author="Phuong Truong Thi" w:date="2024-10-16T00:56:00Z"/>
                <w:rFonts w:eastAsia="Times New Roman"/>
                <w:szCs w:val="24"/>
                <w:lang w:val="vi-VN" w:eastAsia="vi-VN"/>
              </w:rPr>
            </w:pPr>
          </w:p>
        </w:tc>
        <w:tc>
          <w:tcPr>
            <w:tcW w:w="1355" w:type="dxa"/>
            <w:shd w:val="clear" w:color="auto" w:fill="auto"/>
            <w:vAlign w:val="center"/>
          </w:tcPr>
          <w:p w14:paraId="145071EA" w14:textId="2AB6FAEC" w:rsidR="00AD3554" w:rsidRPr="00B66378" w:rsidRDefault="00AD3554" w:rsidP="00817E47">
            <w:pPr>
              <w:spacing w:before="0" w:line="240" w:lineRule="auto"/>
              <w:contextualSpacing w:val="0"/>
              <w:rPr>
                <w:ins w:id="3187" w:author="Phuong Truong Thi" w:date="2024-10-16T00:56:00Z"/>
                <w:rFonts w:ascii="Times New Roman" w:hAnsi="Times New Roman"/>
                <w:sz w:val="24"/>
                <w:szCs w:val="24"/>
                <w:lang w:val="vi-VN"/>
              </w:rPr>
            </w:pPr>
            <w:ins w:id="3188" w:author="Phuong Truong Thi" w:date="2024-10-16T00:56:00Z">
              <w:r w:rsidRPr="00B66378">
                <w:rPr>
                  <w:rFonts w:ascii="Times New Roman" w:hAnsi="Times New Roman"/>
                  <w:color w:val="000000"/>
                  <w:sz w:val="24"/>
                  <w:szCs w:val="24"/>
                  <w:lang w:val="vi-VN"/>
                </w:rPr>
                <w:t>EOP_ Casa: Số dư cuối kỳ Casa (</w:t>
              </w:r>
            </w:ins>
            <w:ins w:id="3189" w:author="Phuong Truong Thi" w:date="2024-11-28T00:59:00Z">
              <w:r w:rsidR="00644FA5">
                <w:rPr>
                  <w:rFonts w:ascii="Times New Roman" w:hAnsi="Times New Roman"/>
                  <w:color w:val="000000"/>
                  <w:sz w:val="24"/>
                  <w:szCs w:val="24"/>
                  <w:lang w:val="vi-VN"/>
                </w:rPr>
                <w:t>quy đổi ngoại tệ</w:t>
              </w:r>
            </w:ins>
            <w:ins w:id="3190" w:author="Phuong Truong Thi" w:date="2024-10-16T00:56:00Z">
              <w:r w:rsidRPr="00B66378">
                <w:rPr>
                  <w:rFonts w:ascii="Times New Roman" w:hAnsi="Times New Roman"/>
                  <w:color w:val="000000"/>
                  <w:sz w:val="24"/>
                  <w:szCs w:val="24"/>
                  <w:lang w:val="vi-VN"/>
                </w:rPr>
                <w:t>) tháng trước</w:t>
              </w:r>
            </w:ins>
          </w:p>
        </w:tc>
        <w:tc>
          <w:tcPr>
            <w:tcW w:w="2610" w:type="dxa"/>
            <w:vAlign w:val="center"/>
          </w:tcPr>
          <w:p w14:paraId="6D2ECAD0" w14:textId="277F4410" w:rsidR="00AD3554" w:rsidRPr="00B66378" w:rsidRDefault="00AD3554" w:rsidP="00817E47">
            <w:pPr>
              <w:spacing w:before="0" w:line="240" w:lineRule="auto"/>
              <w:contextualSpacing w:val="0"/>
              <w:jc w:val="left"/>
              <w:rPr>
                <w:ins w:id="3191" w:author="Phuong Truong Thi" w:date="2024-10-16T00:56:00Z"/>
                <w:rFonts w:ascii="Times New Roman" w:eastAsia="Times New Roman" w:hAnsi="Times New Roman"/>
                <w:sz w:val="24"/>
                <w:szCs w:val="24"/>
                <w:lang w:val="vi-VN" w:eastAsia="vi-VN"/>
              </w:rPr>
            </w:pPr>
            <w:ins w:id="3192" w:author="Phuong Truong Thi" w:date="2024-10-16T00:56:00Z">
              <w:r w:rsidRPr="00B66378">
                <w:rPr>
                  <w:rFonts w:ascii="Times New Roman" w:hAnsi="Times New Roman"/>
                  <w:color w:val="000000"/>
                  <w:sz w:val="24"/>
                  <w:szCs w:val="24"/>
                  <w:lang w:val="vi-VN"/>
                </w:rPr>
                <w:t>Tổng số dư cuối kỳ Casa (</w:t>
              </w:r>
            </w:ins>
            <w:ins w:id="3193" w:author="Phuong Truong Thi" w:date="2024-11-28T00:59:00Z">
              <w:r w:rsidR="00644FA5">
                <w:rPr>
                  <w:rFonts w:ascii="Times New Roman" w:hAnsi="Times New Roman"/>
                  <w:color w:val="000000"/>
                  <w:sz w:val="24"/>
                  <w:szCs w:val="24"/>
                  <w:lang w:val="vi-VN"/>
                </w:rPr>
                <w:t>quy đổi ngoại tệ</w:t>
              </w:r>
            </w:ins>
            <w:ins w:id="3194" w:author="Phuong Truong Thi" w:date="2024-10-16T00:56:00Z">
              <w:r w:rsidRPr="00B66378">
                <w:rPr>
                  <w:rFonts w:ascii="Times New Roman" w:hAnsi="Times New Roman"/>
                  <w:color w:val="000000"/>
                  <w:sz w:val="24"/>
                  <w:szCs w:val="24"/>
                  <w:lang w:val="vi-VN"/>
                </w:rPr>
                <w:t>) của các Tài khoản thanh toán (Category là TKTT) tháng trước</w:t>
              </w:r>
            </w:ins>
          </w:p>
        </w:tc>
        <w:tc>
          <w:tcPr>
            <w:tcW w:w="1080" w:type="dxa"/>
          </w:tcPr>
          <w:p w14:paraId="37277F3B" w14:textId="77777777" w:rsidR="00AD3554" w:rsidRPr="00C328E4" w:rsidRDefault="00AD3554" w:rsidP="00817E47">
            <w:pPr>
              <w:spacing w:before="0" w:line="240" w:lineRule="auto"/>
              <w:contextualSpacing w:val="0"/>
              <w:rPr>
                <w:ins w:id="3195" w:author="Phuong Truong Thi" w:date="2024-10-16T00:56:00Z"/>
                <w:rFonts w:ascii="Times New Roman" w:eastAsia="Times New Roman" w:hAnsi="Times New Roman"/>
                <w:sz w:val="24"/>
                <w:szCs w:val="24"/>
                <w:lang w:eastAsia="vi-VN"/>
              </w:rPr>
            </w:pPr>
            <w:ins w:id="3196" w:author="Phuong Truong Thi" w:date="2024-10-16T00:56:00Z">
              <w:r w:rsidRPr="00DC696E">
                <w:rPr>
                  <w:rFonts w:ascii="Times New Roman" w:eastAsia="Times New Roman" w:hAnsi="Times New Roman"/>
                  <w:sz w:val="24"/>
                  <w:szCs w:val="24"/>
                  <w:lang w:val="vi-VN" w:eastAsia="vi-VN"/>
                </w:rPr>
                <w:t>CRM</w:t>
              </w:r>
            </w:ins>
          </w:p>
        </w:tc>
        <w:tc>
          <w:tcPr>
            <w:tcW w:w="1271" w:type="dxa"/>
          </w:tcPr>
          <w:p w14:paraId="0148C30B" w14:textId="77777777" w:rsidR="00AD3554" w:rsidRPr="00AD0E1A" w:rsidRDefault="00AD3554" w:rsidP="00817E47">
            <w:pPr>
              <w:spacing w:before="0" w:line="240" w:lineRule="auto"/>
              <w:contextualSpacing w:val="0"/>
              <w:rPr>
                <w:ins w:id="3197" w:author="Phuong Truong Thi" w:date="2024-10-16T00:56:00Z"/>
                <w:rFonts w:ascii="Times New Roman" w:eastAsia="Times New Roman" w:hAnsi="Times New Roman"/>
                <w:sz w:val="24"/>
                <w:szCs w:val="24"/>
                <w:lang w:eastAsia="vi-VN"/>
              </w:rPr>
            </w:pPr>
            <w:ins w:id="3198" w:author="Phuong Truong Thi" w:date="2024-10-16T00:56:00Z">
              <w:r w:rsidRPr="0073653C">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5F6F30D8" w14:textId="77777777" w:rsidR="00AD3554" w:rsidRPr="00AD0E1A" w:rsidRDefault="00AD3554" w:rsidP="00817E47">
            <w:pPr>
              <w:spacing w:before="0" w:line="240" w:lineRule="auto"/>
              <w:contextualSpacing w:val="0"/>
              <w:rPr>
                <w:ins w:id="3199" w:author="Phuong Truong Thi" w:date="2024-10-16T00:56:00Z"/>
                <w:rFonts w:ascii="Times New Roman" w:eastAsia="Times New Roman" w:hAnsi="Times New Roman"/>
                <w:sz w:val="24"/>
                <w:szCs w:val="24"/>
                <w:lang w:val="vi-VN" w:eastAsia="vi-VN"/>
              </w:rPr>
            </w:pPr>
          </w:p>
        </w:tc>
        <w:tc>
          <w:tcPr>
            <w:tcW w:w="1063" w:type="dxa"/>
          </w:tcPr>
          <w:p w14:paraId="47B1C2FC" w14:textId="77777777" w:rsidR="00AD3554" w:rsidRPr="00AD0E1A" w:rsidRDefault="00AD3554" w:rsidP="00817E47">
            <w:pPr>
              <w:spacing w:before="0" w:line="240" w:lineRule="auto"/>
              <w:contextualSpacing w:val="0"/>
              <w:jc w:val="center"/>
              <w:rPr>
                <w:ins w:id="3200" w:author="Phuong Truong Thi" w:date="2024-10-16T00:56:00Z"/>
                <w:rFonts w:ascii="Times New Roman" w:eastAsia="Times New Roman" w:hAnsi="Times New Roman"/>
                <w:sz w:val="24"/>
                <w:szCs w:val="24"/>
                <w:lang w:val="vi-VN" w:eastAsia="vi-VN"/>
              </w:rPr>
            </w:pPr>
            <w:ins w:id="3201" w:author="Phuong Truong Thi" w:date="2024-10-16T00:56:00Z">
              <w:r>
                <w:rPr>
                  <w:rFonts w:ascii="Times New Roman" w:eastAsia="Times New Roman" w:hAnsi="Times New Roman"/>
                  <w:sz w:val="24"/>
                  <w:szCs w:val="24"/>
                  <w:lang w:eastAsia="vi-VN"/>
                </w:rPr>
                <w:t>N</w:t>
              </w:r>
            </w:ins>
          </w:p>
        </w:tc>
      </w:tr>
      <w:tr w:rsidR="00AD3554" w:rsidRPr="00AD0E1A" w14:paraId="29EB6BC5" w14:textId="77777777" w:rsidTr="7F5A6C64">
        <w:trPr>
          <w:trHeight w:val="276"/>
          <w:ins w:id="3202" w:author="Phuong Truong Thi" w:date="2024-10-16T00:56:00Z"/>
        </w:trPr>
        <w:tc>
          <w:tcPr>
            <w:tcW w:w="720" w:type="dxa"/>
            <w:shd w:val="clear" w:color="auto" w:fill="auto"/>
            <w:vAlign w:val="center"/>
          </w:tcPr>
          <w:p w14:paraId="43281331" w14:textId="77777777" w:rsidR="00AD3554" w:rsidRPr="005A1D22" w:rsidRDefault="00AD3554" w:rsidP="00817E47">
            <w:pPr>
              <w:pStyle w:val="ListParagraph"/>
              <w:numPr>
                <w:ilvl w:val="0"/>
                <w:numId w:val="61"/>
              </w:numPr>
              <w:spacing w:before="0" w:line="240" w:lineRule="auto"/>
              <w:contextualSpacing w:val="0"/>
              <w:jc w:val="left"/>
              <w:rPr>
                <w:ins w:id="3203" w:author="Phuong Truong Thi" w:date="2024-10-16T00:56:00Z"/>
                <w:rFonts w:eastAsia="Times New Roman"/>
                <w:szCs w:val="24"/>
                <w:lang w:val="vi-VN" w:eastAsia="vi-VN"/>
              </w:rPr>
            </w:pPr>
          </w:p>
        </w:tc>
        <w:tc>
          <w:tcPr>
            <w:tcW w:w="1355" w:type="dxa"/>
            <w:shd w:val="clear" w:color="auto" w:fill="auto"/>
            <w:vAlign w:val="center"/>
          </w:tcPr>
          <w:p w14:paraId="73750E99" w14:textId="77777777" w:rsidR="00AD3554" w:rsidRPr="00B66378" w:rsidRDefault="00AD3554" w:rsidP="00817E47">
            <w:pPr>
              <w:spacing w:before="0" w:line="240" w:lineRule="auto"/>
              <w:contextualSpacing w:val="0"/>
              <w:rPr>
                <w:ins w:id="3204" w:author="Phuong Truong Thi" w:date="2024-10-16T00:56:00Z"/>
                <w:rFonts w:ascii="Times New Roman" w:hAnsi="Times New Roman"/>
                <w:sz w:val="24"/>
                <w:szCs w:val="24"/>
                <w:lang w:val="vi-VN"/>
              </w:rPr>
            </w:pPr>
            <w:ins w:id="3205" w:author="Phuong Truong Thi" w:date="2024-10-16T00:56:00Z">
              <w:r w:rsidRPr="00B66378">
                <w:rPr>
                  <w:rFonts w:ascii="Times New Roman" w:hAnsi="Times New Roman"/>
                  <w:color w:val="000000"/>
                  <w:sz w:val="24"/>
                  <w:szCs w:val="24"/>
                  <w:lang w:val="vi-VN"/>
                </w:rPr>
                <w:t>Chênh lệch số dư cuối kỳ Casa VND so với chốt tháng trước</w:t>
              </w:r>
            </w:ins>
          </w:p>
        </w:tc>
        <w:tc>
          <w:tcPr>
            <w:tcW w:w="2610" w:type="dxa"/>
            <w:vAlign w:val="center"/>
          </w:tcPr>
          <w:p w14:paraId="6CBDEE94" w14:textId="77777777" w:rsidR="00AD3554" w:rsidRPr="00B66378" w:rsidRDefault="00AD3554" w:rsidP="00817E47">
            <w:pPr>
              <w:spacing w:before="0" w:line="240" w:lineRule="auto"/>
              <w:contextualSpacing w:val="0"/>
              <w:rPr>
                <w:ins w:id="3206" w:author="Phuong Truong Thi" w:date="2024-10-16T00:56:00Z"/>
                <w:rFonts w:ascii="Times New Roman" w:eastAsia="Times New Roman" w:hAnsi="Times New Roman"/>
                <w:sz w:val="24"/>
                <w:szCs w:val="24"/>
                <w:lang w:val="vi-VN" w:eastAsia="vi-VN"/>
              </w:rPr>
            </w:pPr>
            <w:ins w:id="3207" w:author="Phuong Truong Thi" w:date="2024-10-16T00:56:00Z">
              <w:r w:rsidRPr="00B66378">
                <w:rPr>
                  <w:rFonts w:ascii="Times New Roman" w:hAnsi="Times New Roman"/>
                  <w:color w:val="000000"/>
                  <w:sz w:val="24"/>
                  <w:szCs w:val="24"/>
                  <w:lang w:val="vi-VN"/>
                </w:rPr>
                <w:t>Bằng số dư cuối kỳ Casa VND ngày dữ liệu  - số dư cuối kỳ Casa VND chốt tháng trước</w:t>
              </w:r>
            </w:ins>
          </w:p>
        </w:tc>
        <w:tc>
          <w:tcPr>
            <w:tcW w:w="1080" w:type="dxa"/>
          </w:tcPr>
          <w:p w14:paraId="4D768C4A" w14:textId="77777777" w:rsidR="00AD3554" w:rsidRPr="00C328E4" w:rsidRDefault="00AD3554" w:rsidP="00817E47">
            <w:pPr>
              <w:spacing w:before="0" w:line="240" w:lineRule="auto"/>
              <w:contextualSpacing w:val="0"/>
              <w:rPr>
                <w:ins w:id="3208" w:author="Phuong Truong Thi" w:date="2024-10-16T00:56:00Z"/>
                <w:rFonts w:ascii="Times New Roman" w:eastAsia="Times New Roman" w:hAnsi="Times New Roman"/>
                <w:sz w:val="24"/>
                <w:szCs w:val="24"/>
                <w:lang w:eastAsia="vi-VN"/>
              </w:rPr>
            </w:pPr>
            <w:ins w:id="3209" w:author="Phuong Truong Thi" w:date="2024-10-16T00:56:00Z">
              <w:r w:rsidRPr="00A55659">
                <w:rPr>
                  <w:rFonts w:ascii="Times New Roman" w:eastAsia="Times New Roman" w:hAnsi="Times New Roman"/>
                  <w:sz w:val="24"/>
                  <w:szCs w:val="24"/>
                  <w:lang w:val="vi-VN" w:eastAsia="vi-VN"/>
                </w:rPr>
                <w:t>CRM</w:t>
              </w:r>
            </w:ins>
          </w:p>
        </w:tc>
        <w:tc>
          <w:tcPr>
            <w:tcW w:w="1271" w:type="dxa"/>
          </w:tcPr>
          <w:p w14:paraId="57F0DBB5" w14:textId="77777777" w:rsidR="00AD3554" w:rsidRPr="00AD0E1A" w:rsidRDefault="00AD3554" w:rsidP="00817E47">
            <w:pPr>
              <w:spacing w:before="0" w:line="240" w:lineRule="auto"/>
              <w:contextualSpacing w:val="0"/>
              <w:rPr>
                <w:ins w:id="3210" w:author="Phuong Truong Thi" w:date="2024-10-16T00:56:00Z"/>
                <w:rFonts w:ascii="Times New Roman" w:eastAsia="Times New Roman" w:hAnsi="Times New Roman"/>
                <w:sz w:val="24"/>
                <w:szCs w:val="24"/>
                <w:lang w:eastAsia="vi-VN"/>
              </w:rPr>
            </w:pPr>
            <w:ins w:id="3211" w:author="Phuong Truong Thi" w:date="2024-10-16T00:56:00Z">
              <w:r w:rsidRPr="00596489">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E298D03" w14:textId="77777777" w:rsidR="00AD3554" w:rsidRPr="00AD0E1A" w:rsidRDefault="00AD3554" w:rsidP="00817E47">
            <w:pPr>
              <w:spacing w:before="0" w:line="240" w:lineRule="auto"/>
              <w:contextualSpacing w:val="0"/>
              <w:rPr>
                <w:ins w:id="3212" w:author="Phuong Truong Thi" w:date="2024-10-16T00:56:00Z"/>
                <w:rFonts w:ascii="Times New Roman" w:eastAsia="Times New Roman" w:hAnsi="Times New Roman"/>
                <w:sz w:val="24"/>
                <w:szCs w:val="24"/>
                <w:lang w:val="vi-VN" w:eastAsia="vi-VN"/>
              </w:rPr>
            </w:pPr>
          </w:p>
        </w:tc>
        <w:tc>
          <w:tcPr>
            <w:tcW w:w="1063" w:type="dxa"/>
          </w:tcPr>
          <w:p w14:paraId="2B139943" w14:textId="77777777" w:rsidR="00AD3554" w:rsidRPr="00AD0E1A" w:rsidRDefault="00AD3554" w:rsidP="00817E47">
            <w:pPr>
              <w:spacing w:before="0" w:line="240" w:lineRule="auto"/>
              <w:contextualSpacing w:val="0"/>
              <w:jc w:val="center"/>
              <w:rPr>
                <w:ins w:id="3213" w:author="Phuong Truong Thi" w:date="2024-10-16T00:56:00Z"/>
                <w:rFonts w:ascii="Times New Roman" w:eastAsia="Times New Roman" w:hAnsi="Times New Roman"/>
                <w:sz w:val="24"/>
                <w:szCs w:val="24"/>
                <w:lang w:val="vi-VN" w:eastAsia="vi-VN"/>
              </w:rPr>
            </w:pPr>
            <w:ins w:id="3214" w:author="Phuong Truong Thi" w:date="2024-10-16T00:56:00Z">
              <w:r>
                <w:rPr>
                  <w:rFonts w:ascii="Times New Roman" w:eastAsia="Times New Roman" w:hAnsi="Times New Roman"/>
                  <w:sz w:val="24"/>
                  <w:szCs w:val="24"/>
                  <w:lang w:eastAsia="vi-VN"/>
                </w:rPr>
                <w:t>N</w:t>
              </w:r>
            </w:ins>
          </w:p>
        </w:tc>
      </w:tr>
      <w:tr w:rsidR="00AD3554" w:rsidRPr="00AD0E1A" w14:paraId="25232AB0" w14:textId="77777777" w:rsidTr="7F5A6C64">
        <w:trPr>
          <w:trHeight w:val="276"/>
          <w:ins w:id="3215" w:author="Phuong Truong Thi" w:date="2024-10-16T00:56:00Z"/>
        </w:trPr>
        <w:tc>
          <w:tcPr>
            <w:tcW w:w="720" w:type="dxa"/>
            <w:shd w:val="clear" w:color="auto" w:fill="auto"/>
            <w:vAlign w:val="center"/>
          </w:tcPr>
          <w:p w14:paraId="47922288" w14:textId="77777777" w:rsidR="00AD3554" w:rsidRPr="005A1D22" w:rsidRDefault="00AD3554" w:rsidP="00817E47">
            <w:pPr>
              <w:pStyle w:val="ListParagraph"/>
              <w:numPr>
                <w:ilvl w:val="0"/>
                <w:numId w:val="61"/>
              </w:numPr>
              <w:spacing w:before="0" w:line="240" w:lineRule="auto"/>
              <w:contextualSpacing w:val="0"/>
              <w:jc w:val="left"/>
              <w:rPr>
                <w:ins w:id="3216" w:author="Phuong Truong Thi" w:date="2024-10-16T00:56:00Z"/>
                <w:rFonts w:eastAsia="Times New Roman"/>
                <w:szCs w:val="24"/>
                <w:lang w:val="vi-VN" w:eastAsia="vi-VN"/>
              </w:rPr>
            </w:pPr>
          </w:p>
        </w:tc>
        <w:tc>
          <w:tcPr>
            <w:tcW w:w="1355" w:type="dxa"/>
            <w:shd w:val="clear" w:color="auto" w:fill="auto"/>
            <w:vAlign w:val="center"/>
          </w:tcPr>
          <w:p w14:paraId="4C439D90" w14:textId="6DAF50DC" w:rsidR="00AD3554" w:rsidRPr="00B66378" w:rsidRDefault="00AD3554" w:rsidP="00817E47">
            <w:pPr>
              <w:spacing w:before="0" w:line="240" w:lineRule="auto"/>
              <w:contextualSpacing w:val="0"/>
              <w:rPr>
                <w:ins w:id="3217" w:author="Phuong Truong Thi" w:date="2024-10-16T00:56:00Z"/>
                <w:rFonts w:ascii="Times New Roman" w:hAnsi="Times New Roman"/>
                <w:sz w:val="24"/>
                <w:szCs w:val="24"/>
                <w:lang w:val="vi-VN"/>
              </w:rPr>
            </w:pPr>
            <w:ins w:id="3218" w:author="Phuong Truong Thi" w:date="2024-10-16T00:56:00Z">
              <w:r w:rsidRPr="00B66378">
                <w:rPr>
                  <w:rFonts w:ascii="Times New Roman" w:hAnsi="Times New Roman"/>
                  <w:color w:val="000000"/>
                  <w:sz w:val="24"/>
                  <w:szCs w:val="24"/>
                  <w:lang w:val="vi-VN"/>
                </w:rPr>
                <w:t>ADB_Casa: Số dư bình quân Casa (</w:t>
              </w:r>
            </w:ins>
            <w:ins w:id="3219" w:author="Phuong Truong Thi" w:date="2024-11-28T00:59:00Z">
              <w:r w:rsidR="00644FA5">
                <w:rPr>
                  <w:rFonts w:ascii="Times New Roman" w:hAnsi="Times New Roman"/>
                  <w:color w:val="000000"/>
                  <w:sz w:val="24"/>
                  <w:szCs w:val="24"/>
                  <w:lang w:val="vi-VN"/>
                </w:rPr>
                <w:t>quy đổi ngoại tệ</w:t>
              </w:r>
            </w:ins>
            <w:ins w:id="3220" w:author="Phuong Truong Thi" w:date="2024-10-16T00:56:00Z">
              <w:r w:rsidRPr="00B66378">
                <w:rPr>
                  <w:rFonts w:ascii="Times New Roman" w:hAnsi="Times New Roman"/>
                  <w:color w:val="000000"/>
                  <w:sz w:val="24"/>
                  <w:szCs w:val="24"/>
                  <w:lang w:val="vi-VN"/>
                </w:rPr>
                <w:t>) tháng dữ liệu</w:t>
              </w:r>
            </w:ins>
          </w:p>
        </w:tc>
        <w:tc>
          <w:tcPr>
            <w:tcW w:w="2610" w:type="dxa"/>
            <w:vAlign w:val="center"/>
          </w:tcPr>
          <w:p w14:paraId="59007534" w14:textId="77777777" w:rsidR="00AD3554" w:rsidRPr="00B66378" w:rsidRDefault="00AD3554" w:rsidP="00817E47">
            <w:pPr>
              <w:spacing w:before="0" w:line="240" w:lineRule="auto"/>
              <w:contextualSpacing w:val="0"/>
              <w:jc w:val="left"/>
              <w:rPr>
                <w:ins w:id="3221" w:author="Phuong Truong Thi" w:date="2024-10-16T00:56:00Z"/>
                <w:rFonts w:ascii="Times New Roman" w:eastAsia="Times New Roman" w:hAnsi="Times New Roman"/>
                <w:sz w:val="24"/>
                <w:szCs w:val="24"/>
                <w:lang w:val="vi-VN" w:eastAsia="vi-VN"/>
              </w:rPr>
            </w:pPr>
            <w:ins w:id="3222" w:author="Phuong Truong Thi" w:date="2024-10-16T00:56:00Z">
              <w:r w:rsidRPr="00B66378">
                <w:rPr>
                  <w:rFonts w:ascii="Times New Roman" w:hAnsi="Times New Roman"/>
                  <w:color w:val="000000"/>
                  <w:sz w:val="24"/>
                  <w:szCs w:val="24"/>
                  <w:lang w:val="vi-VN"/>
                </w:rPr>
                <w:t>Tổng Số dư Casa trung bình trong kỳ</w:t>
              </w:r>
              <w:r w:rsidRPr="00B66378">
                <w:rPr>
                  <w:rFonts w:ascii="Times New Roman" w:hAnsi="Times New Roman"/>
                  <w:color w:val="000000"/>
                  <w:sz w:val="24"/>
                  <w:szCs w:val="24"/>
                  <w:lang w:val="vi-VN"/>
                </w:rPr>
                <w:br/>
                <w:t>= Tổng (Giá trị Casa từ ngày 1-n)/ Tổng số ngày trong kỳ tính.</w:t>
              </w:r>
            </w:ins>
          </w:p>
        </w:tc>
        <w:tc>
          <w:tcPr>
            <w:tcW w:w="1080" w:type="dxa"/>
          </w:tcPr>
          <w:p w14:paraId="019D2835" w14:textId="77777777" w:rsidR="00AD3554" w:rsidRPr="00C328E4" w:rsidRDefault="00AD3554" w:rsidP="00817E47">
            <w:pPr>
              <w:spacing w:before="0" w:line="240" w:lineRule="auto"/>
              <w:contextualSpacing w:val="0"/>
              <w:rPr>
                <w:ins w:id="3223" w:author="Phuong Truong Thi" w:date="2024-10-16T00:56:00Z"/>
                <w:rFonts w:ascii="Times New Roman" w:eastAsia="Times New Roman" w:hAnsi="Times New Roman"/>
                <w:sz w:val="24"/>
                <w:szCs w:val="24"/>
                <w:lang w:eastAsia="vi-VN"/>
              </w:rPr>
            </w:pPr>
            <w:ins w:id="3224" w:author="Phuong Truong Thi" w:date="2024-10-16T00:56:00Z">
              <w:r w:rsidRPr="00A55659">
                <w:rPr>
                  <w:rFonts w:ascii="Times New Roman" w:eastAsia="Times New Roman" w:hAnsi="Times New Roman"/>
                  <w:sz w:val="24"/>
                  <w:szCs w:val="24"/>
                  <w:lang w:val="vi-VN" w:eastAsia="vi-VN"/>
                </w:rPr>
                <w:t>CRM</w:t>
              </w:r>
            </w:ins>
          </w:p>
        </w:tc>
        <w:tc>
          <w:tcPr>
            <w:tcW w:w="1271" w:type="dxa"/>
          </w:tcPr>
          <w:p w14:paraId="051C2457" w14:textId="77777777" w:rsidR="00AD3554" w:rsidRPr="00AD0E1A" w:rsidRDefault="00AD3554" w:rsidP="00817E47">
            <w:pPr>
              <w:spacing w:before="0" w:line="240" w:lineRule="auto"/>
              <w:contextualSpacing w:val="0"/>
              <w:rPr>
                <w:ins w:id="3225" w:author="Phuong Truong Thi" w:date="2024-10-16T00:56:00Z"/>
                <w:rFonts w:ascii="Times New Roman" w:eastAsia="Times New Roman" w:hAnsi="Times New Roman"/>
                <w:sz w:val="24"/>
                <w:szCs w:val="24"/>
                <w:lang w:eastAsia="vi-VN"/>
              </w:rPr>
            </w:pPr>
            <w:ins w:id="3226" w:author="Phuong Truong Thi" w:date="2024-10-16T00:56:00Z">
              <w:r w:rsidRPr="00596489">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23AAE218" w14:textId="77777777" w:rsidR="00AD3554" w:rsidRPr="00AD0E1A" w:rsidRDefault="00AD3554" w:rsidP="00817E47">
            <w:pPr>
              <w:spacing w:before="0" w:line="240" w:lineRule="auto"/>
              <w:contextualSpacing w:val="0"/>
              <w:rPr>
                <w:ins w:id="3227" w:author="Phuong Truong Thi" w:date="2024-10-16T00:56:00Z"/>
                <w:rFonts w:ascii="Times New Roman" w:eastAsia="Times New Roman" w:hAnsi="Times New Roman"/>
                <w:sz w:val="24"/>
                <w:szCs w:val="24"/>
                <w:lang w:val="vi-VN" w:eastAsia="vi-VN"/>
              </w:rPr>
            </w:pPr>
          </w:p>
        </w:tc>
        <w:tc>
          <w:tcPr>
            <w:tcW w:w="1063" w:type="dxa"/>
          </w:tcPr>
          <w:p w14:paraId="6DB07270" w14:textId="77777777" w:rsidR="00AD3554" w:rsidRPr="00AD0E1A" w:rsidRDefault="00AD3554" w:rsidP="00817E47">
            <w:pPr>
              <w:spacing w:before="0" w:line="240" w:lineRule="auto"/>
              <w:contextualSpacing w:val="0"/>
              <w:jc w:val="center"/>
              <w:rPr>
                <w:ins w:id="3228" w:author="Phuong Truong Thi" w:date="2024-10-16T00:56:00Z"/>
                <w:rFonts w:ascii="Times New Roman" w:eastAsia="Times New Roman" w:hAnsi="Times New Roman"/>
                <w:sz w:val="24"/>
                <w:szCs w:val="24"/>
                <w:lang w:val="vi-VN" w:eastAsia="vi-VN"/>
              </w:rPr>
            </w:pPr>
            <w:ins w:id="3229" w:author="Phuong Truong Thi" w:date="2024-10-16T00:56:00Z">
              <w:r>
                <w:rPr>
                  <w:rFonts w:ascii="Times New Roman" w:eastAsia="Times New Roman" w:hAnsi="Times New Roman"/>
                  <w:sz w:val="24"/>
                  <w:szCs w:val="24"/>
                  <w:lang w:eastAsia="vi-VN"/>
                </w:rPr>
                <w:t>N</w:t>
              </w:r>
            </w:ins>
          </w:p>
        </w:tc>
      </w:tr>
      <w:tr w:rsidR="00AD3554" w:rsidRPr="00AD0E1A" w14:paraId="432DB16A" w14:textId="77777777" w:rsidTr="7F5A6C64">
        <w:trPr>
          <w:trHeight w:val="276"/>
          <w:ins w:id="3230" w:author="Phuong Truong Thi" w:date="2024-10-16T00:56:00Z"/>
        </w:trPr>
        <w:tc>
          <w:tcPr>
            <w:tcW w:w="720" w:type="dxa"/>
            <w:shd w:val="clear" w:color="auto" w:fill="auto"/>
            <w:vAlign w:val="center"/>
          </w:tcPr>
          <w:p w14:paraId="512964B3" w14:textId="77777777" w:rsidR="00AD3554" w:rsidRPr="005A1D22" w:rsidRDefault="00AD3554" w:rsidP="00817E47">
            <w:pPr>
              <w:pStyle w:val="ListParagraph"/>
              <w:numPr>
                <w:ilvl w:val="0"/>
                <w:numId w:val="61"/>
              </w:numPr>
              <w:spacing w:before="0" w:line="240" w:lineRule="auto"/>
              <w:contextualSpacing w:val="0"/>
              <w:jc w:val="left"/>
              <w:rPr>
                <w:ins w:id="3231" w:author="Phuong Truong Thi" w:date="2024-10-16T00:56:00Z"/>
                <w:rFonts w:eastAsia="Times New Roman"/>
                <w:szCs w:val="24"/>
                <w:lang w:val="vi-VN" w:eastAsia="vi-VN"/>
              </w:rPr>
            </w:pPr>
          </w:p>
        </w:tc>
        <w:tc>
          <w:tcPr>
            <w:tcW w:w="1355" w:type="dxa"/>
            <w:shd w:val="clear" w:color="auto" w:fill="auto"/>
            <w:vAlign w:val="center"/>
          </w:tcPr>
          <w:p w14:paraId="3C08FACC" w14:textId="6CCCE22C" w:rsidR="00AD3554" w:rsidRPr="00B66378" w:rsidRDefault="00AD3554" w:rsidP="00817E47">
            <w:pPr>
              <w:spacing w:before="0" w:line="240" w:lineRule="auto"/>
              <w:contextualSpacing w:val="0"/>
              <w:rPr>
                <w:ins w:id="3232" w:author="Phuong Truong Thi" w:date="2024-10-16T00:56:00Z"/>
                <w:rFonts w:ascii="Times New Roman" w:hAnsi="Times New Roman"/>
                <w:sz w:val="24"/>
                <w:szCs w:val="24"/>
                <w:lang w:val="vi-VN"/>
              </w:rPr>
            </w:pPr>
            <w:ins w:id="3233" w:author="Phuong Truong Thi" w:date="2024-10-16T00:56:00Z">
              <w:r w:rsidRPr="00B66378">
                <w:rPr>
                  <w:rFonts w:ascii="Times New Roman" w:hAnsi="Times New Roman"/>
                  <w:color w:val="000000"/>
                  <w:sz w:val="24"/>
                  <w:szCs w:val="24"/>
                  <w:lang w:val="vi-VN"/>
                </w:rPr>
                <w:t>ADB_Casa Số dư bình quân Casa (</w:t>
              </w:r>
            </w:ins>
            <w:ins w:id="3234" w:author="Phuong Truong Thi" w:date="2024-11-28T00:59:00Z">
              <w:r w:rsidR="00644FA5">
                <w:rPr>
                  <w:rFonts w:ascii="Times New Roman" w:hAnsi="Times New Roman"/>
                  <w:color w:val="000000"/>
                  <w:sz w:val="24"/>
                  <w:szCs w:val="24"/>
                  <w:lang w:val="vi-VN"/>
                </w:rPr>
                <w:t>quy đổi ngoại tệ</w:t>
              </w:r>
            </w:ins>
            <w:ins w:id="3235" w:author="Phuong Truong Thi" w:date="2024-10-16T00:56:00Z">
              <w:r w:rsidRPr="00B66378">
                <w:rPr>
                  <w:rFonts w:ascii="Times New Roman" w:hAnsi="Times New Roman"/>
                  <w:color w:val="000000"/>
                  <w:sz w:val="24"/>
                  <w:szCs w:val="24"/>
                  <w:lang w:val="vi-VN"/>
                </w:rPr>
                <w:t>) tháng trước</w:t>
              </w:r>
            </w:ins>
          </w:p>
        </w:tc>
        <w:tc>
          <w:tcPr>
            <w:tcW w:w="2610" w:type="dxa"/>
            <w:vAlign w:val="center"/>
          </w:tcPr>
          <w:p w14:paraId="3F8A40CC" w14:textId="33F2A2A0" w:rsidR="00AD3554" w:rsidRPr="00B66378" w:rsidRDefault="00AD3554" w:rsidP="00817E47">
            <w:pPr>
              <w:spacing w:before="0" w:line="240" w:lineRule="auto"/>
              <w:contextualSpacing w:val="0"/>
              <w:rPr>
                <w:ins w:id="3236" w:author="Phuong Truong Thi" w:date="2024-10-16T00:56:00Z"/>
                <w:rFonts w:ascii="Times New Roman" w:eastAsia="Times New Roman" w:hAnsi="Times New Roman"/>
                <w:sz w:val="24"/>
                <w:szCs w:val="24"/>
                <w:lang w:val="vi-VN" w:eastAsia="vi-VN"/>
              </w:rPr>
            </w:pPr>
            <w:ins w:id="3237" w:author="Phuong Truong Thi" w:date="2024-10-16T00:56:00Z">
              <w:r w:rsidRPr="00B66378">
                <w:rPr>
                  <w:rFonts w:ascii="Times New Roman" w:hAnsi="Times New Roman"/>
                  <w:color w:val="000000"/>
                  <w:sz w:val="24"/>
                  <w:szCs w:val="24"/>
                  <w:lang w:val="vi-VN"/>
                </w:rPr>
                <w:t>Tổng số dư bình quân Casa của các Tài khoản thanh toán (Category là TKTT) (</w:t>
              </w:r>
            </w:ins>
            <w:ins w:id="3238" w:author="Phuong Truong Thi" w:date="2024-11-28T00:59:00Z">
              <w:r w:rsidR="00644FA5">
                <w:rPr>
                  <w:rFonts w:ascii="Times New Roman" w:hAnsi="Times New Roman"/>
                  <w:color w:val="000000"/>
                  <w:sz w:val="24"/>
                  <w:szCs w:val="24"/>
                  <w:lang w:val="vi-VN"/>
                </w:rPr>
                <w:t>quy đổi ngoại tệ</w:t>
              </w:r>
            </w:ins>
            <w:ins w:id="3239" w:author="Phuong Truong Thi" w:date="2024-10-16T00:56:00Z">
              <w:r w:rsidRPr="00B66378">
                <w:rPr>
                  <w:rFonts w:ascii="Times New Roman" w:hAnsi="Times New Roman"/>
                  <w:color w:val="000000"/>
                  <w:sz w:val="24"/>
                  <w:szCs w:val="24"/>
                  <w:lang w:val="vi-VN"/>
                </w:rPr>
                <w:t>) tháng trước T-1</w:t>
              </w:r>
            </w:ins>
          </w:p>
        </w:tc>
        <w:tc>
          <w:tcPr>
            <w:tcW w:w="1080" w:type="dxa"/>
          </w:tcPr>
          <w:p w14:paraId="35E4A009" w14:textId="77777777" w:rsidR="00AD3554" w:rsidRPr="00C328E4" w:rsidRDefault="00AD3554" w:rsidP="00817E47">
            <w:pPr>
              <w:spacing w:before="0" w:line="240" w:lineRule="auto"/>
              <w:contextualSpacing w:val="0"/>
              <w:rPr>
                <w:ins w:id="3240" w:author="Phuong Truong Thi" w:date="2024-10-16T00:56:00Z"/>
                <w:rFonts w:ascii="Times New Roman" w:eastAsia="Times New Roman" w:hAnsi="Times New Roman"/>
                <w:sz w:val="24"/>
                <w:szCs w:val="24"/>
                <w:lang w:eastAsia="vi-VN"/>
              </w:rPr>
            </w:pPr>
            <w:ins w:id="3241" w:author="Phuong Truong Thi" w:date="2024-10-16T00:56:00Z">
              <w:r w:rsidRPr="00A55659">
                <w:rPr>
                  <w:rFonts w:ascii="Times New Roman" w:eastAsia="Times New Roman" w:hAnsi="Times New Roman"/>
                  <w:sz w:val="24"/>
                  <w:szCs w:val="24"/>
                  <w:lang w:val="vi-VN" w:eastAsia="vi-VN"/>
                </w:rPr>
                <w:t>CRM</w:t>
              </w:r>
            </w:ins>
          </w:p>
        </w:tc>
        <w:tc>
          <w:tcPr>
            <w:tcW w:w="1271" w:type="dxa"/>
          </w:tcPr>
          <w:p w14:paraId="1EDC4F84" w14:textId="77777777" w:rsidR="00AD3554" w:rsidRPr="00AD0E1A" w:rsidRDefault="00AD3554" w:rsidP="00817E47">
            <w:pPr>
              <w:spacing w:before="0" w:line="240" w:lineRule="auto"/>
              <w:contextualSpacing w:val="0"/>
              <w:rPr>
                <w:ins w:id="3242" w:author="Phuong Truong Thi" w:date="2024-10-16T00:56:00Z"/>
                <w:rFonts w:ascii="Times New Roman" w:eastAsia="Times New Roman" w:hAnsi="Times New Roman"/>
                <w:sz w:val="24"/>
                <w:szCs w:val="24"/>
                <w:lang w:eastAsia="vi-VN"/>
              </w:rPr>
            </w:pPr>
            <w:ins w:id="3243" w:author="Phuong Truong Thi" w:date="2024-10-16T00:56:00Z">
              <w:r w:rsidRPr="00596489">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04E3310E" w14:textId="77777777" w:rsidR="00AD3554" w:rsidRPr="00AD0E1A" w:rsidRDefault="00AD3554" w:rsidP="00817E47">
            <w:pPr>
              <w:spacing w:before="0" w:line="240" w:lineRule="auto"/>
              <w:contextualSpacing w:val="0"/>
              <w:rPr>
                <w:ins w:id="3244" w:author="Phuong Truong Thi" w:date="2024-10-16T00:56:00Z"/>
                <w:rFonts w:ascii="Times New Roman" w:eastAsia="Times New Roman" w:hAnsi="Times New Roman"/>
                <w:sz w:val="24"/>
                <w:szCs w:val="24"/>
                <w:lang w:val="vi-VN" w:eastAsia="vi-VN"/>
              </w:rPr>
            </w:pPr>
          </w:p>
        </w:tc>
        <w:tc>
          <w:tcPr>
            <w:tcW w:w="1063" w:type="dxa"/>
          </w:tcPr>
          <w:p w14:paraId="1ADD9F1C" w14:textId="77777777" w:rsidR="00AD3554" w:rsidRPr="00AD0E1A" w:rsidRDefault="00AD3554" w:rsidP="00817E47">
            <w:pPr>
              <w:spacing w:before="0" w:line="240" w:lineRule="auto"/>
              <w:contextualSpacing w:val="0"/>
              <w:jc w:val="center"/>
              <w:rPr>
                <w:ins w:id="3245" w:author="Phuong Truong Thi" w:date="2024-10-16T00:56:00Z"/>
                <w:rFonts w:ascii="Times New Roman" w:eastAsia="Times New Roman" w:hAnsi="Times New Roman"/>
                <w:sz w:val="24"/>
                <w:szCs w:val="24"/>
                <w:lang w:val="vi-VN" w:eastAsia="vi-VN"/>
              </w:rPr>
            </w:pPr>
            <w:ins w:id="3246" w:author="Phuong Truong Thi" w:date="2024-10-16T00:56:00Z">
              <w:r>
                <w:rPr>
                  <w:rFonts w:ascii="Times New Roman" w:eastAsia="Times New Roman" w:hAnsi="Times New Roman"/>
                  <w:sz w:val="24"/>
                  <w:szCs w:val="24"/>
                  <w:lang w:eastAsia="vi-VN"/>
                </w:rPr>
                <w:t>N</w:t>
              </w:r>
            </w:ins>
          </w:p>
        </w:tc>
      </w:tr>
      <w:tr w:rsidR="00AD3554" w:rsidRPr="00AD0E1A" w14:paraId="123EAAFD" w14:textId="77777777" w:rsidTr="7F5A6C64">
        <w:trPr>
          <w:trHeight w:val="276"/>
          <w:ins w:id="3247" w:author="Phuong Truong Thi" w:date="2024-10-16T00:56:00Z"/>
        </w:trPr>
        <w:tc>
          <w:tcPr>
            <w:tcW w:w="720" w:type="dxa"/>
            <w:shd w:val="clear" w:color="auto" w:fill="auto"/>
            <w:vAlign w:val="center"/>
          </w:tcPr>
          <w:p w14:paraId="4AFC0AD8" w14:textId="77777777" w:rsidR="00AD3554" w:rsidRPr="005A1D22" w:rsidRDefault="00AD3554" w:rsidP="00817E47">
            <w:pPr>
              <w:pStyle w:val="ListParagraph"/>
              <w:numPr>
                <w:ilvl w:val="0"/>
                <w:numId w:val="61"/>
              </w:numPr>
              <w:spacing w:before="0" w:line="240" w:lineRule="auto"/>
              <w:contextualSpacing w:val="0"/>
              <w:jc w:val="left"/>
              <w:rPr>
                <w:ins w:id="3248" w:author="Phuong Truong Thi" w:date="2024-10-16T00:56:00Z"/>
                <w:rFonts w:eastAsia="Times New Roman"/>
                <w:szCs w:val="24"/>
                <w:lang w:val="vi-VN" w:eastAsia="vi-VN"/>
              </w:rPr>
            </w:pPr>
          </w:p>
        </w:tc>
        <w:tc>
          <w:tcPr>
            <w:tcW w:w="1355" w:type="dxa"/>
            <w:shd w:val="clear" w:color="auto" w:fill="auto"/>
            <w:vAlign w:val="center"/>
          </w:tcPr>
          <w:p w14:paraId="4238EA6B" w14:textId="77777777" w:rsidR="00AD3554" w:rsidRPr="00B66378" w:rsidRDefault="00AD3554" w:rsidP="00817E47">
            <w:pPr>
              <w:spacing w:before="0" w:line="240" w:lineRule="auto"/>
              <w:contextualSpacing w:val="0"/>
              <w:rPr>
                <w:ins w:id="3249" w:author="Phuong Truong Thi" w:date="2024-10-16T00:56:00Z"/>
                <w:rFonts w:ascii="Times New Roman" w:hAnsi="Times New Roman"/>
                <w:sz w:val="24"/>
                <w:szCs w:val="24"/>
                <w:lang w:val="vi-VN"/>
              </w:rPr>
            </w:pPr>
            <w:ins w:id="3250" w:author="Phuong Truong Thi" w:date="2024-10-16T00:56:00Z">
              <w:r w:rsidRPr="00B66378">
                <w:rPr>
                  <w:rFonts w:ascii="Times New Roman" w:hAnsi="Times New Roman"/>
                  <w:color w:val="000000"/>
                  <w:sz w:val="24"/>
                  <w:szCs w:val="24"/>
                  <w:lang w:val="vi-VN"/>
                </w:rPr>
                <w:t>Chênh lệch số dư bình quân Casa so với tháng trước</w:t>
              </w:r>
            </w:ins>
          </w:p>
        </w:tc>
        <w:tc>
          <w:tcPr>
            <w:tcW w:w="2610" w:type="dxa"/>
            <w:vAlign w:val="center"/>
          </w:tcPr>
          <w:p w14:paraId="1C85DE92" w14:textId="77777777" w:rsidR="00AD3554" w:rsidRPr="00B66378" w:rsidRDefault="00AD3554" w:rsidP="00817E47">
            <w:pPr>
              <w:spacing w:before="0" w:line="240" w:lineRule="auto"/>
              <w:contextualSpacing w:val="0"/>
              <w:rPr>
                <w:ins w:id="3251" w:author="Phuong Truong Thi" w:date="2024-10-16T00:56:00Z"/>
                <w:rFonts w:ascii="Times New Roman" w:eastAsia="Times New Roman" w:hAnsi="Times New Roman"/>
                <w:sz w:val="24"/>
                <w:szCs w:val="24"/>
                <w:lang w:val="vi-VN" w:eastAsia="vi-VN"/>
              </w:rPr>
            </w:pPr>
            <w:ins w:id="3252" w:author="Phuong Truong Thi" w:date="2024-10-16T00:56:00Z">
              <w:r w:rsidRPr="00B66378">
                <w:rPr>
                  <w:rFonts w:ascii="Times New Roman" w:hAnsi="Times New Roman"/>
                  <w:color w:val="000000"/>
                  <w:sz w:val="24"/>
                  <w:szCs w:val="24"/>
                  <w:lang w:val="vi-VN"/>
                </w:rPr>
                <w:t>Bằng ADB_Casa  tháng dữ liệu - ADB Casa tháng trước</w:t>
              </w:r>
            </w:ins>
          </w:p>
        </w:tc>
        <w:tc>
          <w:tcPr>
            <w:tcW w:w="1080" w:type="dxa"/>
          </w:tcPr>
          <w:p w14:paraId="56B83665" w14:textId="77777777" w:rsidR="00AD3554" w:rsidRPr="00C328E4" w:rsidRDefault="00AD3554" w:rsidP="00817E47">
            <w:pPr>
              <w:spacing w:before="0" w:line="240" w:lineRule="auto"/>
              <w:contextualSpacing w:val="0"/>
              <w:rPr>
                <w:ins w:id="3253" w:author="Phuong Truong Thi" w:date="2024-10-16T00:56:00Z"/>
                <w:rFonts w:ascii="Times New Roman" w:eastAsia="Times New Roman" w:hAnsi="Times New Roman"/>
                <w:sz w:val="24"/>
                <w:szCs w:val="24"/>
                <w:lang w:eastAsia="vi-VN"/>
              </w:rPr>
            </w:pPr>
            <w:ins w:id="3254" w:author="Phuong Truong Thi" w:date="2024-10-16T00:56:00Z">
              <w:r w:rsidRPr="00353983">
                <w:rPr>
                  <w:rFonts w:ascii="Times New Roman" w:eastAsia="Times New Roman" w:hAnsi="Times New Roman"/>
                  <w:sz w:val="24"/>
                  <w:szCs w:val="24"/>
                  <w:lang w:val="vi-VN" w:eastAsia="vi-VN"/>
                </w:rPr>
                <w:t>CRM</w:t>
              </w:r>
            </w:ins>
          </w:p>
        </w:tc>
        <w:tc>
          <w:tcPr>
            <w:tcW w:w="1271" w:type="dxa"/>
          </w:tcPr>
          <w:p w14:paraId="740B92BC" w14:textId="77777777" w:rsidR="00AD3554" w:rsidRPr="00AD0E1A" w:rsidRDefault="00AD3554" w:rsidP="00817E47">
            <w:pPr>
              <w:spacing w:before="0" w:line="240" w:lineRule="auto"/>
              <w:contextualSpacing w:val="0"/>
              <w:rPr>
                <w:ins w:id="3255" w:author="Phuong Truong Thi" w:date="2024-10-16T00:56:00Z"/>
                <w:rFonts w:ascii="Times New Roman" w:eastAsia="Times New Roman" w:hAnsi="Times New Roman"/>
                <w:sz w:val="24"/>
                <w:szCs w:val="24"/>
                <w:lang w:eastAsia="vi-VN"/>
              </w:rPr>
            </w:pPr>
            <w:ins w:id="3256" w:author="Phuong Truong Thi" w:date="2024-10-16T00:56:00Z">
              <w:r w:rsidRPr="00596489">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7B093286" w14:textId="77777777" w:rsidR="00AD3554" w:rsidRPr="00AD0E1A" w:rsidRDefault="00AD3554" w:rsidP="00817E47">
            <w:pPr>
              <w:spacing w:before="0" w:line="240" w:lineRule="auto"/>
              <w:contextualSpacing w:val="0"/>
              <w:rPr>
                <w:ins w:id="3257" w:author="Phuong Truong Thi" w:date="2024-10-16T00:56:00Z"/>
                <w:rFonts w:ascii="Times New Roman" w:eastAsia="Times New Roman" w:hAnsi="Times New Roman"/>
                <w:sz w:val="24"/>
                <w:szCs w:val="24"/>
                <w:lang w:val="vi-VN" w:eastAsia="vi-VN"/>
              </w:rPr>
            </w:pPr>
          </w:p>
        </w:tc>
        <w:tc>
          <w:tcPr>
            <w:tcW w:w="1063" w:type="dxa"/>
          </w:tcPr>
          <w:p w14:paraId="2AE4452D" w14:textId="77777777" w:rsidR="00AD3554" w:rsidRPr="00AD0E1A" w:rsidRDefault="00AD3554" w:rsidP="00817E47">
            <w:pPr>
              <w:spacing w:before="0" w:line="240" w:lineRule="auto"/>
              <w:contextualSpacing w:val="0"/>
              <w:jc w:val="center"/>
              <w:rPr>
                <w:ins w:id="3258" w:author="Phuong Truong Thi" w:date="2024-10-16T00:56:00Z"/>
                <w:rFonts w:ascii="Times New Roman" w:eastAsia="Times New Roman" w:hAnsi="Times New Roman"/>
                <w:sz w:val="24"/>
                <w:szCs w:val="24"/>
                <w:lang w:val="vi-VN" w:eastAsia="vi-VN"/>
              </w:rPr>
            </w:pPr>
            <w:ins w:id="3259" w:author="Phuong Truong Thi" w:date="2024-10-16T00:56:00Z">
              <w:r>
                <w:rPr>
                  <w:rFonts w:ascii="Times New Roman" w:eastAsia="Times New Roman" w:hAnsi="Times New Roman"/>
                  <w:sz w:val="24"/>
                  <w:szCs w:val="24"/>
                  <w:lang w:eastAsia="vi-VN"/>
                </w:rPr>
                <w:t>N</w:t>
              </w:r>
            </w:ins>
          </w:p>
        </w:tc>
      </w:tr>
      <w:tr w:rsidR="00AD3554" w:rsidRPr="00AD0E1A" w14:paraId="309936C3" w14:textId="77777777" w:rsidTr="7F5A6C64">
        <w:trPr>
          <w:trHeight w:val="276"/>
          <w:ins w:id="3260" w:author="Phuong Truong Thi" w:date="2024-10-16T00:56:00Z"/>
        </w:trPr>
        <w:tc>
          <w:tcPr>
            <w:tcW w:w="720" w:type="dxa"/>
            <w:shd w:val="clear" w:color="auto" w:fill="auto"/>
            <w:vAlign w:val="center"/>
          </w:tcPr>
          <w:p w14:paraId="09326502" w14:textId="77777777" w:rsidR="00AD3554" w:rsidRPr="005A1D22" w:rsidRDefault="00AD3554" w:rsidP="00817E47">
            <w:pPr>
              <w:pStyle w:val="ListParagraph"/>
              <w:numPr>
                <w:ilvl w:val="0"/>
                <w:numId w:val="61"/>
              </w:numPr>
              <w:spacing w:before="0" w:line="240" w:lineRule="auto"/>
              <w:contextualSpacing w:val="0"/>
              <w:jc w:val="left"/>
              <w:rPr>
                <w:ins w:id="3261" w:author="Phuong Truong Thi" w:date="2024-10-16T00:56:00Z"/>
                <w:rFonts w:eastAsia="Times New Roman"/>
                <w:szCs w:val="24"/>
                <w:lang w:val="vi-VN" w:eastAsia="vi-VN"/>
              </w:rPr>
            </w:pPr>
          </w:p>
        </w:tc>
        <w:tc>
          <w:tcPr>
            <w:tcW w:w="1355" w:type="dxa"/>
            <w:shd w:val="clear" w:color="auto" w:fill="auto"/>
            <w:vAlign w:val="center"/>
          </w:tcPr>
          <w:p w14:paraId="6D59C0EF" w14:textId="77777777" w:rsidR="00AD3554" w:rsidRPr="00B66378" w:rsidRDefault="00AD3554" w:rsidP="00817E47">
            <w:pPr>
              <w:spacing w:before="0" w:line="240" w:lineRule="auto"/>
              <w:contextualSpacing w:val="0"/>
              <w:rPr>
                <w:ins w:id="3262" w:author="Phuong Truong Thi" w:date="2024-10-16T00:56:00Z"/>
                <w:rFonts w:ascii="Times New Roman" w:hAnsi="Times New Roman"/>
                <w:sz w:val="24"/>
                <w:szCs w:val="24"/>
                <w:lang w:val="vi-VN"/>
              </w:rPr>
            </w:pPr>
            <w:ins w:id="3263" w:author="Phuong Truong Thi" w:date="2024-10-16T00:56:00Z">
              <w:r w:rsidRPr="00B66378">
                <w:rPr>
                  <w:rFonts w:ascii="Times New Roman" w:hAnsi="Times New Roman"/>
                  <w:color w:val="000000"/>
                  <w:sz w:val="24"/>
                  <w:szCs w:val="24"/>
                  <w:lang w:val="vi-VN"/>
                </w:rPr>
                <w:t>ADB_Casa 3 tháng gần nhất</w:t>
              </w:r>
            </w:ins>
          </w:p>
        </w:tc>
        <w:tc>
          <w:tcPr>
            <w:tcW w:w="2610" w:type="dxa"/>
            <w:vAlign w:val="center"/>
          </w:tcPr>
          <w:p w14:paraId="7C2D8A90" w14:textId="77777777" w:rsidR="00536F03" w:rsidRDefault="00AD3554" w:rsidP="00817E47">
            <w:pPr>
              <w:spacing w:before="0" w:line="240" w:lineRule="auto"/>
              <w:contextualSpacing w:val="0"/>
              <w:jc w:val="left"/>
              <w:rPr>
                <w:rFonts w:ascii="Times New Roman" w:hAnsi="Times New Roman"/>
                <w:color w:val="000000"/>
                <w:sz w:val="24"/>
                <w:szCs w:val="24"/>
              </w:rPr>
            </w:pPr>
            <w:ins w:id="3264" w:author="Phuong Truong Thi" w:date="2024-10-16T00:56:00Z">
              <w:r w:rsidRPr="00B66378">
                <w:rPr>
                  <w:rFonts w:ascii="Times New Roman" w:hAnsi="Times New Roman"/>
                  <w:color w:val="000000"/>
                  <w:sz w:val="24"/>
                  <w:szCs w:val="24"/>
                  <w:lang w:val="vi-VN"/>
                </w:rPr>
                <w:t>ADB Casa của các Tài khoản thanh toán (Category là TKTT) 3 tháng gần nhất</w:t>
              </w:r>
            </w:ins>
            <w:r w:rsidR="00536F03">
              <w:rPr>
                <w:rFonts w:ascii="Times New Roman" w:hAnsi="Times New Roman"/>
                <w:color w:val="000000"/>
                <w:sz w:val="24"/>
                <w:szCs w:val="24"/>
              </w:rPr>
              <w:t xml:space="preserve"> (tháng T-3, T-2, T-1, trong đó T là tháng hiện tại).</w:t>
            </w:r>
          </w:p>
          <w:p w14:paraId="274B8E68" w14:textId="4746A4D0" w:rsidR="00AD3554" w:rsidRPr="00B66378" w:rsidRDefault="00AD3554" w:rsidP="00817E47">
            <w:pPr>
              <w:spacing w:before="0" w:line="240" w:lineRule="auto"/>
              <w:contextualSpacing w:val="0"/>
              <w:jc w:val="left"/>
              <w:rPr>
                <w:ins w:id="3265" w:author="Phuong Truong Thi" w:date="2024-10-16T00:56:00Z"/>
                <w:rFonts w:ascii="Times New Roman" w:eastAsia="Times New Roman" w:hAnsi="Times New Roman"/>
                <w:sz w:val="24"/>
                <w:szCs w:val="24"/>
                <w:lang w:val="vi-VN" w:eastAsia="vi-VN"/>
              </w:rPr>
            </w:pPr>
            <w:ins w:id="3266" w:author="Phuong Truong Thi" w:date="2024-10-16T00:56:00Z">
              <w:r w:rsidRPr="00B66378">
                <w:rPr>
                  <w:rFonts w:ascii="Times New Roman" w:hAnsi="Times New Roman"/>
                  <w:color w:val="000000"/>
                  <w:sz w:val="24"/>
                  <w:szCs w:val="24"/>
                  <w:lang w:val="vi-VN"/>
                </w:rPr>
                <w:t xml:space="preserve">Average daily </w:t>
              </w:r>
              <w:commentRangeStart w:id="3267"/>
              <w:commentRangeStart w:id="3268"/>
              <w:commentRangeStart w:id="3269"/>
              <w:r w:rsidRPr="00B66378">
                <w:rPr>
                  <w:rFonts w:ascii="Times New Roman" w:hAnsi="Times New Roman"/>
                  <w:color w:val="000000"/>
                  <w:sz w:val="24"/>
                  <w:szCs w:val="24"/>
                  <w:lang w:val="vi-VN"/>
                </w:rPr>
                <w:t>balance</w:t>
              </w:r>
            </w:ins>
            <w:commentRangeEnd w:id="3267"/>
            <w:r w:rsidR="00BE48ED">
              <w:rPr>
                <w:rStyle w:val="CommentReference"/>
                <w:lang w:val="x-none" w:eastAsia="x-none"/>
              </w:rPr>
              <w:commentReference w:id="3267"/>
            </w:r>
            <w:commentRangeEnd w:id="3268"/>
            <w:r w:rsidR="00536F03">
              <w:rPr>
                <w:rStyle w:val="CommentReference"/>
                <w:lang w:val="x-none" w:eastAsia="x-none"/>
              </w:rPr>
              <w:commentReference w:id="3268"/>
            </w:r>
            <w:commentRangeEnd w:id="3269"/>
            <w:r w:rsidR="001F44E5">
              <w:rPr>
                <w:rStyle w:val="CommentReference"/>
                <w:lang w:val="x-none" w:eastAsia="x-none"/>
              </w:rPr>
              <w:commentReference w:id="3269"/>
            </w:r>
            <w:ins w:id="3270" w:author="Phuong Truong Thi" w:date="2024-10-16T00:56:00Z">
              <w:r w:rsidRPr="00B66378">
                <w:rPr>
                  <w:rFonts w:ascii="Times New Roman" w:hAnsi="Times New Roman"/>
                  <w:color w:val="000000"/>
                  <w:sz w:val="24"/>
                  <w:szCs w:val="24"/>
                  <w:lang w:val="vi-VN"/>
                </w:rPr>
                <w:t xml:space="preserve"> (ADB) là Số dư bình quân hàng ngày của các </w:t>
              </w:r>
              <w:r w:rsidRPr="00B66378">
                <w:rPr>
                  <w:rFonts w:ascii="Times New Roman" w:hAnsi="Times New Roman"/>
                  <w:color w:val="000000"/>
                  <w:sz w:val="24"/>
                  <w:szCs w:val="24"/>
                  <w:lang w:val="vi-VN"/>
                </w:rPr>
                <w:lastRenderedPageBreak/>
                <w:t>Tài khoản thanh toán (Category là TKTT)</w:t>
              </w:r>
            </w:ins>
          </w:p>
        </w:tc>
        <w:tc>
          <w:tcPr>
            <w:tcW w:w="1080" w:type="dxa"/>
          </w:tcPr>
          <w:p w14:paraId="18A2EFBE" w14:textId="77777777" w:rsidR="00AD3554" w:rsidRPr="00C328E4" w:rsidRDefault="00AD3554" w:rsidP="00817E47">
            <w:pPr>
              <w:spacing w:before="0" w:line="240" w:lineRule="auto"/>
              <w:contextualSpacing w:val="0"/>
              <w:rPr>
                <w:ins w:id="3271" w:author="Phuong Truong Thi" w:date="2024-10-16T00:56:00Z"/>
                <w:rFonts w:ascii="Times New Roman" w:eastAsia="Times New Roman" w:hAnsi="Times New Roman"/>
                <w:sz w:val="24"/>
                <w:szCs w:val="24"/>
                <w:lang w:eastAsia="vi-VN"/>
              </w:rPr>
            </w:pPr>
            <w:ins w:id="3272" w:author="Phuong Truong Thi" w:date="2024-10-16T00:56:00Z">
              <w:r w:rsidRPr="00353983">
                <w:rPr>
                  <w:rFonts w:ascii="Times New Roman" w:eastAsia="Times New Roman" w:hAnsi="Times New Roman"/>
                  <w:sz w:val="24"/>
                  <w:szCs w:val="24"/>
                  <w:lang w:val="vi-VN" w:eastAsia="vi-VN"/>
                </w:rPr>
                <w:lastRenderedPageBreak/>
                <w:t>CRM</w:t>
              </w:r>
            </w:ins>
          </w:p>
        </w:tc>
        <w:tc>
          <w:tcPr>
            <w:tcW w:w="1271" w:type="dxa"/>
          </w:tcPr>
          <w:p w14:paraId="3DD41C32" w14:textId="77777777" w:rsidR="00AD3554" w:rsidRPr="00AD0E1A" w:rsidRDefault="00AD3554" w:rsidP="00817E47">
            <w:pPr>
              <w:spacing w:before="0" w:line="240" w:lineRule="auto"/>
              <w:contextualSpacing w:val="0"/>
              <w:rPr>
                <w:ins w:id="3273" w:author="Phuong Truong Thi" w:date="2024-10-16T00:56:00Z"/>
                <w:rFonts w:ascii="Times New Roman" w:eastAsia="Times New Roman" w:hAnsi="Times New Roman"/>
                <w:sz w:val="24"/>
                <w:szCs w:val="24"/>
                <w:lang w:eastAsia="vi-VN"/>
              </w:rPr>
            </w:pPr>
            <w:ins w:id="3274" w:author="Phuong Truong Thi" w:date="2024-10-16T00:56:00Z">
              <w:r>
                <w:rPr>
                  <w:rFonts w:ascii="Times New Roman" w:eastAsia="Times New Roman" w:hAnsi="Times New Roman"/>
                  <w:sz w:val="24"/>
                  <w:szCs w:val="24"/>
                  <w:lang w:val="vi-VN" w:eastAsia="vi-VN"/>
                </w:rPr>
                <w:t>Currency</w:t>
              </w:r>
            </w:ins>
          </w:p>
        </w:tc>
        <w:tc>
          <w:tcPr>
            <w:tcW w:w="1063" w:type="dxa"/>
            <w:shd w:val="clear" w:color="auto" w:fill="auto"/>
            <w:noWrap/>
            <w:vAlign w:val="center"/>
          </w:tcPr>
          <w:p w14:paraId="0D4A91A5" w14:textId="77777777" w:rsidR="00AD3554" w:rsidRPr="00AD0E1A" w:rsidRDefault="00AD3554" w:rsidP="00817E47">
            <w:pPr>
              <w:spacing w:before="0" w:line="240" w:lineRule="auto"/>
              <w:contextualSpacing w:val="0"/>
              <w:rPr>
                <w:ins w:id="3275" w:author="Phuong Truong Thi" w:date="2024-10-16T00:56:00Z"/>
                <w:rFonts w:ascii="Times New Roman" w:eastAsia="Times New Roman" w:hAnsi="Times New Roman"/>
                <w:sz w:val="24"/>
                <w:szCs w:val="24"/>
                <w:lang w:val="vi-VN" w:eastAsia="vi-VN"/>
              </w:rPr>
            </w:pPr>
          </w:p>
        </w:tc>
        <w:tc>
          <w:tcPr>
            <w:tcW w:w="1063" w:type="dxa"/>
          </w:tcPr>
          <w:p w14:paraId="00C21481" w14:textId="77777777" w:rsidR="00AD3554" w:rsidRPr="00AD0E1A" w:rsidRDefault="00AD3554" w:rsidP="00817E47">
            <w:pPr>
              <w:spacing w:before="0" w:line="240" w:lineRule="auto"/>
              <w:contextualSpacing w:val="0"/>
              <w:jc w:val="center"/>
              <w:rPr>
                <w:ins w:id="3276" w:author="Phuong Truong Thi" w:date="2024-10-16T00:56:00Z"/>
                <w:rFonts w:ascii="Times New Roman" w:eastAsia="Times New Roman" w:hAnsi="Times New Roman"/>
                <w:sz w:val="24"/>
                <w:szCs w:val="24"/>
                <w:lang w:val="vi-VN" w:eastAsia="vi-VN"/>
              </w:rPr>
            </w:pPr>
            <w:ins w:id="3277" w:author="Phuong Truong Thi" w:date="2024-10-16T00:56:00Z">
              <w:r>
                <w:rPr>
                  <w:rFonts w:ascii="Times New Roman" w:eastAsia="Times New Roman" w:hAnsi="Times New Roman"/>
                  <w:sz w:val="24"/>
                  <w:szCs w:val="24"/>
                  <w:lang w:eastAsia="vi-VN"/>
                </w:rPr>
                <w:t>N</w:t>
              </w:r>
            </w:ins>
          </w:p>
        </w:tc>
      </w:tr>
      <w:tr w:rsidR="00AD3554" w:rsidRPr="00AD0E1A" w14:paraId="5863B30D" w14:textId="77777777" w:rsidTr="7F5A6C64">
        <w:trPr>
          <w:trHeight w:val="276"/>
          <w:ins w:id="3278" w:author="Phuong Truong Thi" w:date="2024-10-16T00:56:00Z"/>
        </w:trPr>
        <w:tc>
          <w:tcPr>
            <w:tcW w:w="9162" w:type="dxa"/>
            <w:gridSpan w:val="7"/>
          </w:tcPr>
          <w:p w14:paraId="443FA32C" w14:textId="77777777" w:rsidR="00AD3554" w:rsidRDefault="00AD3554" w:rsidP="00817E47">
            <w:pPr>
              <w:spacing w:before="0" w:line="240" w:lineRule="auto"/>
              <w:contextualSpacing w:val="0"/>
              <w:jc w:val="left"/>
              <w:rPr>
                <w:ins w:id="3279" w:author="Phuong Truong Thi" w:date="2024-10-16T00:56:00Z"/>
                <w:rFonts w:ascii="Times New Roman" w:eastAsia="Times New Roman" w:hAnsi="Times New Roman"/>
                <w:sz w:val="24"/>
                <w:szCs w:val="24"/>
                <w:lang w:eastAsia="vi-VN"/>
              </w:rPr>
            </w:pPr>
            <w:ins w:id="3280" w:author="Phuong Truong Thi" w:date="2024-10-16T00:56:00Z">
              <w:r>
                <w:rPr>
                  <w:rFonts w:ascii="Times New Roman" w:eastAsia="Times New Roman" w:hAnsi="Times New Roman"/>
                  <w:sz w:val="24"/>
                  <w:szCs w:val="24"/>
                  <w:lang w:eastAsia="vi-VN"/>
                </w:rPr>
                <w:t>TD</w:t>
              </w:r>
            </w:ins>
          </w:p>
        </w:tc>
      </w:tr>
      <w:tr w:rsidR="00AD3554" w:rsidRPr="00AD0E1A" w14:paraId="75808400" w14:textId="77777777" w:rsidTr="7F5A6C64">
        <w:trPr>
          <w:trHeight w:val="276"/>
          <w:ins w:id="3281" w:author="Phuong Truong Thi" w:date="2024-10-16T00:56:00Z"/>
        </w:trPr>
        <w:tc>
          <w:tcPr>
            <w:tcW w:w="720" w:type="dxa"/>
            <w:shd w:val="clear" w:color="auto" w:fill="auto"/>
            <w:vAlign w:val="center"/>
          </w:tcPr>
          <w:p w14:paraId="03D8E22D" w14:textId="77777777" w:rsidR="00AD3554" w:rsidRPr="005A1D22" w:rsidRDefault="00AD3554" w:rsidP="00817E47">
            <w:pPr>
              <w:pStyle w:val="ListParagraph"/>
              <w:numPr>
                <w:ilvl w:val="0"/>
                <w:numId w:val="61"/>
              </w:numPr>
              <w:spacing w:before="0" w:line="240" w:lineRule="auto"/>
              <w:contextualSpacing w:val="0"/>
              <w:jc w:val="left"/>
              <w:rPr>
                <w:ins w:id="3282" w:author="Phuong Truong Thi" w:date="2024-10-16T00:56:00Z"/>
                <w:rFonts w:eastAsia="Times New Roman"/>
                <w:szCs w:val="24"/>
                <w:lang w:val="vi-VN" w:eastAsia="vi-VN"/>
              </w:rPr>
            </w:pPr>
          </w:p>
        </w:tc>
        <w:tc>
          <w:tcPr>
            <w:tcW w:w="1355" w:type="dxa"/>
            <w:shd w:val="clear" w:color="auto" w:fill="auto"/>
            <w:vAlign w:val="center"/>
          </w:tcPr>
          <w:p w14:paraId="326993C4" w14:textId="77777777" w:rsidR="00AD3554" w:rsidRPr="00B66378" w:rsidRDefault="00AD3554" w:rsidP="00817E47">
            <w:pPr>
              <w:spacing w:before="0" w:line="240" w:lineRule="auto"/>
              <w:contextualSpacing w:val="0"/>
              <w:rPr>
                <w:ins w:id="3283" w:author="Phuong Truong Thi" w:date="2024-10-16T00:56:00Z"/>
                <w:rFonts w:ascii="Times New Roman" w:hAnsi="Times New Roman"/>
                <w:sz w:val="24"/>
                <w:szCs w:val="24"/>
                <w:lang w:val="vi-VN"/>
              </w:rPr>
            </w:pPr>
            <w:ins w:id="3284" w:author="Phuong Truong Thi" w:date="2024-10-16T00:56:00Z">
              <w:r w:rsidRPr="00B66378">
                <w:rPr>
                  <w:rFonts w:ascii="Times New Roman" w:hAnsi="Times New Roman"/>
                  <w:color w:val="000000"/>
                  <w:sz w:val="24"/>
                  <w:szCs w:val="24"/>
                  <w:lang w:val="vi-VN"/>
                </w:rPr>
                <w:t>EOP_ TD: Số dư cuối kỳ TD (Cả nội và ngoại tệ) ngày dữ liệu</w:t>
              </w:r>
            </w:ins>
          </w:p>
        </w:tc>
        <w:tc>
          <w:tcPr>
            <w:tcW w:w="2610" w:type="dxa"/>
            <w:vAlign w:val="center"/>
          </w:tcPr>
          <w:p w14:paraId="1756A19E" w14:textId="77777777" w:rsidR="00AD3554" w:rsidRPr="00B66378" w:rsidRDefault="00AD3554" w:rsidP="00817E47">
            <w:pPr>
              <w:spacing w:before="0" w:line="240" w:lineRule="auto"/>
              <w:contextualSpacing w:val="0"/>
              <w:rPr>
                <w:ins w:id="3285" w:author="Phuong Truong Thi" w:date="2024-10-16T00:56:00Z"/>
                <w:rFonts w:ascii="Times New Roman" w:eastAsia="Times New Roman" w:hAnsi="Times New Roman"/>
                <w:sz w:val="24"/>
                <w:szCs w:val="24"/>
                <w:lang w:val="vi-VN" w:eastAsia="vi-VN"/>
              </w:rPr>
            </w:pPr>
            <w:ins w:id="3286" w:author="Phuong Truong Thi" w:date="2024-10-16T00:56:00Z">
              <w:r w:rsidRPr="00B66378">
                <w:rPr>
                  <w:rFonts w:ascii="Times New Roman" w:hAnsi="Times New Roman"/>
                  <w:color w:val="000000"/>
                  <w:sz w:val="24"/>
                  <w:szCs w:val="24"/>
                  <w:lang w:val="vi-VN"/>
                </w:rPr>
                <w:t>Tổng số dư cuối kỳ các tài khoản TD  (Category là Saving) (Cả nội và ngoại tệ) ngày dữ liệu</w:t>
              </w:r>
              <w:r w:rsidRPr="00B66378">
                <w:rPr>
                  <w:rFonts w:ascii="Times New Roman" w:hAnsi="Times New Roman"/>
                  <w:color w:val="000000"/>
                  <w:sz w:val="24"/>
                  <w:szCs w:val="24"/>
                  <w:lang w:val="vi-VN"/>
                </w:rPr>
                <w:br/>
              </w:r>
              <w:r w:rsidRPr="00B66378">
                <w:rPr>
                  <w:rFonts w:ascii="Times New Roman" w:hAnsi="Times New Roman"/>
                  <w:sz w:val="24"/>
                  <w:szCs w:val="24"/>
                  <w:lang w:val="vi-VN"/>
                </w:rPr>
                <w:t>Lưu ý có tính TD của LD Easy saving (Cat code 21018) và Saving lĩnh lãi trả trước</w:t>
              </w:r>
            </w:ins>
          </w:p>
        </w:tc>
        <w:tc>
          <w:tcPr>
            <w:tcW w:w="1080" w:type="dxa"/>
          </w:tcPr>
          <w:p w14:paraId="7182F4F3" w14:textId="77777777" w:rsidR="00AD3554" w:rsidRPr="00C57A1C" w:rsidRDefault="00AD3554" w:rsidP="00817E47">
            <w:pPr>
              <w:spacing w:before="0" w:line="240" w:lineRule="auto"/>
              <w:contextualSpacing w:val="0"/>
              <w:rPr>
                <w:ins w:id="3287" w:author="Phuong Truong Thi" w:date="2024-10-16T00:56:00Z"/>
                <w:rFonts w:ascii="Times New Roman" w:eastAsia="Times New Roman" w:hAnsi="Times New Roman"/>
                <w:sz w:val="24"/>
                <w:szCs w:val="24"/>
                <w:lang w:eastAsia="vi-VN"/>
              </w:rPr>
            </w:pPr>
            <w:ins w:id="3288" w:author="Phuong Truong Thi" w:date="2024-10-16T00:56:00Z">
              <w:r w:rsidRPr="00E54B5A">
                <w:rPr>
                  <w:rFonts w:ascii="Times New Roman" w:eastAsia="Times New Roman" w:hAnsi="Times New Roman"/>
                  <w:sz w:val="24"/>
                  <w:szCs w:val="24"/>
                  <w:lang w:val="vi-VN" w:eastAsia="vi-VN"/>
                </w:rPr>
                <w:t>CRM</w:t>
              </w:r>
            </w:ins>
          </w:p>
        </w:tc>
        <w:tc>
          <w:tcPr>
            <w:tcW w:w="1271" w:type="dxa"/>
          </w:tcPr>
          <w:p w14:paraId="47FC0437" w14:textId="77777777" w:rsidR="00AD3554" w:rsidRPr="00AD0E1A" w:rsidRDefault="00AD3554" w:rsidP="00817E47">
            <w:pPr>
              <w:spacing w:before="0" w:line="240" w:lineRule="auto"/>
              <w:contextualSpacing w:val="0"/>
              <w:rPr>
                <w:ins w:id="3289" w:author="Phuong Truong Thi" w:date="2024-10-16T00:56:00Z"/>
                <w:rFonts w:ascii="Times New Roman" w:eastAsia="Times New Roman" w:hAnsi="Times New Roman"/>
                <w:sz w:val="24"/>
                <w:szCs w:val="24"/>
                <w:lang w:eastAsia="vi-VN"/>
              </w:rPr>
            </w:pPr>
            <w:ins w:id="3290" w:author="Phuong Truong Thi" w:date="2024-10-16T00:56:00Z">
              <w:r w:rsidRPr="000E34FF">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2A3A8839" w14:textId="77777777" w:rsidR="00AD3554" w:rsidRPr="00AD0E1A" w:rsidRDefault="00AD3554" w:rsidP="00817E47">
            <w:pPr>
              <w:spacing w:before="0" w:line="240" w:lineRule="auto"/>
              <w:contextualSpacing w:val="0"/>
              <w:rPr>
                <w:ins w:id="3291" w:author="Phuong Truong Thi" w:date="2024-10-16T00:56:00Z"/>
                <w:rFonts w:ascii="Times New Roman" w:eastAsia="Times New Roman" w:hAnsi="Times New Roman"/>
                <w:sz w:val="24"/>
                <w:szCs w:val="24"/>
                <w:lang w:val="vi-VN" w:eastAsia="vi-VN"/>
              </w:rPr>
            </w:pPr>
          </w:p>
        </w:tc>
        <w:tc>
          <w:tcPr>
            <w:tcW w:w="1063" w:type="dxa"/>
          </w:tcPr>
          <w:p w14:paraId="2288CF2C" w14:textId="77777777" w:rsidR="00AD3554" w:rsidRPr="00AD0E1A" w:rsidRDefault="00AD3554" w:rsidP="00817E47">
            <w:pPr>
              <w:spacing w:before="0" w:line="240" w:lineRule="auto"/>
              <w:contextualSpacing w:val="0"/>
              <w:jc w:val="center"/>
              <w:rPr>
                <w:ins w:id="3292" w:author="Phuong Truong Thi" w:date="2024-10-16T00:56:00Z"/>
                <w:rFonts w:ascii="Times New Roman" w:eastAsia="Times New Roman" w:hAnsi="Times New Roman"/>
                <w:sz w:val="24"/>
                <w:szCs w:val="24"/>
                <w:lang w:eastAsia="vi-VN"/>
              </w:rPr>
            </w:pPr>
            <w:ins w:id="3293" w:author="Phuong Truong Thi" w:date="2024-10-16T00:56:00Z">
              <w:r>
                <w:rPr>
                  <w:rFonts w:ascii="Times New Roman" w:eastAsia="Times New Roman" w:hAnsi="Times New Roman"/>
                  <w:sz w:val="24"/>
                  <w:szCs w:val="24"/>
                  <w:lang w:eastAsia="vi-VN"/>
                </w:rPr>
                <w:t>Y</w:t>
              </w:r>
            </w:ins>
          </w:p>
        </w:tc>
      </w:tr>
      <w:tr w:rsidR="00AD3554" w:rsidRPr="00AD0E1A" w14:paraId="17AFF86A" w14:textId="77777777" w:rsidTr="7F5A6C64">
        <w:trPr>
          <w:trHeight w:val="276"/>
          <w:ins w:id="3294" w:author="Phuong Truong Thi" w:date="2024-10-16T00:56:00Z"/>
        </w:trPr>
        <w:tc>
          <w:tcPr>
            <w:tcW w:w="720" w:type="dxa"/>
            <w:shd w:val="clear" w:color="auto" w:fill="auto"/>
            <w:vAlign w:val="center"/>
          </w:tcPr>
          <w:p w14:paraId="5E54FCF8" w14:textId="77777777" w:rsidR="00AD3554" w:rsidRPr="005A1D22" w:rsidRDefault="00AD3554" w:rsidP="00817E47">
            <w:pPr>
              <w:pStyle w:val="ListParagraph"/>
              <w:numPr>
                <w:ilvl w:val="0"/>
                <w:numId w:val="61"/>
              </w:numPr>
              <w:spacing w:before="0" w:line="240" w:lineRule="auto"/>
              <w:contextualSpacing w:val="0"/>
              <w:jc w:val="left"/>
              <w:rPr>
                <w:ins w:id="3295" w:author="Phuong Truong Thi" w:date="2024-10-16T00:56:00Z"/>
                <w:rFonts w:eastAsia="Times New Roman"/>
                <w:szCs w:val="24"/>
                <w:lang w:val="vi-VN" w:eastAsia="vi-VN"/>
              </w:rPr>
            </w:pPr>
          </w:p>
        </w:tc>
        <w:tc>
          <w:tcPr>
            <w:tcW w:w="1355" w:type="dxa"/>
            <w:shd w:val="clear" w:color="auto" w:fill="auto"/>
            <w:vAlign w:val="center"/>
          </w:tcPr>
          <w:p w14:paraId="7D79916E" w14:textId="77777777" w:rsidR="00AD3554" w:rsidRPr="00B66378" w:rsidRDefault="00AD3554" w:rsidP="00817E47">
            <w:pPr>
              <w:spacing w:before="0" w:line="240" w:lineRule="auto"/>
              <w:contextualSpacing w:val="0"/>
              <w:rPr>
                <w:ins w:id="3296" w:author="Phuong Truong Thi" w:date="2024-10-16T00:56:00Z"/>
                <w:rFonts w:ascii="Times New Roman" w:hAnsi="Times New Roman"/>
                <w:sz w:val="24"/>
                <w:szCs w:val="24"/>
                <w:lang w:val="vi-VN"/>
              </w:rPr>
            </w:pPr>
            <w:ins w:id="3297" w:author="Phuong Truong Thi" w:date="2024-10-16T00:56:00Z">
              <w:r w:rsidRPr="00B66378">
                <w:rPr>
                  <w:rFonts w:ascii="Times New Roman" w:hAnsi="Times New Roman"/>
                  <w:color w:val="000000"/>
                  <w:sz w:val="24"/>
                  <w:szCs w:val="24"/>
                  <w:lang w:val="vi-VN"/>
                </w:rPr>
                <w:t>EOP_ TD: Số dư cuối kỳ TD (Cả nội và ngoại tệ) tháng trước</w:t>
              </w:r>
            </w:ins>
          </w:p>
        </w:tc>
        <w:tc>
          <w:tcPr>
            <w:tcW w:w="2610" w:type="dxa"/>
            <w:vAlign w:val="center"/>
          </w:tcPr>
          <w:p w14:paraId="3BCD12E9" w14:textId="77777777" w:rsidR="00AD3554" w:rsidRPr="00B66378" w:rsidRDefault="00AD3554" w:rsidP="00817E47">
            <w:pPr>
              <w:spacing w:before="0" w:line="240" w:lineRule="auto"/>
              <w:contextualSpacing w:val="0"/>
              <w:rPr>
                <w:ins w:id="3298" w:author="Phuong Truong Thi" w:date="2024-10-16T00:56:00Z"/>
                <w:rFonts w:ascii="Times New Roman" w:eastAsia="Times New Roman" w:hAnsi="Times New Roman"/>
                <w:sz w:val="24"/>
                <w:szCs w:val="24"/>
                <w:lang w:val="vi-VN" w:eastAsia="vi-VN"/>
              </w:rPr>
            </w:pPr>
            <w:ins w:id="3299" w:author="Phuong Truong Thi" w:date="2024-10-16T00:56:00Z">
              <w:r w:rsidRPr="00B66378">
                <w:rPr>
                  <w:rFonts w:ascii="Times New Roman" w:hAnsi="Times New Roman"/>
                  <w:color w:val="000000"/>
                  <w:sz w:val="24"/>
                  <w:szCs w:val="24"/>
                  <w:lang w:val="vi-VN"/>
                </w:rPr>
                <w:t>Tổng số dư cuối kỳ các tài khoản TD  (Category là Saving) (Cả nội và ngoại tệ) cthangs trước</w:t>
              </w:r>
            </w:ins>
          </w:p>
        </w:tc>
        <w:tc>
          <w:tcPr>
            <w:tcW w:w="1080" w:type="dxa"/>
          </w:tcPr>
          <w:p w14:paraId="455B487D" w14:textId="77777777" w:rsidR="00AD3554" w:rsidRPr="00C57A1C" w:rsidRDefault="00AD3554" w:rsidP="00817E47">
            <w:pPr>
              <w:spacing w:before="0" w:line="240" w:lineRule="auto"/>
              <w:contextualSpacing w:val="0"/>
              <w:rPr>
                <w:ins w:id="3300" w:author="Phuong Truong Thi" w:date="2024-10-16T00:56:00Z"/>
                <w:rFonts w:ascii="Times New Roman" w:eastAsia="Times New Roman" w:hAnsi="Times New Roman"/>
                <w:sz w:val="24"/>
                <w:szCs w:val="24"/>
                <w:lang w:eastAsia="vi-VN"/>
              </w:rPr>
            </w:pPr>
            <w:ins w:id="3301" w:author="Phuong Truong Thi" w:date="2024-10-16T00:56:00Z">
              <w:r w:rsidRPr="00E54B5A">
                <w:rPr>
                  <w:rFonts w:ascii="Times New Roman" w:eastAsia="Times New Roman" w:hAnsi="Times New Roman"/>
                  <w:sz w:val="24"/>
                  <w:szCs w:val="24"/>
                  <w:lang w:val="vi-VN" w:eastAsia="vi-VN"/>
                </w:rPr>
                <w:t>CRM</w:t>
              </w:r>
            </w:ins>
          </w:p>
        </w:tc>
        <w:tc>
          <w:tcPr>
            <w:tcW w:w="1271" w:type="dxa"/>
          </w:tcPr>
          <w:p w14:paraId="59F8C710" w14:textId="77777777" w:rsidR="00AD3554" w:rsidRPr="00AD0E1A" w:rsidRDefault="00AD3554" w:rsidP="00817E47">
            <w:pPr>
              <w:spacing w:before="0" w:line="240" w:lineRule="auto"/>
              <w:contextualSpacing w:val="0"/>
              <w:rPr>
                <w:ins w:id="3302" w:author="Phuong Truong Thi" w:date="2024-10-16T00:56:00Z"/>
                <w:rFonts w:ascii="Times New Roman" w:eastAsia="Times New Roman" w:hAnsi="Times New Roman"/>
                <w:sz w:val="24"/>
                <w:szCs w:val="24"/>
                <w:lang w:eastAsia="vi-VN"/>
              </w:rPr>
            </w:pPr>
            <w:ins w:id="3303" w:author="Phuong Truong Thi" w:date="2024-10-16T00:56:00Z">
              <w:r w:rsidRPr="000E34FF">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37F9A0FB" w14:textId="77777777" w:rsidR="00AD3554" w:rsidRPr="00AD0E1A" w:rsidRDefault="00AD3554" w:rsidP="00817E47">
            <w:pPr>
              <w:spacing w:before="0" w:line="240" w:lineRule="auto"/>
              <w:contextualSpacing w:val="0"/>
              <w:rPr>
                <w:ins w:id="3304" w:author="Phuong Truong Thi" w:date="2024-10-16T00:56:00Z"/>
                <w:rFonts w:ascii="Times New Roman" w:eastAsia="Times New Roman" w:hAnsi="Times New Roman"/>
                <w:sz w:val="24"/>
                <w:szCs w:val="24"/>
                <w:lang w:val="vi-VN" w:eastAsia="vi-VN"/>
              </w:rPr>
            </w:pPr>
          </w:p>
        </w:tc>
        <w:tc>
          <w:tcPr>
            <w:tcW w:w="1063" w:type="dxa"/>
          </w:tcPr>
          <w:p w14:paraId="7EA193CC" w14:textId="77777777" w:rsidR="00AD3554" w:rsidRPr="00AD0E1A" w:rsidRDefault="00AD3554" w:rsidP="00817E47">
            <w:pPr>
              <w:spacing w:before="0" w:line="240" w:lineRule="auto"/>
              <w:contextualSpacing w:val="0"/>
              <w:jc w:val="center"/>
              <w:rPr>
                <w:ins w:id="3305" w:author="Phuong Truong Thi" w:date="2024-10-16T00:56:00Z"/>
                <w:rFonts w:ascii="Times New Roman" w:eastAsia="Times New Roman" w:hAnsi="Times New Roman"/>
                <w:sz w:val="24"/>
                <w:szCs w:val="24"/>
                <w:lang w:val="vi-VN" w:eastAsia="vi-VN"/>
              </w:rPr>
            </w:pPr>
            <w:ins w:id="3306" w:author="Phuong Truong Thi" w:date="2024-10-16T00:56:00Z">
              <w:r>
                <w:rPr>
                  <w:rFonts w:ascii="Times New Roman" w:eastAsia="Times New Roman" w:hAnsi="Times New Roman"/>
                  <w:sz w:val="24"/>
                  <w:szCs w:val="24"/>
                  <w:lang w:eastAsia="vi-VN"/>
                </w:rPr>
                <w:t>N</w:t>
              </w:r>
            </w:ins>
          </w:p>
        </w:tc>
      </w:tr>
      <w:tr w:rsidR="00AD3554" w:rsidRPr="00AD0E1A" w14:paraId="519CB6D4" w14:textId="77777777" w:rsidTr="7F5A6C64">
        <w:trPr>
          <w:trHeight w:val="276"/>
          <w:ins w:id="3307" w:author="Phuong Truong Thi" w:date="2024-10-16T00:56:00Z"/>
        </w:trPr>
        <w:tc>
          <w:tcPr>
            <w:tcW w:w="720" w:type="dxa"/>
            <w:shd w:val="clear" w:color="auto" w:fill="auto"/>
            <w:vAlign w:val="center"/>
          </w:tcPr>
          <w:p w14:paraId="54D9C55C" w14:textId="77777777" w:rsidR="00AD3554" w:rsidRPr="005A1D22" w:rsidRDefault="00AD3554" w:rsidP="00817E47">
            <w:pPr>
              <w:pStyle w:val="ListParagraph"/>
              <w:numPr>
                <w:ilvl w:val="0"/>
                <w:numId w:val="61"/>
              </w:numPr>
              <w:spacing w:before="0" w:line="240" w:lineRule="auto"/>
              <w:contextualSpacing w:val="0"/>
              <w:jc w:val="left"/>
              <w:rPr>
                <w:ins w:id="3308" w:author="Phuong Truong Thi" w:date="2024-10-16T00:56:00Z"/>
                <w:rFonts w:eastAsia="Times New Roman"/>
                <w:szCs w:val="24"/>
                <w:lang w:val="vi-VN" w:eastAsia="vi-VN"/>
              </w:rPr>
            </w:pPr>
          </w:p>
        </w:tc>
        <w:tc>
          <w:tcPr>
            <w:tcW w:w="1355" w:type="dxa"/>
            <w:shd w:val="clear" w:color="auto" w:fill="auto"/>
            <w:vAlign w:val="center"/>
          </w:tcPr>
          <w:p w14:paraId="417545DF" w14:textId="77777777" w:rsidR="00AD3554" w:rsidRPr="00B66378" w:rsidRDefault="00AD3554" w:rsidP="00817E47">
            <w:pPr>
              <w:spacing w:before="0" w:line="240" w:lineRule="auto"/>
              <w:contextualSpacing w:val="0"/>
              <w:rPr>
                <w:ins w:id="3309" w:author="Phuong Truong Thi" w:date="2024-10-16T00:56:00Z"/>
                <w:rFonts w:ascii="Times New Roman" w:hAnsi="Times New Roman"/>
                <w:sz w:val="24"/>
                <w:szCs w:val="24"/>
                <w:lang w:val="vi-VN"/>
              </w:rPr>
            </w:pPr>
            <w:ins w:id="3310" w:author="Phuong Truong Thi" w:date="2024-10-16T00:56:00Z">
              <w:r w:rsidRPr="00B66378">
                <w:rPr>
                  <w:rFonts w:ascii="Times New Roman" w:hAnsi="Times New Roman"/>
                  <w:color w:val="000000"/>
                  <w:sz w:val="24"/>
                  <w:szCs w:val="24"/>
                  <w:lang w:val="vi-VN"/>
                </w:rPr>
                <w:t>Chênh lệch số dư cuối kỳ TD so với ngày hôm trước</w:t>
              </w:r>
            </w:ins>
          </w:p>
        </w:tc>
        <w:tc>
          <w:tcPr>
            <w:tcW w:w="2610" w:type="dxa"/>
            <w:vAlign w:val="center"/>
          </w:tcPr>
          <w:p w14:paraId="4B06419F" w14:textId="77777777" w:rsidR="00AD3554" w:rsidRPr="00B66378" w:rsidRDefault="00AD3554" w:rsidP="00817E47">
            <w:pPr>
              <w:spacing w:before="0" w:line="240" w:lineRule="auto"/>
              <w:contextualSpacing w:val="0"/>
              <w:rPr>
                <w:ins w:id="3311" w:author="Phuong Truong Thi" w:date="2024-10-16T00:56:00Z"/>
                <w:rFonts w:ascii="Times New Roman" w:eastAsia="Times New Roman" w:hAnsi="Times New Roman"/>
                <w:sz w:val="24"/>
                <w:szCs w:val="24"/>
                <w:lang w:val="vi-VN" w:eastAsia="vi-VN"/>
              </w:rPr>
            </w:pPr>
            <w:ins w:id="3312" w:author="Phuong Truong Thi" w:date="2024-10-16T00:56:00Z">
              <w:r w:rsidRPr="00B66378">
                <w:rPr>
                  <w:rFonts w:ascii="Times New Roman" w:hAnsi="Times New Roman"/>
                  <w:color w:val="000000"/>
                  <w:sz w:val="24"/>
                  <w:szCs w:val="24"/>
                  <w:lang w:val="vi-VN"/>
                </w:rPr>
                <w:t>Bằng = Số dư cuối kỳ TD ngày dữ liệu - Số dư cuối kỳ TD ngày (T-1)</w:t>
              </w:r>
            </w:ins>
          </w:p>
        </w:tc>
        <w:tc>
          <w:tcPr>
            <w:tcW w:w="1080" w:type="dxa"/>
          </w:tcPr>
          <w:p w14:paraId="4A1040C9" w14:textId="77777777" w:rsidR="00AD3554" w:rsidRPr="00C57A1C" w:rsidRDefault="00AD3554" w:rsidP="00817E47">
            <w:pPr>
              <w:spacing w:before="0" w:line="240" w:lineRule="auto"/>
              <w:contextualSpacing w:val="0"/>
              <w:rPr>
                <w:ins w:id="3313" w:author="Phuong Truong Thi" w:date="2024-10-16T00:56:00Z"/>
                <w:rFonts w:ascii="Times New Roman" w:eastAsia="Times New Roman" w:hAnsi="Times New Roman"/>
                <w:sz w:val="24"/>
                <w:szCs w:val="24"/>
                <w:lang w:eastAsia="vi-VN"/>
              </w:rPr>
            </w:pPr>
            <w:ins w:id="3314" w:author="Phuong Truong Thi" w:date="2024-10-16T00:56:00Z">
              <w:r w:rsidRPr="00E54B5A">
                <w:rPr>
                  <w:rFonts w:ascii="Times New Roman" w:eastAsia="Times New Roman" w:hAnsi="Times New Roman"/>
                  <w:sz w:val="24"/>
                  <w:szCs w:val="24"/>
                  <w:lang w:val="vi-VN" w:eastAsia="vi-VN"/>
                </w:rPr>
                <w:t>CRM</w:t>
              </w:r>
            </w:ins>
          </w:p>
        </w:tc>
        <w:tc>
          <w:tcPr>
            <w:tcW w:w="1271" w:type="dxa"/>
          </w:tcPr>
          <w:p w14:paraId="6C92388E" w14:textId="77777777" w:rsidR="00AD3554" w:rsidRPr="00AD0E1A" w:rsidRDefault="00AD3554" w:rsidP="00817E47">
            <w:pPr>
              <w:spacing w:before="0" w:line="240" w:lineRule="auto"/>
              <w:contextualSpacing w:val="0"/>
              <w:rPr>
                <w:ins w:id="3315" w:author="Phuong Truong Thi" w:date="2024-10-16T00:56:00Z"/>
                <w:rFonts w:ascii="Times New Roman" w:eastAsia="Times New Roman" w:hAnsi="Times New Roman"/>
                <w:sz w:val="24"/>
                <w:szCs w:val="24"/>
                <w:lang w:eastAsia="vi-VN"/>
              </w:rPr>
            </w:pPr>
            <w:ins w:id="3316" w:author="Phuong Truong Thi" w:date="2024-10-16T00:56:00Z">
              <w:r w:rsidRPr="008F54EB">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090A21C" w14:textId="77777777" w:rsidR="00AD3554" w:rsidRPr="00AD0E1A" w:rsidRDefault="00AD3554" w:rsidP="00817E47">
            <w:pPr>
              <w:spacing w:before="0" w:line="240" w:lineRule="auto"/>
              <w:contextualSpacing w:val="0"/>
              <w:rPr>
                <w:ins w:id="3317" w:author="Phuong Truong Thi" w:date="2024-10-16T00:56:00Z"/>
                <w:rFonts w:ascii="Times New Roman" w:eastAsia="Times New Roman" w:hAnsi="Times New Roman"/>
                <w:sz w:val="24"/>
                <w:szCs w:val="24"/>
                <w:lang w:val="vi-VN" w:eastAsia="vi-VN"/>
              </w:rPr>
            </w:pPr>
          </w:p>
        </w:tc>
        <w:tc>
          <w:tcPr>
            <w:tcW w:w="1063" w:type="dxa"/>
          </w:tcPr>
          <w:p w14:paraId="07A7F633" w14:textId="77777777" w:rsidR="00AD3554" w:rsidRPr="00AD0E1A" w:rsidRDefault="00AD3554" w:rsidP="00817E47">
            <w:pPr>
              <w:spacing w:before="0" w:line="240" w:lineRule="auto"/>
              <w:contextualSpacing w:val="0"/>
              <w:jc w:val="center"/>
              <w:rPr>
                <w:ins w:id="3318" w:author="Phuong Truong Thi" w:date="2024-10-16T00:56:00Z"/>
                <w:rFonts w:ascii="Times New Roman" w:eastAsia="Times New Roman" w:hAnsi="Times New Roman"/>
                <w:sz w:val="24"/>
                <w:szCs w:val="24"/>
                <w:lang w:val="vi-VN" w:eastAsia="vi-VN"/>
              </w:rPr>
            </w:pPr>
            <w:ins w:id="3319" w:author="Phuong Truong Thi" w:date="2024-10-16T00:56:00Z">
              <w:r>
                <w:rPr>
                  <w:rFonts w:ascii="Times New Roman" w:eastAsia="Times New Roman" w:hAnsi="Times New Roman"/>
                  <w:sz w:val="24"/>
                  <w:szCs w:val="24"/>
                  <w:lang w:eastAsia="vi-VN"/>
                </w:rPr>
                <w:t>N</w:t>
              </w:r>
            </w:ins>
          </w:p>
        </w:tc>
      </w:tr>
      <w:tr w:rsidR="00AD3554" w:rsidRPr="00AD0E1A" w14:paraId="5AC75CB8" w14:textId="77777777" w:rsidTr="7F5A6C64">
        <w:trPr>
          <w:trHeight w:val="276"/>
          <w:ins w:id="3320" w:author="Phuong Truong Thi" w:date="2024-10-16T00:56:00Z"/>
        </w:trPr>
        <w:tc>
          <w:tcPr>
            <w:tcW w:w="720" w:type="dxa"/>
            <w:shd w:val="clear" w:color="auto" w:fill="auto"/>
            <w:vAlign w:val="center"/>
          </w:tcPr>
          <w:p w14:paraId="041EB49E" w14:textId="77777777" w:rsidR="00AD3554" w:rsidRPr="005A1D22" w:rsidRDefault="00AD3554" w:rsidP="00817E47">
            <w:pPr>
              <w:pStyle w:val="ListParagraph"/>
              <w:numPr>
                <w:ilvl w:val="0"/>
                <w:numId w:val="61"/>
              </w:numPr>
              <w:spacing w:before="0" w:line="240" w:lineRule="auto"/>
              <w:contextualSpacing w:val="0"/>
              <w:jc w:val="left"/>
              <w:rPr>
                <w:ins w:id="3321" w:author="Phuong Truong Thi" w:date="2024-10-16T00:56:00Z"/>
                <w:rFonts w:eastAsia="Times New Roman"/>
                <w:szCs w:val="24"/>
                <w:lang w:val="vi-VN" w:eastAsia="vi-VN"/>
              </w:rPr>
            </w:pPr>
          </w:p>
        </w:tc>
        <w:tc>
          <w:tcPr>
            <w:tcW w:w="1355" w:type="dxa"/>
            <w:shd w:val="clear" w:color="auto" w:fill="auto"/>
            <w:vAlign w:val="center"/>
          </w:tcPr>
          <w:p w14:paraId="2903BD75" w14:textId="77777777" w:rsidR="00AD3554" w:rsidRPr="00B66378" w:rsidRDefault="00AD3554" w:rsidP="00817E47">
            <w:pPr>
              <w:spacing w:before="0" w:line="240" w:lineRule="auto"/>
              <w:contextualSpacing w:val="0"/>
              <w:rPr>
                <w:ins w:id="3322" w:author="Phuong Truong Thi" w:date="2024-10-16T00:56:00Z"/>
                <w:rFonts w:ascii="Times New Roman" w:hAnsi="Times New Roman"/>
                <w:sz w:val="24"/>
                <w:szCs w:val="24"/>
                <w:lang w:val="vi-VN"/>
              </w:rPr>
            </w:pPr>
            <w:ins w:id="3323" w:author="Phuong Truong Thi" w:date="2024-10-16T00:56:00Z">
              <w:r w:rsidRPr="00B66378">
                <w:rPr>
                  <w:rFonts w:ascii="Times New Roman" w:hAnsi="Times New Roman"/>
                  <w:color w:val="000000"/>
                  <w:sz w:val="24"/>
                  <w:szCs w:val="24"/>
                  <w:lang w:val="vi-VN"/>
                </w:rPr>
                <w:t>Chênh lệch số dư cuối kỳ TD so với chốt tháng trước</w:t>
              </w:r>
            </w:ins>
          </w:p>
        </w:tc>
        <w:tc>
          <w:tcPr>
            <w:tcW w:w="2610" w:type="dxa"/>
            <w:vAlign w:val="center"/>
          </w:tcPr>
          <w:p w14:paraId="0F8803DA" w14:textId="77777777" w:rsidR="00AD3554" w:rsidRPr="00B66378" w:rsidRDefault="00AD3554" w:rsidP="00817E47">
            <w:pPr>
              <w:spacing w:before="0" w:line="240" w:lineRule="auto"/>
              <w:contextualSpacing w:val="0"/>
              <w:rPr>
                <w:ins w:id="3324" w:author="Phuong Truong Thi" w:date="2024-10-16T00:56:00Z"/>
                <w:rFonts w:ascii="Times New Roman" w:eastAsia="Times New Roman" w:hAnsi="Times New Roman"/>
                <w:sz w:val="24"/>
                <w:szCs w:val="24"/>
                <w:lang w:val="vi-VN" w:eastAsia="vi-VN"/>
              </w:rPr>
            </w:pPr>
            <w:ins w:id="3325" w:author="Phuong Truong Thi" w:date="2024-10-16T00:56:00Z">
              <w:r w:rsidRPr="00B66378">
                <w:rPr>
                  <w:rFonts w:ascii="Times New Roman" w:hAnsi="Times New Roman"/>
                  <w:color w:val="000000"/>
                  <w:sz w:val="24"/>
                  <w:szCs w:val="24"/>
                  <w:lang w:val="vi-VN"/>
                </w:rPr>
                <w:t>Bằng = Số dư cuối kỳ TD ngày dữ liệu - Số dư cuối kỳ TD tháng (T-1)</w:t>
              </w:r>
            </w:ins>
          </w:p>
        </w:tc>
        <w:tc>
          <w:tcPr>
            <w:tcW w:w="1080" w:type="dxa"/>
          </w:tcPr>
          <w:p w14:paraId="70088D92" w14:textId="77777777" w:rsidR="00AD3554" w:rsidRPr="00C57A1C" w:rsidRDefault="00AD3554" w:rsidP="00817E47">
            <w:pPr>
              <w:spacing w:before="0" w:line="240" w:lineRule="auto"/>
              <w:contextualSpacing w:val="0"/>
              <w:rPr>
                <w:ins w:id="3326" w:author="Phuong Truong Thi" w:date="2024-10-16T00:56:00Z"/>
                <w:rFonts w:ascii="Times New Roman" w:eastAsia="Times New Roman" w:hAnsi="Times New Roman"/>
                <w:sz w:val="24"/>
                <w:szCs w:val="24"/>
                <w:lang w:eastAsia="vi-VN"/>
              </w:rPr>
            </w:pPr>
            <w:ins w:id="3327" w:author="Phuong Truong Thi" w:date="2024-10-16T00:56:00Z">
              <w:r w:rsidRPr="00E54B5A">
                <w:rPr>
                  <w:rFonts w:ascii="Times New Roman" w:eastAsia="Times New Roman" w:hAnsi="Times New Roman"/>
                  <w:sz w:val="24"/>
                  <w:szCs w:val="24"/>
                  <w:lang w:val="vi-VN" w:eastAsia="vi-VN"/>
                </w:rPr>
                <w:t>CRM</w:t>
              </w:r>
            </w:ins>
          </w:p>
        </w:tc>
        <w:tc>
          <w:tcPr>
            <w:tcW w:w="1271" w:type="dxa"/>
          </w:tcPr>
          <w:p w14:paraId="132C0FE8" w14:textId="77777777" w:rsidR="00AD3554" w:rsidRPr="00AD0E1A" w:rsidRDefault="00AD3554" w:rsidP="00817E47">
            <w:pPr>
              <w:spacing w:before="0" w:line="240" w:lineRule="auto"/>
              <w:contextualSpacing w:val="0"/>
              <w:rPr>
                <w:ins w:id="3328" w:author="Phuong Truong Thi" w:date="2024-10-16T00:56:00Z"/>
                <w:rFonts w:ascii="Times New Roman" w:eastAsia="Times New Roman" w:hAnsi="Times New Roman"/>
                <w:sz w:val="24"/>
                <w:szCs w:val="24"/>
                <w:lang w:eastAsia="vi-VN"/>
              </w:rPr>
            </w:pPr>
            <w:ins w:id="3329" w:author="Phuong Truong Thi" w:date="2024-10-16T00:56:00Z">
              <w:r w:rsidRPr="008F54EB">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1C6AE01F" w14:textId="77777777" w:rsidR="00AD3554" w:rsidRPr="00AD0E1A" w:rsidRDefault="00AD3554" w:rsidP="00817E47">
            <w:pPr>
              <w:spacing w:before="0" w:line="240" w:lineRule="auto"/>
              <w:contextualSpacing w:val="0"/>
              <w:rPr>
                <w:ins w:id="3330" w:author="Phuong Truong Thi" w:date="2024-10-16T00:56:00Z"/>
                <w:rFonts w:ascii="Times New Roman" w:eastAsia="Times New Roman" w:hAnsi="Times New Roman"/>
                <w:sz w:val="24"/>
                <w:szCs w:val="24"/>
                <w:lang w:val="vi-VN" w:eastAsia="vi-VN"/>
              </w:rPr>
            </w:pPr>
          </w:p>
        </w:tc>
        <w:tc>
          <w:tcPr>
            <w:tcW w:w="1063" w:type="dxa"/>
          </w:tcPr>
          <w:p w14:paraId="4B24B883" w14:textId="77777777" w:rsidR="00AD3554" w:rsidRPr="00AD0E1A" w:rsidRDefault="00AD3554" w:rsidP="00817E47">
            <w:pPr>
              <w:spacing w:before="0" w:line="240" w:lineRule="auto"/>
              <w:contextualSpacing w:val="0"/>
              <w:jc w:val="center"/>
              <w:rPr>
                <w:ins w:id="3331" w:author="Phuong Truong Thi" w:date="2024-10-16T00:56:00Z"/>
                <w:rFonts w:ascii="Times New Roman" w:eastAsia="Times New Roman" w:hAnsi="Times New Roman"/>
                <w:sz w:val="24"/>
                <w:szCs w:val="24"/>
                <w:lang w:val="vi-VN" w:eastAsia="vi-VN"/>
              </w:rPr>
            </w:pPr>
            <w:ins w:id="3332" w:author="Phuong Truong Thi" w:date="2024-10-16T00:56:00Z">
              <w:r>
                <w:rPr>
                  <w:rFonts w:ascii="Times New Roman" w:eastAsia="Times New Roman" w:hAnsi="Times New Roman"/>
                  <w:sz w:val="24"/>
                  <w:szCs w:val="24"/>
                  <w:lang w:eastAsia="vi-VN"/>
                </w:rPr>
                <w:t>N</w:t>
              </w:r>
            </w:ins>
          </w:p>
        </w:tc>
      </w:tr>
      <w:tr w:rsidR="00AD3554" w:rsidRPr="00AD0E1A" w14:paraId="540B3B68" w14:textId="77777777" w:rsidTr="7F5A6C64">
        <w:trPr>
          <w:trHeight w:val="276"/>
          <w:ins w:id="3333" w:author="Phuong Truong Thi" w:date="2024-10-16T00:56:00Z"/>
        </w:trPr>
        <w:tc>
          <w:tcPr>
            <w:tcW w:w="720" w:type="dxa"/>
            <w:shd w:val="clear" w:color="auto" w:fill="auto"/>
            <w:vAlign w:val="center"/>
          </w:tcPr>
          <w:p w14:paraId="2D3CE499" w14:textId="77777777" w:rsidR="00AD3554" w:rsidRPr="005A1D22" w:rsidRDefault="00AD3554" w:rsidP="00817E47">
            <w:pPr>
              <w:pStyle w:val="ListParagraph"/>
              <w:numPr>
                <w:ilvl w:val="0"/>
                <w:numId w:val="61"/>
              </w:numPr>
              <w:spacing w:before="0" w:line="240" w:lineRule="auto"/>
              <w:contextualSpacing w:val="0"/>
              <w:jc w:val="left"/>
              <w:rPr>
                <w:ins w:id="3334" w:author="Phuong Truong Thi" w:date="2024-10-16T00:56:00Z"/>
                <w:rFonts w:eastAsia="Times New Roman"/>
                <w:szCs w:val="24"/>
                <w:lang w:val="vi-VN" w:eastAsia="vi-VN"/>
              </w:rPr>
            </w:pPr>
          </w:p>
        </w:tc>
        <w:tc>
          <w:tcPr>
            <w:tcW w:w="1355" w:type="dxa"/>
            <w:shd w:val="clear" w:color="auto" w:fill="auto"/>
            <w:vAlign w:val="center"/>
          </w:tcPr>
          <w:p w14:paraId="141A8EB0" w14:textId="77777777" w:rsidR="00AD3554" w:rsidRPr="00B66378" w:rsidRDefault="00AD3554" w:rsidP="00817E47">
            <w:pPr>
              <w:spacing w:before="0" w:line="240" w:lineRule="auto"/>
              <w:contextualSpacing w:val="0"/>
              <w:rPr>
                <w:ins w:id="3335" w:author="Phuong Truong Thi" w:date="2024-10-16T00:56:00Z"/>
                <w:rFonts w:ascii="Times New Roman" w:hAnsi="Times New Roman"/>
                <w:sz w:val="24"/>
                <w:szCs w:val="24"/>
                <w:lang w:val="vi-VN"/>
              </w:rPr>
            </w:pPr>
            <w:ins w:id="3336" w:author="Phuong Truong Thi" w:date="2024-10-16T00:56:00Z">
              <w:r w:rsidRPr="00B66378">
                <w:rPr>
                  <w:rFonts w:ascii="Times New Roman" w:hAnsi="Times New Roman"/>
                  <w:color w:val="000000"/>
                  <w:sz w:val="24"/>
                  <w:szCs w:val="24"/>
                  <w:lang w:val="vi-VN"/>
                </w:rPr>
                <w:t>ADB_TD: Số dư bình quân TD (Cả nội và ngoại tệ) tháng này</w:t>
              </w:r>
            </w:ins>
          </w:p>
        </w:tc>
        <w:tc>
          <w:tcPr>
            <w:tcW w:w="2610" w:type="dxa"/>
            <w:vAlign w:val="center"/>
          </w:tcPr>
          <w:p w14:paraId="59E0A5E4" w14:textId="77777777" w:rsidR="00AD3554" w:rsidRPr="00B66378" w:rsidRDefault="00AD3554" w:rsidP="00817E47">
            <w:pPr>
              <w:spacing w:before="0" w:line="240" w:lineRule="auto"/>
              <w:contextualSpacing w:val="0"/>
              <w:rPr>
                <w:ins w:id="3337" w:author="Phuong Truong Thi" w:date="2024-10-16T00:56:00Z"/>
                <w:rFonts w:ascii="Times New Roman" w:eastAsia="Times New Roman" w:hAnsi="Times New Roman"/>
                <w:sz w:val="24"/>
                <w:szCs w:val="24"/>
                <w:lang w:val="vi-VN" w:eastAsia="vi-VN"/>
              </w:rPr>
            </w:pPr>
            <w:ins w:id="3338" w:author="Phuong Truong Thi" w:date="2024-10-16T00:56:00Z">
              <w:r w:rsidRPr="00B66378">
                <w:rPr>
                  <w:rFonts w:ascii="Times New Roman" w:hAnsi="Times New Roman"/>
                  <w:color w:val="000000"/>
                  <w:sz w:val="24"/>
                  <w:szCs w:val="24"/>
                  <w:lang w:val="vi-VN"/>
                </w:rPr>
                <w:t>Tổng số dư bình quân các Tài khoản TD (Category là Saving) (Cả nội và ngoại tệ) tháng này</w:t>
              </w:r>
            </w:ins>
          </w:p>
        </w:tc>
        <w:tc>
          <w:tcPr>
            <w:tcW w:w="1080" w:type="dxa"/>
          </w:tcPr>
          <w:p w14:paraId="1A48FF43" w14:textId="77777777" w:rsidR="00AD3554" w:rsidRPr="00C57A1C" w:rsidRDefault="00AD3554" w:rsidP="00817E47">
            <w:pPr>
              <w:spacing w:before="0" w:line="240" w:lineRule="auto"/>
              <w:contextualSpacing w:val="0"/>
              <w:rPr>
                <w:ins w:id="3339" w:author="Phuong Truong Thi" w:date="2024-10-16T00:56:00Z"/>
                <w:rFonts w:ascii="Times New Roman" w:eastAsia="Times New Roman" w:hAnsi="Times New Roman"/>
                <w:sz w:val="24"/>
                <w:szCs w:val="24"/>
                <w:lang w:eastAsia="vi-VN"/>
              </w:rPr>
            </w:pPr>
            <w:ins w:id="3340" w:author="Phuong Truong Thi" w:date="2024-10-16T00:56:00Z">
              <w:r w:rsidRPr="00E54B5A">
                <w:rPr>
                  <w:rFonts w:ascii="Times New Roman" w:eastAsia="Times New Roman" w:hAnsi="Times New Roman"/>
                  <w:sz w:val="24"/>
                  <w:szCs w:val="24"/>
                  <w:lang w:val="vi-VN" w:eastAsia="vi-VN"/>
                </w:rPr>
                <w:t>CRM</w:t>
              </w:r>
            </w:ins>
          </w:p>
        </w:tc>
        <w:tc>
          <w:tcPr>
            <w:tcW w:w="1271" w:type="dxa"/>
          </w:tcPr>
          <w:p w14:paraId="7D75623C" w14:textId="77777777" w:rsidR="00AD3554" w:rsidRPr="00AD0E1A" w:rsidRDefault="00AD3554" w:rsidP="00817E47">
            <w:pPr>
              <w:spacing w:before="0" w:line="240" w:lineRule="auto"/>
              <w:contextualSpacing w:val="0"/>
              <w:rPr>
                <w:ins w:id="3341" w:author="Phuong Truong Thi" w:date="2024-10-16T00:56:00Z"/>
                <w:rFonts w:ascii="Times New Roman" w:eastAsia="Times New Roman" w:hAnsi="Times New Roman"/>
                <w:sz w:val="24"/>
                <w:szCs w:val="24"/>
                <w:lang w:eastAsia="vi-VN"/>
              </w:rPr>
            </w:pPr>
            <w:ins w:id="3342" w:author="Phuong Truong Thi" w:date="2024-10-16T00:56:00Z">
              <w:r w:rsidRPr="008F54EB">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1B46A125" w14:textId="77777777" w:rsidR="00AD3554" w:rsidRPr="00AD0E1A" w:rsidRDefault="00AD3554" w:rsidP="00817E47">
            <w:pPr>
              <w:spacing w:before="0" w:line="240" w:lineRule="auto"/>
              <w:contextualSpacing w:val="0"/>
              <w:rPr>
                <w:ins w:id="3343" w:author="Phuong Truong Thi" w:date="2024-10-16T00:56:00Z"/>
                <w:rFonts w:ascii="Times New Roman" w:eastAsia="Times New Roman" w:hAnsi="Times New Roman"/>
                <w:sz w:val="24"/>
                <w:szCs w:val="24"/>
                <w:lang w:val="vi-VN" w:eastAsia="vi-VN"/>
              </w:rPr>
            </w:pPr>
          </w:p>
        </w:tc>
        <w:tc>
          <w:tcPr>
            <w:tcW w:w="1063" w:type="dxa"/>
          </w:tcPr>
          <w:p w14:paraId="7FA0B9F7" w14:textId="77777777" w:rsidR="00AD3554" w:rsidRPr="00AD0E1A" w:rsidRDefault="00AD3554" w:rsidP="00817E47">
            <w:pPr>
              <w:spacing w:before="0" w:line="240" w:lineRule="auto"/>
              <w:contextualSpacing w:val="0"/>
              <w:jc w:val="center"/>
              <w:rPr>
                <w:ins w:id="3344" w:author="Phuong Truong Thi" w:date="2024-10-16T00:56:00Z"/>
                <w:rFonts w:ascii="Times New Roman" w:eastAsia="Times New Roman" w:hAnsi="Times New Roman"/>
                <w:sz w:val="24"/>
                <w:szCs w:val="24"/>
                <w:lang w:val="vi-VN" w:eastAsia="vi-VN"/>
              </w:rPr>
            </w:pPr>
            <w:ins w:id="3345" w:author="Phuong Truong Thi" w:date="2024-10-16T00:56:00Z">
              <w:r>
                <w:rPr>
                  <w:rFonts w:ascii="Times New Roman" w:eastAsia="Times New Roman" w:hAnsi="Times New Roman"/>
                  <w:sz w:val="24"/>
                  <w:szCs w:val="24"/>
                  <w:lang w:eastAsia="vi-VN"/>
                </w:rPr>
                <w:t>N</w:t>
              </w:r>
            </w:ins>
          </w:p>
        </w:tc>
      </w:tr>
      <w:tr w:rsidR="00AD3554" w:rsidRPr="00AD0E1A" w14:paraId="27D4B16F" w14:textId="77777777" w:rsidTr="7F5A6C64">
        <w:trPr>
          <w:trHeight w:val="276"/>
          <w:ins w:id="3346" w:author="Phuong Truong Thi" w:date="2024-10-16T00:56:00Z"/>
        </w:trPr>
        <w:tc>
          <w:tcPr>
            <w:tcW w:w="720" w:type="dxa"/>
            <w:shd w:val="clear" w:color="auto" w:fill="auto"/>
            <w:vAlign w:val="center"/>
          </w:tcPr>
          <w:p w14:paraId="4DF2D63A" w14:textId="77777777" w:rsidR="00AD3554" w:rsidRPr="005A1D22" w:rsidRDefault="00AD3554" w:rsidP="00817E47">
            <w:pPr>
              <w:pStyle w:val="ListParagraph"/>
              <w:numPr>
                <w:ilvl w:val="0"/>
                <w:numId w:val="61"/>
              </w:numPr>
              <w:spacing w:before="0" w:line="240" w:lineRule="auto"/>
              <w:contextualSpacing w:val="0"/>
              <w:jc w:val="left"/>
              <w:rPr>
                <w:ins w:id="3347" w:author="Phuong Truong Thi" w:date="2024-10-16T00:56:00Z"/>
                <w:rFonts w:eastAsia="Times New Roman"/>
                <w:szCs w:val="24"/>
                <w:lang w:val="vi-VN" w:eastAsia="vi-VN"/>
              </w:rPr>
            </w:pPr>
          </w:p>
        </w:tc>
        <w:tc>
          <w:tcPr>
            <w:tcW w:w="1355" w:type="dxa"/>
            <w:shd w:val="clear" w:color="auto" w:fill="auto"/>
            <w:vAlign w:val="center"/>
          </w:tcPr>
          <w:p w14:paraId="781159EA" w14:textId="77777777" w:rsidR="00AD3554" w:rsidRPr="00B66378" w:rsidRDefault="00AD3554" w:rsidP="00817E47">
            <w:pPr>
              <w:spacing w:before="0" w:line="240" w:lineRule="auto"/>
              <w:contextualSpacing w:val="0"/>
              <w:rPr>
                <w:ins w:id="3348" w:author="Phuong Truong Thi" w:date="2024-10-16T00:56:00Z"/>
                <w:rFonts w:ascii="Times New Roman" w:hAnsi="Times New Roman"/>
                <w:sz w:val="24"/>
                <w:szCs w:val="24"/>
                <w:lang w:val="vi-VN"/>
              </w:rPr>
            </w:pPr>
            <w:ins w:id="3349" w:author="Phuong Truong Thi" w:date="2024-10-16T00:56:00Z">
              <w:r w:rsidRPr="00B66378">
                <w:rPr>
                  <w:rFonts w:ascii="Times New Roman" w:hAnsi="Times New Roman"/>
                  <w:color w:val="000000"/>
                  <w:sz w:val="24"/>
                  <w:szCs w:val="24"/>
                  <w:lang w:val="vi-VN"/>
                </w:rPr>
                <w:t>ADB_TD: Số dư bình quân TD (Cả nội và ngoại tệ) tháng trước</w:t>
              </w:r>
            </w:ins>
          </w:p>
        </w:tc>
        <w:tc>
          <w:tcPr>
            <w:tcW w:w="2610" w:type="dxa"/>
            <w:vAlign w:val="center"/>
          </w:tcPr>
          <w:p w14:paraId="4CB366F5" w14:textId="77777777" w:rsidR="00AD3554" w:rsidRPr="00B66378" w:rsidRDefault="00AD3554" w:rsidP="00817E47">
            <w:pPr>
              <w:spacing w:before="0" w:line="240" w:lineRule="auto"/>
              <w:contextualSpacing w:val="0"/>
              <w:rPr>
                <w:ins w:id="3350" w:author="Phuong Truong Thi" w:date="2024-10-16T00:56:00Z"/>
                <w:rFonts w:ascii="Times New Roman" w:eastAsia="Times New Roman" w:hAnsi="Times New Roman"/>
                <w:sz w:val="24"/>
                <w:szCs w:val="24"/>
                <w:lang w:val="vi-VN" w:eastAsia="vi-VN"/>
              </w:rPr>
            </w:pPr>
            <w:ins w:id="3351" w:author="Phuong Truong Thi" w:date="2024-10-16T00:56:00Z">
              <w:r w:rsidRPr="00B66378">
                <w:rPr>
                  <w:rFonts w:ascii="Times New Roman" w:hAnsi="Times New Roman"/>
                  <w:color w:val="000000"/>
                  <w:sz w:val="24"/>
                  <w:szCs w:val="24"/>
                  <w:lang w:val="vi-VN"/>
                </w:rPr>
                <w:t>Tổng số dư bình quân các Tài khoản TD (Category là Saving) (Cả nội và ngoại tệ) tháng trước T-1</w:t>
              </w:r>
            </w:ins>
          </w:p>
        </w:tc>
        <w:tc>
          <w:tcPr>
            <w:tcW w:w="1080" w:type="dxa"/>
          </w:tcPr>
          <w:p w14:paraId="1981B613" w14:textId="77777777" w:rsidR="00AD3554" w:rsidRPr="00C57A1C" w:rsidRDefault="00AD3554" w:rsidP="00817E47">
            <w:pPr>
              <w:spacing w:before="0" w:line="240" w:lineRule="auto"/>
              <w:contextualSpacing w:val="0"/>
              <w:rPr>
                <w:ins w:id="3352" w:author="Phuong Truong Thi" w:date="2024-10-16T00:56:00Z"/>
                <w:rFonts w:ascii="Times New Roman" w:eastAsia="Times New Roman" w:hAnsi="Times New Roman"/>
                <w:sz w:val="24"/>
                <w:szCs w:val="24"/>
                <w:lang w:eastAsia="vi-VN"/>
              </w:rPr>
            </w:pPr>
            <w:ins w:id="3353" w:author="Phuong Truong Thi" w:date="2024-10-16T00:56:00Z">
              <w:r>
                <w:rPr>
                  <w:rFonts w:ascii="Times New Roman" w:eastAsia="Times New Roman" w:hAnsi="Times New Roman"/>
                  <w:sz w:val="24"/>
                  <w:szCs w:val="24"/>
                  <w:lang w:val="vi-VN" w:eastAsia="vi-VN"/>
                </w:rPr>
                <w:t>CRM</w:t>
              </w:r>
            </w:ins>
          </w:p>
        </w:tc>
        <w:tc>
          <w:tcPr>
            <w:tcW w:w="1271" w:type="dxa"/>
          </w:tcPr>
          <w:p w14:paraId="2032AE0D" w14:textId="77777777" w:rsidR="00AD3554" w:rsidRPr="00AD0E1A" w:rsidRDefault="00AD3554" w:rsidP="00817E47">
            <w:pPr>
              <w:spacing w:before="0" w:line="240" w:lineRule="auto"/>
              <w:contextualSpacing w:val="0"/>
              <w:rPr>
                <w:ins w:id="3354" w:author="Phuong Truong Thi" w:date="2024-10-16T00:56:00Z"/>
                <w:rFonts w:ascii="Times New Roman" w:eastAsia="Times New Roman" w:hAnsi="Times New Roman"/>
                <w:sz w:val="24"/>
                <w:szCs w:val="24"/>
                <w:lang w:eastAsia="vi-VN"/>
              </w:rPr>
            </w:pPr>
            <w:ins w:id="3355" w:author="Phuong Truong Thi" w:date="2024-10-16T00:56:00Z">
              <w:r w:rsidRPr="008F54EB">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534BF693" w14:textId="77777777" w:rsidR="00AD3554" w:rsidRPr="00AD0E1A" w:rsidRDefault="00AD3554" w:rsidP="00817E47">
            <w:pPr>
              <w:spacing w:before="0" w:line="240" w:lineRule="auto"/>
              <w:contextualSpacing w:val="0"/>
              <w:rPr>
                <w:ins w:id="3356" w:author="Phuong Truong Thi" w:date="2024-10-16T00:56:00Z"/>
                <w:rFonts w:ascii="Times New Roman" w:eastAsia="Times New Roman" w:hAnsi="Times New Roman"/>
                <w:sz w:val="24"/>
                <w:szCs w:val="24"/>
                <w:lang w:val="vi-VN" w:eastAsia="vi-VN"/>
              </w:rPr>
            </w:pPr>
          </w:p>
        </w:tc>
        <w:tc>
          <w:tcPr>
            <w:tcW w:w="1063" w:type="dxa"/>
          </w:tcPr>
          <w:p w14:paraId="243F34AE" w14:textId="77777777" w:rsidR="00AD3554" w:rsidRPr="00AD0E1A" w:rsidRDefault="00AD3554" w:rsidP="00817E47">
            <w:pPr>
              <w:spacing w:before="0" w:line="240" w:lineRule="auto"/>
              <w:contextualSpacing w:val="0"/>
              <w:jc w:val="center"/>
              <w:rPr>
                <w:ins w:id="3357" w:author="Phuong Truong Thi" w:date="2024-10-16T00:56:00Z"/>
                <w:rFonts w:ascii="Times New Roman" w:eastAsia="Times New Roman" w:hAnsi="Times New Roman"/>
                <w:sz w:val="24"/>
                <w:szCs w:val="24"/>
                <w:lang w:val="vi-VN" w:eastAsia="vi-VN"/>
              </w:rPr>
            </w:pPr>
            <w:ins w:id="3358" w:author="Phuong Truong Thi" w:date="2024-10-16T00:56:00Z">
              <w:r>
                <w:rPr>
                  <w:rFonts w:ascii="Times New Roman" w:eastAsia="Times New Roman" w:hAnsi="Times New Roman"/>
                  <w:sz w:val="24"/>
                  <w:szCs w:val="24"/>
                  <w:lang w:eastAsia="vi-VN"/>
                </w:rPr>
                <w:t>N</w:t>
              </w:r>
            </w:ins>
          </w:p>
        </w:tc>
      </w:tr>
      <w:tr w:rsidR="00AD3554" w:rsidRPr="00AD0E1A" w14:paraId="22A766EB" w14:textId="77777777" w:rsidTr="7F5A6C64">
        <w:trPr>
          <w:trHeight w:val="276"/>
          <w:ins w:id="3359" w:author="Phuong Truong Thi" w:date="2024-10-16T00:56:00Z"/>
        </w:trPr>
        <w:tc>
          <w:tcPr>
            <w:tcW w:w="720" w:type="dxa"/>
            <w:shd w:val="clear" w:color="auto" w:fill="auto"/>
            <w:vAlign w:val="center"/>
          </w:tcPr>
          <w:p w14:paraId="25A7A7F9" w14:textId="77777777" w:rsidR="00AD3554" w:rsidRPr="005A1D22" w:rsidRDefault="00AD3554" w:rsidP="00817E47">
            <w:pPr>
              <w:pStyle w:val="ListParagraph"/>
              <w:numPr>
                <w:ilvl w:val="0"/>
                <w:numId w:val="61"/>
              </w:numPr>
              <w:spacing w:before="0" w:line="240" w:lineRule="auto"/>
              <w:contextualSpacing w:val="0"/>
              <w:jc w:val="left"/>
              <w:rPr>
                <w:ins w:id="3360" w:author="Phuong Truong Thi" w:date="2024-10-16T00:56:00Z"/>
                <w:rFonts w:eastAsia="Times New Roman"/>
                <w:szCs w:val="24"/>
                <w:lang w:val="vi-VN" w:eastAsia="vi-VN"/>
              </w:rPr>
            </w:pPr>
          </w:p>
        </w:tc>
        <w:tc>
          <w:tcPr>
            <w:tcW w:w="1355" w:type="dxa"/>
            <w:shd w:val="clear" w:color="auto" w:fill="auto"/>
            <w:vAlign w:val="center"/>
          </w:tcPr>
          <w:p w14:paraId="2BE3BB39" w14:textId="77777777" w:rsidR="00AD3554" w:rsidRPr="00B66378" w:rsidRDefault="00AD3554" w:rsidP="00817E47">
            <w:pPr>
              <w:spacing w:before="0" w:line="240" w:lineRule="auto"/>
              <w:contextualSpacing w:val="0"/>
              <w:rPr>
                <w:ins w:id="3361" w:author="Phuong Truong Thi" w:date="2024-10-16T00:56:00Z"/>
                <w:rFonts w:ascii="Times New Roman" w:hAnsi="Times New Roman"/>
                <w:sz w:val="24"/>
                <w:szCs w:val="24"/>
                <w:lang w:val="vi-VN"/>
              </w:rPr>
            </w:pPr>
            <w:ins w:id="3362" w:author="Phuong Truong Thi" w:date="2024-10-16T00:56:00Z">
              <w:r w:rsidRPr="00B66378">
                <w:rPr>
                  <w:rFonts w:ascii="Times New Roman" w:hAnsi="Times New Roman"/>
                  <w:color w:val="000000"/>
                  <w:sz w:val="24"/>
                  <w:szCs w:val="24"/>
                  <w:lang w:val="vi-VN"/>
                </w:rPr>
                <w:t xml:space="preserve">ADB_TD Trung bình số dư TD 3 </w:t>
              </w:r>
              <w:r w:rsidRPr="00B66378">
                <w:rPr>
                  <w:rFonts w:ascii="Times New Roman" w:hAnsi="Times New Roman"/>
                  <w:color w:val="000000"/>
                  <w:sz w:val="24"/>
                  <w:szCs w:val="24"/>
                  <w:lang w:val="vi-VN"/>
                </w:rPr>
                <w:lastRenderedPageBreak/>
                <w:t>tháng gần nhất</w:t>
              </w:r>
            </w:ins>
          </w:p>
        </w:tc>
        <w:tc>
          <w:tcPr>
            <w:tcW w:w="2610" w:type="dxa"/>
            <w:vAlign w:val="center"/>
          </w:tcPr>
          <w:p w14:paraId="5A924349" w14:textId="77777777" w:rsidR="00AD3554" w:rsidRPr="00B66378" w:rsidRDefault="00AD3554" w:rsidP="00817E47">
            <w:pPr>
              <w:spacing w:before="0" w:line="240" w:lineRule="auto"/>
              <w:contextualSpacing w:val="0"/>
              <w:rPr>
                <w:ins w:id="3363" w:author="Phuong Truong Thi" w:date="2024-10-16T00:56:00Z"/>
                <w:rFonts w:ascii="Times New Roman" w:eastAsia="Times New Roman" w:hAnsi="Times New Roman"/>
                <w:sz w:val="24"/>
                <w:szCs w:val="24"/>
                <w:lang w:val="vi-VN" w:eastAsia="vi-VN"/>
              </w:rPr>
            </w:pPr>
            <w:ins w:id="3364" w:author="Phuong Truong Thi" w:date="2024-10-16T00:56:00Z">
              <w:r w:rsidRPr="00B66378">
                <w:rPr>
                  <w:rFonts w:ascii="Times New Roman" w:hAnsi="Times New Roman"/>
                  <w:color w:val="000000"/>
                  <w:sz w:val="24"/>
                  <w:szCs w:val="24"/>
                  <w:lang w:val="vi-VN"/>
                </w:rPr>
                <w:lastRenderedPageBreak/>
                <w:t xml:space="preserve">Tổng số dư bình quân các Tài khoản TD (Category là Saving) (Cả </w:t>
              </w:r>
              <w:r w:rsidRPr="00B66378">
                <w:rPr>
                  <w:rFonts w:ascii="Times New Roman" w:hAnsi="Times New Roman"/>
                  <w:color w:val="000000"/>
                  <w:sz w:val="24"/>
                  <w:szCs w:val="24"/>
                  <w:lang w:val="vi-VN"/>
                </w:rPr>
                <w:lastRenderedPageBreak/>
                <w:t>nội và ngoại tệ)trung bình trong 3 tháng gần nhất (Tháng T-3, T-2, T-1)</w:t>
              </w:r>
            </w:ins>
          </w:p>
        </w:tc>
        <w:tc>
          <w:tcPr>
            <w:tcW w:w="1080" w:type="dxa"/>
          </w:tcPr>
          <w:p w14:paraId="382C2F99" w14:textId="77777777" w:rsidR="00AD3554" w:rsidRPr="00C57A1C" w:rsidRDefault="00AD3554" w:rsidP="00817E47">
            <w:pPr>
              <w:spacing w:before="0" w:line="240" w:lineRule="auto"/>
              <w:contextualSpacing w:val="0"/>
              <w:rPr>
                <w:ins w:id="3365" w:author="Phuong Truong Thi" w:date="2024-10-16T00:56:00Z"/>
                <w:rFonts w:ascii="Times New Roman" w:eastAsia="Times New Roman" w:hAnsi="Times New Roman"/>
                <w:sz w:val="24"/>
                <w:szCs w:val="24"/>
                <w:lang w:eastAsia="vi-VN"/>
              </w:rPr>
            </w:pPr>
            <w:ins w:id="3366" w:author="Phuong Truong Thi" w:date="2024-10-16T00:56:00Z">
              <w:r w:rsidRPr="000E556A">
                <w:rPr>
                  <w:rFonts w:ascii="Times New Roman" w:eastAsia="Times New Roman" w:hAnsi="Times New Roman"/>
                  <w:sz w:val="24"/>
                  <w:szCs w:val="24"/>
                  <w:lang w:val="vi-VN" w:eastAsia="vi-VN"/>
                </w:rPr>
                <w:lastRenderedPageBreak/>
                <w:t>CRM</w:t>
              </w:r>
            </w:ins>
          </w:p>
        </w:tc>
        <w:tc>
          <w:tcPr>
            <w:tcW w:w="1271" w:type="dxa"/>
          </w:tcPr>
          <w:p w14:paraId="122ABF86" w14:textId="77777777" w:rsidR="00AD3554" w:rsidRPr="00AD0E1A" w:rsidRDefault="00AD3554" w:rsidP="00817E47">
            <w:pPr>
              <w:spacing w:before="0" w:line="240" w:lineRule="auto"/>
              <w:contextualSpacing w:val="0"/>
              <w:rPr>
                <w:ins w:id="3367" w:author="Phuong Truong Thi" w:date="2024-10-16T00:56:00Z"/>
                <w:rFonts w:ascii="Times New Roman" w:eastAsia="Times New Roman" w:hAnsi="Times New Roman"/>
                <w:sz w:val="24"/>
                <w:szCs w:val="24"/>
                <w:lang w:eastAsia="vi-VN"/>
              </w:rPr>
            </w:pPr>
            <w:ins w:id="3368" w:author="Phuong Truong Thi" w:date="2024-10-16T00:56:00Z">
              <w:r w:rsidRPr="00D52705">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0D024156" w14:textId="77777777" w:rsidR="00AD3554" w:rsidRPr="00AD0E1A" w:rsidRDefault="00AD3554" w:rsidP="00817E47">
            <w:pPr>
              <w:spacing w:before="0" w:line="240" w:lineRule="auto"/>
              <w:contextualSpacing w:val="0"/>
              <w:rPr>
                <w:ins w:id="3369" w:author="Phuong Truong Thi" w:date="2024-10-16T00:56:00Z"/>
                <w:rFonts w:ascii="Times New Roman" w:eastAsia="Times New Roman" w:hAnsi="Times New Roman"/>
                <w:sz w:val="24"/>
                <w:szCs w:val="24"/>
                <w:lang w:val="vi-VN" w:eastAsia="vi-VN"/>
              </w:rPr>
            </w:pPr>
          </w:p>
        </w:tc>
        <w:tc>
          <w:tcPr>
            <w:tcW w:w="1063" w:type="dxa"/>
          </w:tcPr>
          <w:p w14:paraId="2A9148ED" w14:textId="77777777" w:rsidR="00AD3554" w:rsidRPr="00AD0E1A" w:rsidRDefault="00AD3554" w:rsidP="00817E47">
            <w:pPr>
              <w:spacing w:before="0" w:line="240" w:lineRule="auto"/>
              <w:contextualSpacing w:val="0"/>
              <w:jc w:val="center"/>
              <w:rPr>
                <w:ins w:id="3370" w:author="Phuong Truong Thi" w:date="2024-10-16T00:56:00Z"/>
                <w:rFonts w:ascii="Times New Roman" w:eastAsia="Times New Roman" w:hAnsi="Times New Roman"/>
                <w:sz w:val="24"/>
                <w:szCs w:val="24"/>
                <w:lang w:val="vi-VN" w:eastAsia="vi-VN"/>
              </w:rPr>
            </w:pPr>
            <w:ins w:id="3371" w:author="Phuong Truong Thi" w:date="2024-10-16T00:56:00Z">
              <w:r>
                <w:rPr>
                  <w:rFonts w:ascii="Times New Roman" w:eastAsia="Times New Roman" w:hAnsi="Times New Roman"/>
                  <w:sz w:val="24"/>
                  <w:szCs w:val="24"/>
                  <w:lang w:eastAsia="vi-VN"/>
                </w:rPr>
                <w:t>N</w:t>
              </w:r>
            </w:ins>
          </w:p>
        </w:tc>
      </w:tr>
      <w:tr w:rsidR="00AD3554" w:rsidRPr="00AD0E1A" w14:paraId="4FBBC250" w14:textId="77777777" w:rsidTr="7F5A6C64">
        <w:trPr>
          <w:trHeight w:val="276"/>
          <w:ins w:id="3372" w:author="Phuong Truong Thi" w:date="2024-10-16T00:56:00Z"/>
        </w:trPr>
        <w:tc>
          <w:tcPr>
            <w:tcW w:w="720" w:type="dxa"/>
            <w:shd w:val="clear" w:color="auto" w:fill="auto"/>
            <w:vAlign w:val="center"/>
          </w:tcPr>
          <w:p w14:paraId="0B240F67" w14:textId="77777777" w:rsidR="00AD3554" w:rsidRPr="005A1D22" w:rsidRDefault="00AD3554" w:rsidP="00817E47">
            <w:pPr>
              <w:pStyle w:val="ListParagraph"/>
              <w:numPr>
                <w:ilvl w:val="0"/>
                <w:numId w:val="61"/>
              </w:numPr>
              <w:spacing w:before="0" w:line="240" w:lineRule="auto"/>
              <w:contextualSpacing w:val="0"/>
              <w:jc w:val="left"/>
              <w:rPr>
                <w:ins w:id="3373" w:author="Phuong Truong Thi" w:date="2024-10-16T00:56:00Z"/>
                <w:rFonts w:eastAsia="Times New Roman"/>
                <w:szCs w:val="24"/>
                <w:lang w:val="vi-VN" w:eastAsia="vi-VN"/>
              </w:rPr>
            </w:pPr>
          </w:p>
        </w:tc>
        <w:tc>
          <w:tcPr>
            <w:tcW w:w="1355" w:type="dxa"/>
            <w:shd w:val="clear" w:color="auto" w:fill="auto"/>
            <w:vAlign w:val="center"/>
          </w:tcPr>
          <w:p w14:paraId="016FA795" w14:textId="77777777" w:rsidR="00AD3554" w:rsidRPr="00B66378" w:rsidRDefault="00AD3554" w:rsidP="00817E47">
            <w:pPr>
              <w:spacing w:before="0" w:line="240" w:lineRule="auto"/>
              <w:contextualSpacing w:val="0"/>
              <w:rPr>
                <w:ins w:id="3374" w:author="Phuong Truong Thi" w:date="2024-10-16T00:56:00Z"/>
                <w:rFonts w:ascii="Times New Roman" w:hAnsi="Times New Roman"/>
                <w:sz w:val="24"/>
                <w:szCs w:val="24"/>
                <w:lang w:val="vi-VN"/>
              </w:rPr>
            </w:pPr>
            <w:ins w:id="3375" w:author="Phuong Truong Thi" w:date="2024-10-16T00:56:00Z">
              <w:r w:rsidRPr="00B66378">
                <w:rPr>
                  <w:rFonts w:ascii="Times New Roman" w:hAnsi="Times New Roman"/>
                  <w:color w:val="000000"/>
                  <w:sz w:val="24"/>
                  <w:szCs w:val="24"/>
                  <w:lang w:val="vi-VN"/>
                </w:rPr>
                <w:t>Chênh lệch số dư bình quân TD so với chốt tháng trước</w:t>
              </w:r>
            </w:ins>
          </w:p>
        </w:tc>
        <w:tc>
          <w:tcPr>
            <w:tcW w:w="2610" w:type="dxa"/>
            <w:vAlign w:val="center"/>
          </w:tcPr>
          <w:p w14:paraId="337CA558" w14:textId="77777777" w:rsidR="00AD3554" w:rsidRPr="00B66378" w:rsidRDefault="00AD3554" w:rsidP="00817E47">
            <w:pPr>
              <w:spacing w:before="0" w:line="240" w:lineRule="auto"/>
              <w:contextualSpacing w:val="0"/>
              <w:rPr>
                <w:ins w:id="3376" w:author="Phuong Truong Thi" w:date="2024-10-16T00:56:00Z"/>
                <w:rFonts w:ascii="Times New Roman" w:eastAsia="Times New Roman" w:hAnsi="Times New Roman"/>
                <w:sz w:val="24"/>
                <w:szCs w:val="24"/>
                <w:lang w:val="vi-VN" w:eastAsia="vi-VN"/>
              </w:rPr>
            </w:pPr>
            <w:ins w:id="3377" w:author="Phuong Truong Thi" w:date="2024-10-16T00:56:00Z">
              <w:r w:rsidRPr="00B66378">
                <w:rPr>
                  <w:rFonts w:ascii="Times New Roman" w:hAnsi="Times New Roman"/>
                  <w:color w:val="000000"/>
                  <w:sz w:val="24"/>
                  <w:szCs w:val="24"/>
                  <w:lang w:val="vi-VN"/>
                </w:rPr>
                <w:t>Bằng = Số dư bình quân TD tháng T - Số dư cuối kỳ TD Tháng (T-1)</w:t>
              </w:r>
            </w:ins>
          </w:p>
        </w:tc>
        <w:tc>
          <w:tcPr>
            <w:tcW w:w="1080" w:type="dxa"/>
          </w:tcPr>
          <w:p w14:paraId="4FDFECDF" w14:textId="77777777" w:rsidR="00AD3554" w:rsidRPr="00C57A1C" w:rsidRDefault="00AD3554" w:rsidP="00817E47">
            <w:pPr>
              <w:spacing w:before="0" w:line="240" w:lineRule="auto"/>
              <w:contextualSpacing w:val="0"/>
              <w:rPr>
                <w:ins w:id="3378" w:author="Phuong Truong Thi" w:date="2024-10-16T00:56:00Z"/>
                <w:rFonts w:ascii="Times New Roman" w:eastAsia="Times New Roman" w:hAnsi="Times New Roman"/>
                <w:sz w:val="24"/>
                <w:szCs w:val="24"/>
                <w:lang w:eastAsia="vi-VN"/>
              </w:rPr>
            </w:pPr>
            <w:ins w:id="3379" w:author="Phuong Truong Thi" w:date="2024-10-16T00:56:00Z">
              <w:r w:rsidRPr="000E556A">
                <w:rPr>
                  <w:rFonts w:ascii="Times New Roman" w:eastAsia="Times New Roman" w:hAnsi="Times New Roman"/>
                  <w:sz w:val="24"/>
                  <w:szCs w:val="24"/>
                  <w:lang w:val="vi-VN" w:eastAsia="vi-VN"/>
                </w:rPr>
                <w:t>CRM</w:t>
              </w:r>
            </w:ins>
          </w:p>
        </w:tc>
        <w:tc>
          <w:tcPr>
            <w:tcW w:w="1271" w:type="dxa"/>
          </w:tcPr>
          <w:p w14:paraId="5C8F0C6D" w14:textId="77777777" w:rsidR="00AD3554" w:rsidRPr="00AD0E1A" w:rsidRDefault="00AD3554" w:rsidP="00817E47">
            <w:pPr>
              <w:spacing w:before="0" w:line="240" w:lineRule="auto"/>
              <w:contextualSpacing w:val="0"/>
              <w:rPr>
                <w:ins w:id="3380" w:author="Phuong Truong Thi" w:date="2024-10-16T00:56:00Z"/>
                <w:rFonts w:ascii="Times New Roman" w:eastAsia="Times New Roman" w:hAnsi="Times New Roman"/>
                <w:sz w:val="24"/>
                <w:szCs w:val="24"/>
                <w:lang w:eastAsia="vi-VN"/>
              </w:rPr>
            </w:pPr>
            <w:ins w:id="3381" w:author="Phuong Truong Thi" w:date="2024-10-16T00:56:00Z">
              <w:r w:rsidRPr="00D52705">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76DC98D9" w14:textId="77777777" w:rsidR="00AD3554" w:rsidRPr="00AD0E1A" w:rsidRDefault="00AD3554" w:rsidP="00817E47">
            <w:pPr>
              <w:spacing w:before="0" w:line="240" w:lineRule="auto"/>
              <w:contextualSpacing w:val="0"/>
              <w:rPr>
                <w:ins w:id="3382" w:author="Phuong Truong Thi" w:date="2024-10-16T00:56:00Z"/>
                <w:rFonts w:ascii="Times New Roman" w:eastAsia="Times New Roman" w:hAnsi="Times New Roman"/>
                <w:sz w:val="24"/>
                <w:szCs w:val="24"/>
                <w:lang w:val="vi-VN" w:eastAsia="vi-VN"/>
              </w:rPr>
            </w:pPr>
          </w:p>
        </w:tc>
        <w:tc>
          <w:tcPr>
            <w:tcW w:w="1063" w:type="dxa"/>
          </w:tcPr>
          <w:p w14:paraId="07E0A237" w14:textId="77777777" w:rsidR="00AD3554" w:rsidRPr="00AD0E1A" w:rsidRDefault="00AD3554" w:rsidP="00817E47">
            <w:pPr>
              <w:spacing w:before="0" w:line="240" w:lineRule="auto"/>
              <w:contextualSpacing w:val="0"/>
              <w:jc w:val="center"/>
              <w:rPr>
                <w:ins w:id="3383" w:author="Phuong Truong Thi" w:date="2024-10-16T00:56:00Z"/>
                <w:rFonts w:ascii="Times New Roman" w:eastAsia="Times New Roman" w:hAnsi="Times New Roman"/>
                <w:sz w:val="24"/>
                <w:szCs w:val="24"/>
                <w:lang w:val="vi-VN" w:eastAsia="vi-VN"/>
              </w:rPr>
            </w:pPr>
            <w:ins w:id="3384" w:author="Phuong Truong Thi" w:date="2024-10-16T00:56:00Z">
              <w:r>
                <w:rPr>
                  <w:rFonts w:ascii="Times New Roman" w:eastAsia="Times New Roman" w:hAnsi="Times New Roman"/>
                  <w:sz w:val="24"/>
                  <w:szCs w:val="24"/>
                  <w:lang w:eastAsia="vi-VN"/>
                </w:rPr>
                <w:t>N</w:t>
              </w:r>
            </w:ins>
          </w:p>
        </w:tc>
      </w:tr>
      <w:tr w:rsidR="00AD3554" w:rsidRPr="00AD0E1A" w14:paraId="36DC6439" w14:textId="77777777" w:rsidTr="7F5A6C64">
        <w:trPr>
          <w:trHeight w:val="276"/>
          <w:ins w:id="3385" w:author="Phuong Truong Thi" w:date="2024-10-16T00:56:00Z"/>
        </w:trPr>
        <w:tc>
          <w:tcPr>
            <w:tcW w:w="9162" w:type="dxa"/>
            <w:gridSpan w:val="7"/>
          </w:tcPr>
          <w:p w14:paraId="1D393614" w14:textId="77777777" w:rsidR="00AD3554" w:rsidRDefault="00AD3554" w:rsidP="00817E47">
            <w:pPr>
              <w:spacing w:before="0" w:line="240" w:lineRule="auto"/>
              <w:contextualSpacing w:val="0"/>
              <w:jc w:val="left"/>
              <w:rPr>
                <w:ins w:id="3386" w:author="Phuong Truong Thi" w:date="2024-10-16T00:56:00Z"/>
                <w:rFonts w:ascii="Times New Roman" w:eastAsia="Times New Roman" w:hAnsi="Times New Roman"/>
                <w:sz w:val="24"/>
                <w:szCs w:val="24"/>
                <w:lang w:eastAsia="vi-VN"/>
              </w:rPr>
            </w:pPr>
            <w:ins w:id="3387" w:author="Phuong Truong Thi" w:date="2024-10-16T00:56:00Z">
              <w:r>
                <w:rPr>
                  <w:rFonts w:ascii="Times New Roman" w:eastAsia="Times New Roman" w:hAnsi="Times New Roman"/>
                  <w:sz w:val="24"/>
                  <w:szCs w:val="24"/>
                  <w:lang w:eastAsia="vi-VN"/>
                </w:rPr>
                <w:t>TD Online</w:t>
              </w:r>
            </w:ins>
          </w:p>
        </w:tc>
      </w:tr>
      <w:tr w:rsidR="00AD3554" w:rsidRPr="00AD0E1A" w14:paraId="25213F5B" w14:textId="77777777" w:rsidTr="7F5A6C64">
        <w:trPr>
          <w:trHeight w:val="276"/>
          <w:ins w:id="3388" w:author="Phuong Truong Thi" w:date="2024-10-16T00:56:00Z"/>
        </w:trPr>
        <w:tc>
          <w:tcPr>
            <w:tcW w:w="720" w:type="dxa"/>
            <w:shd w:val="clear" w:color="auto" w:fill="auto"/>
            <w:vAlign w:val="center"/>
          </w:tcPr>
          <w:p w14:paraId="3FFDB912" w14:textId="77777777" w:rsidR="00AD3554" w:rsidRPr="005A1D22" w:rsidRDefault="00AD3554" w:rsidP="00817E47">
            <w:pPr>
              <w:pStyle w:val="ListParagraph"/>
              <w:numPr>
                <w:ilvl w:val="0"/>
                <w:numId w:val="61"/>
              </w:numPr>
              <w:spacing w:before="0" w:line="240" w:lineRule="auto"/>
              <w:contextualSpacing w:val="0"/>
              <w:jc w:val="left"/>
              <w:rPr>
                <w:ins w:id="3389" w:author="Phuong Truong Thi" w:date="2024-10-16T00:56:00Z"/>
                <w:rFonts w:eastAsia="Times New Roman"/>
                <w:szCs w:val="24"/>
                <w:lang w:val="vi-VN" w:eastAsia="vi-VN"/>
              </w:rPr>
            </w:pPr>
          </w:p>
        </w:tc>
        <w:tc>
          <w:tcPr>
            <w:tcW w:w="1355" w:type="dxa"/>
            <w:shd w:val="clear" w:color="auto" w:fill="auto"/>
            <w:vAlign w:val="center"/>
          </w:tcPr>
          <w:p w14:paraId="03B1C3A1" w14:textId="77777777" w:rsidR="00AD3554" w:rsidRPr="005A1D22" w:rsidRDefault="00AD3554" w:rsidP="00817E47">
            <w:pPr>
              <w:spacing w:before="0" w:line="240" w:lineRule="auto"/>
              <w:contextualSpacing w:val="0"/>
              <w:rPr>
                <w:ins w:id="3390" w:author="Phuong Truong Thi" w:date="2024-10-16T00:56:00Z"/>
                <w:rFonts w:ascii="Times New Roman" w:hAnsi="Times New Roman"/>
                <w:sz w:val="24"/>
                <w:szCs w:val="24"/>
              </w:rPr>
            </w:pPr>
            <w:ins w:id="3391" w:author="Phuong Truong Thi" w:date="2024-10-16T00:56:00Z">
              <w:r w:rsidRPr="005A1D22">
                <w:rPr>
                  <w:rFonts w:ascii="Times New Roman" w:hAnsi="Times New Roman"/>
                  <w:color w:val="000000"/>
                  <w:sz w:val="24"/>
                  <w:szCs w:val="24"/>
                </w:rPr>
                <w:t>EOP_TD online ngày dữ liệu</w:t>
              </w:r>
            </w:ins>
          </w:p>
        </w:tc>
        <w:tc>
          <w:tcPr>
            <w:tcW w:w="2610" w:type="dxa"/>
            <w:vAlign w:val="center"/>
          </w:tcPr>
          <w:p w14:paraId="55AAB408" w14:textId="77777777" w:rsidR="00AD3554" w:rsidRPr="008C1DA1" w:rsidRDefault="00AD3554" w:rsidP="00817E47">
            <w:pPr>
              <w:spacing w:before="0" w:line="240" w:lineRule="auto"/>
              <w:contextualSpacing w:val="0"/>
              <w:rPr>
                <w:ins w:id="3392" w:author="Phuong Truong Thi" w:date="2024-10-16T00:56:00Z"/>
                <w:rFonts w:ascii="Times New Roman" w:eastAsia="Times New Roman" w:hAnsi="Times New Roman"/>
                <w:sz w:val="24"/>
                <w:szCs w:val="24"/>
                <w:lang w:eastAsia="vi-VN"/>
              </w:rPr>
            </w:pPr>
            <w:ins w:id="3393" w:author="Phuong Truong Thi" w:date="2024-10-16T00:56:00Z">
              <w:r w:rsidRPr="008C1DA1">
                <w:rPr>
                  <w:rFonts w:ascii="Times New Roman" w:hAnsi="Times New Roman"/>
                  <w:color w:val="000000"/>
                  <w:sz w:val="24"/>
                  <w:szCs w:val="24"/>
                </w:rPr>
                <w:t xml:space="preserve">Tổng số dư cuối kỳ các tài khoản TD Online (Category là Saving) (Cả nội và ngoại tệ) ngày dữ liệu </w:t>
              </w:r>
            </w:ins>
          </w:p>
        </w:tc>
        <w:tc>
          <w:tcPr>
            <w:tcW w:w="1080" w:type="dxa"/>
          </w:tcPr>
          <w:p w14:paraId="10C967C2" w14:textId="77777777" w:rsidR="00AD3554" w:rsidRPr="00CC773E" w:rsidRDefault="00AD3554" w:rsidP="00817E47">
            <w:pPr>
              <w:spacing w:before="0" w:line="240" w:lineRule="auto"/>
              <w:contextualSpacing w:val="0"/>
              <w:rPr>
                <w:ins w:id="3394" w:author="Phuong Truong Thi" w:date="2024-10-16T00:56:00Z"/>
                <w:rFonts w:ascii="Times New Roman" w:eastAsia="Times New Roman" w:hAnsi="Times New Roman"/>
                <w:sz w:val="24"/>
                <w:szCs w:val="24"/>
                <w:lang w:eastAsia="vi-VN"/>
              </w:rPr>
            </w:pPr>
            <w:ins w:id="3395" w:author="Phuong Truong Thi" w:date="2024-10-16T00:56:00Z">
              <w:r w:rsidRPr="00DA23DD">
                <w:rPr>
                  <w:rFonts w:ascii="Times New Roman" w:eastAsia="Times New Roman" w:hAnsi="Times New Roman"/>
                  <w:sz w:val="24"/>
                  <w:szCs w:val="24"/>
                  <w:lang w:val="vi-VN" w:eastAsia="vi-VN"/>
                </w:rPr>
                <w:t>CRM</w:t>
              </w:r>
            </w:ins>
          </w:p>
        </w:tc>
        <w:tc>
          <w:tcPr>
            <w:tcW w:w="1271" w:type="dxa"/>
          </w:tcPr>
          <w:p w14:paraId="199E3095" w14:textId="77777777" w:rsidR="00AD3554" w:rsidRPr="00AD0E1A" w:rsidRDefault="00AD3554" w:rsidP="00817E47">
            <w:pPr>
              <w:spacing w:before="0" w:line="240" w:lineRule="auto"/>
              <w:contextualSpacing w:val="0"/>
              <w:rPr>
                <w:ins w:id="3396" w:author="Phuong Truong Thi" w:date="2024-10-16T00:56:00Z"/>
                <w:rFonts w:ascii="Times New Roman" w:eastAsia="Times New Roman" w:hAnsi="Times New Roman"/>
                <w:sz w:val="24"/>
                <w:szCs w:val="24"/>
                <w:lang w:eastAsia="vi-VN"/>
              </w:rPr>
            </w:pPr>
            <w:ins w:id="3397" w:author="Phuong Truong Thi" w:date="2024-10-16T00:56:00Z">
              <w:r w:rsidRPr="007D63AA">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64BA72F5" w14:textId="77777777" w:rsidR="00AD3554" w:rsidRPr="00AD0E1A" w:rsidRDefault="00AD3554" w:rsidP="00817E47">
            <w:pPr>
              <w:spacing w:before="0" w:line="240" w:lineRule="auto"/>
              <w:contextualSpacing w:val="0"/>
              <w:rPr>
                <w:ins w:id="3398" w:author="Phuong Truong Thi" w:date="2024-10-16T00:56:00Z"/>
                <w:rFonts w:ascii="Times New Roman" w:eastAsia="Times New Roman" w:hAnsi="Times New Roman"/>
                <w:sz w:val="24"/>
                <w:szCs w:val="24"/>
                <w:lang w:val="vi-VN" w:eastAsia="vi-VN"/>
              </w:rPr>
            </w:pPr>
          </w:p>
        </w:tc>
        <w:tc>
          <w:tcPr>
            <w:tcW w:w="1063" w:type="dxa"/>
          </w:tcPr>
          <w:p w14:paraId="5FD90EFF" w14:textId="77777777" w:rsidR="00AD3554" w:rsidRPr="00AD0E1A" w:rsidRDefault="00AD3554" w:rsidP="00817E47">
            <w:pPr>
              <w:spacing w:before="0" w:line="240" w:lineRule="auto"/>
              <w:contextualSpacing w:val="0"/>
              <w:jc w:val="center"/>
              <w:rPr>
                <w:ins w:id="3399" w:author="Phuong Truong Thi" w:date="2024-10-16T00:56:00Z"/>
                <w:rFonts w:ascii="Times New Roman" w:eastAsia="Times New Roman" w:hAnsi="Times New Roman"/>
                <w:sz w:val="24"/>
                <w:szCs w:val="24"/>
                <w:lang w:val="vi-VN" w:eastAsia="vi-VN"/>
              </w:rPr>
            </w:pPr>
            <w:ins w:id="3400" w:author="Phuong Truong Thi" w:date="2024-10-16T00:56:00Z">
              <w:r>
                <w:rPr>
                  <w:rFonts w:ascii="Times New Roman" w:eastAsia="Times New Roman" w:hAnsi="Times New Roman"/>
                  <w:sz w:val="24"/>
                  <w:szCs w:val="24"/>
                  <w:lang w:eastAsia="vi-VN"/>
                </w:rPr>
                <w:t>N</w:t>
              </w:r>
            </w:ins>
          </w:p>
        </w:tc>
      </w:tr>
      <w:tr w:rsidR="00AD3554" w:rsidRPr="00AD0E1A" w14:paraId="7F3EEC07" w14:textId="77777777" w:rsidTr="7F5A6C64">
        <w:trPr>
          <w:trHeight w:val="276"/>
          <w:ins w:id="3401" w:author="Phuong Truong Thi" w:date="2024-10-16T00:56:00Z"/>
        </w:trPr>
        <w:tc>
          <w:tcPr>
            <w:tcW w:w="720" w:type="dxa"/>
            <w:shd w:val="clear" w:color="auto" w:fill="auto"/>
            <w:vAlign w:val="center"/>
          </w:tcPr>
          <w:p w14:paraId="07883D0F" w14:textId="77777777" w:rsidR="00AD3554" w:rsidRPr="005A1D22" w:rsidRDefault="00AD3554" w:rsidP="00817E47">
            <w:pPr>
              <w:pStyle w:val="ListParagraph"/>
              <w:numPr>
                <w:ilvl w:val="0"/>
                <w:numId w:val="61"/>
              </w:numPr>
              <w:spacing w:before="0" w:line="240" w:lineRule="auto"/>
              <w:contextualSpacing w:val="0"/>
              <w:jc w:val="left"/>
              <w:rPr>
                <w:ins w:id="3402" w:author="Phuong Truong Thi" w:date="2024-10-16T00:56:00Z"/>
                <w:rFonts w:eastAsia="Times New Roman"/>
                <w:szCs w:val="24"/>
                <w:lang w:val="vi-VN" w:eastAsia="vi-VN"/>
              </w:rPr>
            </w:pPr>
          </w:p>
        </w:tc>
        <w:tc>
          <w:tcPr>
            <w:tcW w:w="1355" w:type="dxa"/>
            <w:shd w:val="clear" w:color="auto" w:fill="auto"/>
            <w:vAlign w:val="center"/>
          </w:tcPr>
          <w:p w14:paraId="109B285E" w14:textId="77777777" w:rsidR="00AD3554" w:rsidRPr="005A1D22" w:rsidRDefault="00AD3554" w:rsidP="00817E47">
            <w:pPr>
              <w:spacing w:before="0" w:line="240" w:lineRule="auto"/>
              <w:contextualSpacing w:val="0"/>
              <w:rPr>
                <w:ins w:id="3403" w:author="Phuong Truong Thi" w:date="2024-10-16T00:56:00Z"/>
                <w:rFonts w:ascii="Times New Roman" w:hAnsi="Times New Roman"/>
                <w:sz w:val="24"/>
                <w:szCs w:val="24"/>
              </w:rPr>
            </w:pPr>
            <w:ins w:id="3404" w:author="Phuong Truong Thi" w:date="2024-10-16T00:56:00Z">
              <w:r w:rsidRPr="005A1D22">
                <w:rPr>
                  <w:rFonts w:ascii="Times New Roman" w:hAnsi="Times New Roman"/>
                  <w:color w:val="000000"/>
                  <w:sz w:val="24"/>
                  <w:szCs w:val="24"/>
                </w:rPr>
                <w:t>EOP_TD online mở mới trong tháng</w:t>
              </w:r>
            </w:ins>
          </w:p>
        </w:tc>
        <w:tc>
          <w:tcPr>
            <w:tcW w:w="2610" w:type="dxa"/>
            <w:vAlign w:val="bottom"/>
          </w:tcPr>
          <w:p w14:paraId="2B684F4E" w14:textId="77777777" w:rsidR="00AD3554" w:rsidRPr="008C1DA1" w:rsidRDefault="00AD3554" w:rsidP="00817E47">
            <w:pPr>
              <w:spacing w:before="0" w:line="240" w:lineRule="auto"/>
              <w:contextualSpacing w:val="0"/>
              <w:rPr>
                <w:ins w:id="3405" w:author="Phuong Truong Thi" w:date="2024-10-16T00:56:00Z"/>
                <w:rFonts w:ascii="Times New Roman" w:eastAsia="Times New Roman" w:hAnsi="Times New Roman"/>
                <w:sz w:val="24"/>
                <w:szCs w:val="24"/>
                <w:lang w:eastAsia="vi-VN"/>
              </w:rPr>
            </w:pPr>
            <w:ins w:id="3406" w:author="Phuong Truong Thi" w:date="2024-10-16T00:56:00Z">
              <w:r w:rsidRPr="008C1DA1">
                <w:rPr>
                  <w:rFonts w:ascii="Times New Roman" w:hAnsi="Times New Roman"/>
                  <w:color w:val="000000"/>
                  <w:sz w:val="24"/>
                  <w:szCs w:val="24"/>
                </w:rPr>
                <w:t>Tổng số dư cuối kỳ các tài khoản TD Online  mở trong tháng(Category là Saving) (Cả nội và ngoại tệ) ngày dữ liệu</w:t>
              </w:r>
            </w:ins>
          </w:p>
        </w:tc>
        <w:tc>
          <w:tcPr>
            <w:tcW w:w="1080" w:type="dxa"/>
          </w:tcPr>
          <w:p w14:paraId="5BB71CCE" w14:textId="77777777" w:rsidR="00AD3554" w:rsidRPr="00CC773E" w:rsidRDefault="00AD3554" w:rsidP="00817E47">
            <w:pPr>
              <w:spacing w:before="0" w:line="240" w:lineRule="auto"/>
              <w:contextualSpacing w:val="0"/>
              <w:rPr>
                <w:ins w:id="3407" w:author="Phuong Truong Thi" w:date="2024-10-16T00:56:00Z"/>
                <w:rFonts w:ascii="Times New Roman" w:eastAsia="Times New Roman" w:hAnsi="Times New Roman"/>
                <w:sz w:val="24"/>
                <w:szCs w:val="24"/>
                <w:lang w:eastAsia="vi-VN"/>
              </w:rPr>
            </w:pPr>
            <w:ins w:id="3408" w:author="Phuong Truong Thi" w:date="2024-10-16T00:56:00Z">
              <w:r w:rsidRPr="00DA23DD">
                <w:rPr>
                  <w:rFonts w:ascii="Times New Roman" w:eastAsia="Times New Roman" w:hAnsi="Times New Roman"/>
                  <w:sz w:val="24"/>
                  <w:szCs w:val="24"/>
                  <w:lang w:val="vi-VN" w:eastAsia="vi-VN"/>
                </w:rPr>
                <w:t>CRM</w:t>
              </w:r>
            </w:ins>
          </w:p>
        </w:tc>
        <w:tc>
          <w:tcPr>
            <w:tcW w:w="1271" w:type="dxa"/>
          </w:tcPr>
          <w:p w14:paraId="1AD8F0E4" w14:textId="77777777" w:rsidR="00AD3554" w:rsidRPr="00AD0E1A" w:rsidRDefault="00AD3554" w:rsidP="00817E47">
            <w:pPr>
              <w:spacing w:before="0" w:line="240" w:lineRule="auto"/>
              <w:contextualSpacing w:val="0"/>
              <w:rPr>
                <w:ins w:id="3409" w:author="Phuong Truong Thi" w:date="2024-10-16T00:56:00Z"/>
                <w:rFonts w:ascii="Times New Roman" w:eastAsia="Times New Roman" w:hAnsi="Times New Roman"/>
                <w:sz w:val="24"/>
                <w:szCs w:val="24"/>
                <w:lang w:eastAsia="vi-VN"/>
              </w:rPr>
            </w:pPr>
            <w:ins w:id="3410" w:author="Phuong Truong Thi" w:date="2024-10-16T00:56:00Z">
              <w:r w:rsidRPr="007D63AA">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0F9E1D71" w14:textId="77777777" w:rsidR="00AD3554" w:rsidRPr="00AD0E1A" w:rsidRDefault="00AD3554" w:rsidP="00817E47">
            <w:pPr>
              <w:spacing w:before="0" w:line="240" w:lineRule="auto"/>
              <w:contextualSpacing w:val="0"/>
              <w:rPr>
                <w:ins w:id="3411" w:author="Phuong Truong Thi" w:date="2024-10-16T00:56:00Z"/>
                <w:rFonts w:ascii="Times New Roman" w:eastAsia="Times New Roman" w:hAnsi="Times New Roman"/>
                <w:sz w:val="24"/>
                <w:szCs w:val="24"/>
                <w:lang w:val="vi-VN" w:eastAsia="vi-VN"/>
              </w:rPr>
            </w:pPr>
          </w:p>
        </w:tc>
        <w:tc>
          <w:tcPr>
            <w:tcW w:w="1063" w:type="dxa"/>
          </w:tcPr>
          <w:p w14:paraId="3FDC3DE2" w14:textId="77777777" w:rsidR="00AD3554" w:rsidRPr="00AD0E1A" w:rsidRDefault="00AD3554" w:rsidP="00817E47">
            <w:pPr>
              <w:spacing w:before="0" w:line="240" w:lineRule="auto"/>
              <w:contextualSpacing w:val="0"/>
              <w:jc w:val="center"/>
              <w:rPr>
                <w:ins w:id="3412" w:author="Phuong Truong Thi" w:date="2024-10-16T00:56:00Z"/>
                <w:rFonts w:ascii="Times New Roman" w:eastAsia="Times New Roman" w:hAnsi="Times New Roman"/>
                <w:sz w:val="24"/>
                <w:szCs w:val="24"/>
                <w:lang w:val="vi-VN" w:eastAsia="vi-VN"/>
              </w:rPr>
            </w:pPr>
            <w:ins w:id="3413" w:author="Phuong Truong Thi" w:date="2024-10-16T00:56:00Z">
              <w:r>
                <w:rPr>
                  <w:rFonts w:ascii="Times New Roman" w:eastAsia="Times New Roman" w:hAnsi="Times New Roman"/>
                  <w:sz w:val="24"/>
                  <w:szCs w:val="24"/>
                  <w:lang w:eastAsia="vi-VN"/>
                </w:rPr>
                <w:t>N</w:t>
              </w:r>
            </w:ins>
          </w:p>
        </w:tc>
      </w:tr>
      <w:tr w:rsidR="00AD3554" w:rsidRPr="00AD0E1A" w14:paraId="0CEB0610" w14:textId="77777777" w:rsidTr="7F5A6C64">
        <w:trPr>
          <w:trHeight w:val="276"/>
          <w:ins w:id="3414" w:author="Phuong Truong Thi" w:date="2024-10-16T00:56:00Z"/>
        </w:trPr>
        <w:tc>
          <w:tcPr>
            <w:tcW w:w="9162" w:type="dxa"/>
            <w:gridSpan w:val="7"/>
          </w:tcPr>
          <w:p w14:paraId="73C94F10" w14:textId="05D00DF3" w:rsidR="00AD3554" w:rsidRDefault="00C54E78" w:rsidP="00817E47">
            <w:pPr>
              <w:spacing w:before="0" w:line="240" w:lineRule="auto"/>
              <w:contextualSpacing w:val="0"/>
              <w:jc w:val="left"/>
              <w:rPr>
                <w:ins w:id="3415" w:author="Phuong Truong Thi" w:date="2024-10-16T00:56:00Z"/>
                <w:rFonts w:ascii="Times New Roman" w:eastAsia="Times New Roman" w:hAnsi="Times New Roman"/>
                <w:sz w:val="24"/>
                <w:szCs w:val="24"/>
                <w:lang w:eastAsia="vi-VN"/>
              </w:rPr>
            </w:pPr>
            <w:commentRangeStart w:id="3416"/>
            <w:commentRangeStart w:id="3417"/>
            <w:commentRangeStart w:id="3418"/>
            <w:ins w:id="3419" w:author="Phuong Truong Thi" w:date="2024-11-27T12:41:00Z">
              <w:r>
                <w:rPr>
                  <w:rFonts w:ascii="Times New Roman" w:eastAsia="Times New Roman" w:hAnsi="Times New Roman"/>
                  <w:sz w:val="24"/>
                  <w:szCs w:val="24"/>
                  <w:lang w:eastAsia="vi-VN"/>
                </w:rPr>
                <w:t>Invest</w:t>
              </w:r>
              <w:commentRangeEnd w:id="3416"/>
              <w:r>
                <w:rPr>
                  <w:rStyle w:val="CommentReference"/>
                  <w:lang w:val="x-none" w:eastAsia="x-none"/>
                </w:rPr>
                <w:commentReference w:id="3416"/>
              </w:r>
            </w:ins>
            <w:commentRangeEnd w:id="3417"/>
            <w:ins w:id="3420" w:author="Phuong Truong Thi" w:date="2024-12-05T18:33:00Z">
              <w:r w:rsidR="00FE644D">
                <w:rPr>
                  <w:rStyle w:val="CommentReference"/>
                  <w:lang w:val="x-none" w:eastAsia="x-none"/>
                </w:rPr>
                <w:commentReference w:id="3417"/>
              </w:r>
            </w:ins>
            <w:commentRangeEnd w:id="3418"/>
            <w:r w:rsidR="001F44E5">
              <w:rPr>
                <w:rStyle w:val="CommentReference"/>
                <w:lang w:val="x-none" w:eastAsia="x-none"/>
              </w:rPr>
              <w:commentReference w:id="3418"/>
            </w:r>
          </w:p>
        </w:tc>
      </w:tr>
      <w:tr w:rsidR="00AD3554" w:rsidRPr="00AD0E1A" w14:paraId="1BBADEAE" w14:textId="77777777" w:rsidTr="7F5A6C64">
        <w:trPr>
          <w:trHeight w:val="276"/>
          <w:ins w:id="3421" w:author="Phuong Truong Thi" w:date="2024-10-16T00:56:00Z"/>
        </w:trPr>
        <w:tc>
          <w:tcPr>
            <w:tcW w:w="720" w:type="dxa"/>
            <w:shd w:val="clear" w:color="auto" w:fill="auto"/>
            <w:vAlign w:val="center"/>
          </w:tcPr>
          <w:p w14:paraId="2F5440FF" w14:textId="77777777" w:rsidR="00AD3554" w:rsidRPr="005A1D22" w:rsidRDefault="00AD3554" w:rsidP="00817E47">
            <w:pPr>
              <w:pStyle w:val="ListParagraph"/>
              <w:numPr>
                <w:ilvl w:val="0"/>
                <w:numId w:val="61"/>
              </w:numPr>
              <w:spacing w:before="0" w:line="240" w:lineRule="auto"/>
              <w:contextualSpacing w:val="0"/>
              <w:jc w:val="left"/>
              <w:rPr>
                <w:ins w:id="3422" w:author="Phuong Truong Thi" w:date="2024-10-16T00:56:00Z"/>
                <w:rFonts w:eastAsia="Times New Roman"/>
                <w:szCs w:val="24"/>
                <w:lang w:val="vi-VN" w:eastAsia="vi-VN"/>
              </w:rPr>
            </w:pPr>
          </w:p>
        </w:tc>
        <w:tc>
          <w:tcPr>
            <w:tcW w:w="1355" w:type="dxa"/>
            <w:shd w:val="clear" w:color="auto" w:fill="auto"/>
            <w:vAlign w:val="center"/>
          </w:tcPr>
          <w:p w14:paraId="4E4E3E6B" w14:textId="77777777" w:rsidR="00AD3554" w:rsidRPr="005A1D22" w:rsidRDefault="00AD3554" w:rsidP="00817E47">
            <w:pPr>
              <w:spacing w:before="0" w:line="240" w:lineRule="auto"/>
              <w:contextualSpacing w:val="0"/>
              <w:rPr>
                <w:ins w:id="3423" w:author="Phuong Truong Thi" w:date="2024-10-16T00:56:00Z"/>
                <w:rFonts w:ascii="Times New Roman" w:hAnsi="Times New Roman"/>
                <w:sz w:val="24"/>
                <w:szCs w:val="24"/>
              </w:rPr>
            </w:pPr>
            <w:ins w:id="3424" w:author="Phuong Truong Thi" w:date="2024-10-16T00:56:00Z">
              <w:r w:rsidRPr="005A1D22">
                <w:rPr>
                  <w:rFonts w:ascii="Times New Roman" w:hAnsi="Times New Roman"/>
                  <w:color w:val="000000"/>
                  <w:sz w:val="24"/>
                  <w:szCs w:val="24"/>
                </w:rPr>
                <w:t>Số dư Bond ngày báo cáo</w:t>
              </w:r>
            </w:ins>
          </w:p>
        </w:tc>
        <w:tc>
          <w:tcPr>
            <w:tcW w:w="2610" w:type="dxa"/>
            <w:vAlign w:val="center"/>
          </w:tcPr>
          <w:p w14:paraId="2ABD6929" w14:textId="77777777" w:rsidR="00AD3554" w:rsidRPr="008C1DA1" w:rsidRDefault="00AD3554" w:rsidP="00817E47">
            <w:pPr>
              <w:spacing w:before="0" w:line="240" w:lineRule="auto"/>
              <w:contextualSpacing w:val="0"/>
              <w:rPr>
                <w:ins w:id="3425" w:author="Phuong Truong Thi" w:date="2024-10-16T00:56:00Z"/>
                <w:rFonts w:ascii="Times New Roman" w:eastAsia="Times New Roman" w:hAnsi="Times New Roman"/>
                <w:sz w:val="24"/>
                <w:szCs w:val="24"/>
                <w:lang w:eastAsia="vi-VN"/>
              </w:rPr>
            </w:pPr>
            <w:ins w:id="3426" w:author="Phuong Truong Thi" w:date="2024-10-16T00:56:00Z">
              <w:r w:rsidRPr="008C1DA1">
                <w:rPr>
                  <w:rFonts w:ascii="Times New Roman" w:hAnsi="Times New Roman"/>
                  <w:color w:val="000000"/>
                  <w:sz w:val="24"/>
                  <w:szCs w:val="24"/>
                </w:rPr>
                <w:t>Tổng số dư các hợp đồng bond của KH tại ngày báo cáo</w:t>
              </w:r>
            </w:ins>
          </w:p>
        </w:tc>
        <w:tc>
          <w:tcPr>
            <w:tcW w:w="1080" w:type="dxa"/>
          </w:tcPr>
          <w:p w14:paraId="3F781F03" w14:textId="77777777" w:rsidR="00AD3554" w:rsidRPr="00D0477D" w:rsidRDefault="00AD3554" w:rsidP="00817E47">
            <w:pPr>
              <w:spacing w:before="0" w:line="240" w:lineRule="auto"/>
              <w:contextualSpacing w:val="0"/>
              <w:rPr>
                <w:ins w:id="3427" w:author="Phuong Truong Thi" w:date="2024-10-16T00:56:00Z"/>
                <w:rFonts w:ascii="Times New Roman" w:eastAsia="Times New Roman" w:hAnsi="Times New Roman"/>
                <w:sz w:val="24"/>
                <w:szCs w:val="24"/>
                <w:lang w:eastAsia="vi-VN"/>
              </w:rPr>
            </w:pPr>
            <w:ins w:id="3428" w:author="Phuong Truong Thi" w:date="2024-10-16T00:56:00Z">
              <w:r w:rsidRPr="0034500F">
                <w:rPr>
                  <w:rFonts w:ascii="Times New Roman" w:eastAsia="Times New Roman" w:hAnsi="Times New Roman"/>
                  <w:sz w:val="24"/>
                  <w:szCs w:val="24"/>
                  <w:lang w:val="vi-VN" w:eastAsia="vi-VN"/>
                </w:rPr>
                <w:t>CRM</w:t>
              </w:r>
            </w:ins>
          </w:p>
        </w:tc>
        <w:tc>
          <w:tcPr>
            <w:tcW w:w="1271" w:type="dxa"/>
          </w:tcPr>
          <w:p w14:paraId="7E4A9D1D" w14:textId="77777777" w:rsidR="00AD3554" w:rsidRPr="00AD0E1A" w:rsidRDefault="00AD3554" w:rsidP="00817E47">
            <w:pPr>
              <w:spacing w:before="0" w:line="240" w:lineRule="auto"/>
              <w:contextualSpacing w:val="0"/>
              <w:rPr>
                <w:ins w:id="3429" w:author="Phuong Truong Thi" w:date="2024-10-16T00:56:00Z"/>
                <w:rFonts w:ascii="Times New Roman" w:eastAsia="Times New Roman" w:hAnsi="Times New Roman"/>
                <w:sz w:val="24"/>
                <w:szCs w:val="24"/>
                <w:lang w:eastAsia="vi-VN"/>
              </w:rPr>
            </w:pPr>
            <w:ins w:id="3430" w:author="Phuong Truong Thi" w:date="2024-10-16T00:56:00Z">
              <w:r w:rsidRPr="005608CF">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0F7A5860" w14:textId="77777777" w:rsidR="00AD3554" w:rsidRPr="00AD0E1A" w:rsidRDefault="00AD3554" w:rsidP="00817E47">
            <w:pPr>
              <w:spacing w:before="0" w:line="240" w:lineRule="auto"/>
              <w:contextualSpacing w:val="0"/>
              <w:rPr>
                <w:ins w:id="3431" w:author="Phuong Truong Thi" w:date="2024-10-16T00:56:00Z"/>
                <w:rFonts w:ascii="Times New Roman" w:eastAsia="Times New Roman" w:hAnsi="Times New Roman"/>
                <w:sz w:val="24"/>
                <w:szCs w:val="24"/>
                <w:lang w:val="vi-VN" w:eastAsia="vi-VN"/>
              </w:rPr>
            </w:pPr>
          </w:p>
        </w:tc>
        <w:tc>
          <w:tcPr>
            <w:tcW w:w="1063" w:type="dxa"/>
          </w:tcPr>
          <w:p w14:paraId="639D11A5" w14:textId="77777777" w:rsidR="00AD3554" w:rsidRPr="00AD0E1A" w:rsidRDefault="00AD3554" w:rsidP="00817E47">
            <w:pPr>
              <w:spacing w:before="0" w:line="240" w:lineRule="auto"/>
              <w:contextualSpacing w:val="0"/>
              <w:jc w:val="center"/>
              <w:rPr>
                <w:ins w:id="3432" w:author="Phuong Truong Thi" w:date="2024-10-16T00:56:00Z"/>
                <w:rFonts w:ascii="Times New Roman" w:eastAsia="Times New Roman" w:hAnsi="Times New Roman"/>
                <w:sz w:val="24"/>
                <w:szCs w:val="24"/>
                <w:lang w:val="vi-VN" w:eastAsia="vi-VN"/>
              </w:rPr>
            </w:pPr>
            <w:ins w:id="3433" w:author="Phuong Truong Thi" w:date="2024-10-16T00:56:00Z">
              <w:r>
                <w:rPr>
                  <w:rFonts w:ascii="Times New Roman" w:eastAsia="Times New Roman" w:hAnsi="Times New Roman"/>
                  <w:sz w:val="24"/>
                  <w:szCs w:val="24"/>
                  <w:lang w:eastAsia="vi-VN"/>
                </w:rPr>
                <w:t>N</w:t>
              </w:r>
            </w:ins>
          </w:p>
        </w:tc>
      </w:tr>
      <w:tr w:rsidR="00AD3554" w:rsidRPr="00AD0E1A" w14:paraId="15BF556F" w14:textId="77777777" w:rsidTr="7F5A6C64">
        <w:trPr>
          <w:trHeight w:val="276"/>
          <w:ins w:id="3434" w:author="Phuong Truong Thi" w:date="2024-10-16T00:56:00Z"/>
        </w:trPr>
        <w:tc>
          <w:tcPr>
            <w:tcW w:w="720" w:type="dxa"/>
            <w:shd w:val="clear" w:color="auto" w:fill="auto"/>
            <w:vAlign w:val="center"/>
          </w:tcPr>
          <w:p w14:paraId="6AFD76BA" w14:textId="77777777" w:rsidR="00AD3554" w:rsidRPr="005A1D22" w:rsidRDefault="00AD3554" w:rsidP="00817E47">
            <w:pPr>
              <w:pStyle w:val="ListParagraph"/>
              <w:numPr>
                <w:ilvl w:val="0"/>
                <w:numId w:val="61"/>
              </w:numPr>
              <w:spacing w:before="0" w:line="240" w:lineRule="auto"/>
              <w:contextualSpacing w:val="0"/>
              <w:jc w:val="left"/>
              <w:rPr>
                <w:ins w:id="3435" w:author="Phuong Truong Thi" w:date="2024-10-16T00:56:00Z"/>
                <w:rFonts w:eastAsia="Times New Roman"/>
                <w:szCs w:val="24"/>
                <w:lang w:val="vi-VN" w:eastAsia="vi-VN"/>
              </w:rPr>
            </w:pPr>
          </w:p>
        </w:tc>
        <w:tc>
          <w:tcPr>
            <w:tcW w:w="1355" w:type="dxa"/>
            <w:shd w:val="clear" w:color="auto" w:fill="auto"/>
            <w:vAlign w:val="center"/>
          </w:tcPr>
          <w:p w14:paraId="18C09C48" w14:textId="77777777" w:rsidR="00AD3554" w:rsidRPr="005A1D22" w:rsidRDefault="00AD3554" w:rsidP="00817E47">
            <w:pPr>
              <w:spacing w:before="0" w:line="240" w:lineRule="auto"/>
              <w:contextualSpacing w:val="0"/>
              <w:rPr>
                <w:ins w:id="3436" w:author="Phuong Truong Thi" w:date="2024-10-16T00:56:00Z"/>
                <w:rFonts w:ascii="Times New Roman" w:hAnsi="Times New Roman"/>
                <w:sz w:val="24"/>
                <w:szCs w:val="24"/>
              </w:rPr>
            </w:pPr>
            <w:ins w:id="3437" w:author="Phuong Truong Thi" w:date="2024-10-16T00:56:00Z">
              <w:r w:rsidRPr="005A1D22">
                <w:rPr>
                  <w:rFonts w:ascii="Times New Roman" w:hAnsi="Times New Roman"/>
                  <w:color w:val="000000"/>
                  <w:sz w:val="24"/>
                  <w:szCs w:val="24"/>
                </w:rPr>
                <w:t>Doanh số bán mới Bond</w:t>
              </w:r>
            </w:ins>
          </w:p>
        </w:tc>
        <w:tc>
          <w:tcPr>
            <w:tcW w:w="2610" w:type="dxa"/>
            <w:vAlign w:val="center"/>
          </w:tcPr>
          <w:p w14:paraId="30384069" w14:textId="77777777" w:rsidR="00AD3554" w:rsidRPr="008C1DA1" w:rsidRDefault="00AD3554" w:rsidP="00817E47">
            <w:pPr>
              <w:spacing w:before="0" w:line="240" w:lineRule="auto"/>
              <w:contextualSpacing w:val="0"/>
              <w:rPr>
                <w:ins w:id="3438" w:author="Phuong Truong Thi" w:date="2024-10-16T00:56:00Z"/>
                <w:rFonts w:ascii="Times New Roman" w:eastAsia="Times New Roman" w:hAnsi="Times New Roman"/>
                <w:sz w:val="24"/>
                <w:szCs w:val="24"/>
                <w:lang w:eastAsia="vi-VN"/>
              </w:rPr>
            </w:pPr>
            <w:ins w:id="3439" w:author="Phuong Truong Thi" w:date="2024-10-16T00:56:00Z">
              <w:r w:rsidRPr="008C1DA1">
                <w:rPr>
                  <w:rFonts w:ascii="Times New Roman" w:hAnsi="Times New Roman"/>
                  <w:sz w:val="24"/>
                  <w:szCs w:val="24"/>
                </w:rPr>
                <w:t>Tổng doanh số bán mới trong tháng các hợp đồng Bond của KH đến ngày báo cáo</w:t>
              </w:r>
            </w:ins>
          </w:p>
        </w:tc>
        <w:tc>
          <w:tcPr>
            <w:tcW w:w="1080" w:type="dxa"/>
          </w:tcPr>
          <w:p w14:paraId="790BD635" w14:textId="77777777" w:rsidR="00AD3554" w:rsidRPr="00D0477D" w:rsidRDefault="00AD3554" w:rsidP="00817E47">
            <w:pPr>
              <w:spacing w:before="0" w:line="240" w:lineRule="auto"/>
              <w:contextualSpacing w:val="0"/>
              <w:rPr>
                <w:ins w:id="3440" w:author="Phuong Truong Thi" w:date="2024-10-16T00:56:00Z"/>
                <w:rFonts w:ascii="Times New Roman" w:eastAsia="Times New Roman" w:hAnsi="Times New Roman"/>
                <w:sz w:val="24"/>
                <w:szCs w:val="24"/>
                <w:lang w:eastAsia="vi-VN"/>
              </w:rPr>
            </w:pPr>
            <w:ins w:id="3441" w:author="Phuong Truong Thi" w:date="2024-10-16T00:56:00Z">
              <w:r w:rsidRPr="0034500F">
                <w:rPr>
                  <w:rFonts w:ascii="Times New Roman" w:eastAsia="Times New Roman" w:hAnsi="Times New Roman"/>
                  <w:sz w:val="24"/>
                  <w:szCs w:val="24"/>
                  <w:lang w:val="vi-VN" w:eastAsia="vi-VN"/>
                </w:rPr>
                <w:t>CRM</w:t>
              </w:r>
            </w:ins>
          </w:p>
        </w:tc>
        <w:tc>
          <w:tcPr>
            <w:tcW w:w="1271" w:type="dxa"/>
          </w:tcPr>
          <w:p w14:paraId="562595D4" w14:textId="77777777" w:rsidR="00AD3554" w:rsidRPr="00AD0E1A" w:rsidRDefault="00AD3554" w:rsidP="00817E47">
            <w:pPr>
              <w:spacing w:before="0" w:line="240" w:lineRule="auto"/>
              <w:contextualSpacing w:val="0"/>
              <w:rPr>
                <w:ins w:id="3442" w:author="Phuong Truong Thi" w:date="2024-10-16T00:56:00Z"/>
                <w:rFonts w:ascii="Times New Roman" w:eastAsia="Times New Roman" w:hAnsi="Times New Roman"/>
                <w:sz w:val="24"/>
                <w:szCs w:val="24"/>
                <w:lang w:eastAsia="vi-VN"/>
              </w:rPr>
            </w:pPr>
            <w:ins w:id="3443" w:author="Phuong Truong Thi" w:date="2024-10-16T00:56:00Z">
              <w:r w:rsidRPr="005608CF">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7AF1D97A" w14:textId="77777777" w:rsidR="00AD3554" w:rsidRPr="00AD0E1A" w:rsidRDefault="00AD3554" w:rsidP="00817E47">
            <w:pPr>
              <w:spacing w:before="0" w:line="240" w:lineRule="auto"/>
              <w:contextualSpacing w:val="0"/>
              <w:rPr>
                <w:ins w:id="3444" w:author="Phuong Truong Thi" w:date="2024-10-16T00:56:00Z"/>
                <w:rFonts w:ascii="Times New Roman" w:eastAsia="Times New Roman" w:hAnsi="Times New Roman"/>
                <w:sz w:val="24"/>
                <w:szCs w:val="24"/>
                <w:lang w:val="vi-VN" w:eastAsia="vi-VN"/>
              </w:rPr>
            </w:pPr>
          </w:p>
        </w:tc>
        <w:tc>
          <w:tcPr>
            <w:tcW w:w="1063" w:type="dxa"/>
          </w:tcPr>
          <w:p w14:paraId="2B311A01" w14:textId="77777777" w:rsidR="00AD3554" w:rsidRPr="00AD0E1A" w:rsidRDefault="00AD3554" w:rsidP="00817E47">
            <w:pPr>
              <w:spacing w:before="0" w:line="240" w:lineRule="auto"/>
              <w:contextualSpacing w:val="0"/>
              <w:jc w:val="center"/>
              <w:rPr>
                <w:ins w:id="3445" w:author="Phuong Truong Thi" w:date="2024-10-16T00:56:00Z"/>
                <w:rFonts w:ascii="Times New Roman" w:eastAsia="Times New Roman" w:hAnsi="Times New Roman"/>
                <w:sz w:val="24"/>
                <w:szCs w:val="24"/>
                <w:lang w:val="vi-VN" w:eastAsia="vi-VN"/>
              </w:rPr>
            </w:pPr>
            <w:ins w:id="3446" w:author="Phuong Truong Thi" w:date="2024-10-16T00:56:00Z">
              <w:r>
                <w:rPr>
                  <w:rFonts w:ascii="Times New Roman" w:eastAsia="Times New Roman" w:hAnsi="Times New Roman"/>
                  <w:sz w:val="24"/>
                  <w:szCs w:val="24"/>
                  <w:lang w:eastAsia="vi-VN"/>
                </w:rPr>
                <w:t>N</w:t>
              </w:r>
            </w:ins>
          </w:p>
        </w:tc>
      </w:tr>
      <w:tr w:rsidR="00AD3554" w:rsidRPr="00AD0E1A" w14:paraId="1BD5150B" w14:textId="77777777" w:rsidTr="7F5A6C64">
        <w:trPr>
          <w:trHeight w:val="276"/>
          <w:ins w:id="3447" w:author="Phuong Truong Thi" w:date="2024-10-16T00:56:00Z"/>
        </w:trPr>
        <w:tc>
          <w:tcPr>
            <w:tcW w:w="720" w:type="dxa"/>
            <w:shd w:val="clear" w:color="auto" w:fill="auto"/>
            <w:vAlign w:val="center"/>
          </w:tcPr>
          <w:p w14:paraId="683D3839" w14:textId="77777777" w:rsidR="00AD3554" w:rsidRPr="005A1D22" w:rsidRDefault="00AD3554" w:rsidP="00817E47">
            <w:pPr>
              <w:pStyle w:val="ListParagraph"/>
              <w:numPr>
                <w:ilvl w:val="0"/>
                <w:numId w:val="61"/>
              </w:numPr>
              <w:spacing w:before="0" w:line="240" w:lineRule="auto"/>
              <w:contextualSpacing w:val="0"/>
              <w:jc w:val="left"/>
              <w:rPr>
                <w:ins w:id="3448" w:author="Phuong Truong Thi" w:date="2024-10-16T00:56:00Z"/>
                <w:rFonts w:eastAsia="Times New Roman"/>
                <w:szCs w:val="24"/>
                <w:lang w:val="vi-VN" w:eastAsia="vi-VN"/>
              </w:rPr>
            </w:pPr>
          </w:p>
        </w:tc>
        <w:tc>
          <w:tcPr>
            <w:tcW w:w="1355" w:type="dxa"/>
            <w:shd w:val="clear" w:color="auto" w:fill="auto"/>
            <w:vAlign w:val="center"/>
          </w:tcPr>
          <w:p w14:paraId="0FA2C5B1" w14:textId="77777777" w:rsidR="00AD3554" w:rsidRPr="00B66378" w:rsidRDefault="00AD3554" w:rsidP="00817E47">
            <w:pPr>
              <w:spacing w:before="0" w:line="240" w:lineRule="auto"/>
              <w:contextualSpacing w:val="0"/>
              <w:rPr>
                <w:ins w:id="3449" w:author="Phuong Truong Thi" w:date="2024-10-16T00:56:00Z"/>
                <w:rFonts w:ascii="Times New Roman" w:hAnsi="Times New Roman"/>
                <w:sz w:val="24"/>
                <w:szCs w:val="24"/>
                <w:lang w:val="vi-VN"/>
              </w:rPr>
            </w:pPr>
            <w:ins w:id="3450" w:author="Phuong Truong Thi" w:date="2024-10-16T00:56:00Z">
              <w:r w:rsidRPr="00B66378">
                <w:rPr>
                  <w:rFonts w:ascii="Times New Roman" w:hAnsi="Times New Roman"/>
                  <w:color w:val="000000"/>
                  <w:sz w:val="24"/>
                  <w:szCs w:val="24"/>
                  <w:lang w:val="vi-VN"/>
                </w:rPr>
                <w:t xml:space="preserve">Doanh số bán  mới MF </w:t>
              </w:r>
            </w:ins>
          </w:p>
        </w:tc>
        <w:tc>
          <w:tcPr>
            <w:tcW w:w="2610" w:type="dxa"/>
            <w:vAlign w:val="center"/>
          </w:tcPr>
          <w:p w14:paraId="7286C8C0" w14:textId="77777777" w:rsidR="00AD3554" w:rsidRPr="00B66378" w:rsidRDefault="00AD3554" w:rsidP="00817E47">
            <w:pPr>
              <w:spacing w:before="0" w:line="240" w:lineRule="auto"/>
              <w:contextualSpacing w:val="0"/>
              <w:rPr>
                <w:ins w:id="3451" w:author="Phuong Truong Thi" w:date="2024-10-16T00:56:00Z"/>
                <w:rFonts w:ascii="Times New Roman" w:eastAsia="Times New Roman" w:hAnsi="Times New Roman"/>
                <w:sz w:val="24"/>
                <w:szCs w:val="24"/>
                <w:lang w:val="vi-VN" w:eastAsia="vi-VN"/>
              </w:rPr>
            </w:pPr>
            <w:ins w:id="3452" w:author="Phuong Truong Thi" w:date="2024-10-16T00:56:00Z">
              <w:r w:rsidRPr="00B66378">
                <w:rPr>
                  <w:rFonts w:ascii="Times New Roman" w:hAnsi="Times New Roman"/>
                  <w:sz w:val="24"/>
                  <w:szCs w:val="24"/>
                  <w:lang w:val="vi-VN"/>
                </w:rPr>
                <w:t>Tổng doanh số bán mới trong tháng các hợp đồng MF của KH đến ngày báo cáo</w:t>
              </w:r>
            </w:ins>
          </w:p>
        </w:tc>
        <w:tc>
          <w:tcPr>
            <w:tcW w:w="1080" w:type="dxa"/>
          </w:tcPr>
          <w:p w14:paraId="37D06975" w14:textId="77777777" w:rsidR="00AD3554" w:rsidRPr="00D0477D" w:rsidRDefault="00AD3554" w:rsidP="00817E47">
            <w:pPr>
              <w:spacing w:before="0" w:line="240" w:lineRule="auto"/>
              <w:contextualSpacing w:val="0"/>
              <w:rPr>
                <w:ins w:id="3453" w:author="Phuong Truong Thi" w:date="2024-10-16T00:56:00Z"/>
                <w:rFonts w:ascii="Times New Roman" w:eastAsia="Times New Roman" w:hAnsi="Times New Roman"/>
                <w:sz w:val="24"/>
                <w:szCs w:val="24"/>
                <w:lang w:eastAsia="vi-VN"/>
              </w:rPr>
            </w:pPr>
            <w:ins w:id="3454" w:author="Phuong Truong Thi" w:date="2024-10-16T00:56:00Z">
              <w:r w:rsidRPr="0034500F">
                <w:rPr>
                  <w:rFonts w:ascii="Times New Roman" w:eastAsia="Times New Roman" w:hAnsi="Times New Roman"/>
                  <w:sz w:val="24"/>
                  <w:szCs w:val="24"/>
                  <w:lang w:val="vi-VN" w:eastAsia="vi-VN"/>
                </w:rPr>
                <w:t>CRM</w:t>
              </w:r>
            </w:ins>
          </w:p>
        </w:tc>
        <w:tc>
          <w:tcPr>
            <w:tcW w:w="1271" w:type="dxa"/>
          </w:tcPr>
          <w:p w14:paraId="516A8325" w14:textId="77777777" w:rsidR="00AD3554" w:rsidRPr="00AD0E1A" w:rsidRDefault="00AD3554" w:rsidP="00817E47">
            <w:pPr>
              <w:spacing w:before="0" w:line="240" w:lineRule="auto"/>
              <w:contextualSpacing w:val="0"/>
              <w:rPr>
                <w:ins w:id="3455" w:author="Phuong Truong Thi" w:date="2024-10-16T00:56:00Z"/>
                <w:rFonts w:ascii="Times New Roman" w:eastAsia="Times New Roman" w:hAnsi="Times New Roman"/>
                <w:sz w:val="24"/>
                <w:szCs w:val="24"/>
                <w:lang w:eastAsia="vi-VN"/>
              </w:rPr>
            </w:pPr>
            <w:ins w:id="3456" w:author="Phuong Truong Thi" w:date="2024-10-16T00:56:00Z">
              <w:r w:rsidRPr="005608CF">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7E3613E1" w14:textId="77777777" w:rsidR="00AD3554" w:rsidRPr="00AD0E1A" w:rsidRDefault="00AD3554" w:rsidP="00817E47">
            <w:pPr>
              <w:spacing w:before="0" w:line="240" w:lineRule="auto"/>
              <w:contextualSpacing w:val="0"/>
              <w:rPr>
                <w:ins w:id="3457" w:author="Phuong Truong Thi" w:date="2024-10-16T00:56:00Z"/>
                <w:rFonts w:ascii="Times New Roman" w:eastAsia="Times New Roman" w:hAnsi="Times New Roman"/>
                <w:sz w:val="24"/>
                <w:szCs w:val="24"/>
                <w:lang w:val="vi-VN" w:eastAsia="vi-VN"/>
              </w:rPr>
            </w:pPr>
          </w:p>
        </w:tc>
        <w:tc>
          <w:tcPr>
            <w:tcW w:w="1063" w:type="dxa"/>
          </w:tcPr>
          <w:p w14:paraId="7BA59F16" w14:textId="77777777" w:rsidR="00AD3554" w:rsidRPr="00AD0E1A" w:rsidRDefault="00AD3554" w:rsidP="00817E47">
            <w:pPr>
              <w:spacing w:before="0" w:line="240" w:lineRule="auto"/>
              <w:contextualSpacing w:val="0"/>
              <w:jc w:val="center"/>
              <w:rPr>
                <w:ins w:id="3458" w:author="Phuong Truong Thi" w:date="2024-10-16T00:56:00Z"/>
                <w:rFonts w:ascii="Times New Roman" w:eastAsia="Times New Roman" w:hAnsi="Times New Roman"/>
                <w:sz w:val="24"/>
                <w:szCs w:val="24"/>
                <w:lang w:val="vi-VN" w:eastAsia="vi-VN"/>
              </w:rPr>
            </w:pPr>
            <w:ins w:id="3459" w:author="Phuong Truong Thi" w:date="2024-10-16T00:56:00Z">
              <w:r>
                <w:rPr>
                  <w:rFonts w:ascii="Times New Roman" w:eastAsia="Times New Roman" w:hAnsi="Times New Roman"/>
                  <w:sz w:val="24"/>
                  <w:szCs w:val="24"/>
                  <w:lang w:eastAsia="vi-VN"/>
                </w:rPr>
                <w:t>N</w:t>
              </w:r>
            </w:ins>
          </w:p>
        </w:tc>
      </w:tr>
      <w:tr w:rsidR="004B3858" w:rsidRPr="00AD0E1A" w14:paraId="22F27149" w14:textId="77777777" w:rsidTr="7F5A6C64">
        <w:trPr>
          <w:trHeight w:val="276"/>
          <w:ins w:id="3460" w:author="Phuong Truong Thi" w:date="2024-10-16T00:56:00Z"/>
        </w:trPr>
        <w:tc>
          <w:tcPr>
            <w:tcW w:w="9162" w:type="dxa"/>
            <w:gridSpan w:val="7"/>
          </w:tcPr>
          <w:p w14:paraId="661A8879" w14:textId="77777777" w:rsidR="004B3858" w:rsidRDefault="004B3858" w:rsidP="00817E47">
            <w:pPr>
              <w:spacing w:before="0" w:line="240" w:lineRule="auto"/>
              <w:contextualSpacing w:val="0"/>
              <w:jc w:val="left"/>
              <w:rPr>
                <w:ins w:id="3461" w:author="Phuong Truong Thi" w:date="2024-10-16T00:56:00Z"/>
                <w:rFonts w:ascii="Times New Roman" w:eastAsia="Times New Roman" w:hAnsi="Times New Roman"/>
                <w:sz w:val="24"/>
                <w:szCs w:val="24"/>
                <w:lang w:eastAsia="vi-VN"/>
              </w:rPr>
            </w:pPr>
            <w:ins w:id="3462" w:author="Phuong Truong Thi" w:date="2024-10-16T00:56:00Z">
              <w:r>
                <w:rPr>
                  <w:rFonts w:ascii="Times New Roman" w:eastAsia="Times New Roman" w:hAnsi="Times New Roman"/>
                  <w:sz w:val="24"/>
                  <w:szCs w:val="24"/>
                  <w:lang w:eastAsia="vi-VN"/>
                </w:rPr>
                <w:t>Sản phẩm khác</w:t>
              </w:r>
            </w:ins>
          </w:p>
        </w:tc>
      </w:tr>
      <w:tr w:rsidR="00AD3554" w:rsidRPr="00AD0E1A" w14:paraId="73ED3B54" w14:textId="77777777" w:rsidTr="7F5A6C64">
        <w:trPr>
          <w:trHeight w:val="276"/>
          <w:ins w:id="3463" w:author="Phuong Truong Thi" w:date="2024-10-16T00:56:00Z"/>
        </w:trPr>
        <w:tc>
          <w:tcPr>
            <w:tcW w:w="720" w:type="dxa"/>
            <w:shd w:val="clear" w:color="auto" w:fill="auto"/>
            <w:vAlign w:val="center"/>
          </w:tcPr>
          <w:p w14:paraId="49F0C381" w14:textId="77777777" w:rsidR="00AD3554" w:rsidRPr="005A1D22" w:rsidRDefault="00AD3554" w:rsidP="00817E47">
            <w:pPr>
              <w:pStyle w:val="ListParagraph"/>
              <w:numPr>
                <w:ilvl w:val="0"/>
                <w:numId w:val="61"/>
              </w:numPr>
              <w:spacing w:before="0" w:line="240" w:lineRule="auto"/>
              <w:contextualSpacing w:val="0"/>
              <w:jc w:val="left"/>
              <w:rPr>
                <w:ins w:id="3464" w:author="Phuong Truong Thi" w:date="2024-10-16T00:56:00Z"/>
                <w:rFonts w:eastAsia="Times New Roman"/>
                <w:szCs w:val="24"/>
                <w:lang w:val="vi-VN" w:eastAsia="vi-VN"/>
              </w:rPr>
            </w:pPr>
          </w:p>
        </w:tc>
        <w:tc>
          <w:tcPr>
            <w:tcW w:w="1355" w:type="dxa"/>
            <w:shd w:val="clear" w:color="auto" w:fill="auto"/>
            <w:vAlign w:val="center"/>
          </w:tcPr>
          <w:p w14:paraId="3488F85E" w14:textId="77777777" w:rsidR="00AD3554" w:rsidRPr="005A1D22" w:rsidRDefault="00AD3554" w:rsidP="00817E47">
            <w:pPr>
              <w:spacing w:before="0" w:line="240" w:lineRule="auto"/>
              <w:contextualSpacing w:val="0"/>
              <w:rPr>
                <w:ins w:id="3465" w:author="Phuong Truong Thi" w:date="2024-10-16T00:56:00Z"/>
                <w:rFonts w:ascii="Times New Roman" w:hAnsi="Times New Roman"/>
                <w:sz w:val="24"/>
                <w:szCs w:val="24"/>
              </w:rPr>
            </w:pPr>
            <w:ins w:id="3466" w:author="Phuong Truong Thi" w:date="2024-10-16T00:56:00Z">
              <w:r w:rsidRPr="005A1D22">
                <w:rPr>
                  <w:rFonts w:ascii="Times New Roman" w:hAnsi="Times New Roman"/>
                  <w:color w:val="000000"/>
                  <w:sz w:val="24"/>
                  <w:szCs w:val="24"/>
                </w:rPr>
                <w:t>Số thẻ IDC</w:t>
              </w:r>
            </w:ins>
          </w:p>
        </w:tc>
        <w:tc>
          <w:tcPr>
            <w:tcW w:w="2610" w:type="dxa"/>
            <w:vAlign w:val="center"/>
          </w:tcPr>
          <w:p w14:paraId="05ACF316" w14:textId="77777777" w:rsidR="00AD3554" w:rsidRPr="008C1DA1" w:rsidRDefault="00AD3554" w:rsidP="00817E47">
            <w:pPr>
              <w:spacing w:before="0" w:line="240" w:lineRule="auto"/>
              <w:contextualSpacing w:val="0"/>
              <w:rPr>
                <w:ins w:id="3467" w:author="Phuong Truong Thi" w:date="2024-10-16T00:56:00Z"/>
                <w:rFonts w:ascii="Times New Roman" w:eastAsia="Times New Roman" w:hAnsi="Times New Roman"/>
                <w:sz w:val="24"/>
                <w:szCs w:val="24"/>
                <w:lang w:eastAsia="vi-VN"/>
              </w:rPr>
            </w:pPr>
            <w:ins w:id="3468" w:author="Phuong Truong Thi" w:date="2024-10-16T00:56:00Z">
              <w:r w:rsidRPr="008C1DA1">
                <w:rPr>
                  <w:rFonts w:ascii="Times New Roman" w:hAnsi="Times New Roman"/>
                  <w:color w:val="000000"/>
                  <w:sz w:val="24"/>
                  <w:szCs w:val="24"/>
                </w:rPr>
                <w:t>Tổng số lượng thẻ IDC của KH tại VPB đến ngày dữ liệu</w:t>
              </w:r>
            </w:ins>
          </w:p>
        </w:tc>
        <w:tc>
          <w:tcPr>
            <w:tcW w:w="1080" w:type="dxa"/>
          </w:tcPr>
          <w:p w14:paraId="56F64AAA" w14:textId="77777777" w:rsidR="00AD3554" w:rsidRDefault="00AD3554" w:rsidP="00817E47">
            <w:pPr>
              <w:spacing w:before="0" w:line="240" w:lineRule="auto"/>
              <w:contextualSpacing w:val="0"/>
              <w:rPr>
                <w:ins w:id="3469" w:author="Phuong Truong Thi" w:date="2024-10-16T00:56:00Z"/>
                <w:rFonts w:ascii="Times New Roman" w:eastAsia="Times New Roman" w:hAnsi="Times New Roman"/>
                <w:sz w:val="24"/>
                <w:szCs w:val="24"/>
                <w:lang w:eastAsia="vi-VN"/>
              </w:rPr>
            </w:pPr>
            <w:ins w:id="3470" w:author="Phuong Truong Thi" w:date="2024-10-16T00:56:00Z">
              <w:r w:rsidRPr="00417BB1">
                <w:rPr>
                  <w:rFonts w:ascii="Times New Roman" w:eastAsia="Times New Roman" w:hAnsi="Times New Roman"/>
                  <w:sz w:val="24"/>
                  <w:szCs w:val="24"/>
                  <w:lang w:val="vi-VN" w:eastAsia="vi-VN"/>
                </w:rPr>
                <w:t>CRM</w:t>
              </w:r>
            </w:ins>
          </w:p>
        </w:tc>
        <w:tc>
          <w:tcPr>
            <w:tcW w:w="1271" w:type="dxa"/>
          </w:tcPr>
          <w:p w14:paraId="419B3406" w14:textId="77777777" w:rsidR="00AD3554" w:rsidRPr="00AD0E1A" w:rsidRDefault="00AD3554" w:rsidP="00817E47">
            <w:pPr>
              <w:spacing w:before="0" w:line="240" w:lineRule="auto"/>
              <w:contextualSpacing w:val="0"/>
              <w:rPr>
                <w:ins w:id="3471" w:author="Phuong Truong Thi" w:date="2024-10-16T00:56:00Z"/>
                <w:rFonts w:ascii="Times New Roman" w:eastAsia="Times New Roman" w:hAnsi="Times New Roman"/>
                <w:sz w:val="24"/>
                <w:szCs w:val="24"/>
                <w:lang w:eastAsia="vi-VN"/>
              </w:rPr>
            </w:pPr>
            <w:ins w:id="3472"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7A27A2F7" w14:textId="77777777" w:rsidR="00AD3554" w:rsidRPr="00AD0E1A" w:rsidRDefault="00AD3554" w:rsidP="00817E47">
            <w:pPr>
              <w:spacing w:before="0" w:line="240" w:lineRule="auto"/>
              <w:contextualSpacing w:val="0"/>
              <w:rPr>
                <w:ins w:id="3473" w:author="Phuong Truong Thi" w:date="2024-10-16T00:56:00Z"/>
                <w:rFonts w:ascii="Times New Roman" w:eastAsia="Times New Roman" w:hAnsi="Times New Roman"/>
                <w:sz w:val="24"/>
                <w:szCs w:val="24"/>
                <w:lang w:val="vi-VN" w:eastAsia="vi-VN"/>
              </w:rPr>
            </w:pPr>
          </w:p>
        </w:tc>
        <w:tc>
          <w:tcPr>
            <w:tcW w:w="1063" w:type="dxa"/>
          </w:tcPr>
          <w:p w14:paraId="5DA3E74C" w14:textId="77777777" w:rsidR="00AD3554" w:rsidRPr="00AD0E1A" w:rsidRDefault="00AD3554" w:rsidP="00817E47">
            <w:pPr>
              <w:spacing w:before="0" w:line="240" w:lineRule="auto"/>
              <w:contextualSpacing w:val="0"/>
              <w:jc w:val="center"/>
              <w:rPr>
                <w:ins w:id="3474" w:author="Phuong Truong Thi" w:date="2024-10-16T00:56:00Z"/>
                <w:rFonts w:ascii="Times New Roman" w:eastAsia="Times New Roman" w:hAnsi="Times New Roman"/>
                <w:sz w:val="24"/>
                <w:szCs w:val="24"/>
                <w:lang w:val="vi-VN" w:eastAsia="vi-VN"/>
              </w:rPr>
            </w:pPr>
            <w:ins w:id="3475" w:author="Phuong Truong Thi" w:date="2024-10-16T00:56:00Z">
              <w:r>
                <w:rPr>
                  <w:rFonts w:ascii="Times New Roman" w:eastAsia="Times New Roman" w:hAnsi="Times New Roman"/>
                  <w:sz w:val="24"/>
                  <w:szCs w:val="24"/>
                  <w:lang w:eastAsia="vi-VN"/>
                </w:rPr>
                <w:t>N</w:t>
              </w:r>
            </w:ins>
          </w:p>
        </w:tc>
      </w:tr>
      <w:tr w:rsidR="00AD3554" w:rsidRPr="00AD0E1A" w14:paraId="2DF00C63" w14:textId="77777777" w:rsidTr="7F5A6C64">
        <w:trPr>
          <w:trHeight w:val="276"/>
          <w:ins w:id="3476" w:author="Phuong Truong Thi" w:date="2024-10-16T00:56:00Z"/>
        </w:trPr>
        <w:tc>
          <w:tcPr>
            <w:tcW w:w="720" w:type="dxa"/>
            <w:shd w:val="clear" w:color="auto" w:fill="auto"/>
            <w:vAlign w:val="center"/>
          </w:tcPr>
          <w:p w14:paraId="6F09F4DB" w14:textId="77777777" w:rsidR="00AD3554" w:rsidRPr="005A1D22" w:rsidRDefault="00AD3554" w:rsidP="00817E47">
            <w:pPr>
              <w:pStyle w:val="ListParagraph"/>
              <w:numPr>
                <w:ilvl w:val="0"/>
                <w:numId w:val="61"/>
              </w:numPr>
              <w:spacing w:before="0" w:line="240" w:lineRule="auto"/>
              <w:contextualSpacing w:val="0"/>
              <w:jc w:val="left"/>
              <w:rPr>
                <w:ins w:id="3477" w:author="Phuong Truong Thi" w:date="2024-10-16T00:56:00Z"/>
                <w:rFonts w:eastAsia="Times New Roman"/>
                <w:szCs w:val="24"/>
                <w:lang w:val="vi-VN" w:eastAsia="vi-VN"/>
              </w:rPr>
            </w:pPr>
          </w:p>
        </w:tc>
        <w:tc>
          <w:tcPr>
            <w:tcW w:w="1355" w:type="dxa"/>
            <w:shd w:val="clear" w:color="auto" w:fill="auto"/>
            <w:vAlign w:val="center"/>
          </w:tcPr>
          <w:p w14:paraId="6C0372C3" w14:textId="77777777" w:rsidR="00AD3554" w:rsidRPr="00B66378" w:rsidRDefault="00AD3554" w:rsidP="00817E47">
            <w:pPr>
              <w:spacing w:before="0" w:line="240" w:lineRule="auto"/>
              <w:contextualSpacing w:val="0"/>
              <w:rPr>
                <w:ins w:id="3478" w:author="Phuong Truong Thi" w:date="2024-10-16T00:56:00Z"/>
                <w:rFonts w:ascii="Times New Roman" w:hAnsi="Times New Roman"/>
                <w:sz w:val="24"/>
                <w:szCs w:val="24"/>
                <w:lang w:val="vi-VN"/>
              </w:rPr>
            </w:pPr>
            <w:ins w:id="3479" w:author="Phuong Truong Thi" w:date="2024-10-16T00:56:00Z">
              <w:r w:rsidRPr="00B66378">
                <w:rPr>
                  <w:rFonts w:ascii="Times New Roman" w:hAnsi="Times New Roman"/>
                  <w:color w:val="000000"/>
                  <w:sz w:val="24"/>
                  <w:szCs w:val="24"/>
                  <w:lang w:val="vi-VN"/>
                </w:rPr>
                <w:t>Số thẻ ghi nợ nội địa</w:t>
              </w:r>
            </w:ins>
          </w:p>
        </w:tc>
        <w:tc>
          <w:tcPr>
            <w:tcW w:w="2610" w:type="dxa"/>
            <w:vAlign w:val="center"/>
          </w:tcPr>
          <w:p w14:paraId="5B5690C2" w14:textId="77777777" w:rsidR="00AD3554" w:rsidRPr="00B66378" w:rsidRDefault="00AD3554" w:rsidP="00817E47">
            <w:pPr>
              <w:spacing w:before="0" w:line="240" w:lineRule="auto"/>
              <w:contextualSpacing w:val="0"/>
              <w:rPr>
                <w:ins w:id="3480" w:author="Phuong Truong Thi" w:date="2024-10-16T00:56:00Z"/>
                <w:rFonts w:ascii="Times New Roman" w:eastAsia="Times New Roman" w:hAnsi="Times New Roman"/>
                <w:sz w:val="24"/>
                <w:szCs w:val="24"/>
                <w:lang w:val="vi-VN" w:eastAsia="vi-VN"/>
              </w:rPr>
            </w:pPr>
            <w:ins w:id="3481" w:author="Phuong Truong Thi" w:date="2024-10-16T00:56:00Z">
              <w:r w:rsidRPr="00B66378">
                <w:rPr>
                  <w:rFonts w:ascii="Times New Roman" w:hAnsi="Times New Roman"/>
                  <w:color w:val="000000"/>
                  <w:sz w:val="24"/>
                  <w:szCs w:val="24"/>
                  <w:lang w:val="vi-VN"/>
                </w:rPr>
                <w:t>Tổng số lượng thẻ nội địa của KH tại VPB đến ngày dữ liệu</w:t>
              </w:r>
            </w:ins>
          </w:p>
        </w:tc>
        <w:tc>
          <w:tcPr>
            <w:tcW w:w="1080" w:type="dxa"/>
          </w:tcPr>
          <w:p w14:paraId="22FC4E4D" w14:textId="77777777" w:rsidR="00AD3554" w:rsidRDefault="00AD3554" w:rsidP="00817E47">
            <w:pPr>
              <w:spacing w:before="0" w:line="240" w:lineRule="auto"/>
              <w:contextualSpacing w:val="0"/>
              <w:rPr>
                <w:ins w:id="3482" w:author="Phuong Truong Thi" w:date="2024-10-16T00:56:00Z"/>
                <w:rFonts w:ascii="Times New Roman" w:eastAsia="Times New Roman" w:hAnsi="Times New Roman"/>
                <w:sz w:val="24"/>
                <w:szCs w:val="24"/>
                <w:lang w:eastAsia="vi-VN"/>
              </w:rPr>
            </w:pPr>
            <w:ins w:id="3483" w:author="Phuong Truong Thi" w:date="2024-10-16T00:56:00Z">
              <w:r w:rsidRPr="00417BB1">
                <w:rPr>
                  <w:rFonts w:ascii="Times New Roman" w:eastAsia="Times New Roman" w:hAnsi="Times New Roman"/>
                  <w:sz w:val="24"/>
                  <w:szCs w:val="24"/>
                  <w:lang w:val="vi-VN" w:eastAsia="vi-VN"/>
                </w:rPr>
                <w:t>CRM</w:t>
              </w:r>
            </w:ins>
          </w:p>
        </w:tc>
        <w:tc>
          <w:tcPr>
            <w:tcW w:w="1271" w:type="dxa"/>
          </w:tcPr>
          <w:p w14:paraId="4454A20F" w14:textId="77777777" w:rsidR="00AD3554" w:rsidRPr="00AD0E1A" w:rsidRDefault="00AD3554" w:rsidP="00817E47">
            <w:pPr>
              <w:spacing w:before="0" w:line="240" w:lineRule="auto"/>
              <w:contextualSpacing w:val="0"/>
              <w:rPr>
                <w:ins w:id="3484" w:author="Phuong Truong Thi" w:date="2024-10-16T00:56:00Z"/>
                <w:rFonts w:ascii="Times New Roman" w:eastAsia="Times New Roman" w:hAnsi="Times New Roman"/>
                <w:sz w:val="24"/>
                <w:szCs w:val="24"/>
                <w:lang w:eastAsia="vi-VN"/>
              </w:rPr>
            </w:pPr>
            <w:ins w:id="3485"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7DD9FB3A" w14:textId="77777777" w:rsidR="00AD3554" w:rsidRPr="00AD0E1A" w:rsidRDefault="00AD3554" w:rsidP="00817E47">
            <w:pPr>
              <w:spacing w:before="0" w:line="240" w:lineRule="auto"/>
              <w:contextualSpacing w:val="0"/>
              <w:rPr>
                <w:ins w:id="3486" w:author="Phuong Truong Thi" w:date="2024-10-16T00:56:00Z"/>
                <w:rFonts w:ascii="Times New Roman" w:eastAsia="Times New Roman" w:hAnsi="Times New Roman"/>
                <w:sz w:val="24"/>
                <w:szCs w:val="24"/>
                <w:lang w:val="vi-VN" w:eastAsia="vi-VN"/>
              </w:rPr>
            </w:pPr>
          </w:p>
        </w:tc>
        <w:tc>
          <w:tcPr>
            <w:tcW w:w="1063" w:type="dxa"/>
          </w:tcPr>
          <w:p w14:paraId="2E87E1D9" w14:textId="77777777" w:rsidR="00AD3554" w:rsidRPr="00AD0E1A" w:rsidRDefault="00AD3554" w:rsidP="00817E47">
            <w:pPr>
              <w:spacing w:before="0" w:line="240" w:lineRule="auto"/>
              <w:contextualSpacing w:val="0"/>
              <w:jc w:val="center"/>
              <w:rPr>
                <w:ins w:id="3487" w:author="Phuong Truong Thi" w:date="2024-10-16T00:56:00Z"/>
                <w:rFonts w:ascii="Times New Roman" w:eastAsia="Times New Roman" w:hAnsi="Times New Roman"/>
                <w:sz w:val="24"/>
                <w:szCs w:val="24"/>
                <w:lang w:val="vi-VN" w:eastAsia="vi-VN"/>
              </w:rPr>
            </w:pPr>
            <w:ins w:id="3488" w:author="Phuong Truong Thi" w:date="2024-10-16T00:56:00Z">
              <w:r>
                <w:rPr>
                  <w:rFonts w:ascii="Times New Roman" w:eastAsia="Times New Roman" w:hAnsi="Times New Roman"/>
                  <w:sz w:val="24"/>
                  <w:szCs w:val="24"/>
                  <w:lang w:eastAsia="vi-VN"/>
                </w:rPr>
                <w:t>N</w:t>
              </w:r>
            </w:ins>
          </w:p>
        </w:tc>
      </w:tr>
      <w:tr w:rsidR="00AD3554" w:rsidRPr="00AD0E1A" w14:paraId="3A962F7D" w14:textId="77777777" w:rsidTr="7F5A6C64">
        <w:trPr>
          <w:trHeight w:val="276"/>
          <w:ins w:id="3489" w:author="Phuong Truong Thi" w:date="2024-10-16T00:56:00Z"/>
        </w:trPr>
        <w:tc>
          <w:tcPr>
            <w:tcW w:w="720" w:type="dxa"/>
            <w:shd w:val="clear" w:color="auto" w:fill="auto"/>
            <w:vAlign w:val="center"/>
          </w:tcPr>
          <w:p w14:paraId="6D180189" w14:textId="77777777" w:rsidR="00AD3554" w:rsidRPr="005A1D22" w:rsidRDefault="00AD3554" w:rsidP="00817E47">
            <w:pPr>
              <w:pStyle w:val="ListParagraph"/>
              <w:numPr>
                <w:ilvl w:val="0"/>
                <w:numId w:val="61"/>
              </w:numPr>
              <w:spacing w:before="0" w:line="240" w:lineRule="auto"/>
              <w:contextualSpacing w:val="0"/>
              <w:jc w:val="left"/>
              <w:rPr>
                <w:ins w:id="3490" w:author="Phuong Truong Thi" w:date="2024-10-16T00:56:00Z"/>
                <w:rFonts w:eastAsia="Times New Roman"/>
                <w:szCs w:val="24"/>
                <w:lang w:val="vi-VN" w:eastAsia="vi-VN"/>
              </w:rPr>
            </w:pPr>
          </w:p>
        </w:tc>
        <w:tc>
          <w:tcPr>
            <w:tcW w:w="1355" w:type="dxa"/>
            <w:shd w:val="clear" w:color="auto" w:fill="auto"/>
            <w:vAlign w:val="center"/>
          </w:tcPr>
          <w:p w14:paraId="4CFFE13A" w14:textId="77777777" w:rsidR="00AD3554" w:rsidRPr="005A1D22" w:rsidRDefault="00AD3554" w:rsidP="00817E47">
            <w:pPr>
              <w:spacing w:before="0" w:line="240" w:lineRule="auto"/>
              <w:contextualSpacing w:val="0"/>
              <w:rPr>
                <w:ins w:id="3491" w:author="Phuong Truong Thi" w:date="2024-10-16T00:56:00Z"/>
                <w:rFonts w:ascii="Times New Roman" w:hAnsi="Times New Roman"/>
                <w:sz w:val="24"/>
                <w:szCs w:val="24"/>
              </w:rPr>
            </w:pPr>
            <w:ins w:id="3492" w:author="Phuong Truong Thi" w:date="2024-10-16T00:56:00Z">
              <w:r w:rsidRPr="005A1D22">
                <w:rPr>
                  <w:rFonts w:ascii="Times New Roman" w:hAnsi="Times New Roman"/>
                  <w:color w:val="000000"/>
                  <w:sz w:val="24"/>
                  <w:szCs w:val="24"/>
                </w:rPr>
                <w:t>Số thẻ CC</w:t>
              </w:r>
            </w:ins>
          </w:p>
        </w:tc>
        <w:tc>
          <w:tcPr>
            <w:tcW w:w="2610" w:type="dxa"/>
            <w:vAlign w:val="center"/>
          </w:tcPr>
          <w:p w14:paraId="0F703CAC" w14:textId="77777777" w:rsidR="00AD3554" w:rsidRPr="008C1DA1" w:rsidRDefault="00AD3554" w:rsidP="00817E47">
            <w:pPr>
              <w:spacing w:before="0" w:line="240" w:lineRule="auto"/>
              <w:contextualSpacing w:val="0"/>
              <w:rPr>
                <w:ins w:id="3493" w:author="Phuong Truong Thi" w:date="2024-10-16T00:56:00Z"/>
                <w:rFonts w:ascii="Times New Roman" w:eastAsia="Times New Roman" w:hAnsi="Times New Roman"/>
                <w:sz w:val="24"/>
                <w:szCs w:val="24"/>
                <w:lang w:eastAsia="vi-VN"/>
              </w:rPr>
            </w:pPr>
            <w:ins w:id="3494" w:author="Phuong Truong Thi" w:date="2024-10-16T00:56:00Z">
              <w:r w:rsidRPr="008C1DA1">
                <w:rPr>
                  <w:rFonts w:ascii="Times New Roman" w:hAnsi="Times New Roman"/>
                  <w:color w:val="000000"/>
                  <w:sz w:val="24"/>
                  <w:szCs w:val="24"/>
                </w:rPr>
                <w:t>Tổng số lượng thẻ CC của KH tại VPB đến ngày dữ liệu</w:t>
              </w:r>
            </w:ins>
          </w:p>
        </w:tc>
        <w:tc>
          <w:tcPr>
            <w:tcW w:w="1080" w:type="dxa"/>
          </w:tcPr>
          <w:p w14:paraId="5FD45AB7" w14:textId="77777777" w:rsidR="00AD3554" w:rsidRDefault="00AD3554" w:rsidP="00817E47">
            <w:pPr>
              <w:spacing w:before="0" w:line="240" w:lineRule="auto"/>
              <w:contextualSpacing w:val="0"/>
              <w:rPr>
                <w:ins w:id="3495" w:author="Phuong Truong Thi" w:date="2024-10-16T00:56:00Z"/>
                <w:rFonts w:ascii="Times New Roman" w:eastAsia="Times New Roman" w:hAnsi="Times New Roman"/>
                <w:sz w:val="24"/>
                <w:szCs w:val="24"/>
                <w:lang w:eastAsia="vi-VN"/>
              </w:rPr>
            </w:pPr>
            <w:ins w:id="3496" w:author="Phuong Truong Thi" w:date="2024-10-16T00:56:00Z">
              <w:r>
                <w:rPr>
                  <w:rFonts w:ascii="Times New Roman" w:eastAsia="Times New Roman" w:hAnsi="Times New Roman"/>
                  <w:sz w:val="24"/>
                  <w:szCs w:val="24"/>
                  <w:lang w:val="vi-VN" w:eastAsia="vi-VN"/>
                </w:rPr>
                <w:t>CRM</w:t>
              </w:r>
            </w:ins>
          </w:p>
        </w:tc>
        <w:tc>
          <w:tcPr>
            <w:tcW w:w="1271" w:type="dxa"/>
          </w:tcPr>
          <w:p w14:paraId="70A8FC37" w14:textId="77777777" w:rsidR="00AD3554" w:rsidRPr="00AD0E1A" w:rsidRDefault="00AD3554" w:rsidP="00817E47">
            <w:pPr>
              <w:spacing w:before="0" w:line="240" w:lineRule="auto"/>
              <w:contextualSpacing w:val="0"/>
              <w:rPr>
                <w:ins w:id="3497" w:author="Phuong Truong Thi" w:date="2024-10-16T00:56:00Z"/>
                <w:rFonts w:ascii="Times New Roman" w:eastAsia="Times New Roman" w:hAnsi="Times New Roman"/>
                <w:sz w:val="24"/>
                <w:szCs w:val="24"/>
                <w:lang w:eastAsia="vi-VN"/>
              </w:rPr>
            </w:pPr>
            <w:ins w:id="3498"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1DE0ACBD" w14:textId="77777777" w:rsidR="00AD3554" w:rsidRPr="00AD0E1A" w:rsidRDefault="00AD3554" w:rsidP="00817E47">
            <w:pPr>
              <w:spacing w:before="0" w:line="240" w:lineRule="auto"/>
              <w:contextualSpacing w:val="0"/>
              <w:rPr>
                <w:ins w:id="3499" w:author="Phuong Truong Thi" w:date="2024-10-16T00:56:00Z"/>
                <w:rFonts w:ascii="Times New Roman" w:eastAsia="Times New Roman" w:hAnsi="Times New Roman"/>
                <w:sz w:val="24"/>
                <w:szCs w:val="24"/>
                <w:lang w:val="vi-VN" w:eastAsia="vi-VN"/>
              </w:rPr>
            </w:pPr>
          </w:p>
        </w:tc>
        <w:tc>
          <w:tcPr>
            <w:tcW w:w="1063" w:type="dxa"/>
          </w:tcPr>
          <w:p w14:paraId="4F4F91B8" w14:textId="77777777" w:rsidR="00AD3554" w:rsidRPr="00AD0E1A" w:rsidRDefault="00AD3554" w:rsidP="00817E47">
            <w:pPr>
              <w:spacing w:before="0" w:line="240" w:lineRule="auto"/>
              <w:contextualSpacing w:val="0"/>
              <w:jc w:val="center"/>
              <w:rPr>
                <w:ins w:id="3500" w:author="Phuong Truong Thi" w:date="2024-10-16T00:56:00Z"/>
                <w:rFonts w:ascii="Times New Roman" w:eastAsia="Times New Roman" w:hAnsi="Times New Roman"/>
                <w:sz w:val="24"/>
                <w:szCs w:val="24"/>
                <w:lang w:val="vi-VN" w:eastAsia="vi-VN"/>
              </w:rPr>
            </w:pPr>
            <w:ins w:id="3501" w:author="Phuong Truong Thi" w:date="2024-10-16T00:56:00Z">
              <w:r>
                <w:rPr>
                  <w:rFonts w:ascii="Times New Roman" w:eastAsia="Times New Roman" w:hAnsi="Times New Roman"/>
                  <w:sz w:val="24"/>
                  <w:szCs w:val="24"/>
                  <w:lang w:eastAsia="vi-VN"/>
                </w:rPr>
                <w:t>N</w:t>
              </w:r>
            </w:ins>
          </w:p>
        </w:tc>
      </w:tr>
      <w:tr w:rsidR="00AD3554" w:rsidRPr="00AD0E1A" w14:paraId="00473579" w14:textId="77777777" w:rsidTr="7F5A6C64">
        <w:trPr>
          <w:trHeight w:val="276"/>
          <w:ins w:id="3502" w:author="Phuong Truong Thi" w:date="2024-10-16T00:56:00Z"/>
        </w:trPr>
        <w:tc>
          <w:tcPr>
            <w:tcW w:w="720" w:type="dxa"/>
            <w:shd w:val="clear" w:color="auto" w:fill="auto"/>
            <w:vAlign w:val="center"/>
          </w:tcPr>
          <w:p w14:paraId="2EA89A9D" w14:textId="77777777" w:rsidR="00AD3554" w:rsidRPr="005A1D22" w:rsidRDefault="00AD3554" w:rsidP="00817E47">
            <w:pPr>
              <w:pStyle w:val="ListParagraph"/>
              <w:numPr>
                <w:ilvl w:val="0"/>
                <w:numId w:val="61"/>
              </w:numPr>
              <w:spacing w:before="0" w:line="240" w:lineRule="auto"/>
              <w:contextualSpacing w:val="0"/>
              <w:jc w:val="left"/>
              <w:rPr>
                <w:ins w:id="3503" w:author="Phuong Truong Thi" w:date="2024-10-16T00:56:00Z"/>
                <w:rFonts w:eastAsia="Times New Roman"/>
                <w:szCs w:val="24"/>
                <w:lang w:val="vi-VN" w:eastAsia="vi-VN"/>
              </w:rPr>
            </w:pPr>
          </w:p>
        </w:tc>
        <w:tc>
          <w:tcPr>
            <w:tcW w:w="1355" w:type="dxa"/>
            <w:shd w:val="clear" w:color="auto" w:fill="auto"/>
            <w:vAlign w:val="center"/>
          </w:tcPr>
          <w:p w14:paraId="15404876" w14:textId="77777777" w:rsidR="00AD3554" w:rsidRPr="005A1D22" w:rsidRDefault="00AD3554" w:rsidP="00817E47">
            <w:pPr>
              <w:spacing w:before="0" w:line="240" w:lineRule="auto"/>
              <w:contextualSpacing w:val="0"/>
              <w:rPr>
                <w:ins w:id="3504" w:author="Phuong Truong Thi" w:date="2024-10-16T00:56:00Z"/>
                <w:rFonts w:ascii="Times New Roman" w:hAnsi="Times New Roman"/>
                <w:sz w:val="24"/>
                <w:szCs w:val="24"/>
              </w:rPr>
            </w:pPr>
            <w:ins w:id="3505" w:author="Phuong Truong Thi" w:date="2024-10-16T00:56:00Z">
              <w:r w:rsidRPr="005A1D22">
                <w:rPr>
                  <w:rFonts w:ascii="Times New Roman" w:hAnsi="Times New Roman"/>
                  <w:color w:val="000000"/>
                  <w:sz w:val="24"/>
                  <w:szCs w:val="24"/>
                </w:rPr>
                <w:t>Trạng thái VPB NEO</w:t>
              </w:r>
            </w:ins>
          </w:p>
        </w:tc>
        <w:tc>
          <w:tcPr>
            <w:tcW w:w="2610" w:type="dxa"/>
            <w:vAlign w:val="center"/>
          </w:tcPr>
          <w:p w14:paraId="5E289F06" w14:textId="77777777" w:rsidR="00AD3554" w:rsidRPr="008C1DA1" w:rsidRDefault="00AD3554" w:rsidP="00817E47">
            <w:pPr>
              <w:spacing w:before="0" w:line="240" w:lineRule="auto"/>
              <w:contextualSpacing w:val="0"/>
              <w:rPr>
                <w:ins w:id="3506" w:author="Phuong Truong Thi" w:date="2024-10-16T00:56:00Z"/>
                <w:rFonts w:ascii="Times New Roman" w:eastAsia="Times New Roman" w:hAnsi="Times New Roman"/>
                <w:sz w:val="24"/>
                <w:szCs w:val="24"/>
                <w:lang w:eastAsia="vi-VN"/>
              </w:rPr>
            </w:pPr>
            <w:ins w:id="3507" w:author="Phuong Truong Thi" w:date="2024-10-16T00:56:00Z">
              <w:r w:rsidRPr="008C1DA1">
                <w:rPr>
                  <w:rFonts w:ascii="Times New Roman" w:hAnsi="Times New Roman"/>
                  <w:color w:val="000000"/>
                  <w:sz w:val="24"/>
                  <w:szCs w:val="24"/>
                </w:rPr>
                <w:t>Trạng thái VPB NEO của khách hàng</w:t>
              </w:r>
            </w:ins>
          </w:p>
        </w:tc>
        <w:tc>
          <w:tcPr>
            <w:tcW w:w="1080" w:type="dxa"/>
          </w:tcPr>
          <w:p w14:paraId="57697FF2" w14:textId="77777777" w:rsidR="00AD3554" w:rsidRPr="00B66378" w:rsidRDefault="00AD3554" w:rsidP="00817E47">
            <w:pPr>
              <w:spacing w:before="0" w:line="240" w:lineRule="auto"/>
              <w:contextualSpacing w:val="0"/>
              <w:rPr>
                <w:ins w:id="3508" w:author="Phuong Truong Thi" w:date="2024-10-16T00:56:00Z"/>
                <w:rFonts w:ascii="Times New Roman" w:eastAsia="Times New Roman" w:hAnsi="Times New Roman"/>
                <w:sz w:val="24"/>
                <w:szCs w:val="24"/>
                <w:lang w:val="vi-VN" w:eastAsia="vi-VN"/>
              </w:rPr>
            </w:pPr>
            <w:ins w:id="3509" w:author="Phuong Truong Thi" w:date="2024-10-16T00:56:00Z">
              <w:r>
                <w:rPr>
                  <w:rFonts w:ascii="Times New Roman" w:eastAsia="Times New Roman" w:hAnsi="Times New Roman"/>
                  <w:sz w:val="24"/>
                  <w:szCs w:val="24"/>
                  <w:lang w:val="vi-VN" w:eastAsia="vi-VN"/>
                </w:rPr>
                <w:t>EZ/OCB</w:t>
              </w:r>
            </w:ins>
          </w:p>
        </w:tc>
        <w:tc>
          <w:tcPr>
            <w:tcW w:w="1271" w:type="dxa"/>
          </w:tcPr>
          <w:p w14:paraId="055E4DCB" w14:textId="4C86BD15" w:rsidR="00AD3554" w:rsidRPr="00AD0E1A" w:rsidRDefault="00525739" w:rsidP="00817E47">
            <w:pPr>
              <w:spacing w:before="0" w:line="240" w:lineRule="auto"/>
              <w:contextualSpacing w:val="0"/>
              <w:rPr>
                <w:ins w:id="3510"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0DDB2749" w14:textId="77777777" w:rsidR="00AD3554" w:rsidRDefault="00AD3554" w:rsidP="00817E47">
            <w:pPr>
              <w:spacing w:before="0" w:line="240" w:lineRule="auto"/>
              <w:contextualSpacing w:val="0"/>
              <w:rPr>
                <w:ins w:id="3511" w:author="Phuong Truong Thi" w:date="2024-10-16T00:56:00Z"/>
                <w:rFonts w:ascii="Times New Roman" w:eastAsia="Times New Roman" w:hAnsi="Times New Roman"/>
                <w:sz w:val="24"/>
                <w:szCs w:val="24"/>
                <w:lang w:eastAsia="vi-VN"/>
              </w:rPr>
            </w:pPr>
            <w:ins w:id="3512" w:author="Phuong Truong Thi" w:date="2024-10-16T00:56:00Z">
              <w:r>
                <w:rPr>
                  <w:rFonts w:ascii="Times New Roman" w:eastAsia="Times New Roman" w:hAnsi="Times New Roman"/>
                  <w:sz w:val="24"/>
                  <w:szCs w:val="24"/>
                  <w:lang w:eastAsia="vi-VN"/>
                </w:rPr>
                <w:t>DM_NEO_</w:t>
              </w:r>
            </w:ins>
          </w:p>
          <w:p w14:paraId="2B7EDA63" w14:textId="77777777" w:rsidR="00AD3554" w:rsidRPr="002D298C" w:rsidRDefault="00AD3554" w:rsidP="00817E47">
            <w:pPr>
              <w:spacing w:before="0" w:line="240" w:lineRule="auto"/>
              <w:contextualSpacing w:val="0"/>
              <w:rPr>
                <w:ins w:id="3513" w:author="Phuong Truong Thi" w:date="2024-10-16T00:56:00Z"/>
                <w:rFonts w:ascii="Times New Roman" w:eastAsia="Times New Roman" w:hAnsi="Times New Roman"/>
                <w:sz w:val="24"/>
                <w:szCs w:val="24"/>
                <w:lang w:eastAsia="vi-VN"/>
              </w:rPr>
            </w:pPr>
            <w:ins w:id="3514" w:author="Phuong Truong Thi" w:date="2024-10-16T00:56:00Z">
              <w:r>
                <w:rPr>
                  <w:rFonts w:ascii="Times New Roman" w:eastAsia="Times New Roman" w:hAnsi="Times New Roman"/>
                  <w:sz w:val="24"/>
                  <w:szCs w:val="24"/>
                  <w:lang w:eastAsia="vi-VN"/>
                </w:rPr>
                <w:t>STATUS</w:t>
              </w:r>
            </w:ins>
          </w:p>
        </w:tc>
        <w:tc>
          <w:tcPr>
            <w:tcW w:w="1063" w:type="dxa"/>
          </w:tcPr>
          <w:p w14:paraId="3C8CCAA7" w14:textId="77777777" w:rsidR="00AD3554" w:rsidRPr="00AD0E1A" w:rsidRDefault="00AD3554" w:rsidP="00817E47">
            <w:pPr>
              <w:spacing w:before="0" w:line="240" w:lineRule="auto"/>
              <w:contextualSpacing w:val="0"/>
              <w:jc w:val="center"/>
              <w:rPr>
                <w:ins w:id="3515" w:author="Phuong Truong Thi" w:date="2024-10-16T00:56:00Z"/>
                <w:rFonts w:ascii="Times New Roman" w:eastAsia="Times New Roman" w:hAnsi="Times New Roman"/>
                <w:sz w:val="24"/>
                <w:szCs w:val="24"/>
                <w:lang w:val="vi-VN" w:eastAsia="vi-VN"/>
              </w:rPr>
            </w:pPr>
            <w:ins w:id="3516" w:author="Phuong Truong Thi" w:date="2024-10-16T00:56:00Z">
              <w:r>
                <w:rPr>
                  <w:rFonts w:ascii="Times New Roman" w:eastAsia="Times New Roman" w:hAnsi="Times New Roman"/>
                  <w:sz w:val="24"/>
                  <w:szCs w:val="24"/>
                  <w:lang w:eastAsia="vi-VN"/>
                </w:rPr>
                <w:t>N</w:t>
              </w:r>
            </w:ins>
          </w:p>
        </w:tc>
      </w:tr>
      <w:tr w:rsidR="00AD3554" w:rsidRPr="00AD0E1A" w14:paraId="55B94565" w14:textId="77777777" w:rsidTr="7F5A6C64">
        <w:trPr>
          <w:trHeight w:val="276"/>
          <w:ins w:id="3517" w:author="Phuong Truong Thi" w:date="2024-10-16T00:56:00Z"/>
        </w:trPr>
        <w:tc>
          <w:tcPr>
            <w:tcW w:w="720" w:type="dxa"/>
            <w:shd w:val="clear" w:color="auto" w:fill="auto"/>
            <w:vAlign w:val="center"/>
          </w:tcPr>
          <w:p w14:paraId="46DB1D67" w14:textId="77777777" w:rsidR="00AD3554" w:rsidRPr="005A1D22" w:rsidRDefault="00AD3554" w:rsidP="00817E47">
            <w:pPr>
              <w:pStyle w:val="ListParagraph"/>
              <w:numPr>
                <w:ilvl w:val="0"/>
                <w:numId w:val="61"/>
              </w:numPr>
              <w:spacing w:before="0" w:line="240" w:lineRule="auto"/>
              <w:contextualSpacing w:val="0"/>
              <w:jc w:val="left"/>
              <w:rPr>
                <w:ins w:id="3518" w:author="Phuong Truong Thi" w:date="2024-10-16T00:56:00Z"/>
                <w:rFonts w:eastAsia="Times New Roman"/>
                <w:szCs w:val="24"/>
                <w:lang w:val="vi-VN" w:eastAsia="vi-VN"/>
              </w:rPr>
            </w:pPr>
          </w:p>
        </w:tc>
        <w:tc>
          <w:tcPr>
            <w:tcW w:w="1355" w:type="dxa"/>
            <w:shd w:val="clear" w:color="auto" w:fill="auto"/>
            <w:vAlign w:val="center"/>
          </w:tcPr>
          <w:p w14:paraId="5F03C5F8" w14:textId="77777777" w:rsidR="00AD3554" w:rsidRPr="005A1D22" w:rsidRDefault="00AD3554" w:rsidP="00817E47">
            <w:pPr>
              <w:spacing w:before="0" w:line="240" w:lineRule="auto"/>
              <w:contextualSpacing w:val="0"/>
              <w:rPr>
                <w:ins w:id="3519" w:author="Phuong Truong Thi" w:date="2024-10-16T00:56:00Z"/>
                <w:rFonts w:ascii="Times New Roman" w:hAnsi="Times New Roman"/>
                <w:sz w:val="24"/>
                <w:szCs w:val="24"/>
              </w:rPr>
            </w:pPr>
            <w:ins w:id="3520" w:author="Phuong Truong Thi" w:date="2024-10-16T00:56:00Z">
              <w:r w:rsidRPr="005A1D22">
                <w:rPr>
                  <w:rFonts w:ascii="Times New Roman" w:hAnsi="Times New Roman"/>
                  <w:color w:val="000000"/>
                  <w:sz w:val="24"/>
                  <w:szCs w:val="24"/>
                </w:rPr>
                <w:t>Số lượng TKTT</w:t>
              </w:r>
            </w:ins>
          </w:p>
        </w:tc>
        <w:tc>
          <w:tcPr>
            <w:tcW w:w="2610" w:type="dxa"/>
            <w:vAlign w:val="center"/>
          </w:tcPr>
          <w:p w14:paraId="2ECEA33F" w14:textId="77777777" w:rsidR="00AD3554" w:rsidRPr="008C1DA1" w:rsidRDefault="00AD3554" w:rsidP="00817E47">
            <w:pPr>
              <w:spacing w:before="0" w:line="240" w:lineRule="auto"/>
              <w:contextualSpacing w:val="0"/>
              <w:rPr>
                <w:ins w:id="3521" w:author="Phuong Truong Thi" w:date="2024-10-16T00:56:00Z"/>
                <w:rFonts w:ascii="Times New Roman" w:eastAsia="Times New Roman" w:hAnsi="Times New Roman"/>
                <w:sz w:val="24"/>
                <w:szCs w:val="24"/>
                <w:lang w:eastAsia="vi-VN"/>
              </w:rPr>
            </w:pPr>
            <w:ins w:id="3522" w:author="Phuong Truong Thi" w:date="2024-10-16T00:56:00Z">
              <w:r w:rsidRPr="008C1DA1">
                <w:rPr>
                  <w:rFonts w:ascii="Times New Roman" w:hAnsi="Times New Roman"/>
                  <w:sz w:val="24"/>
                  <w:szCs w:val="24"/>
                </w:rPr>
                <w:t>Tổng số lượng TKTT của khách hang</w:t>
              </w:r>
            </w:ins>
          </w:p>
        </w:tc>
        <w:tc>
          <w:tcPr>
            <w:tcW w:w="1080" w:type="dxa"/>
          </w:tcPr>
          <w:p w14:paraId="48596DCB" w14:textId="77777777" w:rsidR="00AD3554" w:rsidRDefault="00AD3554" w:rsidP="00817E47">
            <w:pPr>
              <w:spacing w:before="0" w:line="240" w:lineRule="auto"/>
              <w:contextualSpacing w:val="0"/>
              <w:rPr>
                <w:ins w:id="3523" w:author="Phuong Truong Thi" w:date="2024-10-16T00:56:00Z"/>
                <w:rFonts w:ascii="Times New Roman" w:eastAsia="Times New Roman" w:hAnsi="Times New Roman"/>
                <w:sz w:val="24"/>
                <w:szCs w:val="24"/>
                <w:lang w:eastAsia="vi-VN"/>
              </w:rPr>
            </w:pPr>
            <w:ins w:id="3524"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29D5F0A5" w14:textId="77777777" w:rsidR="00AD3554" w:rsidRPr="00AD0E1A" w:rsidRDefault="00AD3554" w:rsidP="00817E47">
            <w:pPr>
              <w:spacing w:before="0" w:line="240" w:lineRule="auto"/>
              <w:contextualSpacing w:val="0"/>
              <w:rPr>
                <w:ins w:id="3525" w:author="Phuong Truong Thi" w:date="2024-10-16T00:56:00Z"/>
                <w:rFonts w:ascii="Times New Roman" w:eastAsia="Times New Roman" w:hAnsi="Times New Roman"/>
                <w:sz w:val="24"/>
                <w:szCs w:val="24"/>
                <w:lang w:eastAsia="vi-VN"/>
              </w:rPr>
            </w:pPr>
            <w:ins w:id="3526"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0F7DB300" w14:textId="77777777" w:rsidR="00AD3554" w:rsidRPr="00AD0E1A" w:rsidRDefault="00AD3554" w:rsidP="00817E47">
            <w:pPr>
              <w:spacing w:before="0" w:line="240" w:lineRule="auto"/>
              <w:contextualSpacing w:val="0"/>
              <w:rPr>
                <w:ins w:id="3527" w:author="Phuong Truong Thi" w:date="2024-10-16T00:56:00Z"/>
                <w:rFonts w:ascii="Times New Roman" w:eastAsia="Times New Roman" w:hAnsi="Times New Roman"/>
                <w:sz w:val="24"/>
                <w:szCs w:val="24"/>
                <w:lang w:val="vi-VN" w:eastAsia="vi-VN"/>
              </w:rPr>
            </w:pPr>
          </w:p>
        </w:tc>
        <w:tc>
          <w:tcPr>
            <w:tcW w:w="1063" w:type="dxa"/>
          </w:tcPr>
          <w:p w14:paraId="6448BE4C" w14:textId="77777777" w:rsidR="00AD3554" w:rsidRPr="00AD0E1A" w:rsidRDefault="00AD3554" w:rsidP="00817E47">
            <w:pPr>
              <w:spacing w:before="0" w:line="240" w:lineRule="auto"/>
              <w:contextualSpacing w:val="0"/>
              <w:jc w:val="center"/>
              <w:rPr>
                <w:ins w:id="3528" w:author="Phuong Truong Thi" w:date="2024-10-16T00:56:00Z"/>
                <w:rFonts w:ascii="Times New Roman" w:eastAsia="Times New Roman" w:hAnsi="Times New Roman"/>
                <w:sz w:val="24"/>
                <w:szCs w:val="24"/>
                <w:lang w:val="vi-VN" w:eastAsia="vi-VN"/>
              </w:rPr>
            </w:pPr>
            <w:ins w:id="3529" w:author="Phuong Truong Thi" w:date="2024-10-16T00:56:00Z">
              <w:r>
                <w:rPr>
                  <w:rFonts w:ascii="Times New Roman" w:eastAsia="Times New Roman" w:hAnsi="Times New Roman"/>
                  <w:sz w:val="24"/>
                  <w:szCs w:val="24"/>
                  <w:lang w:eastAsia="vi-VN"/>
                </w:rPr>
                <w:t>N</w:t>
              </w:r>
            </w:ins>
          </w:p>
        </w:tc>
      </w:tr>
      <w:tr w:rsidR="00AD3554" w:rsidRPr="00AD0E1A" w14:paraId="01E18E7F" w14:textId="77777777" w:rsidTr="7F5A6C64">
        <w:trPr>
          <w:trHeight w:val="276"/>
          <w:ins w:id="3530" w:author="Phuong Truong Thi" w:date="2024-10-16T00:56:00Z"/>
        </w:trPr>
        <w:tc>
          <w:tcPr>
            <w:tcW w:w="720" w:type="dxa"/>
            <w:shd w:val="clear" w:color="auto" w:fill="auto"/>
            <w:vAlign w:val="center"/>
          </w:tcPr>
          <w:p w14:paraId="3FA82116" w14:textId="77777777" w:rsidR="00AD3554" w:rsidRPr="005A1D22" w:rsidRDefault="00AD3554" w:rsidP="00817E47">
            <w:pPr>
              <w:pStyle w:val="ListParagraph"/>
              <w:numPr>
                <w:ilvl w:val="0"/>
                <w:numId w:val="61"/>
              </w:numPr>
              <w:spacing w:before="0" w:line="240" w:lineRule="auto"/>
              <w:contextualSpacing w:val="0"/>
              <w:jc w:val="left"/>
              <w:rPr>
                <w:ins w:id="3531" w:author="Phuong Truong Thi" w:date="2024-10-16T00:56:00Z"/>
                <w:rFonts w:eastAsia="Times New Roman"/>
                <w:szCs w:val="24"/>
                <w:lang w:val="vi-VN" w:eastAsia="vi-VN"/>
              </w:rPr>
            </w:pPr>
          </w:p>
        </w:tc>
        <w:tc>
          <w:tcPr>
            <w:tcW w:w="1355" w:type="dxa"/>
            <w:shd w:val="clear" w:color="auto" w:fill="auto"/>
            <w:vAlign w:val="center"/>
          </w:tcPr>
          <w:p w14:paraId="300A2A53" w14:textId="77777777" w:rsidR="00AD3554" w:rsidRPr="00B66378" w:rsidRDefault="00AD3554" w:rsidP="00817E47">
            <w:pPr>
              <w:spacing w:before="0" w:line="240" w:lineRule="auto"/>
              <w:contextualSpacing w:val="0"/>
              <w:rPr>
                <w:ins w:id="3532" w:author="Phuong Truong Thi" w:date="2024-10-16T00:56:00Z"/>
                <w:rFonts w:ascii="Times New Roman" w:hAnsi="Times New Roman"/>
                <w:sz w:val="24"/>
                <w:szCs w:val="24"/>
                <w:lang w:val="vi-VN"/>
              </w:rPr>
            </w:pPr>
            <w:ins w:id="3533" w:author="Phuong Truong Thi" w:date="2024-10-16T00:56:00Z">
              <w:r w:rsidRPr="00B66378">
                <w:rPr>
                  <w:rFonts w:ascii="Times New Roman" w:hAnsi="Times New Roman"/>
                  <w:sz w:val="24"/>
                  <w:szCs w:val="24"/>
                  <w:lang w:val="vi-VN"/>
                </w:rPr>
                <w:t>Phí Tài khoản số đẹp</w:t>
              </w:r>
            </w:ins>
          </w:p>
        </w:tc>
        <w:tc>
          <w:tcPr>
            <w:tcW w:w="2610" w:type="dxa"/>
            <w:vAlign w:val="center"/>
          </w:tcPr>
          <w:p w14:paraId="11068A1F" w14:textId="77777777" w:rsidR="00AD3554" w:rsidRPr="00B66378" w:rsidRDefault="00AD3554" w:rsidP="00817E47">
            <w:pPr>
              <w:spacing w:before="0" w:line="240" w:lineRule="auto"/>
              <w:contextualSpacing w:val="0"/>
              <w:rPr>
                <w:ins w:id="3534" w:author="Phuong Truong Thi" w:date="2024-10-16T00:56:00Z"/>
                <w:rFonts w:ascii="Times New Roman" w:eastAsia="Times New Roman" w:hAnsi="Times New Roman"/>
                <w:sz w:val="24"/>
                <w:szCs w:val="24"/>
                <w:lang w:val="vi-VN" w:eastAsia="vi-VN"/>
              </w:rPr>
            </w:pPr>
            <w:ins w:id="3535" w:author="Phuong Truong Thi" w:date="2024-10-16T00:56:00Z">
              <w:r w:rsidRPr="00B66378">
                <w:rPr>
                  <w:rFonts w:ascii="Times New Roman" w:hAnsi="Times New Roman"/>
                  <w:sz w:val="24"/>
                  <w:szCs w:val="24"/>
                  <w:lang w:val="vi-VN"/>
                </w:rPr>
                <w:t>Tổng phí tài khoản số đẹp của KH đến ngày dữ liệu</w:t>
              </w:r>
            </w:ins>
          </w:p>
        </w:tc>
        <w:tc>
          <w:tcPr>
            <w:tcW w:w="1080" w:type="dxa"/>
          </w:tcPr>
          <w:p w14:paraId="42ED842E" w14:textId="77777777" w:rsidR="00AD3554" w:rsidRDefault="00AD3554" w:rsidP="00817E47">
            <w:pPr>
              <w:spacing w:before="0" w:line="240" w:lineRule="auto"/>
              <w:contextualSpacing w:val="0"/>
              <w:rPr>
                <w:ins w:id="3536" w:author="Phuong Truong Thi" w:date="2024-10-16T00:56:00Z"/>
                <w:rFonts w:ascii="Times New Roman" w:eastAsia="Times New Roman" w:hAnsi="Times New Roman"/>
                <w:sz w:val="24"/>
                <w:szCs w:val="24"/>
                <w:lang w:eastAsia="vi-VN"/>
              </w:rPr>
            </w:pPr>
            <w:ins w:id="3537"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2CF4A60A" w14:textId="77777777" w:rsidR="00AD3554" w:rsidRPr="00AD0E1A" w:rsidRDefault="00AD3554" w:rsidP="00817E47">
            <w:pPr>
              <w:spacing w:before="0" w:line="240" w:lineRule="auto"/>
              <w:contextualSpacing w:val="0"/>
              <w:rPr>
                <w:ins w:id="3538" w:author="Phuong Truong Thi" w:date="2024-10-16T00:56:00Z"/>
                <w:rFonts w:ascii="Times New Roman" w:eastAsia="Times New Roman" w:hAnsi="Times New Roman"/>
                <w:sz w:val="24"/>
                <w:szCs w:val="24"/>
                <w:lang w:eastAsia="vi-VN"/>
              </w:rPr>
            </w:pPr>
            <w:ins w:id="3539" w:author="Phuong Truong Thi" w:date="2024-10-16T00:56:00Z">
              <w:r>
                <w:rPr>
                  <w:rFonts w:ascii="Times New Roman" w:eastAsia="Times New Roman" w:hAnsi="Times New Roman"/>
                  <w:sz w:val="24"/>
                  <w:szCs w:val="24"/>
                  <w:lang w:val="vi-VN" w:eastAsia="vi-VN"/>
                </w:rPr>
                <w:t>Currency</w:t>
              </w:r>
            </w:ins>
          </w:p>
        </w:tc>
        <w:tc>
          <w:tcPr>
            <w:tcW w:w="1063" w:type="dxa"/>
            <w:shd w:val="clear" w:color="auto" w:fill="auto"/>
            <w:noWrap/>
            <w:vAlign w:val="center"/>
          </w:tcPr>
          <w:p w14:paraId="4092927E" w14:textId="77777777" w:rsidR="00AD3554" w:rsidRPr="00AD0E1A" w:rsidRDefault="00AD3554" w:rsidP="00817E47">
            <w:pPr>
              <w:spacing w:before="0" w:line="240" w:lineRule="auto"/>
              <w:contextualSpacing w:val="0"/>
              <w:rPr>
                <w:ins w:id="3540" w:author="Phuong Truong Thi" w:date="2024-10-16T00:56:00Z"/>
                <w:rFonts w:ascii="Times New Roman" w:eastAsia="Times New Roman" w:hAnsi="Times New Roman"/>
                <w:sz w:val="24"/>
                <w:szCs w:val="24"/>
                <w:lang w:val="vi-VN" w:eastAsia="vi-VN"/>
              </w:rPr>
            </w:pPr>
          </w:p>
        </w:tc>
        <w:tc>
          <w:tcPr>
            <w:tcW w:w="1063" w:type="dxa"/>
          </w:tcPr>
          <w:p w14:paraId="520AC2D7" w14:textId="77777777" w:rsidR="00AD3554" w:rsidRPr="00AD0E1A" w:rsidRDefault="00AD3554" w:rsidP="00817E47">
            <w:pPr>
              <w:spacing w:before="0" w:line="240" w:lineRule="auto"/>
              <w:contextualSpacing w:val="0"/>
              <w:jc w:val="center"/>
              <w:rPr>
                <w:ins w:id="3541" w:author="Phuong Truong Thi" w:date="2024-10-16T00:56:00Z"/>
                <w:rFonts w:ascii="Times New Roman" w:eastAsia="Times New Roman" w:hAnsi="Times New Roman"/>
                <w:sz w:val="24"/>
                <w:szCs w:val="24"/>
                <w:lang w:val="vi-VN" w:eastAsia="vi-VN"/>
              </w:rPr>
            </w:pPr>
            <w:ins w:id="3542" w:author="Phuong Truong Thi" w:date="2024-10-16T00:56:00Z">
              <w:r>
                <w:rPr>
                  <w:rFonts w:ascii="Times New Roman" w:eastAsia="Times New Roman" w:hAnsi="Times New Roman"/>
                  <w:sz w:val="24"/>
                  <w:szCs w:val="24"/>
                  <w:lang w:eastAsia="vi-VN"/>
                </w:rPr>
                <w:t>N</w:t>
              </w:r>
            </w:ins>
          </w:p>
        </w:tc>
      </w:tr>
      <w:tr w:rsidR="00AD3554" w:rsidRPr="00AD0E1A" w14:paraId="3FA3015E" w14:textId="77777777" w:rsidTr="7F5A6C64">
        <w:trPr>
          <w:trHeight w:val="276"/>
          <w:ins w:id="3543" w:author="Phuong Truong Thi" w:date="2024-10-16T00:56:00Z"/>
        </w:trPr>
        <w:tc>
          <w:tcPr>
            <w:tcW w:w="720" w:type="dxa"/>
            <w:shd w:val="clear" w:color="auto" w:fill="auto"/>
            <w:vAlign w:val="center"/>
          </w:tcPr>
          <w:p w14:paraId="45245030" w14:textId="77777777" w:rsidR="00AD3554" w:rsidRPr="005A1D22" w:rsidRDefault="00AD3554" w:rsidP="00817E47">
            <w:pPr>
              <w:pStyle w:val="ListParagraph"/>
              <w:numPr>
                <w:ilvl w:val="0"/>
                <w:numId w:val="61"/>
              </w:numPr>
              <w:spacing w:before="0" w:line="240" w:lineRule="auto"/>
              <w:contextualSpacing w:val="0"/>
              <w:jc w:val="left"/>
              <w:rPr>
                <w:ins w:id="3544" w:author="Phuong Truong Thi" w:date="2024-10-16T00:56:00Z"/>
                <w:rFonts w:eastAsia="Times New Roman"/>
                <w:szCs w:val="24"/>
                <w:lang w:val="vi-VN" w:eastAsia="vi-VN"/>
              </w:rPr>
            </w:pPr>
          </w:p>
        </w:tc>
        <w:tc>
          <w:tcPr>
            <w:tcW w:w="1355" w:type="dxa"/>
            <w:shd w:val="clear" w:color="auto" w:fill="auto"/>
            <w:vAlign w:val="center"/>
          </w:tcPr>
          <w:p w14:paraId="1D25282B" w14:textId="77777777" w:rsidR="00AD3554" w:rsidRPr="00B66378" w:rsidRDefault="00AD3554" w:rsidP="00817E47">
            <w:pPr>
              <w:spacing w:before="0" w:line="240" w:lineRule="auto"/>
              <w:contextualSpacing w:val="0"/>
              <w:rPr>
                <w:ins w:id="3545" w:author="Phuong Truong Thi" w:date="2024-10-16T00:56:00Z"/>
                <w:rFonts w:ascii="Times New Roman" w:hAnsi="Times New Roman"/>
                <w:sz w:val="24"/>
                <w:szCs w:val="24"/>
                <w:lang w:val="vi-VN"/>
              </w:rPr>
            </w:pPr>
            <w:ins w:id="3546" w:author="Phuong Truong Thi" w:date="2024-10-16T00:56:00Z">
              <w:r w:rsidRPr="00B66378">
                <w:rPr>
                  <w:rFonts w:ascii="Times New Roman" w:hAnsi="Times New Roman"/>
                  <w:color w:val="000000"/>
                  <w:sz w:val="24"/>
                  <w:szCs w:val="24"/>
                  <w:lang w:val="vi-VN"/>
                </w:rPr>
                <w:t>KH đã có thấu chi chưa</w:t>
              </w:r>
            </w:ins>
          </w:p>
        </w:tc>
        <w:tc>
          <w:tcPr>
            <w:tcW w:w="2610" w:type="dxa"/>
            <w:vAlign w:val="center"/>
          </w:tcPr>
          <w:p w14:paraId="3582C53A" w14:textId="77777777" w:rsidR="00AD3554" w:rsidRPr="00B66378" w:rsidRDefault="00AD3554" w:rsidP="00817E47">
            <w:pPr>
              <w:spacing w:before="0" w:line="240" w:lineRule="auto"/>
              <w:contextualSpacing w:val="0"/>
              <w:rPr>
                <w:ins w:id="3547" w:author="Phuong Truong Thi" w:date="2024-10-16T00:56:00Z"/>
                <w:rFonts w:ascii="Times New Roman" w:eastAsia="Times New Roman" w:hAnsi="Times New Roman"/>
                <w:sz w:val="24"/>
                <w:szCs w:val="24"/>
                <w:lang w:val="vi-VN" w:eastAsia="vi-VN"/>
              </w:rPr>
            </w:pPr>
            <w:commentRangeStart w:id="3548"/>
            <w:commentRangeStart w:id="3549"/>
            <w:commentRangeStart w:id="3550"/>
            <w:ins w:id="3551" w:author="Phuong Truong Thi" w:date="2024-10-16T00:56:00Z">
              <w:r w:rsidRPr="00B66378">
                <w:rPr>
                  <w:rFonts w:ascii="Times New Roman" w:hAnsi="Times New Roman"/>
                  <w:color w:val="000000"/>
                  <w:sz w:val="24"/>
                  <w:szCs w:val="24"/>
                  <w:lang w:val="vi-VN"/>
                </w:rPr>
                <w:t>Có/ chưa: Đánh dấu KH đang nắm giữ sản phẩm OD hay không</w:t>
              </w:r>
            </w:ins>
            <w:commentRangeEnd w:id="3548"/>
            <w:r w:rsidR="003247F9">
              <w:rPr>
                <w:rStyle w:val="CommentReference"/>
                <w:lang w:val="x-none" w:eastAsia="x-none"/>
              </w:rPr>
              <w:commentReference w:id="3548"/>
            </w:r>
            <w:commentRangeEnd w:id="3549"/>
            <w:r w:rsidR="00BD2B04">
              <w:rPr>
                <w:rStyle w:val="CommentReference"/>
                <w:lang w:val="x-none" w:eastAsia="x-none"/>
              </w:rPr>
              <w:commentReference w:id="3549"/>
            </w:r>
            <w:commentRangeEnd w:id="3550"/>
            <w:r w:rsidR="001F44E5">
              <w:rPr>
                <w:rStyle w:val="CommentReference"/>
                <w:lang w:val="x-none" w:eastAsia="x-none"/>
              </w:rPr>
              <w:commentReference w:id="3550"/>
            </w:r>
          </w:p>
        </w:tc>
        <w:tc>
          <w:tcPr>
            <w:tcW w:w="1080" w:type="dxa"/>
          </w:tcPr>
          <w:p w14:paraId="74D5001C" w14:textId="77777777" w:rsidR="00AD3554" w:rsidRDefault="00AD3554" w:rsidP="00817E47">
            <w:pPr>
              <w:spacing w:before="0" w:line="240" w:lineRule="auto"/>
              <w:contextualSpacing w:val="0"/>
              <w:rPr>
                <w:ins w:id="3552" w:author="Phuong Truong Thi" w:date="2024-10-16T00:56:00Z"/>
                <w:rFonts w:ascii="Times New Roman" w:eastAsia="Times New Roman" w:hAnsi="Times New Roman"/>
                <w:sz w:val="24"/>
                <w:szCs w:val="24"/>
                <w:lang w:eastAsia="vi-VN"/>
              </w:rPr>
            </w:pPr>
            <w:ins w:id="3553"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2A721B4C" w14:textId="62D3CCFD" w:rsidR="00AD3554" w:rsidRPr="00AD0E1A" w:rsidRDefault="00525739" w:rsidP="00817E47">
            <w:pPr>
              <w:spacing w:before="0" w:line="240" w:lineRule="auto"/>
              <w:contextualSpacing w:val="0"/>
              <w:rPr>
                <w:ins w:id="3554"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768E0673" w14:textId="77777777" w:rsidR="00AD3554" w:rsidRDefault="00AD3554" w:rsidP="00817E47">
            <w:pPr>
              <w:spacing w:before="0" w:line="240" w:lineRule="auto"/>
              <w:contextualSpacing w:val="0"/>
              <w:rPr>
                <w:ins w:id="3555" w:author="Phuong Truong Thi" w:date="2024-10-16T00:56:00Z"/>
                <w:rFonts w:ascii="Times New Roman" w:eastAsia="Times New Roman" w:hAnsi="Times New Roman"/>
                <w:sz w:val="24"/>
                <w:szCs w:val="24"/>
                <w:lang w:eastAsia="vi-VN"/>
              </w:rPr>
            </w:pPr>
            <w:ins w:id="3556" w:author="Phuong Truong Thi" w:date="2024-10-16T00:56:00Z">
              <w:r>
                <w:rPr>
                  <w:rFonts w:ascii="Times New Roman" w:eastAsia="Times New Roman" w:hAnsi="Times New Roman"/>
                  <w:sz w:val="24"/>
                  <w:szCs w:val="24"/>
                  <w:lang w:eastAsia="vi-VN"/>
                </w:rPr>
                <w:t>DM_OD_</w:t>
              </w:r>
            </w:ins>
          </w:p>
          <w:p w14:paraId="419A73CC" w14:textId="77777777" w:rsidR="00AD3554" w:rsidRPr="002D298C" w:rsidRDefault="00AD3554" w:rsidP="00817E47">
            <w:pPr>
              <w:spacing w:before="0" w:line="240" w:lineRule="auto"/>
              <w:contextualSpacing w:val="0"/>
              <w:rPr>
                <w:ins w:id="3557" w:author="Phuong Truong Thi" w:date="2024-10-16T00:56:00Z"/>
                <w:rFonts w:ascii="Times New Roman" w:eastAsia="Times New Roman" w:hAnsi="Times New Roman"/>
                <w:sz w:val="24"/>
                <w:szCs w:val="24"/>
                <w:lang w:eastAsia="vi-VN"/>
              </w:rPr>
            </w:pPr>
            <w:ins w:id="3558" w:author="Phuong Truong Thi" w:date="2024-10-16T00:56:00Z">
              <w:r>
                <w:rPr>
                  <w:rFonts w:ascii="Times New Roman" w:eastAsia="Times New Roman" w:hAnsi="Times New Roman"/>
                  <w:sz w:val="24"/>
                  <w:szCs w:val="24"/>
                  <w:lang w:eastAsia="vi-VN"/>
                </w:rPr>
                <w:t>MARK</w:t>
              </w:r>
            </w:ins>
          </w:p>
        </w:tc>
        <w:tc>
          <w:tcPr>
            <w:tcW w:w="1063" w:type="dxa"/>
          </w:tcPr>
          <w:p w14:paraId="5D592310" w14:textId="77777777" w:rsidR="00AD3554" w:rsidRPr="00AD0E1A" w:rsidRDefault="00AD3554" w:rsidP="00817E47">
            <w:pPr>
              <w:spacing w:before="0" w:line="240" w:lineRule="auto"/>
              <w:contextualSpacing w:val="0"/>
              <w:jc w:val="center"/>
              <w:rPr>
                <w:ins w:id="3559" w:author="Phuong Truong Thi" w:date="2024-10-16T00:56:00Z"/>
                <w:rFonts w:ascii="Times New Roman" w:eastAsia="Times New Roman" w:hAnsi="Times New Roman"/>
                <w:sz w:val="24"/>
                <w:szCs w:val="24"/>
                <w:lang w:val="vi-VN" w:eastAsia="vi-VN"/>
              </w:rPr>
            </w:pPr>
            <w:ins w:id="3560" w:author="Phuong Truong Thi" w:date="2024-10-16T00:56:00Z">
              <w:r>
                <w:rPr>
                  <w:rFonts w:ascii="Times New Roman" w:eastAsia="Times New Roman" w:hAnsi="Times New Roman"/>
                  <w:sz w:val="24"/>
                  <w:szCs w:val="24"/>
                  <w:lang w:eastAsia="vi-VN"/>
                </w:rPr>
                <w:t>N</w:t>
              </w:r>
            </w:ins>
          </w:p>
        </w:tc>
      </w:tr>
      <w:tr w:rsidR="00AD3554" w:rsidRPr="00AD0E1A" w14:paraId="0F3BDFC9" w14:textId="77777777" w:rsidTr="7F5A6C64">
        <w:trPr>
          <w:trHeight w:val="276"/>
          <w:ins w:id="3561" w:author="Phuong Truong Thi" w:date="2024-10-16T00:56:00Z"/>
        </w:trPr>
        <w:tc>
          <w:tcPr>
            <w:tcW w:w="720" w:type="dxa"/>
            <w:shd w:val="clear" w:color="auto" w:fill="auto"/>
            <w:vAlign w:val="center"/>
          </w:tcPr>
          <w:p w14:paraId="6B7843D8" w14:textId="77777777" w:rsidR="00AD3554" w:rsidRPr="005A1D22" w:rsidRDefault="00AD3554" w:rsidP="00817E47">
            <w:pPr>
              <w:pStyle w:val="ListParagraph"/>
              <w:numPr>
                <w:ilvl w:val="0"/>
                <w:numId w:val="61"/>
              </w:numPr>
              <w:spacing w:before="0" w:line="240" w:lineRule="auto"/>
              <w:contextualSpacing w:val="0"/>
              <w:jc w:val="left"/>
              <w:rPr>
                <w:ins w:id="3562" w:author="Phuong Truong Thi" w:date="2024-10-16T00:56:00Z"/>
                <w:rFonts w:eastAsia="Times New Roman"/>
                <w:szCs w:val="24"/>
                <w:lang w:val="vi-VN" w:eastAsia="vi-VN"/>
              </w:rPr>
            </w:pPr>
          </w:p>
        </w:tc>
        <w:tc>
          <w:tcPr>
            <w:tcW w:w="1355" w:type="dxa"/>
            <w:shd w:val="clear" w:color="auto" w:fill="auto"/>
            <w:vAlign w:val="center"/>
          </w:tcPr>
          <w:p w14:paraId="7FCFA75B" w14:textId="77777777" w:rsidR="00AD3554" w:rsidRPr="005A1D22" w:rsidRDefault="00AD3554" w:rsidP="00817E47">
            <w:pPr>
              <w:spacing w:before="0" w:line="240" w:lineRule="auto"/>
              <w:contextualSpacing w:val="0"/>
              <w:rPr>
                <w:ins w:id="3563" w:author="Phuong Truong Thi" w:date="2024-10-16T00:56:00Z"/>
                <w:rFonts w:ascii="Times New Roman" w:hAnsi="Times New Roman"/>
                <w:sz w:val="24"/>
                <w:szCs w:val="24"/>
              </w:rPr>
            </w:pPr>
            <w:ins w:id="3564" w:author="Phuong Truong Thi" w:date="2024-10-16T00:56:00Z">
              <w:r w:rsidRPr="005A1D22">
                <w:rPr>
                  <w:rFonts w:ascii="Times New Roman" w:hAnsi="Times New Roman"/>
                  <w:color w:val="000000"/>
                  <w:sz w:val="24"/>
                  <w:szCs w:val="24"/>
                </w:rPr>
                <w:t>Hạn mức thấu chi</w:t>
              </w:r>
            </w:ins>
          </w:p>
        </w:tc>
        <w:tc>
          <w:tcPr>
            <w:tcW w:w="2610" w:type="dxa"/>
            <w:vAlign w:val="center"/>
          </w:tcPr>
          <w:p w14:paraId="5C5451DB" w14:textId="77777777" w:rsidR="00AD3554" w:rsidRPr="008C1DA1" w:rsidRDefault="00AD3554" w:rsidP="00817E47">
            <w:pPr>
              <w:spacing w:before="0" w:line="240" w:lineRule="auto"/>
              <w:contextualSpacing w:val="0"/>
              <w:rPr>
                <w:ins w:id="3565" w:author="Phuong Truong Thi" w:date="2024-10-16T00:56:00Z"/>
                <w:rFonts w:ascii="Times New Roman" w:eastAsia="Times New Roman" w:hAnsi="Times New Roman"/>
                <w:sz w:val="24"/>
                <w:szCs w:val="24"/>
                <w:lang w:eastAsia="vi-VN"/>
              </w:rPr>
            </w:pPr>
            <w:commentRangeStart w:id="3566"/>
            <w:commentRangeStart w:id="3567"/>
            <w:commentRangeStart w:id="3568"/>
            <w:ins w:id="3569" w:author="Phuong Truong Thi" w:date="2024-10-16T00:56:00Z">
              <w:r w:rsidRPr="008C1DA1">
                <w:rPr>
                  <w:rFonts w:ascii="Times New Roman" w:hAnsi="Times New Roman"/>
                  <w:color w:val="000000"/>
                  <w:sz w:val="24"/>
                  <w:szCs w:val="24"/>
                </w:rPr>
                <w:t>Nếu Khách hàng chưa có thấu chi lấy hạn mức PDT của KH nếu có</w:t>
              </w:r>
              <w:r w:rsidRPr="008C1DA1">
                <w:rPr>
                  <w:rFonts w:ascii="Times New Roman" w:hAnsi="Times New Roman"/>
                  <w:color w:val="000000"/>
                  <w:sz w:val="24"/>
                  <w:szCs w:val="24"/>
                </w:rPr>
                <w:br/>
                <w:t>Nếu Khách hàng đã có thấu chi lấy Hạn mức thấu chi của khách hàng</w:t>
              </w:r>
            </w:ins>
            <w:commentRangeEnd w:id="3566"/>
            <w:r w:rsidR="005E0FF2">
              <w:rPr>
                <w:rStyle w:val="CommentReference"/>
                <w:lang w:val="x-none" w:eastAsia="x-none"/>
              </w:rPr>
              <w:commentReference w:id="3566"/>
            </w:r>
            <w:commentRangeEnd w:id="3567"/>
            <w:r w:rsidR="00975861">
              <w:rPr>
                <w:rStyle w:val="CommentReference"/>
                <w:lang w:val="x-none" w:eastAsia="x-none"/>
              </w:rPr>
              <w:commentReference w:id="3567"/>
            </w:r>
            <w:commentRangeEnd w:id="3568"/>
            <w:r w:rsidR="001D6E9D">
              <w:rPr>
                <w:rStyle w:val="CommentReference"/>
                <w:lang w:val="x-none" w:eastAsia="x-none"/>
              </w:rPr>
              <w:commentReference w:id="3568"/>
            </w:r>
          </w:p>
        </w:tc>
        <w:tc>
          <w:tcPr>
            <w:tcW w:w="1080" w:type="dxa"/>
          </w:tcPr>
          <w:p w14:paraId="29D52BE1" w14:textId="77777777" w:rsidR="00AD3554" w:rsidRDefault="00AD3554" w:rsidP="00817E47">
            <w:pPr>
              <w:spacing w:before="0" w:line="240" w:lineRule="auto"/>
              <w:contextualSpacing w:val="0"/>
              <w:rPr>
                <w:ins w:id="3570" w:author="Phuong Truong Thi" w:date="2024-10-16T00:56:00Z"/>
                <w:rFonts w:ascii="Times New Roman" w:eastAsia="Times New Roman" w:hAnsi="Times New Roman"/>
                <w:sz w:val="24"/>
                <w:szCs w:val="24"/>
                <w:lang w:eastAsia="vi-VN"/>
              </w:rPr>
            </w:pPr>
            <w:ins w:id="3571"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72013119" w14:textId="77777777" w:rsidR="00AD3554" w:rsidRPr="00AD0E1A" w:rsidRDefault="00AD3554" w:rsidP="00817E47">
            <w:pPr>
              <w:spacing w:before="0" w:line="240" w:lineRule="auto"/>
              <w:contextualSpacing w:val="0"/>
              <w:rPr>
                <w:ins w:id="3572" w:author="Phuong Truong Thi" w:date="2024-10-16T00:56:00Z"/>
                <w:rFonts w:ascii="Times New Roman" w:eastAsia="Times New Roman" w:hAnsi="Times New Roman"/>
                <w:sz w:val="24"/>
                <w:szCs w:val="24"/>
                <w:lang w:eastAsia="vi-VN"/>
              </w:rPr>
            </w:pPr>
            <w:ins w:id="3573" w:author="Phuong Truong Thi" w:date="2024-10-16T00:56:00Z">
              <w:r>
                <w:rPr>
                  <w:rFonts w:ascii="Times New Roman" w:eastAsia="Times New Roman" w:hAnsi="Times New Roman"/>
                  <w:sz w:val="24"/>
                  <w:szCs w:val="24"/>
                  <w:lang w:val="vi-VN" w:eastAsia="vi-VN"/>
                </w:rPr>
                <w:t>Currency</w:t>
              </w:r>
            </w:ins>
          </w:p>
        </w:tc>
        <w:tc>
          <w:tcPr>
            <w:tcW w:w="1063" w:type="dxa"/>
            <w:shd w:val="clear" w:color="auto" w:fill="auto"/>
            <w:noWrap/>
            <w:vAlign w:val="center"/>
          </w:tcPr>
          <w:p w14:paraId="32C58E89" w14:textId="77777777" w:rsidR="00AD3554" w:rsidRPr="00AD0E1A" w:rsidRDefault="00AD3554" w:rsidP="00817E47">
            <w:pPr>
              <w:spacing w:before="0" w:line="240" w:lineRule="auto"/>
              <w:contextualSpacing w:val="0"/>
              <w:rPr>
                <w:ins w:id="3574" w:author="Phuong Truong Thi" w:date="2024-10-16T00:56:00Z"/>
                <w:rFonts w:ascii="Times New Roman" w:eastAsia="Times New Roman" w:hAnsi="Times New Roman"/>
                <w:sz w:val="24"/>
                <w:szCs w:val="24"/>
                <w:lang w:val="vi-VN" w:eastAsia="vi-VN"/>
              </w:rPr>
            </w:pPr>
          </w:p>
        </w:tc>
        <w:tc>
          <w:tcPr>
            <w:tcW w:w="1063" w:type="dxa"/>
          </w:tcPr>
          <w:p w14:paraId="5FF9DA63" w14:textId="77777777" w:rsidR="00AD3554" w:rsidRPr="00AD0E1A" w:rsidRDefault="00AD3554" w:rsidP="00817E47">
            <w:pPr>
              <w:spacing w:before="0" w:line="240" w:lineRule="auto"/>
              <w:contextualSpacing w:val="0"/>
              <w:jc w:val="center"/>
              <w:rPr>
                <w:ins w:id="3575" w:author="Phuong Truong Thi" w:date="2024-10-16T00:56:00Z"/>
                <w:rFonts w:ascii="Times New Roman" w:eastAsia="Times New Roman" w:hAnsi="Times New Roman"/>
                <w:sz w:val="24"/>
                <w:szCs w:val="24"/>
                <w:lang w:val="vi-VN" w:eastAsia="vi-VN"/>
              </w:rPr>
            </w:pPr>
            <w:ins w:id="3576" w:author="Phuong Truong Thi" w:date="2024-10-16T00:56:00Z">
              <w:r>
                <w:rPr>
                  <w:rFonts w:ascii="Times New Roman" w:eastAsia="Times New Roman" w:hAnsi="Times New Roman"/>
                  <w:sz w:val="24"/>
                  <w:szCs w:val="24"/>
                  <w:lang w:eastAsia="vi-VN"/>
                </w:rPr>
                <w:t>N</w:t>
              </w:r>
            </w:ins>
          </w:p>
        </w:tc>
      </w:tr>
      <w:tr w:rsidR="00AD3554" w:rsidRPr="00AD0E1A" w14:paraId="6A0B5A6F" w14:textId="77777777" w:rsidTr="7F5A6C64">
        <w:trPr>
          <w:trHeight w:val="276"/>
          <w:ins w:id="3577" w:author="Phuong Truong Thi" w:date="2024-10-16T00:56:00Z"/>
        </w:trPr>
        <w:tc>
          <w:tcPr>
            <w:tcW w:w="720" w:type="dxa"/>
            <w:shd w:val="clear" w:color="auto" w:fill="auto"/>
            <w:vAlign w:val="center"/>
          </w:tcPr>
          <w:p w14:paraId="0704D101" w14:textId="77777777" w:rsidR="00AD3554" w:rsidRPr="005A1D22" w:rsidRDefault="00AD3554" w:rsidP="00817E47">
            <w:pPr>
              <w:pStyle w:val="ListParagraph"/>
              <w:numPr>
                <w:ilvl w:val="0"/>
                <w:numId w:val="61"/>
              </w:numPr>
              <w:spacing w:before="0" w:line="240" w:lineRule="auto"/>
              <w:contextualSpacing w:val="0"/>
              <w:jc w:val="left"/>
              <w:rPr>
                <w:ins w:id="3578" w:author="Phuong Truong Thi" w:date="2024-10-16T00:56:00Z"/>
                <w:rFonts w:eastAsia="Times New Roman"/>
                <w:szCs w:val="24"/>
                <w:lang w:val="vi-VN" w:eastAsia="vi-VN"/>
              </w:rPr>
            </w:pPr>
          </w:p>
        </w:tc>
        <w:tc>
          <w:tcPr>
            <w:tcW w:w="1355" w:type="dxa"/>
            <w:shd w:val="clear" w:color="auto" w:fill="auto"/>
            <w:vAlign w:val="center"/>
          </w:tcPr>
          <w:p w14:paraId="5ED2C291" w14:textId="77777777" w:rsidR="00AD3554" w:rsidRPr="00B66378" w:rsidRDefault="00AD3554" w:rsidP="00817E47">
            <w:pPr>
              <w:spacing w:before="0" w:line="240" w:lineRule="auto"/>
              <w:contextualSpacing w:val="0"/>
              <w:rPr>
                <w:ins w:id="3579" w:author="Phuong Truong Thi" w:date="2024-10-16T00:56:00Z"/>
                <w:rFonts w:ascii="Times New Roman" w:hAnsi="Times New Roman"/>
                <w:sz w:val="24"/>
                <w:szCs w:val="24"/>
                <w:lang w:val="vi-VN"/>
              </w:rPr>
            </w:pPr>
            <w:ins w:id="3580" w:author="Phuong Truong Thi" w:date="2024-10-16T00:56:00Z">
              <w:r w:rsidRPr="00B66378">
                <w:rPr>
                  <w:rFonts w:ascii="Times New Roman" w:hAnsi="Times New Roman"/>
                  <w:sz w:val="24"/>
                  <w:szCs w:val="24"/>
                  <w:lang w:val="vi-VN"/>
                </w:rPr>
                <w:t>Số tiền KH vay tín chấp</w:t>
              </w:r>
            </w:ins>
          </w:p>
        </w:tc>
        <w:tc>
          <w:tcPr>
            <w:tcW w:w="2610" w:type="dxa"/>
            <w:vAlign w:val="center"/>
          </w:tcPr>
          <w:p w14:paraId="567F1F26" w14:textId="77777777" w:rsidR="00AD3554" w:rsidRPr="00B66378" w:rsidRDefault="00AD3554" w:rsidP="00817E47">
            <w:pPr>
              <w:spacing w:before="0" w:line="240" w:lineRule="auto"/>
              <w:contextualSpacing w:val="0"/>
              <w:rPr>
                <w:ins w:id="3581" w:author="Phuong Truong Thi" w:date="2024-10-16T00:56:00Z"/>
                <w:rFonts w:ascii="Times New Roman" w:eastAsia="Times New Roman" w:hAnsi="Times New Roman"/>
                <w:sz w:val="24"/>
                <w:szCs w:val="24"/>
                <w:lang w:val="vi-VN" w:eastAsia="vi-VN"/>
              </w:rPr>
            </w:pPr>
            <w:ins w:id="3582" w:author="Phuong Truong Thi" w:date="2024-10-16T00:56:00Z">
              <w:r w:rsidRPr="00B66378">
                <w:rPr>
                  <w:rFonts w:ascii="Times New Roman" w:hAnsi="Times New Roman"/>
                  <w:color w:val="000000"/>
                  <w:sz w:val="24"/>
                  <w:szCs w:val="24"/>
                  <w:lang w:val="vi-VN"/>
                </w:rPr>
                <w:t>Tổng số tiền các hợp đồng vay tín chấp của KH tại thời điểm báo cáo</w:t>
              </w:r>
            </w:ins>
          </w:p>
        </w:tc>
        <w:tc>
          <w:tcPr>
            <w:tcW w:w="1080" w:type="dxa"/>
          </w:tcPr>
          <w:p w14:paraId="65DAD2EA" w14:textId="77777777" w:rsidR="00AD3554" w:rsidRDefault="00AD3554" w:rsidP="00817E47">
            <w:pPr>
              <w:spacing w:before="0" w:line="240" w:lineRule="auto"/>
              <w:contextualSpacing w:val="0"/>
              <w:rPr>
                <w:ins w:id="3583" w:author="Phuong Truong Thi" w:date="2024-10-16T00:56:00Z"/>
                <w:rFonts w:ascii="Times New Roman" w:eastAsia="Times New Roman" w:hAnsi="Times New Roman"/>
                <w:sz w:val="24"/>
                <w:szCs w:val="24"/>
                <w:lang w:eastAsia="vi-VN"/>
              </w:rPr>
            </w:pPr>
            <w:ins w:id="3584"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16DA3A3F" w14:textId="77777777" w:rsidR="00AD3554" w:rsidRPr="00AD0E1A" w:rsidRDefault="00AD3554" w:rsidP="00817E47">
            <w:pPr>
              <w:spacing w:before="0" w:line="240" w:lineRule="auto"/>
              <w:contextualSpacing w:val="0"/>
              <w:rPr>
                <w:ins w:id="3585" w:author="Phuong Truong Thi" w:date="2024-10-16T00:56:00Z"/>
                <w:rFonts w:ascii="Times New Roman" w:eastAsia="Times New Roman" w:hAnsi="Times New Roman"/>
                <w:sz w:val="24"/>
                <w:szCs w:val="24"/>
                <w:lang w:eastAsia="vi-VN"/>
              </w:rPr>
            </w:pPr>
            <w:ins w:id="3586" w:author="Phuong Truong Thi" w:date="2024-10-16T00:56:00Z">
              <w:r w:rsidRPr="003852E3">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CF93131" w14:textId="77777777" w:rsidR="00AD3554" w:rsidRPr="00AD0E1A" w:rsidRDefault="00AD3554" w:rsidP="00817E47">
            <w:pPr>
              <w:spacing w:before="0" w:line="240" w:lineRule="auto"/>
              <w:contextualSpacing w:val="0"/>
              <w:rPr>
                <w:ins w:id="3587" w:author="Phuong Truong Thi" w:date="2024-10-16T00:56:00Z"/>
                <w:rFonts w:ascii="Times New Roman" w:eastAsia="Times New Roman" w:hAnsi="Times New Roman"/>
                <w:sz w:val="24"/>
                <w:szCs w:val="24"/>
                <w:lang w:val="vi-VN" w:eastAsia="vi-VN"/>
              </w:rPr>
            </w:pPr>
          </w:p>
        </w:tc>
        <w:tc>
          <w:tcPr>
            <w:tcW w:w="1063" w:type="dxa"/>
          </w:tcPr>
          <w:p w14:paraId="0EE10862" w14:textId="77777777" w:rsidR="00AD3554" w:rsidRPr="00AD0E1A" w:rsidRDefault="00AD3554" w:rsidP="00817E47">
            <w:pPr>
              <w:spacing w:before="0" w:line="240" w:lineRule="auto"/>
              <w:contextualSpacing w:val="0"/>
              <w:jc w:val="center"/>
              <w:rPr>
                <w:ins w:id="3588" w:author="Phuong Truong Thi" w:date="2024-10-16T00:56:00Z"/>
                <w:rFonts w:ascii="Times New Roman" w:eastAsia="Times New Roman" w:hAnsi="Times New Roman"/>
                <w:sz w:val="24"/>
                <w:szCs w:val="24"/>
                <w:lang w:val="vi-VN" w:eastAsia="vi-VN"/>
              </w:rPr>
            </w:pPr>
            <w:ins w:id="3589" w:author="Phuong Truong Thi" w:date="2024-10-16T00:56:00Z">
              <w:r>
                <w:rPr>
                  <w:rFonts w:ascii="Times New Roman" w:eastAsia="Times New Roman" w:hAnsi="Times New Roman"/>
                  <w:sz w:val="24"/>
                  <w:szCs w:val="24"/>
                  <w:lang w:eastAsia="vi-VN"/>
                </w:rPr>
                <w:t>N</w:t>
              </w:r>
            </w:ins>
          </w:p>
        </w:tc>
      </w:tr>
      <w:tr w:rsidR="00AD3554" w:rsidRPr="00AD0E1A" w14:paraId="2ED5E08F" w14:textId="77777777" w:rsidTr="7F5A6C64">
        <w:trPr>
          <w:trHeight w:val="276"/>
          <w:ins w:id="3590" w:author="Phuong Truong Thi" w:date="2024-10-16T00:56:00Z"/>
        </w:trPr>
        <w:tc>
          <w:tcPr>
            <w:tcW w:w="720" w:type="dxa"/>
            <w:shd w:val="clear" w:color="auto" w:fill="auto"/>
            <w:vAlign w:val="center"/>
          </w:tcPr>
          <w:p w14:paraId="5099556D" w14:textId="77777777" w:rsidR="00AD3554" w:rsidRPr="005A1D22" w:rsidRDefault="00AD3554" w:rsidP="00817E47">
            <w:pPr>
              <w:pStyle w:val="ListParagraph"/>
              <w:numPr>
                <w:ilvl w:val="0"/>
                <w:numId w:val="61"/>
              </w:numPr>
              <w:spacing w:before="0" w:line="240" w:lineRule="auto"/>
              <w:contextualSpacing w:val="0"/>
              <w:jc w:val="left"/>
              <w:rPr>
                <w:ins w:id="3591" w:author="Phuong Truong Thi" w:date="2024-10-16T00:56:00Z"/>
                <w:rFonts w:eastAsia="Times New Roman"/>
                <w:szCs w:val="24"/>
                <w:lang w:val="vi-VN" w:eastAsia="vi-VN"/>
              </w:rPr>
            </w:pPr>
          </w:p>
        </w:tc>
        <w:tc>
          <w:tcPr>
            <w:tcW w:w="1355" w:type="dxa"/>
            <w:shd w:val="clear" w:color="auto" w:fill="auto"/>
            <w:vAlign w:val="center"/>
          </w:tcPr>
          <w:p w14:paraId="256F0F2A" w14:textId="77777777" w:rsidR="00AD3554" w:rsidRPr="00B66378" w:rsidRDefault="00AD3554" w:rsidP="00817E47">
            <w:pPr>
              <w:spacing w:before="0" w:line="240" w:lineRule="auto"/>
              <w:contextualSpacing w:val="0"/>
              <w:rPr>
                <w:ins w:id="3592" w:author="Phuong Truong Thi" w:date="2024-10-16T00:56:00Z"/>
                <w:rFonts w:ascii="Times New Roman" w:hAnsi="Times New Roman"/>
                <w:sz w:val="24"/>
                <w:szCs w:val="24"/>
                <w:lang w:val="vi-VN"/>
              </w:rPr>
            </w:pPr>
            <w:ins w:id="3593" w:author="Phuong Truong Thi" w:date="2024-10-16T00:56:00Z">
              <w:r w:rsidRPr="00B66378">
                <w:rPr>
                  <w:rFonts w:ascii="Times New Roman" w:hAnsi="Times New Roman"/>
                  <w:sz w:val="24"/>
                  <w:szCs w:val="24"/>
                  <w:lang w:val="vi-VN"/>
                </w:rPr>
                <w:t>Phí BH phi nhân thọ lũy kế đến thời điểm báo cáo</w:t>
              </w:r>
            </w:ins>
          </w:p>
        </w:tc>
        <w:tc>
          <w:tcPr>
            <w:tcW w:w="2610" w:type="dxa"/>
            <w:vAlign w:val="center"/>
          </w:tcPr>
          <w:p w14:paraId="30A58C8F" w14:textId="77777777" w:rsidR="00AD3554" w:rsidRPr="00B66378" w:rsidRDefault="00AD3554" w:rsidP="00817E47">
            <w:pPr>
              <w:spacing w:before="0" w:line="240" w:lineRule="auto"/>
              <w:contextualSpacing w:val="0"/>
              <w:rPr>
                <w:ins w:id="3594" w:author="Phuong Truong Thi" w:date="2024-10-16T00:56:00Z"/>
                <w:rFonts w:ascii="Times New Roman" w:eastAsia="Times New Roman" w:hAnsi="Times New Roman"/>
                <w:sz w:val="24"/>
                <w:szCs w:val="24"/>
                <w:lang w:val="vi-VN" w:eastAsia="vi-VN"/>
              </w:rPr>
            </w:pPr>
            <w:ins w:id="3595" w:author="Phuong Truong Thi" w:date="2024-10-16T00:56:00Z">
              <w:r w:rsidRPr="00B66378">
                <w:rPr>
                  <w:rFonts w:ascii="Times New Roman" w:hAnsi="Times New Roman"/>
                  <w:sz w:val="24"/>
                  <w:szCs w:val="24"/>
                  <w:lang w:val="vi-VN"/>
                </w:rPr>
                <w:t>Tổng phí các hợp đồng BH PNT lũy kế đến thời điểm báo cáo</w:t>
              </w:r>
            </w:ins>
          </w:p>
        </w:tc>
        <w:tc>
          <w:tcPr>
            <w:tcW w:w="1080" w:type="dxa"/>
          </w:tcPr>
          <w:p w14:paraId="5A0E1CAB" w14:textId="77777777" w:rsidR="00AD3554" w:rsidRDefault="00AD3554" w:rsidP="00817E47">
            <w:pPr>
              <w:spacing w:before="0" w:line="240" w:lineRule="auto"/>
              <w:contextualSpacing w:val="0"/>
              <w:rPr>
                <w:ins w:id="3596" w:author="Phuong Truong Thi" w:date="2024-10-16T00:56:00Z"/>
                <w:rFonts w:ascii="Times New Roman" w:eastAsia="Times New Roman" w:hAnsi="Times New Roman"/>
                <w:sz w:val="24"/>
                <w:szCs w:val="24"/>
                <w:lang w:eastAsia="vi-VN"/>
              </w:rPr>
            </w:pPr>
            <w:ins w:id="3597" w:author="Phuong Truong Thi" w:date="2024-10-16T00:56:00Z">
              <w:r w:rsidRPr="00DE3120">
                <w:rPr>
                  <w:rFonts w:ascii="Times New Roman" w:eastAsia="Times New Roman" w:hAnsi="Times New Roman"/>
                  <w:sz w:val="24"/>
                  <w:szCs w:val="24"/>
                  <w:lang w:val="vi-VN" w:eastAsia="vi-VN"/>
                </w:rPr>
                <w:t>CRM</w:t>
              </w:r>
            </w:ins>
          </w:p>
        </w:tc>
        <w:tc>
          <w:tcPr>
            <w:tcW w:w="1271" w:type="dxa"/>
          </w:tcPr>
          <w:p w14:paraId="6A6EBA57" w14:textId="77777777" w:rsidR="00AD3554" w:rsidRPr="00AD0E1A" w:rsidRDefault="00AD3554" w:rsidP="00817E47">
            <w:pPr>
              <w:spacing w:before="0" w:line="240" w:lineRule="auto"/>
              <w:contextualSpacing w:val="0"/>
              <w:rPr>
                <w:ins w:id="3598" w:author="Phuong Truong Thi" w:date="2024-10-16T00:56:00Z"/>
                <w:rFonts w:ascii="Times New Roman" w:eastAsia="Times New Roman" w:hAnsi="Times New Roman"/>
                <w:sz w:val="24"/>
                <w:szCs w:val="24"/>
                <w:lang w:eastAsia="vi-VN"/>
              </w:rPr>
            </w:pPr>
            <w:ins w:id="3599" w:author="Phuong Truong Thi" w:date="2024-10-16T00:56:00Z">
              <w:r w:rsidRPr="003852E3">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34EF7CDD" w14:textId="77777777" w:rsidR="00AD3554" w:rsidRPr="00AD0E1A" w:rsidRDefault="00AD3554" w:rsidP="00817E47">
            <w:pPr>
              <w:spacing w:before="0" w:line="240" w:lineRule="auto"/>
              <w:contextualSpacing w:val="0"/>
              <w:rPr>
                <w:ins w:id="3600" w:author="Phuong Truong Thi" w:date="2024-10-16T00:56:00Z"/>
                <w:rFonts w:ascii="Times New Roman" w:eastAsia="Times New Roman" w:hAnsi="Times New Roman"/>
                <w:sz w:val="24"/>
                <w:szCs w:val="24"/>
                <w:lang w:val="vi-VN" w:eastAsia="vi-VN"/>
              </w:rPr>
            </w:pPr>
          </w:p>
        </w:tc>
        <w:tc>
          <w:tcPr>
            <w:tcW w:w="1063" w:type="dxa"/>
          </w:tcPr>
          <w:p w14:paraId="6295FB48" w14:textId="77777777" w:rsidR="00AD3554" w:rsidRPr="00AD0E1A" w:rsidRDefault="00AD3554" w:rsidP="00817E47">
            <w:pPr>
              <w:spacing w:before="0" w:line="240" w:lineRule="auto"/>
              <w:contextualSpacing w:val="0"/>
              <w:jc w:val="center"/>
              <w:rPr>
                <w:ins w:id="3601" w:author="Phuong Truong Thi" w:date="2024-10-16T00:56:00Z"/>
                <w:rFonts w:ascii="Times New Roman" w:eastAsia="Times New Roman" w:hAnsi="Times New Roman"/>
                <w:sz w:val="24"/>
                <w:szCs w:val="24"/>
                <w:lang w:val="vi-VN" w:eastAsia="vi-VN"/>
              </w:rPr>
            </w:pPr>
            <w:ins w:id="3602" w:author="Phuong Truong Thi" w:date="2024-10-16T00:56:00Z">
              <w:r>
                <w:rPr>
                  <w:rFonts w:ascii="Times New Roman" w:eastAsia="Times New Roman" w:hAnsi="Times New Roman"/>
                  <w:sz w:val="24"/>
                  <w:szCs w:val="24"/>
                  <w:lang w:eastAsia="vi-VN"/>
                </w:rPr>
                <w:t>N</w:t>
              </w:r>
            </w:ins>
          </w:p>
        </w:tc>
      </w:tr>
      <w:tr w:rsidR="00AD3554" w:rsidRPr="00AD0E1A" w14:paraId="41E11834" w14:textId="77777777" w:rsidTr="7F5A6C64">
        <w:trPr>
          <w:trHeight w:val="276"/>
          <w:ins w:id="3603" w:author="Phuong Truong Thi" w:date="2024-10-16T00:56:00Z"/>
        </w:trPr>
        <w:tc>
          <w:tcPr>
            <w:tcW w:w="720" w:type="dxa"/>
            <w:shd w:val="clear" w:color="auto" w:fill="auto"/>
            <w:vAlign w:val="center"/>
          </w:tcPr>
          <w:p w14:paraId="5E149AE6" w14:textId="77777777" w:rsidR="00AD3554" w:rsidRPr="005A1D22" w:rsidRDefault="00AD3554" w:rsidP="00817E47">
            <w:pPr>
              <w:pStyle w:val="ListParagraph"/>
              <w:numPr>
                <w:ilvl w:val="0"/>
                <w:numId w:val="61"/>
              </w:numPr>
              <w:spacing w:before="0" w:line="240" w:lineRule="auto"/>
              <w:contextualSpacing w:val="0"/>
              <w:jc w:val="left"/>
              <w:rPr>
                <w:ins w:id="3604" w:author="Phuong Truong Thi" w:date="2024-10-16T00:56:00Z"/>
                <w:rFonts w:eastAsia="Times New Roman"/>
                <w:szCs w:val="24"/>
                <w:lang w:val="vi-VN" w:eastAsia="vi-VN"/>
              </w:rPr>
            </w:pPr>
          </w:p>
        </w:tc>
        <w:tc>
          <w:tcPr>
            <w:tcW w:w="1355" w:type="dxa"/>
            <w:shd w:val="clear" w:color="auto" w:fill="auto"/>
            <w:vAlign w:val="center"/>
          </w:tcPr>
          <w:p w14:paraId="5787584C" w14:textId="77777777" w:rsidR="00AD3554" w:rsidRPr="005A1D22" w:rsidRDefault="00AD3554" w:rsidP="00817E47">
            <w:pPr>
              <w:spacing w:before="0" w:line="240" w:lineRule="auto"/>
              <w:contextualSpacing w:val="0"/>
              <w:rPr>
                <w:ins w:id="3605" w:author="Phuong Truong Thi" w:date="2024-10-16T00:56:00Z"/>
                <w:rFonts w:ascii="Times New Roman" w:hAnsi="Times New Roman"/>
                <w:sz w:val="24"/>
                <w:szCs w:val="24"/>
              </w:rPr>
            </w:pPr>
            <w:ins w:id="3606" w:author="Phuong Truong Thi" w:date="2024-10-16T00:56:00Z">
              <w:r w:rsidRPr="005A1D22">
                <w:rPr>
                  <w:rFonts w:ascii="Times New Roman" w:hAnsi="Times New Roman"/>
                  <w:sz w:val="24"/>
                  <w:szCs w:val="24"/>
                </w:rPr>
                <w:t>Phí BHNT mới trong tháng</w:t>
              </w:r>
            </w:ins>
          </w:p>
        </w:tc>
        <w:tc>
          <w:tcPr>
            <w:tcW w:w="2610" w:type="dxa"/>
            <w:vAlign w:val="center"/>
          </w:tcPr>
          <w:p w14:paraId="7E534747" w14:textId="77777777" w:rsidR="00AD3554" w:rsidRPr="008C1DA1" w:rsidRDefault="00AD3554" w:rsidP="00817E47">
            <w:pPr>
              <w:spacing w:before="0" w:line="240" w:lineRule="auto"/>
              <w:contextualSpacing w:val="0"/>
              <w:rPr>
                <w:ins w:id="3607" w:author="Phuong Truong Thi" w:date="2024-10-16T00:56:00Z"/>
                <w:rFonts w:ascii="Times New Roman" w:eastAsia="Times New Roman" w:hAnsi="Times New Roman"/>
                <w:sz w:val="24"/>
                <w:szCs w:val="24"/>
                <w:lang w:eastAsia="vi-VN"/>
              </w:rPr>
            </w:pPr>
            <w:ins w:id="3608" w:author="Phuong Truong Thi" w:date="2024-10-16T00:56:00Z">
              <w:r w:rsidRPr="008C1DA1">
                <w:rPr>
                  <w:rFonts w:ascii="Times New Roman" w:hAnsi="Times New Roman"/>
                  <w:sz w:val="24"/>
                  <w:szCs w:val="24"/>
                </w:rPr>
                <w:t>Tổng phí các hợp đồng BHNT mới trong tháng</w:t>
              </w:r>
            </w:ins>
          </w:p>
        </w:tc>
        <w:tc>
          <w:tcPr>
            <w:tcW w:w="1080" w:type="dxa"/>
          </w:tcPr>
          <w:p w14:paraId="5BE26FAB" w14:textId="77777777" w:rsidR="00AD3554" w:rsidRDefault="00AD3554" w:rsidP="00817E47">
            <w:pPr>
              <w:spacing w:before="0" w:line="240" w:lineRule="auto"/>
              <w:contextualSpacing w:val="0"/>
              <w:rPr>
                <w:ins w:id="3609" w:author="Phuong Truong Thi" w:date="2024-10-16T00:56:00Z"/>
                <w:rFonts w:ascii="Times New Roman" w:eastAsia="Times New Roman" w:hAnsi="Times New Roman"/>
                <w:sz w:val="24"/>
                <w:szCs w:val="24"/>
                <w:lang w:eastAsia="vi-VN"/>
              </w:rPr>
            </w:pPr>
            <w:ins w:id="3610" w:author="Phuong Truong Thi" w:date="2024-10-16T00:56:00Z">
              <w:r w:rsidRPr="0010115C">
                <w:rPr>
                  <w:rFonts w:ascii="Times New Roman" w:eastAsia="Times New Roman" w:hAnsi="Times New Roman"/>
                  <w:sz w:val="24"/>
                  <w:szCs w:val="24"/>
                  <w:lang w:val="vi-VN" w:eastAsia="vi-VN"/>
                </w:rPr>
                <w:t>CRM</w:t>
              </w:r>
            </w:ins>
          </w:p>
        </w:tc>
        <w:tc>
          <w:tcPr>
            <w:tcW w:w="1271" w:type="dxa"/>
          </w:tcPr>
          <w:p w14:paraId="18E2DD26" w14:textId="77777777" w:rsidR="00AD3554" w:rsidRPr="00AD0E1A" w:rsidRDefault="00AD3554" w:rsidP="00817E47">
            <w:pPr>
              <w:spacing w:before="0" w:line="240" w:lineRule="auto"/>
              <w:contextualSpacing w:val="0"/>
              <w:rPr>
                <w:ins w:id="3611" w:author="Phuong Truong Thi" w:date="2024-10-16T00:56:00Z"/>
                <w:rFonts w:ascii="Times New Roman" w:eastAsia="Times New Roman" w:hAnsi="Times New Roman"/>
                <w:sz w:val="24"/>
                <w:szCs w:val="24"/>
                <w:lang w:eastAsia="vi-VN"/>
              </w:rPr>
            </w:pPr>
            <w:ins w:id="3612" w:author="Phuong Truong Thi" w:date="2024-10-16T00:56:00Z">
              <w:r w:rsidRPr="003852E3">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524AAF1B" w14:textId="77777777" w:rsidR="00AD3554" w:rsidRPr="00AD0E1A" w:rsidRDefault="00AD3554" w:rsidP="00817E47">
            <w:pPr>
              <w:spacing w:before="0" w:line="240" w:lineRule="auto"/>
              <w:contextualSpacing w:val="0"/>
              <w:rPr>
                <w:ins w:id="3613" w:author="Phuong Truong Thi" w:date="2024-10-16T00:56:00Z"/>
                <w:rFonts w:ascii="Times New Roman" w:eastAsia="Times New Roman" w:hAnsi="Times New Roman"/>
                <w:sz w:val="24"/>
                <w:szCs w:val="24"/>
                <w:lang w:val="vi-VN" w:eastAsia="vi-VN"/>
              </w:rPr>
            </w:pPr>
          </w:p>
        </w:tc>
        <w:tc>
          <w:tcPr>
            <w:tcW w:w="1063" w:type="dxa"/>
          </w:tcPr>
          <w:p w14:paraId="162C7069" w14:textId="77777777" w:rsidR="00AD3554" w:rsidRPr="005A1514" w:rsidRDefault="00AD3554" w:rsidP="00817E47">
            <w:pPr>
              <w:spacing w:before="0" w:line="240" w:lineRule="auto"/>
              <w:contextualSpacing w:val="0"/>
              <w:jc w:val="center"/>
              <w:rPr>
                <w:ins w:id="3614" w:author="Phuong Truong Thi" w:date="2024-10-16T00:56:00Z"/>
                <w:rFonts w:ascii="Times New Roman" w:eastAsia="Times New Roman" w:hAnsi="Times New Roman"/>
                <w:sz w:val="24"/>
                <w:szCs w:val="24"/>
                <w:lang w:eastAsia="vi-VN"/>
              </w:rPr>
            </w:pPr>
            <w:ins w:id="3615" w:author="Phuong Truong Thi" w:date="2024-10-16T00:56:00Z">
              <w:r>
                <w:rPr>
                  <w:rFonts w:ascii="Times New Roman" w:eastAsia="Times New Roman" w:hAnsi="Times New Roman"/>
                  <w:sz w:val="24"/>
                  <w:szCs w:val="24"/>
                  <w:lang w:eastAsia="vi-VN"/>
                </w:rPr>
                <w:t>N</w:t>
              </w:r>
            </w:ins>
          </w:p>
        </w:tc>
      </w:tr>
      <w:tr w:rsidR="00AD3554" w:rsidRPr="00AD0E1A" w14:paraId="33747740" w14:textId="77777777" w:rsidTr="7F5A6C64">
        <w:trPr>
          <w:trHeight w:val="276"/>
          <w:ins w:id="3616" w:author="Phuong Truong Thi" w:date="2024-10-16T00:56:00Z"/>
        </w:trPr>
        <w:tc>
          <w:tcPr>
            <w:tcW w:w="720" w:type="dxa"/>
            <w:shd w:val="clear" w:color="auto" w:fill="auto"/>
            <w:vAlign w:val="center"/>
          </w:tcPr>
          <w:p w14:paraId="736A553C" w14:textId="77777777" w:rsidR="00AD3554" w:rsidRPr="005A1D22" w:rsidRDefault="00AD3554" w:rsidP="00817E47">
            <w:pPr>
              <w:pStyle w:val="ListParagraph"/>
              <w:numPr>
                <w:ilvl w:val="0"/>
                <w:numId w:val="61"/>
              </w:numPr>
              <w:spacing w:before="0" w:line="240" w:lineRule="auto"/>
              <w:contextualSpacing w:val="0"/>
              <w:jc w:val="left"/>
              <w:rPr>
                <w:ins w:id="3617" w:author="Phuong Truong Thi" w:date="2024-10-16T00:56:00Z"/>
                <w:rFonts w:eastAsia="Times New Roman"/>
                <w:szCs w:val="24"/>
                <w:lang w:val="vi-VN" w:eastAsia="vi-VN"/>
              </w:rPr>
            </w:pPr>
          </w:p>
        </w:tc>
        <w:tc>
          <w:tcPr>
            <w:tcW w:w="1355" w:type="dxa"/>
            <w:shd w:val="clear" w:color="auto" w:fill="auto"/>
            <w:vAlign w:val="center"/>
          </w:tcPr>
          <w:p w14:paraId="5154D08A" w14:textId="77777777" w:rsidR="00AD3554" w:rsidRPr="00B66378" w:rsidRDefault="00AD3554" w:rsidP="00817E47">
            <w:pPr>
              <w:spacing w:before="0" w:line="240" w:lineRule="auto"/>
              <w:contextualSpacing w:val="0"/>
              <w:rPr>
                <w:ins w:id="3618" w:author="Phuong Truong Thi" w:date="2024-10-16T00:56:00Z"/>
                <w:rFonts w:ascii="Times New Roman" w:hAnsi="Times New Roman"/>
                <w:sz w:val="24"/>
                <w:szCs w:val="24"/>
                <w:lang w:val="vi-VN"/>
              </w:rPr>
            </w:pPr>
            <w:ins w:id="3619" w:author="Phuong Truong Thi" w:date="2024-10-16T00:56:00Z">
              <w:r w:rsidRPr="00B66378">
                <w:rPr>
                  <w:rFonts w:ascii="Times New Roman" w:hAnsi="Times New Roman"/>
                  <w:sz w:val="24"/>
                  <w:szCs w:val="24"/>
                  <w:lang w:val="vi-VN"/>
                </w:rPr>
                <w:t>Tổng số sản phẩm KH đang nắm giữ</w:t>
              </w:r>
            </w:ins>
          </w:p>
        </w:tc>
        <w:tc>
          <w:tcPr>
            <w:tcW w:w="2610" w:type="dxa"/>
            <w:vAlign w:val="center"/>
          </w:tcPr>
          <w:p w14:paraId="3DD10DC8" w14:textId="77777777" w:rsidR="00AD3554" w:rsidRPr="008C1DA1" w:rsidRDefault="00AD3554" w:rsidP="00817E47">
            <w:pPr>
              <w:spacing w:before="0" w:line="240" w:lineRule="auto"/>
              <w:contextualSpacing w:val="0"/>
              <w:rPr>
                <w:ins w:id="3620" w:author="Phuong Truong Thi" w:date="2024-10-16T00:56:00Z"/>
                <w:rFonts w:ascii="Times New Roman" w:eastAsia="Times New Roman" w:hAnsi="Times New Roman"/>
                <w:sz w:val="24"/>
                <w:szCs w:val="24"/>
                <w:lang w:eastAsia="vi-VN"/>
              </w:rPr>
            </w:pPr>
            <w:ins w:id="3621" w:author="Phuong Truong Thi" w:date="2024-10-16T00:56:00Z">
              <w:r w:rsidRPr="008C1DA1">
                <w:rPr>
                  <w:rFonts w:ascii="Times New Roman" w:hAnsi="Times New Roman"/>
                  <w:sz w:val="24"/>
                  <w:szCs w:val="24"/>
                </w:rPr>
                <w:t>Tổng số lượng KH sản phẩm đang nắm giữ theo file Product holding</w:t>
              </w:r>
            </w:ins>
          </w:p>
        </w:tc>
        <w:tc>
          <w:tcPr>
            <w:tcW w:w="1080" w:type="dxa"/>
          </w:tcPr>
          <w:p w14:paraId="180A8EB8" w14:textId="77777777" w:rsidR="00AD3554" w:rsidRDefault="00AD3554" w:rsidP="00817E47">
            <w:pPr>
              <w:spacing w:before="0" w:line="240" w:lineRule="auto"/>
              <w:contextualSpacing w:val="0"/>
              <w:rPr>
                <w:ins w:id="3622" w:author="Phuong Truong Thi" w:date="2024-10-16T00:56:00Z"/>
                <w:rFonts w:ascii="Times New Roman" w:eastAsia="Times New Roman" w:hAnsi="Times New Roman"/>
                <w:sz w:val="24"/>
                <w:szCs w:val="24"/>
                <w:lang w:eastAsia="vi-VN"/>
              </w:rPr>
            </w:pPr>
            <w:ins w:id="3623" w:author="Phuong Truong Thi" w:date="2024-10-16T00:56:00Z">
              <w:r w:rsidRPr="0010115C">
                <w:rPr>
                  <w:rFonts w:ascii="Times New Roman" w:eastAsia="Times New Roman" w:hAnsi="Times New Roman"/>
                  <w:sz w:val="24"/>
                  <w:szCs w:val="24"/>
                  <w:lang w:val="vi-VN" w:eastAsia="vi-VN"/>
                </w:rPr>
                <w:t>CRM</w:t>
              </w:r>
            </w:ins>
          </w:p>
        </w:tc>
        <w:tc>
          <w:tcPr>
            <w:tcW w:w="1271" w:type="dxa"/>
          </w:tcPr>
          <w:p w14:paraId="6811F33F" w14:textId="77777777" w:rsidR="00AD3554" w:rsidRPr="00AD0E1A" w:rsidRDefault="00AD3554" w:rsidP="00817E47">
            <w:pPr>
              <w:spacing w:before="0" w:line="240" w:lineRule="auto"/>
              <w:contextualSpacing w:val="0"/>
              <w:rPr>
                <w:ins w:id="3624" w:author="Phuong Truong Thi" w:date="2024-10-16T00:56:00Z"/>
                <w:rFonts w:ascii="Times New Roman" w:eastAsia="Times New Roman" w:hAnsi="Times New Roman"/>
                <w:sz w:val="24"/>
                <w:szCs w:val="24"/>
                <w:lang w:eastAsia="vi-VN"/>
              </w:rPr>
            </w:pPr>
            <w:ins w:id="3625"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13AD9FE4" w14:textId="77777777" w:rsidR="00AD3554" w:rsidRPr="00AD0E1A" w:rsidRDefault="00AD3554" w:rsidP="00817E47">
            <w:pPr>
              <w:spacing w:before="0" w:line="240" w:lineRule="auto"/>
              <w:contextualSpacing w:val="0"/>
              <w:rPr>
                <w:ins w:id="3626" w:author="Phuong Truong Thi" w:date="2024-10-16T00:56:00Z"/>
                <w:rFonts w:ascii="Times New Roman" w:eastAsia="Times New Roman" w:hAnsi="Times New Roman"/>
                <w:sz w:val="24"/>
                <w:szCs w:val="24"/>
                <w:lang w:val="vi-VN" w:eastAsia="vi-VN"/>
              </w:rPr>
            </w:pPr>
          </w:p>
        </w:tc>
        <w:tc>
          <w:tcPr>
            <w:tcW w:w="1063" w:type="dxa"/>
          </w:tcPr>
          <w:p w14:paraId="06DBA5CE" w14:textId="77777777" w:rsidR="00AD3554" w:rsidRPr="005A1514" w:rsidRDefault="00AD3554" w:rsidP="00817E47">
            <w:pPr>
              <w:spacing w:before="0" w:line="240" w:lineRule="auto"/>
              <w:contextualSpacing w:val="0"/>
              <w:jc w:val="center"/>
              <w:rPr>
                <w:ins w:id="3627" w:author="Phuong Truong Thi" w:date="2024-10-16T00:56:00Z"/>
                <w:rFonts w:ascii="Times New Roman" w:eastAsia="Times New Roman" w:hAnsi="Times New Roman"/>
                <w:sz w:val="24"/>
                <w:szCs w:val="24"/>
                <w:lang w:eastAsia="vi-VN"/>
              </w:rPr>
            </w:pPr>
            <w:ins w:id="3628" w:author="Phuong Truong Thi" w:date="2024-10-16T00:56:00Z">
              <w:r>
                <w:rPr>
                  <w:rFonts w:ascii="Times New Roman" w:eastAsia="Times New Roman" w:hAnsi="Times New Roman"/>
                  <w:sz w:val="24"/>
                  <w:szCs w:val="24"/>
                  <w:lang w:eastAsia="vi-VN"/>
                </w:rPr>
                <w:t>Y</w:t>
              </w:r>
            </w:ins>
          </w:p>
        </w:tc>
      </w:tr>
      <w:tr w:rsidR="00AD3554" w:rsidRPr="00AD0E1A" w14:paraId="45FBDB84" w14:textId="77777777" w:rsidTr="7F5A6C64">
        <w:trPr>
          <w:trHeight w:val="276"/>
          <w:ins w:id="3629" w:author="Phuong Truong Thi" w:date="2024-10-16T00:56:00Z"/>
        </w:trPr>
        <w:tc>
          <w:tcPr>
            <w:tcW w:w="9162" w:type="dxa"/>
            <w:gridSpan w:val="7"/>
          </w:tcPr>
          <w:p w14:paraId="6FA91E49" w14:textId="77777777" w:rsidR="00AD3554" w:rsidRDefault="00AD3554" w:rsidP="00817E47">
            <w:pPr>
              <w:spacing w:before="0" w:line="240" w:lineRule="auto"/>
              <w:contextualSpacing w:val="0"/>
              <w:jc w:val="left"/>
              <w:rPr>
                <w:ins w:id="3630" w:author="Phuong Truong Thi" w:date="2024-10-16T00:56:00Z"/>
                <w:rFonts w:ascii="Times New Roman" w:eastAsia="Times New Roman" w:hAnsi="Times New Roman"/>
                <w:sz w:val="24"/>
                <w:szCs w:val="24"/>
                <w:lang w:eastAsia="vi-VN"/>
              </w:rPr>
            </w:pPr>
            <w:ins w:id="3631" w:author="Phuong Truong Thi" w:date="2024-10-16T00:56:00Z">
              <w:r>
                <w:rPr>
                  <w:rFonts w:ascii="Times New Roman" w:eastAsia="Times New Roman" w:hAnsi="Times New Roman"/>
                  <w:sz w:val="24"/>
                  <w:szCs w:val="24"/>
                  <w:lang w:eastAsia="vi-VN"/>
                </w:rPr>
                <w:t>Dư nợ</w:t>
              </w:r>
            </w:ins>
          </w:p>
        </w:tc>
      </w:tr>
      <w:tr w:rsidR="00AD3554" w:rsidRPr="00AD0E1A" w14:paraId="5E3306C1" w14:textId="77777777" w:rsidTr="7F5A6C64">
        <w:trPr>
          <w:trHeight w:val="276"/>
          <w:ins w:id="3632" w:author="Phuong Truong Thi" w:date="2024-10-16T00:56:00Z"/>
        </w:trPr>
        <w:tc>
          <w:tcPr>
            <w:tcW w:w="720" w:type="dxa"/>
            <w:shd w:val="clear" w:color="auto" w:fill="auto"/>
            <w:vAlign w:val="center"/>
          </w:tcPr>
          <w:p w14:paraId="6A2140AD" w14:textId="77777777" w:rsidR="00AD3554" w:rsidRPr="005A1D22" w:rsidRDefault="00AD3554" w:rsidP="00817E47">
            <w:pPr>
              <w:pStyle w:val="ListParagraph"/>
              <w:numPr>
                <w:ilvl w:val="0"/>
                <w:numId w:val="61"/>
              </w:numPr>
              <w:spacing w:before="0" w:line="240" w:lineRule="auto"/>
              <w:contextualSpacing w:val="0"/>
              <w:jc w:val="left"/>
              <w:rPr>
                <w:ins w:id="3633" w:author="Phuong Truong Thi" w:date="2024-10-16T00:56:00Z"/>
                <w:rFonts w:eastAsia="Times New Roman"/>
                <w:szCs w:val="24"/>
                <w:lang w:val="vi-VN" w:eastAsia="vi-VN"/>
              </w:rPr>
            </w:pPr>
          </w:p>
        </w:tc>
        <w:tc>
          <w:tcPr>
            <w:tcW w:w="1355" w:type="dxa"/>
            <w:shd w:val="clear" w:color="auto" w:fill="auto"/>
            <w:vAlign w:val="center"/>
          </w:tcPr>
          <w:p w14:paraId="18BB1201" w14:textId="77777777" w:rsidR="00AD3554" w:rsidRPr="005A1D22" w:rsidRDefault="00AD3554" w:rsidP="00817E47">
            <w:pPr>
              <w:spacing w:before="0" w:line="240" w:lineRule="auto"/>
              <w:contextualSpacing w:val="0"/>
              <w:rPr>
                <w:ins w:id="3634" w:author="Phuong Truong Thi" w:date="2024-10-16T00:56:00Z"/>
                <w:rFonts w:ascii="Times New Roman" w:hAnsi="Times New Roman"/>
                <w:sz w:val="24"/>
                <w:szCs w:val="24"/>
              </w:rPr>
            </w:pPr>
            <w:ins w:id="3635" w:author="Phuong Truong Thi" w:date="2024-10-16T00:56:00Z">
              <w:r w:rsidRPr="005A1D22">
                <w:rPr>
                  <w:rFonts w:ascii="Times New Roman" w:hAnsi="Times New Roman"/>
                  <w:color w:val="000000"/>
                  <w:sz w:val="24"/>
                  <w:szCs w:val="24"/>
                </w:rPr>
                <w:t>Tổng dư nợ OD, UPL, SL</w:t>
              </w:r>
            </w:ins>
          </w:p>
        </w:tc>
        <w:tc>
          <w:tcPr>
            <w:tcW w:w="2610" w:type="dxa"/>
            <w:vAlign w:val="center"/>
          </w:tcPr>
          <w:p w14:paraId="5BAE6C14" w14:textId="77777777" w:rsidR="00AD3554" w:rsidRPr="008C1DA1" w:rsidRDefault="00AD3554" w:rsidP="00817E47">
            <w:pPr>
              <w:spacing w:before="0" w:line="240" w:lineRule="auto"/>
              <w:contextualSpacing w:val="0"/>
              <w:rPr>
                <w:ins w:id="3636" w:author="Phuong Truong Thi" w:date="2024-10-16T00:56:00Z"/>
                <w:rFonts w:ascii="Times New Roman" w:eastAsia="Times New Roman" w:hAnsi="Times New Roman"/>
                <w:sz w:val="24"/>
                <w:szCs w:val="24"/>
                <w:lang w:eastAsia="vi-VN"/>
              </w:rPr>
            </w:pPr>
            <w:ins w:id="3637" w:author="Phuong Truong Thi" w:date="2024-10-16T00:56:00Z">
              <w:r w:rsidRPr="008C1DA1">
                <w:rPr>
                  <w:rFonts w:ascii="Times New Roman" w:hAnsi="Times New Roman"/>
                  <w:color w:val="000000"/>
                  <w:sz w:val="24"/>
                  <w:szCs w:val="24"/>
                </w:rPr>
                <w:t>Tổng dư nợ OD, UPL, SL của KH tại VPB tại ngày dữ liệu</w:t>
              </w:r>
            </w:ins>
          </w:p>
        </w:tc>
        <w:tc>
          <w:tcPr>
            <w:tcW w:w="1080" w:type="dxa"/>
          </w:tcPr>
          <w:p w14:paraId="4D75328D" w14:textId="77777777" w:rsidR="00AD3554" w:rsidRPr="001C2FFC" w:rsidRDefault="00AD3554" w:rsidP="00817E47">
            <w:pPr>
              <w:spacing w:before="0" w:line="240" w:lineRule="auto"/>
              <w:contextualSpacing w:val="0"/>
              <w:rPr>
                <w:ins w:id="3638" w:author="Phuong Truong Thi" w:date="2024-10-16T00:56:00Z"/>
                <w:rFonts w:ascii="Times New Roman" w:eastAsia="Times New Roman" w:hAnsi="Times New Roman"/>
                <w:sz w:val="24"/>
                <w:szCs w:val="24"/>
                <w:lang w:eastAsia="vi-VN"/>
              </w:rPr>
            </w:pPr>
            <w:ins w:id="3639" w:author="Phuong Truong Thi" w:date="2024-10-16T00:56:00Z">
              <w:r w:rsidRPr="008B71D8">
                <w:rPr>
                  <w:rFonts w:ascii="Times New Roman" w:eastAsia="Times New Roman" w:hAnsi="Times New Roman"/>
                  <w:sz w:val="24"/>
                  <w:szCs w:val="24"/>
                  <w:lang w:val="vi-VN" w:eastAsia="vi-VN"/>
                </w:rPr>
                <w:t>CRM</w:t>
              </w:r>
            </w:ins>
          </w:p>
        </w:tc>
        <w:tc>
          <w:tcPr>
            <w:tcW w:w="1271" w:type="dxa"/>
          </w:tcPr>
          <w:p w14:paraId="24212BA8" w14:textId="77777777" w:rsidR="00AD3554" w:rsidRPr="00AD0E1A" w:rsidRDefault="00AD3554" w:rsidP="00817E47">
            <w:pPr>
              <w:spacing w:before="0" w:line="240" w:lineRule="auto"/>
              <w:contextualSpacing w:val="0"/>
              <w:rPr>
                <w:ins w:id="3640" w:author="Phuong Truong Thi" w:date="2024-10-16T00:56:00Z"/>
                <w:rFonts w:ascii="Times New Roman" w:eastAsia="Times New Roman" w:hAnsi="Times New Roman"/>
                <w:sz w:val="24"/>
                <w:szCs w:val="24"/>
                <w:lang w:eastAsia="vi-VN"/>
              </w:rPr>
            </w:pPr>
            <w:ins w:id="3641"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27949D1B" w14:textId="77777777" w:rsidR="00AD3554" w:rsidRPr="00AD0E1A" w:rsidRDefault="00AD3554" w:rsidP="00817E47">
            <w:pPr>
              <w:spacing w:before="0" w:line="240" w:lineRule="auto"/>
              <w:contextualSpacing w:val="0"/>
              <w:rPr>
                <w:ins w:id="3642" w:author="Phuong Truong Thi" w:date="2024-10-16T00:56:00Z"/>
                <w:rFonts w:ascii="Times New Roman" w:eastAsia="Times New Roman" w:hAnsi="Times New Roman"/>
                <w:sz w:val="24"/>
                <w:szCs w:val="24"/>
                <w:lang w:val="vi-VN" w:eastAsia="vi-VN"/>
              </w:rPr>
            </w:pPr>
          </w:p>
        </w:tc>
        <w:tc>
          <w:tcPr>
            <w:tcW w:w="1063" w:type="dxa"/>
          </w:tcPr>
          <w:p w14:paraId="0B5BDCD1" w14:textId="77777777" w:rsidR="00AD3554" w:rsidRPr="005A1514" w:rsidRDefault="00AD3554" w:rsidP="00817E47">
            <w:pPr>
              <w:spacing w:before="0" w:line="240" w:lineRule="auto"/>
              <w:contextualSpacing w:val="0"/>
              <w:jc w:val="center"/>
              <w:rPr>
                <w:ins w:id="3643" w:author="Phuong Truong Thi" w:date="2024-10-16T00:56:00Z"/>
                <w:rFonts w:ascii="Times New Roman" w:eastAsia="Times New Roman" w:hAnsi="Times New Roman"/>
                <w:sz w:val="24"/>
                <w:szCs w:val="24"/>
                <w:lang w:eastAsia="vi-VN"/>
              </w:rPr>
            </w:pPr>
            <w:ins w:id="3644" w:author="Phuong Truong Thi" w:date="2024-10-16T00:56:00Z">
              <w:r>
                <w:rPr>
                  <w:rFonts w:ascii="Times New Roman" w:eastAsia="Times New Roman" w:hAnsi="Times New Roman"/>
                  <w:sz w:val="24"/>
                  <w:szCs w:val="24"/>
                  <w:lang w:eastAsia="vi-VN"/>
                </w:rPr>
                <w:t>N</w:t>
              </w:r>
            </w:ins>
          </w:p>
        </w:tc>
      </w:tr>
      <w:tr w:rsidR="00AD3554" w:rsidRPr="00AD0E1A" w14:paraId="1B44BC7A" w14:textId="77777777" w:rsidTr="7F5A6C64">
        <w:trPr>
          <w:trHeight w:val="276"/>
          <w:ins w:id="3645" w:author="Phuong Truong Thi" w:date="2024-10-16T00:56:00Z"/>
        </w:trPr>
        <w:tc>
          <w:tcPr>
            <w:tcW w:w="720" w:type="dxa"/>
            <w:shd w:val="clear" w:color="auto" w:fill="auto"/>
            <w:vAlign w:val="center"/>
          </w:tcPr>
          <w:p w14:paraId="6697093B" w14:textId="77777777" w:rsidR="00AD3554" w:rsidRPr="005A1D22" w:rsidRDefault="00AD3554" w:rsidP="00817E47">
            <w:pPr>
              <w:pStyle w:val="ListParagraph"/>
              <w:numPr>
                <w:ilvl w:val="0"/>
                <w:numId w:val="61"/>
              </w:numPr>
              <w:spacing w:before="0" w:line="240" w:lineRule="auto"/>
              <w:contextualSpacing w:val="0"/>
              <w:jc w:val="left"/>
              <w:rPr>
                <w:ins w:id="3646" w:author="Phuong Truong Thi" w:date="2024-10-16T00:56:00Z"/>
                <w:rFonts w:eastAsia="Times New Roman"/>
                <w:szCs w:val="24"/>
                <w:lang w:val="vi-VN" w:eastAsia="vi-VN"/>
              </w:rPr>
            </w:pPr>
          </w:p>
        </w:tc>
        <w:tc>
          <w:tcPr>
            <w:tcW w:w="1355" w:type="dxa"/>
            <w:shd w:val="clear" w:color="auto" w:fill="auto"/>
            <w:vAlign w:val="center"/>
          </w:tcPr>
          <w:p w14:paraId="4B4A0495" w14:textId="77777777" w:rsidR="00AD3554" w:rsidRPr="005A1D22" w:rsidRDefault="00AD3554" w:rsidP="00817E47">
            <w:pPr>
              <w:spacing w:before="0" w:line="240" w:lineRule="auto"/>
              <w:contextualSpacing w:val="0"/>
              <w:rPr>
                <w:ins w:id="3647" w:author="Phuong Truong Thi" w:date="2024-10-16T00:56:00Z"/>
                <w:rFonts w:ascii="Times New Roman" w:hAnsi="Times New Roman"/>
                <w:sz w:val="24"/>
                <w:szCs w:val="24"/>
              </w:rPr>
            </w:pPr>
            <w:ins w:id="3648" w:author="Phuong Truong Thi" w:date="2024-10-16T00:56:00Z">
              <w:r w:rsidRPr="005A1D22">
                <w:rPr>
                  <w:rFonts w:ascii="Times New Roman" w:hAnsi="Times New Roman"/>
                  <w:sz w:val="24"/>
                  <w:szCs w:val="24"/>
                </w:rPr>
                <w:t>Dư nợ OD</w:t>
              </w:r>
            </w:ins>
          </w:p>
        </w:tc>
        <w:tc>
          <w:tcPr>
            <w:tcW w:w="2610" w:type="dxa"/>
            <w:vAlign w:val="center"/>
          </w:tcPr>
          <w:p w14:paraId="719EB466" w14:textId="77777777" w:rsidR="00AD3554" w:rsidRPr="008C1DA1" w:rsidRDefault="00AD3554" w:rsidP="00817E47">
            <w:pPr>
              <w:spacing w:before="0" w:line="240" w:lineRule="auto"/>
              <w:contextualSpacing w:val="0"/>
              <w:rPr>
                <w:ins w:id="3649" w:author="Phuong Truong Thi" w:date="2024-10-16T00:56:00Z"/>
                <w:rFonts w:ascii="Times New Roman" w:eastAsia="Times New Roman" w:hAnsi="Times New Roman"/>
                <w:sz w:val="24"/>
                <w:szCs w:val="24"/>
                <w:lang w:eastAsia="vi-VN"/>
              </w:rPr>
            </w:pPr>
            <w:ins w:id="3650" w:author="Phuong Truong Thi" w:date="2024-10-16T00:56:00Z">
              <w:r w:rsidRPr="008C1DA1">
                <w:rPr>
                  <w:rFonts w:ascii="Times New Roman" w:hAnsi="Times New Roman"/>
                  <w:sz w:val="24"/>
                  <w:szCs w:val="24"/>
                </w:rPr>
                <w:t>Tổng Dư nợ OD của KH tại ngày dữ liệu</w:t>
              </w:r>
            </w:ins>
          </w:p>
        </w:tc>
        <w:tc>
          <w:tcPr>
            <w:tcW w:w="1080" w:type="dxa"/>
          </w:tcPr>
          <w:p w14:paraId="707B98F3" w14:textId="77777777" w:rsidR="00AD3554" w:rsidRPr="001C2FFC" w:rsidRDefault="00AD3554" w:rsidP="00817E47">
            <w:pPr>
              <w:spacing w:before="0" w:line="240" w:lineRule="auto"/>
              <w:contextualSpacing w:val="0"/>
              <w:rPr>
                <w:ins w:id="3651" w:author="Phuong Truong Thi" w:date="2024-10-16T00:56:00Z"/>
                <w:rFonts w:ascii="Times New Roman" w:eastAsia="Times New Roman" w:hAnsi="Times New Roman"/>
                <w:sz w:val="24"/>
                <w:szCs w:val="24"/>
                <w:lang w:eastAsia="vi-VN"/>
              </w:rPr>
            </w:pPr>
            <w:ins w:id="3652" w:author="Phuong Truong Thi" w:date="2024-10-16T00:56:00Z">
              <w:r w:rsidRPr="008B71D8">
                <w:rPr>
                  <w:rFonts w:ascii="Times New Roman" w:eastAsia="Times New Roman" w:hAnsi="Times New Roman"/>
                  <w:sz w:val="24"/>
                  <w:szCs w:val="24"/>
                  <w:lang w:val="vi-VN" w:eastAsia="vi-VN"/>
                </w:rPr>
                <w:t>CRM</w:t>
              </w:r>
            </w:ins>
          </w:p>
        </w:tc>
        <w:tc>
          <w:tcPr>
            <w:tcW w:w="1271" w:type="dxa"/>
          </w:tcPr>
          <w:p w14:paraId="50A791B2" w14:textId="77777777" w:rsidR="00AD3554" w:rsidRPr="00AD0E1A" w:rsidRDefault="00AD3554" w:rsidP="00817E47">
            <w:pPr>
              <w:spacing w:before="0" w:line="240" w:lineRule="auto"/>
              <w:contextualSpacing w:val="0"/>
              <w:rPr>
                <w:ins w:id="3653" w:author="Phuong Truong Thi" w:date="2024-10-16T00:56:00Z"/>
                <w:rFonts w:ascii="Times New Roman" w:eastAsia="Times New Roman" w:hAnsi="Times New Roman"/>
                <w:sz w:val="24"/>
                <w:szCs w:val="24"/>
                <w:lang w:eastAsia="vi-VN"/>
              </w:rPr>
            </w:pPr>
            <w:ins w:id="3654"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478D3766" w14:textId="77777777" w:rsidR="00AD3554" w:rsidRPr="00AD0E1A" w:rsidRDefault="00AD3554" w:rsidP="00817E47">
            <w:pPr>
              <w:spacing w:before="0" w:line="240" w:lineRule="auto"/>
              <w:contextualSpacing w:val="0"/>
              <w:rPr>
                <w:ins w:id="3655" w:author="Phuong Truong Thi" w:date="2024-10-16T00:56:00Z"/>
                <w:rFonts w:ascii="Times New Roman" w:eastAsia="Times New Roman" w:hAnsi="Times New Roman"/>
                <w:sz w:val="24"/>
                <w:szCs w:val="24"/>
                <w:lang w:val="vi-VN" w:eastAsia="vi-VN"/>
              </w:rPr>
            </w:pPr>
          </w:p>
        </w:tc>
        <w:tc>
          <w:tcPr>
            <w:tcW w:w="1063" w:type="dxa"/>
          </w:tcPr>
          <w:p w14:paraId="0F9326D0" w14:textId="77777777" w:rsidR="00AD3554" w:rsidRPr="00AD0E1A" w:rsidRDefault="00AD3554" w:rsidP="00817E47">
            <w:pPr>
              <w:spacing w:before="0" w:line="240" w:lineRule="auto"/>
              <w:contextualSpacing w:val="0"/>
              <w:jc w:val="center"/>
              <w:rPr>
                <w:ins w:id="3656" w:author="Phuong Truong Thi" w:date="2024-10-16T00:56:00Z"/>
                <w:rFonts w:ascii="Times New Roman" w:eastAsia="Times New Roman" w:hAnsi="Times New Roman"/>
                <w:sz w:val="24"/>
                <w:szCs w:val="24"/>
                <w:lang w:val="vi-VN" w:eastAsia="vi-VN"/>
              </w:rPr>
            </w:pPr>
            <w:ins w:id="3657" w:author="Phuong Truong Thi" w:date="2024-10-16T00:56:00Z">
              <w:r>
                <w:rPr>
                  <w:rFonts w:ascii="Times New Roman" w:eastAsia="Times New Roman" w:hAnsi="Times New Roman"/>
                  <w:sz w:val="24"/>
                  <w:szCs w:val="24"/>
                  <w:lang w:eastAsia="vi-VN"/>
                </w:rPr>
                <w:t>N</w:t>
              </w:r>
            </w:ins>
          </w:p>
        </w:tc>
      </w:tr>
      <w:tr w:rsidR="00AD3554" w:rsidRPr="00AD0E1A" w14:paraId="69485474" w14:textId="77777777" w:rsidTr="7F5A6C64">
        <w:trPr>
          <w:trHeight w:val="276"/>
          <w:ins w:id="3658" w:author="Phuong Truong Thi" w:date="2024-10-16T00:56:00Z"/>
        </w:trPr>
        <w:tc>
          <w:tcPr>
            <w:tcW w:w="720" w:type="dxa"/>
            <w:shd w:val="clear" w:color="auto" w:fill="auto"/>
            <w:vAlign w:val="center"/>
          </w:tcPr>
          <w:p w14:paraId="36FF4FAA" w14:textId="77777777" w:rsidR="00AD3554" w:rsidRPr="005A1D22" w:rsidRDefault="00AD3554" w:rsidP="00817E47">
            <w:pPr>
              <w:pStyle w:val="ListParagraph"/>
              <w:numPr>
                <w:ilvl w:val="0"/>
                <w:numId w:val="61"/>
              </w:numPr>
              <w:spacing w:before="0" w:line="240" w:lineRule="auto"/>
              <w:contextualSpacing w:val="0"/>
              <w:jc w:val="left"/>
              <w:rPr>
                <w:ins w:id="3659" w:author="Phuong Truong Thi" w:date="2024-10-16T00:56:00Z"/>
                <w:rFonts w:eastAsia="Times New Roman"/>
                <w:szCs w:val="24"/>
                <w:lang w:val="vi-VN" w:eastAsia="vi-VN"/>
              </w:rPr>
            </w:pPr>
          </w:p>
        </w:tc>
        <w:tc>
          <w:tcPr>
            <w:tcW w:w="1355" w:type="dxa"/>
            <w:shd w:val="clear" w:color="auto" w:fill="auto"/>
            <w:vAlign w:val="center"/>
          </w:tcPr>
          <w:p w14:paraId="7BA00133" w14:textId="77777777" w:rsidR="00AD3554" w:rsidRPr="005A1D22" w:rsidRDefault="00AD3554" w:rsidP="00817E47">
            <w:pPr>
              <w:spacing w:before="0" w:line="240" w:lineRule="auto"/>
              <w:contextualSpacing w:val="0"/>
              <w:rPr>
                <w:ins w:id="3660" w:author="Phuong Truong Thi" w:date="2024-10-16T00:56:00Z"/>
                <w:rFonts w:ascii="Times New Roman" w:hAnsi="Times New Roman"/>
                <w:sz w:val="24"/>
                <w:szCs w:val="24"/>
              </w:rPr>
            </w:pPr>
            <w:ins w:id="3661" w:author="Phuong Truong Thi" w:date="2024-10-16T00:56:00Z">
              <w:r w:rsidRPr="005A1D22">
                <w:rPr>
                  <w:rFonts w:ascii="Times New Roman" w:hAnsi="Times New Roman"/>
                  <w:sz w:val="24"/>
                  <w:szCs w:val="24"/>
                </w:rPr>
                <w:t>Dư nợ UPL</w:t>
              </w:r>
            </w:ins>
          </w:p>
        </w:tc>
        <w:tc>
          <w:tcPr>
            <w:tcW w:w="2610" w:type="dxa"/>
            <w:vAlign w:val="center"/>
          </w:tcPr>
          <w:p w14:paraId="445AF691" w14:textId="77777777" w:rsidR="00AD3554" w:rsidRPr="008C1DA1" w:rsidRDefault="00AD3554" w:rsidP="00817E47">
            <w:pPr>
              <w:spacing w:before="0" w:line="240" w:lineRule="auto"/>
              <w:contextualSpacing w:val="0"/>
              <w:rPr>
                <w:ins w:id="3662" w:author="Phuong Truong Thi" w:date="2024-10-16T00:56:00Z"/>
                <w:rFonts w:ascii="Times New Roman" w:eastAsia="Times New Roman" w:hAnsi="Times New Roman"/>
                <w:sz w:val="24"/>
                <w:szCs w:val="24"/>
                <w:lang w:eastAsia="vi-VN"/>
              </w:rPr>
            </w:pPr>
            <w:ins w:id="3663" w:author="Phuong Truong Thi" w:date="2024-10-16T00:56:00Z">
              <w:r w:rsidRPr="008C1DA1">
                <w:rPr>
                  <w:rFonts w:ascii="Times New Roman" w:hAnsi="Times New Roman"/>
                  <w:sz w:val="24"/>
                  <w:szCs w:val="24"/>
                </w:rPr>
                <w:t>Tổng Dư nợ UPL của KH tại ngày dữ liệu</w:t>
              </w:r>
            </w:ins>
          </w:p>
        </w:tc>
        <w:tc>
          <w:tcPr>
            <w:tcW w:w="1080" w:type="dxa"/>
          </w:tcPr>
          <w:p w14:paraId="70B1E806" w14:textId="77777777" w:rsidR="00AD3554" w:rsidRPr="001C2FFC" w:rsidRDefault="00AD3554" w:rsidP="00817E47">
            <w:pPr>
              <w:spacing w:before="0" w:line="240" w:lineRule="auto"/>
              <w:contextualSpacing w:val="0"/>
              <w:rPr>
                <w:ins w:id="3664" w:author="Phuong Truong Thi" w:date="2024-10-16T00:56:00Z"/>
                <w:rFonts w:ascii="Times New Roman" w:eastAsia="Times New Roman" w:hAnsi="Times New Roman"/>
                <w:sz w:val="24"/>
                <w:szCs w:val="24"/>
                <w:lang w:eastAsia="vi-VN"/>
              </w:rPr>
            </w:pPr>
            <w:ins w:id="3665" w:author="Phuong Truong Thi" w:date="2024-10-16T00:56:00Z">
              <w:r w:rsidRPr="008B71D8">
                <w:rPr>
                  <w:rFonts w:ascii="Times New Roman" w:eastAsia="Times New Roman" w:hAnsi="Times New Roman"/>
                  <w:sz w:val="24"/>
                  <w:szCs w:val="24"/>
                  <w:lang w:val="vi-VN" w:eastAsia="vi-VN"/>
                </w:rPr>
                <w:t>CRM</w:t>
              </w:r>
            </w:ins>
          </w:p>
        </w:tc>
        <w:tc>
          <w:tcPr>
            <w:tcW w:w="1271" w:type="dxa"/>
          </w:tcPr>
          <w:p w14:paraId="741F15BA" w14:textId="77777777" w:rsidR="00AD3554" w:rsidRPr="00AD0E1A" w:rsidRDefault="00AD3554" w:rsidP="00817E47">
            <w:pPr>
              <w:spacing w:before="0" w:line="240" w:lineRule="auto"/>
              <w:contextualSpacing w:val="0"/>
              <w:rPr>
                <w:ins w:id="3666" w:author="Phuong Truong Thi" w:date="2024-10-16T00:56:00Z"/>
                <w:rFonts w:ascii="Times New Roman" w:eastAsia="Times New Roman" w:hAnsi="Times New Roman"/>
                <w:sz w:val="24"/>
                <w:szCs w:val="24"/>
                <w:lang w:eastAsia="vi-VN"/>
              </w:rPr>
            </w:pPr>
            <w:ins w:id="3667"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679181F8" w14:textId="77777777" w:rsidR="00AD3554" w:rsidRPr="00AD0E1A" w:rsidRDefault="00AD3554" w:rsidP="00817E47">
            <w:pPr>
              <w:spacing w:before="0" w:line="240" w:lineRule="auto"/>
              <w:contextualSpacing w:val="0"/>
              <w:rPr>
                <w:ins w:id="3668" w:author="Phuong Truong Thi" w:date="2024-10-16T00:56:00Z"/>
                <w:rFonts w:ascii="Times New Roman" w:eastAsia="Times New Roman" w:hAnsi="Times New Roman"/>
                <w:sz w:val="24"/>
                <w:szCs w:val="24"/>
                <w:lang w:val="vi-VN" w:eastAsia="vi-VN"/>
              </w:rPr>
            </w:pPr>
          </w:p>
        </w:tc>
        <w:tc>
          <w:tcPr>
            <w:tcW w:w="1063" w:type="dxa"/>
          </w:tcPr>
          <w:p w14:paraId="5433FB9B" w14:textId="77777777" w:rsidR="00AD3554" w:rsidRPr="00AD0E1A" w:rsidRDefault="00AD3554" w:rsidP="00817E47">
            <w:pPr>
              <w:spacing w:before="0" w:line="240" w:lineRule="auto"/>
              <w:contextualSpacing w:val="0"/>
              <w:jc w:val="center"/>
              <w:rPr>
                <w:ins w:id="3669" w:author="Phuong Truong Thi" w:date="2024-10-16T00:56:00Z"/>
                <w:rFonts w:ascii="Times New Roman" w:eastAsia="Times New Roman" w:hAnsi="Times New Roman"/>
                <w:sz w:val="24"/>
                <w:szCs w:val="24"/>
                <w:lang w:val="vi-VN" w:eastAsia="vi-VN"/>
              </w:rPr>
            </w:pPr>
            <w:ins w:id="3670" w:author="Phuong Truong Thi" w:date="2024-10-16T00:56:00Z">
              <w:r>
                <w:rPr>
                  <w:rFonts w:ascii="Times New Roman" w:eastAsia="Times New Roman" w:hAnsi="Times New Roman"/>
                  <w:sz w:val="24"/>
                  <w:szCs w:val="24"/>
                  <w:lang w:eastAsia="vi-VN"/>
                </w:rPr>
                <w:t>N</w:t>
              </w:r>
            </w:ins>
          </w:p>
        </w:tc>
      </w:tr>
      <w:tr w:rsidR="00AD3554" w:rsidRPr="00AD0E1A" w14:paraId="11C70B08" w14:textId="77777777" w:rsidTr="7F5A6C64">
        <w:trPr>
          <w:trHeight w:val="276"/>
          <w:ins w:id="3671" w:author="Phuong Truong Thi" w:date="2024-10-16T00:56:00Z"/>
        </w:trPr>
        <w:tc>
          <w:tcPr>
            <w:tcW w:w="720" w:type="dxa"/>
            <w:shd w:val="clear" w:color="auto" w:fill="auto"/>
            <w:vAlign w:val="center"/>
          </w:tcPr>
          <w:p w14:paraId="16DCDC9B" w14:textId="77777777" w:rsidR="00AD3554" w:rsidRPr="005A1D22" w:rsidRDefault="00AD3554" w:rsidP="00817E47">
            <w:pPr>
              <w:pStyle w:val="ListParagraph"/>
              <w:numPr>
                <w:ilvl w:val="0"/>
                <w:numId w:val="61"/>
              </w:numPr>
              <w:spacing w:before="0" w:line="240" w:lineRule="auto"/>
              <w:contextualSpacing w:val="0"/>
              <w:jc w:val="left"/>
              <w:rPr>
                <w:ins w:id="3672" w:author="Phuong Truong Thi" w:date="2024-10-16T00:56:00Z"/>
                <w:rFonts w:eastAsia="Times New Roman"/>
                <w:szCs w:val="24"/>
                <w:lang w:val="vi-VN" w:eastAsia="vi-VN"/>
              </w:rPr>
            </w:pPr>
          </w:p>
        </w:tc>
        <w:tc>
          <w:tcPr>
            <w:tcW w:w="1355" w:type="dxa"/>
            <w:shd w:val="clear" w:color="auto" w:fill="auto"/>
            <w:vAlign w:val="center"/>
          </w:tcPr>
          <w:p w14:paraId="3207E074" w14:textId="77777777" w:rsidR="00AD3554" w:rsidRPr="005A1D22" w:rsidRDefault="00AD3554" w:rsidP="00817E47">
            <w:pPr>
              <w:spacing w:before="0" w:line="240" w:lineRule="auto"/>
              <w:contextualSpacing w:val="0"/>
              <w:rPr>
                <w:ins w:id="3673" w:author="Phuong Truong Thi" w:date="2024-10-16T00:56:00Z"/>
                <w:rFonts w:ascii="Times New Roman" w:hAnsi="Times New Roman"/>
                <w:sz w:val="24"/>
                <w:szCs w:val="24"/>
              </w:rPr>
            </w:pPr>
            <w:ins w:id="3674" w:author="Phuong Truong Thi" w:date="2024-10-16T00:56:00Z">
              <w:r w:rsidRPr="005A1D22">
                <w:rPr>
                  <w:rFonts w:ascii="Times New Roman" w:hAnsi="Times New Roman"/>
                  <w:sz w:val="24"/>
                  <w:szCs w:val="24"/>
                </w:rPr>
                <w:t>Dư nợ Home loan</w:t>
              </w:r>
            </w:ins>
          </w:p>
        </w:tc>
        <w:tc>
          <w:tcPr>
            <w:tcW w:w="2610" w:type="dxa"/>
            <w:vAlign w:val="center"/>
          </w:tcPr>
          <w:p w14:paraId="733A9A2E" w14:textId="77777777" w:rsidR="00AD3554" w:rsidRPr="008C1DA1" w:rsidRDefault="00AD3554" w:rsidP="00817E47">
            <w:pPr>
              <w:spacing w:before="0" w:line="240" w:lineRule="auto"/>
              <w:contextualSpacing w:val="0"/>
              <w:rPr>
                <w:ins w:id="3675" w:author="Phuong Truong Thi" w:date="2024-10-16T00:56:00Z"/>
                <w:rFonts w:ascii="Times New Roman" w:eastAsia="Times New Roman" w:hAnsi="Times New Roman"/>
                <w:sz w:val="24"/>
                <w:szCs w:val="24"/>
                <w:lang w:eastAsia="vi-VN"/>
              </w:rPr>
            </w:pPr>
            <w:ins w:id="3676" w:author="Phuong Truong Thi" w:date="2024-10-16T00:56:00Z">
              <w:r w:rsidRPr="008C1DA1">
                <w:rPr>
                  <w:rFonts w:ascii="Times New Roman" w:hAnsi="Times New Roman"/>
                  <w:sz w:val="24"/>
                  <w:szCs w:val="24"/>
                </w:rPr>
                <w:t>Tổng Dư nợ Home loan của KH tại ngày dữ liệu</w:t>
              </w:r>
            </w:ins>
          </w:p>
        </w:tc>
        <w:tc>
          <w:tcPr>
            <w:tcW w:w="1080" w:type="dxa"/>
          </w:tcPr>
          <w:p w14:paraId="2A39C0F6" w14:textId="77777777" w:rsidR="00AD3554" w:rsidRPr="001C2FFC" w:rsidRDefault="00AD3554" w:rsidP="00817E47">
            <w:pPr>
              <w:spacing w:before="0" w:line="240" w:lineRule="auto"/>
              <w:contextualSpacing w:val="0"/>
              <w:rPr>
                <w:ins w:id="3677" w:author="Phuong Truong Thi" w:date="2024-10-16T00:56:00Z"/>
                <w:rFonts w:ascii="Times New Roman" w:eastAsia="Times New Roman" w:hAnsi="Times New Roman"/>
                <w:sz w:val="24"/>
                <w:szCs w:val="24"/>
                <w:lang w:eastAsia="vi-VN"/>
              </w:rPr>
            </w:pPr>
            <w:ins w:id="3678" w:author="Phuong Truong Thi" w:date="2024-10-16T00:56:00Z">
              <w:r w:rsidRPr="008B71D8">
                <w:rPr>
                  <w:rFonts w:ascii="Times New Roman" w:eastAsia="Times New Roman" w:hAnsi="Times New Roman"/>
                  <w:sz w:val="24"/>
                  <w:szCs w:val="24"/>
                  <w:lang w:val="vi-VN" w:eastAsia="vi-VN"/>
                </w:rPr>
                <w:t>CRM</w:t>
              </w:r>
            </w:ins>
          </w:p>
        </w:tc>
        <w:tc>
          <w:tcPr>
            <w:tcW w:w="1271" w:type="dxa"/>
          </w:tcPr>
          <w:p w14:paraId="04AC66BA" w14:textId="77777777" w:rsidR="00AD3554" w:rsidRPr="00AD0E1A" w:rsidRDefault="00AD3554" w:rsidP="00817E47">
            <w:pPr>
              <w:spacing w:before="0" w:line="240" w:lineRule="auto"/>
              <w:contextualSpacing w:val="0"/>
              <w:rPr>
                <w:ins w:id="3679" w:author="Phuong Truong Thi" w:date="2024-10-16T00:56:00Z"/>
                <w:rFonts w:ascii="Times New Roman" w:eastAsia="Times New Roman" w:hAnsi="Times New Roman"/>
                <w:sz w:val="24"/>
                <w:szCs w:val="24"/>
                <w:lang w:eastAsia="vi-VN"/>
              </w:rPr>
            </w:pPr>
            <w:ins w:id="3680"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64ED9A60" w14:textId="77777777" w:rsidR="00AD3554" w:rsidRPr="00AD0E1A" w:rsidRDefault="00AD3554" w:rsidP="00817E47">
            <w:pPr>
              <w:spacing w:before="0" w:line="240" w:lineRule="auto"/>
              <w:contextualSpacing w:val="0"/>
              <w:rPr>
                <w:ins w:id="3681" w:author="Phuong Truong Thi" w:date="2024-10-16T00:56:00Z"/>
                <w:rFonts w:ascii="Times New Roman" w:eastAsia="Times New Roman" w:hAnsi="Times New Roman"/>
                <w:sz w:val="24"/>
                <w:szCs w:val="24"/>
                <w:lang w:val="vi-VN" w:eastAsia="vi-VN"/>
              </w:rPr>
            </w:pPr>
          </w:p>
        </w:tc>
        <w:tc>
          <w:tcPr>
            <w:tcW w:w="1063" w:type="dxa"/>
          </w:tcPr>
          <w:p w14:paraId="0A48468B" w14:textId="77777777" w:rsidR="00AD3554" w:rsidRPr="00AD0E1A" w:rsidRDefault="00AD3554" w:rsidP="00817E47">
            <w:pPr>
              <w:spacing w:before="0" w:line="240" w:lineRule="auto"/>
              <w:contextualSpacing w:val="0"/>
              <w:jc w:val="center"/>
              <w:rPr>
                <w:ins w:id="3682" w:author="Phuong Truong Thi" w:date="2024-10-16T00:56:00Z"/>
                <w:rFonts w:ascii="Times New Roman" w:eastAsia="Times New Roman" w:hAnsi="Times New Roman"/>
                <w:sz w:val="24"/>
                <w:szCs w:val="24"/>
                <w:lang w:val="vi-VN" w:eastAsia="vi-VN"/>
              </w:rPr>
            </w:pPr>
            <w:ins w:id="3683" w:author="Phuong Truong Thi" w:date="2024-10-16T00:56:00Z">
              <w:r>
                <w:rPr>
                  <w:rFonts w:ascii="Times New Roman" w:eastAsia="Times New Roman" w:hAnsi="Times New Roman"/>
                  <w:sz w:val="24"/>
                  <w:szCs w:val="24"/>
                  <w:lang w:eastAsia="vi-VN"/>
                </w:rPr>
                <w:t>N</w:t>
              </w:r>
            </w:ins>
          </w:p>
        </w:tc>
      </w:tr>
      <w:tr w:rsidR="00AD3554" w:rsidRPr="00AD0E1A" w14:paraId="643ECB36" w14:textId="77777777" w:rsidTr="7F5A6C64">
        <w:trPr>
          <w:trHeight w:val="276"/>
          <w:ins w:id="3684" w:author="Phuong Truong Thi" w:date="2024-10-16T00:56:00Z"/>
        </w:trPr>
        <w:tc>
          <w:tcPr>
            <w:tcW w:w="720" w:type="dxa"/>
            <w:shd w:val="clear" w:color="auto" w:fill="auto"/>
            <w:vAlign w:val="center"/>
          </w:tcPr>
          <w:p w14:paraId="1BFEDECA" w14:textId="77777777" w:rsidR="00AD3554" w:rsidRPr="005A1D22" w:rsidRDefault="00AD3554" w:rsidP="00817E47">
            <w:pPr>
              <w:pStyle w:val="ListParagraph"/>
              <w:numPr>
                <w:ilvl w:val="0"/>
                <w:numId w:val="61"/>
              </w:numPr>
              <w:spacing w:before="0" w:line="240" w:lineRule="auto"/>
              <w:contextualSpacing w:val="0"/>
              <w:jc w:val="left"/>
              <w:rPr>
                <w:ins w:id="3685" w:author="Phuong Truong Thi" w:date="2024-10-16T00:56:00Z"/>
                <w:rFonts w:eastAsia="Times New Roman"/>
                <w:szCs w:val="24"/>
                <w:lang w:val="vi-VN" w:eastAsia="vi-VN"/>
              </w:rPr>
            </w:pPr>
          </w:p>
        </w:tc>
        <w:tc>
          <w:tcPr>
            <w:tcW w:w="1355" w:type="dxa"/>
            <w:shd w:val="clear" w:color="auto" w:fill="auto"/>
            <w:vAlign w:val="center"/>
          </w:tcPr>
          <w:p w14:paraId="1BB5BDA8" w14:textId="77777777" w:rsidR="00AD3554" w:rsidRPr="005A1D22" w:rsidRDefault="00AD3554" w:rsidP="00817E47">
            <w:pPr>
              <w:spacing w:before="0" w:line="240" w:lineRule="auto"/>
              <w:contextualSpacing w:val="0"/>
              <w:rPr>
                <w:ins w:id="3686" w:author="Phuong Truong Thi" w:date="2024-10-16T00:56:00Z"/>
                <w:rFonts w:ascii="Times New Roman" w:hAnsi="Times New Roman"/>
                <w:sz w:val="24"/>
                <w:szCs w:val="24"/>
              </w:rPr>
            </w:pPr>
            <w:ins w:id="3687" w:author="Phuong Truong Thi" w:date="2024-10-16T00:56:00Z">
              <w:r w:rsidRPr="005A1D22">
                <w:rPr>
                  <w:rFonts w:ascii="Times New Roman" w:hAnsi="Times New Roman"/>
                  <w:sz w:val="24"/>
                  <w:szCs w:val="24"/>
                </w:rPr>
                <w:t>Dư nợ Auto loan</w:t>
              </w:r>
            </w:ins>
          </w:p>
        </w:tc>
        <w:tc>
          <w:tcPr>
            <w:tcW w:w="2610" w:type="dxa"/>
            <w:vAlign w:val="center"/>
          </w:tcPr>
          <w:p w14:paraId="26399A71" w14:textId="77777777" w:rsidR="00AD3554" w:rsidRPr="008C1DA1" w:rsidRDefault="00AD3554" w:rsidP="00817E47">
            <w:pPr>
              <w:spacing w:before="0" w:line="240" w:lineRule="auto"/>
              <w:contextualSpacing w:val="0"/>
              <w:rPr>
                <w:ins w:id="3688" w:author="Phuong Truong Thi" w:date="2024-10-16T00:56:00Z"/>
                <w:rFonts w:ascii="Times New Roman" w:eastAsia="Times New Roman" w:hAnsi="Times New Roman"/>
                <w:sz w:val="24"/>
                <w:szCs w:val="24"/>
                <w:lang w:eastAsia="vi-VN"/>
              </w:rPr>
            </w:pPr>
            <w:ins w:id="3689" w:author="Phuong Truong Thi" w:date="2024-10-16T00:56:00Z">
              <w:r w:rsidRPr="008C1DA1">
                <w:rPr>
                  <w:rFonts w:ascii="Times New Roman" w:hAnsi="Times New Roman"/>
                  <w:sz w:val="24"/>
                  <w:szCs w:val="24"/>
                </w:rPr>
                <w:t>Tổng Dư nợ  Auto loan của KH tại ngày dữ liệu</w:t>
              </w:r>
            </w:ins>
          </w:p>
        </w:tc>
        <w:tc>
          <w:tcPr>
            <w:tcW w:w="1080" w:type="dxa"/>
          </w:tcPr>
          <w:p w14:paraId="0AE6B4AD" w14:textId="77777777" w:rsidR="00AD3554" w:rsidRPr="001C2FFC" w:rsidRDefault="00AD3554" w:rsidP="00817E47">
            <w:pPr>
              <w:spacing w:before="0" w:line="240" w:lineRule="auto"/>
              <w:contextualSpacing w:val="0"/>
              <w:rPr>
                <w:ins w:id="3690" w:author="Phuong Truong Thi" w:date="2024-10-16T00:56:00Z"/>
                <w:rFonts w:ascii="Times New Roman" w:eastAsia="Times New Roman" w:hAnsi="Times New Roman"/>
                <w:sz w:val="24"/>
                <w:szCs w:val="24"/>
                <w:lang w:eastAsia="vi-VN"/>
              </w:rPr>
            </w:pPr>
            <w:ins w:id="3691" w:author="Phuong Truong Thi" w:date="2024-10-16T00:56:00Z">
              <w:r w:rsidRPr="008B71D8">
                <w:rPr>
                  <w:rFonts w:ascii="Times New Roman" w:eastAsia="Times New Roman" w:hAnsi="Times New Roman"/>
                  <w:sz w:val="24"/>
                  <w:szCs w:val="24"/>
                  <w:lang w:val="vi-VN" w:eastAsia="vi-VN"/>
                </w:rPr>
                <w:t>CRM</w:t>
              </w:r>
            </w:ins>
          </w:p>
        </w:tc>
        <w:tc>
          <w:tcPr>
            <w:tcW w:w="1271" w:type="dxa"/>
          </w:tcPr>
          <w:p w14:paraId="4FADF93C" w14:textId="77777777" w:rsidR="00AD3554" w:rsidRPr="00AD0E1A" w:rsidRDefault="00AD3554" w:rsidP="00817E47">
            <w:pPr>
              <w:spacing w:before="0" w:line="240" w:lineRule="auto"/>
              <w:contextualSpacing w:val="0"/>
              <w:rPr>
                <w:ins w:id="3692" w:author="Phuong Truong Thi" w:date="2024-10-16T00:56:00Z"/>
                <w:rFonts w:ascii="Times New Roman" w:eastAsia="Times New Roman" w:hAnsi="Times New Roman"/>
                <w:sz w:val="24"/>
                <w:szCs w:val="24"/>
                <w:lang w:eastAsia="vi-VN"/>
              </w:rPr>
            </w:pPr>
            <w:ins w:id="3693"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603F48F6" w14:textId="77777777" w:rsidR="00AD3554" w:rsidRPr="00AD0E1A" w:rsidRDefault="00AD3554" w:rsidP="00817E47">
            <w:pPr>
              <w:spacing w:before="0" w:line="240" w:lineRule="auto"/>
              <w:contextualSpacing w:val="0"/>
              <w:rPr>
                <w:ins w:id="3694" w:author="Phuong Truong Thi" w:date="2024-10-16T00:56:00Z"/>
                <w:rFonts w:ascii="Times New Roman" w:eastAsia="Times New Roman" w:hAnsi="Times New Roman"/>
                <w:sz w:val="24"/>
                <w:szCs w:val="24"/>
                <w:lang w:val="vi-VN" w:eastAsia="vi-VN"/>
              </w:rPr>
            </w:pPr>
          </w:p>
        </w:tc>
        <w:tc>
          <w:tcPr>
            <w:tcW w:w="1063" w:type="dxa"/>
          </w:tcPr>
          <w:p w14:paraId="76DF0138" w14:textId="77777777" w:rsidR="00AD3554" w:rsidRPr="00AD0E1A" w:rsidRDefault="00AD3554" w:rsidP="00817E47">
            <w:pPr>
              <w:spacing w:before="0" w:line="240" w:lineRule="auto"/>
              <w:contextualSpacing w:val="0"/>
              <w:jc w:val="center"/>
              <w:rPr>
                <w:ins w:id="3695" w:author="Phuong Truong Thi" w:date="2024-10-16T00:56:00Z"/>
                <w:rFonts w:ascii="Times New Roman" w:eastAsia="Times New Roman" w:hAnsi="Times New Roman"/>
                <w:sz w:val="24"/>
                <w:szCs w:val="24"/>
                <w:lang w:val="vi-VN" w:eastAsia="vi-VN"/>
              </w:rPr>
            </w:pPr>
            <w:ins w:id="3696" w:author="Phuong Truong Thi" w:date="2024-10-16T00:56:00Z">
              <w:r>
                <w:rPr>
                  <w:rFonts w:ascii="Times New Roman" w:eastAsia="Times New Roman" w:hAnsi="Times New Roman"/>
                  <w:sz w:val="24"/>
                  <w:szCs w:val="24"/>
                  <w:lang w:eastAsia="vi-VN"/>
                </w:rPr>
                <w:t>N</w:t>
              </w:r>
            </w:ins>
          </w:p>
        </w:tc>
      </w:tr>
      <w:tr w:rsidR="00AD3554" w:rsidRPr="00AD0E1A" w14:paraId="714C6963" w14:textId="77777777" w:rsidTr="7F5A6C64">
        <w:trPr>
          <w:trHeight w:val="276"/>
          <w:ins w:id="3697" w:author="Phuong Truong Thi" w:date="2024-10-16T00:56:00Z"/>
        </w:trPr>
        <w:tc>
          <w:tcPr>
            <w:tcW w:w="720" w:type="dxa"/>
            <w:shd w:val="clear" w:color="auto" w:fill="auto"/>
            <w:vAlign w:val="center"/>
          </w:tcPr>
          <w:p w14:paraId="5806B8D9" w14:textId="77777777" w:rsidR="00AD3554" w:rsidRPr="005A1D22" w:rsidRDefault="00AD3554" w:rsidP="00817E47">
            <w:pPr>
              <w:pStyle w:val="ListParagraph"/>
              <w:numPr>
                <w:ilvl w:val="0"/>
                <w:numId w:val="61"/>
              </w:numPr>
              <w:spacing w:before="0" w:line="240" w:lineRule="auto"/>
              <w:contextualSpacing w:val="0"/>
              <w:jc w:val="left"/>
              <w:rPr>
                <w:ins w:id="3698" w:author="Phuong Truong Thi" w:date="2024-10-16T00:56:00Z"/>
                <w:rFonts w:eastAsia="Times New Roman"/>
                <w:szCs w:val="24"/>
                <w:lang w:val="vi-VN" w:eastAsia="vi-VN"/>
              </w:rPr>
            </w:pPr>
          </w:p>
        </w:tc>
        <w:tc>
          <w:tcPr>
            <w:tcW w:w="1355" w:type="dxa"/>
            <w:shd w:val="clear" w:color="auto" w:fill="auto"/>
            <w:vAlign w:val="center"/>
          </w:tcPr>
          <w:p w14:paraId="14EE3BB2" w14:textId="77777777" w:rsidR="00AD3554" w:rsidRPr="005A1D22" w:rsidRDefault="00AD3554" w:rsidP="00817E47">
            <w:pPr>
              <w:spacing w:before="0" w:line="240" w:lineRule="auto"/>
              <w:contextualSpacing w:val="0"/>
              <w:rPr>
                <w:ins w:id="3699" w:author="Phuong Truong Thi" w:date="2024-10-16T00:56:00Z"/>
                <w:rFonts w:ascii="Times New Roman" w:hAnsi="Times New Roman"/>
                <w:sz w:val="24"/>
                <w:szCs w:val="24"/>
              </w:rPr>
            </w:pPr>
            <w:ins w:id="3700" w:author="Phuong Truong Thi" w:date="2024-10-16T00:56:00Z">
              <w:r w:rsidRPr="005A1D22">
                <w:rPr>
                  <w:rFonts w:ascii="Times New Roman" w:hAnsi="Times New Roman"/>
                  <w:sz w:val="24"/>
                  <w:szCs w:val="24"/>
                </w:rPr>
                <w:t>Dư nợ Bussiness loan</w:t>
              </w:r>
            </w:ins>
          </w:p>
        </w:tc>
        <w:tc>
          <w:tcPr>
            <w:tcW w:w="2610" w:type="dxa"/>
            <w:vAlign w:val="center"/>
          </w:tcPr>
          <w:p w14:paraId="1274CD7F" w14:textId="77777777" w:rsidR="00AD3554" w:rsidRPr="008C1DA1" w:rsidRDefault="00AD3554" w:rsidP="00817E47">
            <w:pPr>
              <w:spacing w:before="0" w:line="240" w:lineRule="auto"/>
              <w:contextualSpacing w:val="0"/>
              <w:rPr>
                <w:ins w:id="3701" w:author="Phuong Truong Thi" w:date="2024-10-16T00:56:00Z"/>
                <w:rFonts w:ascii="Times New Roman" w:eastAsia="Times New Roman" w:hAnsi="Times New Roman"/>
                <w:sz w:val="24"/>
                <w:szCs w:val="24"/>
                <w:lang w:eastAsia="vi-VN"/>
              </w:rPr>
            </w:pPr>
            <w:ins w:id="3702" w:author="Phuong Truong Thi" w:date="2024-10-16T00:56:00Z">
              <w:r w:rsidRPr="008C1DA1">
                <w:rPr>
                  <w:rFonts w:ascii="Times New Roman" w:hAnsi="Times New Roman"/>
                  <w:sz w:val="24"/>
                  <w:szCs w:val="24"/>
                </w:rPr>
                <w:t>Tổng Dư nợ Bussiness loan của KH tại ngày dữ liệu</w:t>
              </w:r>
            </w:ins>
          </w:p>
        </w:tc>
        <w:tc>
          <w:tcPr>
            <w:tcW w:w="1080" w:type="dxa"/>
          </w:tcPr>
          <w:p w14:paraId="25FC2C99" w14:textId="77777777" w:rsidR="00AD3554" w:rsidRPr="001C2FFC" w:rsidRDefault="00AD3554" w:rsidP="00817E47">
            <w:pPr>
              <w:spacing w:before="0" w:line="240" w:lineRule="auto"/>
              <w:contextualSpacing w:val="0"/>
              <w:rPr>
                <w:ins w:id="3703" w:author="Phuong Truong Thi" w:date="2024-10-16T00:56:00Z"/>
                <w:rFonts w:ascii="Times New Roman" w:eastAsia="Times New Roman" w:hAnsi="Times New Roman"/>
                <w:sz w:val="24"/>
                <w:szCs w:val="24"/>
                <w:lang w:eastAsia="vi-VN"/>
              </w:rPr>
            </w:pPr>
            <w:ins w:id="3704" w:author="Phuong Truong Thi" w:date="2024-10-16T00:56:00Z">
              <w:r w:rsidRPr="00374F9B">
                <w:rPr>
                  <w:rFonts w:ascii="Times New Roman" w:eastAsia="Times New Roman" w:hAnsi="Times New Roman"/>
                  <w:sz w:val="24"/>
                  <w:szCs w:val="24"/>
                  <w:lang w:val="vi-VN" w:eastAsia="vi-VN"/>
                </w:rPr>
                <w:t>CRM</w:t>
              </w:r>
            </w:ins>
          </w:p>
        </w:tc>
        <w:tc>
          <w:tcPr>
            <w:tcW w:w="1271" w:type="dxa"/>
          </w:tcPr>
          <w:p w14:paraId="5647AA8B" w14:textId="77777777" w:rsidR="00AD3554" w:rsidRPr="00AD0E1A" w:rsidRDefault="00AD3554" w:rsidP="00817E47">
            <w:pPr>
              <w:spacing w:before="0" w:line="240" w:lineRule="auto"/>
              <w:contextualSpacing w:val="0"/>
              <w:rPr>
                <w:ins w:id="3705" w:author="Phuong Truong Thi" w:date="2024-10-16T00:56:00Z"/>
                <w:rFonts w:ascii="Times New Roman" w:eastAsia="Times New Roman" w:hAnsi="Times New Roman"/>
                <w:sz w:val="24"/>
                <w:szCs w:val="24"/>
                <w:lang w:eastAsia="vi-VN"/>
              </w:rPr>
            </w:pPr>
            <w:ins w:id="3706"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166682D8" w14:textId="77777777" w:rsidR="00AD3554" w:rsidRPr="00AD0E1A" w:rsidRDefault="00AD3554" w:rsidP="00817E47">
            <w:pPr>
              <w:spacing w:before="0" w:line="240" w:lineRule="auto"/>
              <w:contextualSpacing w:val="0"/>
              <w:rPr>
                <w:ins w:id="3707" w:author="Phuong Truong Thi" w:date="2024-10-16T00:56:00Z"/>
                <w:rFonts w:ascii="Times New Roman" w:eastAsia="Times New Roman" w:hAnsi="Times New Roman"/>
                <w:sz w:val="24"/>
                <w:szCs w:val="24"/>
                <w:lang w:val="vi-VN" w:eastAsia="vi-VN"/>
              </w:rPr>
            </w:pPr>
          </w:p>
        </w:tc>
        <w:tc>
          <w:tcPr>
            <w:tcW w:w="1063" w:type="dxa"/>
          </w:tcPr>
          <w:p w14:paraId="75B664F8" w14:textId="77777777" w:rsidR="00AD3554" w:rsidRPr="00AD0E1A" w:rsidRDefault="00AD3554" w:rsidP="00817E47">
            <w:pPr>
              <w:spacing w:before="0" w:line="240" w:lineRule="auto"/>
              <w:contextualSpacing w:val="0"/>
              <w:jc w:val="center"/>
              <w:rPr>
                <w:ins w:id="3708" w:author="Phuong Truong Thi" w:date="2024-10-16T00:56:00Z"/>
                <w:rFonts w:ascii="Times New Roman" w:eastAsia="Times New Roman" w:hAnsi="Times New Roman"/>
                <w:sz w:val="24"/>
                <w:szCs w:val="24"/>
                <w:lang w:val="vi-VN" w:eastAsia="vi-VN"/>
              </w:rPr>
            </w:pPr>
            <w:ins w:id="3709" w:author="Phuong Truong Thi" w:date="2024-10-16T00:56:00Z">
              <w:r>
                <w:rPr>
                  <w:rFonts w:ascii="Times New Roman" w:eastAsia="Times New Roman" w:hAnsi="Times New Roman"/>
                  <w:sz w:val="24"/>
                  <w:szCs w:val="24"/>
                  <w:lang w:eastAsia="vi-VN"/>
                </w:rPr>
                <w:t>N</w:t>
              </w:r>
            </w:ins>
          </w:p>
        </w:tc>
      </w:tr>
      <w:tr w:rsidR="00AD3554" w:rsidRPr="00AD0E1A" w14:paraId="43F8A0EE" w14:textId="77777777" w:rsidTr="7F5A6C64">
        <w:trPr>
          <w:trHeight w:val="276"/>
          <w:ins w:id="3710" w:author="Phuong Truong Thi" w:date="2024-10-16T00:56:00Z"/>
        </w:trPr>
        <w:tc>
          <w:tcPr>
            <w:tcW w:w="720" w:type="dxa"/>
            <w:shd w:val="clear" w:color="auto" w:fill="auto"/>
            <w:vAlign w:val="center"/>
          </w:tcPr>
          <w:p w14:paraId="1B73FF5E" w14:textId="77777777" w:rsidR="00AD3554" w:rsidRPr="005A1D22" w:rsidRDefault="00AD3554" w:rsidP="00817E47">
            <w:pPr>
              <w:pStyle w:val="ListParagraph"/>
              <w:numPr>
                <w:ilvl w:val="0"/>
                <w:numId w:val="61"/>
              </w:numPr>
              <w:spacing w:before="0" w:line="240" w:lineRule="auto"/>
              <w:contextualSpacing w:val="0"/>
              <w:jc w:val="left"/>
              <w:rPr>
                <w:ins w:id="3711" w:author="Phuong Truong Thi" w:date="2024-10-16T00:56:00Z"/>
                <w:rFonts w:eastAsia="Times New Roman"/>
                <w:szCs w:val="24"/>
                <w:lang w:val="vi-VN" w:eastAsia="vi-VN"/>
              </w:rPr>
            </w:pPr>
          </w:p>
        </w:tc>
        <w:tc>
          <w:tcPr>
            <w:tcW w:w="1355" w:type="dxa"/>
            <w:shd w:val="clear" w:color="auto" w:fill="auto"/>
            <w:vAlign w:val="center"/>
          </w:tcPr>
          <w:p w14:paraId="4C186B20" w14:textId="77777777" w:rsidR="00AD3554" w:rsidRPr="005A1D22" w:rsidRDefault="00AD3554" w:rsidP="00817E47">
            <w:pPr>
              <w:spacing w:before="0" w:line="240" w:lineRule="auto"/>
              <w:contextualSpacing w:val="0"/>
              <w:rPr>
                <w:ins w:id="3712" w:author="Phuong Truong Thi" w:date="2024-10-16T00:56:00Z"/>
                <w:rFonts w:ascii="Times New Roman" w:hAnsi="Times New Roman"/>
                <w:sz w:val="24"/>
                <w:szCs w:val="24"/>
              </w:rPr>
            </w:pPr>
            <w:ins w:id="3713" w:author="Phuong Truong Thi" w:date="2024-10-16T00:56:00Z">
              <w:r w:rsidRPr="005A1D22">
                <w:rPr>
                  <w:rFonts w:ascii="Times New Roman" w:hAnsi="Times New Roman"/>
                  <w:sz w:val="24"/>
                  <w:szCs w:val="24"/>
                </w:rPr>
                <w:t>Dư nợ Consumption loan</w:t>
              </w:r>
            </w:ins>
          </w:p>
        </w:tc>
        <w:tc>
          <w:tcPr>
            <w:tcW w:w="2610" w:type="dxa"/>
            <w:vAlign w:val="center"/>
          </w:tcPr>
          <w:p w14:paraId="5FD28A62" w14:textId="77777777" w:rsidR="00AD3554" w:rsidRPr="008C1DA1" w:rsidRDefault="00AD3554" w:rsidP="00817E47">
            <w:pPr>
              <w:spacing w:before="0" w:line="240" w:lineRule="auto"/>
              <w:contextualSpacing w:val="0"/>
              <w:rPr>
                <w:ins w:id="3714" w:author="Phuong Truong Thi" w:date="2024-10-16T00:56:00Z"/>
                <w:rFonts w:ascii="Times New Roman" w:eastAsia="Times New Roman" w:hAnsi="Times New Roman"/>
                <w:sz w:val="24"/>
                <w:szCs w:val="24"/>
                <w:lang w:eastAsia="vi-VN"/>
              </w:rPr>
            </w:pPr>
            <w:ins w:id="3715" w:author="Phuong Truong Thi" w:date="2024-10-16T00:56:00Z">
              <w:r w:rsidRPr="008C1DA1">
                <w:rPr>
                  <w:rFonts w:ascii="Times New Roman" w:hAnsi="Times New Roman"/>
                  <w:sz w:val="24"/>
                  <w:szCs w:val="24"/>
                </w:rPr>
                <w:t>Tổng Dư nợ Consumption loan của KH tại ngày dữ liệu</w:t>
              </w:r>
            </w:ins>
          </w:p>
        </w:tc>
        <w:tc>
          <w:tcPr>
            <w:tcW w:w="1080" w:type="dxa"/>
          </w:tcPr>
          <w:p w14:paraId="2B13B0B0" w14:textId="77777777" w:rsidR="00AD3554" w:rsidRPr="001C2FFC" w:rsidRDefault="00AD3554" w:rsidP="00817E47">
            <w:pPr>
              <w:spacing w:before="0" w:line="240" w:lineRule="auto"/>
              <w:contextualSpacing w:val="0"/>
              <w:rPr>
                <w:ins w:id="3716" w:author="Phuong Truong Thi" w:date="2024-10-16T00:56:00Z"/>
                <w:rFonts w:ascii="Times New Roman" w:eastAsia="Times New Roman" w:hAnsi="Times New Roman"/>
                <w:sz w:val="24"/>
                <w:szCs w:val="24"/>
                <w:lang w:eastAsia="vi-VN"/>
              </w:rPr>
            </w:pPr>
            <w:ins w:id="3717" w:author="Phuong Truong Thi" w:date="2024-10-16T00:56:00Z">
              <w:r w:rsidRPr="00374F9B">
                <w:rPr>
                  <w:rFonts w:ascii="Times New Roman" w:eastAsia="Times New Roman" w:hAnsi="Times New Roman"/>
                  <w:sz w:val="24"/>
                  <w:szCs w:val="24"/>
                  <w:lang w:val="vi-VN" w:eastAsia="vi-VN"/>
                </w:rPr>
                <w:t>CRM</w:t>
              </w:r>
            </w:ins>
          </w:p>
        </w:tc>
        <w:tc>
          <w:tcPr>
            <w:tcW w:w="1271" w:type="dxa"/>
          </w:tcPr>
          <w:p w14:paraId="2D6E16AC" w14:textId="77777777" w:rsidR="00AD3554" w:rsidRPr="00AD0E1A" w:rsidRDefault="00AD3554" w:rsidP="00817E47">
            <w:pPr>
              <w:spacing w:before="0" w:line="240" w:lineRule="auto"/>
              <w:contextualSpacing w:val="0"/>
              <w:rPr>
                <w:ins w:id="3718" w:author="Phuong Truong Thi" w:date="2024-10-16T00:56:00Z"/>
                <w:rFonts w:ascii="Times New Roman" w:eastAsia="Times New Roman" w:hAnsi="Times New Roman"/>
                <w:sz w:val="24"/>
                <w:szCs w:val="24"/>
                <w:lang w:eastAsia="vi-VN"/>
              </w:rPr>
            </w:pPr>
            <w:ins w:id="3719" w:author="Phuong Truong Thi" w:date="2024-10-16T00:56:00Z">
              <w:r w:rsidRPr="00284437">
                <w:rPr>
                  <w:rFonts w:ascii="Times New Roman" w:eastAsia="Times New Roman" w:hAnsi="Times New Roman"/>
                  <w:sz w:val="24"/>
                  <w:szCs w:val="24"/>
                  <w:lang w:val="vi-VN" w:eastAsia="vi-VN"/>
                </w:rPr>
                <w:t xml:space="preserve">Currency </w:t>
              </w:r>
            </w:ins>
          </w:p>
        </w:tc>
        <w:tc>
          <w:tcPr>
            <w:tcW w:w="1063" w:type="dxa"/>
            <w:shd w:val="clear" w:color="auto" w:fill="auto"/>
            <w:noWrap/>
            <w:vAlign w:val="center"/>
          </w:tcPr>
          <w:p w14:paraId="736889F1" w14:textId="77777777" w:rsidR="00AD3554" w:rsidRPr="00AD0E1A" w:rsidRDefault="00AD3554" w:rsidP="00817E47">
            <w:pPr>
              <w:spacing w:before="0" w:line="240" w:lineRule="auto"/>
              <w:contextualSpacing w:val="0"/>
              <w:rPr>
                <w:ins w:id="3720" w:author="Phuong Truong Thi" w:date="2024-10-16T00:56:00Z"/>
                <w:rFonts w:ascii="Times New Roman" w:eastAsia="Times New Roman" w:hAnsi="Times New Roman"/>
                <w:sz w:val="24"/>
                <w:szCs w:val="24"/>
                <w:lang w:val="vi-VN" w:eastAsia="vi-VN"/>
              </w:rPr>
            </w:pPr>
          </w:p>
        </w:tc>
        <w:tc>
          <w:tcPr>
            <w:tcW w:w="1063" w:type="dxa"/>
          </w:tcPr>
          <w:p w14:paraId="0C80CB01" w14:textId="77777777" w:rsidR="00AD3554" w:rsidRPr="00AD0E1A" w:rsidRDefault="00AD3554" w:rsidP="00817E47">
            <w:pPr>
              <w:spacing w:before="0" w:line="240" w:lineRule="auto"/>
              <w:contextualSpacing w:val="0"/>
              <w:jc w:val="center"/>
              <w:rPr>
                <w:ins w:id="3721" w:author="Phuong Truong Thi" w:date="2024-10-16T00:56:00Z"/>
                <w:rFonts w:ascii="Times New Roman" w:eastAsia="Times New Roman" w:hAnsi="Times New Roman"/>
                <w:sz w:val="24"/>
                <w:szCs w:val="24"/>
                <w:lang w:val="vi-VN" w:eastAsia="vi-VN"/>
              </w:rPr>
            </w:pPr>
            <w:ins w:id="3722" w:author="Phuong Truong Thi" w:date="2024-10-16T00:56:00Z">
              <w:r>
                <w:rPr>
                  <w:rFonts w:ascii="Times New Roman" w:eastAsia="Times New Roman" w:hAnsi="Times New Roman"/>
                  <w:sz w:val="24"/>
                  <w:szCs w:val="24"/>
                  <w:lang w:eastAsia="vi-VN"/>
                </w:rPr>
                <w:t>N</w:t>
              </w:r>
            </w:ins>
          </w:p>
        </w:tc>
      </w:tr>
      <w:tr w:rsidR="00AD3554" w:rsidRPr="00AD0E1A" w14:paraId="61483DCE" w14:textId="77777777" w:rsidTr="7F5A6C64">
        <w:trPr>
          <w:trHeight w:val="276"/>
          <w:ins w:id="3723" w:author="Phuong Truong Thi" w:date="2024-10-16T00:56:00Z"/>
        </w:trPr>
        <w:tc>
          <w:tcPr>
            <w:tcW w:w="720" w:type="dxa"/>
            <w:shd w:val="clear" w:color="auto" w:fill="auto"/>
            <w:vAlign w:val="center"/>
          </w:tcPr>
          <w:p w14:paraId="3442B3D0" w14:textId="77777777" w:rsidR="00AD3554" w:rsidRPr="005A1D22" w:rsidRDefault="00AD3554" w:rsidP="00817E47">
            <w:pPr>
              <w:pStyle w:val="ListParagraph"/>
              <w:numPr>
                <w:ilvl w:val="0"/>
                <w:numId w:val="61"/>
              </w:numPr>
              <w:spacing w:before="0" w:line="240" w:lineRule="auto"/>
              <w:contextualSpacing w:val="0"/>
              <w:jc w:val="left"/>
              <w:rPr>
                <w:ins w:id="3724" w:author="Phuong Truong Thi" w:date="2024-10-16T00:56:00Z"/>
                <w:rFonts w:eastAsia="Times New Roman"/>
                <w:szCs w:val="24"/>
                <w:lang w:val="vi-VN" w:eastAsia="vi-VN"/>
              </w:rPr>
            </w:pPr>
          </w:p>
        </w:tc>
        <w:tc>
          <w:tcPr>
            <w:tcW w:w="1355" w:type="dxa"/>
            <w:shd w:val="clear" w:color="auto" w:fill="auto"/>
            <w:vAlign w:val="center"/>
          </w:tcPr>
          <w:p w14:paraId="7DF8F4DF" w14:textId="77777777" w:rsidR="00AD3554" w:rsidRPr="005A1D22" w:rsidRDefault="00AD3554" w:rsidP="00817E47">
            <w:pPr>
              <w:spacing w:before="0" w:line="240" w:lineRule="auto"/>
              <w:contextualSpacing w:val="0"/>
              <w:rPr>
                <w:ins w:id="3725" w:author="Phuong Truong Thi" w:date="2024-10-16T00:56:00Z"/>
                <w:rFonts w:ascii="Times New Roman" w:hAnsi="Times New Roman"/>
                <w:sz w:val="24"/>
                <w:szCs w:val="24"/>
              </w:rPr>
            </w:pPr>
            <w:ins w:id="3726" w:author="Phuong Truong Thi" w:date="2024-10-16T00:56:00Z">
              <w:r w:rsidRPr="005A1D22">
                <w:rPr>
                  <w:rFonts w:ascii="Times New Roman" w:hAnsi="Times New Roman"/>
                  <w:sz w:val="24"/>
                  <w:szCs w:val="24"/>
                </w:rPr>
                <w:t>Dư nợ Passbook</w:t>
              </w:r>
            </w:ins>
          </w:p>
        </w:tc>
        <w:tc>
          <w:tcPr>
            <w:tcW w:w="2610" w:type="dxa"/>
            <w:vAlign w:val="center"/>
          </w:tcPr>
          <w:p w14:paraId="52D705B3" w14:textId="77777777" w:rsidR="00AD3554" w:rsidRPr="008C1DA1" w:rsidRDefault="00AD3554" w:rsidP="00817E47">
            <w:pPr>
              <w:spacing w:before="0" w:line="240" w:lineRule="auto"/>
              <w:contextualSpacing w:val="0"/>
              <w:rPr>
                <w:ins w:id="3727" w:author="Phuong Truong Thi" w:date="2024-10-16T00:56:00Z"/>
                <w:rFonts w:ascii="Times New Roman" w:eastAsia="Times New Roman" w:hAnsi="Times New Roman"/>
                <w:sz w:val="24"/>
                <w:szCs w:val="24"/>
                <w:lang w:eastAsia="vi-VN"/>
              </w:rPr>
            </w:pPr>
            <w:ins w:id="3728" w:author="Phuong Truong Thi" w:date="2024-10-16T00:56:00Z">
              <w:r w:rsidRPr="008C1DA1">
                <w:rPr>
                  <w:rFonts w:ascii="Times New Roman" w:hAnsi="Times New Roman"/>
                  <w:sz w:val="24"/>
                  <w:szCs w:val="24"/>
                </w:rPr>
                <w:t>Tổng Dư nợ Dư nợ Passbook của KH tại ngày dữ liệu</w:t>
              </w:r>
            </w:ins>
          </w:p>
        </w:tc>
        <w:tc>
          <w:tcPr>
            <w:tcW w:w="1080" w:type="dxa"/>
          </w:tcPr>
          <w:p w14:paraId="1E027314" w14:textId="77777777" w:rsidR="00AD3554" w:rsidRPr="001C2FFC" w:rsidRDefault="00AD3554" w:rsidP="00817E47">
            <w:pPr>
              <w:spacing w:before="0" w:line="240" w:lineRule="auto"/>
              <w:contextualSpacing w:val="0"/>
              <w:rPr>
                <w:ins w:id="3729" w:author="Phuong Truong Thi" w:date="2024-10-16T00:56:00Z"/>
                <w:rFonts w:ascii="Times New Roman" w:eastAsia="Times New Roman" w:hAnsi="Times New Roman"/>
                <w:sz w:val="24"/>
                <w:szCs w:val="24"/>
                <w:lang w:eastAsia="vi-VN"/>
              </w:rPr>
            </w:pPr>
            <w:ins w:id="3730" w:author="Phuong Truong Thi" w:date="2024-10-16T00:56:00Z">
              <w:r w:rsidRPr="00374F9B">
                <w:rPr>
                  <w:rFonts w:ascii="Times New Roman" w:eastAsia="Times New Roman" w:hAnsi="Times New Roman"/>
                  <w:sz w:val="24"/>
                  <w:szCs w:val="24"/>
                  <w:lang w:val="vi-VN" w:eastAsia="vi-VN"/>
                </w:rPr>
                <w:t>CRM</w:t>
              </w:r>
            </w:ins>
          </w:p>
        </w:tc>
        <w:tc>
          <w:tcPr>
            <w:tcW w:w="1271" w:type="dxa"/>
          </w:tcPr>
          <w:p w14:paraId="5F0591F1" w14:textId="77777777" w:rsidR="00AD3554" w:rsidRPr="00AD0E1A" w:rsidRDefault="00AD3554" w:rsidP="00817E47">
            <w:pPr>
              <w:spacing w:before="0" w:line="240" w:lineRule="auto"/>
              <w:contextualSpacing w:val="0"/>
              <w:rPr>
                <w:ins w:id="3731" w:author="Phuong Truong Thi" w:date="2024-10-16T00:56:00Z"/>
                <w:rFonts w:ascii="Times New Roman" w:eastAsia="Times New Roman" w:hAnsi="Times New Roman"/>
                <w:sz w:val="24"/>
                <w:szCs w:val="24"/>
                <w:lang w:eastAsia="vi-VN"/>
              </w:rPr>
            </w:pPr>
            <w:ins w:id="3732" w:author="Phuong Truong Thi" w:date="2024-10-16T00:56:00Z">
              <w:r>
                <w:rPr>
                  <w:rFonts w:ascii="Times New Roman" w:eastAsia="Times New Roman" w:hAnsi="Times New Roman"/>
                  <w:sz w:val="24"/>
                  <w:szCs w:val="24"/>
                  <w:lang w:val="vi-VN" w:eastAsia="vi-VN"/>
                </w:rPr>
                <w:t>Currency</w:t>
              </w:r>
            </w:ins>
          </w:p>
        </w:tc>
        <w:tc>
          <w:tcPr>
            <w:tcW w:w="1063" w:type="dxa"/>
            <w:shd w:val="clear" w:color="auto" w:fill="auto"/>
            <w:noWrap/>
            <w:vAlign w:val="center"/>
          </w:tcPr>
          <w:p w14:paraId="73BCB5EC" w14:textId="77777777" w:rsidR="00AD3554" w:rsidRPr="00AD0E1A" w:rsidRDefault="00AD3554" w:rsidP="00817E47">
            <w:pPr>
              <w:spacing w:before="0" w:line="240" w:lineRule="auto"/>
              <w:contextualSpacing w:val="0"/>
              <w:rPr>
                <w:ins w:id="3733" w:author="Phuong Truong Thi" w:date="2024-10-16T00:56:00Z"/>
                <w:rFonts w:ascii="Times New Roman" w:eastAsia="Times New Roman" w:hAnsi="Times New Roman"/>
                <w:sz w:val="24"/>
                <w:szCs w:val="24"/>
                <w:lang w:val="vi-VN" w:eastAsia="vi-VN"/>
              </w:rPr>
            </w:pPr>
          </w:p>
        </w:tc>
        <w:tc>
          <w:tcPr>
            <w:tcW w:w="1063" w:type="dxa"/>
          </w:tcPr>
          <w:p w14:paraId="299C03BD" w14:textId="77777777" w:rsidR="00AD3554" w:rsidRPr="00AD0E1A" w:rsidRDefault="00AD3554" w:rsidP="00817E47">
            <w:pPr>
              <w:spacing w:before="0" w:line="240" w:lineRule="auto"/>
              <w:contextualSpacing w:val="0"/>
              <w:jc w:val="center"/>
              <w:rPr>
                <w:ins w:id="3734" w:author="Phuong Truong Thi" w:date="2024-10-16T00:56:00Z"/>
                <w:rFonts w:ascii="Times New Roman" w:eastAsia="Times New Roman" w:hAnsi="Times New Roman"/>
                <w:sz w:val="24"/>
                <w:szCs w:val="24"/>
                <w:lang w:val="vi-VN" w:eastAsia="vi-VN"/>
              </w:rPr>
            </w:pPr>
            <w:ins w:id="3735" w:author="Phuong Truong Thi" w:date="2024-10-16T00:56:00Z">
              <w:r>
                <w:rPr>
                  <w:rFonts w:ascii="Times New Roman" w:eastAsia="Times New Roman" w:hAnsi="Times New Roman"/>
                  <w:sz w:val="24"/>
                  <w:szCs w:val="24"/>
                  <w:lang w:eastAsia="vi-VN"/>
                </w:rPr>
                <w:t>N</w:t>
              </w:r>
            </w:ins>
          </w:p>
        </w:tc>
      </w:tr>
      <w:tr w:rsidR="00AD3554" w:rsidRPr="001859AE" w14:paraId="592ABDB0" w14:textId="77777777" w:rsidTr="7F5A6C64">
        <w:trPr>
          <w:trHeight w:val="276"/>
          <w:ins w:id="3736" w:author="Phuong Truong Thi" w:date="2024-10-16T00:56:00Z"/>
        </w:trPr>
        <w:tc>
          <w:tcPr>
            <w:tcW w:w="9162" w:type="dxa"/>
            <w:gridSpan w:val="7"/>
          </w:tcPr>
          <w:p w14:paraId="30FF9CAF" w14:textId="77777777" w:rsidR="00AD3554" w:rsidRPr="00B66378" w:rsidRDefault="00AD3554" w:rsidP="00817E47">
            <w:pPr>
              <w:spacing w:before="0" w:line="240" w:lineRule="auto"/>
              <w:contextualSpacing w:val="0"/>
              <w:jc w:val="left"/>
              <w:rPr>
                <w:ins w:id="3737" w:author="Phuong Truong Thi" w:date="2024-10-16T00:56:00Z"/>
                <w:rFonts w:ascii="Times New Roman" w:eastAsia="Times New Roman" w:hAnsi="Times New Roman"/>
                <w:sz w:val="24"/>
                <w:szCs w:val="24"/>
                <w:lang w:val="vi-VN" w:eastAsia="vi-VN"/>
              </w:rPr>
            </w:pPr>
            <w:ins w:id="3738" w:author="Phuong Truong Thi" w:date="2024-10-16T00:56:00Z">
              <w:r w:rsidRPr="005A1D22">
                <w:rPr>
                  <w:rFonts w:ascii="Times New Roman" w:eastAsia="Times New Roman" w:hAnsi="Times New Roman"/>
                  <w:sz w:val="24"/>
                  <w:szCs w:val="24"/>
                  <w:lang w:val="vi-VN" w:eastAsia="vi-VN"/>
                </w:rPr>
                <w:t>Xếp hạng khách hàng tiềm năng EDA</w:t>
              </w:r>
            </w:ins>
          </w:p>
        </w:tc>
      </w:tr>
      <w:tr w:rsidR="00AD3554" w:rsidRPr="00AD0E1A" w14:paraId="44EFF0D0" w14:textId="77777777" w:rsidTr="7F5A6C64">
        <w:trPr>
          <w:trHeight w:val="276"/>
          <w:ins w:id="3739" w:author="Phuong Truong Thi" w:date="2024-10-16T00:56:00Z"/>
        </w:trPr>
        <w:tc>
          <w:tcPr>
            <w:tcW w:w="720" w:type="dxa"/>
            <w:shd w:val="clear" w:color="auto" w:fill="auto"/>
            <w:vAlign w:val="center"/>
          </w:tcPr>
          <w:p w14:paraId="57BBFA27" w14:textId="77777777" w:rsidR="00AD3554" w:rsidRPr="005A1D22" w:rsidRDefault="00AD3554" w:rsidP="00817E47">
            <w:pPr>
              <w:pStyle w:val="ListParagraph"/>
              <w:numPr>
                <w:ilvl w:val="0"/>
                <w:numId w:val="61"/>
              </w:numPr>
              <w:spacing w:before="0" w:line="240" w:lineRule="auto"/>
              <w:contextualSpacing w:val="0"/>
              <w:jc w:val="left"/>
              <w:rPr>
                <w:ins w:id="3740" w:author="Phuong Truong Thi" w:date="2024-10-16T00:56:00Z"/>
                <w:rFonts w:eastAsia="Times New Roman"/>
                <w:szCs w:val="24"/>
                <w:lang w:val="vi-VN" w:eastAsia="vi-VN"/>
              </w:rPr>
            </w:pPr>
          </w:p>
        </w:tc>
        <w:tc>
          <w:tcPr>
            <w:tcW w:w="1355" w:type="dxa"/>
            <w:shd w:val="clear" w:color="auto" w:fill="auto"/>
            <w:vAlign w:val="center"/>
          </w:tcPr>
          <w:p w14:paraId="6178959D" w14:textId="77777777" w:rsidR="00AD3554" w:rsidRPr="005A1D22" w:rsidRDefault="00AD3554" w:rsidP="00817E47">
            <w:pPr>
              <w:spacing w:before="0" w:line="240" w:lineRule="auto"/>
              <w:contextualSpacing w:val="0"/>
              <w:rPr>
                <w:ins w:id="3741" w:author="Phuong Truong Thi" w:date="2024-10-16T00:56:00Z"/>
                <w:rFonts w:ascii="Times New Roman" w:hAnsi="Times New Roman"/>
                <w:sz w:val="24"/>
                <w:szCs w:val="24"/>
              </w:rPr>
            </w:pPr>
            <w:ins w:id="3742" w:author="Phuong Truong Thi" w:date="2024-10-16T00:56:00Z">
              <w:r w:rsidRPr="005A1D22">
                <w:rPr>
                  <w:rFonts w:ascii="Times New Roman" w:hAnsi="Times New Roman"/>
                  <w:sz w:val="24"/>
                  <w:szCs w:val="24"/>
                </w:rPr>
                <w:t>Điểm tiềm năng NEO</w:t>
              </w:r>
            </w:ins>
          </w:p>
        </w:tc>
        <w:tc>
          <w:tcPr>
            <w:tcW w:w="2610" w:type="dxa"/>
            <w:vAlign w:val="center"/>
          </w:tcPr>
          <w:p w14:paraId="6A109401" w14:textId="77777777" w:rsidR="00AD3554" w:rsidRPr="008C1DA1" w:rsidRDefault="00AD3554" w:rsidP="00817E47">
            <w:pPr>
              <w:spacing w:before="0" w:line="240" w:lineRule="auto"/>
              <w:contextualSpacing w:val="0"/>
              <w:rPr>
                <w:ins w:id="3743" w:author="Phuong Truong Thi" w:date="2024-10-16T00:56:00Z"/>
                <w:rFonts w:ascii="Times New Roman" w:eastAsia="Times New Roman" w:hAnsi="Times New Roman"/>
                <w:sz w:val="24"/>
                <w:szCs w:val="24"/>
                <w:lang w:eastAsia="vi-VN"/>
              </w:rPr>
            </w:pPr>
            <w:ins w:id="3744" w:author="Phuong Truong Thi" w:date="2024-10-16T00:56:00Z">
              <w:r w:rsidRPr="008C1DA1">
                <w:rPr>
                  <w:rFonts w:ascii="Times New Roman" w:hAnsi="Times New Roman"/>
                  <w:sz w:val="24"/>
                  <w:szCs w:val="24"/>
                </w:rPr>
                <w:t>Ranking tiềm năng KH dựa trên thông tin trên NEO</w:t>
              </w:r>
            </w:ins>
          </w:p>
        </w:tc>
        <w:tc>
          <w:tcPr>
            <w:tcW w:w="1080" w:type="dxa"/>
          </w:tcPr>
          <w:p w14:paraId="190AE0C1" w14:textId="77777777" w:rsidR="00AD3554" w:rsidRPr="00B66378" w:rsidRDefault="00AD3554" w:rsidP="00817E47">
            <w:pPr>
              <w:spacing w:before="0" w:line="240" w:lineRule="auto"/>
              <w:contextualSpacing w:val="0"/>
              <w:rPr>
                <w:ins w:id="3745" w:author="Phuong Truong Thi" w:date="2024-10-16T00:56:00Z"/>
                <w:rFonts w:ascii="Times New Roman" w:eastAsia="Times New Roman" w:hAnsi="Times New Roman"/>
                <w:sz w:val="24"/>
                <w:szCs w:val="24"/>
                <w:lang w:val="vi-VN" w:eastAsia="vi-VN"/>
              </w:rPr>
            </w:pPr>
            <w:ins w:id="3746" w:author="Phuong Truong Thi" w:date="2024-10-16T00:56:00Z">
              <w:r>
                <w:rPr>
                  <w:rFonts w:ascii="Times New Roman" w:eastAsia="Times New Roman" w:hAnsi="Times New Roman"/>
                  <w:sz w:val="24"/>
                  <w:szCs w:val="24"/>
                  <w:lang w:val="vi-VN" w:eastAsia="vi-VN"/>
                </w:rPr>
                <w:t>EDA</w:t>
              </w:r>
            </w:ins>
          </w:p>
        </w:tc>
        <w:tc>
          <w:tcPr>
            <w:tcW w:w="1271" w:type="dxa"/>
          </w:tcPr>
          <w:p w14:paraId="515CFF4A" w14:textId="77777777" w:rsidR="00AD3554" w:rsidRPr="00AD0E1A" w:rsidRDefault="00AD3554" w:rsidP="00817E47">
            <w:pPr>
              <w:spacing w:before="0" w:line="240" w:lineRule="auto"/>
              <w:contextualSpacing w:val="0"/>
              <w:rPr>
                <w:ins w:id="3747" w:author="Phuong Truong Thi" w:date="2024-10-16T00:56:00Z"/>
                <w:rFonts w:ascii="Times New Roman" w:eastAsia="Times New Roman" w:hAnsi="Times New Roman"/>
                <w:sz w:val="24"/>
                <w:szCs w:val="24"/>
                <w:lang w:eastAsia="vi-VN"/>
              </w:rPr>
            </w:pPr>
            <w:ins w:id="3748" w:author="Phuong Truong Thi" w:date="2024-10-16T00:56:00Z">
              <w:r>
                <w:rPr>
                  <w:rFonts w:ascii="Times New Roman" w:eastAsia="Times New Roman" w:hAnsi="Times New Roman"/>
                  <w:sz w:val="24"/>
                  <w:szCs w:val="24"/>
                  <w:lang w:eastAsia="vi-VN"/>
                </w:rPr>
                <w:t>Number</w:t>
              </w:r>
            </w:ins>
          </w:p>
        </w:tc>
        <w:tc>
          <w:tcPr>
            <w:tcW w:w="1063" w:type="dxa"/>
            <w:shd w:val="clear" w:color="auto" w:fill="auto"/>
            <w:noWrap/>
            <w:vAlign w:val="center"/>
          </w:tcPr>
          <w:p w14:paraId="77BA960B" w14:textId="77777777" w:rsidR="00AD3554" w:rsidRPr="00AD0E1A" w:rsidRDefault="00AD3554" w:rsidP="00817E47">
            <w:pPr>
              <w:spacing w:before="0" w:line="240" w:lineRule="auto"/>
              <w:contextualSpacing w:val="0"/>
              <w:rPr>
                <w:ins w:id="3749" w:author="Phuong Truong Thi" w:date="2024-10-16T00:56:00Z"/>
                <w:rFonts w:ascii="Times New Roman" w:eastAsia="Times New Roman" w:hAnsi="Times New Roman"/>
                <w:sz w:val="24"/>
                <w:szCs w:val="24"/>
                <w:lang w:val="vi-VN" w:eastAsia="vi-VN"/>
              </w:rPr>
            </w:pPr>
          </w:p>
        </w:tc>
        <w:tc>
          <w:tcPr>
            <w:tcW w:w="1063" w:type="dxa"/>
          </w:tcPr>
          <w:p w14:paraId="4C1B0DDF" w14:textId="77777777" w:rsidR="00AD3554" w:rsidRPr="00AD0E1A" w:rsidRDefault="00AD3554" w:rsidP="00817E47">
            <w:pPr>
              <w:spacing w:before="0" w:line="240" w:lineRule="auto"/>
              <w:contextualSpacing w:val="0"/>
              <w:jc w:val="center"/>
              <w:rPr>
                <w:ins w:id="3750" w:author="Phuong Truong Thi" w:date="2024-10-16T00:56:00Z"/>
                <w:rFonts w:ascii="Times New Roman" w:eastAsia="Times New Roman" w:hAnsi="Times New Roman"/>
                <w:sz w:val="24"/>
                <w:szCs w:val="24"/>
                <w:lang w:val="vi-VN" w:eastAsia="vi-VN"/>
              </w:rPr>
            </w:pPr>
            <w:ins w:id="3751" w:author="Phuong Truong Thi" w:date="2024-10-16T00:56:00Z">
              <w:r>
                <w:rPr>
                  <w:rFonts w:ascii="Times New Roman" w:eastAsia="Times New Roman" w:hAnsi="Times New Roman"/>
                  <w:sz w:val="24"/>
                  <w:szCs w:val="24"/>
                  <w:lang w:eastAsia="vi-VN"/>
                </w:rPr>
                <w:t>N</w:t>
              </w:r>
            </w:ins>
          </w:p>
        </w:tc>
      </w:tr>
      <w:tr w:rsidR="00AD3554" w:rsidRPr="00AD0E1A" w14:paraId="5ECF29B4" w14:textId="77777777" w:rsidTr="7F5A6C64">
        <w:trPr>
          <w:trHeight w:val="276"/>
          <w:ins w:id="3752" w:author="Phuong Truong Thi" w:date="2024-10-16T00:56:00Z"/>
        </w:trPr>
        <w:tc>
          <w:tcPr>
            <w:tcW w:w="720" w:type="dxa"/>
            <w:shd w:val="clear" w:color="auto" w:fill="auto"/>
            <w:vAlign w:val="center"/>
          </w:tcPr>
          <w:p w14:paraId="43F63C5F" w14:textId="77777777" w:rsidR="00AD3554" w:rsidRPr="005A1D22" w:rsidRDefault="00AD3554" w:rsidP="00817E47">
            <w:pPr>
              <w:pStyle w:val="ListParagraph"/>
              <w:numPr>
                <w:ilvl w:val="0"/>
                <w:numId w:val="61"/>
              </w:numPr>
              <w:spacing w:before="0" w:line="240" w:lineRule="auto"/>
              <w:contextualSpacing w:val="0"/>
              <w:jc w:val="left"/>
              <w:rPr>
                <w:ins w:id="3753" w:author="Phuong Truong Thi" w:date="2024-10-16T00:56:00Z"/>
                <w:rFonts w:eastAsia="Times New Roman"/>
                <w:szCs w:val="24"/>
                <w:lang w:val="vi-VN" w:eastAsia="vi-VN"/>
              </w:rPr>
            </w:pPr>
          </w:p>
        </w:tc>
        <w:tc>
          <w:tcPr>
            <w:tcW w:w="1355" w:type="dxa"/>
            <w:shd w:val="clear" w:color="auto" w:fill="auto"/>
            <w:vAlign w:val="center"/>
          </w:tcPr>
          <w:p w14:paraId="5876D610" w14:textId="77777777" w:rsidR="00AD3554" w:rsidRPr="00B66378" w:rsidRDefault="00AD3554" w:rsidP="00817E47">
            <w:pPr>
              <w:spacing w:before="0" w:line="240" w:lineRule="auto"/>
              <w:contextualSpacing w:val="0"/>
              <w:rPr>
                <w:ins w:id="3754" w:author="Phuong Truong Thi" w:date="2024-10-16T00:56:00Z"/>
                <w:rFonts w:ascii="Times New Roman" w:hAnsi="Times New Roman"/>
                <w:sz w:val="24"/>
                <w:szCs w:val="24"/>
                <w:lang w:val="vi-VN"/>
              </w:rPr>
            </w:pPr>
            <w:ins w:id="3755" w:author="Phuong Truong Thi" w:date="2024-10-16T00:56:00Z">
              <w:r w:rsidRPr="00B66378">
                <w:rPr>
                  <w:rFonts w:ascii="Times New Roman" w:hAnsi="Times New Roman"/>
                  <w:sz w:val="24"/>
                  <w:szCs w:val="24"/>
                  <w:lang w:val="vi-VN"/>
                </w:rPr>
                <w:t>Cảnh báo tăng/giảm Casa AUM</w:t>
              </w:r>
            </w:ins>
          </w:p>
        </w:tc>
        <w:tc>
          <w:tcPr>
            <w:tcW w:w="2610" w:type="dxa"/>
            <w:vAlign w:val="center"/>
          </w:tcPr>
          <w:p w14:paraId="61FEFD93" w14:textId="0F1774FF" w:rsidR="00AD3554" w:rsidRPr="00B66378" w:rsidRDefault="00AD3554" w:rsidP="00817E47">
            <w:pPr>
              <w:spacing w:before="0" w:line="240" w:lineRule="auto"/>
              <w:rPr>
                <w:ins w:id="3756" w:author="Phuong Truong Thi" w:date="2024-10-16T00:56:00Z"/>
                <w:rFonts w:ascii="Times New Roman" w:eastAsia="Times New Roman" w:hAnsi="Times New Roman"/>
                <w:sz w:val="24"/>
                <w:szCs w:val="24"/>
                <w:lang w:val="vi-VN" w:eastAsia="vi-VN"/>
              </w:rPr>
            </w:pPr>
            <w:ins w:id="3757" w:author="Phuong Truong Thi" w:date="2024-10-16T00:56:00Z">
              <w:r w:rsidRPr="00B66378">
                <w:rPr>
                  <w:rFonts w:ascii="Times New Roman" w:hAnsi="Times New Roman"/>
                  <w:sz w:val="24"/>
                  <w:szCs w:val="24"/>
                  <w:lang w:val="vi-VN"/>
                </w:rPr>
                <w:t>Tăng/Giảm</w:t>
              </w:r>
            </w:ins>
          </w:p>
        </w:tc>
        <w:tc>
          <w:tcPr>
            <w:tcW w:w="1080" w:type="dxa"/>
          </w:tcPr>
          <w:p w14:paraId="0E52E179" w14:textId="77777777" w:rsidR="00AD3554" w:rsidRDefault="00AD3554" w:rsidP="00817E47">
            <w:pPr>
              <w:spacing w:before="0" w:line="240" w:lineRule="auto"/>
              <w:contextualSpacing w:val="0"/>
              <w:rPr>
                <w:ins w:id="3758" w:author="Phuong Truong Thi" w:date="2024-10-16T00:56:00Z"/>
                <w:rFonts w:ascii="Times New Roman" w:eastAsia="Times New Roman" w:hAnsi="Times New Roman"/>
                <w:sz w:val="24"/>
                <w:szCs w:val="24"/>
                <w:lang w:eastAsia="vi-VN"/>
              </w:rPr>
            </w:pPr>
            <w:ins w:id="3759" w:author="Phuong Truong Thi" w:date="2024-10-16T00:56:00Z">
              <w:r w:rsidRPr="00081D52">
                <w:rPr>
                  <w:rFonts w:ascii="Times New Roman" w:eastAsia="Times New Roman" w:hAnsi="Times New Roman"/>
                  <w:sz w:val="24"/>
                  <w:szCs w:val="24"/>
                  <w:lang w:val="vi-VN" w:eastAsia="vi-VN"/>
                </w:rPr>
                <w:t>EDA</w:t>
              </w:r>
            </w:ins>
          </w:p>
        </w:tc>
        <w:tc>
          <w:tcPr>
            <w:tcW w:w="1271" w:type="dxa"/>
          </w:tcPr>
          <w:p w14:paraId="1CA0961B" w14:textId="301A52EC" w:rsidR="00AD3554" w:rsidRPr="00AD0E1A" w:rsidRDefault="00525739" w:rsidP="00817E47">
            <w:pPr>
              <w:spacing w:before="0" w:line="240" w:lineRule="auto"/>
              <w:contextualSpacing w:val="0"/>
              <w:rPr>
                <w:ins w:id="3760"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57AB57A8" w14:textId="77777777" w:rsidR="00AD3554" w:rsidRPr="00AD0E1A" w:rsidRDefault="00AD3554" w:rsidP="00817E47">
            <w:pPr>
              <w:spacing w:before="0" w:line="240" w:lineRule="auto"/>
              <w:contextualSpacing w:val="0"/>
              <w:rPr>
                <w:ins w:id="3761" w:author="Phuong Truong Thi" w:date="2024-10-16T00:56:00Z"/>
                <w:rFonts w:ascii="Times New Roman" w:eastAsia="Times New Roman" w:hAnsi="Times New Roman"/>
                <w:sz w:val="24"/>
                <w:szCs w:val="24"/>
                <w:lang w:val="vi-VN" w:eastAsia="vi-VN"/>
              </w:rPr>
            </w:pPr>
          </w:p>
        </w:tc>
        <w:tc>
          <w:tcPr>
            <w:tcW w:w="1063" w:type="dxa"/>
          </w:tcPr>
          <w:p w14:paraId="634EBDAB" w14:textId="77777777" w:rsidR="00AD3554" w:rsidRPr="00AD0E1A" w:rsidRDefault="00AD3554" w:rsidP="00817E47">
            <w:pPr>
              <w:spacing w:before="0" w:line="240" w:lineRule="auto"/>
              <w:contextualSpacing w:val="0"/>
              <w:jc w:val="center"/>
              <w:rPr>
                <w:ins w:id="3762" w:author="Phuong Truong Thi" w:date="2024-10-16T00:56:00Z"/>
                <w:rFonts w:ascii="Times New Roman" w:eastAsia="Times New Roman" w:hAnsi="Times New Roman"/>
                <w:sz w:val="24"/>
                <w:szCs w:val="24"/>
                <w:lang w:val="vi-VN" w:eastAsia="vi-VN"/>
              </w:rPr>
            </w:pPr>
            <w:ins w:id="3763" w:author="Phuong Truong Thi" w:date="2024-10-16T00:56:00Z">
              <w:r>
                <w:rPr>
                  <w:rFonts w:ascii="Times New Roman" w:eastAsia="Times New Roman" w:hAnsi="Times New Roman"/>
                  <w:sz w:val="24"/>
                  <w:szCs w:val="24"/>
                  <w:lang w:eastAsia="vi-VN"/>
                </w:rPr>
                <w:t>N</w:t>
              </w:r>
            </w:ins>
          </w:p>
        </w:tc>
      </w:tr>
      <w:tr w:rsidR="00AD3554" w:rsidRPr="00AD0E1A" w14:paraId="5600FACF" w14:textId="77777777" w:rsidTr="7F5A6C64">
        <w:trPr>
          <w:trHeight w:val="276"/>
          <w:ins w:id="3764" w:author="Phuong Truong Thi" w:date="2024-10-16T00:56:00Z"/>
        </w:trPr>
        <w:tc>
          <w:tcPr>
            <w:tcW w:w="720" w:type="dxa"/>
            <w:shd w:val="clear" w:color="auto" w:fill="auto"/>
            <w:vAlign w:val="center"/>
          </w:tcPr>
          <w:p w14:paraId="4C7FBD66" w14:textId="77777777" w:rsidR="00AD3554" w:rsidRPr="005A1D22" w:rsidRDefault="00AD3554" w:rsidP="00817E47">
            <w:pPr>
              <w:pStyle w:val="ListParagraph"/>
              <w:numPr>
                <w:ilvl w:val="0"/>
                <w:numId w:val="61"/>
              </w:numPr>
              <w:spacing w:before="0" w:line="240" w:lineRule="auto"/>
              <w:contextualSpacing w:val="0"/>
              <w:jc w:val="left"/>
              <w:rPr>
                <w:ins w:id="3765" w:author="Phuong Truong Thi" w:date="2024-10-16T00:56:00Z"/>
                <w:rFonts w:eastAsia="Times New Roman"/>
                <w:szCs w:val="24"/>
                <w:lang w:val="vi-VN" w:eastAsia="vi-VN"/>
              </w:rPr>
            </w:pPr>
          </w:p>
        </w:tc>
        <w:tc>
          <w:tcPr>
            <w:tcW w:w="1355" w:type="dxa"/>
            <w:shd w:val="clear" w:color="auto" w:fill="auto"/>
            <w:vAlign w:val="center"/>
          </w:tcPr>
          <w:p w14:paraId="5B91D82E" w14:textId="77777777" w:rsidR="00AD3554" w:rsidRPr="005A1D22" w:rsidRDefault="00AD3554" w:rsidP="00817E47">
            <w:pPr>
              <w:spacing w:before="0" w:line="240" w:lineRule="auto"/>
              <w:contextualSpacing w:val="0"/>
              <w:rPr>
                <w:ins w:id="3766" w:author="Phuong Truong Thi" w:date="2024-10-16T00:56:00Z"/>
                <w:rFonts w:ascii="Times New Roman" w:hAnsi="Times New Roman"/>
                <w:sz w:val="24"/>
                <w:szCs w:val="24"/>
              </w:rPr>
            </w:pPr>
            <w:ins w:id="3767" w:author="Phuong Truong Thi" w:date="2024-10-16T00:56:00Z">
              <w:r w:rsidRPr="005A1D22">
                <w:rPr>
                  <w:rFonts w:ascii="Times New Roman" w:hAnsi="Times New Roman"/>
                  <w:sz w:val="24"/>
                  <w:szCs w:val="24"/>
                </w:rPr>
                <w:t>Phân loại KH theo nhóm</w:t>
              </w:r>
            </w:ins>
          </w:p>
        </w:tc>
        <w:tc>
          <w:tcPr>
            <w:tcW w:w="2610" w:type="dxa"/>
            <w:vAlign w:val="center"/>
          </w:tcPr>
          <w:p w14:paraId="051F4CA8" w14:textId="77777777" w:rsidR="00AD3554" w:rsidRPr="008C1DA1" w:rsidRDefault="00AD3554" w:rsidP="00817E47">
            <w:pPr>
              <w:spacing w:before="0" w:line="240" w:lineRule="auto"/>
              <w:contextualSpacing w:val="0"/>
              <w:rPr>
                <w:ins w:id="3768" w:author="Phuong Truong Thi" w:date="2024-10-16T00:56:00Z"/>
                <w:rFonts w:ascii="Times New Roman" w:eastAsia="Times New Roman" w:hAnsi="Times New Roman"/>
                <w:sz w:val="24"/>
                <w:szCs w:val="24"/>
                <w:lang w:eastAsia="vi-VN"/>
              </w:rPr>
            </w:pPr>
            <w:ins w:id="3769" w:author="Phuong Truong Thi" w:date="2024-10-16T00:56:00Z">
              <w:r w:rsidRPr="008C1DA1">
                <w:rPr>
                  <w:rFonts w:ascii="Times New Roman" w:hAnsi="Times New Roman"/>
                  <w:sz w:val="24"/>
                  <w:szCs w:val="24"/>
                </w:rPr>
                <w:t>Ranking KH tiềm năng theo Logic của EDA: Top Vip, Tăng trưởng, Nuôi dưỡng, Tìm hiếu</w:t>
              </w:r>
            </w:ins>
          </w:p>
        </w:tc>
        <w:tc>
          <w:tcPr>
            <w:tcW w:w="1080" w:type="dxa"/>
          </w:tcPr>
          <w:p w14:paraId="1CCC8ABF" w14:textId="77777777" w:rsidR="00AD3554" w:rsidRDefault="00AD3554" w:rsidP="00817E47">
            <w:pPr>
              <w:spacing w:before="0" w:line="240" w:lineRule="auto"/>
              <w:contextualSpacing w:val="0"/>
              <w:rPr>
                <w:ins w:id="3770" w:author="Phuong Truong Thi" w:date="2024-10-16T00:56:00Z"/>
                <w:rFonts w:ascii="Times New Roman" w:eastAsia="Times New Roman" w:hAnsi="Times New Roman"/>
                <w:sz w:val="24"/>
                <w:szCs w:val="24"/>
                <w:lang w:eastAsia="vi-VN"/>
              </w:rPr>
            </w:pPr>
            <w:ins w:id="3771" w:author="Phuong Truong Thi" w:date="2024-10-16T00:56:00Z">
              <w:r w:rsidRPr="00081D52">
                <w:rPr>
                  <w:rFonts w:ascii="Times New Roman" w:eastAsia="Times New Roman" w:hAnsi="Times New Roman"/>
                  <w:sz w:val="24"/>
                  <w:szCs w:val="24"/>
                  <w:lang w:val="vi-VN" w:eastAsia="vi-VN"/>
                </w:rPr>
                <w:t>EDA</w:t>
              </w:r>
            </w:ins>
          </w:p>
        </w:tc>
        <w:tc>
          <w:tcPr>
            <w:tcW w:w="1271" w:type="dxa"/>
          </w:tcPr>
          <w:p w14:paraId="6DF38053" w14:textId="03A0C61D" w:rsidR="00AD3554" w:rsidRPr="00AD0E1A" w:rsidRDefault="00525739" w:rsidP="00817E47">
            <w:pPr>
              <w:spacing w:before="0" w:line="240" w:lineRule="auto"/>
              <w:contextualSpacing w:val="0"/>
              <w:rPr>
                <w:ins w:id="3772" w:author="Phuong Truong Thi" w:date="2024-10-16T00:5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63" w:type="dxa"/>
            <w:shd w:val="clear" w:color="auto" w:fill="auto"/>
            <w:noWrap/>
            <w:vAlign w:val="center"/>
          </w:tcPr>
          <w:p w14:paraId="318EE02C" w14:textId="77777777" w:rsidR="00AD3554" w:rsidRPr="00AD0E1A" w:rsidRDefault="00AD3554" w:rsidP="00817E47">
            <w:pPr>
              <w:spacing w:before="0" w:line="240" w:lineRule="auto"/>
              <w:contextualSpacing w:val="0"/>
              <w:rPr>
                <w:ins w:id="3773" w:author="Phuong Truong Thi" w:date="2024-10-16T00:56:00Z"/>
                <w:rFonts w:ascii="Times New Roman" w:eastAsia="Times New Roman" w:hAnsi="Times New Roman"/>
                <w:sz w:val="24"/>
                <w:szCs w:val="24"/>
                <w:lang w:val="vi-VN" w:eastAsia="vi-VN"/>
              </w:rPr>
            </w:pPr>
          </w:p>
        </w:tc>
        <w:tc>
          <w:tcPr>
            <w:tcW w:w="1063" w:type="dxa"/>
          </w:tcPr>
          <w:p w14:paraId="513AC0BD" w14:textId="77777777" w:rsidR="00AD3554" w:rsidRPr="00AD0E1A" w:rsidRDefault="00AD3554" w:rsidP="00817E47">
            <w:pPr>
              <w:spacing w:before="0" w:line="240" w:lineRule="auto"/>
              <w:contextualSpacing w:val="0"/>
              <w:jc w:val="center"/>
              <w:rPr>
                <w:ins w:id="3774" w:author="Phuong Truong Thi" w:date="2024-10-16T00:56:00Z"/>
                <w:rFonts w:ascii="Times New Roman" w:eastAsia="Times New Roman" w:hAnsi="Times New Roman"/>
                <w:sz w:val="24"/>
                <w:szCs w:val="24"/>
                <w:lang w:val="vi-VN" w:eastAsia="vi-VN"/>
              </w:rPr>
            </w:pPr>
            <w:ins w:id="3775" w:author="Phuong Truong Thi" w:date="2024-10-16T00:56:00Z">
              <w:r>
                <w:rPr>
                  <w:rFonts w:ascii="Times New Roman" w:eastAsia="Times New Roman" w:hAnsi="Times New Roman"/>
                  <w:sz w:val="24"/>
                  <w:szCs w:val="24"/>
                  <w:lang w:eastAsia="vi-VN"/>
                </w:rPr>
                <w:t>N</w:t>
              </w:r>
            </w:ins>
          </w:p>
        </w:tc>
      </w:tr>
    </w:tbl>
    <w:p w14:paraId="361FC69E" w14:textId="3A2F23F9" w:rsidR="00441239" w:rsidRPr="00FD6BA2" w:rsidDel="00FD6BA2" w:rsidRDefault="00FD6BA2" w:rsidP="00FD6BA2">
      <w:pPr>
        <w:pStyle w:val="ListParagraph"/>
        <w:rPr>
          <w:del w:id="3776" w:author="Phuong Truong Thi" w:date="2024-10-16T00:55:00Z"/>
          <w:rFonts w:eastAsia="Times New Roman"/>
          <w:lang w:eastAsia="vi-VN"/>
          <w:rPrChange w:id="3777" w:author="Phuong Truong Thi" w:date="2024-10-17T18:59:00Z">
            <w:rPr>
              <w:del w:id="3778" w:author="Phuong Truong Thi" w:date="2024-10-16T00:55:00Z"/>
            </w:rPr>
          </w:rPrChange>
        </w:rPr>
      </w:pPr>
      <w:commentRangeStart w:id="3779"/>
      <w:commentRangeStart w:id="3780"/>
      <w:commentRangeStart w:id="3781"/>
      <w:ins w:id="3782" w:author="Phuong Truong Thi" w:date="2024-10-17T18:59:00Z">
        <w:r>
          <w:t>Các Action trên màn hình</w:t>
        </w:r>
      </w:ins>
      <w:commentRangeEnd w:id="3779"/>
      <w:r w:rsidR="001F5397">
        <w:rPr>
          <w:rStyle w:val="CommentReference"/>
          <w:rFonts w:ascii="Arial" w:hAnsi="Arial"/>
          <w:lang w:val="x-none" w:eastAsia="x-none"/>
        </w:rPr>
        <w:commentReference w:id="3779"/>
      </w:r>
      <w:commentRangeEnd w:id="3780"/>
      <w:r w:rsidR="00ED5AD9">
        <w:rPr>
          <w:rStyle w:val="CommentReference"/>
          <w:rFonts w:ascii="Arial" w:hAnsi="Arial"/>
          <w:lang w:val="x-none" w:eastAsia="x-none"/>
        </w:rPr>
        <w:commentReference w:id="3780"/>
      </w:r>
      <w:commentRangeEnd w:id="3781"/>
      <w:r w:rsidR="001D6E9D">
        <w:rPr>
          <w:rStyle w:val="CommentReference"/>
          <w:rFonts w:ascii="Arial" w:hAnsi="Arial"/>
          <w:lang w:val="x-none" w:eastAsia="x-none"/>
        </w:rPr>
        <w:commentReference w:id="3781"/>
      </w:r>
      <w:del w:id="3783" w:author="Phuong Truong Thi" w:date="2024-10-16T00:55:00Z">
        <w:r w:rsidR="00F52124" w:rsidDel="00AD3554">
          <w:delText>Number</w:delText>
        </w:r>
        <w:r w:rsidR="00441239" w:rsidDel="00AD3554">
          <w:rPr>
            <w:rFonts w:eastAsia="Times New Roman"/>
            <w:lang w:eastAsia="vi-VN"/>
          </w:rPr>
          <w:delText>Text</w:delText>
        </w:r>
      </w:del>
    </w:p>
    <w:p w14:paraId="5FA57E2E" w14:textId="77777777" w:rsidR="00FD6BA2" w:rsidRDefault="00FD6BA2">
      <w:pPr>
        <w:pStyle w:val="ListParagraph"/>
        <w:rPr>
          <w:ins w:id="3784" w:author="Phuong Truong Thi" w:date="2024-10-17T18:59:00Z"/>
          <w:rFonts w:eastAsia="Times New Roman"/>
          <w:lang w:eastAsia="vi-VN"/>
        </w:rPr>
        <w:pPrChange w:id="3785" w:author="Phuong Truong Thi" w:date="2024-10-17T18:59:00Z">
          <w:pPr>
            <w:spacing w:before="0" w:line="240" w:lineRule="auto"/>
            <w:contextualSpacing w:val="0"/>
          </w:pPr>
        </w:pPrChange>
      </w:pPr>
    </w:p>
    <w:tbl>
      <w:tblPr>
        <w:tblStyle w:val="TableGrid"/>
        <w:tblW w:w="0" w:type="auto"/>
        <w:tblInd w:w="-275" w:type="dxa"/>
        <w:tblLook w:val="04A0" w:firstRow="1" w:lastRow="0" w:firstColumn="1" w:lastColumn="0" w:noHBand="0" w:noVBand="1"/>
      </w:tblPr>
      <w:tblGrid>
        <w:gridCol w:w="2610"/>
        <w:gridCol w:w="2970"/>
        <w:gridCol w:w="1495"/>
        <w:gridCol w:w="2267"/>
        <w:tblGridChange w:id="3786">
          <w:tblGrid>
            <w:gridCol w:w="2610"/>
            <w:gridCol w:w="2970"/>
            <w:gridCol w:w="1495"/>
            <w:gridCol w:w="2267"/>
            <w:gridCol w:w="5508"/>
            <w:gridCol w:w="2610"/>
            <w:gridCol w:w="2970"/>
            <w:gridCol w:w="1495"/>
            <w:gridCol w:w="2267"/>
          </w:tblGrid>
        </w:tblGridChange>
      </w:tblGrid>
      <w:tr w:rsidR="00FD6BA2" w14:paraId="5F971984" w14:textId="77777777" w:rsidTr="00817E47">
        <w:trPr>
          <w:ins w:id="3787" w:author="Phuong Truong Thi" w:date="2024-10-17T19:01:00Z"/>
        </w:trPr>
        <w:tc>
          <w:tcPr>
            <w:tcW w:w="2610" w:type="dxa"/>
            <w:shd w:val="clear" w:color="auto" w:fill="F7CAAC" w:themeFill="accent2" w:themeFillTint="66"/>
            <w:vAlign w:val="center"/>
          </w:tcPr>
          <w:p w14:paraId="38DA69D8" w14:textId="77777777" w:rsidR="00FD6BA2" w:rsidRPr="008343A7" w:rsidRDefault="00FD6BA2" w:rsidP="00817E47">
            <w:pPr>
              <w:jc w:val="center"/>
              <w:rPr>
                <w:ins w:id="3788" w:author="Phuong Truong Thi" w:date="2024-10-17T19:01:00Z"/>
                <w:rFonts w:ascii="Times New Roman" w:hAnsi="Times New Roman"/>
                <w:b/>
                <w:bCs/>
                <w:sz w:val="24"/>
                <w:szCs w:val="24"/>
              </w:rPr>
            </w:pPr>
            <w:ins w:id="3789" w:author="Phuong Truong Thi" w:date="2024-10-17T19:01:00Z">
              <w:r w:rsidRPr="008343A7">
                <w:rPr>
                  <w:rFonts w:ascii="Times New Roman" w:hAnsi="Times New Roman"/>
                  <w:b/>
                  <w:bCs/>
                  <w:sz w:val="24"/>
                  <w:szCs w:val="24"/>
                </w:rPr>
                <w:t>Action</w:t>
              </w:r>
            </w:ins>
          </w:p>
        </w:tc>
        <w:tc>
          <w:tcPr>
            <w:tcW w:w="2970" w:type="dxa"/>
            <w:shd w:val="clear" w:color="auto" w:fill="F7CAAC" w:themeFill="accent2" w:themeFillTint="66"/>
            <w:vAlign w:val="center"/>
          </w:tcPr>
          <w:p w14:paraId="2E1B46E8" w14:textId="77777777" w:rsidR="00FD6BA2" w:rsidRPr="008343A7" w:rsidRDefault="00FD6BA2" w:rsidP="00817E47">
            <w:pPr>
              <w:jc w:val="center"/>
              <w:rPr>
                <w:ins w:id="3790" w:author="Phuong Truong Thi" w:date="2024-10-17T19:01:00Z"/>
                <w:rFonts w:ascii="Times New Roman" w:hAnsi="Times New Roman"/>
                <w:b/>
                <w:bCs/>
                <w:sz w:val="24"/>
                <w:szCs w:val="24"/>
              </w:rPr>
            </w:pPr>
            <w:ins w:id="3791" w:author="Phuong Truong Thi" w:date="2024-10-17T19:01:00Z">
              <w:r w:rsidRPr="008343A7">
                <w:rPr>
                  <w:rFonts w:ascii="Times New Roman" w:hAnsi="Times New Roman"/>
                  <w:b/>
                  <w:bCs/>
                  <w:sz w:val="24"/>
                  <w:szCs w:val="24"/>
                </w:rPr>
                <w:t>Điều hướng</w:t>
              </w:r>
            </w:ins>
          </w:p>
        </w:tc>
        <w:tc>
          <w:tcPr>
            <w:tcW w:w="1495" w:type="dxa"/>
            <w:shd w:val="clear" w:color="auto" w:fill="F7CAAC" w:themeFill="accent2" w:themeFillTint="66"/>
            <w:vAlign w:val="center"/>
          </w:tcPr>
          <w:p w14:paraId="677BF80A" w14:textId="77777777" w:rsidR="00FD6BA2" w:rsidRPr="008343A7" w:rsidRDefault="00FD6BA2" w:rsidP="00817E47">
            <w:pPr>
              <w:jc w:val="center"/>
              <w:rPr>
                <w:ins w:id="3792" w:author="Phuong Truong Thi" w:date="2024-10-17T19:01:00Z"/>
                <w:rFonts w:ascii="Times New Roman" w:hAnsi="Times New Roman"/>
                <w:b/>
                <w:bCs/>
                <w:sz w:val="24"/>
                <w:szCs w:val="24"/>
              </w:rPr>
            </w:pPr>
            <w:ins w:id="3793" w:author="Phuong Truong Thi" w:date="2024-10-17T19:01:00Z">
              <w:r w:rsidRPr="008343A7">
                <w:rPr>
                  <w:rFonts w:ascii="Times New Roman" w:hAnsi="Times New Roman"/>
                  <w:b/>
                  <w:bCs/>
                  <w:sz w:val="24"/>
                  <w:szCs w:val="24"/>
                </w:rPr>
                <w:t>Mã chức năng</w:t>
              </w:r>
            </w:ins>
          </w:p>
        </w:tc>
        <w:tc>
          <w:tcPr>
            <w:tcW w:w="2267" w:type="dxa"/>
            <w:shd w:val="clear" w:color="auto" w:fill="F7CAAC" w:themeFill="accent2" w:themeFillTint="66"/>
            <w:vAlign w:val="center"/>
          </w:tcPr>
          <w:p w14:paraId="19E77598" w14:textId="77777777" w:rsidR="00FD6BA2" w:rsidRPr="008343A7" w:rsidRDefault="00FD6BA2" w:rsidP="00817E47">
            <w:pPr>
              <w:jc w:val="center"/>
              <w:rPr>
                <w:ins w:id="3794" w:author="Phuong Truong Thi" w:date="2024-10-17T19:01:00Z"/>
                <w:rFonts w:ascii="Times New Roman" w:hAnsi="Times New Roman"/>
                <w:b/>
                <w:bCs/>
                <w:sz w:val="24"/>
                <w:szCs w:val="24"/>
              </w:rPr>
            </w:pPr>
            <w:ins w:id="3795"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FD6BA2" w14:paraId="3B4350E9" w14:textId="77777777" w:rsidTr="00FD6BA2">
        <w:tblPrEx>
          <w:tblW w:w="0" w:type="auto"/>
          <w:tblInd w:w="-275" w:type="dxa"/>
          <w:tblPrExChange w:id="3796" w:author="Phuong Truong Thi" w:date="2024-10-17T19:01:00Z">
            <w:tblPrEx>
              <w:tblW w:w="0" w:type="auto"/>
              <w:tblInd w:w="-275" w:type="dxa"/>
            </w:tblPrEx>
          </w:tblPrExChange>
        </w:tblPrEx>
        <w:trPr>
          <w:ins w:id="3797" w:author="Phuong Truong Thi" w:date="2024-10-17T19:01:00Z"/>
          <w:trPrChange w:id="3798" w:author="Phuong Truong Thi" w:date="2024-10-17T19:01:00Z">
            <w:trPr>
              <w:gridBefore w:val="5"/>
            </w:trPr>
          </w:trPrChange>
        </w:trPr>
        <w:tc>
          <w:tcPr>
            <w:tcW w:w="2610" w:type="dxa"/>
            <w:shd w:val="clear" w:color="auto" w:fill="auto"/>
            <w:vAlign w:val="center"/>
            <w:tcPrChange w:id="3799" w:author="Phuong Truong Thi" w:date="2024-10-17T19:01:00Z">
              <w:tcPr>
                <w:tcW w:w="2610" w:type="dxa"/>
                <w:shd w:val="clear" w:color="auto" w:fill="F7CAAC" w:themeFill="accent2" w:themeFillTint="66"/>
                <w:vAlign w:val="center"/>
              </w:tcPr>
            </w:tcPrChange>
          </w:tcPr>
          <w:p w14:paraId="4BB591C3" w14:textId="2A6A4B0E" w:rsidR="00FD6BA2" w:rsidRPr="00FD6BA2" w:rsidRDefault="00FD6BA2">
            <w:pPr>
              <w:jc w:val="left"/>
              <w:rPr>
                <w:ins w:id="3800" w:author="Phuong Truong Thi" w:date="2024-10-17T19:01:00Z"/>
                <w:rFonts w:ascii="Times New Roman" w:hAnsi="Times New Roman"/>
                <w:sz w:val="24"/>
                <w:szCs w:val="24"/>
                <w:rPrChange w:id="3801" w:author="Phuong Truong Thi" w:date="2024-10-17T19:01:00Z">
                  <w:rPr>
                    <w:ins w:id="3802" w:author="Phuong Truong Thi" w:date="2024-10-17T19:01:00Z"/>
                    <w:rFonts w:ascii="Times New Roman" w:hAnsi="Times New Roman"/>
                    <w:b/>
                    <w:bCs/>
                    <w:sz w:val="24"/>
                    <w:szCs w:val="24"/>
                  </w:rPr>
                </w:rPrChange>
              </w:rPr>
              <w:pPrChange w:id="3803" w:author="Phuong Truong Thi" w:date="2024-10-17T19:01:00Z">
                <w:pPr>
                  <w:jc w:val="center"/>
                </w:pPr>
              </w:pPrChange>
            </w:pPr>
            <w:ins w:id="3804" w:author="Phuong Truong Thi" w:date="2024-10-17T19:01:00Z">
              <w:r w:rsidRPr="00FD6BA2">
                <w:rPr>
                  <w:rFonts w:ascii="Times New Roman" w:hAnsi="Times New Roman"/>
                  <w:sz w:val="24"/>
                  <w:szCs w:val="24"/>
                  <w:rPrChange w:id="3805" w:author="Phuong Truong Thi" w:date="2024-10-17T19:01:00Z">
                    <w:rPr>
                      <w:rFonts w:ascii="Times New Roman" w:hAnsi="Times New Roman"/>
                      <w:b/>
                      <w:bCs/>
                      <w:sz w:val="24"/>
                      <w:szCs w:val="24"/>
                    </w:rPr>
                  </w:rPrChange>
                </w:rPr>
                <w:t>1.</w:t>
              </w:r>
            </w:ins>
            <w:ins w:id="3806" w:author="Phuong Truong Thi" w:date="2024-10-17T19:03:00Z">
              <w:r>
                <w:rPr>
                  <w:rFonts w:ascii="Times New Roman" w:hAnsi="Times New Roman"/>
                  <w:sz w:val="24"/>
                  <w:szCs w:val="24"/>
                </w:rPr>
                <w:t xml:space="preserve">Click vào </w:t>
              </w:r>
            </w:ins>
            <w:r w:rsidR="00525739">
              <w:rPr>
                <w:rFonts w:ascii="Times New Roman" w:hAnsi="Times New Roman"/>
                <w:sz w:val="24"/>
                <w:szCs w:val="24"/>
              </w:rPr>
              <w:t xml:space="preserve">Text </w:t>
            </w:r>
            <w:ins w:id="3807" w:author="Phuong Truong Thi" w:date="2024-10-17T19:03:00Z">
              <w:r>
                <w:rPr>
                  <w:rFonts w:ascii="Times New Roman" w:hAnsi="Times New Roman"/>
                  <w:sz w:val="24"/>
                  <w:szCs w:val="24"/>
                </w:rPr>
                <w:t>link “Tên khách hàng”</w:t>
              </w:r>
            </w:ins>
          </w:p>
        </w:tc>
        <w:tc>
          <w:tcPr>
            <w:tcW w:w="2970" w:type="dxa"/>
            <w:shd w:val="clear" w:color="auto" w:fill="auto"/>
            <w:vAlign w:val="center"/>
            <w:tcPrChange w:id="3808" w:author="Phuong Truong Thi" w:date="2024-10-17T19:01:00Z">
              <w:tcPr>
                <w:tcW w:w="2970" w:type="dxa"/>
                <w:shd w:val="clear" w:color="auto" w:fill="F7CAAC" w:themeFill="accent2" w:themeFillTint="66"/>
                <w:vAlign w:val="center"/>
              </w:tcPr>
            </w:tcPrChange>
          </w:tcPr>
          <w:p w14:paraId="0FA5C826" w14:textId="638323D7" w:rsidR="00FD6BA2" w:rsidRPr="008343A7" w:rsidRDefault="00FD6BA2">
            <w:pPr>
              <w:jc w:val="left"/>
              <w:rPr>
                <w:ins w:id="3809" w:author="Phuong Truong Thi" w:date="2024-10-17T19:01:00Z"/>
                <w:rFonts w:ascii="Times New Roman" w:hAnsi="Times New Roman"/>
                <w:b/>
                <w:bCs/>
                <w:sz w:val="24"/>
                <w:szCs w:val="24"/>
              </w:rPr>
              <w:pPrChange w:id="3810" w:author="Phuong Truong Thi" w:date="2024-10-17T19:01:00Z">
                <w:pPr>
                  <w:jc w:val="center"/>
                </w:pPr>
              </w:pPrChange>
            </w:pPr>
            <w:ins w:id="3811"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95" w:type="dxa"/>
            <w:shd w:val="clear" w:color="auto" w:fill="auto"/>
            <w:vAlign w:val="center"/>
            <w:tcPrChange w:id="3812" w:author="Phuong Truong Thi" w:date="2024-10-17T19:01:00Z">
              <w:tcPr>
                <w:tcW w:w="1495" w:type="dxa"/>
                <w:shd w:val="clear" w:color="auto" w:fill="F7CAAC" w:themeFill="accent2" w:themeFillTint="66"/>
                <w:vAlign w:val="center"/>
              </w:tcPr>
            </w:tcPrChange>
          </w:tcPr>
          <w:p w14:paraId="65FC1944" w14:textId="3CDB78CD" w:rsidR="00FD6BA2" w:rsidRPr="00FD6BA2" w:rsidRDefault="00FD6BA2">
            <w:pPr>
              <w:jc w:val="left"/>
              <w:rPr>
                <w:ins w:id="3813" w:author="Phuong Truong Thi" w:date="2024-10-17T19:01:00Z"/>
                <w:rFonts w:ascii="Times New Roman" w:hAnsi="Times New Roman"/>
                <w:sz w:val="24"/>
                <w:szCs w:val="24"/>
                <w:rPrChange w:id="3814" w:author="Phuong Truong Thi" w:date="2024-10-17T19:05:00Z">
                  <w:rPr>
                    <w:ins w:id="3815" w:author="Phuong Truong Thi" w:date="2024-10-17T19:01:00Z"/>
                    <w:rFonts w:ascii="Times New Roman" w:hAnsi="Times New Roman"/>
                    <w:b/>
                    <w:bCs/>
                    <w:sz w:val="24"/>
                    <w:szCs w:val="24"/>
                  </w:rPr>
                </w:rPrChange>
              </w:rPr>
              <w:pPrChange w:id="3816" w:author="Phuong Truong Thi" w:date="2024-10-17T19:01:00Z">
                <w:pPr>
                  <w:jc w:val="center"/>
                </w:pPr>
              </w:pPrChange>
            </w:pPr>
            <w:ins w:id="3817" w:author="Phuong Truong Thi" w:date="2024-10-17T19:05:00Z">
              <w:r w:rsidRPr="00FD6BA2">
                <w:rPr>
                  <w:rFonts w:ascii="Times New Roman" w:hAnsi="Times New Roman"/>
                  <w:sz w:val="24"/>
                  <w:szCs w:val="24"/>
                  <w:rPrChange w:id="3818" w:author="Phuong Truong Thi" w:date="2024-10-17T19:05:00Z">
                    <w:rPr>
                      <w:rFonts w:ascii="Times New Roman" w:hAnsi="Times New Roman"/>
                      <w:b/>
                      <w:bCs/>
                      <w:sz w:val="24"/>
                      <w:szCs w:val="24"/>
                    </w:rPr>
                  </w:rPrChange>
                </w:rPr>
                <w:t>C360</w:t>
              </w:r>
            </w:ins>
          </w:p>
        </w:tc>
        <w:tc>
          <w:tcPr>
            <w:tcW w:w="2267" w:type="dxa"/>
            <w:shd w:val="clear" w:color="auto" w:fill="auto"/>
            <w:vAlign w:val="center"/>
            <w:tcPrChange w:id="3819" w:author="Phuong Truong Thi" w:date="2024-10-17T19:01:00Z">
              <w:tcPr>
                <w:tcW w:w="2267" w:type="dxa"/>
                <w:shd w:val="clear" w:color="auto" w:fill="F7CAAC" w:themeFill="accent2" w:themeFillTint="66"/>
                <w:vAlign w:val="center"/>
              </w:tcPr>
            </w:tcPrChange>
          </w:tcPr>
          <w:p w14:paraId="13624024" w14:textId="5183A8B6" w:rsidR="00FD6BA2" w:rsidRPr="00FD6BA2" w:rsidRDefault="001710A9">
            <w:pPr>
              <w:jc w:val="left"/>
              <w:rPr>
                <w:ins w:id="3820" w:author="Phuong Truong Thi" w:date="2024-10-17T19:01:00Z"/>
                <w:rFonts w:ascii="Times New Roman" w:hAnsi="Times New Roman"/>
                <w:color w:val="FF0000"/>
                <w:sz w:val="24"/>
                <w:szCs w:val="24"/>
                <w:rPrChange w:id="3821" w:author="Phuong Truong Thi" w:date="2024-10-17T19:06:00Z">
                  <w:rPr>
                    <w:ins w:id="3822" w:author="Phuong Truong Thi" w:date="2024-10-17T19:01:00Z"/>
                    <w:rFonts w:ascii="Times New Roman" w:hAnsi="Times New Roman"/>
                    <w:b/>
                    <w:bCs/>
                    <w:sz w:val="24"/>
                    <w:szCs w:val="24"/>
                  </w:rPr>
                </w:rPrChange>
              </w:rPr>
              <w:pPrChange w:id="3823" w:author="Phuong Truong Thi" w:date="2024-10-17T19:01:00Z">
                <w:pPr>
                  <w:jc w:val="center"/>
                </w:pPr>
              </w:pPrChange>
            </w:pPr>
            <w:r>
              <w:rPr>
                <w:rFonts w:ascii="Times New Roman" w:hAnsi="Times New Roman"/>
                <w:bCs/>
                <w:sz w:val="24"/>
                <w:szCs w:val="24"/>
              </w:rPr>
              <w:t xml:space="preserve">Tài liệu “Đặc Tả Yêu Cầu Phần Mềm </w:t>
            </w:r>
            <w:del w:id="3824" w:author="Phuong Truong Thi" w:date="2024-11-25T10:23:00Z">
              <w:r w:rsidDel="004511D8">
                <w:rPr>
                  <w:rFonts w:ascii="Times New Roman" w:hAnsi="Times New Roman"/>
                  <w:bCs/>
                  <w:sz w:val="24"/>
                  <w:szCs w:val="24"/>
                </w:rPr>
                <w:delText>Cấu Phần</w:delText>
              </w:r>
            </w:del>
            <w:ins w:id="3825" w:author="Phuong Truong Thi" w:date="2024-11-25T10:23: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FD6BA2" w14:paraId="23CEFA1B" w14:textId="77777777" w:rsidTr="00817E47">
        <w:trPr>
          <w:ins w:id="3826" w:author="Phuong Truong Thi" w:date="2024-10-17T19:01:00Z"/>
        </w:trPr>
        <w:tc>
          <w:tcPr>
            <w:tcW w:w="2610" w:type="dxa"/>
            <w:shd w:val="clear" w:color="auto" w:fill="FFFFFF" w:themeFill="background1"/>
            <w:vAlign w:val="center"/>
          </w:tcPr>
          <w:p w14:paraId="42BAB9DD" w14:textId="61E23CBA" w:rsidR="00FD6BA2" w:rsidRDefault="00FD6BA2" w:rsidP="00817E47">
            <w:pPr>
              <w:jc w:val="left"/>
              <w:rPr>
                <w:ins w:id="3827" w:author="Phuong Truong Thi" w:date="2024-10-17T19:01:00Z"/>
                <w:rFonts w:ascii="Times New Roman" w:hAnsi="Times New Roman"/>
                <w:sz w:val="24"/>
                <w:szCs w:val="24"/>
              </w:rPr>
            </w:pPr>
            <w:ins w:id="3828" w:author="Phuong Truong Thi" w:date="2024-10-17T19:01:00Z">
              <w:r>
                <w:rPr>
                  <w:rFonts w:ascii="Times New Roman" w:hAnsi="Times New Roman"/>
                  <w:sz w:val="24"/>
                  <w:szCs w:val="24"/>
                </w:rPr>
                <w:t xml:space="preserve">2.Click vào </w:t>
              </w:r>
            </w:ins>
            <w:r w:rsidR="00525739">
              <w:rPr>
                <w:rFonts w:ascii="Times New Roman" w:hAnsi="Times New Roman"/>
                <w:sz w:val="24"/>
                <w:szCs w:val="24"/>
              </w:rPr>
              <w:t>Text</w:t>
            </w:r>
            <w:ins w:id="3829" w:author="Phuong Truong Thi" w:date="2024-10-17T19:01:00Z">
              <w:r>
                <w:rPr>
                  <w:rFonts w:ascii="Times New Roman" w:hAnsi="Times New Roman"/>
                  <w:sz w:val="24"/>
                  <w:szCs w:val="24"/>
                </w:rPr>
                <w:t xml:space="preserve"> link:</w:t>
              </w:r>
            </w:ins>
          </w:p>
          <w:p w14:paraId="1079361E" w14:textId="72B7CB68" w:rsidR="00FD6BA2" w:rsidRPr="00890A53" w:rsidRDefault="006F67C5" w:rsidP="00817E47">
            <w:pPr>
              <w:jc w:val="left"/>
              <w:rPr>
                <w:ins w:id="3830" w:author="Phuong Truong Thi" w:date="2024-10-17T19:01:00Z"/>
                <w:rFonts w:ascii="Times New Roman" w:hAnsi="Times New Roman"/>
                <w:sz w:val="24"/>
                <w:szCs w:val="24"/>
              </w:rPr>
            </w:pPr>
            <w:r>
              <w:rPr>
                <w:rFonts w:ascii="Times New Roman" w:hAnsi="Times New Roman"/>
                <w:sz w:val="24"/>
                <w:szCs w:val="24"/>
              </w:rPr>
              <w:t>“</w:t>
            </w:r>
            <w:ins w:id="3831" w:author="Phuong Truong Thi" w:date="2024-10-17T19:03:00Z">
              <w:r w:rsidR="00FD6BA2">
                <w:rPr>
                  <w:rFonts w:ascii="Times New Roman" w:hAnsi="Times New Roman"/>
                  <w:sz w:val="24"/>
                  <w:szCs w:val="24"/>
                </w:rPr>
                <w:t>Tên CN quản lý</w:t>
              </w:r>
            </w:ins>
            <w:ins w:id="3832" w:author="Phuong Truong Thi" w:date="2024-10-17T19:01:00Z">
              <w:r w:rsidR="00FD6BA2">
                <w:rPr>
                  <w:rFonts w:ascii="Times New Roman" w:hAnsi="Times New Roman"/>
                  <w:sz w:val="24"/>
                  <w:szCs w:val="24"/>
                </w:rPr>
                <w:t>”</w:t>
              </w:r>
            </w:ins>
          </w:p>
        </w:tc>
        <w:tc>
          <w:tcPr>
            <w:tcW w:w="2970" w:type="dxa"/>
            <w:shd w:val="clear" w:color="auto" w:fill="FFFFFF" w:themeFill="background1"/>
            <w:vAlign w:val="center"/>
          </w:tcPr>
          <w:p w14:paraId="151DE6C8" w14:textId="6B0BB203" w:rsidR="00FD6BA2" w:rsidRPr="00890A53" w:rsidRDefault="00FD6BA2" w:rsidP="00817E47">
            <w:pPr>
              <w:jc w:val="left"/>
              <w:rPr>
                <w:ins w:id="3833" w:author="Phuong Truong Thi" w:date="2024-10-17T19:01:00Z"/>
                <w:rFonts w:ascii="Times New Roman" w:hAnsi="Times New Roman"/>
                <w:sz w:val="24"/>
                <w:szCs w:val="24"/>
              </w:rPr>
            </w:pPr>
            <w:ins w:id="3834" w:author="Phuong Truong Thi" w:date="2024-10-17T19:04:00Z">
              <w:r w:rsidRPr="00CE1CE9">
                <w:rPr>
                  <w:rFonts w:ascii="Times New Roman" w:hAnsi="Times New Roman"/>
                  <w:color w:val="000000" w:themeColor="text1"/>
                  <w:sz w:val="24"/>
                  <w:szCs w:val="24"/>
                </w:rPr>
                <w:t>Hệ thống điều hướng sang màn hình c</w:t>
              </w:r>
            </w:ins>
            <w:ins w:id="3835" w:author="Phuong Truong Thi" w:date="2024-10-17T19:06:00Z">
              <w:r>
                <w:rPr>
                  <w:rFonts w:ascii="Times New Roman" w:hAnsi="Times New Roman"/>
                  <w:color w:val="000000" w:themeColor="text1"/>
                  <w:sz w:val="24"/>
                  <w:szCs w:val="24"/>
                </w:rPr>
                <w:t>h</w:t>
              </w:r>
            </w:ins>
            <w:ins w:id="3836" w:author="Phuong Truong Thi" w:date="2024-10-17T19:04:00Z">
              <w:r>
                <w:rPr>
                  <w:rFonts w:ascii="Times New Roman" w:hAnsi="Times New Roman"/>
                  <w:color w:val="000000" w:themeColor="text1"/>
                  <w:sz w:val="24"/>
                  <w:szCs w:val="24"/>
                </w:rPr>
                <w:t>i tiết chi nhánh</w:t>
              </w:r>
            </w:ins>
          </w:p>
        </w:tc>
        <w:tc>
          <w:tcPr>
            <w:tcW w:w="1495" w:type="dxa"/>
            <w:shd w:val="clear" w:color="auto" w:fill="FFFFFF" w:themeFill="background1"/>
            <w:vAlign w:val="center"/>
          </w:tcPr>
          <w:p w14:paraId="372B3DE1" w14:textId="4693D98D" w:rsidR="00FD6BA2" w:rsidRPr="008343A7" w:rsidRDefault="00FD6BA2" w:rsidP="00817E47">
            <w:pPr>
              <w:jc w:val="left"/>
              <w:rPr>
                <w:ins w:id="3837" w:author="Phuong Truong Thi" w:date="2024-10-17T19:01:00Z"/>
                <w:rFonts w:ascii="Times New Roman" w:hAnsi="Times New Roman"/>
                <w:b/>
                <w:bCs/>
                <w:sz w:val="24"/>
                <w:szCs w:val="24"/>
              </w:rPr>
            </w:pPr>
            <w:ins w:id="3838"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267" w:type="dxa"/>
            <w:shd w:val="clear" w:color="auto" w:fill="FFFFFF" w:themeFill="background1"/>
            <w:vAlign w:val="center"/>
          </w:tcPr>
          <w:p w14:paraId="10F1B58F" w14:textId="2436C6D8" w:rsidR="00FD6BA2" w:rsidRPr="003C6F4B" w:rsidRDefault="003C6F4B" w:rsidP="00817E47">
            <w:pPr>
              <w:jc w:val="left"/>
              <w:rPr>
                <w:ins w:id="3839" w:author="Phuong Truong Thi" w:date="2024-10-17T19:01:00Z"/>
                <w:rFonts w:ascii="Times New Roman" w:hAnsi="Times New Roman"/>
                <w:b/>
                <w:bCs/>
                <w:sz w:val="24"/>
                <w:szCs w:val="24"/>
              </w:rPr>
            </w:pPr>
            <w:del w:id="3840" w:author="Phuong Truong Thi" w:date="2024-11-25T18:44:00Z">
              <w:r w:rsidRPr="003C6F4B" w:rsidDel="005B45EC">
                <w:rPr>
                  <w:rFonts w:ascii="Times New Roman" w:hAnsi="Times New Roman"/>
                  <w:sz w:val="24"/>
                  <w:szCs w:val="24"/>
                </w:rPr>
                <w:delText>II.2.18.1</w:delText>
              </w:r>
            </w:del>
            <w:ins w:id="3841" w:author="Phuong Truong Thi" w:date="2024-11-25T18:44:00Z">
              <w:r w:rsidR="005B45EC">
                <w:rPr>
                  <w:rFonts w:ascii="Times New Roman" w:hAnsi="Times New Roman"/>
                  <w:sz w:val="24"/>
                  <w:szCs w:val="24"/>
                </w:rPr>
                <w:t>Mục II.2.10.1</w:t>
              </w:r>
            </w:ins>
          </w:p>
        </w:tc>
      </w:tr>
      <w:tr w:rsidR="00FD6BA2" w14:paraId="62E840F0" w14:textId="77777777" w:rsidTr="00817E47">
        <w:trPr>
          <w:ins w:id="3842" w:author="Phuong Truong Thi" w:date="2024-10-17T19:01:00Z"/>
        </w:trPr>
        <w:tc>
          <w:tcPr>
            <w:tcW w:w="2610" w:type="dxa"/>
          </w:tcPr>
          <w:p w14:paraId="565D9867" w14:textId="01C4BF0A" w:rsidR="00FD6BA2" w:rsidRDefault="00FD6BA2" w:rsidP="00817E47">
            <w:pPr>
              <w:rPr>
                <w:ins w:id="3843" w:author="Phuong Truong Thi" w:date="2024-10-17T19:01:00Z"/>
                <w:rFonts w:ascii="Times New Roman" w:hAnsi="Times New Roman"/>
                <w:color w:val="000000" w:themeColor="text1"/>
                <w:sz w:val="24"/>
                <w:szCs w:val="24"/>
              </w:rPr>
            </w:pPr>
            <w:ins w:id="3844" w:author="Phuong Truong Thi" w:date="2024-10-17T19:01:00Z">
              <w:r>
                <w:rPr>
                  <w:rFonts w:ascii="Times New Roman" w:hAnsi="Times New Roman"/>
                  <w:color w:val="000000" w:themeColor="text1"/>
                  <w:sz w:val="24"/>
                  <w:szCs w:val="24"/>
                </w:rPr>
                <w:t>3</w:t>
              </w:r>
              <w:r w:rsidRPr="00CE1CE9">
                <w:rPr>
                  <w:rFonts w:ascii="Times New Roman" w:hAnsi="Times New Roman"/>
                  <w:color w:val="000000" w:themeColor="text1"/>
                  <w:sz w:val="24"/>
                  <w:szCs w:val="24"/>
                </w:rPr>
                <w:t xml:space="preserve">.Click vào </w:t>
              </w:r>
            </w:ins>
            <w:r w:rsidR="00525739">
              <w:rPr>
                <w:rFonts w:ascii="Times New Roman" w:hAnsi="Times New Roman"/>
                <w:color w:val="000000" w:themeColor="text1"/>
                <w:sz w:val="24"/>
                <w:szCs w:val="24"/>
              </w:rPr>
              <w:t>Text</w:t>
            </w:r>
            <w:ins w:id="3845"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5FAC82E7" w14:textId="73A21E48" w:rsidR="00FD6BA2" w:rsidRPr="00CE1CE9" w:rsidRDefault="00FD6BA2" w:rsidP="00817E47">
            <w:pPr>
              <w:rPr>
                <w:ins w:id="3846" w:author="Phuong Truong Thi" w:date="2024-10-17T19:01:00Z"/>
                <w:rFonts w:ascii="Times New Roman" w:hAnsi="Times New Roman"/>
                <w:color w:val="000000" w:themeColor="text1"/>
                <w:sz w:val="24"/>
                <w:szCs w:val="24"/>
              </w:rPr>
            </w:pPr>
            <w:ins w:id="3847" w:author="Phuong Truong Thi" w:date="2024-10-17T19:01:00Z">
              <w:r w:rsidRPr="00CE1CE9">
                <w:rPr>
                  <w:rFonts w:ascii="Times New Roman" w:hAnsi="Times New Roman"/>
                  <w:color w:val="000000" w:themeColor="text1"/>
                  <w:sz w:val="24"/>
                  <w:szCs w:val="24"/>
                </w:rPr>
                <w:t>“</w:t>
              </w:r>
            </w:ins>
            <w:ins w:id="3848" w:author="Phuong Truong Thi" w:date="2024-10-17T19:03:00Z">
              <w:r>
                <w:rPr>
                  <w:rFonts w:ascii="Times New Roman" w:hAnsi="Times New Roman"/>
                  <w:color w:val="000000" w:themeColor="text1"/>
                  <w:sz w:val="24"/>
                  <w:szCs w:val="24"/>
                </w:rPr>
                <w:t>Tên CBBH</w:t>
              </w:r>
            </w:ins>
            <w:ins w:id="3849" w:author="Phuong Truong Thi" w:date="2024-10-17T19:01:00Z">
              <w:r>
                <w:rPr>
                  <w:rFonts w:ascii="Times New Roman" w:hAnsi="Times New Roman"/>
                  <w:color w:val="000000" w:themeColor="text1"/>
                  <w:sz w:val="24"/>
                  <w:szCs w:val="24"/>
                </w:rPr>
                <w:t>”</w:t>
              </w:r>
            </w:ins>
          </w:p>
          <w:p w14:paraId="7826CFCD" w14:textId="77777777" w:rsidR="00FD6BA2" w:rsidRPr="00CE1CE9" w:rsidRDefault="00FD6BA2" w:rsidP="00817E47">
            <w:pPr>
              <w:rPr>
                <w:ins w:id="3850" w:author="Phuong Truong Thi" w:date="2024-10-17T19:01:00Z"/>
                <w:rFonts w:ascii="Times New Roman" w:hAnsi="Times New Roman"/>
                <w:color w:val="000000" w:themeColor="text1"/>
                <w:sz w:val="24"/>
                <w:szCs w:val="24"/>
              </w:rPr>
            </w:pPr>
          </w:p>
        </w:tc>
        <w:tc>
          <w:tcPr>
            <w:tcW w:w="2970" w:type="dxa"/>
          </w:tcPr>
          <w:p w14:paraId="03FEDD4B" w14:textId="66EF1556" w:rsidR="00FD6BA2" w:rsidRPr="00CE1CE9" w:rsidRDefault="00FD6BA2" w:rsidP="00817E47">
            <w:pPr>
              <w:rPr>
                <w:ins w:id="3851" w:author="Phuong Truong Thi" w:date="2024-10-17T19:01:00Z"/>
                <w:rFonts w:ascii="Times New Roman" w:hAnsi="Times New Roman"/>
                <w:color w:val="000000" w:themeColor="text1"/>
                <w:sz w:val="24"/>
                <w:szCs w:val="24"/>
              </w:rPr>
            </w:pPr>
            <w:ins w:id="3852" w:author="Phuong Truong Thi" w:date="2024-10-17T19:01:00Z">
              <w:r w:rsidRPr="00CE1CE9">
                <w:rPr>
                  <w:rFonts w:ascii="Times New Roman" w:hAnsi="Times New Roman"/>
                  <w:color w:val="000000" w:themeColor="text1"/>
                  <w:sz w:val="24"/>
                  <w:szCs w:val="24"/>
                </w:rPr>
                <w:t xml:space="preserve">Hệ thống điều hướng sang màn hình chi </w:t>
              </w:r>
            </w:ins>
            <w:ins w:id="3853" w:author="Phuong Truong Thi" w:date="2024-10-17T19:04:00Z">
              <w:r>
                <w:rPr>
                  <w:rFonts w:ascii="Times New Roman" w:hAnsi="Times New Roman"/>
                  <w:color w:val="000000" w:themeColor="text1"/>
                  <w:sz w:val="24"/>
                  <w:szCs w:val="24"/>
                </w:rPr>
                <w:t xml:space="preserve">tiết </w:t>
              </w:r>
            </w:ins>
            <w:ins w:id="3854" w:author="Phuong Truong Thi" w:date="2024-10-17T19:01:00Z">
              <w:r w:rsidRPr="00CE1CE9">
                <w:rPr>
                  <w:rFonts w:ascii="Times New Roman" w:hAnsi="Times New Roman"/>
                  <w:color w:val="000000" w:themeColor="text1"/>
                  <w:sz w:val="24"/>
                  <w:szCs w:val="24"/>
                </w:rPr>
                <w:t>CBBH</w:t>
              </w:r>
            </w:ins>
          </w:p>
        </w:tc>
        <w:tc>
          <w:tcPr>
            <w:tcW w:w="1495" w:type="dxa"/>
          </w:tcPr>
          <w:p w14:paraId="637C366C" w14:textId="77777777" w:rsidR="00FD6BA2" w:rsidRPr="00CE1CE9" w:rsidRDefault="00FD6BA2" w:rsidP="00817E47">
            <w:pPr>
              <w:rPr>
                <w:ins w:id="3855" w:author="Phuong Truong Thi" w:date="2024-10-17T19:01:00Z"/>
                <w:rFonts w:ascii="Times New Roman" w:hAnsi="Times New Roman"/>
                <w:color w:val="000000" w:themeColor="text1"/>
                <w:sz w:val="24"/>
                <w:szCs w:val="24"/>
              </w:rPr>
            </w:pPr>
            <w:ins w:id="3856" w:author="Phuong Truong Thi" w:date="2024-10-17T19:01:00Z">
              <w:r w:rsidRPr="00CE1CE9">
                <w:rPr>
                  <w:rFonts w:ascii="Times New Roman" w:hAnsi="Times New Roman"/>
                  <w:color w:val="000000" w:themeColor="text1"/>
                  <w:sz w:val="24"/>
                  <w:szCs w:val="24"/>
                </w:rPr>
                <w:t>DETAIL_02</w:t>
              </w:r>
            </w:ins>
          </w:p>
        </w:tc>
        <w:tc>
          <w:tcPr>
            <w:tcW w:w="2267" w:type="dxa"/>
          </w:tcPr>
          <w:p w14:paraId="2F40C592" w14:textId="6BF43414" w:rsidR="00FD6BA2" w:rsidRPr="003C6F4B" w:rsidRDefault="003C6F4B" w:rsidP="00817E47">
            <w:pPr>
              <w:rPr>
                <w:ins w:id="3857" w:author="Phuong Truong Thi" w:date="2024-10-17T19:01:00Z"/>
                <w:rFonts w:ascii="Times New Roman" w:hAnsi="Times New Roman"/>
                <w:sz w:val="24"/>
                <w:szCs w:val="24"/>
                <w:rPrChange w:id="3858" w:author="Phuong Truong Thi" w:date="2024-10-17T19:06:00Z">
                  <w:rPr>
                    <w:ins w:id="3859" w:author="Phuong Truong Thi" w:date="2024-10-17T19:01:00Z"/>
                    <w:rFonts w:ascii="Times New Roman" w:hAnsi="Times New Roman"/>
                    <w:color w:val="000000" w:themeColor="text1"/>
                    <w:sz w:val="24"/>
                    <w:szCs w:val="24"/>
                  </w:rPr>
                </w:rPrChange>
              </w:rPr>
            </w:pPr>
            <w:del w:id="3860" w:author="Phuong Truong Thi" w:date="2024-11-25T18:44:00Z">
              <w:r w:rsidRPr="003C6F4B" w:rsidDel="005B45EC">
                <w:rPr>
                  <w:rFonts w:ascii="Times New Roman" w:hAnsi="Times New Roman"/>
                  <w:sz w:val="24"/>
                  <w:szCs w:val="24"/>
                </w:rPr>
                <w:delText>II.2.18.2</w:delText>
              </w:r>
            </w:del>
            <w:ins w:id="3861" w:author="Phuong Truong Thi" w:date="2024-11-25T18:44:00Z">
              <w:r w:rsidR="005B45EC">
                <w:rPr>
                  <w:rFonts w:ascii="Times New Roman" w:hAnsi="Times New Roman"/>
                  <w:sz w:val="24"/>
                  <w:szCs w:val="24"/>
                </w:rPr>
                <w:t>Mục II.2.10.2</w:t>
              </w:r>
            </w:ins>
          </w:p>
        </w:tc>
      </w:tr>
      <w:tr w:rsidR="006D7061" w14:paraId="0FD0D51F" w14:textId="77777777" w:rsidTr="006D7061">
        <w:trPr>
          <w:trHeight w:val="1056"/>
        </w:trPr>
        <w:tc>
          <w:tcPr>
            <w:tcW w:w="2610" w:type="dxa"/>
          </w:tcPr>
          <w:p w14:paraId="67E963AC" w14:textId="6AF4AE85" w:rsidR="006D7061" w:rsidRPr="001710A9" w:rsidRDefault="006D7061" w:rsidP="006D7061">
            <w:pPr>
              <w:rPr>
                <w:rFonts w:ascii="Times New Roman" w:hAnsi="Times New Roman"/>
                <w:color w:val="000000" w:themeColor="text1"/>
                <w:sz w:val="24"/>
                <w:szCs w:val="24"/>
              </w:rPr>
            </w:pPr>
            <w:r w:rsidRPr="001710A9">
              <w:rPr>
                <w:rFonts w:ascii="Times New Roman" w:hAnsi="Times New Roman"/>
                <w:color w:val="000000" w:themeColor="text1"/>
                <w:sz w:val="24"/>
                <w:szCs w:val="24"/>
              </w:rPr>
              <w:lastRenderedPageBreak/>
              <w:t>4.Click vào :</w:t>
            </w:r>
          </w:p>
          <w:p w14:paraId="495FBB1A" w14:textId="3735A3B0" w:rsidR="006D7061" w:rsidRPr="001710A9" w:rsidRDefault="006D7061" w:rsidP="006D7061">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3458F7D6" w14:textId="22B134D2" w:rsidR="006D7061" w:rsidRPr="001710A9" w:rsidRDefault="006D7061" w:rsidP="006D7061">
            <w:pPr>
              <w:rPr>
                <w:rFonts w:ascii="Times New Roman" w:hAnsi="Times New Roman"/>
                <w:color w:val="000000" w:themeColor="text1"/>
                <w:sz w:val="24"/>
                <w:szCs w:val="24"/>
              </w:rPr>
            </w:pPr>
          </w:p>
        </w:tc>
        <w:tc>
          <w:tcPr>
            <w:tcW w:w="2970" w:type="dxa"/>
          </w:tcPr>
          <w:p w14:paraId="5428A6CE" w14:textId="28EE38B7" w:rsidR="006D7061" w:rsidRPr="001710A9" w:rsidRDefault="006D7061" w:rsidP="006D7061">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495" w:type="dxa"/>
          </w:tcPr>
          <w:p w14:paraId="3694136A" w14:textId="56028824" w:rsidR="006D7061" w:rsidRPr="001710A9" w:rsidRDefault="006D7061" w:rsidP="006D7061">
            <w:pPr>
              <w:rPr>
                <w:rFonts w:ascii="Times New Roman" w:hAnsi="Times New Roman"/>
                <w:color w:val="000000" w:themeColor="text1"/>
                <w:sz w:val="24"/>
                <w:szCs w:val="24"/>
              </w:rPr>
            </w:pPr>
          </w:p>
        </w:tc>
        <w:tc>
          <w:tcPr>
            <w:tcW w:w="2267" w:type="dxa"/>
          </w:tcPr>
          <w:p w14:paraId="69B99688" w14:textId="13B3F3E0" w:rsidR="006D7061" w:rsidRPr="001710A9" w:rsidRDefault="006D7061" w:rsidP="006D7061">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3862" w:author="Phuong Truong Thi" w:date="2024-11-25T10:23: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38706F9A" w14:textId="1825ABC2" w:rsidR="007E0F89" w:rsidRPr="00FD6BA2" w:rsidDel="00AD3554" w:rsidRDefault="00E8609E">
      <w:pPr>
        <w:rPr>
          <w:del w:id="3863" w:author="Phuong Truong Thi" w:date="2024-10-16T00:55:00Z"/>
          <w:rFonts w:eastAsia="Times New Roman"/>
          <w:lang w:eastAsia="vi-VN"/>
          <w:rPrChange w:id="3864" w:author="Phuong Truong Thi" w:date="2024-10-17T19:00:00Z">
            <w:rPr>
              <w:del w:id="3865" w:author="Phuong Truong Thi" w:date="2024-10-16T00:55:00Z"/>
              <w:lang w:eastAsia="vi-VN"/>
            </w:rPr>
          </w:rPrChange>
        </w:rPr>
        <w:pPrChange w:id="3866" w:author="Phuong Truong Thi" w:date="2024-10-17T19:00:00Z">
          <w:pPr>
            <w:spacing w:before="0" w:line="240" w:lineRule="auto"/>
            <w:contextualSpacing w:val="0"/>
          </w:pPr>
        </w:pPrChange>
      </w:pPr>
      <w:del w:id="3867" w:author="Phuong Truong Thi" w:date="2024-10-16T00:55:00Z">
        <w:r w:rsidRPr="00FD6BA2" w:rsidDel="00AD3554">
          <w:rPr>
            <w:rFonts w:eastAsia="Times New Roman"/>
            <w:lang w:eastAsia="vi-VN"/>
            <w:rPrChange w:id="3868" w:author="Phuong Truong Thi" w:date="2024-10-17T19:00:00Z">
              <w:rPr>
                <w:lang w:eastAsia="vi-VN"/>
              </w:rPr>
            </w:rPrChange>
          </w:rPr>
          <w:delText>Text link</w:delText>
        </w:r>
      </w:del>
    </w:p>
    <w:p w14:paraId="5E17BACA" w14:textId="3A623892" w:rsidR="00AA298F" w:rsidDel="00AD3554" w:rsidRDefault="00441239">
      <w:pPr>
        <w:rPr>
          <w:del w:id="3869" w:author="Phuong Truong Thi" w:date="2024-10-16T00:55:00Z"/>
          <w:lang w:eastAsia="vi-VN"/>
        </w:rPr>
        <w:pPrChange w:id="3870" w:author="Phuong Truong Thi" w:date="2024-10-17T19:00:00Z">
          <w:pPr>
            <w:spacing w:before="0" w:line="240" w:lineRule="auto"/>
            <w:contextualSpacing w:val="0"/>
          </w:pPr>
        </w:pPrChange>
      </w:pPr>
      <w:del w:id="3871" w:author="Phuong Truong Thi" w:date="2024-10-16T00:55:00Z">
        <w:r w:rsidDel="00AD3554">
          <w:rPr>
            <w:lang w:eastAsia="vi-VN"/>
          </w:rPr>
          <w:delText>Text link</w:delText>
        </w:r>
        <w:r w:rsidR="00AA298F" w:rsidDel="00AD3554">
          <w:rPr>
            <w:lang w:eastAsia="vi-VN"/>
          </w:rPr>
          <w:delText>EmailText</w:delText>
        </w:r>
      </w:del>
    </w:p>
    <w:p w14:paraId="4E0BCE16" w14:textId="3A520C25" w:rsidR="00441239" w:rsidDel="00AD3554" w:rsidRDefault="00441239">
      <w:pPr>
        <w:rPr>
          <w:del w:id="3872" w:author="Phuong Truong Thi" w:date="2024-10-16T00:55:00Z"/>
          <w:lang w:eastAsia="vi-VN"/>
        </w:rPr>
        <w:pPrChange w:id="3873" w:author="Phuong Truong Thi" w:date="2024-10-17T19:00:00Z">
          <w:pPr>
            <w:spacing w:before="0" w:line="240" w:lineRule="auto"/>
            <w:contextualSpacing w:val="0"/>
          </w:pPr>
        </w:pPrChange>
      </w:pPr>
      <w:del w:id="3874" w:author="Phuong Truong Thi" w:date="2024-10-16T00:55:00Z">
        <w:r w:rsidDel="00AD3554">
          <w:rPr>
            <w:lang w:eastAsia="vi-VN"/>
          </w:rPr>
          <w:delText>Text</w:delText>
        </w:r>
      </w:del>
    </w:p>
    <w:p w14:paraId="30A38C14" w14:textId="2D377F05" w:rsidR="00441239" w:rsidDel="00AD3554" w:rsidRDefault="00441239">
      <w:pPr>
        <w:rPr>
          <w:del w:id="3875" w:author="Phuong Truong Thi" w:date="2024-10-16T00:55:00Z"/>
          <w:lang w:eastAsia="vi-VN"/>
        </w:rPr>
        <w:pPrChange w:id="3876" w:author="Phuong Truong Thi" w:date="2024-10-17T19:00:00Z">
          <w:pPr>
            <w:spacing w:before="0" w:line="240" w:lineRule="auto"/>
            <w:contextualSpacing w:val="0"/>
          </w:pPr>
        </w:pPrChange>
      </w:pPr>
      <w:del w:id="3877" w:author="Phuong Truong Thi" w:date="2024-10-16T00:55:00Z">
        <w:r w:rsidDel="00AD3554">
          <w:rPr>
            <w:lang w:eastAsia="vi-VN"/>
          </w:rPr>
          <w:delText>Text linkText</w:delText>
        </w:r>
      </w:del>
    </w:p>
    <w:p w14:paraId="1B2DC919" w14:textId="0752F0A4" w:rsidR="002A3A8A" w:rsidDel="00AD3554" w:rsidRDefault="00E8609E">
      <w:pPr>
        <w:rPr>
          <w:del w:id="3878" w:author="Phuong Truong Thi" w:date="2024-10-16T00:55:00Z"/>
        </w:rPr>
        <w:pPrChange w:id="3879" w:author="Phuong Truong Thi" w:date="2024-10-17T19:00:00Z">
          <w:pPr>
            <w:spacing w:before="0" w:line="240" w:lineRule="auto"/>
            <w:contextualSpacing w:val="0"/>
            <w:jc w:val="left"/>
          </w:pPr>
        </w:pPrChange>
      </w:pPr>
      <w:del w:id="3880" w:author="Phuong Truong Thi" w:date="2024-10-16T00:55:00Z">
        <w:r w:rsidDel="00AD3554">
          <w:rPr>
            <w:lang w:eastAsia="vi-VN"/>
          </w:rPr>
          <w:delText>Text link</w:delText>
        </w:r>
        <w:r w:rsidR="00AA298F" w:rsidDel="00AD3554">
          <w:rPr>
            <w:lang w:eastAsia="vi-VN"/>
          </w:rPr>
          <w:delText>Number</w:delText>
        </w:r>
        <w:r w:rsidR="00441239" w:rsidDel="00AD3554">
          <w:delText>g</w:delText>
        </w:r>
      </w:del>
    </w:p>
    <w:p w14:paraId="624FD815" w14:textId="79055D55" w:rsidR="007E0F89" w:rsidDel="00AD3554" w:rsidRDefault="00441239">
      <w:pPr>
        <w:rPr>
          <w:del w:id="3881" w:author="Phuong Truong Thi" w:date="2024-10-16T00:55:00Z"/>
          <w:lang w:eastAsia="vi-VN"/>
        </w:rPr>
        <w:pPrChange w:id="3882" w:author="Phuong Truong Thi" w:date="2024-10-17T19:00:00Z">
          <w:pPr>
            <w:spacing w:before="0" w:line="240" w:lineRule="auto"/>
            <w:contextualSpacing w:val="0"/>
          </w:pPr>
        </w:pPrChange>
      </w:pPr>
      <w:del w:id="3883" w:author="Phuong Truong Thi" w:date="2024-10-16T00:55:00Z">
        <w:r w:rsidDel="00AD3554">
          <w:delText>Khách hàng Mass không có thông tin phân hạng</w:delText>
        </w:r>
        <w:r w:rsidR="00AA298F" w:rsidDel="00AD3554">
          <w:rPr>
            <w:lang w:eastAsia="vi-VN"/>
          </w:rPr>
          <w:delText>CurrencyCurrencyCurrencyCurrency</w:delText>
        </w:r>
      </w:del>
    </w:p>
    <w:p w14:paraId="1F469659" w14:textId="5DDA8063" w:rsidR="00AA298F" w:rsidRPr="00AA298F" w:rsidDel="00AD3554" w:rsidRDefault="00AA298F">
      <w:pPr>
        <w:rPr>
          <w:del w:id="3884" w:author="Phuong Truong Thi" w:date="2024-10-16T00:55:00Z"/>
          <w:lang w:eastAsia="vi-VN"/>
        </w:rPr>
      </w:pPr>
    </w:p>
    <w:p w14:paraId="42A5A070" w14:textId="4F1E9F3A" w:rsidR="007E0F89" w:rsidRPr="007E0F89" w:rsidRDefault="00AA298F">
      <w:pPr>
        <w:rPr>
          <w:lang w:val="vi-VN"/>
        </w:rPr>
        <w:pPrChange w:id="3885" w:author="Phuong Truong Thi" w:date="2024-10-17T19:00:00Z">
          <w:pPr>
            <w:pStyle w:val="Heading61"/>
            <w:outlineLvl w:val="9"/>
          </w:pPr>
        </w:pPrChange>
      </w:pPr>
      <w:del w:id="3886" w:author="Phuong Truong Thi" w:date="2024-10-16T00:55:00Z">
        <w:r w:rsidDel="00AD3554">
          <w:rPr>
            <w:lang w:eastAsia="vi-VN"/>
          </w:rPr>
          <w:delText>CurrencyCurrencyCurrencyCurrencyCurrencyCurrencyCurrencyCurrencyCurrencyCurrencyCurrencyCurrencyCurrencyCurrencyCurrencyCurrencyCurrencyCurrencyCurrencyCurrencyCurrencyCurrencyCurrencyCurrencyCurrencyCurrencyCurrencyCurrencyCurrencyCurrencyCurrencyCurrency</w:delText>
        </w:r>
      </w:del>
    </w:p>
    <w:tbl>
      <w:tblPr>
        <w:tblW w:w="9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87" w:author="thu nga" w:date="2024-10-01T10:49:00Z">
          <w:tblPr>
            <w:tblW w:w="1035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720"/>
        <w:gridCol w:w="360"/>
        <w:gridCol w:w="995"/>
        <w:gridCol w:w="2610"/>
        <w:gridCol w:w="1080"/>
        <w:gridCol w:w="1271"/>
        <w:gridCol w:w="1063"/>
        <w:gridCol w:w="1063"/>
        <w:tblGridChange w:id="3888">
          <w:tblGrid>
            <w:gridCol w:w="360"/>
            <w:gridCol w:w="360"/>
            <w:gridCol w:w="360"/>
            <w:gridCol w:w="360"/>
            <w:gridCol w:w="635"/>
            <w:gridCol w:w="85"/>
            <w:gridCol w:w="360"/>
            <w:gridCol w:w="1080"/>
            <w:gridCol w:w="720"/>
            <w:gridCol w:w="365"/>
            <w:gridCol w:w="355"/>
            <w:gridCol w:w="720"/>
            <w:gridCol w:w="5"/>
            <w:gridCol w:w="355"/>
            <w:gridCol w:w="360"/>
            <w:gridCol w:w="556"/>
            <w:gridCol w:w="1063"/>
            <w:gridCol w:w="1063"/>
          </w:tblGrid>
        </w:tblGridChange>
      </w:tblGrid>
      <w:tr w:rsidR="00FF4CD3" w:rsidRPr="00AD0E1A" w:rsidDel="007E0F89" w14:paraId="017F524E" w14:textId="49FDF925" w:rsidTr="7F5A6C64">
        <w:trPr>
          <w:trHeight w:val="528"/>
          <w:tblHeader/>
          <w:del w:id="3889" w:author="Phuong Truong Thi" w:date="2024-10-08T18:09:00Z"/>
          <w:trPrChange w:id="3890" w:author="thu nga" w:date="2024-10-01T10:49:00Z">
            <w:trPr>
              <w:gridAfter w:val="0"/>
              <w:trHeight w:val="528"/>
              <w:tblHeader/>
            </w:trPr>
          </w:trPrChange>
        </w:trPr>
        <w:tc>
          <w:tcPr>
            <w:tcW w:w="720" w:type="dxa"/>
            <w:shd w:val="clear" w:color="auto" w:fill="F7C7AC"/>
            <w:vAlign w:val="center"/>
            <w:hideMark/>
            <w:tcPrChange w:id="3891" w:author="thu nga" w:date="2024-10-01T10:49:00Z">
              <w:tcPr>
                <w:tcW w:w="720" w:type="dxa"/>
                <w:gridSpan w:val="4"/>
                <w:shd w:val="clear" w:color="auto" w:fill="F7C7AC"/>
                <w:vAlign w:val="center"/>
                <w:hideMark/>
              </w:tcPr>
            </w:tcPrChange>
          </w:tcPr>
          <w:p w14:paraId="0A918F42" w14:textId="233735E5" w:rsidR="00FF4CD3" w:rsidRPr="00AD0E1A" w:rsidDel="007E0F89" w:rsidRDefault="00FF4CD3" w:rsidP="00AC685F">
            <w:pPr>
              <w:spacing w:before="0" w:line="240" w:lineRule="auto"/>
              <w:contextualSpacing w:val="0"/>
              <w:jc w:val="center"/>
              <w:rPr>
                <w:del w:id="3892" w:author="Phuong Truong Thi" w:date="2024-10-08T18:09:00Z"/>
                <w:rFonts w:ascii="Times New Roman" w:eastAsia="Times New Roman" w:hAnsi="Times New Roman"/>
                <w:b/>
                <w:bCs/>
                <w:color w:val="000000"/>
                <w:sz w:val="24"/>
                <w:szCs w:val="24"/>
                <w:lang w:val="vi-VN" w:eastAsia="vi-VN"/>
              </w:rPr>
            </w:pPr>
            <w:del w:id="3893" w:author="Phuong Truong Thi" w:date="2024-10-08T18:09:00Z">
              <w:r w:rsidRPr="00AD0E1A" w:rsidDel="007E0F89">
                <w:rPr>
                  <w:rFonts w:ascii="Times New Roman" w:eastAsia="Times New Roman" w:hAnsi="Times New Roman"/>
                  <w:b/>
                  <w:bCs/>
                  <w:color w:val="000000"/>
                  <w:sz w:val="24"/>
                  <w:szCs w:val="24"/>
                  <w:lang w:val="vi-VN" w:eastAsia="vi-VN"/>
                </w:rPr>
                <w:delText>STT</w:delText>
              </w:r>
            </w:del>
          </w:p>
        </w:tc>
        <w:tc>
          <w:tcPr>
            <w:tcW w:w="1355" w:type="dxa"/>
            <w:gridSpan w:val="2"/>
            <w:shd w:val="clear" w:color="auto" w:fill="F7C7AC"/>
            <w:vAlign w:val="center"/>
            <w:hideMark/>
            <w:tcPrChange w:id="3894" w:author="thu nga" w:date="2024-10-01T10:49:00Z">
              <w:tcPr>
                <w:tcW w:w="1710" w:type="dxa"/>
                <w:gridSpan w:val="3"/>
                <w:shd w:val="clear" w:color="auto" w:fill="F7C7AC"/>
                <w:vAlign w:val="center"/>
                <w:hideMark/>
              </w:tcPr>
            </w:tcPrChange>
          </w:tcPr>
          <w:p w14:paraId="0D318B5B" w14:textId="6BD9056F" w:rsidR="00FF4CD3" w:rsidRPr="00AD0E1A" w:rsidDel="007E0F89" w:rsidRDefault="00FF4CD3" w:rsidP="00AC685F">
            <w:pPr>
              <w:spacing w:before="0" w:line="240" w:lineRule="auto"/>
              <w:contextualSpacing w:val="0"/>
              <w:jc w:val="center"/>
              <w:rPr>
                <w:del w:id="3895" w:author="Phuong Truong Thi" w:date="2024-10-08T18:09:00Z"/>
                <w:rFonts w:ascii="Times New Roman" w:eastAsia="Times New Roman" w:hAnsi="Times New Roman"/>
                <w:b/>
                <w:bCs/>
                <w:color w:val="000000"/>
                <w:sz w:val="24"/>
                <w:szCs w:val="24"/>
                <w:lang w:val="vi-VN" w:eastAsia="vi-VN"/>
              </w:rPr>
            </w:pPr>
            <w:del w:id="3896" w:author="Phuong Truong Thi" w:date="2024-10-08T18:09:00Z">
              <w:r w:rsidRPr="00AD0E1A" w:rsidDel="007E0F89">
                <w:rPr>
                  <w:rFonts w:ascii="Times New Roman" w:eastAsia="Times New Roman" w:hAnsi="Times New Roman"/>
                  <w:b/>
                  <w:bCs/>
                  <w:color w:val="000000"/>
                  <w:sz w:val="24"/>
                  <w:szCs w:val="24"/>
                  <w:lang w:val="vi-VN" w:eastAsia="vi-VN"/>
                </w:rPr>
                <w:delText>Trường dữ liệu</w:delText>
              </w:r>
            </w:del>
          </w:p>
        </w:tc>
        <w:tc>
          <w:tcPr>
            <w:tcW w:w="2610" w:type="dxa"/>
            <w:shd w:val="clear" w:color="auto" w:fill="F7C7AC"/>
            <w:vAlign w:val="center"/>
            <w:tcPrChange w:id="3897" w:author="thu nga" w:date="2024-10-01T10:49:00Z">
              <w:tcPr>
                <w:tcW w:w="2610" w:type="dxa"/>
                <w:shd w:val="clear" w:color="auto" w:fill="F7C7AC"/>
                <w:vAlign w:val="center"/>
              </w:tcPr>
            </w:tcPrChange>
          </w:tcPr>
          <w:p w14:paraId="63323477" w14:textId="2DAF3C06" w:rsidR="00FF4CD3" w:rsidRPr="006C7268" w:rsidDel="007E0F89" w:rsidRDefault="00FF4CD3" w:rsidP="7F5A6C64">
            <w:pPr>
              <w:spacing w:before="0" w:line="240" w:lineRule="auto"/>
              <w:jc w:val="center"/>
              <w:rPr>
                <w:del w:id="3898" w:author="Phuong Truong Thi" w:date="2024-10-08T18:09:00Z"/>
                <w:rFonts w:ascii="Times New Roman" w:eastAsia="Times New Roman" w:hAnsi="Times New Roman"/>
                <w:b/>
                <w:bCs/>
                <w:color w:val="000000"/>
                <w:sz w:val="24"/>
                <w:szCs w:val="24"/>
                <w:lang w:eastAsia="vi-VN"/>
              </w:rPr>
            </w:pPr>
            <w:commentRangeStart w:id="3899"/>
            <w:commentRangeStart w:id="3900"/>
            <w:commentRangeStart w:id="3901"/>
            <w:commentRangeStart w:id="3902"/>
            <w:del w:id="3903" w:author="Phuong Truong Thi" w:date="2024-10-08T18:09:00Z">
              <w:r w:rsidRPr="7F5A6C64" w:rsidDel="694C392F">
                <w:rPr>
                  <w:rFonts w:ascii="Times New Roman" w:eastAsia="Times New Roman" w:hAnsi="Times New Roman"/>
                  <w:b/>
                  <w:bCs/>
                  <w:color w:val="000000" w:themeColor="text1"/>
                  <w:sz w:val="24"/>
                  <w:szCs w:val="24"/>
                  <w:lang w:eastAsia="vi-VN"/>
                </w:rPr>
                <w:delText>Mô tả trường</w:delText>
              </w:r>
            </w:del>
            <w:commentRangeEnd w:id="3899"/>
            <w:r>
              <w:rPr>
                <w:rStyle w:val="CommentReference"/>
              </w:rPr>
              <w:commentReference w:id="3899"/>
            </w:r>
            <w:commentRangeEnd w:id="3900"/>
            <w:r>
              <w:rPr>
                <w:rStyle w:val="CommentReference"/>
              </w:rPr>
              <w:commentReference w:id="3900"/>
            </w:r>
            <w:commentRangeEnd w:id="3901"/>
            <w:r>
              <w:rPr>
                <w:rStyle w:val="CommentReference"/>
              </w:rPr>
              <w:commentReference w:id="3901"/>
            </w:r>
            <w:commentRangeEnd w:id="3902"/>
            <w:r>
              <w:rPr>
                <w:rStyle w:val="CommentReference"/>
              </w:rPr>
              <w:commentReference w:id="3902"/>
            </w:r>
          </w:p>
        </w:tc>
        <w:tc>
          <w:tcPr>
            <w:tcW w:w="1080" w:type="dxa"/>
            <w:shd w:val="clear" w:color="auto" w:fill="F7C7AC"/>
            <w:vAlign w:val="center"/>
            <w:tcPrChange w:id="3904" w:author="thu nga" w:date="2024-10-01T10:49:00Z">
              <w:tcPr>
                <w:tcW w:w="1080" w:type="dxa"/>
                <w:shd w:val="clear" w:color="auto" w:fill="F7C7AC"/>
                <w:vAlign w:val="center"/>
              </w:tcPr>
            </w:tcPrChange>
          </w:tcPr>
          <w:p w14:paraId="15D8F8B8" w14:textId="77A5B911" w:rsidR="00FF4CD3" w:rsidRPr="00AD0E1A" w:rsidDel="007E0F89" w:rsidRDefault="00FF4CD3" w:rsidP="00FF4CD3">
            <w:pPr>
              <w:spacing w:before="0" w:line="240" w:lineRule="auto"/>
              <w:contextualSpacing w:val="0"/>
              <w:jc w:val="center"/>
              <w:rPr>
                <w:del w:id="3905" w:author="Phuong Truong Thi" w:date="2024-10-08T18:09:00Z"/>
                <w:rFonts w:ascii="Times New Roman" w:eastAsia="Times New Roman" w:hAnsi="Times New Roman"/>
                <w:b/>
                <w:bCs/>
                <w:color w:val="000000"/>
                <w:sz w:val="24"/>
                <w:szCs w:val="24"/>
                <w:lang w:val="vi-VN" w:eastAsia="vi-VN"/>
              </w:rPr>
            </w:pPr>
            <w:del w:id="3906" w:author="Phuong Truong Thi" w:date="2024-10-08T18:09:00Z">
              <w:r w:rsidDel="007E0F89">
                <w:rPr>
                  <w:rFonts w:ascii="Times New Roman" w:eastAsia="Times New Roman" w:hAnsi="Times New Roman"/>
                  <w:b/>
                  <w:bCs/>
                  <w:color w:val="000000"/>
                  <w:sz w:val="24"/>
                  <w:szCs w:val="24"/>
                  <w:lang w:val="vi-VN" w:eastAsia="vi-VN"/>
                </w:rPr>
                <w:delText>Nguồn</w:delText>
              </w:r>
            </w:del>
          </w:p>
        </w:tc>
        <w:tc>
          <w:tcPr>
            <w:tcW w:w="1271" w:type="dxa"/>
            <w:shd w:val="clear" w:color="auto" w:fill="F7C7AC"/>
            <w:vAlign w:val="center"/>
            <w:tcPrChange w:id="3907" w:author="thu nga" w:date="2024-10-01T10:49:00Z">
              <w:tcPr>
                <w:tcW w:w="1080" w:type="dxa"/>
                <w:gridSpan w:val="2"/>
                <w:shd w:val="clear" w:color="auto" w:fill="F7C7AC"/>
                <w:vAlign w:val="center"/>
              </w:tcPr>
            </w:tcPrChange>
          </w:tcPr>
          <w:p w14:paraId="59A4E743" w14:textId="437F1E6E" w:rsidR="00FF4CD3" w:rsidRPr="00AD0E1A" w:rsidDel="007E0F89" w:rsidRDefault="00FF4CD3" w:rsidP="00497C9A">
            <w:pPr>
              <w:spacing w:before="0" w:line="240" w:lineRule="auto"/>
              <w:contextualSpacing w:val="0"/>
              <w:jc w:val="center"/>
              <w:rPr>
                <w:del w:id="3908" w:author="Phuong Truong Thi" w:date="2024-10-08T18:09:00Z"/>
                <w:rFonts w:ascii="Times New Roman" w:eastAsia="Times New Roman" w:hAnsi="Times New Roman"/>
                <w:b/>
                <w:bCs/>
                <w:color w:val="000000"/>
                <w:sz w:val="24"/>
                <w:szCs w:val="24"/>
                <w:lang w:val="vi-VN" w:eastAsia="vi-VN"/>
              </w:rPr>
            </w:pPr>
            <w:del w:id="3909" w:author="Phuong Truong Thi" w:date="2024-10-08T18:09:00Z">
              <w:r w:rsidRPr="00AD0E1A" w:rsidDel="007E0F89">
                <w:rPr>
                  <w:rFonts w:ascii="Times New Roman" w:eastAsia="Times New Roman" w:hAnsi="Times New Roman"/>
                  <w:b/>
                  <w:bCs/>
                  <w:color w:val="000000"/>
                  <w:sz w:val="24"/>
                  <w:szCs w:val="24"/>
                  <w:lang w:val="vi-VN" w:eastAsia="vi-VN"/>
                </w:rPr>
                <w:delText>Định dạng</w:delText>
              </w:r>
            </w:del>
          </w:p>
        </w:tc>
        <w:tc>
          <w:tcPr>
            <w:tcW w:w="1063" w:type="dxa"/>
            <w:shd w:val="clear" w:color="auto" w:fill="F7C7AC"/>
            <w:vAlign w:val="center"/>
            <w:hideMark/>
            <w:tcPrChange w:id="3910" w:author="thu nga" w:date="2024-10-01T10:49:00Z">
              <w:tcPr>
                <w:tcW w:w="1890" w:type="dxa"/>
                <w:gridSpan w:val="3"/>
                <w:shd w:val="clear" w:color="auto" w:fill="F7C7AC"/>
                <w:vAlign w:val="center"/>
                <w:hideMark/>
              </w:tcPr>
            </w:tcPrChange>
          </w:tcPr>
          <w:p w14:paraId="40BBD443" w14:textId="075AD0B0" w:rsidR="00FF4CD3" w:rsidRPr="00AD0E1A" w:rsidDel="007E0F89" w:rsidRDefault="00FF4CD3" w:rsidP="00AC685F">
            <w:pPr>
              <w:spacing w:before="0" w:line="240" w:lineRule="auto"/>
              <w:contextualSpacing w:val="0"/>
              <w:jc w:val="center"/>
              <w:rPr>
                <w:del w:id="3911" w:author="Phuong Truong Thi" w:date="2024-10-08T18:09:00Z"/>
                <w:rFonts w:ascii="Times New Roman" w:eastAsia="Times New Roman" w:hAnsi="Times New Roman"/>
                <w:b/>
                <w:bCs/>
                <w:color w:val="000000"/>
                <w:sz w:val="24"/>
                <w:szCs w:val="24"/>
                <w:lang w:val="vi-VN" w:eastAsia="vi-VN"/>
              </w:rPr>
            </w:pPr>
            <w:del w:id="3912" w:author="Phuong Truong Thi" w:date="2024-10-08T18:09:00Z">
              <w:r w:rsidRPr="00AD0E1A" w:rsidDel="007E0F89">
                <w:rPr>
                  <w:rFonts w:ascii="Times New Roman" w:eastAsia="Times New Roman" w:hAnsi="Times New Roman"/>
                  <w:b/>
                  <w:bCs/>
                  <w:color w:val="000000"/>
                  <w:sz w:val="24"/>
                  <w:szCs w:val="24"/>
                  <w:lang w:val="vi-VN" w:eastAsia="vi-VN"/>
                </w:rPr>
                <w:delText>Mã danh mục tham chiếu</w:delText>
              </w:r>
            </w:del>
          </w:p>
        </w:tc>
        <w:tc>
          <w:tcPr>
            <w:tcW w:w="1063" w:type="dxa"/>
            <w:shd w:val="clear" w:color="auto" w:fill="F7C7AC"/>
            <w:tcPrChange w:id="3913" w:author="thu nga" w:date="2024-10-01T10:49:00Z">
              <w:tcPr>
                <w:tcW w:w="1260" w:type="dxa"/>
                <w:shd w:val="clear" w:color="auto" w:fill="F7C7AC"/>
              </w:tcPr>
            </w:tcPrChange>
          </w:tcPr>
          <w:p w14:paraId="6B0248B0" w14:textId="445789B3" w:rsidR="00FF4CD3" w:rsidRPr="00763017" w:rsidDel="007E0F89" w:rsidRDefault="00FF4CD3" w:rsidP="00AC685F">
            <w:pPr>
              <w:spacing w:before="0" w:line="240" w:lineRule="auto"/>
              <w:contextualSpacing w:val="0"/>
              <w:jc w:val="center"/>
              <w:rPr>
                <w:del w:id="3914" w:author="Phuong Truong Thi" w:date="2024-10-08T18:09:00Z"/>
                <w:rFonts w:ascii="Times New Roman" w:eastAsia="Times New Roman" w:hAnsi="Times New Roman"/>
                <w:b/>
                <w:bCs/>
                <w:color w:val="000000"/>
                <w:sz w:val="24"/>
                <w:szCs w:val="24"/>
                <w:lang w:val="vi-VN" w:eastAsia="vi-VN"/>
                <w:rPrChange w:id="3915" w:author="thu nga" w:date="2024-09-30T13:54:00Z">
                  <w:rPr>
                    <w:del w:id="3916" w:author="Phuong Truong Thi" w:date="2024-10-08T18:09:00Z"/>
                    <w:rFonts w:ascii="Times New Roman" w:eastAsia="Times New Roman" w:hAnsi="Times New Roman"/>
                    <w:b/>
                    <w:bCs/>
                    <w:color w:val="000000"/>
                    <w:sz w:val="24"/>
                    <w:szCs w:val="24"/>
                    <w:lang w:eastAsia="vi-VN"/>
                  </w:rPr>
                </w:rPrChange>
              </w:rPr>
            </w:pPr>
            <w:del w:id="3917" w:author="Phuong Truong Thi" w:date="2024-10-08T18:09:00Z">
              <w:r w:rsidRPr="00763017" w:rsidDel="007E0F89">
                <w:rPr>
                  <w:rFonts w:ascii="Times New Roman" w:eastAsia="Times New Roman" w:hAnsi="Times New Roman"/>
                  <w:b/>
                  <w:bCs/>
                  <w:color w:val="000000"/>
                  <w:sz w:val="24"/>
                  <w:szCs w:val="24"/>
                  <w:lang w:val="vi-VN" w:eastAsia="vi-VN"/>
                  <w:rPrChange w:id="3918" w:author="thu nga" w:date="2024-09-30T13:54:00Z">
                    <w:rPr>
                      <w:rFonts w:ascii="Times New Roman" w:eastAsia="Times New Roman" w:hAnsi="Times New Roman"/>
                      <w:b/>
                      <w:bCs/>
                      <w:color w:val="000000"/>
                      <w:sz w:val="24"/>
                      <w:szCs w:val="24"/>
                      <w:lang w:eastAsia="vi-VN"/>
                    </w:rPr>
                  </w:rPrChange>
                </w:rPr>
                <w:delText>Hiển thị mặc định</w:delText>
              </w:r>
            </w:del>
          </w:p>
          <w:p w14:paraId="0D8FEF31" w14:textId="5DF34CD1" w:rsidR="00FF4CD3" w:rsidRPr="00763017" w:rsidDel="007E0F89" w:rsidRDefault="00FF4CD3" w:rsidP="00AC685F">
            <w:pPr>
              <w:spacing w:before="0" w:line="240" w:lineRule="auto"/>
              <w:contextualSpacing w:val="0"/>
              <w:jc w:val="center"/>
              <w:rPr>
                <w:del w:id="3919" w:author="Phuong Truong Thi" w:date="2024-10-08T18:09:00Z"/>
                <w:rFonts w:ascii="Times New Roman" w:eastAsia="Times New Roman" w:hAnsi="Times New Roman"/>
                <w:b/>
                <w:bCs/>
                <w:color w:val="000000"/>
                <w:sz w:val="24"/>
                <w:szCs w:val="24"/>
                <w:lang w:val="vi-VN" w:eastAsia="vi-VN"/>
                <w:rPrChange w:id="3920" w:author="thu nga" w:date="2024-09-30T13:54:00Z">
                  <w:rPr>
                    <w:del w:id="3921" w:author="Phuong Truong Thi" w:date="2024-10-08T18:09:00Z"/>
                    <w:rFonts w:ascii="Times New Roman" w:eastAsia="Times New Roman" w:hAnsi="Times New Roman"/>
                    <w:b/>
                    <w:bCs/>
                    <w:color w:val="000000"/>
                    <w:sz w:val="24"/>
                    <w:szCs w:val="24"/>
                    <w:lang w:eastAsia="vi-VN"/>
                  </w:rPr>
                </w:rPrChange>
              </w:rPr>
            </w:pPr>
            <w:del w:id="3922" w:author="Phuong Truong Thi" w:date="2024-10-08T18:09:00Z">
              <w:r w:rsidRPr="00763017" w:rsidDel="007E0F89">
                <w:rPr>
                  <w:rFonts w:ascii="Times New Roman" w:eastAsia="Times New Roman" w:hAnsi="Times New Roman"/>
                  <w:b/>
                  <w:bCs/>
                  <w:color w:val="000000"/>
                  <w:sz w:val="24"/>
                  <w:szCs w:val="24"/>
                  <w:lang w:val="vi-VN" w:eastAsia="vi-VN"/>
                  <w:rPrChange w:id="3923" w:author="thu nga" w:date="2024-09-30T13:54:00Z">
                    <w:rPr>
                      <w:rFonts w:ascii="Times New Roman" w:eastAsia="Times New Roman" w:hAnsi="Times New Roman"/>
                      <w:b/>
                      <w:bCs/>
                      <w:color w:val="000000"/>
                      <w:sz w:val="24"/>
                      <w:szCs w:val="24"/>
                      <w:lang w:eastAsia="vi-VN"/>
                    </w:rPr>
                  </w:rPrChange>
                </w:rPr>
                <w:delText>trên danh sách</w:delText>
              </w:r>
            </w:del>
          </w:p>
          <w:p w14:paraId="66AFC048" w14:textId="216F6838" w:rsidR="00FF4CD3" w:rsidRPr="00AD0E1A" w:rsidDel="007E0F89" w:rsidRDefault="00FF4CD3" w:rsidP="00AC685F">
            <w:pPr>
              <w:spacing w:before="0" w:line="240" w:lineRule="auto"/>
              <w:contextualSpacing w:val="0"/>
              <w:jc w:val="center"/>
              <w:rPr>
                <w:del w:id="3924" w:author="Phuong Truong Thi" w:date="2024-10-08T18:09:00Z"/>
                <w:rFonts w:ascii="Times New Roman" w:eastAsia="Times New Roman" w:hAnsi="Times New Roman"/>
                <w:b/>
                <w:bCs/>
                <w:color w:val="000000"/>
                <w:sz w:val="24"/>
                <w:szCs w:val="24"/>
                <w:lang w:eastAsia="vi-VN"/>
              </w:rPr>
            </w:pPr>
            <w:del w:id="3925" w:author="Phuong Truong Thi" w:date="2024-10-08T18:09:00Z">
              <w:r w:rsidRPr="00AD0E1A" w:rsidDel="007E0F89">
                <w:rPr>
                  <w:rFonts w:ascii="Times New Roman" w:eastAsia="Times New Roman" w:hAnsi="Times New Roman"/>
                  <w:b/>
                  <w:bCs/>
                  <w:color w:val="000000"/>
                  <w:sz w:val="24"/>
                  <w:szCs w:val="24"/>
                  <w:lang w:eastAsia="vi-VN"/>
                </w:rPr>
                <w:delText>(Y/N)</w:delText>
              </w:r>
            </w:del>
          </w:p>
        </w:tc>
      </w:tr>
      <w:tr w:rsidR="00FF4CD3" w:rsidRPr="00AD0E1A" w:rsidDel="007E0F89" w14:paraId="634D08E5" w14:textId="6987B31A" w:rsidTr="7F5A6C64">
        <w:trPr>
          <w:trHeight w:val="276"/>
          <w:del w:id="3926" w:author="Phuong Truong Thi" w:date="2024-10-08T18:09:00Z"/>
          <w:trPrChange w:id="3927" w:author="thu nga" w:date="2024-10-01T10:48:00Z">
            <w:trPr>
              <w:gridBefore w:val="3"/>
              <w:gridAfter w:val="0"/>
              <w:trHeight w:val="276"/>
            </w:trPr>
          </w:trPrChange>
        </w:trPr>
        <w:tc>
          <w:tcPr>
            <w:tcW w:w="1080" w:type="dxa"/>
            <w:gridSpan w:val="2"/>
            <w:tcPrChange w:id="3928" w:author="thu nga" w:date="2024-10-01T10:48:00Z">
              <w:tcPr>
                <w:tcW w:w="1080" w:type="dxa"/>
                <w:gridSpan w:val="3"/>
              </w:tcPr>
            </w:tcPrChange>
          </w:tcPr>
          <w:p w14:paraId="51DEAFFB" w14:textId="2F4BE140" w:rsidR="00FF4CD3" w:rsidRPr="00AD0E1A" w:rsidDel="007E0F89" w:rsidRDefault="00FF4CD3" w:rsidP="007E4E6C">
            <w:pPr>
              <w:spacing w:before="0" w:line="240" w:lineRule="auto"/>
              <w:contextualSpacing w:val="0"/>
              <w:jc w:val="left"/>
              <w:rPr>
                <w:del w:id="3929" w:author="Phuong Truong Thi" w:date="2024-10-08T18:09:00Z"/>
                <w:rFonts w:ascii="Times New Roman" w:eastAsia="Times New Roman" w:hAnsi="Times New Roman"/>
                <w:sz w:val="24"/>
                <w:szCs w:val="24"/>
                <w:lang w:eastAsia="vi-VN"/>
              </w:rPr>
            </w:pPr>
          </w:p>
        </w:tc>
        <w:tc>
          <w:tcPr>
            <w:tcW w:w="8082" w:type="dxa"/>
            <w:gridSpan w:val="6"/>
            <w:tcPrChange w:id="3930" w:author="thu nga" w:date="2024-10-01T10:48:00Z">
              <w:tcPr>
                <w:tcW w:w="9270" w:type="dxa"/>
                <w:gridSpan w:val="9"/>
              </w:tcPr>
            </w:tcPrChange>
          </w:tcPr>
          <w:p w14:paraId="17540CD1" w14:textId="4CF837F6" w:rsidR="00FF4CD3" w:rsidRPr="00AD0E1A" w:rsidDel="007E0F89" w:rsidRDefault="00FF4CD3" w:rsidP="007E4E6C">
            <w:pPr>
              <w:spacing w:before="0" w:line="240" w:lineRule="auto"/>
              <w:contextualSpacing w:val="0"/>
              <w:jc w:val="left"/>
              <w:rPr>
                <w:del w:id="3931" w:author="Phuong Truong Thi" w:date="2024-10-08T18:09:00Z"/>
                <w:rFonts w:ascii="Times New Roman" w:eastAsia="Times New Roman" w:hAnsi="Times New Roman"/>
                <w:sz w:val="24"/>
                <w:szCs w:val="24"/>
                <w:lang w:eastAsia="vi-VN"/>
              </w:rPr>
            </w:pPr>
            <w:del w:id="3932" w:author="Phuong Truong Thi" w:date="2024-10-08T18:09:00Z">
              <w:r w:rsidRPr="00AD0E1A" w:rsidDel="007E0F89">
                <w:rPr>
                  <w:rFonts w:ascii="Times New Roman" w:eastAsia="Times New Roman" w:hAnsi="Times New Roman"/>
                  <w:sz w:val="24"/>
                  <w:szCs w:val="24"/>
                  <w:lang w:eastAsia="vi-VN"/>
                </w:rPr>
                <w:delText>Thông tin tổng quan</w:delText>
              </w:r>
              <w:r w:rsidDel="007E0F89">
                <w:rPr>
                  <w:rFonts w:ascii="Times New Roman" w:eastAsia="Times New Roman" w:hAnsi="Times New Roman"/>
                  <w:sz w:val="24"/>
                  <w:szCs w:val="24"/>
                  <w:lang w:eastAsia="vi-VN"/>
                </w:rPr>
                <w:delText xml:space="preserve"> (</w:delText>
              </w:r>
              <w:r w:rsidRPr="00B70D39" w:rsidDel="007E0F89">
                <w:rPr>
                  <w:rFonts w:ascii="Times New Roman" w:eastAsia="Times New Roman" w:hAnsi="Times New Roman"/>
                  <w:i/>
                  <w:iCs/>
                  <w:sz w:val="24"/>
                  <w:szCs w:val="24"/>
                  <w:lang w:eastAsia="vi-VN"/>
                </w:rPr>
                <w:delText>dòng thông tin chung</w:delText>
              </w:r>
              <w:r w:rsidDel="007E0F89">
                <w:rPr>
                  <w:rFonts w:ascii="Times New Roman" w:eastAsia="Times New Roman" w:hAnsi="Times New Roman"/>
                  <w:sz w:val="24"/>
                  <w:szCs w:val="24"/>
                  <w:lang w:eastAsia="vi-VN"/>
                </w:rPr>
                <w:delText>)</w:delText>
              </w:r>
            </w:del>
          </w:p>
        </w:tc>
      </w:tr>
      <w:tr w:rsidR="00FF4CD3" w:rsidRPr="00AD0E1A" w:rsidDel="007E0F89" w14:paraId="1828EAFF" w14:textId="490FF99C" w:rsidTr="7F5A6C64">
        <w:trPr>
          <w:trHeight w:val="276"/>
          <w:del w:id="3933" w:author="Phuong Truong Thi" w:date="2024-10-08T18:09:00Z"/>
          <w:trPrChange w:id="3934" w:author="thu nga" w:date="2024-10-01T10:49:00Z">
            <w:trPr>
              <w:gridBefore w:val="3"/>
              <w:gridAfter w:val="0"/>
              <w:trHeight w:val="276"/>
            </w:trPr>
          </w:trPrChange>
        </w:trPr>
        <w:tc>
          <w:tcPr>
            <w:tcW w:w="720" w:type="dxa"/>
            <w:shd w:val="clear" w:color="auto" w:fill="auto"/>
            <w:vAlign w:val="center"/>
            <w:tcPrChange w:id="3935" w:author="thu nga" w:date="2024-10-01T10:49:00Z">
              <w:tcPr>
                <w:tcW w:w="720" w:type="dxa"/>
                <w:shd w:val="clear" w:color="auto" w:fill="auto"/>
                <w:vAlign w:val="center"/>
              </w:tcPr>
            </w:tcPrChange>
          </w:tcPr>
          <w:p w14:paraId="50CC191F" w14:textId="15EEEB60" w:rsidR="00FF4CD3" w:rsidRPr="00AD0E1A" w:rsidDel="007E0F89" w:rsidRDefault="00FF4CD3" w:rsidP="007E4E6C">
            <w:pPr>
              <w:spacing w:before="0" w:line="240" w:lineRule="auto"/>
              <w:contextualSpacing w:val="0"/>
              <w:jc w:val="left"/>
              <w:rPr>
                <w:del w:id="3936" w:author="Phuong Truong Thi" w:date="2024-10-08T18:09:00Z"/>
                <w:rFonts w:ascii="Times New Roman" w:eastAsia="Times New Roman" w:hAnsi="Times New Roman"/>
                <w:color w:val="000000"/>
                <w:sz w:val="24"/>
                <w:szCs w:val="24"/>
                <w:lang w:val="vi-VN" w:eastAsia="vi-VN"/>
              </w:rPr>
            </w:pPr>
          </w:p>
        </w:tc>
        <w:tc>
          <w:tcPr>
            <w:tcW w:w="1355" w:type="dxa"/>
            <w:gridSpan w:val="2"/>
            <w:shd w:val="clear" w:color="auto" w:fill="auto"/>
            <w:vAlign w:val="center"/>
            <w:tcPrChange w:id="3937" w:author="thu nga" w:date="2024-10-01T10:49:00Z">
              <w:tcPr>
                <w:tcW w:w="1710" w:type="dxa"/>
                <w:gridSpan w:val="3"/>
                <w:shd w:val="clear" w:color="auto" w:fill="auto"/>
                <w:vAlign w:val="center"/>
              </w:tcPr>
            </w:tcPrChange>
          </w:tcPr>
          <w:p w14:paraId="48419FF9" w14:textId="30ABFF06" w:rsidR="00FF4CD3" w:rsidRPr="00AD0E1A" w:rsidDel="007E0F89" w:rsidRDefault="00FF4CD3" w:rsidP="007E4E6C">
            <w:pPr>
              <w:spacing w:before="0" w:line="240" w:lineRule="auto"/>
              <w:contextualSpacing w:val="0"/>
              <w:rPr>
                <w:del w:id="3938" w:author="Phuong Truong Thi" w:date="2024-10-08T18:09:00Z"/>
                <w:rFonts w:ascii="Times New Roman" w:hAnsi="Times New Roman"/>
                <w:color w:val="000000"/>
                <w:sz w:val="24"/>
                <w:szCs w:val="24"/>
              </w:rPr>
            </w:pPr>
            <w:del w:id="3939" w:author="Phuong Truong Thi" w:date="2024-10-08T18:09:00Z">
              <w:r w:rsidRPr="00AD0E1A" w:rsidDel="007E0F89">
                <w:rPr>
                  <w:rFonts w:ascii="Times New Roman" w:hAnsi="Times New Roman"/>
                  <w:color w:val="000000"/>
                  <w:sz w:val="24"/>
                  <w:szCs w:val="24"/>
                </w:rPr>
                <w:delText>Tổng KH trong danh sách</w:delText>
              </w:r>
            </w:del>
          </w:p>
          <w:p w14:paraId="40EC9659" w14:textId="51636125" w:rsidR="00FF4CD3" w:rsidRPr="00AD0E1A" w:rsidDel="007E0F89" w:rsidRDefault="00FF4CD3" w:rsidP="00A4760B">
            <w:pPr>
              <w:spacing w:before="0" w:line="240" w:lineRule="auto"/>
              <w:contextualSpacing w:val="0"/>
              <w:rPr>
                <w:del w:id="3940" w:author="Phuong Truong Thi" w:date="2024-10-08T18:09:00Z"/>
                <w:rFonts w:ascii="Times New Roman" w:hAnsi="Times New Roman"/>
                <w:color w:val="000000"/>
                <w:sz w:val="24"/>
                <w:szCs w:val="24"/>
              </w:rPr>
            </w:pPr>
          </w:p>
        </w:tc>
        <w:tc>
          <w:tcPr>
            <w:tcW w:w="2610" w:type="dxa"/>
            <w:tcPrChange w:id="3941" w:author="thu nga" w:date="2024-10-01T10:49:00Z">
              <w:tcPr>
                <w:tcW w:w="2610" w:type="dxa"/>
              </w:tcPr>
            </w:tcPrChange>
          </w:tcPr>
          <w:p w14:paraId="265B1463" w14:textId="0FF0AE3C" w:rsidR="00FF4CD3" w:rsidRPr="006C7268" w:rsidDel="007E0F89" w:rsidRDefault="00FF4CD3" w:rsidP="5C7E34FD">
            <w:pPr>
              <w:spacing w:before="0" w:line="240" w:lineRule="auto"/>
              <w:rPr>
                <w:del w:id="3942" w:author="Phuong Truong Thi" w:date="2024-10-08T18:09:00Z"/>
                <w:rFonts w:ascii="Times New Roman" w:hAnsi="Times New Roman"/>
                <w:color w:val="000000"/>
                <w:sz w:val="24"/>
                <w:szCs w:val="24"/>
              </w:rPr>
            </w:pPr>
            <w:commentRangeStart w:id="3943"/>
            <w:del w:id="3944" w:author="Phuong Truong Thi" w:date="2024-10-08T18:09:00Z">
              <w:r w:rsidRPr="5C7E34FD" w:rsidDel="007E0F89">
                <w:rPr>
                  <w:rFonts w:ascii="Times New Roman" w:hAnsi="Times New Roman"/>
                  <w:color w:val="000000" w:themeColor="text1"/>
                  <w:sz w:val="24"/>
                  <w:szCs w:val="24"/>
                </w:rPr>
                <w:delText xml:space="preserve">Tổng số lượng KH trong danh sách </w:delText>
              </w:r>
              <w:commentRangeEnd w:id="3943"/>
              <w:r w:rsidDel="007E0F89">
                <w:rPr>
                  <w:rStyle w:val="CommentReference"/>
                </w:rPr>
                <w:commentReference w:id="3943"/>
              </w:r>
            </w:del>
          </w:p>
          <w:p w14:paraId="0F1D95BD" w14:textId="1F58F5BC" w:rsidR="00FF4CD3" w:rsidDel="007E0F89" w:rsidRDefault="00FF4CD3" w:rsidP="00A4760B">
            <w:pPr>
              <w:spacing w:before="0" w:line="240" w:lineRule="auto"/>
              <w:contextualSpacing w:val="0"/>
              <w:rPr>
                <w:del w:id="3945" w:author="Phuong Truong Thi" w:date="2024-10-08T18:09:00Z"/>
                <w:rFonts w:ascii="Times New Roman" w:eastAsia="Times New Roman" w:hAnsi="Times New Roman"/>
                <w:color w:val="000000"/>
                <w:sz w:val="24"/>
                <w:szCs w:val="24"/>
                <w:lang w:eastAsia="vi-VN"/>
              </w:rPr>
            </w:pPr>
          </w:p>
          <w:p w14:paraId="483A6C98" w14:textId="32D80125" w:rsidR="00FF4CD3" w:rsidRPr="006C7268" w:rsidDel="007E0F89" w:rsidRDefault="00FF4CD3" w:rsidP="006C7268">
            <w:pPr>
              <w:ind w:firstLine="720"/>
              <w:rPr>
                <w:del w:id="3946" w:author="Phuong Truong Thi" w:date="2024-10-08T18:09:00Z"/>
                <w:rFonts w:ascii="Times New Roman" w:eastAsia="Times New Roman" w:hAnsi="Times New Roman"/>
                <w:sz w:val="24"/>
                <w:szCs w:val="24"/>
                <w:lang w:eastAsia="vi-VN"/>
              </w:rPr>
            </w:pPr>
          </w:p>
        </w:tc>
        <w:tc>
          <w:tcPr>
            <w:tcW w:w="1080" w:type="dxa"/>
            <w:tcPrChange w:id="3947" w:author="thu nga" w:date="2024-10-01T10:49:00Z">
              <w:tcPr>
                <w:tcW w:w="1080" w:type="dxa"/>
              </w:tcPr>
            </w:tcPrChange>
          </w:tcPr>
          <w:p w14:paraId="3C228251" w14:textId="4AD2E71A" w:rsidR="00FF4CD3" w:rsidRPr="00FF4CD3" w:rsidDel="007E0F89" w:rsidRDefault="00FF4CD3" w:rsidP="00A4760B">
            <w:pPr>
              <w:spacing w:before="0" w:line="240" w:lineRule="auto"/>
              <w:contextualSpacing w:val="0"/>
              <w:rPr>
                <w:del w:id="3948" w:author="Phuong Truong Thi" w:date="2024-10-08T18:09:00Z"/>
                <w:rFonts w:ascii="Times New Roman" w:eastAsia="Times New Roman" w:hAnsi="Times New Roman"/>
                <w:color w:val="000000"/>
                <w:sz w:val="24"/>
                <w:szCs w:val="24"/>
                <w:lang w:val="vi-VN" w:eastAsia="vi-VN"/>
                <w:rPrChange w:id="3949" w:author="thu nga" w:date="2024-09-30T15:03:00Z">
                  <w:rPr>
                    <w:del w:id="3950" w:author="Phuong Truong Thi" w:date="2024-10-08T18:09:00Z"/>
                    <w:rFonts w:ascii="Times New Roman" w:eastAsia="Times New Roman" w:hAnsi="Times New Roman"/>
                    <w:color w:val="000000"/>
                    <w:sz w:val="24"/>
                    <w:szCs w:val="24"/>
                    <w:lang w:eastAsia="vi-VN"/>
                  </w:rPr>
                </w:rPrChange>
              </w:rPr>
            </w:pPr>
            <w:ins w:id="3951" w:author="thu nga" w:date="2024-09-30T15:03:00Z">
              <w:del w:id="3952" w:author="Phuong Truong Thi" w:date="2024-10-08T18:09:00Z">
                <w:r w:rsidDel="007E0F89">
                  <w:rPr>
                    <w:rFonts w:ascii="Times New Roman" w:eastAsia="Times New Roman" w:hAnsi="Times New Roman"/>
                    <w:color w:val="000000"/>
                    <w:sz w:val="24"/>
                    <w:szCs w:val="24"/>
                    <w:lang w:val="vi-VN" w:eastAsia="vi-VN"/>
                  </w:rPr>
                  <w:delText>CRM</w:delText>
                </w:r>
              </w:del>
            </w:ins>
          </w:p>
        </w:tc>
        <w:tc>
          <w:tcPr>
            <w:tcW w:w="1271" w:type="dxa"/>
            <w:tcPrChange w:id="3953" w:author="thu nga" w:date="2024-10-01T10:49:00Z">
              <w:tcPr>
                <w:tcW w:w="1080" w:type="dxa"/>
                <w:gridSpan w:val="2"/>
              </w:tcPr>
            </w:tcPrChange>
          </w:tcPr>
          <w:p w14:paraId="4F50B73D" w14:textId="392DE9C1" w:rsidR="00FF4CD3" w:rsidRPr="00AD0E1A" w:rsidDel="007E0F89" w:rsidRDefault="00FF4CD3" w:rsidP="00A4760B">
            <w:pPr>
              <w:spacing w:before="0" w:line="240" w:lineRule="auto"/>
              <w:contextualSpacing w:val="0"/>
              <w:rPr>
                <w:del w:id="3954" w:author="Phuong Truong Thi" w:date="2024-10-08T18:09:00Z"/>
                <w:rFonts w:ascii="Times New Roman" w:eastAsia="Times New Roman" w:hAnsi="Times New Roman"/>
                <w:color w:val="000000"/>
                <w:sz w:val="24"/>
                <w:szCs w:val="24"/>
                <w:lang w:eastAsia="vi-VN"/>
              </w:rPr>
            </w:pPr>
            <w:del w:id="3955" w:author="Phuong Truong Thi" w:date="2024-10-08T18:09:00Z">
              <w:r w:rsidDel="007E0F89">
                <w:rPr>
                  <w:rFonts w:ascii="Times New Roman" w:eastAsia="Times New Roman" w:hAnsi="Times New Roman"/>
                  <w:color w:val="000000"/>
                  <w:sz w:val="24"/>
                  <w:szCs w:val="24"/>
                  <w:lang w:eastAsia="vi-VN"/>
                </w:rPr>
                <w:delText>Number</w:delText>
              </w:r>
            </w:del>
          </w:p>
        </w:tc>
        <w:tc>
          <w:tcPr>
            <w:tcW w:w="1063" w:type="dxa"/>
            <w:shd w:val="clear" w:color="auto" w:fill="auto"/>
            <w:noWrap/>
            <w:vAlign w:val="center"/>
            <w:tcPrChange w:id="3956" w:author="thu nga" w:date="2024-10-01T10:49:00Z">
              <w:tcPr>
                <w:tcW w:w="1890" w:type="dxa"/>
                <w:gridSpan w:val="3"/>
                <w:shd w:val="clear" w:color="auto" w:fill="auto"/>
                <w:noWrap/>
                <w:vAlign w:val="center"/>
              </w:tcPr>
            </w:tcPrChange>
          </w:tcPr>
          <w:p w14:paraId="66927001" w14:textId="316D5BE5" w:rsidR="00FF4CD3" w:rsidRPr="00AD0E1A" w:rsidDel="007E0F89" w:rsidRDefault="00FF4CD3" w:rsidP="00A4760B">
            <w:pPr>
              <w:spacing w:before="0" w:line="240" w:lineRule="auto"/>
              <w:contextualSpacing w:val="0"/>
              <w:rPr>
                <w:del w:id="3957" w:author="Phuong Truong Thi" w:date="2024-10-08T18:09:00Z"/>
                <w:rFonts w:ascii="Times New Roman" w:eastAsia="Times New Roman" w:hAnsi="Times New Roman"/>
                <w:color w:val="000000"/>
                <w:sz w:val="24"/>
                <w:szCs w:val="24"/>
                <w:lang w:val="vi-VN" w:eastAsia="vi-VN"/>
              </w:rPr>
            </w:pPr>
          </w:p>
        </w:tc>
        <w:tc>
          <w:tcPr>
            <w:tcW w:w="1063" w:type="dxa"/>
            <w:tcPrChange w:id="3958" w:author="thu nga" w:date="2024-10-01T10:49:00Z">
              <w:tcPr>
                <w:tcW w:w="1260" w:type="dxa"/>
              </w:tcPr>
            </w:tcPrChange>
          </w:tcPr>
          <w:p w14:paraId="584F1472" w14:textId="6776866D" w:rsidR="00FF4CD3" w:rsidRPr="007C7BBA" w:rsidDel="007E0F89" w:rsidRDefault="00FF4CD3" w:rsidP="00A4760B">
            <w:pPr>
              <w:spacing w:before="0" w:line="240" w:lineRule="auto"/>
              <w:contextualSpacing w:val="0"/>
              <w:jc w:val="center"/>
              <w:rPr>
                <w:del w:id="3959" w:author="Phuong Truong Thi" w:date="2024-10-08T18:09:00Z"/>
                <w:rFonts w:ascii="Times New Roman" w:eastAsia="Times New Roman" w:hAnsi="Times New Roman"/>
                <w:sz w:val="24"/>
                <w:szCs w:val="24"/>
                <w:lang w:eastAsia="vi-VN"/>
              </w:rPr>
            </w:pPr>
            <w:del w:id="3960"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56E244BE" w14:textId="4A9C79E1" w:rsidTr="7F5A6C64">
        <w:trPr>
          <w:trHeight w:val="276"/>
          <w:del w:id="3961" w:author="Phuong Truong Thi" w:date="2024-10-08T18:09:00Z"/>
          <w:trPrChange w:id="3962" w:author="thu nga" w:date="2024-10-01T10:48:00Z">
            <w:trPr>
              <w:gridBefore w:val="3"/>
              <w:gridAfter w:val="0"/>
              <w:trHeight w:val="276"/>
            </w:trPr>
          </w:trPrChange>
        </w:trPr>
        <w:tc>
          <w:tcPr>
            <w:tcW w:w="1080" w:type="dxa"/>
            <w:gridSpan w:val="2"/>
            <w:tcPrChange w:id="3963" w:author="thu nga" w:date="2024-10-01T10:48:00Z">
              <w:tcPr>
                <w:tcW w:w="1080" w:type="dxa"/>
                <w:gridSpan w:val="3"/>
              </w:tcPr>
            </w:tcPrChange>
          </w:tcPr>
          <w:p w14:paraId="548F229F" w14:textId="04E7B2BD" w:rsidR="00FF4CD3" w:rsidRPr="00AD0E1A" w:rsidDel="007E0F89" w:rsidRDefault="00FF4CD3" w:rsidP="00AC110D">
            <w:pPr>
              <w:spacing w:before="0" w:line="240" w:lineRule="auto"/>
              <w:contextualSpacing w:val="0"/>
              <w:jc w:val="left"/>
              <w:rPr>
                <w:del w:id="3964" w:author="Phuong Truong Thi" w:date="2024-10-08T18:09:00Z"/>
                <w:rFonts w:ascii="Times New Roman" w:eastAsia="Times New Roman" w:hAnsi="Times New Roman"/>
                <w:sz w:val="24"/>
                <w:szCs w:val="24"/>
                <w:lang w:eastAsia="vi-VN"/>
              </w:rPr>
            </w:pPr>
          </w:p>
        </w:tc>
        <w:tc>
          <w:tcPr>
            <w:tcW w:w="8082" w:type="dxa"/>
            <w:gridSpan w:val="6"/>
            <w:tcPrChange w:id="3965" w:author="thu nga" w:date="2024-10-01T10:48:00Z">
              <w:tcPr>
                <w:tcW w:w="9270" w:type="dxa"/>
                <w:gridSpan w:val="9"/>
              </w:tcPr>
            </w:tcPrChange>
          </w:tcPr>
          <w:p w14:paraId="0C957BE8" w14:textId="43E1DB07" w:rsidR="00FF4CD3" w:rsidRPr="00AD0E1A" w:rsidDel="007E0F89" w:rsidRDefault="00FF4CD3" w:rsidP="00AC110D">
            <w:pPr>
              <w:spacing w:before="0" w:line="240" w:lineRule="auto"/>
              <w:contextualSpacing w:val="0"/>
              <w:jc w:val="left"/>
              <w:rPr>
                <w:del w:id="3966" w:author="Phuong Truong Thi" w:date="2024-10-08T18:09:00Z"/>
                <w:rFonts w:ascii="Times New Roman" w:eastAsia="Times New Roman" w:hAnsi="Times New Roman"/>
                <w:sz w:val="24"/>
                <w:szCs w:val="24"/>
                <w:lang w:val="vi-VN" w:eastAsia="vi-VN"/>
              </w:rPr>
            </w:pPr>
            <w:del w:id="3967" w:author="Phuong Truong Thi" w:date="2024-10-08T18:09:00Z">
              <w:r w:rsidRPr="00AD0E1A" w:rsidDel="007E0F89">
                <w:rPr>
                  <w:rFonts w:ascii="Times New Roman" w:eastAsia="Times New Roman" w:hAnsi="Times New Roman"/>
                  <w:sz w:val="24"/>
                  <w:szCs w:val="24"/>
                  <w:lang w:eastAsia="vi-VN"/>
                </w:rPr>
                <w:delText>Thông tin chung</w:delText>
              </w:r>
            </w:del>
          </w:p>
        </w:tc>
      </w:tr>
      <w:tr w:rsidR="00FF4CD3" w:rsidRPr="00AD0E1A" w:rsidDel="007E0F89" w14:paraId="26204950" w14:textId="23E30C4D" w:rsidTr="7F5A6C64">
        <w:trPr>
          <w:trHeight w:val="480"/>
          <w:del w:id="3968" w:author="Phuong Truong Thi" w:date="2024-10-08T18:09:00Z"/>
          <w:trPrChange w:id="3969" w:author="thu nga" w:date="2024-10-01T10:49:00Z">
            <w:trPr>
              <w:gridBefore w:val="3"/>
              <w:gridAfter w:val="0"/>
              <w:trHeight w:val="480"/>
            </w:trPr>
          </w:trPrChange>
        </w:trPr>
        <w:tc>
          <w:tcPr>
            <w:tcW w:w="720" w:type="dxa"/>
            <w:shd w:val="clear" w:color="auto" w:fill="auto"/>
            <w:vAlign w:val="center"/>
            <w:tcPrChange w:id="3970" w:author="thu nga" w:date="2024-10-01T10:49:00Z">
              <w:tcPr>
                <w:tcW w:w="720" w:type="dxa"/>
                <w:shd w:val="clear" w:color="auto" w:fill="auto"/>
                <w:vAlign w:val="center"/>
              </w:tcPr>
            </w:tcPrChange>
          </w:tcPr>
          <w:p w14:paraId="1D5B16B4" w14:textId="6FFC7A83" w:rsidR="00FF4CD3" w:rsidRPr="00AD0E1A" w:rsidDel="007E0F89" w:rsidRDefault="00FF4CD3" w:rsidP="006C7268">
            <w:pPr>
              <w:pStyle w:val="ListParagraph"/>
              <w:numPr>
                <w:ilvl w:val="0"/>
                <w:numId w:val="61"/>
              </w:numPr>
              <w:spacing w:before="0" w:line="240" w:lineRule="auto"/>
              <w:contextualSpacing w:val="0"/>
              <w:jc w:val="left"/>
              <w:rPr>
                <w:del w:id="3971"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3972" w:author="thu nga" w:date="2024-10-01T10:49:00Z">
              <w:tcPr>
                <w:tcW w:w="1710" w:type="dxa"/>
                <w:gridSpan w:val="3"/>
                <w:shd w:val="clear" w:color="auto" w:fill="auto"/>
                <w:vAlign w:val="center"/>
                <w:hideMark/>
              </w:tcPr>
            </w:tcPrChange>
          </w:tcPr>
          <w:p w14:paraId="4A82C53E" w14:textId="2498E2C2" w:rsidR="00FF4CD3" w:rsidRPr="00AD0E1A" w:rsidDel="007E0F89" w:rsidRDefault="00FF4CD3" w:rsidP="006C7268">
            <w:pPr>
              <w:spacing w:before="0" w:line="240" w:lineRule="auto"/>
              <w:contextualSpacing w:val="0"/>
              <w:rPr>
                <w:del w:id="3973" w:author="Phuong Truong Thi" w:date="2024-10-08T18:09:00Z"/>
                <w:rFonts w:ascii="Times New Roman" w:eastAsia="Times New Roman" w:hAnsi="Times New Roman"/>
                <w:color w:val="000000"/>
                <w:sz w:val="24"/>
                <w:szCs w:val="24"/>
                <w:lang w:val="vi-VN" w:eastAsia="vi-VN"/>
              </w:rPr>
            </w:pPr>
            <w:del w:id="3974" w:author="Phuong Truong Thi" w:date="2024-10-08T18:09:00Z">
              <w:r w:rsidRPr="00AD0E1A" w:rsidDel="007E0F89">
                <w:rPr>
                  <w:rFonts w:ascii="Times New Roman" w:hAnsi="Times New Roman"/>
                  <w:color w:val="000000"/>
                  <w:sz w:val="24"/>
                  <w:szCs w:val="24"/>
                </w:rPr>
                <w:delText>CIF</w:delText>
              </w:r>
            </w:del>
          </w:p>
        </w:tc>
        <w:tc>
          <w:tcPr>
            <w:tcW w:w="2610" w:type="dxa"/>
            <w:vAlign w:val="center"/>
            <w:tcPrChange w:id="3975" w:author="thu nga" w:date="2024-10-01T10:49:00Z">
              <w:tcPr>
                <w:tcW w:w="2610" w:type="dxa"/>
                <w:vAlign w:val="center"/>
              </w:tcPr>
            </w:tcPrChange>
          </w:tcPr>
          <w:p w14:paraId="4B419031" w14:textId="424C6B33" w:rsidR="00FF4CD3" w:rsidRPr="00763017" w:rsidDel="007E0F89" w:rsidRDefault="00FF4CD3" w:rsidP="006C7268">
            <w:pPr>
              <w:spacing w:before="0" w:line="240" w:lineRule="auto"/>
              <w:contextualSpacing w:val="0"/>
              <w:rPr>
                <w:del w:id="3976" w:author="Phuong Truong Thi" w:date="2024-10-08T18:09:00Z"/>
                <w:rFonts w:ascii="Times New Roman" w:hAnsi="Times New Roman"/>
                <w:color w:val="000000"/>
                <w:sz w:val="24"/>
                <w:szCs w:val="24"/>
                <w:lang w:val="vi-VN"/>
                <w:rPrChange w:id="3977" w:author="thu nga" w:date="2024-09-30T13:54:00Z">
                  <w:rPr>
                    <w:del w:id="3978" w:author="Phuong Truong Thi" w:date="2024-10-08T18:09:00Z"/>
                    <w:rFonts w:ascii="Times New Roman" w:hAnsi="Times New Roman"/>
                    <w:color w:val="000000"/>
                    <w:sz w:val="24"/>
                    <w:szCs w:val="24"/>
                  </w:rPr>
                </w:rPrChange>
              </w:rPr>
            </w:pPr>
            <w:del w:id="3979" w:author="Phuong Truong Thi" w:date="2024-10-08T18:09:00Z">
              <w:r w:rsidRPr="00763017" w:rsidDel="007E0F89">
                <w:rPr>
                  <w:rFonts w:ascii="Times New Roman" w:hAnsi="Times New Roman"/>
                  <w:color w:val="000000"/>
                  <w:sz w:val="24"/>
                  <w:szCs w:val="24"/>
                  <w:lang w:val="vi-VN"/>
                  <w:rPrChange w:id="3980" w:author="thu nga" w:date="2024-09-30T13:54:00Z">
                    <w:rPr>
                      <w:rFonts w:ascii="Times New Roman" w:hAnsi="Times New Roman"/>
                      <w:color w:val="000000"/>
                      <w:sz w:val="24"/>
                      <w:szCs w:val="24"/>
                    </w:rPr>
                  </w:rPrChange>
                </w:rPr>
                <w:delText>CIF của khách hàng trên T24</w:delText>
              </w:r>
            </w:del>
          </w:p>
        </w:tc>
        <w:tc>
          <w:tcPr>
            <w:tcW w:w="1080" w:type="dxa"/>
            <w:tcPrChange w:id="3981" w:author="thu nga" w:date="2024-10-01T10:49:00Z">
              <w:tcPr>
                <w:tcW w:w="1080" w:type="dxa"/>
              </w:tcPr>
            </w:tcPrChange>
          </w:tcPr>
          <w:p w14:paraId="57333588" w14:textId="4B848235" w:rsidR="00FF4CD3" w:rsidRPr="00FF4CD3" w:rsidDel="007E0F89" w:rsidRDefault="00FF4CD3" w:rsidP="006C7268">
            <w:pPr>
              <w:spacing w:before="0" w:line="240" w:lineRule="auto"/>
              <w:contextualSpacing w:val="0"/>
              <w:rPr>
                <w:del w:id="3982" w:author="Phuong Truong Thi" w:date="2024-10-08T18:09:00Z"/>
                <w:rFonts w:ascii="Times New Roman" w:hAnsi="Times New Roman"/>
                <w:color w:val="000000"/>
                <w:sz w:val="24"/>
                <w:szCs w:val="24"/>
                <w:lang w:val="vi-VN"/>
                <w:rPrChange w:id="3983" w:author="thu nga" w:date="2024-09-30T15:03:00Z">
                  <w:rPr>
                    <w:del w:id="3984" w:author="Phuong Truong Thi" w:date="2024-10-08T18:09:00Z"/>
                    <w:rFonts w:ascii="Times New Roman" w:hAnsi="Times New Roman"/>
                    <w:color w:val="000000"/>
                    <w:sz w:val="24"/>
                    <w:szCs w:val="24"/>
                  </w:rPr>
                </w:rPrChange>
              </w:rPr>
            </w:pPr>
            <w:ins w:id="3985" w:author="thu nga" w:date="2024-09-30T15:03:00Z">
              <w:del w:id="3986" w:author="Phuong Truong Thi" w:date="2024-10-08T18:09:00Z">
                <w:r w:rsidDel="007E0F89">
                  <w:rPr>
                    <w:rFonts w:ascii="Times New Roman" w:hAnsi="Times New Roman"/>
                    <w:color w:val="000000"/>
                    <w:sz w:val="24"/>
                    <w:szCs w:val="24"/>
                    <w:lang w:val="vi-VN"/>
                  </w:rPr>
                  <w:delText>EZ/T24</w:delText>
                </w:r>
              </w:del>
            </w:ins>
          </w:p>
        </w:tc>
        <w:tc>
          <w:tcPr>
            <w:tcW w:w="1271" w:type="dxa"/>
            <w:tcPrChange w:id="3987" w:author="thu nga" w:date="2024-10-01T10:49:00Z">
              <w:tcPr>
                <w:tcW w:w="1080" w:type="dxa"/>
                <w:gridSpan w:val="2"/>
              </w:tcPr>
            </w:tcPrChange>
          </w:tcPr>
          <w:p w14:paraId="6F6B5457" w14:textId="23E6E55A" w:rsidR="00FF4CD3" w:rsidRPr="00AD0E1A" w:rsidDel="007E0F89" w:rsidRDefault="00FF4CD3" w:rsidP="006C7268">
            <w:pPr>
              <w:spacing w:before="0" w:line="240" w:lineRule="auto"/>
              <w:contextualSpacing w:val="0"/>
              <w:rPr>
                <w:del w:id="3988" w:author="Phuong Truong Thi" w:date="2024-10-08T18:09:00Z"/>
                <w:rFonts w:ascii="Times New Roman" w:hAnsi="Times New Roman"/>
                <w:color w:val="000000"/>
                <w:sz w:val="24"/>
                <w:szCs w:val="24"/>
              </w:rPr>
            </w:pPr>
            <w:del w:id="3989" w:author="Phuong Truong Thi" w:date="2024-10-08T18:09:00Z">
              <w:r w:rsidDel="007E0F89">
                <w:rPr>
                  <w:rFonts w:ascii="Times New Roman" w:hAnsi="Times New Roman"/>
                  <w:color w:val="000000"/>
                  <w:sz w:val="24"/>
                  <w:szCs w:val="24"/>
                </w:rPr>
                <w:delText>Text</w:delText>
              </w:r>
            </w:del>
          </w:p>
        </w:tc>
        <w:tc>
          <w:tcPr>
            <w:tcW w:w="1063" w:type="dxa"/>
            <w:shd w:val="clear" w:color="auto" w:fill="auto"/>
            <w:noWrap/>
            <w:vAlign w:val="center"/>
            <w:tcPrChange w:id="3990" w:author="thu nga" w:date="2024-10-01T10:49:00Z">
              <w:tcPr>
                <w:tcW w:w="1890" w:type="dxa"/>
                <w:gridSpan w:val="3"/>
                <w:shd w:val="clear" w:color="auto" w:fill="auto"/>
                <w:noWrap/>
                <w:vAlign w:val="center"/>
              </w:tcPr>
            </w:tcPrChange>
          </w:tcPr>
          <w:p w14:paraId="15D5AACD" w14:textId="6BF96B22" w:rsidR="00FF4CD3" w:rsidRPr="00AD0E1A" w:rsidDel="007E0F89" w:rsidRDefault="00FF4CD3" w:rsidP="006C7268">
            <w:pPr>
              <w:spacing w:before="0" w:line="240" w:lineRule="auto"/>
              <w:contextualSpacing w:val="0"/>
              <w:rPr>
                <w:del w:id="3991" w:author="Phuong Truong Thi" w:date="2024-10-08T18:09:00Z"/>
                <w:rFonts w:ascii="Times New Roman" w:eastAsia="Times New Roman" w:hAnsi="Times New Roman"/>
                <w:color w:val="000000"/>
                <w:sz w:val="24"/>
                <w:szCs w:val="24"/>
                <w:lang w:val="vi-VN" w:eastAsia="vi-VN"/>
              </w:rPr>
            </w:pPr>
          </w:p>
        </w:tc>
        <w:tc>
          <w:tcPr>
            <w:tcW w:w="1063" w:type="dxa"/>
            <w:tcPrChange w:id="3992" w:author="thu nga" w:date="2024-10-01T10:49:00Z">
              <w:tcPr>
                <w:tcW w:w="1260" w:type="dxa"/>
              </w:tcPr>
            </w:tcPrChange>
          </w:tcPr>
          <w:p w14:paraId="09B1ACFB" w14:textId="5FC857F4" w:rsidR="00FF4CD3" w:rsidRPr="00AD0E1A" w:rsidDel="007E0F89" w:rsidRDefault="00FF4CD3" w:rsidP="006C7268">
            <w:pPr>
              <w:spacing w:before="0" w:line="240" w:lineRule="auto"/>
              <w:contextualSpacing w:val="0"/>
              <w:jc w:val="center"/>
              <w:rPr>
                <w:del w:id="3993" w:author="Phuong Truong Thi" w:date="2024-10-08T18:09:00Z"/>
                <w:rFonts w:ascii="Times New Roman" w:eastAsia="Times New Roman" w:hAnsi="Times New Roman"/>
                <w:sz w:val="24"/>
                <w:szCs w:val="24"/>
                <w:lang w:eastAsia="vi-VN"/>
              </w:rPr>
            </w:pPr>
            <w:del w:id="3994"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534D82E0" w14:textId="77B4259B" w:rsidTr="7F5A6C64">
        <w:trPr>
          <w:trHeight w:val="276"/>
          <w:del w:id="3995" w:author="Phuong Truong Thi" w:date="2024-10-08T18:09:00Z"/>
          <w:trPrChange w:id="3996" w:author="thu nga" w:date="2024-10-01T10:49:00Z">
            <w:trPr>
              <w:gridBefore w:val="3"/>
              <w:gridAfter w:val="0"/>
              <w:trHeight w:val="276"/>
            </w:trPr>
          </w:trPrChange>
        </w:trPr>
        <w:tc>
          <w:tcPr>
            <w:tcW w:w="720" w:type="dxa"/>
            <w:shd w:val="clear" w:color="auto" w:fill="FFFFFF" w:themeFill="background1"/>
            <w:vAlign w:val="center"/>
            <w:tcPrChange w:id="3997" w:author="thu nga" w:date="2024-10-01T10:49:00Z">
              <w:tcPr>
                <w:tcW w:w="720" w:type="dxa"/>
                <w:shd w:val="clear" w:color="auto" w:fill="FFFFFF" w:themeFill="background1"/>
                <w:vAlign w:val="center"/>
              </w:tcPr>
            </w:tcPrChange>
          </w:tcPr>
          <w:p w14:paraId="3FA941D4" w14:textId="585BA596" w:rsidR="00FF4CD3" w:rsidRPr="00AD0E1A" w:rsidDel="007E0F89" w:rsidRDefault="00FF4CD3" w:rsidP="00FF4CD3">
            <w:pPr>
              <w:pStyle w:val="ListParagraph"/>
              <w:numPr>
                <w:ilvl w:val="0"/>
                <w:numId w:val="61"/>
              </w:numPr>
              <w:spacing w:before="0" w:line="240" w:lineRule="auto"/>
              <w:contextualSpacing w:val="0"/>
              <w:jc w:val="left"/>
              <w:rPr>
                <w:del w:id="3998" w:author="Phuong Truong Thi" w:date="2024-10-08T18:09:00Z"/>
                <w:rFonts w:eastAsia="Times New Roman"/>
                <w:color w:val="000000"/>
                <w:szCs w:val="24"/>
                <w:lang w:val="vi-VN" w:eastAsia="vi-VN"/>
              </w:rPr>
            </w:pPr>
          </w:p>
        </w:tc>
        <w:tc>
          <w:tcPr>
            <w:tcW w:w="1355" w:type="dxa"/>
            <w:gridSpan w:val="2"/>
            <w:shd w:val="clear" w:color="auto" w:fill="FFFFFF" w:themeFill="background1"/>
            <w:vAlign w:val="center"/>
            <w:hideMark/>
            <w:tcPrChange w:id="3999" w:author="thu nga" w:date="2024-10-01T10:49:00Z">
              <w:tcPr>
                <w:tcW w:w="1710" w:type="dxa"/>
                <w:gridSpan w:val="3"/>
                <w:shd w:val="clear" w:color="auto" w:fill="FFFFFF" w:themeFill="background1"/>
                <w:vAlign w:val="center"/>
                <w:hideMark/>
              </w:tcPr>
            </w:tcPrChange>
          </w:tcPr>
          <w:p w14:paraId="5B4F2B98" w14:textId="7F82245C" w:rsidR="00FF4CD3" w:rsidRPr="00AD0E1A" w:rsidDel="007E0F89" w:rsidRDefault="00FF4CD3" w:rsidP="00FF4CD3">
            <w:pPr>
              <w:spacing w:before="0" w:line="240" w:lineRule="auto"/>
              <w:contextualSpacing w:val="0"/>
              <w:rPr>
                <w:del w:id="4000" w:author="Phuong Truong Thi" w:date="2024-10-08T18:09:00Z"/>
                <w:rFonts w:ascii="Times New Roman" w:eastAsia="Times New Roman" w:hAnsi="Times New Roman"/>
                <w:color w:val="000000"/>
                <w:sz w:val="24"/>
                <w:szCs w:val="24"/>
                <w:lang w:val="vi-VN" w:eastAsia="vi-VN"/>
              </w:rPr>
            </w:pPr>
            <w:del w:id="4001" w:author="Phuong Truong Thi" w:date="2024-10-08T18:09:00Z">
              <w:r w:rsidRPr="00AD0E1A" w:rsidDel="007E0F89">
                <w:rPr>
                  <w:rFonts w:ascii="Times New Roman" w:hAnsi="Times New Roman"/>
                  <w:color w:val="000000"/>
                  <w:sz w:val="24"/>
                  <w:szCs w:val="24"/>
                </w:rPr>
                <w:delText>Ngày mở CIF</w:delText>
              </w:r>
            </w:del>
          </w:p>
        </w:tc>
        <w:tc>
          <w:tcPr>
            <w:tcW w:w="2610" w:type="dxa"/>
            <w:vAlign w:val="center"/>
            <w:tcPrChange w:id="4002" w:author="thu nga" w:date="2024-10-01T10:49:00Z">
              <w:tcPr>
                <w:tcW w:w="2610" w:type="dxa"/>
                <w:vAlign w:val="center"/>
              </w:tcPr>
            </w:tcPrChange>
          </w:tcPr>
          <w:p w14:paraId="5FF85D4A" w14:textId="03DACC49" w:rsidR="00FF4CD3" w:rsidRPr="00763017" w:rsidDel="007E0F89" w:rsidRDefault="00FF4CD3" w:rsidP="00FF4CD3">
            <w:pPr>
              <w:spacing w:before="0" w:line="240" w:lineRule="auto"/>
              <w:contextualSpacing w:val="0"/>
              <w:rPr>
                <w:del w:id="4003" w:author="Phuong Truong Thi" w:date="2024-10-08T18:09:00Z"/>
                <w:rFonts w:ascii="Times New Roman" w:hAnsi="Times New Roman"/>
                <w:color w:val="000000"/>
                <w:sz w:val="24"/>
                <w:szCs w:val="24"/>
                <w:lang w:val="vi-VN"/>
                <w:rPrChange w:id="4004" w:author="thu nga" w:date="2024-09-30T13:54:00Z">
                  <w:rPr>
                    <w:del w:id="4005" w:author="Phuong Truong Thi" w:date="2024-10-08T18:09:00Z"/>
                    <w:rFonts w:ascii="Times New Roman" w:hAnsi="Times New Roman"/>
                    <w:color w:val="000000"/>
                    <w:sz w:val="24"/>
                    <w:szCs w:val="24"/>
                  </w:rPr>
                </w:rPrChange>
              </w:rPr>
            </w:pPr>
            <w:del w:id="4006" w:author="Phuong Truong Thi" w:date="2024-10-08T18:09:00Z">
              <w:r w:rsidRPr="00763017" w:rsidDel="007E0F89">
                <w:rPr>
                  <w:rFonts w:ascii="Times New Roman" w:hAnsi="Times New Roman"/>
                  <w:color w:val="000000"/>
                  <w:sz w:val="24"/>
                  <w:szCs w:val="24"/>
                  <w:lang w:val="vi-VN"/>
                  <w:rPrChange w:id="4007" w:author="thu nga" w:date="2024-09-30T13:54:00Z">
                    <w:rPr>
                      <w:rFonts w:ascii="Times New Roman" w:hAnsi="Times New Roman"/>
                      <w:color w:val="000000"/>
                      <w:sz w:val="24"/>
                      <w:szCs w:val="24"/>
                    </w:rPr>
                  </w:rPrChange>
                </w:rPr>
                <w:delText>Ngày mở CIF của KH với VPB trên T24</w:delText>
              </w:r>
            </w:del>
          </w:p>
        </w:tc>
        <w:tc>
          <w:tcPr>
            <w:tcW w:w="1080" w:type="dxa"/>
            <w:tcPrChange w:id="4008" w:author="thu nga" w:date="2024-10-01T10:49:00Z">
              <w:tcPr>
                <w:tcW w:w="1080" w:type="dxa"/>
              </w:tcPr>
            </w:tcPrChange>
          </w:tcPr>
          <w:p w14:paraId="35A7C9E7" w14:textId="37059AF5" w:rsidR="00FF4CD3" w:rsidDel="007E0F89" w:rsidRDefault="00FF4CD3" w:rsidP="00FF4CD3">
            <w:pPr>
              <w:spacing w:before="0" w:line="240" w:lineRule="auto"/>
              <w:contextualSpacing w:val="0"/>
              <w:rPr>
                <w:del w:id="4009" w:author="Phuong Truong Thi" w:date="2024-10-08T18:09:00Z"/>
                <w:rFonts w:ascii="Times New Roman" w:hAnsi="Times New Roman"/>
                <w:color w:val="000000"/>
                <w:sz w:val="24"/>
                <w:szCs w:val="24"/>
              </w:rPr>
            </w:pPr>
            <w:ins w:id="4010" w:author="thu nga" w:date="2024-09-30T15:03:00Z">
              <w:del w:id="4011" w:author="Phuong Truong Thi" w:date="2024-10-08T18:09:00Z">
                <w:r w:rsidRPr="003260B4" w:rsidDel="007E0F89">
                  <w:rPr>
                    <w:rFonts w:ascii="Times New Roman" w:hAnsi="Times New Roman"/>
                    <w:color w:val="000000"/>
                    <w:sz w:val="24"/>
                    <w:szCs w:val="24"/>
                    <w:lang w:val="vi-VN"/>
                  </w:rPr>
                  <w:delText>EZ/T24</w:delText>
                </w:r>
              </w:del>
            </w:ins>
          </w:p>
        </w:tc>
        <w:tc>
          <w:tcPr>
            <w:tcW w:w="1271" w:type="dxa"/>
            <w:tcPrChange w:id="4012" w:author="thu nga" w:date="2024-10-01T10:49:00Z">
              <w:tcPr>
                <w:tcW w:w="1080" w:type="dxa"/>
                <w:gridSpan w:val="2"/>
              </w:tcPr>
            </w:tcPrChange>
          </w:tcPr>
          <w:p w14:paraId="157F737F" w14:textId="13952AEB" w:rsidR="00FF4CD3" w:rsidRPr="00AD0E1A" w:rsidDel="007E0F89" w:rsidRDefault="00FF4CD3" w:rsidP="00FF4CD3">
            <w:pPr>
              <w:spacing w:before="0" w:line="240" w:lineRule="auto"/>
              <w:contextualSpacing w:val="0"/>
              <w:rPr>
                <w:del w:id="4013" w:author="Phuong Truong Thi" w:date="2024-10-08T18:09:00Z"/>
                <w:rFonts w:ascii="Times New Roman" w:hAnsi="Times New Roman"/>
                <w:color w:val="000000"/>
                <w:sz w:val="24"/>
                <w:szCs w:val="24"/>
              </w:rPr>
            </w:pPr>
            <w:del w:id="4014" w:author="Phuong Truong Thi" w:date="2024-10-08T18:09:00Z">
              <w:r w:rsidDel="007E0F89">
                <w:rPr>
                  <w:rFonts w:ascii="Times New Roman" w:hAnsi="Times New Roman"/>
                  <w:color w:val="000000"/>
                  <w:sz w:val="24"/>
                  <w:szCs w:val="24"/>
                </w:rPr>
                <w:delText>Date</w:delText>
              </w:r>
            </w:del>
          </w:p>
        </w:tc>
        <w:tc>
          <w:tcPr>
            <w:tcW w:w="1063" w:type="dxa"/>
            <w:shd w:val="clear" w:color="auto" w:fill="auto"/>
            <w:noWrap/>
            <w:vAlign w:val="center"/>
            <w:tcPrChange w:id="4015" w:author="thu nga" w:date="2024-10-01T10:49:00Z">
              <w:tcPr>
                <w:tcW w:w="1890" w:type="dxa"/>
                <w:gridSpan w:val="3"/>
                <w:shd w:val="clear" w:color="auto" w:fill="auto"/>
                <w:noWrap/>
                <w:vAlign w:val="center"/>
              </w:tcPr>
            </w:tcPrChange>
          </w:tcPr>
          <w:p w14:paraId="07484E4C" w14:textId="5C9C451F" w:rsidR="00FF4CD3" w:rsidRPr="00AD0E1A" w:rsidDel="007E0F89" w:rsidRDefault="00FF4CD3" w:rsidP="00FF4CD3">
            <w:pPr>
              <w:spacing w:before="0" w:line="240" w:lineRule="auto"/>
              <w:contextualSpacing w:val="0"/>
              <w:rPr>
                <w:del w:id="4016" w:author="Phuong Truong Thi" w:date="2024-10-08T18:09:00Z"/>
                <w:rFonts w:ascii="Times New Roman" w:eastAsia="Times New Roman" w:hAnsi="Times New Roman"/>
                <w:color w:val="000000"/>
                <w:sz w:val="24"/>
                <w:szCs w:val="24"/>
                <w:lang w:val="vi-VN" w:eastAsia="vi-VN"/>
              </w:rPr>
            </w:pPr>
          </w:p>
        </w:tc>
        <w:tc>
          <w:tcPr>
            <w:tcW w:w="1063" w:type="dxa"/>
            <w:tcPrChange w:id="4017" w:author="thu nga" w:date="2024-10-01T10:49:00Z">
              <w:tcPr>
                <w:tcW w:w="1260" w:type="dxa"/>
              </w:tcPr>
            </w:tcPrChange>
          </w:tcPr>
          <w:p w14:paraId="0F031581" w14:textId="1D94FCD4" w:rsidR="00FF4CD3" w:rsidRPr="00AD0E1A" w:rsidDel="007E0F89" w:rsidRDefault="00FF4CD3" w:rsidP="00FF4CD3">
            <w:pPr>
              <w:spacing w:before="0" w:line="240" w:lineRule="auto"/>
              <w:contextualSpacing w:val="0"/>
              <w:jc w:val="center"/>
              <w:rPr>
                <w:del w:id="4018" w:author="Phuong Truong Thi" w:date="2024-10-08T18:09:00Z"/>
                <w:rFonts w:ascii="Times New Roman" w:eastAsia="Times New Roman" w:hAnsi="Times New Roman"/>
                <w:sz w:val="24"/>
                <w:szCs w:val="24"/>
                <w:lang w:eastAsia="vi-VN"/>
              </w:rPr>
            </w:pPr>
            <w:del w:id="4019"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96549E5" w14:textId="7227E5BC" w:rsidTr="7F5A6C64">
        <w:trPr>
          <w:trHeight w:val="276"/>
          <w:del w:id="4020" w:author="Phuong Truong Thi" w:date="2024-10-08T18:09:00Z"/>
          <w:trPrChange w:id="4021" w:author="thu nga" w:date="2024-10-01T10:49:00Z">
            <w:trPr>
              <w:gridBefore w:val="3"/>
              <w:gridAfter w:val="0"/>
              <w:trHeight w:val="276"/>
            </w:trPr>
          </w:trPrChange>
        </w:trPr>
        <w:tc>
          <w:tcPr>
            <w:tcW w:w="720" w:type="dxa"/>
            <w:shd w:val="clear" w:color="auto" w:fill="auto"/>
            <w:vAlign w:val="center"/>
            <w:tcPrChange w:id="4022" w:author="thu nga" w:date="2024-10-01T10:49:00Z">
              <w:tcPr>
                <w:tcW w:w="720" w:type="dxa"/>
                <w:shd w:val="clear" w:color="auto" w:fill="auto"/>
                <w:vAlign w:val="center"/>
              </w:tcPr>
            </w:tcPrChange>
          </w:tcPr>
          <w:p w14:paraId="5FA2BA7E" w14:textId="5513AE48" w:rsidR="00FF4CD3" w:rsidRPr="00AD0E1A" w:rsidDel="007E0F89" w:rsidRDefault="00FF4CD3" w:rsidP="00FF4CD3">
            <w:pPr>
              <w:pStyle w:val="ListParagraph"/>
              <w:numPr>
                <w:ilvl w:val="0"/>
                <w:numId w:val="61"/>
              </w:numPr>
              <w:spacing w:before="0" w:line="240" w:lineRule="auto"/>
              <w:contextualSpacing w:val="0"/>
              <w:jc w:val="left"/>
              <w:rPr>
                <w:del w:id="4023"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024" w:author="thu nga" w:date="2024-10-01T10:49:00Z">
              <w:tcPr>
                <w:tcW w:w="1710" w:type="dxa"/>
                <w:gridSpan w:val="3"/>
                <w:shd w:val="clear" w:color="auto" w:fill="auto"/>
                <w:vAlign w:val="center"/>
                <w:hideMark/>
              </w:tcPr>
            </w:tcPrChange>
          </w:tcPr>
          <w:p w14:paraId="00D95BEE" w14:textId="6E89EA0A" w:rsidR="00FF4CD3" w:rsidRPr="00AD0E1A" w:rsidDel="007E0F89" w:rsidRDefault="00FF4CD3" w:rsidP="00FF4CD3">
            <w:pPr>
              <w:spacing w:before="0" w:line="240" w:lineRule="auto"/>
              <w:contextualSpacing w:val="0"/>
              <w:rPr>
                <w:del w:id="4025" w:author="Phuong Truong Thi" w:date="2024-10-08T18:09:00Z"/>
                <w:rFonts w:ascii="Times New Roman" w:eastAsia="Times New Roman" w:hAnsi="Times New Roman"/>
                <w:color w:val="000000"/>
                <w:sz w:val="24"/>
                <w:szCs w:val="24"/>
                <w:lang w:val="vi-VN" w:eastAsia="vi-VN"/>
              </w:rPr>
            </w:pPr>
            <w:del w:id="4026" w:author="Phuong Truong Thi" w:date="2024-10-08T18:09:00Z">
              <w:r w:rsidRPr="00AD0E1A" w:rsidDel="007E0F89">
                <w:rPr>
                  <w:rFonts w:ascii="Times New Roman" w:hAnsi="Times New Roman"/>
                  <w:color w:val="000000"/>
                  <w:sz w:val="24"/>
                  <w:szCs w:val="24"/>
                </w:rPr>
                <w:delText>Số CCCD/CMT/HC…</w:delText>
              </w:r>
            </w:del>
          </w:p>
        </w:tc>
        <w:tc>
          <w:tcPr>
            <w:tcW w:w="2610" w:type="dxa"/>
            <w:vAlign w:val="center"/>
            <w:tcPrChange w:id="4027" w:author="thu nga" w:date="2024-10-01T10:49:00Z">
              <w:tcPr>
                <w:tcW w:w="2610" w:type="dxa"/>
                <w:vAlign w:val="center"/>
              </w:tcPr>
            </w:tcPrChange>
          </w:tcPr>
          <w:p w14:paraId="1AEDF6D4" w14:textId="03BF41CE" w:rsidR="00FF4CD3" w:rsidRPr="00763017" w:rsidDel="007E0F89" w:rsidRDefault="00FF4CD3" w:rsidP="00FF4CD3">
            <w:pPr>
              <w:spacing w:before="0" w:line="240" w:lineRule="auto"/>
              <w:contextualSpacing w:val="0"/>
              <w:rPr>
                <w:del w:id="4028" w:author="Phuong Truong Thi" w:date="2024-10-08T18:09:00Z"/>
                <w:rFonts w:ascii="Times New Roman" w:eastAsia="Times New Roman" w:hAnsi="Times New Roman"/>
                <w:color w:val="000000"/>
                <w:sz w:val="24"/>
                <w:szCs w:val="24"/>
                <w:lang w:val="vi-VN" w:eastAsia="vi-VN"/>
                <w:rPrChange w:id="4029" w:author="thu nga" w:date="2024-09-30T13:54:00Z">
                  <w:rPr>
                    <w:del w:id="4030" w:author="Phuong Truong Thi" w:date="2024-10-08T18:09:00Z"/>
                    <w:rFonts w:ascii="Times New Roman" w:eastAsia="Times New Roman" w:hAnsi="Times New Roman"/>
                    <w:color w:val="000000"/>
                    <w:sz w:val="24"/>
                    <w:szCs w:val="24"/>
                    <w:lang w:eastAsia="vi-VN"/>
                  </w:rPr>
                </w:rPrChange>
              </w:rPr>
            </w:pPr>
            <w:del w:id="4031" w:author="Phuong Truong Thi" w:date="2024-10-08T18:09:00Z">
              <w:r w:rsidRPr="00763017" w:rsidDel="007E0F89">
                <w:rPr>
                  <w:rFonts w:ascii="Times New Roman" w:hAnsi="Times New Roman"/>
                  <w:color w:val="000000"/>
                  <w:sz w:val="24"/>
                  <w:szCs w:val="24"/>
                  <w:lang w:val="vi-VN"/>
                  <w:rPrChange w:id="4032" w:author="thu nga" w:date="2024-09-30T13:54:00Z">
                    <w:rPr>
                      <w:rFonts w:ascii="Times New Roman" w:hAnsi="Times New Roman"/>
                      <w:color w:val="000000"/>
                      <w:sz w:val="24"/>
                      <w:szCs w:val="24"/>
                    </w:rPr>
                  </w:rPrChange>
                </w:rPr>
                <w:delText>(Legal ID/Document Num) Thông tin trên giấy tờ tùy thân Số CCCD/CMT/HCtrên T24</w:delText>
              </w:r>
            </w:del>
          </w:p>
        </w:tc>
        <w:tc>
          <w:tcPr>
            <w:tcW w:w="1080" w:type="dxa"/>
            <w:tcPrChange w:id="4033" w:author="thu nga" w:date="2024-10-01T10:49:00Z">
              <w:tcPr>
                <w:tcW w:w="1080" w:type="dxa"/>
              </w:tcPr>
            </w:tcPrChange>
          </w:tcPr>
          <w:p w14:paraId="7EE62820" w14:textId="155DFAA0" w:rsidR="00FF4CD3" w:rsidDel="007E0F89" w:rsidRDefault="00FF4CD3" w:rsidP="00FF4CD3">
            <w:pPr>
              <w:spacing w:before="0" w:line="240" w:lineRule="auto"/>
              <w:contextualSpacing w:val="0"/>
              <w:rPr>
                <w:del w:id="4034" w:author="Phuong Truong Thi" w:date="2024-10-08T18:09:00Z"/>
                <w:rFonts w:ascii="Times New Roman" w:eastAsia="Times New Roman" w:hAnsi="Times New Roman"/>
                <w:color w:val="000000"/>
                <w:sz w:val="24"/>
                <w:szCs w:val="24"/>
                <w:lang w:eastAsia="vi-VN"/>
              </w:rPr>
            </w:pPr>
            <w:ins w:id="4035" w:author="thu nga" w:date="2024-09-30T15:03:00Z">
              <w:del w:id="4036" w:author="Phuong Truong Thi" w:date="2024-10-08T18:09:00Z">
                <w:r w:rsidRPr="003260B4" w:rsidDel="007E0F89">
                  <w:rPr>
                    <w:rFonts w:ascii="Times New Roman" w:hAnsi="Times New Roman"/>
                    <w:color w:val="000000"/>
                    <w:sz w:val="24"/>
                    <w:szCs w:val="24"/>
                    <w:lang w:val="vi-VN"/>
                  </w:rPr>
                  <w:delText>EZ/T24</w:delText>
                </w:r>
              </w:del>
            </w:ins>
          </w:p>
        </w:tc>
        <w:tc>
          <w:tcPr>
            <w:tcW w:w="1271" w:type="dxa"/>
            <w:tcPrChange w:id="4037" w:author="thu nga" w:date="2024-10-01T10:49:00Z">
              <w:tcPr>
                <w:tcW w:w="1080" w:type="dxa"/>
                <w:gridSpan w:val="2"/>
              </w:tcPr>
            </w:tcPrChange>
          </w:tcPr>
          <w:p w14:paraId="74D9BA87" w14:textId="17F5E351" w:rsidR="00FF4CD3" w:rsidRPr="00AD0E1A" w:rsidDel="007E0F89" w:rsidRDefault="00FF4CD3" w:rsidP="00FF4CD3">
            <w:pPr>
              <w:spacing w:before="0" w:line="240" w:lineRule="auto"/>
              <w:contextualSpacing w:val="0"/>
              <w:rPr>
                <w:del w:id="4038" w:author="Phuong Truong Thi" w:date="2024-10-08T18:09:00Z"/>
                <w:rFonts w:ascii="Times New Roman" w:eastAsia="Times New Roman" w:hAnsi="Times New Roman"/>
                <w:color w:val="000000"/>
                <w:sz w:val="24"/>
                <w:szCs w:val="24"/>
                <w:lang w:eastAsia="vi-VN"/>
              </w:rPr>
            </w:pPr>
            <w:del w:id="4039" w:author="Phuong Truong Thi" w:date="2024-10-08T18:09:00Z">
              <w:r w:rsidDel="007E0F89">
                <w:rPr>
                  <w:rFonts w:ascii="Times New Roman" w:eastAsia="Times New Roman" w:hAnsi="Times New Roman"/>
                  <w:color w:val="000000"/>
                  <w:sz w:val="24"/>
                  <w:szCs w:val="24"/>
                  <w:lang w:eastAsia="vi-VN"/>
                </w:rPr>
                <w:delText>Number</w:delText>
              </w:r>
            </w:del>
          </w:p>
        </w:tc>
        <w:tc>
          <w:tcPr>
            <w:tcW w:w="1063" w:type="dxa"/>
            <w:shd w:val="clear" w:color="auto" w:fill="auto"/>
            <w:noWrap/>
            <w:vAlign w:val="center"/>
            <w:tcPrChange w:id="4040" w:author="thu nga" w:date="2024-10-01T10:49:00Z">
              <w:tcPr>
                <w:tcW w:w="1890" w:type="dxa"/>
                <w:gridSpan w:val="3"/>
                <w:shd w:val="clear" w:color="auto" w:fill="auto"/>
                <w:noWrap/>
                <w:vAlign w:val="center"/>
              </w:tcPr>
            </w:tcPrChange>
          </w:tcPr>
          <w:p w14:paraId="2DA85902" w14:textId="4F1E644E" w:rsidR="00FF4CD3" w:rsidRPr="00AD0E1A" w:rsidDel="007E0F89" w:rsidRDefault="00FF4CD3" w:rsidP="00FF4CD3">
            <w:pPr>
              <w:spacing w:before="0" w:line="240" w:lineRule="auto"/>
              <w:contextualSpacing w:val="0"/>
              <w:rPr>
                <w:del w:id="4041" w:author="Phuong Truong Thi" w:date="2024-10-08T18:09:00Z"/>
                <w:rFonts w:ascii="Times New Roman" w:eastAsia="Times New Roman" w:hAnsi="Times New Roman"/>
                <w:color w:val="000000"/>
                <w:sz w:val="24"/>
                <w:szCs w:val="24"/>
                <w:lang w:val="vi-VN" w:eastAsia="vi-VN"/>
              </w:rPr>
            </w:pPr>
          </w:p>
        </w:tc>
        <w:tc>
          <w:tcPr>
            <w:tcW w:w="1063" w:type="dxa"/>
            <w:tcPrChange w:id="4042" w:author="thu nga" w:date="2024-10-01T10:49:00Z">
              <w:tcPr>
                <w:tcW w:w="1260" w:type="dxa"/>
              </w:tcPr>
            </w:tcPrChange>
          </w:tcPr>
          <w:p w14:paraId="719FD13B" w14:textId="42B9EF8E" w:rsidR="00FF4CD3" w:rsidRPr="00AD0E1A" w:rsidDel="007E0F89" w:rsidRDefault="00FF4CD3" w:rsidP="00FF4CD3">
            <w:pPr>
              <w:spacing w:before="0" w:line="240" w:lineRule="auto"/>
              <w:contextualSpacing w:val="0"/>
              <w:jc w:val="center"/>
              <w:rPr>
                <w:del w:id="4043" w:author="Phuong Truong Thi" w:date="2024-10-08T18:09:00Z"/>
                <w:rFonts w:ascii="Times New Roman" w:eastAsia="Times New Roman" w:hAnsi="Times New Roman"/>
                <w:sz w:val="24"/>
                <w:szCs w:val="24"/>
                <w:lang w:eastAsia="vi-VN"/>
              </w:rPr>
            </w:pPr>
            <w:del w:id="4044"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0050293E" w14:textId="2734188F" w:rsidTr="7F5A6C64">
        <w:trPr>
          <w:trHeight w:val="276"/>
          <w:del w:id="4045" w:author="Phuong Truong Thi" w:date="2024-10-08T18:09:00Z"/>
          <w:trPrChange w:id="4046" w:author="thu nga" w:date="2024-10-01T10:49:00Z">
            <w:trPr>
              <w:gridBefore w:val="3"/>
              <w:gridAfter w:val="0"/>
              <w:trHeight w:val="276"/>
            </w:trPr>
          </w:trPrChange>
        </w:trPr>
        <w:tc>
          <w:tcPr>
            <w:tcW w:w="720" w:type="dxa"/>
            <w:shd w:val="clear" w:color="auto" w:fill="auto"/>
            <w:vAlign w:val="center"/>
            <w:tcPrChange w:id="4047" w:author="thu nga" w:date="2024-10-01T10:49:00Z">
              <w:tcPr>
                <w:tcW w:w="720" w:type="dxa"/>
                <w:shd w:val="clear" w:color="auto" w:fill="auto"/>
                <w:vAlign w:val="center"/>
              </w:tcPr>
            </w:tcPrChange>
          </w:tcPr>
          <w:p w14:paraId="6DD0C27F" w14:textId="7FA5649D" w:rsidR="00FF4CD3" w:rsidRPr="00AD0E1A" w:rsidDel="007E0F89" w:rsidRDefault="00FF4CD3" w:rsidP="00FF4CD3">
            <w:pPr>
              <w:pStyle w:val="ListParagraph"/>
              <w:numPr>
                <w:ilvl w:val="0"/>
                <w:numId w:val="61"/>
              </w:numPr>
              <w:spacing w:before="0" w:line="240" w:lineRule="auto"/>
              <w:contextualSpacing w:val="0"/>
              <w:jc w:val="left"/>
              <w:rPr>
                <w:del w:id="4048"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049" w:author="thu nga" w:date="2024-10-01T10:49:00Z">
              <w:tcPr>
                <w:tcW w:w="1710" w:type="dxa"/>
                <w:gridSpan w:val="3"/>
                <w:shd w:val="clear" w:color="auto" w:fill="auto"/>
                <w:vAlign w:val="center"/>
                <w:hideMark/>
              </w:tcPr>
            </w:tcPrChange>
          </w:tcPr>
          <w:p w14:paraId="7CC284A9" w14:textId="535981CD" w:rsidR="00FF4CD3" w:rsidRPr="00AD0E1A" w:rsidDel="007E0F89" w:rsidRDefault="00FF4CD3" w:rsidP="00FF4CD3">
            <w:pPr>
              <w:spacing w:before="0" w:line="240" w:lineRule="auto"/>
              <w:contextualSpacing w:val="0"/>
              <w:rPr>
                <w:del w:id="4050" w:author="Phuong Truong Thi" w:date="2024-10-08T18:09:00Z"/>
                <w:rFonts w:ascii="Times New Roman" w:eastAsia="Times New Roman" w:hAnsi="Times New Roman"/>
                <w:color w:val="000000"/>
                <w:sz w:val="24"/>
                <w:szCs w:val="24"/>
                <w:lang w:val="vi-VN" w:eastAsia="vi-VN"/>
              </w:rPr>
            </w:pPr>
            <w:del w:id="4051" w:author="Phuong Truong Thi" w:date="2024-10-08T18:09:00Z">
              <w:r w:rsidRPr="00AD0E1A" w:rsidDel="007E0F89">
                <w:rPr>
                  <w:rFonts w:ascii="Times New Roman" w:hAnsi="Times New Roman"/>
                  <w:color w:val="000000"/>
                  <w:sz w:val="24"/>
                  <w:szCs w:val="24"/>
                </w:rPr>
                <w:delText>Tên khách hàng</w:delText>
              </w:r>
            </w:del>
          </w:p>
        </w:tc>
        <w:tc>
          <w:tcPr>
            <w:tcW w:w="2610" w:type="dxa"/>
            <w:vAlign w:val="center"/>
            <w:tcPrChange w:id="4052" w:author="thu nga" w:date="2024-10-01T10:49:00Z">
              <w:tcPr>
                <w:tcW w:w="2610" w:type="dxa"/>
                <w:vAlign w:val="center"/>
              </w:tcPr>
            </w:tcPrChange>
          </w:tcPr>
          <w:p w14:paraId="743D5267" w14:textId="3CF2FD42" w:rsidR="00FF4CD3" w:rsidRPr="00763017" w:rsidDel="007E0F89" w:rsidRDefault="00FF4CD3" w:rsidP="00FF4CD3">
            <w:pPr>
              <w:spacing w:before="0" w:line="240" w:lineRule="auto"/>
              <w:contextualSpacing w:val="0"/>
              <w:rPr>
                <w:del w:id="4053" w:author="Phuong Truong Thi" w:date="2024-10-08T18:09:00Z"/>
                <w:rFonts w:ascii="Times New Roman" w:eastAsia="Times New Roman" w:hAnsi="Times New Roman"/>
                <w:color w:val="000000"/>
                <w:sz w:val="24"/>
                <w:szCs w:val="24"/>
                <w:lang w:val="vi-VN" w:eastAsia="vi-VN"/>
                <w:rPrChange w:id="4054" w:author="thu nga" w:date="2024-09-30T13:54:00Z">
                  <w:rPr>
                    <w:del w:id="4055" w:author="Phuong Truong Thi" w:date="2024-10-08T18:09:00Z"/>
                    <w:rFonts w:ascii="Times New Roman" w:eastAsia="Times New Roman" w:hAnsi="Times New Roman"/>
                    <w:color w:val="000000"/>
                    <w:sz w:val="24"/>
                    <w:szCs w:val="24"/>
                    <w:lang w:eastAsia="vi-VN"/>
                  </w:rPr>
                </w:rPrChange>
              </w:rPr>
            </w:pPr>
            <w:del w:id="4056" w:author="Phuong Truong Thi" w:date="2024-10-08T18:09:00Z">
              <w:r w:rsidRPr="00763017" w:rsidDel="007E0F89">
                <w:rPr>
                  <w:rFonts w:ascii="Times New Roman" w:hAnsi="Times New Roman"/>
                  <w:color w:val="000000"/>
                  <w:sz w:val="24"/>
                  <w:szCs w:val="24"/>
                  <w:lang w:val="vi-VN"/>
                  <w:rPrChange w:id="4057" w:author="thu nga" w:date="2024-09-30T13:54:00Z">
                    <w:rPr>
                      <w:rFonts w:ascii="Times New Roman" w:hAnsi="Times New Roman"/>
                      <w:color w:val="000000"/>
                      <w:sz w:val="24"/>
                      <w:szCs w:val="24"/>
                    </w:rPr>
                  </w:rPrChange>
                </w:rPr>
                <w:delText>Lấy trường họ và tên có dấu của KH</w:delText>
              </w:r>
              <w:r w:rsidRPr="00763017" w:rsidDel="007E0F89">
                <w:rPr>
                  <w:rFonts w:ascii="Times New Roman" w:hAnsi="Times New Roman"/>
                  <w:color w:val="000000"/>
                  <w:sz w:val="24"/>
                  <w:szCs w:val="24"/>
                  <w:lang w:val="vi-VN"/>
                  <w:rPrChange w:id="4058" w:author="thu nga" w:date="2024-09-30T13:54:00Z">
                    <w:rPr>
                      <w:rFonts w:ascii="Times New Roman" w:hAnsi="Times New Roman"/>
                      <w:color w:val="000000"/>
                      <w:sz w:val="24"/>
                      <w:szCs w:val="24"/>
                    </w:rPr>
                  </w:rPrChange>
                </w:rPr>
                <w:br/>
                <w:delText>TH KH không lấy được họ và tên có dấu sẽ lấy trường họ và tên không dấu trên T24</w:delText>
              </w:r>
            </w:del>
          </w:p>
        </w:tc>
        <w:tc>
          <w:tcPr>
            <w:tcW w:w="1080" w:type="dxa"/>
            <w:tcPrChange w:id="4059" w:author="thu nga" w:date="2024-10-01T10:49:00Z">
              <w:tcPr>
                <w:tcW w:w="1080" w:type="dxa"/>
              </w:tcPr>
            </w:tcPrChange>
          </w:tcPr>
          <w:p w14:paraId="7CE5B392" w14:textId="5265303F" w:rsidR="00FF4CD3" w:rsidDel="007E0F89" w:rsidRDefault="00FF4CD3" w:rsidP="00FF4CD3">
            <w:pPr>
              <w:spacing w:before="0" w:line="240" w:lineRule="auto"/>
              <w:contextualSpacing w:val="0"/>
              <w:rPr>
                <w:del w:id="4060" w:author="Phuong Truong Thi" w:date="2024-10-08T18:09:00Z"/>
                <w:rFonts w:ascii="Times New Roman" w:eastAsia="Times New Roman" w:hAnsi="Times New Roman"/>
                <w:color w:val="000000"/>
                <w:sz w:val="24"/>
                <w:szCs w:val="24"/>
                <w:lang w:eastAsia="vi-VN"/>
              </w:rPr>
            </w:pPr>
            <w:ins w:id="4061" w:author="thu nga" w:date="2024-09-30T15:03:00Z">
              <w:del w:id="4062" w:author="Phuong Truong Thi" w:date="2024-10-08T18:09:00Z">
                <w:r w:rsidRPr="003260B4" w:rsidDel="007E0F89">
                  <w:rPr>
                    <w:rFonts w:ascii="Times New Roman" w:hAnsi="Times New Roman"/>
                    <w:color w:val="000000"/>
                    <w:sz w:val="24"/>
                    <w:szCs w:val="24"/>
                    <w:lang w:val="vi-VN"/>
                  </w:rPr>
                  <w:delText>EZ/T24</w:delText>
                </w:r>
              </w:del>
            </w:ins>
          </w:p>
        </w:tc>
        <w:tc>
          <w:tcPr>
            <w:tcW w:w="1271" w:type="dxa"/>
            <w:tcPrChange w:id="4063" w:author="thu nga" w:date="2024-10-01T10:49:00Z">
              <w:tcPr>
                <w:tcW w:w="1080" w:type="dxa"/>
                <w:gridSpan w:val="2"/>
              </w:tcPr>
            </w:tcPrChange>
          </w:tcPr>
          <w:p w14:paraId="2E07E930" w14:textId="79B285A0" w:rsidR="00FF4CD3" w:rsidRPr="00AD0E1A" w:rsidDel="007E0F89" w:rsidRDefault="00FF4CD3" w:rsidP="00FF4CD3">
            <w:pPr>
              <w:spacing w:before="0" w:line="240" w:lineRule="auto"/>
              <w:contextualSpacing w:val="0"/>
              <w:rPr>
                <w:del w:id="4064" w:author="Phuong Truong Thi" w:date="2024-10-08T18:09:00Z"/>
                <w:rFonts w:ascii="Times New Roman" w:eastAsia="Times New Roman" w:hAnsi="Times New Roman"/>
                <w:color w:val="000000"/>
                <w:sz w:val="24"/>
                <w:szCs w:val="24"/>
                <w:lang w:eastAsia="vi-VN"/>
              </w:rPr>
            </w:pPr>
            <w:del w:id="4065" w:author="Phuong Truong Thi" w:date="2024-10-08T18:09:00Z">
              <w:r w:rsidDel="007E0F89">
                <w:rPr>
                  <w:rFonts w:ascii="Times New Roman" w:eastAsia="Times New Roman" w:hAnsi="Times New Roman"/>
                  <w:color w:val="000000"/>
                  <w:sz w:val="24"/>
                  <w:szCs w:val="24"/>
                  <w:lang w:eastAsia="vi-VN"/>
                </w:rPr>
                <w:delText>Textlink</w:delText>
              </w:r>
            </w:del>
          </w:p>
        </w:tc>
        <w:tc>
          <w:tcPr>
            <w:tcW w:w="1063" w:type="dxa"/>
            <w:shd w:val="clear" w:color="auto" w:fill="auto"/>
            <w:noWrap/>
            <w:vAlign w:val="center"/>
            <w:tcPrChange w:id="4066" w:author="thu nga" w:date="2024-10-01T10:49:00Z">
              <w:tcPr>
                <w:tcW w:w="1890" w:type="dxa"/>
                <w:gridSpan w:val="3"/>
                <w:shd w:val="clear" w:color="auto" w:fill="auto"/>
                <w:noWrap/>
                <w:vAlign w:val="center"/>
              </w:tcPr>
            </w:tcPrChange>
          </w:tcPr>
          <w:p w14:paraId="4D68316B" w14:textId="50BD33E0" w:rsidR="00FF4CD3" w:rsidRPr="00AD0E1A" w:rsidDel="007E0F89" w:rsidRDefault="00FF4CD3" w:rsidP="00FF4CD3">
            <w:pPr>
              <w:spacing w:before="0" w:line="240" w:lineRule="auto"/>
              <w:contextualSpacing w:val="0"/>
              <w:rPr>
                <w:del w:id="4067" w:author="Phuong Truong Thi" w:date="2024-10-08T18:09:00Z"/>
                <w:rFonts w:ascii="Times New Roman" w:eastAsia="Times New Roman" w:hAnsi="Times New Roman"/>
                <w:color w:val="000000"/>
                <w:sz w:val="24"/>
                <w:szCs w:val="24"/>
                <w:lang w:val="vi-VN" w:eastAsia="vi-VN"/>
              </w:rPr>
            </w:pPr>
          </w:p>
        </w:tc>
        <w:tc>
          <w:tcPr>
            <w:tcW w:w="1063" w:type="dxa"/>
            <w:tcPrChange w:id="4068" w:author="thu nga" w:date="2024-10-01T10:49:00Z">
              <w:tcPr>
                <w:tcW w:w="1260" w:type="dxa"/>
              </w:tcPr>
            </w:tcPrChange>
          </w:tcPr>
          <w:p w14:paraId="4E450EDF" w14:textId="7EABFDCA" w:rsidR="00FF4CD3" w:rsidRPr="00AD0E1A" w:rsidDel="007E0F89" w:rsidRDefault="00FF4CD3" w:rsidP="00FF4CD3">
            <w:pPr>
              <w:spacing w:before="0" w:line="240" w:lineRule="auto"/>
              <w:contextualSpacing w:val="0"/>
              <w:jc w:val="center"/>
              <w:rPr>
                <w:del w:id="4069" w:author="Phuong Truong Thi" w:date="2024-10-08T18:09:00Z"/>
                <w:rFonts w:ascii="Times New Roman" w:eastAsia="Times New Roman" w:hAnsi="Times New Roman"/>
                <w:sz w:val="24"/>
                <w:szCs w:val="24"/>
                <w:lang w:eastAsia="vi-VN"/>
              </w:rPr>
            </w:pPr>
            <w:del w:id="4070"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14DA7E08" w14:textId="549E8A6F" w:rsidTr="7F5A6C64">
        <w:trPr>
          <w:trHeight w:val="276"/>
          <w:del w:id="4071" w:author="Phuong Truong Thi" w:date="2024-10-08T18:09:00Z"/>
          <w:trPrChange w:id="4072" w:author="thu nga" w:date="2024-10-01T10:49:00Z">
            <w:trPr>
              <w:gridBefore w:val="3"/>
              <w:gridAfter w:val="0"/>
              <w:trHeight w:val="276"/>
            </w:trPr>
          </w:trPrChange>
        </w:trPr>
        <w:tc>
          <w:tcPr>
            <w:tcW w:w="720" w:type="dxa"/>
            <w:shd w:val="clear" w:color="auto" w:fill="auto"/>
            <w:vAlign w:val="center"/>
            <w:tcPrChange w:id="4073" w:author="thu nga" w:date="2024-10-01T10:49:00Z">
              <w:tcPr>
                <w:tcW w:w="720" w:type="dxa"/>
                <w:shd w:val="clear" w:color="auto" w:fill="auto"/>
                <w:vAlign w:val="center"/>
              </w:tcPr>
            </w:tcPrChange>
          </w:tcPr>
          <w:p w14:paraId="1E4AD776" w14:textId="149EE844" w:rsidR="00FF4CD3" w:rsidRPr="00AD0E1A" w:rsidDel="007E0F89" w:rsidRDefault="00FF4CD3" w:rsidP="00FF4CD3">
            <w:pPr>
              <w:pStyle w:val="ListParagraph"/>
              <w:numPr>
                <w:ilvl w:val="0"/>
                <w:numId w:val="61"/>
              </w:numPr>
              <w:spacing w:before="0" w:line="240" w:lineRule="auto"/>
              <w:contextualSpacing w:val="0"/>
              <w:jc w:val="left"/>
              <w:rPr>
                <w:del w:id="4074"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075" w:author="thu nga" w:date="2024-10-01T10:49:00Z">
              <w:tcPr>
                <w:tcW w:w="1710" w:type="dxa"/>
                <w:gridSpan w:val="3"/>
                <w:shd w:val="clear" w:color="auto" w:fill="auto"/>
                <w:vAlign w:val="center"/>
                <w:hideMark/>
              </w:tcPr>
            </w:tcPrChange>
          </w:tcPr>
          <w:p w14:paraId="38389C97" w14:textId="1C053EE6" w:rsidR="00FF4CD3" w:rsidRPr="00AD0E1A" w:rsidDel="007E0F89" w:rsidRDefault="00FF4CD3" w:rsidP="00FF4CD3">
            <w:pPr>
              <w:spacing w:before="0" w:line="240" w:lineRule="auto"/>
              <w:contextualSpacing w:val="0"/>
              <w:rPr>
                <w:del w:id="4076" w:author="Phuong Truong Thi" w:date="2024-10-08T18:09:00Z"/>
                <w:rFonts w:ascii="Times New Roman" w:eastAsia="Times New Roman" w:hAnsi="Times New Roman"/>
                <w:color w:val="000000"/>
                <w:sz w:val="24"/>
                <w:szCs w:val="24"/>
                <w:lang w:val="vi-VN" w:eastAsia="vi-VN"/>
              </w:rPr>
            </w:pPr>
            <w:del w:id="4077" w:author="Phuong Truong Thi" w:date="2024-10-08T18:09:00Z">
              <w:r w:rsidRPr="00AD0E1A" w:rsidDel="007E0F89">
                <w:rPr>
                  <w:rFonts w:ascii="Times New Roman" w:hAnsi="Times New Roman"/>
                  <w:color w:val="000000"/>
                  <w:sz w:val="24"/>
                  <w:szCs w:val="24"/>
                </w:rPr>
                <w:delText>Trạng thái khách hàng</w:delText>
              </w:r>
            </w:del>
          </w:p>
        </w:tc>
        <w:tc>
          <w:tcPr>
            <w:tcW w:w="2610" w:type="dxa"/>
            <w:vAlign w:val="center"/>
            <w:tcPrChange w:id="4078" w:author="thu nga" w:date="2024-10-01T10:49:00Z">
              <w:tcPr>
                <w:tcW w:w="2610" w:type="dxa"/>
                <w:vAlign w:val="center"/>
              </w:tcPr>
            </w:tcPrChange>
          </w:tcPr>
          <w:p w14:paraId="65D30CCC" w14:textId="65C54711" w:rsidR="00FF4CD3" w:rsidRPr="00763017" w:rsidDel="007E0F89" w:rsidRDefault="00FF4CD3" w:rsidP="00FF4CD3">
            <w:pPr>
              <w:spacing w:before="0" w:line="240" w:lineRule="auto"/>
              <w:contextualSpacing w:val="0"/>
              <w:rPr>
                <w:del w:id="4079" w:author="Phuong Truong Thi" w:date="2024-10-08T18:09:00Z"/>
                <w:rFonts w:ascii="Times New Roman" w:eastAsia="Times New Roman" w:hAnsi="Times New Roman"/>
                <w:color w:val="000000"/>
                <w:sz w:val="24"/>
                <w:szCs w:val="24"/>
                <w:lang w:val="fr-FR" w:eastAsia="vi-VN"/>
                <w:rPrChange w:id="4080" w:author="thu nga" w:date="2024-09-30T13:54:00Z">
                  <w:rPr>
                    <w:del w:id="4081" w:author="Phuong Truong Thi" w:date="2024-10-08T18:09:00Z"/>
                    <w:rFonts w:ascii="Times New Roman" w:eastAsia="Times New Roman" w:hAnsi="Times New Roman"/>
                    <w:color w:val="000000"/>
                    <w:sz w:val="24"/>
                    <w:szCs w:val="24"/>
                    <w:lang w:eastAsia="vi-VN"/>
                  </w:rPr>
                </w:rPrChange>
              </w:rPr>
            </w:pPr>
            <w:del w:id="4082" w:author="Phuong Truong Thi" w:date="2024-10-08T18:09:00Z">
              <w:r w:rsidRPr="00763017" w:rsidDel="007E0F89">
                <w:rPr>
                  <w:rFonts w:ascii="Times New Roman" w:hAnsi="Times New Roman"/>
                  <w:color w:val="000000"/>
                  <w:sz w:val="24"/>
                  <w:szCs w:val="24"/>
                  <w:lang w:val="fr-FR"/>
                  <w:rPrChange w:id="4083" w:author="thu nga" w:date="2024-09-30T13:54:00Z">
                    <w:rPr>
                      <w:rFonts w:ascii="Times New Roman" w:hAnsi="Times New Roman"/>
                      <w:color w:val="000000"/>
                      <w:sz w:val="24"/>
                      <w:szCs w:val="24"/>
                    </w:rPr>
                  </w:rPrChange>
                </w:rPr>
                <w:delText>Trạng thái của KH trên T24: Active, Dormant...</w:delText>
              </w:r>
            </w:del>
          </w:p>
        </w:tc>
        <w:tc>
          <w:tcPr>
            <w:tcW w:w="1080" w:type="dxa"/>
            <w:tcPrChange w:id="4084" w:author="thu nga" w:date="2024-10-01T10:49:00Z">
              <w:tcPr>
                <w:tcW w:w="1080" w:type="dxa"/>
              </w:tcPr>
            </w:tcPrChange>
          </w:tcPr>
          <w:p w14:paraId="57353DDB" w14:textId="4235744D" w:rsidR="00FF4CD3" w:rsidDel="007E0F89" w:rsidRDefault="00FF4CD3" w:rsidP="00FF4CD3">
            <w:pPr>
              <w:spacing w:before="0" w:line="240" w:lineRule="auto"/>
              <w:contextualSpacing w:val="0"/>
              <w:rPr>
                <w:del w:id="4085" w:author="Phuong Truong Thi" w:date="2024-10-08T18:09:00Z"/>
                <w:rFonts w:ascii="Times New Roman" w:eastAsia="Times New Roman" w:hAnsi="Times New Roman"/>
                <w:color w:val="000000"/>
                <w:sz w:val="24"/>
                <w:szCs w:val="24"/>
                <w:lang w:eastAsia="vi-VN"/>
              </w:rPr>
            </w:pPr>
            <w:ins w:id="4086" w:author="thu nga" w:date="2024-09-30T15:03:00Z">
              <w:del w:id="4087" w:author="Phuong Truong Thi" w:date="2024-10-08T18:09:00Z">
                <w:r w:rsidRPr="00DA2323" w:rsidDel="007E0F89">
                  <w:rPr>
                    <w:rFonts w:ascii="Times New Roman" w:hAnsi="Times New Roman"/>
                    <w:color w:val="000000"/>
                    <w:sz w:val="24"/>
                    <w:szCs w:val="24"/>
                    <w:lang w:val="vi-VN"/>
                  </w:rPr>
                  <w:delText>EZ/T24</w:delText>
                </w:r>
              </w:del>
            </w:ins>
          </w:p>
        </w:tc>
        <w:tc>
          <w:tcPr>
            <w:tcW w:w="1271" w:type="dxa"/>
            <w:tcPrChange w:id="4088" w:author="thu nga" w:date="2024-10-01T10:49:00Z">
              <w:tcPr>
                <w:tcW w:w="1080" w:type="dxa"/>
                <w:gridSpan w:val="2"/>
              </w:tcPr>
            </w:tcPrChange>
          </w:tcPr>
          <w:p w14:paraId="1D844994" w14:textId="11AC18D9" w:rsidR="00FF4CD3" w:rsidRPr="00AD0E1A" w:rsidDel="007E0F89" w:rsidRDefault="00FF4CD3" w:rsidP="00FF4CD3">
            <w:pPr>
              <w:spacing w:before="0" w:line="240" w:lineRule="auto"/>
              <w:contextualSpacing w:val="0"/>
              <w:rPr>
                <w:del w:id="4089" w:author="Phuong Truong Thi" w:date="2024-10-08T18:09:00Z"/>
                <w:rFonts w:ascii="Times New Roman" w:eastAsia="Times New Roman" w:hAnsi="Times New Roman"/>
                <w:color w:val="000000"/>
                <w:sz w:val="24"/>
                <w:szCs w:val="24"/>
                <w:lang w:eastAsia="vi-VN"/>
              </w:rPr>
            </w:pPr>
            <w:del w:id="4090" w:author="Phuong Truong Thi" w:date="2024-10-08T18:09:00Z">
              <w:r w:rsidDel="007E0F89">
                <w:rPr>
                  <w:rFonts w:ascii="Times New Roman" w:eastAsia="Times New Roman" w:hAnsi="Times New Roman"/>
                  <w:color w:val="000000"/>
                  <w:sz w:val="24"/>
                  <w:szCs w:val="24"/>
                  <w:lang w:eastAsia="vi-VN"/>
                </w:rPr>
                <w:delText>Text</w:delText>
              </w:r>
            </w:del>
          </w:p>
        </w:tc>
        <w:tc>
          <w:tcPr>
            <w:tcW w:w="1063" w:type="dxa"/>
            <w:shd w:val="clear" w:color="auto" w:fill="auto"/>
            <w:noWrap/>
            <w:vAlign w:val="center"/>
            <w:tcPrChange w:id="4091" w:author="thu nga" w:date="2024-10-01T10:49:00Z">
              <w:tcPr>
                <w:tcW w:w="1890" w:type="dxa"/>
                <w:gridSpan w:val="3"/>
                <w:shd w:val="clear" w:color="auto" w:fill="auto"/>
                <w:noWrap/>
                <w:vAlign w:val="center"/>
              </w:tcPr>
            </w:tcPrChange>
          </w:tcPr>
          <w:p w14:paraId="6EDC2318" w14:textId="1241F82E" w:rsidR="00FF4CD3" w:rsidRPr="00AD0E1A" w:rsidDel="007E0F89" w:rsidRDefault="00FF4CD3" w:rsidP="00FF4CD3">
            <w:pPr>
              <w:spacing w:before="0" w:line="240" w:lineRule="auto"/>
              <w:contextualSpacing w:val="0"/>
              <w:rPr>
                <w:del w:id="4092" w:author="Phuong Truong Thi" w:date="2024-10-08T18:09:00Z"/>
                <w:rFonts w:ascii="Times New Roman" w:eastAsia="Times New Roman" w:hAnsi="Times New Roman"/>
                <w:color w:val="000000"/>
                <w:sz w:val="24"/>
                <w:szCs w:val="24"/>
                <w:lang w:val="vi-VN" w:eastAsia="vi-VN"/>
              </w:rPr>
            </w:pPr>
          </w:p>
        </w:tc>
        <w:tc>
          <w:tcPr>
            <w:tcW w:w="1063" w:type="dxa"/>
            <w:tcPrChange w:id="4093" w:author="thu nga" w:date="2024-10-01T10:49:00Z">
              <w:tcPr>
                <w:tcW w:w="1260" w:type="dxa"/>
              </w:tcPr>
            </w:tcPrChange>
          </w:tcPr>
          <w:p w14:paraId="3C76B9CA" w14:textId="6AD6FC6B" w:rsidR="00FF4CD3" w:rsidRPr="005A1514" w:rsidDel="007E0F89" w:rsidRDefault="00FF4CD3" w:rsidP="00FF4CD3">
            <w:pPr>
              <w:spacing w:before="0" w:line="240" w:lineRule="auto"/>
              <w:contextualSpacing w:val="0"/>
              <w:jc w:val="center"/>
              <w:rPr>
                <w:del w:id="4094" w:author="Phuong Truong Thi" w:date="2024-10-08T18:09:00Z"/>
                <w:rFonts w:ascii="Times New Roman" w:eastAsia="Times New Roman" w:hAnsi="Times New Roman"/>
                <w:sz w:val="24"/>
                <w:szCs w:val="24"/>
                <w:lang w:eastAsia="vi-VN"/>
              </w:rPr>
            </w:pPr>
            <w:del w:id="4095"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3ACC6183" w14:textId="7E0E024B" w:rsidTr="7F5A6C64">
        <w:trPr>
          <w:trHeight w:val="276"/>
          <w:del w:id="4096" w:author="Phuong Truong Thi" w:date="2024-10-08T18:09:00Z"/>
          <w:trPrChange w:id="4097" w:author="thu nga" w:date="2024-10-01T10:49:00Z">
            <w:trPr>
              <w:gridBefore w:val="3"/>
              <w:gridAfter w:val="0"/>
              <w:trHeight w:val="276"/>
            </w:trPr>
          </w:trPrChange>
        </w:trPr>
        <w:tc>
          <w:tcPr>
            <w:tcW w:w="720" w:type="dxa"/>
            <w:shd w:val="clear" w:color="auto" w:fill="auto"/>
            <w:vAlign w:val="center"/>
            <w:tcPrChange w:id="4098" w:author="thu nga" w:date="2024-10-01T10:49:00Z">
              <w:tcPr>
                <w:tcW w:w="720" w:type="dxa"/>
                <w:shd w:val="clear" w:color="auto" w:fill="auto"/>
                <w:vAlign w:val="center"/>
              </w:tcPr>
            </w:tcPrChange>
          </w:tcPr>
          <w:p w14:paraId="1D21C316" w14:textId="61319E03" w:rsidR="00FF4CD3" w:rsidRPr="00AD0E1A" w:rsidDel="007E0F89" w:rsidRDefault="00FF4CD3" w:rsidP="00FF4CD3">
            <w:pPr>
              <w:pStyle w:val="ListParagraph"/>
              <w:numPr>
                <w:ilvl w:val="0"/>
                <w:numId w:val="61"/>
              </w:numPr>
              <w:spacing w:before="0" w:line="240" w:lineRule="auto"/>
              <w:contextualSpacing w:val="0"/>
              <w:jc w:val="left"/>
              <w:rPr>
                <w:del w:id="4099"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100" w:author="thu nga" w:date="2024-10-01T10:49:00Z">
              <w:tcPr>
                <w:tcW w:w="1710" w:type="dxa"/>
                <w:gridSpan w:val="3"/>
                <w:shd w:val="clear" w:color="auto" w:fill="auto"/>
                <w:vAlign w:val="center"/>
                <w:hideMark/>
              </w:tcPr>
            </w:tcPrChange>
          </w:tcPr>
          <w:p w14:paraId="3345F617" w14:textId="2D77A640" w:rsidR="00FF4CD3" w:rsidRPr="00AD0E1A" w:rsidDel="007E0F89" w:rsidRDefault="00FF4CD3" w:rsidP="00FF4CD3">
            <w:pPr>
              <w:spacing w:before="0" w:line="240" w:lineRule="auto"/>
              <w:contextualSpacing w:val="0"/>
              <w:rPr>
                <w:del w:id="4101" w:author="Phuong Truong Thi" w:date="2024-10-08T18:09:00Z"/>
                <w:rFonts w:ascii="Times New Roman" w:eastAsia="Times New Roman" w:hAnsi="Times New Roman"/>
                <w:color w:val="000000"/>
                <w:sz w:val="24"/>
                <w:szCs w:val="24"/>
                <w:lang w:val="vi-VN" w:eastAsia="vi-VN"/>
              </w:rPr>
            </w:pPr>
            <w:del w:id="4102" w:author="Phuong Truong Thi" w:date="2024-10-08T18:09:00Z">
              <w:r w:rsidRPr="00AD0E1A" w:rsidDel="007E0F89">
                <w:rPr>
                  <w:rFonts w:ascii="Times New Roman" w:hAnsi="Times New Roman"/>
                  <w:color w:val="000000"/>
                  <w:sz w:val="24"/>
                  <w:szCs w:val="24"/>
                </w:rPr>
                <w:delText>Giới tính</w:delText>
              </w:r>
            </w:del>
          </w:p>
        </w:tc>
        <w:tc>
          <w:tcPr>
            <w:tcW w:w="2610" w:type="dxa"/>
            <w:vAlign w:val="center"/>
            <w:tcPrChange w:id="4103" w:author="thu nga" w:date="2024-10-01T10:49:00Z">
              <w:tcPr>
                <w:tcW w:w="2610" w:type="dxa"/>
                <w:vAlign w:val="center"/>
              </w:tcPr>
            </w:tcPrChange>
          </w:tcPr>
          <w:p w14:paraId="26ED12F6" w14:textId="73A8560C" w:rsidR="00FF4CD3" w:rsidRPr="00763017" w:rsidDel="007E0F89" w:rsidRDefault="00FF4CD3" w:rsidP="00FF4CD3">
            <w:pPr>
              <w:spacing w:before="0" w:line="240" w:lineRule="auto"/>
              <w:contextualSpacing w:val="0"/>
              <w:rPr>
                <w:del w:id="4104" w:author="Phuong Truong Thi" w:date="2024-10-08T18:09:00Z"/>
                <w:rFonts w:ascii="Times New Roman" w:eastAsia="Times New Roman" w:hAnsi="Times New Roman"/>
                <w:color w:val="000000"/>
                <w:sz w:val="24"/>
                <w:szCs w:val="24"/>
                <w:lang w:val="vi-VN" w:eastAsia="vi-VN"/>
                <w:rPrChange w:id="4105" w:author="thu nga" w:date="2024-09-30T13:54:00Z">
                  <w:rPr>
                    <w:del w:id="4106" w:author="Phuong Truong Thi" w:date="2024-10-08T18:09:00Z"/>
                    <w:rFonts w:ascii="Times New Roman" w:eastAsia="Times New Roman" w:hAnsi="Times New Roman"/>
                    <w:color w:val="000000"/>
                    <w:sz w:val="24"/>
                    <w:szCs w:val="24"/>
                    <w:lang w:eastAsia="vi-VN"/>
                  </w:rPr>
                </w:rPrChange>
              </w:rPr>
            </w:pPr>
            <w:del w:id="4107" w:author="Phuong Truong Thi" w:date="2024-10-08T18:09:00Z">
              <w:r w:rsidRPr="00763017" w:rsidDel="007E0F89">
                <w:rPr>
                  <w:rFonts w:ascii="Times New Roman" w:hAnsi="Times New Roman"/>
                  <w:color w:val="000000"/>
                  <w:sz w:val="24"/>
                  <w:szCs w:val="24"/>
                  <w:lang w:val="vi-VN"/>
                  <w:rPrChange w:id="4108" w:author="thu nga" w:date="2024-09-30T13:54:00Z">
                    <w:rPr>
                      <w:rFonts w:ascii="Times New Roman" w:hAnsi="Times New Roman"/>
                      <w:color w:val="000000"/>
                      <w:sz w:val="24"/>
                      <w:szCs w:val="24"/>
                    </w:rPr>
                  </w:rPrChange>
                </w:rPr>
                <w:delText>Giới tính của khách hàng</w:delText>
              </w:r>
            </w:del>
          </w:p>
        </w:tc>
        <w:tc>
          <w:tcPr>
            <w:tcW w:w="1080" w:type="dxa"/>
            <w:tcPrChange w:id="4109" w:author="thu nga" w:date="2024-10-01T10:49:00Z">
              <w:tcPr>
                <w:tcW w:w="1080" w:type="dxa"/>
              </w:tcPr>
            </w:tcPrChange>
          </w:tcPr>
          <w:p w14:paraId="10158EC0" w14:textId="627CA7BF" w:rsidR="00FF4CD3" w:rsidDel="007E0F89" w:rsidRDefault="00FF4CD3" w:rsidP="00FF4CD3">
            <w:pPr>
              <w:spacing w:before="0" w:line="240" w:lineRule="auto"/>
              <w:contextualSpacing w:val="0"/>
              <w:rPr>
                <w:del w:id="4110" w:author="Phuong Truong Thi" w:date="2024-10-08T18:09:00Z"/>
                <w:rFonts w:ascii="Times New Roman" w:eastAsia="Times New Roman" w:hAnsi="Times New Roman"/>
                <w:color w:val="000000"/>
                <w:sz w:val="24"/>
                <w:szCs w:val="24"/>
                <w:lang w:eastAsia="vi-VN"/>
              </w:rPr>
            </w:pPr>
            <w:ins w:id="4111" w:author="thu nga" w:date="2024-09-30T15:03:00Z">
              <w:del w:id="4112" w:author="Phuong Truong Thi" w:date="2024-10-08T18:09:00Z">
                <w:r w:rsidRPr="00DA2323" w:rsidDel="007E0F89">
                  <w:rPr>
                    <w:rFonts w:ascii="Times New Roman" w:hAnsi="Times New Roman"/>
                    <w:color w:val="000000"/>
                    <w:sz w:val="24"/>
                    <w:szCs w:val="24"/>
                    <w:lang w:val="vi-VN"/>
                  </w:rPr>
                  <w:delText>EZ/T24</w:delText>
                </w:r>
              </w:del>
            </w:ins>
          </w:p>
        </w:tc>
        <w:tc>
          <w:tcPr>
            <w:tcW w:w="1271" w:type="dxa"/>
            <w:tcPrChange w:id="4113" w:author="thu nga" w:date="2024-10-01T10:49:00Z">
              <w:tcPr>
                <w:tcW w:w="1080" w:type="dxa"/>
                <w:gridSpan w:val="2"/>
              </w:tcPr>
            </w:tcPrChange>
          </w:tcPr>
          <w:p w14:paraId="0D03A94E" w14:textId="1571B4CE" w:rsidR="00FF4CD3" w:rsidRPr="00AD0E1A" w:rsidDel="007E0F89" w:rsidRDefault="00FF4CD3" w:rsidP="00FF4CD3">
            <w:pPr>
              <w:spacing w:before="0" w:line="240" w:lineRule="auto"/>
              <w:contextualSpacing w:val="0"/>
              <w:rPr>
                <w:del w:id="4114" w:author="Phuong Truong Thi" w:date="2024-10-08T18:09:00Z"/>
                <w:rFonts w:ascii="Times New Roman" w:eastAsia="Times New Roman" w:hAnsi="Times New Roman"/>
                <w:color w:val="000000"/>
                <w:sz w:val="24"/>
                <w:szCs w:val="24"/>
                <w:lang w:eastAsia="vi-VN"/>
              </w:rPr>
            </w:pPr>
            <w:del w:id="4115" w:author="Phuong Truong Thi" w:date="2024-10-08T18:09:00Z">
              <w:r w:rsidDel="007E0F89">
                <w:rPr>
                  <w:rFonts w:ascii="Times New Roman" w:eastAsia="Times New Roman" w:hAnsi="Times New Roman"/>
                  <w:color w:val="000000"/>
                  <w:sz w:val="24"/>
                  <w:szCs w:val="24"/>
                  <w:lang w:eastAsia="vi-VN"/>
                </w:rPr>
                <w:delText>Text</w:delText>
              </w:r>
            </w:del>
          </w:p>
        </w:tc>
        <w:tc>
          <w:tcPr>
            <w:tcW w:w="1063" w:type="dxa"/>
            <w:shd w:val="clear" w:color="auto" w:fill="auto"/>
            <w:noWrap/>
            <w:vAlign w:val="center"/>
            <w:tcPrChange w:id="4116" w:author="thu nga" w:date="2024-10-01T10:49:00Z">
              <w:tcPr>
                <w:tcW w:w="1890" w:type="dxa"/>
                <w:gridSpan w:val="3"/>
                <w:shd w:val="clear" w:color="auto" w:fill="auto"/>
                <w:noWrap/>
                <w:vAlign w:val="center"/>
              </w:tcPr>
            </w:tcPrChange>
          </w:tcPr>
          <w:p w14:paraId="1DFE94B1" w14:textId="463204C6" w:rsidR="00FF4CD3" w:rsidRPr="00AD0E1A" w:rsidDel="007E0F89" w:rsidRDefault="00FF4CD3" w:rsidP="00FF4CD3">
            <w:pPr>
              <w:spacing w:before="0" w:line="240" w:lineRule="auto"/>
              <w:contextualSpacing w:val="0"/>
              <w:rPr>
                <w:del w:id="4117" w:author="Phuong Truong Thi" w:date="2024-10-08T18:09:00Z"/>
                <w:rFonts w:ascii="Times New Roman" w:eastAsia="Times New Roman" w:hAnsi="Times New Roman"/>
                <w:color w:val="000000"/>
                <w:sz w:val="24"/>
                <w:szCs w:val="24"/>
                <w:lang w:val="vi-VN" w:eastAsia="vi-VN"/>
              </w:rPr>
            </w:pPr>
          </w:p>
        </w:tc>
        <w:tc>
          <w:tcPr>
            <w:tcW w:w="1063" w:type="dxa"/>
            <w:tcPrChange w:id="4118" w:author="thu nga" w:date="2024-10-01T10:49:00Z">
              <w:tcPr>
                <w:tcW w:w="1260" w:type="dxa"/>
              </w:tcPr>
            </w:tcPrChange>
          </w:tcPr>
          <w:p w14:paraId="042662EA" w14:textId="4EADD695" w:rsidR="00FF4CD3" w:rsidRPr="00AD0E1A" w:rsidDel="007E0F89" w:rsidRDefault="00FF4CD3" w:rsidP="00FF4CD3">
            <w:pPr>
              <w:spacing w:before="0" w:line="240" w:lineRule="auto"/>
              <w:contextualSpacing w:val="0"/>
              <w:jc w:val="center"/>
              <w:rPr>
                <w:del w:id="4119" w:author="Phuong Truong Thi" w:date="2024-10-08T18:09:00Z"/>
                <w:rFonts w:ascii="Times New Roman" w:eastAsia="Times New Roman" w:hAnsi="Times New Roman"/>
                <w:sz w:val="24"/>
                <w:szCs w:val="24"/>
                <w:lang w:val="vi-VN" w:eastAsia="vi-VN"/>
              </w:rPr>
            </w:pPr>
            <w:del w:id="412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AC6B493" w14:textId="20AB7FAB" w:rsidTr="7F5A6C64">
        <w:trPr>
          <w:trHeight w:val="276"/>
          <w:del w:id="4121" w:author="Phuong Truong Thi" w:date="2024-10-08T18:09:00Z"/>
          <w:trPrChange w:id="4122" w:author="thu nga" w:date="2024-10-01T10:49:00Z">
            <w:trPr>
              <w:gridBefore w:val="3"/>
              <w:gridAfter w:val="0"/>
              <w:trHeight w:val="276"/>
            </w:trPr>
          </w:trPrChange>
        </w:trPr>
        <w:tc>
          <w:tcPr>
            <w:tcW w:w="720" w:type="dxa"/>
            <w:shd w:val="clear" w:color="auto" w:fill="auto"/>
            <w:vAlign w:val="center"/>
            <w:tcPrChange w:id="4123" w:author="thu nga" w:date="2024-10-01T10:49:00Z">
              <w:tcPr>
                <w:tcW w:w="720" w:type="dxa"/>
                <w:shd w:val="clear" w:color="auto" w:fill="auto"/>
                <w:vAlign w:val="center"/>
              </w:tcPr>
            </w:tcPrChange>
          </w:tcPr>
          <w:p w14:paraId="4DC5B462" w14:textId="7A7AF439" w:rsidR="00FF4CD3" w:rsidRPr="00AD0E1A" w:rsidDel="007E0F89" w:rsidRDefault="00FF4CD3" w:rsidP="00FF4CD3">
            <w:pPr>
              <w:pStyle w:val="ListParagraph"/>
              <w:numPr>
                <w:ilvl w:val="0"/>
                <w:numId w:val="61"/>
              </w:numPr>
              <w:spacing w:before="0" w:line="240" w:lineRule="auto"/>
              <w:contextualSpacing w:val="0"/>
              <w:jc w:val="left"/>
              <w:rPr>
                <w:del w:id="4124"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125" w:author="thu nga" w:date="2024-10-01T10:49:00Z">
              <w:tcPr>
                <w:tcW w:w="1710" w:type="dxa"/>
                <w:gridSpan w:val="3"/>
                <w:shd w:val="clear" w:color="auto" w:fill="auto"/>
                <w:vAlign w:val="center"/>
                <w:hideMark/>
              </w:tcPr>
            </w:tcPrChange>
          </w:tcPr>
          <w:p w14:paraId="34A5EC9E" w14:textId="5969D59B" w:rsidR="00FF4CD3" w:rsidRPr="00AD0E1A" w:rsidDel="007E0F89" w:rsidRDefault="00FF4CD3" w:rsidP="00FF4CD3">
            <w:pPr>
              <w:spacing w:before="0" w:line="240" w:lineRule="auto"/>
              <w:contextualSpacing w:val="0"/>
              <w:rPr>
                <w:del w:id="4126" w:author="Phuong Truong Thi" w:date="2024-10-08T18:09:00Z"/>
                <w:rFonts w:ascii="Times New Roman" w:eastAsia="Times New Roman" w:hAnsi="Times New Roman"/>
                <w:color w:val="000000"/>
                <w:sz w:val="24"/>
                <w:szCs w:val="24"/>
                <w:lang w:val="vi-VN" w:eastAsia="vi-VN"/>
              </w:rPr>
            </w:pPr>
            <w:del w:id="4127" w:author="Phuong Truong Thi" w:date="2024-10-08T18:09:00Z">
              <w:r w:rsidRPr="00AD0E1A" w:rsidDel="007E0F89">
                <w:rPr>
                  <w:rFonts w:ascii="Times New Roman" w:hAnsi="Times New Roman"/>
                  <w:color w:val="000000"/>
                  <w:sz w:val="24"/>
                  <w:szCs w:val="24"/>
                </w:rPr>
                <w:delText>Tuổi</w:delText>
              </w:r>
            </w:del>
          </w:p>
        </w:tc>
        <w:tc>
          <w:tcPr>
            <w:tcW w:w="2610" w:type="dxa"/>
            <w:vAlign w:val="center"/>
            <w:tcPrChange w:id="4128" w:author="thu nga" w:date="2024-10-01T10:49:00Z">
              <w:tcPr>
                <w:tcW w:w="2610" w:type="dxa"/>
                <w:vAlign w:val="center"/>
              </w:tcPr>
            </w:tcPrChange>
          </w:tcPr>
          <w:p w14:paraId="609BECDB" w14:textId="0EC153CF" w:rsidR="00FF4CD3" w:rsidRPr="006C7268" w:rsidDel="007E0F89" w:rsidRDefault="00FF4CD3" w:rsidP="00FF4CD3">
            <w:pPr>
              <w:spacing w:before="0" w:line="240" w:lineRule="auto"/>
              <w:contextualSpacing w:val="0"/>
              <w:rPr>
                <w:del w:id="4129" w:author="Phuong Truong Thi" w:date="2024-10-08T18:09:00Z"/>
                <w:rFonts w:ascii="Times New Roman" w:eastAsia="Times New Roman" w:hAnsi="Times New Roman"/>
                <w:color w:val="000000"/>
                <w:sz w:val="24"/>
                <w:szCs w:val="24"/>
                <w:lang w:eastAsia="vi-VN"/>
              </w:rPr>
            </w:pPr>
            <w:del w:id="4130" w:author="Phuong Truong Thi" w:date="2024-10-08T18:09:00Z">
              <w:r w:rsidRPr="006C7268" w:rsidDel="007E0F89">
                <w:rPr>
                  <w:rFonts w:ascii="Times New Roman" w:hAnsi="Times New Roman"/>
                  <w:color w:val="000000"/>
                  <w:sz w:val="24"/>
                  <w:szCs w:val="24"/>
                </w:rPr>
                <w:delText>Tuổi của khách hàng</w:delText>
              </w:r>
            </w:del>
          </w:p>
        </w:tc>
        <w:tc>
          <w:tcPr>
            <w:tcW w:w="1080" w:type="dxa"/>
            <w:tcPrChange w:id="4131" w:author="thu nga" w:date="2024-10-01T10:49:00Z">
              <w:tcPr>
                <w:tcW w:w="1080" w:type="dxa"/>
              </w:tcPr>
            </w:tcPrChange>
          </w:tcPr>
          <w:p w14:paraId="1EA54CD2" w14:textId="345E420A" w:rsidR="00FF4CD3" w:rsidDel="007E0F89" w:rsidRDefault="00FF4CD3" w:rsidP="00FF4CD3">
            <w:pPr>
              <w:spacing w:before="0" w:line="240" w:lineRule="auto"/>
              <w:contextualSpacing w:val="0"/>
              <w:rPr>
                <w:del w:id="4132" w:author="Phuong Truong Thi" w:date="2024-10-08T18:09:00Z"/>
                <w:rFonts w:ascii="Times New Roman" w:eastAsia="Times New Roman" w:hAnsi="Times New Roman"/>
                <w:color w:val="000000"/>
                <w:sz w:val="24"/>
                <w:szCs w:val="24"/>
                <w:lang w:eastAsia="vi-VN"/>
              </w:rPr>
            </w:pPr>
            <w:ins w:id="4133" w:author="thu nga" w:date="2024-09-30T15:03:00Z">
              <w:del w:id="4134" w:author="Phuong Truong Thi" w:date="2024-10-08T18:09:00Z">
                <w:r w:rsidRPr="00DA2323" w:rsidDel="007E0F89">
                  <w:rPr>
                    <w:rFonts w:ascii="Times New Roman" w:hAnsi="Times New Roman"/>
                    <w:color w:val="000000"/>
                    <w:sz w:val="24"/>
                    <w:szCs w:val="24"/>
                    <w:lang w:val="vi-VN"/>
                  </w:rPr>
                  <w:delText>EZ/T24</w:delText>
                </w:r>
              </w:del>
            </w:ins>
          </w:p>
        </w:tc>
        <w:tc>
          <w:tcPr>
            <w:tcW w:w="1271" w:type="dxa"/>
            <w:tcPrChange w:id="4135" w:author="thu nga" w:date="2024-10-01T10:49:00Z">
              <w:tcPr>
                <w:tcW w:w="1080" w:type="dxa"/>
                <w:gridSpan w:val="2"/>
              </w:tcPr>
            </w:tcPrChange>
          </w:tcPr>
          <w:p w14:paraId="74E8DC53" w14:textId="7FEE812A" w:rsidR="00FF4CD3" w:rsidRPr="00AD0E1A" w:rsidDel="007E0F89" w:rsidRDefault="00FF4CD3" w:rsidP="00FF4CD3">
            <w:pPr>
              <w:spacing w:before="0" w:line="240" w:lineRule="auto"/>
              <w:contextualSpacing w:val="0"/>
              <w:rPr>
                <w:del w:id="4136" w:author="Phuong Truong Thi" w:date="2024-10-08T18:09:00Z"/>
                <w:rFonts w:ascii="Times New Roman" w:eastAsia="Times New Roman" w:hAnsi="Times New Roman"/>
                <w:color w:val="000000"/>
                <w:sz w:val="24"/>
                <w:szCs w:val="24"/>
                <w:lang w:eastAsia="vi-VN"/>
              </w:rPr>
            </w:pPr>
            <w:del w:id="4137" w:author="Phuong Truong Thi" w:date="2024-10-08T18:09:00Z">
              <w:r w:rsidDel="007E0F89">
                <w:rPr>
                  <w:rFonts w:ascii="Times New Roman" w:eastAsia="Times New Roman" w:hAnsi="Times New Roman"/>
                  <w:color w:val="000000"/>
                  <w:sz w:val="24"/>
                  <w:szCs w:val="24"/>
                  <w:lang w:eastAsia="vi-VN"/>
                </w:rPr>
                <w:delText>Number</w:delText>
              </w:r>
            </w:del>
          </w:p>
        </w:tc>
        <w:tc>
          <w:tcPr>
            <w:tcW w:w="1063" w:type="dxa"/>
            <w:shd w:val="clear" w:color="auto" w:fill="auto"/>
            <w:noWrap/>
            <w:vAlign w:val="center"/>
            <w:tcPrChange w:id="4138" w:author="thu nga" w:date="2024-10-01T10:49:00Z">
              <w:tcPr>
                <w:tcW w:w="1890" w:type="dxa"/>
                <w:gridSpan w:val="3"/>
                <w:shd w:val="clear" w:color="auto" w:fill="auto"/>
                <w:noWrap/>
                <w:vAlign w:val="center"/>
              </w:tcPr>
            </w:tcPrChange>
          </w:tcPr>
          <w:p w14:paraId="5C733B25" w14:textId="7BDE2875" w:rsidR="00FF4CD3" w:rsidRPr="00AD0E1A" w:rsidDel="007E0F89" w:rsidRDefault="00FF4CD3" w:rsidP="00FF4CD3">
            <w:pPr>
              <w:spacing w:before="0" w:line="240" w:lineRule="auto"/>
              <w:contextualSpacing w:val="0"/>
              <w:rPr>
                <w:del w:id="4139" w:author="Phuong Truong Thi" w:date="2024-10-08T18:09:00Z"/>
                <w:rFonts w:ascii="Times New Roman" w:eastAsia="Times New Roman" w:hAnsi="Times New Roman"/>
                <w:color w:val="000000"/>
                <w:sz w:val="24"/>
                <w:szCs w:val="24"/>
                <w:lang w:val="vi-VN" w:eastAsia="vi-VN"/>
              </w:rPr>
            </w:pPr>
          </w:p>
        </w:tc>
        <w:tc>
          <w:tcPr>
            <w:tcW w:w="1063" w:type="dxa"/>
            <w:tcPrChange w:id="4140" w:author="thu nga" w:date="2024-10-01T10:49:00Z">
              <w:tcPr>
                <w:tcW w:w="1260" w:type="dxa"/>
              </w:tcPr>
            </w:tcPrChange>
          </w:tcPr>
          <w:p w14:paraId="4728C293" w14:textId="192E4F78" w:rsidR="00FF4CD3" w:rsidRPr="00AD0E1A" w:rsidDel="007E0F89" w:rsidRDefault="00FF4CD3" w:rsidP="00FF4CD3">
            <w:pPr>
              <w:spacing w:before="0" w:line="240" w:lineRule="auto"/>
              <w:contextualSpacing w:val="0"/>
              <w:jc w:val="center"/>
              <w:rPr>
                <w:del w:id="4141" w:author="Phuong Truong Thi" w:date="2024-10-08T18:09:00Z"/>
                <w:rFonts w:ascii="Times New Roman" w:eastAsia="Times New Roman" w:hAnsi="Times New Roman"/>
                <w:sz w:val="24"/>
                <w:szCs w:val="24"/>
                <w:lang w:val="vi-VN" w:eastAsia="vi-VN"/>
              </w:rPr>
            </w:pPr>
            <w:del w:id="414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3A0D5075" w14:textId="7E130E37" w:rsidTr="7F5A6C64">
        <w:trPr>
          <w:trHeight w:val="276"/>
          <w:del w:id="4143" w:author="Phuong Truong Thi" w:date="2024-10-08T18:09:00Z"/>
          <w:trPrChange w:id="4144" w:author="thu nga" w:date="2024-10-01T10:49:00Z">
            <w:trPr>
              <w:gridBefore w:val="3"/>
              <w:gridAfter w:val="0"/>
              <w:trHeight w:val="276"/>
            </w:trPr>
          </w:trPrChange>
        </w:trPr>
        <w:tc>
          <w:tcPr>
            <w:tcW w:w="720" w:type="dxa"/>
            <w:shd w:val="clear" w:color="auto" w:fill="auto"/>
            <w:vAlign w:val="center"/>
            <w:tcPrChange w:id="4145" w:author="thu nga" w:date="2024-10-01T10:49:00Z">
              <w:tcPr>
                <w:tcW w:w="720" w:type="dxa"/>
                <w:shd w:val="clear" w:color="auto" w:fill="auto"/>
                <w:vAlign w:val="center"/>
              </w:tcPr>
            </w:tcPrChange>
          </w:tcPr>
          <w:p w14:paraId="140A5DE5" w14:textId="6E4D8B20" w:rsidR="00FF4CD3" w:rsidRPr="00AD0E1A" w:rsidDel="007E0F89" w:rsidRDefault="00FF4CD3" w:rsidP="00FF4CD3">
            <w:pPr>
              <w:pStyle w:val="ListParagraph"/>
              <w:numPr>
                <w:ilvl w:val="0"/>
                <w:numId w:val="61"/>
              </w:numPr>
              <w:spacing w:before="0" w:line="240" w:lineRule="auto"/>
              <w:contextualSpacing w:val="0"/>
              <w:jc w:val="left"/>
              <w:rPr>
                <w:del w:id="4146"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147" w:author="thu nga" w:date="2024-10-01T10:49:00Z">
              <w:tcPr>
                <w:tcW w:w="1710" w:type="dxa"/>
                <w:gridSpan w:val="3"/>
                <w:shd w:val="clear" w:color="auto" w:fill="auto"/>
                <w:vAlign w:val="center"/>
                <w:hideMark/>
              </w:tcPr>
            </w:tcPrChange>
          </w:tcPr>
          <w:p w14:paraId="6CC0E2A5" w14:textId="21B9F60C" w:rsidR="00FF4CD3" w:rsidRPr="00AD0E1A" w:rsidDel="007E0F89" w:rsidRDefault="00FF4CD3" w:rsidP="00FF4CD3">
            <w:pPr>
              <w:spacing w:before="0" w:line="240" w:lineRule="auto"/>
              <w:contextualSpacing w:val="0"/>
              <w:rPr>
                <w:del w:id="4148" w:author="Phuong Truong Thi" w:date="2024-10-08T18:09:00Z"/>
                <w:rFonts w:ascii="Times New Roman" w:eastAsia="Times New Roman" w:hAnsi="Times New Roman"/>
                <w:color w:val="000000"/>
                <w:sz w:val="24"/>
                <w:szCs w:val="24"/>
                <w:lang w:val="vi-VN" w:eastAsia="vi-VN"/>
              </w:rPr>
            </w:pPr>
            <w:del w:id="4149" w:author="Phuong Truong Thi" w:date="2024-10-08T18:09:00Z">
              <w:r w:rsidRPr="00AD0E1A" w:rsidDel="007E0F89">
                <w:rPr>
                  <w:rFonts w:ascii="Times New Roman" w:hAnsi="Times New Roman"/>
                  <w:color w:val="000000"/>
                  <w:sz w:val="24"/>
                  <w:szCs w:val="24"/>
                </w:rPr>
                <w:delText>Ngày sinh</w:delText>
              </w:r>
            </w:del>
          </w:p>
        </w:tc>
        <w:tc>
          <w:tcPr>
            <w:tcW w:w="2610" w:type="dxa"/>
            <w:vAlign w:val="center"/>
            <w:tcPrChange w:id="4150" w:author="thu nga" w:date="2024-10-01T10:49:00Z">
              <w:tcPr>
                <w:tcW w:w="2610" w:type="dxa"/>
                <w:vAlign w:val="center"/>
              </w:tcPr>
            </w:tcPrChange>
          </w:tcPr>
          <w:p w14:paraId="51F65519" w14:textId="681033B6" w:rsidR="00FF4CD3" w:rsidRPr="006C7268" w:rsidDel="007E0F89" w:rsidRDefault="00FF4CD3" w:rsidP="00FF4CD3">
            <w:pPr>
              <w:spacing w:before="0" w:line="240" w:lineRule="auto"/>
              <w:contextualSpacing w:val="0"/>
              <w:rPr>
                <w:del w:id="4151" w:author="Phuong Truong Thi" w:date="2024-10-08T18:09:00Z"/>
                <w:rFonts w:ascii="Times New Roman" w:eastAsia="Times New Roman" w:hAnsi="Times New Roman"/>
                <w:color w:val="000000"/>
                <w:sz w:val="24"/>
                <w:szCs w:val="24"/>
                <w:lang w:eastAsia="vi-VN"/>
              </w:rPr>
            </w:pPr>
            <w:del w:id="4152" w:author="Phuong Truong Thi" w:date="2024-10-08T18:09:00Z">
              <w:r w:rsidRPr="006C7268" w:rsidDel="007E0F89">
                <w:rPr>
                  <w:rFonts w:ascii="Times New Roman" w:hAnsi="Times New Roman"/>
                  <w:color w:val="000000"/>
                  <w:sz w:val="24"/>
                  <w:szCs w:val="24"/>
                </w:rPr>
                <w:delText xml:space="preserve">Ngày sinh khách hàng </w:delText>
              </w:r>
            </w:del>
          </w:p>
        </w:tc>
        <w:tc>
          <w:tcPr>
            <w:tcW w:w="1080" w:type="dxa"/>
            <w:tcPrChange w:id="4153" w:author="thu nga" w:date="2024-10-01T10:49:00Z">
              <w:tcPr>
                <w:tcW w:w="1080" w:type="dxa"/>
              </w:tcPr>
            </w:tcPrChange>
          </w:tcPr>
          <w:p w14:paraId="58CC75B9" w14:textId="27757761" w:rsidR="00FF4CD3" w:rsidDel="007E0F89" w:rsidRDefault="00FF4CD3" w:rsidP="00FF4CD3">
            <w:pPr>
              <w:spacing w:before="0" w:line="240" w:lineRule="auto"/>
              <w:contextualSpacing w:val="0"/>
              <w:rPr>
                <w:del w:id="4154" w:author="Phuong Truong Thi" w:date="2024-10-08T18:09:00Z"/>
                <w:rFonts w:ascii="Times New Roman" w:eastAsia="Times New Roman" w:hAnsi="Times New Roman"/>
                <w:color w:val="000000"/>
                <w:sz w:val="24"/>
                <w:szCs w:val="24"/>
                <w:lang w:eastAsia="vi-VN"/>
              </w:rPr>
            </w:pPr>
            <w:ins w:id="4155" w:author="thu nga" w:date="2024-09-30T15:03:00Z">
              <w:del w:id="4156" w:author="Phuong Truong Thi" w:date="2024-10-08T18:09:00Z">
                <w:r w:rsidRPr="00DA2323" w:rsidDel="007E0F89">
                  <w:rPr>
                    <w:rFonts w:ascii="Times New Roman" w:hAnsi="Times New Roman"/>
                    <w:color w:val="000000"/>
                    <w:sz w:val="24"/>
                    <w:szCs w:val="24"/>
                    <w:lang w:val="vi-VN"/>
                  </w:rPr>
                  <w:delText>EZ/T24</w:delText>
                </w:r>
              </w:del>
            </w:ins>
          </w:p>
        </w:tc>
        <w:tc>
          <w:tcPr>
            <w:tcW w:w="1271" w:type="dxa"/>
            <w:tcPrChange w:id="4157" w:author="thu nga" w:date="2024-10-01T10:49:00Z">
              <w:tcPr>
                <w:tcW w:w="1080" w:type="dxa"/>
                <w:gridSpan w:val="2"/>
              </w:tcPr>
            </w:tcPrChange>
          </w:tcPr>
          <w:p w14:paraId="089E19CC" w14:textId="01BEB775" w:rsidR="00FF4CD3" w:rsidRPr="00AD0E1A" w:rsidDel="007E0F89" w:rsidRDefault="00FF4CD3" w:rsidP="00FF4CD3">
            <w:pPr>
              <w:spacing w:before="0" w:line="240" w:lineRule="auto"/>
              <w:contextualSpacing w:val="0"/>
              <w:rPr>
                <w:del w:id="4158" w:author="Phuong Truong Thi" w:date="2024-10-08T18:09:00Z"/>
                <w:rFonts w:ascii="Times New Roman" w:eastAsia="Times New Roman" w:hAnsi="Times New Roman"/>
                <w:color w:val="000000"/>
                <w:sz w:val="24"/>
                <w:szCs w:val="24"/>
                <w:lang w:eastAsia="vi-VN"/>
              </w:rPr>
            </w:pPr>
            <w:del w:id="4159" w:author="Phuong Truong Thi" w:date="2024-10-08T18:09:00Z">
              <w:r w:rsidDel="007E0F89">
                <w:rPr>
                  <w:rFonts w:ascii="Times New Roman" w:eastAsia="Times New Roman" w:hAnsi="Times New Roman"/>
                  <w:color w:val="000000"/>
                  <w:sz w:val="24"/>
                  <w:szCs w:val="24"/>
                  <w:lang w:eastAsia="vi-VN"/>
                </w:rPr>
                <w:delText>Date</w:delText>
              </w:r>
            </w:del>
          </w:p>
        </w:tc>
        <w:tc>
          <w:tcPr>
            <w:tcW w:w="1063" w:type="dxa"/>
            <w:shd w:val="clear" w:color="auto" w:fill="auto"/>
            <w:noWrap/>
            <w:vAlign w:val="center"/>
            <w:tcPrChange w:id="4160" w:author="thu nga" w:date="2024-10-01T10:49:00Z">
              <w:tcPr>
                <w:tcW w:w="1890" w:type="dxa"/>
                <w:gridSpan w:val="3"/>
                <w:shd w:val="clear" w:color="auto" w:fill="auto"/>
                <w:noWrap/>
                <w:vAlign w:val="center"/>
              </w:tcPr>
            </w:tcPrChange>
          </w:tcPr>
          <w:p w14:paraId="3EC3C695" w14:textId="0C90C705" w:rsidR="00FF4CD3" w:rsidRPr="00AD0E1A" w:rsidDel="007E0F89" w:rsidRDefault="00FF4CD3" w:rsidP="00FF4CD3">
            <w:pPr>
              <w:spacing w:before="0" w:line="240" w:lineRule="auto"/>
              <w:contextualSpacing w:val="0"/>
              <w:rPr>
                <w:del w:id="4161" w:author="Phuong Truong Thi" w:date="2024-10-08T18:09:00Z"/>
                <w:rFonts w:ascii="Times New Roman" w:eastAsia="Times New Roman" w:hAnsi="Times New Roman"/>
                <w:color w:val="000000"/>
                <w:sz w:val="24"/>
                <w:szCs w:val="24"/>
                <w:lang w:val="vi-VN" w:eastAsia="vi-VN"/>
              </w:rPr>
            </w:pPr>
          </w:p>
        </w:tc>
        <w:tc>
          <w:tcPr>
            <w:tcW w:w="1063" w:type="dxa"/>
            <w:tcPrChange w:id="4162" w:author="thu nga" w:date="2024-10-01T10:49:00Z">
              <w:tcPr>
                <w:tcW w:w="1260" w:type="dxa"/>
              </w:tcPr>
            </w:tcPrChange>
          </w:tcPr>
          <w:p w14:paraId="593401C1" w14:textId="25AD228C" w:rsidR="00FF4CD3" w:rsidRPr="00AD0E1A" w:rsidDel="007E0F89" w:rsidRDefault="00FF4CD3" w:rsidP="00FF4CD3">
            <w:pPr>
              <w:spacing w:before="0" w:line="240" w:lineRule="auto"/>
              <w:contextualSpacing w:val="0"/>
              <w:jc w:val="center"/>
              <w:rPr>
                <w:del w:id="4163" w:author="Phuong Truong Thi" w:date="2024-10-08T18:09:00Z"/>
                <w:rFonts w:ascii="Times New Roman" w:eastAsia="Times New Roman" w:hAnsi="Times New Roman"/>
                <w:sz w:val="24"/>
                <w:szCs w:val="24"/>
                <w:lang w:val="vi-VN" w:eastAsia="vi-VN"/>
              </w:rPr>
            </w:pPr>
            <w:del w:id="4164"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F4DEB68" w14:textId="17CDB4FF" w:rsidTr="7F5A6C64">
        <w:trPr>
          <w:trHeight w:val="276"/>
          <w:del w:id="4165" w:author="Phuong Truong Thi" w:date="2024-10-08T18:09:00Z"/>
          <w:trPrChange w:id="4166" w:author="thu nga" w:date="2024-10-01T10:49:00Z">
            <w:trPr>
              <w:gridBefore w:val="3"/>
              <w:gridAfter w:val="0"/>
              <w:trHeight w:val="276"/>
            </w:trPr>
          </w:trPrChange>
        </w:trPr>
        <w:tc>
          <w:tcPr>
            <w:tcW w:w="720" w:type="dxa"/>
            <w:shd w:val="clear" w:color="auto" w:fill="auto"/>
            <w:vAlign w:val="center"/>
            <w:tcPrChange w:id="4167" w:author="thu nga" w:date="2024-10-01T10:49:00Z">
              <w:tcPr>
                <w:tcW w:w="720" w:type="dxa"/>
                <w:shd w:val="clear" w:color="auto" w:fill="auto"/>
                <w:vAlign w:val="center"/>
              </w:tcPr>
            </w:tcPrChange>
          </w:tcPr>
          <w:p w14:paraId="2BD4678E" w14:textId="3C1542C3" w:rsidR="00FF4CD3" w:rsidRPr="00AD0E1A" w:rsidDel="007E0F89" w:rsidRDefault="00FF4CD3" w:rsidP="006C7268">
            <w:pPr>
              <w:pStyle w:val="ListParagraph"/>
              <w:numPr>
                <w:ilvl w:val="0"/>
                <w:numId w:val="61"/>
              </w:numPr>
              <w:spacing w:before="0" w:line="240" w:lineRule="auto"/>
              <w:contextualSpacing w:val="0"/>
              <w:jc w:val="left"/>
              <w:rPr>
                <w:del w:id="4168"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169" w:author="thu nga" w:date="2024-10-01T10:49:00Z">
              <w:tcPr>
                <w:tcW w:w="1710" w:type="dxa"/>
                <w:gridSpan w:val="3"/>
                <w:shd w:val="clear" w:color="auto" w:fill="auto"/>
                <w:vAlign w:val="center"/>
                <w:hideMark/>
              </w:tcPr>
            </w:tcPrChange>
          </w:tcPr>
          <w:p w14:paraId="0E957E44" w14:textId="32FA5149" w:rsidR="00FF4CD3" w:rsidRPr="00AD0E1A" w:rsidDel="007E0F89" w:rsidRDefault="00FF4CD3" w:rsidP="006C7268">
            <w:pPr>
              <w:spacing w:before="0" w:line="240" w:lineRule="auto"/>
              <w:contextualSpacing w:val="0"/>
              <w:rPr>
                <w:del w:id="4170" w:author="Phuong Truong Thi" w:date="2024-10-08T18:09:00Z"/>
                <w:rFonts w:ascii="Times New Roman" w:eastAsia="Times New Roman" w:hAnsi="Times New Roman"/>
                <w:color w:val="000000"/>
                <w:sz w:val="24"/>
                <w:szCs w:val="24"/>
                <w:lang w:val="vi-VN" w:eastAsia="vi-VN"/>
              </w:rPr>
            </w:pPr>
            <w:del w:id="4171" w:author="Phuong Truong Thi" w:date="2024-10-08T18:09:00Z">
              <w:r w:rsidRPr="00763017" w:rsidDel="007E0F89">
                <w:rPr>
                  <w:rFonts w:ascii="Times New Roman" w:hAnsi="Times New Roman"/>
                  <w:color w:val="000000"/>
                  <w:sz w:val="24"/>
                  <w:szCs w:val="24"/>
                  <w:lang w:val="vi-VN"/>
                  <w:rPrChange w:id="4172" w:author="thu nga" w:date="2024-09-30T13:54:00Z">
                    <w:rPr>
                      <w:rFonts w:ascii="Times New Roman" w:hAnsi="Times New Roman"/>
                      <w:color w:val="000000"/>
                      <w:sz w:val="24"/>
                      <w:szCs w:val="24"/>
                    </w:rPr>
                  </w:rPrChange>
                </w:rPr>
                <w:delText>Ngày tương tác gần nhất</w:delText>
              </w:r>
            </w:del>
          </w:p>
        </w:tc>
        <w:tc>
          <w:tcPr>
            <w:tcW w:w="2610" w:type="dxa"/>
            <w:vAlign w:val="center"/>
            <w:tcPrChange w:id="4173" w:author="thu nga" w:date="2024-10-01T10:49:00Z">
              <w:tcPr>
                <w:tcW w:w="2610" w:type="dxa"/>
                <w:vAlign w:val="center"/>
              </w:tcPr>
            </w:tcPrChange>
          </w:tcPr>
          <w:p w14:paraId="0C60BCD6" w14:textId="597E246E" w:rsidR="00FF4CD3" w:rsidRPr="00763017" w:rsidDel="007E0F89" w:rsidRDefault="00FF4CD3" w:rsidP="006C7268">
            <w:pPr>
              <w:spacing w:before="0" w:line="240" w:lineRule="auto"/>
              <w:contextualSpacing w:val="0"/>
              <w:rPr>
                <w:del w:id="4174" w:author="Phuong Truong Thi" w:date="2024-10-08T18:09:00Z"/>
                <w:rFonts w:ascii="Times New Roman" w:eastAsia="Times New Roman" w:hAnsi="Times New Roman"/>
                <w:color w:val="000000"/>
                <w:sz w:val="24"/>
                <w:szCs w:val="24"/>
                <w:lang w:val="vi-VN" w:eastAsia="vi-VN"/>
                <w:rPrChange w:id="4175" w:author="thu nga" w:date="2024-09-30T13:54:00Z">
                  <w:rPr>
                    <w:del w:id="4176" w:author="Phuong Truong Thi" w:date="2024-10-08T18:09:00Z"/>
                    <w:rFonts w:ascii="Times New Roman" w:eastAsia="Times New Roman" w:hAnsi="Times New Roman"/>
                    <w:color w:val="000000"/>
                    <w:sz w:val="24"/>
                    <w:szCs w:val="24"/>
                    <w:lang w:eastAsia="vi-VN"/>
                  </w:rPr>
                </w:rPrChange>
              </w:rPr>
            </w:pPr>
            <w:del w:id="4177" w:author="Phuong Truong Thi" w:date="2024-10-08T18:09:00Z">
              <w:r w:rsidRPr="00763017" w:rsidDel="007E0F89">
                <w:rPr>
                  <w:rFonts w:ascii="Times New Roman" w:hAnsi="Times New Roman"/>
                  <w:color w:val="000000"/>
                  <w:sz w:val="24"/>
                  <w:szCs w:val="24"/>
                  <w:lang w:val="vi-VN"/>
                  <w:rPrChange w:id="4178" w:author="thu nga" w:date="2024-09-30T13:54:00Z">
                    <w:rPr>
                      <w:rFonts w:ascii="Times New Roman" w:hAnsi="Times New Roman"/>
                      <w:color w:val="000000"/>
                      <w:sz w:val="24"/>
                      <w:szCs w:val="24"/>
                    </w:rPr>
                  </w:rPrChange>
                </w:rPr>
                <w:delText>Thời gian tương tác công gần nhất của VPB với khách hàng: Last activity/event</w:delText>
              </w:r>
            </w:del>
          </w:p>
        </w:tc>
        <w:tc>
          <w:tcPr>
            <w:tcW w:w="1080" w:type="dxa"/>
            <w:tcPrChange w:id="4179" w:author="thu nga" w:date="2024-10-01T10:49:00Z">
              <w:tcPr>
                <w:tcW w:w="1080" w:type="dxa"/>
              </w:tcPr>
            </w:tcPrChange>
          </w:tcPr>
          <w:p w14:paraId="763EAE3E" w14:textId="10630B66" w:rsidR="00FF4CD3" w:rsidRPr="00FF4CD3" w:rsidDel="007E0F89" w:rsidRDefault="00FF4CD3" w:rsidP="006C7268">
            <w:pPr>
              <w:spacing w:before="0" w:line="240" w:lineRule="auto"/>
              <w:contextualSpacing w:val="0"/>
              <w:rPr>
                <w:del w:id="4180" w:author="Phuong Truong Thi" w:date="2024-10-08T18:09:00Z"/>
                <w:rFonts w:ascii="Times New Roman" w:eastAsia="Times New Roman" w:hAnsi="Times New Roman"/>
                <w:color w:val="000000"/>
                <w:sz w:val="24"/>
                <w:szCs w:val="24"/>
                <w:lang w:val="vi-VN" w:eastAsia="vi-VN"/>
                <w:rPrChange w:id="4181" w:author="thu nga" w:date="2024-09-30T15:03:00Z">
                  <w:rPr>
                    <w:del w:id="4182" w:author="Phuong Truong Thi" w:date="2024-10-08T18:09:00Z"/>
                    <w:rFonts w:ascii="Times New Roman" w:eastAsia="Times New Roman" w:hAnsi="Times New Roman"/>
                    <w:color w:val="000000"/>
                    <w:sz w:val="24"/>
                    <w:szCs w:val="24"/>
                    <w:lang w:eastAsia="vi-VN"/>
                  </w:rPr>
                </w:rPrChange>
              </w:rPr>
            </w:pPr>
            <w:ins w:id="4183" w:author="thu nga" w:date="2024-09-30T15:03:00Z">
              <w:del w:id="4184" w:author="Phuong Truong Thi" w:date="2024-10-08T18:09:00Z">
                <w:r w:rsidDel="007E0F89">
                  <w:rPr>
                    <w:rFonts w:ascii="Times New Roman" w:eastAsia="Times New Roman" w:hAnsi="Times New Roman"/>
                    <w:color w:val="000000"/>
                    <w:sz w:val="24"/>
                    <w:szCs w:val="24"/>
                    <w:lang w:val="vi-VN" w:eastAsia="vi-VN"/>
                  </w:rPr>
                  <w:delText>CRM</w:delText>
                </w:r>
              </w:del>
            </w:ins>
          </w:p>
        </w:tc>
        <w:tc>
          <w:tcPr>
            <w:tcW w:w="1271" w:type="dxa"/>
            <w:tcPrChange w:id="4185" w:author="thu nga" w:date="2024-10-01T10:49:00Z">
              <w:tcPr>
                <w:tcW w:w="1080" w:type="dxa"/>
                <w:gridSpan w:val="2"/>
              </w:tcPr>
            </w:tcPrChange>
          </w:tcPr>
          <w:p w14:paraId="1CB514FE" w14:textId="4CDB8A7C" w:rsidR="00FF4CD3" w:rsidRPr="00AD0E1A" w:rsidDel="007E0F89" w:rsidRDefault="00FF4CD3" w:rsidP="006C7268">
            <w:pPr>
              <w:spacing w:before="0" w:line="240" w:lineRule="auto"/>
              <w:contextualSpacing w:val="0"/>
              <w:rPr>
                <w:del w:id="4186" w:author="Phuong Truong Thi" w:date="2024-10-08T18:09:00Z"/>
                <w:rFonts w:ascii="Times New Roman" w:eastAsia="Times New Roman" w:hAnsi="Times New Roman"/>
                <w:color w:val="000000"/>
                <w:sz w:val="24"/>
                <w:szCs w:val="24"/>
                <w:lang w:eastAsia="vi-VN"/>
              </w:rPr>
            </w:pPr>
            <w:del w:id="4187" w:author="Phuong Truong Thi" w:date="2024-10-08T18:09:00Z">
              <w:r w:rsidDel="007E0F89">
                <w:rPr>
                  <w:rFonts w:ascii="Times New Roman" w:eastAsia="Times New Roman" w:hAnsi="Times New Roman"/>
                  <w:color w:val="000000"/>
                  <w:sz w:val="24"/>
                  <w:szCs w:val="24"/>
                  <w:lang w:eastAsia="vi-VN"/>
                </w:rPr>
                <w:delText>Date</w:delText>
              </w:r>
            </w:del>
          </w:p>
        </w:tc>
        <w:tc>
          <w:tcPr>
            <w:tcW w:w="1063" w:type="dxa"/>
            <w:shd w:val="clear" w:color="auto" w:fill="auto"/>
            <w:noWrap/>
            <w:vAlign w:val="center"/>
            <w:tcPrChange w:id="4188" w:author="thu nga" w:date="2024-10-01T10:49:00Z">
              <w:tcPr>
                <w:tcW w:w="1890" w:type="dxa"/>
                <w:gridSpan w:val="3"/>
                <w:shd w:val="clear" w:color="auto" w:fill="auto"/>
                <w:noWrap/>
                <w:vAlign w:val="center"/>
              </w:tcPr>
            </w:tcPrChange>
          </w:tcPr>
          <w:p w14:paraId="1819BBB7" w14:textId="1D5C8FC4" w:rsidR="00FF4CD3" w:rsidRPr="00AD0E1A" w:rsidDel="007E0F89" w:rsidRDefault="00FF4CD3" w:rsidP="006C7268">
            <w:pPr>
              <w:spacing w:before="0" w:line="240" w:lineRule="auto"/>
              <w:contextualSpacing w:val="0"/>
              <w:rPr>
                <w:del w:id="4189" w:author="Phuong Truong Thi" w:date="2024-10-08T18:09:00Z"/>
                <w:rFonts w:ascii="Times New Roman" w:eastAsia="Times New Roman" w:hAnsi="Times New Roman"/>
                <w:color w:val="000000"/>
                <w:sz w:val="24"/>
                <w:szCs w:val="24"/>
                <w:lang w:val="vi-VN" w:eastAsia="vi-VN"/>
              </w:rPr>
            </w:pPr>
          </w:p>
        </w:tc>
        <w:tc>
          <w:tcPr>
            <w:tcW w:w="1063" w:type="dxa"/>
            <w:tcPrChange w:id="4190" w:author="thu nga" w:date="2024-10-01T10:49:00Z">
              <w:tcPr>
                <w:tcW w:w="1260" w:type="dxa"/>
              </w:tcPr>
            </w:tcPrChange>
          </w:tcPr>
          <w:p w14:paraId="5B05699D" w14:textId="4CB6B1BE" w:rsidR="00FF4CD3" w:rsidRPr="00AD0E1A" w:rsidDel="007E0F89" w:rsidRDefault="00FF4CD3" w:rsidP="006C7268">
            <w:pPr>
              <w:spacing w:before="0" w:line="240" w:lineRule="auto"/>
              <w:contextualSpacing w:val="0"/>
              <w:jc w:val="center"/>
              <w:rPr>
                <w:del w:id="4191" w:author="Phuong Truong Thi" w:date="2024-10-08T18:09:00Z"/>
                <w:rFonts w:ascii="Times New Roman" w:eastAsia="Times New Roman" w:hAnsi="Times New Roman"/>
                <w:sz w:val="24"/>
                <w:szCs w:val="24"/>
                <w:lang w:eastAsia="vi-VN"/>
              </w:rPr>
            </w:pPr>
            <w:del w:id="4192"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013D1665" w14:textId="2E57296E" w:rsidTr="7F5A6C64">
        <w:trPr>
          <w:trHeight w:val="276"/>
          <w:del w:id="4193" w:author="Phuong Truong Thi" w:date="2024-10-08T18:09:00Z"/>
          <w:trPrChange w:id="4194" w:author="thu nga" w:date="2024-10-01T10:48:00Z">
            <w:trPr>
              <w:gridBefore w:val="3"/>
              <w:gridAfter w:val="0"/>
              <w:trHeight w:val="276"/>
            </w:trPr>
          </w:trPrChange>
        </w:trPr>
        <w:tc>
          <w:tcPr>
            <w:tcW w:w="1080" w:type="dxa"/>
            <w:gridSpan w:val="2"/>
            <w:tcPrChange w:id="4195" w:author="thu nga" w:date="2024-10-01T10:48:00Z">
              <w:tcPr>
                <w:tcW w:w="1080" w:type="dxa"/>
                <w:gridSpan w:val="3"/>
              </w:tcPr>
            </w:tcPrChange>
          </w:tcPr>
          <w:p w14:paraId="2E57EF02" w14:textId="49A5657D" w:rsidR="00FF4CD3" w:rsidRPr="00AD0E1A" w:rsidDel="007E0F89" w:rsidRDefault="00FF4CD3" w:rsidP="007E4E6C">
            <w:pPr>
              <w:spacing w:before="0" w:line="240" w:lineRule="auto"/>
              <w:contextualSpacing w:val="0"/>
              <w:rPr>
                <w:del w:id="4196" w:author="Phuong Truong Thi" w:date="2024-10-08T18:09:00Z"/>
                <w:rFonts w:ascii="Times New Roman" w:eastAsia="Times New Roman" w:hAnsi="Times New Roman"/>
                <w:sz w:val="24"/>
                <w:szCs w:val="24"/>
                <w:lang w:eastAsia="vi-VN"/>
              </w:rPr>
            </w:pPr>
          </w:p>
        </w:tc>
        <w:tc>
          <w:tcPr>
            <w:tcW w:w="8082" w:type="dxa"/>
            <w:gridSpan w:val="6"/>
            <w:tcPrChange w:id="4197" w:author="thu nga" w:date="2024-10-01T10:48:00Z">
              <w:tcPr>
                <w:tcW w:w="9270" w:type="dxa"/>
                <w:gridSpan w:val="9"/>
              </w:tcPr>
            </w:tcPrChange>
          </w:tcPr>
          <w:p w14:paraId="17862B37" w14:textId="71BE5887" w:rsidR="00FF4CD3" w:rsidRPr="00AD0E1A" w:rsidDel="007E0F89" w:rsidRDefault="00FF4CD3" w:rsidP="007E4E6C">
            <w:pPr>
              <w:spacing w:before="0" w:line="240" w:lineRule="auto"/>
              <w:contextualSpacing w:val="0"/>
              <w:rPr>
                <w:del w:id="4198" w:author="Phuong Truong Thi" w:date="2024-10-08T18:09:00Z"/>
                <w:rFonts w:ascii="Times New Roman" w:eastAsia="Times New Roman" w:hAnsi="Times New Roman"/>
                <w:sz w:val="24"/>
                <w:szCs w:val="24"/>
                <w:lang w:eastAsia="vi-VN"/>
              </w:rPr>
            </w:pPr>
            <w:del w:id="4199" w:author="Phuong Truong Thi" w:date="2024-10-08T18:09:00Z">
              <w:r w:rsidRPr="00AD0E1A" w:rsidDel="007E0F89">
                <w:rPr>
                  <w:rFonts w:ascii="Times New Roman" w:eastAsia="Times New Roman" w:hAnsi="Times New Roman"/>
                  <w:sz w:val="24"/>
                  <w:szCs w:val="24"/>
                  <w:lang w:eastAsia="vi-VN"/>
                </w:rPr>
                <w:delText>Thông tin liên hệ</w:delText>
              </w:r>
            </w:del>
          </w:p>
        </w:tc>
      </w:tr>
      <w:tr w:rsidR="00FF4CD3" w:rsidRPr="00AD0E1A" w:rsidDel="007E0F89" w14:paraId="50E3652F" w14:textId="0D1D2920" w:rsidTr="7F5A6C64">
        <w:trPr>
          <w:trHeight w:val="276"/>
          <w:del w:id="4200" w:author="Phuong Truong Thi" w:date="2024-10-08T18:09:00Z"/>
          <w:trPrChange w:id="4201" w:author="thu nga" w:date="2024-10-01T10:49:00Z">
            <w:trPr>
              <w:gridBefore w:val="3"/>
              <w:gridAfter w:val="0"/>
              <w:trHeight w:val="276"/>
            </w:trPr>
          </w:trPrChange>
        </w:trPr>
        <w:tc>
          <w:tcPr>
            <w:tcW w:w="720" w:type="dxa"/>
            <w:shd w:val="clear" w:color="auto" w:fill="auto"/>
            <w:vAlign w:val="center"/>
            <w:tcPrChange w:id="4202" w:author="thu nga" w:date="2024-10-01T10:49:00Z">
              <w:tcPr>
                <w:tcW w:w="720" w:type="dxa"/>
                <w:shd w:val="clear" w:color="auto" w:fill="auto"/>
                <w:vAlign w:val="center"/>
              </w:tcPr>
            </w:tcPrChange>
          </w:tcPr>
          <w:p w14:paraId="4B4CCDF2" w14:textId="60DD3A80" w:rsidR="00FF4CD3" w:rsidRPr="00AD0E1A" w:rsidDel="007E0F89" w:rsidRDefault="00FF4CD3" w:rsidP="00FF4CD3">
            <w:pPr>
              <w:pStyle w:val="ListParagraph"/>
              <w:numPr>
                <w:ilvl w:val="0"/>
                <w:numId w:val="61"/>
              </w:numPr>
              <w:spacing w:before="0" w:line="240" w:lineRule="auto"/>
              <w:contextualSpacing w:val="0"/>
              <w:jc w:val="left"/>
              <w:rPr>
                <w:del w:id="4203"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204" w:author="thu nga" w:date="2024-10-01T10:49:00Z">
              <w:tcPr>
                <w:tcW w:w="1710" w:type="dxa"/>
                <w:gridSpan w:val="3"/>
                <w:shd w:val="clear" w:color="auto" w:fill="auto"/>
                <w:vAlign w:val="center"/>
                <w:hideMark/>
              </w:tcPr>
            </w:tcPrChange>
          </w:tcPr>
          <w:p w14:paraId="5C859C99" w14:textId="659B2028" w:rsidR="00FF4CD3" w:rsidRPr="00AD0E1A" w:rsidDel="007E0F89" w:rsidRDefault="00FF4CD3" w:rsidP="00FF4CD3">
            <w:pPr>
              <w:spacing w:before="0" w:line="240" w:lineRule="auto"/>
              <w:contextualSpacing w:val="0"/>
              <w:rPr>
                <w:del w:id="4205" w:author="Phuong Truong Thi" w:date="2024-10-08T18:09:00Z"/>
                <w:rFonts w:ascii="Times New Roman" w:eastAsia="Times New Roman" w:hAnsi="Times New Roman"/>
                <w:color w:val="000000"/>
                <w:sz w:val="24"/>
                <w:szCs w:val="24"/>
                <w:lang w:val="vi-VN" w:eastAsia="vi-VN"/>
              </w:rPr>
            </w:pPr>
            <w:del w:id="4206" w:author="Phuong Truong Thi" w:date="2024-10-08T18:09:00Z">
              <w:r w:rsidRPr="00AD0E1A" w:rsidDel="007E0F89">
                <w:rPr>
                  <w:rFonts w:ascii="Times New Roman" w:hAnsi="Times New Roman"/>
                  <w:color w:val="000000"/>
                  <w:sz w:val="24"/>
                  <w:szCs w:val="24"/>
                </w:rPr>
                <w:delText>Số điện thoại</w:delText>
              </w:r>
            </w:del>
          </w:p>
        </w:tc>
        <w:tc>
          <w:tcPr>
            <w:tcW w:w="2610" w:type="dxa"/>
            <w:vAlign w:val="center"/>
            <w:tcPrChange w:id="4207" w:author="thu nga" w:date="2024-10-01T10:49:00Z">
              <w:tcPr>
                <w:tcW w:w="2610" w:type="dxa"/>
                <w:vAlign w:val="center"/>
              </w:tcPr>
            </w:tcPrChange>
          </w:tcPr>
          <w:p w14:paraId="51CEDD9A" w14:textId="20570DA0" w:rsidR="00FF4CD3" w:rsidRPr="00763017" w:rsidDel="007E0F89" w:rsidRDefault="00FF4CD3" w:rsidP="00FF4CD3">
            <w:pPr>
              <w:spacing w:before="0" w:line="240" w:lineRule="auto"/>
              <w:contextualSpacing w:val="0"/>
              <w:rPr>
                <w:del w:id="4208" w:author="Phuong Truong Thi" w:date="2024-10-08T18:09:00Z"/>
                <w:rFonts w:ascii="Times New Roman" w:eastAsia="Times New Roman" w:hAnsi="Times New Roman"/>
                <w:color w:val="000000"/>
                <w:sz w:val="24"/>
                <w:szCs w:val="24"/>
                <w:lang w:val="vi-VN" w:eastAsia="vi-VN"/>
                <w:rPrChange w:id="4209" w:author="thu nga" w:date="2024-09-30T13:54:00Z">
                  <w:rPr>
                    <w:del w:id="4210" w:author="Phuong Truong Thi" w:date="2024-10-08T18:09:00Z"/>
                    <w:rFonts w:ascii="Times New Roman" w:eastAsia="Times New Roman" w:hAnsi="Times New Roman"/>
                    <w:color w:val="000000"/>
                    <w:sz w:val="24"/>
                    <w:szCs w:val="24"/>
                    <w:lang w:eastAsia="vi-VN"/>
                  </w:rPr>
                </w:rPrChange>
              </w:rPr>
            </w:pPr>
            <w:del w:id="4211" w:author="Phuong Truong Thi" w:date="2024-10-08T18:09:00Z">
              <w:r w:rsidRPr="00763017" w:rsidDel="007E0F89">
                <w:rPr>
                  <w:rFonts w:ascii="Times New Roman" w:hAnsi="Times New Roman"/>
                  <w:color w:val="000000"/>
                  <w:sz w:val="24"/>
                  <w:szCs w:val="24"/>
                  <w:lang w:val="vi-VN"/>
                  <w:rPrChange w:id="4212" w:author="thu nga" w:date="2024-09-30T13:54:00Z">
                    <w:rPr>
                      <w:rFonts w:ascii="Times New Roman" w:hAnsi="Times New Roman"/>
                      <w:color w:val="000000"/>
                      <w:sz w:val="24"/>
                      <w:szCs w:val="24"/>
                    </w:rPr>
                  </w:rPrChange>
                </w:rPr>
                <w:delText>Số điện thoại của khách hàng</w:delText>
              </w:r>
            </w:del>
          </w:p>
        </w:tc>
        <w:tc>
          <w:tcPr>
            <w:tcW w:w="1080" w:type="dxa"/>
            <w:tcPrChange w:id="4213" w:author="thu nga" w:date="2024-10-01T10:49:00Z">
              <w:tcPr>
                <w:tcW w:w="1080" w:type="dxa"/>
              </w:tcPr>
            </w:tcPrChange>
          </w:tcPr>
          <w:p w14:paraId="01C32496" w14:textId="47449A87" w:rsidR="00FF4CD3" w:rsidDel="007E0F89" w:rsidRDefault="00FF4CD3" w:rsidP="00FF4CD3">
            <w:pPr>
              <w:spacing w:before="0" w:line="240" w:lineRule="auto"/>
              <w:contextualSpacing w:val="0"/>
              <w:rPr>
                <w:del w:id="4214" w:author="Phuong Truong Thi" w:date="2024-10-08T18:09:00Z"/>
                <w:rFonts w:ascii="Times New Roman" w:eastAsia="Times New Roman" w:hAnsi="Times New Roman"/>
                <w:color w:val="000000"/>
                <w:sz w:val="24"/>
                <w:szCs w:val="24"/>
                <w:lang w:eastAsia="vi-VN"/>
              </w:rPr>
            </w:pPr>
            <w:ins w:id="4215" w:author="thu nga" w:date="2024-09-30T15:03:00Z">
              <w:del w:id="4216" w:author="Phuong Truong Thi" w:date="2024-10-08T18:09:00Z">
                <w:r w:rsidRPr="00C30F28" w:rsidDel="007E0F89">
                  <w:rPr>
                    <w:rFonts w:ascii="Times New Roman" w:hAnsi="Times New Roman"/>
                    <w:color w:val="000000"/>
                    <w:sz w:val="24"/>
                    <w:szCs w:val="24"/>
                    <w:lang w:val="vi-VN"/>
                  </w:rPr>
                  <w:delText>EZ/T24</w:delText>
                </w:r>
              </w:del>
            </w:ins>
          </w:p>
        </w:tc>
        <w:tc>
          <w:tcPr>
            <w:tcW w:w="1271" w:type="dxa"/>
            <w:tcPrChange w:id="4217" w:author="thu nga" w:date="2024-10-01T10:49:00Z">
              <w:tcPr>
                <w:tcW w:w="1080" w:type="dxa"/>
                <w:gridSpan w:val="2"/>
              </w:tcPr>
            </w:tcPrChange>
          </w:tcPr>
          <w:p w14:paraId="34D4C205" w14:textId="609453F1" w:rsidR="00FF4CD3" w:rsidRPr="00AD0E1A" w:rsidDel="007E0F89" w:rsidRDefault="00FF4CD3" w:rsidP="00FF4CD3">
            <w:pPr>
              <w:spacing w:before="0" w:line="240" w:lineRule="auto"/>
              <w:contextualSpacing w:val="0"/>
              <w:rPr>
                <w:del w:id="4218" w:author="Phuong Truong Thi" w:date="2024-10-08T18:09:00Z"/>
                <w:rFonts w:ascii="Times New Roman" w:eastAsia="Times New Roman" w:hAnsi="Times New Roman"/>
                <w:color w:val="000000"/>
                <w:sz w:val="24"/>
                <w:szCs w:val="24"/>
                <w:lang w:eastAsia="vi-VN"/>
              </w:rPr>
            </w:pPr>
            <w:del w:id="4219" w:author="Phuong Truong Thi" w:date="2024-10-08T18:09:00Z">
              <w:r w:rsidDel="007E0F89">
                <w:rPr>
                  <w:rFonts w:ascii="Times New Roman" w:eastAsia="Times New Roman" w:hAnsi="Times New Roman"/>
                  <w:color w:val="000000"/>
                  <w:sz w:val="24"/>
                  <w:szCs w:val="24"/>
                  <w:lang w:eastAsia="vi-VN"/>
                </w:rPr>
                <w:delText>Phone</w:delText>
              </w:r>
            </w:del>
          </w:p>
        </w:tc>
        <w:tc>
          <w:tcPr>
            <w:tcW w:w="1063" w:type="dxa"/>
            <w:shd w:val="clear" w:color="auto" w:fill="auto"/>
            <w:noWrap/>
            <w:vAlign w:val="center"/>
            <w:tcPrChange w:id="4220" w:author="thu nga" w:date="2024-10-01T10:49:00Z">
              <w:tcPr>
                <w:tcW w:w="1890" w:type="dxa"/>
                <w:gridSpan w:val="3"/>
                <w:shd w:val="clear" w:color="auto" w:fill="auto"/>
                <w:noWrap/>
                <w:vAlign w:val="center"/>
              </w:tcPr>
            </w:tcPrChange>
          </w:tcPr>
          <w:p w14:paraId="0CD571B3" w14:textId="35653E03" w:rsidR="00FF4CD3" w:rsidRPr="00AD0E1A" w:rsidDel="007E0F89" w:rsidRDefault="00FF4CD3" w:rsidP="00FF4CD3">
            <w:pPr>
              <w:spacing w:before="0" w:line="240" w:lineRule="auto"/>
              <w:contextualSpacing w:val="0"/>
              <w:rPr>
                <w:del w:id="4221" w:author="Phuong Truong Thi" w:date="2024-10-08T18:09:00Z"/>
                <w:rFonts w:ascii="Times New Roman" w:eastAsia="Times New Roman" w:hAnsi="Times New Roman"/>
                <w:color w:val="000000"/>
                <w:sz w:val="24"/>
                <w:szCs w:val="24"/>
                <w:lang w:val="vi-VN" w:eastAsia="vi-VN"/>
              </w:rPr>
            </w:pPr>
          </w:p>
        </w:tc>
        <w:tc>
          <w:tcPr>
            <w:tcW w:w="1063" w:type="dxa"/>
            <w:tcPrChange w:id="4222" w:author="thu nga" w:date="2024-10-01T10:49:00Z">
              <w:tcPr>
                <w:tcW w:w="1260" w:type="dxa"/>
              </w:tcPr>
            </w:tcPrChange>
          </w:tcPr>
          <w:p w14:paraId="2E690602" w14:textId="5257CB40" w:rsidR="00FF4CD3" w:rsidRPr="00AD0E1A" w:rsidDel="007E0F89" w:rsidRDefault="00FF4CD3" w:rsidP="00FF4CD3">
            <w:pPr>
              <w:spacing w:before="0" w:line="240" w:lineRule="auto"/>
              <w:contextualSpacing w:val="0"/>
              <w:jc w:val="center"/>
              <w:rPr>
                <w:del w:id="4223" w:author="Phuong Truong Thi" w:date="2024-10-08T18:09:00Z"/>
                <w:rFonts w:ascii="Times New Roman" w:eastAsia="Times New Roman" w:hAnsi="Times New Roman"/>
                <w:sz w:val="24"/>
                <w:szCs w:val="24"/>
                <w:lang w:eastAsia="vi-VN"/>
              </w:rPr>
            </w:pPr>
            <w:del w:id="4224"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16EA1EC6" w14:textId="7979AE27" w:rsidTr="7F5A6C64">
        <w:trPr>
          <w:trHeight w:val="276"/>
          <w:del w:id="4225" w:author="Phuong Truong Thi" w:date="2024-10-08T18:09:00Z"/>
          <w:trPrChange w:id="4226" w:author="thu nga" w:date="2024-10-01T10:49:00Z">
            <w:trPr>
              <w:gridBefore w:val="3"/>
              <w:gridAfter w:val="0"/>
              <w:trHeight w:val="276"/>
            </w:trPr>
          </w:trPrChange>
        </w:trPr>
        <w:tc>
          <w:tcPr>
            <w:tcW w:w="720" w:type="dxa"/>
            <w:shd w:val="clear" w:color="auto" w:fill="auto"/>
            <w:vAlign w:val="center"/>
            <w:tcPrChange w:id="4227" w:author="thu nga" w:date="2024-10-01T10:49:00Z">
              <w:tcPr>
                <w:tcW w:w="720" w:type="dxa"/>
                <w:shd w:val="clear" w:color="auto" w:fill="auto"/>
                <w:vAlign w:val="center"/>
              </w:tcPr>
            </w:tcPrChange>
          </w:tcPr>
          <w:p w14:paraId="3EADA832" w14:textId="32BF600E" w:rsidR="00FF4CD3" w:rsidRPr="00AD0E1A" w:rsidDel="007E0F89" w:rsidRDefault="00FF4CD3" w:rsidP="00FF4CD3">
            <w:pPr>
              <w:pStyle w:val="ListParagraph"/>
              <w:numPr>
                <w:ilvl w:val="0"/>
                <w:numId w:val="61"/>
              </w:numPr>
              <w:spacing w:before="0" w:line="240" w:lineRule="auto"/>
              <w:contextualSpacing w:val="0"/>
              <w:jc w:val="left"/>
              <w:rPr>
                <w:del w:id="4228"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229" w:author="thu nga" w:date="2024-10-01T10:49:00Z">
              <w:tcPr>
                <w:tcW w:w="1710" w:type="dxa"/>
                <w:gridSpan w:val="3"/>
                <w:shd w:val="clear" w:color="auto" w:fill="auto"/>
                <w:vAlign w:val="center"/>
                <w:hideMark/>
              </w:tcPr>
            </w:tcPrChange>
          </w:tcPr>
          <w:p w14:paraId="271A6420" w14:textId="698D0131" w:rsidR="00FF4CD3" w:rsidRPr="00AD0E1A" w:rsidDel="007E0F89" w:rsidRDefault="00FF4CD3" w:rsidP="00FF4CD3">
            <w:pPr>
              <w:spacing w:before="0" w:line="240" w:lineRule="auto"/>
              <w:contextualSpacing w:val="0"/>
              <w:rPr>
                <w:del w:id="4230" w:author="Phuong Truong Thi" w:date="2024-10-08T18:09:00Z"/>
                <w:rFonts w:ascii="Times New Roman" w:eastAsia="Times New Roman" w:hAnsi="Times New Roman"/>
                <w:color w:val="000000"/>
                <w:sz w:val="24"/>
                <w:szCs w:val="24"/>
                <w:lang w:val="vi-VN" w:eastAsia="vi-VN"/>
              </w:rPr>
            </w:pPr>
            <w:del w:id="4231" w:author="Phuong Truong Thi" w:date="2024-10-08T18:09:00Z">
              <w:r w:rsidRPr="00AD0E1A" w:rsidDel="007E0F89">
                <w:rPr>
                  <w:rFonts w:ascii="Times New Roman" w:hAnsi="Times New Roman"/>
                  <w:color w:val="000000"/>
                  <w:sz w:val="24"/>
                  <w:szCs w:val="24"/>
                </w:rPr>
                <w:delText>Email</w:delText>
              </w:r>
            </w:del>
          </w:p>
        </w:tc>
        <w:tc>
          <w:tcPr>
            <w:tcW w:w="2610" w:type="dxa"/>
            <w:vAlign w:val="center"/>
            <w:tcPrChange w:id="4232" w:author="thu nga" w:date="2024-10-01T10:49:00Z">
              <w:tcPr>
                <w:tcW w:w="2610" w:type="dxa"/>
                <w:vAlign w:val="center"/>
              </w:tcPr>
            </w:tcPrChange>
          </w:tcPr>
          <w:p w14:paraId="237654A4" w14:textId="6846B6A5" w:rsidR="00FF4CD3" w:rsidRPr="006C7268" w:rsidDel="007E0F89" w:rsidRDefault="00FF4CD3" w:rsidP="00FF4CD3">
            <w:pPr>
              <w:spacing w:before="0" w:line="240" w:lineRule="auto"/>
              <w:contextualSpacing w:val="0"/>
              <w:rPr>
                <w:del w:id="4233" w:author="Phuong Truong Thi" w:date="2024-10-08T18:09:00Z"/>
                <w:rFonts w:ascii="Times New Roman" w:eastAsia="Times New Roman" w:hAnsi="Times New Roman"/>
                <w:color w:val="000000"/>
                <w:sz w:val="24"/>
                <w:szCs w:val="24"/>
                <w:lang w:eastAsia="vi-VN"/>
              </w:rPr>
            </w:pPr>
            <w:del w:id="4234" w:author="Phuong Truong Thi" w:date="2024-10-08T18:09:00Z">
              <w:r w:rsidRPr="006C7268" w:rsidDel="007E0F89">
                <w:rPr>
                  <w:rFonts w:ascii="Times New Roman" w:hAnsi="Times New Roman"/>
                  <w:color w:val="000000"/>
                  <w:sz w:val="24"/>
                  <w:szCs w:val="24"/>
                </w:rPr>
                <w:delText>Email của khách hàng</w:delText>
              </w:r>
            </w:del>
          </w:p>
        </w:tc>
        <w:tc>
          <w:tcPr>
            <w:tcW w:w="1080" w:type="dxa"/>
            <w:tcPrChange w:id="4235" w:author="thu nga" w:date="2024-10-01T10:49:00Z">
              <w:tcPr>
                <w:tcW w:w="1080" w:type="dxa"/>
              </w:tcPr>
            </w:tcPrChange>
          </w:tcPr>
          <w:p w14:paraId="7D956E3C" w14:textId="6CB67299" w:rsidR="00FF4CD3" w:rsidDel="007E0F89" w:rsidRDefault="00FF4CD3" w:rsidP="00FF4CD3">
            <w:pPr>
              <w:spacing w:before="0" w:line="240" w:lineRule="auto"/>
              <w:contextualSpacing w:val="0"/>
              <w:rPr>
                <w:del w:id="4236" w:author="Phuong Truong Thi" w:date="2024-10-08T18:09:00Z"/>
                <w:rFonts w:ascii="Times New Roman" w:eastAsia="Times New Roman" w:hAnsi="Times New Roman"/>
                <w:color w:val="000000"/>
                <w:sz w:val="24"/>
                <w:szCs w:val="24"/>
                <w:lang w:eastAsia="vi-VN"/>
              </w:rPr>
            </w:pPr>
            <w:ins w:id="4237" w:author="thu nga" w:date="2024-09-30T15:03:00Z">
              <w:del w:id="4238" w:author="Phuong Truong Thi" w:date="2024-10-08T18:09:00Z">
                <w:r w:rsidRPr="00C30F28" w:rsidDel="007E0F89">
                  <w:rPr>
                    <w:rFonts w:ascii="Times New Roman" w:hAnsi="Times New Roman"/>
                    <w:color w:val="000000"/>
                    <w:sz w:val="24"/>
                    <w:szCs w:val="24"/>
                    <w:lang w:val="vi-VN"/>
                  </w:rPr>
                  <w:delText>EZ/T24</w:delText>
                </w:r>
              </w:del>
            </w:ins>
          </w:p>
        </w:tc>
        <w:tc>
          <w:tcPr>
            <w:tcW w:w="1271" w:type="dxa"/>
            <w:tcPrChange w:id="4239" w:author="thu nga" w:date="2024-10-01T10:49:00Z">
              <w:tcPr>
                <w:tcW w:w="1080" w:type="dxa"/>
                <w:gridSpan w:val="2"/>
              </w:tcPr>
            </w:tcPrChange>
          </w:tcPr>
          <w:p w14:paraId="3B7E2A03" w14:textId="64D8ADE8" w:rsidR="00FF4CD3" w:rsidRPr="00AD0E1A" w:rsidDel="007E0F89" w:rsidRDefault="00FF4CD3" w:rsidP="00FF4CD3">
            <w:pPr>
              <w:spacing w:before="0" w:line="240" w:lineRule="auto"/>
              <w:contextualSpacing w:val="0"/>
              <w:rPr>
                <w:del w:id="4240" w:author="Phuong Truong Thi" w:date="2024-10-08T18:09:00Z"/>
                <w:rFonts w:ascii="Times New Roman" w:eastAsia="Times New Roman" w:hAnsi="Times New Roman"/>
                <w:color w:val="000000"/>
                <w:sz w:val="24"/>
                <w:szCs w:val="24"/>
                <w:lang w:eastAsia="vi-VN"/>
              </w:rPr>
            </w:pPr>
            <w:del w:id="4241" w:author="Phuong Truong Thi" w:date="2024-10-08T18:09:00Z">
              <w:r w:rsidDel="007E0F89">
                <w:rPr>
                  <w:rFonts w:ascii="Times New Roman" w:eastAsia="Times New Roman" w:hAnsi="Times New Roman"/>
                  <w:color w:val="000000"/>
                  <w:sz w:val="24"/>
                  <w:szCs w:val="24"/>
                  <w:lang w:eastAsia="vi-VN"/>
                </w:rPr>
                <w:delText>Text</w:delText>
              </w:r>
            </w:del>
          </w:p>
        </w:tc>
        <w:tc>
          <w:tcPr>
            <w:tcW w:w="1063" w:type="dxa"/>
            <w:shd w:val="clear" w:color="auto" w:fill="auto"/>
            <w:noWrap/>
            <w:vAlign w:val="center"/>
            <w:tcPrChange w:id="4242" w:author="thu nga" w:date="2024-10-01T10:49:00Z">
              <w:tcPr>
                <w:tcW w:w="1890" w:type="dxa"/>
                <w:gridSpan w:val="3"/>
                <w:shd w:val="clear" w:color="auto" w:fill="auto"/>
                <w:noWrap/>
                <w:vAlign w:val="center"/>
              </w:tcPr>
            </w:tcPrChange>
          </w:tcPr>
          <w:p w14:paraId="3A7FF0EC" w14:textId="67948B6C" w:rsidR="00FF4CD3" w:rsidRPr="00AD0E1A" w:rsidDel="007E0F89" w:rsidRDefault="00FF4CD3" w:rsidP="00FF4CD3">
            <w:pPr>
              <w:spacing w:before="0" w:line="240" w:lineRule="auto"/>
              <w:contextualSpacing w:val="0"/>
              <w:rPr>
                <w:del w:id="4243" w:author="Phuong Truong Thi" w:date="2024-10-08T18:09:00Z"/>
                <w:rFonts w:ascii="Times New Roman" w:eastAsia="Times New Roman" w:hAnsi="Times New Roman"/>
                <w:color w:val="000000"/>
                <w:sz w:val="24"/>
                <w:szCs w:val="24"/>
                <w:lang w:val="vi-VN" w:eastAsia="vi-VN"/>
              </w:rPr>
            </w:pPr>
          </w:p>
        </w:tc>
        <w:tc>
          <w:tcPr>
            <w:tcW w:w="1063" w:type="dxa"/>
            <w:tcPrChange w:id="4244" w:author="thu nga" w:date="2024-10-01T10:49:00Z">
              <w:tcPr>
                <w:tcW w:w="1260" w:type="dxa"/>
              </w:tcPr>
            </w:tcPrChange>
          </w:tcPr>
          <w:p w14:paraId="550120E6" w14:textId="7D030F94" w:rsidR="00FF4CD3" w:rsidRPr="005A1514" w:rsidDel="007E0F89" w:rsidRDefault="00FF4CD3" w:rsidP="00FF4CD3">
            <w:pPr>
              <w:spacing w:before="0" w:line="240" w:lineRule="auto"/>
              <w:contextualSpacing w:val="0"/>
              <w:jc w:val="center"/>
              <w:rPr>
                <w:del w:id="4245" w:author="Phuong Truong Thi" w:date="2024-10-08T18:09:00Z"/>
                <w:rFonts w:ascii="Times New Roman" w:eastAsia="Times New Roman" w:hAnsi="Times New Roman"/>
                <w:sz w:val="24"/>
                <w:szCs w:val="24"/>
                <w:lang w:eastAsia="vi-VN"/>
              </w:rPr>
            </w:pPr>
            <w:del w:id="4246" w:author="Phuong Truong Thi" w:date="2024-10-08T18:09:00Z">
              <w:r w:rsidDel="007E0F89">
                <w:rPr>
                  <w:rFonts w:ascii="Times New Roman" w:eastAsia="Times New Roman" w:hAnsi="Times New Roman"/>
                  <w:sz w:val="24"/>
                  <w:szCs w:val="24"/>
                  <w:lang w:eastAsia="vi-VN"/>
                </w:rPr>
                <w:delText>N</w:delText>
              </w:r>
            </w:del>
          </w:p>
        </w:tc>
      </w:tr>
      <w:tr w:rsidR="00FF4CD3" w:rsidRPr="001859AE" w:rsidDel="007E0F89" w14:paraId="714C5279" w14:textId="178B4C35" w:rsidTr="7F5A6C64">
        <w:trPr>
          <w:trHeight w:val="276"/>
          <w:del w:id="4247" w:author="Phuong Truong Thi" w:date="2024-10-08T18:09:00Z"/>
          <w:trPrChange w:id="4248" w:author="thu nga" w:date="2024-10-01T10:48:00Z">
            <w:trPr>
              <w:gridBefore w:val="3"/>
              <w:gridAfter w:val="0"/>
              <w:trHeight w:val="276"/>
            </w:trPr>
          </w:trPrChange>
        </w:trPr>
        <w:tc>
          <w:tcPr>
            <w:tcW w:w="1080" w:type="dxa"/>
            <w:gridSpan w:val="2"/>
            <w:tcPrChange w:id="4249" w:author="thu nga" w:date="2024-10-01T10:48:00Z">
              <w:tcPr>
                <w:tcW w:w="1080" w:type="dxa"/>
                <w:gridSpan w:val="3"/>
              </w:tcPr>
            </w:tcPrChange>
          </w:tcPr>
          <w:p w14:paraId="30F1BC3C" w14:textId="4C1B0514" w:rsidR="00FF4CD3" w:rsidRPr="00AD0E1A" w:rsidDel="007E0F89" w:rsidRDefault="00FF4CD3" w:rsidP="00475D28">
            <w:pPr>
              <w:spacing w:before="0" w:line="240" w:lineRule="auto"/>
              <w:contextualSpacing w:val="0"/>
              <w:jc w:val="left"/>
              <w:rPr>
                <w:del w:id="4250" w:author="Phuong Truong Thi" w:date="2024-10-08T18:09:00Z"/>
                <w:rFonts w:ascii="Times New Roman" w:eastAsia="Times New Roman" w:hAnsi="Times New Roman"/>
                <w:sz w:val="24"/>
                <w:szCs w:val="24"/>
                <w:lang w:val="vi-VN" w:eastAsia="vi-VN"/>
              </w:rPr>
            </w:pPr>
          </w:p>
        </w:tc>
        <w:tc>
          <w:tcPr>
            <w:tcW w:w="8082" w:type="dxa"/>
            <w:gridSpan w:val="6"/>
            <w:tcPrChange w:id="4251" w:author="thu nga" w:date="2024-10-01T10:48:00Z">
              <w:tcPr>
                <w:tcW w:w="9270" w:type="dxa"/>
                <w:gridSpan w:val="9"/>
              </w:tcPr>
            </w:tcPrChange>
          </w:tcPr>
          <w:p w14:paraId="282367A8" w14:textId="3A778DE5" w:rsidR="00FF4CD3" w:rsidRPr="00FF4CD3" w:rsidDel="007E0F89" w:rsidRDefault="00FF4CD3" w:rsidP="00475D28">
            <w:pPr>
              <w:spacing w:before="0" w:line="240" w:lineRule="auto"/>
              <w:contextualSpacing w:val="0"/>
              <w:jc w:val="left"/>
              <w:rPr>
                <w:del w:id="4252" w:author="Phuong Truong Thi" w:date="2024-10-08T18:09:00Z"/>
                <w:rFonts w:ascii="Times New Roman" w:eastAsia="Times New Roman" w:hAnsi="Times New Roman"/>
                <w:sz w:val="24"/>
                <w:szCs w:val="24"/>
                <w:lang w:val="vi-VN" w:eastAsia="vi-VN"/>
                <w:rPrChange w:id="4253" w:author="thu nga" w:date="2024-09-30T15:09:00Z">
                  <w:rPr>
                    <w:del w:id="4254" w:author="Phuong Truong Thi" w:date="2024-10-08T18:09:00Z"/>
                    <w:rFonts w:ascii="Times New Roman" w:eastAsia="Times New Roman" w:hAnsi="Times New Roman"/>
                    <w:sz w:val="24"/>
                    <w:szCs w:val="24"/>
                    <w:lang w:eastAsia="vi-VN"/>
                  </w:rPr>
                </w:rPrChange>
              </w:rPr>
            </w:pPr>
            <w:del w:id="4255" w:author="Phuong Truong Thi" w:date="2024-10-08T18:09:00Z">
              <w:r w:rsidRPr="00AD0E1A" w:rsidDel="007E0F89">
                <w:rPr>
                  <w:rFonts w:ascii="Times New Roman" w:eastAsia="Times New Roman" w:hAnsi="Times New Roman"/>
                  <w:sz w:val="24"/>
                  <w:szCs w:val="24"/>
                  <w:lang w:val="vi-VN" w:eastAsia="vi-VN"/>
                </w:rPr>
                <w:delText>Thông tin chi nhánh &amp; cán bộ bán phụ trách KH</w:delText>
              </w:r>
            </w:del>
          </w:p>
        </w:tc>
      </w:tr>
      <w:tr w:rsidR="00FF4CD3" w:rsidRPr="00AD0E1A" w:rsidDel="007E0F89" w14:paraId="01F05BF0" w14:textId="1AB9CEC5" w:rsidTr="7F5A6C64">
        <w:trPr>
          <w:trHeight w:val="276"/>
          <w:del w:id="4256" w:author="Phuong Truong Thi" w:date="2024-10-08T18:09:00Z"/>
          <w:trPrChange w:id="4257" w:author="thu nga" w:date="2024-10-01T10:49:00Z">
            <w:trPr>
              <w:gridBefore w:val="3"/>
              <w:gridAfter w:val="0"/>
              <w:trHeight w:val="276"/>
            </w:trPr>
          </w:trPrChange>
        </w:trPr>
        <w:tc>
          <w:tcPr>
            <w:tcW w:w="720" w:type="dxa"/>
            <w:shd w:val="clear" w:color="auto" w:fill="auto"/>
            <w:vAlign w:val="center"/>
            <w:tcPrChange w:id="4258" w:author="thu nga" w:date="2024-10-01T10:49:00Z">
              <w:tcPr>
                <w:tcW w:w="720" w:type="dxa"/>
                <w:shd w:val="clear" w:color="auto" w:fill="auto"/>
                <w:vAlign w:val="center"/>
              </w:tcPr>
            </w:tcPrChange>
          </w:tcPr>
          <w:p w14:paraId="2EAB5BCF" w14:textId="55F741B4" w:rsidR="00FF4CD3" w:rsidRPr="00AD0E1A" w:rsidDel="007E0F89" w:rsidRDefault="00FF4CD3" w:rsidP="00FF4CD3">
            <w:pPr>
              <w:pStyle w:val="ListParagraph"/>
              <w:numPr>
                <w:ilvl w:val="0"/>
                <w:numId w:val="61"/>
              </w:numPr>
              <w:spacing w:before="0" w:line="240" w:lineRule="auto"/>
              <w:contextualSpacing w:val="0"/>
              <w:jc w:val="left"/>
              <w:rPr>
                <w:del w:id="4259" w:author="Phuong Truong Thi" w:date="2024-10-08T18:09:00Z"/>
                <w:rFonts w:eastAsia="Times New Roman"/>
                <w:color w:val="000000"/>
                <w:szCs w:val="24"/>
                <w:lang w:val="vi-VN" w:eastAsia="vi-VN"/>
              </w:rPr>
            </w:pPr>
          </w:p>
        </w:tc>
        <w:tc>
          <w:tcPr>
            <w:tcW w:w="1355" w:type="dxa"/>
            <w:gridSpan w:val="2"/>
            <w:shd w:val="clear" w:color="auto" w:fill="auto"/>
            <w:vAlign w:val="center"/>
            <w:hideMark/>
            <w:tcPrChange w:id="4260" w:author="thu nga" w:date="2024-10-01T10:49:00Z">
              <w:tcPr>
                <w:tcW w:w="1710" w:type="dxa"/>
                <w:gridSpan w:val="3"/>
                <w:shd w:val="clear" w:color="auto" w:fill="auto"/>
                <w:vAlign w:val="center"/>
                <w:hideMark/>
              </w:tcPr>
            </w:tcPrChange>
          </w:tcPr>
          <w:p w14:paraId="7EEDF1C8" w14:textId="1D46543D" w:rsidR="00FF4CD3" w:rsidRPr="00AD0E1A" w:rsidDel="007E0F89" w:rsidRDefault="00FF4CD3" w:rsidP="00FF4CD3">
            <w:pPr>
              <w:spacing w:before="0" w:line="240" w:lineRule="auto"/>
              <w:contextualSpacing w:val="0"/>
              <w:rPr>
                <w:del w:id="4261" w:author="Phuong Truong Thi" w:date="2024-10-08T18:09:00Z"/>
                <w:rFonts w:ascii="Times New Roman" w:eastAsia="Times New Roman" w:hAnsi="Times New Roman"/>
                <w:color w:val="000000"/>
                <w:sz w:val="24"/>
                <w:szCs w:val="24"/>
                <w:lang w:val="vi-VN" w:eastAsia="vi-VN"/>
              </w:rPr>
            </w:pPr>
            <w:del w:id="4262" w:author="Phuong Truong Thi" w:date="2024-10-08T18:09:00Z">
              <w:r w:rsidRPr="00AD0E1A" w:rsidDel="007E0F89">
                <w:rPr>
                  <w:rFonts w:ascii="Times New Roman" w:hAnsi="Times New Roman"/>
                  <w:color w:val="000000"/>
                  <w:sz w:val="24"/>
                  <w:szCs w:val="24"/>
                </w:rPr>
                <w:delText>Mã CN quản lý</w:delText>
              </w:r>
            </w:del>
          </w:p>
        </w:tc>
        <w:tc>
          <w:tcPr>
            <w:tcW w:w="2610" w:type="dxa"/>
            <w:vAlign w:val="center"/>
            <w:tcPrChange w:id="4263" w:author="thu nga" w:date="2024-10-01T10:49:00Z">
              <w:tcPr>
                <w:tcW w:w="2610" w:type="dxa"/>
                <w:vAlign w:val="center"/>
              </w:tcPr>
            </w:tcPrChange>
          </w:tcPr>
          <w:p w14:paraId="67404363" w14:textId="2E9CE0AE" w:rsidR="00FF4CD3" w:rsidRPr="00763017" w:rsidDel="007E0F89" w:rsidRDefault="00FF4CD3" w:rsidP="00FF4CD3">
            <w:pPr>
              <w:spacing w:before="0" w:line="240" w:lineRule="auto"/>
              <w:contextualSpacing w:val="0"/>
              <w:rPr>
                <w:del w:id="4264" w:author="Phuong Truong Thi" w:date="2024-10-08T18:09:00Z"/>
                <w:rFonts w:ascii="Times New Roman" w:eastAsia="Times New Roman" w:hAnsi="Times New Roman"/>
                <w:color w:val="000000"/>
                <w:sz w:val="24"/>
                <w:szCs w:val="24"/>
                <w:lang w:val="vi-VN" w:eastAsia="vi-VN"/>
                <w:rPrChange w:id="4265" w:author="thu nga" w:date="2024-09-30T13:54:00Z">
                  <w:rPr>
                    <w:del w:id="4266" w:author="Phuong Truong Thi" w:date="2024-10-08T18:09:00Z"/>
                    <w:rFonts w:ascii="Times New Roman" w:eastAsia="Times New Roman" w:hAnsi="Times New Roman"/>
                    <w:color w:val="000000"/>
                    <w:sz w:val="24"/>
                    <w:szCs w:val="24"/>
                    <w:lang w:eastAsia="vi-VN"/>
                  </w:rPr>
                </w:rPrChange>
              </w:rPr>
            </w:pPr>
            <w:del w:id="4267" w:author="Phuong Truong Thi" w:date="2024-10-08T18:09:00Z">
              <w:r w:rsidRPr="00763017" w:rsidDel="007E0F89">
                <w:rPr>
                  <w:rFonts w:ascii="Times New Roman" w:hAnsi="Times New Roman"/>
                  <w:color w:val="000000"/>
                  <w:sz w:val="24"/>
                  <w:szCs w:val="24"/>
                  <w:lang w:val="vi-VN"/>
                  <w:rPrChange w:id="4268" w:author="thu nga" w:date="2024-09-30T13:54:00Z">
                    <w:rPr>
                      <w:rFonts w:ascii="Times New Roman" w:hAnsi="Times New Roman"/>
                      <w:color w:val="000000"/>
                      <w:sz w:val="24"/>
                      <w:szCs w:val="24"/>
                    </w:rPr>
                  </w:rPrChange>
                </w:rPr>
                <w:delText>Mã chi nhánh quản lý khách hàng/ Book quản lý: VN0010338</w:delText>
              </w:r>
            </w:del>
          </w:p>
        </w:tc>
        <w:tc>
          <w:tcPr>
            <w:tcW w:w="1080" w:type="dxa"/>
            <w:tcPrChange w:id="4269" w:author="thu nga" w:date="2024-10-01T10:49:00Z">
              <w:tcPr>
                <w:tcW w:w="1080" w:type="dxa"/>
              </w:tcPr>
            </w:tcPrChange>
          </w:tcPr>
          <w:p w14:paraId="554FC729" w14:textId="453573B6" w:rsidR="00FF4CD3" w:rsidDel="007E0F89" w:rsidRDefault="00FF4CD3" w:rsidP="00FF4CD3">
            <w:pPr>
              <w:spacing w:before="0" w:line="240" w:lineRule="auto"/>
              <w:contextualSpacing w:val="0"/>
              <w:rPr>
                <w:del w:id="4270" w:author="Phuong Truong Thi" w:date="2024-10-08T18:09:00Z"/>
                <w:rFonts w:ascii="Times New Roman" w:eastAsia="Times New Roman" w:hAnsi="Times New Roman"/>
                <w:color w:val="000000"/>
                <w:sz w:val="24"/>
                <w:szCs w:val="24"/>
                <w:lang w:eastAsia="vi-VN"/>
              </w:rPr>
            </w:pPr>
            <w:ins w:id="4271" w:author="thu nga" w:date="2024-09-30T15:04:00Z">
              <w:del w:id="4272" w:author="Phuong Truong Thi" w:date="2024-10-08T18:09:00Z">
                <w:r w:rsidRPr="00D92195" w:rsidDel="007E0F89">
                  <w:rPr>
                    <w:rFonts w:ascii="Times New Roman" w:hAnsi="Times New Roman"/>
                    <w:color w:val="000000"/>
                    <w:sz w:val="24"/>
                    <w:szCs w:val="24"/>
                    <w:lang w:val="vi-VN"/>
                  </w:rPr>
                  <w:delText>EZ/T24</w:delText>
                </w:r>
              </w:del>
            </w:ins>
          </w:p>
        </w:tc>
        <w:tc>
          <w:tcPr>
            <w:tcW w:w="1271" w:type="dxa"/>
            <w:tcPrChange w:id="4273" w:author="thu nga" w:date="2024-10-01T10:49:00Z">
              <w:tcPr>
                <w:tcW w:w="1080" w:type="dxa"/>
                <w:gridSpan w:val="2"/>
              </w:tcPr>
            </w:tcPrChange>
          </w:tcPr>
          <w:p w14:paraId="7A94CFDE" w14:textId="07D84FB2" w:rsidR="00FF4CD3" w:rsidRPr="00AD0E1A" w:rsidDel="007E0F89" w:rsidRDefault="00FF4CD3" w:rsidP="00FF4CD3">
            <w:pPr>
              <w:spacing w:before="0" w:line="240" w:lineRule="auto"/>
              <w:contextualSpacing w:val="0"/>
              <w:rPr>
                <w:del w:id="4274" w:author="Phuong Truong Thi" w:date="2024-10-08T18:09:00Z"/>
                <w:rFonts w:ascii="Times New Roman" w:eastAsia="Times New Roman" w:hAnsi="Times New Roman"/>
                <w:color w:val="000000"/>
                <w:sz w:val="24"/>
                <w:szCs w:val="24"/>
                <w:lang w:eastAsia="vi-VN"/>
              </w:rPr>
            </w:pPr>
            <w:del w:id="4275" w:author="Phuong Truong Thi" w:date="2024-10-08T18:09:00Z">
              <w:r w:rsidDel="007E0F89">
                <w:rPr>
                  <w:rFonts w:ascii="Times New Roman" w:eastAsia="Times New Roman" w:hAnsi="Times New Roman"/>
                  <w:color w:val="000000"/>
                  <w:sz w:val="24"/>
                  <w:szCs w:val="24"/>
                  <w:lang w:eastAsia="vi-VN"/>
                </w:rPr>
                <w:delText>Textlink</w:delText>
              </w:r>
            </w:del>
          </w:p>
        </w:tc>
        <w:tc>
          <w:tcPr>
            <w:tcW w:w="1063" w:type="dxa"/>
            <w:shd w:val="clear" w:color="auto" w:fill="auto"/>
            <w:noWrap/>
            <w:vAlign w:val="center"/>
            <w:tcPrChange w:id="4276" w:author="thu nga" w:date="2024-10-01T10:49:00Z">
              <w:tcPr>
                <w:tcW w:w="1890" w:type="dxa"/>
                <w:gridSpan w:val="3"/>
                <w:shd w:val="clear" w:color="auto" w:fill="auto"/>
                <w:noWrap/>
                <w:vAlign w:val="center"/>
              </w:tcPr>
            </w:tcPrChange>
          </w:tcPr>
          <w:p w14:paraId="096180D8" w14:textId="10761A56" w:rsidR="00FF4CD3" w:rsidRPr="00AD0E1A" w:rsidDel="007E0F89" w:rsidRDefault="00FF4CD3" w:rsidP="00FF4CD3">
            <w:pPr>
              <w:spacing w:before="0" w:line="240" w:lineRule="auto"/>
              <w:contextualSpacing w:val="0"/>
              <w:rPr>
                <w:del w:id="4277" w:author="Phuong Truong Thi" w:date="2024-10-08T18:09:00Z"/>
                <w:rFonts w:ascii="Times New Roman" w:eastAsia="Times New Roman" w:hAnsi="Times New Roman"/>
                <w:color w:val="000000"/>
                <w:sz w:val="24"/>
                <w:szCs w:val="24"/>
                <w:lang w:val="vi-VN" w:eastAsia="vi-VN"/>
              </w:rPr>
            </w:pPr>
          </w:p>
        </w:tc>
        <w:tc>
          <w:tcPr>
            <w:tcW w:w="1063" w:type="dxa"/>
            <w:tcPrChange w:id="4278" w:author="thu nga" w:date="2024-10-01T10:49:00Z">
              <w:tcPr>
                <w:tcW w:w="1260" w:type="dxa"/>
              </w:tcPr>
            </w:tcPrChange>
          </w:tcPr>
          <w:p w14:paraId="7813107A" w14:textId="44EEDDA5" w:rsidR="00FF4CD3" w:rsidRPr="00AD0E1A" w:rsidDel="007E0F89" w:rsidRDefault="00FF4CD3" w:rsidP="00FF4CD3">
            <w:pPr>
              <w:spacing w:before="0" w:line="240" w:lineRule="auto"/>
              <w:contextualSpacing w:val="0"/>
              <w:jc w:val="center"/>
              <w:rPr>
                <w:del w:id="4279" w:author="Phuong Truong Thi" w:date="2024-10-08T18:09:00Z"/>
                <w:rFonts w:ascii="Times New Roman" w:eastAsia="Times New Roman" w:hAnsi="Times New Roman"/>
                <w:sz w:val="24"/>
                <w:szCs w:val="24"/>
                <w:lang w:val="vi-VN" w:eastAsia="vi-VN"/>
              </w:rPr>
            </w:pPr>
            <w:del w:id="428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761DDFAA" w14:textId="0CB29B05" w:rsidTr="7F5A6C64">
        <w:trPr>
          <w:trHeight w:val="276"/>
          <w:del w:id="4281" w:author="Phuong Truong Thi" w:date="2024-10-08T18:09:00Z"/>
          <w:trPrChange w:id="4282" w:author="thu nga" w:date="2024-10-01T10:49:00Z">
            <w:trPr>
              <w:gridBefore w:val="3"/>
              <w:gridAfter w:val="0"/>
              <w:trHeight w:val="276"/>
            </w:trPr>
          </w:trPrChange>
        </w:trPr>
        <w:tc>
          <w:tcPr>
            <w:tcW w:w="720" w:type="dxa"/>
            <w:shd w:val="clear" w:color="auto" w:fill="auto"/>
            <w:vAlign w:val="center"/>
            <w:tcPrChange w:id="4283" w:author="thu nga" w:date="2024-10-01T10:49:00Z">
              <w:tcPr>
                <w:tcW w:w="720" w:type="dxa"/>
                <w:shd w:val="clear" w:color="auto" w:fill="auto"/>
                <w:vAlign w:val="center"/>
              </w:tcPr>
            </w:tcPrChange>
          </w:tcPr>
          <w:p w14:paraId="7D03BB75" w14:textId="653E2E83" w:rsidR="00FF4CD3" w:rsidRPr="00AD0E1A" w:rsidDel="007E0F89" w:rsidRDefault="00FF4CD3" w:rsidP="00FF4CD3">
            <w:pPr>
              <w:pStyle w:val="ListParagraph"/>
              <w:numPr>
                <w:ilvl w:val="0"/>
                <w:numId w:val="61"/>
              </w:numPr>
              <w:spacing w:before="0" w:line="240" w:lineRule="auto"/>
              <w:contextualSpacing w:val="0"/>
              <w:jc w:val="left"/>
              <w:rPr>
                <w:del w:id="4284" w:author="Phuong Truong Thi" w:date="2024-10-08T18:09:00Z"/>
                <w:rFonts w:eastAsia="Times New Roman"/>
                <w:szCs w:val="24"/>
                <w:lang w:val="vi-VN" w:eastAsia="vi-VN"/>
              </w:rPr>
            </w:pPr>
          </w:p>
        </w:tc>
        <w:tc>
          <w:tcPr>
            <w:tcW w:w="1355" w:type="dxa"/>
            <w:gridSpan w:val="2"/>
            <w:shd w:val="clear" w:color="auto" w:fill="auto"/>
            <w:vAlign w:val="center"/>
            <w:hideMark/>
            <w:tcPrChange w:id="4285" w:author="thu nga" w:date="2024-10-01T10:49:00Z">
              <w:tcPr>
                <w:tcW w:w="1710" w:type="dxa"/>
                <w:gridSpan w:val="3"/>
                <w:shd w:val="clear" w:color="auto" w:fill="auto"/>
                <w:vAlign w:val="center"/>
                <w:hideMark/>
              </w:tcPr>
            </w:tcPrChange>
          </w:tcPr>
          <w:p w14:paraId="133B7D55" w14:textId="0ECD5AA9" w:rsidR="00FF4CD3" w:rsidRPr="00AD0E1A" w:rsidDel="007E0F89" w:rsidRDefault="00FF4CD3" w:rsidP="00FF4CD3">
            <w:pPr>
              <w:spacing w:before="0" w:line="240" w:lineRule="auto"/>
              <w:contextualSpacing w:val="0"/>
              <w:rPr>
                <w:del w:id="4286" w:author="Phuong Truong Thi" w:date="2024-10-08T18:09:00Z"/>
                <w:rFonts w:ascii="Times New Roman" w:eastAsia="Times New Roman" w:hAnsi="Times New Roman"/>
                <w:sz w:val="24"/>
                <w:szCs w:val="24"/>
                <w:lang w:val="vi-VN" w:eastAsia="vi-VN"/>
              </w:rPr>
            </w:pPr>
            <w:del w:id="4287" w:author="Phuong Truong Thi" w:date="2024-10-08T18:09:00Z">
              <w:r w:rsidRPr="00AD0E1A" w:rsidDel="007E0F89">
                <w:rPr>
                  <w:rFonts w:ascii="Times New Roman" w:hAnsi="Times New Roman"/>
                  <w:color w:val="000000"/>
                  <w:sz w:val="24"/>
                  <w:szCs w:val="24"/>
                </w:rPr>
                <w:delText>Tên CN quản lý</w:delText>
              </w:r>
            </w:del>
          </w:p>
        </w:tc>
        <w:tc>
          <w:tcPr>
            <w:tcW w:w="2610" w:type="dxa"/>
            <w:vAlign w:val="center"/>
            <w:tcPrChange w:id="4288" w:author="thu nga" w:date="2024-10-01T10:49:00Z">
              <w:tcPr>
                <w:tcW w:w="2610" w:type="dxa"/>
                <w:vAlign w:val="center"/>
              </w:tcPr>
            </w:tcPrChange>
          </w:tcPr>
          <w:p w14:paraId="1583A06F" w14:textId="264B095F" w:rsidR="00FF4CD3" w:rsidRPr="00763017" w:rsidDel="007E0F89" w:rsidRDefault="00FF4CD3" w:rsidP="00FF4CD3">
            <w:pPr>
              <w:spacing w:before="0" w:line="240" w:lineRule="auto"/>
              <w:contextualSpacing w:val="0"/>
              <w:rPr>
                <w:del w:id="4289" w:author="Phuong Truong Thi" w:date="2024-10-08T18:09:00Z"/>
                <w:rFonts w:ascii="Times New Roman" w:eastAsia="Times New Roman" w:hAnsi="Times New Roman"/>
                <w:sz w:val="24"/>
                <w:szCs w:val="24"/>
                <w:lang w:val="vi-VN" w:eastAsia="vi-VN"/>
                <w:rPrChange w:id="4290" w:author="thu nga" w:date="2024-09-30T13:54:00Z">
                  <w:rPr>
                    <w:del w:id="4291" w:author="Phuong Truong Thi" w:date="2024-10-08T18:09:00Z"/>
                    <w:rFonts w:ascii="Times New Roman" w:eastAsia="Times New Roman" w:hAnsi="Times New Roman"/>
                    <w:sz w:val="24"/>
                    <w:szCs w:val="24"/>
                    <w:lang w:eastAsia="vi-VN"/>
                  </w:rPr>
                </w:rPrChange>
              </w:rPr>
            </w:pPr>
            <w:del w:id="4292" w:author="Phuong Truong Thi" w:date="2024-10-08T18:09:00Z">
              <w:r w:rsidRPr="00763017" w:rsidDel="007E0F89">
                <w:rPr>
                  <w:rFonts w:ascii="Times New Roman" w:hAnsi="Times New Roman"/>
                  <w:color w:val="000000"/>
                  <w:sz w:val="24"/>
                  <w:szCs w:val="24"/>
                  <w:lang w:val="vi-VN"/>
                  <w:rPrChange w:id="4293" w:author="thu nga" w:date="2024-09-30T13:54:00Z">
                    <w:rPr>
                      <w:rFonts w:ascii="Times New Roman" w:hAnsi="Times New Roman"/>
                      <w:color w:val="000000"/>
                      <w:sz w:val="24"/>
                      <w:szCs w:val="24"/>
                    </w:rPr>
                  </w:rPrChange>
                </w:rPr>
                <w:delText>Tên chi nhánh quản lý khách hàng/ Book quản lý: VPBank Láng Hạ</w:delText>
              </w:r>
            </w:del>
          </w:p>
        </w:tc>
        <w:tc>
          <w:tcPr>
            <w:tcW w:w="1080" w:type="dxa"/>
            <w:tcPrChange w:id="4294" w:author="thu nga" w:date="2024-10-01T10:49:00Z">
              <w:tcPr>
                <w:tcW w:w="1080" w:type="dxa"/>
              </w:tcPr>
            </w:tcPrChange>
          </w:tcPr>
          <w:p w14:paraId="1CD5E888" w14:textId="25460E92" w:rsidR="00FF4CD3" w:rsidDel="007E0F89" w:rsidRDefault="00FF4CD3" w:rsidP="00FF4CD3">
            <w:pPr>
              <w:spacing w:before="0" w:line="240" w:lineRule="auto"/>
              <w:contextualSpacing w:val="0"/>
              <w:rPr>
                <w:del w:id="4295" w:author="Phuong Truong Thi" w:date="2024-10-08T18:09:00Z"/>
                <w:rFonts w:ascii="Times New Roman" w:eastAsia="Times New Roman" w:hAnsi="Times New Roman"/>
                <w:sz w:val="24"/>
                <w:szCs w:val="24"/>
                <w:lang w:eastAsia="vi-VN"/>
              </w:rPr>
            </w:pPr>
            <w:ins w:id="4296" w:author="thu nga" w:date="2024-09-30T15:04:00Z">
              <w:del w:id="4297" w:author="Phuong Truong Thi" w:date="2024-10-08T18:09:00Z">
                <w:r w:rsidRPr="00D92195" w:rsidDel="007E0F89">
                  <w:rPr>
                    <w:rFonts w:ascii="Times New Roman" w:hAnsi="Times New Roman"/>
                    <w:color w:val="000000"/>
                    <w:sz w:val="24"/>
                    <w:szCs w:val="24"/>
                    <w:lang w:val="vi-VN"/>
                  </w:rPr>
                  <w:delText>EZ/T24</w:delText>
                </w:r>
              </w:del>
            </w:ins>
          </w:p>
        </w:tc>
        <w:tc>
          <w:tcPr>
            <w:tcW w:w="1271" w:type="dxa"/>
            <w:tcPrChange w:id="4298" w:author="thu nga" w:date="2024-10-01T10:49:00Z">
              <w:tcPr>
                <w:tcW w:w="1080" w:type="dxa"/>
                <w:gridSpan w:val="2"/>
              </w:tcPr>
            </w:tcPrChange>
          </w:tcPr>
          <w:p w14:paraId="191D4B18" w14:textId="0894A965" w:rsidR="00FF4CD3" w:rsidRPr="00AD0E1A" w:rsidDel="007E0F89" w:rsidRDefault="00FF4CD3" w:rsidP="00FF4CD3">
            <w:pPr>
              <w:spacing w:before="0" w:line="240" w:lineRule="auto"/>
              <w:contextualSpacing w:val="0"/>
              <w:rPr>
                <w:del w:id="4299" w:author="Phuong Truong Thi" w:date="2024-10-08T18:09:00Z"/>
                <w:rFonts w:ascii="Times New Roman" w:eastAsia="Times New Roman" w:hAnsi="Times New Roman"/>
                <w:sz w:val="24"/>
                <w:szCs w:val="24"/>
                <w:lang w:eastAsia="vi-VN"/>
              </w:rPr>
            </w:pPr>
            <w:del w:id="4300"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301" w:author="thu nga" w:date="2024-10-01T10:49:00Z">
              <w:tcPr>
                <w:tcW w:w="1890" w:type="dxa"/>
                <w:gridSpan w:val="3"/>
                <w:shd w:val="clear" w:color="auto" w:fill="auto"/>
                <w:noWrap/>
                <w:vAlign w:val="center"/>
              </w:tcPr>
            </w:tcPrChange>
          </w:tcPr>
          <w:p w14:paraId="6C43D9CD" w14:textId="4A333519" w:rsidR="00FF4CD3" w:rsidRPr="00AD0E1A" w:rsidDel="007E0F89" w:rsidRDefault="00FF4CD3" w:rsidP="00FF4CD3">
            <w:pPr>
              <w:spacing w:before="0" w:line="240" w:lineRule="auto"/>
              <w:contextualSpacing w:val="0"/>
              <w:rPr>
                <w:del w:id="4302" w:author="Phuong Truong Thi" w:date="2024-10-08T18:09:00Z"/>
                <w:rFonts w:ascii="Times New Roman" w:eastAsia="Times New Roman" w:hAnsi="Times New Roman"/>
                <w:sz w:val="24"/>
                <w:szCs w:val="24"/>
                <w:lang w:val="vi-VN" w:eastAsia="vi-VN"/>
              </w:rPr>
            </w:pPr>
          </w:p>
        </w:tc>
        <w:tc>
          <w:tcPr>
            <w:tcW w:w="1063" w:type="dxa"/>
            <w:tcPrChange w:id="4303" w:author="thu nga" w:date="2024-10-01T10:49:00Z">
              <w:tcPr>
                <w:tcW w:w="1260" w:type="dxa"/>
              </w:tcPr>
            </w:tcPrChange>
          </w:tcPr>
          <w:p w14:paraId="6069474B" w14:textId="028A3F7F" w:rsidR="00FF4CD3" w:rsidRPr="00AD0E1A" w:rsidDel="007E0F89" w:rsidRDefault="00FF4CD3" w:rsidP="00FF4CD3">
            <w:pPr>
              <w:spacing w:before="0" w:line="240" w:lineRule="auto"/>
              <w:contextualSpacing w:val="0"/>
              <w:jc w:val="center"/>
              <w:rPr>
                <w:del w:id="4304" w:author="Phuong Truong Thi" w:date="2024-10-08T18:09:00Z"/>
                <w:rFonts w:ascii="Times New Roman" w:eastAsia="Times New Roman" w:hAnsi="Times New Roman"/>
                <w:sz w:val="24"/>
                <w:szCs w:val="24"/>
                <w:lang w:val="vi-VN" w:eastAsia="vi-VN"/>
              </w:rPr>
            </w:pPr>
            <w:del w:id="4305"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4890CC1" w14:textId="60495EA5" w:rsidTr="7F5A6C64">
        <w:trPr>
          <w:trHeight w:val="276"/>
          <w:del w:id="4306" w:author="Phuong Truong Thi" w:date="2024-10-08T18:09:00Z"/>
          <w:trPrChange w:id="4307" w:author="thu nga" w:date="2024-10-01T10:49:00Z">
            <w:trPr>
              <w:gridBefore w:val="3"/>
              <w:gridAfter w:val="0"/>
              <w:trHeight w:val="276"/>
            </w:trPr>
          </w:trPrChange>
        </w:trPr>
        <w:tc>
          <w:tcPr>
            <w:tcW w:w="720" w:type="dxa"/>
            <w:shd w:val="clear" w:color="auto" w:fill="auto"/>
            <w:vAlign w:val="center"/>
            <w:tcPrChange w:id="4308" w:author="thu nga" w:date="2024-10-01T10:49:00Z">
              <w:tcPr>
                <w:tcW w:w="720" w:type="dxa"/>
                <w:shd w:val="clear" w:color="auto" w:fill="auto"/>
                <w:vAlign w:val="center"/>
              </w:tcPr>
            </w:tcPrChange>
          </w:tcPr>
          <w:p w14:paraId="731A7398" w14:textId="3AF1C4EB" w:rsidR="00FF4CD3" w:rsidRPr="00AD0E1A" w:rsidDel="007E0F89" w:rsidRDefault="00FF4CD3" w:rsidP="008C1DA1">
            <w:pPr>
              <w:pStyle w:val="ListParagraph"/>
              <w:numPr>
                <w:ilvl w:val="0"/>
                <w:numId w:val="61"/>
              </w:numPr>
              <w:spacing w:before="0" w:line="240" w:lineRule="auto"/>
              <w:contextualSpacing w:val="0"/>
              <w:jc w:val="left"/>
              <w:rPr>
                <w:del w:id="4309" w:author="Phuong Truong Thi" w:date="2024-10-08T18:09:00Z"/>
                <w:rFonts w:eastAsia="Times New Roman"/>
                <w:szCs w:val="24"/>
                <w:lang w:val="vi-VN" w:eastAsia="vi-VN"/>
              </w:rPr>
            </w:pPr>
          </w:p>
        </w:tc>
        <w:tc>
          <w:tcPr>
            <w:tcW w:w="1355" w:type="dxa"/>
            <w:gridSpan w:val="2"/>
            <w:shd w:val="clear" w:color="auto" w:fill="auto"/>
            <w:vAlign w:val="center"/>
            <w:hideMark/>
            <w:tcPrChange w:id="4310" w:author="thu nga" w:date="2024-10-01T10:49:00Z">
              <w:tcPr>
                <w:tcW w:w="1710" w:type="dxa"/>
                <w:gridSpan w:val="3"/>
                <w:shd w:val="clear" w:color="auto" w:fill="auto"/>
                <w:vAlign w:val="center"/>
                <w:hideMark/>
              </w:tcPr>
            </w:tcPrChange>
          </w:tcPr>
          <w:p w14:paraId="58D18248" w14:textId="5E7DC95B" w:rsidR="00FF4CD3" w:rsidRPr="00AD0E1A" w:rsidDel="007E0F89" w:rsidRDefault="00FF4CD3" w:rsidP="008C1DA1">
            <w:pPr>
              <w:spacing w:before="0" w:line="240" w:lineRule="auto"/>
              <w:contextualSpacing w:val="0"/>
              <w:rPr>
                <w:del w:id="4311" w:author="Phuong Truong Thi" w:date="2024-10-08T18:09:00Z"/>
                <w:rFonts w:ascii="Times New Roman" w:eastAsia="Times New Roman" w:hAnsi="Times New Roman"/>
                <w:sz w:val="24"/>
                <w:szCs w:val="24"/>
                <w:lang w:val="vi-VN" w:eastAsia="vi-VN"/>
              </w:rPr>
            </w:pPr>
            <w:del w:id="4312" w:author="Phuong Truong Thi" w:date="2024-10-08T18:09:00Z">
              <w:r w:rsidRPr="00AD0E1A" w:rsidDel="007E0F89">
                <w:rPr>
                  <w:rFonts w:ascii="Times New Roman" w:hAnsi="Times New Roman"/>
                  <w:color w:val="000000"/>
                  <w:sz w:val="24"/>
                  <w:szCs w:val="24"/>
                </w:rPr>
                <w:delText>Mã khu vực</w:delText>
              </w:r>
            </w:del>
          </w:p>
        </w:tc>
        <w:tc>
          <w:tcPr>
            <w:tcW w:w="2610" w:type="dxa"/>
            <w:vAlign w:val="center"/>
            <w:tcPrChange w:id="4313" w:author="thu nga" w:date="2024-10-01T10:49:00Z">
              <w:tcPr>
                <w:tcW w:w="2610" w:type="dxa"/>
                <w:vAlign w:val="center"/>
              </w:tcPr>
            </w:tcPrChange>
          </w:tcPr>
          <w:p w14:paraId="435CAEF4" w14:textId="5A4B11D0" w:rsidR="00FF4CD3" w:rsidRPr="00763017" w:rsidDel="007E0F89" w:rsidRDefault="00FF4CD3" w:rsidP="008C1DA1">
            <w:pPr>
              <w:spacing w:before="0" w:line="240" w:lineRule="auto"/>
              <w:contextualSpacing w:val="0"/>
              <w:rPr>
                <w:del w:id="4314" w:author="Phuong Truong Thi" w:date="2024-10-08T18:09:00Z"/>
                <w:rFonts w:ascii="Times New Roman" w:eastAsia="Times New Roman" w:hAnsi="Times New Roman"/>
                <w:sz w:val="24"/>
                <w:szCs w:val="24"/>
                <w:lang w:val="vi-VN" w:eastAsia="vi-VN"/>
                <w:rPrChange w:id="4315" w:author="thu nga" w:date="2024-09-30T13:54:00Z">
                  <w:rPr>
                    <w:del w:id="4316" w:author="Phuong Truong Thi" w:date="2024-10-08T18:09:00Z"/>
                    <w:rFonts w:ascii="Times New Roman" w:eastAsia="Times New Roman" w:hAnsi="Times New Roman"/>
                    <w:sz w:val="24"/>
                    <w:szCs w:val="24"/>
                    <w:lang w:eastAsia="vi-VN"/>
                  </w:rPr>
                </w:rPrChange>
              </w:rPr>
            </w:pPr>
            <w:del w:id="4317" w:author="Phuong Truong Thi" w:date="2024-10-08T18:09:00Z">
              <w:r w:rsidRPr="00763017" w:rsidDel="007E0F89">
                <w:rPr>
                  <w:rFonts w:ascii="Times New Roman" w:hAnsi="Times New Roman"/>
                  <w:color w:val="000000"/>
                  <w:sz w:val="24"/>
                  <w:szCs w:val="24"/>
                  <w:lang w:val="vi-VN"/>
                  <w:rPrChange w:id="4318" w:author="thu nga" w:date="2024-09-30T13:54:00Z">
                    <w:rPr>
                      <w:rFonts w:ascii="Times New Roman" w:hAnsi="Times New Roman"/>
                      <w:color w:val="000000"/>
                      <w:sz w:val="24"/>
                      <w:szCs w:val="24"/>
                    </w:rPr>
                  </w:rPrChange>
                </w:rPr>
                <w:delText>Mã khu vực quản lý khách hàng</w:delText>
              </w:r>
            </w:del>
          </w:p>
        </w:tc>
        <w:tc>
          <w:tcPr>
            <w:tcW w:w="1080" w:type="dxa"/>
            <w:tcPrChange w:id="4319" w:author="thu nga" w:date="2024-10-01T10:49:00Z">
              <w:tcPr>
                <w:tcW w:w="1080" w:type="dxa"/>
              </w:tcPr>
            </w:tcPrChange>
          </w:tcPr>
          <w:p w14:paraId="0AE6F36D" w14:textId="017DD4CB" w:rsidR="00FF4CD3" w:rsidRPr="00FF4CD3" w:rsidDel="007E0F89" w:rsidRDefault="00FF4CD3" w:rsidP="008C1DA1">
            <w:pPr>
              <w:spacing w:before="0" w:line="240" w:lineRule="auto"/>
              <w:contextualSpacing w:val="0"/>
              <w:rPr>
                <w:del w:id="4320" w:author="Phuong Truong Thi" w:date="2024-10-08T18:09:00Z"/>
                <w:rFonts w:ascii="Times New Roman" w:eastAsia="Times New Roman" w:hAnsi="Times New Roman"/>
                <w:sz w:val="24"/>
                <w:szCs w:val="24"/>
                <w:lang w:val="vi-VN" w:eastAsia="vi-VN"/>
                <w:rPrChange w:id="4321" w:author="thu nga" w:date="2024-09-30T15:04:00Z">
                  <w:rPr>
                    <w:del w:id="4322" w:author="Phuong Truong Thi" w:date="2024-10-08T18:09:00Z"/>
                    <w:rFonts w:ascii="Times New Roman" w:eastAsia="Times New Roman" w:hAnsi="Times New Roman"/>
                    <w:sz w:val="24"/>
                    <w:szCs w:val="24"/>
                    <w:lang w:eastAsia="vi-VN"/>
                  </w:rPr>
                </w:rPrChange>
              </w:rPr>
            </w:pPr>
            <w:ins w:id="4323" w:author="thu nga" w:date="2024-09-30T15:04:00Z">
              <w:del w:id="4324"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325" w:author="thu nga" w:date="2024-10-01T10:49:00Z">
              <w:tcPr>
                <w:tcW w:w="1080" w:type="dxa"/>
                <w:gridSpan w:val="2"/>
              </w:tcPr>
            </w:tcPrChange>
          </w:tcPr>
          <w:p w14:paraId="1F23E736" w14:textId="1DEB3068" w:rsidR="00FF4CD3" w:rsidRPr="00AD0E1A" w:rsidDel="007E0F89" w:rsidRDefault="00FF4CD3" w:rsidP="008C1DA1">
            <w:pPr>
              <w:spacing w:before="0" w:line="240" w:lineRule="auto"/>
              <w:contextualSpacing w:val="0"/>
              <w:rPr>
                <w:del w:id="4326" w:author="Phuong Truong Thi" w:date="2024-10-08T18:09:00Z"/>
                <w:rFonts w:ascii="Times New Roman" w:eastAsia="Times New Roman" w:hAnsi="Times New Roman"/>
                <w:sz w:val="24"/>
                <w:szCs w:val="24"/>
                <w:lang w:eastAsia="vi-VN"/>
              </w:rPr>
            </w:pPr>
            <w:del w:id="4327"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328" w:author="thu nga" w:date="2024-10-01T10:49:00Z">
              <w:tcPr>
                <w:tcW w:w="1890" w:type="dxa"/>
                <w:gridSpan w:val="3"/>
                <w:shd w:val="clear" w:color="auto" w:fill="auto"/>
                <w:noWrap/>
                <w:vAlign w:val="center"/>
              </w:tcPr>
            </w:tcPrChange>
          </w:tcPr>
          <w:p w14:paraId="787FEBEE" w14:textId="62ACD893" w:rsidR="00FF4CD3" w:rsidRPr="00AD0E1A" w:rsidDel="007E0F89" w:rsidRDefault="00FF4CD3" w:rsidP="008C1DA1">
            <w:pPr>
              <w:spacing w:before="0" w:line="240" w:lineRule="auto"/>
              <w:contextualSpacing w:val="0"/>
              <w:rPr>
                <w:del w:id="4329" w:author="Phuong Truong Thi" w:date="2024-10-08T18:09:00Z"/>
                <w:rFonts w:ascii="Times New Roman" w:eastAsia="Times New Roman" w:hAnsi="Times New Roman"/>
                <w:sz w:val="24"/>
                <w:szCs w:val="24"/>
                <w:lang w:val="vi-VN" w:eastAsia="vi-VN"/>
              </w:rPr>
            </w:pPr>
          </w:p>
        </w:tc>
        <w:tc>
          <w:tcPr>
            <w:tcW w:w="1063" w:type="dxa"/>
            <w:tcPrChange w:id="4330" w:author="thu nga" w:date="2024-10-01T10:49:00Z">
              <w:tcPr>
                <w:tcW w:w="1260" w:type="dxa"/>
              </w:tcPr>
            </w:tcPrChange>
          </w:tcPr>
          <w:p w14:paraId="6BF7D008" w14:textId="656EA1FD" w:rsidR="00FF4CD3" w:rsidRPr="00AD0E1A" w:rsidDel="007E0F89" w:rsidRDefault="00FF4CD3" w:rsidP="008C1DA1">
            <w:pPr>
              <w:spacing w:before="0" w:line="240" w:lineRule="auto"/>
              <w:contextualSpacing w:val="0"/>
              <w:jc w:val="center"/>
              <w:rPr>
                <w:del w:id="4331" w:author="Phuong Truong Thi" w:date="2024-10-08T18:09:00Z"/>
                <w:rFonts w:ascii="Times New Roman" w:eastAsia="Times New Roman" w:hAnsi="Times New Roman"/>
                <w:sz w:val="24"/>
                <w:szCs w:val="24"/>
                <w:lang w:val="vi-VN" w:eastAsia="vi-VN"/>
              </w:rPr>
            </w:pPr>
            <w:del w:id="433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14600C9" w14:textId="59CDC1A6" w:rsidTr="7F5A6C64">
        <w:trPr>
          <w:trHeight w:val="276"/>
          <w:del w:id="4333" w:author="Phuong Truong Thi" w:date="2024-10-08T18:09:00Z"/>
          <w:trPrChange w:id="4334" w:author="thu nga" w:date="2024-10-01T10:49:00Z">
            <w:trPr>
              <w:gridBefore w:val="3"/>
              <w:gridAfter w:val="0"/>
              <w:trHeight w:val="276"/>
            </w:trPr>
          </w:trPrChange>
        </w:trPr>
        <w:tc>
          <w:tcPr>
            <w:tcW w:w="720" w:type="dxa"/>
            <w:shd w:val="clear" w:color="auto" w:fill="auto"/>
            <w:vAlign w:val="center"/>
            <w:tcPrChange w:id="4335" w:author="thu nga" w:date="2024-10-01T10:49:00Z">
              <w:tcPr>
                <w:tcW w:w="720" w:type="dxa"/>
                <w:shd w:val="clear" w:color="auto" w:fill="auto"/>
                <w:vAlign w:val="center"/>
              </w:tcPr>
            </w:tcPrChange>
          </w:tcPr>
          <w:p w14:paraId="6F3D40FF" w14:textId="79C0C3D1" w:rsidR="00FF4CD3" w:rsidRPr="00AD0E1A" w:rsidDel="007E0F89" w:rsidRDefault="00FF4CD3" w:rsidP="008C1DA1">
            <w:pPr>
              <w:pStyle w:val="ListParagraph"/>
              <w:numPr>
                <w:ilvl w:val="0"/>
                <w:numId w:val="61"/>
              </w:numPr>
              <w:spacing w:before="0" w:line="240" w:lineRule="auto"/>
              <w:contextualSpacing w:val="0"/>
              <w:jc w:val="left"/>
              <w:rPr>
                <w:del w:id="4336" w:author="Phuong Truong Thi" w:date="2024-10-08T18:09:00Z"/>
                <w:rFonts w:eastAsia="Times New Roman"/>
                <w:szCs w:val="24"/>
                <w:lang w:val="vi-VN" w:eastAsia="vi-VN"/>
              </w:rPr>
            </w:pPr>
          </w:p>
        </w:tc>
        <w:tc>
          <w:tcPr>
            <w:tcW w:w="1355" w:type="dxa"/>
            <w:gridSpan w:val="2"/>
            <w:shd w:val="clear" w:color="auto" w:fill="auto"/>
            <w:vAlign w:val="center"/>
            <w:tcPrChange w:id="4337" w:author="thu nga" w:date="2024-10-01T10:49:00Z">
              <w:tcPr>
                <w:tcW w:w="1710" w:type="dxa"/>
                <w:gridSpan w:val="3"/>
                <w:shd w:val="clear" w:color="auto" w:fill="auto"/>
                <w:vAlign w:val="center"/>
              </w:tcPr>
            </w:tcPrChange>
          </w:tcPr>
          <w:p w14:paraId="1BF3757E" w14:textId="669F0E5E" w:rsidR="00FF4CD3" w:rsidRPr="00AD0E1A" w:rsidDel="007E0F89" w:rsidRDefault="00FF4CD3" w:rsidP="008C1DA1">
            <w:pPr>
              <w:spacing w:before="0" w:line="240" w:lineRule="auto"/>
              <w:contextualSpacing w:val="0"/>
              <w:rPr>
                <w:del w:id="4338" w:author="Phuong Truong Thi" w:date="2024-10-08T18:09:00Z"/>
                <w:rFonts w:ascii="Times New Roman" w:hAnsi="Times New Roman"/>
                <w:sz w:val="24"/>
                <w:szCs w:val="24"/>
              </w:rPr>
            </w:pPr>
            <w:del w:id="4339" w:author="Phuong Truong Thi" w:date="2024-10-08T18:09:00Z">
              <w:r w:rsidRPr="00AD0E1A" w:rsidDel="007E0F89">
                <w:rPr>
                  <w:rFonts w:ascii="Times New Roman" w:hAnsi="Times New Roman"/>
                  <w:color w:val="000000"/>
                  <w:sz w:val="24"/>
                  <w:szCs w:val="24"/>
                </w:rPr>
                <w:delText>Tên khu vực</w:delText>
              </w:r>
            </w:del>
          </w:p>
        </w:tc>
        <w:tc>
          <w:tcPr>
            <w:tcW w:w="2610" w:type="dxa"/>
            <w:vAlign w:val="center"/>
            <w:tcPrChange w:id="4340" w:author="thu nga" w:date="2024-10-01T10:49:00Z">
              <w:tcPr>
                <w:tcW w:w="2610" w:type="dxa"/>
                <w:vAlign w:val="center"/>
              </w:tcPr>
            </w:tcPrChange>
          </w:tcPr>
          <w:p w14:paraId="7190FCCE" w14:textId="41AFA00D" w:rsidR="00FF4CD3" w:rsidRPr="008C1DA1" w:rsidDel="007E0F89" w:rsidRDefault="00FF4CD3" w:rsidP="008C1DA1">
            <w:pPr>
              <w:spacing w:before="0" w:line="240" w:lineRule="auto"/>
              <w:contextualSpacing w:val="0"/>
              <w:rPr>
                <w:del w:id="4341" w:author="Phuong Truong Thi" w:date="2024-10-08T18:09:00Z"/>
                <w:rFonts w:ascii="Times New Roman" w:eastAsia="Times New Roman" w:hAnsi="Times New Roman"/>
                <w:sz w:val="24"/>
                <w:szCs w:val="24"/>
                <w:lang w:eastAsia="vi-VN"/>
              </w:rPr>
            </w:pPr>
            <w:del w:id="4342" w:author="Phuong Truong Thi" w:date="2024-10-08T18:09:00Z">
              <w:r w:rsidRPr="008C1DA1" w:rsidDel="007E0F89">
                <w:rPr>
                  <w:rFonts w:ascii="Times New Roman" w:hAnsi="Times New Roman"/>
                  <w:color w:val="000000"/>
                  <w:sz w:val="24"/>
                  <w:szCs w:val="24"/>
                </w:rPr>
                <w:delText>Tên khu vực quản lý khách hàng</w:delText>
              </w:r>
            </w:del>
          </w:p>
        </w:tc>
        <w:tc>
          <w:tcPr>
            <w:tcW w:w="1080" w:type="dxa"/>
            <w:tcPrChange w:id="4343" w:author="thu nga" w:date="2024-10-01T10:49:00Z">
              <w:tcPr>
                <w:tcW w:w="1080" w:type="dxa"/>
              </w:tcPr>
            </w:tcPrChange>
          </w:tcPr>
          <w:p w14:paraId="24655B48" w14:textId="3CA42F6F" w:rsidR="00FF4CD3" w:rsidRPr="00FF4CD3" w:rsidDel="007E0F89" w:rsidRDefault="00FF4CD3" w:rsidP="008C1DA1">
            <w:pPr>
              <w:spacing w:before="0" w:line="240" w:lineRule="auto"/>
              <w:contextualSpacing w:val="0"/>
              <w:rPr>
                <w:del w:id="4344" w:author="Phuong Truong Thi" w:date="2024-10-08T18:09:00Z"/>
                <w:rFonts w:ascii="Times New Roman" w:eastAsia="Times New Roman" w:hAnsi="Times New Roman"/>
                <w:sz w:val="24"/>
                <w:szCs w:val="24"/>
                <w:lang w:val="vi-VN" w:eastAsia="vi-VN"/>
                <w:rPrChange w:id="4345" w:author="thu nga" w:date="2024-09-30T15:04:00Z">
                  <w:rPr>
                    <w:del w:id="4346" w:author="Phuong Truong Thi" w:date="2024-10-08T18:09:00Z"/>
                    <w:rFonts w:ascii="Times New Roman" w:eastAsia="Times New Roman" w:hAnsi="Times New Roman"/>
                    <w:sz w:val="24"/>
                    <w:szCs w:val="24"/>
                    <w:lang w:eastAsia="vi-VN"/>
                  </w:rPr>
                </w:rPrChange>
              </w:rPr>
            </w:pPr>
            <w:ins w:id="4347" w:author="thu nga" w:date="2024-09-30T15:04:00Z">
              <w:del w:id="4348"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349" w:author="thu nga" w:date="2024-10-01T10:49:00Z">
              <w:tcPr>
                <w:tcW w:w="1080" w:type="dxa"/>
                <w:gridSpan w:val="2"/>
              </w:tcPr>
            </w:tcPrChange>
          </w:tcPr>
          <w:p w14:paraId="65EF2A2E" w14:textId="3AB8C553" w:rsidR="00FF4CD3" w:rsidRPr="00AD0E1A" w:rsidDel="007E0F89" w:rsidRDefault="00FF4CD3" w:rsidP="008C1DA1">
            <w:pPr>
              <w:spacing w:before="0" w:line="240" w:lineRule="auto"/>
              <w:contextualSpacing w:val="0"/>
              <w:rPr>
                <w:del w:id="4350" w:author="Phuong Truong Thi" w:date="2024-10-08T18:09:00Z"/>
                <w:rFonts w:ascii="Times New Roman" w:eastAsia="Times New Roman" w:hAnsi="Times New Roman"/>
                <w:sz w:val="24"/>
                <w:szCs w:val="24"/>
                <w:lang w:eastAsia="vi-VN"/>
              </w:rPr>
            </w:pPr>
            <w:del w:id="4351"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352" w:author="thu nga" w:date="2024-10-01T10:49:00Z">
              <w:tcPr>
                <w:tcW w:w="1890" w:type="dxa"/>
                <w:gridSpan w:val="3"/>
                <w:shd w:val="clear" w:color="auto" w:fill="auto"/>
                <w:noWrap/>
                <w:vAlign w:val="center"/>
              </w:tcPr>
            </w:tcPrChange>
          </w:tcPr>
          <w:p w14:paraId="23320486" w14:textId="5D76E1E3" w:rsidR="00FF4CD3" w:rsidRPr="00AD0E1A" w:rsidDel="007E0F89" w:rsidRDefault="00FF4CD3" w:rsidP="008C1DA1">
            <w:pPr>
              <w:spacing w:before="0" w:line="240" w:lineRule="auto"/>
              <w:contextualSpacing w:val="0"/>
              <w:rPr>
                <w:del w:id="4353" w:author="Phuong Truong Thi" w:date="2024-10-08T18:09:00Z"/>
                <w:rFonts w:ascii="Times New Roman" w:eastAsia="Times New Roman" w:hAnsi="Times New Roman"/>
                <w:sz w:val="24"/>
                <w:szCs w:val="24"/>
                <w:lang w:val="vi-VN" w:eastAsia="vi-VN"/>
              </w:rPr>
            </w:pPr>
          </w:p>
        </w:tc>
        <w:tc>
          <w:tcPr>
            <w:tcW w:w="1063" w:type="dxa"/>
            <w:tcPrChange w:id="4354" w:author="thu nga" w:date="2024-10-01T10:49:00Z">
              <w:tcPr>
                <w:tcW w:w="1260" w:type="dxa"/>
              </w:tcPr>
            </w:tcPrChange>
          </w:tcPr>
          <w:p w14:paraId="72EB51FE" w14:textId="76168A8A" w:rsidR="00FF4CD3" w:rsidRPr="00AD0E1A" w:rsidDel="007E0F89" w:rsidRDefault="00FF4CD3" w:rsidP="008C1DA1">
            <w:pPr>
              <w:spacing w:before="0" w:line="240" w:lineRule="auto"/>
              <w:contextualSpacing w:val="0"/>
              <w:jc w:val="center"/>
              <w:rPr>
                <w:del w:id="4355" w:author="Phuong Truong Thi" w:date="2024-10-08T18:09:00Z"/>
                <w:rFonts w:ascii="Times New Roman" w:eastAsia="Times New Roman" w:hAnsi="Times New Roman"/>
                <w:sz w:val="24"/>
                <w:szCs w:val="24"/>
                <w:lang w:val="vi-VN" w:eastAsia="vi-VN"/>
              </w:rPr>
            </w:pPr>
            <w:del w:id="4356"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4108B6B" w14:textId="79152929" w:rsidTr="7F5A6C64">
        <w:trPr>
          <w:trHeight w:val="276"/>
          <w:del w:id="4357" w:author="Phuong Truong Thi" w:date="2024-10-08T18:09:00Z"/>
          <w:trPrChange w:id="4358" w:author="thu nga" w:date="2024-10-01T10:49:00Z">
            <w:trPr>
              <w:gridBefore w:val="3"/>
              <w:gridAfter w:val="0"/>
              <w:trHeight w:val="276"/>
            </w:trPr>
          </w:trPrChange>
        </w:trPr>
        <w:tc>
          <w:tcPr>
            <w:tcW w:w="720" w:type="dxa"/>
            <w:shd w:val="clear" w:color="auto" w:fill="auto"/>
            <w:vAlign w:val="center"/>
            <w:tcPrChange w:id="4359" w:author="thu nga" w:date="2024-10-01T10:49:00Z">
              <w:tcPr>
                <w:tcW w:w="720" w:type="dxa"/>
                <w:shd w:val="clear" w:color="auto" w:fill="auto"/>
                <w:vAlign w:val="center"/>
              </w:tcPr>
            </w:tcPrChange>
          </w:tcPr>
          <w:p w14:paraId="784FB7D0" w14:textId="458ADE56" w:rsidR="00FF4CD3" w:rsidRPr="00AD0E1A" w:rsidDel="007E0F89" w:rsidRDefault="00FF4CD3" w:rsidP="008C1DA1">
            <w:pPr>
              <w:pStyle w:val="ListParagraph"/>
              <w:numPr>
                <w:ilvl w:val="0"/>
                <w:numId w:val="61"/>
              </w:numPr>
              <w:spacing w:before="0" w:line="240" w:lineRule="auto"/>
              <w:contextualSpacing w:val="0"/>
              <w:jc w:val="left"/>
              <w:rPr>
                <w:del w:id="4360" w:author="Phuong Truong Thi" w:date="2024-10-08T18:09:00Z"/>
                <w:rFonts w:eastAsia="Times New Roman"/>
                <w:szCs w:val="24"/>
                <w:lang w:val="vi-VN" w:eastAsia="vi-VN"/>
              </w:rPr>
            </w:pPr>
          </w:p>
        </w:tc>
        <w:tc>
          <w:tcPr>
            <w:tcW w:w="1355" w:type="dxa"/>
            <w:gridSpan w:val="2"/>
            <w:shd w:val="clear" w:color="auto" w:fill="auto"/>
            <w:vAlign w:val="center"/>
            <w:tcPrChange w:id="4361" w:author="thu nga" w:date="2024-10-01T10:49:00Z">
              <w:tcPr>
                <w:tcW w:w="1710" w:type="dxa"/>
                <w:gridSpan w:val="3"/>
                <w:shd w:val="clear" w:color="auto" w:fill="auto"/>
                <w:vAlign w:val="center"/>
              </w:tcPr>
            </w:tcPrChange>
          </w:tcPr>
          <w:p w14:paraId="254BA498" w14:textId="08B07F6F" w:rsidR="00FF4CD3" w:rsidRPr="00AD0E1A" w:rsidDel="007E0F89" w:rsidRDefault="00FF4CD3" w:rsidP="008C1DA1">
            <w:pPr>
              <w:spacing w:before="0" w:line="240" w:lineRule="auto"/>
              <w:contextualSpacing w:val="0"/>
              <w:rPr>
                <w:del w:id="4362" w:author="Phuong Truong Thi" w:date="2024-10-08T18:09:00Z"/>
                <w:rFonts w:ascii="Times New Roman" w:hAnsi="Times New Roman"/>
                <w:sz w:val="24"/>
                <w:szCs w:val="24"/>
              </w:rPr>
            </w:pPr>
            <w:del w:id="4363" w:author="Phuong Truong Thi" w:date="2024-10-08T18:09:00Z">
              <w:r w:rsidRPr="00AD0E1A" w:rsidDel="007E0F89">
                <w:rPr>
                  <w:rFonts w:ascii="Times New Roman" w:hAnsi="Times New Roman"/>
                  <w:color w:val="000000"/>
                  <w:sz w:val="24"/>
                  <w:szCs w:val="24"/>
                </w:rPr>
                <w:delText>Tên vùng</w:delText>
              </w:r>
            </w:del>
          </w:p>
        </w:tc>
        <w:tc>
          <w:tcPr>
            <w:tcW w:w="2610" w:type="dxa"/>
            <w:vAlign w:val="center"/>
            <w:tcPrChange w:id="4364" w:author="thu nga" w:date="2024-10-01T10:49:00Z">
              <w:tcPr>
                <w:tcW w:w="2610" w:type="dxa"/>
                <w:vAlign w:val="center"/>
              </w:tcPr>
            </w:tcPrChange>
          </w:tcPr>
          <w:p w14:paraId="33CC8978" w14:textId="327D79E4" w:rsidR="00FF4CD3" w:rsidRPr="008C1DA1" w:rsidDel="007E0F89" w:rsidRDefault="00FF4CD3" w:rsidP="008C1DA1">
            <w:pPr>
              <w:spacing w:before="0" w:line="240" w:lineRule="auto"/>
              <w:contextualSpacing w:val="0"/>
              <w:rPr>
                <w:del w:id="4365" w:author="Phuong Truong Thi" w:date="2024-10-08T18:09:00Z"/>
                <w:rFonts w:ascii="Times New Roman" w:eastAsia="Times New Roman" w:hAnsi="Times New Roman"/>
                <w:sz w:val="24"/>
                <w:szCs w:val="24"/>
                <w:lang w:eastAsia="vi-VN"/>
              </w:rPr>
            </w:pPr>
            <w:del w:id="4366" w:author="Phuong Truong Thi" w:date="2024-10-08T18:09:00Z">
              <w:r w:rsidRPr="008C1DA1" w:rsidDel="007E0F89">
                <w:rPr>
                  <w:rFonts w:ascii="Times New Roman" w:hAnsi="Times New Roman"/>
                  <w:color w:val="000000"/>
                  <w:sz w:val="24"/>
                  <w:szCs w:val="24"/>
                </w:rPr>
                <w:delText>Vùng quản lý khách hàng. VD: Vùng 1</w:delText>
              </w:r>
            </w:del>
          </w:p>
        </w:tc>
        <w:tc>
          <w:tcPr>
            <w:tcW w:w="1080" w:type="dxa"/>
            <w:tcPrChange w:id="4367" w:author="thu nga" w:date="2024-10-01T10:49:00Z">
              <w:tcPr>
                <w:tcW w:w="1080" w:type="dxa"/>
              </w:tcPr>
            </w:tcPrChange>
          </w:tcPr>
          <w:p w14:paraId="3BF3750B" w14:textId="01FCBA32" w:rsidR="00FF4CD3" w:rsidRPr="00FF4CD3" w:rsidDel="007E0F89" w:rsidRDefault="00FF4CD3" w:rsidP="008C1DA1">
            <w:pPr>
              <w:spacing w:before="0" w:line="240" w:lineRule="auto"/>
              <w:contextualSpacing w:val="0"/>
              <w:rPr>
                <w:del w:id="4368" w:author="Phuong Truong Thi" w:date="2024-10-08T18:09:00Z"/>
                <w:rFonts w:ascii="Times New Roman" w:eastAsia="Times New Roman" w:hAnsi="Times New Roman"/>
                <w:sz w:val="24"/>
                <w:szCs w:val="24"/>
                <w:lang w:val="vi-VN" w:eastAsia="vi-VN"/>
                <w:rPrChange w:id="4369" w:author="thu nga" w:date="2024-09-30T15:04:00Z">
                  <w:rPr>
                    <w:del w:id="4370" w:author="Phuong Truong Thi" w:date="2024-10-08T18:09:00Z"/>
                    <w:rFonts w:ascii="Times New Roman" w:eastAsia="Times New Roman" w:hAnsi="Times New Roman"/>
                    <w:sz w:val="24"/>
                    <w:szCs w:val="24"/>
                    <w:lang w:eastAsia="vi-VN"/>
                  </w:rPr>
                </w:rPrChange>
              </w:rPr>
            </w:pPr>
            <w:ins w:id="4371" w:author="thu nga" w:date="2024-09-30T15:04:00Z">
              <w:del w:id="4372"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373" w:author="thu nga" w:date="2024-10-01T10:49:00Z">
              <w:tcPr>
                <w:tcW w:w="1080" w:type="dxa"/>
                <w:gridSpan w:val="2"/>
              </w:tcPr>
            </w:tcPrChange>
          </w:tcPr>
          <w:p w14:paraId="61F622C6" w14:textId="5C16B587" w:rsidR="00FF4CD3" w:rsidRPr="00AD0E1A" w:rsidDel="007E0F89" w:rsidRDefault="00FF4CD3" w:rsidP="008C1DA1">
            <w:pPr>
              <w:spacing w:before="0" w:line="240" w:lineRule="auto"/>
              <w:contextualSpacing w:val="0"/>
              <w:rPr>
                <w:del w:id="4374" w:author="Phuong Truong Thi" w:date="2024-10-08T18:09:00Z"/>
                <w:rFonts w:ascii="Times New Roman" w:eastAsia="Times New Roman" w:hAnsi="Times New Roman"/>
                <w:sz w:val="24"/>
                <w:szCs w:val="24"/>
                <w:lang w:eastAsia="vi-VN"/>
              </w:rPr>
            </w:pPr>
            <w:del w:id="4375"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376" w:author="thu nga" w:date="2024-10-01T10:49:00Z">
              <w:tcPr>
                <w:tcW w:w="1890" w:type="dxa"/>
                <w:gridSpan w:val="3"/>
                <w:shd w:val="clear" w:color="auto" w:fill="auto"/>
                <w:noWrap/>
                <w:vAlign w:val="center"/>
              </w:tcPr>
            </w:tcPrChange>
          </w:tcPr>
          <w:p w14:paraId="3AA0F1AD" w14:textId="6E3ED5F4" w:rsidR="00FF4CD3" w:rsidRPr="00AD0E1A" w:rsidDel="007E0F89" w:rsidRDefault="00FF4CD3" w:rsidP="008C1DA1">
            <w:pPr>
              <w:spacing w:before="0" w:line="240" w:lineRule="auto"/>
              <w:contextualSpacing w:val="0"/>
              <w:rPr>
                <w:del w:id="4377" w:author="Phuong Truong Thi" w:date="2024-10-08T18:09:00Z"/>
                <w:rFonts w:ascii="Times New Roman" w:eastAsia="Times New Roman" w:hAnsi="Times New Roman"/>
                <w:sz w:val="24"/>
                <w:szCs w:val="24"/>
                <w:lang w:val="vi-VN" w:eastAsia="vi-VN"/>
              </w:rPr>
            </w:pPr>
          </w:p>
        </w:tc>
        <w:tc>
          <w:tcPr>
            <w:tcW w:w="1063" w:type="dxa"/>
            <w:tcPrChange w:id="4378" w:author="thu nga" w:date="2024-10-01T10:49:00Z">
              <w:tcPr>
                <w:tcW w:w="1260" w:type="dxa"/>
              </w:tcPr>
            </w:tcPrChange>
          </w:tcPr>
          <w:p w14:paraId="711AD700" w14:textId="34F6BF49" w:rsidR="00FF4CD3" w:rsidRPr="00AD0E1A" w:rsidDel="007E0F89" w:rsidRDefault="00FF4CD3" w:rsidP="008C1DA1">
            <w:pPr>
              <w:spacing w:before="0" w:line="240" w:lineRule="auto"/>
              <w:contextualSpacing w:val="0"/>
              <w:jc w:val="center"/>
              <w:rPr>
                <w:del w:id="4379" w:author="Phuong Truong Thi" w:date="2024-10-08T18:09:00Z"/>
                <w:rFonts w:ascii="Times New Roman" w:eastAsia="Times New Roman" w:hAnsi="Times New Roman"/>
                <w:sz w:val="24"/>
                <w:szCs w:val="24"/>
                <w:lang w:val="vi-VN" w:eastAsia="vi-VN"/>
              </w:rPr>
            </w:pPr>
            <w:del w:id="438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45735E2" w14:textId="34C6426F" w:rsidTr="7F5A6C64">
        <w:trPr>
          <w:trHeight w:val="276"/>
          <w:del w:id="4381" w:author="Phuong Truong Thi" w:date="2024-10-08T18:09:00Z"/>
          <w:trPrChange w:id="4382" w:author="thu nga" w:date="2024-10-01T10:49:00Z">
            <w:trPr>
              <w:gridBefore w:val="3"/>
              <w:gridAfter w:val="0"/>
              <w:trHeight w:val="276"/>
            </w:trPr>
          </w:trPrChange>
        </w:trPr>
        <w:tc>
          <w:tcPr>
            <w:tcW w:w="720" w:type="dxa"/>
            <w:shd w:val="clear" w:color="auto" w:fill="auto"/>
            <w:vAlign w:val="center"/>
            <w:tcPrChange w:id="4383" w:author="thu nga" w:date="2024-10-01T10:49:00Z">
              <w:tcPr>
                <w:tcW w:w="720" w:type="dxa"/>
                <w:shd w:val="clear" w:color="auto" w:fill="auto"/>
                <w:vAlign w:val="center"/>
              </w:tcPr>
            </w:tcPrChange>
          </w:tcPr>
          <w:p w14:paraId="7B73B42F" w14:textId="3BD8FB56" w:rsidR="00FF4CD3" w:rsidRPr="00AD0E1A" w:rsidDel="007E0F89" w:rsidRDefault="00FF4CD3" w:rsidP="00FF4CD3">
            <w:pPr>
              <w:pStyle w:val="ListParagraph"/>
              <w:numPr>
                <w:ilvl w:val="0"/>
                <w:numId w:val="61"/>
              </w:numPr>
              <w:spacing w:before="0" w:line="240" w:lineRule="auto"/>
              <w:contextualSpacing w:val="0"/>
              <w:jc w:val="left"/>
              <w:rPr>
                <w:del w:id="4384" w:author="Phuong Truong Thi" w:date="2024-10-08T18:09:00Z"/>
                <w:rFonts w:eastAsia="Times New Roman"/>
                <w:szCs w:val="24"/>
                <w:lang w:val="vi-VN" w:eastAsia="vi-VN"/>
              </w:rPr>
            </w:pPr>
          </w:p>
        </w:tc>
        <w:tc>
          <w:tcPr>
            <w:tcW w:w="1355" w:type="dxa"/>
            <w:gridSpan w:val="2"/>
            <w:shd w:val="clear" w:color="auto" w:fill="auto"/>
            <w:vAlign w:val="center"/>
            <w:tcPrChange w:id="4385" w:author="thu nga" w:date="2024-10-01T10:49:00Z">
              <w:tcPr>
                <w:tcW w:w="1710" w:type="dxa"/>
                <w:gridSpan w:val="3"/>
                <w:shd w:val="clear" w:color="auto" w:fill="auto"/>
                <w:vAlign w:val="center"/>
              </w:tcPr>
            </w:tcPrChange>
          </w:tcPr>
          <w:p w14:paraId="20D45F78" w14:textId="392F32C9" w:rsidR="00FF4CD3" w:rsidRPr="00AD0E1A" w:rsidDel="007E0F89" w:rsidRDefault="00FF4CD3" w:rsidP="00FF4CD3">
            <w:pPr>
              <w:spacing w:before="0" w:line="240" w:lineRule="auto"/>
              <w:contextualSpacing w:val="0"/>
              <w:rPr>
                <w:del w:id="4386" w:author="Phuong Truong Thi" w:date="2024-10-08T18:09:00Z"/>
                <w:rFonts w:ascii="Times New Roman" w:hAnsi="Times New Roman"/>
                <w:sz w:val="24"/>
                <w:szCs w:val="24"/>
              </w:rPr>
            </w:pPr>
            <w:del w:id="4387" w:author="Phuong Truong Thi" w:date="2024-10-08T18:09:00Z">
              <w:r w:rsidRPr="00AD0E1A" w:rsidDel="007E0F89">
                <w:rPr>
                  <w:rFonts w:ascii="Times New Roman" w:hAnsi="Times New Roman"/>
                  <w:color w:val="000000"/>
                  <w:sz w:val="24"/>
                  <w:szCs w:val="24"/>
                </w:rPr>
                <w:delText>Mã DAO CBBH</w:delText>
              </w:r>
            </w:del>
          </w:p>
        </w:tc>
        <w:tc>
          <w:tcPr>
            <w:tcW w:w="2610" w:type="dxa"/>
            <w:vAlign w:val="center"/>
            <w:tcPrChange w:id="4388" w:author="thu nga" w:date="2024-10-01T10:49:00Z">
              <w:tcPr>
                <w:tcW w:w="2610" w:type="dxa"/>
                <w:vAlign w:val="center"/>
              </w:tcPr>
            </w:tcPrChange>
          </w:tcPr>
          <w:p w14:paraId="6CB9C559" w14:textId="043F72A1" w:rsidR="00FF4CD3" w:rsidRPr="008C1DA1" w:rsidDel="007E0F89" w:rsidRDefault="00FF4CD3" w:rsidP="00FF4CD3">
            <w:pPr>
              <w:spacing w:before="0" w:line="240" w:lineRule="auto"/>
              <w:contextualSpacing w:val="0"/>
              <w:rPr>
                <w:del w:id="4389" w:author="Phuong Truong Thi" w:date="2024-10-08T18:09:00Z"/>
                <w:rFonts w:ascii="Times New Roman" w:eastAsia="Times New Roman" w:hAnsi="Times New Roman"/>
                <w:sz w:val="24"/>
                <w:szCs w:val="24"/>
                <w:lang w:eastAsia="vi-VN"/>
              </w:rPr>
            </w:pPr>
            <w:del w:id="4390" w:author="Phuong Truong Thi" w:date="2024-10-08T18:09:00Z">
              <w:r w:rsidRPr="008C1DA1" w:rsidDel="007E0F89">
                <w:rPr>
                  <w:rFonts w:ascii="Times New Roman" w:hAnsi="Times New Roman"/>
                  <w:color w:val="000000"/>
                  <w:sz w:val="24"/>
                  <w:szCs w:val="24"/>
                </w:rPr>
                <w:delText>DAO cán bộ bán hàng gắn với KH</w:delText>
              </w:r>
            </w:del>
          </w:p>
        </w:tc>
        <w:tc>
          <w:tcPr>
            <w:tcW w:w="1080" w:type="dxa"/>
            <w:tcPrChange w:id="4391" w:author="thu nga" w:date="2024-10-01T10:49:00Z">
              <w:tcPr>
                <w:tcW w:w="1080" w:type="dxa"/>
              </w:tcPr>
            </w:tcPrChange>
          </w:tcPr>
          <w:p w14:paraId="2D7A49F4" w14:textId="28BCAB77" w:rsidR="00FF4CD3" w:rsidDel="007E0F89" w:rsidRDefault="00FF4CD3" w:rsidP="00FF4CD3">
            <w:pPr>
              <w:spacing w:before="0" w:line="240" w:lineRule="auto"/>
              <w:contextualSpacing w:val="0"/>
              <w:rPr>
                <w:del w:id="4392" w:author="Phuong Truong Thi" w:date="2024-10-08T18:09:00Z"/>
                <w:rFonts w:ascii="Times New Roman" w:eastAsia="Times New Roman" w:hAnsi="Times New Roman"/>
                <w:sz w:val="24"/>
                <w:szCs w:val="24"/>
                <w:lang w:eastAsia="vi-VN"/>
              </w:rPr>
            </w:pPr>
            <w:ins w:id="4393" w:author="thu nga" w:date="2024-09-30T15:04:00Z">
              <w:del w:id="4394"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395" w:author="thu nga" w:date="2024-10-01T10:49:00Z">
              <w:tcPr>
                <w:tcW w:w="1080" w:type="dxa"/>
                <w:gridSpan w:val="2"/>
              </w:tcPr>
            </w:tcPrChange>
          </w:tcPr>
          <w:p w14:paraId="0E5F43C2" w14:textId="5DA1C4F2" w:rsidR="00FF4CD3" w:rsidRPr="00AD0E1A" w:rsidDel="007E0F89" w:rsidRDefault="00FF4CD3" w:rsidP="00FF4CD3">
            <w:pPr>
              <w:spacing w:before="0" w:line="240" w:lineRule="auto"/>
              <w:contextualSpacing w:val="0"/>
              <w:rPr>
                <w:del w:id="4396" w:author="Phuong Truong Thi" w:date="2024-10-08T18:09:00Z"/>
                <w:rFonts w:ascii="Times New Roman" w:eastAsia="Times New Roman" w:hAnsi="Times New Roman"/>
                <w:sz w:val="24"/>
                <w:szCs w:val="24"/>
                <w:lang w:eastAsia="vi-VN"/>
              </w:rPr>
            </w:pPr>
            <w:del w:id="4397"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398" w:author="thu nga" w:date="2024-10-01T10:49:00Z">
              <w:tcPr>
                <w:tcW w:w="1890" w:type="dxa"/>
                <w:gridSpan w:val="3"/>
                <w:shd w:val="clear" w:color="auto" w:fill="auto"/>
                <w:noWrap/>
                <w:vAlign w:val="center"/>
              </w:tcPr>
            </w:tcPrChange>
          </w:tcPr>
          <w:p w14:paraId="77B70FB0" w14:textId="220D4E15" w:rsidR="00FF4CD3" w:rsidRPr="00AD0E1A" w:rsidDel="007E0F89" w:rsidRDefault="00FF4CD3" w:rsidP="00FF4CD3">
            <w:pPr>
              <w:spacing w:before="0" w:line="240" w:lineRule="auto"/>
              <w:contextualSpacing w:val="0"/>
              <w:rPr>
                <w:del w:id="4399" w:author="Phuong Truong Thi" w:date="2024-10-08T18:09:00Z"/>
                <w:rFonts w:ascii="Times New Roman" w:eastAsia="Times New Roman" w:hAnsi="Times New Roman"/>
                <w:sz w:val="24"/>
                <w:szCs w:val="24"/>
                <w:lang w:val="vi-VN" w:eastAsia="vi-VN"/>
              </w:rPr>
            </w:pPr>
          </w:p>
        </w:tc>
        <w:tc>
          <w:tcPr>
            <w:tcW w:w="1063" w:type="dxa"/>
            <w:tcPrChange w:id="4400" w:author="thu nga" w:date="2024-10-01T10:49:00Z">
              <w:tcPr>
                <w:tcW w:w="1260" w:type="dxa"/>
              </w:tcPr>
            </w:tcPrChange>
          </w:tcPr>
          <w:p w14:paraId="6151319A" w14:textId="1029F5C5" w:rsidR="00FF4CD3" w:rsidRPr="00AD0E1A" w:rsidDel="007E0F89" w:rsidRDefault="00FF4CD3" w:rsidP="00FF4CD3">
            <w:pPr>
              <w:spacing w:before="0" w:line="240" w:lineRule="auto"/>
              <w:contextualSpacing w:val="0"/>
              <w:jc w:val="center"/>
              <w:rPr>
                <w:del w:id="4401" w:author="Phuong Truong Thi" w:date="2024-10-08T18:09:00Z"/>
                <w:rFonts w:ascii="Times New Roman" w:eastAsia="Times New Roman" w:hAnsi="Times New Roman"/>
                <w:sz w:val="24"/>
                <w:szCs w:val="24"/>
                <w:lang w:val="vi-VN" w:eastAsia="vi-VN"/>
              </w:rPr>
            </w:pPr>
            <w:del w:id="440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F5DA6B6" w14:textId="53C814D6" w:rsidTr="7F5A6C64">
        <w:trPr>
          <w:trHeight w:val="276"/>
          <w:del w:id="4403" w:author="Phuong Truong Thi" w:date="2024-10-08T18:09:00Z"/>
          <w:trPrChange w:id="4404" w:author="thu nga" w:date="2024-10-01T10:49:00Z">
            <w:trPr>
              <w:gridBefore w:val="3"/>
              <w:gridAfter w:val="0"/>
              <w:trHeight w:val="276"/>
            </w:trPr>
          </w:trPrChange>
        </w:trPr>
        <w:tc>
          <w:tcPr>
            <w:tcW w:w="720" w:type="dxa"/>
            <w:shd w:val="clear" w:color="auto" w:fill="auto"/>
            <w:vAlign w:val="center"/>
            <w:tcPrChange w:id="4405" w:author="thu nga" w:date="2024-10-01T10:49:00Z">
              <w:tcPr>
                <w:tcW w:w="720" w:type="dxa"/>
                <w:shd w:val="clear" w:color="auto" w:fill="auto"/>
                <w:vAlign w:val="center"/>
              </w:tcPr>
            </w:tcPrChange>
          </w:tcPr>
          <w:p w14:paraId="418E314B" w14:textId="34EF7B2F" w:rsidR="00FF4CD3" w:rsidRPr="00AD0E1A" w:rsidDel="007E0F89" w:rsidRDefault="00FF4CD3" w:rsidP="00FF4CD3">
            <w:pPr>
              <w:pStyle w:val="ListParagraph"/>
              <w:numPr>
                <w:ilvl w:val="0"/>
                <w:numId w:val="61"/>
              </w:numPr>
              <w:spacing w:before="0" w:line="240" w:lineRule="auto"/>
              <w:contextualSpacing w:val="0"/>
              <w:jc w:val="left"/>
              <w:rPr>
                <w:del w:id="4406" w:author="Phuong Truong Thi" w:date="2024-10-08T18:09:00Z"/>
                <w:rFonts w:eastAsia="Times New Roman"/>
                <w:szCs w:val="24"/>
                <w:lang w:val="vi-VN" w:eastAsia="vi-VN"/>
              </w:rPr>
            </w:pPr>
          </w:p>
        </w:tc>
        <w:tc>
          <w:tcPr>
            <w:tcW w:w="1355" w:type="dxa"/>
            <w:gridSpan w:val="2"/>
            <w:shd w:val="clear" w:color="auto" w:fill="auto"/>
            <w:vAlign w:val="center"/>
            <w:tcPrChange w:id="4407" w:author="thu nga" w:date="2024-10-01T10:49:00Z">
              <w:tcPr>
                <w:tcW w:w="1710" w:type="dxa"/>
                <w:gridSpan w:val="3"/>
                <w:shd w:val="clear" w:color="auto" w:fill="auto"/>
                <w:vAlign w:val="center"/>
              </w:tcPr>
            </w:tcPrChange>
          </w:tcPr>
          <w:p w14:paraId="0705CF2F" w14:textId="07D90C87" w:rsidR="00FF4CD3" w:rsidRPr="00AD0E1A" w:rsidDel="007E0F89" w:rsidRDefault="00FF4CD3" w:rsidP="00FF4CD3">
            <w:pPr>
              <w:spacing w:before="0" w:line="240" w:lineRule="auto"/>
              <w:contextualSpacing w:val="0"/>
              <w:rPr>
                <w:del w:id="4408" w:author="Phuong Truong Thi" w:date="2024-10-08T18:09:00Z"/>
                <w:rFonts w:ascii="Times New Roman" w:hAnsi="Times New Roman"/>
                <w:sz w:val="24"/>
                <w:szCs w:val="24"/>
              </w:rPr>
            </w:pPr>
            <w:del w:id="4409" w:author="Phuong Truong Thi" w:date="2024-10-08T18:09:00Z">
              <w:r w:rsidRPr="00AD0E1A" w:rsidDel="007E0F89">
                <w:rPr>
                  <w:rFonts w:ascii="Times New Roman" w:hAnsi="Times New Roman"/>
                  <w:color w:val="000000"/>
                  <w:sz w:val="24"/>
                  <w:szCs w:val="24"/>
                </w:rPr>
                <w:delText>Tên CBBH</w:delText>
              </w:r>
            </w:del>
          </w:p>
        </w:tc>
        <w:tc>
          <w:tcPr>
            <w:tcW w:w="2610" w:type="dxa"/>
            <w:vAlign w:val="center"/>
            <w:tcPrChange w:id="4410" w:author="thu nga" w:date="2024-10-01T10:49:00Z">
              <w:tcPr>
                <w:tcW w:w="2610" w:type="dxa"/>
                <w:vAlign w:val="center"/>
              </w:tcPr>
            </w:tcPrChange>
          </w:tcPr>
          <w:p w14:paraId="589B88EE" w14:textId="7977FCB1" w:rsidR="00FF4CD3" w:rsidRPr="008C1DA1" w:rsidDel="007E0F89" w:rsidRDefault="00FF4CD3" w:rsidP="00FF4CD3">
            <w:pPr>
              <w:spacing w:before="0" w:line="240" w:lineRule="auto"/>
              <w:contextualSpacing w:val="0"/>
              <w:rPr>
                <w:del w:id="4411" w:author="Phuong Truong Thi" w:date="2024-10-08T18:09:00Z"/>
                <w:rFonts w:ascii="Times New Roman" w:eastAsia="Times New Roman" w:hAnsi="Times New Roman"/>
                <w:sz w:val="24"/>
                <w:szCs w:val="24"/>
                <w:lang w:eastAsia="vi-VN"/>
              </w:rPr>
            </w:pPr>
            <w:del w:id="4412" w:author="Phuong Truong Thi" w:date="2024-10-08T18:09:00Z">
              <w:r w:rsidRPr="008C1DA1" w:rsidDel="007E0F89">
                <w:rPr>
                  <w:rFonts w:ascii="Times New Roman" w:hAnsi="Times New Roman"/>
                  <w:color w:val="000000"/>
                  <w:sz w:val="24"/>
                  <w:szCs w:val="24"/>
                </w:rPr>
                <w:delText>Tên CBBH quản lý KH AF</w:delText>
              </w:r>
            </w:del>
          </w:p>
        </w:tc>
        <w:tc>
          <w:tcPr>
            <w:tcW w:w="1080" w:type="dxa"/>
            <w:tcPrChange w:id="4413" w:author="thu nga" w:date="2024-10-01T10:49:00Z">
              <w:tcPr>
                <w:tcW w:w="1080" w:type="dxa"/>
              </w:tcPr>
            </w:tcPrChange>
          </w:tcPr>
          <w:p w14:paraId="45B7135B" w14:textId="4F41A95E" w:rsidR="00FF4CD3" w:rsidDel="007E0F89" w:rsidRDefault="00FF4CD3" w:rsidP="00FF4CD3">
            <w:pPr>
              <w:spacing w:before="0" w:line="240" w:lineRule="auto"/>
              <w:contextualSpacing w:val="0"/>
              <w:rPr>
                <w:del w:id="4414" w:author="Phuong Truong Thi" w:date="2024-10-08T18:09:00Z"/>
                <w:rFonts w:ascii="Times New Roman" w:eastAsia="Times New Roman" w:hAnsi="Times New Roman"/>
                <w:sz w:val="24"/>
                <w:szCs w:val="24"/>
                <w:lang w:eastAsia="vi-VN"/>
              </w:rPr>
            </w:pPr>
            <w:ins w:id="4415" w:author="thu nga" w:date="2024-09-30T15:04:00Z">
              <w:del w:id="4416"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417" w:author="thu nga" w:date="2024-10-01T10:49:00Z">
              <w:tcPr>
                <w:tcW w:w="1080" w:type="dxa"/>
                <w:gridSpan w:val="2"/>
              </w:tcPr>
            </w:tcPrChange>
          </w:tcPr>
          <w:p w14:paraId="04E9F5C0" w14:textId="3FAB555E" w:rsidR="00FF4CD3" w:rsidRPr="00AD0E1A" w:rsidDel="007E0F89" w:rsidRDefault="00FF4CD3" w:rsidP="00FF4CD3">
            <w:pPr>
              <w:spacing w:before="0" w:line="240" w:lineRule="auto"/>
              <w:contextualSpacing w:val="0"/>
              <w:rPr>
                <w:del w:id="4418" w:author="Phuong Truong Thi" w:date="2024-10-08T18:09:00Z"/>
                <w:rFonts w:ascii="Times New Roman" w:eastAsia="Times New Roman" w:hAnsi="Times New Roman"/>
                <w:sz w:val="24"/>
                <w:szCs w:val="24"/>
                <w:lang w:eastAsia="vi-VN"/>
              </w:rPr>
            </w:pPr>
            <w:del w:id="4419" w:author="Phuong Truong Thi" w:date="2024-10-08T18:09:00Z">
              <w:r w:rsidDel="007E0F89">
                <w:rPr>
                  <w:rFonts w:ascii="Times New Roman" w:eastAsia="Times New Roman" w:hAnsi="Times New Roman"/>
                  <w:sz w:val="24"/>
                  <w:szCs w:val="24"/>
                  <w:lang w:eastAsia="vi-VN"/>
                </w:rPr>
                <w:delText>Textlink</w:delText>
              </w:r>
            </w:del>
          </w:p>
        </w:tc>
        <w:tc>
          <w:tcPr>
            <w:tcW w:w="1063" w:type="dxa"/>
            <w:shd w:val="clear" w:color="auto" w:fill="auto"/>
            <w:noWrap/>
            <w:vAlign w:val="center"/>
            <w:tcPrChange w:id="4420" w:author="thu nga" w:date="2024-10-01T10:49:00Z">
              <w:tcPr>
                <w:tcW w:w="1890" w:type="dxa"/>
                <w:gridSpan w:val="3"/>
                <w:shd w:val="clear" w:color="auto" w:fill="auto"/>
                <w:noWrap/>
                <w:vAlign w:val="center"/>
              </w:tcPr>
            </w:tcPrChange>
          </w:tcPr>
          <w:p w14:paraId="1E8578A8" w14:textId="2AF6BDE2" w:rsidR="00FF4CD3" w:rsidRPr="00AD0E1A" w:rsidDel="007E0F89" w:rsidRDefault="00FF4CD3" w:rsidP="00FF4CD3">
            <w:pPr>
              <w:spacing w:before="0" w:line="240" w:lineRule="auto"/>
              <w:contextualSpacing w:val="0"/>
              <w:rPr>
                <w:del w:id="4421" w:author="Phuong Truong Thi" w:date="2024-10-08T18:09:00Z"/>
                <w:rFonts w:ascii="Times New Roman" w:eastAsia="Times New Roman" w:hAnsi="Times New Roman"/>
                <w:sz w:val="24"/>
                <w:szCs w:val="24"/>
                <w:lang w:val="vi-VN" w:eastAsia="vi-VN"/>
              </w:rPr>
            </w:pPr>
          </w:p>
        </w:tc>
        <w:tc>
          <w:tcPr>
            <w:tcW w:w="1063" w:type="dxa"/>
            <w:tcPrChange w:id="4422" w:author="thu nga" w:date="2024-10-01T10:49:00Z">
              <w:tcPr>
                <w:tcW w:w="1260" w:type="dxa"/>
              </w:tcPr>
            </w:tcPrChange>
          </w:tcPr>
          <w:p w14:paraId="3A126BFD" w14:textId="4F88F266" w:rsidR="00FF4CD3" w:rsidRPr="00AD0E1A" w:rsidDel="007E0F89" w:rsidRDefault="00FF4CD3" w:rsidP="00FF4CD3">
            <w:pPr>
              <w:spacing w:before="0" w:line="240" w:lineRule="auto"/>
              <w:contextualSpacing w:val="0"/>
              <w:jc w:val="center"/>
              <w:rPr>
                <w:del w:id="4423" w:author="Phuong Truong Thi" w:date="2024-10-08T18:09:00Z"/>
                <w:rFonts w:ascii="Times New Roman" w:eastAsia="Times New Roman" w:hAnsi="Times New Roman"/>
                <w:sz w:val="24"/>
                <w:szCs w:val="24"/>
                <w:lang w:val="vi-VN" w:eastAsia="vi-VN"/>
              </w:rPr>
            </w:pPr>
            <w:del w:id="4424"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6D11F7B" w14:textId="40C55D28" w:rsidTr="7F5A6C64">
        <w:trPr>
          <w:trHeight w:val="276"/>
          <w:del w:id="4425" w:author="Phuong Truong Thi" w:date="2024-10-08T18:09:00Z"/>
          <w:trPrChange w:id="4426" w:author="thu nga" w:date="2024-10-01T10:49:00Z">
            <w:trPr>
              <w:gridBefore w:val="3"/>
              <w:gridAfter w:val="0"/>
              <w:trHeight w:val="276"/>
            </w:trPr>
          </w:trPrChange>
        </w:trPr>
        <w:tc>
          <w:tcPr>
            <w:tcW w:w="720" w:type="dxa"/>
            <w:shd w:val="clear" w:color="auto" w:fill="auto"/>
            <w:vAlign w:val="center"/>
            <w:tcPrChange w:id="4427" w:author="thu nga" w:date="2024-10-01T10:49:00Z">
              <w:tcPr>
                <w:tcW w:w="720" w:type="dxa"/>
                <w:shd w:val="clear" w:color="auto" w:fill="auto"/>
                <w:vAlign w:val="center"/>
              </w:tcPr>
            </w:tcPrChange>
          </w:tcPr>
          <w:p w14:paraId="7180EE78" w14:textId="3DD43128" w:rsidR="00FF4CD3" w:rsidRPr="00AD0E1A" w:rsidDel="007E0F89" w:rsidRDefault="00FF4CD3" w:rsidP="00FF4CD3">
            <w:pPr>
              <w:pStyle w:val="ListParagraph"/>
              <w:numPr>
                <w:ilvl w:val="0"/>
                <w:numId w:val="61"/>
              </w:numPr>
              <w:spacing w:before="0" w:line="240" w:lineRule="auto"/>
              <w:contextualSpacing w:val="0"/>
              <w:jc w:val="left"/>
              <w:rPr>
                <w:del w:id="4428" w:author="Phuong Truong Thi" w:date="2024-10-08T18:09:00Z"/>
                <w:rFonts w:eastAsia="Times New Roman"/>
                <w:szCs w:val="24"/>
                <w:lang w:val="vi-VN" w:eastAsia="vi-VN"/>
              </w:rPr>
            </w:pPr>
          </w:p>
        </w:tc>
        <w:tc>
          <w:tcPr>
            <w:tcW w:w="1355" w:type="dxa"/>
            <w:gridSpan w:val="2"/>
            <w:shd w:val="clear" w:color="auto" w:fill="auto"/>
            <w:vAlign w:val="center"/>
            <w:tcPrChange w:id="4429" w:author="thu nga" w:date="2024-10-01T10:49:00Z">
              <w:tcPr>
                <w:tcW w:w="1710" w:type="dxa"/>
                <w:gridSpan w:val="3"/>
                <w:shd w:val="clear" w:color="auto" w:fill="auto"/>
                <w:vAlign w:val="center"/>
              </w:tcPr>
            </w:tcPrChange>
          </w:tcPr>
          <w:p w14:paraId="7A496607" w14:textId="3A05C52B" w:rsidR="00FF4CD3" w:rsidRPr="00AD0E1A" w:rsidDel="007E0F89" w:rsidRDefault="00FF4CD3" w:rsidP="00FF4CD3">
            <w:pPr>
              <w:spacing w:before="0" w:line="240" w:lineRule="auto"/>
              <w:contextualSpacing w:val="0"/>
              <w:rPr>
                <w:del w:id="4430" w:author="Phuong Truong Thi" w:date="2024-10-08T18:09:00Z"/>
                <w:rFonts w:ascii="Times New Roman" w:hAnsi="Times New Roman"/>
                <w:sz w:val="24"/>
                <w:szCs w:val="24"/>
              </w:rPr>
            </w:pPr>
            <w:del w:id="4431" w:author="Phuong Truong Thi" w:date="2024-10-08T18:09:00Z">
              <w:r w:rsidRPr="00AD0E1A" w:rsidDel="007E0F89">
                <w:rPr>
                  <w:rFonts w:ascii="Times New Roman" w:hAnsi="Times New Roman"/>
                  <w:color w:val="000000"/>
                  <w:sz w:val="24"/>
                  <w:szCs w:val="24"/>
                </w:rPr>
                <w:delText>Chức danh CBBH</w:delText>
              </w:r>
            </w:del>
          </w:p>
        </w:tc>
        <w:tc>
          <w:tcPr>
            <w:tcW w:w="2610" w:type="dxa"/>
            <w:vAlign w:val="center"/>
            <w:tcPrChange w:id="4432" w:author="thu nga" w:date="2024-10-01T10:49:00Z">
              <w:tcPr>
                <w:tcW w:w="2610" w:type="dxa"/>
                <w:vAlign w:val="center"/>
              </w:tcPr>
            </w:tcPrChange>
          </w:tcPr>
          <w:p w14:paraId="0FEC9415" w14:textId="17984B3C" w:rsidR="00FF4CD3" w:rsidRPr="008C1DA1" w:rsidDel="007E0F89" w:rsidRDefault="00FF4CD3" w:rsidP="00FF4CD3">
            <w:pPr>
              <w:spacing w:before="0" w:line="240" w:lineRule="auto"/>
              <w:contextualSpacing w:val="0"/>
              <w:rPr>
                <w:del w:id="4433" w:author="Phuong Truong Thi" w:date="2024-10-08T18:09:00Z"/>
                <w:rFonts w:ascii="Times New Roman" w:eastAsia="Times New Roman" w:hAnsi="Times New Roman"/>
                <w:sz w:val="24"/>
                <w:szCs w:val="24"/>
                <w:lang w:eastAsia="vi-VN"/>
              </w:rPr>
            </w:pPr>
            <w:del w:id="4434" w:author="Phuong Truong Thi" w:date="2024-10-08T18:09:00Z">
              <w:r w:rsidRPr="008C1DA1" w:rsidDel="007E0F89">
                <w:rPr>
                  <w:rFonts w:ascii="Times New Roman" w:hAnsi="Times New Roman"/>
                  <w:color w:val="000000"/>
                  <w:sz w:val="24"/>
                  <w:szCs w:val="24"/>
                </w:rPr>
                <w:delText>Chức danh CBBH. Ví dụ CV. CVCC</w:delText>
              </w:r>
            </w:del>
          </w:p>
        </w:tc>
        <w:tc>
          <w:tcPr>
            <w:tcW w:w="1080" w:type="dxa"/>
            <w:tcPrChange w:id="4435" w:author="thu nga" w:date="2024-10-01T10:49:00Z">
              <w:tcPr>
                <w:tcW w:w="1080" w:type="dxa"/>
              </w:tcPr>
            </w:tcPrChange>
          </w:tcPr>
          <w:p w14:paraId="74EA0100" w14:textId="1946D008" w:rsidR="00FF4CD3" w:rsidDel="007E0F89" w:rsidRDefault="00FF4CD3" w:rsidP="00FF4CD3">
            <w:pPr>
              <w:spacing w:before="0" w:line="240" w:lineRule="auto"/>
              <w:contextualSpacing w:val="0"/>
              <w:rPr>
                <w:del w:id="4436" w:author="Phuong Truong Thi" w:date="2024-10-08T18:09:00Z"/>
                <w:rFonts w:ascii="Times New Roman" w:eastAsia="Times New Roman" w:hAnsi="Times New Roman"/>
                <w:sz w:val="24"/>
                <w:szCs w:val="24"/>
                <w:lang w:eastAsia="vi-VN"/>
              </w:rPr>
            </w:pPr>
            <w:ins w:id="4437" w:author="thu nga" w:date="2024-09-30T15:04:00Z">
              <w:del w:id="4438"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439" w:author="thu nga" w:date="2024-10-01T10:49:00Z">
              <w:tcPr>
                <w:tcW w:w="1080" w:type="dxa"/>
                <w:gridSpan w:val="2"/>
              </w:tcPr>
            </w:tcPrChange>
          </w:tcPr>
          <w:p w14:paraId="6CDC253C" w14:textId="4ECEA6C6" w:rsidR="00FF4CD3" w:rsidRPr="00AD0E1A" w:rsidDel="007E0F89" w:rsidRDefault="00FF4CD3" w:rsidP="00FF4CD3">
            <w:pPr>
              <w:spacing w:before="0" w:line="240" w:lineRule="auto"/>
              <w:contextualSpacing w:val="0"/>
              <w:rPr>
                <w:del w:id="4440" w:author="Phuong Truong Thi" w:date="2024-10-08T18:09:00Z"/>
                <w:rFonts w:ascii="Times New Roman" w:eastAsia="Times New Roman" w:hAnsi="Times New Roman"/>
                <w:sz w:val="24"/>
                <w:szCs w:val="24"/>
                <w:lang w:eastAsia="vi-VN"/>
              </w:rPr>
            </w:pPr>
            <w:del w:id="4441"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442" w:author="thu nga" w:date="2024-10-01T10:49:00Z">
              <w:tcPr>
                <w:tcW w:w="1890" w:type="dxa"/>
                <w:gridSpan w:val="3"/>
                <w:shd w:val="clear" w:color="auto" w:fill="auto"/>
                <w:noWrap/>
                <w:vAlign w:val="center"/>
              </w:tcPr>
            </w:tcPrChange>
          </w:tcPr>
          <w:p w14:paraId="548D5107" w14:textId="68E0DC29" w:rsidR="00FF4CD3" w:rsidRPr="00AD0E1A" w:rsidDel="007E0F89" w:rsidRDefault="00FF4CD3" w:rsidP="00FF4CD3">
            <w:pPr>
              <w:spacing w:before="0" w:line="240" w:lineRule="auto"/>
              <w:contextualSpacing w:val="0"/>
              <w:rPr>
                <w:del w:id="4443" w:author="Phuong Truong Thi" w:date="2024-10-08T18:09:00Z"/>
                <w:rFonts w:ascii="Times New Roman" w:eastAsia="Times New Roman" w:hAnsi="Times New Roman"/>
                <w:sz w:val="24"/>
                <w:szCs w:val="24"/>
                <w:lang w:val="vi-VN" w:eastAsia="vi-VN"/>
              </w:rPr>
            </w:pPr>
          </w:p>
        </w:tc>
        <w:tc>
          <w:tcPr>
            <w:tcW w:w="1063" w:type="dxa"/>
            <w:tcPrChange w:id="4444" w:author="thu nga" w:date="2024-10-01T10:49:00Z">
              <w:tcPr>
                <w:tcW w:w="1260" w:type="dxa"/>
              </w:tcPr>
            </w:tcPrChange>
          </w:tcPr>
          <w:p w14:paraId="0969864E" w14:textId="427C974E" w:rsidR="00FF4CD3" w:rsidRPr="00AD0E1A" w:rsidDel="007E0F89" w:rsidRDefault="00FF4CD3" w:rsidP="00FF4CD3">
            <w:pPr>
              <w:spacing w:before="0" w:line="240" w:lineRule="auto"/>
              <w:contextualSpacing w:val="0"/>
              <w:jc w:val="center"/>
              <w:rPr>
                <w:del w:id="4445" w:author="Phuong Truong Thi" w:date="2024-10-08T18:09:00Z"/>
                <w:rFonts w:ascii="Times New Roman" w:eastAsia="Times New Roman" w:hAnsi="Times New Roman"/>
                <w:sz w:val="24"/>
                <w:szCs w:val="24"/>
                <w:lang w:val="vi-VN" w:eastAsia="vi-VN"/>
              </w:rPr>
            </w:pPr>
            <w:del w:id="4446"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30E3B3BF" w14:textId="0A534E74" w:rsidTr="7F5A6C64">
        <w:trPr>
          <w:trHeight w:val="276"/>
          <w:del w:id="4447" w:author="Phuong Truong Thi" w:date="2024-10-08T18:09:00Z"/>
          <w:trPrChange w:id="4448" w:author="thu nga" w:date="2024-10-01T10:49:00Z">
            <w:trPr>
              <w:gridBefore w:val="3"/>
              <w:gridAfter w:val="0"/>
              <w:trHeight w:val="276"/>
            </w:trPr>
          </w:trPrChange>
        </w:trPr>
        <w:tc>
          <w:tcPr>
            <w:tcW w:w="720" w:type="dxa"/>
            <w:shd w:val="clear" w:color="auto" w:fill="auto"/>
            <w:vAlign w:val="center"/>
            <w:tcPrChange w:id="4449" w:author="thu nga" w:date="2024-10-01T10:49:00Z">
              <w:tcPr>
                <w:tcW w:w="720" w:type="dxa"/>
                <w:shd w:val="clear" w:color="auto" w:fill="auto"/>
                <w:vAlign w:val="center"/>
              </w:tcPr>
            </w:tcPrChange>
          </w:tcPr>
          <w:p w14:paraId="66DDFFBE" w14:textId="6E93AEDB" w:rsidR="00FF4CD3" w:rsidRPr="00AD0E1A" w:rsidDel="007E0F89" w:rsidRDefault="00FF4CD3" w:rsidP="00FF4CD3">
            <w:pPr>
              <w:pStyle w:val="ListParagraph"/>
              <w:numPr>
                <w:ilvl w:val="0"/>
                <w:numId w:val="61"/>
              </w:numPr>
              <w:spacing w:before="0" w:line="240" w:lineRule="auto"/>
              <w:contextualSpacing w:val="0"/>
              <w:jc w:val="left"/>
              <w:rPr>
                <w:del w:id="4450" w:author="Phuong Truong Thi" w:date="2024-10-08T18:09:00Z"/>
                <w:rFonts w:eastAsia="Times New Roman"/>
                <w:szCs w:val="24"/>
                <w:lang w:val="vi-VN" w:eastAsia="vi-VN"/>
              </w:rPr>
            </w:pPr>
          </w:p>
        </w:tc>
        <w:tc>
          <w:tcPr>
            <w:tcW w:w="1355" w:type="dxa"/>
            <w:gridSpan w:val="2"/>
            <w:shd w:val="clear" w:color="auto" w:fill="auto"/>
            <w:vAlign w:val="center"/>
            <w:tcPrChange w:id="4451" w:author="thu nga" w:date="2024-10-01T10:49:00Z">
              <w:tcPr>
                <w:tcW w:w="1710" w:type="dxa"/>
                <w:gridSpan w:val="3"/>
                <w:shd w:val="clear" w:color="auto" w:fill="auto"/>
                <w:vAlign w:val="center"/>
              </w:tcPr>
            </w:tcPrChange>
          </w:tcPr>
          <w:p w14:paraId="6DA9109C" w14:textId="15CC889C" w:rsidR="00FF4CD3" w:rsidRPr="00AD0E1A" w:rsidDel="007E0F89" w:rsidRDefault="00FF4CD3" w:rsidP="00FF4CD3">
            <w:pPr>
              <w:spacing w:before="0" w:line="240" w:lineRule="auto"/>
              <w:contextualSpacing w:val="0"/>
              <w:rPr>
                <w:del w:id="4452" w:author="Phuong Truong Thi" w:date="2024-10-08T18:09:00Z"/>
                <w:rFonts w:ascii="Times New Roman" w:hAnsi="Times New Roman"/>
                <w:sz w:val="24"/>
                <w:szCs w:val="24"/>
              </w:rPr>
            </w:pPr>
            <w:del w:id="4453" w:author="Phuong Truong Thi" w:date="2024-10-08T18:09:00Z">
              <w:r w:rsidRPr="00AD0E1A" w:rsidDel="007E0F89">
                <w:rPr>
                  <w:rFonts w:ascii="Times New Roman" w:hAnsi="Times New Roman"/>
                  <w:color w:val="000000"/>
                  <w:sz w:val="24"/>
                  <w:szCs w:val="24"/>
                </w:rPr>
                <w:delText>Vị trí CBBH</w:delText>
              </w:r>
            </w:del>
          </w:p>
        </w:tc>
        <w:tc>
          <w:tcPr>
            <w:tcW w:w="2610" w:type="dxa"/>
            <w:vAlign w:val="center"/>
            <w:tcPrChange w:id="4454" w:author="thu nga" w:date="2024-10-01T10:49:00Z">
              <w:tcPr>
                <w:tcW w:w="2610" w:type="dxa"/>
                <w:vAlign w:val="center"/>
              </w:tcPr>
            </w:tcPrChange>
          </w:tcPr>
          <w:p w14:paraId="629F28DD" w14:textId="49C388D0" w:rsidR="00FF4CD3" w:rsidRPr="008C1DA1" w:rsidDel="007E0F89" w:rsidRDefault="00FF4CD3" w:rsidP="00FF4CD3">
            <w:pPr>
              <w:spacing w:before="0" w:line="240" w:lineRule="auto"/>
              <w:contextualSpacing w:val="0"/>
              <w:rPr>
                <w:del w:id="4455" w:author="Phuong Truong Thi" w:date="2024-10-08T18:09:00Z"/>
                <w:rFonts w:ascii="Times New Roman" w:eastAsia="Times New Roman" w:hAnsi="Times New Roman"/>
                <w:sz w:val="24"/>
                <w:szCs w:val="24"/>
                <w:lang w:eastAsia="vi-VN"/>
              </w:rPr>
            </w:pPr>
            <w:del w:id="4456" w:author="Phuong Truong Thi" w:date="2024-10-08T18:09:00Z">
              <w:r w:rsidRPr="008C1DA1" w:rsidDel="007E0F89">
                <w:rPr>
                  <w:rFonts w:ascii="Times New Roman" w:hAnsi="Times New Roman"/>
                  <w:color w:val="000000"/>
                  <w:sz w:val="24"/>
                  <w:szCs w:val="24"/>
                </w:rPr>
                <w:delText>Vị trí CBBH. Ví dụ RM, CSR</w:delText>
              </w:r>
            </w:del>
          </w:p>
        </w:tc>
        <w:tc>
          <w:tcPr>
            <w:tcW w:w="1080" w:type="dxa"/>
            <w:tcPrChange w:id="4457" w:author="thu nga" w:date="2024-10-01T10:49:00Z">
              <w:tcPr>
                <w:tcW w:w="1080" w:type="dxa"/>
              </w:tcPr>
            </w:tcPrChange>
          </w:tcPr>
          <w:p w14:paraId="2828FDF4" w14:textId="3F364C11" w:rsidR="00FF4CD3" w:rsidDel="007E0F89" w:rsidRDefault="00FF4CD3" w:rsidP="00FF4CD3">
            <w:pPr>
              <w:spacing w:before="0" w:line="240" w:lineRule="auto"/>
              <w:contextualSpacing w:val="0"/>
              <w:rPr>
                <w:del w:id="4458" w:author="Phuong Truong Thi" w:date="2024-10-08T18:09:00Z"/>
                <w:rFonts w:ascii="Times New Roman" w:eastAsia="Times New Roman" w:hAnsi="Times New Roman"/>
                <w:sz w:val="24"/>
                <w:szCs w:val="24"/>
                <w:lang w:eastAsia="vi-VN"/>
              </w:rPr>
            </w:pPr>
            <w:ins w:id="4459" w:author="thu nga" w:date="2024-09-30T15:04:00Z">
              <w:del w:id="4460"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461" w:author="thu nga" w:date="2024-10-01T10:49:00Z">
              <w:tcPr>
                <w:tcW w:w="1080" w:type="dxa"/>
                <w:gridSpan w:val="2"/>
              </w:tcPr>
            </w:tcPrChange>
          </w:tcPr>
          <w:p w14:paraId="09EF22CB" w14:textId="24142A4D" w:rsidR="00FF4CD3" w:rsidRPr="00AD0E1A" w:rsidDel="007E0F89" w:rsidRDefault="00FF4CD3" w:rsidP="00FF4CD3">
            <w:pPr>
              <w:spacing w:before="0" w:line="240" w:lineRule="auto"/>
              <w:contextualSpacing w:val="0"/>
              <w:rPr>
                <w:del w:id="4462" w:author="Phuong Truong Thi" w:date="2024-10-08T18:09:00Z"/>
                <w:rFonts w:ascii="Times New Roman" w:eastAsia="Times New Roman" w:hAnsi="Times New Roman"/>
                <w:sz w:val="24"/>
                <w:szCs w:val="24"/>
                <w:lang w:eastAsia="vi-VN"/>
              </w:rPr>
            </w:pPr>
            <w:del w:id="4463"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464" w:author="thu nga" w:date="2024-10-01T10:49:00Z">
              <w:tcPr>
                <w:tcW w:w="1890" w:type="dxa"/>
                <w:gridSpan w:val="3"/>
                <w:shd w:val="clear" w:color="auto" w:fill="auto"/>
                <w:noWrap/>
                <w:vAlign w:val="center"/>
              </w:tcPr>
            </w:tcPrChange>
          </w:tcPr>
          <w:p w14:paraId="36166B70" w14:textId="34A78A64" w:rsidR="00FF4CD3" w:rsidRPr="00AD0E1A" w:rsidDel="007E0F89" w:rsidRDefault="00FF4CD3" w:rsidP="00FF4CD3">
            <w:pPr>
              <w:spacing w:before="0" w:line="240" w:lineRule="auto"/>
              <w:contextualSpacing w:val="0"/>
              <w:rPr>
                <w:del w:id="4465" w:author="Phuong Truong Thi" w:date="2024-10-08T18:09:00Z"/>
                <w:rFonts w:ascii="Times New Roman" w:eastAsia="Times New Roman" w:hAnsi="Times New Roman"/>
                <w:sz w:val="24"/>
                <w:szCs w:val="24"/>
                <w:lang w:val="vi-VN" w:eastAsia="vi-VN"/>
              </w:rPr>
            </w:pPr>
          </w:p>
        </w:tc>
        <w:tc>
          <w:tcPr>
            <w:tcW w:w="1063" w:type="dxa"/>
            <w:tcPrChange w:id="4466" w:author="thu nga" w:date="2024-10-01T10:49:00Z">
              <w:tcPr>
                <w:tcW w:w="1260" w:type="dxa"/>
              </w:tcPr>
            </w:tcPrChange>
          </w:tcPr>
          <w:p w14:paraId="5509C6AF" w14:textId="1064E935" w:rsidR="00FF4CD3" w:rsidRPr="00AD0E1A" w:rsidDel="007E0F89" w:rsidRDefault="00FF4CD3" w:rsidP="00FF4CD3">
            <w:pPr>
              <w:spacing w:before="0" w:line="240" w:lineRule="auto"/>
              <w:contextualSpacing w:val="0"/>
              <w:jc w:val="center"/>
              <w:rPr>
                <w:del w:id="4467" w:author="Phuong Truong Thi" w:date="2024-10-08T18:09:00Z"/>
                <w:rFonts w:ascii="Times New Roman" w:eastAsia="Times New Roman" w:hAnsi="Times New Roman"/>
                <w:sz w:val="24"/>
                <w:szCs w:val="24"/>
                <w:lang w:val="vi-VN" w:eastAsia="vi-VN"/>
              </w:rPr>
            </w:pPr>
            <w:del w:id="4468"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3F752481" w14:textId="72985BB8" w:rsidTr="7F5A6C64">
        <w:trPr>
          <w:trHeight w:val="276"/>
          <w:del w:id="4469" w:author="Phuong Truong Thi" w:date="2024-10-08T18:09:00Z"/>
          <w:trPrChange w:id="4470" w:author="thu nga" w:date="2024-10-01T10:49:00Z">
            <w:trPr>
              <w:gridBefore w:val="3"/>
              <w:gridAfter w:val="0"/>
              <w:trHeight w:val="276"/>
            </w:trPr>
          </w:trPrChange>
        </w:trPr>
        <w:tc>
          <w:tcPr>
            <w:tcW w:w="720" w:type="dxa"/>
            <w:shd w:val="clear" w:color="auto" w:fill="auto"/>
            <w:vAlign w:val="center"/>
            <w:tcPrChange w:id="4471" w:author="thu nga" w:date="2024-10-01T10:49:00Z">
              <w:tcPr>
                <w:tcW w:w="720" w:type="dxa"/>
                <w:shd w:val="clear" w:color="auto" w:fill="auto"/>
                <w:vAlign w:val="center"/>
              </w:tcPr>
            </w:tcPrChange>
          </w:tcPr>
          <w:p w14:paraId="23060493" w14:textId="38F57475" w:rsidR="00FF4CD3" w:rsidRPr="00AD0E1A" w:rsidDel="007E0F89" w:rsidRDefault="00FF4CD3" w:rsidP="00FF4CD3">
            <w:pPr>
              <w:pStyle w:val="ListParagraph"/>
              <w:numPr>
                <w:ilvl w:val="0"/>
                <w:numId w:val="61"/>
              </w:numPr>
              <w:spacing w:before="0" w:line="240" w:lineRule="auto"/>
              <w:contextualSpacing w:val="0"/>
              <w:jc w:val="left"/>
              <w:rPr>
                <w:del w:id="4472" w:author="Phuong Truong Thi" w:date="2024-10-08T18:09:00Z"/>
                <w:rFonts w:eastAsia="Times New Roman"/>
                <w:szCs w:val="24"/>
                <w:lang w:val="vi-VN" w:eastAsia="vi-VN"/>
              </w:rPr>
            </w:pPr>
          </w:p>
        </w:tc>
        <w:tc>
          <w:tcPr>
            <w:tcW w:w="1355" w:type="dxa"/>
            <w:gridSpan w:val="2"/>
            <w:shd w:val="clear" w:color="auto" w:fill="auto"/>
            <w:vAlign w:val="center"/>
            <w:tcPrChange w:id="4473" w:author="thu nga" w:date="2024-10-01T10:49:00Z">
              <w:tcPr>
                <w:tcW w:w="1710" w:type="dxa"/>
                <w:gridSpan w:val="3"/>
                <w:shd w:val="clear" w:color="auto" w:fill="auto"/>
                <w:vAlign w:val="center"/>
              </w:tcPr>
            </w:tcPrChange>
          </w:tcPr>
          <w:p w14:paraId="38EA3EEA" w14:textId="7FE10261" w:rsidR="00FF4CD3" w:rsidRPr="00AD0E1A" w:rsidDel="007E0F89" w:rsidRDefault="00FF4CD3" w:rsidP="00FF4CD3">
            <w:pPr>
              <w:spacing w:before="0" w:line="240" w:lineRule="auto"/>
              <w:contextualSpacing w:val="0"/>
              <w:rPr>
                <w:del w:id="4474" w:author="Phuong Truong Thi" w:date="2024-10-08T18:09:00Z"/>
                <w:rFonts w:ascii="Times New Roman" w:hAnsi="Times New Roman"/>
                <w:sz w:val="24"/>
                <w:szCs w:val="24"/>
              </w:rPr>
            </w:pPr>
            <w:del w:id="4475" w:author="Phuong Truong Thi" w:date="2024-10-08T18:09:00Z">
              <w:r w:rsidRPr="00AD0E1A" w:rsidDel="007E0F89">
                <w:rPr>
                  <w:rFonts w:ascii="Times New Roman" w:hAnsi="Times New Roman"/>
                  <w:color w:val="000000"/>
                  <w:sz w:val="24"/>
                  <w:szCs w:val="24"/>
                </w:rPr>
                <w:delText>Trạng thái CBBH</w:delText>
              </w:r>
            </w:del>
          </w:p>
        </w:tc>
        <w:tc>
          <w:tcPr>
            <w:tcW w:w="2610" w:type="dxa"/>
            <w:vAlign w:val="center"/>
            <w:tcPrChange w:id="4476" w:author="thu nga" w:date="2024-10-01T10:49:00Z">
              <w:tcPr>
                <w:tcW w:w="2610" w:type="dxa"/>
                <w:vAlign w:val="center"/>
              </w:tcPr>
            </w:tcPrChange>
          </w:tcPr>
          <w:p w14:paraId="174F3A91" w14:textId="3B4CC16F" w:rsidR="00FF4CD3" w:rsidRPr="008C1DA1" w:rsidDel="007E0F89" w:rsidRDefault="00FF4CD3" w:rsidP="00FF4CD3">
            <w:pPr>
              <w:spacing w:before="0" w:line="240" w:lineRule="auto"/>
              <w:contextualSpacing w:val="0"/>
              <w:rPr>
                <w:del w:id="4477" w:author="Phuong Truong Thi" w:date="2024-10-08T18:09:00Z"/>
                <w:rFonts w:ascii="Times New Roman" w:eastAsia="Times New Roman" w:hAnsi="Times New Roman"/>
                <w:sz w:val="24"/>
                <w:szCs w:val="24"/>
                <w:lang w:eastAsia="vi-VN"/>
              </w:rPr>
            </w:pPr>
            <w:del w:id="4478" w:author="Phuong Truong Thi" w:date="2024-10-08T18:09:00Z">
              <w:r w:rsidRPr="008C1DA1" w:rsidDel="007E0F89">
                <w:rPr>
                  <w:rFonts w:ascii="Times New Roman" w:hAnsi="Times New Roman"/>
                  <w:color w:val="000000"/>
                  <w:sz w:val="24"/>
                  <w:szCs w:val="24"/>
                </w:rPr>
                <w:delText>Trạng thái CBBH. Ví dụ Active/ Inactive</w:delText>
              </w:r>
            </w:del>
          </w:p>
        </w:tc>
        <w:tc>
          <w:tcPr>
            <w:tcW w:w="1080" w:type="dxa"/>
            <w:tcPrChange w:id="4479" w:author="thu nga" w:date="2024-10-01T10:49:00Z">
              <w:tcPr>
                <w:tcW w:w="1080" w:type="dxa"/>
              </w:tcPr>
            </w:tcPrChange>
          </w:tcPr>
          <w:p w14:paraId="5C203163" w14:textId="0E171040" w:rsidR="00FF4CD3" w:rsidDel="007E0F89" w:rsidRDefault="00FF4CD3" w:rsidP="00FF4CD3">
            <w:pPr>
              <w:spacing w:before="0" w:line="240" w:lineRule="auto"/>
              <w:contextualSpacing w:val="0"/>
              <w:rPr>
                <w:del w:id="4480" w:author="Phuong Truong Thi" w:date="2024-10-08T18:09:00Z"/>
                <w:rFonts w:ascii="Times New Roman" w:eastAsia="Times New Roman" w:hAnsi="Times New Roman"/>
                <w:sz w:val="24"/>
                <w:szCs w:val="24"/>
                <w:lang w:eastAsia="vi-VN"/>
              </w:rPr>
            </w:pPr>
            <w:ins w:id="4481" w:author="thu nga" w:date="2024-09-30T15:04:00Z">
              <w:del w:id="4482"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483" w:author="thu nga" w:date="2024-10-01T10:49:00Z">
              <w:tcPr>
                <w:tcW w:w="1080" w:type="dxa"/>
                <w:gridSpan w:val="2"/>
              </w:tcPr>
            </w:tcPrChange>
          </w:tcPr>
          <w:p w14:paraId="0D7C63BD" w14:textId="4B901C0E" w:rsidR="00FF4CD3" w:rsidRPr="00AD0E1A" w:rsidDel="007E0F89" w:rsidRDefault="00FF4CD3" w:rsidP="00FF4CD3">
            <w:pPr>
              <w:spacing w:before="0" w:line="240" w:lineRule="auto"/>
              <w:contextualSpacing w:val="0"/>
              <w:rPr>
                <w:del w:id="4484" w:author="Phuong Truong Thi" w:date="2024-10-08T18:09:00Z"/>
                <w:rFonts w:ascii="Times New Roman" w:eastAsia="Times New Roman" w:hAnsi="Times New Roman"/>
                <w:sz w:val="24"/>
                <w:szCs w:val="24"/>
                <w:lang w:eastAsia="vi-VN"/>
              </w:rPr>
            </w:pPr>
            <w:del w:id="4485"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486" w:author="thu nga" w:date="2024-10-01T10:49:00Z">
              <w:tcPr>
                <w:tcW w:w="1890" w:type="dxa"/>
                <w:gridSpan w:val="3"/>
                <w:shd w:val="clear" w:color="auto" w:fill="auto"/>
                <w:noWrap/>
                <w:vAlign w:val="center"/>
              </w:tcPr>
            </w:tcPrChange>
          </w:tcPr>
          <w:p w14:paraId="780AFD22" w14:textId="72912FC8" w:rsidR="00FF4CD3" w:rsidRPr="007C7BBA" w:rsidDel="007E0F89" w:rsidRDefault="00FF4CD3" w:rsidP="00FF4CD3">
            <w:pPr>
              <w:spacing w:before="0" w:line="240" w:lineRule="auto"/>
              <w:contextualSpacing w:val="0"/>
              <w:rPr>
                <w:del w:id="4487" w:author="Phuong Truong Thi" w:date="2024-10-08T18:09:00Z"/>
                <w:rFonts w:ascii="Times New Roman" w:eastAsia="Times New Roman" w:hAnsi="Times New Roman"/>
                <w:sz w:val="24"/>
                <w:szCs w:val="24"/>
                <w:lang w:eastAsia="vi-VN"/>
              </w:rPr>
            </w:pPr>
          </w:p>
        </w:tc>
        <w:tc>
          <w:tcPr>
            <w:tcW w:w="1063" w:type="dxa"/>
            <w:tcPrChange w:id="4488" w:author="thu nga" w:date="2024-10-01T10:49:00Z">
              <w:tcPr>
                <w:tcW w:w="1260" w:type="dxa"/>
              </w:tcPr>
            </w:tcPrChange>
          </w:tcPr>
          <w:p w14:paraId="7E8D280D" w14:textId="0D50DF6F" w:rsidR="00FF4CD3" w:rsidRPr="00AD0E1A" w:rsidDel="007E0F89" w:rsidRDefault="00FF4CD3" w:rsidP="00FF4CD3">
            <w:pPr>
              <w:spacing w:before="0" w:line="240" w:lineRule="auto"/>
              <w:contextualSpacing w:val="0"/>
              <w:jc w:val="center"/>
              <w:rPr>
                <w:del w:id="4489" w:author="Phuong Truong Thi" w:date="2024-10-08T18:09:00Z"/>
                <w:rFonts w:ascii="Times New Roman" w:eastAsia="Times New Roman" w:hAnsi="Times New Roman"/>
                <w:sz w:val="24"/>
                <w:szCs w:val="24"/>
                <w:lang w:val="vi-VN" w:eastAsia="vi-VN"/>
              </w:rPr>
            </w:pPr>
            <w:del w:id="449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E39F59D" w14:textId="44007AF0" w:rsidTr="7F5A6C64">
        <w:trPr>
          <w:trHeight w:val="276"/>
          <w:del w:id="4491" w:author="Phuong Truong Thi" w:date="2024-10-08T18:09:00Z"/>
          <w:trPrChange w:id="4492" w:author="thu nga" w:date="2024-10-01T10:49:00Z">
            <w:trPr>
              <w:gridBefore w:val="3"/>
              <w:gridAfter w:val="0"/>
              <w:trHeight w:val="276"/>
            </w:trPr>
          </w:trPrChange>
        </w:trPr>
        <w:tc>
          <w:tcPr>
            <w:tcW w:w="720" w:type="dxa"/>
            <w:shd w:val="clear" w:color="auto" w:fill="auto"/>
            <w:vAlign w:val="center"/>
            <w:tcPrChange w:id="4493" w:author="thu nga" w:date="2024-10-01T10:49:00Z">
              <w:tcPr>
                <w:tcW w:w="720" w:type="dxa"/>
                <w:shd w:val="clear" w:color="auto" w:fill="auto"/>
                <w:vAlign w:val="center"/>
              </w:tcPr>
            </w:tcPrChange>
          </w:tcPr>
          <w:p w14:paraId="7E9CD9C4" w14:textId="5A039D19" w:rsidR="00FF4CD3" w:rsidRPr="00AD0E1A" w:rsidDel="007E0F89" w:rsidRDefault="00FF4CD3" w:rsidP="00FF4CD3">
            <w:pPr>
              <w:pStyle w:val="ListParagraph"/>
              <w:numPr>
                <w:ilvl w:val="0"/>
                <w:numId w:val="61"/>
              </w:numPr>
              <w:spacing w:before="0" w:line="240" w:lineRule="auto"/>
              <w:contextualSpacing w:val="0"/>
              <w:jc w:val="left"/>
              <w:rPr>
                <w:del w:id="4494" w:author="Phuong Truong Thi" w:date="2024-10-08T18:09:00Z"/>
                <w:rFonts w:eastAsia="Times New Roman"/>
                <w:szCs w:val="24"/>
                <w:lang w:val="vi-VN" w:eastAsia="vi-VN"/>
              </w:rPr>
            </w:pPr>
          </w:p>
        </w:tc>
        <w:tc>
          <w:tcPr>
            <w:tcW w:w="1355" w:type="dxa"/>
            <w:gridSpan w:val="2"/>
            <w:shd w:val="clear" w:color="auto" w:fill="auto"/>
            <w:vAlign w:val="center"/>
            <w:tcPrChange w:id="4495" w:author="thu nga" w:date="2024-10-01T10:49:00Z">
              <w:tcPr>
                <w:tcW w:w="1710" w:type="dxa"/>
                <w:gridSpan w:val="3"/>
                <w:shd w:val="clear" w:color="auto" w:fill="auto"/>
                <w:vAlign w:val="center"/>
              </w:tcPr>
            </w:tcPrChange>
          </w:tcPr>
          <w:p w14:paraId="625B1ED3" w14:textId="48D33858" w:rsidR="00FF4CD3" w:rsidRPr="00AD0E1A" w:rsidDel="007E0F89" w:rsidRDefault="00FF4CD3" w:rsidP="00FF4CD3">
            <w:pPr>
              <w:spacing w:before="0" w:line="240" w:lineRule="auto"/>
              <w:contextualSpacing w:val="0"/>
              <w:rPr>
                <w:del w:id="4496" w:author="Phuong Truong Thi" w:date="2024-10-08T18:09:00Z"/>
                <w:rFonts w:ascii="Times New Roman" w:hAnsi="Times New Roman"/>
                <w:sz w:val="24"/>
                <w:szCs w:val="24"/>
              </w:rPr>
            </w:pPr>
            <w:del w:id="4497" w:author="Phuong Truong Thi" w:date="2024-10-08T18:09:00Z">
              <w:r w:rsidRPr="00AD0E1A" w:rsidDel="007E0F89">
                <w:rPr>
                  <w:rFonts w:ascii="Times New Roman" w:hAnsi="Times New Roman"/>
                  <w:color w:val="000000"/>
                  <w:sz w:val="24"/>
                  <w:szCs w:val="24"/>
                </w:rPr>
                <w:delText>Ngày gắn Dao CBBH</w:delText>
              </w:r>
            </w:del>
          </w:p>
        </w:tc>
        <w:tc>
          <w:tcPr>
            <w:tcW w:w="2610" w:type="dxa"/>
            <w:vAlign w:val="center"/>
            <w:tcPrChange w:id="4498" w:author="thu nga" w:date="2024-10-01T10:49:00Z">
              <w:tcPr>
                <w:tcW w:w="2610" w:type="dxa"/>
                <w:vAlign w:val="center"/>
              </w:tcPr>
            </w:tcPrChange>
          </w:tcPr>
          <w:p w14:paraId="26171103" w14:textId="0EB6BF93" w:rsidR="00FF4CD3" w:rsidRPr="008C1DA1" w:rsidDel="007E0F89" w:rsidRDefault="00FF4CD3" w:rsidP="00FF4CD3">
            <w:pPr>
              <w:spacing w:before="0" w:line="240" w:lineRule="auto"/>
              <w:contextualSpacing w:val="0"/>
              <w:rPr>
                <w:del w:id="4499" w:author="Phuong Truong Thi" w:date="2024-10-08T18:09:00Z"/>
                <w:rFonts w:ascii="Times New Roman" w:eastAsia="Times New Roman" w:hAnsi="Times New Roman"/>
                <w:sz w:val="24"/>
                <w:szCs w:val="24"/>
                <w:lang w:eastAsia="vi-VN"/>
              </w:rPr>
            </w:pPr>
            <w:del w:id="4500" w:author="Phuong Truong Thi" w:date="2024-10-08T18:09:00Z">
              <w:r w:rsidRPr="008C1DA1" w:rsidDel="007E0F89">
                <w:rPr>
                  <w:rFonts w:ascii="Times New Roman" w:hAnsi="Times New Roman"/>
                  <w:color w:val="000000"/>
                  <w:sz w:val="24"/>
                  <w:szCs w:val="24"/>
                </w:rPr>
                <w:delText>Ngày gắn DAO quản lý cho CBBH</w:delText>
              </w:r>
            </w:del>
          </w:p>
        </w:tc>
        <w:tc>
          <w:tcPr>
            <w:tcW w:w="1080" w:type="dxa"/>
            <w:tcPrChange w:id="4501" w:author="thu nga" w:date="2024-10-01T10:49:00Z">
              <w:tcPr>
                <w:tcW w:w="1080" w:type="dxa"/>
              </w:tcPr>
            </w:tcPrChange>
          </w:tcPr>
          <w:p w14:paraId="3815231B" w14:textId="17295AF3" w:rsidR="00FF4CD3" w:rsidDel="007E0F89" w:rsidRDefault="00FF4CD3" w:rsidP="00FF4CD3">
            <w:pPr>
              <w:spacing w:before="0" w:line="240" w:lineRule="auto"/>
              <w:contextualSpacing w:val="0"/>
              <w:rPr>
                <w:del w:id="4502" w:author="Phuong Truong Thi" w:date="2024-10-08T18:09:00Z"/>
                <w:rFonts w:ascii="Times New Roman" w:eastAsia="Times New Roman" w:hAnsi="Times New Roman"/>
                <w:sz w:val="24"/>
                <w:szCs w:val="24"/>
                <w:lang w:eastAsia="vi-VN"/>
              </w:rPr>
            </w:pPr>
            <w:ins w:id="4503" w:author="thu nga" w:date="2024-09-30T15:04:00Z">
              <w:del w:id="4504" w:author="Phuong Truong Thi" w:date="2024-10-08T18:09:00Z">
                <w:r w:rsidRPr="009301CA" w:rsidDel="007E0F89">
                  <w:rPr>
                    <w:rFonts w:ascii="Times New Roman" w:hAnsi="Times New Roman"/>
                    <w:color w:val="000000"/>
                    <w:sz w:val="24"/>
                    <w:szCs w:val="24"/>
                    <w:lang w:val="vi-VN"/>
                  </w:rPr>
                  <w:delText>EZ/T24</w:delText>
                </w:r>
              </w:del>
            </w:ins>
          </w:p>
        </w:tc>
        <w:tc>
          <w:tcPr>
            <w:tcW w:w="1271" w:type="dxa"/>
            <w:tcPrChange w:id="4505" w:author="thu nga" w:date="2024-10-01T10:49:00Z">
              <w:tcPr>
                <w:tcW w:w="1080" w:type="dxa"/>
                <w:gridSpan w:val="2"/>
              </w:tcPr>
            </w:tcPrChange>
          </w:tcPr>
          <w:p w14:paraId="5CBA70C6" w14:textId="23ABEB9D" w:rsidR="00FF4CD3" w:rsidRPr="00AD0E1A" w:rsidDel="007E0F89" w:rsidRDefault="00FF4CD3" w:rsidP="00FF4CD3">
            <w:pPr>
              <w:spacing w:before="0" w:line="240" w:lineRule="auto"/>
              <w:contextualSpacing w:val="0"/>
              <w:rPr>
                <w:del w:id="4506" w:author="Phuong Truong Thi" w:date="2024-10-08T18:09:00Z"/>
                <w:rFonts w:ascii="Times New Roman" w:eastAsia="Times New Roman" w:hAnsi="Times New Roman"/>
                <w:sz w:val="24"/>
                <w:szCs w:val="24"/>
                <w:lang w:eastAsia="vi-VN"/>
              </w:rPr>
            </w:pPr>
            <w:del w:id="4507" w:author="Phuong Truong Thi" w:date="2024-10-08T18:09:00Z">
              <w:r w:rsidDel="007E0F89">
                <w:rPr>
                  <w:rFonts w:ascii="Times New Roman" w:eastAsia="Times New Roman" w:hAnsi="Times New Roman"/>
                  <w:sz w:val="24"/>
                  <w:szCs w:val="24"/>
                  <w:lang w:eastAsia="vi-VN"/>
                </w:rPr>
                <w:delText>Date</w:delText>
              </w:r>
            </w:del>
          </w:p>
        </w:tc>
        <w:tc>
          <w:tcPr>
            <w:tcW w:w="1063" w:type="dxa"/>
            <w:shd w:val="clear" w:color="auto" w:fill="auto"/>
            <w:noWrap/>
            <w:vAlign w:val="center"/>
            <w:tcPrChange w:id="4508" w:author="thu nga" w:date="2024-10-01T10:49:00Z">
              <w:tcPr>
                <w:tcW w:w="1890" w:type="dxa"/>
                <w:gridSpan w:val="3"/>
                <w:shd w:val="clear" w:color="auto" w:fill="auto"/>
                <w:noWrap/>
                <w:vAlign w:val="center"/>
              </w:tcPr>
            </w:tcPrChange>
          </w:tcPr>
          <w:p w14:paraId="778539E3" w14:textId="157AB40A" w:rsidR="00FF4CD3" w:rsidRPr="00AD0E1A" w:rsidDel="007E0F89" w:rsidRDefault="00FF4CD3" w:rsidP="00FF4CD3">
            <w:pPr>
              <w:spacing w:before="0" w:line="240" w:lineRule="auto"/>
              <w:contextualSpacing w:val="0"/>
              <w:rPr>
                <w:del w:id="4509" w:author="Phuong Truong Thi" w:date="2024-10-08T18:09:00Z"/>
                <w:rFonts w:ascii="Times New Roman" w:eastAsia="Times New Roman" w:hAnsi="Times New Roman"/>
                <w:sz w:val="24"/>
                <w:szCs w:val="24"/>
                <w:lang w:val="vi-VN" w:eastAsia="vi-VN"/>
              </w:rPr>
            </w:pPr>
          </w:p>
        </w:tc>
        <w:tc>
          <w:tcPr>
            <w:tcW w:w="1063" w:type="dxa"/>
            <w:tcPrChange w:id="4510" w:author="thu nga" w:date="2024-10-01T10:49:00Z">
              <w:tcPr>
                <w:tcW w:w="1260" w:type="dxa"/>
              </w:tcPr>
            </w:tcPrChange>
          </w:tcPr>
          <w:p w14:paraId="11E9B33A" w14:textId="4B883906" w:rsidR="00FF4CD3" w:rsidRPr="00AD0E1A" w:rsidDel="007E0F89" w:rsidRDefault="00FF4CD3" w:rsidP="00FF4CD3">
            <w:pPr>
              <w:spacing w:before="0" w:line="240" w:lineRule="auto"/>
              <w:contextualSpacing w:val="0"/>
              <w:jc w:val="center"/>
              <w:rPr>
                <w:del w:id="4511" w:author="Phuong Truong Thi" w:date="2024-10-08T18:09:00Z"/>
                <w:rFonts w:ascii="Times New Roman" w:eastAsia="Times New Roman" w:hAnsi="Times New Roman"/>
                <w:sz w:val="24"/>
                <w:szCs w:val="24"/>
                <w:lang w:val="vi-VN" w:eastAsia="vi-VN"/>
              </w:rPr>
            </w:pPr>
            <w:del w:id="451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D2206C8" w14:textId="5BE87EF6" w:rsidTr="7F5A6C64">
        <w:trPr>
          <w:trHeight w:val="276"/>
          <w:del w:id="4513" w:author="Phuong Truong Thi" w:date="2024-10-08T18:09:00Z"/>
          <w:trPrChange w:id="4514" w:author="thu nga" w:date="2024-10-01T10:49:00Z">
            <w:trPr>
              <w:gridBefore w:val="3"/>
              <w:gridAfter w:val="0"/>
              <w:trHeight w:val="276"/>
            </w:trPr>
          </w:trPrChange>
        </w:trPr>
        <w:tc>
          <w:tcPr>
            <w:tcW w:w="720" w:type="dxa"/>
            <w:shd w:val="clear" w:color="auto" w:fill="auto"/>
            <w:vAlign w:val="center"/>
            <w:tcPrChange w:id="4515" w:author="thu nga" w:date="2024-10-01T10:49:00Z">
              <w:tcPr>
                <w:tcW w:w="720" w:type="dxa"/>
                <w:shd w:val="clear" w:color="auto" w:fill="auto"/>
                <w:vAlign w:val="center"/>
              </w:tcPr>
            </w:tcPrChange>
          </w:tcPr>
          <w:p w14:paraId="3FBB5AA4" w14:textId="61792845" w:rsidR="00FF4CD3" w:rsidRPr="00AD0E1A" w:rsidDel="007E0F89" w:rsidRDefault="00FF4CD3" w:rsidP="008C1DA1">
            <w:pPr>
              <w:pStyle w:val="ListParagraph"/>
              <w:numPr>
                <w:ilvl w:val="0"/>
                <w:numId w:val="61"/>
              </w:numPr>
              <w:spacing w:before="0" w:line="240" w:lineRule="auto"/>
              <w:contextualSpacing w:val="0"/>
              <w:jc w:val="left"/>
              <w:rPr>
                <w:del w:id="4516" w:author="Phuong Truong Thi" w:date="2024-10-08T18:09:00Z"/>
                <w:rFonts w:eastAsia="Times New Roman"/>
                <w:szCs w:val="24"/>
                <w:lang w:val="vi-VN" w:eastAsia="vi-VN"/>
              </w:rPr>
            </w:pPr>
          </w:p>
        </w:tc>
        <w:tc>
          <w:tcPr>
            <w:tcW w:w="1355" w:type="dxa"/>
            <w:gridSpan w:val="2"/>
            <w:shd w:val="clear" w:color="auto" w:fill="auto"/>
            <w:vAlign w:val="center"/>
            <w:tcPrChange w:id="4517" w:author="thu nga" w:date="2024-10-01T10:49:00Z">
              <w:tcPr>
                <w:tcW w:w="1710" w:type="dxa"/>
                <w:gridSpan w:val="3"/>
                <w:shd w:val="clear" w:color="auto" w:fill="auto"/>
                <w:vAlign w:val="center"/>
              </w:tcPr>
            </w:tcPrChange>
          </w:tcPr>
          <w:p w14:paraId="11912C28" w14:textId="4DACA9E1" w:rsidR="00FF4CD3" w:rsidRPr="00763017" w:rsidDel="007E0F89" w:rsidRDefault="00FF4CD3" w:rsidP="008C1DA1">
            <w:pPr>
              <w:spacing w:before="0" w:line="240" w:lineRule="auto"/>
              <w:contextualSpacing w:val="0"/>
              <w:rPr>
                <w:del w:id="4518" w:author="Phuong Truong Thi" w:date="2024-10-08T18:09:00Z"/>
                <w:rFonts w:ascii="Times New Roman" w:hAnsi="Times New Roman"/>
                <w:sz w:val="24"/>
                <w:szCs w:val="24"/>
                <w:lang w:val="vi-VN"/>
                <w:rPrChange w:id="4519" w:author="thu nga" w:date="2024-09-30T13:54:00Z">
                  <w:rPr>
                    <w:del w:id="4520" w:author="Phuong Truong Thi" w:date="2024-10-08T18:09:00Z"/>
                    <w:rFonts w:ascii="Times New Roman" w:hAnsi="Times New Roman"/>
                    <w:sz w:val="24"/>
                    <w:szCs w:val="24"/>
                  </w:rPr>
                </w:rPrChange>
              </w:rPr>
            </w:pPr>
            <w:del w:id="4521" w:author="Phuong Truong Thi" w:date="2024-10-08T18:09:00Z">
              <w:r w:rsidRPr="00763017" w:rsidDel="007E0F89">
                <w:rPr>
                  <w:rFonts w:ascii="Times New Roman" w:hAnsi="Times New Roman"/>
                  <w:color w:val="000000"/>
                  <w:sz w:val="24"/>
                  <w:szCs w:val="24"/>
                  <w:lang w:val="vi-VN"/>
                  <w:rPrChange w:id="4522" w:author="thu nga" w:date="2024-09-30T13:54:00Z">
                    <w:rPr>
                      <w:rFonts w:ascii="Times New Roman" w:hAnsi="Times New Roman"/>
                      <w:color w:val="000000"/>
                      <w:sz w:val="24"/>
                      <w:szCs w:val="24"/>
                    </w:rPr>
                  </w:rPrChange>
                </w:rPr>
                <w:delText>Mã DAO CBBH tháng trước</w:delText>
              </w:r>
            </w:del>
          </w:p>
        </w:tc>
        <w:tc>
          <w:tcPr>
            <w:tcW w:w="2610" w:type="dxa"/>
            <w:vAlign w:val="center"/>
            <w:tcPrChange w:id="4523" w:author="thu nga" w:date="2024-10-01T10:49:00Z">
              <w:tcPr>
                <w:tcW w:w="2610" w:type="dxa"/>
                <w:vAlign w:val="center"/>
              </w:tcPr>
            </w:tcPrChange>
          </w:tcPr>
          <w:p w14:paraId="034D5B4C" w14:textId="16CA8D74" w:rsidR="00FF4CD3" w:rsidRPr="00763017" w:rsidDel="007E0F89" w:rsidRDefault="00FF4CD3" w:rsidP="008C1DA1">
            <w:pPr>
              <w:spacing w:before="0" w:line="240" w:lineRule="auto"/>
              <w:contextualSpacing w:val="0"/>
              <w:rPr>
                <w:del w:id="4524" w:author="Phuong Truong Thi" w:date="2024-10-08T18:09:00Z"/>
                <w:rFonts w:ascii="Times New Roman" w:eastAsia="Times New Roman" w:hAnsi="Times New Roman"/>
                <w:sz w:val="24"/>
                <w:szCs w:val="24"/>
                <w:lang w:val="vi-VN" w:eastAsia="vi-VN"/>
                <w:rPrChange w:id="4525" w:author="thu nga" w:date="2024-09-30T13:54:00Z">
                  <w:rPr>
                    <w:del w:id="4526" w:author="Phuong Truong Thi" w:date="2024-10-08T18:09:00Z"/>
                    <w:rFonts w:ascii="Times New Roman" w:eastAsia="Times New Roman" w:hAnsi="Times New Roman"/>
                    <w:sz w:val="24"/>
                    <w:szCs w:val="24"/>
                    <w:lang w:eastAsia="vi-VN"/>
                  </w:rPr>
                </w:rPrChange>
              </w:rPr>
            </w:pPr>
            <w:del w:id="4527" w:author="Phuong Truong Thi" w:date="2024-10-08T18:09:00Z">
              <w:r w:rsidRPr="00763017" w:rsidDel="007E0F89">
                <w:rPr>
                  <w:rFonts w:ascii="Times New Roman" w:hAnsi="Times New Roman"/>
                  <w:color w:val="000000"/>
                  <w:sz w:val="24"/>
                  <w:szCs w:val="24"/>
                  <w:lang w:val="vi-VN"/>
                  <w:rPrChange w:id="4528" w:author="thu nga" w:date="2024-09-30T13:54:00Z">
                    <w:rPr>
                      <w:rFonts w:ascii="Times New Roman" w:hAnsi="Times New Roman"/>
                      <w:color w:val="000000"/>
                      <w:sz w:val="24"/>
                      <w:szCs w:val="24"/>
                    </w:rPr>
                  </w:rPrChange>
                </w:rPr>
                <w:delText>Mã DAO CBBH phụ trách KH tháng trước</w:delText>
              </w:r>
            </w:del>
          </w:p>
        </w:tc>
        <w:tc>
          <w:tcPr>
            <w:tcW w:w="1080" w:type="dxa"/>
            <w:tcPrChange w:id="4529" w:author="thu nga" w:date="2024-10-01T10:49:00Z">
              <w:tcPr>
                <w:tcW w:w="1080" w:type="dxa"/>
              </w:tcPr>
            </w:tcPrChange>
          </w:tcPr>
          <w:p w14:paraId="2FA5A149" w14:textId="117990BC" w:rsidR="00FF4CD3" w:rsidDel="007E0F89" w:rsidRDefault="00FF4CD3" w:rsidP="008C1DA1">
            <w:pPr>
              <w:spacing w:before="0" w:line="240" w:lineRule="auto"/>
              <w:contextualSpacing w:val="0"/>
              <w:rPr>
                <w:del w:id="4530" w:author="Phuong Truong Thi" w:date="2024-10-08T18:09:00Z"/>
                <w:rFonts w:ascii="Times New Roman" w:eastAsia="Times New Roman" w:hAnsi="Times New Roman"/>
                <w:sz w:val="24"/>
                <w:szCs w:val="24"/>
                <w:lang w:eastAsia="vi-VN"/>
              </w:rPr>
            </w:pPr>
            <w:ins w:id="4531" w:author="thu nga" w:date="2024-09-30T15:04:00Z">
              <w:del w:id="4532" w:author="Phuong Truong Thi" w:date="2024-10-08T18:09:00Z">
                <w:r w:rsidDel="007E0F89">
                  <w:rPr>
                    <w:rFonts w:ascii="Times New Roman" w:hAnsi="Times New Roman"/>
                    <w:color w:val="000000"/>
                    <w:sz w:val="24"/>
                    <w:szCs w:val="24"/>
                    <w:lang w:val="vi-VN"/>
                  </w:rPr>
                  <w:delText>EZ/T24</w:delText>
                </w:r>
              </w:del>
            </w:ins>
          </w:p>
        </w:tc>
        <w:tc>
          <w:tcPr>
            <w:tcW w:w="1271" w:type="dxa"/>
            <w:tcPrChange w:id="4533" w:author="thu nga" w:date="2024-10-01T10:49:00Z">
              <w:tcPr>
                <w:tcW w:w="1080" w:type="dxa"/>
                <w:gridSpan w:val="2"/>
              </w:tcPr>
            </w:tcPrChange>
          </w:tcPr>
          <w:p w14:paraId="0957C790" w14:textId="70C01D88" w:rsidR="00FF4CD3" w:rsidRPr="00AD0E1A" w:rsidDel="007E0F89" w:rsidRDefault="00FF4CD3" w:rsidP="008C1DA1">
            <w:pPr>
              <w:spacing w:before="0" w:line="240" w:lineRule="auto"/>
              <w:contextualSpacing w:val="0"/>
              <w:rPr>
                <w:del w:id="4534" w:author="Phuong Truong Thi" w:date="2024-10-08T18:09:00Z"/>
                <w:rFonts w:ascii="Times New Roman" w:eastAsia="Times New Roman" w:hAnsi="Times New Roman"/>
                <w:sz w:val="24"/>
                <w:szCs w:val="24"/>
                <w:lang w:eastAsia="vi-VN"/>
              </w:rPr>
            </w:pPr>
            <w:del w:id="4535"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536" w:author="thu nga" w:date="2024-10-01T10:49:00Z">
              <w:tcPr>
                <w:tcW w:w="1890" w:type="dxa"/>
                <w:gridSpan w:val="3"/>
                <w:shd w:val="clear" w:color="auto" w:fill="auto"/>
                <w:noWrap/>
                <w:vAlign w:val="center"/>
              </w:tcPr>
            </w:tcPrChange>
          </w:tcPr>
          <w:p w14:paraId="078F884D" w14:textId="1539E06C" w:rsidR="00FF4CD3" w:rsidRPr="00AD0E1A" w:rsidDel="007E0F89" w:rsidRDefault="00FF4CD3" w:rsidP="008C1DA1">
            <w:pPr>
              <w:spacing w:before="0" w:line="240" w:lineRule="auto"/>
              <w:contextualSpacing w:val="0"/>
              <w:rPr>
                <w:del w:id="4537" w:author="Phuong Truong Thi" w:date="2024-10-08T18:09:00Z"/>
                <w:rFonts w:ascii="Times New Roman" w:eastAsia="Times New Roman" w:hAnsi="Times New Roman"/>
                <w:sz w:val="24"/>
                <w:szCs w:val="24"/>
                <w:lang w:val="vi-VN" w:eastAsia="vi-VN"/>
              </w:rPr>
            </w:pPr>
          </w:p>
        </w:tc>
        <w:tc>
          <w:tcPr>
            <w:tcW w:w="1063" w:type="dxa"/>
            <w:tcPrChange w:id="4538" w:author="thu nga" w:date="2024-10-01T10:49:00Z">
              <w:tcPr>
                <w:tcW w:w="1260" w:type="dxa"/>
              </w:tcPr>
            </w:tcPrChange>
          </w:tcPr>
          <w:p w14:paraId="48F8A247" w14:textId="43818C19" w:rsidR="00FF4CD3" w:rsidRPr="00AD0E1A" w:rsidDel="007E0F89" w:rsidRDefault="00FF4CD3" w:rsidP="008C1DA1">
            <w:pPr>
              <w:spacing w:before="0" w:line="240" w:lineRule="auto"/>
              <w:contextualSpacing w:val="0"/>
              <w:jc w:val="center"/>
              <w:rPr>
                <w:del w:id="4539" w:author="Phuong Truong Thi" w:date="2024-10-08T18:09:00Z"/>
                <w:rFonts w:ascii="Times New Roman" w:eastAsia="Times New Roman" w:hAnsi="Times New Roman"/>
                <w:sz w:val="24"/>
                <w:szCs w:val="24"/>
                <w:lang w:val="vi-VN" w:eastAsia="vi-VN"/>
              </w:rPr>
            </w:pPr>
            <w:del w:id="454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751BD98B" w14:textId="32FD8D87" w:rsidTr="7F5A6C64">
        <w:trPr>
          <w:trHeight w:val="276"/>
          <w:del w:id="4541" w:author="Phuong Truong Thi" w:date="2024-10-08T18:09:00Z"/>
          <w:trPrChange w:id="4542" w:author="thu nga" w:date="2024-10-01T10:49:00Z">
            <w:trPr>
              <w:gridBefore w:val="3"/>
              <w:gridAfter w:val="0"/>
              <w:trHeight w:val="276"/>
            </w:trPr>
          </w:trPrChange>
        </w:trPr>
        <w:tc>
          <w:tcPr>
            <w:tcW w:w="720" w:type="dxa"/>
            <w:shd w:val="clear" w:color="auto" w:fill="auto"/>
            <w:vAlign w:val="center"/>
            <w:tcPrChange w:id="4543" w:author="thu nga" w:date="2024-10-01T10:49:00Z">
              <w:tcPr>
                <w:tcW w:w="720" w:type="dxa"/>
                <w:shd w:val="clear" w:color="auto" w:fill="auto"/>
                <w:vAlign w:val="center"/>
              </w:tcPr>
            </w:tcPrChange>
          </w:tcPr>
          <w:p w14:paraId="297FA063" w14:textId="015B8215" w:rsidR="00FF4CD3" w:rsidRPr="00AD0E1A" w:rsidDel="007E0F89" w:rsidRDefault="00FF4CD3" w:rsidP="008C1DA1">
            <w:pPr>
              <w:pStyle w:val="ListParagraph"/>
              <w:numPr>
                <w:ilvl w:val="0"/>
                <w:numId w:val="61"/>
              </w:numPr>
              <w:spacing w:before="0" w:line="240" w:lineRule="auto"/>
              <w:contextualSpacing w:val="0"/>
              <w:jc w:val="left"/>
              <w:rPr>
                <w:del w:id="4544" w:author="Phuong Truong Thi" w:date="2024-10-08T18:09:00Z"/>
                <w:rFonts w:eastAsia="Times New Roman"/>
                <w:szCs w:val="24"/>
                <w:lang w:val="vi-VN" w:eastAsia="vi-VN"/>
              </w:rPr>
            </w:pPr>
          </w:p>
        </w:tc>
        <w:tc>
          <w:tcPr>
            <w:tcW w:w="1355" w:type="dxa"/>
            <w:gridSpan w:val="2"/>
            <w:shd w:val="clear" w:color="auto" w:fill="auto"/>
            <w:vAlign w:val="center"/>
            <w:tcPrChange w:id="4545" w:author="thu nga" w:date="2024-10-01T10:49:00Z">
              <w:tcPr>
                <w:tcW w:w="1710" w:type="dxa"/>
                <w:gridSpan w:val="3"/>
                <w:shd w:val="clear" w:color="auto" w:fill="auto"/>
                <w:vAlign w:val="center"/>
              </w:tcPr>
            </w:tcPrChange>
          </w:tcPr>
          <w:p w14:paraId="2038BD86" w14:textId="1DB0689C" w:rsidR="00FF4CD3" w:rsidRPr="00AD0E1A" w:rsidDel="007E0F89" w:rsidRDefault="00FF4CD3" w:rsidP="008C1DA1">
            <w:pPr>
              <w:spacing w:before="0" w:line="240" w:lineRule="auto"/>
              <w:contextualSpacing w:val="0"/>
              <w:rPr>
                <w:del w:id="4546" w:author="Phuong Truong Thi" w:date="2024-10-08T18:09:00Z"/>
                <w:rFonts w:ascii="Times New Roman" w:hAnsi="Times New Roman"/>
                <w:color w:val="000000"/>
                <w:sz w:val="24"/>
                <w:szCs w:val="24"/>
              </w:rPr>
            </w:pPr>
            <w:del w:id="4547" w:author="Phuong Truong Thi" w:date="2024-10-08T18:09:00Z">
              <w:r w:rsidRPr="007C7BBA" w:rsidDel="007E0F89">
                <w:rPr>
                  <w:rFonts w:ascii="Times New Roman" w:hAnsi="Times New Roman"/>
                  <w:color w:val="000000"/>
                  <w:sz w:val="24"/>
                  <w:szCs w:val="24"/>
                </w:rPr>
                <w:delText>Đánh dấu KH có chuyển DAO trong tháng</w:delText>
              </w:r>
            </w:del>
          </w:p>
        </w:tc>
        <w:tc>
          <w:tcPr>
            <w:tcW w:w="2610" w:type="dxa"/>
            <w:vAlign w:val="center"/>
            <w:tcPrChange w:id="4548" w:author="thu nga" w:date="2024-10-01T10:49:00Z">
              <w:tcPr>
                <w:tcW w:w="2610" w:type="dxa"/>
                <w:vAlign w:val="center"/>
              </w:tcPr>
            </w:tcPrChange>
          </w:tcPr>
          <w:p w14:paraId="1F316B27" w14:textId="700827F3" w:rsidR="00FF4CD3" w:rsidRPr="008C1DA1" w:rsidDel="007E0F89" w:rsidRDefault="00FF4CD3" w:rsidP="008C1DA1">
            <w:pPr>
              <w:spacing w:before="0" w:line="240" w:lineRule="auto"/>
              <w:contextualSpacing w:val="0"/>
              <w:rPr>
                <w:del w:id="4549" w:author="Phuong Truong Thi" w:date="2024-10-08T18:09:00Z"/>
                <w:rFonts w:ascii="Times New Roman" w:eastAsia="Times New Roman" w:hAnsi="Times New Roman"/>
                <w:sz w:val="24"/>
                <w:szCs w:val="24"/>
                <w:lang w:eastAsia="vi-VN"/>
              </w:rPr>
            </w:pPr>
            <w:del w:id="4550" w:author="Phuong Truong Thi" w:date="2024-10-08T18:09:00Z">
              <w:r w:rsidRPr="008C1DA1" w:rsidDel="007E0F89">
                <w:rPr>
                  <w:rFonts w:ascii="Times New Roman" w:hAnsi="Times New Roman"/>
                  <w:color w:val="000000"/>
                  <w:sz w:val="24"/>
                  <w:szCs w:val="24"/>
                </w:rPr>
                <w:delText>KH được tính là có chuyển DAO trong tháng khi DAO quản lý trong tháng khác với DAO quản lý ngày đầu tiền của tháng</w:delText>
              </w:r>
              <w:r w:rsidRPr="008C1DA1" w:rsidDel="007E0F89">
                <w:rPr>
                  <w:rFonts w:ascii="Times New Roman" w:hAnsi="Times New Roman"/>
                  <w:color w:val="000000"/>
                  <w:sz w:val="24"/>
                  <w:szCs w:val="24"/>
                </w:rPr>
                <w:br/>
                <w:delText>1 : KH có chuyển DAO quản lý KH trong tháng</w:delText>
              </w:r>
              <w:r w:rsidRPr="008C1DA1" w:rsidDel="007E0F89">
                <w:rPr>
                  <w:rFonts w:ascii="Times New Roman" w:hAnsi="Times New Roman"/>
                  <w:color w:val="000000"/>
                  <w:sz w:val="24"/>
                  <w:szCs w:val="24"/>
                </w:rPr>
                <w:br/>
                <w:delText>0: KH không chuyển DAO quản lý trong tháng</w:delText>
              </w:r>
            </w:del>
          </w:p>
        </w:tc>
        <w:tc>
          <w:tcPr>
            <w:tcW w:w="1080" w:type="dxa"/>
            <w:tcPrChange w:id="4551" w:author="thu nga" w:date="2024-10-01T10:49:00Z">
              <w:tcPr>
                <w:tcW w:w="1080" w:type="dxa"/>
              </w:tcPr>
            </w:tcPrChange>
          </w:tcPr>
          <w:p w14:paraId="46B2737D" w14:textId="63F25905" w:rsidR="00FF4CD3" w:rsidRPr="00FF4CD3" w:rsidDel="007E0F89" w:rsidRDefault="00FF4CD3" w:rsidP="008C1DA1">
            <w:pPr>
              <w:spacing w:before="0" w:line="240" w:lineRule="auto"/>
              <w:contextualSpacing w:val="0"/>
              <w:rPr>
                <w:del w:id="4552" w:author="Phuong Truong Thi" w:date="2024-10-08T18:09:00Z"/>
                <w:rFonts w:ascii="Times New Roman" w:eastAsia="Times New Roman" w:hAnsi="Times New Roman"/>
                <w:sz w:val="24"/>
                <w:szCs w:val="24"/>
                <w:lang w:val="vi-VN" w:eastAsia="vi-VN"/>
                <w:rPrChange w:id="4553" w:author="thu nga" w:date="2024-09-30T15:04:00Z">
                  <w:rPr>
                    <w:del w:id="4554" w:author="Phuong Truong Thi" w:date="2024-10-08T18:09:00Z"/>
                    <w:rFonts w:ascii="Times New Roman" w:eastAsia="Times New Roman" w:hAnsi="Times New Roman"/>
                    <w:sz w:val="24"/>
                    <w:szCs w:val="24"/>
                    <w:lang w:eastAsia="vi-VN"/>
                  </w:rPr>
                </w:rPrChange>
              </w:rPr>
            </w:pPr>
            <w:ins w:id="4555" w:author="thu nga" w:date="2024-09-30T15:04:00Z">
              <w:del w:id="4556"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557" w:author="thu nga" w:date="2024-10-01T10:49:00Z">
              <w:tcPr>
                <w:tcW w:w="1080" w:type="dxa"/>
                <w:gridSpan w:val="2"/>
              </w:tcPr>
            </w:tcPrChange>
          </w:tcPr>
          <w:p w14:paraId="3BCB8310" w14:textId="634E0774" w:rsidR="00FF4CD3" w:rsidRPr="00AD0E1A" w:rsidDel="007E0F89" w:rsidRDefault="00FF4CD3" w:rsidP="008C1DA1">
            <w:pPr>
              <w:spacing w:before="0" w:line="240" w:lineRule="auto"/>
              <w:contextualSpacing w:val="0"/>
              <w:rPr>
                <w:del w:id="4558" w:author="Phuong Truong Thi" w:date="2024-10-08T18:09:00Z"/>
                <w:rFonts w:ascii="Times New Roman" w:eastAsia="Times New Roman" w:hAnsi="Times New Roman"/>
                <w:sz w:val="24"/>
                <w:szCs w:val="24"/>
                <w:lang w:eastAsia="vi-VN"/>
              </w:rPr>
            </w:pPr>
          </w:p>
        </w:tc>
        <w:tc>
          <w:tcPr>
            <w:tcW w:w="1063" w:type="dxa"/>
            <w:shd w:val="clear" w:color="auto" w:fill="auto"/>
            <w:noWrap/>
            <w:vAlign w:val="center"/>
            <w:tcPrChange w:id="4559" w:author="thu nga" w:date="2024-10-01T10:49:00Z">
              <w:tcPr>
                <w:tcW w:w="1890" w:type="dxa"/>
                <w:gridSpan w:val="3"/>
                <w:shd w:val="clear" w:color="auto" w:fill="auto"/>
                <w:noWrap/>
                <w:vAlign w:val="center"/>
              </w:tcPr>
            </w:tcPrChange>
          </w:tcPr>
          <w:p w14:paraId="7B490E69" w14:textId="4399E097" w:rsidR="00FF4CD3" w:rsidRPr="00071873" w:rsidDel="007E0F89" w:rsidRDefault="00FF4CD3" w:rsidP="008C1DA1">
            <w:pPr>
              <w:spacing w:before="0" w:line="240" w:lineRule="auto"/>
              <w:contextualSpacing w:val="0"/>
              <w:rPr>
                <w:del w:id="4560" w:author="Phuong Truong Thi" w:date="2024-10-08T18:09:00Z"/>
                <w:rFonts w:ascii="Times New Roman" w:eastAsia="Times New Roman" w:hAnsi="Times New Roman"/>
                <w:lang w:eastAsia="vi-VN"/>
              </w:rPr>
            </w:pPr>
            <w:del w:id="4561" w:author="Phuong Truong Thi" w:date="2024-10-08T18:09:00Z">
              <w:r w:rsidRPr="00071873" w:rsidDel="007E0F89">
                <w:rPr>
                  <w:rFonts w:ascii="Times New Roman" w:eastAsia="Times New Roman" w:hAnsi="Times New Roman"/>
                  <w:lang w:eastAsia="vi-VN"/>
                </w:rPr>
                <w:delText>DM_DAO_</w:delText>
              </w:r>
            </w:del>
          </w:p>
          <w:p w14:paraId="50AE3B34" w14:textId="08F034FF" w:rsidR="00FF4CD3" w:rsidDel="007E0F89" w:rsidRDefault="00FF4CD3" w:rsidP="008C1DA1">
            <w:pPr>
              <w:spacing w:before="0" w:line="240" w:lineRule="auto"/>
              <w:contextualSpacing w:val="0"/>
              <w:rPr>
                <w:del w:id="4562" w:author="Phuong Truong Thi" w:date="2024-10-08T18:09:00Z"/>
                <w:rFonts w:ascii="Times New Roman" w:eastAsia="Times New Roman" w:hAnsi="Times New Roman"/>
                <w:lang w:eastAsia="vi-VN"/>
              </w:rPr>
            </w:pPr>
            <w:del w:id="4563" w:author="Phuong Truong Thi" w:date="2024-10-08T18:09:00Z">
              <w:r w:rsidRPr="00071873" w:rsidDel="007E0F89">
                <w:rPr>
                  <w:rFonts w:ascii="Times New Roman" w:eastAsia="Times New Roman" w:hAnsi="Times New Roman"/>
                  <w:lang w:eastAsia="vi-VN"/>
                </w:rPr>
                <w:delText>EXCHANGE_</w:delText>
              </w:r>
            </w:del>
          </w:p>
          <w:p w14:paraId="096FDE4C" w14:textId="31745548" w:rsidR="00FF4CD3" w:rsidRPr="00071873" w:rsidDel="007E0F89" w:rsidRDefault="00FF4CD3" w:rsidP="008C1DA1">
            <w:pPr>
              <w:spacing w:before="0" w:line="240" w:lineRule="auto"/>
              <w:contextualSpacing w:val="0"/>
              <w:rPr>
                <w:del w:id="4564" w:author="Phuong Truong Thi" w:date="2024-10-08T18:09:00Z"/>
                <w:rFonts w:ascii="Times New Roman" w:eastAsia="Times New Roman" w:hAnsi="Times New Roman"/>
                <w:sz w:val="20"/>
                <w:szCs w:val="20"/>
                <w:lang w:eastAsia="vi-VN"/>
              </w:rPr>
            </w:pPr>
            <w:del w:id="4565" w:author="Phuong Truong Thi" w:date="2024-10-08T18:09:00Z">
              <w:r w:rsidRPr="00071873" w:rsidDel="007E0F89">
                <w:rPr>
                  <w:rFonts w:ascii="Times New Roman" w:eastAsia="Times New Roman" w:hAnsi="Times New Roman"/>
                  <w:lang w:eastAsia="vi-VN"/>
                </w:rPr>
                <w:delText>MARK</w:delText>
              </w:r>
            </w:del>
          </w:p>
        </w:tc>
        <w:tc>
          <w:tcPr>
            <w:tcW w:w="1063" w:type="dxa"/>
            <w:tcPrChange w:id="4566" w:author="thu nga" w:date="2024-10-01T10:49:00Z">
              <w:tcPr>
                <w:tcW w:w="1260" w:type="dxa"/>
              </w:tcPr>
            </w:tcPrChange>
          </w:tcPr>
          <w:p w14:paraId="29C491D8" w14:textId="13295062" w:rsidR="00FF4CD3" w:rsidDel="007E0F89" w:rsidRDefault="00FF4CD3" w:rsidP="008C1DA1">
            <w:pPr>
              <w:spacing w:before="0" w:line="240" w:lineRule="auto"/>
              <w:contextualSpacing w:val="0"/>
              <w:jc w:val="center"/>
              <w:rPr>
                <w:del w:id="4567" w:author="Phuong Truong Thi" w:date="2024-10-08T18:09:00Z"/>
                <w:rFonts w:ascii="Times New Roman" w:eastAsia="Times New Roman" w:hAnsi="Times New Roman"/>
                <w:sz w:val="24"/>
                <w:szCs w:val="24"/>
                <w:lang w:eastAsia="vi-VN"/>
              </w:rPr>
            </w:pPr>
            <w:del w:id="4568"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0EA495D9" w14:textId="531C707E" w:rsidTr="7F5A6C64">
        <w:trPr>
          <w:trHeight w:val="276"/>
          <w:del w:id="4569" w:author="Phuong Truong Thi" w:date="2024-10-08T18:09:00Z"/>
          <w:trPrChange w:id="4570" w:author="thu nga" w:date="2024-10-01T10:48:00Z">
            <w:trPr>
              <w:gridBefore w:val="3"/>
              <w:gridAfter w:val="0"/>
              <w:trHeight w:val="276"/>
            </w:trPr>
          </w:trPrChange>
        </w:trPr>
        <w:tc>
          <w:tcPr>
            <w:tcW w:w="1080" w:type="dxa"/>
            <w:gridSpan w:val="2"/>
            <w:tcPrChange w:id="4571" w:author="thu nga" w:date="2024-10-01T10:48:00Z">
              <w:tcPr>
                <w:tcW w:w="1080" w:type="dxa"/>
                <w:gridSpan w:val="3"/>
              </w:tcPr>
            </w:tcPrChange>
          </w:tcPr>
          <w:p w14:paraId="31ED979D" w14:textId="442B4A49" w:rsidR="00FF4CD3" w:rsidRPr="008C1DA1" w:rsidDel="007E0F89" w:rsidRDefault="00FF4CD3" w:rsidP="007E4E6C">
            <w:pPr>
              <w:spacing w:before="0" w:line="240" w:lineRule="auto"/>
              <w:contextualSpacing w:val="0"/>
              <w:jc w:val="left"/>
              <w:rPr>
                <w:del w:id="4572" w:author="Phuong Truong Thi" w:date="2024-10-08T18:09:00Z"/>
                <w:rFonts w:ascii="Times New Roman" w:eastAsia="Times New Roman" w:hAnsi="Times New Roman"/>
                <w:sz w:val="24"/>
                <w:szCs w:val="24"/>
                <w:lang w:eastAsia="vi-VN"/>
              </w:rPr>
            </w:pPr>
          </w:p>
        </w:tc>
        <w:tc>
          <w:tcPr>
            <w:tcW w:w="8082" w:type="dxa"/>
            <w:gridSpan w:val="6"/>
            <w:tcPrChange w:id="4573" w:author="thu nga" w:date="2024-10-01T10:48:00Z">
              <w:tcPr>
                <w:tcW w:w="9270" w:type="dxa"/>
                <w:gridSpan w:val="9"/>
              </w:tcPr>
            </w:tcPrChange>
          </w:tcPr>
          <w:p w14:paraId="2C46ECE4" w14:textId="2AD54748" w:rsidR="00FF4CD3" w:rsidRPr="008C1DA1" w:rsidDel="007E0F89" w:rsidRDefault="00FF4CD3" w:rsidP="007E4E6C">
            <w:pPr>
              <w:spacing w:before="0" w:line="240" w:lineRule="auto"/>
              <w:contextualSpacing w:val="0"/>
              <w:jc w:val="left"/>
              <w:rPr>
                <w:del w:id="4574" w:author="Phuong Truong Thi" w:date="2024-10-08T18:09:00Z"/>
                <w:rFonts w:ascii="Times New Roman" w:eastAsia="Times New Roman" w:hAnsi="Times New Roman"/>
                <w:sz w:val="24"/>
                <w:szCs w:val="24"/>
                <w:lang w:eastAsia="vi-VN"/>
              </w:rPr>
            </w:pPr>
            <w:del w:id="4575" w:author="Phuong Truong Thi" w:date="2024-10-08T18:09:00Z">
              <w:r w:rsidRPr="008C1DA1" w:rsidDel="007E0F89">
                <w:rPr>
                  <w:rFonts w:ascii="Times New Roman" w:eastAsia="Times New Roman" w:hAnsi="Times New Roman"/>
                  <w:sz w:val="24"/>
                  <w:szCs w:val="24"/>
                  <w:lang w:eastAsia="vi-VN"/>
                </w:rPr>
                <w:delText>Thông tin phân khúc: Nếu KH thuộc phân khúc nào hiển thị thông tin phân khúc đó</w:delText>
              </w:r>
            </w:del>
          </w:p>
        </w:tc>
      </w:tr>
      <w:tr w:rsidR="00FF4CD3" w:rsidRPr="00AD0E1A" w:rsidDel="007E0F89" w14:paraId="68A9F546" w14:textId="38233AF1" w:rsidTr="7F5A6C64">
        <w:trPr>
          <w:trHeight w:val="276"/>
          <w:del w:id="4576" w:author="Phuong Truong Thi" w:date="2024-10-08T18:09:00Z"/>
          <w:trPrChange w:id="4577" w:author="thu nga" w:date="2024-10-01T10:49:00Z">
            <w:trPr>
              <w:gridBefore w:val="3"/>
              <w:gridAfter w:val="0"/>
              <w:trHeight w:val="276"/>
            </w:trPr>
          </w:trPrChange>
        </w:trPr>
        <w:tc>
          <w:tcPr>
            <w:tcW w:w="720" w:type="dxa"/>
            <w:shd w:val="clear" w:color="auto" w:fill="auto"/>
            <w:vAlign w:val="center"/>
            <w:tcPrChange w:id="4578" w:author="thu nga" w:date="2024-10-01T10:49:00Z">
              <w:tcPr>
                <w:tcW w:w="720" w:type="dxa"/>
                <w:shd w:val="clear" w:color="auto" w:fill="auto"/>
                <w:vAlign w:val="center"/>
              </w:tcPr>
            </w:tcPrChange>
          </w:tcPr>
          <w:p w14:paraId="1B960152" w14:textId="05147BBA" w:rsidR="00FF4CD3" w:rsidRPr="005A1D22" w:rsidDel="007E0F89" w:rsidRDefault="00FF4CD3" w:rsidP="00FF4CD3">
            <w:pPr>
              <w:pStyle w:val="ListParagraph"/>
              <w:numPr>
                <w:ilvl w:val="0"/>
                <w:numId w:val="61"/>
              </w:numPr>
              <w:spacing w:before="0" w:line="240" w:lineRule="auto"/>
              <w:contextualSpacing w:val="0"/>
              <w:jc w:val="left"/>
              <w:rPr>
                <w:del w:id="4579" w:author="Phuong Truong Thi" w:date="2024-10-08T18:09:00Z"/>
                <w:rFonts w:eastAsia="Times New Roman"/>
                <w:szCs w:val="24"/>
                <w:lang w:val="vi-VN" w:eastAsia="vi-VN"/>
              </w:rPr>
            </w:pPr>
          </w:p>
        </w:tc>
        <w:tc>
          <w:tcPr>
            <w:tcW w:w="1355" w:type="dxa"/>
            <w:gridSpan w:val="2"/>
            <w:shd w:val="clear" w:color="auto" w:fill="auto"/>
            <w:vAlign w:val="center"/>
            <w:tcPrChange w:id="4580" w:author="thu nga" w:date="2024-10-01T10:49:00Z">
              <w:tcPr>
                <w:tcW w:w="1710" w:type="dxa"/>
                <w:gridSpan w:val="3"/>
                <w:shd w:val="clear" w:color="auto" w:fill="auto"/>
                <w:vAlign w:val="center"/>
              </w:tcPr>
            </w:tcPrChange>
          </w:tcPr>
          <w:p w14:paraId="64BD69EC" w14:textId="5E95E2A2" w:rsidR="00FF4CD3" w:rsidRPr="005A1D22" w:rsidDel="007E0F89" w:rsidRDefault="00FF4CD3" w:rsidP="00FF4CD3">
            <w:pPr>
              <w:spacing w:before="0" w:line="240" w:lineRule="auto"/>
              <w:contextualSpacing w:val="0"/>
              <w:rPr>
                <w:del w:id="4581" w:author="Phuong Truong Thi" w:date="2024-10-08T18:09:00Z"/>
                <w:rFonts w:ascii="Times New Roman" w:hAnsi="Times New Roman"/>
                <w:color w:val="000000"/>
                <w:sz w:val="24"/>
                <w:szCs w:val="24"/>
              </w:rPr>
            </w:pPr>
            <w:del w:id="4582" w:author="Phuong Truong Thi" w:date="2024-10-08T18:09:00Z">
              <w:r w:rsidRPr="005A1D22" w:rsidDel="007E0F89">
                <w:rPr>
                  <w:rFonts w:ascii="Times New Roman" w:hAnsi="Times New Roman"/>
                  <w:color w:val="000000"/>
                  <w:sz w:val="24"/>
                  <w:szCs w:val="24"/>
                </w:rPr>
                <w:delText>Phân khúc</w:delText>
              </w:r>
            </w:del>
          </w:p>
        </w:tc>
        <w:tc>
          <w:tcPr>
            <w:tcW w:w="2610" w:type="dxa"/>
            <w:vAlign w:val="center"/>
            <w:tcPrChange w:id="4583" w:author="thu nga" w:date="2024-10-01T10:49:00Z">
              <w:tcPr>
                <w:tcW w:w="2610" w:type="dxa"/>
                <w:vAlign w:val="center"/>
              </w:tcPr>
            </w:tcPrChange>
          </w:tcPr>
          <w:p w14:paraId="742C993F" w14:textId="08813536" w:rsidR="00FF4CD3" w:rsidRPr="008C1DA1" w:rsidDel="007E0F89" w:rsidRDefault="00FF4CD3" w:rsidP="00FF4CD3">
            <w:pPr>
              <w:spacing w:before="0" w:line="240" w:lineRule="auto"/>
              <w:contextualSpacing w:val="0"/>
              <w:rPr>
                <w:del w:id="4584" w:author="Phuong Truong Thi" w:date="2024-10-08T18:09:00Z"/>
                <w:rFonts w:ascii="Times New Roman" w:eastAsia="Times New Roman" w:hAnsi="Times New Roman"/>
                <w:sz w:val="24"/>
                <w:szCs w:val="24"/>
                <w:lang w:eastAsia="vi-VN"/>
              </w:rPr>
            </w:pPr>
            <w:del w:id="4585" w:author="Phuong Truong Thi" w:date="2024-10-08T18:09:00Z">
              <w:r w:rsidRPr="008C1DA1" w:rsidDel="007E0F89">
                <w:rPr>
                  <w:rFonts w:ascii="Times New Roman" w:hAnsi="Times New Roman"/>
                  <w:color w:val="000000"/>
                  <w:sz w:val="24"/>
                  <w:szCs w:val="24"/>
                </w:rPr>
                <w:delText>Phân khúc khách hàng: AF/MAF/Mass…</w:delText>
              </w:r>
            </w:del>
          </w:p>
        </w:tc>
        <w:tc>
          <w:tcPr>
            <w:tcW w:w="1080" w:type="dxa"/>
            <w:tcPrChange w:id="4586" w:author="thu nga" w:date="2024-10-01T10:49:00Z">
              <w:tcPr>
                <w:tcW w:w="1080" w:type="dxa"/>
              </w:tcPr>
            </w:tcPrChange>
          </w:tcPr>
          <w:p w14:paraId="211C4406" w14:textId="253F7BCA" w:rsidR="00FF4CD3" w:rsidDel="007E0F89" w:rsidRDefault="00FF4CD3" w:rsidP="00FF4CD3">
            <w:pPr>
              <w:spacing w:before="0" w:line="240" w:lineRule="auto"/>
              <w:contextualSpacing w:val="0"/>
              <w:rPr>
                <w:del w:id="4587" w:author="Phuong Truong Thi" w:date="2024-10-08T18:09:00Z"/>
                <w:rFonts w:ascii="Times New Roman" w:eastAsia="Times New Roman" w:hAnsi="Times New Roman"/>
                <w:sz w:val="24"/>
                <w:szCs w:val="24"/>
                <w:lang w:eastAsia="vi-VN"/>
              </w:rPr>
            </w:pPr>
            <w:ins w:id="4588" w:author="thu nga" w:date="2024-09-30T15:04:00Z">
              <w:del w:id="4589" w:author="Phuong Truong Thi" w:date="2024-10-08T18:09:00Z">
                <w:r w:rsidRPr="00D41C21" w:rsidDel="007E0F89">
                  <w:rPr>
                    <w:rFonts w:ascii="Times New Roman" w:hAnsi="Times New Roman"/>
                    <w:color w:val="000000"/>
                    <w:sz w:val="24"/>
                    <w:szCs w:val="24"/>
                    <w:lang w:val="vi-VN"/>
                  </w:rPr>
                  <w:delText>EZ/T24</w:delText>
                </w:r>
              </w:del>
            </w:ins>
          </w:p>
        </w:tc>
        <w:tc>
          <w:tcPr>
            <w:tcW w:w="1271" w:type="dxa"/>
            <w:tcPrChange w:id="4590" w:author="thu nga" w:date="2024-10-01T10:49:00Z">
              <w:tcPr>
                <w:tcW w:w="1080" w:type="dxa"/>
                <w:gridSpan w:val="2"/>
              </w:tcPr>
            </w:tcPrChange>
          </w:tcPr>
          <w:p w14:paraId="51957958" w14:textId="3D48E8B2" w:rsidR="00FF4CD3" w:rsidRPr="00AD0E1A" w:rsidDel="007E0F89" w:rsidRDefault="00FF4CD3" w:rsidP="00FF4CD3">
            <w:pPr>
              <w:spacing w:before="0" w:line="240" w:lineRule="auto"/>
              <w:contextualSpacing w:val="0"/>
              <w:rPr>
                <w:del w:id="4591" w:author="Phuong Truong Thi" w:date="2024-10-08T18:09:00Z"/>
                <w:rFonts w:ascii="Times New Roman" w:eastAsia="Times New Roman" w:hAnsi="Times New Roman"/>
                <w:sz w:val="24"/>
                <w:szCs w:val="24"/>
                <w:lang w:eastAsia="vi-VN"/>
              </w:rPr>
            </w:pPr>
            <w:del w:id="4592"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593" w:author="thu nga" w:date="2024-10-01T10:49:00Z">
              <w:tcPr>
                <w:tcW w:w="1890" w:type="dxa"/>
                <w:gridSpan w:val="3"/>
                <w:shd w:val="clear" w:color="auto" w:fill="auto"/>
                <w:noWrap/>
                <w:vAlign w:val="center"/>
              </w:tcPr>
            </w:tcPrChange>
          </w:tcPr>
          <w:p w14:paraId="6E5D1369" w14:textId="6081358D" w:rsidR="00FF4CD3" w:rsidRPr="006C7268" w:rsidDel="007E0F89" w:rsidRDefault="00FF4CD3" w:rsidP="00FF4CD3">
            <w:pPr>
              <w:spacing w:before="0" w:line="240" w:lineRule="auto"/>
              <w:contextualSpacing w:val="0"/>
              <w:rPr>
                <w:del w:id="4594" w:author="Phuong Truong Thi" w:date="2024-10-08T18:09:00Z"/>
                <w:rFonts w:ascii="Times New Roman" w:eastAsia="Times New Roman" w:hAnsi="Times New Roman"/>
                <w:sz w:val="24"/>
                <w:szCs w:val="24"/>
                <w:lang w:eastAsia="vi-VN"/>
              </w:rPr>
            </w:pPr>
            <w:del w:id="4595" w:author="Phuong Truong Thi" w:date="2024-10-08T18:09:00Z">
              <w:r w:rsidRPr="006C7268" w:rsidDel="007E0F89">
                <w:rPr>
                  <w:rFonts w:ascii="Times New Roman" w:eastAsia="Times New Roman" w:hAnsi="Times New Roman"/>
                  <w:sz w:val="24"/>
                  <w:szCs w:val="24"/>
                  <w:lang w:eastAsia="vi-VN"/>
                </w:rPr>
                <w:delText>DM_SEGMENT</w:delText>
              </w:r>
            </w:del>
          </w:p>
        </w:tc>
        <w:tc>
          <w:tcPr>
            <w:tcW w:w="1063" w:type="dxa"/>
            <w:tcPrChange w:id="4596" w:author="thu nga" w:date="2024-10-01T10:49:00Z">
              <w:tcPr>
                <w:tcW w:w="1260" w:type="dxa"/>
              </w:tcPr>
            </w:tcPrChange>
          </w:tcPr>
          <w:p w14:paraId="420C3069" w14:textId="3750F712" w:rsidR="00FF4CD3" w:rsidRPr="005A1514" w:rsidDel="007E0F89" w:rsidRDefault="00FF4CD3" w:rsidP="00FF4CD3">
            <w:pPr>
              <w:spacing w:before="0" w:line="240" w:lineRule="auto"/>
              <w:contextualSpacing w:val="0"/>
              <w:jc w:val="center"/>
              <w:rPr>
                <w:del w:id="4597" w:author="Phuong Truong Thi" w:date="2024-10-08T18:09:00Z"/>
                <w:rFonts w:ascii="Times New Roman" w:eastAsia="Times New Roman" w:hAnsi="Times New Roman"/>
                <w:sz w:val="24"/>
                <w:szCs w:val="24"/>
                <w:lang w:eastAsia="vi-VN"/>
              </w:rPr>
            </w:pPr>
            <w:del w:id="4598"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961E990" w14:textId="57B9C773" w:rsidTr="7F5A6C64">
        <w:trPr>
          <w:trHeight w:val="276"/>
          <w:del w:id="4599" w:author="Phuong Truong Thi" w:date="2024-10-08T18:09:00Z"/>
          <w:trPrChange w:id="4600" w:author="thu nga" w:date="2024-10-01T10:49:00Z">
            <w:trPr>
              <w:gridBefore w:val="3"/>
              <w:gridAfter w:val="0"/>
              <w:trHeight w:val="276"/>
            </w:trPr>
          </w:trPrChange>
        </w:trPr>
        <w:tc>
          <w:tcPr>
            <w:tcW w:w="720" w:type="dxa"/>
            <w:shd w:val="clear" w:color="auto" w:fill="auto"/>
            <w:vAlign w:val="center"/>
            <w:tcPrChange w:id="4601" w:author="thu nga" w:date="2024-10-01T10:49:00Z">
              <w:tcPr>
                <w:tcW w:w="720" w:type="dxa"/>
                <w:shd w:val="clear" w:color="auto" w:fill="auto"/>
                <w:vAlign w:val="center"/>
              </w:tcPr>
            </w:tcPrChange>
          </w:tcPr>
          <w:p w14:paraId="197C811D" w14:textId="3A98FB61" w:rsidR="00FF4CD3" w:rsidRPr="005A1D22" w:rsidDel="007E0F89" w:rsidRDefault="00FF4CD3" w:rsidP="00FF4CD3">
            <w:pPr>
              <w:pStyle w:val="ListParagraph"/>
              <w:numPr>
                <w:ilvl w:val="0"/>
                <w:numId w:val="61"/>
              </w:numPr>
              <w:spacing w:before="0" w:line="240" w:lineRule="auto"/>
              <w:contextualSpacing w:val="0"/>
              <w:jc w:val="left"/>
              <w:rPr>
                <w:del w:id="4602" w:author="Phuong Truong Thi" w:date="2024-10-08T18:09:00Z"/>
                <w:rFonts w:eastAsia="Times New Roman"/>
                <w:szCs w:val="24"/>
                <w:lang w:val="vi-VN" w:eastAsia="vi-VN"/>
              </w:rPr>
            </w:pPr>
          </w:p>
        </w:tc>
        <w:tc>
          <w:tcPr>
            <w:tcW w:w="1355" w:type="dxa"/>
            <w:gridSpan w:val="2"/>
            <w:shd w:val="clear" w:color="auto" w:fill="auto"/>
            <w:vAlign w:val="center"/>
            <w:tcPrChange w:id="4603" w:author="thu nga" w:date="2024-10-01T10:49:00Z">
              <w:tcPr>
                <w:tcW w:w="1710" w:type="dxa"/>
                <w:gridSpan w:val="3"/>
                <w:shd w:val="clear" w:color="auto" w:fill="auto"/>
                <w:vAlign w:val="center"/>
              </w:tcPr>
            </w:tcPrChange>
          </w:tcPr>
          <w:p w14:paraId="5871E796" w14:textId="710EE355" w:rsidR="00FF4CD3" w:rsidRPr="005A1D22" w:rsidDel="007E0F89" w:rsidRDefault="00FF4CD3" w:rsidP="00FF4CD3">
            <w:pPr>
              <w:spacing w:before="0" w:line="240" w:lineRule="auto"/>
              <w:contextualSpacing w:val="0"/>
              <w:rPr>
                <w:del w:id="4604" w:author="Phuong Truong Thi" w:date="2024-10-08T18:09:00Z"/>
                <w:rFonts w:ascii="Times New Roman" w:hAnsi="Times New Roman"/>
                <w:color w:val="000000"/>
                <w:sz w:val="24"/>
                <w:szCs w:val="24"/>
              </w:rPr>
            </w:pPr>
            <w:del w:id="4605" w:author="Phuong Truong Thi" w:date="2024-10-08T18:09:00Z">
              <w:r w:rsidRPr="005A1D22" w:rsidDel="007E0F89">
                <w:rPr>
                  <w:rFonts w:ascii="Times New Roman" w:hAnsi="Times New Roman"/>
                  <w:color w:val="000000"/>
                  <w:sz w:val="24"/>
                  <w:szCs w:val="24"/>
                </w:rPr>
                <w:delText>Phân hạng</w:delText>
              </w:r>
            </w:del>
          </w:p>
        </w:tc>
        <w:tc>
          <w:tcPr>
            <w:tcW w:w="2610" w:type="dxa"/>
            <w:vAlign w:val="center"/>
            <w:tcPrChange w:id="4606" w:author="thu nga" w:date="2024-10-01T10:49:00Z">
              <w:tcPr>
                <w:tcW w:w="2610" w:type="dxa"/>
                <w:vAlign w:val="center"/>
              </w:tcPr>
            </w:tcPrChange>
          </w:tcPr>
          <w:p w14:paraId="0F169337" w14:textId="1A2CB124" w:rsidR="00FF4CD3" w:rsidRPr="008C1DA1" w:rsidDel="007E0F89" w:rsidRDefault="00FF4CD3" w:rsidP="00FF4CD3">
            <w:pPr>
              <w:spacing w:before="0" w:line="240" w:lineRule="auto"/>
              <w:contextualSpacing w:val="0"/>
              <w:jc w:val="left"/>
              <w:rPr>
                <w:del w:id="4607" w:author="Phuong Truong Thi" w:date="2024-10-08T18:09:00Z"/>
                <w:rFonts w:ascii="Times New Roman" w:eastAsia="Times New Roman" w:hAnsi="Times New Roman"/>
                <w:sz w:val="24"/>
                <w:szCs w:val="24"/>
                <w:lang w:eastAsia="vi-VN"/>
              </w:rPr>
            </w:pPr>
            <w:del w:id="4608" w:author="Phuong Truong Thi" w:date="2024-10-08T18:09:00Z">
              <w:r w:rsidRPr="008C1DA1" w:rsidDel="007E0F89">
                <w:rPr>
                  <w:rFonts w:ascii="Times New Roman" w:hAnsi="Times New Roman"/>
                  <w:color w:val="000000"/>
                  <w:sz w:val="24"/>
                  <w:szCs w:val="24"/>
                </w:rPr>
                <w:delText>Khách hàng AF được chia làm ba nhóm lớn là AF Private,  AF Preferred và AF Special</w:delText>
              </w:r>
              <w:r w:rsidRPr="008C1DA1" w:rsidDel="007E0F89">
                <w:rPr>
                  <w:rFonts w:ascii="Times New Roman" w:hAnsi="Times New Roman"/>
                  <w:color w:val="000000"/>
                  <w:sz w:val="24"/>
                  <w:szCs w:val="24"/>
                </w:rPr>
                <w:br/>
                <w:delText>Khách hàng MAF được chia làm 2 nhóm chính: nhóm MAF core và nhóm Mega. Nhóm MAF core bao gồm 3 phân hạng: Champion - Rising - Upper Mega</w:delText>
              </w:r>
            </w:del>
          </w:p>
        </w:tc>
        <w:tc>
          <w:tcPr>
            <w:tcW w:w="1080" w:type="dxa"/>
            <w:tcPrChange w:id="4609" w:author="thu nga" w:date="2024-10-01T10:49:00Z">
              <w:tcPr>
                <w:tcW w:w="1080" w:type="dxa"/>
              </w:tcPr>
            </w:tcPrChange>
          </w:tcPr>
          <w:p w14:paraId="127BF1CC" w14:textId="3AC3CD5D" w:rsidR="00FF4CD3" w:rsidDel="007E0F89" w:rsidRDefault="00FF4CD3" w:rsidP="00FF4CD3">
            <w:pPr>
              <w:spacing w:before="0" w:line="240" w:lineRule="auto"/>
              <w:contextualSpacing w:val="0"/>
              <w:rPr>
                <w:del w:id="4610" w:author="Phuong Truong Thi" w:date="2024-10-08T18:09:00Z"/>
                <w:rFonts w:ascii="Times New Roman" w:eastAsia="Times New Roman" w:hAnsi="Times New Roman"/>
                <w:sz w:val="24"/>
                <w:szCs w:val="24"/>
                <w:lang w:eastAsia="vi-VN"/>
              </w:rPr>
            </w:pPr>
            <w:ins w:id="4611" w:author="thu nga" w:date="2024-09-30T15:04:00Z">
              <w:del w:id="4612" w:author="Phuong Truong Thi" w:date="2024-10-08T18:09:00Z">
                <w:r w:rsidRPr="00D41C21" w:rsidDel="007E0F89">
                  <w:rPr>
                    <w:rFonts w:ascii="Times New Roman" w:hAnsi="Times New Roman"/>
                    <w:color w:val="000000"/>
                    <w:sz w:val="24"/>
                    <w:szCs w:val="24"/>
                    <w:lang w:val="vi-VN"/>
                  </w:rPr>
                  <w:delText>EZ/T24</w:delText>
                </w:r>
              </w:del>
            </w:ins>
          </w:p>
        </w:tc>
        <w:tc>
          <w:tcPr>
            <w:tcW w:w="1271" w:type="dxa"/>
            <w:tcPrChange w:id="4613" w:author="thu nga" w:date="2024-10-01T10:49:00Z">
              <w:tcPr>
                <w:tcW w:w="1080" w:type="dxa"/>
                <w:gridSpan w:val="2"/>
              </w:tcPr>
            </w:tcPrChange>
          </w:tcPr>
          <w:p w14:paraId="24CE4C39" w14:textId="104CA283" w:rsidR="00FF4CD3" w:rsidRPr="00AD0E1A" w:rsidDel="007E0F89" w:rsidRDefault="00FF4CD3" w:rsidP="00FF4CD3">
            <w:pPr>
              <w:spacing w:before="0" w:line="240" w:lineRule="auto"/>
              <w:contextualSpacing w:val="0"/>
              <w:rPr>
                <w:del w:id="4614" w:author="Phuong Truong Thi" w:date="2024-10-08T18:09:00Z"/>
                <w:rFonts w:ascii="Times New Roman" w:eastAsia="Times New Roman" w:hAnsi="Times New Roman"/>
                <w:sz w:val="24"/>
                <w:szCs w:val="24"/>
                <w:lang w:eastAsia="vi-VN"/>
              </w:rPr>
            </w:pPr>
            <w:del w:id="4615"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616" w:author="thu nga" w:date="2024-10-01T10:49:00Z">
              <w:tcPr>
                <w:tcW w:w="1890" w:type="dxa"/>
                <w:gridSpan w:val="3"/>
                <w:shd w:val="clear" w:color="auto" w:fill="auto"/>
                <w:noWrap/>
                <w:vAlign w:val="center"/>
              </w:tcPr>
            </w:tcPrChange>
          </w:tcPr>
          <w:p w14:paraId="194EDB4F" w14:textId="7F3FFBB5" w:rsidR="00FF4CD3" w:rsidRPr="006C7268" w:rsidDel="007E0F89" w:rsidRDefault="00FF4CD3" w:rsidP="00FF4CD3">
            <w:pPr>
              <w:spacing w:before="0" w:line="240" w:lineRule="auto"/>
              <w:contextualSpacing w:val="0"/>
              <w:rPr>
                <w:del w:id="4617" w:author="Phuong Truong Thi" w:date="2024-10-08T18:09:00Z"/>
                <w:rFonts w:ascii="Times New Roman" w:eastAsia="Times New Roman" w:hAnsi="Times New Roman"/>
                <w:sz w:val="24"/>
                <w:szCs w:val="24"/>
                <w:lang w:eastAsia="vi-VN"/>
              </w:rPr>
            </w:pPr>
            <w:del w:id="4618" w:author="Phuong Truong Thi" w:date="2024-10-08T18:09:00Z">
              <w:r w:rsidRPr="006C7268" w:rsidDel="007E0F89">
                <w:rPr>
                  <w:rFonts w:ascii="Times New Roman" w:eastAsia="Times New Roman" w:hAnsi="Times New Roman"/>
                  <w:sz w:val="24"/>
                  <w:szCs w:val="24"/>
                  <w:lang w:eastAsia="vi-VN"/>
                </w:rPr>
                <w:delText>DM_SEGMENT</w:delText>
              </w:r>
            </w:del>
          </w:p>
        </w:tc>
        <w:tc>
          <w:tcPr>
            <w:tcW w:w="1063" w:type="dxa"/>
            <w:tcPrChange w:id="4619" w:author="thu nga" w:date="2024-10-01T10:49:00Z">
              <w:tcPr>
                <w:tcW w:w="1260" w:type="dxa"/>
              </w:tcPr>
            </w:tcPrChange>
          </w:tcPr>
          <w:p w14:paraId="1603C324" w14:textId="57FB1DF9" w:rsidR="00FF4CD3" w:rsidDel="007E0F89" w:rsidRDefault="00FF4CD3" w:rsidP="00FF4CD3">
            <w:pPr>
              <w:spacing w:before="0" w:line="240" w:lineRule="auto"/>
              <w:contextualSpacing w:val="0"/>
              <w:jc w:val="center"/>
              <w:rPr>
                <w:del w:id="4620" w:author="Phuong Truong Thi" w:date="2024-10-08T18:09:00Z"/>
                <w:rFonts w:ascii="Times New Roman" w:eastAsia="Times New Roman" w:hAnsi="Times New Roman"/>
                <w:sz w:val="24"/>
                <w:szCs w:val="24"/>
                <w:lang w:eastAsia="vi-VN"/>
              </w:rPr>
            </w:pPr>
            <w:del w:id="4621"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7B3C7209" w14:textId="1913FF8B" w:rsidTr="7F5A6C64">
        <w:trPr>
          <w:trHeight w:val="276"/>
          <w:del w:id="4622" w:author="Phuong Truong Thi" w:date="2024-10-08T18:09:00Z"/>
          <w:trPrChange w:id="4623" w:author="thu nga" w:date="2024-10-01T10:49:00Z">
            <w:trPr>
              <w:gridBefore w:val="3"/>
              <w:gridAfter w:val="0"/>
              <w:trHeight w:val="276"/>
            </w:trPr>
          </w:trPrChange>
        </w:trPr>
        <w:tc>
          <w:tcPr>
            <w:tcW w:w="720" w:type="dxa"/>
            <w:shd w:val="clear" w:color="auto" w:fill="auto"/>
            <w:vAlign w:val="center"/>
            <w:tcPrChange w:id="4624" w:author="thu nga" w:date="2024-10-01T10:49:00Z">
              <w:tcPr>
                <w:tcW w:w="720" w:type="dxa"/>
                <w:shd w:val="clear" w:color="auto" w:fill="auto"/>
                <w:vAlign w:val="center"/>
              </w:tcPr>
            </w:tcPrChange>
          </w:tcPr>
          <w:p w14:paraId="2917DD5A" w14:textId="0D25797F" w:rsidR="00FF4CD3" w:rsidRPr="005A1D22" w:rsidDel="007E0F89" w:rsidRDefault="00FF4CD3" w:rsidP="00FF4CD3">
            <w:pPr>
              <w:pStyle w:val="ListParagraph"/>
              <w:numPr>
                <w:ilvl w:val="0"/>
                <w:numId w:val="61"/>
              </w:numPr>
              <w:spacing w:before="0" w:line="240" w:lineRule="auto"/>
              <w:contextualSpacing w:val="0"/>
              <w:jc w:val="left"/>
              <w:rPr>
                <w:del w:id="4625" w:author="Phuong Truong Thi" w:date="2024-10-08T18:09:00Z"/>
                <w:rFonts w:eastAsia="Times New Roman"/>
                <w:szCs w:val="24"/>
                <w:lang w:val="vi-VN" w:eastAsia="vi-VN"/>
              </w:rPr>
            </w:pPr>
          </w:p>
        </w:tc>
        <w:tc>
          <w:tcPr>
            <w:tcW w:w="1355" w:type="dxa"/>
            <w:gridSpan w:val="2"/>
            <w:shd w:val="clear" w:color="auto" w:fill="auto"/>
            <w:vAlign w:val="center"/>
            <w:tcPrChange w:id="4626" w:author="thu nga" w:date="2024-10-01T10:49:00Z">
              <w:tcPr>
                <w:tcW w:w="1710" w:type="dxa"/>
                <w:gridSpan w:val="3"/>
                <w:shd w:val="clear" w:color="auto" w:fill="auto"/>
                <w:vAlign w:val="center"/>
              </w:tcPr>
            </w:tcPrChange>
          </w:tcPr>
          <w:p w14:paraId="13938CF5" w14:textId="3111F025" w:rsidR="00FF4CD3" w:rsidRPr="005A1D22" w:rsidDel="007E0F89" w:rsidRDefault="00FF4CD3" w:rsidP="00FF4CD3">
            <w:pPr>
              <w:spacing w:before="0" w:line="240" w:lineRule="auto"/>
              <w:contextualSpacing w:val="0"/>
              <w:rPr>
                <w:del w:id="4627" w:author="Phuong Truong Thi" w:date="2024-10-08T18:09:00Z"/>
                <w:rFonts w:ascii="Times New Roman" w:hAnsi="Times New Roman"/>
                <w:color w:val="000000"/>
                <w:sz w:val="24"/>
                <w:szCs w:val="24"/>
              </w:rPr>
            </w:pPr>
            <w:del w:id="4628" w:author="Phuong Truong Thi" w:date="2024-10-08T18:09:00Z">
              <w:r w:rsidRPr="005A1D22" w:rsidDel="007E0F89">
                <w:rPr>
                  <w:rFonts w:ascii="Times New Roman" w:hAnsi="Times New Roman"/>
                  <w:color w:val="000000"/>
                  <w:sz w:val="24"/>
                  <w:szCs w:val="24"/>
                </w:rPr>
                <w:delText>Ngày định danh</w:delText>
              </w:r>
            </w:del>
          </w:p>
        </w:tc>
        <w:tc>
          <w:tcPr>
            <w:tcW w:w="2610" w:type="dxa"/>
            <w:vAlign w:val="center"/>
            <w:tcPrChange w:id="4629" w:author="thu nga" w:date="2024-10-01T10:49:00Z">
              <w:tcPr>
                <w:tcW w:w="2610" w:type="dxa"/>
                <w:vAlign w:val="center"/>
              </w:tcPr>
            </w:tcPrChange>
          </w:tcPr>
          <w:p w14:paraId="3BDD67E7" w14:textId="155D4915" w:rsidR="00FF4CD3" w:rsidRPr="008C1DA1" w:rsidDel="007E0F89" w:rsidRDefault="00FF4CD3" w:rsidP="00FF4CD3">
            <w:pPr>
              <w:spacing w:before="0" w:line="240" w:lineRule="auto"/>
              <w:contextualSpacing w:val="0"/>
              <w:rPr>
                <w:del w:id="4630" w:author="Phuong Truong Thi" w:date="2024-10-08T18:09:00Z"/>
                <w:rFonts w:ascii="Times New Roman" w:eastAsia="Times New Roman" w:hAnsi="Times New Roman"/>
                <w:sz w:val="24"/>
                <w:szCs w:val="24"/>
                <w:lang w:eastAsia="vi-VN"/>
              </w:rPr>
            </w:pPr>
            <w:del w:id="4631" w:author="Phuong Truong Thi" w:date="2024-10-08T18:09:00Z">
              <w:r w:rsidRPr="008C1DA1" w:rsidDel="007E0F89">
                <w:rPr>
                  <w:rFonts w:ascii="Times New Roman" w:hAnsi="Times New Roman"/>
                  <w:color w:val="000000"/>
                  <w:sz w:val="24"/>
                  <w:szCs w:val="24"/>
                </w:rPr>
                <w:delText>Ngày gần nhất KH được định danh lên phân khúc hiện tại</w:delText>
              </w:r>
            </w:del>
          </w:p>
        </w:tc>
        <w:tc>
          <w:tcPr>
            <w:tcW w:w="1080" w:type="dxa"/>
            <w:tcPrChange w:id="4632" w:author="thu nga" w:date="2024-10-01T10:49:00Z">
              <w:tcPr>
                <w:tcW w:w="1080" w:type="dxa"/>
              </w:tcPr>
            </w:tcPrChange>
          </w:tcPr>
          <w:p w14:paraId="3A3C8BD2" w14:textId="65740BC1" w:rsidR="00FF4CD3" w:rsidDel="007E0F89" w:rsidRDefault="00FF4CD3" w:rsidP="00FF4CD3">
            <w:pPr>
              <w:spacing w:before="0" w:line="240" w:lineRule="auto"/>
              <w:contextualSpacing w:val="0"/>
              <w:rPr>
                <w:del w:id="4633" w:author="Phuong Truong Thi" w:date="2024-10-08T18:09:00Z"/>
                <w:rFonts w:ascii="Times New Roman" w:eastAsia="Times New Roman" w:hAnsi="Times New Roman"/>
                <w:sz w:val="24"/>
                <w:szCs w:val="24"/>
                <w:lang w:eastAsia="vi-VN"/>
              </w:rPr>
            </w:pPr>
            <w:ins w:id="4634" w:author="thu nga" w:date="2024-09-30T15:04:00Z">
              <w:del w:id="4635" w:author="Phuong Truong Thi" w:date="2024-10-08T18:09:00Z">
                <w:r w:rsidRPr="00D41C21" w:rsidDel="007E0F89">
                  <w:rPr>
                    <w:rFonts w:ascii="Times New Roman" w:hAnsi="Times New Roman"/>
                    <w:color w:val="000000"/>
                    <w:sz w:val="24"/>
                    <w:szCs w:val="24"/>
                    <w:lang w:val="vi-VN"/>
                  </w:rPr>
                  <w:delText>EZ/T24</w:delText>
                </w:r>
              </w:del>
            </w:ins>
          </w:p>
        </w:tc>
        <w:tc>
          <w:tcPr>
            <w:tcW w:w="1271" w:type="dxa"/>
            <w:tcPrChange w:id="4636" w:author="thu nga" w:date="2024-10-01T10:49:00Z">
              <w:tcPr>
                <w:tcW w:w="1080" w:type="dxa"/>
                <w:gridSpan w:val="2"/>
              </w:tcPr>
            </w:tcPrChange>
          </w:tcPr>
          <w:p w14:paraId="1E933C84" w14:textId="3ACE1D27" w:rsidR="00FF4CD3" w:rsidRPr="00AD0E1A" w:rsidDel="007E0F89" w:rsidRDefault="00FF4CD3" w:rsidP="00FF4CD3">
            <w:pPr>
              <w:spacing w:before="0" w:line="240" w:lineRule="auto"/>
              <w:contextualSpacing w:val="0"/>
              <w:rPr>
                <w:del w:id="4637" w:author="Phuong Truong Thi" w:date="2024-10-08T18:09:00Z"/>
                <w:rFonts w:ascii="Times New Roman" w:eastAsia="Times New Roman" w:hAnsi="Times New Roman"/>
                <w:sz w:val="24"/>
                <w:szCs w:val="24"/>
                <w:lang w:eastAsia="vi-VN"/>
              </w:rPr>
            </w:pPr>
            <w:del w:id="4638" w:author="Phuong Truong Thi" w:date="2024-10-08T18:09:00Z">
              <w:r w:rsidDel="007E0F89">
                <w:rPr>
                  <w:rFonts w:ascii="Times New Roman" w:eastAsia="Times New Roman" w:hAnsi="Times New Roman"/>
                  <w:sz w:val="24"/>
                  <w:szCs w:val="24"/>
                  <w:lang w:eastAsia="vi-VN"/>
                </w:rPr>
                <w:delText>Date</w:delText>
              </w:r>
            </w:del>
          </w:p>
        </w:tc>
        <w:tc>
          <w:tcPr>
            <w:tcW w:w="1063" w:type="dxa"/>
            <w:shd w:val="clear" w:color="auto" w:fill="auto"/>
            <w:noWrap/>
            <w:vAlign w:val="center"/>
            <w:tcPrChange w:id="4639" w:author="thu nga" w:date="2024-10-01T10:49:00Z">
              <w:tcPr>
                <w:tcW w:w="1890" w:type="dxa"/>
                <w:gridSpan w:val="3"/>
                <w:shd w:val="clear" w:color="auto" w:fill="auto"/>
                <w:noWrap/>
                <w:vAlign w:val="center"/>
              </w:tcPr>
            </w:tcPrChange>
          </w:tcPr>
          <w:p w14:paraId="11855F8F" w14:textId="10412821" w:rsidR="00FF4CD3" w:rsidRPr="00AD0E1A" w:rsidDel="007E0F89" w:rsidRDefault="00FF4CD3" w:rsidP="00FF4CD3">
            <w:pPr>
              <w:spacing w:before="0" w:line="240" w:lineRule="auto"/>
              <w:contextualSpacing w:val="0"/>
              <w:rPr>
                <w:del w:id="4640" w:author="Phuong Truong Thi" w:date="2024-10-08T18:09:00Z"/>
                <w:rFonts w:ascii="Times New Roman" w:eastAsia="Times New Roman" w:hAnsi="Times New Roman"/>
                <w:color w:val="FF0000"/>
                <w:sz w:val="24"/>
                <w:szCs w:val="24"/>
                <w:lang w:eastAsia="vi-VN"/>
              </w:rPr>
            </w:pPr>
          </w:p>
        </w:tc>
        <w:tc>
          <w:tcPr>
            <w:tcW w:w="1063" w:type="dxa"/>
            <w:tcPrChange w:id="4641" w:author="thu nga" w:date="2024-10-01T10:49:00Z">
              <w:tcPr>
                <w:tcW w:w="1260" w:type="dxa"/>
              </w:tcPr>
            </w:tcPrChange>
          </w:tcPr>
          <w:p w14:paraId="22D90909" w14:textId="44CA1EFF" w:rsidR="00FF4CD3" w:rsidDel="007E0F89" w:rsidRDefault="00FF4CD3" w:rsidP="00FF4CD3">
            <w:pPr>
              <w:spacing w:before="0" w:line="240" w:lineRule="auto"/>
              <w:contextualSpacing w:val="0"/>
              <w:jc w:val="center"/>
              <w:rPr>
                <w:del w:id="4642" w:author="Phuong Truong Thi" w:date="2024-10-08T18:09:00Z"/>
                <w:rFonts w:ascii="Times New Roman" w:eastAsia="Times New Roman" w:hAnsi="Times New Roman"/>
                <w:sz w:val="24"/>
                <w:szCs w:val="24"/>
                <w:lang w:eastAsia="vi-VN"/>
              </w:rPr>
            </w:pPr>
            <w:del w:id="4643"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486F7B90" w14:textId="401169F3" w:rsidTr="7F5A6C64">
        <w:trPr>
          <w:trHeight w:val="276"/>
          <w:del w:id="4644" w:author="Phuong Truong Thi" w:date="2024-10-08T18:09:00Z"/>
          <w:trPrChange w:id="4645" w:author="thu nga" w:date="2024-10-01T10:48:00Z">
            <w:trPr>
              <w:gridBefore w:val="3"/>
              <w:gridAfter w:val="0"/>
              <w:trHeight w:val="276"/>
            </w:trPr>
          </w:trPrChange>
        </w:trPr>
        <w:tc>
          <w:tcPr>
            <w:tcW w:w="1080" w:type="dxa"/>
            <w:gridSpan w:val="2"/>
            <w:tcPrChange w:id="4646" w:author="thu nga" w:date="2024-10-01T10:48:00Z">
              <w:tcPr>
                <w:tcW w:w="1080" w:type="dxa"/>
                <w:gridSpan w:val="3"/>
              </w:tcPr>
            </w:tcPrChange>
          </w:tcPr>
          <w:p w14:paraId="2C0498C1" w14:textId="2F3F4858" w:rsidR="00FF4CD3" w:rsidRPr="008C1DA1" w:rsidDel="007E0F89" w:rsidRDefault="00FF4CD3" w:rsidP="00475D28">
            <w:pPr>
              <w:spacing w:before="0" w:line="240" w:lineRule="auto"/>
              <w:contextualSpacing w:val="0"/>
              <w:rPr>
                <w:del w:id="4647" w:author="Phuong Truong Thi" w:date="2024-10-08T18:09:00Z"/>
                <w:rFonts w:ascii="Times New Roman" w:eastAsia="Times New Roman" w:hAnsi="Times New Roman"/>
                <w:sz w:val="24"/>
                <w:szCs w:val="24"/>
                <w:lang w:eastAsia="vi-VN"/>
              </w:rPr>
            </w:pPr>
          </w:p>
        </w:tc>
        <w:tc>
          <w:tcPr>
            <w:tcW w:w="8082" w:type="dxa"/>
            <w:gridSpan w:val="6"/>
            <w:tcPrChange w:id="4648" w:author="thu nga" w:date="2024-10-01T10:48:00Z">
              <w:tcPr>
                <w:tcW w:w="9270" w:type="dxa"/>
                <w:gridSpan w:val="9"/>
              </w:tcPr>
            </w:tcPrChange>
          </w:tcPr>
          <w:p w14:paraId="2C475AB4" w14:textId="59C04484" w:rsidR="00FF4CD3" w:rsidRPr="008C1DA1" w:rsidDel="007E0F89" w:rsidRDefault="00FF4CD3" w:rsidP="00475D28">
            <w:pPr>
              <w:spacing w:before="0" w:line="240" w:lineRule="auto"/>
              <w:contextualSpacing w:val="0"/>
              <w:rPr>
                <w:del w:id="4649" w:author="Phuong Truong Thi" w:date="2024-10-08T18:09:00Z"/>
                <w:rFonts w:ascii="Times New Roman" w:eastAsia="Times New Roman" w:hAnsi="Times New Roman"/>
                <w:sz w:val="24"/>
                <w:szCs w:val="24"/>
                <w:lang w:eastAsia="vi-VN"/>
              </w:rPr>
            </w:pPr>
            <w:del w:id="4650" w:author="Phuong Truong Thi" w:date="2024-10-08T18:09:00Z">
              <w:r w:rsidRPr="008C1DA1" w:rsidDel="007E0F89">
                <w:rPr>
                  <w:rFonts w:ascii="Times New Roman" w:eastAsia="Times New Roman" w:hAnsi="Times New Roman"/>
                  <w:sz w:val="24"/>
                  <w:szCs w:val="24"/>
                  <w:lang w:eastAsia="vi-VN"/>
                </w:rPr>
                <w:delText>Thông tin phân khúc AF</w:delText>
              </w:r>
            </w:del>
          </w:p>
        </w:tc>
      </w:tr>
      <w:tr w:rsidR="00FF4CD3" w:rsidRPr="00AD0E1A" w:rsidDel="007E0F89" w14:paraId="6CC580AE" w14:textId="6FAAF125" w:rsidTr="7F5A6C64">
        <w:trPr>
          <w:trHeight w:val="276"/>
          <w:del w:id="4651" w:author="Phuong Truong Thi" w:date="2024-10-08T18:09:00Z"/>
          <w:trPrChange w:id="4652" w:author="thu nga" w:date="2024-10-01T10:49:00Z">
            <w:trPr>
              <w:gridBefore w:val="3"/>
              <w:gridAfter w:val="0"/>
              <w:trHeight w:val="276"/>
            </w:trPr>
          </w:trPrChange>
        </w:trPr>
        <w:tc>
          <w:tcPr>
            <w:tcW w:w="720" w:type="dxa"/>
            <w:shd w:val="clear" w:color="auto" w:fill="auto"/>
            <w:vAlign w:val="center"/>
            <w:tcPrChange w:id="4653" w:author="thu nga" w:date="2024-10-01T10:49:00Z">
              <w:tcPr>
                <w:tcW w:w="720" w:type="dxa"/>
                <w:shd w:val="clear" w:color="auto" w:fill="auto"/>
                <w:vAlign w:val="center"/>
              </w:tcPr>
            </w:tcPrChange>
          </w:tcPr>
          <w:p w14:paraId="059E9780" w14:textId="771A5BA0" w:rsidR="00FF4CD3" w:rsidRPr="005A1D22" w:rsidDel="007E0F89" w:rsidRDefault="00FF4CD3" w:rsidP="00FF4CD3">
            <w:pPr>
              <w:pStyle w:val="ListParagraph"/>
              <w:numPr>
                <w:ilvl w:val="0"/>
                <w:numId w:val="61"/>
              </w:numPr>
              <w:spacing w:before="0" w:line="240" w:lineRule="auto"/>
              <w:contextualSpacing w:val="0"/>
              <w:jc w:val="left"/>
              <w:rPr>
                <w:del w:id="4654" w:author="Phuong Truong Thi" w:date="2024-10-08T18:09:00Z"/>
                <w:rFonts w:eastAsia="Times New Roman"/>
                <w:szCs w:val="24"/>
                <w:lang w:val="vi-VN" w:eastAsia="vi-VN"/>
              </w:rPr>
            </w:pPr>
          </w:p>
        </w:tc>
        <w:tc>
          <w:tcPr>
            <w:tcW w:w="1355" w:type="dxa"/>
            <w:gridSpan w:val="2"/>
            <w:shd w:val="clear" w:color="auto" w:fill="auto"/>
            <w:vAlign w:val="center"/>
            <w:tcPrChange w:id="4655" w:author="thu nga" w:date="2024-10-01T10:49:00Z">
              <w:tcPr>
                <w:tcW w:w="1710" w:type="dxa"/>
                <w:gridSpan w:val="3"/>
                <w:shd w:val="clear" w:color="auto" w:fill="auto"/>
                <w:vAlign w:val="center"/>
              </w:tcPr>
            </w:tcPrChange>
          </w:tcPr>
          <w:p w14:paraId="3026B662" w14:textId="3364978E" w:rsidR="00FF4CD3" w:rsidRPr="005A1D22" w:rsidDel="007E0F89" w:rsidRDefault="00FF4CD3" w:rsidP="00FF4CD3">
            <w:pPr>
              <w:spacing w:before="0" w:line="240" w:lineRule="auto"/>
              <w:contextualSpacing w:val="0"/>
              <w:rPr>
                <w:del w:id="4656" w:author="Phuong Truong Thi" w:date="2024-10-08T18:09:00Z"/>
                <w:rFonts w:ascii="Times New Roman" w:hAnsi="Times New Roman"/>
                <w:color w:val="000000"/>
                <w:sz w:val="24"/>
                <w:szCs w:val="24"/>
              </w:rPr>
            </w:pPr>
            <w:del w:id="4657" w:author="Phuong Truong Thi" w:date="2024-10-08T18:09:00Z">
              <w:r w:rsidRPr="005A1D22" w:rsidDel="007E0F89">
                <w:rPr>
                  <w:rFonts w:ascii="Times New Roman" w:hAnsi="Times New Roman"/>
                  <w:color w:val="000000"/>
                  <w:sz w:val="24"/>
                  <w:szCs w:val="24"/>
                </w:rPr>
                <w:delText>Nhóm định danh KH</w:delText>
              </w:r>
            </w:del>
          </w:p>
        </w:tc>
        <w:tc>
          <w:tcPr>
            <w:tcW w:w="2610" w:type="dxa"/>
            <w:vAlign w:val="center"/>
            <w:tcPrChange w:id="4658" w:author="thu nga" w:date="2024-10-01T10:49:00Z">
              <w:tcPr>
                <w:tcW w:w="2610" w:type="dxa"/>
                <w:vAlign w:val="center"/>
              </w:tcPr>
            </w:tcPrChange>
          </w:tcPr>
          <w:p w14:paraId="56B87D72" w14:textId="53996C86" w:rsidR="00FF4CD3" w:rsidRPr="008C1DA1" w:rsidDel="007E0F89" w:rsidRDefault="00FF4CD3" w:rsidP="00FF4CD3">
            <w:pPr>
              <w:spacing w:before="0" w:line="240" w:lineRule="auto"/>
              <w:contextualSpacing w:val="0"/>
              <w:jc w:val="left"/>
              <w:rPr>
                <w:del w:id="4659" w:author="Phuong Truong Thi" w:date="2024-10-08T18:09:00Z"/>
                <w:rFonts w:ascii="Times New Roman" w:eastAsia="Times New Roman" w:hAnsi="Times New Roman"/>
                <w:sz w:val="24"/>
                <w:szCs w:val="24"/>
                <w:lang w:eastAsia="vi-VN"/>
              </w:rPr>
            </w:pPr>
            <w:del w:id="4660" w:author="Phuong Truong Thi" w:date="2024-10-08T18:09:00Z">
              <w:r w:rsidRPr="008C1DA1" w:rsidDel="007E0F89">
                <w:rPr>
                  <w:rFonts w:ascii="Times New Roman" w:hAnsi="Times New Roman"/>
                  <w:color w:val="000000"/>
                  <w:sz w:val="24"/>
                  <w:szCs w:val="24"/>
                </w:rPr>
                <w:delText>Vip group</w:delText>
              </w:r>
              <w:r w:rsidRPr="008C1DA1" w:rsidDel="007E0F89">
                <w:rPr>
                  <w:rFonts w:ascii="Times New Roman" w:hAnsi="Times New Roman"/>
                  <w:color w:val="000000"/>
                  <w:sz w:val="24"/>
                  <w:szCs w:val="24"/>
                </w:rPr>
                <w:br/>
                <w:delText>Phân loại KH Vip theo nhóm điều kiện định danh ( Ví dụ AUM, CASA, EX, FAMILY, STAFF, HOMELOAN, VNA..  )</w:delText>
              </w:r>
            </w:del>
          </w:p>
        </w:tc>
        <w:tc>
          <w:tcPr>
            <w:tcW w:w="1080" w:type="dxa"/>
            <w:tcPrChange w:id="4661" w:author="thu nga" w:date="2024-10-01T10:49:00Z">
              <w:tcPr>
                <w:tcW w:w="1080" w:type="dxa"/>
              </w:tcPr>
            </w:tcPrChange>
          </w:tcPr>
          <w:p w14:paraId="0458FA64" w14:textId="59969435" w:rsidR="00FF4CD3" w:rsidRPr="008B48C5" w:rsidDel="007E0F89" w:rsidRDefault="00FF4CD3" w:rsidP="00FF4CD3">
            <w:pPr>
              <w:spacing w:before="0" w:line="240" w:lineRule="auto"/>
              <w:contextualSpacing w:val="0"/>
              <w:rPr>
                <w:del w:id="4662" w:author="Phuong Truong Thi" w:date="2024-10-08T18:09:00Z"/>
                <w:rFonts w:ascii="Times New Roman" w:eastAsia="Times New Roman" w:hAnsi="Times New Roman"/>
                <w:sz w:val="24"/>
                <w:szCs w:val="24"/>
                <w:lang w:eastAsia="vi-VN"/>
              </w:rPr>
            </w:pPr>
            <w:ins w:id="4663" w:author="thu nga" w:date="2024-09-30T15:04:00Z">
              <w:del w:id="4664" w:author="Phuong Truong Thi" w:date="2024-10-08T18:09:00Z">
                <w:r w:rsidRPr="002C5AA5" w:rsidDel="007E0F89">
                  <w:rPr>
                    <w:rFonts w:ascii="Times New Roman" w:hAnsi="Times New Roman"/>
                    <w:color w:val="000000"/>
                    <w:sz w:val="24"/>
                    <w:szCs w:val="24"/>
                    <w:lang w:val="vi-VN"/>
                  </w:rPr>
                  <w:delText>EZ/T24</w:delText>
                </w:r>
              </w:del>
            </w:ins>
          </w:p>
        </w:tc>
        <w:tc>
          <w:tcPr>
            <w:tcW w:w="1271" w:type="dxa"/>
            <w:tcPrChange w:id="4665" w:author="thu nga" w:date="2024-10-01T10:49:00Z">
              <w:tcPr>
                <w:tcW w:w="1080" w:type="dxa"/>
                <w:gridSpan w:val="2"/>
              </w:tcPr>
            </w:tcPrChange>
          </w:tcPr>
          <w:p w14:paraId="582F9FDF" w14:textId="7604DFF9" w:rsidR="00FF4CD3" w:rsidDel="007E0F89" w:rsidRDefault="00FF4CD3" w:rsidP="00FF4CD3">
            <w:pPr>
              <w:spacing w:before="0" w:line="240" w:lineRule="auto"/>
              <w:contextualSpacing w:val="0"/>
              <w:rPr>
                <w:del w:id="4666" w:author="Phuong Truong Thi" w:date="2024-10-08T18:09:00Z"/>
                <w:rFonts w:ascii="Times New Roman" w:eastAsia="Times New Roman" w:hAnsi="Times New Roman"/>
                <w:sz w:val="24"/>
                <w:szCs w:val="24"/>
                <w:lang w:eastAsia="vi-VN"/>
              </w:rPr>
            </w:pPr>
            <w:del w:id="4667" w:author="Phuong Truong Thi" w:date="2024-10-08T18:09:00Z">
              <w:r w:rsidRPr="008B48C5"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668" w:author="thu nga" w:date="2024-10-01T10:49:00Z">
              <w:tcPr>
                <w:tcW w:w="1890" w:type="dxa"/>
                <w:gridSpan w:val="3"/>
                <w:shd w:val="clear" w:color="auto" w:fill="auto"/>
                <w:noWrap/>
                <w:vAlign w:val="center"/>
              </w:tcPr>
            </w:tcPrChange>
          </w:tcPr>
          <w:p w14:paraId="361518C9" w14:textId="341158E8" w:rsidR="00FF4CD3" w:rsidRPr="00AD0E1A" w:rsidDel="007E0F89" w:rsidRDefault="00FF4CD3" w:rsidP="00FF4CD3">
            <w:pPr>
              <w:spacing w:before="0" w:line="240" w:lineRule="auto"/>
              <w:contextualSpacing w:val="0"/>
              <w:rPr>
                <w:del w:id="4669" w:author="Phuong Truong Thi" w:date="2024-10-08T18:09:00Z"/>
                <w:rFonts w:ascii="Times New Roman" w:eastAsia="Times New Roman" w:hAnsi="Times New Roman"/>
                <w:color w:val="FF0000"/>
                <w:sz w:val="24"/>
                <w:szCs w:val="24"/>
                <w:lang w:eastAsia="vi-VN"/>
              </w:rPr>
            </w:pPr>
          </w:p>
        </w:tc>
        <w:tc>
          <w:tcPr>
            <w:tcW w:w="1063" w:type="dxa"/>
            <w:tcPrChange w:id="4670" w:author="thu nga" w:date="2024-10-01T10:49:00Z">
              <w:tcPr>
                <w:tcW w:w="1260" w:type="dxa"/>
              </w:tcPr>
            </w:tcPrChange>
          </w:tcPr>
          <w:p w14:paraId="4AF32454" w14:textId="634881DD" w:rsidR="00FF4CD3" w:rsidDel="007E0F89" w:rsidRDefault="00FF4CD3" w:rsidP="00FF4CD3">
            <w:pPr>
              <w:spacing w:before="0" w:line="240" w:lineRule="auto"/>
              <w:contextualSpacing w:val="0"/>
              <w:jc w:val="center"/>
              <w:rPr>
                <w:del w:id="4671" w:author="Phuong Truong Thi" w:date="2024-10-08T18:09:00Z"/>
                <w:rFonts w:ascii="Times New Roman" w:eastAsia="Times New Roman" w:hAnsi="Times New Roman"/>
                <w:sz w:val="24"/>
                <w:szCs w:val="24"/>
                <w:lang w:eastAsia="vi-VN"/>
              </w:rPr>
            </w:pPr>
            <w:del w:id="467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499AAACE" w14:textId="1CC1834A" w:rsidTr="7F5A6C64">
        <w:trPr>
          <w:trHeight w:val="276"/>
          <w:del w:id="4673" w:author="Phuong Truong Thi" w:date="2024-10-08T18:09:00Z"/>
          <w:trPrChange w:id="4674" w:author="thu nga" w:date="2024-10-01T10:49:00Z">
            <w:trPr>
              <w:gridBefore w:val="3"/>
              <w:gridAfter w:val="0"/>
              <w:trHeight w:val="276"/>
            </w:trPr>
          </w:trPrChange>
        </w:trPr>
        <w:tc>
          <w:tcPr>
            <w:tcW w:w="720" w:type="dxa"/>
            <w:shd w:val="clear" w:color="auto" w:fill="auto"/>
            <w:vAlign w:val="center"/>
            <w:tcPrChange w:id="4675" w:author="thu nga" w:date="2024-10-01T10:49:00Z">
              <w:tcPr>
                <w:tcW w:w="720" w:type="dxa"/>
                <w:shd w:val="clear" w:color="auto" w:fill="auto"/>
                <w:vAlign w:val="center"/>
              </w:tcPr>
            </w:tcPrChange>
          </w:tcPr>
          <w:p w14:paraId="5D24602B" w14:textId="0BF20DEF" w:rsidR="00FF4CD3" w:rsidRPr="005A1D22" w:rsidDel="007E0F89" w:rsidRDefault="00FF4CD3" w:rsidP="00FF4CD3">
            <w:pPr>
              <w:pStyle w:val="ListParagraph"/>
              <w:numPr>
                <w:ilvl w:val="0"/>
                <w:numId w:val="61"/>
              </w:numPr>
              <w:spacing w:before="0" w:line="240" w:lineRule="auto"/>
              <w:contextualSpacing w:val="0"/>
              <w:jc w:val="left"/>
              <w:rPr>
                <w:del w:id="4676" w:author="Phuong Truong Thi" w:date="2024-10-08T18:09:00Z"/>
                <w:rFonts w:eastAsia="Times New Roman"/>
                <w:szCs w:val="24"/>
                <w:lang w:val="vi-VN" w:eastAsia="vi-VN"/>
              </w:rPr>
            </w:pPr>
          </w:p>
        </w:tc>
        <w:tc>
          <w:tcPr>
            <w:tcW w:w="1355" w:type="dxa"/>
            <w:gridSpan w:val="2"/>
            <w:shd w:val="clear" w:color="auto" w:fill="auto"/>
            <w:vAlign w:val="center"/>
            <w:tcPrChange w:id="4677" w:author="thu nga" w:date="2024-10-01T10:49:00Z">
              <w:tcPr>
                <w:tcW w:w="1710" w:type="dxa"/>
                <w:gridSpan w:val="3"/>
                <w:shd w:val="clear" w:color="auto" w:fill="auto"/>
                <w:vAlign w:val="center"/>
              </w:tcPr>
            </w:tcPrChange>
          </w:tcPr>
          <w:p w14:paraId="578A35A7" w14:textId="742C82B6" w:rsidR="00FF4CD3" w:rsidRPr="005A1D22" w:rsidDel="007E0F89" w:rsidRDefault="00FF4CD3" w:rsidP="00FF4CD3">
            <w:pPr>
              <w:spacing w:before="0" w:line="240" w:lineRule="auto"/>
              <w:contextualSpacing w:val="0"/>
              <w:rPr>
                <w:del w:id="4678" w:author="Phuong Truong Thi" w:date="2024-10-08T18:09:00Z"/>
                <w:rFonts w:ascii="Times New Roman" w:hAnsi="Times New Roman"/>
                <w:color w:val="000000"/>
                <w:sz w:val="24"/>
                <w:szCs w:val="24"/>
              </w:rPr>
            </w:pPr>
            <w:del w:id="4679" w:author="Phuong Truong Thi" w:date="2024-10-08T18:09:00Z">
              <w:r w:rsidRPr="005A1D22" w:rsidDel="007E0F89">
                <w:rPr>
                  <w:rFonts w:ascii="Times New Roman" w:hAnsi="Times New Roman"/>
                  <w:color w:val="000000"/>
                  <w:sz w:val="24"/>
                  <w:szCs w:val="24"/>
                </w:rPr>
                <w:delText>Thông tin chi tiết nhóm KHUT</w:delText>
              </w:r>
            </w:del>
          </w:p>
        </w:tc>
        <w:tc>
          <w:tcPr>
            <w:tcW w:w="2610" w:type="dxa"/>
            <w:vAlign w:val="center"/>
            <w:tcPrChange w:id="4680" w:author="thu nga" w:date="2024-10-01T10:49:00Z">
              <w:tcPr>
                <w:tcW w:w="2610" w:type="dxa"/>
                <w:vAlign w:val="center"/>
              </w:tcPr>
            </w:tcPrChange>
          </w:tcPr>
          <w:p w14:paraId="736894BB" w14:textId="7F59963D" w:rsidR="00FF4CD3" w:rsidRPr="008C1DA1" w:rsidDel="007E0F89" w:rsidRDefault="00FF4CD3" w:rsidP="00FF4CD3">
            <w:pPr>
              <w:spacing w:before="0" w:line="240" w:lineRule="auto"/>
              <w:contextualSpacing w:val="0"/>
              <w:jc w:val="left"/>
              <w:rPr>
                <w:del w:id="4681" w:author="Phuong Truong Thi" w:date="2024-10-08T18:09:00Z"/>
                <w:rFonts w:ascii="Times New Roman" w:eastAsia="Times New Roman" w:hAnsi="Times New Roman"/>
                <w:sz w:val="24"/>
                <w:szCs w:val="24"/>
                <w:lang w:eastAsia="vi-VN"/>
              </w:rPr>
            </w:pPr>
            <w:del w:id="4682" w:author="Phuong Truong Thi" w:date="2024-10-08T18:09:00Z">
              <w:r w:rsidRPr="008C1DA1" w:rsidDel="007E0F89">
                <w:rPr>
                  <w:rFonts w:ascii="Times New Roman" w:hAnsi="Times New Roman"/>
                  <w:color w:val="000000"/>
                  <w:sz w:val="24"/>
                  <w:szCs w:val="24"/>
                </w:rPr>
                <w:delText>Vip Infor</w:delText>
              </w:r>
              <w:r w:rsidRPr="008C1DA1" w:rsidDel="007E0F89">
                <w:rPr>
                  <w:rFonts w:ascii="Times New Roman" w:hAnsi="Times New Roman"/>
                  <w:color w:val="000000"/>
                  <w:sz w:val="24"/>
                  <w:szCs w:val="24"/>
                </w:rPr>
                <w:br/>
                <w:delText>Thông tin chi tiết KHUT, bổ sung nhiều thông tin hơn cho nhiều mục đích quản lý khách hàng ưu tiên (để có thể nhận diện được các chương trình cho khách hàng) định danh KH ưu tiêu, EX là experience (k đủ đk AUM), Ví dụ VP Staff, VP Staff Exco, Family con, Family chong, Family BM</w:delText>
              </w:r>
            </w:del>
          </w:p>
        </w:tc>
        <w:tc>
          <w:tcPr>
            <w:tcW w:w="1080" w:type="dxa"/>
            <w:tcPrChange w:id="4683" w:author="thu nga" w:date="2024-10-01T10:49:00Z">
              <w:tcPr>
                <w:tcW w:w="1080" w:type="dxa"/>
              </w:tcPr>
            </w:tcPrChange>
          </w:tcPr>
          <w:p w14:paraId="3126C78F" w14:textId="440EB880" w:rsidR="00FF4CD3" w:rsidRPr="008B48C5" w:rsidDel="007E0F89" w:rsidRDefault="00FF4CD3" w:rsidP="00FF4CD3">
            <w:pPr>
              <w:spacing w:before="0" w:line="240" w:lineRule="auto"/>
              <w:contextualSpacing w:val="0"/>
              <w:rPr>
                <w:del w:id="4684" w:author="Phuong Truong Thi" w:date="2024-10-08T18:09:00Z"/>
                <w:rFonts w:ascii="Times New Roman" w:eastAsia="Times New Roman" w:hAnsi="Times New Roman"/>
                <w:sz w:val="24"/>
                <w:szCs w:val="24"/>
                <w:lang w:eastAsia="vi-VN"/>
              </w:rPr>
            </w:pPr>
            <w:ins w:id="4685" w:author="thu nga" w:date="2024-09-30T15:04:00Z">
              <w:del w:id="4686" w:author="Phuong Truong Thi" w:date="2024-10-08T18:09:00Z">
                <w:r w:rsidRPr="002C5AA5" w:rsidDel="007E0F89">
                  <w:rPr>
                    <w:rFonts w:ascii="Times New Roman" w:hAnsi="Times New Roman"/>
                    <w:color w:val="000000"/>
                    <w:sz w:val="24"/>
                    <w:szCs w:val="24"/>
                    <w:lang w:val="vi-VN"/>
                  </w:rPr>
                  <w:delText>EZ/T24</w:delText>
                </w:r>
              </w:del>
            </w:ins>
          </w:p>
        </w:tc>
        <w:tc>
          <w:tcPr>
            <w:tcW w:w="1271" w:type="dxa"/>
            <w:tcPrChange w:id="4687" w:author="thu nga" w:date="2024-10-01T10:49:00Z">
              <w:tcPr>
                <w:tcW w:w="1080" w:type="dxa"/>
                <w:gridSpan w:val="2"/>
              </w:tcPr>
            </w:tcPrChange>
          </w:tcPr>
          <w:p w14:paraId="6C3924F4" w14:textId="4DA94BE3" w:rsidR="00FF4CD3" w:rsidDel="007E0F89" w:rsidRDefault="00FF4CD3" w:rsidP="00FF4CD3">
            <w:pPr>
              <w:spacing w:before="0" w:line="240" w:lineRule="auto"/>
              <w:contextualSpacing w:val="0"/>
              <w:rPr>
                <w:del w:id="4688" w:author="Phuong Truong Thi" w:date="2024-10-08T18:09:00Z"/>
                <w:rFonts w:ascii="Times New Roman" w:eastAsia="Times New Roman" w:hAnsi="Times New Roman"/>
                <w:sz w:val="24"/>
                <w:szCs w:val="24"/>
                <w:lang w:eastAsia="vi-VN"/>
              </w:rPr>
            </w:pPr>
            <w:del w:id="4689" w:author="Phuong Truong Thi" w:date="2024-10-08T18:09:00Z">
              <w:r w:rsidRPr="008B48C5"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690" w:author="thu nga" w:date="2024-10-01T10:49:00Z">
              <w:tcPr>
                <w:tcW w:w="1890" w:type="dxa"/>
                <w:gridSpan w:val="3"/>
                <w:shd w:val="clear" w:color="auto" w:fill="auto"/>
                <w:noWrap/>
                <w:vAlign w:val="center"/>
              </w:tcPr>
            </w:tcPrChange>
          </w:tcPr>
          <w:p w14:paraId="674B83F3" w14:textId="72D1252B" w:rsidR="00FF4CD3" w:rsidRPr="00AD0E1A" w:rsidDel="007E0F89" w:rsidRDefault="00FF4CD3" w:rsidP="00FF4CD3">
            <w:pPr>
              <w:spacing w:before="0" w:line="240" w:lineRule="auto"/>
              <w:contextualSpacing w:val="0"/>
              <w:rPr>
                <w:del w:id="4691" w:author="Phuong Truong Thi" w:date="2024-10-08T18:09:00Z"/>
                <w:rFonts w:ascii="Times New Roman" w:eastAsia="Times New Roman" w:hAnsi="Times New Roman"/>
                <w:color w:val="FF0000"/>
                <w:sz w:val="24"/>
                <w:szCs w:val="24"/>
                <w:lang w:eastAsia="vi-VN"/>
              </w:rPr>
            </w:pPr>
          </w:p>
        </w:tc>
        <w:tc>
          <w:tcPr>
            <w:tcW w:w="1063" w:type="dxa"/>
            <w:tcPrChange w:id="4692" w:author="thu nga" w:date="2024-10-01T10:49:00Z">
              <w:tcPr>
                <w:tcW w:w="1260" w:type="dxa"/>
              </w:tcPr>
            </w:tcPrChange>
          </w:tcPr>
          <w:p w14:paraId="6354DC77" w14:textId="7CBA93B5" w:rsidR="00FF4CD3" w:rsidDel="007E0F89" w:rsidRDefault="00FF4CD3" w:rsidP="00FF4CD3">
            <w:pPr>
              <w:spacing w:before="0" w:line="240" w:lineRule="auto"/>
              <w:contextualSpacing w:val="0"/>
              <w:jc w:val="center"/>
              <w:rPr>
                <w:del w:id="4693" w:author="Phuong Truong Thi" w:date="2024-10-08T18:09:00Z"/>
                <w:rFonts w:ascii="Times New Roman" w:eastAsia="Times New Roman" w:hAnsi="Times New Roman"/>
                <w:sz w:val="24"/>
                <w:szCs w:val="24"/>
                <w:lang w:eastAsia="vi-VN"/>
              </w:rPr>
            </w:pPr>
            <w:del w:id="4694" w:author="Phuong Truong Thi" w:date="2024-10-08T18:09:00Z">
              <w:r w:rsidRPr="00AE6384" w:rsidDel="007E0F89">
                <w:rPr>
                  <w:rFonts w:ascii="Times New Roman" w:eastAsia="Times New Roman" w:hAnsi="Times New Roman"/>
                  <w:sz w:val="24"/>
                  <w:szCs w:val="24"/>
                  <w:lang w:eastAsia="vi-VN"/>
                </w:rPr>
                <w:delText>N</w:delText>
              </w:r>
            </w:del>
          </w:p>
        </w:tc>
      </w:tr>
      <w:tr w:rsidR="00FF4CD3" w:rsidRPr="00AD0E1A" w:rsidDel="007E0F89" w14:paraId="790A61C8" w14:textId="0235F49C" w:rsidTr="7F5A6C64">
        <w:trPr>
          <w:trHeight w:val="276"/>
          <w:del w:id="4695" w:author="Phuong Truong Thi" w:date="2024-10-08T18:09:00Z"/>
          <w:trPrChange w:id="4696" w:author="thu nga" w:date="2024-10-01T10:49:00Z">
            <w:trPr>
              <w:gridBefore w:val="3"/>
              <w:gridAfter w:val="0"/>
              <w:trHeight w:val="276"/>
            </w:trPr>
          </w:trPrChange>
        </w:trPr>
        <w:tc>
          <w:tcPr>
            <w:tcW w:w="720" w:type="dxa"/>
            <w:shd w:val="clear" w:color="auto" w:fill="auto"/>
            <w:vAlign w:val="center"/>
            <w:tcPrChange w:id="4697" w:author="thu nga" w:date="2024-10-01T10:49:00Z">
              <w:tcPr>
                <w:tcW w:w="720" w:type="dxa"/>
                <w:shd w:val="clear" w:color="auto" w:fill="auto"/>
                <w:vAlign w:val="center"/>
              </w:tcPr>
            </w:tcPrChange>
          </w:tcPr>
          <w:p w14:paraId="6FC28902" w14:textId="46D65D2A" w:rsidR="00FF4CD3" w:rsidRPr="005A1D22" w:rsidDel="007E0F89" w:rsidRDefault="00FF4CD3" w:rsidP="00FF4CD3">
            <w:pPr>
              <w:pStyle w:val="ListParagraph"/>
              <w:numPr>
                <w:ilvl w:val="0"/>
                <w:numId w:val="61"/>
              </w:numPr>
              <w:spacing w:before="0" w:line="240" w:lineRule="auto"/>
              <w:contextualSpacing w:val="0"/>
              <w:jc w:val="left"/>
              <w:rPr>
                <w:del w:id="4698" w:author="Phuong Truong Thi" w:date="2024-10-08T18:09:00Z"/>
                <w:rFonts w:eastAsia="Times New Roman"/>
                <w:szCs w:val="24"/>
                <w:lang w:val="vi-VN" w:eastAsia="vi-VN"/>
              </w:rPr>
            </w:pPr>
          </w:p>
        </w:tc>
        <w:tc>
          <w:tcPr>
            <w:tcW w:w="1355" w:type="dxa"/>
            <w:gridSpan w:val="2"/>
            <w:shd w:val="clear" w:color="auto" w:fill="auto"/>
            <w:vAlign w:val="center"/>
            <w:tcPrChange w:id="4699" w:author="thu nga" w:date="2024-10-01T10:49:00Z">
              <w:tcPr>
                <w:tcW w:w="1710" w:type="dxa"/>
                <w:gridSpan w:val="3"/>
                <w:shd w:val="clear" w:color="auto" w:fill="auto"/>
                <w:vAlign w:val="center"/>
              </w:tcPr>
            </w:tcPrChange>
          </w:tcPr>
          <w:p w14:paraId="150F1647" w14:textId="6860153A" w:rsidR="00FF4CD3" w:rsidRPr="00763017" w:rsidDel="007E0F89" w:rsidRDefault="00FF4CD3" w:rsidP="00FF4CD3">
            <w:pPr>
              <w:spacing w:before="0" w:line="240" w:lineRule="auto"/>
              <w:contextualSpacing w:val="0"/>
              <w:rPr>
                <w:del w:id="4700" w:author="Phuong Truong Thi" w:date="2024-10-08T18:09:00Z"/>
                <w:rFonts w:ascii="Times New Roman" w:hAnsi="Times New Roman"/>
                <w:color w:val="000000"/>
                <w:sz w:val="24"/>
                <w:szCs w:val="24"/>
                <w:lang w:val="vi-VN"/>
                <w:rPrChange w:id="4701" w:author="thu nga" w:date="2024-09-30T13:54:00Z">
                  <w:rPr>
                    <w:del w:id="4702" w:author="Phuong Truong Thi" w:date="2024-10-08T18:09:00Z"/>
                    <w:rFonts w:ascii="Times New Roman" w:hAnsi="Times New Roman"/>
                    <w:color w:val="000000"/>
                    <w:sz w:val="24"/>
                    <w:szCs w:val="24"/>
                  </w:rPr>
                </w:rPrChange>
              </w:rPr>
            </w:pPr>
            <w:del w:id="4703" w:author="Phuong Truong Thi" w:date="2024-10-08T18:09:00Z">
              <w:r w:rsidRPr="00763017" w:rsidDel="007E0F89">
                <w:rPr>
                  <w:rFonts w:ascii="Times New Roman" w:hAnsi="Times New Roman"/>
                  <w:color w:val="000000"/>
                  <w:sz w:val="24"/>
                  <w:szCs w:val="24"/>
                  <w:lang w:val="vi-VN"/>
                  <w:rPrChange w:id="4704" w:author="thu nga" w:date="2024-09-30T13:54:00Z">
                    <w:rPr>
                      <w:rFonts w:ascii="Times New Roman" w:hAnsi="Times New Roman"/>
                      <w:color w:val="000000"/>
                      <w:sz w:val="24"/>
                      <w:szCs w:val="24"/>
                    </w:rPr>
                  </w:rPrChange>
                </w:rPr>
                <w:delText>Điều kiện thỏa mãn định danh</w:delText>
              </w:r>
            </w:del>
          </w:p>
        </w:tc>
        <w:tc>
          <w:tcPr>
            <w:tcW w:w="2610" w:type="dxa"/>
            <w:vAlign w:val="center"/>
            <w:tcPrChange w:id="4705" w:author="thu nga" w:date="2024-10-01T10:49:00Z">
              <w:tcPr>
                <w:tcW w:w="2610" w:type="dxa"/>
                <w:vAlign w:val="center"/>
              </w:tcPr>
            </w:tcPrChange>
          </w:tcPr>
          <w:p w14:paraId="4F2EE799" w14:textId="4B7D8122" w:rsidR="00FF4CD3" w:rsidRPr="00763017" w:rsidDel="007E0F89" w:rsidRDefault="00FF4CD3" w:rsidP="00FF4CD3">
            <w:pPr>
              <w:spacing w:before="0" w:line="240" w:lineRule="auto"/>
              <w:contextualSpacing w:val="0"/>
              <w:rPr>
                <w:del w:id="4706" w:author="Phuong Truong Thi" w:date="2024-10-08T18:09:00Z"/>
                <w:rFonts w:ascii="Times New Roman" w:eastAsia="Times New Roman" w:hAnsi="Times New Roman"/>
                <w:sz w:val="24"/>
                <w:szCs w:val="24"/>
                <w:lang w:val="vi-VN" w:eastAsia="vi-VN"/>
                <w:rPrChange w:id="4707" w:author="thu nga" w:date="2024-09-30T13:54:00Z">
                  <w:rPr>
                    <w:del w:id="4708" w:author="Phuong Truong Thi" w:date="2024-10-08T18:09:00Z"/>
                    <w:rFonts w:ascii="Times New Roman" w:eastAsia="Times New Roman" w:hAnsi="Times New Roman"/>
                    <w:sz w:val="24"/>
                    <w:szCs w:val="24"/>
                    <w:lang w:eastAsia="vi-VN"/>
                  </w:rPr>
                </w:rPrChange>
              </w:rPr>
            </w:pPr>
            <w:del w:id="4709" w:author="Phuong Truong Thi" w:date="2024-10-08T18:09:00Z">
              <w:r w:rsidRPr="00763017" w:rsidDel="007E0F89">
                <w:rPr>
                  <w:rFonts w:ascii="Times New Roman" w:hAnsi="Times New Roman"/>
                  <w:color w:val="000000"/>
                  <w:sz w:val="24"/>
                  <w:szCs w:val="24"/>
                  <w:lang w:val="vi-VN"/>
                  <w:rPrChange w:id="4710" w:author="thu nga" w:date="2024-09-30T13:54:00Z">
                    <w:rPr>
                      <w:rFonts w:ascii="Times New Roman" w:hAnsi="Times New Roman"/>
                      <w:color w:val="000000"/>
                      <w:sz w:val="24"/>
                      <w:szCs w:val="24"/>
                    </w:rPr>
                  </w:rPrChange>
                </w:rPr>
                <w:delText>CN_Chuyengiao</w:delText>
              </w:r>
              <w:r w:rsidRPr="00763017" w:rsidDel="007E0F89">
                <w:rPr>
                  <w:rFonts w:ascii="Times New Roman" w:hAnsi="Times New Roman"/>
                  <w:color w:val="000000"/>
                  <w:sz w:val="24"/>
                  <w:szCs w:val="24"/>
                  <w:lang w:val="vi-VN"/>
                  <w:rPrChange w:id="4711" w:author="thu nga" w:date="2024-09-30T13:54:00Z">
                    <w:rPr>
                      <w:rFonts w:ascii="Times New Roman" w:hAnsi="Times New Roman"/>
                      <w:color w:val="000000"/>
                      <w:sz w:val="24"/>
                      <w:szCs w:val="24"/>
                    </w:rPr>
                  </w:rPrChange>
                </w:rPr>
                <w:br/>
                <w:delText>Tiêu chí/Sản phẩm KH chuyển lên thành khách hàng Core AF</w:delText>
              </w:r>
              <w:r w:rsidRPr="00763017" w:rsidDel="007E0F89">
                <w:rPr>
                  <w:rFonts w:ascii="Times New Roman" w:hAnsi="Times New Roman"/>
                  <w:color w:val="000000"/>
                  <w:sz w:val="24"/>
                  <w:szCs w:val="24"/>
                  <w:lang w:val="vi-VN"/>
                  <w:rPrChange w:id="4712" w:author="thu nga" w:date="2024-09-30T13:54:00Z">
                    <w:rPr>
                      <w:rFonts w:ascii="Times New Roman" w:hAnsi="Times New Roman"/>
                      <w:color w:val="000000"/>
                      <w:sz w:val="24"/>
                      <w:szCs w:val="24"/>
                    </w:rPr>
                  </w:rPrChange>
                </w:rPr>
                <w:br/>
                <w:delText>theo sản phẩm nào AUM, CASA, HOMELOAN, BANCA..</w:delText>
              </w:r>
            </w:del>
          </w:p>
        </w:tc>
        <w:tc>
          <w:tcPr>
            <w:tcW w:w="1080" w:type="dxa"/>
            <w:tcPrChange w:id="4713" w:author="thu nga" w:date="2024-10-01T10:49:00Z">
              <w:tcPr>
                <w:tcW w:w="1080" w:type="dxa"/>
              </w:tcPr>
            </w:tcPrChange>
          </w:tcPr>
          <w:p w14:paraId="3ECB1DF4" w14:textId="48B96C0C" w:rsidR="00FF4CD3" w:rsidRPr="008B48C5" w:rsidDel="007E0F89" w:rsidRDefault="00FF4CD3" w:rsidP="00FF4CD3">
            <w:pPr>
              <w:spacing w:before="0" w:line="240" w:lineRule="auto"/>
              <w:contextualSpacing w:val="0"/>
              <w:rPr>
                <w:del w:id="4714" w:author="Phuong Truong Thi" w:date="2024-10-08T18:09:00Z"/>
                <w:rFonts w:ascii="Times New Roman" w:eastAsia="Times New Roman" w:hAnsi="Times New Roman"/>
                <w:sz w:val="24"/>
                <w:szCs w:val="24"/>
                <w:lang w:eastAsia="vi-VN"/>
              </w:rPr>
            </w:pPr>
            <w:ins w:id="4715" w:author="thu nga" w:date="2024-09-30T15:05:00Z">
              <w:del w:id="4716" w:author="Phuong Truong Thi" w:date="2024-10-08T18:09:00Z">
                <w:r w:rsidRPr="006E7751" w:rsidDel="007E0F89">
                  <w:rPr>
                    <w:rFonts w:ascii="Times New Roman" w:hAnsi="Times New Roman"/>
                    <w:color w:val="000000"/>
                    <w:sz w:val="24"/>
                    <w:szCs w:val="24"/>
                    <w:lang w:val="vi-VN"/>
                  </w:rPr>
                  <w:delText>EZ/T24</w:delText>
                </w:r>
              </w:del>
            </w:ins>
          </w:p>
        </w:tc>
        <w:tc>
          <w:tcPr>
            <w:tcW w:w="1271" w:type="dxa"/>
            <w:tcPrChange w:id="4717" w:author="thu nga" w:date="2024-10-01T10:49:00Z">
              <w:tcPr>
                <w:tcW w:w="1080" w:type="dxa"/>
                <w:gridSpan w:val="2"/>
              </w:tcPr>
            </w:tcPrChange>
          </w:tcPr>
          <w:p w14:paraId="7ED661B4" w14:textId="3059594F" w:rsidR="00FF4CD3" w:rsidDel="007E0F89" w:rsidRDefault="00FF4CD3" w:rsidP="00FF4CD3">
            <w:pPr>
              <w:spacing w:before="0" w:line="240" w:lineRule="auto"/>
              <w:contextualSpacing w:val="0"/>
              <w:rPr>
                <w:del w:id="4718" w:author="Phuong Truong Thi" w:date="2024-10-08T18:09:00Z"/>
                <w:rFonts w:ascii="Times New Roman" w:eastAsia="Times New Roman" w:hAnsi="Times New Roman"/>
                <w:sz w:val="24"/>
                <w:szCs w:val="24"/>
                <w:lang w:eastAsia="vi-VN"/>
              </w:rPr>
            </w:pPr>
            <w:del w:id="4719" w:author="Phuong Truong Thi" w:date="2024-10-08T18:09:00Z">
              <w:r w:rsidRPr="008B48C5"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720" w:author="thu nga" w:date="2024-10-01T10:49:00Z">
              <w:tcPr>
                <w:tcW w:w="1890" w:type="dxa"/>
                <w:gridSpan w:val="3"/>
                <w:shd w:val="clear" w:color="auto" w:fill="auto"/>
                <w:noWrap/>
                <w:vAlign w:val="center"/>
              </w:tcPr>
            </w:tcPrChange>
          </w:tcPr>
          <w:p w14:paraId="016F3446" w14:textId="6EC40490" w:rsidR="00FF4CD3" w:rsidRPr="00AD0E1A" w:rsidDel="007E0F89" w:rsidRDefault="00FF4CD3" w:rsidP="00FF4CD3">
            <w:pPr>
              <w:spacing w:before="0" w:line="240" w:lineRule="auto"/>
              <w:contextualSpacing w:val="0"/>
              <w:rPr>
                <w:del w:id="4721" w:author="Phuong Truong Thi" w:date="2024-10-08T18:09:00Z"/>
                <w:rFonts w:ascii="Times New Roman" w:eastAsia="Times New Roman" w:hAnsi="Times New Roman"/>
                <w:color w:val="FF0000"/>
                <w:sz w:val="24"/>
                <w:szCs w:val="24"/>
                <w:lang w:eastAsia="vi-VN"/>
              </w:rPr>
            </w:pPr>
          </w:p>
        </w:tc>
        <w:tc>
          <w:tcPr>
            <w:tcW w:w="1063" w:type="dxa"/>
            <w:tcPrChange w:id="4722" w:author="thu nga" w:date="2024-10-01T10:49:00Z">
              <w:tcPr>
                <w:tcW w:w="1260" w:type="dxa"/>
              </w:tcPr>
            </w:tcPrChange>
          </w:tcPr>
          <w:p w14:paraId="6A55CF9B" w14:textId="403667B9" w:rsidR="00FF4CD3" w:rsidDel="007E0F89" w:rsidRDefault="00FF4CD3" w:rsidP="00FF4CD3">
            <w:pPr>
              <w:spacing w:before="0" w:line="240" w:lineRule="auto"/>
              <w:contextualSpacing w:val="0"/>
              <w:jc w:val="center"/>
              <w:rPr>
                <w:del w:id="4723" w:author="Phuong Truong Thi" w:date="2024-10-08T18:09:00Z"/>
                <w:rFonts w:ascii="Times New Roman" w:eastAsia="Times New Roman" w:hAnsi="Times New Roman"/>
                <w:sz w:val="24"/>
                <w:szCs w:val="24"/>
                <w:lang w:eastAsia="vi-VN"/>
              </w:rPr>
            </w:pPr>
            <w:del w:id="4724" w:author="Phuong Truong Thi" w:date="2024-10-08T18:09:00Z">
              <w:r w:rsidRPr="00AE6384" w:rsidDel="007E0F89">
                <w:rPr>
                  <w:rFonts w:ascii="Times New Roman" w:eastAsia="Times New Roman" w:hAnsi="Times New Roman"/>
                  <w:sz w:val="24"/>
                  <w:szCs w:val="24"/>
                  <w:lang w:eastAsia="vi-VN"/>
                </w:rPr>
                <w:delText>N</w:delText>
              </w:r>
            </w:del>
          </w:p>
        </w:tc>
      </w:tr>
      <w:tr w:rsidR="00FF4CD3" w:rsidRPr="00AD0E1A" w:rsidDel="007E0F89" w14:paraId="32F5A744" w14:textId="3D2506A1" w:rsidTr="7F5A6C64">
        <w:trPr>
          <w:trHeight w:val="276"/>
          <w:del w:id="4725" w:author="Phuong Truong Thi" w:date="2024-10-08T18:09:00Z"/>
          <w:trPrChange w:id="4726" w:author="thu nga" w:date="2024-10-01T10:49:00Z">
            <w:trPr>
              <w:gridBefore w:val="3"/>
              <w:gridAfter w:val="0"/>
              <w:trHeight w:val="276"/>
            </w:trPr>
          </w:trPrChange>
        </w:trPr>
        <w:tc>
          <w:tcPr>
            <w:tcW w:w="720" w:type="dxa"/>
            <w:shd w:val="clear" w:color="auto" w:fill="auto"/>
            <w:vAlign w:val="center"/>
            <w:tcPrChange w:id="4727" w:author="thu nga" w:date="2024-10-01T10:49:00Z">
              <w:tcPr>
                <w:tcW w:w="720" w:type="dxa"/>
                <w:shd w:val="clear" w:color="auto" w:fill="auto"/>
                <w:vAlign w:val="center"/>
              </w:tcPr>
            </w:tcPrChange>
          </w:tcPr>
          <w:p w14:paraId="14882719" w14:textId="6AF5B453" w:rsidR="00FF4CD3" w:rsidRPr="005A1D22" w:rsidDel="007E0F89" w:rsidRDefault="00FF4CD3" w:rsidP="00FF4CD3">
            <w:pPr>
              <w:pStyle w:val="ListParagraph"/>
              <w:numPr>
                <w:ilvl w:val="0"/>
                <w:numId w:val="61"/>
              </w:numPr>
              <w:spacing w:before="0" w:line="240" w:lineRule="auto"/>
              <w:contextualSpacing w:val="0"/>
              <w:jc w:val="left"/>
              <w:rPr>
                <w:del w:id="4728" w:author="Phuong Truong Thi" w:date="2024-10-08T18:09:00Z"/>
                <w:rFonts w:eastAsia="Times New Roman"/>
                <w:szCs w:val="24"/>
                <w:lang w:val="vi-VN" w:eastAsia="vi-VN"/>
              </w:rPr>
            </w:pPr>
          </w:p>
        </w:tc>
        <w:tc>
          <w:tcPr>
            <w:tcW w:w="1355" w:type="dxa"/>
            <w:gridSpan w:val="2"/>
            <w:shd w:val="clear" w:color="auto" w:fill="auto"/>
            <w:vAlign w:val="center"/>
            <w:tcPrChange w:id="4729" w:author="thu nga" w:date="2024-10-01T10:49:00Z">
              <w:tcPr>
                <w:tcW w:w="1710" w:type="dxa"/>
                <w:gridSpan w:val="3"/>
                <w:shd w:val="clear" w:color="auto" w:fill="auto"/>
                <w:vAlign w:val="center"/>
              </w:tcPr>
            </w:tcPrChange>
          </w:tcPr>
          <w:p w14:paraId="4650B024" w14:textId="2CF08EF6" w:rsidR="00FF4CD3" w:rsidRPr="00763017" w:rsidDel="007E0F89" w:rsidRDefault="00FF4CD3" w:rsidP="00FF4CD3">
            <w:pPr>
              <w:spacing w:before="0" w:line="240" w:lineRule="auto"/>
              <w:contextualSpacing w:val="0"/>
              <w:rPr>
                <w:del w:id="4730" w:author="Phuong Truong Thi" w:date="2024-10-08T18:09:00Z"/>
                <w:rFonts w:ascii="Times New Roman" w:hAnsi="Times New Roman"/>
                <w:color w:val="000000"/>
                <w:sz w:val="24"/>
                <w:szCs w:val="24"/>
                <w:lang w:val="vi-VN"/>
                <w:rPrChange w:id="4731" w:author="thu nga" w:date="2024-09-30T13:54:00Z">
                  <w:rPr>
                    <w:del w:id="4732" w:author="Phuong Truong Thi" w:date="2024-10-08T18:09:00Z"/>
                    <w:rFonts w:ascii="Times New Roman" w:hAnsi="Times New Roman"/>
                    <w:color w:val="000000"/>
                    <w:sz w:val="24"/>
                    <w:szCs w:val="24"/>
                  </w:rPr>
                </w:rPrChange>
              </w:rPr>
            </w:pPr>
            <w:del w:id="4733" w:author="Phuong Truong Thi" w:date="2024-10-08T18:09:00Z">
              <w:r w:rsidRPr="00763017" w:rsidDel="007E0F89">
                <w:rPr>
                  <w:rFonts w:ascii="Times New Roman" w:hAnsi="Times New Roman"/>
                  <w:color w:val="000000"/>
                  <w:sz w:val="24"/>
                  <w:szCs w:val="24"/>
                  <w:lang w:val="vi-VN"/>
                  <w:rPrChange w:id="4734" w:author="thu nga" w:date="2024-09-30T13:54:00Z">
                    <w:rPr>
                      <w:rFonts w:ascii="Times New Roman" w:hAnsi="Times New Roman"/>
                      <w:color w:val="000000"/>
                      <w:sz w:val="24"/>
                      <w:szCs w:val="24"/>
                    </w:rPr>
                  </w:rPrChange>
                </w:rPr>
                <w:delText>Ghi nhận thông tin KH chuyển đổi AF</w:delText>
              </w:r>
            </w:del>
          </w:p>
        </w:tc>
        <w:tc>
          <w:tcPr>
            <w:tcW w:w="2610" w:type="dxa"/>
            <w:vAlign w:val="center"/>
            <w:tcPrChange w:id="4735" w:author="thu nga" w:date="2024-10-01T10:49:00Z">
              <w:tcPr>
                <w:tcW w:w="2610" w:type="dxa"/>
                <w:vAlign w:val="center"/>
              </w:tcPr>
            </w:tcPrChange>
          </w:tcPr>
          <w:p w14:paraId="6CDC4134" w14:textId="553CD48C" w:rsidR="00FF4CD3" w:rsidRPr="008C1DA1" w:rsidDel="007E0F89" w:rsidRDefault="00FF4CD3" w:rsidP="00FF4CD3">
            <w:pPr>
              <w:spacing w:before="0" w:line="240" w:lineRule="auto"/>
              <w:contextualSpacing w:val="0"/>
              <w:rPr>
                <w:del w:id="4736" w:author="Phuong Truong Thi" w:date="2024-10-08T18:09:00Z"/>
                <w:rFonts w:ascii="Times New Roman" w:eastAsia="Times New Roman" w:hAnsi="Times New Roman"/>
                <w:sz w:val="24"/>
                <w:szCs w:val="24"/>
                <w:lang w:eastAsia="vi-VN"/>
              </w:rPr>
            </w:pPr>
            <w:del w:id="4737" w:author="Phuong Truong Thi" w:date="2024-10-08T18:09:00Z">
              <w:r w:rsidRPr="008C1DA1" w:rsidDel="007E0F89">
                <w:rPr>
                  <w:rFonts w:ascii="Times New Roman" w:hAnsi="Times New Roman"/>
                  <w:color w:val="000000"/>
                  <w:sz w:val="24"/>
                  <w:szCs w:val="24"/>
                </w:rPr>
                <w:delText>Re Asess AF</w:delText>
              </w:r>
              <w:r w:rsidRPr="008C1DA1" w:rsidDel="007E0F89">
                <w:rPr>
                  <w:rFonts w:ascii="Times New Roman" w:hAnsi="Times New Roman"/>
                  <w:color w:val="000000"/>
                  <w:sz w:val="24"/>
                  <w:szCs w:val="24"/>
                </w:rPr>
                <w:br/>
                <w:delText>Ghi nhận thông tin KH chuyển đổi AF</w:delText>
              </w:r>
            </w:del>
          </w:p>
        </w:tc>
        <w:tc>
          <w:tcPr>
            <w:tcW w:w="1080" w:type="dxa"/>
            <w:tcPrChange w:id="4738" w:author="thu nga" w:date="2024-10-01T10:49:00Z">
              <w:tcPr>
                <w:tcW w:w="1080" w:type="dxa"/>
              </w:tcPr>
            </w:tcPrChange>
          </w:tcPr>
          <w:p w14:paraId="334D6E6A" w14:textId="7D66BA3D" w:rsidR="00FF4CD3" w:rsidRPr="008B48C5" w:rsidDel="007E0F89" w:rsidRDefault="00FF4CD3" w:rsidP="00FF4CD3">
            <w:pPr>
              <w:spacing w:before="0" w:line="240" w:lineRule="auto"/>
              <w:contextualSpacing w:val="0"/>
              <w:rPr>
                <w:del w:id="4739" w:author="Phuong Truong Thi" w:date="2024-10-08T18:09:00Z"/>
                <w:rFonts w:ascii="Times New Roman" w:eastAsia="Times New Roman" w:hAnsi="Times New Roman"/>
                <w:sz w:val="24"/>
                <w:szCs w:val="24"/>
                <w:lang w:eastAsia="vi-VN"/>
              </w:rPr>
            </w:pPr>
            <w:ins w:id="4740" w:author="thu nga" w:date="2024-09-30T15:05:00Z">
              <w:del w:id="4741" w:author="Phuong Truong Thi" w:date="2024-10-08T18:09:00Z">
                <w:r w:rsidRPr="006E7751" w:rsidDel="007E0F89">
                  <w:rPr>
                    <w:rFonts w:ascii="Times New Roman" w:hAnsi="Times New Roman"/>
                    <w:color w:val="000000"/>
                    <w:sz w:val="24"/>
                    <w:szCs w:val="24"/>
                    <w:lang w:val="vi-VN"/>
                  </w:rPr>
                  <w:delText>EZ/T24</w:delText>
                </w:r>
              </w:del>
            </w:ins>
          </w:p>
        </w:tc>
        <w:tc>
          <w:tcPr>
            <w:tcW w:w="1271" w:type="dxa"/>
            <w:tcPrChange w:id="4742" w:author="thu nga" w:date="2024-10-01T10:49:00Z">
              <w:tcPr>
                <w:tcW w:w="1080" w:type="dxa"/>
                <w:gridSpan w:val="2"/>
              </w:tcPr>
            </w:tcPrChange>
          </w:tcPr>
          <w:p w14:paraId="2082288D" w14:textId="4E2A42F3" w:rsidR="00FF4CD3" w:rsidDel="007E0F89" w:rsidRDefault="00FF4CD3" w:rsidP="00FF4CD3">
            <w:pPr>
              <w:spacing w:before="0" w:line="240" w:lineRule="auto"/>
              <w:contextualSpacing w:val="0"/>
              <w:rPr>
                <w:del w:id="4743" w:author="Phuong Truong Thi" w:date="2024-10-08T18:09:00Z"/>
                <w:rFonts w:ascii="Times New Roman" w:eastAsia="Times New Roman" w:hAnsi="Times New Roman"/>
                <w:sz w:val="24"/>
                <w:szCs w:val="24"/>
                <w:lang w:eastAsia="vi-VN"/>
              </w:rPr>
            </w:pPr>
            <w:del w:id="4744" w:author="Phuong Truong Thi" w:date="2024-10-08T18:09:00Z">
              <w:r w:rsidRPr="008B48C5"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745" w:author="thu nga" w:date="2024-10-01T10:49:00Z">
              <w:tcPr>
                <w:tcW w:w="1890" w:type="dxa"/>
                <w:gridSpan w:val="3"/>
                <w:shd w:val="clear" w:color="auto" w:fill="auto"/>
                <w:noWrap/>
                <w:vAlign w:val="center"/>
              </w:tcPr>
            </w:tcPrChange>
          </w:tcPr>
          <w:p w14:paraId="3C5A6A09" w14:textId="465739D8" w:rsidR="00FF4CD3" w:rsidRPr="00AD0E1A" w:rsidDel="007E0F89" w:rsidRDefault="00FF4CD3" w:rsidP="00FF4CD3">
            <w:pPr>
              <w:spacing w:before="0" w:line="240" w:lineRule="auto"/>
              <w:contextualSpacing w:val="0"/>
              <w:rPr>
                <w:del w:id="4746" w:author="Phuong Truong Thi" w:date="2024-10-08T18:09:00Z"/>
                <w:rFonts w:ascii="Times New Roman" w:eastAsia="Times New Roman" w:hAnsi="Times New Roman"/>
                <w:color w:val="FF0000"/>
                <w:sz w:val="24"/>
                <w:szCs w:val="24"/>
                <w:lang w:eastAsia="vi-VN"/>
              </w:rPr>
            </w:pPr>
          </w:p>
        </w:tc>
        <w:tc>
          <w:tcPr>
            <w:tcW w:w="1063" w:type="dxa"/>
            <w:tcPrChange w:id="4747" w:author="thu nga" w:date="2024-10-01T10:49:00Z">
              <w:tcPr>
                <w:tcW w:w="1260" w:type="dxa"/>
              </w:tcPr>
            </w:tcPrChange>
          </w:tcPr>
          <w:p w14:paraId="44BA1CF4" w14:textId="59E4E4A9" w:rsidR="00FF4CD3" w:rsidDel="007E0F89" w:rsidRDefault="00FF4CD3" w:rsidP="00FF4CD3">
            <w:pPr>
              <w:spacing w:before="0" w:line="240" w:lineRule="auto"/>
              <w:contextualSpacing w:val="0"/>
              <w:jc w:val="center"/>
              <w:rPr>
                <w:del w:id="4748" w:author="Phuong Truong Thi" w:date="2024-10-08T18:09:00Z"/>
                <w:rFonts w:ascii="Times New Roman" w:eastAsia="Times New Roman" w:hAnsi="Times New Roman"/>
                <w:sz w:val="24"/>
                <w:szCs w:val="24"/>
                <w:lang w:eastAsia="vi-VN"/>
              </w:rPr>
            </w:pPr>
            <w:del w:id="4749" w:author="Phuong Truong Thi" w:date="2024-10-08T18:09:00Z">
              <w:r w:rsidRPr="00AE6384" w:rsidDel="007E0F89">
                <w:rPr>
                  <w:rFonts w:ascii="Times New Roman" w:eastAsia="Times New Roman" w:hAnsi="Times New Roman"/>
                  <w:sz w:val="24"/>
                  <w:szCs w:val="24"/>
                  <w:lang w:eastAsia="vi-VN"/>
                </w:rPr>
                <w:delText>N</w:delText>
              </w:r>
            </w:del>
          </w:p>
        </w:tc>
      </w:tr>
      <w:tr w:rsidR="00FF4CD3" w:rsidRPr="00AD0E1A" w:rsidDel="007E0F89" w14:paraId="7FBB5C0C" w14:textId="1510FAD1" w:rsidTr="7F5A6C64">
        <w:trPr>
          <w:trHeight w:val="276"/>
          <w:del w:id="4750" w:author="Phuong Truong Thi" w:date="2024-10-08T18:09:00Z"/>
          <w:trPrChange w:id="4751" w:author="thu nga" w:date="2024-10-01T10:48:00Z">
            <w:trPr>
              <w:gridBefore w:val="3"/>
              <w:gridAfter w:val="0"/>
              <w:trHeight w:val="276"/>
            </w:trPr>
          </w:trPrChange>
        </w:trPr>
        <w:tc>
          <w:tcPr>
            <w:tcW w:w="1080" w:type="dxa"/>
            <w:gridSpan w:val="2"/>
            <w:tcPrChange w:id="4752" w:author="thu nga" w:date="2024-10-01T10:48:00Z">
              <w:tcPr>
                <w:tcW w:w="1080" w:type="dxa"/>
                <w:gridSpan w:val="3"/>
              </w:tcPr>
            </w:tcPrChange>
          </w:tcPr>
          <w:p w14:paraId="392C77C5" w14:textId="507C2328" w:rsidR="00FF4CD3" w:rsidDel="007E0F89" w:rsidRDefault="00FF4CD3" w:rsidP="00475D28">
            <w:pPr>
              <w:spacing w:before="0" w:line="240" w:lineRule="auto"/>
              <w:contextualSpacing w:val="0"/>
              <w:jc w:val="left"/>
              <w:rPr>
                <w:del w:id="4753" w:author="Phuong Truong Thi" w:date="2024-10-08T18:09:00Z"/>
                <w:rFonts w:ascii="Times New Roman" w:eastAsia="Times New Roman" w:hAnsi="Times New Roman"/>
                <w:sz w:val="24"/>
                <w:szCs w:val="24"/>
                <w:lang w:eastAsia="vi-VN"/>
              </w:rPr>
            </w:pPr>
          </w:p>
        </w:tc>
        <w:tc>
          <w:tcPr>
            <w:tcW w:w="8082" w:type="dxa"/>
            <w:gridSpan w:val="6"/>
            <w:tcPrChange w:id="4754" w:author="thu nga" w:date="2024-10-01T10:48:00Z">
              <w:tcPr>
                <w:tcW w:w="9270" w:type="dxa"/>
                <w:gridSpan w:val="9"/>
              </w:tcPr>
            </w:tcPrChange>
          </w:tcPr>
          <w:p w14:paraId="5E5F0E7B" w14:textId="31C60740" w:rsidR="00FF4CD3" w:rsidRPr="00AE6384" w:rsidDel="007E0F89" w:rsidRDefault="00FF4CD3" w:rsidP="00475D28">
            <w:pPr>
              <w:spacing w:before="0" w:line="240" w:lineRule="auto"/>
              <w:contextualSpacing w:val="0"/>
              <w:jc w:val="left"/>
              <w:rPr>
                <w:del w:id="4755" w:author="Phuong Truong Thi" w:date="2024-10-08T18:09:00Z"/>
                <w:rFonts w:ascii="Times New Roman" w:eastAsia="Times New Roman" w:hAnsi="Times New Roman"/>
                <w:sz w:val="24"/>
                <w:szCs w:val="24"/>
                <w:lang w:eastAsia="vi-VN"/>
              </w:rPr>
            </w:pPr>
            <w:del w:id="4756" w:author="Phuong Truong Thi" w:date="2024-10-08T18:09:00Z">
              <w:r w:rsidDel="007E0F89">
                <w:rPr>
                  <w:rFonts w:ascii="Times New Roman" w:eastAsia="Times New Roman" w:hAnsi="Times New Roman"/>
                  <w:sz w:val="24"/>
                  <w:szCs w:val="24"/>
                  <w:lang w:eastAsia="vi-VN"/>
                </w:rPr>
                <w:delText>Thông tin phân khúc MAF</w:delText>
              </w:r>
            </w:del>
          </w:p>
        </w:tc>
      </w:tr>
      <w:tr w:rsidR="00FF4CD3" w:rsidRPr="00AD0E1A" w:rsidDel="007E0F89" w14:paraId="3871EB79" w14:textId="559B9749" w:rsidTr="7F5A6C64">
        <w:trPr>
          <w:trHeight w:val="276"/>
          <w:del w:id="4757" w:author="Phuong Truong Thi" w:date="2024-10-08T18:09:00Z"/>
          <w:trPrChange w:id="4758" w:author="thu nga" w:date="2024-10-01T10:49:00Z">
            <w:trPr>
              <w:gridBefore w:val="3"/>
              <w:gridAfter w:val="0"/>
              <w:trHeight w:val="276"/>
            </w:trPr>
          </w:trPrChange>
        </w:trPr>
        <w:tc>
          <w:tcPr>
            <w:tcW w:w="720" w:type="dxa"/>
            <w:shd w:val="clear" w:color="auto" w:fill="auto"/>
            <w:vAlign w:val="center"/>
            <w:tcPrChange w:id="4759" w:author="thu nga" w:date="2024-10-01T10:49:00Z">
              <w:tcPr>
                <w:tcW w:w="720" w:type="dxa"/>
                <w:shd w:val="clear" w:color="auto" w:fill="auto"/>
                <w:vAlign w:val="center"/>
              </w:tcPr>
            </w:tcPrChange>
          </w:tcPr>
          <w:p w14:paraId="22100D64" w14:textId="4772F23A" w:rsidR="00FF4CD3" w:rsidRPr="005A1D22" w:rsidDel="007E0F89" w:rsidRDefault="00FF4CD3" w:rsidP="00FF4CD3">
            <w:pPr>
              <w:pStyle w:val="ListParagraph"/>
              <w:numPr>
                <w:ilvl w:val="0"/>
                <w:numId w:val="61"/>
              </w:numPr>
              <w:spacing w:before="0" w:line="240" w:lineRule="auto"/>
              <w:contextualSpacing w:val="0"/>
              <w:jc w:val="left"/>
              <w:rPr>
                <w:del w:id="4760" w:author="Phuong Truong Thi" w:date="2024-10-08T18:09:00Z"/>
                <w:rFonts w:eastAsia="Times New Roman"/>
                <w:szCs w:val="24"/>
                <w:lang w:val="vi-VN" w:eastAsia="vi-VN"/>
              </w:rPr>
            </w:pPr>
          </w:p>
        </w:tc>
        <w:tc>
          <w:tcPr>
            <w:tcW w:w="1355" w:type="dxa"/>
            <w:gridSpan w:val="2"/>
            <w:shd w:val="clear" w:color="auto" w:fill="auto"/>
            <w:vAlign w:val="center"/>
            <w:tcPrChange w:id="4761" w:author="thu nga" w:date="2024-10-01T10:49:00Z">
              <w:tcPr>
                <w:tcW w:w="1710" w:type="dxa"/>
                <w:gridSpan w:val="3"/>
                <w:shd w:val="clear" w:color="auto" w:fill="auto"/>
                <w:vAlign w:val="center"/>
              </w:tcPr>
            </w:tcPrChange>
          </w:tcPr>
          <w:p w14:paraId="5CDE843A" w14:textId="2757CC9B" w:rsidR="00FF4CD3" w:rsidRPr="005A1D22" w:rsidDel="007E0F89" w:rsidRDefault="00FF4CD3" w:rsidP="00FF4CD3">
            <w:pPr>
              <w:spacing w:before="0" w:line="240" w:lineRule="auto"/>
              <w:contextualSpacing w:val="0"/>
              <w:rPr>
                <w:del w:id="4762" w:author="Phuong Truong Thi" w:date="2024-10-08T18:09:00Z"/>
                <w:rFonts w:ascii="Times New Roman" w:hAnsi="Times New Roman"/>
                <w:color w:val="000000"/>
                <w:sz w:val="24"/>
                <w:szCs w:val="24"/>
              </w:rPr>
            </w:pPr>
            <w:del w:id="4763" w:author="Phuong Truong Thi" w:date="2024-10-08T18:09:00Z">
              <w:r w:rsidRPr="005A1D22" w:rsidDel="007E0F89">
                <w:rPr>
                  <w:rFonts w:ascii="Times New Roman" w:hAnsi="Times New Roman"/>
                  <w:color w:val="000000"/>
                  <w:sz w:val="24"/>
                  <w:szCs w:val="24"/>
                </w:rPr>
                <w:delText>Chân dung khách hàng</w:delText>
              </w:r>
            </w:del>
          </w:p>
        </w:tc>
        <w:tc>
          <w:tcPr>
            <w:tcW w:w="2610" w:type="dxa"/>
            <w:vAlign w:val="center"/>
            <w:tcPrChange w:id="4764" w:author="thu nga" w:date="2024-10-01T10:49:00Z">
              <w:tcPr>
                <w:tcW w:w="2610" w:type="dxa"/>
                <w:vAlign w:val="center"/>
              </w:tcPr>
            </w:tcPrChange>
          </w:tcPr>
          <w:p w14:paraId="4B910CF9" w14:textId="10985879" w:rsidR="00FF4CD3" w:rsidRPr="008C1DA1" w:rsidDel="007E0F89" w:rsidRDefault="00FF4CD3" w:rsidP="00FF4CD3">
            <w:pPr>
              <w:spacing w:before="0" w:line="240" w:lineRule="auto"/>
              <w:contextualSpacing w:val="0"/>
              <w:rPr>
                <w:del w:id="4765" w:author="Phuong Truong Thi" w:date="2024-10-08T18:09:00Z"/>
                <w:rFonts w:ascii="Times New Roman" w:eastAsia="Times New Roman" w:hAnsi="Times New Roman"/>
                <w:sz w:val="24"/>
                <w:szCs w:val="24"/>
                <w:lang w:eastAsia="vi-VN"/>
              </w:rPr>
            </w:pPr>
            <w:del w:id="4766" w:author="Phuong Truong Thi" w:date="2024-10-08T18:09:00Z">
              <w:r w:rsidRPr="008C1DA1" w:rsidDel="007E0F89">
                <w:rPr>
                  <w:rFonts w:ascii="Times New Roman" w:hAnsi="Times New Roman"/>
                  <w:color w:val="000000"/>
                  <w:sz w:val="24"/>
                  <w:szCs w:val="24"/>
                </w:rPr>
                <w:delText>Tactical Segment</w:delText>
              </w:r>
              <w:r w:rsidRPr="008C1DA1" w:rsidDel="007E0F89">
                <w:rPr>
                  <w:rFonts w:ascii="Times New Roman" w:hAnsi="Times New Roman"/>
                  <w:color w:val="000000"/>
                  <w:sz w:val="24"/>
                  <w:szCs w:val="24"/>
                </w:rPr>
                <w:br/>
                <w:delText>Chân dung khách hàng MAF (loại chân dung investor, family, salaried,...)</w:delText>
              </w:r>
            </w:del>
          </w:p>
        </w:tc>
        <w:tc>
          <w:tcPr>
            <w:tcW w:w="1080" w:type="dxa"/>
            <w:tcPrChange w:id="4767" w:author="thu nga" w:date="2024-10-01T10:49:00Z">
              <w:tcPr>
                <w:tcW w:w="1080" w:type="dxa"/>
              </w:tcPr>
            </w:tcPrChange>
          </w:tcPr>
          <w:p w14:paraId="40AAC422" w14:textId="3407D007" w:rsidR="00FF4CD3" w:rsidRPr="008A7753" w:rsidDel="007E0F89" w:rsidRDefault="00FF4CD3" w:rsidP="00FF4CD3">
            <w:pPr>
              <w:spacing w:before="0" w:line="240" w:lineRule="auto"/>
              <w:contextualSpacing w:val="0"/>
              <w:rPr>
                <w:del w:id="4768" w:author="Phuong Truong Thi" w:date="2024-10-08T18:09:00Z"/>
                <w:rFonts w:ascii="Times New Roman" w:eastAsia="Times New Roman" w:hAnsi="Times New Roman"/>
                <w:sz w:val="24"/>
                <w:szCs w:val="24"/>
                <w:lang w:eastAsia="vi-VN"/>
              </w:rPr>
            </w:pPr>
            <w:ins w:id="4769" w:author="thu nga" w:date="2024-09-30T15:05:00Z">
              <w:del w:id="4770" w:author="Phuong Truong Thi" w:date="2024-10-08T18:09:00Z">
                <w:r w:rsidRPr="008B6A2F" w:rsidDel="007E0F89">
                  <w:rPr>
                    <w:rFonts w:ascii="Times New Roman" w:hAnsi="Times New Roman"/>
                    <w:color w:val="000000"/>
                    <w:sz w:val="24"/>
                    <w:szCs w:val="24"/>
                    <w:lang w:val="vi-VN"/>
                  </w:rPr>
                  <w:delText>EZ/T24</w:delText>
                </w:r>
              </w:del>
            </w:ins>
          </w:p>
        </w:tc>
        <w:tc>
          <w:tcPr>
            <w:tcW w:w="1271" w:type="dxa"/>
            <w:tcPrChange w:id="4771" w:author="thu nga" w:date="2024-10-01T10:49:00Z">
              <w:tcPr>
                <w:tcW w:w="1080" w:type="dxa"/>
                <w:gridSpan w:val="2"/>
              </w:tcPr>
            </w:tcPrChange>
          </w:tcPr>
          <w:p w14:paraId="5F83892C" w14:textId="4D912430" w:rsidR="00FF4CD3" w:rsidDel="007E0F89" w:rsidRDefault="00FF4CD3" w:rsidP="00FF4CD3">
            <w:pPr>
              <w:spacing w:before="0" w:line="240" w:lineRule="auto"/>
              <w:contextualSpacing w:val="0"/>
              <w:rPr>
                <w:del w:id="4772" w:author="Phuong Truong Thi" w:date="2024-10-08T18:09:00Z"/>
                <w:rFonts w:ascii="Times New Roman" w:eastAsia="Times New Roman" w:hAnsi="Times New Roman"/>
                <w:sz w:val="24"/>
                <w:szCs w:val="24"/>
                <w:lang w:eastAsia="vi-VN"/>
              </w:rPr>
            </w:pPr>
            <w:del w:id="4773" w:author="Phuong Truong Thi" w:date="2024-10-08T18:09:00Z">
              <w:r w:rsidRPr="008A7753"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774" w:author="thu nga" w:date="2024-10-01T10:49:00Z">
              <w:tcPr>
                <w:tcW w:w="1890" w:type="dxa"/>
                <w:gridSpan w:val="3"/>
                <w:shd w:val="clear" w:color="auto" w:fill="auto"/>
                <w:noWrap/>
                <w:vAlign w:val="center"/>
              </w:tcPr>
            </w:tcPrChange>
          </w:tcPr>
          <w:p w14:paraId="54325099" w14:textId="542621F9" w:rsidR="00FF4CD3" w:rsidRPr="00AD0E1A" w:rsidDel="007E0F89" w:rsidRDefault="00FF4CD3" w:rsidP="00FF4CD3">
            <w:pPr>
              <w:spacing w:before="0" w:line="240" w:lineRule="auto"/>
              <w:contextualSpacing w:val="0"/>
              <w:rPr>
                <w:del w:id="4775" w:author="Phuong Truong Thi" w:date="2024-10-08T18:09:00Z"/>
                <w:rFonts w:ascii="Times New Roman" w:eastAsia="Times New Roman" w:hAnsi="Times New Roman"/>
                <w:color w:val="FF0000"/>
                <w:sz w:val="24"/>
                <w:szCs w:val="24"/>
                <w:lang w:eastAsia="vi-VN"/>
              </w:rPr>
            </w:pPr>
          </w:p>
        </w:tc>
        <w:tc>
          <w:tcPr>
            <w:tcW w:w="1063" w:type="dxa"/>
            <w:tcPrChange w:id="4776" w:author="thu nga" w:date="2024-10-01T10:49:00Z">
              <w:tcPr>
                <w:tcW w:w="1260" w:type="dxa"/>
              </w:tcPr>
            </w:tcPrChange>
          </w:tcPr>
          <w:p w14:paraId="38C6A9EE" w14:textId="47BA6AAF" w:rsidR="00FF4CD3" w:rsidDel="007E0F89" w:rsidRDefault="00FF4CD3" w:rsidP="00FF4CD3">
            <w:pPr>
              <w:spacing w:before="0" w:line="240" w:lineRule="auto"/>
              <w:contextualSpacing w:val="0"/>
              <w:jc w:val="center"/>
              <w:rPr>
                <w:del w:id="4777" w:author="Phuong Truong Thi" w:date="2024-10-08T18:09:00Z"/>
                <w:rFonts w:ascii="Times New Roman" w:eastAsia="Times New Roman" w:hAnsi="Times New Roman"/>
                <w:sz w:val="24"/>
                <w:szCs w:val="24"/>
                <w:lang w:eastAsia="vi-VN"/>
              </w:rPr>
            </w:pPr>
            <w:del w:id="4778" w:author="Phuong Truong Thi" w:date="2024-10-08T18:09:00Z">
              <w:r w:rsidRPr="00FA1201" w:rsidDel="007E0F89">
                <w:rPr>
                  <w:rFonts w:ascii="Times New Roman" w:eastAsia="Times New Roman" w:hAnsi="Times New Roman"/>
                  <w:sz w:val="24"/>
                  <w:szCs w:val="24"/>
                  <w:lang w:eastAsia="vi-VN"/>
                </w:rPr>
                <w:delText>N</w:delText>
              </w:r>
            </w:del>
          </w:p>
        </w:tc>
      </w:tr>
      <w:tr w:rsidR="00FF4CD3" w:rsidRPr="00AD0E1A" w:rsidDel="007E0F89" w14:paraId="4A92E34C" w14:textId="43B684DB" w:rsidTr="7F5A6C64">
        <w:trPr>
          <w:trHeight w:val="276"/>
          <w:del w:id="4779" w:author="Phuong Truong Thi" w:date="2024-10-08T18:09:00Z"/>
          <w:trPrChange w:id="4780" w:author="thu nga" w:date="2024-10-01T10:49:00Z">
            <w:trPr>
              <w:gridBefore w:val="3"/>
              <w:gridAfter w:val="0"/>
              <w:trHeight w:val="276"/>
            </w:trPr>
          </w:trPrChange>
        </w:trPr>
        <w:tc>
          <w:tcPr>
            <w:tcW w:w="720" w:type="dxa"/>
            <w:shd w:val="clear" w:color="auto" w:fill="auto"/>
            <w:vAlign w:val="center"/>
            <w:tcPrChange w:id="4781" w:author="thu nga" w:date="2024-10-01T10:49:00Z">
              <w:tcPr>
                <w:tcW w:w="720" w:type="dxa"/>
                <w:shd w:val="clear" w:color="auto" w:fill="auto"/>
                <w:vAlign w:val="center"/>
              </w:tcPr>
            </w:tcPrChange>
          </w:tcPr>
          <w:p w14:paraId="0609ED4E" w14:textId="4D07B1F2" w:rsidR="00FF4CD3" w:rsidRPr="005A1D22" w:rsidDel="007E0F89" w:rsidRDefault="00FF4CD3" w:rsidP="00FF4CD3">
            <w:pPr>
              <w:pStyle w:val="ListParagraph"/>
              <w:numPr>
                <w:ilvl w:val="0"/>
                <w:numId w:val="61"/>
              </w:numPr>
              <w:spacing w:before="0" w:line="240" w:lineRule="auto"/>
              <w:contextualSpacing w:val="0"/>
              <w:jc w:val="left"/>
              <w:rPr>
                <w:del w:id="4782" w:author="Phuong Truong Thi" w:date="2024-10-08T18:09:00Z"/>
                <w:rFonts w:eastAsia="Times New Roman"/>
                <w:szCs w:val="24"/>
                <w:lang w:val="vi-VN" w:eastAsia="vi-VN"/>
              </w:rPr>
            </w:pPr>
          </w:p>
        </w:tc>
        <w:tc>
          <w:tcPr>
            <w:tcW w:w="1355" w:type="dxa"/>
            <w:gridSpan w:val="2"/>
            <w:shd w:val="clear" w:color="auto" w:fill="auto"/>
            <w:vAlign w:val="center"/>
            <w:tcPrChange w:id="4783" w:author="thu nga" w:date="2024-10-01T10:49:00Z">
              <w:tcPr>
                <w:tcW w:w="1710" w:type="dxa"/>
                <w:gridSpan w:val="3"/>
                <w:shd w:val="clear" w:color="auto" w:fill="auto"/>
                <w:vAlign w:val="center"/>
              </w:tcPr>
            </w:tcPrChange>
          </w:tcPr>
          <w:p w14:paraId="45E18DAC" w14:textId="6A27A8CC" w:rsidR="00FF4CD3" w:rsidRPr="00763017" w:rsidDel="007E0F89" w:rsidRDefault="00FF4CD3" w:rsidP="00FF4CD3">
            <w:pPr>
              <w:spacing w:before="0" w:line="240" w:lineRule="auto"/>
              <w:contextualSpacing w:val="0"/>
              <w:rPr>
                <w:del w:id="4784" w:author="Phuong Truong Thi" w:date="2024-10-08T18:09:00Z"/>
                <w:rFonts w:ascii="Times New Roman" w:hAnsi="Times New Roman"/>
                <w:color w:val="000000"/>
                <w:sz w:val="24"/>
                <w:szCs w:val="24"/>
                <w:lang w:val="vi-VN"/>
                <w:rPrChange w:id="4785" w:author="thu nga" w:date="2024-09-30T13:54:00Z">
                  <w:rPr>
                    <w:del w:id="4786" w:author="Phuong Truong Thi" w:date="2024-10-08T18:09:00Z"/>
                    <w:rFonts w:ascii="Times New Roman" w:hAnsi="Times New Roman"/>
                    <w:color w:val="000000"/>
                    <w:sz w:val="24"/>
                    <w:szCs w:val="24"/>
                  </w:rPr>
                </w:rPrChange>
              </w:rPr>
            </w:pPr>
            <w:del w:id="4787" w:author="Phuong Truong Thi" w:date="2024-10-08T18:09:00Z">
              <w:r w:rsidRPr="00763017" w:rsidDel="007E0F89">
                <w:rPr>
                  <w:rFonts w:ascii="Times New Roman" w:hAnsi="Times New Roman"/>
                  <w:color w:val="000000"/>
                  <w:sz w:val="24"/>
                  <w:szCs w:val="24"/>
                  <w:lang w:val="vi-VN"/>
                  <w:rPrChange w:id="4788" w:author="thu nga" w:date="2024-09-30T13:54:00Z">
                    <w:rPr>
                      <w:rFonts w:ascii="Times New Roman" w:hAnsi="Times New Roman"/>
                      <w:color w:val="000000"/>
                      <w:sz w:val="24"/>
                      <w:szCs w:val="24"/>
                    </w:rPr>
                  </w:rPrChange>
                </w:rPr>
                <w:delText>Tiêu chí vào phân hạng</w:delText>
              </w:r>
            </w:del>
          </w:p>
        </w:tc>
        <w:tc>
          <w:tcPr>
            <w:tcW w:w="2610" w:type="dxa"/>
            <w:vAlign w:val="center"/>
            <w:tcPrChange w:id="4789" w:author="thu nga" w:date="2024-10-01T10:49:00Z">
              <w:tcPr>
                <w:tcW w:w="2610" w:type="dxa"/>
                <w:vAlign w:val="center"/>
              </w:tcPr>
            </w:tcPrChange>
          </w:tcPr>
          <w:p w14:paraId="4C68CD7F" w14:textId="185EDACB" w:rsidR="00FF4CD3" w:rsidRPr="00763017" w:rsidDel="007E0F89" w:rsidRDefault="00FF4CD3" w:rsidP="00FF4CD3">
            <w:pPr>
              <w:spacing w:before="0" w:line="240" w:lineRule="auto"/>
              <w:contextualSpacing w:val="0"/>
              <w:rPr>
                <w:del w:id="4790" w:author="Phuong Truong Thi" w:date="2024-10-08T18:09:00Z"/>
                <w:rFonts w:ascii="Times New Roman" w:eastAsia="Times New Roman" w:hAnsi="Times New Roman"/>
                <w:sz w:val="24"/>
                <w:szCs w:val="24"/>
                <w:lang w:val="vi-VN" w:eastAsia="vi-VN"/>
                <w:rPrChange w:id="4791" w:author="thu nga" w:date="2024-09-30T13:54:00Z">
                  <w:rPr>
                    <w:del w:id="4792" w:author="Phuong Truong Thi" w:date="2024-10-08T18:09:00Z"/>
                    <w:rFonts w:ascii="Times New Roman" w:eastAsia="Times New Roman" w:hAnsi="Times New Roman"/>
                    <w:sz w:val="24"/>
                    <w:szCs w:val="24"/>
                    <w:lang w:eastAsia="vi-VN"/>
                  </w:rPr>
                </w:rPrChange>
              </w:rPr>
            </w:pPr>
            <w:del w:id="4793" w:author="Phuong Truong Thi" w:date="2024-10-08T18:09:00Z">
              <w:r w:rsidRPr="00763017" w:rsidDel="007E0F89">
                <w:rPr>
                  <w:rFonts w:ascii="Times New Roman" w:hAnsi="Times New Roman"/>
                  <w:color w:val="000000"/>
                  <w:sz w:val="24"/>
                  <w:szCs w:val="24"/>
                  <w:lang w:val="vi-VN"/>
                  <w:rPrChange w:id="4794" w:author="thu nga" w:date="2024-09-30T13:54:00Z">
                    <w:rPr>
                      <w:rFonts w:ascii="Times New Roman" w:hAnsi="Times New Roman"/>
                      <w:color w:val="000000"/>
                      <w:sz w:val="24"/>
                      <w:szCs w:val="24"/>
                    </w:rPr>
                  </w:rPrChange>
                </w:rPr>
                <w:delText>Maf_Identype: Điều kiện KH thỏa mãn tại thời điểm định danh</w:delText>
              </w:r>
            </w:del>
          </w:p>
        </w:tc>
        <w:tc>
          <w:tcPr>
            <w:tcW w:w="1080" w:type="dxa"/>
            <w:tcPrChange w:id="4795" w:author="thu nga" w:date="2024-10-01T10:49:00Z">
              <w:tcPr>
                <w:tcW w:w="1080" w:type="dxa"/>
              </w:tcPr>
            </w:tcPrChange>
          </w:tcPr>
          <w:p w14:paraId="2C111CB8" w14:textId="326E0ABB" w:rsidR="00FF4CD3" w:rsidRPr="008A7753" w:rsidDel="007E0F89" w:rsidRDefault="00FF4CD3" w:rsidP="00FF4CD3">
            <w:pPr>
              <w:spacing w:before="0" w:line="240" w:lineRule="auto"/>
              <w:contextualSpacing w:val="0"/>
              <w:rPr>
                <w:del w:id="4796" w:author="Phuong Truong Thi" w:date="2024-10-08T18:09:00Z"/>
                <w:rFonts w:ascii="Times New Roman" w:eastAsia="Times New Roman" w:hAnsi="Times New Roman"/>
                <w:sz w:val="24"/>
                <w:szCs w:val="24"/>
                <w:lang w:eastAsia="vi-VN"/>
              </w:rPr>
            </w:pPr>
            <w:ins w:id="4797" w:author="thu nga" w:date="2024-09-30T15:05:00Z">
              <w:del w:id="4798" w:author="Phuong Truong Thi" w:date="2024-10-08T18:09:00Z">
                <w:r w:rsidRPr="008B6A2F" w:rsidDel="007E0F89">
                  <w:rPr>
                    <w:rFonts w:ascii="Times New Roman" w:hAnsi="Times New Roman"/>
                    <w:color w:val="000000"/>
                    <w:sz w:val="24"/>
                    <w:szCs w:val="24"/>
                    <w:lang w:val="vi-VN"/>
                  </w:rPr>
                  <w:delText>EZ/T24</w:delText>
                </w:r>
              </w:del>
            </w:ins>
          </w:p>
        </w:tc>
        <w:tc>
          <w:tcPr>
            <w:tcW w:w="1271" w:type="dxa"/>
            <w:tcPrChange w:id="4799" w:author="thu nga" w:date="2024-10-01T10:49:00Z">
              <w:tcPr>
                <w:tcW w:w="1080" w:type="dxa"/>
                <w:gridSpan w:val="2"/>
              </w:tcPr>
            </w:tcPrChange>
          </w:tcPr>
          <w:p w14:paraId="7904CC22" w14:textId="533099C5" w:rsidR="00FF4CD3" w:rsidDel="007E0F89" w:rsidRDefault="00FF4CD3" w:rsidP="00FF4CD3">
            <w:pPr>
              <w:spacing w:before="0" w:line="240" w:lineRule="auto"/>
              <w:contextualSpacing w:val="0"/>
              <w:rPr>
                <w:del w:id="4800" w:author="Phuong Truong Thi" w:date="2024-10-08T18:09:00Z"/>
                <w:rFonts w:ascii="Times New Roman" w:eastAsia="Times New Roman" w:hAnsi="Times New Roman"/>
                <w:sz w:val="24"/>
                <w:szCs w:val="24"/>
                <w:lang w:eastAsia="vi-VN"/>
              </w:rPr>
            </w:pPr>
            <w:del w:id="4801" w:author="Phuong Truong Thi" w:date="2024-10-08T18:09:00Z">
              <w:r w:rsidRPr="008A7753"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802" w:author="thu nga" w:date="2024-10-01T10:49:00Z">
              <w:tcPr>
                <w:tcW w:w="1890" w:type="dxa"/>
                <w:gridSpan w:val="3"/>
                <w:shd w:val="clear" w:color="auto" w:fill="auto"/>
                <w:noWrap/>
                <w:vAlign w:val="center"/>
              </w:tcPr>
            </w:tcPrChange>
          </w:tcPr>
          <w:p w14:paraId="48182D96" w14:textId="0A87EFB0" w:rsidR="00FF4CD3" w:rsidRPr="00AD0E1A" w:rsidDel="007E0F89" w:rsidRDefault="00FF4CD3" w:rsidP="00FF4CD3">
            <w:pPr>
              <w:spacing w:before="0" w:line="240" w:lineRule="auto"/>
              <w:contextualSpacing w:val="0"/>
              <w:rPr>
                <w:del w:id="4803" w:author="Phuong Truong Thi" w:date="2024-10-08T18:09:00Z"/>
                <w:rFonts w:ascii="Times New Roman" w:eastAsia="Times New Roman" w:hAnsi="Times New Roman"/>
                <w:color w:val="FF0000"/>
                <w:sz w:val="24"/>
                <w:szCs w:val="24"/>
                <w:lang w:eastAsia="vi-VN"/>
              </w:rPr>
            </w:pPr>
          </w:p>
        </w:tc>
        <w:tc>
          <w:tcPr>
            <w:tcW w:w="1063" w:type="dxa"/>
            <w:tcPrChange w:id="4804" w:author="thu nga" w:date="2024-10-01T10:49:00Z">
              <w:tcPr>
                <w:tcW w:w="1260" w:type="dxa"/>
              </w:tcPr>
            </w:tcPrChange>
          </w:tcPr>
          <w:p w14:paraId="3C05EE47" w14:textId="38482B6B" w:rsidR="00FF4CD3" w:rsidDel="007E0F89" w:rsidRDefault="00FF4CD3" w:rsidP="00FF4CD3">
            <w:pPr>
              <w:spacing w:before="0" w:line="240" w:lineRule="auto"/>
              <w:contextualSpacing w:val="0"/>
              <w:jc w:val="center"/>
              <w:rPr>
                <w:del w:id="4805" w:author="Phuong Truong Thi" w:date="2024-10-08T18:09:00Z"/>
                <w:rFonts w:ascii="Times New Roman" w:eastAsia="Times New Roman" w:hAnsi="Times New Roman"/>
                <w:sz w:val="24"/>
                <w:szCs w:val="24"/>
                <w:lang w:eastAsia="vi-VN"/>
              </w:rPr>
            </w:pPr>
            <w:del w:id="4806" w:author="Phuong Truong Thi" w:date="2024-10-08T18:09:00Z">
              <w:r w:rsidRPr="00FA1201" w:rsidDel="007E0F89">
                <w:rPr>
                  <w:rFonts w:ascii="Times New Roman" w:eastAsia="Times New Roman" w:hAnsi="Times New Roman"/>
                  <w:sz w:val="24"/>
                  <w:szCs w:val="24"/>
                  <w:lang w:eastAsia="vi-VN"/>
                </w:rPr>
                <w:delText>N</w:delText>
              </w:r>
            </w:del>
          </w:p>
        </w:tc>
      </w:tr>
      <w:tr w:rsidR="00FF4CD3" w:rsidRPr="00AD0E1A" w:rsidDel="007E0F89" w14:paraId="49306556" w14:textId="600AF7B6" w:rsidTr="7F5A6C64">
        <w:trPr>
          <w:trHeight w:val="276"/>
          <w:del w:id="4807" w:author="Phuong Truong Thi" w:date="2024-10-08T18:09:00Z"/>
          <w:trPrChange w:id="4808" w:author="thu nga" w:date="2024-10-01T10:49:00Z">
            <w:trPr>
              <w:gridBefore w:val="3"/>
              <w:gridAfter w:val="0"/>
              <w:trHeight w:val="276"/>
            </w:trPr>
          </w:trPrChange>
        </w:trPr>
        <w:tc>
          <w:tcPr>
            <w:tcW w:w="720" w:type="dxa"/>
            <w:shd w:val="clear" w:color="auto" w:fill="auto"/>
            <w:vAlign w:val="center"/>
            <w:tcPrChange w:id="4809" w:author="thu nga" w:date="2024-10-01T10:49:00Z">
              <w:tcPr>
                <w:tcW w:w="720" w:type="dxa"/>
                <w:shd w:val="clear" w:color="auto" w:fill="auto"/>
                <w:vAlign w:val="center"/>
              </w:tcPr>
            </w:tcPrChange>
          </w:tcPr>
          <w:p w14:paraId="29A9A35A" w14:textId="4C13AF5B" w:rsidR="00FF4CD3" w:rsidRPr="005A1D22" w:rsidDel="007E0F89" w:rsidRDefault="00FF4CD3" w:rsidP="00FF4CD3">
            <w:pPr>
              <w:pStyle w:val="ListParagraph"/>
              <w:numPr>
                <w:ilvl w:val="0"/>
                <w:numId w:val="61"/>
              </w:numPr>
              <w:spacing w:before="0" w:line="240" w:lineRule="auto"/>
              <w:contextualSpacing w:val="0"/>
              <w:jc w:val="left"/>
              <w:rPr>
                <w:del w:id="4810" w:author="Phuong Truong Thi" w:date="2024-10-08T18:09:00Z"/>
                <w:rFonts w:eastAsia="Times New Roman"/>
                <w:szCs w:val="24"/>
                <w:lang w:val="vi-VN" w:eastAsia="vi-VN"/>
              </w:rPr>
            </w:pPr>
          </w:p>
        </w:tc>
        <w:tc>
          <w:tcPr>
            <w:tcW w:w="1355" w:type="dxa"/>
            <w:gridSpan w:val="2"/>
            <w:shd w:val="clear" w:color="auto" w:fill="auto"/>
            <w:vAlign w:val="center"/>
            <w:tcPrChange w:id="4811" w:author="thu nga" w:date="2024-10-01T10:49:00Z">
              <w:tcPr>
                <w:tcW w:w="1710" w:type="dxa"/>
                <w:gridSpan w:val="3"/>
                <w:shd w:val="clear" w:color="auto" w:fill="auto"/>
                <w:vAlign w:val="center"/>
              </w:tcPr>
            </w:tcPrChange>
          </w:tcPr>
          <w:p w14:paraId="6BEC751B" w14:textId="7674F7D1" w:rsidR="00FF4CD3" w:rsidRPr="00763017" w:rsidDel="007E0F89" w:rsidRDefault="00FF4CD3" w:rsidP="00FF4CD3">
            <w:pPr>
              <w:spacing w:before="0" w:line="240" w:lineRule="auto"/>
              <w:contextualSpacing w:val="0"/>
              <w:rPr>
                <w:del w:id="4812" w:author="Phuong Truong Thi" w:date="2024-10-08T18:09:00Z"/>
                <w:rFonts w:ascii="Times New Roman" w:hAnsi="Times New Roman"/>
                <w:color w:val="000000"/>
                <w:sz w:val="24"/>
                <w:szCs w:val="24"/>
                <w:lang w:val="vi-VN"/>
                <w:rPrChange w:id="4813" w:author="thu nga" w:date="2024-09-30T13:54:00Z">
                  <w:rPr>
                    <w:del w:id="4814" w:author="Phuong Truong Thi" w:date="2024-10-08T18:09:00Z"/>
                    <w:rFonts w:ascii="Times New Roman" w:hAnsi="Times New Roman"/>
                    <w:color w:val="000000"/>
                    <w:sz w:val="24"/>
                    <w:szCs w:val="24"/>
                  </w:rPr>
                </w:rPrChange>
              </w:rPr>
            </w:pPr>
            <w:del w:id="4815" w:author="Phuong Truong Thi" w:date="2024-10-08T18:09:00Z">
              <w:r w:rsidRPr="00763017" w:rsidDel="007E0F89">
                <w:rPr>
                  <w:rFonts w:ascii="Times New Roman" w:hAnsi="Times New Roman"/>
                  <w:color w:val="000000"/>
                  <w:sz w:val="24"/>
                  <w:szCs w:val="24"/>
                  <w:lang w:val="vi-VN"/>
                  <w:rPrChange w:id="4816" w:author="thu nga" w:date="2024-09-30T13:54:00Z">
                    <w:rPr>
                      <w:rFonts w:ascii="Times New Roman" w:hAnsi="Times New Roman"/>
                      <w:color w:val="000000"/>
                      <w:sz w:val="24"/>
                      <w:szCs w:val="24"/>
                    </w:rPr>
                  </w:rPrChange>
                </w:rPr>
                <w:delText>Số tháng KH được giữ lại trong phân khúc Core</w:delText>
              </w:r>
            </w:del>
          </w:p>
        </w:tc>
        <w:tc>
          <w:tcPr>
            <w:tcW w:w="2610" w:type="dxa"/>
            <w:vAlign w:val="center"/>
            <w:tcPrChange w:id="4817" w:author="thu nga" w:date="2024-10-01T10:49:00Z">
              <w:tcPr>
                <w:tcW w:w="2610" w:type="dxa"/>
                <w:vAlign w:val="center"/>
              </w:tcPr>
            </w:tcPrChange>
          </w:tcPr>
          <w:p w14:paraId="04897B12" w14:textId="4C77C943" w:rsidR="00FF4CD3" w:rsidRPr="00763017" w:rsidDel="007E0F89" w:rsidRDefault="00FF4CD3" w:rsidP="00FF4CD3">
            <w:pPr>
              <w:spacing w:before="0" w:line="240" w:lineRule="auto"/>
              <w:contextualSpacing w:val="0"/>
              <w:rPr>
                <w:del w:id="4818" w:author="Phuong Truong Thi" w:date="2024-10-08T18:09:00Z"/>
                <w:rFonts w:ascii="Times New Roman" w:eastAsia="Times New Roman" w:hAnsi="Times New Roman"/>
                <w:sz w:val="24"/>
                <w:szCs w:val="24"/>
                <w:lang w:val="vi-VN" w:eastAsia="vi-VN"/>
                <w:rPrChange w:id="4819" w:author="thu nga" w:date="2024-09-30T13:54:00Z">
                  <w:rPr>
                    <w:del w:id="4820" w:author="Phuong Truong Thi" w:date="2024-10-08T18:09:00Z"/>
                    <w:rFonts w:ascii="Times New Roman" w:eastAsia="Times New Roman" w:hAnsi="Times New Roman"/>
                    <w:sz w:val="24"/>
                    <w:szCs w:val="24"/>
                    <w:lang w:eastAsia="vi-VN"/>
                  </w:rPr>
                </w:rPrChange>
              </w:rPr>
            </w:pPr>
            <w:del w:id="4821" w:author="Phuong Truong Thi" w:date="2024-10-08T18:09:00Z">
              <w:r w:rsidRPr="00763017" w:rsidDel="007E0F89">
                <w:rPr>
                  <w:rFonts w:ascii="Times New Roman" w:hAnsi="Times New Roman"/>
                  <w:color w:val="000000"/>
                  <w:sz w:val="24"/>
                  <w:szCs w:val="24"/>
                  <w:lang w:val="vi-VN"/>
                  <w:rPrChange w:id="4822" w:author="thu nga" w:date="2024-09-30T13:54:00Z">
                    <w:rPr>
                      <w:rFonts w:ascii="Times New Roman" w:hAnsi="Times New Roman"/>
                      <w:color w:val="000000"/>
                      <w:sz w:val="24"/>
                      <w:szCs w:val="24"/>
                    </w:rPr>
                  </w:rPrChange>
                </w:rPr>
                <w:delText>Partner</w:delText>
              </w:r>
              <w:r w:rsidRPr="00763017" w:rsidDel="007E0F89">
                <w:rPr>
                  <w:rFonts w:ascii="Times New Roman" w:hAnsi="Times New Roman"/>
                  <w:color w:val="000000"/>
                  <w:sz w:val="24"/>
                  <w:szCs w:val="24"/>
                  <w:lang w:val="vi-VN"/>
                  <w:rPrChange w:id="4823" w:author="thu nga" w:date="2024-09-30T13:54:00Z">
                    <w:rPr>
                      <w:rFonts w:ascii="Times New Roman" w:hAnsi="Times New Roman"/>
                      <w:color w:val="000000"/>
                      <w:sz w:val="24"/>
                      <w:szCs w:val="24"/>
                    </w:rPr>
                  </w:rPrChange>
                </w:rPr>
                <w:br/>
                <w:delText>Đánh dấu số tháng KH được giữ lại trong phân hạng CORE</w:delText>
              </w:r>
              <w:r w:rsidRPr="00763017" w:rsidDel="007E0F89">
                <w:rPr>
                  <w:rFonts w:ascii="Times New Roman" w:hAnsi="Times New Roman"/>
                  <w:color w:val="000000"/>
                  <w:sz w:val="24"/>
                  <w:szCs w:val="24"/>
                  <w:lang w:val="vi-VN"/>
                  <w:rPrChange w:id="4824" w:author="thu nga" w:date="2024-09-30T13:54:00Z">
                    <w:rPr>
                      <w:rFonts w:ascii="Times New Roman" w:hAnsi="Times New Roman"/>
                      <w:color w:val="000000"/>
                      <w:sz w:val="24"/>
                      <w:szCs w:val="24"/>
                    </w:rPr>
                  </w:rPrChange>
                </w:rPr>
                <w:br/>
                <w:delText>Điền 1 trong 3 giá trị: 1, 2 hoặc 3. TH khi KH không thảo mãn đk core MAF, được phép giữ hạn trọng 1-3 tháng</w:delText>
              </w:r>
            </w:del>
          </w:p>
        </w:tc>
        <w:tc>
          <w:tcPr>
            <w:tcW w:w="1080" w:type="dxa"/>
            <w:tcPrChange w:id="4825" w:author="thu nga" w:date="2024-10-01T10:49:00Z">
              <w:tcPr>
                <w:tcW w:w="1080" w:type="dxa"/>
              </w:tcPr>
            </w:tcPrChange>
          </w:tcPr>
          <w:p w14:paraId="1791C7E8" w14:textId="49A59043" w:rsidR="00FF4CD3" w:rsidDel="007E0F89" w:rsidRDefault="00FF4CD3" w:rsidP="00FF4CD3">
            <w:pPr>
              <w:spacing w:before="0" w:line="240" w:lineRule="auto"/>
              <w:contextualSpacing w:val="0"/>
              <w:rPr>
                <w:del w:id="4826" w:author="Phuong Truong Thi" w:date="2024-10-08T18:09:00Z"/>
                <w:rFonts w:ascii="Times New Roman" w:eastAsia="Times New Roman" w:hAnsi="Times New Roman"/>
                <w:sz w:val="24"/>
                <w:szCs w:val="24"/>
                <w:lang w:eastAsia="vi-VN"/>
              </w:rPr>
            </w:pPr>
            <w:ins w:id="4827" w:author="thu nga" w:date="2024-09-30T15:05:00Z">
              <w:del w:id="4828" w:author="Phuong Truong Thi" w:date="2024-10-08T18:09:00Z">
                <w:r w:rsidRPr="008B6A2F" w:rsidDel="007E0F89">
                  <w:rPr>
                    <w:rFonts w:ascii="Times New Roman" w:hAnsi="Times New Roman"/>
                    <w:color w:val="000000"/>
                    <w:sz w:val="24"/>
                    <w:szCs w:val="24"/>
                    <w:lang w:val="vi-VN"/>
                  </w:rPr>
                  <w:delText>EZ/T24</w:delText>
                </w:r>
              </w:del>
            </w:ins>
          </w:p>
        </w:tc>
        <w:tc>
          <w:tcPr>
            <w:tcW w:w="1271" w:type="dxa"/>
            <w:tcPrChange w:id="4829" w:author="thu nga" w:date="2024-10-01T10:49:00Z">
              <w:tcPr>
                <w:tcW w:w="1080" w:type="dxa"/>
                <w:gridSpan w:val="2"/>
              </w:tcPr>
            </w:tcPrChange>
          </w:tcPr>
          <w:p w14:paraId="69557C99" w14:textId="551AAAEF" w:rsidR="00FF4CD3" w:rsidDel="007E0F89" w:rsidRDefault="00FF4CD3" w:rsidP="00FF4CD3">
            <w:pPr>
              <w:spacing w:before="0" w:line="240" w:lineRule="auto"/>
              <w:contextualSpacing w:val="0"/>
              <w:rPr>
                <w:del w:id="4830" w:author="Phuong Truong Thi" w:date="2024-10-08T18:09:00Z"/>
                <w:rFonts w:ascii="Times New Roman" w:eastAsia="Times New Roman" w:hAnsi="Times New Roman"/>
                <w:sz w:val="24"/>
                <w:szCs w:val="24"/>
                <w:lang w:eastAsia="vi-VN"/>
              </w:rPr>
            </w:pPr>
            <w:del w:id="4831"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4832" w:author="thu nga" w:date="2024-10-01T10:49:00Z">
              <w:tcPr>
                <w:tcW w:w="1890" w:type="dxa"/>
                <w:gridSpan w:val="3"/>
                <w:shd w:val="clear" w:color="auto" w:fill="auto"/>
                <w:noWrap/>
                <w:vAlign w:val="center"/>
              </w:tcPr>
            </w:tcPrChange>
          </w:tcPr>
          <w:p w14:paraId="0F99FA16" w14:textId="7B1C8922" w:rsidR="00FF4CD3" w:rsidRPr="00AD0E1A" w:rsidDel="007E0F89" w:rsidRDefault="00FF4CD3" w:rsidP="00FF4CD3">
            <w:pPr>
              <w:spacing w:before="0" w:line="240" w:lineRule="auto"/>
              <w:contextualSpacing w:val="0"/>
              <w:rPr>
                <w:del w:id="4833" w:author="Phuong Truong Thi" w:date="2024-10-08T18:09:00Z"/>
                <w:rFonts w:ascii="Times New Roman" w:eastAsia="Times New Roman" w:hAnsi="Times New Roman"/>
                <w:color w:val="FF0000"/>
                <w:sz w:val="24"/>
                <w:szCs w:val="24"/>
                <w:lang w:eastAsia="vi-VN"/>
              </w:rPr>
            </w:pPr>
          </w:p>
        </w:tc>
        <w:tc>
          <w:tcPr>
            <w:tcW w:w="1063" w:type="dxa"/>
            <w:tcPrChange w:id="4834" w:author="thu nga" w:date="2024-10-01T10:49:00Z">
              <w:tcPr>
                <w:tcW w:w="1260" w:type="dxa"/>
              </w:tcPr>
            </w:tcPrChange>
          </w:tcPr>
          <w:p w14:paraId="4633B841" w14:textId="10BA8EF5" w:rsidR="00FF4CD3" w:rsidDel="007E0F89" w:rsidRDefault="00FF4CD3" w:rsidP="00FF4CD3">
            <w:pPr>
              <w:spacing w:before="0" w:line="240" w:lineRule="auto"/>
              <w:contextualSpacing w:val="0"/>
              <w:jc w:val="center"/>
              <w:rPr>
                <w:del w:id="4835" w:author="Phuong Truong Thi" w:date="2024-10-08T18:09:00Z"/>
                <w:rFonts w:ascii="Times New Roman" w:eastAsia="Times New Roman" w:hAnsi="Times New Roman"/>
                <w:sz w:val="24"/>
                <w:szCs w:val="24"/>
                <w:lang w:eastAsia="vi-VN"/>
              </w:rPr>
            </w:pPr>
            <w:del w:id="4836" w:author="Phuong Truong Thi" w:date="2024-10-08T18:09:00Z">
              <w:r w:rsidRPr="00FA1201" w:rsidDel="007E0F89">
                <w:rPr>
                  <w:rFonts w:ascii="Times New Roman" w:eastAsia="Times New Roman" w:hAnsi="Times New Roman"/>
                  <w:sz w:val="24"/>
                  <w:szCs w:val="24"/>
                  <w:lang w:eastAsia="vi-VN"/>
                </w:rPr>
                <w:delText>N</w:delText>
              </w:r>
            </w:del>
          </w:p>
        </w:tc>
      </w:tr>
      <w:tr w:rsidR="00FF4CD3" w:rsidRPr="00AD0E1A" w:rsidDel="007E0F89" w14:paraId="671BAF8B" w14:textId="43DEC1F2" w:rsidTr="7F5A6C64">
        <w:trPr>
          <w:trHeight w:val="276"/>
          <w:del w:id="4837" w:author="Phuong Truong Thi" w:date="2024-10-08T18:09:00Z"/>
          <w:trPrChange w:id="4838" w:author="thu nga" w:date="2024-10-01T10:48:00Z">
            <w:trPr>
              <w:gridBefore w:val="3"/>
              <w:gridAfter w:val="0"/>
              <w:trHeight w:val="276"/>
            </w:trPr>
          </w:trPrChange>
        </w:trPr>
        <w:tc>
          <w:tcPr>
            <w:tcW w:w="1080" w:type="dxa"/>
            <w:gridSpan w:val="2"/>
            <w:tcPrChange w:id="4839" w:author="thu nga" w:date="2024-10-01T10:48:00Z">
              <w:tcPr>
                <w:tcW w:w="1080" w:type="dxa"/>
                <w:gridSpan w:val="3"/>
              </w:tcPr>
            </w:tcPrChange>
          </w:tcPr>
          <w:p w14:paraId="209DA7B9" w14:textId="1FCDEF7D" w:rsidR="00FF4CD3" w:rsidDel="007E0F89" w:rsidRDefault="00FF4CD3" w:rsidP="00475D28">
            <w:pPr>
              <w:spacing w:before="0" w:line="240" w:lineRule="auto"/>
              <w:contextualSpacing w:val="0"/>
              <w:jc w:val="left"/>
              <w:rPr>
                <w:del w:id="4840" w:author="Phuong Truong Thi" w:date="2024-10-08T18:09:00Z"/>
                <w:rFonts w:ascii="Times New Roman" w:eastAsia="Times New Roman" w:hAnsi="Times New Roman"/>
                <w:sz w:val="24"/>
                <w:szCs w:val="24"/>
                <w:lang w:eastAsia="vi-VN"/>
              </w:rPr>
            </w:pPr>
          </w:p>
        </w:tc>
        <w:tc>
          <w:tcPr>
            <w:tcW w:w="8082" w:type="dxa"/>
            <w:gridSpan w:val="6"/>
            <w:tcPrChange w:id="4841" w:author="thu nga" w:date="2024-10-01T10:48:00Z">
              <w:tcPr>
                <w:tcW w:w="9270" w:type="dxa"/>
                <w:gridSpan w:val="9"/>
              </w:tcPr>
            </w:tcPrChange>
          </w:tcPr>
          <w:p w14:paraId="40A723F8" w14:textId="7644AE47" w:rsidR="00FF4CD3" w:rsidRPr="00FA1201" w:rsidDel="007E0F89" w:rsidRDefault="00FF4CD3" w:rsidP="00475D28">
            <w:pPr>
              <w:spacing w:before="0" w:line="240" w:lineRule="auto"/>
              <w:contextualSpacing w:val="0"/>
              <w:jc w:val="left"/>
              <w:rPr>
                <w:del w:id="4842" w:author="Phuong Truong Thi" w:date="2024-10-08T18:09:00Z"/>
                <w:rFonts w:ascii="Times New Roman" w:eastAsia="Times New Roman" w:hAnsi="Times New Roman"/>
                <w:sz w:val="24"/>
                <w:szCs w:val="24"/>
                <w:lang w:eastAsia="vi-VN"/>
              </w:rPr>
            </w:pPr>
            <w:del w:id="4843" w:author="Phuong Truong Thi" w:date="2024-10-08T18:09:00Z">
              <w:r w:rsidDel="007E0F89">
                <w:rPr>
                  <w:rFonts w:ascii="Times New Roman" w:eastAsia="Times New Roman" w:hAnsi="Times New Roman"/>
                  <w:sz w:val="24"/>
                  <w:szCs w:val="24"/>
                  <w:lang w:eastAsia="vi-VN"/>
                </w:rPr>
                <w:delText>Lead/Opt</w:delText>
              </w:r>
            </w:del>
          </w:p>
        </w:tc>
      </w:tr>
      <w:tr w:rsidR="00FF4CD3" w:rsidRPr="00AD0E1A" w:rsidDel="007E0F89" w14:paraId="4A5F4226" w14:textId="48508C01" w:rsidTr="7F5A6C64">
        <w:trPr>
          <w:trHeight w:val="276"/>
          <w:del w:id="4844" w:author="Phuong Truong Thi" w:date="2024-10-08T18:09:00Z"/>
          <w:trPrChange w:id="4845" w:author="thu nga" w:date="2024-10-01T10:49:00Z">
            <w:trPr>
              <w:gridBefore w:val="3"/>
              <w:gridAfter w:val="0"/>
              <w:trHeight w:val="276"/>
            </w:trPr>
          </w:trPrChange>
        </w:trPr>
        <w:tc>
          <w:tcPr>
            <w:tcW w:w="720" w:type="dxa"/>
            <w:shd w:val="clear" w:color="auto" w:fill="auto"/>
            <w:vAlign w:val="center"/>
            <w:tcPrChange w:id="4846" w:author="thu nga" w:date="2024-10-01T10:49:00Z">
              <w:tcPr>
                <w:tcW w:w="720" w:type="dxa"/>
                <w:shd w:val="clear" w:color="auto" w:fill="auto"/>
                <w:vAlign w:val="center"/>
              </w:tcPr>
            </w:tcPrChange>
          </w:tcPr>
          <w:p w14:paraId="092C6002" w14:textId="53C326F9" w:rsidR="00FF4CD3" w:rsidRPr="005A1D22" w:rsidDel="007E0F89" w:rsidRDefault="00FF4CD3" w:rsidP="008C1DA1">
            <w:pPr>
              <w:pStyle w:val="ListParagraph"/>
              <w:numPr>
                <w:ilvl w:val="0"/>
                <w:numId w:val="61"/>
              </w:numPr>
              <w:spacing w:before="0" w:line="240" w:lineRule="auto"/>
              <w:contextualSpacing w:val="0"/>
              <w:jc w:val="left"/>
              <w:rPr>
                <w:del w:id="4847" w:author="Phuong Truong Thi" w:date="2024-10-08T18:09:00Z"/>
                <w:rFonts w:eastAsia="Times New Roman"/>
                <w:szCs w:val="24"/>
                <w:lang w:val="vi-VN" w:eastAsia="vi-VN"/>
              </w:rPr>
            </w:pPr>
          </w:p>
        </w:tc>
        <w:tc>
          <w:tcPr>
            <w:tcW w:w="1355" w:type="dxa"/>
            <w:gridSpan w:val="2"/>
            <w:shd w:val="clear" w:color="auto" w:fill="auto"/>
            <w:vAlign w:val="center"/>
            <w:tcPrChange w:id="4848" w:author="thu nga" w:date="2024-10-01T10:49:00Z">
              <w:tcPr>
                <w:tcW w:w="1710" w:type="dxa"/>
                <w:gridSpan w:val="3"/>
                <w:shd w:val="clear" w:color="auto" w:fill="auto"/>
                <w:vAlign w:val="center"/>
              </w:tcPr>
            </w:tcPrChange>
          </w:tcPr>
          <w:p w14:paraId="066BF483" w14:textId="10B15288" w:rsidR="00FF4CD3" w:rsidRPr="005A1D22" w:rsidDel="007E0F89" w:rsidRDefault="00FF4CD3" w:rsidP="008C1DA1">
            <w:pPr>
              <w:spacing w:before="0" w:line="240" w:lineRule="auto"/>
              <w:contextualSpacing w:val="0"/>
              <w:rPr>
                <w:del w:id="4849" w:author="Phuong Truong Thi" w:date="2024-10-08T18:09:00Z"/>
                <w:rFonts w:ascii="Times New Roman" w:hAnsi="Times New Roman"/>
                <w:sz w:val="24"/>
                <w:szCs w:val="24"/>
              </w:rPr>
            </w:pPr>
            <w:del w:id="4850" w:author="Phuong Truong Thi" w:date="2024-10-08T18:09:00Z">
              <w:r w:rsidRPr="005A1D22" w:rsidDel="007E0F89">
                <w:rPr>
                  <w:rFonts w:ascii="Times New Roman" w:hAnsi="Times New Roman"/>
                  <w:color w:val="000000"/>
                  <w:sz w:val="24"/>
                  <w:szCs w:val="24"/>
                </w:rPr>
                <w:delText>Số lead/opt đang khai thác</w:delText>
              </w:r>
            </w:del>
          </w:p>
        </w:tc>
        <w:tc>
          <w:tcPr>
            <w:tcW w:w="2610" w:type="dxa"/>
            <w:vAlign w:val="center"/>
            <w:tcPrChange w:id="4851" w:author="thu nga" w:date="2024-10-01T10:49:00Z">
              <w:tcPr>
                <w:tcW w:w="2610" w:type="dxa"/>
                <w:vAlign w:val="center"/>
              </w:tcPr>
            </w:tcPrChange>
          </w:tcPr>
          <w:p w14:paraId="4FE998EB" w14:textId="43EA21FD" w:rsidR="00FF4CD3" w:rsidRPr="008C1DA1" w:rsidDel="007E0F89" w:rsidRDefault="00FF4CD3" w:rsidP="008C1DA1">
            <w:pPr>
              <w:spacing w:before="0" w:line="240" w:lineRule="auto"/>
              <w:contextualSpacing w:val="0"/>
              <w:rPr>
                <w:del w:id="4852" w:author="Phuong Truong Thi" w:date="2024-10-08T18:09:00Z"/>
                <w:rFonts w:ascii="Times New Roman" w:eastAsia="Times New Roman" w:hAnsi="Times New Roman"/>
                <w:sz w:val="24"/>
                <w:szCs w:val="24"/>
                <w:lang w:eastAsia="vi-VN"/>
              </w:rPr>
            </w:pPr>
            <w:del w:id="4853" w:author="Phuong Truong Thi" w:date="2024-10-08T18:09:00Z">
              <w:r w:rsidRPr="008C1DA1" w:rsidDel="007E0F89">
                <w:rPr>
                  <w:rFonts w:ascii="Times New Roman" w:hAnsi="Times New Roman"/>
                  <w:color w:val="000000"/>
                  <w:sz w:val="24"/>
                  <w:szCs w:val="24"/>
                </w:rPr>
                <w:delText>Tổng số lead của KH đó đang có trạng thái khác đóng</w:delText>
              </w:r>
            </w:del>
          </w:p>
        </w:tc>
        <w:tc>
          <w:tcPr>
            <w:tcW w:w="1080" w:type="dxa"/>
            <w:tcPrChange w:id="4854" w:author="thu nga" w:date="2024-10-01T10:49:00Z">
              <w:tcPr>
                <w:tcW w:w="1080" w:type="dxa"/>
              </w:tcPr>
            </w:tcPrChange>
          </w:tcPr>
          <w:p w14:paraId="11956A63" w14:textId="54413A74" w:rsidR="00FF4CD3" w:rsidRPr="00FF4CD3" w:rsidDel="007E0F89" w:rsidRDefault="00FF4CD3" w:rsidP="008C1DA1">
            <w:pPr>
              <w:spacing w:before="0" w:line="240" w:lineRule="auto"/>
              <w:contextualSpacing w:val="0"/>
              <w:rPr>
                <w:del w:id="4855" w:author="Phuong Truong Thi" w:date="2024-10-08T18:09:00Z"/>
                <w:rFonts w:ascii="Times New Roman" w:eastAsia="Times New Roman" w:hAnsi="Times New Roman"/>
                <w:sz w:val="24"/>
                <w:szCs w:val="24"/>
                <w:lang w:val="vi-VN" w:eastAsia="vi-VN"/>
                <w:rPrChange w:id="4856" w:author="thu nga" w:date="2024-09-30T15:05:00Z">
                  <w:rPr>
                    <w:del w:id="4857" w:author="Phuong Truong Thi" w:date="2024-10-08T18:09:00Z"/>
                    <w:rFonts w:ascii="Times New Roman" w:eastAsia="Times New Roman" w:hAnsi="Times New Roman"/>
                    <w:sz w:val="24"/>
                    <w:szCs w:val="24"/>
                    <w:lang w:eastAsia="vi-VN"/>
                  </w:rPr>
                </w:rPrChange>
              </w:rPr>
            </w:pPr>
            <w:ins w:id="4858" w:author="thu nga" w:date="2024-09-30T15:05:00Z">
              <w:del w:id="4859"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860" w:author="thu nga" w:date="2024-10-01T10:49:00Z">
              <w:tcPr>
                <w:tcW w:w="1080" w:type="dxa"/>
                <w:gridSpan w:val="2"/>
              </w:tcPr>
            </w:tcPrChange>
          </w:tcPr>
          <w:p w14:paraId="768FF983" w14:textId="068B2CC6" w:rsidR="00FF4CD3" w:rsidRPr="00AD0E1A" w:rsidDel="007E0F89" w:rsidRDefault="00FF4CD3" w:rsidP="008C1DA1">
            <w:pPr>
              <w:spacing w:before="0" w:line="240" w:lineRule="auto"/>
              <w:contextualSpacing w:val="0"/>
              <w:rPr>
                <w:del w:id="4861" w:author="Phuong Truong Thi" w:date="2024-10-08T18:09:00Z"/>
                <w:rFonts w:ascii="Times New Roman" w:eastAsia="Times New Roman" w:hAnsi="Times New Roman"/>
                <w:sz w:val="24"/>
                <w:szCs w:val="24"/>
                <w:lang w:eastAsia="vi-VN"/>
              </w:rPr>
            </w:pPr>
            <w:del w:id="4862"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4863" w:author="thu nga" w:date="2024-10-01T10:49:00Z">
              <w:tcPr>
                <w:tcW w:w="1890" w:type="dxa"/>
                <w:gridSpan w:val="3"/>
                <w:shd w:val="clear" w:color="auto" w:fill="auto"/>
                <w:noWrap/>
                <w:vAlign w:val="center"/>
              </w:tcPr>
            </w:tcPrChange>
          </w:tcPr>
          <w:p w14:paraId="0C641213" w14:textId="24415E1B" w:rsidR="00FF4CD3" w:rsidRPr="00AD0E1A" w:rsidDel="007E0F89" w:rsidRDefault="00FF4CD3" w:rsidP="008C1DA1">
            <w:pPr>
              <w:spacing w:before="0" w:line="240" w:lineRule="auto"/>
              <w:contextualSpacing w:val="0"/>
              <w:rPr>
                <w:del w:id="4864" w:author="Phuong Truong Thi" w:date="2024-10-08T18:09:00Z"/>
                <w:rFonts w:ascii="Times New Roman" w:eastAsia="Times New Roman" w:hAnsi="Times New Roman"/>
                <w:sz w:val="24"/>
                <w:szCs w:val="24"/>
                <w:lang w:val="vi-VN" w:eastAsia="vi-VN"/>
              </w:rPr>
            </w:pPr>
          </w:p>
        </w:tc>
        <w:tc>
          <w:tcPr>
            <w:tcW w:w="1063" w:type="dxa"/>
            <w:tcPrChange w:id="4865" w:author="thu nga" w:date="2024-10-01T10:49:00Z">
              <w:tcPr>
                <w:tcW w:w="1260" w:type="dxa"/>
              </w:tcPr>
            </w:tcPrChange>
          </w:tcPr>
          <w:p w14:paraId="2671A605" w14:textId="4A1FFD98" w:rsidR="00FF4CD3" w:rsidRPr="00AD0E1A" w:rsidDel="007E0F89" w:rsidRDefault="00FF4CD3" w:rsidP="008C1DA1">
            <w:pPr>
              <w:spacing w:before="0" w:line="240" w:lineRule="auto"/>
              <w:contextualSpacing w:val="0"/>
              <w:jc w:val="center"/>
              <w:rPr>
                <w:del w:id="4866" w:author="Phuong Truong Thi" w:date="2024-10-08T18:09:00Z"/>
                <w:rFonts w:ascii="Times New Roman" w:eastAsia="Times New Roman" w:hAnsi="Times New Roman"/>
                <w:sz w:val="24"/>
                <w:szCs w:val="24"/>
                <w:lang w:eastAsia="vi-VN"/>
              </w:rPr>
            </w:pPr>
            <w:del w:id="4867"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0B4D4FB2" w14:textId="6857811F" w:rsidTr="7F5A6C64">
        <w:trPr>
          <w:trHeight w:val="276"/>
          <w:del w:id="4868" w:author="Phuong Truong Thi" w:date="2024-10-08T18:09:00Z"/>
          <w:trPrChange w:id="4869" w:author="thu nga" w:date="2024-10-01T10:49:00Z">
            <w:trPr>
              <w:gridBefore w:val="3"/>
              <w:gridAfter w:val="0"/>
              <w:trHeight w:val="276"/>
            </w:trPr>
          </w:trPrChange>
        </w:trPr>
        <w:tc>
          <w:tcPr>
            <w:tcW w:w="720" w:type="dxa"/>
            <w:shd w:val="clear" w:color="auto" w:fill="auto"/>
            <w:vAlign w:val="center"/>
            <w:tcPrChange w:id="4870" w:author="thu nga" w:date="2024-10-01T10:49:00Z">
              <w:tcPr>
                <w:tcW w:w="720" w:type="dxa"/>
                <w:shd w:val="clear" w:color="auto" w:fill="auto"/>
                <w:vAlign w:val="center"/>
              </w:tcPr>
            </w:tcPrChange>
          </w:tcPr>
          <w:p w14:paraId="1034A863" w14:textId="5517EFC2" w:rsidR="00FF4CD3" w:rsidRPr="005A1D22" w:rsidDel="007E0F89" w:rsidRDefault="00FF4CD3" w:rsidP="008C1DA1">
            <w:pPr>
              <w:pStyle w:val="ListParagraph"/>
              <w:numPr>
                <w:ilvl w:val="0"/>
                <w:numId w:val="61"/>
              </w:numPr>
              <w:spacing w:before="0" w:line="240" w:lineRule="auto"/>
              <w:contextualSpacing w:val="0"/>
              <w:jc w:val="left"/>
              <w:rPr>
                <w:del w:id="4871" w:author="Phuong Truong Thi" w:date="2024-10-08T18:09:00Z"/>
                <w:rFonts w:eastAsia="Times New Roman"/>
                <w:szCs w:val="24"/>
                <w:lang w:val="vi-VN" w:eastAsia="vi-VN"/>
              </w:rPr>
            </w:pPr>
          </w:p>
        </w:tc>
        <w:tc>
          <w:tcPr>
            <w:tcW w:w="1355" w:type="dxa"/>
            <w:gridSpan w:val="2"/>
            <w:shd w:val="clear" w:color="auto" w:fill="auto"/>
            <w:vAlign w:val="center"/>
            <w:tcPrChange w:id="4872" w:author="thu nga" w:date="2024-10-01T10:49:00Z">
              <w:tcPr>
                <w:tcW w:w="1710" w:type="dxa"/>
                <w:gridSpan w:val="3"/>
                <w:shd w:val="clear" w:color="auto" w:fill="auto"/>
                <w:vAlign w:val="center"/>
              </w:tcPr>
            </w:tcPrChange>
          </w:tcPr>
          <w:p w14:paraId="4F2CA6B8" w14:textId="3CD5FBD3" w:rsidR="00FF4CD3" w:rsidRPr="005A1D22" w:rsidDel="007E0F89" w:rsidRDefault="00FF4CD3" w:rsidP="008C1DA1">
            <w:pPr>
              <w:spacing w:before="0" w:line="240" w:lineRule="auto"/>
              <w:contextualSpacing w:val="0"/>
              <w:rPr>
                <w:del w:id="4873" w:author="Phuong Truong Thi" w:date="2024-10-08T18:09:00Z"/>
                <w:rFonts w:ascii="Times New Roman" w:hAnsi="Times New Roman"/>
                <w:sz w:val="24"/>
                <w:szCs w:val="24"/>
              </w:rPr>
            </w:pPr>
            <w:del w:id="4874" w:author="Phuong Truong Thi" w:date="2024-10-08T18:09:00Z">
              <w:r w:rsidRPr="005A1D22" w:rsidDel="007E0F89">
                <w:rPr>
                  <w:rFonts w:ascii="Times New Roman" w:hAnsi="Times New Roman"/>
                  <w:color w:val="000000"/>
                  <w:sz w:val="24"/>
                  <w:szCs w:val="24"/>
                </w:rPr>
                <w:delText>Tổng số lead/opt của KH</w:delText>
              </w:r>
            </w:del>
          </w:p>
        </w:tc>
        <w:tc>
          <w:tcPr>
            <w:tcW w:w="2610" w:type="dxa"/>
            <w:vAlign w:val="center"/>
            <w:tcPrChange w:id="4875" w:author="thu nga" w:date="2024-10-01T10:49:00Z">
              <w:tcPr>
                <w:tcW w:w="2610" w:type="dxa"/>
                <w:vAlign w:val="center"/>
              </w:tcPr>
            </w:tcPrChange>
          </w:tcPr>
          <w:p w14:paraId="39723123" w14:textId="11940009" w:rsidR="00FF4CD3" w:rsidRPr="008C1DA1" w:rsidDel="007E0F89" w:rsidRDefault="00FF4CD3" w:rsidP="008C1DA1">
            <w:pPr>
              <w:spacing w:before="0" w:line="240" w:lineRule="auto"/>
              <w:contextualSpacing w:val="0"/>
              <w:rPr>
                <w:del w:id="4876" w:author="Phuong Truong Thi" w:date="2024-10-08T18:09:00Z"/>
                <w:rFonts w:ascii="Times New Roman" w:eastAsia="Times New Roman" w:hAnsi="Times New Roman"/>
                <w:sz w:val="24"/>
                <w:szCs w:val="24"/>
                <w:lang w:eastAsia="vi-VN"/>
              </w:rPr>
            </w:pPr>
            <w:del w:id="4877" w:author="Phuong Truong Thi" w:date="2024-10-08T18:09:00Z">
              <w:r w:rsidRPr="008C1DA1" w:rsidDel="007E0F89">
                <w:rPr>
                  <w:rFonts w:ascii="Times New Roman" w:hAnsi="Times New Roman"/>
                  <w:color w:val="000000"/>
                  <w:sz w:val="24"/>
                  <w:szCs w:val="24"/>
                </w:rPr>
                <w:delText>Tổng số lead/opt đã được tạo ra để khai thác khách hàng đó</w:delText>
              </w:r>
            </w:del>
          </w:p>
        </w:tc>
        <w:tc>
          <w:tcPr>
            <w:tcW w:w="1080" w:type="dxa"/>
            <w:tcPrChange w:id="4878" w:author="thu nga" w:date="2024-10-01T10:49:00Z">
              <w:tcPr>
                <w:tcW w:w="1080" w:type="dxa"/>
              </w:tcPr>
            </w:tcPrChange>
          </w:tcPr>
          <w:p w14:paraId="40796388" w14:textId="18FD2D81" w:rsidR="00FF4CD3" w:rsidRPr="00FF4CD3" w:rsidDel="007E0F89" w:rsidRDefault="00FF4CD3" w:rsidP="008C1DA1">
            <w:pPr>
              <w:spacing w:before="0" w:line="240" w:lineRule="auto"/>
              <w:contextualSpacing w:val="0"/>
              <w:rPr>
                <w:del w:id="4879" w:author="Phuong Truong Thi" w:date="2024-10-08T18:09:00Z"/>
                <w:rFonts w:ascii="Times New Roman" w:eastAsia="Times New Roman" w:hAnsi="Times New Roman"/>
                <w:sz w:val="24"/>
                <w:szCs w:val="24"/>
                <w:lang w:val="vi-VN" w:eastAsia="vi-VN"/>
                <w:rPrChange w:id="4880" w:author="thu nga" w:date="2024-09-30T15:05:00Z">
                  <w:rPr>
                    <w:del w:id="4881" w:author="Phuong Truong Thi" w:date="2024-10-08T18:09:00Z"/>
                    <w:rFonts w:ascii="Times New Roman" w:eastAsia="Times New Roman" w:hAnsi="Times New Roman"/>
                    <w:sz w:val="24"/>
                    <w:szCs w:val="24"/>
                    <w:lang w:eastAsia="vi-VN"/>
                  </w:rPr>
                </w:rPrChange>
              </w:rPr>
            </w:pPr>
            <w:ins w:id="4882" w:author="thu nga" w:date="2024-09-30T15:05:00Z">
              <w:del w:id="4883"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4884" w:author="thu nga" w:date="2024-10-01T10:49:00Z">
              <w:tcPr>
                <w:tcW w:w="1080" w:type="dxa"/>
                <w:gridSpan w:val="2"/>
              </w:tcPr>
            </w:tcPrChange>
          </w:tcPr>
          <w:p w14:paraId="7F04C8FE" w14:textId="576BE48C" w:rsidR="00FF4CD3" w:rsidRPr="00AD0E1A" w:rsidDel="007E0F89" w:rsidRDefault="00FF4CD3" w:rsidP="008C1DA1">
            <w:pPr>
              <w:spacing w:before="0" w:line="240" w:lineRule="auto"/>
              <w:contextualSpacing w:val="0"/>
              <w:rPr>
                <w:del w:id="4885" w:author="Phuong Truong Thi" w:date="2024-10-08T18:09:00Z"/>
                <w:rFonts w:ascii="Times New Roman" w:eastAsia="Times New Roman" w:hAnsi="Times New Roman"/>
                <w:sz w:val="24"/>
                <w:szCs w:val="24"/>
                <w:lang w:eastAsia="vi-VN"/>
              </w:rPr>
            </w:pPr>
            <w:del w:id="4886"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4887" w:author="thu nga" w:date="2024-10-01T10:49:00Z">
              <w:tcPr>
                <w:tcW w:w="1890" w:type="dxa"/>
                <w:gridSpan w:val="3"/>
                <w:shd w:val="clear" w:color="auto" w:fill="auto"/>
                <w:noWrap/>
                <w:vAlign w:val="center"/>
              </w:tcPr>
            </w:tcPrChange>
          </w:tcPr>
          <w:p w14:paraId="759FA48B" w14:textId="612BA972" w:rsidR="00FF4CD3" w:rsidRPr="00AD0E1A" w:rsidDel="007E0F89" w:rsidRDefault="00FF4CD3" w:rsidP="008C1DA1">
            <w:pPr>
              <w:spacing w:before="0" w:line="240" w:lineRule="auto"/>
              <w:contextualSpacing w:val="0"/>
              <w:rPr>
                <w:del w:id="4888" w:author="Phuong Truong Thi" w:date="2024-10-08T18:09:00Z"/>
                <w:rFonts w:ascii="Times New Roman" w:eastAsia="Times New Roman" w:hAnsi="Times New Roman"/>
                <w:sz w:val="24"/>
                <w:szCs w:val="24"/>
                <w:lang w:val="vi-VN" w:eastAsia="vi-VN"/>
              </w:rPr>
            </w:pPr>
          </w:p>
        </w:tc>
        <w:tc>
          <w:tcPr>
            <w:tcW w:w="1063" w:type="dxa"/>
            <w:tcPrChange w:id="4889" w:author="thu nga" w:date="2024-10-01T10:49:00Z">
              <w:tcPr>
                <w:tcW w:w="1260" w:type="dxa"/>
              </w:tcPr>
            </w:tcPrChange>
          </w:tcPr>
          <w:p w14:paraId="60D8B4C4" w14:textId="07F54B54" w:rsidR="00FF4CD3" w:rsidRPr="005A1514" w:rsidDel="007E0F89" w:rsidRDefault="00FF4CD3" w:rsidP="008C1DA1">
            <w:pPr>
              <w:spacing w:before="0" w:line="240" w:lineRule="auto"/>
              <w:contextualSpacing w:val="0"/>
              <w:jc w:val="center"/>
              <w:rPr>
                <w:del w:id="4890" w:author="Phuong Truong Thi" w:date="2024-10-08T18:09:00Z"/>
                <w:rFonts w:ascii="Times New Roman" w:eastAsia="Times New Roman" w:hAnsi="Times New Roman"/>
                <w:sz w:val="24"/>
                <w:szCs w:val="24"/>
                <w:lang w:eastAsia="vi-VN"/>
              </w:rPr>
            </w:pPr>
            <w:del w:id="4891" w:author="Phuong Truong Thi" w:date="2024-10-08T18:09:00Z">
              <w:r w:rsidDel="007E0F89">
                <w:rPr>
                  <w:rFonts w:ascii="Times New Roman" w:eastAsia="Times New Roman" w:hAnsi="Times New Roman"/>
                  <w:sz w:val="24"/>
                  <w:szCs w:val="24"/>
                  <w:lang w:eastAsia="vi-VN"/>
                </w:rPr>
                <w:delText>N</w:delText>
              </w:r>
            </w:del>
          </w:p>
        </w:tc>
      </w:tr>
      <w:tr w:rsidR="006311B5" w:rsidRPr="00AD0E1A" w:rsidDel="007E0F89" w14:paraId="721235BD" w14:textId="39F67346" w:rsidTr="7F5A6C64">
        <w:tblPrEx>
          <w:tblPrExChange w:id="4892" w:author="thu nga" w:date="2024-10-01T10:48:00Z">
            <w:tblPrEx>
              <w:tblW w:w="9373" w:type="dxa"/>
            </w:tblPrEx>
          </w:tblPrExChange>
        </w:tblPrEx>
        <w:trPr>
          <w:trHeight w:val="276"/>
          <w:del w:id="4893" w:author="Phuong Truong Thi" w:date="2024-10-08T18:09:00Z"/>
          <w:trPrChange w:id="4894" w:author="thu nga" w:date="2024-10-01T10:48:00Z">
            <w:trPr>
              <w:gridBefore w:val="1"/>
              <w:gridAfter w:val="0"/>
              <w:trHeight w:val="276"/>
            </w:trPr>
          </w:trPrChange>
        </w:trPr>
        <w:tc>
          <w:tcPr>
            <w:tcW w:w="9162" w:type="dxa"/>
            <w:gridSpan w:val="8"/>
            <w:tcPrChange w:id="4895" w:author="thu nga" w:date="2024-10-01T10:48:00Z">
              <w:tcPr>
                <w:tcW w:w="9373" w:type="dxa"/>
                <w:gridSpan w:val="11"/>
              </w:tcPr>
            </w:tcPrChange>
          </w:tcPr>
          <w:p w14:paraId="1BCF12D5" w14:textId="535333C8" w:rsidR="006311B5" w:rsidDel="007E0F89" w:rsidRDefault="006311B5" w:rsidP="00475D28">
            <w:pPr>
              <w:spacing w:before="0" w:line="240" w:lineRule="auto"/>
              <w:contextualSpacing w:val="0"/>
              <w:jc w:val="left"/>
              <w:rPr>
                <w:del w:id="4896" w:author="Phuong Truong Thi" w:date="2024-10-08T18:09:00Z"/>
                <w:rFonts w:ascii="Times New Roman" w:eastAsia="Times New Roman" w:hAnsi="Times New Roman"/>
                <w:sz w:val="24"/>
                <w:szCs w:val="24"/>
                <w:lang w:eastAsia="vi-VN"/>
              </w:rPr>
            </w:pPr>
            <w:del w:id="4897" w:author="Phuong Truong Thi" w:date="2024-10-08T18:09:00Z">
              <w:r w:rsidDel="007E0F89">
                <w:rPr>
                  <w:rFonts w:ascii="Times New Roman" w:eastAsia="Times New Roman" w:hAnsi="Times New Roman"/>
                  <w:sz w:val="24"/>
                  <w:szCs w:val="24"/>
                  <w:lang w:eastAsia="vi-VN"/>
                </w:rPr>
                <w:delText>Gợi ý bán</w:delText>
              </w:r>
            </w:del>
          </w:p>
        </w:tc>
      </w:tr>
      <w:tr w:rsidR="00FF4CD3" w:rsidRPr="00AD0E1A" w:rsidDel="007E0F89" w14:paraId="295DD6EC" w14:textId="775E4236" w:rsidTr="7F5A6C64">
        <w:trPr>
          <w:trHeight w:val="276"/>
          <w:del w:id="4898" w:author="Phuong Truong Thi" w:date="2024-10-08T18:09:00Z"/>
          <w:trPrChange w:id="4899" w:author="thu nga" w:date="2024-10-01T10:49:00Z">
            <w:trPr>
              <w:gridBefore w:val="3"/>
              <w:gridAfter w:val="0"/>
              <w:trHeight w:val="276"/>
            </w:trPr>
          </w:trPrChange>
        </w:trPr>
        <w:tc>
          <w:tcPr>
            <w:tcW w:w="720" w:type="dxa"/>
            <w:shd w:val="clear" w:color="auto" w:fill="auto"/>
            <w:vAlign w:val="center"/>
            <w:tcPrChange w:id="4900" w:author="thu nga" w:date="2024-10-01T10:49:00Z">
              <w:tcPr>
                <w:tcW w:w="720" w:type="dxa"/>
                <w:shd w:val="clear" w:color="auto" w:fill="auto"/>
                <w:vAlign w:val="center"/>
              </w:tcPr>
            </w:tcPrChange>
          </w:tcPr>
          <w:p w14:paraId="3CFDD4A1" w14:textId="3EB1102F" w:rsidR="00FF4CD3" w:rsidRPr="005A1D22" w:rsidDel="007E0F89" w:rsidRDefault="00FF4CD3" w:rsidP="008C1DA1">
            <w:pPr>
              <w:pStyle w:val="ListParagraph"/>
              <w:numPr>
                <w:ilvl w:val="0"/>
                <w:numId w:val="61"/>
              </w:numPr>
              <w:spacing w:before="0" w:line="240" w:lineRule="auto"/>
              <w:contextualSpacing w:val="0"/>
              <w:jc w:val="left"/>
              <w:rPr>
                <w:del w:id="4901" w:author="Phuong Truong Thi" w:date="2024-10-08T18:09:00Z"/>
                <w:rFonts w:eastAsia="Times New Roman"/>
                <w:szCs w:val="24"/>
                <w:lang w:val="vi-VN" w:eastAsia="vi-VN"/>
              </w:rPr>
            </w:pPr>
          </w:p>
        </w:tc>
        <w:tc>
          <w:tcPr>
            <w:tcW w:w="1355" w:type="dxa"/>
            <w:gridSpan w:val="2"/>
            <w:shd w:val="clear" w:color="auto" w:fill="auto"/>
            <w:vAlign w:val="center"/>
            <w:tcPrChange w:id="4902" w:author="thu nga" w:date="2024-10-01T10:49:00Z">
              <w:tcPr>
                <w:tcW w:w="1710" w:type="dxa"/>
                <w:gridSpan w:val="3"/>
                <w:shd w:val="clear" w:color="auto" w:fill="auto"/>
                <w:vAlign w:val="center"/>
              </w:tcPr>
            </w:tcPrChange>
          </w:tcPr>
          <w:p w14:paraId="70D30AB0" w14:textId="171D9EA9" w:rsidR="00FF4CD3" w:rsidRPr="005A1D22" w:rsidDel="007E0F89" w:rsidRDefault="00FF4CD3" w:rsidP="008C1DA1">
            <w:pPr>
              <w:spacing w:before="0" w:line="240" w:lineRule="auto"/>
              <w:contextualSpacing w:val="0"/>
              <w:rPr>
                <w:del w:id="4903" w:author="Phuong Truong Thi" w:date="2024-10-08T18:09:00Z"/>
                <w:rFonts w:ascii="Times New Roman" w:hAnsi="Times New Roman"/>
                <w:sz w:val="24"/>
                <w:szCs w:val="24"/>
              </w:rPr>
            </w:pPr>
            <w:del w:id="4904" w:author="Phuong Truong Thi" w:date="2024-10-08T18:09:00Z">
              <w:r w:rsidRPr="005A1D22" w:rsidDel="007E0F89">
                <w:rPr>
                  <w:rFonts w:ascii="Times New Roman" w:hAnsi="Times New Roman"/>
                  <w:color w:val="000000"/>
                  <w:sz w:val="24"/>
                  <w:szCs w:val="24"/>
                </w:rPr>
                <w:delText>Gợi ý bán 1</w:delText>
              </w:r>
            </w:del>
          </w:p>
        </w:tc>
        <w:tc>
          <w:tcPr>
            <w:tcW w:w="2610" w:type="dxa"/>
            <w:vAlign w:val="center"/>
            <w:tcPrChange w:id="4905" w:author="thu nga" w:date="2024-10-01T10:49:00Z">
              <w:tcPr>
                <w:tcW w:w="2610" w:type="dxa"/>
                <w:vAlign w:val="center"/>
              </w:tcPr>
            </w:tcPrChange>
          </w:tcPr>
          <w:p w14:paraId="16BF63CD" w14:textId="7A333E6D" w:rsidR="00FF4CD3" w:rsidRPr="008C1DA1" w:rsidDel="007E0F89" w:rsidRDefault="00FF4CD3" w:rsidP="008C1DA1">
            <w:pPr>
              <w:spacing w:before="0" w:line="240" w:lineRule="auto"/>
              <w:contextualSpacing w:val="0"/>
              <w:rPr>
                <w:del w:id="4906" w:author="Phuong Truong Thi" w:date="2024-10-08T18:09:00Z"/>
                <w:rFonts w:ascii="Times New Roman" w:eastAsia="Times New Roman" w:hAnsi="Times New Roman"/>
                <w:sz w:val="24"/>
                <w:szCs w:val="24"/>
                <w:lang w:eastAsia="vi-VN"/>
              </w:rPr>
            </w:pPr>
            <w:del w:id="4907" w:author="Phuong Truong Thi" w:date="2024-10-08T18:09:00Z">
              <w:r w:rsidRPr="008C1DA1" w:rsidDel="007E0F89">
                <w:rPr>
                  <w:rFonts w:ascii="Times New Roman" w:hAnsi="Times New Roman"/>
                  <w:color w:val="000000"/>
                  <w:sz w:val="24"/>
                  <w:szCs w:val="24"/>
                </w:rPr>
                <w:delText>Gợi ý bán sản phẩm từ Model AI của EDA</w:delText>
              </w:r>
            </w:del>
          </w:p>
        </w:tc>
        <w:tc>
          <w:tcPr>
            <w:tcW w:w="1080" w:type="dxa"/>
            <w:tcPrChange w:id="4908" w:author="thu nga" w:date="2024-10-01T10:49:00Z">
              <w:tcPr>
                <w:tcW w:w="1080" w:type="dxa"/>
              </w:tcPr>
            </w:tcPrChange>
          </w:tcPr>
          <w:p w14:paraId="2163824D" w14:textId="54AD44AC" w:rsidR="00FF4CD3" w:rsidRPr="00FF4CD3" w:rsidDel="007E0F89" w:rsidRDefault="00FF4CD3" w:rsidP="008C1DA1">
            <w:pPr>
              <w:spacing w:before="0" w:line="240" w:lineRule="auto"/>
              <w:contextualSpacing w:val="0"/>
              <w:rPr>
                <w:del w:id="4909" w:author="Phuong Truong Thi" w:date="2024-10-08T18:09:00Z"/>
                <w:rFonts w:ascii="Times New Roman" w:eastAsia="Times New Roman" w:hAnsi="Times New Roman"/>
                <w:sz w:val="24"/>
                <w:szCs w:val="24"/>
                <w:lang w:val="vi-VN" w:eastAsia="vi-VN"/>
                <w:rPrChange w:id="4910" w:author="thu nga" w:date="2024-09-30T15:05:00Z">
                  <w:rPr>
                    <w:del w:id="4911" w:author="Phuong Truong Thi" w:date="2024-10-08T18:09:00Z"/>
                    <w:rFonts w:ascii="Times New Roman" w:eastAsia="Times New Roman" w:hAnsi="Times New Roman"/>
                    <w:sz w:val="24"/>
                    <w:szCs w:val="24"/>
                    <w:lang w:eastAsia="vi-VN"/>
                  </w:rPr>
                </w:rPrChange>
              </w:rPr>
            </w:pPr>
            <w:ins w:id="4912" w:author="thu nga" w:date="2024-09-30T15:05:00Z">
              <w:del w:id="4913" w:author="Phuong Truong Thi" w:date="2024-10-08T18:09:00Z">
                <w:r w:rsidDel="007E0F89">
                  <w:rPr>
                    <w:rFonts w:ascii="Times New Roman" w:eastAsia="Times New Roman" w:hAnsi="Times New Roman"/>
                    <w:sz w:val="24"/>
                    <w:szCs w:val="24"/>
                    <w:lang w:val="vi-VN" w:eastAsia="vi-VN"/>
                  </w:rPr>
                  <w:delText>EDA &amp; CRM</w:delText>
                </w:r>
              </w:del>
            </w:ins>
          </w:p>
        </w:tc>
        <w:tc>
          <w:tcPr>
            <w:tcW w:w="1271" w:type="dxa"/>
            <w:tcPrChange w:id="4914" w:author="thu nga" w:date="2024-10-01T10:49:00Z">
              <w:tcPr>
                <w:tcW w:w="1080" w:type="dxa"/>
                <w:gridSpan w:val="2"/>
              </w:tcPr>
            </w:tcPrChange>
          </w:tcPr>
          <w:p w14:paraId="6B4DF8D9" w14:textId="58A3D45D" w:rsidR="00FF4CD3" w:rsidRPr="00AD0E1A" w:rsidDel="007E0F89" w:rsidRDefault="00FF4CD3" w:rsidP="008C1DA1">
            <w:pPr>
              <w:spacing w:before="0" w:line="240" w:lineRule="auto"/>
              <w:contextualSpacing w:val="0"/>
              <w:rPr>
                <w:del w:id="4915" w:author="Phuong Truong Thi" w:date="2024-10-08T18:09:00Z"/>
                <w:rFonts w:ascii="Times New Roman" w:eastAsia="Times New Roman" w:hAnsi="Times New Roman"/>
                <w:sz w:val="24"/>
                <w:szCs w:val="24"/>
                <w:lang w:eastAsia="vi-VN"/>
              </w:rPr>
            </w:pPr>
            <w:del w:id="4916"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917" w:author="thu nga" w:date="2024-10-01T10:49:00Z">
              <w:tcPr>
                <w:tcW w:w="1890" w:type="dxa"/>
                <w:gridSpan w:val="3"/>
                <w:shd w:val="clear" w:color="auto" w:fill="auto"/>
                <w:noWrap/>
                <w:vAlign w:val="center"/>
              </w:tcPr>
            </w:tcPrChange>
          </w:tcPr>
          <w:p w14:paraId="295080DD" w14:textId="2016E049" w:rsidR="00FF4CD3" w:rsidRPr="00AD0E1A" w:rsidDel="007E0F89" w:rsidRDefault="00FF4CD3" w:rsidP="008C1DA1">
            <w:pPr>
              <w:spacing w:before="0" w:line="240" w:lineRule="auto"/>
              <w:contextualSpacing w:val="0"/>
              <w:rPr>
                <w:del w:id="4918" w:author="Phuong Truong Thi" w:date="2024-10-08T18:09:00Z"/>
                <w:rFonts w:ascii="Times New Roman" w:eastAsia="Times New Roman" w:hAnsi="Times New Roman"/>
                <w:sz w:val="24"/>
                <w:szCs w:val="24"/>
                <w:lang w:val="vi-VN" w:eastAsia="vi-VN"/>
              </w:rPr>
            </w:pPr>
          </w:p>
        </w:tc>
        <w:tc>
          <w:tcPr>
            <w:tcW w:w="1063" w:type="dxa"/>
            <w:tcPrChange w:id="4919" w:author="thu nga" w:date="2024-10-01T10:49:00Z">
              <w:tcPr>
                <w:tcW w:w="1260" w:type="dxa"/>
              </w:tcPr>
            </w:tcPrChange>
          </w:tcPr>
          <w:p w14:paraId="2A3B13E5" w14:textId="2A681E47" w:rsidR="00FF4CD3" w:rsidRPr="00AD0E1A" w:rsidDel="007E0F89" w:rsidRDefault="00FF4CD3" w:rsidP="008C1DA1">
            <w:pPr>
              <w:spacing w:before="0" w:line="240" w:lineRule="auto"/>
              <w:contextualSpacing w:val="0"/>
              <w:jc w:val="center"/>
              <w:rPr>
                <w:del w:id="4920" w:author="Phuong Truong Thi" w:date="2024-10-08T18:09:00Z"/>
                <w:rFonts w:ascii="Times New Roman" w:eastAsia="Times New Roman" w:hAnsi="Times New Roman"/>
                <w:sz w:val="24"/>
                <w:szCs w:val="24"/>
                <w:lang w:eastAsia="vi-VN"/>
              </w:rPr>
            </w:pPr>
            <w:del w:id="4921"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64E0AC4C" w14:textId="1EA83DA6" w:rsidTr="7F5A6C64">
        <w:trPr>
          <w:trHeight w:val="276"/>
          <w:del w:id="4922" w:author="Phuong Truong Thi" w:date="2024-10-08T18:09:00Z"/>
          <w:trPrChange w:id="4923" w:author="thu nga" w:date="2024-10-01T10:49:00Z">
            <w:trPr>
              <w:gridBefore w:val="3"/>
              <w:gridAfter w:val="0"/>
              <w:trHeight w:val="276"/>
            </w:trPr>
          </w:trPrChange>
        </w:trPr>
        <w:tc>
          <w:tcPr>
            <w:tcW w:w="720" w:type="dxa"/>
            <w:shd w:val="clear" w:color="auto" w:fill="auto"/>
            <w:vAlign w:val="center"/>
            <w:tcPrChange w:id="4924" w:author="thu nga" w:date="2024-10-01T10:49:00Z">
              <w:tcPr>
                <w:tcW w:w="720" w:type="dxa"/>
                <w:shd w:val="clear" w:color="auto" w:fill="auto"/>
                <w:vAlign w:val="center"/>
              </w:tcPr>
            </w:tcPrChange>
          </w:tcPr>
          <w:p w14:paraId="1453A10B" w14:textId="761F0933" w:rsidR="00FF4CD3" w:rsidRPr="005A1D22" w:rsidDel="007E0F89" w:rsidRDefault="00FF4CD3" w:rsidP="008C1DA1">
            <w:pPr>
              <w:pStyle w:val="ListParagraph"/>
              <w:numPr>
                <w:ilvl w:val="0"/>
                <w:numId w:val="61"/>
              </w:numPr>
              <w:spacing w:before="0" w:line="240" w:lineRule="auto"/>
              <w:contextualSpacing w:val="0"/>
              <w:jc w:val="left"/>
              <w:rPr>
                <w:del w:id="4925" w:author="Phuong Truong Thi" w:date="2024-10-08T18:09:00Z"/>
                <w:rFonts w:eastAsia="Times New Roman"/>
                <w:szCs w:val="24"/>
                <w:lang w:val="vi-VN" w:eastAsia="vi-VN"/>
              </w:rPr>
            </w:pPr>
          </w:p>
        </w:tc>
        <w:tc>
          <w:tcPr>
            <w:tcW w:w="1355" w:type="dxa"/>
            <w:gridSpan w:val="2"/>
            <w:shd w:val="clear" w:color="auto" w:fill="auto"/>
            <w:vAlign w:val="center"/>
            <w:tcPrChange w:id="4926" w:author="thu nga" w:date="2024-10-01T10:49:00Z">
              <w:tcPr>
                <w:tcW w:w="1710" w:type="dxa"/>
                <w:gridSpan w:val="3"/>
                <w:shd w:val="clear" w:color="auto" w:fill="auto"/>
                <w:vAlign w:val="center"/>
              </w:tcPr>
            </w:tcPrChange>
          </w:tcPr>
          <w:p w14:paraId="6755CC48" w14:textId="57230399" w:rsidR="00FF4CD3" w:rsidRPr="005A1D22" w:rsidDel="007E0F89" w:rsidRDefault="00FF4CD3" w:rsidP="008C1DA1">
            <w:pPr>
              <w:spacing w:before="0" w:line="240" w:lineRule="auto"/>
              <w:contextualSpacing w:val="0"/>
              <w:rPr>
                <w:del w:id="4927" w:author="Phuong Truong Thi" w:date="2024-10-08T18:09:00Z"/>
                <w:rFonts w:ascii="Times New Roman" w:hAnsi="Times New Roman"/>
                <w:sz w:val="24"/>
                <w:szCs w:val="24"/>
              </w:rPr>
            </w:pPr>
            <w:del w:id="4928" w:author="Phuong Truong Thi" w:date="2024-10-08T18:09:00Z">
              <w:r w:rsidRPr="005A1D22" w:rsidDel="007E0F89">
                <w:rPr>
                  <w:rFonts w:ascii="Times New Roman" w:hAnsi="Times New Roman"/>
                  <w:color w:val="000000"/>
                  <w:sz w:val="24"/>
                  <w:szCs w:val="24"/>
                </w:rPr>
                <w:delText>Gợi ý bán 2</w:delText>
              </w:r>
            </w:del>
          </w:p>
        </w:tc>
        <w:tc>
          <w:tcPr>
            <w:tcW w:w="2610" w:type="dxa"/>
            <w:vAlign w:val="center"/>
            <w:tcPrChange w:id="4929" w:author="thu nga" w:date="2024-10-01T10:49:00Z">
              <w:tcPr>
                <w:tcW w:w="2610" w:type="dxa"/>
                <w:vAlign w:val="center"/>
              </w:tcPr>
            </w:tcPrChange>
          </w:tcPr>
          <w:p w14:paraId="70999CEE" w14:textId="2DA6B6DB" w:rsidR="00FF4CD3" w:rsidRPr="008C1DA1" w:rsidDel="007E0F89" w:rsidRDefault="00FF4CD3" w:rsidP="008C1DA1">
            <w:pPr>
              <w:spacing w:before="0" w:line="240" w:lineRule="auto"/>
              <w:contextualSpacing w:val="0"/>
              <w:rPr>
                <w:del w:id="4930" w:author="Phuong Truong Thi" w:date="2024-10-08T18:09:00Z"/>
                <w:rFonts w:ascii="Times New Roman" w:eastAsia="Times New Roman" w:hAnsi="Times New Roman"/>
                <w:sz w:val="24"/>
                <w:szCs w:val="24"/>
                <w:lang w:eastAsia="vi-VN"/>
              </w:rPr>
            </w:pPr>
            <w:del w:id="4931" w:author="Phuong Truong Thi" w:date="2024-10-08T18:09:00Z">
              <w:r w:rsidRPr="008C1DA1" w:rsidDel="007E0F89">
                <w:rPr>
                  <w:rFonts w:ascii="Times New Roman" w:hAnsi="Times New Roman"/>
                  <w:color w:val="000000"/>
                  <w:sz w:val="24"/>
                  <w:szCs w:val="24"/>
                </w:rPr>
                <w:delText>Gợi ý bán sản phẩm từ Model AI của EDA</w:delText>
              </w:r>
            </w:del>
          </w:p>
        </w:tc>
        <w:tc>
          <w:tcPr>
            <w:tcW w:w="1080" w:type="dxa"/>
            <w:tcPrChange w:id="4932" w:author="thu nga" w:date="2024-10-01T10:49:00Z">
              <w:tcPr>
                <w:tcW w:w="1080" w:type="dxa"/>
              </w:tcPr>
            </w:tcPrChange>
          </w:tcPr>
          <w:p w14:paraId="3823A7CE" w14:textId="78639F35" w:rsidR="00FF4CD3" w:rsidDel="007E0F89" w:rsidRDefault="00FF4CD3" w:rsidP="008C1DA1">
            <w:pPr>
              <w:spacing w:before="0" w:line="240" w:lineRule="auto"/>
              <w:contextualSpacing w:val="0"/>
              <w:rPr>
                <w:del w:id="4933" w:author="Phuong Truong Thi" w:date="2024-10-08T18:09:00Z"/>
                <w:rFonts w:ascii="Times New Roman" w:eastAsia="Times New Roman" w:hAnsi="Times New Roman"/>
                <w:sz w:val="24"/>
                <w:szCs w:val="24"/>
                <w:lang w:eastAsia="vi-VN"/>
              </w:rPr>
            </w:pPr>
            <w:ins w:id="4934" w:author="thu nga" w:date="2024-09-30T15:05:00Z">
              <w:del w:id="4935" w:author="Phuong Truong Thi" w:date="2024-10-08T18:09:00Z">
                <w:r w:rsidDel="007E0F89">
                  <w:rPr>
                    <w:rFonts w:ascii="Times New Roman" w:eastAsia="Times New Roman" w:hAnsi="Times New Roman"/>
                    <w:sz w:val="24"/>
                    <w:szCs w:val="24"/>
                    <w:lang w:val="vi-VN" w:eastAsia="vi-VN"/>
                  </w:rPr>
                  <w:delText>EDA &amp; CRM</w:delText>
                </w:r>
              </w:del>
            </w:ins>
          </w:p>
        </w:tc>
        <w:tc>
          <w:tcPr>
            <w:tcW w:w="1271" w:type="dxa"/>
            <w:tcPrChange w:id="4936" w:author="thu nga" w:date="2024-10-01T10:49:00Z">
              <w:tcPr>
                <w:tcW w:w="1080" w:type="dxa"/>
                <w:gridSpan w:val="2"/>
              </w:tcPr>
            </w:tcPrChange>
          </w:tcPr>
          <w:p w14:paraId="618AC337" w14:textId="3E96DB38" w:rsidR="00FF4CD3" w:rsidRPr="00AD0E1A" w:rsidDel="007E0F89" w:rsidRDefault="00FF4CD3" w:rsidP="008C1DA1">
            <w:pPr>
              <w:spacing w:before="0" w:line="240" w:lineRule="auto"/>
              <w:contextualSpacing w:val="0"/>
              <w:rPr>
                <w:del w:id="4937" w:author="Phuong Truong Thi" w:date="2024-10-08T18:09:00Z"/>
                <w:rFonts w:ascii="Times New Roman" w:eastAsia="Times New Roman" w:hAnsi="Times New Roman"/>
                <w:sz w:val="24"/>
                <w:szCs w:val="24"/>
                <w:lang w:eastAsia="vi-VN"/>
              </w:rPr>
            </w:pPr>
            <w:del w:id="4938"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939" w:author="thu nga" w:date="2024-10-01T10:49:00Z">
              <w:tcPr>
                <w:tcW w:w="1890" w:type="dxa"/>
                <w:gridSpan w:val="3"/>
                <w:shd w:val="clear" w:color="auto" w:fill="auto"/>
                <w:noWrap/>
                <w:vAlign w:val="center"/>
              </w:tcPr>
            </w:tcPrChange>
          </w:tcPr>
          <w:p w14:paraId="237005C0" w14:textId="3C64D61A" w:rsidR="00FF4CD3" w:rsidRPr="00AD0E1A" w:rsidDel="007E0F89" w:rsidRDefault="00FF4CD3" w:rsidP="008C1DA1">
            <w:pPr>
              <w:spacing w:before="0" w:line="240" w:lineRule="auto"/>
              <w:contextualSpacing w:val="0"/>
              <w:rPr>
                <w:del w:id="4940" w:author="Phuong Truong Thi" w:date="2024-10-08T18:09:00Z"/>
                <w:rFonts w:ascii="Times New Roman" w:eastAsia="Times New Roman" w:hAnsi="Times New Roman"/>
                <w:sz w:val="24"/>
                <w:szCs w:val="24"/>
                <w:lang w:val="vi-VN" w:eastAsia="vi-VN"/>
              </w:rPr>
            </w:pPr>
          </w:p>
        </w:tc>
        <w:tc>
          <w:tcPr>
            <w:tcW w:w="1063" w:type="dxa"/>
            <w:tcPrChange w:id="4941" w:author="thu nga" w:date="2024-10-01T10:49:00Z">
              <w:tcPr>
                <w:tcW w:w="1260" w:type="dxa"/>
              </w:tcPr>
            </w:tcPrChange>
          </w:tcPr>
          <w:p w14:paraId="6D0459B3" w14:textId="704192C3" w:rsidR="00FF4CD3" w:rsidRPr="00AD0E1A" w:rsidDel="007E0F89" w:rsidRDefault="00FF4CD3" w:rsidP="008C1DA1">
            <w:pPr>
              <w:spacing w:before="0" w:line="240" w:lineRule="auto"/>
              <w:contextualSpacing w:val="0"/>
              <w:jc w:val="center"/>
              <w:rPr>
                <w:del w:id="4942" w:author="Phuong Truong Thi" w:date="2024-10-08T18:09:00Z"/>
                <w:rFonts w:ascii="Times New Roman" w:eastAsia="Times New Roman" w:hAnsi="Times New Roman"/>
                <w:sz w:val="24"/>
                <w:szCs w:val="24"/>
                <w:lang w:eastAsia="vi-VN"/>
              </w:rPr>
            </w:pPr>
            <w:del w:id="4943"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06F68E69" w14:textId="339EA14F" w:rsidTr="7F5A6C64">
        <w:trPr>
          <w:trHeight w:val="276"/>
          <w:del w:id="4944" w:author="Phuong Truong Thi" w:date="2024-10-08T18:09:00Z"/>
          <w:trPrChange w:id="4945" w:author="thu nga" w:date="2024-10-01T10:49:00Z">
            <w:trPr>
              <w:gridBefore w:val="3"/>
              <w:gridAfter w:val="0"/>
              <w:trHeight w:val="276"/>
            </w:trPr>
          </w:trPrChange>
        </w:trPr>
        <w:tc>
          <w:tcPr>
            <w:tcW w:w="720" w:type="dxa"/>
            <w:shd w:val="clear" w:color="auto" w:fill="auto"/>
            <w:vAlign w:val="center"/>
            <w:tcPrChange w:id="4946" w:author="thu nga" w:date="2024-10-01T10:49:00Z">
              <w:tcPr>
                <w:tcW w:w="720" w:type="dxa"/>
                <w:shd w:val="clear" w:color="auto" w:fill="auto"/>
                <w:vAlign w:val="center"/>
              </w:tcPr>
            </w:tcPrChange>
          </w:tcPr>
          <w:p w14:paraId="0127577B" w14:textId="3751D80E" w:rsidR="00FF4CD3" w:rsidRPr="005A1D22" w:rsidDel="007E0F89" w:rsidRDefault="00FF4CD3" w:rsidP="008C1DA1">
            <w:pPr>
              <w:pStyle w:val="ListParagraph"/>
              <w:numPr>
                <w:ilvl w:val="0"/>
                <w:numId w:val="61"/>
              </w:numPr>
              <w:spacing w:before="0" w:line="240" w:lineRule="auto"/>
              <w:contextualSpacing w:val="0"/>
              <w:jc w:val="left"/>
              <w:rPr>
                <w:del w:id="4947" w:author="Phuong Truong Thi" w:date="2024-10-08T18:09:00Z"/>
                <w:rFonts w:eastAsia="Times New Roman"/>
                <w:szCs w:val="24"/>
                <w:lang w:val="vi-VN" w:eastAsia="vi-VN"/>
              </w:rPr>
            </w:pPr>
          </w:p>
        </w:tc>
        <w:tc>
          <w:tcPr>
            <w:tcW w:w="1355" w:type="dxa"/>
            <w:gridSpan w:val="2"/>
            <w:shd w:val="clear" w:color="auto" w:fill="auto"/>
            <w:vAlign w:val="center"/>
            <w:tcPrChange w:id="4948" w:author="thu nga" w:date="2024-10-01T10:49:00Z">
              <w:tcPr>
                <w:tcW w:w="1710" w:type="dxa"/>
                <w:gridSpan w:val="3"/>
                <w:shd w:val="clear" w:color="auto" w:fill="auto"/>
                <w:vAlign w:val="center"/>
              </w:tcPr>
            </w:tcPrChange>
          </w:tcPr>
          <w:p w14:paraId="5D53CD31" w14:textId="56B6204B" w:rsidR="00FF4CD3" w:rsidRPr="005A1D22" w:rsidDel="007E0F89" w:rsidRDefault="00FF4CD3" w:rsidP="008C1DA1">
            <w:pPr>
              <w:spacing w:before="0" w:line="240" w:lineRule="auto"/>
              <w:contextualSpacing w:val="0"/>
              <w:rPr>
                <w:del w:id="4949" w:author="Phuong Truong Thi" w:date="2024-10-08T18:09:00Z"/>
                <w:rFonts w:ascii="Times New Roman" w:hAnsi="Times New Roman"/>
                <w:sz w:val="24"/>
                <w:szCs w:val="24"/>
              </w:rPr>
            </w:pPr>
            <w:del w:id="4950" w:author="Phuong Truong Thi" w:date="2024-10-08T18:09:00Z">
              <w:r w:rsidRPr="005A1D22" w:rsidDel="007E0F89">
                <w:rPr>
                  <w:rFonts w:ascii="Times New Roman" w:hAnsi="Times New Roman"/>
                  <w:color w:val="000000"/>
                  <w:sz w:val="24"/>
                  <w:szCs w:val="24"/>
                </w:rPr>
                <w:delText>Gợi ý bán 3</w:delText>
              </w:r>
            </w:del>
          </w:p>
        </w:tc>
        <w:tc>
          <w:tcPr>
            <w:tcW w:w="2610" w:type="dxa"/>
            <w:vAlign w:val="center"/>
            <w:tcPrChange w:id="4951" w:author="thu nga" w:date="2024-10-01T10:49:00Z">
              <w:tcPr>
                <w:tcW w:w="2610" w:type="dxa"/>
                <w:vAlign w:val="center"/>
              </w:tcPr>
            </w:tcPrChange>
          </w:tcPr>
          <w:p w14:paraId="68A11778" w14:textId="5C61EE37" w:rsidR="00FF4CD3" w:rsidRPr="008C1DA1" w:rsidDel="007E0F89" w:rsidRDefault="00FF4CD3" w:rsidP="008C1DA1">
            <w:pPr>
              <w:spacing w:before="0" w:line="240" w:lineRule="auto"/>
              <w:contextualSpacing w:val="0"/>
              <w:rPr>
                <w:del w:id="4952" w:author="Phuong Truong Thi" w:date="2024-10-08T18:09:00Z"/>
                <w:rFonts w:ascii="Times New Roman" w:eastAsia="Times New Roman" w:hAnsi="Times New Roman"/>
                <w:sz w:val="24"/>
                <w:szCs w:val="24"/>
                <w:lang w:eastAsia="vi-VN"/>
              </w:rPr>
            </w:pPr>
            <w:del w:id="4953" w:author="Phuong Truong Thi" w:date="2024-10-08T18:09:00Z">
              <w:r w:rsidRPr="008C1DA1" w:rsidDel="007E0F89">
                <w:rPr>
                  <w:rFonts w:ascii="Times New Roman" w:hAnsi="Times New Roman"/>
                  <w:color w:val="000000"/>
                  <w:sz w:val="24"/>
                  <w:szCs w:val="24"/>
                </w:rPr>
                <w:delText>Gợi ý bán sản phẩm từ Model AI của EDA</w:delText>
              </w:r>
            </w:del>
          </w:p>
        </w:tc>
        <w:tc>
          <w:tcPr>
            <w:tcW w:w="1080" w:type="dxa"/>
            <w:tcPrChange w:id="4954" w:author="thu nga" w:date="2024-10-01T10:49:00Z">
              <w:tcPr>
                <w:tcW w:w="1080" w:type="dxa"/>
              </w:tcPr>
            </w:tcPrChange>
          </w:tcPr>
          <w:p w14:paraId="737A0552" w14:textId="7A388A33" w:rsidR="00FF4CD3" w:rsidDel="007E0F89" w:rsidRDefault="00FF4CD3" w:rsidP="008C1DA1">
            <w:pPr>
              <w:spacing w:before="0" w:line="240" w:lineRule="auto"/>
              <w:contextualSpacing w:val="0"/>
              <w:rPr>
                <w:del w:id="4955" w:author="Phuong Truong Thi" w:date="2024-10-08T18:09:00Z"/>
                <w:rFonts w:ascii="Times New Roman" w:eastAsia="Times New Roman" w:hAnsi="Times New Roman"/>
                <w:sz w:val="24"/>
                <w:szCs w:val="24"/>
                <w:lang w:eastAsia="vi-VN"/>
              </w:rPr>
            </w:pPr>
            <w:ins w:id="4956" w:author="thu nga" w:date="2024-09-30T15:05:00Z">
              <w:del w:id="4957" w:author="Phuong Truong Thi" w:date="2024-10-08T18:09:00Z">
                <w:r w:rsidDel="007E0F89">
                  <w:rPr>
                    <w:rFonts w:ascii="Times New Roman" w:eastAsia="Times New Roman" w:hAnsi="Times New Roman"/>
                    <w:sz w:val="24"/>
                    <w:szCs w:val="24"/>
                    <w:lang w:val="vi-VN" w:eastAsia="vi-VN"/>
                  </w:rPr>
                  <w:delText>EDA &amp; CRM</w:delText>
                </w:r>
              </w:del>
            </w:ins>
          </w:p>
        </w:tc>
        <w:tc>
          <w:tcPr>
            <w:tcW w:w="1271" w:type="dxa"/>
            <w:tcPrChange w:id="4958" w:author="thu nga" w:date="2024-10-01T10:49:00Z">
              <w:tcPr>
                <w:tcW w:w="1080" w:type="dxa"/>
                <w:gridSpan w:val="2"/>
              </w:tcPr>
            </w:tcPrChange>
          </w:tcPr>
          <w:p w14:paraId="72F3C3E4" w14:textId="2C4C856C" w:rsidR="00FF4CD3" w:rsidRPr="00AD0E1A" w:rsidDel="007E0F89" w:rsidRDefault="00FF4CD3" w:rsidP="008C1DA1">
            <w:pPr>
              <w:spacing w:before="0" w:line="240" w:lineRule="auto"/>
              <w:contextualSpacing w:val="0"/>
              <w:rPr>
                <w:del w:id="4959" w:author="Phuong Truong Thi" w:date="2024-10-08T18:09:00Z"/>
                <w:rFonts w:ascii="Times New Roman" w:eastAsia="Times New Roman" w:hAnsi="Times New Roman"/>
                <w:sz w:val="24"/>
                <w:szCs w:val="24"/>
                <w:lang w:eastAsia="vi-VN"/>
              </w:rPr>
            </w:pPr>
            <w:del w:id="4960"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4961" w:author="thu nga" w:date="2024-10-01T10:49:00Z">
              <w:tcPr>
                <w:tcW w:w="1890" w:type="dxa"/>
                <w:gridSpan w:val="3"/>
                <w:shd w:val="clear" w:color="auto" w:fill="auto"/>
                <w:noWrap/>
                <w:vAlign w:val="center"/>
              </w:tcPr>
            </w:tcPrChange>
          </w:tcPr>
          <w:p w14:paraId="0CAEE722" w14:textId="0EA7585A" w:rsidR="00FF4CD3" w:rsidRPr="00AD0E1A" w:rsidDel="007E0F89" w:rsidRDefault="00FF4CD3" w:rsidP="008C1DA1">
            <w:pPr>
              <w:spacing w:before="0" w:line="240" w:lineRule="auto"/>
              <w:contextualSpacing w:val="0"/>
              <w:rPr>
                <w:del w:id="4962" w:author="Phuong Truong Thi" w:date="2024-10-08T18:09:00Z"/>
                <w:rFonts w:ascii="Times New Roman" w:eastAsia="Times New Roman" w:hAnsi="Times New Roman"/>
                <w:sz w:val="24"/>
                <w:szCs w:val="24"/>
                <w:lang w:val="vi-VN" w:eastAsia="vi-VN"/>
              </w:rPr>
            </w:pPr>
          </w:p>
        </w:tc>
        <w:tc>
          <w:tcPr>
            <w:tcW w:w="1063" w:type="dxa"/>
            <w:tcPrChange w:id="4963" w:author="thu nga" w:date="2024-10-01T10:49:00Z">
              <w:tcPr>
                <w:tcW w:w="1260" w:type="dxa"/>
              </w:tcPr>
            </w:tcPrChange>
          </w:tcPr>
          <w:p w14:paraId="128BE466" w14:textId="0F93C94F" w:rsidR="00FF4CD3" w:rsidRPr="00AD0E1A" w:rsidDel="007E0F89" w:rsidRDefault="00FF4CD3" w:rsidP="008C1DA1">
            <w:pPr>
              <w:spacing w:before="0" w:line="240" w:lineRule="auto"/>
              <w:contextualSpacing w:val="0"/>
              <w:jc w:val="center"/>
              <w:rPr>
                <w:del w:id="4964" w:author="Phuong Truong Thi" w:date="2024-10-08T18:09:00Z"/>
                <w:rFonts w:ascii="Times New Roman" w:eastAsia="Times New Roman" w:hAnsi="Times New Roman"/>
                <w:sz w:val="24"/>
                <w:szCs w:val="24"/>
                <w:lang w:eastAsia="vi-VN"/>
              </w:rPr>
            </w:pPr>
            <w:del w:id="4965" w:author="Phuong Truong Thi" w:date="2024-10-08T18:09:00Z">
              <w:r w:rsidDel="007E0F89">
                <w:rPr>
                  <w:rFonts w:ascii="Times New Roman" w:eastAsia="Times New Roman" w:hAnsi="Times New Roman"/>
                  <w:sz w:val="24"/>
                  <w:szCs w:val="24"/>
                  <w:lang w:eastAsia="vi-VN"/>
                </w:rPr>
                <w:delText>Y</w:delText>
              </w:r>
            </w:del>
          </w:p>
        </w:tc>
      </w:tr>
      <w:tr w:rsidR="006311B5" w:rsidRPr="00AD0E1A" w:rsidDel="007E0F89" w14:paraId="1FD2ECE9" w14:textId="745C008C" w:rsidTr="7F5A6C64">
        <w:tblPrEx>
          <w:tblPrExChange w:id="4966" w:author="thu nga" w:date="2024-10-01T10:48:00Z">
            <w:tblPrEx>
              <w:tblW w:w="9373" w:type="dxa"/>
            </w:tblPrEx>
          </w:tblPrExChange>
        </w:tblPrEx>
        <w:trPr>
          <w:trHeight w:val="276"/>
          <w:del w:id="4967" w:author="Phuong Truong Thi" w:date="2024-10-08T18:09:00Z"/>
          <w:trPrChange w:id="4968" w:author="thu nga" w:date="2024-10-01T10:48:00Z">
            <w:trPr>
              <w:gridBefore w:val="1"/>
              <w:gridAfter w:val="0"/>
              <w:trHeight w:val="276"/>
            </w:trPr>
          </w:trPrChange>
        </w:trPr>
        <w:tc>
          <w:tcPr>
            <w:tcW w:w="9162" w:type="dxa"/>
            <w:gridSpan w:val="8"/>
            <w:tcPrChange w:id="4969" w:author="thu nga" w:date="2024-10-01T10:48:00Z">
              <w:tcPr>
                <w:tcW w:w="9373" w:type="dxa"/>
                <w:gridSpan w:val="11"/>
              </w:tcPr>
            </w:tcPrChange>
          </w:tcPr>
          <w:p w14:paraId="02E17F07" w14:textId="5F2A49BF" w:rsidR="006311B5" w:rsidDel="007E0F89" w:rsidRDefault="006311B5" w:rsidP="008C1DA1">
            <w:pPr>
              <w:spacing w:before="0" w:line="240" w:lineRule="auto"/>
              <w:contextualSpacing w:val="0"/>
              <w:jc w:val="left"/>
              <w:rPr>
                <w:del w:id="4970" w:author="Phuong Truong Thi" w:date="2024-10-08T18:09:00Z"/>
                <w:rFonts w:ascii="Times New Roman" w:eastAsia="Times New Roman" w:hAnsi="Times New Roman"/>
                <w:sz w:val="24"/>
                <w:szCs w:val="24"/>
                <w:lang w:eastAsia="vi-VN"/>
              </w:rPr>
            </w:pPr>
            <w:del w:id="4971" w:author="Phuong Truong Thi" w:date="2024-10-08T18:09:00Z">
              <w:r w:rsidRPr="005A1D22" w:rsidDel="007E0F89">
                <w:rPr>
                  <w:rFonts w:ascii="Times New Roman" w:hAnsi="Times New Roman"/>
                  <w:color w:val="000000"/>
                  <w:sz w:val="24"/>
                  <w:szCs w:val="24"/>
                </w:rPr>
                <w:delText>AUM</w:delText>
              </w:r>
            </w:del>
          </w:p>
        </w:tc>
      </w:tr>
      <w:tr w:rsidR="002E053E" w:rsidRPr="00AD0E1A" w:rsidDel="007E0F89" w14:paraId="7ADA8F68" w14:textId="38D7114D" w:rsidTr="7F5A6C64">
        <w:trPr>
          <w:trHeight w:val="276"/>
          <w:del w:id="4972" w:author="Phuong Truong Thi" w:date="2024-10-08T18:09:00Z"/>
          <w:trPrChange w:id="4973" w:author="thu nga" w:date="2024-10-01T10:49:00Z">
            <w:trPr>
              <w:gridBefore w:val="3"/>
              <w:gridAfter w:val="0"/>
              <w:trHeight w:val="276"/>
            </w:trPr>
          </w:trPrChange>
        </w:trPr>
        <w:tc>
          <w:tcPr>
            <w:tcW w:w="720" w:type="dxa"/>
            <w:shd w:val="clear" w:color="auto" w:fill="auto"/>
            <w:vAlign w:val="center"/>
            <w:tcPrChange w:id="4974" w:author="thu nga" w:date="2024-10-01T10:49:00Z">
              <w:tcPr>
                <w:tcW w:w="720" w:type="dxa"/>
                <w:shd w:val="clear" w:color="auto" w:fill="auto"/>
                <w:vAlign w:val="center"/>
              </w:tcPr>
            </w:tcPrChange>
          </w:tcPr>
          <w:p w14:paraId="1D687B03" w14:textId="088DE4BD" w:rsidR="002E053E" w:rsidRPr="005A1D22" w:rsidDel="007E0F89" w:rsidRDefault="002E053E" w:rsidP="002E053E">
            <w:pPr>
              <w:pStyle w:val="ListParagraph"/>
              <w:numPr>
                <w:ilvl w:val="0"/>
                <w:numId w:val="61"/>
              </w:numPr>
              <w:spacing w:before="0" w:line="240" w:lineRule="auto"/>
              <w:contextualSpacing w:val="0"/>
              <w:jc w:val="left"/>
              <w:rPr>
                <w:del w:id="4975" w:author="Phuong Truong Thi" w:date="2024-10-08T18:09:00Z"/>
                <w:rFonts w:eastAsia="Times New Roman"/>
                <w:szCs w:val="24"/>
                <w:lang w:val="vi-VN" w:eastAsia="vi-VN"/>
              </w:rPr>
            </w:pPr>
          </w:p>
        </w:tc>
        <w:tc>
          <w:tcPr>
            <w:tcW w:w="1355" w:type="dxa"/>
            <w:gridSpan w:val="2"/>
            <w:shd w:val="clear" w:color="auto" w:fill="auto"/>
            <w:vAlign w:val="center"/>
            <w:tcPrChange w:id="4976" w:author="thu nga" w:date="2024-10-01T10:49:00Z">
              <w:tcPr>
                <w:tcW w:w="1710" w:type="dxa"/>
                <w:gridSpan w:val="3"/>
                <w:shd w:val="clear" w:color="auto" w:fill="auto"/>
                <w:vAlign w:val="center"/>
              </w:tcPr>
            </w:tcPrChange>
          </w:tcPr>
          <w:p w14:paraId="4C43D7AA" w14:textId="30EDCC0D" w:rsidR="002E053E" w:rsidRPr="00763017" w:rsidDel="007E0F89" w:rsidRDefault="002E053E" w:rsidP="002E053E">
            <w:pPr>
              <w:spacing w:before="0" w:line="240" w:lineRule="auto"/>
              <w:contextualSpacing w:val="0"/>
              <w:rPr>
                <w:del w:id="4977" w:author="Phuong Truong Thi" w:date="2024-10-08T18:09:00Z"/>
                <w:rFonts w:ascii="Times New Roman" w:hAnsi="Times New Roman"/>
                <w:sz w:val="24"/>
                <w:szCs w:val="24"/>
                <w:lang w:val="vi-VN"/>
                <w:rPrChange w:id="4978" w:author="thu nga" w:date="2024-09-30T13:54:00Z">
                  <w:rPr>
                    <w:del w:id="4979" w:author="Phuong Truong Thi" w:date="2024-10-08T18:09:00Z"/>
                    <w:rFonts w:ascii="Times New Roman" w:hAnsi="Times New Roman"/>
                    <w:sz w:val="24"/>
                    <w:szCs w:val="24"/>
                  </w:rPr>
                </w:rPrChange>
              </w:rPr>
            </w:pPr>
            <w:del w:id="4980" w:author="Phuong Truong Thi" w:date="2024-10-08T18:09:00Z">
              <w:r w:rsidRPr="00763017" w:rsidDel="007E0F89">
                <w:rPr>
                  <w:rFonts w:ascii="Times New Roman" w:hAnsi="Times New Roman"/>
                  <w:color w:val="000000"/>
                  <w:sz w:val="24"/>
                  <w:szCs w:val="24"/>
                  <w:lang w:val="vi-VN"/>
                  <w:rPrChange w:id="4981" w:author="thu nga" w:date="2024-09-30T13:54:00Z">
                    <w:rPr>
                      <w:rFonts w:ascii="Times New Roman" w:hAnsi="Times New Roman"/>
                      <w:color w:val="000000"/>
                      <w:sz w:val="24"/>
                      <w:szCs w:val="24"/>
                    </w:rPr>
                  </w:rPrChange>
                </w:rPr>
                <w:delText>AUM tại ngày dữ liệu</w:delText>
              </w:r>
            </w:del>
          </w:p>
        </w:tc>
        <w:tc>
          <w:tcPr>
            <w:tcW w:w="2610" w:type="dxa"/>
            <w:vAlign w:val="center"/>
            <w:tcPrChange w:id="4982" w:author="thu nga" w:date="2024-10-01T10:49:00Z">
              <w:tcPr>
                <w:tcW w:w="2610" w:type="dxa"/>
                <w:vAlign w:val="center"/>
              </w:tcPr>
            </w:tcPrChange>
          </w:tcPr>
          <w:p w14:paraId="4587A5DC" w14:textId="7C61454A" w:rsidR="002E053E" w:rsidRPr="00763017" w:rsidDel="007E0F89" w:rsidRDefault="002E053E" w:rsidP="002E053E">
            <w:pPr>
              <w:spacing w:before="0" w:line="240" w:lineRule="auto"/>
              <w:contextualSpacing w:val="0"/>
              <w:rPr>
                <w:del w:id="4983" w:author="Phuong Truong Thi" w:date="2024-10-08T18:09:00Z"/>
                <w:rFonts w:ascii="Times New Roman" w:eastAsia="Times New Roman" w:hAnsi="Times New Roman"/>
                <w:sz w:val="24"/>
                <w:szCs w:val="24"/>
                <w:lang w:val="vi-VN" w:eastAsia="vi-VN"/>
                <w:rPrChange w:id="4984" w:author="thu nga" w:date="2024-09-30T13:54:00Z">
                  <w:rPr>
                    <w:del w:id="4985" w:author="Phuong Truong Thi" w:date="2024-10-08T18:09:00Z"/>
                    <w:rFonts w:ascii="Times New Roman" w:eastAsia="Times New Roman" w:hAnsi="Times New Roman"/>
                    <w:sz w:val="24"/>
                    <w:szCs w:val="24"/>
                    <w:lang w:eastAsia="vi-VN"/>
                  </w:rPr>
                </w:rPrChange>
              </w:rPr>
            </w:pPr>
            <w:commentRangeStart w:id="4986"/>
            <w:commentRangeStart w:id="4987"/>
            <w:del w:id="4988" w:author="Phuong Truong Thi" w:date="2024-10-08T18:09:00Z">
              <w:r w:rsidRPr="00763017" w:rsidDel="007E0F89">
                <w:rPr>
                  <w:rFonts w:ascii="Times New Roman" w:hAnsi="Times New Roman"/>
                  <w:color w:val="000000"/>
                  <w:sz w:val="24"/>
                  <w:szCs w:val="24"/>
                  <w:lang w:val="vi-VN"/>
                  <w:rPrChange w:id="4989" w:author="thu nga" w:date="2024-09-30T13:54:00Z">
                    <w:rPr>
                      <w:rFonts w:ascii="Times New Roman" w:hAnsi="Times New Roman"/>
                      <w:color w:val="000000"/>
                      <w:sz w:val="24"/>
                      <w:szCs w:val="24"/>
                    </w:rPr>
                  </w:rPrChange>
                </w:rPr>
                <w:delText>AUM (Tổng tài sản của khách hàng) tại ngày T-1</w:delText>
              </w:r>
              <w:commentRangeEnd w:id="4986"/>
              <w:r w:rsidDel="007E0F89">
                <w:rPr>
                  <w:rStyle w:val="CommentReference"/>
                  <w:lang w:val="x-none" w:eastAsia="x-none"/>
                </w:rPr>
                <w:commentReference w:id="4986"/>
              </w:r>
              <w:commentRangeEnd w:id="4987"/>
              <w:r w:rsidDel="007E0F89">
                <w:rPr>
                  <w:rStyle w:val="CommentReference"/>
                  <w:lang w:val="x-none" w:eastAsia="x-none"/>
                </w:rPr>
                <w:commentReference w:id="4987"/>
              </w:r>
            </w:del>
          </w:p>
        </w:tc>
        <w:tc>
          <w:tcPr>
            <w:tcW w:w="1080" w:type="dxa"/>
            <w:tcPrChange w:id="4990" w:author="thu nga" w:date="2024-10-01T10:49:00Z">
              <w:tcPr>
                <w:tcW w:w="1080" w:type="dxa"/>
              </w:tcPr>
            </w:tcPrChange>
          </w:tcPr>
          <w:p w14:paraId="355DF8CE" w14:textId="77F837D7" w:rsidR="002E053E" w:rsidDel="007E0F89" w:rsidRDefault="002E053E" w:rsidP="002E053E">
            <w:pPr>
              <w:spacing w:before="0" w:line="240" w:lineRule="auto"/>
              <w:contextualSpacing w:val="0"/>
              <w:rPr>
                <w:del w:id="4991" w:author="Phuong Truong Thi" w:date="2024-10-08T18:09:00Z"/>
                <w:rFonts w:ascii="Times New Roman" w:eastAsia="Times New Roman" w:hAnsi="Times New Roman"/>
                <w:sz w:val="24"/>
                <w:szCs w:val="24"/>
                <w:lang w:eastAsia="vi-VN"/>
              </w:rPr>
            </w:pPr>
            <w:ins w:id="4992" w:author="thu nga" w:date="2024-09-30T15:05:00Z">
              <w:del w:id="4993" w:author="Phuong Truong Thi" w:date="2024-10-08T18:09:00Z">
                <w:r w:rsidRPr="0066740F" w:rsidDel="007E0F89">
                  <w:rPr>
                    <w:rFonts w:ascii="Times New Roman" w:eastAsia="Times New Roman" w:hAnsi="Times New Roman"/>
                    <w:sz w:val="24"/>
                    <w:szCs w:val="24"/>
                    <w:lang w:val="vi-VN" w:eastAsia="vi-VN"/>
                  </w:rPr>
                  <w:delText>CRM</w:delText>
                </w:r>
              </w:del>
            </w:ins>
          </w:p>
        </w:tc>
        <w:tc>
          <w:tcPr>
            <w:tcW w:w="1271" w:type="dxa"/>
            <w:tcPrChange w:id="4994" w:author="thu nga" w:date="2024-10-01T10:49:00Z">
              <w:tcPr>
                <w:tcW w:w="1080" w:type="dxa"/>
                <w:gridSpan w:val="2"/>
              </w:tcPr>
            </w:tcPrChange>
          </w:tcPr>
          <w:p w14:paraId="61B569BA" w14:textId="4C1E2AF1" w:rsidR="002E053E" w:rsidRPr="00AD0E1A" w:rsidDel="007E0F89" w:rsidRDefault="002E053E" w:rsidP="002E053E">
            <w:pPr>
              <w:spacing w:before="0" w:line="240" w:lineRule="auto"/>
              <w:contextualSpacing w:val="0"/>
              <w:rPr>
                <w:del w:id="4995" w:author="Phuong Truong Thi" w:date="2024-10-08T18:09:00Z"/>
                <w:rFonts w:ascii="Times New Roman" w:eastAsia="Times New Roman" w:hAnsi="Times New Roman"/>
                <w:sz w:val="24"/>
                <w:szCs w:val="24"/>
                <w:lang w:eastAsia="vi-VN"/>
              </w:rPr>
            </w:pPr>
            <w:ins w:id="4996" w:author="thu nga" w:date="2024-10-01T10:33:00Z">
              <w:del w:id="4997" w:author="Phuong Truong Thi" w:date="2024-10-08T18:09:00Z">
                <w:r w:rsidRPr="00867BB1" w:rsidDel="007E0F89">
                  <w:rPr>
                    <w:rFonts w:ascii="Times New Roman" w:eastAsia="Times New Roman" w:hAnsi="Times New Roman"/>
                    <w:sz w:val="24"/>
                    <w:szCs w:val="24"/>
                    <w:lang w:val="vi-VN" w:eastAsia="vi-VN"/>
                  </w:rPr>
                  <w:delText xml:space="preserve">Currency </w:delText>
                </w:r>
              </w:del>
            </w:ins>
            <w:del w:id="4998"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4999" w:author="thu nga" w:date="2024-10-01T10:49:00Z">
              <w:tcPr>
                <w:tcW w:w="1890" w:type="dxa"/>
                <w:gridSpan w:val="3"/>
                <w:shd w:val="clear" w:color="auto" w:fill="auto"/>
                <w:noWrap/>
                <w:vAlign w:val="center"/>
              </w:tcPr>
            </w:tcPrChange>
          </w:tcPr>
          <w:p w14:paraId="07A5DDAA" w14:textId="3C624D9F" w:rsidR="002E053E" w:rsidRPr="00AD0E1A" w:rsidDel="007E0F89" w:rsidRDefault="002E053E" w:rsidP="002E053E">
            <w:pPr>
              <w:spacing w:before="0" w:line="240" w:lineRule="auto"/>
              <w:contextualSpacing w:val="0"/>
              <w:rPr>
                <w:del w:id="5000" w:author="Phuong Truong Thi" w:date="2024-10-08T18:09:00Z"/>
                <w:rFonts w:ascii="Times New Roman" w:eastAsia="Times New Roman" w:hAnsi="Times New Roman"/>
                <w:sz w:val="24"/>
                <w:szCs w:val="24"/>
                <w:lang w:val="vi-VN" w:eastAsia="vi-VN"/>
              </w:rPr>
            </w:pPr>
          </w:p>
        </w:tc>
        <w:tc>
          <w:tcPr>
            <w:tcW w:w="1063" w:type="dxa"/>
            <w:tcPrChange w:id="5001" w:author="thu nga" w:date="2024-10-01T10:49:00Z">
              <w:tcPr>
                <w:tcW w:w="1260" w:type="dxa"/>
              </w:tcPr>
            </w:tcPrChange>
          </w:tcPr>
          <w:p w14:paraId="40A1E00B" w14:textId="57321EDE" w:rsidR="002E053E" w:rsidRPr="00AD0E1A" w:rsidDel="007E0F89" w:rsidRDefault="002E053E" w:rsidP="002E053E">
            <w:pPr>
              <w:spacing w:before="0" w:line="240" w:lineRule="auto"/>
              <w:contextualSpacing w:val="0"/>
              <w:jc w:val="center"/>
              <w:rPr>
                <w:del w:id="5002" w:author="Phuong Truong Thi" w:date="2024-10-08T18:09:00Z"/>
                <w:rFonts w:ascii="Times New Roman" w:eastAsia="Times New Roman" w:hAnsi="Times New Roman"/>
                <w:sz w:val="24"/>
                <w:szCs w:val="24"/>
                <w:lang w:eastAsia="vi-VN"/>
              </w:rPr>
            </w:pPr>
            <w:del w:id="5003" w:author="Phuong Truong Thi" w:date="2024-10-08T18:09:00Z">
              <w:r w:rsidDel="007E0F89">
                <w:rPr>
                  <w:rFonts w:ascii="Times New Roman" w:eastAsia="Times New Roman" w:hAnsi="Times New Roman"/>
                  <w:sz w:val="24"/>
                  <w:szCs w:val="24"/>
                  <w:lang w:eastAsia="vi-VN"/>
                </w:rPr>
                <w:delText>Y</w:delText>
              </w:r>
            </w:del>
          </w:p>
        </w:tc>
      </w:tr>
      <w:tr w:rsidR="002E053E" w:rsidRPr="00AD0E1A" w:rsidDel="007E0F89" w14:paraId="200F74AD" w14:textId="4D808804" w:rsidTr="7F5A6C64">
        <w:trPr>
          <w:trHeight w:val="276"/>
          <w:del w:id="5004" w:author="Phuong Truong Thi" w:date="2024-10-08T18:09:00Z"/>
          <w:trPrChange w:id="5005" w:author="thu nga" w:date="2024-10-01T10:49:00Z">
            <w:trPr>
              <w:gridBefore w:val="3"/>
              <w:gridAfter w:val="0"/>
              <w:trHeight w:val="276"/>
            </w:trPr>
          </w:trPrChange>
        </w:trPr>
        <w:tc>
          <w:tcPr>
            <w:tcW w:w="720" w:type="dxa"/>
            <w:shd w:val="clear" w:color="auto" w:fill="auto"/>
            <w:vAlign w:val="center"/>
            <w:tcPrChange w:id="5006" w:author="thu nga" w:date="2024-10-01T10:49:00Z">
              <w:tcPr>
                <w:tcW w:w="720" w:type="dxa"/>
                <w:shd w:val="clear" w:color="auto" w:fill="auto"/>
                <w:vAlign w:val="center"/>
              </w:tcPr>
            </w:tcPrChange>
          </w:tcPr>
          <w:p w14:paraId="4088B968" w14:textId="2DBF8AF8" w:rsidR="002E053E" w:rsidRPr="005A1D22" w:rsidDel="007E0F89" w:rsidRDefault="002E053E" w:rsidP="002E053E">
            <w:pPr>
              <w:pStyle w:val="ListParagraph"/>
              <w:numPr>
                <w:ilvl w:val="0"/>
                <w:numId w:val="61"/>
              </w:numPr>
              <w:spacing w:before="0" w:line="240" w:lineRule="auto"/>
              <w:contextualSpacing w:val="0"/>
              <w:jc w:val="left"/>
              <w:rPr>
                <w:del w:id="5007" w:author="Phuong Truong Thi" w:date="2024-10-08T18:09:00Z"/>
                <w:rFonts w:eastAsia="Times New Roman"/>
                <w:szCs w:val="24"/>
                <w:lang w:val="vi-VN" w:eastAsia="vi-VN"/>
              </w:rPr>
            </w:pPr>
          </w:p>
        </w:tc>
        <w:tc>
          <w:tcPr>
            <w:tcW w:w="1355" w:type="dxa"/>
            <w:gridSpan w:val="2"/>
            <w:shd w:val="clear" w:color="auto" w:fill="auto"/>
            <w:vAlign w:val="center"/>
            <w:tcPrChange w:id="5008" w:author="thu nga" w:date="2024-10-01T10:49:00Z">
              <w:tcPr>
                <w:tcW w:w="1710" w:type="dxa"/>
                <w:gridSpan w:val="3"/>
                <w:shd w:val="clear" w:color="auto" w:fill="auto"/>
                <w:vAlign w:val="center"/>
              </w:tcPr>
            </w:tcPrChange>
          </w:tcPr>
          <w:p w14:paraId="583DA5AB" w14:textId="09FB99BB" w:rsidR="002E053E" w:rsidRPr="005A1D22" w:rsidDel="007E0F89" w:rsidRDefault="002E053E" w:rsidP="002E053E">
            <w:pPr>
              <w:spacing w:before="0" w:line="240" w:lineRule="auto"/>
              <w:contextualSpacing w:val="0"/>
              <w:rPr>
                <w:del w:id="5009" w:author="Phuong Truong Thi" w:date="2024-10-08T18:09:00Z"/>
                <w:rFonts w:ascii="Times New Roman" w:hAnsi="Times New Roman"/>
                <w:sz w:val="24"/>
                <w:szCs w:val="24"/>
              </w:rPr>
            </w:pPr>
            <w:del w:id="5010" w:author="Phuong Truong Thi" w:date="2024-10-08T18:09:00Z">
              <w:r w:rsidRPr="005A1D22" w:rsidDel="007E0F89">
                <w:rPr>
                  <w:rFonts w:ascii="Times New Roman" w:hAnsi="Times New Roman"/>
                  <w:color w:val="000000"/>
                  <w:sz w:val="24"/>
                  <w:szCs w:val="24"/>
                </w:rPr>
                <w:delText>AUM trung bình tháng trước</w:delText>
              </w:r>
            </w:del>
          </w:p>
        </w:tc>
        <w:tc>
          <w:tcPr>
            <w:tcW w:w="2610" w:type="dxa"/>
            <w:vAlign w:val="center"/>
            <w:tcPrChange w:id="5011" w:author="thu nga" w:date="2024-10-01T10:49:00Z">
              <w:tcPr>
                <w:tcW w:w="2610" w:type="dxa"/>
                <w:vAlign w:val="center"/>
              </w:tcPr>
            </w:tcPrChange>
          </w:tcPr>
          <w:p w14:paraId="214B8BD0" w14:textId="0ED3E57D" w:rsidR="002E053E" w:rsidRPr="008C1DA1" w:rsidDel="007E0F89" w:rsidRDefault="002E053E" w:rsidP="002E053E">
            <w:pPr>
              <w:spacing w:before="0" w:line="240" w:lineRule="auto"/>
              <w:contextualSpacing w:val="0"/>
              <w:rPr>
                <w:del w:id="5012" w:author="Phuong Truong Thi" w:date="2024-10-08T18:09:00Z"/>
                <w:rFonts w:ascii="Times New Roman" w:eastAsia="Times New Roman" w:hAnsi="Times New Roman"/>
                <w:sz w:val="24"/>
                <w:szCs w:val="24"/>
                <w:lang w:eastAsia="vi-VN"/>
              </w:rPr>
            </w:pPr>
            <w:del w:id="5013" w:author="Phuong Truong Thi" w:date="2024-10-08T18:09:00Z">
              <w:r w:rsidRPr="008C1DA1" w:rsidDel="007E0F89">
                <w:rPr>
                  <w:rFonts w:ascii="Times New Roman" w:hAnsi="Times New Roman"/>
                  <w:color w:val="000000"/>
                  <w:sz w:val="24"/>
                  <w:szCs w:val="24"/>
                </w:rPr>
                <w:delText>AUM (Tổng tài sản của khách hàng) trung bình trong 3 tháng gần nhất (Tháng T-3, T-2, T-1)</w:delText>
              </w:r>
            </w:del>
          </w:p>
        </w:tc>
        <w:tc>
          <w:tcPr>
            <w:tcW w:w="1080" w:type="dxa"/>
            <w:tcPrChange w:id="5014" w:author="thu nga" w:date="2024-10-01T10:49:00Z">
              <w:tcPr>
                <w:tcW w:w="1080" w:type="dxa"/>
              </w:tcPr>
            </w:tcPrChange>
          </w:tcPr>
          <w:p w14:paraId="422A9D35" w14:textId="12DE70CA" w:rsidR="002E053E" w:rsidRPr="00496A1C" w:rsidDel="007E0F89" w:rsidRDefault="002E053E" w:rsidP="002E053E">
            <w:pPr>
              <w:spacing w:before="0" w:line="240" w:lineRule="auto"/>
              <w:contextualSpacing w:val="0"/>
              <w:rPr>
                <w:del w:id="5015" w:author="Phuong Truong Thi" w:date="2024-10-08T18:09:00Z"/>
                <w:rFonts w:ascii="Times New Roman" w:eastAsia="Times New Roman" w:hAnsi="Times New Roman"/>
                <w:sz w:val="24"/>
                <w:szCs w:val="24"/>
                <w:lang w:eastAsia="vi-VN"/>
              </w:rPr>
            </w:pPr>
            <w:ins w:id="5016" w:author="thu nga" w:date="2024-09-30T15:05:00Z">
              <w:del w:id="5017" w:author="Phuong Truong Thi" w:date="2024-10-08T18:09:00Z">
                <w:r w:rsidRPr="0066740F" w:rsidDel="007E0F89">
                  <w:rPr>
                    <w:rFonts w:ascii="Times New Roman" w:eastAsia="Times New Roman" w:hAnsi="Times New Roman"/>
                    <w:sz w:val="24"/>
                    <w:szCs w:val="24"/>
                    <w:lang w:val="vi-VN" w:eastAsia="vi-VN"/>
                  </w:rPr>
                  <w:delText>CRM</w:delText>
                </w:r>
              </w:del>
            </w:ins>
          </w:p>
        </w:tc>
        <w:tc>
          <w:tcPr>
            <w:tcW w:w="1271" w:type="dxa"/>
            <w:tcPrChange w:id="5018" w:author="thu nga" w:date="2024-10-01T10:49:00Z">
              <w:tcPr>
                <w:tcW w:w="1080" w:type="dxa"/>
                <w:gridSpan w:val="2"/>
              </w:tcPr>
            </w:tcPrChange>
          </w:tcPr>
          <w:p w14:paraId="5009779F" w14:textId="6D657B14" w:rsidR="002E053E" w:rsidRPr="00AD0E1A" w:rsidDel="007E0F89" w:rsidRDefault="002E053E" w:rsidP="002E053E">
            <w:pPr>
              <w:spacing w:before="0" w:line="240" w:lineRule="auto"/>
              <w:contextualSpacing w:val="0"/>
              <w:rPr>
                <w:del w:id="5019" w:author="Phuong Truong Thi" w:date="2024-10-08T18:09:00Z"/>
                <w:rFonts w:ascii="Times New Roman" w:eastAsia="Times New Roman" w:hAnsi="Times New Roman"/>
                <w:sz w:val="24"/>
                <w:szCs w:val="24"/>
                <w:lang w:eastAsia="vi-VN"/>
              </w:rPr>
            </w:pPr>
            <w:ins w:id="5020" w:author="thu nga" w:date="2024-10-01T10:33:00Z">
              <w:del w:id="5021" w:author="Phuong Truong Thi" w:date="2024-10-08T18:09:00Z">
                <w:r w:rsidRPr="00867BB1" w:rsidDel="007E0F89">
                  <w:rPr>
                    <w:rFonts w:ascii="Times New Roman" w:eastAsia="Times New Roman" w:hAnsi="Times New Roman"/>
                    <w:sz w:val="24"/>
                    <w:szCs w:val="24"/>
                    <w:lang w:val="vi-VN" w:eastAsia="vi-VN"/>
                  </w:rPr>
                  <w:delText xml:space="preserve">Currency </w:delText>
                </w:r>
              </w:del>
            </w:ins>
            <w:del w:id="5022" w:author="Phuong Truong Thi" w:date="2024-10-08T18:09:00Z">
              <w:r w:rsidRPr="00496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023" w:author="thu nga" w:date="2024-10-01T10:49:00Z">
              <w:tcPr>
                <w:tcW w:w="1890" w:type="dxa"/>
                <w:gridSpan w:val="3"/>
                <w:shd w:val="clear" w:color="auto" w:fill="auto"/>
                <w:noWrap/>
                <w:vAlign w:val="center"/>
              </w:tcPr>
            </w:tcPrChange>
          </w:tcPr>
          <w:p w14:paraId="163EFB30" w14:textId="692F9930" w:rsidR="002E053E" w:rsidRPr="00AD0E1A" w:rsidDel="007E0F89" w:rsidRDefault="002E053E" w:rsidP="002E053E">
            <w:pPr>
              <w:spacing w:before="0" w:line="240" w:lineRule="auto"/>
              <w:contextualSpacing w:val="0"/>
              <w:rPr>
                <w:del w:id="5024" w:author="Phuong Truong Thi" w:date="2024-10-08T18:09:00Z"/>
                <w:rFonts w:ascii="Times New Roman" w:eastAsia="Times New Roman" w:hAnsi="Times New Roman"/>
                <w:sz w:val="24"/>
                <w:szCs w:val="24"/>
                <w:lang w:val="vi-VN" w:eastAsia="vi-VN"/>
              </w:rPr>
            </w:pPr>
          </w:p>
        </w:tc>
        <w:tc>
          <w:tcPr>
            <w:tcW w:w="1063" w:type="dxa"/>
            <w:tcPrChange w:id="5025" w:author="thu nga" w:date="2024-10-01T10:49:00Z">
              <w:tcPr>
                <w:tcW w:w="1260" w:type="dxa"/>
              </w:tcPr>
            </w:tcPrChange>
          </w:tcPr>
          <w:p w14:paraId="798CF1D9" w14:textId="6214A811" w:rsidR="002E053E" w:rsidRPr="00AD0E1A" w:rsidDel="007E0F89" w:rsidRDefault="002E053E" w:rsidP="002E053E">
            <w:pPr>
              <w:spacing w:before="0" w:line="240" w:lineRule="auto"/>
              <w:contextualSpacing w:val="0"/>
              <w:jc w:val="center"/>
              <w:rPr>
                <w:del w:id="5026" w:author="Phuong Truong Thi" w:date="2024-10-08T18:09:00Z"/>
                <w:rFonts w:ascii="Times New Roman" w:eastAsia="Times New Roman" w:hAnsi="Times New Roman"/>
                <w:sz w:val="24"/>
                <w:szCs w:val="24"/>
                <w:lang w:val="vi-VN" w:eastAsia="vi-VN"/>
              </w:rPr>
            </w:pPr>
          </w:p>
        </w:tc>
      </w:tr>
      <w:tr w:rsidR="002E053E" w:rsidRPr="00AD0E1A" w:rsidDel="007E0F89" w14:paraId="21157B2E" w14:textId="61CC9D9D" w:rsidTr="7F5A6C64">
        <w:trPr>
          <w:trHeight w:val="276"/>
          <w:del w:id="5027" w:author="Phuong Truong Thi" w:date="2024-10-08T18:09:00Z"/>
          <w:trPrChange w:id="5028" w:author="thu nga" w:date="2024-10-01T10:49:00Z">
            <w:trPr>
              <w:gridBefore w:val="3"/>
              <w:gridAfter w:val="0"/>
              <w:trHeight w:val="276"/>
            </w:trPr>
          </w:trPrChange>
        </w:trPr>
        <w:tc>
          <w:tcPr>
            <w:tcW w:w="720" w:type="dxa"/>
            <w:shd w:val="clear" w:color="auto" w:fill="auto"/>
            <w:vAlign w:val="center"/>
            <w:tcPrChange w:id="5029" w:author="thu nga" w:date="2024-10-01T10:49:00Z">
              <w:tcPr>
                <w:tcW w:w="720" w:type="dxa"/>
                <w:shd w:val="clear" w:color="auto" w:fill="auto"/>
                <w:vAlign w:val="center"/>
              </w:tcPr>
            </w:tcPrChange>
          </w:tcPr>
          <w:p w14:paraId="25B3EAFC" w14:textId="56EED43F" w:rsidR="002E053E" w:rsidRPr="005A1D22" w:rsidDel="007E0F89" w:rsidRDefault="002E053E" w:rsidP="002E053E">
            <w:pPr>
              <w:pStyle w:val="ListParagraph"/>
              <w:numPr>
                <w:ilvl w:val="0"/>
                <w:numId w:val="61"/>
              </w:numPr>
              <w:spacing w:before="0" w:line="240" w:lineRule="auto"/>
              <w:contextualSpacing w:val="0"/>
              <w:jc w:val="left"/>
              <w:rPr>
                <w:del w:id="5030" w:author="Phuong Truong Thi" w:date="2024-10-08T18:09:00Z"/>
                <w:rFonts w:eastAsia="Times New Roman"/>
                <w:szCs w:val="24"/>
                <w:lang w:val="vi-VN" w:eastAsia="vi-VN"/>
              </w:rPr>
            </w:pPr>
          </w:p>
        </w:tc>
        <w:tc>
          <w:tcPr>
            <w:tcW w:w="1355" w:type="dxa"/>
            <w:gridSpan w:val="2"/>
            <w:shd w:val="clear" w:color="auto" w:fill="auto"/>
            <w:vAlign w:val="center"/>
            <w:tcPrChange w:id="5031" w:author="thu nga" w:date="2024-10-01T10:49:00Z">
              <w:tcPr>
                <w:tcW w:w="1710" w:type="dxa"/>
                <w:gridSpan w:val="3"/>
                <w:shd w:val="clear" w:color="auto" w:fill="auto"/>
                <w:vAlign w:val="center"/>
              </w:tcPr>
            </w:tcPrChange>
          </w:tcPr>
          <w:p w14:paraId="024A85EA" w14:textId="3BABD40D" w:rsidR="002E053E" w:rsidRPr="00763017" w:rsidDel="007E0F89" w:rsidRDefault="002E053E" w:rsidP="002E053E">
            <w:pPr>
              <w:spacing w:before="0" w:line="240" w:lineRule="auto"/>
              <w:contextualSpacing w:val="0"/>
              <w:rPr>
                <w:del w:id="5032" w:author="Phuong Truong Thi" w:date="2024-10-08T18:09:00Z"/>
                <w:rFonts w:ascii="Times New Roman" w:hAnsi="Times New Roman"/>
                <w:sz w:val="24"/>
                <w:szCs w:val="24"/>
                <w:lang w:val="vi-VN"/>
                <w:rPrChange w:id="5033" w:author="thu nga" w:date="2024-09-30T13:54:00Z">
                  <w:rPr>
                    <w:del w:id="5034" w:author="Phuong Truong Thi" w:date="2024-10-08T18:09:00Z"/>
                    <w:rFonts w:ascii="Times New Roman" w:hAnsi="Times New Roman"/>
                    <w:sz w:val="24"/>
                    <w:szCs w:val="24"/>
                  </w:rPr>
                </w:rPrChange>
              </w:rPr>
            </w:pPr>
            <w:del w:id="5035" w:author="Phuong Truong Thi" w:date="2024-10-08T18:09:00Z">
              <w:r w:rsidRPr="00763017" w:rsidDel="007E0F89">
                <w:rPr>
                  <w:rFonts w:ascii="Times New Roman" w:hAnsi="Times New Roman"/>
                  <w:color w:val="000000"/>
                  <w:sz w:val="24"/>
                  <w:szCs w:val="24"/>
                  <w:lang w:val="vi-VN"/>
                  <w:rPrChange w:id="5036" w:author="thu nga" w:date="2024-09-30T13:54:00Z">
                    <w:rPr>
                      <w:rFonts w:ascii="Times New Roman" w:hAnsi="Times New Roman"/>
                      <w:color w:val="000000"/>
                      <w:sz w:val="24"/>
                      <w:szCs w:val="24"/>
                    </w:rPr>
                  </w:rPrChange>
                </w:rPr>
                <w:delText>AUM trung bình 3 tháng gần nhất</w:delText>
              </w:r>
            </w:del>
          </w:p>
        </w:tc>
        <w:tc>
          <w:tcPr>
            <w:tcW w:w="2610" w:type="dxa"/>
            <w:vAlign w:val="center"/>
            <w:tcPrChange w:id="5037" w:author="thu nga" w:date="2024-10-01T10:49:00Z">
              <w:tcPr>
                <w:tcW w:w="2610" w:type="dxa"/>
                <w:vAlign w:val="center"/>
              </w:tcPr>
            </w:tcPrChange>
          </w:tcPr>
          <w:p w14:paraId="1EBF1803" w14:textId="0D281BA8" w:rsidR="002E053E" w:rsidRPr="00763017" w:rsidDel="007E0F89" w:rsidRDefault="002E053E" w:rsidP="002E053E">
            <w:pPr>
              <w:spacing w:before="0" w:line="240" w:lineRule="auto"/>
              <w:contextualSpacing w:val="0"/>
              <w:rPr>
                <w:del w:id="5038" w:author="Phuong Truong Thi" w:date="2024-10-08T18:09:00Z"/>
                <w:rFonts w:ascii="Times New Roman" w:eastAsia="Times New Roman" w:hAnsi="Times New Roman"/>
                <w:sz w:val="24"/>
                <w:szCs w:val="24"/>
                <w:lang w:val="vi-VN" w:eastAsia="vi-VN"/>
                <w:rPrChange w:id="5039" w:author="thu nga" w:date="2024-09-30T13:54:00Z">
                  <w:rPr>
                    <w:del w:id="5040" w:author="Phuong Truong Thi" w:date="2024-10-08T18:09:00Z"/>
                    <w:rFonts w:ascii="Times New Roman" w:eastAsia="Times New Roman" w:hAnsi="Times New Roman"/>
                    <w:sz w:val="24"/>
                    <w:szCs w:val="24"/>
                    <w:lang w:eastAsia="vi-VN"/>
                  </w:rPr>
                </w:rPrChange>
              </w:rPr>
            </w:pPr>
            <w:del w:id="5041" w:author="Phuong Truong Thi" w:date="2024-10-08T18:09:00Z">
              <w:r w:rsidRPr="00763017" w:rsidDel="007E0F89">
                <w:rPr>
                  <w:rFonts w:ascii="Times New Roman" w:hAnsi="Times New Roman"/>
                  <w:color w:val="000000"/>
                  <w:sz w:val="24"/>
                  <w:szCs w:val="24"/>
                  <w:lang w:val="vi-VN"/>
                  <w:rPrChange w:id="5042" w:author="thu nga" w:date="2024-09-30T13:54:00Z">
                    <w:rPr>
                      <w:rFonts w:ascii="Times New Roman" w:hAnsi="Times New Roman"/>
                      <w:color w:val="000000"/>
                      <w:sz w:val="24"/>
                      <w:szCs w:val="24"/>
                    </w:rPr>
                  </w:rPrChange>
                </w:rPr>
                <w:delText>AUM (Tổng tài sản của khách hàng) trung bình của tháng trước (T-1)</w:delText>
              </w:r>
            </w:del>
          </w:p>
        </w:tc>
        <w:tc>
          <w:tcPr>
            <w:tcW w:w="1080" w:type="dxa"/>
            <w:tcPrChange w:id="5043" w:author="thu nga" w:date="2024-10-01T10:49:00Z">
              <w:tcPr>
                <w:tcW w:w="1080" w:type="dxa"/>
              </w:tcPr>
            </w:tcPrChange>
          </w:tcPr>
          <w:p w14:paraId="12CB3DA7" w14:textId="2FDBF9E1" w:rsidR="002E053E" w:rsidRPr="00496A1C" w:rsidDel="007E0F89" w:rsidRDefault="002E053E" w:rsidP="002E053E">
            <w:pPr>
              <w:spacing w:before="0" w:line="240" w:lineRule="auto"/>
              <w:contextualSpacing w:val="0"/>
              <w:rPr>
                <w:del w:id="5044" w:author="Phuong Truong Thi" w:date="2024-10-08T18:09:00Z"/>
                <w:rFonts w:ascii="Times New Roman" w:eastAsia="Times New Roman" w:hAnsi="Times New Roman"/>
                <w:sz w:val="24"/>
                <w:szCs w:val="24"/>
                <w:lang w:eastAsia="vi-VN"/>
              </w:rPr>
            </w:pPr>
            <w:ins w:id="5045" w:author="thu nga" w:date="2024-09-30T15:05:00Z">
              <w:del w:id="5046" w:author="Phuong Truong Thi" w:date="2024-10-08T18:09:00Z">
                <w:r w:rsidRPr="0066740F" w:rsidDel="007E0F89">
                  <w:rPr>
                    <w:rFonts w:ascii="Times New Roman" w:eastAsia="Times New Roman" w:hAnsi="Times New Roman"/>
                    <w:sz w:val="24"/>
                    <w:szCs w:val="24"/>
                    <w:lang w:val="vi-VN" w:eastAsia="vi-VN"/>
                  </w:rPr>
                  <w:delText>CRM</w:delText>
                </w:r>
              </w:del>
            </w:ins>
          </w:p>
        </w:tc>
        <w:tc>
          <w:tcPr>
            <w:tcW w:w="1271" w:type="dxa"/>
            <w:tcPrChange w:id="5047" w:author="thu nga" w:date="2024-10-01T10:49:00Z">
              <w:tcPr>
                <w:tcW w:w="1080" w:type="dxa"/>
                <w:gridSpan w:val="2"/>
              </w:tcPr>
            </w:tcPrChange>
          </w:tcPr>
          <w:p w14:paraId="0000169D" w14:textId="21813C51" w:rsidR="002E053E" w:rsidRPr="00AD0E1A" w:rsidDel="007E0F89" w:rsidRDefault="002E053E" w:rsidP="002E053E">
            <w:pPr>
              <w:spacing w:before="0" w:line="240" w:lineRule="auto"/>
              <w:contextualSpacing w:val="0"/>
              <w:rPr>
                <w:del w:id="5048" w:author="Phuong Truong Thi" w:date="2024-10-08T18:09:00Z"/>
                <w:rFonts w:ascii="Times New Roman" w:eastAsia="Times New Roman" w:hAnsi="Times New Roman"/>
                <w:sz w:val="24"/>
                <w:szCs w:val="24"/>
                <w:lang w:eastAsia="vi-VN"/>
              </w:rPr>
            </w:pPr>
            <w:ins w:id="5049" w:author="thu nga" w:date="2024-10-01T10:33:00Z">
              <w:del w:id="5050" w:author="Phuong Truong Thi" w:date="2024-10-08T18:09:00Z">
                <w:r w:rsidRPr="00867BB1" w:rsidDel="007E0F89">
                  <w:rPr>
                    <w:rFonts w:ascii="Times New Roman" w:eastAsia="Times New Roman" w:hAnsi="Times New Roman"/>
                    <w:sz w:val="24"/>
                    <w:szCs w:val="24"/>
                    <w:lang w:val="vi-VN" w:eastAsia="vi-VN"/>
                  </w:rPr>
                  <w:delText xml:space="preserve">Currency </w:delText>
                </w:r>
              </w:del>
            </w:ins>
            <w:del w:id="5051" w:author="Phuong Truong Thi" w:date="2024-10-08T18:09:00Z">
              <w:r w:rsidRPr="00496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052" w:author="thu nga" w:date="2024-10-01T10:49:00Z">
              <w:tcPr>
                <w:tcW w:w="1890" w:type="dxa"/>
                <w:gridSpan w:val="3"/>
                <w:shd w:val="clear" w:color="auto" w:fill="auto"/>
                <w:noWrap/>
                <w:vAlign w:val="center"/>
              </w:tcPr>
            </w:tcPrChange>
          </w:tcPr>
          <w:p w14:paraId="1E7025C9" w14:textId="75F3BED9" w:rsidR="002E053E" w:rsidRPr="00AD0E1A" w:rsidDel="007E0F89" w:rsidRDefault="002E053E" w:rsidP="002E053E">
            <w:pPr>
              <w:spacing w:before="0" w:line="240" w:lineRule="auto"/>
              <w:contextualSpacing w:val="0"/>
              <w:rPr>
                <w:del w:id="5053" w:author="Phuong Truong Thi" w:date="2024-10-08T18:09:00Z"/>
                <w:rFonts w:ascii="Times New Roman" w:eastAsia="Times New Roman" w:hAnsi="Times New Roman"/>
                <w:sz w:val="24"/>
                <w:szCs w:val="24"/>
                <w:lang w:val="vi-VN" w:eastAsia="vi-VN"/>
              </w:rPr>
            </w:pPr>
          </w:p>
        </w:tc>
        <w:tc>
          <w:tcPr>
            <w:tcW w:w="1063" w:type="dxa"/>
            <w:tcPrChange w:id="5054" w:author="thu nga" w:date="2024-10-01T10:49:00Z">
              <w:tcPr>
                <w:tcW w:w="1260" w:type="dxa"/>
              </w:tcPr>
            </w:tcPrChange>
          </w:tcPr>
          <w:p w14:paraId="08649B06" w14:textId="0B55488A" w:rsidR="002E053E" w:rsidRPr="00AD0E1A" w:rsidDel="007E0F89" w:rsidRDefault="002E053E" w:rsidP="002E053E">
            <w:pPr>
              <w:spacing w:before="0" w:line="240" w:lineRule="auto"/>
              <w:contextualSpacing w:val="0"/>
              <w:jc w:val="center"/>
              <w:rPr>
                <w:del w:id="5055" w:author="Phuong Truong Thi" w:date="2024-10-08T18:09:00Z"/>
                <w:rFonts w:ascii="Times New Roman" w:eastAsia="Times New Roman" w:hAnsi="Times New Roman"/>
                <w:sz w:val="24"/>
                <w:szCs w:val="24"/>
                <w:lang w:eastAsia="vi-VN"/>
              </w:rPr>
            </w:pPr>
            <w:del w:id="5056" w:author="Phuong Truong Thi" w:date="2024-10-08T18:09:00Z">
              <w:r w:rsidDel="007E0F89">
                <w:rPr>
                  <w:rFonts w:ascii="Times New Roman" w:eastAsia="Times New Roman" w:hAnsi="Times New Roman"/>
                  <w:sz w:val="24"/>
                  <w:szCs w:val="24"/>
                  <w:lang w:eastAsia="vi-VN"/>
                </w:rPr>
                <w:delText>Y</w:delText>
              </w:r>
            </w:del>
          </w:p>
        </w:tc>
      </w:tr>
      <w:tr w:rsidR="006311B5" w:rsidRPr="00AD0E1A" w:rsidDel="007E0F89" w14:paraId="1D4C3D36" w14:textId="36D971CA" w:rsidTr="7F5A6C64">
        <w:tblPrEx>
          <w:tblPrExChange w:id="5057" w:author="thu nga" w:date="2024-10-01T10:48:00Z">
            <w:tblPrEx>
              <w:tblW w:w="9373" w:type="dxa"/>
            </w:tblPrEx>
          </w:tblPrExChange>
        </w:tblPrEx>
        <w:trPr>
          <w:trHeight w:val="276"/>
          <w:del w:id="5058" w:author="Phuong Truong Thi" w:date="2024-10-08T18:09:00Z"/>
          <w:trPrChange w:id="5059" w:author="thu nga" w:date="2024-10-01T10:48:00Z">
            <w:trPr>
              <w:gridBefore w:val="1"/>
              <w:gridAfter w:val="0"/>
              <w:trHeight w:val="276"/>
            </w:trPr>
          </w:trPrChange>
        </w:trPr>
        <w:tc>
          <w:tcPr>
            <w:tcW w:w="9162" w:type="dxa"/>
            <w:gridSpan w:val="8"/>
            <w:tcPrChange w:id="5060" w:author="thu nga" w:date="2024-10-01T10:48:00Z">
              <w:tcPr>
                <w:tcW w:w="9373" w:type="dxa"/>
                <w:gridSpan w:val="11"/>
              </w:tcPr>
            </w:tcPrChange>
          </w:tcPr>
          <w:p w14:paraId="56051D92" w14:textId="5BD9352A" w:rsidR="006311B5" w:rsidDel="007E0F89" w:rsidRDefault="006311B5" w:rsidP="00475D28">
            <w:pPr>
              <w:spacing w:before="0" w:line="240" w:lineRule="auto"/>
              <w:contextualSpacing w:val="0"/>
              <w:jc w:val="left"/>
              <w:rPr>
                <w:del w:id="5061" w:author="Phuong Truong Thi" w:date="2024-10-08T18:09:00Z"/>
                <w:rFonts w:ascii="Times New Roman" w:eastAsia="Times New Roman" w:hAnsi="Times New Roman"/>
                <w:sz w:val="24"/>
                <w:szCs w:val="24"/>
                <w:lang w:eastAsia="vi-VN"/>
              </w:rPr>
            </w:pPr>
            <w:del w:id="5062" w:author="Phuong Truong Thi" w:date="2024-10-08T18:09:00Z">
              <w:r w:rsidDel="007E0F89">
                <w:rPr>
                  <w:rFonts w:ascii="Times New Roman" w:eastAsia="Times New Roman" w:hAnsi="Times New Roman"/>
                  <w:sz w:val="24"/>
                  <w:szCs w:val="24"/>
                  <w:lang w:eastAsia="vi-VN"/>
                </w:rPr>
                <w:delText>Casa</w:delText>
              </w:r>
            </w:del>
          </w:p>
        </w:tc>
      </w:tr>
      <w:tr w:rsidR="002E053E" w:rsidRPr="00AD0E1A" w:rsidDel="007E0F89" w14:paraId="41B5ACBF" w14:textId="05A5C5A1" w:rsidTr="7F5A6C64">
        <w:trPr>
          <w:trHeight w:val="276"/>
          <w:del w:id="5063" w:author="Phuong Truong Thi" w:date="2024-10-08T18:09:00Z"/>
          <w:trPrChange w:id="5064" w:author="thu nga" w:date="2024-10-01T10:49:00Z">
            <w:trPr>
              <w:gridBefore w:val="3"/>
              <w:gridAfter w:val="0"/>
              <w:trHeight w:val="276"/>
            </w:trPr>
          </w:trPrChange>
        </w:trPr>
        <w:tc>
          <w:tcPr>
            <w:tcW w:w="720" w:type="dxa"/>
            <w:shd w:val="clear" w:color="auto" w:fill="auto"/>
            <w:vAlign w:val="center"/>
            <w:tcPrChange w:id="5065" w:author="thu nga" w:date="2024-10-01T10:49:00Z">
              <w:tcPr>
                <w:tcW w:w="720" w:type="dxa"/>
                <w:shd w:val="clear" w:color="auto" w:fill="auto"/>
                <w:vAlign w:val="center"/>
              </w:tcPr>
            </w:tcPrChange>
          </w:tcPr>
          <w:p w14:paraId="2BAD4F1C" w14:textId="4EEF2195" w:rsidR="002E053E" w:rsidRPr="005A1D22" w:rsidDel="007E0F89" w:rsidRDefault="002E053E" w:rsidP="002E053E">
            <w:pPr>
              <w:pStyle w:val="ListParagraph"/>
              <w:numPr>
                <w:ilvl w:val="0"/>
                <w:numId w:val="61"/>
              </w:numPr>
              <w:spacing w:before="0" w:line="240" w:lineRule="auto"/>
              <w:contextualSpacing w:val="0"/>
              <w:jc w:val="left"/>
              <w:rPr>
                <w:del w:id="5066" w:author="Phuong Truong Thi" w:date="2024-10-08T18:09:00Z"/>
                <w:rFonts w:eastAsia="Times New Roman"/>
                <w:szCs w:val="24"/>
                <w:lang w:val="vi-VN" w:eastAsia="vi-VN"/>
              </w:rPr>
            </w:pPr>
          </w:p>
        </w:tc>
        <w:tc>
          <w:tcPr>
            <w:tcW w:w="1355" w:type="dxa"/>
            <w:gridSpan w:val="2"/>
            <w:shd w:val="clear" w:color="auto" w:fill="auto"/>
            <w:vAlign w:val="center"/>
            <w:tcPrChange w:id="5067" w:author="thu nga" w:date="2024-10-01T10:49:00Z">
              <w:tcPr>
                <w:tcW w:w="1710" w:type="dxa"/>
                <w:gridSpan w:val="3"/>
                <w:shd w:val="clear" w:color="auto" w:fill="auto"/>
                <w:vAlign w:val="center"/>
              </w:tcPr>
            </w:tcPrChange>
          </w:tcPr>
          <w:p w14:paraId="32C0A65C" w14:textId="4E730E86" w:rsidR="002E053E" w:rsidRPr="00763017" w:rsidDel="007E0F89" w:rsidRDefault="002E053E" w:rsidP="002E053E">
            <w:pPr>
              <w:spacing w:before="0" w:line="240" w:lineRule="auto"/>
              <w:contextualSpacing w:val="0"/>
              <w:rPr>
                <w:del w:id="5068" w:author="Phuong Truong Thi" w:date="2024-10-08T18:09:00Z"/>
                <w:rFonts w:ascii="Times New Roman" w:hAnsi="Times New Roman"/>
                <w:sz w:val="24"/>
                <w:szCs w:val="24"/>
                <w:lang w:val="vi-VN"/>
                <w:rPrChange w:id="5069" w:author="thu nga" w:date="2024-09-30T13:54:00Z">
                  <w:rPr>
                    <w:del w:id="5070" w:author="Phuong Truong Thi" w:date="2024-10-08T18:09:00Z"/>
                    <w:rFonts w:ascii="Times New Roman" w:hAnsi="Times New Roman"/>
                    <w:sz w:val="24"/>
                    <w:szCs w:val="24"/>
                  </w:rPr>
                </w:rPrChange>
              </w:rPr>
            </w:pPr>
            <w:del w:id="5071" w:author="Phuong Truong Thi" w:date="2024-10-08T18:09:00Z">
              <w:r w:rsidRPr="00763017" w:rsidDel="007E0F89">
                <w:rPr>
                  <w:rFonts w:ascii="Times New Roman" w:hAnsi="Times New Roman"/>
                  <w:color w:val="000000"/>
                  <w:sz w:val="24"/>
                  <w:szCs w:val="24"/>
                  <w:lang w:val="vi-VN"/>
                  <w:rPrChange w:id="5072" w:author="thu nga" w:date="2024-09-30T13:54:00Z">
                    <w:rPr>
                      <w:rFonts w:ascii="Times New Roman" w:hAnsi="Times New Roman"/>
                      <w:color w:val="000000"/>
                      <w:sz w:val="24"/>
                      <w:szCs w:val="24"/>
                    </w:rPr>
                  </w:rPrChange>
                </w:rPr>
                <w:delText>EOP_ Casa: Số dư cuối kỳ Casa (chỉ bao gồm VND) ngày dữ liệu</w:delText>
              </w:r>
            </w:del>
          </w:p>
        </w:tc>
        <w:tc>
          <w:tcPr>
            <w:tcW w:w="2610" w:type="dxa"/>
            <w:vAlign w:val="center"/>
            <w:tcPrChange w:id="5073" w:author="thu nga" w:date="2024-10-01T10:49:00Z">
              <w:tcPr>
                <w:tcW w:w="2610" w:type="dxa"/>
                <w:vAlign w:val="center"/>
              </w:tcPr>
            </w:tcPrChange>
          </w:tcPr>
          <w:p w14:paraId="288C9BA0" w14:textId="03BC571A" w:rsidR="002E053E" w:rsidRPr="00763017" w:rsidDel="007E0F89" w:rsidRDefault="002E053E" w:rsidP="002E053E">
            <w:pPr>
              <w:spacing w:before="0" w:line="240" w:lineRule="auto"/>
              <w:contextualSpacing w:val="0"/>
              <w:rPr>
                <w:del w:id="5074" w:author="Phuong Truong Thi" w:date="2024-10-08T18:09:00Z"/>
                <w:rFonts w:ascii="Times New Roman" w:eastAsia="Times New Roman" w:hAnsi="Times New Roman"/>
                <w:sz w:val="24"/>
                <w:szCs w:val="24"/>
                <w:lang w:val="vi-VN" w:eastAsia="vi-VN"/>
                <w:rPrChange w:id="5075" w:author="thu nga" w:date="2024-09-30T13:54:00Z">
                  <w:rPr>
                    <w:del w:id="5076" w:author="Phuong Truong Thi" w:date="2024-10-08T18:09:00Z"/>
                    <w:rFonts w:ascii="Times New Roman" w:eastAsia="Times New Roman" w:hAnsi="Times New Roman"/>
                    <w:sz w:val="24"/>
                    <w:szCs w:val="24"/>
                    <w:lang w:eastAsia="vi-VN"/>
                  </w:rPr>
                </w:rPrChange>
              </w:rPr>
            </w:pPr>
            <w:del w:id="5077" w:author="Phuong Truong Thi" w:date="2024-10-08T18:09:00Z">
              <w:r w:rsidRPr="00763017" w:rsidDel="007E0F89">
                <w:rPr>
                  <w:rFonts w:ascii="Times New Roman" w:hAnsi="Times New Roman"/>
                  <w:color w:val="000000"/>
                  <w:sz w:val="24"/>
                  <w:szCs w:val="24"/>
                  <w:lang w:val="vi-VN"/>
                  <w:rPrChange w:id="5078" w:author="thu nga" w:date="2024-09-30T13:54:00Z">
                    <w:rPr>
                      <w:rFonts w:ascii="Times New Roman" w:hAnsi="Times New Roman"/>
                      <w:color w:val="000000"/>
                      <w:sz w:val="24"/>
                      <w:szCs w:val="24"/>
                    </w:rPr>
                  </w:rPrChange>
                </w:rPr>
                <w:delText>Tổng số dư cuối kỳ Casa (chỉ bao gồm VND) của các Tài khoản thanh toán (Category là TKTT) ngày dữ liệu T-1</w:delText>
              </w:r>
            </w:del>
          </w:p>
        </w:tc>
        <w:tc>
          <w:tcPr>
            <w:tcW w:w="1080" w:type="dxa"/>
            <w:tcPrChange w:id="5079" w:author="thu nga" w:date="2024-10-01T10:49:00Z">
              <w:tcPr>
                <w:tcW w:w="1080" w:type="dxa"/>
              </w:tcPr>
            </w:tcPrChange>
          </w:tcPr>
          <w:p w14:paraId="1EA81844" w14:textId="47E618CF" w:rsidR="002E053E" w:rsidRPr="00C328E4" w:rsidDel="007E0F89" w:rsidRDefault="002E053E" w:rsidP="002E053E">
            <w:pPr>
              <w:spacing w:before="0" w:line="240" w:lineRule="auto"/>
              <w:contextualSpacing w:val="0"/>
              <w:rPr>
                <w:del w:id="5080" w:author="Phuong Truong Thi" w:date="2024-10-08T18:09:00Z"/>
                <w:rFonts w:ascii="Times New Roman" w:eastAsia="Times New Roman" w:hAnsi="Times New Roman"/>
                <w:sz w:val="24"/>
                <w:szCs w:val="24"/>
                <w:lang w:eastAsia="vi-VN"/>
              </w:rPr>
            </w:pPr>
            <w:ins w:id="5081" w:author="thu nga" w:date="2024-09-30T15:05:00Z">
              <w:del w:id="5082" w:author="Phuong Truong Thi" w:date="2024-10-08T18:09:00Z">
                <w:r w:rsidRPr="00DC696E" w:rsidDel="007E0F89">
                  <w:rPr>
                    <w:rFonts w:ascii="Times New Roman" w:eastAsia="Times New Roman" w:hAnsi="Times New Roman"/>
                    <w:sz w:val="24"/>
                    <w:szCs w:val="24"/>
                    <w:lang w:val="vi-VN" w:eastAsia="vi-VN"/>
                  </w:rPr>
                  <w:delText>CRM</w:delText>
                </w:r>
              </w:del>
            </w:ins>
          </w:p>
        </w:tc>
        <w:tc>
          <w:tcPr>
            <w:tcW w:w="1271" w:type="dxa"/>
            <w:tcPrChange w:id="5083" w:author="thu nga" w:date="2024-10-01T10:49:00Z">
              <w:tcPr>
                <w:tcW w:w="1080" w:type="dxa"/>
                <w:gridSpan w:val="2"/>
              </w:tcPr>
            </w:tcPrChange>
          </w:tcPr>
          <w:p w14:paraId="23BAF250" w14:textId="1E08DE38" w:rsidR="002E053E" w:rsidRPr="00AD0E1A" w:rsidDel="007E0F89" w:rsidRDefault="002E053E" w:rsidP="002E053E">
            <w:pPr>
              <w:spacing w:before="0" w:line="240" w:lineRule="auto"/>
              <w:contextualSpacing w:val="0"/>
              <w:rPr>
                <w:del w:id="5084" w:author="Phuong Truong Thi" w:date="2024-10-08T18:09:00Z"/>
                <w:rFonts w:ascii="Times New Roman" w:eastAsia="Times New Roman" w:hAnsi="Times New Roman"/>
                <w:sz w:val="24"/>
                <w:szCs w:val="24"/>
                <w:lang w:eastAsia="vi-VN"/>
              </w:rPr>
            </w:pPr>
            <w:ins w:id="5085" w:author="thu nga" w:date="2024-10-01T10:33:00Z">
              <w:del w:id="5086" w:author="Phuong Truong Thi" w:date="2024-10-08T18:09:00Z">
                <w:r w:rsidRPr="0073653C" w:rsidDel="007E0F89">
                  <w:rPr>
                    <w:rFonts w:ascii="Times New Roman" w:eastAsia="Times New Roman" w:hAnsi="Times New Roman"/>
                    <w:sz w:val="24"/>
                    <w:szCs w:val="24"/>
                    <w:lang w:val="vi-VN" w:eastAsia="vi-VN"/>
                  </w:rPr>
                  <w:delText xml:space="preserve">Currency </w:delText>
                </w:r>
              </w:del>
            </w:ins>
            <w:del w:id="5087"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088" w:author="thu nga" w:date="2024-10-01T10:49:00Z">
              <w:tcPr>
                <w:tcW w:w="1890" w:type="dxa"/>
                <w:gridSpan w:val="3"/>
                <w:shd w:val="clear" w:color="auto" w:fill="auto"/>
                <w:noWrap/>
                <w:vAlign w:val="center"/>
              </w:tcPr>
            </w:tcPrChange>
          </w:tcPr>
          <w:p w14:paraId="55EEA733" w14:textId="5541D160" w:rsidR="002E053E" w:rsidRPr="00AD0E1A" w:rsidDel="007E0F89" w:rsidRDefault="002E053E" w:rsidP="002E053E">
            <w:pPr>
              <w:spacing w:before="0" w:line="240" w:lineRule="auto"/>
              <w:contextualSpacing w:val="0"/>
              <w:rPr>
                <w:del w:id="5089" w:author="Phuong Truong Thi" w:date="2024-10-08T18:09:00Z"/>
                <w:rFonts w:ascii="Times New Roman" w:eastAsia="Times New Roman" w:hAnsi="Times New Roman"/>
                <w:sz w:val="24"/>
                <w:szCs w:val="24"/>
                <w:lang w:val="vi-VN" w:eastAsia="vi-VN"/>
              </w:rPr>
            </w:pPr>
          </w:p>
        </w:tc>
        <w:tc>
          <w:tcPr>
            <w:tcW w:w="1063" w:type="dxa"/>
            <w:tcPrChange w:id="5090" w:author="thu nga" w:date="2024-10-01T10:49:00Z">
              <w:tcPr>
                <w:tcW w:w="1260" w:type="dxa"/>
              </w:tcPr>
            </w:tcPrChange>
          </w:tcPr>
          <w:p w14:paraId="761DFABB" w14:textId="770E9637" w:rsidR="002E053E" w:rsidRPr="00AD0E1A" w:rsidDel="007E0F89" w:rsidRDefault="002E053E" w:rsidP="002E053E">
            <w:pPr>
              <w:spacing w:before="0" w:line="240" w:lineRule="auto"/>
              <w:contextualSpacing w:val="0"/>
              <w:jc w:val="center"/>
              <w:rPr>
                <w:del w:id="5091" w:author="Phuong Truong Thi" w:date="2024-10-08T18:09:00Z"/>
                <w:rFonts w:ascii="Times New Roman" w:eastAsia="Times New Roman" w:hAnsi="Times New Roman"/>
                <w:sz w:val="24"/>
                <w:szCs w:val="24"/>
                <w:lang w:eastAsia="vi-VN"/>
              </w:rPr>
            </w:pPr>
            <w:del w:id="5092" w:author="Phuong Truong Thi" w:date="2024-10-08T18:09:00Z">
              <w:r w:rsidDel="007E0F89">
                <w:rPr>
                  <w:rFonts w:ascii="Times New Roman" w:eastAsia="Times New Roman" w:hAnsi="Times New Roman"/>
                  <w:sz w:val="24"/>
                  <w:szCs w:val="24"/>
                  <w:lang w:eastAsia="vi-VN"/>
                </w:rPr>
                <w:delText>Y</w:delText>
              </w:r>
            </w:del>
          </w:p>
        </w:tc>
      </w:tr>
      <w:tr w:rsidR="002E053E" w:rsidRPr="00AD0E1A" w:rsidDel="007E0F89" w14:paraId="76788AC3" w14:textId="5CBFCB79" w:rsidTr="7F5A6C64">
        <w:trPr>
          <w:trHeight w:val="276"/>
          <w:del w:id="5093" w:author="Phuong Truong Thi" w:date="2024-10-08T18:09:00Z"/>
          <w:trPrChange w:id="5094" w:author="thu nga" w:date="2024-10-01T10:49:00Z">
            <w:trPr>
              <w:gridBefore w:val="3"/>
              <w:gridAfter w:val="0"/>
              <w:trHeight w:val="276"/>
            </w:trPr>
          </w:trPrChange>
        </w:trPr>
        <w:tc>
          <w:tcPr>
            <w:tcW w:w="720" w:type="dxa"/>
            <w:shd w:val="clear" w:color="auto" w:fill="auto"/>
            <w:vAlign w:val="center"/>
            <w:tcPrChange w:id="5095" w:author="thu nga" w:date="2024-10-01T10:49:00Z">
              <w:tcPr>
                <w:tcW w:w="720" w:type="dxa"/>
                <w:shd w:val="clear" w:color="auto" w:fill="auto"/>
                <w:vAlign w:val="center"/>
              </w:tcPr>
            </w:tcPrChange>
          </w:tcPr>
          <w:p w14:paraId="21D7F6E1" w14:textId="439B5887" w:rsidR="002E053E" w:rsidRPr="005A1D22" w:rsidDel="007E0F89" w:rsidRDefault="002E053E" w:rsidP="002E053E">
            <w:pPr>
              <w:pStyle w:val="ListParagraph"/>
              <w:numPr>
                <w:ilvl w:val="0"/>
                <w:numId w:val="61"/>
              </w:numPr>
              <w:spacing w:before="0" w:line="240" w:lineRule="auto"/>
              <w:contextualSpacing w:val="0"/>
              <w:jc w:val="left"/>
              <w:rPr>
                <w:del w:id="5096" w:author="Phuong Truong Thi" w:date="2024-10-08T18:09:00Z"/>
                <w:rFonts w:eastAsia="Times New Roman"/>
                <w:szCs w:val="24"/>
                <w:lang w:val="vi-VN" w:eastAsia="vi-VN"/>
              </w:rPr>
            </w:pPr>
          </w:p>
        </w:tc>
        <w:tc>
          <w:tcPr>
            <w:tcW w:w="1355" w:type="dxa"/>
            <w:gridSpan w:val="2"/>
            <w:shd w:val="clear" w:color="auto" w:fill="auto"/>
            <w:vAlign w:val="center"/>
            <w:tcPrChange w:id="5097" w:author="thu nga" w:date="2024-10-01T10:49:00Z">
              <w:tcPr>
                <w:tcW w:w="1710" w:type="dxa"/>
                <w:gridSpan w:val="3"/>
                <w:shd w:val="clear" w:color="auto" w:fill="auto"/>
                <w:vAlign w:val="center"/>
              </w:tcPr>
            </w:tcPrChange>
          </w:tcPr>
          <w:p w14:paraId="7526DF9D" w14:textId="57C20E83" w:rsidR="002E053E" w:rsidRPr="00763017" w:rsidDel="007E0F89" w:rsidRDefault="002E053E" w:rsidP="002E053E">
            <w:pPr>
              <w:spacing w:before="0" w:line="240" w:lineRule="auto"/>
              <w:contextualSpacing w:val="0"/>
              <w:rPr>
                <w:del w:id="5098" w:author="Phuong Truong Thi" w:date="2024-10-08T18:09:00Z"/>
                <w:rFonts w:ascii="Times New Roman" w:hAnsi="Times New Roman"/>
                <w:sz w:val="24"/>
                <w:szCs w:val="24"/>
                <w:lang w:val="vi-VN"/>
                <w:rPrChange w:id="5099" w:author="thu nga" w:date="2024-09-30T13:54:00Z">
                  <w:rPr>
                    <w:del w:id="5100" w:author="Phuong Truong Thi" w:date="2024-10-08T18:09:00Z"/>
                    <w:rFonts w:ascii="Times New Roman" w:hAnsi="Times New Roman"/>
                    <w:sz w:val="24"/>
                    <w:szCs w:val="24"/>
                  </w:rPr>
                </w:rPrChange>
              </w:rPr>
            </w:pPr>
            <w:del w:id="5101" w:author="Phuong Truong Thi" w:date="2024-10-08T18:09:00Z">
              <w:r w:rsidRPr="00763017" w:rsidDel="007E0F89">
                <w:rPr>
                  <w:rFonts w:ascii="Times New Roman" w:hAnsi="Times New Roman"/>
                  <w:color w:val="000000"/>
                  <w:sz w:val="24"/>
                  <w:szCs w:val="24"/>
                  <w:lang w:val="vi-VN"/>
                  <w:rPrChange w:id="5102" w:author="thu nga" w:date="2024-09-30T13:54:00Z">
                    <w:rPr>
                      <w:rFonts w:ascii="Times New Roman" w:hAnsi="Times New Roman"/>
                      <w:color w:val="000000"/>
                      <w:sz w:val="24"/>
                      <w:szCs w:val="24"/>
                    </w:rPr>
                  </w:rPrChange>
                </w:rPr>
                <w:delText>Chênh lệch số dư cuối kỳ Casa VND so với chốt ngày hôm trước</w:delText>
              </w:r>
            </w:del>
          </w:p>
        </w:tc>
        <w:tc>
          <w:tcPr>
            <w:tcW w:w="2610" w:type="dxa"/>
            <w:vAlign w:val="center"/>
            <w:tcPrChange w:id="5103" w:author="thu nga" w:date="2024-10-01T10:49:00Z">
              <w:tcPr>
                <w:tcW w:w="2610" w:type="dxa"/>
                <w:vAlign w:val="center"/>
              </w:tcPr>
            </w:tcPrChange>
          </w:tcPr>
          <w:p w14:paraId="366BE9EA" w14:textId="16220285" w:rsidR="002E053E" w:rsidRPr="00763017" w:rsidDel="007E0F89" w:rsidRDefault="002E053E" w:rsidP="002E053E">
            <w:pPr>
              <w:spacing w:before="0" w:line="240" w:lineRule="auto"/>
              <w:contextualSpacing w:val="0"/>
              <w:rPr>
                <w:del w:id="5104" w:author="Phuong Truong Thi" w:date="2024-10-08T18:09:00Z"/>
                <w:rFonts w:ascii="Times New Roman" w:eastAsia="Times New Roman" w:hAnsi="Times New Roman"/>
                <w:sz w:val="24"/>
                <w:szCs w:val="24"/>
                <w:lang w:val="vi-VN" w:eastAsia="vi-VN"/>
                <w:rPrChange w:id="5105" w:author="thu nga" w:date="2024-09-30T13:54:00Z">
                  <w:rPr>
                    <w:del w:id="5106" w:author="Phuong Truong Thi" w:date="2024-10-08T18:09:00Z"/>
                    <w:rFonts w:ascii="Times New Roman" w:eastAsia="Times New Roman" w:hAnsi="Times New Roman"/>
                    <w:sz w:val="24"/>
                    <w:szCs w:val="24"/>
                    <w:lang w:eastAsia="vi-VN"/>
                  </w:rPr>
                </w:rPrChange>
              </w:rPr>
            </w:pPr>
            <w:del w:id="5107" w:author="Phuong Truong Thi" w:date="2024-10-08T18:09:00Z">
              <w:r w:rsidRPr="00763017" w:rsidDel="007E0F89">
                <w:rPr>
                  <w:rFonts w:ascii="Times New Roman" w:hAnsi="Times New Roman"/>
                  <w:color w:val="000000"/>
                  <w:sz w:val="24"/>
                  <w:szCs w:val="24"/>
                  <w:lang w:val="vi-VN"/>
                  <w:rPrChange w:id="5108" w:author="thu nga" w:date="2024-09-30T13:54:00Z">
                    <w:rPr>
                      <w:rFonts w:ascii="Times New Roman" w:hAnsi="Times New Roman"/>
                      <w:color w:val="000000"/>
                      <w:sz w:val="24"/>
                      <w:szCs w:val="24"/>
                    </w:rPr>
                  </w:rPrChange>
                </w:rPr>
                <w:delText>Bằng số dư cuối kỳ Casa VND ngày dữ liệu  - số dư cuối kỳ Casa VND ngày hôm trước</w:delText>
              </w:r>
            </w:del>
          </w:p>
        </w:tc>
        <w:tc>
          <w:tcPr>
            <w:tcW w:w="1080" w:type="dxa"/>
            <w:tcPrChange w:id="5109" w:author="thu nga" w:date="2024-10-01T10:49:00Z">
              <w:tcPr>
                <w:tcW w:w="1080" w:type="dxa"/>
              </w:tcPr>
            </w:tcPrChange>
          </w:tcPr>
          <w:p w14:paraId="6E5C4672" w14:textId="48F98255" w:rsidR="002E053E" w:rsidRPr="00C328E4" w:rsidDel="007E0F89" w:rsidRDefault="002E053E" w:rsidP="002E053E">
            <w:pPr>
              <w:spacing w:before="0" w:line="240" w:lineRule="auto"/>
              <w:contextualSpacing w:val="0"/>
              <w:rPr>
                <w:del w:id="5110" w:author="Phuong Truong Thi" w:date="2024-10-08T18:09:00Z"/>
                <w:rFonts w:ascii="Times New Roman" w:eastAsia="Times New Roman" w:hAnsi="Times New Roman"/>
                <w:sz w:val="24"/>
                <w:szCs w:val="24"/>
                <w:lang w:eastAsia="vi-VN"/>
              </w:rPr>
            </w:pPr>
            <w:ins w:id="5111" w:author="thu nga" w:date="2024-09-30T15:05:00Z">
              <w:del w:id="5112" w:author="Phuong Truong Thi" w:date="2024-10-08T18:09:00Z">
                <w:r w:rsidRPr="00DC696E" w:rsidDel="007E0F89">
                  <w:rPr>
                    <w:rFonts w:ascii="Times New Roman" w:eastAsia="Times New Roman" w:hAnsi="Times New Roman"/>
                    <w:sz w:val="24"/>
                    <w:szCs w:val="24"/>
                    <w:lang w:val="vi-VN" w:eastAsia="vi-VN"/>
                  </w:rPr>
                  <w:delText>CRM</w:delText>
                </w:r>
              </w:del>
            </w:ins>
          </w:p>
        </w:tc>
        <w:tc>
          <w:tcPr>
            <w:tcW w:w="1271" w:type="dxa"/>
            <w:tcPrChange w:id="5113" w:author="thu nga" w:date="2024-10-01T10:49:00Z">
              <w:tcPr>
                <w:tcW w:w="1080" w:type="dxa"/>
                <w:gridSpan w:val="2"/>
              </w:tcPr>
            </w:tcPrChange>
          </w:tcPr>
          <w:p w14:paraId="6F5D8DFB" w14:textId="65E68B35" w:rsidR="002E053E" w:rsidRPr="00AD0E1A" w:rsidDel="007E0F89" w:rsidRDefault="002E053E" w:rsidP="002E053E">
            <w:pPr>
              <w:spacing w:before="0" w:line="240" w:lineRule="auto"/>
              <w:contextualSpacing w:val="0"/>
              <w:rPr>
                <w:del w:id="5114" w:author="Phuong Truong Thi" w:date="2024-10-08T18:09:00Z"/>
                <w:rFonts w:ascii="Times New Roman" w:eastAsia="Times New Roman" w:hAnsi="Times New Roman"/>
                <w:sz w:val="24"/>
                <w:szCs w:val="24"/>
                <w:lang w:eastAsia="vi-VN"/>
              </w:rPr>
            </w:pPr>
            <w:ins w:id="5115" w:author="thu nga" w:date="2024-10-01T10:33:00Z">
              <w:del w:id="5116" w:author="Phuong Truong Thi" w:date="2024-10-08T18:09:00Z">
                <w:r w:rsidRPr="0073653C" w:rsidDel="007E0F89">
                  <w:rPr>
                    <w:rFonts w:ascii="Times New Roman" w:eastAsia="Times New Roman" w:hAnsi="Times New Roman"/>
                    <w:sz w:val="24"/>
                    <w:szCs w:val="24"/>
                    <w:lang w:val="vi-VN" w:eastAsia="vi-VN"/>
                  </w:rPr>
                  <w:delText xml:space="preserve">Currency </w:delText>
                </w:r>
              </w:del>
            </w:ins>
            <w:del w:id="5117"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118" w:author="thu nga" w:date="2024-10-01T10:49:00Z">
              <w:tcPr>
                <w:tcW w:w="1890" w:type="dxa"/>
                <w:gridSpan w:val="3"/>
                <w:shd w:val="clear" w:color="auto" w:fill="auto"/>
                <w:noWrap/>
                <w:vAlign w:val="center"/>
              </w:tcPr>
            </w:tcPrChange>
          </w:tcPr>
          <w:p w14:paraId="731CD170" w14:textId="587766A4" w:rsidR="002E053E" w:rsidRPr="00AD0E1A" w:rsidDel="007E0F89" w:rsidRDefault="002E053E" w:rsidP="002E053E">
            <w:pPr>
              <w:spacing w:before="0" w:line="240" w:lineRule="auto"/>
              <w:contextualSpacing w:val="0"/>
              <w:rPr>
                <w:del w:id="5119" w:author="Phuong Truong Thi" w:date="2024-10-08T18:09:00Z"/>
                <w:rFonts w:ascii="Times New Roman" w:eastAsia="Times New Roman" w:hAnsi="Times New Roman"/>
                <w:sz w:val="24"/>
                <w:szCs w:val="24"/>
                <w:lang w:val="vi-VN" w:eastAsia="vi-VN"/>
              </w:rPr>
            </w:pPr>
          </w:p>
        </w:tc>
        <w:tc>
          <w:tcPr>
            <w:tcW w:w="1063" w:type="dxa"/>
            <w:tcPrChange w:id="5120" w:author="thu nga" w:date="2024-10-01T10:49:00Z">
              <w:tcPr>
                <w:tcW w:w="1260" w:type="dxa"/>
              </w:tcPr>
            </w:tcPrChange>
          </w:tcPr>
          <w:p w14:paraId="7454AFE8" w14:textId="3BE50A10" w:rsidR="002E053E" w:rsidRPr="00AD0E1A" w:rsidDel="007E0F89" w:rsidRDefault="002E053E" w:rsidP="002E053E">
            <w:pPr>
              <w:spacing w:before="0" w:line="240" w:lineRule="auto"/>
              <w:contextualSpacing w:val="0"/>
              <w:jc w:val="center"/>
              <w:rPr>
                <w:del w:id="5121" w:author="Phuong Truong Thi" w:date="2024-10-08T18:09:00Z"/>
                <w:rFonts w:ascii="Times New Roman" w:eastAsia="Times New Roman" w:hAnsi="Times New Roman"/>
                <w:sz w:val="24"/>
                <w:szCs w:val="24"/>
                <w:lang w:val="vi-VN" w:eastAsia="vi-VN"/>
              </w:rPr>
            </w:pPr>
            <w:del w:id="512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6313C292" w14:textId="572B1C79" w:rsidTr="7F5A6C64">
        <w:trPr>
          <w:trHeight w:val="276"/>
          <w:del w:id="5123" w:author="Phuong Truong Thi" w:date="2024-10-08T18:09:00Z"/>
          <w:trPrChange w:id="5124" w:author="thu nga" w:date="2024-10-01T10:49:00Z">
            <w:trPr>
              <w:gridBefore w:val="3"/>
              <w:gridAfter w:val="0"/>
              <w:trHeight w:val="276"/>
            </w:trPr>
          </w:trPrChange>
        </w:trPr>
        <w:tc>
          <w:tcPr>
            <w:tcW w:w="720" w:type="dxa"/>
            <w:shd w:val="clear" w:color="auto" w:fill="auto"/>
            <w:vAlign w:val="center"/>
            <w:tcPrChange w:id="5125" w:author="thu nga" w:date="2024-10-01T10:49:00Z">
              <w:tcPr>
                <w:tcW w:w="720" w:type="dxa"/>
                <w:shd w:val="clear" w:color="auto" w:fill="auto"/>
                <w:vAlign w:val="center"/>
              </w:tcPr>
            </w:tcPrChange>
          </w:tcPr>
          <w:p w14:paraId="27319F84" w14:textId="44EDBB9F" w:rsidR="002E053E" w:rsidRPr="005A1D22" w:rsidDel="007E0F89" w:rsidRDefault="002E053E" w:rsidP="002E053E">
            <w:pPr>
              <w:pStyle w:val="ListParagraph"/>
              <w:numPr>
                <w:ilvl w:val="0"/>
                <w:numId w:val="61"/>
              </w:numPr>
              <w:spacing w:before="0" w:line="240" w:lineRule="auto"/>
              <w:contextualSpacing w:val="0"/>
              <w:jc w:val="left"/>
              <w:rPr>
                <w:del w:id="5126" w:author="Phuong Truong Thi" w:date="2024-10-08T18:09:00Z"/>
                <w:rFonts w:eastAsia="Times New Roman"/>
                <w:szCs w:val="24"/>
                <w:lang w:val="vi-VN" w:eastAsia="vi-VN"/>
              </w:rPr>
            </w:pPr>
          </w:p>
        </w:tc>
        <w:tc>
          <w:tcPr>
            <w:tcW w:w="1355" w:type="dxa"/>
            <w:gridSpan w:val="2"/>
            <w:shd w:val="clear" w:color="auto" w:fill="auto"/>
            <w:vAlign w:val="center"/>
            <w:tcPrChange w:id="5127" w:author="thu nga" w:date="2024-10-01T10:49:00Z">
              <w:tcPr>
                <w:tcW w:w="1710" w:type="dxa"/>
                <w:gridSpan w:val="3"/>
                <w:shd w:val="clear" w:color="auto" w:fill="auto"/>
                <w:vAlign w:val="center"/>
              </w:tcPr>
            </w:tcPrChange>
          </w:tcPr>
          <w:p w14:paraId="35C154FC" w14:textId="3699CF32" w:rsidR="002E053E" w:rsidRPr="00763017" w:rsidDel="007E0F89" w:rsidRDefault="002E053E" w:rsidP="002E053E">
            <w:pPr>
              <w:spacing w:before="0" w:line="240" w:lineRule="auto"/>
              <w:contextualSpacing w:val="0"/>
              <w:rPr>
                <w:del w:id="5128" w:author="Phuong Truong Thi" w:date="2024-10-08T18:09:00Z"/>
                <w:rFonts w:ascii="Times New Roman" w:hAnsi="Times New Roman"/>
                <w:sz w:val="24"/>
                <w:szCs w:val="24"/>
                <w:lang w:val="vi-VN"/>
                <w:rPrChange w:id="5129" w:author="thu nga" w:date="2024-09-30T13:54:00Z">
                  <w:rPr>
                    <w:del w:id="5130" w:author="Phuong Truong Thi" w:date="2024-10-08T18:09:00Z"/>
                    <w:rFonts w:ascii="Times New Roman" w:hAnsi="Times New Roman"/>
                    <w:sz w:val="24"/>
                    <w:szCs w:val="24"/>
                  </w:rPr>
                </w:rPrChange>
              </w:rPr>
            </w:pPr>
            <w:del w:id="5131" w:author="Phuong Truong Thi" w:date="2024-10-08T18:09:00Z">
              <w:r w:rsidRPr="00763017" w:rsidDel="007E0F89">
                <w:rPr>
                  <w:rFonts w:ascii="Times New Roman" w:hAnsi="Times New Roman"/>
                  <w:color w:val="000000"/>
                  <w:sz w:val="24"/>
                  <w:szCs w:val="24"/>
                  <w:lang w:val="vi-VN"/>
                  <w:rPrChange w:id="5132" w:author="thu nga" w:date="2024-09-30T13:54:00Z">
                    <w:rPr>
                      <w:rFonts w:ascii="Times New Roman" w:hAnsi="Times New Roman"/>
                      <w:color w:val="000000"/>
                      <w:sz w:val="24"/>
                      <w:szCs w:val="24"/>
                    </w:rPr>
                  </w:rPrChange>
                </w:rPr>
                <w:delText>EOP_ Casa: Số dư cuối kỳ Casa (chỉ bao gồm VND) tháng trước</w:delText>
              </w:r>
            </w:del>
          </w:p>
        </w:tc>
        <w:tc>
          <w:tcPr>
            <w:tcW w:w="2610" w:type="dxa"/>
            <w:vAlign w:val="center"/>
            <w:tcPrChange w:id="5133" w:author="thu nga" w:date="2024-10-01T10:49:00Z">
              <w:tcPr>
                <w:tcW w:w="2610" w:type="dxa"/>
                <w:vAlign w:val="center"/>
              </w:tcPr>
            </w:tcPrChange>
          </w:tcPr>
          <w:p w14:paraId="551EA8DB" w14:textId="7C47A0CD" w:rsidR="002E053E" w:rsidRPr="00763017" w:rsidDel="007E0F89" w:rsidRDefault="002E053E" w:rsidP="002E053E">
            <w:pPr>
              <w:spacing w:before="0" w:line="240" w:lineRule="auto"/>
              <w:contextualSpacing w:val="0"/>
              <w:jc w:val="left"/>
              <w:rPr>
                <w:del w:id="5134" w:author="Phuong Truong Thi" w:date="2024-10-08T18:09:00Z"/>
                <w:rFonts w:ascii="Times New Roman" w:eastAsia="Times New Roman" w:hAnsi="Times New Roman"/>
                <w:sz w:val="24"/>
                <w:szCs w:val="24"/>
                <w:lang w:val="vi-VN" w:eastAsia="vi-VN"/>
                <w:rPrChange w:id="5135" w:author="thu nga" w:date="2024-09-30T13:54:00Z">
                  <w:rPr>
                    <w:del w:id="5136" w:author="Phuong Truong Thi" w:date="2024-10-08T18:09:00Z"/>
                    <w:rFonts w:ascii="Times New Roman" w:eastAsia="Times New Roman" w:hAnsi="Times New Roman"/>
                    <w:sz w:val="24"/>
                    <w:szCs w:val="24"/>
                    <w:lang w:eastAsia="vi-VN"/>
                  </w:rPr>
                </w:rPrChange>
              </w:rPr>
            </w:pPr>
            <w:del w:id="5137" w:author="Phuong Truong Thi" w:date="2024-10-08T18:09:00Z">
              <w:r w:rsidRPr="00763017" w:rsidDel="007E0F89">
                <w:rPr>
                  <w:rFonts w:ascii="Times New Roman" w:hAnsi="Times New Roman"/>
                  <w:color w:val="000000"/>
                  <w:sz w:val="24"/>
                  <w:szCs w:val="24"/>
                  <w:lang w:val="vi-VN"/>
                  <w:rPrChange w:id="5138" w:author="thu nga" w:date="2024-09-30T13:54:00Z">
                    <w:rPr>
                      <w:rFonts w:ascii="Times New Roman" w:hAnsi="Times New Roman"/>
                      <w:color w:val="000000"/>
                      <w:sz w:val="24"/>
                      <w:szCs w:val="24"/>
                    </w:rPr>
                  </w:rPrChange>
                </w:rPr>
                <w:delText>Tổng số dư cuối kỳ Casa (chỉ bao gồm VND) của các Tài khoản thanh toán (Category là TKTT) tháng trước</w:delText>
              </w:r>
            </w:del>
          </w:p>
        </w:tc>
        <w:tc>
          <w:tcPr>
            <w:tcW w:w="1080" w:type="dxa"/>
            <w:tcPrChange w:id="5139" w:author="thu nga" w:date="2024-10-01T10:49:00Z">
              <w:tcPr>
                <w:tcW w:w="1080" w:type="dxa"/>
              </w:tcPr>
            </w:tcPrChange>
          </w:tcPr>
          <w:p w14:paraId="6B14E45E" w14:textId="4E612763" w:rsidR="002E053E" w:rsidRPr="00C328E4" w:rsidDel="007E0F89" w:rsidRDefault="002E053E" w:rsidP="002E053E">
            <w:pPr>
              <w:spacing w:before="0" w:line="240" w:lineRule="auto"/>
              <w:contextualSpacing w:val="0"/>
              <w:rPr>
                <w:del w:id="5140" w:author="Phuong Truong Thi" w:date="2024-10-08T18:09:00Z"/>
                <w:rFonts w:ascii="Times New Roman" w:eastAsia="Times New Roman" w:hAnsi="Times New Roman"/>
                <w:sz w:val="24"/>
                <w:szCs w:val="24"/>
                <w:lang w:eastAsia="vi-VN"/>
              </w:rPr>
            </w:pPr>
            <w:ins w:id="5141" w:author="thu nga" w:date="2024-09-30T15:05:00Z">
              <w:del w:id="5142" w:author="Phuong Truong Thi" w:date="2024-10-08T18:09:00Z">
                <w:r w:rsidRPr="00DC696E" w:rsidDel="007E0F89">
                  <w:rPr>
                    <w:rFonts w:ascii="Times New Roman" w:eastAsia="Times New Roman" w:hAnsi="Times New Roman"/>
                    <w:sz w:val="24"/>
                    <w:szCs w:val="24"/>
                    <w:lang w:val="vi-VN" w:eastAsia="vi-VN"/>
                  </w:rPr>
                  <w:delText>CRM</w:delText>
                </w:r>
              </w:del>
            </w:ins>
          </w:p>
        </w:tc>
        <w:tc>
          <w:tcPr>
            <w:tcW w:w="1271" w:type="dxa"/>
            <w:tcPrChange w:id="5143" w:author="thu nga" w:date="2024-10-01T10:49:00Z">
              <w:tcPr>
                <w:tcW w:w="1080" w:type="dxa"/>
                <w:gridSpan w:val="2"/>
              </w:tcPr>
            </w:tcPrChange>
          </w:tcPr>
          <w:p w14:paraId="54E60CB4" w14:textId="02681055" w:rsidR="002E053E" w:rsidRPr="00AD0E1A" w:rsidDel="007E0F89" w:rsidRDefault="002E053E" w:rsidP="002E053E">
            <w:pPr>
              <w:spacing w:before="0" w:line="240" w:lineRule="auto"/>
              <w:contextualSpacing w:val="0"/>
              <w:rPr>
                <w:del w:id="5144" w:author="Phuong Truong Thi" w:date="2024-10-08T18:09:00Z"/>
                <w:rFonts w:ascii="Times New Roman" w:eastAsia="Times New Roman" w:hAnsi="Times New Roman"/>
                <w:sz w:val="24"/>
                <w:szCs w:val="24"/>
                <w:lang w:eastAsia="vi-VN"/>
              </w:rPr>
            </w:pPr>
            <w:ins w:id="5145" w:author="thu nga" w:date="2024-10-01T10:33:00Z">
              <w:del w:id="5146" w:author="Phuong Truong Thi" w:date="2024-10-08T18:09:00Z">
                <w:r w:rsidRPr="0073653C" w:rsidDel="007E0F89">
                  <w:rPr>
                    <w:rFonts w:ascii="Times New Roman" w:eastAsia="Times New Roman" w:hAnsi="Times New Roman"/>
                    <w:sz w:val="24"/>
                    <w:szCs w:val="24"/>
                    <w:lang w:val="vi-VN" w:eastAsia="vi-VN"/>
                  </w:rPr>
                  <w:delText xml:space="preserve">Currency </w:delText>
                </w:r>
              </w:del>
            </w:ins>
            <w:del w:id="5147"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148" w:author="thu nga" w:date="2024-10-01T10:49:00Z">
              <w:tcPr>
                <w:tcW w:w="1890" w:type="dxa"/>
                <w:gridSpan w:val="3"/>
                <w:shd w:val="clear" w:color="auto" w:fill="auto"/>
                <w:noWrap/>
                <w:vAlign w:val="center"/>
              </w:tcPr>
            </w:tcPrChange>
          </w:tcPr>
          <w:p w14:paraId="18824855" w14:textId="6D472E38" w:rsidR="002E053E" w:rsidRPr="00AD0E1A" w:rsidDel="007E0F89" w:rsidRDefault="002E053E" w:rsidP="002E053E">
            <w:pPr>
              <w:spacing w:before="0" w:line="240" w:lineRule="auto"/>
              <w:contextualSpacing w:val="0"/>
              <w:rPr>
                <w:del w:id="5149" w:author="Phuong Truong Thi" w:date="2024-10-08T18:09:00Z"/>
                <w:rFonts w:ascii="Times New Roman" w:eastAsia="Times New Roman" w:hAnsi="Times New Roman"/>
                <w:sz w:val="24"/>
                <w:szCs w:val="24"/>
                <w:lang w:val="vi-VN" w:eastAsia="vi-VN"/>
              </w:rPr>
            </w:pPr>
          </w:p>
        </w:tc>
        <w:tc>
          <w:tcPr>
            <w:tcW w:w="1063" w:type="dxa"/>
            <w:tcPrChange w:id="5150" w:author="thu nga" w:date="2024-10-01T10:49:00Z">
              <w:tcPr>
                <w:tcW w:w="1260" w:type="dxa"/>
              </w:tcPr>
            </w:tcPrChange>
          </w:tcPr>
          <w:p w14:paraId="7C3FA473" w14:textId="499E40DC" w:rsidR="002E053E" w:rsidRPr="00AD0E1A" w:rsidDel="007E0F89" w:rsidRDefault="002E053E" w:rsidP="002E053E">
            <w:pPr>
              <w:spacing w:before="0" w:line="240" w:lineRule="auto"/>
              <w:contextualSpacing w:val="0"/>
              <w:jc w:val="center"/>
              <w:rPr>
                <w:del w:id="5151" w:author="Phuong Truong Thi" w:date="2024-10-08T18:09:00Z"/>
                <w:rFonts w:ascii="Times New Roman" w:eastAsia="Times New Roman" w:hAnsi="Times New Roman"/>
                <w:sz w:val="24"/>
                <w:szCs w:val="24"/>
                <w:lang w:val="vi-VN" w:eastAsia="vi-VN"/>
              </w:rPr>
            </w:pPr>
            <w:del w:id="515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61D056D7" w14:textId="2082A216" w:rsidTr="7F5A6C64">
        <w:trPr>
          <w:trHeight w:val="276"/>
          <w:del w:id="5153" w:author="Phuong Truong Thi" w:date="2024-10-08T18:09:00Z"/>
          <w:trPrChange w:id="5154" w:author="thu nga" w:date="2024-10-01T10:49:00Z">
            <w:trPr>
              <w:gridBefore w:val="3"/>
              <w:gridAfter w:val="0"/>
              <w:trHeight w:val="276"/>
            </w:trPr>
          </w:trPrChange>
        </w:trPr>
        <w:tc>
          <w:tcPr>
            <w:tcW w:w="720" w:type="dxa"/>
            <w:shd w:val="clear" w:color="auto" w:fill="auto"/>
            <w:vAlign w:val="center"/>
            <w:tcPrChange w:id="5155" w:author="thu nga" w:date="2024-10-01T10:49:00Z">
              <w:tcPr>
                <w:tcW w:w="720" w:type="dxa"/>
                <w:shd w:val="clear" w:color="auto" w:fill="auto"/>
                <w:vAlign w:val="center"/>
              </w:tcPr>
            </w:tcPrChange>
          </w:tcPr>
          <w:p w14:paraId="4E00DA6C" w14:textId="2BF04505" w:rsidR="002E053E" w:rsidRPr="005A1D22" w:rsidDel="007E0F89" w:rsidRDefault="002E053E" w:rsidP="002E053E">
            <w:pPr>
              <w:pStyle w:val="ListParagraph"/>
              <w:numPr>
                <w:ilvl w:val="0"/>
                <w:numId w:val="61"/>
              </w:numPr>
              <w:spacing w:before="0" w:line="240" w:lineRule="auto"/>
              <w:contextualSpacing w:val="0"/>
              <w:jc w:val="left"/>
              <w:rPr>
                <w:del w:id="5156" w:author="Phuong Truong Thi" w:date="2024-10-08T18:09:00Z"/>
                <w:rFonts w:eastAsia="Times New Roman"/>
                <w:szCs w:val="24"/>
                <w:lang w:val="vi-VN" w:eastAsia="vi-VN"/>
              </w:rPr>
            </w:pPr>
          </w:p>
        </w:tc>
        <w:tc>
          <w:tcPr>
            <w:tcW w:w="1355" w:type="dxa"/>
            <w:gridSpan w:val="2"/>
            <w:shd w:val="clear" w:color="auto" w:fill="auto"/>
            <w:vAlign w:val="center"/>
            <w:tcPrChange w:id="5157" w:author="thu nga" w:date="2024-10-01T10:49:00Z">
              <w:tcPr>
                <w:tcW w:w="1710" w:type="dxa"/>
                <w:gridSpan w:val="3"/>
                <w:shd w:val="clear" w:color="auto" w:fill="auto"/>
                <w:vAlign w:val="center"/>
              </w:tcPr>
            </w:tcPrChange>
          </w:tcPr>
          <w:p w14:paraId="11C83B00" w14:textId="146ADA9C" w:rsidR="002E053E" w:rsidRPr="00763017" w:rsidDel="007E0F89" w:rsidRDefault="002E053E" w:rsidP="002E053E">
            <w:pPr>
              <w:spacing w:before="0" w:line="240" w:lineRule="auto"/>
              <w:contextualSpacing w:val="0"/>
              <w:rPr>
                <w:del w:id="5158" w:author="Phuong Truong Thi" w:date="2024-10-08T18:09:00Z"/>
                <w:rFonts w:ascii="Times New Roman" w:hAnsi="Times New Roman"/>
                <w:sz w:val="24"/>
                <w:szCs w:val="24"/>
                <w:lang w:val="vi-VN"/>
                <w:rPrChange w:id="5159" w:author="thu nga" w:date="2024-09-30T13:54:00Z">
                  <w:rPr>
                    <w:del w:id="5160" w:author="Phuong Truong Thi" w:date="2024-10-08T18:09:00Z"/>
                    <w:rFonts w:ascii="Times New Roman" w:hAnsi="Times New Roman"/>
                    <w:sz w:val="24"/>
                    <w:szCs w:val="24"/>
                  </w:rPr>
                </w:rPrChange>
              </w:rPr>
            </w:pPr>
            <w:del w:id="5161" w:author="Phuong Truong Thi" w:date="2024-10-08T18:09:00Z">
              <w:r w:rsidRPr="00763017" w:rsidDel="007E0F89">
                <w:rPr>
                  <w:rFonts w:ascii="Times New Roman" w:hAnsi="Times New Roman"/>
                  <w:color w:val="000000"/>
                  <w:sz w:val="24"/>
                  <w:szCs w:val="24"/>
                  <w:lang w:val="vi-VN"/>
                  <w:rPrChange w:id="5162" w:author="thu nga" w:date="2024-09-30T13:54:00Z">
                    <w:rPr>
                      <w:rFonts w:ascii="Times New Roman" w:hAnsi="Times New Roman"/>
                      <w:color w:val="000000"/>
                      <w:sz w:val="24"/>
                      <w:szCs w:val="24"/>
                    </w:rPr>
                  </w:rPrChange>
                </w:rPr>
                <w:delText>Chênh lệch số dư cuối kỳ Casa VND so với chốt tháng trước</w:delText>
              </w:r>
            </w:del>
          </w:p>
        </w:tc>
        <w:tc>
          <w:tcPr>
            <w:tcW w:w="2610" w:type="dxa"/>
            <w:vAlign w:val="center"/>
            <w:tcPrChange w:id="5163" w:author="thu nga" w:date="2024-10-01T10:49:00Z">
              <w:tcPr>
                <w:tcW w:w="2610" w:type="dxa"/>
                <w:vAlign w:val="center"/>
              </w:tcPr>
            </w:tcPrChange>
          </w:tcPr>
          <w:p w14:paraId="13C723DB" w14:textId="243CDE55" w:rsidR="002E053E" w:rsidRPr="00763017" w:rsidDel="007E0F89" w:rsidRDefault="002E053E" w:rsidP="002E053E">
            <w:pPr>
              <w:spacing w:before="0" w:line="240" w:lineRule="auto"/>
              <w:contextualSpacing w:val="0"/>
              <w:rPr>
                <w:del w:id="5164" w:author="Phuong Truong Thi" w:date="2024-10-08T18:09:00Z"/>
                <w:rFonts w:ascii="Times New Roman" w:eastAsia="Times New Roman" w:hAnsi="Times New Roman"/>
                <w:sz w:val="24"/>
                <w:szCs w:val="24"/>
                <w:lang w:val="vi-VN" w:eastAsia="vi-VN"/>
                <w:rPrChange w:id="5165" w:author="thu nga" w:date="2024-09-30T13:54:00Z">
                  <w:rPr>
                    <w:del w:id="5166" w:author="Phuong Truong Thi" w:date="2024-10-08T18:09:00Z"/>
                    <w:rFonts w:ascii="Times New Roman" w:eastAsia="Times New Roman" w:hAnsi="Times New Roman"/>
                    <w:sz w:val="24"/>
                    <w:szCs w:val="24"/>
                    <w:lang w:eastAsia="vi-VN"/>
                  </w:rPr>
                </w:rPrChange>
              </w:rPr>
            </w:pPr>
            <w:del w:id="5167" w:author="Phuong Truong Thi" w:date="2024-10-08T18:09:00Z">
              <w:r w:rsidRPr="00763017" w:rsidDel="007E0F89">
                <w:rPr>
                  <w:rFonts w:ascii="Times New Roman" w:hAnsi="Times New Roman"/>
                  <w:color w:val="000000"/>
                  <w:sz w:val="24"/>
                  <w:szCs w:val="24"/>
                  <w:lang w:val="vi-VN"/>
                  <w:rPrChange w:id="5168" w:author="thu nga" w:date="2024-09-30T13:54:00Z">
                    <w:rPr>
                      <w:rFonts w:ascii="Times New Roman" w:hAnsi="Times New Roman"/>
                      <w:color w:val="000000"/>
                      <w:sz w:val="24"/>
                      <w:szCs w:val="24"/>
                    </w:rPr>
                  </w:rPrChange>
                </w:rPr>
                <w:delText>Bằng số dư cuối kỳ Casa VND ngày dữ liệu  - số dư cuối kỳ Casa VND chốt tháng trước</w:delText>
              </w:r>
            </w:del>
          </w:p>
        </w:tc>
        <w:tc>
          <w:tcPr>
            <w:tcW w:w="1080" w:type="dxa"/>
            <w:tcPrChange w:id="5169" w:author="thu nga" w:date="2024-10-01T10:49:00Z">
              <w:tcPr>
                <w:tcW w:w="1080" w:type="dxa"/>
              </w:tcPr>
            </w:tcPrChange>
          </w:tcPr>
          <w:p w14:paraId="14DC3147" w14:textId="43968577" w:rsidR="002E053E" w:rsidRPr="00C328E4" w:rsidDel="007E0F89" w:rsidRDefault="002E053E" w:rsidP="002E053E">
            <w:pPr>
              <w:spacing w:before="0" w:line="240" w:lineRule="auto"/>
              <w:contextualSpacing w:val="0"/>
              <w:rPr>
                <w:del w:id="5170" w:author="Phuong Truong Thi" w:date="2024-10-08T18:09:00Z"/>
                <w:rFonts w:ascii="Times New Roman" w:eastAsia="Times New Roman" w:hAnsi="Times New Roman"/>
                <w:sz w:val="24"/>
                <w:szCs w:val="24"/>
                <w:lang w:eastAsia="vi-VN"/>
              </w:rPr>
            </w:pPr>
            <w:ins w:id="5171" w:author="thu nga" w:date="2024-09-30T15:05:00Z">
              <w:del w:id="5172" w:author="Phuong Truong Thi" w:date="2024-10-08T18:09:00Z">
                <w:r w:rsidRPr="00A55659" w:rsidDel="007E0F89">
                  <w:rPr>
                    <w:rFonts w:ascii="Times New Roman" w:eastAsia="Times New Roman" w:hAnsi="Times New Roman"/>
                    <w:sz w:val="24"/>
                    <w:szCs w:val="24"/>
                    <w:lang w:val="vi-VN" w:eastAsia="vi-VN"/>
                  </w:rPr>
                  <w:delText>CRM</w:delText>
                </w:r>
              </w:del>
            </w:ins>
          </w:p>
        </w:tc>
        <w:tc>
          <w:tcPr>
            <w:tcW w:w="1271" w:type="dxa"/>
            <w:tcPrChange w:id="5173" w:author="thu nga" w:date="2024-10-01T10:49:00Z">
              <w:tcPr>
                <w:tcW w:w="1080" w:type="dxa"/>
                <w:gridSpan w:val="2"/>
              </w:tcPr>
            </w:tcPrChange>
          </w:tcPr>
          <w:p w14:paraId="498C39B4" w14:textId="70759F23" w:rsidR="002E053E" w:rsidRPr="00AD0E1A" w:rsidDel="007E0F89" w:rsidRDefault="002E053E" w:rsidP="002E053E">
            <w:pPr>
              <w:spacing w:before="0" w:line="240" w:lineRule="auto"/>
              <w:contextualSpacing w:val="0"/>
              <w:rPr>
                <w:del w:id="5174" w:author="Phuong Truong Thi" w:date="2024-10-08T18:09:00Z"/>
                <w:rFonts w:ascii="Times New Roman" w:eastAsia="Times New Roman" w:hAnsi="Times New Roman"/>
                <w:sz w:val="24"/>
                <w:szCs w:val="24"/>
                <w:lang w:eastAsia="vi-VN"/>
              </w:rPr>
            </w:pPr>
            <w:ins w:id="5175" w:author="thu nga" w:date="2024-10-01T10:33:00Z">
              <w:del w:id="5176" w:author="Phuong Truong Thi" w:date="2024-10-08T18:09:00Z">
                <w:r w:rsidRPr="00596489" w:rsidDel="007E0F89">
                  <w:rPr>
                    <w:rFonts w:ascii="Times New Roman" w:eastAsia="Times New Roman" w:hAnsi="Times New Roman"/>
                    <w:sz w:val="24"/>
                    <w:szCs w:val="24"/>
                    <w:lang w:val="vi-VN" w:eastAsia="vi-VN"/>
                  </w:rPr>
                  <w:delText xml:space="preserve">Currency </w:delText>
                </w:r>
              </w:del>
            </w:ins>
            <w:del w:id="5177"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178" w:author="thu nga" w:date="2024-10-01T10:49:00Z">
              <w:tcPr>
                <w:tcW w:w="1890" w:type="dxa"/>
                <w:gridSpan w:val="3"/>
                <w:shd w:val="clear" w:color="auto" w:fill="auto"/>
                <w:noWrap/>
                <w:vAlign w:val="center"/>
              </w:tcPr>
            </w:tcPrChange>
          </w:tcPr>
          <w:p w14:paraId="238E8BE7" w14:textId="6B67001E" w:rsidR="002E053E" w:rsidRPr="00AD0E1A" w:rsidDel="007E0F89" w:rsidRDefault="002E053E" w:rsidP="002E053E">
            <w:pPr>
              <w:spacing w:before="0" w:line="240" w:lineRule="auto"/>
              <w:contextualSpacing w:val="0"/>
              <w:rPr>
                <w:del w:id="5179" w:author="Phuong Truong Thi" w:date="2024-10-08T18:09:00Z"/>
                <w:rFonts w:ascii="Times New Roman" w:eastAsia="Times New Roman" w:hAnsi="Times New Roman"/>
                <w:sz w:val="24"/>
                <w:szCs w:val="24"/>
                <w:lang w:val="vi-VN" w:eastAsia="vi-VN"/>
              </w:rPr>
            </w:pPr>
          </w:p>
        </w:tc>
        <w:tc>
          <w:tcPr>
            <w:tcW w:w="1063" w:type="dxa"/>
            <w:tcPrChange w:id="5180" w:author="thu nga" w:date="2024-10-01T10:49:00Z">
              <w:tcPr>
                <w:tcW w:w="1260" w:type="dxa"/>
              </w:tcPr>
            </w:tcPrChange>
          </w:tcPr>
          <w:p w14:paraId="57C22484" w14:textId="64DD7FF4" w:rsidR="002E053E" w:rsidRPr="00AD0E1A" w:rsidDel="007E0F89" w:rsidRDefault="002E053E" w:rsidP="002E053E">
            <w:pPr>
              <w:spacing w:before="0" w:line="240" w:lineRule="auto"/>
              <w:contextualSpacing w:val="0"/>
              <w:jc w:val="center"/>
              <w:rPr>
                <w:del w:id="5181" w:author="Phuong Truong Thi" w:date="2024-10-08T18:09:00Z"/>
                <w:rFonts w:ascii="Times New Roman" w:eastAsia="Times New Roman" w:hAnsi="Times New Roman"/>
                <w:sz w:val="24"/>
                <w:szCs w:val="24"/>
                <w:lang w:val="vi-VN" w:eastAsia="vi-VN"/>
              </w:rPr>
            </w:pPr>
            <w:del w:id="518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EB50C55" w14:textId="7F0BFB3A" w:rsidTr="7F5A6C64">
        <w:trPr>
          <w:trHeight w:val="276"/>
          <w:del w:id="5183" w:author="Phuong Truong Thi" w:date="2024-10-08T18:09:00Z"/>
          <w:trPrChange w:id="5184" w:author="thu nga" w:date="2024-10-01T10:49:00Z">
            <w:trPr>
              <w:gridBefore w:val="3"/>
              <w:gridAfter w:val="0"/>
              <w:trHeight w:val="276"/>
            </w:trPr>
          </w:trPrChange>
        </w:trPr>
        <w:tc>
          <w:tcPr>
            <w:tcW w:w="720" w:type="dxa"/>
            <w:shd w:val="clear" w:color="auto" w:fill="auto"/>
            <w:vAlign w:val="center"/>
            <w:tcPrChange w:id="5185" w:author="thu nga" w:date="2024-10-01T10:49:00Z">
              <w:tcPr>
                <w:tcW w:w="720" w:type="dxa"/>
                <w:shd w:val="clear" w:color="auto" w:fill="auto"/>
                <w:vAlign w:val="center"/>
              </w:tcPr>
            </w:tcPrChange>
          </w:tcPr>
          <w:p w14:paraId="37853C0D" w14:textId="4E90F5CA" w:rsidR="002E053E" w:rsidRPr="005A1D22" w:rsidDel="007E0F89" w:rsidRDefault="002E053E" w:rsidP="002E053E">
            <w:pPr>
              <w:pStyle w:val="ListParagraph"/>
              <w:numPr>
                <w:ilvl w:val="0"/>
                <w:numId w:val="61"/>
              </w:numPr>
              <w:spacing w:before="0" w:line="240" w:lineRule="auto"/>
              <w:contextualSpacing w:val="0"/>
              <w:jc w:val="left"/>
              <w:rPr>
                <w:del w:id="5186" w:author="Phuong Truong Thi" w:date="2024-10-08T18:09:00Z"/>
                <w:rFonts w:eastAsia="Times New Roman"/>
                <w:szCs w:val="24"/>
                <w:lang w:val="vi-VN" w:eastAsia="vi-VN"/>
              </w:rPr>
            </w:pPr>
          </w:p>
        </w:tc>
        <w:tc>
          <w:tcPr>
            <w:tcW w:w="1355" w:type="dxa"/>
            <w:gridSpan w:val="2"/>
            <w:shd w:val="clear" w:color="auto" w:fill="auto"/>
            <w:vAlign w:val="center"/>
            <w:tcPrChange w:id="5187" w:author="thu nga" w:date="2024-10-01T10:49:00Z">
              <w:tcPr>
                <w:tcW w:w="1710" w:type="dxa"/>
                <w:gridSpan w:val="3"/>
                <w:shd w:val="clear" w:color="auto" w:fill="auto"/>
                <w:vAlign w:val="center"/>
              </w:tcPr>
            </w:tcPrChange>
          </w:tcPr>
          <w:p w14:paraId="0D5D8682" w14:textId="44EFD6B3" w:rsidR="002E053E" w:rsidRPr="00763017" w:rsidDel="007E0F89" w:rsidRDefault="002E053E" w:rsidP="002E053E">
            <w:pPr>
              <w:spacing w:before="0" w:line="240" w:lineRule="auto"/>
              <w:contextualSpacing w:val="0"/>
              <w:rPr>
                <w:del w:id="5188" w:author="Phuong Truong Thi" w:date="2024-10-08T18:09:00Z"/>
                <w:rFonts w:ascii="Times New Roman" w:hAnsi="Times New Roman"/>
                <w:sz w:val="24"/>
                <w:szCs w:val="24"/>
                <w:lang w:val="vi-VN"/>
                <w:rPrChange w:id="5189" w:author="thu nga" w:date="2024-09-30T13:54:00Z">
                  <w:rPr>
                    <w:del w:id="5190" w:author="Phuong Truong Thi" w:date="2024-10-08T18:09:00Z"/>
                    <w:rFonts w:ascii="Times New Roman" w:hAnsi="Times New Roman"/>
                    <w:sz w:val="24"/>
                    <w:szCs w:val="24"/>
                  </w:rPr>
                </w:rPrChange>
              </w:rPr>
            </w:pPr>
            <w:del w:id="5191" w:author="Phuong Truong Thi" w:date="2024-10-08T18:09:00Z">
              <w:r w:rsidRPr="00763017" w:rsidDel="007E0F89">
                <w:rPr>
                  <w:rFonts w:ascii="Times New Roman" w:hAnsi="Times New Roman"/>
                  <w:color w:val="000000"/>
                  <w:sz w:val="24"/>
                  <w:szCs w:val="24"/>
                  <w:lang w:val="vi-VN"/>
                  <w:rPrChange w:id="5192" w:author="thu nga" w:date="2024-09-30T13:54:00Z">
                    <w:rPr>
                      <w:rFonts w:ascii="Times New Roman" w:hAnsi="Times New Roman"/>
                      <w:color w:val="000000"/>
                      <w:sz w:val="24"/>
                      <w:szCs w:val="24"/>
                    </w:rPr>
                  </w:rPrChange>
                </w:rPr>
                <w:delText>ADB_Casa: Số dư bình quân Casa (chỉ bao gồm VND) tháng dữ liệu</w:delText>
              </w:r>
            </w:del>
          </w:p>
        </w:tc>
        <w:tc>
          <w:tcPr>
            <w:tcW w:w="2610" w:type="dxa"/>
            <w:vAlign w:val="center"/>
            <w:tcPrChange w:id="5193" w:author="thu nga" w:date="2024-10-01T10:49:00Z">
              <w:tcPr>
                <w:tcW w:w="2610" w:type="dxa"/>
                <w:vAlign w:val="center"/>
              </w:tcPr>
            </w:tcPrChange>
          </w:tcPr>
          <w:p w14:paraId="6686CB6E" w14:textId="62C2EC29" w:rsidR="002E053E" w:rsidRPr="00763017" w:rsidDel="007E0F89" w:rsidRDefault="002E053E" w:rsidP="002E053E">
            <w:pPr>
              <w:spacing w:before="0" w:line="240" w:lineRule="auto"/>
              <w:contextualSpacing w:val="0"/>
              <w:jc w:val="left"/>
              <w:rPr>
                <w:del w:id="5194" w:author="Phuong Truong Thi" w:date="2024-10-08T18:09:00Z"/>
                <w:rFonts w:ascii="Times New Roman" w:eastAsia="Times New Roman" w:hAnsi="Times New Roman"/>
                <w:sz w:val="24"/>
                <w:szCs w:val="24"/>
                <w:lang w:val="vi-VN" w:eastAsia="vi-VN"/>
                <w:rPrChange w:id="5195" w:author="thu nga" w:date="2024-09-30T13:54:00Z">
                  <w:rPr>
                    <w:del w:id="5196" w:author="Phuong Truong Thi" w:date="2024-10-08T18:09:00Z"/>
                    <w:rFonts w:ascii="Times New Roman" w:eastAsia="Times New Roman" w:hAnsi="Times New Roman"/>
                    <w:sz w:val="24"/>
                    <w:szCs w:val="24"/>
                    <w:lang w:eastAsia="vi-VN"/>
                  </w:rPr>
                </w:rPrChange>
              </w:rPr>
            </w:pPr>
            <w:del w:id="5197" w:author="Phuong Truong Thi" w:date="2024-10-08T18:09:00Z">
              <w:r w:rsidRPr="00763017" w:rsidDel="007E0F89">
                <w:rPr>
                  <w:rFonts w:ascii="Times New Roman" w:hAnsi="Times New Roman"/>
                  <w:color w:val="000000"/>
                  <w:sz w:val="24"/>
                  <w:szCs w:val="24"/>
                  <w:lang w:val="vi-VN"/>
                  <w:rPrChange w:id="5198" w:author="thu nga" w:date="2024-09-30T13:54:00Z">
                    <w:rPr>
                      <w:rFonts w:ascii="Times New Roman" w:hAnsi="Times New Roman"/>
                      <w:color w:val="000000"/>
                      <w:sz w:val="24"/>
                      <w:szCs w:val="24"/>
                    </w:rPr>
                  </w:rPrChange>
                </w:rPr>
                <w:delText>Tổng Số dư Casa trung bình trong kỳ</w:delText>
              </w:r>
              <w:r w:rsidRPr="00763017" w:rsidDel="007E0F89">
                <w:rPr>
                  <w:rFonts w:ascii="Times New Roman" w:hAnsi="Times New Roman"/>
                  <w:color w:val="000000"/>
                  <w:sz w:val="24"/>
                  <w:szCs w:val="24"/>
                  <w:lang w:val="vi-VN"/>
                  <w:rPrChange w:id="5199" w:author="thu nga" w:date="2024-09-30T13:54:00Z">
                    <w:rPr>
                      <w:rFonts w:ascii="Times New Roman" w:hAnsi="Times New Roman"/>
                      <w:color w:val="000000"/>
                      <w:sz w:val="24"/>
                      <w:szCs w:val="24"/>
                    </w:rPr>
                  </w:rPrChange>
                </w:rPr>
                <w:br/>
                <w:delText>= Tổng (Giá trị Casa từ ngày 1-n)/ Tổng số ngày trong kỳ tính.</w:delText>
              </w:r>
            </w:del>
          </w:p>
        </w:tc>
        <w:tc>
          <w:tcPr>
            <w:tcW w:w="1080" w:type="dxa"/>
            <w:tcPrChange w:id="5200" w:author="thu nga" w:date="2024-10-01T10:49:00Z">
              <w:tcPr>
                <w:tcW w:w="1080" w:type="dxa"/>
              </w:tcPr>
            </w:tcPrChange>
          </w:tcPr>
          <w:p w14:paraId="680CEDF0" w14:textId="4B3B4243" w:rsidR="002E053E" w:rsidRPr="00C328E4" w:rsidDel="007E0F89" w:rsidRDefault="002E053E" w:rsidP="002E053E">
            <w:pPr>
              <w:spacing w:before="0" w:line="240" w:lineRule="auto"/>
              <w:contextualSpacing w:val="0"/>
              <w:rPr>
                <w:del w:id="5201" w:author="Phuong Truong Thi" w:date="2024-10-08T18:09:00Z"/>
                <w:rFonts w:ascii="Times New Roman" w:eastAsia="Times New Roman" w:hAnsi="Times New Roman"/>
                <w:sz w:val="24"/>
                <w:szCs w:val="24"/>
                <w:lang w:eastAsia="vi-VN"/>
              </w:rPr>
            </w:pPr>
            <w:ins w:id="5202" w:author="thu nga" w:date="2024-09-30T15:05:00Z">
              <w:del w:id="5203" w:author="Phuong Truong Thi" w:date="2024-10-08T18:09:00Z">
                <w:r w:rsidRPr="00A55659" w:rsidDel="007E0F89">
                  <w:rPr>
                    <w:rFonts w:ascii="Times New Roman" w:eastAsia="Times New Roman" w:hAnsi="Times New Roman"/>
                    <w:sz w:val="24"/>
                    <w:szCs w:val="24"/>
                    <w:lang w:val="vi-VN" w:eastAsia="vi-VN"/>
                  </w:rPr>
                  <w:delText>CRM</w:delText>
                </w:r>
              </w:del>
            </w:ins>
          </w:p>
        </w:tc>
        <w:tc>
          <w:tcPr>
            <w:tcW w:w="1271" w:type="dxa"/>
            <w:tcPrChange w:id="5204" w:author="thu nga" w:date="2024-10-01T10:49:00Z">
              <w:tcPr>
                <w:tcW w:w="1080" w:type="dxa"/>
                <w:gridSpan w:val="2"/>
              </w:tcPr>
            </w:tcPrChange>
          </w:tcPr>
          <w:p w14:paraId="57FDDD27" w14:textId="6F31934B" w:rsidR="002E053E" w:rsidRPr="00AD0E1A" w:rsidDel="007E0F89" w:rsidRDefault="002E053E" w:rsidP="002E053E">
            <w:pPr>
              <w:spacing w:before="0" w:line="240" w:lineRule="auto"/>
              <w:contextualSpacing w:val="0"/>
              <w:rPr>
                <w:del w:id="5205" w:author="Phuong Truong Thi" w:date="2024-10-08T18:09:00Z"/>
                <w:rFonts w:ascii="Times New Roman" w:eastAsia="Times New Roman" w:hAnsi="Times New Roman"/>
                <w:sz w:val="24"/>
                <w:szCs w:val="24"/>
                <w:lang w:eastAsia="vi-VN"/>
              </w:rPr>
            </w:pPr>
            <w:ins w:id="5206" w:author="thu nga" w:date="2024-10-01T10:33:00Z">
              <w:del w:id="5207" w:author="Phuong Truong Thi" w:date="2024-10-08T18:09:00Z">
                <w:r w:rsidRPr="00596489" w:rsidDel="007E0F89">
                  <w:rPr>
                    <w:rFonts w:ascii="Times New Roman" w:eastAsia="Times New Roman" w:hAnsi="Times New Roman"/>
                    <w:sz w:val="24"/>
                    <w:szCs w:val="24"/>
                    <w:lang w:val="vi-VN" w:eastAsia="vi-VN"/>
                  </w:rPr>
                  <w:delText xml:space="preserve">Currency </w:delText>
                </w:r>
              </w:del>
            </w:ins>
            <w:del w:id="5208"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209" w:author="thu nga" w:date="2024-10-01T10:49:00Z">
              <w:tcPr>
                <w:tcW w:w="1890" w:type="dxa"/>
                <w:gridSpan w:val="3"/>
                <w:shd w:val="clear" w:color="auto" w:fill="auto"/>
                <w:noWrap/>
                <w:vAlign w:val="center"/>
              </w:tcPr>
            </w:tcPrChange>
          </w:tcPr>
          <w:p w14:paraId="4119F649" w14:textId="5BEC9922" w:rsidR="002E053E" w:rsidRPr="00AD0E1A" w:rsidDel="007E0F89" w:rsidRDefault="002E053E" w:rsidP="002E053E">
            <w:pPr>
              <w:spacing w:before="0" w:line="240" w:lineRule="auto"/>
              <w:contextualSpacing w:val="0"/>
              <w:rPr>
                <w:del w:id="5210" w:author="Phuong Truong Thi" w:date="2024-10-08T18:09:00Z"/>
                <w:rFonts w:ascii="Times New Roman" w:eastAsia="Times New Roman" w:hAnsi="Times New Roman"/>
                <w:sz w:val="24"/>
                <w:szCs w:val="24"/>
                <w:lang w:val="vi-VN" w:eastAsia="vi-VN"/>
              </w:rPr>
            </w:pPr>
          </w:p>
        </w:tc>
        <w:tc>
          <w:tcPr>
            <w:tcW w:w="1063" w:type="dxa"/>
            <w:tcPrChange w:id="5211" w:author="thu nga" w:date="2024-10-01T10:49:00Z">
              <w:tcPr>
                <w:tcW w:w="1260" w:type="dxa"/>
              </w:tcPr>
            </w:tcPrChange>
          </w:tcPr>
          <w:p w14:paraId="67C28956" w14:textId="1D4F1CAE" w:rsidR="002E053E" w:rsidRPr="00AD0E1A" w:rsidDel="007E0F89" w:rsidRDefault="002E053E" w:rsidP="002E053E">
            <w:pPr>
              <w:spacing w:before="0" w:line="240" w:lineRule="auto"/>
              <w:contextualSpacing w:val="0"/>
              <w:jc w:val="center"/>
              <w:rPr>
                <w:del w:id="5212" w:author="Phuong Truong Thi" w:date="2024-10-08T18:09:00Z"/>
                <w:rFonts w:ascii="Times New Roman" w:eastAsia="Times New Roman" w:hAnsi="Times New Roman"/>
                <w:sz w:val="24"/>
                <w:szCs w:val="24"/>
                <w:lang w:val="vi-VN" w:eastAsia="vi-VN"/>
              </w:rPr>
            </w:pPr>
            <w:del w:id="5213"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7600A084" w14:textId="759E3DAE" w:rsidTr="7F5A6C64">
        <w:trPr>
          <w:trHeight w:val="276"/>
          <w:del w:id="5214" w:author="Phuong Truong Thi" w:date="2024-10-08T18:09:00Z"/>
          <w:trPrChange w:id="5215" w:author="thu nga" w:date="2024-10-01T10:49:00Z">
            <w:trPr>
              <w:gridBefore w:val="3"/>
              <w:gridAfter w:val="0"/>
              <w:trHeight w:val="276"/>
            </w:trPr>
          </w:trPrChange>
        </w:trPr>
        <w:tc>
          <w:tcPr>
            <w:tcW w:w="720" w:type="dxa"/>
            <w:shd w:val="clear" w:color="auto" w:fill="auto"/>
            <w:vAlign w:val="center"/>
            <w:tcPrChange w:id="5216" w:author="thu nga" w:date="2024-10-01T10:49:00Z">
              <w:tcPr>
                <w:tcW w:w="720" w:type="dxa"/>
                <w:shd w:val="clear" w:color="auto" w:fill="auto"/>
                <w:vAlign w:val="center"/>
              </w:tcPr>
            </w:tcPrChange>
          </w:tcPr>
          <w:p w14:paraId="0890EE54" w14:textId="09B1CCDF" w:rsidR="002E053E" w:rsidRPr="005A1D22" w:rsidDel="007E0F89" w:rsidRDefault="002E053E" w:rsidP="002E053E">
            <w:pPr>
              <w:pStyle w:val="ListParagraph"/>
              <w:numPr>
                <w:ilvl w:val="0"/>
                <w:numId w:val="61"/>
              </w:numPr>
              <w:spacing w:before="0" w:line="240" w:lineRule="auto"/>
              <w:contextualSpacing w:val="0"/>
              <w:jc w:val="left"/>
              <w:rPr>
                <w:del w:id="5217" w:author="Phuong Truong Thi" w:date="2024-10-08T18:09:00Z"/>
                <w:rFonts w:eastAsia="Times New Roman"/>
                <w:szCs w:val="24"/>
                <w:lang w:val="vi-VN" w:eastAsia="vi-VN"/>
              </w:rPr>
            </w:pPr>
          </w:p>
        </w:tc>
        <w:tc>
          <w:tcPr>
            <w:tcW w:w="1355" w:type="dxa"/>
            <w:gridSpan w:val="2"/>
            <w:shd w:val="clear" w:color="auto" w:fill="auto"/>
            <w:vAlign w:val="center"/>
            <w:tcPrChange w:id="5218" w:author="thu nga" w:date="2024-10-01T10:49:00Z">
              <w:tcPr>
                <w:tcW w:w="1710" w:type="dxa"/>
                <w:gridSpan w:val="3"/>
                <w:shd w:val="clear" w:color="auto" w:fill="auto"/>
                <w:vAlign w:val="center"/>
              </w:tcPr>
            </w:tcPrChange>
          </w:tcPr>
          <w:p w14:paraId="3B13CC94" w14:textId="5B277320" w:rsidR="002E053E" w:rsidRPr="00763017" w:rsidDel="007E0F89" w:rsidRDefault="002E053E" w:rsidP="002E053E">
            <w:pPr>
              <w:spacing w:before="0" w:line="240" w:lineRule="auto"/>
              <w:contextualSpacing w:val="0"/>
              <w:rPr>
                <w:del w:id="5219" w:author="Phuong Truong Thi" w:date="2024-10-08T18:09:00Z"/>
                <w:rFonts w:ascii="Times New Roman" w:hAnsi="Times New Roman"/>
                <w:sz w:val="24"/>
                <w:szCs w:val="24"/>
                <w:lang w:val="vi-VN"/>
                <w:rPrChange w:id="5220" w:author="thu nga" w:date="2024-09-30T13:54:00Z">
                  <w:rPr>
                    <w:del w:id="5221" w:author="Phuong Truong Thi" w:date="2024-10-08T18:09:00Z"/>
                    <w:rFonts w:ascii="Times New Roman" w:hAnsi="Times New Roman"/>
                    <w:sz w:val="24"/>
                    <w:szCs w:val="24"/>
                  </w:rPr>
                </w:rPrChange>
              </w:rPr>
            </w:pPr>
            <w:del w:id="5222" w:author="Phuong Truong Thi" w:date="2024-10-08T18:09:00Z">
              <w:r w:rsidRPr="00763017" w:rsidDel="007E0F89">
                <w:rPr>
                  <w:rFonts w:ascii="Times New Roman" w:hAnsi="Times New Roman"/>
                  <w:color w:val="000000"/>
                  <w:sz w:val="24"/>
                  <w:szCs w:val="24"/>
                  <w:lang w:val="vi-VN"/>
                  <w:rPrChange w:id="5223" w:author="thu nga" w:date="2024-09-30T13:54:00Z">
                    <w:rPr>
                      <w:rFonts w:ascii="Times New Roman" w:hAnsi="Times New Roman"/>
                      <w:color w:val="000000"/>
                      <w:sz w:val="24"/>
                      <w:szCs w:val="24"/>
                    </w:rPr>
                  </w:rPrChange>
                </w:rPr>
                <w:delText>ADB_Casa Số dư bình quân Casa (chỉ bao gồm VND) tháng trước</w:delText>
              </w:r>
            </w:del>
          </w:p>
        </w:tc>
        <w:tc>
          <w:tcPr>
            <w:tcW w:w="2610" w:type="dxa"/>
            <w:vAlign w:val="center"/>
            <w:tcPrChange w:id="5224" w:author="thu nga" w:date="2024-10-01T10:49:00Z">
              <w:tcPr>
                <w:tcW w:w="2610" w:type="dxa"/>
                <w:vAlign w:val="center"/>
              </w:tcPr>
            </w:tcPrChange>
          </w:tcPr>
          <w:p w14:paraId="4A9B51D2" w14:textId="23B636DE" w:rsidR="002E053E" w:rsidRPr="00763017" w:rsidDel="007E0F89" w:rsidRDefault="002E053E" w:rsidP="002E053E">
            <w:pPr>
              <w:spacing w:before="0" w:line="240" w:lineRule="auto"/>
              <w:contextualSpacing w:val="0"/>
              <w:rPr>
                <w:del w:id="5225" w:author="Phuong Truong Thi" w:date="2024-10-08T18:09:00Z"/>
                <w:rFonts w:ascii="Times New Roman" w:eastAsia="Times New Roman" w:hAnsi="Times New Roman"/>
                <w:sz w:val="24"/>
                <w:szCs w:val="24"/>
                <w:lang w:val="vi-VN" w:eastAsia="vi-VN"/>
                <w:rPrChange w:id="5226" w:author="thu nga" w:date="2024-09-30T13:54:00Z">
                  <w:rPr>
                    <w:del w:id="5227" w:author="Phuong Truong Thi" w:date="2024-10-08T18:09:00Z"/>
                    <w:rFonts w:ascii="Times New Roman" w:eastAsia="Times New Roman" w:hAnsi="Times New Roman"/>
                    <w:sz w:val="24"/>
                    <w:szCs w:val="24"/>
                    <w:lang w:eastAsia="vi-VN"/>
                  </w:rPr>
                </w:rPrChange>
              </w:rPr>
            </w:pPr>
            <w:del w:id="5228" w:author="Phuong Truong Thi" w:date="2024-10-08T18:09:00Z">
              <w:r w:rsidRPr="00763017" w:rsidDel="007E0F89">
                <w:rPr>
                  <w:rFonts w:ascii="Times New Roman" w:hAnsi="Times New Roman"/>
                  <w:color w:val="000000"/>
                  <w:sz w:val="24"/>
                  <w:szCs w:val="24"/>
                  <w:lang w:val="vi-VN"/>
                  <w:rPrChange w:id="5229" w:author="thu nga" w:date="2024-09-30T13:54:00Z">
                    <w:rPr>
                      <w:rFonts w:ascii="Times New Roman" w:hAnsi="Times New Roman"/>
                      <w:color w:val="000000"/>
                      <w:sz w:val="24"/>
                      <w:szCs w:val="24"/>
                    </w:rPr>
                  </w:rPrChange>
                </w:rPr>
                <w:delText>Tổng số dư bình quân Casa của các Tài khoản thanh toán (Category là TKTT) (chỉ bao gồm VND) tháng trước T-1</w:delText>
              </w:r>
            </w:del>
          </w:p>
        </w:tc>
        <w:tc>
          <w:tcPr>
            <w:tcW w:w="1080" w:type="dxa"/>
            <w:tcPrChange w:id="5230" w:author="thu nga" w:date="2024-10-01T10:49:00Z">
              <w:tcPr>
                <w:tcW w:w="1080" w:type="dxa"/>
              </w:tcPr>
            </w:tcPrChange>
          </w:tcPr>
          <w:p w14:paraId="4C842DFB" w14:textId="2C00E791" w:rsidR="002E053E" w:rsidRPr="00C328E4" w:rsidDel="007E0F89" w:rsidRDefault="002E053E" w:rsidP="002E053E">
            <w:pPr>
              <w:spacing w:before="0" w:line="240" w:lineRule="auto"/>
              <w:contextualSpacing w:val="0"/>
              <w:rPr>
                <w:del w:id="5231" w:author="Phuong Truong Thi" w:date="2024-10-08T18:09:00Z"/>
                <w:rFonts w:ascii="Times New Roman" w:eastAsia="Times New Roman" w:hAnsi="Times New Roman"/>
                <w:sz w:val="24"/>
                <w:szCs w:val="24"/>
                <w:lang w:eastAsia="vi-VN"/>
              </w:rPr>
            </w:pPr>
            <w:ins w:id="5232" w:author="thu nga" w:date="2024-09-30T15:05:00Z">
              <w:del w:id="5233" w:author="Phuong Truong Thi" w:date="2024-10-08T18:09:00Z">
                <w:r w:rsidRPr="00A55659" w:rsidDel="007E0F89">
                  <w:rPr>
                    <w:rFonts w:ascii="Times New Roman" w:eastAsia="Times New Roman" w:hAnsi="Times New Roman"/>
                    <w:sz w:val="24"/>
                    <w:szCs w:val="24"/>
                    <w:lang w:val="vi-VN" w:eastAsia="vi-VN"/>
                  </w:rPr>
                  <w:delText>CRM</w:delText>
                </w:r>
              </w:del>
            </w:ins>
          </w:p>
        </w:tc>
        <w:tc>
          <w:tcPr>
            <w:tcW w:w="1271" w:type="dxa"/>
            <w:tcPrChange w:id="5234" w:author="thu nga" w:date="2024-10-01T10:49:00Z">
              <w:tcPr>
                <w:tcW w:w="1080" w:type="dxa"/>
                <w:gridSpan w:val="2"/>
              </w:tcPr>
            </w:tcPrChange>
          </w:tcPr>
          <w:p w14:paraId="019C2F39" w14:textId="5259426C" w:rsidR="002E053E" w:rsidRPr="00AD0E1A" w:rsidDel="007E0F89" w:rsidRDefault="002E053E" w:rsidP="002E053E">
            <w:pPr>
              <w:spacing w:before="0" w:line="240" w:lineRule="auto"/>
              <w:contextualSpacing w:val="0"/>
              <w:rPr>
                <w:del w:id="5235" w:author="Phuong Truong Thi" w:date="2024-10-08T18:09:00Z"/>
                <w:rFonts w:ascii="Times New Roman" w:eastAsia="Times New Roman" w:hAnsi="Times New Roman"/>
                <w:sz w:val="24"/>
                <w:szCs w:val="24"/>
                <w:lang w:eastAsia="vi-VN"/>
              </w:rPr>
            </w:pPr>
            <w:ins w:id="5236" w:author="thu nga" w:date="2024-10-01T10:33:00Z">
              <w:del w:id="5237" w:author="Phuong Truong Thi" w:date="2024-10-08T18:09:00Z">
                <w:r w:rsidRPr="00596489" w:rsidDel="007E0F89">
                  <w:rPr>
                    <w:rFonts w:ascii="Times New Roman" w:eastAsia="Times New Roman" w:hAnsi="Times New Roman"/>
                    <w:sz w:val="24"/>
                    <w:szCs w:val="24"/>
                    <w:lang w:val="vi-VN" w:eastAsia="vi-VN"/>
                  </w:rPr>
                  <w:delText xml:space="preserve">Currency </w:delText>
                </w:r>
              </w:del>
            </w:ins>
            <w:del w:id="5238"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239" w:author="thu nga" w:date="2024-10-01T10:49:00Z">
              <w:tcPr>
                <w:tcW w:w="1890" w:type="dxa"/>
                <w:gridSpan w:val="3"/>
                <w:shd w:val="clear" w:color="auto" w:fill="auto"/>
                <w:noWrap/>
                <w:vAlign w:val="center"/>
              </w:tcPr>
            </w:tcPrChange>
          </w:tcPr>
          <w:p w14:paraId="5FCC4EEF" w14:textId="4555FB35" w:rsidR="002E053E" w:rsidRPr="00AD0E1A" w:rsidDel="007E0F89" w:rsidRDefault="002E053E" w:rsidP="002E053E">
            <w:pPr>
              <w:spacing w:before="0" w:line="240" w:lineRule="auto"/>
              <w:contextualSpacing w:val="0"/>
              <w:rPr>
                <w:del w:id="5240" w:author="Phuong Truong Thi" w:date="2024-10-08T18:09:00Z"/>
                <w:rFonts w:ascii="Times New Roman" w:eastAsia="Times New Roman" w:hAnsi="Times New Roman"/>
                <w:sz w:val="24"/>
                <w:szCs w:val="24"/>
                <w:lang w:val="vi-VN" w:eastAsia="vi-VN"/>
              </w:rPr>
            </w:pPr>
          </w:p>
        </w:tc>
        <w:tc>
          <w:tcPr>
            <w:tcW w:w="1063" w:type="dxa"/>
            <w:tcPrChange w:id="5241" w:author="thu nga" w:date="2024-10-01T10:49:00Z">
              <w:tcPr>
                <w:tcW w:w="1260" w:type="dxa"/>
              </w:tcPr>
            </w:tcPrChange>
          </w:tcPr>
          <w:p w14:paraId="161A719E" w14:textId="35ED8F46" w:rsidR="002E053E" w:rsidRPr="00AD0E1A" w:rsidDel="007E0F89" w:rsidRDefault="002E053E" w:rsidP="002E053E">
            <w:pPr>
              <w:spacing w:before="0" w:line="240" w:lineRule="auto"/>
              <w:contextualSpacing w:val="0"/>
              <w:jc w:val="center"/>
              <w:rPr>
                <w:del w:id="5242" w:author="Phuong Truong Thi" w:date="2024-10-08T18:09:00Z"/>
                <w:rFonts w:ascii="Times New Roman" w:eastAsia="Times New Roman" w:hAnsi="Times New Roman"/>
                <w:sz w:val="24"/>
                <w:szCs w:val="24"/>
                <w:lang w:val="vi-VN" w:eastAsia="vi-VN"/>
              </w:rPr>
            </w:pPr>
            <w:del w:id="5243"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1E0D6BFF" w14:textId="16892780" w:rsidTr="7F5A6C64">
        <w:trPr>
          <w:trHeight w:val="276"/>
          <w:del w:id="5244" w:author="Phuong Truong Thi" w:date="2024-10-08T18:09:00Z"/>
          <w:trPrChange w:id="5245" w:author="thu nga" w:date="2024-10-01T10:49:00Z">
            <w:trPr>
              <w:gridBefore w:val="3"/>
              <w:gridAfter w:val="0"/>
              <w:trHeight w:val="276"/>
            </w:trPr>
          </w:trPrChange>
        </w:trPr>
        <w:tc>
          <w:tcPr>
            <w:tcW w:w="720" w:type="dxa"/>
            <w:shd w:val="clear" w:color="auto" w:fill="auto"/>
            <w:vAlign w:val="center"/>
            <w:tcPrChange w:id="5246" w:author="thu nga" w:date="2024-10-01T10:49:00Z">
              <w:tcPr>
                <w:tcW w:w="720" w:type="dxa"/>
                <w:shd w:val="clear" w:color="auto" w:fill="auto"/>
                <w:vAlign w:val="center"/>
              </w:tcPr>
            </w:tcPrChange>
          </w:tcPr>
          <w:p w14:paraId="6C0A6F60" w14:textId="52B12077" w:rsidR="002E053E" w:rsidRPr="005A1D22" w:rsidDel="007E0F89" w:rsidRDefault="002E053E" w:rsidP="002E053E">
            <w:pPr>
              <w:pStyle w:val="ListParagraph"/>
              <w:numPr>
                <w:ilvl w:val="0"/>
                <w:numId w:val="61"/>
              </w:numPr>
              <w:spacing w:before="0" w:line="240" w:lineRule="auto"/>
              <w:contextualSpacing w:val="0"/>
              <w:jc w:val="left"/>
              <w:rPr>
                <w:del w:id="5247" w:author="Phuong Truong Thi" w:date="2024-10-08T18:09:00Z"/>
                <w:rFonts w:eastAsia="Times New Roman"/>
                <w:szCs w:val="24"/>
                <w:lang w:val="vi-VN" w:eastAsia="vi-VN"/>
              </w:rPr>
            </w:pPr>
          </w:p>
        </w:tc>
        <w:tc>
          <w:tcPr>
            <w:tcW w:w="1355" w:type="dxa"/>
            <w:gridSpan w:val="2"/>
            <w:shd w:val="clear" w:color="auto" w:fill="auto"/>
            <w:vAlign w:val="center"/>
            <w:tcPrChange w:id="5248" w:author="thu nga" w:date="2024-10-01T10:49:00Z">
              <w:tcPr>
                <w:tcW w:w="1710" w:type="dxa"/>
                <w:gridSpan w:val="3"/>
                <w:shd w:val="clear" w:color="auto" w:fill="auto"/>
                <w:vAlign w:val="center"/>
              </w:tcPr>
            </w:tcPrChange>
          </w:tcPr>
          <w:p w14:paraId="675F9482" w14:textId="60747258" w:rsidR="002E053E" w:rsidRPr="00763017" w:rsidDel="007E0F89" w:rsidRDefault="002E053E" w:rsidP="002E053E">
            <w:pPr>
              <w:spacing w:before="0" w:line="240" w:lineRule="auto"/>
              <w:contextualSpacing w:val="0"/>
              <w:rPr>
                <w:del w:id="5249" w:author="Phuong Truong Thi" w:date="2024-10-08T18:09:00Z"/>
                <w:rFonts w:ascii="Times New Roman" w:hAnsi="Times New Roman"/>
                <w:sz w:val="24"/>
                <w:szCs w:val="24"/>
                <w:lang w:val="vi-VN"/>
                <w:rPrChange w:id="5250" w:author="thu nga" w:date="2024-09-30T13:54:00Z">
                  <w:rPr>
                    <w:del w:id="5251" w:author="Phuong Truong Thi" w:date="2024-10-08T18:09:00Z"/>
                    <w:rFonts w:ascii="Times New Roman" w:hAnsi="Times New Roman"/>
                    <w:sz w:val="24"/>
                    <w:szCs w:val="24"/>
                  </w:rPr>
                </w:rPrChange>
              </w:rPr>
            </w:pPr>
            <w:del w:id="5252" w:author="Phuong Truong Thi" w:date="2024-10-08T18:09:00Z">
              <w:r w:rsidRPr="00763017" w:rsidDel="007E0F89">
                <w:rPr>
                  <w:rFonts w:ascii="Times New Roman" w:hAnsi="Times New Roman"/>
                  <w:color w:val="000000"/>
                  <w:sz w:val="24"/>
                  <w:szCs w:val="24"/>
                  <w:lang w:val="vi-VN"/>
                  <w:rPrChange w:id="5253" w:author="thu nga" w:date="2024-09-30T13:54:00Z">
                    <w:rPr>
                      <w:rFonts w:ascii="Times New Roman" w:hAnsi="Times New Roman"/>
                      <w:color w:val="000000"/>
                      <w:sz w:val="24"/>
                      <w:szCs w:val="24"/>
                    </w:rPr>
                  </w:rPrChange>
                </w:rPr>
                <w:delText>Chênh lệch số dư bình quân Casa so với tháng trước</w:delText>
              </w:r>
            </w:del>
          </w:p>
        </w:tc>
        <w:tc>
          <w:tcPr>
            <w:tcW w:w="2610" w:type="dxa"/>
            <w:vAlign w:val="center"/>
            <w:tcPrChange w:id="5254" w:author="thu nga" w:date="2024-10-01T10:49:00Z">
              <w:tcPr>
                <w:tcW w:w="2610" w:type="dxa"/>
                <w:vAlign w:val="center"/>
              </w:tcPr>
            </w:tcPrChange>
          </w:tcPr>
          <w:p w14:paraId="3EC06803" w14:textId="7D91BECE" w:rsidR="002E053E" w:rsidRPr="00763017" w:rsidDel="007E0F89" w:rsidRDefault="002E053E" w:rsidP="002E053E">
            <w:pPr>
              <w:spacing w:before="0" w:line="240" w:lineRule="auto"/>
              <w:contextualSpacing w:val="0"/>
              <w:rPr>
                <w:del w:id="5255" w:author="Phuong Truong Thi" w:date="2024-10-08T18:09:00Z"/>
                <w:rFonts w:ascii="Times New Roman" w:eastAsia="Times New Roman" w:hAnsi="Times New Roman"/>
                <w:sz w:val="24"/>
                <w:szCs w:val="24"/>
                <w:lang w:val="vi-VN" w:eastAsia="vi-VN"/>
                <w:rPrChange w:id="5256" w:author="thu nga" w:date="2024-09-30T13:54:00Z">
                  <w:rPr>
                    <w:del w:id="5257" w:author="Phuong Truong Thi" w:date="2024-10-08T18:09:00Z"/>
                    <w:rFonts w:ascii="Times New Roman" w:eastAsia="Times New Roman" w:hAnsi="Times New Roman"/>
                    <w:sz w:val="24"/>
                    <w:szCs w:val="24"/>
                    <w:lang w:eastAsia="vi-VN"/>
                  </w:rPr>
                </w:rPrChange>
              </w:rPr>
            </w:pPr>
            <w:del w:id="5258" w:author="Phuong Truong Thi" w:date="2024-10-08T18:09:00Z">
              <w:r w:rsidRPr="00763017" w:rsidDel="007E0F89">
                <w:rPr>
                  <w:rFonts w:ascii="Times New Roman" w:hAnsi="Times New Roman"/>
                  <w:color w:val="000000"/>
                  <w:sz w:val="24"/>
                  <w:szCs w:val="24"/>
                  <w:lang w:val="vi-VN"/>
                  <w:rPrChange w:id="5259" w:author="thu nga" w:date="2024-09-30T13:54:00Z">
                    <w:rPr>
                      <w:rFonts w:ascii="Times New Roman" w:hAnsi="Times New Roman"/>
                      <w:color w:val="000000"/>
                      <w:sz w:val="24"/>
                      <w:szCs w:val="24"/>
                    </w:rPr>
                  </w:rPrChange>
                </w:rPr>
                <w:delText>Bằng ADB_Casa  tháng dữ liệu - ADB Casa tháng trước</w:delText>
              </w:r>
            </w:del>
          </w:p>
        </w:tc>
        <w:tc>
          <w:tcPr>
            <w:tcW w:w="1080" w:type="dxa"/>
            <w:tcPrChange w:id="5260" w:author="thu nga" w:date="2024-10-01T10:49:00Z">
              <w:tcPr>
                <w:tcW w:w="1080" w:type="dxa"/>
              </w:tcPr>
            </w:tcPrChange>
          </w:tcPr>
          <w:p w14:paraId="35247254" w14:textId="6CDB6443" w:rsidR="002E053E" w:rsidRPr="00C328E4" w:rsidDel="007E0F89" w:rsidRDefault="002E053E" w:rsidP="002E053E">
            <w:pPr>
              <w:spacing w:before="0" w:line="240" w:lineRule="auto"/>
              <w:contextualSpacing w:val="0"/>
              <w:rPr>
                <w:del w:id="5261" w:author="Phuong Truong Thi" w:date="2024-10-08T18:09:00Z"/>
                <w:rFonts w:ascii="Times New Roman" w:eastAsia="Times New Roman" w:hAnsi="Times New Roman"/>
                <w:sz w:val="24"/>
                <w:szCs w:val="24"/>
                <w:lang w:eastAsia="vi-VN"/>
              </w:rPr>
            </w:pPr>
            <w:ins w:id="5262" w:author="thu nga" w:date="2024-09-30T15:05:00Z">
              <w:del w:id="5263" w:author="Phuong Truong Thi" w:date="2024-10-08T18:09:00Z">
                <w:r w:rsidRPr="00353983" w:rsidDel="007E0F89">
                  <w:rPr>
                    <w:rFonts w:ascii="Times New Roman" w:eastAsia="Times New Roman" w:hAnsi="Times New Roman"/>
                    <w:sz w:val="24"/>
                    <w:szCs w:val="24"/>
                    <w:lang w:val="vi-VN" w:eastAsia="vi-VN"/>
                  </w:rPr>
                  <w:delText>CRM</w:delText>
                </w:r>
              </w:del>
            </w:ins>
          </w:p>
        </w:tc>
        <w:tc>
          <w:tcPr>
            <w:tcW w:w="1271" w:type="dxa"/>
            <w:tcPrChange w:id="5264" w:author="thu nga" w:date="2024-10-01T10:49:00Z">
              <w:tcPr>
                <w:tcW w:w="1080" w:type="dxa"/>
                <w:gridSpan w:val="2"/>
              </w:tcPr>
            </w:tcPrChange>
          </w:tcPr>
          <w:p w14:paraId="58D128F3" w14:textId="72473763" w:rsidR="002E053E" w:rsidRPr="00AD0E1A" w:rsidDel="007E0F89" w:rsidRDefault="002E053E" w:rsidP="002E053E">
            <w:pPr>
              <w:spacing w:before="0" w:line="240" w:lineRule="auto"/>
              <w:contextualSpacing w:val="0"/>
              <w:rPr>
                <w:del w:id="5265" w:author="Phuong Truong Thi" w:date="2024-10-08T18:09:00Z"/>
                <w:rFonts w:ascii="Times New Roman" w:eastAsia="Times New Roman" w:hAnsi="Times New Roman"/>
                <w:sz w:val="24"/>
                <w:szCs w:val="24"/>
                <w:lang w:eastAsia="vi-VN"/>
              </w:rPr>
            </w:pPr>
            <w:ins w:id="5266" w:author="thu nga" w:date="2024-10-01T10:33:00Z">
              <w:del w:id="5267" w:author="Phuong Truong Thi" w:date="2024-10-08T18:09:00Z">
                <w:r w:rsidRPr="00596489" w:rsidDel="007E0F89">
                  <w:rPr>
                    <w:rFonts w:ascii="Times New Roman" w:eastAsia="Times New Roman" w:hAnsi="Times New Roman"/>
                    <w:sz w:val="24"/>
                    <w:szCs w:val="24"/>
                    <w:lang w:val="vi-VN" w:eastAsia="vi-VN"/>
                  </w:rPr>
                  <w:delText xml:space="preserve">Currency </w:delText>
                </w:r>
              </w:del>
            </w:ins>
            <w:del w:id="5268" w:author="Phuong Truong Thi" w:date="2024-10-08T18:09:00Z">
              <w:r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269" w:author="thu nga" w:date="2024-10-01T10:49:00Z">
              <w:tcPr>
                <w:tcW w:w="1890" w:type="dxa"/>
                <w:gridSpan w:val="3"/>
                <w:shd w:val="clear" w:color="auto" w:fill="auto"/>
                <w:noWrap/>
                <w:vAlign w:val="center"/>
              </w:tcPr>
            </w:tcPrChange>
          </w:tcPr>
          <w:p w14:paraId="6B1CD76E" w14:textId="3124B525" w:rsidR="002E053E" w:rsidRPr="00AD0E1A" w:rsidDel="007E0F89" w:rsidRDefault="002E053E" w:rsidP="002E053E">
            <w:pPr>
              <w:spacing w:before="0" w:line="240" w:lineRule="auto"/>
              <w:contextualSpacing w:val="0"/>
              <w:rPr>
                <w:del w:id="5270" w:author="Phuong Truong Thi" w:date="2024-10-08T18:09:00Z"/>
                <w:rFonts w:ascii="Times New Roman" w:eastAsia="Times New Roman" w:hAnsi="Times New Roman"/>
                <w:sz w:val="24"/>
                <w:szCs w:val="24"/>
                <w:lang w:val="vi-VN" w:eastAsia="vi-VN"/>
              </w:rPr>
            </w:pPr>
          </w:p>
        </w:tc>
        <w:tc>
          <w:tcPr>
            <w:tcW w:w="1063" w:type="dxa"/>
            <w:tcPrChange w:id="5271" w:author="thu nga" w:date="2024-10-01T10:49:00Z">
              <w:tcPr>
                <w:tcW w:w="1260" w:type="dxa"/>
              </w:tcPr>
            </w:tcPrChange>
          </w:tcPr>
          <w:p w14:paraId="10AEEFB1" w14:textId="6562B365" w:rsidR="002E053E" w:rsidRPr="00AD0E1A" w:rsidDel="007E0F89" w:rsidRDefault="002E053E" w:rsidP="002E053E">
            <w:pPr>
              <w:spacing w:before="0" w:line="240" w:lineRule="auto"/>
              <w:contextualSpacing w:val="0"/>
              <w:jc w:val="center"/>
              <w:rPr>
                <w:del w:id="5272" w:author="Phuong Truong Thi" w:date="2024-10-08T18:09:00Z"/>
                <w:rFonts w:ascii="Times New Roman" w:eastAsia="Times New Roman" w:hAnsi="Times New Roman"/>
                <w:sz w:val="24"/>
                <w:szCs w:val="24"/>
                <w:lang w:val="vi-VN" w:eastAsia="vi-VN"/>
              </w:rPr>
            </w:pPr>
            <w:del w:id="5273"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290933E" w14:textId="6EA71B7A" w:rsidTr="7F5A6C64">
        <w:trPr>
          <w:trHeight w:val="276"/>
          <w:del w:id="5274" w:author="Phuong Truong Thi" w:date="2024-10-08T18:09:00Z"/>
          <w:trPrChange w:id="5275" w:author="thu nga" w:date="2024-10-01T10:49:00Z">
            <w:trPr>
              <w:gridBefore w:val="3"/>
              <w:gridAfter w:val="0"/>
              <w:trHeight w:val="276"/>
            </w:trPr>
          </w:trPrChange>
        </w:trPr>
        <w:tc>
          <w:tcPr>
            <w:tcW w:w="720" w:type="dxa"/>
            <w:shd w:val="clear" w:color="auto" w:fill="auto"/>
            <w:vAlign w:val="center"/>
            <w:tcPrChange w:id="5276" w:author="thu nga" w:date="2024-10-01T10:49:00Z">
              <w:tcPr>
                <w:tcW w:w="720" w:type="dxa"/>
                <w:shd w:val="clear" w:color="auto" w:fill="auto"/>
                <w:vAlign w:val="center"/>
              </w:tcPr>
            </w:tcPrChange>
          </w:tcPr>
          <w:p w14:paraId="2468BE0B" w14:textId="26BD0C01" w:rsidR="00FF4CD3" w:rsidRPr="005A1D22" w:rsidDel="007E0F89" w:rsidRDefault="00FF4CD3" w:rsidP="00FF4CD3">
            <w:pPr>
              <w:pStyle w:val="ListParagraph"/>
              <w:numPr>
                <w:ilvl w:val="0"/>
                <w:numId w:val="61"/>
              </w:numPr>
              <w:spacing w:before="0" w:line="240" w:lineRule="auto"/>
              <w:contextualSpacing w:val="0"/>
              <w:jc w:val="left"/>
              <w:rPr>
                <w:del w:id="5277" w:author="Phuong Truong Thi" w:date="2024-10-08T18:09:00Z"/>
                <w:rFonts w:eastAsia="Times New Roman"/>
                <w:szCs w:val="24"/>
                <w:lang w:val="vi-VN" w:eastAsia="vi-VN"/>
              </w:rPr>
            </w:pPr>
          </w:p>
        </w:tc>
        <w:tc>
          <w:tcPr>
            <w:tcW w:w="1355" w:type="dxa"/>
            <w:gridSpan w:val="2"/>
            <w:shd w:val="clear" w:color="auto" w:fill="auto"/>
            <w:vAlign w:val="center"/>
            <w:tcPrChange w:id="5278" w:author="thu nga" w:date="2024-10-01T10:49:00Z">
              <w:tcPr>
                <w:tcW w:w="1710" w:type="dxa"/>
                <w:gridSpan w:val="3"/>
                <w:shd w:val="clear" w:color="auto" w:fill="auto"/>
                <w:vAlign w:val="center"/>
              </w:tcPr>
            </w:tcPrChange>
          </w:tcPr>
          <w:p w14:paraId="614F76C6" w14:textId="44A8AAA7" w:rsidR="00FF4CD3" w:rsidRPr="00763017" w:rsidDel="007E0F89" w:rsidRDefault="00FF4CD3" w:rsidP="00FF4CD3">
            <w:pPr>
              <w:spacing w:before="0" w:line="240" w:lineRule="auto"/>
              <w:contextualSpacing w:val="0"/>
              <w:rPr>
                <w:del w:id="5279" w:author="Phuong Truong Thi" w:date="2024-10-08T18:09:00Z"/>
                <w:rFonts w:ascii="Times New Roman" w:hAnsi="Times New Roman"/>
                <w:sz w:val="24"/>
                <w:szCs w:val="24"/>
                <w:lang w:val="vi-VN"/>
                <w:rPrChange w:id="5280" w:author="thu nga" w:date="2024-09-30T13:54:00Z">
                  <w:rPr>
                    <w:del w:id="5281" w:author="Phuong Truong Thi" w:date="2024-10-08T18:09:00Z"/>
                    <w:rFonts w:ascii="Times New Roman" w:hAnsi="Times New Roman"/>
                    <w:sz w:val="24"/>
                    <w:szCs w:val="24"/>
                  </w:rPr>
                </w:rPrChange>
              </w:rPr>
            </w:pPr>
            <w:del w:id="5282" w:author="Phuong Truong Thi" w:date="2024-10-08T18:09:00Z">
              <w:r w:rsidRPr="00763017" w:rsidDel="007E0F89">
                <w:rPr>
                  <w:rFonts w:ascii="Times New Roman" w:hAnsi="Times New Roman"/>
                  <w:color w:val="000000"/>
                  <w:sz w:val="24"/>
                  <w:szCs w:val="24"/>
                  <w:lang w:val="vi-VN"/>
                  <w:rPrChange w:id="5283" w:author="thu nga" w:date="2024-09-30T13:54:00Z">
                    <w:rPr>
                      <w:rFonts w:ascii="Times New Roman" w:hAnsi="Times New Roman"/>
                      <w:color w:val="000000"/>
                      <w:sz w:val="24"/>
                      <w:szCs w:val="24"/>
                    </w:rPr>
                  </w:rPrChange>
                </w:rPr>
                <w:delText>ADB_Casa 3 tháng gần nhất</w:delText>
              </w:r>
            </w:del>
          </w:p>
        </w:tc>
        <w:tc>
          <w:tcPr>
            <w:tcW w:w="2610" w:type="dxa"/>
            <w:vAlign w:val="center"/>
            <w:tcPrChange w:id="5284" w:author="thu nga" w:date="2024-10-01T10:49:00Z">
              <w:tcPr>
                <w:tcW w:w="2610" w:type="dxa"/>
                <w:vAlign w:val="center"/>
              </w:tcPr>
            </w:tcPrChange>
          </w:tcPr>
          <w:p w14:paraId="4F71FF4D" w14:textId="14347AE9" w:rsidR="00FF4CD3" w:rsidRPr="00763017" w:rsidDel="007E0F89" w:rsidRDefault="00FF4CD3" w:rsidP="00FF4CD3">
            <w:pPr>
              <w:spacing w:before="0" w:line="240" w:lineRule="auto"/>
              <w:contextualSpacing w:val="0"/>
              <w:jc w:val="left"/>
              <w:rPr>
                <w:del w:id="5285" w:author="Phuong Truong Thi" w:date="2024-10-08T18:09:00Z"/>
                <w:rFonts w:ascii="Times New Roman" w:eastAsia="Times New Roman" w:hAnsi="Times New Roman"/>
                <w:sz w:val="24"/>
                <w:szCs w:val="24"/>
                <w:lang w:val="vi-VN" w:eastAsia="vi-VN"/>
                <w:rPrChange w:id="5286" w:author="thu nga" w:date="2024-09-30T13:54:00Z">
                  <w:rPr>
                    <w:del w:id="5287" w:author="Phuong Truong Thi" w:date="2024-10-08T18:09:00Z"/>
                    <w:rFonts w:ascii="Times New Roman" w:eastAsia="Times New Roman" w:hAnsi="Times New Roman"/>
                    <w:sz w:val="24"/>
                    <w:szCs w:val="24"/>
                    <w:lang w:eastAsia="vi-VN"/>
                  </w:rPr>
                </w:rPrChange>
              </w:rPr>
            </w:pPr>
            <w:del w:id="5288" w:author="Phuong Truong Thi" w:date="2024-10-08T18:09:00Z">
              <w:r w:rsidRPr="00763017" w:rsidDel="007E0F89">
                <w:rPr>
                  <w:rFonts w:ascii="Times New Roman" w:hAnsi="Times New Roman"/>
                  <w:color w:val="000000"/>
                  <w:sz w:val="24"/>
                  <w:szCs w:val="24"/>
                  <w:lang w:val="vi-VN"/>
                  <w:rPrChange w:id="5289" w:author="thu nga" w:date="2024-09-30T13:54:00Z">
                    <w:rPr>
                      <w:rFonts w:ascii="Times New Roman" w:hAnsi="Times New Roman"/>
                      <w:color w:val="000000"/>
                      <w:sz w:val="24"/>
                      <w:szCs w:val="24"/>
                    </w:rPr>
                  </w:rPrChange>
                </w:rPr>
                <w:delText>ADB Casa của các Tài khoản thanh toán (Category là TKTT) 3 tháng gần nhất. Average daily balance (ADB) là Số dư bình quân hàng ngày của các Tài khoản thanh toán (Category là TKTT)</w:delText>
              </w:r>
            </w:del>
          </w:p>
        </w:tc>
        <w:tc>
          <w:tcPr>
            <w:tcW w:w="1080" w:type="dxa"/>
            <w:tcPrChange w:id="5290" w:author="thu nga" w:date="2024-10-01T10:49:00Z">
              <w:tcPr>
                <w:tcW w:w="1080" w:type="dxa"/>
              </w:tcPr>
            </w:tcPrChange>
          </w:tcPr>
          <w:p w14:paraId="67F69B4B" w14:textId="2EC6FF0C" w:rsidR="00FF4CD3" w:rsidRPr="00C328E4" w:rsidDel="007E0F89" w:rsidRDefault="00FF4CD3" w:rsidP="00FF4CD3">
            <w:pPr>
              <w:spacing w:before="0" w:line="240" w:lineRule="auto"/>
              <w:contextualSpacing w:val="0"/>
              <w:rPr>
                <w:del w:id="5291" w:author="Phuong Truong Thi" w:date="2024-10-08T18:09:00Z"/>
                <w:rFonts w:ascii="Times New Roman" w:eastAsia="Times New Roman" w:hAnsi="Times New Roman"/>
                <w:sz w:val="24"/>
                <w:szCs w:val="24"/>
                <w:lang w:eastAsia="vi-VN"/>
              </w:rPr>
            </w:pPr>
            <w:ins w:id="5292" w:author="thu nga" w:date="2024-09-30T15:05:00Z">
              <w:del w:id="5293" w:author="Phuong Truong Thi" w:date="2024-10-08T18:09:00Z">
                <w:r w:rsidRPr="00353983" w:rsidDel="007E0F89">
                  <w:rPr>
                    <w:rFonts w:ascii="Times New Roman" w:eastAsia="Times New Roman" w:hAnsi="Times New Roman"/>
                    <w:sz w:val="24"/>
                    <w:szCs w:val="24"/>
                    <w:lang w:val="vi-VN" w:eastAsia="vi-VN"/>
                  </w:rPr>
                  <w:delText>CRM</w:delText>
                </w:r>
              </w:del>
            </w:ins>
          </w:p>
        </w:tc>
        <w:tc>
          <w:tcPr>
            <w:tcW w:w="1271" w:type="dxa"/>
            <w:tcPrChange w:id="5294" w:author="thu nga" w:date="2024-10-01T10:49:00Z">
              <w:tcPr>
                <w:tcW w:w="1080" w:type="dxa"/>
                <w:gridSpan w:val="2"/>
              </w:tcPr>
            </w:tcPrChange>
          </w:tcPr>
          <w:p w14:paraId="408C6E69" w14:textId="74B32283" w:rsidR="00FF4CD3" w:rsidRPr="00AD0E1A" w:rsidDel="007E0F89" w:rsidRDefault="002E053E" w:rsidP="00FF4CD3">
            <w:pPr>
              <w:spacing w:before="0" w:line="240" w:lineRule="auto"/>
              <w:contextualSpacing w:val="0"/>
              <w:rPr>
                <w:del w:id="5295" w:author="Phuong Truong Thi" w:date="2024-10-08T18:09:00Z"/>
                <w:rFonts w:ascii="Times New Roman" w:eastAsia="Times New Roman" w:hAnsi="Times New Roman"/>
                <w:sz w:val="24"/>
                <w:szCs w:val="24"/>
                <w:lang w:eastAsia="vi-VN"/>
              </w:rPr>
            </w:pPr>
            <w:ins w:id="5296" w:author="thu nga" w:date="2024-10-01T10:33:00Z">
              <w:del w:id="5297" w:author="Phuong Truong Thi" w:date="2024-10-08T18:09:00Z">
                <w:r w:rsidDel="007E0F89">
                  <w:rPr>
                    <w:rFonts w:ascii="Times New Roman" w:eastAsia="Times New Roman" w:hAnsi="Times New Roman"/>
                    <w:sz w:val="24"/>
                    <w:szCs w:val="24"/>
                    <w:lang w:val="vi-VN" w:eastAsia="vi-VN"/>
                  </w:rPr>
                  <w:delText>Currency</w:delText>
                </w:r>
              </w:del>
            </w:ins>
            <w:del w:id="5298" w:author="Phuong Truong Thi" w:date="2024-10-08T18:09:00Z">
              <w:r w:rsidR="00FF4CD3" w:rsidRPr="00C328E4"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299" w:author="thu nga" w:date="2024-10-01T10:49:00Z">
              <w:tcPr>
                <w:tcW w:w="1890" w:type="dxa"/>
                <w:gridSpan w:val="3"/>
                <w:shd w:val="clear" w:color="auto" w:fill="auto"/>
                <w:noWrap/>
                <w:vAlign w:val="center"/>
              </w:tcPr>
            </w:tcPrChange>
          </w:tcPr>
          <w:p w14:paraId="66747BDF" w14:textId="173FF700" w:rsidR="00FF4CD3" w:rsidRPr="00AD0E1A" w:rsidDel="007E0F89" w:rsidRDefault="00FF4CD3" w:rsidP="00FF4CD3">
            <w:pPr>
              <w:spacing w:before="0" w:line="240" w:lineRule="auto"/>
              <w:contextualSpacing w:val="0"/>
              <w:rPr>
                <w:del w:id="5300" w:author="Phuong Truong Thi" w:date="2024-10-08T18:09:00Z"/>
                <w:rFonts w:ascii="Times New Roman" w:eastAsia="Times New Roman" w:hAnsi="Times New Roman"/>
                <w:sz w:val="24"/>
                <w:szCs w:val="24"/>
                <w:lang w:val="vi-VN" w:eastAsia="vi-VN"/>
              </w:rPr>
            </w:pPr>
          </w:p>
        </w:tc>
        <w:tc>
          <w:tcPr>
            <w:tcW w:w="1063" w:type="dxa"/>
            <w:tcPrChange w:id="5301" w:author="thu nga" w:date="2024-10-01T10:49:00Z">
              <w:tcPr>
                <w:tcW w:w="1260" w:type="dxa"/>
              </w:tcPr>
            </w:tcPrChange>
          </w:tcPr>
          <w:p w14:paraId="5C7ED686" w14:textId="15D38522" w:rsidR="00FF4CD3" w:rsidRPr="00AD0E1A" w:rsidDel="007E0F89" w:rsidRDefault="00FF4CD3" w:rsidP="00FF4CD3">
            <w:pPr>
              <w:spacing w:before="0" w:line="240" w:lineRule="auto"/>
              <w:contextualSpacing w:val="0"/>
              <w:jc w:val="center"/>
              <w:rPr>
                <w:del w:id="5302" w:author="Phuong Truong Thi" w:date="2024-10-08T18:09:00Z"/>
                <w:rFonts w:ascii="Times New Roman" w:eastAsia="Times New Roman" w:hAnsi="Times New Roman"/>
                <w:sz w:val="24"/>
                <w:szCs w:val="24"/>
                <w:lang w:val="vi-VN" w:eastAsia="vi-VN"/>
              </w:rPr>
            </w:pPr>
            <w:del w:id="5303"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4CAB351A" w14:textId="208CFF49" w:rsidTr="7F5A6C64">
        <w:trPr>
          <w:trHeight w:val="276"/>
          <w:del w:id="5304" w:author="Phuong Truong Thi" w:date="2024-10-08T18:09:00Z"/>
          <w:trPrChange w:id="5305" w:author="thu nga" w:date="2024-10-01T10:48:00Z">
            <w:trPr>
              <w:gridBefore w:val="3"/>
              <w:gridAfter w:val="0"/>
              <w:trHeight w:val="276"/>
            </w:trPr>
          </w:trPrChange>
        </w:trPr>
        <w:tc>
          <w:tcPr>
            <w:tcW w:w="1080" w:type="dxa"/>
            <w:gridSpan w:val="2"/>
            <w:tcPrChange w:id="5306" w:author="thu nga" w:date="2024-10-01T10:48:00Z">
              <w:tcPr>
                <w:tcW w:w="1080" w:type="dxa"/>
                <w:gridSpan w:val="3"/>
              </w:tcPr>
            </w:tcPrChange>
          </w:tcPr>
          <w:p w14:paraId="5CADC723" w14:textId="1BD60505" w:rsidR="00FF4CD3" w:rsidDel="007E0F89" w:rsidRDefault="00FF4CD3" w:rsidP="00475D28">
            <w:pPr>
              <w:spacing w:before="0" w:line="240" w:lineRule="auto"/>
              <w:contextualSpacing w:val="0"/>
              <w:jc w:val="left"/>
              <w:rPr>
                <w:del w:id="5307" w:author="Phuong Truong Thi" w:date="2024-10-08T18:09:00Z"/>
                <w:rFonts w:ascii="Times New Roman" w:eastAsia="Times New Roman" w:hAnsi="Times New Roman"/>
                <w:sz w:val="24"/>
                <w:szCs w:val="24"/>
                <w:lang w:eastAsia="vi-VN"/>
              </w:rPr>
            </w:pPr>
          </w:p>
        </w:tc>
        <w:tc>
          <w:tcPr>
            <w:tcW w:w="8082" w:type="dxa"/>
            <w:gridSpan w:val="6"/>
            <w:tcPrChange w:id="5308" w:author="thu nga" w:date="2024-10-01T10:48:00Z">
              <w:tcPr>
                <w:tcW w:w="9270" w:type="dxa"/>
                <w:gridSpan w:val="9"/>
              </w:tcPr>
            </w:tcPrChange>
          </w:tcPr>
          <w:p w14:paraId="13916A64" w14:textId="0554C818" w:rsidR="00FF4CD3" w:rsidDel="007E0F89" w:rsidRDefault="00FF4CD3" w:rsidP="00475D28">
            <w:pPr>
              <w:spacing w:before="0" w:line="240" w:lineRule="auto"/>
              <w:contextualSpacing w:val="0"/>
              <w:jc w:val="left"/>
              <w:rPr>
                <w:del w:id="5309" w:author="Phuong Truong Thi" w:date="2024-10-08T18:09:00Z"/>
                <w:rFonts w:ascii="Times New Roman" w:eastAsia="Times New Roman" w:hAnsi="Times New Roman"/>
                <w:sz w:val="24"/>
                <w:szCs w:val="24"/>
                <w:lang w:eastAsia="vi-VN"/>
              </w:rPr>
            </w:pPr>
            <w:del w:id="5310" w:author="Phuong Truong Thi" w:date="2024-10-08T18:09:00Z">
              <w:r w:rsidDel="007E0F89">
                <w:rPr>
                  <w:rFonts w:ascii="Times New Roman" w:eastAsia="Times New Roman" w:hAnsi="Times New Roman"/>
                  <w:sz w:val="24"/>
                  <w:szCs w:val="24"/>
                  <w:lang w:eastAsia="vi-VN"/>
                </w:rPr>
                <w:delText>TD</w:delText>
              </w:r>
            </w:del>
          </w:p>
        </w:tc>
      </w:tr>
      <w:tr w:rsidR="002E053E" w:rsidRPr="00AD0E1A" w:rsidDel="007E0F89" w14:paraId="405F8C0A" w14:textId="131AEAA8" w:rsidTr="7F5A6C64">
        <w:trPr>
          <w:trHeight w:val="276"/>
          <w:del w:id="5311" w:author="Phuong Truong Thi" w:date="2024-10-08T18:09:00Z"/>
          <w:trPrChange w:id="5312" w:author="thu nga" w:date="2024-10-01T10:49:00Z">
            <w:trPr>
              <w:gridBefore w:val="3"/>
              <w:gridAfter w:val="0"/>
              <w:trHeight w:val="276"/>
            </w:trPr>
          </w:trPrChange>
        </w:trPr>
        <w:tc>
          <w:tcPr>
            <w:tcW w:w="720" w:type="dxa"/>
            <w:shd w:val="clear" w:color="auto" w:fill="auto"/>
            <w:vAlign w:val="center"/>
            <w:tcPrChange w:id="5313" w:author="thu nga" w:date="2024-10-01T10:49:00Z">
              <w:tcPr>
                <w:tcW w:w="720" w:type="dxa"/>
                <w:shd w:val="clear" w:color="auto" w:fill="auto"/>
                <w:vAlign w:val="center"/>
              </w:tcPr>
            </w:tcPrChange>
          </w:tcPr>
          <w:p w14:paraId="4628F390" w14:textId="5C2A60B2" w:rsidR="002E053E" w:rsidRPr="005A1D22" w:rsidDel="007E0F89" w:rsidRDefault="002E053E" w:rsidP="002E053E">
            <w:pPr>
              <w:pStyle w:val="ListParagraph"/>
              <w:numPr>
                <w:ilvl w:val="0"/>
                <w:numId w:val="61"/>
              </w:numPr>
              <w:spacing w:before="0" w:line="240" w:lineRule="auto"/>
              <w:contextualSpacing w:val="0"/>
              <w:jc w:val="left"/>
              <w:rPr>
                <w:del w:id="5314" w:author="Phuong Truong Thi" w:date="2024-10-08T18:09:00Z"/>
                <w:rFonts w:eastAsia="Times New Roman"/>
                <w:szCs w:val="24"/>
                <w:lang w:val="vi-VN" w:eastAsia="vi-VN"/>
              </w:rPr>
            </w:pPr>
          </w:p>
        </w:tc>
        <w:tc>
          <w:tcPr>
            <w:tcW w:w="1355" w:type="dxa"/>
            <w:gridSpan w:val="2"/>
            <w:shd w:val="clear" w:color="auto" w:fill="auto"/>
            <w:vAlign w:val="center"/>
            <w:tcPrChange w:id="5315" w:author="thu nga" w:date="2024-10-01T10:49:00Z">
              <w:tcPr>
                <w:tcW w:w="1710" w:type="dxa"/>
                <w:gridSpan w:val="3"/>
                <w:shd w:val="clear" w:color="auto" w:fill="auto"/>
                <w:vAlign w:val="center"/>
              </w:tcPr>
            </w:tcPrChange>
          </w:tcPr>
          <w:p w14:paraId="2C14C650" w14:textId="62507B4C" w:rsidR="002E053E" w:rsidRPr="00763017" w:rsidDel="007E0F89" w:rsidRDefault="002E053E" w:rsidP="002E053E">
            <w:pPr>
              <w:spacing w:before="0" w:line="240" w:lineRule="auto"/>
              <w:contextualSpacing w:val="0"/>
              <w:rPr>
                <w:del w:id="5316" w:author="Phuong Truong Thi" w:date="2024-10-08T18:09:00Z"/>
                <w:rFonts w:ascii="Times New Roman" w:hAnsi="Times New Roman"/>
                <w:sz w:val="24"/>
                <w:szCs w:val="24"/>
                <w:lang w:val="vi-VN"/>
                <w:rPrChange w:id="5317" w:author="thu nga" w:date="2024-09-30T13:54:00Z">
                  <w:rPr>
                    <w:del w:id="5318" w:author="Phuong Truong Thi" w:date="2024-10-08T18:09:00Z"/>
                    <w:rFonts w:ascii="Times New Roman" w:hAnsi="Times New Roman"/>
                    <w:sz w:val="24"/>
                    <w:szCs w:val="24"/>
                  </w:rPr>
                </w:rPrChange>
              </w:rPr>
            </w:pPr>
            <w:del w:id="5319" w:author="Phuong Truong Thi" w:date="2024-10-08T18:09:00Z">
              <w:r w:rsidRPr="00763017" w:rsidDel="007E0F89">
                <w:rPr>
                  <w:rFonts w:ascii="Times New Roman" w:hAnsi="Times New Roman"/>
                  <w:color w:val="000000"/>
                  <w:sz w:val="24"/>
                  <w:szCs w:val="24"/>
                  <w:lang w:val="vi-VN"/>
                  <w:rPrChange w:id="5320" w:author="thu nga" w:date="2024-09-30T13:54:00Z">
                    <w:rPr>
                      <w:rFonts w:ascii="Times New Roman" w:hAnsi="Times New Roman"/>
                      <w:color w:val="000000"/>
                      <w:sz w:val="24"/>
                      <w:szCs w:val="24"/>
                    </w:rPr>
                  </w:rPrChange>
                </w:rPr>
                <w:delText>EOP_ TD: Số dư cuối kỳ TD (Cả nội và ngoại tệ) ngày dữ liệu</w:delText>
              </w:r>
            </w:del>
          </w:p>
        </w:tc>
        <w:tc>
          <w:tcPr>
            <w:tcW w:w="2610" w:type="dxa"/>
            <w:vAlign w:val="center"/>
            <w:tcPrChange w:id="5321" w:author="thu nga" w:date="2024-10-01T10:49:00Z">
              <w:tcPr>
                <w:tcW w:w="2610" w:type="dxa"/>
                <w:vAlign w:val="center"/>
              </w:tcPr>
            </w:tcPrChange>
          </w:tcPr>
          <w:p w14:paraId="3D407117" w14:textId="1B116A51" w:rsidR="002E053E" w:rsidRPr="00763017" w:rsidDel="007E0F89" w:rsidRDefault="002E053E" w:rsidP="002E053E">
            <w:pPr>
              <w:spacing w:before="0" w:line="240" w:lineRule="auto"/>
              <w:contextualSpacing w:val="0"/>
              <w:rPr>
                <w:del w:id="5322" w:author="Phuong Truong Thi" w:date="2024-10-08T18:09:00Z"/>
                <w:rFonts w:ascii="Times New Roman" w:eastAsia="Times New Roman" w:hAnsi="Times New Roman"/>
                <w:sz w:val="24"/>
                <w:szCs w:val="24"/>
                <w:lang w:val="vi-VN" w:eastAsia="vi-VN"/>
                <w:rPrChange w:id="5323" w:author="thu nga" w:date="2024-09-30T13:54:00Z">
                  <w:rPr>
                    <w:del w:id="5324" w:author="Phuong Truong Thi" w:date="2024-10-08T18:09:00Z"/>
                    <w:rFonts w:ascii="Times New Roman" w:eastAsia="Times New Roman" w:hAnsi="Times New Roman"/>
                    <w:sz w:val="24"/>
                    <w:szCs w:val="24"/>
                    <w:lang w:eastAsia="vi-VN"/>
                  </w:rPr>
                </w:rPrChange>
              </w:rPr>
            </w:pPr>
            <w:del w:id="5325" w:author="Phuong Truong Thi" w:date="2024-10-08T18:09:00Z">
              <w:r w:rsidRPr="00763017" w:rsidDel="007E0F89">
                <w:rPr>
                  <w:rFonts w:ascii="Times New Roman" w:hAnsi="Times New Roman"/>
                  <w:color w:val="000000"/>
                  <w:sz w:val="24"/>
                  <w:szCs w:val="24"/>
                  <w:lang w:val="vi-VN"/>
                  <w:rPrChange w:id="5326" w:author="thu nga" w:date="2024-09-30T13:54:00Z">
                    <w:rPr>
                      <w:rFonts w:ascii="Times New Roman" w:hAnsi="Times New Roman"/>
                      <w:color w:val="000000"/>
                      <w:sz w:val="24"/>
                      <w:szCs w:val="24"/>
                    </w:rPr>
                  </w:rPrChange>
                </w:rPr>
                <w:delText>Tổng số dư cuối kỳ các tài khoản TD  (Category là Saving) (Cả nội và ngoại tệ) ngày dữ liệu</w:delText>
              </w:r>
              <w:r w:rsidRPr="00763017" w:rsidDel="007E0F89">
                <w:rPr>
                  <w:rFonts w:ascii="Times New Roman" w:hAnsi="Times New Roman"/>
                  <w:color w:val="000000"/>
                  <w:sz w:val="24"/>
                  <w:szCs w:val="24"/>
                  <w:lang w:val="vi-VN"/>
                  <w:rPrChange w:id="5327" w:author="thu nga" w:date="2024-09-30T13:54:00Z">
                    <w:rPr>
                      <w:rFonts w:ascii="Times New Roman" w:hAnsi="Times New Roman"/>
                      <w:color w:val="000000"/>
                      <w:sz w:val="24"/>
                      <w:szCs w:val="24"/>
                    </w:rPr>
                  </w:rPrChange>
                </w:rPr>
                <w:br/>
              </w:r>
              <w:r w:rsidRPr="00763017" w:rsidDel="007E0F89">
                <w:rPr>
                  <w:rFonts w:ascii="Times New Roman" w:hAnsi="Times New Roman"/>
                  <w:sz w:val="24"/>
                  <w:szCs w:val="24"/>
                  <w:lang w:val="vi-VN"/>
                  <w:rPrChange w:id="5328" w:author="thu nga" w:date="2024-09-30T13:54:00Z">
                    <w:rPr>
                      <w:rFonts w:ascii="Times New Roman" w:hAnsi="Times New Roman"/>
                      <w:sz w:val="24"/>
                      <w:szCs w:val="24"/>
                    </w:rPr>
                  </w:rPrChange>
                </w:rPr>
                <w:delText>Lưu ý có tính TD của LD Easy saving (Cat code 21018) và Saving lĩnh lãi trả trước</w:delText>
              </w:r>
            </w:del>
          </w:p>
        </w:tc>
        <w:tc>
          <w:tcPr>
            <w:tcW w:w="1080" w:type="dxa"/>
            <w:tcPrChange w:id="5329" w:author="thu nga" w:date="2024-10-01T10:49:00Z">
              <w:tcPr>
                <w:tcW w:w="1080" w:type="dxa"/>
              </w:tcPr>
            </w:tcPrChange>
          </w:tcPr>
          <w:p w14:paraId="2AF44100" w14:textId="562F18D8" w:rsidR="002E053E" w:rsidRPr="00C57A1C" w:rsidDel="007E0F89" w:rsidRDefault="002E053E" w:rsidP="002E053E">
            <w:pPr>
              <w:spacing w:before="0" w:line="240" w:lineRule="auto"/>
              <w:contextualSpacing w:val="0"/>
              <w:rPr>
                <w:del w:id="5330" w:author="Phuong Truong Thi" w:date="2024-10-08T18:09:00Z"/>
                <w:rFonts w:ascii="Times New Roman" w:eastAsia="Times New Roman" w:hAnsi="Times New Roman"/>
                <w:sz w:val="24"/>
                <w:szCs w:val="24"/>
                <w:lang w:eastAsia="vi-VN"/>
              </w:rPr>
            </w:pPr>
            <w:ins w:id="5331" w:author="thu nga" w:date="2024-09-30T15:05:00Z">
              <w:del w:id="5332" w:author="Phuong Truong Thi" w:date="2024-10-08T18:09:00Z">
                <w:r w:rsidRPr="00E54B5A" w:rsidDel="007E0F89">
                  <w:rPr>
                    <w:rFonts w:ascii="Times New Roman" w:eastAsia="Times New Roman" w:hAnsi="Times New Roman"/>
                    <w:sz w:val="24"/>
                    <w:szCs w:val="24"/>
                    <w:lang w:val="vi-VN" w:eastAsia="vi-VN"/>
                  </w:rPr>
                  <w:delText>CRM</w:delText>
                </w:r>
              </w:del>
            </w:ins>
          </w:p>
        </w:tc>
        <w:tc>
          <w:tcPr>
            <w:tcW w:w="1271" w:type="dxa"/>
            <w:tcPrChange w:id="5333" w:author="thu nga" w:date="2024-10-01T10:49:00Z">
              <w:tcPr>
                <w:tcW w:w="1080" w:type="dxa"/>
                <w:gridSpan w:val="2"/>
              </w:tcPr>
            </w:tcPrChange>
          </w:tcPr>
          <w:p w14:paraId="3408AD3A" w14:textId="0F09BC5B" w:rsidR="002E053E" w:rsidRPr="00AD0E1A" w:rsidDel="007E0F89" w:rsidRDefault="002E053E" w:rsidP="002E053E">
            <w:pPr>
              <w:spacing w:before="0" w:line="240" w:lineRule="auto"/>
              <w:contextualSpacing w:val="0"/>
              <w:rPr>
                <w:del w:id="5334" w:author="Phuong Truong Thi" w:date="2024-10-08T18:09:00Z"/>
                <w:rFonts w:ascii="Times New Roman" w:eastAsia="Times New Roman" w:hAnsi="Times New Roman"/>
                <w:sz w:val="24"/>
                <w:szCs w:val="24"/>
                <w:lang w:eastAsia="vi-VN"/>
              </w:rPr>
            </w:pPr>
            <w:ins w:id="5335" w:author="thu nga" w:date="2024-10-01T10:33:00Z">
              <w:del w:id="5336" w:author="Phuong Truong Thi" w:date="2024-10-08T18:09:00Z">
                <w:r w:rsidRPr="000E34FF" w:rsidDel="007E0F89">
                  <w:rPr>
                    <w:rFonts w:ascii="Times New Roman" w:eastAsia="Times New Roman" w:hAnsi="Times New Roman"/>
                    <w:sz w:val="24"/>
                    <w:szCs w:val="24"/>
                    <w:lang w:val="vi-VN" w:eastAsia="vi-VN"/>
                  </w:rPr>
                  <w:delText xml:space="preserve">Currency </w:delText>
                </w:r>
              </w:del>
            </w:ins>
            <w:del w:id="533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338" w:author="thu nga" w:date="2024-10-01T10:49:00Z">
              <w:tcPr>
                <w:tcW w:w="1890" w:type="dxa"/>
                <w:gridSpan w:val="3"/>
                <w:shd w:val="clear" w:color="auto" w:fill="auto"/>
                <w:noWrap/>
                <w:vAlign w:val="center"/>
              </w:tcPr>
            </w:tcPrChange>
          </w:tcPr>
          <w:p w14:paraId="4BEA4C75" w14:textId="038BB233" w:rsidR="002E053E" w:rsidRPr="00AD0E1A" w:rsidDel="007E0F89" w:rsidRDefault="002E053E" w:rsidP="002E053E">
            <w:pPr>
              <w:spacing w:before="0" w:line="240" w:lineRule="auto"/>
              <w:contextualSpacing w:val="0"/>
              <w:rPr>
                <w:del w:id="5339" w:author="Phuong Truong Thi" w:date="2024-10-08T18:09:00Z"/>
                <w:rFonts w:ascii="Times New Roman" w:eastAsia="Times New Roman" w:hAnsi="Times New Roman"/>
                <w:sz w:val="24"/>
                <w:szCs w:val="24"/>
                <w:lang w:val="vi-VN" w:eastAsia="vi-VN"/>
              </w:rPr>
            </w:pPr>
          </w:p>
        </w:tc>
        <w:tc>
          <w:tcPr>
            <w:tcW w:w="1063" w:type="dxa"/>
            <w:tcPrChange w:id="5340" w:author="thu nga" w:date="2024-10-01T10:49:00Z">
              <w:tcPr>
                <w:tcW w:w="1260" w:type="dxa"/>
              </w:tcPr>
            </w:tcPrChange>
          </w:tcPr>
          <w:p w14:paraId="07A0F21F" w14:textId="2E29C297" w:rsidR="002E053E" w:rsidRPr="00AD0E1A" w:rsidDel="007E0F89" w:rsidRDefault="002E053E" w:rsidP="002E053E">
            <w:pPr>
              <w:spacing w:before="0" w:line="240" w:lineRule="auto"/>
              <w:contextualSpacing w:val="0"/>
              <w:jc w:val="center"/>
              <w:rPr>
                <w:del w:id="5341" w:author="Phuong Truong Thi" w:date="2024-10-08T18:09:00Z"/>
                <w:rFonts w:ascii="Times New Roman" w:eastAsia="Times New Roman" w:hAnsi="Times New Roman"/>
                <w:sz w:val="24"/>
                <w:szCs w:val="24"/>
                <w:lang w:eastAsia="vi-VN"/>
              </w:rPr>
            </w:pPr>
            <w:del w:id="5342" w:author="Phuong Truong Thi" w:date="2024-10-08T18:09:00Z">
              <w:r w:rsidDel="007E0F89">
                <w:rPr>
                  <w:rFonts w:ascii="Times New Roman" w:eastAsia="Times New Roman" w:hAnsi="Times New Roman"/>
                  <w:sz w:val="24"/>
                  <w:szCs w:val="24"/>
                  <w:lang w:eastAsia="vi-VN"/>
                </w:rPr>
                <w:delText>Y</w:delText>
              </w:r>
            </w:del>
          </w:p>
        </w:tc>
      </w:tr>
      <w:tr w:rsidR="002E053E" w:rsidRPr="00AD0E1A" w:rsidDel="007E0F89" w14:paraId="33FBE619" w14:textId="50E83378" w:rsidTr="7F5A6C64">
        <w:trPr>
          <w:trHeight w:val="276"/>
          <w:del w:id="5343" w:author="Phuong Truong Thi" w:date="2024-10-08T18:09:00Z"/>
          <w:trPrChange w:id="5344" w:author="thu nga" w:date="2024-10-01T10:49:00Z">
            <w:trPr>
              <w:gridBefore w:val="3"/>
              <w:gridAfter w:val="0"/>
              <w:trHeight w:val="276"/>
            </w:trPr>
          </w:trPrChange>
        </w:trPr>
        <w:tc>
          <w:tcPr>
            <w:tcW w:w="720" w:type="dxa"/>
            <w:shd w:val="clear" w:color="auto" w:fill="auto"/>
            <w:vAlign w:val="center"/>
            <w:tcPrChange w:id="5345" w:author="thu nga" w:date="2024-10-01T10:49:00Z">
              <w:tcPr>
                <w:tcW w:w="720" w:type="dxa"/>
                <w:shd w:val="clear" w:color="auto" w:fill="auto"/>
                <w:vAlign w:val="center"/>
              </w:tcPr>
            </w:tcPrChange>
          </w:tcPr>
          <w:p w14:paraId="1AF4F4A3" w14:textId="0AA8F3AB" w:rsidR="002E053E" w:rsidRPr="005A1D22" w:rsidDel="007E0F89" w:rsidRDefault="002E053E" w:rsidP="002E053E">
            <w:pPr>
              <w:pStyle w:val="ListParagraph"/>
              <w:numPr>
                <w:ilvl w:val="0"/>
                <w:numId w:val="61"/>
              </w:numPr>
              <w:spacing w:before="0" w:line="240" w:lineRule="auto"/>
              <w:contextualSpacing w:val="0"/>
              <w:jc w:val="left"/>
              <w:rPr>
                <w:del w:id="5346" w:author="Phuong Truong Thi" w:date="2024-10-08T18:09:00Z"/>
                <w:rFonts w:eastAsia="Times New Roman"/>
                <w:szCs w:val="24"/>
                <w:lang w:val="vi-VN" w:eastAsia="vi-VN"/>
              </w:rPr>
            </w:pPr>
          </w:p>
        </w:tc>
        <w:tc>
          <w:tcPr>
            <w:tcW w:w="1355" w:type="dxa"/>
            <w:gridSpan w:val="2"/>
            <w:shd w:val="clear" w:color="auto" w:fill="auto"/>
            <w:vAlign w:val="center"/>
            <w:tcPrChange w:id="5347" w:author="thu nga" w:date="2024-10-01T10:49:00Z">
              <w:tcPr>
                <w:tcW w:w="1710" w:type="dxa"/>
                <w:gridSpan w:val="3"/>
                <w:shd w:val="clear" w:color="auto" w:fill="auto"/>
                <w:vAlign w:val="center"/>
              </w:tcPr>
            </w:tcPrChange>
          </w:tcPr>
          <w:p w14:paraId="4259D27A" w14:textId="0B2785FA" w:rsidR="002E053E" w:rsidRPr="00763017" w:rsidDel="007E0F89" w:rsidRDefault="002E053E" w:rsidP="002E053E">
            <w:pPr>
              <w:spacing w:before="0" w:line="240" w:lineRule="auto"/>
              <w:contextualSpacing w:val="0"/>
              <w:rPr>
                <w:del w:id="5348" w:author="Phuong Truong Thi" w:date="2024-10-08T18:09:00Z"/>
                <w:rFonts w:ascii="Times New Roman" w:hAnsi="Times New Roman"/>
                <w:sz w:val="24"/>
                <w:szCs w:val="24"/>
                <w:lang w:val="vi-VN"/>
                <w:rPrChange w:id="5349" w:author="thu nga" w:date="2024-09-30T13:54:00Z">
                  <w:rPr>
                    <w:del w:id="5350" w:author="Phuong Truong Thi" w:date="2024-10-08T18:09:00Z"/>
                    <w:rFonts w:ascii="Times New Roman" w:hAnsi="Times New Roman"/>
                    <w:sz w:val="24"/>
                    <w:szCs w:val="24"/>
                  </w:rPr>
                </w:rPrChange>
              </w:rPr>
            </w:pPr>
            <w:del w:id="5351" w:author="Phuong Truong Thi" w:date="2024-10-08T18:09:00Z">
              <w:r w:rsidRPr="00763017" w:rsidDel="007E0F89">
                <w:rPr>
                  <w:rFonts w:ascii="Times New Roman" w:hAnsi="Times New Roman"/>
                  <w:color w:val="000000"/>
                  <w:sz w:val="24"/>
                  <w:szCs w:val="24"/>
                  <w:lang w:val="vi-VN"/>
                  <w:rPrChange w:id="5352" w:author="thu nga" w:date="2024-09-30T13:54:00Z">
                    <w:rPr>
                      <w:rFonts w:ascii="Times New Roman" w:hAnsi="Times New Roman"/>
                      <w:color w:val="000000"/>
                      <w:sz w:val="24"/>
                      <w:szCs w:val="24"/>
                    </w:rPr>
                  </w:rPrChange>
                </w:rPr>
                <w:delText>EOP_ TD: Số dư cuối kỳ TD (Cả nội và ngoại tệ) tháng trước</w:delText>
              </w:r>
            </w:del>
          </w:p>
        </w:tc>
        <w:tc>
          <w:tcPr>
            <w:tcW w:w="2610" w:type="dxa"/>
            <w:vAlign w:val="center"/>
            <w:tcPrChange w:id="5353" w:author="thu nga" w:date="2024-10-01T10:49:00Z">
              <w:tcPr>
                <w:tcW w:w="2610" w:type="dxa"/>
                <w:vAlign w:val="center"/>
              </w:tcPr>
            </w:tcPrChange>
          </w:tcPr>
          <w:p w14:paraId="572ACF5E" w14:textId="6FFFF790" w:rsidR="002E053E" w:rsidRPr="00763017" w:rsidDel="007E0F89" w:rsidRDefault="002E053E" w:rsidP="002E053E">
            <w:pPr>
              <w:spacing w:before="0" w:line="240" w:lineRule="auto"/>
              <w:contextualSpacing w:val="0"/>
              <w:rPr>
                <w:del w:id="5354" w:author="Phuong Truong Thi" w:date="2024-10-08T18:09:00Z"/>
                <w:rFonts w:ascii="Times New Roman" w:eastAsia="Times New Roman" w:hAnsi="Times New Roman"/>
                <w:sz w:val="24"/>
                <w:szCs w:val="24"/>
                <w:lang w:val="vi-VN" w:eastAsia="vi-VN"/>
                <w:rPrChange w:id="5355" w:author="thu nga" w:date="2024-09-30T13:54:00Z">
                  <w:rPr>
                    <w:del w:id="5356" w:author="Phuong Truong Thi" w:date="2024-10-08T18:09:00Z"/>
                    <w:rFonts w:ascii="Times New Roman" w:eastAsia="Times New Roman" w:hAnsi="Times New Roman"/>
                    <w:sz w:val="24"/>
                    <w:szCs w:val="24"/>
                    <w:lang w:eastAsia="vi-VN"/>
                  </w:rPr>
                </w:rPrChange>
              </w:rPr>
            </w:pPr>
            <w:del w:id="5357" w:author="Phuong Truong Thi" w:date="2024-10-08T18:09:00Z">
              <w:r w:rsidRPr="00763017" w:rsidDel="007E0F89">
                <w:rPr>
                  <w:rFonts w:ascii="Times New Roman" w:hAnsi="Times New Roman"/>
                  <w:color w:val="000000"/>
                  <w:sz w:val="24"/>
                  <w:szCs w:val="24"/>
                  <w:lang w:val="vi-VN"/>
                  <w:rPrChange w:id="5358" w:author="thu nga" w:date="2024-09-30T13:54:00Z">
                    <w:rPr>
                      <w:rFonts w:ascii="Times New Roman" w:hAnsi="Times New Roman"/>
                      <w:color w:val="000000"/>
                      <w:sz w:val="24"/>
                      <w:szCs w:val="24"/>
                    </w:rPr>
                  </w:rPrChange>
                </w:rPr>
                <w:delText>Tổng số dư cuối kỳ các tài khoản TD  (Category là Saving) (Cả nội và ngoại tệ) cthangs trước</w:delText>
              </w:r>
            </w:del>
          </w:p>
        </w:tc>
        <w:tc>
          <w:tcPr>
            <w:tcW w:w="1080" w:type="dxa"/>
            <w:tcPrChange w:id="5359" w:author="thu nga" w:date="2024-10-01T10:49:00Z">
              <w:tcPr>
                <w:tcW w:w="1080" w:type="dxa"/>
              </w:tcPr>
            </w:tcPrChange>
          </w:tcPr>
          <w:p w14:paraId="5FDE154C" w14:textId="4A07F7C4" w:rsidR="002E053E" w:rsidRPr="00C57A1C" w:rsidDel="007E0F89" w:rsidRDefault="002E053E" w:rsidP="002E053E">
            <w:pPr>
              <w:spacing w:before="0" w:line="240" w:lineRule="auto"/>
              <w:contextualSpacing w:val="0"/>
              <w:rPr>
                <w:del w:id="5360" w:author="Phuong Truong Thi" w:date="2024-10-08T18:09:00Z"/>
                <w:rFonts w:ascii="Times New Roman" w:eastAsia="Times New Roman" w:hAnsi="Times New Roman"/>
                <w:sz w:val="24"/>
                <w:szCs w:val="24"/>
                <w:lang w:eastAsia="vi-VN"/>
              </w:rPr>
            </w:pPr>
            <w:ins w:id="5361" w:author="thu nga" w:date="2024-09-30T15:05:00Z">
              <w:del w:id="5362" w:author="Phuong Truong Thi" w:date="2024-10-08T18:09:00Z">
                <w:r w:rsidRPr="00E54B5A" w:rsidDel="007E0F89">
                  <w:rPr>
                    <w:rFonts w:ascii="Times New Roman" w:eastAsia="Times New Roman" w:hAnsi="Times New Roman"/>
                    <w:sz w:val="24"/>
                    <w:szCs w:val="24"/>
                    <w:lang w:val="vi-VN" w:eastAsia="vi-VN"/>
                  </w:rPr>
                  <w:delText>CRM</w:delText>
                </w:r>
              </w:del>
            </w:ins>
          </w:p>
        </w:tc>
        <w:tc>
          <w:tcPr>
            <w:tcW w:w="1271" w:type="dxa"/>
            <w:tcPrChange w:id="5363" w:author="thu nga" w:date="2024-10-01T10:49:00Z">
              <w:tcPr>
                <w:tcW w:w="1080" w:type="dxa"/>
                <w:gridSpan w:val="2"/>
              </w:tcPr>
            </w:tcPrChange>
          </w:tcPr>
          <w:p w14:paraId="0AEC742E" w14:textId="425D7381" w:rsidR="002E053E" w:rsidRPr="00AD0E1A" w:rsidDel="007E0F89" w:rsidRDefault="002E053E" w:rsidP="002E053E">
            <w:pPr>
              <w:spacing w:before="0" w:line="240" w:lineRule="auto"/>
              <w:contextualSpacing w:val="0"/>
              <w:rPr>
                <w:del w:id="5364" w:author="Phuong Truong Thi" w:date="2024-10-08T18:09:00Z"/>
                <w:rFonts w:ascii="Times New Roman" w:eastAsia="Times New Roman" w:hAnsi="Times New Roman"/>
                <w:sz w:val="24"/>
                <w:szCs w:val="24"/>
                <w:lang w:eastAsia="vi-VN"/>
              </w:rPr>
            </w:pPr>
            <w:ins w:id="5365" w:author="thu nga" w:date="2024-10-01T10:33:00Z">
              <w:del w:id="5366" w:author="Phuong Truong Thi" w:date="2024-10-08T18:09:00Z">
                <w:r w:rsidRPr="000E34FF" w:rsidDel="007E0F89">
                  <w:rPr>
                    <w:rFonts w:ascii="Times New Roman" w:eastAsia="Times New Roman" w:hAnsi="Times New Roman"/>
                    <w:sz w:val="24"/>
                    <w:szCs w:val="24"/>
                    <w:lang w:val="vi-VN" w:eastAsia="vi-VN"/>
                  </w:rPr>
                  <w:delText xml:space="preserve">Currency </w:delText>
                </w:r>
              </w:del>
            </w:ins>
            <w:del w:id="536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368" w:author="thu nga" w:date="2024-10-01T10:49:00Z">
              <w:tcPr>
                <w:tcW w:w="1890" w:type="dxa"/>
                <w:gridSpan w:val="3"/>
                <w:shd w:val="clear" w:color="auto" w:fill="auto"/>
                <w:noWrap/>
                <w:vAlign w:val="center"/>
              </w:tcPr>
            </w:tcPrChange>
          </w:tcPr>
          <w:p w14:paraId="2C31C4BB" w14:textId="1624F9E7" w:rsidR="002E053E" w:rsidRPr="00AD0E1A" w:rsidDel="007E0F89" w:rsidRDefault="002E053E" w:rsidP="002E053E">
            <w:pPr>
              <w:spacing w:before="0" w:line="240" w:lineRule="auto"/>
              <w:contextualSpacing w:val="0"/>
              <w:rPr>
                <w:del w:id="5369" w:author="Phuong Truong Thi" w:date="2024-10-08T18:09:00Z"/>
                <w:rFonts w:ascii="Times New Roman" w:eastAsia="Times New Roman" w:hAnsi="Times New Roman"/>
                <w:sz w:val="24"/>
                <w:szCs w:val="24"/>
                <w:lang w:val="vi-VN" w:eastAsia="vi-VN"/>
              </w:rPr>
            </w:pPr>
          </w:p>
        </w:tc>
        <w:tc>
          <w:tcPr>
            <w:tcW w:w="1063" w:type="dxa"/>
            <w:tcPrChange w:id="5370" w:author="thu nga" w:date="2024-10-01T10:49:00Z">
              <w:tcPr>
                <w:tcW w:w="1260" w:type="dxa"/>
              </w:tcPr>
            </w:tcPrChange>
          </w:tcPr>
          <w:p w14:paraId="60AB088C" w14:textId="76F28513" w:rsidR="002E053E" w:rsidRPr="00AD0E1A" w:rsidDel="007E0F89" w:rsidRDefault="002E053E" w:rsidP="002E053E">
            <w:pPr>
              <w:spacing w:before="0" w:line="240" w:lineRule="auto"/>
              <w:contextualSpacing w:val="0"/>
              <w:jc w:val="center"/>
              <w:rPr>
                <w:del w:id="5371" w:author="Phuong Truong Thi" w:date="2024-10-08T18:09:00Z"/>
                <w:rFonts w:ascii="Times New Roman" w:eastAsia="Times New Roman" w:hAnsi="Times New Roman"/>
                <w:sz w:val="24"/>
                <w:szCs w:val="24"/>
                <w:lang w:val="vi-VN" w:eastAsia="vi-VN"/>
              </w:rPr>
            </w:pPr>
            <w:del w:id="537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B2393A9" w14:textId="756445EB" w:rsidTr="7F5A6C64">
        <w:trPr>
          <w:trHeight w:val="276"/>
          <w:del w:id="5373" w:author="Phuong Truong Thi" w:date="2024-10-08T18:09:00Z"/>
          <w:trPrChange w:id="5374" w:author="thu nga" w:date="2024-10-01T10:49:00Z">
            <w:trPr>
              <w:gridBefore w:val="3"/>
              <w:gridAfter w:val="0"/>
              <w:trHeight w:val="276"/>
            </w:trPr>
          </w:trPrChange>
        </w:trPr>
        <w:tc>
          <w:tcPr>
            <w:tcW w:w="720" w:type="dxa"/>
            <w:shd w:val="clear" w:color="auto" w:fill="auto"/>
            <w:vAlign w:val="center"/>
            <w:tcPrChange w:id="5375" w:author="thu nga" w:date="2024-10-01T10:49:00Z">
              <w:tcPr>
                <w:tcW w:w="720" w:type="dxa"/>
                <w:shd w:val="clear" w:color="auto" w:fill="auto"/>
                <w:vAlign w:val="center"/>
              </w:tcPr>
            </w:tcPrChange>
          </w:tcPr>
          <w:p w14:paraId="27D2EA4E" w14:textId="770B6F50" w:rsidR="002E053E" w:rsidRPr="005A1D22" w:rsidDel="007E0F89" w:rsidRDefault="002E053E" w:rsidP="002E053E">
            <w:pPr>
              <w:pStyle w:val="ListParagraph"/>
              <w:numPr>
                <w:ilvl w:val="0"/>
                <w:numId w:val="61"/>
              </w:numPr>
              <w:spacing w:before="0" w:line="240" w:lineRule="auto"/>
              <w:contextualSpacing w:val="0"/>
              <w:jc w:val="left"/>
              <w:rPr>
                <w:del w:id="5376" w:author="Phuong Truong Thi" w:date="2024-10-08T18:09:00Z"/>
                <w:rFonts w:eastAsia="Times New Roman"/>
                <w:szCs w:val="24"/>
                <w:lang w:val="vi-VN" w:eastAsia="vi-VN"/>
              </w:rPr>
            </w:pPr>
          </w:p>
        </w:tc>
        <w:tc>
          <w:tcPr>
            <w:tcW w:w="1355" w:type="dxa"/>
            <w:gridSpan w:val="2"/>
            <w:shd w:val="clear" w:color="auto" w:fill="auto"/>
            <w:vAlign w:val="center"/>
            <w:tcPrChange w:id="5377" w:author="thu nga" w:date="2024-10-01T10:49:00Z">
              <w:tcPr>
                <w:tcW w:w="1710" w:type="dxa"/>
                <w:gridSpan w:val="3"/>
                <w:shd w:val="clear" w:color="auto" w:fill="auto"/>
                <w:vAlign w:val="center"/>
              </w:tcPr>
            </w:tcPrChange>
          </w:tcPr>
          <w:p w14:paraId="61736BBB" w14:textId="739D6ACF" w:rsidR="002E053E" w:rsidRPr="00763017" w:rsidDel="007E0F89" w:rsidRDefault="002E053E" w:rsidP="002E053E">
            <w:pPr>
              <w:spacing w:before="0" w:line="240" w:lineRule="auto"/>
              <w:contextualSpacing w:val="0"/>
              <w:rPr>
                <w:del w:id="5378" w:author="Phuong Truong Thi" w:date="2024-10-08T18:09:00Z"/>
                <w:rFonts w:ascii="Times New Roman" w:hAnsi="Times New Roman"/>
                <w:sz w:val="24"/>
                <w:szCs w:val="24"/>
                <w:lang w:val="vi-VN"/>
                <w:rPrChange w:id="5379" w:author="thu nga" w:date="2024-09-30T13:54:00Z">
                  <w:rPr>
                    <w:del w:id="5380" w:author="Phuong Truong Thi" w:date="2024-10-08T18:09:00Z"/>
                    <w:rFonts w:ascii="Times New Roman" w:hAnsi="Times New Roman"/>
                    <w:sz w:val="24"/>
                    <w:szCs w:val="24"/>
                  </w:rPr>
                </w:rPrChange>
              </w:rPr>
            </w:pPr>
            <w:del w:id="5381" w:author="Phuong Truong Thi" w:date="2024-10-08T18:09:00Z">
              <w:r w:rsidRPr="00763017" w:rsidDel="007E0F89">
                <w:rPr>
                  <w:rFonts w:ascii="Times New Roman" w:hAnsi="Times New Roman"/>
                  <w:color w:val="000000"/>
                  <w:sz w:val="24"/>
                  <w:szCs w:val="24"/>
                  <w:lang w:val="vi-VN"/>
                  <w:rPrChange w:id="5382" w:author="thu nga" w:date="2024-09-30T13:54:00Z">
                    <w:rPr>
                      <w:rFonts w:ascii="Times New Roman" w:hAnsi="Times New Roman"/>
                      <w:color w:val="000000"/>
                      <w:sz w:val="24"/>
                      <w:szCs w:val="24"/>
                    </w:rPr>
                  </w:rPrChange>
                </w:rPr>
                <w:delText>Chênh lệch số dư cuối kỳ TD so với ngày hôm trước</w:delText>
              </w:r>
            </w:del>
          </w:p>
        </w:tc>
        <w:tc>
          <w:tcPr>
            <w:tcW w:w="2610" w:type="dxa"/>
            <w:vAlign w:val="center"/>
            <w:tcPrChange w:id="5383" w:author="thu nga" w:date="2024-10-01T10:49:00Z">
              <w:tcPr>
                <w:tcW w:w="2610" w:type="dxa"/>
                <w:vAlign w:val="center"/>
              </w:tcPr>
            </w:tcPrChange>
          </w:tcPr>
          <w:p w14:paraId="70CB0B3C" w14:textId="3B3B6DF5" w:rsidR="002E053E" w:rsidRPr="00763017" w:rsidDel="007E0F89" w:rsidRDefault="002E053E" w:rsidP="002E053E">
            <w:pPr>
              <w:spacing w:before="0" w:line="240" w:lineRule="auto"/>
              <w:contextualSpacing w:val="0"/>
              <w:rPr>
                <w:del w:id="5384" w:author="Phuong Truong Thi" w:date="2024-10-08T18:09:00Z"/>
                <w:rFonts w:ascii="Times New Roman" w:eastAsia="Times New Roman" w:hAnsi="Times New Roman"/>
                <w:sz w:val="24"/>
                <w:szCs w:val="24"/>
                <w:lang w:val="vi-VN" w:eastAsia="vi-VN"/>
                <w:rPrChange w:id="5385" w:author="thu nga" w:date="2024-09-30T13:54:00Z">
                  <w:rPr>
                    <w:del w:id="5386" w:author="Phuong Truong Thi" w:date="2024-10-08T18:09:00Z"/>
                    <w:rFonts w:ascii="Times New Roman" w:eastAsia="Times New Roman" w:hAnsi="Times New Roman"/>
                    <w:sz w:val="24"/>
                    <w:szCs w:val="24"/>
                    <w:lang w:eastAsia="vi-VN"/>
                  </w:rPr>
                </w:rPrChange>
              </w:rPr>
            </w:pPr>
            <w:del w:id="5387" w:author="Phuong Truong Thi" w:date="2024-10-08T18:09:00Z">
              <w:r w:rsidRPr="00763017" w:rsidDel="007E0F89">
                <w:rPr>
                  <w:rFonts w:ascii="Times New Roman" w:hAnsi="Times New Roman"/>
                  <w:color w:val="000000"/>
                  <w:sz w:val="24"/>
                  <w:szCs w:val="24"/>
                  <w:lang w:val="vi-VN"/>
                  <w:rPrChange w:id="5388" w:author="thu nga" w:date="2024-09-30T13:54:00Z">
                    <w:rPr>
                      <w:rFonts w:ascii="Times New Roman" w:hAnsi="Times New Roman"/>
                      <w:color w:val="000000"/>
                      <w:sz w:val="24"/>
                      <w:szCs w:val="24"/>
                    </w:rPr>
                  </w:rPrChange>
                </w:rPr>
                <w:delText>Bằng = Số dư cuối kỳ TD ngày dữ liệu - Số dư cuối kỳ TD ngày (T-1)</w:delText>
              </w:r>
            </w:del>
          </w:p>
        </w:tc>
        <w:tc>
          <w:tcPr>
            <w:tcW w:w="1080" w:type="dxa"/>
            <w:tcPrChange w:id="5389" w:author="thu nga" w:date="2024-10-01T10:49:00Z">
              <w:tcPr>
                <w:tcW w:w="1080" w:type="dxa"/>
              </w:tcPr>
            </w:tcPrChange>
          </w:tcPr>
          <w:p w14:paraId="7679FE2A" w14:textId="0C372F11" w:rsidR="002E053E" w:rsidRPr="00C57A1C" w:rsidDel="007E0F89" w:rsidRDefault="002E053E" w:rsidP="002E053E">
            <w:pPr>
              <w:spacing w:before="0" w:line="240" w:lineRule="auto"/>
              <w:contextualSpacing w:val="0"/>
              <w:rPr>
                <w:del w:id="5390" w:author="Phuong Truong Thi" w:date="2024-10-08T18:09:00Z"/>
                <w:rFonts w:ascii="Times New Roman" w:eastAsia="Times New Roman" w:hAnsi="Times New Roman"/>
                <w:sz w:val="24"/>
                <w:szCs w:val="24"/>
                <w:lang w:eastAsia="vi-VN"/>
              </w:rPr>
            </w:pPr>
            <w:ins w:id="5391" w:author="thu nga" w:date="2024-09-30T15:05:00Z">
              <w:del w:id="5392" w:author="Phuong Truong Thi" w:date="2024-10-08T18:09:00Z">
                <w:r w:rsidRPr="00E54B5A" w:rsidDel="007E0F89">
                  <w:rPr>
                    <w:rFonts w:ascii="Times New Roman" w:eastAsia="Times New Roman" w:hAnsi="Times New Roman"/>
                    <w:sz w:val="24"/>
                    <w:szCs w:val="24"/>
                    <w:lang w:val="vi-VN" w:eastAsia="vi-VN"/>
                  </w:rPr>
                  <w:delText>CRM</w:delText>
                </w:r>
              </w:del>
            </w:ins>
          </w:p>
        </w:tc>
        <w:tc>
          <w:tcPr>
            <w:tcW w:w="1271" w:type="dxa"/>
            <w:tcPrChange w:id="5393" w:author="thu nga" w:date="2024-10-01T10:49:00Z">
              <w:tcPr>
                <w:tcW w:w="1080" w:type="dxa"/>
                <w:gridSpan w:val="2"/>
              </w:tcPr>
            </w:tcPrChange>
          </w:tcPr>
          <w:p w14:paraId="23F8C405" w14:textId="41F05446" w:rsidR="002E053E" w:rsidRPr="00AD0E1A" w:rsidDel="007E0F89" w:rsidRDefault="002E053E" w:rsidP="002E053E">
            <w:pPr>
              <w:spacing w:before="0" w:line="240" w:lineRule="auto"/>
              <w:contextualSpacing w:val="0"/>
              <w:rPr>
                <w:del w:id="5394" w:author="Phuong Truong Thi" w:date="2024-10-08T18:09:00Z"/>
                <w:rFonts w:ascii="Times New Roman" w:eastAsia="Times New Roman" w:hAnsi="Times New Roman"/>
                <w:sz w:val="24"/>
                <w:szCs w:val="24"/>
                <w:lang w:eastAsia="vi-VN"/>
              </w:rPr>
            </w:pPr>
            <w:ins w:id="5395" w:author="thu nga" w:date="2024-10-01T10:33:00Z">
              <w:del w:id="5396" w:author="Phuong Truong Thi" w:date="2024-10-08T18:09:00Z">
                <w:r w:rsidRPr="008F54EB" w:rsidDel="007E0F89">
                  <w:rPr>
                    <w:rFonts w:ascii="Times New Roman" w:eastAsia="Times New Roman" w:hAnsi="Times New Roman"/>
                    <w:sz w:val="24"/>
                    <w:szCs w:val="24"/>
                    <w:lang w:val="vi-VN" w:eastAsia="vi-VN"/>
                  </w:rPr>
                  <w:delText xml:space="preserve">Currency </w:delText>
                </w:r>
              </w:del>
            </w:ins>
            <w:del w:id="539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398" w:author="thu nga" w:date="2024-10-01T10:49:00Z">
              <w:tcPr>
                <w:tcW w:w="1890" w:type="dxa"/>
                <w:gridSpan w:val="3"/>
                <w:shd w:val="clear" w:color="auto" w:fill="auto"/>
                <w:noWrap/>
                <w:vAlign w:val="center"/>
              </w:tcPr>
            </w:tcPrChange>
          </w:tcPr>
          <w:p w14:paraId="1984BA8D" w14:textId="3BDDEAC8" w:rsidR="002E053E" w:rsidRPr="00AD0E1A" w:rsidDel="007E0F89" w:rsidRDefault="002E053E" w:rsidP="002E053E">
            <w:pPr>
              <w:spacing w:before="0" w:line="240" w:lineRule="auto"/>
              <w:contextualSpacing w:val="0"/>
              <w:rPr>
                <w:del w:id="5399" w:author="Phuong Truong Thi" w:date="2024-10-08T18:09:00Z"/>
                <w:rFonts w:ascii="Times New Roman" w:eastAsia="Times New Roman" w:hAnsi="Times New Roman"/>
                <w:sz w:val="24"/>
                <w:szCs w:val="24"/>
                <w:lang w:val="vi-VN" w:eastAsia="vi-VN"/>
              </w:rPr>
            </w:pPr>
          </w:p>
        </w:tc>
        <w:tc>
          <w:tcPr>
            <w:tcW w:w="1063" w:type="dxa"/>
            <w:tcPrChange w:id="5400" w:author="thu nga" w:date="2024-10-01T10:49:00Z">
              <w:tcPr>
                <w:tcW w:w="1260" w:type="dxa"/>
              </w:tcPr>
            </w:tcPrChange>
          </w:tcPr>
          <w:p w14:paraId="21D57146" w14:textId="3E52466B" w:rsidR="002E053E" w:rsidRPr="00AD0E1A" w:rsidDel="007E0F89" w:rsidRDefault="002E053E" w:rsidP="002E053E">
            <w:pPr>
              <w:spacing w:before="0" w:line="240" w:lineRule="auto"/>
              <w:contextualSpacing w:val="0"/>
              <w:jc w:val="center"/>
              <w:rPr>
                <w:del w:id="5401" w:author="Phuong Truong Thi" w:date="2024-10-08T18:09:00Z"/>
                <w:rFonts w:ascii="Times New Roman" w:eastAsia="Times New Roman" w:hAnsi="Times New Roman"/>
                <w:sz w:val="24"/>
                <w:szCs w:val="24"/>
                <w:lang w:val="vi-VN" w:eastAsia="vi-VN"/>
              </w:rPr>
            </w:pPr>
            <w:del w:id="540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1C70FC4E" w14:textId="48E7F4FA" w:rsidTr="7F5A6C64">
        <w:trPr>
          <w:trHeight w:val="276"/>
          <w:del w:id="5403" w:author="Phuong Truong Thi" w:date="2024-10-08T18:09:00Z"/>
          <w:trPrChange w:id="5404" w:author="thu nga" w:date="2024-10-01T10:49:00Z">
            <w:trPr>
              <w:gridBefore w:val="3"/>
              <w:gridAfter w:val="0"/>
              <w:trHeight w:val="276"/>
            </w:trPr>
          </w:trPrChange>
        </w:trPr>
        <w:tc>
          <w:tcPr>
            <w:tcW w:w="720" w:type="dxa"/>
            <w:shd w:val="clear" w:color="auto" w:fill="auto"/>
            <w:vAlign w:val="center"/>
            <w:tcPrChange w:id="5405" w:author="thu nga" w:date="2024-10-01T10:49:00Z">
              <w:tcPr>
                <w:tcW w:w="720" w:type="dxa"/>
                <w:shd w:val="clear" w:color="auto" w:fill="auto"/>
                <w:vAlign w:val="center"/>
              </w:tcPr>
            </w:tcPrChange>
          </w:tcPr>
          <w:p w14:paraId="3BDCC5EB" w14:textId="22DB3A6A" w:rsidR="002E053E" w:rsidRPr="005A1D22" w:rsidDel="007E0F89" w:rsidRDefault="002E053E" w:rsidP="002E053E">
            <w:pPr>
              <w:pStyle w:val="ListParagraph"/>
              <w:numPr>
                <w:ilvl w:val="0"/>
                <w:numId w:val="61"/>
              </w:numPr>
              <w:spacing w:before="0" w:line="240" w:lineRule="auto"/>
              <w:contextualSpacing w:val="0"/>
              <w:jc w:val="left"/>
              <w:rPr>
                <w:del w:id="5406" w:author="Phuong Truong Thi" w:date="2024-10-08T18:09:00Z"/>
                <w:rFonts w:eastAsia="Times New Roman"/>
                <w:szCs w:val="24"/>
                <w:lang w:val="vi-VN" w:eastAsia="vi-VN"/>
              </w:rPr>
            </w:pPr>
          </w:p>
        </w:tc>
        <w:tc>
          <w:tcPr>
            <w:tcW w:w="1355" w:type="dxa"/>
            <w:gridSpan w:val="2"/>
            <w:shd w:val="clear" w:color="auto" w:fill="auto"/>
            <w:vAlign w:val="center"/>
            <w:tcPrChange w:id="5407" w:author="thu nga" w:date="2024-10-01T10:49:00Z">
              <w:tcPr>
                <w:tcW w:w="1710" w:type="dxa"/>
                <w:gridSpan w:val="3"/>
                <w:shd w:val="clear" w:color="auto" w:fill="auto"/>
                <w:vAlign w:val="center"/>
              </w:tcPr>
            </w:tcPrChange>
          </w:tcPr>
          <w:p w14:paraId="1FA19447" w14:textId="1AEF9C75" w:rsidR="002E053E" w:rsidRPr="00763017" w:rsidDel="007E0F89" w:rsidRDefault="002E053E" w:rsidP="002E053E">
            <w:pPr>
              <w:spacing w:before="0" w:line="240" w:lineRule="auto"/>
              <w:contextualSpacing w:val="0"/>
              <w:rPr>
                <w:del w:id="5408" w:author="Phuong Truong Thi" w:date="2024-10-08T18:09:00Z"/>
                <w:rFonts w:ascii="Times New Roman" w:hAnsi="Times New Roman"/>
                <w:sz w:val="24"/>
                <w:szCs w:val="24"/>
                <w:lang w:val="vi-VN"/>
                <w:rPrChange w:id="5409" w:author="thu nga" w:date="2024-09-30T13:54:00Z">
                  <w:rPr>
                    <w:del w:id="5410" w:author="Phuong Truong Thi" w:date="2024-10-08T18:09:00Z"/>
                    <w:rFonts w:ascii="Times New Roman" w:hAnsi="Times New Roman"/>
                    <w:sz w:val="24"/>
                    <w:szCs w:val="24"/>
                  </w:rPr>
                </w:rPrChange>
              </w:rPr>
            </w:pPr>
            <w:del w:id="5411" w:author="Phuong Truong Thi" w:date="2024-10-08T18:09:00Z">
              <w:r w:rsidRPr="00763017" w:rsidDel="007E0F89">
                <w:rPr>
                  <w:rFonts w:ascii="Times New Roman" w:hAnsi="Times New Roman"/>
                  <w:color w:val="000000"/>
                  <w:sz w:val="24"/>
                  <w:szCs w:val="24"/>
                  <w:lang w:val="vi-VN"/>
                  <w:rPrChange w:id="5412" w:author="thu nga" w:date="2024-09-30T13:54:00Z">
                    <w:rPr>
                      <w:rFonts w:ascii="Times New Roman" w:hAnsi="Times New Roman"/>
                      <w:color w:val="000000"/>
                      <w:sz w:val="24"/>
                      <w:szCs w:val="24"/>
                    </w:rPr>
                  </w:rPrChange>
                </w:rPr>
                <w:delText>Chênh lệch số dư cuối kỳ TD so với chốt tháng trước</w:delText>
              </w:r>
            </w:del>
          </w:p>
        </w:tc>
        <w:tc>
          <w:tcPr>
            <w:tcW w:w="2610" w:type="dxa"/>
            <w:vAlign w:val="center"/>
            <w:tcPrChange w:id="5413" w:author="thu nga" w:date="2024-10-01T10:49:00Z">
              <w:tcPr>
                <w:tcW w:w="2610" w:type="dxa"/>
                <w:vAlign w:val="center"/>
              </w:tcPr>
            </w:tcPrChange>
          </w:tcPr>
          <w:p w14:paraId="5DCDA2D6" w14:textId="613351AA" w:rsidR="002E053E" w:rsidRPr="00763017" w:rsidDel="007E0F89" w:rsidRDefault="002E053E" w:rsidP="002E053E">
            <w:pPr>
              <w:spacing w:before="0" w:line="240" w:lineRule="auto"/>
              <w:contextualSpacing w:val="0"/>
              <w:rPr>
                <w:del w:id="5414" w:author="Phuong Truong Thi" w:date="2024-10-08T18:09:00Z"/>
                <w:rFonts w:ascii="Times New Roman" w:eastAsia="Times New Roman" w:hAnsi="Times New Roman"/>
                <w:sz w:val="24"/>
                <w:szCs w:val="24"/>
                <w:lang w:val="vi-VN" w:eastAsia="vi-VN"/>
                <w:rPrChange w:id="5415" w:author="thu nga" w:date="2024-09-30T13:54:00Z">
                  <w:rPr>
                    <w:del w:id="5416" w:author="Phuong Truong Thi" w:date="2024-10-08T18:09:00Z"/>
                    <w:rFonts w:ascii="Times New Roman" w:eastAsia="Times New Roman" w:hAnsi="Times New Roman"/>
                    <w:sz w:val="24"/>
                    <w:szCs w:val="24"/>
                    <w:lang w:eastAsia="vi-VN"/>
                  </w:rPr>
                </w:rPrChange>
              </w:rPr>
            </w:pPr>
            <w:del w:id="5417" w:author="Phuong Truong Thi" w:date="2024-10-08T18:09:00Z">
              <w:r w:rsidRPr="00763017" w:rsidDel="007E0F89">
                <w:rPr>
                  <w:rFonts w:ascii="Times New Roman" w:hAnsi="Times New Roman"/>
                  <w:color w:val="000000"/>
                  <w:sz w:val="24"/>
                  <w:szCs w:val="24"/>
                  <w:lang w:val="vi-VN"/>
                  <w:rPrChange w:id="5418" w:author="thu nga" w:date="2024-09-30T13:54:00Z">
                    <w:rPr>
                      <w:rFonts w:ascii="Times New Roman" w:hAnsi="Times New Roman"/>
                      <w:color w:val="000000"/>
                      <w:sz w:val="24"/>
                      <w:szCs w:val="24"/>
                    </w:rPr>
                  </w:rPrChange>
                </w:rPr>
                <w:delText>Bằng = Số dư cuối kỳ TD ngày dữ liệu - Số dư cuối kỳ TD tháng (T-1)</w:delText>
              </w:r>
            </w:del>
          </w:p>
        </w:tc>
        <w:tc>
          <w:tcPr>
            <w:tcW w:w="1080" w:type="dxa"/>
            <w:tcPrChange w:id="5419" w:author="thu nga" w:date="2024-10-01T10:49:00Z">
              <w:tcPr>
                <w:tcW w:w="1080" w:type="dxa"/>
              </w:tcPr>
            </w:tcPrChange>
          </w:tcPr>
          <w:p w14:paraId="65047F76" w14:textId="4C1A7803" w:rsidR="002E053E" w:rsidRPr="00C57A1C" w:rsidDel="007E0F89" w:rsidRDefault="002E053E" w:rsidP="002E053E">
            <w:pPr>
              <w:spacing w:before="0" w:line="240" w:lineRule="auto"/>
              <w:contextualSpacing w:val="0"/>
              <w:rPr>
                <w:del w:id="5420" w:author="Phuong Truong Thi" w:date="2024-10-08T18:09:00Z"/>
                <w:rFonts w:ascii="Times New Roman" w:eastAsia="Times New Roman" w:hAnsi="Times New Roman"/>
                <w:sz w:val="24"/>
                <w:szCs w:val="24"/>
                <w:lang w:eastAsia="vi-VN"/>
              </w:rPr>
            </w:pPr>
            <w:ins w:id="5421" w:author="thu nga" w:date="2024-09-30T15:05:00Z">
              <w:del w:id="5422" w:author="Phuong Truong Thi" w:date="2024-10-08T18:09:00Z">
                <w:r w:rsidRPr="00E54B5A" w:rsidDel="007E0F89">
                  <w:rPr>
                    <w:rFonts w:ascii="Times New Roman" w:eastAsia="Times New Roman" w:hAnsi="Times New Roman"/>
                    <w:sz w:val="24"/>
                    <w:szCs w:val="24"/>
                    <w:lang w:val="vi-VN" w:eastAsia="vi-VN"/>
                  </w:rPr>
                  <w:delText>CRM</w:delText>
                </w:r>
              </w:del>
            </w:ins>
          </w:p>
        </w:tc>
        <w:tc>
          <w:tcPr>
            <w:tcW w:w="1271" w:type="dxa"/>
            <w:tcPrChange w:id="5423" w:author="thu nga" w:date="2024-10-01T10:49:00Z">
              <w:tcPr>
                <w:tcW w:w="1080" w:type="dxa"/>
                <w:gridSpan w:val="2"/>
              </w:tcPr>
            </w:tcPrChange>
          </w:tcPr>
          <w:p w14:paraId="14C21B59" w14:textId="7B0E3745" w:rsidR="002E053E" w:rsidRPr="00AD0E1A" w:rsidDel="007E0F89" w:rsidRDefault="002E053E" w:rsidP="002E053E">
            <w:pPr>
              <w:spacing w:before="0" w:line="240" w:lineRule="auto"/>
              <w:contextualSpacing w:val="0"/>
              <w:rPr>
                <w:del w:id="5424" w:author="Phuong Truong Thi" w:date="2024-10-08T18:09:00Z"/>
                <w:rFonts w:ascii="Times New Roman" w:eastAsia="Times New Roman" w:hAnsi="Times New Roman"/>
                <w:sz w:val="24"/>
                <w:szCs w:val="24"/>
                <w:lang w:eastAsia="vi-VN"/>
              </w:rPr>
            </w:pPr>
            <w:ins w:id="5425" w:author="thu nga" w:date="2024-10-01T10:33:00Z">
              <w:del w:id="5426" w:author="Phuong Truong Thi" w:date="2024-10-08T18:09:00Z">
                <w:r w:rsidRPr="008F54EB" w:rsidDel="007E0F89">
                  <w:rPr>
                    <w:rFonts w:ascii="Times New Roman" w:eastAsia="Times New Roman" w:hAnsi="Times New Roman"/>
                    <w:sz w:val="24"/>
                    <w:szCs w:val="24"/>
                    <w:lang w:val="vi-VN" w:eastAsia="vi-VN"/>
                  </w:rPr>
                  <w:delText xml:space="preserve">Currency </w:delText>
                </w:r>
              </w:del>
            </w:ins>
            <w:del w:id="542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428" w:author="thu nga" w:date="2024-10-01T10:49:00Z">
              <w:tcPr>
                <w:tcW w:w="1890" w:type="dxa"/>
                <w:gridSpan w:val="3"/>
                <w:shd w:val="clear" w:color="auto" w:fill="auto"/>
                <w:noWrap/>
                <w:vAlign w:val="center"/>
              </w:tcPr>
            </w:tcPrChange>
          </w:tcPr>
          <w:p w14:paraId="759FD79B" w14:textId="6B6B4168" w:rsidR="002E053E" w:rsidRPr="00AD0E1A" w:rsidDel="007E0F89" w:rsidRDefault="002E053E" w:rsidP="002E053E">
            <w:pPr>
              <w:spacing w:before="0" w:line="240" w:lineRule="auto"/>
              <w:contextualSpacing w:val="0"/>
              <w:rPr>
                <w:del w:id="5429" w:author="Phuong Truong Thi" w:date="2024-10-08T18:09:00Z"/>
                <w:rFonts w:ascii="Times New Roman" w:eastAsia="Times New Roman" w:hAnsi="Times New Roman"/>
                <w:sz w:val="24"/>
                <w:szCs w:val="24"/>
                <w:lang w:val="vi-VN" w:eastAsia="vi-VN"/>
              </w:rPr>
            </w:pPr>
          </w:p>
        </w:tc>
        <w:tc>
          <w:tcPr>
            <w:tcW w:w="1063" w:type="dxa"/>
            <w:tcPrChange w:id="5430" w:author="thu nga" w:date="2024-10-01T10:49:00Z">
              <w:tcPr>
                <w:tcW w:w="1260" w:type="dxa"/>
              </w:tcPr>
            </w:tcPrChange>
          </w:tcPr>
          <w:p w14:paraId="5CD4E45E" w14:textId="3772C478" w:rsidR="002E053E" w:rsidRPr="00AD0E1A" w:rsidDel="007E0F89" w:rsidRDefault="002E053E" w:rsidP="002E053E">
            <w:pPr>
              <w:spacing w:before="0" w:line="240" w:lineRule="auto"/>
              <w:contextualSpacing w:val="0"/>
              <w:jc w:val="center"/>
              <w:rPr>
                <w:del w:id="5431" w:author="Phuong Truong Thi" w:date="2024-10-08T18:09:00Z"/>
                <w:rFonts w:ascii="Times New Roman" w:eastAsia="Times New Roman" w:hAnsi="Times New Roman"/>
                <w:sz w:val="24"/>
                <w:szCs w:val="24"/>
                <w:lang w:val="vi-VN" w:eastAsia="vi-VN"/>
              </w:rPr>
            </w:pPr>
            <w:del w:id="543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0269B647" w14:textId="5C142A6A" w:rsidTr="7F5A6C64">
        <w:trPr>
          <w:trHeight w:val="276"/>
          <w:del w:id="5433" w:author="Phuong Truong Thi" w:date="2024-10-08T18:09:00Z"/>
          <w:trPrChange w:id="5434" w:author="thu nga" w:date="2024-10-01T10:49:00Z">
            <w:trPr>
              <w:gridBefore w:val="3"/>
              <w:gridAfter w:val="0"/>
              <w:trHeight w:val="276"/>
            </w:trPr>
          </w:trPrChange>
        </w:trPr>
        <w:tc>
          <w:tcPr>
            <w:tcW w:w="720" w:type="dxa"/>
            <w:shd w:val="clear" w:color="auto" w:fill="auto"/>
            <w:vAlign w:val="center"/>
            <w:tcPrChange w:id="5435" w:author="thu nga" w:date="2024-10-01T10:49:00Z">
              <w:tcPr>
                <w:tcW w:w="720" w:type="dxa"/>
                <w:shd w:val="clear" w:color="auto" w:fill="auto"/>
                <w:vAlign w:val="center"/>
              </w:tcPr>
            </w:tcPrChange>
          </w:tcPr>
          <w:p w14:paraId="40B85528" w14:textId="05ADFC4E" w:rsidR="002E053E" w:rsidRPr="005A1D22" w:rsidDel="007E0F89" w:rsidRDefault="002E053E" w:rsidP="002E053E">
            <w:pPr>
              <w:pStyle w:val="ListParagraph"/>
              <w:numPr>
                <w:ilvl w:val="0"/>
                <w:numId w:val="61"/>
              </w:numPr>
              <w:spacing w:before="0" w:line="240" w:lineRule="auto"/>
              <w:contextualSpacing w:val="0"/>
              <w:jc w:val="left"/>
              <w:rPr>
                <w:del w:id="5436" w:author="Phuong Truong Thi" w:date="2024-10-08T18:09:00Z"/>
                <w:rFonts w:eastAsia="Times New Roman"/>
                <w:szCs w:val="24"/>
                <w:lang w:val="vi-VN" w:eastAsia="vi-VN"/>
              </w:rPr>
            </w:pPr>
          </w:p>
        </w:tc>
        <w:tc>
          <w:tcPr>
            <w:tcW w:w="1355" w:type="dxa"/>
            <w:gridSpan w:val="2"/>
            <w:shd w:val="clear" w:color="auto" w:fill="auto"/>
            <w:vAlign w:val="center"/>
            <w:tcPrChange w:id="5437" w:author="thu nga" w:date="2024-10-01T10:49:00Z">
              <w:tcPr>
                <w:tcW w:w="1710" w:type="dxa"/>
                <w:gridSpan w:val="3"/>
                <w:shd w:val="clear" w:color="auto" w:fill="auto"/>
                <w:vAlign w:val="center"/>
              </w:tcPr>
            </w:tcPrChange>
          </w:tcPr>
          <w:p w14:paraId="7AA7BCAA" w14:textId="6406CE34" w:rsidR="002E053E" w:rsidRPr="00763017" w:rsidDel="007E0F89" w:rsidRDefault="002E053E" w:rsidP="002E053E">
            <w:pPr>
              <w:spacing w:before="0" w:line="240" w:lineRule="auto"/>
              <w:contextualSpacing w:val="0"/>
              <w:rPr>
                <w:del w:id="5438" w:author="Phuong Truong Thi" w:date="2024-10-08T18:09:00Z"/>
                <w:rFonts w:ascii="Times New Roman" w:hAnsi="Times New Roman"/>
                <w:sz w:val="24"/>
                <w:szCs w:val="24"/>
                <w:lang w:val="vi-VN"/>
                <w:rPrChange w:id="5439" w:author="thu nga" w:date="2024-09-30T13:54:00Z">
                  <w:rPr>
                    <w:del w:id="5440" w:author="Phuong Truong Thi" w:date="2024-10-08T18:09:00Z"/>
                    <w:rFonts w:ascii="Times New Roman" w:hAnsi="Times New Roman"/>
                    <w:sz w:val="24"/>
                    <w:szCs w:val="24"/>
                  </w:rPr>
                </w:rPrChange>
              </w:rPr>
            </w:pPr>
            <w:del w:id="5441" w:author="Phuong Truong Thi" w:date="2024-10-08T18:09:00Z">
              <w:r w:rsidRPr="00763017" w:rsidDel="007E0F89">
                <w:rPr>
                  <w:rFonts w:ascii="Times New Roman" w:hAnsi="Times New Roman"/>
                  <w:color w:val="000000"/>
                  <w:sz w:val="24"/>
                  <w:szCs w:val="24"/>
                  <w:lang w:val="vi-VN"/>
                  <w:rPrChange w:id="5442" w:author="thu nga" w:date="2024-09-30T13:54:00Z">
                    <w:rPr>
                      <w:rFonts w:ascii="Times New Roman" w:hAnsi="Times New Roman"/>
                      <w:color w:val="000000"/>
                      <w:sz w:val="24"/>
                      <w:szCs w:val="24"/>
                    </w:rPr>
                  </w:rPrChange>
                </w:rPr>
                <w:delText>ADB_TD: Số dư bình quân TD (Cả nội và ngoại tệ) tháng này</w:delText>
              </w:r>
            </w:del>
          </w:p>
        </w:tc>
        <w:tc>
          <w:tcPr>
            <w:tcW w:w="2610" w:type="dxa"/>
            <w:vAlign w:val="center"/>
            <w:tcPrChange w:id="5443" w:author="thu nga" w:date="2024-10-01T10:49:00Z">
              <w:tcPr>
                <w:tcW w:w="2610" w:type="dxa"/>
                <w:vAlign w:val="center"/>
              </w:tcPr>
            </w:tcPrChange>
          </w:tcPr>
          <w:p w14:paraId="7D1977A1" w14:textId="0C5A6A10" w:rsidR="002E053E" w:rsidRPr="00763017" w:rsidDel="007E0F89" w:rsidRDefault="002E053E" w:rsidP="002E053E">
            <w:pPr>
              <w:spacing w:before="0" w:line="240" w:lineRule="auto"/>
              <w:contextualSpacing w:val="0"/>
              <w:rPr>
                <w:del w:id="5444" w:author="Phuong Truong Thi" w:date="2024-10-08T18:09:00Z"/>
                <w:rFonts w:ascii="Times New Roman" w:eastAsia="Times New Roman" w:hAnsi="Times New Roman"/>
                <w:sz w:val="24"/>
                <w:szCs w:val="24"/>
                <w:lang w:val="vi-VN" w:eastAsia="vi-VN"/>
                <w:rPrChange w:id="5445" w:author="thu nga" w:date="2024-09-30T13:54:00Z">
                  <w:rPr>
                    <w:del w:id="5446" w:author="Phuong Truong Thi" w:date="2024-10-08T18:09:00Z"/>
                    <w:rFonts w:ascii="Times New Roman" w:eastAsia="Times New Roman" w:hAnsi="Times New Roman"/>
                    <w:sz w:val="24"/>
                    <w:szCs w:val="24"/>
                    <w:lang w:eastAsia="vi-VN"/>
                  </w:rPr>
                </w:rPrChange>
              </w:rPr>
            </w:pPr>
            <w:del w:id="5447" w:author="Phuong Truong Thi" w:date="2024-10-08T18:09:00Z">
              <w:r w:rsidRPr="00763017" w:rsidDel="007E0F89">
                <w:rPr>
                  <w:rFonts w:ascii="Times New Roman" w:hAnsi="Times New Roman"/>
                  <w:color w:val="000000"/>
                  <w:sz w:val="24"/>
                  <w:szCs w:val="24"/>
                  <w:lang w:val="vi-VN"/>
                  <w:rPrChange w:id="5448" w:author="thu nga" w:date="2024-09-30T13:54:00Z">
                    <w:rPr>
                      <w:rFonts w:ascii="Times New Roman" w:hAnsi="Times New Roman"/>
                      <w:color w:val="000000"/>
                      <w:sz w:val="24"/>
                      <w:szCs w:val="24"/>
                    </w:rPr>
                  </w:rPrChange>
                </w:rPr>
                <w:delText>Tổng số dư bình quân các Tài khoản TD (Category là Saving) (Cả nội và ngoại tệ) tháng này</w:delText>
              </w:r>
            </w:del>
          </w:p>
        </w:tc>
        <w:tc>
          <w:tcPr>
            <w:tcW w:w="1080" w:type="dxa"/>
            <w:tcPrChange w:id="5449" w:author="thu nga" w:date="2024-10-01T10:49:00Z">
              <w:tcPr>
                <w:tcW w:w="1080" w:type="dxa"/>
              </w:tcPr>
            </w:tcPrChange>
          </w:tcPr>
          <w:p w14:paraId="60B170D0" w14:textId="35D9DF72" w:rsidR="002E053E" w:rsidRPr="00C57A1C" w:rsidDel="007E0F89" w:rsidRDefault="002E053E" w:rsidP="002E053E">
            <w:pPr>
              <w:spacing w:before="0" w:line="240" w:lineRule="auto"/>
              <w:contextualSpacing w:val="0"/>
              <w:rPr>
                <w:del w:id="5450" w:author="Phuong Truong Thi" w:date="2024-10-08T18:09:00Z"/>
                <w:rFonts w:ascii="Times New Roman" w:eastAsia="Times New Roman" w:hAnsi="Times New Roman"/>
                <w:sz w:val="24"/>
                <w:szCs w:val="24"/>
                <w:lang w:eastAsia="vi-VN"/>
              </w:rPr>
            </w:pPr>
            <w:ins w:id="5451" w:author="thu nga" w:date="2024-09-30T15:05:00Z">
              <w:del w:id="5452" w:author="Phuong Truong Thi" w:date="2024-10-08T18:09:00Z">
                <w:r w:rsidRPr="00E54B5A" w:rsidDel="007E0F89">
                  <w:rPr>
                    <w:rFonts w:ascii="Times New Roman" w:eastAsia="Times New Roman" w:hAnsi="Times New Roman"/>
                    <w:sz w:val="24"/>
                    <w:szCs w:val="24"/>
                    <w:lang w:val="vi-VN" w:eastAsia="vi-VN"/>
                  </w:rPr>
                  <w:delText>CRM</w:delText>
                </w:r>
              </w:del>
            </w:ins>
          </w:p>
        </w:tc>
        <w:tc>
          <w:tcPr>
            <w:tcW w:w="1271" w:type="dxa"/>
            <w:tcPrChange w:id="5453" w:author="thu nga" w:date="2024-10-01T10:49:00Z">
              <w:tcPr>
                <w:tcW w:w="1080" w:type="dxa"/>
                <w:gridSpan w:val="2"/>
              </w:tcPr>
            </w:tcPrChange>
          </w:tcPr>
          <w:p w14:paraId="0FFDBD7F" w14:textId="564D8A9B" w:rsidR="002E053E" w:rsidRPr="00AD0E1A" w:rsidDel="007E0F89" w:rsidRDefault="002E053E" w:rsidP="002E053E">
            <w:pPr>
              <w:spacing w:before="0" w:line="240" w:lineRule="auto"/>
              <w:contextualSpacing w:val="0"/>
              <w:rPr>
                <w:del w:id="5454" w:author="Phuong Truong Thi" w:date="2024-10-08T18:09:00Z"/>
                <w:rFonts w:ascii="Times New Roman" w:eastAsia="Times New Roman" w:hAnsi="Times New Roman"/>
                <w:sz w:val="24"/>
                <w:szCs w:val="24"/>
                <w:lang w:eastAsia="vi-VN"/>
              </w:rPr>
            </w:pPr>
            <w:ins w:id="5455" w:author="thu nga" w:date="2024-10-01T10:33:00Z">
              <w:del w:id="5456" w:author="Phuong Truong Thi" w:date="2024-10-08T18:09:00Z">
                <w:r w:rsidRPr="008F54EB" w:rsidDel="007E0F89">
                  <w:rPr>
                    <w:rFonts w:ascii="Times New Roman" w:eastAsia="Times New Roman" w:hAnsi="Times New Roman"/>
                    <w:sz w:val="24"/>
                    <w:szCs w:val="24"/>
                    <w:lang w:val="vi-VN" w:eastAsia="vi-VN"/>
                  </w:rPr>
                  <w:delText xml:space="preserve">Currency </w:delText>
                </w:r>
              </w:del>
            </w:ins>
            <w:del w:id="545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458" w:author="thu nga" w:date="2024-10-01T10:49:00Z">
              <w:tcPr>
                <w:tcW w:w="1890" w:type="dxa"/>
                <w:gridSpan w:val="3"/>
                <w:shd w:val="clear" w:color="auto" w:fill="auto"/>
                <w:noWrap/>
                <w:vAlign w:val="center"/>
              </w:tcPr>
            </w:tcPrChange>
          </w:tcPr>
          <w:p w14:paraId="145B6ECE" w14:textId="77CB3638" w:rsidR="002E053E" w:rsidRPr="00AD0E1A" w:rsidDel="007E0F89" w:rsidRDefault="002E053E" w:rsidP="002E053E">
            <w:pPr>
              <w:spacing w:before="0" w:line="240" w:lineRule="auto"/>
              <w:contextualSpacing w:val="0"/>
              <w:rPr>
                <w:del w:id="5459" w:author="Phuong Truong Thi" w:date="2024-10-08T18:09:00Z"/>
                <w:rFonts w:ascii="Times New Roman" w:eastAsia="Times New Roman" w:hAnsi="Times New Roman"/>
                <w:sz w:val="24"/>
                <w:szCs w:val="24"/>
                <w:lang w:val="vi-VN" w:eastAsia="vi-VN"/>
              </w:rPr>
            </w:pPr>
          </w:p>
        </w:tc>
        <w:tc>
          <w:tcPr>
            <w:tcW w:w="1063" w:type="dxa"/>
            <w:tcPrChange w:id="5460" w:author="thu nga" w:date="2024-10-01T10:49:00Z">
              <w:tcPr>
                <w:tcW w:w="1260" w:type="dxa"/>
              </w:tcPr>
            </w:tcPrChange>
          </w:tcPr>
          <w:p w14:paraId="20D09CFD" w14:textId="7DFC88AC" w:rsidR="002E053E" w:rsidRPr="00AD0E1A" w:rsidDel="007E0F89" w:rsidRDefault="002E053E" w:rsidP="002E053E">
            <w:pPr>
              <w:spacing w:before="0" w:line="240" w:lineRule="auto"/>
              <w:contextualSpacing w:val="0"/>
              <w:jc w:val="center"/>
              <w:rPr>
                <w:del w:id="5461" w:author="Phuong Truong Thi" w:date="2024-10-08T18:09:00Z"/>
                <w:rFonts w:ascii="Times New Roman" w:eastAsia="Times New Roman" w:hAnsi="Times New Roman"/>
                <w:sz w:val="24"/>
                <w:szCs w:val="24"/>
                <w:lang w:val="vi-VN" w:eastAsia="vi-VN"/>
              </w:rPr>
            </w:pPr>
            <w:del w:id="546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2B9A6E40" w14:textId="7022AE7C" w:rsidTr="7F5A6C64">
        <w:trPr>
          <w:trHeight w:val="276"/>
          <w:del w:id="5463" w:author="Phuong Truong Thi" w:date="2024-10-08T18:09:00Z"/>
          <w:trPrChange w:id="5464" w:author="thu nga" w:date="2024-10-01T10:49:00Z">
            <w:trPr>
              <w:gridBefore w:val="3"/>
              <w:gridAfter w:val="0"/>
              <w:trHeight w:val="276"/>
            </w:trPr>
          </w:trPrChange>
        </w:trPr>
        <w:tc>
          <w:tcPr>
            <w:tcW w:w="720" w:type="dxa"/>
            <w:shd w:val="clear" w:color="auto" w:fill="auto"/>
            <w:vAlign w:val="center"/>
            <w:tcPrChange w:id="5465" w:author="thu nga" w:date="2024-10-01T10:49:00Z">
              <w:tcPr>
                <w:tcW w:w="720" w:type="dxa"/>
                <w:shd w:val="clear" w:color="auto" w:fill="auto"/>
                <w:vAlign w:val="center"/>
              </w:tcPr>
            </w:tcPrChange>
          </w:tcPr>
          <w:p w14:paraId="7891F71B" w14:textId="0CAC0F22" w:rsidR="002E053E" w:rsidRPr="005A1D22" w:rsidDel="007E0F89" w:rsidRDefault="002E053E" w:rsidP="002E053E">
            <w:pPr>
              <w:pStyle w:val="ListParagraph"/>
              <w:numPr>
                <w:ilvl w:val="0"/>
                <w:numId w:val="61"/>
              </w:numPr>
              <w:spacing w:before="0" w:line="240" w:lineRule="auto"/>
              <w:contextualSpacing w:val="0"/>
              <w:jc w:val="left"/>
              <w:rPr>
                <w:del w:id="5466" w:author="Phuong Truong Thi" w:date="2024-10-08T18:09:00Z"/>
                <w:rFonts w:eastAsia="Times New Roman"/>
                <w:szCs w:val="24"/>
                <w:lang w:val="vi-VN" w:eastAsia="vi-VN"/>
              </w:rPr>
            </w:pPr>
          </w:p>
        </w:tc>
        <w:tc>
          <w:tcPr>
            <w:tcW w:w="1355" w:type="dxa"/>
            <w:gridSpan w:val="2"/>
            <w:shd w:val="clear" w:color="auto" w:fill="auto"/>
            <w:vAlign w:val="center"/>
            <w:tcPrChange w:id="5467" w:author="thu nga" w:date="2024-10-01T10:49:00Z">
              <w:tcPr>
                <w:tcW w:w="1710" w:type="dxa"/>
                <w:gridSpan w:val="3"/>
                <w:shd w:val="clear" w:color="auto" w:fill="auto"/>
                <w:vAlign w:val="center"/>
              </w:tcPr>
            </w:tcPrChange>
          </w:tcPr>
          <w:p w14:paraId="12C1CE82" w14:textId="020B276F" w:rsidR="002E053E" w:rsidRPr="00763017" w:rsidDel="007E0F89" w:rsidRDefault="002E053E" w:rsidP="002E053E">
            <w:pPr>
              <w:spacing w:before="0" w:line="240" w:lineRule="auto"/>
              <w:contextualSpacing w:val="0"/>
              <w:rPr>
                <w:del w:id="5468" w:author="Phuong Truong Thi" w:date="2024-10-08T18:09:00Z"/>
                <w:rFonts w:ascii="Times New Roman" w:hAnsi="Times New Roman"/>
                <w:sz w:val="24"/>
                <w:szCs w:val="24"/>
                <w:lang w:val="vi-VN"/>
                <w:rPrChange w:id="5469" w:author="thu nga" w:date="2024-09-30T13:54:00Z">
                  <w:rPr>
                    <w:del w:id="5470" w:author="Phuong Truong Thi" w:date="2024-10-08T18:09:00Z"/>
                    <w:rFonts w:ascii="Times New Roman" w:hAnsi="Times New Roman"/>
                    <w:sz w:val="24"/>
                    <w:szCs w:val="24"/>
                  </w:rPr>
                </w:rPrChange>
              </w:rPr>
            </w:pPr>
            <w:del w:id="5471" w:author="Phuong Truong Thi" w:date="2024-10-08T18:09:00Z">
              <w:r w:rsidRPr="00763017" w:rsidDel="007E0F89">
                <w:rPr>
                  <w:rFonts w:ascii="Times New Roman" w:hAnsi="Times New Roman"/>
                  <w:color w:val="000000"/>
                  <w:sz w:val="24"/>
                  <w:szCs w:val="24"/>
                  <w:lang w:val="vi-VN"/>
                  <w:rPrChange w:id="5472" w:author="thu nga" w:date="2024-09-30T13:54:00Z">
                    <w:rPr>
                      <w:rFonts w:ascii="Times New Roman" w:hAnsi="Times New Roman"/>
                      <w:color w:val="000000"/>
                      <w:sz w:val="24"/>
                      <w:szCs w:val="24"/>
                    </w:rPr>
                  </w:rPrChange>
                </w:rPr>
                <w:delText>ADB_TD: Số dư bình quân TD (Cả nội và ngoại tệ) tháng trước</w:delText>
              </w:r>
            </w:del>
          </w:p>
        </w:tc>
        <w:tc>
          <w:tcPr>
            <w:tcW w:w="2610" w:type="dxa"/>
            <w:vAlign w:val="center"/>
            <w:tcPrChange w:id="5473" w:author="thu nga" w:date="2024-10-01T10:49:00Z">
              <w:tcPr>
                <w:tcW w:w="2610" w:type="dxa"/>
                <w:vAlign w:val="center"/>
              </w:tcPr>
            </w:tcPrChange>
          </w:tcPr>
          <w:p w14:paraId="49D00087" w14:textId="670EC219" w:rsidR="002E053E" w:rsidRPr="00763017" w:rsidDel="007E0F89" w:rsidRDefault="002E053E" w:rsidP="002E053E">
            <w:pPr>
              <w:spacing w:before="0" w:line="240" w:lineRule="auto"/>
              <w:contextualSpacing w:val="0"/>
              <w:rPr>
                <w:del w:id="5474" w:author="Phuong Truong Thi" w:date="2024-10-08T18:09:00Z"/>
                <w:rFonts w:ascii="Times New Roman" w:eastAsia="Times New Roman" w:hAnsi="Times New Roman"/>
                <w:sz w:val="24"/>
                <w:szCs w:val="24"/>
                <w:lang w:val="vi-VN" w:eastAsia="vi-VN"/>
                <w:rPrChange w:id="5475" w:author="thu nga" w:date="2024-09-30T13:54:00Z">
                  <w:rPr>
                    <w:del w:id="5476" w:author="Phuong Truong Thi" w:date="2024-10-08T18:09:00Z"/>
                    <w:rFonts w:ascii="Times New Roman" w:eastAsia="Times New Roman" w:hAnsi="Times New Roman"/>
                    <w:sz w:val="24"/>
                    <w:szCs w:val="24"/>
                    <w:lang w:eastAsia="vi-VN"/>
                  </w:rPr>
                </w:rPrChange>
              </w:rPr>
            </w:pPr>
            <w:del w:id="5477" w:author="Phuong Truong Thi" w:date="2024-10-08T18:09:00Z">
              <w:r w:rsidRPr="00763017" w:rsidDel="007E0F89">
                <w:rPr>
                  <w:rFonts w:ascii="Times New Roman" w:hAnsi="Times New Roman"/>
                  <w:color w:val="000000"/>
                  <w:sz w:val="24"/>
                  <w:szCs w:val="24"/>
                  <w:lang w:val="vi-VN"/>
                  <w:rPrChange w:id="5478" w:author="thu nga" w:date="2024-09-30T13:54:00Z">
                    <w:rPr>
                      <w:rFonts w:ascii="Times New Roman" w:hAnsi="Times New Roman"/>
                      <w:color w:val="000000"/>
                      <w:sz w:val="24"/>
                      <w:szCs w:val="24"/>
                    </w:rPr>
                  </w:rPrChange>
                </w:rPr>
                <w:delText>Tổng số dư bình quân các Tài khoản TD (Category là Saving) (Cả nội và ngoại tệ) tháng trước T-1</w:delText>
              </w:r>
            </w:del>
          </w:p>
        </w:tc>
        <w:tc>
          <w:tcPr>
            <w:tcW w:w="1080" w:type="dxa"/>
            <w:tcPrChange w:id="5479" w:author="thu nga" w:date="2024-10-01T10:49:00Z">
              <w:tcPr>
                <w:tcW w:w="1080" w:type="dxa"/>
              </w:tcPr>
            </w:tcPrChange>
          </w:tcPr>
          <w:p w14:paraId="7FA4ED65" w14:textId="766F2432" w:rsidR="002E053E" w:rsidRPr="00C57A1C" w:rsidDel="007E0F89" w:rsidRDefault="002E053E" w:rsidP="002E053E">
            <w:pPr>
              <w:spacing w:before="0" w:line="240" w:lineRule="auto"/>
              <w:contextualSpacing w:val="0"/>
              <w:rPr>
                <w:del w:id="5480" w:author="Phuong Truong Thi" w:date="2024-10-08T18:09:00Z"/>
                <w:rFonts w:ascii="Times New Roman" w:eastAsia="Times New Roman" w:hAnsi="Times New Roman"/>
                <w:sz w:val="24"/>
                <w:szCs w:val="24"/>
                <w:lang w:eastAsia="vi-VN"/>
              </w:rPr>
            </w:pPr>
            <w:ins w:id="5481" w:author="thu nga" w:date="2024-09-30T15:05:00Z">
              <w:del w:id="5482"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5483" w:author="thu nga" w:date="2024-10-01T10:49:00Z">
              <w:tcPr>
                <w:tcW w:w="1080" w:type="dxa"/>
                <w:gridSpan w:val="2"/>
              </w:tcPr>
            </w:tcPrChange>
          </w:tcPr>
          <w:p w14:paraId="301C02E8" w14:textId="74168DC1" w:rsidR="002E053E" w:rsidRPr="00AD0E1A" w:rsidDel="007E0F89" w:rsidRDefault="002E053E" w:rsidP="002E053E">
            <w:pPr>
              <w:spacing w:before="0" w:line="240" w:lineRule="auto"/>
              <w:contextualSpacing w:val="0"/>
              <w:rPr>
                <w:del w:id="5484" w:author="Phuong Truong Thi" w:date="2024-10-08T18:09:00Z"/>
                <w:rFonts w:ascii="Times New Roman" w:eastAsia="Times New Roman" w:hAnsi="Times New Roman"/>
                <w:sz w:val="24"/>
                <w:szCs w:val="24"/>
                <w:lang w:eastAsia="vi-VN"/>
              </w:rPr>
            </w:pPr>
            <w:ins w:id="5485" w:author="thu nga" w:date="2024-10-01T10:33:00Z">
              <w:del w:id="5486" w:author="Phuong Truong Thi" w:date="2024-10-08T18:09:00Z">
                <w:r w:rsidRPr="008F54EB" w:rsidDel="007E0F89">
                  <w:rPr>
                    <w:rFonts w:ascii="Times New Roman" w:eastAsia="Times New Roman" w:hAnsi="Times New Roman"/>
                    <w:sz w:val="24"/>
                    <w:szCs w:val="24"/>
                    <w:lang w:val="vi-VN" w:eastAsia="vi-VN"/>
                  </w:rPr>
                  <w:delText xml:space="preserve">Currency </w:delText>
                </w:r>
              </w:del>
            </w:ins>
            <w:del w:id="548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488" w:author="thu nga" w:date="2024-10-01T10:49:00Z">
              <w:tcPr>
                <w:tcW w:w="1890" w:type="dxa"/>
                <w:gridSpan w:val="3"/>
                <w:shd w:val="clear" w:color="auto" w:fill="auto"/>
                <w:noWrap/>
                <w:vAlign w:val="center"/>
              </w:tcPr>
            </w:tcPrChange>
          </w:tcPr>
          <w:p w14:paraId="3DA8422B" w14:textId="2049100A" w:rsidR="002E053E" w:rsidRPr="00AD0E1A" w:rsidDel="007E0F89" w:rsidRDefault="002E053E" w:rsidP="002E053E">
            <w:pPr>
              <w:spacing w:before="0" w:line="240" w:lineRule="auto"/>
              <w:contextualSpacing w:val="0"/>
              <w:rPr>
                <w:del w:id="5489" w:author="Phuong Truong Thi" w:date="2024-10-08T18:09:00Z"/>
                <w:rFonts w:ascii="Times New Roman" w:eastAsia="Times New Roman" w:hAnsi="Times New Roman"/>
                <w:sz w:val="24"/>
                <w:szCs w:val="24"/>
                <w:lang w:val="vi-VN" w:eastAsia="vi-VN"/>
              </w:rPr>
            </w:pPr>
          </w:p>
        </w:tc>
        <w:tc>
          <w:tcPr>
            <w:tcW w:w="1063" w:type="dxa"/>
            <w:tcPrChange w:id="5490" w:author="thu nga" w:date="2024-10-01T10:49:00Z">
              <w:tcPr>
                <w:tcW w:w="1260" w:type="dxa"/>
              </w:tcPr>
            </w:tcPrChange>
          </w:tcPr>
          <w:p w14:paraId="2B0DE947" w14:textId="46240D65" w:rsidR="002E053E" w:rsidRPr="00AD0E1A" w:rsidDel="007E0F89" w:rsidRDefault="002E053E" w:rsidP="002E053E">
            <w:pPr>
              <w:spacing w:before="0" w:line="240" w:lineRule="auto"/>
              <w:contextualSpacing w:val="0"/>
              <w:jc w:val="center"/>
              <w:rPr>
                <w:del w:id="5491" w:author="Phuong Truong Thi" w:date="2024-10-08T18:09:00Z"/>
                <w:rFonts w:ascii="Times New Roman" w:eastAsia="Times New Roman" w:hAnsi="Times New Roman"/>
                <w:sz w:val="24"/>
                <w:szCs w:val="24"/>
                <w:lang w:val="vi-VN" w:eastAsia="vi-VN"/>
              </w:rPr>
            </w:pPr>
            <w:del w:id="549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5DC5CDA8" w14:textId="0CF0E786" w:rsidTr="7F5A6C64">
        <w:trPr>
          <w:trHeight w:val="276"/>
          <w:del w:id="5493" w:author="Phuong Truong Thi" w:date="2024-10-08T18:09:00Z"/>
          <w:trPrChange w:id="5494" w:author="thu nga" w:date="2024-10-01T10:49:00Z">
            <w:trPr>
              <w:gridBefore w:val="3"/>
              <w:gridAfter w:val="0"/>
              <w:trHeight w:val="276"/>
            </w:trPr>
          </w:trPrChange>
        </w:trPr>
        <w:tc>
          <w:tcPr>
            <w:tcW w:w="720" w:type="dxa"/>
            <w:shd w:val="clear" w:color="auto" w:fill="auto"/>
            <w:vAlign w:val="center"/>
            <w:tcPrChange w:id="5495" w:author="thu nga" w:date="2024-10-01T10:49:00Z">
              <w:tcPr>
                <w:tcW w:w="720" w:type="dxa"/>
                <w:shd w:val="clear" w:color="auto" w:fill="auto"/>
                <w:vAlign w:val="center"/>
              </w:tcPr>
            </w:tcPrChange>
          </w:tcPr>
          <w:p w14:paraId="0FE96C83" w14:textId="7D8CC03B" w:rsidR="002E053E" w:rsidRPr="005A1D22" w:rsidDel="007E0F89" w:rsidRDefault="002E053E" w:rsidP="002E053E">
            <w:pPr>
              <w:pStyle w:val="ListParagraph"/>
              <w:numPr>
                <w:ilvl w:val="0"/>
                <w:numId w:val="61"/>
              </w:numPr>
              <w:spacing w:before="0" w:line="240" w:lineRule="auto"/>
              <w:contextualSpacing w:val="0"/>
              <w:jc w:val="left"/>
              <w:rPr>
                <w:del w:id="5496" w:author="Phuong Truong Thi" w:date="2024-10-08T18:09:00Z"/>
                <w:rFonts w:eastAsia="Times New Roman"/>
                <w:szCs w:val="24"/>
                <w:lang w:val="vi-VN" w:eastAsia="vi-VN"/>
              </w:rPr>
            </w:pPr>
          </w:p>
        </w:tc>
        <w:tc>
          <w:tcPr>
            <w:tcW w:w="1355" w:type="dxa"/>
            <w:gridSpan w:val="2"/>
            <w:shd w:val="clear" w:color="auto" w:fill="auto"/>
            <w:vAlign w:val="center"/>
            <w:tcPrChange w:id="5497" w:author="thu nga" w:date="2024-10-01T10:49:00Z">
              <w:tcPr>
                <w:tcW w:w="1710" w:type="dxa"/>
                <w:gridSpan w:val="3"/>
                <w:shd w:val="clear" w:color="auto" w:fill="auto"/>
                <w:vAlign w:val="center"/>
              </w:tcPr>
            </w:tcPrChange>
          </w:tcPr>
          <w:p w14:paraId="08F494BE" w14:textId="7FDFE610" w:rsidR="002E053E" w:rsidRPr="00763017" w:rsidDel="007E0F89" w:rsidRDefault="002E053E" w:rsidP="002E053E">
            <w:pPr>
              <w:spacing w:before="0" w:line="240" w:lineRule="auto"/>
              <w:contextualSpacing w:val="0"/>
              <w:rPr>
                <w:del w:id="5498" w:author="Phuong Truong Thi" w:date="2024-10-08T18:09:00Z"/>
                <w:rFonts w:ascii="Times New Roman" w:hAnsi="Times New Roman"/>
                <w:sz w:val="24"/>
                <w:szCs w:val="24"/>
                <w:lang w:val="vi-VN"/>
                <w:rPrChange w:id="5499" w:author="thu nga" w:date="2024-09-30T13:54:00Z">
                  <w:rPr>
                    <w:del w:id="5500" w:author="Phuong Truong Thi" w:date="2024-10-08T18:09:00Z"/>
                    <w:rFonts w:ascii="Times New Roman" w:hAnsi="Times New Roman"/>
                    <w:sz w:val="24"/>
                    <w:szCs w:val="24"/>
                  </w:rPr>
                </w:rPrChange>
              </w:rPr>
            </w:pPr>
            <w:del w:id="5501" w:author="Phuong Truong Thi" w:date="2024-10-08T18:09:00Z">
              <w:r w:rsidRPr="00763017" w:rsidDel="007E0F89">
                <w:rPr>
                  <w:rFonts w:ascii="Times New Roman" w:hAnsi="Times New Roman"/>
                  <w:color w:val="000000"/>
                  <w:sz w:val="24"/>
                  <w:szCs w:val="24"/>
                  <w:lang w:val="vi-VN"/>
                  <w:rPrChange w:id="5502" w:author="thu nga" w:date="2024-09-30T13:54:00Z">
                    <w:rPr>
                      <w:rFonts w:ascii="Times New Roman" w:hAnsi="Times New Roman"/>
                      <w:color w:val="000000"/>
                      <w:sz w:val="24"/>
                      <w:szCs w:val="24"/>
                    </w:rPr>
                  </w:rPrChange>
                </w:rPr>
                <w:delText>ADB_TD Trung bình số dư TD 3 tháng gần nhất</w:delText>
              </w:r>
            </w:del>
          </w:p>
        </w:tc>
        <w:tc>
          <w:tcPr>
            <w:tcW w:w="2610" w:type="dxa"/>
            <w:vAlign w:val="center"/>
            <w:tcPrChange w:id="5503" w:author="thu nga" w:date="2024-10-01T10:49:00Z">
              <w:tcPr>
                <w:tcW w:w="2610" w:type="dxa"/>
                <w:vAlign w:val="center"/>
              </w:tcPr>
            </w:tcPrChange>
          </w:tcPr>
          <w:p w14:paraId="62C01C2E" w14:textId="7990F40B" w:rsidR="002E053E" w:rsidRPr="00763017" w:rsidDel="007E0F89" w:rsidRDefault="002E053E" w:rsidP="002E053E">
            <w:pPr>
              <w:spacing w:before="0" w:line="240" w:lineRule="auto"/>
              <w:contextualSpacing w:val="0"/>
              <w:rPr>
                <w:del w:id="5504" w:author="Phuong Truong Thi" w:date="2024-10-08T18:09:00Z"/>
                <w:rFonts w:ascii="Times New Roman" w:eastAsia="Times New Roman" w:hAnsi="Times New Roman"/>
                <w:sz w:val="24"/>
                <w:szCs w:val="24"/>
                <w:lang w:val="vi-VN" w:eastAsia="vi-VN"/>
                <w:rPrChange w:id="5505" w:author="thu nga" w:date="2024-09-30T13:54:00Z">
                  <w:rPr>
                    <w:del w:id="5506" w:author="Phuong Truong Thi" w:date="2024-10-08T18:09:00Z"/>
                    <w:rFonts w:ascii="Times New Roman" w:eastAsia="Times New Roman" w:hAnsi="Times New Roman"/>
                    <w:sz w:val="24"/>
                    <w:szCs w:val="24"/>
                    <w:lang w:eastAsia="vi-VN"/>
                  </w:rPr>
                </w:rPrChange>
              </w:rPr>
            </w:pPr>
            <w:del w:id="5507" w:author="Phuong Truong Thi" w:date="2024-10-08T18:09:00Z">
              <w:r w:rsidRPr="00763017" w:rsidDel="007E0F89">
                <w:rPr>
                  <w:rFonts w:ascii="Times New Roman" w:hAnsi="Times New Roman"/>
                  <w:color w:val="000000"/>
                  <w:sz w:val="24"/>
                  <w:szCs w:val="24"/>
                  <w:lang w:val="vi-VN"/>
                  <w:rPrChange w:id="5508" w:author="thu nga" w:date="2024-09-30T13:54:00Z">
                    <w:rPr>
                      <w:rFonts w:ascii="Times New Roman" w:hAnsi="Times New Roman"/>
                      <w:color w:val="000000"/>
                      <w:sz w:val="24"/>
                      <w:szCs w:val="24"/>
                    </w:rPr>
                  </w:rPrChange>
                </w:rPr>
                <w:delText>Tổng số dư bình quân các Tài khoản TD (Category là Saving) (Cả nội và ngoại tệ)trung bình trong 3 tháng gần nhất (Tháng T-3, T-2, T-1)</w:delText>
              </w:r>
            </w:del>
          </w:p>
        </w:tc>
        <w:tc>
          <w:tcPr>
            <w:tcW w:w="1080" w:type="dxa"/>
            <w:tcPrChange w:id="5509" w:author="thu nga" w:date="2024-10-01T10:49:00Z">
              <w:tcPr>
                <w:tcW w:w="1080" w:type="dxa"/>
              </w:tcPr>
            </w:tcPrChange>
          </w:tcPr>
          <w:p w14:paraId="6EC55F20" w14:textId="1F4634F8" w:rsidR="002E053E" w:rsidRPr="00C57A1C" w:rsidDel="007E0F89" w:rsidRDefault="002E053E" w:rsidP="002E053E">
            <w:pPr>
              <w:spacing w:before="0" w:line="240" w:lineRule="auto"/>
              <w:contextualSpacing w:val="0"/>
              <w:rPr>
                <w:del w:id="5510" w:author="Phuong Truong Thi" w:date="2024-10-08T18:09:00Z"/>
                <w:rFonts w:ascii="Times New Roman" w:eastAsia="Times New Roman" w:hAnsi="Times New Roman"/>
                <w:sz w:val="24"/>
                <w:szCs w:val="24"/>
                <w:lang w:eastAsia="vi-VN"/>
              </w:rPr>
            </w:pPr>
            <w:ins w:id="5511" w:author="thu nga" w:date="2024-09-30T15:05:00Z">
              <w:del w:id="5512" w:author="Phuong Truong Thi" w:date="2024-10-08T18:09:00Z">
                <w:r w:rsidRPr="000E556A" w:rsidDel="007E0F89">
                  <w:rPr>
                    <w:rFonts w:ascii="Times New Roman" w:eastAsia="Times New Roman" w:hAnsi="Times New Roman"/>
                    <w:sz w:val="24"/>
                    <w:szCs w:val="24"/>
                    <w:lang w:val="vi-VN" w:eastAsia="vi-VN"/>
                  </w:rPr>
                  <w:delText>CRM</w:delText>
                </w:r>
              </w:del>
            </w:ins>
          </w:p>
        </w:tc>
        <w:tc>
          <w:tcPr>
            <w:tcW w:w="1271" w:type="dxa"/>
            <w:tcPrChange w:id="5513" w:author="thu nga" w:date="2024-10-01T10:49:00Z">
              <w:tcPr>
                <w:tcW w:w="1080" w:type="dxa"/>
                <w:gridSpan w:val="2"/>
              </w:tcPr>
            </w:tcPrChange>
          </w:tcPr>
          <w:p w14:paraId="29FAE483" w14:textId="401F6F8F" w:rsidR="002E053E" w:rsidRPr="00AD0E1A" w:rsidDel="007E0F89" w:rsidRDefault="002E053E" w:rsidP="002E053E">
            <w:pPr>
              <w:spacing w:before="0" w:line="240" w:lineRule="auto"/>
              <w:contextualSpacing w:val="0"/>
              <w:rPr>
                <w:del w:id="5514" w:author="Phuong Truong Thi" w:date="2024-10-08T18:09:00Z"/>
                <w:rFonts w:ascii="Times New Roman" w:eastAsia="Times New Roman" w:hAnsi="Times New Roman"/>
                <w:sz w:val="24"/>
                <w:szCs w:val="24"/>
                <w:lang w:eastAsia="vi-VN"/>
              </w:rPr>
            </w:pPr>
            <w:ins w:id="5515" w:author="thu nga" w:date="2024-10-01T10:33:00Z">
              <w:del w:id="5516" w:author="Phuong Truong Thi" w:date="2024-10-08T18:09:00Z">
                <w:r w:rsidRPr="00D52705" w:rsidDel="007E0F89">
                  <w:rPr>
                    <w:rFonts w:ascii="Times New Roman" w:eastAsia="Times New Roman" w:hAnsi="Times New Roman"/>
                    <w:sz w:val="24"/>
                    <w:szCs w:val="24"/>
                    <w:lang w:val="vi-VN" w:eastAsia="vi-VN"/>
                  </w:rPr>
                  <w:delText xml:space="preserve">Currency </w:delText>
                </w:r>
              </w:del>
            </w:ins>
            <w:del w:id="551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518" w:author="thu nga" w:date="2024-10-01T10:49:00Z">
              <w:tcPr>
                <w:tcW w:w="1890" w:type="dxa"/>
                <w:gridSpan w:val="3"/>
                <w:shd w:val="clear" w:color="auto" w:fill="auto"/>
                <w:noWrap/>
                <w:vAlign w:val="center"/>
              </w:tcPr>
            </w:tcPrChange>
          </w:tcPr>
          <w:p w14:paraId="191D44DE" w14:textId="1107A2E2" w:rsidR="002E053E" w:rsidRPr="00AD0E1A" w:rsidDel="007E0F89" w:rsidRDefault="002E053E" w:rsidP="002E053E">
            <w:pPr>
              <w:spacing w:before="0" w:line="240" w:lineRule="auto"/>
              <w:contextualSpacing w:val="0"/>
              <w:rPr>
                <w:del w:id="5519" w:author="Phuong Truong Thi" w:date="2024-10-08T18:09:00Z"/>
                <w:rFonts w:ascii="Times New Roman" w:eastAsia="Times New Roman" w:hAnsi="Times New Roman"/>
                <w:sz w:val="24"/>
                <w:szCs w:val="24"/>
                <w:lang w:val="vi-VN" w:eastAsia="vi-VN"/>
              </w:rPr>
            </w:pPr>
          </w:p>
        </w:tc>
        <w:tc>
          <w:tcPr>
            <w:tcW w:w="1063" w:type="dxa"/>
            <w:tcPrChange w:id="5520" w:author="thu nga" w:date="2024-10-01T10:49:00Z">
              <w:tcPr>
                <w:tcW w:w="1260" w:type="dxa"/>
              </w:tcPr>
            </w:tcPrChange>
          </w:tcPr>
          <w:p w14:paraId="548C27CE" w14:textId="467EE3AB" w:rsidR="002E053E" w:rsidRPr="00AD0E1A" w:rsidDel="007E0F89" w:rsidRDefault="002E053E" w:rsidP="002E053E">
            <w:pPr>
              <w:spacing w:before="0" w:line="240" w:lineRule="auto"/>
              <w:contextualSpacing w:val="0"/>
              <w:jc w:val="center"/>
              <w:rPr>
                <w:del w:id="5521" w:author="Phuong Truong Thi" w:date="2024-10-08T18:09:00Z"/>
                <w:rFonts w:ascii="Times New Roman" w:eastAsia="Times New Roman" w:hAnsi="Times New Roman"/>
                <w:sz w:val="24"/>
                <w:szCs w:val="24"/>
                <w:lang w:val="vi-VN" w:eastAsia="vi-VN"/>
              </w:rPr>
            </w:pPr>
            <w:del w:id="552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35F24395" w14:textId="4081E8BE" w:rsidTr="7F5A6C64">
        <w:trPr>
          <w:trHeight w:val="276"/>
          <w:del w:id="5523" w:author="Phuong Truong Thi" w:date="2024-10-08T18:09:00Z"/>
          <w:trPrChange w:id="5524" w:author="thu nga" w:date="2024-10-01T10:49:00Z">
            <w:trPr>
              <w:gridBefore w:val="3"/>
              <w:gridAfter w:val="0"/>
              <w:trHeight w:val="276"/>
            </w:trPr>
          </w:trPrChange>
        </w:trPr>
        <w:tc>
          <w:tcPr>
            <w:tcW w:w="720" w:type="dxa"/>
            <w:shd w:val="clear" w:color="auto" w:fill="auto"/>
            <w:vAlign w:val="center"/>
            <w:tcPrChange w:id="5525" w:author="thu nga" w:date="2024-10-01T10:49:00Z">
              <w:tcPr>
                <w:tcW w:w="720" w:type="dxa"/>
                <w:shd w:val="clear" w:color="auto" w:fill="auto"/>
                <w:vAlign w:val="center"/>
              </w:tcPr>
            </w:tcPrChange>
          </w:tcPr>
          <w:p w14:paraId="44176230" w14:textId="10EEAF56" w:rsidR="002E053E" w:rsidRPr="005A1D22" w:rsidDel="007E0F89" w:rsidRDefault="002E053E" w:rsidP="002E053E">
            <w:pPr>
              <w:pStyle w:val="ListParagraph"/>
              <w:numPr>
                <w:ilvl w:val="0"/>
                <w:numId w:val="61"/>
              </w:numPr>
              <w:spacing w:before="0" w:line="240" w:lineRule="auto"/>
              <w:contextualSpacing w:val="0"/>
              <w:jc w:val="left"/>
              <w:rPr>
                <w:del w:id="5526" w:author="Phuong Truong Thi" w:date="2024-10-08T18:09:00Z"/>
                <w:rFonts w:eastAsia="Times New Roman"/>
                <w:szCs w:val="24"/>
                <w:lang w:val="vi-VN" w:eastAsia="vi-VN"/>
              </w:rPr>
            </w:pPr>
          </w:p>
        </w:tc>
        <w:tc>
          <w:tcPr>
            <w:tcW w:w="1355" w:type="dxa"/>
            <w:gridSpan w:val="2"/>
            <w:shd w:val="clear" w:color="auto" w:fill="auto"/>
            <w:vAlign w:val="center"/>
            <w:tcPrChange w:id="5527" w:author="thu nga" w:date="2024-10-01T10:49:00Z">
              <w:tcPr>
                <w:tcW w:w="1710" w:type="dxa"/>
                <w:gridSpan w:val="3"/>
                <w:shd w:val="clear" w:color="auto" w:fill="auto"/>
                <w:vAlign w:val="center"/>
              </w:tcPr>
            </w:tcPrChange>
          </w:tcPr>
          <w:p w14:paraId="501E9398" w14:textId="4CEF2F79" w:rsidR="002E053E" w:rsidRPr="00763017" w:rsidDel="007E0F89" w:rsidRDefault="002E053E" w:rsidP="002E053E">
            <w:pPr>
              <w:spacing w:before="0" w:line="240" w:lineRule="auto"/>
              <w:contextualSpacing w:val="0"/>
              <w:rPr>
                <w:del w:id="5528" w:author="Phuong Truong Thi" w:date="2024-10-08T18:09:00Z"/>
                <w:rFonts w:ascii="Times New Roman" w:hAnsi="Times New Roman"/>
                <w:sz w:val="24"/>
                <w:szCs w:val="24"/>
                <w:lang w:val="vi-VN"/>
                <w:rPrChange w:id="5529" w:author="thu nga" w:date="2024-09-30T13:54:00Z">
                  <w:rPr>
                    <w:del w:id="5530" w:author="Phuong Truong Thi" w:date="2024-10-08T18:09:00Z"/>
                    <w:rFonts w:ascii="Times New Roman" w:hAnsi="Times New Roman"/>
                    <w:sz w:val="24"/>
                    <w:szCs w:val="24"/>
                  </w:rPr>
                </w:rPrChange>
              </w:rPr>
            </w:pPr>
            <w:del w:id="5531" w:author="Phuong Truong Thi" w:date="2024-10-08T18:09:00Z">
              <w:r w:rsidRPr="00763017" w:rsidDel="007E0F89">
                <w:rPr>
                  <w:rFonts w:ascii="Times New Roman" w:hAnsi="Times New Roman"/>
                  <w:color w:val="000000"/>
                  <w:sz w:val="24"/>
                  <w:szCs w:val="24"/>
                  <w:lang w:val="vi-VN"/>
                  <w:rPrChange w:id="5532" w:author="thu nga" w:date="2024-09-30T13:54:00Z">
                    <w:rPr>
                      <w:rFonts w:ascii="Times New Roman" w:hAnsi="Times New Roman"/>
                      <w:color w:val="000000"/>
                      <w:sz w:val="24"/>
                      <w:szCs w:val="24"/>
                    </w:rPr>
                  </w:rPrChange>
                </w:rPr>
                <w:delText>Chênh lệch số dư bình quân TD so với chốt tháng trước</w:delText>
              </w:r>
            </w:del>
          </w:p>
        </w:tc>
        <w:tc>
          <w:tcPr>
            <w:tcW w:w="2610" w:type="dxa"/>
            <w:vAlign w:val="center"/>
            <w:tcPrChange w:id="5533" w:author="thu nga" w:date="2024-10-01T10:49:00Z">
              <w:tcPr>
                <w:tcW w:w="2610" w:type="dxa"/>
                <w:vAlign w:val="center"/>
              </w:tcPr>
            </w:tcPrChange>
          </w:tcPr>
          <w:p w14:paraId="20D8D6D6" w14:textId="6D3C36E1" w:rsidR="002E053E" w:rsidRPr="00763017" w:rsidDel="007E0F89" w:rsidRDefault="002E053E" w:rsidP="002E053E">
            <w:pPr>
              <w:spacing w:before="0" w:line="240" w:lineRule="auto"/>
              <w:contextualSpacing w:val="0"/>
              <w:rPr>
                <w:del w:id="5534" w:author="Phuong Truong Thi" w:date="2024-10-08T18:09:00Z"/>
                <w:rFonts w:ascii="Times New Roman" w:eastAsia="Times New Roman" w:hAnsi="Times New Roman"/>
                <w:sz w:val="24"/>
                <w:szCs w:val="24"/>
                <w:lang w:val="vi-VN" w:eastAsia="vi-VN"/>
                <w:rPrChange w:id="5535" w:author="thu nga" w:date="2024-09-30T13:54:00Z">
                  <w:rPr>
                    <w:del w:id="5536" w:author="Phuong Truong Thi" w:date="2024-10-08T18:09:00Z"/>
                    <w:rFonts w:ascii="Times New Roman" w:eastAsia="Times New Roman" w:hAnsi="Times New Roman"/>
                    <w:sz w:val="24"/>
                    <w:szCs w:val="24"/>
                    <w:lang w:eastAsia="vi-VN"/>
                  </w:rPr>
                </w:rPrChange>
              </w:rPr>
            </w:pPr>
            <w:del w:id="5537" w:author="Phuong Truong Thi" w:date="2024-10-08T18:09:00Z">
              <w:r w:rsidRPr="00763017" w:rsidDel="007E0F89">
                <w:rPr>
                  <w:rFonts w:ascii="Times New Roman" w:hAnsi="Times New Roman"/>
                  <w:color w:val="000000"/>
                  <w:sz w:val="24"/>
                  <w:szCs w:val="24"/>
                  <w:lang w:val="vi-VN"/>
                  <w:rPrChange w:id="5538" w:author="thu nga" w:date="2024-09-30T13:54:00Z">
                    <w:rPr>
                      <w:rFonts w:ascii="Times New Roman" w:hAnsi="Times New Roman"/>
                      <w:color w:val="000000"/>
                      <w:sz w:val="24"/>
                      <w:szCs w:val="24"/>
                    </w:rPr>
                  </w:rPrChange>
                </w:rPr>
                <w:delText>Bằng = Số dư bình quân TD tháng T - Số dư cuối kỳ TD Tháng (T-1)</w:delText>
              </w:r>
            </w:del>
          </w:p>
        </w:tc>
        <w:tc>
          <w:tcPr>
            <w:tcW w:w="1080" w:type="dxa"/>
            <w:tcPrChange w:id="5539" w:author="thu nga" w:date="2024-10-01T10:49:00Z">
              <w:tcPr>
                <w:tcW w:w="1080" w:type="dxa"/>
              </w:tcPr>
            </w:tcPrChange>
          </w:tcPr>
          <w:p w14:paraId="269DA43B" w14:textId="6BBFD892" w:rsidR="002E053E" w:rsidRPr="00C57A1C" w:rsidDel="007E0F89" w:rsidRDefault="002E053E" w:rsidP="002E053E">
            <w:pPr>
              <w:spacing w:before="0" w:line="240" w:lineRule="auto"/>
              <w:contextualSpacing w:val="0"/>
              <w:rPr>
                <w:del w:id="5540" w:author="Phuong Truong Thi" w:date="2024-10-08T18:09:00Z"/>
                <w:rFonts w:ascii="Times New Roman" w:eastAsia="Times New Roman" w:hAnsi="Times New Roman"/>
                <w:sz w:val="24"/>
                <w:szCs w:val="24"/>
                <w:lang w:eastAsia="vi-VN"/>
              </w:rPr>
            </w:pPr>
            <w:ins w:id="5541" w:author="thu nga" w:date="2024-09-30T15:05:00Z">
              <w:del w:id="5542" w:author="Phuong Truong Thi" w:date="2024-10-08T18:09:00Z">
                <w:r w:rsidRPr="000E556A" w:rsidDel="007E0F89">
                  <w:rPr>
                    <w:rFonts w:ascii="Times New Roman" w:eastAsia="Times New Roman" w:hAnsi="Times New Roman"/>
                    <w:sz w:val="24"/>
                    <w:szCs w:val="24"/>
                    <w:lang w:val="vi-VN" w:eastAsia="vi-VN"/>
                  </w:rPr>
                  <w:delText>CRM</w:delText>
                </w:r>
              </w:del>
            </w:ins>
          </w:p>
        </w:tc>
        <w:tc>
          <w:tcPr>
            <w:tcW w:w="1271" w:type="dxa"/>
            <w:tcPrChange w:id="5543" w:author="thu nga" w:date="2024-10-01T10:49:00Z">
              <w:tcPr>
                <w:tcW w:w="1080" w:type="dxa"/>
                <w:gridSpan w:val="2"/>
              </w:tcPr>
            </w:tcPrChange>
          </w:tcPr>
          <w:p w14:paraId="401104FC" w14:textId="139CA7C8" w:rsidR="002E053E" w:rsidRPr="00AD0E1A" w:rsidDel="007E0F89" w:rsidRDefault="002E053E" w:rsidP="002E053E">
            <w:pPr>
              <w:spacing w:before="0" w:line="240" w:lineRule="auto"/>
              <w:contextualSpacing w:val="0"/>
              <w:rPr>
                <w:del w:id="5544" w:author="Phuong Truong Thi" w:date="2024-10-08T18:09:00Z"/>
                <w:rFonts w:ascii="Times New Roman" w:eastAsia="Times New Roman" w:hAnsi="Times New Roman"/>
                <w:sz w:val="24"/>
                <w:szCs w:val="24"/>
                <w:lang w:eastAsia="vi-VN"/>
              </w:rPr>
            </w:pPr>
            <w:ins w:id="5545" w:author="thu nga" w:date="2024-10-01T10:33:00Z">
              <w:del w:id="5546" w:author="Phuong Truong Thi" w:date="2024-10-08T18:09:00Z">
                <w:r w:rsidRPr="00D52705" w:rsidDel="007E0F89">
                  <w:rPr>
                    <w:rFonts w:ascii="Times New Roman" w:eastAsia="Times New Roman" w:hAnsi="Times New Roman"/>
                    <w:sz w:val="24"/>
                    <w:szCs w:val="24"/>
                    <w:lang w:val="vi-VN" w:eastAsia="vi-VN"/>
                  </w:rPr>
                  <w:delText xml:space="preserve">Currency </w:delText>
                </w:r>
              </w:del>
            </w:ins>
            <w:del w:id="5547" w:author="Phuong Truong Thi" w:date="2024-10-08T18:09:00Z">
              <w:r w:rsidRPr="00C57A1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548" w:author="thu nga" w:date="2024-10-01T10:49:00Z">
              <w:tcPr>
                <w:tcW w:w="1890" w:type="dxa"/>
                <w:gridSpan w:val="3"/>
                <w:shd w:val="clear" w:color="auto" w:fill="auto"/>
                <w:noWrap/>
                <w:vAlign w:val="center"/>
              </w:tcPr>
            </w:tcPrChange>
          </w:tcPr>
          <w:p w14:paraId="67F91E6C" w14:textId="7BDD7241" w:rsidR="002E053E" w:rsidRPr="00AD0E1A" w:rsidDel="007E0F89" w:rsidRDefault="002E053E" w:rsidP="002E053E">
            <w:pPr>
              <w:spacing w:before="0" w:line="240" w:lineRule="auto"/>
              <w:contextualSpacing w:val="0"/>
              <w:rPr>
                <w:del w:id="5549" w:author="Phuong Truong Thi" w:date="2024-10-08T18:09:00Z"/>
                <w:rFonts w:ascii="Times New Roman" w:eastAsia="Times New Roman" w:hAnsi="Times New Roman"/>
                <w:sz w:val="24"/>
                <w:szCs w:val="24"/>
                <w:lang w:val="vi-VN" w:eastAsia="vi-VN"/>
              </w:rPr>
            </w:pPr>
          </w:p>
        </w:tc>
        <w:tc>
          <w:tcPr>
            <w:tcW w:w="1063" w:type="dxa"/>
            <w:tcPrChange w:id="5550" w:author="thu nga" w:date="2024-10-01T10:49:00Z">
              <w:tcPr>
                <w:tcW w:w="1260" w:type="dxa"/>
              </w:tcPr>
            </w:tcPrChange>
          </w:tcPr>
          <w:p w14:paraId="6C986539" w14:textId="1BE1CCFE" w:rsidR="002E053E" w:rsidRPr="00AD0E1A" w:rsidDel="007E0F89" w:rsidRDefault="002E053E" w:rsidP="002E053E">
            <w:pPr>
              <w:spacing w:before="0" w:line="240" w:lineRule="auto"/>
              <w:contextualSpacing w:val="0"/>
              <w:jc w:val="center"/>
              <w:rPr>
                <w:del w:id="5551" w:author="Phuong Truong Thi" w:date="2024-10-08T18:09:00Z"/>
                <w:rFonts w:ascii="Times New Roman" w:eastAsia="Times New Roman" w:hAnsi="Times New Roman"/>
                <w:sz w:val="24"/>
                <w:szCs w:val="24"/>
                <w:lang w:val="vi-VN" w:eastAsia="vi-VN"/>
              </w:rPr>
            </w:pPr>
            <w:del w:id="555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2D3823C" w14:textId="7EC72EB9" w:rsidTr="7F5A6C64">
        <w:trPr>
          <w:trHeight w:val="276"/>
          <w:del w:id="5553" w:author="Phuong Truong Thi" w:date="2024-10-08T18:09:00Z"/>
          <w:trPrChange w:id="5554" w:author="thu nga" w:date="2024-10-01T10:48:00Z">
            <w:trPr>
              <w:gridBefore w:val="3"/>
              <w:gridAfter w:val="0"/>
              <w:trHeight w:val="276"/>
            </w:trPr>
          </w:trPrChange>
        </w:trPr>
        <w:tc>
          <w:tcPr>
            <w:tcW w:w="1080" w:type="dxa"/>
            <w:gridSpan w:val="2"/>
            <w:tcPrChange w:id="5555" w:author="thu nga" w:date="2024-10-01T10:48:00Z">
              <w:tcPr>
                <w:tcW w:w="1080" w:type="dxa"/>
                <w:gridSpan w:val="3"/>
              </w:tcPr>
            </w:tcPrChange>
          </w:tcPr>
          <w:p w14:paraId="34CE7D04" w14:textId="52CA8AE7" w:rsidR="00FF4CD3" w:rsidDel="007E0F89" w:rsidRDefault="00FF4CD3" w:rsidP="0031151D">
            <w:pPr>
              <w:spacing w:before="0" w:line="240" w:lineRule="auto"/>
              <w:contextualSpacing w:val="0"/>
              <w:jc w:val="left"/>
              <w:rPr>
                <w:del w:id="5556" w:author="Phuong Truong Thi" w:date="2024-10-08T18:09:00Z"/>
                <w:rFonts w:ascii="Times New Roman" w:eastAsia="Times New Roman" w:hAnsi="Times New Roman"/>
                <w:sz w:val="24"/>
                <w:szCs w:val="24"/>
                <w:lang w:eastAsia="vi-VN"/>
              </w:rPr>
            </w:pPr>
          </w:p>
        </w:tc>
        <w:tc>
          <w:tcPr>
            <w:tcW w:w="8082" w:type="dxa"/>
            <w:gridSpan w:val="6"/>
            <w:tcPrChange w:id="5557" w:author="thu nga" w:date="2024-10-01T10:48:00Z">
              <w:tcPr>
                <w:tcW w:w="9270" w:type="dxa"/>
                <w:gridSpan w:val="9"/>
              </w:tcPr>
            </w:tcPrChange>
          </w:tcPr>
          <w:p w14:paraId="3BBE691E" w14:textId="068A32B0" w:rsidR="00FF4CD3" w:rsidDel="007E0F89" w:rsidRDefault="00FF4CD3" w:rsidP="0031151D">
            <w:pPr>
              <w:spacing w:before="0" w:line="240" w:lineRule="auto"/>
              <w:contextualSpacing w:val="0"/>
              <w:jc w:val="left"/>
              <w:rPr>
                <w:del w:id="5558" w:author="Phuong Truong Thi" w:date="2024-10-08T18:09:00Z"/>
                <w:rFonts w:ascii="Times New Roman" w:eastAsia="Times New Roman" w:hAnsi="Times New Roman"/>
                <w:sz w:val="24"/>
                <w:szCs w:val="24"/>
                <w:lang w:eastAsia="vi-VN"/>
              </w:rPr>
            </w:pPr>
            <w:del w:id="5559" w:author="Phuong Truong Thi" w:date="2024-10-08T18:09:00Z">
              <w:r w:rsidDel="007E0F89">
                <w:rPr>
                  <w:rFonts w:ascii="Times New Roman" w:eastAsia="Times New Roman" w:hAnsi="Times New Roman"/>
                  <w:sz w:val="24"/>
                  <w:szCs w:val="24"/>
                  <w:lang w:eastAsia="vi-VN"/>
                </w:rPr>
                <w:delText>TD Online</w:delText>
              </w:r>
            </w:del>
          </w:p>
        </w:tc>
      </w:tr>
      <w:tr w:rsidR="002E053E" w:rsidRPr="00AD0E1A" w:rsidDel="007E0F89" w14:paraId="626306C9" w14:textId="175E7CF8" w:rsidTr="7F5A6C64">
        <w:trPr>
          <w:trHeight w:val="276"/>
          <w:del w:id="5560" w:author="Phuong Truong Thi" w:date="2024-10-08T18:09:00Z"/>
          <w:trPrChange w:id="5561" w:author="thu nga" w:date="2024-10-01T10:49:00Z">
            <w:trPr>
              <w:gridBefore w:val="3"/>
              <w:gridAfter w:val="0"/>
              <w:trHeight w:val="276"/>
            </w:trPr>
          </w:trPrChange>
        </w:trPr>
        <w:tc>
          <w:tcPr>
            <w:tcW w:w="720" w:type="dxa"/>
            <w:shd w:val="clear" w:color="auto" w:fill="auto"/>
            <w:vAlign w:val="center"/>
            <w:tcPrChange w:id="5562" w:author="thu nga" w:date="2024-10-01T10:49:00Z">
              <w:tcPr>
                <w:tcW w:w="720" w:type="dxa"/>
                <w:shd w:val="clear" w:color="auto" w:fill="auto"/>
                <w:vAlign w:val="center"/>
              </w:tcPr>
            </w:tcPrChange>
          </w:tcPr>
          <w:p w14:paraId="42D61E0F" w14:textId="3A587687" w:rsidR="002E053E" w:rsidRPr="005A1D22" w:rsidDel="007E0F89" w:rsidRDefault="002E053E" w:rsidP="002E053E">
            <w:pPr>
              <w:pStyle w:val="ListParagraph"/>
              <w:numPr>
                <w:ilvl w:val="0"/>
                <w:numId w:val="61"/>
              </w:numPr>
              <w:spacing w:before="0" w:line="240" w:lineRule="auto"/>
              <w:contextualSpacing w:val="0"/>
              <w:jc w:val="left"/>
              <w:rPr>
                <w:del w:id="5563" w:author="Phuong Truong Thi" w:date="2024-10-08T18:09:00Z"/>
                <w:rFonts w:eastAsia="Times New Roman"/>
                <w:szCs w:val="24"/>
                <w:lang w:val="vi-VN" w:eastAsia="vi-VN"/>
              </w:rPr>
            </w:pPr>
          </w:p>
        </w:tc>
        <w:tc>
          <w:tcPr>
            <w:tcW w:w="1355" w:type="dxa"/>
            <w:gridSpan w:val="2"/>
            <w:shd w:val="clear" w:color="auto" w:fill="auto"/>
            <w:vAlign w:val="center"/>
            <w:tcPrChange w:id="5564" w:author="thu nga" w:date="2024-10-01T10:49:00Z">
              <w:tcPr>
                <w:tcW w:w="1710" w:type="dxa"/>
                <w:gridSpan w:val="3"/>
                <w:shd w:val="clear" w:color="auto" w:fill="auto"/>
                <w:vAlign w:val="center"/>
              </w:tcPr>
            </w:tcPrChange>
          </w:tcPr>
          <w:p w14:paraId="2B4C08F5" w14:textId="0AA0AE65" w:rsidR="002E053E" w:rsidRPr="005A1D22" w:rsidDel="007E0F89" w:rsidRDefault="002E053E" w:rsidP="002E053E">
            <w:pPr>
              <w:spacing w:before="0" w:line="240" w:lineRule="auto"/>
              <w:contextualSpacing w:val="0"/>
              <w:rPr>
                <w:del w:id="5565" w:author="Phuong Truong Thi" w:date="2024-10-08T18:09:00Z"/>
                <w:rFonts w:ascii="Times New Roman" w:hAnsi="Times New Roman"/>
                <w:sz w:val="24"/>
                <w:szCs w:val="24"/>
              </w:rPr>
            </w:pPr>
            <w:del w:id="5566" w:author="Phuong Truong Thi" w:date="2024-10-08T18:09:00Z">
              <w:r w:rsidRPr="005A1D22" w:rsidDel="007E0F89">
                <w:rPr>
                  <w:rFonts w:ascii="Times New Roman" w:hAnsi="Times New Roman"/>
                  <w:color w:val="000000"/>
                  <w:sz w:val="24"/>
                  <w:szCs w:val="24"/>
                </w:rPr>
                <w:delText>EOP_TD online ngày dữ liệu</w:delText>
              </w:r>
            </w:del>
          </w:p>
        </w:tc>
        <w:tc>
          <w:tcPr>
            <w:tcW w:w="2610" w:type="dxa"/>
            <w:vAlign w:val="center"/>
            <w:tcPrChange w:id="5567" w:author="thu nga" w:date="2024-10-01T10:49:00Z">
              <w:tcPr>
                <w:tcW w:w="2610" w:type="dxa"/>
                <w:vAlign w:val="center"/>
              </w:tcPr>
            </w:tcPrChange>
          </w:tcPr>
          <w:p w14:paraId="4C3A0A25" w14:textId="6C3636B2" w:rsidR="002E053E" w:rsidRPr="008C1DA1" w:rsidDel="007E0F89" w:rsidRDefault="002E053E" w:rsidP="002E053E">
            <w:pPr>
              <w:spacing w:before="0" w:line="240" w:lineRule="auto"/>
              <w:contextualSpacing w:val="0"/>
              <w:rPr>
                <w:del w:id="5568" w:author="Phuong Truong Thi" w:date="2024-10-08T18:09:00Z"/>
                <w:rFonts w:ascii="Times New Roman" w:eastAsia="Times New Roman" w:hAnsi="Times New Roman"/>
                <w:sz w:val="24"/>
                <w:szCs w:val="24"/>
                <w:lang w:eastAsia="vi-VN"/>
              </w:rPr>
            </w:pPr>
            <w:del w:id="5569" w:author="Phuong Truong Thi" w:date="2024-10-08T18:09:00Z">
              <w:r w:rsidRPr="008C1DA1" w:rsidDel="007E0F89">
                <w:rPr>
                  <w:rFonts w:ascii="Times New Roman" w:hAnsi="Times New Roman"/>
                  <w:color w:val="000000"/>
                  <w:sz w:val="24"/>
                  <w:szCs w:val="24"/>
                </w:rPr>
                <w:delText xml:space="preserve">Tổng số dư cuối kỳ các tài khoản TD Online (Category là Saving) (Cả nội và ngoại tệ) ngày dữ liệu </w:delText>
              </w:r>
            </w:del>
          </w:p>
        </w:tc>
        <w:tc>
          <w:tcPr>
            <w:tcW w:w="1080" w:type="dxa"/>
            <w:tcPrChange w:id="5570" w:author="thu nga" w:date="2024-10-01T10:49:00Z">
              <w:tcPr>
                <w:tcW w:w="1080" w:type="dxa"/>
              </w:tcPr>
            </w:tcPrChange>
          </w:tcPr>
          <w:p w14:paraId="1711B678" w14:textId="2237BC47" w:rsidR="002E053E" w:rsidRPr="00CC773E" w:rsidDel="007E0F89" w:rsidRDefault="002E053E" w:rsidP="002E053E">
            <w:pPr>
              <w:spacing w:before="0" w:line="240" w:lineRule="auto"/>
              <w:contextualSpacing w:val="0"/>
              <w:rPr>
                <w:del w:id="5571" w:author="Phuong Truong Thi" w:date="2024-10-08T18:09:00Z"/>
                <w:rFonts w:ascii="Times New Roman" w:eastAsia="Times New Roman" w:hAnsi="Times New Roman"/>
                <w:sz w:val="24"/>
                <w:szCs w:val="24"/>
                <w:lang w:eastAsia="vi-VN"/>
              </w:rPr>
            </w:pPr>
            <w:ins w:id="5572" w:author="thu nga" w:date="2024-09-30T15:06:00Z">
              <w:del w:id="5573" w:author="Phuong Truong Thi" w:date="2024-10-08T18:09:00Z">
                <w:r w:rsidRPr="00DA23DD" w:rsidDel="007E0F89">
                  <w:rPr>
                    <w:rFonts w:ascii="Times New Roman" w:eastAsia="Times New Roman" w:hAnsi="Times New Roman"/>
                    <w:sz w:val="24"/>
                    <w:szCs w:val="24"/>
                    <w:lang w:val="vi-VN" w:eastAsia="vi-VN"/>
                  </w:rPr>
                  <w:delText>CRM</w:delText>
                </w:r>
              </w:del>
            </w:ins>
          </w:p>
        </w:tc>
        <w:tc>
          <w:tcPr>
            <w:tcW w:w="1271" w:type="dxa"/>
            <w:tcPrChange w:id="5574" w:author="thu nga" w:date="2024-10-01T10:49:00Z">
              <w:tcPr>
                <w:tcW w:w="1080" w:type="dxa"/>
                <w:gridSpan w:val="2"/>
              </w:tcPr>
            </w:tcPrChange>
          </w:tcPr>
          <w:p w14:paraId="1F005AE0" w14:textId="79973CF6" w:rsidR="002E053E" w:rsidRPr="00AD0E1A" w:rsidDel="007E0F89" w:rsidRDefault="002E053E" w:rsidP="002E053E">
            <w:pPr>
              <w:spacing w:before="0" w:line="240" w:lineRule="auto"/>
              <w:contextualSpacing w:val="0"/>
              <w:rPr>
                <w:del w:id="5575" w:author="Phuong Truong Thi" w:date="2024-10-08T18:09:00Z"/>
                <w:rFonts w:ascii="Times New Roman" w:eastAsia="Times New Roman" w:hAnsi="Times New Roman"/>
                <w:sz w:val="24"/>
                <w:szCs w:val="24"/>
                <w:lang w:eastAsia="vi-VN"/>
              </w:rPr>
            </w:pPr>
            <w:ins w:id="5576" w:author="thu nga" w:date="2024-10-01T10:33:00Z">
              <w:del w:id="5577" w:author="Phuong Truong Thi" w:date="2024-10-08T18:09:00Z">
                <w:r w:rsidRPr="007D63AA" w:rsidDel="007E0F89">
                  <w:rPr>
                    <w:rFonts w:ascii="Times New Roman" w:eastAsia="Times New Roman" w:hAnsi="Times New Roman"/>
                    <w:sz w:val="24"/>
                    <w:szCs w:val="24"/>
                    <w:lang w:val="vi-VN" w:eastAsia="vi-VN"/>
                  </w:rPr>
                  <w:delText xml:space="preserve">Currency </w:delText>
                </w:r>
              </w:del>
            </w:ins>
            <w:del w:id="5578" w:author="Phuong Truong Thi" w:date="2024-10-08T18:09:00Z">
              <w:r w:rsidRPr="00CC773E"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579" w:author="thu nga" w:date="2024-10-01T10:49:00Z">
              <w:tcPr>
                <w:tcW w:w="1890" w:type="dxa"/>
                <w:gridSpan w:val="3"/>
                <w:shd w:val="clear" w:color="auto" w:fill="auto"/>
                <w:noWrap/>
                <w:vAlign w:val="center"/>
              </w:tcPr>
            </w:tcPrChange>
          </w:tcPr>
          <w:p w14:paraId="6BAAFBDE" w14:textId="3A0A9CE8" w:rsidR="002E053E" w:rsidRPr="00AD0E1A" w:rsidDel="007E0F89" w:rsidRDefault="002E053E" w:rsidP="002E053E">
            <w:pPr>
              <w:spacing w:before="0" w:line="240" w:lineRule="auto"/>
              <w:contextualSpacing w:val="0"/>
              <w:rPr>
                <w:del w:id="5580" w:author="Phuong Truong Thi" w:date="2024-10-08T18:09:00Z"/>
                <w:rFonts w:ascii="Times New Roman" w:eastAsia="Times New Roman" w:hAnsi="Times New Roman"/>
                <w:sz w:val="24"/>
                <w:szCs w:val="24"/>
                <w:lang w:val="vi-VN" w:eastAsia="vi-VN"/>
              </w:rPr>
            </w:pPr>
          </w:p>
        </w:tc>
        <w:tc>
          <w:tcPr>
            <w:tcW w:w="1063" w:type="dxa"/>
            <w:tcPrChange w:id="5581" w:author="thu nga" w:date="2024-10-01T10:49:00Z">
              <w:tcPr>
                <w:tcW w:w="1260" w:type="dxa"/>
              </w:tcPr>
            </w:tcPrChange>
          </w:tcPr>
          <w:p w14:paraId="08062045" w14:textId="58DC52BA" w:rsidR="002E053E" w:rsidRPr="00AD0E1A" w:rsidDel="007E0F89" w:rsidRDefault="002E053E" w:rsidP="002E053E">
            <w:pPr>
              <w:spacing w:before="0" w:line="240" w:lineRule="auto"/>
              <w:contextualSpacing w:val="0"/>
              <w:jc w:val="center"/>
              <w:rPr>
                <w:del w:id="5582" w:author="Phuong Truong Thi" w:date="2024-10-08T18:09:00Z"/>
                <w:rFonts w:ascii="Times New Roman" w:eastAsia="Times New Roman" w:hAnsi="Times New Roman"/>
                <w:sz w:val="24"/>
                <w:szCs w:val="24"/>
                <w:lang w:val="vi-VN" w:eastAsia="vi-VN"/>
              </w:rPr>
            </w:pPr>
            <w:del w:id="5583"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17EF8511" w14:textId="1F12E839" w:rsidTr="7F5A6C64">
        <w:trPr>
          <w:trHeight w:val="276"/>
          <w:del w:id="5584" w:author="Phuong Truong Thi" w:date="2024-10-08T18:09:00Z"/>
          <w:trPrChange w:id="5585" w:author="thu nga" w:date="2024-10-01T10:49:00Z">
            <w:trPr>
              <w:gridBefore w:val="3"/>
              <w:gridAfter w:val="0"/>
              <w:trHeight w:val="276"/>
            </w:trPr>
          </w:trPrChange>
        </w:trPr>
        <w:tc>
          <w:tcPr>
            <w:tcW w:w="720" w:type="dxa"/>
            <w:shd w:val="clear" w:color="auto" w:fill="auto"/>
            <w:vAlign w:val="center"/>
            <w:tcPrChange w:id="5586" w:author="thu nga" w:date="2024-10-01T10:49:00Z">
              <w:tcPr>
                <w:tcW w:w="720" w:type="dxa"/>
                <w:shd w:val="clear" w:color="auto" w:fill="auto"/>
                <w:vAlign w:val="center"/>
              </w:tcPr>
            </w:tcPrChange>
          </w:tcPr>
          <w:p w14:paraId="35BC7D94" w14:textId="1EECEFF1" w:rsidR="002E053E" w:rsidRPr="005A1D22" w:rsidDel="007E0F89" w:rsidRDefault="002E053E" w:rsidP="002E053E">
            <w:pPr>
              <w:pStyle w:val="ListParagraph"/>
              <w:numPr>
                <w:ilvl w:val="0"/>
                <w:numId w:val="61"/>
              </w:numPr>
              <w:spacing w:before="0" w:line="240" w:lineRule="auto"/>
              <w:contextualSpacing w:val="0"/>
              <w:jc w:val="left"/>
              <w:rPr>
                <w:del w:id="5587" w:author="Phuong Truong Thi" w:date="2024-10-08T18:09:00Z"/>
                <w:rFonts w:eastAsia="Times New Roman"/>
                <w:szCs w:val="24"/>
                <w:lang w:val="vi-VN" w:eastAsia="vi-VN"/>
              </w:rPr>
            </w:pPr>
          </w:p>
        </w:tc>
        <w:tc>
          <w:tcPr>
            <w:tcW w:w="1355" w:type="dxa"/>
            <w:gridSpan w:val="2"/>
            <w:shd w:val="clear" w:color="auto" w:fill="auto"/>
            <w:vAlign w:val="center"/>
            <w:tcPrChange w:id="5588" w:author="thu nga" w:date="2024-10-01T10:49:00Z">
              <w:tcPr>
                <w:tcW w:w="1710" w:type="dxa"/>
                <w:gridSpan w:val="3"/>
                <w:shd w:val="clear" w:color="auto" w:fill="auto"/>
                <w:vAlign w:val="center"/>
              </w:tcPr>
            </w:tcPrChange>
          </w:tcPr>
          <w:p w14:paraId="1B2A601F" w14:textId="7BEE20EF" w:rsidR="002E053E" w:rsidRPr="005A1D22" w:rsidDel="007E0F89" w:rsidRDefault="002E053E" w:rsidP="002E053E">
            <w:pPr>
              <w:spacing w:before="0" w:line="240" w:lineRule="auto"/>
              <w:contextualSpacing w:val="0"/>
              <w:rPr>
                <w:del w:id="5589" w:author="Phuong Truong Thi" w:date="2024-10-08T18:09:00Z"/>
                <w:rFonts w:ascii="Times New Roman" w:hAnsi="Times New Roman"/>
                <w:sz w:val="24"/>
                <w:szCs w:val="24"/>
              </w:rPr>
            </w:pPr>
            <w:del w:id="5590" w:author="Phuong Truong Thi" w:date="2024-10-08T18:09:00Z">
              <w:r w:rsidRPr="005A1D22" w:rsidDel="007E0F89">
                <w:rPr>
                  <w:rFonts w:ascii="Times New Roman" w:hAnsi="Times New Roman"/>
                  <w:color w:val="000000"/>
                  <w:sz w:val="24"/>
                  <w:szCs w:val="24"/>
                </w:rPr>
                <w:delText>EOP_TD online mở mới trong tháng</w:delText>
              </w:r>
            </w:del>
          </w:p>
        </w:tc>
        <w:tc>
          <w:tcPr>
            <w:tcW w:w="2610" w:type="dxa"/>
            <w:vAlign w:val="bottom"/>
            <w:tcPrChange w:id="5591" w:author="thu nga" w:date="2024-10-01T10:49:00Z">
              <w:tcPr>
                <w:tcW w:w="2610" w:type="dxa"/>
                <w:vAlign w:val="bottom"/>
              </w:tcPr>
            </w:tcPrChange>
          </w:tcPr>
          <w:p w14:paraId="56C90F08" w14:textId="047A790D" w:rsidR="002E053E" w:rsidRPr="008C1DA1" w:rsidDel="007E0F89" w:rsidRDefault="002E053E" w:rsidP="002E053E">
            <w:pPr>
              <w:spacing w:before="0" w:line="240" w:lineRule="auto"/>
              <w:contextualSpacing w:val="0"/>
              <w:rPr>
                <w:del w:id="5592" w:author="Phuong Truong Thi" w:date="2024-10-08T18:09:00Z"/>
                <w:rFonts w:ascii="Times New Roman" w:eastAsia="Times New Roman" w:hAnsi="Times New Roman"/>
                <w:sz w:val="24"/>
                <w:szCs w:val="24"/>
                <w:lang w:eastAsia="vi-VN"/>
              </w:rPr>
            </w:pPr>
            <w:del w:id="5593" w:author="Phuong Truong Thi" w:date="2024-10-08T18:09:00Z">
              <w:r w:rsidRPr="008C1DA1" w:rsidDel="007E0F89">
                <w:rPr>
                  <w:rFonts w:ascii="Times New Roman" w:hAnsi="Times New Roman"/>
                  <w:color w:val="000000"/>
                  <w:sz w:val="24"/>
                  <w:szCs w:val="24"/>
                </w:rPr>
                <w:delText>Tổng số dư cuối kỳ các tài khoản TD Online  mở trong tháng(Category là Saving) (Cả nội và ngoại tệ) ngày dữ liệu</w:delText>
              </w:r>
            </w:del>
          </w:p>
        </w:tc>
        <w:tc>
          <w:tcPr>
            <w:tcW w:w="1080" w:type="dxa"/>
            <w:tcPrChange w:id="5594" w:author="thu nga" w:date="2024-10-01T10:49:00Z">
              <w:tcPr>
                <w:tcW w:w="1080" w:type="dxa"/>
              </w:tcPr>
            </w:tcPrChange>
          </w:tcPr>
          <w:p w14:paraId="7CB745BE" w14:textId="521E69FC" w:rsidR="002E053E" w:rsidRPr="00CC773E" w:rsidDel="007E0F89" w:rsidRDefault="002E053E" w:rsidP="002E053E">
            <w:pPr>
              <w:spacing w:before="0" w:line="240" w:lineRule="auto"/>
              <w:contextualSpacing w:val="0"/>
              <w:rPr>
                <w:del w:id="5595" w:author="Phuong Truong Thi" w:date="2024-10-08T18:09:00Z"/>
                <w:rFonts w:ascii="Times New Roman" w:eastAsia="Times New Roman" w:hAnsi="Times New Roman"/>
                <w:sz w:val="24"/>
                <w:szCs w:val="24"/>
                <w:lang w:eastAsia="vi-VN"/>
              </w:rPr>
            </w:pPr>
            <w:ins w:id="5596" w:author="thu nga" w:date="2024-09-30T15:06:00Z">
              <w:del w:id="5597" w:author="Phuong Truong Thi" w:date="2024-10-08T18:09:00Z">
                <w:r w:rsidRPr="00DA23DD" w:rsidDel="007E0F89">
                  <w:rPr>
                    <w:rFonts w:ascii="Times New Roman" w:eastAsia="Times New Roman" w:hAnsi="Times New Roman"/>
                    <w:sz w:val="24"/>
                    <w:szCs w:val="24"/>
                    <w:lang w:val="vi-VN" w:eastAsia="vi-VN"/>
                  </w:rPr>
                  <w:delText>CRM</w:delText>
                </w:r>
              </w:del>
            </w:ins>
          </w:p>
        </w:tc>
        <w:tc>
          <w:tcPr>
            <w:tcW w:w="1271" w:type="dxa"/>
            <w:tcPrChange w:id="5598" w:author="thu nga" w:date="2024-10-01T10:49:00Z">
              <w:tcPr>
                <w:tcW w:w="1080" w:type="dxa"/>
                <w:gridSpan w:val="2"/>
              </w:tcPr>
            </w:tcPrChange>
          </w:tcPr>
          <w:p w14:paraId="43B6586F" w14:textId="230767C2" w:rsidR="002E053E" w:rsidRPr="00AD0E1A" w:rsidDel="007E0F89" w:rsidRDefault="002E053E" w:rsidP="002E053E">
            <w:pPr>
              <w:spacing w:before="0" w:line="240" w:lineRule="auto"/>
              <w:contextualSpacing w:val="0"/>
              <w:rPr>
                <w:del w:id="5599" w:author="Phuong Truong Thi" w:date="2024-10-08T18:09:00Z"/>
                <w:rFonts w:ascii="Times New Roman" w:eastAsia="Times New Roman" w:hAnsi="Times New Roman"/>
                <w:sz w:val="24"/>
                <w:szCs w:val="24"/>
                <w:lang w:eastAsia="vi-VN"/>
              </w:rPr>
            </w:pPr>
            <w:ins w:id="5600" w:author="thu nga" w:date="2024-10-01T10:33:00Z">
              <w:del w:id="5601" w:author="Phuong Truong Thi" w:date="2024-10-08T18:09:00Z">
                <w:r w:rsidRPr="007D63AA" w:rsidDel="007E0F89">
                  <w:rPr>
                    <w:rFonts w:ascii="Times New Roman" w:eastAsia="Times New Roman" w:hAnsi="Times New Roman"/>
                    <w:sz w:val="24"/>
                    <w:szCs w:val="24"/>
                    <w:lang w:val="vi-VN" w:eastAsia="vi-VN"/>
                  </w:rPr>
                  <w:delText xml:space="preserve">Currency </w:delText>
                </w:r>
              </w:del>
            </w:ins>
            <w:del w:id="5602" w:author="Phuong Truong Thi" w:date="2024-10-08T18:09:00Z">
              <w:r w:rsidRPr="00CC773E"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603" w:author="thu nga" w:date="2024-10-01T10:49:00Z">
              <w:tcPr>
                <w:tcW w:w="1890" w:type="dxa"/>
                <w:gridSpan w:val="3"/>
                <w:shd w:val="clear" w:color="auto" w:fill="auto"/>
                <w:noWrap/>
                <w:vAlign w:val="center"/>
              </w:tcPr>
            </w:tcPrChange>
          </w:tcPr>
          <w:p w14:paraId="456B65A1" w14:textId="6E244B8D" w:rsidR="002E053E" w:rsidRPr="00AD0E1A" w:rsidDel="007E0F89" w:rsidRDefault="002E053E" w:rsidP="002E053E">
            <w:pPr>
              <w:spacing w:before="0" w:line="240" w:lineRule="auto"/>
              <w:contextualSpacing w:val="0"/>
              <w:rPr>
                <w:del w:id="5604" w:author="Phuong Truong Thi" w:date="2024-10-08T18:09:00Z"/>
                <w:rFonts w:ascii="Times New Roman" w:eastAsia="Times New Roman" w:hAnsi="Times New Roman"/>
                <w:sz w:val="24"/>
                <w:szCs w:val="24"/>
                <w:lang w:val="vi-VN" w:eastAsia="vi-VN"/>
              </w:rPr>
            </w:pPr>
          </w:p>
        </w:tc>
        <w:tc>
          <w:tcPr>
            <w:tcW w:w="1063" w:type="dxa"/>
            <w:tcPrChange w:id="5605" w:author="thu nga" w:date="2024-10-01T10:49:00Z">
              <w:tcPr>
                <w:tcW w:w="1260" w:type="dxa"/>
              </w:tcPr>
            </w:tcPrChange>
          </w:tcPr>
          <w:p w14:paraId="12684846" w14:textId="3E13F7B6" w:rsidR="002E053E" w:rsidRPr="00AD0E1A" w:rsidDel="007E0F89" w:rsidRDefault="002E053E" w:rsidP="002E053E">
            <w:pPr>
              <w:spacing w:before="0" w:line="240" w:lineRule="auto"/>
              <w:contextualSpacing w:val="0"/>
              <w:jc w:val="center"/>
              <w:rPr>
                <w:del w:id="5606" w:author="Phuong Truong Thi" w:date="2024-10-08T18:09:00Z"/>
                <w:rFonts w:ascii="Times New Roman" w:eastAsia="Times New Roman" w:hAnsi="Times New Roman"/>
                <w:sz w:val="24"/>
                <w:szCs w:val="24"/>
                <w:lang w:val="vi-VN" w:eastAsia="vi-VN"/>
              </w:rPr>
            </w:pPr>
            <w:del w:id="5607"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255A430" w14:textId="73C27B0D" w:rsidTr="7F5A6C64">
        <w:trPr>
          <w:trHeight w:val="276"/>
          <w:del w:id="5608" w:author="Phuong Truong Thi" w:date="2024-10-08T18:09:00Z"/>
          <w:trPrChange w:id="5609" w:author="thu nga" w:date="2024-10-01T10:48:00Z">
            <w:trPr>
              <w:gridBefore w:val="3"/>
              <w:gridAfter w:val="0"/>
              <w:trHeight w:val="276"/>
            </w:trPr>
          </w:trPrChange>
        </w:trPr>
        <w:tc>
          <w:tcPr>
            <w:tcW w:w="1080" w:type="dxa"/>
            <w:gridSpan w:val="2"/>
            <w:tcPrChange w:id="5610" w:author="thu nga" w:date="2024-10-01T10:48:00Z">
              <w:tcPr>
                <w:tcW w:w="1080" w:type="dxa"/>
                <w:gridSpan w:val="3"/>
              </w:tcPr>
            </w:tcPrChange>
          </w:tcPr>
          <w:p w14:paraId="56659FA5" w14:textId="33638F40" w:rsidR="00FF4CD3" w:rsidDel="007E0F89" w:rsidRDefault="00FF4CD3" w:rsidP="0031151D">
            <w:pPr>
              <w:spacing w:before="0" w:line="240" w:lineRule="auto"/>
              <w:contextualSpacing w:val="0"/>
              <w:jc w:val="left"/>
              <w:rPr>
                <w:del w:id="5611" w:author="Phuong Truong Thi" w:date="2024-10-08T18:09:00Z"/>
                <w:rFonts w:ascii="Times New Roman" w:eastAsia="Times New Roman" w:hAnsi="Times New Roman"/>
                <w:sz w:val="24"/>
                <w:szCs w:val="24"/>
                <w:lang w:eastAsia="vi-VN"/>
              </w:rPr>
            </w:pPr>
          </w:p>
        </w:tc>
        <w:tc>
          <w:tcPr>
            <w:tcW w:w="8082" w:type="dxa"/>
            <w:gridSpan w:val="6"/>
            <w:tcPrChange w:id="5612" w:author="thu nga" w:date="2024-10-01T10:48:00Z">
              <w:tcPr>
                <w:tcW w:w="9270" w:type="dxa"/>
                <w:gridSpan w:val="9"/>
              </w:tcPr>
            </w:tcPrChange>
          </w:tcPr>
          <w:p w14:paraId="58E48881" w14:textId="5062A78C" w:rsidR="00FF4CD3" w:rsidDel="007E0F89" w:rsidRDefault="00FF4CD3" w:rsidP="0031151D">
            <w:pPr>
              <w:spacing w:before="0" w:line="240" w:lineRule="auto"/>
              <w:contextualSpacing w:val="0"/>
              <w:jc w:val="left"/>
              <w:rPr>
                <w:del w:id="5613" w:author="Phuong Truong Thi" w:date="2024-10-08T18:09:00Z"/>
                <w:rFonts w:ascii="Times New Roman" w:eastAsia="Times New Roman" w:hAnsi="Times New Roman"/>
                <w:sz w:val="24"/>
                <w:szCs w:val="24"/>
                <w:lang w:eastAsia="vi-VN"/>
              </w:rPr>
            </w:pPr>
            <w:del w:id="5614" w:author="Phuong Truong Thi" w:date="2024-10-08T18:09:00Z">
              <w:r w:rsidDel="007E0F89">
                <w:rPr>
                  <w:rFonts w:ascii="Times New Roman" w:eastAsia="Times New Roman" w:hAnsi="Times New Roman"/>
                  <w:sz w:val="24"/>
                  <w:szCs w:val="24"/>
                  <w:lang w:eastAsia="vi-VN"/>
                </w:rPr>
                <w:delText>Invest</w:delText>
              </w:r>
            </w:del>
          </w:p>
        </w:tc>
      </w:tr>
      <w:tr w:rsidR="002E053E" w:rsidRPr="00AD0E1A" w:rsidDel="007E0F89" w14:paraId="04B67B82" w14:textId="42BEE780" w:rsidTr="7F5A6C64">
        <w:trPr>
          <w:trHeight w:val="276"/>
          <w:del w:id="5615" w:author="Phuong Truong Thi" w:date="2024-10-08T18:09:00Z"/>
          <w:trPrChange w:id="5616" w:author="thu nga" w:date="2024-10-01T10:49:00Z">
            <w:trPr>
              <w:gridBefore w:val="3"/>
              <w:gridAfter w:val="0"/>
              <w:trHeight w:val="276"/>
            </w:trPr>
          </w:trPrChange>
        </w:trPr>
        <w:tc>
          <w:tcPr>
            <w:tcW w:w="720" w:type="dxa"/>
            <w:shd w:val="clear" w:color="auto" w:fill="auto"/>
            <w:vAlign w:val="center"/>
            <w:tcPrChange w:id="5617" w:author="thu nga" w:date="2024-10-01T10:49:00Z">
              <w:tcPr>
                <w:tcW w:w="720" w:type="dxa"/>
                <w:shd w:val="clear" w:color="auto" w:fill="auto"/>
                <w:vAlign w:val="center"/>
              </w:tcPr>
            </w:tcPrChange>
          </w:tcPr>
          <w:p w14:paraId="0905663A" w14:textId="06F78FB9" w:rsidR="002E053E" w:rsidRPr="005A1D22" w:rsidDel="007E0F89" w:rsidRDefault="002E053E" w:rsidP="002E053E">
            <w:pPr>
              <w:pStyle w:val="ListParagraph"/>
              <w:numPr>
                <w:ilvl w:val="0"/>
                <w:numId w:val="61"/>
              </w:numPr>
              <w:spacing w:before="0" w:line="240" w:lineRule="auto"/>
              <w:contextualSpacing w:val="0"/>
              <w:jc w:val="left"/>
              <w:rPr>
                <w:del w:id="5618" w:author="Phuong Truong Thi" w:date="2024-10-08T18:09:00Z"/>
                <w:rFonts w:eastAsia="Times New Roman"/>
                <w:szCs w:val="24"/>
                <w:lang w:val="vi-VN" w:eastAsia="vi-VN"/>
              </w:rPr>
            </w:pPr>
          </w:p>
        </w:tc>
        <w:tc>
          <w:tcPr>
            <w:tcW w:w="1355" w:type="dxa"/>
            <w:gridSpan w:val="2"/>
            <w:shd w:val="clear" w:color="auto" w:fill="auto"/>
            <w:vAlign w:val="center"/>
            <w:tcPrChange w:id="5619" w:author="thu nga" w:date="2024-10-01T10:49:00Z">
              <w:tcPr>
                <w:tcW w:w="1710" w:type="dxa"/>
                <w:gridSpan w:val="3"/>
                <w:shd w:val="clear" w:color="auto" w:fill="auto"/>
                <w:vAlign w:val="center"/>
              </w:tcPr>
            </w:tcPrChange>
          </w:tcPr>
          <w:p w14:paraId="2F2F62D0" w14:textId="14196D86" w:rsidR="002E053E" w:rsidRPr="005A1D22" w:rsidDel="007E0F89" w:rsidRDefault="002E053E" w:rsidP="002E053E">
            <w:pPr>
              <w:spacing w:before="0" w:line="240" w:lineRule="auto"/>
              <w:contextualSpacing w:val="0"/>
              <w:rPr>
                <w:del w:id="5620" w:author="Phuong Truong Thi" w:date="2024-10-08T18:09:00Z"/>
                <w:rFonts w:ascii="Times New Roman" w:hAnsi="Times New Roman"/>
                <w:sz w:val="24"/>
                <w:szCs w:val="24"/>
              </w:rPr>
            </w:pPr>
            <w:del w:id="5621" w:author="Phuong Truong Thi" w:date="2024-10-08T18:09:00Z">
              <w:r w:rsidRPr="005A1D22" w:rsidDel="007E0F89">
                <w:rPr>
                  <w:rFonts w:ascii="Times New Roman" w:hAnsi="Times New Roman"/>
                  <w:color w:val="000000"/>
                  <w:sz w:val="24"/>
                  <w:szCs w:val="24"/>
                </w:rPr>
                <w:delText>Số dư Bond ngày báo cáo</w:delText>
              </w:r>
            </w:del>
          </w:p>
        </w:tc>
        <w:tc>
          <w:tcPr>
            <w:tcW w:w="2610" w:type="dxa"/>
            <w:vAlign w:val="center"/>
            <w:tcPrChange w:id="5622" w:author="thu nga" w:date="2024-10-01T10:49:00Z">
              <w:tcPr>
                <w:tcW w:w="2610" w:type="dxa"/>
                <w:vAlign w:val="center"/>
              </w:tcPr>
            </w:tcPrChange>
          </w:tcPr>
          <w:p w14:paraId="63FFA972" w14:textId="15413B65" w:rsidR="002E053E" w:rsidRPr="008C1DA1" w:rsidDel="007E0F89" w:rsidRDefault="002E053E" w:rsidP="002E053E">
            <w:pPr>
              <w:spacing w:before="0" w:line="240" w:lineRule="auto"/>
              <w:contextualSpacing w:val="0"/>
              <w:rPr>
                <w:del w:id="5623" w:author="Phuong Truong Thi" w:date="2024-10-08T18:09:00Z"/>
                <w:rFonts w:ascii="Times New Roman" w:eastAsia="Times New Roman" w:hAnsi="Times New Roman"/>
                <w:sz w:val="24"/>
                <w:szCs w:val="24"/>
                <w:lang w:eastAsia="vi-VN"/>
              </w:rPr>
            </w:pPr>
            <w:del w:id="5624" w:author="Phuong Truong Thi" w:date="2024-10-08T18:09:00Z">
              <w:r w:rsidRPr="008C1DA1" w:rsidDel="007E0F89">
                <w:rPr>
                  <w:rFonts w:ascii="Times New Roman" w:hAnsi="Times New Roman"/>
                  <w:color w:val="000000"/>
                  <w:sz w:val="24"/>
                  <w:szCs w:val="24"/>
                </w:rPr>
                <w:delText>Tổng số dư các hợp đồng bond của KH tại ngày báo cáo</w:delText>
              </w:r>
            </w:del>
          </w:p>
        </w:tc>
        <w:tc>
          <w:tcPr>
            <w:tcW w:w="1080" w:type="dxa"/>
            <w:tcPrChange w:id="5625" w:author="thu nga" w:date="2024-10-01T10:49:00Z">
              <w:tcPr>
                <w:tcW w:w="1080" w:type="dxa"/>
              </w:tcPr>
            </w:tcPrChange>
          </w:tcPr>
          <w:p w14:paraId="081530BD" w14:textId="7604B9E8" w:rsidR="002E053E" w:rsidRPr="00D0477D" w:rsidDel="007E0F89" w:rsidRDefault="002E053E" w:rsidP="002E053E">
            <w:pPr>
              <w:spacing w:before="0" w:line="240" w:lineRule="auto"/>
              <w:contextualSpacing w:val="0"/>
              <w:rPr>
                <w:del w:id="5626" w:author="Phuong Truong Thi" w:date="2024-10-08T18:09:00Z"/>
                <w:rFonts w:ascii="Times New Roman" w:eastAsia="Times New Roman" w:hAnsi="Times New Roman"/>
                <w:sz w:val="24"/>
                <w:szCs w:val="24"/>
                <w:lang w:eastAsia="vi-VN"/>
              </w:rPr>
            </w:pPr>
            <w:ins w:id="5627" w:author="thu nga" w:date="2024-09-30T15:06:00Z">
              <w:del w:id="5628" w:author="Phuong Truong Thi" w:date="2024-10-08T18:09:00Z">
                <w:r w:rsidRPr="0034500F" w:rsidDel="007E0F89">
                  <w:rPr>
                    <w:rFonts w:ascii="Times New Roman" w:eastAsia="Times New Roman" w:hAnsi="Times New Roman"/>
                    <w:sz w:val="24"/>
                    <w:szCs w:val="24"/>
                    <w:lang w:val="vi-VN" w:eastAsia="vi-VN"/>
                  </w:rPr>
                  <w:delText>CRM</w:delText>
                </w:r>
              </w:del>
            </w:ins>
          </w:p>
        </w:tc>
        <w:tc>
          <w:tcPr>
            <w:tcW w:w="1271" w:type="dxa"/>
            <w:tcPrChange w:id="5629" w:author="thu nga" w:date="2024-10-01T10:49:00Z">
              <w:tcPr>
                <w:tcW w:w="1080" w:type="dxa"/>
                <w:gridSpan w:val="2"/>
              </w:tcPr>
            </w:tcPrChange>
          </w:tcPr>
          <w:p w14:paraId="47EE91B1" w14:textId="526F2B60" w:rsidR="002E053E" w:rsidRPr="00AD0E1A" w:rsidDel="007E0F89" w:rsidRDefault="002E053E" w:rsidP="002E053E">
            <w:pPr>
              <w:spacing w:before="0" w:line="240" w:lineRule="auto"/>
              <w:contextualSpacing w:val="0"/>
              <w:rPr>
                <w:del w:id="5630" w:author="Phuong Truong Thi" w:date="2024-10-08T18:09:00Z"/>
                <w:rFonts w:ascii="Times New Roman" w:eastAsia="Times New Roman" w:hAnsi="Times New Roman"/>
                <w:sz w:val="24"/>
                <w:szCs w:val="24"/>
                <w:lang w:eastAsia="vi-VN"/>
              </w:rPr>
            </w:pPr>
            <w:ins w:id="5631" w:author="thu nga" w:date="2024-10-01T10:33:00Z">
              <w:del w:id="5632" w:author="Phuong Truong Thi" w:date="2024-10-08T18:09:00Z">
                <w:r w:rsidRPr="005608CF" w:rsidDel="007E0F89">
                  <w:rPr>
                    <w:rFonts w:ascii="Times New Roman" w:eastAsia="Times New Roman" w:hAnsi="Times New Roman"/>
                    <w:sz w:val="24"/>
                    <w:szCs w:val="24"/>
                    <w:lang w:val="vi-VN" w:eastAsia="vi-VN"/>
                  </w:rPr>
                  <w:delText xml:space="preserve">Currency </w:delText>
                </w:r>
              </w:del>
            </w:ins>
            <w:del w:id="5633" w:author="Phuong Truong Thi" w:date="2024-10-08T18:09:00Z">
              <w:r w:rsidRPr="00D0477D"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634" w:author="thu nga" w:date="2024-10-01T10:49:00Z">
              <w:tcPr>
                <w:tcW w:w="1890" w:type="dxa"/>
                <w:gridSpan w:val="3"/>
                <w:shd w:val="clear" w:color="auto" w:fill="auto"/>
                <w:noWrap/>
                <w:vAlign w:val="center"/>
              </w:tcPr>
            </w:tcPrChange>
          </w:tcPr>
          <w:p w14:paraId="2657FBC2" w14:textId="0DDFDF2A" w:rsidR="002E053E" w:rsidRPr="00AD0E1A" w:rsidDel="007E0F89" w:rsidRDefault="002E053E" w:rsidP="002E053E">
            <w:pPr>
              <w:spacing w:before="0" w:line="240" w:lineRule="auto"/>
              <w:contextualSpacing w:val="0"/>
              <w:rPr>
                <w:del w:id="5635" w:author="Phuong Truong Thi" w:date="2024-10-08T18:09:00Z"/>
                <w:rFonts w:ascii="Times New Roman" w:eastAsia="Times New Roman" w:hAnsi="Times New Roman"/>
                <w:sz w:val="24"/>
                <w:szCs w:val="24"/>
                <w:lang w:val="vi-VN" w:eastAsia="vi-VN"/>
              </w:rPr>
            </w:pPr>
          </w:p>
        </w:tc>
        <w:tc>
          <w:tcPr>
            <w:tcW w:w="1063" w:type="dxa"/>
            <w:tcPrChange w:id="5636" w:author="thu nga" w:date="2024-10-01T10:49:00Z">
              <w:tcPr>
                <w:tcW w:w="1260" w:type="dxa"/>
              </w:tcPr>
            </w:tcPrChange>
          </w:tcPr>
          <w:p w14:paraId="6BA05BD1" w14:textId="50FE3187" w:rsidR="002E053E" w:rsidRPr="00AD0E1A" w:rsidDel="007E0F89" w:rsidRDefault="002E053E" w:rsidP="002E053E">
            <w:pPr>
              <w:spacing w:before="0" w:line="240" w:lineRule="auto"/>
              <w:contextualSpacing w:val="0"/>
              <w:jc w:val="center"/>
              <w:rPr>
                <w:del w:id="5637" w:author="Phuong Truong Thi" w:date="2024-10-08T18:09:00Z"/>
                <w:rFonts w:ascii="Times New Roman" w:eastAsia="Times New Roman" w:hAnsi="Times New Roman"/>
                <w:sz w:val="24"/>
                <w:szCs w:val="24"/>
                <w:lang w:val="vi-VN" w:eastAsia="vi-VN"/>
              </w:rPr>
            </w:pPr>
            <w:del w:id="5638"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36F7F8FD" w14:textId="3BDBBB37" w:rsidTr="7F5A6C64">
        <w:trPr>
          <w:trHeight w:val="276"/>
          <w:del w:id="5639" w:author="Phuong Truong Thi" w:date="2024-10-08T18:09:00Z"/>
          <w:trPrChange w:id="5640" w:author="thu nga" w:date="2024-10-01T10:49:00Z">
            <w:trPr>
              <w:gridBefore w:val="3"/>
              <w:gridAfter w:val="0"/>
              <w:trHeight w:val="276"/>
            </w:trPr>
          </w:trPrChange>
        </w:trPr>
        <w:tc>
          <w:tcPr>
            <w:tcW w:w="720" w:type="dxa"/>
            <w:shd w:val="clear" w:color="auto" w:fill="auto"/>
            <w:vAlign w:val="center"/>
            <w:tcPrChange w:id="5641" w:author="thu nga" w:date="2024-10-01T10:49:00Z">
              <w:tcPr>
                <w:tcW w:w="720" w:type="dxa"/>
                <w:shd w:val="clear" w:color="auto" w:fill="auto"/>
                <w:vAlign w:val="center"/>
              </w:tcPr>
            </w:tcPrChange>
          </w:tcPr>
          <w:p w14:paraId="4982BCF3" w14:textId="30C40313" w:rsidR="002E053E" w:rsidRPr="005A1D22" w:rsidDel="007E0F89" w:rsidRDefault="002E053E" w:rsidP="002E053E">
            <w:pPr>
              <w:pStyle w:val="ListParagraph"/>
              <w:numPr>
                <w:ilvl w:val="0"/>
                <w:numId w:val="61"/>
              </w:numPr>
              <w:spacing w:before="0" w:line="240" w:lineRule="auto"/>
              <w:contextualSpacing w:val="0"/>
              <w:jc w:val="left"/>
              <w:rPr>
                <w:del w:id="5642" w:author="Phuong Truong Thi" w:date="2024-10-08T18:09:00Z"/>
                <w:rFonts w:eastAsia="Times New Roman"/>
                <w:szCs w:val="24"/>
                <w:lang w:val="vi-VN" w:eastAsia="vi-VN"/>
              </w:rPr>
            </w:pPr>
          </w:p>
        </w:tc>
        <w:tc>
          <w:tcPr>
            <w:tcW w:w="1355" w:type="dxa"/>
            <w:gridSpan w:val="2"/>
            <w:shd w:val="clear" w:color="auto" w:fill="auto"/>
            <w:vAlign w:val="center"/>
            <w:tcPrChange w:id="5643" w:author="thu nga" w:date="2024-10-01T10:49:00Z">
              <w:tcPr>
                <w:tcW w:w="1710" w:type="dxa"/>
                <w:gridSpan w:val="3"/>
                <w:shd w:val="clear" w:color="auto" w:fill="auto"/>
                <w:vAlign w:val="center"/>
              </w:tcPr>
            </w:tcPrChange>
          </w:tcPr>
          <w:p w14:paraId="37979117" w14:textId="5D9CE877" w:rsidR="002E053E" w:rsidRPr="005A1D22" w:rsidDel="007E0F89" w:rsidRDefault="002E053E" w:rsidP="002E053E">
            <w:pPr>
              <w:spacing w:before="0" w:line="240" w:lineRule="auto"/>
              <w:contextualSpacing w:val="0"/>
              <w:rPr>
                <w:del w:id="5644" w:author="Phuong Truong Thi" w:date="2024-10-08T18:09:00Z"/>
                <w:rFonts w:ascii="Times New Roman" w:hAnsi="Times New Roman"/>
                <w:sz w:val="24"/>
                <w:szCs w:val="24"/>
              </w:rPr>
            </w:pPr>
            <w:del w:id="5645" w:author="Phuong Truong Thi" w:date="2024-10-08T18:09:00Z">
              <w:r w:rsidRPr="005A1D22" w:rsidDel="007E0F89">
                <w:rPr>
                  <w:rFonts w:ascii="Times New Roman" w:hAnsi="Times New Roman"/>
                  <w:color w:val="000000"/>
                  <w:sz w:val="24"/>
                  <w:szCs w:val="24"/>
                </w:rPr>
                <w:delText>Doanh số bán mới Bond</w:delText>
              </w:r>
            </w:del>
          </w:p>
        </w:tc>
        <w:tc>
          <w:tcPr>
            <w:tcW w:w="2610" w:type="dxa"/>
            <w:vAlign w:val="center"/>
            <w:tcPrChange w:id="5646" w:author="thu nga" w:date="2024-10-01T10:49:00Z">
              <w:tcPr>
                <w:tcW w:w="2610" w:type="dxa"/>
                <w:vAlign w:val="center"/>
              </w:tcPr>
            </w:tcPrChange>
          </w:tcPr>
          <w:p w14:paraId="41EE07E8" w14:textId="3200C188" w:rsidR="002E053E" w:rsidRPr="008C1DA1" w:rsidDel="007E0F89" w:rsidRDefault="002E053E" w:rsidP="002E053E">
            <w:pPr>
              <w:spacing w:before="0" w:line="240" w:lineRule="auto"/>
              <w:contextualSpacing w:val="0"/>
              <w:rPr>
                <w:del w:id="5647" w:author="Phuong Truong Thi" w:date="2024-10-08T18:09:00Z"/>
                <w:rFonts w:ascii="Times New Roman" w:eastAsia="Times New Roman" w:hAnsi="Times New Roman"/>
                <w:sz w:val="24"/>
                <w:szCs w:val="24"/>
                <w:lang w:eastAsia="vi-VN"/>
              </w:rPr>
            </w:pPr>
            <w:del w:id="5648" w:author="Phuong Truong Thi" w:date="2024-10-08T18:09:00Z">
              <w:r w:rsidRPr="008C1DA1" w:rsidDel="007E0F89">
                <w:rPr>
                  <w:rFonts w:ascii="Times New Roman" w:hAnsi="Times New Roman"/>
                  <w:sz w:val="24"/>
                  <w:szCs w:val="24"/>
                </w:rPr>
                <w:delText>Tổng doanh số bán mới trong tháng các hợp đồng Bond của KH đến ngày báo cáo</w:delText>
              </w:r>
            </w:del>
          </w:p>
        </w:tc>
        <w:tc>
          <w:tcPr>
            <w:tcW w:w="1080" w:type="dxa"/>
            <w:tcPrChange w:id="5649" w:author="thu nga" w:date="2024-10-01T10:49:00Z">
              <w:tcPr>
                <w:tcW w:w="1080" w:type="dxa"/>
              </w:tcPr>
            </w:tcPrChange>
          </w:tcPr>
          <w:p w14:paraId="5CC4D053" w14:textId="31590497" w:rsidR="002E053E" w:rsidRPr="00D0477D" w:rsidDel="007E0F89" w:rsidRDefault="002E053E" w:rsidP="002E053E">
            <w:pPr>
              <w:spacing w:before="0" w:line="240" w:lineRule="auto"/>
              <w:contextualSpacing w:val="0"/>
              <w:rPr>
                <w:del w:id="5650" w:author="Phuong Truong Thi" w:date="2024-10-08T18:09:00Z"/>
                <w:rFonts w:ascii="Times New Roman" w:eastAsia="Times New Roman" w:hAnsi="Times New Roman"/>
                <w:sz w:val="24"/>
                <w:szCs w:val="24"/>
                <w:lang w:eastAsia="vi-VN"/>
              </w:rPr>
            </w:pPr>
            <w:ins w:id="5651" w:author="thu nga" w:date="2024-09-30T15:06:00Z">
              <w:del w:id="5652" w:author="Phuong Truong Thi" w:date="2024-10-08T18:09:00Z">
                <w:r w:rsidRPr="0034500F" w:rsidDel="007E0F89">
                  <w:rPr>
                    <w:rFonts w:ascii="Times New Roman" w:eastAsia="Times New Roman" w:hAnsi="Times New Roman"/>
                    <w:sz w:val="24"/>
                    <w:szCs w:val="24"/>
                    <w:lang w:val="vi-VN" w:eastAsia="vi-VN"/>
                  </w:rPr>
                  <w:delText>CRM</w:delText>
                </w:r>
              </w:del>
            </w:ins>
          </w:p>
        </w:tc>
        <w:tc>
          <w:tcPr>
            <w:tcW w:w="1271" w:type="dxa"/>
            <w:tcPrChange w:id="5653" w:author="thu nga" w:date="2024-10-01T10:49:00Z">
              <w:tcPr>
                <w:tcW w:w="1080" w:type="dxa"/>
                <w:gridSpan w:val="2"/>
              </w:tcPr>
            </w:tcPrChange>
          </w:tcPr>
          <w:p w14:paraId="4CA5FEE3" w14:textId="30E94836" w:rsidR="002E053E" w:rsidRPr="00AD0E1A" w:rsidDel="007E0F89" w:rsidRDefault="002E053E" w:rsidP="002E053E">
            <w:pPr>
              <w:spacing w:before="0" w:line="240" w:lineRule="auto"/>
              <w:contextualSpacing w:val="0"/>
              <w:rPr>
                <w:del w:id="5654" w:author="Phuong Truong Thi" w:date="2024-10-08T18:09:00Z"/>
                <w:rFonts w:ascii="Times New Roman" w:eastAsia="Times New Roman" w:hAnsi="Times New Roman"/>
                <w:sz w:val="24"/>
                <w:szCs w:val="24"/>
                <w:lang w:eastAsia="vi-VN"/>
              </w:rPr>
            </w:pPr>
            <w:ins w:id="5655" w:author="thu nga" w:date="2024-10-01T10:33:00Z">
              <w:del w:id="5656" w:author="Phuong Truong Thi" w:date="2024-10-08T18:09:00Z">
                <w:r w:rsidRPr="005608CF" w:rsidDel="007E0F89">
                  <w:rPr>
                    <w:rFonts w:ascii="Times New Roman" w:eastAsia="Times New Roman" w:hAnsi="Times New Roman"/>
                    <w:sz w:val="24"/>
                    <w:szCs w:val="24"/>
                    <w:lang w:val="vi-VN" w:eastAsia="vi-VN"/>
                  </w:rPr>
                  <w:delText xml:space="preserve">Currency </w:delText>
                </w:r>
              </w:del>
            </w:ins>
            <w:del w:id="5657" w:author="Phuong Truong Thi" w:date="2024-10-08T18:09:00Z">
              <w:r w:rsidRPr="00D0477D"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658" w:author="thu nga" w:date="2024-10-01T10:49:00Z">
              <w:tcPr>
                <w:tcW w:w="1890" w:type="dxa"/>
                <w:gridSpan w:val="3"/>
                <w:shd w:val="clear" w:color="auto" w:fill="auto"/>
                <w:noWrap/>
                <w:vAlign w:val="center"/>
              </w:tcPr>
            </w:tcPrChange>
          </w:tcPr>
          <w:p w14:paraId="17303B03" w14:textId="0083FABD" w:rsidR="002E053E" w:rsidRPr="00AD0E1A" w:rsidDel="007E0F89" w:rsidRDefault="002E053E" w:rsidP="002E053E">
            <w:pPr>
              <w:spacing w:before="0" w:line="240" w:lineRule="auto"/>
              <w:contextualSpacing w:val="0"/>
              <w:rPr>
                <w:del w:id="5659" w:author="Phuong Truong Thi" w:date="2024-10-08T18:09:00Z"/>
                <w:rFonts w:ascii="Times New Roman" w:eastAsia="Times New Roman" w:hAnsi="Times New Roman"/>
                <w:sz w:val="24"/>
                <w:szCs w:val="24"/>
                <w:lang w:val="vi-VN" w:eastAsia="vi-VN"/>
              </w:rPr>
            </w:pPr>
          </w:p>
        </w:tc>
        <w:tc>
          <w:tcPr>
            <w:tcW w:w="1063" w:type="dxa"/>
            <w:tcPrChange w:id="5660" w:author="thu nga" w:date="2024-10-01T10:49:00Z">
              <w:tcPr>
                <w:tcW w:w="1260" w:type="dxa"/>
              </w:tcPr>
            </w:tcPrChange>
          </w:tcPr>
          <w:p w14:paraId="546BA365" w14:textId="6EDD5390" w:rsidR="002E053E" w:rsidRPr="00AD0E1A" w:rsidDel="007E0F89" w:rsidRDefault="002E053E" w:rsidP="002E053E">
            <w:pPr>
              <w:spacing w:before="0" w:line="240" w:lineRule="auto"/>
              <w:contextualSpacing w:val="0"/>
              <w:jc w:val="center"/>
              <w:rPr>
                <w:del w:id="5661" w:author="Phuong Truong Thi" w:date="2024-10-08T18:09:00Z"/>
                <w:rFonts w:ascii="Times New Roman" w:eastAsia="Times New Roman" w:hAnsi="Times New Roman"/>
                <w:sz w:val="24"/>
                <w:szCs w:val="24"/>
                <w:lang w:val="vi-VN" w:eastAsia="vi-VN"/>
              </w:rPr>
            </w:pPr>
            <w:del w:id="5662"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79C2EEE3" w14:textId="61CE4FD2" w:rsidTr="7F5A6C64">
        <w:trPr>
          <w:trHeight w:val="276"/>
          <w:del w:id="5663" w:author="Phuong Truong Thi" w:date="2024-10-08T18:09:00Z"/>
          <w:trPrChange w:id="5664" w:author="thu nga" w:date="2024-10-01T10:49:00Z">
            <w:trPr>
              <w:gridBefore w:val="3"/>
              <w:gridAfter w:val="0"/>
              <w:trHeight w:val="276"/>
            </w:trPr>
          </w:trPrChange>
        </w:trPr>
        <w:tc>
          <w:tcPr>
            <w:tcW w:w="720" w:type="dxa"/>
            <w:shd w:val="clear" w:color="auto" w:fill="auto"/>
            <w:vAlign w:val="center"/>
            <w:tcPrChange w:id="5665" w:author="thu nga" w:date="2024-10-01T10:49:00Z">
              <w:tcPr>
                <w:tcW w:w="720" w:type="dxa"/>
                <w:shd w:val="clear" w:color="auto" w:fill="auto"/>
                <w:vAlign w:val="center"/>
              </w:tcPr>
            </w:tcPrChange>
          </w:tcPr>
          <w:p w14:paraId="32FBBB22" w14:textId="77AA0937" w:rsidR="002E053E" w:rsidRPr="005A1D22" w:rsidDel="007E0F89" w:rsidRDefault="002E053E" w:rsidP="002E053E">
            <w:pPr>
              <w:pStyle w:val="ListParagraph"/>
              <w:numPr>
                <w:ilvl w:val="0"/>
                <w:numId w:val="61"/>
              </w:numPr>
              <w:spacing w:before="0" w:line="240" w:lineRule="auto"/>
              <w:contextualSpacing w:val="0"/>
              <w:jc w:val="left"/>
              <w:rPr>
                <w:del w:id="5666" w:author="Phuong Truong Thi" w:date="2024-10-08T18:09:00Z"/>
                <w:rFonts w:eastAsia="Times New Roman"/>
                <w:szCs w:val="24"/>
                <w:lang w:val="vi-VN" w:eastAsia="vi-VN"/>
              </w:rPr>
            </w:pPr>
          </w:p>
        </w:tc>
        <w:tc>
          <w:tcPr>
            <w:tcW w:w="1355" w:type="dxa"/>
            <w:gridSpan w:val="2"/>
            <w:shd w:val="clear" w:color="auto" w:fill="auto"/>
            <w:vAlign w:val="center"/>
            <w:tcPrChange w:id="5667" w:author="thu nga" w:date="2024-10-01T10:49:00Z">
              <w:tcPr>
                <w:tcW w:w="1710" w:type="dxa"/>
                <w:gridSpan w:val="3"/>
                <w:shd w:val="clear" w:color="auto" w:fill="auto"/>
                <w:vAlign w:val="center"/>
              </w:tcPr>
            </w:tcPrChange>
          </w:tcPr>
          <w:p w14:paraId="7E46D413" w14:textId="53EC066F" w:rsidR="002E053E" w:rsidRPr="00763017" w:rsidDel="007E0F89" w:rsidRDefault="002E053E" w:rsidP="002E053E">
            <w:pPr>
              <w:spacing w:before="0" w:line="240" w:lineRule="auto"/>
              <w:contextualSpacing w:val="0"/>
              <w:rPr>
                <w:del w:id="5668" w:author="Phuong Truong Thi" w:date="2024-10-08T18:09:00Z"/>
                <w:rFonts w:ascii="Times New Roman" w:hAnsi="Times New Roman"/>
                <w:sz w:val="24"/>
                <w:szCs w:val="24"/>
                <w:lang w:val="vi-VN"/>
                <w:rPrChange w:id="5669" w:author="thu nga" w:date="2024-09-30T13:54:00Z">
                  <w:rPr>
                    <w:del w:id="5670" w:author="Phuong Truong Thi" w:date="2024-10-08T18:09:00Z"/>
                    <w:rFonts w:ascii="Times New Roman" w:hAnsi="Times New Roman"/>
                    <w:sz w:val="24"/>
                    <w:szCs w:val="24"/>
                  </w:rPr>
                </w:rPrChange>
              </w:rPr>
            </w:pPr>
            <w:del w:id="5671" w:author="Phuong Truong Thi" w:date="2024-10-08T18:09:00Z">
              <w:r w:rsidRPr="00763017" w:rsidDel="007E0F89">
                <w:rPr>
                  <w:rFonts w:ascii="Times New Roman" w:hAnsi="Times New Roman"/>
                  <w:color w:val="000000"/>
                  <w:sz w:val="24"/>
                  <w:szCs w:val="24"/>
                  <w:lang w:val="vi-VN"/>
                  <w:rPrChange w:id="5672" w:author="thu nga" w:date="2024-09-30T13:54:00Z">
                    <w:rPr>
                      <w:rFonts w:ascii="Times New Roman" w:hAnsi="Times New Roman"/>
                      <w:color w:val="000000"/>
                      <w:sz w:val="24"/>
                      <w:szCs w:val="24"/>
                    </w:rPr>
                  </w:rPrChange>
                </w:rPr>
                <w:delText xml:space="preserve">Doanh số bán  mới MF </w:delText>
              </w:r>
            </w:del>
          </w:p>
        </w:tc>
        <w:tc>
          <w:tcPr>
            <w:tcW w:w="2610" w:type="dxa"/>
            <w:vAlign w:val="center"/>
            <w:tcPrChange w:id="5673" w:author="thu nga" w:date="2024-10-01T10:49:00Z">
              <w:tcPr>
                <w:tcW w:w="2610" w:type="dxa"/>
                <w:vAlign w:val="center"/>
              </w:tcPr>
            </w:tcPrChange>
          </w:tcPr>
          <w:p w14:paraId="42343AB7" w14:textId="67E9A4A5" w:rsidR="002E053E" w:rsidRPr="00763017" w:rsidDel="007E0F89" w:rsidRDefault="002E053E" w:rsidP="002E053E">
            <w:pPr>
              <w:spacing w:before="0" w:line="240" w:lineRule="auto"/>
              <w:contextualSpacing w:val="0"/>
              <w:rPr>
                <w:del w:id="5674" w:author="Phuong Truong Thi" w:date="2024-10-08T18:09:00Z"/>
                <w:rFonts w:ascii="Times New Roman" w:eastAsia="Times New Roman" w:hAnsi="Times New Roman"/>
                <w:sz w:val="24"/>
                <w:szCs w:val="24"/>
                <w:lang w:val="vi-VN" w:eastAsia="vi-VN"/>
                <w:rPrChange w:id="5675" w:author="thu nga" w:date="2024-09-30T13:54:00Z">
                  <w:rPr>
                    <w:del w:id="5676" w:author="Phuong Truong Thi" w:date="2024-10-08T18:09:00Z"/>
                    <w:rFonts w:ascii="Times New Roman" w:eastAsia="Times New Roman" w:hAnsi="Times New Roman"/>
                    <w:sz w:val="24"/>
                    <w:szCs w:val="24"/>
                    <w:lang w:eastAsia="vi-VN"/>
                  </w:rPr>
                </w:rPrChange>
              </w:rPr>
            </w:pPr>
            <w:del w:id="5677" w:author="Phuong Truong Thi" w:date="2024-10-08T18:09:00Z">
              <w:r w:rsidRPr="00763017" w:rsidDel="007E0F89">
                <w:rPr>
                  <w:rFonts w:ascii="Times New Roman" w:hAnsi="Times New Roman"/>
                  <w:sz w:val="24"/>
                  <w:szCs w:val="24"/>
                  <w:lang w:val="vi-VN"/>
                  <w:rPrChange w:id="5678" w:author="thu nga" w:date="2024-09-30T13:54:00Z">
                    <w:rPr>
                      <w:rFonts w:ascii="Times New Roman" w:hAnsi="Times New Roman"/>
                      <w:sz w:val="24"/>
                      <w:szCs w:val="24"/>
                    </w:rPr>
                  </w:rPrChange>
                </w:rPr>
                <w:delText>Tổng doanh số bán mới trong tháng các hợp đồng MF của KH đến ngày báo cáo</w:delText>
              </w:r>
            </w:del>
          </w:p>
        </w:tc>
        <w:tc>
          <w:tcPr>
            <w:tcW w:w="1080" w:type="dxa"/>
            <w:tcPrChange w:id="5679" w:author="thu nga" w:date="2024-10-01T10:49:00Z">
              <w:tcPr>
                <w:tcW w:w="1080" w:type="dxa"/>
              </w:tcPr>
            </w:tcPrChange>
          </w:tcPr>
          <w:p w14:paraId="0BC22F3F" w14:textId="7CCCD96B" w:rsidR="002E053E" w:rsidRPr="00D0477D" w:rsidDel="007E0F89" w:rsidRDefault="002E053E" w:rsidP="002E053E">
            <w:pPr>
              <w:spacing w:before="0" w:line="240" w:lineRule="auto"/>
              <w:contextualSpacing w:val="0"/>
              <w:rPr>
                <w:del w:id="5680" w:author="Phuong Truong Thi" w:date="2024-10-08T18:09:00Z"/>
                <w:rFonts w:ascii="Times New Roman" w:eastAsia="Times New Roman" w:hAnsi="Times New Roman"/>
                <w:sz w:val="24"/>
                <w:szCs w:val="24"/>
                <w:lang w:eastAsia="vi-VN"/>
              </w:rPr>
            </w:pPr>
            <w:ins w:id="5681" w:author="thu nga" w:date="2024-09-30T15:06:00Z">
              <w:del w:id="5682" w:author="Phuong Truong Thi" w:date="2024-10-08T18:09:00Z">
                <w:r w:rsidRPr="0034500F" w:rsidDel="007E0F89">
                  <w:rPr>
                    <w:rFonts w:ascii="Times New Roman" w:eastAsia="Times New Roman" w:hAnsi="Times New Roman"/>
                    <w:sz w:val="24"/>
                    <w:szCs w:val="24"/>
                    <w:lang w:val="vi-VN" w:eastAsia="vi-VN"/>
                  </w:rPr>
                  <w:delText>CRM</w:delText>
                </w:r>
              </w:del>
            </w:ins>
          </w:p>
        </w:tc>
        <w:tc>
          <w:tcPr>
            <w:tcW w:w="1271" w:type="dxa"/>
            <w:tcPrChange w:id="5683" w:author="thu nga" w:date="2024-10-01T10:49:00Z">
              <w:tcPr>
                <w:tcW w:w="1080" w:type="dxa"/>
                <w:gridSpan w:val="2"/>
              </w:tcPr>
            </w:tcPrChange>
          </w:tcPr>
          <w:p w14:paraId="7E42DD1A" w14:textId="37A303E8" w:rsidR="002E053E" w:rsidRPr="00AD0E1A" w:rsidDel="007E0F89" w:rsidRDefault="002E053E" w:rsidP="002E053E">
            <w:pPr>
              <w:spacing w:before="0" w:line="240" w:lineRule="auto"/>
              <w:contextualSpacing w:val="0"/>
              <w:rPr>
                <w:del w:id="5684" w:author="Phuong Truong Thi" w:date="2024-10-08T18:09:00Z"/>
                <w:rFonts w:ascii="Times New Roman" w:eastAsia="Times New Roman" w:hAnsi="Times New Roman"/>
                <w:sz w:val="24"/>
                <w:szCs w:val="24"/>
                <w:lang w:eastAsia="vi-VN"/>
              </w:rPr>
            </w:pPr>
            <w:ins w:id="5685" w:author="thu nga" w:date="2024-10-01T10:33:00Z">
              <w:del w:id="5686" w:author="Phuong Truong Thi" w:date="2024-10-08T18:09:00Z">
                <w:r w:rsidRPr="005608CF" w:rsidDel="007E0F89">
                  <w:rPr>
                    <w:rFonts w:ascii="Times New Roman" w:eastAsia="Times New Roman" w:hAnsi="Times New Roman"/>
                    <w:sz w:val="24"/>
                    <w:szCs w:val="24"/>
                    <w:lang w:val="vi-VN" w:eastAsia="vi-VN"/>
                  </w:rPr>
                  <w:delText xml:space="preserve">Currency </w:delText>
                </w:r>
              </w:del>
            </w:ins>
            <w:del w:id="5687" w:author="Phuong Truong Thi" w:date="2024-10-08T18:09:00Z">
              <w:r w:rsidRPr="00D0477D"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688" w:author="thu nga" w:date="2024-10-01T10:49:00Z">
              <w:tcPr>
                <w:tcW w:w="1890" w:type="dxa"/>
                <w:gridSpan w:val="3"/>
                <w:shd w:val="clear" w:color="auto" w:fill="auto"/>
                <w:noWrap/>
                <w:vAlign w:val="center"/>
              </w:tcPr>
            </w:tcPrChange>
          </w:tcPr>
          <w:p w14:paraId="6629268E" w14:textId="03D9B02E" w:rsidR="002E053E" w:rsidRPr="00AD0E1A" w:rsidDel="007E0F89" w:rsidRDefault="002E053E" w:rsidP="002E053E">
            <w:pPr>
              <w:spacing w:before="0" w:line="240" w:lineRule="auto"/>
              <w:contextualSpacing w:val="0"/>
              <w:rPr>
                <w:del w:id="5689" w:author="Phuong Truong Thi" w:date="2024-10-08T18:09:00Z"/>
                <w:rFonts w:ascii="Times New Roman" w:eastAsia="Times New Roman" w:hAnsi="Times New Roman"/>
                <w:sz w:val="24"/>
                <w:szCs w:val="24"/>
                <w:lang w:val="vi-VN" w:eastAsia="vi-VN"/>
              </w:rPr>
            </w:pPr>
          </w:p>
        </w:tc>
        <w:tc>
          <w:tcPr>
            <w:tcW w:w="1063" w:type="dxa"/>
            <w:tcPrChange w:id="5690" w:author="thu nga" w:date="2024-10-01T10:49:00Z">
              <w:tcPr>
                <w:tcW w:w="1260" w:type="dxa"/>
              </w:tcPr>
            </w:tcPrChange>
          </w:tcPr>
          <w:p w14:paraId="785173CB" w14:textId="6575586E" w:rsidR="002E053E" w:rsidRPr="00AD0E1A" w:rsidDel="007E0F89" w:rsidRDefault="002E053E" w:rsidP="002E053E">
            <w:pPr>
              <w:spacing w:before="0" w:line="240" w:lineRule="auto"/>
              <w:contextualSpacing w:val="0"/>
              <w:jc w:val="center"/>
              <w:rPr>
                <w:del w:id="5691" w:author="Phuong Truong Thi" w:date="2024-10-08T18:09:00Z"/>
                <w:rFonts w:ascii="Times New Roman" w:eastAsia="Times New Roman" w:hAnsi="Times New Roman"/>
                <w:sz w:val="24"/>
                <w:szCs w:val="24"/>
                <w:lang w:val="vi-VN" w:eastAsia="vi-VN"/>
              </w:rPr>
            </w:pPr>
            <w:del w:id="5692"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08B734A3" w14:textId="06260507" w:rsidTr="7F5A6C64">
        <w:trPr>
          <w:trHeight w:val="276"/>
          <w:del w:id="5693" w:author="Phuong Truong Thi" w:date="2024-10-08T18:09:00Z"/>
          <w:trPrChange w:id="5694" w:author="thu nga" w:date="2024-10-01T10:48:00Z">
            <w:trPr>
              <w:gridBefore w:val="3"/>
              <w:gridAfter w:val="0"/>
              <w:trHeight w:val="276"/>
            </w:trPr>
          </w:trPrChange>
        </w:trPr>
        <w:tc>
          <w:tcPr>
            <w:tcW w:w="1080" w:type="dxa"/>
            <w:gridSpan w:val="2"/>
            <w:tcPrChange w:id="5695" w:author="thu nga" w:date="2024-10-01T10:48:00Z">
              <w:tcPr>
                <w:tcW w:w="1080" w:type="dxa"/>
                <w:gridSpan w:val="3"/>
              </w:tcPr>
            </w:tcPrChange>
          </w:tcPr>
          <w:p w14:paraId="64B61BCF" w14:textId="42D91FA7" w:rsidR="00FF4CD3" w:rsidDel="007E0F89" w:rsidRDefault="00FF4CD3" w:rsidP="0031151D">
            <w:pPr>
              <w:spacing w:before="0" w:line="240" w:lineRule="auto"/>
              <w:contextualSpacing w:val="0"/>
              <w:jc w:val="left"/>
              <w:rPr>
                <w:del w:id="5696" w:author="Phuong Truong Thi" w:date="2024-10-08T18:09:00Z"/>
                <w:rFonts w:ascii="Times New Roman" w:eastAsia="Times New Roman" w:hAnsi="Times New Roman"/>
                <w:sz w:val="24"/>
                <w:szCs w:val="24"/>
                <w:lang w:eastAsia="vi-VN"/>
              </w:rPr>
            </w:pPr>
          </w:p>
        </w:tc>
        <w:tc>
          <w:tcPr>
            <w:tcW w:w="8082" w:type="dxa"/>
            <w:gridSpan w:val="6"/>
            <w:tcPrChange w:id="5697" w:author="thu nga" w:date="2024-10-01T10:48:00Z">
              <w:tcPr>
                <w:tcW w:w="9270" w:type="dxa"/>
                <w:gridSpan w:val="9"/>
              </w:tcPr>
            </w:tcPrChange>
          </w:tcPr>
          <w:p w14:paraId="02BC312D" w14:textId="01005E15" w:rsidR="00FF4CD3" w:rsidDel="007E0F89" w:rsidRDefault="00FF4CD3" w:rsidP="0031151D">
            <w:pPr>
              <w:spacing w:before="0" w:line="240" w:lineRule="auto"/>
              <w:contextualSpacing w:val="0"/>
              <w:jc w:val="left"/>
              <w:rPr>
                <w:del w:id="5698" w:author="Phuong Truong Thi" w:date="2024-10-08T18:09:00Z"/>
                <w:rFonts w:ascii="Times New Roman" w:eastAsia="Times New Roman" w:hAnsi="Times New Roman"/>
                <w:sz w:val="24"/>
                <w:szCs w:val="24"/>
                <w:lang w:eastAsia="vi-VN"/>
              </w:rPr>
            </w:pPr>
            <w:del w:id="5699" w:author="Phuong Truong Thi" w:date="2024-10-08T18:09:00Z">
              <w:r w:rsidDel="007E0F89">
                <w:rPr>
                  <w:rFonts w:ascii="Times New Roman" w:eastAsia="Times New Roman" w:hAnsi="Times New Roman"/>
                  <w:sz w:val="24"/>
                  <w:szCs w:val="24"/>
                  <w:lang w:eastAsia="vi-VN"/>
                </w:rPr>
                <w:delText>Sản phẩm khác</w:delText>
              </w:r>
            </w:del>
          </w:p>
        </w:tc>
      </w:tr>
      <w:tr w:rsidR="00FF4CD3" w:rsidRPr="00AD0E1A" w:rsidDel="007E0F89" w14:paraId="13A1495D" w14:textId="79906BB1" w:rsidTr="7F5A6C64">
        <w:trPr>
          <w:trHeight w:val="276"/>
          <w:del w:id="5700" w:author="Phuong Truong Thi" w:date="2024-10-08T18:09:00Z"/>
          <w:trPrChange w:id="5701" w:author="thu nga" w:date="2024-10-01T10:49:00Z">
            <w:trPr>
              <w:gridBefore w:val="3"/>
              <w:gridAfter w:val="0"/>
              <w:trHeight w:val="276"/>
            </w:trPr>
          </w:trPrChange>
        </w:trPr>
        <w:tc>
          <w:tcPr>
            <w:tcW w:w="720" w:type="dxa"/>
            <w:shd w:val="clear" w:color="auto" w:fill="auto"/>
            <w:vAlign w:val="center"/>
            <w:tcPrChange w:id="5702" w:author="thu nga" w:date="2024-10-01T10:49:00Z">
              <w:tcPr>
                <w:tcW w:w="720" w:type="dxa"/>
                <w:shd w:val="clear" w:color="auto" w:fill="auto"/>
                <w:vAlign w:val="center"/>
              </w:tcPr>
            </w:tcPrChange>
          </w:tcPr>
          <w:p w14:paraId="2366717E" w14:textId="7B9B9643" w:rsidR="00FF4CD3" w:rsidRPr="005A1D22" w:rsidDel="007E0F89" w:rsidRDefault="00FF4CD3" w:rsidP="00FF4CD3">
            <w:pPr>
              <w:pStyle w:val="ListParagraph"/>
              <w:numPr>
                <w:ilvl w:val="0"/>
                <w:numId w:val="61"/>
              </w:numPr>
              <w:spacing w:before="0" w:line="240" w:lineRule="auto"/>
              <w:contextualSpacing w:val="0"/>
              <w:jc w:val="left"/>
              <w:rPr>
                <w:del w:id="5703" w:author="Phuong Truong Thi" w:date="2024-10-08T18:09:00Z"/>
                <w:rFonts w:eastAsia="Times New Roman"/>
                <w:szCs w:val="24"/>
                <w:lang w:val="vi-VN" w:eastAsia="vi-VN"/>
              </w:rPr>
            </w:pPr>
          </w:p>
        </w:tc>
        <w:tc>
          <w:tcPr>
            <w:tcW w:w="1355" w:type="dxa"/>
            <w:gridSpan w:val="2"/>
            <w:shd w:val="clear" w:color="auto" w:fill="auto"/>
            <w:vAlign w:val="center"/>
            <w:tcPrChange w:id="5704" w:author="thu nga" w:date="2024-10-01T10:49:00Z">
              <w:tcPr>
                <w:tcW w:w="1710" w:type="dxa"/>
                <w:gridSpan w:val="3"/>
                <w:shd w:val="clear" w:color="auto" w:fill="auto"/>
                <w:vAlign w:val="center"/>
              </w:tcPr>
            </w:tcPrChange>
          </w:tcPr>
          <w:p w14:paraId="2C1CBC53" w14:textId="25FAC9CF" w:rsidR="00FF4CD3" w:rsidRPr="005A1D22" w:rsidDel="007E0F89" w:rsidRDefault="00FF4CD3" w:rsidP="00FF4CD3">
            <w:pPr>
              <w:spacing w:before="0" w:line="240" w:lineRule="auto"/>
              <w:contextualSpacing w:val="0"/>
              <w:rPr>
                <w:del w:id="5705" w:author="Phuong Truong Thi" w:date="2024-10-08T18:09:00Z"/>
                <w:rFonts w:ascii="Times New Roman" w:hAnsi="Times New Roman"/>
                <w:sz w:val="24"/>
                <w:szCs w:val="24"/>
              </w:rPr>
            </w:pPr>
            <w:del w:id="5706" w:author="Phuong Truong Thi" w:date="2024-10-08T18:09:00Z">
              <w:r w:rsidRPr="005A1D22" w:rsidDel="007E0F89">
                <w:rPr>
                  <w:rFonts w:ascii="Times New Roman" w:hAnsi="Times New Roman"/>
                  <w:color w:val="000000"/>
                  <w:sz w:val="24"/>
                  <w:szCs w:val="24"/>
                </w:rPr>
                <w:delText>Số thẻ IDC</w:delText>
              </w:r>
            </w:del>
          </w:p>
        </w:tc>
        <w:tc>
          <w:tcPr>
            <w:tcW w:w="2610" w:type="dxa"/>
            <w:vAlign w:val="center"/>
            <w:tcPrChange w:id="5707" w:author="thu nga" w:date="2024-10-01T10:49:00Z">
              <w:tcPr>
                <w:tcW w:w="2610" w:type="dxa"/>
                <w:vAlign w:val="center"/>
              </w:tcPr>
            </w:tcPrChange>
          </w:tcPr>
          <w:p w14:paraId="027E96FA" w14:textId="5EF27482" w:rsidR="00FF4CD3" w:rsidRPr="008C1DA1" w:rsidDel="007E0F89" w:rsidRDefault="00FF4CD3" w:rsidP="00FF4CD3">
            <w:pPr>
              <w:spacing w:before="0" w:line="240" w:lineRule="auto"/>
              <w:contextualSpacing w:val="0"/>
              <w:rPr>
                <w:del w:id="5708" w:author="Phuong Truong Thi" w:date="2024-10-08T18:09:00Z"/>
                <w:rFonts w:ascii="Times New Roman" w:eastAsia="Times New Roman" w:hAnsi="Times New Roman"/>
                <w:sz w:val="24"/>
                <w:szCs w:val="24"/>
                <w:lang w:eastAsia="vi-VN"/>
              </w:rPr>
            </w:pPr>
            <w:del w:id="5709" w:author="Phuong Truong Thi" w:date="2024-10-08T18:09:00Z">
              <w:r w:rsidRPr="008C1DA1" w:rsidDel="007E0F89">
                <w:rPr>
                  <w:rFonts w:ascii="Times New Roman" w:hAnsi="Times New Roman"/>
                  <w:color w:val="000000"/>
                  <w:sz w:val="24"/>
                  <w:szCs w:val="24"/>
                </w:rPr>
                <w:delText>Tổng số lượng thẻ IDC của KH tại VPB đến ngày dữ liệu</w:delText>
              </w:r>
            </w:del>
          </w:p>
        </w:tc>
        <w:tc>
          <w:tcPr>
            <w:tcW w:w="1080" w:type="dxa"/>
            <w:tcPrChange w:id="5710" w:author="thu nga" w:date="2024-10-01T10:49:00Z">
              <w:tcPr>
                <w:tcW w:w="1080" w:type="dxa"/>
              </w:tcPr>
            </w:tcPrChange>
          </w:tcPr>
          <w:p w14:paraId="299A896F" w14:textId="5AB80F7C" w:rsidR="00FF4CD3" w:rsidDel="007E0F89" w:rsidRDefault="00FF4CD3" w:rsidP="00FF4CD3">
            <w:pPr>
              <w:spacing w:before="0" w:line="240" w:lineRule="auto"/>
              <w:contextualSpacing w:val="0"/>
              <w:rPr>
                <w:del w:id="5711" w:author="Phuong Truong Thi" w:date="2024-10-08T18:09:00Z"/>
                <w:rFonts w:ascii="Times New Roman" w:eastAsia="Times New Roman" w:hAnsi="Times New Roman"/>
                <w:sz w:val="24"/>
                <w:szCs w:val="24"/>
                <w:lang w:eastAsia="vi-VN"/>
              </w:rPr>
            </w:pPr>
            <w:ins w:id="5712" w:author="thu nga" w:date="2024-09-30T15:06:00Z">
              <w:del w:id="5713" w:author="Phuong Truong Thi" w:date="2024-10-08T18:09:00Z">
                <w:r w:rsidRPr="00417BB1" w:rsidDel="007E0F89">
                  <w:rPr>
                    <w:rFonts w:ascii="Times New Roman" w:eastAsia="Times New Roman" w:hAnsi="Times New Roman"/>
                    <w:sz w:val="24"/>
                    <w:szCs w:val="24"/>
                    <w:lang w:val="vi-VN" w:eastAsia="vi-VN"/>
                  </w:rPr>
                  <w:delText>CRM</w:delText>
                </w:r>
              </w:del>
            </w:ins>
          </w:p>
        </w:tc>
        <w:tc>
          <w:tcPr>
            <w:tcW w:w="1271" w:type="dxa"/>
            <w:tcPrChange w:id="5714" w:author="thu nga" w:date="2024-10-01T10:49:00Z">
              <w:tcPr>
                <w:tcW w:w="1080" w:type="dxa"/>
                <w:gridSpan w:val="2"/>
              </w:tcPr>
            </w:tcPrChange>
          </w:tcPr>
          <w:p w14:paraId="657195EA" w14:textId="6FA40634" w:rsidR="00FF4CD3" w:rsidRPr="00AD0E1A" w:rsidDel="007E0F89" w:rsidRDefault="00FF4CD3" w:rsidP="00FF4CD3">
            <w:pPr>
              <w:spacing w:before="0" w:line="240" w:lineRule="auto"/>
              <w:contextualSpacing w:val="0"/>
              <w:rPr>
                <w:del w:id="5715" w:author="Phuong Truong Thi" w:date="2024-10-08T18:09:00Z"/>
                <w:rFonts w:ascii="Times New Roman" w:eastAsia="Times New Roman" w:hAnsi="Times New Roman"/>
                <w:sz w:val="24"/>
                <w:szCs w:val="24"/>
                <w:lang w:eastAsia="vi-VN"/>
              </w:rPr>
            </w:pPr>
            <w:del w:id="5716"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717" w:author="thu nga" w:date="2024-10-01T10:49:00Z">
              <w:tcPr>
                <w:tcW w:w="1890" w:type="dxa"/>
                <w:gridSpan w:val="3"/>
                <w:shd w:val="clear" w:color="auto" w:fill="auto"/>
                <w:noWrap/>
                <w:vAlign w:val="center"/>
              </w:tcPr>
            </w:tcPrChange>
          </w:tcPr>
          <w:p w14:paraId="51912313" w14:textId="028EDC2D" w:rsidR="00FF4CD3" w:rsidRPr="00AD0E1A" w:rsidDel="007E0F89" w:rsidRDefault="00FF4CD3" w:rsidP="00FF4CD3">
            <w:pPr>
              <w:spacing w:before="0" w:line="240" w:lineRule="auto"/>
              <w:contextualSpacing w:val="0"/>
              <w:rPr>
                <w:del w:id="5718" w:author="Phuong Truong Thi" w:date="2024-10-08T18:09:00Z"/>
                <w:rFonts w:ascii="Times New Roman" w:eastAsia="Times New Roman" w:hAnsi="Times New Roman"/>
                <w:sz w:val="24"/>
                <w:szCs w:val="24"/>
                <w:lang w:val="vi-VN" w:eastAsia="vi-VN"/>
              </w:rPr>
            </w:pPr>
          </w:p>
        </w:tc>
        <w:tc>
          <w:tcPr>
            <w:tcW w:w="1063" w:type="dxa"/>
            <w:tcPrChange w:id="5719" w:author="thu nga" w:date="2024-10-01T10:49:00Z">
              <w:tcPr>
                <w:tcW w:w="1260" w:type="dxa"/>
              </w:tcPr>
            </w:tcPrChange>
          </w:tcPr>
          <w:p w14:paraId="02E0BD0D" w14:textId="70BC0ECB" w:rsidR="00FF4CD3" w:rsidRPr="00AD0E1A" w:rsidDel="007E0F89" w:rsidRDefault="00FF4CD3" w:rsidP="00FF4CD3">
            <w:pPr>
              <w:spacing w:before="0" w:line="240" w:lineRule="auto"/>
              <w:contextualSpacing w:val="0"/>
              <w:jc w:val="center"/>
              <w:rPr>
                <w:del w:id="5720" w:author="Phuong Truong Thi" w:date="2024-10-08T18:09:00Z"/>
                <w:rFonts w:ascii="Times New Roman" w:eastAsia="Times New Roman" w:hAnsi="Times New Roman"/>
                <w:sz w:val="24"/>
                <w:szCs w:val="24"/>
                <w:lang w:val="vi-VN" w:eastAsia="vi-VN"/>
              </w:rPr>
            </w:pPr>
            <w:del w:id="5721"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D52A56D" w14:textId="0BF6F430" w:rsidTr="7F5A6C64">
        <w:trPr>
          <w:trHeight w:val="276"/>
          <w:del w:id="5722" w:author="Phuong Truong Thi" w:date="2024-10-08T18:09:00Z"/>
          <w:trPrChange w:id="5723" w:author="thu nga" w:date="2024-10-01T10:49:00Z">
            <w:trPr>
              <w:gridBefore w:val="3"/>
              <w:gridAfter w:val="0"/>
              <w:trHeight w:val="276"/>
            </w:trPr>
          </w:trPrChange>
        </w:trPr>
        <w:tc>
          <w:tcPr>
            <w:tcW w:w="720" w:type="dxa"/>
            <w:shd w:val="clear" w:color="auto" w:fill="auto"/>
            <w:vAlign w:val="center"/>
            <w:tcPrChange w:id="5724" w:author="thu nga" w:date="2024-10-01T10:49:00Z">
              <w:tcPr>
                <w:tcW w:w="720" w:type="dxa"/>
                <w:shd w:val="clear" w:color="auto" w:fill="auto"/>
                <w:vAlign w:val="center"/>
              </w:tcPr>
            </w:tcPrChange>
          </w:tcPr>
          <w:p w14:paraId="1DD6D893" w14:textId="34805F83" w:rsidR="00FF4CD3" w:rsidRPr="005A1D22" w:rsidDel="007E0F89" w:rsidRDefault="00FF4CD3" w:rsidP="00FF4CD3">
            <w:pPr>
              <w:pStyle w:val="ListParagraph"/>
              <w:numPr>
                <w:ilvl w:val="0"/>
                <w:numId w:val="61"/>
              </w:numPr>
              <w:spacing w:before="0" w:line="240" w:lineRule="auto"/>
              <w:contextualSpacing w:val="0"/>
              <w:jc w:val="left"/>
              <w:rPr>
                <w:del w:id="5725" w:author="Phuong Truong Thi" w:date="2024-10-08T18:09:00Z"/>
                <w:rFonts w:eastAsia="Times New Roman"/>
                <w:szCs w:val="24"/>
                <w:lang w:val="vi-VN" w:eastAsia="vi-VN"/>
              </w:rPr>
            </w:pPr>
          </w:p>
        </w:tc>
        <w:tc>
          <w:tcPr>
            <w:tcW w:w="1355" w:type="dxa"/>
            <w:gridSpan w:val="2"/>
            <w:shd w:val="clear" w:color="auto" w:fill="auto"/>
            <w:vAlign w:val="center"/>
            <w:tcPrChange w:id="5726" w:author="thu nga" w:date="2024-10-01T10:49:00Z">
              <w:tcPr>
                <w:tcW w:w="1710" w:type="dxa"/>
                <w:gridSpan w:val="3"/>
                <w:shd w:val="clear" w:color="auto" w:fill="auto"/>
                <w:vAlign w:val="center"/>
              </w:tcPr>
            </w:tcPrChange>
          </w:tcPr>
          <w:p w14:paraId="563F4529" w14:textId="41152F16" w:rsidR="00FF4CD3" w:rsidRPr="00763017" w:rsidDel="007E0F89" w:rsidRDefault="00FF4CD3" w:rsidP="00FF4CD3">
            <w:pPr>
              <w:spacing w:before="0" w:line="240" w:lineRule="auto"/>
              <w:contextualSpacing w:val="0"/>
              <w:rPr>
                <w:del w:id="5727" w:author="Phuong Truong Thi" w:date="2024-10-08T18:09:00Z"/>
                <w:rFonts w:ascii="Times New Roman" w:hAnsi="Times New Roman"/>
                <w:sz w:val="24"/>
                <w:szCs w:val="24"/>
                <w:lang w:val="vi-VN"/>
                <w:rPrChange w:id="5728" w:author="thu nga" w:date="2024-09-30T13:54:00Z">
                  <w:rPr>
                    <w:del w:id="5729" w:author="Phuong Truong Thi" w:date="2024-10-08T18:09:00Z"/>
                    <w:rFonts w:ascii="Times New Roman" w:hAnsi="Times New Roman"/>
                    <w:sz w:val="24"/>
                    <w:szCs w:val="24"/>
                  </w:rPr>
                </w:rPrChange>
              </w:rPr>
            </w:pPr>
            <w:del w:id="5730" w:author="Phuong Truong Thi" w:date="2024-10-08T18:09:00Z">
              <w:r w:rsidRPr="00763017" w:rsidDel="007E0F89">
                <w:rPr>
                  <w:rFonts w:ascii="Times New Roman" w:hAnsi="Times New Roman"/>
                  <w:color w:val="000000"/>
                  <w:sz w:val="24"/>
                  <w:szCs w:val="24"/>
                  <w:lang w:val="vi-VN"/>
                  <w:rPrChange w:id="5731" w:author="thu nga" w:date="2024-09-30T13:54:00Z">
                    <w:rPr>
                      <w:rFonts w:ascii="Times New Roman" w:hAnsi="Times New Roman"/>
                      <w:color w:val="000000"/>
                      <w:sz w:val="24"/>
                      <w:szCs w:val="24"/>
                    </w:rPr>
                  </w:rPrChange>
                </w:rPr>
                <w:delText>Số thẻ ghi nợ nội địa</w:delText>
              </w:r>
            </w:del>
          </w:p>
        </w:tc>
        <w:tc>
          <w:tcPr>
            <w:tcW w:w="2610" w:type="dxa"/>
            <w:vAlign w:val="center"/>
            <w:tcPrChange w:id="5732" w:author="thu nga" w:date="2024-10-01T10:49:00Z">
              <w:tcPr>
                <w:tcW w:w="2610" w:type="dxa"/>
                <w:vAlign w:val="center"/>
              </w:tcPr>
            </w:tcPrChange>
          </w:tcPr>
          <w:p w14:paraId="402B5A41" w14:textId="2E806EB0" w:rsidR="00FF4CD3" w:rsidRPr="00763017" w:rsidDel="007E0F89" w:rsidRDefault="00FF4CD3" w:rsidP="00FF4CD3">
            <w:pPr>
              <w:spacing w:before="0" w:line="240" w:lineRule="auto"/>
              <w:contextualSpacing w:val="0"/>
              <w:rPr>
                <w:del w:id="5733" w:author="Phuong Truong Thi" w:date="2024-10-08T18:09:00Z"/>
                <w:rFonts w:ascii="Times New Roman" w:eastAsia="Times New Roman" w:hAnsi="Times New Roman"/>
                <w:sz w:val="24"/>
                <w:szCs w:val="24"/>
                <w:lang w:val="vi-VN" w:eastAsia="vi-VN"/>
                <w:rPrChange w:id="5734" w:author="thu nga" w:date="2024-09-30T13:54:00Z">
                  <w:rPr>
                    <w:del w:id="5735" w:author="Phuong Truong Thi" w:date="2024-10-08T18:09:00Z"/>
                    <w:rFonts w:ascii="Times New Roman" w:eastAsia="Times New Roman" w:hAnsi="Times New Roman"/>
                    <w:sz w:val="24"/>
                    <w:szCs w:val="24"/>
                    <w:lang w:eastAsia="vi-VN"/>
                  </w:rPr>
                </w:rPrChange>
              </w:rPr>
            </w:pPr>
            <w:del w:id="5736" w:author="Phuong Truong Thi" w:date="2024-10-08T18:09:00Z">
              <w:r w:rsidRPr="00763017" w:rsidDel="007E0F89">
                <w:rPr>
                  <w:rFonts w:ascii="Times New Roman" w:hAnsi="Times New Roman"/>
                  <w:color w:val="000000"/>
                  <w:sz w:val="24"/>
                  <w:szCs w:val="24"/>
                  <w:lang w:val="vi-VN"/>
                  <w:rPrChange w:id="5737" w:author="thu nga" w:date="2024-09-30T13:54:00Z">
                    <w:rPr>
                      <w:rFonts w:ascii="Times New Roman" w:hAnsi="Times New Roman"/>
                      <w:color w:val="000000"/>
                      <w:sz w:val="24"/>
                      <w:szCs w:val="24"/>
                    </w:rPr>
                  </w:rPrChange>
                </w:rPr>
                <w:delText>Tổng số lượng thẻ nội địa của KH tại VPB đến ngày dữ liệu</w:delText>
              </w:r>
            </w:del>
          </w:p>
        </w:tc>
        <w:tc>
          <w:tcPr>
            <w:tcW w:w="1080" w:type="dxa"/>
            <w:tcPrChange w:id="5738" w:author="thu nga" w:date="2024-10-01T10:49:00Z">
              <w:tcPr>
                <w:tcW w:w="1080" w:type="dxa"/>
              </w:tcPr>
            </w:tcPrChange>
          </w:tcPr>
          <w:p w14:paraId="48EBD0A2" w14:textId="2E8592A4" w:rsidR="00FF4CD3" w:rsidDel="007E0F89" w:rsidRDefault="00FF4CD3" w:rsidP="00FF4CD3">
            <w:pPr>
              <w:spacing w:before="0" w:line="240" w:lineRule="auto"/>
              <w:contextualSpacing w:val="0"/>
              <w:rPr>
                <w:del w:id="5739" w:author="Phuong Truong Thi" w:date="2024-10-08T18:09:00Z"/>
                <w:rFonts w:ascii="Times New Roman" w:eastAsia="Times New Roman" w:hAnsi="Times New Roman"/>
                <w:sz w:val="24"/>
                <w:szCs w:val="24"/>
                <w:lang w:eastAsia="vi-VN"/>
              </w:rPr>
            </w:pPr>
            <w:ins w:id="5740" w:author="thu nga" w:date="2024-09-30T15:06:00Z">
              <w:del w:id="5741" w:author="Phuong Truong Thi" w:date="2024-10-08T18:09:00Z">
                <w:r w:rsidRPr="00417BB1" w:rsidDel="007E0F89">
                  <w:rPr>
                    <w:rFonts w:ascii="Times New Roman" w:eastAsia="Times New Roman" w:hAnsi="Times New Roman"/>
                    <w:sz w:val="24"/>
                    <w:szCs w:val="24"/>
                    <w:lang w:val="vi-VN" w:eastAsia="vi-VN"/>
                  </w:rPr>
                  <w:delText>CRM</w:delText>
                </w:r>
              </w:del>
            </w:ins>
          </w:p>
        </w:tc>
        <w:tc>
          <w:tcPr>
            <w:tcW w:w="1271" w:type="dxa"/>
            <w:tcPrChange w:id="5742" w:author="thu nga" w:date="2024-10-01T10:49:00Z">
              <w:tcPr>
                <w:tcW w:w="1080" w:type="dxa"/>
                <w:gridSpan w:val="2"/>
              </w:tcPr>
            </w:tcPrChange>
          </w:tcPr>
          <w:p w14:paraId="544D13DB" w14:textId="176A9719" w:rsidR="00FF4CD3" w:rsidRPr="00AD0E1A" w:rsidDel="007E0F89" w:rsidRDefault="00FF4CD3" w:rsidP="00FF4CD3">
            <w:pPr>
              <w:spacing w:before="0" w:line="240" w:lineRule="auto"/>
              <w:contextualSpacing w:val="0"/>
              <w:rPr>
                <w:del w:id="5743" w:author="Phuong Truong Thi" w:date="2024-10-08T18:09:00Z"/>
                <w:rFonts w:ascii="Times New Roman" w:eastAsia="Times New Roman" w:hAnsi="Times New Roman"/>
                <w:sz w:val="24"/>
                <w:szCs w:val="24"/>
                <w:lang w:eastAsia="vi-VN"/>
              </w:rPr>
            </w:pPr>
            <w:del w:id="5744"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745" w:author="thu nga" w:date="2024-10-01T10:49:00Z">
              <w:tcPr>
                <w:tcW w:w="1890" w:type="dxa"/>
                <w:gridSpan w:val="3"/>
                <w:shd w:val="clear" w:color="auto" w:fill="auto"/>
                <w:noWrap/>
                <w:vAlign w:val="center"/>
              </w:tcPr>
            </w:tcPrChange>
          </w:tcPr>
          <w:p w14:paraId="2BFF89DB" w14:textId="6F335832" w:rsidR="00FF4CD3" w:rsidRPr="00AD0E1A" w:rsidDel="007E0F89" w:rsidRDefault="00FF4CD3" w:rsidP="00FF4CD3">
            <w:pPr>
              <w:spacing w:before="0" w:line="240" w:lineRule="auto"/>
              <w:contextualSpacing w:val="0"/>
              <w:rPr>
                <w:del w:id="5746" w:author="Phuong Truong Thi" w:date="2024-10-08T18:09:00Z"/>
                <w:rFonts w:ascii="Times New Roman" w:eastAsia="Times New Roman" w:hAnsi="Times New Roman"/>
                <w:sz w:val="24"/>
                <w:szCs w:val="24"/>
                <w:lang w:val="vi-VN" w:eastAsia="vi-VN"/>
              </w:rPr>
            </w:pPr>
          </w:p>
        </w:tc>
        <w:tc>
          <w:tcPr>
            <w:tcW w:w="1063" w:type="dxa"/>
            <w:tcPrChange w:id="5747" w:author="thu nga" w:date="2024-10-01T10:49:00Z">
              <w:tcPr>
                <w:tcW w:w="1260" w:type="dxa"/>
              </w:tcPr>
            </w:tcPrChange>
          </w:tcPr>
          <w:p w14:paraId="4E9D8276" w14:textId="591EC1A0" w:rsidR="00FF4CD3" w:rsidRPr="00AD0E1A" w:rsidDel="007E0F89" w:rsidRDefault="00FF4CD3" w:rsidP="00FF4CD3">
            <w:pPr>
              <w:spacing w:before="0" w:line="240" w:lineRule="auto"/>
              <w:contextualSpacing w:val="0"/>
              <w:jc w:val="center"/>
              <w:rPr>
                <w:del w:id="5748" w:author="Phuong Truong Thi" w:date="2024-10-08T18:09:00Z"/>
                <w:rFonts w:ascii="Times New Roman" w:eastAsia="Times New Roman" w:hAnsi="Times New Roman"/>
                <w:sz w:val="24"/>
                <w:szCs w:val="24"/>
                <w:lang w:val="vi-VN" w:eastAsia="vi-VN"/>
              </w:rPr>
            </w:pPr>
            <w:del w:id="5749"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7E61D87" w14:textId="7398DCB6" w:rsidTr="7F5A6C64">
        <w:trPr>
          <w:trHeight w:val="276"/>
          <w:del w:id="5750" w:author="Phuong Truong Thi" w:date="2024-10-08T18:09:00Z"/>
          <w:trPrChange w:id="5751" w:author="thu nga" w:date="2024-10-01T10:49:00Z">
            <w:trPr>
              <w:gridBefore w:val="3"/>
              <w:gridAfter w:val="0"/>
              <w:trHeight w:val="276"/>
            </w:trPr>
          </w:trPrChange>
        </w:trPr>
        <w:tc>
          <w:tcPr>
            <w:tcW w:w="720" w:type="dxa"/>
            <w:shd w:val="clear" w:color="auto" w:fill="auto"/>
            <w:vAlign w:val="center"/>
            <w:tcPrChange w:id="5752" w:author="thu nga" w:date="2024-10-01T10:49:00Z">
              <w:tcPr>
                <w:tcW w:w="720" w:type="dxa"/>
                <w:shd w:val="clear" w:color="auto" w:fill="auto"/>
                <w:vAlign w:val="center"/>
              </w:tcPr>
            </w:tcPrChange>
          </w:tcPr>
          <w:p w14:paraId="2DB67851" w14:textId="1C029FD8" w:rsidR="00FF4CD3" w:rsidRPr="005A1D22" w:rsidDel="007E0F89" w:rsidRDefault="00FF4CD3" w:rsidP="008C1DA1">
            <w:pPr>
              <w:pStyle w:val="ListParagraph"/>
              <w:numPr>
                <w:ilvl w:val="0"/>
                <w:numId w:val="61"/>
              </w:numPr>
              <w:spacing w:before="0" w:line="240" w:lineRule="auto"/>
              <w:contextualSpacing w:val="0"/>
              <w:jc w:val="left"/>
              <w:rPr>
                <w:del w:id="5753" w:author="Phuong Truong Thi" w:date="2024-10-08T18:09:00Z"/>
                <w:rFonts w:eastAsia="Times New Roman"/>
                <w:szCs w:val="24"/>
                <w:lang w:val="vi-VN" w:eastAsia="vi-VN"/>
              </w:rPr>
            </w:pPr>
          </w:p>
        </w:tc>
        <w:tc>
          <w:tcPr>
            <w:tcW w:w="1355" w:type="dxa"/>
            <w:gridSpan w:val="2"/>
            <w:shd w:val="clear" w:color="auto" w:fill="auto"/>
            <w:vAlign w:val="center"/>
            <w:tcPrChange w:id="5754" w:author="thu nga" w:date="2024-10-01T10:49:00Z">
              <w:tcPr>
                <w:tcW w:w="1710" w:type="dxa"/>
                <w:gridSpan w:val="3"/>
                <w:shd w:val="clear" w:color="auto" w:fill="auto"/>
                <w:vAlign w:val="center"/>
              </w:tcPr>
            </w:tcPrChange>
          </w:tcPr>
          <w:p w14:paraId="4C329484" w14:textId="2FB0365D" w:rsidR="00FF4CD3" w:rsidRPr="005A1D22" w:rsidDel="007E0F89" w:rsidRDefault="00FF4CD3" w:rsidP="008C1DA1">
            <w:pPr>
              <w:spacing w:before="0" w:line="240" w:lineRule="auto"/>
              <w:contextualSpacing w:val="0"/>
              <w:rPr>
                <w:del w:id="5755" w:author="Phuong Truong Thi" w:date="2024-10-08T18:09:00Z"/>
                <w:rFonts w:ascii="Times New Roman" w:hAnsi="Times New Roman"/>
                <w:sz w:val="24"/>
                <w:szCs w:val="24"/>
              </w:rPr>
            </w:pPr>
            <w:del w:id="5756" w:author="Phuong Truong Thi" w:date="2024-10-08T18:09:00Z">
              <w:r w:rsidRPr="005A1D22" w:rsidDel="007E0F89">
                <w:rPr>
                  <w:rFonts w:ascii="Times New Roman" w:hAnsi="Times New Roman"/>
                  <w:color w:val="000000"/>
                  <w:sz w:val="24"/>
                  <w:szCs w:val="24"/>
                </w:rPr>
                <w:delText>Số thẻ CC</w:delText>
              </w:r>
            </w:del>
          </w:p>
        </w:tc>
        <w:tc>
          <w:tcPr>
            <w:tcW w:w="2610" w:type="dxa"/>
            <w:vAlign w:val="center"/>
            <w:tcPrChange w:id="5757" w:author="thu nga" w:date="2024-10-01T10:49:00Z">
              <w:tcPr>
                <w:tcW w:w="2610" w:type="dxa"/>
                <w:vAlign w:val="center"/>
              </w:tcPr>
            </w:tcPrChange>
          </w:tcPr>
          <w:p w14:paraId="54362FF6" w14:textId="79EFADC6" w:rsidR="00FF4CD3" w:rsidRPr="008C1DA1" w:rsidDel="007E0F89" w:rsidRDefault="00FF4CD3" w:rsidP="008C1DA1">
            <w:pPr>
              <w:spacing w:before="0" w:line="240" w:lineRule="auto"/>
              <w:contextualSpacing w:val="0"/>
              <w:rPr>
                <w:del w:id="5758" w:author="Phuong Truong Thi" w:date="2024-10-08T18:09:00Z"/>
                <w:rFonts w:ascii="Times New Roman" w:eastAsia="Times New Roman" w:hAnsi="Times New Roman"/>
                <w:sz w:val="24"/>
                <w:szCs w:val="24"/>
                <w:lang w:eastAsia="vi-VN"/>
              </w:rPr>
            </w:pPr>
            <w:del w:id="5759" w:author="Phuong Truong Thi" w:date="2024-10-08T18:09:00Z">
              <w:r w:rsidRPr="008C1DA1" w:rsidDel="007E0F89">
                <w:rPr>
                  <w:rFonts w:ascii="Times New Roman" w:hAnsi="Times New Roman"/>
                  <w:color w:val="000000"/>
                  <w:sz w:val="24"/>
                  <w:szCs w:val="24"/>
                </w:rPr>
                <w:delText>Tổng số lượng thẻ CC của KH tại VPB đến ngày dữ liệu</w:delText>
              </w:r>
            </w:del>
          </w:p>
        </w:tc>
        <w:tc>
          <w:tcPr>
            <w:tcW w:w="1080" w:type="dxa"/>
            <w:tcPrChange w:id="5760" w:author="thu nga" w:date="2024-10-01T10:49:00Z">
              <w:tcPr>
                <w:tcW w:w="1080" w:type="dxa"/>
              </w:tcPr>
            </w:tcPrChange>
          </w:tcPr>
          <w:p w14:paraId="068FCBA7" w14:textId="1110C5F7" w:rsidR="00FF4CD3" w:rsidDel="007E0F89" w:rsidRDefault="00FF4CD3" w:rsidP="008C1DA1">
            <w:pPr>
              <w:spacing w:before="0" w:line="240" w:lineRule="auto"/>
              <w:contextualSpacing w:val="0"/>
              <w:rPr>
                <w:del w:id="5761" w:author="Phuong Truong Thi" w:date="2024-10-08T18:09:00Z"/>
                <w:rFonts w:ascii="Times New Roman" w:eastAsia="Times New Roman" w:hAnsi="Times New Roman"/>
                <w:sz w:val="24"/>
                <w:szCs w:val="24"/>
                <w:lang w:eastAsia="vi-VN"/>
              </w:rPr>
            </w:pPr>
            <w:ins w:id="5762" w:author="thu nga" w:date="2024-09-30T15:06:00Z">
              <w:del w:id="5763" w:author="Phuong Truong Thi" w:date="2024-10-08T18:09:00Z">
                <w:r w:rsidDel="007E0F89">
                  <w:rPr>
                    <w:rFonts w:ascii="Times New Roman" w:eastAsia="Times New Roman" w:hAnsi="Times New Roman"/>
                    <w:sz w:val="24"/>
                    <w:szCs w:val="24"/>
                    <w:lang w:val="vi-VN" w:eastAsia="vi-VN"/>
                  </w:rPr>
                  <w:delText>CRM</w:delText>
                </w:r>
              </w:del>
            </w:ins>
          </w:p>
        </w:tc>
        <w:tc>
          <w:tcPr>
            <w:tcW w:w="1271" w:type="dxa"/>
            <w:tcPrChange w:id="5764" w:author="thu nga" w:date="2024-10-01T10:49:00Z">
              <w:tcPr>
                <w:tcW w:w="1080" w:type="dxa"/>
                <w:gridSpan w:val="2"/>
              </w:tcPr>
            </w:tcPrChange>
          </w:tcPr>
          <w:p w14:paraId="4B7864AB" w14:textId="21095DFF" w:rsidR="00FF4CD3" w:rsidRPr="00AD0E1A" w:rsidDel="007E0F89" w:rsidRDefault="00FF4CD3" w:rsidP="008C1DA1">
            <w:pPr>
              <w:spacing w:before="0" w:line="240" w:lineRule="auto"/>
              <w:contextualSpacing w:val="0"/>
              <w:rPr>
                <w:del w:id="5765" w:author="Phuong Truong Thi" w:date="2024-10-08T18:09:00Z"/>
                <w:rFonts w:ascii="Times New Roman" w:eastAsia="Times New Roman" w:hAnsi="Times New Roman"/>
                <w:sz w:val="24"/>
                <w:szCs w:val="24"/>
                <w:lang w:eastAsia="vi-VN"/>
              </w:rPr>
            </w:pPr>
            <w:del w:id="5766"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767" w:author="thu nga" w:date="2024-10-01T10:49:00Z">
              <w:tcPr>
                <w:tcW w:w="1890" w:type="dxa"/>
                <w:gridSpan w:val="3"/>
                <w:shd w:val="clear" w:color="auto" w:fill="auto"/>
                <w:noWrap/>
                <w:vAlign w:val="center"/>
              </w:tcPr>
            </w:tcPrChange>
          </w:tcPr>
          <w:p w14:paraId="64BAD05B" w14:textId="7F67BC8D" w:rsidR="00FF4CD3" w:rsidRPr="00AD0E1A" w:rsidDel="007E0F89" w:rsidRDefault="00FF4CD3" w:rsidP="008C1DA1">
            <w:pPr>
              <w:spacing w:before="0" w:line="240" w:lineRule="auto"/>
              <w:contextualSpacing w:val="0"/>
              <w:rPr>
                <w:del w:id="5768" w:author="Phuong Truong Thi" w:date="2024-10-08T18:09:00Z"/>
                <w:rFonts w:ascii="Times New Roman" w:eastAsia="Times New Roman" w:hAnsi="Times New Roman"/>
                <w:sz w:val="24"/>
                <w:szCs w:val="24"/>
                <w:lang w:val="vi-VN" w:eastAsia="vi-VN"/>
              </w:rPr>
            </w:pPr>
          </w:p>
        </w:tc>
        <w:tc>
          <w:tcPr>
            <w:tcW w:w="1063" w:type="dxa"/>
            <w:tcPrChange w:id="5769" w:author="thu nga" w:date="2024-10-01T10:49:00Z">
              <w:tcPr>
                <w:tcW w:w="1260" w:type="dxa"/>
              </w:tcPr>
            </w:tcPrChange>
          </w:tcPr>
          <w:p w14:paraId="01AB2E16" w14:textId="67C7B5DD" w:rsidR="00FF4CD3" w:rsidRPr="00AD0E1A" w:rsidDel="007E0F89" w:rsidRDefault="00FF4CD3" w:rsidP="008C1DA1">
            <w:pPr>
              <w:spacing w:before="0" w:line="240" w:lineRule="auto"/>
              <w:contextualSpacing w:val="0"/>
              <w:jc w:val="center"/>
              <w:rPr>
                <w:del w:id="5770" w:author="Phuong Truong Thi" w:date="2024-10-08T18:09:00Z"/>
                <w:rFonts w:ascii="Times New Roman" w:eastAsia="Times New Roman" w:hAnsi="Times New Roman"/>
                <w:sz w:val="24"/>
                <w:szCs w:val="24"/>
                <w:lang w:val="vi-VN" w:eastAsia="vi-VN"/>
              </w:rPr>
            </w:pPr>
            <w:del w:id="5771"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54AD613" w14:textId="4B639C28" w:rsidTr="7F5A6C64">
        <w:trPr>
          <w:trHeight w:val="276"/>
          <w:del w:id="5772" w:author="Phuong Truong Thi" w:date="2024-10-08T18:09:00Z"/>
          <w:trPrChange w:id="5773" w:author="thu nga" w:date="2024-10-01T10:49:00Z">
            <w:trPr>
              <w:gridBefore w:val="3"/>
              <w:gridAfter w:val="0"/>
              <w:trHeight w:val="276"/>
            </w:trPr>
          </w:trPrChange>
        </w:trPr>
        <w:tc>
          <w:tcPr>
            <w:tcW w:w="720" w:type="dxa"/>
            <w:shd w:val="clear" w:color="auto" w:fill="auto"/>
            <w:vAlign w:val="center"/>
            <w:tcPrChange w:id="5774" w:author="thu nga" w:date="2024-10-01T10:49:00Z">
              <w:tcPr>
                <w:tcW w:w="720" w:type="dxa"/>
                <w:shd w:val="clear" w:color="auto" w:fill="auto"/>
                <w:vAlign w:val="center"/>
              </w:tcPr>
            </w:tcPrChange>
          </w:tcPr>
          <w:p w14:paraId="44A49B99" w14:textId="4A5834DE" w:rsidR="00FF4CD3" w:rsidRPr="005A1D22" w:rsidDel="007E0F89" w:rsidRDefault="00FF4CD3" w:rsidP="008C1DA1">
            <w:pPr>
              <w:pStyle w:val="ListParagraph"/>
              <w:numPr>
                <w:ilvl w:val="0"/>
                <w:numId w:val="61"/>
              </w:numPr>
              <w:spacing w:before="0" w:line="240" w:lineRule="auto"/>
              <w:contextualSpacing w:val="0"/>
              <w:jc w:val="left"/>
              <w:rPr>
                <w:del w:id="5775" w:author="Phuong Truong Thi" w:date="2024-10-08T18:09:00Z"/>
                <w:rFonts w:eastAsia="Times New Roman"/>
                <w:szCs w:val="24"/>
                <w:lang w:val="vi-VN" w:eastAsia="vi-VN"/>
              </w:rPr>
            </w:pPr>
          </w:p>
        </w:tc>
        <w:tc>
          <w:tcPr>
            <w:tcW w:w="1355" w:type="dxa"/>
            <w:gridSpan w:val="2"/>
            <w:shd w:val="clear" w:color="auto" w:fill="auto"/>
            <w:vAlign w:val="center"/>
            <w:tcPrChange w:id="5776" w:author="thu nga" w:date="2024-10-01T10:49:00Z">
              <w:tcPr>
                <w:tcW w:w="1710" w:type="dxa"/>
                <w:gridSpan w:val="3"/>
                <w:shd w:val="clear" w:color="auto" w:fill="auto"/>
                <w:vAlign w:val="center"/>
              </w:tcPr>
            </w:tcPrChange>
          </w:tcPr>
          <w:p w14:paraId="79F218E5" w14:textId="567D4C64" w:rsidR="00FF4CD3" w:rsidRPr="005A1D22" w:rsidDel="007E0F89" w:rsidRDefault="00FF4CD3" w:rsidP="008C1DA1">
            <w:pPr>
              <w:spacing w:before="0" w:line="240" w:lineRule="auto"/>
              <w:contextualSpacing w:val="0"/>
              <w:rPr>
                <w:del w:id="5777" w:author="Phuong Truong Thi" w:date="2024-10-08T18:09:00Z"/>
                <w:rFonts w:ascii="Times New Roman" w:hAnsi="Times New Roman"/>
                <w:sz w:val="24"/>
                <w:szCs w:val="24"/>
              </w:rPr>
            </w:pPr>
            <w:del w:id="5778" w:author="Phuong Truong Thi" w:date="2024-10-08T18:09:00Z">
              <w:r w:rsidRPr="005A1D22" w:rsidDel="007E0F89">
                <w:rPr>
                  <w:rFonts w:ascii="Times New Roman" w:hAnsi="Times New Roman"/>
                  <w:color w:val="000000"/>
                  <w:sz w:val="24"/>
                  <w:szCs w:val="24"/>
                </w:rPr>
                <w:delText>Trạng thái VPB NEO</w:delText>
              </w:r>
            </w:del>
          </w:p>
        </w:tc>
        <w:tc>
          <w:tcPr>
            <w:tcW w:w="2610" w:type="dxa"/>
            <w:vAlign w:val="center"/>
            <w:tcPrChange w:id="5779" w:author="thu nga" w:date="2024-10-01T10:49:00Z">
              <w:tcPr>
                <w:tcW w:w="2610" w:type="dxa"/>
                <w:vAlign w:val="center"/>
              </w:tcPr>
            </w:tcPrChange>
          </w:tcPr>
          <w:p w14:paraId="0ECB3693" w14:textId="69F16327" w:rsidR="00FF4CD3" w:rsidRPr="008C1DA1" w:rsidDel="007E0F89" w:rsidRDefault="00FF4CD3" w:rsidP="008C1DA1">
            <w:pPr>
              <w:spacing w:before="0" w:line="240" w:lineRule="auto"/>
              <w:contextualSpacing w:val="0"/>
              <w:rPr>
                <w:del w:id="5780" w:author="Phuong Truong Thi" w:date="2024-10-08T18:09:00Z"/>
                <w:rFonts w:ascii="Times New Roman" w:eastAsia="Times New Roman" w:hAnsi="Times New Roman"/>
                <w:sz w:val="24"/>
                <w:szCs w:val="24"/>
                <w:lang w:eastAsia="vi-VN"/>
              </w:rPr>
            </w:pPr>
            <w:del w:id="5781" w:author="Phuong Truong Thi" w:date="2024-10-08T18:09:00Z">
              <w:r w:rsidRPr="008C1DA1" w:rsidDel="007E0F89">
                <w:rPr>
                  <w:rFonts w:ascii="Times New Roman" w:hAnsi="Times New Roman"/>
                  <w:color w:val="000000"/>
                  <w:sz w:val="24"/>
                  <w:szCs w:val="24"/>
                </w:rPr>
                <w:delText>Trạng thái VPB NEO của khách hàng</w:delText>
              </w:r>
            </w:del>
          </w:p>
        </w:tc>
        <w:tc>
          <w:tcPr>
            <w:tcW w:w="1080" w:type="dxa"/>
            <w:tcPrChange w:id="5782" w:author="thu nga" w:date="2024-10-01T10:49:00Z">
              <w:tcPr>
                <w:tcW w:w="1080" w:type="dxa"/>
              </w:tcPr>
            </w:tcPrChange>
          </w:tcPr>
          <w:p w14:paraId="58D19376" w14:textId="7AAD6EB4" w:rsidR="00FF4CD3" w:rsidRPr="00FF4CD3" w:rsidDel="007E0F89" w:rsidRDefault="00FF4CD3" w:rsidP="008C1DA1">
            <w:pPr>
              <w:spacing w:before="0" w:line="240" w:lineRule="auto"/>
              <w:contextualSpacing w:val="0"/>
              <w:rPr>
                <w:del w:id="5783" w:author="Phuong Truong Thi" w:date="2024-10-08T18:09:00Z"/>
                <w:rFonts w:ascii="Times New Roman" w:eastAsia="Times New Roman" w:hAnsi="Times New Roman"/>
                <w:sz w:val="24"/>
                <w:szCs w:val="24"/>
                <w:lang w:val="vi-VN" w:eastAsia="vi-VN"/>
                <w:rPrChange w:id="5784" w:author="thu nga" w:date="2024-09-30T15:06:00Z">
                  <w:rPr>
                    <w:del w:id="5785" w:author="Phuong Truong Thi" w:date="2024-10-08T18:09:00Z"/>
                    <w:rFonts w:ascii="Times New Roman" w:eastAsia="Times New Roman" w:hAnsi="Times New Roman"/>
                    <w:sz w:val="24"/>
                    <w:szCs w:val="24"/>
                    <w:lang w:eastAsia="vi-VN"/>
                  </w:rPr>
                </w:rPrChange>
              </w:rPr>
            </w:pPr>
            <w:ins w:id="5786" w:author="thu nga" w:date="2024-09-30T15:06:00Z">
              <w:del w:id="5787" w:author="Phuong Truong Thi" w:date="2024-10-08T18:09:00Z">
                <w:r w:rsidDel="007E0F89">
                  <w:rPr>
                    <w:rFonts w:ascii="Times New Roman" w:eastAsia="Times New Roman" w:hAnsi="Times New Roman"/>
                    <w:sz w:val="24"/>
                    <w:szCs w:val="24"/>
                    <w:lang w:val="vi-VN" w:eastAsia="vi-VN"/>
                  </w:rPr>
                  <w:delText>EZ/OCB</w:delText>
                </w:r>
              </w:del>
            </w:ins>
          </w:p>
        </w:tc>
        <w:tc>
          <w:tcPr>
            <w:tcW w:w="1271" w:type="dxa"/>
            <w:tcPrChange w:id="5788" w:author="thu nga" w:date="2024-10-01T10:49:00Z">
              <w:tcPr>
                <w:tcW w:w="1080" w:type="dxa"/>
                <w:gridSpan w:val="2"/>
              </w:tcPr>
            </w:tcPrChange>
          </w:tcPr>
          <w:p w14:paraId="57B1F1A4" w14:textId="54E0F8E6" w:rsidR="00FF4CD3" w:rsidRPr="00AD0E1A" w:rsidDel="007E0F89" w:rsidRDefault="00FF4CD3" w:rsidP="008C1DA1">
            <w:pPr>
              <w:spacing w:before="0" w:line="240" w:lineRule="auto"/>
              <w:contextualSpacing w:val="0"/>
              <w:rPr>
                <w:del w:id="5789" w:author="Phuong Truong Thi" w:date="2024-10-08T18:09:00Z"/>
                <w:rFonts w:ascii="Times New Roman" w:eastAsia="Times New Roman" w:hAnsi="Times New Roman"/>
                <w:sz w:val="24"/>
                <w:szCs w:val="24"/>
                <w:lang w:eastAsia="vi-VN"/>
              </w:rPr>
            </w:pPr>
            <w:del w:id="5790"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5791" w:author="thu nga" w:date="2024-10-01T10:49:00Z">
              <w:tcPr>
                <w:tcW w:w="1890" w:type="dxa"/>
                <w:gridSpan w:val="3"/>
                <w:shd w:val="clear" w:color="auto" w:fill="auto"/>
                <w:noWrap/>
                <w:vAlign w:val="center"/>
              </w:tcPr>
            </w:tcPrChange>
          </w:tcPr>
          <w:p w14:paraId="164EE0BF" w14:textId="448BBF2F" w:rsidR="00FF4CD3" w:rsidDel="007E0F89" w:rsidRDefault="00FF4CD3" w:rsidP="008C1DA1">
            <w:pPr>
              <w:spacing w:before="0" w:line="240" w:lineRule="auto"/>
              <w:contextualSpacing w:val="0"/>
              <w:rPr>
                <w:del w:id="5792" w:author="Phuong Truong Thi" w:date="2024-10-08T18:09:00Z"/>
                <w:rFonts w:ascii="Times New Roman" w:eastAsia="Times New Roman" w:hAnsi="Times New Roman"/>
                <w:sz w:val="24"/>
                <w:szCs w:val="24"/>
                <w:lang w:eastAsia="vi-VN"/>
              </w:rPr>
            </w:pPr>
            <w:del w:id="5793" w:author="Phuong Truong Thi" w:date="2024-10-08T18:09:00Z">
              <w:r w:rsidDel="007E0F89">
                <w:rPr>
                  <w:rFonts w:ascii="Times New Roman" w:eastAsia="Times New Roman" w:hAnsi="Times New Roman"/>
                  <w:sz w:val="24"/>
                  <w:szCs w:val="24"/>
                  <w:lang w:eastAsia="vi-VN"/>
                </w:rPr>
                <w:delText>DM_NEO_</w:delText>
              </w:r>
            </w:del>
          </w:p>
          <w:p w14:paraId="60900282" w14:textId="62F81972" w:rsidR="00FF4CD3" w:rsidRPr="002D298C" w:rsidDel="007E0F89" w:rsidRDefault="00FF4CD3" w:rsidP="008C1DA1">
            <w:pPr>
              <w:spacing w:before="0" w:line="240" w:lineRule="auto"/>
              <w:contextualSpacing w:val="0"/>
              <w:rPr>
                <w:del w:id="5794" w:author="Phuong Truong Thi" w:date="2024-10-08T18:09:00Z"/>
                <w:rFonts w:ascii="Times New Roman" w:eastAsia="Times New Roman" w:hAnsi="Times New Roman"/>
                <w:sz w:val="24"/>
                <w:szCs w:val="24"/>
                <w:lang w:eastAsia="vi-VN"/>
              </w:rPr>
            </w:pPr>
            <w:del w:id="5795" w:author="Phuong Truong Thi" w:date="2024-10-08T18:09:00Z">
              <w:r w:rsidDel="007E0F89">
                <w:rPr>
                  <w:rFonts w:ascii="Times New Roman" w:eastAsia="Times New Roman" w:hAnsi="Times New Roman"/>
                  <w:sz w:val="24"/>
                  <w:szCs w:val="24"/>
                  <w:lang w:eastAsia="vi-VN"/>
                </w:rPr>
                <w:delText>STATUS</w:delText>
              </w:r>
            </w:del>
          </w:p>
        </w:tc>
        <w:tc>
          <w:tcPr>
            <w:tcW w:w="1063" w:type="dxa"/>
            <w:tcPrChange w:id="5796" w:author="thu nga" w:date="2024-10-01T10:49:00Z">
              <w:tcPr>
                <w:tcW w:w="1260" w:type="dxa"/>
              </w:tcPr>
            </w:tcPrChange>
          </w:tcPr>
          <w:p w14:paraId="500646B6" w14:textId="7114F0B7" w:rsidR="00FF4CD3" w:rsidRPr="00AD0E1A" w:rsidDel="007E0F89" w:rsidRDefault="00FF4CD3" w:rsidP="008C1DA1">
            <w:pPr>
              <w:spacing w:before="0" w:line="240" w:lineRule="auto"/>
              <w:contextualSpacing w:val="0"/>
              <w:jc w:val="center"/>
              <w:rPr>
                <w:del w:id="5797" w:author="Phuong Truong Thi" w:date="2024-10-08T18:09:00Z"/>
                <w:rFonts w:ascii="Times New Roman" w:eastAsia="Times New Roman" w:hAnsi="Times New Roman"/>
                <w:sz w:val="24"/>
                <w:szCs w:val="24"/>
                <w:lang w:val="vi-VN" w:eastAsia="vi-VN"/>
              </w:rPr>
            </w:pPr>
            <w:del w:id="5798"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4AE3DE2" w14:textId="755BE960" w:rsidTr="7F5A6C64">
        <w:trPr>
          <w:trHeight w:val="276"/>
          <w:del w:id="5799" w:author="Phuong Truong Thi" w:date="2024-10-08T18:09:00Z"/>
          <w:trPrChange w:id="5800" w:author="thu nga" w:date="2024-10-01T10:49:00Z">
            <w:trPr>
              <w:gridBefore w:val="3"/>
              <w:gridAfter w:val="0"/>
              <w:trHeight w:val="276"/>
            </w:trPr>
          </w:trPrChange>
        </w:trPr>
        <w:tc>
          <w:tcPr>
            <w:tcW w:w="720" w:type="dxa"/>
            <w:shd w:val="clear" w:color="auto" w:fill="auto"/>
            <w:vAlign w:val="center"/>
            <w:tcPrChange w:id="5801" w:author="thu nga" w:date="2024-10-01T10:49:00Z">
              <w:tcPr>
                <w:tcW w:w="720" w:type="dxa"/>
                <w:shd w:val="clear" w:color="auto" w:fill="auto"/>
                <w:vAlign w:val="center"/>
              </w:tcPr>
            </w:tcPrChange>
          </w:tcPr>
          <w:p w14:paraId="3BEBE00D" w14:textId="476A9827" w:rsidR="00FF4CD3" w:rsidRPr="005A1D22" w:rsidDel="007E0F89" w:rsidRDefault="00FF4CD3" w:rsidP="00FF4CD3">
            <w:pPr>
              <w:pStyle w:val="ListParagraph"/>
              <w:numPr>
                <w:ilvl w:val="0"/>
                <w:numId w:val="61"/>
              </w:numPr>
              <w:spacing w:before="0" w:line="240" w:lineRule="auto"/>
              <w:contextualSpacing w:val="0"/>
              <w:jc w:val="left"/>
              <w:rPr>
                <w:del w:id="5802" w:author="Phuong Truong Thi" w:date="2024-10-08T18:09:00Z"/>
                <w:rFonts w:eastAsia="Times New Roman"/>
                <w:szCs w:val="24"/>
                <w:lang w:val="vi-VN" w:eastAsia="vi-VN"/>
              </w:rPr>
            </w:pPr>
          </w:p>
        </w:tc>
        <w:tc>
          <w:tcPr>
            <w:tcW w:w="1355" w:type="dxa"/>
            <w:gridSpan w:val="2"/>
            <w:shd w:val="clear" w:color="auto" w:fill="auto"/>
            <w:vAlign w:val="center"/>
            <w:tcPrChange w:id="5803" w:author="thu nga" w:date="2024-10-01T10:49:00Z">
              <w:tcPr>
                <w:tcW w:w="1710" w:type="dxa"/>
                <w:gridSpan w:val="3"/>
                <w:shd w:val="clear" w:color="auto" w:fill="auto"/>
                <w:vAlign w:val="center"/>
              </w:tcPr>
            </w:tcPrChange>
          </w:tcPr>
          <w:p w14:paraId="62FF1ACD" w14:textId="6330ADF9" w:rsidR="00FF4CD3" w:rsidRPr="005A1D22" w:rsidDel="007E0F89" w:rsidRDefault="00FF4CD3" w:rsidP="00FF4CD3">
            <w:pPr>
              <w:spacing w:before="0" w:line="240" w:lineRule="auto"/>
              <w:contextualSpacing w:val="0"/>
              <w:rPr>
                <w:del w:id="5804" w:author="Phuong Truong Thi" w:date="2024-10-08T18:09:00Z"/>
                <w:rFonts w:ascii="Times New Roman" w:hAnsi="Times New Roman"/>
                <w:sz w:val="24"/>
                <w:szCs w:val="24"/>
              </w:rPr>
            </w:pPr>
            <w:del w:id="5805" w:author="Phuong Truong Thi" w:date="2024-10-08T18:09:00Z">
              <w:r w:rsidRPr="005A1D22" w:rsidDel="007E0F89">
                <w:rPr>
                  <w:rFonts w:ascii="Times New Roman" w:hAnsi="Times New Roman"/>
                  <w:color w:val="000000"/>
                  <w:sz w:val="24"/>
                  <w:szCs w:val="24"/>
                </w:rPr>
                <w:delText>Số lượng TKTT</w:delText>
              </w:r>
            </w:del>
          </w:p>
        </w:tc>
        <w:tc>
          <w:tcPr>
            <w:tcW w:w="2610" w:type="dxa"/>
            <w:vAlign w:val="center"/>
            <w:tcPrChange w:id="5806" w:author="thu nga" w:date="2024-10-01T10:49:00Z">
              <w:tcPr>
                <w:tcW w:w="2610" w:type="dxa"/>
                <w:vAlign w:val="center"/>
              </w:tcPr>
            </w:tcPrChange>
          </w:tcPr>
          <w:p w14:paraId="0D325D25" w14:textId="1DCF022E" w:rsidR="00FF4CD3" w:rsidRPr="008C1DA1" w:rsidDel="007E0F89" w:rsidRDefault="00FF4CD3" w:rsidP="00FF4CD3">
            <w:pPr>
              <w:spacing w:before="0" w:line="240" w:lineRule="auto"/>
              <w:contextualSpacing w:val="0"/>
              <w:rPr>
                <w:del w:id="5807" w:author="Phuong Truong Thi" w:date="2024-10-08T18:09:00Z"/>
                <w:rFonts w:ascii="Times New Roman" w:eastAsia="Times New Roman" w:hAnsi="Times New Roman"/>
                <w:sz w:val="24"/>
                <w:szCs w:val="24"/>
                <w:lang w:eastAsia="vi-VN"/>
              </w:rPr>
            </w:pPr>
            <w:del w:id="5808" w:author="Phuong Truong Thi" w:date="2024-10-08T18:09:00Z">
              <w:r w:rsidRPr="008C1DA1" w:rsidDel="007E0F89">
                <w:rPr>
                  <w:rFonts w:ascii="Times New Roman" w:hAnsi="Times New Roman"/>
                  <w:sz w:val="24"/>
                  <w:szCs w:val="24"/>
                </w:rPr>
                <w:delText>Tổng số lượng TKTT của khách hang</w:delText>
              </w:r>
            </w:del>
          </w:p>
        </w:tc>
        <w:tc>
          <w:tcPr>
            <w:tcW w:w="1080" w:type="dxa"/>
            <w:tcPrChange w:id="5809" w:author="thu nga" w:date="2024-10-01T10:49:00Z">
              <w:tcPr>
                <w:tcW w:w="1080" w:type="dxa"/>
              </w:tcPr>
            </w:tcPrChange>
          </w:tcPr>
          <w:p w14:paraId="238DC161" w14:textId="17FABC9D" w:rsidR="00FF4CD3" w:rsidDel="007E0F89" w:rsidRDefault="00FF4CD3" w:rsidP="00FF4CD3">
            <w:pPr>
              <w:spacing w:before="0" w:line="240" w:lineRule="auto"/>
              <w:contextualSpacing w:val="0"/>
              <w:rPr>
                <w:del w:id="5810" w:author="Phuong Truong Thi" w:date="2024-10-08T18:09:00Z"/>
                <w:rFonts w:ascii="Times New Roman" w:eastAsia="Times New Roman" w:hAnsi="Times New Roman"/>
                <w:sz w:val="24"/>
                <w:szCs w:val="24"/>
                <w:lang w:eastAsia="vi-VN"/>
              </w:rPr>
            </w:pPr>
            <w:ins w:id="5811" w:author="thu nga" w:date="2024-09-30T15:06:00Z">
              <w:del w:id="5812"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813" w:author="thu nga" w:date="2024-10-01T10:49:00Z">
              <w:tcPr>
                <w:tcW w:w="1080" w:type="dxa"/>
                <w:gridSpan w:val="2"/>
              </w:tcPr>
            </w:tcPrChange>
          </w:tcPr>
          <w:p w14:paraId="6FB420A2" w14:textId="109CD294" w:rsidR="00FF4CD3" w:rsidRPr="00AD0E1A" w:rsidDel="007E0F89" w:rsidRDefault="00FF4CD3" w:rsidP="00FF4CD3">
            <w:pPr>
              <w:spacing w:before="0" w:line="240" w:lineRule="auto"/>
              <w:contextualSpacing w:val="0"/>
              <w:rPr>
                <w:del w:id="5814" w:author="Phuong Truong Thi" w:date="2024-10-08T18:09:00Z"/>
                <w:rFonts w:ascii="Times New Roman" w:eastAsia="Times New Roman" w:hAnsi="Times New Roman"/>
                <w:sz w:val="24"/>
                <w:szCs w:val="24"/>
                <w:lang w:eastAsia="vi-VN"/>
              </w:rPr>
            </w:pPr>
            <w:del w:id="5815"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816" w:author="thu nga" w:date="2024-10-01T10:49:00Z">
              <w:tcPr>
                <w:tcW w:w="1890" w:type="dxa"/>
                <w:gridSpan w:val="3"/>
                <w:shd w:val="clear" w:color="auto" w:fill="auto"/>
                <w:noWrap/>
                <w:vAlign w:val="center"/>
              </w:tcPr>
            </w:tcPrChange>
          </w:tcPr>
          <w:p w14:paraId="6C54D1D9" w14:textId="6B473342" w:rsidR="00FF4CD3" w:rsidRPr="00AD0E1A" w:rsidDel="007E0F89" w:rsidRDefault="00FF4CD3" w:rsidP="00FF4CD3">
            <w:pPr>
              <w:spacing w:before="0" w:line="240" w:lineRule="auto"/>
              <w:contextualSpacing w:val="0"/>
              <w:rPr>
                <w:del w:id="5817" w:author="Phuong Truong Thi" w:date="2024-10-08T18:09:00Z"/>
                <w:rFonts w:ascii="Times New Roman" w:eastAsia="Times New Roman" w:hAnsi="Times New Roman"/>
                <w:sz w:val="24"/>
                <w:szCs w:val="24"/>
                <w:lang w:val="vi-VN" w:eastAsia="vi-VN"/>
              </w:rPr>
            </w:pPr>
          </w:p>
        </w:tc>
        <w:tc>
          <w:tcPr>
            <w:tcW w:w="1063" w:type="dxa"/>
            <w:tcPrChange w:id="5818" w:author="thu nga" w:date="2024-10-01T10:49:00Z">
              <w:tcPr>
                <w:tcW w:w="1260" w:type="dxa"/>
              </w:tcPr>
            </w:tcPrChange>
          </w:tcPr>
          <w:p w14:paraId="1D58C8EC" w14:textId="2C5288EE" w:rsidR="00FF4CD3" w:rsidRPr="00AD0E1A" w:rsidDel="007E0F89" w:rsidRDefault="00FF4CD3" w:rsidP="00FF4CD3">
            <w:pPr>
              <w:spacing w:before="0" w:line="240" w:lineRule="auto"/>
              <w:contextualSpacing w:val="0"/>
              <w:jc w:val="center"/>
              <w:rPr>
                <w:del w:id="5819" w:author="Phuong Truong Thi" w:date="2024-10-08T18:09:00Z"/>
                <w:rFonts w:ascii="Times New Roman" w:eastAsia="Times New Roman" w:hAnsi="Times New Roman"/>
                <w:sz w:val="24"/>
                <w:szCs w:val="24"/>
                <w:lang w:val="vi-VN" w:eastAsia="vi-VN"/>
              </w:rPr>
            </w:pPr>
            <w:del w:id="582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47099E8C" w14:textId="0F8550A6" w:rsidTr="7F5A6C64">
        <w:trPr>
          <w:trHeight w:val="276"/>
          <w:del w:id="5821" w:author="Phuong Truong Thi" w:date="2024-10-08T18:09:00Z"/>
          <w:trPrChange w:id="5822" w:author="thu nga" w:date="2024-10-01T10:49:00Z">
            <w:trPr>
              <w:gridBefore w:val="3"/>
              <w:gridAfter w:val="0"/>
              <w:trHeight w:val="276"/>
            </w:trPr>
          </w:trPrChange>
        </w:trPr>
        <w:tc>
          <w:tcPr>
            <w:tcW w:w="720" w:type="dxa"/>
            <w:shd w:val="clear" w:color="auto" w:fill="auto"/>
            <w:vAlign w:val="center"/>
            <w:tcPrChange w:id="5823" w:author="thu nga" w:date="2024-10-01T10:49:00Z">
              <w:tcPr>
                <w:tcW w:w="720" w:type="dxa"/>
                <w:shd w:val="clear" w:color="auto" w:fill="auto"/>
                <w:vAlign w:val="center"/>
              </w:tcPr>
            </w:tcPrChange>
          </w:tcPr>
          <w:p w14:paraId="3C88F432" w14:textId="6214FCB0" w:rsidR="00FF4CD3" w:rsidRPr="005A1D22" w:rsidDel="007E0F89" w:rsidRDefault="00FF4CD3" w:rsidP="00FF4CD3">
            <w:pPr>
              <w:pStyle w:val="ListParagraph"/>
              <w:numPr>
                <w:ilvl w:val="0"/>
                <w:numId w:val="61"/>
              </w:numPr>
              <w:spacing w:before="0" w:line="240" w:lineRule="auto"/>
              <w:contextualSpacing w:val="0"/>
              <w:jc w:val="left"/>
              <w:rPr>
                <w:del w:id="5824" w:author="Phuong Truong Thi" w:date="2024-10-08T18:09:00Z"/>
                <w:rFonts w:eastAsia="Times New Roman"/>
                <w:szCs w:val="24"/>
                <w:lang w:val="vi-VN" w:eastAsia="vi-VN"/>
              </w:rPr>
            </w:pPr>
          </w:p>
        </w:tc>
        <w:tc>
          <w:tcPr>
            <w:tcW w:w="1355" w:type="dxa"/>
            <w:gridSpan w:val="2"/>
            <w:shd w:val="clear" w:color="auto" w:fill="auto"/>
            <w:vAlign w:val="center"/>
            <w:tcPrChange w:id="5825" w:author="thu nga" w:date="2024-10-01T10:49:00Z">
              <w:tcPr>
                <w:tcW w:w="1710" w:type="dxa"/>
                <w:gridSpan w:val="3"/>
                <w:shd w:val="clear" w:color="auto" w:fill="auto"/>
                <w:vAlign w:val="center"/>
              </w:tcPr>
            </w:tcPrChange>
          </w:tcPr>
          <w:p w14:paraId="6D0CE61F" w14:textId="6AF0F4A7" w:rsidR="00FF4CD3" w:rsidRPr="00763017" w:rsidDel="007E0F89" w:rsidRDefault="00FF4CD3" w:rsidP="00FF4CD3">
            <w:pPr>
              <w:spacing w:before="0" w:line="240" w:lineRule="auto"/>
              <w:contextualSpacing w:val="0"/>
              <w:rPr>
                <w:del w:id="5826" w:author="Phuong Truong Thi" w:date="2024-10-08T18:09:00Z"/>
                <w:rFonts w:ascii="Times New Roman" w:hAnsi="Times New Roman"/>
                <w:sz w:val="24"/>
                <w:szCs w:val="24"/>
                <w:lang w:val="vi-VN"/>
                <w:rPrChange w:id="5827" w:author="thu nga" w:date="2024-09-30T13:54:00Z">
                  <w:rPr>
                    <w:del w:id="5828" w:author="Phuong Truong Thi" w:date="2024-10-08T18:09:00Z"/>
                    <w:rFonts w:ascii="Times New Roman" w:hAnsi="Times New Roman"/>
                    <w:sz w:val="24"/>
                    <w:szCs w:val="24"/>
                  </w:rPr>
                </w:rPrChange>
              </w:rPr>
            </w:pPr>
            <w:del w:id="5829" w:author="Phuong Truong Thi" w:date="2024-10-08T18:09:00Z">
              <w:r w:rsidRPr="00763017" w:rsidDel="007E0F89">
                <w:rPr>
                  <w:rFonts w:ascii="Times New Roman" w:hAnsi="Times New Roman"/>
                  <w:sz w:val="24"/>
                  <w:szCs w:val="24"/>
                  <w:lang w:val="vi-VN"/>
                  <w:rPrChange w:id="5830" w:author="thu nga" w:date="2024-09-30T13:54:00Z">
                    <w:rPr>
                      <w:rFonts w:ascii="Times New Roman" w:hAnsi="Times New Roman"/>
                      <w:sz w:val="24"/>
                      <w:szCs w:val="24"/>
                    </w:rPr>
                  </w:rPrChange>
                </w:rPr>
                <w:delText>Phí Tài khoản số đẹp</w:delText>
              </w:r>
            </w:del>
          </w:p>
        </w:tc>
        <w:tc>
          <w:tcPr>
            <w:tcW w:w="2610" w:type="dxa"/>
            <w:vAlign w:val="center"/>
            <w:tcPrChange w:id="5831" w:author="thu nga" w:date="2024-10-01T10:49:00Z">
              <w:tcPr>
                <w:tcW w:w="2610" w:type="dxa"/>
                <w:vAlign w:val="center"/>
              </w:tcPr>
            </w:tcPrChange>
          </w:tcPr>
          <w:p w14:paraId="16C516B0" w14:textId="123CD513" w:rsidR="00FF4CD3" w:rsidRPr="00763017" w:rsidDel="007E0F89" w:rsidRDefault="00FF4CD3" w:rsidP="00FF4CD3">
            <w:pPr>
              <w:spacing w:before="0" w:line="240" w:lineRule="auto"/>
              <w:contextualSpacing w:val="0"/>
              <w:rPr>
                <w:del w:id="5832" w:author="Phuong Truong Thi" w:date="2024-10-08T18:09:00Z"/>
                <w:rFonts w:ascii="Times New Roman" w:eastAsia="Times New Roman" w:hAnsi="Times New Roman"/>
                <w:sz w:val="24"/>
                <w:szCs w:val="24"/>
                <w:lang w:val="vi-VN" w:eastAsia="vi-VN"/>
                <w:rPrChange w:id="5833" w:author="thu nga" w:date="2024-09-30T13:54:00Z">
                  <w:rPr>
                    <w:del w:id="5834" w:author="Phuong Truong Thi" w:date="2024-10-08T18:09:00Z"/>
                    <w:rFonts w:ascii="Times New Roman" w:eastAsia="Times New Roman" w:hAnsi="Times New Roman"/>
                    <w:sz w:val="24"/>
                    <w:szCs w:val="24"/>
                    <w:lang w:eastAsia="vi-VN"/>
                  </w:rPr>
                </w:rPrChange>
              </w:rPr>
            </w:pPr>
            <w:del w:id="5835" w:author="Phuong Truong Thi" w:date="2024-10-08T18:09:00Z">
              <w:r w:rsidRPr="00763017" w:rsidDel="007E0F89">
                <w:rPr>
                  <w:rFonts w:ascii="Times New Roman" w:hAnsi="Times New Roman"/>
                  <w:sz w:val="24"/>
                  <w:szCs w:val="24"/>
                  <w:lang w:val="vi-VN"/>
                  <w:rPrChange w:id="5836" w:author="thu nga" w:date="2024-09-30T13:54:00Z">
                    <w:rPr>
                      <w:rFonts w:ascii="Times New Roman" w:hAnsi="Times New Roman"/>
                      <w:sz w:val="24"/>
                      <w:szCs w:val="24"/>
                    </w:rPr>
                  </w:rPrChange>
                </w:rPr>
                <w:delText>Tổng phí tài khoản số đẹp của KH đến ngày dữ liệu</w:delText>
              </w:r>
            </w:del>
          </w:p>
        </w:tc>
        <w:tc>
          <w:tcPr>
            <w:tcW w:w="1080" w:type="dxa"/>
            <w:tcPrChange w:id="5837" w:author="thu nga" w:date="2024-10-01T10:49:00Z">
              <w:tcPr>
                <w:tcW w:w="1080" w:type="dxa"/>
              </w:tcPr>
            </w:tcPrChange>
          </w:tcPr>
          <w:p w14:paraId="14CC18F5" w14:textId="65FA837C" w:rsidR="00FF4CD3" w:rsidDel="007E0F89" w:rsidRDefault="00FF4CD3" w:rsidP="00FF4CD3">
            <w:pPr>
              <w:spacing w:before="0" w:line="240" w:lineRule="auto"/>
              <w:contextualSpacing w:val="0"/>
              <w:rPr>
                <w:del w:id="5838" w:author="Phuong Truong Thi" w:date="2024-10-08T18:09:00Z"/>
                <w:rFonts w:ascii="Times New Roman" w:eastAsia="Times New Roman" w:hAnsi="Times New Roman"/>
                <w:sz w:val="24"/>
                <w:szCs w:val="24"/>
                <w:lang w:eastAsia="vi-VN"/>
              </w:rPr>
            </w:pPr>
            <w:ins w:id="5839" w:author="thu nga" w:date="2024-09-30T15:06:00Z">
              <w:del w:id="5840"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841" w:author="thu nga" w:date="2024-10-01T10:49:00Z">
              <w:tcPr>
                <w:tcW w:w="1080" w:type="dxa"/>
                <w:gridSpan w:val="2"/>
              </w:tcPr>
            </w:tcPrChange>
          </w:tcPr>
          <w:p w14:paraId="22E529CD" w14:textId="6CA8F9C0" w:rsidR="00FF4CD3" w:rsidRPr="00AD0E1A" w:rsidDel="007E0F89" w:rsidRDefault="002E053E" w:rsidP="00FF4CD3">
            <w:pPr>
              <w:spacing w:before="0" w:line="240" w:lineRule="auto"/>
              <w:contextualSpacing w:val="0"/>
              <w:rPr>
                <w:del w:id="5842" w:author="Phuong Truong Thi" w:date="2024-10-08T18:09:00Z"/>
                <w:rFonts w:ascii="Times New Roman" w:eastAsia="Times New Roman" w:hAnsi="Times New Roman"/>
                <w:sz w:val="24"/>
                <w:szCs w:val="24"/>
                <w:lang w:eastAsia="vi-VN"/>
              </w:rPr>
            </w:pPr>
            <w:ins w:id="5843" w:author="thu nga" w:date="2024-10-01T10:34:00Z">
              <w:del w:id="5844" w:author="Phuong Truong Thi" w:date="2024-10-08T18:09:00Z">
                <w:r w:rsidDel="007E0F89">
                  <w:rPr>
                    <w:rFonts w:ascii="Times New Roman" w:eastAsia="Times New Roman" w:hAnsi="Times New Roman"/>
                    <w:sz w:val="24"/>
                    <w:szCs w:val="24"/>
                    <w:lang w:val="vi-VN" w:eastAsia="vi-VN"/>
                  </w:rPr>
                  <w:delText>Currency</w:delText>
                </w:r>
              </w:del>
            </w:ins>
            <w:del w:id="5845" w:author="Phuong Truong Thi" w:date="2024-10-08T18:09:00Z">
              <w:r w:rsidR="00FF4CD3"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846" w:author="thu nga" w:date="2024-10-01T10:49:00Z">
              <w:tcPr>
                <w:tcW w:w="1890" w:type="dxa"/>
                <w:gridSpan w:val="3"/>
                <w:shd w:val="clear" w:color="auto" w:fill="auto"/>
                <w:noWrap/>
                <w:vAlign w:val="center"/>
              </w:tcPr>
            </w:tcPrChange>
          </w:tcPr>
          <w:p w14:paraId="4C815EBC" w14:textId="298224ED" w:rsidR="00FF4CD3" w:rsidRPr="00AD0E1A" w:rsidDel="007E0F89" w:rsidRDefault="00FF4CD3" w:rsidP="00FF4CD3">
            <w:pPr>
              <w:spacing w:before="0" w:line="240" w:lineRule="auto"/>
              <w:contextualSpacing w:val="0"/>
              <w:rPr>
                <w:del w:id="5847" w:author="Phuong Truong Thi" w:date="2024-10-08T18:09:00Z"/>
                <w:rFonts w:ascii="Times New Roman" w:eastAsia="Times New Roman" w:hAnsi="Times New Roman"/>
                <w:sz w:val="24"/>
                <w:szCs w:val="24"/>
                <w:lang w:val="vi-VN" w:eastAsia="vi-VN"/>
              </w:rPr>
            </w:pPr>
          </w:p>
        </w:tc>
        <w:tc>
          <w:tcPr>
            <w:tcW w:w="1063" w:type="dxa"/>
            <w:tcPrChange w:id="5848" w:author="thu nga" w:date="2024-10-01T10:49:00Z">
              <w:tcPr>
                <w:tcW w:w="1260" w:type="dxa"/>
              </w:tcPr>
            </w:tcPrChange>
          </w:tcPr>
          <w:p w14:paraId="6C73DE07" w14:textId="2DCC3E78" w:rsidR="00FF4CD3" w:rsidRPr="00AD0E1A" w:rsidDel="007E0F89" w:rsidRDefault="00FF4CD3" w:rsidP="00FF4CD3">
            <w:pPr>
              <w:spacing w:before="0" w:line="240" w:lineRule="auto"/>
              <w:contextualSpacing w:val="0"/>
              <w:jc w:val="center"/>
              <w:rPr>
                <w:del w:id="5849" w:author="Phuong Truong Thi" w:date="2024-10-08T18:09:00Z"/>
                <w:rFonts w:ascii="Times New Roman" w:eastAsia="Times New Roman" w:hAnsi="Times New Roman"/>
                <w:sz w:val="24"/>
                <w:szCs w:val="24"/>
                <w:lang w:val="vi-VN" w:eastAsia="vi-VN"/>
              </w:rPr>
            </w:pPr>
            <w:del w:id="5850"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563AC7E" w14:textId="01FD2144" w:rsidTr="7F5A6C64">
        <w:trPr>
          <w:trHeight w:val="276"/>
          <w:del w:id="5851" w:author="Phuong Truong Thi" w:date="2024-10-08T18:09:00Z"/>
          <w:trPrChange w:id="5852" w:author="thu nga" w:date="2024-10-01T10:49:00Z">
            <w:trPr>
              <w:gridBefore w:val="3"/>
              <w:gridAfter w:val="0"/>
              <w:trHeight w:val="276"/>
            </w:trPr>
          </w:trPrChange>
        </w:trPr>
        <w:tc>
          <w:tcPr>
            <w:tcW w:w="720" w:type="dxa"/>
            <w:shd w:val="clear" w:color="auto" w:fill="auto"/>
            <w:vAlign w:val="center"/>
            <w:tcPrChange w:id="5853" w:author="thu nga" w:date="2024-10-01T10:49:00Z">
              <w:tcPr>
                <w:tcW w:w="720" w:type="dxa"/>
                <w:shd w:val="clear" w:color="auto" w:fill="auto"/>
                <w:vAlign w:val="center"/>
              </w:tcPr>
            </w:tcPrChange>
          </w:tcPr>
          <w:p w14:paraId="5738FE34" w14:textId="0873A120" w:rsidR="00FF4CD3" w:rsidRPr="005A1D22" w:rsidDel="007E0F89" w:rsidRDefault="00FF4CD3" w:rsidP="00FF4CD3">
            <w:pPr>
              <w:pStyle w:val="ListParagraph"/>
              <w:numPr>
                <w:ilvl w:val="0"/>
                <w:numId w:val="61"/>
              </w:numPr>
              <w:spacing w:before="0" w:line="240" w:lineRule="auto"/>
              <w:contextualSpacing w:val="0"/>
              <w:jc w:val="left"/>
              <w:rPr>
                <w:del w:id="5854" w:author="Phuong Truong Thi" w:date="2024-10-08T18:09:00Z"/>
                <w:rFonts w:eastAsia="Times New Roman"/>
                <w:szCs w:val="24"/>
                <w:lang w:val="vi-VN" w:eastAsia="vi-VN"/>
              </w:rPr>
            </w:pPr>
          </w:p>
        </w:tc>
        <w:tc>
          <w:tcPr>
            <w:tcW w:w="1355" w:type="dxa"/>
            <w:gridSpan w:val="2"/>
            <w:shd w:val="clear" w:color="auto" w:fill="auto"/>
            <w:vAlign w:val="center"/>
            <w:tcPrChange w:id="5855" w:author="thu nga" w:date="2024-10-01T10:49:00Z">
              <w:tcPr>
                <w:tcW w:w="1710" w:type="dxa"/>
                <w:gridSpan w:val="3"/>
                <w:shd w:val="clear" w:color="auto" w:fill="auto"/>
                <w:vAlign w:val="center"/>
              </w:tcPr>
            </w:tcPrChange>
          </w:tcPr>
          <w:p w14:paraId="407CEDCD" w14:textId="3F532F72" w:rsidR="00FF4CD3" w:rsidRPr="00763017" w:rsidDel="007E0F89" w:rsidRDefault="00FF4CD3" w:rsidP="00FF4CD3">
            <w:pPr>
              <w:spacing w:before="0" w:line="240" w:lineRule="auto"/>
              <w:contextualSpacing w:val="0"/>
              <w:rPr>
                <w:del w:id="5856" w:author="Phuong Truong Thi" w:date="2024-10-08T18:09:00Z"/>
                <w:rFonts w:ascii="Times New Roman" w:hAnsi="Times New Roman"/>
                <w:sz w:val="24"/>
                <w:szCs w:val="24"/>
                <w:lang w:val="vi-VN"/>
                <w:rPrChange w:id="5857" w:author="thu nga" w:date="2024-09-30T13:54:00Z">
                  <w:rPr>
                    <w:del w:id="5858" w:author="Phuong Truong Thi" w:date="2024-10-08T18:09:00Z"/>
                    <w:rFonts w:ascii="Times New Roman" w:hAnsi="Times New Roman"/>
                    <w:sz w:val="24"/>
                    <w:szCs w:val="24"/>
                  </w:rPr>
                </w:rPrChange>
              </w:rPr>
            </w:pPr>
            <w:del w:id="5859" w:author="Phuong Truong Thi" w:date="2024-10-08T18:09:00Z">
              <w:r w:rsidRPr="00763017" w:rsidDel="007E0F89">
                <w:rPr>
                  <w:rFonts w:ascii="Times New Roman" w:hAnsi="Times New Roman"/>
                  <w:color w:val="000000"/>
                  <w:sz w:val="24"/>
                  <w:szCs w:val="24"/>
                  <w:lang w:val="vi-VN"/>
                  <w:rPrChange w:id="5860" w:author="thu nga" w:date="2024-09-30T13:54:00Z">
                    <w:rPr>
                      <w:rFonts w:ascii="Times New Roman" w:hAnsi="Times New Roman"/>
                      <w:color w:val="000000"/>
                      <w:sz w:val="24"/>
                      <w:szCs w:val="24"/>
                    </w:rPr>
                  </w:rPrChange>
                </w:rPr>
                <w:delText>KH đã có thấu chi chưa</w:delText>
              </w:r>
            </w:del>
          </w:p>
        </w:tc>
        <w:tc>
          <w:tcPr>
            <w:tcW w:w="2610" w:type="dxa"/>
            <w:vAlign w:val="center"/>
            <w:tcPrChange w:id="5861" w:author="thu nga" w:date="2024-10-01T10:49:00Z">
              <w:tcPr>
                <w:tcW w:w="2610" w:type="dxa"/>
                <w:vAlign w:val="center"/>
              </w:tcPr>
            </w:tcPrChange>
          </w:tcPr>
          <w:p w14:paraId="14951939" w14:textId="473F7AE0" w:rsidR="00FF4CD3" w:rsidRPr="00763017" w:rsidDel="007E0F89" w:rsidRDefault="00FF4CD3" w:rsidP="00FF4CD3">
            <w:pPr>
              <w:spacing w:before="0" w:line="240" w:lineRule="auto"/>
              <w:contextualSpacing w:val="0"/>
              <w:rPr>
                <w:del w:id="5862" w:author="Phuong Truong Thi" w:date="2024-10-08T18:09:00Z"/>
                <w:rFonts w:ascii="Times New Roman" w:eastAsia="Times New Roman" w:hAnsi="Times New Roman"/>
                <w:sz w:val="24"/>
                <w:szCs w:val="24"/>
                <w:lang w:val="vi-VN" w:eastAsia="vi-VN"/>
                <w:rPrChange w:id="5863" w:author="thu nga" w:date="2024-09-30T13:54:00Z">
                  <w:rPr>
                    <w:del w:id="5864" w:author="Phuong Truong Thi" w:date="2024-10-08T18:09:00Z"/>
                    <w:rFonts w:ascii="Times New Roman" w:eastAsia="Times New Roman" w:hAnsi="Times New Roman"/>
                    <w:sz w:val="24"/>
                    <w:szCs w:val="24"/>
                    <w:lang w:eastAsia="vi-VN"/>
                  </w:rPr>
                </w:rPrChange>
              </w:rPr>
            </w:pPr>
            <w:del w:id="5865" w:author="Phuong Truong Thi" w:date="2024-10-08T18:09:00Z">
              <w:r w:rsidRPr="00763017" w:rsidDel="007E0F89">
                <w:rPr>
                  <w:rFonts w:ascii="Times New Roman" w:hAnsi="Times New Roman"/>
                  <w:color w:val="000000"/>
                  <w:sz w:val="24"/>
                  <w:szCs w:val="24"/>
                  <w:lang w:val="vi-VN"/>
                  <w:rPrChange w:id="5866" w:author="thu nga" w:date="2024-09-30T13:54:00Z">
                    <w:rPr>
                      <w:rFonts w:ascii="Times New Roman" w:hAnsi="Times New Roman"/>
                      <w:color w:val="000000"/>
                      <w:sz w:val="24"/>
                      <w:szCs w:val="24"/>
                    </w:rPr>
                  </w:rPrChange>
                </w:rPr>
                <w:delText>Có/ chưa: Đánh dấu KH đang nắm giữ sản phẩm OD hay không</w:delText>
              </w:r>
            </w:del>
          </w:p>
        </w:tc>
        <w:tc>
          <w:tcPr>
            <w:tcW w:w="1080" w:type="dxa"/>
            <w:tcPrChange w:id="5867" w:author="thu nga" w:date="2024-10-01T10:49:00Z">
              <w:tcPr>
                <w:tcW w:w="1080" w:type="dxa"/>
              </w:tcPr>
            </w:tcPrChange>
          </w:tcPr>
          <w:p w14:paraId="3F7FEF6B" w14:textId="3452066B" w:rsidR="00FF4CD3" w:rsidDel="007E0F89" w:rsidRDefault="00FF4CD3" w:rsidP="00FF4CD3">
            <w:pPr>
              <w:spacing w:before="0" w:line="240" w:lineRule="auto"/>
              <w:contextualSpacing w:val="0"/>
              <w:rPr>
                <w:del w:id="5868" w:author="Phuong Truong Thi" w:date="2024-10-08T18:09:00Z"/>
                <w:rFonts w:ascii="Times New Roman" w:eastAsia="Times New Roman" w:hAnsi="Times New Roman"/>
                <w:sz w:val="24"/>
                <w:szCs w:val="24"/>
                <w:lang w:eastAsia="vi-VN"/>
              </w:rPr>
            </w:pPr>
            <w:ins w:id="5869" w:author="thu nga" w:date="2024-09-30T15:06:00Z">
              <w:del w:id="5870"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871" w:author="thu nga" w:date="2024-10-01T10:49:00Z">
              <w:tcPr>
                <w:tcW w:w="1080" w:type="dxa"/>
                <w:gridSpan w:val="2"/>
              </w:tcPr>
            </w:tcPrChange>
          </w:tcPr>
          <w:p w14:paraId="13BBB44E" w14:textId="5A1E1243" w:rsidR="00FF4CD3" w:rsidRPr="00AD0E1A" w:rsidDel="007E0F89" w:rsidRDefault="00FF4CD3" w:rsidP="00FF4CD3">
            <w:pPr>
              <w:spacing w:before="0" w:line="240" w:lineRule="auto"/>
              <w:contextualSpacing w:val="0"/>
              <w:rPr>
                <w:del w:id="5872" w:author="Phuong Truong Thi" w:date="2024-10-08T18:09:00Z"/>
                <w:rFonts w:ascii="Times New Roman" w:eastAsia="Times New Roman" w:hAnsi="Times New Roman"/>
                <w:sz w:val="24"/>
                <w:szCs w:val="24"/>
                <w:lang w:eastAsia="vi-VN"/>
              </w:rPr>
            </w:pPr>
            <w:del w:id="5873"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5874" w:author="thu nga" w:date="2024-10-01T10:49:00Z">
              <w:tcPr>
                <w:tcW w:w="1890" w:type="dxa"/>
                <w:gridSpan w:val="3"/>
                <w:shd w:val="clear" w:color="auto" w:fill="auto"/>
                <w:noWrap/>
                <w:vAlign w:val="center"/>
              </w:tcPr>
            </w:tcPrChange>
          </w:tcPr>
          <w:p w14:paraId="7B291443" w14:textId="3F195EBB" w:rsidR="00FF4CD3" w:rsidDel="007E0F89" w:rsidRDefault="00FF4CD3" w:rsidP="00FF4CD3">
            <w:pPr>
              <w:spacing w:before="0" w:line="240" w:lineRule="auto"/>
              <w:contextualSpacing w:val="0"/>
              <w:rPr>
                <w:del w:id="5875" w:author="Phuong Truong Thi" w:date="2024-10-08T18:09:00Z"/>
                <w:rFonts w:ascii="Times New Roman" w:eastAsia="Times New Roman" w:hAnsi="Times New Roman"/>
                <w:sz w:val="24"/>
                <w:szCs w:val="24"/>
                <w:lang w:eastAsia="vi-VN"/>
              </w:rPr>
            </w:pPr>
            <w:del w:id="5876" w:author="Phuong Truong Thi" w:date="2024-10-08T18:09:00Z">
              <w:r w:rsidDel="007E0F89">
                <w:rPr>
                  <w:rFonts w:ascii="Times New Roman" w:eastAsia="Times New Roman" w:hAnsi="Times New Roman"/>
                  <w:sz w:val="24"/>
                  <w:szCs w:val="24"/>
                  <w:lang w:eastAsia="vi-VN"/>
                </w:rPr>
                <w:delText>DM_OD_</w:delText>
              </w:r>
            </w:del>
          </w:p>
          <w:p w14:paraId="2300DE38" w14:textId="71D2EA13" w:rsidR="00FF4CD3" w:rsidRPr="002D298C" w:rsidDel="007E0F89" w:rsidRDefault="00FF4CD3" w:rsidP="00FF4CD3">
            <w:pPr>
              <w:spacing w:before="0" w:line="240" w:lineRule="auto"/>
              <w:contextualSpacing w:val="0"/>
              <w:rPr>
                <w:del w:id="5877" w:author="Phuong Truong Thi" w:date="2024-10-08T18:09:00Z"/>
                <w:rFonts w:ascii="Times New Roman" w:eastAsia="Times New Roman" w:hAnsi="Times New Roman"/>
                <w:sz w:val="24"/>
                <w:szCs w:val="24"/>
                <w:lang w:eastAsia="vi-VN"/>
              </w:rPr>
            </w:pPr>
            <w:del w:id="5878" w:author="Phuong Truong Thi" w:date="2024-10-08T18:09:00Z">
              <w:r w:rsidDel="007E0F89">
                <w:rPr>
                  <w:rFonts w:ascii="Times New Roman" w:eastAsia="Times New Roman" w:hAnsi="Times New Roman"/>
                  <w:sz w:val="24"/>
                  <w:szCs w:val="24"/>
                  <w:lang w:eastAsia="vi-VN"/>
                </w:rPr>
                <w:delText>MARK</w:delText>
              </w:r>
            </w:del>
          </w:p>
        </w:tc>
        <w:tc>
          <w:tcPr>
            <w:tcW w:w="1063" w:type="dxa"/>
            <w:tcPrChange w:id="5879" w:author="thu nga" w:date="2024-10-01T10:49:00Z">
              <w:tcPr>
                <w:tcW w:w="1260" w:type="dxa"/>
              </w:tcPr>
            </w:tcPrChange>
          </w:tcPr>
          <w:p w14:paraId="579DAA22" w14:textId="70F4FF90" w:rsidR="00FF4CD3" w:rsidRPr="00AD0E1A" w:rsidDel="007E0F89" w:rsidRDefault="00FF4CD3" w:rsidP="00FF4CD3">
            <w:pPr>
              <w:spacing w:before="0" w:line="240" w:lineRule="auto"/>
              <w:contextualSpacing w:val="0"/>
              <w:jc w:val="center"/>
              <w:rPr>
                <w:del w:id="5880" w:author="Phuong Truong Thi" w:date="2024-10-08T18:09:00Z"/>
                <w:rFonts w:ascii="Times New Roman" w:eastAsia="Times New Roman" w:hAnsi="Times New Roman"/>
                <w:sz w:val="24"/>
                <w:szCs w:val="24"/>
                <w:lang w:val="vi-VN" w:eastAsia="vi-VN"/>
              </w:rPr>
            </w:pPr>
            <w:del w:id="5881"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6E622C31" w14:textId="1D3563C4" w:rsidTr="7F5A6C64">
        <w:trPr>
          <w:trHeight w:val="276"/>
          <w:del w:id="5882" w:author="Phuong Truong Thi" w:date="2024-10-08T18:09:00Z"/>
          <w:trPrChange w:id="5883" w:author="thu nga" w:date="2024-10-01T10:49:00Z">
            <w:trPr>
              <w:gridBefore w:val="3"/>
              <w:gridAfter w:val="0"/>
              <w:trHeight w:val="276"/>
            </w:trPr>
          </w:trPrChange>
        </w:trPr>
        <w:tc>
          <w:tcPr>
            <w:tcW w:w="720" w:type="dxa"/>
            <w:shd w:val="clear" w:color="auto" w:fill="auto"/>
            <w:vAlign w:val="center"/>
            <w:tcPrChange w:id="5884" w:author="thu nga" w:date="2024-10-01T10:49:00Z">
              <w:tcPr>
                <w:tcW w:w="720" w:type="dxa"/>
                <w:shd w:val="clear" w:color="auto" w:fill="auto"/>
                <w:vAlign w:val="center"/>
              </w:tcPr>
            </w:tcPrChange>
          </w:tcPr>
          <w:p w14:paraId="35A5F89A" w14:textId="66F1DB2F" w:rsidR="00FF4CD3" w:rsidRPr="005A1D22" w:rsidDel="007E0F89" w:rsidRDefault="00FF4CD3" w:rsidP="00FF4CD3">
            <w:pPr>
              <w:pStyle w:val="ListParagraph"/>
              <w:numPr>
                <w:ilvl w:val="0"/>
                <w:numId w:val="61"/>
              </w:numPr>
              <w:spacing w:before="0" w:line="240" w:lineRule="auto"/>
              <w:contextualSpacing w:val="0"/>
              <w:jc w:val="left"/>
              <w:rPr>
                <w:del w:id="5885" w:author="Phuong Truong Thi" w:date="2024-10-08T18:09:00Z"/>
                <w:rFonts w:eastAsia="Times New Roman"/>
                <w:szCs w:val="24"/>
                <w:lang w:val="vi-VN" w:eastAsia="vi-VN"/>
              </w:rPr>
            </w:pPr>
          </w:p>
        </w:tc>
        <w:tc>
          <w:tcPr>
            <w:tcW w:w="1355" w:type="dxa"/>
            <w:gridSpan w:val="2"/>
            <w:shd w:val="clear" w:color="auto" w:fill="auto"/>
            <w:vAlign w:val="center"/>
            <w:tcPrChange w:id="5886" w:author="thu nga" w:date="2024-10-01T10:49:00Z">
              <w:tcPr>
                <w:tcW w:w="1710" w:type="dxa"/>
                <w:gridSpan w:val="3"/>
                <w:shd w:val="clear" w:color="auto" w:fill="auto"/>
                <w:vAlign w:val="center"/>
              </w:tcPr>
            </w:tcPrChange>
          </w:tcPr>
          <w:p w14:paraId="3B3F033D" w14:textId="1A00D1F3" w:rsidR="00FF4CD3" w:rsidRPr="005A1D22" w:rsidDel="007E0F89" w:rsidRDefault="00FF4CD3" w:rsidP="00FF4CD3">
            <w:pPr>
              <w:spacing w:before="0" w:line="240" w:lineRule="auto"/>
              <w:contextualSpacing w:val="0"/>
              <w:rPr>
                <w:del w:id="5887" w:author="Phuong Truong Thi" w:date="2024-10-08T18:09:00Z"/>
                <w:rFonts w:ascii="Times New Roman" w:hAnsi="Times New Roman"/>
                <w:sz w:val="24"/>
                <w:szCs w:val="24"/>
              </w:rPr>
            </w:pPr>
            <w:del w:id="5888" w:author="Phuong Truong Thi" w:date="2024-10-08T18:09:00Z">
              <w:r w:rsidRPr="005A1D22" w:rsidDel="007E0F89">
                <w:rPr>
                  <w:rFonts w:ascii="Times New Roman" w:hAnsi="Times New Roman"/>
                  <w:color w:val="000000"/>
                  <w:sz w:val="24"/>
                  <w:szCs w:val="24"/>
                </w:rPr>
                <w:delText>Hạn mức thấu chi</w:delText>
              </w:r>
            </w:del>
          </w:p>
        </w:tc>
        <w:tc>
          <w:tcPr>
            <w:tcW w:w="2610" w:type="dxa"/>
            <w:vAlign w:val="center"/>
            <w:tcPrChange w:id="5889" w:author="thu nga" w:date="2024-10-01T10:49:00Z">
              <w:tcPr>
                <w:tcW w:w="2610" w:type="dxa"/>
                <w:vAlign w:val="center"/>
              </w:tcPr>
            </w:tcPrChange>
          </w:tcPr>
          <w:p w14:paraId="7B573152" w14:textId="5CE22B7B" w:rsidR="00FF4CD3" w:rsidRPr="008C1DA1" w:rsidDel="007E0F89" w:rsidRDefault="00FF4CD3" w:rsidP="00FF4CD3">
            <w:pPr>
              <w:spacing w:before="0" w:line="240" w:lineRule="auto"/>
              <w:contextualSpacing w:val="0"/>
              <w:rPr>
                <w:del w:id="5890" w:author="Phuong Truong Thi" w:date="2024-10-08T18:09:00Z"/>
                <w:rFonts w:ascii="Times New Roman" w:eastAsia="Times New Roman" w:hAnsi="Times New Roman"/>
                <w:sz w:val="24"/>
                <w:szCs w:val="24"/>
                <w:lang w:eastAsia="vi-VN"/>
              </w:rPr>
            </w:pPr>
            <w:del w:id="5891" w:author="Phuong Truong Thi" w:date="2024-10-08T18:09:00Z">
              <w:r w:rsidRPr="008C1DA1" w:rsidDel="007E0F89">
                <w:rPr>
                  <w:rFonts w:ascii="Times New Roman" w:hAnsi="Times New Roman"/>
                  <w:color w:val="000000"/>
                  <w:sz w:val="24"/>
                  <w:szCs w:val="24"/>
                </w:rPr>
                <w:delText>Nếu Khách hàng chưa có thấu chi lấy hạn mức PDT của KH nếu có</w:delText>
              </w:r>
              <w:r w:rsidRPr="008C1DA1" w:rsidDel="007E0F89">
                <w:rPr>
                  <w:rFonts w:ascii="Times New Roman" w:hAnsi="Times New Roman"/>
                  <w:color w:val="000000"/>
                  <w:sz w:val="24"/>
                  <w:szCs w:val="24"/>
                </w:rPr>
                <w:br/>
                <w:delText>Nếu Khách hàng đã có thấu chi lấy Hạn mức thấu chi của khách hàng</w:delText>
              </w:r>
            </w:del>
          </w:p>
        </w:tc>
        <w:tc>
          <w:tcPr>
            <w:tcW w:w="1080" w:type="dxa"/>
            <w:tcPrChange w:id="5892" w:author="thu nga" w:date="2024-10-01T10:49:00Z">
              <w:tcPr>
                <w:tcW w:w="1080" w:type="dxa"/>
              </w:tcPr>
            </w:tcPrChange>
          </w:tcPr>
          <w:p w14:paraId="5FFAC310" w14:textId="19FBE943" w:rsidR="00FF4CD3" w:rsidDel="007E0F89" w:rsidRDefault="00FF4CD3" w:rsidP="00FF4CD3">
            <w:pPr>
              <w:spacing w:before="0" w:line="240" w:lineRule="auto"/>
              <w:contextualSpacing w:val="0"/>
              <w:rPr>
                <w:del w:id="5893" w:author="Phuong Truong Thi" w:date="2024-10-08T18:09:00Z"/>
                <w:rFonts w:ascii="Times New Roman" w:eastAsia="Times New Roman" w:hAnsi="Times New Roman"/>
                <w:sz w:val="24"/>
                <w:szCs w:val="24"/>
                <w:lang w:eastAsia="vi-VN"/>
              </w:rPr>
            </w:pPr>
            <w:ins w:id="5894" w:author="thu nga" w:date="2024-09-30T15:06:00Z">
              <w:del w:id="5895"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896" w:author="thu nga" w:date="2024-10-01T10:49:00Z">
              <w:tcPr>
                <w:tcW w:w="1080" w:type="dxa"/>
                <w:gridSpan w:val="2"/>
              </w:tcPr>
            </w:tcPrChange>
          </w:tcPr>
          <w:p w14:paraId="7B6C0616" w14:textId="148709A3" w:rsidR="00FF4CD3" w:rsidRPr="00AD0E1A" w:rsidDel="007E0F89" w:rsidRDefault="002E053E" w:rsidP="00FF4CD3">
            <w:pPr>
              <w:spacing w:before="0" w:line="240" w:lineRule="auto"/>
              <w:contextualSpacing w:val="0"/>
              <w:rPr>
                <w:del w:id="5897" w:author="Phuong Truong Thi" w:date="2024-10-08T18:09:00Z"/>
                <w:rFonts w:ascii="Times New Roman" w:eastAsia="Times New Roman" w:hAnsi="Times New Roman"/>
                <w:sz w:val="24"/>
                <w:szCs w:val="24"/>
                <w:lang w:eastAsia="vi-VN"/>
              </w:rPr>
            </w:pPr>
            <w:ins w:id="5898" w:author="thu nga" w:date="2024-10-01T10:34:00Z">
              <w:del w:id="5899" w:author="Phuong Truong Thi" w:date="2024-10-08T18:09:00Z">
                <w:r w:rsidDel="007E0F89">
                  <w:rPr>
                    <w:rFonts w:ascii="Times New Roman" w:eastAsia="Times New Roman" w:hAnsi="Times New Roman"/>
                    <w:sz w:val="24"/>
                    <w:szCs w:val="24"/>
                    <w:lang w:val="vi-VN" w:eastAsia="vi-VN"/>
                  </w:rPr>
                  <w:delText>Currency</w:delText>
                </w:r>
              </w:del>
            </w:ins>
            <w:del w:id="5900" w:author="Phuong Truong Thi" w:date="2024-10-08T18:09:00Z">
              <w:r w:rsidR="00FF4CD3"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901" w:author="thu nga" w:date="2024-10-01T10:49:00Z">
              <w:tcPr>
                <w:tcW w:w="1890" w:type="dxa"/>
                <w:gridSpan w:val="3"/>
                <w:shd w:val="clear" w:color="auto" w:fill="auto"/>
                <w:noWrap/>
                <w:vAlign w:val="center"/>
              </w:tcPr>
            </w:tcPrChange>
          </w:tcPr>
          <w:p w14:paraId="7A326C68" w14:textId="1B8978CD" w:rsidR="00FF4CD3" w:rsidRPr="00AD0E1A" w:rsidDel="007E0F89" w:rsidRDefault="00FF4CD3" w:rsidP="00FF4CD3">
            <w:pPr>
              <w:spacing w:before="0" w:line="240" w:lineRule="auto"/>
              <w:contextualSpacing w:val="0"/>
              <w:rPr>
                <w:del w:id="5902" w:author="Phuong Truong Thi" w:date="2024-10-08T18:09:00Z"/>
                <w:rFonts w:ascii="Times New Roman" w:eastAsia="Times New Roman" w:hAnsi="Times New Roman"/>
                <w:sz w:val="24"/>
                <w:szCs w:val="24"/>
                <w:lang w:val="vi-VN" w:eastAsia="vi-VN"/>
              </w:rPr>
            </w:pPr>
          </w:p>
        </w:tc>
        <w:tc>
          <w:tcPr>
            <w:tcW w:w="1063" w:type="dxa"/>
            <w:tcPrChange w:id="5903" w:author="thu nga" w:date="2024-10-01T10:49:00Z">
              <w:tcPr>
                <w:tcW w:w="1260" w:type="dxa"/>
              </w:tcPr>
            </w:tcPrChange>
          </w:tcPr>
          <w:p w14:paraId="257203B4" w14:textId="10FB8BF8" w:rsidR="00FF4CD3" w:rsidRPr="00AD0E1A" w:rsidDel="007E0F89" w:rsidRDefault="00FF4CD3" w:rsidP="00FF4CD3">
            <w:pPr>
              <w:spacing w:before="0" w:line="240" w:lineRule="auto"/>
              <w:contextualSpacing w:val="0"/>
              <w:jc w:val="center"/>
              <w:rPr>
                <w:del w:id="5904" w:author="Phuong Truong Thi" w:date="2024-10-08T18:09:00Z"/>
                <w:rFonts w:ascii="Times New Roman" w:eastAsia="Times New Roman" w:hAnsi="Times New Roman"/>
                <w:sz w:val="24"/>
                <w:szCs w:val="24"/>
                <w:lang w:val="vi-VN" w:eastAsia="vi-VN"/>
              </w:rPr>
            </w:pPr>
            <w:del w:id="5905"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2E6B06B4" w14:textId="2161A893" w:rsidTr="7F5A6C64">
        <w:trPr>
          <w:trHeight w:val="276"/>
          <w:del w:id="5906" w:author="Phuong Truong Thi" w:date="2024-10-08T18:09:00Z"/>
          <w:trPrChange w:id="5907" w:author="thu nga" w:date="2024-10-01T10:49:00Z">
            <w:trPr>
              <w:gridBefore w:val="3"/>
              <w:gridAfter w:val="0"/>
              <w:trHeight w:val="276"/>
            </w:trPr>
          </w:trPrChange>
        </w:trPr>
        <w:tc>
          <w:tcPr>
            <w:tcW w:w="720" w:type="dxa"/>
            <w:shd w:val="clear" w:color="auto" w:fill="auto"/>
            <w:vAlign w:val="center"/>
            <w:tcPrChange w:id="5908" w:author="thu nga" w:date="2024-10-01T10:49:00Z">
              <w:tcPr>
                <w:tcW w:w="720" w:type="dxa"/>
                <w:shd w:val="clear" w:color="auto" w:fill="auto"/>
                <w:vAlign w:val="center"/>
              </w:tcPr>
            </w:tcPrChange>
          </w:tcPr>
          <w:p w14:paraId="0D593A91" w14:textId="2441124C" w:rsidR="002E053E" w:rsidRPr="005A1D22" w:rsidDel="007E0F89" w:rsidRDefault="002E053E" w:rsidP="002E053E">
            <w:pPr>
              <w:pStyle w:val="ListParagraph"/>
              <w:numPr>
                <w:ilvl w:val="0"/>
                <w:numId w:val="61"/>
              </w:numPr>
              <w:spacing w:before="0" w:line="240" w:lineRule="auto"/>
              <w:contextualSpacing w:val="0"/>
              <w:jc w:val="left"/>
              <w:rPr>
                <w:del w:id="5909" w:author="Phuong Truong Thi" w:date="2024-10-08T18:09:00Z"/>
                <w:rFonts w:eastAsia="Times New Roman"/>
                <w:szCs w:val="24"/>
                <w:lang w:val="vi-VN" w:eastAsia="vi-VN"/>
              </w:rPr>
            </w:pPr>
          </w:p>
        </w:tc>
        <w:tc>
          <w:tcPr>
            <w:tcW w:w="1355" w:type="dxa"/>
            <w:gridSpan w:val="2"/>
            <w:shd w:val="clear" w:color="auto" w:fill="auto"/>
            <w:vAlign w:val="center"/>
            <w:tcPrChange w:id="5910" w:author="thu nga" w:date="2024-10-01T10:49:00Z">
              <w:tcPr>
                <w:tcW w:w="1710" w:type="dxa"/>
                <w:gridSpan w:val="3"/>
                <w:shd w:val="clear" w:color="auto" w:fill="auto"/>
                <w:vAlign w:val="center"/>
              </w:tcPr>
            </w:tcPrChange>
          </w:tcPr>
          <w:p w14:paraId="3328782C" w14:textId="0648CCFF" w:rsidR="002E053E" w:rsidRPr="00763017" w:rsidDel="007E0F89" w:rsidRDefault="002E053E" w:rsidP="002E053E">
            <w:pPr>
              <w:spacing w:before="0" w:line="240" w:lineRule="auto"/>
              <w:contextualSpacing w:val="0"/>
              <w:rPr>
                <w:del w:id="5911" w:author="Phuong Truong Thi" w:date="2024-10-08T18:09:00Z"/>
                <w:rFonts w:ascii="Times New Roman" w:hAnsi="Times New Roman"/>
                <w:sz w:val="24"/>
                <w:szCs w:val="24"/>
                <w:lang w:val="vi-VN"/>
                <w:rPrChange w:id="5912" w:author="thu nga" w:date="2024-09-30T13:54:00Z">
                  <w:rPr>
                    <w:del w:id="5913" w:author="Phuong Truong Thi" w:date="2024-10-08T18:09:00Z"/>
                    <w:rFonts w:ascii="Times New Roman" w:hAnsi="Times New Roman"/>
                    <w:sz w:val="24"/>
                    <w:szCs w:val="24"/>
                  </w:rPr>
                </w:rPrChange>
              </w:rPr>
            </w:pPr>
            <w:del w:id="5914" w:author="Phuong Truong Thi" w:date="2024-10-08T18:09:00Z">
              <w:r w:rsidRPr="00763017" w:rsidDel="007E0F89">
                <w:rPr>
                  <w:rFonts w:ascii="Times New Roman" w:hAnsi="Times New Roman"/>
                  <w:sz w:val="24"/>
                  <w:szCs w:val="24"/>
                  <w:lang w:val="vi-VN"/>
                  <w:rPrChange w:id="5915" w:author="thu nga" w:date="2024-09-30T13:54:00Z">
                    <w:rPr>
                      <w:rFonts w:ascii="Times New Roman" w:hAnsi="Times New Roman"/>
                      <w:sz w:val="24"/>
                      <w:szCs w:val="24"/>
                    </w:rPr>
                  </w:rPrChange>
                </w:rPr>
                <w:delText>Số tiền KH vay tín chấp</w:delText>
              </w:r>
            </w:del>
          </w:p>
        </w:tc>
        <w:tc>
          <w:tcPr>
            <w:tcW w:w="2610" w:type="dxa"/>
            <w:vAlign w:val="center"/>
            <w:tcPrChange w:id="5916" w:author="thu nga" w:date="2024-10-01T10:49:00Z">
              <w:tcPr>
                <w:tcW w:w="2610" w:type="dxa"/>
                <w:vAlign w:val="center"/>
              </w:tcPr>
            </w:tcPrChange>
          </w:tcPr>
          <w:p w14:paraId="7B64AE39" w14:textId="6F722BA8" w:rsidR="002E053E" w:rsidRPr="00763017" w:rsidDel="007E0F89" w:rsidRDefault="002E053E" w:rsidP="002E053E">
            <w:pPr>
              <w:spacing w:before="0" w:line="240" w:lineRule="auto"/>
              <w:contextualSpacing w:val="0"/>
              <w:rPr>
                <w:del w:id="5917" w:author="Phuong Truong Thi" w:date="2024-10-08T18:09:00Z"/>
                <w:rFonts w:ascii="Times New Roman" w:eastAsia="Times New Roman" w:hAnsi="Times New Roman"/>
                <w:sz w:val="24"/>
                <w:szCs w:val="24"/>
                <w:lang w:val="vi-VN" w:eastAsia="vi-VN"/>
                <w:rPrChange w:id="5918" w:author="thu nga" w:date="2024-09-30T13:54:00Z">
                  <w:rPr>
                    <w:del w:id="5919" w:author="Phuong Truong Thi" w:date="2024-10-08T18:09:00Z"/>
                    <w:rFonts w:ascii="Times New Roman" w:eastAsia="Times New Roman" w:hAnsi="Times New Roman"/>
                    <w:sz w:val="24"/>
                    <w:szCs w:val="24"/>
                    <w:lang w:eastAsia="vi-VN"/>
                  </w:rPr>
                </w:rPrChange>
              </w:rPr>
            </w:pPr>
            <w:del w:id="5920" w:author="Phuong Truong Thi" w:date="2024-10-08T18:09:00Z">
              <w:r w:rsidRPr="00763017" w:rsidDel="007E0F89">
                <w:rPr>
                  <w:rFonts w:ascii="Times New Roman" w:hAnsi="Times New Roman"/>
                  <w:color w:val="000000"/>
                  <w:sz w:val="24"/>
                  <w:szCs w:val="24"/>
                  <w:lang w:val="vi-VN"/>
                  <w:rPrChange w:id="5921" w:author="thu nga" w:date="2024-09-30T13:54:00Z">
                    <w:rPr>
                      <w:rFonts w:ascii="Times New Roman" w:hAnsi="Times New Roman"/>
                      <w:color w:val="000000"/>
                      <w:sz w:val="24"/>
                      <w:szCs w:val="24"/>
                    </w:rPr>
                  </w:rPrChange>
                </w:rPr>
                <w:delText>Tổng số tiền các hợp đồng vay tín chấp của KH tại thời điểm báo cáo</w:delText>
              </w:r>
            </w:del>
          </w:p>
        </w:tc>
        <w:tc>
          <w:tcPr>
            <w:tcW w:w="1080" w:type="dxa"/>
            <w:tcPrChange w:id="5922" w:author="thu nga" w:date="2024-10-01T10:49:00Z">
              <w:tcPr>
                <w:tcW w:w="1080" w:type="dxa"/>
              </w:tcPr>
            </w:tcPrChange>
          </w:tcPr>
          <w:p w14:paraId="2D8D9A39" w14:textId="7D5081A7" w:rsidR="002E053E" w:rsidDel="007E0F89" w:rsidRDefault="002E053E" w:rsidP="002E053E">
            <w:pPr>
              <w:spacing w:before="0" w:line="240" w:lineRule="auto"/>
              <w:contextualSpacing w:val="0"/>
              <w:rPr>
                <w:del w:id="5923" w:author="Phuong Truong Thi" w:date="2024-10-08T18:09:00Z"/>
                <w:rFonts w:ascii="Times New Roman" w:eastAsia="Times New Roman" w:hAnsi="Times New Roman"/>
                <w:sz w:val="24"/>
                <w:szCs w:val="24"/>
                <w:lang w:eastAsia="vi-VN"/>
              </w:rPr>
            </w:pPr>
            <w:ins w:id="5924" w:author="thu nga" w:date="2024-09-30T15:06:00Z">
              <w:del w:id="5925"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926" w:author="thu nga" w:date="2024-10-01T10:49:00Z">
              <w:tcPr>
                <w:tcW w:w="1080" w:type="dxa"/>
                <w:gridSpan w:val="2"/>
              </w:tcPr>
            </w:tcPrChange>
          </w:tcPr>
          <w:p w14:paraId="3297079D" w14:textId="713D6FD0" w:rsidR="002E053E" w:rsidRPr="00AD0E1A" w:rsidDel="007E0F89" w:rsidRDefault="002E053E" w:rsidP="002E053E">
            <w:pPr>
              <w:spacing w:before="0" w:line="240" w:lineRule="auto"/>
              <w:contextualSpacing w:val="0"/>
              <w:rPr>
                <w:del w:id="5927" w:author="Phuong Truong Thi" w:date="2024-10-08T18:09:00Z"/>
                <w:rFonts w:ascii="Times New Roman" w:eastAsia="Times New Roman" w:hAnsi="Times New Roman"/>
                <w:sz w:val="24"/>
                <w:szCs w:val="24"/>
                <w:lang w:eastAsia="vi-VN"/>
              </w:rPr>
            </w:pPr>
            <w:ins w:id="5928" w:author="thu nga" w:date="2024-10-01T10:34:00Z">
              <w:del w:id="5929" w:author="Phuong Truong Thi" w:date="2024-10-08T18:09:00Z">
                <w:r w:rsidRPr="003852E3" w:rsidDel="007E0F89">
                  <w:rPr>
                    <w:rFonts w:ascii="Times New Roman" w:eastAsia="Times New Roman" w:hAnsi="Times New Roman"/>
                    <w:sz w:val="24"/>
                    <w:szCs w:val="24"/>
                    <w:lang w:val="vi-VN" w:eastAsia="vi-VN"/>
                  </w:rPr>
                  <w:delText xml:space="preserve">Currency </w:delText>
                </w:r>
              </w:del>
            </w:ins>
            <w:del w:id="5930"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931" w:author="thu nga" w:date="2024-10-01T10:49:00Z">
              <w:tcPr>
                <w:tcW w:w="1890" w:type="dxa"/>
                <w:gridSpan w:val="3"/>
                <w:shd w:val="clear" w:color="auto" w:fill="auto"/>
                <w:noWrap/>
                <w:vAlign w:val="center"/>
              </w:tcPr>
            </w:tcPrChange>
          </w:tcPr>
          <w:p w14:paraId="670BE923" w14:textId="5CF76A88" w:rsidR="002E053E" w:rsidRPr="00AD0E1A" w:rsidDel="007E0F89" w:rsidRDefault="002E053E" w:rsidP="002E053E">
            <w:pPr>
              <w:spacing w:before="0" w:line="240" w:lineRule="auto"/>
              <w:contextualSpacing w:val="0"/>
              <w:rPr>
                <w:del w:id="5932" w:author="Phuong Truong Thi" w:date="2024-10-08T18:09:00Z"/>
                <w:rFonts w:ascii="Times New Roman" w:eastAsia="Times New Roman" w:hAnsi="Times New Roman"/>
                <w:sz w:val="24"/>
                <w:szCs w:val="24"/>
                <w:lang w:val="vi-VN" w:eastAsia="vi-VN"/>
              </w:rPr>
            </w:pPr>
          </w:p>
        </w:tc>
        <w:tc>
          <w:tcPr>
            <w:tcW w:w="1063" w:type="dxa"/>
            <w:tcPrChange w:id="5933" w:author="thu nga" w:date="2024-10-01T10:49:00Z">
              <w:tcPr>
                <w:tcW w:w="1260" w:type="dxa"/>
              </w:tcPr>
            </w:tcPrChange>
          </w:tcPr>
          <w:p w14:paraId="2D873A0D" w14:textId="26B8FA28" w:rsidR="002E053E" w:rsidRPr="00AD0E1A" w:rsidDel="007E0F89" w:rsidRDefault="002E053E" w:rsidP="002E053E">
            <w:pPr>
              <w:spacing w:before="0" w:line="240" w:lineRule="auto"/>
              <w:contextualSpacing w:val="0"/>
              <w:jc w:val="center"/>
              <w:rPr>
                <w:del w:id="5934" w:author="Phuong Truong Thi" w:date="2024-10-08T18:09:00Z"/>
                <w:rFonts w:ascii="Times New Roman" w:eastAsia="Times New Roman" w:hAnsi="Times New Roman"/>
                <w:sz w:val="24"/>
                <w:szCs w:val="24"/>
                <w:lang w:val="vi-VN" w:eastAsia="vi-VN"/>
              </w:rPr>
            </w:pPr>
            <w:del w:id="5935"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9E8A24F" w14:textId="499CF3DE" w:rsidTr="7F5A6C64">
        <w:trPr>
          <w:trHeight w:val="276"/>
          <w:del w:id="5936" w:author="Phuong Truong Thi" w:date="2024-10-08T18:09:00Z"/>
          <w:trPrChange w:id="5937" w:author="thu nga" w:date="2024-10-01T10:49:00Z">
            <w:trPr>
              <w:gridBefore w:val="3"/>
              <w:gridAfter w:val="0"/>
              <w:trHeight w:val="276"/>
            </w:trPr>
          </w:trPrChange>
        </w:trPr>
        <w:tc>
          <w:tcPr>
            <w:tcW w:w="720" w:type="dxa"/>
            <w:shd w:val="clear" w:color="auto" w:fill="auto"/>
            <w:vAlign w:val="center"/>
            <w:tcPrChange w:id="5938" w:author="thu nga" w:date="2024-10-01T10:49:00Z">
              <w:tcPr>
                <w:tcW w:w="720" w:type="dxa"/>
                <w:shd w:val="clear" w:color="auto" w:fill="auto"/>
                <w:vAlign w:val="center"/>
              </w:tcPr>
            </w:tcPrChange>
          </w:tcPr>
          <w:p w14:paraId="0BA8B1C6" w14:textId="3A8CD34A" w:rsidR="002E053E" w:rsidRPr="005A1D22" w:rsidDel="007E0F89" w:rsidRDefault="002E053E" w:rsidP="002E053E">
            <w:pPr>
              <w:pStyle w:val="ListParagraph"/>
              <w:numPr>
                <w:ilvl w:val="0"/>
                <w:numId w:val="61"/>
              </w:numPr>
              <w:spacing w:before="0" w:line="240" w:lineRule="auto"/>
              <w:contextualSpacing w:val="0"/>
              <w:jc w:val="left"/>
              <w:rPr>
                <w:del w:id="5939" w:author="Phuong Truong Thi" w:date="2024-10-08T18:09:00Z"/>
                <w:rFonts w:eastAsia="Times New Roman"/>
                <w:szCs w:val="24"/>
                <w:lang w:val="vi-VN" w:eastAsia="vi-VN"/>
              </w:rPr>
            </w:pPr>
          </w:p>
        </w:tc>
        <w:tc>
          <w:tcPr>
            <w:tcW w:w="1355" w:type="dxa"/>
            <w:gridSpan w:val="2"/>
            <w:shd w:val="clear" w:color="auto" w:fill="auto"/>
            <w:vAlign w:val="center"/>
            <w:tcPrChange w:id="5940" w:author="thu nga" w:date="2024-10-01T10:49:00Z">
              <w:tcPr>
                <w:tcW w:w="1710" w:type="dxa"/>
                <w:gridSpan w:val="3"/>
                <w:shd w:val="clear" w:color="auto" w:fill="auto"/>
                <w:vAlign w:val="center"/>
              </w:tcPr>
            </w:tcPrChange>
          </w:tcPr>
          <w:p w14:paraId="61B8A848" w14:textId="62DBC750" w:rsidR="002E053E" w:rsidRPr="00763017" w:rsidDel="007E0F89" w:rsidRDefault="002E053E" w:rsidP="002E053E">
            <w:pPr>
              <w:spacing w:before="0" w:line="240" w:lineRule="auto"/>
              <w:contextualSpacing w:val="0"/>
              <w:rPr>
                <w:del w:id="5941" w:author="Phuong Truong Thi" w:date="2024-10-08T18:09:00Z"/>
                <w:rFonts w:ascii="Times New Roman" w:hAnsi="Times New Roman"/>
                <w:sz w:val="24"/>
                <w:szCs w:val="24"/>
                <w:lang w:val="vi-VN"/>
                <w:rPrChange w:id="5942" w:author="thu nga" w:date="2024-09-30T13:54:00Z">
                  <w:rPr>
                    <w:del w:id="5943" w:author="Phuong Truong Thi" w:date="2024-10-08T18:09:00Z"/>
                    <w:rFonts w:ascii="Times New Roman" w:hAnsi="Times New Roman"/>
                    <w:sz w:val="24"/>
                    <w:szCs w:val="24"/>
                  </w:rPr>
                </w:rPrChange>
              </w:rPr>
            </w:pPr>
            <w:del w:id="5944" w:author="Phuong Truong Thi" w:date="2024-10-08T18:09:00Z">
              <w:r w:rsidRPr="00763017" w:rsidDel="007E0F89">
                <w:rPr>
                  <w:rFonts w:ascii="Times New Roman" w:hAnsi="Times New Roman"/>
                  <w:sz w:val="24"/>
                  <w:szCs w:val="24"/>
                  <w:lang w:val="vi-VN"/>
                  <w:rPrChange w:id="5945" w:author="thu nga" w:date="2024-09-30T13:54:00Z">
                    <w:rPr>
                      <w:rFonts w:ascii="Times New Roman" w:hAnsi="Times New Roman"/>
                      <w:sz w:val="24"/>
                      <w:szCs w:val="24"/>
                    </w:rPr>
                  </w:rPrChange>
                </w:rPr>
                <w:delText>Phí BH phi nhân thọ lũy kế đến thời điểm báo cáo</w:delText>
              </w:r>
            </w:del>
          </w:p>
        </w:tc>
        <w:tc>
          <w:tcPr>
            <w:tcW w:w="2610" w:type="dxa"/>
            <w:vAlign w:val="center"/>
            <w:tcPrChange w:id="5946" w:author="thu nga" w:date="2024-10-01T10:49:00Z">
              <w:tcPr>
                <w:tcW w:w="2610" w:type="dxa"/>
                <w:vAlign w:val="center"/>
              </w:tcPr>
            </w:tcPrChange>
          </w:tcPr>
          <w:p w14:paraId="2E910A7E" w14:textId="480E89F7" w:rsidR="002E053E" w:rsidRPr="00763017" w:rsidDel="007E0F89" w:rsidRDefault="002E053E" w:rsidP="002E053E">
            <w:pPr>
              <w:spacing w:before="0" w:line="240" w:lineRule="auto"/>
              <w:contextualSpacing w:val="0"/>
              <w:rPr>
                <w:del w:id="5947" w:author="Phuong Truong Thi" w:date="2024-10-08T18:09:00Z"/>
                <w:rFonts w:ascii="Times New Roman" w:eastAsia="Times New Roman" w:hAnsi="Times New Roman"/>
                <w:sz w:val="24"/>
                <w:szCs w:val="24"/>
                <w:lang w:val="vi-VN" w:eastAsia="vi-VN"/>
                <w:rPrChange w:id="5948" w:author="thu nga" w:date="2024-09-30T13:54:00Z">
                  <w:rPr>
                    <w:del w:id="5949" w:author="Phuong Truong Thi" w:date="2024-10-08T18:09:00Z"/>
                    <w:rFonts w:ascii="Times New Roman" w:eastAsia="Times New Roman" w:hAnsi="Times New Roman"/>
                    <w:sz w:val="24"/>
                    <w:szCs w:val="24"/>
                    <w:lang w:eastAsia="vi-VN"/>
                  </w:rPr>
                </w:rPrChange>
              </w:rPr>
            </w:pPr>
            <w:del w:id="5950" w:author="Phuong Truong Thi" w:date="2024-10-08T18:09:00Z">
              <w:r w:rsidRPr="00763017" w:rsidDel="007E0F89">
                <w:rPr>
                  <w:rFonts w:ascii="Times New Roman" w:hAnsi="Times New Roman"/>
                  <w:sz w:val="24"/>
                  <w:szCs w:val="24"/>
                  <w:lang w:val="vi-VN"/>
                  <w:rPrChange w:id="5951" w:author="thu nga" w:date="2024-09-30T13:54:00Z">
                    <w:rPr>
                      <w:rFonts w:ascii="Times New Roman" w:hAnsi="Times New Roman"/>
                      <w:sz w:val="24"/>
                      <w:szCs w:val="24"/>
                    </w:rPr>
                  </w:rPrChange>
                </w:rPr>
                <w:delText>Tổng phí các hợp đồng BH PNT lũy kế đến thời điểm báo cáo</w:delText>
              </w:r>
            </w:del>
          </w:p>
        </w:tc>
        <w:tc>
          <w:tcPr>
            <w:tcW w:w="1080" w:type="dxa"/>
            <w:tcPrChange w:id="5952" w:author="thu nga" w:date="2024-10-01T10:49:00Z">
              <w:tcPr>
                <w:tcW w:w="1080" w:type="dxa"/>
              </w:tcPr>
            </w:tcPrChange>
          </w:tcPr>
          <w:p w14:paraId="4F15BEC7" w14:textId="66328884" w:rsidR="002E053E" w:rsidDel="007E0F89" w:rsidRDefault="002E053E" w:rsidP="002E053E">
            <w:pPr>
              <w:spacing w:before="0" w:line="240" w:lineRule="auto"/>
              <w:contextualSpacing w:val="0"/>
              <w:rPr>
                <w:del w:id="5953" w:author="Phuong Truong Thi" w:date="2024-10-08T18:09:00Z"/>
                <w:rFonts w:ascii="Times New Roman" w:eastAsia="Times New Roman" w:hAnsi="Times New Roman"/>
                <w:sz w:val="24"/>
                <w:szCs w:val="24"/>
                <w:lang w:eastAsia="vi-VN"/>
              </w:rPr>
            </w:pPr>
            <w:ins w:id="5954" w:author="thu nga" w:date="2024-09-30T15:06:00Z">
              <w:del w:id="5955" w:author="Phuong Truong Thi" w:date="2024-10-08T18:09:00Z">
                <w:r w:rsidRPr="00DE3120" w:rsidDel="007E0F89">
                  <w:rPr>
                    <w:rFonts w:ascii="Times New Roman" w:eastAsia="Times New Roman" w:hAnsi="Times New Roman"/>
                    <w:sz w:val="24"/>
                    <w:szCs w:val="24"/>
                    <w:lang w:val="vi-VN" w:eastAsia="vi-VN"/>
                  </w:rPr>
                  <w:delText>CRM</w:delText>
                </w:r>
              </w:del>
            </w:ins>
          </w:p>
        </w:tc>
        <w:tc>
          <w:tcPr>
            <w:tcW w:w="1271" w:type="dxa"/>
            <w:tcPrChange w:id="5956" w:author="thu nga" w:date="2024-10-01T10:49:00Z">
              <w:tcPr>
                <w:tcW w:w="1080" w:type="dxa"/>
                <w:gridSpan w:val="2"/>
              </w:tcPr>
            </w:tcPrChange>
          </w:tcPr>
          <w:p w14:paraId="041CCA92" w14:textId="6CB24F73" w:rsidR="002E053E" w:rsidRPr="00AD0E1A" w:rsidDel="007E0F89" w:rsidRDefault="002E053E" w:rsidP="002E053E">
            <w:pPr>
              <w:spacing w:before="0" w:line="240" w:lineRule="auto"/>
              <w:contextualSpacing w:val="0"/>
              <w:rPr>
                <w:del w:id="5957" w:author="Phuong Truong Thi" w:date="2024-10-08T18:09:00Z"/>
                <w:rFonts w:ascii="Times New Roman" w:eastAsia="Times New Roman" w:hAnsi="Times New Roman"/>
                <w:sz w:val="24"/>
                <w:szCs w:val="24"/>
                <w:lang w:eastAsia="vi-VN"/>
              </w:rPr>
            </w:pPr>
            <w:ins w:id="5958" w:author="thu nga" w:date="2024-10-01T10:34:00Z">
              <w:del w:id="5959" w:author="Phuong Truong Thi" w:date="2024-10-08T18:09:00Z">
                <w:r w:rsidRPr="003852E3" w:rsidDel="007E0F89">
                  <w:rPr>
                    <w:rFonts w:ascii="Times New Roman" w:eastAsia="Times New Roman" w:hAnsi="Times New Roman"/>
                    <w:sz w:val="24"/>
                    <w:szCs w:val="24"/>
                    <w:lang w:val="vi-VN" w:eastAsia="vi-VN"/>
                  </w:rPr>
                  <w:delText xml:space="preserve">Currency </w:delText>
                </w:r>
              </w:del>
            </w:ins>
            <w:del w:id="5960"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961" w:author="thu nga" w:date="2024-10-01T10:49:00Z">
              <w:tcPr>
                <w:tcW w:w="1890" w:type="dxa"/>
                <w:gridSpan w:val="3"/>
                <w:shd w:val="clear" w:color="auto" w:fill="auto"/>
                <w:noWrap/>
                <w:vAlign w:val="center"/>
              </w:tcPr>
            </w:tcPrChange>
          </w:tcPr>
          <w:p w14:paraId="5F93F28B" w14:textId="0F9ECD7D" w:rsidR="002E053E" w:rsidRPr="00AD0E1A" w:rsidDel="007E0F89" w:rsidRDefault="002E053E" w:rsidP="002E053E">
            <w:pPr>
              <w:spacing w:before="0" w:line="240" w:lineRule="auto"/>
              <w:contextualSpacing w:val="0"/>
              <w:rPr>
                <w:del w:id="5962" w:author="Phuong Truong Thi" w:date="2024-10-08T18:09:00Z"/>
                <w:rFonts w:ascii="Times New Roman" w:eastAsia="Times New Roman" w:hAnsi="Times New Roman"/>
                <w:sz w:val="24"/>
                <w:szCs w:val="24"/>
                <w:lang w:val="vi-VN" w:eastAsia="vi-VN"/>
              </w:rPr>
            </w:pPr>
          </w:p>
        </w:tc>
        <w:tc>
          <w:tcPr>
            <w:tcW w:w="1063" w:type="dxa"/>
            <w:tcPrChange w:id="5963" w:author="thu nga" w:date="2024-10-01T10:49:00Z">
              <w:tcPr>
                <w:tcW w:w="1260" w:type="dxa"/>
              </w:tcPr>
            </w:tcPrChange>
          </w:tcPr>
          <w:p w14:paraId="7CAF2D25" w14:textId="175F99D3" w:rsidR="002E053E" w:rsidRPr="00AD0E1A" w:rsidDel="007E0F89" w:rsidRDefault="002E053E" w:rsidP="002E053E">
            <w:pPr>
              <w:spacing w:before="0" w:line="240" w:lineRule="auto"/>
              <w:contextualSpacing w:val="0"/>
              <w:jc w:val="center"/>
              <w:rPr>
                <w:del w:id="5964" w:author="Phuong Truong Thi" w:date="2024-10-08T18:09:00Z"/>
                <w:rFonts w:ascii="Times New Roman" w:eastAsia="Times New Roman" w:hAnsi="Times New Roman"/>
                <w:sz w:val="24"/>
                <w:szCs w:val="24"/>
                <w:lang w:val="vi-VN" w:eastAsia="vi-VN"/>
              </w:rPr>
            </w:pPr>
            <w:del w:id="5965"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55271F5" w14:textId="23204423" w:rsidTr="7F5A6C64">
        <w:trPr>
          <w:trHeight w:val="276"/>
          <w:del w:id="5966" w:author="Phuong Truong Thi" w:date="2024-10-08T18:09:00Z"/>
          <w:trPrChange w:id="5967" w:author="thu nga" w:date="2024-10-01T10:49:00Z">
            <w:trPr>
              <w:gridBefore w:val="3"/>
              <w:gridAfter w:val="0"/>
              <w:trHeight w:val="276"/>
            </w:trPr>
          </w:trPrChange>
        </w:trPr>
        <w:tc>
          <w:tcPr>
            <w:tcW w:w="720" w:type="dxa"/>
            <w:shd w:val="clear" w:color="auto" w:fill="auto"/>
            <w:vAlign w:val="center"/>
            <w:tcPrChange w:id="5968" w:author="thu nga" w:date="2024-10-01T10:49:00Z">
              <w:tcPr>
                <w:tcW w:w="720" w:type="dxa"/>
                <w:shd w:val="clear" w:color="auto" w:fill="auto"/>
                <w:vAlign w:val="center"/>
              </w:tcPr>
            </w:tcPrChange>
          </w:tcPr>
          <w:p w14:paraId="0D1839D8" w14:textId="254458AD" w:rsidR="002E053E" w:rsidRPr="005A1D22" w:rsidDel="007E0F89" w:rsidRDefault="002E053E" w:rsidP="002E053E">
            <w:pPr>
              <w:pStyle w:val="ListParagraph"/>
              <w:numPr>
                <w:ilvl w:val="0"/>
                <w:numId w:val="61"/>
              </w:numPr>
              <w:spacing w:before="0" w:line="240" w:lineRule="auto"/>
              <w:contextualSpacing w:val="0"/>
              <w:jc w:val="left"/>
              <w:rPr>
                <w:del w:id="5969" w:author="Phuong Truong Thi" w:date="2024-10-08T18:09:00Z"/>
                <w:rFonts w:eastAsia="Times New Roman"/>
                <w:szCs w:val="24"/>
                <w:lang w:val="vi-VN" w:eastAsia="vi-VN"/>
              </w:rPr>
            </w:pPr>
          </w:p>
        </w:tc>
        <w:tc>
          <w:tcPr>
            <w:tcW w:w="1355" w:type="dxa"/>
            <w:gridSpan w:val="2"/>
            <w:shd w:val="clear" w:color="auto" w:fill="auto"/>
            <w:vAlign w:val="center"/>
            <w:tcPrChange w:id="5970" w:author="thu nga" w:date="2024-10-01T10:49:00Z">
              <w:tcPr>
                <w:tcW w:w="1710" w:type="dxa"/>
                <w:gridSpan w:val="3"/>
                <w:shd w:val="clear" w:color="auto" w:fill="auto"/>
                <w:vAlign w:val="center"/>
              </w:tcPr>
            </w:tcPrChange>
          </w:tcPr>
          <w:p w14:paraId="756FC7EA" w14:textId="4AB098A6" w:rsidR="002E053E" w:rsidRPr="005A1D22" w:rsidDel="007E0F89" w:rsidRDefault="002E053E" w:rsidP="002E053E">
            <w:pPr>
              <w:spacing w:before="0" w:line="240" w:lineRule="auto"/>
              <w:contextualSpacing w:val="0"/>
              <w:rPr>
                <w:del w:id="5971" w:author="Phuong Truong Thi" w:date="2024-10-08T18:09:00Z"/>
                <w:rFonts w:ascii="Times New Roman" w:hAnsi="Times New Roman"/>
                <w:sz w:val="24"/>
                <w:szCs w:val="24"/>
              </w:rPr>
            </w:pPr>
            <w:del w:id="5972" w:author="Phuong Truong Thi" w:date="2024-10-08T18:09:00Z">
              <w:r w:rsidRPr="005A1D22" w:rsidDel="007E0F89">
                <w:rPr>
                  <w:rFonts w:ascii="Times New Roman" w:hAnsi="Times New Roman"/>
                  <w:sz w:val="24"/>
                  <w:szCs w:val="24"/>
                </w:rPr>
                <w:delText>Phí BHNT mới trong tháng</w:delText>
              </w:r>
            </w:del>
          </w:p>
        </w:tc>
        <w:tc>
          <w:tcPr>
            <w:tcW w:w="2610" w:type="dxa"/>
            <w:vAlign w:val="center"/>
            <w:tcPrChange w:id="5973" w:author="thu nga" w:date="2024-10-01T10:49:00Z">
              <w:tcPr>
                <w:tcW w:w="2610" w:type="dxa"/>
                <w:vAlign w:val="center"/>
              </w:tcPr>
            </w:tcPrChange>
          </w:tcPr>
          <w:p w14:paraId="425A681E" w14:textId="70CC8250" w:rsidR="002E053E" w:rsidRPr="008C1DA1" w:rsidDel="007E0F89" w:rsidRDefault="002E053E" w:rsidP="002E053E">
            <w:pPr>
              <w:spacing w:before="0" w:line="240" w:lineRule="auto"/>
              <w:contextualSpacing w:val="0"/>
              <w:rPr>
                <w:del w:id="5974" w:author="Phuong Truong Thi" w:date="2024-10-08T18:09:00Z"/>
                <w:rFonts w:ascii="Times New Roman" w:eastAsia="Times New Roman" w:hAnsi="Times New Roman"/>
                <w:sz w:val="24"/>
                <w:szCs w:val="24"/>
                <w:lang w:eastAsia="vi-VN"/>
              </w:rPr>
            </w:pPr>
            <w:del w:id="5975" w:author="Phuong Truong Thi" w:date="2024-10-08T18:09:00Z">
              <w:r w:rsidRPr="008C1DA1" w:rsidDel="007E0F89">
                <w:rPr>
                  <w:rFonts w:ascii="Times New Roman" w:hAnsi="Times New Roman"/>
                  <w:sz w:val="24"/>
                  <w:szCs w:val="24"/>
                </w:rPr>
                <w:delText>Tổng phí các hợp đồng BHNT mới trong tháng</w:delText>
              </w:r>
            </w:del>
          </w:p>
        </w:tc>
        <w:tc>
          <w:tcPr>
            <w:tcW w:w="1080" w:type="dxa"/>
            <w:tcPrChange w:id="5976" w:author="thu nga" w:date="2024-10-01T10:49:00Z">
              <w:tcPr>
                <w:tcW w:w="1080" w:type="dxa"/>
              </w:tcPr>
            </w:tcPrChange>
          </w:tcPr>
          <w:p w14:paraId="38ABBA6B" w14:textId="2EC7312E" w:rsidR="002E053E" w:rsidDel="007E0F89" w:rsidRDefault="002E053E" w:rsidP="002E053E">
            <w:pPr>
              <w:spacing w:before="0" w:line="240" w:lineRule="auto"/>
              <w:contextualSpacing w:val="0"/>
              <w:rPr>
                <w:del w:id="5977" w:author="Phuong Truong Thi" w:date="2024-10-08T18:09:00Z"/>
                <w:rFonts w:ascii="Times New Roman" w:eastAsia="Times New Roman" w:hAnsi="Times New Roman"/>
                <w:sz w:val="24"/>
                <w:szCs w:val="24"/>
                <w:lang w:eastAsia="vi-VN"/>
              </w:rPr>
            </w:pPr>
            <w:ins w:id="5978" w:author="thu nga" w:date="2024-09-30T15:06:00Z">
              <w:del w:id="5979" w:author="Phuong Truong Thi" w:date="2024-10-08T18:09:00Z">
                <w:r w:rsidRPr="0010115C" w:rsidDel="007E0F89">
                  <w:rPr>
                    <w:rFonts w:ascii="Times New Roman" w:eastAsia="Times New Roman" w:hAnsi="Times New Roman"/>
                    <w:sz w:val="24"/>
                    <w:szCs w:val="24"/>
                    <w:lang w:val="vi-VN" w:eastAsia="vi-VN"/>
                  </w:rPr>
                  <w:delText>CRM</w:delText>
                </w:r>
              </w:del>
            </w:ins>
          </w:p>
        </w:tc>
        <w:tc>
          <w:tcPr>
            <w:tcW w:w="1271" w:type="dxa"/>
            <w:tcPrChange w:id="5980" w:author="thu nga" w:date="2024-10-01T10:49:00Z">
              <w:tcPr>
                <w:tcW w:w="1080" w:type="dxa"/>
                <w:gridSpan w:val="2"/>
              </w:tcPr>
            </w:tcPrChange>
          </w:tcPr>
          <w:p w14:paraId="5C5561E7" w14:textId="072FFFB6" w:rsidR="002E053E" w:rsidRPr="00AD0E1A" w:rsidDel="007E0F89" w:rsidRDefault="002E053E" w:rsidP="002E053E">
            <w:pPr>
              <w:spacing w:before="0" w:line="240" w:lineRule="auto"/>
              <w:contextualSpacing w:val="0"/>
              <w:rPr>
                <w:del w:id="5981" w:author="Phuong Truong Thi" w:date="2024-10-08T18:09:00Z"/>
                <w:rFonts w:ascii="Times New Roman" w:eastAsia="Times New Roman" w:hAnsi="Times New Roman"/>
                <w:sz w:val="24"/>
                <w:szCs w:val="24"/>
                <w:lang w:eastAsia="vi-VN"/>
              </w:rPr>
            </w:pPr>
            <w:ins w:id="5982" w:author="thu nga" w:date="2024-10-01T10:34:00Z">
              <w:del w:id="5983" w:author="Phuong Truong Thi" w:date="2024-10-08T18:09:00Z">
                <w:r w:rsidRPr="003852E3" w:rsidDel="007E0F89">
                  <w:rPr>
                    <w:rFonts w:ascii="Times New Roman" w:eastAsia="Times New Roman" w:hAnsi="Times New Roman"/>
                    <w:sz w:val="24"/>
                    <w:szCs w:val="24"/>
                    <w:lang w:val="vi-VN" w:eastAsia="vi-VN"/>
                  </w:rPr>
                  <w:delText xml:space="preserve">Currency </w:delText>
                </w:r>
              </w:del>
            </w:ins>
            <w:del w:id="5984"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5985" w:author="thu nga" w:date="2024-10-01T10:49:00Z">
              <w:tcPr>
                <w:tcW w:w="1890" w:type="dxa"/>
                <w:gridSpan w:val="3"/>
                <w:shd w:val="clear" w:color="auto" w:fill="auto"/>
                <w:noWrap/>
                <w:vAlign w:val="center"/>
              </w:tcPr>
            </w:tcPrChange>
          </w:tcPr>
          <w:p w14:paraId="5299CB89" w14:textId="5771ABF4" w:rsidR="002E053E" w:rsidRPr="00AD0E1A" w:rsidDel="007E0F89" w:rsidRDefault="002E053E" w:rsidP="002E053E">
            <w:pPr>
              <w:spacing w:before="0" w:line="240" w:lineRule="auto"/>
              <w:contextualSpacing w:val="0"/>
              <w:rPr>
                <w:del w:id="5986" w:author="Phuong Truong Thi" w:date="2024-10-08T18:09:00Z"/>
                <w:rFonts w:ascii="Times New Roman" w:eastAsia="Times New Roman" w:hAnsi="Times New Roman"/>
                <w:sz w:val="24"/>
                <w:szCs w:val="24"/>
                <w:lang w:val="vi-VN" w:eastAsia="vi-VN"/>
              </w:rPr>
            </w:pPr>
          </w:p>
        </w:tc>
        <w:tc>
          <w:tcPr>
            <w:tcW w:w="1063" w:type="dxa"/>
            <w:tcPrChange w:id="5987" w:author="thu nga" w:date="2024-10-01T10:49:00Z">
              <w:tcPr>
                <w:tcW w:w="1260" w:type="dxa"/>
              </w:tcPr>
            </w:tcPrChange>
          </w:tcPr>
          <w:p w14:paraId="7E054296" w14:textId="7A6F83CD" w:rsidR="002E053E" w:rsidRPr="005A1514" w:rsidDel="007E0F89" w:rsidRDefault="002E053E" w:rsidP="002E053E">
            <w:pPr>
              <w:spacing w:before="0" w:line="240" w:lineRule="auto"/>
              <w:contextualSpacing w:val="0"/>
              <w:jc w:val="center"/>
              <w:rPr>
                <w:del w:id="5988" w:author="Phuong Truong Thi" w:date="2024-10-08T18:09:00Z"/>
                <w:rFonts w:ascii="Times New Roman" w:eastAsia="Times New Roman" w:hAnsi="Times New Roman"/>
                <w:sz w:val="24"/>
                <w:szCs w:val="24"/>
                <w:lang w:eastAsia="vi-VN"/>
              </w:rPr>
            </w:pPr>
            <w:del w:id="5989"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174C6F75" w14:textId="39B7B82F" w:rsidTr="7F5A6C64">
        <w:trPr>
          <w:trHeight w:val="276"/>
          <w:del w:id="5990" w:author="Phuong Truong Thi" w:date="2024-10-08T18:09:00Z"/>
          <w:trPrChange w:id="5991" w:author="thu nga" w:date="2024-10-01T10:49:00Z">
            <w:trPr>
              <w:gridBefore w:val="3"/>
              <w:gridAfter w:val="0"/>
              <w:trHeight w:val="276"/>
            </w:trPr>
          </w:trPrChange>
        </w:trPr>
        <w:tc>
          <w:tcPr>
            <w:tcW w:w="720" w:type="dxa"/>
            <w:shd w:val="clear" w:color="auto" w:fill="auto"/>
            <w:vAlign w:val="center"/>
            <w:tcPrChange w:id="5992" w:author="thu nga" w:date="2024-10-01T10:49:00Z">
              <w:tcPr>
                <w:tcW w:w="720" w:type="dxa"/>
                <w:shd w:val="clear" w:color="auto" w:fill="auto"/>
                <w:vAlign w:val="center"/>
              </w:tcPr>
            </w:tcPrChange>
          </w:tcPr>
          <w:p w14:paraId="06F06DED" w14:textId="27E2C583" w:rsidR="00FF4CD3" w:rsidRPr="005A1D22" w:rsidDel="007E0F89" w:rsidRDefault="00FF4CD3" w:rsidP="00FF4CD3">
            <w:pPr>
              <w:pStyle w:val="ListParagraph"/>
              <w:numPr>
                <w:ilvl w:val="0"/>
                <w:numId w:val="61"/>
              </w:numPr>
              <w:spacing w:before="0" w:line="240" w:lineRule="auto"/>
              <w:contextualSpacing w:val="0"/>
              <w:jc w:val="left"/>
              <w:rPr>
                <w:del w:id="5993" w:author="Phuong Truong Thi" w:date="2024-10-08T18:09:00Z"/>
                <w:rFonts w:eastAsia="Times New Roman"/>
                <w:szCs w:val="24"/>
                <w:lang w:val="vi-VN" w:eastAsia="vi-VN"/>
              </w:rPr>
            </w:pPr>
          </w:p>
        </w:tc>
        <w:tc>
          <w:tcPr>
            <w:tcW w:w="1355" w:type="dxa"/>
            <w:gridSpan w:val="2"/>
            <w:shd w:val="clear" w:color="auto" w:fill="auto"/>
            <w:vAlign w:val="center"/>
            <w:tcPrChange w:id="5994" w:author="thu nga" w:date="2024-10-01T10:49:00Z">
              <w:tcPr>
                <w:tcW w:w="1710" w:type="dxa"/>
                <w:gridSpan w:val="3"/>
                <w:shd w:val="clear" w:color="auto" w:fill="auto"/>
                <w:vAlign w:val="center"/>
              </w:tcPr>
            </w:tcPrChange>
          </w:tcPr>
          <w:p w14:paraId="50B5DB83" w14:textId="12E81B21" w:rsidR="00FF4CD3" w:rsidRPr="00763017" w:rsidDel="007E0F89" w:rsidRDefault="00FF4CD3" w:rsidP="00FF4CD3">
            <w:pPr>
              <w:spacing w:before="0" w:line="240" w:lineRule="auto"/>
              <w:contextualSpacing w:val="0"/>
              <w:rPr>
                <w:del w:id="5995" w:author="Phuong Truong Thi" w:date="2024-10-08T18:09:00Z"/>
                <w:rFonts w:ascii="Times New Roman" w:hAnsi="Times New Roman"/>
                <w:sz w:val="24"/>
                <w:szCs w:val="24"/>
                <w:lang w:val="vi-VN"/>
                <w:rPrChange w:id="5996" w:author="thu nga" w:date="2024-09-30T13:54:00Z">
                  <w:rPr>
                    <w:del w:id="5997" w:author="Phuong Truong Thi" w:date="2024-10-08T18:09:00Z"/>
                    <w:rFonts w:ascii="Times New Roman" w:hAnsi="Times New Roman"/>
                    <w:sz w:val="24"/>
                    <w:szCs w:val="24"/>
                  </w:rPr>
                </w:rPrChange>
              </w:rPr>
            </w:pPr>
            <w:del w:id="5998" w:author="Phuong Truong Thi" w:date="2024-10-08T18:09:00Z">
              <w:r w:rsidRPr="00763017" w:rsidDel="007E0F89">
                <w:rPr>
                  <w:rFonts w:ascii="Times New Roman" w:hAnsi="Times New Roman"/>
                  <w:sz w:val="24"/>
                  <w:szCs w:val="24"/>
                  <w:lang w:val="vi-VN"/>
                  <w:rPrChange w:id="5999" w:author="thu nga" w:date="2024-09-30T13:54:00Z">
                    <w:rPr>
                      <w:rFonts w:ascii="Times New Roman" w:hAnsi="Times New Roman"/>
                      <w:sz w:val="24"/>
                      <w:szCs w:val="24"/>
                    </w:rPr>
                  </w:rPrChange>
                </w:rPr>
                <w:delText>Tổng số sản phẩm KH đang nắm giữ</w:delText>
              </w:r>
            </w:del>
          </w:p>
        </w:tc>
        <w:tc>
          <w:tcPr>
            <w:tcW w:w="2610" w:type="dxa"/>
            <w:vAlign w:val="center"/>
            <w:tcPrChange w:id="6000" w:author="thu nga" w:date="2024-10-01T10:49:00Z">
              <w:tcPr>
                <w:tcW w:w="2610" w:type="dxa"/>
                <w:vAlign w:val="center"/>
              </w:tcPr>
            </w:tcPrChange>
          </w:tcPr>
          <w:p w14:paraId="72ABAB71" w14:textId="4BB7908E" w:rsidR="00FF4CD3" w:rsidRPr="008C1DA1" w:rsidDel="007E0F89" w:rsidRDefault="00FF4CD3" w:rsidP="00FF4CD3">
            <w:pPr>
              <w:spacing w:before="0" w:line="240" w:lineRule="auto"/>
              <w:contextualSpacing w:val="0"/>
              <w:rPr>
                <w:del w:id="6001" w:author="Phuong Truong Thi" w:date="2024-10-08T18:09:00Z"/>
                <w:rFonts w:ascii="Times New Roman" w:eastAsia="Times New Roman" w:hAnsi="Times New Roman"/>
                <w:sz w:val="24"/>
                <w:szCs w:val="24"/>
                <w:lang w:eastAsia="vi-VN"/>
              </w:rPr>
            </w:pPr>
            <w:del w:id="6002" w:author="Phuong Truong Thi" w:date="2024-10-08T18:09:00Z">
              <w:r w:rsidRPr="008C1DA1" w:rsidDel="007E0F89">
                <w:rPr>
                  <w:rFonts w:ascii="Times New Roman" w:hAnsi="Times New Roman"/>
                  <w:sz w:val="24"/>
                  <w:szCs w:val="24"/>
                </w:rPr>
                <w:delText>Tổng số lượng KH sản phẩm đang nắm giữ theo file Product holding</w:delText>
              </w:r>
            </w:del>
          </w:p>
        </w:tc>
        <w:tc>
          <w:tcPr>
            <w:tcW w:w="1080" w:type="dxa"/>
            <w:tcPrChange w:id="6003" w:author="thu nga" w:date="2024-10-01T10:49:00Z">
              <w:tcPr>
                <w:tcW w:w="1080" w:type="dxa"/>
              </w:tcPr>
            </w:tcPrChange>
          </w:tcPr>
          <w:p w14:paraId="49BB4E69" w14:textId="713DA43B" w:rsidR="00FF4CD3" w:rsidDel="007E0F89" w:rsidRDefault="00FF4CD3" w:rsidP="00FF4CD3">
            <w:pPr>
              <w:spacing w:before="0" w:line="240" w:lineRule="auto"/>
              <w:contextualSpacing w:val="0"/>
              <w:rPr>
                <w:del w:id="6004" w:author="Phuong Truong Thi" w:date="2024-10-08T18:09:00Z"/>
                <w:rFonts w:ascii="Times New Roman" w:eastAsia="Times New Roman" w:hAnsi="Times New Roman"/>
                <w:sz w:val="24"/>
                <w:szCs w:val="24"/>
                <w:lang w:eastAsia="vi-VN"/>
              </w:rPr>
            </w:pPr>
            <w:ins w:id="6005" w:author="thu nga" w:date="2024-09-30T15:06:00Z">
              <w:del w:id="6006" w:author="Phuong Truong Thi" w:date="2024-10-08T18:09:00Z">
                <w:r w:rsidRPr="0010115C" w:rsidDel="007E0F89">
                  <w:rPr>
                    <w:rFonts w:ascii="Times New Roman" w:eastAsia="Times New Roman" w:hAnsi="Times New Roman"/>
                    <w:sz w:val="24"/>
                    <w:szCs w:val="24"/>
                    <w:lang w:val="vi-VN" w:eastAsia="vi-VN"/>
                  </w:rPr>
                  <w:delText>CRM</w:delText>
                </w:r>
              </w:del>
            </w:ins>
          </w:p>
        </w:tc>
        <w:tc>
          <w:tcPr>
            <w:tcW w:w="1271" w:type="dxa"/>
            <w:tcPrChange w:id="6007" w:author="thu nga" w:date="2024-10-01T10:49:00Z">
              <w:tcPr>
                <w:tcW w:w="1080" w:type="dxa"/>
                <w:gridSpan w:val="2"/>
              </w:tcPr>
            </w:tcPrChange>
          </w:tcPr>
          <w:p w14:paraId="6BB31631" w14:textId="758F73F2" w:rsidR="00FF4CD3" w:rsidRPr="00AD0E1A" w:rsidDel="007E0F89" w:rsidRDefault="00FF4CD3" w:rsidP="00FF4CD3">
            <w:pPr>
              <w:spacing w:before="0" w:line="240" w:lineRule="auto"/>
              <w:contextualSpacing w:val="0"/>
              <w:rPr>
                <w:del w:id="6008" w:author="Phuong Truong Thi" w:date="2024-10-08T18:09:00Z"/>
                <w:rFonts w:ascii="Times New Roman" w:eastAsia="Times New Roman" w:hAnsi="Times New Roman"/>
                <w:sz w:val="24"/>
                <w:szCs w:val="24"/>
                <w:lang w:eastAsia="vi-VN"/>
              </w:rPr>
            </w:pPr>
            <w:del w:id="6009"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010" w:author="thu nga" w:date="2024-10-01T10:49:00Z">
              <w:tcPr>
                <w:tcW w:w="1890" w:type="dxa"/>
                <w:gridSpan w:val="3"/>
                <w:shd w:val="clear" w:color="auto" w:fill="auto"/>
                <w:noWrap/>
                <w:vAlign w:val="center"/>
              </w:tcPr>
            </w:tcPrChange>
          </w:tcPr>
          <w:p w14:paraId="50673B54" w14:textId="1B5FF551" w:rsidR="00FF4CD3" w:rsidRPr="00AD0E1A" w:rsidDel="007E0F89" w:rsidRDefault="00FF4CD3" w:rsidP="00FF4CD3">
            <w:pPr>
              <w:spacing w:before="0" w:line="240" w:lineRule="auto"/>
              <w:contextualSpacing w:val="0"/>
              <w:rPr>
                <w:del w:id="6011" w:author="Phuong Truong Thi" w:date="2024-10-08T18:09:00Z"/>
                <w:rFonts w:ascii="Times New Roman" w:eastAsia="Times New Roman" w:hAnsi="Times New Roman"/>
                <w:sz w:val="24"/>
                <w:szCs w:val="24"/>
                <w:lang w:val="vi-VN" w:eastAsia="vi-VN"/>
              </w:rPr>
            </w:pPr>
          </w:p>
        </w:tc>
        <w:tc>
          <w:tcPr>
            <w:tcW w:w="1063" w:type="dxa"/>
            <w:tcPrChange w:id="6012" w:author="thu nga" w:date="2024-10-01T10:49:00Z">
              <w:tcPr>
                <w:tcW w:w="1260" w:type="dxa"/>
              </w:tcPr>
            </w:tcPrChange>
          </w:tcPr>
          <w:p w14:paraId="49E5664F" w14:textId="43CA0F3F" w:rsidR="00FF4CD3" w:rsidRPr="005A1514" w:rsidDel="007E0F89" w:rsidRDefault="00FF4CD3" w:rsidP="00FF4CD3">
            <w:pPr>
              <w:spacing w:before="0" w:line="240" w:lineRule="auto"/>
              <w:contextualSpacing w:val="0"/>
              <w:jc w:val="center"/>
              <w:rPr>
                <w:del w:id="6013" w:author="Phuong Truong Thi" w:date="2024-10-08T18:09:00Z"/>
                <w:rFonts w:ascii="Times New Roman" w:eastAsia="Times New Roman" w:hAnsi="Times New Roman"/>
                <w:sz w:val="24"/>
                <w:szCs w:val="24"/>
                <w:lang w:eastAsia="vi-VN"/>
              </w:rPr>
            </w:pPr>
            <w:del w:id="6014" w:author="Phuong Truong Thi" w:date="2024-10-08T18:09:00Z">
              <w:r w:rsidDel="007E0F89">
                <w:rPr>
                  <w:rFonts w:ascii="Times New Roman" w:eastAsia="Times New Roman" w:hAnsi="Times New Roman"/>
                  <w:sz w:val="24"/>
                  <w:szCs w:val="24"/>
                  <w:lang w:eastAsia="vi-VN"/>
                </w:rPr>
                <w:delText>Y</w:delText>
              </w:r>
            </w:del>
          </w:p>
        </w:tc>
      </w:tr>
      <w:tr w:rsidR="00FF4CD3" w:rsidRPr="00AD0E1A" w:rsidDel="007E0F89" w14:paraId="59B2BC06" w14:textId="466DC83E" w:rsidTr="7F5A6C64">
        <w:trPr>
          <w:trHeight w:val="276"/>
          <w:del w:id="6015" w:author="Phuong Truong Thi" w:date="2024-10-08T18:09:00Z"/>
          <w:trPrChange w:id="6016" w:author="thu nga" w:date="2024-10-01T10:48:00Z">
            <w:trPr>
              <w:gridBefore w:val="3"/>
              <w:gridAfter w:val="0"/>
              <w:trHeight w:val="276"/>
            </w:trPr>
          </w:trPrChange>
        </w:trPr>
        <w:tc>
          <w:tcPr>
            <w:tcW w:w="1080" w:type="dxa"/>
            <w:gridSpan w:val="2"/>
            <w:tcPrChange w:id="6017" w:author="thu nga" w:date="2024-10-01T10:48:00Z">
              <w:tcPr>
                <w:tcW w:w="1080" w:type="dxa"/>
                <w:gridSpan w:val="3"/>
              </w:tcPr>
            </w:tcPrChange>
          </w:tcPr>
          <w:p w14:paraId="13F995F6" w14:textId="5821A3D0" w:rsidR="00FF4CD3" w:rsidDel="007E0F89" w:rsidRDefault="00FF4CD3" w:rsidP="0031151D">
            <w:pPr>
              <w:spacing w:before="0" w:line="240" w:lineRule="auto"/>
              <w:contextualSpacing w:val="0"/>
              <w:jc w:val="left"/>
              <w:rPr>
                <w:del w:id="6018" w:author="Phuong Truong Thi" w:date="2024-10-08T18:09:00Z"/>
                <w:rFonts w:ascii="Times New Roman" w:eastAsia="Times New Roman" w:hAnsi="Times New Roman"/>
                <w:sz w:val="24"/>
                <w:szCs w:val="24"/>
                <w:lang w:eastAsia="vi-VN"/>
              </w:rPr>
            </w:pPr>
          </w:p>
        </w:tc>
        <w:tc>
          <w:tcPr>
            <w:tcW w:w="8082" w:type="dxa"/>
            <w:gridSpan w:val="6"/>
            <w:tcPrChange w:id="6019" w:author="thu nga" w:date="2024-10-01T10:48:00Z">
              <w:tcPr>
                <w:tcW w:w="9270" w:type="dxa"/>
                <w:gridSpan w:val="9"/>
              </w:tcPr>
            </w:tcPrChange>
          </w:tcPr>
          <w:p w14:paraId="206B9152" w14:textId="273C113B" w:rsidR="00FF4CD3" w:rsidDel="007E0F89" w:rsidRDefault="00FF4CD3" w:rsidP="0031151D">
            <w:pPr>
              <w:spacing w:before="0" w:line="240" w:lineRule="auto"/>
              <w:contextualSpacing w:val="0"/>
              <w:jc w:val="left"/>
              <w:rPr>
                <w:del w:id="6020" w:author="Phuong Truong Thi" w:date="2024-10-08T18:09:00Z"/>
                <w:rFonts w:ascii="Times New Roman" w:eastAsia="Times New Roman" w:hAnsi="Times New Roman"/>
                <w:sz w:val="24"/>
                <w:szCs w:val="24"/>
                <w:lang w:eastAsia="vi-VN"/>
              </w:rPr>
            </w:pPr>
            <w:del w:id="6021" w:author="Phuong Truong Thi" w:date="2024-10-08T18:09:00Z">
              <w:r w:rsidDel="007E0F89">
                <w:rPr>
                  <w:rFonts w:ascii="Times New Roman" w:eastAsia="Times New Roman" w:hAnsi="Times New Roman"/>
                  <w:sz w:val="24"/>
                  <w:szCs w:val="24"/>
                  <w:lang w:eastAsia="vi-VN"/>
                </w:rPr>
                <w:delText>Dư nợ</w:delText>
              </w:r>
            </w:del>
          </w:p>
        </w:tc>
      </w:tr>
      <w:tr w:rsidR="002E053E" w:rsidRPr="00AD0E1A" w:rsidDel="007E0F89" w14:paraId="14FC687D" w14:textId="154FC666" w:rsidTr="7F5A6C64">
        <w:trPr>
          <w:trHeight w:val="276"/>
          <w:del w:id="6022" w:author="Phuong Truong Thi" w:date="2024-10-08T18:09:00Z"/>
          <w:trPrChange w:id="6023" w:author="thu nga" w:date="2024-10-01T10:49:00Z">
            <w:trPr>
              <w:gridBefore w:val="3"/>
              <w:gridAfter w:val="0"/>
              <w:trHeight w:val="276"/>
            </w:trPr>
          </w:trPrChange>
        </w:trPr>
        <w:tc>
          <w:tcPr>
            <w:tcW w:w="720" w:type="dxa"/>
            <w:shd w:val="clear" w:color="auto" w:fill="auto"/>
            <w:vAlign w:val="center"/>
            <w:tcPrChange w:id="6024" w:author="thu nga" w:date="2024-10-01T10:49:00Z">
              <w:tcPr>
                <w:tcW w:w="720" w:type="dxa"/>
                <w:shd w:val="clear" w:color="auto" w:fill="auto"/>
                <w:vAlign w:val="center"/>
              </w:tcPr>
            </w:tcPrChange>
          </w:tcPr>
          <w:p w14:paraId="1FB8AA70" w14:textId="7CA7DB1F" w:rsidR="002E053E" w:rsidRPr="005A1D22" w:rsidDel="007E0F89" w:rsidRDefault="002E053E" w:rsidP="002E053E">
            <w:pPr>
              <w:pStyle w:val="ListParagraph"/>
              <w:numPr>
                <w:ilvl w:val="0"/>
                <w:numId w:val="61"/>
              </w:numPr>
              <w:spacing w:before="0" w:line="240" w:lineRule="auto"/>
              <w:contextualSpacing w:val="0"/>
              <w:jc w:val="left"/>
              <w:rPr>
                <w:del w:id="6025" w:author="Phuong Truong Thi" w:date="2024-10-08T18:09:00Z"/>
                <w:rFonts w:eastAsia="Times New Roman"/>
                <w:szCs w:val="24"/>
                <w:lang w:val="vi-VN" w:eastAsia="vi-VN"/>
              </w:rPr>
            </w:pPr>
          </w:p>
        </w:tc>
        <w:tc>
          <w:tcPr>
            <w:tcW w:w="1355" w:type="dxa"/>
            <w:gridSpan w:val="2"/>
            <w:shd w:val="clear" w:color="auto" w:fill="auto"/>
            <w:vAlign w:val="center"/>
            <w:tcPrChange w:id="6026" w:author="thu nga" w:date="2024-10-01T10:49:00Z">
              <w:tcPr>
                <w:tcW w:w="1710" w:type="dxa"/>
                <w:gridSpan w:val="3"/>
                <w:shd w:val="clear" w:color="auto" w:fill="auto"/>
                <w:vAlign w:val="center"/>
              </w:tcPr>
            </w:tcPrChange>
          </w:tcPr>
          <w:p w14:paraId="0A6F5672" w14:textId="342B4320" w:rsidR="002E053E" w:rsidRPr="005A1D22" w:rsidDel="007E0F89" w:rsidRDefault="002E053E" w:rsidP="002E053E">
            <w:pPr>
              <w:spacing w:before="0" w:line="240" w:lineRule="auto"/>
              <w:contextualSpacing w:val="0"/>
              <w:rPr>
                <w:del w:id="6027" w:author="Phuong Truong Thi" w:date="2024-10-08T18:09:00Z"/>
                <w:rFonts w:ascii="Times New Roman" w:hAnsi="Times New Roman"/>
                <w:sz w:val="24"/>
                <w:szCs w:val="24"/>
              </w:rPr>
            </w:pPr>
            <w:del w:id="6028" w:author="Phuong Truong Thi" w:date="2024-10-08T18:09:00Z">
              <w:r w:rsidRPr="005A1D22" w:rsidDel="007E0F89">
                <w:rPr>
                  <w:rFonts w:ascii="Times New Roman" w:hAnsi="Times New Roman"/>
                  <w:color w:val="000000"/>
                  <w:sz w:val="24"/>
                  <w:szCs w:val="24"/>
                </w:rPr>
                <w:delText>Tổng dư nợ OD, UPL, SL</w:delText>
              </w:r>
            </w:del>
          </w:p>
        </w:tc>
        <w:tc>
          <w:tcPr>
            <w:tcW w:w="2610" w:type="dxa"/>
            <w:vAlign w:val="center"/>
            <w:tcPrChange w:id="6029" w:author="thu nga" w:date="2024-10-01T10:49:00Z">
              <w:tcPr>
                <w:tcW w:w="2610" w:type="dxa"/>
                <w:vAlign w:val="center"/>
              </w:tcPr>
            </w:tcPrChange>
          </w:tcPr>
          <w:p w14:paraId="3CF483E8" w14:textId="55CCCD3C" w:rsidR="002E053E" w:rsidRPr="008C1DA1" w:rsidDel="007E0F89" w:rsidRDefault="002E053E" w:rsidP="002E053E">
            <w:pPr>
              <w:spacing w:before="0" w:line="240" w:lineRule="auto"/>
              <w:contextualSpacing w:val="0"/>
              <w:rPr>
                <w:del w:id="6030" w:author="Phuong Truong Thi" w:date="2024-10-08T18:09:00Z"/>
                <w:rFonts w:ascii="Times New Roman" w:eastAsia="Times New Roman" w:hAnsi="Times New Roman"/>
                <w:sz w:val="24"/>
                <w:szCs w:val="24"/>
                <w:lang w:eastAsia="vi-VN"/>
              </w:rPr>
            </w:pPr>
            <w:del w:id="6031" w:author="Phuong Truong Thi" w:date="2024-10-08T18:09:00Z">
              <w:r w:rsidRPr="008C1DA1" w:rsidDel="007E0F89">
                <w:rPr>
                  <w:rFonts w:ascii="Times New Roman" w:hAnsi="Times New Roman"/>
                  <w:color w:val="000000"/>
                  <w:sz w:val="24"/>
                  <w:szCs w:val="24"/>
                </w:rPr>
                <w:delText>Tổng dư nợ OD, UPL, SL của KH tại VPB tại ngày dữ liệu</w:delText>
              </w:r>
            </w:del>
          </w:p>
        </w:tc>
        <w:tc>
          <w:tcPr>
            <w:tcW w:w="1080" w:type="dxa"/>
            <w:tcPrChange w:id="6032" w:author="thu nga" w:date="2024-10-01T10:49:00Z">
              <w:tcPr>
                <w:tcW w:w="1080" w:type="dxa"/>
              </w:tcPr>
            </w:tcPrChange>
          </w:tcPr>
          <w:p w14:paraId="73AB06F7" w14:textId="33D6B261" w:rsidR="002E053E" w:rsidRPr="001C2FFC" w:rsidDel="007E0F89" w:rsidRDefault="002E053E" w:rsidP="002E053E">
            <w:pPr>
              <w:spacing w:before="0" w:line="240" w:lineRule="auto"/>
              <w:contextualSpacing w:val="0"/>
              <w:rPr>
                <w:del w:id="6033" w:author="Phuong Truong Thi" w:date="2024-10-08T18:09:00Z"/>
                <w:rFonts w:ascii="Times New Roman" w:eastAsia="Times New Roman" w:hAnsi="Times New Roman"/>
                <w:sz w:val="24"/>
                <w:szCs w:val="24"/>
                <w:lang w:eastAsia="vi-VN"/>
              </w:rPr>
            </w:pPr>
            <w:ins w:id="6034" w:author="thu nga" w:date="2024-09-30T15:06:00Z">
              <w:del w:id="6035" w:author="Phuong Truong Thi" w:date="2024-10-08T18:09:00Z">
                <w:r w:rsidRPr="008B71D8" w:rsidDel="007E0F89">
                  <w:rPr>
                    <w:rFonts w:ascii="Times New Roman" w:eastAsia="Times New Roman" w:hAnsi="Times New Roman"/>
                    <w:sz w:val="24"/>
                    <w:szCs w:val="24"/>
                    <w:lang w:val="vi-VN" w:eastAsia="vi-VN"/>
                  </w:rPr>
                  <w:delText>CRM</w:delText>
                </w:r>
              </w:del>
            </w:ins>
          </w:p>
        </w:tc>
        <w:tc>
          <w:tcPr>
            <w:tcW w:w="1271" w:type="dxa"/>
            <w:tcPrChange w:id="6036" w:author="thu nga" w:date="2024-10-01T10:49:00Z">
              <w:tcPr>
                <w:tcW w:w="1080" w:type="dxa"/>
                <w:gridSpan w:val="2"/>
              </w:tcPr>
            </w:tcPrChange>
          </w:tcPr>
          <w:p w14:paraId="6C53F907" w14:textId="0CFB01D0" w:rsidR="002E053E" w:rsidRPr="00AD0E1A" w:rsidDel="007E0F89" w:rsidRDefault="002E053E" w:rsidP="002E053E">
            <w:pPr>
              <w:spacing w:before="0" w:line="240" w:lineRule="auto"/>
              <w:contextualSpacing w:val="0"/>
              <w:rPr>
                <w:del w:id="6037" w:author="Phuong Truong Thi" w:date="2024-10-08T18:09:00Z"/>
                <w:rFonts w:ascii="Times New Roman" w:eastAsia="Times New Roman" w:hAnsi="Times New Roman"/>
                <w:sz w:val="24"/>
                <w:szCs w:val="24"/>
                <w:lang w:eastAsia="vi-VN"/>
              </w:rPr>
            </w:pPr>
            <w:ins w:id="6038" w:author="thu nga" w:date="2024-10-01T10:34:00Z">
              <w:del w:id="6039"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040"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041" w:author="thu nga" w:date="2024-10-01T10:49:00Z">
              <w:tcPr>
                <w:tcW w:w="1890" w:type="dxa"/>
                <w:gridSpan w:val="3"/>
                <w:shd w:val="clear" w:color="auto" w:fill="auto"/>
                <w:noWrap/>
                <w:vAlign w:val="center"/>
              </w:tcPr>
            </w:tcPrChange>
          </w:tcPr>
          <w:p w14:paraId="6C85626C" w14:textId="14814170" w:rsidR="002E053E" w:rsidRPr="00AD0E1A" w:rsidDel="007E0F89" w:rsidRDefault="002E053E" w:rsidP="002E053E">
            <w:pPr>
              <w:spacing w:before="0" w:line="240" w:lineRule="auto"/>
              <w:contextualSpacing w:val="0"/>
              <w:rPr>
                <w:del w:id="6042" w:author="Phuong Truong Thi" w:date="2024-10-08T18:09:00Z"/>
                <w:rFonts w:ascii="Times New Roman" w:eastAsia="Times New Roman" w:hAnsi="Times New Roman"/>
                <w:sz w:val="24"/>
                <w:szCs w:val="24"/>
                <w:lang w:val="vi-VN" w:eastAsia="vi-VN"/>
              </w:rPr>
            </w:pPr>
          </w:p>
        </w:tc>
        <w:tc>
          <w:tcPr>
            <w:tcW w:w="1063" w:type="dxa"/>
            <w:tcPrChange w:id="6043" w:author="thu nga" w:date="2024-10-01T10:49:00Z">
              <w:tcPr>
                <w:tcW w:w="1260" w:type="dxa"/>
              </w:tcPr>
            </w:tcPrChange>
          </w:tcPr>
          <w:p w14:paraId="370A0AF3" w14:textId="59E3DADA" w:rsidR="002E053E" w:rsidRPr="005A1514" w:rsidDel="007E0F89" w:rsidRDefault="002E053E" w:rsidP="002E053E">
            <w:pPr>
              <w:spacing w:before="0" w:line="240" w:lineRule="auto"/>
              <w:contextualSpacing w:val="0"/>
              <w:jc w:val="center"/>
              <w:rPr>
                <w:del w:id="6044" w:author="Phuong Truong Thi" w:date="2024-10-08T18:09:00Z"/>
                <w:rFonts w:ascii="Times New Roman" w:eastAsia="Times New Roman" w:hAnsi="Times New Roman"/>
                <w:sz w:val="24"/>
                <w:szCs w:val="24"/>
                <w:lang w:eastAsia="vi-VN"/>
              </w:rPr>
            </w:pPr>
            <w:del w:id="6045"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B4A30E5" w14:textId="7F6E2CF7" w:rsidTr="7F5A6C64">
        <w:trPr>
          <w:trHeight w:val="276"/>
          <w:del w:id="6046" w:author="Phuong Truong Thi" w:date="2024-10-08T18:09:00Z"/>
          <w:trPrChange w:id="6047" w:author="thu nga" w:date="2024-10-01T10:49:00Z">
            <w:trPr>
              <w:gridBefore w:val="3"/>
              <w:gridAfter w:val="0"/>
              <w:trHeight w:val="276"/>
            </w:trPr>
          </w:trPrChange>
        </w:trPr>
        <w:tc>
          <w:tcPr>
            <w:tcW w:w="720" w:type="dxa"/>
            <w:shd w:val="clear" w:color="auto" w:fill="auto"/>
            <w:vAlign w:val="center"/>
            <w:tcPrChange w:id="6048" w:author="thu nga" w:date="2024-10-01T10:49:00Z">
              <w:tcPr>
                <w:tcW w:w="720" w:type="dxa"/>
                <w:shd w:val="clear" w:color="auto" w:fill="auto"/>
                <w:vAlign w:val="center"/>
              </w:tcPr>
            </w:tcPrChange>
          </w:tcPr>
          <w:p w14:paraId="56F751BD" w14:textId="307AEB6E" w:rsidR="002E053E" w:rsidRPr="005A1D22" w:rsidDel="007E0F89" w:rsidRDefault="002E053E" w:rsidP="002E053E">
            <w:pPr>
              <w:pStyle w:val="ListParagraph"/>
              <w:numPr>
                <w:ilvl w:val="0"/>
                <w:numId w:val="61"/>
              </w:numPr>
              <w:spacing w:before="0" w:line="240" w:lineRule="auto"/>
              <w:contextualSpacing w:val="0"/>
              <w:jc w:val="left"/>
              <w:rPr>
                <w:del w:id="6049" w:author="Phuong Truong Thi" w:date="2024-10-08T18:09:00Z"/>
                <w:rFonts w:eastAsia="Times New Roman"/>
                <w:szCs w:val="24"/>
                <w:lang w:val="vi-VN" w:eastAsia="vi-VN"/>
              </w:rPr>
            </w:pPr>
          </w:p>
        </w:tc>
        <w:tc>
          <w:tcPr>
            <w:tcW w:w="1355" w:type="dxa"/>
            <w:gridSpan w:val="2"/>
            <w:shd w:val="clear" w:color="auto" w:fill="auto"/>
            <w:vAlign w:val="center"/>
            <w:tcPrChange w:id="6050" w:author="thu nga" w:date="2024-10-01T10:49:00Z">
              <w:tcPr>
                <w:tcW w:w="1710" w:type="dxa"/>
                <w:gridSpan w:val="3"/>
                <w:shd w:val="clear" w:color="auto" w:fill="auto"/>
                <w:vAlign w:val="center"/>
              </w:tcPr>
            </w:tcPrChange>
          </w:tcPr>
          <w:p w14:paraId="6907A1F7" w14:textId="4D97781A" w:rsidR="002E053E" w:rsidRPr="005A1D22" w:rsidDel="007E0F89" w:rsidRDefault="002E053E" w:rsidP="002E053E">
            <w:pPr>
              <w:spacing w:before="0" w:line="240" w:lineRule="auto"/>
              <w:contextualSpacing w:val="0"/>
              <w:rPr>
                <w:del w:id="6051" w:author="Phuong Truong Thi" w:date="2024-10-08T18:09:00Z"/>
                <w:rFonts w:ascii="Times New Roman" w:hAnsi="Times New Roman"/>
                <w:sz w:val="24"/>
                <w:szCs w:val="24"/>
              </w:rPr>
            </w:pPr>
            <w:del w:id="6052" w:author="Phuong Truong Thi" w:date="2024-10-08T18:09:00Z">
              <w:r w:rsidRPr="005A1D22" w:rsidDel="007E0F89">
                <w:rPr>
                  <w:rFonts w:ascii="Times New Roman" w:hAnsi="Times New Roman"/>
                  <w:sz w:val="24"/>
                  <w:szCs w:val="24"/>
                </w:rPr>
                <w:delText>Dư nợ OD</w:delText>
              </w:r>
            </w:del>
          </w:p>
        </w:tc>
        <w:tc>
          <w:tcPr>
            <w:tcW w:w="2610" w:type="dxa"/>
            <w:vAlign w:val="center"/>
            <w:tcPrChange w:id="6053" w:author="thu nga" w:date="2024-10-01T10:49:00Z">
              <w:tcPr>
                <w:tcW w:w="2610" w:type="dxa"/>
                <w:vAlign w:val="center"/>
              </w:tcPr>
            </w:tcPrChange>
          </w:tcPr>
          <w:p w14:paraId="27C097C0" w14:textId="5110A0EA" w:rsidR="002E053E" w:rsidRPr="008C1DA1" w:rsidDel="007E0F89" w:rsidRDefault="002E053E" w:rsidP="002E053E">
            <w:pPr>
              <w:spacing w:before="0" w:line="240" w:lineRule="auto"/>
              <w:contextualSpacing w:val="0"/>
              <w:rPr>
                <w:del w:id="6054" w:author="Phuong Truong Thi" w:date="2024-10-08T18:09:00Z"/>
                <w:rFonts w:ascii="Times New Roman" w:eastAsia="Times New Roman" w:hAnsi="Times New Roman"/>
                <w:sz w:val="24"/>
                <w:szCs w:val="24"/>
                <w:lang w:eastAsia="vi-VN"/>
              </w:rPr>
            </w:pPr>
            <w:del w:id="6055" w:author="Phuong Truong Thi" w:date="2024-10-08T18:09:00Z">
              <w:r w:rsidRPr="008C1DA1" w:rsidDel="007E0F89">
                <w:rPr>
                  <w:rFonts w:ascii="Times New Roman" w:hAnsi="Times New Roman"/>
                  <w:sz w:val="24"/>
                  <w:szCs w:val="24"/>
                </w:rPr>
                <w:delText>Tổng Dư nợ OD của KH tại ngày dữ liệu</w:delText>
              </w:r>
            </w:del>
          </w:p>
        </w:tc>
        <w:tc>
          <w:tcPr>
            <w:tcW w:w="1080" w:type="dxa"/>
            <w:tcPrChange w:id="6056" w:author="thu nga" w:date="2024-10-01T10:49:00Z">
              <w:tcPr>
                <w:tcW w:w="1080" w:type="dxa"/>
              </w:tcPr>
            </w:tcPrChange>
          </w:tcPr>
          <w:p w14:paraId="7863A57B" w14:textId="6498D757" w:rsidR="002E053E" w:rsidRPr="001C2FFC" w:rsidDel="007E0F89" w:rsidRDefault="002E053E" w:rsidP="002E053E">
            <w:pPr>
              <w:spacing w:before="0" w:line="240" w:lineRule="auto"/>
              <w:contextualSpacing w:val="0"/>
              <w:rPr>
                <w:del w:id="6057" w:author="Phuong Truong Thi" w:date="2024-10-08T18:09:00Z"/>
                <w:rFonts w:ascii="Times New Roman" w:eastAsia="Times New Roman" w:hAnsi="Times New Roman"/>
                <w:sz w:val="24"/>
                <w:szCs w:val="24"/>
                <w:lang w:eastAsia="vi-VN"/>
              </w:rPr>
            </w:pPr>
            <w:ins w:id="6058" w:author="thu nga" w:date="2024-09-30T15:06:00Z">
              <w:del w:id="6059" w:author="Phuong Truong Thi" w:date="2024-10-08T18:09:00Z">
                <w:r w:rsidRPr="008B71D8" w:rsidDel="007E0F89">
                  <w:rPr>
                    <w:rFonts w:ascii="Times New Roman" w:eastAsia="Times New Roman" w:hAnsi="Times New Roman"/>
                    <w:sz w:val="24"/>
                    <w:szCs w:val="24"/>
                    <w:lang w:val="vi-VN" w:eastAsia="vi-VN"/>
                  </w:rPr>
                  <w:delText>CRM</w:delText>
                </w:r>
              </w:del>
            </w:ins>
          </w:p>
        </w:tc>
        <w:tc>
          <w:tcPr>
            <w:tcW w:w="1271" w:type="dxa"/>
            <w:tcPrChange w:id="6060" w:author="thu nga" w:date="2024-10-01T10:49:00Z">
              <w:tcPr>
                <w:tcW w:w="1080" w:type="dxa"/>
                <w:gridSpan w:val="2"/>
              </w:tcPr>
            </w:tcPrChange>
          </w:tcPr>
          <w:p w14:paraId="64DD668E" w14:textId="771C0B2D" w:rsidR="002E053E" w:rsidRPr="00AD0E1A" w:rsidDel="007E0F89" w:rsidRDefault="002E053E" w:rsidP="002E053E">
            <w:pPr>
              <w:spacing w:before="0" w:line="240" w:lineRule="auto"/>
              <w:contextualSpacing w:val="0"/>
              <w:rPr>
                <w:del w:id="6061" w:author="Phuong Truong Thi" w:date="2024-10-08T18:09:00Z"/>
                <w:rFonts w:ascii="Times New Roman" w:eastAsia="Times New Roman" w:hAnsi="Times New Roman"/>
                <w:sz w:val="24"/>
                <w:szCs w:val="24"/>
                <w:lang w:eastAsia="vi-VN"/>
              </w:rPr>
            </w:pPr>
            <w:ins w:id="6062" w:author="thu nga" w:date="2024-10-01T10:34:00Z">
              <w:del w:id="6063"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064"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065" w:author="thu nga" w:date="2024-10-01T10:49:00Z">
              <w:tcPr>
                <w:tcW w:w="1890" w:type="dxa"/>
                <w:gridSpan w:val="3"/>
                <w:shd w:val="clear" w:color="auto" w:fill="auto"/>
                <w:noWrap/>
                <w:vAlign w:val="center"/>
              </w:tcPr>
            </w:tcPrChange>
          </w:tcPr>
          <w:p w14:paraId="1CB45005" w14:textId="09E5B610" w:rsidR="002E053E" w:rsidRPr="00AD0E1A" w:rsidDel="007E0F89" w:rsidRDefault="002E053E" w:rsidP="002E053E">
            <w:pPr>
              <w:spacing w:before="0" w:line="240" w:lineRule="auto"/>
              <w:contextualSpacing w:val="0"/>
              <w:rPr>
                <w:del w:id="6066" w:author="Phuong Truong Thi" w:date="2024-10-08T18:09:00Z"/>
                <w:rFonts w:ascii="Times New Roman" w:eastAsia="Times New Roman" w:hAnsi="Times New Roman"/>
                <w:sz w:val="24"/>
                <w:szCs w:val="24"/>
                <w:lang w:val="vi-VN" w:eastAsia="vi-VN"/>
              </w:rPr>
            </w:pPr>
          </w:p>
        </w:tc>
        <w:tc>
          <w:tcPr>
            <w:tcW w:w="1063" w:type="dxa"/>
            <w:tcPrChange w:id="6067" w:author="thu nga" w:date="2024-10-01T10:49:00Z">
              <w:tcPr>
                <w:tcW w:w="1260" w:type="dxa"/>
              </w:tcPr>
            </w:tcPrChange>
          </w:tcPr>
          <w:p w14:paraId="622090CB" w14:textId="51DBFC62" w:rsidR="002E053E" w:rsidRPr="00AD0E1A" w:rsidDel="007E0F89" w:rsidRDefault="002E053E" w:rsidP="002E053E">
            <w:pPr>
              <w:spacing w:before="0" w:line="240" w:lineRule="auto"/>
              <w:contextualSpacing w:val="0"/>
              <w:jc w:val="center"/>
              <w:rPr>
                <w:del w:id="6068" w:author="Phuong Truong Thi" w:date="2024-10-08T18:09:00Z"/>
                <w:rFonts w:ascii="Times New Roman" w:eastAsia="Times New Roman" w:hAnsi="Times New Roman"/>
                <w:sz w:val="24"/>
                <w:szCs w:val="24"/>
                <w:lang w:val="vi-VN" w:eastAsia="vi-VN"/>
              </w:rPr>
            </w:pPr>
            <w:del w:id="6069"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7E075CA1" w14:textId="1CEA0995" w:rsidTr="7F5A6C64">
        <w:trPr>
          <w:trHeight w:val="276"/>
          <w:del w:id="6070" w:author="Phuong Truong Thi" w:date="2024-10-08T18:09:00Z"/>
          <w:trPrChange w:id="6071" w:author="thu nga" w:date="2024-10-01T10:49:00Z">
            <w:trPr>
              <w:gridBefore w:val="3"/>
              <w:gridAfter w:val="0"/>
              <w:trHeight w:val="276"/>
            </w:trPr>
          </w:trPrChange>
        </w:trPr>
        <w:tc>
          <w:tcPr>
            <w:tcW w:w="720" w:type="dxa"/>
            <w:shd w:val="clear" w:color="auto" w:fill="auto"/>
            <w:vAlign w:val="center"/>
            <w:tcPrChange w:id="6072" w:author="thu nga" w:date="2024-10-01T10:49:00Z">
              <w:tcPr>
                <w:tcW w:w="720" w:type="dxa"/>
                <w:shd w:val="clear" w:color="auto" w:fill="auto"/>
                <w:vAlign w:val="center"/>
              </w:tcPr>
            </w:tcPrChange>
          </w:tcPr>
          <w:p w14:paraId="0B354C41" w14:textId="40BFF91D" w:rsidR="002E053E" w:rsidRPr="005A1D22" w:rsidDel="007E0F89" w:rsidRDefault="002E053E" w:rsidP="002E053E">
            <w:pPr>
              <w:pStyle w:val="ListParagraph"/>
              <w:numPr>
                <w:ilvl w:val="0"/>
                <w:numId w:val="61"/>
              </w:numPr>
              <w:spacing w:before="0" w:line="240" w:lineRule="auto"/>
              <w:contextualSpacing w:val="0"/>
              <w:jc w:val="left"/>
              <w:rPr>
                <w:del w:id="6073" w:author="Phuong Truong Thi" w:date="2024-10-08T18:09:00Z"/>
                <w:rFonts w:eastAsia="Times New Roman"/>
                <w:szCs w:val="24"/>
                <w:lang w:val="vi-VN" w:eastAsia="vi-VN"/>
              </w:rPr>
            </w:pPr>
          </w:p>
        </w:tc>
        <w:tc>
          <w:tcPr>
            <w:tcW w:w="1355" w:type="dxa"/>
            <w:gridSpan w:val="2"/>
            <w:shd w:val="clear" w:color="auto" w:fill="auto"/>
            <w:vAlign w:val="center"/>
            <w:tcPrChange w:id="6074" w:author="thu nga" w:date="2024-10-01T10:49:00Z">
              <w:tcPr>
                <w:tcW w:w="1710" w:type="dxa"/>
                <w:gridSpan w:val="3"/>
                <w:shd w:val="clear" w:color="auto" w:fill="auto"/>
                <w:vAlign w:val="center"/>
              </w:tcPr>
            </w:tcPrChange>
          </w:tcPr>
          <w:p w14:paraId="16BB1ABB" w14:textId="3F40DB3E" w:rsidR="002E053E" w:rsidRPr="005A1D22" w:rsidDel="007E0F89" w:rsidRDefault="002E053E" w:rsidP="002E053E">
            <w:pPr>
              <w:spacing w:before="0" w:line="240" w:lineRule="auto"/>
              <w:contextualSpacing w:val="0"/>
              <w:rPr>
                <w:del w:id="6075" w:author="Phuong Truong Thi" w:date="2024-10-08T18:09:00Z"/>
                <w:rFonts w:ascii="Times New Roman" w:hAnsi="Times New Roman"/>
                <w:sz w:val="24"/>
                <w:szCs w:val="24"/>
              </w:rPr>
            </w:pPr>
            <w:del w:id="6076" w:author="Phuong Truong Thi" w:date="2024-10-08T18:09:00Z">
              <w:r w:rsidRPr="005A1D22" w:rsidDel="007E0F89">
                <w:rPr>
                  <w:rFonts w:ascii="Times New Roman" w:hAnsi="Times New Roman"/>
                  <w:sz w:val="24"/>
                  <w:szCs w:val="24"/>
                </w:rPr>
                <w:delText>Dư nợ UPL</w:delText>
              </w:r>
            </w:del>
          </w:p>
        </w:tc>
        <w:tc>
          <w:tcPr>
            <w:tcW w:w="2610" w:type="dxa"/>
            <w:vAlign w:val="center"/>
            <w:tcPrChange w:id="6077" w:author="thu nga" w:date="2024-10-01T10:49:00Z">
              <w:tcPr>
                <w:tcW w:w="2610" w:type="dxa"/>
                <w:vAlign w:val="center"/>
              </w:tcPr>
            </w:tcPrChange>
          </w:tcPr>
          <w:p w14:paraId="322F6B54" w14:textId="3380F773" w:rsidR="002E053E" w:rsidRPr="008C1DA1" w:rsidDel="007E0F89" w:rsidRDefault="002E053E" w:rsidP="002E053E">
            <w:pPr>
              <w:spacing w:before="0" w:line="240" w:lineRule="auto"/>
              <w:contextualSpacing w:val="0"/>
              <w:rPr>
                <w:del w:id="6078" w:author="Phuong Truong Thi" w:date="2024-10-08T18:09:00Z"/>
                <w:rFonts w:ascii="Times New Roman" w:eastAsia="Times New Roman" w:hAnsi="Times New Roman"/>
                <w:sz w:val="24"/>
                <w:szCs w:val="24"/>
                <w:lang w:eastAsia="vi-VN"/>
              </w:rPr>
            </w:pPr>
            <w:del w:id="6079" w:author="Phuong Truong Thi" w:date="2024-10-08T18:09:00Z">
              <w:r w:rsidRPr="008C1DA1" w:rsidDel="007E0F89">
                <w:rPr>
                  <w:rFonts w:ascii="Times New Roman" w:hAnsi="Times New Roman"/>
                  <w:sz w:val="24"/>
                  <w:szCs w:val="24"/>
                </w:rPr>
                <w:delText>Tổng Dư nợ UPL của KH tại ngày dữ liệu</w:delText>
              </w:r>
            </w:del>
          </w:p>
        </w:tc>
        <w:tc>
          <w:tcPr>
            <w:tcW w:w="1080" w:type="dxa"/>
            <w:tcPrChange w:id="6080" w:author="thu nga" w:date="2024-10-01T10:49:00Z">
              <w:tcPr>
                <w:tcW w:w="1080" w:type="dxa"/>
              </w:tcPr>
            </w:tcPrChange>
          </w:tcPr>
          <w:p w14:paraId="50C7DE0D" w14:textId="57F8DB2B" w:rsidR="002E053E" w:rsidRPr="001C2FFC" w:rsidDel="007E0F89" w:rsidRDefault="002E053E" w:rsidP="002E053E">
            <w:pPr>
              <w:spacing w:before="0" w:line="240" w:lineRule="auto"/>
              <w:contextualSpacing w:val="0"/>
              <w:rPr>
                <w:del w:id="6081" w:author="Phuong Truong Thi" w:date="2024-10-08T18:09:00Z"/>
                <w:rFonts w:ascii="Times New Roman" w:eastAsia="Times New Roman" w:hAnsi="Times New Roman"/>
                <w:sz w:val="24"/>
                <w:szCs w:val="24"/>
                <w:lang w:eastAsia="vi-VN"/>
              </w:rPr>
            </w:pPr>
            <w:ins w:id="6082" w:author="thu nga" w:date="2024-09-30T15:06:00Z">
              <w:del w:id="6083" w:author="Phuong Truong Thi" w:date="2024-10-08T18:09:00Z">
                <w:r w:rsidRPr="008B71D8" w:rsidDel="007E0F89">
                  <w:rPr>
                    <w:rFonts w:ascii="Times New Roman" w:eastAsia="Times New Roman" w:hAnsi="Times New Roman"/>
                    <w:sz w:val="24"/>
                    <w:szCs w:val="24"/>
                    <w:lang w:val="vi-VN" w:eastAsia="vi-VN"/>
                  </w:rPr>
                  <w:delText>CRM</w:delText>
                </w:r>
              </w:del>
            </w:ins>
          </w:p>
        </w:tc>
        <w:tc>
          <w:tcPr>
            <w:tcW w:w="1271" w:type="dxa"/>
            <w:tcPrChange w:id="6084" w:author="thu nga" w:date="2024-10-01T10:49:00Z">
              <w:tcPr>
                <w:tcW w:w="1080" w:type="dxa"/>
                <w:gridSpan w:val="2"/>
              </w:tcPr>
            </w:tcPrChange>
          </w:tcPr>
          <w:p w14:paraId="22FD257E" w14:textId="1126BAC2" w:rsidR="002E053E" w:rsidRPr="00AD0E1A" w:rsidDel="007E0F89" w:rsidRDefault="002E053E" w:rsidP="002E053E">
            <w:pPr>
              <w:spacing w:before="0" w:line="240" w:lineRule="auto"/>
              <w:contextualSpacing w:val="0"/>
              <w:rPr>
                <w:del w:id="6085" w:author="Phuong Truong Thi" w:date="2024-10-08T18:09:00Z"/>
                <w:rFonts w:ascii="Times New Roman" w:eastAsia="Times New Roman" w:hAnsi="Times New Roman"/>
                <w:sz w:val="24"/>
                <w:szCs w:val="24"/>
                <w:lang w:eastAsia="vi-VN"/>
              </w:rPr>
            </w:pPr>
            <w:ins w:id="6086" w:author="thu nga" w:date="2024-10-01T10:34:00Z">
              <w:del w:id="6087"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088"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089" w:author="thu nga" w:date="2024-10-01T10:49:00Z">
              <w:tcPr>
                <w:tcW w:w="1890" w:type="dxa"/>
                <w:gridSpan w:val="3"/>
                <w:shd w:val="clear" w:color="auto" w:fill="auto"/>
                <w:noWrap/>
                <w:vAlign w:val="center"/>
              </w:tcPr>
            </w:tcPrChange>
          </w:tcPr>
          <w:p w14:paraId="64941708" w14:textId="15D75BE3" w:rsidR="002E053E" w:rsidRPr="00AD0E1A" w:rsidDel="007E0F89" w:rsidRDefault="002E053E" w:rsidP="002E053E">
            <w:pPr>
              <w:spacing w:before="0" w:line="240" w:lineRule="auto"/>
              <w:contextualSpacing w:val="0"/>
              <w:rPr>
                <w:del w:id="6090" w:author="Phuong Truong Thi" w:date="2024-10-08T18:09:00Z"/>
                <w:rFonts w:ascii="Times New Roman" w:eastAsia="Times New Roman" w:hAnsi="Times New Roman"/>
                <w:sz w:val="24"/>
                <w:szCs w:val="24"/>
                <w:lang w:val="vi-VN" w:eastAsia="vi-VN"/>
              </w:rPr>
            </w:pPr>
          </w:p>
        </w:tc>
        <w:tc>
          <w:tcPr>
            <w:tcW w:w="1063" w:type="dxa"/>
            <w:tcPrChange w:id="6091" w:author="thu nga" w:date="2024-10-01T10:49:00Z">
              <w:tcPr>
                <w:tcW w:w="1260" w:type="dxa"/>
              </w:tcPr>
            </w:tcPrChange>
          </w:tcPr>
          <w:p w14:paraId="707279B1" w14:textId="74E1FE69" w:rsidR="002E053E" w:rsidRPr="00AD0E1A" w:rsidDel="007E0F89" w:rsidRDefault="002E053E" w:rsidP="002E053E">
            <w:pPr>
              <w:spacing w:before="0" w:line="240" w:lineRule="auto"/>
              <w:contextualSpacing w:val="0"/>
              <w:jc w:val="center"/>
              <w:rPr>
                <w:del w:id="6092" w:author="Phuong Truong Thi" w:date="2024-10-08T18:09:00Z"/>
                <w:rFonts w:ascii="Times New Roman" w:eastAsia="Times New Roman" w:hAnsi="Times New Roman"/>
                <w:sz w:val="24"/>
                <w:szCs w:val="24"/>
                <w:lang w:val="vi-VN" w:eastAsia="vi-VN"/>
              </w:rPr>
            </w:pPr>
            <w:del w:id="6093"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2D349F6B" w14:textId="79004392" w:rsidTr="7F5A6C64">
        <w:trPr>
          <w:trHeight w:val="276"/>
          <w:del w:id="6094" w:author="Phuong Truong Thi" w:date="2024-10-08T18:09:00Z"/>
          <w:trPrChange w:id="6095" w:author="thu nga" w:date="2024-10-01T10:49:00Z">
            <w:trPr>
              <w:gridBefore w:val="3"/>
              <w:gridAfter w:val="0"/>
              <w:trHeight w:val="276"/>
            </w:trPr>
          </w:trPrChange>
        </w:trPr>
        <w:tc>
          <w:tcPr>
            <w:tcW w:w="720" w:type="dxa"/>
            <w:shd w:val="clear" w:color="auto" w:fill="auto"/>
            <w:vAlign w:val="center"/>
            <w:tcPrChange w:id="6096" w:author="thu nga" w:date="2024-10-01T10:49:00Z">
              <w:tcPr>
                <w:tcW w:w="720" w:type="dxa"/>
                <w:shd w:val="clear" w:color="auto" w:fill="auto"/>
                <w:vAlign w:val="center"/>
              </w:tcPr>
            </w:tcPrChange>
          </w:tcPr>
          <w:p w14:paraId="7110E0C3" w14:textId="597E5CA3" w:rsidR="002E053E" w:rsidRPr="005A1D22" w:rsidDel="007E0F89" w:rsidRDefault="002E053E" w:rsidP="002E053E">
            <w:pPr>
              <w:pStyle w:val="ListParagraph"/>
              <w:numPr>
                <w:ilvl w:val="0"/>
                <w:numId w:val="61"/>
              </w:numPr>
              <w:spacing w:before="0" w:line="240" w:lineRule="auto"/>
              <w:contextualSpacing w:val="0"/>
              <w:jc w:val="left"/>
              <w:rPr>
                <w:del w:id="6097" w:author="Phuong Truong Thi" w:date="2024-10-08T18:09:00Z"/>
                <w:rFonts w:eastAsia="Times New Roman"/>
                <w:szCs w:val="24"/>
                <w:lang w:val="vi-VN" w:eastAsia="vi-VN"/>
              </w:rPr>
            </w:pPr>
          </w:p>
        </w:tc>
        <w:tc>
          <w:tcPr>
            <w:tcW w:w="1355" w:type="dxa"/>
            <w:gridSpan w:val="2"/>
            <w:shd w:val="clear" w:color="auto" w:fill="auto"/>
            <w:vAlign w:val="center"/>
            <w:tcPrChange w:id="6098" w:author="thu nga" w:date="2024-10-01T10:49:00Z">
              <w:tcPr>
                <w:tcW w:w="1710" w:type="dxa"/>
                <w:gridSpan w:val="3"/>
                <w:shd w:val="clear" w:color="auto" w:fill="auto"/>
                <w:vAlign w:val="center"/>
              </w:tcPr>
            </w:tcPrChange>
          </w:tcPr>
          <w:p w14:paraId="2F8B85DD" w14:textId="74973F34" w:rsidR="002E053E" w:rsidRPr="005A1D22" w:rsidDel="007E0F89" w:rsidRDefault="002E053E" w:rsidP="002E053E">
            <w:pPr>
              <w:spacing w:before="0" w:line="240" w:lineRule="auto"/>
              <w:contextualSpacing w:val="0"/>
              <w:rPr>
                <w:del w:id="6099" w:author="Phuong Truong Thi" w:date="2024-10-08T18:09:00Z"/>
                <w:rFonts w:ascii="Times New Roman" w:hAnsi="Times New Roman"/>
                <w:sz w:val="24"/>
                <w:szCs w:val="24"/>
              </w:rPr>
            </w:pPr>
            <w:del w:id="6100" w:author="Phuong Truong Thi" w:date="2024-10-08T18:09:00Z">
              <w:r w:rsidRPr="005A1D22" w:rsidDel="007E0F89">
                <w:rPr>
                  <w:rFonts w:ascii="Times New Roman" w:hAnsi="Times New Roman"/>
                  <w:sz w:val="24"/>
                  <w:szCs w:val="24"/>
                </w:rPr>
                <w:delText>Dư nợ Home loan</w:delText>
              </w:r>
            </w:del>
          </w:p>
        </w:tc>
        <w:tc>
          <w:tcPr>
            <w:tcW w:w="2610" w:type="dxa"/>
            <w:vAlign w:val="center"/>
            <w:tcPrChange w:id="6101" w:author="thu nga" w:date="2024-10-01T10:49:00Z">
              <w:tcPr>
                <w:tcW w:w="2610" w:type="dxa"/>
                <w:vAlign w:val="center"/>
              </w:tcPr>
            </w:tcPrChange>
          </w:tcPr>
          <w:p w14:paraId="73AE9BB7" w14:textId="7A3DF850" w:rsidR="002E053E" w:rsidRPr="008C1DA1" w:rsidDel="007E0F89" w:rsidRDefault="002E053E" w:rsidP="002E053E">
            <w:pPr>
              <w:spacing w:before="0" w:line="240" w:lineRule="auto"/>
              <w:contextualSpacing w:val="0"/>
              <w:rPr>
                <w:del w:id="6102" w:author="Phuong Truong Thi" w:date="2024-10-08T18:09:00Z"/>
                <w:rFonts w:ascii="Times New Roman" w:eastAsia="Times New Roman" w:hAnsi="Times New Roman"/>
                <w:sz w:val="24"/>
                <w:szCs w:val="24"/>
                <w:lang w:eastAsia="vi-VN"/>
              </w:rPr>
            </w:pPr>
            <w:del w:id="6103" w:author="Phuong Truong Thi" w:date="2024-10-08T18:09:00Z">
              <w:r w:rsidRPr="008C1DA1" w:rsidDel="007E0F89">
                <w:rPr>
                  <w:rFonts w:ascii="Times New Roman" w:hAnsi="Times New Roman"/>
                  <w:sz w:val="24"/>
                  <w:szCs w:val="24"/>
                </w:rPr>
                <w:delText>Tổng Dư nợ Home loan của KH tại ngày dữ liệu</w:delText>
              </w:r>
            </w:del>
          </w:p>
        </w:tc>
        <w:tc>
          <w:tcPr>
            <w:tcW w:w="1080" w:type="dxa"/>
            <w:tcPrChange w:id="6104" w:author="thu nga" w:date="2024-10-01T10:49:00Z">
              <w:tcPr>
                <w:tcW w:w="1080" w:type="dxa"/>
              </w:tcPr>
            </w:tcPrChange>
          </w:tcPr>
          <w:p w14:paraId="421353AA" w14:textId="6D1690D3" w:rsidR="002E053E" w:rsidRPr="001C2FFC" w:rsidDel="007E0F89" w:rsidRDefault="002E053E" w:rsidP="002E053E">
            <w:pPr>
              <w:spacing w:before="0" w:line="240" w:lineRule="auto"/>
              <w:contextualSpacing w:val="0"/>
              <w:rPr>
                <w:del w:id="6105" w:author="Phuong Truong Thi" w:date="2024-10-08T18:09:00Z"/>
                <w:rFonts w:ascii="Times New Roman" w:eastAsia="Times New Roman" w:hAnsi="Times New Roman"/>
                <w:sz w:val="24"/>
                <w:szCs w:val="24"/>
                <w:lang w:eastAsia="vi-VN"/>
              </w:rPr>
            </w:pPr>
            <w:ins w:id="6106" w:author="thu nga" w:date="2024-09-30T15:06:00Z">
              <w:del w:id="6107" w:author="Phuong Truong Thi" w:date="2024-10-08T18:09:00Z">
                <w:r w:rsidRPr="008B71D8" w:rsidDel="007E0F89">
                  <w:rPr>
                    <w:rFonts w:ascii="Times New Roman" w:eastAsia="Times New Roman" w:hAnsi="Times New Roman"/>
                    <w:sz w:val="24"/>
                    <w:szCs w:val="24"/>
                    <w:lang w:val="vi-VN" w:eastAsia="vi-VN"/>
                  </w:rPr>
                  <w:delText>CRM</w:delText>
                </w:r>
              </w:del>
            </w:ins>
          </w:p>
        </w:tc>
        <w:tc>
          <w:tcPr>
            <w:tcW w:w="1271" w:type="dxa"/>
            <w:tcPrChange w:id="6108" w:author="thu nga" w:date="2024-10-01T10:49:00Z">
              <w:tcPr>
                <w:tcW w:w="1080" w:type="dxa"/>
                <w:gridSpan w:val="2"/>
              </w:tcPr>
            </w:tcPrChange>
          </w:tcPr>
          <w:p w14:paraId="169B2DDA" w14:textId="736B3C4A" w:rsidR="002E053E" w:rsidRPr="00AD0E1A" w:rsidDel="007E0F89" w:rsidRDefault="002E053E" w:rsidP="002E053E">
            <w:pPr>
              <w:spacing w:before="0" w:line="240" w:lineRule="auto"/>
              <w:contextualSpacing w:val="0"/>
              <w:rPr>
                <w:del w:id="6109" w:author="Phuong Truong Thi" w:date="2024-10-08T18:09:00Z"/>
                <w:rFonts w:ascii="Times New Roman" w:eastAsia="Times New Roman" w:hAnsi="Times New Roman"/>
                <w:sz w:val="24"/>
                <w:szCs w:val="24"/>
                <w:lang w:eastAsia="vi-VN"/>
              </w:rPr>
            </w:pPr>
            <w:ins w:id="6110" w:author="thu nga" w:date="2024-10-01T10:34:00Z">
              <w:del w:id="6111"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112"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113" w:author="thu nga" w:date="2024-10-01T10:49:00Z">
              <w:tcPr>
                <w:tcW w:w="1890" w:type="dxa"/>
                <w:gridSpan w:val="3"/>
                <w:shd w:val="clear" w:color="auto" w:fill="auto"/>
                <w:noWrap/>
                <w:vAlign w:val="center"/>
              </w:tcPr>
            </w:tcPrChange>
          </w:tcPr>
          <w:p w14:paraId="5A3AD15F" w14:textId="73F4E2A2" w:rsidR="002E053E" w:rsidRPr="00AD0E1A" w:rsidDel="007E0F89" w:rsidRDefault="002E053E" w:rsidP="002E053E">
            <w:pPr>
              <w:spacing w:before="0" w:line="240" w:lineRule="auto"/>
              <w:contextualSpacing w:val="0"/>
              <w:rPr>
                <w:del w:id="6114" w:author="Phuong Truong Thi" w:date="2024-10-08T18:09:00Z"/>
                <w:rFonts w:ascii="Times New Roman" w:eastAsia="Times New Roman" w:hAnsi="Times New Roman"/>
                <w:sz w:val="24"/>
                <w:szCs w:val="24"/>
                <w:lang w:val="vi-VN" w:eastAsia="vi-VN"/>
              </w:rPr>
            </w:pPr>
          </w:p>
        </w:tc>
        <w:tc>
          <w:tcPr>
            <w:tcW w:w="1063" w:type="dxa"/>
            <w:tcPrChange w:id="6115" w:author="thu nga" w:date="2024-10-01T10:49:00Z">
              <w:tcPr>
                <w:tcW w:w="1260" w:type="dxa"/>
              </w:tcPr>
            </w:tcPrChange>
          </w:tcPr>
          <w:p w14:paraId="662F084E" w14:textId="72887BBF" w:rsidR="002E053E" w:rsidRPr="00AD0E1A" w:rsidDel="007E0F89" w:rsidRDefault="002E053E" w:rsidP="002E053E">
            <w:pPr>
              <w:spacing w:before="0" w:line="240" w:lineRule="auto"/>
              <w:contextualSpacing w:val="0"/>
              <w:jc w:val="center"/>
              <w:rPr>
                <w:del w:id="6116" w:author="Phuong Truong Thi" w:date="2024-10-08T18:09:00Z"/>
                <w:rFonts w:ascii="Times New Roman" w:eastAsia="Times New Roman" w:hAnsi="Times New Roman"/>
                <w:sz w:val="24"/>
                <w:szCs w:val="24"/>
                <w:lang w:val="vi-VN" w:eastAsia="vi-VN"/>
              </w:rPr>
            </w:pPr>
            <w:del w:id="6117"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49A90732" w14:textId="00B97531" w:rsidTr="7F5A6C64">
        <w:trPr>
          <w:trHeight w:val="276"/>
          <w:del w:id="6118" w:author="Phuong Truong Thi" w:date="2024-10-08T18:09:00Z"/>
          <w:trPrChange w:id="6119" w:author="thu nga" w:date="2024-10-01T10:49:00Z">
            <w:trPr>
              <w:gridBefore w:val="3"/>
              <w:gridAfter w:val="0"/>
              <w:trHeight w:val="276"/>
            </w:trPr>
          </w:trPrChange>
        </w:trPr>
        <w:tc>
          <w:tcPr>
            <w:tcW w:w="720" w:type="dxa"/>
            <w:shd w:val="clear" w:color="auto" w:fill="auto"/>
            <w:vAlign w:val="center"/>
            <w:tcPrChange w:id="6120" w:author="thu nga" w:date="2024-10-01T10:49:00Z">
              <w:tcPr>
                <w:tcW w:w="720" w:type="dxa"/>
                <w:shd w:val="clear" w:color="auto" w:fill="auto"/>
                <w:vAlign w:val="center"/>
              </w:tcPr>
            </w:tcPrChange>
          </w:tcPr>
          <w:p w14:paraId="4B9E40EE" w14:textId="1A2D3B8A" w:rsidR="002E053E" w:rsidRPr="005A1D22" w:rsidDel="007E0F89" w:rsidRDefault="002E053E" w:rsidP="002E053E">
            <w:pPr>
              <w:pStyle w:val="ListParagraph"/>
              <w:numPr>
                <w:ilvl w:val="0"/>
                <w:numId w:val="61"/>
              </w:numPr>
              <w:spacing w:before="0" w:line="240" w:lineRule="auto"/>
              <w:contextualSpacing w:val="0"/>
              <w:jc w:val="left"/>
              <w:rPr>
                <w:del w:id="6121" w:author="Phuong Truong Thi" w:date="2024-10-08T18:09:00Z"/>
                <w:rFonts w:eastAsia="Times New Roman"/>
                <w:szCs w:val="24"/>
                <w:lang w:val="vi-VN" w:eastAsia="vi-VN"/>
              </w:rPr>
            </w:pPr>
          </w:p>
        </w:tc>
        <w:tc>
          <w:tcPr>
            <w:tcW w:w="1355" w:type="dxa"/>
            <w:gridSpan w:val="2"/>
            <w:shd w:val="clear" w:color="auto" w:fill="auto"/>
            <w:vAlign w:val="center"/>
            <w:tcPrChange w:id="6122" w:author="thu nga" w:date="2024-10-01T10:49:00Z">
              <w:tcPr>
                <w:tcW w:w="1710" w:type="dxa"/>
                <w:gridSpan w:val="3"/>
                <w:shd w:val="clear" w:color="auto" w:fill="auto"/>
                <w:vAlign w:val="center"/>
              </w:tcPr>
            </w:tcPrChange>
          </w:tcPr>
          <w:p w14:paraId="112DD23D" w14:textId="4E917FC1" w:rsidR="002E053E" w:rsidRPr="005A1D22" w:rsidDel="007E0F89" w:rsidRDefault="002E053E" w:rsidP="002E053E">
            <w:pPr>
              <w:spacing w:before="0" w:line="240" w:lineRule="auto"/>
              <w:contextualSpacing w:val="0"/>
              <w:rPr>
                <w:del w:id="6123" w:author="Phuong Truong Thi" w:date="2024-10-08T18:09:00Z"/>
                <w:rFonts w:ascii="Times New Roman" w:hAnsi="Times New Roman"/>
                <w:sz w:val="24"/>
                <w:szCs w:val="24"/>
              </w:rPr>
            </w:pPr>
            <w:del w:id="6124" w:author="Phuong Truong Thi" w:date="2024-10-08T18:09:00Z">
              <w:r w:rsidRPr="005A1D22" w:rsidDel="007E0F89">
                <w:rPr>
                  <w:rFonts w:ascii="Times New Roman" w:hAnsi="Times New Roman"/>
                  <w:sz w:val="24"/>
                  <w:szCs w:val="24"/>
                </w:rPr>
                <w:delText>Dư nợ Auto loan</w:delText>
              </w:r>
            </w:del>
          </w:p>
        </w:tc>
        <w:tc>
          <w:tcPr>
            <w:tcW w:w="2610" w:type="dxa"/>
            <w:vAlign w:val="center"/>
            <w:tcPrChange w:id="6125" w:author="thu nga" w:date="2024-10-01T10:49:00Z">
              <w:tcPr>
                <w:tcW w:w="2610" w:type="dxa"/>
                <w:vAlign w:val="center"/>
              </w:tcPr>
            </w:tcPrChange>
          </w:tcPr>
          <w:p w14:paraId="5B61EEF0" w14:textId="08187FB6" w:rsidR="002E053E" w:rsidRPr="008C1DA1" w:rsidDel="007E0F89" w:rsidRDefault="002E053E" w:rsidP="002E053E">
            <w:pPr>
              <w:spacing w:before="0" w:line="240" w:lineRule="auto"/>
              <w:contextualSpacing w:val="0"/>
              <w:rPr>
                <w:del w:id="6126" w:author="Phuong Truong Thi" w:date="2024-10-08T18:09:00Z"/>
                <w:rFonts w:ascii="Times New Roman" w:eastAsia="Times New Roman" w:hAnsi="Times New Roman"/>
                <w:sz w:val="24"/>
                <w:szCs w:val="24"/>
                <w:lang w:eastAsia="vi-VN"/>
              </w:rPr>
            </w:pPr>
            <w:del w:id="6127" w:author="Phuong Truong Thi" w:date="2024-10-08T18:09:00Z">
              <w:r w:rsidRPr="008C1DA1" w:rsidDel="007E0F89">
                <w:rPr>
                  <w:rFonts w:ascii="Times New Roman" w:hAnsi="Times New Roman"/>
                  <w:sz w:val="24"/>
                  <w:szCs w:val="24"/>
                </w:rPr>
                <w:delText>Tổng Dư nợ  Auto loan của KH tại ngày dữ liệu</w:delText>
              </w:r>
            </w:del>
          </w:p>
        </w:tc>
        <w:tc>
          <w:tcPr>
            <w:tcW w:w="1080" w:type="dxa"/>
            <w:tcPrChange w:id="6128" w:author="thu nga" w:date="2024-10-01T10:49:00Z">
              <w:tcPr>
                <w:tcW w:w="1080" w:type="dxa"/>
              </w:tcPr>
            </w:tcPrChange>
          </w:tcPr>
          <w:p w14:paraId="37BE94D2" w14:textId="1B8C2EA6" w:rsidR="002E053E" w:rsidRPr="001C2FFC" w:rsidDel="007E0F89" w:rsidRDefault="002E053E" w:rsidP="002E053E">
            <w:pPr>
              <w:spacing w:before="0" w:line="240" w:lineRule="auto"/>
              <w:contextualSpacing w:val="0"/>
              <w:rPr>
                <w:del w:id="6129" w:author="Phuong Truong Thi" w:date="2024-10-08T18:09:00Z"/>
                <w:rFonts w:ascii="Times New Roman" w:eastAsia="Times New Roman" w:hAnsi="Times New Roman"/>
                <w:sz w:val="24"/>
                <w:szCs w:val="24"/>
                <w:lang w:eastAsia="vi-VN"/>
              </w:rPr>
            </w:pPr>
            <w:ins w:id="6130" w:author="thu nga" w:date="2024-09-30T15:06:00Z">
              <w:del w:id="6131" w:author="Phuong Truong Thi" w:date="2024-10-08T18:09:00Z">
                <w:r w:rsidRPr="008B71D8" w:rsidDel="007E0F89">
                  <w:rPr>
                    <w:rFonts w:ascii="Times New Roman" w:eastAsia="Times New Roman" w:hAnsi="Times New Roman"/>
                    <w:sz w:val="24"/>
                    <w:szCs w:val="24"/>
                    <w:lang w:val="vi-VN" w:eastAsia="vi-VN"/>
                  </w:rPr>
                  <w:delText>CRM</w:delText>
                </w:r>
              </w:del>
            </w:ins>
          </w:p>
        </w:tc>
        <w:tc>
          <w:tcPr>
            <w:tcW w:w="1271" w:type="dxa"/>
            <w:tcPrChange w:id="6132" w:author="thu nga" w:date="2024-10-01T10:49:00Z">
              <w:tcPr>
                <w:tcW w:w="1080" w:type="dxa"/>
                <w:gridSpan w:val="2"/>
              </w:tcPr>
            </w:tcPrChange>
          </w:tcPr>
          <w:p w14:paraId="25E73798" w14:textId="62658242" w:rsidR="002E053E" w:rsidRPr="00AD0E1A" w:rsidDel="007E0F89" w:rsidRDefault="002E053E" w:rsidP="002E053E">
            <w:pPr>
              <w:spacing w:before="0" w:line="240" w:lineRule="auto"/>
              <w:contextualSpacing w:val="0"/>
              <w:rPr>
                <w:del w:id="6133" w:author="Phuong Truong Thi" w:date="2024-10-08T18:09:00Z"/>
                <w:rFonts w:ascii="Times New Roman" w:eastAsia="Times New Roman" w:hAnsi="Times New Roman"/>
                <w:sz w:val="24"/>
                <w:szCs w:val="24"/>
                <w:lang w:eastAsia="vi-VN"/>
              </w:rPr>
            </w:pPr>
            <w:ins w:id="6134" w:author="thu nga" w:date="2024-10-01T10:34:00Z">
              <w:del w:id="6135"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136"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137" w:author="thu nga" w:date="2024-10-01T10:49:00Z">
              <w:tcPr>
                <w:tcW w:w="1890" w:type="dxa"/>
                <w:gridSpan w:val="3"/>
                <w:shd w:val="clear" w:color="auto" w:fill="auto"/>
                <w:noWrap/>
                <w:vAlign w:val="center"/>
              </w:tcPr>
            </w:tcPrChange>
          </w:tcPr>
          <w:p w14:paraId="324C75FF" w14:textId="6B4301B4" w:rsidR="002E053E" w:rsidRPr="00AD0E1A" w:rsidDel="007E0F89" w:rsidRDefault="002E053E" w:rsidP="002E053E">
            <w:pPr>
              <w:spacing w:before="0" w:line="240" w:lineRule="auto"/>
              <w:contextualSpacing w:val="0"/>
              <w:rPr>
                <w:del w:id="6138" w:author="Phuong Truong Thi" w:date="2024-10-08T18:09:00Z"/>
                <w:rFonts w:ascii="Times New Roman" w:eastAsia="Times New Roman" w:hAnsi="Times New Roman"/>
                <w:sz w:val="24"/>
                <w:szCs w:val="24"/>
                <w:lang w:val="vi-VN" w:eastAsia="vi-VN"/>
              </w:rPr>
            </w:pPr>
          </w:p>
        </w:tc>
        <w:tc>
          <w:tcPr>
            <w:tcW w:w="1063" w:type="dxa"/>
            <w:tcPrChange w:id="6139" w:author="thu nga" w:date="2024-10-01T10:49:00Z">
              <w:tcPr>
                <w:tcW w:w="1260" w:type="dxa"/>
              </w:tcPr>
            </w:tcPrChange>
          </w:tcPr>
          <w:p w14:paraId="04ECE767" w14:textId="549C06B0" w:rsidR="002E053E" w:rsidRPr="00AD0E1A" w:rsidDel="007E0F89" w:rsidRDefault="002E053E" w:rsidP="002E053E">
            <w:pPr>
              <w:spacing w:before="0" w:line="240" w:lineRule="auto"/>
              <w:contextualSpacing w:val="0"/>
              <w:jc w:val="center"/>
              <w:rPr>
                <w:del w:id="6140" w:author="Phuong Truong Thi" w:date="2024-10-08T18:09:00Z"/>
                <w:rFonts w:ascii="Times New Roman" w:eastAsia="Times New Roman" w:hAnsi="Times New Roman"/>
                <w:sz w:val="24"/>
                <w:szCs w:val="24"/>
                <w:lang w:val="vi-VN" w:eastAsia="vi-VN"/>
              </w:rPr>
            </w:pPr>
            <w:del w:id="6141"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0249486F" w14:textId="32B1B999" w:rsidTr="7F5A6C64">
        <w:trPr>
          <w:trHeight w:val="276"/>
          <w:del w:id="6142" w:author="Phuong Truong Thi" w:date="2024-10-08T18:09:00Z"/>
          <w:trPrChange w:id="6143" w:author="thu nga" w:date="2024-10-01T10:49:00Z">
            <w:trPr>
              <w:gridBefore w:val="3"/>
              <w:gridAfter w:val="0"/>
              <w:trHeight w:val="276"/>
            </w:trPr>
          </w:trPrChange>
        </w:trPr>
        <w:tc>
          <w:tcPr>
            <w:tcW w:w="720" w:type="dxa"/>
            <w:shd w:val="clear" w:color="auto" w:fill="auto"/>
            <w:vAlign w:val="center"/>
            <w:tcPrChange w:id="6144" w:author="thu nga" w:date="2024-10-01T10:49:00Z">
              <w:tcPr>
                <w:tcW w:w="720" w:type="dxa"/>
                <w:shd w:val="clear" w:color="auto" w:fill="auto"/>
                <w:vAlign w:val="center"/>
              </w:tcPr>
            </w:tcPrChange>
          </w:tcPr>
          <w:p w14:paraId="348AE77B" w14:textId="65D197D0" w:rsidR="002E053E" w:rsidRPr="005A1D22" w:rsidDel="007E0F89" w:rsidRDefault="002E053E" w:rsidP="002E053E">
            <w:pPr>
              <w:pStyle w:val="ListParagraph"/>
              <w:numPr>
                <w:ilvl w:val="0"/>
                <w:numId w:val="61"/>
              </w:numPr>
              <w:spacing w:before="0" w:line="240" w:lineRule="auto"/>
              <w:contextualSpacing w:val="0"/>
              <w:jc w:val="left"/>
              <w:rPr>
                <w:del w:id="6145" w:author="Phuong Truong Thi" w:date="2024-10-08T18:09:00Z"/>
                <w:rFonts w:eastAsia="Times New Roman"/>
                <w:szCs w:val="24"/>
                <w:lang w:val="vi-VN" w:eastAsia="vi-VN"/>
              </w:rPr>
            </w:pPr>
          </w:p>
        </w:tc>
        <w:tc>
          <w:tcPr>
            <w:tcW w:w="1355" w:type="dxa"/>
            <w:gridSpan w:val="2"/>
            <w:shd w:val="clear" w:color="auto" w:fill="auto"/>
            <w:vAlign w:val="center"/>
            <w:tcPrChange w:id="6146" w:author="thu nga" w:date="2024-10-01T10:49:00Z">
              <w:tcPr>
                <w:tcW w:w="1710" w:type="dxa"/>
                <w:gridSpan w:val="3"/>
                <w:shd w:val="clear" w:color="auto" w:fill="auto"/>
                <w:vAlign w:val="center"/>
              </w:tcPr>
            </w:tcPrChange>
          </w:tcPr>
          <w:p w14:paraId="4FDF255C" w14:textId="490F3DC2" w:rsidR="002E053E" w:rsidRPr="005A1D22" w:rsidDel="007E0F89" w:rsidRDefault="002E053E" w:rsidP="002E053E">
            <w:pPr>
              <w:spacing w:before="0" w:line="240" w:lineRule="auto"/>
              <w:contextualSpacing w:val="0"/>
              <w:rPr>
                <w:del w:id="6147" w:author="Phuong Truong Thi" w:date="2024-10-08T18:09:00Z"/>
                <w:rFonts w:ascii="Times New Roman" w:hAnsi="Times New Roman"/>
                <w:sz w:val="24"/>
                <w:szCs w:val="24"/>
              </w:rPr>
            </w:pPr>
            <w:del w:id="6148" w:author="Phuong Truong Thi" w:date="2024-10-08T18:09:00Z">
              <w:r w:rsidRPr="005A1D22" w:rsidDel="007E0F89">
                <w:rPr>
                  <w:rFonts w:ascii="Times New Roman" w:hAnsi="Times New Roman"/>
                  <w:sz w:val="24"/>
                  <w:szCs w:val="24"/>
                </w:rPr>
                <w:delText>Dư nợ Bussiness loan</w:delText>
              </w:r>
            </w:del>
          </w:p>
        </w:tc>
        <w:tc>
          <w:tcPr>
            <w:tcW w:w="2610" w:type="dxa"/>
            <w:vAlign w:val="center"/>
            <w:tcPrChange w:id="6149" w:author="thu nga" w:date="2024-10-01T10:49:00Z">
              <w:tcPr>
                <w:tcW w:w="2610" w:type="dxa"/>
                <w:vAlign w:val="center"/>
              </w:tcPr>
            </w:tcPrChange>
          </w:tcPr>
          <w:p w14:paraId="5D8899C0" w14:textId="43CAD751" w:rsidR="002E053E" w:rsidRPr="008C1DA1" w:rsidDel="007E0F89" w:rsidRDefault="002E053E" w:rsidP="002E053E">
            <w:pPr>
              <w:spacing w:before="0" w:line="240" w:lineRule="auto"/>
              <w:contextualSpacing w:val="0"/>
              <w:rPr>
                <w:del w:id="6150" w:author="Phuong Truong Thi" w:date="2024-10-08T18:09:00Z"/>
                <w:rFonts w:ascii="Times New Roman" w:eastAsia="Times New Roman" w:hAnsi="Times New Roman"/>
                <w:sz w:val="24"/>
                <w:szCs w:val="24"/>
                <w:lang w:eastAsia="vi-VN"/>
              </w:rPr>
            </w:pPr>
            <w:del w:id="6151" w:author="Phuong Truong Thi" w:date="2024-10-08T18:09:00Z">
              <w:r w:rsidRPr="008C1DA1" w:rsidDel="007E0F89">
                <w:rPr>
                  <w:rFonts w:ascii="Times New Roman" w:hAnsi="Times New Roman"/>
                  <w:sz w:val="24"/>
                  <w:szCs w:val="24"/>
                </w:rPr>
                <w:delText>Tổng Dư nợ Bussiness loan của KH tại ngày dữ liệu</w:delText>
              </w:r>
            </w:del>
          </w:p>
        </w:tc>
        <w:tc>
          <w:tcPr>
            <w:tcW w:w="1080" w:type="dxa"/>
            <w:tcPrChange w:id="6152" w:author="thu nga" w:date="2024-10-01T10:49:00Z">
              <w:tcPr>
                <w:tcW w:w="1080" w:type="dxa"/>
              </w:tcPr>
            </w:tcPrChange>
          </w:tcPr>
          <w:p w14:paraId="6F8BE0B2" w14:textId="0B4F6A8B" w:rsidR="002E053E" w:rsidRPr="001C2FFC" w:rsidDel="007E0F89" w:rsidRDefault="002E053E" w:rsidP="002E053E">
            <w:pPr>
              <w:spacing w:before="0" w:line="240" w:lineRule="auto"/>
              <w:contextualSpacing w:val="0"/>
              <w:rPr>
                <w:del w:id="6153" w:author="Phuong Truong Thi" w:date="2024-10-08T18:09:00Z"/>
                <w:rFonts w:ascii="Times New Roman" w:eastAsia="Times New Roman" w:hAnsi="Times New Roman"/>
                <w:sz w:val="24"/>
                <w:szCs w:val="24"/>
                <w:lang w:eastAsia="vi-VN"/>
              </w:rPr>
            </w:pPr>
            <w:ins w:id="6154" w:author="thu nga" w:date="2024-09-30T15:06:00Z">
              <w:del w:id="6155" w:author="Phuong Truong Thi" w:date="2024-10-08T18:09:00Z">
                <w:r w:rsidRPr="00374F9B" w:rsidDel="007E0F89">
                  <w:rPr>
                    <w:rFonts w:ascii="Times New Roman" w:eastAsia="Times New Roman" w:hAnsi="Times New Roman"/>
                    <w:sz w:val="24"/>
                    <w:szCs w:val="24"/>
                    <w:lang w:val="vi-VN" w:eastAsia="vi-VN"/>
                  </w:rPr>
                  <w:delText>CRM</w:delText>
                </w:r>
              </w:del>
            </w:ins>
          </w:p>
        </w:tc>
        <w:tc>
          <w:tcPr>
            <w:tcW w:w="1271" w:type="dxa"/>
            <w:tcPrChange w:id="6156" w:author="thu nga" w:date="2024-10-01T10:49:00Z">
              <w:tcPr>
                <w:tcW w:w="1080" w:type="dxa"/>
                <w:gridSpan w:val="2"/>
              </w:tcPr>
            </w:tcPrChange>
          </w:tcPr>
          <w:p w14:paraId="3EA925CB" w14:textId="16455118" w:rsidR="002E053E" w:rsidRPr="00AD0E1A" w:rsidDel="007E0F89" w:rsidRDefault="002E053E" w:rsidP="002E053E">
            <w:pPr>
              <w:spacing w:before="0" w:line="240" w:lineRule="auto"/>
              <w:contextualSpacing w:val="0"/>
              <w:rPr>
                <w:del w:id="6157" w:author="Phuong Truong Thi" w:date="2024-10-08T18:09:00Z"/>
                <w:rFonts w:ascii="Times New Roman" w:eastAsia="Times New Roman" w:hAnsi="Times New Roman"/>
                <w:sz w:val="24"/>
                <w:szCs w:val="24"/>
                <w:lang w:eastAsia="vi-VN"/>
              </w:rPr>
            </w:pPr>
            <w:ins w:id="6158" w:author="thu nga" w:date="2024-10-01T10:34:00Z">
              <w:del w:id="6159"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160"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161" w:author="thu nga" w:date="2024-10-01T10:49:00Z">
              <w:tcPr>
                <w:tcW w:w="1890" w:type="dxa"/>
                <w:gridSpan w:val="3"/>
                <w:shd w:val="clear" w:color="auto" w:fill="auto"/>
                <w:noWrap/>
                <w:vAlign w:val="center"/>
              </w:tcPr>
            </w:tcPrChange>
          </w:tcPr>
          <w:p w14:paraId="7A1BC1BF" w14:textId="7C44BC27" w:rsidR="002E053E" w:rsidRPr="00AD0E1A" w:rsidDel="007E0F89" w:rsidRDefault="002E053E" w:rsidP="002E053E">
            <w:pPr>
              <w:spacing w:before="0" w:line="240" w:lineRule="auto"/>
              <w:contextualSpacing w:val="0"/>
              <w:rPr>
                <w:del w:id="6162" w:author="Phuong Truong Thi" w:date="2024-10-08T18:09:00Z"/>
                <w:rFonts w:ascii="Times New Roman" w:eastAsia="Times New Roman" w:hAnsi="Times New Roman"/>
                <w:sz w:val="24"/>
                <w:szCs w:val="24"/>
                <w:lang w:val="vi-VN" w:eastAsia="vi-VN"/>
              </w:rPr>
            </w:pPr>
          </w:p>
        </w:tc>
        <w:tc>
          <w:tcPr>
            <w:tcW w:w="1063" w:type="dxa"/>
            <w:tcPrChange w:id="6163" w:author="thu nga" w:date="2024-10-01T10:49:00Z">
              <w:tcPr>
                <w:tcW w:w="1260" w:type="dxa"/>
              </w:tcPr>
            </w:tcPrChange>
          </w:tcPr>
          <w:p w14:paraId="3C3CBBAE" w14:textId="4EAF35DA" w:rsidR="002E053E" w:rsidRPr="00AD0E1A" w:rsidDel="007E0F89" w:rsidRDefault="002E053E" w:rsidP="002E053E">
            <w:pPr>
              <w:spacing w:before="0" w:line="240" w:lineRule="auto"/>
              <w:contextualSpacing w:val="0"/>
              <w:jc w:val="center"/>
              <w:rPr>
                <w:del w:id="6164" w:author="Phuong Truong Thi" w:date="2024-10-08T18:09:00Z"/>
                <w:rFonts w:ascii="Times New Roman" w:eastAsia="Times New Roman" w:hAnsi="Times New Roman"/>
                <w:sz w:val="24"/>
                <w:szCs w:val="24"/>
                <w:lang w:val="vi-VN" w:eastAsia="vi-VN"/>
              </w:rPr>
            </w:pPr>
            <w:del w:id="6165" w:author="Phuong Truong Thi" w:date="2024-10-08T18:09:00Z">
              <w:r w:rsidDel="007E0F89">
                <w:rPr>
                  <w:rFonts w:ascii="Times New Roman" w:eastAsia="Times New Roman" w:hAnsi="Times New Roman"/>
                  <w:sz w:val="24"/>
                  <w:szCs w:val="24"/>
                  <w:lang w:eastAsia="vi-VN"/>
                </w:rPr>
                <w:delText>N</w:delText>
              </w:r>
            </w:del>
          </w:p>
        </w:tc>
      </w:tr>
      <w:tr w:rsidR="002E053E" w:rsidRPr="00AD0E1A" w:rsidDel="007E0F89" w14:paraId="267B644F" w14:textId="0FECFE3C" w:rsidTr="7F5A6C64">
        <w:trPr>
          <w:trHeight w:val="276"/>
          <w:del w:id="6166" w:author="Phuong Truong Thi" w:date="2024-10-08T18:09:00Z"/>
          <w:trPrChange w:id="6167" w:author="thu nga" w:date="2024-10-01T10:49:00Z">
            <w:trPr>
              <w:gridBefore w:val="3"/>
              <w:gridAfter w:val="0"/>
              <w:trHeight w:val="276"/>
            </w:trPr>
          </w:trPrChange>
        </w:trPr>
        <w:tc>
          <w:tcPr>
            <w:tcW w:w="720" w:type="dxa"/>
            <w:shd w:val="clear" w:color="auto" w:fill="auto"/>
            <w:vAlign w:val="center"/>
            <w:tcPrChange w:id="6168" w:author="thu nga" w:date="2024-10-01T10:49:00Z">
              <w:tcPr>
                <w:tcW w:w="720" w:type="dxa"/>
                <w:shd w:val="clear" w:color="auto" w:fill="auto"/>
                <w:vAlign w:val="center"/>
              </w:tcPr>
            </w:tcPrChange>
          </w:tcPr>
          <w:p w14:paraId="07D22BDC" w14:textId="6729EE68" w:rsidR="002E053E" w:rsidRPr="005A1D22" w:rsidDel="007E0F89" w:rsidRDefault="002E053E" w:rsidP="002E053E">
            <w:pPr>
              <w:pStyle w:val="ListParagraph"/>
              <w:numPr>
                <w:ilvl w:val="0"/>
                <w:numId w:val="61"/>
              </w:numPr>
              <w:spacing w:before="0" w:line="240" w:lineRule="auto"/>
              <w:contextualSpacing w:val="0"/>
              <w:jc w:val="left"/>
              <w:rPr>
                <w:del w:id="6169" w:author="Phuong Truong Thi" w:date="2024-10-08T18:09:00Z"/>
                <w:rFonts w:eastAsia="Times New Roman"/>
                <w:szCs w:val="24"/>
                <w:lang w:val="vi-VN" w:eastAsia="vi-VN"/>
              </w:rPr>
            </w:pPr>
          </w:p>
        </w:tc>
        <w:tc>
          <w:tcPr>
            <w:tcW w:w="1355" w:type="dxa"/>
            <w:gridSpan w:val="2"/>
            <w:shd w:val="clear" w:color="auto" w:fill="auto"/>
            <w:vAlign w:val="center"/>
            <w:tcPrChange w:id="6170" w:author="thu nga" w:date="2024-10-01T10:49:00Z">
              <w:tcPr>
                <w:tcW w:w="1710" w:type="dxa"/>
                <w:gridSpan w:val="3"/>
                <w:shd w:val="clear" w:color="auto" w:fill="auto"/>
                <w:vAlign w:val="center"/>
              </w:tcPr>
            </w:tcPrChange>
          </w:tcPr>
          <w:p w14:paraId="24E95E8E" w14:textId="4A2D84DE" w:rsidR="002E053E" w:rsidRPr="005A1D22" w:rsidDel="007E0F89" w:rsidRDefault="002E053E" w:rsidP="002E053E">
            <w:pPr>
              <w:spacing w:before="0" w:line="240" w:lineRule="auto"/>
              <w:contextualSpacing w:val="0"/>
              <w:rPr>
                <w:del w:id="6171" w:author="Phuong Truong Thi" w:date="2024-10-08T18:09:00Z"/>
                <w:rFonts w:ascii="Times New Roman" w:hAnsi="Times New Roman"/>
                <w:sz w:val="24"/>
                <w:szCs w:val="24"/>
              </w:rPr>
            </w:pPr>
            <w:del w:id="6172" w:author="Phuong Truong Thi" w:date="2024-10-08T18:09:00Z">
              <w:r w:rsidRPr="005A1D22" w:rsidDel="007E0F89">
                <w:rPr>
                  <w:rFonts w:ascii="Times New Roman" w:hAnsi="Times New Roman"/>
                  <w:sz w:val="24"/>
                  <w:szCs w:val="24"/>
                </w:rPr>
                <w:delText>Dư nợ Consumption loan</w:delText>
              </w:r>
            </w:del>
          </w:p>
        </w:tc>
        <w:tc>
          <w:tcPr>
            <w:tcW w:w="2610" w:type="dxa"/>
            <w:vAlign w:val="center"/>
            <w:tcPrChange w:id="6173" w:author="thu nga" w:date="2024-10-01T10:49:00Z">
              <w:tcPr>
                <w:tcW w:w="2610" w:type="dxa"/>
                <w:vAlign w:val="center"/>
              </w:tcPr>
            </w:tcPrChange>
          </w:tcPr>
          <w:p w14:paraId="1A501128" w14:textId="24A07804" w:rsidR="002E053E" w:rsidRPr="008C1DA1" w:rsidDel="007E0F89" w:rsidRDefault="002E053E" w:rsidP="002E053E">
            <w:pPr>
              <w:spacing w:before="0" w:line="240" w:lineRule="auto"/>
              <w:contextualSpacing w:val="0"/>
              <w:rPr>
                <w:del w:id="6174" w:author="Phuong Truong Thi" w:date="2024-10-08T18:09:00Z"/>
                <w:rFonts w:ascii="Times New Roman" w:eastAsia="Times New Roman" w:hAnsi="Times New Roman"/>
                <w:sz w:val="24"/>
                <w:szCs w:val="24"/>
                <w:lang w:eastAsia="vi-VN"/>
              </w:rPr>
            </w:pPr>
            <w:del w:id="6175" w:author="Phuong Truong Thi" w:date="2024-10-08T18:09:00Z">
              <w:r w:rsidRPr="008C1DA1" w:rsidDel="007E0F89">
                <w:rPr>
                  <w:rFonts w:ascii="Times New Roman" w:hAnsi="Times New Roman"/>
                  <w:sz w:val="24"/>
                  <w:szCs w:val="24"/>
                </w:rPr>
                <w:delText>Tổng Dư nợ Consumption loan của KH tại ngày dữ liệu</w:delText>
              </w:r>
            </w:del>
          </w:p>
        </w:tc>
        <w:tc>
          <w:tcPr>
            <w:tcW w:w="1080" w:type="dxa"/>
            <w:tcPrChange w:id="6176" w:author="thu nga" w:date="2024-10-01T10:49:00Z">
              <w:tcPr>
                <w:tcW w:w="1080" w:type="dxa"/>
              </w:tcPr>
            </w:tcPrChange>
          </w:tcPr>
          <w:p w14:paraId="53FF41A8" w14:textId="306F503F" w:rsidR="002E053E" w:rsidRPr="001C2FFC" w:rsidDel="007E0F89" w:rsidRDefault="002E053E" w:rsidP="002E053E">
            <w:pPr>
              <w:spacing w:before="0" w:line="240" w:lineRule="auto"/>
              <w:contextualSpacing w:val="0"/>
              <w:rPr>
                <w:del w:id="6177" w:author="Phuong Truong Thi" w:date="2024-10-08T18:09:00Z"/>
                <w:rFonts w:ascii="Times New Roman" w:eastAsia="Times New Roman" w:hAnsi="Times New Roman"/>
                <w:sz w:val="24"/>
                <w:szCs w:val="24"/>
                <w:lang w:eastAsia="vi-VN"/>
              </w:rPr>
            </w:pPr>
            <w:ins w:id="6178" w:author="thu nga" w:date="2024-09-30T15:06:00Z">
              <w:del w:id="6179" w:author="Phuong Truong Thi" w:date="2024-10-08T18:09:00Z">
                <w:r w:rsidRPr="00374F9B" w:rsidDel="007E0F89">
                  <w:rPr>
                    <w:rFonts w:ascii="Times New Roman" w:eastAsia="Times New Roman" w:hAnsi="Times New Roman"/>
                    <w:sz w:val="24"/>
                    <w:szCs w:val="24"/>
                    <w:lang w:val="vi-VN" w:eastAsia="vi-VN"/>
                  </w:rPr>
                  <w:delText>CRM</w:delText>
                </w:r>
              </w:del>
            </w:ins>
          </w:p>
        </w:tc>
        <w:tc>
          <w:tcPr>
            <w:tcW w:w="1271" w:type="dxa"/>
            <w:tcPrChange w:id="6180" w:author="thu nga" w:date="2024-10-01T10:49:00Z">
              <w:tcPr>
                <w:tcW w:w="1080" w:type="dxa"/>
                <w:gridSpan w:val="2"/>
              </w:tcPr>
            </w:tcPrChange>
          </w:tcPr>
          <w:p w14:paraId="27DD39F1" w14:textId="0FF28F4A" w:rsidR="002E053E" w:rsidRPr="00AD0E1A" w:rsidDel="007E0F89" w:rsidRDefault="002E053E" w:rsidP="002E053E">
            <w:pPr>
              <w:spacing w:before="0" w:line="240" w:lineRule="auto"/>
              <w:contextualSpacing w:val="0"/>
              <w:rPr>
                <w:del w:id="6181" w:author="Phuong Truong Thi" w:date="2024-10-08T18:09:00Z"/>
                <w:rFonts w:ascii="Times New Roman" w:eastAsia="Times New Roman" w:hAnsi="Times New Roman"/>
                <w:sz w:val="24"/>
                <w:szCs w:val="24"/>
                <w:lang w:eastAsia="vi-VN"/>
              </w:rPr>
            </w:pPr>
            <w:ins w:id="6182" w:author="thu nga" w:date="2024-10-01T10:34:00Z">
              <w:del w:id="6183" w:author="Phuong Truong Thi" w:date="2024-10-08T18:09:00Z">
                <w:r w:rsidRPr="00284437" w:rsidDel="007E0F89">
                  <w:rPr>
                    <w:rFonts w:ascii="Times New Roman" w:eastAsia="Times New Roman" w:hAnsi="Times New Roman"/>
                    <w:sz w:val="24"/>
                    <w:szCs w:val="24"/>
                    <w:lang w:val="vi-VN" w:eastAsia="vi-VN"/>
                  </w:rPr>
                  <w:delText xml:space="preserve">Currency </w:delText>
                </w:r>
              </w:del>
            </w:ins>
            <w:del w:id="6184" w:author="Phuong Truong Thi" w:date="2024-10-08T18:09:00Z">
              <w:r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185" w:author="thu nga" w:date="2024-10-01T10:49:00Z">
              <w:tcPr>
                <w:tcW w:w="1890" w:type="dxa"/>
                <w:gridSpan w:val="3"/>
                <w:shd w:val="clear" w:color="auto" w:fill="auto"/>
                <w:noWrap/>
                <w:vAlign w:val="center"/>
              </w:tcPr>
            </w:tcPrChange>
          </w:tcPr>
          <w:p w14:paraId="6D04898C" w14:textId="676FC91F" w:rsidR="002E053E" w:rsidRPr="00AD0E1A" w:rsidDel="007E0F89" w:rsidRDefault="002E053E" w:rsidP="002E053E">
            <w:pPr>
              <w:spacing w:before="0" w:line="240" w:lineRule="auto"/>
              <w:contextualSpacing w:val="0"/>
              <w:rPr>
                <w:del w:id="6186" w:author="Phuong Truong Thi" w:date="2024-10-08T18:09:00Z"/>
                <w:rFonts w:ascii="Times New Roman" w:eastAsia="Times New Roman" w:hAnsi="Times New Roman"/>
                <w:sz w:val="24"/>
                <w:szCs w:val="24"/>
                <w:lang w:val="vi-VN" w:eastAsia="vi-VN"/>
              </w:rPr>
            </w:pPr>
          </w:p>
        </w:tc>
        <w:tc>
          <w:tcPr>
            <w:tcW w:w="1063" w:type="dxa"/>
            <w:tcPrChange w:id="6187" w:author="thu nga" w:date="2024-10-01T10:49:00Z">
              <w:tcPr>
                <w:tcW w:w="1260" w:type="dxa"/>
              </w:tcPr>
            </w:tcPrChange>
          </w:tcPr>
          <w:p w14:paraId="62C05731" w14:textId="403016F1" w:rsidR="002E053E" w:rsidRPr="00AD0E1A" w:rsidDel="007E0F89" w:rsidRDefault="002E053E" w:rsidP="002E053E">
            <w:pPr>
              <w:spacing w:before="0" w:line="240" w:lineRule="auto"/>
              <w:contextualSpacing w:val="0"/>
              <w:jc w:val="center"/>
              <w:rPr>
                <w:del w:id="6188" w:author="Phuong Truong Thi" w:date="2024-10-08T18:09:00Z"/>
                <w:rFonts w:ascii="Times New Roman" w:eastAsia="Times New Roman" w:hAnsi="Times New Roman"/>
                <w:sz w:val="24"/>
                <w:szCs w:val="24"/>
                <w:lang w:val="vi-VN" w:eastAsia="vi-VN"/>
              </w:rPr>
            </w:pPr>
            <w:del w:id="6189"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5D941CE6" w14:textId="2935D1C0" w:rsidTr="7F5A6C64">
        <w:trPr>
          <w:trHeight w:val="276"/>
          <w:del w:id="6190" w:author="Phuong Truong Thi" w:date="2024-10-08T18:09:00Z"/>
          <w:trPrChange w:id="6191" w:author="thu nga" w:date="2024-10-01T10:49:00Z">
            <w:trPr>
              <w:gridBefore w:val="3"/>
              <w:gridAfter w:val="0"/>
              <w:trHeight w:val="276"/>
            </w:trPr>
          </w:trPrChange>
        </w:trPr>
        <w:tc>
          <w:tcPr>
            <w:tcW w:w="720" w:type="dxa"/>
            <w:shd w:val="clear" w:color="auto" w:fill="auto"/>
            <w:vAlign w:val="center"/>
            <w:tcPrChange w:id="6192" w:author="thu nga" w:date="2024-10-01T10:49:00Z">
              <w:tcPr>
                <w:tcW w:w="720" w:type="dxa"/>
                <w:shd w:val="clear" w:color="auto" w:fill="auto"/>
                <w:vAlign w:val="center"/>
              </w:tcPr>
            </w:tcPrChange>
          </w:tcPr>
          <w:p w14:paraId="4A0D09B2" w14:textId="11E1FFBE" w:rsidR="00FF4CD3" w:rsidRPr="005A1D22" w:rsidDel="007E0F89" w:rsidRDefault="00FF4CD3" w:rsidP="00FF4CD3">
            <w:pPr>
              <w:pStyle w:val="ListParagraph"/>
              <w:numPr>
                <w:ilvl w:val="0"/>
                <w:numId w:val="61"/>
              </w:numPr>
              <w:spacing w:before="0" w:line="240" w:lineRule="auto"/>
              <w:contextualSpacing w:val="0"/>
              <w:jc w:val="left"/>
              <w:rPr>
                <w:del w:id="6193" w:author="Phuong Truong Thi" w:date="2024-10-08T18:09:00Z"/>
                <w:rFonts w:eastAsia="Times New Roman"/>
                <w:szCs w:val="24"/>
                <w:lang w:val="vi-VN" w:eastAsia="vi-VN"/>
              </w:rPr>
            </w:pPr>
          </w:p>
        </w:tc>
        <w:tc>
          <w:tcPr>
            <w:tcW w:w="1355" w:type="dxa"/>
            <w:gridSpan w:val="2"/>
            <w:shd w:val="clear" w:color="auto" w:fill="auto"/>
            <w:vAlign w:val="center"/>
            <w:tcPrChange w:id="6194" w:author="thu nga" w:date="2024-10-01T10:49:00Z">
              <w:tcPr>
                <w:tcW w:w="1710" w:type="dxa"/>
                <w:gridSpan w:val="3"/>
                <w:shd w:val="clear" w:color="auto" w:fill="auto"/>
                <w:vAlign w:val="center"/>
              </w:tcPr>
            </w:tcPrChange>
          </w:tcPr>
          <w:p w14:paraId="7139C3C8" w14:textId="2D0B698B" w:rsidR="00FF4CD3" w:rsidRPr="005A1D22" w:rsidDel="007E0F89" w:rsidRDefault="00FF4CD3" w:rsidP="00FF4CD3">
            <w:pPr>
              <w:spacing w:before="0" w:line="240" w:lineRule="auto"/>
              <w:contextualSpacing w:val="0"/>
              <w:rPr>
                <w:del w:id="6195" w:author="Phuong Truong Thi" w:date="2024-10-08T18:09:00Z"/>
                <w:rFonts w:ascii="Times New Roman" w:hAnsi="Times New Roman"/>
                <w:sz w:val="24"/>
                <w:szCs w:val="24"/>
              </w:rPr>
            </w:pPr>
            <w:del w:id="6196" w:author="Phuong Truong Thi" w:date="2024-10-08T18:09:00Z">
              <w:r w:rsidRPr="005A1D22" w:rsidDel="007E0F89">
                <w:rPr>
                  <w:rFonts w:ascii="Times New Roman" w:hAnsi="Times New Roman"/>
                  <w:sz w:val="24"/>
                  <w:szCs w:val="24"/>
                </w:rPr>
                <w:delText>Dư nợ Passbook</w:delText>
              </w:r>
            </w:del>
          </w:p>
        </w:tc>
        <w:tc>
          <w:tcPr>
            <w:tcW w:w="2610" w:type="dxa"/>
            <w:vAlign w:val="center"/>
            <w:tcPrChange w:id="6197" w:author="thu nga" w:date="2024-10-01T10:49:00Z">
              <w:tcPr>
                <w:tcW w:w="2610" w:type="dxa"/>
                <w:vAlign w:val="center"/>
              </w:tcPr>
            </w:tcPrChange>
          </w:tcPr>
          <w:p w14:paraId="2B5AC527" w14:textId="3F6EFB66" w:rsidR="00FF4CD3" w:rsidRPr="008C1DA1" w:rsidDel="007E0F89" w:rsidRDefault="00FF4CD3" w:rsidP="00FF4CD3">
            <w:pPr>
              <w:spacing w:before="0" w:line="240" w:lineRule="auto"/>
              <w:contextualSpacing w:val="0"/>
              <w:rPr>
                <w:del w:id="6198" w:author="Phuong Truong Thi" w:date="2024-10-08T18:09:00Z"/>
                <w:rFonts w:ascii="Times New Roman" w:eastAsia="Times New Roman" w:hAnsi="Times New Roman"/>
                <w:sz w:val="24"/>
                <w:szCs w:val="24"/>
                <w:lang w:eastAsia="vi-VN"/>
              </w:rPr>
            </w:pPr>
            <w:del w:id="6199" w:author="Phuong Truong Thi" w:date="2024-10-08T18:09:00Z">
              <w:r w:rsidRPr="008C1DA1" w:rsidDel="007E0F89">
                <w:rPr>
                  <w:rFonts w:ascii="Times New Roman" w:hAnsi="Times New Roman"/>
                  <w:sz w:val="24"/>
                  <w:szCs w:val="24"/>
                </w:rPr>
                <w:delText>Tổng Dư nợ Dư nợ Passbook của KH tại ngày dữ liệu</w:delText>
              </w:r>
            </w:del>
          </w:p>
        </w:tc>
        <w:tc>
          <w:tcPr>
            <w:tcW w:w="1080" w:type="dxa"/>
            <w:tcPrChange w:id="6200" w:author="thu nga" w:date="2024-10-01T10:49:00Z">
              <w:tcPr>
                <w:tcW w:w="1080" w:type="dxa"/>
              </w:tcPr>
            </w:tcPrChange>
          </w:tcPr>
          <w:p w14:paraId="01665DE8" w14:textId="225321F9" w:rsidR="00FF4CD3" w:rsidRPr="001C2FFC" w:rsidDel="007E0F89" w:rsidRDefault="00FF4CD3" w:rsidP="00FF4CD3">
            <w:pPr>
              <w:spacing w:before="0" w:line="240" w:lineRule="auto"/>
              <w:contextualSpacing w:val="0"/>
              <w:rPr>
                <w:del w:id="6201" w:author="Phuong Truong Thi" w:date="2024-10-08T18:09:00Z"/>
                <w:rFonts w:ascii="Times New Roman" w:eastAsia="Times New Roman" w:hAnsi="Times New Roman"/>
                <w:sz w:val="24"/>
                <w:szCs w:val="24"/>
                <w:lang w:eastAsia="vi-VN"/>
              </w:rPr>
            </w:pPr>
            <w:ins w:id="6202" w:author="thu nga" w:date="2024-09-30T15:06:00Z">
              <w:del w:id="6203" w:author="Phuong Truong Thi" w:date="2024-10-08T18:09:00Z">
                <w:r w:rsidRPr="00374F9B" w:rsidDel="007E0F89">
                  <w:rPr>
                    <w:rFonts w:ascii="Times New Roman" w:eastAsia="Times New Roman" w:hAnsi="Times New Roman"/>
                    <w:sz w:val="24"/>
                    <w:szCs w:val="24"/>
                    <w:lang w:val="vi-VN" w:eastAsia="vi-VN"/>
                  </w:rPr>
                  <w:delText>CRM</w:delText>
                </w:r>
              </w:del>
            </w:ins>
          </w:p>
        </w:tc>
        <w:tc>
          <w:tcPr>
            <w:tcW w:w="1271" w:type="dxa"/>
            <w:tcPrChange w:id="6204" w:author="thu nga" w:date="2024-10-01T10:49:00Z">
              <w:tcPr>
                <w:tcW w:w="1080" w:type="dxa"/>
                <w:gridSpan w:val="2"/>
              </w:tcPr>
            </w:tcPrChange>
          </w:tcPr>
          <w:p w14:paraId="5018D2DB" w14:textId="0F938600" w:rsidR="00FF4CD3" w:rsidRPr="00AD0E1A" w:rsidDel="007E0F89" w:rsidRDefault="002E053E" w:rsidP="00FF4CD3">
            <w:pPr>
              <w:spacing w:before="0" w:line="240" w:lineRule="auto"/>
              <w:contextualSpacing w:val="0"/>
              <w:rPr>
                <w:del w:id="6205" w:author="Phuong Truong Thi" w:date="2024-10-08T18:09:00Z"/>
                <w:rFonts w:ascii="Times New Roman" w:eastAsia="Times New Roman" w:hAnsi="Times New Roman"/>
                <w:sz w:val="24"/>
                <w:szCs w:val="24"/>
                <w:lang w:eastAsia="vi-VN"/>
              </w:rPr>
            </w:pPr>
            <w:ins w:id="6206" w:author="thu nga" w:date="2024-10-01T10:34:00Z">
              <w:del w:id="6207" w:author="Phuong Truong Thi" w:date="2024-10-08T18:09:00Z">
                <w:r w:rsidDel="007E0F89">
                  <w:rPr>
                    <w:rFonts w:ascii="Times New Roman" w:eastAsia="Times New Roman" w:hAnsi="Times New Roman"/>
                    <w:sz w:val="24"/>
                    <w:szCs w:val="24"/>
                    <w:lang w:val="vi-VN" w:eastAsia="vi-VN"/>
                  </w:rPr>
                  <w:delText>Currency</w:delText>
                </w:r>
              </w:del>
            </w:ins>
            <w:del w:id="6208" w:author="Phuong Truong Thi" w:date="2024-10-08T18:09:00Z">
              <w:r w:rsidR="00FF4CD3" w:rsidRPr="001C2FFC"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209" w:author="thu nga" w:date="2024-10-01T10:49:00Z">
              <w:tcPr>
                <w:tcW w:w="1890" w:type="dxa"/>
                <w:gridSpan w:val="3"/>
                <w:shd w:val="clear" w:color="auto" w:fill="auto"/>
                <w:noWrap/>
                <w:vAlign w:val="center"/>
              </w:tcPr>
            </w:tcPrChange>
          </w:tcPr>
          <w:p w14:paraId="635DF77E" w14:textId="29885B1C" w:rsidR="00FF4CD3" w:rsidRPr="00AD0E1A" w:rsidDel="007E0F89" w:rsidRDefault="00FF4CD3" w:rsidP="00FF4CD3">
            <w:pPr>
              <w:spacing w:before="0" w:line="240" w:lineRule="auto"/>
              <w:contextualSpacing w:val="0"/>
              <w:rPr>
                <w:del w:id="6210" w:author="Phuong Truong Thi" w:date="2024-10-08T18:09:00Z"/>
                <w:rFonts w:ascii="Times New Roman" w:eastAsia="Times New Roman" w:hAnsi="Times New Roman"/>
                <w:sz w:val="24"/>
                <w:szCs w:val="24"/>
                <w:lang w:val="vi-VN" w:eastAsia="vi-VN"/>
              </w:rPr>
            </w:pPr>
          </w:p>
        </w:tc>
        <w:tc>
          <w:tcPr>
            <w:tcW w:w="1063" w:type="dxa"/>
            <w:tcPrChange w:id="6211" w:author="thu nga" w:date="2024-10-01T10:49:00Z">
              <w:tcPr>
                <w:tcW w:w="1260" w:type="dxa"/>
              </w:tcPr>
            </w:tcPrChange>
          </w:tcPr>
          <w:p w14:paraId="643CBE7C" w14:textId="2084FEF5" w:rsidR="00FF4CD3" w:rsidRPr="00AD0E1A" w:rsidDel="007E0F89" w:rsidRDefault="00FF4CD3" w:rsidP="00FF4CD3">
            <w:pPr>
              <w:spacing w:before="0" w:line="240" w:lineRule="auto"/>
              <w:contextualSpacing w:val="0"/>
              <w:jc w:val="center"/>
              <w:rPr>
                <w:del w:id="6212" w:author="Phuong Truong Thi" w:date="2024-10-08T18:09:00Z"/>
                <w:rFonts w:ascii="Times New Roman" w:eastAsia="Times New Roman" w:hAnsi="Times New Roman"/>
                <w:sz w:val="24"/>
                <w:szCs w:val="24"/>
                <w:lang w:val="vi-VN" w:eastAsia="vi-VN"/>
              </w:rPr>
            </w:pPr>
            <w:del w:id="6213" w:author="Phuong Truong Thi" w:date="2024-10-08T18:09:00Z">
              <w:r w:rsidDel="007E0F89">
                <w:rPr>
                  <w:rFonts w:ascii="Times New Roman" w:eastAsia="Times New Roman" w:hAnsi="Times New Roman"/>
                  <w:sz w:val="24"/>
                  <w:szCs w:val="24"/>
                  <w:lang w:eastAsia="vi-VN"/>
                </w:rPr>
                <w:delText>N</w:delText>
              </w:r>
            </w:del>
          </w:p>
        </w:tc>
      </w:tr>
      <w:tr w:rsidR="00FF4CD3" w:rsidRPr="001859AE" w:rsidDel="007E0F89" w14:paraId="04BC5F0E" w14:textId="330067F3" w:rsidTr="7F5A6C64">
        <w:trPr>
          <w:trHeight w:val="276"/>
          <w:del w:id="6214" w:author="Phuong Truong Thi" w:date="2024-10-08T18:09:00Z"/>
          <w:trPrChange w:id="6215" w:author="thu nga" w:date="2024-10-01T10:48:00Z">
            <w:trPr>
              <w:gridBefore w:val="3"/>
              <w:gridAfter w:val="0"/>
              <w:trHeight w:val="276"/>
            </w:trPr>
          </w:trPrChange>
        </w:trPr>
        <w:tc>
          <w:tcPr>
            <w:tcW w:w="1080" w:type="dxa"/>
            <w:gridSpan w:val="2"/>
            <w:tcPrChange w:id="6216" w:author="thu nga" w:date="2024-10-01T10:48:00Z">
              <w:tcPr>
                <w:tcW w:w="1080" w:type="dxa"/>
                <w:gridSpan w:val="3"/>
              </w:tcPr>
            </w:tcPrChange>
          </w:tcPr>
          <w:p w14:paraId="1314FDF0" w14:textId="10BC76F0" w:rsidR="00FF4CD3" w:rsidRPr="005A1D22" w:rsidDel="007E0F89" w:rsidRDefault="00FF4CD3" w:rsidP="0031151D">
            <w:pPr>
              <w:spacing w:before="0" w:line="240" w:lineRule="auto"/>
              <w:contextualSpacing w:val="0"/>
              <w:jc w:val="left"/>
              <w:rPr>
                <w:del w:id="6217" w:author="Phuong Truong Thi" w:date="2024-10-08T18:09:00Z"/>
                <w:rFonts w:ascii="Times New Roman" w:eastAsia="Times New Roman" w:hAnsi="Times New Roman"/>
                <w:sz w:val="24"/>
                <w:szCs w:val="24"/>
                <w:lang w:val="vi-VN" w:eastAsia="vi-VN"/>
              </w:rPr>
            </w:pPr>
          </w:p>
        </w:tc>
        <w:tc>
          <w:tcPr>
            <w:tcW w:w="8082" w:type="dxa"/>
            <w:gridSpan w:val="6"/>
            <w:tcPrChange w:id="6218" w:author="thu nga" w:date="2024-10-01T10:48:00Z">
              <w:tcPr>
                <w:tcW w:w="9270" w:type="dxa"/>
                <w:gridSpan w:val="9"/>
              </w:tcPr>
            </w:tcPrChange>
          </w:tcPr>
          <w:p w14:paraId="57F247E1" w14:textId="07D5E009" w:rsidR="00FF4CD3" w:rsidRPr="00273A54" w:rsidDel="007E0F89" w:rsidRDefault="00FF4CD3" w:rsidP="0031151D">
            <w:pPr>
              <w:spacing w:before="0" w:line="240" w:lineRule="auto"/>
              <w:contextualSpacing w:val="0"/>
              <w:jc w:val="left"/>
              <w:rPr>
                <w:del w:id="6219" w:author="Phuong Truong Thi" w:date="2024-10-08T18:09:00Z"/>
                <w:rFonts w:ascii="Times New Roman" w:eastAsia="Times New Roman" w:hAnsi="Times New Roman"/>
                <w:sz w:val="24"/>
                <w:szCs w:val="24"/>
                <w:lang w:val="vi-VN" w:eastAsia="vi-VN"/>
                <w:rPrChange w:id="6220" w:author="thu nga" w:date="2024-09-30T15:18:00Z">
                  <w:rPr>
                    <w:del w:id="6221" w:author="Phuong Truong Thi" w:date="2024-10-08T18:09:00Z"/>
                    <w:rFonts w:ascii="Times New Roman" w:eastAsia="Times New Roman" w:hAnsi="Times New Roman"/>
                    <w:sz w:val="24"/>
                    <w:szCs w:val="24"/>
                    <w:lang w:eastAsia="vi-VN"/>
                  </w:rPr>
                </w:rPrChange>
              </w:rPr>
            </w:pPr>
            <w:del w:id="6222" w:author="Phuong Truong Thi" w:date="2024-10-08T18:09:00Z">
              <w:r w:rsidRPr="005A1D22" w:rsidDel="007E0F89">
                <w:rPr>
                  <w:rFonts w:ascii="Times New Roman" w:eastAsia="Times New Roman" w:hAnsi="Times New Roman"/>
                  <w:sz w:val="24"/>
                  <w:szCs w:val="24"/>
                  <w:lang w:val="vi-VN" w:eastAsia="vi-VN"/>
                </w:rPr>
                <w:delText>Xếp hạng khách hàng tiềm năng EDA</w:delText>
              </w:r>
            </w:del>
          </w:p>
        </w:tc>
      </w:tr>
      <w:tr w:rsidR="00FF4CD3" w:rsidRPr="00AD0E1A" w:rsidDel="007E0F89" w14:paraId="5EC383E7" w14:textId="746E553F" w:rsidTr="7F5A6C64">
        <w:trPr>
          <w:trHeight w:val="276"/>
          <w:del w:id="6223" w:author="Phuong Truong Thi" w:date="2024-10-08T18:09:00Z"/>
          <w:trPrChange w:id="6224" w:author="thu nga" w:date="2024-10-01T10:49:00Z">
            <w:trPr>
              <w:gridBefore w:val="3"/>
              <w:gridAfter w:val="0"/>
              <w:trHeight w:val="276"/>
            </w:trPr>
          </w:trPrChange>
        </w:trPr>
        <w:tc>
          <w:tcPr>
            <w:tcW w:w="720" w:type="dxa"/>
            <w:shd w:val="clear" w:color="auto" w:fill="auto"/>
            <w:vAlign w:val="center"/>
            <w:tcPrChange w:id="6225" w:author="thu nga" w:date="2024-10-01T10:49:00Z">
              <w:tcPr>
                <w:tcW w:w="720" w:type="dxa"/>
                <w:shd w:val="clear" w:color="auto" w:fill="auto"/>
                <w:vAlign w:val="center"/>
              </w:tcPr>
            </w:tcPrChange>
          </w:tcPr>
          <w:p w14:paraId="4682AD33" w14:textId="31A0B556" w:rsidR="00FF4CD3" w:rsidRPr="005A1D22" w:rsidDel="007E0F89" w:rsidRDefault="00FF4CD3" w:rsidP="008C1DA1">
            <w:pPr>
              <w:pStyle w:val="ListParagraph"/>
              <w:numPr>
                <w:ilvl w:val="0"/>
                <w:numId w:val="61"/>
              </w:numPr>
              <w:spacing w:before="0" w:line="240" w:lineRule="auto"/>
              <w:contextualSpacing w:val="0"/>
              <w:jc w:val="left"/>
              <w:rPr>
                <w:del w:id="6226" w:author="Phuong Truong Thi" w:date="2024-10-08T18:09:00Z"/>
                <w:rFonts w:eastAsia="Times New Roman"/>
                <w:szCs w:val="24"/>
                <w:lang w:val="vi-VN" w:eastAsia="vi-VN"/>
              </w:rPr>
            </w:pPr>
          </w:p>
        </w:tc>
        <w:tc>
          <w:tcPr>
            <w:tcW w:w="1355" w:type="dxa"/>
            <w:gridSpan w:val="2"/>
            <w:shd w:val="clear" w:color="auto" w:fill="auto"/>
            <w:vAlign w:val="center"/>
            <w:tcPrChange w:id="6227" w:author="thu nga" w:date="2024-10-01T10:49:00Z">
              <w:tcPr>
                <w:tcW w:w="1710" w:type="dxa"/>
                <w:gridSpan w:val="3"/>
                <w:shd w:val="clear" w:color="auto" w:fill="auto"/>
                <w:vAlign w:val="center"/>
              </w:tcPr>
            </w:tcPrChange>
          </w:tcPr>
          <w:p w14:paraId="1E3B483C" w14:textId="4B6338E3" w:rsidR="00FF4CD3" w:rsidRPr="005A1D22" w:rsidDel="007E0F89" w:rsidRDefault="00FF4CD3" w:rsidP="008C1DA1">
            <w:pPr>
              <w:spacing w:before="0" w:line="240" w:lineRule="auto"/>
              <w:contextualSpacing w:val="0"/>
              <w:rPr>
                <w:del w:id="6228" w:author="Phuong Truong Thi" w:date="2024-10-08T18:09:00Z"/>
                <w:rFonts w:ascii="Times New Roman" w:hAnsi="Times New Roman"/>
                <w:sz w:val="24"/>
                <w:szCs w:val="24"/>
              </w:rPr>
            </w:pPr>
            <w:del w:id="6229" w:author="Phuong Truong Thi" w:date="2024-10-08T18:09:00Z">
              <w:r w:rsidRPr="005A1D22" w:rsidDel="007E0F89">
                <w:rPr>
                  <w:rFonts w:ascii="Times New Roman" w:hAnsi="Times New Roman"/>
                  <w:sz w:val="24"/>
                  <w:szCs w:val="24"/>
                </w:rPr>
                <w:delText>Điểm tiềm năng NEO</w:delText>
              </w:r>
            </w:del>
          </w:p>
        </w:tc>
        <w:tc>
          <w:tcPr>
            <w:tcW w:w="2610" w:type="dxa"/>
            <w:vAlign w:val="center"/>
            <w:tcPrChange w:id="6230" w:author="thu nga" w:date="2024-10-01T10:49:00Z">
              <w:tcPr>
                <w:tcW w:w="2610" w:type="dxa"/>
                <w:vAlign w:val="center"/>
              </w:tcPr>
            </w:tcPrChange>
          </w:tcPr>
          <w:p w14:paraId="68CC4D91" w14:textId="2EABB7E2" w:rsidR="00FF4CD3" w:rsidRPr="008C1DA1" w:rsidDel="007E0F89" w:rsidRDefault="00FF4CD3" w:rsidP="008C1DA1">
            <w:pPr>
              <w:spacing w:before="0" w:line="240" w:lineRule="auto"/>
              <w:contextualSpacing w:val="0"/>
              <w:rPr>
                <w:del w:id="6231" w:author="Phuong Truong Thi" w:date="2024-10-08T18:09:00Z"/>
                <w:rFonts w:ascii="Times New Roman" w:eastAsia="Times New Roman" w:hAnsi="Times New Roman"/>
                <w:sz w:val="24"/>
                <w:szCs w:val="24"/>
                <w:lang w:eastAsia="vi-VN"/>
              </w:rPr>
            </w:pPr>
            <w:del w:id="6232" w:author="Phuong Truong Thi" w:date="2024-10-08T18:09:00Z">
              <w:r w:rsidRPr="008C1DA1" w:rsidDel="007E0F89">
                <w:rPr>
                  <w:rFonts w:ascii="Times New Roman" w:hAnsi="Times New Roman"/>
                  <w:sz w:val="24"/>
                  <w:szCs w:val="24"/>
                </w:rPr>
                <w:delText>Ranking tiềm năng KH dựa trên thông tin trên NEO</w:delText>
              </w:r>
            </w:del>
          </w:p>
        </w:tc>
        <w:tc>
          <w:tcPr>
            <w:tcW w:w="1080" w:type="dxa"/>
            <w:tcPrChange w:id="6233" w:author="thu nga" w:date="2024-10-01T10:49:00Z">
              <w:tcPr>
                <w:tcW w:w="1080" w:type="dxa"/>
              </w:tcPr>
            </w:tcPrChange>
          </w:tcPr>
          <w:p w14:paraId="73310878" w14:textId="5C0DB292" w:rsidR="00FF4CD3" w:rsidRPr="00FF4CD3" w:rsidDel="007E0F89" w:rsidRDefault="00FF4CD3" w:rsidP="008C1DA1">
            <w:pPr>
              <w:spacing w:before="0" w:line="240" w:lineRule="auto"/>
              <w:contextualSpacing w:val="0"/>
              <w:rPr>
                <w:del w:id="6234" w:author="Phuong Truong Thi" w:date="2024-10-08T18:09:00Z"/>
                <w:rFonts w:ascii="Times New Roman" w:eastAsia="Times New Roman" w:hAnsi="Times New Roman"/>
                <w:sz w:val="24"/>
                <w:szCs w:val="24"/>
                <w:lang w:val="vi-VN" w:eastAsia="vi-VN"/>
                <w:rPrChange w:id="6235" w:author="thu nga" w:date="2024-09-30T15:06:00Z">
                  <w:rPr>
                    <w:del w:id="6236" w:author="Phuong Truong Thi" w:date="2024-10-08T18:09:00Z"/>
                    <w:rFonts w:ascii="Times New Roman" w:eastAsia="Times New Roman" w:hAnsi="Times New Roman"/>
                    <w:sz w:val="24"/>
                    <w:szCs w:val="24"/>
                    <w:lang w:eastAsia="vi-VN"/>
                  </w:rPr>
                </w:rPrChange>
              </w:rPr>
            </w:pPr>
            <w:ins w:id="6237" w:author="thu nga" w:date="2024-09-30T15:06:00Z">
              <w:del w:id="6238" w:author="Phuong Truong Thi" w:date="2024-10-08T18:09:00Z">
                <w:r w:rsidDel="007E0F89">
                  <w:rPr>
                    <w:rFonts w:ascii="Times New Roman" w:eastAsia="Times New Roman" w:hAnsi="Times New Roman"/>
                    <w:sz w:val="24"/>
                    <w:szCs w:val="24"/>
                    <w:lang w:val="vi-VN" w:eastAsia="vi-VN"/>
                  </w:rPr>
                  <w:delText>EDA</w:delText>
                </w:r>
              </w:del>
            </w:ins>
          </w:p>
        </w:tc>
        <w:tc>
          <w:tcPr>
            <w:tcW w:w="1271" w:type="dxa"/>
            <w:tcPrChange w:id="6239" w:author="thu nga" w:date="2024-10-01T10:49:00Z">
              <w:tcPr>
                <w:tcW w:w="1080" w:type="dxa"/>
                <w:gridSpan w:val="2"/>
              </w:tcPr>
            </w:tcPrChange>
          </w:tcPr>
          <w:p w14:paraId="634EDCF1" w14:textId="4FD21A90" w:rsidR="00FF4CD3" w:rsidRPr="00AD0E1A" w:rsidDel="007E0F89" w:rsidRDefault="00FF4CD3" w:rsidP="008C1DA1">
            <w:pPr>
              <w:spacing w:before="0" w:line="240" w:lineRule="auto"/>
              <w:contextualSpacing w:val="0"/>
              <w:rPr>
                <w:del w:id="6240" w:author="Phuong Truong Thi" w:date="2024-10-08T18:09:00Z"/>
                <w:rFonts w:ascii="Times New Roman" w:eastAsia="Times New Roman" w:hAnsi="Times New Roman"/>
                <w:sz w:val="24"/>
                <w:szCs w:val="24"/>
                <w:lang w:eastAsia="vi-VN"/>
              </w:rPr>
            </w:pPr>
            <w:del w:id="6241" w:author="Phuong Truong Thi" w:date="2024-10-08T18:09:00Z">
              <w:r w:rsidDel="007E0F89">
                <w:rPr>
                  <w:rFonts w:ascii="Times New Roman" w:eastAsia="Times New Roman" w:hAnsi="Times New Roman"/>
                  <w:sz w:val="24"/>
                  <w:szCs w:val="24"/>
                  <w:lang w:eastAsia="vi-VN"/>
                </w:rPr>
                <w:delText>Number</w:delText>
              </w:r>
            </w:del>
          </w:p>
        </w:tc>
        <w:tc>
          <w:tcPr>
            <w:tcW w:w="1063" w:type="dxa"/>
            <w:shd w:val="clear" w:color="auto" w:fill="auto"/>
            <w:noWrap/>
            <w:vAlign w:val="center"/>
            <w:tcPrChange w:id="6242" w:author="thu nga" w:date="2024-10-01T10:49:00Z">
              <w:tcPr>
                <w:tcW w:w="1890" w:type="dxa"/>
                <w:gridSpan w:val="3"/>
                <w:shd w:val="clear" w:color="auto" w:fill="auto"/>
                <w:noWrap/>
                <w:vAlign w:val="center"/>
              </w:tcPr>
            </w:tcPrChange>
          </w:tcPr>
          <w:p w14:paraId="637EFDC3" w14:textId="4A51F821" w:rsidR="00FF4CD3" w:rsidRPr="00AD0E1A" w:rsidDel="007E0F89" w:rsidRDefault="00FF4CD3" w:rsidP="008C1DA1">
            <w:pPr>
              <w:spacing w:before="0" w:line="240" w:lineRule="auto"/>
              <w:contextualSpacing w:val="0"/>
              <w:rPr>
                <w:del w:id="6243" w:author="Phuong Truong Thi" w:date="2024-10-08T18:09:00Z"/>
                <w:rFonts w:ascii="Times New Roman" w:eastAsia="Times New Roman" w:hAnsi="Times New Roman"/>
                <w:sz w:val="24"/>
                <w:szCs w:val="24"/>
                <w:lang w:val="vi-VN" w:eastAsia="vi-VN"/>
              </w:rPr>
            </w:pPr>
          </w:p>
        </w:tc>
        <w:tc>
          <w:tcPr>
            <w:tcW w:w="1063" w:type="dxa"/>
            <w:tcPrChange w:id="6244" w:author="thu nga" w:date="2024-10-01T10:49:00Z">
              <w:tcPr>
                <w:tcW w:w="1260" w:type="dxa"/>
              </w:tcPr>
            </w:tcPrChange>
          </w:tcPr>
          <w:p w14:paraId="55845025" w14:textId="7AB7B381" w:rsidR="00FF4CD3" w:rsidRPr="00AD0E1A" w:rsidDel="007E0F89" w:rsidRDefault="00FF4CD3" w:rsidP="008C1DA1">
            <w:pPr>
              <w:spacing w:before="0" w:line="240" w:lineRule="auto"/>
              <w:contextualSpacing w:val="0"/>
              <w:jc w:val="center"/>
              <w:rPr>
                <w:del w:id="6245" w:author="Phuong Truong Thi" w:date="2024-10-08T18:09:00Z"/>
                <w:rFonts w:ascii="Times New Roman" w:eastAsia="Times New Roman" w:hAnsi="Times New Roman"/>
                <w:sz w:val="24"/>
                <w:szCs w:val="24"/>
                <w:lang w:val="vi-VN" w:eastAsia="vi-VN"/>
              </w:rPr>
            </w:pPr>
            <w:del w:id="6246"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21FEA138" w14:textId="111C88E3" w:rsidTr="7F5A6C64">
        <w:trPr>
          <w:trHeight w:val="276"/>
          <w:del w:id="6247" w:author="Phuong Truong Thi" w:date="2024-10-08T18:09:00Z"/>
          <w:trPrChange w:id="6248" w:author="thu nga" w:date="2024-10-01T10:49:00Z">
            <w:trPr>
              <w:gridBefore w:val="3"/>
              <w:gridAfter w:val="0"/>
              <w:trHeight w:val="276"/>
            </w:trPr>
          </w:trPrChange>
        </w:trPr>
        <w:tc>
          <w:tcPr>
            <w:tcW w:w="720" w:type="dxa"/>
            <w:shd w:val="clear" w:color="auto" w:fill="auto"/>
            <w:vAlign w:val="center"/>
            <w:tcPrChange w:id="6249" w:author="thu nga" w:date="2024-10-01T10:49:00Z">
              <w:tcPr>
                <w:tcW w:w="720" w:type="dxa"/>
                <w:shd w:val="clear" w:color="auto" w:fill="auto"/>
                <w:vAlign w:val="center"/>
              </w:tcPr>
            </w:tcPrChange>
          </w:tcPr>
          <w:p w14:paraId="29D1F571" w14:textId="47C9359E" w:rsidR="00FF4CD3" w:rsidRPr="005A1D22" w:rsidDel="007E0F89" w:rsidRDefault="00FF4CD3" w:rsidP="00FF4CD3">
            <w:pPr>
              <w:pStyle w:val="ListParagraph"/>
              <w:numPr>
                <w:ilvl w:val="0"/>
                <w:numId w:val="61"/>
              </w:numPr>
              <w:spacing w:before="0" w:line="240" w:lineRule="auto"/>
              <w:contextualSpacing w:val="0"/>
              <w:jc w:val="left"/>
              <w:rPr>
                <w:del w:id="6250" w:author="Phuong Truong Thi" w:date="2024-10-08T18:09:00Z"/>
                <w:rFonts w:eastAsia="Times New Roman"/>
                <w:szCs w:val="24"/>
                <w:lang w:val="vi-VN" w:eastAsia="vi-VN"/>
              </w:rPr>
            </w:pPr>
          </w:p>
        </w:tc>
        <w:tc>
          <w:tcPr>
            <w:tcW w:w="1355" w:type="dxa"/>
            <w:gridSpan w:val="2"/>
            <w:shd w:val="clear" w:color="auto" w:fill="auto"/>
            <w:vAlign w:val="center"/>
            <w:tcPrChange w:id="6251" w:author="thu nga" w:date="2024-10-01T10:49:00Z">
              <w:tcPr>
                <w:tcW w:w="1710" w:type="dxa"/>
                <w:gridSpan w:val="3"/>
                <w:shd w:val="clear" w:color="auto" w:fill="auto"/>
                <w:vAlign w:val="center"/>
              </w:tcPr>
            </w:tcPrChange>
          </w:tcPr>
          <w:p w14:paraId="76C1CB9C" w14:textId="50BAC4B4" w:rsidR="00FF4CD3" w:rsidRPr="00763017" w:rsidDel="007E0F89" w:rsidRDefault="00FF4CD3" w:rsidP="00FF4CD3">
            <w:pPr>
              <w:spacing w:before="0" w:line="240" w:lineRule="auto"/>
              <w:contextualSpacing w:val="0"/>
              <w:rPr>
                <w:del w:id="6252" w:author="Phuong Truong Thi" w:date="2024-10-08T18:09:00Z"/>
                <w:rFonts w:ascii="Times New Roman" w:hAnsi="Times New Roman"/>
                <w:sz w:val="24"/>
                <w:szCs w:val="24"/>
                <w:lang w:val="vi-VN"/>
                <w:rPrChange w:id="6253" w:author="thu nga" w:date="2024-09-30T13:54:00Z">
                  <w:rPr>
                    <w:del w:id="6254" w:author="Phuong Truong Thi" w:date="2024-10-08T18:09:00Z"/>
                    <w:rFonts w:ascii="Times New Roman" w:hAnsi="Times New Roman"/>
                    <w:sz w:val="24"/>
                    <w:szCs w:val="24"/>
                  </w:rPr>
                </w:rPrChange>
              </w:rPr>
            </w:pPr>
            <w:del w:id="6255" w:author="Phuong Truong Thi" w:date="2024-10-08T18:09:00Z">
              <w:r w:rsidRPr="00763017" w:rsidDel="007E0F89">
                <w:rPr>
                  <w:rFonts w:ascii="Times New Roman" w:hAnsi="Times New Roman"/>
                  <w:sz w:val="24"/>
                  <w:szCs w:val="24"/>
                  <w:lang w:val="vi-VN"/>
                  <w:rPrChange w:id="6256" w:author="thu nga" w:date="2024-09-30T13:54:00Z">
                    <w:rPr>
                      <w:rFonts w:ascii="Times New Roman" w:hAnsi="Times New Roman"/>
                      <w:sz w:val="24"/>
                      <w:szCs w:val="24"/>
                    </w:rPr>
                  </w:rPrChange>
                </w:rPr>
                <w:delText>Cảnh báo tăng/giảm Casa AUM</w:delText>
              </w:r>
            </w:del>
          </w:p>
        </w:tc>
        <w:tc>
          <w:tcPr>
            <w:tcW w:w="2610" w:type="dxa"/>
            <w:vAlign w:val="center"/>
            <w:tcPrChange w:id="6257" w:author="thu nga" w:date="2024-10-01T10:49:00Z">
              <w:tcPr>
                <w:tcW w:w="2610" w:type="dxa"/>
                <w:vAlign w:val="center"/>
              </w:tcPr>
            </w:tcPrChange>
          </w:tcPr>
          <w:p w14:paraId="2D537FCD" w14:textId="37D4CC38" w:rsidR="00FF4CD3" w:rsidRPr="00763017" w:rsidDel="007E0F89" w:rsidRDefault="00FF4CD3" w:rsidP="00FF4CD3">
            <w:pPr>
              <w:spacing w:before="0" w:line="240" w:lineRule="auto"/>
              <w:rPr>
                <w:del w:id="6258" w:author="Phuong Truong Thi" w:date="2024-10-08T18:09:00Z"/>
                <w:rFonts w:ascii="Times New Roman" w:eastAsia="Times New Roman" w:hAnsi="Times New Roman"/>
                <w:sz w:val="24"/>
                <w:szCs w:val="24"/>
                <w:lang w:val="vi-VN" w:eastAsia="vi-VN"/>
                <w:rPrChange w:id="6259" w:author="thu nga" w:date="2024-09-30T13:54:00Z">
                  <w:rPr>
                    <w:del w:id="6260" w:author="Phuong Truong Thi" w:date="2024-10-08T18:09:00Z"/>
                    <w:rFonts w:ascii="Times New Roman" w:eastAsia="Times New Roman" w:hAnsi="Times New Roman"/>
                    <w:sz w:val="24"/>
                    <w:szCs w:val="24"/>
                    <w:lang w:eastAsia="vi-VN"/>
                  </w:rPr>
                </w:rPrChange>
              </w:rPr>
            </w:pPr>
            <w:commentRangeStart w:id="6261"/>
            <w:del w:id="6262" w:author="Phuong Truong Thi" w:date="2024-10-08T18:09:00Z">
              <w:r w:rsidRPr="00763017" w:rsidDel="007E0F89">
                <w:rPr>
                  <w:rFonts w:ascii="Times New Roman" w:hAnsi="Times New Roman"/>
                  <w:sz w:val="24"/>
                  <w:szCs w:val="24"/>
                  <w:lang w:val="vi-VN"/>
                  <w:rPrChange w:id="6263" w:author="thu nga" w:date="2024-09-30T13:54:00Z">
                    <w:rPr>
                      <w:rFonts w:ascii="Times New Roman" w:hAnsi="Times New Roman"/>
                      <w:sz w:val="24"/>
                      <w:szCs w:val="24"/>
                    </w:rPr>
                  </w:rPrChange>
                </w:rPr>
                <w:delText>Tăng/Giảm: Hiển thị theo logic lọc của EDA</w:delText>
              </w:r>
              <w:r w:rsidRPr="00763017" w:rsidDel="007E0F89">
                <w:rPr>
                  <w:lang w:val="vi-VN"/>
                  <w:rPrChange w:id="6264" w:author="thu nga" w:date="2024-09-30T13:54:00Z">
                    <w:rPr/>
                  </w:rPrChange>
                </w:rPr>
                <w:br/>
              </w:r>
              <w:r w:rsidRPr="00763017" w:rsidDel="007E0F89">
                <w:rPr>
                  <w:rFonts w:ascii="Times New Roman" w:hAnsi="Times New Roman"/>
                  <w:sz w:val="24"/>
                  <w:szCs w:val="24"/>
                  <w:lang w:val="vi-VN"/>
                  <w:rPrChange w:id="6265" w:author="thu nga" w:date="2024-09-30T13:54:00Z">
                    <w:rPr>
                      <w:rFonts w:ascii="Times New Roman" w:hAnsi="Times New Roman"/>
                      <w:sz w:val="24"/>
                      <w:szCs w:val="24"/>
                    </w:rPr>
                  </w:rPrChange>
                </w:rPr>
                <w:delText>Hiện tại đang là Yellow và No Color</w:delText>
              </w:r>
              <w:commentRangeEnd w:id="6261"/>
              <w:r w:rsidDel="007E0F89">
                <w:rPr>
                  <w:rStyle w:val="CommentReference"/>
                </w:rPr>
                <w:commentReference w:id="6261"/>
              </w:r>
            </w:del>
          </w:p>
        </w:tc>
        <w:tc>
          <w:tcPr>
            <w:tcW w:w="1080" w:type="dxa"/>
            <w:tcPrChange w:id="6266" w:author="thu nga" w:date="2024-10-01T10:49:00Z">
              <w:tcPr>
                <w:tcW w:w="1080" w:type="dxa"/>
              </w:tcPr>
            </w:tcPrChange>
          </w:tcPr>
          <w:p w14:paraId="29750DAF" w14:textId="3BCCA479" w:rsidR="00FF4CD3" w:rsidDel="007E0F89" w:rsidRDefault="00FF4CD3" w:rsidP="00FF4CD3">
            <w:pPr>
              <w:spacing w:before="0" w:line="240" w:lineRule="auto"/>
              <w:contextualSpacing w:val="0"/>
              <w:rPr>
                <w:del w:id="6267" w:author="Phuong Truong Thi" w:date="2024-10-08T18:09:00Z"/>
                <w:rFonts w:ascii="Times New Roman" w:eastAsia="Times New Roman" w:hAnsi="Times New Roman"/>
                <w:sz w:val="24"/>
                <w:szCs w:val="24"/>
                <w:lang w:eastAsia="vi-VN"/>
              </w:rPr>
            </w:pPr>
            <w:ins w:id="6268" w:author="thu nga" w:date="2024-09-30T15:06:00Z">
              <w:del w:id="6269" w:author="Phuong Truong Thi" w:date="2024-10-08T18:09:00Z">
                <w:r w:rsidRPr="00081D52" w:rsidDel="007E0F89">
                  <w:rPr>
                    <w:rFonts w:ascii="Times New Roman" w:eastAsia="Times New Roman" w:hAnsi="Times New Roman"/>
                    <w:sz w:val="24"/>
                    <w:szCs w:val="24"/>
                    <w:lang w:val="vi-VN" w:eastAsia="vi-VN"/>
                  </w:rPr>
                  <w:delText>EDA</w:delText>
                </w:r>
              </w:del>
            </w:ins>
          </w:p>
        </w:tc>
        <w:tc>
          <w:tcPr>
            <w:tcW w:w="1271" w:type="dxa"/>
            <w:tcPrChange w:id="6270" w:author="thu nga" w:date="2024-10-01T10:49:00Z">
              <w:tcPr>
                <w:tcW w:w="1080" w:type="dxa"/>
                <w:gridSpan w:val="2"/>
              </w:tcPr>
            </w:tcPrChange>
          </w:tcPr>
          <w:p w14:paraId="03AD1E88" w14:textId="73A8D431" w:rsidR="00FF4CD3" w:rsidRPr="00AD0E1A" w:rsidDel="007E0F89" w:rsidRDefault="00FF4CD3" w:rsidP="00FF4CD3">
            <w:pPr>
              <w:spacing w:before="0" w:line="240" w:lineRule="auto"/>
              <w:contextualSpacing w:val="0"/>
              <w:rPr>
                <w:del w:id="6271" w:author="Phuong Truong Thi" w:date="2024-10-08T18:09:00Z"/>
                <w:rFonts w:ascii="Times New Roman" w:eastAsia="Times New Roman" w:hAnsi="Times New Roman"/>
                <w:sz w:val="24"/>
                <w:szCs w:val="24"/>
                <w:lang w:eastAsia="vi-VN"/>
              </w:rPr>
            </w:pPr>
            <w:del w:id="6272"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6273" w:author="thu nga" w:date="2024-10-01T10:49:00Z">
              <w:tcPr>
                <w:tcW w:w="1890" w:type="dxa"/>
                <w:gridSpan w:val="3"/>
                <w:shd w:val="clear" w:color="auto" w:fill="auto"/>
                <w:noWrap/>
                <w:vAlign w:val="center"/>
              </w:tcPr>
            </w:tcPrChange>
          </w:tcPr>
          <w:p w14:paraId="2378E874" w14:textId="2EE155DC" w:rsidR="00FF4CD3" w:rsidRPr="00AD0E1A" w:rsidDel="007E0F89" w:rsidRDefault="00FF4CD3" w:rsidP="00FF4CD3">
            <w:pPr>
              <w:spacing w:before="0" w:line="240" w:lineRule="auto"/>
              <w:contextualSpacing w:val="0"/>
              <w:rPr>
                <w:del w:id="6274" w:author="Phuong Truong Thi" w:date="2024-10-08T18:09:00Z"/>
                <w:rFonts w:ascii="Times New Roman" w:eastAsia="Times New Roman" w:hAnsi="Times New Roman"/>
                <w:sz w:val="24"/>
                <w:szCs w:val="24"/>
                <w:lang w:val="vi-VN" w:eastAsia="vi-VN"/>
              </w:rPr>
            </w:pPr>
          </w:p>
        </w:tc>
        <w:tc>
          <w:tcPr>
            <w:tcW w:w="1063" w:type="dxa"/>
            <w:tcPrChange w:id="6275" w:author="thu nga" w:date="2024-10-01T10:49:00Z">
              <w:tcPr>
                <w:tcW w:w="1260" w:type="dxa"/>
              </w:tcPr>
            </w:tcPrChange>
          </w:tcPr>
          <w:p w14:paraId="33F88BD1" w14:textId="5CE67B7E" w:rsidR="00FF4CD3" w:rsidRPr="00AD0E1A" w:rsidDel="007E0F89" w:rsidRDefault="00FF4CD3" w:rsidP="00FF4CD3">
            <w:pPr>
              <w:spacing w:before="0" w:line="240" w:lineRule="auto"/>
              <w:contextualSpacing w:val="0"/>
              <w:jc w:val="center"/>
              <w:rPr>
                <w:del w:id="6276" w:author="Phuong Truong Thi" w:date="2024-10-08T18:09:00Z"/>
                <w:rFonts w:ascii="Times New Roman" w:eastAsia="Times New Roman" w:hAnsi="Times New Roman"/>
                <w:sz w:val="24"/>
                <w:szCs w:val="24"/>
                <w:lang w:val="vi-VN" w:eastAsia="vi-VN"/>
              </w:rPr>
            </w:pPr>
            <w:del w:id="6277" w:author="Phuong Truong Thi" w:date="2024-10-08T18:09:00Z">
              <w:r w:rsidDel="007E0F89">
                <w:rPr>
                  <w:rFonts w:ascii="Times New Roman" w:eastAsia="Times New Roman" w:hAnsi="Times New Roman"/>
                  <w:sz w:val="24"/>
                  <w:szCs w:val="24"/>
                  <w:lang w:eastAsia="vi-VN"/>
                </w:rPr>
                <w:delText>N</w:delText>
              </w:r>
            </w:del>
          </w:p>
        </w:tc>
      </w:tr>
      <w:tr w:rsidR="00FF4CD3" w:rsidRPr="00AD0E1A" w:rsidDel="007E0F89" w14:paraId="0207455A" w14:textId="48B14F73" w:rsidTr="7F5A6C64">
        <w:trPr>
          <w:trHeight w:val="276"/>
          <w:del w:id="6278" w:author="Phuong Truong Thi" w:date="2024-10-08T18:09:00Z"/>
          <w:trPrChange w:id="6279" w:author="thu nga" w:date="2024-10-01T10:49:00Z">
            <w:trPr>
              <w:gridBefore w:val="3"/>
              <w:gridAfter w:val="0"/>
              <w:trHeight w:val="276"/>
            </w:trPr>
          </w:trPrChange>
        </w:trPr>
        <w:tc>
          <w:tcPr>
            <w:tcW w:w="720" w:type="dxa"/>
            <w:shd w:val="clear" w:color="auto" w:fill="auto"/>
            <w:vAlign w:val="center"/>
            <w:tcPrChange w:id="6280" w:author="thu nga" w:date="2024-10-01T10:49:00Z">
              <w:tcPr>
                <w:tcW w:w="720" w:type="dxa"/>
                <w:shd w:val="clear" w:color="auto" w:fill="auto"/>
                <w:vAlign w:val="center"/>
              </w:tcPr>
            </w:tcPrChange>
          </w:tcPr>
          <w:p w14:paraId="0B12AC77" w14:textId="0EBC2676" w:rsidR="00FF4CD3" w:rsidRPr="005A1D22" w:rsidDel="007E0F89" w:rsidRDefault="00FF4CD3" w:rsidP="00FF4CD3">
            <w:pPr>
              <w:pStyle w:val="ListParagraph"/>
              <w:numPr>
                <w:ilvl w:val="0"/>
                <w:numId w:val="61"/>
              </w:numPr>
              <w:spacing w:before="0" w:line="240" w:lineRule="auto"/>
              <w:contextualSpacing w:val="0"/>
              <w:jc w:val="left"/>
              <w:rPr>
                <w:del w:id="6281" w:author="Phuong Truong Thi" w:date="2024-10-08T18:09:00Z"/>
                <w:rFonts w:eastAsia="Times New Roman"/>
                <w:szCs w:val="24"/>
                <w:lang w:val="vi-VN" w:eastAsia="vi-VN"/>
              </w:rPr>
            </w:pPr>
          </w:p>
        </w:tc>
        <w:tc>
          <w:tcPr>
            <w:tcW w:w="1355" w:type="dxa"/>
            <w:gridSpan w:val="2"/>
            <w:shd w:val="clear" w:color="auto" w:fill="auto"/>
            <w:vAlign w:val="center"/>
            <w:tcPrChange w:id="6282" w:author="thu nga" w:date="2024-10-01T10:49:00Z">
              <w:tcPr>
                <w:tcW w:w="1710" w:type="dxa"/>
                <w:gridSpan w:val="3"/>
                <w:shd w:val="clear" w:color="auto" w:fill="auto"/>
                <w:vAlign w:val="center"/>
              </w:tcPr>
            </w:tcPrChange>
          </w:tcPr>
          <w:p w14:paraId="666F0348" w14:textId="280D8A8E" w:rsidR="00FF4CD3" w:rsidRPr="005A1D22" w:rsidDel="007E0F89" w:rsidRDefault="00FF4CD3" w:rsidP="00FF4CD3">
            <w:pPr>
              <w:spacing w:before="0" w:line="240" w:lineRule="auto"/>
              <w:contextualSpacing w:val="0"/>
              <w:rPr>
                <w:del w:id="6283" w:author="Phuong Truong Thi" w:date="2024-10-08T18:09:00Z"/>
                <w:rFonts w:ascii="Times New Roman" w:hAnsi="Times New Roman"/>
                <w:sz w:val="24"/>
                <w:szCs w:val="24"/>
              </w:rPr>
            </w:pPr>
            <w:del w:id="6284" w:author="Phuong Truong Thi" w:date="2024-10-08T18:09:00Z">
              <w:r w:rsidRPr="005A1D22" w:rsidDel="007E0F89">
                <w:rPr>
                  <w:rFonts w:ascii="Times New Roman" w:hAnsi="Times New Roman"/>
                  <w:sz w:val="24"/>
                  <w:szCs w:val="24"/>
                </w:rPr>
                <w:delText>Phân loại KH theo nhóm</w:delText>
              </w:r>
            </w:del>
          </w:p>
        </w:tc>
        <w:tc>
          <w:tcPr>
            <w:tcW w:w="2610" w:type="dxa"/>
            <w:vAlign w:val="center"/>
            <w:tcPrChange w:id="6285" w:author="thu nga" w:date="2024-10-01T10:49:00Z">
              <w:tcPr>
                <w:tcW w:w="2610" w:type="dxa"/>
                <w:vAlign w:val="center"/>
              </w:tcPr>
            </w:tcPrChange>
          </w:tcPr>
          <w:p w14:paraId="6C9A4A5D" w14:textId="7CDDD15A" w:rsidR="00FF4CD3" w:rsidRPr="008C1DA1" w:rsidDel="007E0F89" w:rsidRDefault="00FF4CD3" w:rsidP="00FF4CD3">
            <w:pPr>
              <w:spacing w:before="0" w:line="240" w:lineRule="auto"/>
              <w:contextualSpacing w:val="0"/>
              <w:rPr>
                <w:del w:id="6286" w:author="Phuong Truong Thi" w:date="2024-10-08T18:09:00Z"/>
                <w:rFonts w:ascii="Times New Roman" w:eastAsia="Times New Roman" w:hAnsi="Times New Roman"/>
                <w:sz w:val="24"/>
                <w:szCs w:val="24"/>
                <w:lang w:eastAsia="vi-VN"/>
              </w:rPr>
            </w:pPr>
            <w:del w:id="6287" w:author="Phuong Truong Thi" w:date="2024-10-08T18:09:00Z">
              <w:r w:rsidRPr="008C1DA1" w:rsidDel="007E0F89">
                <w:rPr>
                  <w:rFonts w:ascii="Times New Roman" w:hAnsi="Times New Roman"/>
                  <w:sz w:val="24"/>
                  <w:szCs w:val="24"/>
                </w:rPr>
                <w:delText>Ranking KH tiềm năng theo Logic của EDA: Top Vip, Tăng trưởng, Nuôi dưỡng, Tìm hiếu</w:delText>
              </w:r>
            </w:del>
          </w:p>
        </w:tc>
        <w:tc>
          <w:tcPr>
            <w:tcW w:w="1080" w:type="dxa"/>
            <w:tcPrChange w:id="6288" w:author="thu nga" w:date="2024-10-01T10:49:00Z">
              <w:tcPr>
                <w:tcW w:w="1080" w:type="dxa"/>
              </w:tcPr>
            </w:tcPrChange>
          </w:tcPr>
          <w:p w14:paraId="6F3674F6" w14:textId="1DF196C9" w:rsidR="00FF4CD3" w:rsidDel="007E0F89" w:rsidRDefault="00FF4CD3" w:rsidP="00FF4CD3">
            <w:pPr>
              <w:spacing w:before="0" w:line="240" w:lineRule="auto"/>
              <w:contextualSpacing w:val="0"/>
              <w:rPr>
                <w:del w:id="6289" w:author="Phuong Truong Thi" w:date="2024-10-08T18:09:00Z"/>
                <w:rFonts w:ascii="Times New Roman" w:eastAsia="Times New Roman" w:hAnsi="Times New Roman"/>
                <w:sz w:val="24"/>
                <w:szCs w:val="24"/>
                <w:lang w:eastAsia="vi-VN"/>
              </w:rPr>
            </w:pPr>
            <w:ins w:id="6290" w:author="thu nga" w:date="2024-09-30T15:06:00Z">
              <w:del w:id="6291" w:author="Phuong Truong Thi" w:date="2024-10-08T18:09:00Z">
                <w:r w:rsidRPr="00081D52" w:rsidDel="007E0F89">
                  <w:rPr>
                    <w:rFonts w:ascii="Times New Roman" w:eastAsia="Times New Roman" w:hAnsi="Times New Roman"/>
                    <w:sz w:val="24"/>
                    <w:szCs w:val="24"/>
                    <w:lang w:val="vi-VN" w:eastAsia="vi-VN"/>
                  </w:rPr>
                  <w:delText>EDA</w:delText>
                </w:r>
              </w:del>
            </w:ins>
          </w:p>
        </w:tc>
        <w:tc>
          <w:tcPr>
            <w:tcW w:w="1271" w:type="dxa"/>
            <w:tcPrChange w:id="6292" w:author="thu nga" w:date="2024-10-01T10:49:00Z">
              <w:tcPr>
                <w:tcW w:w="1080" w:type="dxa"/>
                <w:gridSpan w:val="2"/>
              </w:tcPr>
            </w:tcPrChange>
          </w:tcPr>
          <w:p w14:paraId="4BDDC7E2" w14:textId="1F3273B2" w:rsidR="00FF4CD3" w:rsidRPr="00AD0E1A" w:rsidDel="007E0F89" w:rsidRDefault="00FF4CD3" w:rsidP="00FF4CD3">
            <w:pPr>
              <w:spacing w:before="0" w:line="240" w:lineRule="auto"/>
              <w:contextualSpacing w:val="0"/>
              <w:rPr>
                <w:del w:id="6293" w:author="Phuong Truong Thi" w:date="2024-10-08T18:09:00Z"/>
                <w:rFonts w:ascii="Times New Roman" w:eastAsia="Times New Roman" w:hAnsi="Times New Roman"/>
                <w:sz w:val="24"/>
                <w:szCs w:val="24"/>
                <w:lang w:eastAsia="vi-VN"/>
              </w:rPr>
            </w:pPr>
            <w:del w:id="6294" w:author="Phuong Truong Thi" w:date="2024-10-08T18:09:00Z">
              <w:r w:rsidDel="007E0F89">
                <w:rPr>
                  <w:rFonts w:ascii="Times New Roman" w:eastAsia="Times New Roman" w:hAnsi="Times New Roman"/>
                  <w:sz w:val="24"/>
                  <w:szCs w:val="24"/>
                  <w:lang w:eastAsia="vi-VN"/>
                </w:rPr>
                <w:delText>Text</w:delText>
              </w:r>
            </w:del>
          </w:p>
        </w:tc>
        <w:tc>
          <w:tcPr>
            <w:tcW w:w="1063" w:type="dxa"/>
            <w:shd w:val="clear" w:color="auto" w:fill="auto"/>
            <w:noWrap/>
            <w:vAlign w:val="center"/>
            <w:tcPrChange w:id="6295" w:author="thu nga" w:date="2024-10-01T10:49:00Z">
              <w:tcPr>
                <w:tcW w:w="1890" w:type="dxa"/>
                <w:gridSpan w:val="3"/>
                <w:shd w:val="clear" w:color="auto" w:fill="auto"/>
                <w:noWrap/>
                <w:vAlign w:val="center"/>
              </w:tcPr>
            </w:tcPrChange>
          </w:tcPr>
          <w:p w14:paraId="164A0411" w14:textId="6D8D3EE4" w:rsidR="00FF4CD3" w:rsidRPr="00AD0E1A" w:rsidDel="007E0F89" w:rsidRDefault="00FF4CD3" w:rsidP="00FF4CD3">
            <w:pPr>
              <w:spacing w:before="0" w:line="240" w:lineRule="auto"/>
              <w:contextualSpacing w:val="0"/>
              <w:rPr>
                <w:del w:id="6296" w:author="Phuong Truong Thi" w:date="2024-10-08T18:09:00Z"/>
                <w:rFonts w:ascii="Times New Roman" w:eastAsia="Times New Roman" w:hAnsi="Times New Roman"/>
                <w:sz w:val="24"/>
                <w:szCs w:val="24"/>
                <w:lang w:val="vi-VN" w:eastAsia="vi-VN"/>
              </w:rPr>
            </w:pPr>
          </w:p>
        </w:tc>
        <w:tc>
          <w:tcPr>
            <w:tcW w:w="1063" w:type="dxa"/>
            <w:tcPrChange w:id="6297" w:author="thu nga" w:date="2024-10-01T10:49:00Z">
              <w:tcPr>
                <w:tcW w:w="1260" w:type="dxa"/>
              </w:tcPr>
            </w:tcPrChange>
          </w:tcPr>
          <w:p w14:paraId="570BFD75" w14:textId="049AFB8F" w:rsidR="00FF4CD3" w:rsidRPr="00AD0E1A" w:rsidDel="007E0F89" w:rsidRDefault="00FF4CD3" w:rsidP="00FF4CD3">
            <w:pPr>
              <w:spacing w:before="0" w:line="240" w:lineRule="auto"/>
              <w:contextualSpacing w:val="0"/>
              <w:jc w:val="center"/>
              <w:rPr>
                <w:del w:id="6298" w:author="Phuong Truong Thi" w:date="2024-10-08T18:09:00Z"/>
                <w:rFonts w:ascii="Times New Roman" w:eastAsia="Times New Roman" w:hAnsi="Times New Roman"/>
                <w:sz w:val="24"/>
                <w:szCs w:val="24"/>
                <w:lang w:val="vi-VN" w:eastAsia="vi-VN"/>
              </w:rPr>
            </w:pPr>
            <w:del w:id="6299" w:author="Phuong Truong Thi" w:date="2024-10-08T18:09:00Z">
              <w:r w:rsidDel="007E0F89">
                <w:rPr>
                  <w:rFonts w:ascii="Times New Roman" w:eastAsia="Times New Roman" w:hAnsi="Times New Roman"/>
                  <w:sz w:val="24"/>
                  <w:szCs w:val="24"/>
                  <w:lang w:eastAsia="vi-VN"/>
                </w:rPr>
                <w:delText>N</w:delText>
              </w:r>
            </w:del>
          </w:p>
        </w:tc>
      </w:tr>
    </w:tbl>
    <w:p w14:paraId="4AAB1A98" w14:textId="77777777" w:rsidR="00E57F75" w:rsidRPr="00FC1BDF" w:rsidRDefault="00E57F75" w:rsidP="00E57F75">
      <w:pPr>
        <w:rPr>
          <w:ins w:id="6300" w:author="Phuong Truong Thi" w:date="2024-10-17T19:23:00Z"/>
          <w:rFonts w:ascii="Times New Roman" w:hAnsi="Times New Roman"/>
          <w:sz w:val="24"/>
          <w:szCs w:val="24"/>
          <w:lang w:val="vi-VN"/>
        </w:rPr>
      </w:pPr>
      <w:ins w:id="6301" w:author="Phuong Truong Thi" w:date="2024-10-17T19:23:00Z">
        <w:r w:rsidRPr="00FC1BDF">
          <w:rPr>
            <w:rFonts w:ascii="Times New Roman" w:hAnsi="Times New Roman"/>
            <w:b/>
            <w:bCs/>
            <w:sz w:val="24"/>
            <w:szCs w:val="24"/>
            <w:lang w:val="vi-VN"/>
          </w:rPr>
          <w:t xml:space="preserve">Trong đó: </w:t>
        </w:r>
        <w:r w:rsidRPr="00FC1BDF">
          <w:rPr>
            <w:rFonts w:ascii="Times New Roman" w:hAnsi="Times New Roman"/>
            <w:color w:val="000000"/>
            <w:sz w:val="24"/>
            <w:szCs w:val="24"/>
            <w:lang w:val="vi-VN"/>
          </w:rPr>
          <w:t>AUM (Tổng tài sản của khách hàng) tại ngày T-1</w:t>
        </w:r>
        <w:r w:rsidRPr="00FC1BDF">
          <w:rPr>
            <w:rFonts w:ascii="Times New Roman" w:hAnsi="Times New Roman"/>
            <w:b/>
            <w:bCs/>
            <w:sz w:val="24"/>
            <w:szCs w:val="24"/>
            <w:lang w:val="vi-VN"/>
          </w:rPr>
          <w:t xml:space="preserve"> </w:t>
        </w:r>
        <w:r w:rsidRPr="00FC1BDF">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ins>
    </w:p>
    <w:p w14:paraId="212819A7" w14:textId="77777777" w:rsidR="00E57F75" w:rsidRPr="00FC1BDF" w:rsidRDefault="00E57F75" w:rsidP="00E57F75">
      <w:pPr>
        <w:pStyle w:val="ListParagraph"/>
        <w:numPr>
          <w:ilvl w:val="0"/>
          <w:numId w:val="101"/>
        </w:numPr>
        <w:spacing w:line="300" w:lineRule="auto"/>
        <w:rPr>
          <w:ins w:id="6302" w:author="Phuong Truong Thi" w:date="2024-10-17T19:23:00Z"/>
          <w:szCs w:val="24"/>
          <w:lang w:val="vi-VN"/>
        </w:rPr>
      </w:pPr>
      <w:ins w:id="6303" w:author="Phuong Truong Thi" w:date="2024-10-17T19:23:00Z">
        <w:r w:rsidRPr="00FC1BDF">
          <w:rPr>
            <w:szCs w:val="24"/>
            <w:lang w:val="vi-VN"/>
          </w:rPr>
          <w:t>Số dư tiền gửi tiết kiệm trung bình tháng: Số dư tiền gửi tiết kiệm trung bình từ ngày đầu tháng đến ngày T-1 của Khách hàng</w:t>
        </w:r>
      </w:ins>
    </w:p>
    <w:p w14:paraId="1A6CECBE" w14:textId="77777777" w:rsidR="00E57F75" w:rsidRPr="00FC1BDF" w:rsidRDefault="00E57F75" w:rsidP="00E57F75">
      <w:pPr>
        <w:pStyle w:val="ListParagraph"/>
        <w:numPr>
          <w:ilvl w:val="0"/>
          <w:numId w:val="101"/>
        </w:numPr>
        <w:spacing w:line="300" w:lineRule="auto"/>
        <w:rPr>
          <w:ins w:id="6304" w:author="Phuong Truong Thi" w:date="2024-10-17T19:23:00Z"/>
          <w:szCs w:val="24"/>
          <w:lang w:val="vi-VN"/>
        </w:rPr>
      </w:pPr>
      <w:ins w:id="6305" w:author="Phuong Truong Thi" w:date="2024-10-17T19:23:00Z">
        <w:r w:rsidRPr="00FC1BDF">
          <w:rPr>
            <w:szCs w:val="24"/>
            <w:lang w:val="vi-VN"/>
          </w:rPr>
          <w:t>Số dư tài khoản thanh toán trung bình tháng: Số dư tài khoản thanh toán trung bình từ ngày đầu tháng đến ngày T-1 của Khách hàng</w:t>
        </w:r>
      </w:ins>
    </w:p>
    <w:p w14:paraId="5FC2FD07" w14:textId="77777777" w:rsidR="00E57F75" w:rsidRPr="00FC1BDF" w:rsidRDefault="00E57F75" w:rsidP="00E57F75">
      <w:pPr>
        <w:pStyle w:val="ListParagraph"/>
        <w:numPr>
          <w:ilvl w:val="0"/>
          <w:numId w:val="101"/>
        </w:numPr>
        <w:spacing w:line="300" w:lineRule="auto"/>
        <w:rPr>
          <w:ins w:id="6306" w:author="Phuong Truong Thi" w:date="2024-10-17T19:23:00Z"/>
          <w:szCs w:val="24"/>
          <w:lang w:val="vi-VN"/>
        </w:rPr>
      </w:pPr>
      <w:ins w:id="6307" w:author="Phuong Truong Thi" w:date="2024-10-17T19:23:00Z">
        <w:r w:rsidRPr="00FC1BDF">
          <w:rPr>
            <w:szCs w:val="24"/>
            <w:lang w:val="vi-VN"/>
          </w:rPr>
          <w:t>Giá trị hợp đồng trái phiếu: Tổng số dư trái phiếu tại ngày T-1 của Khách hàng</w:t>
        </w:r>
      </w:ins>
    </w:p>
    <w:p w14:paraId="5671E4BC" w14:textId="77777777" w:rsidR="00E57F75" w:rsidRPr="00FC1BDF" w:rsidRDefault="00E57F75" w:rsidP="00E57F75">
      <w:pPr>
        <w:pStyle w:val="ListParagraph"/>
        <w:numPr>
          <w:ilvl w:val="0"/>
          <w:numId w:val="101"/>
        </w:numPr>
        <w:spacing w:line="300" w:lineRule="auto"/>
        <w:rPr>
          <w:ins w:id="6308" w:author="Phuong Truong Thi" w:date="2024-10-17T19:23:00Z"/>
          <w:szCs w:val="24"/>
          <w:lang w:val="vi-VN"/>
        </w:rPr>
      </w:pPr>
      <w:ins w:id="6309" w:author="Phuong Truong Thi" w:date="2024-10-17T19:23:00Z">
        <w:r w:rsidRPr="00FC1BDF">
          <w:rPr>
            <w:szCs w:val="24"/>
            <w:lang w:val="vi-VN"/>
          </w:rPr>
          <w:t>Giá trị hợp đồng chứng chỉ quỹ: Tổng số dư tại ngày T-1 của Khách hàng</w:t>
        </w:r>
      </w:ins>
    </w:p>
    <w:p w14:paraId="1BAA59B0" w14:textId="299BC061" w:rsidR="00383D7A" w:rsidRDefault="00383D7A" w:rsidP="005C2997">
      <w:pPr>
        <w:rPr>
          <w:rFonts w:ascii="Times New Roman" w:hAnsi="Times New Roman"/>
          <w:b/>
          <w:bCs/>
          <w:i/>
          <w:iCs/>
          <w:sz w:val="24"/>
          <w:szCs w:val="24"/>
        </w:rPr>
      </w:pPr>
      <w:ins w:id="6310" w:author="thu nga" w:date="2024-09-30T14:26:00Z">
        <w:del w:id="6311" w:author="Phuong Truong Thi" w:date="2024-10-17T19:21:00Z">
          <w:r w:rsidRPr="00383D7A" w:rsidDel="00E57F75">
            <w:rPr>
              <w:rFonts w:ascii="Times New Roman" w:hAnsi="Times New Roman"/>
              <w:b/>
              <w:bCs/>
              <w:i/>
              <w:iCs/>
              <w:sz w:val="24"/>
              <w:szCs w:val="24"/>
              <w:lang w:val="vi-VN"/>
            </w:rPr>
            <w:delText xml:space="preserve">Trong đó: </w:delText>
          </w:r>
          <w:commentRangeStart w:id="6312"/>
          <w:r w:rsidRPr="00383D7A" w:rsidDel="00E57F75">
            <w:rPr>
              <w:rFonts w:ascii="Times New Roman" w:hAnsi="Times New Roman"/>
              <w:color w:val="000000"/>
              <w:sz w:val="24"/>
              <w:szCs w:val="24"/>
              <w:lang w:val="vi-VN"/>
            </w:rPr>
            <w:delText>AUM (Tổng tài sản của khách hàng) tại ngày T-1</w:delText>
          </w:r>
          <w:commentRangeEnd w:id="6312"/>
          <w:r w:rsidRPr="00383D7A" w:rsidDel="00E57F75">
            <w:rPr>
              <w:rStyle w:val="CommentReference"/>
              <w:rFonts w:ascii="Times New Roman" w:hAnsi="Times New Roman"/>
              <w:sz w:val="24"/>
              <w:szCs w:val="24"/>
              <w:lang w:val="x-none" w:eastAsia="x-none"/>
            </w:rPr>
            <w:commentReference w:id="6312"/>
          </w:r>
          <w:r w:rsidRPr="00383D7A" w:rsidDel="00E57F75">
            <w:rPr>
              <w:rFonts w:ascii="Times New Roman" w:hAnsi="Times New Roman"/>
              <w:b/>
              <w:bCs/>
              <w:i/>
              <w:iCs/>
              <w:sz w:val="24"/>
              <w:szCs w:val="24"/>
              <w:lang w:val="vi-VN"/>
            </w:rPr>
            <w:delText xml:space="preserve"> </w:delText>
          </w:r>
          <w:r w:rsidRPr="00383D7A" w:rsidDel="00E57F75">
            <w:rPr>
              <w:rFonts w:ascii="Times New Roman" w:hAnsi="Times New Roman"/>
              <w:i/>
              <w:iCs/>
              <w:sz w:val="24"/>
              <w:szCs w:val="24"/>
              <w:lang w:val="vi-VN"/>
            </w:rPr>
            <w:delText xml:space="preserve">= Số dư tiền gửi tiết kiệm trung bình tháng + Số dư tài khoản thanh toán trung bình tháng + Giá trị hợp đồng trái phiếu + Giá trị hợp đồng chứng chỉ quỹ </w:delText>
          </w:r>
        </w:del>
        <w:del w:id="6313" w:author="Phuong Truong Thi" w:date="2024-10-15T00:06:00Z">
          <w:r w:rsidRPr="00383D7A" w:rsidDel="00BB4152">
            <w:rPr>
              <w:rFonts w:ascii="Times New Roman" w:hAnsi="Times New Roman"/>
              <w:i/>
              <w:iCs/>
              <w:sz w:val="24"/>
              <w:szCs w:val="24"/>
              <w:lang w:val="vi-VN"/>
            </w:rPr>
            <w:delText xml:space="preserve">+ </w:delText>
          </w:r>
        </w:del>
        <w:del w:id="6314" w:author="Phuong Truong Thi" w:date="2024-10-07T14:54:00Z">
          <w:r w:rsidRPr="00383D7A" w:rsidDel="00B36990">
            <w:rPr>
              <w:rFonts w:ascii="Times New Roman" w:hAnsi="Times New Roman"/>
              <w:i/>
              <w:iCs/>
              <w:sz w:val="24"/>
              <w:szCs w:val="24"/>
              <w:lang w:val="vi-VN"/>
            </w:rPr>
            <w:delText>G</w:delText>
          </w:r>
        </w:del>
        <w:del w:id="6315" w:author="Phuong Truong Thi" w:date="2024-10-15T00:06:00Z">
          <w:r w:rsidRPr="00383D7A" w:rsidDel="00BB4152">
            <w:rPr>
              <w:rFonts w:ascii="Times New Roman" w:hAnsi="Times New Roman"/>
              <w:i/>
              <w:iCs/>
              <w:sz w:val="24"/>
              <w:szCs w:val="24"/>
              <w:lang w:val="vi-VN"/>
            </w:rPr>
            <w:delText>ác sản phẩm đầu tư khác của khách hàng (Banca, FX)</w:delText>
          </w:r>
        </w:del>
      </w:ins>
    </w:p>
    <w:p w14:paraId="1A62DE98" w14:textId="77777777" w:rsidR="004B3858" w:rsidDel="00BB4152" w:rsidRDefault="004B3858" w:rsidP="00BB4152">
      <w:pPr>
        <w:rPr>
          <w:del w:id="6316" w:author="Phuong Truong Thi" w:date="2024-10-15T00:06:00Z"/>
          <w:rFonts w:ascii="Times New Roman" w:hAnsi="Times New Roman"/>
          <w:i/>
          <w:iCs/>
          <w:sz w:val="24"/>
          <w:szCs w:val="24"/>
        </w:rPr>
      </w:pPr>
    </w:p>
    <w:p w14:paraId="713F78AC" w14:textId="56633326" w:rsidR="00383D7A" w:rsidRPr="00383D7A" w:rsidDel="00E57F75" w:rsidRDefault="00383D7A">
      <w:pPr>
        <w:pStyle w:val="ListParagraph"/>
        <w:rPr>
          <w:ins w:id="6317" w:author="thu nga" w:date="2024-09-30T14:26:00Z"/>
          <w:del w:id="6318" w:author="Phuong Truong Thi" w:date="2024-10-17T19:21:00Z"/>
          <w:lang w:val="vi-VN"/>
          <w:rPrChange w:id="6319" w:author="thu nga" w:date="2024-09-30T14:26:00Z">
            <w:rPr>
              <w:ins w:id="6320" w:author="thu nga" w:date="2024-09-30T14:26:00Z"/>
              <w:del w:id="6321" w:author="Phuong Truong Thi" w:date="2024-10-17T19:21:00Z"/>
              <w:rFonts w:asciiTheme="majorHAnsi" w:hAnsiTheme="majorHAnsi" w:cstheme="majorHAnsi"/>
              <w:szCs w:val="24"/>
              <w:lang w:val="vi-VN"/>
            </w:rPr>
          </w:rPrChange>
        </w:rPr>
        <w:pPrChange w:id="6322" w:author="Phuong Truong Thi" w:date="2024-10-15T00:06:00Z">
          <w:pPr>
            <w:pStyle w:val="ListParagraph"/>
            <w:numPr>
              <w:ilvl w:val="0"/>
              <w:numId w:val="101"/>
            </w:numPr>
            <w:spacing w:line="300" w:lineRule="auto"/>
            <w:ind w:left="720"/>
          </w:pPr>
        </w:pPrChange>
      </w:pPr>
      <w:ins w:id="6323" w:author="thu nga" w:date="2024-09-30T14:26:00Z">
        <w:del w:id="6324" w:author="Phuong Truong Thi" w:date="2024-10-17T19:21:00Z">
          <w:r w:rsidRPr="00383D7A" w:rsidDel="00E57F75">
            <w:rPr>
              <w:lang w:val="vi-VN"/>
              <w:rPrChange w:id="6325" w:author="thu nga" w:date="2024-09-30T14:26:00Z">
                <w:rPr>
                  <w:rFonts w:asciiTheme="majorHAnsi" w:hAnsiTheme="majorHAnsi" w:cstheme="majorHAnsi"/>
                  <w:szCs w:val="24"/>
                  <w:lang w:val="vi-VN"/>
                </w:rPr>
              </w:rPrChange>
            </w:rPr>
            <w:delText>Số dư tiền gửi tiết kiệm trung bình tháng: Số dư tiền gửi tiết kiệm trung bình từ ngày đầu tháng đến ngày T-1 của Khách hàng</w:delText>
          </w:r>
        </w:del>
      </w:ins>
    </w:p>
    <w:p w14:paraId="2B05401E" w14:textId="5DDF4527" w:rsidR="00383D7A" w:rsidRPr="00BB4152" w:rsidDel="00E57F75" w:rsidRDefault="00383D7A">
      <w:pPr>
        <w:pStyle w:val="ListParagraph"/>
        <w:rPr>
          <w:ins w:id="6326" w:author="thu nga" w:date="2024-09-30T14:26:00Z"/>
          <w:del w:id="6327" w:author="Phuong Truong Thi" w:date="2024-10-17T19:21:00Z"/>
          <w:lang w:val="vi-VN"/>
          <w:rPrChange w:id="6328" w:author="Phuong Truong Thi" w:date="2024-10-15T00:06:00Z">
            <w:rPr>
              <w:ins w:id="6329" w:author="thu nga" w:date="2024-09-30T14:26:00Z"/>
              <w:del w:id="6330" w:author="Phuong Truong Thi" w:date="2024-10-17T19:21:00Z"/>
              <w:rFonts w:asciiTheme="majorHAnsi" w:hAnsiTheme="majorHAnsi" w:cstheme="majorHAnsi"/>
              <w:szCs w:val="24"/>
              <w:lang w:val="vi-VN"/>
            </w:rPr>
          </w:rPrChange>
        </w:rPr>
        <w:pPrChange w:id="6331" w:author="Phuong Truong Thi" w:date="2024-10-15T00:06:00Z">
          <w:pPr>
            <w:pStyle w:val="ListParagraph"/>
            <w:numPr>
              <w:ilvl w:val="0"/>
              <w:numId w:val="101"/>
            </w:numPr>
            <w:spacing w:line="300" w:lineRule="auto"/>
            <w:ind w:left="720"/>
          </w:pPr>
        </w:pPrChange>
      </w:pPr>
      <w:ins w:id="6332" w:author="thu nga" w:date="2024-09-30T14:26:00Z">
        <w:del w:id="6333" w:author="Phuong Truong Thi" w:date="2024-10-17T19:21:00Z">
          <w:r w:rsidRPr="00BB4152" w:rsidDel="00E57F75">
            <w:rPr>
              <w:lang w:val="vi-VN"/>
              <w:rPrChange w:id="6334" w:author="Phuong Truong Thi" w:date="2024-10-15T00:06:00Z">
                <w:rPr>
                  <w:rFonts w:asciiTheme="majorHAnsi" w:hAnsiTheme="majorHAnsi" w:cstheme="majorHAnsi"/>
                  <w:szCs w:val="24"/>
                  <w:lang w:val="vi-VN"/>
                </w:rPr>
              </w:rPrChange>
            </w:rPr>
            <w:delText>Số dư tài khoản thanh toán trung bình tháng: Số dư tài khoản thanh toán trung bình từ ngày đầu tháng đến ngày T-1 của Khách hàng</w:delText>
          </w:r>
        </w:del>
      </w:ins>
    </w:p>
    <w:p w14:paraId="03798C74" w14:textId="0068205E" w:rsidR="00383D7A" w:rsidRPr="00BB4152" w:rsidDel="00E57F75" w:rsidRDefault="00383D7A">
      <w:pPr>
        <w:pStyle w:val="ListParagraph"/>
        <w:rPr>
          <w:ins w:id="6335" w:author="thu nga" w:date="2024-09-30T14:26:00Z"/>
          <w:del w:id="6336" w:author="Phuong Truong Thi" w:date="2024-10-17T19:21:00Z"/>
          <w:lang w:val="vi-VN"/>
          <w:rPrChange w:id="6337" w:author="Phuong Truong Thi" w:date="2024-10-15T00:06:00Z">
            <w:rPr>
              <w:ins w:id="6338" w:author="thu nga" w:date="2024-09-30T14:26:00Z"/>
              <w:del w:id="6339" w:author="Phuong Truong Thi" w:date="2024-10-17T19:21:00Z"/>
              <w:rFonts w:asciiTheme="majorHAnsi" w:hAnsiTheme="majorHAnsi" w:cstheme="majorHAnsi"/>
              <w:szCs w:val="24"/>
              <w:lang w:val="vi-VN"/>
            </w:rPr>
          </w:rPrChange>
        </w:rPr>
        <w:pPrChange w:id="6340" w:author="Phuong Truong Thi" w:date="2024-10-15T00:06:00Z">
          <w:pPr>
            <w:pStyle w:val="ListParagraph"/>
            <w:numPr>
              <w:ilvl w:val="0"/>
              <w:numId w:val="101"/>
            </w:numPr>
            <w:spacing w:line="300" w:lineRule="auto"/>
            <w:ind w:left="720"/>
          </w:pPr>
        </w:pPrChange>
      </w:pPr>
      <w:ins w:id="6341" w:author="thu nga" w:date="2024-09-30T14:26:00Z">
        <w:del w:id="6342" w:author="Phuong Truong Thi" w:date="2024-10-17T19:21:00Z">
          <w:r w:rsidRPr="00BB4152" w:rsidDel="00E57F75">
            <w:rPr>
              <w:lang w:val="vi-VN"/>
              <w:rPrChange w:id="6343" w:author="Phuong Truong Thi" w:date="2024-10-15T00:06:00Z">
                <w:rPr>
                  <w:rFonts w:asciiTheme="majorHAnsi" w:hAnsiTheme="majorHAnsi" w:cstheme="majorHAnsi"/>
                  <w:szCs w:val="24"/>
                  <w:lang w:val="vi-VN"/>
                </w:rPr>
              </w:rPrChange>
            </w:rPr>
            <w:delText>Giá trị hợp đồng trái phiếu: Tổng số dư trái phiếu tại ngày T-1 của Khách hàng</w:delText>
          </w:r>
        </w:del>
      </w:ins>
    </w:p>
    <w:p w14:paraId="690DF18A" w14:textId="48FB33FA" w:rsidR="00383D7A" w:rsidRPr="00BB4152" w:rsidDel="00E57F75" w:rsidRDefault="00383D7A">
      <w:pPr>
        <w:pStyle w:val="ListParagraph"/>
        <w:rPr>
          <w:ins w:id="6344" w:author="thu nga" w:date="2024-09-30T14:26:00Z"/>
          <w:del w:id="6345" w:author="Phuong Truong Thi" w:date="2024-10-17T19:21:00Z"/>
          <w:lang w:val="vi-VN"/>
          <w:rPrChange w:id="6346" w:author="Phuong Truong Thi" w:date="2024-10-15T00:06:00Z">
            <w:rPr>
              <w:ins w:id="6347" w:author="thu nga" w:date="2024-09-30T14:26:00Z"/>
              <w:del w:id="6348" w:author="Phuong Truong Thi" w:date="2024-10-17T19:21:00Z"/>
              <w:rFonts w:asciiTheme="majorHAnsi" w:hAnsiTheme="majorHAnsi" w:cstheme="majorHAnsi"/>
              <w:szCs w:val="24"/>
              <w:lang w:val="vi-VN"/>
            </w:rPr>
          </w:rPrChange>
        </w:rPr>
        <w:pPrChange w:id="6349" w:author="Phuong Truong Thi" w:date="2024-10-15T00:06:00Z">
          <w:pPr>
            <w:pStyle w:val="ListParagraph"/>
            <w:numPr>
              <w:ilvl w:val="0"/>
              <w:numId w:val="101"/>
            </w:numPr>
            <w:spacing w:line="300" w:lineRule="auto"/>
            <w:ind w:left="720"/>
          </w:pPr>
        </w:pPrChange>
      </w:pPr>
      <w:ins w:id="6350" w:author="thu nga" w:date="2024-09-30T14:26:00Z">
        <w:del w:id="6351" w:author="Phuong Truong Thi" w:date="2024-10-17T19:21:00Z">
          <w:r w:rsidRPr="00BB4152" w:rsidDel="00E57F75">
            <w:rPr>
              <w:lang w:val="vi-VN"/>
              <w:rPrChange w:id="6352" w:author="Phuong Truong Thi" w:date="2024-10-15T00:06:00Z">
                <w:rPr>
                  <w:rFonts w:asciiTheme="majorHAnsi" w:hAnsiTheme="majorHAnsi" w:cstheme="majorHAnsi"/>
                  <w:szCs w:val="24"/>
                  <w:lang w:val="vi-VN"/>
                </w:rPr>
              </w:rPrChange>
            </w:rPr>
            <w:delText>Giá trị hợp đồng chứng chỉ quỹ: Tổng số dư tại ngày T-1 của Khách hàng</w:delText>
          </w:r>
        </w:del>
      </w:ins>
    </w:p>
    <w:p w14:paraId="56F82C33" w14:textId="56C84EF5" w:rsidR="00383D7A" w:rsidRPr="00383D7A" w:rsidDel="00BB4152" w:rsidRDefault="00383D7A" w:rsidP="00383D7A">
      <w:pPr>
        <w:pStyle w:val="ListParagraph"/>
        <w:numPr>
          <w:ilvl w:val="0"/>
          <w:numId w:val="101"/>
        </w:numPr>
        <w:spacing w:line="300" w:lineRule="auto"/>
        <w:rPr>
          <w:ins w:id="6353" w:author="thu nga" w:date="2024-09-30T14:26:00Z"/>
          <w:del w:id="6354" w:author="Phuong Truong Thi" w:date="2024-10-15T00:05:00Z"/>
          <w:szCs w:val="24"/>
          <w:lang w:val="vi-VN"/>
          <w:rPrChange w:id="6355" w:author="thu nga" w:date="2024-09-30T14:26:00Z">
            <w:rPr>
              <w:ins w:id="6356" w:author="thu nga" w:date="2024-09-30T14:26:00Z"/>
              <w:del w:id="6357" w:author="Phuong Truong Thi" w:date="2024-10-15T00:05:00Z"/>
              <w:rFonts w:asciiTheme="majorHAnsi" w:hAnsiTheme="majorHAnsi" w:cstheme="majorHAnsi"/>
              <w:szCs w:val="24"/>
              <w:lang w:val="vi-VN"/>
            </w:rPr>
          </w:rPrChange>
        </w:rPr>
      </w:pPr>
      <w:ins w:id="6358" w:author="thu nga" w:date="2024-09-30T14:26:00Z">
        <w:del w:id="6359" w:author="Phuong Truong Thi" w:date="2024-10-15T00:05:00Z">
          <w:r w:rsidRPr="00383D7A" w:rsidDel="00BB4152">
            <w:rPr>
              <w:szCs w:val="24"/>
              <w:lang w:val="vi-VN"/>
              <w:rPrChange w:id="6360" w:author="thu nga" w:date="2024-09-30T14:26:00Z">
                <w:rPr>
                  <w:rFonts w:asciiTheme="majorHAnsi" w:hAnsiTheme="majorHAnsi" w:cstheme="majorHAnsi"/>
                  <w:szCs w:val="24"/>
                  <w:lang w:val="vi-VN"/>
                </w:rPr>
              </w:rPrChange>
            </w:rPr>
            <w:delText>Các sản phẩm đầu tư khác của khách hàng</w:delText>
          </w:r>
        </w:del>
      </w:ins>
    </w:p>
    <w:p w14:paraId="34BF784A" w14:textId="1B7C3F99" w:rsidR="00DD7FB7" w:rsidDel="00BB4152" w:rsidRDefault="00383D7A" w:rsidP="00383D7A">
      <w:pPr>
        <w:pStyle w:val="ListParagraph"/>
        <w:ind w:left="1134"/>
        <w:rPr>
          <w:del w:id="6361" w:author="Phuong Truong Thi" w:date="2024-10-15T00:05:00Z"/>
          <w:lang w:val="vi-VN"/>
        </w:rPr>
      </w:pPr>
      <w:ins w:id="6362" w:author="thu nga" w:date="2024-09-30T14:26:00Z">
        <w:del w:id="6363" w:author="Phuong Truong Thi" w:date="2024-10-15T00:05:00Z">
          <w:r w:rsidRPr="00383D7A" w:rsidDel="00BB4152">
            <w:rPr>
              <w:lang w:val="vi-VN"/>
              <w:rPrChange w:id="6364" w:author="thu nga" w:date="2024-09-30T14:26:00Z">
                <w:rPr>
                  <w:rFonts w:asciiTheme="majorHAnsi" w:hAnsiTheme="majorHAnsi" w:cstheme="majorHAnsi"/>
                  <w:szCs w:val="24"/>
                  <w:lang w:val="vi-VN"/>
                </w:rPr>
              </w:rPrChange>
            </w:rPr>
            <w:delText xml:space="preserve">Bảo hiểm: Tổng số dư đầu tư của các </w:delText>
          </w:r>
          <w:commentRangeStart w:id="6365"/>
          <w:r w:rsidRPr="00383D7A" w:rsidDel="00BB4152">
            <w:rPr>
              <w:lang w:val="vi-VN"/>
              <w:rPrChange w:id="6366" w:author="thu nga" w:date="2024-09-30T14:26:00Z">
                <w:rPr>
                  <w:rFonts w:asciiTheme="majorHAnsi" w:hAnsiTheme="majorHAnsi" w:cstheme="majorHAnsi"/>
                  <w:szCs w:val="24"/>
                  <w:lang w:val="vi-VN"/>
                </w:rPr>
              </w:rPrChange>
            </w:rPr>
            <w:delText xml:space="preserve">mã sản phẩm phụ </w:delText>
          </w:r>
        </w:del>
      </w:ins>
      <w:commentRangeEnd w:id="6365"/>
      <w:ins w:id="6367" w:author="thu nga" w:date="2024-09-30T14:28:00Z">
        <w:del w:id="6368" w:author="Phuong Truong Thi" w:date="2024-10-15T00:05:00Z">
          <w:r w:rsidDel="00BB4152">
            <w:rPr>
              <w:rStyle w:val="CommentReference"/>
              <w:rFonts w:ascii="Arial" w:hAnsi="Arial"/>
              <w:lang w:val="x-none" w:eastAsia="x-none"/>
            </w:rPr>
            <w:commentReference w:id="6365"/>
          </w:r>
        </w:del>
      </w:ins>
      <w:ins w:id="6369" w:author="thu nga" w:date="2024-09-30T14:26:00Z">
        <w:del w:id="6370" w:author="Phuong Truong Thi" w:date="2024-10-15T00:05:00Z">
          <w:r w:rsidRPr="00383D7A" w:rsidDel="00BB4152">
            <w:rPr>
              <w:lang w:val="vi-VN"/>
              <w:rPrChange w:id="6371" w:author="thu nga" w:date="2024-09-30T14:26:00Z">
                <w:rPr>
                  <w:rFonts w:asciiTheme="majorHAnsi" w:hAnsiTheme="majorHAnsi" w:cstheme="majorHAnsi"/>
                  <w:szCs w:val="24"/>
                  <w:lang w:val="vi-VN"/>
                </w:rPr>
              </w:rPrChange>
            </w:rPr>
            <w:delText>là đầu tư</w:delText>
          </w:r>
        </w:del>
      </w:ins>
    </w:p>
    <w:p w14:paraId="11489A61" w14:textId="353BA8D1" w:rsidR="00383D7A" w:rsidRPr="006311B5" w:rsidDel="00BB4152" w:rsidRDefault="004C7F2E" w:rsidP="005266A5">
      <w:pPr>
        <w:pStyle w:val="ListParagraph"/>
        <w:ind w:left="1134"/>
        <w:rPr>
          <w:del w:id="6372" w:author="Phuong Truong Thi" w:date="2024-10-15T00:05:00Z"/>
          <w:b/>
          <w:bCs/>
          <w:color w:val="FF0000"/>
          <w:lang w:val="vi-VN"/>
          <w:rPrChange w:id="6373" w:author="Phuong Truong Thi" w:date="2024-10-01T00:00:00Z">
            <w:rPr>
              <w:del w:id="6374" w:author="Phuong Truong Thi" w:date="2024-10-15T00:05:00Z"/>
              <w:lang w:val="vi-VN"/>
            </w:rPr>
          </w:rPrChange>
        </w:rPr>
      </w:pPr>
      <w:commentRangeStart w:id="6375"/>
      <w:del w:id="6376" w:author="Phuong Truong Thi" w:date="2024-10-15T00:05:00Z">
        <w:r w:rsidRPr="006311B5" w:rsidDel="00BB4152">
          <w:rPr>
            <w:b/>
            <w:bCs/>
            <w:color w:val="FF0000"/>
            <w:szCs w:val="24"/>
            <w:lang w:val="vi-VN"/>
            <w:rPrChange w:id="6377" w:author="Phuong Truong Thi" w:date="2024-10-01T00:00:00Z">
              <w:rPr>
                <w:szCs w:val="24"/>
                <w:lang w:val="vi-VN"/>
              </w:rPr>
            </w:rPrChange>
          </w:rPr>
          <w:delText>FX: có tính sản phẩm FX vào tổng tài sản khách hàng không, nếu có thì lấy từ BIC tool hay không</w:delText>
        </w:r>
        <w:commentRangeEnd w:id="6375"/>
        <w:r w:rsidRPr="006311B5" w:rsidDel="00BB4152">
          <w:rPr>
            <w:b/>
            <w:bCs/>
            <w:color w:val="FF0000"/>
            <w:szCs w:val="24"/>
            <w:lang w:val="vi-VN"/>
            <w:rPrChange w:id="6378" w:author="Phuong Truong Thi" w:date="2024-10-01T00:00:00Z">
              <w:rPr>
                <w:szCs w:val="24"/>
                <w:lang w:val="vi-VN"/>
              </w:rPr>
            </w:rPrChange>
          </w:rPr>
          <w:commentReference w:id="6375"/>
        </w:r>
      </w:del>
      <w:ins w:id="6379" w:author="thu nga" w:date="2024-09-30T15:31:00Z">
        <w:del w:id="6380" w:author="Phuong Truong Thi" w:date="2024-10-15T00:05:00Z">
          <w:r w:rsidR="007B7F57" w:rsidRPr="006311B5" w:rsidDel="00BB4152">
            <w:rPr>
              <w:b/>
              <w:bCs/>
              <w:color w:val="FF0000"/>
              <w:szCs w:val="24"/>
              <w:lang w:val="vi-VN"/>
              <w:rPrChange w:id="6381" w:author="Phuong Truong Thi" w:date="2024-10-01T00:00:00Z">
                <w:rPr>
                  <w:szCs w:val="24"/>
                  <w:lang w:val="vi-VN"/>
                </w:rPr>
              </w:rPrChange>
            </w:rPr>
            <w:delText>?</w:delText>
          </w:r>
        </w:del>
      </w:ins>
    </w:p>
    <w:p w14:paraId="3A58565B" w14:textId="079ECA81" w:rsidR="00071873" w:rsidRPr="00DD7FB7" w:rsidDel="00FD6BA2" w:rsidRDefault="00071873" w:rsidP="00071873">
      <w:pPr>
        <w:pStyle w:val="ListParagraph"/>
        <w:numPr>
          <w:ilvl w:val="0"/>
          <w:numId w:val="92"/>
        </w:numPr>
        <w:rPr>
          <w:del w:id="6382" w:author="Phuong Truong Thi" w:date="2024-10-17T18:59:00Z"/>
        </w:rPr>
      </w:pPr>
      <w:del w:id="6383" w:author="Phuong Truong Thi" w:date="2024-10-17T18:59:00Z">
        <w:r w:rsidDel="00FD6BA2">
          <w:rPr>
            <w:i/>
            <w:iCs/>
          </w:rPr>
          <w:delText>Màn hình minh họa</w:delText>
        </w:r>
      </w:del>
    </w:p>
    <w:p w14:paraId="082E4E7B" w14:textId="644CFC2C" w:rsidR="00DD7FB7" w:rsidRDefault="00F748D4" w:rsidP="005C2997">
      <w:pPr>
        <w:rPr>
          <w:sz w:val="24"/>
          <w:szCs w:val="24"/>
        </w:rPr>
      </w:pPr>
      <w:del w:id="6384" w:author="Phuong Truong Thi" w:date="2024-10-17T18:59:00Z">
        <w:r w:rsidDel="00FD6BA2">
          <w:rPr>
            <w:noProof/>
          </w:rPr>
          <w:drawing>
            <wp:inline distT="0" distB="0" distL="0" distR="0" wp14:anchorId="42D8826D" wp14:editId="78731B58">
              <wp:extent cx="5813167" cy="3355450"/>
              <wp:effectExtent l="0" t="0" r="0" b="0"/>
              <wp:docPr id="139097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71452" name="Picture 1" descr="A screenshot of a computer&#10;&#10;Description automatically generated"/>
                      <pic:cNvPicPr/>
                    </pic:nvPicPr>
                    <pic:blipFill>
                      <a:blip r:embed="rId18"/>
                      <a:stretch>
                        <a:fillRect/>
                      </a:stretch>
                    </pic:blipFill>
                    <pic:spPr>
                      <a:xfrm>
                        <a:off x="0" y="0"/>
                        <a:ext cx="5912153" cy="3412586"/>
                      </a:xfrm>
                      <a:prstGeom prst="rect">
                        <a:avLst/>
                      </a:prstGeom>
                    </pic:spPr>
                  </pic:pic>
                </a:graphicData>
              </a:graphic>
            </wp:inline>
          </w:drawing>
        </w:r>
      </w:del>
      <w:bookmarkStart w:id="6385" w:name="_Toc177425382"/>
    </w:p>
    <w:p w14:paraId="39573868" w14:textId="6D63EC77" w:rsidR="00104609" w:rsidDel="00FD6BA2" w:rsidRDefault="00B50F17">
      <w:pPr>
        <w:pStyle w:val="Heading31"/>
        <w:numPr>
          <w:ilvl w:val="2"/>
          <w:numId w:val="88"/>
        </w:numPr>
        <w:rPr>
          <w:del w:id="6386" w:author="Phuong Truong Thi" w:date="2024-10-17T18:57:00Z"/>
          <w:sz w:val="24"/>
          <w:szCs w:val="24"/>
        </w:rPr>
        <w:pPrChange w:id="6387" w:author="Phuong Truong Thi" w:date="2024-10-08T18:25:00Z">
          <w:pPr>
            <w:pStyle w:val="Heading31"/>
            <w:numPr>
              <w:numId w:val="60"/>
            </w:numPr>
            <w:tabs>
              <w:tab w:val="clear" w:pos="1080"/>
            </w:tabs>
            <w:ind w:left="720" w:hanging="720"/>
          </w:pPr>
        </w:pPrChange>
      </w:pPr>
      <w:del w:id="6388" w:author="Phuong Truong Thi" w:date="2024-10-17T18:57:00Z">
        <w:r w:rsidDel="00FD6BA2">
          <w:rPr>
            <w:sz w:val="24"/>
            <w:szCs w:val="24"/>
          </w:rPr>
          <w:delText xml:space="preserve">C360 - </w:delText>
        </w:r>
        <w:r w:rsidR="00104609" w:rsidDel="00FD6BA2">
          <w:rPr>
            <w:sz w:val="24"/>
            <w:szCs w:val="24"/>
          </w:rPr>
          <w:delText>Màn hình chi tiết khách hàng C360</w:delText>
        </w:r>
        <w:bookmarkStart w:id="6389" w:name="_Toc180597889"/>
        <w:bookmarkStart w:id="6390" w:name="_Toc180598653"/>
        <w:bookmarkStart w:id="6391" w:name="_Toc181872398"/>
        <w:bookmarkStart w:id="6392" w:name="_Toc183454795"/>
        <w:bookmarkStart w:id="6393" w:name="_Toc183455747"/>
        <w:bookmarkStart w:id="6394" w:name="_Toc184406081"/>
        <w:bookmarkStart w:id="6395" w:name="_Toc184407340"/>
        <w:bookmarkStart w:id="6396" w:name="_Toc184408288"/>
        <w:bookmarkStart w:id="6397" w:name="_Toc184409236"/>
        <w:bookmarkStart w:id="6398" w:name="_Toc184813022"/>
        <w:bookmarkEnd w:id="6385"/>
        <w:bookmarkEnd w:id="6389"/>
        <w:bookmarkEnd w:id="6390"/>
        <w:bookmarkEnd w:id="6391"/>
        <w:bookmarkEnd w:id="6392"/>
        <w:bookmarkEnd w:id="6393"/>
        <w:bookmarkEnd w:id="6394"/>
        <w:bookmarkEnd w:id="6395"/>
        <w:bookmarkEnd w:id="6396"/>
        <w:bookmarkEnd w:id="6397"/>
        <w:bookmarkEnd w:id="6398"/>
      </w:del>
    </w:p>
    <w:p w14:paraId="3BE594D9" w14:textId="44CA6AA4" w:rsidR="00DD7FB7" w:rsidRPr="0017753F" w:rsidDel="00FD6BA2" w:rsidRDefault="00DD7FB7" w:rsidP="0017753F">
      <w:pPr>
        <w:pStyle w:val="Heading31"/>
        <w:numPr>
          <w:ilvl w:val="0"/>
          <w:numId w:val="64"/>
        </w:numPr>
        <w:tabs>
          <w:tab w:val="clear" w:pos="1080"/>
        </w:tabs>
        <w:outlineLvl w:val="9"/>
        <w:rPr>
          <w:del w:id="6399" w:author="Phuong Truong Thi" w:date="2024-10-17T18:57:00Z"/>
          <w:i/>
          <w:iCs/>
        </w:rPr>
      </w:pPr>
      <w:del w:id="6400" w:author="Phuong Truong Thi" w:date="2024-10-17T18:57:00Z">
        <w:r w:rsidRPr="00B67425" w:rsidDel="00FD6BA2">
          <w:rPr>
            <w:b w:val="0"/>
            <w:bCs w:val="0"/>
            <w:i/>
            <w:iCs/>
            <w:sz w:val="24"/>
            <w:szCs w:val="24"/>
          </w:rPr>
          <w:delText>Mô tả chức năng</w:delText>
        </w:r>
        <w:bookmarkStart w:id="6401" w:name="_Toc180597890"/>
        <w:bookmarkStart w:id="6402" w:name="_Toc180598654"/>
        <w:bookmarkStart w:id="6403" w:name="_Toc181872399"/>
        <w:bookmarkStart w:id="6404" w:name="_Toc183454796"/>
        <w:bookmarkStart w:id="6405" w:name="_Toc183455748"/>
        <w:bookmarkStart w:id="6406" w:name="_Toc184406082"/>
        <w:bookmarkStart w:id="6407" w:name="_Toc184407341"/>
        <w:bookmarkStart w:id="6408" w:name="_Toc184408289"/>
        <w:bookmarkStart w:id="6409" w:name="_Toc184409237"/>
        <w:bookmarkStart w:id="6410" w:name="_Toc184813023"/>
        <w:bookmarkEnd w:id="6401"/>
        <w:bookmarkEnd w:id="6402"/>
        <w:bookmarkEnd w:id="6403"/>
        <w:bookmarkEnd w:id="6404"/>
        <w:bookmarkEnd w:id="6405"/>
        <w:bookmarkEnd w:id="6406"/>
        <w:bookmarkEnd w:id="6407"/>
        <w:bookmarkEnd w:id="6408"/>
        <w:bookmarkEnd w:id="6409"/>
        <w:bookmarkEnd w:id="6410"/>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DD7FB7" w:rsidRPr="00075487" w:rsidDel="00FD6BA2" w14:paraId="289DA28D" w14:textId="00C19118">
        <w:trPr>
          <w:trHeight w:val="792"/>
          <w:del w:id="6411" w:author="Phuong Truong Thi" w:date="2024-10-17T18:57:00Z"/>
        </w:trPr>
        <w:tc>
          <w:tcPr>
            <w:tcW w:w="1647" w:type="dxa"/>
            <w:shd w:val="clear" w:color="auto" w:fill="auto"/>
          </w:tcPr>
          <w:p w14:paraId="718C2BE2" w14:textId="0FC205A8" w:rsidR="00DD7FB7" w:rsidRPr="00075487" w:rsidDel="00FD6BA2" w:rsidRDefault="00DD7FB7">
            <w:pPr>
              <w:pStyle w:val="Bd-1BodyText1"/>
              <w:keepLines/>
              <w:spacing w:line="276" w:lineRule="auto"/>
              <w:ind w:left="0"/>
              <w:jc w:val="left"/>
              <w:rPr>
                <w:del w:id="6412" w:author="Phuong Truong Thi" w:date="2024-10-17T18:57:00Z"/>
                <w:rFonts w:ascii="Times New Roman" w:hAnsi="Times New Roman"/>
                <w:b/>
                <w:bCs/>
                <w:i/>
                <w:sz w:val="24"/>
                <w:szCs w:val="24"/>
              </w:rPr>
            </w:pPr>
            <w:del w:id="6413" w:author="Phuong Truong Thi" w:date="2024-10-17T18:57:00Z">
              <w:r w:rsidRPr="00075487" w:rsidDel="00FD6BA2">
                <w:rPr>
                  <w:rFonts w:ascii="Times New Roman" w:hAnsi="Times New Roman"/>
                  <w:b/>
                  <w:i/>
                  <w:sz w:val="24"/>
                  <w:szCs w:val="24"/>
                </w:rPr>
                <w:delText>Mô tả</w:delText>
              </w:r>
              <w:bookmarkStart w:id="6414" w:name="_Toc180597891"/>
              <w:bookmarkStart w:id="6415" w:name="_Toc180598655"/>
              <w:bookmarkStart w:id="6416" w:name="_Toc181872400"/>
              <w:bookmarkStart w:id="6417" w:name="_Toc183454797"/>
              <w:bookmarkStart w:id="6418" w:name="_Toc183455749"/>
              <w:bookmarkStart w:id="6419" w:name="_Toc184406083"/>
              <w:bookmarkStart w:id="6420" w:name="_Toc184407342"/>
              <w:bookmarkStart w:id="6421" w:name="_Toc184408290"/>
              <w:bookmarkStart w:id="6422" w:name="_Toc184409238"/>
              <w:bookmarkStart w:id="6423" w:name="_Toc184813024"/>
              <w:bookmarkEnd w:id="6414"/>
              <w:bookmarkEnd w:id="6415"/>
              <w:bookmarkEnd w:id="6416"/>
              <w:bookmarkEnd w:id="6417"/>
              <w:bookmarkEnd w:id="6418"/>
              <w:bookmarkEnd w:id="6419"/>
              <w:bookmarkEnd w:id="6420"/>
              <w:bookmarkEnd w:id="6421"/>
              <w:bookmarkEnd w:id="6422"/>
              <w:bookmarkEnd w:id="6423"/>
            </w:del>
          </w:p>
        </w:tc>
        <w:tc>
          <w:tcPr>
            <w:tcW w:w="7510" w:type="dxa"/>
            <w:shd w:val="clear" w:color="auto" w:fill="auto"/>
          </w:tcPr>
          <w:p w14:paraId="297C8240" w14:textId="00135571" w:rsidR="00DD7FB7" w:rsidRPr="00075487" w:rsidDel="00FD6BA2" w:rsidRDefault="00DD7FB7">
            <w:pPr>
              <w:pStyle w:val="Normal10"/>
              <w:rPr>
                <w:del w:id="6424" w:author="Phuong Truong Thi" w:date="2024-10-17T18:57:00Z"/>
              </w:rPr>
            </w:pPr>
            <w:del w:id="6425" w:author="Phuong Truong Thi" w:date="2024-10-17T18:57:00Z">
              <w:r w:rsidRPr="00075487" w:rsidDel="00FD6BA2">
                <w:delText xml:space="preserve">Chức năng hỗ trợ NSD </w:delText>
              </w:r>
              <w:r w:rsidDel="00FD6BA2">
                <w:delText>nhìn thấy thông tin chi tiết của khách hàng. Chi tiết ở phần “Thông tin dữ liệu”</w:delText>
              </w:r>
              <w:bookmarkStart w:id="6426" w:name="_Toc180597892"/>
              <w:bookmarkStart w:id="6427" w:name="_Toc180598656"/>
              <w:bookmarkStart w:id="6428" w:name="_Toc181872401"/>
              <w:bookmarkStart w:id="6429" w:name="_Toc183454798"/>
              <w:bookmarkStart w:id="6430" w:name="_Toc183455750"/>
              <w:bookmarkStart w:id="6431" w:name="_Toc184406084"/>
              <w:bookmarkStart w:id="6432" w:name="_Toc184407343"/>
              <w:bookmarkStart w:id="6433" w:name="_Toc184408291"/>
              <w:bookmarkStart w:id="6434" w:name="_Toc184409239"/>
              <w:bookmarkStart w:id="6435" w:name="_Toc184813025"/>
              <w:bookmarkEnd w:id="6426"/>
              <w:bookmarkEnd w:id="6427"/>
              <w:bookmarkEnd w:id="6428"/>
              <w:bookmarkEnd w:id="6429"/>
              <w:bookmarkEnd w:id="6430"/>
              <w:bookmarkEnd w:id="6431"/>
              <w:bookmarkEnd w:id="6432"/>
              <w:bookmarkEnd w:id="6433"/>
              <w:bookmarkEnd w:id="6434"/>
              <w:bookmarkEnd w:id="6435"/>
            </w:del>
          </w:p>
        </w:tc>
        <w:bookmarkStart w:id="6436" w:name="_Toc180597893"/>
        <w:bookmarkStart w:id="6437" w:name="_Toc180598657"/>
        <w:bookmarkStart w:id="6438" w:name="_Toc181872402"/>
        <w:bookmarkStart w:id="6439" w:name="_Toc183454799"/>
        <w:bookmarkStart w:id="6440" w:name="_Toc183455751"/>
        <w:bookmarkStart w:id="6441" w:name="_Toc184406085"/>
        <w:bookmarkStart w:id="6442" w:name="_Toc184407344"/>
        <w:bookmarkStart w:id="6443" w:name="_Toc184408292"/>
        <w:bookmarkStart w:id="6444" w:name="_Toc184409240"/>
        <w:bookmarkStart w:id="6445" w:name="_Toc184813026"/>
        <w:bookmarkEnd w:id="6436"/>
        <w:bookmarkEnd w:id="6437"/>
        <w:bookmarkEnd w:id="6438"/>
        <w:bookmarkEnd w:id="6439"/>
        <w:bookmarkEnd w:id="6440"/>
        <w:bookmarkEnd w:id="6441"/>
        <w:bookmarkEnd w:id="6442"/>
        <w:bookmarkEnd w:id="6443"/>
        <w:bookmarkEnd w:id="6444"/>
        <w:bookmarkEnd w:id="6445"/>
      </w:tr>
      <w:tr w:rsidR="00DD7FB7" w:rsidRPr="00075487" w:rsidDel="00FD6BA2" w14:paraId="5BA35569" w14:textId="20B2E37B">
        <w:trPr>
          <w:trHeight w:val="765"/>
          <w:del w:id="6446" w:author="Phuong Truong Thi" w:date="2024-10-17T18:57:00Z"/>
        </w:trPr>
        <w:tc>
          <w:tcPr>
            <w:tcW w:w="1647" w:type="dxa"/>
            <w:shd w:val="clear" w:color="auto" w:fill="auto"/>
          </w:tcPr>
          <w:p w14:paraId="4271B1C5" w14:textId="1BFBD49F" w:rsidR="00DD7FB7" w:rsidRPr="00075487" w:rsidDel="00FD6BA2" w:rsidRDefault="00DD7FB7">
            <w:pPr>
              <w:pStyle w:val="Bd-1BodyText1"/>
              <w:keepLines/>
              <w:spacing w:line="276" w:lineRule="auto"/>
              <w:ind w:left="0"/>
              <w:jc w:val="left"/>
              <w:rPr>
                <w:del w:id="6447" w:author="Phuong Truong Thi" w:date="2024-10-17T18:57:00Z"/>
                <w:rFonts w:ascii="Times New Roman" w:hAnsi="Times New Roman"/>
                <w:b/>
                <w:bCs/>
                <w:i/>
                <w:sz w:val="24"/>
                <w:szCs w:val="24"/>
              </w:rPr>
            </w:pPr>
            <w:del w:id="6448" w:author="Phuong Truong Thi" w:date="2024-10-17T18:57:00Z">
              <w:r w:rsidRPr="00075487" w:rsidDel="00FD6BA2">
                <w:rPr>
                  <w:rFonts w:ascii="Times New Roman" w:hAnsi="Times New Roman"/>
                  <w:b/>
                  <w:i/>
                  <w:sz w:val="24"/>
                  <w:szCs w:val="24"/>
                </w:rPr>
                <w:delText>Điều kiện đầu vào</w:delText>
              </w:r>
              <w:bookmarkStart w:id="6449" w:name="_Toc180597894"/>
              <w:bookmarkStart w:id="6450" w:name="_Toc180598658"/>
              <w:bookmarkStart w:id="6451" w:name="_Toc181872403"/>
              <w:bookmarkStart w:id="6452" w:name="_Toc183454800"/>
              <w:bookmarkStart w:id="6453" w:name="_Toc183455752"/>
              <w:bookmarkStart w:id="6454" w:name="_Toc184406086"/>
              <w:bookmarkStart w:id="6455" w:name="_Toc184407345"/>
              <w:bookmarkStart w:id="6456" w:name="_Toc184408293"/>
              <w:bookmarkStart w:id="6457" w:name="_Toc184409241"/>
              <w:bookmarkStart w:id="6458" w:name="_Toc184813027"/>
              <w:bookmarkEnd w:id="6449"/>
              <w:bookmarkEnd w:id="6450"/>
              <w:bookmarkEnd w:id="6451"/>
              <w:bookmarkEnd w:id="6452"/>
              <w:bookmarkEnd w:id="6453"/>
              <w:bookmarkEnd w:id="6454"/>
              <w:bookmarkEnd w:id="6455"/>
              <w:bookmarkEnd w:id="6456"/>
              <w:bookmarkEnd w:id="6457"/>
              <w:bookmarkEnd w:id="6458"/>
            </w:del>
          </w:p>
        </w:tc>
        <w:tc>
          <w:tcPr>
            <w:tcW w:w="7510" w:type="dxa"/>
            <w:shd w:val="clear" w:color="auto" w:fill="auto"/>
          </w:tcPr>
          <w:p w14:paraId="1EBDB566" w14:textId="6845D56F" w:rsidR="00DD7FB7" w:rsidDel="00FD6BA2" w:rsidRDefault="00DD7FB7">
            <w:pPr>
              <w:pStyle w:val="Normal10"/>
              <w:keepNext/>
              <w:keepLines/>
              <w:rPr>
                <w:del w:id="6459" w:author="Phuong Truong Thi" w:date="2024-10-17T18:57:00Z"/>
                <w:szCs w:val="24"/>
              </w:rPr>
            </w:pPr>
            <w:del w:id="6460" w:author="Phuong Truong Thi" w:date="2024-10-17T18:57:00Z">
              <w:r w:rsidRPr="00075487" w:rsidDel="00FD6BA2">
                <w:rPr>
                  <w:szCs w:val="24"/>
                </w:rPr>
                <w:delText>NSD đăng nhập vào hệ thống</w:delText>
              </w:r>
              <w:bookmarkStart w:id="6461" w:name="_Toc180597895"/>
              <w:bookmarkStart w:id="6462" w:name="_Toc180598659"/>
              <w:bookmarkStart w:id="6463" w:name="_Toc181872404"/>
              <w:bookmarkStart w:id="6464" w:name="_Toc183454801"/>
              <w:bookmarkStart w:id="6465" w:name="_Toc183455753"/>
              <w:bookmarkStart w:id="6466" w:name="_Toc184406087"/>
              <w:bookmarkStart w:id="6467" w:name="_Toc184407346"/>
              <w:bookmarkStart w:id="6468" w:name="_Toc184408294"/>
              <w:bookmarkStart w:id="6469" w:name="_Toc184409242"/>
              <w:bookmarkStart w:id="6470" w:name="_Toc184813028"/>
              <w:bookmarkEnd w:id="6461"/>
              <w:bookmarkEnd w:id="6462"/>
              <w:bookmarkEnd w:id="6463"/>
              <w:bookmarkEnd w:id="6464"/>
              <w:bookmarkEnd w:id="6465"/>
              <w:bookmarkEnd w:id="6466"/>
              <w:bookmarkEnd w:id="6467"/>
              <w:bookmarkEnd w:id="6468"/>
              <w:bookmarkEnd w:id="6469"/>
              <w:bookmarkEnd w:id="6470"/>
            </w:del>
          </w:p>
          <w:p w14:paraId="6EE4D3EE" w14:textId="7A260C4D" w:rsidR="00DD7FB7" w:rsidRPr="00075487" w:rsidDel="00FD6BA2" w:rsidRDefault="00DD7FB7">
            <w:pPr>
              <w:pStyle w:val="Normal10"/>
              <w:keepNext/>
              <w:keepLines/>
              <w:rPr>
                <w:del w:id="6471" w:author="Phuong Truong Thi" w:date="2024-10-17T18:57:00Z"/>
                <w:szCs w:val="24"/>
              </w:rPr>
            </w:pPr>
            <w:del w:id="6472" w:author="Phuong Truong Thi" w:date="2024-10-17T18:57:00Z">
              <w:r w:rsidDel="00FD6BA2">
                <w:rPr>
                  <w:szCs w:val="24"/>
                </w:rPr>
                <w:delText xml:space="preserve">Từ màn hình listview “All Portfilio” click vào </w:delText>
              </w:r>
              <w:r w:rsidR="00E8609E" w:rsidDel="00FD6BA2">
                <w:rPr>
                  <w:szCs w:val="24"/>
                </w:rPr>
                <w:delText>Text link</w:delText>
              </w:r>
              <w:r w:rsidDel="00FD6BA2">
                <w:rPr>
                  <w:szCs w:val="24"/>
                </w:rPr>
                <w:delText xml:space="preserve"> “Tên khách hàng” trên danh sách.</w:delText>
              </w:r>
              <w:bookmarkStart w:id="6473" w:name="_Toc180597896"/>
              <w:bookmarkStart w:id="6474" w:name="_Toc180598660"/>
              <w:bookmarkStart w:id="6475" w:name="_Toc181872405"/>
              <w:bookmarkStart w:id="6476" w:name="_Toc183454802"/>
              <w:bookmarkStart w:id="6477" w:name="_Toc183455754"/>
              <w:bookmarkStart w:id="6478" w:name="_Toc184406088"/>
              <w:bookmarkStart w:id="6479" w:name="_Toc184407347"/>
              <w:bookmarkStart w:id="6480" w:name="_Toc184408295"/>
              <w:bookmarkStart w:id="6481" w:name="_Toc184409243"/>
              <w:bookmarkStart w:id="6482" w:name="_Toc184813029"/>
              <w:bookmarkEnd w:id="6473"/>
              <w:bookmarkEnd w:id="6474"/>
              <w:bookmarkEnd w:id="6475"/>
              <w:bookmarkEnd w:id="6476"/>
              <w:bookmarkEnd w:id="6477"/>
              <w:bookmarkEnd w:id="6478"/>
              <w:bookmarkEnd w:id="6479"/>
              <w:bookmarkEnd w:id="6480"/>
              <w:bookmarkEnd w:id="6481"/>
              <w:bookmarkEnd w:id="6482"/>
            </w:del>
          </w:p>
        </w:tc>
        <w:bookmarkStart w:id="6483" w:name="_Toc180597897"/>
        <w:bookmarkStart w:id="6484" w:name="_Toc180598661"/>
        <w:bookmarkStart w:id="6485" w:name="_Toc181872406"/>
        <w:bookmarkStart w:id="6486" w:name="_Toc183454803"/>
        <w:bookmarkStart w:id="6487" w:name="_Toc183455755"/>
        <w:bookmarkStart w:id="6488" w:name="_Toc184406089"/>
        <w:bookmarkStart w:id="6489" w:name="_Toc184407348"/>
        <w:bookmarkStart w:id="6490" w:name="_Toc184408296"/>
        <w:bookmarkStart w:id="6491" w:name="_Toc184409244"/>
        <w:bookmarkStart w:id="6492" w:name="_Toc184813030"/>
        <w:bookmarkEnd w:id="6483"/>
        <w:bookmarkEnd w:id="6484"/>
        <w:bookmarkEnd w:id="6485"/>
        <w:bookmarkEnd w:id="6486"/>
        <w:bookmarkEnd w:id="6487"/>
        <w:bookmarkEnd w:id="6488"/>
        <w:bookmarkEnd w:id="6489"/>
        <w:bookmarkEnd w:id="6490"/>
        <w:bookmarkEnd w:id="6491"/>
        <w:bookmarkEnd w:id="6492"/>
      </w:tr>
      <w:tr w:rsidR="00DD7FB7" w:rsidRPr="00075487" w:rsidDel="00FD6BA2" w14:paraId="1276B7F4" w14:textId="43A8E2EC">
        <w:trPr>
          <w:trHeight w:val="765"/>
          <w:del w:id="6493" w:author="Phuong Truong Thi" w:date="2024-10-17T18:57:00Z"/>
        </w:trPr>
        <w:tc>
          <w:tcPr>
            <w:tcW w:w="1647" w:type="dxa"/>
            <w:shd w:val="clear" w:color="auto" w:fill="auto"/>
          </w:tcPr>
          <w:p w14:paraId="2410720A" w14:textId="30E97B04" w:rsidR="00DD7FB7" w:rsidRPr="00075487" w:rsidDel="00FD6BA2" w:rsidRDefault="00DD7FB7">
            <w:pPr>
              <w:pStyle w:val="Bd-1BodyText1"/>
              <w:keepLines/>
              <w:spacing w:line="276" w:lineRule="auto"/>
              <w:ind w:left="0"/>
              <w:jc w:val="left"/>
              <w:rPr>
                <w:del w:id="6494" w:author="Phuong Truong Thi" w:date="2024-10-17T18:57:00Z"/>
                <w:rFonts w:ascii="Times New Roman" w:hAnsi="Times New Roman"/>
                <w:b/>
                <w:i/>
                <w:sz w:val="24"/>
                <w:szCs w:val="24"/>
              </w:rPr>
            </w:pPr>
            <w:del w:id="6495" w:author="Phuong Truong Thi" w:date="2024-10-17T18:57:00Z">
              <w:r w:rsidRPr="00075487" w:rsidDel="00FD6BA2">
                <w:rPr>
                  <w:rFonts w:ascii="Times New Roman" w:hAnsi="Times New Roman"/>
                  <w:b/>
                  <w:i/>
                  <w:sz w:val="24"/>
                  <w:szCs w:val="24"/>
                </w:rPr>
                <w:delText>Điều kiện đầu ra</w:delText>
              </w:r>
              <w:bookmarkStart w:id="6496" w:name="_Toc180597898"/>
              <w:bookmarkStart w:id="6497" w:name="_Toc180598662"/>
              <w:bookmarkStart w:id="6498" w:name="_Toc181872407"/>
              <w:bookmarkStart w:id="6499" w:name="_Toc183454804"/>
              <w:bookmarkStart w:id="6500" w:name="_Toc183455756"/>
              <w:bookmarkStart w:id="6501" w:name="_Toc184406090"/>
              <w:bookmarkStart w:id="6502" w:name="_Toc184407349"/>
              <w:bookmarkStart w:id="6503" w:name="_Toc184408297"/>
              <w:bookmarkStart w:id="6504" w:name="_Toc184409245"/>
              <w:bookmarkStart w:id="6505" w:name="_Toc184813031"/>
              <w:bookmarkEnd w:id="6496"/>
              <w:bookmarkEnd w:id="6497"/>
              <w:bookmarkEnd w:id="6498"/>
              <w:bookmarkEnd w:id="6499"/>
              <w:bookmarkEnd w:id="6500"/>
              <w:bookmarkEnd w:id="6501"/>
              <w:bookmarkEnd w:id="6502"/>
              <w:bookmarkEnd w:id="6503"/>
              <w:bookmarkEnd w:id="6504"/>
              <w:bookmarkEnd w:id="6505"/>
            </w:del>
          </w:p>
        </w:tc>
        <w:tc>
          <w:tcPr>
            <w:tcW w:w="7510" w:type="dxa"/>
            <w:shd w:val="clear" w:color="auto" w:fill="auto"/>
          </w:tcPr>
          <w:p w14:paraId="25F3BBC2" w14:textId="4AD0B47C" w:rsidR="00DD7FB7" w:rsidRPr="00075487" w:rsidDel="00FD6BA2" w:rsidRDefault="00DD7FB7">
            <w:pPr>
              <w:pStyle w:val="Normal10"/>
              <w:keepNext/>
              <w:keepLines/>
              <w:rPr>
                <w:del w:id="6506" w:author="Phuong Truong Thi" w:date="2024-10-17T18:57:00Z"/>
                <w:szCs w:val="24"/>
              </w:rPr>
            </w:pPr>
            <w:del w:id="6507" w:author="Phuong Truong Thi" w:date="2024-10-17T18:57:00Z">
              <w:r w:rsidDel="00FD6BA2">
                <w:rPr>
                  <w:szCs w:val="24"/>
                </w:rPr>
                <w:delText>Hệ thống điều hướng sang trang thông tin chi tiết C360 của khách hàng đó.</w:delText>
              </w:r>
              <w:bookmarkStart w:id="6508" w:name="_Toc180597899"/>
              <w:bookmarkStart w:id="6509" w:name="_Toc180598663"/>
              <w:bookmarkStart w:id="6510" w:name="_Toc181872408"/>
              <w:bookmarkStart w:id="6511" w:name="_Toc183454805"/>
              <w:bookmarkStart w:id="6512" w:name="_Toc183455757"/>
              <w:bookmarkStart w:id="6513" w:name="_Toc184406091"/>
              <w:bookmarkStart w:id="6514" w:name="_Toc184407350"/>
              <w:bookmarkStart w:id="6515" w:name="_Toc184408298"/>
              <w:bookmarkStart w:id="6516" w:name="_Toc184409246"/>
              <w:bookmarkStart w:id="6517" w:name="_Toc184813032"/>
              <w:bookmarkEnd w:id="6508"/>
              <w:bookmarkEnd w:id="6509"/>
              <w:bookmarkEnd w:id="6510"/>
              <w:bookmarkEnd w:id="6511"/>
              <w:bookmarkEnd w:id="6512"/>
              <w:bookmarkEnd w:id="6513"/>
              <w:bookmarkEnd w:id="6514"/>
              <w:bookmarkEnd w:id="6515"/>
              <w:bookmarkEnd w:id="6516"/>
              <w:bookmarkEnd w:id="6517"/>
            </w:del>
          </w:p>
        </w:tc>
        <w:bookmarkStart w:id="6518" w:name="_Toc180597900"/>
        <w:bookmarkStart w:id="6519" w:name="_Toc180598664"/>
        <w:bookmarkStart w:id="6520" w:name="_Toc181872409"/>
        <w:bookmarkStart w:id="6521" w:name="_Toc183454806"/>
        <w:bookmarkStart w:id="6522" w:name="_Toc183455758"/>
        <w:bookmarkStart w:id="6523" w:name="_Toc184406092"/>
        <w:bookmarkStart w:id="6524" w:name="_Toc184407351"/>
        <w:bookmarkStart w:id="6525" w:name="_Toc184408299"/>
        <w:bookmarkStart w:id="6526" w:name="_Toc184409247"/>
        <w:bookmarkStart w:id="6527" w:name="_Toc184813033"/>
        <w:bookmarkEnd w:id="6518"/>
        <w:bookmarkEnd w:id="6519"/>
        <w:bookmarkEnd w:id="6520"/>
        <w:bookmarkEnd w:id="6521"/>
        <w:bookmarkEnd w:id="6522"/>
        <w:bookmarkEnd w:id="6523"/>
        <w:bookmarkEnd w:id="6524"/>
        <w:bookmarkEnd w:id="6525"/>
        <w:bookmarkEnd w:id="6526"/>
        <w:bookmarkEnd w:id="6527"/>
      </w:tr>
    </w:tbl>
    <w:p w14:paraId="79AD5013" w14:textId="0E4D3CB6" w:rsidR="00DD7FB7" w:rsidRPr="00445D58" w:rsidDel="00FD6BA2" w:rsidRDefault="00DD7FB7" w:rsidP="00445D58">
      <w:pPr>
        <w:pStyle w:val="Heading31"/>
        <w:numPr>
          <w:ilvl w:val="0"/>
          <w:numId w:val="64"/>
        </w:numPr>
        <w:tabs>
          <w:tab w:val="clear" w:pos="1080"/>
        </w:tabs>
        <w:outlineLvl w:val="9"/>
        <w:rPr>
          <w:del w:id="6528" w:author="Phuong Truong Thi" w:date="2024-10-17T18:57:00Z"/>
          <w:i/>
          <w:iCs/>
        </w:rPr>
      </w:pPr>
      <w:del w:id="6529" w:author="Phuong Truong Thi" w:date="2024-10-17T18:57:00Z">
        <w:r w:rsidDel="00FD6BA2">
          <w:rPr>
            <w:b w:val="0"/>
            <w:bCs w:val="0"/>
            <w:i/>
            <w:iCs/>
            <w:sz w:val="24"/>
            <w:szCs w:val="24"/>
          </w:rPr>
          <w:delText>Thông tin dữ liệu</w:delText>
        </w:r>
        <w:bookmarkStart w:id="6530" w:name="_Toc180597901"/>
        <w:bookmarkStart w:id="6531" w:name="_Toc180598665"/>
        <w:bookmarkStart w:id="6532" w:name="_Toc181872410"/>
        <w:bookmarkStart w:id="6533" w:name="_Toc183454807"/>
        <w:bookmarkStart w:id="6534" w:name="_Toc183455759"/>
        <w:bookmarkStart w:id="6535" w:name="_Toc184406093"/>
        <w:bookmarkStart w:id="6536" w:name="_Toc184407352"/>
        <w:bookmarkStart w:id="6537" w:name="_Toc184408300"/>
        <w:bookmarkStart w:id="6538" w:name="_Toc184409248"/>
        <w:bookmarkStart w:id="6539" w:name="_Toc184813034"/>
        <w:bookmarkEnd w:id="6530"/>
        <w:bookmarkEnd w:id="6531"/>
        <w:bookmarkEnd w:id="6532"/>
        <w:bookmarkEnd w:id="6533"/>
        <w:bookmarkEnd w:id="6534"/>
        <w:bookmarkEnd w:id="6535"/>
        <w:bookmarkEnd w:id="6536"/>
        <w:bookmarkEnd w:id="6537"/>
        <w:bookmarkEnd w:id="6538"/>
        <w:bookmarkEnd w:id="6539"/>
      </w:del>
    </w:p>
    <w:p w14:paraId="08E5EC8E" w14:textId="0B7814A6" w:rsidR="00DD7FB7" w:rsidRPr="00E03C3F" w:rsidDel="00FD6BA2" w:rsidRDefault="00DD7FB7" w:rsidP="00DD7FB7">
      <w:pPr>
        <w:pStyle w:val="Heading31"/>
        <w:numPr>
          <w:ilvl w:val="0"/>
          <w:numId w:val="0"/>
        </w:numPr>
        <w:tabs>
          <w:tab w:val="clear" w:pos="1080"/>
        </w:tabs>
        <w:ind w:left="90"/>
        <w:outlineLvl w:val="9"/>
        <w:rPr>
          <w:del w:id="6540" w:author="Phuong Truong Thi" w:date="2024-10-17T18:57:00Z"/>
          <w:sz w:val="24"/>
          <w:szCs w:val="24"/>
        </w:rPr>
      </w:pPr>
      <w:del w:id="6541" w:author="Phuong Truong Thi" w:date="2024-10-17T18:57:00Z">
        <w:r w:rsidDel="00FD6BA2">
          <w:rPr>
            <w:b w:val="0"/>
            <w:bCs w:val="0"/>
            <w:sz w:val="24"/>
            <w:szCs w:val="24"/>
          </w:rPr>
          <w:delText xml:space="preserve">Tham chiếu thông tin dữ liệu và các chức năng theo </w:delText>
        </w:r>
        <w:r w:rsidRPr="00E03C3F" w:rsidDel="00FD6BA2">
          <w:rPr>
            <w:sz w:val="24"/>
            <w:szCs w:val="24"/>
          </w:rPr>
          <w:delText>“</w:delText>
        </w:r>
        <w:r w:rsidRPr="00E03C3F" w:rsidDel="00FD6BA2">
          <w:rPr>
            <w:b w:val="0"/>
            <w:bCs w:val="0"/>
            <w:sz w:val="24"/>
            <w:szCs w:val="24"/>
          </w:rPr>
          <w:delText>Tài liệu đặc tả yêu cầu phần mềm hệ thống Customer C360</w:delText>
        </w:r>
        <w:r w:rsidRPr="00E03C3F" w:rsidDel="00FD6BA2">
          <w:rPr>
            <w:sz w:val="24"/>
            <w:szCs w:val="24"/>
          </w:rPr>
          <w:delText>”</w:delText>
        </w:r>
        <w:bookmarkStart w:id="6542" w:name="_Toc180597902"/>
        <w:bookmarkStart w:id="6543" w:name="_Toc180598666"/>
        <w:bookmarkStart w:id="6544" w:name="_Toc181872411"/>
        <w:bookmarkStart w:id="6545" w:name="_Toc183454808"/>
        <w:bookmarkStart w:id="6546" w:name="_Toc183455760"/>
        <w:bookmarkStart w:id="6547" w:name="_Toc184406094"/>
        <w:bookmarkStart w:id="6548" w:name="_Toc184407353"/>
        <w:bookmarkStart w:id="6549" w:name="_Toc184408301"/>
        <w:bookmarkStart w:id="6550" w:name="_Toc184409249"/>
        <w:bookmarkStart w:id="6551" w:name="_Toc184813035"/>
        <w:bookmarkEnd w:id="6542"/>
        <w:bookmarkEnd w:id="6543"/>
        <w:bookmarkEnd w:id="6544"/>
        <w:bookmarkEnd w:id="6545"/>
        <w:bookmarkEnd w:id="6546"/>
        <w:bookmarkEnd w:id="6547"/>
        <w:bookmarkEnd w:id="6548"/>
        <w:bookmarkEnd w:id="6549"/>
        <w:bookmarkEnd w:id="6550"/>
        <w:bookmarkEnd w:id="6551"/>
      </w:del>
    </w:p>
    <w:p w14:paraId="3F187437" w14:textId="14C5308E" w:rsidR="00D41F64" w:rsidDel="0045419F" w:rsidRDefault="00DD7FB7" w:rsidP="00445D58">
      <w:pPr>
        <w:pStyle w:val="Heading31"/>
        <w:numPr>
          <w:ilvl w:val="0"/>
          <w:numId w:val="0"/>
        </w:numPr>
        <w:tabs>
          <w:tab w:val="clear" w:pos="1080"/>
        </w:tabs>
        <w:ind w:left="90"/>
        <w:outlineLvl w:val="9"/>
        <w:rPr>
          <w:del w:id="6552" w:author="Phuong Truong Thi" w:date="2024-10-08T16:42:00Z"/>
          <w:b w:val="0"/>
          <w:bCs w:val="0"/>
          <w:i/>
          <w:iCs/>
          <w:sz w:val="24"/>
          <w:szCs w:val="24"/>
        </w:rPr>
      </w:pPr>
      <w:del w:id="6553" w:author="Phuong Truong Thi" w:date="2024-10-08T16:42:00Z">
        <w:r w:rsidRPr="007C7BBA" w:rsidDel="0045419F">
          <w:rPr>
            <w:b w:val="0"/>
            <w:bCs w:val="0"/>
            <w:i/>
            <w:iCs/>
            <w:sz w:val="24"/>
            <w:szCs w:val="24"/>
          </w:rPr>
          <w:delText>Màn hình minh họa</w:delText>
        </w:r>
        <w:bookmarkStart w:id="6554" w:name="_Toc180597903"/>
        <w:bookmarkStart w:id="6555" w:name="_Toc180598667"/>
        <w:bookmarkStart w:id="6556" w:name="_Toc181872412"/>
        <w:bookmarkStart w:id="6557" w:name="_Toc183454809"/>
        <w:bookmarkStart w:id="6558" w:name="_Toc183455761"/>
        <w:bookmarkStart w:id="6559" w:name="_Toc184406095"/>
        <w:bookmarkStart w:id="6560" w:name="_Toc184407354"/>
        <w:bookmarkStart w:id="6561" w:name="_Toc184408302"/>
        <w:bookmarkStart w:id="6562" w:name="_Toc184409250"/>
        <w:bookmarkStart w:id="6563" w:name="_Toc184813036"/>
        <w:bookmarkEnd w:id="6554"/>
        <w:bookmarkEnd w:id="6555"/>
        <w:bookmarkEnd w:id="6556"/>
        <w:bookmarkEnd w:id="6557"/>
        <w:bookmarkEnd w:id="6558"/>
        <w:bookmarkEnd w:id="6559"/>
        <w:bookmarkEnd w:id="6560"/>
        <w:bookmarkEnd w:id="6561"/>
        <w:bookmarkEnd w:id="6562"/>
        <w:bookmarkEnd w:id="6563"/>
      </w:del>
    </w:p>
    <w:p w14:paraId="6D41F9FF" w14:textId="18BCE5CB" w:rsidR="00445D58" w:rsidRPr="00445D58" w:rsidDel="00FD6BA2" w:rsidRDefault="00445D58" w:rsidP="00445D58">
      <w:pPr>
        <w:pStyle w:val="Heading31"/>
        <w:numPr>
          <w:ilvl w:val="0"/>
          <w:numId w:val="0"/>
        </w:numPr>
        <w:tabs>
          <w:tab w:val="clear" w:pos="1080"/>
        </w:tabs>
        <w:ind w:left="90"/>
        <w:outlineLvl w:val="9"/>
        <w:rPr>
          <w:del w:id="6564" w:author="Phuong Truong Thi" w:date="2024-10-17T18:57:00Z"/>
          <w:b w:val="0"/>
          <w:bCs w:val="0"/>
          <w:i/>
          <w:iCs/>
          <w:sz w:val="24"/>
          <w:szCs w:val="24"/>
        </w:rPr>
      </w:pPr>
      <w:bookmarkStart w:id="6565" w:name="_Toc180597904"/>
      <w:bookmarkStart w:id="6566" w:name="_Toc180598668"/>
      <w:bookmarkStart w:id="6567" w:name="_Toc181872413"/>
      <w:bookmarkStart w:id="6568" w:name="_Toc183454810"/>
      <w:bookmarkStart w:id="6569" w:name="_Toc183455762"/>
      <w:bookmarkStart w:id="6570" w:name="_Toc184406096"/>
      <w:bookmarkStart w:id="6571" w:name="_Toc184407355"/>
      <w:bookmarkStart w:id="6572" w:name="_Toc184408303"/>
      <w:bookmarkStart w:id="6573" w:name="_Toc184409251"/>
      <w:bookmarkStart w:id="6574" w:name="_Toc184813037"/>
      <w:bookmarkEnd w:id="6565"/>
      <w:bookmarkEnd w:id="6566"/>
      <w:bookmarkEnd w:id="6567"/>
      <w:bookmarkEnd w:id="6568"/>
      <w:bookmarkEnd w:id="6569"/>
      <w:bookmarkEnd w:id="6570"/>
      <w:bookmarkEnd w:id="6571"/>
      <w:bookmarkEnd w:id="6572"/>
      <w:bookmarkEnd w:id="6573"/>
      <w:bookmarkEnd w:id="6574"/>
    </w:p>
    <w:p w14:paraId="79D93E83" w14:textId="5973C071" w:rsidR="00104609" w:rsidRPr="00FD6BA2" w:rsidDel="00FD6BA2" w:rsidRDefault="00B50F17">
      <w:pPr>
        <w:pStyle w:val="Heading31"/>
        <w:numPr>
          <w:ilvl w:val="2"/>
          <w:numId w:val="88"/>
        </w:numPr>
        <w:rPr>
          <w:del w:id="6575" w:author="Phuong Truong Thi" w:date="2024-10-17T18:56:00Z"/>
          <w:sz w:val="24"/>
          <w:szCs w:val="24"/>
        </w:rPr>
        <w:pPrChange w:id="6576" w:author="Phuong Truong Thi" w:date="2024-10-08T18:25:00Z">
          <w:pPr>
            <w:pStyle w:val="Heading31"/>
            <w:numPr>
              <w:numId w:val="60"/>
            </w:numPr>
            <w:tabs>
              <w:tab w:val="clear" w:pos="1080"/>
            </w:tabs>
            <w:ind w:left="720" w:hanging="720"/>
          </w:pPr>
        </w:pPrChange>
      </w:pPr>
      <w:bookmarkStart w:id="6577" w:name="_Toc177425383"/>
      <w:del w:id="6578" w:author="Phuong Truong Thi" w:date="2024-10-17T18:56:00Z">
        <w:r w:rsidRPr="006D1F61" w:rsidDel="00FD6BA2">
          <w:rPr>
            <w:sz w:val="24"/>
            <w:szCs w:val="24"/>
          </w:rPr>
          <w:delText xml:space="preserve">DETAIL_01 - </w:delText>
        </w:r>
        <w:r w:rsidR="00104609" w:rsidRPr="006D1F61" w:rsidDel="00FD6BA2">
          <w:rPr>
            <w:sz w:val="24"/>
            <w:szCs w:val="24"/>
          </w:rPr>
          <w:delText>Màn hình chi tiết chi nhánh quản lý KH</w:delText>
        </w:r>
        <w:bookmarkStart w:id="6579" w:name="_Toc180597905"/>
        <w:bookmarkStart w:id="6580" w:name="_Toc180598669"/>
        <w:bookmarkStart w:id="6581" w:name="_Toc181872414"/>
        <w:bookmarkStart w:id="6582" w:name="_Toc183454811"/>
        <w:bookmarkStart w:id="6583" w:name="_Toc183455763"/>
        <w:bookmarkStart w:id="6584" w:name="_Toc184406097"/>
        <w:bookmarkStart w:id="6585" w:name="_Toc184407356"/>
        <w:bookmarkStart w:id="6586" w:name="_Toc184408304"/>
        <w:bookmarkStart w:id="6587" w:name="_Toc184409252"/>
        <w:bookmarkStart w:id="6588" w:name="_Toc184813038"/>
        <w:bookmarkEnd w:id="6577"/>
        <w:bookmarkEnd w:id="6579"/>
        <w:bookmarkEnd w:id="6580"/>
        <w:bookmarkEnd w:id="6581"/>
        <w:bookmarkEnd w:id="6582"/>
        <w:bookmarkEnd w:id="6583"/>
        <w:bookmarkEnd w:id="6584"/>
        <w:bookmarkEnd w:id="6585"/>
        <w:bookmarkEnd w:id="6586"/>
        <w:bookmarkEnd w:id="6587"/>
        <w:bookmarkEnd w:id="6588"/>
      </w:del>
    </w:p>
    <w:p w14:paraId="0700653D" w14:textId="517AA2B0" w:rsidR="00456CBA" w:rsidRPr="00456CBA" w:rsidDel="00FD6BA2" w:rsidRDefault="00456CBA">
      <w:pPr>
        <w:pStyle w:val="Heading31"/>
        <w:numPr>
          <w:ilvl w:val="0"/>
          <w:numId w:val="65"/>
        </w:numPr>
        <w:tabs>
          <w:tab w:val="clear" w:pos="1080"/>
        </w:tabs>
        <w:outlineLvl w:val="9"/>
        <w:rPr>
          <w:del w:id="6589" w:author="Phuong Truong Thi" w:date="2024-10-17T18:56:00Z"/>
          <w:b w:val="0"/>
          <w:bCs w:val="0"/>
        </w:rPr>
      </w:pPr>
      <w:del w:id="6590" w:author="Phuong Truong Thi" w:date="2024-10-17T18:56:00Z">
        <w:r w:rsidDel="00FD6BA2">
          <w:rPr>
            <w:b w:val="0"/>
            <w:bCs w:val="0"/>
            <w:i/>
            <w:iCs/>
            <w:sz w:val="24"/>
            <w:szCs w:val="24"/>
          </w:rPr>
          <w:delText>Mô tả chức năng</w:delText>
        </w:r>
        <w:bookmarkStart w:id="6591" w:name="_Toc180597906"/>
        <w:bookmarkStart w:id="6592" w:name="_Toc180598670"/>
        <w:bookmarkStart w:id="6593" w:name="_Toc181872415"/>
        <w:bookmarkStart w:id="6594" w:name="_Toc183454812"/>
        <w:bookmarkStart w:id="6595" w:name="_Toc183455764"/>
        <w:bookmarkStart w:id="6596" w:name="_Toc184406098"/>
        <w:bookmarkStart w:id="6597" w:name="_Toc184407357"/>
        <w:bookmarkStart w:id="6598" w:name="_Toc184408305"/>
        <w:bookmarkStart w:id="6599" w:name="_Toc184409253"/>
        <w:bookmarkStart w:id="6600" w:name="_Toc184813039"/>
        <w:bookmarkEnd w:id="6591"/>
        <w:bookmarkEnd w:id="6592"/>
        <w:bookmarkEnd w:id="6593"/>
        <w:bookmarkEnd w:id="6594"/>
        <w:bookmarkEnd w:id="6595"/>
        <w:bookmarkEnd w:id="6596"/>
        <w:bookmarkEnd w:id="6597"/>
        <w:bookmarkEnd w:id="6598"/>
        <w:bookmarkEnd w:id="6599"/>
        <w:bookmarkEnd w:id="6600"/>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935A6E" w:rsidRPr="00075487" w:rsidDel="00FD6BA2" w14:paraId="128ACAC8" w14:textId="5F8D275F">
        <w:trPr>
          <w:trHeight w:val="792"/>
          <w:del w:id="6601" w:author="Phuong Truong Thi" w:date="2024-10-17T18:56:00Z"/>
        </w:trPr>
        <w:tc>
          <w:tcPr>
            <w:tcW w:w="1647" w:type="dxa"/>
            <w:shd w:val="clear" w:color="auto" w:fill="auto"/>
          </w:tcPr>
          <w:p w14:paraId="5929545B" w14:textId="2E8C6AE5" w:rsidR="00935A6E" w:rsidRPr="00075487" w:rsidDel="00FD6BA2" w:rsidRDefault="00935A6E">
            <w:pPr>
              <w:pStyle w:val="Bd-1BodyText1"/>
              <w:keepLines/>
              <w:spacing w:line="276" w:lineRule="auto"/>
              <w:ind w:left="0"/>
              <w:jc w:val="left"/>
              <w:rPr>
                <w:del w:id="6602" w:author="Phuong Truong Thi" w:date="2024-10-17T18:56:00Z"/>
                <w:rFonts w:ascii="Times New Roman" w:hAnsi="Times New Roman"/>
                <w:b/>
                <w:bCs/>
                <w:i/>
                <w:sz w:val="24"/>
                <w:szCs w:val="24"/>
              </w:rPr>
            </w:pPr>
            <w:del w:id="6603" w:author="Phuong Truong Thi" w:date="2024-10-17T18:56:00Z">
              <w:r w:rsidRPr="00075487" w:rsidDel="00FD6BA2">
                <w:rPr>
                  <w:rFonts w:ascii="Times New Roman" w:hAnsi="Times New Roman"/>
                  <w:b/>
                  <w:i/>
                  <w:sz w:val="24"/>
                  <w:szCs w:val="24"/>
                </w:rPr>
                <w:delText>Mô tả</w:delText>
              </w:r>
              <w:bookmarkStart w:id="6604" w:name="_Toc180597907"/>
              <w:bookmarkStart w:id="6605" w:name="_Toc180598671"/>
              <w:bookmarkStart w:id="6606" w:name="_Toc181872416"/>
              <w:bookmarkStart w:id="6607" w:name="_Toc183454813"/>
              <w:bookmarkStart w:id="6608" w:name="_Toc183455765"/>
              <w:bookmarkStart w:id="6609" w:name="_Toc184406099"/>
              <w:bookmarkStart w:id="6610" w:name="_Toc184407358"/>
              <w:bookmarkStart w:id="6611" w:name="_Toc184408306"/>
              <w:bookmarkStart w:id="6612" w:name="_Toc184409254"/>
              <w:bookmarkStart w:id="6613" w:name="_Toc184813040"/>
              <w:bookmarkEnd w:id="6604"/>
              <w:bookmarkEnd w:id="6605"/>
              <w:bookmarkEnd w:id="6606"/>
              <w:bookmarkEnd w:id="6607"/>
              <w:bookmarkEnd w:id="6608"/>
              <w:bookmarkEnd w:id="6609"/>
              <w:bookmarkEnd w:id="6610"/>
              <w:bookmarkEnd w:id="6611"/>
              <w:bookmarkEnd w:id="6612"/>
              <w:bookmarkEnd w:id="6613"/>
            </w:del>
          </w:p>
        </w:tc>
        <w:tc>
          <w:tcPr>
            <w:tcW w:w="7510" w:type="dxa"/>
            <w:shd w:val="clear" w:color="auto" w:fill="auto"/>
          </w:tcPr>
          <w:p w14:paraId="21960000" w14:textId="0E33428F" w:rsidR="00935A6E" w:rsidRPr="00075487" w:rsidDel="00FD6BA2" w:rsidRDefault="00935A6E">
            <w:pPr>
              <w:pStyle w:val="Normal10"/>
              <w:rPr>
                <w:del w:id="6614" w:author="Phuong Truong Thi" w:date="2024-10-17T18:56:00Z"/>
              </w:rPr>
            </w:pPr>
            <w:del w:id="6615" w:author="Phuong Truong Thi" w:date="2024-10-17T18:56:00Z">
              <w:r w:rsidRPr="00075487" w:rsidDel="00FD6BA2">
                <w:delText xml:space="preserve">Chức năng hỗ trợ NSD </w:delText>
              </w:r>
              <w:r w:rsidDel="00FD6BA2">
                <w:delText>nhìn thấy</w:delText>
              </w:r>
              <w:r w:rsidR="00647D90" w:rsidDel="00FD6BA2">
                <w:delText xml:space="preserve"> thông tin</w:delText>
              </w:r>
              <w:r w:rsidR="00456CBA" w:rsidDel="00FD6BA2">
                <w:delText xml:space="preserve"> chi tiết chi nhánh quản lý KH</w:delText>
              </w:r>
              <w:r w:rsidDel="00FD6BA2">
                <w:delText>. Chi tiết ở phần “Thông tin dữ liệu”</w:delText>
              </w:r>
              <w:bookmarkStart w:id="6616" w:name="_Toc180597908"/>
              <w:bookmarkStart w:id="6617" w:name="_Toc180598672"/>
              <w:bookmarkStart w:id="6618" w:name="_Toc181872417"/>
              <w:bookmarkStart w:id="6619" w:name="_Toc183454814"/>
              <w:bookmarkStart w:id="6620" w:name="_Toc183455766"/>
              <w:bookmarkStart w:id="6621" w:name="_Toc184406100"/>
              <w:bookmarkStart w:id="6622" w:name="_Toc184407359"/>
              <w:bookmarkStart w:id="6623" w:name="_Toc184408307"/>
              <w:bookmarkStart w:id="6624" w:name="_Toc184409255"/>
              <w:bookmarkStart w:id="6625" w:name="_Toc184813041"/>
              <w:bookmarkEnd w:id="6616"/>
              <w:bookmarkEnd w:id="6617"/>
              <w:bookmarkEnd w:id="6618"/>
              <w:bookmarkEnd w:id="6619"/>
              <w:bookmarkEnd w:id="6620"/>
              <w:bookmarkEnd w:id="6621"/>
              <w:bookmarkEnd w:id="6622"/>
              <w:bookmarkEnd w:id="6623"/>
              <w:bookmarkEnd w:id="6624"/>
              <w:bookmarkEnd w:id="6625"/>
            </w:del>
          </w:p>
        </w:tc>
        <w:bookmarkStart w:id="6626" w:name="_Toc180597909"/>
        <w:bookmarkStart w:id="6627" w:name="_Toc180598673"/>
        <w:bookmarkStart w:id="6628" w:name="_Toc181872418"/>
        <w:bookmarkStart w:id="6629" w:name="_Toc183454815"/>
        <w:bookmarkStart w:id="6630" w:name="_Toc183455767"/>
        <w:bookmarkStart w:id="6631" w:name="_Toc184406101"/>
        <w:bookmarkStart w:id="6632" w:name="_Toc184407360"/>
        <w:bookmarkStart w:id="6633" w:name="_Toc184408308"/>
        <w:bookmarkStart w:id="6634" w:name="_Toc184409256"/>
        <w:bookmarkStart w:id="6635" w:name="_Toc184813042"/>
        <w:bookmarkEnd w:id="6626"/>
        <w:bookmarkEnd w:id="6627"/>
        <w:bookmarkEnd w:id="6628"/>
        <w:bookmarkEnd w:id="6629"/>
        <w:bookmarkEnd w:id="6630"/>
        <w:bookmarkEnd w:id="6631"/>
        <w:bookmarkEnd w:id="6632"/>
        <w:bookmarkEnd w:id="6633"/>
        <w:bookmarkEnd w:id="6634"/>
        <w:bookmarkEnd w:id="6635"/>
      </w:tr>
      <w:tr w:rsidR="00935A6E" w:rsidRPr="00075487" w:rsidDel="00FD6BA2" w14:paraId="3B6C8F0F" w14:textId="107C8318">
        <w:trPr>
          <w:trHeight w:val="765"/>
          <w:del w:id="6636" w:author="Phuong Truong Thi" w:date="2024-10-17T18:56:00Z"/>
        </w:trPr>
        <w:tc>
          <w:tcPr>
            <w:tcW w:w="1647" w:type="dxa"/>
            <w:shd w:val="clear" w:color="auto" w:fill="auto"/>
          </w:tcPr>
          <w:p w14:paraId="719218C5" w14:textId="4E2C4F69" w:rsidR="00935A6E" w:rsidRPr="00075487" w:rsidDel="00FD6BA2" w:rsidRDefault="00935A6E">
            <w:pPr>
              <w:pStyle w:val="Bd-1BodyText1"/>
              <w:keepLines/>
              <w:spacing w:line="276" w:lineRule="auto"/>
              <w:ind w:left="0"/>
              <w:jc w:val="left"/>
              <w:rPr>
                <w:del w:id="6637" w:author="Phuong Truong Thi" w:date="2024-10-17T18:56:00Z"/>
                <w:rFonts w:ascii="Times New Roman" w:hAnsi="Times New Roman"/>
                <w:b/>
                <w:bCs/>
                <w:i/>
                <w:sz w:val="24"/>
                <w:szCs w:val="24"/>
              </w:rPr>
            </w:pPr>
            <w:del w:id="6638" w:author="Phuong Truong Thi" w:date="2024-10-17T18:56:00Z">
              <w:r w:rsidRPr="00075487" w:rsidDel="00FD6BA2">
                <w:rPr>
                  <w:rFonts w:ascii="Times New Roman" w:hAnsi="Times New Roman"/>
                  <w:b/>
                  <w:i/>
                  <w:sz w:val="24"/>
                  <w:szCs w:val="24"/>
                </w:rPr>
                <w:delText>Điều kiện đầu vào</w:delText>
              </w:r>
              <w:bookmarkStart w:id="6639" w:name="_Toc180597910"/>
              <w:bookmarkStart w:id="6640" w:name="_Toc180598674"/>
              <w:bookmarkStart w:id="6641" w:name="_Toc181872419"/>
              <w:bookmarkStart w:id="6642" w:name="_Toc183454816"/>
              <w:bookmarkStart w:id="6643" w:name="_Toc183455768"/>
              <w:bookmarkStart w:id="6644" w:name="_Toc184406102"/>
              <w:bookmarkStart w:id="6645" w:name="_Toc184407361"/>
              <w:bookmarkStart w:id="6646" w:name="_Toc184408309"/>
              <w:bookmarkStart w:id="6647" w:name="_Toc184409257"/>
              <w:bookmarkStart w:id="6648" w:name="_Toc184813043"/>
              <w:bookmarkEnd w:id="6639"/>
              <w:bookmarkEnd w:id="6640"/>
              <w:bookmarkEnd w:id="6641"/>
              <w:bookmarkEnd w:id="6642"/>
              <w:bookmarkEnd w:id="6643"/>
              <w:bookmarkEnd w:id="6644"/>
              <w:bookmarkEnd w:id="6645"/>
              <w:bookmarkEnd w:id="6646"/>
              <w:bookmarkEnd w:id="6647"/>
              <w:bookmarkEnd w:id="6648"/>
            </w:del>
          </w:p>
        </w:tc>
        <w:tc>
          <w:tcPr>
            <w:tcW w:w="7510" w:type="dxa"/>
            <w:shd w:val="clear" w:color="auto" w:fill="auto"/>
          </w:tcPr>
          <w:p w14:paraId="0CCD2DAA" w14:textId="4CA3B6B0" w:rsidR="00935A6E" w:rsidDel="00FD6BA2" w:rsidRDefault="00935A6E">
            <w:pPr>
              <w:pStyle w:val="Normal10"/>
              <w:keepNext/>
              <w:keepLines/>
              <w:rPr>
                <w:del w:id="6649" w:author="Phuong Truong Thi" w:date="2024-10-17T18:56:00Z"/>
                <w:szCs w:val="24"/>
              </w:rPr>
            </w:pPr>
            <w:del w:id="6650" w:author="Phuong Truong Thi" w:date="2024-10-17T18:56:00Z">
              <w:r w:rsidRPr="00075487" w:rsidDel="00FD6BA2">
                <w:rPr>
                  <w:szCs w:val="24"/>
                </w:rPr>
                <w:delText>NSD đăng nhập vào hệ thống</w:delText>
              </w:r>
              <w:bookmarkStart w:id="6651" w:name="_Toc180597911"/>
              <w:bookmarkStart w:id="6652" w:name="_Toc180598675"/>
              <w:bookmarkStart w:id="6653" w:name="_Toc181872420"/>
              <w:bookmarkStart w:id="6654" w:name="_Toc183454817"/>
              <w:bookmarkStart w:id="6655" w:name="_Toc183455769"/>
              <w:bookmarkStart w:id="6656" w:name="_Toc184406103"/>
              <w:bookmarkStart w:id="6657" w:name="_Toc184407362"/>
              <w:bookmarkStart w:id="6658" w:name="_Toc184408310"/>
              <w:bookmarkStart w:id="6659" w:name="_Toc184409258"/>
              <w:bookmarkStart w:id="6660" w:name="_Toc184813044"/>
              <w:bookmarkEnd w:id="6651"/>
              <w:bookmarkEnd w:id="6652"/>
              <w:bookmarkEnd w:id="6653"/>
              <w:bookmarkEnd w:id="6654"/>
              <w:bookmarkEnd w:id="6655"/>
              <w:bookmarkEnd w:id="6656"/>
              <w:bookmarkEnd w:id="6657"/>
              <w:bookmarkEnd w:id="6658"/>
              <w:bookmarkEnd w:id="6659"/>
              <w:bookmarkEnd w:id="6660"/>
            </w:del>
          </w:p>
          <w:p w14:paraId="365D7C0B" w14:textId="7FA5A374" w:rsidR="00935A6E" w:rsidRPr="00075487" w:rsidDel="00FD6BA2" w:rsidRDefault="00935A6E">
            <w:pPr>
              <w:pStyle w:val="Normal10"/>
              <w:keepNext/>
              <w:keepLines/>
              <w:rPr>
                <w:del w:id="6661" w:author="Phuong Truong Thi" w:date="2024-10-17T18:56:00Z"/>
                <w:szCs w:val="24"/>
              </w:rPr>
            </w:pPr>
            <w:del w:id="6662" w:author="Phuong Truong Thi" w:date="2024-10-17T18:56:00Z">
              <w:r w:rsidDel="00FD6BA2">
                <w:rPr>
                  <w:szCs w:val="24"/>
                </w:rPr>
                <w:delText xml:space="preserve">Từ listview “All Portfolio” click vào </w:delText>
              </w:r>
              <w:r w:rsidR="00E8609E" w:rsidDel="00FD6BA2">
                <w:rPr>
                  <w:szCs w:val="24"/>
                </w:rPr>
                <w:delText>Text link</w:delText>
              </w:r>
              <w:r w:rsidDel="00FD6BA2">
                <w:rPr>
                  <w:szCs w:val="24"/>
                </w:rPr>
                <w:delText xml:space="preserve"> “Tên</w:delText>
              </w:r>
              <w:r w:rsidR="00647D90" w:rsidDel="00FD6BA2">
                <w:rPr>
                  <w:szCs w:val="24"/>
                </w:rPr>
                <w:delText xml:space="preserve"> CN quản lý</w:delText>
              </w:r>
              <w:r w:rsidDel="00FD6BA2">
                <w:rPr>
                  <w:szCs w:val="24"/>
                </w:rPr>
                <w:delText>” trên danh sách</w:delText>
              </w:r>
              <w:r w:rsidR="00B85DA6" w:rsidDel="00FD6BA2">
                <w:rPr>
                  <w:szCs w:val="24"/>
                </w:rPr>
                <w:delText xml:space="preserve">  </w:delText>
              </w:r>
              <w:bookmarkStart w:id="6663" w:name="_Toc180597912"/>
              <w:bookmarkStart w:id="6664" w:name="_Toc180598676"/>
              <w:bookmarkStart w:id="6665" w:name="_Toc181872421"/>
              <w:bookmarkStart w:id="6666" w:name="_Toc183454818"/>
              <w:bookmarkStart w:id="6667" w:name="_Toc183455770"/>
              <w:bookmarkStart w:id="6668" w:name="_Toc184406104"/>
              <w:bookmarkStart w:id="6669" w:name="_Toc184407363"/>
              <w:bookmarkStart w:id="6670" w:name="_Toc184408311"/>
              <w:bookmarkStart w:id="6671" w:name="_Toc184409259"/>
              <w:bookmarkStart w:id="6672" w:name="_Toc184813045"/>
              <w:bookmarkEnd w:id="6663"/>
              <w:bookmarkEnd w:id="6664"/>
              <w:bookmarkEnd w:id="6665"/>
              <w:bookmarkEnd w:id="6666"/>
              <w:bookmarkEnd w:id="6667"/>
              <w:bookmarkEnd w:id="6668"/>
              <w:bookmarkEnd w:id="6669"/>
              <w:bookmarkEnd w:id="6670"/>
              <w:bookmarkEnd w:id="6671"/>
              <w:bookmarkEnd w:id="6672"/>
            </w:del>
          </w:p>
        </w:tc>
        <w:bookmarkStart w:id="6673" w:name="_Toc180597913"/>
        <w:bookmarkStart w:id="6674" w:name="_Toc180598677"/>
        <w:bookmarkStart w:id="6675" w:name="_Toc181872422"/>
        <w:bookmarkStart w:id="6676" w:name="_Toc183454819"/>
        <w:bookmarkStart w:id="6677" w:name="_Toc183455771"/>
        <w:bookmarkStart w:id="6678" w:name="_Toc184406105"/>
        <w:bookmarkStart w:id="6679" w:name="_Toc184407364"/>
        <w:bookmarkStart w:id="6680" w:name="_Toc184408312"/>
        <w:bookmarkStart w:id="6681" w:name="_Toc184409260"/>
        <w:bookmarkStart w:id="6682" w:name="_Toc184813046"/>
        <w:bookmarkEnd w:id="6673"/>
        <w:bookmarkEnd w:id="6674"/>
        <w:bookmarkEnd w:id="6675"/>
        <w:bookmarkEnd w:id="6676"/>
        <w:bookmarkEnd w:id="6677"/>
        <w:bookmarkEnd w:id="6678"/>
        <w:bookmarkEnd w:id="6679"/>
        <w:bookmarkEnd w:id="6680"/>
        <w:bookmarkEnd w:id="6681"/>
        <w:bookmarkEnd w:id="6682"/>
      </w:tr>
      <w:tr w:rsidR="00935A6E" w:rsidRPr="00075487" w:rsidDel="00FD6BA2" w14:paraId="23BE9F80" w14:textId="2DD74467">
        <w:trPr>
          <w:trHeight w:val="765"/>
          <w:del w:id="6683" w:author="Phuong Truong Thi" w:date="2024-10-17T18:56:00Z"/>
        </w:trPr>
        <w:tc>
          <w:tcPr>
            <w:tcW w:w="1647" w:type="dxa"/>
            <w:shd w:val="clear" w:color="auto" w:fill="auto"/>
          </w:tcPr>
          <w:p w14:paraId="4EB8FCDA" w14:textId="75DBD12E" w:rsidR="00935A6E" w:rsidRPr="00075487" w:rsidDel="00FD6BA2" w:rsidRDefault="00935A6E">
            <w:pPr>
              <w:pStyle w:val="Bd-1BodyText1"/>
              <w:keepLines/>
              <w:spacing w:line="276" w:lineRule="auto"/>
              <w:ind w:left="0"/>
              <w:jc w:val="left"/>
              <w:rPr>
                <w:del w:id="6684" w:author="Phuong Truong Thi" w:date="2024-10-17T18:56:00Z"/>
                <w:rFonts w:ascii="Times New Roman" w:hAnsi="Times New Roman"/>
                <w:b/>
                <w:i/>
                <w:sz w:val="24"/>
                <w:szCs w:val="24"/>
              </w:rPr>
            </w:pPr>
            <w:del w:id="6685" w:author="Phuong Truong Thi" w:date="2024-10-17T18:56:00Z">
              <w:r w:rsidRPr="00075487" w:rsidDel="00FD6BA2">
                <w:rPr>
                  <w:rFonts w:ascii="Times New Roman" w:hAnsi="Times New Roman"/>
                  <w:b/>
                  <w:i/>
                  <w:sz w:val="24"/>
                  <w:szCs w:val="24"/>
                </w:rPr>
                <w:delText>Điều kiện đầu ra</w:delText>
              </w:r>
              <w:bookmarkStart w:id="6686" w:name="_Toc180597914"/>
              <w:bookmarkStart w:id="6687" w:name="_Toc180598678"/>
              <w:bookmarkStart w:id="6688" w:name="_Toc181872423"/>
              <w:bookmarkStart w:id="6689" w:name="_Toc183454820"/>
              <w:bookmarkStart w:id="6690" w:name="_Toc183455772"/>
              <w:bookmarkStart w:id="6691" w:name="_Toc184406106"/>
              <w:bookmarkStart w:id="6692" w:name="_Toc184407365"/>
              <w:bookmarkStart w:id="6693" w:name="_Toc184408313"/>
              <w:bookmarkStart w:id="6694" w:name="_Toc184409261"/>
              <w:bookmarkStart w:id="6695" w:name="_Toc184813047"/>
              <w:bookmarkEnd w:id="6686"/>
              <w:bookmarkEnd w:id="6687"/>
              <w:bookmarkEnd w:id="6688"/>
              <w:bookmarkEnd w:id="6689"/>
              <w:bookmarkEnd w:id="6690"/>
              <w:bookmarkEnd w:id="6691"/>
              <w:bookmarkEnd w:id="6692"/>
              <w:bookmarkEnd w:id="6693"/>
              <w:bookmarkEnd w:id="6694"/>
              <w:bookmarkEnd w:id="6695"/>
            </w:del>
          </w:p>
        </w:tc>
        <w:tc>
          <w:tcPr>
            <w:tcW w:w="7510" w:type="dxa"/>
            <w:shd w:val="clear" w:color="auto" w:fill="auto"/>
          </w:tcPr>
          <w:p w14:paraId="29C91F33" w14:textId="19C82244" w:rsidR="00935A6E" w:rsidRPr="00075487" w:rsidDel="00FD6BA2" w:rsidRDefault="00935A6E">
            <w:pPr>
              <w:pStyle w:val="Normal10"/>
              <w:keepNext/>
              <w:keepLines/>
              <w:rPr>
                <w:del w:id="6696" w:author="Phuong Truong Thi" w:date="2024-10-17T18:56:00Z"/>
                <w:szCs w:val="24"/>
              </w:rPr>
            </w:pPr>
            <w:del w:id="6697" w:author="Phuong Truong Thi" w:date="2024-10-17T18:56:00Z">
              <w:r w:rsidDel="00FD6BA2">
                <w:rPr>
                  <w:szCs w:val="24"/>
                </w:rPr>
                <w:delText xml:space="preserve">Hệ thống </w:delText>
              </w:r>
              <w:r w:rsidR="00C540DD" w:rsidDel="00FD6BA2">
                <w:rPr>
                  <w:szCs w:val="24"/>
                </w:rPr>
                <w:delText xml:space="preserve">hiển thị </w:delText>
              </w:r>
            </w:del>
            <w:del w:id="6698" w:author="Phuong Truong Thi" w:date="2024-10-08T17:59:00Z">
              <w:r w:rsidR="00C540DD" w:rsidDel="00471E7D">
                <w:rPr>
                  <w:szCs w:val="24"/>
                </w:rPr>
                <w:delText xml:space="preserve">popup </w:delText>
              </w:r>
            </w:del>
            <w:del w:id="6699" w:author="Phuong Truong Thi" w:date="2024-10-17T18:56:00Z">
              <w:r w:rsidR="00C540DD" w:rsidDel="00FD6BA2">
                <w:rPr>
                  <w:szCs w:val="24"/>
                </w:rPr>
                <w:delText>thông tin chi tiết chi nhánh</w:delText>
              </w:r>
              <w:bookmarkStart w:id="6700" w:name="_Toc180597915"/>
              <w:bookmarkStart w:id="6701" w:name="_Toc180598679"/>
              <w:bookmarkStart w:id="6702" w:name="_Toc181872424"/>
              <w:bookmarkStart w:id="6703" w:name="_Toc183454821"/>
              <w:bookmarkStart w:id="6704" w:name="_Toc183455773"/>
              <w:bookmarkStart w:id="6705" w:name="_Toc184406107"/>
              <w:bookmarkStart w:id="6706" w:name="_Toc184407366"/>
              <w:bookmarkStart w:id="6707" w:name="_Toc184408314"/>
              <w:bookmarkStart w:id="6708" w:name="_Toc184409262"/>
              <w:bookmarkStart w:id="6709" w:name="_Toc184813048"/>
              <w:bookmarkEnd w:id="6700"/>
              <w:bookmarkEnd w:id="6701"/>
              <w:bookmarkEnd w:id="6702"/>
              <w:bookmarkEnd w:id="6703"/>
              <w:bookmarkEnd w:id="6704"/>
              <w:bookmarkEnd w:id="6705"/>
              <w:bookmarkEnd w:id="6706"/>
              <w:bookmarkEnd w:id="6707"/>
              <w:bookmarkEnd w:id="6708"/>
              <w:bookmarkEnd w:id="6709"/>
            </w:del>
          </w:p>
        </w:tc>
        <w:bookmarkStart w:id="6710" w:name="_Toc180597916"/>
        <w:bookmarkStart w:id="6711" w:name="_Toc180598680"/>
        <w:bookmarkStart w:id="6712" w:name="_Toc181872425"/>
        <w:bookmarkStart w:id="6713" w:name="_Toc183454822"/>
        <w:bookmarkStart w:id="6714" w:name="_Toc183455774"/>
        <w:bookmarkStart w:id="6715" w:name="_Toc184406108"/>
        <w:bookmarkStart w:id="6716" w:name="_Toc184407367"/>
        <w:bookmarkStart w:id="6717" w:name="_Toc184408315"/>
        <w:bookmarkStart w:id="6718" w:name="_Toc184409263"/>
        <w:bookmarkStart w:id="6719" w:name="_Toc184813049"/>
        <w:bookmarkEnd w:id="6710"/>
        <w:bookmarkEnd w:id="6711"/>
        <w:bookmarkEnd w:id="6712"/>
        <w:bookmarkEnd w:id="6713"/>
        <w:bookmarkEnd w:id="6714"/>
        <w:bookmarkEnd w:id="6715"/>
        <w:bookmarkEnd w:id="6716"/>
        <w:bookmarkEnd w:id="6717"/>
        <w:bookmarkEnd w:id="6718"/>
        <w:bookmarkEnd w:id="6719"/>
      </w:tr>
    </w:tbl>
    <w:p w14:paraId="2ABAF8F5" w14:textId="57711518" w:rsidR="00D832AD" w:rsidRPr="00D41F64" w:rsidDel="00471E7D" w:rsidRDefault="00B92CBA">
      <w:pPr>
        <w:pStyle w:val="Heading31"/>
        <w:numPr>
          <w:ilvl w:val="0"/>
          <w:numId w:val="65"/>
        </w:numPr>
        <w:tabs>
          <w:tab w:val="clear" w:pos="1080"/>
        </w:tabs>
        <w:outlineLvl w:val="9"/>
        <w:rPr>
          <w:del w:id="6720" w:author="Phuong Truong Thi" w:date="2024-10-08T17:59:00Z"/>
          <w:b w:val="0"/>
          <w:bCs w:val="0"/>
          <w:sz w:val="24"/>
          <w:szCs w:val="24"/>
        </w:rPr>
      </w:pPr>
      <w:commentRangeStart w:id="6721"/>
      <w:del w:id="6722" w:author="Phuong Truong Thi" w:date="2024-10-08T17:59:00Z">
        <w:r w:rsidRPr="00B92CBA" w:rsidDel="00471E7D">
          <w:rPr>
            <w:b w:val="0"/>
            <w:bCs w:val="0"/>
            <w:i/>
            <w:iCs/>
            <w:sz w:val="24"/>
            <w:szCs w:val="24"/>
          </w:rPr>
          <w:delText>Thông tin dữ liệu</w:delText>
        </w:r>
        <w:commentRangeEnd w:id="6721"/>
        <w:r w:rsidR="003C7928" w:rsidDel="00471E7D">
          <w:rPr>
            <w:rStyle w:val="CommentReference"/>
            <w:rFonts w:ascii="Arial" w:eastAsia="Calibri" w:hAnsi="Arial"/>
            <w:b w:val="0"/>
            <w:bCs w:val="0"/>
            <w:lang w:val="x-none"/>
          </w:rPr>
          <w:commentReference w:id="6721"/>
        </w:r>
        <w:bookmarkStart w:id="6723" w:name="_Toc180597917"/>
        <w:bookmarkStart w:id="6724" w:name="_Toc180598681"/>
        <w:bookmarkStart w:id="6725" w:name="_Toc181872426"/>
        <w:bookmarkStart w:id="6726" w:name="_Toc183454823"/>
        <w:bookmarkStart w:id="6727" w:name="_Toc183455775"/>
        <w:bookmarkStart w:id="6728" w:name="_Toc184406109"/>
        <w:bookmarkStart w:id="6729" w:name="_Toc184407368"/>
        <w:bookmarkStart w:id="6730" w:name="_Toc184408316"/>
        <w:bookmarkStart w:id="6731" w:name="_Toc184409264"/>
        <w:bookmarkStart w:id="6732" w:name="_Toc184813050"/>
        <w:bookmarkEnd w:id="6723"/>
        <w:bookmarkEnd w:id="6724"/>
        <w:bookmarkEnd w:id="6725"/>
        <w:bookmarkEnd w:id="6726"/>
        <w:bookmarkEnd w:id="6727"/>
        <w:bookmarkEnd w:id="6728"/>
        <w:bookmarkEnd w:id="6729"/>
        <w:bookmarkEnd w:id="6730"/>
        <w:bookmarkEnd w:id="6731"/>
        <w:bookmarkEnd w:id="6732"/>
      </w:del>
    </w:p>
    <w:p w14:paraId="1545D141" w14:textId="28433115" w:rsidR="00D41F64" w:rsidRPr="00D41F64" w:rsidDel="00471E7D" w:rsidRDefault="00D41F64" w:rsidP="00D41F64">
      <w:pPr>
        <w:pStyle w:val="Heading31"/>
        <w:numPr>
          <w:ilvl w:val="0"/>
          <w:numId w:val="0"/>
        </w:numPr>
        <w:tabs>
          <w:tab w:val="clear" w:pos="1080"/>
        </w:tabs>
        <w:outlineLvl w:val="9"/>
        <w:rPr>
          <w:del w:id="6733" w:author="Phuong Truong Thi" w:date="2024-10-08T17:59:00Z"/>
          <w:b w:val="0"/>
          <w:bCs w:val="0"/>
          <w:sz w:val="24"/>
          <w:szCs w:val="24"/>
        </w:rPr>
      </w:pPr>
      <w:bookmarkStart w:id="6734" w:name="_Toc180597918"/>
      <w:bookmarkStart w:id="6735" w:name="_Toc180598682"/>
      <w:bookmarkStart w:id="6736" w:name="_Toc181872427"/>
      <w:bookmarkStart w:id="6737" w:name="_Toc183454824"/>
      <w:bookmarkStart w:id="6738" w:name="_Toc183455776"/>
      <w:bookmarkStart w:id="6739" w:name="_Toc184406110"/>
      <w:bookmarkStart w:id="6740" w:name="_Toc184407369"/>
      <w:bookmarkStart w:id="6741" w:name="_Toc184408317"/>
      <w:bookmarkStart w:id="6742" w:name="_Toc184409265"/>
      <w:bookmarkStart w:id="6743" w:name="_Toc184813051"/>
      <w:bookmarkEnd w:id="6734"/>
      <w:bookmarkEnd w:id="6735"/>
      <w:bookmarkEnd w:id="6736"/>
      <w:bookmarkEnd w:id="6737"/>
      <w:bookmarkEnd w:id="6738"/>
      <w:bookmarkEnd w:id="6739"/>
      <w:bookmarkEnd w:id="6740"/>
      <w:bookmarkEnd w:id="6741"/>
      <w:bookmarkEnd w:id="6742"/>
      <w:bookmarkEnd w:id="6743"/>
    </w:p>
    <w:tbl>
      <w:tblPr>
        <w:tblW w:w="9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744" w:author="Phuong Truong Thi" w:date="2024-10-08T17:59:00Z">
          <w:tblPr>
            <w:tblW w:w="69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36"/>
        <w:tblGridChange w:id="6745">
          <w:tblGrid>
            <w:gridCol w:w="10"/>
            <w:gridCol w:w="926"/>
            <w:gridCol w:w="10"/>
          </w:tblGrid>
        </w:tblGridChange>
      </w:tblGrid>
      <w:tr w:rsidR="00471E7D" w:rsidRPr="00AC685F" w:rsidDel="00471E7D" w14:paraId="32B4EC22" w14:textId="6D14C548" w:rsidTr="00471E7D">
        <w:trPr>
          <w:trHeight w:val="528"/>
          <w:tblHeader/>
          <w:del w:id="6746" w:author="Phuong Truong Thi" w:date="2024-10-08T17:59:00Z"/>
          <w:trPrChange w:id="6747" w:author="Phuong Truong Thi" w:date="2024-10-08T17:59:00Z">
            <w:trPr>
              <w:gridBefore w:val="1"/>
              <w:trHeight w:val="528"/>
              <w:tblHeader/>
            </w:trPr>
          </w:trPrChange>
        </w:trPr>
        <w:tc>
          <w:tcPr>
            <w:tcW w:w="936" w:type="dxa"/>
            <w:shd w:val="clear" w:color="000000" w:fill="F7C7AC"/>
            <w:vAlign w:val="center"/>
            <w:hideMark/>
            <w:tcPrChange w:id="6748" w:author="Phuong Truong Thi" w:date="2024-10-08T17:59:00Z">
              <w:tcPr>
                <w:tcW w:w="936" w:type="dxa"/>
                <w:gridSpan w:val="2"/>
                <w:shd w:val="clear" w:color="000000" w:fill="F7C7AC"/>
                <w:vAlign w:val="center"/>
                <w:hideMark/>
              </w:tcPr>
            </w:tcPrChange>
          </w:tcPr>
          <w:p w14:paraId="61ABD057" w14:textId="12FF7413" w:rsidR="00471E7D" w:rsidRPr="00AC685F" w:rsidDel="00471E7D" w:rsidRDefault="00471E7D">
            <w:pPr>
              <w:spacing w:before="0" w:line="240" w:lineRule="auto"/>
              <w:contextualSpacing w:val="0"/>
              <w:jc w:val="center"/>
              <w:rPr>
                <w:del w:id="6749" w:author="Phuong Truong Thi" w:date="2024-10-08T17:59:00Z"/>
                <w:rFonts w:ascii="Times New Roman" w:eastAsia="Times New Roman" w:hAnsi="Times New Roman"/>
                <w:b/>
                <w:bCs/>
                <w:color w:val="000000"/>
                <w:sz w:val="24"/>
                <w:szCs w:val="24"/>
                <w:lang w:val="vi-VN" w:eastAsia="vi-VN"/>
              </w:rPr>
            </w:pPr>
            <w:del w:id="6750" w:author="Phuong Truong Thi" w:date="2024-10-08T17:59:00Z">
              <w:r w:rsidRPr="00AC685F" w:rsidDel="00471E7D">
                <w:rPr>
                  <w:rFonts w:ascii="Times New Roman" w:eastAsia="Times New Roman" w:hAnsi="Times New Roman"/>
                  <w:b/>
                  <w:bCs/>
                  <w:color w:val="000000"/>
                  <w:sz w:val="24"/>
                  <w:szCs w:val="24"/>
                  <w:lang w:val="vi-VN" w:eastAsia="vi-VN"/>
                </w:rPr>
                <w:delText>STT</w:delText>
              </w:r>
              <w:bookmarkStart w:id="6751" w:name="_Toc180597919"/>
              <w:bookmarkStart w:id="6752" w:name="_Toc180598683"/>
              <w:bookmarkStart w:id="6753" w:name="_Toc181872428"/>
              <w:bookmarkStart w:id="6754" w:name="_Toc183454825"/>
              <w:bookmarkStart w:id="6755" w:name="_Toc183455777"/>
              <w:bookmarkStart w:id="6756" w:name="_Toc184406111"/>
              <w:bookmarkStart w:id="6757" w:name="_Toc184407370"/>
              <w:bookmarkStart w:id="6758" w:name="_Toc184408318"/>
              <w:bookmarkStart w:id="6759" w:name="_Toc184409266"/>
              <w:bookmarkStart w:id="6760" w:name="_Toc184813052"/>
              <w:bookmarkEnd w:id="6751"/>
              <w:bookmarkEnd w:id="6752"/>
              <w:bookmarkEnd w:id="6753"/>
              <w:bookmarkEnd w:id="6754"/>
              <w:bookmarkEnd w:id="6755"/>
              <w:bookmarkEnd w:id="6756"/>
              <w:bookmarkEnd w:id="6757"/>
              <w:bookmarkEnd w:id="6758"/>
              <w:bookmarkEnd w:id="6759"/>
              <w:bookmarkEnd w:id="6760"/>
            </w:del>
          </w:p>
        </w:tc>
        <w:bookmarkStart w:id="6761" w:name="_Toc180597920"/>
        <w:bookmarkStart w:id="6762" w:name="_Toc180598684"/>
        <w:bookmarkStart w:id="6763" w:name="_Toc181872429"/>
        <w:bookmarkStart w:id="6764" w:name="_Toc183454826"/>
        <w:bookmarkStart w:id="6765" w:name="_Toc183455778"/>
        <w:bookmarkStart w:id="6766" w:name="_Toc184406112"/>
        <w:bookmarkStart w:id="6767" w:name="_Toc184407371"/>
        <w:bookmarkStart w:id="6768" w:name="_Toc184408319"/>
        <w:bookmarkStart w:id="6769" w:name="_Toc184409267"/>
        <w:bookmarkStart w:id="6770" w:name="_Toc184813053"/>
        <w:bookmarkEnd w:id="6761"/>
        <w:bookmarkEnd w:id="6762"/>
        <w:bookmarkEnd w:id="6763"/>
        <w:bookmarkEnd w:id="6764"/>
        <w:bookmarkEnd w:id="6765"/>
        <w:bookmarkEnd w:id="6766"/>
        <w:bookmarkEnd w:id="6767"/>
        <w:bookmarkEnd w:id="6768"/>
        <w:bookmarkEnd w:id="6769"/>
        <w:bookmarkEnd w:id="6770"/>
      </w:tr>
      <w:tr w:rsidR="00471E7D" w:rsidRPr="00AC685F" w:rsidDel="00471E7D" w14:paraId="5B83A0C8" w14:textId="6D670D9A" w:rsidTr="00471E7D">
        <w:trPr>
          <w:trHeight w:val="276"/>
          <w:del w:id="6771" w:author="Phuong Truong Thi" w:date="2024-10-08T17:59:00Z"/>
          <w:trPrChange w:id="6772" w:author="Phuong Truong Thi" w:date="2024-10-08T17:59:00Z">
            <w:trPr>
              <w:gridBefore w:val="1"/>
              <w:trHeight w:val="276"/>
            </w:trPr>
          </w:trPrChange>
        </w:trPr>
        <w:tc>
          <w:tcPr>
            <w:tcW w:w="936" w:type="dxa"/>
            <w:shd w:val="clear" w:color="auto" w:fill="auto"/>
            <w:vAlign w:val="center"/>
            <w:tcPrChange w:id="6773" w:author="Phuong Truong Thi" w:date="2024-10-08T17:59:00Z">
              <w:tcPr>
                <w:tcW w:w="936" w:type="dxa"/>
                <w:gridSpan w:val="2"/>
                <w:shd w:val="clear" w:color="auto" w:fill="auto"/>
                <w:vAlign w:val="center"/>
              </w:tcPr>
            </w:tcPrChange>
          </w:tcPr>
          <w:p w14:paraId="61D3983C" w14:textId="50E146D4" w:rsidR="00471E7D" w:rsidRPr="00E6562C" w:rsidDel="00471E7D" w:rsidRDefault="00471E7D">
            <w:pPr>
              <w:pStyle w:val="ListParagraph"/>
              <w:numPr>
                <w:ilvl w:val="0"/>
                <w:numId w:val="82"/>
              </w:numPr>
              <w:spacing w:before="0" w:line="240" w:lineRule="auto"/>
              <w:contextualSpacing w:val="0"/>
              <w:jc w:val="center"/>
              <w:rPr>
                <w:del w:id="6774" w:author="Phuong Truong Thi" w:date="2024-10-08T17:59:00Z"/>
                <w:rFonts w:eastAsia="Times New Roman"/>
                <w:color w:val="000000"/>
                <w:szCs w:val="24"/>
                <w:lang w:eastAsia="vi-VN"/>
              </w:rPr>
            </w:pPr>
            <w:bookmarkStart w:id="6775" w:name="_Toc180597921"/>
            <w:bookmarkStart w:id="6776" w:name="_Toc180598685"/>
            <w:bookmarkStart w:id="6777" w:name="_Toc181872430"/>
            <w:bookmarkStart w:id="6778" w:name="_Toc183454827"/>
            <w:bookmarkStart w:id="6779" w:name="_Toc183455779"/>
            <w:bookmarkStart w:id="6780" w:name="_Toc184406113"/>
            <w:bookmarkStart w:id="6781" w:name="_Toc184407372"/>
            <w:bookmarkStart w:id="6782" w:name="_Toc184408320"/>
            <w:bookmarkStart w:id="6783" w:name="_Toc184409268"/>
            <w:bookmarkStart w:id="6784" w:name="_Toc184813054"/>
            <w:bookmarkEnd w:id="6775"/>
            <w:bookmarkEnd w:id="6776"/>
            <w:bookmarkEnd w:id="6777"/>
            <w:bookmarkEnd w:id="6778"/>
            <w:bookmarkEnd w:id="6779"/>
            <w:bookmarkEnd w:id="6780"/>
            <w:bookmarkEnd w:id="6781"/>
            <w:bookmarkEnd w:id="6782"/>
            <w:bookmarkEnd w:id="6783"/>
            <w:bookmarkEnd w:id="6784"/>
          </w:p>
        </w:tc>
        <w:bookmarkStart w:id="6785" w:name="_Toc180597922"/>
        <w:bookmarkStart w:id="6786" w:name="_Toc180598686"/>
        <w:bookmarkStart w:id="6787" w:name="_Toc181872431"/>
        <w:bookmarkStart w:id="6788" w:name="_Toc183454828"/>
        <w:bookmarkStart w:id="6789" w:name="_Toc183455780"/>
        <w:bookmarkStart w:id="6790" w:name="_Toc184406114"/>
        <w:bookmarkStart w:id="6791" w:name="_Toc184407373"/>
        <w:bookmarkStart w:id="6792" w:name="_Toc184408321"/>
        <w:bookmarkStart w:id="6793" w:name="_Toc184409269"/>
        <w:bookmarkStart w:id="6794" w:name="_Toc184813055"/>
        <w:bookmarkEnd w:id="6785"/>
        <w:bookmarkEnd w:id="6786"/>
        <w:bookmarkEnd w:id="6787"/>
        <w:bookmarkEnd w:id="6788"/>
        <w:bookmarkEnd w:id="6789"/>
        <w:bookmarkEnd w:id="6790"/>
        <w:bookmarkEnd w:id="6791"/>
        <w:bookmarkEnd w:id="6792"/>
        <w:bookmarkEnd w:id="6793"/>
        <w:bookmarkEnd w:id="6794"/>
      </w:tr>
      <w:tr w:rsidR="00471E7D" w:rsidRPr="00AC685F" w:rsidDel="00471E7D" w14:paraId="78984178" w14:textId="7D6076BA" w:rsidTr="00471E7D">
        <w:trPr>
          <w:trHeight w:val="309"/>
          <w:del w:id="6795" w:author="Phuong Truong Thi" w:date="2024-10-08T17:59:00Z"/>
          <w:trPrChange w:id="6796" w:author="Phuong Truong Thi" w:date="2024-10-08T17:59:00Z">
            <w:trPr>
              <w:gridBefore w:val="1"/>
              <w:trHeight w:val="309"/>
            </w:trPr>
          </w:trPrChange>
        </w:trPr>
        <w:tc>
          <w:tcPr>
            <w:tcW w:w="936" w:type="dxa"/>
            <w:shd w:val="clear" w:color="auto" w:fill="auto"/>
            <w:vAlign w:val="center"/>
            <w:hideMark/>
            <w:tcPrChange w:id="6797" w:author="Phuong Truong Thi" w:date="2024-10-08T17:59:00Z">
              <w:tcPr>
                <w:tcW w:w="936" w:type="dxa"/>
                <w:gridSpan w:val="2"/>
                <w:shd w:val="clear" w:color="auto" w:fill="auto"/>
                <w:vAlign w:val="center"/>
                <w:hideMark/>
              </w:tcPr>
            </w:tcPrChange>
          </w:tcPr>
          <w:p w14:paraId="63BBEDC6" w14:textId="2581BDF0" w:rsidR="00471E7D" w:rsidRPr="00E6562C" w:rsidDel="00471E7D" w:rsidRDefault="00471E7D">
            <w:pPr>
              <w:pStyle w:val="ListParagraph"/>
              <w:numPr>
                <w:ilvl w:val="0"/>
                <w:numId w:val="82"/>
              </w:numPr>
              <w:spacing w:before="0" w:line="240" w:lineRule="auto"/>
              <w:contextualSpacing w:val="0"/>
              <w:jc w:val="center"/>
              <w:rPr>
                <w:del w:id="6798" w:author="Phuong Truong Thi" w:date="2024-10-08T17:59:00Z"/>
                <w:rFonts w:eastAsia="Times New Roman"/>
                <w:color w:val="000000"/>
                <w:szCs w:val="24"/>
                <w:lang w:eastAsia="vi-VN"/>
              </w:rPr>
            </w:pPr>
            <w:bookmarkStart w:id="6799" w:name="_Toc180597923"/>
            <w:bookmarkStart w:id="6800" w:name="_Toc180598687"/>
            <w:bookmarkStart w:id="6801" w:name="_Toc181872432"/>
            <w:bookmarkStart w:id="6802" w:name="_Toc183454829"/>
            <w:bookmarkStart w:id="6803" w:name="_Toc183455781"/>
            <w:bookmarkStart w:id="6804" w:name="_Toc184406115"/>
            <w:bookmarkStart w:id="6805" w:name="_Toc184407374"/>
            <w:bookmarkStart w:id="6806" w:name="_Toc184408322"/>
            <w:bookmarkStart w:id="6807" w:name="_Toc184409270"/>
            <w:bookmarkStart w:id="6808" w:name="_Toc184813056"/>
            <w:bookmarkEnd w:id="6799"/>
            <w:bookmarkEnd w:id="6800"/>
            <w:bookmarkEnd w:id="6801"/>
            <w:bookmarkEnd w:id="6802"/>
            <w:bookmarkEnd w:id="6803"/>
            <w:bookmarkEnd w:id="6804"/>
            <w:bookmarkEnd w:id="6805"/>
            <w:bookmarkEnd w:id="6806"/>
            <w:bookmarkEnd w:id="6807"/>
            <w:bookmarkEnd w:id="6808"/>
          </w:p>
        </w:tc>
        <w:bookmarkStart w:id="6809" w:name="_Toc180597924"/>
        <w:bookmarkStart w:id="6810" w:name="_Toc180598688"/>
        <w:bookmarkStart w:id="6811" w:name="_Toc181872433"/>
        <w:bookmarkStart w:id="6812" w:name="_Toc183454830"/>
        <w:bookmarkStart w:id="6813" w:name="_Toc183455782"/>
        <w:bookmarkStart w:id="6814" w:name="_Toc184406116"/>
        <w:bookmarkStart w:id="6815" w:name="_Toc184407375"/>
        <w:bookmarkStart w:id="6816" w:name="_Toc184408323"/>
        <w:bookmarkStart w:id="6817" w:name="_Toc184409271"/>
        <w:bookmarkStart w:id="6818" w:name="_Toc184813057"/>
        <w:bookmarkEnd w:id="6809"/>
        <w:bookmarkEnd w:id="6810"/>
        <w:bookmarkEnd w:id="6811"/>
        <w:bookmarkEnd w:id="6812"/>
        <w:bookmarkEnd w:id="6813"/>
        <w:bookmarkEnd w:id="6814"/>
        <w:bookmarkEnd w:id="6815"/>
        <w:bookmarkEnd w:id="6816"/>
        <w:bookmarkEnd w:id="6817"/>
        <w:bookmarkEnd w:id="6818"/>
      </w:tr>
      <w:tr w:rsidR="00471E7D" w:rsidRPr="00AC685F" w:rsidDel="00471E7D" w14:paraId="76080869" w14:textId="3ACA5455" w:rsidTr="00471E7D">
        <w:trPr>
          <w:trHeight w:val="276"/>
          <w:del w:id="6819" w:author="Phuong Truong Thi" w:date="2024-10-08T17:59:00Z"/>
          <w:trPrChange w:id="6820" w:author="Phuong Truong Thi" w:date="2024-10-08T17:59:00Z">
            <w:trPr>
              <w:gridBefore w:val="1"/>
              <w:trHeight w:val="276"/>
            </w:trPr>
          </w:trPrChange>
        </w:trPr>
        <w:tc>
          <w:tcPr>
            <w:tcW w:w="936" w:type="dxa"/>
            <w:shd w:val="clear" w:color="000000" w:fill="FFFFFF"/>
            <w:vAlign w:val="center"/>
            <w:hideMark/>
            <w:tcPrChange w:id="6821" w:author="Phuong Truong Thi" w:date="2024-10-08T17:59:00Z">
              <w:tcPr>
                <w:tcW w:w="936" w:type="dxa"/>
                <w:gridSpan w:val="2"/>
                <w:shd w:val="clear" w:color="000000" w:fill="FFFFFF"/>
                <w:vAlign w:val="center"/>
                <w:hideMark/>
              </w:tcPr>
            </w:tcPrChange>
          </w:tcPr>
          <w:p w14:paraId="04149CEC" w14:textId="78B7B5E7" w:rsidR="00471E7D" w:rsidRPr="00E6562C" w:rsidDel="00471E7D" w:rsidRDefault="00471E7D">
            <w:pPr>
              <w:pStyle w:val="ListParagraph"/>
              <w:numPr>
                <w:ilvl w:val="0"/>
                <w:numId w:val="82"/>
              </w:numPr>
              <w:spacing w:before="0" w:line="240" w:lineRule="auto"/>
              <w:contextualSpacing w:val="0"/>
              <w:jc w:val="center"/>
              <w:rPr>
                <w:del w:id="6822" w:author="Phuong Truong Thi" w:date="2024-10-08T17:59:00Z"/>
                <w:rFonts w:eastAsia="Times New Roman"/>
                <w:color w:val="000000"/>
                <w:szCs w:val="24"/>
                <w:lang w:eastAsia="vi-VN"/>
              </w:rPr>
            </w:pPr>
            <w:bookmarkStart w:id="6823" w:name="_Toc180597925"/>
            <w:bookmarkStart w:id="6824" w:name="_Toc180598689"/>
            <w:bookmarkStart w:id="6825" w:name="_Toc181872434"/>
            <w:bookmarkStart w:id="6826" w:name="_Toc183454831"/>
            <w:bookmarkStart w:id="6827" w:name="_Toc183455783"/>
            <w:bookmarkStart w:id="6828" w:name="_Toc184406117"/>
            <w:bookmarkStart w:id="6829" w:name="_Toc184407376"/>
            <w:bookmarkStart w:id="6830" w:name="_Toc184408324"/>
            <w:bookmarkStart w:id="6831" w:name="_Toc184409272"/>
            <w:bookmarkStart w:id="6832" w:name="_Toc184813058"/>
            <w:bookmarkEnd w:id="6823"/>
            <w:bookmarkEnd w:id="6824"/>
            <w:bookmarkEnd w:id="6825"/>
            <w:bookmarkEnd w:id="6826"/>
            <w:bookmarkEnd w:id="6827"/>
            <w:bookmarkEnd w:id="6828"/>
            <w:bookmarkEnd w:id="6829"/>
            <w:bookmarkEnd w:id="6830"/>
            <w:bookmarkEnd w:id="6831"/>
            <w:bookmarkEnd w:id="6832"/>
          </w:p>
        </w:tc>
        <w:bookmarkStart w:id="6833" w:name="_Toc180597926"/>
        <w:bookmarkStart w:id="6834" w:name="_Toc180598690"/>
        <w:bookmarkStart w:id="6835" w:name="_Toc181872435"/>
        <w:bookmarkStart w:id="6836" w:name="_Toc183454832"/>
        <w:bookmarkStart w:id="6837" w:name="_Toc183455784"/>
        <w:bookmarkStart w:id="6838" w:name="_Toc184406118"/>
        <w:bookmarkStart w:id="6839" w:name="_Toc184407377"/>
        <w:bookmarkStart w:id="6840" w:name="_Toc184408325"/>
        <w:bookmarkStart w:id="6841" w:name="_Toc184409273"/>
        <w:bookmarkStart w:id="6842" w:name="_Toc184813059"/>
        <w:bookmarkEnd w:id="6833"/>
        <w:bookmarkEnd w:id="6834"/>
        <w:bookmarkEnd w:id="6835"/>
        <w:bookmarkEnd w:id="6836"/>
        <w:bookmarkEnd w:id="6837"/>
        <w:bookmarkEnd w:id="6838"/>
        <w:bookmarkEnd w:id="6839"/>
        <w:bookmarkEnd w:id="6840"/>
        <w:bookmarkEnd w:id="6841"/>
        <w:bookmarkEnd w:id="6842"/>
      </w:tr>
      <w:tr w:rsidR="00471E7D" w:rsidRPr="00AC685F" w:rsidDel="00471E7D" w14:paraId="34459486" w14:textId="727B6ED3" w:rsidTr="00471E7D">
        <w:trPr>
          <w:trHeight w:val="276"/>
          <w:del w:id="6843" w:author="Phuong Truong Thi" w:date="2024-10-08T17:59:00Z"/>
          <w:trPrChange w:id="6844" w:author="Phuong Truong Thi" w:date="2024-10-08T17:59:00Z">
            <w:trPr>
              <w:gridBefore w:val="1"/>
              <w:trHeight w:val="276"/>
            </w:trPr>
          </w:trPrChange>
        </w:trPr>
        <w:tc>
          <w:tcPr>
            <w:tcW w:w="936" w:type="dxa"/>
            <w:shd w:val="clear" w:color="000000" w:fill="FFFFFF"/>
            <w:vAlign w:val="center"/>
            <w:tcPrChange w:id="6845" w:author="Phuong Truong Thi" w:date="2024-10-08T17:59:00Z">
              <w:tcPr>
                <w:tcW w:w="936" w:type="dxa"/>
                <w:gridSpan w:val="2"/>
                <w:shd w:val="clear" w:color="000000" w:fill="FFFFFF"/>
                <w:vAlign w:val="center"/>
              </w:tcPr>
            </w:tcPrChange>
          </w:tcPr>
          <w:p w14:paraId="2D37A626" w14:textId="7F120CA1" w:rsidR="00471E7D" w:rsidRPr="00E6562C" w:rsidDel="00471E7D" w:rsidRDefault="00471E7D">
            <w:pPr>
              <w:pStyle w:val="ListParagraph"/>
              <w:numPr>
                <w:ilvl w:val="0"/>
                <w:numId w:val="82"/>
              </w:numPr>
              <w:spacing w:before="0" w:line="240" w:lineRule="auto"/>
              <w:contextualSpacing w:val="0"/>
              <w:jc w:val="center"/>
              <w:rPr>
                <w:del w:id="6846" w:author="Phuong Truong Thi" w:date="2024-10-08T17:59:00Z"/>
                <w:rFonts w:eastAsia="Times New Roman"/>
                <w:color w:val="000000"/>
                <w:szCs w:val="24"/>
                <w:lang w:eastAsia="vi-VN"/>
              </w:rPr>
            </w:pPr>
            <w:bookmarkStart w:id="6847" w:name="_Toc180597927"/>
            <w:bookmarkStart w:id="6848" w:name="_Toc180598691"/>
            <w:bookmarkStart w:id="6849" w:name="_Toc181872436"/>
            <w:bookmarkStart w:id="6850" w:name="_Toc183454833"/>
            <w:bookmarkStart w:id="6851" w:name="_Toc183455785"/>
            <w:bookmarkStart w:id="6852" w:name="_Toc184406119"/>
            <w:bookmarkStart w:id="6853" w:name="_Toc184407378"/>
            <w:bookmarkStart w:id="6854" w:name="_Toc184408326"/>
            <w:bookmarkStart w:id="6855" w:name="_Toc184409274"/>
            <w:bookmarkStart w:id="6856" w:name="_Toc184813060"/>
            <w:bookmarkEnd w:id="6847"/>
            <w:bookmarkEnd w:id="6848"/>
            <w:bookmarkEnd w:id="6849"/>
            <w:bookmarkEnd w:id="6850"/>
            <w:bookmarkEnd w:id="6851"/>
            <w:bookmarkEnd w:id="6852"/>
            <w:bookmarkEnd w:id="6853"/>
            <w:bookmarkEnd w:id="6854"/>
            <w:bookmarkEnd w:id="6855"/>
            <w:bookmarkEnd w:id="6856"/>
          </w:p>
        </w:tc>
        <w:bookmarkStart w:id="6857" w:name="_Toc180597928"/>
        <w:bookmarkStart w:id="6858" w:name="_Toc180598692"/>
        <w:bookmarkStart w:id="6859" w:name="_Toc181872437"/>
        <w:bookmarkStart w:id="6860" w:name="_Toc183454834"/>
        <w:bookmarkStart w:id="6861" w:name="_Toc183455786"/>
        <w:bookmarkStart w:id="6862" w:name="_Toc184406120"/>
        <w:bookmarkStart w:id="6863" w:name="_Toc184407379"/>
        <w:bookmarkStart w:id="6864" w:name="_Toc184408327"/>
        <w:bookmarkStart w:id="6865" w:name="_Toc184409275"/>
        <w:bookmarkStart w:id="6866" w:name="_Toc184813061"/>
        <w:bookmarkEnd w:id="6857"/>
        <w:bookmarkEnd w:id="6858"/>
        <w:bookmarkEnd w:id="6859"/>
        <w:bookmarkEnd w:id="6860"/>
        <w:bookmarkEnd w:id="6861"/>
        <w:bookmarkEnd w:id="6862"/>
        <w:bookmarkEnd w:id="6863"/>
        <w:bookmarkEnd w:id="6864"/>
        <w:bookmarkEnd w:id="6865"/>
        <w:bookmarkEnd w:id="6866"/>
      </w:tr>
      <w:tr w:rsidR="00471E7D" w:rsidRPr="00AC685F" w:rsidDel="00471E7D" w14:paraId="4A99E809" w14:textId="300A5AE4" w:rsidTr="00471E7D">
        <w:trPr>
          <w:trHeight w:val="276"/>
          <w:del w:id="6867" w:author="Phuong Truong Thi" w:date="2024-10-08T17:59:00Z"/>
          <w:trPrChange w:id="6868" w:author="Phuong Truong Thi" w:date="2024-10-08T17:59:00Z">
            <w:trPr>
              <w:gridBefore w:val="1"/>
              <w:trHeight w:val="276"/>
            </w:trPr>
          </w:trPrChange>
        </w:trPr>
        <w:tc>
          <w:tcPr>
            <w:tcW w:w="936" w:type="dxa"/>
            <w:shd w:val="clear" w:color="auto" w:fill="auto"/>
            <w:vAlign w:val="center"/>
            <w:hideMark/>
            <w:tcPrChange w:id="6869" w:author="Phuong Truong Thi" w:date="2024-10-08T17:59:00Z">
              <w:tcPr>
                <w:tcW w:w="936" w:type="dxa"/>
                <w:gridSpan w:val="2"/>
                <w:shd w:val="clear" w:color="auto" w:fill="auto"/>
                <w:vAlign w:val="center"/>
                <w:hideMark/>
              </w:tcPr>
            </w:tcPrChange>
          </w:tcPr>
          <w:p w14:paraId="6C5FAB8C" w14:textId="04579C0D" w:rsidR="00471E7D" w:rsidRPr="00E6562C" w:rsidDel="00471E7D" w:rsidRDefault="00471E7D">
            <w:pPr>
              <w:pStyle w:val="ListParagraph"/>
              <w:numPr>
                <w:ilvl w:val="0"/>
                <w:numId w:val="82"/>
              </w:numPr>
              <w:spacing w:before="0" w:line="240" w:lineRule="auto"/>
              <w:contextualSpacing w:val="0"/>
              <w:jc w:val="center"/>
              <w:rPr>
                <w:del w:id="6870" w:author="Phuong Truong Thi" w:date="2024-10-08T17:59:00Z"/>
                <w:rFonts w:eastAsia="Times New Roman"/>
                <w:color w:val="000000"/>
                <w:szCs w:val="24"/>
                <w:lang w:eastAsia="vi-VN"/>
              </w:rPr>
            </w:pPr>
            <w:bookmarkStart w:id="6871" w:name="_Toc180597929"/>
            <w:bookmarkStart w:id="6872" w:name="_Toc180598693"/>
            <w:bookmarkStart w:id="6873" w:name="_Toc181872438"/>
            <w:bookmarkStart w:id="6874" w:name="_Toc183454835"/>
            <w:bookmarkStart w:id="6875" w:name="_Toc183455787"/>
            <w:bookmarkStart w:id="6876" w:name="_Toc184406121"/>
            <w:bookmarkStart w:id="6877" w:name="_Toc184407380"/>
            <w:bookmarkStart w:id="6878" w:name="_Toc184408328"/>
            <w:bookmarkStart w:id="6879" w:name="_Toc184409276"/>
            <w:bookmarkStart w:id="6880" w:name="_Toc184813062"/>
            <w:bookmarkEnd w:id="6871"/>
            <w:bookmarkEnd w:id="6872"/>
            <w:bookmarkEnd w:id="6873"/>
            <w:bookmarkEnd w:id="6874"/>
            <w:bookmarkEnd w:id="6875"/>
            <w:bookmarkEnd w:id="6876"/>
            <w:bookmarkEnd w:id="6877"/>
            <w:bookmarkEnd w:id="6878"/>
            <w:bookmarkEnd w:id="6879"/>
            <w:bookmarkEnd w:id="6880"/>
          </w:p>
        </w:tc>
        <w:bookmarkStart w:id="6881" w:name="_Toc180597930"/>
        <w:bookmarkStart w:id="6882" w:name="_Toc180598694"/>
        <w:bookmarkStart w:id="6883" w:name="_Toc181872439"/>
        <w:bookmarkStart w:id="6884" w:name="_Toc183454836"/>
        <w:bookmarkStart w:id="6885" w:name="_Toc183455788"/>
        <w:bookmarkStart w:id="6886" w:name="_Toc184406122"/>
        <w:bookmarkStart w:id="6887" w:name="_Toc184407381"/>
        <w:bookmarkStart w:id="6888" w:name="_Toc184408329"/>
        <w:bookmarkStart w:id="6889" w:name="_Toc184409277"/>
        <w:bookmarkStart w:id="6890" w:name="_Toc184813063"/>
        <w:bookmarkEnd w:id="6881"/>
        <w:bookmarkEnd w:id="6882"/>
        <w:bookmarkEnd w:id="6883"/>
        <w:bookmarkEnd w:id="6884"/>
        <w:bookmarkEnd w:id="6885"/>
        <w:bookmarkEnd w:id="6886"/>
        <w:bookmarkEnd w:id="6887"/>
        <w:bookmarkEnd w:id="6888"/>
        <w:bookmarkEnd w:id="6889"/>
        <w:bookmarkEnd w:id="6890"/>
      </w:tr>
      <w:tr w:rsidR="00471E7D" w:rsidRPr="00AC685F" w:rsidDel="00471E7D" w14:paraId="4E3F318B" w14:textId="7793B93B" w:rsidTr="00471E7D">
        <w:trPr>
          <w:trHeight w:val="276"/>
          <w:del w:id="6891" w:author="Phuong Truong Thi" w:date="2024-10-08T17:59:00Z"/>
          <w:trPrChange w:id="6892" w:author="Phuong Truong Thi" w:date="2024-10-08T17:59:00Z">
            <w:trPr>
              <w:gridBefore w:val="1"/>
              <w:trHeight w:val="276"/>
            </w:trPr>
          </w:trPrChange>
        </w:trPr>
        <w:tc>
          <w:tcPr>
            <w:tcW w:w="936" w:type="dxa"/>
            <w:shd w:val="clear" w:color="auto" w:fill="auto"/>
            <w:vAlign w:val="center"/>
            <w:hideMark/>
            <w:tcPrChange w:id="6893" w:author="Phuong Truong Thi" w:date="2024-10-08T17:59:00Z">
              <w:tcPr>
                <w:tcW w:w="936" w:type="dxa"/>
                <w:gridSpan w:val="2"/>
                <w:shd w:val="clear" w:color="auto" w:fill="auto"/>
                <w:vAlign w:val="center"/>
                <w:hideMark/>
              </w:tcPr>
            </w:tcPrChange>
          </w:tcPr>
          <w:p w14:paraId="0D67903E" w14:textId="184DB133" w:rsidR="00471E7D" w:rsidRPr="00E6562C" w:rsidDel="00471E7D" w:rsidRDefault="00471E7D">
            <w:pPr>
              <w:pStyle w:val="ListParagraph"/>
              <w:numPr>
                <w:ilvl w:val="0"/>
                <w:numId w:val="82"/>
              </w:numPr>
              <w:spacing w:before="0" w:line="240" w:lineRule="auto"/>
              <w:contextualSpacing w:val="0"/>
              <w:jc w:val="center"/>
              <w:rPr>
                <w:del w:id="6894" w:author="Phuong Truong Thi" w:date="2024-10-08T17:59:00Z"/>
                <w:rFonts w:eastAsia="Times New Roman"/>
                <w:color w:val="000000"/>
                <w:szCs w:val="24"/>
                <w:lang w:eastAsia="vi-VN"/>
              </w:rPr>
            </w:pPr>
            <w:bookmarkStart w:id="6895" w:name="_Toc180597931"/>
            <w:bookmarkStart w:id="6896" w:name="_Toc180598695"/>
            <w:bookmarkStart w:id="6897" w:name="_Toc181872440"/>
            <w:bookmarkStart w:id="6898" w:name="_Toc183454837"/>
            <w:bookmarkStart w:id="6899" w:name="_Toc183455789"/>
            <w:bookmarkStart w:id="6900" w:name="_Toc184406123"/>
            <w:bookmarkStart w:id="6901" w:name="_Toc184407382"/>
            <w:bookmarkStart w:id="6902" w:name="_Toc184408330"/>
            <w:bookmarkStart w:id="6903" w:name="_Toc184409278"/>
            <w:bookmarkStart w:id="6904" w:name="_Toc184813064"/>
            <w:bookmarkEnd w:id="6895"/>
            <w:bookmarkEnd w:id="6896"/>
            <w:bookmarkEnd w:id="6897"/>
            <w:bookmarkEnd w:id="6898"/>
            <w:bookmarkEnd w:id="6899"/>
            <w:bookmarkEnd w:id="6900"/>
            <w:bookmarkEnd w:id="6901"/>
            <w:bookmarkEnd w:id="6902"/>
            <w:bookmarkEnd w:id="6903"/>
            <w:bookmarkEnd w:id="6904"/>
          </w:p>
        </w:tc>
        <w:bookmarkStart w:id="6905" w:name="_Toc180597932"/>
        <w:bookmarkStart w:id="6906" w:name="_Toc180598696"/>
        <w:bookmarkStart w:id="6907" w:name="_Toc181872441"/>
        <w:bookmarkStart w:id="6908" w:name="_Toc183454838"/>
        <w:bookmarkStart w:id="6909" w:name="_Toc183455790"/>
        <w:bookmarkStart w:id="6910" w:name="_Toc184406124"/>
        <w:bookmarkStart w:id="6911" w:name="_Toc184407383"/>
        <w:bookmarkStart w:id="6912" w:name="_Toc184408331"/>
        <w:bookmarkStart w:id="6913" w:name="_Toc184409279"/>
        <w:bookmarkStart w:id="6914" w:name="_Toc184813065"/>
        <w:bookmarkEnd w:id="6905"/>
        <w:bookmarkEnd w:id="6906"/>
        <w:bookmarkEnd w:id="6907"/>
        <w:bookmarkEnd w:id="6908"/>
        <w:bookmarkEnd w:id="6909"/>
        <w:bookmarkEnd w:id="6910"/>
        <w:bookmarkEnd w:id="6911"/>
        <w:bookmarkEnd w:id="6912"/>
        <w:bookmarkEnd w:id="6913"/>
        <w:bookmarkEnd w:id="6914"/>
      </w:tr>
    </w:tbl>
    <w:p w14:paraId="528C0BC1" w14:textId="77777777" w:rsidR="00B92CBA" w:rsidRPr="00B92CBA" w:rsidDel="00471E7D" w:rsidRDefault="00B92CBA" w:rsidP="00B92CBA">
      <w:pPr>
        <w:pStyle w:val="Heading31"/>
        <w:numPr>
          <w:ilvl w:val="0"/>
          <w:numId w:val="0"/>
        </w:numPr>
        <w:tabs>
          <w:tab w:val="clear" w:pos="1080"/>
        </w:tabs>
        <w:outlineLvl w:val="9"/>
        <w:rPr>
          <w:del w:id="6915" w:author="Phuong Truong Thi" w:date="2024-10-08T17:59:00Z"/>
          <w:b w:val="0"/>
          <w:bCs w:val="0"/>
          <w:sz w:val="24"/>
          <w:szCs w:val="24"/>
        </w:rPr>
      </w:pPr>
      <w:bookmarkStart w:id="6916" w:name="_Toc180597933"/>
      <w:bookmarkStart w:id="6917" w:name="_Toc180598697"/>
      <w:bookmarkStart w:id="6918" w:name="_Toc181872442"/>
      <w:bookmarkStart w:id="6919" w:name="_Toc183454839"/>
      <w:bookmarkStart w:id="6920" w:name="_Toc183455791"/>
      <w:bookmarkStart w:id="6921" w:name="_Toc184406125"/>
      <w:bookmarkStart w:id="6922" w:name="_Toc184407384"/>
      <w:bookmarkStart w:id="6923" w:name="_Toc184408332"/>
      <w:bookmarkStart w:id="6924" w:name="_Toc184409280"/>
      <w:bookmarkStart w:id="6925" w:name="_Toc184813066"/>
      <w:bookmarkEnd w:id="6916"/>
      <w:bookmarkEnd w:id="6917"/>
      <w:bookmarkEnd w:id="6918"/>
      <w:bookmarkEnd w:id="6919"/>
      <w:bookmarkEnd w:id="6920"/>
      <w:bookmarkEnd w:id="6921"/>
      <w:bookmarkEnd w:id="6922"/>
      <w:bookmarkEnd w:id="6923"/>
      <w:bookmarkEnd w:id="6924"/>
      <w:bookmarkEnd w:id="6925"/>
    </w:p>
    <w:p w14:paraId="1E4BD66C" w14:textId="265C06A5" w:rsidR="00B92CBA" w:rsidRPr="00616C86" w:rsidDel="00471E7D" w:rsidRDefault="00B92CBA">
      <w:pPr>
        <w:pStyle w:val="Heading31"/>
        <w:numPr>
          <w:ilvl w:val="0"/>
          <w:numId w:val="65"/>
        </w:numPr>
        <w:tabs>
          <w:tab w:val="clear" w:pos="1080"/>
        </w:tabs>
        <w:outlineLvl w:val="9"/>
        <w:rPr>
          <w:del w:id="6926" w:author="Phuong Truong Thi" w:date="2024-10-08T17:59:00Z"/>
          <w:sz w:val="24"/>
          <w:szCs w:val="24"/>
        </w:rPr>
      </w:pPr>
      <w:del w:id="6927" w:author="Phuong Truong Thi" w:date="2024-10-08T17:59:00Z">
        <w:r w:rsidDel="00471E7D">
          <w:rPr>
            <w:b w:val="0"/>
            <w:bCs w:val="0"/>
            <w:i/>
            <w:iCs/>
            <w:sz w:val="24"/>
            <w:szCs w:val="24"/>
          </w:rPr>
          <w:delText>Màn hình minh họa</w:delText>
        </w:r>
        <w:bookmarkStart w:id="6928" w:name="_Toc180597934"/>
        <w:bookmarkStart w:id="6929" w:name="_Toc180598698"/>
        <w:bookmarkStart w:id="6930" w:name="_Toc181872443"/>
        <w:bookmarkStart w:id="6931" w:name="_Toc183454840"/>
        <w:bookmarkStart w:id="6932" w:name="_Toc183455792"/>
        <w:bookmarkStart w:id="6933" w:name="_Toc184406126"/>
        <w:bookmarkStart w:id="6934" w:name="_Toc184407385"/>
        <w:bookmarkStart w:id="6935" w:name="_Toc184408333"/>
        <w:bookmarkStart w:id="6936" w:name="_Toc184409281"/>
        <w:bookmarkStart w:id="6937" w:name="_Toc184813067"/>
        <w:bookmarkEnd w:id="6928"/>
        <w:bookmarkEnd w:id="6929"/>
        <w:bookmarkEnd w:id="6930"/>
        <w:bookmarkEnd w:id="6931"/>
        <w:bookmarkEnd w:id="6932"/>
        <w:bookmarkEnd w:id="6933"/>
        <w:bookmarkEnd w:id="6934"/>
        <w:bookmarkEnd w:id="6935"/>
        <w:bookmarkEnd w:id="6936"/>
        <w:bookmarkEnd w:id="6937"/>
      </w:del>
    </w:p>
    <w:p w14:paraId="417FE0A3" w14:textId="3667DD27" w:rsidR="00616C86" w:rsidRPr="00616C86" w:rsidDel="00FD6BA2" w:rsidRDefault="00616C86" w:rsidP="00616C86">
      <w:pPr>
        <w:pStyle w:val="Heading31"/>
        <w:numPr>
          <w:ilvl w:val="0"/>
          <w:numId w:val="0"/>
        </w:numPr>
        <w:tabs>
          <w:tab w:val="clear" w:pos="1080"/>
        </w:tabs>
        <w:outlineLvl w:val="9"/>
        <w:rPr>
          <w:del w:id="6938" w:author="Phuong Truong Thi" w:date="2024-10-17T18:56:00Z"/>
          <w:sz w:val="24"/>
          <w:szCs w:val="24"/>
        </w:rPr>
      </w:pPr>
      <w:del w:id="6939" w:author="Phuong Truong Thi" w:date="2024-10-08T17:59:00Z">
        <w:r w:rsidDel="00471E7D">
          <w:rPr>
            <w:noProof/>
          </w:rPr>
          <w:drawing>
            <wp:inline distT="0" distB="0" distL="0" distR="0" wp14:anchorId="7330152E" wp14:editId="430134AF">
              <wp:extent cx="4886325" cy="2173856"/>
              <wp:effectExtent l="0" t="0" r="0" b="0"/>
              <wp:docPr id="172890529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5291" name="Picture 1" descr="A white rectangular object with black text&#10;&#10;Description automatically generated"/>
                      <pic:cNvPicPr/>
                    </pic:nvPicPr>
                    <pic:blipFill>
                      <a:blip r:embed="rId19"/>
                      <a:stretch>
                        <a:fillRect/>
                      </a:stretch>
                    </pic:blipFill>
                    <pic:spPr>
                      <a:xfrm>
                        <a:off x="0" y="0"/>
                        <a:ext cx="4909457" cy="2184147"/>
                      </a:xfrm>
                      <a:prstGeom prst="rect">
                        <a:avLst/>
                      </a:prstGeom>
                    </pic:spPr>
                  </pic:pic>
                </a:graphicData>
              </a:graphic>
            </wp:inline>
          </w:drawing>
        </w:r>
      </w:del>
      <w:bookmarkStart w:id="6940" w:name="_Toc180597935"/>
      <w:bookmarkStart w:id="6941" w:name="_Toc180598699"/>
      <w:bookmarkStart w:id="6942" w:name="_Toc181872444"/>
      <w:bookmarkStart w:id="6943" w:name="_Toc183454841"/>
      <w:bookmarkStart w:id="6944" w:name="_Toc183455793"/>
      <w:bookmarkStart w:id="6945" w:name="_Toc184406127"/>
      <w:bookmarkStart w:id="6946" w:name="_Toc184407386"/>
      <w:bookmarkStart w:id="6947" w:name="_Toc184408334"/>
      <w:bookmarkStart w:id="6948" w:name="_Toc184409282"/>
      <w:bookmarkStart w:id="6949" w:name="_Toc184813068"/>
      <w:bookmarkEnd w:id="6940"/>
      <w:bookmarkEnd w:id="6941"/>
      <w:bookmarkEnd w:id="6942"/>
      <w:bookmarkEnd w:id="6943"/>
      <w:bookmarkEnd w:id="6944"/>
      <w:bookmarkEnd w:id="6945"/>
      <w:bookmarkEnd w:id="6946"/>
      <w:bookmarkEnd w:id="6947"/>
      <w:bookmarkEnd w:id="6948"/>
      <w:bookmarkEnd w:id="6949"/>
    </w:p>
    <w:p w14:paraId="6FE514E1" w14:textId="5EE38EC5" w:rsidR="000B114C" w:rsidDel="00FD6BA2" w:rsidRDefault="00B50F17">
      <w:pPr>
        <w:pStyle w:val="Heading31"/>
        <w:numPr>
          <w:ilvl w:val="2"/>
          <w:numId w:val="88"/>
        </w:numPr>
        <w:rPr>
          <w:del w:id="6950" w:author="Phuong Truong Thi" w:date="2024-10-17T18:56:00Z"/>
        </w:rPr>
        <w:pPrChange w:id="6951" w:author="Phuong Truong Thi" w:date="2024-10-08T18:25:00Z">
          <w:pPr>
            <w:pStyle w:val="Heading31"/>
            <w:numPr>
              <w:numId w:val="60"/>
            </w:numPr>
            <w:tabs>
              <w:tab w:val="clear" w:pos="1080"/>
            </w:tabs>
            <w:ind w:left="720" w:hanging="720"/>
          </w:pPr>
        </w:pPrChange>
      </w:pPr>
      <w:bookmarkStart w:id="6952" w:name="_Toc177425384"/>
      <w:del w:id="6953" w:author="Phuong Truong Thi" w:date="2024-10-17T18:56:00Z">
        <w:r w:rsidDel="00FD6BA2">
          <w:rPr>
            <w:sz w:val="24"/>
            <w:szCs w:val="24"/>
          </w:rPr>
          <w:delText xml:space="preserve">DETAIL_02 - </w:delText>
        </w:r>
        <w:r w:rsidR="00104609" w:rsidDel="00FD6BA2">
          <w:rPr>
            <w:sz w:val="24"/>
            <w:szCs w:val="24"/>
          </w:rPr>
          <w:delText>Màn hình chi tiết CBBH quản lý KH</w:delText>
        </w:r>
        <w:bookmarkStart w:id="6954" w:name="_Toc180597936"/>
        <w:bookmarkStart w:id="6955" w:name="_Toc180598700"/>
        <w:bookmarkStart w:id="6956" w:name="_Toc181872445"/>
        <w:bookmarkStart w:id="6957" w:name="_Toc183454842"/>
        <w:bookmarkStart w:id="6958" w:name="_Toc183455794"/>
        <w:bookmarkStart w:id="6959" w:name="_Toc184406128"/>
        <w:bookmarkStart w:id="6960" w:name="_Toc184407387"/>
        <w:bookmarkStart w:id="6961" w:name="_Toc184408335"/>
        <w:bookmarkStart w:id="6962" w:name="_Toc184409283"/>
        <w:bookmarkStart w:id="6963" w:name="_Toc184813069"/>
        <w:bookmarkEnd w:id="6952"/>
        <w:bookmarkEnd w:id="6954"/>
        <w:bookmarkEnd w:id="6955"/>
        <w:bookmarkEnd w:id="6956"/>
        <w:bookmarkEnd w:id="6957"/>
        <w:bookmarkEnd w:id="6958"/>
        <w:bookmarkEnd w:id="6959"/>
        <w:bookmarkEnd w:id="6960"/>
        <w:bookmarkEnd w:id="6961"/>
        <w:bookmarkEnd w:id="6962"/>
        <w:bookmarkEnd w:id="6963"/>
      </w:del>
    </w:p>
    <w:p w14:paraId="330E56BD" w14:textId="39E41CDF" w:rsidR="000B114C" w:rsidRPr="00D41F64" w:rsidDel="00FD6BA2" w:rsidRDefault="00C540DD">
      <w:pPr>
        <w:pStyle w:val="Heading31"/>
        <w:numPr>
          <w:ilvl w:val="0"/>
          <w:numId w:val="65"/>
        </w:numPr>
        <w:tabs>
          <w:tab w:val="clear" w:pos="1080"/>
        </w:tabs>
        <w:outlineLvl w:val="9"/>
        <w:rPr>
          <w:del w:id="6964" w:author="Phuong Truong Thi" w:date="2024-10-17T18:56:00Z"/>
        </w:rPr>
      </w:pPr>
      <w:del w:id="6965" w:author="Phuong Truong Thi" w:date="2024-10-17T18:56:00Z">
        <w:r w:rsidDel="00FD6BA2">
          <w:rPr>
            <w:b w:val="0"/>
            <w:bCs w:val="0"/>
            <w:i/>
            <w:iCs/>
            <w:sz w:val="24"/>
            <w:szCs w:val="24"/>
          </w:rPr>
          <w:delText>Mô tả chức năng</w:delText>
        </w:r>
        <w:bookmarkStart w:id="6966" w:name="_Toc180597937"/>
        <w:bookmarkStart w:id="6967" w:name="_Toc180598701"/>
        <w:bookmarkStart w:id="6968" w:name="_Toc181872446"/>
        <w:bookmarkStart w:id="6969" w:name="_Toc183454843"/>
        <w:bookmarkStart w:id="6970" w:name="_Toc183455795"/>
        <w:bookmarkStart w:id="6971" w:name="_Toc184406129"/>
        <w:bookmarkStart w:id="6972" w:name="_Toc184407388"/>
        <w:bookmarkStart w:id="6973" w:name="_Toc184408336"/>
        <w:bookmarkStart w:id="6974" w:name="_Toc184409284"/>
        <w:bookmarkStart w:id="6975" w:name="_Toc184813070"/>
        <w:bookmarkEnd w:id="6966"/>
        <w:bookmarkEnd w:id="6967"/>
        <w:bookmarkEnd w:id="6968"/>
        <w:bookmarkEnd w:id="6969"/>
        <w:bookmarkEnd w:id="6970"/>
        <w:bookmarkEnd w:id="6971"/>
        <w:bookmarkEnd w:id="6972"/>
        <w:bookmarkEnd w:id="6973"/>
        <w:bookmarkEnd w:id="6974"/>
        <w:bookmarkEnd w:id="6975"/>
      </w:del>
    </w:p>
    <w:p w14:paraId="472CC3BC" w14:textId="7F3468AE" w:rsidR="00D41F64" w:rsidRPr="000B114C" w:rsidDel="00FD6BA2" w:rsidRDefault="00D41F64" w:rsidP="00D41F64">
      <w:pPr>
        <w:pStyle w:val="Heading31"/>
        <w:numPr>
          <w:ilvl w:val="0"/>
          <w:numId w:val="0"/>
        </w:numPr>
        <w:tabs>
          <w:tab w:val="clear" w:pos="1080"/>
        </w:tabs>
        <w:outlineLvl w:val="9"/>
        <w:rPr>
          <w:del w:id="6976" w:author="Phuong Truong Thi" w:date="2024-10-17T18:56:00Z"/>
        </w:rPr>
      </w:pPr>
      <w:bookmarkStart w:id="6977" w:name="_Toc180597938"/>
      <w:bookmarkStart w:id="6978" w:name="_Toc180598702"/>
      <w:bookmarkStart w:id="6979" w:name="_Toc181872447"/>
      <w:bookmarkStart w:id="6980" w:name="_Toc183454844"/>
      <w:bookmarkStart w:id="6981" w:name="_Toc183455796"/>
      <w:bookmarkStart w:id="6982" w:name="_Toc184406130"/>
      <w:bookmarkStart w:id="6983" w:name="_Toc184407389"/>
      <w:bookmarkStart w:id="6984" w:name="_Toc184408337"/>
      <w:bookmarkStart w:id="6985" w:name="_Toc184409285"/>
      <w:bookmarkStart w:id="6986" w:name="_Toc184813071"/>
      <w:bookmarkEnd w:id="6977"/>
      <w:bookmarkEnd w:id="6978"/>
      <w:bookmarkEnd w:id="6979"/>
      <w:bookmarkEnd w:id="6980"/>
      <w:bookmarkEnd w:id="6981"/>
      <w:bookmarkEnd w:id="6982"/>
      <w:bookmarkEnd w:id="6983"/>
      <w:bookmarkEnd w:id="6984"/>
      <w:bookmarkEnd w:id="6985"/>
      <w:bookmarkEnd w:id="69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0B114C" w:rsidRPr="00075487" w:rsidDel="00FD6BA2" w14:paraId="5EB35861" w14:textId="37058E1E">
        <w:trPr>
          <w:trHeight w:val="792"/>
          <w:del w:id="6987" w:author="Phuong Truong Thi" w:date="2024-10-17T18:56:00Z"/>
        </w:trPr>
        <w:tc>
          <w:tcPr>
            <w:tcW w:w="1647" w:type="dxa"/>
            <w:shd w:val="clear" w:color="auto" w:fill="auto"/>
          </w:tcPr>
          <w:p w14:paraId="38C9D717" w14:textId="6DFD0407" w:rsidR="000B114C" w:rsidRPr="00075487" w:rsidDel="00FD6BA2" w:rsidRDefault="000B114C">
            <w:pPr>
              <w:pStyle w:val="Bd-1BodyText1"/>
              <w:keepLines/>
              <w:spacing w:line="276" w:lineRule="auto"/>
              <w:ind w:left="0"/>
              <w:jc w:val="left"/>
              <w:rPr>
                <w:del w:id="6988" w:author="Phuong Truong Thi" w:date="2024-10-17T18:56:00Z"/>
                <w:rFonts w:ascii="Times New Roman" w:hAnsi="Times New Roman"/>
                <w:b/>
                <w:bCs/>
                <w:i/>
                <w:sz w:val="24"/>
                <w:szCs w:val="24"/>
              </w:rPr>
            </w:pPr>
            <w:del w:id="6989" w:author="Phuong Truong Thi" w:date="2024-10-17T18:56:00Z">
              <w:r w:rsidRPr="00075487" w:rsidDel="00FD6BA2">
                <w:rPr>
                  <w:rFonts w:ascii="Times New Roman" w:hAnsi="Times New Roman"/>
                  <w:b/>
                  <w:i/>
                  <w:sz w:val="24"/>
                  <w:szCs w:val="24"/>
                </w:rPr>
                <w:delText>Mô tả</w:delText>
              </w:r>
              <w:bookmarkStart w:id="6990" w:name="_Toc180597939"/>
              <w:bookmarkStart w:id="6991" w:name="_Toc180598703"/>
              <w:bookmarkStart w:id="6992" w:name="_Toc181872448"/>
              <w:bookmarkStart w:id="6993" w:name="_Toc183454845"/>
              <w:bookmarkStart w:id="6994" w:name="_Toc183455797"/>
              <w:bookmarkStart w:id="6995" w:name="_Toc184406131"/>
              <w:bookmarkStart w:id="6996" w:name="_Toc184407390"/>
              <w:bookmarkStart w:id="6997" w:name="_Toc184408338"/>
              <w:bookmarkStart w:id="6998" w:name="_Toc184409286"/>
              <w:bookmarkStart w:id="6999" w:name="_Toc184813072"/>
              <w:bookmarkEnd w:id="6990"/>
              <w:bookmarkEnd w:id="6991"/>
              <w:bookmarkEnd w:id="6992"/>
              <w:bookmarkEnd w:id="6993"/>
              <w:bookmarkEnd w:id="6994"/>
              <w:bookmarkEnd w:id="6995"/>
              <w:bookmarkEnd w:id="6996"/>
              <w:bookmarkEnd w:id="6997"/>
              <w:bookmarkEnd w:id="6998"/>
              <w:bookmarkEnd w:id="6999"/>
            </w:del>
          </w:p>
        </w:tc>
        <w:tc>
          <w:tcPr>
            <w:tcW w:w="7510" w:type="dxa"/>
            <w:shd w:val="clear" w:color="auto" w:fill="auto"/>
          </w:tcPr>
          <w:p w14:paraId="324D689F" w14:textId="392E0F16" w:rsidR="000B114C" w:rsidRPr="00075487" w:rsidDel="00FD6BA2" w:rsidRDefault="000B114C">
            <w:pPr>
              <w:pStyle w:val="Normal10"/>
              <w:rPr>
                <w:del w:id="7000" w:author="Phuong Truong Thi" w:date="2024-10-17T18:56:00Z"/>
              </w:rPr>
            </w:pPr>
            <w:del w:id="7001" w:author="Phuong Truong Thi" w:date="2024-10-17T18:56:00Z">
              <w:r w:rsidRPr="00075487" w:rsidDel="00FD6BA2">
                <w:delText xml:space="preserve">Chức năng hỗ trợ NSD </w:delText>
              </w:r>
              <w:r w:rsidDel="00FD6BA2">
                <w:delText>nhìn thấy thông tin chi tiết chi nhánh quản lý KH. Chi tiết ở phần “Thông tin dữ liệu”</w:delText>
              </w:r>
              <w:bookmarkStart w:id="7002" w:name="_Toc180597940"/>
              <w:bookmarkStart w:id="7003" w:name="_Toc180598704"/>
              <w:bookmarkStart w:id="7004" w:name="_Toc181872449"/>
              <w:bookmarkStart w:id="7005" w:name="_Toc183454846"/>
              <w:bookmarkStart w:id="7006" w:name="_Toc183455798"/>
              <w:bookmarkStart w:id="7007" w:name="_Toc184406132"/>
              <w:bookmarkStart w:id="7008" w:name="_Toc184407391"/>
              <w:bookmarkStart w:id="7009" w:name="_Toc184408339"/>
              <w:bookmarkStart w:id="7010" w:name="_Toc184409287"/>
              <w:bookmarkStart w:id="7011" w:name="_Toc184813073"/>
              <w:bookmarkEnd w:id="7002"/>
              <w:bookmarkEnd w:id="7003"/>
              <w:bookmarkEnd w:id="7004"/>
              <w:bookmarkEnd w:id="7005"/>
              <w:bookmarkEnd w:id="7006"/>
              <w:bookmarkEnd w:id="7007"/>
              <w:bookmarkEnd w:id="7008"/>
              <w:bookmarkEnd w:id="7009"/>
              <w:bookmarkEnd w:id="7010"/>
              <w:bookmarkEnd w:id="7011"/>
            </w:del>
          </w:p>
        </w:tc>
        <w:bookmarkStart w:id="7012" w:name="_Toc180597941"/>
        <w:bookmarkStart w:id="7013" w:name="_Toc180598705"/>
        <w:bookmarkStart w:id="7014" w:name="_Toc181872450"/>
        <w:bookmarkStart w:id="7015" w:name="_Toc183454847"/>
        <w:bookmarkStart w:id="7016" w:name="_Toc183455799"/>
        <w:bookmarkStart w:id="7017" w:name="_Toc184406133"/>
        <w:bookmarkStart w:id="7018" w:name="_Toc184407392"/>
        <w:bookmarkStart w:id="7019" w:name="_Toc184408340"/>
        <w:bookmarkStart w:id="7020" w:name="_Toc184409288"/>
        <w:bookmarkStart w:id="7021" w:name="_Toc184813074"/>
        <w:bookmarkEnd w:id="7012"/>
        <w:bookmarkEnd w:id="7013"/>
        <w:bookmarkEnd w:id="7014"/>
        <w:bookmarkEnd w:id="7015"/>
        <w:bookmarkEnd w:id="7016"/>
        <w:bookmarkEnd w:id="7017"/>
        <w:bookmarkEnd w:id="7018"/>
        <w:bookmarkEnd w:id="7019"/>
        <w:bookmarkEnd w:id="7020"/>
        <w:bookmarkEnd w:id="7021"/>
      </w:tr>
      <w:tr w:rsidR="000B114C" w:rsidRPr="00075487" w:rsidDel="00FD6BA2" w14:paraId="7C602DAA" w14:textId="48C7A11B">
        <w:trPr>
          <w:trHeight w:val="765"/>
          <w:del w:id="7022" w:author="Phuong Truong Thi" w:date="2024-10-17T18:56:00Z"/>
        </w:trPr>
        <w:tc>
          <w:tcPr>
            <w:tcW w:w="1647" w:type="dxa"/>
            <w:shd w:val="clear" w:color="auto" w:fill="auto"/>
          </w:tcPr>
          <w:p w14:paraId="2152590E" w14:textId="41A4A6BF" w:rsidR="000B114C" w:rsidRPr="00075487" w:rsidDel="00FD6BA2" w:rsidRDefault="000B114C">
            <w:pPr>
              <w:pStyle w:val="Bd-1BodyText1"/>
              <w:keepLines/>
              <w:spacing w:line="276" w:lineRule="auto"/>
              <w:ind w:left="0"/>
              <w:jc w:val="left"/>
              <w:rPr>
                <w:del w:id="7023" w:author="Phuong Truong Thi" w:date="2024-10-17T18:56:00Z"/>
                <w:rFonts w:ascii="Times New Roman" w:hAnsi="Times New Roman"/>
                <w:b/>
                <w:bCs/>
                <w:i/>
                <w:sz w:val="24"/>
                <w:szCs w:val="24"/>
              </w:rPr>
            </w:pPr>
            <w:del w:id="7024" w:author="Phuong Truong Thi" w:date="2024-10-17T18:56:00Z">
              <w:r w:rsidRPr="00075487" w:rsidDel="00FD6BA2">
                <w:rPr>
                  <w:rFonts w:ascii="Times New Roman" w:hAnsi="Times New Roman"/>
                  <w:b/>
                  <w:i/>
                  <w:sz w:val="24"/>
                  <w:szCs w:val="24"/>
                </w:rPr>
                <w:delText>Điều kiện đầu vào</w:delText>
              </w:r>
              <w:bookmarkStart w:id="7025" w:name="_Toc180597942"/>
              <w:bookmarkStart w:id="7026" w:name="_Toc180598706"/>
              <w:bookmarkStart w:id="7027" w:name="_Toc181872451"/>
              <w:bookmarkStart w:id="7028" w:name="_Toc183454848"/>
              <w:bookmarkStart w:id="7029" w:name="_Toc183455800"/>
              <w:bookmarkStart w:id="7030" w:name="_Toc184406134"/>
              <w:bookmarkStart w:id="7031" w:name="_Toc184407393"/>
              <w:bookmarkStart w:id="7032" w:name="_Toc184408341"/>
              <w:bookmarkStart w:id="7033" w:name="_Toc184409289"/>
              <w:bookmarkStart w:id="7034" w:name="_Toc184813075"/>
              <w:bookmarkEnd w:id="7025"/>
              <w:bookmarkEnd w:id="7026"/>
              <w:bookmarkEnd w:id="7027"/>
              <w:bookmarkEnd w:id="7028"/>
              <w:bookmarkEnd w:id="7029"/>
              <w:bookmarkEnd w:id="7030"/>
              <w:bookmarkEnd w:id="7031"/>
              <w:bookmarkEnd w:id="7032"/>
              <w:bookmarkEnd w:id="7033"/>
              <w:bookmarkEnd w:id="7034"/>
            </w:del>
          </w:p>
        </w:tc>
        <w:tc>
          <w:tcPr>
            <w:tcW w:w="7510" w:type="dxa"/>
            <w:shd w:val="clear" w:color="auto" w:fill="auto"/>
          </w:tcPr>
          <w:p w14:paraId="6F2F436D" w14:textId="7211B256" w:rsidR="000B114C" w:rsidDel="00FD6BA2" w:rsidRDefault="000B114C">
            <w:pPr>
              <w:pStyle w:val="Normal10"/>
              <w:keepNext/>
              <w:keepLines/>
              <w:rPr>
                <w:del w:id="7035" w:author="Phuong Truong Thi" w:date="2024-10-17T18:56:00Z"/>
                <w:szCs w:val="24"/>
              </w:rPr>
            </w:pPr>
            <w:del w:id="7036" w:author="Phuong Truong Thi" w:date="2024-10-17T18:56:00Z">
              <w:r w:rsidRPr="00075487" w:rsidDel="00FD6BA2">
                <w:rPr>
                  <w:szCs w:val="24"/>
                </w:rPr>
                <w:delText>NSD đăng nhập vào hệ thống</w:delText>
              </w:r>
              <w:bookmarkStart w:id="7037" w:name="_Toc180597943"/>
              <w:bookmarkStart w:id="7038" w:name="_Toc180598707"/>
              <w:bookmarkStart w:id="7039" w:name="_Toc181872452"/>
              <w:bookmarkStart w:id="7040" w:name="_Toc183454849"/>
              <w:bookmarkStart w:id="7041" w:name="_Toc183455801"/>
              <w:bookmarkStart w:id="7042" w:name="_Toc184406135"/>
              <w:bookmarkStart w:id="7043" w:name="_Toc184407394"/>
              <w:bookmarkStart w:id="7044" w:name="_Toc184408342"/>
              <w:bookmarkStart w:id="7045" w:name="_Toc184409290"/>
              <w:bookmarkStart w:id="7046" w:name="_Toc184813076"/>
              <w:bookmarkEnd w:id="7037"/>
              <w:bookmarkEnd w:id="7038"/>
              <w:bookmarkEnd w:id="7039"/>
              <w:bookmarkEnd w:id="7040"/>
              <w:bookmarkEnd w:id="7041"/>
              <w:bookmarkEnd w:id="7042"/>
              <w:bookmarkEnd w:id="7043"/>
              <w:bookmarkEnd w:id="7044"/>
              <w:bookmarkEnd w:id="7045"/>
              <w:bookmarkEnd w:id="7046"/>
            </w:del>
          </w:p>
          <w:p w14:paraId="033AA888" w14:textId="2965FDD5" w:rsidR="000B114C" w:rsidRPr="00075487" w:rsidDel="00FD6BA2" w:rsidRDefault="000B114C">
            <w:pPr>
              <w:pStyle w:val="Normal10"/>
              <w:keepNext/>
              <w:keepLines/>
              <w:rPr>
                <w:del w:id="7047" w:author="Phuong Truong Thi" w:date="2024-10-17T18:56:00Z"/>
                <w:szCs w:val="24"/>
              </w:rPr>
            </w:pPr>
            <w:del w:id="7048" w:author="Phuong Truong Thi" w:date="2024-10-17T18:56:00Z">
              <w:r w:rsidDel="00FD6BA2">
                <w:rPr>
                  <w:szCs w:val="24"/>
                </w:rPr>
                <w:delText xml:space="preserve">Từ listview “All Portfolio” click vào </w:delText>
              </w:r>
              <w:r w:rsidR="00E8609E" w:rsidDel="00FD6BA2">
                <w:rPr>
                  <w:szCs w:val="24"/>
                </w:rPr>
                <w:delText>Text link</w:delText>
              </w:r>
              <w:r w:rsidDel="00FD6BA2">
                <w:rPr>
                  <w:szCs w:val="24"/>
                </w:rPr>
                <w:delText xml:space="preserve"> “Tên CBBH” trên danh sách</w:delText>
              </w:r>
              <w:r w:rsidR="00B85DA6" w:rsidDel="00FD6BA2">
                <w:rPr>
                  <w:szCs w:val="24"/>
                </w:rPr>
                <w:delText xml:space="preserve">  </w:delText>
              </w:r>
              <w:bookmarkStart w:id="7049" w:name="_Toc180597944"/>
              <w:bookmarkStart w:id="7050" w:name="_Toc180598708"/>
              <w:bookmarkStart w:id="7051" w:name="_Toc181872453"/>
              <w:bookmarkStart w:id="7052" w:name="_Toc183454850"/>
              <w:bookmarkStart w:id="7053" w:name="_Toc183455802"/>
              <w:bookmarkStart w:id="7054" w:name="_Toc184406136"/>
              <w:bookmarkStart w:id="7055" w:name="_Toc184407395"/>
              <w:bookmarkStart w:id="7056" w:name="_Toc184408343"/>
              <w:bookmarkStart w:id="7057" w:name="_Toc184409291"/>
              <w:bookmarkStart w:id="7058" w:name="_Toc184813077"/>
              <w:bookmarkEnd w:id="7049"/>
              <w:bookmarkEnd w:id="7050"/>
              <w:bookmarkEnd w:id="7051"/>
              <w:bookmarkEnd w:id="7052"/>
              <w:bookmarkEnd w:id="7053"/>
              <w:bookmarkEnd w:id="7054"/>
              <w:bookmarkEnd w:id="7055"/>
              <w:bookmarkEnd w:id="7056"/>
              <w:bookmarkEnd w:id="7057"/>
              <w:bookmarkEnd w:id="7058"/>
            </w:del>
          </w:p>
        </w:tc>
        <w:bookmarkStart w:id="7059" w:name="_Toc180597945"/>
        <w:bookmarkStart w:id="7060" w:name="_Toc180598709"/>
        <w:bookmarkStart w:id="7061" w:name="_Toc181872454"/>
        <w:bookmarkStart w:id="7062" w:name="_Toc183454851"/>
        <w:bookmarkStart w:id="7063" w:name="_Toc183455803"/>
        <w:bookmarkStart w:id="7064" w:name="_Toc184406137"/>
        <w:bookmarkStart w:id="7065" w:name="_Toc184407396"/>
        <w:bookmarkStart w:id="7066" w:name="_Toc184408344"/>
        <w:bookmarkStart w:id="7067" w:name="_Toc184409292"/>
        <w:bookmarkStart w:id="7068" w:name="_Toc184813078"/>
        <w:bookmarkEnd w:id="7059"/>
        <w:bookmarkEnd w:id="7060"/>
        <w:bookmarkEnd w:id="7061"/>
        <w:bookmarkEnd w:id="7062"/>
        <w:bookmarkEnd w:id="7063"/>
        <w:bookmarkEnd w:id="7064"/>
        <w:bookmarkEnd w:id="7065"/>
        <w:bookmarkEnd w:id="7066"/>
        <w:bookmarkEnd w:id="7067"/>
        <w:bookmarkEnd w:id="7068"/>
      </w:tr>
      <w:tr w:rsidR="000B114C" w:rsidRPr="00075487" w:rsidDel="00FD6BA2" w14:paraId="271FE19A" w14:textId="461CADD0">
        <w:trPr>
          <w:trHeight w:val="765"/>
          <w:del w:id="7069" w:author="Phuong Truong Thi" w:date="2024-10-17T18:56:00Z"/>
        </w:trPr>
        <w:tc>
          <w:tcPr>
            <w:tcW w:w="1647" w:type="dxa"/>
            <w:shd w:val="clear" w:color="auto" w:fill="auto"/>
          </w:tcPr>
          <w:p w14:paraId="10C4BECF" w14:textId="17E14BFB" w:rsidR="000B114C" w:rsidRPr="00075487" w:rsidDel="00FD6BA2" w:rsidRDefault="000B114C">
            <w:pPr>
              <w:pStyle w:val="Bd-1BodyText1"/>
              <w:keepLines/>
              <w:spacing w:line="276" w:lineRule="auto"/>
              <w:ind w:left="0"/>
              <w:jc w:val="left"/>
              <w:rPr>
                <w:del w:id="7070" w:author="Phuong Truong Thi" w:date="2024-10-17T18:56:00Z"/>
                <w:rFonts w:ascii="Times New Roman" w:hAnsi="Times New Roman"/>
                <w:b/>
                <w:i/>
                <w:sz w:val="24"/>
                <w:szCs w:val="24"/>
              </w:rPr>
            </w:pPr>
            <w:del w:id="7071" w:author="Phuong Truong Thi" w:date="2024-10-17T18:56:00Z">
              <w:r w:rsidRPr="00075487" w:rsidDel="00FD6BA2">
                <w:rPr>
                  <w:rFonts w:ascii="Times New Roman" w:hAnsi="Times New Roman"/>
                  <w:b/>
                  <w:i/>
                  <w:sz w:val="24"/>
                  <w:szCs w:val="24"/>
                </w:rPr>
                <w:delText>Điều kiện đầu ra</w:delText>
              </w:r>
              <w:bookmarkStart w:id="7072" w:name="_Toc180597946"/>
              <w:bookmarkStart w:id="7073" w:name="_Toc180598710"/>
              <w:bookmarkStart w:id="7074" w:name="_Toc181872455"/>
              <w:bookmarkStart w:id="7075" w:name="_Toc183454852"/>
              <w:bookmarkStart w:id="7076" w:name="_Toc183455804"/>
              <w:bookmarkStart w:id="7077" w:name="_Toc184406138"/>
              <w:bookmarkStart w:id="7078" w:name="_Toc184407397"/>
              <w:bookmarkStart w:id="7079" w:name="_Toc184408345"/>
              <w:bookmarkStart w:id="7080" w:name="_Toc184409293"/>
              <w:bookmarkStart w:id="7081" w:name="_Toc184813079"/>
              <w:bookmarkEnd w:id="7072"/>
              <w:bookmarkEnd w:id="7073"/>
              <w:bookmarkEnd w:id="7074"/>
              <w:bookmarkEnd w:id="7075"/>
              <w:bookmarkEnd w:id="7076"/>
              <w:bookmarkEnd w:id="7077"/>
              <w:bookmarkEnd w:id="7078"/>
              <w:bookmarkEnd w:id="7079"/>
              <w:bookmarkEnd w:id="7080"/>
              <w:bookmarkEnd w:id="7081"/>
            </w:del>
          </w:p>
        </w:tc>
        <w:tc>
          <w:tcPr>
            <w:tcW w:w="7510" w:type="dxa"/>
            <w:shd w:val="clear" w:color="auto" w:fill="auto"/>
          </w:tcPr>
          <w:p w14:paraId="66D8D2E7" w14:textId="0519B40B" w:rsidR="000B114C" w:rsidRPr="00075487" w:rsidDel="00FD6BA2" w:rsidRDefault="000B114C">
            <w:pPr>
              <w:pStyle w:val="Normal10"/>
              <w:keepNext/>
              <w:keepLines/>
              <w:rPr>
                <w:del w:id="7082" w:author="Phuong Truong Thi" w:date="2024-10-17T18:56:00Z"/>
                <w:szCs w:val="24"/>
              </w:rPr>
            </w:pPr>
            <w:del w:id="7083" w:author="Phuong Truong Thi" w:date="2024-10-17T18:56:00Z">
              <w:r w:rsidDel="00FD6BA2">
                <w:rPr>
                  <w:szCs w:val="24"/>
                </w:rPr>
                <w:delText xml:space="preserve">Hệ thống </w:delText>
              </w:r>
              <w:r w:rsidR="00C540DD" w:rsidDel="00FD6BA2">
                <w:rPr>
                  <w:szCs w:val="24"/>
                </w:rPr>
                <w:delText>hiển thị popup thông tin chi tiết CBBH</w:delText>
              </w:r>
              <w:bookmarkStart w:id="7084" w:name="_Toc180597947"/>
              <w:bookmarkStart w:id="7085" w:name="_Toc180598711"/>
              <w:bookmarkStart w:id="7086" w:name="_Toc181872456"/>
              <w:bookmarkStart w:id="7087" w:name="_Toc183454853"/>
              <w:bookmarkStart w:id="7088" w:name="_Toc183455805"/>
              <w:bookmarkStart w:id="7089" w:name="_Toc184406139"/>
              <w:bookmarkStart w:id="7090" w:name="_Toc184407398"/>
              <w:bookmarkStart w:id="7091" w:name="_Toc184408346"/>
              <w:bookmarkStart w:id="7092" w:name="_Toc184409294"/>
              <w:bookmarkStart w:id="7093" w:name="_Toc184813080"/>
              <w:bookmarkEnd w:id="7084"/>
              <w:bookmarkEnd w:id="7085"/>
              <w:bookmarkEnd w:id="7086"/>
              <w:bookmarkEnd w:id="7087"/>
              <w:bookmarkEnd w:id="7088"/>
              <w:bookmarkEnd w:id="7089"/>
              <w:bookmarkEnd w:id="7090"/>
              <w:bookmarkEnd w:id="7091"/>
              <w:bookmarkEnd w:id="7092"/>
              <w:bookmarkEnd w:id="7093"/>
            </w:del>
          </w:p>
        </w:tc>
        <w:bookmarkStart w:id="7094" w:name="_Toc180597948"/>
        <w:bookmarkStart w:id="7095" w:name="_Toc180598712"/>
        <w:bookmarkStart w:id="7096" w:name="_Toc181872457"/>
        <w:bookmarkStart w:id="7097" w:name="_Toc183454854"/>
        <w:bookmarkStart w:id="7098" w:name="_Toc183455806"/>
        <w:bookmarkStart w:id="7099" w:name="_Toc184406140"/>
        <w:bookmarkStart w:id="7100" w:name="_Toc184407399"/>
        <w:bookmarkStart w:id="7101" w:name="_Toc184408347"/>
        <w:bookmarkStart w:id="7102" w:name="_Toc184409295"/>
        <w:bookmarkStart w:id="7103" w:name="_Toc184813081"/>
        <w:bookmarkEnd w:id="7094"/>
        <w:bookmarkEnd w:id="7095"/>
        <w:bookmarkEnd w:id="7096"/>
        <w:bookmarkEnd w:id="7097"/>
        <w:bookmarkEnd w:id="7098"/>
        <w:bookmarkEnd w:id="7099"/>
        <w:bookmarkEnd w:id="7100"/>
        <w:bookmarkEnd w:id="7101"/>
        <w:bookmarkEnd w:id="7102"/>
        <w:bookmarkEnd w:id="7103"/>
      </w:tr>
    </w:tbl>
    <w:p w14:paraId="6DC40EA1" w14:textId="20163AFA" w:rsidR="000B114C" w:rsidRPr="00D41F64" w:rsidDel="00471E7D" w:rsidRDefault="00C540DD">
      <w:pPr>
        <w:pStyle w:val="Heading31"/>
        <w:numPr>
          <w:ilvl w:val="0"/>
          <w:numId w:val="65"/>
        </w:numPr>
        <w:tabs>
          <w:tab w:val="clear" w:pos="1080"/>
        </w:tabs>
        <w:outlineLvl w:val="9"/>
        <w:rPr>
          <w:del w:id="7104" w:author="Phuong Truong Thi" w:date="2024-10-08T18:00:00Z"/>
        </w:rPr>
      </w:pPr>
      <w:del w:id="7105" w:author="Phuong Truong Thi" w:date="2024-10-08T18:00:00Z">
        <w:r w:rsidDel="00471E7D">
          <w:rPr>
            <w:b w:val="0"/>
            <w:bCs w:val="0"/>
            <w:i/>
            <w:iCs/>
            <w:sz w:val="24"/>
            <w:szCs w:val="24"/>
          </w:rPr>
          <w:delText>Thông tin chi tiết</w:delText>
        </w:r>
        <w:bookmarkStart w:id="7106" w:name="_Toc180597949"/>
        <w:bookmarkStart w:id="7107" w:name="_Toc180598713"/>
        <w:bookmarkStart w:id="7108" w:name="_Toc181872458"/>
        <w:bookmarkStart w:id="7109" w:name="_Toc183454855"/>
        <w:bookmarkStart w:id="7110" w:name="_Toc183455807"/>
        <w:bookmarkStart w:id="7111" w:name="_Toc184406141"/>
        <w:bookmarkStart w:id="7112" w:name="_Toc184407400"/>
        <w:bookmarkStart w:id="7113" w:name="_Toc184408348"/>
        <w:bookmarkStart w:id="7114" w:name="_Toc184409296"/>
        <w:bookmarkStart w:id="7115" w:name="_Toc184813082"/>
        <w:bookmarkEnd w:id="7106"/>
        <w:bookmarkEnd w:id="7107"/>
        <w:bookmarkEnd w:id="7108"/>
        <w:bookmarkEnd w:id="7109"/>
        <w:bookmarkEnd w:id="7110"/>
        <w:bookmarkEnd w:id="7111"/>
        <w:bookmarkEnd w:id="7112"/>
        <w:bookmarkEnd w:id="7113"/>
        <w:bookmarkEnd w:id="7114"/>
        <w:bookmarkEnd w:id="7115"/>
      </w:del>
    </w:p>
    <w:p w14:paraId="461C3BF6" w14:textId="5544D7A8" w:rsidR="00D41F64" w:rsidRPr="009025B8" w:rsidDel="00FD6BA2" w:rsidRDefault="00D41F64" w:rsidP="00D41F64">
      <w:pPr>
        <w:pStyle w:val="Heading31"/>
        <w:numPr>
          <w:ilvl w:val="0"/>
          <w:numId w:val="0"/>
        </w:numPr>
        <w:tabs>
          <w:tab w:val="clear" w:pos="1080"/>
        </w:tabs>
        <w:outlineLvl w:val="9"/>
        <w:rPr>
          <w:del w:id="7116" w:author="Phuong Truong Thi" w:date="2024-10-17T18:56:00Z"/>
        </w:rPr>
      </w:pPr>
      <w:bookmarkStart w:id="7117" w:name="_Toc180597950"/>
      <w:bookmarkStart w:id="7118" w:name="_Toc180598714"/>
      <w:bookmarkStart w:id="7119" w:name="_Toc181872459"/>
      <w:bookmarkStart w:id="7120" w:name="_Toc183454856"/>
      <w:bookmarkStart w:id="7121" w:name="_Toc183455808"/>
      <w:bookmarkStart w:id="7122" w:name="_Toc184406142"/>
      <w:bookmarkStart w:id="7123" w:name="_Toc184407401"/>
      <w:bookmarkStart w:id="7124" w:name="_Toc184408349"/>
      <w:bookmarkStart w:id="7125" w:name="_Toc184409297"/>
      <w:bookmarkStart w:id="7126" w:name="_Toc184813083"/>
      <w:bookmarkEnd w:id="7117"/>
      <w:bookmarkEnd w:id="7118"/>
      <w:bookmarkEnd w:id="7119"/>
      <w:bookmarkEnd w:id="7120"/>
      <w:bookmarkEnd w:id="7121"/>
      <w:bookmarkEnd w:id="7122"/>
      <w:bookmarkEnd w:id="7123"/>
      <w:bookmarkEnd w:id="7124"/>
      <w:bookmarkEnd w:id="7125"/>
      <w:bookmarkEnd w:id="7126"/>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1C1935" w:rsidRPr="00AC685F" w:rsidDel="00471E7D" w14:paraId="05DE3E71" w14:textId="227E6C6C" w:rsidTr="001C1935">
        <w:trPr>
          <w:trHeight w:val="528"/>
          <w:tblHeader/>
          <w:del w:id="7127" w:author="Phuong Truong Thi" w:date="2024-10-08T18:00:00Z"/>
        </w:trPr>
        <w:tc>
          <w:tcPr>
            <w:tcW w:w="936" w:type="dxa"/>
            <w:shd w:val="clear" w:color="000000" w:fill="F7C7AC"/>
            <w:vAlign w:val="center"/>
            <w:hideMark/>
          </w:tcPr>
          <w:p w14:paraId="1BE3EB9E" w14:textId="456AC800" w:rsidR="001C1935" w:rsidRPr="00AC685F" w:rsidDel="00471E7D" w:rsidRDefault="001C1935">
            <w:pPr>
              <w:spacing w:before="0" w:line="240" w:lineRule="auto"/>
              <w:contextualSpacing w:val="0"/>
              <w:jc w:val="center"/>
              <w:rPr>
                <w:del w:id="7128" w:author="Phuong Truong Thi" w:date="2024-10-08T18:00:00Z"/>
                <w:rFonts w:ascii="Times New Roman" w:eastAsia="Times New Roman" w:hAnsi="Times New Roman"/>
                <w:b/>
                <w:bCs/>
                <w:color w:val="000000"/>
                <w:sz w:val="24"/>
                <w:szCs w:val="24"/>
                <w:lang w:val="vi-VN" w:eastAsia="vi-VN"/>
              </w:rPr>
            </w:pPr>
            <w:del w:id="7129" w:author="Phuong Truong Thi" w:date="2024-10-08T18:00:00Z">
              <w:r w:rsidRPr="00AC685F" w:rsidDel="00471E7D">
                <w:rPr>
                  <w:rFonts w:ascii="Times New Roman" w:eastAsia="Times New Roman" w:hAnsi="Times New Roman"/>
                  <w:b/>
                  <w:bCs/>
                  <w:color w:val="000000"/>
                  <w:sz w:val="24"/>
                  <w:szCs w:val="24"/>
                  <w:lang w:val="vi-VN" w:eastAsia="vi-VN"/>
                </w:rPr>
                <w:delText>STT</w:delText>
              </w:r>
              <w:bookmarkStart w:id="7130" w:name="_Toc180597951"/>
              <w:bookmarkStart w:id="7131" w:name="_Toc180598715"/>
              <w:bookmarkStart w:id="7132" w:name="_Toc181872460"/>
              <w:bookmarkStart w:id="7133" w:name="_Toc183454857"/>
              <w:bookmarkStart w:id="7134" w:name="_Toc183455809"/>
              <w:bookmarkStart w:id="7135" w:name="_Toc184406143"/>
              <w:bookmarkStart w:id="7136" w:name="_Toc184407402"/>
              <w:bookmarkStart w:id="7137" w:name="_Toc184408350"/>
              <w:bookmarkStart w:id="7138" w:name="_Toc184409298"/>
              <w:bookmarkStart w:id="7139" w:name="_Toc184813084"/>
              <w:bookmarkEnd w:id="7130"/>
              <w:bookmarkEnd w:id="7131"/>
              <w:bookmarkEnd w:id="7132"/>
              <w:bookmarkEnd w:id="7133"/>
              <w:bookmarkEnd w:id="7134"/>
              <w:bookmarkEnd w:id="7135"/>
              <w:bookmarkEnd w:id="7136"/>
              <w:bookmarkEnd w:id="7137"/>
              <w:bookmarkEnd w:id="7138"/>
              <w:bookmarkEnd w:id="7139"/>
            </w:del>
          </w:p>
        </w:tc>
        <w:tc>
          <w:tcPr>
            <w:tcW w:w="2329" w:type="dxa"/>
            <w:shd w:val="clear" w:color="000000" w:fill="F7C7AC"/>
            <w:vAlign w:val="center"/>
            <w:hideMark/>
          </w:tcPr>
          <w:p w14:paraId="11D2D768" w14:textId="65FFE19A" w:rsidR="001C1935" w:rsidRPr="00AC685F" w:rsidDel="00471E7D" w:rsidRDefault="001C1935">
            <w:pPr>
              <w:spacing w:before="0" w:line="240" w:lineRule="auto"/>
              <w:contextualSpacing w:val="0"/>
              <w:jc w:val="center"/>
              <w:rPr>
                <w:del w:id="7140" w:author="Phuong Truong Thi" w:date="2024-10-08T18:00:00Z"/>
                <w:rFonts w:ascii="Times New Roman" w:eastAsia="Times New Roman" w:hAnsi="Times New Roman"/>
                <w:b/>
                <w:bCs/>
                <w:color w:val="000000"/>
                <w:sz w:val="24"/>
                <w:szCs w:val="24"/>
                <w:lang w:val="vi-VN" w:eastAsia="vi-VN"/>
              </w:rPr>
            </w:pPr>
            <w:del w:id="7141" w:author="Phuong Truong Thi" w:date="2024-10-08T18:00:00Z">
              <w:r w:rsidRPr="00AC685F" w:rsidDel="00471E7D">
                <w:rPr>
                  <w:rFonts w:ascii="Times New Roman" w:eastAsia="Times New Roman" w:hAnsi="Times New Roman"/>
                  <w:b/>
                  <w:bCs/>
                  <w:color w:val="000000"/>
                  <w:sz w:val="24"/>
                  <w:szCs w:val="24"/>
                  <w:lang w:val="vi-VN" w:eastAsia="vi-VN"/>
                </w:rPr>
                <w:delText>Trường dữ liệu</w:delText>
              </w:r>
              <w:bookmarkStart w:id="7142" w:name="_Toc180597952"/>
              <w:bookmarkStart w:id="7143" w:name="_Toc180598716"/>
              <w:bookmarkStart w:id="7144" w:name="_Toc181872461"/>
              <w:bookmarkStart w:id="7145" w:name="_Toc183454858"/>
              <w:bookmarkStart w:id="7146" w:name="_Toc183455810"/>
              <w:bookmarkStart w:id="7147" w:name="_Toc184406144"/>
              <w:bookmarkStart w:id="7148" w:name="_Toc184407403"/>
              <w:bookmarkStart w:id="7149" w:name="_Toc184408351"/>
              <w:bookmarkStart w:id="7150" w:name="_Toc184409299"/>
              <w:bookmarkStart w:id="7151" w:name="_Toc184813085"/>
              <w:bookmarkEnd w:id="7142"/>
              <w:bookmarkEnd w:id="7143"/>
              <w:bookmarkEnd w:id="7144"/>
              <w:bookmarkEnd w:id="7145"/>
              <w:bookmarkEnd w:id="7146"/>
              <w:bookmarkEnd w:id="7147"/>
              <w:bookmarkEnd w:id="7148"/>
              <w:bookmarkEnd w:id="7149"/>
              <w:bookmarkEnd w:id="7150"/>
              <w:bookmarkEnd w:id="7151"/>
            </w:del>
          </w:p>
        </w:tc>
        <w:tc>
          <w:tcPr>
            <w:tcW w:w="1405" w:type="dxa"/>
            <w:shd w:val="clear" w:color="000000" w:fill="F7C7AC"/>
            <w:vAlign w:val="center"/>
          </w:tcPr>
          <w:p w14:paraId="609E5D70" w14:textId="2E6444E9" w:rsidR="001C1935" w:rsidRPr="00497C9A" w:rsidDel="00471E7D" w:rsidRDefault="001C1935">
            <w:pPr>
              <w:spacing w:before="0" w:line="240" w:lineRule="auto"/>
              <w:contextualSpacing w:val="0"/>
              <w:jc w:val="center"/>
              <w:rPr>
                <w:del w:id="7152" w:author="Phuong Truong Thi" w:date="2024-10-08T18:00:00Z"/>
                <w:rFonts w:ascii="Times New Roman" w:eastAsia="Times New Roman" w:hAnsi="Times New Roman"/>
                <w:b/>
                <w:bCs/>
                <w:color w:val="000000"/>
                <w:sz w:val="24"/>
                <w:szCs w:val="24"/>
                <w:lang w:val="vi-VN" w:eastAsia="vi-VN"/>
              </w:rPr>
            </w:pPr>
            <w:del w:id="7153" w:author="Phuong Truong Thi" w:date="2024-10-08T18:00:00Z">
              <w:r w:rsidRPr="00497C9A" w:rsidDel="00471E7D">
                <w:rPr>
                  <w:rFonts w:ascii="Times New Roman" w:eastAsia="Times New Roman" w:hAnsi="Times New Roman"/>
                  <w:b/>
                  <w:bCs/>
                  <w:color w:val="000000"/>
                  <w:sz w:val="24"/>
                  <w:szCs w:val="24"/>
                  <w:lang w:val="vi-VN" w:eastAsia="vi-VN"/>
                </w:rPr>
                <w:delText>Định dạng</w:delText>
              </w:r>
              <w:bookmarkStart w:id="7154" w:name="_Toc180597953"/>
              <w:bookmarkStart w:id="7155" w:name="_Toc180598717"/>
              <w:bookmarkStart w:id="7156" w:name="_Toc181872462"/>
              <w:bookmarkStart w:id="7157" w:name="_Toc183454859"/>
              <w:bookmarkStart w:id="7158" w:name="_Toc183455811"/>
              <w:bookmarkStart w:id="7159" w:name="_Toc184406145"/>
              <w:bookmarkStart w:id="7160" w:name="_Toc184407404"/>
              <w:bookmarkStart w:id="7161" w:name="_Toc184408352"/>
              <w:bookmarkStart w:id="7162" w:name="_Toc184409300"/>
              <w:bookmarkStart w:id="7163" w:name="_Toc184813086"/>
              <w:bookmarkEnd w:id="7154"/>
              <w:bookmarkEnd w:id="7155"/>
              <w:bookmarkEnd w:id="7156"/>
              <w:bookmarkEnd w:id="7157"/>
              <w:bookmarkEnd w:id="7158"/>
              <w:bookmarkEnd w:id="7159"/>
              <w:bookmarkEnd w:id="7160"/>
              <w:bookmarkEnd w:id="7161"/>
              <w:bookmarkEnd w:id="7162"/>
              <w:bookmarkEnd w:id="7163"/>
            </w:del>
          </w:p>
        </w:tc>
        <w:tc>
          <w:tcPr>
            <w:tcW w:w="2670" w:type="dxa"/>
            <w:shd w:val="clear" w:color="000000" w:fill="F7C7AC"/>
            <w:vAlign w:val="center"/>
            <w:hideMark/>
          </w:tcPr>
          <w:p w14:paraId="3673756B" w14:textId="4145814E" w:rsidR="001C1935" w:rsidRPr="00AC685F" w:rsidDel="00471E7D" w:rsidRDefault="001C1935">
            <w:pPr>
              <w:spacing w:before="0" w:line="240" w:lineRule="auto"/>
              <w:contextualSpacing w:val="0"/>
              <w:jc w:val="center"/>
              <w:rPr>
                <w:del w:id="7164" w:author="Phuong Truong Thi" w:date="2024-10-08T18:00:00Z"/>
                <w:rFonts w:ascii="Times New Roman" w:eastAsia="Times New Roman" w:hAnsi="Times New Roman"/>
                <w:b/>
                <w:bCs/>
                <w:color w:val="000000"/>
                <w:sz w:val="24"/>
                <w:szCs w:val="24"/>
                <w:lang w:val="vi-VN" w:eastAsia="vi-VN"/>
              </w:rPr>
            </w:pPr>
            <w:del w:id="7165" w:author="Phuong Truong Thi" w:date="2024-10-08T18:00:00Z">
              <w:r w:rsidRPr="00AC685F" w:rsidDel="00471E7D">
                <w:rPr>
                  <w:rFonts w:ascii="Times New Roman" w:eastAsia="Times New Roman" w:hAnsi="Times New Roman"/>
                  <w:b/>
                  <w:bCs/>
                  <w:color w:val="000000"/>
                  <w:sz w:val="24"/>
                  <w:szCs w:val="24"/>
                  <w:lang w:val="vi-VN" w:eastAsia="vi-VN"/>
                </w:rPr>
                <w:delText>Mã danh mục tham chiếu</w:delText>
              </w:r>
              <w:bookmarkStart w:id="7166" w:name="_Toc180597954"/>
              <w:bookmarkStart w:id="7167" w:name="_Toc180598718"/>
              <w:bookmarkStart w:id="7168" w:name="_Toc181872463"/>
              <w:bookmarkStart w:id="7169" w:name="_Toc183454860"/>
              <w:bookmarkStart w:id="7170" w:name="_Toc183455812"/>
              <w:bookmarkStart w:id="7171" w:name="_Toc184406146"/>
              <w:bookmarkStart w:id="7172" w:name="_Toc184407405"/>
              <w:bookmarkStart w:id="7173" w:name="_Toc184408353"/>
              <w:bookmarkStart w:id="7174" w:name="_Toc184409301"/>
              <w:bookmarkStart w:id="7175" w:name="_Toc184813087"/>
              <w:bookmarkEnd w:id="7166"/>
              <w:bookmarkEnd w:id="7167"/>
              <w:bookmarkEnd w:id="7168"/>
              <w:bookmarkEnd w:id="7169"/>
              <w:bookmarkEnd w:id="7170"/>
              <w:bookmarkEnd w:id="7171"/>
              <w:bookmarkEnd w:id="7172"/>
              <w:bookmarkEnd w:id="7173"/>
              <w:bookmarkEnd w:id="7174"/>
              <w:bookmarkEnd w:id="7175"/>
            </w:del>
          </w:p>
        </w:tc>
        <w:bookmarkStart w:id="7176" w:name="_Toc180597955"/>
        <w:bookmarkStart w:id="7177" w:name="_Toc180598719"/>
        <w:bookmarkStart w:id="7178" w:name="_Toc181872464"/>
        <w:bookmarkStart w:id="7179" w:name="_Toc183454861"/>
        <w:bookmarkStart w:id="7180" w:name="_Toc183455813"/>
        <w:bookmarkStart w:id="7181" w:name="_Toc184406147"/>
        <w:bookmarkStart w:id="7182" w:name="_Toc184407406"/>
        <w:bookmarkStart w:id="7183" w:name="_Toc184408354"/>
        <w:bookmarkStart w:id="7184" w:name="_Toc184409302"/>
        <w:bookmarkStart w:id="7185" w:name="_Toc184813088"/>
        <w:bookmarkEnd w:id="7176"/>
        <w:bookmarkEnd w:id="7177"/>
        <w:bookmarkEnd w:id="7178"/>
        <w:bookmarkEnd w:id="7179"/>
        <w:bookmarkEnd w:id="7180"/>
        <w:bookmarkEnd w:id="7181"/>
        <w:bookmarkEnd w:id="7182"/>
        <w:bookmarkEnd w:id="7183"/>
        <w:bookmarkEnd w:id="7184"/>
        <w:bookmarkEnd w:id="7185"/>
      </w:tr>
      <w:tr w:rsidR="001C1935" w:rsidRPr="00AC685F" w:rsidDel="00471E7D" w14:paraId="5A30C9A4" w14:textId="2528C0D2" w:rsidTr="001C1935">
        <w:trPr>
          <w:trHeight w:val="276"/>
          <w:del w:id="7186" w:author="Phuong Truong Thi" w:date="2024-10-08T18:00:00Z"/>
        </w:trPr>
        <w:tc>
          <w:tcPr>
            <w:tcW w:w="936" w:type="dxa"/>
            <w:shd w:val="clear" w:color="auto" w:fill="auto"/>
            <w:vAlign w:val="center"/>
          </w:tcPr>
          <w:p w14:paraId="3A0E2801" w14:textId="671231F7" w:rsidR="001C1935" w:rsidRPr="00E6562C" w:rsidDel="00471E7D" w:rsidRDefault="001C1935">
            <w:pPr>
              <w:pStyle w:val="ListParagraph"/>
              <w:numPr>
                <w:ilvl w:val="0"/>
                <w:numId w:val="77"/>
              </w:numPr>
              <w:spacing w:before="0" w:line="240" w:lineRule="auto"/>
              <w:contextualSpacing w:val="0"/>
              <w:jc w:val="center"/>
              <w:rPr>
                <w:del w:id="7187" w:author="Phuong Truong Thi" w:date="2024-10-08T18:00:00Z"/>
                <w:rFonts w:eastAsia="Times New Roman"/>
                <w:color w:val="000000"/>
                <w:szCs w:val="24"/>
                <w:lang w:eastAsia="vi-VN"/>
              </w:rPr>
            </w:pPr>
            <w:bookmarkStart w:id="7188" w:name="_Toc180597956"/>
            <w:bookmarkStart w:id="7189" w:name="_Toc180598720"/>
            <w:bookmarkStart w:id="7190" w:name="_Toc181872465"/>
            <w:bookmarkStart w:id="7191" w:name="_Toc183454862"/>
            <w:bookmarkStart w:id="7192" w:name="_Toc183455814"/>
            <w:bookmarkStart w:id="7193" w:name="_Toc184406148"/>
            <w:bookmarkStart w:id="7194" w:name="_Toc184407407"/>
            <w:bookmarkStart w:id="7195" w:name="_Toc184408355"/>
            <w:bookmarkStart w:id="7196" w:name="_Toc184409303"/>
            <w:bookmarkStart w:id="7197" w:name="_Toc184813089"/>
            <w:bookmarkEnd w:id="7188"/>
            <w:bookmarkEnd w:id="7189"/>
            <w:bookmarkEnd w:id="7190"/>
            <w:bookmarkEnd w:id="7191"/>
            <w:bookmarkEnd w:id="7192"/>
            <w:bookmarkEnd w:id="7193"/>
            <w:bookmarkEnd w:id="7194"/>
            <w:bookmarkEnd w:id="7195"/>
            <w:bookmarkEnd w:id="7196"/>
            <w:bookmarkEnd w:id="7197"/>
          </w:p>
        </w:tc>
        <w:tc>
          <w:tcPr>
            <w:tcW w:w="2329" w:type="dxa"/>
            <w:shd w:val="clear" w:color="auto" w:fill="auto"/>
            <w:vAlign w:val="bottom"/>
          </w:tcPr>
          <w:p w14:paraId="4C21759F" w14:textId="79B2D11D" w:rsidR="001C1935" w:rsidRPr="005B43AE" w:rsidDel="00471E7D" w:rsidRDefault="001C1935">
            <w:pPr>
              <w:spacing w:before="0" w:line="240" w:lineRule="auto"/>
              <w:contextualSpacing w:val="0"/>
              <w:rPr>
                <w:del w:id="7198" w:author="Phuong Truong Thi" w:date="2024-10-08T18:00:00Z"/>
                <w:rFonts w:ascii="Times New Roman" w:hAnsi="Times New Roman"/>
                <w:color w:val="000000"/>
                <w:sz w:val="24"/>
                <w:szCs w:val="24"/>
              </w:rPr>
            </w:pPr>
            <w:del w:id="7199" w:author="Phuong Truong Thi" w:date="2024-10-08T18:00:00Z">
              <w:r w:rsidRPr="005B43AE" w:rsidDel="00471E7D">
                <w:rPr>
                  <w:rFonts w:ascii="Times New Roman" w:hAnsi="Times New Roman"/>
                  <w:color w:val="000000"/>
                  <w:sz w:val="24"/>
                  <w:szCs w:val="24"/>
                </w:rPr>
                <w:delText>Họ và tên</w:delText>
              </w:r>
              <w:bookmarkStart w:id="7200" w:name="_Toc180597957"/>
              <w:bookmarkStart w:id="7201" w:name="_Toc180598721"/>
              <w:bookmarkStart w:id="7202" w:name="_Toc181872466"/>
              <w:bookmarkStart w:id="7203" w:name="_Toc183454863"/>
              <w:bookmarkStart w:id="7204" w:name="_Toc183455815"/>
              <w:bookmarkStart w:id="7205" w:name="_Toc184406149"/>
              <w:bookmarkStart w:id="7206" w:name="_Toc184407408"/>
              <w:bookmarkStart w:id="7207" w:name="_Toc184408356"/>
              <w:bookmarkStart w:id="7208" w:name="_Toc184409304"/>
              <w:bookmarkStart w:id="7209" w:name="_Toc184813090"/>
              <w:bookmarkEnd w:id="7200"/>
              <w:bookmarkEnd w:id="7201"/>
              <w:bookmarkEnd w:id="7202"/>
              <w:bookmarkEnd w:id="7203"/>
              <w:bookmarkEnd w:id="7204"/>
              <w:bookmarkEnd w:id="7205"/>
              <w:bookmarkEnd w:id="7206"/>
              <w:bookmarkEnd w:id="7207"/>
              <w:bookmarkEnd w:id="7208"/>
              <w:bookmarkEnd w:id="7209"/>
            </w:del>
          </w:p>
        </w:tc>
        <w:tc>
          <w:tcPr>
            <w:tcW w:w="1405" w:type="dxa"/>
          </w:tcPr>
          <w:p w14:paraId="3AAA24A3" w14:textId="01EECFCB" w:rsidR="001C1935" w:rsidRPr="003A44DC" w:rsidDel="00471E7D" w:rsidRDefault="001C1935">
            <w:pPr>
              <w:spacing w:before="0" w:line="240" w:lineRule="auto"/>
              <w:contextualSpacing w:val="0"/>
              <w:jc w:val="left"/>
              <w:rPr>
                <w:del w:id="7210" w:author="Phuong Truong Thi" w:date="2024-10-08T18:00:00Z"/>
                <w:rFonts w:ascii="Times New Roman" w:eastAsia="Times New Roman" w:hAnsi="Times New Roman"/>
                <w:color w:val="000000"/>
                <w:sz w:val="24"/>
                <w:szCs w:val="24"/>
                <w:lang w:eastAsia="vi-VN"/>
              </w:rPr>
            </w:pPr>
            <w:del w:id="7211" w:author="Phuong Truong Thi" w:date="2024-10-08T18:00:00Z">
              <w:r w:rsidDel="00471E7D">
                <w:rPr>
                  <w:rFonts w:ascii="Times New Roman" w:eastAsia="Times New Roman" w:hAnsi="Times New Roman"/>
                  <w:color w:val="000000"/>
                  <w:sz w:val="24"/>
                  <w:szCs w:val="24"/>
                  <w:lang w:eastAsia="vi-VN"/>
                </w:rPr>
                <w:delText>Text</w:delText>
              </w:r>
              <w:bookmarkStart w:id="7212" w:name="_Toc180597958"/>
              <w:bookmarkStart w:id="7213" w:name="_Toc180598722"/>
              <w:bookmarkStart w:id="7214" w:name="_Toc181872467"/>
              <w:bookmarkStart w:id="7215" w:name="_Toc183454864"/>
              <w:bookmarkStart w:id="7216" w:name="_Toc183455816"/>
              <w:bookmarkStart w:id="7217" w:name="_Toc184406150"/>
              <w:bookmarkStart w:id="7218" w:name="_Toc184407409"/>
              <w:bookmarkStart w:id="7219" w:name="_Toc184408357"/>
              <w:bookmarkStart w:id="7220" w:name="_Toc184409305"/>
              <w:bookmarkStart w:id="7221" w:name="_Toc184813091"/>
              <w:bookmarkEnd w:id="7212"/>
              <w:bookmarkEnd w:id="7213"/>
              <w:bookmarkEnd w:id="7214"/>
              <w:bookmarkEnd w:id="7215"/>
              <w:bookmarkEnd w:id="7216"/>
              <w:bookmarkEnd w:id="7217"/>
              <w:bookmarkEnd w:id="7218"/>
              <w:bookmarkEnd w:id="7219"/>
              <w:bookmarkEnd w:id="7220"/>
              <w:bookmarkEnd w:id="7221"/>
            </w:del>
          </w:p>
        </w:tc>
        <w:tc>
          <w:tcPr>
            <w:tcW w:w="2670" w:type="dxa"/>
            <w:shd w:val="clear" w:color="auto" w:fill="auto"/>
            <w:noWrap/>
            <w:vAlign w:val="center"/>
          </w:tcPr>
          <w:p w14:paraId="2C4C4CD2" w14:textId="41A65572" w:rsidR="001C1935" w:rsidRPr="003A44DC" w:rsidDel="00471E7D" w:rsidRDefault="001C1935">
            <w:pPr>
              <w:spacing w:before="0" w:line="240" w:lineRule="auto"/>
              <w:contextualSpacing w:val="0"/>
              <w:rPr>
                <w:del w:id="7222" w:author="Phuong Truong Thi" w:date="2024-10-08T18:00:00Z"/>
                <w:rFonts w:ascii="Times New Roman" w:eastAsia="Times New Roman" w:hAnsi="Times New Roman"/>
                <w:color w:val="000000"/>
                <w:sz w:val="24"/>
                <w:szCs w:val="24"/>
                <w:lang w:val="vi-VN" w:eastAsia="vi-VN"/>
              </w:rPr>
            </w:pPr>
            <w:bookmarkStart w:id="7223" w:name="_Toc180597959"/>
            <w:bookmarkStart w:id="7224" w:name="_Toc180598723"/>
            <w:bookmarkStart w:id="7225" w:name="_Toc181872468"/>
            <w:bookmarkStart w:id="7226" w:name="_Toc183454865"/>
            <w:bookmarkStart w:id="7227" w:name="_Toc183455817"/>
            <w:bookmarkStart w:id="7228" w:name="_Toc184406151"/>
            <w:bookmarkStart w:id="7229" w:name="_Toc184407410"/>
            <w:bookmarkStart w:id="7230" w:name="_Toc184408358"/>
            <w:bookmarkStart w:id="7231" w:name="_Toc184409306"/>
            <w:bookmarkStart w:id="7232" w:name="_Toc184813092"/>
            <w:bookmarkEnd w:id="7223"/>
            <w:bookmarkEnd w:id="7224"/>
            <w:bookmarkEnd w:id="7225"/>
            <w:bookmarkEnd w:id="7226"/>
            <w:bookmarkEnd w:id="7227"/>
            <w:bookmarkEnd w:id="7228"/>
            <w:bookmarkEnd w:id="7229"/>
            <w:bookmarkEnd w:id="7230"/>
            <w:bookmarkEnd w:id="7231"/>
            <w:bookmarkEnd w:id="7232"/>
          </w:p>
        </w:tc>
        <w:bookmarkStart w:id="7233" w:name="_Toc180597960"/>
        <w:bookmarkStart w:id="7234" w:name="_Toc180598724"/>
        <w:bookmarkStart w:id="7235" w:name="_Toc181872469"/>
        <w:bookmarkStart w:id="7236" w:name="_Toc183454866"/>
        <w:bookmarkStart w:id="7237" w:name="_Toc183455818"/>
        <w:bookmarkStart w:id="7238" w:name="_Toc184406152"/>
        <w:bookmarkStart w:id="7239" w:name="_Toc184407411"/>
        <w:bookmarkStart w:id="7240" w:name="_Toc184408359"/>
        <w:bookmarkStart w:id="7241" w:name="_Toc184409307"/>
        <w:bookmarkStart w:id="7242" w:name="_Toc184813093"/>
        <w:bookmarkEnd w:id="7233"/>
        <w:bookmarkEnd w:id="7234"/>
        <w:bookmarkEnd w:id="7235"/>
        <w:bookmarkEnd w:id="7236"/>
        <w:bookmarkEnd w:id="7237"/>
        <w:bookmarkEnd w:id="7238"/>
        <w:bookmarkEnd w:id="7239"/>
        <w:bookmarkEnd w:id="7240"/>
        <w:bookmarkEnd w:id="7241"/>
        <w:bookmarkEnd w:id="7242"/>
      </w:tr>
      <w:tr w:rsidR="001C1935" w:rsidRPr="00AC685F" w:rsidDel="00471E7D" w14:paraId="7BCF4AA3" w14:textId="3B529B26" w:rsidTr="001C1935">
        <w:trPr>
          <w:trHeight w:val="309"/>
          <w:del w:id="7243" w:author="Phuong Truong Thi" w:date="2024-10-08T18:00:00Z"/>
        </w:trPr>
        <w:tc>
          <w:tcPr>
            <w:tcW w:w="936" w:type="dxa"/>
            <w:shd w:val="clear" w:color="auto" w:fill="auto"/>
            <w:vAlign w:val="center"/>
            <w:hideMark/>
          </w:tcPr>
          <w:p w14:paraId="1CB46C5A" w14:textId="277A10EE" w:rsidR="001C1935" w:rsidRPr="00E6562C" w:rsidDel="00471E7D" w:rsidRDefault="001C1935">
            <w:pPr>
              <w:pStyle w:val="ListParagraph"/>
              <w:numPr>
                <w:ilvl w:val="0"/>
                <w:numId w:val="77"/>
              </w:numPr>
              <w:spacing w:before="0" w:line="240" w:lineRule="auto"/>
              <w:contextualSpacing w:val="0"/>
              <w:jc w:val="center"/>
              <w:rPr>
                <w:del w:id="7244" w:author="Phuong Truong Thi" w:date="2024-10-08T18:00:00Z"/>
                <w:rFonts w:eastAsia="Times New Roman"/>
                <w:color w:val="000000"/>
                <w:szCs w:val="24"/>
                <w:lang w:eastAsia="vi-VN"/>
              </w:rPr>
            </w:pPr>
            <w:bookmarkStart w:id="7245" w:name="_Toc180597961"/>
            <w:bookmarkStart w:id="7246" w:name="_Toc180598725"/>
            <w:bookmarkStart w:id="7247" w:name="_Toc181872470"/>
            <w:bookmarkStart w:id="7248" w:name="_Toc183454867"/>
            <w:bookmarkStart w:id="7249" w:name="_Toc183455819"/>
            <w:bookmarkStart w:id="7250" w:name="_Toc184406153"/>
            <w:bookmarkStart w:id="7251" w:name="_Toc184407412"/>
            <w:bookmarkStart w:id="7252" w:name="_Toc184408360"/>
            <w:bookmarkStart w:id="7253" w:name="_Toc184409308"/>
            <w:bookmarkStart w:id="7254" w:name="_Toc184813094"/>
            <w:bookmarkEnd w:id="7245"/>
            <w:bookmarkEnd w:id="7246"/>
            <w:bookmarkEnd w:id="7247"/>
            <w:bookmarkEnd w:id="7248"/>
            <w:bookmarkEnd w:id="7249"/>
            <w:bookmarkEnd w:id="7250"/>
            <w:bookmarkEnd w:id="7251"/>
            <w:bookmarkEnd w:id="7252"/>
            <w:bookmarkEnd w:id="7253"/>
            <w:bookmarkEnd w:id="7254"/>
          </w:p>
        </w:tc>
        <w:tc>
          <w:tcPr>
            <w:tcW w:w="2329" w:type="dxa"/>
            <w:shd w:val="clear" w:color="auto" w:fill="auto"/>
            <w:vAlign w:val="bottom"/>
          </w:tcPr>
          <w:p w14:paraId="50AD6F05" w14:textId="3B478789" w:rsidR="001C1935" w:rsidRPr="005B43AE" w:rsidDel="00471E7D" w:rsidRDefault="001C1935">
            <w:pPr>
              <w:spacing w:before="0" w:line="240" w:lineRule="auto"/>
              <w:contextualSpacing w:val="0"/>
              <w:rPr>
                <w:del w:id="7255" w:author="Phuong Truong Thi" w:date="2024-10-08T18:00:00Z"/>
                <w:rFonts w:ascii="Times New Roman" w:eastAsia="Times New Roman" w:hAnsi="Times New Roman"/>
                <w:color w:val="000000"/>
                <w:sz w:val="24"/>
                <w:szCs w:val="24"/>
                <w:lang w:val="vi-VN" w:eastAsia="vi-VN"/>
              </w:rPr>
            </w:pPr>
            <w:del w:id="7256" w:author="Phuong Truong Thi" w:date="2024-10-08T18:00:00Z">
              <w:r w:rsidRPr="005B43AE" w:rsidDel="00471E7D">
                <w:rPr>
                  <w:rFonts w:ascii="Times New Roman" w:hAnsi="Times New Roman"/>
                  <w:color w:val="000000"/>
                  <w:sz w:val="24"/>
                  <w:szCs w:val="24"/>
                </w:rPr>
                <w:delText>Email</w:delText>
              </w:r>
              <w:bookmarkStart w:id="7257" w:name="_Toc180597962"/>
              <w:bookmarkStart w:id="7258" w:name="_Toc180598726"/>
              <w:bookmarkStart w:id="7259" w:name="_Toc181872471"/>
              <w:bookmarkStart w:id="7260" w:name="_Toc183454868"/>
              <w:bookmarkStart w:id="7261" w:name="_Toc183455820"/>
              <w:bookmarkStart w:id="7262" w:name="_Toc184406154"/>
              <w:bookmarkStart w:id="7263" w:name="_Toc184407413"/>
              <w:bookmarkStart w:id="7264" w:name="_Toc184408361"/>
              <w:bookmarkStart w:id="7265" w:name="_Toc184409309"/>
              <w:bookmarkStart w:id="7266" w:name="_Toc184813095"/>
              <w:bookmarkEnd w:id="7257"/>
              <w:bookmarkEnd w:id="7258"/>
              <w:bookmarkEnd w:id="7259"/>
              <w:bookmarkEnd w:id="7260"/>
              <w:bookmarkEnd w:id="7261"/>
              <w:bookmarkEnd w:id="7262"/>
              <w:bookmarkEnd w:id="7263"/>
              <w:bookmarkEnd w:id="7264"/>
              <w:bookmarkEnd w:id="7265"/>
              <w:bookmarkEnd w:id="7266"/>
            </w:del>
          </w:p>
        </w:tc>
        <w:tc>
          <w:tcPr>
            <w:tcW w:w="1405" w:type="dxa"/>
          </w:tcPr>
          <w:p w14:paraId="2888E0BE" w14:textId="7ADAECBB" w:rsidR="001C1935" w:rsidRPr="003A44DC" w:rsidDel="00471E7D" w:rsidRDefault="001C1935">
            <w:pPr>
              <w:spacing w:before="0" w:line="240" w:lineRule="auto"/>
              <w:contextualSpacing w:val="0"/>
              <w:jc w:val="left"/>
              <w:rPr>
                <w:del w:id="7267" w:author="Phuong Truong Thi" w:date="2024-10-08T18:00:00Z"/>
                <w:rFonts w:ascii="Times New Roman" w:hAnsi="Times New Roman"/>
                <w:color w:val="000000"/>
                <w:sz w:val="24"/>
                <w:szCs w:val="24"/>
              </w:rPr>
            </w:pPr>
            <w:del w:id="7268" w:author="Phuong Truong Thi" w:date="2024-10-08T18:00:00Z">
              <w:r w:rsidDel="00471E7D">
                <w:rPr>
                  <w:rFonts w:ascii="Times New Roman" w:hAnsi="Times New Roman"/>
                  <w:color w:val="000000"/>
                  <w:sz w:val="24"/>
                  <w:szCs w:val="24"/>
                </w:rPr>
                <w:delText>Text</w:delText>
              </w:r>
              <w:bookmarkStart w:id="7269" w:name="_Toc180597963"/>
              <w:bookmarkStart w:id="7270" w:name="_Toc180598727"/>
              <w:bookmarkStart w:id="7271" w:name="_Toc181872472"/>
              <w:bookmarkStart w:id="7272" w:name="_Toc183454869"/>
              <w:bookmarkStart w:id="7273" w:name="_Toc183455821"/>
              <w:bookmarkStart w:id="7274" w:name="_Toc184406155"/>
              <w:bookmarkStart w:id="7275" w:name="_Toc184407414"/>
              <w:bookmarkStart w:id="7276" w:name="_Toc184408362"/>
              <w:bookmarkStart w:id="7277" w:name="_Toc184409310"/>
              <w:bookmarkStart w:id="7278" w:name="_Toc184813096"/>
              <w:bookmarkEnd w:id="7269"/>
              <w:bookmarkEnd w:id="7270"/>
              <w:bookmarkEnd w:id="7271"/>
              <w:bookmarkEnd w:id="7272"/>
              <w:bookmarkEnd w:id="7273"/>
              <w:bookmarkEnd w:id="7274"/>
              <w:bookmarkEnd w:id="7275"/>
              <w:bookmarkEnd w:id="7276"/>
              <w:bookmarkEnd w:id="7277"/>
              <w:bookmarkEnd w:id="7278"/>
            </w:del>
          </w:p>
        </w:tc>
        <w:tc>
          <w:tcPr>
            <w:tcW w:w="2670" w:type="dxa"/>
            <w:shd w:val="clear" w:color="auto" w:fill="auto"/>
            <w:noWrap/>
            <w:vAlign w:val="center"/>
          </w:tcPr>
          <w:p w14:paraId="2622AF45" w14:textId="3BB8CB0E" w:rsidR="001C1935" w:rsidRPr="003A44DC" w:rsidDel="00471E7D" w:rsidRDefault="001C1935">
            <w:pPr>
              <w:spacing w:before="0" w:line="240" w:lineRule="auto"/>
              <w:contextualSpacing w:val="0"/>
              <w:rPr>
                <w:del w:id="7279" w:author="Phuong Truong Thi" w:date="2024-10-08T18:00:00Z"/>
                <w:rFonts w:ascii="Times New Roman" w:eastAsia="Times New Roman" w:hAnsi="Times New Roman"/>
                <w:color w:val="000000"/>
                <w:sz w:val="24"/>
                <w:szCs w:val="24"/>
                <w:lang w:eastAsia="vi-VN"/>
              </w:rPr>
            </w:pPr>
            <w:bookmarkStart w:id="7280" w:name="_Toc180597964"/>
            <w:bookmarkStart w:id="7281" w:name="_Toc180598728"/>
            <w:bookmarkStart w:id="7282" w:name="_Toc181872473"/>
            <w:bookmarkStart w:id="7283" w:name="_Toc183454870"/>
            <w:bookmarkStart w:id="7284" w:name="_Toc183455822"/>
            <w:bookmarkStart w:id="7285" w:name="_Toc184406156"/>
            <w:bookmarkStart w:id="7286" w:name="_Toc184407415"/>
            <w:bookmarkStart w:id="7287" w:name="_Toc184408363"/>
            <w:bookmarkStart w:id="7288" w:name="_Toc184409311"/>
            <w:bookmarkStart w:id="7289" w:name="_Toc184813097"/>
            <w:bookmarkEnd w:id="7280"/>
            <w:bookmarkEnd w:id="7281"/>
            <w:bookmarkEnd w:id="7282"/>
            <w:bookmarkEnd w:id="7283"/>
            <w:bookmarkEnd w:id="7284"/>
            <w:bookmarkEnd w:id="7285"/>
            <w:bookmarkEnd w:id="7286"/>
            <w:bookmarkEnd w:id="7287"/>
            <w:bookmarkEnd w:id="7288"/>
            <w:bookmarkEnd w:id="7289"/>
          </w:p>
        </w:tc>
        <w:bookmarkStart w:id="7290" w:name="_Toc180597965"/>
        <w:bookmarkStart w:id="7291" w:name="_Toc180598729"/>
        <w:bookmarkStart w:id="7292" w:name="_Toc181872474"/>
        <w:bookmarkStart w:id="7293" w:name="_Toc183454871"/>
        <w:bookmarkStart w:id="7294" w:name="_Toc183455823"/>
        <w:bookmarkStart w:id="7295" w:name="_Toc184406157"/>
        <w:bookmarkStart w:id="7296" w:name="_Toc184407416"/>
        <w:bookmarkStart w:id="7297" w:name="_Toc184408364"/>
        <w:bookmarkStart w:id="7298" w:name="_Toc184409312"/>
        <w:bookmarkStart w:id="7299" w:name="_Toc184813098"/>
        <w:bookmarkEnd w:id="7290"/>
        <w:bookmarkEnd w:id="7291"/>
        <w:bookmarkEnd w:id="7292"/>
        <w:bookmarkEnd w:id="7293"/>
        <w:bookmarkEnd w:id="7294"/>
        <w:bookmarkEnd w:id="7295"/>
        <w:bookmarkEnd w:id="7296"/>
        <w:bookmarkEnd w:id="7297"/>
        <w:bookmarkEnd w:id="7298"/>
        <w:bookmarkEnd w:id="7299"/>
      </w:tr>
      <w:tr w:rsidR="001C1935" w:rsidRPr="00AC685F" w:rsidDel="00471E7D" w14:paraId="6DBE76E5" w14:textId="70F3F9AF" w:rsidTr="001C1935">
        <w:trPr>
          <w:trHeight w:val="276"/>
          <w:del w:id="7300" w:author="Phuong Truong Thi" w:date="2024-10-08T18:00:00Z"/>
        </w:trPr>
        <w:tc>
          <w:tcPr>
            <w:tcW w:w="936" w:type="dxa"/>
            <w:shd w:val="clear" w:color="000000" w:fill="FFFFFF"/>
            <w:vAlign w:val="center"/>
            <w:hideMark/>
          </w:tcPr>
          <w:p w14:paraId="5A6F582F" w14:textId="6B16CA15" w:rsidR="001C1935" w:rsidRPr="00E6562C" w:rsidDel="00471E7D" w:rsidRDefault="001C1935">
            <w:pPr>
              <w:pStyle w:val="ListParagraph"/>
              <w:numPr>
                <w:ilvl w:val="0"/>
                <w:numId w:val="77"/>
              </w:numPr>
              <w:spacing w:before="0" w:line="240" w:lineRule="auto"/>
              <w:contextualSpacing w:val="0"/>
              <w:jc w:val="center"/>
              <w:rPr>
                <w:del w:id="7301" w:author="Phuong Truong Thi" w:date="2024-10-08T18:00:00Z"/>
                <w:rFonts w:eastAsia="Times New Roman"/>
                <w:color w:val="000000"/>
                <w:szCs w:val="24"/>
                <w:lang w:eastAsia="vi-VN"/>
              </w:rPr>
            </w:pPr>
            <w:bookmarkStart w:id="7302" w:name="_Toc180597966"/>
            <w:bookmarkStart w:id="7303" w:name="_Toc180598730"/>
            <w:bookmarkStart w:id="7304" w:name="_Toc181872475"/>
            <w:bookmarkStart w:id="7305" w:name="_Toc183454872"/>
            <w:bookmarkStart w:id="7306" w:name="_Toc183455824"/>
            <w:bookmarkStart w:id="7307" w:name="_Toc184406158"/>
            <w:bookmarkStart w:id="7308" w:name="_Toc184407417"/>
            <w:bookmarkStart w:id="7309" w:name="_Toc184408365"/>
            <w:bookmarkStart w:id="7310" w:name="_Toc184409313"/>
            <w:bookmarkStart w:id="7311" w:name="_Toc184813099"/>
            <w:bookmarkEnd w:id="7302"/>
            <w:bookmarkEnd w:id="7303"/>
            <w:bookmarkEnd w:id="7304"/>
            <w:bookmarkEnd w:id="7305"/>
            <w:bookmarkEnd w:id="7306"/>
            <w:bookmarkEnd w:id="7307"/>
            <w:bookmarkEnd w:id="7308"/>
            <w:bookmarkEnd w:id="7309"/>
            <w:bookmarkEnd w:id="7310"/>
            <w:bookmarkEnd w:id="7311"/>
          </w:p>
        </w:tc>
        <w:tc>
          <w:tcPr>
            <w:tcW w:w="2329" w:type="dxa"/>
            <w:shd w:val="clear" w:color="000000" w:fill="FFFFFF"/>
            <w:vAlign w:val="bottom"/>
          </w:tcPr>
          <w:p w14:paraId="7C96DE69" w14:textId="0124DD08" w:rsidR="001C1935" w:rsidRPr="005B43AE" w:rsidDel="00471E7D" w:rsidRDefault="001C1935">
            <w:pPr>
              <w:spacing w:before="0" w:line="240" w:lineRule="auto"/>
              <w:contextualSpacing w:val="0"/>
              <w:rPr>
                <w:del w:id="7312" w:author="Phuong Truong Thi" w:date="2024-10-08T18:00:00Z"/>
                <w:rFonts w:ascii="Times New Roman" w:eastAsia="Times New Roman" w:hAnsi="Times New Roman"/>
                <w:color w:val="000000"/>
                <w:sz w:val="24"/>
                <w:szCs w:val="24"/>
                <w:lang w:val="vi-VN" w:eastAsia="vi-VN"/>
              </w:rPr>
            </w:pPr>
            <w:del w:id="7313" w:author="Phuong Truong Thi" w:date="2024-10-08T18:00:00Z">
              <w:r w:rsidRPr="005B43AE" w:rsidDel="00471E7D">
                <w:rPr>
                  <w:rFonts w:ascii="Times New Roman" w:hAnsi="Times New Roman"/>
                  <w:color w:val="000000"/>
                  <w:sz w:val="24"/>
                  <w:szCs w:val="24"/>
                </w:rPr>
                <w:delText>Số điện thoại</w:delText>
              </w:r>
              <w:bookmarkStart w:id="7314" w:name="_Toc180597967"/>
              <w:bookmarkStart w:id="7315" w:name="_Toc180598731"/>
              <w:bookmarkStart w:id="7316" w:name="_Toc181872476"/>
              <w:bookmarkStart w:id="7317" w:name="_Toc183454873"/>
              <w:bookmarkStart w:id="7318" w:name="_Toc183455825"/>
              <w:bookmarkStart w:id="7319" w:name="_Toc184406159"/>
              <w:bookmarkStart w:id="7320" w:name="_Toc184407418"/>
              <w:bookmarkStart w:id="7321" w:name="_Toc184408366"/>
              <w:bookmarkStart w:id="7322" w:name="_Toc184409314"/>
              <w:bookmarkStart w:id="7323" w:name="_Toc184813100"/>
              <w:bookmarkEnd w:id="7314"/>
              <w:bookmarkEnd w:id="7315"/>
              <w:bookmarkEnd w:id="7316"/>
              <w:bookmarkEnd w:id="7317"/>
              <w:bookmarkEnd w:id="7318"/>
              <w:bookmarkEnd w:id="7319"/>
              <w:bookmarkEnd w:id="7320"/>
              <w:bookmarkEnd w:id="7321"/>
              <w:bookmarkEnd w:id="7322"/>
              <w:bookmarkEnd w:id="7323"/>
            </w:del>
          </w:p>
        </w:tc>
        <w:tc>
          <w:tcPr>
            <w:tcW w:w="1405" w:type="dxa"/>
          </w:tcPr>
          <w:p w14:paraId="42DF4C18" w14:textId="009186D4" w:rsidR="001C1935" w:rsidRPr="003A44DC" w:rsidDel="00471E7D" w:rsidRDefault="001C1935">
            <w:pPr>
              <w:spacing w:before="0" w:line="240" w:lineRule="auto"/>
              <w:contextualSpacing w:val="0"/>
              <w:jc w:val="left"/>
              <w:rPr>
                <w:del w:id="7324" w:author="Phuong Truong Thi" w:date="2024-10-08T18:00:00Z"/>
                <w:rFonts w:ascii="Times New Roman" w:hAnsi="Times New Roman"/>
                <w:color w:val="000000"/>
                <w:sz w:val="24"/>
                <w:szCs w:val="24"/>
              </w:rPr>
            </w:pPr>
            <w:del w:id="7325" w:author="Phuong Truong Thi" w:date="2024-10-08T18:00:00Z">
              <w:r w:rsidDel="00471E7D">
                <w:rPr>
                  <w:rFonts w:ascii="Times New Roman" w:hAnsi="Times New Roman"/>
                  <w:color w:val="000000"/>
                  <w:sz w:val="24"/>
                  <w:szCs w:val="24"/>
                </w:rPr>
                <w:delText>Number</w:delText>
              </w:r>
              <w:bookmarkStart w:id="7326" w:name="_Toc180597968"/>
              <w:bookmarkStart w:id="7327" w:name="_Toc180598732"/>
              <w:bookmarkStart w:id="7328" w:name="_Toc181872477"/>
              <w:bookmarkStart w:id="7329" w:name="_Toc183454874"/>
              <w:bookmarkStart w:id="7330" w:name="_Toc183455826"/>
              <w:bookmarkStart w:id="7331" w:name="_Toc184406160"/>
              <w:bookmarkStart w:id="7332" w:name="_Toc184407419"/>
              <w:bookmarkStart w:id="7333" w:name="_Toc184408367"/>
              <w:bookmarkStart w:id="7334" w:name="_Toc184409315"/>
              <w:bookmarkStart w:id="7335" w:name="_Toc184813101"/>
              <w:bookmarkEnd w:id="7326"/>
              <w:bookmarkEnd w:id="7327"/>
              <w:bookmarkEnd w:id="7328"/>
              <w:bookmarkEnd w:id="7329"/>
              <w:bookmarkEnd w:id="7330"/>
              <w:bookmarkEnd w:id="7331"/>
              <w:bookmarkEnd w:id="7332"/>
              <w:bookmarkEnd w:id="7333"/>
              <w:bookmarkEnd w:id="7334"/>
              <w:bookmarkEnd w:id="7335"/>
            </w:del>
          </w:p>
        </w:tc>
        <w:tc>
          <w:tcPr>
            <w:tcW w:w="2670" w:type="dxa"/>
            <w:shd w:val="clear" w:color="auto" w:fill="auto"/>
            <w:noWrap/>
            <w:vAlign w:val="center"/>
          </w:tcPr>
          <w:p w14:paraId="0B770891" w14:textId="69EE2AFC" w:rsidR="001C1935" w:rsidRPr="003A44DC" w:rsidDel="00471E7D" w:rsidRDefault="001C1935">
            <w:pPr>
              <w:spacing w:before="0" w:line="240" w:lineRule="auto"/>
              <w:contextualSpacing w:val="0"/>
              <w:rPr>
                <w:del w:id="7336" w:author="Phuong Truong Thi" w:date="2024-10-08T18:00:00Z"/>
                <w:rFonts w:ascii="Times New Roman" w:eastAsia="Times New Roman" w:hAnsi="Times New Roman"/>
                <w:color w:val="000000"/>
                <w:sz w:val="24"/>
                <w:szCs w:val="24"/>
                <w:lang w:eastAsia="vi-VN"/>
              </w:rPr>
            </w:pPr>
            <w:bookmarkStart w:id="7337" w:name="_Toc180597969"/>
            <w:bookmarkStart w:id="7338" w:name="_Toc180598733"/>
            <w:bookmarkStart w:id="7339" w:name="_Toc181872478"/>
            <w:bookmarkStart w:id="7340" w:name="_Toc183454875"/>
            <w:bookmarkStart w:id="7341" w:name="_Toc183455827"/>
            <w:bookmarkStart w:id="7342" w:name="_Toc184406161"/>
            <w:bookmarkStart w:id="7343" w:name="_Toc184407420"/>
            <w:bookmarkStart w:id="7344" w:name="_Toc184408368"/>
            <w:bookmarkStart w:id="7345" w:name="_Toc184409316"/>
            <w:bookmarkStart w:id="7346" w:name="_Toc184813102"/>
            <w:bookmarkEnd w:id="7337"/>
            <w:bookmarkEnd w:id="7338"/>
            <w:bookmarkEnd w:id="7339"/>
            <w:bookmarkEnd w:id="7340"/>
            <w:bookmarkEnd w:id="7341"/>
            <w:bookmarkEnd w:id="7342"/>
            <w:bookmarkEnd w:id="7343"/>
            <w:bookmarkEnd w:id="7344"/>
            <w:bookmarkEnd w:id="7345"/>
            <w:bookmarkEnd w:id="7346"/>
          </w:p>
        </w:tc>
        <w:bookmarkStart w:id="7347" w:name="_Toc180597970"/>
        <w:bookmarkStart w:id="7348" w:name="_Toc180598734"/>
        <w:bookmarkStart w:id="7349" w:name="_Toc181872479"/>
        <w:bookmarkStart w:id="7350" w:name="_Toc183454876"/>
        <w:bookmarkStart w:id="7351" w:name="_Toc183455828"/>
        <w:bookmarkStart w:id="7352" w:name="_Toc184406162"/>
        <w:bookmarkStart w:id="7353" w:name="_Toc184407421"/>
        <w:bookmarkStart w:id="7354" w:name="_Toc184408369"/>
        <w:bookmarkStart w:id="7355" w:name="_Toc184409317"/>
        <w:bookmarkStart w:id="7356" w:name="_Toc184813103"/>
        <w:bookmarkEnd w:id="7347"/>
        <w:bookmarkEnd w:id="7348"/>
        <w:bookmarkEnd w:id="7349"/>
        <w:bookmarkEnd w:id="7350"/>
        <w:bookmarkEnd w:id="7351"/>
        <w:bookmarkEnd w:id="7352"/>
        <w:bookmarkEnd w:id="7353"/>
        <w:bookmarkEnd w:id="7354"/>
        <w:bookmarkEnd w:id="7355"/>
        <w:bookmarkEnd w:id="7356"/>
      </w:tr>
      <w:tr w:rsidR="001C1935" w:rsidRPr="00AC685F" w:rsidDel="00471E7D" w14:paraId="2AECBEAE" w14:textId="20583BE0" w:rsidTr="001C1935">
        <w:trPr>
          <w:trHeight w:val="276"/>
          <w:del w:id="7357" w:author="Phuong Truong Thi" w:date="2024-10-08T18:00:00Z"/>
        </w:trPr>
        <w:tc>
          <w:tcPr>
            <w:tcW w:w="936" w:type="dxa"/>
            <w:shd w:val="clear" w:color="000000" w:fill="FFFFFF"/>
            <w:vAlign w:val="center"/>
          </w:tcPr>
          <w:p w14:paraId="3EE42C3F" w14:textId="5ABEA8B5" w:rsidR="001C1935" w:rsidRPr="00E6562C" w:rsidDel="00471E7D" w:rsidRDefault="001C1935">
            <w:pPr>
              <w:pStyle w:val="ListParagraph"/>
              <w:numPr>
                <w:ilvl w:val="0"/>
                <w:numId w:val="77"/>
              </w:numPr>
              <w:spacing w:before="0" w:line="240" w:lineRule="auto"/>
              <w:contextualSpacing w:val="0"/>
              <w:jc w:val="center"/>
              <w:rPr>
                <w:del w:id="7358" w:author="Phuong Truong Thi" w:date="2024-10-08T18:00:00Z"/>
                <w:rFonts w:eastAsia="Times New Roman"/>
                <w:color w:val="000000"/>
                <w:szCs w:val="24"/>
                <w:lang w:eastAsia="vi-VN"/>
              </w:rPr>
            </w:pPr>
            <w:bookmarkStart w:id="7359" w:name="_Toc180597971"/>
            <w:bookmarkStart w:id="7360" w:name="_Toc180598735"/>
            <w:bookmarkStart w:id="7361" w:name="_Toc181872480"/>
            <w:bookmarkStart w:id="7362" w:name="_Toc183454877"/>
            <w:bookmarkStart w:id="7363" w:name="_Toc183455829"/>
            <w:bookmarkStart w:id="7364" w:name="_Toc184406163"/>
            <w:bookmarkStart w:id="7365" w:name="_Toc184407422"/>
            <w:bookmarkStart w:id="7366" w:name="_Toc184408370"/>
            <w:bookmarkStart w:id="7367" w:name="_Toc184409318"/>
            <w:bookmarkStart w:id="7368" w:name="_Toc184813104"/>
            <w:bookmarkEnd w:id="7359"/>
            <w:bookmarkEnd w:id="7360"/>
            <w:bookmarkEnd w:id="7361"/>
            <w:bookmarkEnd w:id="7362"/>
            <w:bookmarkEnd w:id="7363"/>
            <w:bookmarkEnd w:id="7364"/>
            <w:bookmarkEnd w:id="7365"/>
            <w:bookmarkEnd w:id="7366"/>
            <w:bookmarkEnd w:id="7367"/>
            <w:bookmarkEnd w:id="7368"/>
          </w:p>
        </w:tc>
        <w:tc>
          <w:tcPr>
            <w:tcW w:w="2329" w:type="dxa"/>
            <w:shd w:val="clear" w:color="000000" w:fill="FFFFFF"/>
            <w:vAlign w:val="bottom"/>
          </w:tcPr>
          <w:p w14:paraId="52824CDE" w14:textId="40678BAE" w:rsidR="001C1935" w:rsidRPr="005B43AE" w:rsidDel="00471E7D" w:rsidRDefault="001C1935">
            <w:pPr>
              <w:spacing w:before="0" w:line="240" w:lineRule="auto"/>
              <w:contextualSpacing w:val="0"/>
              <w:rPr>
                <w:del w:id="7369" w:author="Phuong Truong Thi" w:date="2024-10-08T18:00:00Z"/>
                <w:rFonts w:ascii="Times New Roman" w:hAnsi="Times New Roman"/>
                <w:color w:val="000000"/>
                <w:sz w:val="24"/>
                <w:szCs w:val="24"/>
              </w:rPr>
            </w:pPr>
            <w:del w:id="7370" w:author="Phuong Truong Thi" w:date="2024-10-08T18:00:00Z">
              <w:r w:rsidRPr="005B43AE" w:rsidDel="00471E7D">
                <w:rPr>
                  <w:rFonts w:ascii="Times New Roman" w:hAnsi="Times New Roman"/>
                  <w:color w:val="000000"/>
                  <w:sz w:val="24"/>
                  <w:szCs w:val="24"/>
                </w:rPr>
                <w:delText>Trạng thái CBBH</w:delText>
              </w:r>
              <w:bookmarkStart w:id="7371" w:name="_Toc180597972"/>
              <w:bookmarkStart w:id="7372" w:name="_Toc180598736"/>
              <w:bookmarkStart w:id="7373" w:name="_Toc181872481"/>
              <w:bookmarkStart w:id="7374" w:name="_Toc183454878"/>
              <w:bookmarkStart w:id="7375" w:name="_Toc183455830"/>
              <w:bookmarkStart w:id="7376" w:name="_Toc184406164"/>
              <w:bookmarkStart w:id="7377" w:name="_Toc184407423"/>
              <w:bookmarkStart w:id="7378" w:name="_Toc184408371"/>
              <w:bookmarkStart w:id="7379" w:name="_Toc184409319"/>
              <w:bookmarkStart w:id="7380" w:name="_Toc184813105"/>
              <w:bookmarkEnd w:id="7371"/>
              <w:bookmarkEnd w:id="7372"/>
              <w:bookmarkEnd w:id="7373"/>
              <w:bookmarkEnd w:id="7374"/>
              <w:bookmarkEnd w:id="7375"/>
              <w:bookmarkEnd w:id="7376"/>
              <w:bookmarkEnd w:id="7377"/>
              <w:bookmarkEnd w:id="7378"/>
              <w:bookmarkEnd w:id="7379"/>
              <w:bookmarkEnd w:id="7380"/>
            </w:del>
          </w:p>
        </w:tc>
        <w:tc>
          <w:tcPr>
            <w:tcW w:w="1405" w:type="dxa"/>
          </w:tcPr>
          <w:p w14:paraId="6BCBD4A3" w14:textId="771282FA" w:rsidR="001C1935" w:rsidRPr="003A44DC" w:rsidDel="00471E7D" w:rsidRDefault="001C1935">
            <w:pPr>
              <w:spacing w:before="0" w:line="240" w:lineRule="auto"/>
              <w:contextualSpacing w:val="0"/>
              <w:jc w:val="left"/>
              <w:rPr>
                <w:del w:id="7381" w:author="Phuong Truong Thi" w:date="2024-10-08T18:00:00Z"/>
                <w:rFonts w:ascii="Times New Roman" w:hAnsi="Times New Roman"/>
                <w:color w:val="000000"/>
                <w:sz w:val="24"/>
                <w:szCs w:val="24"/>
              </w:rPr>
            </w:pPr>
            <w:del w:id="7382" w:author="Phuong Truong Thi" w:date="2024-10-08T18:00:00Z">
              <w:r w:rsidDel="00471E7D">
                <w:rPr>
                  <w:rFonts w:ascii="Times New Roman" w:hAnsi="Times New Roman"/>
                  <w:color w:val="000000"/>
                  <w:sz w:val="24"/>
                  <w:szCs w:val="24"/>
                </w:rPr>
                <w:delText>Text</w:delText>
              </w:r>
              <w:bookmarkStart w:id="7383" w:name="_Toc180597973"/>
              <w:bookmarkStart w:id="7384" w:name="_Toc180598737"/>
              <w:bookmarkStart w:id="7385" w:name="_Toc181872482"/>
              <w:bookmarkStart w:id="7386" w:name="_Toc183454879"/>
              <w:bookmarkStart w:id="7387" w:name="_Toc183455831"/>
              <w:bookmarkStart w:id="7388" w:name="_Toc184406165"/>
              <w:bookmarkStart w:id="7389" w:name="_Toc184407424"/>
              <w:bookmarkStart w:id="7390" w:name="_Toc184408372"/>
              <w:bookmarkStart w:id="7391" w:name="_Toc184409320"/>
              <w:bookmarkStart w:id="7392" w:name="_Toc184813106"/>
              <w:bookmarkEnd w:id="7383"/>
              <w:bookmarkEnd w:id="7384"/>
              <w:bookmarkEnd w:id="7385"/>
              <w:bookmarkEnd w:id="7386"/>
              <w:bookmarkEnd w:id="7387"/>
              <w:bookmarkEnd w:id="7388"/>
              <w:bookmarkEnd w:id="7389"/>
              <w:bookmarkEnd w:id="7390"/>
              <w:bookmarkEnd w:id="7391"/>
              <w:bookmarkEnd w:id="7392"/>
            </w:del>
          </w:p>
        </w:tc>
        <w:tc>
          <w:tcPr>
            <w:tcW w:w="2670" w:type="dxa"/>
            <w:shd w:val="clear" w:color="auto" w:fill="auto"/>
            <w:noWrap/>
            <w:vAlign w:val="center"/>
          </w:tcPr>
          <w:p w14:paraId="05A951F3" w14:textId="1C37B645" w:rsidR="001C1935" w:rsidRPr="003A44DC" w:rsidDel="00471E7D" w:rsidRDefault="001C1935">
            <w:pPr>
              <w:spacing w:before="0" w:line="240" w:lineRule="auto"/>
              <w:contextualSpacing w:val="0"/>
              <w:rPr>
                <w:del w:id="7393" w:author="Phuong Truong Thi" w:date="2024-10-08T18:00:00Z"/>
                <w:rFonts w:ascii="Times New Roman" w:eastAsia="Times New Roman" w:hAnsi="Times New Roman"/>
                <w:color w:val="000000"/>
                <w:sz w:val="24"/>
                <w:szCs w:val="24"/>
                <w:lang w:eastAsia="vi-VN"/>
              </w:rPr>
            </w:pPr>
            <w:bookmarkStart w:id="7394" w:name="_Toc180597974"/>
            <w:bookmarkStart w:id="7395" w:name="_Toc180598738"/>
            <w:bookmarkStart w:id="7396" w:name="_Toc181872483"/>
            <w:bookmarkStart w:id="7397" w:name="_Toc183454880"/>
            <w:bookmarkStart w:id="7398" w:name="_Toc183455832"/>
            <w:bookmarkStart w:id="7399" w:name="_Toc184406166"/>
            <w:bookmarkStart w:id="7400" w:name="_Toc184407425"/>
            <w:bookmarkStart w:id="7401" w:name="_Toc184408373"/>
            <w:bookmarkStart w:id="7402" w:name="_Toc184409321"/>
            <w:bookmarkStart w:id="7403" w:name="_Toc184813107"/>
            <w:bookmarkEnd w:id="7394"/>
            <w:bookmarkEnd w:id="7395"/>
            <w:bookmarkEnd w:id="7396"/>
            <w:bookmarkEnd w:id="7397"/>
            <w:bookmarkEnd w:id="7398"/>
            <w:bookmarkEnd w:id="7399"/>
            <w:bookmarkEnd w:id="7400"/>
            <w:bookmarkEnd w:id="7401"/>
            <w:bookmarkEnd w:id="7402"/>
            <w:bookmarkEnd w:id="7403"/>
          </w:p>
        </w:tc>
        <w:bookmarkStart w:id="7404" w:name="_Toc180597975"/>
        <w:bookmarkStart w:id="7405" w:name="_Toc180598739"/>
        <w:bookmarkStart w:id="7406" w:name="_Toc181872484"/>
        <w:bookmarkStart w:id="7407" w:name="_Toc183454881"/>
        <w:bookmarkStart w:id="7408" w:name="_Toc183455833"/>
        <w:bookmarkStart w:id="7409" w:name="_Toc184406167"/>
        <w:bookmarkStart w:id="7410" w:name="_Toc184407426"/>
        <w:bookmarkStart w:id="7411" w:name="_Toc184408374"/>
        <w:bookmarkStart w:id="7412" w:name="_Toc184409322"/>
        <w:bookmarkStart w:id="7413" w:name="_Toc184813108"/>
        <w:bookmarkEnd w:id="7404"/>
        <w:bookmarkEnd w:id="7405"/>
        <w:bookmarkEnd w:id="7406"/>
        <w:bookmarkEnd w:id="7407"/>
        <w:bookmarkEnd w:id="7408"/>
        <w:bookmarkEnd w:id="7409"/>
        <w:bookmarkEnd w:id="7410"/>
        <w:bookmarkEnd w:id="7411"/>
        <w:bookmarkEnd w:id="7412"/>
        <w:bookmarkEnd w:id="7413"/>
      </w:tr>
      <w:tr w:rsidR="001C1935" w:rsidRPr="00AC685F" w:rsidDel="00471E7D" w14:paraId="196D7498" w14:textId="6B0A6696" w:rsidTr="001C1935">
        <w:trPr>
          <w:trHeight w:val="276"/>
          <w:del w:id="7414" w:author="Phuong Truong Thi" w:date="2024-10-08T18:00:00Z"/>
        </w:trPr>
        <w:tc>
          <w:tcPr>
            <w:tcW w:w="936" w:type="dxa"/>
            <w:shd w:val="clear" w:color="auto" w:fill="auto"/>
            <w:vAlign w:val="center"/>
            <w:hideMark/>
          </w:tcPr>
          <w:p w14:paraId="575BDF6B" w14:textId="73FDCCCD" w:rsidR="001C1935" w:rsidRPr="00E6562C" w:rsidDel="00471E7D" w:rsidRDefault="001C1935">
            <w:pPr>
              <w:pStyle w:val="ListParagraph"/>
              <w:numPr>
                <w:ilvl w:val="0"/>
                <w:numId w:val="77"/>
              </w:numPr>
              <w:spacing w:before="0" w:line="240" w:lineRule="auto"/>
              <w:contextualSpacing w:val="0"/>
              <w:jc w:val="center"/>
              <w:rPr>
                <w:del w:id="7415" w:author="Phuong Truong Thi" w:date="2024-10-08T18:00:00Z"/>
                <w:rFonts w:eastAsia="Times New Roman"/>
                <w:color w:val="000000"/>
                <w:szCs w:val="24"/>
                <w:lang w:eastAsia="vi-VN"/>
              </w:rPr>
            </w:pPr>
            <w:bookmarkStart w:id="7416" w:name="_Toc180597976"/>
            <w:bookmarkStart w:id="7417" w:name="_Toc180598740"/>
            <w:bookmarkStart w:id="7418" w:name="_Toc181872485"/>
            <w:bookmarkStart w:id="7419" w:name="_Toc183454882"/>
            <w:bookmarkStart w:id="7420" w:name="_Toc183455834"/>
            <w:bookmarkStart w:id="7421" w:name="_Toc184406168"/>
            <w:bookmarkStart w:id="7422" w:name="_Toc184407427"/>
            <w:bookmarkStart w:id="7423" w:name="_Toc184408375"/>
            <w:bookmarkStart w:id="7424" w:name="_Toc184409323"/>
            <w:bookmarkStart w:id="7425" w:name="_Toc184813109"/>
            <w:bookmarkEnd w:id="7416"/>
            <w:bookmarkEnd w:id="7417"/>
            <w:bookmarkEnd w:id="7418"/>
            <w:bookmarkEnd w:id="7419"/>
            <w:bookmarkEnd w:id="7420"/>
            <w:bookmarkEnd w:id="7421"/>
            <w:bookmarkEnd w:id="7422"/>
            <w:bookmarkEnd w:id="7423"/>
            <w:bookmarkEnd w:id="7424"/>
            <w:bookmarkEnd w:id="7425"/>
          </w:p>
        </w:tc>
        <w:tc>
          <w:tcPr>
            <w:tcW w:w="2329" w:type="dxa"/>
            <w:shd w:val="clear" w:color="auto" w:fill="auto"/>
            <w:vAlign w:val="bottom"/>
          </w:tcPr>
          <w:p w14:paraId="7A96ED46" w14:textId="0D994241" w:rsidR="001C1935" w:rsidRPr="005B43AE" w:rsidDel="00471E7D" w:rsidRDefault="001C1935">
            <w:pPr>
              <w:spacing w:before="0" w:line="240" w:lineRule="auto"/>
              <w:contextualSpacing w:val="0"/>
              <w:rPr>
                <w:del w:id="7426" w:author="Phuong Truong Thi" w:date="2024-10-08T18:00:00Z"/>
                <w:rFonts w:ascii="Times New Roman" w:eastAsia="Times New Roman" w:hAnsi="Times New Roman"/>
                <w:color w:val="000000"/>
                <w:sz w:val="24"/>
                <w:szCs w:val="24"/>
                <w:lang w:val="vi-VN" w:eastAsia="vi-VN"/>
              </w:rPr>
            </w:pPr>
            <w:del w:id="7427" w:author="Phuong Truong Thi" w:date="2024-10-08T18:00:00Z">
              <w:r w:rsidRPr="005B43AE" w:rsidDel="00471E7D">
                <w:rPr>
                  <w:rFonts w:ascii="Times New Roman" w:hAnsi="Times New Roman"/>
                  <w:color w:val="000000"/>
                  <w:sz w:val="24"/>
                  <w:szCs w:val="24"/>
                </w:rPr>
                <w:delText>Ngày vào VPB</w:delText>
              </w:r>
              <w:bookmarkStart w:id="7428" w:name="_Toc180597977"/>
              <w:bookmarkStart w:id="7429" w:name="_Toc180598741"/>
              <w:bookmarkStart w:id="7430" w:name="_Toc181872486"/>
              <w:bookmarkStart w:id="7431" w:name="_Toc183454883"/>
              <w:bookmarkStart w:id="7432" w:name="_Toc183455835"/>
              <w:bookmarkStart w:id="7433" w:name="_Toc184406169"/>
              <w:bookmarkStart w:id="7434" w:name="_Toc184407428"/>
              <w:bookmarkStart w:id="7435" w:name="_Toc184408376"/>
              <w:bookmarkStart w:id="7436" w:name="_Toc184409324"/>
              <w:bookmarkStart w:id="7437" w:name="_Toc184813110"/>
              <w:bookmarkEnd w:id="7428"/>
              <w:bookmarkEnd w:id="7429"/>
              <w:bookmarkEnd w:id="7430"/>
              <w:bookmarkEnd w:id="7431"/>
              <w:bookmarkEnd w:id="7432"/>
              <w:bookmarkEnd w:id="7433"/>
              <w:bookmarkEnd w:id="7434"/>
              <w:bookmarkEnd w:id="7435"/>
              <w:bookmarkEnd w:id="7436"/>
              <w:bookmarkEnd w:id="7437"/>
            </w:del>
          </w:p>
        </w:tc>
        <w:tc>
          <w:tcPr>
            <w:tcW w:w="1405" w:type="dxa"/>
          </w:tcPr>
          <w:p w14:paraId="0B199BBB" w14:textId="57CCE5DF" w:rsidR="001C1935" w:rsidRPr="003A44DC" w:rsidDel="00471E7D" w:rsidRDefault="001C1935">
            <w:pPr>
              <w:spacing w:before="0" w:line="240" w:lineRule="auto"/>
              <w:contextualSpacing w:val="0"/>
              <w:jc w:val="left"/>
              <w:rPr>
                <w:del w:id="7438" w:author="Phuong Truong Thi" w:date="2024-10-08T18:00:00Z"/>
                <w:rFonts w:ascii="Times New Roman" w:eastAsia="Times New Roman" w:hAnsi="Times New Roman"/>
                <w:color w:val="000000"/>
                <w:sz w:val="24"/>
                <w:szCs w:val="24"/>
                <w:lang w:eastAsia="vi-VN"/>
              </w:rPr>
            </w:pPr>
            <w:del w:id="7439" w:author="Phuong Truong Thi" w:date="2024-10-08T18:00:00Z">
              <w:r w:rsidDel="00471E7D">
                <w:rPr>
                  <w:rFonts w:ascii="Times New Roman" w:eastAsia="Times New Roman" w:hAnsi="Times New Roman"/>
                  <w:color w:val="000000"/>
                  <w:sz w:val="24"/>
                  <w:szCs w:val="24"/>
                  <w:lang w:eastAsia="vi-VN"/>
                </w:rPr>
                <w:delText>Date</w:delText>
              </w:r>
              <w:bookmarkStart w:id="7440" w:name="_Toc180597978"/>
              <w:bookmarkStart w:id="7441" w:name="_Toc180598742"/>
              <w:bookmarkStart w:id="7442" w:name="_Toc181872487"/>
              <w:bookmarkStart w:id="7443" w:name="_Toc183454884"/>
              <w:bookmarkStart w:id="7444" w:name="_Toc183455836"/>
              <w:bookmarkStart w:id="7445" w:name="_Toc184406170"/>
              <w:bookmarkStart w:id="7446" w:name="_Toc184407429"/>
              <w:bookmarkStart w:id="7447" w:name="_Toc184408377"/>
              <w:bookmarkStart w:id="7448" w:name="_Toc184409325"/>
              <w:bookmarkStart w:id="7449" w:name="_Toc184813111"/>
              <w:bookmarkEnd w:id="7440"/>
              <w:bookmarkEnd w:id="7441"/>
              <w:bookmarkEnd w:id="7442"/>
              <w:bookmarkEnd w:id="7443"/>
              <w:bookmarkEnd w:id="7444"/>
              <w:bookmarkEnd w:id="7445"/>
              <w:bookmarkEnd w:id="7446"/>
              <w:bookmarkEnd w:id="7447"/>
              <w:bookmarkEnd w:id="7448"/>
              <w:bookmarkEnd w:id="7449"/>
            </w:del>
          </w:p>
        </w:tc>
        <w:tc>
          <w:tcPr>
            <w:tcW w:w="2670" w:type="dxa"/>
            <w:shd w:val="clear" w:color="auto" w:fill="auto"/>
            <w:noWrap/>
            <w:vAlign w:val="center"/>
          </w:tcPr>
          <w:p w14:paraId="70780DCD" w14:textId="6A9B8356" w:rsidR="001C1935" w:rsidRPr="003A44DC" w:rsidDel="00471E7D" w:rsidRDefault="001C1935">
            <w:pPr>
              <w:spacing w:before="0" w:line="240" w:lineRule="auto"/>
              <w:contextualSpacing w:val="0"/>
              <w:rPr>
                <w:del w:id="7450" w:author="Phuong Truong Thi" w:date="2024-10-08T18:00:00Z"/>
                <w:rFonts w:ascii="Times New Roman" w:eastAsia="Times New Roman" w:hAnsi="Times New Roman"/>
                <w:color w:val="000000"/>
                <w:sz w:val="24"/>
                <w:szCs w:val="24"/>
                <w:lang w:val="vi-VN" w:eastAsia="vi-VN"/>
              </w:rPr>
            </w:pPr>
            <w:bookmarkStart w:id="7451" w:name="_Toc180597979"/>
            <w:bookmarkStart w:id="7452" w:name="_Toc180598743"/>
            <w:bookmarkStart w:id="7453" w:name="_Toc181872488"/>
            <w:bookmarkStart w:id="7454" w:name="_Toc183454885"/>
            <w:bookmarkStart w:id="7455" w:name="_Toc183455837"/>
            <w:bookmarkStart w:id="7456" w:name="_Toc184406171"/>
            <w:bookmarkStart w:id="7457" w:name="_Toc184407430"/>
            <w:bookmarkStart w:id="7458" w:name="_Toc184408378"/>
            <w:bookmarkStart w:id="7459" w:name="_Toc184409326"/>
            <w:bookmarkStart w:id="7460" w:name="_Toc184813112"/>
            <w:bookmarkEnd w:id="7451"/>
            <w:bookmarkEnd w:id="7452"/>
            <w:bookmarkEnd w:id="7453"/>
            <w:bookmarkEnd w:id="7454"/>
            <w:bookmarkEnd w:id="7455"/>
            <w:bookmarkEnd w:id="7456"/>
            <w:bookmarkEnd w:id="7457"/>
            <w:bookmarkEnd w:id="7458"/>
            <w:bookmarkEnd w:id="7459"/>
            <w:bookmarkEnd w:id="7460"/>
          </w:p>
        </w:tc>
        <w:bookmarkStart w:id="7461" w:name="_Toc180597980"/>
        <w:bookmarkStart w:id="7462" w:name="_Toc180598744"/>
        <w:bookmarkStart w:id="7463" w:name="_Toc181872489"/>
        <w:bookmarkStart w:id="7464" w:name="_Toc183454886"/>
        <w:bookmarkStart w:id="7465" w:name="_Toc183455838"/>
        <w:bookmarkStart w:id="7466" w:name="_Toc184406172"/>
        <w:bookmarkStart w:id="7467" w:name="_Toc184407431"/>
        <w:bookmarkStart w:id="7468" w:name="_Toc184408379"/>
        <w:bookmarkStart w:id="7469" w:name="_Toc184409327"/>
        <w:bookmarkStart w:id="7470" w:name="_Toc184813113"/>
        <w:bookmarkEnd w:id="7461"/>
        <w:bookmarkEnd w:id="7462"/>
        <w:bookmarkEnd w:id="7463"/>
        <w:bookmarkEnd w:id="7464"/>
        <w:bookmarkEnd w:id="7465"/>
        <w:bookmarkEnd w:id="7466"/>
        <w:bookmarkEnd w:id="7467"/>
        <w:bookmarkEnd w:id="7468"/>
        <w:bookmarkEnd w:id="7469"/>
        <w:bookmarkEnd w:id="7470"/>
      </w:tr>
      <w:tr w:rsidR="001C1935" w:rsidRPr="00AC685F" w:rsidDel="00471E7D" w14:paraId="646BC836" w14:textId="3475BFAC" w:rsidTr="001C1935">
        <w:trPr>
          <w:trHeight w:val="276"/>
          <w:del w:id="7471" w:author="Phuong Truong Thi" w:date="2024-10-08T18:00:00Z"/>
        </w:trPr>
        <w:tc>
          <w:tcPr>
            <w:tcW w:w="936" w:type="dxa"/>
            <w:shd w:val="clear" w:color="auto" w:fill="auto"/>
            <w:vAlign w:val="center"/>
            <w:hideMark/>
          </w:tcPr>
          <w:p w14:paraId="171EBBFF" w14:textId="090E7B5C" w:rsidR="001C1935" w:rsidRPr="00E6562C" w:rsidDel="00471E7D" w:rsidRDefault="001C1935">
            <w:pPr>
              <w:pStyle w:val="ListParagraph"/>
              <w:numPr>
                <w:ilvl w:val="0"/>
                <w:numId w:val="77"/>
              </w:numPr>
              <w:spacing w:before="0" w:line="240" w:lineRule="auto"/>
              <w:contextualSpacing w:val="0"/>
              <w:jc w:val="center"/>
              <w:rPr>
                <w:del w:id="7472" w:author="Phuong Truong Thi" w:date="2024-10-08T18:00:00Z"/>
                <w:rFonts w:eastAsia="Times New Roman"/>
                <w:color w:val="000000"/>
                <w:szCs w:val="24"/>
                <w:lang w:eastAsia="vi-VN"/>
              </w:rPr>
            </w:pPr>
            <w:bookmarkStart w:id="7473" w:name="_Toc180597981"/>
            <w:bookmarkStart w:id="7474" w:name="_Toc180598745"/>
            <w:bookmarkStart w:id="7475" w:name="_Toc181872490"/>
            <w:bookmarkStart w:id="7476" w:name="_Toc183454887"/>
            <w:bookmarkStart w:id="7477" w:name="_Toc183455839"/>
            <w:bookmarkStart w:id="7478" w:name="_Toc184406173"/>
            <w:bookmarkStart w:id="7479" w:name="_Toc184407432"/>
            <w:bookmarkStart w:id="7480" w:name="_Toc184408380"/>
            <w:bookmarkStart w:id="7481" w:name="_Toc184409328"/>
            <w:bookmarkStart w:id="7482" w:name="_Toc184813114"/>
            <w:bookmarkEnd w:id="7473"/>
            <w:bookmarkEnd w:id="7474"/>
            <w:bookmarkEnd w:id="7475"/>
            <w:bookmarkEnd w:id="7476"/>
            <w:bookmarkEnd w:id="7477"/>
            <w:bookmarkEnd w:id="7478"/>
            <w:bookmarkEnd w:id="7479"/>
            <w:bookmarkEnd w:id="7480"/>
            <w:bookmarkEnd w:id="7481"/>
            <w:bookmarkEnd w:id="7482"/>
          </w:p>
        </w:tc>
        <w:tc>
          <w:tcPr>
            <w:tcW w:w="2329" w:type="dxa"/>
            <w:shd w:val="clear" w:color="auto" w:fill="auto"/>
            <w:vAlign w:val="bottom"/>
          </w:tcPr>
          <w:p w14:paraId="111ED1C6" w14:textId="36B86BB0" w:rsidR="001C1935" w:rsidRPr="005B43AE" w:rsidDel="00471E7D" w:rsidRDefault="001C1935">
            <w:pPr>
              <w:spacing w:before="0" w:line="240" w:lineRule="auto"/>
              <w:contextualSpacing w:val="0"/>
              <w:rPr>
                <w:del w:id="7483" w:author="Phuong Truong Thi" w:date="2024-10-08T18:00:00Z"/>
                <w:rFonts w:ascii="Times New Roman" w:eastAsia="Times New Roman" w:hAnsi="Times New Roman"/>
                <w:color w:val="000000"/>
                <w:sz w:val="24"/>
                <w:szCs w:val="24"/>
                <w:lang w:val="vi-VN" w:eastAsia="vi-VN"/>
              </w:rPr>
            </w:pPr>
            <w:del w:id="7484" w:author="Phuong Truong Thi" w:date="2024-10-08T18:00:00Z">
              <w:r w:rsidRPr="005B43AE" w:rsidDel="00471E7D">
                <w:rPr>
                  <w:rFonts w:ascii="Times New Roman" w:hAnsi="Times New Roman"/>
                  <w:color w:val="000000"/>
                  <w:sz w:val="24"/>
                  <w:szCs w:val="24"/>
                </w:rPr>
                <w:delText>Chức vụ</w:delText>
              </w:r>
              <w:bookmarkStart w:id="7485" w:name="_Toc180597982"/>
              <w:bookmarkStart w:id="7486" w:name="_Toc180598746"/>
              <w:bookmarkStart w:id="7487" w:name="_Toc181872491"/>
              <w:bookmarkStart w:id="7488" w:name="_Toc183454888"/>
              <w:bookmarkStart w:id="7489" w:name="_Toc183455840"/>
              <w:bookmarkStart w:id="7490" w:name="_Toc184406174"/>
              <w:bookmarkStart w:id="7491" w:name="_Toc184407433"/>
              <w:bookmarkStart w:id="7492" w:name="_Toc184408381"/>
              <w:bookmarkStart w:id="7493" w:name="_Toc184409329"/>
              <w:bookmarkStart w:id="7494" w:name="_Toc184813115"/>
              <w:bookmarkEnd w:id="7485"/>
              <w:bookmarkEnd w:id="7486"/>
              <w:bookmarkEnd w:id="7487"/>
              <w:bookmarkEnd w:id="7488"/>
              <w:bookmarkEnd w:id="7489"/>
              <w:bookmarkEnd w:id="7490"/>
              <w:bookmarkEnd w:id="7491"/>
              <w:bookmarkEnd w:id="7492"/>
              <w:bookmarkEnd w:id="7493"/>
              <w:bookmarkEnd w:id="7494"/>
            </w:del>
          </w:p>
        </w:tc>
        <w:tc>
          <w:tcPr>
            <w:tcW w:w="1405" w:type="dxa"/>
          </w:tcPr>
          <w:p w14:paraId="66624BE1" w14:textId="3CCB260E" w:rsidR="001C1935" w:rsidRPr="003A44DC" w:rsidDel="00471E7D" w:rsidRDefault="001C1935">
            <w:pPr>
              <w:spacing w:before="0" w:line="240" w:lineRule="auto"/>
              <w:contextualSpacing w:val="0"/>
              <w:jc w:val="left"/>
              <w:rPr>
                <w:del w:id="7495" w:author="Phuong Truong Thi" w:date="2024-10-08T18:00:00Z"/>
                <w:rFonts w:ascii="Times New Roman" w:eastAsia="Times New Roman" w:hAnsi="Times New Roman"/>
                <w:color w:val="000000"/>
                <w:sz w:val="24"/>
                <w:szCs w:val="24"/>
                <w:lang w:eastAsia="vi-VN"/>
              </w:rPr>
            </w:pPr>
            <w:del w:id="7496" w:author="Phuong Truong Thi" w:date="2024-10-08T18:00:00Z">
              <w:r w:rsidDel="00471E7D">
                <w:rPr>
                  <w:rFonts w:ascii="Times New Roman" w:eastAsia="Times New Roman" w:hAnsi="Times New Roman"/>
                  <w:color w:val="000000"/>
                  <w:sz w:val="24"/>
                  <w:szCs w:val="24"/>
                  <w:lang w:eastAsia="vi-VN"/>
                </w:rPr>
                <w:delText>Date</w:delText>
              </w:r>
              <w:bookmarkStart w:id="7497" w:name="_Toc180597983"/>
              <w:bookmarkStart w:id="7498" w:name="_Toc180598747"/>
              <w:bookmarkStart w:id="7499" w:name="_Toc181872492"/>
              <w:bookmarkStart w:id="7500" w:name="_Toc183454889"/>
              <w:bookmarkStart w:id="7501" w:name="_Toc183455841"/>
              <w:bookmarkStart w:id="7502" w:name="_Toc184406175"/>
              <w:bookmarkStart w:id="7503" w:name="_Toc184407434"/>
              <w:bookmarkStart w:id="7504" w:name="_Toc184408382"/>
              <w:bookmarkStart w:id="7505" w:name="_Toc184409330"/>
              <w:bookmarkStart w:id="7506" w:name="_Toc184813116"/>
              <w:bookmarkEnd w:id="7497"/>
              <w:bookmarkEnd w:id="7498"/>
              <w:bookmarkEnd w:id="7499"/>
              <w:bookmarkEnd w:id="7500"/>
              <w:bookmarkEnd w:id="7501"/>
              <w:bookmarkEnd w:id="7502"/>
              <w:bookmarkEnd w:id="7503"/>
              <w:bookmarkEnd w:id="7504"/>
              <w:bookmarkEnd w:id="7505"/>
              <w:bookmarkEnd w:id="7506"/>
            </w:del>
          </w:p>
        </w:tc>
        <w:tc>
          <w:tcPr>
            <w:tcW w:w="2670" w:type="dxa"/>
            <w:shd w:val="clear" w:color="auto" w:fill="auto"/>
            <w:noWrap/>
            <w:vAlign w:val="center"/>
          </w:tcPr>
          <w:p w14:paraId="6405E45B" w14:textId="587FA8A6" w:rsidR="001C1935" w:rsidRPr="003A44DC" w:rsidDel="00471E7D" w:rsidRDefault="001C1935">
            <w:pPr>
              <w:spacing w:before="0" w:line="240" w:lineRule="auto"/>
              <w:contextualSpacing w:val="0"/>
              <w:rPr>
                <w:del w:id="7507" w:author="Phuong Truong Thi" w:date="2024-10-08T18:00:00Z"/>
                <w:rFonts w:ascii="Times New Roman" w:eastAsia="Times New Roman" w:hAnsi="Times New Roman"/>
                <w:color w:val="000000"/>
                <w:sz w:val="24"/>
                <w:szCs w:val="24"/>
                <w:lang w:val="vi-VN" w:eastAsia="vi-VN"/>
              </w:rPr>
            </w:pPr>
            <w:bookmarkStart w:id="7508" w:name="_Toc180597984"/>
            <w:bookmarkStart w:id="7509" w:name="_Toc180598748"/>
            <w:bookmarkStart w:id="7510" w:name="_Toc181872493"/>
            <w:bookmarkStart w:id="7511" w:name="_Toc183454890"/>
            <w:bookmarkStart w:id="7512" w:name="_Toc183455842"/>
            <w:bookmarkStart w:id="7513" w:name="_Toc184406176"/>
            <w:bookmarkStart w:id="7514" w:name="_Toc184407435"/>
            <w:bookmarkStart w:id="7515" w:name="_Toc184408383"/>
            <w:bookmarkStart w:id="7516" w:name="_Toc184409331"/>
            <w:bookmarkStart w:id="7517" w:name="_Toc184813117"/>
            <w:bookmarkEnd w:id="7508"/>
            <w:bookmarkEnd w:id="7509"/>
            <w:bookmarkEnd w:id="7510"/>
            <w:bookmarkEnd w:id="7511"/>
            <w:bookmarkEnd w:id="7512"/>
            <w:bookmarkEnd w:id="7513"/>
            <w:bookmarkEnd w:id="7514"/>
            <w:bookmarkEnd w:id="7515"/>
            <w:bookmarkEnd w:id="7516"/>
            <w:bookmarkEnd w:id="7517"/>
          </w:p>
        </w:tc>
        <w:bookmarkStart w:id="7518" w:name="_Toc180597985"/>
        <w:bookmarkStart w:id="7519" w:name="_Toc180598749"/>
        <w:bookmarkStart w:id="7520" w:name="_Toc181872494"/>
        <w:bookmarkStart w:id="7521" w:name="_Toc183454891"/>
        <w:bookmarkStart w:id="7522" w:name="_Toc183455843"/>
        <w:bookmarkStart w:id="7523" w:name="_Toc184406177"/>
        <w:bookmarkStart w:id="7524" w:name="_Toc184407436"/>
        <w:bookmarkStart w:id="7525" w:name="_Toc184408384"/>
        <w:bookmarkStart w:id="7526" w:name="_Toc184409332"/>
        <w:bookmarkStart w:id="7527" w:name="_Toc184813118"/>
        <w:bookmarkEnd w:id="7518"/>
        <w:bookmarkEnd w:id="7519"/>
        <w:bookmarkEnd w:id="7520"/>
        <w:bookmarkEnd w:id="7521"/>
        <w:bookmarkEnd w:id="7522"/>
        <w:bookmarkEnd w:id="7523"/>
        <w:bookmarkEnd w:id="7524"/>
        <w:bookmarkEnd w:id="7525"/>
        <w:bookmarkEnd w:id="7526"/>
        <w:bookmarkEnd w:id="7527"/>
      </w:tr>
      <w:tr w:rsidR="001C1935" w:rsidRPr="00AC685F" w:rsidDel="00471E7D" w14:paraId="4CF0CC21" w14:textId="47E89CED" w:rsidTr="001C1935">
        <w:trPr>
          <w:trHeight w:val="276"/>
          <w:del w:id="7528" w:author="Phuong Truong Thi" w:date="2024-10-08T18:00:00Z"/>
        </w:trPr>
        <w:tc>
          <w:tcPr>
            <w:tcW w:w="936" w:type="dxa"/>
            <w:shd w:val="clear" w:color="auto" w:fill="auto"/>
            <w:vAlign w:val="center"/>
            <w:hideMark/>
          </w:tcPr>
          <w:p w14:paraId="15ECA406" w14:textId="2446FB62" w:rsidR="001C1935" w:rsidRPr="00E6562C" w:rsidDel="00471E7D" w:rsidRDefault="001C1935">
            <w:pPr>
              <w:pStyle w:val="ListParagraph"/>
              <w:numPr>
                <w:ilvl w:val="0"/>
                <w:numId w:val="77"/>
              </w:numPr>
              <w:spacing w:before="0" w:line="240" w:lineRule="auto"/>
              <w:contextualSpacing w:val="0"/>
              <w:jc w:val="center"/>
              <w:rPr>
                <w:del w:id="7529" w:author="Phuong Truong Thi" w:date="2024-10-08T18:00:00Z"/>
                <w:rFonts w:eastAsia="Times New Roman"/>
                <w:color w:val="000000"/>
                <w:szCs w:val="24"/>
                <w:lang w:eastAsia="vi-VN"/>
              </w:rPr>
            </w:pPr>
            <w:bookmarkStart w:id="7530" w:name="_Toc180597986"/>
            <w:bookmarkStart w:id="7531" w:name="_Toc180598750"/>
            <w:bookmarkStart w:id="7532" w:name="_Toc181872495"/>
            <w:bookmarkStart w:id="7533" w:name="_Toc183454892"/>
            <w:bookmarkStart w:id="7534" w:name="_Toc183455844"/>
            <w:bookmarkStart w:id="7535" w:name="_Toc184406178"/>
            <w:bookmarkStart w:id="7536" w:name="_Toc184407437"/>
            <w:bookmarkStart w:id="7537" w:name="_Toc184408385"/>
            <w:bookmarkStart w:id="7538" w:name="_Toc184409333"/>
            <w:bookmarkStart w:id="7539" w:name="_Toc184813119"/>
            <w:bookmarkEnd w:id="7530"/>
            <w:bookmarkEnd w:id="7531"/>
            <w:bookmarkEnd w:id="7532"/>
            <w:bookmarkEnd w:id="7533"/>
            <w:bookmarkEnd w:id="7534"/>
            <w:bookmarkEnd w:id="7535"/>
            <w:bookmarkEnd w:id="7536"/>
            <w:bookmarkEnd w:id="7537"/>
            <w:bookmarkEnd w:id="7538"/>
            <w:bookmarkEnd w:id="7539"/>
          </w:p>
        </w:tc>
        <w:tc>
          <w:tcPr>
            <w:tcW w:w="2329" w:type="dxa"/>
            <w:shd w:val="clear" w:color="auto" w:fill="auto"/>
            <w:vAlign w:val="bottom"/>
          </w:tcPr>
          <w:p w14:paraId="325D3CF1" w14:textId="6DEB3D58" w:rsidR="001C1935" w:rsidRPr="005B43AE" w:rsidDel="00471E7D" w:rsidRDefault="001C1935">
            <w:pPr>
              <w:spacing w:before="0" w:line="240" w:lineRule="auto"/>
              <w:contextualSpacing w:val="0"/>
              <w:rPr>
                <w:del w:id="7540" w:author="Phuong Truong Thi" w:date="2024-10-08T18:00:00Z"/>
                <w:rFonts w:ascii="Times New Roman" w:eastAsia="Times New Roman" w:hAnsi="Times New Roman"/>
                <w:color w:val="000000"/>
                <w:sz w:val="24"/>
                <w:szCs w:val="24"/>
                <w:lang w:val="vi-VN" w:eastAsia="vi-VN"/>
              </w:rPr>
            </w:pPr>
            <w:del w:id="7541" w:author="Phuong Truong Thi" w:date="2024-10-08T18:00:00Z">
              <w:r w:rsidRPr="005B43AE" w:rsidDel="00471E7D">
                <w:rPr>
                  <w:rFonts w:ascii="Times New Roman" w:hAnsi="Times New Roman"/>
                  <w:color w:val="000000"/>
                  <w:sz w:val="24"/>
                  <w:szCs w:val="24"/>
                </w:rPr>
                <w:delText>Tên chi nhánh quản lý CBBH</w:delText>
              </w:r>
              <w:bookmarkStart w:id="7542" w:name="_Toc180597987"/>
              <w:bookmarkStart w:id="7543" w:name="_Toc180598751"/>
              <w:bookmarkStart w:id="7544" w:name="_Toc181872496"/>
              <w:bookmarkStart w:id="7545" w:name="_Toc183454893"/>
              <w:bookmarkStart w:id="7546" w:name="_Toc183455845"/>
              <w:bookmarkStart w:id="7547" w:name="_Toc184406179"/>
              <w:bookmarkStart w:id="7548" w:name="_Toc184407438"/>
              <w:bookmarkStart w:id="7549" w:name="_Toc184408386"/>
              <w:bookmarkStart w:id="7550" w:name="_Toc184409334"/>
              <w:bookmarkStart w:id="7551" w:name="_Toc184813120"/>
              <w:bookmarkEnd w:id="7542"/>
              <w:bookmarkEnd w:id="7543"/>
              <w:bookmarkEnd w:id="7544"/>
              <w:bookmarkEnd w:id="7545"/>
              <w:bookmarkEnd w:id="7546"/>
              <w:bookmarkEnd w:id="7547"/>
              <w:bookmarkEnd w:id="7548"/>
              <w:bookmarkEnd w:id="7549"/>
              <w:bookmarkEnd w:id="7550"/>
              <w:bookmarkEnd w:id="7551"/>
            </w:del>
          </w:p>
        </w:tc>
        <w:tc>
          <w:tcPr>
            <w:tcW w:w="1405" w:type="dxa"/>
          </w:tcPr>
          <w:p w14:paraId="3DF7BD52" w14:textId="50FD3AFA" w:rsidR="001C1935" w:rsidRPr="003A44DC" w:rsidDel="00471E7D" w:rsidRDefault="001C1935">
            <w:pPr>
              <w:spacing w:before="0" w:line="240" w:lineRule="auto"/>
              <w:contextualSpacing w:val="0"/>
              <w:jc w:val="left"/>
              <w:rPr>
                <w:del w:id="7552" w:author="Phuong Truong Thi" w:date="2024-10-08T18:00:00Z"/>
                <w:rFonts w:ascii="Times New Roman" w:eastAsia="Times New Roman" w:hAnsi="Times New Roman"/>
                <w:color w:val="000000"/>
                <w:sz w:val="24"/>
                <w:szCs w:val="24"/>
                <w:lang w:eastAsia="vi-VN"/>
              </w:rPr>
            </w:pPr>
            <w:del w:id="7553" w:author="Phuong Truong Thi" w:date="2024-10-08T18:00:00Z">
              <w:r w:rsidDel="00471E7D">
                <w:rPr>
                  <w:rFonts w:ascii="Times New Roman" w:eastAsia="Times New Roman" w:hAnsi="Times New Roman"/>
                  <w:color w:val="000000"/>
                  <w:sz w:val="24"/>
                  <w:szCs w:val="24"/>
                  <w:lang w:eastAsia="vi-VN"/>
                </w:rPr>
                <w:delText>Text link</w:delText>
              </w:r>
              <w:bookmarkStart w:id="7554" w:name="_Toc180597988"/>
              <w:bookmarkStart w:id="7555" w:name="_Toc180598752"/>
              <w:bookmarkStart w:id="7556" w:name="_Toc181872497"/>
              <w:bookmarkStart w:id="7557" w:name="_Toc183454894"/>
              <w:bookmarkStart w:id="7558" w:name="_Toc183455846"/>
              <w:bookmarkStart w:id="7559" w:name="_Toc184406180"/>
              <w:bookmarkStart w:id="7560" w:name="_Toc184407439"/>
              <w:bookmarkStart w:id="7561" w:name="_Toc184408387"/>
              <w:bookmarkStart w:id="7562" w:name="_Toc184409335"/>
              <w:bookmarkStart w:id="7563" w:name="_Toc184813121"/>
              <w:bookmarkEnd w:id="7554"/>
              <w:bookmarkEnd w:id="7555"/>
              <w:bookmarkEnd w:id="7556"/>
              <w:bookmarkEnd w:id="7557"/>
              <w:bookmarkEnd w:id="7558"/>
              <w:bookmarkEnd w:id="7559"/>
              <w:bookmarkEnd w:id="7560"/>
              <w:bookmarkEnd w:id="7561"/>
              <w:bookmarkEnd w:id="7562"/>
              <w:bookmarkEnd w:id="7563"/>
            </w:del>
          </w:p>
        </w:tc>
        <w:tc>
          <w:tcPr>
            <w:tcW w:w="2670" w:type="dxa"/>
            <w:shd w:val="clear" w:color="auto" w:fill="auto"/>
            <w:noWrap/>
            <w:vAlign w:val="center"/>
          </w:tcPr>
          <w:p w14:paraId="6426CF79" w14:textId="1DCC7671" w:rsidR="001C1935" w:rsidRPr="003A44DC" w:rsidDel="00471E7D" w:rsidRDefault="001C1935">
            <w:pPr>
              <w:spacing w:before="0" w:line="240" w:lineRule="auto"/>
              <w:contextualSpacing w:val="0"/>
              <w:rPr>
                <w:del w:id="7564" w:author="Phuong Truong Thi" w:date="2024-10-08T18:00:00Z"/>
                <w:rFonts w:ascii="Times New Roman" w:eastAsia="Times New Roman" w:hAnsi="Times New Roman"/>
                <w:color w:val="000000"/>
                <w:sz w:val="24"/>
                <w:szCs w:val="24"/>
                <w:lang w:val="vi-VN" w:eastAsia="vi-VN"/>
              </w:rPr>
            </w:pPr>
            <w:bookmarkStart w:id="7565" w:name="_Toc180597989"/>
            <w:bookmarkStart w:id="7566" w:name="_Toc180598753"/>
            <w:bookmarkStart w:id="7567" w:name="_Toc181872498"/>
            <w:bookmarkStart w:id="7568" w:name="_Toc183454895"/>
            <w:bookmarkStart w:id="7569" w:name="_Toc183455847"/>
            <w:bookmarkStart w:id="7570" w:name="_Toc184406181"/>
            <w:bookmarkStart w:id="7571" w:name="_Toc184407440"/>
            <w:bookmarkStart w:id="7572" w:name="_Toc184408388"/>
            <w:bookmarkStart w:id="7573" w:name="_Toc184409336"/>
            <w:bookmarkStart w:id="7574" w:name="_Toc184813122"/>
            <w:bookmarkEnd w:id="7565"/>
            <w:bookmarkEnd w:id="7566"/>
            <w:bookmarkEnd w:id="7567"/>
            <w:bookmarkEnd w:id="7568"/>
            <w:bookmarkEnd w:id="7569"/>
            <w:bookmarkEnd w:id="7570"/>
            <w:bookmarkEnd w:id="7571"/>
            <w:bookmarkEnd w:id="7572"/>
            <w:bookmarkEnd w:id="7573"/>
            <w:bookmarkEnd w:id="7574"/>
          </w:p>
        </w:tc>
        <w:bookmarkStart w:id="7575" w:name="_Toc180597990"/>
        <w:bookmarkStart w:id="7576" w:name="_Toc180598754"/>
        <w:bookmarkStart w:id="7577" w:name="_Toc181872499"/>
        <w:bookmarkStart w:id="7578" w:name="_Toc183454896"/>
        <w:bookmarkStart w:id="7579" w:name="_Toc183455848"/>
        <w:bookmarkStart w:id="7580" w:name="_Toc184406182"/>
        <w:bookmarkStart w:id="7581" w:name="_Toc184407441"/>
        <w:bookmarkStart w:id="7582" w:name="_Toc184408389"/>
        <w:bookmarkStart w:id="7583" w:name="_Toc184409337"/>
        <w:bookmarkStart w:id="7584" w:name="_Toc184813123"/>
        <w:bookmarkEnd w:id="7575"/>
        <w:bookmarkEnd w:id="7576"/>
        <w:bookmarkEnd w:id="7577"/>
        <w:bookmarkEnd w:id="7578"/>
        <w:bookmarkEnd w:id="7579"/>
        <w:bookmarkEnd w:id="7580"/>
        <w:bookmarkEnd w:id="7581"/>
        <w:bookmarkEnd w:id="7582"/>
        <w:bookmarkEnd w:id="7583"/>
        <w:bookmarkEnd w:id="7584"/>
      </w:tr>
    </w:tbl>
    <w:p w14:paraId="637F0B5D" w14:textId="1B454D76" w:rsidR="009025B8" w:rsidDel="00890E54" w:rsidRDefault="00815A62" w:rsidP="005C2997">
      <w:pPr>
        <w:pStyle w:val="Heading31"/>
        <w:rPr>
          <w:del w:id="7585" w:author="Phuong Truong Thi" w:date="2024-11-20T12:58:00Z"/>
          <w:sz w:val="24"/>
          <w:szCs w:val="24"/>
        </w:rPr>
      </w:pPr>
      <w:commentRangeStart w:id="7586"/>
      <w:commentRangeStart w:id="7587"/>
      <w:del w:id="7588" w:author="Phuong Truong Thi" w:date="2024-11-20T12:58:00Z">
        <w:r w:rsidDel="00890E54">
          <w:rPr>
            <w:sz w:val="24"/>
            <w:szCs w:val="24"/>
          </w:rPr>
          <w:delText xml:space="preserve">Các </w:delText>
        </w:r>
        <w:r w:rsidR="00ED5AD9" w:rsidDel="00890E54">
          <w:rPr>
            <w:sz w:val="24"/>
            <w:szCs w:val="24"/>
          </w:rPr>
          <w:delText>tính</w:delText>
        </w:r>
        <w:r w:rsidDel="00890E54">
          <w:rPr>
            <w:sz w:val="24"/>
            <w:szCs w:val="24"/>
          </w:rPr>
          <w:delText xml:space="preserve"> năng trên danh sách tất cả </w:delText>
        </w:r>
        <w:r w:rsidR="00EA757D" w:rsidDel="00890E54">
          <w:rPr>
            <w:sz w:val="24"/>
            <w:szCs w:val="24"/>
          </w:rPr>
          <w:delText>khách hàng</w:delText>
        </w:r>
        <w:commentRangeEnd w:id="7586"/>
        <w:r w:rsidR="0001460C" w:rsidDel="00890E54">
          <w:rPr>
            <w:rStyle w:val="CommentReference"/>
            <w:rFonts w:ascii="Arial" w:eastAsia="Calibri" w:hAnsi="Arial"/>
            <w:b w:val="0"/>
            <w:bCs w:val="0"/>
            <w:lang w:val="x-none"/>
          </w:rPr>
          <w:commentReference w:id="7586"/>
        </w:r>
        <w:commentRangeEnd w:id="7587"/>
        <w:r w:rsidR="00872D81" w:rsidDel="00890E54">
          <w:rPr>
            <w:rStyle w:val="CommentReference"/>
            <w:rFonts w:ascii="Arial" w:eastAsia="Calibri" w:hAnsi="Arial"/>
            <w:b w:val="0"/>
            <w:bCs w:val="0"/>
            <w:lang w:val="x-none"/>
          </w:rPr>
          <w:commentReference w:id="7587"/>
        </w:r>
        <w:bookmarkStart w:id="7589" w:name="_Toc183454897"/>
        <w:bookmarkStart w:id="7590" w:name="_Toc183455849"/>
        <w:bookmarkStart w:id="7591" w:name="_Toc184406183"/>
        <w:bookmarkStart w:id="7592" w:name="_Toc184407442"/>
        <w:bookmarkStart w:id="7593" w:name="_Toc184408390"/>
        <w:bookmarkStart w:id="7594" w:name="_Toc184409338"/>
        <w:bookmarkStart w:id="7595" w:name="_Toc184813124"/>
        <w:bookmarkEnd w:id="7589"/>
        <w:bookmarkEnd w:id="7590"/>
        <w:bookmarkEnd w:id="7591"/>
        <w:bookmarkEnd w:id="7592"/>
        <w:bookmarkEnd w:id="7593"/>
        <w:bookmarkEnd w:id="7594"/>
        <w:bookmarkEnd w:id="7595"/>
      </w:del>
    </w:p>
    <w:p w14:paraId="7CB7FB86" w14:textId="0FE8F01B" w:rsidR="005C2997" w:rsidDel="00890E54" w:rsidRDefault="00ED5AD9" w:rsidP="00BB69B9">
      <w:pPr>
        <w:pStyle w:val="Heading31"/>
        <w:numPr>
          <w:ilvl w:val="0"/>
          <w:numId w:val="139"/>
        </w:numPr>
        <w:ind w:hanging="630"/>
        <w:outlineLvl w:val="9"/>
        <w:rPr>
          <w:del w:id="7596" w:author="Phuong Truong Thi" w:date="2024-11-20T12:58:00Z"/>
          <w:sz w:val="24"/>
          <w:szCs w:val="24"/>
        </w:rPr>
      </w:pPr>
      <w:del w:id="7597" w:author="Phuong Truong Thi" w:date="2024-11-20T12:58:00Z">
        <w:r w:rsidDel="00890E54">
          <w:rPr>
            <w:sz w:val="24"/>
            <w:szCs w:val="24"/>
          </w:rPr>
          <w:delText>Tính năng</w:delText>
        </w:r>
        <w:commentRangeStart w:id="7598"/>
        <w:r w:rsidR="005C2997" w:rsidDel="00890E54">
          <w:rPr>
            <w:sz w:val="24"/>
            <w:szCs w:val="24"/>
          </w:rPr>
          <w:delText xml:space="preserve"> Search in list</w:delText>
        </w:r>
        <w:r w:rsidR="00197EF2" w:rsidDel="00890E54">
          <w:rPr>
            <w:sz w:val="24"/>
            <w:szCs w:val="24"/>
          </w:rPr>
          <w:delText xml:space="preserve"> </w:delText>
        </w:r>
        <w:commentRangeEnd w:id="7598"/>
        <w:r w:rsidR="00F002BC" w:rsidDel="00890E54">
          <w:rPr>
            <w:rStyle w:val="CommentReference"/>
            <w:rFonts w:ascii="Arial" w:eastAsia="Calibri" w:hAnsi="Arial"/>
            <w:b w:val="0"/>
            <w:bCs w:val="0"/>
            <w:lang w:val="x-none"/>
          </w:rPr>
          <w:commentReference w:id="7598"/>
        </w:r>
        <w:bookmarkStart w:id="7599" w:name="_Toc183454898"/>
        <w:bookmarkStart w:id="7600" w:name="_Toc183455850"/>
        <w:bookmarkStart w:id="7601" w:name="_Toc184406184"/>
        <w:bookmarkStart w:id="7602" w:name="_Toc184407443"/>
        <w:bookmarkStart w:id="7603" w:name="_Toc184408391"/>
        <w:bookmarkStart w:id="7604" w:name="_Toc184409339"/>
        <w:bookmarkStart w:id="7605" w:name="_Toc184813125"/>
        <w:bookmarkEnd w:id="7599"/>
        <w:bookmarkEnd w:id="7600"/>
        <w:bookmarkEnd w:id="7601"/>
        <w:bookmarkEnd w:id="7602"/>
        <w:bookmarkEnd w:id="7603"/>
        <w:bookmarkEnd w:id="7604"/>
        <w:bookmarkEnd w:id="7605"/>
      </w:del>
    </w:p>
    <w:p w14:paraId="0C18C757" w14:textId="0A567FE7" w:rsidR="003E1E76" w:rsidRPr="00A35866" w:rsidDel="00890E54" w:rsidRDefault="00BB69B9" w:rsidP="00A35866">
      <w:pPr>
        <w:pStyle w:val="ListParagraph"/>
        <w:numPr>
          <w:ilvl w:val="0"/>
          <w:numId w:val="0"/>
        </w:numPr>
        <w:tabs>
          <w:tab w:val="left" w:pos="360"/>
        </w:tabs>
        <w:ind w:left="360" w:hanging="180"/>
        <w:rPr>
          <w:del w:id="7606" w:author="Phuong Truong Thi" w:date="2024-11-20T12:58:00Z"/>
          <w:szCs w:val="24"/>
        </w:rPr>
      </w:pPr>
      <w:del w:id="7607" w:author="Phuong Truong Thi" w:date="2024-11-20T12:58:00Z">
        <w:r w:rsidDel="00890E54">
          <w:rPr>
            <w:szCs w:val="24"/>
          </w:rPr>
          <w:delText>Bước 1:</w:delText>
        </w:r>
        <w:r w:rsidR="00591547" w:rsidDel="00890E54">
          <w:rPr>
            <w:szCs w:val="24"/>
          </w:rPr>
          <w:delText xml:space="preserve"> </w:delText>
        </w:r>
        <w:r w:rsidR="005C2997" w:rsidRPr="00902F80" w:rsidDel="00890E54">
          <w:rPr>
            <w:szCs w:val="24"/>
          </w:rPr>
          <w:delText>Tại màn hình danh sách</w:delText>
        </w:r>
        <w:r w:rsidR="003E1E76" w:rsidDel="00890E54">
          <w:rPr>
            <w:szCs w:val="24"/>
          </w:rPr>
          <w:delText xml:space="preserve"> KH</w:delText>
        </w:r>
        <w:r w:rsidR="005C2997" w:rsidRPr="00902F80" w:rsidDel="00890E54">
          <w:rPr>
            <w:szCs w:val="24"/>
          </w:rPr>
          <w:delText xml:space="preserve">, </w:delText>
        </w:r>
        <w:r w:rsidR="00591547" w:rsidDel="00890E54">
          <w:rPr>
            <w:szCs w:val="24"/>
          </w:rPr>
          <w:delText>User</w:delText>
        </w:r>
        <w:r w:rsidR="005C2997" w:rsidRPr="00902F80" w:rsidDel="00890E54">
          <w:rPr>
            <w:szCs w:val="24"/>
          </w:rPr>
          <w:delText xml:space="preserve"> nhập thông tin tìm kiếm vào search box</w:delText>
        </w:r>
        <w:bookmarkStart w:id="7608" w:name="_Toc183454899"/>
        <w:bookmarkStart w:id="7609" w:name="_Toc183455851"/>
        <w:bookmarkStart w:id="7610" w:name="_Toc184406185"/>
        <w:bookmarkStart w:id="7611" w:name="_Toc184407444"/>
        <w:bookmarkStart w:id="7612" w:name="_Toc184408392"/>
        <w:bookmarkStart w:id="7613" w:name="_Toc184409340"/>
        <w:bookmarkStart w:id="7614" w:name="_Toc184813126"/>
        <w:bookmarkEnd w:id="7608"/>
        <w:bookmarkEnd w:id="7609"/>
        <w:bookmarkEnd w:id="7610"/>
        <w:bookmarkEnd w:id="7611"/>
        <w:bookmarkEnd w:id="7612"/>
        <w:bookmarkEnd w:id="7613"/>
        <w:bookmarkEnd w:id="7614"/>
      </w:del>
    </w:p>
    <w:p w14:paraId="15C56DB1" w14:textId="0FD448BA" w:rsidR="005C2997" w:rsidRPr="00902F80" w:rsidDel="00890E54" w:rsidRDefault="00BB69B9" w:rsidP="005C2997">
      <w:pPr>
        <w:pStyle w:val="ListParagraph"/>
        <w:numPr>
          <w:ilvl w:val="0"/>
          <w:numId w:val="0"/>
        </w:numPr>
        <w:ind w:left="360" w:hanging="180"/>
        <w:rPr>
          <w:del w:id="7615" w:author="Phuong Truong Thi" w:date="2024-11-20T12:58:00Z"/>
          <w:szCs w:val="24"/>
        </w:rPr>
      </w:pPr>
      <w:del w:id="7616" w:author="Phuong Truong Thi" w:date="2024-11-20T12:58:00Z">
        <w:r w:rsidDel="00890E54">
          <w:rPr>
            <w:szCs w:val="24"/>
          </w:rPr>
          <w:delText>Bước 2:</w:delText>
        </w:r>
        <w:r w:rsidR="005C2997" w:rsidRPr="00902F80" w:rsidDel="00890E54">
          <w:rPr>
            <w:szCs w:val="24"/>
          </w:rPr>
          <w:delText xml:space="preserve"> Hệ thống </w:delText>
        </w:r>
        <w:r w:rsidR="00A35866" w:rsidDel="00890E54">
          <w:rPr>
            <w:szCs w:val="24"/>
          </w:rPr>
          <w:delText xml:space="preserve">thực hiện tra cứu thông tin tìm kiếm trên 4 trường CIF/ Legal ID/ Số điện thoại/ Tên khách hàng và trả ra kết quả phù hợp. </w:delText>
        </w:r>
        <w:bookmarkStart w:id="7617" w:name="_Toc183454900"/>
        <w:bookmarkStart w:id="7618" w:name="_Toc183455852"/>
        <w:bookmarkStart w:id="7619" w:name="_Toc184406186"/>
        <w:bookmarkStart w:id="7620" w:name="_Toc184407445"/>
        <w:bookmarkStart w:id="7621" w:name="_Toc184408393"/>
        <w:bookmarkStart w:id="7622" w:name="_Toc184409341"/>
        <w:bookmarkStart w:id="7623" w:name="_Toc184813127"/>
        <w:bookmarkEnd w:id="7617"/>
        <w:bookmarkEnd w:id="7618"/>
        <w:bookmarkEnd w:id="7619"/>
        <w:bookmarkEnd w:id="7620"/>
        <w:bookmarkEnd w:id="7621"/>
        <w:bookmarkEnd w:id="7622"/>
        <w:bookmarkEnd w:id="7623"/>
      </w:del>
    </w:p>
    <w:p w14:paraId="520DCC55" w14:textId="5B4FAD4A" w:rsidR="005C2997" w:rsidRPr="00902F80" w:rsidDel="00890E54" w:rsidRDefault="005C2997" w:rsidP="00591547">
      <w:pPr>
        <w:pStyle w:val="ListParagraph"/>
        <w:numPr>
          <w:ilvl w:val="0"/>
          <w:numId w:val="0"/>
        </w:numPr>
        <w:ind w:left="360" w:hanging="180"/>
        <w:rPr>
          <w:del w:id="7624" w:author="Phuong Truong Thi" w:date="2024-11-20T12:58:00Z"/>
          <w:szCs w:val="24"/>
        </w:rPr>
      </w:pPr>
      <w:del w:id="7625" w:author="Phuong Truong Thi" w:date="2024-11-20T12:58:00Z">
        <w:r w:rsidRPr="00902F80" w:rsidDel="00890E54">
          <w:rPr>
            <w:szCs w:val="24"/>
          </w:rPr>
          <w:delText>Cho phép tìm kiếm gần đúng, không phân biệt chữ hoa, chữ thường.</w:delText>
        </w:r>
        <w:bookmarkStart w:id="7626" w:name="_Toc183454901"/>
        <w:bookmarkStart w:id="7627" w:name="_Toc183455853"/>
        <w:bookmarkStart w:id="7628" w:name="_Toc184406187"/>
        <w:bookmarkStart w:id="7629" w:name="_Toc184407446"/>
        <w:bookmarkStart w:id="7630" w:name="_Toc184408394"/>
        <w:bookmarkStart w:id="7631" w:name="_Toc184409342"/>
        <w:bookmarkStart w:id="7632" w:name="_Toc184813128"/>
        <w:bookmarkEnd w:id="7626"/>
        <w:bookmarkEnd w:id="7627"/>
        <w:bookmarkEnd w:id="7628"/>
        <w:bookmarkEnd w:id="7629"/>
        <w:bookmarkEnd w:id="7630"/>
        <w:bookmarkEnd w:id="7631"/>
        <w:bookmarkEnd w:id="7632"/>
      </w:del>
    </w:p>
    <w:p w14:paraId="7664B915" w14:textId="64FCDC90" w:rsidR="005C2997" w:rsidRPr="00902F80" w:rsidDel="00890E54" w:rsidRDefault="00ED5AD9" w:rsidP="00BB69B9">
      <w:pPr>
        <w:pStyle w:val="Heading31"/>
        <w:numPr>
          <w:ilvl w:val="0"/>
          <w:numId w:val="139"/>
        </w:numPr>
        <w:ind w:hanging="630"/>
        <w:outlineLvl w:val="9"/>
        <w:rPr>
          <w:del w:id="7633" w:author="Phuong Truong Thi" w:date="2024-11-20T12:58:00Z"/>
          <w:sz w:val="24"/>
          <w:szCs w:val="24"/>
        </w:rPr>
      </w:pPr>
      <w:del w:id="7634" w:author="Phuong Truong Thi" w:date="2024-11-20T12:58:00Z">
        <w:r w:rsidDel="00890E54">
          <w:rPr>
            <w:sz w:val="24"/>
            <w:szCs w:val="24"/>
          </w:rPr>
          <w:delText>Tính</w:delText>
        </w:r>
        <w:r w:rsidR="005C2997" w:rsidRPr="00902F80" w:rsidDel="00890E54">
          <w:rPr>
            <w:sz w:val="24"/>
            <w:szCs w:val="24"/>
          </w:rPr>
          <w:delText xml:space="preserve"> năng Filter</w:delText>
        </w:r>
        <w:bookmarkStart w:id="7635" w:name="_Toc183454902"/>
        <w:bookmarkStart w:id="7636" w:name="_Toc183455854"/>
        <w:bookmarkStart w:id="7637" w:name="_Toc184406188"/>
        <w:bookmarkStart w:id="7638" w:name="_Toc184407447"/>
        <w:bookmarkStart w:id="7639" w:name="_Toc184408395"/>
        <w:bookmarkStart w:id="7640" w:name="_Toc184409343"/>
        <w:bookmarkStart w:id="7641" w:name="_Toc184813129"/>
        <w:bookmarkEnd w:id="7635"/>
        <w:bookmarkEnd w:id="7636"/>
        <w:bookmarkEnd w:id="7637"/>
        <w:bookmarkEnd w:id="7638"/>
        <w:bookmarkEnd w:id="7639"/>
        <w:bookmarkEnd w:id="7640"/>
        <w:bookmarkEnd w:id="7641"/>
      </w:del>
    </w:p>
    <w:p w14:paraId="111D6387" w14:textId="0899A0A4" w:rsidR="005C2997" w:rsidRPr="00902F80" w:rsidDel="00890E54" w:rsidRDefault="00591547" w:rsidP="005C2997">
      <w:pPr>
        <w:pStyle w:val="ListParagraph"/>
        <w:numPr>
          <w:ilvl w:val="0"/>
          <w:numId w:val="0"/>
        </w:numPr>
        <w:spacing w:before="0" w:line="240" w:lineRule="auto"/>
        <w:ind w:left="450" w:hanging="270"/>
        <w:contextualSpacing w:val="0"/>
        <w:rPr>
          <w:del w:id="7642" w:author="Phuong Truong Thi" w:date="2024-11-20T12:58:00Z"/>
          <w:rFonts w:eastAsia="Times New Roman"/>
          <w:color w:val="000000"/>
          <w:szCs w:val="24"/>
        </w:rPr>
      </w:pPr>
      <w:del w:id="7643" w:author="Phuong Truong Thi" w:date="2024-11-20T12:58:00Z">
        <w:r w:rsidDel="00890E54">
          <w:rPr>
            <w:rFonts w:eastAsia="Times New Roman"/>
            <w:color w:val="000000"/>
            <w:szCs w:val="24"/>
          </w:rPr>
          <w:delText xml:space="preserve">Bước 1: </w:delText>
        </w:r>
        <w:r w:rsidR="005C2997" w:rsidRPr="00902F80" w:rsidDel="00890E54">
          <w:rPr>
            <w:rFonts w:eastAsia="Times New Roman"/>
            <w:color w:val="000000"/>
            <w:szCs w:val="24"/>
          </w:rPr>
          <w:delText xml:space="preserve"> </w:delText>
        </w:r>
        <w:r w:rsidR="00BB69B9" w:rsidDel="00890E54">
          <w:rPr>
            <w:rFonts w:eastAsia="Times New Roman"/>
            <w:color w:val="000000"/>
            <w:szCs w:val="24"/>
          </w:rPr>
          <w:delText>KH</w:delText>
        </w:r>
        <w:r w:rsidDel="00890E54">
          <w:rPr>
            <w:rFonts w:eastAsia="Times New Roman"/>
            <w:color w:val="000000"/>
            <w:szCs w:val="24"/>
          </w:rPr>
          <w:delText>User</w:delText>
        </w:r>
        <w:r w:rsidR="005C2997" w:rsidRPr="00902F80" w:rsidDel="00890E54">
          <w:rPr>
            <w:rFonts w:eastAsia="Times New Roman"/>
            <w:color w:val="000000"/>
            <w:szCs w:val="24"/>
          </w:rPr>
          <w:delText xml:space="preserve"> nhấn vào icon Filter</w:delText>
        </w:r>
        <w:bookmarkStart w:id="7644" w:name="_Toc183454903"/>
        <w:bookmarkStart w:id="7645" w:name="_Toc183455855"/>
        <w:bookmarkStart w:id="7646" w:name="_Toc184406189"/>
        <w:bookmarkStart w:id="7647" w:name="_Toc184407448"/>
        <w:bookmarkStart w:id="7648" w:name="_Toc184408396"/>
        <w:bookmarkStart w:id="7649" w:name="_Toc184409344"/>
        <w:bookmarkStart w:id="7650" w:name="_Toc184813130"/>
        <w:bookmarkEnd w:id="7644"/>
        <w:bookmarkEnd w:id="7645"/>
        <w:bookmarkEnd w:id="7646"/>
        <w:bookmarkEnd w:id="7647"/>
        <w:bookmarkEnd w:id="7648"/>
        <w:bookmarkEnd w:id="7649"/>
        <w:bookmarkEnd w:id="7650"/>
      </w:del>
    </w:p>
    <w:p w14:paraId="560F7743" w14:textId="773DD758" w:rsidR="005C2997" w:rsidRPr="00902F80" w:rsidDel="00890E54" w:rsidRDefault="005C2997" w:rsidP="005C2997">
      <w:pPr>
        <w:spacing w:before="0" w:line="240" w:lineRule="auto"/>
        <w:ind w:left="360" w:hanging="360"/>
        <w:contextualSpacing w:val="0"/>
        <w:rPr>
          <w:del w:id="7651" w:author="Phuong Truong Thi" w:date="2024-11-20T12:58:00Z"/>
          <w:rFonts w:ascii="Times New Roman" w:eastAsia="Times New Roman" w:hAnsi="Times New Roman"/>
          <w:color w:val="000000"/>
          <w:sz w:val="24"/>
          <w:szCs w:val="24"/>
        </w:rPr>
      </w:pPr>
      <w:del w:id="7652" w:author="Phuong Truong Thi" w:date="2024-11-20T12:58:00Z">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3.1: </w:delText>
        </w:r>
        <w:commentRangeStart w:id="7653"/>
        <w:commentRangeStart w:id="7654"/>
        <w:commentRangeStart w:id="7655"/>
        <w:commentRangeEnd w:id="7653"/>
        <w:r w:rsidR="00F002BC" w:rsidDel="00890E54">
          <w:rPr>
            <w:rStyle w:val="CommentReference"/>
            <w:lang w:val="x-none" w:eastAsia="x-none"/>
          </w:rPr>
          <w:commentReference w:id="7653"/>
        </w:r>
      </w:del>
      <w:bookmarkStart w:id="7656" w:name="_Toc183454904"/>
      <w:bookmarkStart w:id="7657" w:name="_Toc183455856"/>
      <w:bookmarkStart w:id="7658" w:name="_Toc184406190"/>
      <w:bookmarkStart w:id="7659" w:name="_Toc184407449"/>
      <w:bookmarkStart w:id="7660" w:name="_Toc184408397"/>
      <w:bookmarkStart w:id="7661" w:name="_Toc184409345"/>
      <w:bookmarkStart w:id="7662" w:name="_Toc184813131"/>
      <w:commentRangeEnd w:id="7654"/>
      <w:r w:rsidR="00BD2B04">
        <w:rPr>
          <w:rStyle w:val="CommentReference"/>
          <w:b/>
          <w:bCs/>
          <w:lang w:val="x-none"/>
        </w:rPr>
        <w:commentReference w:id="7654"/>
      </w:r>
      <w:bookmarkEnd w:id="7656"/>
      <w:bookmarkEnd w:id="7657"/>
      <w:bookmarkEnd w:id="7658"/>
      <w:bookmarkEnd w:id="7659"/>
      <w:bookmarkEnd w:id="7660"/>
      <w:bookmarkEnd w:id="7661"/>
      <w:commentRangeEnd w:id="7655"/>
      <w:r w:rsidR="001D6E9D">
        <w:rPr>
          <w:rStyle w:val="CommentReference"/>
          <w:b/>
          <w:bCs/>
          <w:lang w:val="x-none"/>
        </w:rPr>
        <w:commentReference w:id="7655"/>
      </w:r>
      <w:bookmarkEnd w:id="7662"/>
      <w:del w:id="7663" w:author="Phuong Truong Thi" w:date="2024-11-20T12:58:00Z">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 xml:space="preserve">Bước 5: </w:delText>
        </w:r>
      </w:del>
    </w:p>
    <w:p w14:paraId="2A5F2998" w14:textId="1A7B3B70" w:rsidR="005C2997" w:rsidRPr="00902F80" w:rsidDel="00890E54" w:rsidRDefault="005C2997" w:rsidP="005C2997">
      <w:pPr>
        <w:pStyle w:val="ListParagraph"/>
        <w:numPr>
          <w:ilvl w:val="0"/>
          <w:numId w:val="0"/>
        </w:numPr>
        <w:spacing w:before="0" w:line="240" w:lineRule="auto"/>
        <w:ind w:left="450"/>
        <w:contextualSpacing w:val="0"/>
        <w:rPr>
          <w:del w:id="7664" w:author="Phuong Truong Thi" w:date="2024-11-20T12:58:00Z"/>
          <w:rFonts w:eastAsia="Times New Roman"/>
          <w:color w:val="000000"/>
          <w:szCs w:val="24"/>
        </w:rPr>
      </w:pPr>
      <w:bookmarkStart w:id="7665" w:name="_Toc183454905"/>
      <w:bookmarkStart w:id="7666" w:name="_Toc183455857"/>
      <w:bookmarkStart w:id="7667" w:name="_Toc184406191"/>
      <w:bookmarkStart w:id="7668" w:name="_Toc184407450"/>
      <w:bookmarkStart w:id="7669" w:name="_Toc184408398"/>
      <w:bookmarkStart w:id="7670" w:name="_Toc184409346"/>
      <w:bookmarkStart w:id="7671" w:name="_Toc184813132"/>
      <w:bookmarkEnd w:id="7665"/>
      <w:bookmarkEnd w:id="7666"/>
      <w:bookmarkEnd w:id="7667"/>
      <w:bookmarkEnd w:id="7668"/>
      <w:bookmarkEnd w:id="7669"/>
      <w:bookmarkEnd w:id="7670"/>
      <w:bookmarkEnd w:id="7671"/>
    </w:p>
    <w:p w14:paraId="1FCB8769" w14:textId="6C40B2C4" w:rsidR="005C2997" w:rsidRPr="00D61B4B" w:rsidDel="00890E54" w:rsidRDefault="00ED5AD9" w:rsidP="00591547">
      <w:pPr>
        <w:pStyle w:val="ListParagraph"/>
        <w:numPr>
          <w:ilvl w:val="0"/>
          <w:numId w:val="139"/>
        </w:numPr>
        <w:spacing w:before="0" w:line="240" w:lineRule="auto"/>
        <w:ind w:hanging="630"/>
        <w:contextualSpacing w:val="0"/>
        <w:rPr>
          <w:del w:id="7672" w:author="Phuong Truong Thi" w:date="2024-11-20T12:58:00Z"/>
          <w:rFonts w:eastAsia="Times New Roman"/>
          <w:b/>
          <w:bCs/>
          <w:color w:val="000000"/>
          <w:szCs w:val="24"/>
        </w:rPr>
      </w:pPr>
      <w:del w:id="7673" w:author="Phuong Truong Thi" w:date="2024-11-20T12:58:00Z">
        <w:r w:rsidDel="00890E54">
          <w:rPr>
            <w:rFonts w:eastAsia="Times New Roman"/>
            <w:b/>
            <w:bCs/>
            <w:color w:val="000000"/>
            <w:szCs w:val="24"/>
          </w:rPr>
          <w:delText xml:space="preserve">Tính năng </w:delText>
        </w:r>
        <w:r w:rsidR="005C2997" w:rsidRPr="00D61B4B" w:rsidDel="00890E54">
          <w:rPr>
            <w:rFonts w:eastAsia="Times New Roman"/>
            <w:b/>
            <w:bCs/>
            <w:color w:val="000000"/>
            <w:szCs w:val="24"/>
          </w:rPr>
          <w:delText>Sort</w:delText>
        </w:r>
        <w:bookmarkStart w:id="7674" w:name="_Toc183454906"/>
        <w:bookmarkStart w:id="7675" w:name="_Toc183455858"/>
        <w:bookmarkStart w:id="7676" w:name="_Toc184406192"/>
        <w:bookmarkStart w:id="7677" w:name="_Toc184407451"/>
        <w:bookmarkStart w:id="7678" w:name="_Toc184408399"/>
        <w:bookmarkStart w:id="7679" w:name="_Toc184409347"/>
        <w:bookmarkStart w:id="7680" w:name="_Toc184813133"/>
        <w:bookmarkEnd w:id="7674"/>
        <w:bookmarkEnd w:id="7675"/>
        <w:bookmarkEnd w:id="7676"/>
        <w:bookmarkEnd w:id="7677"/>
        <w:bookmarkEnd w:id="7678"/>
        <w:bookmarkEnd w:id="7679"/>
        <w:bookmarkEnd w:id="7680"/>
      </w:del>
    </w:p>
    <w:p w14:paraId="5E167CCB" w14:textId="3C2EE5E1" w:rsidR="005C2997" w:rsidDel="00890E54" w:rsidRDefault="005C2997" w:rsidP="005C2997">
      <w:pPr>
        <w:spacing w:before="0" w:line="240" w:lineRule="auto"/>
        <w:ind w:left="90" w:firstLine="90"/>
        <w:contextualSpacing w:val="0"/>
        <w:rPr>
          <w:del w:id="7681" w:author="Phuong Truong Thi" w:date="2024-11-20T12:58:00Z"/>
          <w:rFonts w:ascii="Times New Roman" w:eastAsia="Times New Roman" w:hAnsi="Times New Roman"/>
          <w:color w:val="000000"/>
          <w:sz w:val="24"/>
          <w:szCs w:val="24"/>
        </w:rPr>
      </w:pPr>
      <w:del w:id="7682"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 </w:delText>
        </w:r>
        <w:r w:rsidR="00591547" w:rsidDel="00890E54">
          <w:rPr>
            <w:rFonts w:ascii="Times New Roman" w:eastAsia="Times New Roman" w:hAnsi="Times New Roman"/>
            <w:color w:val="000000"/>
            <w:sz w:val="24"/>
            <w:szCs w:val="24"/>
          </w:rPr>
          <w:delText>tất cả KH</w:delText>
        </w:r>
        <w:r w:rsidR="00872D81" w:rsidDel="00890E54">
          <w:rPr>
            <w:rFonts w:ascii="Times New Roman" w:eastAsia="Times New Roman" w:hAnsi="Times New Roman"/>
            <w:color w:val="000000"/>
            <w:sz w:val="24"/>
            <w:szCs w:val="24"/>
          </w:rPr>
          <w:delText>User</w:delText>
        </w:r>
        <w:r w:rsidDel="00890E54">
          <w:rPr>
            <w:rFonts w:ascii="Times New Roman" w:eastAsia="Times New Roman" w:hAnsi="Times New Roman"/>
            <w:color w:val="000000"/>
            <w:sz w:val="24"/>
            <w:szCs w:val="24"/>
          </w:rPr>
          <w:delText>.</w:delText>
        </w:r>
        <w:bookmarkStart w:id="7683" w:name="_Toc183454907"/>
        <w:bookmarkStart w:id="7684" w:name="_Toc183455859"/>
        <w:bookmarkStart w:id="7685" w:name="_Toc184406193"/>
        <w:bookmarkStart w:id="7686" w:name="_Toc184407452"/>
        <w:bookmarkStart w:id="7687" w:name="_Toc184408400"/>
        <w:bookmarkStart w:id="7688" w:name="_Toc184409348"/>
        <w:bookmarkStart w:id="7689" w:name="_Toc184813134"/>
        <w:bookmarkEnd w:id="7683"/>
        <w:bookmarkEnd w:id="7684"/>
        <w:bookmarkEnd w:id="7685"/>
        <w:bookmarkEnd w:id="7686"/>
        <w:bookmarkEnd w:id="7687"/>
        <w:bookmarkEnd w:id="7688"/>
        <w:bookmarkEnd w:id="7689"/>
      </w:del>
    </w:p>
    <w:p w14:paraId="66975A58" w14:textId="6E35B9A9" w:rsidR="00591547" w:rsidDel="00890E54" w:rsidRDefault="00591547" w:rsidP="00872D81">
      <w:pPr>
        <w:spacing w:before="0" w:line="240" w:lineRule="auto"/>
        <w:contextualSpacing w:val="0"/>
        <w:rPr>
          <w:del w:id="7690" w:author="Phuong Truong Thi" w:date="2024-11-20T12:58:00Z"/>
          <w:rFonts w:ascii="Times New Roman" w:eastAsia="Times New Roman" w:hAnsi="Times New Roman"/>
          <w:color w:val="000000"/>
          <w:sz w:val="24"/>
          <w:szCs w:val="24"/>
        </w:rPr>
      </w:pPr>
      <w:bookmarkStart w:id="7691" w:name="_Toc183454908"/>
      <w:bookmarkStart w:id="7692" w:name="_Toc183455860"/>
      <w:bookmarkStart w:id="7693" w:name="_Toc184406194"/>
      <w:bookmarkStart w:id="7694" w:name="_Toc184407453"/>
      <w:bookmarkStart w:id="7695" w:name="_Toc184408401"/>
      <w:bookmarkStart w:id="7696" w:name="_Toc184409349"/>
      <w:bookmarkStart w:id="7697" w:name="_Toc184813135"/>
      <w:bookmarkEnd w:id="7691"/>
      <w:bookmarkEnd w:id="7692"/>
      <w:bookmarkEnd w:id="7693"/>
      <w:bookmarkEnd w:id="7694"/>
      <w:bookmarkEnd w:id="7695"/>
      <w:bookmarkEnd w:id="7696"/>
      <w:bookmarkEnd w:id="7697"/>
    </w:p>
    <w:p w14:paraId="3895AD47" w14:textId="11840282" w:rsidR="00815A62" w:rsidRPr="00591547" w:rsidDel="00890E54" w:rsidRDefault="00ED5AD9" w:rsidP="00591547">
      <w:pPr>
        <w:pStyle w:val="ListParagraph"/>
        <w:numPr>
          <w:ilvl w:val="0"/>
          <w:numId w:val="139"/>
        </w:numPr>
        <w:spacing w:before="0" w:line="240" w:lineRule="auto"/>
        <w:ind w:hanging="630"/>
        <w:contextualSpacing w:val="0"/>
        <w:rPr>
          <w:del w:id="7698" w:author="Phuong Truong Thi" w:date="2024-11-20T12:58:00Z"/>
          <w:rFonts w:eastAsia="Times New Roman"/>
          <w:b/>
          <w:bCs/>
          <w:color w:val="000000"/>
          <w:szCs w:val="24"/>
        </w:rPr>
      </w:pPr>
      <w:del w:id="7699" w:author="Phuong Truong Thi" w:date="2024-11-20T12:58:00Z">
        <w:r w:rsidDel="00890E54">
          <w:rPr>
            <w:rFonts w:eastAsia="Times New Roman"/>
            <w:b/>
            <w:bCs/>
            <w:color w:val="000000"/>
            <w:szCs w:val="24"/>
          </w:rPr>
          <w:delText xml:space="preserve">Tính năng </w:delText>
        </w:r>
        <w:commentRangeStart w:id="7700"/>
        <w:r w:rsidR="00815A62" w:rsidRPr="00591547" w:rsidDel="00890E54">
          <w:rPr>
            <w:rFonts w:eastAsia="Times New Roman"/>
            <w:b/>
            <w:bCs/>
            <w:color w:val="000000"/>
            <w:szCs w:val="24"/>
          </w:rPr>
          <w:delText>Điều chỉnh các trường hiển thị trên danh sách</w:delText>
        </w:r>
        <w:commentRangeEnd w:id="7700"/>
        <w:r w:rsidR="00045BEB" w:rsidDel="00890E54">
          <w:rPr>
            <w:rStyle w:val="CommentReference"/>
            <w:rFonts w:ascii="Arial" w:hAnsi="Arial"/>
            <w:lang w:val="x-none" w:eastAsia="x-none"/>
          </w:rPr>
          <w:commentReference w:id="7700"/>
        </w:r>
        <w:bookmarkStart w:id="7701" w:name="_Toc183454909"/>
        <w:bookmarkStart w:id="7702" w:name="_Toc183455861"/>
        <w:bookmarkStart w:id="7703" w:name="_Toc184406195"/>
        <w:bookmarkStart w:id="7704" w:name="_Toc184407454"/>
        <w:bookmarkStart w:id="7705" w:name="_Toc184408402"/>
        <w:bookmarkStart w:id="7706" w:name="_Toc184409350"/>
        <w:bookmarkStart w:id="7707" w:name="_Toc184813136"/>
        <w:bookmarkEnd w:id="7701"/>
        <w:bookmarkEnd w:id="7702"/>
        <w:bookmarkEnd w:id="7703"/>
        <w:bookmarkEnd w:id="7704"/>
        <w:bookmarkEnd w:id="7705"/>
        <w:bookmarkEnd w:id="7706"/>
        <w:bookmarkEnd w:id="7707"/>
      </w:del>
    </w:p>
    <w:p w14:paraId="3943819B" w14:textId="5D81B09A" w:rsidR="005C2997" w:rsidRPr="0013060C" w:rsidDel="00471E7D" w:rsidRDefault="0013060C" w:rsidP="0013060C">
      <w:pPr>
        <w:ind w:left="360"/>
        <w:rPr>
          <w:del w:id="7708" w:author="Phuong Truong Thi" w:date="2024-10-08T18:00:00Z"/>
          <w:rFonts w:ascii="Times New Roman" w:hAnsi="Times New Roman"/>
          <w:sz w:val="24"/>
          <w:szCs w:val="24"/>
        </w:rPr>
      </w:pPr>
      <w:del w:id="7709" w:author="Phuong Truong Thi" w:date="2024-11-20T12:58:00Z">
        <w:r w:rsidRPr="0013060C" w:rsidDel="00890E54">
          <w:rPr>
            <w:rFonts w:ascii="Times New Roman" w:hAnsi="Times New Roman"/>
            <w:sz w:val="24"/>
            <w:szCs w:val="24"/>
          </w:rPr>
          <w:delText xml:space="preserve">    Bước 1: </w:delText>
        </w:r>
      </w:del>
      <w:bookmarkStart w:id="7710" w:name="_Toc183454910"/>
      <w:bookmarkStart w:id="7711" w:name="_Toc183455862"/>
      <w:bookmarkStart w:id="7712" w:name="_Toc184406196"/>
      <w:bookmarkStart w:id="7713" w:name="_Toc184407455"/>
      <w:bookmarkStart w:id="7714" w:name="_Toc184408403"/>
      <w:bookmarkStart w:id="7715" w:name="_Toc184409351"/>
      <w:bookmarkStart w:id="7716" w:name="_Toc184813137"/>
      <w:bookmarkEnd w:id="7710"/>
      <w:bookmarkEnd w:id="7711"/>
      <w:bookmarkEnd w:id="7712"/>
      <w:bookmarkEnd w:id="7713"/>
      <w:bookmarkEnd w:id="7714"/>
      <w:bookmarkEnd w:id="7715"/>
      <w:bookmarkEnd w:id="7716"/>
    </w:p>
    <w:p w14:paraId="7C31B3E4" w14:textId="1EFA2776" w:rsidR="00C540DD" w:rsidRPr="0013060C" w:rsidDel="00471E7D" w:rsidRDefault="00C540DD" w:rsidP="0013060C">
      <w:pPr>
        <w:rPr>
          <w:del w:id="7717" w:author="Phuong Truong Thi" w:date="2024-10-08T18:00:00Z"/>
          <w:rFonts w:ascii="Times New Roman" w:hAnsi="Times New Roman"/>
          <w:sz w:val="24"/>
          <w:szCs w:val="24"/>
        </w:rPr>
      </w:pPr>
      <w:del w:id="7718" w:author="Phuong Truong Thi" w:date="2024-10-08T18:00:00Z">
        <w:r w:rsidRPr="0013060C" w:rsidDel="00471E7D">
          <w:rPr>
            <w:rFonts w:ascii="Times New Roman" w:hAnsi="Times New Roman"/>
            <w:i/>
            <w:iCs/>
            <w:sz w:val="24"/>
            <w:szCs w:val="24"/>
          </w:rPr>
          <w:delText>Màn hình minh họa</w:delText>
        </w:r>
        <w:bookmarkStart w:id="7719" w:name="_Toc183454911"/>
        <w:bookmarkStart w:id="7720" w:name="_Toc183455863"/>
        <w:bookmarkStart w:id="7721" w:name="_Toc184406197"/>
        <w:bookmarkStart w:id="7722" w:name="_Toc184407456"/>
        <w:bookmarkStart w:id="7723" w:name="_Toc184408404"/>
        <w:bookmarkStart w:id="7724" w:name="_Toc184409352"/>
        <w:bookmarkStart w:id="7725" w:name="_Toc184813138"/>
        <w:bookmarkEnd w:id="7719"/>
        <w:bookmarkEnd w:id="7720"/>
        <w:bookmarkEnd w:id="7721"/>
        <w:bookmarkEnd w:id="7722"/>
        <w:bookmarkEnd w:id="7723"/>
        <w:bookmarkEnd w:id="7724"/>
        <w:bookmarkEnd w:id="7725"/>
      </w:del>
    </w:p>
    <w:p w14:paraId="168840B2" w14:textId="46DD9A94" w:rsidR="00471E7D" w:rsidRPr="0013060C" w:rsidDel="00FD6BA2" w:rsidRDefault="00616C86" w:rsidP="0013060C">
      <w:pPr>
        <w:rPr>
          <w:del w:id="7726" w:author="Phuong Truong Thi" w:date="2024-10-17T18:56:00Z"/>
          <w:rFonts w:ascii="Times New Roman" w:hAnsi="Times New Roman"/>
          <w:sz w:val="24"/>
          <w:szCs w:val="24"/>
        </w:rPr>
      </w:pPr>
      <w:del w:id="7727" w:author="Phuong Truong Thi" w:date="2024-10-08T18:00:00Z">
        <w:r w:rsidRPr="0013060C" w:rsidDel="00471E7D">
          <w:rPr>
            <w:rFonts w:ascii="Times New Roman" w:eastAsia="Times New Roman" w:hAnsi="Times New Roman"/>
            <w:noProof/>
            <w:sz w:val="24"/>
            <w:szCs w:val="24"/>
          </w:rPr>
          <w:drawing>
            <wp:inline distT="0" distB="0" distL="0" distR="0" wp14:anchorId="3A4F1DEA" wp14:editId="32CF6B93">
              <wp:extent cx="5821045" cy="2266950"/>
              <wp:effectExtent l="0" t="0" r="8255" b="0"/>
              <wp:docPr id="1640622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7728" w:name="_Toc183454912"/>
      <w:bookmarkStart w:id="7729" w:name="_Toc183455864"/>
      <w:bookmarkStart w:id="7730" w:name="_Toc184406198"/>
      <w:bookmarkStart w:id="7731" w:name="_Toc184407457"/>
      <w:bookmarkStart w:id="7732" w:name="_Toc184408405"/>
      <w:bookmarkStart w:id="7733" w:name="_Toc184409353"/>
      <w:bookmarkStart w:id="7734" w:name="_Toc184813139"/>
      <w:bookmarkEnd w:id="7728"/>
      <w:bookmarkEnd w:id="7729"/>
      <w:bookmarkEnd w:id="7730"/>
      <w:bookmarkEnd w:id="7731"/>
      <w:bookmarkEnd w:id="7732"/>
      <w:bookmarkEnd w:id="7733"/>
      <w:bookmarkEnd w:id="7734"/>
    </w:p>
    <w:p w14:paraId="5F123254" w14:textId="2340BCAA" w:rsidR="002C5741" w:rsidRPr="0013060C" w:rsidDel="00890E54" w:rsidRDefault="002C5741" w:rsidP="0013060C">
      <w:pPr>
        <w:spacing w:before="0" w:line="240" w:lineRule="auto"/>
        <w:ind w:left="360" w:hanging="360"/>
        <w:contextualSpacing w:val="0"/>
        <w:rPr>
          <w:del w:id="7735" w:author="Phuong Truong Thi" w:date="2024-11-20T12:58:00Z"/>
          <w:rFonts w:ascii="Times New Roman" w:eastAsia="Times New Roman" w:hAnsi="Times New Roman"/>
          <w:color w:val="000000"/>
          <w:sz w:val="24"/>
          <w:szCs w:val="24"/>
        </w:rPr>
      </w:pPr>
      <w:bookmarkStart w:id="7736" w:name="_Toc176352112"/>
      <w:bookmarkStart w:id="7737" w:name="_Toc177425385"/>
      <w:del w:id="7738" w:author="Phuong Truong Thi" w:date="2024-11-20T12:58:00Z">
        <w:r w:rsidRPr="0013060C" w:rsidDel="00890E54">
          <w:rPr>
            <w:rFonts w:ascii="Times New Roman" w:eastAsia="Times New Roman" w:hAnsi="Times New Roman"/>
            <w:color w:val="000000"/>
            <w:sz w:val="24"/>
            <w:szCs w:val="24"/>
          </w:rPr>
          <w:delText xml:space="preserve"> </w:delText>
        </w:r>
        <w:r w:rsidR="0013060C" w:rsidRPr="0013060C" w:rsidDel="00890E54">
          <w:rPr>
            <w:rFonts w:ascii="Times New Roman" w:eastAsia="Times New Roman" w:hAnsi="Times New Roman"/>
            <w:color w:val="000000"/>
            <w:sz w:val="24"/>
            <w:szCs w:val="24"/>
          </w:rPr>
          <w:delText>tất cả KH</w:delText>
        </w:r>
        <w:r w:rsidR="00872D81" w:rsidDel="00890E54">
          <w:rPr>
            <w:rFonts w:ascii="Times New Roman" w:eastAsia="Times New Roman" w:hAnsi="Times New Roman"/>
            <w:color w:val="000000"/>
            <w:sz w:val="24"/>
            <w:szCs w:val="24"/>
          </w:rPr>
          <w:delText>User</w:delText>
        </w:r>
        <w:r w:rsidR="0013060C" w:rsidRPr="0013060C" w:rsidDel="00890E54">
          <w:rPr>
            <w:rFonts w:ascii="Times New Roman" w:eastAsia="Times New Roman" w:hAnsi="Times New Roman"/>
            <w:color w:val="000000"/>
            <w:sz w:val="24"/>
            <w:szCs w:val="24"/>
          </w:rPr>
          <w:delText xml:space="preserve">    Bước 2:     Bước 3: </w:delText>
        </w:r>
        <w:r w:rsidRPr="0013060C" w:rsidDel="00890E54">
          <w:rPr>
            <w:rFonts w:ascii="Times New Roman" w:eastAsia="Times New Roman" w:hAnsi="Times New Roman"/>
            <w:color w:val="000000"/>
            <w:sz w:val="24"/>
            <w:szCs w:val="24"/>
          </w:rPr>
          <w:delText xml:space="preserve"> lên danh sách.</w:delText>
        </w:r>
        <w:r w:rsidR="0013060C" w:rsidRPr="0013060C" w:rsidDel="00890E54">
          <w:rPr>
            <w:rFonts w:ascii="Times New Roman" w:eastAsia="Times New Roman" w:hAnsi="Times New Roman"/>
            <w:color w:val="000000"/>
            <w:sz w:val="24"/>
            <w:szCs w:val="24"/>
          </w:rPr>
          <w:delText xml:space="preserve">    Bước 4: </w:delText>
        </w:r>
        <w:bookmarkStart w:id="7739" w:name="_Toc183454913"/>
        <w:bookmarkStart w:id="7740" w:name="_Toc183455865"/>
        <w:bookmarkStart w:id="7741" w:name="_Toc184406199"/>
        <w:bookmarkStart w:id="7742" w:name="_Toc184407458"/>
        <w:bookmarkStart w:id="7743" w:name="_Toc184408406"/>
        <w:bookmarkStart w:id="7744" w:name="_Toc184409354"/>
        <w:bookmarkStart w:id="7745" w:name="_Toc184813140"/>
        <w:bookmarkEnd w:id="7739"/>
        <w:bookmarkEnd w:id="7740"/>
        <w:bookmarkEnd w:id="7741"/>
        <w:bookmarkEnd w:id="7742"/>
        <w:bookmarkEnd w:id="7743"/>
        <w:bookmarkEnd w:id="7744"/>
        <w:bookmarkEnd w:id="7745"/>
      </w:del>
    </w:p>
    <w:p w14:paraId="5821B6D4" w14:textId="3280EDDB" w:rsidR="002C5741" w:rsidRPr="00ED5AD9" w:rsidDel="00890E54" w:rsidRDefault="0013060C" w:rsidP="0013060C">
      <w:pPr>
        <w:spacing w:before="0" w:line="240" w:lineRule="auto"/>
        <w:ind w:left="360" w:hanging="360"/>
        <w:contextualSpacing w:val="0"/>
        <w:rPr>
          <w:del w:id="7746" w:author="Phuong Truong Thi" w:date="2024-11-20T12:58:00Z"/>
          <w:rFonts w:ascii="Times New Roman" w:eastAsia="Times New Roman" w:hAnsi="Times New Roman"/>
          <w:color w:val="000000"/>
          <w:sz w:val="24"/>
          <w:szCs w:val="24"/>
        </w:rPr>
      </w:pPr>
      <w:del w:id="7747" w:author="Phuong Truong Thi" w:date="2024-11-20T12:58:00Z">
        <w:r w:rsidRPr="0013060C" w:rsidDel="00890E54">
          <w:rPr>
            <w:rFonts w:ascii="Times New Roman" w:eastAsia="Times New Roman" w:hAnsi="Times New Roman"/>
            <w:color w:val="000000"/>
            <w:sz w:val="24"/>
            <w:szCs w:val="24"/>
          </w:rPr>
          <w:delText xml:space="preserve">    </w:delText>
        </w:r>
        <w:r w:rsidRPr="00ED5AD9" w:rsidDel="00890E54">
          <w:rPr>
            <w:rFonts w:ascii="Times New Roman" w:eastAsia="Times New Roman" w:hAnsi="Times New Roman"/>
            <w:color w:val="000000"/>
            <w:sz w:val="24"/>
            <w:szCs w:val="24"/>
          </w:rPr>
          <w:delText xml:space="preserve">Bước 5: </w:delText>
        </w:r>
        <w:r w:rsidR="002C5741" w:rsidRPr="00ED5AD9" w:rsidDel="00890E54">
          <w:rPr>
            <w:rFonts w:ascii="Times New Roman" w:eastAsia="Times New Roman" w:hAnsi="Times New Roman"/>
            <w:color w:val="000000"/>
            <w:sz w:val="24"/>
            <w:szCs w:val="24"/>
          </w:rPr>
          <w:delText xml:space="preserve">Danh sáchhiển thị </w:delText>
        </w:r>
        <w:bookmarkStart w:id="7748" w:name="_Toc183454914"/>
        <w:bookmarkStart w:id="7749" w:name="_Toc183455866"/>
        <w:bookmarkStart w:id="7750" w:name="_Toc184406200"/>
        <w:bookmarkStart w:id="7751" w:name="_Toc184407459"/>
        <w:bookmarkStart w:id="7752" w:name="_Toc184408407"/>
        <w:bookmarkStart w:id="7753" w:name="_Toc184409355"/>
        <w:bookmarkStart w:id="7754" w:name="_Toc184813141"/>
        <w:bookmarkEnd w:id="7748"/>
        <w:bookmarkEnd w:id="7749"/>
        <w:bookmarkEnd w:id="7750"/>
        <w:bookmarkEnd w:id="7751"/>
        <w:bookmarkEnd w:id="7752"/>
        <w:bookmarkEnd w:id="7753"/>
        <w:bookmarkEnd w:id="7754"/>
      </w:del>
    </w:p>
    <w:p w14:paraId="6CAFB32B" w14:textId="680F53D7" w:rsidR="00ED5AD9" w:rsidRPr="00ED5AD9" w:rsidDel="00890E54" w:rsidRDefault="00ED5AD9" w:rsidP="00ED5AD9">
      <w:pPr>
        <w:pStyle w:val="ListParagraph"/>
        <w:numPr>
          <w:ilvl w:val="0"/>
          <w:numId w:val="139"/>
        </w:numPr>
        <w:spacing w:before="0" w:line="240" w:lineRule="auto"/>
        <w:ind w:left="90" w:firstLine="0"/>
        <w:contextualSpacing w:val="0"/>
        <w:rPr>
          <w:del w:id="7755" w:author="Phuong Truong Thi" w:date="2024-11-20T12:58:00Z"/>
          <w:rFonts w:eastAsia="Times New Roman"/>
          <w:b/>
          <w:bCs/>
          <w:color w:val="000000"/>
          <w:szCs w:val="24"/>
        </w:rPr>
      </w:pPr>
      <w:del w:id="7756" w:author="Phuong Truong Thi" w:date="2024-11-20T12:58:00Z">
        <w:r w:rsidRPr="00ED5AD9" w:rsidDel="00890E54">
          <w:rPr>
            <w:rFonts w:eastAsia="Times New Roman"/>
            <w:b/>
            <w:bCs/>
            <w:color w:val="000000"/>
            <w:szCs w:val="24"/>
          </w:rPr>
          <w:delText>Tính năng Tạo mới listview</w:delText>
        </w:r>
        <w:bookmarkStart w:id="7757" w:name="_Toc183454915"/>
        <w:bookmarkStart w:id="7758" w:name="_Toc183455867"/>
        <w:bookmarkStart w:id="7759" w:name="_Toc184406201"/>
        <w:bookmarkStart w:id="7760" w:name="_Toc184407460"/>
        <w:bookmarkStart w:id="7761" w:name="_Toc184408408"/>
        <w:bookmarkStart w:id="7762" w:name="_Toc184409356"/>
        <w:bookmarkStart w:id="7763" w:name="_Toc184813142"/>
        <w:bookmarkEnd w:id="7757"/>
        <w:bookmarkEnd w:id="7758"/>
        <w:bookmarkEnd w:id="7759"/>
        <w:bookmarkEnd w:id="7760"/>
        <w:bookmarkEnd w:id="7761"/>
        <w:bookmarkEnd w:id="7762"/>
        <w:bookmarkEnd w:id="7763"/>
      </w:del>
    </w:p>
    <w:p w14:paraId="723CB517" w14:textId="2119D767" w:rsidR="00ED5AD9" w:rsidRPr="00ED5AD9" w:rsidDel="00890E54" w:rsidRDefault="00ED5AD9" w:rsidP="00ED5AD9">
      <w:pPr>
        <w:spacing w:before="0" w:line="240" w:lineRule="auto"/>
        <w:ind w:left="360" w:hanging="360"/>
        <w:contextualSpacing w:val="0"/>
        <w:rPr>
          <w:del w:id="7764" w:author="Phuong Truong Thi" w:date="2024-11-20T12:58:00Z"/>
          <w:rFonts w:ascii="Times New Roman" w:eastAsia="Times New Roman" w:hAnsi="Times New Roman"/>
          <w:color w:val="000000"/>
          <w:sz w:val="24"/>
          <w:szCs w:val="24"/>
        </w:rPr>
      </w:pPr>
      <w:del w:id="7765" w:author="Phuong Truong Thi" w:date="2024-11-20T12:58:00Z">
        <w:r w:rsidRPr="00ED5AD9" w:rsidDel="00890E54">
          <w:rPr>
            <w:rFonts w:ascii="Times New Roman" w:eastAsia="Times New Roman" w:hAnsi="Times New Roman"/>
            <w:color w:val="000000"/>
            <w:sz w:val="24"/>
            <w:szCs w:val="24"/>
          </w:rPr>
          <w:delText xml:space="preserve">   Tạo ra danh sách listview mới</w:delText>
        </w:r>
        <w:bookmarkStart w:id="7766" w:name="_Toc183454916"/>
        <w:bookmarkStart w:id="7767" w:name="_Toc183455868"/>
        <w:bookmarkStart w:id="7768" w:name="_Toc184406202"/>
        <w:bookmarkStart w:id="7769" w:name="_Toc184407461"/>
        <w:bookmarkStart w:id="7770" w:name="_Toc184408409"/>
        <w:bookmarkStart w:id="7771" w:name="_Toc184409357"/>
        <w:bookmarkStart w:id="7772" w:name="_Toc184813143"/>
        <w:bookmarkEnd w:id="7766"/>
        <w:bookmarkEnd w:id="7767"/>
        <w:bookmarkEnd w:id="7768"/>
        <w:bookmarkEnd w:id="7769"/>
        <w:bookmarkEnd w:id="7770"/>
        <w:bookmarkEnd w:id="7771"/>
        <w:bookmarkEnd w:id="7772"/>
      </w:del>
    </w:p>
    <w:p w14:paraId="50D6E5FC" w14:textId="61BF8B45" w:rsidR="00ED5AD9" w:rsidRPr="00ED5AD9" w:rsidDel="00890E54" w:rsidRDefault="00ED5AD9" w:rsidP="00ED5AD9">
      <w:pPr>
        <w:pStyle w:val="ListParagraph"/>
        <w:numPr>
          <w:ilvl w:val="0"/>
          <w:numId w:val="139"/>
        </w:numPr>
        <w:spacing w:before="0" w:line="240" w:lineRule="auto"/>
        <w:contextualSpacing w:val="0"/>
        <w:rPr>
          <w:del w:id="7773" w:author="Phuong Truong Thi" w:date="2024-11-20T12:58:00Z"/>
          <w:rFonts w:eastAsia="Times New Roman"/>
          <w:b/>
          <w:bCs/>
          <w:color w:val="000000"/>
          <w:szCs w:val="24"/>
        </w:rPr>
      </w:pPr>
      <w:del w:id="7774" w:author="Phuong Truong Thi" w:date="2024-11-20T12:58:00Z">
        <w:r w:rsidRPr="00ED5AD9" w:rsidDel="00890E54">
          <w:rPr>
            <w:rFonts w:eastAsia="Times New Roman"/>
            <w:color w:val="000000"/>
            <w:szCs w:val="24"/>
          </w:rPr>
          <w:delText xml:space="preserve">    Bước :  KH</w:delText>
        </w:r>
        <w:r w:rsidR="00872D81" w:rsidDel="00890E54">
          <w:rPr>
            <w:rFonts w:eastAsia="Times New Roman"/>
            <w:color w:val="000000"/>
            <w:szCs w:val="24"/>
          </w:rPr>
          <w:delText>User</w:delText>
        </w:r>
        <w:r w:rsidRPr="00ED5AD9" w:rsidDel="00890E54">
          <w:rPr>
            <w:rFonts w:eastAsia="Times New Roman"/>
            <w:color w:val="000000"/>
            <w:szCs w:val="24"/>
          </w:rPr>
          <w:delText xml:space="preserve">    Bước :     Bước     Bước     Bước     Bước </w:delText>
        </w:r>
        <w:r w:rsidRPr="00ED5AD9" w:rsidDel="00890E54">
          <w:rPr>
            <w:rFonts w:eastAsia="Times New Roman"/>
            <w:b/>
            <w:bCs/>
            <w:color w:val="000000"/>
            <w:szCs w:val="24"/>
          </w:rPr>
          <w:delText>Tính năng Cl</w:delText>
        </w:r>
        <w:r w:rsidR="00872D81" w:rsidDel="00890E54">
          <w:rPr>
            <w:rFonts w:eastAsia="Times New Roman"/>
            <w:b/>
            <w:bCs/>
            <w:color w:val="000000"/>
            <w:szCs w:val="24"/>
          </w:rPr>
          <w:delText>o</w:delText>
        </w:r>
        <w:r w:rsidRPr="00ED5AD9" w:rsidDel="00890E54">
          <w:rPr>
            <w:rFonts w:eastAsia="Times New Roman"/>
            <w:b/>
            <w:bCs/>
            <w:color w:val="000000"/>
            <w:szCs w:val="24"/>
          </w:rPr>
          <w:delText>ne listview</w:delText>
        </w:r>
        <w:bookmarkStart w:id="7775" w:name="_Toc183454917"/>
        <w:bookmarkStart w:id="7776" w:name="_Toc183455869"/>
        <w:bookmarkStart w:id="7777" w:name="_Toc184406203"/>
        <w:bookmarkStart w:id="7778" w:name="_Toc184407462"/>
        <w:bookmarkStart w:id="7779" w:name="_Toc184408410"/>
        <w:bookmarkStart w:id="7780" w:name="_Toc184409358"/>
        <w:bookmarkStart w:id="7781" w:name="_Toc184813144"/>
        <w:bookmarkEnd w:id="7775"/>
        <w:bookmarkEnd w:id="7776"/>
        <w:bookmarkEnd w:id="7777"/>
        <w:bookmarkEnd w:id="7778"/>
        <w:bookmarkEnd w:id="7779"/>
        <w:bookmarkEnd w:id="7780"/>
        <w:bookmarkEnd w:id="7781"/>
      </w:del>
    </w:p>
    <w:p w14:paraId="463716AD" w14:textId="120505B8" w:rsidR="00ED5AD9" w:rsidRPr="00ED5AD9" w:rsidDel="00890E54" w:rsidRDefault="00ED5AD9" w:rsidP="00ED5AD9">
      <w:pPr>
        <w:spacing w:before="0" w:line="240" w:lineRule="auto"/>
        <w:contextualSpacing w:val="0"/>
        <w:rPr>
          <w:del w:id="7782" w:author="Phuong Truong Thi" w:date="2024-11-20T12:58:00Z"/>
          <w:rFonts w:ascii="Times New Roman" w:eastAsia="Times New Roman" w:hAnsi="Times New Roman"/>
          <w:color w:val="000000"/>
          <w:sz w:val="24"/>
          <w:szCs w:val="24"/>
        </w:rPr>
      </w:pPr>
      <w:del w:id="7783" w:author="Phuong Truong Thi" w:date="2024-11-20T12:58:00Z">
        <w:r w:rsidRPr="00ED5AD9" w:rsidDel="00890E54">
          <w:rPr>
            <w:rFonts w:ascii="Times New Roman" w:eastAsia="Times New Roman" w:hAnsi="Times New Roman"/>
            <w:b/>
            <w:bCs/>
            <w:color w:val="000000"/>
            <w:sz w:val="24"/>
            <w:szCs w:val="24"/>
          </w:rPr>
          <w:delText xml:space="preserve">   </w:delText>
        </w:r>
        <w:r w:rsidRPr="00ED5AD9" w:rsidDel="00890E54">
          <w:rPr>
            <w:rFonts w:ascii="Times New Roman" w:eastAsia="Times New Roman" w:hAnsi="Times New Roman"/>
            <w:color w:val="000000"/>
            <w:sz w:val="24"/>
            <w:szCs w:val="24"/>
          </w:rPr>
          <w:delText>Tạo ra danh sách khách hàng khác được sao chép từ danh sách hiện tại</w:delText>
        </w:r>
        <w:bookmarkStart w:id="7784" w:name="_Toc183454918"/>
        <w:bookmarkStart w:id="7785" w:name="_Toc183455870"/>
        <w:bookmarkStart w:id="7786" w:name="_Toc184406204"/>
        <w:bookmarkStart w:id="7787" w:name="_Toc184407463"/>
        <w:bookmarkStart w:id="7788" w:name="_Toc184408411"/>
        <w:bookmarkStart w:id="7789" w:name="_Toc184409359"/>
        <w:bookmarkStart w:id="7790" w:name="_Toc184813145"/>
        <w:bookmarkEnd w:id="7784"/>
        <w:bookmarkEnd w:id="7785"/>
        <w:bookmarkEnd w:id="7786"/>
        <w:bookmarkEnd w:id="7787"/>
        <w:bookmarkEnd w:id="7788"/>
        <w:bookmarkEnd w:id="7789"/>
        <w:bookmarkEnd w:id="7790"/>
      </w:del>
    </w:p>
    <w:p w14:paraId="63314487" w14:textId="4B99FB4D" w:rsidR="002C5741" w:rsidRPr="005C2997" w:rsidDel="00890E54" w:rsidRDefault="00ED5AD9" w:rsidP="002C5741">
      <w:pPr>
        <w:pStyle w:val="Heading31"/>
        <w:numPr>
          <w:ilvl w:val="0"/>
          <w:numId w:val="0"/>
        </w:numPr>
        <w:outlineLvl w:val="9"/>
        <w:rPr>
          <w:del w:id="7791" w:author="Phuong Truong Thi" w:date="2024-11-20T12:58:00Z"/>
          <w:sz w:val="24"/>
          <w:szCs w:val="24"/>
          <w:lang w:val="vi-VN"/>
        </w:rPr>
      </w:pPr>
      <w:del w:id="7792" w:author="Phuong Truong Thi" w:date="2024-11-20T12:58:00Z">
        <w:r w:rsidRPr="00ED5AD9" w:rsidDel="00890E54">
          <w:rPr>
            <w:color w:val="000000"/>
            <w:sz w:val="24"/>
            <w:szCs w:val="24"/>
          </w:rPr>
          <w:delText xml:space="preserve">    Bước :  KH</w:delText>
        </w:r>
        <w:r w:rsidR="00872D81" w:rsidDel="00890E54">
          <w:rPr>
            <w:color w:val="000000"/>
            <w:sz w:val="24"/>
            <w:szCs w:val="24"/>
          </w:rPr>
          <w:delText>User</w:delText>
        </w:r>
        <w:r w:rsidRPr="00ED5AD9" w:rsidDel="00890E54">
          <w:rPr>
            <w:color w:val="000000"/>
            <w:sz w:val="24"/>
            <w:szCs w:val="24"/>
          </w:rPr>
          <w:delText xml:space="preserve">    Bước : </w:delText>
        </w:r>
        <w:r w:rsidDel="00890E54">
          <w:rPr>
            <w:color w:val="000000"/>
            <w:sz w:val="24"/>
            <w:szCs w:val="24"/>
          </w:rPr>
          <w:delText>Clone</w:delText>
        </w:r>
        <w:r w:rsidRPr="00ED5AD9" w:rsidDel="00890E54">
          <w:rPr>
            <w:color w:val="000000"/>
            <w:sz w:val="24"/>
            <w:szCs w:val="24"/>
          </w:rPr>
          <w:delText xml:space="preserve">    Bước     Bước     Bước     Bước </w:delText>
        </w:r>
        <w:bookmarkStart w:id="7793" w:name="_Toc183454919"/>
        <w:bookmarkStart w:id="7794" w:name="_Toc183455871"/>
        <w:bookmarkStart w:id="7795" w:name="_Toc184406205"/>
        <w:bookmarkStart w:id="7796" w:name="_Toc184407464"/>
        <w:bookmarkStart w:id="7797" w:name="_Toc184408412"/>
        <w:bookmarkStart w:id="7798" w:name="_Toc184409360"/>
        <w:bookmarkStart w:id="7799" w:name="_Toc184813146"/>
        <w:bookmarkEnd w:id="7793"/>
        <w:bookmarkEnd w:id="7794"/>
        <w:bookmarkEnd w:id="7795"/>
        <w:bookmarkEnd w:id="7796"/>
        <w:bookmarkEnd w:id="7797"/>
        <w:bookmarkEnd w:id="7798"/>
        <w:bookmarkEnd w:id="7799"/>
      </w:del>
    </w:p>
    <w:p w14:paraId="3C56BDF1" w14:textId="1DB77A9A" w:rsidR="0054055D" w:rsidRPr="005C2997" w:rsidRDefault="005044F7">
      <w:pPr>
        <w:pStyle w:val="Heading31"/>
        <w:keepNext w:val="0"/>
        <w:rPr>
          <w:lang w:val="vi-VN"/>
        </w:rPr>
        <w:pPrChange w:id="7800" w:author="Phuong Truong Thi" w:date="2024-10-08T18:20:00Z">
          <w:pPr>
            <w:pStyle w:val="Heading23"/>
            <w:numPr>
              <w:numId w:val="60"/>
            </w:numPr>
            <w:tabs>
              <w:tab w:val="clear" w:pos="1430"/>
            </w:tabs>
            <w:ind w:left="600" w:hanging="600"/>
            <w:outlineLvl w:val="2"/>
          </w:pPr>
        </w:pPrChange>
      </w:pPr>
      <w:bookmarkStart w:id="7801" w:name="_Toc184813147"/>
      <w:r w:rsidRPr="005C2997">
        <w:rPr>
          <w:sz w:val="24"/>
          <w:szCs w:val="24"/>
        </w:rPr>
        <w:t>PORT</w:t>
      </w:r>
      <w:r w:rsidR="00EC5606" w:rsidRPr="005C2997">
        <w:rPr>
          <w:sz w:val="24"/>
          <w:szCs w:val="24"/>
          <w:lang w:val="vi-VN"/>
        </w:rPr>
        <w:t xml:space="preserve">.02 </w:t>
      </w:r>
      <w:r w:rsidR="003E5B1D" w:rsidRPr="005C2997">
        <w:rPr>
          <w:sz w:val="24"/>
          <w:szCs w:val="24"/>
          <w:lang w:val="vi-VN"/>
        </w:rPr>
        <w:t>–</w:t>
      </w:r>
      <w:r w:rsidR="00EC5606" w:rsidRPr="005C2997">
        <w:rPr>
          <w:sz w:val="24"/>
          <w:szCs w:val="24"/>
          <w:lang w:val="vi-VN"/>
        </w:rPr>
        <w:t xml:space="preserve"> </w:t>
      </w:r>
      <w:bookmarkEnd w:id="7736"/>
      <w:ins w:id="7802" w:author="Phuong Truong Thi" w:date="2024-10-16T00:58:00Z">
        <w:r w:rsidR="00F868EA" w:rsidRPr="005C2997">
          <w:rPr>
            <w:sz w:val="24"/>
            <w:szCs w:val="24"/>
          </w:rPr>
          <w:t>Xem d</w:t>
        </w:r>
      </w:ins>
      <w:del w:id="7803" w:author="Phuong Truong Thi" w:date="2024-10-16T00:58:00Z">
        <w:r w:rsidR="003E5B1D" w:rsidRPr="005C2997" w:rsidDel="00F868EA">
          <w:rPr>
            <w:sz w:val="24"/>
            <w:szCs w:val="24"/>
          </w:rPr>
          <w:delText>D</w:delText>
        </w:r>
      </w:del>
      <w:r w:rsidR="003E5B1D" w:rsidRPr="005C2997">
        <w:rPr>
          <w:sz w:val="24"/>
          <w:szCs w:val="24"/>
        </w:rPr>
        <w:t>anh sách KH AF</w:t>
      </w:r>
      <w:bookmarkEnd w:id="7737"/>
      <w:bookmarkEnd w:id="7801"/>
    </w:p>
    <w:p w14:paraId="0446D664" w14:textId="77777777" w:rsidR="0054055D" w:rsidRPr="004B3858" w:rsidRDefault="0054055D" w:rsidP="004B3858">
      <w:pPr>
        <w:pStyle w:val="Heading61"/>
        <w:keepNext w:val="0"/>
        <w:keepLines w:val="0"/>
        <w:outlineLvl w:val="9"/>
        <w:rPr>
          <w:b/>
          <w:bCs w:val="0"/>
        </w:rPr>
      </w:pPr>
      <w:r w:rsidRPr="004B3858">
        <w:rPr>
          <w:b/>
          <w:bCs w:val="0"/>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C540DD" w:rsidRPr="00075487" w14:paraId="0BC9611B" w14:textId="77777777" w:rsidTr="000A2F3A">
        <w:trPr>
          <w:trHeight w:val="792"/>
        </w:trPr>
        <w:tc>
          <w:tcPr>
            <w:tcW w:w="1795" w:type="dxa"/>
            <w:shd w:val="clear" w:color="auto" w:fill="auto"/>
          </w:tcPr>
          <w:p w14:paraId="70EC8F61" w14:textId="77777777" w:rsidR="00C540DD" w:rsidRPr="00187AFA" w:rsidRDefault="00C540DD" w:rsidP="004B3858">
            <w:pPr>
              <w:pStyle w:val="Bd-1BodyText1"/>
              <w:keepNext w:val="0"/>
              <w:spacing w:line="276" w:lineRule="auto"/>
              <w:ind w:left="0"/>
              <w:jc w:val="left"/>
              <w:rPr>
                <w:rFonts w:ascii="Times New Roman" w:hAnsi="Times New Roman"/>
                <w:b/>
                <w:bCs/>
                <w:iCs/>
                <w:sz w:val="24"/>
                <w:szCs w:val="24"/>
              </w:rPr>
            </w:pPr>
            <w:r w:rsidRPr="00187AFA">
              <w:rPr>
                <w:rFonts w:ascii="Times New Roman" w:hAnsi="Times New Roman"/>
                <w:b/>
                <w:iCs/>
                <w:sz w:val="24"/>
                <w:szCs w:val="24"/>
              </w:rPr>
              <w:t>Mô tả</w:t>
            </w:r>
          </w:p>
        </w:tc>
        <w:tc>
          <w:tcPr>
            <w:tcW w:w="7362" w:type="dxa"/>
            <w:shd w:val="clear" w:color="auto" w:fill="auto"/>
          </w:tcPr>
          <w:p w14:paraId="3E458342" w14:textId="10872574" w:rsidR="00C540DD" w:rsidRPr="00075487" w:rsidRDefault="00C540DD" w:rsidP="004B3858">
            <w:pPr>
              <w:pStyle w:val="Normal10"/>
            </w:pPr>
            <w:r w:rsidRPr="00075487">
              <w:t xml:space="preserve">Chức năng hỗ trợ NSD </w:t>
            </w:r>
            <w:r>
              <w:t>nhìn thấy danh sách khách hàng AF mà cán bộ đó đang được quản lý. Chi tiết ở phần “Thông tin dữ liệu”</w:t>
            </w:r>
          </w:p>
        </w:tc>
      </w:tr>
      <w:tr w:rsidR="00187AFA" w:rsidRPr="00075487" w14:paraId="714FC924" w14:textId="77777777" w:rsidTr="00A35118">
        <w:trPr>
          <w:trHeight w:val="525"/>
        </w:trPr>
        <w:tc>
          <w:tcPr>
            <w:tcW w:w="1795" w:type="dxa"/>
            <w:shd w:val="clear" w:color="auto" w:fill="auto"/>
          </w:tcPr>
          <w:p w14:paraId="1D187ED0" w14:textId="47901A70" w:rsidR="00187AFA" w:rsidRPr="00187AFA" w:rsidRDefault="00187AFA" w:rsidP="004B3858">
            <w:pPr>
              <w:pStyle w:val="Bd-1BodyText1"/>
              <w:keepNext w:val="0"/>
              <w:spacing w:line="276" w:lineRule="auto"/>
              <w:ind w:left="0"/>
              <w:jc w:val="left"/>
              <w:rPr>
                <w:rFonts w:ascii="Times New Roman" w:hAnsi="Times New Roman"/>
                <w:b/>
                <w:iCs/>
                <w:sz w:val="24"/>
                <w:szCs w:val="24"/>
              </w:rPr>
            </w:pPr>
            <w:r>
              <w:rPr>
                <w:rFonts w:ascii="Times New Roman" w:hAnsi="Times New Roman"/>
                <w:b/>
                <w:iCs/>
                <w:sz w:val="24"/>
                <w:szCs w:val="24"/>
              </w:rPr>
              <w:t>Actor</w:t>
            </w:r>
          </w:p>
        </w:tc>
        <w:tc>
          <w:tcPr>
            <w:tcW w:w="7362" w:type="dxa"/>
            <w:shd w:val="clear" w:color="auto" w:fill="auto"/>
          </w:tcPr>
          <w:p w14:paraId="4FC5C628" w14:textId="4C338EB2" w:rsidR="00187AFA" w:rsidRPr="00075487" w:rsidRDefault="001C683E" w:rsidP="004B3858">
            <w:pPr>
              <w:pStyle w:val="Normal10"/>
            </w:pPr>
            <w:r>
              <w:t>CBBH</w:t>
            </w:r>
            <w:r w:rsidR="00187AFA">
              <w:t>, CBQL</w:t>
            </w:r>
            <w:r w:rsidR="008D4758">
              <w:t>, HO phân khúc</w:t>
            </w:r>
          </w:p>
        </w:tc>
      </w:tr>
      <w:tr w:rsidR="00C540DD" w:rsidRPr="00075487" w14:paraId="1A7C9CD8" w14:textId="77777777" w:rsidTr="00A35118">
        <w:trPr>
          <w:trHeight w:val="1074"/>
        </w:trPr>
        <w:tc>
          <w:tcPr>
            <w:tcW w:w="1795" w:type="dxa"/>
            <w:shd w:val="clear" w:color="auto" w:fill="auto"/>
          </w:tcPr>
          <w:p w14:paraId="479F1263" w14:textId="3B5E9E9A" w:rsidR="00C540DD" w:rsidRPr="00187AFA" w:rsidRDefault="00187AFA" w:rsidP="004B3858">
            <w:pPr>
              <w:pStyle w:val="Bd-1BodyText1"/>
              <w:keepNext w:val="0"/>
              <w:spacing w:line="276" w:lineRule="auto"/>
              <w:ind w:left="0"/>
              <w:jc w:val="left"/>
              <w:rPr>
                <w:rFonts w:ascii="Times New Roman" w:hAnsi="Times New Roman"/>
                <w:b/>
                <w:bCs/>
                <w:iCs/>
                <w:sz w:val="24"/>
                <w:szCs w:val="24"/>
              </w:rPr>
            </w:pPr>
            <w:r>
              <w:rPr>
                <w:rFonts w:ascii="Times New Roman" w:hAnsi="Times New Roman"/>
                <w:b/>
                <w:iCs/>
                <w:sz w:val="24"/>
                <w:szCs w:val="24"/>
              </w:rPr>
              <w:t>Các bước xử lý</w:t>
            </w:r>
          </w:p>
        </w:tc>
        <w:tc>
          <w:tcPr>
            <w:tcW w:w="7362" w:type="dxa"/>
            <w:shd w:val="clear" w:color="auto" w:fill="auto"/>
          </w:tcPr>
          <w:p w14:paraId="0BA6008B" w14:textId="77777777" w:rsidR="00187AFA" w:rsidRDefault="00187AFA" w:rsidP="004B3858">
            <w:pPr>
              <w:pStyle w:val="Normal10"/>
              <w:rPr>
                <w:szCs w:val="24"/>
              </w:rPr>
            </w:pPr>
            <w:ins w:id="7804" w:author="Phuong Truong Thi" w:date="2024-10-15T10:41:00Z">
              <w:r>
                <w:rPr>
                  <w:szCs w:val="24"/>
                </w:rPr>
                <w:t>1.</w:t>
              </w:r>
            </w:ins>
            <w:commentRangeStart w:id="7805"/>
            <w:commentRangeStart w:id="7806"/>
            <w:del w:id="7807" w:author="Phuong Truong Thi" w:date="2024-10-15T11:11:00Z">
              <w:r w:rsidRPr="00075487" w:rsidDel="008938F2">
                <w:rPr>
                  <w:szCs w:val="24"/>
                </w:rPr>
                <w:delText xml:space="preserve">NSD </w:delText>
              </w:r>
            </w:del>
            <w:ins w:id="7808" w:author="Phuong Truong Thi" w:date="2024-10-15T11:11:00Z">
              <w:r>
                <w:rPr>
                  <w:szCs w:val="24"/>
                </w:rPr>
                <w:t>User</w:t>
              </w:r>
              <w:r w:rsidRPr="00075487">
                <w:rPr>
                  <w:szCs w:val="24"/>
                </w:rPr>
                <w:t xml:space="preserve"> </w:t>
              </w:r>
            </w:ins>
            <w:r w:rsidRPr="00075487">
              <w:rPr>
                <w:szCs w:val="24"/>
              </w:rPr>
              <w:t>đăng nhập</w:t>
            </w:r>
            <w:del w:id="7809" w:author="Phuong Truong Thi" w:date="2024-10-15T11:22:00Z">
              <w:r w:rsidRPr="00075487" w:rsidDel="005E7E82">
                <w:rPr>
                  <w:szCs w:val="24"/>
                </w:rPr>
                <w:delText xml:space="preserve"> vào</w:delText>
              </w:r>
            </w:del>
            <w:r w:rsidRPr="00075487">
              <w:rPr>
                <w:szCs w:val="24"/>
              </w:rPr>
              <w:t xml:space="preserve"> hệ thống</w:t>
            </w:r>
            <w:commentRangeEnd w:id="7805"/>
            <w:r>
              <w:rPr>
                <w:rStyle w:val="CommentReference"/>
                <w:rFonts w:ascii="Arial" w:hAnsi="Arial"/>
                <w:lang w:val="x-none" w:eastAsia="x-none"/>
              </w:rPr>
              <w:commentReference w:id="7805"/>
            </w:r>
            <w:commentRangeEnd w:id="7806"/>
            <w:r w:rsidR="00CF6901">
              <w:rPr>
                <w:rStyle w:val="CommentReference"/>
                <w:rFonts w:ascii="Arial" w:hAnsi="Arial"/>
                <w:lang w:val="x-none" w:eastAsia="x-none"/>
              </w:rPr>
              <w:commentReference w:id="7806"/>
            </w:r>
          </w:p>
          <w:p w14:paraId="7A6F7889" w14:textId="77777777" w:rsidR="00187AFA" w:rsidRDefault="00187AFA" w:rsidP="004B3858">
            <w:pPr>
              <w:pStyle w:val="Normal10"/>
              <w:rPr>
                <w:szCs w:val="24"/>
              </w:rPr>
            </w:pPr>
            <w:ins w:id="7810" w:author="Phuong Truong Thi" w:date="2024-10-15T10:46:00Z">
              <w:r>
                <w:rPr>
                  <w:szCs w:val="24"/>
                </w:rPr>
                <w:t>2.</w:t>
              </w:r>
            </w:ins>
            <w:ins w:id="7811" w:author="Phuong Truong Thi" w:date="2024-10-15T10:49:00Z">
              <w:r>
                <w:rPr>
                  <w:szCs w:val="24"/>
                </w:rPr>
                <w:t>Truy cập</w:t>
              </w:r>
            </w:ins>
            <w:del w:id="7812" w:author="Phuong Truong Thi" w:date="2024-10-15T10:49:00Z">
              <w:r w:rsidDel="00D978C6">
                <w:rPr>
                  <w:szCs w:val="24"/>
                </w:rPr>
                <w:delText>Từ</w:delText>
              </w:r>
            </w:del>
            <w:r>
              <w:rPr>
                <w:szCs w:val="24"/>
              </w:rPr>
              <w:t xml:space="preserve"> màn hình Account</w:t>
            </w:r>
            <w:del w:id="7813" w:author="Phuong Truong Thi" w:date="2024-10-15T11:11:00Z">
              <w:r w:rsidDel="008938F2">
                <w:rPr>
                  <w:szCs w:val="24"/>
                </w:rPr>
                <w:delText xml:space="preserve">, </w:delText>
              </w:r>
            </w:del>
          </w:p>
          <w:p w14:paraId="2C858CF0" w14:textId="0A78B888" w:rsidR="00C540DD" w:rsidRPr="00075487" w:rsidRDefault="00187AFA" w:rsidP="004B3858">
            <w:pPr>
              <w:pStyle w:val="Normal10"/>
              <w:rPr>
                <w:szCs w:val="24"/>
              </w:rPr>
            </w:pPr>
            <w:r>
              <w:rPr>
                <w:szCs w:val="24"/>
              </w:rPr>
              <w:t>3.Chọn list view “</w:t>
            </w:r>
            <w:ins w:id="7814" w:author="Phuong Truong Thi" w:date="2024-12-06T18:46:00Z">
              <w:r w:rsidR="00C71318">
                <w:rPr>
                  <w:szCs w:val="24"/>
                </w:rPr>
                <w:t>Khách hàng AF</w:t>
              </w:r>
            </w:ins>
            <w:del w:id="7815" w:author="Phuong Truong Thi" w:date="2024-12-06T18:46:00Z">
              <w:r w:rsidDel="00C71318">
                <w:rPr>
                  <w:szCs w:val="24"/>
                </w:rPr>
                <w:delText>Portfolio AF</w:delText>
              </w:r>
            </w:del>
            <w:r>
              <w:rPr>
                <w:szCs w:val="24"/>
              </w:rPr>
              <w:t>”</w:t>
            </w:r>
          </w:p>
        </w:tc>
      </w:tr>
      <w:tr w:rsidR="00C540DD" w:rsidRPr="00075487" w14:paraId="6A2B68F0" w14:textId="77777777" w:rsidTr="000A2F3A">
        <w:trPr>
          <w:trHeight w:val="1506"/>
        </w:trPr>
        <w:tc>
          <w:tcPr>
            <w:tcW w:w="1795" w:type="dxa"/>
            <w:shd w:val="clear" w:color="auto" w:fill="auto"/>
          </w:tcPr>
          <w:p w14:paraId="3999D326" w14:textId="100F34CD" w:rsidR="00C540DD" w:rsidRPr="00187AFA" w:rsidRDefault="00187AFA" w:rsidP="004B3858">
            <w:pPr>
              <w:pStyle w:val="Bd-1BodyText1"/>
              <w:keepNext w:val="0"/>
              <w:spacing w:line="276" w:lineRule="auto"/>
              <w:ind w:left="0"/>
              <w:jc w:val="left"/>
              <w:rPr>
                <w:rFonts w:ascii="Times New Roman" w:hAnsi="Times New Roman"/>
                <w:b/>
                <w:iCs/>
                <w:sz w:val="24"/>
                <w:szCs w:val="24"/>
              </w:rPr>
            </w:pPr>
            <w:r>
              <w:rPr>
                <w:rFonts w:ascii="Times New Roman" w:hAnsi="Times New Roman"/>
                <w:b/>
                <w:iCs/>
                <w:sz w:val="24"/>
                <w:szCs w:val="24"/>
              </w:rPr>
              <w:t>Kết quả đầu</w:t>
            </w:r>
            <w:r w:rsidR="00C540DD" w:rsidRPr="00187AFA">
              <w:rPr>
                <w:rFonts w:ascii="Times New Roman" w:hAnsi="Times New Roman"/>
                <w:b/>
                <w:iCs/>
                <w:sz w:val="24"/>
                <w:szCs w:val="24"/>
              </w:rPr>
              <w:t xml:space="preserve"> ra</w:t>
            </w:r>
          </w:p>
        </w:tc>
        <w:tc>
          <w:tcPr>
            <w:tcW w:w="7362" w:type="dxa"/>
            <w:shd w:val="clear" w:color="auto" w:fill="auto"/>
          </w:tcPr>
          <w:p w14:paraId="62E14CDC" w14:textId="2E7F2DFC" w:rsidR="00720CF5" w:rsidRDefault="00C540DD" w:rsidP="004B3858">
            <w:pPr>
              <w:pStyle w:val="Normal10"/>
              <w:rPr>
                <w:ins w:id="7816" w:author="Phuong Truong Thi" w:date="2024-10-08T18:35:00Z"/>
              </w:rPr>
            </w:pPr>
            <w:r>
              <w:rPr>
                <w:szCs w:val="24"/>
              </w:rPr>
              <w:t xml:space="preserve">Hệ thống hiển thị màn hình danh sách </w:t>
            </w:r>
            <w:r>
              <w:t xml:space="preserve">khách hàng AF mà </w:t>
            </w:r>
            <w:ins w:id="7817" w:author="Phuong Truong Thi" w:date="2024-10-08T18:35:00Z">
              <w:r w:rsidR="00720CF5">
                <w:t xml:space="preserve">cán bộ đó đang được chia port theo rule phân bổ </w:t>
              </w:r>
            </w:ins>
            <w:r w:rsidR="000A2F3A">
              <w:t>mục II.2.1</w:t>
            </w:r>
          </w:p>
          <w:p w14:paraId="2C381B19" w14:textId="784E89EE" w:rsidR="00C540DD" w:rsidDel="00720CF5" w:rsidRDefault="00C540DD" w:rsidP="004B3858">
            <w:pPr>
              <w:pStyle w:val="Normal10"/>
              <w:rPr>
                <w:del w:id="7818" w:author="Phuong Truong Thi" w:date="2024-10-08T18:35:00Z"/>
              </w:rPr>
            </w:pPr>
            <w:del w:id="7819" w:author="Phuong Truong Thi" w:date="2024-10-08T18:35:00Z">
              <w:r w:rsidDel="00720CF5">
                <w:delText xml:space="preserve">cán bộ đó đang </w:delText>
              </w:r>
              <w:commentRangeStart w:id="7820"/>
              <w:r w:rsidDel="00720CF5">
                <w:delText>được quản lý theo phân quyề</w:delText>
              </w:r>
              <w:r w:rsidR="00A77FEB" w:rsidDel="00720CF5">
                <w:delText>n</w:delText>
              </w:r>
              <w:commentRangeEnd w:id="7820"/>
              <w:r w:rsidR="007D1C2B" w:rsidDel="00720CF5">
                <w:rPr>
                  <w:rStyle w:val="CommentReference"/>
                  <w:rFonts w:ascii="Arial" w:hAnsi="Arial"/>
                  <w:lang w:val="x-none" w:eastAsia="x-none"/>
                </w:rPr>
                <w:commentReference w:id="7820"/>
              </w:r>
            </w:del>
          </w:p>
          <w:p w14:paraId="792F047A" w14:textId="7FD09860" w:rsidR="00A77FEB" w:rsidRPr="00097EB6" w:rsidDel="004B55BA" w:rsidRDefault="00A77FEB" w:rsidP="004B3858">
            <w:pPr>
              <w:pStyle w:val="ListParagraph"/>
              <w:rPr>
                <w:del w:id="7821" w:author="Phuong Truong Thi" w:date="2024-11-29T18:04:00Z"/>
              </w:rPr>
            </w:pPr>
            <w:del w:id="7822" w:author="Phuong Truong Thi" w:date="2024-11-29T18:04:00Z">
              <w:r w:rsidRPr="00097EB6" w:rsidDel="004B55BA">
                <w:rPr>
                  <w:rFonts w:eastAsia="Times New Roman"/>
                  <w:color w:val="000000"/>
                </w:rPr>
                <w:delText xml:space="preserve">Với KH mới được gắn DAO CBBH trong vòng 30 ngày, </w:delText>
              </w:r>
            </w:del>
            <w:ins w:id="7823" w:author="thu nga" w:date="2024-09-30T17:54:00Z">
              <w:del w:id="7824" w:author="Phuong Truong Thi" w:date="2024-11-29T18:04:00Z">
                <w:r w:rsidR="005F0A45" w:rsidDel="004B55BA">
                  <w:delText xml:space="preserve">hiển thị 1 trường </w:delText>
                </w:r>
              </w:del>
              <w:del w:id="7825" w:author="Phuong Truong Thi" w:date="2024-10-08T18:35:00Z">
                <w:r w:rsidR="005F0A45" w:rsidDel="00720CF5">
                  <w:delText xml:space="preserve">có màu xanh </w:delText>
                </w:r>
              </w:del>
              <w:del w:id="7826" w:author="Phuong Truong Thi" w:date="2024-11-29T18:04:00Z">
                <w:r w:rsidR="005F0A45" w:rsidDel="004B55BA">
                  <w:delText xml:space="preserve">để filter tập KH </w:delText>
                </w:r>
                <w:r w:rsidR="005F0A45" w:rsidDel="004B55BA">
                  <w:rPr>
                    <w:lang w:val="vi-VN"/>
                  </w:rPr>
                  <w:delText xml:space="preserve">này </w:delText>
                </w:r>
              </w:del>
            </w:ins>
            <w:del w:id="7827" w:author="Phuong Truong Thi" w:date="2024-11-29T18:04:00Z">
              <w:r w:rsidRPr="00097EB6" w:rsidDel="004B55BA">
                <w:delText>hiển thị label để đánh dấu hoặc 1 trường để filter tập KH này</w:delText>
              </w:r>
            </w:del>
          </w:p>
          <w:p w14:paraId="5D4639FC" w14:textId="19845524" w:rsidR="00A77FEB" w:rsidRPr="00780C91" w:rsidRDefault="00A77FEB">
            <w:pPr>
              <w:rPr>
                <w:szCs w:val="24"/>
              </w:rPr>
              <w:pPrChange w:id="7828" w:author="Phuong Truong Thi" w:date="2024-12-06T18:46:00Z">
                <w:pPr>
                  <w:pStyle w:val="ListParagraph"/>
                </w:pPr>
              </w:pPrChange>
            </w:pPr>
            <w:commentRangeStart w:id="7829"/>
            <w:commentRangeStart w:id="7830"/>
            <w:del w:id="7831" w:author="Phuong Truong Thi" w:date="2024-12-06T18:46:00Z">
              <w:r w:rsidRPr="00097EB6" w:rsidDel="00C71318">
                <w:delText>Với KH</w:delText>
              </w:r>
            </w:del>
            <w:del w:id="7832" w:author="Phuong Truong Thi" w:date="2024-11-25T04:26:00Z">
              <w:r w:rsidRPr="00097EB6" w:rsidDel="00975861">
                <w:delText xml:space="preserve"> </w:delText>
              </w:r>
            </w:del>
            <w:del w:id="7833" w:author="Phuong Truong Thi" w:date="2024-12-06T18:46:00Z">
              <w:r w:rsidRPr="00097EB6" w:rsidDel="00C71318">
                <w:delText xml:space="preserve">mới out khỏi Portfolio của CBBH, hiển thị trong Portfolio trong vòng T + 30 ngày trong đó ngày T là ngày out Portfolio, </w:delText>
              </w:r>
            </w:del>
            <w:ins w:id="7834" w:author="thu nga" w:date="2024-09-30T17:55:00Z">
              <w:del w:id="7835" w:author="Phuong Truong Thi" w:date="2024-12-06T18:46:00Z">
                <w:r w:rsidR="005F0A45" w:rsidDel="00C71318">
                  <w:delText xml:space="preserve">hiển thị 1 trường </w:delText>
                </w:r>
              </w:del>
              <w:del w:id="7836" w:author="Phuong Truong Thi" w:date="2024-10-08T18:35:00Z">
                <w:r w:rsidR="005F0A45" w:rsidDel="00720CF5">
                  <w:delText xml:space="preserve">có màu đỏ </w:delText>
                </w:r>
              </w:del>
              <w:del w:id="7837" w:author="Phuong Truong Thi" w:date="2024-12-06T18:46:00Z">
                <w:r w:rsidR="005F0A45" w:rsidDel="00C71318">
                  <w:delText xml:space="preserve">để filter tập KH </w:delText>
                </w:r>
                <w:r w:rsidR="005F0A45" w:rsidRPr="00780C91" w:rsidDel="00C71318">
                  <w:rPr>
                    <w:lang w:val="vi-VN"/>
                  </w:rPr>
                  <w:delText xml:space="preserve">này </w:delText>
                </w:r>
              </w:del>
            </w:ins>
            <w:commentRangeEnd w:id="7829"/>
            <w:del w:id="7838" w:author="Phuong Truong Thi" w:date="2024-12-06T18:46:00Z">
              <w:r w:rsidR="004663F6" w:rsidDel="00C71318">
                <w:rPr>
                  <w:rStyle w:val="CommentReference"/>
                  <w:lang w:val="x-none" w:eastAsia="x-none"/>
                </w:rPr>
                <w:commentReference w:id="7829"/>
              </w:r>
              <w:commentRangeEnd w:id="7830"/>
              <w:r w:rsidR="00975861" w:rsidDel="00C71318">
                <w:rPr>
                  <w:rStyle w:val="CommentReference"/>
                  <w:lang w:val="x-none" w:eastAsia="x-none"/>
                </w:rPr>
                <w:commentReference w:id="7830"/>
              </w:r>
            </w:del>
            <w:del w:id="7839" w:author="thu nga" w:date="2024-09-30T17:55:00Z">
              <w:r w:rsidRPr="00780C91" w:rsidDel="005F0A45">
                <w:rPr>
                  <w:szCs w:val="24"/>
                </w:rPr>
                <w:delText>hiển thị label để đánh dấu hoặc 1 trường để filter</w:delText>
              </w:r>
              <w:r w:rsidRPr="00097EB6" w:rsidDel="005F0A45">
                <w:delText xml:space="preserve"> tập KH này</w:delText>
              </w:r>
            </w:del>
          </w:p>
        </w:tc>
      </w:tr>
    </w:tbl>
    <w:p w14:paraId="0472E5E6" w14:textId="6EE10C00" w:rsidR="00FD6BA2" w:rsidRPr="00A35118" w:rsidRDefault="00FD6BA2" w:rsidP="00D41F64">
      <w:pPr>
        <w:pStyle w:val="Heading61"/>
        <w:outlineLvl w:val="9"/>
        <w:rPr>
          <w:ins w:id="7840" w:author="Phuong Truong Thi" w:date="2024-10-17T18:58:00Z"/>
          <w:b/>
          <w:bCs w:val="0"/>
        </w:rPr>
      </w:pPr>
      <w:ins w:id="7841" w:author="Phuong Truong Thi" w:date="2024-10-17T18:58:00Z">
        <w:r w:rsidRPr="00A35118">
          <w:rPr>
            <w:b/>
            <w:bCs w:val="0"/>
          </w:rPr>
          <w:lastRenderedPageBreak/>
          <w:t>Màn hình minh họa</w:t>
        </w:r>
      </w:ins>
    </w:p>
    <w:p w14:paraId="04C96F29" w14:textId="3B605457" w:rsidR="00FD6BA2" w:rsidRDefault="005B45EC">
      <w:pPr>
        <w:pStyle w:val="Heading61"/>
        <w:numPr>
          <w:ilvl w:val="0"/>
          <w:numId w:val="0"/>
        </w:numPr>
        <w:outlineLvl w:val="9"/>
        <w:rPr>
          <w:ins w:id="7842" w:author="Phuong Truong Thi" w:date="2024-10-17T18:57:00Z"/>
        </w:rPr>
        <w:pPrChange w:id="7843" w:author="Phuong Truong Thi" w:date="2024-10-17T18:58:00Z">
          <w:pPr>
            <w:pStyle w:val="Heading61"/>
            <w:outlineLvl w:val="9"/>
          </w:pPr>
        </w:pPrChange>
      </w:pPr>
      <w:ins w:id="7844" w:author="Phuong Truong Thi" w:date="2024-11-25T18:43:00Z">
        <w:r>
          <w:drawing>
            <wp:inline distT="0" distB="0" distL="0" distR="0" wp14:anchorId="79905B61" wp14:editId="13369841">
              <wp:extent cx="5821045" cy="2989580"/>
              <wp:effectExtent l="0" t="0" r="8255" b="1270"/>
              <wp:docPr id="76161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128" name="Picture 761613128"/>
                      <pic:cNvPicPr/>
                    </pic:nvPicPr>
                    <pic:blipFill>
                      <a:blip r:embed="rId21"/>
                      <a:stretch>
                        <a:fillRect/>
                      </a:stretch>
                    </pic:blipFill>
                    <pic:spPr>
                      <a:xfrm>
                        <a:off x="0" y="0"/>
                        <a:ext cx="5821045" cy="2989580"/>
                      </a:xfrm>
                      <a:prstGeom prst="rect">
                        <a:avLst/>
                      </a:prstGeom>
                    </pic:spPr>
                  </pic:pic>
                </a:graphicData>
              </a:graphic>
            </wp:inline>
          </w:drawing>
        </w:r>
      </w:ins>
    </w:p>
    <w:p w14:paraId="5A628F76" w14:textId="1121025B" w:rsidR="00D41F64" w:rsidRPr="004B3858" w:rsidRDefault="0009141B" w:rsidP="00D41F64">
      <w:pPr>
        <w:pStyle w:val="Heading61"/>
        <w:outlineLvl w:val="9"/>
        <w:rPr>
          <w:b/>
          <w:bCs w:val="0"/>
        </w:rPr>
      </w:pPr>
      <w:r w:rsidRPr="004B3858">
        <w:rPr>
          <w:b/>
          <w:bCs w:val="0"/>
        </w:rPr>
        <w:t>T</w:t>
      </w:r>
      <w:r w:rsidR="0054055D" w:rsidRPr="004B3858">
        <w:rPr>
          <w:b/>
          <w:bCs w:val="0"/>
        </w:rPr>
        <w:t xml:space="preserve">hông tin dữ liệu </w:t>
      </w:r>
      <w:bookmarkEnd w:id="900"/>
      <w:bookmarkEnd w:id="901"/>
      <w:bookmarkEnd w:id="902"/>
    </w:p>
    <w:p w14:paraId="02C745D8" w14:textId="18E3548D" w:rsidR="008571F1" w:rsidRPr="007E0F89" w:rsidRDefault="00D00FF8" w:rsidP="007E0F89">
      <w:pPr>
        <w:pStyle w:val="ListParagraph"/>
        <w:rPr>
          <w:ins w:id="7845" w:author="Phuong Truong Thi" w:date="2024-10-08T18:12:00Z"/>
          <w:lang w:val="vi-VN"/>
          <w:rPrChange w:id="7846" w:author="Phuong Truong Thi" w:date="2024-10-08T18:12:00Z">
            <w:rPr>
              <w:ins w:id="7847" w:author="Phuong Truong Thi" w:date="2024-10-08T18:12:00Z"/>
            </w:rPr>
          </w:rPrChange>
        </w:rPr>
      </w:pPr>
      <w:r w:rsidRPr="007E0F89">
        <w:rPr>
          <w:lang w:val="vi-VN"/>
        </w:rPr>
        <w:t>Thông tin các trường dữ liệu cần hiển thị</w:t>
      </w:r>
    </w:p>
    <w:tbl>
      <w:tblPr>
        <w:tblpPr w:leftFromText="180" w:rightFromText="180" w:vertAnchor="text" w:tblpY="1"/>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7848" w:author="Phuong Truong Thi" w:date="2024-11-25T04:31:00Z">
          <w:tblPr>
            <w:tblpPr w:leftFromText="180" w:rightFromText="180" w:vertAnchor="text" w:tblpY="1"/>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670"/>
        <w:gridCol w:w="1735"/>
        <w:gridCol w:w="2270"/>
        <w:gridCol w:w="1030"/>
        <w:gridCol w:w="1236"/>
        <w:gridCol w:w="1276"/>
        <w:gridCol w:w="992"/>
        <w:tblGridChange w:id="7849">
          <w:tblGrid>
            <w:gridCol w:w="670"/>
            <w:gridCol w:w="1735"/>
            <w:gridCol w:w="2230"/>
            <w:gridCol w:w="40"/>
            <w:gridCol w:w="1030"/>
            <w:gridCol w:w="1236"/>
            <w:gridCol w:w="1276"/>
            <w:gridCol w:w="992"/>
          </w:tblGrid>
        </w:tblGridChange>
      </w:tblGrid>
      <w:tr w:rsidR="00F868EA" w:rsidRPr="00AD0E1A" w14:paraId="11235760" w14:textId="77777777" w:rsidTr="00975861">
        <w:trPr>
          <w:trHeight w:val="528"/>
          <w:tblHeader/>
          <w:ins w:id="7850" w:author="Phuong Truong Thi" w:date="2024-10-16T00:58:00Z"/>
          <w:trPrChange w:id="7851" w:author="Phuong Truong Thi" w:date="2024-11-25T04:31:00Z">
            <w:trPr>
              <w:trHeight w:val="528"/>
              <w:tblHeader/>
            </w:trPr>
          </w:trPrChange>
        </w:trPr>
        <w:tc>
          <w:tcPr>
            <w:tcW w:w="670" w:type="dxa"/>
            <w:shd w:val="clear" w:color="auto" w:fill="F7C7AC"/>
            <w:vAlign w:val="center"/>
            <w:hideMark/>
            <w:tcPrChange w:id="7852" w:author="Phuong Truong Thi" w:date="2024-11-25T04:31:00Z">
              <w:tcPr>
                <w:tcW w:w="670" w:type="dxa"/>
                <w:shd w:val="clear" w:color="auto" w:fill="F7C7AC"/>
                <w:vAlign w:val="center"/>
                <w:hideMark/>
              </w:tcPr>
            </w:tcPrChange>
          </w:tcPr>
          <w:p w14:paraId="5F9310D0" w14:textId="77777777" w:rsidR="00F868EA" w:rsidRPr="00AD0E1A" w:rsidRDefault="00F868EA" w:rsidP="00817E47">
            <w:pPr>
              <w:spacing w:before="0" w:line="240" w:lineRule="auto"/>
              <w:contextualSpacing w:val="0"/>
              <w:jc w:val="center"/>
              <w:rPr>
                <w:ins w:id="7853" w:author="Phuong Truong Thi" w:date="2024-10-16T00:58:00Z"/>
                <w:rFonts w:ascii="Times New Roman" w:eastAsia="Times New Roman" w:hAnsi="Times New Roman"/>
                <w:b/>
                <w:bCs/>
                <w:color w:val="000000"/>
                <w:sz w:val="24"/>
                <w:szCs w:val="24"/>
                <w:lang w:val="vi-VN" w:eastAsia="vi-VN"/>
              </w:rPr>
            </w:pPr>
            <w:ins w:id="7854" w:author="Phuong Truong Thi" w:date="2024-10-16T00:58:00Z">
              <w:r w:rsidRPr="00AD0E1A">
                <w:rPr>
                  <w:rFonts w:ascii="Times New Roman" w:eastAsia="Times New Roman" w:hAnsi="Times New Roman"/>
                  <w:b/>
                  <w:bCs/>
                  <w:color w:val="000000"/>
                  <w:sz w:val="24"/>
                  <w:szCs w:val="24"/>
                  <w:lang w:val="vi-VN" w:eastAsia="vi-VN"/>
                </w:rPr>
                <w:t>STT</w:t>
              </w:r>
            </w:ins>
          </w:p>
        </w:tc>
        <w:tc>
          <w:tcPr>
            <w:tcW w:w="1735" w:type="dxa"/>
            <w:shd w:val="clear" w:color="auto" w:fill="F7C7AC"/>
            <w:vAlign w:val="center"/>
            <w:hideMark/>
            <w:tcPrChange w:id="7855" w:author="Phuong Truong Thi" w:date="2024-11-25T04:31:00Z">
              <w:tcPr>
                <w:tcW w:w="1735" w:type="dxa"/>
                <w:shd w:val="clear" w:color="auto" w:fill="F7C7AC"/>
                <w:vAlign w:val="center"/>
                <w:hideMark/>
              </w:tcPr>
            </w:tcPrChange>
          </w:tcPr>
          <w:p w14:paraId="27F8E24A" w14:textId="77777777" w:rsidR="00F868EA" w:rsidRPr="00AD0E1A" w:rsidRDefault="00F868EA" w:rsidP="00817E47">
            <w:pPr>
              <w:spacing w:before="0" w:line="240" w:lineRule="auto"/>
              <w:contextualSpacing w:val="0"/>
              <w:jc w:val="center"/>
              <w:rPr>
                <w:ins w:id="7856" w:author="Phuong Truong Thi" w:date="2024-10-16T00:58:00Z"/>
                <w:rFonts w:ascii="Times New Roman" w:eastAsia="Times New Roman" w:hAnsi="Times New Roman"/>
                <w:b/>
                <w:bCs/>
                <w:color w:val="000000"/>
                <w:sz w:val="24"/>
                <w:szCs w:val="24"/>
                <w:lang w:val="vi-VN" w:eastAsia="vi-VN"/>
              </w:rPr>
            </w:pPr>
            <w:ins w:id="7857" w:author="Phuong Truong Thi" w:date="2024-10-16T00:58:00Z">
              <w:r w:rsidRPr="00AD0E1A">
                <w:rPr>
                  <w:rFonts w:ascii="Times New Roman" w:eastAsia="Times New Roman" w:hAnsi="Times New Roman"/>
                  <w:b/>
                  <w:bCs/>
                  <w:color w:val="000000"/>
                  <w:sz w:val="24"/>
                  <w:szCs w:val="24"/>
                  <w:lang w:val="vi-VN" w:eastAsia="vi-VN"/>
                </w:rPr>
                <w:t>Trường dữ liệu</w:t>
              </w:r>
            </w:ins>
          </w:p>
        </w:tc>
        <w:tc>
          <w:tcPr>
            <w:tcW w:w="2270" w:type="dxa"/>
            <w:shd w:val="clear" w:color="auto" w:fill="F7C7AC"/>
            <w:vAlign w:val="center"/>
            <w:tcPrChange w:id="7858" w:author="Phuong Truong Thi" w:date="2024-11-25T04:31:00Z">
              <w:tcPr>
                <w:tcW w:w="2230" w:type="dxa"/>
                <w:shd w:val="clear" w:color="auto" w:fill="F7C7AC"/>
                <w:vAlign w:val="center"/>
              </w:tcPr>
            </w:tcPrChange>
          </w:tcPr>
          <w:p w14:paraId="120E0BD9" w14:textId="77777777" w:rsidR="00F868EA" w:rsidRPr="00521C1C" w:rsidRDefault="00F868EA" w:rsidP="00817E47">
            <w:pPr>
              <w:spacing w:before="0" w:line="240" w:lineRule="auto"/>
              <w:contextualSpacing w:val="0"/>
              <w:jc w:val="center"/>
              <w:rPr>
                <w:ins w:id="7859" w:author="Phuong Truong Thi" w:date="2024-10-16T00:58:00Z"/>
                <w:rFonts w:ascii="Times New Roman" w:eastAsia="Times New Roman" w:hAnsi="Times New Roman"/>
                <w:b/>
                <w:bCs/>
                <w:color w:val="000000"/>
                <w:sz w:val="24"/>
                <w:szCs w:val="24"/>
                <w:lang w:eastAsia="vi-VN"/>
              </w:rPr>
            </w:pPr>
            <w:commentRangeStart w:id="7860"/>
            <w:commentRangeStart w:id="7861"/>
            <w:ins w:id="7862" w:author="Phuong Truong Thi" w:date="2024-10-16T00:58:00Z">
              <w:r>
                <w:rPr>
                  <w:rFonts w:ascii="Times New Roman" w:eastAsia="Times New Roman" w:hAnsi="Times New Roman"/>
                  <w:b/>
                  <w:bCs/>
                  <w:color w:val="000000"/>
                  <w:sz w:val="24"/>
                  <w:szCs w:val="24"/>
                  <w:lang w:eastAsia="vi-VN"/>
                </w:rPr>
                <w:t>Mô tả trường</w:t>
              </w:r>
              <w:commentRangeEnd w:id="7860"/>
              <w:r>
                <w:rPr>
                  <w:rStyle w:val="CommentReference"/>
                  <w:lang w:val="x-none" w:eastAsia="x-none"/>
                </w:rPr>
                <w:commentReference w:id="7860"/>
              </w:r>
              <w:commentRangeEnd w:id="7861"/>
              <w:r>
                <w:rPr>
                  <w:rStyle w:val="CommentReference"/>
                  <w:lang w:val="x-none" w:eastAsia="x-none"/>
                </w:rPr>
                <w:commentReference w:id="7861"/>
              </w:r>
            </w:ins>
          </w:p>
        </w:tc>
        <w:tc>
          <w:tcPr>
            <w:tcW w:w="1030" w:type="dxa"/>
            <w:shd w:val="clear" w:color="auto" w:fill="F7C7AC"/>
            <w:vAlign w:val="center"/>
            <w:tcPrChange w:id="7863" w:author="Phuong Truong Thi" w:date="2024-11-25T04:31:00Z">
              <w:tcPr>
                <w:tcW w:w="1070" w:type="dxa"/>
                <w:gridSpan w:val="2"/>
                <w:shd w:val="clear" w:color="auto" w:fill="F7C7AC"/>
                <w:vAlign w:val="center"/>
              </w:tcPr>
            </w:tcPrChange>
          </w:tcPr>
          <w:p w14:paraId="3FE94AF0" w14:textId="77777777" w:rsidR="00F868EA" w:rsidRPr="00AD0E1A" w:rsidRDefault="00F868EA" w:rsidP="00817E47">
            <w:pPr>
              <w:spacing w:before="0" w:line="240" w:lineRule="auto"/>
              <w:contextualSpacing w:val="0"/>
              <w:jc w:val="center"/>
              <w:rPr>
                <w:ins w:id="7864" w:author="Phuong Truong Thi" w:date="2024-10-16T00:58:00Z"/>
                <w:rFonts w:ascii="Times New Roman" w:eastAsia="Times New Roman" w:hAnsi="Times New Roman"/>
                <w:b/>
                <w:bCs/>
                <w:color w:val="000000"/>
                <w:sz w:val="24"/>
                <w:szCs w:val="24"/>
                <w:lang w:val="vi-VN" w:eastAsia="vi-VN"/>
              </w:rPr>
            </w:pPr>
            <w:ins w:id="7865" w:author="Phuong Truong Thi" w:date="2024-10-16T00:58:00Z">
              <w:r>
                <w:rPr>
                  <w:rFonts w:ascii="Times New Roman" w:eastAsia="Times New Roman" w:hAnsi="Times New Roman"/>
                  <w:b/>
                  <w:bCs/>
                  <w:color w:val="000000"/>
                  <w:sz w:val="24"/>
                  <w:szCs w:val="24"/>
                  <w:lang w:val="vi-VN" w:eastAsia="vi-VN"/>
                </w:rPr>
                <w:t>Nguồn</w:t>
              </w:r>
            </w:ins>
          </w:p>
        </w:tc>
        <w:tc>
          <w:tcPr>
            <w:tcW w:w="1236" w:type="dxa"/>
            <w:shd w:val="clear" w:color="auto" w:fill="F7C7AC"/>
            <w:vAlign w:val="center"/>
            <w:tcPrChange w:id="7866" w:author="Phuong Truong Thi" w:date="2024-11-25T04:31:00Z">
              <w:tcPr>
                <w:tcW w:w="1236" w:type="dxa"/>
                <w:shd w:val="clear" w:color="auto" w:fill="F7C7AC"/>
                <w:vAlign w:val="center"/>
              </w:tcPr>
            </w:tcPrChange>
          </w:tcPr>
          <w:p w14:paraId="73ECC17C" w14:textId="77777777" w:rsidR="00F868EA" w:rsidRPr="00AD0E1A" w:rsidRDefault="00F868EA" w:rsidP="00817E47">
            <w:pPr>
              <w:spacing w:before="0" w:line="240" w:lineRule="auto"/>
              <w:contextualSpacing w:val="0"/>
              <w:jc w:val="center"/>
              <w:rPr>
                <w:ins w:id="7867" w:author="Phuong Truong Thi" w:date="2024-10-16T00:58:00Z"/>
                <w:rFonts w:ascii="Times New Roman" w:eastAsia="Times New Roman" w:hAnsi="Times New Roman"/>
                <w:b/>
                <w:bCs/>
                <w:color w:val="000000"/>
                <w:sz w:val="24"/>
                <w:szCs w:val="24"/>
                <w:lang w:val="vi-VN" w:eastAsia="vi-VN"/>
              </w:rPr>
            </w:pPr>
            <w:ins w:id="7868" w:author="Phuong Truong Thi" w:date="2024-10-16T00:58:00Z">
              <w:r w:rsidRPr="00AD0E1A">
                <w:rPr>
                  <w:rFonts w:ascii="Times New Roman" w:eastAsia="Times New Roman" w:hAnsi="Times New Roman"/>
                  <w:b/>
                  <w:bCs/>
                  <w:color w:val="000000"/>
                  <w:sz w:val="24"/>
                  <w:szCs w:val="24"/>
                  <w:lang w:val="vi-VN" w:eastAsia="vi-VN"/>
                </w:rPr>
                <w:t>Định dạng</w:t>
              </w:r>
            </w:ins>
          </w:p>
        </w:tc>
        <w:tc>
          <w:tcPr>
            <w:tcW w:w="1276" w:type="dxa"/>
            <w:shd w:val="clear" w:color="auto" w:fill="F7C7AC"/>
            <w:vAlign w:val="center"/>
            <w:hideMark/>
            <w:tcPrChange w:id="7869" w:author="Phuong Truong Thi" w:date="2024-11-25T04:31:00Z">
              <w:tcPr>
                <w:tcW w:w="1276" w:type="dxa"/>
                <w:shd w:val="clear" w:color="auto" w:fill="F7C7AC"/>
                <w:vAlign w:val="center"/>
                <w:hideMark/>
              </w:tcPr>
            </w:tcPrChange>
          </w:tcPr>
          <w:p w14:paraId="5CC7AC41" w14:textId="77777777" w:rsidR="00F868EA" w:rsidRPr="00AD0E1A" w:rsidRDefault="00F868EA" w:rsidP="00817E47">
            <w:pPr>
              <w:spacing w:before="0" w:line="240" w:lineRule="auto"/>
              <w:contextualSpacing w:val="0"/>
              <w:jc w:val="center"/>
              <w:rPr>
                <w:ins w:id="7870" w:author="Phuong Truong Thi" w:date="2024-10-16T00:58:00Z"/>
                <w:rFonts w:ascii="Times New Roman" w:eastAsia="Times New Roman" w:hAnsi="Times New Roman"/>
                <w:b/>
                <w:bCs/>
                <w:color w:val="000000"/>
                <w:sz w:val="24"/>
                <w:szCs w:val="24"/>
                <w:lang w:val="vi-VN" w:eastAsia="vi-VN"/>
              </w:rPr>
            </w:pPr>
            <w:ins w:id="7871" w:author="Phuong Truong Thi" w:date="2024-10-16T00:58:00Z">
              <w:r w:rsidRPr="00AD0E1A">
                <w:rPr>
                  <w:rFonts w:ascii="Times New Roman" w:eastAsia="Times New Roman" w:hAnsi="Times New Roman"/>
                  <w:b/>
                  <w:bCs/>
                  <w:color w:val="000000"/>
                  <w:sz w:val="24"/>
                  <w:szCs w:val="24"/>
                  <w:lang w:val="vi-VN" w:eastAsia="vi-VN"/>
                </w:rPr>
                <w:t>Mã danh mục tham chiếu</w:t>
              </w:r>
            </w:ins>
          </w:p>
        </w:tc>
        <w:tc>
          <w:tcPr>
            <w:tcW w:w="992" w:type="dxa"/>
            <w:shd w:val="clear" w:color="auto" w:fill="F7C7AC"/>
            <w:tcPrChange w:id="7872" w:author="Phuong Truong Thi" w:date="2024-11-25T04:31:00Z">
              <w:tcPr>
                <w:tcW w:w="992" w:type="dxa"/>
                <w:shd w:val="clear" w:color="auto" w:fill="F7C7AC"/>
              </w:tcPr>
            </w:tcPrChange>
          </w:tcPr>
          <w:p w14:paraId="73281D57" w14:textId="77777777" w:rsidR="00F868EA" w:rsidRPr="00B66378" w:rsidRDefault="00F868EA" w:rsidP="00817E47">
            <w:pPr>
              <w:spacing w:before="0" w:line="240" w:lineRule="auto"/>
              <w:contextualSpacing w:val="0"/>
              <w:jc w:val="center"/>
              <w:rPr>
                <w:ins w:id="7873" w:author="Phuong Truong Thi" w:date="2024-10-16T00:58:00Z"/>
                <w:rFonts w:ascii="Times New Roman" w:eastAsia="Times New Roman" w:hAnsi="Times New Roman"/>
                <w:b/>
                <w:bCs/>
                <w:color w:val="000000"/>
                <w:sz w:val="24"/>
                <w:szCs w:val="24"/>
                <w:lang w:val="vi-VN" w:eastAsia="vi-VN"/>
              </w:rPr>
            </w:pPr>
            <w:ins w:id="7874" w:author="Phuong Truong Thi" w:date="2024-10-16T00:58:00Z">
              <w:r w:rsidRPr="00B66378">
                <w:rPr>
                  <w:rFonts w:ascii="Times New Roman" w:eastAsia="Times New Roman" w:hAnsi="Times New Roman"/>
                  <w:b/>
                  <w:bCs/>
                  <w:color w:val="000000"/>
                  <w:sz w:val="24"/>
                  <w:szCs w:val="24"/>
                  <w:lang w:val="vi-VN" w:eastAsia="vi-VN"/>
                </w:rPr>
                <w:t>Hiển thị mặc định</w:t>
              </w:r>
            </w:ins>
          </w:p>
          <w:p w14:paraId="64FA89BD" w14:textId="77777777" w:rsidR="00F868EA" w:rsidRPr="00B66378" w:rsidRDefault="00F868EA" w:rsidP="00817E47">
            <w:pPr>
              <w:spacing w:before="0" w:line="240" w:lineRule="auto"/>
              <w:contextualSpacing w:val="0"/>
              <w:jc w:val="center"/>
              <w:rPr>
                <w:ins w:id="7875" w:author="Phuong Truong Thi" w:date="2024-10-16T00:58:00Z"/>
                <w:rFonts w:ascii="Times New Roman" w:eastAsia="Times New Roman" w:hAnsi="Times New Roman"/>
                <w:b/>
                <w:bCs/>
                <w:color w:val="000000"/>
                <w:sz w:val="24"/>
                <w:szCs w:val="24"/>
                <w:lang w:val="vi-VN" w:eastAsia="vi-VN"/>
              </w:rPr>
            </w:pPr>
            <w:ins w:id="7876" w:author="Phuong Truong Thi" w:date="2024-10-16T00:58:00Z">
              <w:r w:rsidRPr="00B66378">
                <w:rPr>
                  <w:rFonts w:ascii="Times New Roman" w:eastAsia="Times New Roman" w:hAnsi="Times New Roman"/>
                  <w:b/>
                  <w:bCs/>
                  <w:color w:val="000000"/>
                  <w:sz w:val="24"/>
                  <w:szCs w:val="24"/>
                  <w:lang w:val="vi-VN" w:eastAsia="vi-VN"/>
                </w:rPr>
                <w:t>trên danh sách</w:t>
              </w:r>
            </w:ins>
          </w:p>
          <w:p w14:paraId="7A8310AB" w14:textId="77777777" w:rsidR="00F868EA" w:rsidRPr="00AD0E1A" w:rsidRDefault="00F868EA" w:rsidP="00817E47">
            <w:pPr>
              <w:spacing w:before="0" w:line="240" w:lineRule="auto"/>
              <w:contextualSpacing w:val="0"/>
              <w:jc w:val="center"/>
              <w:rPr>
                <w:ins w:id="7877" w:author="Phuong Truong Thi" w:date="2024-10-16T00:58:00Z"/>
                <w:rFonts w:ascii="Times New Roman" w:eastAsia="Times New Roman" w:hAnsi="Times New Roman"/>
                <w:b/>
                <w:bCs/>
                <w:color w:val="000000"/>
                <w:sz w:val="24"/>
                <w:szCs w:val="24"/>
                <w:lang w:eastAsia="vi-VN"/>
              </w:rPr>
            </w:pPr>
            <w:ins w:id="7878" w:author="Phuong Truong Thi" w:date="2024-10-16T00:58:00Z">
              <w:r w:rsidRPr="00AD0E1A">
                <w:rPr>
                  <w:rFonts w:ascii="Times New Roman" w:eastAsia="Times New Roman" w:hAnsi="Times New Roman"/>
                  <w:b/>
                  <w:bCs/>
                  <w:color w:val="000000"/>
                  <w:sz w:val="24"/>
                  <w:szCs w:val="24"/>
                  <w:lang w:eastAsia="vi-VN"/>
                </w:rPr>
                <w:t>(Y/N)</w:t>
              </w:r>
            </w:ins>
          </w:p>
        </w:tc>
      </w:tr>
      <w:tr w:rsidR="00F868EA" w:rsidRPr="00AD0E1A" w14:paraId="6650C57B" w14:textId="77777777" w:rsidTr="00CF6901">
        <w:trPr>
          <w:trHeight w:val="399"/>
          <w:ins w:id="7879" w:author="Phuong Truong Thi" w:date="2024-10-16T00:58:00Z"/>
        </w:trPr>
        <w:tc>
          <w:tcPr>
            <w:tcW w:w="9209" w:type="dxa"/>
            <w:gridSpan w:val="7"/>
          </w:tcPr>
          <w:p w14:paraId="6FF00731" w14:textId="77777777" w:rsidR="00F868EA" w:rsidRPr="00AD0E1A" w:rsidRDefault="00F868EA" w:rsidP="00817E47">
            <w:pPr>
              <w:spacing w:before="0" w:line="240" w:lineRule="auto"/>
              <w:contextualSpacing w:val="0"/>
              <w:jc w:val="left"/>
              <w:rPr>
                <w:ins w:id="7880" w:author="Phuong Truong Thi" w:date="2024-10-16T00:58:00Z"/>
                <w:rFonts w:ascii="Times New Roman" w:eastAsia="Times New Roman" w:hAnsi="Times New Roman"/>
                <w:sz w:val="24"/>
                <w:szCs w:val="24"/>
                <w:lang w:val="vi-VN" w:eastAsia="vi-VN"/>
              </w:rPr>
            </w:pPr>
            <w:ins w:id="7881" w:author="Phuong Truong Thi" w:date="2024-10-16T00:58:00Z">
              <w:r>
                <w:rPr>
                  <w:rFonts w:ascii="Times New Roman" w:eastAsia="Times New Roman" w:hAnsi="Times New Roman"/>
                  <w:sz w:val="24"/>
                  <w:szCs w:val="24"/>
                  <w:lang w:eastAsia="vi-VN"/>
                </w:rPr>
                <w:t xml:space="preserve">Thông tin tổng quan </w:t>
              </w:r>
              <w:r w:rsidRPr="00B70D39">
                <w:rPr>
                  <w:rFonts w:ascii="Times New Roman" w:eastAsia="Times New Roman" w:hAnsi="Times New Roman"/>
                  <w:i/>
                  <w:iCs/>
                  <w:sz w:val="24"/>
                  <w:szCs w:val="24"/>
                  <w:lang w:eastAsia="vi-VN"/>
                </w:rPr>
                <w:t>(dòng thông tin</w:t>
              </w:r>
              <w:r>
                <w:rPr>
                  <w:rFonts w:ascii="Times New Roman" w:eastAsia="Times New Roman" w:hAnsi="Times New Roman"/>
                  <w:i/>
                  <w:iCs/>
                  <w:sz w:val="24"/>
                  <w:szCs w:val="24"/>
                  <w:lang w:eastAsia="vi-VN"/>
                </w:rPr>
                <w:t xml:space="preserve"> chung</w:t>
              </w:r>
              <w:r w:rsidRPr="00B70D39">
                <w:rPr>
                  <w:rFonts w:ascii="Times New Roman" w:eastAsia="Times New Roman" w:hAnsi="Times New Roman"/>
                  <w:i/>
                  <w:iCs/>
                  <w:sz w:val="24"/>
                  <w:szCs w:val="24"/>
                  <w:lang w:eastAsia="vi-VN"/>
                </w:rPr>
                <w:t>)</w:t>
              </w:r>
            </w:ins>
          </w:p>
        </w:tc>
      </w:tr>
      <w:tr w:rsidR="00F868EA" w:rsidRPr="00AD0E1A" w14:paraId="705800AB" w14:textId="77777777" w:rsidTr="00975861">
        <w:trPr>
          <w:trHeight w:val="624"/>
          <w:ins w:id="7882" w:author="Phuong Truong Thi" w:date="2024-10-16T00:58:00Z"/>
          <w:trPrChange w:id="7883" w:author="Phuong Truong Thi" w:date="2024-11-25T04:31:00Z">
            <w:trPr>
              <w:trHeight w:val="624"/>
            </w:trPr>
          </w:trPrChange>
        </w:trPr>
        <w:tc>
          <w:tcPr>
            <w:tcW w:w="670" w:type="dxa"/>
            <w:shd w:val="clear" w:color="auto" w:fill="auto"/>
            <w:vAlign w:val="center"/>
            <w:tcPrChange w:id="7884" w:author="Phuong Truong Thi" w:date="2024-11-25T04:31:00Z">
              <w:tcPr>
                <w:tcW w:w="670" w:type="dxa"/>
                <w:shd w:val="clear" w:color="auto" w:fill="auto"/>
                <w:vAlign w:val="center"/>
              </w:tcPr>
            </w:tcPrChange>
          </w:tcPr>
          <w:p w14:paraId="43B4E211" w14:textId="77777777" w:rsidR="00F868EA" w:rsidRPr="00AD0E1A" w:rsidRDefault="00F868EA" w:rsidP="00817E47">
            <w:pPr>
              <w:spacing w:before="0" w:line="240" w:lineRule="auto"/>
              <w:contextualSpacing w:val="0"/>
              <w:jc w:val="left"/>
              <w:rPr>
                <w:ins w:id="7885" w:author="Phuong Truong Thi" w:date="2024-10-16T00:58:00Z"/>
                <w:rFonts w:ascii="Times New Roman" w:eastAsia="Times New Roman" w:hAnsi="Times New Roman"/>
                <w:color w:val="000000"/>
                <w:sz w:val="24"/>
                <w:szCs w:val="24"/>
                <w:lang w:val="vi-VN" w:eastAsia="vi-VN"/>
              </w:rPr>
            </w:pPr>
          </w:p>
        </w:tc>
        <w:tc>
          <w:tcPr>
            <w:tcW w:w="1735" w:type="dxa"/>
            <w:shd w:val="clear" w:color="auto" w:fill="auto"/>
            <w:vAlign w:val="center"/>
            <w:tcPrChange w:id="7886" w:author="Phuong Truong Thi" w:date="2024-11-25T04:31:00Z">
              <w:tcPr>
                <w:tcW w:w="1735" w:type="dxa"/>
                <w:shd w:val="clear" w:color="auto" w:fill="auto"/>
                <w:vAlign w:val="center"/>
              </w:tcPr>
            </w:tcPrChange>
          </w:tcPr>
          <w:p w14:paraId="0D516C9D" w14:textId="77777777" w:rsidR="00F868EA" w:rsidRPr="008E60BE" w:rsidRDefault="00F868EA" w:rsidP="00817E47">
            <w:pPr>
              <w:spacing w:before="0" w:line="240" w:lineRule="auto"/>
              <w:contextualSpacing w:val="0"/>
              <w:rPr>
                <w:ins w:id="7887" w:author="Phuong Truong Thi" w:date="2024-10-16T00:58:00Z"/>
                <w:rFonts w:ascii="Times New Roman" w:hAnsi="Times New Roman"/>
                <w:color w:val="000000"/>
                <w:sz w:val="24"/>
                <w:szCs w:val="24"/>
              </w:rPr>
            </w:pPr>
            <w:ins w:id="7888" w:author="Phuong Truong Thi" w:date="2024-10-16T00:58:00Z">
              <w:r w:rsidRPr="008E60BE">
                <w:rPr>
                  <w:rFonts w:ascii="Times New Roman" w:hAnsi="Times New Roman"/>
                  <w:color w:val="000000"/>
                  <w:sz w:val="24"/>
                  <w:szCs w:val="24"/>
                </w:rPr>
                <w:t>Tổng KH trong danh sách</w:t>
              </w:r>
            </w:ins>
          </w:p>
          <w:p w14:paraId="07C06CA0" w14:textId="77777777" w:rsidR="00F868EA" w:rsidRPr="008E60BE" w:rsidRDefault="00F868EA" w:rsidP="00817E47">
            <w:pPr>
              <w:spacing w:before="0" w:line="240" w:lineRule="auto"/>
              <w:contextualSpacing w:val="0"/>
              <w:rPr>
                <w:ins w:id="7889" w:author="Phuong Truong Thi" w:date="2024-10-16T00:58:00Z"/>
                <w:rFonts w:ascii="Times New Roman" w:hAnsi="Times New Roman"/>
                <w:color w:val="000000"/>
                <w:sz w:val="24"/>
                <w:szCs w:val="24"/>
              </w:rPr>
            </w:pPr>
          </w:p>
        </w:tc>
        <w:tc>
          <w:tcPr>
            <w:tcW w:w="2270" w:type="dxa"/>
            <w:tcPrChange w:id="7890" w:author="Phuong Truong Thi" w:date="2024-11-25T04:31:00Z">
              <w:tcPr>
                <w:tcW w:w="2230" w:type="dxa"/>
              </w:tcPr>
            </w:tcPrChange>
          </w:tcPr>
          <w:p w14:paraId="7C13E254" w14:textId="77777777" w:rsidR="00F868EA" w:rsidRDefault="00F868EA" w:rsidP="00817E47">
            <w:pPr>
              <w:spacing w:before="0" w:line="240" w:lineRule="auto"/>
              <w:contextualSpacing w:val="0"/>
              <w:rPr>
                <w:ins w:id="7891" w:author="Phuong Truong Thi" w:date="2024-10-16T01:11:00Z"/>
                <w:rFonts w:ascii="Times New Roman" w:hAnsi="Times New Roman"/>
                <w:color w:val="000000"/>
                <w:sz w:val="24"/>
                <w:szCs w:val="24"/>
              </w:rPr>
            </w:pPr>
            <w:ins w:id="7892" w:author="Phuong Truong Thi" w:date="2024-10-16T00:58:00Z">
              <w:r w:rsidRPr="00521C1C">
                <w:rPr>
                  <w:rFonts w:ascii="Times New Roman" w:hAnsi="Times New Roman"/>
                  <w:color w:val="000000"/>
                  <w:sz w:val="24"/>
                  <w:szCs w:val="24"/>
                </w:rPr>
                <w:t xml:space="preserve">Tổng số lượng KH trong danh sách </w:t>
              </w:r>
            </w:ins>
          </w:p>
          <w:p w14:paraId="21DEB72A" w14:textId="1C686F34" w:rsidR="00F868EA" w:rsidRPr="00A27864" w:rsidRDefault="000A7657" w:rsidP="00817E47">
            <w:pPr>
              <w:spacing w:before="0" w:line="240" w:lineRule="auto"/>
              <w:contextualSpacing w:val="0"/>
              <w:rPr>
                <w:ins w:id="7893" w:author="Phuong Truong Thi" w:date="2024-10-16T00:58:00Z"/>
                <w:rFonts w:ascii="Times New Roman" w:hAnsi="Times New Roman"/>
                <w:color w:val="000000"/>
                <w:sz w:val="24"/>
                <w:szCs w:val="24"/>
              </w:rPr>
            </w:pPr>
            <w:ins w:id="7894" w:author="Phuong Truong Thi" w:date="2024-10-16T01:11:00Z">
              <w:r w:rsidRPr="000A7657">
                <w:rPr>
                  <w:rFonts w:ascii="Times New Roman" w:hAnsi="Times New Roman"/>
                  <w:color w:val="000000"/>
                  <w:sz w:val="24"/>
                  <w:szCs w:val="24"/>
                </w:rPr>
                <w:t>Số lượng KH sẽ thay đổi khi thay đỏi điều kiện lọc</w:t>
              </w:r>
            </w:ins>
          </w:p>
        </w:tc>
        <w:tc>
          <w:tcPr>
            <w:tcW w:w="1030" w:type="dxa"/>
            <w:vAlign w:val="center"/>
            <w:tcPrChange w:id="7895" w:author="Phuong Truong Thi" w:date="2024-11-25T04:31:00Z">
              <w:tcPr>
                <w:tcW w:w="1070" w:type="dxa"/>
                <w:gridSpan w:val="2"/>
                <w:vAlign w:val="center"/>
              </w:tcPr>
            </w:tcPrChange>
          </w:tcPr>
          <w:p w14:paraId="78258977" w14:textId="77777777" w:rsidR="00F868EA" w:rsidRPr="00B66378" w:rsidRDefault="00F868EA" w:rsidP="00817E47">
            <w:pPr>
              <w:spacing w:before="0" w:line="240" w:lineRule="auto"/>
              <w:contextualSpacing w:val="0"/>
              <w:jc w:val="center"/>
              <w:rPr>
                <w:ins w:id="7896" w:author="Phuong Truong Thi" w:date="2024-10-16T00:58:00Z"/>
                <w:rFonts w:ascii="Times New Roman" w:eastAsia="Times New Roman" w:hAnsi="Times New Roman"/>
                <w:color w:val="000000"/>
                <w:sz w:val="24"/>
                <w:szCs w:val="24"/>
                <w:lang w:val="vi-VN" w:eastAsia="vi-VN"/>
              </w:rPr>
            </w:pPr>
            <w:ins w:id="7897" w:author="Phuong Truong Thi" w:date="2024-10-16T00:58:00Z">
              <w:r>
                <w:rPr>
                  <w:rFonts w:ascii="Times New Roman" w:eastAsia="Times New Roman" w:hAnsi="Times New Roman"/>
                  <w:color w:val="000000"/>
                  <w:sz w:val="24"/>
                  <w:szCs w:val="24"/>
                  <w:lang w:val="vi-VN" w:eastAsia="vi-VN"/>
                </w:rPr>
                <w:t>CRM</w:t>
              </w:r>
            </w:ins>
          </w:p>
        </w:tc>
        <w:tc>
          <w:tcPr>
            <w:tcW w:w="1236" w:type="dxa"/>
            <w:tcPrChange w:id="7898" w:author="Phuong Truong Thi" w:date="2024-11-25T04:31:00Z">
              <w:tcPr>
                <w:tcW w:w="1236" w:type="dxa"/>
              </w:tcPr>
            </w:tcPrChange>
          </w:tcPr>
          <w:p w14:paraId="531797CF" w14:textId="77777777" w:rsidR="00F868EA" w:rsidRDefault="00F868EA" w:rsidP="00817E47">
            <w:pPr>
              <w:spacing w:before="0" w:line="240" w:lineRule="auto"/>
              <w:contextualSpacing w:val="0"/>
              <w:rPr>
                <w:ins w:id="7899" w:author="Phuong Truong Thi" w:date="2024-10-16T00:58:00Z"/>
                <w:rFonts w:ascii="Times New Roman" w:eastAsia="Times New Roman" w:hAnsi="Times New Roman"/>
                <w:color w:val="000000"/>
                <w:sz w:val="24"/>
                <w:szCs w:val="24"/>
                <w:lang w:eastAsia="vi-VN"/>
              </w:rPr>
            </w:pPr>
            <w:ins w:id="7900" w:author="Phuong Truong Thi" w:date="2024-10-16T00:58:00Z">
              <w:r>
                <w:rPr>
                  <w:rFonts w:ascii="Times New Roman" w:eastAsia="Times New Roman" w:hAnsi="Times New Roman"/>
                  <w:color w:val="000000"/>
                  <w:sz w:val="24"/>
                  <w:szCs w:val="24"/>
                  <w:lang w:eastAsia="vi-VN"/>
                </w:rPr>
                <w:t>Number</w:t>
              </w:r>
            </w:ins>
          </w:p>
        </w:tc>
        <w:tc>
          <w:tcPr>
            <w:tcW w:w="1276" w:type="dxa"/>
            <w:shd w:val="clear" w:color="auto" w:fill="auto"/>
            <w:noWrap/>
            <w:vAlign w:val="center"/>
            <w:tcPrChange w:id="7901" w:author="Phuong Truong Thi" w:date="2024-11-25T04:31:00Z">
              <w:tcPr>
                <w:tcW w:w="1276" w:type="dxa"/>
                <w:shd w:val="clear" w:color="auto" w:fill="auto"/>
                <w:noWrap/>
                <w:vAlign w:val="center"/>
              </w:tcPr>
            </w:tcPrChange>
          </w:tcPr>
          <w:p w14:paraId="4B27CA86" w14:textId="77777777" w:rsidR="00F868EA" w:rsidRDefault="00F868EA" w:rsidP="00817E47">
            <w:pPr>
              <w:spacing w:before="0" w:line="240" w:lineRule="auto"/>
              <w:contextualSpacing w:val="0"/>
              <w:rPr>
                <w:ins w:id="7902" w:author="Phuong Truong Thi" w:date="2024-10-16T00:58:00Z"/>
                <w:rFonts w:ascii="Times New Roman" w:eastAsia="Times New Roman" w:hAnsi="Times New Roman"/>
                <w:sz w:val="24"/>
                <w:szCs w:val="24"/>
                <w:lang w:eastAsia="vi-VN"/>
              </w:rPr>
            </w:pPr>
          </w:p>
        </w:tc>
        <w:tc>
          <w:tcPr>
            <w:tcW w:w="992" w:type="dxa"/>
            <w:tcPrChange w:id="7903" w:author="Phuong Truong Thi" w:date="2024-11-25T04:31:00Z">
              <w:tcPr>
                <w:tcW w:w="992" w:type="dxa"/>
              </w:tcPr>
            </w:tcPrChange>
          </w:tcPr>
          <w:p w14:paraId="509146DA" w14:textId="77777777" w:rsidR="00F868EA" w:rsidRPr="0094143E" w:rsidRDefault="00F868EA" w:rsidP="00817E47">
            <w:pPr>
              <w:spacing w:before="0" w:line="240" w:lineRule="auto"/>
              <w:contextualSpacing w:val="0"/>
              <w:jc w:val="center"/>
              <w:rPr>
                <w:ins w:id="7904" w:author="Phuong Truong Thi" w:date="2024-10-16T00:58:00Z"/>
                <w:rFonts w:ascii="Times New Roman" w:eastAsia="Times New Roman" w:hAnsi="Times New Roman"/>
                <w:sz w:val="24"/>
                <w:szCs w:val="24"/>
                <w:lang w:eastAsia="vi-VN"/>
              </w:rPr>
            </w:pPr>
            <w:ins w:id="7905" w:author="Phuong Truong Thi" w:date="2024-10-16T00:58:00Z">
              <w:r>
                <w:rPr>
                  <w:rFonts w:ascii="Times New Roman" w:eastAsia="Times New Roman" w:hAnsi="Times New Roman"/>
                  <w:sz w:val="24"/>
                  <w:szCs w:val="24"/>
                  <w:lang w:eastAsia="vi-VN"/>
                </w:rPr>
                <w:t>Y</w:t>
              </w:r>
            </w:ins>
          </w:p>
        </w:tc>
      </w:tr>
      <w:tr w:rsidR="00F868EA" w:rsidRPr="00AD0E1A" w14:paraId="527007C1" w14:textId="77777777" w:rsidTr="00CF6901">
        <w:trPr>
          <w:trHeight w:val="327"/>
          <w:ins w:id="7906" w:author="Phuong Truong Thi" w:date="2024-10-16T00:58:00Z"/>
        </w:trPr>
        <w:tc>
          <w:tcPr>
            <w:tcW w:w="9209" w:type="dxa"/>
            <w:gridSpan w:val="7"/>
          </w:tcPr>
          <w:p w14:paraId="60164C0A" w14:textId="77777777" w:rsidR="00F868EA" w:rsidRDefault="00F868EA" w:rsidP="00817E47">
            <w:pPr>
              <w:spacing w:before="0" w:line="240" w:lineRule="auto"/>
              <w:contextualSpacing w:val="0"/>
              <w:jc w:val="left"/>
              <w:rPr>
                <w:ins w:id="7907" w:author="Phuong Truong Thi" w:date="2024-10-16T00:58:00Z"/>
                <w:rFonts w:ascii="Times New Roman" w:eastAsia="Times New Roman" w:hAnsi="Times New Roman"/>
                <w:sz w:val="24"/>
                <w:szCs w:val="24"/>
                <w:lang w:eastAsia="vi-VN"/>
              </w:rPr>
            </w:pPr>
            <w:ins w:id="7908" w:author="Phuong Truong Thi" w:date="2024-10-16T00:58:00Z">
              <w:r>
                <w:rPr>
                  <w:rFonts w:ascii="Times New Roman" w:eastAsia="Times New Roman" w:hAnsi="Times New Roman"/>
                  <w:sz w:val="24"/>
                  <w:szCs w:val="24"/>
                  <w:lang w:eastAsia="vi-VN"/>
                </w:rPr>
                <w:t>Thông tin chung</w:t>
              </w:r>
            </w:ins>
          </w:p>
        </w:tc>
      </w:tr>
      <w:tr w:rsidR="00F868EA" w:rsidRPr="00AD0E1A" w14:paraId="74312423" w14:textId="77777777" w:rsidTr="00975861">
        <w:trPr>
          <w:trHeight w:val="480"/>
          <w:ins w:id="7909" w:author="Phuong Truong Thi" w:date="2024-10-16T00:58:00Z"/>
          <w:trPrChange w:id="7910" w:author="Phuong Truong Thi" w:date="2024-11-25T04:31:00Z">
            <w:trPr>
              <w:trHeight w:val="480"/>
            </w:trPr>
          </w:trPrChange>
        </w:trPr>
        <w:tc>
          <w:tcPr>
            <w:tcW w:w="670" w:type="dxa"/>
            <w:shd w:val="clear" w:color="auto" w:fill="auto"/>
            <w:vAlign w:val="center"/>
            <w:tcPrChange w:id="7911" w:author="Phuong Truong Thi" w:date="2024-11-25T04:31:00Z">
              <w:tcPr>
                <w:tcW w:w="670" w:type="dxa"/>
                <w:shd w:val="clear" w:color="auto" w:fill="auto"/>
                <w:vAlign w:val="center"/>
              </w:tcPr>
            </w:tcPrChange>
          </w:tcPr>
          <w:p w14:paraId="2EE65513" w14:textId="77777777" w:rsidR="00F868EA" w:rsidRPr="00AD0E1A" w:rsidRDefault="00F868EA" w:rsidP="00817E47">
            <w:pPr>
              <w:pStyle w:val="ListParagraph"/>
              <w:numPr>
                <w:ilvl w:val="0"/>
                <w:numId w:val="62"/>
              </w:numPr>
              <w:spacing w:before="0" w:line="240" w:lineRule="auto"/>
              <w:contextualSpacing w:val="0"/>
              <w:jc w:val="left"/>
              <w:rPr>
                <w:ins w:id="7912" w:author="Phuong Truong Thi" w:date="2024-10-16T00:58:00Z"/>
                <w:rFonts w:eastAsia="Times New Roman"/>
                <w:color w:val="000000"/>
                <w:szCs w:val="24"/>
                <w:lang w:val="vi-VN" w:eastAsia="vi-VN"/>
              </w:rPr>
            </w:pPr>
          </w:p>
        </w:tc>
        <w:tc>
          <w:tcPr>
            <w:tcW w:w="1735" w:type="dxa"/>
            <w:shd w:val="clear" w:color="auto" w:fill="auto"/>
            <w:vAlign w:val="center"/>
            <w:hideMark/>
            <w:tcPrChange w:id="7913" w:author="Phuong Truong Thi" w:date="2024-11-25T04:31:00Z">
              <w:tcPr>
                <w:tcW w:w="1735" w:type="dxa"/>
                <w:shd w:val="clear" w:color="auto" w:fill="auto"/>
                <w:vAlign w:val="center"/>
                <w:hideMark/>
              </w:tcPr>
            </w:tcPrChange>
          </w:tcPr>
          <w:p w14:paraId="555A8B33" w14:textId="77777777" w:rsidR="00F868EA" w:rsidRPr="008E60BE" w:rsidRDefault="00F868EA" w:rsidP="00817E47">
            <w:pPr>
              <w:spacing w:before="0" w:line="240" w:lineRule="auto"/>
              <w:contextualSpacing w:val="0"/>
              <w:rPr>
                <w:ins w:id="7914" w:author="Phuong Truong Thi" w:date="2024-10-16T00:58:00Z"/>
                <w:rFonts w:ascii="Times New Roman" w:eastAsia="Times New Roman" w:hAnsi="Times New Roman"/>
                <w:color w:val="000000"/>
                <w:sz w:val="24"/>
                <w:szCs w:val="24"/>
                <w:lang w:val="vi-VN" w:eastAsia="vi-VN"/>
              </w:rPr>
            </w:pPr>
            <w:ins w:id="7915" w:author="Phuong Truong Thi" w:date="2024-10-16T00:58:00Z">
              <w:r w:rsidRPr="008E60BE">
                <w:rPr>
                  <w:rFonts w:ascii="Times New Roman" w:hAnsi="Times New Roman"/>
                  <w:color w:val="000000"/>
                  <w:sz w:val="24"/>
                  <w:szCs w:val="24"/>
                </w:rPr>
                <w:t>CIF</w:t>
              </w:r>
            </w:ins>
          </w:p>
        </w:tc>
        <w:tc>
          <w:tcPr>
            <w:tcW w:w="2270" w:type="dxa"/>
            <w:vAlign w:val="center"/>
            <w:tcPrChange w:id="7916" w:author="Phuong Truong Thi" w:date="2024-11-25T04:31:00Z">
              <w:tcPr>
                <w:tcW w:w="2230" w:type="dxa"/>
                <w:vAlign w:val="center"/>
              </w:tcPr>
            </w:tcPrChange>
          </w:tcPr>
          <w:p w14:paraId="0D9B0071" w14:textId="77777777" w:rsidR="00F868EA" w:rsidRPr="00B66378" w:rsidRDefault="00F868EA" w:rsidP="00817E47">
            <w:pPr>
              <w:spacing w:before="0" w:line="240" w:lineRule="auto"/>
              <w:contextualSpacing w:val="0"/>
              <w:rPr>
                <w:ins w:id="7917" w:author="Phuong Truong Thi" w:date="2024-10-16T00:58:00Z"/>
                <w:rFonts w:ascii="Times New Roman" w:hAnsi="Times New Roman"/>
                <w:color w:val="000000"/>
                <w:sz w:val="24"/>
                <w:szCs w:val="24"/>
                <w:lang w:val="vi-VN"/>
              </w:rPr>
            </w:pPr>
            <w:ins w:id="7918" w:author="Phuong Truong Thi" w:date="2024-10-16T00:58:00Z">
              <w:r w:rsidRPr="00B66378">
                <w:rPr>
                  <w:rFonts w:ascii="Times New Roman" w:hAnsi="Times New Roman"/>
                  <w:color w:val="000000"/>
                  <w:sz w:val="24"/>
                  <w:szCs w:val="24"/>
                  <w:lang w:val="vi-VN"/>
                </w:rPr>
                <w:t>CIF của khách hàng trên T24</w:t>
              </w:r>
            </w:ins>
          </w:p>
        </w:tc>
        <w:tc>
          <w:tcPr>
            <w:tcW w:w="1030" w:type="dxa"/>
            <w:tcPrChange w:id="7919" w:author="Phuong Truong Thi" w:date="2024-11-25T04:31:00Z">
              <w:tcPr>
                <w:tcW w:w="1070" w:type="dxa"/>
                <w:gridSpan w:val="2"/>
              </w:tcPr>
            </w:tcPrChange>
          </w:tcPr>
          <w:p w14:paraId="0E6CAB85" w14:textId="77777777" w:rsidR="00F868EA" w:rsidRDefault="00F868EA" w:rsidP="00817E47">
            <w:pPr>
              <w:spacing w:before="0" w:line="240" w:lineRule="auto"/>
              <w:contextualSpacing w:val="0"/>
              <w:jc w:val="center"/>
              <w:rPr>
                <w:ins w:id="7920" w:author="Phuong Truong Thi" w:date="2024-10-16T00:58:00Z"/>
                <w:rFonts w:ascii="Times New Roman" w:hAnsi="Times New Roman"/>
                <w:color w:val="000000"/>
                <w:sz w:val="24"/>
                <w:szCs w:val="24"/>
              </w:rPr>
            </w:pPr>
            <w:ins w:id="7921" w:author="Phuong Truong Thi" w:date="2024-10-16T00:58:00Z">
              <w:r>
                <w:rPr>
                  <w:rFonts w:ascii="Times New Roman" w:hAnsi="Times New Roman"/>
                  <w:color w:val="000000"/>
                  <w:sz w:val="24"/>
                  <w:szCs w:val="24"/>
                  <w:lang w:val="vi-VN"/>
                </w:rPr>
                <w:t>EZ/T24</w:t>
              </w:r>
            </w:ins>
          </w:p>
        </w:tc>
        <w:tc>
          <w:tcPr>
            <w:tcW w:w="1236" w:type="dxa"/>
            <w:tcPrChange w:id="7922" w:author="Phuong Truong Thi" w:date="2024-11-25T04:31:00Z">
              <w:tcPr>
                <w:tcW w:w="1236" w:type="dxa"/>
              </w:tcPr>
            </w:tcPrChange>
          </w:tcPr>
          <w:p w14:paraId="79FCD731" w14:textId="3694512D" w:rsidR="00F868EA" w:rsidRPr="00AD0E1A" w:rsidRDefault="00525739" w:rsidP="00817E47">
            <w:pPr>
              <w:spacing w:before="0" w:line="240" w:lineRule="auto"/>
              <w:contextualSpacing w:val="0"/>
              <w:rPr>
                <w:ins w:id="7923" w:author="Phuong Truong Thi" w:date="2024-10-16T00:58:00Z"/>
                <w:rFonts w:ascii="Times New Roman" w:hAnsi="Times New Roman"/>
                <w:color w:val="000000"/>
                <w:sz w:val="24"/>
                <w:szCs w:val="24"/>
              </w:rPr>
            </w:pPr>
            <w:r>
              <w:rPr>
                <w:rFonts w:ascii="Times New Roman" w:hAnsi="Times New Roman"/>
                <w:color w:val="000000"/>
                <w:sz w:val="24"/>
                <w:szCs w:val="24"/>
              </w:rPr>
              <w:t>Text (255)</w:t>
            </w:r>
          </w:p>
        </w:tc>
        <w:tc>
          <w:tcPr>
            <w:tcW w:w="1276" w:type="dxa"/>
            <w:shd w:val="clear" w:color="auto" w:fill="auto"/>
            <w:noWrap/>
            <w:vAlign w:val="center"/>
            <w:tcPrChange w:id="7924" w:author="Phuong Truong Thi" w:date="2024-11-25T04:31:00Z">
              <w:tcPr>
                <w:tcW w:w="1276" w:type="dxa"/>
                <w:shd w:val="clear" w:color="auto" w:fill="auto"/>
                <w:noWrap/>
                <w:vAlign w:val="center"/>
              </w:tcPr>
            </w:tcPrChange>
          </w:tcPr>
          <w:p w14:paraId="73D876BF" w14:textId="77777777" w:rsidR="00F868EA" w:rsidRPr="00AD0E1A" w:rsidRDefault="00F868EA" w:rsidP="00817E47">
            <w:pPr>
              <w:spacing w:before="0" w:line="240" w:lineRule="auto"/>
              <w:contextualSpacing w:val="0"/>
              <w:rPr>
                <w:ins w:id="7925" w:author="Phuong Truong Thi" w:date="2024-10-16T00:58:00Z"/>
                <w:rFonts w:ascii="Times New Roman" w:eastAsia="Times New Roman" w:hAnsi="Times New Roman"/>
                <w:color w:val="000000"/>
                <w:sz w:val="24"/>
                <w:szCs w:val="24"/>
                <w:lang w:val="vi-VN" w:eastAsia="vi-VN"/>
              </w:rPr>
            </w:pPr>
          </w:p>
        </w:tc>
        <w:tc>
          <w:tcPr>
            <w:tcW w:w="992" w:type="dxa"/>
            <w:tcPrChange w:id="7926" w:author="Phuong Truong Thi" w:date="2024-11-25T04:31:00Z">
              <w:tcPr>
                <w:tcW w:w="992" w:type="dxa"/>
              </w:tcPr>
            </w:tcPrChange>
          </w:tcPr>
          <w:p w14:paraId="525078A5" w14:textId="77777777" w:rsidR="00F868EA" w:rsidRPr="00AD0E1A" w:rsidRDefault="00F868EA" w:rsidP="00817E47">
            <w:pPr>
              <w:spacing w:before="0" w:line="240" w:lineRule="auto"/>
              <w:contextualSpacing w:val="0"/>
              <w:jc w:val="center"/>
              <w:rPr>
                <w:ins w:id="7927" w:author="Phuong Truong Thi" w:date="2024-10-16T00:58:00Z"/>
                <w:rFonts w:ascii="Times New Roman" w:eastAsia="Times New Roman" w:hAnsi="Times New Roman"/>
                <w:sz w:val="24"/>
                <w:szCs w:val="24"/>
                <w:lang w:eastAsia="vi-VN"/>
              </w:rPr>
            </w:pPr>
            <w:ins w:id="7928" w:author="Phuong Truong Thi" w:date="2024-10-16T00:58:00Z">
              <w:r>
                <w:rPr>
                  <w:rFonts w:ascii="Times New Roman" w:eastAsia="Times New Roman" w:hAnsi="Times New Roman"/>
                  <w:sz w:val="24"/>
                  <w:szCs w:val="24"/>
                  <w:lang w:eastAsia="vi-VN"/>
                </w:rPr>
                <w:t>Y</w:t>
              </w:r>
            </w:ins>
          </w:p>
        </w:tc>
      </w:tr>
      <w:tr w:rsidR="00F868EA" w:rsidRPr="00AD0E1A" w14:paraId="46AE2C91" w14:textId="77777777" w:rsidTr="00975861">
        <w:trPr>
          <w:trHeight w:val="276"/>
          <w:ins w:id="7929" w:author="Phuong Truong Thi" w:date="2024-10-16T00:58:00Z"/>
          <w:trPrChange w:id="7930" w:author="Phuong Truong Thi" w:date="2024-11-25T04:31:00Z">
            <w:trPr>
              <w:trHeight w:val="276"/>
            </w:trPr>
          </w:trPrChange>
        </w:trPr>
        <w:tc>
          <w:tcPr>
            <w:tcW w:w="670" w:type="dxa"/>
            <w:shd w:val="clear" w:color="auto" w:fill="FFFFFF" w:themeFill="background1"/>
            <w:vAlign w:val="center"/>
            <w:tcPrChange w:id="7931" w:author="Phuong Truong Thi" w:date="2024-11-25T04:31:00Z">
              <w:tcPr>
                <w:tcW w:w="670" w:type="dxa"/>
                <w:shd w:val="clear" w:color="auto" w:fill="FFFFFF" w:themeFill="background1"/>
                <w:vAlign w:val="center"/>
              </w:tcPr>
            </w:tcPrChange>
          </w:tcPr>
          <w:p w14:paraId="1C443686" w14:textId="77777777" w:rsidR="00F868EA" w:rsidRPr="00AD0E1A" w:rsidRDefault="00F868EA" w:rsidP="00817E47">
            <w:pPr>
              <w:pStyle w:val="ListParagraph"/>
              <w:numPr>
                <w:ilvl w:val="0"/>
                <w:numId w:val="62"/>
              </w:numPr>
              <w:spacing w:before="0" w:line="240" w:lineRule="auto"/>
              <w:contextualSpacing w:val="0"/>
              <w:jc w:val="left"/>
              <w:rPr>
                <w:ins w:id="7932" w:author="Phuong Truong Thi" w:date="2024-10-16T00:58:00Z"/>
                <w:rFonts w:eastAsia="Times New Roman"/>
                <w:color w:val="000000"/>
                <w:szCs w:val="24"/>
                <w:lang w:val="vi-VN" w:eastAsia="vi-VN"/>
              </w:rPr>
            </w:pPr>
          </w:p>
        </w:tc>
        <w:tc>
          <w:tcPr>
            <w:tcW w:w="1735" w:type="dxa"/>
            <w:shd w:val="clear" w:color="auto" w:fill="FFFFFF" w:themeFill="background1"/>
            <w:vAlign w:val="center"/>
            <w:hideMark/>
            <w:tcPrChange w:id="7933" w:author="Phuong Truong Thi" w:date="2024-11-25T04:31:00Z">
              <w:tcPr>
                <w:tcW w:w="1735" w:type="dxa"/>
                <w:shd w:val="clear" w:color="auto" w:fill="FFFFFF" w:themeFill="background1"/>
                <w:vAlign w:val="center"/>
                <w:hideMark/>
              </w:tcPr>
            </w:tcPrChange>
          </w:tcPr>
          <w:p w14:paraId="7FEC640E" w14:textId="77777777" w:rsidR="00F868EA" w:rsidRPr="008E60BE" w:rsidRDefault="00F868EA" w:rsidP="00817E47">
            <w:pPr>
              <w:spacing w:before="0" w:line="240" w:lineRule="auto"/>
              <w:contextualSpacing w:val="0"/>
              <w:rPr>
                <w:ins w:id="7934" w:author="Phuong Truong Thi" w:date="2024-10-16T00:58:00Z"/>
                <w:rFonts w:ascii="Times New Roman" w:eastAsia="Times New Roman" w:hAnsi="Times New Roman"/>
                <w:color w:val="000000"/>
                <w:sz w:val="24"/>
                <w:szCs w:val="24"/>
                <w:lang w:val="vi-VN" w:eastAsia="vi-VN"/>
              </w:rPr>
            </w:pPr>
            <w:ins w:id="7935" w:author="Phuong Truong Thi" w:date="2024-10-16T00:58:00Z">
              <w:r w:rsidRPr="008E60BE">
                <w:rPr>
                  <w:rFonts w:ascii="Times New Roman" w:hAnsi="Times New Roman"/>
                  <w:color w:val="000000"/>
                  <w:sz w:val="24"/>
                  <w:szCs w:val="24"/>
                </w:rPr>
                <w:t>Ngày mở CIF</w:t>
              </w:r>
            </w:ins>
          </w:p>
        </w:tc>
        <w:tc>
          <w:tcPr>
            <w:tcW w:w="2270" w:type="dxa"/>
            <w:vAlign w:val="center"/>
            <w:tcPrChange w:id="7936" w:author="Phuong Truong Thi" w:date="2024-11-25T04:31:00Z">
              <w:tcPr>
                <w:tcW w:w="2230" w:type="dxa"/>
                <w:vAlign w:val="center"/>
              </w:tcPr>
            </w:tcPrChange>
          </w:tcPr>
          <w:p w14:paraId="2AC761D3" w14:textId="77777777" w:rsidR="00F868EA" w:rsidRPr="00B66378" w:rsidRDefault="00F868EA" w:rsidP="00817E47">
            <w:pPr>
              <w:spacing w:before="0" w:line="240" w:lineRule="auto"/>
              <w:contextualSpacing w:val="0"/>
              <w:rPr>
                <w:ins w:id="7937" w:author="Phuong Truong Thi" w:date="2024-10-16T00:58:00Z"/>
                <w:rFonts w:ascii="Times New Roman" w:hAnsi="Times New Roman"/>
                <w:color w:val="000000"/>
                <w:sz w:val="24"/>
                <w:szCs w:val="24"/>
                <w:lang w:val="vi-VN"/>
              </w:rPr>
            </w:pPr>
            <w:ins w:id="7938" w:author="Phuong Truong Thi" w:date="2024-10-16T00:58:00Z">
              <w:r w:rsidRPr="00B66378">
                <w:rPr>
                  <w:rFonts w:ascii="Times New Roman" w:hAnsi="Times New Roman"/>
                  <w:color w:val="000000"/>
                  <w:sz w:val="24"/>
                  <w:szCs w:val="24"/>
                  <w:lang w:val="vi-VN"/>
                </w:rPr>
                <w:t>Ngày mở CIF của KH với VPB trên T24</w:t>
              </w:r>
            </w:ins>
          </w:p>
        </w:tc>
        <w:tc>
          <w:tcPr>
            <w:tcW w:w="1030" w:type="dxa"/>
            <w:tcPrChange w:id="7939" w:author="Phuong Truong Thi" w:date="2024-11-25T04:31:00Z">
              <w:tcPr>
                <w:tcW w:w="1070" w:type="dxa"/>
                <w:gridSpan w:val="2"/>
              </w:tcPr>
            </w:tcPrChange>
          </w:tcPr>
          <w:p w14:paraId="3E00B57E" w14:textId="77777777" w:rsidR="00F868EA" w:rsidRDefault="00F868EA" w:rsidP="00817E47">
            <w:pPr>
              <w:spacing w:before="0" w:line="240" w:lineRule="auto"/>
              <w:contextualSpacing w:val="0"/>
              <w:jc w:val="center"/>
              <w:rPr>
                <w:ins w:id="7940" w:author="Phuong Truong Thi" w:date="2024-10-16T00:58:00Z"/>
                <w:rFonts w:ascii="Times New Roman" w:hAnsi="Times New Roman"/>
                <w:color w:val="000000"/>
                <w:sz w:val="24"/>
                <w:szCs w:val="24"/>
              </w:rPr>
            </w:pPr>
            <w:ins w:id="7941" w:author="Phuong Truong Thi" w:date="2024-10-16T00:58:00Z">
              <w:r w:rsidRPr="003260B4">
                <w:rPr>
                  <w:rFonts w:ascii="Times New Roman" w:hAnsi="Times New Roman"/>
                  <w:color w:val="000000"/>
                  <w:sz w:val="24"/>
                  <w:szCs w:val="24"/>
                  <w:lang w:val="vi-VN"/>
                </w:rPr>
                <w:t>EZ/T24</w:t>
              </w:r>
            </w:ins>
          </w:p>
        </w:tc>
        <w:tc>
          <w:tcPr>
            <w:tcW w:w="1236" w:type="dxa"/>
            <w:tcPrChange w:id="7942" w:author="Phuong Truong Thi" w:date="2024-11-25T04:31:00Z">
              <w:tcPr>
                <w:tcW w:w="1236" w:type="dxa"/>
              </w:tcPr>
            </w:tcPrChange>
          </w:tcPr>
          <w:p w14:paraId="3C3F7472" w14:textId="77777777" w:rsidR="00F868EA" w:rsidRPr="00AD0E1A" w:rsidRDefault="00F868EA" w:rsidP="00817E47">
            <w:pPr>
              <w:spacing w:before="0" w:line="240" w:lineRule="auto"/>
              <w:contextualSpacing w:val="0"/>
              <w:rPr>
                <w:ins w:id="7943" w:author="Phuong Truong Thi" w:date="2024-10-16T00:58:00Z"/>
                <w:rFonts w:ascii="Times New Roman" w:hAnsi="Times New Roman"/>
                <w:color w:val="000000"/>
                <w:sz w:val="24"/>
                <w:szCs w:val="24"/>
              </w:rPr>
            </w:pPr>
            <w:ins w:id="7944" w:author="Phuong Truong Thi" w:date="2024-10-16T00:58:00Z">
              <w:r>
                <w:rPr>
                  <w:rFonts w:ascii="Times New Roman" w:hAnsi="Times New Roman"/>
                  <w:color w:val="000000"/>
                  <w:sz w:val="24"/>
                  <w:szCs w:val="24"/>
                </w:rPr>
                <w:t>Date</w:t>
              </w:r>
            </w:ins>
          </w:p>
        </w:tc>
        <w:tc>
          <w:tcPr>
            <w:tcW w:w="1276" w:type="dxa"/>
            <w:shd w:val="clear" w:color="auto" w:fill="auto"/>
            <w:noWrap/>
            <w:vAlign w:val="center"/>
            <w:tcPrChange w:id="7945" w:author="Phuong Truong Thi" w:date="2024-11-25T04:31:00Z">
              <w:tcPr>
                <w:tcW w:w="1276" w:type="dxa"/>
                <w:shd w:val="clear" w:color="auto" w:fill="auto"/>
                <w:noWrap/>
                <w:vAlign w:val="center"/>
              </w:tcPr>
            </w:tcPrChange>
          </w:tcPr>
          <w:p w14:paraId="696312CD" w14:textId="77777777" w:rsidR="00F868EA" w:rsidRPr="00AD0E1A" w:rsidRDefault="00F868EA" w:rsidP="00817E47">
            <w:pPr>
              <w:spacing w:before="0" w:line="240" w:lineRule="auto"/>
              <w:contextualSpacing w:val="0"/>
              <w:rPr>
                <w:ins w:id="7946" w:author="Phuong Truong Thi" w:date="2024-10-16T00:58:00Z"/>
                <w:rFonts w:ascii="Times New Roman" w:eastAsia="Times New Roman" w:hAnsi="Times New Roman"/>
                <w:color w:val="000000"/>
                <w:sz w:val="24"/>
                <w:szCs w:val="24"/>
                <w:lang w:val="vi-VN" w:eastAsia="vi-VN"/>
              </w:rPr>
            </w:pPr>
          </w:p>
        </w:tc>
        <w:tc>
          <w:tcPr>
            <w:tcW w:w="992" w:type="dxa"/>
            <w:tcPrChange w:id="7947" w:author="Phuong Truong Thi" w:date="2024-11-25T04:31:00Z">
              <w:tcPr>
                <w:tcW w:w="992" w:type="dxa"/>
              </w:tcPr>
            </w:tcPrChange>
          </w:tcPr>
          <w:p w14:paraId="18D53710" w14:textId="77777777" w:rsidR="00F868EA" w:rsidRPr="00AD0E1A" w:rsidRDefault="00F868EA" w:rsidP="00817E47">
            <w:pPr>
              <w:spacing w:before="0" w:line="240" w:lineRule="auto"/>
              <w:contextualSpacing w:val="0"/>
              <w:jc w:val="center"/>
              <w:rPr>
                <w:ins w:id="7948" w:author="Phuong Truong Thi" w:date="2024-10-16T00:58:00Z"/>
                <w:rFonts w:ascii="Times New Roman" w:eastAsia="Times New Roman" w:hAnsi="Times New Roman"/>
                <w:sz w:val="24"/>
                <w:szCs w:val="24"/>
                <w:lang w:eastAsia="vi-VN"/>
              </w:rPr>
            </w:pPr>
            <w:ins w:id="7949" w:author="Phuong Truong Thi" w:date="2024-10-16T00:58:00Z">
              <w:r>
                <w:rPr>
                  <w:rFonts w:ascii="Times New Roman" w:eastAsia="Times New Roman" w:hAnsi="Times New Roman"/>
                  <w:sz w:val="24"/>
                  <w:szCs w:val="24"/>
                  <w:lang w:eastAsia="vi-VN"/>
                </w:rPr>
                <w:t>N</w:t>
              </w:r>
            </w:ins>
          </w:p>
        </w:tc>
      </w:tr>
      <w:tr w:rsidR="00F868EA" w:rsidRPr="00AD0E1A" w14:paraId="1BF0CD76" w14:textId="77777777" w:rsidTr="00975861">
        <w:trPr>
          <w:trHeight w:val="276"/>
          <w:ins w:id="7950" w:author="Phuong Truong Thi" w:date="2024-10-16T00:58:00Z"/>
          <w:trPrChange w:id="7951" w:author="Phuong Truong Thi" w:date="2024-11-25T04:31:00Z">
            <w:trPr>
              <w:trHeight w:val="276"/>
            </w:trPr>
          </w:trPrChange>
        </w:trPr>
        <w:tc>
          <w:tcPr>
            <w:tcW w:w="670" w:type="dxa"/>
            <w:shd w:val="clear" w:color="auto" w:fill="auto"/>
            <w:vAlign w:val="center"/>
            <w:tcPrChange w:id="7952" w:author="Phuong Truong Thi" w:date="2024-11-25T04:31:00Z">
              <w:tcPr>
                <w:tcW w:w="670" w:type="dxa"/>
                <w:shd w:val="clear" w:color="auto" w:fill="auto"/>
                <w:vAlign w:val="center"/>
              </w:tcPr>
            </w:tcPrChange>
          </w:tcPr>
          <w:p w14:paraId="22F082A8" w14:textId="77777777" w:rsidR="00F868EA" w:rsidRPr="00AD0E1A" w:rsidRDefault="00F868EA" w:rsidP="00817E47">
            <w:pPr>
              <w:pStyle w:val="ListParagraph"/>
              <w:numPr>
                <w:ilvl w:val="0"/>
                <w:numId w:val="62"/>
              </w:numPr>
              <w:spacing w:before="0" w:line="240" w:lineRule="auto"/>
              <w:contextualSpacing w:val="0"/>
              <w:jc w:val="left"/>
              <w:rPr>
                <w:ins w:id="7953" w:author="Phuong Truong Thi" w:date="2024-10-16T00:58:00Z"/>
                <w:rFonts w:eastAsia="Times New Roman"/>
                <w:color w:val="000000"/>
                <w:szCs w:val="24"/>
                <w:lang w:val="vi-VN" w:eastAsia="vi-VN"/>
              </w:rPr>
            </w:pPr>
          </w:p>
        </w:tc>
        <w:tc>
          <w:tcPr>
            <w:tcW w:w="1735" w:type="dxa"/>
            <w:shd w:val="clear" w:color="auto" w:fill="auto"/>
            <w:vAlign w:val="center"/>
            <w:hideMark/>
            <w:tcPrChange w:id="7954" w:author="Phuong Truong Thi" w:date="2024-11-25T04:31:00Z">
              <w:tcPr>
                <w:tcW w:w="1735" w:type="dxa"/>
                <w:shd w:val="clear" w:color="auto" w:fill="auto"/>
                <w:vAlign w:val="center"/>
                <w:hideMark/>
              </w:tcPr>
            </w:tcPrChange>
          </w:tcPr>
          <w:p w14:paraId="7FD1218C" w14:textId="77777777" w:rsidR="00F868EA" w:rsidRPr="008E60BE" w:rsidRDefault="00F868EA" w:rsidP="00817E47">
            <w:pPr>
              <w:spacing w:before="0" w:line="240" w:lineRule="auto"/>
              <w:contextualSpacing w:val="0"/>
              <w:rPr>
                <w:ins w:id="7955" w:author="Phuong Truong Thi" w:date="2024-10-16T00:58:00Z"/>
                <w:rFonts w:ascii="Times New Roman" w:eastAsia="Times New Roman" w:hAnsi="Times New Roman"/>
                <w:color w:val="000000"/>
                <w:sz w:val="24"/>
                <w:szCs w:val="24"/>
                <w:lang w:val="vi-VN" w:eastAsia="vi-VN"/>
              </w:rPr>
            </w:pPr>
            <w:ins w:id="7956" w:author="Phuong Truong Thi" w:date="2024-10-16T00:58:00Z">
              <w:r w:rsidRPr="008E60BE">
                <w:rPr>
                  <w:rFonts w:ascii="Times New Roman" w:hAnsi="Times New Roman"/>
                  <w:color w:val="000000"/>
                  <w:sz w:val="24"/>
                  <w:szCs w:val="24"/>
                </w:rPr>
                <w:t>Số CCCD/CMT/HC…</w:t>
              </w:r>
            </w:ins>
          </w:p>
        </w:tc>
        <w:tc>
          <w:tcPr>
            <w:tcW w:w="2270" w:type="dxa"/>
            <w:vAlign w:val="center"/>
            <w:tcPrChange w:id="7957" w:author="Phuong Truong Thi" w:date="2024-11-25T04:31:00Z">
              <w:tcPr>
                <w:tcW w:w="2230" w:type="dxa"/>
                <w:vAlign w:val="center"/>
              </w:tcPr>
            </w:tcPrChange>
          </w:tcPr>
          <w:p w14:paraId="1500F2BF" w14:textId="77777777" w:rsidR="00F868EA" w:rsidRPr="00B66378" w:rsidRDefault="00F868EA" w:rsidP="00817E47">
            <w:pPr>
              <w:spacing w:before="0" w:line="240" w:lineRule="auto"/>
              <w:contextualSpacing w:val="0"/>
              <w:rPr>
                <w:ins w:id="7958" w:author="Phuong Truong Thi" w:date="2024-10-16T00:58:00Z"/>
                <w:rFonts w:ascii="Times New Roman" w:eastAsia="Times New Roman" w:hAnsi="Times New Roman"/>
                <w:color w:val="000000"/>
                <w:sz w:val="24"/>
                <w:szCs w:val="24"/>
                <w:lang w:val="vi-VN" w:eastAsia="vi-VN"/>
              </w:rPr>
            </w:pPr>
            <w:ins w:id="7959" w:author="Phuong Truong Thi" w:date="2024-10-16T00:58:00Z">
              <w:r w:rsidRPr="00B66378">
                <w:rPr>
                  <w:rFonts w:ascii="Times New Roman" w:hAnsi="Times New Roman"/>
                  <w:color w:val="000000"/>
                  <w:sz w:val="24"/>
                  <w:szCs w:val="24"/>
                  <w:lang w:val="vi-VN"/>
                </w:rPr>
                <w:t>(Legal ID/Document Num) Thông tin trên giấy tờ tùy thân Số CCCD/CMT/HCtrên T24</w:t>
              </w:r>
            </w:ins>
          </w:p>
        </w:tc>
        <w:tc>
          <w:tcPr>
            <w:tcW w:w="1030" w:type="dxa"/>
            <w:tcPrChange w:id="7960" w:author="Phuong Truong Thi" w:date="2024-11-25T04:31:00Z">
              <w:tcPr>
                <w:tcW w:w="1070" w:type="dxa"/>
                <w:gridSpan w:val="2"/>
              </w:tcPr>
            </w:tcPrChange>
          </w:tcPr>
          <w:p w14:paraId="606D38AA" w14:textId="77777777" w:rsidR="00F868EA" w:rsidRDefault="00F868EA" w:rsidP="00817E47">
            <w:pPr>
              <w:spacing w:before="0" w:line="240" w:lineRule="auto"/>
              <w:contextualSpacing w:val="0"/>
              <w:jc w:val="center"/>
              <w:rPr>
                <w:ins w:id="7961" w:author="Phuong Truong Thi" w:date="2024-10-16T00:58:00Z"/>
                <w:rFonts w:ascii="Times New Roman" w:eastAsia="Times New Roman" w:hAnsi="Times New Roman"/>
                <w:color w:val="000000"/>
                <w:sz w:val="24"/>
                <w:szCs w:val="24"/>
                <w:lang w:eastAsia="vi-VN"/>
              </w:rPr>
            </w:pPr>
            <w:ins w:id="7962" w:author="Phuong Truong Thi" w:date="2024-10-16T00:58:00Z">
              <w:r w:rsidRPr="003260B4">
                <w:rPr>
                  <w:rFonts w:ascii="Times New Roman" w:hAnsi="Times New Roman"/>
                  <w:color w:val="000000"/>
                  <w:sz w:val="24"/>
                  <w:szCs w:val="24"/>
                  <w:lang w:val="vi-VN"/>
                </w:rPr>
                <w:t>EZ/T24</w:t>
              </w:r>
            </w:ins>
          </w:p>
        </w:tc>
        <w:tc>
          <w:tcPr>
            <w:tcW w:w="1236" w:type="dxa"/>
            <w:tcPrChange w:id="7963" w:author="Phuong Truong Thi" w:date="2024-11-25T04:31:00Z">
              <w:tcPr>
                <w:tcW w:w="1236" w:type="dxa"/>
              </w:tcPr>
            </w:tcPrChange>
          </w:tcPr>
          <w:p w14:paraId="5923C333" w14:textId="77777777" w:rsidR="00F868EA" w:rsidRPr="00AD0E1A" w:rsidRDefault="00F868EA" w:rsidP="00817E47">
            <w:pPr>
              <w:spacing w:before="0" w:line="240" w:lineRule="auto"/>
              <w:contextualSpacing w:val="0"/>
              <w:rPr>
                <w:ins w:id="7964" w:author="Phuong Truong Thi" w:date="2024-10-16T00:58:00Z"/>
                <w:rFonts w:ascii="Times New Roman" w:eastAsia="Times New Roman" w:hAnsi="Times New Roman"/>
                <w:color w:val="000000"/>
                <w:sz w:val="24"/>
                <w:szCs w:val="24"/>
                <w:lang w:eastAsia="vi-VN"/>
              </w:rPr>
            </w:pPr>
            <w:ins w:id="7965" w:author="Phuong Truong Thi" w:date="2024-10-16T00:58:00Z">
              <w:r>
                <w:rPr>
                  <w:rFonts w:ascii="Times New Roman" w:eastAsia="Times New Roman" w:hAnsi="Times New Roman"/>
                  <w:color w:val="000000"/>
                  <w:sz w:val="24"/>
                  <w:szCs w:val="24"/>
                  <w:lang w:eastAsia="vi-VN"/>
                </w:rPr>
                <w:t>Number</w:t>
              </w:r>
            </w:ins>
          </w:p>
        </w:tc>
        <w:tc>
          <w:tcPr>
            <w:tcW w:w="1276" w:type="dxa"/>
            <w:shd w:val="clear" w:color="auto" w:fill="auto"/>
            <w:noWrap/>
            <w:vAlign w:val="center"/>
            <w:tcPrChange w:id="7966" w:author="Phuong Truong Thi" w:date="2024-11-25T04:31:00Z">
              <w:tcPr>
                <w:tcW w:w="1276" w:type="dxa"/>
                <w:shd w:val="clear" w:color="auto" w:fill="auto"/>
                <w:noWrap/>
                <w:vAlign w:val="center"/>
              </w:tcPr>
            </w:tcPrChange>
          </w:tcPr>
          <w:p w14:paraId="4C045584" w14:textId="77777777" w:rsidR="00F868EA" w:rsidRPr="00AD0E1A" w:rsidRDefault="00F868EA" w:rsidP="00817E47">
            <w:pPr>
              <w:spacing w:before="0" w:line="240" w:lineRule="auto"/>
              <w:contextualSpacing w:val="0"/>
              <w:rPr>
                <w:ins w:id="7967" w:author="Phuong Truong Thi" w:date="2024-10-16T00:58:00Z"/>
                <w:rFonts w:ascii="Times New Roman" w:eastAsia="Times New Roman" w:hAnsi="Times New Roman"/>
                <w:color w:val="000000"/>
                <w:sz w:val="24"/>
                <w:szCs w:val="24"/>
                <w:lang w:val="vi-VN" w:eastAsia="vi-VN"/>
              </w:rPr>
            </w:pPr>
          </w:p>
        </w:tc>
        <w:tc>
          <w:tcPr>
            <w:tcW w:w="992" w:type="dxa"/>
            <w:tcPrChange w:id="7968" w:author="Phuong Truong Thi" w:date="2024-11-25T04:31:00Z">
              <w:tcPr>
                <w:tcW w:w="992" w:type="dxa"/>
              </w:tcPr>
            </w:tcPrChange>
          </w:tcPr>
          <w:p w14:paraId="5D51888F" w14:textId="77777777" w:rsidR="00F868EA" w:rsidRPr="00AD0E1A" w:rsidRDefault="00F868EA" w:rsidP="00817E47">
            <w:pPr>
              <w:spacing w:before="0" w:line="240" w:lineRule="auto"/>
              <w:contextualSpacing w:val="0"/>
              <w:jc w:val="center"/>
              <w:rPr>
                <w:ins w:id="7969" w:author="Phuong Truong Thi" w:date="2024-10-16T00:58:00Z"/>
                <w:rFonts w:ascii="Times New Roman" w:eastAsia="Times New Roman" w:hAnsi="Times New Roman"/>
                <w:sz w:val="24"/>
                <w:szCs w:val="24"/>
                <w:lang w:eastAsia="vi-VN"/>
              </w:rPr>
            </w:pPr>
            <w:ins w:id="7970" w:author="Phuong Truong Thi" w:date="2024-10-16T00:58:00Z">
              <w:r>
                <w:rPr>
                  <w:rFonts w:ascii="Times New Roman" w:eastAsia="Times New Roman" w:hAnsi="Times New Roman"/>
                  <w:sz w:val="24"/>
                  <w:szCs w:val="24"/>
                  <w:lang w:eastAsia="vi-VN"/>
                </w:rPr>
                <w:t>Y</w:t>
              </w:r>
            </w:ins>
          </w:p>
        </w:tc>
      </w:tr>
      <w:tr w:rsidR="00F868EA" w:rsidRPr="00AD0E1A" w14:paraId="0E025790" w14:textId="77777777" w:rsidTr="00975861">
        <w:trPr>
          <w:trHeight w:val="276"/>
          <w:ins w:id="7971" w:author="Phuong Truong Thi" w:date="2024-10-16T00:58:00Z"/>
          <w:trPrChange w:id="7972" w:author="Phuong Truong Thi" w:date="2024-11-25T04:31:00Z">
            <w:trPr>
              <w:trHeight w:val="276"/>
            </w:trPr>
          </w:trPrChange>
        </w:trPr>
        <w:tc>
          <w:tcPr>
            <w:tcW w:w="670" w:type="dxa"/>
            <w:shd w:val="clear" w:color="auto" w:fill="auto"/>
            <w:vAlign w:val="center"/>
            <w:tcPrChange w:id="7973" w:author="Phuong Truong Thi" w:date="2024-11-25T04:31:00Z">
              <w:tcPr>
                <w:tcW w:w="670" w:type="dxa"/>
                <w:shd w:val="clear" w:color="auto" w:fill="auto"/>
                <w:vAlign w:val="center"/>
              </w:tcPr>
            </w:tcPrChange>
          </w:tcPr>
          <w:p w14:paraId="0006F6D9" w14:textId="77777777" w:rsidR="00F868EA" w:rsidRPr="00AD0E1A" w:rsidRDefault="00F868EA" w:rsidP="00817E47">
            <w:pPr>
              <w:pStyle w:val="ListParagraph"/>
              <w:numPr>
                <w:ilvl w:val="0"/>
                <w:numId w:val="62"/>
              </w:numPr>
              <w:spacing w:before="0" w:line="240" w:lineRule="auto"/>
              <w:contextualSpacing w:val="0"/>
              <w:jc w:val="left"/>
              <w:rPr>
                <w:ins w:id="7974" w:author="Phuong Truong Thi" w:date="2024-10-16T00:58:00Z"/>
                <w:rFonts w:eastAsia="Times New Roman"/>
                <w:color w:val="000000"/>
                <w:szCs w:val="24"/>
                <w:lang w:val="vi-VN" w:eastAsia="vi-VN"/>
              </w:rPr>
            </w:pPr>
          </w:p>
        </w:tc>
        <w:tc>
          <w:tcPr>
            <w:tcW w:w="1735" w:type="dxa"/>
            <w:shd w:val="clear" w:color="auto" w:fill="auto"/>
            <w:vAlign w:val="center"/>
            <w:hideMark/>
            <w:tcPrChange w:id="7975" w:author="Phuong Truong Thi" w:date="2024-11-25T04:31:00Z">
              <w:tcPr>
                <w:tcW w:w="1735" w:type="dxa"/>
                <w:shd w:val="clear" w:color="auto" w:fill="auto"/>
                <w:vAlign w:val="center"/>
                <w:hideMark/>
              </w:tcPr>
            </w:tcPrChange>
          </w:tcPr>
          <w:p w14:paraId="2638812E" w14:textId="77777777" w:rsidR="00F868EA" w:rsidRPr="008E60BE" w:rsidRDefault="00F868EA" w:rsidP="00817E47">
            <w:pPr>
              <w:spacing w:before="0" w:line="240" w:lineRule="auto"/>
              <w:contextualSpacing w:val="0"/>
              <w:rPr>
                <w:ins w:id="7976" w:author="Phuong Truong Thi" w:date="2024-10-16T00:58:00Z"/>
                <w:rFonts w:ascii="Times New Roman" w:eastAsia="Times New Roman" w:hAnsi="Times New Roman"/>
                <w:color w:val="000000"/>
                <w:sz w:val="24"/>
                <w:szCs w:val="24"/>
                <w:lang w:val="vi-VN" w:eastAsia="vi-VN"/>
              </w:rPr>
            </w:pPr>
            <w:ins w:id="7977" w:author="Phuong Truong Thi" w:date="2024-10-16T00:58:00Z">
              <w:r w:rsidRPr="008E60BE">
                <w:rPr>
                  <w:rFonts w:ascii="Times New Roman" w:hAnsi="Times New Roman"/>
                  <w:color w:val="000000"/>
                  <w:sz w:val="24"/>
                  <w:szCs w:val="24"/>
                </w:rPr>
                <w:t>Tên khách hàng</w:t>
              </w:r>
            </w:ins>
          </w:p>
        </w:tc>
        <w:tc>
          <w:tcPr>
            <w:tcW w:w="2270" w:type="dxa"/>
            <w:vAlign w:val="center"/>
            <w:tcPrChange w:id="7978" w:author="Phuong Truong Thi" w:date="2024-11-25T04:31:00Z">
              <w:tcPr>
                <w:tcW w:w="2230" w:type="dxa"/>
                <w:vAlign w:val="center"/>
              </w:tcPr>
            </w:tcPrChange>
          </w:tcPr>
          <w:p w14:paraId="60C08AD7" w14:textId="77777777" w:rsidR="00F868EA" w:rsidRPr="00B66378" w:rsidRDefault="00F868EA" w:rsidP="00817E47">
            <w:pPr>
              <w:spacing w:before="0" w:line="240" w:lineRule="auto"/>
              <w:contextualSpacing w:val="0"/>
              <w:rPr>
                <w:ins w:id="7979" w:author="Phuong Truong Thi" w:date="2024-10-16T00:58:00Z"/>
                <w:rFonts w:ascii="Times New Roman" w:eastAsia="Times New Roman" w:hAnsi="Times New Roman"/>
                <w:color w:val="000000"/>
                <w:sz w:val="24"/>
                <w:szCs w:val="24"/>
                <w:lang w:val="vi-VN" w:eastAsia="vi-VN"/>
              </w:rPr>
            </w:pPr>
            <w:ins w:id="7980" w:author="Phuong Truong Thi" w:date="2024-10-16T00:58:00Z">
              <w:r w:rsidRPr="00B66378">
                <w:rPr>
                  <w:rFonts w:ascii="Times New Roman" w:hAnsi="Times New Roman"/>
                  <w:color w:val="000000"/>
                  <w:sz w:val="24"/>
                  <w:szCs w:val="24"/>
                  <w:lang w:val="vi-VN"/>
                </w:rPr>
                <w:t>Lấy trường họ và tên có dấu của KH</w:t>
              </w:r>
              <w:r w:rsidRPr="00B66378">
                <w:rPr>
                  <w:rFonts w:ascii="Times New Roman" w:hAnsi="Times New Roman"/>
                  <w:color w:val="000000"/>
                  <w:sz w:val="24"/>
                  <w:szCs w:val="24"/>
                  <w:lang w:val="vi-VN"/>
                </w:rPr>
                <w:br/>
              </w:r>
              <w:r w:rsidRPr="00B66378">
                <w:rPr>
                  <w:rFonts w:ascii="Times New Roman" w:hAnsi="Times New Roman"/>
                  <w:color w:val="000000"/>
                  <w:sz w:val="24"/>
                  <w:szCs w:val="24"/>
                  <w:lang w:val="vi-VN"/>
                </w:rPr>
                <w:lastRenderedPageBreak/>
                <w:t>TH KH không lấy được họ và tên có dấu sẽ lấy trường họ và tên không dấu trên T24</w:t>
              </w:r>
            </w:ins>
          </w:p>
        </w:tc>
        <w:tc>
          <w:tcPr>
            <w:tcW w:w="1030" w:type="dxa"/>
            <w:tcPrChange w:id="7981" w:author="Phuong Truong Thi" w:date="2024-11-25T04:31:00Z">
              <w:tcPr>
                <w:tcW w:w="1070" w:type="dxa"/>
                <w:gridSpan w:val="2"/>
              </w:tcPr>
            </w:tcPrChange>
          </w:tcPr>
          <w:p w14:paraId="559B4C5F" w14:textId="77777777" w:rsidR="00F868EA" w:rsidRDefault="00F868EA" w:rsidP="00817E47">
            <w:pPr>
              <w:spacing w:before="0" w:line="240" w:lineRule="auto"/>
              <w:contextualSpacing w:val="0"/>
              <w:jc w:val="center"/>
              <w:rPr>
                <w:ins w:id="7982" w:author="Phuong Truong Thi" w:date="2024-10-16T00:58:00Z"/>
                <w:rFonts w:ascii="Times New Roman" w:eastAsia="Times New Roman" w:hAnsi="Times New Roman"/>
                <w:color w:val="000000"/>
                <w:sz w:val="24"/>
                <w:szCs w:val="24"/>
                <w:lang w:eastAsia="vi-VN"/>
              </w:rPr>
            </w:pPr>
            <w:ins w:id="7983" w:author="Phuong Truong Thi" w:date="2024-10-16T00:58:00Z">
              <w:r w:rsidRPr="003260B4">
                <w:rPr>
                  <w:rFonts w:ascii="Times New Roman" w:hAnsi="Times New Roman"/>
                  <w:color w:val="000000"/>
                  <w:sz w:val="24"/>
                  <w:szCs w:val="24"/>
                  <w:lang w:val="vi-VN"/>
                </w:rPr>
                <w:lastRenderedPageBreak/>
                <w:t>EZ/T24</w:t>
              </w:r>
            </w:ins>
          </w:p>
        </w:tc>
        <w:tc>
          <w:tcPr>
            <w:tcW w:w="1236" w:type="dxa"/>
            <w:tcPrChange w:id="7984" w:author="Phuong Truong Thi" w:date="2024-11-25T04:31:00Z">
              <w:tcPr>
                <w:tcW w:w="1236" w:type="dxa"/>
              </w:tcPr>
            </w:tcPrChange>
          </w:tcPr>
          <w:p w14:paraId="65233B74" w14:textId="2A084FAA" w:rsidR="00536F03" w:rsidRDefault="00536F03"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41CDB26D" w14:textId="1853E274" w:rsidR="00F868EA" w:rsidRPr="00AD0E1A" w:rsidRDefault="00525739" w:rsidP="00817E47">
            <w:pPr>
              <w:spacing w:before="0" w:line="240" w:lineRule="auto"/>
              <w:contextualSpacing w:val="0"/>
              <w:rPr>
                <w:ins w:id="7985" w:author="Phuong Truong Thi" w:date="2024-10-16T00:58:00Z"/>
                <w:rFonts w:ascii="Times New Roman" w:eastAsia="Times New Roman" w:hAnsi="Times New Roman"/>
                <w:color w:val="000000"/>
                <w:sz w:val="24"/>
                <w:szCs w:val="24"/>
                <w:lang w:eastAsia="vi-VN"/>
              </w:rPr>
            </w:pPr>
            <w:commentRangeStart w:id="7986"/>
            <w:commentRangeStart w:id="7987"/>
            <w:commentRangeStart w:id="7988"/>
            <w:r>
              <w:rPr>
                <w:rFonts w:ascii="Times New Roman" w:eastAsia="Times New Roman" w:hAnsi="Times New Roman"/>
                <w:color w:val="000000"/>
                <w:sz w:val="24"/>
                <w:szCs w:val="24"/>
                <w:lang w:eastAsia="vi-VN"/>
              </w:rPr>
              <w:t>Text link</w:t>
            </w:r>
            <w:commentRangeEnd w:id="7986"/>
            <w:r w:rsidR="002C7F8E">
              <w:rPr>
                <w:rStyle w:val="CommentReference"/>
                <w:lang w:val="x-none" w:eastAsia="x-none"/>
              </w:rPr>
              <w:commentReference w:id="7986"/>
            </w:r>
            <w:commentRangeEnd w:id="7987"/>
            <w:r w:rsidR="00536F03">
              <w:rPr>
                <w:rStyle w:val="CommentReference"/>
                <w:lang w:val="x-none" w:eastAsia="x-none"/>
              </w:rPr>
              <w:commentReference w:id="7987"/>
            </w:r>
            <w:commentRangeEnd w:id="7988"/>
            <w:r w:rsidR="001D6E9D">
              <w:rPr>
                <w:rStyle w:val="CommentReference"/>
                <w:lang w:val="x-none" w:eastAsia="x-none"/>
              </w:rPr>
              <w:commentReference w:id="7988"/>
            </w:r>
          </w:p>
        </w:tc>
        <w:tc>
          <w:tcPr>
            <w:tcW w:w="1276" w:type="dxa"/>
            <w:shd w:val="clear" w:color="auto" w:fill="auto"/>
            <w:noWrap/>
            <w:vAlign w:val="center"/>
            <w:tcPrChange w:id="7989" w:author="Phuong Truong Thi" w:date="2024-11-25T04:31:00Z">
              <w:tcPr>
                <w:tcW w:w="1276" w:type="dxa"/>
                <w:shd w:val="clear" w:color="auto" w:fill="auto"/>
                <w:noWrap/>
                <w:vAlign w:val="center"/>
              </w:tcPr>
            </w:tcPrChange>
          </w:tcPr>
          <w:p w14:paraId="0B42D83E" w14:textId="77777777" w:rsidR="00F868EA" w:rsidRPr="00AD0E1A" w:rsidRDefault="00F868EA" w:rsidP="00817E47">
            <w:pPr>
              <w:spacing w:before="0" w:line="240" w:lineRule="auto"/>
              <w:contextualSpacing w:val="0"/>
              <w:rPr>
                <w:ins w:id="7990" w:author="Phuong Truong Thi" w:date="2024-10-16T00:58:00Z"/>
                <w:rFonts w:ascii="Times New Roman" w:eastAsia="Times New Roman" w:hAnsi="Times New Roman"/>
                <w:color w:val="000000"/>
                <w:sz w:val="24"/>
                <w:szCs w:val="24"/>
                <w:lang w:val="vi-VN" w:eastAsia="vi-VN"/>
              </w:rPr>
            </w:pPr>
          </w:p>
        </w:tc>
        <w:tc>
          <w:tcPr>
            <w:tcW w:w="992" w:type="dxa"/>
            <w:tcPrChange w:id="7991" w:author="Phuong Truong Thi" w:date="2024-11-25T04:31:00Z">
              <w:tcPr>
                <w:tcW w:w="992" w:type="dxa"/>
              </w:tcPr>
            </w:tcPrChange>
          </w:tcPr>
          <w:p w14:paraId="1E6E716E" w14:textId="77777777" w:rsidR="00F868EA" w:rsidRPr="00AD0E1A" w:rsidRDefault="00F868EA" w:rsidP="00817E47">
            <w:pPr>
              <w:spacing w:before="0" w:line="240" w:lineRule="auto"/>
              <w:contextualSpacing w:val="0"/>
              <w:jc w:val="center"/>
              <w:rPr>
                <w:ins w:id="7992" w:author="Phuong Truong Thi" w:date="2024-10-16T00:58:00Z"/>
                <w:rFonts w:ascii="Times New Roman" w:eastAsia="Times New Roman" w:hAnsi="Times New Roman"/>
                <w:sz w:val="24"/>
                <w:szCs w:val="24"/>
                <w:lang w:eastAsia="vi-VN"/>
              </w:rPr>
            </w:pPr>
            <w:ins w:id="7993" w:author="Phuong Truong Thi" w:date="2024-10-16T00:58:00Z">
              <w:r>
                <w:rPr>
                  <w:rFonts w:ascii="Times New Roman" w:eastAsia="Times New Roman" w:hAnsi="Times New Roman"/>
                  <w:sz w:val="24"/>
                  <w:szCs w:val="24"/>
                  <w:lang w:eastAsia="vi-VN"/>
                </w:rPr>
                <w:t>Y</w:t>
              </w:r>
            </w:ins>
          </w:p>
        </w:tc>
      </w:tr>
      <w:tr w:rsidR="00F868EA" w:rsidRPr="00AD0E1A" w14:paraId="26BE39AD" w14:textId="77777777" w:rsidTr="00975861">
        <w:trPr>
          <w:trHeight w:val="276"/>
          <w:ins w:id="7994" w:author="Phuong Truong Thi" w:date="2024-10-16T00:58:00Z"/>
          <w:trPrChange w:id="7995" w:author="Phuong Truong Thi" w:date="2024-11-25T04:31:00Z">
            <w:trPr>
              <w:trHeight w:val="276"/>
            </w:trPr>
          </w:trPrChange>
        </w:trPr>
        <w:tc>
          <w:tcPr>
            <w:tcW w:w="670" w:type="dxa"/>
            <w:shd w:val="clear" w:color="auto" w:fill="auto"/>
            <w:vAlign w:val="center"/>
            <w:tcPrChange w:id="7996" w:author="Phuong Truong Thi" w:date="2024-11-25T04:31:00Z">
              <w:tcPr>
                <w:tcW w:w="670" w:type="dxa"/>
                <w:shd w:val="clear" w:color="auto" w:fill="auto"/>
                <w:vAlign w:val="center"/>
              </w:tcPr>
            </w:tcPrChange>
          </w:tcPr>
          <w:p w14:paraId="0AE5F78C" w14:textId="77777777" w:rsidR="00F868EA" w:rsidRPr="00AD0E1A" w:rsidRDefault="00F868EA" w:rsidP="00817E47">
            <w:pPr>
              <w:pStyle w:val="ListParagraph"/>
              <w:numPr>
                <w:ilvl w:val="0"/>
                <w:numId w:val="62"/>
              </w:numPr>
              <w:spacing w:before="0" w:line="240" w:lineRule="auto"/>
              <w:contextualSpacing w:val="0"/>
              <w:jc w:val="left"/>
              <w:rPr>
                <w:ins w:id="7997" w:author="Phuong Truong Thi" w:date="2024-10-16T00:58:00Z"/>
                <w:rFonts w:eastAsia="Times New Roman"/>
                <w:color w:val="000000"/>
                <w:szCs w:val="24"/>
                <w:lang w:val="vi-VN" w:eastAsia="vi-VN"/>
              </w:rPr>
            </w:pPr>
          </w:p>
        </w:tc>
        <w:tc>
          <w:tcPr>
            <w:tcW w:w="1735" w:type="dxa"/>
            <w:shd w:val="clear" w:color="auto" w:fill="auto"/>
            <w:vAlign w:val="center"/>
            <w:hideMark/>
            <w:tcPrChange w:id="7998" w:author="Phuong Truong Thi" w:date="2024-11-25T04:31:00Z">
              <w:tcPr>
                <w:tcW w:w="1735" w:type="dxa"/>
                <w:shd w:val="clear" w:color="auto" w:fill="auto"/>
                <w:vAlign w:val="center"/>
                <w:hideMark/>
              </w:tcPr>
            </w:tcPrChange>
          </w:tcPr>
          <w:p w14:paraId="33566D3C" w14:textId="77777777" w:rsidR="00F868EA" w:rsidRPr="008E60BE" w:rsidRDefault="00F868EA" w:rsidP="00817E47">
            <w:pPr>
              <w:spacing w:before="0" w:line="240" w:lineRule="auto"/>
              <w:contextualSpacing w:val="0"/>
              <w:rPr>
                <w:ins w:id="7999" w:author="Phuong Truong Thi" w:date="2024-10-16T00:58:00Z"/>
                <w:rFonts w:ascii="Times New Roman" w:eastAsia="Times New Roman" w:hAnsi="Times New Roman"/>
                <w:color w:val="000000"/>
                <w:sz w:val="24"/>
                <w:szCs w:val="24"/>
                <w:lang w:val="vi-VN" w:eastAsia="vi-VN"/>
              </w:rPr>
            </w:pPr>
            <w:ins w:id="8000" w:author="Phuong Truong Thi" w:date="2024-10-16T00:58:00Z">
              <w:r w:rsidRPr="008E60BE">
                <w:rPr>
                  <w:rFonts w:ascii="Times New Roman" w:hAnsi="Times New Roman"/>
                  <w:color w:val="000000"/>
                  <w:sz w:val="24"/>
                  <w:szCs w:val="24"/>
                </w:rPr>
                <w:t>Trạng thái khách hàng</w:t>
              </w:r>
            </w:ins>
          </w:p>
        </w:tc>
        <w:tc>
          <w:tcPr>
            <w:tcW w:w="2270" w:type="dxa"/>
            <w:vAlign w:val="center"/>
            <w:tcPrChange w:id="8001" w:author="Phuong Truong Thi" w:date="2024-11-25T04:31:00Z">
              <w:tcPr>
                <w:tcW w:w="2230" w:type="dxa"/>
                <w:vAlign w:val="center"/>
              </w:tcPr>
            </w:tcPrChange>
          </w:tcPr>
          <w:p w14:paraId="15A95331" w14:textId="77777777" w:rsidR="00F868EA" w:rsidRPr="00B66378" w:rsidRDefault="00F868EA" w:rsidP="00817E47">
            <w:pPr>
              <w:spacing w:before="0" w:line="240" w:lineRule="auto"/>
              <w:contextualSpacing w:val="0"/>
              <w:rPr>
                <w:ins w:id="8002" w:author="Phuong Truong Thi" w:date="2024-10-16T00:58:00Z"/>
                <w:rFonts w:ascii="Times New Roman" w:eastAsia="Times New Roman" w:hAnsi="Times New Roman"/>
                <w:color w:val="000000"/>
                <w:sz w:val="24"/>
                <w:szCs w:val="24"/>
                <w:lang w:val="fr-FR" w:eastAsia="vi-VN"/>
              </w:rPr>
            </w:pPr>
            <w:ins w:id="8003" w:author="Phuong Truong Thi" w:date="2024-10-16T00:58:00Z">
              <w:r w:rsidRPr="00B66378">
                <w:rPr>
                  <w:rFonts w:ascii="Times New Roman" w:hAnsi="Times New Roman"/>
                  <w:color w:val="000000"/>
                  <w:sz w:val="24"/>
                  <w:szCs w:val="24"/>
                  <w:lang w:val="fr-FR"/>
                </w:rPr>
                <w:t>Trạng thái của KH trên T24: Active, Dormant...</w:t>
              </w:r>
            </w:ins>
          </w:p>
        </w:tc>
        <w:tc>
          <w:tcPr>
            <w:tcW w:w="1030" w:type="dxa"/>
            <w:tcPrChange w:id="8004" w:author="Phuong Truong Thi" w:date="2024-11-25T04:31:00Z">
              <w:tcPr>
                <w:tcW w:w="1070" w:type="dxa"/>
                <w:gridSpan w:val="2"/>
              </w:tcPr>
            </w:tcPrChange>
          </w:tcPr>
          <w:p w14:paraId="1BE941B7" w14:textId="77777777" w:rsidR="00F868EA" w:rsidRDefault="00F868EA" w:rsidP="00817E47">
            <w:pPr>
              <w:spacing w:before="0" w:line="240" w:lineRule="auto"/>
              <w:contextualSpacing w:val="0"/>
              <w:jc w:val="center"/>
              <w:rPr>
                <w:ins w:id="8005" w:author="Phuong Truong Thi" w:date="2024-10-16T00:58:00Z"/>
                <w:rFonts w:ascii="Times New Roman" w:eastAsia="Times New Roman" w:hAnsi="Times New Roman"/>
                <w:color w:val="000000"/>
                <w:sz w:val="24"/>
                <w:szCs w:val="24"/>
                <w:lang w:eastAsia="vi-VN"/>
              </w:rPr>
            </w:pPr>
            <w:ins w:id="8006" w:author="Phuong Truong Thi" w:date="2024-10-16T00:58:00Z">
              <w:r w:rsidRPr="00DA2323">
                <w:rPr>
                  <w:rFonts w:ascii="Times New Roman" w:hAnsi="Times New Roman"/>
                  <w:color w:val="000000"/>
                  <w:sz w:val="24"/>
                  <w:szCs w:val="24"/>
                  <w:lang w:val="vi-VN"/>
                </w:rPr>
                <w:t>EZ/T24</w:t>
              </w:r>
            </w:ins>
          </w:p>
        </w:tc>
        <w:tc>
          <w:tcPr>
            <w:tcW w:w="1236" w:type="dxa"/>
            <w:tcPrChange w:id="8007" w:author="Phuong Truong Thi" w:date="2024-11-25T04:31:00Z">
              <w:tcPr>
                <w:tcW w:w="1236" w:type="dxa"/>
              </w:tcPr>
            </w:tcPrChange>
          </w:tcPr>
          <w:p w14:paraId="5E8AC4D2" w14:textId="3F43FF0C" w:rsidR="00F868EA" w:rsidRPr="00AD0E1A" w:rsidRDefault="00525739" w:rsidP="00817E47">
            <w:pPr>
              <w:spacing w:before="0" w:line="240" w:lineRule="auto"/>
              <w:contextualSpacing w:val="0"/>
              <w:rPr>
                <w:ins w:id="8008" w:author="Phuong Truong Thi" w:date="2024-10-16T00:58: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276" w:type="dxa"/>
            <w:shd w:val="clear" w:color="auto" w:fill="auto"/>
            <w:noWrap/>
            <w:vAlign w:val="center"/>
            <w:tcPrChange w:id="8009" w:author="Phuong Truong Thi" w:date="2024-11-25T04:31:00Z">
              <w:tcPr>
                <w:tcW w:w="1276" w:type="dxa"/>
                <w:shd w:val="clear" w:color="auto" w:fill="auto"/>
                <w:noWrap/>
                <w:vAlign w:val="center"/>
              </w:tcPr>
            </w:tcPrChange>
          </w:tcPr>
          <w:p w14:paraId="0CADA71A" w14:textId="77777777" w:rsidR="00F868EA" w:rsidRPr="00AD0E1A" w:rsidRDefault="00F868EA" w:rsidP="00817E47">
            <w:pPr>
              <w:spacing w:before="0" w:line="240" w:lineRule="auto"/>
              <w:contextualSpacing w:val="0"/>
              <w:rPr>
                <w:ins w:id="8010" w:author="Phuong Truong Thi" w:date="2024-10-16T00:58:00Z"/>
                <w:rFonts w:ascii="Times New Roman" w:eastAsia="Times New Roman" w:hAnsi="Times New Roman"/>
                <w:color w:val="000000"/>
                <w:sz w:val="24"/>
                <w:szCs w:val="24"/>
                <w:lang w:val="vi-VN" w:eastAsia="vi-VN"/>
              </w:rPr>
            </w:pPr>
          </w:p>
        </w:tc>
        <w:tc>
          <w:tcPr>
            <w:tcW w:w="992" w:type="dxa"/>
            <w:tcPrChange w:id="8011" w:author="Phuong Truong Thi" w:date="2024-11-25T04:31:00Z">
              <w:tcPr>
                <w:tcW w:w="992" w:type="dxa"/>
              </w:tcPr>
            </w:tcPrChange>
          </w:tcPr>
          <w:p w14:paraId="7CF038C1" w14:textId="77777777" w:rsidR="00F868EA" w:rsidRPr="005A1514" w:rsidRDefault="00F868EA" w:rsidP="00817E47">
            <w:pPr>
              <w:spacing w:before="0" w:line="240" w:lineRule="auto"/>
              <w:contextualSpacing w:val="0"/>
              <w:jc w:val="center"/>
              <w:rPr>
                <w:ins w:id="8012" w:author="Phuong Truong Thi" w:date="2024-10-16T00:58:00Z"/>
                <w:rFonts w:ascii="Times New Roman" w:eastAsia="Times New Roman" w:hAnsi="Times New Roman"/>
                <w:sz w:val="24"/>
                <w:szCs w:val="24"/>
                <w:lang w:eastAsia="vi-VN"/>
              </w:rPr>
            </w:pPr>
            <w:ins w:id="8013" w:author="Phuong Truong Thi" w:date="2024-10-16T00:58:00Z">
              <w:r w:rsidRPr="00CC7615">
                <w:rPr>
                  <w:rFonts w:ascii="Times New Roman" w:eastAsia="Times New Roman" w:hAnsi="Times New Roman"/>
                  <w:sz w:val="24"/>
                  <w:szCs w:val="24"/>
                  <w:lang w:eastAsia="vi-VN"/>
                </w:rPr>
                <w:t>N</w:t>
              </w:r>
            </w:ins>
          </w:p>
        </w:tc>
      </w:tr>
      <w:tr w:rsidR="00F868EA" w:rsidRPr="00AD0E1A" w14:paraId="20E8534C" w14:textId="77777777" w:rsidTr="00975861">
        <w:trPr>
          <w:trHeight w:val="276"/>
          <w:ins w:id="8014" w:author="Phuong Truong Thi" w:date="2024-10-16T00:58:00Z"/>
          <w:trPrChange w:id="8015" w:author="Phuong Truong Thi" w:date="2024-11-25T04:31:00Z">
            <w:trPr>
              <w:trHeight w:val="276"/>
            </w:trPr>
          </w:trPrChange>
        </w:trPr>
        <w:tc>
          <w:tcPr>
            <w:tcW w:w="670" w:type="dxa"/>
            <w:shd w:val="clear" w:color="auto" w:fill="auto"/>
            <w:vAlign w:val="center"/>
            <w:tcPrChange w:id="8016" w:author="Phuong Truong Thi" w:date="2024-11-25T04:31:00Z">
              <w:tcPr>
                <w:tcW w:w="670" w:type="dxa"/>
                <w:shd w:val="clear" w:color="auto" w:fill="auto"/>
                <w:vAlign w:val="center"/>
              </w:tcPr>
            </w:tcPrChange>
          </w:tcPr>
          <w:p w14:paraId="6AB77B89" w14:textId="77777777" w:rsidR="00F868EA" w:rsidRPr="00AD0E1A" w:rsidRDefault="00F868EA" w:rsidP="00817E47">
            <w:pPr>
              <w:pStyle w:val="ListParagraph"/>
              <w:numPr>
                <w:ilvl w:val="0"/>
                <w:numId w:val="62"/>
              </w:numPr>
              <w:spacing w:before="0" w:line="240" w:lineRule="auto"/>
              <w:contextualSpacing w:val="0"/>
              <w:jc w:val="left"/>
              <w:rPr>
                <w:ins w:id="8017" w:author="Phuong Truong Thi" w:date="2024-10-16T00:58:00Z"/>
                <w:rFonts w:eastAsia="Times New Roman"/>
                <w:color w:val="000000"/>
                <w:szCs w:val="24"/>
                <w:lang w:val="vi-VN" w:eastAsia="vi-VN"/>
              </w:rPr>
            </w:pPr>
          </w:p>
        </w:tc>
        <w:tc>
          <w:tcPr>
            <w:tcW w:w="1735" w:type="dxa"/>
            <w:shd w:val="clear" w:color="auto" w:fill="auto"/>
            <w:vAlign w:val="center"/>
            <w:hideMark/>
            <w:tcPrChange w:id="8018" w:author="Phuong Truong Thi" w:date="2024-11-25T04:31:00Z">
              <w:tcPr>
                <w:tcW w:w="1735" w:type="dxa"/>
                <w:shd w:val="clear" w:color="auto" w:fill="auto"/>
                <w:vAlign w:val="center"/>
                <w:hideMark/>
              </w:tcPr>
            </w:tcPrChange>
          </w:tcPr>
          <w:p w14:paraId="1C0B20DF" w14:textId="77777777" w:rsidR="00F868EA" w:rsidRPr="008E60BE" w:rsidRDefault="00F868EA" w:rsidP="00817E47">
            <w:pPr>
              <w:spacing w:before="0" w:line="240" w:lineRule="auto"/>
              <w:contextualSpacing w:val="0"/>
              <w:rPr>
                <w:ins w:id="8019" w:author="Phuong Truong Thi" w:date="2024-10-16T00:58:00Z"/>
                <w:rFonts w:ascii="Times New Roman" w:eastAsia="Times New Roman" w:hAnsi="Times New Roman"/>
                <w:color w:val="000000"/>
                <w:sz w:val="24"/>
                <w:szCs w:val="24"/>
                <w:lang w:val="vi-VN" w:eastAsia="vi-VN"/>
              </w:rPr>
            </w:pPr>
            <w:ins w:id="8020" w:author="Phuong Truong Thi" w:date="2024-10-16T00:58:00Z">
              <w:r w:rsidRPr="008E60BE">
                <w:rPr>
                  <w:rFonts w:ascii="Times New Roman" w:hAnsi="Times New Roman"/>
                  <w:color w:val="000000"/>
                  <w:sz w:val="24"/>
                  <w:szCs w:val="24"/>
                </w:rPr>
                <w:t>Giới tính</w:t>
              </w:r>
            </w:ins>
          </w:p>
        </w:tc>
        <w:tc>
          <w:tcPr>
            <w:tcW w:w="2270" w:type="dxa"/>
            <w:vAlign w:val="center"/>
            <w:tcPrChange w:id="8021" w:author="Phuong Truong Thi" w:date="2024-11-25T04:31:00Z">
              <w:tcPr>
                <w:tcW w:w="2230" w:type="dxa"/>
                <w:vAlign w:val="center"/>
              </w:tcPr>
            </w:tcPrChange>
          </w:tcPr>
          <w:p w14:paraId="71F8C647" w14:textId="77777777" w:rsidR="00F868EA" w:rsidRPr="00B66378" w:rsidRDefault="00F868EA" w:rsidP="00817E47">
            <w:pPr>
              <w:spacing w:before="0" w:line="240" w:lineRule="auto"/>
              <w:contextualSpacing w:val="0"/>
              <w:rPr>
                <w:ins w:id="8022" w:author="Phuong Truong Thi" w:date="2024-10-16T00:58:00Z"/>
                <w:rFonts w:ascii="Times New Roman" w:eastAsia="Times New Roman" w:hAnsi="Times New Roman"/>
                <w:color w:val="000000"/>
                <w:sz w:val="24"/>
                <w:szCs w:val="24"/>
                <w:lang w:val="vi-VN" w:eastAsia="vi-VN"/>
              </w:rPr>
            </w:pPr>
            <w:ins w:id="8023" w:author="Phuong Truong Thi" w:date="2024-10-16T00:58:00Z">
              <w:r w:rsidRPr="00B66378">
                <w:rPr>
                  <w:rFonts w:ascii="Times New Roman" w:hAnsi="Times New Roman"/>
                  <w:color w:val="000000"/>
                  <w:sz w:val="24"/>
                  <w:szCs w:val="24"/>
                  <w:lang w:val="vi-VN"/>
                </w:rPr>
                <w:t>Giới tính của khách hàng</w:t>
              </w:r>
            </w:ins>
          </w:p>
        </w:tc>
        <w:tc>
          <w:tcPr>
            <w:tcW w:w="1030" w:type="dxa"/>
            <w:tcPrChange w:id="8024" w:author="Phuong Truong Thi" w:date="2024-11-25T04:31:00Z">
              <w:tcPr>
                <w:tcW w:w="1070" w:type="dxa"/>
                <w:gridSpan w:val="2"/>
              </w:tcPr>
            </w:tcPrChange>
          </w:tcPr>
          <w:p w14:paraId="6FDB85A1" w14:textId="77777777" w:rsidR="00F868EA" w:rsidRDefault="00F868EA" w:rsidP="00817E47">
            <w:pPr>
              <w:spacing w:before="0" w:line="240" w:lineRule="auto"/>
              <w:contextualSpacing w:val="0"/>
              <w:jc w:val="center"/>
              <w:rPr>
                <w:ins w:id="8025" w:author="Phuong Truong Thi" w:date="2024-10-16T00:58:00Z"/>
                <w:rFonts w:ascii="Times New Roman" w:eastAsia="Times New Roman" w:hAnsi="Times New Roman"/>
                <w:color w:val="000000"/>
                <w:sz w:val="24"/>
                <w:szCs w:val="24"/>
                <w:lang w:eastAsia="vi-VN"/>
              </w:rPr>
            </w:pPr>
            <w:ins w:id="8026" w:author="Phuong Truong Thi" w:date="2024-10-16T00:58:00Z">
              <w:r w:rsidRPr="00DA2323">
                <w:rPr>
                  <w:rFonts w:ascii="Times New Roman" w:hAnsi="Times New Roman"/>
                  <w:color w:val="000000"/>
                  <w:sz w:val="24"/>
                  <w:szCs w:val="24"/>
                  <w:lang w:val="vi-VN"/>
                </w:rPr>
                <w:t>EZ/T24</w:t>
              </w:r>
            </w:ins>
          </w:p>
        </w:tc>
        <w:tc>
          <w:tcPr>
            <w:tcW w:w="1236" w:type="dxa"/>
            <w:tcPrChange w:id="8027" w:author="Phuong Truong Thi" w:date="2024-11-25T04:31:00Z">
              <w:tcPr>
                <w:tcW w:w="1236" w:type="dxa"/>
              </w:tcPr>
            </w:tcPrChange>
          </w:tcPr>
          <w:p w14:paraId="53A26ACC" w14:textId="1C5A08F7" w:rsidR="00F868EA" w:rsidRPr="00AD0E1A" w:rsidRDefault="00525739" w:rsidP="00817E47">
            <w:pPr>
              <w:spacing w:before="0" w:line="240" w:lineRule="auto"/>
              <w:contextualSpacing w:val="0"/>
              <w:rPr>
                <w:ins w:id="8028" w:author="Phuong Truong Thi" w:date="2024-10-16T00:58:00Z"/>
                <w:rFonts w:ascii="Times New Roman" w:eastAsia="Times New Roman" w:hAnsi="Times New Roman"/>
                <w:color w:val="000000"/>
                <w:sz w:val="24"/>
                <w:szCs w:val="24"/>
                <w:lang w:eastAsia="vi-VN"/>
              </w:rPr>
            </w:pPr>
            <w:del w:id="8029" w:author="Phuong Truong Thi" w:date="2024-12-07T00:24:00Z">
              <w:r w:rsidDel="00FD79CF">
                <w:rPr>
                  <w:rFonts w:ascii="Times New Roman" w:eastAsia="Times New Roman" w:hAnsi="Times New Roman"/>
                  <w:color w:val="000000"/>
                  <w:sz w:val="24"/>
                  <w:szCs w:val="24"/>
                  <w:lang w:eastAsia="vi-VN"/>
                </w:rPr>
                <w:delText>Text (255)</w:delText>
              </w:r>
            </w:del>
            <w:ins w:id="8030" w:author="Phuong Truong Thi" w:date="2024-12-07T00:24:00Z">
              <w:r w:rsidR="00FD79CF">
                <w:rPr>
                  <w:rFonts w:ascii="Times New Roman" w:eastAsia="Times New Roman" w:hAnsi="Times New Roman"/>
                  <w:color w:val="000000"/>
                  <w:sz w:val="24"/>
                  <w:szCs w:val="24"/>
                  <w:lang w:eastAsia="vi-VN"/>
                </w:rPr>
                <w:t>Picklist</w:t>
              </w:r>
            </w:ins>
          </w:p>
        </w:tc>
        <w:tc>
          <w:tcPr>
            <w:tcW w:w="1276" w:type="dxa"/>
            <w:shd w:val="clear" w:color="auto" w:fill="auto"/>
            <w:noWrap/>
            <w:vAlign w:val="center"/>
            <w:tcPrChange w:id="8031" w:author="Phuong Truong Thi" w:date="2024-11-25T04:31:00Z">
              <w:tcPr>
                <w:tcW w:w="1276" w:type="dxa"/>
                <w:shd w:val="clear" w:color="auto" w:fill="auto"/>
                <w:noWrap/>
                <w:vAlign w:val="center"/>
              </w:tcPr>
            </w:tcPrChange>
          </w:tcPr>
          <w:p w14:paraId="18E7F0F3" w14:textId="77777777" w:rsidR="00F868EA" w:rsidRPr="00AD0E1A" w:rsidRDefault="00F868EA" w:rsidP="00817E47">
            <w:pPr>
              <w:spacing w:before="0" w:line="240" w:lineRule="auto"/>
              <w:contextualSpacing w:val="0"/>
              <w:rPr>
                <w:ins w:id="8032" w:author="Phuong Truong Thi" w:date="2024-10-16T00:58:00Z"/>
                <w:rFonts w:ascii="Times New Roman" w:eastAsia="Times New Roman" w:hAnsi="Times New Roman"/>
                <w:color w:val="000000"/>
                <w:sz w:val="24"/>
                <w:szCs w:val="24"/>
                <w:lang w:val="vi-VN" w:eastAsia="vi-VN"/>
              </w:rPr>
            </w:pPr>
          </w:p>
        </w:tc>
        <w:tc>
          <w:tcPr>
            <w:tcW w:w="992" w:type="dxa"/>
            <w:tcPrChange w:id="8033" w:author="Phuong Truong Thi" w:date="2024-11-25T04:31:00Z">
              <w:tcPr>
                <w:tcW w:w="992" w:type="dxa"/>
              </w:tcPr>
            </w:tcPrChange>
          </w:tcPr>
          <w:p w14:paraId="15134FC7" w14:textId="77777777" w:rsidR="00F868EA" w:rsidRPr="00AD0E1A" w:rsidRDefault="00F868EA" w:rsidP="00817E47">
            <w:pPr>
              <w:spacing w:before="0" w:line="240" w:lineRule="auto"/>
              <w:contextualSpacing w:val="0"/>
              <w:jc w:val="center"/>
              <w:rPr>
                <w:ins w:id="8034" w:author="Phuong Truong Thi" w:date="2024-10-16T00:58:00Z"/>
                <w:rFonts w:ascii="Times New Roman" w:eastAsia="Times New Roman" w:hAnsi="Times New Roman"/>
                <w:sz w:val="24"/>
                <w:szCs w:val="24"/>
                <w:lang w:val="vi-VN" w:eastAsia="vi-VN"/>
              </w:rPr>
            </w:pPr>
            <w:ins w:id="8035" w:author="Phuong Truong Thi" w:date="2024-10-16T00:58:00Z">
              <w:r w:rsidRPr="00CC7615">
                <w:rPr>
                  <w:rFonts w:ascii="Times New Roman" w:eastAsia="Times New Roman" w:hAnsi="Times New Roman"/>
                  <w:sz w:val="24"/>
                  <w:szCs w:val="24"/>
                  <w:lang w:eastAsia="vi-VN"/>
                </w:rPr>
                <w:t>N</w:t>
              </w:r>
            </w:ins>
          </w:p>
        </w:tc>
      </w:tr>
      <w:tr w:rsidR="00F868EA" w:rsidRPr="00AD0E1A" w14:paraId="5B3BC4F4" w14:textId="77777777" w:rsidTr="00975861">
        <w:trPr>
          <w:trHeight w:val="276"/>
          <w:ins w:id="8036" w:author="Phuong Truong Thi" w:date="2024-10-16T00:58:00Z"/>
          <w:trPrChange w:id="8037" w:author="Phuong Truong Thi" w:date="2024-11-25T04:31:00Z">
            <w:trPr>
              <w:trHeight w:val="276"/>
            </w:trPr>
          </w:trPrChange>
        </w:trPr>
        <w:tc>
          <w:tcPr>
            <w:tcW w:w="670" w:type="dxa"/>
            <w:shd w:val="clear" w:color="auto" w:fill="auto"/>
            <w:vAlign w:val="center"/>
            <w:tcPrChange w:id="8038" w:author="Phuong Truong Thi" w:date="2024-11-25T04:31:00Z">
              <w:tcPr>
                <w:tcW w:w="670" w:type="dxa"/>
                <w:shd w:val="clear" w:color="auto" w:fill="auto"/>
                <w:vAlign w:val="center"/>
              </w:tcPr>
            </w:tcPrChange>
          </w:tcPr>
          <w:p w14:paraId="0BD04176" w14:textId="77777777" w:rsidR="00F868EA" w:rsidRPr="00AD0E1A" w:rsidRDefault="00F868EA" w:rsidP="00817E47">
            <w:pPr>
              <w:pStyle w:val="ListParagraph"/>
              <w:numPr>
                <w:ilvl w:val="0"/>
                <w:numId w:val="62"/>
              </w:numPr>
              <w:spacing w:before="0" w:line="240" w:lineRule="auto"/>
              <w:contextualSpacing w:val="0"/>
              <w:jc w:val="left"/>
              <w:rPr>
                <w:ins w:id="8039" w:author="Phuong Truong Thi" w:date="2024-10-16T00:58:00Z"/>
                <w:rFonts w:eastAsia="Times New Roman"/>
                <w:color w:val="000000"/>
                <w:szCs w:val="24"/>
                <w:lang w:val="vi-VN" w:eastAsia="vi-VN"/>
              </w:rPr>
            </w:pPr>
          </w:p>
        </w:tc>
        <w:tc>
          <w:tcPr>
            <w:tcW w:w="1735" w:type="dxa"/>
            <w:shd w:val="clear" w:color="auto" w:fill="auto"/>
            <w:vAlign w:val="center"/>
            <w:hideMark/>
            <w:tcPrChange w:id="8040" w:author="Phuong Truong Thi" w:date="2024-11-25T04:31:00Z">
              <w:tcPr>
                <w:tcW w:w="1735" w:type="dxa"/>
                <w:shd w:val="clear" w:color="auto" w:fill="auto"/>
                <w:vAlign w:val="center"/>
                <w:hideMark/>
              </w:tcPr>
            </w:tcPrChange>
          </w:tcPr>
          <w:p w14:paraId="4F6BFDD8" w14:textId="77777777" w:rsidR="00F868EA" w:rsidRPr="008E60BE" w:rsidRDefault="00F868EA" w:rsidP="00817E47">
            <w:pPr>
              <w:spacing w:before="0" w:line="240" w:lineRule="auto"/>
              <w:contextualSpacing w:val="0"/>
              <w:rPr>
                <w:ins w:id="8041" w:author="Phuong Truong Thi" w:date="2024-10-16T00:58:00Z"/>
                <w:rFonts w:ascii="Times New Roman" w:eastAsia="Times New Roman" w:hAnsi="Times New Roman"/>
                <w:color w:val="000000"/>
                <w:sz w:val="24"/>
                <w:szCs w:val="24"/>
                <w:lang w:val="vi-VN" w:eastAsia="vi-VN"/>
              </w:rPr>
            </w:pPr>
            <w:ins w:id="8042" w:author="Phuong Truong Thi" w:date="2024-10-16T00:58:00Z">
              <w:r w:rsidRPr="008E60BE">
                <w:rPr>
                  <w:rFonts w:ascii="Times New Roman" w:hAnsi="Times New Roman"/>
                  <w:color w:val="000000"/>
                  <w:sz w:val="24"/>
                  <w:szCs w:val="24"/>
                </w:rPr>
                <w:t>Tuổi</w:t>
              </w:r>
            </w:ins>
          </w:p>
        </w:tc>
        <w:tc>
          <w:tcPr>
            <w:tcW w:w="2270" w:type="dxa"/>
            <w:vAlign w:val="center"/>
            <w:tcPrChange w:id="8043" w:author="Phuong Truong Thi" w:date="2024-11-25T04:31:00Z">
              <w:tcPr>
                <w:tcW w:w="2230" w:type="dxa"/>
                <w:vAlign w:val="center"/>
              </w:tcPr>
            </w:tcPrChange>
          </w:tcPr>
          <w:p w14:paraId="7CF62739" w14:textId="77777777" w:rsidR="00F868EA" w:rsidRPr="00521C1C" w:rsidRDefault="00F868EA" w:rsidP="00817E47">
            <w:pPr>
              <w:spacing w:before="0" w:line="240" w:lineRule="auto"/>
              <w:contextualSpacing w:val="0"/>
              <w:rPr>
                <w:ins w:id="8044" w:author="Phuong Truong Thi" w:date="2024-10-16T00:58:00Z"/>
                <w:rFonts w:ascii="Times New Roman" w:eastAsia="Times New Roman" w:hAnsi="Times New Roman"/>
                <w:color w:val="000000"/>
                <w:sz w:val="24"/>
                <w:szCs w:val="24"/>
                <w:lang w:eastAsia="vi-VN"/>
              </w:rPr>
            </w:pPr>
            <w:ins w:id="8045" w:author="Phuong Truong Thi" w:date="2024-10-16T00:58:00Z">
              <w:r w:rsidRPr="00521C1C">
                <w:rPr>
                  <w:rFonts w:ascii="Times New Roman" w:hAnsi="Times New Roman"/>
                  <w:color w:val="000000"/>
                  <w:sz w:val="24"/>
                  <w:szCs w:val="24"/>
                </w:rPr>
                <w:t>Tuổi của khách hàng</w:t>
              </w:r>
            </w:ins>
          </w:p>
        </w:tc>
        <w:tc>
          <w:tcPr>
            <w:tcW w:w="1030" w:type="dxa"/>
            <w:tcPrChange w:id="8046" w:author="Phuong Truong Thi" w:date="2024-11-25T04:31:00Z">
              <w:tcPr>
                <w:tcW w:w="1070" w:type="dxa"/>
                <w:gridSpan w:val="2"/>
              </w:tcPr>
            </w:tcPrChange>
          </w:tcPr>
          <w:p w14:paraId="0A4BBB28" w14:textId="77777777" w:rsidR="00F868EA" w:rsidRDefault="00F868EA" w:rsidP="00817E47">
            <w:pPr>
              <w:spacing w:before="0" w:line="240" w:lineRule="auto"/>
              <w:contextualSpacing w:val="0"/>
              <w:jc w:val="center"/>
              <w:rPr>
                <w:ins w:id="8047" w:author="Phuong Truong Thi" w:date="2024-10-16T00:58:00Z"/>
                <w:rFonts w:ascii="Times New Roman" w:eastAsia="Times New Roman" w:hAnsi="Times New Roman"/>
                <w:color w:val="000000"/>
                <w:sz w:val="24"/>
                <w:szCs w:val="24"/>
                <w:lang w:eastAsia="vi-VN"/>
              </w:rPr>
            </w:pPr>
            <w:ins w:id="8048" w:author="Phuong Truong Thi" w:date="2024-10-16T00:58:00Z">
              <w:r w:rsidRPr="00DA2323">
                <w:rPr>
                  <w:rFonts w:ascii="Times New Roman" w:hAnsi="Times New Roman"/>
                  <w:color w:val="000000"/>
                  <w:sz w:val="24"/>
                  <w:szCs w:val="24"/>
                  <w:lang w:val="vi-VN"/>
                </w:rPr>
                <w:t>EZ/T24</w:t>
              </w:r>
            </w:ins>
          </w:p>
        </w:tc>
        <w:tc>
          <w:tcPr>
            <w:tcW w:w="1236" w:type="dxa"/>
            <w:tcPrChange w:id="8049" w:author="Phuong Truong Thi" w:date="2024-11-25T04:31:00Z">
              <w:tcPr>
                <w:tcW w:w="1236" w:type="dxa"/>
              </w:tcPr>
            </w:tcPrChange>
          </w:tcPr>
          <w:p w14:paraId="1657B457" w14:textId="77777777" w:rsidR="00F868EA" w:rsidRPr="00AD0E1A" w:rsidRDefault="00F868EA" w:rsidP="00817E47">
            <w:pPr>
              <w:spacing w:before="0" w:line="240" w:lineRule="auto"/>
              <w:contextualSpacing w:val="0"/>
              <w:rPr>
                <w:ins w:id="8050" w:author="Phuong Truong Thi" w:date="2024-10-16T00:58:00Z"/>
                <w:rFonts w:ascii="Times New Roman" w:eastAsia="Times New Roman" w:hAnsi="Times New Roman"/>
                <w:color w:val="000000"/>
                <w:sz w:val="24"/>
                <w:szCs w:val="24"/>
                <w:lang w:eastAsia="vi-VN"/>
              </w:rPr>
            </w:pPr>
            <w:ins w:id="8051" w:author="Phuong Truong Thi" w:date="2024-10-16T00:58:00Z">
              <w:r>
                <w:rPr>
                  <w:rFonts w:ascii="Times New Roman" w:eastAsia="Times New Roman" w:hAnsi="Times New Roman"/>
                  <w:color w:val="000000"/>
                  <w:sz w:val="24"/>
                  <w:szCs w:val="24"/>
                  <w:lang w:eastAsia="vi-VN"/>
                </w:rPr>
                <w:t>Number</w:t>
              </w:r>
            </w:ins>
          </w:p>
        </w:tc>
        <w:tc>
          <w:tcPr>
            <w:tcW w:w="1276" w:type="dxa"/>
            <w:shd w:val="clear" w:color="auto" w:fill="auto"/>
            <w:noWrap/>
            <w:vAlign w:val="center"/>
            <w:tcPrChange w:id="8052" w:author="Phuong Truong Thi" w:date="2024-11-25T04:31:00Z">
              <w:tcPr>
                <w:tcW w:w="1276" w:type="dxa"/>
                <w:shd w:val="clear" w:color="auto" w:fill="auto"/>
                <w:noWrap/>
                <w:vAlign w:val="center"/>
              </w:tcPr>
            </w:tcPrChange>
          </w:tcPr>
          <w:p w14:paraId="3DAE3A08" w14:textId="77777777" w:rsidR="00F868EA" w:rsidRPr="00AD0E1A" w:rsidRDefault="00F868EA" w:rsidP="00817E47">
            <w:pPr>
              <w:spacing w:before="0" w:line="240" w:lineRule="auto"/>
              <w:contextualSpacing w:val="0"/>
              <w:rPr>
                <w:ins w:id="8053" w:author="Phuong Truong Thi" w:date="2024-10-16T00:58:00Z"/>
                <w:rFonts w:ascii="Times New Roman" w:eastAsia="Times New Roman" w:hAnsi="Times New Roman"/>
                <w:color w:val="000000"/>
                <w:sz w:val="24"/>
                <w:szCs w:val="24"/>
                <w:lang w:val="vi-VN" w:eastAsia="vi-VN"/>
              </w:rPr>
            </w:pPr>
          </w:p>
        </w:tc>
        <w:tc>
          <w:tcPr>
            <w:tcW w:w="992" w:type="dxa"/>
            <w:tcPrChange w:id="8054" w:author="Phuong Truong Thi" w:date="2024-11-25T04:31:00Z">
              <w:tcPr>
                <w:tcW w:w="992" w:type="dxa"/>
              </w:tcPr>
            </w:tcPrChange>
          </w:tcPr>
          <w:p w14:paraId="5FF5293C" w14:textId="77777777" w:rsidR="00F868EA" w:rsidRPr="00AD0E1A" w:rsidRDefault="00F868EA" w:rsidP="00817E47">
            <w:pPr>
              <w:spacing w:before="0" w:line="240" w:lineRule="auto"/>
              <w:contextualSpacing w:val="0"/>
              <w:jc w:val="center"/>
              <w:rPr>
                <w:ins w:id="8055" w:author="Phuong Truong Thi" w:date="2024-10-16T00:58:00Z"/>
                <w:rFonts w:ascii="Times New Roman" w:eastAsia="Times New Roman" w:hAnsi="Times New Roman"/>
                <w:sz w:val="24"/>
                <w:szCs w:val="24"/>
                <w:lang w:val="vi-VN" w:eastAsia="vi-VN"/>
              </w:rPr>
            </w:pPr>
            <w:ins w:id="8056" w:author="Phuong Truong Thi" w:date="2024-10-16T00:58:00Z">
              <w:r w:rsidRPr="00CC7615">
                <w:rPr>
                  <w:rFonts w:ascii="Times New Roman" w:eastAsia="Times New Roman" w:hAnsi="Times New Roman"/>
                  <w:sz w:val="24"/>
                  <w:szCs w:val="24"/>
                  <w:lang w:eastAsia="vi-VN"/>
                </w:rPr>
                <w:t>N</w:t>
              </w:r>
            </w:ins>
          </w:p>
        </w:tc>
      </w:tr>
      <w:tr w:rsidR="00F868EA" w:rsidRPr="00AD0E1A" w14:paraId="17B8927F" w14:textId="77777777" w:rsidTr="00975861">
        <w:trPr>
          <w:trHeight w:val="276"/>
          <w:ins w:id="8057" w:author="Phuong Truong Thi" w:date="2024-10-16T00:58:00Z"/>
          <w:trPrChange w:id="8058" w:author="Phuong Truong Thi" w:date="2024-11-25T04:31:00Z">
            <w:trPr>
              <w:trHeight w:val="276"/>
            </w:trPr>
          </w:trPrChange>
        </w:trPr>
        <w:tc>
          <w:tcPr>
            <w:tcW w:w="670" w:type="dxa"/>
            <w:shd w:val="clear" w:color="auto" w:fill="auto"/>
            <w:vAlign w:val="center"/>
            <w:tcPrChange w:id="8059" w:author="Phuong Truong Thi" w:date="2024-11-25T04:31:00Z">
              <w:tcPr>
                <w:tcW w:w="670" w:type="dxa"/>
                <w:shd w:val="clear" w:color="auto" w:fill="auto"/>
                <w:vAlign w:val="center"/>
              </w:tcPr>
            </w:tcPrChange>
          </w:tcPr>
          <w:p w14:paraId="1EFF9C89" w14:textId="77777777" w:rsidR="00F868EA" w:rsidRPr="00AD0E1A" w:rsidRDefault="00F868EA" w:rsidP="00817E47">
            <w:pPr>
              <w:pStyle w:val="ListParagraph"/>
              <w:numPr>
                <w:ilvl w:val="0"/>
                <w:numId w:val="62"/>
              </w:numPr>
              <w:spacing w:before="0" w:line="240" w:lineRule="auto"/>
              <w:contextualSpacing w:val="0"/>
              <w:jc w:val="left"/>
              <w:rPr>
                <w:ins w:id="8060" w:author="Phuong Truong Thi" w:date="2024-10-16T00:58:00Z"/>
                <w:rFonts w:eastAsia="Times New Roman"/>
                <w:color w:val="000000"/>
                <w:szCs w:val="24"/>
                <w:lang w:val="vi-VN" w:eastAsia="vi-VN"/>
              </w:rPr>
            </w:pPr>
          </w:p>
        </w:tc>
        <w:tc>
          <w:tcPr>
            <w:tcW w:w="1735" w:type="dxa"/>
            <w:shd w:val="clear" w:color="auto" w:fill="auto"/>
            <w:vAlign w:val="center"/>
            <w:hideMark/>
            <w:tcPrChange w:id="8061" w:author="Phuong Truong Thi" w:date="2024-11-25T04:31:00Z">
              <w:tcPr>
                <w:tcW w:w="1735" w:type="dxa"/>
                <w:shd w:val="clear" w:color="auto" w:fill="auto"/>
                <w:vAlign w:val="center"/>
                <w:hideMark/>
              </w:tcPr>
            </w:tcPrChange>
          </w:tcPr>
          <w:p w14:paraId="4F24E9B8" w14:textId="77777777" w:rsidR="00F868EA" w:rsidRPr="008E60BE" w:rsidRDefault="00F868EA" w:rsidP="00817E47">
            <w:pPr>
              <w:spacing w:before="0" w:line="240" w:lineRule="auto"/>
              <w:contextualSpacing w:val="0"/>
              <w:rPr>
                <w:ins w:id="8062" w:author="Phuong Truong Thi" w:date="2024-10-16T00:58:00Z"/>
                <w:rFonts w:ascii="Times New Roman" w:eastAsia="Times New Roman" w:hAnsi="Times New Roman"/>
                <w:color w:val="000000"/>
                <w:sz w:val="24"/>
                <w:szCs w:val="24"/>
                <w:lang w:val="vi-VN" w:eastAsia="vi-VN"/>
              </w:rPr>
            </w:pPr>
            <w:ins w:id="8063" w:author="Phuong Truong Thi" w:date="2024-10-16T00:58:00Z">
              <w:r w:rsidRPr="008E60BE">
                <w:rPr>
                  <w:rFonts w:ascii="Times New Roman" w:hAnsi="Times New Roman"/>
                  <w:color w:val="000000"/>
                  <w:sz w:val="24"/>
                  <w:szCs w:val="24"/>
                </w:rPr>
                <w:t>Ngày sinh</w:t>
              </w:r>
            </w:ins>
          </w:p>
        </w:tc>
        <w:tc>
          <w:tcPr>
            <w:tcW w:w="2270" w:type="dxa"/>
            <w:vAlign w:val="center"/>
            <w:tcPrChange w:id="8064" w:author="Phuong Truong Thi" w:date="2024-11-25T04:31:00Z">
              <w:tcPr>
                <w:tcW w:w="2230" w:type="dxa"/>
                <w:vAlign w:val="center"/>
              </w:tcPr>
            </w:tcPrChange>
          </w:tcPr>
          <w:p w14:paraId="5627094A" w14:textId="77777777" w:rsidR="00F868EA" w:rsidRPr="00521C1C" w:rsidRDefault="00F868EA" w:rsidP="00817E47">
            <w:pPr>
              <w:spacing w:before="0" w:line="240" w:lineRule="auto"/>
              <w:contextualSpacing w:val="0"/>
              <w:rPr>
                <w:ins w:id="8065" w:author="Phuong Truong Thi" w:date="2024-10-16T00:58:00Z"/>
                <w:rFonts w:ascii="Times New Roman" w:eastAsia="Times New Roman" w:hAnsi="Times New Roman"/>
                <w:color w:val="000000"/>
                <w:sz w:val="24"/>
                <w:szCs w:val="24"/>
                <w:lang w:eastAsia="vi-VN"/>
              </w:rPr>
            </w:pPr>
            <w:ins w:id="8066" w:author="Phuong Truong Thi" w:date="2024-10-16T00:58:00Z">
              <w:r w:rsidRPr="00521C1C">
                <w:rPr>
                  <w:rFonts w:ascii="Times New Roman" w:hAnsi="Times New Roman"/>
                  <w:color w:val="000000"/>
                  <w:sz w:val="24"/>
                  <w:szCs w:val="24"/>
                </w:rPr>
                <w:t xml:space="preserve">Ngày sinh khách hàng </w:t>
              </w:r>
            </w:ins>
          </w:p>
        </w:tc>
        <w:tc>
          <w:tcPr>
            <w:tcW w:w="1030" w:type="dxa"/>
            <w:tcPrChange w:id="8067" w:author="Phuong Truong Thi" w:date="2024-11-25T04:31:00Z">
              <w:tcPr>
                <w:tcW w:w="1070" w:type="dxa"/>
                <w:gridSpan w:val="2"/>
              </w:tcPr>
            </w:tcPrChange>
          </w:tcPr>
          <w:p w14:paraId="329C46BB" w14:textId="77777777" w:rsidR="00F868EA" w:rsidRDefault="00F868EA" w:rsidP="00817E47">
            <w:pPr>
              <w:spacing w:before="0" w:line="240" w:lineRule="auto"/>
              <w:contextualSpacing w:val="0"/>
              <w:jc w:val="center"/>
              <w:rPr>
                <w:ins w:id="8068" w:author="Phuong Truong Thi" w:date="2024-10-16T00:58:00Z"/>
                <w:rFonts w:ascii="Times New Roman" w:eastAsia="Times New Roman" w:hAnsi="Times New Roman"/>
                <w:color w:val="000000"/>
                <w:sz w:val="24"/>
                <w:szCs w:val="24"/>
                <w:lang w:eastAsia="vi-VN"/>
              </w:rPr>
            </w:pPr>
            <w:ins w:id="8069" w:author="Phuong Truong Thi" w:date="2024-10-16T00:58:00Z">
              <w:r w:rsidRPr="00DA2323">
                <w:rPr>
                  <w:rFonts w:ascii="Times New Roman" w:hAnsi="Times New Roman"/>
                  <w:color w:val="000000"/>
                  <w:sz w:val="24"/>
                  <w:szCs w:val="24"/>
                  <w:lang w:val="vi-VN"/>
                </w:rPr>
                <w:t>EZ/T24</w:t>
              </w:r>
            </w:ins>
          </w:p>
        </w:tc>
        <w:tc>
          <w:tcPr>
            <w:tcW w:w="1236" w:type="dxa"/>
            <w:tcPrChange w:id="8070" w:author="Phuong Truong Thi" w:date="2024-11-25T04:31:00Z">
              <w:tcPr>
                <w:tcW w:w="1236" w:type="dxa"/>
              </w:tcPr>
            </w:tcPrChange>
          </w:tcPr>
          <w:p w14:paraId="30524E86" w14:textId="77777777" w:rsidR="00F868EA" w:rsidRPr="00AD0E1A" w:rsidRDefault="00F868EA" w:rsidP="00817E47">
            <w:pPr>
              <w:spacing w:before="0" w:line="240" w:lineRule="auto"/>
              <w:contextualSpacing w:val="0"/>
              <w:rPr>
                <w:ins w:id="8071" w:author="Phuong Truong Thi" w:date="2024-10-16T00:58:00Z"/>
                <w:rFonts w:ascii="Times New Roman" w:eastAsia="Times New Roman" w:hAnsi="Times New Roman"/>
                <w:color w:val="000000"/>
                <w:sz w:val="24"/>
                <w:szCs w:val="24"/>
                <w:lang w:eastAsia="vi-VN"/>
              </w:rPr>
            </w:pPr>
            <w:ins w:id="8072" w:author="Phuong Truong Thi" w:date="2024-10-16T00:58:00Z">
              <w:r>
                <w:rPr>
                  <w:rFonts w:ascii="Times New Roman" w:eastAsia="Times New Roman" w:hAnsi="Times New Roman"/>
                  <w:color w:val="000000"/>
                  <w:sz w:val="24"/>
                  <w:szCs w:val="24"/>
                  <w:lang w:eastAsia="vi-VN"/>
                </w:rPr>
                <w:t>Date</w:t>
              </w:r>
            </w:ins>
          </w:p>
        </w:tc>
        <w:tc>
          <w:tcPr>
            <w:tcW w:w="1276" w:type="dxa"/>
            <w:shd w:val="clear" w:color="auto" w:fill="auto"/>
            <w:noWrap/>
            <w:vAlign w:val="center"/>
            <w:tcPrChange w:id="8073" w:author="Phuong Truong Thi" w:date="2024-11-25T04:31:00Z">
              <w:tcPr>
                <w:tcW w:w="1276" w:type="dxa"/>
                <w:shd w:val="clear" w:color="auto" w:fill="auto"/>
                <w:noWrap/>
                <w:vAlign w:val="center"/>
              </w:tcPr>
            </w:tcPrChange>
          </w:tcPr>
          <w:p w14:paraId="609B354E" w14:textId="77777777" w:rsidR="00F868EA" w:rsidRPr="00AD0E1A" w:rsidRDefault="00F868EA" w:rsidP="00817E47">
            <w:pPr>
              <w:spacing w:before="0" w:line="240" w:lineRule="auto"/>
              <w:contextualSpacing w:val="0"/>
              <w:rPr>
                <w:ins w:id="8074" w:author="Phuong Truong Thi" w:date="2024-10-16T00:58:00Z"/>
                <w:rFonts w:ascii="Times New Roman" w:eastAsia="Times New Roman" w:hAnsi="Times New Roman"/>
                <w:color w:val="000000"/>
                <w:sz w:val="24"/>
                <w:szCs w:val="24"/>
                <w:lang w:val="vi-VN" w:eastAsia="vi-VN"/>
              </w:rPr>
            </w:pPr>
          </w:p>
        </w:tc>
        <w:tc>
          <w:tcPr>
            <w:tcW w:w="992" w:type="dxa"/>
            <w:tcPrChange w:id="8075" w:author="Phuong Truong Thi" w:date="2024-11-25T04:31:00Z">
              <w:tcPr>
                <w:tcW w:w="992" w:type="dxa"/>
              </w:tcPr>
            </w:tcPrChange>
          </w:tcPr>
          <w:p w14:paraId="3D58EE3E" w14:textId="77777777" w:rsidR="00F868EA" w:rsidRPr="00AD0E1A" w:rsidRDefault="00F868EA" w:rsidP="00817E47">
            <w:pPr>
              <w:spacing w:before="0" w:line="240" w:lineRule="auto"/>
              <w:contextualSpacing w:val="0"/>
              <w:jc w:val="center"/>
              <w:rPr>
                <w:ins w:id="8076" w:author="Phuong Truong Thi" w:date="2024-10-16T00:58:00Z"/>
                <w:rFonts w:ascii="Times New Roman" w:eastAsia="Times New Roman" w:hAnsi="Times New Roman"/>
                <w:sz w:val="24"/>
                <w:szCs w:val="24"/>
                <w:lang w:val="vi-VN" w:eastAsia="vi-VN"/>
              </w:rPr>
            </w:pPr>
            <w:ins w:id="8077" w:author="Phuong Truong Thi" w:date="2024-10-16T00:58:00Z">
              <w:r w:rsidRPr="00CC7615">
                <w:rPr>
                  <w:rFonts w:ascii="Times New Roman" w:eastAsia="Times New Roman" w:hAnsi="Times New Roman"/>
                  <w:sz w:val="24"/>
                  <w:szCs w:val="24"/>
                  <w:lang w:eastAsia="vi-VN"/>
                </w:rPr>
                <w:t>N</w:t>
              </w:r>
            </w:ins>
          </w:p>
        </w:tc>
      </w:tr>
      <w:tr w:rsidR="00F868EA" w:rsidRPr="00AD0E1A" w14:paraId="0338FF2B" w14:textId="77777777" w:rsidTr="00975861">
        <w:trPr>
          <w:trHeight w:val="276"/>
          <w:ins w:id="8078" w:author="Phuong Truong Thi" w:date="2024-10-16T00:58:00Z"/>
          <w:trPrChange w:id="8079" w:author="Phuong Truong Thi" w:date="2024-11-25T04:31:00Z">
            <w:trPr>
              <w:trHeight w:val="276"/>
            </w:trPr>
          </w:trPrChange>
        </w:trPr>
        <w:tc>
          <w:tcPr>
            <w:tcW w:w="670" w:type="dxa"/>
            <w:shd w:val="clear" w:color="auto" w:fill="auto"/>
            <w:vAlign w:val="center"/>
            <w:tcPrChange w:id="8080" w:author="Phuong Truong Thi" w:date="2024-11-25T04:31:00Z">
              <w:tcPr>
                <w:tcW w:w="670" w:type="dxa"/>
                <w:shd w:val="clear" w:color="auto" w:fill="auto"/>
                <w:vAlign w:val="center"/>
              </w:tcPr>
            </w:tcPrChange>
          </w:tcPr>
          <w:p w14:paraId="1ED8E10A" w14:textId="77777777" w:rsidR="00F868EA" w:rsidRPr="00AD0E1A" w:rsidRDefault="00F868EA" w:rsidP="00817E47">
            <w:pPr>
              <w:pStyle w:val="ListParagraph"/>
              <w:numPr>
                <w:ilvl w:val="0"/>
                <w:numId w:val="62"/>
              </w:numPr>
              <w:spacing w:before="0" w:line="240" w:lineRule="auto"/>
              <w:contextualSpacing w:val="0"/>
              <w:jc w:val="left"/>
              <w:rPr>
                <w:ins w:id="8081" w:author="Phuong Truong Thi" w:date="2024-10-16T00:58:00Z"/>
                <w:rFonts w:eastAsia="Times New Roman"/>
                <w:color w:val="000000"/>
                <w:szCs w:val="24"/>
                <w:lang w:val="vi-VN" w:eastAsia="vi-VN"/>
              </w:rPr>
            </w:pPr>
          </w:p>
        </w:tc>
        <w:tc>
          <w:tcPr>
            <w:tcW w:w="1735" w:type="dxa"/>
            <w:shd w:val="clear" w:color="auto" w:fill="auto"/>
            <w:vAlign w:val="center"/>
            <w:hideMark/>
            <w:tcPrChange w:id="8082" w:author="Phuong Truong Thi" w:date="2024-11-25T04:31:00Z">
              <w:tcPr>
                <w:tcW w:w="1735" w:type="dxa"/>
                <w:shd w:val="clear" w:color="auto" w:fill="auto"/>
                <w:vAlign w:val="center"/>
                <w:hideMark/>
              </w:tcPr>
            </w:tcPrChange>
          </w:tcPr>
          <w:p w14:paraId="013DFA61" w14:textId="77777777" w:rsidR="00F868EA" w:rsidRPr="008E60BE" w:rsidRDefault="00F868EA" w:rsidP="00817E47">
            <w:pPr>
              <w:spacing w:before="0" w:line="240" w:lineRule="auto"/>
              <w:contextualSpacing w:val="0"/>
              <w:rPr>
                <w:ins w:id="8083" w:author="Phuong Truong Thi" w:date="2024-10-16T00:58:00Z"/>
                <w:rFonts w:ascii="Times New Roman" w:eastAsia="Times New Roman" w:hAnsi="Times New Roman"/>
                <w:color w:val="000000"/>
                <w:sz w:val="24"/>
                <w:szCs w:val="24"/>
                <w:lang w:val="vi-VN" w:eastAsia="vi-VN"/>
              </w:rPr>
            </w:pPr>
            <w:ins w:id="8084" w:author="Phuong Truong Thi" w:date="2024-10-16T00:58:00Z">
              <w:r w:rsidRPr="00B66378">
                <w:rPr>
                  <w:rFonts w:ascii="Times New Roman" w:hAnsi="Times New Roman"/>
                  <w:color w:val="000000"/>
                  <w:sz w:val="24"/>
                  <w:szCs w:val="24"/>
                  <w:lang w:val="vi-VN"/>
                </w:rPr>
                <w:t>Ngày tương tác gần nhất</w:t>
              </w:r>
            </w:ins>
          </w:p>
        </w:tc>
        <w:tc>
          <w:tcPr>
            <w:tcW w:w="2270" w:type="dxa"/>
            <w:vAlign w:val="center"/>
            <w:tcPrChange w:id="8085" w:author="Phuong Truong Thi" w:date="2024-11-25T04:31:00Z">
              <w:tcPr>
                <w:tcW w:w="2230" w:type="dxa"/>
                <w:vAlign w:val="center"/>
              </w:tcPr>
            </w:tcPrChange>
          </w:tcPr>
          <w:p w14:paraId="41BB0220" w14:textId="62754320" w:rsidR="00F868EA" w:rsidRPr="00B66378" w:rsidRDefault="00F868EA" w:rsidP="00817E47">
            <w:pPr>
              <w:spacing w:before="0" w:line="240" w:lineRule="auto"/>
              <w:contextualSpacing w:val="0"/>
              <w:rPr>
                <w:ins w:id="8086" w:author="Phuong Truong Thi" w:date="2024-10-16T00:58:00Z"/>
                <w:rFonts w:ascii="Times New Roman" w:eastAsia="Times New Roman" w:hAnsi="Times New Roman"/>
                <w:color w:val="000000"/>
                <w:sz w:val="24"/>
                <w:szCs w:val="24"/>
                <w:lang w:val="vi-VN" w:eastAsia="vi-VN"/>
              </w:rPr>
            </w:pPr>
            <w:commentRangeStart w:id="8087"/>
            <w:commentRangeStart w:id="8088"/>
            <w:commentRangeStart w:id="8089"/>
            <w:ins w:id="8090" w:author="Phuong Truong Thi" w:date="2024-10-16T00:58:00Z">
              <w:r w:rsidRPr="00B66378">
                <w:rPr>
                  <w:rFonts w:ascii="Times New Roman" w:hAnsi="Times New Roman"/>
                  <w:color w:val="000000"/>
                  <w:sz w:val="24"/>
                  <w:szCs w:val="24"/>
                  <w:lang w:val="vi-VN"/>
                </w:rPr>
                <w:t xml:space="preserve">Thời gian tương tác công gần nhất của VPB với khách hàng: </w:t>
              </w:r>
            </w:ins>
            <w:commentRangeEnd w:id="8087"/>
            <w:commentRangeEnd w:id="8088"/>
            <w:commentRangeEnd w:id="8089"/>
            <w:ins w:id="8091" w:author="Phuong Truong Thi" w:date="2024-11-25T04:36:00Z">
              <w:r w:rsidR="00975861" w:rsidRPr="00975861">
                <w:rPr>
                  <w:rFonts w:ascii="Times New Roman" w:hAnsi="Times New Roman"/>
                  <w:color w:val="000000"/>
                  <w:sz w:val="24"/>
                  <w:szCs w:val="24"/>
                </w:rPr>
                <w:t xml:space="preserve"> gồm Task, Event, Log a Call và bao gồm cả bên Service. Ghi nhận theo ngày gần nhất Task, Event, Log a Call được cập nhật hoàn thành, không bao gồm trạng thái hủy.</w:t>
              </w:r>
            </w:ins>
            <w:del w:id="8092" w:author="Phuong Truong Thi" w:date="2024-11-25T04:36:00Z">
              <w:r w:rsidR="00CD281B" w:rsidDel="00975861">
                <w:rPr>
                  <w:rStyle w:val="CommentReference"/>
                  <w:lang w:val="x-none" w:eastAsia="x-none"/>
                </w:rPr>
                <w:commentReference w:id="8087"/>
              </w:r>
            </w:del>
            <w:r w:rsidR="00975861">
              <w:rPr>
                <w:rStyle w:val="CommentReference"/>
                <w:lang w:val="x-none" w:eastAsia="x-none"/>
              </w:rPr>
              <w:commentReference w:id="8088"/>
            </w:r>
            <w:r w:rsidR="00FE7E7F">
              <w:rPr>
                <w:rStyle w:val="CommentReference"/>
                <w:lang w:val="x-none" w:eastAsia="x-none"/>
              </w:rPr>
              <w:commentReference w:id="8089"/>
            </w:r>
          </w:p>
        </w:tc>
        <w:tc>
          <w:tcPr>
            <w:tcW w:w="1030" w:type="dxa"/>
            <w:tcPrChange w:id="8093" w:author="Phuong Truong Thi" w:date="2024-11-25T04:31:00Z">
              <w:tcPr>
                <w:tcW w:w="1070" w:type="dxa"/>
                <w:gridSpan w:val="2"/>
              </w:tcPr>
            </w:tcPrChange>
          </w:tcPr>
          <w:p w14:paraId="3E4D69E1" w14:textId="77777777" w:rsidR="00F868EA" w:rsidRDefault="00F868EA" w:rsidP="00817E47">
            <w:pPr>
              <w:spacing w:before="0" w:line="240" w:lineRule="auto"/>
              <w:contextualSpacing w:val="0"/>
              <w:jc w:val="center"/>
              <w:rPr>
                <w:ins w:id="8094" w:author="Phuong Truong Thi" w:date="2024-10-16T00:58:00Z"/>
                <w:rFonts w:ascii="Times New Roman" w:eastAsia="Times New Roman" w:hAnsi="Times New Roman"/>
                <w:color w:val="000000"/>
                <w:sz w:val="24"/>
                <w:szCs w:val="24"/>
                <w:lang w:eastAsia="vi-VN"/>
              </w:rPr>
            </w:pPr>
            <w:ins w:id="8095" w:author="Phuong Truong Thi" w:date="2024-10-16T00:58:00Z">
              <w:r>
                <w:rPr>
                  <w:rFonts w:ascii="Times New Roman" w:eastAsia="Times New Roman" w:hAnsi="Times New Roman"/>
                  <w:color w:val="000000"/>
                  <w:sz w:val="24"/>
                  <w:szCs w:val="24"/>
                  <w:lang w:val="vi-VN" w:eastAsia="vi-VN"/>
                </w:rPr>
                <w:t>CRM</w:t>
              </w:r>
            </w:ins>
          </w:p>
        </w:tc>
        <w:tc>
          <w:tcPr>
            <w:tcW w:w="1236" w:type="dxa"/>
            <w:tcPrChange w:id="8096" w:author="Phuong Truong Thi" w:date="2024-11-25T04:31:00Z">
              <w:tcPr>
                <w:tcW w:w="1236" w:type="dxa"/>
              </w:tcPr>
            </w:tcPrChange>
          </w:tcPr>
          <w:p w14:paraId="3AE3C364" w14:textId="77777777" w:rsidR="00F868EA" w:rsidRPr="00AD0E1A" w:rsidRDefault="00F868EA" w:rsidP="00817E47">
            <w:pPr>
              <w:spacing w:before="0" w:line="240" w:lineRule="auto"/>
              <w:contextualSpacing w:val="0"/>
              <w:rPr>
                <w:ins w:id="8097" w:author="Phuong Truong Thi" w:date="2024-10-16T00:58:00Z"/>
                <w:rFonts w:ascii="Times New Roman" w:eastAsia="Times New Roman" w:hAnsi="Times New Roman"/>
                <w:color w:val="000000"/>
                <w:sz w:val="24"/>
                <w:szCs w:val="24"/>
                <w:lang w:eastAsia="vi-VN"/>
              </w:rPr>
            </w:pPr>
            <w:ins w:id="8098" w:author="Phuong Truong Thi" w:date="2024-10-16T00:58:00Z">
              <w:r>
                <w:rPr>
                  <w:rFonts w:ascii="Times New Roman" w:eastAsia="Times New Roman" w:hAnsi="Times New Roman"/>
                  <w:color w:val="000000"/>
                  <w:sz w:val="24"/>
                  <w:szCs w:val="24"/>
                  <w:lang w:eastAsia="vi-VN"/>
                </w:rPr>
                <w:t>Date</w:t>
              </w:r>
            </w:ins>
          </w:p>
        </w:tc>
        <w:tc>
          <w:tcPr>
            <w:tcW w:w="1276" w:type="dxa"/>
            <w:shd w:val="clear" w:color="auto" w:fill="auto"/>
            <w:noWrap/>
            <w:vAlign w:val="center"/>
            <w:tcPrChange w:id="8099" w:author="Phuong Truong Thi" w:date="2024-11-25T04:31:00Z">
              <w:tcPr>
                <w:tcW w:w="1276" w:type="dxa"/>
                <w:shd w:val="clear" w:color="auto" w:fill="auto"/>
                <w:noWrap/>
                <w:vAlign w:val="center"/>
              </w:tcPr>
            </w:tcPrChange>
          </w:tcPr>
          <w:p w14:paraId="4ECBA752" w14:textId="77777777" w:rsidR="00F868EA" w:rsidRPr="00AD0E1A" w:rsidRDefault="00F868EA" w:rsidP="00817E47">
            <w:pPr>
              <w:spacing w:before="0" w:line="240" w:lineRule="auto"/>
              <w:contextualSpacing w:val="0"/>
              <w:rPr>
                <w:ins w:id="8100" w:author="Phuong Truong Thi" w:date="2024-10-16T00:58:00Z"/>
                <w:rFonts w:ascii="Times New Roman" w:eastAsia="Times New Roman" w:hAnsi="Times New Roman"/>
                <w:color w:val="000000"/>
                <w:sz w:val="24"/>
                <w:szCs w:val="24"/>
                <w:lang w:val="vi-VN" w:eastAsia="vi-VN"/>
              </w:rPr>
            </w:pPr>
          </w:p>
        </w:tc>
        <w:tc>
          <w:tcPr>
            <w:tcW w:w="992" w:type="dxa"/>
            <w:tcPrChange w:id="8101" w:author="Phuong Truong Thi" w:date="2024-11-25T04:31:00Z">
              <w:tcPr>
                <w:tcW w:w="992" w:type="dxa"/>
              </w:tcPr>
            </w:tcPrChange>
          </w:tcPr>
          <w:p w14:paraId="75DEE661" w14:textId="77777777" w:rsidR="00F868EA" w:rsidRPr="00AD0E1A" w:rsidRDefault="00F868EA" w:rsidP="00817E47">
            <w:pPr>
              <w:spacing w:before="0" w:line="240" w:lineRule="auto"/>
              <w:contextualSpacing w:val="0"/>
              <w:jc w:val="center"/>
              <w:rPr>
                <w:ins w:id="8102" w:author="Phuong Truong Thi" w:date="2024-10-16T00:58:00Z"/>
                <w:rFonts w:ascii="Times New Roman" w:eastAsia="Times New Roman" w:hAnsi="Times New Roman"/>
                <w:sz w:val="24"/>
                <w:szCs w:val="24"/>
                <w:lang w:eastAsia="vi-VN"/>
              </w:rPr>
            </w:pPr>
            <w:ins w:id="8103" w:author="Phuong Truong Thi" w:date="2024-10-16T00:58:00Z">
              <w:r>
                <w:rPr>
                  <w:rFonts w:ascii="Times New Roman" w:eastAsia="Times New Roman" w:hAnsi="Times New Roman"/>
                  <w:sz w:val="24"/>
                  <w:szCs w:val="24"/>
                  <w:lang w:eastAsia="vi-VN"/>
                </w:rPr>
                <w:t>Y</w:t>
              </w:r>
            </w:ins>
          </w:p>
        </w:tc>
      </w:tr>
      <w:tr w:rsidR="00F868EA" w:rsidRPr="00AD0E1A" w14:paraId="606EF801" w14:textId="77777777" w:rsidTr="00CF6901">
        <w:trPr>
          <w:trHeight w:val="276"/>
          <w:ins w:id="8104" w:author="Phuong Truong Thi" w:date="2024-10-16T00:58:00Z"/>
        </w:trPr>
        <w:tc>
          <w:tcPr>
            <w:tcW w:w="9209" w:type="dxa"/>
            <w:gridSpan w:val="7"/>
          </w:tcPr>
          <w:p w14:paraId="252A3CE6" w14:textId="77777777" w:rsidR="00F868EA" w:rsidRDefault="00F868EA" w:rsidP="00817E47">
            <w:pPr>
              <w:spacing w:before="0" w:line="240" w:lineRule="auto"/>
              <w:contextualSpacing w:val="0"/>
              <w:jc w:val="left"/>
              <w:rPr>
                <w:ins w:id="8105" w:author="Phuong Truong Thi" w:date="2024-10-16T00:58:00Z"/>
                <w:rFonts w:ascii="Times New Roman" w:eastAsia="Times New Roman" w:hAnsi="Times New Roman"/>
                <w:sz w:val="24"/>
                <w:szCs w:val="24"/>
                <w:lang w:eastAsia="vi-VN"/>
              </w:rPr>
            </w:pPr>
            <w:ins w:id="8106" w:author="Phuong Truong Thi" w:date="2024-10-16T00:58:00Z">
              <w:r>
                <w:rPr>
                  <w:rFonts w:ascii="Times New Roman" w:eastAsia="Times New Roman" w:hAnsi="Times New Roman"/>
                  <w:sz w:val="24"/>
                  <w:szCs w:val="24"/>
                  <w:lang w:eastAsia="vi-VN"/>
                </w:rPr>
                <w:t>Thông tin liên hệ</w:t>
              </w:r>
            </w:ins>
          </w:p>
        </w:tc>
      </w:tr>
      <w:tr w:rsidR="00F868EA" w:rsidRPr="00AD0E1A" w14:paraId="3908F5B8" w14:textId="77777777" w:rsidTr="00975861">
        <w:trPr>
          <w:trHeight w:val="276"/>
          <w:ins w:id="8107" w:author="Phuong Truong Thi" w:date="2024-10-16T00:58:00Z"/>
          <w:trPrChange w:id="8108" w:author="Phuong Truong Thi" w:date="2024-11-25T04:31:00Z">
            <w:trPr>
              <w:trHeight w:val="276"/>
            </w:trPr>
          </w:trPrChange>
        </w:trPr>
        <w:tc>
          <w:tcPr>
            <w:tcW w:w="670" w:type="dxa"/>
            <w:shd w:val="clear" w:color="auto" w:fill="auto"/>
            <w:vAlign w:val="center"/>
            <w:tcPrChange w:id="8109" w:author="Phuong Truong Thi" w:date="2024-11-25T04:31:00Z">
              <w:tcPr>
                <w:tcW w:w="670" w:type="dxa"/>
                <w:shd w:val="clear" w:color="auto" w:fill="auto"/>
                <w:vAlign w:val="center"/>
              </w:tcPr>
            </w:tcPrChange>
          </w:tcPr>
          <w:p w14:paraId="1C2D1DE6" w14:textId="77777777" w:rsidR="00F868EA" w:rsidRPr="00AD0E1A" w:rsidRDefault="00F868EA" w:rsidP="00817E47">
            <w:pPr>
              <w:pStyle w:val="ListParagraph"/>
              <w:numPr>
                <w:ilvl w:val="0"/>
                <w:numId w:val="62"/>
              </w:numPr>
              <w:spacing w:before="0" w:line="240" w:lineRule="auto"/>
              <w:contextualSpacing w:val="0"/>
              <w:jc w:val="left"/>
              <w:rPr>
                <w:ins w:id="8110" w:author="Phuong Truong Thi" w:date="2024-10-16T00:58:00Z"/>
                <w:rFonts w:eastAsia="Times New Roman"/>
                <w:color w:val="000000"/>
                <w:szCs w:val="24"/>
                <w:lang w:val="vi-VN" w:eastAsia="vi-VN"/>
              </w:rPr>
            </w:pPr>
          </w:p>
        </w:tc>
        <w:tc>
          <w:tcPr>
            <w:tcW w:w="1735" w:type="dxa"/>
            <w:shd w:val="clear" w:color="auto" w:fill="auto"/>
            <w:vAlign w:val="center"/>
            <w:hideMark/>
            <w:tcPrChange w:id="8111" w:author="Phuong Truong Thi" w:date="2024-11-25T04:31:00Z">
              <w:tcPr>
                <w:tcW w:w="1735" w:type="dxa"/>
                <w:shd w:val="clear" w:color="auto" w:fill="auto"/>
                <w:vAlign w:val="center"/>
                <w:hideMark/>
              </w:tcPr>
            </w:tcPrChange>
          </w:tcPr>
          <w:p w14:paraId="09E0CABD" w14:textId="77777777" w:rsidR="00F868EA" w:rsidRPr="008E60BE" w:rsidRDefault="00F868EA" w:rsidP="00817E47">
            <w:pPr>
              <w:spacing w:before="0" w:line="240" w:lineRule="auto"/>
              <w:contextualSpacing w:val="0"/>
              <w:rPr>
                <w:ins w:id="8112" w:author="Phuong Truong Thi" w:date="2024-10-16T00:58:00Z"/>
                <w:rFonts w:ascii="Times New Roman" w:eastAsia="Times New Roman" w:hAnsi="Times New Roman"/>
                <w:color w:val="000000"/>
                <w:sz w:val="24"/>
                <w:szCs w:val="24"/>
                <w:lang w:val="vi-VN" w:eastAsia="vi-VN"/>
              </w:rPr>
            </w:pPr>
            <w:ins w:id="8113" w:author="Phuong Truong Thi" w:date="2024-10-16T00:58:00Z">
              <w:r w:rsidRPr="008E60BE">
                <w:rPr>
                  <w:rFonts w:ascii="Times New Roman" w:hAnsi="Times New Roman"/>
                  <w:color w:val="000000"/>
                  <w:sz w:val="24"/>
                  <w:szCs w:val="24"/>
                </w:rPr>
                <w:t>Số điện thoại</w:t>
              </w:r>
            </w:ins>
          </w:p>
        </w:tc>
        <w:tc>
          <w:tcPr>
            <w:tcW w:w="2270" w:type="dxa"/>
            <w:vAlign w:val="center"/>
            <w:tcPrChange w:id="8114" w:author="Phuong Truong Thi" w:date="2024-11-25T04:31:00Z">
              <w:tcPr>
                <w:tcW w:w="2230" w:type="dxa"/>
                <w:vAlign w:val="center"/>
              </w:tcPr>
            </w:tcPrChange>
          </w:tcPr>
          <w:p w14:paraId="0FCE6165" w14:textId="717A6DD6" w:rsidR="00F868EA" w:rsidRPr="00B66378" w:rsidRDefault="00EA72F0" w:rsidP="00817E47">
            <w:pPr>
              <w:spacing w:before="0" w:line="240" w:lineRule="auto"/>
              <w:contextualSpacing w:val="0"/>
              <w:rPr>
                <w:ins w:id="8115" w:author="Phuong Truong Thi" w:date="2024-10-16T00:58:00Z"/>
                <w:rFonts w:ascii="Times New Roman" w:eastAsia="Times New Roman" w:hAnsi="Times New Roman"/>
                <w:color w:val="000000"/>
                <w:sz w:val="24"/>
                <w:szCs w:val="24"/>
                <w:lang w:val="vi-VN" w:eastAsia="vi-VN"/>
              </w:rPr>
            </w:pPr>
            <w:ins w:id="8116" w:author="Phuong Truong Thi" w:date="2024-12-11T11:52:00Z" w16du:dateUtc="2024-12-11T04:52:00Z">
              <w:r w:rsidRPr="00B66378">
                <w:rPr>
                  <w:rFonts w:ascii="Times New Roman" w:hAnsi="Times New Roman"/>
                  <w:color w:val="000000"/>
                  <w:sz w:val="24"/>
                  <w:szCs w:val="24"/>
                  <w:lang w:val="vi-VN"/>
                </w:rPr>
                <w:t>Số điện thoại của khách hàng</w:t>
              </w:r>
              <w:r>
                <w:rPr>
                  <w:rFonts w:ascii="Times New Roman" w:hAnsi="Times New Roman"/>
                  <w:color w:val="000000"/>
                  <w:sz w:val="24"/>
                  <w:szCs w:val="24"/>
                </w:rPr>
                <w:t xml:space="preserve"> (nguồn T24)</w:t>
              </w:r>
            </w:ins>
          </w:p>
        </w:tc>
        <w:tc>
          <w:tcPr>
            <w:tcW w:w="1030" w:type="dxa"/>
            <w:tcPrChange w:id="8117" w:author="Phuong Truong Thi" w:date="2024-11-25T04:31:00Z">
              <w:tcPr>
                <w:tcW w:w="1070" w:type="dxa"/>
                <w:gridSpan w:val="2"/>
              </w:tcPr>
            </w:tcPrChange>
          </w:tcPr>
          <w:p w14:paraId="7B7B2406" w14:textId="77777777" w:rsidR="00F868EA" w:rsidRPr="00B66378" w:rsidRDefault="00F868EA" w:rsidP="00817E47">
            <w:pPr>
              <w:spacing w:before="0" w:line="240" w:lineRule="auto"/>
              <w:contextualSpacing w:val="0"/>
              <w:jc w:val="center"/>
              <w:rPr>
                <w:ins w:id="8118" w:author="Phuong Truong Thi" w:date="2024-10-16T00:58:00Z"/>
                <w:rFonts w:ascii="Times New Roman" w:eastAsia="Times New Roman" w:hAnsi="Times New Roman"/>
                <w:color w:val="000000"/>
                <w:sz w:val="24"/>
                <w:szCs w:val="24"/>
                <w:lang w:val="vi-VN" w:eastAsia="vi-VN"/>
              </w:rPr>
            </w:pPr>
            <w:ins w:id="8119" w:author="Phuong Truong Thi" w:date="2024-10-16T00:58:00Z">
              <w:r w:rsidRPr="00C30F28">
                <w:rPr>
                  <w:rFonts w:ascii="Times New Roman" w:hAnsi="Times New Roman"/>
                  <w:color w:val="000000"/>
                  <w:sz w:val="24"/>
                  <w:szCs w:val="24"/>
                  <w:lang w:val="vi-VN"/>
                </w:rPr>
                <w:t>EZ/T24</w:t>
              </w:r>
            </w:ins>
          </w:p>
        </w:tc>
        <w:tc>
          <w:tcPr>
            <w:tcW w:w="1236" w:type="dxa"/>
            <w:tcPrChange w:id="8120" w:author="Phuong Truong Thi" w:date="2024-11-25T04:31:00Z">
              <w:tcPr>
                <w:tcW w:w="1236" w:type="dxa"/>
              </w:tcPr>
            </w:tcPrChange>
          </w:tcPr>
          <w:p w14:paraId="3E21ED32" w14:textId="302F8A88" w:rsidR="00F868EA" w:rsidRPr="00AD0E1A" w:rsidRDefault="00F868EA" w:rsidP="00817E47">
            <w:pPr>
              <w:spacing w:before="0" w:line="240" w:lineRule="auto"/>
              <w:contextualSpacing w:val="0"/>
              <w:rPr>
                <w:ins w:id="8121" w:author="Phuong Truong Thi" w:date="2024-10-16T00:58:00Z"/>
                <w:rFonts w:ascii="Times New Roman" w:eastAsia="Times New Roman" w:hAnsi="Times New Roman"/>
                <w:color w:val="000000"/>
                <w:sz w:val="24"/>
                <w:szCs w:val="24"/>
                <w:lang w:eastAsia="vi-VN"/>
              </w:rPr>
            </w:pPr>
            <w:ins w:id="8122" w:author="Phuong Truong Thi" w:date="2024-10-16T00:58: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tc>
        <w:tc>
          <w:tcPr>
            <w:tcW w:w="1276" w:type="dxa"/>
            <w:shd w:val="clear" w:color="auto" w:fill="auto"/>
            <w:noWrap/>
            <w:vAlign w:val="center"/>
            <w:tcPrChange w:id="8123" w:author="Phuong Truong Thi" w:date="2024-11-25T04:31:00Z">
              <w:tcPr>
                <w:tcW w:w="1276" w:type="dxa"/>
                <w:shd w:val="clear" w:color="auto" w:fill="auto"/>
                <w:noWrap/>
                <w:vAlign w:val="center"/>
              </w:tcPr>
            </w:tcPrChange>
          </w:tcPr>
          <w:p w14:paraId="36956A1C" w14:textId="77777777" w:rsidR="00F868EA" w:rsidRPr="00AD0E1A" w:rsidRDefault="00F868EA" w:rsidP="00817E47">
            <w:pPr>
              <w:spacing w:before="0" w:line="240" w:lineRule="auto"/>
              <w:contextualSpacing w:val="0"/>
              <w:rPr>
                <w:ins w:id="8124" w:author="Phuong Truong Thi" w:date="2024-10-16T00:58:00Z"/>
                <w:rFonts w:ascii="Times New Roman" w:eastAsia="Times New Roman" w:hAnsi="Times New Roman"/>
                <w:color w:val="000000"/>
                <w:sz w:val="24"/>
                <w:szCs w:val="24"/>
                <w:lang w:val="vi-VN" w:eastAsia="vi-VN"/>
              </w:rPr>
            </w:pPr>
          </w:p>
        </w:tc>
        <w:tc>
          <w:tcPr>
            <w:tcW w:w="992" w:type="dxa"/>
            <w:tcPrChange w:id="8125" w:author="Phuong Truong Thi" w:date="2024-11-25T04:31:00Z">
              <w:tcPr>
                <w:tcW w:w="992" w:type="dxa"/>
              </w:tcPr>
            </w:tcPrChange>
          </w:tcPr>
          <w:p w14:paraId="1D1490F0" w14:textId="77777777" w:rsidR="00F868EA" w:rsidRPr="00AD0E1A" w:rsidRDefault="00F868EA" w:rsidP="00817E47">
            <w:pPr>
              <w:spacing w:before="0" w:line="240" w:lineRule="auto"/>
              <w:contextualSpacing w:val="0"/>
              <w:jc w:val="center"/>
              <w:rPr>
                <w:ins w:id="8126" w:author="Phuong Truong Thi" w:date="2024-10-16T00:58:00Z"/>
                <w:rFonts w:ascii="Times New Roman" w:eastAsia="Times New Roman" w:hAnsi="Times New Roman"/>
                <w:sz w:val="24"/>
                <w:szCs w:val="24"/>
                <w:lang w:eastAsia="vi-VN"/>
              </w:rPr>
            </w:pPr>
            <w:ins w:id="8127" w:author="Phuong Truong Thi" w:date="2024-10-16T00:58:00Z">
              <w:r>
                <w:rPr>
                  <w:rFonts w:ascii="Times New Roman" w:eastAsia="Times New Roman" w:hAnsi="Times New Roman"/>
                  <w:sz w:val="24"/>
                  <w:szCs w:val="24"/>
                  <w:lang w:eastAsia="vi-VN"/>
                </w:rPr>
                <w:t>Y</w:t>
              </w:r>
            </w:ins>
          </w:p>
        </w:tc>
      </w:tr>
      <w:tr w:rsidR="00F868EA" w:rsidRPr="00AD0E1A" w14:paraId="53569AAF" w14:textId="77777777" w:rsidTr="00975861">
        <w:trPr>
          <w:trHeight w:val="276"/>
          <w:ins w:id="8128" w:author="Phuong Truong Thi" w:date="2024-10-16T00:58:00Z"/>
          <w:trPrChange w:id="8129" w:author="Phuong Truong Thi" w:date="2024-11-25T04:31:00Z">
            <w:trPr>
              <w:trHeight w:val="276"/>
            </w:trPr>
          </w:trPrChange>
        </w:trPr>
        <w:tc>
          <w:tcPr>
            <w:tcW w:w="670" w:type="dxa"/>
            <w:shd w:val="clear" w:color="auto" w:fill="auto"/>
            <w:vAlign w:val="center"/>
            <w:tcPrChange w:id="8130" w:author="Phuong Truong Thi" w:date="2024-11-25T04:31:00Z">
              <w:tcPr>
                <w:tcW w:w="670" w:type="dxa"/>
                <w:shd w:val="clear" w:color="auto" w:fill="auto"/>
                <w:vAlign w:val="center"/>
              </w:tcPr>
            </w:tcPrChange>
          </w:tcPr>
          <w:p w14:paraId="27C765F8" w14:textId="77777777" w:rsidR="00F868EA" w:rsidRPr="00AD0E1A" w:rsidRDefault="00F868EA" w:rsidP="00817E47">
            <w:pPr>
              <w:pStyle w:val="ListParagraph"/>
              <w:numPr>
                <w:ilvl w:val="0"/>
                <w:numId w:val="62"/>
              </w:numPr>
              <w:spacing w:before="0" w:line="240" w:lineRule="auto"/>
              <w:contextualSpacing w:val="0"/>
              <w:jc w:val="left"/>
              <w:rPr>
                <w:ins w:id="8131" w:author="Phuong Truong Thi" w:date="2024-10-16T00:58:00Z"/>
                <w:rFonts w:eastAsia="Times New Roman"/>
                <w:color w:val="000000"/>
                <w:szCs w:val="24"/>
                <w:lang w:val="vi-VN" w:eastAsia="vi-VN"/>
              </w:rPr>
            </w:pPr>
          </w:p>
        </w:tc>
        <w:tc>
          <w:tcPr>
            <w:tcW w:w="1735" w:type="dxa"/>
            <w:shd w:val="clear" w:color="auto" w:fill="auto"/>
            <w:vAlign w:val="center"/>
            <w:hideMark/>
            <w:tcPrChange w:id="8132" w:author="Phuong Truong Thi" w:date="2024-11-25T04:31:00Z">
              <w:tcPr>
                <w:tcW w:w="1735" w:type="dxa"/>
                <w:shd w:val="clear" w:color="auto" w:fill="auto"/>
                <w:vAlign w:val="center"/>
                <w:hideMark/>
              </w:tcPr>
            </w:tcPrChange>
          </w:tcPr>
          <w:p w14:paraId="279F9192" w14:textId="77777777" w:rsidR="00F868EA" w:rsidRPr="008E60BE" w:rsidRDefault="00F868EA" w:rsidP="00817E47">
            <w:pPr>
              <w:spacing w:before="0" w:line="240" w:lineRule="auto"/>
              <w:contextualSpacing w:val="0"/>
              <w:rPr>
                <w:ins w:id="8133" w:author="Phuong Truong Thi" w:date="2024-10-16T00:58:00Z"/>
                <w:rFonts w:ascii="Times New Roman" w:eastAsia="Times New Roman" w:hAnsi="Times New Roman"/>
                <w:color w:val="000000"/>
                <w:sz w:val="24"/>
                <w:szCs w:val="24"/>
                <w:lang w:val="vi-VN" w:eastAsia="vi-VN"/>
              </w:rPr>
            </w:pPr>
            <w:ins w:id="8134" w:author="Phuong Truong Thi" w:date="2024-10-16T00:58:00Z">
              <w:r w:rsidRPr="008E60BE">
                <w:rPr>
                  <w:rFonts w:ascii="Times New Roman" w:hAnsi="Times New Roman"/>
                  <w:color w:val="000000"/>
                  <w:sz w:val="24"/>
                  <w:szCs w:val="24"/>
                </w:rPr>
                <w:t>Email</w:t>
              </w:r>
            </w:ins>
          </w:p>
        </w:tc>
        <w:tc>
          <w:tcPr>
            <w:tcW w:w="2270" w:type="dxa"/>
            <w:vAlign w:val="center"/>
            <w:tcPrChange w:id="8135" w:author="Phuong Truong Thi" w:date="2024-11-25T04:31:00Z">
              <w:tcPr>
                <w:tcW w:w="2230" w:type="dxa"/>
                <w:vAlign w:val="center"/>
              </w:tcPr>
            </w:tcPrChange>
          </w:tcPr>
          <w:p w14:paraId="2FA0438A" w14:textId="77777777" w:rsidR="00F868EA" w:rsidRPr="001D613E" w:rsidRDefault="00F868EA" w:rsidP="00817E47">
            <w:pPr>
              <w:spacing w:before="0" w:line="240" w:lineRule="auto"/>
              <w:contextualSpacing w:val="0"/>
              <w:rPr>
                <w:ins w:id="8136" w:author="Phuong Truong Thi" w:date="2024-10-16T00:58:00Z"/>
                <w:rFonts w:ascii="Times New Roman" w:eastAsia="Times New Roman" w:hAnsi="Times New Roman"/>
                <w:color w:val="000000"/>
                <w:sz w:val="24"/>
                <w:szCs w:val="24"/>
                <w:lang w:eastAsia="vi-VN"/>
              </w:rPr>
            </w:pPr>
            <w:ins w:id="8137" w:author="Phuong Truong Thi" w:date="2024-10-16T00:58:00Z">
              <w:r w:rsidRPr="001D613E">
                <w:rPr>
                  <w:rFonts w:ascii="Times New Roman" w:hAnsi="Times New Roman"/>
                  <w:color w:val="000000"/>
                  <w:sz w:val="24"/>
                  <w:szCs w:val="24"/>
                </w:rPr>
                <w:t>Email của khách hàng</w:t>
              </w:r>
            </w:ins>
          </w:p>
        </w:tc>
        <w:tc>
          <w:tcPr>
            <w:tcW w:w="1030" w:type="dxa"/>
            <w:tcPrChange w:id="8138" w:author="Phuong Truong Thi" w:date="2024-11-25T04:31:00Z">
              <w:tcPr>
                <w:tcW w:w="1070" w:type="dxa"/>
                <w:gridSpan w:val="2"/>
              </w:tcPr>
            </w:tcPrChange>
          </w:tcPr>
          <w:p w14:paraId="324BD322" w14:textId="77777777" w:rsidR="00F868EA" w:rsidRDefault="00F868EA" w:rsidP="00817E47">
            <w:pPr>
              <w:spacing w:before="0" w:line="240" w:lineRule="auto"/>
              <w:contextualSpacing w:val="0"/>
              <w:jc w:val="center"/>
              <w:rPr>
                <w:ins w:id="8139" w:author="Phuong Truong Thi" w:date="2024-10-16T00:58:00Z"/>
                <w:rFonts w:ascii="Times New Roman" w:eastAsia="Times New Roman" w:hAnsi="Times New Roman"/>
                <w:color w:val="000000"/>
                <w:sz w:val="24"/>
                <w:szCs w:val="24"/>
                <w:lang w:eastAsia="vi-VN"/>
              </w:rPr>
            </w:pPr>
            <w:ins w:id="8140" w:author="Phuong Truong Thi" w:date="2024-10-16T00:58:00Z">
              <w:r w:rsidRPr="00C30F28">
                <w:rPr>
                  <w:rFonts w:ascii="Times New Roman" w:hAnsi="Times New Roman"/>
                  <w:color w:val="000000"/>
                  <w:sz w:val="24"/>
                  <w:szCs w:val="24"/>
                  <w:lang w:val="vi-VN"/>
                </w:rPr>
                <w:t>EZ/T24</w:t>
              </w:r>
            </w:ins>
          </w:p>
        </w:tc>
        <w:tc>
          <w:tcPr>
            <w:tcW w:w="1236" w:type="dxa"/>
            <w:tcPrChange w:id="8141" w:author="Phuong Truong Thi" w:date="2024-11-25T04:31:00Z">
              <w:tcPr>
                <w:tcW w:w="1236" w:type="dxa"/>
              </w:tcPr>
            </w:tcPrChange>
          </w:tcPr>
          <w:p w14:paraId="21EF9C91" w14:textId="114848F0" w:rsidR="00F868EA" w:rsidRPr="00AD0E1A" w:rsidRDefault="00525739" w:rsidP="00817E47">
            <w:pPr>
              <w:spacing w:before="0" w:line="240" w:lineRule="auto"/>
              <w:contextualSpacing w:val="0"/>
              <w:rPr>
                <w:ins w:id="8142" w:author="Phuong Truong Thi" w:date="2024-10-16T00:58: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276" w:type="dxa"/>
            <w:shd w:val="clear" w:color="auto" w:fill="auto"/>
            <w:noWrap/>
            <w:vAlign w:val="center"/>
            <w:tcPrChange w:id="8143" w:author="Phuong Truong Thi" w:date="2024-11-25T04:31:00Z">
              <w:tcPr>
                <w:tcW w:w="1276" w:type="dxa"/>
                <w:shd w:val="clear" w:color="auto" w:fill="auto"/>
                <w:noWrap/>
                <w:vAlign w:val="center"/>
              </w:tcPr>
            </w:tcPrChange>
          </w:tcPr>
          <w:p w14:paraId="005618A8" w14:textId="77777777" w:rsidR="00F868EA" w:rsidRPr="00AD0E1A" w:rsidRDefault="00F868EA" w:rsidP="00817E47">
            <w:pPr>
              <w:spacing w:before="0" w:line="240" w:lineRule="auto"/>
              <w:contextualSpacing w:val="0"/>
              <w:rPr>
                <w:ins w:id="8144" w:author="Phuong Truong Thi" w:date="2024-10-16T00:58:00Z"/>
                <w:rFonts w:ascii="Times New Roman" w:eastAsia="Times New Roman" w:hAnsi="Times New Roman"/>
                <w:color w:val="000000"/>
                <w:sz w:val="24"/>
                <w:szCs w:val="24"/>
                <w:lang w:val="vi-VN" w:eastAsia="vi-VN"/>
              </w:rPr>
            </w:pPr>
          </w:p>
        </w:tc>
        <w:tc>
          <w:tcPr>
            <w:tcW w:w="992" w:type="dxa"/>
            <w:tcPrChange w:id="8145" w:author="Phuong Truong Thi" w:date="2024-11-25T04:31:00Z">
              <w:tcPr>
                <w:tcW w:w="992" w:type="dxa"/>
              </w:tcPr>
            </w:tcPrChange>
          </w:tcPr>
          <w:p w14:paraId="01FC9E6E" w14:textId="77777777" w:rsidR="00F868EA" w:rsidRPr="005A1514" w:rsidRDefault="00F868EA" w:rsidP="00817E47">
            <w:pPr>
              <w:spacing w:before="0" w:line="240" w:lineRule="auto"/>
              <w:contextualSpacing w:val="0"/>
              <w:jc w:val="center"/>
              <w:rPr>
                <w:ins w:id="8146" w:author="Phuong Truong Thi" w:date="2024-10-16T00:58:00Z"/>
                <w:rFonts w:ascii="Times New Roman" w:eastAsia="Times New Roman" w:hAnsi="Times New Roman"/>
                <w:sz w:val="24"/>
                <w:szCs w:val="24"/>
                <w:lang w:eastAsia="vi-VN"/>
              </w:rPr>
            </w:pPr>
            <w:ins w:id="8147" w:author="Phuong Truong Thi" w:date="2024-10-16T00:58:00Z">
              <w:r>
                <w:rPr>
                  <w:rFonts w:ascii="Times New Roman" w:eastAsia="Times New Roman" w:hAnsi="Times New Roman"/>
                  <w:sz w:val="24"/>
                  <w:szCs w:val="24"/>
                  <w:lang w:eastAsia="vi-VN"/>
                </w:rPr>
                <w:t>N</w:t>
              </w:r>
            </w:ins>
          </w:p>
        </w:tc>
      </w:tr>
      <w:tr w:rsidR="00F868EA" w:rsidRPr="00AD0E1A" w14:paraId="115EA682" w14:textId="77777777" w:rsidTr="00CF6901">
        <w:trPr>
          <w:trHeight w:val="276"/>
          <w:ins w:id="8148" w:author="Phuong Truong Thi" w:date="2024-10-16T00:58:00Z"/>
        </w:trPr>
        <w:tc>
          <w:tcPr>
            <w:tcW w:w="9209" w:type="dxa"/>
            <w:gridSpan w:val="7"/>
          </w:tcPr>
          <w:p w14:paraId="091BFA51" w14:textId="77777777" w:rsidR="00F868EA" w:rsidRDefault="00F868EA" w:rsidP="00817E47">
            <w:pPr>
              <w:spacing w:before="0" w:line="240" w:lineRule="auto"/>
              <w:contextualSpacing w:val="0"/>
              <w:jc w:val="left"/>
              <w:rPr>
                <w:ins w:id="8149" w:author="Phuong Truong Thi" w:date="2024-10-16T00:58:00Z"/>
                <w:rFonts w:ascii="Times New Roman" w:eastAsia="Times New Roman" w:hAnsi="Times New Roman"/>
                <w:sz w:val="24"/>
                <w:szCs w:val="24"/>
                <w:lang w:eastAsia="vi-VN"/>
              </w:rPr>
            </w:pPr>
            <w:ins w:id="8150" w:author="Phuong Truong Thi" w:date="2024-10-16T00:58:00Z">
              <w:r>
                <w:rPr>
                  <w:rFonts w:ascii="Times New Roman" w:hAnsi="Times New Roman"/>
                  <w:color w:val="000000"/>
                  <w:sz w:val="24"/>
                  <w:szCs w:val="24"/>
                </w:rPr>
                <w:t>Thông tin chi nhánh &amp; cán bộ phụ trách KH</w:t>
              </w:r>
            </w:ins>
          </w:p>
        </w:tc>
      </w:tr>
      <w:tr w:rsidR="00F868EA" w:rsidRPr="00AD0E1A" w14:paraId="272E6F14" w14:textId="77777777" w:rsidTr="00975861">
        <w:trPr>
          <w:trHeight w:val="276"/>
          <w:ins w:id="8151" w:author="Phuong Truong Thi" w:date="2024-10-16T00:58:00Z"/>
          <w:trPrChange w:id="8152" w:author="Phuong Truong Thi" w:date="2024-11-25T04:31:00Z">
            <w:trPr>
              <w:trHeight w:val="276"/>
            </w:trPr>
          </w:trPrChange>
        </w:trPr>
        <w:tc>
          <w:tcPr>
            <w:tcW w:w="670" w:type="dxa"/>
            <w:shd w:val="clear" w:color="auto" w:fill="auto"/>
            <w:vAlign w:val="center"/>
            <w:tcPrChange w:id="8153" w:author="Phuong Truong Thi" w:date="2024-11-25T04:31:00Z">
              <w:tcPr>
                <w:tcW w:w="670" w:type="dxa"/>
                <w:shd w:val="clear" w:color="auto" w:fill="auto"/>
                <w:vAlign w:val="center"/>
              </w:tcPr>
            </w:tcPrChange>
          </w:tcPr>
          <w:p w14:paraId="77267BBA" w14:textId="77777777" w:rsidR="00F868EA" w:rsidRPr="00AD0E1A" w:rsidRDefault="00F868EA" w:rsidP="00817E47">
            <w:pPr>
              <w:pStyle w:val="ListParagraph"/>
              <w:numPr>
                <w:ilvl w:val="0"/>
                <w:numId w:val="62"/>
              </w:numPr>
              <w:spacing w:before="0" w:line="240" w:lineRule="auto"/>
              <w:contextualSpacing w:val="0"/>
              <w:jc w:val="left"/>
              <w:rPr>
                <w:ins w:id="8154" w:author="Phuong Truong Thi" w:date="2024-10-16T00:58:00Z"/>
                <w:rFonts w:eastAsia="Times New Roman"/>
                <w:color w:val="000000"/>
                <w:szCs w:val="24"/>
                <w:lang w:val="vi-VN" w:eastAsia="vi-VN"/>
              </w:rPr>
            </w:pPr>
          </w:p>
        </w:tc>
        <w:tc>
          <w:tcPr>
            <w:tcW w:w="1735" w:type="dxa"/>
            <w:shd w:val="clear" w:color="auto" w:fill="auto"/>
            <w:vAlign w:val="center"/>
            <w:hideMark/>
            <w:tcPrChange w:id="8155" w:author="Phuong Truong Thi" w:date="2024-11-25T04:31:00Z">
              <w:tcPr>
                <w:tcW w:w="1735" w:type="dxa"/>
                <w:shd w:val="clear" w:color="auto" w:fill="auto"/>
                <w:vAlign w:val="center"/>
                <w:hideMark/>
              </w:tcPr>
            </w:tcPrChange>
          </w:tcPr>
          <w:p w14:paraId="1A6578BF" w14:textId="77777777" w:rsidR="00F868EA" w:rsidRPr="008E60BE" w:rsidRDefault="00F868EA" w:rsidP="00817E47">
            <w:pPr>
              <w:spacing w:before="0" w:line="240" w:lineRule="auto"/>
              <w:contextualSpacing w:val="0"/>
              <w:rPr>
                <w:ins w:id="8156" w:author="Phuong Truong Thi" w:date="2024-10-16T00:58:00Z"/>
                <w:rFonts w:ascii="Times New Roman" w:eastAsia="Times New Roman" w:hAnsi="Times New Roman"/>
                <w:color w:val="000000"/>
                <w:sz w:val="24"/>
                <w:szCs w:val="24"/>
                <w:lang w:val="vi-VN" w:eastAsia="vi-VN"/>
              </w:rPr>
            </w:pPr>
            <w:ins w:id="8157" w:author="Phuong Truong Thi" w:date="2024-10-16T00:58:00Z">
              <w:r w:rsidRPr="008E60BE">
                <w:rPr>
                  <w:rFonts w:ascii="Times New Roman" w:hAnsi="Times New Roman"/>
                  <w:color w:val="000000"/>
                  <w:sz w:val="24"/>
                  <w:szCs w:val="24"/>
                </w:rPr>
                <w:t>Mã CN quản lý</w:t>
              </w:r>
            </w:ins>
          </w:p>
        </w:tc>
        <w:tc>
          <w:tcPr>
            <w:tcW w:w="2270" w:type="dxa"/>
            <w:vAlign w:val="center"/>
            <w:tcPrChange w:id="8158" w:author="Phuong Truong Thi" w:date="2024-11-25T04:31:00Z">
              <w:tcPr>
                <w:tcW w:w="2230" w:type="dxa"/>
                <w:vAlign w:val="center"/>
              </w:tcPr>
            </w:tcPrChange>
          </w:tcPr>
          <w:p w14:paraId="41D5F9B3" w14:textId="77777777" w:rsidR="00F868EA" w:rsidRPr="00B66378" w:rsidRDefault="00F868EA" w:rsidP="00817E47">
            <w:pPr>
              <w:spacing w:before="0" w:line="240" w:lineRule="auto"/>
              <w:contextualSpacing w:val="0"/>
              <w:rPr>
                <w:ins w:id="8159" w:author="Phuong Truong Thi" w:date="2024-10-16T00:58:00Z"/>
                <w:rFonts w:ascii="Times New Roman" w:eastAsia="Times New Roman" w:hAnsi="Times New Roman"/>
                <w:color w:val="000000"/>
                <w:sz w:val="24"/>
                <w:szCs w:val="24"/>
                <w:lang w:val="vi-VN" w:eastAsia="vi-VN"/>
              </w:rPr>
            </w:pPr>
            <w:ins w:id="8160" w:author="Phuong Truong Thi" w:date="2024-10-16T00:58:00Z">
              <w:r w:rsidRPr="00B66378">
                <w:rPr>
                  <w:rFonts w:ascii="Times New Roman" w:hAnsi="Times New Roman"/>
                  <w:color w:val="000000"/>
                  <w:sz w:val="24"/>
                  <w:szCs w:val="24"/>
                  <w:lang w:val="vi-VN"/>
                </w:rPr>
                <w:t>Mã chi nhánh quản lý khách hàng/ Book quản lý: VN0010338</w:t>
              </w:r>
            </w:ins>
          </w:p>
        </w:tc>
        <w:tc>
          <w:tcPr>
            <w:tcW w:w="1030" w:type="dxa"/>
            <w:tcPrChange w:id="8161" w:author="Phuong Truong Thi" w:date="2024-11-25T04:31:00Z">
              <w:tcPr>
                <w:tcW w:w="1070" w:type="dxa"/>
                <w:gridSpan w:val="2"/>
              </w:tcPr>
            </w:tcPrChange>
          </w:tcPr>
          <w:p w14:paraId="48D9185A" w14:textId="77777777" w:rsidR="00F868EA" w:rsidRPr="00B66378" w:rsidRDefault="00F868EA" w:rsidP="00817E47">
            <w:pPr>
              <w:spacing w:before="0" w:line="240" w:lineRule="auto"/>
              <w:contextualSpacing w:val="0"/>
              <w:jc w:val="center"/>
              <w:rPr>
                <w:ins w:id="8162" w:author="Phuong Truong Thi" w:date="2024-10-16T00:58:00Z"/>
                <w:rFonts w:ascii="Times New Roman" w:eastAsia="Times New Roman" w:hAnsi="Times New Roman"/>
                <w:color w:val="000000"/>
                <w:sz w:val="24"/>
                <w:szCs w:val="24"/>
                <w:lang w:val="vi-VN" w:eastAsia="vi-VN"/>
              </w:rPr>
            </w:pPr>
            <w:ins w:id="8163" w:author="Phuong Truong Thi" w:date="2024-10-16T00:58:00Z">
              <w:r w:rsidRPr="00D92195">
                <w:rPr>
                  <w:rFonts w:ascii="Times New Roman" w:hAnsi="Times New Roman"/>
                  <w:color w:val="000000"/>
                  <w:sz w:val="24"/>
                  <w:szCs w:val="24"/>
                  <w:lang w:val="vi-VN"/>
                </w:rPr>
                <w:t>EZ/T24</w:t>
              </w:r>
            </w:ins>
          </w:p>
        </w:tc>
        <w:tc>
          <w:tcPr>
            <w:tcW w:w="1236" w:type="dxa"/>
            <w:tcPrChange w:id="8164" w:author="Phuong Truong Thi" w:date="2024-11-25T04:31:00Z">
              <w:tcPr>
                <w:tcW w:w="1236" w:type="dxa"/>
              </w:tcPr>
            </w:tcPrChange>
          </w:tcPr>
          <w:p w14:paraId="4B8803BF" w14:textId="5AFBA0CF" w:rsidR="00F868EA" w:rsidRPr="00AD0E1A" w:rsidRDefault="00525739" w:rsidP="00817E47">
            <w:pPr>
              <w:spacing w:before="0" w:line="240" w:lineRule="auto"/>
              <w:contextualSpacing w:val="0"/>
              <w:rPr>
                <w:ins w:id="8165" w:author="Phuong Truong Thi" w:date="2024-10-16T00:58: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276" w:type="dxa"/>
            <w:shd w:val="clear" w:color="auto" w:fill="auto"/>
            <w:noWrap/>
            <w:vAlign w:val="center"/>
            <w:tcPrChange w:id="8166" w:author="Phuong Truong Thi" w:date="2024-11-25T04:31:00Z">
              <w:tcPr>
                <w:tcW w:w="1276" w:type="dxa"/>
                <w:shd w:val="clear" w:color="auto" w:fill="auto"/>
                <w:noWrap/>
                <w:vAlign w:val="center"/>
              </w:tcPr>
            </w:tcPrChange>
          </w:tcPr>
          <w:p w14:paraId="3C048211" w14:textId="77777777" w:rsidR="00F868EA" w:rsidRPr="00AD0E1A" w:rsidRDefault="00F868EA" w:rsidP="00817E47">
            <w:pPr>
              <w:spacing w:before="0" w:line="240" w:lineRule="auto"/>
              <w:contextualSpacing w:val="0"/>
              <w:rPr>
                <w:ins w:id="8167" w:author="Phuong Truong Thi" w:date="2024-10-16T00:58:00Z"/>
                <w:rFonts w:ascii="Times New Roman" w:eastAsia="Times New Roman" w:hAnsi="Times New Roman"/>
                <w:color w:val="000000"/>
                <w:sz w:val="24"/>
                <w:szCs w:val="24"/>
                <w:lang w:val="vi-VN" w:eastAsia="vi-VN"/>
              </w:rPr>
            </w:pPr>
          </w:p>
        </w:tc>
        <w:tc>
          <w:tcPr>
            <w:tcW w:w="992" w:type="dxa"/>
            <w:tcPrChange w:id="8168" w:author="Phuong Truong Thi" w:date="2024-11-25T04:31:00Z">
              <w:tcPr>
                <w:tcW w:w="992" w:type="dxa"/>
              </w:tcPr>
            </w:tcPrChange>
          </w:tcPr>
          <w:p w14:paraId="13FE8B30" w14:textId="77777777" w:rsidR="00F868EA" w:rsidRPr="00AD0E1A" w:rsidRDefault="00F868EA" w:rsidP="00817E47">
            <w:pPr>
              <w:spacing w:before="0" w:line="240" w:lineRule="auto"/>
              <w:contextualSpacing w:val="0"/>
              <w:jc w:val="center"/>
              <w:rPr>
                <w:ins w:id="8169" w:author="Phuong Truong Thi" w:date="2024-10-16T00:58:00Z"/>
                <w:rFonts w:ascii="Times New Roman" w:eastAsia="Times New Roman" w:hAnsi="Times New Roman"/>
                <w:sz w:val="24"/>
                <w:szCs w:val="24"/>
                <w:lang w:val="vi-VN" w:eastAsia="vi-VN"/>
              </w:rPr>
            </w:pPr>
            <w:ins w:id="8170" w:author="Phuong Truong Thi" w:date="2024-10-16T00:58:00Z">
              <w:r w:rsidRPr="00CC7615">
                <w:rPr>
                  <w:rFonts w:ascii="Times New Roman" w:eastAsia="Times New Roman" w:hAnsi="Times New Roman"/>
                  <w:sz w:val="24"/>
                  <w:szCs w:val="24"/>
                  <w:lang w:eastAsia="vi-VN"/>
                </w:rPr>
                <w:t>N</w:t>
              </w:r>
            </w:ins>
          </w:p>
        </w:tc>
      </w:tr>
      <w:tr w:rsidR="00F868EA" w:rsidRPr="00AD0E1A" w14:paraId="76F0CA76" w14:textId="77777777" w:rsidTr="00975861">
        <w:trPr>
          <w:trHeight w:val="276"/>
          <w:ins w:id="8171" w:author="Phuong Truong Thi" w:date="2024-10-16T00:58:00Z"/>
          <w:trPrChange w:id="8172" w:author="Phuong Truong Thi" w:date="2024-11-25T04:31:00Z">
            <w:trPr>
              <w:trHeight w:val="276"/>
            </w:trPr>
          </w:trPrChange>
        </w:trPr>
        <w:tc>
          <w:tcPr>
            <w:tcW w:w="670" w:type="dxa"/>
            <w:shd w:val="clear" w:color="auto" w:fill="auto"/>
            <w:vAlign w:val="center"/>
            <w:tcPrChange w:id="8173" w:author="Phuong Truong Thi" w:date="2024-11-25T04:31:00Z">
              <w:tcPr>
                <w:tcW w:w="670" w:type="dxa"/>
                <w:shd w:val="clear" w:color="auto" w:fill="auto"/>
                <w:vAlign w:val="center"/>
              </w:tcPr>
            </w:tcPrChange>
          </w:tcPr>
          <w:p w14:paraId="3B682669" w14:textId="77777777" w:rsidR="00F868EA" w:rsidRPr="00AD0E1A" w:rsidRDefault="00F868EA" w:rsidP="00817E47">
            <w:pPr>
              <w:pStyle w:val="ListParagraph"/>
              <w:numPr>
                <w:ilvl w:val="0"/>
                <w:numId w:val="62"/>
              </w:numPr>
              <w:spacing w:before="0" w:line="240" w:lineRule="auto"/>
              <w:contextualSpacing w:val="0"/>
              <w:jc w:val="left"/>
              <w:rPr>
                <w:ins w:id="8174" w:author="Phuong Truong Thi" w:date="2024-10-16T00:58:00Z"/>
                <w:rFonts w:eastAsia="Times New Roman"/>
                <w:szCs w:val="24"/>
                <w:lang w:val="vi-VN" w:eastAsia="vi-VN"/>
              </w:rPr>
            </w:pPr>
          </w:p>
        </w:tc>
        <w:tc>
          <w:tcPr>
            <w:tcW w:w="1735" w:type="dxa"/>
            <w:shd w:val="clear" w:color="auto" w:fill="auto"/>
            <w:vAlign w:val="center"/>
            <w:hideMark/>
            <w:tcPrChange w:id="8175" w:author="Phuong Truong Thi" w:date="2024-11-25T04:31:00Z">
              <w:tcPr>
                <w:tcW w:w="1735" w:type="dxa"/>
                <w:shd w:val="clear" w:color="auto" w:fill="auto"/>
                <w:vAlign w:val="center"/>
                <w:hideMark/>
              </w:tcPr>
            </w:tcPrChange>
          </w:tcPr>
          <w:p w14:paraId="25966350" w14:textId="77777777" w:rsidR="00F868EA" w:rsidRPr="008E60BE" w:rsidRDefault="00F868EA" w:rsidP="00817E47">
            <w:pPr>
              <w:spacing w:before="0" w:line="240" w:lineRule="auto"/>
              <w:contextualSpacing w:val="0"/>
              <w:rPr>
                <w:ins w:id="8176" w:author="Phuong Truong Thi" w:date="2024-10-16T00:58:00Z"/>
                <w:rFonts w:ascii="Times New Roman" w:eastAsia="Times New Roman" w:hAnsi="Times New Roman"/>
                <w:sz w:val="24"/>
                <w:szCs w:val="24"/>
                <w:lang w:val="vi-VN" w:eastAsia="vi-VN"/>
              </w:rPr>
            </w:pPr>
            <w:ins w:id="8177" w:author="Phuong Truong Thi" w:date="2024-10-16T00:58:00Z">
              <w:r w:rsidRPr="008E60BE">
                <w:rPr>
                  <w:rFonts w:ascii="Times New Roman" w:hAnsi="Times New Roman"/>
                  <w:color w:val="000000"/>
                  <w:sz w:val="24"/>
                  <w:szCs w:val="24"/>
                </w:rPr>
                <w:t>Tên CN quản lý</w:t>
              </w:r>
            </w:ins>
          </w:p>
        </w:tc>
        <w:tc>
          <w:tcPr>
            <w:tcW w:w="2270" w:type="dxa"/>
            <w:vAlign w:val="center"/>
            <w:tcPrChange w:id="8178" w:author="Phuong Truong Thi" w:date="2024-11-25T04:31:00Z">
              <w:tcPr>
                <w:tcW w:w="2230" w:type="dxa"/>
                <w:vAlign w:val="center"/>
              </w:tcPr>
            </w:tcPrChange>
          </w:tcPr>
          <w:p w14:paraId="156CAD63" w14:textId="77777777" w:rsidR="00F868EA" w:rsidRPr="00B66378" w:rsidRDefault="00F868EA" w:rsidP="00817E47">
            <w:pPr>
              <w:spacing w:before="0" w:line="240" w:lineRule="auto"/>
              <w:contextualSpacing w:val="0"/>
              <w:rPr>
                <w:ins w:id="8179" w:author="Phuong Truong Thi" w:date="2024-10-16T00:58:00Z"/>
                <w:rFonts w:ascii="Times New Roman" w:eastAsia="Times New Roman" w:hAnsi="Times New Roman"/>
                <w:color w:val="000000"/>
                <w:sz w:val="24"/>
                <w:szCs w:val="24"/>
                <w:lang w:val="vi-VN" w:eastAsia="vi-VN"/>
              </w:rPr>
            </w:pPr>
            <w:ins w:id="8180" w:author="Phuong Truong Thi" w:date="2024-10-16T00:58:00Z">
              <w:r w:rsidRPr="00B66378">
                <w:rPr>
                  <w:rFonts w:ascii="Times New Roman" w:hAnsi="Times New Roman"/>
                  <w:color w:val="000000"/>
                  <w:sz w:val="24"/>
                  <w:szCs w:val="24"/>
                  <w:lang w:val="vi-VN"/>
                </w:rPr>
                <w:t>Tên chi nhánh quản lý khách hàng/ Book quản lý: VPBank Láng Hạ</w:t>
              </w:r>
            </w:ins>
          </w:p>
        </w:tc>
        <w:tc>
          <w:tcPr>
            <w:tcW w:w="1030" w:type="dxa"/>
            <w:tcPrChange w:id="8181" w:author="Phuong Truong Thi" w:date="2024-11-25T04:31:00Z">
              <w:tcPr>
                <w:tcW w:w="1070" w:type="dxa"/>
                <w:gridSpan w:val="2"/>
              </w:tcPr>
            </w:tcPrChange>
          </w:tcPr>
          <w:p w14:paraId="054460B9" w14:textId="77777777" w:rsidR="00F868EA" w:rsidRPr="00B66378" w:rsidRDefault="00F868EA" w:rsidP="00817E47">
            <w:pPr>
              <w:spacing w:before="0" w:line="240" w:lineRule="auto"/>
              <w:contextualSpacing w:val="0"/>
              <w:jc w:val="center"/>
              <w:rPr>
                <w:ins w:id="8182" w:author="Phuong Truong Thi" w:date="2024-10-16T00:58:00Z"/>
                <w:rFonts w:ascii="Times New Roman" w:eastAsia="Times New Roman" w:hAnsi="Times New Roman"/>
                <w:color w:val="000000"/>
                <w:sz w:val="24"/>
                <w:szCs w:val="24"/>
                <w:lang w:val="vi-VN" w:eastAsia="vi-VN"/>
              </w:rPr>
            </w:pPr>
            <w:ins w:id="8183" w:author="Phuong Truong Thi" w:date="2024-10-16T00:58:00Z">
              <w:r w:rsidRPr="00D92195">
                <w:rPr>
                  <w:rFonts w:ascii="Times New Roman" w:hAnsi="Times New Roman"/>
                  <w:color w:val="000000"/>
                  <w:sz w:val="24"/>
                  <w:szCs w:val="24"/>
                  <w:lang w:val="vi-VN"/>
                </w:rPr>
                <w:t>EZ/T24</w:t>
              </w:r>
            </w:ins>
          </w:p>
        </w:tc>
        <w:tc>
          <w:tcPr>
            <w:tcW w:w="1236" w:type="dxa"/>
            <w:tcPrChange w:id="8184" w:author="Phuong Truong Thi" w:date="2024-11-25T04:31:00Z">
              <w:tcPr>
                <w:tcW w:w="1236" w:type="dxa"/>
              </w:tcPr>
            </w:tcPrChange>
          </w:tcPr>
          <w:p w14:paraId="78AB28A9" w14:textId="02E64CA9" w:rsidR="00536F03" w:rsidRDefault="00536F03"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2B3F3DB3" w14:textId="3D6577A1" w:rsidR="00F868EA" w:rsidRPr="00AD0E1A" w:rsidRDefault="00525739" w:rsidP="00817E47">
            <w:pPr>
              <w:spacing w:before="0" w:line="240" w:lineRule="auto"/>
              <w:contextualSpacing w:val="0"/>
              <w:rPr>
                <w:ins w:id="8185" w:author="Phuong Truong Thi" w:date="2024-10-16T00:58:00Z"/>
                <w:rFonts w:ascii="Times New Roman" w:eastAsia="Times New Roman" w:hAnsi="Times New Roman"/>
                <w:sz w:val="24"/>
                <w:szCs w:val="24"/>
                <w:lang w:eastAsia="vi-VN"/>
              </w:rPr>
            </w:pPr>
            <w:commentRangeStart w:id="8186"/>
            <w:commentRangeStart w:id="8187"/>
            <w:commentRangeStart w:id="8188"/>
            <w:r>
              <w:rPr>
                <w:rFonts w:ascii="Times New Roman" w:eastAsia="Times New Roman" w:hAnsi="Times New Roman"/>
                <w:color w:val="000000"/>
                <w:sz w:val="24"/>
                <w:szCs w:val="24"/>
                <w:lang w:eastAsia="vi-VN"/>
              </w:rPr>
              <w:t>Text link</w:t>
            </w:r>
            <w:commentRangeEnd w:id="8186"/>
            <w:r w:rsidR="004B25EE">
              <w:rPr>
                <w:rStyle w:val="CommentReference"/>
                <w:lang w:val="x-none" w:eastAsia="x-none"/>
              </w:rPr>
              <w:commentReference w:id="8186"/>
            </w:r>
            <w:commentRangeEnd w:id="8187"/>
            <w:r w:rsidR="00536F03">
              <w:rPr>
                <w:rStyle w:val="CommentReference"/>
                <w:lang w:val="x-none" w:eastAsia="x-none"/>
              </w:rPr>
              <w:commentReference w:id="8187"/>
            </w:r>
            <w:commentRangeEnd w:id="8188"/>
            <w:r w:rsidR="00FE7E7F">
              <w:rPr>
                <w:rStyle w:val="CommentReference"/>
                <w:lang w:val="x-none" w:eastAsia="x-none"/>
              </w:rPr>
              <w:commentReference w:id="8188"/>
            </w:r>
          </w:p>
        </w:tc>
        <w:tc>
          <w:tcPr>
            <w:tcW w:w="1276" w:type="dxa"/>
            <w:shd w:val="clear" w:color="auto" w:fill="auto"/>
            <w:noWrap/>
            <w:vAlign w:val="center"/>
            <w:tcPrChange w:id="8189" w:author="Phuong Truong Thi" w:date="2024-11-25T04:31:00Z">
              <w:tcPr>
                <w:tcW w:w="1276" w:type="dxa"/>
                <w:shd w:val="clear" w:color="auto" w:fill="auto"/>
                <w:noWrap/>
                <w:vAlign w:val="center"/>
              </w:tcPr>
            </w:tcPrChange>
          </w:tcPr>
          <w:p w14:paraId="342EC11D" w14:textId="77777777" w:rsidR="00F868EA" w:rsidRPr="00AD0E1A" w:rsidRDefault="00F868EA" w:rsidP="00817E47">
            <w:pPr>
              <w:spacing w:before="0" w:line="240" w:lineRule="auto"/>
              <w:contextualSpacing w:val="0"/>
              <w:rPr>
                <w:ins w:id="8190" w:author="Phuong Truong Thi" w:date="2024-10-16T00:58:00Z"/>
                <w:rFonts w:ascii="Times New Roman" w:eastAsia="Times New Roman" w:hAnsi="Times New Roman"/>
                <w:sz w:val="24"/>
                <w:szCs w:val="24"/>
                <w:lang w:val="vi-VN" w:eastAsia="vi-VN"/>
              </w:rPr>
            </w:pPr>
          </w:p>
        </w:tc>
        <w:tc>
          <w:tcPr>
            <w:tcW w:w="992" w:type="dxa"/>
            <w:tcPrChange w:id="8191" w:author="Phuong Truong Thi" w:date="2024-11-25T04:31:00Z">
              <w:tcPr>
                <w:tcW w:w="992" w:type="dxa"/>
              </w:tcPr>
            </w:tcPrChange>
          </w:tcPr>
          <w:p w14:paraId="00B33B26" w14:textId="77777777" w:rsidR="00F868EA" w:rsidRPr="00AD0E1A" w:rsidRDefault="00F868EA" w:rsidP="00817E47">
            <w:pPr>
              <w:spacing w:before="0" w:line="240" w:lineRule="auto"/>
              <w:contextualSpacing w:val="0"/>
              <w:jc w:val="center"/>
              <w:rPr>
                <w:ins w:id="8192" w:author="Phuong Truong Thi" w:date="2024-10-16T00:58:00Z"/>
                <w:rFonts w:ascii="Times New Roman" w:eastAsia="Times New Roman" w:hAnsi="Times New Roman"/>
                <w:sz w:val="24"/>
                <w:szCs w:val="24"/>
                <w:lang w:val="vi-VN" w:eastAsia="vi-VN"/>
              </w:rPr>
            </w:pPr>
            <w:ins w:id="8193" w:author="Phuong Truong Thi" w:date="2024-10-16T00:58:00Z">
              <w:r w:rsidRPr="00CC7615">
                <w:rPr>
                  <w:rFonts w:ascii="Times New Roman" w:eastAsia="Times New Roman" w:hAnsi="Times New Roman"/>
                  <w:sz w:val="24"/>
                  <w:szCs w:val="24"/>
                  <w:lang w:eastAsia="vi-VN"/>
                </w:rPr>
                <w:t>N</w:t>
              </w:r>
            </w:ins>
          </w:p>
        </w:tc>
      </w:tr>
      <w:tr w:rsidR="00F868EA" w:rsidRPr="00AD0E1A" w14:paraId="733E8039" w14:textId="77777777" w:rsidTr="00975861">
        <w:trPr>
          <w:trHeight w:val="276"/>
          <w:ins w:id="8194" w:author="Phuong Truong Thi" w:date="2024-10-16T00:58:00Z"/>
          <w:trPrChange w:id="8195" w:author="Phuong Truong Thi" w:date="2024-11-25T04:31:00Z">
            <w:trPr>
              <w:trHeight w:val="276"/>
            </w:trPr>
          </w:trPrChange>
        </w:trPr>
        <w:tc>
          <w:tcPr>
            <w:tcW w:w="670" w:type="dxa"/>
            <w:shd w:val="clear" w:color="auto" w:fill="auto"/>
            <w:vAlign w:val="center"/>
            <w:tcPrChange w:id="8196" w:author="Phuong Truong Thi" w:date="2024-11-25T04:31:00Z">
              <w:tcPr>
                <w:tcW w:w="670" w:type="dxa"/>
                <w:shd w:val="clear" w:color="auto" w:fill="auto"/>
                <w:vAlign w:val="center"/>
              </w:tcPr>
            </w:tcPrChange>
          </w:tcPr>
          <w:p w14:paraId="0E9410C6" w14:textId="77777777" w:rsidR="00F868EA" w:rsidRPr="00AD0E1A" w:rsidRDefault="00F868EA" w:rsidP="00817E47">
            <w:pPr>
              <w:pStyle w:val="ListParagraph"/>
              <w:numPr>
                <w:ilvl w:val="0"/>
                <w:numId w:val="62"/>
              </w:numPr>
              <w:spacing w:before="0" w:line="240" w:lineRule="auto"/>
              <w:contextualSpacing w:val="0"/>
              <w:jc w:val="left"/>
              <w:rPr>
                <w:ins w:id="8197" w:author="Phuong Truong Thi" w:date="2024-10-16T00:58:00Z"/>
                <w:rFonts w:eastAsia="Times New Roman"/>
                <w:szCs w:val="24"/>
                <w:lang w:val="vi-VN" w:eastAsia="vi-VN"/>
              </w:rPr>
            </w:pPr>
          </w:p>
        </w:tc>
        <w:tc>
          <w:tcPr>
            <w:tcW w:w="1735" w:type="dxa"/>
            <w:shd w:val="clear" w:color="auto" w:fill="auto"/>
            <w:vAlign w:val="center"/>
            <w:hideMark/>
            <w:tcPrChange w:id="8198" w:author="Phuong Truong Thi" w:date="2024-11-25T04:31:00Z">
              <w:tcPr>
                <w:tcW w:w="1735" w:type="dxa"/>
                <w:shd w:val="clear" w:color="auto" w:fill="auto"/>
                <w:vAlign w:val="center"/>
                <w:hideMark/>
              </w:tcPr>
            </w:tcPrChange>
          </w:tcPr>
          <w:p w14:paraId="61543D57" w14:textId="77777777" w:rsidR="00F868EA" w:rsidRPr="008E60BE" w:rsidRDefault="00F868EA" w:rsidP="00817E47">
            <w:pPr>
              <w:spacing w:before="0" w:line="240" w:lineRule="auto"/>
              <w:contextualSpacing w:val="0"/>
              <w:rPr>
                <w:ins w:id="8199" w:author="Phuong Truong Thi" w:date="2024-10-16T00:58:00Z"/>
                <w:rFonts w:ascii="Times New Roman" w:eastAsia="Times New Roman" w:hAnsi="Times New Roman"/>
                <w:sz w:val="24"/>
                <w:szCs w:val="24"/>
                <w:lang w:val="vi-VN" w:eastAsia="vi-VN"/>
              </w:rPr>
            </w:pPr>
            <w:ins w:id="8200" w:author="Phuong Truong Thi" w:date="2024-10-16T00:58:00Z">
              <w:r w:rsidRPr="008E60BE">
                <w:rPr>
                  <w:rFonts w:ascii="Times New Roman" w:hAnsi="Times New Roman"/>
                  <w:color w:val="000000"/>
                  <w:sz w:val="24"/>
                  <w:szCs w:val="24"/>
                </w:rPr>
                <w:t>Mã khu vực</w:t>
              </w:r>
            </w:ins>
          </w:p>
        </w:tc>
        <w:tc>
          <w:tcPr>
            <w:tcW w:w="2270" w:type="dxa"/>
            <w:vAlign w:val="center"/>
            <w:tcPrChange w:id="8201" w:author="Phuong Truong Thi" w:date="2024-11-25T04:31:00Z">
              <w:tcPr>
                <w:tcW w:w="2230" w:type="dxa"/>
                <w:vAlign w:val="center"/>
              </w:tcPr>
            </w:tcPrChange>
          </w:tcPr>
          <w:p w14:paraId="77C22265" w14:textId="77777777" w:rsidR="00F868EA" w:rsidRPr="00B66378" w:rsidRDefault="00F868EA" w:rsidP="00817E47">
            <w:pPr>
              <w:spacing w:before="0" w:line="240" w:lineRule="auto"/>
              <w:contextualSpacing w:val="0"/>
              <w:rPr>
                <w:ins w:id="8202" w:author="Phuong Truong Thi" w:date="2024-10-16T00:58:00Z"/>
                <w:rFonts w:ascii="Times New Roman" w:eastAsia="Times New Roman" w:hAnsi="Times New Roman"/>
                <w:sz w:val="24"/>
                <w:szCs w:val="24"/>
                <w:lang w:val="vi-VN" w:eastAsia="vi-VN"/>
              </w:rPr>
            </w:pPr>
            <w:ins w:id="8203" w:author="Phuong Truong Thi" w:date="2024-10-16T00:58:00Z">
              <w:r w:rsidRPr="00B66378">
                <w:rPr>
                  <w:rFonts w:ascii="Times New Roman" w:hAnsi="Times New Roman"/>
                  <w:color w:val="000000"/>
                  <w:sz w:val="24"/>
                  <w:szCs w:val="24"/>
                  <w:lang w:val="vi-VN"/>
                </w:rPr>
                <w:t>Mã khu vực quản lý khách hàng</w:t>
              </w:r>
            </w:ins>
          </w:p>
        </w:tc>
        <w:tc>
          <w:tcPr>
            <w:tcW w:w="1030" w:type="dxa"/>
            <w:tcPrChange w:id="8204" w:author="Phuong Truong Thi" w:date="2024-11-25T04:31:00Z">
              <w:tcPr>
                <w:tcW w:w="1070" w:type="dxa"/>
                <w:gridSpan w:val="2"/>
              </w:tcPr>
            </w:tcPrChange>
          </w:tcPr>
          <w:p w14:paraId="6DAE7D31" w14:textId="77777777" w:rsidR="00F868EA" w:rsidRPr="00FF4CD3" w:rsidRDefault="00F868EA" w:rsidP="00817E47">
            <w:pPr>
              <w:spacing w:before="0" w:line="240" w:lineRule="auto"/>
              <w:contextualSpacing w:val="0"/>
              <w:jc w:val="center"/>
              <w:rPr>
                <w:ins w:id="8205" w:author="Phuong Truong Thi" w:date="2024-10-16T00:58:00Z"/>
                <w:rFonts w:ascii="Times New Roman" w:eastAsia="Times New Roman" w:hAnsi="Times New Roman"/>
                <w:sz w:val="24"/>
                <w:szCs w:val="24"/>
                <w:lang w:val="vi-VN" w:eastAsia="vi-VN"/>
              </w:rPr>
            </w:pPr>
            <w:ins w:id="8206" w:author="Phuong Truong Thi" w:date="2024-10-16T00:58:00Z">
              <w:r>
                <w:rPr>
                  <w:rFonts w:ascii="Times New Roman" w:eastAsia="Times New Roman" w:hAnsi="Times New Roman"/>
                  <w:sz w:val="24"/>
                  <w:szCs w:val="24"/>
                  <w:lang w:val="vi-VN" w:eastAsia="vi-VN"/>
                </w:rPr>
                <w:t>CRM</w:t>
              </w:r>
            </w:ins>
          </w:p>
        </w:tc>
        <w:tc>
          <w:tcPr>
            <w:tcW w:w="1236" w:type="dxa"/>
            <w:tcPrChange w:id="8207" w:author="Phuong Truong Thi" w:date="2024-11-25T04:31:00Z">
              <w:tcPr>
                <w:tcW w:w="1236" w:type="dxa"/>
              </w:tcPr>
            </w:tcPrChange>
          </w:tcPr>
          <w:p w14:paraId="45539DDD" w14:textId="77777777" w:rsidR="00536F03" w:rsidRDefault="00536F03" w:rsidP="00536F03">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5A05AE6B" w14:textId="77777777" w:rsidR="00F868EA" w:rsidRPr="00B66378" w:rsidRDefault="00F868EA" w:rsidP="00817E47">
            <w:pPr>
              <w:spacing w:before="0" w:line="240" w:lineRule="auto"/>
              <w:contextualSpacing w:val="0"/>
              <w:rPr>
                <w:ins w:id="8208" w:author="Phuong Truong Thi" w:date="2024-10-16T00:58:00Z"/>
                <w:rFonts w:ascii="Times New Roman" w:eastAsia="Times New Roman" w:hAnsi="Times New Roman"/>
                <w:sz w:val="24"/>
                <w:szCs w:val="24"/>
                <w:lang w:val="vi-VN" w:eastAsia="vi-VN"/>
              </w:rPr>
            </w:pPr>
          </w:p>
        </w:tc>
        <w:tc>
          <w:tcPr>
            <w:tcW w:w="1276" w:type="dxa"/>
            <w:shd w:val="clear" w:color="auto" w:fill="auto"/>
            <w:noWrap/>
            <w:vAlign w:val="center"/>
            <w:tcPrChange w:id="8209" w:author="Phuong Truong Thi" w:date="2024-11-25T04:31:00Z">
              <w:tcPr>
                <w:tcW w:w="1276" w:type="dxa"/>
                <w:shd w:val="clear" w:color="auto" w:fill="auto"/>
                <w:noWrap/>
                <w:vAlign w:val="center"/>
              </w:tcPr>
            </w:tcPrChange>
          </w:tcPr>
          <w:p w14:paraId="2701352F" w14:textId="77777777" w:rsidR="00F868EA" w:rsidRPr="00AD0E1A" w:rsidRDefault="00F868EA" w:rsidP="00817E47">
            <w:pPr>
              <w:spacing w:before="0" w:line="240" w:lineRule="auto"/>
              <w:contextualSpacing w:val="0"/>
              <w:rPr>
                <w:ins w:id="8210" w:author="Phuong Truong Thi" w:date="2024-10-16T00:58:00Z"/>
                <w:rFonts w:ascii="Times New Roman" w:eastAsia="Times New Roman" w:hAnsi="Times New Roman"/>
                <w:sz w:val="24"/>
                <w:szCs w:val="24"/>
                <w:lang w:val="vi-VN" w:eastAsia="vi-VN"/>
              </w:rPr>
            </w:pPr>
          </w:p>
        </w:tc>
        <w:tc>
          <w:tcPr>
            <w:tcW w:w="992" w:type="dxa"/>
            <w:tcPrChange w:id="8211" w:author="Phuong Truong Thi" w:date="2024-11-25T04:31:00Z">
              <w:tcPr>
                <w:tcW w:w="992" w:type="dxa"/>
              </w:tcPr>
            </w:tcPrChange>
          </w:tcPr>
          <w:p w14:paraId="74621EA4" w14:textId="77777777" w:rsidR="00F868EA" w:rsidRPr="00AD0E1A" w:rsidRDefault="00F868EA" w:rsidP="00817E47">
            <w:pPr>
              <w:spacing w:before="0" w:line="240" w:lineRule="auto"/>
              <w:contextualSpacing w:val="0"/>
              <w:jc w:val="center"/>
              <w:rPr>
                <w:ins w:id="8212" w:author="Phuong Truong Thi" w:date="2024-10-16T00:58:00Z"/>
                <w:rFonts w:ascii="Times New Roman" w:eastAsia="Times New Roman" w:hAnsi="Times New Roman"/>
                <w:sz w:val="24"/>
                <w:szCs w:val="24"/>
                <w:lang w:val="vi-VN" w:eastAsia="vi-VN"/>
              </w:rPr>
            </w:pPr>
            <w:ins w:id="8213" w:author="Phuong Truong Thi" w:date="2024-10-16T00:58:00Z">
              <w:r w:rsidRPr="00CC7615">
                <w:rPr>
                  <w:rFonts w:ascii="Times New Roman" w:eastAsia="Times New Roman" w:hAnsi="Times New Roman"/>
                  <w:sz w:val="24"/>
                  <w:szCs w:val="24"/>
                  <w:lang w:eastAsia="vi-VN"/>
                </w:rPr>
                <w:t>N</w:t>
              </w:r>
            </w:ins>
          </w:p>
        </w:tc>
      </w:tr>
      <w:tr w:rsidR="00F868EA" w:rsidRPr="00AD0E1A" w14:paraId="22F7BAE6" w14:textId="77777777" w:rsidTr="00975861">
        <w:trPr>
          <w:trHeight w:val="276"/>
          <w:ins w:id="8214" w:author="Phuong Truong Thi" w:date="2024-10-16T00:58:00Z"/>
          <w:trPrChange w:id="8215" w:author="Phuong Truong Thi" w:date="2024-11-25T04:31:00Z">
            <w:trPr>
              <w:trHeight w:val="276"/>
            </w:trPr>
          </w:trPrChange>
        </w:trPr>
        <w:tc>
          <w:tcPr>
            <w:tcW w:w="670" w:type="dxa"/>
            <w:shd w:val="clear" w:color="auto" w:fill="auto"/>
            <w:vAlign w:val="center"/>
            <w:tcPrChange w:id="8216" w:author="Phuong Truong Thi" w:date="2024-11-25T04:31:00Z">
              <w:tcPr>
                <w:tcW w:w="670" w:type="dxa"/>
                <w:shd w:val="clear" w:color="auto" w:fill="auto"/>
                <w:vAlign w:val="center"/>
              </w:tcPr>
            </w:tcPrChange>
          </w:tcPr>
          <w:p w14:paraId="3FC9F448" w14:textId="77777777" w:rsidR="00F868EA" w:rsidRPr="00AD0E1A" w:rsidRDefault="00F868EA" w:rsidP="00817E47">
            <w:pPr>
              <w:pStyle w:val="ListParagraph"/>
              <w:numPr>
                <w:ilvl w:val="0"/>
                <w:numId w:val="62"/>
              </w:numPr>
              <w:spacing w:before="0" w:line="240" w:lineRule="auto"/>
              <w:contextualSpacing w:val="0"/>
              <w:jc w:val="left"/>
              <w:rPr>
                <w:ins w:id="8217" w:author="Phuong Truong Thi" w:date="2024-10-16T00:58:00Z"/>
                <w:rFonts w:eastAsia="Times New Roman"/>
                <w:szCs w:val="24"/>
                <w:lang w:val="vi-VN" w:eastAsia="vi-VN"/>
              </w:rPr>
            </w:pPr>
          </w:p>
        </w:tc>
        <w:tc>
          <w:tcPr>
            <w:tcW w:w="1735" w:type="dxa"/>
            <w:shd w:val="clear" w:color="auto" w:fill="auto"/>
            <w:vAlign w:val="center"/>
            <w:tcPrChange w:id="8218" w:author="Phuong Truong Thi" w:date="2024-11-25T04:31:00Z">
              <w:tcPr>
                <w:tcW w:w="1735" w:type="dxa"/>
                <w:shd w:val="clear" w:color="auto" w:fill="auto"/>
                <w:vAlign w:val="center"/>
              </w:tcPr>
            </w:tcPrChange>
          </w:tcPr>
          <w:p w14:paraId="41AD4573" w14:textId="77777777" w:rsidR="00F868EA" w:rsidRPr="008E60BE" w:rsidRDefault="00F868EA" w:rsidP="00817E47">
            <w:pPr>
              <w:spacing w:before="0" w:line="240" w:lineRule="auto"/>
              <w:contextualSpacing w:val="0"/>
              <w:rPr>
                <w:ins w:id="8219" w:author="Phuong Truong Thi" w:date="2024-10-16T00:58:00Z"/>
                <w:rFonts w:ascii="Times New Roman" w:hAnsi="Times New Roman"/>
                <w:sz w:val="24"/>
                <w:szCs w:val="24"/>
              </w:rPr>
            </w:pPr>
            <w:ins w:id="8220" w:author="Phuong Truong Thi" w:date="2024-10-16T00:58:00Z">
              <w:r w:rsidRPr="008E60BE">
                <w:rPr>
                  <w:rFonts w:ascii="Times New Roman" w:hAnsi="Times New Roman"/>
                  <w:color w:val="000000"/>
                  <w:sz w:val="24"/>
                  <w:szCs w:val="24"/>
                </w:rPr>
                <w:t>Tên khu vực</w:t>
              </w:r>
            </w:ins>
          </w:p>
        </w:tc>
        <w:tc>
          <w:tcPr>
            <w:tcW w:w="2270" w:type="dxa"/>
            <w:vAlign w:val="center"/>
            <w:tcPrChange w:id="8221" w:author="Phuong Truong Thi" w:date="2024-11-25T04:31:00Z">
              <w:tcPr>
                <w:tcW w:w="2230" w:type="dxa"/>
                <w:vAlign w:val="center"/>
              </w:tcPr>
            </w:tcPrChange>
          </w:tcPr>
          <w:p w14:paraId="2F4E17B5" w14:textId="77777777" w:rsidR="00F868EA" w:rsidRPr="00521C1C" w:rsidRDefault="00F868EA" w:rsidP="00817E47">
            <w:pPr>
              <w:spacing w:before="0" w:line="240" w:lineRule="auto"/>
              <w:contextualSpacing w:val="0"/>
              <w:rPr>
                <w:ins w:id="8222" w:author="Phuong Truong Thi" w:date="2024-10-16T00:58:00Z"/>
                <w:rFonts w:ascii="Times New Roman" w:eastAsia="Times New Roman" w:hAnsi="Times New Roman"/>
                <w:sz w:val="24"/>
                <w:szCs w:val="24"/>
                <w:lang w:eastAsia="vi-VN"/>
              </w:rPr>
            </w:pPr>
            <w:ins w:id="8223" w:author="Phuong Truong Thi" w:date="2024-10-16T00:58:00Z">
              <w:r w:rsidRPr="00521C1C">
                <w:rPr>
                  <w:rFonts w:ascii="Times New Roman" w:hAnsi="Times New Roman"/>
                  <w:color w:val="000000"/>
                  <w:sz w:val="24"/>
                  <w:szCs w:val="24"/>
                </w:rPr>
                <w:t>Tên khu vực quản lý khách hàng</w:t>
              </w:r>
            </w:ins>
          </w:p>
        </w:tc>
        <w:tc>
          <w:tcPr>
            <w:tcW w:w="1030" w:type="dxa"/>
            <w:tcPrChange w:id="8224" w:author="Phuong Truong Thi" w:date="2024-11-25T04:31:00Z">
              <w:tcPr>
                <w:tcW w:w="1070" w:type="dxa"/>
                <w:gridSpan w:val="2"/>
              </w:tcPr>
            </w:tcPrChange>
          </w:tcPr>
          <w:p w14:paraId="61F046CE" w14:textId="77777777" w:rsidR="00F868EA" w:rsidRPr="00AD0E1A" w:rsidRDefault="00F868EA" w:rsidP="00817E47">
            <w:pPr>
              <w:spacing w:before="0" w:line="240" w:lineRule="auto"/>
              <w:contextualSpacing w:val="0"/>
              <w:jc w:val="center"/>
              <w:rPr>
                <w:ins w:id="8225" w:author="Phuong Truong Thi" w:date="2024-10-16T00:58:00Z"/>
                <w:rFonts w:ascii="Times New Roman" w:eastAsia="Times New Roman" w:hAnsi="Times New Roman"/>
                <w:sz w:val="24"/>
                <w:szCs w:val="24"/>
                <w:lang w:eastAsia="vi-VN"/>
              </w:rPr>
            </w:pPr>
            <w:ins w:id="8226" w:author="Phuong Truong Thi" w:date="2024-10-16T00:58:00Z">
              <w:r>
                <w:rPr>
                  <w:rFonts w:ascii="Times New Roman" w:eastAsia="Times New Roman" w:hAnsi="Times New Roman"/>
                  <w:sz w:val="24"/>
                  <w:szCs w:val="24"/>
                  <w:lang w:val="vi-VN" w:eastAsia="vi-VN"/>
                </w:rPr>
                <w:t>CRM</w:t>
              </w:r>
            </w:ins>
          </w:p>
        </w:tc>
        <w:tc>
          <w:tcPr>
            <w:tcW w:w="1236" w:type="dxa"/>
            <w:tcPrChange w:id="8227" w:author="Phuong Truong Thi" w:date="2024-11-25T04:31:00Z">
              <w:tcPr>
                <w:tcW w:w="1236" w:type="dxa"/>
              </w:tcPr>
            </w:tcPrChange>
          </w:tcPr>
          <w:p w14:paraId="56544B85" w14:textId="77777777" w:rsidR="00536F03" w:rsidRDefault="00536F03" w:rsidP="00536F03">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59D934AF" w14:textId="77777777" w:rsidR="00F868EA" w:rsidRPr="00AD0E1A" w:rsidRDefault="00F868EA" w:rsidP="00817E47">
            <w:pPr>
              <w:spacing w:before="0" w:line="240" w:lineRule="auto"/>
              <w:contextualSpacing w:val="0"/>
              <w:rPr>
                <w:ins w:id="8228" w:author="Phuong Truong Thi" w:date="2024-10-16T00:58:00Z"/>
                <w:rFonts w:ascii="Times New Roman" w:eastAsia="Times New Roman" w:hAnsi="Times New Roman"/>
                <w:sz w:val="24"/>
                <w:szCs w:val="24"/>
                <w:lang w:eastAsia="vi-VN"/>
              </w:rPr>
            </w:pPr>
          </w:p>
        </w:tc>
        <w:tc>
          <w:tcPr>
            <w:tcW w:w="1276" w:type="dxa"/>
            <w:shd w:val="clear" w:color="auto" w:fill="auto"/>
            <w:noWrap/>
            <w:vAlign w:val="center"/>
            <w:tcPrChange w:id="8229" w:author="Phuong Truong Thi" w:date="2024-11-25T04:31:00Z">
              <w:tcPr>
                <w:tcW w:w="1276" w:type="dxa"/>
                <w:shd w:val="clear" w:color="auto" w:fill="auto"/>
                <w:noWrap/>
                <w:vAlign w:val="center"/>
              </w:tcPr>
            </w:tcPrChange>
          </w:tcPr>
          <w:p w14:paraId="7CC71455" w14:textId="77777777" w:rsidR="00F868EA" w:rsidRPr="00AD0E1A" w:rsidRDefault="00F868EA" w:rsidP="00817E47">
            <w:pPr>
              <w:spacing w:before="0" w:line="240" w:lineRule="auto"/>
              <w:contextualSpacing w:val="0"/>
              <w:rPr>
                <w:ins w:id="8230" w:author="Phuong Truong Thi" w:date="2024-10-16T00:58:00Z"/>
                <w:rFonts w:ascii="Times New Roman" w:eastAsia="Times New Roman" w:hAnsi="Times New Roman"/>
                <w:sz w:val="24"/>
                <w:szCs w:val="24"/>
                <w:lang w:val="vi-VN" w:eastAsia="vi-VN"/>
              </w:rPr>
            </w:pPr>
          </w:p>
        </w:tc>
        <w:tc>
          <w:tcPr>
            <w:tcW w:w="992" w:type="dxa"/>
            <w:tcPrChange w:id="8231" w:author="Phuong Truong Thi" w:date="2024-11-25T04:31:00Z">
              <w:tcPr>
                <w:tcW w:w="992" w:type="dxa"/>
              </w:tcPr>
            </w:tcPrChange>
          </w:tcPr>
          <w:p w14:paraId="7C63FD42" w14:textId="77777777" w:rsidR="00F868EA" w:rsidRPr="00AD0E1A" w:rsidRDefault="00F868EA" w:rsidP="00817E47">
            <w:pPr>
              <w:spacing w:before="0" w:line="240" w:lineRule="auto"/>
              <w:contextualSpacing w:val="0"/>
              <w:jc w:val="center"/>
              <w:rPr>
                <w:ins w:id="8232" w:author="Phuong Truong Thi" w:date="2024-10-16T00:58:00Z"/>
                <w:rFonts w:ascii="Times New Roman" w:eastAsia="Times New Roman" w:hAnsi="Times New Roman"/>
                <w:sz w:val="24"/>
                <w:szCs w:val="24"/>
                <w:lang w:val="vi-VN" w:eastAsia="vi-VN"/>
              </w:rPr>
            </w:pPr>
            <w:ins w:id="8233" w:author="Phuong Truong Thi" w:date="2024-10-16T00:58:00Z">
              <w:r w:rsidRPr="00CC7615">
                <w:rPr>
                  <w:rFonts w:ascii="Times New Roman" w:eastAsia="Times New Roman" w:hAnsi="Times New Roman"/>
                  <w:sz w:val="24"/>
                  <w:szCs w:val="24"/>
                  <w:lang w:eastAsia="vi-VN"/>
                </w:rPr>
                <w:t>N</w:t>
              </w:r>
            </w:ins>
          </w:p>
        </w:tc>
      </w:tr>
      <w:tr w:rsidR="00F868EA" w:rsidRPr="00AD0E1A" w14:paraId="7A84449B" w14:textId="77777777" w:rsidTr="00975861">
        <w:trPr>
          <w:trHeight w:val="276"/>
          <w:ins w:id="8234" w:author="Phuong Truong Thi" w:date="2024-10-16T00:58:00Z"/>
          <w:trPrChange w:id="8235" w:author="Phuong Truong Thi" w:date="2024-11-25T04:31:00Z">
            <w:trPr>
              <w:trHeight w:val="276"/>
            </w:trPr>
          </w:trPrChange>
        </w:trPr>
        <w:tc>
          <w:tcPr>
            <w:tcW w:w="670" w:type="dxa"/>
            <w:shd w:val="clear" w:color="auto" w:fill="auto"/>
            <w:vAlign w:val="center"/>
            <w:tcPrChange w:id="8236" w:author="Phuong Truong Thi" w:date="2024-11-25T04:31:00Z">
              <w:tcPr>
                <w:tcW w:w="670" w:type="dxa"/>
                <w:shd w:val="clear" w:color="auto" w:fill="auto"/>
                <w:vAlign w:val="center"/>
              </w:tcPr>
            </w:tcPrChange>
          </w:tcPr>
          <w:p w14:paraId="14C9CF04" w14:textId="77777777" w:rsidR="00F868EA" w:rsidRPr="00AD0E1A" w:rsidRDefault="00F868EA" w:rsidP="00817E47">
            <w:pPr>
              <w:pStyle w:val="ListParagraph"/>
              <w:numPr>
                <w:ilvl w:val="0"/>
                <w:numId w:val="62"/>
              </w:numPr>
              <w:spacing w:before="0" w:line="240" w:lineRule="auto"/>
              <w:contextualSpacing w:val="0"/>
              <w:jc w:val="left"/>
              <w:rPr>
                <w:ins w:id="8237" w:author="Phuong Truong Thi" w:date="2024-10-16T00:58:00Z"/>
                <w:rFonts w:eastAsia="Times New Roman"/>
                <w:szCs w:val="24"/>
                <w:lang w:val="vi-VN" w:eastAsia="vi-VN"/>
              </w:rPr>
            </w:pPr>
          </w:p>
        </w:tc>
        <w:tc>
          <w:tcPr>
            <w:tcW w:w="1735" w:type="dxa"/>
            <w:shd w:val="clear" w:color="auto" w:fill="auto"/>
            <w:vAlign w:val="center"/>
            <w:tcPrChange w:id="8238" w:author="Phuong Truong Thi" w:date="2024-11-25T04:31:00Z">
              <w:tcPr>
                <w:tcW w:w="1735" w:type="dxa"/>
                <w:shd w:val="clear" w:color="auto" w:fill="auto"/>
                <w:vAlign w:val="center"/>
              </w:tcPr>
            </w:tcPrChange>
          </w:tcPr>
          <w:p w14:paraId="1D178E8B" w14:textId="77777777" w:rsidR="00F868EA" w:rsidRPr="008E60BE" w:rsidRDefault="00F868EA" w:rsidP="00817E47">
            <w:pPr>
              <w:spacing w:before="0" w:line="240" w:lineRule="auto"/>
              <w:contextualSpacing w:val="0"/>
              <w:rPr>
                <w:ins w:id="8239" w:author="Phuong Truong Thi" w:date="2024-10-16T00:58:00Z"/>
                <w:rFonts w:ascii="Times New Roman" w:hAnsi="Times New Roman"/>
                <w:sz w:val="24"/>
                <w:szCs w:val="24"/>
              </w:rPr>
            </w:pPr>
            <w:ins w:id="8240" w:author="Phuong Truong Thi" w:date="2024-10-16T00:58:00Z">
              <w:r w:rsidRPr="008E60BE">
                <w:rPr>
                  <w:rFonts w:ascii="Times New Roman" w:hAnsi="Times New Roman"/>
                  <w:color w:val="000000"/>
                  <w:sz w:val="24"/>
                  <w:szCs w:val="24"/>
                </w:rPr>
                <w:t>Tên vùng</w:t>
              </w:r>
            </w:ins>
          </w:p>
        </w:tc>
        <w:tc>
          <w:tcPr>
            <w:tcW w:w="2270" w:type="dxa"/>
            <w:vAlign w:val="center"/>
            <w:tcPrChange w:id="8241" w:author="Phuong Truong Thi" w:date="2024-11-25T04:31:00Z">
              <w:tcPr>
                <w:tcW w:w="2230" w:type="dxa"/>
                <w:vAlign w:val="center"/>
              </w:tcPr>
            </w:tcPrChange>
          </w:tcPr>
          <w:p w14:paraId="2BC425EA" w14:textId="77777777" w:rsidR="00F868EA" w:rsidRPr="00521C1C" w:rsidRDefault="00F868EA" w:rsidP="00817E47">
            <w:pPr>
              <w:spacing w:before="0" w:line="240" w:lineRule="auto"/>
              <w:contextualSpacing w:val="0"/>
              <w:rPr>
                <w:ins w:id="8242" w:author="Phuong Truong Thi" w:date="2024-10-16T00:58:00Z"/>
                <w:rFonts w:ascii="Times New Roman" w:eastAsia="Times New Roman" w:hAnsi="Times New Roman"/>
                <w:sz w:val="24"/>
                <w:szCs w:val="24"/>
                <w:lang w:eastAsia="vi-VN"/>
              </w:rPr>
            </w:pPr>
            <w:ins w:id="8243" w:author="Phuong Truong Thi" w:date="2024-10-16T00:58:00Z">
              <w:r w:rsidRPr="00521C1C">
                <w:rPr>
                  <w:rFonts w:ascii="Times New Roman" w:hAnsi="Times New Roman"/>
                  <w:color w:val="000000"/>
                  <w:sz w:val="24"/>
                  <w:szCs w:val="24"/>
                </w:rPr>
                <w:t>Vùng quản lý khách hàng. VD: Vùng 1</w:t>
              </w:r>
            </w:ins>
          </w:p>
        </w:tc>
        <w:tc>
          <w:tcPr>
            <w:tcW w:w="1030" w:type="dxa"/>
            <w:tcPrChange w:id="8244" w:author="Phuong Truong Thi" w:date="2024-11-25T04:31:00Z">
              <w:tcPr>
                <w:tcW w:w="1070" w:type="dxa"/>
                <w:gridSpan w:val="2"/>
              </w:tcPr>
            </w:tcPrChange>
          </w:tcPr>
          <w:p w14:paraId="1EEF5D6C" w14:textId="77777777" w:rsidR="00F868EA" w:rsidRPr="00AD0E1A" w:rsidRDefault="00F868EA" w:rsidP="00817E47">
            <w:pPr>
              <w:spacing w:before="0" w:line="240" w:lineRule="auto"/>
              <w:contextualSpacing w:val="0"/>
              <w:jc w:val="center"/>
              <w:rPr>
                <w:ins w:id="8245" w:author="Phuong Truong Thi" w:date="2024-10-16T00:58:00Z"/>
                <w:rFonts w:ascii="Times New Roman" w:eastAsia="Times New Roman" w:hAnsi="Times New Roman"/>
                <w:sz w:val="24"/>
                <w:szCs w:val="24"/>
                <w:lang w:eastAsia="vi-VN"/>
              </w:rPr>
            </w:pPr>
            <w:ins w:id="8246" w:author="Phuong Truong Thi" w:date="2024-10-16T00:58:00Z">
              <w:r>
                <w:rPr>
                  <w:rFonts w:ascii="Times New Roman" w:eastAsia="Times New Roman" w:hAnsi="Times New Roman"/>
                  <w:sz w:val="24"/>
                  <w:szCs w:val="24"/>
                  <w:lang w:val="vi-VN" w:eastAsia="vi-VN"/>
                </w:rPr>
                <w:t>CRM</w:t>
              </w:r>
            </w:ins>
          </w:p>
        </w:tc>
        <w:tc>
          <w:tcPr>
            <w:tcW w:w="1236" w:type="dxa"/>
            <w:tcPrChange w:id="8247" w:author="Phuong Truong Thi" w:date="2024-11-25T04:31:00Z">
              <w:tcPr>
                <w:tcW w:w="1236" w:type="dxa"/>
              </w:tcPr>
            </w:tcPrChange>
          </w:tcPr>
          <w:p w14:paraId="4DFEEB9E" w14:textId="77777777" w:rsidR="00536F03" w:rsidRDefault="00536F03" w:rsidP="00536F03">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5FDFC2C9" w14:textId="77777777" w:rsidR="00F868EA" w:rsidRPr="00AD0E1A" w:rsidRDefault="00F868EA" w:rsidP="00817E47">
            <w:pPr>
              <w:spacing w:before="0" w:line="240" w:lineRule="auto"/>
              <w:contextualSpacing w:val="0"/>
              <w:rPr>
                <w:ins w:id="8248" w:author="Phuong Truong Thi" w:date="2024-10-16T00:58:00Z"/>
                <w:rFonts w:ascii="Times New Roman" w:eastAsia="Times New Roman" w:hAnsi="Times New Roman"/>
                <w:sz w:val="24"/>
                <w:szCs w:val="24"/>
                <w:lang w:eastAsia="vi-VN"/>
              </w:rPr>
            </w:pPr>
          </w:p>
        </w:tc>
        <w:tc>
          <w:tcPr>
            <w:tcW w:w="1276" w:type="dxa"/>
            <w:shd w:val="clear" w:color="auto" w:fill="auto"/>
            <w:noWrap/>
            <w:vAlign w:val="center"/>
            <w:tcPrChange w:id="8249" w:author="Phuong Truong Thi" w:date="2024-11-25T04:31:00Z">
              <w:tcPr>
                <w:tcW w:w="1276" w:type="dxa"/>
                <w:shd w:val="clear" w:color="auto" w:fill="auto"/>
                <w:noWrap/>
                <w:vAlign w:val="center"/>
              </w:tcPr>
            </w:tcPrChange>
          </w:tcPr>
          <w:p w14:paraId="26408EF5" w14:textId="77777777" w:rsidR="00F868EA" w:rsidRPr="00AD0E1A" w:rsidRDefault="00F868EA" w:rsidP="00817E47">
            <w:pPr>
              <w:spacing w:before="0" w:line="240" w:lineRule="auto"/>
              <w:contextualSpacing w:val="0"/>
              <w:rPr>
                <w:ins w:id="8250" w:author="Phuong Truong Thi" w:date="2024-10-16T00:58:00Z"/>
                <w:rFonts w:ascii="Times New Roman" w:eastAsia="Times New Roman" w:hAnsi="Times New Roman"/>
                <w:sz w:val="24"/>
                <w:szCs w:val="24"/>
                <w:lang w:val="vi-VN" w:eastAsia="vi-VN"/>
              </w:rPr>
            </w:pPr>
          </w:p>
        </w:tc>
        <w:tc>
          <w:tcPr>
            <w:tcW w:w="992" w:type="dxa"/>
            <w:tcPrChange w:id="8251" w:author="Phuong Truong Thi" w:date="2024-11-25T04:31:00Z">
              <w:tcPr>
                <w:tcW w:w="992" w:type="dxa"/>
              </w:tcPr>
            </w:tcPrChange>
          </w:tcPr>
          <w:p w14:paraId="15B92319" w14:textId="77777777" w:rsidR="00F868EA" w:rsidRPr="00AD0E1A" w:rsidRDefault="00F868EA" w:rsidP="00817E47">
            <w:pPr>
              <w:spacing w:before="0" w:line="240" w:lineRule="auto"/>
              <w:contextualSpacing w:val="0"/>
              <w:jc w:val="center"/>
              <w:rPr>
                <w:ins w:id="8252" w:author="Phuong Truong Thi" w:date="2024-10-16T00:58:00Z"/>
                <w:rFonts w:ascii="Times New Roman" w:eastAsia="Times New Roman" w:hAnsi="Times New Roman"/>
                <w:sz w:val="24"/>
                <w:szCs w:val="24"/>
                <w:lang w:val="vi-VN" w:eastAsia="vi-VN"/>
              </w:rPr>
            </w:pPr>
            <w:ins w:id="8253" w:author="Phuong Truong Thi" w:date="2024-10-16T00:58:00Z">
              <w:r w:rsidRPr="00CC7615">
                <w:rPr>
                  <w:rFonts w:ascii="Times New Roman" w:eastAsia="Times New Roman" w:hAnsi="Times New Roman"/>
                  <w:sz w:val="24"/>
                  <w:szCs w:val="24"/>
                  <w:lang w:eastAsia="vi-VN"/>
                </w:rPr>
                <w:t>N</w:t>
              </w:r>
            </w:ins>
          </w:p>
        </w:tc>
      </w:tr>
      <w:tr w:rsidR="00F868EA" w:rsidRPr="00AD0E1A" w14:paraId="18057389" w14:textId="77777777" w:rsidTr="00975861">
        <w:trPr>
          <w:trHeight w:val="276"/>
          <w:ins w:id="8254" w:author="Phuong Truong Thi" w:date="2024-10-16T00:58:00Z"/>
          <w:trPrChange w:id="8255" w:author="Phuong Truong Thi" w:date="2024-11-25T04:31:00Z">
            <w:trPr>
              <w:trHeight w:val="276"/>
            </w:trPr>
          </w:trPrChange>
        </w:trPr>
        <w:tc>
          <w:tcPr>
            <w:tcW w:w="670" w:type="dxa"/>
            <w:shd w:val="clear" w:color="auto" w:fill="auto"/>
            <w:vAlign w:val="center"/>
            <w:tcPrChange w:id="8256" w:author="Phuong Truong Thi" w:date="2024-11-25T04:31:00Z">
              <w:tcPr>
                <w:tcW w:w="670" w:type="dxa"/>
                <w:shd w:val="clear" w:color="auto" w:fill="auto"/>
                <w:vAlign w:val="center"/>
              </w:tcPr>
            </w:tcPrChange>
          </w:tcPr>
          <w:p w14:paraId="3F48D5EF" w14:textId="77777777" w:rsidR="00F868EA" w:rsidRPr="00AD0E1A" w:rsidRDefault="00F868EA" w:rsidP="00817E47">
            <w:pPr>
              <w:pStyle w:val="ListParagraph"/>
              <w:numPr>
                <w:ilvl w:val="0"/>
                <w:numId w:val="62"/>
              </w:numPr>
              <w:spacing w:before="0" w:line="240" w:lineRule="auto"/>
              <w:contextualSpacing w:val="0"/>
              <w:jc w:val="left"/>
              <w:rPr>
                <w:ins w:id="8257" w:author="Phuong Truong Thi" w:date="2024-10-16T00:58:00Z"/>
                <w:rFonts w:eastAsia="Times New Roman"/>
                <w:szCs w:val="24"/>
                <w:lang w:val="vi-VN" w:eastAsia="vi-VN"/>
              </w:rPr>
            </w:pPr>
          </w:p>
        </w:tc>
        <w:tc>
          <w:tcPr>
            <w:tcW w:w="1735" w:type="dxa"/>
            <w:shd w:val="clear" w:color="auto" w:fill="auto"/>
            <w:vAlign w:val="center"/>
            <w:tcPrChange w:id="8258" w:author="Phuong Truong Thi" w:date="2024-11-25T04:31:00Z">
              <w:tcPr>
                <w:tcW w:w="1735" w:type="dxa"/>
                <w:shd w:val="clear" w:color="auto" w:fill="auto"/>
                <w:vAlign w:val="center"/>
              </w:tcPr>
            </w:tcPrChange>
          </w:tcPr>
          <w:p w14:paraId="684413C1" w14:textId="77777777" w:rsidR="00F868EA" w:rsidRPr="008E60BE" w:rsidRDefault="00F868EA" w:rsidP="00817E47">
            <w:pPr>
              <w:spacing w:before="0" w:line="240" w:lineRule="auto"/>
              <w:contextualSpacing w:val="0"/>
              <w:rPr>
                <w:ins w:id="8259" w:author="Phuong Truong Thi" w:date="2024-10-16T00:58:00Z"/>
                <w:rFonts w:ascii="Times New Roman" w:hAnsi="Times New Roman"/>
                <w:sz w:val="24"/>
                <w:szCs w:val="24"/>
              </w:rPr>
            </w:pPr>
            <w:ins w:id="8260" w:author="Phuong Truong Thi" w:date="2024-10-16T00:58:00Z">
              <w:r w:rsidRPr="008E60BE">
                <w:rPr>
                  <w:rFonts w:ascii="Times New Roman" w:hAnsi="Times New Roman"/>
                  <w:color w:val="000000"/>
                  <w:sz w:val="24"/>
                  <w:szCs w:val="24"/>
                </w:rPr>
                <w:t>Mã DAO CBBH</w:t>
              </w:r>
            </w:ins>
          </w:p>
        </w:tc>
        <w:tc>
          <w:tcPr>
            <w:tcW w:w="2270" w:type="dxa"/>
            <w:vAlign w:val="center"/>
            <w:tcPrChange w:id="8261" w:author="Phuong Truong Thi" w:date="2024-11-25T04:31:00Z">
              <w:tcPr>
                <w:tcW w:w="2230" w:type="dxa"/>
                <w:vAlign w:val="center"/>
              </w:tcPr>
            </w:tcPrChange>
          </w:tcPr>
          <w:p w14:paraId="16B6BC77" w14:textId="77777777" w:rsidR="00F868EA" w:rsidRPr="00521C1C" w:rsidRDefault="00F868EA" w:rsidP="00817E47">
            <w:pPr>
              <w:spacing w:before="0" w:line="240" w:lineRule="auto"/>
              <w:contextualSpacing w:val="0"/>
              <w:rPr>
                <w:ins w:id="8262" w:author="Phuong Truong Thi" w:date="2024-10-16T00:58:00Z"/>
                <w:rFonts w:ascii="Times New Roman" w:eastAsia="Times New Roman" w:hAnsi="Times New Roman"/>
                <w:sz w:val="24"/>
                <w:szCs w:val="24"/>
                <w:lang w:eastAsia="vi-VN"/>
              </w:rPr>
            </w:pPr>
            <w:ins w:id="8263" w:author="Phuong Truong Thi" w:date="2024-10-16T00:58:00Z">
              <w:r w:rsidRPr="00521C1C">
                <w:rPr>
                  <w:rFonts w:ascii="Times New Roman" w:hAnsi="Times New Roman"/>
                  <w:color w:val="000000"/>
                  <w:sz w:val="24"/>
                  <w:szCs w:val="24"/>
                </w:rPr>
                <w:t>DAO cán bộ bán hàng gắn với KH</w:t>
              </w:r>
            </w:ins>
          </w:p>
        </w:tc>
        <w:tc>
          <w:tcPr>
            <w:tcW w:w="1030" w:type="dxa"/>
            <w:tcPrChange w:id="8264" w:author="Phuong Truong Thi" w:date="2024-11-25T04:31:00Z">
              <w:tcPr>
                <w:tcW w:w="1070" w:type="dxa"/>
                <w:gridSpan w:val="2"/>
              </w:tcPr>
            </w:tcPrChange>
          </w:tcPr>
          <w:p w14:paraId="7B68E38A" w14:textId="77777777" w:rsidR="00F868EA" w:rsidRPr="00AD0E1A" w:rsidRDefault="00F868EA" w:rsidP="00817E47">
            <w:pPr>
              <w:spacing w:before="0" w:line="240" w:lineRule="auto"/>
              <w:contextualSpacing w:val="0"/>
              <w:jc w:val="center"/>
              <w:rPr>
                <w:ins w:id="8265" w:author="Phuong Truong Thi" w:date="2024-10-16T00:58:00Z"/>
                <w:rFonts w:ascii="Times New Roman" w:eastAsia="Times New Roman" w:hAnsi="Times New Roman"/>
                <w:sz w:val="24"/>
                <w:szCs w:val="24"/>
                <w:lang w:eastAsia="vi-VN"/>
              </w:rPr>
            </w:pPr>
            <w:ins w:id="8266" w:author="Phuong Truong Thi" w:date="2024-10-16T00:58:00Z">
              <w:r w:rsidRPr="009301CA">
                <w:rPr>
                  <w:rFonts w:ascii="Times New Roman" w:hAnsi="Times New Roman"/>
                  <w:color w:val="000000"/>
                  <w:sz w:val="24"/>
                  <w:szCs w:val="24"/>
                  <w:lang w:val="vi-VN"/>
                </w:rPr>
                <w:t>EZ/T24</w:t>
              </w:r>
            </w:ins>
          </w:p>
        </w:tc>
        <w:tc>
          <w:tcPr>
            <w:tcW w:w="1236" w:type="dxa"/>
            <w:tcPrChange w:id="8267" w:author="Phuong Truong Thi" w:date="2024-11-25T04:31:00Z">
              <w:tcPr>
                <w:tcW w:w="1236" w:type="dxa"/>
              </w:tcPr>
            </w:tcPrChange>
          </w:tcPr>
          <w:p w14:paraId="288A8A04" w14:textId="77777777" w:rsidR="00536F03" w:rsidRDefault="00536F03" w:rsidP="00536F03">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01EE1BD3" w14:textId="77777777" w:rsidR="00F868EA" w:rsidRPr="00AD0E1A" w:rsidRDefault="00F868EA" w:rsidP="00817E47">
            <w:pPr>
              <w:spacing w:before="0" w:line="240" w:lineRule="auto"/>
              <w:contextualSpacing w:val="0"/>
              <w:rPr>
                <w:ins w:id="8268" w:author="Phuong Truong Thi" w:date="2024-10-16T00:58:00Z"/>
                <w:rFonts w:ascii="Times New Roman" w:eastAsia="Times New Roman" w:hAnsi="Times New Roman"/>
                <w:sz w:val="24"/>
                <w:szCs w:val="24"/>
                <w:lang w:eastAsia="vi-VN"/>
              </w:rPr>
            </w:pPr>
          </w:p>
        </w:tc>
        <w:tc>
          <w:tcPr>
            <w:tcW w:w="1276" w:type="dxa"/>
            <w:shd w:val="clear" w:color="auto" w:fill="auto"/>
            <w:noWrap/>
            <w:vAlign w:val="center"/>
            <w:tcPrChange w:id="8269" w:author="Phuong Truong Thi" w:date="2024-11-25T04:31:00Z">
              <w:tcPr>
                <w:tcW w:w="1276" w:type="dxa"/>
                <w:shd w:val="clear" w:color="auto" w:fill="auto"/>
                <w:noWrap/>
                <w:vAlign w:val="center"/>
              </w:tcPr>
            </w:tcPrChange>
          </w:tcPr>
          <w:p w14:paraId="26AE1657" w14:textId="77777777" w:rsidR="00F868EA" w:rsidRPr="00AD0E1A" w:rsidRDefault="00F868EA" w:rsidP="00817E47">
            <w:pPr>
              <w:spacing w:before="0" w:line="240" w:lineRule="auto"/>
              <w:contextualSpacing w:val="0"/>
              <w:rPr>
                <w:ins w:id="8270" w:author="Phuong Truong Thi" w:date="2024-10-16T00:58:00Z"/>
                <w:rFonts w:ascii="Times New Roman" w:eastAsia="Times New Roman" w:hAnsi="Times New Roman"/>
                <w:sz w:val="24"/>
                <w:szCs w:val="24"/>
                <w:lang w:val="vi-VN" w:eastAsia="vi-VN"/>
              </w:rPr>
            </w:pPr>
          </w:p>
        </w:tc>
        <w:tc>
          <w:tcPr>
            <w:tcW w:w="992" w:type="dxa"/>
            <w:tcPrChange w:id="8271" w:author="Phuong Truong Thi" w:date="2024-11-25T04:31:00Z">
              <w:tcPr>
                <w:tcW w:w="992" w:type="dxa"/>
              </w:tcPr>
            </w:tcPrChange>
          </w:tcPr>
          <w:p w14:paraId="7F9BD348" w14:textId="77777777" w:rsidR="00F868EA" w:rsidRPr="00AD0E1A" w:rsidRDefault="00F868EA" w:rsidP="00817E47">
            <w:pPr>
              <w:spacing w:before="0" w:line="240" w:lineRule="auto"/>
              <w:contextualSpacing w:val="0"/>
              <w:jc w:val="center"/>
              <w:rPr>
                <w:ins w:id="8272" w:author="Phuong Truong Thi" w:date="2024-10-16T00:58:00Z"/>
                <w:rFonts w:ascii="Times New Roman" w:eastAsia="Times New Roman" w:hAnsi="Times New Roman"/>
                <w:sz w:val="24"/>
                <w:szCs w:val="24"/>
                <w:lang w:val="vi-VN" w:eastAsia="vi-VN"/>
              </w:rPr>
            </w:pPr>
            <w:ins w:id="8273" w:author="Phuong Truong Thi" w:date="2024-10-16T00:58:00Z">
              <w:r w:rsidRPr="00CC7615">
                <w:rPr>
                  <w:rFonts w:ascii="Times New Roman" w:eastAsia="Times New Roman" w:hAnsi="Times New Roman"/>
                  <w:sz w:val="24"/>
                  <w:szCs w:val="24"/>
                  <w:lang w:eastAsia="vi-VN"/>
                </w:rPr>
                <w:t>N</w:t>
              </w:r>
            </w:ins>
          </w:p>
        </w:tc>
      </w:tr>
      <w:tr w:rsidR="00F868EA" w:rsidRPr="00AD0E1A" w14:paraId="709EB76B" w14:textId="77777777" w:rsidTr="00975861">
        <w:trPr>
          <w:trHeight w:val="276"/>
          <w:ins w:id="8274" w:author="Phuong Truong Thi" w:date="2024-10-16T00:58:00Z"/>
          <w:trPrChange w:id="8275" w:author="Phuong Truong Thi" w:date="2024-11-25T04:31:00Z">
            <w:trPr>
              <w:trHeight w:val="276"/>
            </w:trPr>
          </w:trPrChange>
        </w:trPr>
        <w:tc>
          <w:tcPr>
            <w:tcW w:w="670" w:type="dxa"/>
            <w:shd w:val="clear" w:color="auto" w:fill="auto"/>
            <w:vAlign w:val="center"/>
            <w:tcPrChange w:id="8276" w:author="Phuong Truong Thi" w:date="2024-11-25T04:31:00Z">
              <w:tcPr>
                <w:tcW w:w="670" w:type="dxa"/>
                <w:shd w:val="clear" w:color="auto" w:fill="auto"/>
                <w:vAlign w:val="center"/>
              </w:tcPr>
            </w:tcPrChange>
          </w:tcPr>
          <w:p w14:paraId="242E0458" w14:textId="77777777" w:rsidR="00F868EA" w:rsidRPr="00AD0E1A" w:rsidRDefault="00F868EA" w:rsidP="00817E47">
            <w:pPr>
              <w:pStyle w:val="ListParagraph"/>
              <w:numPr>
                <w:ilvl w:val="0"/>
                <w:numId w:val="62"/>
              </w:numPr>
              <w:spacing w:before="0" w:line="240" w:lineRule="auto"/>
              <w:contextualSpacing w:val="0"/>
              <w:jc w:val="left"/>
              <w:rPr>
                <w:ins w:id="8277" w:author="Phuong Truong Thi" w:date="2024-10-16T00:58:00Z"/>
                <w:rFonts w:eastAsia="Times New Roman"/>
                <w:szCs w:val="24"/>
                <w:lang w:val="vi-VN" w:eastAsia="vi-VN"/>
              </w:rPr>
            </w:pPr>
          </w:p>
        </w:tc>
        <w:tc>
          <w:tcPr>
            <w:tcW w:w="1735" w:type="dxa"/>
            <w:shd w:val="clear" w:color="auto" w:fill="auto"/>
            <w:vAlign w:val="center"/>
            <w:tcPrChange w:id="8278" w:author="Phuong Truong Thi" w:date="2024-11-25T04:31:00Z">
              <w:tcPr>
                <w:tcW w:w="1735" w:type="dxa"/>
                <w:shd w:val="clear" w:color="auto" w:fill="auto"/>
                <w:vAlign w:val="center"/>
              </w:tcPr>
            </w:tcPrChange>
          </w:tcPr>
          <w:p w14:paraId="146978F1" w14:textId="77777777" w:rsidR="00F868EA" w:rsidRPr="008E60BE" w:rsidRDefault="00F868EA" w:rsidP="00817E47">
            <w:pPr>
              <w:spacing w:before="0" w:line="240" w:lineRule="auto"/>
              <w:contextualSpacing w:val="0"/>
              <w:rPr>
                <w:ins w:id="8279" w:author="Phuong Truong Thi" w:date="2024-10-16T00:58:00Z"/>
                <w:rFonts w:ascii="Times New Roman" w:hAnsi="Times New Roman"/>
                <w:sz w:val="24"/>
                <w:szCs w:val="24"/>
              </w:rPr>
            </w:pPr>
            <w:ins w:id="8280" w:author="Phuong Truong Thi" w:date="2024-10-16T00:58:00Z">
              <w:r w:rsidRPr="008E60BE">
                <w:rPr>
                  <w:rFonts w:ascii="Times New Roman" w:hAnsi="Times New Roman"/>
                  <w:color w:val="000000"/>
                  <w:sz w:val="24"/>
                  <w:szCs w:val="24"/>
                </w:rPr>
                <w:t>Tên CBBH</w:t>
              </w:r>
            </w:ins>
          </w:p>
        </w:tc>
        <w:tc>
          <w:tcPr>
            <w:tcW w:w="2270" w:type="dxa"/>
            <w:vAlign w:val="center"/>
            <w:tcPrChange w:id="8281" w:author="Phuong Truong Thi" w:date="2024-11-25T04:31:00Z">
              <w:tcPr>
                <w:tcW w:w="2230" w:type="dxa"/>
                <w:vAlign w:val="center"/>
              </w:tcPr>
            </w:tcPrChange>
          </w:tcPr>
          <w:p w14:paraId="2D516847" w14:textId="77777777" w:rsidR="00F868EA" w:rsidRPr="00521C1C" w:rsidRDefault="00F868EA" w:rsidP="00817E47">
            <w:pPr>
              <w:spacing w:before="0" w:line="240" w:lineRule="auto"/>
              <w:contextualSpacing w:val="0"/>
              <w:rPr>
                <w:ins w:id="8282" w:author="Phuong Truong Thi" w:date="2024-10-16T00:58:00Z"/>
                <w:rFonts w:ascii="Times New Roman" w:eastAsia="Times New Roman" w:hAnsi="Times New Roman"/>
                <w:sz w:val="24"/>
                <w:szCs w:val="24"/>
                <w:lang w:eastAsia="vi-VN"/>
              </w:rPr>
            </w:pPr>
            <w:ins w:id="8283" w:author="Phuong Truong Thi" w:date="2024-10-16T00:58:00Z">
              <w:r w:rsidRPr="00521C1C">
                <w:rPr>
                  <w:rFonts w:ascii="Times New Roman" w:hAnsi="Times New Roman"/>
                  <w:color w:val="000000"/>
                  <w:sz w:val="24"/>
                  <w:szCs w:val="24"/>
                </w:rPr>
                <w:t>Tên CBBH quản lý KH AF</w:t>
              </w:r>
            </w:ins>
          </w:p>
        </w:tc>
        <w:tc>
          <w:tcPr>
            <w:tcW w:w="1030" w:type="dxa"/>
            <w:tcPrChange w:id="8284" w:author="Phuong Truong Thi" w:date="2024-11-25T04:31:00Z">
              <w:tcPr>
                <w:tcW w:w="1070" w:type="dxa"/>
                <w:gridSpan w:val="2"/>
              </w:tcPr>
            </w:tcPrChange>
          </w:tcPr>
          <w:p w14:paraId="271A4483" w14:textId="77777777" w:rsidR="00F868EA" w:rsidRDefault="00F868EA" w:rsidP="00817E47">
            <w:pPr>
              <w:spacing w:before="0" w:line="240" w:lineRule="auto"/>
              <w:contextualSpacing w:val="0"/>
              <w:jc w:val="center"/>
              <w:rPr>
                <w:ins w:id="8285" w:author="Phuong Truong Thi" w:date="2024-10-16T00:58:00Z"/>
                <w:rFonts w:ascii="Times New Roman" w:eastAsia="Times New Roman" w:hAnsi="Times New Roman"/>
                <w:sz w:val="24"/>
                <w:szCs w:val="24"/>
                <w:lang w:eastAsia="vi-VN"/>
              </w:rPr>
            </w:pPr>
            <w:ins w:id="8286" w:author="Phuong Truong Thi" w:date="2024-10-16T00:58:00Z">
              <w:r w:rsidRPr="009301CA">
                <w:rPr>
                  <w:rFonts w:ascii="Times New Roman" w:hAnsi="Times New Roman"/>
                  <w:color w:val="000000"/>
                  <w:sz w:val="24"/>
                  <w:szCs w:val="24"/>
                  <w:lang w:val="vi-VN"/>
                </w:rPr>
                <w:t>EZ/T24</w:t>
              </w:r>
            </w:ins>
          </w:p>
        </w:tc>
        <w:tc>
          <w:tcPr>
            <w:tcW w:w="1236" w:type="dxa"/>
            <w:tcPrChange w:id="8287" w:author="Phuong Truong Thi" w:date="2024-11-25T04:31:00Z">
              <w:tcPr>
                <w:tcW w:w="1236" w:type="dxa"/>
              </w:tcPr>
            </w:tcPrChange>
          </w:tcPr>
          <w:p w14:paraId="4DF50F45" w14:textId="36B0DC7C" w:rsidR="00536F03" w:rsidRDefault="00536F03" w:rsidP="00817E47">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35C30B77" w14:textId="711BAE27" w:rsidR="00F868EA" w:rsidRPr="00AD0E1A" w:rsidRDefault="00525739" w:rsidP="00817E47">
            <w:pPr>
              <w:spacing w:before="0" w:line="240" w:lineRule="auto"/>
              <w:contextualSpacing w:val="0"/>
              <w:rPr>
                <w:ins w:id="8288" w:author="Phuong Truong Thi" w:date="2024-10-16T00:58:00Z"/>
                <w:rFonts w:ascii="Times New Roman" w:eastAsia="Times New Roman" w:hAnsi="Times New Roman"/>
                <w:sz w:val="24"/>
                <w:szCs w:val="24"/>
                <w:lang w:eastAsia="vi-VN"/>
              </w:rPr>
            </w:pPr>
            <w:commentRangeStart w:id="8289"/>
            <w:commentRangeStart w:id="8290"/>
            <w:commentRangeStart w:id="8291"/>
            <w:r>
              <w:rPr>
                <w:rFonts w:ascii="Times New Roman" w:eastAsia="Times New Roman" w:hAnsi="Times New Roman"/>
                <w:sz w:val="24"/>
                <w:szCs w:val="24"/>
                <w:lang w:eastAsia="vi-VN"/>
              </w:rPr>
              <w:t>Text link</w:t>
            </w:r>
            <w:commentRangeEnd w:id="8289"/>
            <w:r w:rsidR="00A63D91">
              <w:rPr>
                <w:rStyle w:val="CommentReference"/>
                <w:lang w:val="x-none" w:eastAsia="x-none"/>
              </w:rPr>
              <w:commentReference w:id="8289"/>
            </w:r>
            <w:commentRangeEnd w:id="8290"/>
            <w:r w:rsidR="00536F03">
              <w:rPr>
                <w:rStyle w:val="CommentReference"/>
                <w:lang w:val="x-none" w:eastAsia="x-none"/>
              </w:rPr>
              <w:commentReference w:id="8290"/>
            </w:r>
            <w:commentRangeEnd w:id="8291"/>
            <w:r w:rsidR="00FE7E7F">
              <w:rPr>
                <w:rStyle w:val="CommentReference"/>
                <w:lang w:val="x-none" w:eastAsia="x-none"/>
              </w:rPr>
              <w:commentReference w:id="8291"/>
            </w:r>
          </w:p>
        </w:tc>
        <w:tc>
          <w:tcPr>
            <w:tcW w:w="1276" w:type="dxa"/>
            <w:shd w:val="clear" w:color="auto" w:fill="auto"/>
            <w:noWrap/>
            <w:vAlign w:val="center"/>
            <w:tcPrChange w:id="8292" w:author="Phuong Truong Thi" w:date="2024-11-25T04:31:00Z">
              <w:tcPr>
                <w:tcW w:w="1276" w:type="dxa"/>
                <w:shd w:val="clear" w:color="auto" w:fill="auto"/>
                <w:noWrap/>
                <w:vAlign w:val="center"/>
              </w:tcPr>
            </w:tcPrChange>
          </w:tcPr>
          <w:p w14:paraId="169B9EB6" w14:textId="77777777" w:rsidR="00F868EA" w:rsidRPr="00AD0E1A" w:rsidRDefault="00F868EA" w:rsidP="00817E47">
            <w:pPr>
              <w:spacing w:before="0" w:line="240" w:lineRule="auto"/>
              <w:contextualSpacing w:val="0"/>
              <w:rPr>
                <w:ins w:id="8293" w:author="Phuong Truong Thi" w:date="2024-10-16T00:58:00Z"/>
                <w:rFonts w:ascii="Times New Roman" w:eastAsia="Times New Roman" w:hAnsi="Times New Roman"/>
                <w:sz w:val="24"/>
                <w:szCs w:val="24"/>
                <w:lang w:val="vi-VN" w:eastAsia="vi-VN"/>
              </w:rPr>
            </w:pPr>
          </w:p>
        </w:tc>
        <w:tc>
          <w:tcPr>
            <w:tcW w:w="992" w:type="dxa"/>
            <w:tcPrChange w:id="8294" w:author="Phuong Truong Thi" w:date="2024-11-25T04:31:00Z">
              <w:tcPr>
                <w:tcW w:w="992" w:type="dxa"/>
              </w:tcPr>
            </w:tcPrChange>
          </w:tcPr>
          <w:p w14:paraId="6B2474B8" w14:textId="77777777" w:rsidR="00F868EA" w:rsidRPr="00AD0E1A" w:rsidRDefault="00F868EA" w:rsidP="00817E47">
            <w:pPr>
              <w:spacing w:before="0" w:line="240" w:lineRule="auto"/>
              <w:contextualSpacing w:val="0"/>
              <w:jc w:val="center"/>
              <w:rPr>
                <w:ins w:id="8295" w:author="Phuong Truong Thi" w:date="2024-10-16T00:58:00Z"/>
                <w:rFonts w:ascii="Times New Roman" w:eastAsia="Times New Roman" w:hAnsi="Times New Roman"/>
                <w:sz w:val="24"/>
                <w:szCs w:val="24"/>
                <w:lang w:val="vi-VN" w:eastAsia="vi-VN"/>
              </w:rPr>
            </w:pPr>
            <w:ins w:id="8296" w:author="Phuong Truong Thi" w:date="2024-10-16T00:58:00Z">
              <w:r w:rsidRPr="00CC7615">
                <w:rPr>
                  <w:rFonts w:ascii="Times New Roman" w:eastAsia="Times New Roman" w:hAnsi="Times New Roman"/>
                  <w:sz w:val="24"/>
                  <w:szCs w:val="24"/>
                  <w:lang w:eastAsia="vi-VN"/>
                </w:rPr>
                <w:t>N</w:t>
              </w:r>
            </w:ins>
          </w:p>
        </w:tc>
      </w:tr>
      <w:tr w:rsidR="00F868EA" w:rsidRPr="00AD0E1A" w14:paraId="385F401E" w14:textId="77777777" w:rsidTr="00975861">
        <w:trPr>
          <w:trHeight w:val="276"/>
          <w:ins w:id="8297" w:author="Phuong Truong Thi" w:date="2024-10-16T00:58:00Z"/>
          <w:trPrChange w:id="8298" w:author="Phuong Truong Thi" w:date="2024-11-25T04:31:00Z">
            <w:trPr>
              <w:trHeight w:val="276"/>
            </w:trPr>
          </w:trPrChange>
        </w:trPr>
        <w:tc>
          <w:tcPr>
            <w:tcW w:w="670" w:type="dxa"/>
            <w:shd w:val="clear" w:color="auto" w:fill="auto"/>
            <w:vAlign w:val="center"/>
            <w:tcPrChange w:id="8299" w:author="Phuong Truong Thi" w:date="2024-11-25T04:31:00Z">
              <w:tcPr>
                <w:tcW w:w="670" w:type="dxa"/>
                <w:shd w:val="clear" w:color="auto" w:fill="auto"/>
                <w:vAlign w:val="center"/>
              </w:tcPr>
            </w:tcPrChange>
          </w:tcPr>
          <w:p w14:paraId="13EF7863" w14:textId="77777777" w:rsidR="00F868EA" w:rsidRPr="00AD0E1A" w:rsidRDefault="00F868EA" w:rsidP="00817E47">
            <w:pPr>
              <w:pStyle w:val="ListParagraph"/>
              <w:numPr>
                <w:ilvl w:val="0"/>
                <w:numId w:val="62"/>
              </w:numPr>
              <w:spacing w:before="0" w:line="240" w:lineRule="auto"/>
              <w:contextualSpacing w:val="0"/>
              <w:jc w:val="left"/>
              <w:rPr>
                <w:ins w:id="8300" w:author="Phuong Truong Thi" w:date="2024-10-16T00:58:00Z"/>
                <w:rFonts w:eastAsia="Times New Roman"/>
                <w:szCs w:val="24"/>
                <w:lang w:val="vi-VN" w:eastAsia="vi-VN"/>
              </w:rPr>
            </w:pPr>
          </w:p>
        </w:tc>
        <w:tc>
          <w:tcPr>
            <w:tcW w:w="1735" w:type="dxa"/>
            <w:shd w:val="clear" w:color="auto" w:fill="auto"/>
            <w:vAlign w:val="center"/>
            <w:tcPrChange w:id="8301" w:author="Phuong Truong Thi" w:date="2024-11-25T04:31:00Z">
              <w:tcPr>
                <w:tcW w:w="1735" w:type="dxa"/>
                <w:shd w:val="clear" w:color="auto" w:fill="auto"/>
                <w:vAlign w:val="center"/>
              </w:tcPr>
            </w:tcPrChange>
          </w:tcPr>
          <w:p w14:paraId="64EA32D2" w14:textId="77777777" w:rsidR="00F868EA" w:rsidRPr="008E60BE" w:rsidRDefault="00F868EA" w:rsidP="00817E47">
            <w:pPr>
              <w:spacing w:before="0" w:line="240" w:lineRule="auto"/>
              <w:contextualSpacing w:val="0"/>
              <w:rPr>
                <w:ins w:id="8302" w:author="Phuong Truong Thi" w:date="2024-10-16T00:58:00Z"/>
                <w:rFonts w:ascii="Times New Roman" w:hAnsi="Times New Roman"/>
                <w:sz w:val="24"/>
                <w:szCs w:val="24"/>
              </w:rPr>
            </w:pPr>
            <w:ins w:id="8303" w:author="Phuong Truong Thi" w:date="2024-10-16T00:58:00Z">
              <w:r w:rsidRPr="008E60BE">
                <w:rPr>
                  <w:rFonts w:ascii="Times New Roman" w:hAnsi="Times New Roman"/>
                  <w:color w:val="000000"/>
                  <w:sz w:val="24"/>
                  <w:szCs w:val="24"/>
                </w:rPr>
                <w:t>Chức danh CBBH</w:t>
              </w:r>
            </w:ins>
          </w:p>
        </w:tc>
        <w:tc>
          <w:tcPr>
            <w:tcW w:w="2270" w:type="dxa"/>
            <w:vAlign w:val="center"/>
            <w:tcPrChange w:id="8304" w:author="Phuong Truong Thi" w:date="2024-11-25T04:31:00Z">
              <w:tcPr>
                <w:tcW w:w="2230" w:type="dxa"/>
                <w:vAlign w:val="center"/>
              </w:tcPr>
            </w:tcPrChange>
          </w:tcPr>
          <w:p w14:paraId="07AC9FB9" w14:textId="77777777" w:rsidR="00F868EA" w:rsidRPr="00521C1C" w:rsidRDefault="00F868EA" w:rsidP="00817E47">
            <w:pPr>
              <w:spacing w:before="0" w:line="240" w:lineRule="auto"/>
              <w:contextualSpacing w:val="0"/>
              <w:rPr>
                <w:ins w:id="8305" w:author="Phuong Truong Thi" w:date="2024-10-16T00:58:00Z"/>
                <w:rFonts w:ascii="Times New Roman" w:eastAsia="Times New Roman" w:hAnsi="Times New Roman"/>
                <w:sz w:val="24"/>
                <w:szCs w:val="24"/>
                <w:lang w:eastAsia="vi-VN"/>
              </w:rPr>
            </w:pPr>
            <w:ins w:id="8306" w:author="Phuong Truong Thi" w:date="2024-10-16T00:58:00Z">
              <w:r w:rsidRPr="00521C1C">
                <w:rPr>
                  <w:rFonts w:ascii="Times New Roman" w:hAnsi="Times New Roman"/>
                  <w:color w:val="000000"/>
                  <w:sz w:val="24"/>
                  <w:szCs w:val="24"/>
                </w:rPr>
                <w:t>Chức danh CBBH. Ví dụ CV. CVCC</w:t>
              </w:r>
            </w:ins>
          </w:p>
        </w:tc>
        <w:tc>
          <w:tcPr>
            <w:tcW w:w="1030" w:type="dxa"/>
            <w:tcPrChange w:id="8307" w:author="Phuong Truong Thi" w:date="2024-11-25T04:31:00Z">
              <w:tcPr>
                <w:tcW w:w="1070" w:type="dxa"/>
                <w:gridSpan w:val="2"/>
              </w:tcPr>
            </w:tcPrChange>
          </w:tcPr>
          <w:p w14:paraId="0478323C" w14:textId="77777777" w:rsidR="00F868EA" w:rsidRDefault="00F868EA" w:rsidP="00817E47">
            <w:pPr>
              <w:spacing w:before="0" w:line="240" w:lineRule="auto"/>
              <w:contextualSpacing w:val="0"/>
              <w:jc w:val="center"/>
              <w:rPr>
                <w:ins w:id="8308" w:author="Phuong Truong Thi" w:date="2024-10-16T00:58:00Z"/>
                <w:rFonts w:ascii="Times New Roman" w:eastAsia="Times New Roman" w:hAnsi="Times New Roman"/>
                <w:sz w:val="24"/>
                <w:szCs w:val="24"/>
                <w:lang w:eastAsia="vi-VN"/>
              </w:rPr>
            </w:pPr>
            <w:ins w:id="8309" w:author="Phuong Truong Thi" w:date="2024-10-16T00:58:00Z">
              <w:r w:rsidRPr="009301CA">
                <w:rPr>
                  <w:rFonts w:ascii="Times New Roman" w:hAnsi="Times New Roman"/>
                  <w:color w:val="000000"/>
                  <w:sz w:val="24"/>
                  <w:szCs w:val="24"/>
                  <w:lang w:val="vi-VN"/>
                </w:rPr>
                <w:t>EZ/T24</w:t>
              </w:r>
            </w:ins>
          </w:p>
        </w:tc>
        <w:tc>
          <w:tcPr>
            <w:tcW w:w="1236" w:type="dxa"/>
            <w:tcPrChange w:id="8310" w:author="Phuong Truong Thi" w:date="2024-11-25T04:31:00Z">
              <w:tcPr>
                <w:tcW w:w="1236" w:type="dxa"/>
              </w:tcPr>
            </w:tcPrChange>
          </w:tcPr>
          <w:p w14:paraId="122BD9DA" w14:textId="7CDB768C" w:rsidR="00F868EA" w:rsidRPr="00AD0E1A" w:rsidRDefault="00525739" w:rsidP="00817E47">
            <w:pPr>
              <w:spacing w:before="0" w:line="240" w:lineRule="auto"/>
              <w:contextualSpacing w:val="0"/>
              <w:rPr>
                <w:ins w:id="8311"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312" w:author="Phuong Truong Thi" w:date="2024-11-25T04:31:00Z">
              <w:tcPr>
                <w:tcW w:w="1276" w:type="dxa"/>
                <w:shd w:val="clear" w:color="auto" w:fill="auto"/>
                <w:noWrap/>
                <w:vAlign w:val="center"/>
              </w:tcPr>
            </w:tcPrChange>
          </w:tcPr>
          <w:p w14:paraId="3751408F" w14:textId="77777777" w:rsidR="00F868EA" w:rsidRPr="00AD0E1A" w:rsidRDefault="00F868EA" w:rsidP="00817E47">
            <w:pPr>
              <w:spacing w:before="0" w:line="240" w:lineRule="auto"/>
              <w:contextualSpacing w:val="0"/>
              <w:rPr>
                <w:ins w:id="8313" w:author="Phuong Truong Thi" w:date="2024-10-16T00:58:00Z"/>
                <w:rFonts w:ascii="Times New Roman" w:eastAsia="Times New Roman" w:hAnsi="Times New Roman"/>
                <w:sz w:val="24"/>
                <w:szCs w:val="24"/>
                <w:lang w:val="vi-VN" w:eastAsia="vi-VN"/>
              </w:rPr>
            </w:pPr>
          </w:p>
        </w:tc>
        <w:tc>
          <w:tcPr>
            <w:tcW w:w="992" w:type="dxa"/>
            <w:tcPrChange w:id="8314" w:author="Phuong Truong Thi" w:date="2024-11-25T04:31:00Z">
              <w:tcPr>
                <w:tcW w:w="992" w:type="dxa"/>
              </w:tcPr>
            </w:tcPrChange>
          </w:tcPr>
          <w:p w14:paraId="432688EA" w14:textId="77777777" w:rsidR="00F868EA" w:rsidRPr="00AD0E1A" w:rsidRDefault="00F868EA" w:rsidP="00817E47">
            <w:pPr>
              <w:spacing w:before="0" w:line="240" w:lineRule="auto"/>
              <w:contextualSpacing w:val="0"/>
              <w:jc w:val="center"/>
              <w:rPr>
                <w:ins w:id="8315" w:author="Phuong Truong Thi" w:date="2024-10-16T00:58:00Z"/>
                <w:rFonts w:ascii="Times New Roman" w:eastAsia="Times New Roman" w:hAnsi="Times New Roman"/>
                <w:sz w:val="24"/>
                <w:szCs w:val="24"/>
                <w:lang w:val="vi-VN" w:eastAsia="vi-VN"/>
              </w:rPr>
            </w:pPr>
            <w:ins w:id="8316" w:author="Phuong Truong Thi" w:date="2024-10-16T00:58:00Z">
              <w:r w:rsidRPr="00CC7615">
                <w:rPr>
                  <w:rFonts w:ascii="Times New Roman" w:eastAsia="Times New Roman" w:hAnsi="Times New Roman"/>
                  <w:sz w:val="24"/>
                  <w:szCs w:val="24"/>
                  <w:lang w:eastAsia="vi-VN"/>
                </w:rPr>
                <w:t>N</w:t>
              </w:r>
            </w:ins>
          </w:p>
        </w:tc>
      </w:tr>
      <w:tr w:rsidR="00F868EA" w:rsidRPr="00AD0E1A" w14:paraId="199D8D71" w14:textId="77777777" w:rsidTr="00975861">
        <w:trPr>
          <w:trHeight w:val="276"/>
          <w:ins w:id="8317" w:author="Phuong Truong Thi" w:date="2024-10-16T00:58:00Z"/>
          <w:trPrChange w:id="8318" w:author="Phuong Truong Thi" w:date="2024-11-25T04:31:00Z">
            <w:trPr>
              <w:trHeight w:val="276"/>
            </w:trPr>
          </w:trPrChange>
        </w:trPr>
        <w:tc>
          <w:tcPr>
            <w:tcW w:w="670" w:type="dxa"/>
            <w:shd w:val="clear" w:color="auto" w:fill="auto"/>
            <w:vAlign w:val="center"/>
            <w:tcPrChange w:id="8319" w:author="Phuong Truong Thi" w:date="2024-11-25T04:31:00Z">
              <w:tcPr>
                <w:tcW w:w="670" w:type="dxa"/>
                <w:shd w:val="clear" w:color="auto" w:fill="auto"/>
                <w:vAlign w:val="center"/>
              </w:tcPr>
            </w:tcPrChange>
          </w:tcPr>
          <w:p w14:paraId="392B80D6" w14:textId="77777777" w:rsidR="00F868EA" w:rsidRPr="00AD0E1A" w:rsidRDefault="00F868EA" w:rsidP="00817E47">
            <w:pPr>
              <w:pStyle w:val="ListParagraph"/>
              <w:numPr>
                <w:ilvl w:val="0"/>
                <w:numId w:val="62"/>
              </w:numPr>
              <w:spacing w:before="0" w:line="240" w:lineRule="auto"/>
              <w:contextualSpacing w:val="0"/>
              <w:jc w:val="left"/>
              <w:rPr>
                <w:ins w:id="8320" w:author="Phuong Truong Thi" w:date="2024-10-16T00:58:00Z"/>
                <w:rFonts w:eastAsia="Times New Roman"/>
                <w:szCs w:val="24"/>
                <w:lang w:val="vi-VN" w:eastAsia="vi-VN"/>
              </w:rPr>
            </w:pPr>
          </w:p>
        </w:tc>
        <w:tc>
          <w:tcPr>
            <w:tcW w:w="1735" w:type="dxa"/>
            <w:shd w:val="clear" w:color="auto" w:fill="auto"/>
            <w:vAlign w:val="center"/>
            <w:tcPrChange w:id="8321" w:author="Phuong Truong Thi" w:date="2024-11-25T04:31:00Z">
              <w:tcPr>
                <w:tcW w:w="1735" w:type="dxa"/>
                <w:shd w:val="clear" w:color="auto" w:fill="auto"/>
                <w:vAlign w:val="center"/>
              </w:tcPr>
            </w:tcPrChange>
          </w:tcPr>
          <w:p w14:paraId="54FA6596" w14:textId="77777777" w:rsidR="00F868EA" w:rsidRPr="008E60BE" w:rsidRDefault="00F868EA" w:rsidP="00817E47">
            <w:pPr>
              <w:spacing w:before="0" w:line="240" w:lineRule="auto"/>
              <w:contextualSpacing w:val="0"/>
              <w:rPr>
                <w:ins w:id="8322" w:author="Phuong Truong Thi" w:date="2024-10-16T00:58:00Z"/>
                <w:rFonts w:ascii="Times New Roman" w:hAnsi="Times New Roman"/>
                <w:sz w:val="24"/>
                <w:szCs w:val="24"/>
              </w:rPr>
            </w:pPr>
            <w:ins w:id="8323" w:author="Phuong Truong Thi" w:date="2024-10-16T00:58:00Z">
              <w:r w:rsidRPr="008E60BE">
                <w:rPr>
                  <w:rFonts w:ascii="Times New Roman" w:hAnsi="Times New Roman"/>
                  <w:color w:val="000000"/>
                  <w:sz w:val="24"/>
                  <w:szCs w:val="24"/>
                </w:rPr>
                <w:t>Vị trí CBBH</w:t>
              </w:r>
            </w:ins>
          </w:p>
        </w:tc>
        <w:tc>
          <w:tcPr>
            <w:tcW w:w="2270" w:type="dxa"/>
            <w:vAlign w:val="center"/>
            <w:tcPrChange w:id="8324" w:author="Phuong Truong Thi" w:date="2024-11-25T04:31:00Z">
              <w:tcPr>
                <w:tcW w:w="2230" w:type="dxa"/>
                <w:vAlign w:val="center"/>
              </w:tcPr>
            </w:tcPrChange>
          </w:tcPr>
          <w:p w14:paraId="25180F26" w14:textId="77777777" w:rsidR="00F868EA" w:rsidRPr="00521C1C" w:rsidRDefault="00F868EA" w:rsidP="00817E47">
            <w:pPr>
              <w:spacing w:before="0" w:line="240" w:lineRule="auto"/>
              <w:contextualSpacing w:val="0"/>
              <w:rPr>
                <w:ins w:id="8325" w:author="Phuong Truong Thi" w:date="2024-10-16T00:58:00Z"/>
                <w:rFonts w:ascii="Times New Roman" w:eastAsia="Times New Roman" w:hAnsi="Times New Roman"/>
                <w:sz w:val="24"/>
                <w:szCs w:val="24"/>
                <w:lang w:eastAsia="vi-VN"/>
              </w:rPr>
            </w:pPr>
            <w:ins w:id="8326" w:author="Phuong Truong Thi" w:date="2024-10-16T00:58:00Z">
              <w:r w:rsidRPr="00521C1C">
                <w:rPr>
                  <w:rFonts w:ascii="Times New Roman" w:hAnsi="Times New Roman"/>
                  <w:color w:val="000000"/>
                  <w:sz w:val="24"/>
                  <w:szCs w:val="24"/>
                </w:rPr>
                <w:t>Vị trí CBBH. Ví dụ RM, CSR</w:t>
              </w:r>
            </w:ins>
          </w:p>
        </w:tc>
        <w:tc>
          <w:tcPr>
            <w:tcW w:w="1030" w:type="dxa"/>
            <w:tcPrChange w:id="8327" w:author="Phuong Truong Thi" w:date="2024-11-25T04:31:00Z">
              <w:tcPr>
                <w:tcW w:w="1070" w:type="dxa"/>
                <w:gridSpan w:val="2"/>
              </w:tcPr>
            </w:tcPrChange>
          </w:tcPr>
          <w:p w14:paraId="2709EE9C" w14:textId="77777777" w:rsidR="00F868EA" w:rsidRDefault="00F868EA" w:rsidP="00817E47">
            <w:pPr>
              <w:spacing w:before="0" w:line="240" w:lineRule="auto"/>
              <w:contextualSpacing w:val="0"/>
              <w:jc w:val="center"/>
              <w:rPr>
                <w:ins w:id="8328" w:author="Phuong Truong Thi" w:date="2024-10-16T00:58:00Z"/>
                <w:rFonts w:ascii="Times New Roman" w:eastAsia="Times New Roman" w:hAnsi="Times New Roman"/>
                <w:sz w:val="24"/>
                <w:szCs w:val="24"/>
                <w:lang w:eastAsia="vi-VN"/>
              </w:rPr>
            </w:pPr>
            <w:ins w:id="8329" w:author="Phuong Truong Thi" w:date="2024-10-16T00:58:00Z">
              <w:r w:rsidRPr="009301CA">
                <w:rPr>
                  <w:rFonts w:ascii="Times New Roman" w:hAnsi="Times New Roman"/>
                  <w:color w:val="000000"/>
                  <w:sz w:val="24"/>
                  <w:szCs w:val="24"/>
                  <w:lang w:val="vi-VN"/>
                </w:rPr>
                <w:t>EZ/T24</w:t>
              </w:r>
            </w:ins>
          </w:p>
        </w:tc>
        <w:tc>
          <w:tcPr>
            <w:tcW w:w="1236" w:type="dxa"/>
            <w:tcPrChange w:id="8330" w:author="Phuong Truong Thi" w:date="2024-11-25T04:31:00Z">
              <w:tcPr>
                <w:tcW w:w="1236" w:type="dxa"/>
              </w:tcPr>
            </w:tcPrChange>
          </w:tcPr>
          <w:p w14:paraId="4313AD4A" w14:textId="1B58FE14" w:rsidR="00F868EA" w:rsidRPr="00AD0E1A" w:rsidRDefault="00525739" w:rsidP="00817E47">
            <w:pPr>
              <w:spacing w:before="0" w:line="240" w:lineRule="auto"/>
              <w:contextualSpacing w:val="0"/>
              <w:rPr>
                <w:ins w:id="8331"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332" w:author="Phuong Truong Thi" w:date="2024-11-25T04:31:00Z">
              <w:tcPr>
                <w:tcW w:w="1276" w:type="dxa"/>
                <w:shd w:val="clear" w:color="auto" w:fill="auto"/>
                <w:noWrap/>
                <w:vAlign w:val="center"/>
              </w:tcPr>
            </w:tcPrChange>
          </w:tcPr>
          <w:p w14:paraId="64EBC8D2" w14:textId="77777777" w:rsidR="00F868EA" w:rsidRPr="00AD0E1A" w:rsidRDefault="00F868EA" w:rsidP="00817E47">
            <w:pPr>
              <w:spacing w:before="0" w:line="240" w:lineRule="auto"/>
              <w:contextualSpacing w:val="0"/>
              <w:rPr>
                <w:ins w:id="8333" w:author="Phuong Truong Thi" w:date="2024-10-16T00:58:00Z"/>
                <w:rFonts w:ascii="Times New Roman" w:eastAsia="Times New Roman" w:hAnsi="Times New Roman"/>
                <w:sz w:val="24"/>
                <w:szCs w:val="24"/>
                <w:lang w:val="vi-VN" w:eastAsia="vi-VN"/>
              </w:rPr>
            </w:pPr>
          </w:p>
        </w:tc>
        <w:tc>
          <w:tcPr>
            <w:tcW w:w="992" w:type="dxa"/>
            <w:tcPrChange w:id="8334" w:author="Phuong Truong Thi" w:date="2024-11-25T04:31:00Z">
              <w:tcPr>
                <w:tcW w:w="992" w:type="dxa"/>
              </w:tcPr>
            </w:tcPrChange>
          </w:tcPr>
          <w:p w14:paraId="4484116E" w14:textId="77777777" w:rsidR="00F868EA" w:rsidRPr="00AD0E1A" w:rsidRDefault="00F868EA" w:rsidP="00817E47">
            <w:pPr>
              <w:spacing w:before="0" w:line="240" w:lineRule="auto"/>
              <w:contextualSpacing w:val="0"/>
              <w:jc w:val="center"/>
              <w:rPr>
                <w:ins w:id="8335" w:author="Phuong Truong Thi" w:date="2024-10-16T00:58:00Z"/>
                <w:rFonts w:ascii="Times New Roman" w:eastAsia="Times New Roman" w:hAnsi="Times New Roman"/>
                <w:sz w:val="24"/>
                <w:szCs w:val="24"/>
                <w:lang w:val="vi-VN" w:eastAsia="vi-VN"/>
              </w:rPr>
            </w:pPr>
            <w:ins w:id="8336" w:author="Phuong Truong Thi" w:date="2024-10-16T00:58:00Z">
              <w:r w:rsidRPr="00CC7615">
                <w:rPr>
                  <w:rFonts w:ascii="Times New Roman" w:eastAsia="Times New Roman" w:hAnsi="Times New Roman"/>
                  <w:sz w:val="24"/>
                  <w:szCs w:val="24"/>
                  <w:lang w:eastAsia="vi-VN"/>
                </w:rPr>
                <w:t>N</w:t>
              </w:r>
            </w:ins>
          </w:p>
        </w:tc>
      </w:tr>
      <w:tr w:rsidR="00F868EA" w:rsidRPr="00AD0E1A" w14:paraId="4D852561" w14:textId="77777777" w:rsidTr="00975861">
        <w:trPr>
          <w:trHeight w:val="276"/>
          <w:ins w:id="8337" w:author="Phuong Truong Thi" w:date="2024-10-16T00:58:00Z"/>
          <w:trPrChange w:id="8338" w:author="Phuong Truong Thi" w:date="2024-11-25T04:31:00Z">
            <w:trPr>
              <w:trHeight w:val="276"/>
            </w:trPr>
          </w:trPrChange>
        </w:trPr>
        <w:tc>
          <w:tcPr>
            <w:tcW w:w="670" w:type="dxa"/>
            <w:shd w:val="clear" w:color="auto" w:fill="auto"/>
            <w:vAlign w:val="center"/>
            <w:tcPrChange w:id="8339" w:author="Phuong Truong Thi" w:date="2024-11-25T04:31:00Z">
              <w:tcPr>
                <w:tcW w:w="670" w:type="dxa"/>
                <w:shd w:val="clear" w:color="auto" w:fill="auto"/>
                <w:vAlign w:val="center"/>
              </w:tcPr>
            </w:tcPrChange>
          </w:tcPr>
          <w:p w14:paraId="4C47F1C8" w14:textId="77777777" w:rsidR="00F868EA" w:rsidRPr="00AD0E1A" w:rsidRDefault="00F868EA" w:rsidP="00817E47">
            <w:pPr>
              <w:pStyle w:val="ListParagraph"/>
              <w:numPr>
                <w:ilvl w:val="0"/>
                <w:numId w:val="62"/>
              </w:numPr>
              <w:spacing w:before="0" w:line="240" w:lineRule="auto"/>
              <w:contextualSpacing w:val="0"/>
              <w:jc w:val="left"/>
              <w:rPr>
                <w:ins w:id="8340" w:author="Phuong Truong Thi" w:date="2024-10-16T00:58:00Z"/>
                <w:rFonts w:eastAsia="Times New Roman"/>
                <w:szCs w:val="24"/>
                <w:lang w:val="vi-VN" w:eastAsia="vi-VN"/>
              </w:rPr>
            </w:pPr>
          </w:p>
        </w:tc>
        <w:tc>
          <w:tcPr>
            <w:tcW w:w="1735" w:type="dxa"/>
            <w:shd w:val="clear" w:color="auto" w:fill="auto"/>
            <w:vAlign w:val="center"/>
            <w:tcPrChange w:id="8341" w:author="Phuong Truong Thi" w:date="2024-11-25T04:31:00Z">
              <w:tcPr>
                <w:tcW w:w="1735" w:type="dxa"/>
                <w:shd w:val="clear" w:color="auto" w:fill="auto"/>
                <w:vAlign w:val="center"/>
              </w:tcPr>
            </w:tcPrChange>
          </w:tcPr>
          <w:p w14:paraId="7F13554D" w14:textId="77777777" w:rsidR="00F868EA" w:rsidRPr="008E60BE" w:rsidRDefault="00F868EA" w:rsidP="00817E47">
            <w:pPr>
              <w:spacing w:before="0" w:line="240" w:lineRule="auto"/>
              <w:contextualSpacing w:val="0"/>
              <w:rPr>
                <w:ins w:id="8342" w:author="Phuong Truong Thi" w:date="2024-10-16T00:58:00Z"/>
                <w:rFonts w:ascii="Times New Roman" w:hAnsi="Times New Roman"/>
                <w:sz w:val="24"/>
                <w:szCs w:val="24"/>
              </w:rPr>
            </w:pPr>
            <w:ins w:id="8343" w:author="Phuong Truong Thi" w:date="2024-10-16T00:58:00Z">
              <w:r w:rsidRPr="008E60BE">
                <w:rPr>
                  <w:rFonts w:ascii="Times New Roman" w:hAnsi="Times New Roman"/>
                  <w:color w:val="000000"/>
                  <w:sz w:val="24"/>
                  <w:szCs w:val="24"/>
                </w:rPr>
                <w:t>Trạng thái CBBH</w:t>
              </w:r>
            </w:ins>
          </w:p>
        </w:tc>
        <w:tc>
          <w:tcPr>
            <w:tcW w:w="2270" w:type="dxa"/>
            <w:vAlign w:val="center"/>
            <w:tcPrChange w:id="8344" w:author="Phuong Truong Thi" w:date="2024-11-25T04:31:00Z">
              <w:tcPr>
                <w:tcW w:w="2230" w:type="dxa"/>
                <w:vAlign w:val="center"/>
              </w:tcPr>
            </w:tcPrChange>
          </w:tcPr>
          <w:p w14:paraId="23BC6E66" w14:textId="77777777" w:rsidR="00F868EA" w:rsidRPr="00521C1C" w:rsidRDefault="00F868EA" w:rsidP="00817E47">
            <w:pPr>
              <w:spacing w:before="0" w:line="240" w:lineRule="auto"/>
              <w:contextualSpacing w:val="0"/>
              <w:rPr>
                <w:ins w:id="8345" w:author="Phuong Truong Thi" w:date="2024-10-16T00:58:00Z"/>
                <w:rFonts w:ascii="Times New Roman" w:eastAsia="Times New Roman" w:hAnsi="Times New Roman"/>
                <w:sz w:val="24"/>
                <w:szCs w:val="24"/>
                <w:lang w:eastAsia="vi-VN"/>
              </w:rPr>
            </w:pPr>
            <w:ins w:id="8346" w:author="Phuong Truong Thi" w:date="2024-10-16T00:58:00Z">
              <w:r w:rsidRPr="00521C1C">
                <w:rPr>
                  <w:rFonts w:ascii="Times New Roman" w:hAnsi="Times New Roman"/>
                  <w:color w:val="000000"/>
                  <w:sz w:val="24"/>
                  <w:szCs w:val="24"/>
                </w:rPr>
                <w:t>Trạng thái CBBH. Ví dụ Active/ Inactive</w:t>
              </w:r>
            </w:ins>
          </w:p>
        </w:tc>
        <w:tc>
          <w:tcPr>
            <w:tcW w:w="1030" w:type="dxa"/>
            <w:tcPrChange w:id="8347" w:author="Phuong Truong Thi" w:date="2024-11-25T04:31:00Z">
              <w:tcPr>
                <w:tcW w:w="1070" w:type="dxa"/>
                <w:gridSpan w:val="2"/>
              </w:tcPr>
            </w:tcPrChange>
          </w:tcPr>
          <w:p w14:paraId="0EE4099D" w14:textId="77777777" w:rsidR="00F868EA" w:rsidRDefault="00F868EA" w:rsidP="00817E47">
            <w:pPr>
              <w:spacing w:before="0" w:line="240" w:lineRule="auto"/>
              <w:contextualSpacing w:val="0"/>
              <w:jc w:val="center"/>
              <w:rPr>
                <w:ins w:id="8348" w:author="Phuong Truong Thi" w:date="2024-10-16T00:58:00Z"/>
                <w:rFonts w:ascii="Times New Roman" w:eastAsia="Times New Roman" w:hAnsi="Times New Roman"/>
                <w:sz w:val="24"/>
                <w:szCs w:val="24"/>
                <w:lang w:eastAsia="vi-VN"/>
              </w:rPr>
            </w:pPr>
            <w:ins w:id="8349" w:author="Phuong Truong Thi" w:date="2024-10-16T00:58:00Z">
              <w:r w:rsidRPr="009301CA">
                <w:rPr>
                  <w:rFonts w:ascii="Times New Roman" w:hAnsi="Times New Roman"/>
                  <w:color w:val="000000"/>
                  <w:sz w:val="24"/>
                  <w:szCs w:val="24"/>
                  <w:lang w:val="vi-VN"/>
                </w:rPr>
                <w:t>EZ/T24</w:t>
              </w:r>
            </w:ins>
          </w:p>
        </w:tc>
        <w:tc>
          <w:tcPr>
            <w:tcW w:w="1236" w:type="dxa"/>
            <w:tcPrChange w:id="8350" w:author="Phuong Truong Thi" w:date="2024-11-25T04:31:00Z">
              <w:tcPr>
                <w:tcW w:w="1236" w:type="dxa"/>
              </w:tcPr>
            </w:tcPrChange>
          </w:tcPr>
          <w:p w14:paraId="5D51753F" w14:textId="737A7983" w:rsidR="00F868EA" w:rsidRPr="00AD0E1A" w:rsidRDefault="00525739" w:rsidP="00817E47">
            <w:pPr>
              <w:spacing w:before="0" w:line="240" w:lineRule="auto"/>
              <w:contextualSpacing w:val="0"/>
              <w:rPr>
                <w:ins w:id="8351"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352" w:author="Phuong Truong Thi" w:date="2024-11-25T04:31:00Z">
              <w:tcPr>
                <w:tcW w:w="1276" w:type="dxa"/>
                <w:shd w:val="clear" w:color="auto" w:fill="auto"/>
                <w:noWrap/>
                <w:vAlign w:val="center"/>
              </w:tcPr>
            </w:tcPrChange>
          </w:tcPr>
          <w:p w14:paraId="190BC7FB" w14:textId="77777777" w:rsidR="00F868EA" w:rsidRPr="00AD0E1A" w:rsidRDefault="00F868EA" w:rsidP="00817E47">
            <w:pPr>
              <w:spacing w:before="0" w:line="240" w:lineRule="auto"/>
              <w:contextualSpacing w:val="0"/>
              <w:rPr>
                <w:ins w:id="8353" w:author="Phuong Truong Thi" w:date="2024-10-16T00:58:00Z"/>
                <w:rFonts w:ascii="Times New Roman" w:eastAsia="Times New Roman" w:hAnsi="Times New Roman"/>
                <w:sz w:val="24"/>
                <w:szCs w:val="24"/>
                <w:lang w:val="vi-VN" w:eastAsia="vi-VN"/>
              </w:rPr>
            </w:pPr>
          </w:p>
        </w:tc>
        <w:tc>
          <w:tcPr>
            <w:tcW w:w="992" w:type="dxa"/>
            <w:tcPrChange w:id="8354" w:author="Phuong Truong Thi" w:date="2024-11-25T04:31:00Z">
              <w:tcPr>
                <w:tcW w:w="992" w:type="dxa"/>
              </w:tcPr>
            </w:tcPrChange>
          </w:tcPr>
          <w:p w14:paraId="7403B6B5" w14:textId="77777777" w:rsidR="00F868EA" w:rsidRPr="00AD0E1A" w:rsidRDefault="00F868EA" w:rsidP="00817E47">
            <w:pPr>
              <w:spacing w:before="0" w:line="240" w:lineRule="auto"/>
              <w:contextualSpacing w:val="0"/>
              <w:jc w:val="center"/>
              <w:rPr>
                <w:ins w:id="8355" w:author="Phuong Truong Thi" w:date="2024-10-16T00:58:00Z"/>
                <w:rFonts w:ascii="Times New Roman" w:eastAsia="Times New Roman" w:hAnsi="Times New Roman"/>
                <w:sz w:val="24"/>
                <w:szCs w:val="24"/>
                <w:lang w:val="vi-VN" w:eastAsia="vi-VN"/>
              </w:rPr>
            </w:pPr>
            <w:ins w:id="8356" w:author="Phuong Truong Thi" w:date="2024-10-16T00:58:00Z">
              <w:r w:rsidRPr="00CC7615">
                <w:rPr>
                  <w:rFonts w:ascii="Times New Roman" w:eastAsia="Times New Roman" w:hAnsi="Times New Roman"/>
                  <w:sz w:val="24"/>
                  <w:szCs w:val="24"/>
                  <w:lang w:eastAsia="vi-VN"/>
                </w:rPr>
                <w:t>N</w:t>
              </w:r>
            </w:ins>
          </w:p>
        </w:tc>
      </w:tr>
      <w:tr w:rsidR="00F868EA" w:rsidRPr="00AD0E1A" w14:paraId="6453B2BE" w14:textId="77777777" w:rsidTr="00975861">
        <w:trPr>
          <w:trHeight w:val="276"/>
          <w:ins w:id="8357" w:author="Phuong Truong Thi" w:date="2024-10-16T00:58:00Z"/>
          <w:trPrChange w:id="8358" w:author="Phuong Truong Thi" w:date="2024-11-25T04:31:00Z">
            <w:trPr>
              <w:trHeight w:val="276"/>
            </w:trPr>
          </w:trPrChange>
        </w:trPr>
        <w:tc>
          <w:tcPr>
            <w:tcW w:w="670" w:type="dxa"/>
            <w:shd w:val="clear" w:color="auto" w:fill="auto"/>
            <w:vAlign w:val="center"/>
            <w:tcPrChange w:id="8359" w:author="Phuong Truong Thi" w:date="2024-11-25T04:31:00Z">
              <w:tcPr>
                <w:tcW w:w="670" w:type="dxa"/>
                <w:shd w:val="clear" w:color="auto" w:fill="auto"/>
                <w:vAlign w:val="center"/>
              </w:tcPr>
            </w:tcPrChange>
          </w:tcPr>
          <w:p w14:paraId="07F7DC2C" w14:textId="77777777" w:rsidR="00F868EA" w:rsidRPr="00AD0E1A" w:rsidRDefault="00F868EA" w:rsidP="00817E47">
            <w:pPr>
              <w:pStyle w:val="ListParagraph"/>
              <w:numPr>
                <w:ilvl w:val="0"/>
                <w:numId w:val="62"/>
              </w:numPr>
              <w:spacing w:before="0" w:line="240" w:lineRule="auto"/>
              <w:contextualSpacing w:val="0"/>
              <w:jc w:val="left"/>
              <w:rPr>
                <w:ins w:id="8360" w:author="Phuong Truong Thi" w:date="2024-10-16T00:58:00Z"/>
                <w:rFonts w:eastAsia="Times New Roman"/>
                <w:szCs w:val="24"/>
                <w:lang w:val="vi-VN" w:eastAsia="vi-VN"/>
              </w:rPr>
            </w:pPr>
          </w:p>
        </w:tc>
        <w:tc>
          <w:tcPr>
            <w:tcW w:w="1735" w:type="dxa"/>
            <w:shd w:val="clear" w:color="auto" w:fill="auto"/>
            <w:vAlign w:val="center"/>
            <w:tcPrChange w:id="8361" w:author="Phuong Truong Thi" w:date="2024-11-25T04:31:00Z">
              <w:tcPr>
                <w:tcW w:w="1735" w:type="dxa"/>
                <w:shd w:val="clear" w:color="auto" w:fill="auto"/>
                <w:vAlign w:val="center"/>
              </w:tcPr>
            </w:tcPrChange>
          </w:tcPr>
          <w:p w14:paraId="4AC646F8" w14:textId="77777777" w:rsidR="00F868EA" w:rsidRPr="008E60BE" w:rsidRDefault="00F868EA" w:rsidP="00817E47">
            <w:pPr>
              <w:spacing w:before="0" w:line="240" w:lineRule="auto"/>
              <w:contextualSpacing w:val="0"/>
              <w:rPr>
                <w:ins w:id="8362" w:author="Phuong Truong Thi" w:date="2024-10-16T00:58:00Z"/>
                <w:rFonts w:ascii="Times New Roman" w:hAnsi="Times New Roman"/>
                <w:sz w:val="24"/>
                <w:szCs w:val="24"/>
              </w:rPr>
            </w:pPr>
            <w:ins w:id="8363" w:author="Phuong Truong Thi" w:date="2024-10-16T00:58:00Z">
              <w:r w:rsidRPr="008E60BE">
                <w:rPr>
                  <w:rFonts w:ascii="Times New Roman" w:hAnsi="Times New Roman"/>
                  <w:color w:val="000000"/>
                  <w:sz w:val="24"/>
                  <w:szCs w:val="24"/>
                </w:rPr>
                <w:t>Ngày gắn Dao CBBH</w:t>
              </w:r>
            </w:ins>
          </w:p>
        </w:tc>
        <w:tc>
          <w:tcPr>
            <w:tcW w:w="2270" w:type="dxa"/>
            <w:vAlign w:val="center"/>
            <w:tcPrChange w:id="8364" w:author="Phuong Truong Thi" w:date="2024-11-25T04:31:00Z">
              <w:tcPr>
                <w:tcW w:w="2230" w:type="dxa"/>
                <w:vAlign w:val="center"/>
              </w:tcPr>
            </w:tcPrChange>
          </w:tcPr>
          <w:p w14:paraId="339D80C5" w14:textId="77777777" w:rsidR="00F868EA" w:rsidRPr="00521C1C" w:rsidRDefault="00F868EA" w:rsidP="00817E47">
            <w:pPr>
              <w:spacing w:before="0" w:line="240" w:lineRule="auto"/>
              <w:contextualSpacing w:val="0"/>
              <w:rPr>
                <w:ins w:id="8365" w:author="Phuong Truong Thi" w:date="2024-10-16T00:58:00Z"/>
                <w:rFonts w:ascii="Times New Roman" w:eastAsia="Times New Roman" w:hAnsi="Times New Roman"/>
                <w:sz w:val="24"/>
                <w:szCs w:val="24"/>
                <w:lang w:eastAsia="vi-VN"/>
              </w:rPr>
            </w:pPr>
            <w:ins w:id="8366" w:author="Phuong Truong Thi" w:date="2024-10-16T00:58:00Z">
              <w:r w:rsidRPr="00521C1C">
                <w:rPr>
                  <w:rFonts w:ascii="Times New Roman" w:hAnsi="Times New Roman"/>
                  <w:color w:val="000000"/>
                  <w:sz w:val="24"/>
                  <w:szCs w:val="24"/>
                </w:rPr>
                <w:t>Ngày gắn DAO quản lý cho CBBH</w:t>
              </w:r>
            </w:ins>
          </w:p>
        </w:tc>
        <w:tc>
          <w:tcPr>
            <w:tcW w:w="1030" w:type="dxa"/>
            <w:tcPrChange w:id="8367" w:author="Phuong Truong Thi" w:date="2024-11-25T04:31:00Z">
              <w:tcPr>
                <w:tcW w:w="1070" w:type="dxa"/>
                <w:gridSpan w:val="2"/>
              </w:tcPr>
            </w:tcPrChange>
          </w:tcPr>
          <w:p w14:paraId="3C61D5E4" w14:textId="77777777" w:rsidR="00F868EA" w:rsidRDefault="00F868EA" w:rsidP="00817E47">
            <w:pPr>
              <w:spacing w:before="0" w:line="240" w:lineRule="auto"/>
              <w:contextualSpacing w:val="0"/>
              <w:jc w:val="center"/>
              <w:rPr>
                <w:ins w:id="8368" w:author="Phuong Truong Thi" w:date="2024-10-16T00:58:00Z"/>
                <w:rFonts w:ascii="Times New Roman" w:eastAsia="Times New Roman" w:hAnsi="Times New Roman"/>
                <w:sz w:val="24"/>
                <w:szCs w:val="24"/>
                <w:lang w:eastAsia="vi-VN"/>
              </w:rPr>
            </w:pPr>
            <w:ins w:id="8369" w:author="Phuong Truong Thi" w:date="2024-10-16T00:58:00Z">
              <w:r w:rsidRPr="009301CA">
                <w:rPr>
                  <w:rFonts w:ascii="Times New Roman" w:hAnsi="Times New Roman"/>
                  <w:color w:val="000000"/>
                  <w:sz w:val="24"/>
                  <w:szCs w:val="24"/>
                  <w:lang w:val="vi-VN"/>
                </w:rPr>
                <w:t>EZ/T24</w:t>
              </w:r>
            </w:ins>
          </w:p>
        </w:tc>
        <w:tc>
          <w:tcPr>
            <w:tcW w:w="1236" w:type="dxa"/>
            <w:tcPrChange w:id="8370" w:author="Phuong Truong Thi" w:date="2024-11-25T04:31:00Z">
              <w:tcPr>
                <w:tcW w:w="1236" w:type="dxa"/>
              </w:tcPr>
            </w:tcPrChange>
          </w:tcPr>
          <w:p w14:paraId="10575AE1" w14:textId="77777777" w:rsidR="00F868EA" w:rsidRPr="00AD0E1A" w:rsidRDefault="00F868EA" w:rsidP="00817E47">
            <w:pPr>
              <w:spacing w:before="0" w:line="240" w:lineRule="auto"/>
              <w:contextualSpacing w:val="0"/>
              <w:rPr>
                <w:ins w:id="8371" w:author="Phuong Truong Thi" w:date="2024-10-16T00:58:00Z"/>
                <w:rFonts w:ascii="Times New Roman" w:eastAsia="Times New Roman" w:hAnsi="Times New Roman"/>
                <w:sz w:val="24"/>
                <w:szCs w:val="24"/>
                <w:lang w:eastAsia="vi-VN"/>
              </w:rPr>
            </w:pPr>
            <w:ins w:id="8372" w:author="Phuong Truong Thi" w:date="2024-10-16T00:58:00Z">
              <w:r>
                <w:rPr>
                  <w:rFonts w:ascii="Times New Roman" w:eastAsia="Times New Roman" w:hAnsi="Times New Roman"/>
                  <w:sz w:val="24"/>
                  <w:szCs w:val="24"/>
                  <w:lang w:eastAsia="vi-VN"/>
                </w:rPr>
                <w:t>Date</w:t>
              </w:r>
            </w:ins>
          </w:p>
        </w:tc>
        <w:tc>
          <w:tcPr>
            <w:tcW w:w="1276" w:type="dxa"/>
            <w:shd w:val="clear" w:color="auto" w:fill="auto"/>
            <w:noWrap/>
            <w:vAlign w:val="center"/>
            <w:tcPrChange w:id="8373" w:author="Phuong Truong Thi" w:date="2024-11-25T04:31:00Z">
              <w:tcPr>
                <w:tcW w:w="1276" w:type="dxa"/>
                <w:shd w:val="clear" w:color="auto" w:fill="auto"/>
                <w:noWrap/>
                <w:vAlign w:val="center"/>
              </w:tcPr>
            </w:tcPrChange>
          </w:tcPr>
          <w:p w14:paraId="0246356C" w14:textId="77777777" w:rsidR="00F868EA" w:rsidRPr="00AD0E1A" w:rsidRDefault="00F868EA" w:rsidP="00817E47">
            <w:pPr>
              <w:spacing w:before="0" w:line="240" w:lineRule="auto"/>
              <w:contextualSpacing w:val="0"/>
              <w:rPr>
                <w:ins w:id="8374" w:author="Phuong Truong Thi" w:date="2024-10-16T00:58:00Z"/>
                <w:rFonts w:ascii="Times New Roman" w:eastAsia="Times New Roman" w:hAnsi="Times New Roman"/>
                <w:sz w:val="24"/>
                <w:szCs w:val="24"/>
                <w:lang w:val="vi-VN" w:eastAsia="vi-VN"/>
              </w:rPr>
            </w:pPr>
          </w:p>
        </w:tc>
        <w:tc>
          <w:tcPr>
            <w:tcW w:w="992" w:type="dxa"/>
            <w:tcPrChange w:id="8375" w:author="Phuong Truong Thi" w:date="2024-11-25T04:31:00Z">
              <w:tcPr>
                <w:tcW w:w="992" w:type="dxa"/>
              </w:tcPr>
            </w:tcPrChange>
          </w:tcPr>
          <w:p w14:paraId="5A7C0EE1" w14:textId="77777777" w:rsidR="00F868EA" w:rsidRPr="00AD0E1A" w:rsidRDefault="00F868EA" w:rsidP="00817E47">
            <w:pPr>
              <w:spacing w:before="0" w:line="240" w:lineRule="auto"/>
              <w:contextualSpacing w:val="0"/>
              <w:jc w:val="center"/>
              <w:rPr>
                <w:ins w:id="8376" w:author="Phuong Truong Thi" w:date="2024-10-16T00:58:00Z"/>
                <w:rFonts w:ascii="Times New Roman" w:eastAsia="Times New Roman" w:hAnsi="Times New Roman"/>
                <w:sz w:val="24"/>
                <w:szCs w:val="24"/>
                <w:lang w:val="vi-VN" w:eastAsia="vi-VN"/>
              </w:rPr>
            </w:pPr>
            <w:ins w:id="8377" w:author="Phuong Truong Thi" w:date="2024-10-16T00:58:00Z">
              <w:r w:rsidRPr="00CC7615">
                <w:rPr>
                  <w:rFonts w:ascii="Times New Roman" w:eastAsia="Times New Roman" w:hAnsi="Times New Roman"/>
                  <w:sz w:val="24"/>
                  <w:szCs w:val="24"/>
                  <w:lang w:eastAsia="vi-VN"/>
                </w:rPr>
                <w:t>N</w:t>
              </w:r>
            </w:ins>
          </w:p>
        </w:tc>
      </w:tr>
      <w:tr w:rsidR="00F868EA" w:rsidRPr="00AD0E1A" w14:paraId="4B65420C" w14:textId="77777777" w:rsidTr="00975861">
        <w:trPr>
          <w:trHeight w:val="276"/>
          <w:ins w:id="8378" w:author="Phuong Truong Thi" w:date="2024-10-16T00:58:00Z"/>
          <w:trPrChange w:id="8379" w:author="Phuong Truong Thi" w:date="2024-11-25T04:31:00Z">
            <w:trPr>
              <w:trHeight w:val="276"/>
            </w:trPr>
          </w:trPrChange>
        </w:trPr>
        <w:tc>
          <w:tcPr>
            <w:tcW w:w="670" w:type="dxa"/>
            <w:shd w:val="clear" w:color="auto" w:fill="auto"/>
            <w:vAlign w:val="center"/>
            <w:tcPrChange w:id="8380" w:author="Phuong Truong Thi" w:date="2024-11-25T04:31:00Z">
              <w:tcPr>
                <w:tcW w:w="670" w:type="dxa"/>
                <w:shd w:val="clear" w:color="auto" w:fill="auto"/>
                <w:vAlign w:val="center"/>
              </w:tcPr>
            </w:tcPrChange>
          </w:tcPr>
          <w:p w14:paraId="79FD0E2B" w14:textId="77777777" w:rsidR="00F868EA" w:rsidRPr="00AD0E1A" w:rsidRDefault="00F868EA" w:rsidP="00817E47">
            <w:pPr>
              <w:pStyle w:val="ListParagraph"/>
              <w:numPr>
                <w:ilvl w:val="0"/>
                <w:numId w:val="62"/>
              </w:numPr>
              <w:spacing w:before="0" w:line="240" w:lineRule="auto"/>
              <w:contextualSpacing w:val="0"/>
              <w:jc w:val="left"/>
              <w:rPr>
                <w:ins w:id="8381" w:author="Phuong Truong Thi" w:date="2024-10-16T00:58:00Z"/>
                <w:rFonts w:eastAsia="Times New Roman"/>
                <w:szCs w:val="24"/>
                <w:lang w:val="vi-VN" w:eastAsia="vi-VN"/>
              </w:rPr>
            </w:pPr>
          </w:p>
        </w:tc>
        <w:tc>
          <w:tcPr>
            <w:tcW w:w="1735" w:type="dxa"/>
            <w:shd w:val="clear" w:color="auto" w:fill="auto"/>
            <w:vAlign w:val="center"/>
            <w:tcPrChange w:id="8382" w:author="Phuong Truong Thi" w:date="2024-11-25T04:31:00Z">
              <w:tcPr>
                <w:tcW w:w="1735" w:type="dxa"/>
                <w:shd w:val="clear" w:color="auto" w:fill="auto"/>
                <w:vAlign w:val="center"/>
              </w:tcPr>
            </w:tcPrChange>
          </w:tcPr>
          <w:p w14:paraId="7C157E14" w14:textId="77777777" w:rsidR="00F868EA" w:rsidRPr="00B66378" w:rsidRDefault="00F868EA" w:rsidP="00817E47">
            <w:pPr>
              <w:spacing w:before="0" w:line="240" w:lineRule="auto"/>
              <w:contextualSpacing w:val="0"/>
              <w:rPr>
                <w:ins w:id="8383" w:author="Phuong Truong Thi" w:date="2024-10-16T00:58:00Z"/>
                <w:rFonts w:ascii="Times New Roman" w:hAnsi="Times New Roman"/>
                <w:sz w:val="24"/>
                <w:szCs w:val="24"/>
                <w:lang w:val="vi-VN"/>
              </w:rPr>
            </w:pPr>
            <w:ins w:id="8384" w:author="Phuong Truong Thi" w:date="2024-10-16T00:58:00Z">
              <w:r w:rsidRPr="00B66378">
                <w:rPr>
                  <w:rFonts w:ascii="Times New Roman" w:hAnsi="Times New Roman"/>
                  <w:color w:val="000000"/>
                  <w:sz w:val="24"/>
                  <w:szCs w:val="24"/>
                  <w:lang w:val="vi-VN"/>
                </w:rPr>
                <w:t>Mã DAO CBBH tháng trước</w:t>
              </w:r>
            </w:ins>
          </w:p>
        </w:tc>
        <w:tc>
          <w:tcPr>
            <w:tcW w:w="2270" w:type="dxa"/>
            <w:vAlign w:val="center"/>
            <w:tcPrChange w:id="8385" w:author="Phuong Truong Thi" w:date="2024-11-25T04:31:00Z">
              <w:tcPr>
                <w:tcW w:w="2230" w:type="dxa"/>
                <w:vAlign w:val="center"/>
              </w:tcPr>
            </w:tcPrChange>
          </w:tcPr>
          <w:p w14:paraId="5F92CC36" w14:textId="77777777" w:rsidR="00F868EA" w:rsidRPr="00B66378" w:rsidRDefault="00F868EA" w:rsidP="00817E47">
            <w:pPr>
              <w:spacing w:before="0" w:line="240" w:lineRule="auto"/>
              <w:contextualSpacing w:val="0"/>
              <w:rPr>
                <w:ins w:id="8386" w:author="Phuong Truong Thi" w:date="2024-10-16T00:58:00Z"/>
                <w:rFonts w:ascii="Times New Roman" w:eastAsia="Times New Roman" w:hAnsi="Times New Roman"/>
                <w:sz w:val="24"/>
                <w:szCs w:val="24"/>
                <w:lang w:val="vi-VN" w:eastAsia="vi-VN"/>
              </w:rPr>
            </w:pPr>
            <w:ins w:id="8387" w:author="Phuong Truong Thi" w:date="2024-10-16T00:58:00Z">
              <w:r w:rsidRPr="00B66378">
                <w:rPr>
                  <w:rFonts w:ascii="Times New Roman" w:hAnsi="Times New Roman"/>
                  <w:color w:val="000000"/>
                  <w:sz w:val="24"/>
                  <w:szCs w:val="24"/>
                  <w:lang w:val="vi-VN"/>
                </w:rPr>
                <w:t>Mã DAO CBBH phụ trách KH tháng trước</w:t>
              </w:r>
            </w:ins>
          </w:p>
        </w:tc>
        <w:tc>
          <w:tcPr>
            <w:tcW w:w="1030" w:type="dxa"/>
            <w:tcPrChange w:id="8388" w:author="Phuong Truong Thi" w:date="2024-11-25T04:31:00Z">
              <w:tcPr>
                <w:tcW w:w="1070" w:type="dxa"/>
                <w:gridSpan w:val="2"/>
              </w:tcPr>
            </w:tcPrChange>
          </w:tcPr>
          <w:p w14:paraId="1DB112B4" w14:textId="77777777" w:rsidR="00F868EA" w:rsidRPr="00B66378" w:rsidRDefault="00F868EA" w:rsidP="00817E47">
            <w:pPr>
              <w:spacing w:before="0" w:line="240" w:lineRule="auto"/>
              <w:contextualSpacing w:val="0"/>
              <w:jc w:val="center"/>
              <w:rPr>
                <w:ins w:id="8389" w:author="Phuong Truong Thi" w:date="2024-10-16T00:58:00Z"/>
                <w:rFonts w:ascii="Times New Roman" w:eastAsia="Times New Roman" w:hAnsi="Times New Roman"/>
                <w:sz w:val="24"/>
                <w:szCs w:val="24"/>
                <w:lang w:val="vi-VN" w:eastAsia="vi-VN"/>
              </w:rPr>
            </w:pPr>
            <w:ins w:id="8390" w:author="Phuong Truong Thi" w:date="2024-10-16T00:58:00Z">
              <w:r>
                <w:rPr>
                  <w:rFonts w:ascii="Times New Roman" w:hAnsi="Times New Roman"/>
                  <w:color w:val="000000"/>
                  <w:sz w:val="24"/>
                  <w:szCs w:val="24"/>
                  <w:lang w:val="vi-VN"/>
                </w:rPr>
                <w:t>EZ/T24</w:t>
              </w:r>
            </w:ins>
          </w:p>
        </w:tc>
        <w:tc>
          <w:tcPr>
            <w:tcW w:w="1236" w:type="dxa"/>
            <w:tcPrChange w:id="8391" w:author="Phuong Truong Thi" w:date="2024-11-25T04:31:00Z">
              <w:tcPr>
                <w:tcW w:w="1236" w:type="dxa"/>
              </w:tcPr>
            </w:tcPrChange>
          </w:tcPr>
          <w:p w14:paraId="2D274A20" w14:textId="27BDC5B6" w:rsidR="00F868EA" w:rsidRPr="00AD0E1A" w:rsidRDefault="00525739" w:rsidP="00817E47">
            <w:pPr>
              <w:spacing w:before="0" w:line="240" w:lineRule="auto"/>
              <w:contextualSpacing w:val="0"/>
              <w:rPr>
                <w:ins w:id="8392"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393" w:author="Phuong Truong Thi" w:date="2024-11-25T04:31:00Z">
              <w:tcPr>
                <w:tcW w:w="1276" w:type="dxa"/>
                <w:shd w:val="clear" w:color="auto" w:fill="auto"/>
                <w:noWrap/>
                <w:vAlign w:val="center"/>
              </w:tcPr>
            </w:tcPrChange>
          </w:tcPr>
          <w:p w14:paraId="57537315" w14:textId="77777777" w:rsidR="00F868EA" w:rsidRPr="00AD0E1A" w:rsidRDefault="00F868EA" w:rsidP="00817E47">
            <w:pPr>
              <w:spacing w:before="0" w:line="240" w:lineRule="auto"/>
              <w:contextualSpacing w:val="0"/>
              <w:rPr>
                <w:ins w:id="8394" w:author="Phuong Truong Thi" w:date="2024-10-16T00:58:00Z"/>
                <w:rFonts w:ascii="Times New Roman" w:eastAsia="Times New Roman" w:hAnsi="Times New Roman"/>
                <w:sz w:val="24"/>
                <w:szCs w:val="24"/>
                <w:lang w:val="vi-VN" w:eastAsia="vi-VN"/>
              </w:rPr>
            </w:pPr>
          </w:p>
        </w:tc>
        <w:tc>
          <w:tcPr>
            <w:tcW w:w="992" w:type="dxa"/>
            <w:tcPrChange w:id="8395" w:author="Phuong Truong Thi" w:date="2024-11-25T04:31:00Z">
              <w:tcPr>
                <w:tcW w:w="992" w:type="dxa"/>
              </w:tcPr>
            </w:tcPrChange>
          </w:tcPr>
          <w:p w14:paraId="3772D514" w14:textId="77777777" w:rsidR="00F868EA" w:rsidRPr="00AD0E1A" w:rsidRDefault="00F868EA" w:rsidP="00817E47">
            <w:pPr>
              <w:spacing w:before="0" w:line="240" w:lineRule="auto"/>
              <w:contextualSpacing w:val="0"/>
              <w:jc w:val="center"/>
              <w:rPr>
                <w:ins w:id="8396" w:author="Phuong Truong Thi" w:date="2024-10-16T00:58:00Z"/>
                <w:rFonts w:ascii="Times New Roman" w:eastAsia="Times New Roman" w:hAnsi="Times New Roman"/>
                <w:sz w:val="24"/>
                <w:szCs w:val="24"/>
                <w:lang w:val="vi-VN" w:eastAsia="vi-VN"/>
              </w:rPr>
            </w:pPr>
            <w:ins w:id="8397" w:author="Phuong Truong Thi" w:date="2024-10-16T00:58:00Z">
              <w:r w:rsidRPr="00CC7615">
                <w:rPr>
                  <w:rFonts w:ascii="Times New Roman" w:eastAsia="Times New Roman" w:hAnsi="Times New Roman"/>
                  <w:sz w:val="24"/>
                  <w:szCs w:val="24"/>
                  <w:lang w:eastAsia="vi-VN"/>
                </w:rPr>
                <w:t>N</w:t>
              </w:r>
            </w:ins>
          </w:p>
        </w:tc>
      </w:tr>
      <w:tr w:rsidR="00F868EA" w:rsidRPr="00AD0E1A" w14:paraId="44276F58" w14:textId="77777777" w:rsidTr="00975861">
        <w:trPr>
          <w:trHeight w:val="276"/>
          <w:ins w:id="8398" w:author="Phuong Truong Thi" w:date="2024-10-16T00:58:00Z"/>
          <w:trPrChange w:id="8399" w:author="Phuong Truong Thi" w:date="2024-11-25T04:31:00Z">
            <w:trPr>
              <w:trHeight w:val="276"/>
            </w:trPr>
          </w:trPrChange>
        </w:trPr>
        <w:tc>
          <w:tcPr>
            <w:tcW w:w="670" w:type="dxa"/>
            <w:shd w:val="clear" w:color="auto" w:fill="auto"/>
            <w:vAlign w:val="center"/>
            <w:tcPrChange w:id="8400" w:author="Phuong Truong Thi" w:date="2024-11-25T04:31:00Z">
              <w:tcPr>
                <w:tcW w:w="670" w:type="dxa"/>
                <w:shd w:val="clear" w:color="auto" w:fill="auto"/>
                <w:vAlign w:val="center"/>
              </w:tcPr>
            </w:tcPrChange>
          </w:tcPr>
          <w:p w14:paraId="06A3A1C7" w14:textId="77777777" w:rsidR="00F868EA" w:rsidRPr="00AD0E1A" w:rsidRDefault="00F868EA" w:rsidP="00817E47">
            <w:pPr>
              <w:pStyle w:val="ListParagraph"/>
              <w:numPr>
                <w:ilvl w:val="0"/>
                <w:numId w:val="62"/>
              </w:numPr>
              <w:spacing w:before="0" w:line="240" w:lineRule="auto"/>
              <w:contextualSpacing w:val="0"/>
              <w:jc w:val="left"/>
              <w:rPr>
                <w:ins w:id="8401" w:author="Phuong Truong Thi" w:date="2024-10-16T00:58:00Z"/>
                <w:rFonts w:eastAsia="Times New Roman"/>
                <w:szCs w:val="24"/>
                <w:lang w:val="vi-VN" w:eastAsia="vi-VN"/>
              </w:rPr>
            </w:pPr>
          </w:p>
        </w:tc>
        <w:tc>
          <w:tcPr>
            <w:tcW w:w="1735" w:type="dxa"/>
            <w:shd w:val="clear" w:color="auto" w:fill="auto"/>
            <w:vAlign w:val="center"/>
            <w:tcPrChange w:id="8402" w:author="Phuong Truong Thi" w:date="2024-11-25T04:31:00Z">
              <w:tcPr>
                <w:tcW w:w="1735" w:type="dxa"/>
                <w:shd w:val="clear" w:color="auto" w:fill="auto"/>
                <w:vAlign w:val="center"/>
              </w:tcPr>
            </w:tcPrChange>
          </w:tcPr>
          <w:p w14:paraId="4E81F37C" w14:textId="77777777" w:rsidR="00F868EA" w:rsidRPr="008E60BE" w:rsidRDefault="00F868EA" w:rsidP="00817E47">
            <w:pPr>
              <w:spacing w:before="0" w:line="240" w:lineRule="auto"/>
              <w:contextualSpacing w:val="0"/>
              <w:rPr>
                <w:ins w:id="8403" w:author="Phuong Truong Thi" w:date="2024-10-16T00:58:00Z"/>
                <w:rFonts w:ascii="Times New Roman" w:hAnsi="Times New Roman"/>
                <w:color w:val="000000"/>
                <w:sz w:val="24"/>
                <w:szCs w:val="24"/>
              </w:rPr>
            </w:pPr>
            <w:ins w:id="8404" w:author="Phuong Truong Thi" w:date="2024-10-16T00:58:00Z">
              <w:r w:rsidRPr="008E60BE">
                <w:rPr>
                  <w:rFonts w:ascii="Times New Roman" w:hAnsi="Times New Roman"/>
                  <w:color w:val="000000"/>
                  <w:sz w:val="24"/>
                  <w:szCs w:val="24"/>
                </w:rPr>
                <w:t>Đánh dấu KH có chuyển DAO trong tháng</w:t>
              </w:r>
            </w:ins>
          </w:p>
        </w:tc>
        <w:tc>
          <w:tcPr>
            <w:tcW w:w="2270" w:type="dxa"/>
            <w:vAlign w:val="center"/>
            <w:tcPrChange w:id="8405" w:author="Phuong Truong Thi" w:date="2024-11-25T04:31:00Z">
              <w:tcPr>
                <w:tcW w:w="2230" w:type="dxa"/>
                <w:vAlign w:val="center"/>
              </w:tcPr>
            </w:tcPrChange>
          </w:tcPr>
          <w:p w14:paraId="6A66AB9E" w14:textId="77777777" w:rsidR="00F868EA" w:rsidRPr="00521C1C" w:rsidRDefault="00F868EA" w:rsidP="00817E47">
            <w:pPr>
              <w:spacing w:before="0" w:line="240" w:lineRule="auto"/>
              <w:contextualSpacing w:val="0"/>
              <w:rPr>
                <w:ins w:id="8406" w:author="Phuong Truong Thi" w:date="2024-10-16T00:58:00Z"/>
                <w:rFonts w:ascii="Times New Roman" w:eastAsia="Times New Roman" w:hAnsi="Times New Roman"/>
                <w:sz w:val="24"/>
                <w:szCs w:val="24"/>
                <w:lang w:eastAsia="vi-VN"/>
              </w:rPr>
            </w:pPr>
            <w:ins w:id="8407" w:author="Phuong Truong Thi" w:date="2024-10-16T00:58:00Z">
              <w:r w:rsidRPr="00521C1C">
                <w:rPr>
                  <w:rFonts w:ascii="Times New Roman" w:hAnsi="Times New Roman"/>
                  <w:color w:val="000000"/>
                  <w:sz w:val="24"/>
                  <w:szCs w:val="24"/>
                </w:rPr>
                <w:t>KH được tính là có chuyển DAO trong tháng khi DAO quản lý trong tháng khác với DAO quản lý ngày đầu tiền của tháng</w:t>
              </w:r>
              <w:r w:rsidRPr="00521C1C">
                <w:rPr>
                  <w:rFonts w:ascii="Times New Roman" w:hAnsi="Times New Roman"/>
                  <w:color w:val="000000"/>
                  <w:sz w:val="24"/>
                  <w:szCs w:val="24"/>
                </w:rPr>
                <w:br/>
                <w:t>1 : KH có chuyển DAO quản lý KH trong tháng</w:t>
              </w:r>
              <w:r w:rsidRPr="00521C1C">
                <w:rPr>
                  <w:rFonts w:ascii="Times New Roman" w:hAnsi="Times New Roman"/>
                  <w:color w:val="000000"/>
                  <w:sz w:val="24"/>
                  <w:szCs w:val="24"/>
                </w:rPr>
                <w:br/>
                <w:t>0: KH không chuyển DAO quản lý trong tháng</w:t>
              </w:r>
            </w:ins>
          </w:p>
        </w:tc>
        <w:tc>
          <w:tcPr>
            <w:tcW w:w="1030" w:type="dxa"/>
            <w:tcPrChange w:id="8408" w:author="Phuong Truong Thi" w:date="2024-11-25T04:31:00Z">
              <w:tcPr>
                <w:tcW w:w="1070" w:type="dxa"/>
                <w:gridSpan w:val="2"/>
              </w:tcPr>
            </w:tcPrChange>
          </w:tcPr>
          <w:p w14:paraId="7FD2C8DA" w14:textId="77777777" w:rsidR="00F868EA" w:rsidRDefault="00F868EA" w:rsidP="00817E47">
            <w:pPr>
              <w:spacing w:before="0" w:line="240" w:lineRule="auto"/>
              <w:contextualSpacing w:val="0"/>
              <w:jc w:val="center"/>
              <w:rPr>
                <w:ins w:id="8409" w:author="Phuong Truong Thi" w:date="2024-10-16T00:58:00Z"/>
                <w:rFonts w:ascii="Times New Roman" w:eastAsia="Times New Roman" w:hAnsi="Times New Roman"/>
                <w:sz w:val="24"/>
                <w:szCs w:val="24"/>
                <w:lang w:eastAsia="vi-VN"/>
              </w:rPr>
            </w:pPr>
            <w:ins w:id="8410" w:author="Phuong Truong Thi" w:date="2024-10-16T00:58:00Z">
              <w:r>
                <w:rPr>
                  <w:rFonts w:ascii="Times New Roman" w:eastAsia="Times New Roman" w:hAnsi="Times New Roman"/>
                  <w:sz w:val="24"/>
                  <w:szCs w:val="24"/>
                  <w:lang w:val="vi-VN" w:eastAsia="vi-VN"/>
                </w:rPr>
                <w:t>CRM</w:t>
              </w:r>
            </w:ins>
          </w:p>
        </w:tc>
        <w:tc>
          <w:tcPr>
            <w:tcW w:w="1236" w:type="dxa"/>
            <w:tcPrChange w:id="8411" w:author="Phuong Truong Thi" w:date="2024-11-25T04:31:00Z">
              <w:tcPr>
                <w:tcW w:w="1236" w:type="dxa"/>
              </w:tcPr>
            </w:tcPrChange>
          </w:tcPr>
          <w:p w14:paraId="54704815" w14:textId="7FC3696D" w:rsidR="00F868EA" w:rsidRPr="00AD0E1A" w:rsidRDefault="00525739" w:rsidP="00817E47">
            <w:pPr>
              <w:spacing w:before="0" w:line="240" w:lineRule="auto"/>
              <w:contextualSpacing w:val="0"/>
              <w:rPr>
                <w:ins w:id="8412" w:author="Phuong Truong Thi" w:date="2024-10-16T00:58:00Z"/>
                <w:rFonts w:ascii="Times New Roman" w:eastAsia="Times New Roman" w:hAnsi="Times New Roman"/>
                <w:sz w:val="24"/>
                <w:szCs w:val="24"/>
                <w:lang w:eastAsia="vi-VN"/>
              </w:rPr>
            </w:pPr>
            <w:commentRangeStart w:id="8413"/>
            <w:commentRangeStart w:id="8414"/>
            <w:del w:id="8415" w:author="Phuong Truong Thi" w:date="2024-11-25T04:49:00Z">
              <w:r w:rsidDel="00BD2B04">
                <w:rPr>
                  <w:rFonts w:ascii="Times New Roman" w:eastAsia="Times New Roman" w:hAnsi="Times New Roman"/>
                  <w:sz w:val="24"/>
                  <w:szCs w:val="24"/>
                  <w:lang w:eastAsia="vi-VN"/>
                </w:rPr>
                <w:delText>Text (255)</w:delText>
              </w:r>
              <w:commentRangeEnd w:id="8413"/>
              <w:r w:rsidR="00005FA5" w:rsidDel="00BD2B04">
                <w:rPr>
                  <w:rStyle w:val="CommentReference"/>
                  <w:lang w:val="x-none" w:eastAsia="x-none"/>
                </w:rPr>
                <w:commentReference w:id="8413"/>
              </w:r>
              <w:commentRangeEnd w:id="8414"/>
              <w:r w:rsidR="00BD2B04" w:rsidDel="00BD2B04">
                <w:rPr>
                  <w:rStyle w:val="CommentReference"/>
                  <w:lang w:val="x-none" w:eastAsia="x-none"/>
                </w:rPr>
                <w:commentReference w:id="8414"/>
              </w:r>
            </w:del>
            <w:ins w:id="8416" w:author="Phuong Truong Thi" w:date="2024-11-25T04:49:00Z">
              <w:r w:rsidR="00BD2B04">
                <w:rPr>
                  <w:rFonts w:ascii="Times New Roman" w:eastAsia="Times New Roman" w:hAnsi="Times New Roman"/>
                  <w:sz w:val="24"/>
                  <w:szCs w:val="24"/>
                  <w:lang w:eastAsia="vi-VN"/>
                </w:rPr>
                <w:t xml:space="preserve">Picklist </w:t>
              </w:r>
            </w:ins>
          </w:p>
        </w:tc>
        <w:tc>
          <w:tcPr>
            <w:tcW w:w="1276" w:type="dxa"/>
            <w:shd w:val="clear" w:color="auto" w:fill="auto"/>
            <w:noWrap/>
            <w:vAlign w:val="center"/>
            <w:tcPrChange w:id="8417" w:author="Phuong Truong Thi" w:date="2024-11-25T04:31:00Z">
              <w:tcPr>
                <w:tcW w:w="1276" w:type="dxa"/>
                <w:shd w:val="clear" w:color="auto" w:fill="auto"/>
                <w:noWrap/>
                <w:vAlign w:val="center"/>
              </w:tcPr>
            </w:tcPrChange>
          </w:tcPr>
          <w:p w14:paraId="728A3541" w14:textId="77777777" w:rsidR="00F868EA" w:rsidRDefault="00F868EA" w:rsidP="00817E47">
            <w:pPr>
              <w:spacing w:before="0" w:line="240" w:lineRule="auto"/>
              <w:contextualSpacing w:val="0"/>
              <w:rPr>
                <w:ins w:id="8418" w:author="Phuong Truong Thi" w:date="2024-10-16T00:58:00Z"/>
                <w:rFonts w:ascii="Times New Roman" w:eastAsia="Times New Roman" w:hAnsi="Times New Roman"/>
                <w:sz w:val="24"/>
                <w:szCs w:val="24"/>
                <w:lang w:eastAsia="vi-VN"/>
              </w:rPr>
            </w:pPr>
            <w:ins w:id="8419" w:author="Phuong Truong Thi" w:date="2024-10-16T00:58:00Z">
              <w:r>
                <w:rPr>
                  <w:rFonts w:ascii="Times New Roman" w:eastAsia="Times New Roman" w:hAnsi="Times New Roman"/>
                  <w:sz w:val="24"/>
                  <w:szCs w:val="24"/>
                  <w:lang w:eastAsia="vi-VN"/>
                </w:rPr>
                <w:t>DM_DAO_</w:t>
              </w:r>
            </w:ins>
          </w:p>
          <w:p w14:paraId="3B29E078" w14:textId="77777777" w:rsidR="00F868EA" w:rsidRDefault="00F868EA" w:rsidP="00817E47">
            <w:pPr>
              <w:spacing w:before="0" w:line="240" w:lineRule="auto"/>
              <w:contextualSpacing w:val="0"/>
              <w:rPr>
                <w:ins w:id="8420" w:author="Phuong Truong Thi" w:date="2024-10-16T00:58:00Z"/>
                <w:rFonts w:ascii="Times New Roman" w:eastAsia="Times New Roman" w:hAnsi="Times New Roman"/>
                <w:sz w:val="24"/>
                <w:szCs w:val="24"/>
                <w:lang w:eastAsia="vi-VN"/>
              </w:rPr>
            </w:pPr>
            <w:ins w:id="8421" w:author="Phuong Truong Thi" w:date="2024-10-16T00:58:00Z">
              <w:r>
                <w:rPr>
                  <w:rFonts w:ascii="Times New Roman" w:eastAsia="Times New Roman" w:hAnsi="Times New Roman"/>
                  <w:sz w:val="24"/>
                  <w:szCs w:val="24"/>
                  <w:lang w:eastAsia="vi-VN"/>
                </w:rPr>
                <w:t>EXCHANGE</w:t>
              </w:r>
            </w:ins>
          </w:p>
          <w:p w14:paraId="50953E20" w14:textId="77777777" w:rsidR="00F868EA" w:rsidRPr="00DE616A" w:rsidRDefault="00F868EA" w:rsidP="00817E47">
            <w:pPr>
              <w:spacing w:before="0" w:line="240" w:lineRule="auto"/>
              <w:contextualSpacing w:val="0"/>
              <w:rPr>
                <w:ins w:id="8422" w:author="Phuong Truong Thi" w:date="2024-10-16T00:58:00Z"/>
                <w:rFonts w:ascii="Times New Roman" w:eastAsia="Times New Roman" w:hAnsi="Times New Roman"/>
                <w:sz w:val="24"/>
                <w:szCs w:val="24"/>
                <w:lang w:eastAsia="vi-VN"/>
              </w:rPr>
            </w:pPr>
            <w:ins w:id="8423" w:author="Phuong Truong Thi" w:date="2024-10-16T00:58:00Z">
              <w:r>
                <w:rPr>
                  <w:rFonts w:ascii="Times New Roman" w:eastAsia="Times New Roman" w:hAnsi="Times New Roman"/>
                  <w:sz w:val="24"/>
                  <w:szCs w:val="24"/>
                  <w:lang w:eastAsia="vi-VN"/>
                </w:rPr>
                <w:t>_MARK</w:t>
              </w:r>
            </w:ins>
          </w:p>
        </w:tc>
        <w:tc>
          <w:tcPr>
            <w:tcW w:w="992" w:type="dxa"/>
            <w:tcPrChange w:id="8424" w:author="Phuong Truong Thi" w:date="2024-11-25T04:31:00Z">
              <w:tcPr>
                <w:tcW w:w="992" w:type="dxa"/>
              </w:tcPr>
            </w:tcPrChange>
          </w:tcPr>
          <w:p w14:paraId="087D25FF" w14:textId="77777777" w:rsidR="00F868EA" w:rsidRDefault="00F868EA" w:rsidP="00817E47">
            <w:pPr>
              <w:spacing w:before="0" w:line="240" w:lineRule="auto"/>
              <w:contextualSpacing w:val="0"/>
              <w:jc w:val="center"/>
              <w:rPr>
                <w:ins w:id="8425" w:author="Phuong Truong Thi" w:date="2024-10-16T00:58:00Z"/>
                <w:rFonts w:ascii="Times New Roman" w:eastAsia="Times New Roman" w:hAnsi="Times New Roman"/>
                <w:sz w:val="24"/>
                <w:szCs w:val="24"/>
                <w:lang w:eastAsia="vi-VN"/>
              </w:rPr>
            </w:pPr>
            <w:ins w:id="8426" w:author="Phuong Truong Thi" w:date="2024-10-16T00:58:00Z">
              <w:r w:rsidRPr="00CC7615">
                <w:rPr>
                  <w:rFonts w:ascii="Times New Roman" w:eastAsia="Times New Roman" w:hAnsi="Times New Roman"/>
                  <w:sz w:val="24"/>
                  <w:szCs w:val="24"/>
                  <w:lang w:eastAsia="vi-VN"/>
                </w:rPr>
                <w:t>N</w:t>
              </w:r>
            </w:ins>
          </w:p>
        </w:tc>
      </w:tr>
      <w:tr w:rsidR="00F868EA" w:rsidRPr="00AD0E1A" w14:paraId="598441EA" w14:textId="77777777" w:rsidTr="00CF6901">
        <w:trPr>
          <w:trHeight w:val="276"/>
          <w:ins w:id="8427" w:author="Phuong Truong Thi" w:date="2024-10-16T00:58:00Z"/>
        </w:trPr>
        <w:tc>
          <w:tcPr>
            <w:tcW w:w="9209" w:type="dxa"/>
            <w:gridSpan w:val="7"/>
          </w:tcPr>
          <w:p w14:paraId="40E62E1F" w14:textId="77777777" w:rsidR="00F868EA" w:rsidRPr="00CC7615" w:rsidRDefault="00F868EA" w:rsidP="00817E47">
            <w:pPr>
              <w:spacing w:before="0" w:line="240" w:lineRule="auto"/>
              <w:contextualSpacing w:val="0"/>
              <w:jc w:val="left"/>
              <w:rPr>
                <w:ins w:id="8428" w:author="Phuong Truong Thi" w:date="2024-10-16T00:58:00Z"/>
                <w:rFonts w:ascii="Times New Roman" w:eastAsia="Times New Roman" w:hAnsi="Times New Roman"/>
                <w:sz w:val="24"/>
                <w:szCs w:val="24"/>
                <w:lang w:eastAsia="vi-VN"/>
              </w:rPr>
            </w:pPr>
            <w:ins w:id="8429" w:author="Phuong Truong Thi" w:date="2024-10-16T00:58:00Z">
              <w:r>
                <w:rPr>
                  <w:rFonts w:ascii="Times New Roman" w:eastAsia="Times New Roman" w:hAnsi="Times New Roman"/>
                  <w:sz w:val="24"/>
                  <w:szCs w:val="24"/>
                  <w:lang w:eastAsia="vi-VN"/>
                </w:rPr>
                <w:t>Thông tin phân khúc</w:t>
              </w:r>
            </w:ins>
          </w:p>
        </w:tc>
      </w:tr>
      <w:tr w:rsidR="00F868EA" w:rsidRPr="00AD0E1A" w14:paraId="1D99C775" w14:textId="77777777" w:rsidTr="00975861">
        <w:trPr>
          <w:trHeight w:val="276"/>
          <w:ins w:id="8430" w:author="Phuong Truong Thi" w:date="2024-10-16T00:58:00Z"/>
          <w:trPrChange w:id="8431" w:author="Phuong Truong Thi" w:date="2024-11-25T04:31:00Z">
            <w:trPr>
              <w:trHeight w:val="276"/>
            </w:trPr>
          </w:trPrChange>
        </w:trPr>
        <w:tc>
          <w:tcPr>
            <w:tcW w:w="670" w:type="dxa"/>
            <w:shd w:val="clear" w:color="auto" w:fill="auto"/>
            <w:vAlign w:val="center"/>
            <w:tcPrChange w:id="8432" w:author="Phuong Truong Thi" w:date="2024-11-25T04:31:00Z">
              <w:tcPr>
                <w:tcW w:w="670" w:type="dxa"/>
                <w:shd w:val="clear" w:color="auto" w:fill="auto"/>
                <w:vAlign w:val="center"/>
              </w:tcPr>
            </w:tcPrChange>
          </w:tcPr>
          <w:p w14:paraId="41E18201" w14:textId="77777777" w:rsidR="00F868EA" w:rsidRPr="00AD0E1A" w:rsidRDefault="00F868EA" w:rsidP="00817E47">
            <w:pPr>
              <w:pStyle w:val="ListParagraph"/>
              <w:numPr>
                <w:ilvl w:val="0"/>
                <w:numId w:val="62"/>
              </w:numPr>
              <w:spacing w:before="0" w:line="240" w:lineRule="auto"/>
              <w:contextualSpacing w:val="0"/>
              <w:jc w:val="left"/>
              <w:rPr>
                <w:ins w:id="8433" w:author="Phuong Truong Thi" w:date="2024-10-16T00:58:00Z"/>
                <w:rFonts w:eastAsia="Times New Roman"/>
                <w:szCs w:val="24"/>
                <w:lang w:val="vi-VN" w:eastAsia="vi-VN"/>
              </w:rPr>
            </w:pPr>
          </w:p>
        </w:tc>
        <w:tc>
          <w:tcPr>
            <w:tcW w:w="1735" w:type="dxa"/>
            <w:shd w:val="clear" w:color="auto" w:fill="auto"/>
            <w:vAlign w:val="center"/>
            <w:tcPrChange w:id="8434" w:author="Phuong Truong Thi" w:date="2024-11-25T04:31:00Z">
              <w:tcPr>
                <w:tcW w:w="1735" w:type="dxa"/>
                <w:shd w:val="clear" w:color="auto" w:fill="auto"/>
                <w:vAlign w:val="center"/>
              </w:tcPr>
            </w:tcPrChange>
          </w:tcPr>
          <w:p w14:paraId="03452B98" w14:textId="77777777" w:rsidR="00F868EA" w:rsidRPr="008E60BE" w:rsidRDefault="00F868EA" w:rsidP="00817E47">
            <w:pPr>
              <w:spacing w:before="0" w:line="240" w:lineRule="auto"/>
              <w:contextualSpacing w:val="0"/>
              <w:rPr>
                <w:ins w:id="8435" w:author="Phuong Truong Thi" w:date="2024-10-16T00:58:00Z"/>
                <w:rFonts w:ascii="Times New Roman" w:hAnsi="Times New Roman"/>
                <w:color w:val="000000"/>
                <w:sz w:val="24"/>
                <w:szCs w:val="24"/>
              </w:rPr>
            </w:pPr>
            <w:ins w:id="8436" w:author="Phuong Truong Thi" w:date="2024-10-16T00:58:00Z">
              <w:r w:rsidRPr="008E60BE">
                <w:rPr>
                  <w:rFonts w:ascii="Times New Roman" w:hAnsi="Times New Roman"/>
                  <w:color w:val="000000"/>
                  <w:sz w:val="24"/>
                  <w:szCs w:val="24"/>
                </w:rPr>
                <w:t>Phân khúc</w:t>
              </w:r>
            </w:ins>
          </w:p>
        </w:tc>
        <w:tc>
          <w:tcPr>
            <w:tcW w:w="2270" w:type="dxa"/>
            <w:vAlign w:val="center"/>
            <w:tcPrChange w:id="8437" w:author="Phuong Truong Thi" w:date="2024-11-25T04:31:00Z">
              <w:tcPr>
                <w:tcW w:w="2230" w:type="dxa"/>
                <w:vAlign w:val="center"/>
              </w:tcPr>
            </w:tcPrChange>
          </w:tcPr>
          <w:p w14:paraId="0FA627C9" w14:textId="0D6F2CA4" w:rsidR="00F868EA" w:rsidRPr="00521C1C" w:rsidRDefault="00F868EA" w:rsidP="00817E47">
            <w:pPr>
              <w:spacing w:before="0" w:line="240" w:lineRule="auto"/>
              <w:contextualSpacing w:val="0"/>
              <w:rPr>
                <w:ins w:id="8438" w:author="Phuong Truong Thi" w:date="2024-10-16T00:58:00Z"/>
                <w:rFonts w:ascii="Times New Roman" w:eastAsia="Times New Roman" w:hAnsi="Times New Roman"/>
                <w:sz w:val="24"/>
                <w:szCs w:val="24"/>
                <w:lang w:eastAsia="vi-VN"/>
              </w:rPr>
            </w:pPr>
            <w:ins w:id="8439" w:author="Phuong Truong Thi" w:date="2024-10-16T00:58:00Z">
              <w:r w:rsidRPr="00521C1C">
                <w:rPr>
                  <w:rFonts w:ascii="Times New Roman" w:hAnsi="Times New Roman"/>
                  <w:color w:val="000000"/>
                  <w:sz w:val="24"/>
                  <w:szCs w:val="24"/>
                </w:rPr>
                <w:t>Phân khúc khách hàng: AF/MAF/</w:t>
              </w:r>
            </w:ins>
            <w:ins w:id="8440" w:author="Phuong Truong Thi" w:date="2024-12-04T01:30:00Z">
              <w:r w:rsidR="00294BE6">
                <w:rPr>
                  <w:rFonts w:ascii="Times New Roman" w:hAnsi="Times New Roman"/>
                  <w:color w:val="000000"/>
                  <w:sz w:val="24"/>
                  <w:szCs w:val="24"/>
                </w:rPr>
                <w:t>Mass</w:t>
              </w:r>
            </w:ins>
            <w:ins w:id="8441" w:author="Phuong Truong Thi" w:date="2024-10-16T00:58:00Z">
              <w:r w:rsidRPr="00521C1C">
                <w:rPr>
                  <w:rFonts w:ascii="Times New Roman" w:hAnsi="Times New Roman"/>
                  <w:color w:val="000000"/>
                  <w:sz w:val="24"/>
                  <w:szCs w:val="24"/>
                </w:rPr>
                <w:t>…</w:t>
              </w:r>
            </w:ins>
          </w:p>
        </w:tc>
        <w:tc>
          <w:tcPr>
            <w:tcW w:w="1030" w:type="dxa"/>
            <w:tcPrChange w:id="8442" w:author="Phuong Truong Thi" w:date="2024-11-25T04:31:00Z">
              <w:tcPr>
                <w:tcW w:w="1070" w:type="dxa"/>
                <w:gridSpan w:val="2"/>
              </w:tcPr>
            </w:tcPrChange>
          </w:tcPr>
          <w:p w14:paraId="7450FB06" w14:textId="77777777" w:rsidR="00F868EA" w:rsidRDefault="00F868EA" w:rsidP="00817E47">
            <w:pPr>
              <w:spacing w:before="0" w:line="240" w:lineRule="auto"/>
              <w:contextualSpacing w:val="0"/>
              <w:jc w:val="center"/>
              <w:rPr>
                <w:ins w:id="8443" w:author="Phuong Truong Thi" w:date="2024-10-16T00:58:00Z"/>
                <w:rFonts w:ascii="Times New Roman" w:eastAsia="Times New Roman" w:hAnsi="Times New Roman"/>
                <w:sz w:val="24"/>
                <w:szCs w:val="24"/>
                <w:lang w:eastAsia="vi-VN"/>
              </w:rPr>
            </w:pPr>
            <w:ins w:id="8444" w:author="Phuong Truong Thi" w:date="2024-10-16T00:58:00Z">
              <w:r w:rsidRPr="00D41C21">
                <w:rPr>
                  <w:rFonts w:ascii="Times New Roman" w:hAnsi="Times New Roman"/>
                  <w:color w:val="000000"/>
                  <w:sz w:val="24"/>
                  <w:szCs w:val="24"/>
                  <w:lang w:val="vi-VN"/>
                </w:rPr>
                <w:t>EZ/T24</w:t>
              </w:r>
            </w:ins>
          </w:p>
        </w:tc>
        <w:tc>
          <w:tcPr>
            <w:tcW w:w="1236" w:type="dxa"/>
            <w:tcPrChange w:id="8445" w:author="Phuong Truong Thi" w:date="2024-11-25T04:31:00Z">
              <w:tcPr>
                <w:tcW w:w="1236" w:type="dxa"/>
              </w:tcPr>
            </w:tcPrChange>
          </w:tcPr>
          <w:p w14:paraId="61BAFE14" w14:textId="601E8838" w:rsidR="00F868EA" w:rsidRPr="00AD0E1A" w:rsidRDefault="00525739" w:rsidP="00817E47">
            <w:pPr>
              <w:spacing w:before="0" w:line="240" w:lineRule="auto"/>
              <w:contextualSpacing w:val="0"/>
              <w:rPr>
                <w:ins w:id="8446" w:author="Phuong Truong Thi" w:date="2024-10-16T00:58:00Z"/>
                <w:rFonts w:ascii="Times New Roman" w:eastAsia="Times New Roman" w:hAnsi="Times New Roman"/>
                <w:sz w:val="24"/>
                <w:szCs w:val="24"/>
                <w:lang w:eastAsia="vi-VN"/>
              </w:rPr>
            </w:pPr>
            <w:del w:id="8447" w:author="Phuong Truong Thi" w:date="2024-12-07T00:33:00Z">
              <w:r w:rsidDel="00794D8C">
                <w:rPr>
                  <w:rFonts w:ascii="Times New Roman" w:eastAsia="Times New Roman" w:hAnsi="Times New Roman"/>
                  <w:sz w:val="24"/>
                  <w:szCs w:val="24"/>
                  <w:lang w:eastAsia="vi-VN"/>
                </w:rPr>
                <w:delText>Text (255)</w:delText>
              </w:r>
            </w:del>
            <w:ins w:id="8448" w:author="Phuong Truong Thi" w:date="2024-12-07T00:33:00Z">
              <w:r w:rsidR="00794D8C">
                <w:rPr>
                  <w:rFonts w:ascii="Times New Roman" w:eastAsia="Times New Roman" w:hAnsi="Times New Roman"/>
                  <w:sz w:val="24"/>
                  <w:szCs w:val="24"/>
                  <w:lang w:eastAsia="vi-VN"/>
                </w:rPr>
                <w:t>Picklist</w:t>
              </w:r>
            </w:ins>
          </w:p>
        </w:tc>
        <w:tc>
          <w:tcPr>
            <w:tcW w:w="1276" w:type="dxa"/>
            <w:shd w:val="clear" w:color="auto" w:fill="auto"/>
            <w:noWrap/>
            <w:vAlign w:val="center"/>
            <w:tcPrChange w:id="8449" w:author="Phuong Truong Thi" w:date="2024-11-25T04:31:00Z">
              <w:tcPr>
                <w:tcW w:w="1276" w:type="dxa"/>
                <w:shd w:val="clear" w:color="auto" w:fill="auto"/>
                <w:noWrap/>
                <w:vAlign w:val="center"/>
              </w:tcPr>
            </w:tcPrChange>
          </w:tcPr>
          <w:p w14:paraId="5DB22A7E" w14:textId="77777777" w:rsidR="00F868EA" w:rsidRPr="00F748D4" w:rsidRDefault="00F868EA" w:rsidP="00817E47">
            <w:pPr>
              <w:spacing w:before="0" w:line="240" w:lineRule="auto"/>
              <w:contextualSpacing w:val="0"/>
              <w:rPr>
                <w:ins w:id="8450" w:author="Phuong Truong Thi" w:date="2024-10-16T00:58:00Z"/>
                <w:rFonts w:ascii="Times New Roman" w:eastAsia="Times New Roman" w:hAnsi="Times New Roman"/>
                <w:sz w:val="24"/>
                <w:szCs w:val="24"/>
                <w:lang w:eastAsia="vi-VN"/>
              </w:rPr>
            </w:pPr>
            <w:ins w:id="8451" w:author="Phuong Truong Thi" w:date="2024-10-16T00:58:00Z">
              <w:r w:rsidRPr="00F748D4">
                <w:rPr>
                  <w:rFonts w:ascii="Times New Roman" w:eastAsia="Times New Roman" w:hAnsi="Times New Roman"/>
                  <w:sz w:val="24"/>
                  <w:szCs w:val="24"/>
                  <w:lang w:eastAsia="vi-VN"/>
                </w:rPr>
                <w:t xml:space="preserve">DM_SEGMENT </w:t>
              </w:r>
            </w:ins>
          </w:p>
        </w:tc>
        <w:tc>
          <w:tcPr>
            <w:tcW w:w="992" w:type="dxa"/>
            <w:tcPrChange w:id="8452" w:author="Phuong Truong Thi" w:date="2024-11-25T04:31:00Z">
              <w:tcPr>
                <w:tcW w:w="992" w:type="dxa"/>
              </w:tcPr>
            </w:tcPrChange>
          </w:tcPr>
          <w:p w14:paraId="17150CD3" w14:textId="77777777" w:rsidR="00F868EA" w:rsidRPr="005A1514" w:rsidRDefault="00F868EA" w:rsidP="00817E47">
            <w:pPr>
              <w:spacing w:before="0" w:line="240" w:lineRule="auto"/>
              <w:contextualSpacing w:val="0"/>
              <w:jc w:val="center"/>
              <w:rPr>
                <w:ins w:id="8453" w:author="Phuong Truong Thi" w:date="2024-10-16T00:58:00Z"/>
                <w:rFonts w:ascii="Times New Roman" w:eastAsia="Times New Roman" w:hAnsi="Times New Roman"/>
                <w:sz w:val="24"/>
                <w:szCs w:val="24"/>
                <w:lang w:eastAsia="vi-VN"/>
              </w:rPr>
            </w:pPr>
            <w:ins w:id="8454" w:author="Phuong Truong Thi" w:date="2024-10-16T00:58:00Z">
              <w:r>
                <w:rPr>
                  <w:rFonts w:ascii="Times New Roman" w:eastAsia="Times New Roman" w:hAnsi="Times New Roman"/>
                  <w:sz w:val="24"/>
                  <w:szCs w:val="24"/>
                  <w:lang w:eastAsia="vi-VN"/>
                </w:rPr>
                <w:t>N</w:t>
              </w:r>
            </w:ins>
          </w:p>
        </w:tc>
      </w:tr>
      <w:tr w:rsidR="00F868EA" w:rsidRPr="00AD0E1A" w14:paraId="1531555F" w14:textId="77777777" w:rsidTr="00975861">
        <w:trPr>
          <w:trHeight w:val="276"/>
          <w:ins w:id="8455" w:author="Phuong Truong Thi" w:date="2024-10-16T00:58:00Z"/>
          <w:trPrChange w:id="8456" w:author="Phuong Truong Thi" w:date="2024-11-25T04:31:00Z">
            <w:trPr>
              <w:trHeight w:val="276"/>
            </w:trPr>
          </w:trPrChange>
        </w:trPr>
        <w:tc>
          <w:tcPr>
            <w:tcW w:w="670" w:type="dxa"/>
            <w:shd w:val="clear" w:color="auto" w:fill="auto"/>
            <w:vAlign w:val="center"/>
            <w:tcPrChange w:id="8457" w:author="Phuong Truong Thi" w:date="2024-11-25T04:31:00Z">
              <w:tcPr>
                <w:tcW w:w="670" w:type="dxa"/>
                <w:shd w:val="clear" w:color="auto" w:fill="auto"/>
                <w:vAlign w:val="center"/>
              </w:tcPr>
            </w:tcPrChange>
          </w:tcPr>
          <w:p w14:paraId="2F858DF3" w14:textId="77777777" w:rsidR="00F868EA" w:rsidRPr="00AD0E1A" w:rsidRDefault="00F868EA" w:rsidP="00817E47">
            <w:pPr>
              <w:pStyle w:val="ListParagraph"/>
              <w:numPr>
                <w:ilvl w:val="0"/>
                <w:numId w:val="62"/>
              </w:numPr>
              <w:spacing w:before="0" w:line="240" w:lineRule="auto"/>
              <w:contextualSpacing w:val="0"/>
              <w:jc w:val="left"/>
              <w:rPr>
                <w:ins w:id="8458" w:author="Phuong Truong Thi" w:date="2024-10-16T00:58:00Z"/>
                <w:rFonts w:eastAsia="Times New Roman"/>
                <w:szCs w:val="24"/>
                <w:lang w:val="vi-VN" w:eastAsia="vi-VN"/>
              </w:rPr>
            </w:pPr>
          </w:p>
        </w:tc>
        <w:tc>
          <w:tcPr>
            <w:tcW w:w="1735" w:type="dxa"/>
            <w:shd w:val="clear" w:color="auto" w:fill="auto"/>
            <w:vAlign w:val="center"/>
            <w:tcPrChange w:id="8459" w:author="Phuong Truong Thi" w:date="2024-11-25T04:31:00Z">
              <w:tcPr>
                <w:tcW w:w="1735" w:type="dxa"/>
                <w:shd w:val="clear" w:color="auto" w:fill="auto"/>
                <w:vAlign w:val="center"/>
              </w:tcPr>
            </w:tcPrChange>
          </w:tcPr>
          <w:p w14:paraId="31A370D4" w14:textId="77777777" w:rsidR="00F868EA" w:rsidRPr="008E60BE" w:rsidRDefault="00F868EA" w:rsidP="00817E47">
            <w:pPr>
              <w:spacing w:before="0" w:line="240" w:lineRule="auto"/>
              <w:contextualSpacing w:val="0"/>
              <w:rPr>
                <w:ins w:id="8460" w:author="Phuong Truong Thi" w:date="2024-10-16T00:58:00Z"/>
                <w:rFonts w:ascii="Times New Roman" w:hAnsi="Times New Roman"/>
                <w:color w:val="000000"/>
                <w:sz w:val="24"/>
                <w:szCs w:val="24"/>
              </w:rPr>
            </w:pPr>
            <w:ins w:id="8461" w:author="Phuong Truong Thi" w:date="2024-10-16T00:58:00Z">
              <w:r w:rsidRPr="008E60BE">
                <w:rPr>
                  <w:rFonts w:ascii="Times New Roman" w:hAnsi="Times New Roman"/>
                  <w:color w:val="000000"/>
                  <w:sz w:val="24"/>
                  <w:szCs w:val="24"/>
                </w:rPr>
                <w:t>Phân hạng</w:t>
              </w:r>
            </w:ins>
          </w:p>
        </w:tc>
        <w:tc>
          <w:tcPr>
            <w:tcW w:w="2270" w:type="dxa"/>
            <w:vAlign w:val="center"/>
            <w:tcPrChange w:id="8462" w:author="Phuong Truong Thi" w:date="2024-11-25T04:31:00Z">
              <w:tcPr>
                <w:tcW w:w="2230" w:type="dxa"/>
                <w:vAlign w:val="center"/>
              </w:tcPr>
            </w:tcPrChange>
          </w:tcPr>
          <w:p w14:paraId="662C4EC7" w14:textId="609EF6FC" w:rsidR="00F868EA" w:rsidRPr="00521C1C" w:rsidRDefault="00F868EA" w:rsidP="00817E47">
            <w:pPr>
              <w:spacing w:before="0" w:line="240" w:lineRule="auto"/>
              <w:rPr>
                <w:ins w:id="8463" w:author="Phuong Truong Thi" w:date="2024-10-16T00:58:00Z"/>
                <w:rFonts w:ascii="Times New Roman" w:eastAsia="Times New Roman" w:hAnsi="Times New Roman"/>
                <w:sz w:val="24"/>
                <w:szCs w:val="24"/>
                <w:lang w:eastAsia="vi-VN"/>
              </w:rPr>
            </w:pPr>
            <w:ins w:id="8464" w:author="Phuong Truong Thi" w:date="2024-10-16T00:58:00Z">
              <w:r w:rsidRPr="5C7E34FD">
                <w:rPr>
                  <w:rFonts w:ascii="Times New Roman" w:hAnsi="Times New Roman"/>
                  <w:color w:val="000000" w:themeColor="text1"/>
                  <w:sz w:val="24"/>
                  <w:szCs w:val="24"/>
                </w:rPr>
                <w:t>Khách hàng AF được chia làm ba nhóm lớn là AF Private,  AF Preferred và AF Special</w:t>
              </w:r>
            </w:ins>
          </w:p>
        </w:tc>
        <w:tc>
          <w:tcPr>
            <w:tcW w:w="1030" w:type="dxa"/>
            <w:tcPrChange w:id="8465" w:author="Phuong Truong Thi" w:date="2024-11-25T04:31:00Z">
              <w:tcPr>
                <w:tcW w:w="1070" w:type="dxa"/>
                <w:gridSpan w:val="2"/>
              </w:tcPr>
            </w:tcPrChange>
          </w:tcPr>
          <w:p w14:paraId="4CD7195C" w14:textId="77777777" w:rsidR="00F868EA" w:rsidRDefault="00F868EA" w:rsidP="00817E47">
            <w:pPr>
              <w:spacing w:before="0" w:line="240" w:lineRule="auto"/>
              <w:contextualSpacing w:val="0"/>
              <w:jc w:val="center"/>
              <w:rPr>
                <w:ins w:id="8466" w:author="Phuong Truong Thi" w:date="2024-10-16T00:58:00Z"/>
                <w:rFonts w:ascii="Times New Roman" w:eastAsia="Times New Roman" w:hAnsi="Times New Roman"/>
                <w:sz w:val="24"/>
                <w:szCs w:val="24"/>
                <w:lang w:eastAsia="vi-VN"/>
              </w:rPr>
            </w:pPr>
            <w:ins w:id="8467" w:author="Phuong Truong Thi" w:date="2024-10-16T00:58:00Z">
              <w:r w:rsidRPr="00D41C21">
                <w:rPr>
                  <w:rFonts w:ascii="Times New Roman" w:hAnsi="Times New Roman"/>
                  <w:color w:val="000000"/>
                  <w:sz w:val="24"/>
                  <w:szCs w:val="24"/>
                  <w:lang w:val="vi-VN"/>
                </w:rPr>
                <w:t>EZ/T24</w:t>
              </w:r>
            </w:ins>
          </w:p>
        </w:tc>
        <w:tc>
          <w:tcPr>
            <w:tcW w:w="1236" w:type="dxa"/>
            <w:tcPrChange w:id="8468" w:author="Phuong Truong Thi" w:date="2024-11-25T04:31:00Z">
              <w:tcPr>
                <w:tcW w:w="1236" w:type="dxa"/>
              </w:tcPr>
            </w:tcPrChange>
          </w:tcPr>
          <w:p w14:paraId="72F4BBEE" w14:textId="34234F34" w:rsidR="00F868EA" w:rsidRPr="00AD0E1A" w:rsidRDefault="00525739" w:rsidP="00817E47">
            <w:pPr>
              <w:spacing w:before="0" w:line="240" w:lineRule="auto"/>
              <w:contextualSpacing w:val="0"/>
              <w:rPr>
                <w:ins w:id="8469"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470" w:author="Phuong Truong Thi" w:date="2024-11-25T04:31:00Z">
              <w:tcPr>
                <w:tcW w:w="1276" w:type="dxa"/>
                <w:shd w:val="clear" w:color="auto" w:fill="auto"/>
                <w:noWrap/>
                <w:vAlign w:val="center"/>
              </w:tcPr>
            </w:tcPrChange>
          </w:tcPr>
          <w:p w14:paraId="31DA8DAD" w14:textId="77777777" w:rsidR="00F868EA" w:rsidRPr="00F748D4" w:rsidRDefault="00F868EA" w:rsidP="00817E47">
            <w:pPr>
              <w:spacing w:before="0" w:line="240" w:lineRule="auto"/>
              <w:contextualSpacing w:val="0"/>
              <w:rPr>
                <w:ins w:id="8471" w:author="Phuong Truong Thi" w:date="2024-10-16T00:58:00Z"/>
                <w:rFonts w:ascii="Times New Roman" w:eastAsia="Times New Roman" w:hAnsi="Times New Roman"/>
                <w:sz w:val="24"/>
                <w:szCs w:val="24"/>
                <w:lang w:eastAsia="vi-VN"/>
              </w:rPr>
            </w:pPr>
            <w:ins w:id="8472" w:author="Phuong Truong Thi" w:date="2024-10-16T00:58:00Z">
              <w:r w:rsidRPr="00F748D4">
                <w:rPr>
                  <w:rFonts w:ascii="Times New Roman" w:eastAsia="Times New Roman" w:hAnsi="Times New Roman"/>
                  <w:sz w:val="24"/>
                  <w:szCs w:val="24"/>
                  <w:lang w:eastAsia="vi-VN"/>
                </w:rPr>
                <w:t>DM_SEGMENT</w:t>
              </w:r>
            </w:ins>
          </w:p>
          <w:p w14:paraId="2879F533" w14:textId="77777777" w:rsidR="00F868EA" w:rsidRPr="00F748D4" w:rsidRDefault="00F868EA" w:rsidP="00817E47">
            <w:pPr>
              <w:spacing w:before="0" w:line="240" w:lineRule="auto"/>
              <w:contextualSpacing w:val="0"/>
              <w:rPr>
                <w:ins w:id="8473" w:author="Phuong Truong Thi" w:date="2024-10-16T00:58:00Z"/>
                <w:rFonts w:ascii="Times New Roman" w:eastAsia="Times New Roman" w:hAnsi="Times New Roman"/>
                <w:sz w:val="24"/>
                <w:szCs w:val="24"/>
                <w:lang w:eastAsia="vi-VN"/>
              </w:rPr>
            </w:pPr>
          </w:p>
        </w:tc>
        <w:tc>
          <w:tcPr>
            <w:tcW w:w="992" w:type="dxa"/>
            <w:tcPrChange w:id="8474" w:author="Phuong Truong Thi" w:date="2024-11-25T04:31:00Z">
              <w:tcPr>
                <w:tcW w:w="992" w:type="dxa"/>
              </w:tcPr>
            </w:tcPrChange>
          </w:tcPr>
          <w:p w14:paraId="69C066B6" w14:textId="77777777" w:rsidR="00F868EA" w:rsidRDefault="00F868EA" w:rsidP="00817E47">
            <w:pPr>
              <w:spacing w:before="0" w:line="240" w:lineRule="auto"/>
              <w:contextualSpacing w:val="0"/>
              <w:jc w:val="center"/>
              <w:rPr>
                <w:ins w:id="8475" w:author="Phuong Truong Thi" w:date="2024-10-16T00:58:00Z"/>
                <w:rFonts w:ascii="Times New Roman" w:eastAsia="Times New Roman" w:hAnsi="Times New Roman"/>
                <w:sz w:val="24"/>
                <w:szCs w:val="24"/>
                <w:lang w:eastAsia="vi-VN"/>
              </w:rPr>
            </w:pPr>
            <w:ins w:id="8476" w:author="Phuong Truong Thi" w:date="2024-10-16T00:58:00Z">
              <w:r>
                <w:rPr>
                  <w:rFonts w:ascii="Times New Roman" w:eastAsia="Times New Roman" w:hAnsi="Times New Roman"/>
                  <w:sz w:val="24"/>
                  <w:szCs w:val="24"/>
                  <w:lang w:eastAsia="vi-VN"/>
                </w:rPr>
                <w:t>Y</w:t>
              </w:r>
            </w:ins>
          </w:p>
        </w:tc>
      </w:tr>
      <w:tr w:rsidR="00F868EA" w:rsidRPr="00AD0E1A" w14:paraId="020E3BE8" w14:textId="77777777" w:rsidTr="00975861">
        <w:trPr>
          <w:trHeight w:val="276"/>
          <w:ins w:id="8477" w:author="Phuong Truong Thi" w:date="2024-10-16T00:58:00Z"/>
          <w:trPrChange w:id="8478" w:author="Phuong Truong Thi" w:date="2024-11-25T04:31:00Z">
            <w:trPr>
              <w:trHeight w:val="276"/>
            </w:trPr>
          </w:trPrChange>
        </w:trPr>
        <w:tc>
          <w:tcPr>
            <w:tcW w:w="670" w:type="dxa"/>
            <w:shd w:val="clear" w:color="auto" w:fill="auto"/>
            <w:vAlign w:val="center"/>
            <w:tcPrChange w:id="8479" w:author="Phuong Truong Thi" w:date="2024-11-25T04:31:00Z">
              <w:tcPr>
                <w:tcW w:w="670" w:type="dxa"/>
                <w:shd w:val="clear" w:color="auto" w:fill="auto"/>
                <w:vAlign w:val="center"/>
              </w:tcPr>
            </w:tcPrChange>
          </w:tcPr>
          <w:p w14:paraId="20A4DDA7" w14:textId="77777777" w:rsidR="00F868EA" w:rsidRPr="00AD0E1A" w:rsidRDefault="00F868EA" w:rsidP="00817E47">
            <w:pPr>
              <w:pStyle w:val="ListParagraph"/>
              <w:numPr>
                <w:ilvl w:val="0"/>
                <w:numId w:val="62"/>
              </w:numPr>
              <w:spacing w:before="0" w:line="240" w:lineRule="auto"/>
              <w:contextualSpacing w:val="0"/>
              <w:jc w:val="left"/>
              <w:rPr>
                <w:ins w:id="8480" w:author="Phuong Truong Thi" w:date="2024-10-16T00:58:00Z"/>
                <w:rFonts w:eastAsia="Times New Roman"/>
                <w:szCs w:val="24"/>
                <w:lang w:val="vi-VN" w:eastAsia="vi-VN"/>
              </w:rPr>
            </w:pPr>
          </w:p>
        </w:tc>
        <w:tc>
          <w:tcPr>
            <w:tcW w:w="1735" w:type="dxa"/>
            <w:shd w:val="clear" w:color="auto" w:fill="auto"/>
            <w:vAlign w:val="center"/>
            <w:tcPrChange w:id="8481" w:author="Phuong Truong Thi" w:date="2024-11-25T04:31:00Z">
              <w:tcPr>
                <w:tcW w:w="1735" w:type="dxa"/>
                <w:shd w:val="clear" w:color="auto" w:fill="auto"/>
                <w:vAlign w:val="center"/>
              </w:tcPr>
            </w:tcPrChange>
          </w:tcPr>
          <w:p w14:paraId="6FD815B9" w14:textId="77777777" w:rsidR="00F868EA" w:rsidRPr="008E60BE" w:rsidRDefault="00F868EA" w:rsidP="00817E47">
            <w:pPr>
              <w:spacing w:before="0" w:line="240" w:lineRule="auto"/>
              <w:contextualSpacing w:val="0"/>
              <w:rPr>
                <w:ins w:id="8482" w:author="Phuong Truong Thi" w:date="2024-10-16T00:58:00Z"/>
                <w:rFonts w:ascii="Times New Roman" w:hAnsi="Times New Roman"/>
                <w:color w:val="000000"/>
                <w:sz w:val="24"/>
                <w:szCs w:val="24"/>
              </w:rPr>
            </w:pPr>
            <w:ins w:id="8483" w:author="Phuong Truong Thi" w:date="2024-10-16T00:58:00Z">
              <w:r w:rsidRPr="008E60BE">
                <w:rPr>
                  <w:rFonts w:ascii="Times New Roman" w:hAnsi="Times New Roman"/>
                  <w:color w:val="000000"/>
                  <w:sz w:val="24"/>
                  <w:szCs w:val="24"/>
                </w:rPr>
                <w:t>Ngày định danh</w:t>
              </w:r>
            </w:ins>
          </w:p>
        </w:tc>
        <w:tc>
          <w:tcPr>
            <w:tcW w:w="2270" w:type="dxa"/>
            <w:vAlign w:val="center"/>
            <w:tcPrChange w:id="8484" w:author="Phuong Truong Thi" w:date="2024-11-25T04:31:00Z">
              <w:tcPr>
                <w:tcW w:w="2230" w:type="dxa"/>
                <w:vAlign w:val="center"/>
              </w:tcPr>
            </w:tcPrChange>
          </w:tcPr>
          <w:p w14:paraId="6F7BF6E1" w14:textId="77777777" w:rsidR="00BD2B04" w:rsidRDefault="00BD2B04" w:rsidP="00BD2B04">
            <w:pPr>
              <w:spacing w:before="0" w:line="240" w:lineRule="auto"/>
              <w:contextualSpacing w:val="0"/>
              <w:rPr>
                <w:ins w:id="8485" w:author="Phuong Truong Thi" w:date="2024-11-25T04:43:00Z"/>
                <w:rFonts w:ascii="Times New Roman" w:hAnsi="Times New Roman"/>
                <w:color w:val="000000"/>
                <w:sz w:val="24"/>
                <w:szCs w:val="24"/>
              </w:rPr>
            </w:pPr>
            <w:ins w:id="8486" w:author="Phuong Truong Thi" w:date="2024-11-25T04:43:00Z">
              <w:r w:rsidRPr="008C1DA1">
                <w:rPr>
                  <w:rFonts w:ascii="Times New Roman" w:hAnsi="Times New Roman"/>
                  <w:color w:val="000000"/>
                  <w:sz w:val="24"/>
                  <w:szCs w:val="24"/>
                </w:rPr>
                <w:t>Ngày gần nhất KH được định danh lên phân khúc hiện tại</w:t>
              </w:r>
              <w:r>
                <w:rPr>
                  <w:rFonts w:ascii="Times New Roman" w:hAnsi="Times New Roman"/>
                  <w:color w:val="000000"/>
                  <w:sz w:val="24"/>
                  <w:szCs w:val="24"/>
                </w:rPr>
                <w:t>.</w:t>
              </w:r>
            </w:ins>
          </w:p>
          <w:p w14:paraId="01BB03E3" w14:textId="77777777" w:rsidR="00BD2B04" w:rsidRDefault="00BD2B04" w:rsidP="00BD2B04">
            <w:pPr>
              <w:spacing w:before="0" w:line="240" w:lineRule="auto"/>
              <w:contextualSpacing w:val="0"/>
              <w:rPr>
                <w:ins w:id="8487" w:author="Phuong Truong Thi" w:date="2024-11-25T04:43:00Z"/>
                <w:rFonts w:ascii="Times New Roman" w:eastAsia="Times New Roman" w:hAnsi="Times New Roman"/>
                <w:color w:val="000000"/>
                <w:sz w:val="24"/>
                <w:szCs w:val="24"/>
                <w:lang w:eastAsia="vi-VN"/>
              </w:rPr>
            </w:pPr>
            <w:ins w:id="8488" w:author="Phuong Truong Thi" w:date="2024-11-25T04:43:00Z">
              <w:r>
                <w:rPr>
                  <w:rFonts w:ascii="Times New Roman" w:eastAsia="Times New Roman" w:hAnsi="Times New Roman"/>
                  <w:color w:val="000000"/>
                  <w:sz w:val="24"/>
                  <w:szCs w:val="24"/>
                  <w:lang w:eastAsia="vi-VN"/>
                </w:rPr>
                <w:t xml:space="preserve">KH </w:t>
              </w:r>
              <w:r w:rsidRPr="00BD2B04">
                <w:rPr>
                  <w:rFonts w:ascii="Times New Roman" w:eastAsia="Times New Roman" w:hAnsi="Times New Roman"/>
                  <w:color w:val="000000"/>
                  <w:sz w:val="24"/>
                  <w:szCs w:val="24"/>
                  <w:lang w:eastAsia="vi-VN"/>
                </w:rPr>
                <w:t>AF</w:t>
              </w:r>
              <w:r>
                <w:rPr>
                  <w:rFonts w:ascii="Times New Roman" w:eastAsia="Times New Roman" w:hAnsi="Times New Roman"/>
                  <w:color w:val="000000"/>
                  <w:sz w:val="24"/>
                  <w:szCs w:val="24"/>
                  <w:lang w:eastAsia="vi-VN"/>
                </w:rPr>
                <w:t xml:space="preserve"> lấy Ngày định danh AF gần nhất</w:t>
              </w:r>
            </w:ins>
          </w:p>
          <w:p w14:paraId="7E90CF89" w14:textId="77777777" w:rsidR="00BD2B04" w:rsidRDefault="00BD2B04" w:rsidP="00BD2B04">
            <w:pPr>
              <w:spacing w:before="0" w:line="240" w:lineRule="auto"/>
              <w:contextualSpacing w:val="0"/>
              <w:rPr>
                <w:ins w:id="8489" w:author="Phuong Truong Thi" w:date="2024-11-25T04:43:00Z"/>
                <w:rFonts w:ascii="Times New Roman" w:eastAsia="Times New Roman" w:hAnsi="Times New Roman"/>
                <w:color w:val="000000"/>
                <w:sz w:val="24"/>
                <w:szCs w:val="24"/>
                <w:lang w:eastAsia="vi-VN"/>
              </w:rPr>
            </w:pPr>
            <w:ins w:id="8490" w:author="Phuong Truong Thi" w:date="2024-11-25T04:43:00Z">
              <w:r>
                <w:rPr>
                  <w:rFonts w:ascii="Times New Roman" w:eastAsia="Times New Roman" w:hAnsi="Times New Roman"/>
                  <w:color w:val="000000"/>
                  <w:sz w:val="24"/>
                  <w:szCs w:val="24"/>
                  <w:lang w:eastAsia="vi-VN"/>
                </w:rPr>
                <w:t xml:space="preserve">KH MAF lấy Ngày định danh MAF gần nhất </w:t>
              </w:r>
            </w:ins>
          </w:p>
          <w:p w14:paraId="4FC6540A" w14:textId="76F71E94" w:rsidR="00F868EA" w:rsidRPr="00521C1C" w:rsidRDefault="00BD2B04" w:rsidP="00BD2B04">
            <w:pPr>
              <w:spacing w:before="0" w:line="240" w:lineRule="auto"/>
              <w:contextualSpacing w:val="0"/>
              <w:rPr>
                <w:ins w:id="8491" w:author="Phuong Truong Thi" w:date="2024-10-16T00:58:00Z"/>
                <w:rFonts w:ascii="Times New Roman" w:eastAsia="Times New Roman" w:hAnsi="Times New Roman"/>
                <w:sz w:val="24"/>
                <w:szCs w:val="24"/>
                <w:lang w:eastAsia="vi-VN"/>
              </w:rPr>
            </w:pPr>
            <w:ins w:id="8492" w:author="Phuong Truong Thi" w:date="2024-11-25T04:43:00Z">
              <w:r>
                <w:rPr>
                  <w:rFonts w:ascii="Times New Roman" w:eastAsia="Times New Roman" w:hAnsi="Times New Roman"/>
                  <w:color w:val="000000"/>
                  <w:sz w:val="24"/>
                  <w:szCs w:val="24"/>
                  <w:lang w:eastAsia="vi-VN"/>
                </w:rPr>
                <w:t xml:space="preserve">KH </w:t>
              </w:r>
            </w:ins>
            <w:ins w:id="8493" w:author="Phuong Truong Thi" w:date="2024-12-04T01:30:00Z">
              <w:r w:rsidR="00294BE6">
                <w:rPr>
                  <w:rFonts w:ascii="Times New Roman" w:eastAsia="Times New Roman" w:hAnsi="Times New Roman"/>
                  <w:color w:val="000000"/>
                  <w:sz w:val="24"/>
                  <w:szCs w:val="24"/>
                  <w:lang w:eastAsia="vi-VN"/>
                </w:rPr>
                <w:t>Mass</w:t>
              </w:r>
            </w:ins>
            <w:ins w:id="8494" w:author="Phuong Truong Thi" w:date="2024-11-25T04:43:00Z">
              <w:r w:rsidRPr="00BD2B04">
                <w:rPr>
                  <w:rFonts w:ascii="Times New Roman" w:eastAsia="Times New Roman" w:hAnsi="Times New Roman"/>
                  <w:color w:val="000000"/>
                  <w:sz w:val="24"/>
                  <w:szCs w:val="24"/>
                  <w:lang w:eastAsia="vi-VN"/>
                </w:rPr>
                <w:t xml:space="preserve"> không có ngày định danh</w:t>
              </w:r>
              <w:r>
                <w:rPr>
                  <w:rFonts w:ascii="Times New Roman" w:hAnsi="Times New Roman"/>
                  <w:color w:val="000000"/>
                  <w:sz w:val="24"/>
                  <w:szCs w:val="24"/>
                </w:rPr>
                <w:t xml:space="preserve"> .</w:t>
              </w:r>
            </w:ins>
          </w:p>
        </w:tc>
        <w:tc>
          <w:tcPr>
            <w:tcW w:w="1030" w:type="dxa"/>
            <w:tcPrChange w:id="8495" w:author="Phuong Truong Thi" w:date="2024-11-25T04:31:00Z">
              <w:tcPr>
                <w:tcW w:w="1070" w:type="dxa"/>
                <w:gridSpan w:val="2"/>
              </w:tcPr>
            </w:tcPrChange>
          </w:tcPr>
          <w:p w14:paraId="0692EAF6" w14:textId="77777777" w:rsidR="00F868EA" w:rsidRDefault="00F868EA" w:rsidP="00817E47">
            <w:pPr>
              <w:spacing w:before="0" w:line="240" w:lineRule="auto"/>
              <w:contextualSpacing w:val="0"/>
              <w:jc w:val="center"/>
              <w:rPr>
                <w:ins w:id="8496" w:author="Phuong Truong Thi" w:date="2024-10-16T00:58:00Z"/>
                <w:rFonts w:ascii="Times New Roman" w:eastAsia="Times New Roman" w:hAnsi="Times New Roman"/>
                <w:sz w:val="24"/>
                <w:szCs w:val="24"/>
                <w:lang w:eastAsia="vi-VN"/>
              </w:rPr>
            </w:pPr>
            <w:ins w:id="8497" w:author="Phuong Truong Thi" w:date="2024-10-16T00:58:00Z">
              <w:r w:rsidRPr="00D41C21">
                <w:rPr>
                  <w:rFonts w:ascii="Times New Roman" w:hAnsi="Times New Roman"/>
                  <w:color w:val="000000"/>
                  <w:sz w:val="24"/>
                  <w:szCs w:val="24"/>
                  <w:lang w:val="vi-VN"/>
                </w:rPr>
                <w:t>EZ/T24</w:t>
              </w:r>
            </w:ins>
          </w:p>
        </w:tc>
        <w:tc>
          <w:tcPr>
            <w:tcW w:w="1236" w:type="dxa"/>
            <w:tcPrChange w:id="8498" w:author="Phuong Truong Thi" w:date="2024-11-25T04:31:00Z">
              <w:tcPr>
                <w:tcW w:w="1236" w:type="dxa"/>
              </w:tcPr>
            </w:tcPrChange>
          </w:tcPr>
          <w:p w14:paraId="4D4CA55A" w14:textId="77777777" w:rsidR="00F868EA" w:rsidRPr="00AD0E1A" w:rsidRDefault="00F868EA" w:rsidP="00817E47">
            <w:pPr>
              <w:spacing w:before="0" w:line="240" w:lineRule="auto"/>
              <w:contextualSpacing w:val="0"/>
              <w:rPr>
                <w:ins w:id="8499" w:author="Phuong Truong Thi" w:date="2024-10-16T00:58:00Z"/>
                <w:rFonts w:ascii="Times New Roman" w:eastAsia="Times New Roman" w:hAnsi="Times New Roman"/>
                <w:sz w:val="24"/>
                <w:szCs w:val="24"/>
                <w:lang w:eastAsia="vi-VN"/>
              </w:rPr>
            </w:pPr>
            <w:ins w:id="8500" w:author="Phuong Truong Thi" w:date="2024-10-16T00:58:00Z">
              <w:r>
                <w:rPr>
                  <w:rFonts w:ascii="Times New Roman" w:eastAsia="Times New Roman" w:hAnsi="Times New Roman"/>
                  <w:sz w:val="24"/>
                  <w:szCs w:val="24"/>
                  <w:lang w:eastAsia="vi-VN"/>
                </w:rPr>
                <w:t>Date</w:t>
              </w:r>
            </w:ins>
          </w:p>
        </w:tc>
        <w:tc>
          <w:tcPr>
            <w:tcW w:w="1276" w:type="dxa"/>
            <w:shd w:val="clear" w:color="auto" w:fill="auto"/>
            <w:noWrap/>
            <w:vAlign w:val="center"/>
            <w:tcPrChange w:id="8501" w:author="Phuong Truong Thi" w:date="2024-11-25T04:31:00Z">
              <w:tcPr>
                <w:tcW w:w="1276" w:type="dxa"/>
                <w:shd w:val="clear" w:color="auto" w:fill="auto"/>
                <w:noWrap/>
                <w:vAlign w:val="center"/>
              </w:tcPr>
            </w:tcPrChange>
          </w:tcPr>
          <w:p w14:paraId="10703A33" w14:textId="77777777" w:rsidR="00F868EA" w:rsidRPr="00AD0E1A" w:rsidRDefault="00F868EA" w:rsidP="00817E47">
            <w:pPr>
              <w:spacing w:before="0" w:line="240" w:lineRule="auto"/>
              <w:contextualSpacing w:val="0"/>
              <w:rPr>
                <w:ins w:id="8502" w:author="Phuong Truong Thi" w:date="2024-10-16T00:58:00Z"/>
                <w:rFonts w:ascii="Times New Roman" w:eastAsia="Times New Roman" w:hAnsi="Times New Roman"/>
                <w:color w:val="FF0000"/>
                <w:sz w:val="24"/>
                <w:szCs w:val="24"/>
                <w:lang w:eastAsia="vi-VN"/>
              </w:rPr>
            </w:pPr>
          </w:p>
        </w:tc>
        <w:tc>
          <w:tcPr>
            <w:tcW w:w="992" w:type="dxa"/>
            <w:tcPrChange w:id="8503" w:author="Phuong Truong Thi" w:date="2024-11-25T04:31:00Z">
              <w:tcPr>
                <w:tcW w:w="992" w:type="dxa"/>
              </w:tcPr>
            </w:tcPrChange>
          </w:tcPr>
          <w:p w14:paraId="3C757B76" w14:textId="77777777" w:rsidR="00F868EA" w:rsidRDefault="00F868EA" w:rsidP="00817E47">
            <w:pPr>
              <w:spacing w:before="0" w:line="240" w:lineRule="auto"/>
              <w:contextualSpacing w:val="0"/>
              <w:jc w:val="center"/>
              <w:rPr>
                <w:ins w:id="8504" w:author="Phuong Truong Thi" w:date="2024-10-16T00:58:00Z"/>
                <w:rFonts w:ascii="Times New Roman" w:eastAsia="Times New Roman" w:hAnsi="Times New Roman"/>
                <w:sz w:val="24"/>
                <w:szCs w:val="24"/>
                <w:lang w:eastAsia="vi-VN"/>
              </w:rPr>
            </w:pPr>
            <w:ins w:id="8505" w:author="Phuong Truong Thi" w:date="2024-10-16T00:58:00Z">
              <w:r>
                <w:rPr>
                  <w:rFonts w:ascii="Times New Roman" w:eastAsia="Times New Roman" w:hAnsi="Times New Roman"/>
                  <w:sz w:val="24"/>
                  <w:szCs w:val="24"/>
                  <w:lang w:eastAsia="vi-VN"/>
                </w:rPr>
                <w:t>N</w:t>
              </w:r>
            </w:ins>
          </w:p>
        </w:tc>
      </w:tr>
      <w:tr w:rsidR="00F868EA" w:rsidRPr="00AD0E1A" w14:paraId="27DE064A" w14:textId="77777777" w:rsidTr="00975861">
        <w:trPr>
          <w:trHeight w:val="276"/>
          <w:ins w:id="8506" w:author="Phuong Truong Thi" w:date="2024-10-16T00:58:00Z"/>
          <w:trPrChange w:id="8507" w:author="Phuong Truong Thi" w:date="2024-11-25T04:31:00Z">
            <w:trPr>
              <w:trHeight w:val="276"/>
            </w:trPr>
          </w:trPrChange>
        </w:trPr>
        <w:tc>
          <w:tcPr>
            <w:tcW w:w="670" w:type="dxa"/>
            <w:shd w:val="clear" w:color="auto" w:fill="auto"/>
            <w:vAlign w:val="center"/>
            <w:tcPrChange w:id="8508" w:author="Phuong Truong Thi" w:date="2024-11-25T04:31:00Z">
              <w:tcPr>
                <w:tcW w:w="670" w:type="dxa"/>
                <w:shd w:val="clear" w:color="auto" w:fill="auto"/>
                <w:vAlign w:val="center"/>
              </w:tcPr>
            </w:tcPrChange>
          </w:tcPr>
          <w:p w14:paraId="771CE52E" w14:textId="77777777" w:rsidR="00F868EA" w:rsidRPr="00AD0E1A" w:rsidRDefault="00F868EA" w:rsidP="00817E47">
            <w:pPr>
              <w:pStyle w:val="ListParagraph"/>
              <w:numPr>
                <w:ilvl w:val="0"/>
                <w:numId w:val="62"/>
              </w:numPr>
              <w:spacing w:before="0" w:line="240" w:lineRule="auto"/>
              <w:contextualSpacing w:val="0"/>
              <w:jc w:val="left"/>
              <w:rPr>
                <w:ins w:id="8509" w:author="Phuong Truong Thi" w:date="2024-10-16T00:58:00Z"/>
                <w:rFonts w:eastAsia="Times New Roman"/>
                <w:szCs w:val="24"/>
                <w:lang w:val="vi-VN" w:eastAsia="vi-VN"/>
              </w:rPr>
            </w:pPr>
          </w:p>
        </w:tc>
        <w:tc>
          <w:tcPr>
            <w:tcW w:w="1735" w:type="dxa"/>
            <w:shd w:val="clear" w:color="auto" w:fill="auto"/>
            <w:vAlign w:val="center"/>
            <w:tcPrChange w:id="8510" w:author="Phuong Truong Thi" w:date="2024-11-25T04:31:00Z">
              <w:tcPr>
                <w:tcW w:w="1735" w:type="dxa"/>
                <w:shd w:val="clear" w:color="auto" w:fill="auto"/>
                <w:vAlign w:val="center"/>
              </w:tcPr>
            </w:tcPrChange>
          </w:tcPr>
          <w:p w14:paraId="2A9114DE" w14:textId="77777777" w:rsidR="00F868EA" w:rsidRPr="008E60BE" w:rsidRDefault="00F868EA" w:rsidP="00817E47">
            <w:pPr>
              <w:spacing w:before="0" w:line="240" w:lineRule="auto"/>
              <w:contextualSpacing w:val="0"/>
              <w:rPr>
                <w:ins w:id="8511" w:author="Phuong Truong Thi" w:date="2024-10-16T00:58:00Z"/>
                <w:rFonts w:ascii="Times New Roman" w:hAnsi="Times New Roman"/>
                <w:color w:val="000000"/>
                <w:sz w:val="24"/>
                <w:szCs w:val="24"/>
              </w:rPr>
            </w:pPr>
            <w:ins w:id="8512" w:author="Phuong Truong Thi" w:date="2024-10-16T00:58:00Z">
              <w:r w:rsidRPr="008E60BE">
                <w:rPr>
                  <w:rFonts w:ascii="Times New Roman" w:hAnsi="Times New Roman"/>
                  <w:color w:val="000000"/>
                  <w:sz w:val="24"/>
                  <w:szCs w:val="24"/>
                </w:rPr>
                <w:t>Nhóm định danh KH</w:t>
              </w:r>
            </w:ins>
          </w:p>
        </w:tc>
        <w:tc>
          <w:tcPr>
            <w:tcW w:w="2270" w:type="dxa"/>
            <w:vAlign w:val="center"/>
            <w:tcPrChange w:id="8513" w:author="Phuong Truong Thi" w:date="2024-11-25T04:31:00Z">
              <w:tcPr>
                <w:tcW w:w="2230" w:type="dxa"/>
                <w:vAlign w:val="center"/>
              </w:tcPr>
            </w:tcPrChange>
          </w:tcPr>
          <w:p w14:paraId="1ADA5C7F" w14:textId="77777777" w:rsidR="00F868EA" w:rsidRPr="00521C1C" w:rsidRDefault="00F868EA" w:rsidP="00817E47">
            <w:pPr>
              <w:spacing w:before="0" w:line="240" w:lineRule="auto"/>
              <w:contextualSpacing w:val="0"/>
              <w:jc w:val="left"/>
              <w:rPr>
                <w:ins w:id="8514" w:author="Phuong Truong Thi" w:date="2024-10-16T00:58:00Z"/>
                <w:rFonts w:ascii="Times New Roman" w:eastAsia="Times New Roman" w:hAnsi="Times New Roman"/>
                <w:sz w:val="24"/>
                <w:szCs w:val="24"/>
                <w:lang w:eastAsia="vi-VN"/>
              </w:rPr>
            </w:pPr>
            <w:ins w:id="8515" w:author="Phuong Truong Thi" w:date="2024-10-16T00:58:00Z">
              <w:r w:rsidRPr="00521C1C">
                <w:rPr>
                  <w:rFonts w:ascii="Times New Roman" w:hAnsi="Times New Roman"/>
                  <w:color w:val="000000"/>
                  <w:sz w:val="24"/>
                  <w:szCs w:val="24"/>
                </w:rPr>
                <w:t>Vip group</w:t>
              </w:r>
              <w:r w:rsidRPr="00521C1C">
                <w:rPr>
                  <w:rFonts w:ascii="Times New Roman" w:hAnsi="Times New Roman"/>
                  <w:color w:val="000000"/>
                  <w:sz w:val="24"/>
                  <w:szCs w:val="24"/>
                </w:rPr>
                <w:br/>
                <w:t>Phân loại KH Vip theo nhóm điều kiện định danh ( Ví dụ AUM, CASA, EX, FAMILY, STAFF, HOMELOAN, VNA..  )</w:t>
              </w:r>
            </w:ins>
          </w:p>
        </w:tc>
        <w:tc>
          <w:tcPr>
            <w:tcW w:w="1030" w:type="dxa"/>
            <w:tcPrChange w:id="8516" w:author="Phuong Truong Thi" w:date="2024-11-25T04:31:00Z">
              <w:tcPr>
                <w:tcW w:w="1070" w:type="dxa"/>
                <w:gridSpan w:val="2"/>
              </w:tcPr>
            </w:tcPrChange>
          </w:tcPr>
          <w:p w14:paraId="461B316E" w14:textId="77777777" w:rsidR="00F868EA" w:rsidRDefault="00F868EA" w:rsidP="00817E47">
            <w:pPr>
              <w:spacing w:before="0" w:line="240" w:lineRule="auto"/>
              <w:contextualSpacing w:val="0"/>
              <w:jc w:val="center"/>
              <w:rPr>
                <w:ins w:id="8517" w:author="Phuong Truong Thi" w:date="2024-10-16T00:58:00Z"/>
                <w:rFonts w:ascii="Times New Roman" w:eastAsia="Times New Roman" w:hAnsi="Times New Roman"/>
                <w:sz w:val="24"/>
                <w:szCs w:val="24"/>
                <w:lang w:eastAsia="vi-VN"/>
              </w:rPr>
            </w:pPr>
            <w:ins w:id="8518" w:author="Phuong Truong Thi" w:date="2024-10-16T00:58:00Z">
              <w:r w:rsidRPr="00D41C21">
                <w:rPr>
                  <w:rFonts w:ascii="Times New Roman" w:hAnsi="Times New Roman"/>
                  <w:color w:val="000000"/>
                  <w:sz w:val="24"/>
                  <w:szCs w:val="24"/>
                  <w:lang w:val="vi-VN"/>
                </w:rPr>
                <w:t>EZ/T24</w:t>
              </w:r>
            </w:ins>
          </w:p>
        </w:tc>
        <w:tc>
          <w:tcPr>
            <w:tcW w:w="1236" w:type="dxa"/>
            <w:tcPrChange w:id="8519" w:author="Phuong Truong Thi" w:date="2024-11-25T04:31:00Z">
              <w:tcPr>
                <w:tcW w:w="1236" w:type="dxa"/>
              </w:tcPr>
            </w:tcPrChange>
          </w:tcPr>
          <w:p w14:paraId="1C4412C5" w14:textId="746B4E56" w:rsidR="00F868EA" w:rsidRPr="00AD0E1A" w:rsidRDefault="00525739" w:rsidP="00817E47">
            <w:pPr>
              <w:spacing w:before="0" w:line="240" w:lineRule="auto"/>
              <w:contextualSpacing w:val="0"/>
              <w:rPr>
                <w:ins w:id="8520"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521" w:author="Phuong Truong Thi" w:date="2024-11-25T04:31:00Z">
              <w:tcPr>
                <w:tcW w:w="1276" w:type="dxa"/>
                <w:shd w:val="clear" w:color="auto" w:fill="auto"/>
                <w:noWrap/>
                <w:vAlign w:val="center"/>
              </w:tcPr>
            </w:tcPrChange>
          </w:tcPr>
          <w:p w14:paraId="7A90BFD1" w14:textId="77777777" w:rsidR="00F868EA" w:rsidRPr="00AD0E1A" w:rsidRDefault="00F868EA" w:rsidP="00817E47">
            <w:pPr>
              <w:spacing w:before="0" w:line="240" w:lineRule="auto"/>
              <w:contextualSpacing w:val="0"/>
              <w:rPr>
                <w:ins w:id="8522" w:author="Phuong Truong Thi" w:date="2024-10-16T00:58:00Z"/>
                <w:rFonts w:ascii="Times New Roman" w:eastAsia="Times New Roman" w:hAnsi="Times New Roman"/>
                <w:color w:val="FF0000"/>
                <w:sz w:val="24"/>
                <w:szCs w:val="24"/>
                <w:lang w:eastAsia="vi-VN"/>
              </w:rPr>
            </w:pPr>
          </w:p>
        </w:tc>
        <w:tc>
          <w:tcPr>
            <w:tcW w:w="992" w:type="dxa"/>
            <w:tcPrChange w:id="8523" w:author="Phuong Truong Thi" w:date="2024-11-25T04:31:00Z">
              <w:tcPr>
                <w:tcW w:w="992" w:type="dxa"/>
              </w:tcPr>
            </w:tcPrChange>
          </w:tcPr>
          <w:p w14:paraId="1E1BB43B" w14:textId="77777777" w:rsidR="00F868EA" w:rsidRDefault="00F868EA" w:rsidP="00817E47">
            <w:pPr>
              <w:spacing w:before="0" w:line="240" w:lineRule="auto"/>
              <w:contextualSpacing w:val="0"/>
              <w:jc w:val="center"/>
              <w:rPr>
                <w:ins w:id="8524" w:author="Phuong Truong Thi" w:date="2024-10-16T00:58:00Z"/>
                <w:rFonts w:ascii="Times New Roman" w:eastAsia="Times New Roman" w:hAnsi="Times New Roman"/>
                <w:sz w:val="24"/>
                <w:szCs w:val="24"/>
                <w:lang w:eastAsia="vi-VN"/>
              </w:rPr>
            </w:pPr>
            <w:ins w:id="8525" w:author="Phuong Truong Thi" w:date="2024-10-16T00:58:00Z">
              <w:r>
                <w:rPr>
                  <w:rFonts w:ascii="Times New Roman" w:eastAsia="Times New Roman" w:hAnsi="Times New Roman"/>
                  <w:sz w:val="24"/>
                  <w:szCs w:val="24"/>
                  <w:lang w:eastAsia="vi-VN"/>
                </w:rPr>
                <w:t>N</w:t>
              </w:r>
            </w:ins>
          </w:p>
        </w:tc>
      </w:tr>
      <w:tr w:rsidR="00F868EA" w:rsidRPr="00AD0E1A" w14:paraId="396BADE2" w14:textId="77777777" w:rsidTr="00975861">
        <w:trPr>
          <w:trHeight w:val="276"/>
          <w:ins w:id="8526" w:author="Phuong Truong Thi" w:date="2024-10-16T00:58:00Z"/>
          <w:trPrChange w:id="8527" w:author="Phuong Truong Thi" w:date="2024-11-25T04:31:00Z">
            <w:trPr>
              <w:trHeight w:val="276"/>
            </w:trPr>
          </w:trPrChange>
        </w:trPr>
        <w:tc>
          <w:tcPr>
            <w:tcW w:w="670" w:type="dxa"/>
            <w:shd w:val="clear" w:color="auto" w:fill="auto"/>
            <w:vAlign w:val="center"/>
            <w:tcPrChange w:id="8528" w:author="Phuong Truong Thi" w:date="2024-11-25T04:31:00Z">
              <w:tcPr>
                <w:tcW w:w="670" w:type="dxa"/>
                <w:shd w:val="clear" w:color="auto" w:fill="auto"/>
                <w:vAlign w:val="center"/>
              </w:tcPr>
            </w:tcPrChange>
          </w:tcPr>
          <w:p w14:paraId="0BA409F8" w14:textId="77777777" w:rsidR="00F868EA" w:rsidRPr="00AD0E1A" w:rsidRDefault="00F868EA" w:rsidP="00817E47">
            <w:pPr>
              <w:pStyle w:val="ListParagraph"/>
              <w:numPr>
                <w:ilvl w:val="0"/>
                <w:numId w:val="62"/>
              </w:numPr>
              <w:spacing w:before="0" w:line="240" w:lineRule="auto"/>
              <w:contextualSpacing w:val="0"/>
              <w:jc w:val="left"/>
              <w:rPr>
                <w:ins w:id="8529" w:author="Phuong Truong Thi" w:date="2024-10-16T00:58:00Z"/>
                <w:rFonts w:eastAsia="Times New Roman"/>
                <w:szCs w:val="24"/>
                <w:lang w:val="vi-VN" w:eastAsia="vi-VN"/>
              </w:rPr>
            </w:pPr>
          </w:p>
        </w:tc>
        <w:tc>
          <w:tcPr>
            <w:tcW w:w="1735" w:type="dxa"/>
            <w:shd w:val="clear" w:color="auto" w:fill="auto"/>
            <w:vAlign w:val="center"/>
            <w:tcPrChange w:id="8530" w:author="Phuong Truong Thi" w:date="2024-11-25T04:31:00Z">
              <w:tcPr>
                <w:tcW w:w="1735" w:type="dxa"/>
                <w:shd w:val="clear" w:color="auto" w:fill="auto"/>
                <w:vAlign w:val="center"/>
              </w:tcPr>
            </w:tcPrChange>
          </w:tcPr>
          <w:p w14:paraId="2F1F34B4" w14:textId="77777777" w:rsidR="00F868EA" w:rsidRPr="008E60BE" w:rsidRDefault="00F868EA" w:rsidP="00817E47">
            <w:pPr>
              <w:spacing w:before="0" w:line="240" w:lineRule="auto"/>
              <w:contextualSpacing w:val="0"/>
              <w:rPr>
                <w:ins w:id="8531" w:author="Phuong Truong Thi" w:date="2024-10-16T00:58:00Z"/>
                <w:rFonts w:ascii="Times New Roman" w:hAnsi="Times New Roman"/>
                <w:color w:val="000000"/>
                <w:sz w:val="24"/>
                <w:szCs w:val="24"/>
              </w:rPr>
            </w:pPr>
            <w:ins w:id="8532" w:author="Phuong Truong Thi" w:date="2024-10-16T00:58:00Z">
              <w:r w:rsidRPr="008E60BE">
                <w:rPr>
                  <w:rFonts w:ascii="Times New Roman" w:hAnsi="Times New Roman"/>
                  <w:color w:val="000000"/>
                  <w:sz w:val="24"/>
                  <w:szCs w:val="24"/>
                </w:rPr>
                <w:t>Thông tin chi tiết nhóm KHUT</w:t>
              </w:r>
            </w:ins>
          </w:p>
        </w:tc>
        <w:tc>
          <w:tcPr>
            <w:tcW w:w="2270" w:type="dxa"/>
            <w:vAlign w:val="center"/>
            <w:tcPrChange w:id="8533" w:author="Phuong Truong Thi" w:date="2024-11-25T04:31:00Z">
              <w:tcPr>
                <w:tcW w:w="2230" w:type="dxa"/>
                <w:vAlign w:val="center"/>
              </w:tcPr>
            </w:tcPrChange>
          </w:tcPr>
          <w:p w14:paraId="5B35AD6A" w14:textId="77777777" w:rsidR="00F868EA" w:rsidRPr="00521C1C" w:rsidRDefault="00F868EA" w:rsidP="00817E47">
            <w:pPr>
              <w:spacing w:before="0" w:line="240" w:lineRule="auto"/>
              <w:contextualSpacing w:val="0"/>
              <w:jc w:val="left"/>
              <w:rPr>
                <w:ins w:id="8534" w:author="Phuong Truong Thi" w:date="2024-10-16T00:58:00Z"/>
                <w:rFonts w:ascii="Times New Roman" w:eastAsia="Times New Roman" w:hAnsi="Times New Roman"/>
                <w:sz w:val="24"/>
                <w:szCs w:val="24"/>
                <w:lang w:eastAsia="vi-VN"/>
              </w:rPr>
            </w:pPr>
            <w:ins w:id="8535" w:author="Phuong Truong Thi" w:date="2024-10-16T00:58:00Z">
              <w:r w:rsidRPr="00521C1C">
                <w:rPr>
                  <w:rFonts w:ascii="Times New Roman" w:hAnsi="Times New Roman"/>
                  <w:color w:val="000000"/>
                  <w:sz w:val="24"/>
                  <w:szCs w:val="24"/>
                </w:rPr>
                <w:t>Vip Infor</w:t>
              </w:r>
              <w:r w:rsidRPr="00521C1C">
                <w:rPr>
                  <w:rFonts w:ascii="Times New Roman" w:hAnsi="Times New Roman"/>
                  <w:color w:val="000000"/>
                  <w:sz w:val="24"/>
                  <w:szCs w:val="24"/>
                </w:rPr>
                <w:br/>
                <w:t>Thông tin chi tiết KHUT, bổ sung nhiều thông tin hơn cho nhiều mục đích quản lý khách hàng ưu tiên (để có thể nhận diện được các chương trình cho khách hàng) định danh KH ưu tiêu, EX là experience (k đủ đk AUM), Ví dụ VP Staff, VP Staff Exco, Family con, Family chong, Family BM</w:t>
              </w:r>
            </w:ins>
          </w:p>
        </w:tc>
        <w:tc>
          <w:tcPr>
            <w:tcW w:w="1030" w:type="dxa"/>
            <w:tcPrChange w:id="8536" w:author="Phuong Truong Thi" w:date="2024-11-25T04:31:00Z">
              <w:tcPr>
                <w:tcW w:w="1070" w:type="dxa"/>
                <w:gridSpan w:val="2"/>
              </w:tcPr>
            </w:tcPrChange>
          </w:tcPr>
          <w:p w14:paraId="354A950C" w14:textId="77777777" w:rsidR="00F868EA" w:rsidRDefault="00F868EA" w:rsidP="00817E47">
            <w:pPr>
              <w:spacing w:before="0" w:line="240" w:lineRule="auto"/>
              <w:contextualSpacing w:val="0"/>
              <w:jc w:val="center"/>
              <w:rPr>
                <w:ins w:id="8537" w:author="Phuong Truong Thi" w:date="2024-10-16T00:58:00Z"/>
                <w:rFonts w:ascii="Times New Roman" w:eastAsia="Times New Roman" w:hAnsi="Times New Roman"/>
                <w:sz w:val="24"/>
                <w:szCs w:val="24"/>
                <w:lang w:eastAsia="vi-VN"/>
              </w:rPr>
            </w:pPr>
            <w:ins w:id="8538" w:author="Phuong Truong Thi" w:date="2024-10-16T00:58:00Z">
              <w:r w:rsidRPr="00D41C21">
                <w:rPr>
                  <w:rFonts w:ascii="Times New Roman" w:hAnsi="Times New Roman"/>
                  <w:color w:val="000000"/>
                  <w:sz w:val="24"/>
                  <w:szCs w:val="24"/>
                  <w:lang w:val="vi-VN"/>
                </w:rPr>
                <w:t>EZ/T24</w:t>
              </w:r>
            </w:ins>
          </w:p>
        </w:tc>
        <w:tc>
          <w:tcPr>
            <w:tcW w:w="1236" w:type="dxa"/>
            <w:tcPrChange w:id="8539" w:author="Phuong Truong Thi" w:date="2024-11-25T04:31:00Z">
              <w:tcPr>
                <w:tcW w:w="1236" w:type="dxa"/>
              </w:tcPr>
            </w:tcPrChange>
          </w:tcPr>
          <w:p w14:paraId="0944C986" w14:textId="1ADA6119" w:rsidR="00F868EA" w:rsidRPr="00AD0E1A" w:rsidRDefault="00525739" w:rsidP="00817E47">
            <w:pPr>
              <w:spacing w:before="0" w:line="240" w:lineRule="auto"/>
              <w:contextualSpacing w:val="0"/>
              <w:rPr>
                <w:ins w:id="8540"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541" w:author="Phuong Truong Thi" w:date="2024-11-25T04:31:00Z">
              <w:tcPr>
                <w:tcW w:w="1276" w:type="dxa"/>
                <w:shd w:val="clear" w:color="auto" w:fill="auto"/>
                <w:noWrap/>
                <w:vAlign w:val="center"/>
              </w:tcPr>
            </w:tcPrChange>
          </w:tcPr>
          <w:p w14:paraId="2EF3DD31" w14:textId="77777777" w:rsidR="00F868EA" w:rsidRPr="00AD0E1A" w:rsidRDefault="00F868EA" w:rsidP="00817E47">
            <w:pPr>
              <w:spacing w:before="0" w:line="240" w:lineRule="auto"/>
              <w:contextualSpacing w:val="0"/>
              <w:rPr>
                <w:ins w:id="8542" w:author="Phuong Truong Thi" w:date="2024-10-16T00:58:00Z"/>
                <w:rFonts w:ascii="Times New Roman" w:eastAsia="Times New Roman" w:hAnsi="Times New Roman"/>
                <w:color w:val="FF0000"/>
                <w:sz w:val="24"/>
                <w:szCs w:val="24"/>
                <w:lang w:eastAsia="vi-VN"/>
              </w:rPr>
            </w:pPr>
          </w:p>
        </w:tc>
        <w:tc>
          <w:tcPr>
            <w:tcW w:w="992" w:type="dxa"/>
            <w:tcPrChange w:id="8543" w:author="Phuong Truong Thi" w:date="2024-11-25T04:31:00Z">
              <w:tcPr>
                <w:tcW w:w="992" w:type="dxa"/>
              </w:tcPr>
            </w:tcPrChange>
          </w:tcPr>
          <w:p w14:paraId="5C796D87" w14:textId="77777777" w:rsidR="00F868EA" w:rsidRDefault="00F868EA" w:rsidP="00817E47">
            <w:pPr>
              <w:spacing w:before="0" w:line="240" w:lineRule="auto"/>
              <w:contextualSpacing w:val="0"/>
              <w:jc w:val="center"/>
              <w:rPr>
                <w:ins w:id="8544" w:author="Phuong Truong Thi" w:date="2024-10-16T00:58:00Z"/>
                <w:rFonts w:ascii="Times New Roman" w:eastAsia="Times New Roman" w:hAnsi="Times New Roman"/>
                <w:sz w:val="24"/>
                <w:szCs w:val="24"/>
                <w:lang w:eastAsia="vi-VN"/>
              </w:rPr>
            </w:pPr>
            <w:ins w:id="8545" w:author="Phuong Truong Thi" w:date="2024-10-16T00:58:00Z">
              <w:r>
                <w:rPr>
                  <w:rFonts w:ascii="Times New Roman" w:eastAsia="Times New Roman" w:hAnsi="Times New Roman"/>
                  <w:sz w:val="24"/>
                  <w:szCs w:val="24"/>
                  <w:lang w:eastAsia="vi-VN"/>
                </w:rPr>
                <w:t>N</w:t>
              </w:r>
            </w:ins>
          </w:p>
        </w:tc>
      </w:tr>
      <w:tr w:rsidR="00F868EA" w:rsidRPr="00AD0E1A" w14:paraId="7F721276" w14:textId="77777777" w:rsidTr="00975861">
        <w:trPr>
          <w:trHeight w:val="276"/>
          <w:ins w:id="8546" w:author="Phuong Truong Thi" w:date="2024-10-16T00:58:00Z"/>
          <w:trPrChange w:id="8547" w:author="Phuong Truong Thi" w:date="2024-11-25T04:31:00Z">
            <w:trPr>
              <w:trHeight w:val="276"/>
            </w:trPr>
          </w:trPrChange>
        </w:trPr>
        <w:tc>
          <w:tcPr>
            <w:tcW w:w="670" w:type="dxa"/>
            <w:shd w:val="clear" w:color="auto" w:fill="auto"/>
            <w:vAlign w:val="center"/>
            <w:tcPrChange w:id="8548" w:author="Phuong Truong Thi" w:date="2024-11-25T04:31:00Z">
              <w:tcPr>
                <w:tcW w:w="670" w:type="dxa"/>
                <w:shd w:val="clear" w:color="auto" w:fill="auto"/>
                <w:vAlign w:val="center"/>
              </w:tcPr>
            </w:tcPrChange>
          </w:tcPr>
          <w:p w14:paraId="72FA88C5" w14:textId="77777777" w:rsidR="00F868EA" w:rsidRPr="00AD0E1A" w:rsidRDefault="00F868EA" w:rsidP="00817E47">
            <w:pPr>
              <w:pStyle w:val="ListParagraph"/>
              <w:numPr>
                <w:ilvl w:val="0"/>
                <w:numId w:val="62"/>
              </w:numPr>
              <w:spacing w:before="0" w:line="240" w:lineRule="auto"/>
              <w:contextualSpacing w:val="0"/>
              <w:jc w:val="left"/>
              <w:rPr>
                <w:ins w:id="8549" w:author="Phuong Truong Thi" w:date="2024-10-16T00:58:00Z"/>
                <w:rFonts w:eastAsia="Times New Roman"/>
                <w:szCs w:val="24"/>
                <w:lang w:val="vi-VN" w:eastAsia="vi-VN"/>
              </w:rPr>
            </w:pPr>
          </w:p>
        </w:tc>
        <w:tc>
          <w:tcPr>
            <w:tcW w:w="1735" w:type="dxa"/>
            <w:shd w:val="clear" w:color="auto" w:fill="auto"/>
            <w:vAlign w:val="center"/>
            <w:tcPrChange w:id="8550" w:author="Phuong Truong Thi" w:date="2024-11-25T04:31:00Z">
              <w:tcPr>
                <w:tcW w:w="1735" w:type="dxa"/>
                <w:shd w:val="clear" w:color="auto" w:fill="auto"/>
                <w:vAlign w:val="center"/>
              </w:tcPr>
            </w:tcPrChange>
          </w:tcPr>
          <w:p w14:paraId="105DED53" w14:textId="77777777" w:rsidR="00F868EA" w:rsidRPr="00B66378" w:rsidRDefault="00F868EA" w:rsidP="00817E47">
            <w:pPr>
              <w:spacing w:before="0" w:line="240" w:lineRule="auto"/>
              <w:contextualSpacing w:val="0"/>
              <w:rPr>
                <w:ins w:id="8551" w:author="Phuong Truong Thi" w:date="2024-10-16T00:58:00Z"/>
                <w:rFonts w:ascii="Times New Roman" w:hAnsi="Times New Roman"/>
                <w:color w:val="000000"/>
                <w:sz w:val="24"/>
                <w:szCs w:val="24"/>
                <w:lang w:val="vi-VN"/>
              </w:rPr>
            </w:pPr>
            <w:ins w:id="8552" w:author="Phuong Truong Thi" w:date="2024-10-16T00:58:00Z">
              <w:r w:rsidRPr="00B66378">
                <w:rPr>
                  <w:rFonts w:ascii="Times New Roman" w:hAnsi="Times New Roman"/>
                  <w:color w:val="000000"/>
                  <w:sz w:val="24"/>
                  <w:szCs w:val="24"/>
                  <w:lang w:val="vi-VN"/>
                </w:rPr>
                <w:t>Điều kiện thỏa mãn định danh</w:t>
              </w:r>
            </w:ins>
          </w:p>
        </w:tc>
        <w:tc>
          <w:tcPr>
            <w:tcW w:w="2270" w:type="dxa"/>
            <w:vAlign w:val="center"/>
            <w:tcPrChange w:id="8553" w:author="Phuong Truong Thi" w:date="2024-11-25T04:31:00Z">
              <w:tcPr>
                <w:tcW w:w="2230" w:type="dxa"/>
                <w:vAlign w:val="center"/>
              </w:tcPr>
            </w:tcPrChange>
          </w:tcPr>
          <w:p w14:paraId="7E663116" w14:textId="77777777" w:rsidR="00F868EA" w:rsidRPr="00B66378" w:rsidRDefault="00F868EA" w:rsidP="00817E47">
            <w:pPr>
              <w:spacing w:before="0" w:line="240" w:lineRule="auto"/>
              <w:contextualSpacing w:val="0"/>
              <w:jc w:val="left"/>
              <w:rPr>
                <w:ins w:id="8554" w:author="Phuong Truong Thi" w:date="2024-10-16T00:58:00Z"/>
                <w:rFonts w:ascii="Times New Roman" w:eastAsia="Times New Roman" w:hAnsi="Times New Roman"/>
                <w:sz w:val="24"/>
                <w:szCs w:val="24"/>
                <w:lang w:val="vi-VN" w:eastAsia="vi-VN"/>
              </w:rPr>
            </w:pPr>
            <w:ins w:id="8555" w:author="Phuong Truong Thi" w:date="2024-10-16T00:58:00Z">
              <w:r w:rsidRPr="00B66378">
                <w:rPr>
                  <w:rFonts w:ascii="Times New Roman" w:hAnsi="Times New Roman"/>
                  <w:color w:val="000000"/>
                  <w:sz w:val="24"/>
                  <w:szCs w:val="24"/>
                  <w:lang w:val="vi-VN"/>
                </w:rPr>
                <w:t>CN_Chuyengiao</w:t>
              </w:r>
              <w:r w:rsidRPr="00B66378">
                <w:rPr>
                  <w:rFonts w:ascii="Times New Roman" w:hAnsi="Times New Roman"/>
                  <w:color w:val="000000"/>
                  <w:sz w:val="24"/>
                  <w:szCs w:val="24"/>
                  <w:lang w:val="vi-VN"/>
                </w:rPr>
                <w:br/>
                <w:t>Tiêu chí/Sản phẩm KH chuyển lên thành khách hàng Core AF</w:t>
              </w:r>
              <w:r w:rsidRPr="00B66378">
                <w:rPr>
                  <w:rFonts w:ascii="Times New Roman" w:hAnsi="Times New Roman"/>
                  <w:color w:val="000000"/>
                  <w:sz w:val="24"/>
                  <w:szCs w:val="24"/>
                  <w:lang w:val="vi-VN"/>
                </w:rPr>
                <w:br/>
                <w:t xml:space="preserve">theo sản phẩm nào AUM, CASA, </w:t>
              </w:r>
              <w:r w:rsidRPr="00B66378">
                <w:rPr>
                  <w:rFonts w:ascii="Times New Roman" w:hAnsi="Times New Roman"/>
                  <w:color w:val="000000"/>
                  <w:sz w:val="24"/>
                  <w:szCs w:val="24"/>
                  <w:lang w:val="vi-VN"/>
                </w:rPr>
                <w:lastRenderedPageBreak/>
                <w:t>HOMELOAN, BANCA..</w:t>
              </w:r>
            </w:ins>
          </w:p>
        </w:tc>
        <w:tc>
          <w:tcPr>
            <w:tcW w:w="1030" w:type="dxa"/>
            <w:tcPrChange w:id="8556" w:author="Phuong Truong Thi" w:date="2024-11-25T04:31:00Z">
              <w:tcPr>
                <w:tcW w:w="1070" w:type="dxa"/>
                <w:gridSpan w:val="2"/>
              </w:tcPr>
            </w:tcPrChange>
          </w:tcPr>
          <w:p w14:paraId="31761214" w14:textId="77777777" w:rsidR="00F868EA" w:rsidRPr="00B66378" w:rsidRDefault="00F868EA" w:rsidP="00817E47">
            <w:pPr>
              <w:spacing w:before="0" w:line="240" w:lineRule="auto"/>
              <w:contextualSpacing w:val="0"/>
              <w:jc w:val="center"/>
              <w:rPr>
                <w:ins w:id="8557" w:author="Phuong Truong Thi" w:date="2024-10-16T00:58:00Z"/>
                <w:rFonts w:ascii="Times New Roman" w:eastAsia="Times New Roman" w:hAnsi="Times New Roman"/>
                <w:sz w:val="24"/>
                <w:szCs w:val="24"/>
                <w:lang w:val="vi-VN" w:eastAsia="vi-VN"/>
              </w:rPr>
            </w:pPr>
            <w:ins w:id="8558" w:author="Phuong Truong Thi" w:date="2024-10-16T00:58:00Z">
              <w:r w:rsidRPr="00D41C21">
                <w:rPr>
                  <w:rFonts w:ascii="Times New Roman" w:hAnsi="Times New Roman"/>
                  <w:color w:val="000000"/>
                  <w:sz w:val="24"/>
                  <w:szCs w:val="24"/>
                  <w:lang w:val="vi-VN"/>
                </w:rPr>
                <w:lastRenderedPageBreak/>
                <w:t>EZ/T24</w:t>
              </w:r>
            </w:ins>
          </w:p>
        </w:tc>
        <w:tc>
          <w:tcPr>
            <w:tcW w:w="1236" w:type="dxa"/>
            <w:tcPrChange w:id="8559" w:author="Phuong Truong Thi" w:date="2024-11-25T04:31:00Z">
              <w:tcPr>
                <w:tcW w:w="1236" w:type="dxa"/>
              </w:tcPr>
            </w:tcPrChange>
          </w:tcPr>
          <w:p w14:paraId="19A05120" w14:textId="0EE9F4D3" w:rsidR="00F868EA" w:rsidRPr="00AD0E1A" w:rsidRDefault="00525739" w:rsidP="00817E47">
            <w:pPr>
              <w:spacing w:before="0" w:line="240" w:lineRule="auto"/>
              <w:contextualSpacing w:val="0"/>
              <w:rPr>
                <w:ins w:id="8560"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561" w:author="Phuong Truong Thi" w:date="2024-11-25T04:31:00Z">
              <w:tcPr>
                <w:tcW w:w="1276" w:type="dxa"/>
                <w:shd w:val="clear" w:color="auto" w:fill="auto"/>
                <w:noWrap/>
                <w:vAlign w:val="center"/>
              </w:tcPr>
            </w:tcPrChange>
          </w:tcPr>
          <w:p w14:paraId="3654F385" w14:textId="77777777" w:rsidR="00F868EA" w:rsidRPr="00AD0E1A" w:rsidRDefault="00F868EA" w:rsidP="00817E47">
            <w:pPr>
              <w:spacing w:before="0" w:line="240" w:lineRule="auto"/>
              <w:contextualSpacing w:val="0"/>
              <w:rPr>
                <w:ins w:id="8562" w:author="Phuong Truong Thi" w:date="2024-10-16T00:58:00Z"/>
                <w:rFonts w:ascii="Times New Roman" w:eastAsia="Times New Roman" w:hAnsi="Times New Roman"/>
                <w:color w:val="FF0000"/>
                <w:sz w:val="24"/>
                <w:szCs w:val="24"/>
                <w:lang w:eastAsia="vi-VN"/>
              </w:rPr>
            </w:pPr>
          </w:p>
        </w:tc>
        <w:tc>
          <w:tcPr>
            <w:tcW w:w="992" w:type="dxa"/>
            <w:tcPrChange w:id="8563" w:author="Phuong Truong Thi" w:date="2024-11-25T04:31:00Z">
              <w:tcPr>
                <w:tcW w:w="992" w:type="dxa"/>
              </w:tcPr>
            </w:tcPrChange>
          </w:tcPr>
          <w:p w14:paraId="740F0650" w14:textId="77777777" w:rsidR="00F868EA" w:rsidRDefault="00F868EA" w:rsidP="00817E47">
            <w:pPr>
              <w:spacing w:before="0" w:line="240" w:lineRule="auto"/>
              <w:contextualSpacing w:val="0"/>
              <w:jc w:val="center"/>
              <w:rPr>
                <w:ins w:id="8564" w:author="Phuong Truong Thi" w:date="2024-10-16T00:58:00Z"/>
                <w:rFonts w:ascii="Times New Roman" w:eastAsia="Times New Roman" w:hAnsi="Times New Roman"/>
                <w:sz w:val="24"/>
                <w:szCs w:val="24"/>
                <w:lang w:eastAsia="vi-VN"/>
              </w:rPr>
            </w:pPr>
            <w:ins w:id="8565" w:author="Phuong Truong Thi" w:date="2024-10-16T00:58:00Z">
              <w:r>
                <w:rPr>
                  <w:rFonts w:ascii="Times New Roman" w:eastAsia="Times New Roman" w:hAnsi="Times New Roman"/>
                  <w:sz w:val="24"/>
                  <w:szCs w:val="24"/>
                  <w:lang w:eastAsia="vi-VN"/>
                </w:rPr>
                <w:t>N</w:t>
              </w:r>
            </w:ins>
          </w:p>
        </w:tc>
      </w:tr>
      <w:tr w:rsidR="00F868EA" w:rsidRPr="00AD0E1A" w14:paraId="2AF4FB6A" w14:textId="77777777" w:rsidTr="00975861">
        <w:trPr>
          <w:trHeight w:val="276"/>
          <w:ins w:id="8566" w:author="Phuong Truong Thi" w:date="2024-10-16T00:58:00Z"/>
          <w:trPrChange w:id="8567" w:author="Phuong Truong Thi" w:date="2024-11-25T04:31:00Z">
            <w:trPr>
              <w:trHeight w:val="276"/>
            </w:trPr>
          </w:trPrChange>
        </w:trPr>
        <w:tc>
          <w:tcPr>
            <w:tcW w:w="670" w:type="dxa"/>
            <w:shd w:val="clear" w:color="auto" w:fill="auto"/>
            <w:vAlign w:val="center"/>
            <w:tcPrChange w:id="8568" w:author="Phuong Truong Thi" w:date="2024-11-25T04:31:00Z">
              <w:tcPr>
                <w:tcW w:w="670" w:type="dxa"/>
                <w:shd w:val="clear" w:color="auto" w:fill="auto"/>
                <w:vAlign w:val="center"/>
              </w:tcPr>
            </w:tcPrChange>
          </w:tcPr>
          <w:p w14:paraId="563B2C2E" w14:textId="77777777" w:rsidR="00F868EA" w:rsidRPr="00AD0E1A" w:rsidRDefault="00F868EA" w:rsidP="00817E47">
            <w:pPr>
              <w:pStyle w:val="ListParagraph"/>
              <w:numPr>
                <w:ilvl w:val="0"/>
                <w:numId w:val="62"/>
              </w:numPr>
              <w:spacing w:before="0" w:line="240" w:lineRule="auto"/>
              <w:contextualSpacing w:val="0"/>
              <w:jc w:val="left"/>
              <w:rPr>
                <w:ins w:id="8569" w:author="Phuong Truong Thi" w:date="2024-10-16T00:58:00Z"/>
                <w:rFonts w:eastAsia="Times New Roman"/>
                <w:szCs w:val="24"/>
                <w:lang w:val="vi-VN" w:eastAsia="vi-VN"/>
              </w:rPr>
            </w:pPr>
          </w:p>
        </w:tc>
        <w:tc>
          <w:tcPr>
            <w:tcW w:w="1735" w:type="dxa"/>
            <w:shd w:val="clear" w:color="auto" w:fill="auto"/>
            <w:vAlign w:val="center"/>
            <w:tcPrChange w:id="8570" w:author="Phuong Truong Thi" w:date="2024-11-25T04:31:00Z">
              <w:tcPr>
                <w:tcW w:w="1735" w:type="dxa"/>
                <w:shd w:val="clear" w:color="auto" w:fill="auto"/>
                <w:vAlign w:val="center"/>
              </w:tcPr>
            </w:tcPrChange>
          </w:tcPr>
          <w:p w14:paraId="371ACF88" w14:textId="77777777" w:rsidR="00F868EA" w:rsidRPr="00B66378" w:rsidRDefault="00F868EA" w:rsidP="00817E47">
            <w:pPr>
              <w:spacing w:before="0" w:line="240" w:lineRule="auto"/>
              <w:contextualSpacing w:val="0"/>
              <w:rPr>
                <w:ins w:id="8571" w:author="Phuong Truong Thi" w:date="2024-10-16T00:58:00Z"/>
                <w:rFonts w:ascii="Times New Roman" w:hAnsi="Times New Roman"/>
                <w:color w:val="000000"/>
                <w:sz w:val="24"/>
                <w:szCs w:val="24"/>
                <w:lang w:val="vi-VN"/>
              </w:rPr>
            </w:pPr>
            <w:ins w:id="8572" w:author="Phuong Truong Thi" w:date="2024-10-16T00:58:00Z">
              <w:r w:rsidRPr="00B66378">
                <w:rPr>
                  <w:rFonts w:ascii="Times New Roman" w:hAnsi="Times New Roman"/>
                  <w:color w:val="000000"/>
                  <w:sz w:val="24"/>
                  <w:szCs w:val="24"/>
                  <w:lang w:val="vi-VN"/>
                </w:rPr>
                <w:t>Ghi nhận thông tin KH chuyển đổi AF</w:t>
              </w:r>
            </w:ins>
          </w:p>
        </w:tc>
        <w:tc>
          <w:tcPr>
            <w:tcW w:w="2270" w:type="dxa"/>
            <w:vAlign w:val="center"/>
            <w:tcPrChange w:id="8573" w:author="Phuong Truong Thi" w:date="2024-11-25T04:31:00Z">
              <w:tcPr>
                <w:tcW w:w="2230" w:type="dxa"/>
                <w:vAlign w:val="center"/>
              </w:tcPr>
            </w:tcPrChange>
          </w:tcPr>
          <w:p w14:paraId="1A9860B0" w14:textId="77777777" w:rsidR="00F868EA" w:rsidRPr="00521C1C" w:rsidRDefault="00F868EA" w:rsidP="00817E47">
            <w:pPr>
              <w:spacing w:before="0" w:line="240" w:lineRule="auto"/>
              <w:contextualSpacing w:val="0"/>
              <w:rPr>
                <w:ins w:id="8574" w:author="Phuong Truong Thi" w:date="2024-10-16T00:58:00Z"/>
                <w:rFonts w:ascii="Times New Roman" w:eastAsia="Times New Roman" w:hAnsi="Times New Roman"/>
                <w:sz w:val="24"/>
                <w:szCs w:val="24"/>
                <w:lang w:eastAsia="vi-VN"/>
              </w:rPr>
            </w:pPr>
            <w:ins w:id="8575" w:author="Phuong Truong Thi" w:date="2024-10-16T00:58:00Z">
              <w:r w:rsidRPr="00521C1C">
                <w:rPr>
                  <w:rFonts w:ascii="Times New Roman" w:hAnsi="Times New Roman"/>
                  <w:color w:val="000000"/>
                  <w:sz w:val="24"/>
                  <w:szCs w:val="24"/>
                </w:rPr>
                <w:t>Re Asess AF</w:t>
              </w:r>
              <w:r w:rsidRPr="00521C1C">
                <w:rPr>
                  <w:rFonts w:ascii="Times New Roman" w:hAnsi="Times New Roman"/>
                  <w:color w:val="000000"/>
                  <w:sz w:val="24"/>
                  <w:szCs w:val="24"/>
                </w:rPr>
                <w:br/>
                <w:t>Ghi nhận thông tin KH chuyển đổi AF</w:t>
              </w:r>
            </w:ins>
          </w:p>
        </w:tc>
        <w:tc>
          <w:tcPr>
            <w:tcW w:w="1030" w:type="dxa"/>
            <w:tcPrChange w:id="8576" w:author="Phuong Truong Thi" w:date="2024-11-25T04:31:00Z">
              <w:tcPr>
                <w:tcW w:w="1070" w:type="dxa"/>
                <w:gridSpan w:val="2"/>
              </w:tcPr>
            </w:tcPrChange>
          </w:tcPr>
          <w:p w14:paraId="62C1EFF7" w14:textId="77777777" w:rsidR="00F868EA" w:rsidRDefault="00F868EA" w:rsidP="00817E47">
            <w:pPr>
              <w:spacing w:before="0" w:line="240" w:lineRule="auto"/>
              <w:contextualSpacing w:val="0"/>
              <w:jc w:val="center"/>
              <w:rPr>
                <w:ins w:id="8577" w:author="Phuong Truong Thi" w:date="2024-10-16T00:58:00Z"/>
                <w:rFonts w:ascii="Times New Roman" w:eastAsia="Times New Roman" w:hAnsi="Times New Roman"/>
                <w:sz w:val="24"/>
                <w:szCs w:val="24"/>
                <w:lang w:eastAsia="vi-VN"/>
              </w:rPr>
            </w:pPr>
            <w:ins w:id="8578" w:author="Phuong Truong Thi" w:date="2024-10-16T00:58:00Z">
              <w:r w:rsidRPr="00D41C21">
                <w:rPr>
                  <w:rFonts w:ascii="Times New Roman" w:hAnsi="Times New Roman"/>
                  <w:color w:val="000000"/>
                  <w:sz w:val="24"/>
                  <w:szCs w:val="24"/>
                  <w:lang w:val="vi-VN"/>
                </w:rPr>
                <w:t>EZ/T24</w:t>
              </w:r>
            </w:ins>
          </w:p>
        </w:tc>
        <w:tc>
          <w:tcPr>
            <w:tcW w:w="1236" w:type="dxa"/>
            <w:tcPrChange w:id="8579" w:author="Phuong Truong Thi" w:date="2024-11-25T04:31:00Z">
              <w:tcPr>
                <w:tcW w:w="1236" w:type="dxa"/>
              </w:tcPr>
            </w:tcPrChange>
          </w:tcPr>
          <w:p w14:paraId="451FC121" w14:textId="081B0DF3" w:rsidR="00F868EA" w:rsidRPr="00AD0E1A" w:rsidRDefault="00525739" w:rsidP="00817E47">
            <w:pPr>
              <w:spacing w:before="0" w:line="240" w:lineRule="auto"/>
              <w:contextualSpacing w:val="0"/>
              <w:rPr>
                <w:ins w:id="8580"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581" w:author="Phuong Truong Thi" w:date="2024-11-25T04:31:00Z">
              <w:tcPr>
                <w:tcW w:w="1276" w:type="dxa"/>
                <w:shd w:val="clear" w:color="auto" w:fill="auto"/>
                <w:noWrap/>
                <w:vAlign w:val="center"/>
              </w:tcPr>
            </w:tcPrChange>
          </w:tcPr>
          <w:p w14:paraId="6E40E621" w14:textId="77777777" w:rsidR="00F868EA" w:rsidRPr="00AD0E1A" w:rsidRDefault="00F868EA" w:rsidP="00817E47">
            <w:pPr>
              <w:spacing w:before="0" w:line="240" w:lineRule="auto"/>
              <w:contextualSpacing w:val="0"/>
              <w:rPr>
                <w:ins w:id="8582" w:author="Phuong Truong Thi" w:date="2024-10-16T00:58:00Z"/>
                <w:rFonts w:ascii="Times New Roman" w:eastAsia="Times New Roman" w:hAnsi="Times New Roman"/>
                <w:color w:val="FF0000"/>
                <w:sz w:val="24"/>
                <w:szCs w:val="24"/>
                <w:lang w:eastAsia="vi-VN"/>
              </w:rPr>
            </w:pPr>
          </w:p>
        </w:tc>
        <w:tc>
          <w:tcPr>
            <w:tcW w:w="992" w:type="dxa"/>
            <w:tcPrChange w:id="8583" w:author="Phuong Truong Thi" w:date="2024-11-25T04:31:00Z">
              <w:tcPr>
                <w:tcW w:w="992" w:type="dxa"/>
              </w:tcPr>
            </w:tcPrChange>
          </w:tcPr>
          <w:p w14:paraId="4AC96358" w14:textId="77777777" w:rsidR="00F868EA" w:rsidRDefault="00F868EA" w:rsidP="00817E47">
            <w:pPr>
              <w:spacing w:before="0" w:line="240" w:lineRule="auto"/>
              <w:contextualSpacing w:val="0"/>
              <w:jc w:val="center"/>
              <w:rPr>
                <w:ins w:id="8584" w:author="Phuong Truong Thi" w:date="2024-10-16T00:58:00Z"/>
                <w:rFonts w:ascii="Times New Roman" w:eastAsia="Times New Roman" w:hAnsi="Times New Roman"/>
                <w:sz w:val="24"/>
                <w:szCs w:val="24"/>
                <w:lang w:eastAsia="vi-VN"/>
              </w:rPr>
            </w:pPr>
            <w:ins w:id="8585" w:author="Phuong Truong Thi" w:date="2024-10-16T00:58:00Z">
              <w:r>
                <w:rPr>
                  <w:rFonts w:ascii="Times New Roman" w:eastAsia="Times New Roman" w:hAnsi="Times New Roman"/>
                  <w:sz w:val="24"/>
                  <w:szCs w:val="24"/>
                  <w:lang w:eastAsia="vi-VN"/>
                </w:rPr>
                <w:t>N</w:t>
              </w:r>
            </w:ins>
          </w:p>
        </w:tc>
      </w:tr>
      <w:tr w:rsidR="004B3858" w:rsidRPr="00AD0E1A" w14:paraId="06BE690C" w14:textId="77777777" w:rsidTr="00817E47">
        <w:trPr>
          <w:trHeight w:val="276"/>
          <w:ins w:id="8586" w:author="Phuong Truong Thi" w:date="2024-10-16T00:58:00Z"/>
        </w:trPr>
        <w:tc>
          <w:tcPr>
            <w:tcW w:w="9209" w:type="dxa"/>
            <w:gridSpan w:val="7"/>
          </w:tcPr>
          <w:p w14:paraId="136E3A47" w14:textId="77777777" w:rsidR="004B3858" w:rsidRDefault="004B3858" w:rsidP="00817E47">
            <w:pPr>
              <w:spacing w:before="0" w:line="240" w:lineRule="auto"/>
              <w:contextualSpacing w:val="0"/>
              <w:jc w:val="left"/>
              <w:rPr>
                <w:ins w:id="8587" w:author="Phuong Truong Thi" w:date="2024-10-16T00:58:00Z"/>
                <w:rFonts w:ascii="Times New Roman" w:eastAsia="Times New Roman" w:hAnsi="Times New Roman"/>
                <w:sz w:val="24"/>
                <w:szCs w:val="24"/>
                <w:lang w:eastAsia="vi-VN"/>
              </w:rPr>
            </w:pPr>
            <w:ins w:id="8588" w:author="Phuong Truong Thi" w:date="2024-10-16T00:58:00Z">
              <w:r>
                <w:rPr>
                  <w:rFonts w:ascii="Times New Roman" w:eastAsia="Times New Roman" w:hAnsi="Times New Roman"/>
                  <w:sz w:val="24"/>
                  <w:szCs w:val="24"/>
                  <w:lang w:eastAsia="vi-VN"/>
                </w:rPr>
                <w:t>Lead/Opt</w:t>
              </w:r>
            </w:ins>
          </w:p>
        </w:tc>
      </w:tr>
      <w:tr w:rsidR="00F868EA" w:rsidRPr="00AD0E1A" w14:paraId="6DC9E950" w14:textId="77777777" w:rsidTr="00975861">
        <w:trPr>
          <w:trHeight w:val="276"/>
          <w:ins w:id="8589" w:author="Phuong Truong Thi" w:date="2024-10-16T00:58:00Z"/>
          <w:trPrChange w:id="8590" w:author="Phuong Truong Thi" w:date="2024-11-25T04:31:00Z">
            <w:trPr>
              <w:trHeight w:val="276"/>
            </w:trPr>
          </w:trPrChange>
        </w:trPr>
        <w:tc>
          <w:tcPr>
            <w:tcW w:w="670" w:type="dxa"/>
            <w:shd w:val="clear" w:color="auto" w:fill="auto"/>
            <w:vAlign w:val="center"/>
            <w:tcPrChange w:id="8591" w:author="Phuong Truong Thi" w:date="2024-11-25T04:31:00Z">
              <w:tcPr>
                <w:tcW w:w="670" w:type="dxa"/>
                <w:shd w:val="clear" w:color="auto" w:fill="auto"/>
                <w:vAlign w:val="center"/>
              </w:tcPr>
            </w:tcPrChange>
          </w:tcPr>
          <w:p w14:paraId="51D0AE20" w14:textId="77777777" w:rsidR="00F868EA" w:rsidRPr="00AD0E1A" w:rsidRDefault="00F868EA" w:rsidP="00817E47">
            <w:pPr>
              <w:pStyle w:val="ListParagraph"/>
              <w:numPr>
                <w:ilvl w:val="0"/>
                <w:numId w:val="62"/>
              </w:numPr>
              <w:spacing w:before="0" w:line="240" w:lineRule="auto"/>
              <w:contextualSpacing w:val="0"/>
              <w:jc w:val="left"/>
              <w:rPr>
                <w:ins w:id="8592" w:author="Phuong Truong Thi" w:date="2024-10-16T00:58:00Z"/>
                <w:rFonts w:eastAsia="Times New Roman"/>
                <w:szCs w:val="24"/>
                <w:lang w:val="vi-VN" w:eastAsia="vi-VN"/>
              </w:rPr>
            </w:pPr>
          </w:p>
        </w:tc>
        <w:tc>
          <w:tcPr>
            <w:tcW w:w="1735" w:type="dxa"/>
            <w:shd w:val="clear" w:color="auto" w:fill="auto"/>
            <w:vAlign w:val="center"/>
            <w:tcPrChange w:id="8593" w:author="Phuong Truong Thi" w:date="2024-11-25T04:31:00Z">
              <w:tcPr>
                <w:tcW w:w="1735" w:type="dxa"/>
                <w:shd w:val="clear" w:color="auto" w:fill="auto"/>
                <w:vAlign w:val="center"/>
              </w:tcPr>
            </w:tcPrChange>
          </w:tcPr>
          <w:p w14:paraId="4DB4E761" w14:textId="77777777" w:rsidR="00F868EA" w:rsidRPr="008E60BE" w:rsidRDefault="00F868EA" w:rsidP="00817E47">
            <w:pPr>
              <w:spacing w:before="0" w:line="240" w:lineRule="auto"/>
              <w:contextualSpacing w:val="0"/>
              <w:rPr>
                <w:ins w:id="8594" w:author="Phuong Truong Thi" w:date="2024-10-16T00:58:00Z"/>
                <w:rFonts w:ascii="Times New Roman" w:hAnsi="Times New Roman"/>
                <w:sz w:val="24"/>
                <w:szCs w:val="24"/>
              </w:rPr>
            </w:pPr>
            <w:ins w:id="8595" w:author="Phuong Truong Thi" w:date="2024-10-16T00:58:00Z">
              <w:r w:rsidRPr="008E60BE">
                <w:rPr>
                  <w:rFonts w:ascii="Times New Roman" w:hAnsi="Times New Roman"/>
                  <w:color w:val="000000"/>
                  <w:sz w:val="24"/>
                  <w:szCs w:val="24"/>
                </w:rPr>
                <w:t>Số lead/opt đang khai thác</w:t>
              </w:r>
            </w:ins>
          </w:p>
        </w:tc>
        <w:tc>
          <w:tcPr>
            <w:tcW w:w="2270" w:type="dxa"/>
            <w:vAlign w:val="center"/>
            <w:tcPrChange w:id="8596" w:author="Phuong Truong Thi" w:date="2024-11-25T04:31:00Z">
              <w:tcPr>
                <w:tcW w:w="2230" w:type="dxa"/>
                <w:vAlign w:val="center"/>
              </w:tcPr>
            </w:tcPrChange>
          </w:tcPr>
          <w:p w14:paraId="1783CAEB" w14:textId="77777777" w:rsidR="0038194B" w:rsidRDefault="0038194B" w:rsidP="0038194B">
            <w:pPr>
              <w:spacing w:before="0" w:line="240" w:lineRule="auto"/>
              <w:contextualSpacing w:val="0"/>
              <w:rPr>
                <w:ins w:id="8597" w:author="Phuong Truong Thi" w:date="2024-11-25T12:24:00Z"/>
                <w:rFonts w:ascii="Times New Roman" w:hAnsi="Times New Roman"/>
                <w:color w:val="000000"/>
                <w:sz w:val="24"/>
                <w:szCs w:val="24"/>
              </w:rPr>
            </w:pPr>
            <w:ins w:id="8598" w:author="Phuong Truong Thi" w:date="2024-11-25T12:24:00Z">
              <w:r w:rsidRPr="008C1DA1">
                <w:rPr>
                  <w:rFonts w:ascii="Times New Roman" w:hAnsi="Times New Roman"/>
                  <w:color w:val="000000"/>
                  <w:sz w:val="24"/>
                  <w:szCs w:val="24"/>
                </w:rPr>
                <w:t xml:space="preserve">Tổng số </w:t>
              </w:r>
              <w:r>
                <w:rPr>
                  <w:rFonts w:ascii="Times New Roman" w:hAnsi="Times New Roman"/>
                  <w:color w:val="000000"/>
                  <w:sz w:val="24"/>
                  <w:szCs w:val="24"/>
                </w:rPr>
                <w:t>Opp</w:t>
              </w:r>
              <w:r w:rsidRPr="008C1DA1">
                <w:rPr>
                  <w:rFonts w:ascii="Times New Roman" w:hAnsi="Times New Roman"/>
                  <w:color w:val="000000"/>
                  <w:sz w:val="24"/>
                  <w:szCs w:val="24"/>
                </w:rPr>
                <w:t xml:space="preserve"> của KH đó đang có </w:t>
              </w:r>
              <w:commentRangeStart w:id="8599"/>
              <w:commentRangeStart w:id="8600"/>
              <w:commentRangeStart w:id="8601"/>
              <w:r w:rsidRPr="008C1DA1">
                <w:rPr>
                  <w:rFonts w:ascii="Times New Roman" w:hAnsi="Times New Roman"/>
                  <w:color w:val="000000"/>
                  <w:sz w:val="24"/>
                  <w:szCs w:val="24"/>
                </w:rPr>
                <w:t>trạng thái khác đóng</w:t>
              </w:r>
              <w:commentRangeEnd w:id="8599"/>
              <w:r>
                <w:rPr>
                  <w:rStyle w:val="CommentReference"/>
                  <w:lang w:val="x-none" w:eastAsia="x-none"/>
                </w:rPr>
                <w:commentReference w:id="8599"/>
              </w:r>
              <w:commentRangeEnd w:id="8600"/>
              <w:r>
                <w:rPr>
                  <w:rStyle w:val="CommentReference"/>
                  <w:lang w:val="x-none" w:eastAsia="x-none"/>
                </w:rPr>
                <w:commentReference w:id="8600"/>
              </w:r>
            </w:ins>
            <w:commentRangeEnd w:id="8601"/>
            <w:r w:rsidR="00FE7E7F">
              <w:rPr>
                <w:rStyle w:val="CommentReference"/>
                <w:lang w:val="x-none" w:eastAsia="x-none"/>
              </w:rPr>
              <w:commentReference w:id="8601"/>
            </w:r>
            <w:ins w:id="8602" w:author="Phuong Truong Thi" w:date="2024-11-25T12:24:00Z">
              <w:r>
                <w:rPr>
                  <w:rFonts w:ascii="Times New Roman" w:hAnsi="Times New Roman"/>
                  <w:color w:val="000000"/>
                  <w:sz w:val="24"/>
                  <w:szCs w:val="24"/>
                </w:rPr>
                <w:t xml:space="preserve">. </w:t>
              </w:r>
            </w:ins>
          </w:p>
          <w:p w14:paraId="360C570A" w14:textId="77777777" w:rsidR="0038194B" w:rsidRDefault="0038194B" w:rsidP="0038194B">
            <w:pPr>
              <w:spacing w:before="0" w:line="240" w:lineRule="auto"/>
              <w:contextualSpacing w:val="0"/>
              <w:rPr>
                <w:ins w:id="8603" w:author="Phuong Truong Thi" w:date="2024-11-25T12:24:00Z"/>
                <w:rFonts w:ascii="Times New Roman" w:hAnsi="Times New Roman"/>
                <w:color w:val="000000"/>
                <w:sz w:val="24"/>
                <w:szCs w:val="24"/>
              </w:rPr>
            </w:pPr>
            <w:ins w:id="8604" w:author="Phuong Truong Thi" w:date="2024-11-25T12:24:00Z">
              <w:r>
                <w:rPr>
                  <w:rFonts w:ascii="Times New Roman" w:hAnsi="Times New Roman"/>
                  <w:color w:val="000000"/>
                  <w:sz w:val="24"/>
                  <w:szCs w:val="24"/>
                </w:rPr>
                <w:t xml:space="preserve">Opp đang khai thác là Opp có trạng thái khác: </w:t>
              </w:r>
            </w:ins>
          </w:p>
          <w:p w14:paraId="1273E0EB" w14:textId="22190005" w:rsidR="0038194B" w:rsidRDefault="0038194B">
            <w:pPr>
              <w:pStyle w:val="ListParagraph"/>
              <w:numPr>
                <w:ilvl w:val="3"/>
                <w:numId w:val="47"/>
              </w:numPr>
              <w:rPr>
                <w:ins w:id="8605" w:author="Phuong Truong Thi" w:date="2024-11-25T12:24:00Z"/>
                <w:lang w:eastAsia="vi-VN"/>
              </w:rPr>
              <w:pPrChange w:id="8606" w:author="Phuong Truong Thi" w:date="2024-11-25T12:25:00Z">
                <w:pPr>
                  <w:pStyle w:val="ListParagraph"/>
                </w:pPr>
              </w:pPrChange>
            </w:pPr>
            <w:ins w:id="8607" w:author="Phuong Truong Thi" w:date="2024-11-25T12:24:00Z">
              <w:r>
                <w:rPr>
                  <w:color w:val="000000"/>
                  <w:szCs w:val="24"/>
                </w:rPr>
                <w:t>Đóng</w:t>
              </w:r>
            </w:ins>
            <w:ins w:id="8608" w:author="Phuong Truong Thi" w:date="2024-11-25T12:25:00Z">
              <w:r>
                <w:rPr>
                  <w:color w:val="000000"/>
                  <w:szCs w:val="24"/>
                </w:rPr>
                <w:t xml:space="preserve"> - </w:t>
              </w:r>
            </w:ins>
            <w:ins w:id="8609" w:author="Phuong Truong Thi" w:date="2024-11-25T12:24:00Z">
              <w:r>
                <w:rPr>
                  <w:lang w:eastAsia="vi-VN"/>
                </w:rPr>
                <w:t>Không hoàn thành</w:t>
              </w:r>
            </w:ins>
          </w:p>
          <w:p w14:paraId="02885963" w14:textId="0ED345B6" w:rsidR="0038194B" w:rsidRDefault="0038194B">
            <w:pPr>
              <w:pStyle w:val="ListParagraph"/>
              <w:numPr>
                <w:ilvl w:val="3"/>
                <w:numId w:val="47"/>
              </w:numPr>
              <w:rPr>
                <w:ins w:id="8610" w:author="Phuong Truong Thi" w:date="2024-11-25T12:24:00Z"/>
                <w:lang w:eastAsia="vi-VN"/>
              </w:rPr>
              <w:pPrChange w:id="8611" w:author="Phuong Truong Thi" w:date="2024-11-25T12:25:00Z">
                <w:pPr>
                  <w:pStyle w:val="ListParagraph"/>
                </w:pPr>
              </w:pPrChange>
            </w:pPr>
            <w:ins w:id="8612" w:author="Phuong Truong Thi" w:date="2024-11-25T12:24:00Z">
              <w:r>
                <w:rPr>
                  <w:lang w:eastAsia="vi-VN"/>
                </w:rPr>
                <w:t xml:space="preserve">Đóng </w:t>
              </w:r>
            </w:ins>
            <w:ins w:id="8613" w:author="Phuong Truong Thi" w:date="2024-11-25T12:25:00Z">
              <w:r>
                <w:rPr>
                  <w:lang w:eastAsia="vi-VN"/>
                </w:rPr>
                <w:t xml:space="preserve">- </w:t>
              </w:r>
            </w:ins>
            <w:ins w:id="8614" w:author="Phuong Truong Thi" w:date="2024-11-25T12:24:00Z">
              <w:r>
                <w:rPr>
                  <w:lang w:eastAsia="vi-VN"/>
                </w:rPr>
                <w:t>Hoàn thành 1 phần</w:t>
              </w:r>
            </w:ins>
          </w:p>
          <w:p w14:paraId="301D4157" w14:textId="3C903DB2" w:rsidR="00975861" w:rsidRPr="0038194B" w:rsidRDefault="0038194B">
            <w:pPr>
              <w:pStyle w:val="ListParagraph"/>
              <w:numPr>
                <w:ilvl w:val="3"/>
                <w:numId w:val="47"/>
              </w:numPr>
              <w:rPr>
                <w:ins w:id="8615" w:author="Phuong Truong Thi" w:date="2024-10-16T00:58:00Z"/>
                <w:rFonts w:eastAsia="Times New Roman"/>
                <w:szCs w:val="24"/>
                <w:lang w:eastAsia="vi-VN"/>
              </w:rPr>
              <w:pPrChange w:id="8616" w:author="Phuong Truong Thi" w:date="2024-11-25T12:26:00Z">
                <w:pPr>
                  <w:framePr w:hSpace="180" w:wrap="around" w:vAnchor="text" w:hAnchor="text" w:y="1"/>
                  <w:spacing w:before="0" w:line="240" w:lineRule="auto"/>
                  <w:contextualSpacing w:val="0"/>
                  <w:suppressOverlap/>
                </w:pPr>
              </w:pPrChange>
            </w:pPr>
            <w:ins w:id="8617" w:author="Phuong Truong Thi" w:date="2024-11-25T12:24:00Z">
              <w:r>
                <w:rPr>
                  <w:lang w:eastAsia="vi-VN"/>
                </w:rPr>
                <w:t xml:space="preserve">Đóng </w:t>
              </w:r>
            </w:ins>
            <w:ins w:id="8618" w:author="Phuong Truong Thi" w:date="2024-11-25T12:25:00Z">
              <w:r>
                <w:rPr>
                  <w:lang w:eastAsia="vi-VN"/>
                </w:rPr>
                <w:t xml:space="preserve"> - </w:t>
              </w:r>
            </w:ins>
            <w:ins w:id="8619" w:author="Phuong Truong Thi" w:date="2024-11-25T12:24:00Z">
              <w:r>
                <w:rPr>
                  <w:lang w:eastAsia="vi-VN"/>
                </w:rPr>
                <w:t>Hoàn thành toàn phần</w:t>
              </w:r>
            </w:ins>
            <w:commentRangeStart w:id="8620"/>
            <w:commentRangeStart w:id="8621"/>
            <w:commentRangeStart w:id="8622"/>
            <w:commentRangeEnd w:id="8620"/>
            <w:del w:id="8623" w:author="Phuong Truong Thi" w:date="2024-11-25T04:31:00Z">
              <w:r w:rsidR="00393CCA" w:rsidDel="00975861">
                <w:rPr>
                  <w:rStyle w:val="CommentReference"/>
                  <w:lang w:val="x-none" w:eastAsia="x-none"/>
                </w:rPr>
                <w:commentReference w:id="8620"/>
              </w:r>
            </w:del>
            <w:commentRangeEnd w:id="8621"/>
            <w:del w:id="8624" w:author="Phuong Truong Thi" w:date="2024-11-25T12:24:00Z">
              <w:r w:rsidR="00975861" w:rsidDel="0038194B">
                <w:rPr>
                  <w:rStyle w:val="CommentReference"/>
                  <w:rFonts w:ascii="Arial" w:hAnsi="Arial"/>
                  <w:lang w:val="x-none" w:eastAsia="x-none"/>
                </w:rPr>
                <w:commentReference w:id="8621"/>
              </w:r>
            </w:del>
            <w:commentRangeEnd w:id="8622"/>
            <w:r w:rsidR="00FE7E7F">
              <w:rPr>
                <w:rStyle w:val="CommentReference"/>
                <w:rFonts w:ascii="Arial" w:hAnsi="Arial"/>
                <w:lang w:val="x-none" w:eastAsia="x-none"/>
              </w:rPr>
              <w:commentReference w:id="8622"/>
            </w:r>
          </w:p>
        </w:tc>
        <w:tc>
          <w:tcPr>
            <w:tcW w:w="1030" w:type="dxa"/>
            <w:tcPrChange w:id="8625" w:author="Phuong Truong Thi" w:date="2024-11-25T04:31:00Z">
              <w:tcPr>
                <w:tcW w:w="1070" w:type="dxa"/>
                <w:gridSpan w:val="2"/>
              </w:tcPr>
            </w:tcPrChange>
          </w:tcPr>
          <w:p w14:paraId="6D607CEC" w14:textId="77777777" w:rsidR="00F868EA" w:rsidRDefault="00F868EA" w:rsidP="00817E47">
            <w:pPr>
              <w:spacing w:before="0" w:line="240" w:lineRule="auto"/>
              <w:contextualSpacing w:val="0"/>
              <w:jc w:val="center"/>
              <w:rPr>
                <w:ins w:id="8626" w:author="Phuong Truong Thi" w:date="2024-10-16T00:58:00Z"/>
                <w:rFonts w:ascii="Times New Roman" w:eastAsia="Times New Roman" w:hAnsi="Times New Roman"/>
                <w:sz w:val="24"/>
                <w:szCs w:val="24"/>
                <w:lang w:eastAsia="vi-VN"/>
              </w:rPr>
            </w:pPr>
            <w:ins w:id="8627" w:author="Phuong Truong Thi" w:date="2024-10-16T00:58:00Z">
              <w:r>
                <w:rPr>
                  <w:rFonts w:ascii="Times New Roman" w:eastAsia="Times New Roman" w:hAnsi="Times New Roman"/>
                  <w:sz w:val="24"/>
                  <w:szCs w:val="24"/>
                  <w:lang w:val="vi-VN" w:eastAsia="vi-VN"/>
                </w:rPr>
                <w:t>CRM</w:t>
              </w:r>
            </w:ins>
          </w:p>
        </w:tc>
        <w:tc>
          <w:tcPr>
            <w:tcW w:w="1236" w:type="dxa"/>
            <w:tcPrChange w:id="8628" w:author="Phuong Truong Thi" w:date="2024-11-25T04:31:00Z">
              <w:tcPr>
                <w:tcW w:w="1236" w:type="dxa"/>
              </w:tcPr>
            </w:tcPrChange>
          </w:tcPr>
          <w:p w14:paraId="29A54D2A" w14:textId="77777777" w:rsidR="00F868EA" w:rsidRPr="00AD0E1A" w:rsidRDefault="00F868EA" w:rsidP="00817E47">
            <w:pPr>
              <w:spacing w:before="0" w:line="240" w:lineRule="auto"/>
              <w:contextualSpacing w:val="0"/>
              <w:rPr>
                <w:ins w:id="8629" w:author="Phuong Truong Thi" w:date="2024-10-16T00:58:00Z"/>
                <w:rFonts w:ascii="Times New Roman" w:eastAsia="Times New Roman" w:hAnsi="Times New Roman"/>
                <w:sz w:val="24"/>
                <w:szCs w:val="24"/>
                <w:lang w:eastAsia="vi-VN"/>
              </w:rPr>
            </w:pPr>
            <w:ins w:id="8630"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8631" w:author="Phuong Truong Thi" w:date="2024-11-25T04:31:00Z">
              <w:tcPr>
                <w:tcW w:w="1276" w:type="dxa"/>
                <w:shd w:val="clear" w:color="auto" w:fill="auto"/>
                <w:noWrap/>
                <w:vAlign w:val="center"/>
              </w:tcPr>
            </w:tcPrChange>
          </w:tcPr>
          <w:p w14:paraId="458E1F98" w14:textId="77777777" w:rsidR="00F868EA" w:rsidRPr="00AD0E1A" w:rsidRDefault="00F868EA" w:rsidP="00817E47">
            <w:pPr>
              <w:spacing w:before="0" w:line="240" w:lineRule="auto"/>
              <w:contextualSpacing w:val="0"/>
              <w:rPr>
                <w:ins w:id="8632" w:author="Phuong Truong Thi" w:date="2024-10-16T00:58:00Z"/>
                <w:rFonts w:ascii="Times New Roman" w:eastAsia="Times New Roman" w:hAnsi="Times New Roman"/>
                <w:sz w:val="24"/>
                <w:szCs w:val="24"/>
                <w:lang w:val="vi-VN" w:eastAsia="vi-VN"/>
              </w:rPr>
            </w:pPr>
          </w:p>
        </w:tc>
        <w:tc>
          <w:tcPr>
            <w:tcW w:w="992" w:type="dxa"/>
            <w:tcPrChange w:id="8633" w:author="Phuong Truong Thi" w:date="2024-11-25T04:31:00Z">
              <w:tcPr>
                <w:tcW w:w="992" w:type="dxa"/>
              </w:tcPr>
            </w:tcPrChange>
          </w:tcPr>
          <w:p w14:paraId="785EF42A" w14:textId="77777777" w:rsidR="00F868EA" w:rsidRPr="00AD0E1A" w:rsidRDefault="00F868EA" w:rsidP="00817E47">
            <w:pPr>
              <w:spacing w:before="0" w:line="240" w:lineRule="auto"/>
              <w:contextualSpacing w:val="0"/>
              <w:jc w:val="center"/>
              <w:rPr>
                <w:ins w:id="8634" w:author="Phuong Truong Thi" w:date="2024-10-16T00:58:00Z"/>
                <w:rFonts w:ascii="Times New Roman" w:eastAsia="Times New Roman" w:hAnsi="Times New Roman"/>
                <w:sz w:val="24"/>
                <w:szCs w:val="24"/>
                <w:lang w:eastAsia="vi-VN"/>
              </w:rPr>
            </w:pPr>
            <w:ins w:id="8635" w:author="Phuong Truong Thi" w:date="2024-10-16T00:58:00Z">
              <w:r>
                <w:rPr>
                  <w:rFonts w:ascii="Times New Roman" w:eastAsia="Times New Roman" w:hAnsi="Times New Roman"/>
                  <w:sz w:val="24"/>
                  <w:szCs w:val="24"/>
                  <w:lang w:eastAsia="vi-VN"/>
                </w:rPr>
                <w:t>Y</w:t>
              </w:r>
            </w:ins>
          </w:p>
        </w:tc>
      </w:tr>
      <w:tr w:rsidR="00F868EA" w:rsidRPr="00AD0E1A" w14:paraId="26E50233" w14:textId="77777777" w:rsidTr="00975861">
        <w:trPr>
          <w:trHeight w:val="276"/>
          <w:ins w:id="8636" w:author="Phuong Truong Thi" w:date="2024-10-16T00:58:00Z"/>
          <w:trPrChange w:id="8637" w:author="Phuong Truong Thi" w:date="2024-11-25T04:31:00Z">
            <w:trPr>
              <w:trHeight w:val="276"/>
            </w:trPr>
          </w:trPrChange>
        </w:trPr>
        <w:tc>
          <w:tcPr>
            <w:tcW w:w="670" w:type="dxa"/>
            <w:shd w:val="clear" w:color="auto" w:fill="auto"/>
            <w:vAlign w:val="center"/>
            <w:tcPrChange w:id="8638" w:author="Phuong Truong Thi" w:date="2024-11-25T04:31:00Z">
              <w:tcPr>
                <w:tcW w:w="670" w:type="dxa"/>
                <w:shd w:val="clear" w:color="auto" w:fill="auto"/>
                <w:vAlign w:val="center"/>
              </w:tcPr>
            </w:tcPrChange>
          </w:tcPr>
          <w:p w14:paraId="76089E37" w14:textId="77777777" w:rsidR="00F868EA" w:rsidRPr="00AD0E1A" w:rsidRDefault="00F868EA" w:rsidP="00817E47">
            <w:pPr>
              <w:pStyle w:val="ListParagraph"/>
              <w:numPr>
                <w:ilvl w:val="0"/>
                <w:numId w:val="62"/>
              </w:numPr>
              <w:spacing w:before="0" w:line="240" w:lineRule="auto"/>
              <w:contextualSpacing w:val="0"/>
              <w:jc w:val="left"/>
              <w:rPr>
                <w:ins w:id="8639" w:author="Phuong Truong Thi" w:date="2024-10-16T00:58:00Z"/>
                <w:rFonts w:eastAsia="Times New Roman"/>
                <w:szCs w:val="24"/>
                <w:lang w:val="vi-VN" w:eastAsia="vi-VN"/>
              </w:rPr>
            </w:pPr>
          </w:p>
        </w:tc>
        <w:tc>
          <w:tcPr>
            <w:tcW w:w="1735" w:type="dxa"/>
            <w:shd w:val="clear" w:color="auto" w:fill="auto"/>
            <w:vAlign w:val="center"/>
            <w:tcPrChange w:id="8640" w:author="Phuong Truong Thi" w:date="2024-11-25T04:31:00Z">
              <w:tcPr>
                <w:tcW w:w="1735" w:type="dxa"/>
                <w:shd w:val="clear" w:color="auto" w:fill="auto"/>
                <w:vAlign w:val="center"/>
              </w:tcPr>
            </w:tcPrChange>
          </w:tcPr>
          <w:p w14:paraId="43AAA36F" w14:textId="77777777" w:rsidR="00F868EA" w:rsidRPr="008E60BE" w:rsidRDefault="00F868EA" w:rsidP="00817E47">
            <w:pPr>
              <w:spacing w:before="0" w:line="240" w:lineRule="auto"/>
              <w:contextualSpacing w:val="0"/>
              <w:rPr>
                <w:ins w:id="8641" w:author="Phuong Truong Thi" w:date="2024-10-16T00:58:00Z"/>
                <w:rFonts w:ascii="Times New Roman" w:hAnsi="Times New Roman"/>
                <w:sz w:val="24"/>
                <w:szCs w:val="24"/>
              </w:rPr>
            </w:pPr>
            <w:ins w:id="8642" w:author="Phuong Truong Thi" w:date="2024-10-16T00:58:00Z">
              <w:r w:rsidRPr="008E60BE">
                <w:rPr>
                  <w:rFonts w:ascii="Times New Roman" w:hAnsi="Times New Roman"/>
                  <w:color w:val="000000"/>
                  <w:sz w:val="24"/>
                  <w:szCs w:val="24"/>
                </w:rPr>
                <w:t>Tổng số lead/opt của KH</w:t>
              </w:r>
            </w:ins>
          </w:p>
        </w:tc>
        <w:tc>
          <w:tcPr>
            <w:tcW w:w="2270" w:type="dxa"/>
            <w:vAlign w:val="center"/>
            <w:tcPrChange w:id="8643" w:author="Phuong Truong Thi" w:date="2024-11-25T04:31:00Z">
              <w:tcPr>
                <w:tcW w:w="2230" w:type="dxa"/>
                <w:vAlign w:val="center"/>
              </w:tcPr>
            </w:tcPrChange>
          </w:tcPr>
          <w:p w14:paraId="044CB21E" w14:textId="77777777" w:rsidR="00F868EA" w:rsidRPr="00521C1C" w:rsidRDefault="00F868EA" w:rsidP="00817E47">
            <w:pPr>
              <w:spacing w:before="0" w:line="240" w:lineRule="auto"/>
              <w:contextualSpacing w:val="0"/>
              <w:rPr>
                <w:ins w:id="8644" w:author="Phuong Truong Thi" w:date="2024-10-16T00:58:00Z"/>
                <w:rFonts w:ascii="Times New Roman" w:eastAsia="Times New Roman" w:hAnsi="Times New Roman"/>
                <w:sz w:val="24"/>
                <w:szCs w:val="24"/>
                <w:lang w:eastAsia="vi-VN"/>
              </w:rPr>
            </w:pPr>
            <w:ins w:id="8645" w:author="Phuong Truong Thi" w:date="2024-10-16T00:58:00Z">
              <w:r w:rsidRPr="00521C1C">
                <w:rPr>
                  <w:rFonts w:ascii="Times New Roman" w:hAnsi="Times New Roman"/>
                  <w:color w:val="000000"/>
                  <w:sz w:val="24"/>
                  <w:szCs w:val="24"/>
                </w:rPr>
                <w:t>Tổng số lead/opt đã được tạo ra để khai thác khách hàng đó</w:t>
              </w:r>
            </w:ins>
          </w:p>
        </w:tc>
        <w:tc>
          <w:tcPr>
            <w:tcW w:w="1030" w:type="dxa"/>
            <w:tcPrChange w:id="8646" w:author="Phuong Truong Thi" w:date="2024-11-25T04:31:00Z">
              <w:tcPr>
                <w:tcW w:w="1070" w:type="dxa"/>
                <w:gridSpan w:val="2"/>
              </w:tcPr>
            </w:tcPrChange>
          </w:tcPr>
          <w:p w14:paraId="0D59E5BE" w14:textId="77777777" w:rsidR="00F868EA" w:rsidRDefault="00F868EA" w:rsidP="00817E47">
            <w:pPr>
              <w:spacing w:before="0" w:line="240" w:lineRule="auto"/>
              <w:contextualSpacing w:val="0"/>
              <w:jc w:val="center"/>
              <w:rPr>
                <w:ins w:id="8647" w:author="Phuong Truong Thi" w:date="2024-10-16T00:58:00Z"/>
                <w:rFonts w:ascii="Times New Roman" w:eastAsia="Times New Roman" w:hAnsi="Times New Roman"/>
                <w:sz w:val="24"/>
                <w:szCs w:val="24"/>
                <w:lang w:eastAsia="vi-VN"/>
              </w:rPr>
            </w:pPr>
            <w:ins w:id="8648" w:author="Phuong Truong Thi" w:date="2024-10-16T00:58:00Z">
              <w:r>
                <w:rPr>
                  <w:rFonts w:ascii="Times New Roman" w:eastAsia="Times New Roman" w:hAnsi="Times New Roman"/>
                  <w:sz w:val="24"/>
                  <w:szCs w:val="24"/>
                  <w:lang w:val="vi-VN" w:eastAsia="vi-VN"/>
                </w:rPr>
                <w:t>CRM</w:t>
              </w:r>
            </w:ins>
          </w:p>
        </w:tc>
        <w:tc>
          <w:tcPr>
            <w:tcW w:w="1236" w:type="dxa"/>
            <w:tcPrChange w:id="8649" w:author="Phuong Truong Thi" w:date="2024-11-25T04:31:00Z">
              <w:tcPr>
                <w:tcW w:w="1236" w:type="dxa"/>
              </w:tcPr>
            </w:tcPrChange>
          </w:tcPr>
          <w:p w14:paraId="4CCF7061" w14:textId="77777777" w:rsidR="00F868EA" w:rsidRPr="00AD0E1A" w:rsidRDefault="00F868EA" w:rsidP="00817E47">
            <w:pPr>
              <w:spacing w:before="0" w:line="240" w:lineRule="auto"/>
              <w:contextualSpacing w:val="0"/>
              <w:rPr>
                <w:ins w:id="8650" w:author="Phuong Truong Thi" w:date="2024-10-16T00:58:00Z"/>
                <w:rFonts w:ascii="Times New Roman" w:eastAsia="Times New Roman" w:hAnsi="Times New Roman"/>
                <w:sz w:val="24"/>
                <w:szCs w:val="24"/>
                <w:lang w:eastAsia="vi-VN"/>
              </w:rPr>
            </w:pPr>
            <w:ins w:id="8651"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8652" w:author="Phuong Truong Thi" w:date="2024-11-25T04:31:00Z">
              <w:tcPr>
                <w:tcW w:w="1276" w:type="dxa"/>
                <w:shd w:val="clear" w:color="auto" w:fill="auto"/>
                <w:noWrap/>
                <w:vAlign w:val="center"/>
              </w:tcPr>
            </w:tcPrChange>
          </w:tcPr>
          <w:p w14:paraId="4D172895" w14:textId="77777777" w:rsidR="00F868EA" w:rsidRPr="00AD0E1A" w:rsidRDefault="00F868EA" w:rsidP="00817E47">
            <w:pPr>
              <w:spacing w:before="0" w:line="240" w:lineRule="auto"/>
              <w:contextualSpacing w:val="0"/>
              <w:rPr>
                <w:ins w:id="8653" w:author="Phuong Truong Thi" w:date="2024-10-16T00:58:00Z"/>
                <w:rFonts w:ascii="Times New Roman" w:eastAsia="Times New Roman" w:hAnsi="Times New Roman"/>
                <w:sz w:val="24"/>
                <w:szCs w:val="24"/>
                <w:lang w:val="vi-VN" w:eastAsia="vi-VN"/>
              </w:rPr>
            </w:pPr>
          </w:p>
        </w:tc>
        <w:tc>
          <w:tcPr>
            <w:tcW w:w="992" w:type="dxa"/>
            <w:tcPrChange w:id="8654" w:author="Phuong Truong Thi" w:date="2024-11-25T04:31:00Z">
              <w:tcPr>
                <w:tcW w:w="992" w:type="dxa"/>
              </w:tcPr>
            </w:tcPrChange>
          </w:tcPr>
          <w:p w14:paraId="0C7CB2D3" w14:textId="77777777" w:rsidR="00F868EA" w:rsidRPr="005A1514" w:rsidRDefault="00F868EA" w:rsidP="00817E47">
            <w:pPr>
              <w:spacing w:before="0" w:line="240" w:lineRule="auto"/>
              <w:contextualSpacing w:val="0"/>
              <w:jc w:val="center"/>
              <w:rPr>
                <w:ins w:id="8655" w:author="Phuong Truong Thi" w:date="2024-10-16T00:58:00Z"/>
                <w:rFonts w:ascii="Times New Roman" w:eastAsia="Times New Roman" w:hAnsi="Times New Roman"/>
                <w:sz w:val="24"/>
                <w:szCs w:val="24"/>
                <w:lang w:eastAsia="vi-VN"/>
              </w:rPr>
            </w:pPr>
            <w:ins w:id="8656" w:author="Phuong Truong Thi" w:date="2024-10-16T00:58:00Z">
              <w:r>
                <w:rPr>
                  <w:rFonts w:ascii="Times New Roman" w:eastAsia="Times New Roman" w:hAnsi="Times New Roman"/>
                  <w:sz w:val="24"/>
                  <w:szCs w:val="24"/>
                  <w:lang w:eastAsia="vi-VN"/>
                </w:rPr>
                <w:t>N</w:t>
              </w:r>
            </w:ins>
          </w:p>
        </w:tc>
      </w:tr>
      <w:tr w:rsidR="004B3858" w:rsidRPr="00AD0E1A" w14:paraId="63F850AB" w14:textId="77777777" w:rsidTr="00817E47">
        <w:trPr>
          <w:trHeight w:val="276"/>
          <w:ins w:id="8657" w:author="Phuong Truong Thi" w:date="2024-10-16T00:58:00Z"/>
        </w:trPr>
        <w:tc>
          <w:tcPr>
            <w:tcW w:w="9209" w:type="dxa"/>
            <w:gridSpan w:val="7"/>
          </w:tcPr>
          <w:p w14:paraId="13A960EE" w14:textId="77777777" w:rsidR="004B3858" w:rsidRDefault="004B3858" w:rsidP="00817E47">
            <w:pPr>
              <w:spacing w:before="0" w:line="240" w:lineRule="auto"/>
              <w:contextualSpacing w:val="0"/>
              <w:jc w:val="left"/>
              <w:rPr>
                <w:ins w:id="8658" w:author="Phuong Truong Thi" w:date="2024-10-16T00:58:00Z"/>
                <w:rFonts w:ascii="Times New Roman" w:eastAsia="Times New Roman" w:hAnsi="Times New Roman"/>
                <w:sz w:val="24"/>
                <w:szCs w:val="24"/>
                <w:lang w:eastAsia="vi-VN"/>
              </w:rPr>
            </w:pPr>
            <w:ins w:id="8659" w:author="Phuong Truong Thi" w:date="2024-10-16T00:58:00Z">
              <w:r>
                <w:rPr>
                  <w:rFonts w:ascii="Times New Roman" w:eastAsia="Times New Roman" w:hAnsi="Times New Roman"/>
                  <w:sz w:val="24"/>
                  <w:szCs w:val="24"/>
                  <w:lang w:eastAsia="vi-VN"/>
                </w:rPr>
                <w:t>Gợi ý bán</w:t>
              </w:r>
            </w:ins>
          </w:p>
        </w:tc>
      </w:tr>
      <w:tr w:rsidR="00F868EA" w:rsidRPr="00AD0E1A" w14:paraId="249781B1" w14:textId="77777777" w:rsidTr="00975861">
        <w:trPr>
          <w:trHeight w:val="276"/>
          <w:ins w:id="8660" w:author="Phuong Truong Thi" w:date="2024-10-16T00:58:00Z"/>
          <w:trPrChange w:id="8661" w:author="Phuong Truong Thi" w:date="2024-11-25T04:31:00Z">
            <w:trPr>
              <w:trHeight w:val="276"/>
            </w:trPr>
          </w:trPrChange>
        </w:trPr>
        <w:tc>
          <w:tcPr>
            <w:tcW w:w="670" w:type="dxa"/>
            <w:shd w:val="clear" w:color="auto" w:fill="auto"/>
            <w:vAlign w:val="center"/>
            <w:tcPrChange w:id="8662" w:author="Phuong Truong Thi" w:date="2024-11-25T04:31:00Z">
              <w:tcPr>
                <w:tcW w:w="670" w:type="dxa"/>
                <w:shd w:val="clear" w:color="auto" w:fill="auto"/>
                <w:vAlign w:val="center"/>
              </w:tcPr>
            </w:tcPrChange>
          </w:tcPr>
          <w:p w14:paraId="483B9187" w14:textId="77777777" w:rsidR="00F868EA" w:rsidRPr="00AD0E1A" w:rsidRDefault="00F868EA" w:rsidP="00817E47">
            <w:pPr>
              <w:pStyle w:val="ListParagraph"/>
              <w:numPr>
                <w:ilvl w:val="0"/>
                <w:numId w:val="62"/>
              </w:numPr>
              <w:spacing w:before="0" w:line="240" w:lineRule="auto"/>
              <w:contextualSpacing w:val="0"/>
              <w:jc w:val="left"/>
              <w:rPr>
                <w:ins w:id="8663" w:author="Phuong Truong Thi" w:date="2024-10-16T00:58:00Z"/>
                <w:rFonts w:eastAsia="Times New Roman"/>
                <w:szCs w:val="24"/>
                <w:lang w:val="vi-VN" w:eastAsia="vi-VN"/>
              </w:rPr>
            </w:pPr>
          </w:p>
        </w:tc>
        <w:tc>
          <w:tcPr>
            <w:tcW w:w="1735" w:type="dxa"/>
            <w:shd w:val="clear" w:color="auto" w:fill="auto"/>
            <w:vAlign w:val="center"/>
            <w:tcPrChange w:id="8664" w:author="Phuong Truong Thi" w:date="2024-11-25T04:31:00Z">
              <w:tcPr>
                <w:tcW w:w="1735" w:type="dxa"/>
                <w:shd w:val="clear" w:color="auto" w:fill="auto"/>
                <w:vAlign w:val="center"/>
              </w:tcPr>
            </w:tcPrChange>
          </w:tcPr>
          <w:p w14:paraId="304AC6FA" w14:textId="77777777" w:rsidR="00F868EA" w:rsidRPr="008E60BE" w:rsidRDefault="00F868EA" w:rsidP="00817E47">
            <w:pPr>
              <w:spacing w:before="0" w:line="240" w:lineRule="auto"/>
              <w:contextualSpacing w:val="0"/>
              <w:rPr>
                <w:ins w:id="8665" w:author="Phuong Truong Thi" w:date="2024-10-16T00:58:00Z"/>
                <w:rFonts w:ascii="Times New Roman" w:hAnsi="Times New Roman"/>
                <w:sz w:val="24"/>
                <w:szCs w:val="24"/>
              </w:rPr>
            </w:pPr>
            <w:ins w:id="8666" w:author="Phuong Truong Thi" w:date="2024-10-16T00:58:00Z">
              <w:r w:rsidRPr="008E60BE">
                <w:rPr>
                  <w:rFonts w:ascii="Times New Roman" w:hAnsi="Times New Roman"/>
                  <w:color w:val="000000"/>
                  <w:sz w:val="24"/>
                  <w:szCs w:val="24"/>
                </w:rPr>
                <w:t>Gợi ý bán 1</w:t>
              </w:r>
            </w:ins>
          </w:p>
        </w:tc>
        <w:tc>
          <w:tcPr>
            <w:tcW w:w="2270" w:type="dxa"/>
            <w:vAlign w:val="center"/>
            <w:tcPrChange w:id="8667" w:author="Phuong Truong Thi" w:date="2024-11-25T04:31:00Z">
              <w:tcPr>
                <w:tcW w:w="2230" w:type="dxa"/>
                <w:vAlign w:val="center"/>
              </w:tcPr>
            </w:tcPrChange>
          </w:tcPr>
          <w:p w14:paraId="3FC043FB" w14:textId="77777777" w:rsidR="00F868EA" w:rsidRPr="00521C1C" w:rsidRDefault="00F868EA" w:rsidP="00817E47">
            <w:pPr>
              <w:spacing w:before="0" w:line="240" w:lineRule="auto"/>
              <w:contextualSpacing w:val="0"/>
              <w:rPr>
                <w:ins w:id="8668" w:author="Phuong Truong Thi" w:date="2024-10-16T00:58:00Z"/>
                <w:rFonts w:ascii="Times New Roman" w:eastAsia="Times New Roman" w:hAnsi="Times New Roman"/>
                <w:sz w:val="24"/>
                <w:szCs w:val="24"/>
                <w:lang w:eastAsia="vi-VN"/>
              </w:rPr>
            </w:pPr>
            <w:ins w:id="8669" w:author="Phuong Truong Thi" w:date="2024-10-16T00:58:00Z">
              <w:r w:rsidRPr="00521C1C">
                <w:rPr>
                  <w:rFonts w:ascii="Times New Roman" w:hAnsi="Times New Roman"/>
                  <w:color w:val="000000"/>
                  <w:sz w:val="24"/>
                  <w:szCs w:val="24"/>
                </w:rPr>
                <w:t>Gợi ý bán sản phẩm từ Model AI của EDA</w:t>
              </w:r>
            </w:ins>
          </w:p>
        </w:tc>
        <w:tc>
          <w:tcPr>
            <w:tcW w:w="1030" w:type="dxa"/>
            <w:tcPrChange w:id="8670" w:author="Phuong Truong Thi" w:date="2024-11-25T04:31:00Z">
              <w:tcPr>
                <w:tcW w:w="1070" w:type="dxa"/>
                <w:gridSpan w:val="2"/>
              </w:tcPr>
            </w:tcPrChange>
          </w:tcPr>
          <w:p w14:paraId="4DFCC1E2" w14:textId="77777777" w:rsidR="00F868EA" w:rsidRDefault="00F868EA" w:rsidP="00817E47">
            <w:pPr>
              <w:spacing w:before="0" w:line="240" w:lineRule="auto"/>
              <w:contextualSpacing w:val="0"/>
              <w:jc w:val="center"/>
              <w:rPr>
                <w:ins w:id="8671" w:author="Phuong Truong Thi" w:date="2024-10-16T00:58:00Z"/>
                <w:rFonts w:ascii="Times New Roman" w:eastAsia="Times New Roman" w:hAnsi="Times New Roman"/>
                <w:sz w:val="24"/>
                <w:szCs w:val="24"/>
                <w:lang w:eastAsia="vi-VN"/>
              </w:rPr>
            </w:pPr>
            <w:ins w:id="8672" w:author="Phuong Truong Thi" w:date="2024-10-16T00:58:00Z">
              <w:r>
                <w:rPr>
                  <w:rFonts w:ascii="Times New Roman" w:eastAsia="Times New Roman" w:hAnsi="Times New Roman"/>
                  <w:sz w:val="24"/>
                  <w:szCs w:val="24"/>
                  <w:lang w:val="vi-VN" w:eastAsia="vi-VN"/>
                </w:rPr>
                <w:t>EDA &amp; CRM</w:t>
              </w:r>
            </w:ins>
          </w:p>
        </w:tc>
        <w:tc>
          <w:tcPr>
            <w:tcW w:w="1236" w:type="dxa"/>
            <w:tcPrChange w:id="8673" w:author="Phuong Truong Thi" w:date="2024-11-25T04:31:00Z">
              <w:tcPr>
                <w:tcW w:w="1236" w:type="dxa"/>
              </w:tcPr>
            </w:tcPrChange>
          </w:tcPr>
          <w:p w14:paraId="74A6E2CD" w14:textId="50420EFB" w:rsidR="00F868EA" w:rsidRPr="00AD0E1A" w:rsidRDefault="00525739" w:rsidP="00817E47">
            <w:pPr>
              <w:spacing w:before="0" w:line="240" w:lineRule="auto"/>
              <w:contextualSpacing w:val="0"/>
              <w:rPr>
                <w:ins w:id="8674"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675" w:author="Phuong Truong Thi" w:date="2024-11-25T04:31:00Z">
              <w:tcPr>
                <w:tcW w:w="1276" w:type="dxa"/>
                <w:shd w:val="clear" w:color="auto" w:fill="auto"/>
                <w:noWrap/>
                <w:vAlign w:val="center"/>
              </w:tcPr>
            </w:tcPrChange>
          </w:tcPr>
          <w:p w14:paraId="4157BB4C" w14:textId="77777777" w:rsidR="00F868EA" w:rsidRPr="001C1935" w:rsidRDefault="00F868EA" w:rsidP="00817E47">
            <w:pPr>
              <w:spacing w:before="0" w:line="240" w:lineRule="auto"/>
              <w:contextualSpacing w:val="0"/>
              <w:rPr>
                <w:ins w:id="8676" w:author="Phuong Truong Thi" w:date="2024-10-16T00:58:00Z"/>
                <w:rFonts w:ascii="Times New Roman" w:eastAsia="Times New Roman" w:hAnsi="Times New Roman"/>
                <w:sz w:val="24"/>
                <w:szCs w:val="24"/>
                <w:lang w:eastAsia="vi-VN"/>
              </w:rPr>
            </w:pPr>
          </w:p>
        </w:tc>
        <w:tc>
          <w:tcPr>
            <w:tcW w:w="992" w:type="dxa"/>
            <w:tcPrChange w:id="8677" w:author="Phuong Truong Thi" w:date="2024-11-25T04:31:00Z">
              <w:tcPr>
                <w:tcW w:w="992" w:type="dxa"/>
              </w:tcPr>
            </w:tcPrChange>
          </w:tcPr>
          <w:p w14:paraId="5DB930F1" w14:textId="77777777" w:rsidR="00F868EA" w:rsidRPr="00AD0E1A" w:rsidRDefault="00F868EA" w:rsidP="00817E47">
            <w:pPr>
              <w:spacing w:before="0" w:line="240" w:lineRule="auto"/>
              <w:contextualSpacing w:val="0"/>
              <w:jc w:val="center"/>
              <w:rPr>
                <w:ins w:id="8678" w:author="Phuong Truong Thi" w:date="2024-10-16T00:58:00Z"/>
                <w:rFonts w:ascii="Times New Roman" w:eastAsia="Times New Roman" w:hAnsi="Times New Roman"/>
                <w:sz w:val="24"/>
                <w:szCs w:val="24"/>
                <w:lang w:eastAsia="vi-VN"/>
              </w:rPr>
            </w:pPr>
            <w:ins w:id="8679" w:author="Phuong Truong Thi" w:date="2024-10-16T00:58:00Z">
              <w:r>
                <w:rPr>
                  <w:rFonts w:ascii="Times New Roman" w:eastAsia="Times New Roman" w:hAnsi="Times New Roman"/>
                  <w:sz w:val="24"/>
                  <w:szCs w:val="24"/>
                  <w:lang w:eastAsia="vi-VN"/>
                </w:rPr>
                <w:t>Y</w:t>
              </w:r>
            </w:ins>
          </w:p>
        </w:tc>
      </w:tr>
      <w:tr w:rsidR="00F868EA" w:rsidRPr="00AD0E1A" w14:paraId="13E8A73F" w14:textId="77777777" w:rsidTr="00975861">
        <w:trPr>
          <w:trHeight w:val="276"/>
          <w:ins w:id="8680" w:author="Phuong Truong Thi" w:date="2024-10-16T00:58:00Z"/>
          <w:trPrChange w:id="8681" w:author="Phuong Truong Thi" w:date="2024-11-25T04:31:00Z">
            <w:trPr>
              <w:trHeight w:val="276"/>
            </w:trPr>
          </w:trPrChange>
        </w:trPr>
        <w:tc>
          <w:tcPr>
            <w:tcW w:w="670" w:type="dxa"/>
            <w:shd w:val="clear" w:color="auto" w:fill="auto"/>
            <w:vAlign w:val="center"/>
            <w:tcPrChange w:id="8682" w:author="Phuong Truong Thi" w:date="2024-11-25T04:31:00Z">
              <w:tcPr>
                <w:tcW w:w="670" w:type="dxa"/>
                <w:shd w:val="clear" w:color="auto" w:fill="auto"/>
                <w:vAlign w:val="center"/>
              </w:tcPr>
            </w:tcPrChange>
          </w:tcPr>
          <w:p w14:paraId="63572B9B" w14:textId="77777777" w:rsidR="00F868EA" w:rsidRPr="00AD0E1A" w:rsidRDefault="00F868EA" w:rsidP="00817E47">
            <w:pPr>
              <w:pStyle w:val="ListParagraph"/>
              <w:numPr>
                <w:ilvl w:val="0"/>
                <w:numId w:val="62"/>
              </w:numPr>
              <w:spacing w:before="0" w:line="240" w:lineRule="auto"/>
              <w:contextualSpacing w:val="0"/>
              <w:jc w:val="left"/>
              <w:rPr>
                <w:ins w:id="8683" w:author="Phuong Truong Thi" w:date="2024-10-16T00:58:00Z"/>
                <w:rFonts w:eastAsia="Times New Roman"/>
                <w:szCs w:val="24"/>
                <w:lang w:val="vi-VN" w:eastAsia="vi-VN"/>
              </w:rPr>
            </w:pPr>
          </w:p>
        </w:tc>
        <w:tc>
          <w:tcPr>
            <w:tcW w:w="1735" w:type="dxa"/>
            <w:shd w:val="clear" w:color="auto" w:fill="auto"/>
            <w:vAlign w:val="center"/>
            <w:tcPrChange w:id="8684" w:author="Phuong Truong Thi" w:date="2024-11-25T04:31:00Z">
              <w:tcPr>
                <w:tcW w:w="1735" w:type="dxa"/>
                <w:shd w:val="clear" w:color="auto" w:fill="auto"/>
                <w:vAlign w:val="center"/>
              </w:tcPr>
            </w:tcPrChange>
          </w:tcPr>
          <w:p w14:paraId="2230BE04" w14:textId="77777777" w:rsidR="00F868EA" w:rsidRPr="008E60BE" w:rsidRDefault="00F868EA" w:rsidP="00817E47">
            <w:pPr>
              <w:spacing w:before="0" w:line="240" w:lineRule="auto"/>
              <w:contextualSpacing w:val="0"/>
              <w:rPr>
                <w:ins w:id="8685" w:author="Phuong Truong Thi" w:date="2024-10-16T00:58:00Z"/>
                <w:rFonts w:ascii="Times New Roman" w:hAnsi="Times New Roman"/>
                <w:sz w:val="24"/>
                <w:szCs w:val="24"/>
              </w:rPr>
            </w:pPr>
            <w:ins w:id="8686" w:author="Phuong Truong Thi" w:date="2024-10-16T00:58:00Z">
              <w:r w:rsidRPr="008E60BE">
                <w:rPr>
                  <w:rFonts w:ascii="Times New Roman" w:hAnsi="Times New Roman"/>
                  <w:color w:val="000000"/>
                  <w:sz w:val="24"/>
                  <w:szCs w:val="24"/>
                </w:rPr>
                <w:t>Gợi ý bán 2</w:t>
              </w:r>
            </w:ins>
          </w:p>
        </w:tc>
        <w:tc>
          <w:tcPr>
            <w:tcW w:w="2270" w:type="dxa"/>
            <w:vAlign w:val="center"/>
            <w:tcPrChange w:id="8687" w:author="Phuong Truong Thi" w:date="2024-11-25T04:31:00Z">
              <w:tcPr>
                <w:tcW w:w="2230" w:type="dxa"/>
                <w:vAlign w:val="center"/>
              </w:tcPr>
            </w:tcPrChange>
          </w:tcPr>
          <w:p w14:paraId="42F657B9" w14:textId="77777777" w:rsidR="00F868EA" w:rsidRPr="00521C1C" w:rsidRDefault="00F868EA" w:rsidP="00817E47">
            <w:pPr>
              <w:spacing w:before="0" w:line="240" w:lineRule="auto"/>
              <w:contextualSpacing w:val="0"/>
              <w:rPr>
                <w:ins w:id="8688" w:author="Phuong Truong Thi" w:date="2024-10-16T00:58:00Z"/>
                <w:rFonts w:ascii="Times New Roman" w:eastAsia="Times New Roman" w:hAnsi="Times New Roman"/>
                <w:sz w:val="24"/>
                <w:szCs w:val="24"/>
                <w:lang w:eastAsia="vi-VN"/>
              </w:rPr>
            </w:pPr>
            <w:ins w:id="8689" w:author="Phuong Truong Thi" w:date="2024-10-16T00:58:00Z">
              <w:r w:rsidRPr="00521C1C">
                <w:rPr>
                  <w:rFonts w:ascii="Times New Roman" w:hAnsi="Times New Roman"/>
                  <w:color w:val="000000"/>
                  <w:sz w:val="24"/>
                  <w:szCs w:val="24"/>
                </w:rPr>
                <w:t>Gợi ý bán sản phẩm từ Model AI của EDA</w:t>
              </w:r>
            </w:ins>
          </w:p>
        </w:tc>
        <w:tc>
          <w:tcPr>
            <w:tcW w:w="1030" w:type="dxa"/>
            <w:tcPrChange w:id="8690" w:author="Phuong Truong Thi" w:date="2024-11-25T04:31:00Z">
              <w:tcPr>
                <w:tcW w:w="1070" w:type="dxa"/>
                <w:gridSpan w:val="2"/>
              </w:tcPr>
            </w:tcPrChange>
          </w:tcPr>
          <w:p w14:paraId="7F903DDA" w14:textId="77777777" w:rsidR="00F868EA" w:rsidRPr="00E66209" w:rsidRDefault="00F868EA" w:rsidP="00817E47">
            <w:pPr>
              <w:spacing w:before="0" w:line="240" w:lineRule="auto"/>
              <w:contextualSpacing w:val="0"/>
              <w:jc w:val="center"/>
              <w:rPr>
                <w:ins w:id="8691" w:author="Phuong Truong Thi" w:date="2024-10-16T00:58:00Z"/>
                <w:rFonts w:ascii="Times New Roman" w:eastAsia="Times New Roman" w:hAnsi="Times New Roman"/>
                <w:sz w:val="24"/>
                <w:szCs w:val="24"/>
                <w:lang w:eastAsia="vi-VN"/>
              </w:rPr>
            </w:pPr>
            <w:ins w:id="8692" w:author="Phuong Truong Thi" w:date="2024-10-16T00:58:00Z">
              <w:r>
                <w:rPr>
                  <w:rFonts w:ascii="Times New Roman" w:eastAsia="Times New Roman" w:hAnsi="Times New Roman"/>
                  <w:sz w:val="24"/>
                  <w:szCs w:val="24"/>
                  <w:lang w:val="vi-VN" w:eastAsia="vi-VN"/>
                </w:rPr>
                <w:t>EDA &amp; CRM</w:t>
              </w:r>
            </w:ins>
          </w:p>
        </w:tc>
        <w:tc>
          <w:tcPr>
            <w:tcW w:w="1236" w:type="dxa"/>
            <w:tcPrChange w:id="8693" w:author="Phuong Truong Thi" w:date="2024-11-25T04:31:00Z">
              <w:tcPr>
                <w:tcW w:w="1236" w:type="dxa"/>
              </w:tcPr>
            </w:tcPrChange>
          </w:tcPr>
          <w:p w14:paraId="5BA1D8BE" w14:textId="36483972" w:rsidR="00F868EA" w:rsidRPr="00AD0E1A" w:rsidRDefault="00525739" w:rsidP="00817E47">
            <w:pPr>
              <w:spacing w:before="0" w:line="240" w:lineRule="auto"/>
              <w:contextualSpacing w:val="0"/>
              <w:rPr>
                <w:ins w:id="8694"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695" w:author="Phuong Truong Thi" w:date="2024-11-25T04:31:00Z">
              <w:tcPr>
                <w:tcW w:w="1276" w:type="dxa"/>
                <w:shd w:val="clear" w:color="auto" w:fill="auto"/>
                <w:noWrap/>
                <w:vAlign w:val="center"/>
              </w:tcPr>
            </w:tcPrChange>
          </w:tcPr>
          <w:p w14:paraId="6B04D74C" w14:textId="77777777" w:rsidR="00F868EA" w:rsidRPr="00AD0E1A" w:rsidRDefault="00F868EA" w:rsidP="00817E47">
            <w:pPr>
              <w:spacing w:before="0" w:line="240" w:lineRule="auto"/>
              <w:contextualSpacing w:val="0"/>
              <w:rPr>
                <w:ins w:id="8696" w:author="Phuong Truong Thi" w:date="2024-10-16T00:58:00Z"/>
                <w:rFonts w:ascii="Times New Roman" w:eastAsia="Times New Roman" w:hAnsi="Times New Roman"/>
                <w:sz w:val="24"/>
                <w:szCs w:val="24"/>
                <w:lang w:val="vi-VN" w:eastAsia="vi-VN"/>
              </w:rPr>
            </w:pPr>
          </w:p>
        </w:tc>
        <w:tc>
          <w:tcPr>
            <w:tcW w:w="992" w:type="dxa"/>
            <w:tcPrChange w:id="8697" w:author="Phuong Truong Thi" w:date="2024-11-25T04:31:00Z">
              <w:tcPr>
                <w:tcW w:w="992" w:type="dxa"/>
              </w:tcPr>
            </w:tcPrChange>
          </w:tcPr>
          <w:p w14:paraId="33C47C7D" w14:textId="77777777" w:rsidR="00F868EA" w:rsidRPr="00AD0E1A" w:rsidRDefault="00F868EA" w:rsidP="00817E47">
            <w:pPr>
              <w:spacing w:before="0" w:line="240" w:lineRule="auto"/>
              <w:contextualSpacing w:val="0"/>
              <w:jc w:val="center"/>
              <w:rPr>
                <w:ins w:id="8698" w:author="Phuong Truong Thi" w:date="2024-10-16T00:58:00Z"/>
                <w:rFonts w:ascii="Times New Roman" w:eastAsia="Times New Roman" w:hAnsi="Times New Roman"/>
                <w:sz w:val="24"/>
                <w:szCs w:val="24"/>
                <w:lang w:eastAsia="vi-VN"/>
              </w:rPr>
            </w:pPr>
            <w:ins w:id="8699" w:author="Phuong Truong Thi" w:date="2024-10-16T00:58:00Z">
              <w:r>
                <w:rPr>
                  <w:rFonts w:ascii="Times New Roman" w:eastAsia="Times New Roman" w:hAnsi="Times New Roman"/>
                  <w:sz w:val="24"/>
                  <w:szCs w:val="24"/>
                  <w:lang w:eastAsia="vi-VN"/>
                </w:rPr>
                <w:t>Y</w:t>
              </w:r>
            </w:ins>
          </w:p>
        </w:tc>
      </w:tr>
      <w:tr w:rsidR="00F868EA" w:rsidRPr="00AD0E1A" w14:paraId="27ADFD81" w14:textId="77777777" w:rsidTr="00975861">
        <w:trPr>
          <w:trHeight w:val="276"/>
          <w:ins w:id="8700" w:author="Phuong Truong Thi" w:date="2024-10-16T00:58:00Z"/>
          <w:trPrChange w:id="8701" w:author="Phuong Truong Thi" w:date="2024-11-25T04:31:00Z">
            <w:trPr>
              <w:trHeight w:val="276"/>
            </w:trPr>
          </w:trPrChange>
        </w:trPr>
        <w:tc>
          <w:tcPr>
            <w:tcW w:w="670" w:type="dxa"/>
            <w:shd w:val="clear" w:color="auto" w:fill="auto"/>
            <w:vAlign w:val="center"/>
            <w:tcPrChange w:id="8702" w:author="Phuong Truong Thi" w:date="2024-11-25T04:31:00Z">
              <w:tcPr>
                <w:tcW w:w="670" w:type="dxa"/>
                <w:shd w:val="clear" w:color="auto" w:fill="auto"/>
                <w:vAlign w:val="center"/>
              </w:tcPr>
            </w:tcPrChange>
          </w:tcPr>
          <w:p w14:paraId="5F64DB93" w14:textId="77777777" w:rsidR="00F868EA" w:rsidRPr="00AD0E1A" w:rsidRDefault="00F868EA" w:rsidP="00817E47">
            <w:pPr>
              <w:pStyle w:val="ListParagraph"/>
              <w:numPr>
                <w:ilvl w:val="0"/>
                <w:numId w:val="62"/>
              </w:numPr>
              <w:spacing w:before="0" w:line="240" w:lineRule="auto"/>
              <w:contextualSpacing w:val="0"/>
              <w:jc w:val="left"/>
              <w:rPr>
                <w:ins w:id="8703" w:author="Phuong Truong Thi" w:date="2024-10-16T00:58:00Z"/>
                <w:rFonts w:eastAsia="Times New Roman"/>
                <w:szCs w:val="24"/>
                <w:lang w:val="vi-VN" w:eastAsia="vi-VN"/>
              </w:rPr>
            </w:pPr>
          </w:p>
        </w:tc>
        <w:tc>
          <w:tcPr>
            <w:tcW w:w="1735" w:type="dxa"/>
            <w:shd w:val="clear" w:color="auto" w:fill="auto"/>
            <w:vAlign w:val="center"/>
            <w:tcPrChange w:id="8704" w:author="Phuong Truong Thi" w:date="2024-11-25T04:31:00Z">
              <w:tcPr>
                <w:tcW w:w="1735" w:type="dxa"/>
                <w:shd w:val="clear" w:color="auto" w:fill="auto"/>
                <w:vAlign w:val="center"/>
              </w:tcPr>
            </w:tcPrChange>
          </w:tcPr>
          <w:p w14:paraId="3B487F61" w14:textId="77777777" w:rsidR="00F868EA" w:rsidRPr="008E60BE" w:rsidRDefault="00F868EA" w:rsidP="00817E47">
            <w:pPr>
              <w:spacing w:before="0" w:line="240" w:lineRule="auto"/>
              <w:contextualSpacing w:val="0"/>
              <w:rPr>
                <w:ins w:id="8705" w:author="Phuong Truong Thi" w:date="2024-10-16T00:58:00Z"/>
                <w:rFonts w:ascii="Times New Roman" w:hAnsi="Times New Roman"/>
                <w:sz w:val="24"/>
                <w:szCs w:val="24"/>
              </w:rPr>
            </w:pPr>
            <w:ins w:id="8706" w:author="Phuong Truong Thi" w:date="2024-10-16T00:58:00Z">
              <w:r w:rsidRPr="008E60BE">
                <w:rPr>
                  <w:rFonts w:ascii="Times New Roman" w:hAnsi="Times New Roman"/>
                  <w:color w:val="000000"/>
                  <w:sz w:val="24"/>
                  <w:szCs w:val="24"/>
                </w:rPr>
                <w:t>Gợi ý bán 3</w:t>
              </w:r>
            </w:ins>
          </w:p>
        </w:tc>
        <w:tc>
          <w:tcPr>
            <w:tcW w:w="2270" w:type="dxa"/>
            <w:vAlign w:val="center"/>
            <w:tcPrChange w:id="8707" w:author="Phuong Truong Thi" w:date="2024-11-25T04:31:00Z">
              <w:tcPr>
                <w:tcW w:w="2230" w:type="dxa"/>
                <w:vAlign w:val="center"/>
              </w:tcPr>
            </w:tcPrChange>
          </w:tcPr>
          <w:p w14:paraId="674B7212" w14:textId="77777777" w:rsidR="00F868EA" w:rsidRPr="00521C1C" w:rsidRDefault="00F868EA" w:rsidP="00817E47">
            <w:pPr>
              <w:spacing w:before="0" w:line="240" w:lineRule="auto"/>
              <w:contextualSpacing w:val="0"/>
              <w:rPr>
                <w:ins w:id="8708" w:author="Phuong Truong Thi" w:date="2024-10-16T00:58:00Z"/>
                <w:rFonts w:ascii="Times New Roman" w:eastAsia="Times New Roman" w:hAnsi="Times New Roman"/>
                <w:sz w:val="24"/>
                <w:szCs w:val="24"/>
                <w:lang w:eastAsia="vi-VN"/>
              </w:rPr>
            </w:pPr>
            <w:ins w:id="8709" w:author="Phuong Truong Thi" w:date="2024-10-16T00:58:00Z">
              <w:r w:rsidRPr="00521C1C">
                <w:rPr>
                  <w:rFonts w:ascii="Times New Roman" w:hAnsi="Times New Roman"/>
                  <w:color w:val="000000"/>
                  <w:sz w:val="24"/>
                  <w:szCs w:val="24"/>
                </w:rPr>
                <w:t>Gợi ý bán sản phẩm từ Model AI của EDA</w:t>
              </w:r>
            </w:ins>
          </w:p>
        </w:tc>
        <w:tc>
          <w:tcPr>
            <w:tcW w:w="1030" w:type="dxa"/>
            <w:tcPrChange w:id="8710" w:author="Phuong Truong Thi" w:date="2024-11-25T04:31:00Z">
              <w:tcPr>
                <w:tcW w:w="1070" w:type="dxa"/>
                <w:gridSpan w:val="2"/>
              </w:tcPr>
            </w:tcPrChange>
          </w:tcPr>
          <w:p w14:paraId="54640177" w14:textId="77777777" w:rsidR="00F868EA" w:rsidRPr="00E66209" w:rsidRDefault="00F868EA" w:rsidP="00817E47">
            <w:pPr>
              <w:spacing w:before="0" w:line="240" w:lineRule="auto"/>
              <w:contextualSpacing w:val="0"/>
              <w:jc w:val="center"/>
              <w:rPr>
                <w:ins w:id="8711" w:author="Phuong Truong Thi" w:date="2024-10-16T00:58:00Z"/>
                <w:rFonts w:ascii="Times New Roman" w:eastAsia="Times New Roman" w:hAnsi="Times New Roman"/>
                <w:sz w:val="24"/>
                <w:szCs w:val="24"/>
                <w:lang w:eastAsia="vi-VN"/>
              </w:rPr>
            </w:pPr>
            <w:ins w:id="8712" w:author="Phuong Truong Thi" w:date="2024-10-16T00:58:00Z">
              <w:r>
                <w:rPr>
                  <w:rFonts w:ascii="Times New Roman" w:eastAsia="Times New Roman" w:hAnsi="Times New Roman"/>
                  <w:sz w:val="24"/>
                  <w:szCs w:val="24"/>
                  <w:lang w:val="vi-VN" w:eastAsia="vi-VN"/>
                </w:rPr>
                <w:t>EDA &amp; CRM</w:t>
              </w:r>
            </w:ins>
          </w:p>
        </w:tc>
        <w:tc>
          <w:tcPr>
            <w:tcW w:w="1236" w:type="dxa"/>
            <w:tcPrChange w:id="8713" w:author="Phuong Truong Thi" w:date="2024-11-25T04:31:00Z">
              <w:tcPr>
                <w:tcW w:w="1236" w:type="dxa"/>
              </w:tcPr>
            </w:tcPrChange>
          </w:tcPr>
          <w:p w14:paraId="1B9925C6" w14:textId="5B9C616B" w:rsidR="00F868EA" w:rsidRPr="00AD0E1A" w:rsidRDefault="00525739" w:rsidP="00817E47">
            <w:pPr>
              <w:spacing w:before="0" w:line="240" w:lineRule="auto"/>
              <w:contextualSpacing w:val="0"/>
              <w:rPr>
                <w:ins w:id="8714"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8715" w:author="Phuong Truong Thi" w:date="2024-11-25T04:31:00Z">
              <w:tcPr>
                <w:tcW w:w="1276" w:type="dxa"/>
                <w:shd w:val="clear" w:color="auto" w:fill="auto"/>
                <w:noWrap/>
                <w:vAlign w:val="center"/>
              </w:tcPr>
            </w:tcPrChange>
          </w:tcPr>
          <w:p w14:paraId="5D4AD3DA" w14:textId="77777777" w:rsidR="00F868EA" w:rsidRPr="00AD0E1A" w:rsidRDefault="00F868EA" w:rsidP="00817E47">
            <w:pPr>
              <w:spacing w:before="0" w:line="240" w:lineRule="auto"/>
              <w:contextualSpacing w:val="0"/>
              <w:rPr>
                <w:ins w:id="8716" w:author="Phuong Truong Thi" w:date="2024-10-16T00:58:00Z"/>
                <w:rFonts w:ascii="Times New Roman" w:eastAsia="Times New Roman" w:hAnsi="Times New Roman"/>
                <w:sz w:val="24"/>
                <w:szCs w:val="24"/>
                <w:lang w:val="vi-VN" w:eastAsia="vi-VN"/>
              </w:rPr>
            </w:pPr>
          </w:p>
        </w:tc>
        <w:tc>
          <w:tcPr>
            <w:tcW w:w="992" w:type="dxa"/>
            <w:tcPrChange w:id="8717" w:author="Phuong Truong Thi" w:date="2024-11-25T04:31:00Z">
              <w:tcPr>
                <w:tcW w:w="992" w:type="dxa"/>
              </w:tcPr>
            </w:tcPrChange>
          </w:tcPr>
          <w:p w14:paraId="1AAE3182" w14:textId="77777777" w:rsidR="00F868EA" w:rsidRPr="00AD0E1A" w:rsidRDefault="00F868EA" w:rsidP="00817E47">
            <w:pPr>
              <w:spacing w:before="0" w:line="240" w:lineRule="auto"/>
              <w:contextualSpacing w:val="0"/>
              <w:jc w:val="center"/>
              <w:rPr>
                <w:ins w:id="8718" w:author="Phuong Truong Thi" w:date="2024-10-16T00:58:00Z"/>
                <w:rFonts w:ascii="Times New Roman" w:eastAsia="Times New Roman" w:hAnsi="Times New Roman"/>
                <w:sz w:val="24"/>
                <w:szCs w:val="24"/>
                <w:lang w:eastAsia="vi-VN"/>
              </w:rPr>
            </w:pPr>
            <w:ins w:id="8719" w:author="Phuong Truong Thi" w:date="2024-10-16T00:58:00Z">
              <w:r>
                <w:rPr>
                  <w:rFonts w:ascii="Times New Roman" w:eastAsia="Times New Roman" w:hAnsi="Times New Roman"/>
                  <w:sz w:val="24"/>
                  <w:szCs w:val="24"/>
                  <w:lang w:eastAsia="vi-VN"/>
                </w:rPr>
                <w:t>Y</w:t>
              </w:r>
            </w:ins>
          </w:p>
        </w:tc>
      </w:tr>
      <w:tr w:rsidR="00B83E10" w:rsidRPr="00AD0E1A" w14:paraId="3DBB4AFC" w14:textId="77777777" w:rsidTr="00CF6901">
        <w:trPr>
          <w:trHeight w:val="276"/>
          <w:ins w:id="8720" w:author="Phuong Truong Thi" w:date="2024-10-16T00:58:00Z"/>
        </w:trPr>
        <w:tc>
          <w:tcPr>
            <w:tcW w:w="9209" w:type="dxa"/>
            <w:gridSpan w:val="7"/>
          </w:tcPr>
          <w:p w14:paraId="1628FE95" w14:textId="77777777" w:rsidR="00B83E10" w:rsidRDefault="00B83E10" w:rsidP="00817E47">
            <w:pPr>
              <w:spacing w:before="0" w:line="240" w:lineRule="auto"/>
              <w:contextualSpacing w:val="0"/>
              <w:jc w:val="left"/>
              <w:rPr>
                <w:ins w:id="8721" w:author="Phuong Truong Thi" w:date="2024-10-16T00:58:00Z"/>
                <w:rFonts w:ascii="Times New Roman" w:eastAsia="Times New Roman" w:hAnsi="Times New Roman"/>
                <w:sz w:val="24"/>
                <w:szCs w:val="24"/>
                <w:lang w:eastAsia="vi-VN"/>
              </w:rPr>
            </w:pPr>
            <w:ins w:id="8722" w:author="Phuong Truong Thi" w:date="2024-10-16T00:58:00Z">
              <w:r>
                <w:rPr>
                  <w:rFonts w:ascii="Times New Roman" w:eastAsia="Times New Roman" w:hAnsi="Times New Roman"/>
                  <w:sz w:val="24"/>
                  <w:szCs w:val="24"/>
                  <w:lang w:eastAsia="vi-VN"/>
                </w:rPr>
                <w:t>AUM</w:t>
              </w:r>
            </w:ins>
          </w:p>
        </w:tc>
      </w:tr>
      <w:tr w:rsidR="00F868EA" w:rsidRPr="00AD0E1A" w14:paraId="3C21C75A" w14:textId="77777777" w:rsidTr="00975861">
        <w:trPr>
          <w:trHeight w:val="276"/>
          <w:ins w:id="8723" w:author="Phuong Truong Thi" w:date="2024-10-16T00:58:00Z"/>
          <w:trPrChange w:id="8724" w:author="Phuong Truong Thi" w:date="2024-11-25T04:31:00Z">
            <w:trPr>
              <w:trHeight w:val="276"/>
            </w:trPr>
          </w:trPrChange>
        </w:trPr>
        <w:tc>
          <w:tcPr>
            <w:tcW w:w="670" w:type="dxa"/>
            <w:shd w:val="clear" w:color="auto" w:fill="auto"/>
            <w:vAlign w:val="center"/>
            <w:tcPrChange w:id="8725" w:author="Phuong Truong Thi" w:date="2024-11-25T04:31:00Z">
              <w:tcPr>
                <w:tcW w:w="670" w:type="dxa"/>
                <w:shd w:val="clear" w:color="auto" w:fill="auto"/>
                <w:vAlign w:val="center"/>
              </w:tcPr>
            </w:tcPrChange>
          </w:tcPr>
          <w:p w14:paraId="55386982" w14:textId="77777777" w:rsidR="00F868EA" w:rsidRPr="00AD0E1A" w:rsidRDefault="00F868EA" w:rsidP="00817E47">
            <w:pPr>
              <w:pStyle w:val="ListParagraph"/>
              <w:numPr>
                <w:ilvl w:val="0"/>
                <w:numId w:val="62"/>
              </w:numPr>
              <w:spacing w:before="0" w:line="240" w:lineRule="auto"/>
              <w:contextualSpacing w:val="0"/>
              <w:jc w:val="left"/>
              <w:rPr>
                <w:ins w:id="8726" w:author="Phuong Truong Thi" w:date="2024-10-16T00:58:00Z"/>
                <w:rFonts w:eastAsia="Times New Roman"/>
                <w:szCs w:val="24"/>
                <w:lang w:val="vi-VN" w:eastAsia="vi-VN"/>
              </w:rPr>
            </w:pPr>
          </w:p>
        </w:tc>
        <w:tc>
          <w:tcPr>
            <w:tcW w:w="1735" w:type="dxa"/>
            <w:shd w:val="clear" w:color="auto" w:fill="auto"/>
            <w:vAlign w:val="center"/>
            <w:tcPrChange w:id="8727" w:author="Phuong Truong Thi" w:date="2024-11-25T04:31:00Z">
              <w:tcPr>
                <w:tcW w:w="1735" w:type="dxa"/>
                <w:shd w:val="clear" w:color="auto" w:fill="auto"/>
                <w:vAlign w:val="center"/>
              </w:tcPr>
            </w:tcPrChange>
          </w:tcPr>
          <w:p w14:paraId="70347066" w14:textId="77777777" w:rsidR="00F868EA" w:rsidRPr="00B66378" w:rsidRDefault="00F868EA" w:rsidP="00817E47">
            <w:pPr>
              <w:spacing w:before="0" w:line="240" w:lineRule="auto"/>
              <w:contextualSpacing w:val="0"/>
              <w:rPr>
                <w:ins w:id="8728" w:author="Phuong Truong Thi" w:date="2024-10-16T00:58:00Z"/>
                <w:rFonts w:ascii="Times New Roman" w:hAnsi="Times New Roman"/>
                <w:sz w:val="24"/>
                <w:szCs w:val="24"/>
                <w:lang w:val="vi-VN"/>
              </w:rPr>
            </w:pPr>
            <w:ins w:id="8729" w:author="Phuong Truong Thi" w:date="2024-10-16T00:58:00Z">
              <w:r w:rsidRPr="00B66378">
                <w:rPr>
                  <w:rFonts w:ascii="Times New Roman" w:hAnsi="Times New Roman"/>
                  <w:color w:val="000000"/>
                  <w:sz w:val="24"/>
                  <w:szCs w:val="24"/>
                  <w:lang w:val="vi-VN"/>
                </w:rPr>
                <w:t>AUM tại ngày dữ liệu</w:t>
              </w:r>
            </w:ins>
          </w:p>
        </w:tc>
        <w:tc>
          <w:tcPr>
            <w:tcW w:w="2270" w:type="dxa"/>
            <w:vAlign w:val="center"/>
            <w:tcPrChange w:id="8730" w:author="Phuong Truong Thi" w:date="2024-11-25T04:31:00Z">
              <w:tcPr>
                <w:tcW w:w="2230" w:type="dxa"/>
                <w:vAlign w:val="center"/>
              </w:tcPr>
            </w:tcPrChange>
          </w:tcPr>
          <w:p w14:paraId="26C8E088" w14:textId="77777777" w:rsidR="00F868EA" w:rsidRPr="00B66378" w:rsidRDefault="00F868EA" w:rsidP="00817E47">
            <w:pPr>
              <w:spacing w:before="0" w:line="240" w:lineRule="auto"/>
              <w:contextualSpacing w:val="0"/>
              <w:rPr>
                <w:ins w:id="8731" w:author="Phuong Truong Thi" w:date="2024-10-16T00:58:00Z"/>
                <w:rFonts w:ascii="Times New Roman" w:eastAsia="Times New Roman" w:hAnsi="Times New Roman"/>
                <w:sz w:val="24"/>
                <w:szCs w:val="24"/>
                <w:lang w:val="vi-VN" w:eastAsia="vi-VN"/>
              </w:rPr>
            </w:pPr>
            <w:ins w:id="8732" w:author="Phuong Truong Thi" w:date="2024-10-16T00:58:00Z">
              <w:r w:rsidRPr="00B66378">
                <w:rPr>
                  <w:rFonts w:ascii="Times New Roman" w:hAnsi="Times New Roman"/>
                  <w:color w:val="000000"/>
                  <w:sz w:val="24"/>
                  <w:szCs w:val="24"/>
                  <w:lang w:val="vi-VN"/>
                </w:rPr>
                <w:t>AUM (Tổng tài sản của khách hàng) tại ngày T-1</w:t>
              </w:r>
            </w:ins>
          </w:p>
        </w:tc>
        <w:tc>
          <w:tcPr>
            <w:tcW w:w="1030" w:type="dxa"/>
            <w:tcPrChange w:id="8733" w:author="Phuong Truong Thi" w:date="2024-11-25T04:31:00Z">
              <w:tcPr>
                <w:tcW w:w="1070" w:type="dxa"/>
                <w:gridSpan w:val="2"/>
              </w:tcPr>
            </w:tcPrChange>
          </w:tcPr>
          <w:p w14:paraId="035A9568" w14:textId="77777777" w:rsidR="00F868EA" w:rsidRPr="00B66378" w:rsidRDefault="00F868EA" w:rsidP="00817E47">
            <w:pPr>
              <w:spacing w:before="0" w:line="240" w:lineRule="auto"/>
              <w:contextualSpacing w:val="0"/>
              <w:jc w:val="center"/>
              <w:rPr>
                <w:ins w:id="8734" w:author="Phuong Truong Thi" w:date="2024-10-16T00:58:00Z"/>
                <w:rFonts w:ascii="Times New Roman" w:eastAsia="Times New Roman" w:hAnsi="Times New Roman"/>
                <w:sz w:val="24"/>
                <w:szCs w:val="24"/>
                <w:lang w:val="vi-VN" w:eastAsia="vi-VN"/>
              </w:rPr>
            </w:pPr>
            <w:ins w:id="8735" w:author="Phuong Truong Thi" w:date="2024-10-16T00:58:00Z">
              <w:r w:rsidRPr="0066740F">
                <w:rPr>
                  <w:rFonts w:ascii="Times New Roman" w:eastAsia="Times New Roman" w:hAnsi="Times New Roman"/>
                  <w:sz w:val="24"/>
                  <w:szCs w:val="24"/>
                  <w:lang w:val="vi-VN" w:eastAsia="vi-VN"/>
                </w:rPr>
                <w:t>CRM</w:t>
              </w:r>
            </w:ins>
          </w:p>
        </w:tc>
        <w:tc>
          <w:tcPr>
            <w:tcW w:w="1236" w:type="dxa"/>
            <w:tcPrChange w:id="8736" w:author="Phuong Truong Thi" w:date="2024-11-25T04:31:00Z">
              <w:tcPr>
                <w:tcW w:w="1236" w:type="dxa"/>
              </w:tcPr>
            </w:tcPrChange>
          </w:tcPr>
          <w:p w14:paraId="45225BA5" w14:textId="77777777" w:rsidR="00F868EA" w:rsidRPr="00AD0E1A" w:rsidRDefault="00F868EA" w:rsidP="00817E47">
            <w:pPr>
              <w:spacing w:before="0" w:line="240" w:lineRule="auto"/>
              <w:contextualSpacing w:val="0"/>
              <w:rPr>
                <w:ins w:id="8737" w:author="Phuong Truong Thi" w:date="2024-10-16T00:58:00Z"/>
                <w:rFonts w:ascii="Times New Roman" w:eastAsia="Times New Roman" w:hAnsi="Times New Roman"/>
                <w:sz w:val="24"/>
                <w:szCs w:val="24"/>
                <w:lang w:eastAsia="vi-VN"/>
              </w:rPr>
            </w:pPr>
            <w:ins w:id="8738" w:author="Phuong Truong Thi" w:date="2024-10-16T00:58:00Z">
              <w:r>
                <w:rPr>
                  <w:rFonts w:ascii="Times New Roman" w:eastAsia="Times New Roman" w:hAnsi="Times New Roman"/>
                  <w:sz w:val="24"/>
                  <w:szCs w:val="24"/>
                  <w:lang w:eastAsia="vi-VN"/>
                </w:rPr>
                <w:t>Currency</w:t>
              </w:r>
              <w:r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739" w:author="Phuong Truong Thi" w:date="2024-11-25T04:31:00Z">
              <w:tcPr>
                <w:tcW w:w="1276" w:type="dxa"/>
                <w:shd w:val="clear" w:color="auto" w:fill="auto"/>
                <w:noWrap/>
                <w:vAlign w:val="center"/>
              </w:tcPr>
            </w:tcPrChange>
          </w:tcPr>
          <w:p w14:paraId="5222B0DE" w14:textId="77777777" w:rsidR="00F868EA" w:rsidRPr="001C1935" w:rsidRDefault="00F868EA" w:rsidP="00817E47">
            <w:pPr>
              <w:spacing w:before="0" w:line="240" w:lineRule="auto"/>
              <w:contextualSpacing w:val="0"/>
              <w:rPr>
                <w:ins w:id="8740" w:author="Phuong Truong Thi" w:date="2024-10-16T00:58:00Z"/>
                <w:rFonts w:ascii="Times New Roman" w:eastAsia="Times New Roman" w:hAnsi="Times New Roman"/>
                <w:sz w:val="24"/>
                <w:szCs w:val="24"/>
                <w:lang w:eastAsia="vi-VN"/>
              </w:rPr>
            </w:pPr>
          </w:p>
        </w:tc>
        <w:tc>
          <w:tcPr>
            <w:tcW w:w="992" w:type="dxa"/>
            <w:tcPrChange w:id="8741" w:author="Phuong Truong Thi" w:date="2024-11-25T04:31:00Z">
              <w:tcPr>
                <w:tcW w:w="992" w:type="dxa"/>
              </w:tcPr>
            </w:tcPrChange>
          </w:tcPr>
          <w:p w14:paraId="17E80C05" w14:textId="77777777" w:rsidR="00F868EA" w:rsidRPr="00AD0E1A" w:rsidRDefault="00F868EA" w:rsidP="00817E47">
            <w:pPr>
              <w:spacing w:before="0" w:line="240" w:lineRule="auto"/>
              <w:contextualSpacing w:val="0"/>
              <w:jc w:val="center"/>
              <w:rPr>
                <w:ins w:id="8742" w:author="Phuong Truong Thi" w:date="2024-10-16T00:58:00Z"/>
                <w:rFonts w:ascii="Times New Roman" w:eastAsia="Times New Roman" w:hAnsi="Times New Roman"/>
                <w:sz w:val="24"/>
                <w:szCs w:val="24"/>
                <w:lang w:eastAsia="vi-VN"/>
              </w:rPr>
            </w:pPr>
            <w:ins w:id="8743" w:author="Phuong Truong Thi" w:date="2024-10-16T00:58:00Z">
              <w:r>
                <w:rPr>
                  <w:rFonts w:ascii="Times New Roman" w:eastAsia="Times New Roman" w:hAnsi="Times New Roman"/>
                  <w:sz w:val="24"/>
                  <w:szCs w:val="24"/>
                  <w:lang w:eastAsia="vi-VN"/>
                </w:rPr>
                <w:t>Y</w:t>
              </w:r>
            </w:ins>
          </w:p>
        </w:tc>
      </w:tr>
      <w:tr w:rsidR="00F868EA" w:rsidRPr="00AD0E1A" w14:paraId="2824AE94" w14:textId="77777777" w:rsidTr="00975861">
        <w:trPr>
          <w:trHeight w:val="276"/>
          <w:ins w:id="8744" w:author="Phuong Truong Thi" w:date="2024-10-16T00:58:00Z"/>
          <w:trPrChange w:id="8745" w:author="Phuong Truong Thi" w:date="2024-11-25T04:31:00Z">
            <w:trPr>
              <w:trHeight w:val="276"/>
            </w:trPr>
          </w:trPrChange>
        </w:trPr>
        <w:tc>
          <w:tcPr>
            <w:tcW w:w="670" w:type="dxa"/>
            <w:shd w:val="clear" w:color="auto" w:fill="auto"/>
            <w:vAlign w:val="center"/>
            <w:tcPrChange w:id="8746" w:author="Phuong Truong Thi" w:date="2024-11-25T04:31:00Z">
              <w:tcPr>
                <w:tcW w:w="670" w:type="dxa"/>
                <w:shd w:val="clear" w:color="auto" w:fill="auto"/>
                <w:vAlign w:val="center"/>
              </w:tcPr>
            </w:tcPrChange>
          </w:tcPr>
          <w:p w14:paraId="76E98FA0" w14:textId="77777777" w:rsidR="00F868EA" w:rsidRPr="00AD0E1A" w:rsidRDefault="00F868EA" w:rsidP="00817E47">
            <w:pPr>
              <w:pStyle w:val="ListParagraph"/>
              <w:numPr>
                <w:ilvl w:val="0"/>
                <w:numId w:val="62"/>
              </w:numPr>
              <w:spacing w:before="0" w:line="240" w:lineRule="auto"/>
              <w:contextualSpacing w:val="0"/>
              <w:jc w:val="left"/>
              <w:rPr>
                <w:ins w:id="8747" w:author="Phuong Truong Thi" w:date="2024-10-16T00:58:00Z"/>
                <w:rFonts w:eastAsia="Times New Roman"/>
                <w:szCs w:val="24"/>
                <w:lang w:val="vi-VN" w:eastAsia="vi-VN"/>
              </w:rPr>
            </w:pPr>
          </w:p>
        </w:tc>
        <w:tc>
          <w:tcPr>
            <w:tcW w:w="1735" w:type="dxa"/>
            <w:shd w:val="clear" w:color="auto" w:fill="auto"/>
            <w:vAlign w:val="center"/>
            <w:tcPrChange w:id="8748" w:author="Phuong Truong Thi" w:date="2024-11-25T04:31:00Z">
              <w:tcPr>
                <w:tcW w:w="1735" w:type="dxa"/>
                <w:shd w:val="clear" w:color="auto" w:fill="auto"/>
                <w:vAlign w:val="center"/>
              </w:tcPr>
            </w:tcPrChange>
          </w:tcPr>
          <w:p w14:paraId="7937D559" w14:textId="32D5E11D" w:rsidR="00F868EA" w:rsidRPr="008E60BE" w:rsidRDefault="00F868EA" w:rsidP="00817E47">
            <w:pPr>
              <w:spacing w:before="0" w:line="240" w:lineRule="auto"/>
              <w:contextualSpacing w:val="0"/>
              <w:rPr>
                <w:ins w:id="8749" w:author="Phuong Truong Thi" w:date="2024-10-16T00:58:00Z"/>
                <w:rFonts w:ascii="Times New Roman" w:hAnsi="Times New Roman"/>
                <w:sz w:val="24"/>
                <w:szCs w:val="24"/>
              </w:rPr>
            </w:pPr>
            <w:ins w:id="8750" w:author="Phuong Truong Thi" w:date="2024-10-16T00:58:00Z">
              <w:r w:rsidRPr="008E60BE">
                <w:rPr>
                  <w:rFonts w:ascii="Times New Roman" w:hAnsi="Times New Roman"/>
                  <w:color w:val="000000"/>
                  <w:sz w:val="24"/>
                  <w:szCs w:val="24"/>
                </w:rPr>
                <w:t xml:space="preserve">AUM trung bình </w:t>
              </w:r>
            </w:ins>
            <w:r w:rsidR="0068028E">
              <w:rPr>
                <w:rFonts w:ascii="Times New Roman" w:hAnsi="Times New Roman"/>
                <w:color w:val="000000"/>
                <w:sz w:val="24"/>
                <w:szCs w:val="24"/>
              </w:rPr>
              <w:t xml:space="preserve">3 </w:t>
            </w:r>
            <w:ins w:id="8751" w:author="Phuong Truong Thi" w:date="2024-10-16T00:58:00Z">
              <w:r w:rsidRPr="008E60BE">
                <w:rPr>
                  <w:rFonts w:ascii="Times New Roman" w:hAnsi="Times New Roman"/>
                  <w:color w:val="000000"/>
                  <w:sz w:val="24"/>
                  <w:szCs w:val="24"/>
                </w:rPr>
                <w:t xml:space="preserve">tháng </w:t>
              </w:r>
            </w:ins>
            <w:r w:rsidR="0068028E">
              <w:rPr>
                <w:rFonts w:ascii="Times New Roman" w:hAnsi="Times New Roman"/>
                <w:color w:val="000000"/>
                <w:sz w:val="24"/>
                <w:szCs w:val="24"/>
              </w:rPr>
              <w:t>gần nhất</w:t>
            </w:r>
          </w:p>
        </w:tc>
        <w:tc>
          <w:tcPr>
            <w:tcW w:w="2270" w:type="dxa"/>
            <w:vAlign w:val="center"/>
            <w:tcPrChange w:id="8752" w:author="Phuong Truong Thi" w:date="2024-11-25T04:31:00Z">
              <w:tcPr>
                <w:tcW w:w="2230" w:type="dxa"/>
                <w:vAlign w:val="center"/>
              </w:tcPr>
            </w:tcPrChange>
          </w:tcPr>
          <w:p w14:paraId="6E00AAA5" w14:textId="77777777" w:rsidR="00F868EA" w:rsidRPr="00E25144" w:rsidRDefault="00F868EA" w:rsidP="00817E47">
            <w:pPr>
              <w:spacing w:before="0" w:line="240" w:lineRule="auto"/>
              <w:contextualSpacing w:val="0"/>
              <w:rPr>
                <w:ins w:id="8753" w:author="Phuong Truong Thi" w:date="2024-10-16T00:58:00Z"/>
                <w:rFonts w:ascii="Times New Roman" w:eastAsia="Times New Roman" w:hAnsi="Times New Roman"/>
                <w:sz w:val="24"/>
                <w:szCs w:val="24"/>
                <w:lang w:eastAsia="vi-VN"/>
              </w:rPr>
            </w:pPr>
            <w:ins w:id="8754" w:author="Phuong Truong Thi" w:date="2024-10-16T00:58:00Z">
              <w:r w:rsidRPr="00E25144">
                <w:rPr>
                  <w:rFonts w:ascii="Times New Roman" w:hAnsi="Times New Roman"/>
                  <w:color w:val="000000"/>
                  <w:sz w:val="24"/>
                  <w:szCs w:val="24"/>
                </w:rPr>
                <w:t>AUM (Tổng tài sản của khách hàng) trung bình trong 3 tháng gần nhất (Tháng T-3, T-2, T-1)</w:t>
              </w:r>
            </w:ins>
          </w:p>
        </w:tc>
        <w:tc>
          <w:tcPr>
            <w:tcW w:w="1030" w:type="dxa"/>
            <w:tcPrChange w:id="8755" w:author="Phuong Truong Thi" w:date="2024-11-25T04:31:00Z">
              <w:tcPr>
                <w:tcW w:w="1070" w:type="dxa"/>
                <w:gridSpan w:val="2"/>
              </w:tcPr>
            </w:tcPrChange>
          </w:tcPr>
          <w:p w14:paraId="2A9F6AC3" w14:textId="77777777" w:rsidR="00F868EA" w:rsidRDefault="00F868EA" w:rsidP="00817E47">
            <w:pPr>
              <w:spacing w:before="0" w:line="240" w:lineRule="auto"/>
              <w:contextualSpacing w:val="0"/>
              <w:jc w:val="center"/>
              <w:rPr>
                <w:ins w:id="8756" w:author="Phuong Truong Thi" w:date="2024-10-16T00:58:00Z"/>
                <w:rFonts w:ascii="Times New Roman" w:eastAsia="Times New Roman" w:hAnsi="Times New Roman"/>
                <w:sz w:val="24"/>
                <w:szCs w:val="24"/>
                <w:lang w:eastAsia="vi-VN"/>
              </w:rPr>
            </w:pPr>
            <w:ins w:id="8757" w:author="Phuong Truong Thi" w:date="2024-10-16T00:58:00Z">
              <w:r w:rsidRPr="0066740F">
                <w:rPr>
                  <w:rFonts w:ascii="Times New Roman" w:eastAsia="Times New Roman" w:hAnsi="Times New Roman"/>
                  <w:sz w:val="24"/>
                  <w:szCs w:val="24"/>
                  <w:lang w:val="vi-VN" w:eastAsia="vi-VN"/>
                </w:rPr>
                <w:t>CRM</w:t>
              </w:r>
            </w:ins>
          </w:p>
        </w:tc>
        <w:tc>
          <w:tcPr>
            <w:tcW w:w="1236" w:type="dxa"/>
            <w:tcPrChange w:id="8758" w:author="Phuong Truong Thi" w:date="2024-11-25T04:31:00Z">
              <w:tcPr>
                <w:tcW w:w="1236" w:type="dxa"/>
              </w:tcPr>
            </w:tcPrChange>
          </w:tcPr>
          <w:p w14:paraId="40CF8731" w14:textId="77777777" w:rsidR="00F868EA" w:rsidRPr="00AD0E1A" w:rsidRDefault="00F868EA" w:rsidP="00817E47">
            <w:pPr>
              <w:spacing w:before="0" w:line="240" w:lineRule="auto"/>
              <w:contextualSpacing w:val="0"/>
              <w:rPr>
                <w:ins w:id="8759" w:author="Phuong Truong Thi" w:date="2024-10-16T00:58:00Z"/>
                <w:rFonts w:ascii="Times New Roman" w:eastAsia="Times New Roman" w:hAnsi="Times New Roman"/>
                <w:sz w:val="24"/>
                <w:szCs w:val="24"/>
                <w:lang w:eastAsia="vi-VN"/>
              </w:rPr>
            </w:pPr>
            <w:ins w:id="8760" w:author="Phuong Truong Thi" w:date="2024-10-16T00:58:00Z">
              <w:r>
                <w:rPr>
                  <w:rFonts w:ascii="Times New Roman" w:eastAsia="Times New Roman" w:hAnsi="Times New Roman"/>
                  <w:sz w:val="24"/>
                  <w:szCs w:val="24"/>
                  <w:lang w:eastAsia="vi-VN"/>
                </w:rPr>
                <w:t>Currency</w:t>
              </w:r>
              <w:r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761" w:author="Phuong Truong Thi" w:date="2024-11-25T04:31:00Z">
              <w:tcPr>
                <w:tcW w:w="1276" w:type="dxa"/>
                <w:shd w:val="clear" w:color="auto" w:fill="auto"/>
                <w:noWrap/>
                <w:vAlign w:val="center"/>
              </w:tcPr>
            </w:tcPrChange>
          </w:tcPr>
          <w:p w14:paraId="74824029" w14:textId="77777777" w:rsidR="00F868EA" w:rsidRPr="00AD0E1A" w:rsidRDefault="00F868EA" w:rsidP="00817E47">
            <w:pPr>
              <w:spacing w:before="0" w:line="240" w:lineRule="auto"/>
              <w:contextualSpacing w:val="0"/>
              <w:rPr>
                <w:ins w:id="8762" w:author="Phuong Truong Thi" w:date="2024-10-16T00:58:00Z"/>
                <w:rFonts w:ascii="Times New Roman" w:eastAsia="Times New Roman" w:hAnsi="Times New Roman"/>
                <w:sz w:val="24"/>
                <w:szCs w:val="24"/>
                <w:lang w:val="vi-VN" w:eastAsia="vi-VN"/>
              </w:rPr>
            </w:pPr>
          </w:p>
        </w:tc>
        <w:tc>
          <w:tcPr>
            <w:tcW w:w="992" w:type="dxa"/>
            <w:tcPrChange w:id="8763" w:author="Phuong Truong Thi" w:date="2024-11-25T04:31:00Z">
              <w:tcPr>
                <w:tcW w:w="992" w:type="dxa"/>
              </w:tcPr>
            </w:tcPrChange>
          </w:tcPr>
          <w:p w14:paraId="43E44B2C" w14:textId="581860D9" w:rsidR="00F868EA" w:rsidRPr="00CE0097" w:rsidRDefault="00EA72F0" w:rsidP="00817E47">
            <w:pPr>
              <w:spacing w:before="0" w:line="240" w:lineRule="auto"/>
              <w:contextualSpacing w:val="0"/>
              <w:jc w:val="center"/>
              <w:rPr>
                <w:ins w:id="8764" w:author="Phuong Truong Thi" w:date="2024-10-16T00:58:00Z"/>
                <w:rFonts w:ascii="Times New Roman" w:eastAsia="Times New Roman" w:hAnsi="Times New Roman"/>
                <w:sz w:val="24"/>
                <w:szCs w:val="24"/>
                <w:lang w:eastAsia="vi-VN"/>
              </w:rPr>
            </w:pPr>
            <w:ins w:id="8765" w:author="Phuong Truong Thi" w:date="2024-12-11T11:55:00Z" w16du:dateUtc="2024-12-11T04:55:00Z">
              <w:r>
                <w:rPr>
                  <w:rFonts w:ascii="Times New Roman" w:eastAsia="Times New Roman" w:hAnsi="Times New Roman"/>
                  <w:sz w:val="24"/>
                  <w:szCs w:val="24"/>
                  <w:lang w:eastAsia="vi-VN"/>
                </w:rPr>
                <w:t>Y</w:t>
              </w:r>
            </w:ins>
          </w:p>
        </w:tc>
      </w:tr>
      <w:tr w:rsidR="00F868EA" w:rsidRPr="00AD0E1A" w14:paraId="4DC81357" w14:textId="77777777" w:rsidTr="00975861">
        <w:trPr>
          <w:trHeight w:val="276"/>
          <w:ins w:id="8766" w:author="Phuong Truong Thi" w:date="2024-10-16T00:58:00Z"/>
          <w:trPrChange w:id="8767" w:author="Phuong Truong Thi" w:date="2024-11-25T04:31:00Z">
            <w:trPr>
              <w:trHeight w:val="276"/>
            </w:trPr>
          </w:trPrChange>
        </w:trPr>
        <w:tc>
          <w:tcPr>
            <w:tcW w:w="670" w:type="dxa"/>
            <w:shd w:val="clear" w:color="auto" w:fill="auto"/>
            <w:vAlign w:val="center"/>
            <w:tcPrChange w:id="8768" w:author="Phuong Truong Thi" w:date="2024-11-25T04:31:00Z">
              <w:tcPr>
                <w:tcW w:w="670" w:type="dxa"/>
                <w:shd w:val="clear" w:color="auto" w:fill="auto"/>
                <w:vAlign w:val="center"/>
              </w:tcPr>
            </w:tcPrChange>
          </w:tcPr>
          <w:p w14:paraId="224A2435" w14:textId="77777777" w:rsidR="00F868EA" w:rsidRPr="00AD0E1A" w:rsidRDefault="00F868EA" w:rsidP="00817E47">
            <w:pPr>
              <w:pStyle w:val="ListParagraph"/>
              <w:numPr>
                <w:ilvl w:val="0"/>
                <w:numId w:val="62"/>
              </w:numPr>
              <w:spacing w:before="0" w:line="240" w:lineRule="auto"/>
              <w:contextualSpacing w:val="0"/>
              <w:jc w:val="left"/>
              <w:rPr>
                <w:ins w:id="8769" w:author="Phuong Truong Thi" w:date="2024-10-16T00:58:00Z"/>
                <w:rFonts w:eastAsia="Times New Roman"/>
                <w:szCs w:val="24"/>
                <w:lang w:val="vi-VN" w:eastAsia="vi-VN"/>
              </w:rPr>
            </w:pPr>
          </w:p>
        </w:tc>
        <w:tc>
          <w:tcPr>
            <w:tcW w:w="1735" w:type="dxa"/>
            <w:shd w:val="clear" w:color="auto" w:fill="auto"/>
            <w:vAlign w:val="center"/>
            <w:tcPrChange w:id="8770" w:author="Phuong Truong Thi" w:date="2024-11-25T04:31:00Z">
              <w:tcPr>
                <w:tcW w:w="1735" w:type="dxa"/>
                <w:shd w:val="clear" w:color="auto" w:fill="auto"/>
                <w:vAlign w:val="center"/>
              </w:tcPr>
            </w:tcPrChange>
          </w:tcPr>
          <w:p w14:paraId="115BC0D3" w14:textId="6CA1AF31" w:rsidR="00F868EA" w:rsidRPr="0068028E" w:rsidRDefault="00F868EA" w:rsidP="00817E47">
            <w:pPr>
              <w:spacing w:before="0" w:line="240" w:lineRule="auto"/>
              <w:contextualSpacing w:val="0"/>
              <w:rPr>
                <w:ins w:id="8771" w:author="Phuong Truong Thi" w:date="2024-10-16T00:58:00Z"/>
                <w:rFonts w:ascii="Times New Roman" w:hAnsi="Times New Roman"/>
                <w:sz w:val="24"/>
                <w:szCs w:val="24"/>
              </w:rPr>
            </w:pPr>
            <w:ins w:id="8772" w:author="Phuong Truong Thi" w:date="2024-10-16T00:58:00Z">
              <w:r w:rsidRPr="00B66378">
                <w:rPr>
                  <w:rFonts w:ascii="Times New Roman" w:hAnsi="Times New Roman"/>
                  <w:color w:val="000000"/>
                  <w:sz w:val="24"/>
                  <w:szCs w:val="24"/>
                  <w:lang w:val="vi-VN"/>
                </w:rPr>
                <w:t xml:space="preserve">AUM trung bình </w:t>
              </w:r>
            </w:ins>
            <w:r w:rsidR="0068028E">
              <w:rPr>
                <w:rFonts w:ascii="Times New Roman" w:hAnsi="Times New Roman"/>
                <w:color w:val="000000"/>
                <w:sz w:val="24"/>
                <w:szCs w:val="24"/>
              </w:rPr>
              <w:t>tháng trước</w:t>
            </w:r>
          </w:p>
        </w:tc>
        <w:tc>
          <w:tcPr>
            <w:tcW w:w="2270" w:type="dxa"/>
            <w:vAlign w:val="center"/>
            <w:tcPrChange w:id="8773" w:author="Phuong Truong Thi" w:date="2024-11-25T04:31:00Z">
              <w:tcPr>
                <w:tcW w:w="2230" w:type="dxa"/>
                <w:vAlign w:val="center"/>
              </w:tcPr>
            </w:tcPrChange>
          </w:tcPr>
          <w:p w14:paraId="080121A4" w14:textId="77777777" w:rsidR="00F868EA" w:rsidRPr="00B66378" w:rsidRDefault="00F868EA" w:rsidP="00817E47">
            <w:pPr>
              <w:spacing w:before="0" w:line="240" w:lineRule="auto"/>
              <w:contextualSpacing w:val="0"/>
              <w:rPr>
                <w:ins w:id="8774" w:author="Phuong Truong Thi" w:date="2024-10-16T00:58:00Z"/>
                <w:rFonts w:ascii="Times New Roman" w:eastAsia="Times New Roman" w:hAnsi="Times New Roman"/>
                <w:sz w:val="24"/>
                <w:szCs w:val="24"/>
                <w:lang w:val="vi-VN" w:eastAsia="vi-VN"/>
              </w:rPr>
            </w:pPr>
            <w:ins w:id="8775" w:author="Phuong Truong Thi" w:date="2024-10-16T00:58:00Z">
              <w:r w:rsidRPr="00B66378">
                <w:rPr>
                  <w:rFonts w:ascii="Times New Roman" w:hAnsi="Times New Roman"/>
                  <w:color w:val="000000"/>
                  <w:sz w:val="24"/>
                  <w:szCs w:val="24"/>
                  <w:lang w:val="vi-VN"/>
                </w:rPr>
                <w:t>AUM (Tổng tài sản của khách hàng) trung bình của tháng trước (T-1)</w:t>
              </w:r>
            </w:ins>
          </w:p>
        </w:tc>
        <w:tc>
          <w:tcPr>
            <w:tcW w:w="1030" w:type="dxa"/>
            <w:tcPrChange w:id="8776" w:author="Phuong Truong Thi" w:date="2024-11-25T04:31:00Z">
              <w:tcPr>
                <w:tcW w:w="1070" w:type="dxa"/>
                <w:gridSpan w:val="2"/>
              </w:tcPr>
            </w:tcPrChange>
          </w:tcPr>
          <w:p w14:paraId="2E7452E4" w14:textId="77777777" w:rsidR="00F868EA" w:rsidRPr="00B66378" w:rsidRDefault="00F868EA" w:rsidP="00817E47">
            <w:pPr>
              <w:spacing w:before="0" w:line="240" w:lineRule="auto"/>
              <w:contextualSpacing w:val="0"/>
              <w:jc w:val="center"/>
              <w:rPr>
                <w:ins w:id="8777" w:author="Phuong Truong Thi" w:date="2024-10-16T00:58:00Z"/>
                <w:rFonts w:ascii="Times New Roman" w:eastAsia="Times New Roman" w:hAnsi="Times New Roman"/>
                <w:sz w:val="24"/>
                <w:szCs w:val="24"/>
                <w:lang w:val="vi-VN" w:eastAsia="vi-VN"/>
              </w:rPr>
            </w:pPr>
            <w:ins w:id="8778" w:author="Phuong Truong Thi" w:date="2024-10-16T00:58:00Z">
              <w:r w:rsidRPr="0066740F">
                <w:rPr>
                  <w:rFonts w:ascii="Times New Roman" w:eastAsia="Times New Roman" w:hAnsi="Times New Roman"/>
                  <w:sz w:val="24"/>
                  <w:szCs w:val="24"/>
                  <w:lang w:val="vi-VN" w:eastAsia="vi-VN"/>
                </w:rPr>
                <w:t>CRM</w:t>
              </w:r>
            </w:ins>
          </w:p>
        </w:tc>
        <w:tc>
          <w:tcPr>
            <w:tcW w:w="1236" w:type="dxa"/>
            <w:tcPrChange w:id="8779" w:author="Phuong Truong Thi" w:date="2024-11-25T04:31:00Z">
              <w:tcPr>
                <w:tcW w:w="1236" w:type="dxa"/>
              </w:tcPr>
            </w:tcPrChange>
          </w:tcPr>
          <w:p w14:paraId="3F9CC527" w14:textId="77777777" w:rsidR="00F868EA" w:rsidRPr="00AD0E1A" w:rsidRDefault="00F868EA" w:rsidP="00817E47">
            <w:pPr>
              <w:spacing w:before="0" w:line="240" w:lineRule="auto"/>
              <w:contextualSpacing w:val="0"/>
              <w:rPr>
                <w:ins w:id="8780" w:author="Phuong Truong Thi" w:date="2024-10-16T00:58:00Z"/>
                <w:rFonts w:ascii="Times New Roman" w:eastAsia="Times New Roman" w:hAnsi="Times New Roman"/>
                <w:sz w:val="24"/>
                <w:szCs w:val="24"/>
                <w:lang w:eastAsia="vi-VN"/>
              </w:rPr>
            </w:pPr>
            <w:ins w:id="8781" w:author="Phuong Truong Thi" w:date="2024-10-16T00:58:00Z">
              <w:r>
                <w:rPr>
                  <w:rFonts w:ascii="Times New Roman" w:eastAsia="Times New Roman" w:hAnsi="Times New Roman"/>
                  <w:sz w:val="24"/>
                  <w:szCs w:val="24"/>
                  <w:lang w:eastAsia="vi-VN"/>
                </w:rPr>
                <w:t>Currency</w:t>
              </w:r>
              <w:r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782" w:author="Phuong Truong Thi" w:date="2024-11-25T04:31:00Z">
              <w:tcPr>
                <w:tcW w:w="1276" w:type="dxa"/>
                <w:shd w:val="clear" w:color="auto" w:fill="auto"/>
                <w:noWrap/>
                <w:vAlign w:val="center"/>
              </w:tcPr>
            </w:tcPrChange>
          </w:tcPr>
          <w:p w14:paraId="7C443837" w14:textId="77777777" w:rsidR="00F868EA" w:rsidRPr="00AD0E1A" w:rsidRDefault="00F868EA" w:rsidP="00817E47">
            <w:pPr>
              <w:spacing w:before="0" w:line="240" w:lineRule="auto"/>
              <w:contextualSpacing w:val="0"/>
              <w:rPr>
                <w:ins w:id="8783" w:author="Phuong Truong Thi" w:date="2024-10-16T00:58:00Z"/>
                <w:rFonts w:ascii="Times New Roman" w:eastAsia="Times New Roman" w:hAnsi="Times New Roman"/>
                <w:sz w:val="24"/>
                <w:szCs w:val="24"/>
                <w:lang w:val="vi-VN" w:eastAsia="vi-VN"/>
              </w:rPr>
            </w:pPr>
          </w:p>
        </w:tc>
        <w:tc>
          <w:tcPr>
            <w:tcW w:w="992" w:type="dxa"/>
            <w:tcPrChange w:id="8784" w:author="Phuong Truong Thi" w:date="2024-11-25T04:31:00Z">
              <w:tcPr>
                <w:tcW w:w="992" w:type="dxa"/>
              </w:tcPr>
            </w:tcPrChange>
          </w:tcPr>
          <w:p w14:paraId="602D8805" w14:textId="43454561" w:rsidR="00F868EA" w:rsidRPr="00AD0E1A" w:rsidRDefault="00EA72F0" w:rsidP="00817E47">
            <w:pPr>
              <w:spacing w:before="0" w:line="240" w:lineRule="auto"/>
              <w:contextualSpacing w:val="0"/>
              <w:jc w:val="center"/>
              <w:rPr>
                <w:ins w:id="8785" w:author="Phuong Truong Thi" w:date="2024-10-16T00:58:00Z"/>
                <w:rFonts w:ascii="Times New Roman" w:eastAsia="Times New Roman" w:hAnsi="Times New Roman"/>
                <w:sz w:val="24"/>
                <w:szCs w:val="24"/>
                <w:lang w:eastAsia="vi-VN"/>
              </w:rPr>
            </w:pPr>
            <w:ins w:id="8786" w:author="Phuong Truong Thi" w:date="2024-12-11T11:55:00Z" w16du:dateUtc="2024-12-11T04:55:00Z">
              <w:r>
                <w:rPr>
                  <w:rFonts w:ascii="Times New Roman" w:eastAsia="Times New Roman" w:hAnsi="Times New Roman"/>
                  <w:sz w:val="24"/>
                  <w:szCs w:val="24"/>
                  <w:lang w:eastAsia="vi-VN"/>
                </w:rPr>
                <w:t>N</w:t>
              </w:r>
            </w:ins>
          </w:p>
        </w:tc>
      </w:tr>
      <w:tr w:rsidR="00B83E10" w:rsidRPr="00AD0E1A" w14:paraId="643273BB" w14:textId="77777777" w:rsidTr="00CF6901">
        <w:trPr>
          <w:trHeight w:val="276"/>
          <w:ins w:id="8787" w:author="Phuong Truong Thi" w:date="2024-10-16T00:58:00Z"/>
        </w:trPr>
        <w:tc>
          <w:tcPr>
            <w:tcW w:w="9209" w:type="dxa"/>
            <w:gridSpan w:val="7"/>
          </w:tcPr>
          <w:p w14:paraId="3E587FFA" w14:textId="6807D53C" w:rsidR="00B83E10" w:rsidRDefault="00B83E10" w:rsidP="00817E47">
            <w:pPr>
              <w:spacing w:before="0" w:line="240" w:lineRule="auto"/>
              <w:contextualSpacing w:val="0"/>
              <w:jc w:val="left"/>
              <w:rPr>
                <w:ins w:id="8788" w:author="Phuong Truong Thi" w:date="2024-10-16T00:58:00Z"/>
                <w:rFonts w:ascii="Times New Roman" w:eastAsia="Times New Roman" w:hAnsi="Times New Roman"/>
                <w:sz w:val="24"/>
                <w:szCs w:val="24"/>
                <w:lang w:eastAsia="vi-VN"/>
              </w:rPr>
            </w:pPr>
            <w:ins w:id="8789" w:author="Phuong Truong Thi" w:date="2024-10-16T00:58:00Z">
              <w:r>
                <w:rPr>
                  <w:rFonts w:ascii="Times New Roman" w:eastAsia="Times New Roman" w:hAnsi="Times New Roman"/>
                  <w:sz w:val="24"/>
                  <w:szCs w:val="24"/>
                  <w:lang w:eastAsia="vi-VN"/>
                </w:rPr>
                <w:t>Casa</w:t>
              </w:r>
            </w:ins>
          </w:p>
        </w:tc>
      </w:tr>
      <w:tr w:rsidR="00F868EA" w:rsidRPr="00AD0E1A" w14:paraId="5FDF25B9" w14:textId="77777777" w:rsidTr="00975861">
        <w:trPr>
          <w:trHeight w:val="276"/>
          <w:ins w:id="8790" w:author="Phuong Truong Thi" w:date="2024-10-16T00:58:00Z"/>
          <w:trPrChange w:id="8791" w:author="Phuong Truong Thi" w:date="2024-11-25T04:31:00Z">
            <w:trPr>
              <w:trHeight w:val="276"/>
            </w:trPr>
          </w:trPrChange>
        </w:trPr>
        <w:tc>
          <w:tcPr>
            <w:tcW w:w="670" w:type="dxa"/>
            <w:shd w:val="clear" w:color="auto" w:fill="auto"/>
            <w:vAlign w:val="center"/>
            <w:tcPrChange w:id="8792" w:author="Phuong Truong Thi" w:date="2024-11-25T04:31:00Z">
              <w:tcPr>
                <w:tcW w:w="670" w:type="dxa"/>
                <w:shd w:val="clear" w:color="auto" w:fill="auto"/>
                <w:vAlign w:val="center"/>
              </w:tcPr>
            </w:tcPrChange>
          </w:tcPr>
          <w:p w14:paraId="7E8ECBEF" w14:textId="77777777" w:rsidR="00F868EA" w:rsidRPr="00AD0E1A" w:rsidRDefault="00F868EA" w:rsidP="00817E47">
            <w:pPr>
              <w:pStyle w:val="ListParagraph"/>
              <w:numPr>
                <w:ilvl w:val="0"/>
                <w:numId w:val="62"/>
              </w:numPr>
              <w:spacing w:before="0" w:line="240" w:lineRule="auto"/>
              <w:contextualSpacing w:val="0"/>
              <w:jc w:val="left"/>
              <w:rPr>
                <w:ins w:id="8793" w:author="Phuong Truong Thi" w:date="2024-10-16T00:58:00Z"/>
                <w:rFonts w:eastAsia="Times New Roman"/>
                <w:szCs w:val="24"/>
                <w:lang w:val="vi-VN" w:eastAsia="vi-VN"/>
              </w:rPr>
            </w:pPr>
          </w:p>
        </w:tc>
        <w:tc>
          <w:tcPr>
            <w:tcW w:w="1735" w:type="dxa"/>
            <w:shd w:val="clear" w:color="auto" w:fill="auto"/>
            <w:vAlign w:val="center"/>
            <w:tcPrChange w:id="8794" w:author="Phuong Truong Thi" w:date="2024-11-25T04:31:00Z">
              <w:tcPr>
                <w:tcW w:w="1735" w:type="dxa"/>
                <w:shd w:val="clear" w:color="auto" w:fill="auto"/>
                <w:vAlign w:val="center"/>
              </w:tcPr>
            </w:tcPrChange>
          </w:tcPr>
          <w:p w14:paraId="47328B75" w14:textId="4F46784E" w:rsidR="00F868EA" w:rsidRPr="00B66378" w:rsidRDefault="00F868EA" w:rsidP="00817E47">
            <w:pPr>
              <w:spacing w:before="0" w:line="240" w:lineRule="auto"/>
              <w:contextualSpacing w:val="0"/>
              <w:rPr>
                <w:ins w:id="8795" w:author="Phuong Truong Thi" w:date="2024-10-16T00:58:00Z"/>
                <w:rFonts w:ascii="Times New Roman" w:hAnsi="Times New Roman"/>
                <w:sz w:val="24"/>
                <w:szCs w:val="24"/>
                <w:lang w:val="vi-VN"/>
              </w:rPr>
            </w:pPr>
            <w:commentRangeStart w:id="8796"/>
            <w:commentRangeStart w:id="8797"/>
            <w:commentRangeStart w:id="8798"/>
            <w:ins w:id="8799" w:author="Phuong Truong Thi" w:date="2024-10-16T00:58:00Z">
              <w:r w:rsidRPr="00B66378">
                <w:rPr>
                  <w:rFonts w:ascii="Times New Roman" w:hAnsi="Times New Roman"/>
                  <w:color w:val="000000"/>
                  <w:sz w:val="24"/>
                  <w:szCs w:val="24"/>
                  <w:lang w:val="vi-VN"/>
                </w:rPr>
                <w:t>EOP_ Casa</w:t>
              </w:r>
            </w:ins>
            <w:commentRangeEnd w:id="8796"/>
            <w:r w:rsidR="002D7BA9">
              <w:rPr>
                <w:rStyle w:val="CommentReference"/>
                <w:lang w:val="x-none" w:eastAsia="x-none"/>
              </w:rPr>
              <w:commentReference w:id="8796"/>
            </w:r>
            <w:commentRangeEnd w:id="8797"/>
            <w:r w:rsidR="008D4758">
              <w:rPr>
                <w:rStyle w:val="CommentReference"/>
                <w:lang w:val="x-none" w:eastAsia="x-none"/>
              </w:rPr>
              <w:commentReference w:id="8797"/>
            </w:r>
            <w:commentRangeEnd w:id="8798"/>
            <w:r w:rsidR="00FE7E7F">
              <w:rPr>
                <w:rStyle w:val="CommentReference"/>
                <w:lang w:val="x-none" w:eastAsia="x-none"/>
              </w:rPr>
              <w:commentReference w:id="8798"/>
            </w:r>
            <w:ins w:id="8800" w:author="Phuong Truong Thi" w:date="2024-10-16T00:58:00Z">
              <w:r w:rsidRPr="00B66378">
                <w:rPr>
                  <w:rFonts w:ascii="Times New Roman" w:hAnsi="Times New Roman"/>
                  <w:color w:val="000000"/>
                  <w:sz w:val="24"/>
                  <w:szCs w:val="24"/>
                  <w:lang w:val="vi-VN"/>
                </w:rPr>
                <w:t>: Số dư cuối kỳ Casa (</w:t>
              </w:r>
            </w:ins>
            <w:ins w:id="8801" w:author="Phuong Truong Thi" w:date="2024-11-28T00:59:00Z">
              <w:r w:rsidR="00644FA5">
                <w:rPr>
                  <w:rFonts w:ascii="Times New Roman" w:hAnsi="Times New Roman"/>
                  <w:color w:val="000000"/>
                  <w:sz w:val="24"/>
                  <w:szCs w:val="24"/>
                  <w:lang w:val="vi-VN"/>
                </w:rPr>
                <w:t>quy đổi ngoại tệ</w:t>
              </w:r>
            </w:ins>
            <w:ins w:id="8802" w:author="Phuong Truong Thi" w:date="2024-10-16T00:58:00Z">
              <w:r w:rsidRPr="00B66378">
                <w:rPr>
                  <w:rFonts w:ascii="Times New Roman" w:hAnsi="Times New Roman"/>
                  <w:color w:val="000000"/>
                  <w:sz w:val="24"/>
                  <w:szCs w:val="24"/>
                  <w:lang w:val="vi-VN"/>
                </w:rPr>
                <w:t>) ngày dữ liệu</w:t>
              </w:r>
            </w:ins>
          </w:p>
        </w:tc>
        <w:tc>
          <w:tcPr>
            <w:tcW w:w="2270" w:type="dxa"/>
            <w:vAlign w:val="center"/>
            <w:tcPrChange w:id="8803" w:author="Phuong Truong Thi" w:date="2024-11-25T04:31:00Z">
              <w:tcPr>
                <w:tcW w:w="2230" w:type="dxa"/>
                <w:vAlign w:val="center"/>
              </w:tcPr>
            </w:tcPrChange>
          </w:tcPr>
          <w:p w14:paraId="2FC3408F" w14:textId="33D8E169" w:rsidR="00F868EA" w:rsidRDefault="00F868EA" w:rsidP="00817E47">
            <w:pPr>
              <w:spacing w:before="0" w:line="240" w:lineRule="auto"/>
              <w:contextualSpacing w:val="0"/>
              <w:rPr>
                <w:rFonts w:ascii="Times New Roman" w:hAnsi="Times New Roman"/>
                <w:color w:val="000000"/>
                <w:sz w:val="24"/>
                <w:szCs w:val="24"/>
              </w:rPr>
            </w:pPr>
            <w:ins w:id="8804" w:author="Phuong Truong Thi" w:date="2024-10-16T00:58:00Z">
              <w:r w:rsidRPr="00B66378">
                <w:rPr>
                  <w:rFonts w:ascii="Times New Roman" w:hAnsi="Times New Roman"/>
                  <w:color w:val="000000"/>
                  <w:sz w:val="24"/>
                  <w:szCs w:val="24"/>
                  <w:lang w:val="vi-VN"/>
                </w:rPr>
                <w:t>Tổng số dư cuối kỳ Casa (</w:t>
              </w:r>
            </w:ins>
            <w:ins w:id="8805" w:author="Phuong Truong Thi" w:date="2024-11-28T00:59:00Z">
              <w:r w:rsidR="00644FA5">
                <w:rPr>
                  <w:rFonts w:ascii="Times New Roman" w:hAnsi="Times New Roman"/>
                  <w:color w:val="000000"/>
                  <w:sz w:val="24"/>
                  <w:szCs w:val="24"/>
                  <w:lang w:val="vi-VN"/>
                </w:rPr>
                <w:t>quy đổi ngoại tệ</w:t>
              </w:r>
            </w:ins>
            <w:ins w:id="8806" w:author="Phuong Truong Thi" w:date="2024-10-16T00:58:00Z">
              <w:r w:rsidRPr="00B66378">
                <w:rPr>
                  <w:rFonts w:ascii="Times New Roman" w:hAnsi="Times New Roman"/>
                  <w:color w:val="000000"/>
                  <w:sz w:val="24"/>
                  <w:szCs w:val="24"/>
                  <w:lang w:val="vi-VN"/>
                </w:rPr>
                <w:t>) của các Tài khoản thanh toán (Category là TKTT) ngày dữ liệu T-1</w:t>
              </w:r>
            </w:ins>
          </w:p>
          <w:p w14:paraId="791CD640" w14:textId="46EA1C19" w:rsidR="00EE19B0" w:rsidRPr="00EE19B0" w:rsidRDefault="00EE19B0" w:rsidP="00817E47">
            <w:pPr>
              <w:spacing w:before="0" w:line="240" w:lineRule="auto"/>
              <w:contextualSpacing w:val="0"/>
              <w:rPr>
                <w:ins w:id="8807"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N</w:t>
            </w:r>
            <w:r w:rsidRPr="00EE19B0">
              <w:rPr>
                <w:rFonts w:ascii="Times New Roman" w:eastAsia="Times New Roman" w:hAnsi="Times New Roman"/>
                <w:sz w:val="24"/>
                <w:szCs w:val="24"/>
                <w:lang w:eastAsia="vi-VN"/>
              </w:rPr>
              <w:t>ếu TKTK mở OD có số dư dương thì sẽ được cộng Casa, số dư âm thì sẽ không được c</w:t>
            </w:r>
            <w:r>
              <w:rPr>
                <w:rFonts w:ascii="Times New Roman" w:eastAsia="Times New Roman" w:hAnsi="Times New Roman"/>
                <w:sz w:val="24"/>
                <w:szCs w:val="24"/>
                <w:lang w:eastAsia="vi-VN"/>
              </w:rPr>
              <w:t>ộ</w:t>
            </w:r>
            <w:r w:rsidRPr="00EE19B0">
              <w:rPr>
                <w:rFonts w:ascii="Times New Roman" w:eastAsia="Times New Roman" w:hAnsi="Times New Roman"/>
                <w:sz w:val="24"/>
                <w:szCs w:val="24"/>
                <w:lang w:eastAsia="vi-VN"/>
              </w:rPr>
              <w:t>ng Casa</w:t>
            </w:r>
          </w:p>
        </w:tc>
        <w:tc>
          <w:tcPr>
            <w:tcW w:w="1030" w:type="dxa"/>
            <w:tcPrChange w:id="8808" w:author="Phuong Truong Thi" w:date="2024-11-25T04:31:00Z">
              <w:tcPr>
                <w:tcW w:w="1070" w:type="dxa"/>
                <w:gridSpan w:val="2"/>
              </w:tcPr>
            </w:tcPrChange>
          </w:tcPr>
          <w:p w14:paraId="625451C7" w14:textId="77777777" w:rsidR="00F868EA" w:rsidRPr="00B66378" w:rsidRDefault="00F868EA" w:rsidP="00817E47">
            <w:pPr>
              <w:spacing w:before="0" w:line="240" w:lineRule="auto"/>
              <w:contextualSpacing w:val="0"/>
              <w:jc w:val="center"/>
              <w:rPr>
                <w:ins w:id="8809" w:author="Phuong Truong Thi" w:date="2024-10-16T00:58:00Z"/>
                <w:rFonts w:ascii="Times New Roman" w:eastAsia="Times New Roman" w:hAnsi="Times New Roman"/>
                <w:sz w:val="24"/>
                <w:szCs w:val="24"/>
                <w:lang w:val="vi-VN" w:eastAsia="vi-VN"/>
              </w:rPr>
            </w:pPr>
            <w:ins w:id="8810" w:author="Phuong Truong Thi" w:date="2024-10-16T00:58:00Z">
              <w:r w:rsidRPr="0066740F">
                <w:rPr>
                  <w:rFonts w:ascii="Times New Roman" w:eastAsia="Times New Roman" w:hAnsi="Times New Roman"/>
                  <w:sz w:val="24"/>
                  <w:szCs w:val="24"/>
                  <w:lang w:val="vi-VN" w:eastAsia="vi-VN"/>
                </w:rPr>
                <w:t>CRM</w:t>
              </w:r>
            </w:ins>
          </w:p>
        </w:tc>
        <w:tc>
          <w:tcPr>
            <w:tcW w:w="1236" w:type="dxa"/>
            <w:tcPrChange w:id="8811" w:author="Phuong Truong Thi" w:date="2024-11-25T04:31:00Z">
              <w:tcPr>
                <w:tcW w:w="1236" w:type="dxa"/>
              </w:tcPr>
            </w:tcPrChange>
          </w:tcPr>
          <w:p w14:paraId="57D23B4C" w14:textId="77777777" w:rsidR="00F868EA" w:rsidRPr="00AD0E1A" w:rsidRDefault="00F868EA" w:rsidP="00817E47">
            <w:pPr>
              <w:spacing w:before="0" w:line="240" w:lineRule="auto"/>
              <w:contextualSpacing w:val="0"/>
              <w:rPr>
                <w:ins w:id="8812" w:author="Phuong Truong Thi" w:date="2024-10-16T00:58:00Z"/>
                <w:rFonts w:ascii="Times New Roman" w:eastAsia="Times New Roman" w:hAnsi="Times New Roman"/>
                <w:sz w:val="24"/>
                <w:szCs w:val="24"/>
                <w:lang w:eastAsia="vi-VN"/>
              </w:rPr>
            </w:pPr>
            <w:ins w:id="8813" w:author="Phuong Truong Thi" w:date="2024-10-16T00:58:00Z">
              <w:r>
                <w:rPr>
                  <w:rFonts w:ascii="Times New Roman" w:eastAsia="Times New Roman" w:hAnsi="Times New Roman"/>
                  <w:sz w:val="24"/>
                  <w:szCs w:val="24"/>
                  <w:lang w:eastAsia="vi-VN"/>
                </w:rPr>
                <w:t>Currency</w:t>
              </w:r>
            </w:ins>
          </w:p>
        </w:tc>
        <w:tc>
          <w:tcPr>
            <w:tcW w:w="1276" w:type="dxa"/>
            <w:shd w:val="clear" w:color="auto" w:fill="auto"/>
            <w:noWrap/>
            <w:vAlign w:val="center"/>
            <w:tcPrChange w:id="8814" w:author="Phuong Truong Thi" w:date="2024-11-25T04:31:00Z">
              <w:tcPr>
                <w:tcW w:w="1276" w:type="dxa"/>
                <w:shd w:val="clear" w:color="auto" w:fill="auto"/>
                <w:noWrap/>
                <w:vAlign w:val="center"/>
              </w:tcPr>
            </w:tcPrChange>
          </w:tcPr>
          <w:p w14:paraId="3739C40D" w14:textId="77777777" w:rsidR="00F868EA" w:rsidRPr="00AD0E1A" w:rsidRDefault="00F868EA" w:rsidP="00817E47">
            <w:pPr>
              <w:spacing w:before="0" w:line="240" w:lineRule="auto"/>
              <w:contextualSpacing w:val="0"/>
              <w:rPr>
                <w:ins w:id="8815" w:author="Phuong Truong Thi" w:date="2024-10-16T00:58:00Z"/>
                <w:rFonts w:ascii="Times New Roman" w:eastAsia="Times New Roman" w:hAnsi="Times New Roman"/>
                <w:sz w:val="24"/>
                <w:szCs w:val="24"/>
                <w:lang w:val="vi-VN" w:eastAsia="vi-VN"/>
              </w:rPr>
            </w:pPr>
          </w:p>
        </w:tc>
        <w:tc>
          <w:tcPr>
            <w:tcW w:w="992" w:type="dxa"/>
            <w:tcPrChange w:id="8816" w:author="Phuong Truong Thi" w:date="2024-11-25T04:31:00Z">
              <w:tcPr>
                <w:tcW w:w="992" w:type="dxa"/>
              </w:tcPr>
            </w:tcPrChange>
          </w:tcPr>
          <w:p w14:paraId="3E2300B6" w14:textId="77777777" w:rsidR="00F868EA" w:rsidRPr="00AD0E1A" w:rsidRDefault="00F868EA" w:rsidP="00817E47">
            <w:pPr>
              <w:spacing w:before="0" w:line="240" w:lineRule="auto"/>
              <w:contextualSpacing w:val="0"/>
              <w:jc w:val="center"/>
              <w:rPr>
                <w:ins w:id="8817" w:author="Phuong Truong Thi" w:date="2024-10-16T00:58:00Z"/>
                <w:rFonts w:ascii="Times New Roman" w:eastAsia="Times New Roman" w:hAnsi="Times New Roman"/>
                <w:sz w:val="24"/>
                <w:szCs w:val="24"/>
                <w:lang w:eastAsia="vi-VN"/>
              </w:rPr>
            </w:pPr>
            <w:ins w:id="8818" w:author="Phuong Truong Thi" w:date="2024-10-16T00:58:00Z">
              <w:r>
                <w:rPr>
                  <w:rFonts w:ascii="Times New Roman" w:eastAsia="Times New Roman" w:hAnsi="Times New Roman"/>
                  <w:sz w:val="24"/>
                  <w:szCs w:val="24"/>
                  <w:lang w:eastAsia="vi-VN"/>
                </w:rPr>
                <w:t>Y</w:t>
              </w:r>
            </w:ins>
          </w:p>
        </w:tc>
      </w:tr>
      <w:tr w:rsidR="00F868EA" w:rsidRPr="00AD0E1A" w14:paraId="1772B3F1" w14:textId="77777777" w:rsidTr="00975861">
        <w:trPr>
          <w:trHeight w:val="276"/>
          <w:ins w:id="8819" w:author="Phuong Truong Thi" w:date="2024-10-16T00:58:00Z"/>
          <w:trPrChange w:id="8820" w:author="Phuong Truong Thi" w:date="2024-11-25T04:31:00Z">
            <w:trPr>
              <w:trHeight w:val="276"/>
            </w:trPr>
          </w:trPrChange>
        </w:trPr>
        <w:tc>
          <w:tcPr>
            <w:tcW w:w="670" w:type="dxa"/>
            <w:shd w:val="clear" w:color="auto" w:fill="auto"/>
            <w:vAlign w:val="center"/>
            <w:tcPrChange w:id="8821" w:author="Phuong Truong Thi" w:date="2024-11-25T04:31:00Z">
              <w:tcPr>
                <w:tcW w:w="670" w:type="dxa"/>
                <w:shd w:val="clear" w:color="auto" w:fill="auto"/>
                <w:vAlign w:val="center"/>
              </w:tcPr>
            </w:tcPrChange>
          </w:tcPr>
          <w:p w14:paraId="0EB721B9" w14:textId="77777777" w:rsidR="00F868EA" w:rsidRPr="00AD0E1A" w:rsidRDefault="00F868EA" w:rsidP="00817E47">
            <w:pPr>
              <w:pStyle w:val="ListParagraph"/>
              <w:numPr>
                <w:ilvl w:val="0"/>
                <w:numId w:val="62"/>
              </w:numPr>
              <w:spacing w:before="0" w:line="240" w:lineRule="auto"/>
              <w:contextualSpacing w:val="0"/>
              <w:jc w:val="left"/>
              <w:rPr>
                <w:ins w:id="8822" w:author="Phuong Truong Thi" w:date="2024-10-16T00:58:00Z"/>
                <w:rFonts w:eastAsia="Times New Roman"/>
                <w:szCs w:val="24"/>
                <w:lang w:val="vi-VN" w:eastAsia="vi-VN"/>
              </w:rPr>
            </w:pPr>
          </w:p>
        </w:tc>
        <w:tc>
          <w:tcPr>
            <w:tcW w:w="1735" w:type="dxa"/>
            <w:shd w:val="clear" w:color="auto" w:fill="auto"/>
            <w:vAlign w:val="center"/>
            <w:tcPrChange w:id="8823" w:author="Phuong Truong Thi" w:date="2024-11-25T04:31:00Z">
              <w:tcPr>
                <w:tcW w:w="1735" w:type="dxa"/>
                <w:shd w:val="clear" w:color="auto" w:fill="auto"/>
                <w:vAlign w:val="center"/>
              </w:tcPr>
            </w:tcPrChange>
          </w:tcPr>
          <w:p w14:paraId="22955ED2" w14:textId="77777777" w:rsidR="00F868EA" w:rsidRPr="00B66378" w:rsidRDefault="00F868EA" w:rsidP="00817E47">
            <w:pPr>
              <w:spacing w:before="0" w:line="240" w:lineRule="auto"/>
              <w:contextualSpacing w:val="0"/>
              <w:rPr>
                <w:ins w:id="8824" w:author="Phuong Truong Thi" w:date="2024-10-16T00:58:00Z"/>
                <w:rFonts w:ascii="Times New Roman" w:hAnsi="Times New Roman"/>
                <w:sz w:val="24"/>
                <w:szCs w:val="24"/>
                <w:lang w:val="vi-VN"/>
              </w:rPr>
            </w:pPr>
            <w:ins w:id="8825" w:author="Phuong Truong Thi" w:date="2024-10-16T00:58:00Z">
              <w:r w:rsidRPr="00B66378">
                <w:rPr>
                  <w:rFonts w:ascii="Times New Roman" w:hAnsi="Times New Roman"/>
                  <w:color w:val="000000"/>
                  <w:sz w:val="24"/>
                  <w:szCs w:val="24"/>
                  <w:lang w:val="vi-VN"/>
                </w:rPr>
                <w:t>Chênh lệch số dư cuối kỳ Casa VND so với chốt ngày hôm trước</w:t>
              </w:r>
            </w:ins>
          </w:p>
        </w:tc>
        <w:tc>
          <w:tcPr>
            <w:tcW w:w="2270" w:type="dxa"/>
            <w:vAlign w:val="center"/>
            <w:tcPrChange w:id="8826" w:author="Phuong Truong Thi" w:date="2024-11-25T04:31:00Z">
              <w:tcPr>
                <w:tcW w:w="2230" w:type="dxa"/>
                <w:vAlign w:val="center"/>
              </w:tcPr>
            </w:tcPrChange>
          </w:tcPr>
          <w:p w14:paraId="576362FF" w14:textId="77777777" w:rsidR="00F868EA" w:rsidRPr="00B66378" w:rsidRDefault="00F868EA" w:rsidP="00817E47">
            <w:pPr>
              <w:spacing w:before="0" w:line="240" w:lineRule="auto"/>
              <w:contextualSpacing w:val="0"/>
              <w:rPr>
                <w:ins w:id="8827" w:author="Phuong Truong Thi" w:date="2024-10-16T00:58:00Z"/>
                <w:rFonts w:ascii="Times New Roman" w:eastAsia="Times New Roman" w:hAnsi="Times New Roman"/>
                <w:sz w:val="24"/>
                <w:szCs w:val="24"/>
                <w:lang w:val="vi-VN" w:eastAsia="vi-VN"/>
              </w:rPr>
            </w:pPr>
            <w:ins w:id="8828" w:author="Phuong Truong Thi" w:date="2024-10-16T00:58:00Z">
              <w:r w:rsidRPr="00B66378">
                <w:rPr>
                  <w:rFonts w:ascii="Times New Roman" w:hAnsi="Times New Roman"/>
                  <w:color w:val="000000"/>
                  <w:sz w:val="24"/>
                  <w:szCs w:val="24"/>
                  <w:lang w:val="vi-VN"/>
                </w:rPr>
                <w:t>Bằng số dư cuối kỳ Casa VND ngày dữ liệu  - số dư cuối kỳ Casa VND ngày hôm trước</w:t>
              </w:r>
            </w:ins>
          </w:p>
        </w:tc>
        <w:tc>
          <w:tcPr>
            <w:tcW w:w="1030" w:type="dxa"/>
            <w:tcPrChange w:id="8829" w:author="Phuong Truong Thi" w:date="2024-11-25T04:31:00Z">
              <w:tcPr>
                <w:tcW w:w="1070" w:type="dxa"/>
                <w:gridSpan w:val="2"/>
              </w:tcPr>
            </w:tcPrChange>
          </w:tcPr>
          <w:p w14:paraId="1AD9C022" w14:textId="77777777" w:rsidR="00F868EA" w:rsidRPr="00B66378" w:rsidRDefault="00F868EA" w:rsidP="00817E47">
            <w:pPr>
              <w:spacing w:before="0" w:line="240" w:lineRule="auto"/>
              <w:contextualSpacing w:val="0"/>
              <w:jc w:val="center"/>
              <w:rPr>
                <w:ins w:id="8830" w:author="Phuong Truong Thi" w:date="2024-10-16T00:58:00Z"/>
                <w:rFonts w:ascii="Times New Roman" w:eastAsia="Times New Roman" w:hAnsi="Times New Roman"/>
                <w:sz w:val="24"/>
                <w:szCs w:val="24"/>
                <w:lang w:val="vi-VN" w:eastAsia="vi-VN"/>
              </w:rPr>
            </w:pPr>
            <w:ins w:id="8831" w:author="Phuong Truong Thi" w:date="2024-10-16T00:58:00Z">
              <w:r w:rsidRPr="0066740F">
                <w:rPr>
                  <w:rFonts w:ascii="Times New Roman" w:eastAsia="Times New Roman" w:hAnsi="Times New Roman"/>
                  <w:sz w:val="24"/>
                  <w:szCs w:val="24"/>
                  <w:lang w:val="vi-VN" w:eastAsia="vi-VN"/>
                </w:rPr>
                <w:t>CRM</w:t>
              </w:r>
            </w:ins>
          </w:p>
        </w:tc>
        <w:tc>
          <w:tcPr>
            <w:tcW w:w="1236" w:type="dxa"/>
            <w:tcPrChange w:id="8832" w:author="Phuong Truong Thi" w:date="2024-11-25T04:31:00Z">
              <w:tcPr>
                <w:tcW w:w="1236" w:type="dxa"/>
              </w:tcPr>
            </w:tcPrChange>
          </w:tcPr>
          <w:p w14:paraId="2EAC969E" w14:textId="77777777" w:rsidR="00F868EA" w:rsidRPr="00AD0E1A" w:rsidRDefault="00F868EA" w:rsidP="00817E47">
            <w:pPr>
              <w:spacing w:before="0" w:line="240" w:lineRule="auto"/>
              <w:contextualSpacing w:val="0"/>
              <w:rPr>
                <w:ins w:id="8833" w:author="Phuong Truong Thi" w:date="2024-10-16T00:58:00Z"/>
                <w:rFonts w:ascii="Times New Roman" w:eastAsia="Times New Roman" w:hAnsi="Times New Roman"/>
                <w:sz w:val="24"/>
                <w:szCs w:val="24"/>
                <w:lang w:eastAsia="vi-VN"/>
              </w:rPr>
            </w:pPr>
            <w:ins w:id="8834"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835" w:author="Phuong Truong Thi" w:date="2024-11-25T04:31:00Z">
              <w:tcPr>
                <w:tcW w:w="1276" w:type="dxa"/>
                <w:shd w:val="clear" w:color="auto" w:fill="auto"/>
                <w:noWrap/>
                <w:vAlign w:val="center"/>
              </w:tcPr>
            </w:tcPrChange>
          </w:tcPr>
          <w:p w14:paraId="2E1B0311" w14:textId="77777777" w:rsidR="00F868EA" w:rsidRPr="00AD0E1A" w:rsidRDefault="00F868EA" w:rsidP="00817E47">
            <w:pPr>
              <w:spacing w:before="0" w:line="240" w:lineRule="auto"/>
              <w:contextualSpacing w:val="0"/>
              <w:rPr>
                <w:ins w:id="8836" w:author="Phuong Truong Thi" w:date="2024-10-16T00:58:00Z"/>
                <w:rFonts w:ascii="Times New Roman" w:eastAsia="Times New Roman" w:hAnsi="Times New Roman"/>
                <w:sz w:val="24"/>
                <w:szCs w:val="24"/>
                <w:lang w:val="vi-VN" w:eastAsia="vi-VN"/>
              </w:rPr>
            </w:pPr>
          </w:p>
        </w:tc>
        <w:tc>
          <w:tcPr>
            <w:tcW w:w="992" w:type="dxa"/>
            <w:tcPrChange w:id="8837" w:author="Phuong Truong Thi" w:date="2024-11-25T04:31:00Z">
              <w:tcPr>
                <w:tcW w:w="992" w:type="dxa"/>
              </w:tcPr>
            </w:tcPrChange>
          </w:tcPr>
          <w:p w14:paraId="5D516A95" w14:textId="77777777" w:rsidR="00F868EA" w:rsidRPr="00CE0097" w:rsidRDefault="00F868EA" w:rsidP="00817E47">
            <w:pPr>
              <w:spacing w:before="0" w:line="240" w:lineRule="auto"/>
              <w:contextualSpacing w:val="0"/>
              <w:jc w:val="center"/>
              <w:rPr>
                <w:ins w:id="8838" w:author="Phuong Truong Thi" w:date="2024-10-16T00:58:00Z"/>
                <w:rFonts w:ascii="Times New Roman" w:eastAsia="Times New Roman" w:hAnsi="Times New Roman"/>
                <w:sz w:val="24"/>
                <w:szCs w:val="24"/>
                <w:lang w:eastAsia="vi-VN"/>
              </w:rPr>
            </w:pPr>
            <w:ins w:id="8839" w:author="Phuong Truong Thi" w:date="2024-10-16T00:58:00Z">
              <w:r>
                <w:rPr>
                  <w:rFonts w:ascii="Times New Roman" w:eastAsia="Times New Roman" w:hAnsi="Times New Roman"/>
                  <w:sz w:val="24"/>
                  <w:szCs w:val="24"/>
                  <w:lang w:eastAsia="vi-VN"/>
                </w:rPr>
                <w:t>N</w:t>
              </w:r>
            </w:ins>
          </w:p>
        </w:tc>
      </w:tr>
      <w:tr w:rsidR="00F868EA" w:rsidRPr="00AD0E1A" w14:paraId="321842AE" w14:textId="77777777" w:rsidTr="00975861">
        <w:trPr>
          <w:trHeight w:val="276"/>
          <w:ins w:id="8840" w:author="Phuong Truong Thi" w:date="2024-10-16T00:58:00Z"/>
          <w:trPrChange w:id="8841" w:author="Phuong Truong Thi" w:date="2024-11-25T04:31:00Z">
            <w:trPr>
              <w:trHeight w:val="276"/>
            </w:trPr>
          </w:trPrChange>
        </w:trPr>
        <w:tc>
          <w:tcPr>
            <w:tcW w:w="670" w:type="dxa"/>
            <w:shd w:val="clear" w:color="auto" w:fill="auto"/>
            <w:vAlign w:val="center"/>
            <w:tcPrChange w:id="8842" w:author="Phuong Truong Thi" w:date="2024-11-25T04:31:00Z">
              <w:tcPr>
                <w:tcW w:w="670" w:type="dxa"/>
                <w:shd w:val="clear" w:color="auto" w:fill="auto"/>
                <w:vAlign w:val="center"/>
              </w:tcPr>
            </w:tcPrChange>
          </w:tcPr>
          <w:p w14:paraId="266DE7EA" w14:textId="77777777" w:rsidR="00F868EA" w:rsidRPr="00AD0E1A" w:rsidRDefault="00F868EA" w:rsidP="00817E47">
            <w:pPr>
              <w:pStyle w:val="ListParagraph"/>
              <w:numPr>
                <w:ilvl w:val="0"/>
                <w:numId w:val="62"/>
              </w:numPr>
              <w:spacing w:before="0" w:line="240" w:lineRule="auto"/>
              <w:contextualSpacing w:val="0"/>
              <w:jc w:val="left"/>
              <w:rPr>
                <w:ins w:id="8843" w:author="Phuong Truong Thi" w:date="2024-10-16T00:58:00Z"/>
                <w:rFonts w:eastAsia="Times New Roman"/>
                <w:szCs w:val="24"/>
                <w:lang w:val="vi-VN" w:eastAsia="vi-VN"/>
              </w:rPr>
            </w:pPr>
          </w:p>
        </w:tc>
        <w:tc>
          <w:tcPr>
            <w:tcW w:w="1735" w:type="dxa"/>
            <w:shd w:val="clear" w:color="auto" w:fill="auto"/>
            <w:vAlign w:val="center"/>
            <w:tcPrChange w:id="8844" w:author="Phuong Truong Thi" w:date="2024-11-25T04:31:00Z">
              <w:tcPr>
                <w:tcW w:w="1735" w:type="dxa"/>
                <w:shd w:val="clear" w:color="auto" w:fill="auto"/>
                <w:vAlign w:val="center"/>
              </w:tcPr>
            </w:tcPrChange>
          </w:tcPr>
          <w:p w14:paraId="6166BACC" w14:textId="405BA76B" w:rsidR="00F868EA" w:rsidRPr="00B66378" w:rsidRDefault="00F868EA" w:rsidP="00817E47">
            <w:pPr>
              <w:spacing w:before="0" w:line="240" w:lineRule="auto"/>
              <w:contextualSpacing w:val="0"/>
              <w:rPr>
                <w:ins w:id="8845" w:author="Phuong Truong Thi" w:date="2024-10-16T00:58:00Z"/>
                <w:rFonts w:ascii="Times New Roman" w:hAnsi="Times New Roman"/>
                <w:sz w:val="24"/>
                <w:szCs w:val="24"/>
                <w:lang w:val="vi-VN"/>
              </w:rPr>
            </w:pPr>
            <w:ins w:id="8846" w:author="Phuong Truong Thi" w:date="2024-10-16T00:58:00Z">
              <w:r w:rsidRPr="00B66378">
                <w:rPr>
                  <w:rFonts w:ascii="Times New Roman" w:hAnsi="Times New Roman"/>
                  <w:color w:val="000000"/>
                  <w:sz w:val="24"/>
                  <w:szCs w:val="24"/>
                  <w:lang w:val="vi-VN"/>
                </w:rPr>
                <w:t>EOP_ Casa: Số dư cuối kỳ Casa (</w:t>
              </w:r>
            </w:ins>
            <w:ins w:id="8847" w:author="Phuong Truong Thi" w:date="2024-11-28T00:59:00Z">
              <w:r w:rsidR="00644FA5">
                <w:rPr>
                  <w:rFonts w:ascii="Times New Roman" w:hAnsi="Times New Roman"/>
                  <w:color w:val="000000"/>
                  <w:sz w:val="24"/>
                  <w:szCs w:val="24"/>
                  <w:lang w:val="vi-VN"/>
                </w:rPr>
                <w:t>quy đổi ngoại tệ</w:t>
              </w:r>
            </w:ins>
            <w:ins w:id="8848" w:author="Phuong Truong Thi" w:date="2024-10-16T00:58:00Z">
              <w:r w:rsidRPr="00B66378">
                <w:rPr>
                  <w:rFonts w:ascii="Times New Roman" w:hAnsi="Times New Roman"/>
                  <w:color w:val="000000"/>
                  <w:sz w:val="24"/>
                  <w:szCs w:val="24"/>
                  <w:lang w:val="vi-VN"/>
                </w:rPr>
                <w:t>) tháng trước</w:t>
              </w:r>
            </w:ins>
          </w:p>
        </w:tc>
        <w:tc>
          <w:tcPr>
            <w:tcW w:w="2270" w:type="dxa"/>
            <w:vAlign w:val="center"/>
            <w:tcPrChange w:id="8849" w:author="Phuong Truong Thi" w:date="2024-11-25T04:31:00Z">
              <w:tcPr>
                <w:tcW w:w="2230" w:type="dxa"/>
                <w:vAlign w:val="center"/>
              </w:tcPr>
            </w:tcPrChange>
          </w:tcPr>
          <w:p w14:paraId="3D190631" w14:textId="769EBA8F" w:rsidR="00F868EA" w:rsidRPr="00B66378" w:rsidRDefault="00F868EA" w:rsidP="00817E47">
            <w:pPr>
              <w:spacing w:before="0" w:line="240" w:lineRule="auto"/>
              <w:contextualSpacing w:val="0"/>
              <w:rPr>
                <w:ins w:id="8850" w:author="Phuong Truong Thi" w:date="2024-10-16T00:58:00Z"/>
                <w:rFonts w:ascii="Times New Roman" w:eastAsia="Times New Roman" w:hAnsi="Times New Roman"/>
                <w:sz w:val="24"/>
                <w:szCs w:val="24"/>
                <w:lang w:val="vi-VN" w:eastAsia="vi-VN"/>
              </w:rPr>
            </w:pPr>
            <w:ins w:id="8851" w:author="Phuong Truong Thi" w:date="2024-10-16T00:58:00Z">
              <w:r w:rsidRPr="00B66378">
                <w:rPr>
                  <w:rFonts w:ascii="Times New Roman" w:hAnsi="Times New Roman"/>
                  <w:color w:val="000000"/>
                  <w:sz w:val="24"/>
                  <w:szCs w:val="24"/>
                  <w:lang w:val="vi-VN"/>
                </w:rPr>
                <w:t>Tổng số dư cuối kỳ Casa (</w:t>
              </w:r>
            </w:ins>
            <w:ins w:id="8852" w:author="Phuong Truong Thi" w:date="2024-11-28T00:59:00Z">
              <w:r w:rsidR="00644FA5">
                <w:rPr>
                  <w:rFonts w:ascii="Times New Roman" w:hAnsi="Times New Roman"/>
                  <w:color w:val="000000"/>
                  <w:sz w:val="24"/>
                  <w:szCs w:val="24"/>
                  <w:lang w:val="vi-VN"/>
                </w:rPr>
                <w:t>quy đổi ngoại tệ</w:t>
              </w:r>
            </w:ins>
            <w:ins w:id="8853" w:author="Phuong Truong Thi" w:date="2024-10-16T00:58:00Z">
              <w:r w:rsidRPr="00B66378">
                <w:rPr>
                  <w:rFonts w:ascii="Times New Roman" w:hAnsi="Times New Roman"/>
                  <w:color w:val="000000"/>
                  <w:sz w:val="24"/>
                  <w:szCs w:val="24"/>
                  <w:lang w:val="vi-VN"/>
                </w:rPr>
                <w:t>) của các Tài khoản thanh toán (Category là TKTT) tháng trước</w:t>
              </w:r>
            </w:ins>
          </w:p>
        </w:tc>
        <w:tc>
          <w:tcPr>
            <w:tcW w:w="1030" w:type="dxa"/>
            <w:tcPrChange w:id="8854" w:author="Phuong Truong Thi" w:date="2024-11-25T04:31:00Z">
              <w:tcPr>
                <w:tcW w:w="1070" w:type="dxa"/>
                <w:gridSpan w:val="2"/>
              </w:tcPr>
            </w:tcPrChange>
          </w:tcPr>
          <w:p w14:paraId="040F56BA" w14:textId="77777777" w:rsidR="00F868EA" w:rsidRPr="00B66378" w:rsidRDefault="00F868EA" w:rsidP="00817E47">
            <w:pPr>
              <w:spacing w:before="0" w:line="240" w:lineRule="auto"/>
              <w:contextualSpacing w:val="0"/>
              <w:jc w:val="center"/>
              <w:rPr>
                <w:ins w:id="8855" w:author="Phuong Truong Thi" w:date="2024-10-16T00:58:00Z"/>
                <w:rFonts w:ascii="Times New Roman" w:eastAsia="Times New Roman" w:hAnsi="Times New Roman"/>
                <w:sz w:val="24"/>
                <w:szCs w:val="24"/>
                <w:lang w:val="vi-VN" w:eastAsia="vi-VN"/>
              </w:rPr>
            </w:pPr>
            <w:ins w:id="8856" w:author="Phuong Truong Thi" w:date="2024-10-16T00:58:00Z">
              <w:r w:rsidRPr="0066740F">
                <w:rPr>
                  <w:rFonts w:ascii="Times New Roman" w:eastAsia="Times New Roman" w:hAnsi="Times New Roman"/>
                  <w:sz w:val="24"/>
                  <w:szCs w:val="24"/>
                  <w:lang w:val="vi-VN" w:eastAsia="vi-VN"/>
                </w:rPr>
                <w:t>CRM</w:t>
              </w:r>
            </w:ins>
          </w:p>
        </w:tc>
        <w:tc>
          <w:tcPr>
            <w:tcW w:w="1236" w:type="dxa"/>
            <w:tcPrChange w:id="8857" w:author="Phuong Truong Thi" w:date="2024-11-25T04:31:00Z">
              <w:tcPr>
                <w:tcW w:w="1236" w:type="dxa"/>
              </w:tcPr>
            </w:tcPrChange>
          </w:tcPr>
          <w:p w14:paraId="5B7ED7A3" w14:textId="77777777" w:rsidR="00F868EA" w:rsidRPr="00AD0E1A" w:rsidRDefault="00F868EA" w:rsidP="00817E47">
            <w:pPr>
              <w:spacing w:before="0" w:line="240" w:lineRule="auto"/>
              <w:contextualSpacing w:val="0"/>
              <w:rPr>
                <w:ins w:id="8858" w:author="Phuong Truong Thi" w:date="2024-10-16T00:58:00Z"/>
                <w:rFonts w:ascii="Times New Roman" w:eastAsia="Times New Roman" w:hAnsi="Times New Roman"/>
                <w:sz w:val="24"/>
                <w:szCs w:val="24"/>
                <w:lang w:eastAsia="vi-VN"/>
              </w:rPr>
            </w:pPr>
            <w:ins w:id="8859"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860" w:author="Phuong Truong Thi" w:date="2024-11-25T04:31:00Z">
              <w:tcPr>
                <w:tcW w:w="1276" w:type="dxa"/>
                <w:shd w:val="clear" w:color="auto" w:fill="auto"/>
                <w:noWrap/>
                <w:vAlign w:val="center"/>
              </w:tcPr>
            </w:tcPrChange>
          </w:tcPr>
          <w:p w14:paraId="2C237FA7" w14:textId="77777777" w:rsidR="00F868EA" w:rsidRPr="00AD0E1A" w:rsidRDefault="00F868EA" w:rsidP="00817E47">
            <w:pPr>
              <w:spacing w:before="0" w:line="240" w:lineRule="auto"/>
              <w:contextualSpacing w:val="0"/>
              <w:rPr>
                <w:ins w:id="8861" w:author="Phuong Truong Thi" w:date="2024-10-16T00:58:00Z"/>
                <w:rFonts w:ascii="Times New Roman" w:eastAsia="Times New Roman" w:hAnsi="Times New Roman"/>
                <w:sz w:val="24"/>
                <w:szCs w:val="24"/>
                <w:lang w:val="vi-VN" w:eastAsia="vi-VN"/>
              </w:rPr>
            </w:pPr>
          </w:p>
        </w:tc>
        <w:tc>
          <w:tcPr>
            <w:tcW w:w="992" w:type="dxa"/>
            <w:tcPrChange w:id="8862" w:author="Phuong Truong Thi" w:date="2024-11-25T04:31:00Z">
              <w:tcPr>
                <w:tcW w:w="992" w:type="dxa"/>
              </w:tcPr>
            </w:tcPrChange>
          </w:tcPr>
          <w:p w14:paraId="68E4F1AC" w14:textId="77777777" w:rsidR="00F868EA" w:rsidRPr="00AD0E1A" w:rsidRDefault="00F868EA" w:rsidP="00817E47">
            <w:pPr>
              <w:spacing w:before="0" w:line="240" w:lineRule="auto"/>
              <w:contextualSpacing w:val="0"/>
              <w:jc w:val="center"/>
              <w:rPr>
                <w:ins w:id="8863" w:author="Phuong Truong Thi" w:date="2024-10-16T00:58:00Z"/>
                <w:rFonts w:ascii="Times New Roman" w:eastAsia="Times New Roman" w:hAnsi="Times New Roman"/>
                <w:sz w:val="24"/>
                <w:szCs w:val="24"/>
                <w:lang w:val="vi-VN" w:eastAsia="vi-VN"/>
              </w:rPr>
            </w:pPr>
            <w:ins w:id="8864" w:author="Phuong Truong Thi" w:date="2024-10-16T00:58:00Z">
              <w:r w:rsidRPr="00CC7615">
                <w:rPr>
                  <w:rFonts w:ascii="Times New Roman" w:eastAsia="Times New Roman" w:hAnsi="Times New Roman"/>
                  <w:sz w:val="24"/>
                  <w:szCs w:val="24"/>
                  <w:lang w:eastAsia="vi-VN"/>
                </w:rPr>
                <w:t>N</w:t>
              </w:r>
            </w:ins>
          </w:p>
        </w:tc>
      </w:tr>
      <w:tr w:rsidR="00F868EA" w:rsidRPr="00AD0E1A" w14:paraId="43C9E1D2" w14:textId="77777777" w:rsidTr="00975861">
        <w:trPr>
          <w:trHeight w:val="276"/>
          <w:ins w:id="8865" w:author="Phuong Truong Thi" w:date="2024-10-16T00:58:00Z"/>
          <w:trPrChange w:id="8866" w:author="Phuong Truong Thi" w:date="2024-11-25T04:31:00Z">
            <w:trPr>
              <w:trHeight w:val="276"/>
            </w:trPr>
          </w:trPrChange>
        </w:trPr>
        <w:tc>
          <w:tcPr>
            <w:tcW w:w="670" w:type="dxa"/>
            <w:shd w:val="clear" w:color="auto" w:fill="auto"/>
            <w:vAlign w:val="center"/>
            <w:tcPrChange w:id="8867" w:author="Phuong Truong Thi" w:date="2024-11-25T04:31:00Z">
              <w:tcPr>
                <w:tcW w:w="670" w:type="dxa"/>
                <w:shd w:val="clear" w:color="auto" w:fill="auto"/>
                <w:vAlign w:val="center"/>
              </w:tcPr>
            </w:tcPrChange>
          </w:tcPr>
          <w:p w14:paraId="67C2D5F7" w14:textId="77777777" w:rsidR="00F868EA" w:rsidRPr="00AD0E1A" w:rsidRDefault="00F868EA" w:rsidP="00817E47">
            <w:pPr>
              <w:pStyle w:val="ListParagraph"/>
              <w:numPr>
                <w:ilvl w:val="0"/>
                <w:numId w:val="62"/>
              </w:numPr>
              <w:spacing w:before="0" w:line="240" w:lineRule="auto"/>
              <w:contextualSpacing w:val="0"/>
              <w:jc w:val="left"/>
              <w:rPr>
                <w:ins w:id="8868" w:author="Phuong Truong Thi" w:date="2024-10-16T00:58:00Z"/>
                <w:rFonts w:eastAsia="Times New Roman"/>
                <w:szCs w:val="24"/>
                <w:lang w:val="vi-VN" w:eastAsia="vi-VN"/>
              </w:rPr>
            </w:pPr>
          </w:p>
        </w:tc>
        <w:tc>
          <w:tcPr>
            <w:tcW w:w="1735" w:type="dxa"/>
            <w:shd w:val="clear" w:color="auto" w:fill="auto"/>
            <w:vAlign w:val="center"/>
            <w:tcPrChange w:id="8869" w:author="Phuong Truong Thi" w:date="2024-11-25T04:31:00Z">
              <w:tcPr>
                <w:tcW w:w="1735" w:type="dxa"/>
                <w:shd w:val="clear" w:color="auto" w:fill="auto"/>
                <w:vAlign w:val="center"/>
              </w:tcPr>
            </w:tcPrChange>
          </w:tcPr>
          <w:p w14:paraId="38974CE2" w14:textId="77777777" w:rsidR="00F868EA" w:rsidRPr="00B66378" w:rsidRDefault="00F868EA" w:rsidP="00817E47">
            <w:pPr>
              <w:spacing w:before="0" w:line="240" w:lineRule="auto"/>
              <w:contextualSpacing w:val="0"/>
              <w:rPr>
                <w:ins w:id="8870" w:author="Phuong Truong Thi" w:date="2024-10-16T00:58:00Z"/>
                <w:rFonts w:ascii="Times New Roman" w:hAnsi="Times New Roman"/>
                <w:sz w:val="24"/>
                <w:szCs w:val="24"/>
                <w:lang w:val="vi-VN"/>
              </w:rPr>
            </w:pPr>
            <w:ins w:id="8871" w:author="Phuong Truong Thi" w:date="2024-10-16T00:58:00Z">
              <w:r w:rsidRPr="00B66378">
                <w:rPr>
                  <w:rFonts w:ascii="Times New Roman" w:hAnsi="Times New Roman"/>
                  <w:color w:val="000000"/>
                  <w:sz w:val="24"/>
                  <w:szCs w:val="24"/>
                  <w:lang w:val="vi-VN"/>
                </w:rPr>
                <w:t>Chênh lệch số dư cuối kỳ Casa VND so với chốt tháng trước</w:t>
              </w:r>
            </w:ins>
          </w:p>
        </w:tc>
        <w:tc>
          <w:tcPr>
            <w:tcW w:w="2270" w:type="dxa"/>
            <w:vAlign w:val="center"/>
            <w:tcPrChange w:id="8872" w:author="Phuong Truong Thi" w:date="2024-11-25T04:31:00Z">
              <w:tcPr>
                <w:tcW w:w="2230" w:type="dxa"/>
                <w:vAlign w:val="center"/>
              </w:tcPr>
            </w:tcPrChange>
          </w:tcPr>
          <w:p w14:paraId="1F6D4003" w14:textId="77777777" w:rsidR="00F868EA" w:rsidRPr="00B66378" w:rsidRDefault="00F868EA" w:rsidP="00817E47">
            <w:pPr>
              <w:spacing w:before="0" w:line="240" w:lineRule="auto"/>
              <w:contextualSpacing w:val="0"/>
              <w:rPr>
                <w:ins w:id="8873" w:author="Phuong Truong Thi" w:date="2024-10-16T00:58:00Z"/>
                <w:rFonts w:ascii="Times New Roman" w:eastAsia="Times New Roman" w:hAnsi="Times New Roman"/>
                <w:sz w:val="24"/>
                <w:szCs w:val="24"/>
                <w:lang w:val="vi-VN" w:eastAsia="vi-VN"/>
              </w:rPr>
            </w:pPr>
            <w:ins w:id="8874" w:author="Phuong Truong Thi" w:date="2024-10-16T00:58:00Z">
              <w:r w:rsidRPr="00B66378">
                <w:rPr>
                  <w:rFonts w:ascii="Times New Roman" w:hAnsi="Times New Roman"/>
                  <w:color w:val="000000"/>
                  <w:sz w:val="24"/>
                  <w:szCs w:val="24"/>
                  <w:lang w:val="vi-VN"/>
                </w:rPr>
                <w:t>Bằng số dư cuối kỳ Casa VND ngày dữ liệu  - số dư cuối kỳ Casa VND chốt tháng trước</w:t>
              </w:r>
            </w:ins>
          </w:p>
        </w:tc>
        <w:tc>
          <w:tcPr>
            <w:tcW w:w="1030" w:type="dxa"/>
            <w:tcPrChange w:id="8875" w:author="Phuong Truong Thi" w:date="2024-11-25T04:31:00Z">
              <w:tcPr>
                <w:tcW w:w="1070" w:type="dxa"/>
                <w:gridSpan w:val="2"/>
              </w:tcPr>
            </w:tcPrChange>
          </w:tcPr>
          <w:p w14:paraId="3D3D78A0" w14:textId="77777777" w:rsidR="00F868EA" w:rsidRPr="00B66378" w:rsidRDefault="00F868EA" w:rsidP="00817E47">
            <w:pPr>
              <w:spacing w:before="0" w:line="240" w:lineRule="auto"/>
              <w:contextualSpacing w:val="0"/>
              <w:jc w:val="center"/>
              <w:rPr>
                <w:ins w:id="8876" w:author="Phuong Truong Thi" w:date="2024-10-16T00:58:00Z"/>
                <w:rFonts w:ascii="Times New Roman" w:eastAsia="Times New Roman" w:hAnsi="Times New Roman"/>
                <w:sz w:val="24"/>
                <w:szCs w:val="24"/>
                <w:lang w:val="vi-VN" w:eastAsia="vi-VN"/>
              </w:rPr>
            </w:pPr>
            <w:ins w:id="8877" w:author="Phuong Truong Thi" w:date="2024-10-16T00:58:00Z">
              <w:r w:rsidRPr="0066740F">
                <w:rPr>
                  <w:rFonts w:ascii="Times New Roman" w:eastAsia="Times New Roman" w:hAnsi="Times New Roman"/>
                  <w:sz w:val="24"/>
                  <w:szCs w:val="24"/>
                  <w:lang w:val="vi-VN" w:eastAsia="vi-VN"/>
                </w:rPr>
                <w:t>CRM</w:t>
              </w:r>
            </w:ins>
          </w:p>
        </w:tc>
        <w:tc>
          <w:tcPr>
            <w:tcW w:w="1236" w:type="dxa"/>
            <w:tcPrChange w:id="8878" w:author="Phuong Truong Thi" w:date="2024-11-25T04:31:00Z">
              <w:tcPr>
                <w:tcW w:w="1236" w:type="dxa"/>
              </w:tcPr>
            </w:tcPrChange>
          </w:tcPr>
          <w:p w14:paraId="7A495B2D" w14:textId="77777777" w:rsidR="00F868EA" w:rsidRPr="00AD0E1A" w:rsidRDefault="00F868EA" w:rsidP="00817E47">
            <w:pPr>
              <w:spacing w:before="0" w:line="240" w:lineRule="auto"/>
              <w:contextualSpacing w:val="0"/>
              <w:rPr>
                <w:ins w:id="8879" w:author="Phuong Truong Thi" w:date="2024-10-16T00:58:00Z"/>
                <w:rFonts w:ascii="Times New Roman" w:eastAsia="Times New Roman" w:hAnsi="Times New Roman"/>
                <w:sz w:val="24"/>
                <w:szCs w:val="24"/>
                <w:lang w:eastAsia="vi-VN"/>
              </w:rPr>
            </w:pPr>
            <w:ins w:id="8880"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881" w:author="Phuong Truong Thi" w:date="2024-11-25T04:31:00Z">
              <w:tcPr>
                <w:tcW w:w="1276" w:type="dxa"/>
                <w:shd w:val="clear" w:color="auto" w:fill="auto"/>
                <w:noWrap/>
                <w:vAlign w:val="center"/>
              </w:tcPr>
            </w:tcPrChange>
          </w:tcPr>
          <w:p w14:paraId="6B3BD15E" w14:textId="77777777" w:rsidR="00F868EA" w:rsidRPr="00AD0E1A" w:rsidRDefault="00F868EA" w:rsidP="00817E47">
            <w:pPr>
              <w:spacing w:before="0" w:line="240" w:lineRule="auto"/>
              <w:contextualSpacing w:val="0"/>
              <w:rPr>
                <w:ins w:id="8882" w:author="Phuong Truong Thi" w:date="2024-10-16T00:58:00Z"/>
                <w:rFonts w:ascii="Times New Roman" w:eastAsia="Times New Roman" w:hAnsi="Times New Roman"/>
                <w:sz w:val="24"/>
                <w:szCs w:val="24"/>
                <w:lang w:val="vi-VN" w:eastAsia="vi-VN"/>
              </w:rPr>
            </w:pPr>
          </w:p>
        </w:tc>
        <w:tc>
          <w:tcPr>
            <w:tcW w:w="992" w:type="dxa"/>
            <w:tcPrChange w:id="8883" w:author="Phuong Truong Thi" w:date="2024-11-25T04:31:00Z">
              <w:tcPr>
                <w:tcW w:w="992" w:type="dxa"/>
              </w:tcPr>
            </w:tcPrChange>
          </w:tcPr>
          <w:p w14:paraId="70DC0572" w14:textId="77777777" w:rsidR="00F868EA" w:rsidRPr="00AD0E1A" w:rsidRDefault="00F868EA" w:rsidP="00817E47">
            <w:pPr>
              <w:spacing w:before="0" w:line="240" w:lineRule="auto"/>
              <w:contextualSpacing w:val="0"/>
              <w:jc w:val="center"/>
              <w:rPr>
                <w:ins w:id="8884" w:author="Phuong Truong Thi" w:date="2024-10-16T00:58:00Z"/>
                <w:rFonts w:ascii="Times New Roman" w:eastAsia="Times New Roman" w:hAnsi="Times New Roman"/>
                <w:sz w:val="24"/>
                <w:szCs w:val="24"/>
                <w:lang w:val="vi-VN" w:eastAsia="vi-VN"/>
              </w:rPr>
            </w:pPr>
            <w:ins w:id="8885" w:author="Phuong Truong Thi" w:date="2024-10-16T00:58:00Z">
              <w:r w:rsidRPr="00CC7615">
                <w:rPr>
                  <w:rFonts w:ascii="Times New Roman" w:eastAsia="Times New Roman" w:hAnsi="Times New Roman"/>
                  <w:sz w:val="24"/>
                  <w:szCs w:val="24"/>
                  <w:lang w:eastAsia="vi-VN"/>
                </w:rPr>
                <w:t>N</w:t>
              </w:r>
            </w:ins>
          </w:p>
        </w:tc>
      </w:tr>
      <w:tr w:rsidR="00F868EA" w:rsidRPr="00AD0E1A" w14:paraId="70D0CFF3" w14:textId="77777777" w:rsidTr="00975861">
        <w:trPr>
          <w:trHeight w:val="276"/>
          <w:ins w:id="8886" w:author="Phuong Truong Thi" w:date="2024-10-16T00:58:00Z"/>
          <w:trPrChange w:id="8887" w:author="Phuong Truong Thi" w:date="2024-11-25T04:31:00Z">
            <w:trPr>
              <w:trHeight w:val="276"/>
            </w:trPr>
          </w:trPrChange>
        </w:trPr>
        <w:tc>
          <w:tcPr>
            <w:tcW w:w="670" w:type="dxa"/>
            <w:shd w:val="clear" w:color="auto" w:fill="auto"/>
            <w:vAlign w:val="center"/>
            <w:tcPrChange w:id="8888" w:author="Phuong Truong Thi" w:date="2024-11-25T04:31:00Z">
              <w:tcPr>
                <w:tcW w:w="670" w:type="dxa"/>
                <w:shd w:val="clear" w:color="auto" w:fill="auto"/>
                <w:vAlign w:val="center"/>
              </w:tcPr>
            </w:tcPrChange>
          </w:tcPr>
          <w:p w14:paraId="32E9156C" w14:textId="77777777" w:rsidR="00F868EA" w:rsidRPr="00AD0E1A" w:rsidRDefault="00F868EA" w:rsidP="00817E47">
            <w:pPr>
              <w:pStyle w:val="ListParagraph"/>
              <w:numPr>
                <w:ilvl w:val="0"/>
                <w:numId w:val="62"/>
              </w:numPr>
              <w:spacing w:before="0" w:line="240" w:lineRule="auto"/>
              <w:contextualSpacing w:val="0"/>
              <w:jc w:val="left"/>
              <w:rPr>
                <w:ins w:id="8889" w:author="Phuong Truong Thi" w:date="2024-10-16T00:58:00Z"/>
                <w:rFonts w:eastAsia="Times New Roman"/>
                <w:szCs w:val="24"/>
                <w:lang w:val="vi-VN" w:eastAsia="vi-VN"/>
              </w:rPr>
            </w:pPr>
          </w:p>
        </w:tc>
        <w:tc>
          <w:tcPr>
            <w:tcW w:w="1735" w:type="dxa"/>
            <w:shd w:val="clear" w:color="auto" w:fill="auto"/>
            <w:vAlign w:val="center"/>
            <w:tcPrChange w:id="8890" w:author="Phuong Truong Thi" w:date="2024-11-25T04:31:00Z">
              <w:tcPr>
                <w:tcW w:w="1735" w:type="dxa"/>
                <w:shd w:val="clear" w:color="auto" w:fill="auto"/>
                <w:vAlign w:val="center"/>
              </w:tcPr>
            </w:tcPrChange>
          </w:tcPr>
          <w:p w14:paraId="32E7ABCC" w14:textId="16A60C94" w:rsidR="00F868EA" w:rsidRPr="00B66378" w:rsidRDefault="00F868EA" w:rsidP="00817E47">
            <w:pPr>
              <w:spacing w:before="0" w:line="240" w:lineRule="auto"/>
              <w:contextualSpacing w:val="0"/>
              <w:rPr>
                <w:ins w:id="8891" w:author="Phuong Truong Thi" w:date="2024-10-16T00:58:00Z"/>
                <w:rFonts w:ascii="Times New Roman" w:hAnsi="Times New Roman"/>
                <w:sz w:val="24"/>
                <w:szCs w:val="24"/>
                <w:lang w:val="vi-VN"/>
              </w:rPr>
            </w:pPr>
            <w:ins w:id="8892" w:author="Phuong Truong Thi" w:date="2024-10-16T00:58:00Z">
              <w:r w:rsidRPr="00B66378">
                <w:rPr>
                  <w:rFonts w:ascii="Times New Roman" w:hAnsi="Times New Roman"/>
                  <w:color w:val="000000"/>
                  <w:sz w:val="24"/>
                  <w:szCs w:val="24"/>
                  <w:lang w:val="vi-VN"/>
                </w:rPr>
                <w:t>ADB_Casa: Số dư bình quân Casa (</w:t>
              </w:r>
            </w:ins>
            <w:ins w:id="8893" w:author="Phuong Truong Thi" w:date="2024-11-28T00:59:00Z">
              <w:r w:rsidR="00644FA5">
                <w:rPr>
                  <w:rFonts w:ascii="Times New Roman" w:hAnsi="Times New Roman"/>
                  <w:color w:val="000000"/>
                  <w:sz w:val="24"/>
                  <w:szCs w:val="24"/>
                  <w:lang w:val="vi-VN"/>
                </w:rPr>
                <w:t>quy đổi ngoại tệ</w:t>
              </w:r>
            </w:ins>
            <w:ins w:id="8894" w:author="Phuong Truong Thi" w:date="2024-10-16T00:58:00Z">
              <w:r w:rsidRPr="00B66378">
                <w:rPr>
                  <w:rFonts w:ascii="Times New Roman" w:hAnsi="Times New Roman"/>
                  <w:color w:val="000000"/>
                  <w:sz w:val="24"/>
                  <w:szCs w:val="24"/>
                  <w:lang w:val="vi-VN"/>
                </w:rPr>
                <w:t>) tháng dữ liệu</w:t>
              </w:r>
            </w:ins>
          </w:p>
        </w:tc>
        <w:tc>
          <w:tcPr>
            <w:tcW w:w="2270" w:type="dxa"/>
            <w:vAlign w:val="center"/>
            <w:tcPrChange w:id="8895" w:author="Phuong Truong Thi" w:date="2024-11-25T04:31:00Z">
              <w:tcPr>
                <w:tcW w:w="2230" w:type="dxa"/>
                <w:vAlign w:val="center"/>
              </w:tcPr>
            </w:tcPrChange>
          </w:tcPr>
          <w:p w14:paraId="7CB68999" w14:textId="77777777" w:rsidR="00F868EA" w:rsidRPr="00B66378" w:rsidRDefault="00F868EA" w:rsidP="00817E47">
            <w:pPr>
              <w:spacing w:before="0" w:line="240" w:lineRule="auto"/>
              <w:contextualSpacing w:val="0"/>
              <w:rPr>
                <w:ins w:id="8896" w:author="Phuong Truong Thi" w:date="2024-10-16T00:58:00Z"/>
                <w:rFonts w:ascii="Times New Roman" w:eastAsia="Times New Roman" w:hAnsi="Times New Roman"/>
                <w:sz w:val="24"/>
                <w:szCs w:val="24"/>
                <w:lang w:val="vi-VN" w:eastAsia="vi-VN"/>
              </w:rPr>
            </w:pPr>
            <w:ins w:id="8897" w:author="Phuong Truong Thi" w:date="2024-10-16T00:58:00Z">
              <w:r w:rsidRPr="00B66378">
                <w:rPr>
                  <w:rFonts w:ascii="Times New Roman" w:hAnsi="Times New Roman"/>
                  <w:sz w:val="24"/>
                  <w:szCs w:val="24"/>
                  <w:lang w:val="vi-VN"/>
                </w:rPr>
                <w:t>Tổng Số dư Casa trung bình trong kỳ</w:t>
              </w:r>
              <w:r w:rsidRPr="00B66378">
                <w:rPr>
                  <w:rFonts w:ascii="Times New Roman" w:hAnsi="Times New Roman"/>
                  <w:sz w:val="24"/>
                  <w:szCs w:val="24"/>
                  <w:lang w:val="vi-VN"/>
                </w:rPr>
                <w:br/>
                <w:t>= Tổng (Giá trị Casa từ ngày 1-n)/ Tổng số ngày trong kỳ tính.</w:t>
              </w:r>
            </w:ins>
          </w:p>
        </w:tc>
        <w:tc>
          <w:tcPr>
            <w:tcW w:w="1030" w:type="dxa"/>
            <w:tcPrChange w:id="8898" w:author="Phuong Truong Thi" w:date="2024-11-25T04:31:00Z">
              <w:tcPr>
                <w:tcW w:w="1070" w:type="dxa"/>
                <w:gridSpan w:val="2"/>
              </w:tcPr>
            </w:tcPrChange>
          </w:tcPr>
          <w:p w14:paraId="01C9A048" w14:textId="77777777" w:rsidR="00F868EA" w:rsidRPr="00B66378" w:rsidRDefault="00F868EA" w:rsidP="00817E47">
            <w:pPr>
              <w:spacing w:before="0" w:line="240" w:lineRule="auto"/>
              <w:contextualSpacing w:val="0"/>
              <w:jc w:val="center"/>
              <w:rPr>
                <w:ins w:id="8899" w:author="Phuong Truong Thi" w:date="2024-10-16T00:58:00Z"/>
                <w:rFonts w:ascii="Times New Roman" w:eastAsia="Times New Roman" w:hAnsi="Times New Roman"/>
                <w:sz w:val="24"/>
                <w:szCs w:val="24"/>
                <w:lang w:val="vi-VN" w:eastAsia="vi-VN"/>
              </w:rPr>
            </w:pPr>
            <w:ins w:id="8900" w:author="Phuong Truong Thi" w:date="2024-10-16T00:58:00Z">
              <w:r w:rsidRPr="0066740F">
                <w:rPr>
                  <w:rFonts w:ascii="Times New Roman" w:eastAsia="Times New Roman" w:hAnsi="Times New Roman"/>
                  <w:sz w:val="24"/>
                  <w:szCs w:val="24"/>
                  <w:lang w:val="vi-VN" w:eastAsia="vi-VN"/>
                </w:rPr>
                <w:t>CRM</w:t>
              </w:r>
            </w:ins>
          </w:p>
        </w:tc>
        <w:tc>
          <w:tcPr>
            <w:tcW w:w="1236" w:type="dxa"/>
            <w:tcPrChange w:id="8901" w:author="Phuong Truong Thi" w:date="2024-11-25T04:31:00Z">
              <w:tcPr>
                <w:tcW w:w="1236" w:type="dxa"/>
              </w:tcPr>
            </w:tcPrChange>
          </w:tcPr>
          <w:p w14:paraId="2F169AA3" w14:textId="77777777" w:rsidR="00F868EA" w:rsidRPr="00AD0E1A" w:rsidRDefault="00F868EA" w:rsidP="00817E47">
            <w:pPr>
              <w:spacing w:before="0" w:line="240" w:lineRule="auto"/>
              <w:contextualSpacing w:val="0"/>
              <w:rPr>
                <w:ins w:id="8902" w:author="Phuong Truong Thi" w:date="2024-10-16T00:58:00Z"/>
                <w:rFonts w:ascii="Times New Roman" w:eastAsia="Times New Roman" w:hAnsi="Times New Roman"/>
                <w:sz w:val="24"/>
                <w:szCs w:val="24"/>
                <w:lang w:eastAsia="vi-VN"/>
              </w:rPr>
            </w:pPr>
            <w:ins w:id="8903"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904" w:author="Phuong Truong Thi" w:date="2024-11-25T04:31:00Z">
              <w:tcPr>
                <w:tcW w:w="1276" w:type="dxa"/>
                <w:shd w:val="clear" w:color="auto" w:fill="auto"/>
                <w:noWrap/>
                <w:vAlign w:val="center"/>
              </w:tcPr>
            </w:tcPrChange>
          </w:tcPr>
          <w:p w14:paraId="113726B4" w14:textId="77777777" w:rsidR="00F868EA" w:rsidRPr="00AD0E1A" w:rsidRDefault="00F868EA" w:rsidP="00817E47">
            <w:pPr>
              <w:spacing w:before="0" w:line="240" w:lineRule="auto"/>
              <w:contextualSpacing w:val="0"/>
              <w:rPr>
                <w:ins w:id="8905" w:author="Phuong Truong Thi" w:date="2024-10-16T00:58:00Z"/>
                <w:rFonts w:ascii="Times New Roman" w:eastAsia="Times New Roman" w:hAnsi="Times New Roman"/>
                <w:sz w:val="24"/>
                <w:szCs w:val="24"/>
                <w:lang w:val="vi-VN" w:eastAsia="vi-VN"/>
              </w:rPr>
            </w:pPr>
          </w:p>
        </w:tc>
        <w:tc>
          <w:tcPr>
            <w:tcW w:w="992" w:type="dxa"/>
            <w:tcPrChange w:id="8906" w:author="Phuong Truong Thi" w:date="2024-11-25T04:31:00Z">
              <w:tcPr>
                <w:tcW w:w="992" w:type="dxa"/>
              </w:tcPr>
            </w:tcPrChange>
          </w:tcPr>
          <w:p w14:paraId="0BD47673" w14:textId="77777777" w:rsidR="00F868EA" w:rsidRPr="00AD0E1A" w:rsidRDefault="00F868EA" w:rsidP="00817E47">
            <w:pPr>
              <w:spacing w:before="0" w:line="240" w:lineRule="auto"/>
              <w:contextualSpacing w:val="0"/>
              <w:jc w:val="center"/>
              <w:rPr>
                <w:ins w:id="8907" w:author="Phuong Truong Thi" w:date="2024-10-16T00:58:00Z"/>
                <w:rFonts w:ascii="Times New Roman" w:eastAsia="Times New Roman" w:hAnsi="Times New Roman"/>
                <w:sz w:val="24"/>
                <w:szCs w:val="24"/>
                <w:lang w:val="vi-VN" w:eastAsia="vi-VN"/>
              </w:rPr>
            </w:pPr>
            <w:ins w:id="8908" w:author="Phuong Truong Thi" w:date="2024-10-16T00:58:00Z">
              <w:r w:rsidRPr="00CC7615">
                <w:rPr>
                  <w:rFonts w:ascii="Times New Roman" w:eastAsia="Times New Roman" w:hAnsi="Times New Roman"/>
                  <w:sz w:val="24"/>
                  <w:szCs w:val="24"/>
                  <w:lang w:eastAsia="vi-VN"/>
                </w:rPr>
                <w:t>N</w:t>
              </w:r>
            </w:ins>
          </w:p>
        </w:tc>
      </w:tr>
      <w:tr w:rsidR="00F868EA" w:rsidRPr="00AD0E1A" w14:paraId="399F3213" w14:textId="77777777" w:rsidTr="00975861">
        <w:trPr>
          <w:trHeight w:val="276"/>
          <w:ins w:id="8909" w:author="Phuong Truong Thi" w:date="2024-10-16T00:58:00Z"/>
          <w:trPrChange w:id="8910" w:author="Phuong Truong Thi" w:date="2024-11-25T04:31:00Z">
            <w:trPr>
              <w:trHeight w:val="276"/>
            </w:trPr>
          </w:trPrChange>
        </w:trPr>
        <w:tc>
          <w:tcPr>
            <w:tcW w:w="670" w:type="dxa"/>
            <w:shd w:val="clear" w:color="auto" w:fill="auto"/>
            <w:vAlign w:val="center"/>
            <w:tcPrChange w:id="8911" w:author="Phuong Truong Thi" w:date="2024-11-25T04:31:00Z">
              <w:tcPr>
                <w:tcW w:w="670" w:type="dxa"/>
                <w:shd w:val="clear" w:color="auto" w:fill="auto"/>
                <w:vAlign w:val="center"/>
              </w:tcPr>
            </w:tcPrChange>
          </w:tcPr>
          <w:p w14:paraId="15C683A2" w14:textId="77777777" w:rsidR="00F868EA" w:rsidRPr="00AD0E1A" w:rsidRDefault="00F868EA" w:rsidP="00817E47">
            <w:pPr>
              <w:pStyle w:val="ListParagraph"/>
              <w:numPr>
                <w:ilvl w:val="0"/>
                <w:numId w:val="62"/>
              </w:numPr>
              <w:spacing w:before="0" w:line="240" w:lineRule="auto"/>
              <w:contextualSpacing w:val="0"/>
              <w:jc w:val="left"/>
              <w:rPr>
                <w:ins w:id="8912" w:author="Phuong Truong Thi" w:date="2024-10-16T00:58:00Z"/>
                <w:rFonts w:eastAsia="Times New Roman"/>
                <w:szCs w:val="24"/>
                <w:lang w:val="vi-VN" w:eastAsia="vi-VN"/>
              </w:rPr>
            </w:pPr>
          </w:p>
        </w:tc>
        <w:tc>
          <w:tcPr>
            <w:tcW w:w="1735" w:type="dxa"/>
            <w:shd w:val="clear" w:color="auto" w:fill="auto"/>
            <w:vAlign w:val="center"/>
            <w:tcPrChange w:id="8913" w:author="Phuong Truong Thi" w:date="2024-11-25T04:31:00Z">
              <w:tcPr>
                <w:tcW w:w="1735" w:type="dxa"/>
                <w:shd w:val="clear" w:color="auto" w:fill="auto"/>
                <w:vAlign w:val="center"/>
              </w:tcPr>
            </w:tcPrChange>
          </w:tcPr>
          <w:p w14:paraId="7BB4961F" w14:textId="5292A219" w:rsidR="00F868EA" w:rsidRPr="00B66378" w:rsidRDefault="00F868EA" w:rsidP="00817E47">
            <w:pPr>
              <w:spacing w:before="0" w:line="240" w:lineRule="auto"/>
              <w:contextualSpacing w:val="0"/>
              <w:rPr>
                <w:ins w:id="8914" w:author="Phuong Truong Thi" w:date="2024-10-16T00:58:00Z"/>
                <w:rFonts w:ascii="Times New Roman" w:hAnsi="Times New Roman"/>
                <w:sz w:val="24"/>
                <w:szCs w:val="24"/>
                <w:lang w:val="vi-VN"/>
              </w:rPr>
            </w:pPr>
            <w:ins w:id="8915" w:author="Phuong Truong Thi" w:date="2024-10-16T00:58:00Z">
              <w:r w:rsidRPr="00B66378">
                <w:rPr>
                  <w:rFonts w:ascii="Times New Roman" w:hAnsi="Times New Roman"/>
                  <w:color w:val="000000"/>
                  <w:sz w:val="24"/>
                  <w:szCs w:val="24"/>
                  <w:lang w:val="vi-VN"/>
                </w:rPr>
                <w:t>ADB_Casa Số dư bình quân Casa (</w:t>
              </w:r>
            </w:ins>
            <w:ins w:id="8916" w:author="Phuong Truong Thi" w:date="2024-11-28T00:59:00Z">
              <w:r w:rsidR="00644FA5">
                <w:rPr>
                  <w:rFonts w:ascii="Times New Roman" w:hAnsi="Times New Roman"/>
                  <w:color w:val="000000"/>
                  <w:sz w:val="24"/>
                  <w:szCs w:val="24"/>
                  <w:lang w:val="vi-VN"/>
                </w:rPr>
                <w:t>quy đổi ngoại tệ</w:t>
              </w:r>
            </w:ins>
            <w:ins w:id="8917" w:author="Phuong Truong Thi" w:date="2024-10-16T00:58:00Z">
              <w:r w:rsidRPr="00B66378">
                <w:rPr>
                  <w:rFonts w:ascii="Times New Roman" w:hAnsi="Times New Roman"/>
                  <w:color w:val="000000"/>
                  <w:sz w:val="24"/>
                  <w:szCs w:val="24"/>
                  <w:lang w:val="vi-VN"/>
                </w:rPr>
                <w:t>) tháng trước</w:t>
              </w:r>
            </w:ins>
          </w:p>
        </w:tc>
        <w:tc>
          <w:tcPr>
            <w:tcW w:w="2270" w:type="dxa"/>
            <w:vAlign w:val="center"/>
            <w:tcPrChange w:id="8918" w:author="Phuong Truong Thi" w:date="2024-11-25T04:31:00Z">
              <w:tcPr>
                <w:tcW w:w="2230" w:type="dxa"/>
                <w:vAlign w:val="center"/>
              </w:tcPr>
            </w:tcPrChange>
          </w:tcPr>
          <w:p w14:paraId="59F00CE9" w14:textId="2B922946" w:rsidR="00F868EA" w:rsidRPr="00B66378" w:rsidRDefault="00F868EA" w:rsidP="00817E47">
            <w:pPr>
              <w:spacing w:before="0" w:line="240" w:lineRule="auto"/>
              <w:contextualSpacing w:val="0"/>
              <w:rPr>
                <w:ins w:id="8919" w:author="Phuong Truong Thi" w:date="2024-10-16T00:58:00Z"/>
                <w:rFonts w:ascii="Times New Roman" w:eastAsia="Times New Roman" w:hAnsi="Times New Roman"/>
                <w:sz w:val="24"/>
                <w:szCs w:val="24"/>
                <w:lang w:val="vi-VN" w:eastAsia="vi-VN"/>
              </w:rPr>
            </w:pPr>
            <w:ins w:id="8920" w:author="Phuong Truong Thi" w:date="2024-10-16T00:58:00Z">
              <w:r w:rsidRPr="00B66378">
                <w:rPr>
                  <w:rFonts w:ascii="Times New Roman" w:hAnsi="Times New Roman"/>
                  <w:color w:val="000000"/>
                  <w:sz w:val="24"/>
                  <w:szCs w:val="24"/>
                  <w:lang w:val="vi-VN"/>
                </w:rPr>
                <w:t>Tổng số dư bình quân Casa của các Tài khoản thanh toán (Category là TKTT) (</w:t>
              </w:r>
            </w:ins>
            <w:ins w:id="8921" w:author="Phuong Truong Thi" w:date="2024-11-28T00:59:00Z">
              <w:r w:rsidR="00644FA5">
                <w:rPr>
                  <w:rFonts w:ascii="Times New Roman" w:hAnsi="Times New Roman"/>
                  <w:color w:val="000000"/>
                  <w:sz w:val="24"/>
                  <w:szCs w:val="24"/>
                  <w:lang w:val="vi-VN"/>
                </w:rPr>
                <w:t>quy đổi ngoại tệ</w:t>
              </w:r>
            </w:ins>
            <w:ins w:id="8922" w:author="Phuong Truong Thi" w:date="2024-10-16T00:58:00Z">
              <w:r w:rsidRPr="00B66378">
                <w:rPr>
                  <w:rFonts w:ascii="Times New Roman" w:hAnsi="Times New Roman"/>
                  <w:color w:val="000000"/>
                  <w:sz w:val="24"/>
                  <w:szCs w:val="24"/>
                  <w:lang w:val="vi-VN"/>
                </w:rPr>
                <w:t>) tháng trước T-1</w:t>
              </w:r>
            </w:ins>
          </w:p>
        </w:tc>
        <w:tc>
          <w:tcPr>
            <w:tcW w:w="1030" w:type="dxa"/>
            <w:tcPrChange w:id="8923" w:author="Phuong Truong Thi" w:date="2024-11-25T04:31:00Z">
              <w:tcPr>
                <w:tcW w:w="1070" w:type="dxa"/>
                <w:gridSpan w:val="2"/>
              </w:tcPr>
            </w:tcPrChange>
          </w:tcPr>
          <w:p w14:paraId="692C24FA" w14:textId="77777777" w:rsidR="00F868EA" w:rsidRPr="00B66378" w:rsidRDefault="00F868EA" w:rsidP="00817E47">
            <w:pPr>
              <w:spacing w:before="0" w:line="240" w:lineRule="auto"/>
              <w:contextualSpacing w:val="0"/>
              <w:jc w:val="center"/>
              <w:rPr>
                <w:ins w:id="8924" w:author="Phuong Truong Thi" w:date="2024-10-16T00:58:00Z"/>
                <w:rFonts w:ascii="Times New Roman" w:eastAsia="Times New Roman" w:hAnsi="Times New Roman"/>
                <w:sz w:val="24"/>
                <w:szCs w:val="24"/>
                <w:lang w:val="vi-VN" w:eastAsia="vi-VN"/>
              </w:rPr>
            </w:pPr>
            <w:ins w:id="8925" w:author="Phuong Truong Thi" w:date="2024-10-16T00:58:00Z">
              <w:r w:rsidRPr="0066740F">
                <w:rPr>
                  <w:rFonts w:ascii="Times New Roman" w:eastAsia="Times New Roman" w:hAnsi="Times New Roman"/>
                  <w:sz w:val="24"/>
                  <w:szCs w:val="24"/>
                  <w:lang w:val="vi-VN" w:eastAsia="vi-VN"/>
                </w:rPr>
                <w:t>CRM</w:t>
              </w:r>
            </w:ins>
          </w:p>
        </w:tc>
        <w:tc>
          <w:tcPr>
            <w:tcW w:w="1236" w:type="dxa"/>
            <w:tcPrChange w:id="8926" w:author="Phuong Truong Thi" w:date="2024-11-25T04:31:00Z">
              <w:tcPr>
                <w:tcW w:w="1236" w:type="dxa"/>
              </w:tcPr>
            </w:tcPrChange>
          </w:tcPr>
          <w:p w14:paraId="5D937EF5" w14:textId="77777777" w:rsidR="00F868EA" w:rsidRPr="00AD0E1A" w:rsidRDefault="00F868EA" w:rsidP="00817E47">
            <w:pPr>
              <w:spacing w:before="0" w:line="240" w:lineRule="auto"/>
              <w:contextualSpacing w:val="0"/>
              <w:rPr>
                <w:ins w:id="8927" w:author="Phuong Truong Thi" w:date="2024-10-16T00:58:00Z"/>
                <w:rFonts w:ascii="Times New Roman" w:eastAsia="Times New Roman" w:hAnsi="Times New Roman"/>
                <w:sz w:val="24"/>
                <w:szCs w:val="24"/>
                <w:lang w:eastAsia="vi-VN"/>
              </w:rPr>
            </w:pPr>
            <w:ins w:id="8928"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929" w:author="Phuong Truong Thi" w:date="2024-11-25T04:31:00Z">
              <w:tcPr>
                <w:tcW w:w="1276" w:type="dxa"/>
                <w:shd w:val="clear" w:color="auto" w:fill="auto"/>
                <w:noWrap/>
                <w:vAlign w:val="center"/>
              </w:tcPr>
            </w:tcPrChange>
          </w:tcPr>
          <w:p w14:paraId="7E7A6BAB" w14:textId="77777777" w:rsidR="00F868EA" w:rsidRPr="00AD0E1A" w:rsidRDefault="00F868EA" w:rsidP="00817E47">
            <w:pPr>
              <w:spacing w:before="0" w:line="240" w:lineRule="auto"/>
              <w:contextualSpacing w:val="0"/>
              <w:rPr>
                <w:ins w:id="8930" w:author="Phuong Truong Thi" w:date="2024-10-16T00:58:00Z"/>
                <w:rFonts w:ascii="Times New Roman" w:eastAsia="Times New Roman" w:hAnsi="Times New Roman"/>
                <w:sz w:val="24"/>
                <w:szCs w:val="24"/>
                <w:lang w:val="vi-VN" w:eastAsia="vi-VN"/>
              </w:rPr>
            </w:pPr>
          </w:p>
        </w:tc>
        <w:tc>
          <w:tcPr>
            <w:tcW w:w="992" w:type="dxa"/>
            <w:tcPrChange w:id="8931" w:author="Phuong Truong Thi" w:date="2024-11-25T04:31:00Z">
              <w:tcPr>
                <w:tcW w:w="992" w:type="dxa"/>
              </w:tcPr>
            </w:tcPrChange>
          </w:tcPr>
          <w:p w14:paraId="39818A30" w14:textId="77777777" w:rsidR="00F868EA" w:rsidRPr="00AD0E1A" w:rsidRDefault="00F868EA" w:rsidP="00817E47">
            <w:pPr>
              <w:spacing w:before="0" w:line="240" w:lineRule="auto"/>
              <w:contextualSpacing w:val="0"/>
              <w:jc w:val="center"/>
              <w:rPr>
                <w:ins w:id="8932" w:author="Phuong Truong Thi" w:date="2024-10-16T00:58:00Z"/>
                <w:rFonts w:ascii="Times New Roman" w:eastAsia="Times New Roman" w:hAnsi="Times New Roman"/>
                <w:sz w:val="24"/>
                <w:szCs w:val="24"/>
                <w:lang w:val="vi-VN" w:eastAsia="vi-VN"/>
              </w:rPr>
            </w:pPr>
            <w:ins w:id="8933" w:author="Phuong Truong Thi" w:date="2024-10-16T00:58:00Z">
              <w:r w:rsidRPr="00CC7615">
                <w:rPr>
                  <w:rFonts w:ascii="Times New Roman" w:eastAsia="Times New Roman" w:hAnsi="Times New Roman"/>
                  <w:sz w:val="24"/>
                  <w:szCs w:val="24"/>
                  <w:lang w:eastAsia="vi-VN"/>
                </w:rPr>
                <w:t>N</w:t>
              </w:r>
            </w:ins>
          </w:p>
        </w:tc>
      </w:tr>
      <w:tr w:rsidR="00F868EA" w:rsidRPr="00AD0E1A" w14:paraId="6742B022" w14:textId="77777777" w:rsidTr="00975861">
        <w:trPr>
          <w:trHeight w:val="276"/>
          <w:ins w:id="8934" w:author="Phuong Truong Thi" w:date="2024-10-16T00:58:00Z"/>
          <w:trPrChange w:id="8935" w:author="Phuong Truong Thi" w:date="2024-11-25T04:31:00Z">
            <w:trPr>
              <w:trHeight w:val="276"/>
            </w:trPr>
          </w:trPrChange>
        </w:trPr>
        <w:tc>
          <w:tcPr>
            <w:tcW w:w="670" w:type="dxa"/>
            <w:shd w:val="clear" w:color="auto" w:fill="auto"/>
            <w:vAlign w:val="center"/>
            <w:tcPrChange w:id="8936" w:author="Phuong Truong Thi" w:date="2024-11-25T04:31:00Z">
              <w:tcPr>
                <w:tcW w:w="670" w:type="dxa"/>
                <w:shd w:val="clear" w:color="auto" w:fill="auto"/>
                <w:vAlign w:val="center"/>
              </w:tcPr>
            </w:tcPrChange>
          </w:tcPr>
          <w:p w14:paraId="2B50C631" w14:textId="77777777" w:rsidR="00F868EA" w:rsidRPr="00AD0E1A" w:rsidRDefault="00F868EA" w:rsidP="00817E47">
            <w:pPr>
              <w:pStyle w:val="ListParagraph"/>
              <w:numPr>
                <w:ilvl w:val="0"/>
                <w:numId w:val="62"/>
              </w:numPr>
              <w:spacing w:before="0" w:line="240" w:lineRule="auto"/>
              <w:contextualSpacing w:val="0"/>
              <w:jc w:val="left"/>
              <w:rPr>
                <w:ins w:id="8937" w:author="Phuong Truong Thi" w:date="2024-10-16T00:58:00Z"/>
                <w:rFonts w:eastAsia="Times New Roman"/>
                <w:szCs w:val="24"/>
                <w:lang w:val="vi-VN" w:eastAsia="vi-VN"/>
              </w:rPr>
            </w:pPr>
          </w:p>
        </w:tc>
        <w:tc>
          <w:tcPr>
            <w:tcW w:w="1735" w:type="dxa"/>
            <w:shd w:val="clear" w:color="auto" w:fill="auto"/>
            <w:vAlign w:val="center"/>
            <w:tcPrChange w:id="8938" w:author="Phuong Truong Thi" w:date="2024-11-25T04:31:00Z">
              <w:tcPr>
                <w:tcW w:w="1735" w:type="dxa"/>
                <w:shd w:val="clear" w:color="auto" w:fill="auto"/>
                <w:vAlign w:val="center"/>
              </w:tcPr>
            </w:tcPrChange>
          </w:tcPr>
          <w:p w14:paraId="54CFFD9F" w14:textId="77777777" w:rsidR="00F868EA" w:rsidRPr="00B66378" w:rsidRDefault="00F868EA" w:rsidP="00817E47">
            <w:pPr>
              <w:spacing w:before="0" w:line="240" w:lineRule="auto"/>
              <w:contextualSpacing w:val="0"/>
              <w:rPr>
                <w:ins w:id="8939" w:author="Phuong Truong Thi" w:date="2024-10-16T00:58:00Z"/>
                <w:rFonts w:ascii="Times New Roman" w:hAnsi="Times New Roman"/>
                <w:sz w:val="24"/>
                <w:szCs w:val="24"/>
                <w:lang w:val="vi-VN"/>
              </w:rPr>
            </w:pPr>
            <w:ins w:id="8940" w:author="Phuong Truong Thi" w:date="2024-10-16T00:58:00Z">
              <w:r w:rsidRPr="00B66378">
                <w:rPr>
                  <w:rFonts w:ascii="Times New Roman" w:hAnsi="Times New Roman"/>
                  <w:color w:val="000000"/>
                  <w:sz w:val="24"/>
                  <w:szCs w:val="24"/>
                  <w:lang w:val="vi-VN"/>
                </w:rPr>
                <w:t>Chênh lệch số dư bình quân Casa so với tháng trước</w:t>
              </w:r>
            </w:ins>
          </w:p>
        </w:tc>
        <w:tc>
          <w:tcPr>
            <w:tcW w:w="2270" w:type="dxa"/>
            <w:vAlign w:val="center"/>
            <w:tcPrChange w:id="8941" w:author="Phuong Truong Thi" w:date="2024-11-25T04:31:00Z">
              <w:tcPr>
                <w:tcW w:w="2230" w:type="dxa"/>
                <w:vAlign w:val="center"/>
              </w:tcPr>
            </w:tcPrChange>
          </w:tcPr>
          <w:p w14:paraId="4A41A2F7" w14:textId="77777777" w:rsidR="00F868EA" w:rsidRPr="00B66378" w:rsidRDefault="00F868EA" w:rsidP="00817E47">
            <w:pPr>
              <w:spacing w:before="0" w:line="240" w:lineRule="auto"/>
              <w:contextualSpacing w:val="0"/>
              <w:jc w:val="left"/>
              <w:rPr>
                <w:ins w:id="8942" w:author="Phuong Truong Thi" w:date="2024-10-16T00:58:00Z"/>
                <w:rFonts w:ascii="Times New Roman" w:eastAsia="Times New Roman" w:hAnsi="Times New Roman"/>
                <w:sz w:val="24"/>
                <w:szCs w:val="24"/>
                <w:lang w:val="vi-VN" w:eastAsia="vi-VN"/>
              </w:rPr>
            </w:pPr>
            <w:ins w:id="8943" w:author="Phuong Truong Thi" w:date="2024-10-16T00:58:00Z">
              <w:r w:rsidRPr="00B66378">
                <w:rPr>
                  <w:rFonts w:ascii="Times New Roman" w:hAnsi="Times New Roman"/>
                  <w:color w:val="000000"/>
                  <w:sz w:val="24"/>
                  <w:szCs w:val="24"/>
                  <w:lang w:val="vi-VN"/>
                </w:rPr>
                <w:t>Bằng ADB_Casa  tháng dữ liệu - ADB Casa tháng trước</w:t>
              </w:r>
            </w:ins>
          </w:p>
        </w:tc>
        <w:tc>
          <w:tcPr>
            <w:tcW w:w="1030" w:type="dxa"/>
            <w:tcPrChange w:id="8944" w:author="Phuong Truong Thi" w:date="2024-11-25T04:31:00Z">
              <w:tcPr>
                <w:tcW w:w="1070" w:type="dxa"/>
                <w:gridSpan w:val="2"/>
              </w:tcPr>
            </w:tcPrChange>
          </w:tcPr>
          <w:p w14:paraId="5315AE47" w14:textId="77777777" w:rsidR="00F868EA" w:rsidRPr="00B66378" w:rsidRDefault="00F868EA" w:rsidP="00817E47">
            <w:pPr>
              <w:spacing w:before="0" w:line="240" w:lineRule="auto"/>
              <w:contextualSpacing w:val="0"/>
              <w:jc w:val="center"/>
              <w:rPr>
                <w:ins w:id="8945" w:author="Phuong Truong Thi" w:date="2024-10-16T00:58:00Z"/>
                <w:rFonts w:ascii="Times New Roman" w:eastAsia="Times New Roman" w:hAnsi="Times New Roman"/>
                <w:sz w:val="24"/>
                <w:szCs w:val="24"/>
                <w:lang w:val="vi-VN" w:eastAsia="vi-VN"/>
              </w:rPr>
            </w:pPr>
            <w:ins w:id="8946" w:author="Phuong Truong Thi" w:date="2024-10-16T00:58:00Z">
              <w:r w:rsidRPr="0066740F">
                <w:rPr>
                  <w:rFonts w:ascii="Times New Roman" w:eastAsia="Times New Roman" w:hAnsi="Times New Roman"/>
                  <w:sz w:val="24"/>
                  <w:szCs w:val="24"/>
                  <w:lang w:val="vi-VN" w:eastAsia="vi-VN"/>
                </w:rPr>
                <w:t>CRM</w:t>
              </w:r>
            </w:ins>
          </w:p>
        </w:tc>
        <w:tc>
          <w:tcPr>
            <w:tcW w:w="1236" w:type="dxa"/>
            <w:tcPrChange w:id="8947" w:author="Phuong Truong Thi" w:date="2024-11-25T04:31:00Z">
              <w:tcPr>
                <w:tcW w:w="1236" w:type="dxa"/>
              </w:tcPr>
            </w:tcPrChange>
          </w:tcPr>
          <w:p w14:paraId="01CBBDC0" w14:textId="77777777" w:rsidR="00F868EA" w:rsidRPr="00AD0E1A" w:rsidRDefault="00F868EA" w:rsidP="00817E47">
            <w:pPr>
              <w:spacing w:before="0" w:line="240" w:lineRule="auto"/>
              <w:contextualSpacing w:val="0"/>
              <w:rPr>
                <w:ins w:id="8948" w:author="Phuong Truong Thi" w:date="2024-10-16T00:58:00Z"/>
                <w:rFonts w:ascii="Times New Roman" w:eastAsia="Times New Roman" w:hAnsi="Times New Roman"/>
                <w:sz w:val="24"/>
                <w:szCs w:val="24"/>
                <w:lang w:eastAsia="vi-VN"/>
              </w:rPr>
            </w:pPr>
            <w:ins w:id="8949"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950" w:author="Phuong Truong Thi" w:date="2024-11-25T04:31:00Z">
              <w:tcPr>
                <w:tcW w:w="1276" w:type="dxa"/>
                <w:shd w:val="clear" w:color="auto" w:fill="auto"/>
                <w:noWrap/>
                <w:vAlign w:val="center"/>
              </w:tcPr>
            </w:tcPrChange>
          </w:tcPr>
          <w:p w14:paraId="003B2E12" w14:textId="77777777" w:rsidR="00F868EA" w:rsidRPr="00AD0E1A" w:rsidRDefault="00F868EA" w:rsidP="00817E47">
            <w:pPr>
              <w:spacing w:before="0" w:line="240" w:lineRule="auto"/>
              <w:contextualSpacing w:val="0"/>
              <w:rPr>
                <w:ins w:id="8951" w:author="Phuong Truong Thi" w:date="2024-10-16T00:58:00Z"/>
                <w:rFonts w:ascii="Times New Roman" w:eastAsia="Times New Roman" w:hAnsi="Times New Roman"/>
                <w:sz w:val="24"/>
                <w:szCs w:val="24"/>
                <w:lang w:val="vi-VN" w:eastAsia="vi-VN"/>
              </w:rPr>
            </w:pPr>
          </w:p>
        </w:tc>
        <w:tc>
          <w:tcPr>
            <w:tcW w:w="992" w:type="dxa"/>
            <w:tcPrChange w:id="8952" w:author="Phuong Truong Thi" w:date="2024-11-25T04:31:00Z">
              <w:tcPr>
                <w:tcW w:w="992" w:type="dxa"/>
              </w:tcPr>
            </w:tcPrChange>
          </w:tcPr>
          <w:p w14:paraId="7963084F" w14:textId="77777777" w:rsidR="00F868EA" w:rsidRPr="00AD0E1A" w:rsidRDefault="00F868EA" w:rsidP="00817E47">
            <w:pPr>
              <w:spacing w:before="0" w:line="240" w:lineRule="auto"/>
              <w:contextualSpacing w:val="0"/>
              <w:jc w:val="center"/>
              <w:rPr>
                <w:ins w:id="8953" w:author="Phuong Truong Thi" w:date="2024-10-16T00:58:00Z"/>
                <w:rFonts w:ascii="Times New Roman" w:eastAsia="Times New Roman" w:hAnsi="Times New Roman"/>
                <w:sz w:val="24"/>
                <w:szCs w:val="24"/>
                <w:lang w:val="vi-VN" w:eastAsia="vi-VN"/>
              </w:rPr>
            </w:pPr>
            <w:ins w:id="8954" w:author="Phuong Truong Thi" w:date="2024-10-16T00:58:00Z">
              <w:r w:rsidRPr="00CC7615">
                <w:rPr>
                  <w:rFonts w:ascii="Times New Roman" w:eastAsia="Times New Roman" w:hAnsi="Times New Roman"/>
                  <w:sz w:val="24"/>
                  <w:szCs w:val="24"/>
                  <w:lang w:eastAsia="vi-VN"/>
                </w:rPr>
                <w:t>N</w:t>
              </w:r>
            </w:ins>
          </w:p>
        </w:tc>
      </w:tr>
      <w:tr w:rsidR="00F868EA" w:rsidRPr="00AD0E1A" w14:paraId="53562582" w14:textId="77777777" w:rsidTr="00975861">
        <w:trPr>
          <w:trHeight w:val="276"/>
          <w:ins w:id="8955" w:author="Phuong Truong Thi" w:date="2024-10-16T00:58:00Z"/>
          <w:trPrChange w:id="8956" w:author="Phuong Truong Thi" w:date="2024-11-25T04:31:00Z">
            <w:trPr>
              <w:trHeight w:val="276"/>
            </w:trPr>
          </w:trPrChange>
        </w:trPr>
        <w:tc>
          <w:tcPr>
            <w:tcW w:w="670" w:type="dxa"/>
            <w:shd w:val="clear" w:color="auto" w:fill="auto"/>
            <w:vAlign w:val="center"/>
            <w:tcPrChange w:id="8957" w:author="Phuong Truong Thi" w:date="2024-11-25T04:31:00Z">
              <w:tcPr>
                <w:tcW w:w="670" w:type="dxa"/>
                <w:shd w:val="clear" w:color="auto" w:fill="auto"/>
                <w:vAlign w:val="center"/>
              </w:tcPr>
            </w:tcPrChange>
          </w:tcPr>
          <w:p w14:paraId="046BF886" w14:textId="77777777" w:rsidR="00F868EA" w:rsidRPr="00AD0E1A" w:rsidRDefault="00F868EA" w:rsidP="00817E47">
            <w:pPr>
              <w:pStyle w:val="ListParagraph"/>
              <w:numPr>
                <w:ilvl w:val="0"/>
                <w:numId w:val="62"/>
              </w:numPr>
              <w:spacing w:before="0" w:line="240" w:lineRule="auto"/>
              <w:contextualSpacing w:val="0"/>
              <w:jc w:val="left"/>
              <w:rPr>
                <w:ins w:id="8958" w:author="Phuong Truong Thi" w:date="2024-10-16T00:58:00Z"/>
                <w:rFonts w:eastAsia="Times New Roman"/>
                <w:szCs w:val="24"/>
                <w:lang w:val="vi-VN" w:eastAsia="vi-VN"/>
              </w:rPr>
            </w:pPr>
          </w:p>
        </w:tc>
        <w:tc>
          <w:tcPr>
            <w:tcW w:w="1735" w:type="dxa"/>
            <w:shd w:val="clear" w:color="auto" w:fill="auto"/>
            <w:vAlign w:val="center"/>
            <w:tcPrChange w:id="8959" w:author="Phuong Truong Thi" w:date="2024-11-25T04:31:00Z">
              <w:tcPr>
                <w:tcW w:w="1735" w:type="dxa"/>
                <w:shd w:val="clear" w:color="auto" w:fill="auto"/>
                <w:vAlign w:val="center"/>
              </w:tcPr>
            </w:tcPrChange>
          </w:tcPr>
          <w:p w14:paraId="3D29DCEF" w14:textId="77777777" w:rsidR="00F868EA" w:rsidRPr="00B66378" w:rsidRDefault="00F868EA" w:rsidP="00817E47">
            <w:pPr>
              <w:spacing w:before="0" w:line="240" w:lineRule="auto"/>
              <w:contextualSpacing w:val="0"/>
              <w:rPr>
                <w:ins w:id="8960" w:author="Phuong Truong Thi" w:date="2024-10-16T00:58:00Z"/>
                <w:rFonts w:ascii="Times New Roman" w:hAnsi="Times New Roman"/>
                <w:sz w:val="24"/>
                <w:szCs w:val="24"/>
                <w:lang w:val="vi-VN"/>
              </w:rPr>
            </w:pPr>
            <w:ins w:id="8961" w:author="Phuong Truong Thi" w:date="2024-10-16T00:58:00Z">
              <w:r w:rsidRPr="00B66378">
                <w:rPr>
                  <w:rFonts w:ascii="Times New Roman" w:hAnsi="Times New Roman"/>
                  <w:color w:val="000000"/>
                  <w:sz w:val="24"/>
                  <w:szCs w:val="24"/>
                  <w:lang w:val="vi-VN"/>
                </w:rPr>
                <w:t>ADB_Casa 3 tháng gần nhất</w:t>
              </w:r>
            </w:ins>
          </w:p>
        </w:tc>
        <w:tc>
          <w:tcPr>
            <w:tcW w:w="2270" w:type="dxa"/>
            <w:vAlign w:val="center"/>
            <w:tcPrChange w:id="8962" w:author="Phuong Truong Thi" w:date="2024-11-25T04:31:00Z">
              <w:tcPr>
                <w:tcW w:w="2230" w:type="dxa"/>
                <w:vAlign w:val="center"/>
              </w:tcPr>
            </w:tcPrChange>
          </w:tcPr>
          <w:p w14:paraId="0A0D95C5" w14:textId="77777777" w:rsidR="00F868EA" w:rsidRPr="00B66378" w:rsidRDefault="00F868EA" w:rsidP="00817E47">
            <w:pPr>
              <w:spacing w:before="0" w:line="240" w:lineRule="auto"/>
              <w:contextualSpacing w:val="0"/>
              <w:rPr>
                <w:ins w:id="8963" w:author="Phuong Truong Thi" w:date="2024-10-16T00:58:00Z"/>
                <w:rFonts w:ascii="Times New Roman" w:eastAsia="Times New Roman" w:hAnsi="Times New Roman"/>
                <w:sz w:val="24"/>
                <w:szCs w:val="24"/>
                <w:lang w:val="vi-VN" w:eastAsia="vi-VN"/>
              </w:rPr>
            </w:pPr>
            <w:ins w:id="8964" w:author="Phuong Truong Thi" w:date="2024-10-16T00:58:00Z">
              <w:r w:rsidRPr="00B66378">
                <w:rPr>
                  <w:rFonts w:ascii="Times New Roman" w:hAnsi="Times New Roman"/>
                  <w:color w:val="000000"/>
                  <w:sz w:val="24"/>
                  <w:szCs w:val="24"/>
                  <w:lang w:val="vi-VN"/>
                </w:rPr>
                <w:t>ADB Casa của các Tài khoản thanh toán (Category là TKTT) 3 tháng gần nhất. Average daily balance (ADB) là Số dư bình quân hàng ngày của các Tài khoản thanh toán (Category là TKTT)</w:t>
              </w:r>
            </w:ins>
          </w:p>
        </w:tc>
        <w:tc>
          <w:tcPr>
            <w:tcW w:w="1030" w:type="dxa"/>
            <w:tcPrChange w:id="8965" w:author="Phuong Truong Thi" w:date="2024-11-25T04:31:00Z">
              <w:tcPr>
                <w:tcW w:w="1070" w:type="dxa"/>
                <w:gridSpan w:val="2"/>
              </w:tcPr>
            </w:tcPrChange>
          </w:tcPr>
          <w:p w14:paraId="46374AFB" w14:textId="77777777" w:rsidR="00F868EA" w:rsidRPr="00B66378" w:rsidRDefault="00F868EA" w:rsidP="00817E47">
            <w:pPr>
              <w:spacing w:before="0" w:line="240" w:lineRule="auto"/>
              <w:contextualSpacing w:val="0"/>
              <w:jc w:val="center"/>
              <w:rPr>
                <w:ins w:id="8966" w:author="Phuong Truong Thi" w:date="2024-10-16T00:58:00Z"/>
                <w:rFonts w:ascii="Times New Roman" w:eastAsia="Times New Roman" w:hAnsi="Times New Roman"/>
                <w:sz w:val="24"/>
                <w:szCs w:val="24"/>
                <w:lang w:val="vi-VN" w:eastAsia="vi-VN"/>
              </w:rPr>
            </w:pPr>
            <w:ins w:id="8967" w:author="Phuong Truong Thi" w:date="2024-10-16T00:58:00Z">
              <w:r w:rsidRPr="0066740F">
                <w:rPr>
                  <w:rFonts w:ascii="Times New Roman" w:eastAsia="Times New Roman" w:hAnsi="Times New Roman"/>
                  <w:sz w:val="24"/>
                  <w:szCs w:val="24"/>
                  <w:lang w:val="vi-VN" w:eastAsia="vi-VN"/>
                </w:rPr>
                <w:t>CRM</w:t>
              </w:r>
            </w:ins>
          </w:p>
        </w:tc>
        <w:tc>
          <w:tcPr>
            <w:tcW w:w="1236" w:type="dxa"/>
            <w:tcPrChange w:id="8968" w:author="Phuong Truong Thi" w:date="2024-11-25T04:31:00Z">
              <w:tcPr>
                <w:tcW w:w="1236" w:type="dxa"/>
              </w:tcPr>
            </w:tcPrChange>
          </w:tcPr>
          <w:p w14:paraId="524463A9" w14:textId="77777777" w:rsidR="00F868EA" w:rsidRPr="00AD0E1A" w:rsidRDefault="00F868EA" w:rsidP="00817E47">
            <w:pPr>
              <w:spacing w:before="0" w:line="240" w:lineRule="auto"/>
              <w:contextualSpacing w:val="0"/>
              <w:rPr>
                <w:ins w:id="8969" w:author="Phuong Truong Thi" w:date="2024-10-16T00:58:00Z"/>
                <w:rFonts w:ascii="Times New Roman" w:eastAsia="Times New Roman" w:hAnsi="Times New Roman"/>
                <w:sz w:val="24"/>
                <w:szCs w:val="24"/>
                <w:lang w:eastAsia="vi-VN"/>
              </w:rPr>
            </w:pPr>
            <w:ins w:id="8970" w:author="Phuong Truong Thi" w:date="2024-10-16T00:58:00Z">
              <w:r>
                <w:rPr>
                  <w:rFonts w:ascii="Times New Roman" w:eastAsia="Times New Roman" w:hAnsi="Times New Roman"/>
                  <w:sz w:val="24"/>
                  <w:szCs w:val="24"/>
                  <w:lang w:eastAsia="vi-VN"/>
                </w:rPr>
                <w:t>Currency</w:t>
              </w:r>
              <w:r w:rsidRPr="005A6028"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971" w:author="Phuong Truong Thi" w:date="2024-11-25T04:31:00Z">
              <w:tcPr>
                <w:tcW w:w="1276" w:type="dxa"/>
                <w:shd w:val="clear" w:color="auto" w:fill="auto"/>
                <w:noWrap/>
                <w:vAlign w:val="center"/>
              </w:tcPr>
            </w:tcPrChange>
          </w:tcPr>
          <w:p w14:paraId="24B03A7D" w14:textId="77777777" w:rsidR="00F868EA" w:rsidRPr="00AD0E1A" w:rsidRDefault="00F868EA" w:rsidP="00817E47">
            <w:pPr>
              <w:spacing w:before="0" w:line="240" w:lineRule="auto"/>
              <w:contextualSpacing w:val="0"/>
              <w:rPr>
                <w:ins w:id="8972" w:author="Phuong Truong Thi" w:date="2024-10-16T00:58:00Z"/>
                <w:rFonts w:ascii="Times New Roman" w:eastAsia="Times New Roman" w:hAnsi="Times New Roman"/>
                <w:sz w:val="24"/>
                <w:szCs w:val="24"/>
                <w:lang w:val="vi-VN" w:eastAsia="vi-VN"/>
              </w:rPr>
            </w:pPr>
          </w:p>
        </w:tc>
        <w:tc>
          <w:tcPr>
            <w:tcW w:w="992" w:type="dxa"/>
            <w:tcPrChange w:id="8973" w:author="Phuong Truong Thi" w:date="2024-11-25T04:31:00Z">
              <w:tcPr>
                <w:tcW w:w="992" w:type="dxa"/>
              </w:tcPr>
            </w:tcPrChange>
          </w:tcPr>
          <w:p w14:paraId="17C09D10" w14:textId="77777777" w:rsidR="00F868EA" w:rsidRPr="00AD0E1A" w:rsidRDefault="00F868EA" w:rsidP="00817E47">
            <w:pPr>
              <w:spacing w:before="0" w:line="240" w:lineRule="auto"/>
              <w:contextualSpacing w:val="0"/>
              <w:jc w:val="center"/>
              <w:rPr>
                <w:ins w:id="8974" w:author="Phuong Truong Thi" w:date="2024-10-16T00:58:00Z"/>
                <w:rFonts w:ascii="Times New Roman" w:eastAsia="Times New Roman" w:hAnsi="Times New Roman"/>
                <w:sz w:val="24"/>
                <w:szCs w:val="24"/>
                <w:lang w:val="vi-VN" w:eastAsia="vi-VN"/>
              </w:rPr>
            </w:pPr>
            <w:ins w:id="8975" w:author="Phuong Truong Thi" w:date="2024-10-16T00:58:00Z">
              <w:r w:rsidRPr="00CC7615">
                <w:rPr>
                  <w:rFonts w:ascii="Times New Roman" w:eastAsia="Times New Roman" w:hAnsi="Times New Roman"/>
                  <w:sz w:val="24"/>
                  <w:szCs w:val="24"/>
                  <w:lang w:eastAsia="vi-VN"/>
                </w:rPr>
                <w:t>N</w:t>
              </w:r>
            </w:ins>
          </w:p>
        </w:tc>
      </w:tr>
      <w:tr w:rsidR="00B83E10" w:rsidRPr="00AD0E1A" w14:paraId="0A752FC5" w14:textId="77777777" w:rsidTr="00CF6901">
        <w:trPr>
          <w:trHeight w:val="276"/>
          <w:ins w:id="8976" w:author="Phuong Truong Thi" w:date="2024-10-16T00:58:00Z"/>
        </w:trPr>
        <w:tc>
          <w:tcPr>
            <w:tcW w:w="9209" w:type="dxa"/>
            <w:gridSpan w:val="7"/>
          </w:tcPr>
          <w:p w14:paraId="68CFE446" w14:textId="77777777" w:rsidR="00B83E10" w:rsidRPr="00CC7615" w:rsidRDefault="00B83E10" w:rsidP="00817E47">
            <w:pPr>
              <w:spacing w:before="0" w:line="240" w:lineRule="auto"/>
              <w:contextualSpacing w:val="0"/>
              <w:jc w:val="left"/>
              <w:rPr>
                <w:ins w:id="8977" w:author="Phuong Truong Thi" w:date="2024-10-16T00:58:00Z"/>
                <w:rFonts w:ascii="Times New Roman" w:eastAsia="Times New Roman" w:hAnsi="Times New Roman"/>
                <w:sz w:val="24"/>
                <w:szCs w:val="24"/>
                <w:lang w:eastAsia="vi-VN"/>
              </w:rPr>
            </w:pPr>
            <w:ins w:id="8978" w:author="Phuong Truong Thi" w:date="2024-10-16T00:58:00Z">
              <w:r>
                <w:rPr>
                  <w:rFonts w:ascii="Times New Roman" w:eastAsia="Times New Roman" w:hAnsi="Times New Roman"/>
                  <w:sz w:val="24"/>
                  <w:szCs w:val="24"/>
                  <w:lang w:eastAsia="vi-VN"/>
                </w:rPr>
                <w:t>TD</w:t>
              </w:r>
            </w:ins>
          </w:p>
        </w:tc>
      </w:tr>
      <w:tr w:rsidR="00F868EA" w:rsidRPr="00AD0E1A" w14:paraId="7A02EE8E" w14:textId="77777777" w:rsidTr="00975861">
        <w:trPr>
          <w:trHeight w:val="276"/>
          <w:ins w:id="8979" w:author="Phuong Truong Thi" w:date="2024-10-16T00:58:00Z"/>
          <w:trPrChange w:id="8980" w:author="Phuong Truong Thi" w:date="2024-11-25T04:31:00Z">
            <w:trPr>
              <w:trHeight w:val="276"/>
            </w:trPr>
          </w:trPrChange>
        </w:trPr>
        <w:tc>
          <w:tcPr>
            <w:tcW w:w="670" w:type="dxa"/>
            <w:shd w:val="clear" w:color="auto" w:fill="auto"/>
            <w:vAlign w:val="center"/>
            <w:tcPrChange w:id="8981" w:author="Phuong Truong Thi" w:date="2024-11-25T04:31:00Z">
              <w:tcPr>
                <w:tcW w:w="670" w:type="dxa"/>
                <w:shd w:val="clear" w:color="auto" w:fill="auto"/>
                <w:vAlign w:val="center"/>
              </w:tcPr>
            </w:tcPrChange>
          </w:tcPr>
          <w:p w14:paraId="4CB63FFA" w14:textId="77777777" w:rsidR="00F868EA" w:rsidRPr="00AD0E1A" w:rsidRDefault="00F868EA" w:rsidP="00817E47">
            <w:pPr>
              <w:pStyle w:val="ListParagraph"/>
              <w:numPr>
                <w:ilvl w:val="0"/>
                <w:numId w:val="62"/>
              </w:numPr>
              <w:spacing w:before="0" w:line="240" w:lineRule="auto"/>
              <w:contextualSpacing w:val="0"/>
              <w:jc w:val="left"/>
              <w:rPr>
                <w:ins w:id="8982" w:author="Phuong Truong Thi" w:date="2024-10-16T00:58:00Z"/>
                <w:rFonts w:eastAsia="Times New Roman"/>
                <w:szCs w:val="24"/>
                <w:lang w:val="vi-VN" w:eastAsia="vi-VN"/>
              </w:rPr>
            </w:pPr>
          </w:p>
        </w:tc>
        <w:tc>
          <w:tcPr>
            <w:tcW w:w="1735" w:type="dxa"/>
            <w:shd w:val="clear" w:color="auto" w:fill="auto"/>
            <w:vAlign w:val="center"/>
            <w:tcPrChange w:id="8983" w:author="Phuong Truong Thi" w:date="2024-11-25T04:31:00Z">
              <w:tcPr>
                <w:tcW w:w="1735" w:type="dxa"/>
                <w:shd w:val="clear" w:color="auto" w:fill="auto"/>
                <w:vAlign w:val="center"/>
              </w:tcPr>
            </w:tcPrChange>
          </w:tcPr>
          <w:p w14:paraId="06C1487E" w14:textId="77777777" w:rsidR="00F868EA" w:rsidRPr="00B66378" w:rsidRDefault="00F868EA" w:rsidP="00817E47">
            <w:pPr>
              <w:spacing w:before="0" w:line="240" w:lineRule="auto"/>
              <w:contextualSpacing w:val="0"/>
              <w:rPr>
                <w:ins w:id="8984" w:author="Phuong Truong Thi" w:date="2024-10-16T00:58:00Z"/>
                <w:rFonts w:ascii="Times New Roman" w:hAnsi="Times New Roman"/>
                <w:sz w:val="24"/>
                <w:szCs w:val="24"/>
                <w:lang w:val="vi-VN"/>
              </w:rPr>
            </w:pPr>
            <w:ins w:id="8985" w:author="Phuong Truong Thi" w:date="2024-10-16T00:58:00Z">
              <w:r w:rsidRPr="00B66378">
                <w:rPr>
                  <w:rFonts w:ascii="Times New Roman" w:hAnsi="Times New Roman"/>
                  <w:color w:val="000000"/>
                  <w:sz w:val="24"/>
                  <w:szCs w:val="24"/>
                  <w:lang w:val="vi-VN"/>
                </w:rPr>
                <w:t>EOP_ TD: Số dư cuối kỳ TD (Cả nội và ngoại tệ) ngày dữ liệu</w:t>
              </w:r>
            </w:ins>
          </w:p>
        </w:tc>
        <w:tc>
          <w:tcPr>
            <w:tcW w:w="2270" w:type="dxa"/>
            <w:vAlign w:val="center"/>
            <w:tcPrChange w:id="8986" w:author="Phuong Truong Thi" w:date="2024-11-25T04:31:00Z">
              <w:tcPr>
                <w:tcW w:w="2230" w:type="dxa"/>
                <w:vAlign w:val="center"/>
              </w:tcPr>
            </w:tcPrChange>
          </w:tcPr>
          <w:p w14:paraId="4006C81D" w14:textId="77777777" w:rsidR="00F868EA" w:rsidRPr="00B66378" w:rsidRDefault="00F868EA" w:rsidP="00817E47">
            <w:pPr>
              <w:spacing w:before="0" w:line="240" w:lineRule="auto"/>
              <w:contextualSpacing w:val="0"/>
              <w:rPr>
                <w:ins w:id="8987" w:author="Phuong Truong Thi" w:date="2024-10-16T00:58:00Z"/>
                <w:rFonts w:ascii="Times New Roman" w:eastAsia="Times New Roman" w:hAnsi="Times New Roman"/>
                <w:sz w:val="24"/>
                <w:szCs w:val="24"/>
                <w:lang w:val="vi-VN" w:eastAsia="vi-VN"/>
              </w:rPr>
            </w:pPr>
            <w:ins w:id="8988" w:author="Phuong Truong Thi" w:date="2024-10-16T00:58:00Z">
              <w:r w:rsidRPr="00B66378">
                <w:rPr>
                  <w:rFonts w:ascii="Times New Roman" w:hAnsi="Times New Roman"/>
                  <w:color w:val="000000"/>
                  <w:sz w:val="24"/>
                  <w:szCs w:val="24"/>
                  <w:lang w:val="vi-VN"/>
                </w:rPr>
                <w:t xml:space="preserve">Tổng số dư cuối kỳ các tài khoản TD  (Category là Saving) (Cả nội và </w:t>
              </w:r>
              <w:r w:rsidRPr="00B66378">
                <w:rPr>
                  <w:rFonts w:ascii="Times New Roman" w:hAnsi="Times New Roman"/>
                  <w:sz w:val="24"/>
                  <w:szCs w:val="24"/>
                  <w:lang w:val="vi-VN"/>
                </w:rPr>
                <w:t>ngoại tệ) ngày dữ liệu</w:t>
              </w:r>
              <w:r w:rsidRPr="00B66378">
                <w:rPr>
                  <w:rFonts w:ascii="Times New Roman" w:hAnsi="Times New Roman"/>
                  <w:sz w:val="24"/>
                  <w:szCs w:val="24"/>
                  <w:lang w:val="vi-VN"/>
                </w:rPr>
                <w:br/>
                <w:t>Lưu ý có tính TD của LD Easy saving (Cat code 21018) và Saving lĩnh lãi trả trước</w:t>
              </w:r>
            </w:ins>
          </w:p>
        </w:tc>
        <w:tc>
          <w:tcPr>
            <w:tcW w:w="1030" w:type="dxa"/>
            <w:tcPrChange w:id="8989" w:author="Phuong Truong Thi" w:date="2024-11-25T04:31:00Z">
              <w:tcPr>
                <w:tcW w:w="1070" w:type="dxa"/>
                <w:gridSpan w:val="2"/>
              </w:tcPr>
            </w:tcPrChange>
          </w:tcPr>
          <w:p w14:paraId="5F37DF2B" w14:textId="77777777" w:rsidR="00F868EA" w:rsidRPr="00B66378" w:rsidRDefault="00F868EA" w:rsidP="00817E47">
            <w:pPr>
              <w:spacing w:before="0" w:line="240" w:lineRule="auto"/>
              <w:contextualSpacing w:val="0"/>
              <w:jc w:val="center"/>
              <w:rPr>
                <w:ins w:id="8990" w:author="Phuong Truong Thi" w:date="2024-10-16T00:58:00Z"/>
                <w:rFonts w:ascii="Times New Roman" w:eastAsia="Times New Roman" w:hAnsi="Times New Roman"/>
                <w:sz w:val="24"/>
                <w:szCs w:val="24"/>
                <w:lang w:val="vi-VN" w:eastAsia="vi-VN"/>
              </w:rPr>
            </w:pPr>
            <w:ins w:id="8991" w:author="Phuong Truong Thi" w:date="2024-10-16T00:58:00Z">
              <w:r w:rsidRPr="0066740F">
                <w:rPr>
                  <w:rFonts w:ascii="Times New Roman" w:eastAsia="Times New Roman" w:hAnsi="Times New Roman"/>
                  <w:sz w:val="24"/>
                  <w:szCs w:val="24"/>
                  <w:lang w:val="vi-VN" w:eastAsia="vi-VN"/>
                </w:rPr>
                <w:t>CRM</w:t>
              </w:r>
            </w:ins>
          </w:p>
        </w:tc>
        <w:tc>
          <w:tcPr>
            <w:tcW w:w="1236" w:type="dxa"/>
            <w:tcPrChange w:id="8992" w:author="Phuong Truong Thi" w:date="2024-11-25T04:31:00Z">
              <w:tcPr>
                <w:tcW w:w="1236" w:type="dxa"/>
              </w:tcPr>
            </w:tcPrChange>
          </w:tcPr>
          <w:p w14:paraId="7D795E44" w14:textId="77777777" w:rsidR="00F868EA" w:rsidRPr="00AD0E1A" w:rsidRDefault="00F868EA" w:rsidP="00817E47">
            <w:pPr>
              <w:spacing w:before="0" w:line="240" w:lineRule="auto"/>
              <w:contextualSpacing w:val="0"/>
              <w:rPr>
                <w:ins w:id="8993" w:author="Phuong Truong Thi" w:date="2024-10-16T00:58:00Z"/>
                <w:rFonts w:ascii="Times New Roman" w:eastAsia="Times New Roman" w:hAnsi="Times New Roman"/>
                <w:sz w:val="24"/>
                <w:szCs w:val="24"/>
                <w:lang w:eastAsia="vi-VN"/>
              </w:rPr>
            </w:pPr>
            <w:ins w:id="8994" w:author="Phuong Truong Thi" w:date="2024-10-16T00:58:00Z">
              <w:r>
                <w:rPr>
                  <w:rFonts w:ascii="Times New Roman" w:eastAsia="Times New Roman" w:hAnsi="Times New Roman"/>
                  <w:sz w:val="24"/>
                  <w:szCs w:val="24"/>
                  <w:lang w:eastAsia="vi-VN"/>
                </w:rPr>
                <w:t>Currency</w:t>
              </w:r>
              <w:r w:rsidRPr="009058F0"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8995" w:author="Phuong Truong Thi" w:date="2024-11-25T04:31:00Z">
              <w:tcPr>
                <w:tcW w:w="1276" w:type="dxa"/>
                <w:shd w:val="clear" w:color="auto" w:fill="auto"/>
                <w:noWrap/>
                <w:vAlign w:val="center"/>
              </w:tcPr>
            </w:tcPrChange>
          </w:tcPr>
          <w:p w14:paraId="34225B41" w14:textId="77777777" w:rsidR="00F868EA" w:rsidRPr="00AD0E1A" w:rsidRDefault="00F868EA" w:rsidP="00817E47">
            <w:pPr>
              <w:spacing w:before="0" w:line="240" w:lineRule="auto"/>
              <w:contextualSpacing w:val="0"/>
              <w:rPr>
                <w:ins w:id="8996" w:author="Phuong Truong Thi" w:date="2024-10-16T00:58:00Z"/>
                <w:rFonts w:ascii="Times New Roman" w:eastAsia="Times New Roman" w:hAnsi="Times New Roman"/>
                <w:sz w:val="24"/>
                <w:szCs w:val="24"/>
                <w:lang w:val="vi-VN" w:eastAsia="vi-VN"/>
              </w:rPr>
            </w:pPr>
          </w:p>
        </w:tc>
        <w:tc>
          <w:tcPr>
            <w:tcW w:w="992" w:type="dxa"/>
            <w:tcPrChange w:id="8997" w:author="Phuong Truong Thi" w:date="2024-11-25T04:31:00Z">
              <w:tcPr>
                <w:tcW w:w="992" w:type="dxa"/>
              </w:tcPr>
            </w:tcPrChange>
          </w:tcPr>
          <w:p w14:paraId="25138C87" w14:textId="77777777" w:rsidR="00F868EA" w:rsidRPr="00AD0E1A" w:rsidRDefault="00F868EA" w:rsidP="00817E47">
            <w:pPr>
              <w:spacing w:before="0" w:line="240" w:lineRule="auto"/>
              <w:contextualSpacing w:val="0"/>
              <w:jc w:val="center"/>
              <w:rPr>
                <w:ins w:id="8998" w:author="Phuong Truong Thi" w:date="2024-10-16T00:58:00Z"/>
                <w:rFonts w:ascii="Times New Roman" w:eastAsia="Times New Roman" w:hAnsi="Times New Roman"/>
                <w:sz w:val="24"/>
                <w:szCs w:val="24"/>
                <w:lang w:eastAsia="vi-VN"/>
              </w:rPr>
            </w:pPr>
            <w:ins w:id="8999" w:author="Phuong Truong Thi" w:date="2024-10-16T00:58:00Z">
              <w:r>
                <w:rPr>
                  <w:rFonts w:ascii="Times New Roman" w:eastAsia="Times New Roman" w:hAnsi="Times New Roman"/>
                  <w:sz w:val="24"/>
                  <w:szCs w:val="24"/>
                  <w:lang w:eastAsia="vi-VN"/>
                </w:rPr>
                <w:t>Y</w:t>
              </w:r>
            </w:ins>
          </w:p>
        </w:tc>
      </w:tr>
      <w:tr w:rsidR="00F868EA" w:rsidRPr="00AD0E1A" w14:paraId="4989DEFB" w14:textId="77777777" w:rsidTr="00975861">
        <w:trPr>
          <w:trHeight w:val="276"/>
          <w:ins w:id="9000" w:author="Phuong Truong Thi" w:date="2024-10-16T00:58:00Z"/>
          <w:trPrChange w:id="9001" w:author="Phuong Truong Thi" w:date="2024-11-25T04:31:00Z">
            <w:trPr>
              <w:trHeight w:val="276"/>
            </w:trPr>
          </w:trPrChange>
        </w:trPr>
        <w:tc>
          <w:tcPr>
            <w:tcW w:w="670" w:type="dxa"/>
            <w:shd w:val="clear" w:color="auto" w:fill="auto"/>
            <w:vAlign w:val="center"/>
            <w:tcPrChange w:id="9002" w:author="Phuong Truong Thi" w:date="2024-11-25T04:31:00Z">
              <w:tcPr>
                <w:tcW w:w="670" w:type="dxa"/>
                <w:shd w:val="clear" w:color="auto" w:fill="auto"/>
                <w:vAlign w:val="center"/>
              </w:tcPr>
            </w:tcPrChange>
          </w:tcPr>
          <w:p w14:paraId="5D86C3C8" w14:textId="77777777" w:rsidR="00F868EA" w:rsidRPr="00AD0E1A" w:rsidRDefault="00F868EA" w:rsidP="00817E47">
            <w:pPr>
              <w:pStyle w:val="ListParagraph"/>
              <w:numPr>
                <w:ilvl w:val="0"/>
                <w:numId w:val="62"/>
              </w:numPr>
              <w:spacing w:before="0" w:line="240" w:lineRule="auto"/>
              <w:contextualSpacing w:val="0"/>
              <w:jc w:val="left"/>
              <w:rPr>
                <w:ins w:id="9003" w:author="Phuong Truong Thi" w:date="2024-10-16T00:58:00Z"/>
                <w:rFonts w:eastAsia="Times New Roman"/>
                <w:szCs w:val="24"/>
                <w:lang w:val="vi-VN" w:eastAsia="vi-VN"/>
              </w:rPr>
            </w:pPr>
          </w:p>
        </w:tc>
        <w:tc>
          <w:tcPr>
            <w:tcW w:w="1735" w:type="dxa"/>
            <w:shd w:val="clear" w:color="auto" w:fill="auto"/>
            <w:vAlign w:val="center"/>
            <w:tcPrChange w:id="9004" w:author="Phuong Truong Thi" w:date="2024-11-25T04:31:00Z">
              <w:tcPr>
                <w:tcW w:w="1735" w:type="dxa"/>
                <w:shd w:val="clear" w:color="auto" w:fill="auto"/>
                <w:vAlign w:val="center"/>
              </w:tcPr>
            </w:tcPrChange>
          </w:tcPr>
          <w:p w14:paraId="1611B5C9" w14:textId="77777777" w:rsidR="00F868EA" w:rsidRPr="00B66378" w:rsidRDefault="00F868EA" w:rsidP="00817E47">
            <w:pPr>
              <w:spacing w:before="0" w:line="240" w:lineRule="auto"/>
              <w:contextualSpacing w:val="0"/>
              <w:rPr>
                <w:ins w:id="9005" w:author="Phuong Truong Thi" w:date="2024-10-16T00:58:00Z"/>
                <w:rFonts w:ascii="Times New Roman" w:hAnsi="Times New Roman"/>
                <w:sz w:val="24"/>
                <w:szCs w:val="24"/>
                <w:lang w:val="vi-VN"/>
              </w:rPr>
            </w:pPr>
            <w:ins w:id="9006" w:author="Phuong Truong Thi" w:date="2024-10-16T00:58:00Z">
              <w:r w:rsidRPr="00B66378">
                <w:rPr>
                  <w:rFonts w:ascii="Times New Roman" w:hAnsi="Times New Roman"/>
                  <w:color w:val="000000"/>
                  <w:sz w:val="24"/>
                  <w:szCs w:val="24"/>
                  <w:lang w:val="vi-VN"/>
                </w:rPr>
                <w:t>EOP_ TD: Số dư cuối kỳ TD (Cả nội và ngoại tệ) tháng trước</w:t>
              </w:r>
            </w:ins>
          </w:p>
        </w:tc>
        <w:tc>
          <w:tcPr>
            <w:tcW w:w="2270" w:type="dxa"/>
            <w:vAlign w:val="center"/>
            <w:tcPrChange w:id="9007" w:author="Phuong Truong Thi" w:date="2024-11-25T04:31:00Z">
              <w:tcPr>
                <w:tcW w:w="2230" w:type="dxa"/>
                <w:vAlign w:val="center"/>
              </w:tcPr>
            </w:tcPrChange>
          </w:tcPr>
          <w:p w14:paraId="4077A999" w14:textId="77777777" w:rsidR="00F868EA" w:rsidRPr="00B66378" w:rsidRDefault="00F868EA" w:rsidP="00817E47">
            <w:pPr>
              <w:spacing w:before="0" w:line="240" w:lineRule="auto"/>
              <w:contextualSpacing w:val="0"/>
              <w:rPr>
                <w:ins w:id="9008" w:author="Phuong Truong Thi" w:date="2024-10-16T00:58:00Z"/>
                <w:rFonts w:ascii="Times New Roman" w:eastAsia="Times New Roman" w:hAnsi="Times New Roman"/>
                <w:sz w:val="24"/>
                <w:szCs w:val="24"/>
                <w:lang w:val="vi-VN" w:eastAsia="vi-VN"/>
              </w:rPr>
            </w:pPr>
            <w:ins w:id="9009" w:author="Phuong Truong Thi" w:date="2024-10-16T00:58:00Z">
              <w:r w:rsidRPr="00B66378">
                <w:rPr>
                  <w:rFonts w:ascii="Times New Roman" w:hAnsi="Times New Roman"/>
                  <w:color w:val="000000"/>
                  <w:sz w:val="24"/>
                  <w:szCs w:val="24"/>
                  <w:lang w:val="vi-VN"/>
                </w:rPr>
                <w:t>Tổng số dư cuối kỳ các tài khoản TD  (Category là Saving) (Cả nội và ngoại tệ) cthangs trước</w:t>
              </w:r>
            </w:ins>
          </w:p>
        </w:tc>
        <w:tc>
          <w:tcPr>
            <w:tcW w:w="1030" w:type="dxa"/>
            <w:tcPrChange w:id="9010" w:author="Phuong Truong Thi" w:date="2024-11-25T04:31:00Z">
              <w:tcPr>
                <w:tcW w:w="1070" w:type="dxa"/>
                <w:gridSpan w:val="2"/>
              </w:tcPr>
            </w:tcPrChange>
          </w:tcPr>
          <w:p w14:paraId="49B23AA8" w14:textId="77777777" w:rsidR="00F868EA" w:rsidRPr="00B66378" w:rsidRDefault="00F868EA" w:rsidP="00817E47">
            <w:pPr>
              <w:spacing w:before="0" w:line="240" w:lineRule="auto"/>
              <w:contextualSpacing w:val="0"/>
              <w:jc w:val="center"/>
              <w:rPr>
                <w:ins w:id="9011" w:author="Phuong Truong Thi" w:date="2024-10-16T00:58:00Z"/>
                <w:rFonts w:ascii="Times New Roman" w:eastAsia="Times New Roman" w:hAnsi="Times New Roman"/>
                <w:sz w:val="24"/>
                <w:szCs w:val="24"/>
                <w:lang w:val="vi-VN" w:eastAsia="vi-VN"/>
              </w:rPr>
            </w:pPr>
            <w:ins w:id="9012" w:author="Phuong Truong Thi" w:date="2024-10-16T00:58:00Z">
              <w:r w:rsidRPr="0066740F">
                <w:rPr>
                  <w:rFonts w:ascii="Times New Roman" w:eastAsia="Times New Roman" w:hAnsi="Times New Roman"/>
                  <w:sz w:val="24"/>
                  <w:szCs w:val="24"/>
                  <w:lang w:val="vi-VN" w:eastAsia="vi-VN"/>
                </w:rPr>
                <w:t>CRM</w:t>
              </w:r>
            </w:ins>
          </w:p>
        </w:tc>
        <w:tc>
          <w:tcPr>
            <w:tcW w:w="1236" w:type="dxa"/>
            <w:tcPrChange w:id="9013" w:author="Phuong Truong Thi" w:date="2024-11-25T04:31:00Z">
              <w:tcPr>
                <w:tcW w:w="1236" w:type="dxa"/>
              </w:tcPr>
            </w:tcPrChange>
          </w:tcPr>
          <w:p w14:paraId="55812455" w14:textId="77777777" w:rsidR="00F868EA" w:rsidRPr="00AD0E1A" w:rsidRDefault="00F868EA" w:rsidP="00817E47">
            <w:pPr>
              <w:spacing w:before="0" w:line="240" w:lineRule="auto"/>
              <w:contextualSpacing w:val="0"/>
              <w:rPr>
                <w:ins w:id="9014" w:author="Phuong Truong Thi" w:date="2024-10-16T00:58:00Z"/>
                <w:rFonts w:ascii="Times New Roman" w:eastAsia="Times New Roman" w:hAnsi="Times New Roman"/>
                <w:sz w:val="24"/>
                <w:szCs w:val="24"/>
                <w:lang w:eastAsia="vi-VN"/>
              </w:rPr>
            </w:pPr>
            <w:ins w:id="9015" w:author="Phuong Truong Thi" w:date="2024-10-16T00:58:00Z">
              <w:r>
                <w:rPr>
                  <w:rFonts w:ascii="Times New Roman" w:eastAsia="Times New Roman" w:hAnsi="Times New Roman"/>
                  <w:sz w:val="24"/>
                  <w:szCs w:val="24"/>
                  <w:lang w:eastAsia="vi-VN"/>
                </w:rPr>
                <w:t>Currency</w:t>
              </w:r>
              <w:r w:rsidRPr="009058F0"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016" w:author="Phuong Truong Thi" w:date="2024-11-25T04:31:00Z">
              <w:tcPr>
                <w:tcW w:w="1276" w:type="dxa"/>
                <w:shd w:val="clear" w:color="auto" w:fill="auto"/>
                <w:noWrap/>
                <w:vAlign w:val="center"/>
              </w:tcPr>
            </w:tcPrChange>
          </w:tcPr>
          <w:p w14:paraId="565BC0E5" w14:textId="77777777" w:rsidR="00F868EA" w:rsidRPr="00AD0E1A" w:rsidRDefault="00F868EA" w:rsidP="00817E47">
            <w:pPr>
              <w:spacing w:before="0" w:line="240" w:lineRule="auto"/>
              <w:contextualSpacing w:val="0"/>
              <w:rPr>
                <w:ins w:id="9017" w:author="Phuong Truong Thi" w:date="2024-10-16T00:58:00Z"/>
                <w:rFonts w:ascii="Times New Roman" w:eastAsia="Times New Roman" w:hAnsi="Times New Roman"/>
                <w:sz w:val="24"/>
                <w:szCs w:val="24"/>
                <w:lang w:val="vi-VN" w:eastAsia="vi-VN"/>
              </w:rPr>
            </w:pPr>
          </w:p>
        </w:tc>
        <w:tc>
          <w:tcPr>
            <w:tcW w:w="992" w:type="dxa"/>
            <w:tcPrChange w:id="9018" w:author="Phuong Truong Thi" w:date="2024-11-25T04:31:00Z">
              <w:tcPr>
                <w:tcW w:w="992" w:type="dxa"/>
              </w:tcPr>
            </w:tcPrChange>
          </w:tcPr>
          <w:p w14:paraId="1904003D" w14:textId="77777777" w:rsidR="00F868EA" w:rsidRPr="00AD0E1A" w:rsidRDefault="00F868EA" w:rsidP="00817E47">
            <w:pPr>
              <w:spacing w:before="0" w:line="240" w:lineRule="auto"/>
              <w:contextualSpacing w:val="0"/>
              <w:jc w:val="center"/>
              <w:rPr>
                <w:ins w:id="9019" w:author="Phuong Truong Thi" w:date="2024-10-16T00:58:00Z"/>
                <w:rFonts w:ascii="Times New Roman" w:eastAsia="Times New Roman" w:hAnsi="Times New Roman"/>
                <w:sz w:val="24"/>
                <w:szCs w:val="24"/>
                <w:lang w:val="vi-VN" w:eastAsia="vi-VN"/>
              </w:rPr>
            </w:pPr>
            <w:ins w:id="9020" w:author="Phuong Truong Thi" w:date="2024-10-16T00:58:00Z">
              <w:r w:rsidRPr="00CC7615">
                <w:rPr>
                  <w:rFonts w:ascii="Times New Roman" w:eastAsia="Times New Roman" w:hAnsi="Times New Roman"/>
                  <w:sz w:val="24"/>
                  <w:szCs w:val="24"/>
                  <w:lang w:eastAsia="vi-VN"/>
                </w:rPr>
                <w:t>N</w:t>
              </w:r>
            </w:ins>
          </w:p>
        </w:tc>
      </w:tr>
      <w:tr w:rsidR="00F868EA" w:rsidRPr="00AD0E1A" w14:paraId="03E7E221" w14:textId="77777777" w:rsidTr="00975861">
        <w:trPr>
          <w:trHeight w:val="276"/>
          <w:ins w:id="9021" w:author="Phuong Truong Thi" w:date="2024-10-16T00:58:00Z"/>
          <w:trPrChange w:id="9022" w:author="Phuong Truong Thi" w:date="2024-11-25T04:31:00Z">
            <w:trPr>
              <w:trHeight w:val="276"/>
            </w:trPr>
          </w:trPrChange>
        </w:trPr>
        <w:tc>
          <w:tcPr>
            <w:tcW w:w="670" w:type="dxa"/>
            <w:shd w:val="clear" w:color="auto" w:fill="auto"/>
            <w:vAlign w:val="center"/>
            <w:tcPrChange w:id="9023" w:author="Phuong Truong Thi" w:date="2024-11-25T04:31:00Z">
              <w:tcPr>
                <w:tcW w:w="670" w:type="dxa"/>
                <w:shd w:val="clear" w:color="auto" w:fill="auto"/>
                <w:vAlign w:val="center"/>
              </w:tcPr>
            </w:tcPrChange>
          </w:tcPr>
          <w:p w14:paraId="493C0D36" w14:textId="77777777" w:rsidR="00F868EA" w:rsidRPr="00AD0E1A" w:rsidRDefault="00F868EA" w:rsidP="00817E47">
            <w:pPr>
              <w:pStyle w:val="ListParagraph"/>
              <w:numPr>
                <w:ilvl w:val="0"/>
                <w:numId w:val="62"/>
              </w:numPr>
              <w:spacing w:before="0" w:line="240" w:lineRule="auto"/>
              <w:contextualSpacing w:val="0"/>
              <w:jc w:val="left"/>
              <w:rPr>
                <w:ins w:id="9024" w:author="Phuong Truong Thi" w:date="2024-10-16T00:58:00Z"/>
                <w:rFonts w:eastAsia="Times New Roman"/>
                <w:szCs w:val="24"/>
                <w:lang w:val="vi-VN" w:eastAsia="vi-VN"/>
              </w:rPr>
            </w:pPr>
          </w:p>
        </w:tc>
        <w:tc>
          <w:tcPr>
            <w:tcW w:w="1735" w:type="dxa"/>
            <w:shd w:val="clear" w:color="auto" w:fill="auto"/>
            <w:vAlign w:val="center"/>
            <w:tcPrChange w:id="9025" w:author="Phuong Truong Thi" w:date="2024-11-25T04:31:00Z">
              <w:tcPr>
                <w:tcW w:w="1735" w:type="dxa"/>
                <w:shd w:val="clear" w:color="auto" w:fill="auto"/>
                <w:vAlign w:val="center"/>
              </w:tcPr>
            </w:tcPrChange>
          </w:tcPr>
          <w:p w14:paraId="1FD3BC24" w14:textId="77777777" w:rsidR="00F868EA" w:rsidRPr="00B66378" w:rsidRDefault="00F868EA" w:rsidP="00817E47">
            <w:pPr>
              <w:spacing w:before="0" w:line="240" w:lineRule="auto"/>
              <w:contextualSpacing w:val="0"/>
              <w:rPr>
                <w:ins w:id="9026" w:author="Phuong Truong Thi" w:date="2024-10-16T00:58:00Z"/>
                <w:rFonts w:ascii="Times New Roman" w:hAnsi="Times New Roman"/>
                <w:sz w:val="24"/>
                <w:szCs w:val="24"/>
                <w:lang w:val="vi-VN"/>
              </w:rPr>
            </w:pPr>
            <w:ins w:id="9027" w:author="Phuong Truong Thi" w:date="2024-10-16T00:58:00Z">
              <w:r w:rsidRPr="00B66378">
                <w:rPr>
                  <w:rFonts w:ascii="Times New Roman" w:hAnsi="Times New Roman"/>
                  <w:color w:val="000000"/>
                  <w:sz w:val="24"/>
                  <w:szCs w:val="24"/>
                  <w:lang w:val="vi-VN"/>
                </w:rPr>
                <w:t>Chênh lệch số dư cuối kỳ TD so với ngày hôm trước</w:t>
              </w:r>
            </w:ins>
          </w:p>
        </w:tc>
        <w:tc>
          <w:tcPr>
            <w:tcW w:w="2270" w:type="dxa"/>
            <w:vAlign w:val="center"/>
            <w:tcPrChange w:id="9028" w:author="Phuong Truong Thi" w:date="2024-11-25T04:31:00Z">
              <w:tcPr>
                <w:tcW w:w="2230" w:type="dxa"/>
                <w:vAlign w:val="center"/>
              </w:tcPr>
            </w:tcPrChange>
          </w:tcPr>
          <w:p w14:paraId="18E57DA8" w14:textId="77777777" w:rsidR="00F868EA" w:rsidRPr="00B66378" w:rsidRDefault="00F868EA" w:rsidP="00817E47">
            <w:pPr>
              <w:spacing w:before="0" w:line="240" w:lineRule="auto"/>
              <w:contextualSpacing w:val="0"/>
              <w:rPr>
                <w:ins w:id="9029" w:author="Phuong Truong Thi" w:date="2024-10-16T00:58:00Z"/>
                <w:rFonts w:ascii="Times New Roman" w:eastAsia="Times New Roman" w:hAnsi="Times New Roman"/>
                <w:sz w:val="24"/>
                <w:szCs w:val="24"/>
                <w:lang w:val="vi-VN" w:eastAsia="vi-VN"/>
              </w:rPr>
            </w:pPr>
            <w:ins w:id="9030" w:author="Phuong Truong Thi" w:date="2024-10-16T00:58:00Z">
              <w:r w:rsidRPr="00B66378">
                <w:rPr>
                  <w:rFonts w:ascii="Times New Roman" w:hAnsi="Times New Roman"/>
                  <w:color w:val="000000"/>
                  <w:sz w:val="24"/>
                  <w:szCs w:val="24"/>
                  <w:lang w:val="vi-VN"/>
                </w:rPr>
                <w:t>Bằng = Số dư cuối kỳ TD ngày dữ liệu - Số dư cuối kỳ TD ngày (T-1)</w:t>
              </w:r>
            </w:ins>
          </w:p>
        </w:tc>
        <w:tc>
          <w:tcPr>
            <w:tcW w:w="1030" w:type="dxa"/>
            <w:tcPrChange w:id="9031" w:author="Phuong Truong Thi" w:date="2024-11-25T04:31:00Z">
              <w:tcPr>
                <w:tcW w:w="1070" w:type="dxa"/>
                <w:gridSpan w:val="2"/>
              </w:tcPr>
            </w:tcPrChange>
          </w:tcPr>
          <w:p w14:paraId="371261EF" w14:textId="77777777" w:rsidR="00F868EA" w:rsidRPr="00B66378" w:rsidRDefault="00F868EA" w:rsidP="00817E47">
            <w:pPr>
              <w:spacing w:before="0" w:line="240" w:lineRule="auto"/>
              <w:contextualSpacing w:val="0"/>
              <w:jc w:val="center"/>
              <w:rPr>
                <w:ins w:id="9032" w:author="Phuong Truong Thi" w:date="2024-10-16T00:58:00Z"/>
                <w:rFonts w:ascii="Times New Roman" w:eastAsia="Times New Roman" w:hAnsi="Times New Roman"/>
                <w:sz w:val="24"/>
                <w:szCs w:val="24"/>
                <w:lang w:val="vi-VN" w:eastAsia="vi-VN"/>
              </w:rPr>
            </w:pPr>
            <w:ins w:id="9033" w:author="Phuong Truong Thi" w:date="2024-10-16T00:58:00Z">
              <w:r w:rsidRPr="0066740F">
                <w:rPr>
                  <w:rFonts w:ascii="Times New Roman" w:eastAsia="Times New Roman" w:hAnsi="Times New Roman"/>
                  <w:sz w:val="24"/>
                  <w:szCs w:val="24"/>
                  <w:lang w:val="vi-VN" w:eastAsia="vi-VN"/>
                </w:rPr>
                <w:t>CRM</w:t>
              </w:r>
            </w:ins>
          </w:p>
        </w:tc>
        <w:tc>
          <w:tcPr>
            <w:tcW w:w="1236" w:type="dxa"/>
            <w:tcPrChange w:id="9034" w:author="Phuong Truong Thi" w:date="2024-11-25T04:31:00Z">
              <w:tcPr>
                <w:tcW w:w="1236" w:type="dxa"/>
              </w:tcPr>
            </w:tcPrChange>
          </w:tcPr>
          <w:p w14:paraId="5743E7BD" w14:textId="77777777" w:rsidR="00F868EA" w:rsidRPr="00AD0E1A" w:rsidRDefault="00F868EA" w:rsidP="00817E47">
            <w:pPr>
              <w:spacing w:before="0" w:line="240" w:lineRule="auto"/>
              <w:contextualSpacing w:val="0"/>
              <w:rPr>
                <w:ins w:id="9035" w:author="Phuong Truong Thi" w:date="2024-10-16T00:58:00Z"/>
                <w:rFonts w:ascii="Times New Roman" w:eastAsia="Times New Roman" w:hAnsi="Times New Roman"/>
                <w:sz w:val="24"/>
                <w:szCs w:val="24"/>
                <w:lang w:eastAsia="vi-VN"/>
              </w:rPr>
            </w:pPr>
            <w:ins w:id="9036" w:author="Phuong Truong Thi" w:date="2024-10-16T00:58:00Z">
              <w:r>
                <w:rPr>
                  <w:rFonts w:ascii="Times New Roman" w:eastAsia="Times New Roman" w:hAnsi="Times New Roman"/>
                  <w:sz w:val="24"/>
                  <w:szCs w:val="24"/>
                  <w:lang w:eastAsia="vi-VN"/>
                </w:rPr>
                <w:t>Currency</w:t>
              </w:r>
              <w:r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037" w:author="Phuong Truong Thi" w:date="2024-11-25T04:31:00Z">
              <w:tcPr>
                <w:tcW w:w="1276" w:type="dxa"/>
                <w:shd w:val="clear" w:color="auto" w:fill="auto"/>
                <w:noWrap/>
                <w:vAlign w:val="center"/>
              </w:tcPr>
            </w:tcPrChange>
          </w:tcPr>
          <w:p w14:paraId="631E164C" w14:textId="77777777" w:rsidR="00F868EA" w:rsidRPr="00AD0E1A" w:rsidRDefault="00F868EA" w:rsidP="00817E47">
            <w:pPr>
              <w:spacing w:before="0" w:line="240" w:lineRule="auto"/>
              <w:contextualSpacing w:val="0"/>
              <w:rPr>
                <w:ins w:id="9038" w:author="Phuong Truong Thi" w:date="2024-10-16T00:58:00Z"/>
                <w:rFonts w:ascii="Times New Roman" w:eastAsia="Times New Roman" w:hAnsi="Times New Roman"/>
                <w:sz w:val="24"/>
                <w:szCs w:val="24"/>
                <w:lang w:val="vi-VN" w:eastAsia="vi-VN"/>
              </w:rPr>
            </w:pPr>
          </w:p>
        </w:tc>
        <w:tc>
          <w:tcPr>
            <w:tcW w:w="992" w:type="dxa"/>
            <w:tcPrChange w:id="9039" w:author="Phuong Truong Thi" w:date="2024-11-25T04:31:00Z">
              <w:tcPr>
                <w:tcW w:w="992" w:type="dxa"/>
              </w:tcPr>
            </w:tcPrChange>
          </w:tcPr>
          <w:p w14:paraId="144A5D3E" w14:textId="77777777" w:rsidR="00F868EA" w:rsidRPr="00AD0E1A" w:rsidRDefault="00F868EA" w:rsidP="00817E47">
            <w:pPr>
              <w:spacing w:before="0" w:line="240" w:lineRule="auto"/>
              <w:contextualSpacing w:val="0"/>
              <w:jc w:val="center"/>
              <w:rPr>
                <w:ins w:id="9040" w:author="Phuong Truong Thi" w:date="2024-10-16T00:58:00Z"/>
                <w:rFonts w:ascii="Times New Roman" w:eastAsia="Times New Roman" w:hAnsi="Times New Roman"/>
                <w:sz w:val="24"/>
                <w:szCs w:val="24"/>
                <w:lang w:val="vi-VN" w:eastAsia="vi-VN"/>
              </w:rPr>
            </w:pPr>
            <w:ins w:id="9041" w:author="Phuong Truong Thi" w:date="2024-10-16T00:58:00Z">
              <w:r w:rsidRPr="00CC7615">
                <w:rPr>
                  <w:rFonts w:ascii="Times New Roman" w:eastAsia="Times New Roman" w:hAnsi="Times New Roman"/>
                  <w:sz w:val="24"/>
                  <w:szCs w:val="24"/>
                  <w:lang w:eastAsia="vi-VN"/>
                </w:rPr>
                <w:t>N</w:t>
              </w:r>
            </w:ins>
          </w:p>
        </w:tc>
      </w:tr>
      <w:tr w:rsidR="00F868EA" w:rsidRPr="00AD0E1A" w14:paraId="641AF883" w14:textId="77777777" w:rsidTr="00975861">
        <w:trPr>
          <w:trHeight w:val="276"/>
          <w:ins w:id="9042" w:author="Phuong Truong Thi" w:date="2024-10-16T00:58:00Z"/>
          <w:trPrChange w:id="9043" w:author="Phuong Truong Thi" w:date="2024-11-25T04:31:00Z">
            <w:trPr>
              <w:trHeight w:val="276"/>
            </w:trPr>
          </w:trPrChange>
        </w:trPr>
        <w:tc>
          <w:tcPr>
            <w:tcW w:w="670" w:type="dxa"/>
            <w:shd w:val="clear" w:color="auto" w:fill="auto"/>
            <w:vAlign w:val="center"/>
            <w:tcPrChange w:id="9044" w:author="Phuong Truong Thi" w:date="2024-11-25T04:31:00Z">
              <w:tcPr>
                <w:tcW w:w="670" w:type="dxa"/>
                <w:shd w:val="clear" w:color="auto" w:fill="auto"/>
                <w:vAlign w:val="center"/>
              </w:tcPr>
            </w:tcPrChange>
          </w:tcPr>
          <w:p w14:paraId="71DAADDA" w14:textId="77777777" w:rsidR="00F868EA" w:rsidRPr="00AD0E1A" w:rsidRDefault="00F868EA" w:rsidP="00817E47">
            <w:pPr>
              <w:pStyle w:val="ListParagraph"/>
              <w:numPr>
                <w:ilvl w:val="0"/>
                <w:numId w:val="62"/>
              </w:numPr>
              <w:spacing w:before="0" w:line="240" w:lineRule="auto"/>
              <w:contextualSpacing w:val="0"/>
              <w:jc w:val="left"/>
              <w:rPr>
                <w:ins w:id="9045" w:author="Phuong Truong Thi" w:date="2024-10-16T00:58:00Z"/>
                <w:rFonts w:eastAsia="Times New Roman"/>
                <w:szCs w:val="24"/>
                <w:lang w:val="vi-VN" w:eastAsia="vi-VN"/>
              </w:rPr>
            </w:pPr>
          </w:p>
        </w:tc>
        <w:tc>
          <w:tcPr>
            <w:tcW w:w="1735" w:type="dxa"/>
            <w:shd w:val="clear" w:color="auto" w:fill="auto"/>
            <w:vAlign w:val="center"/>
            <w:tcPrChange w:id="9046" w:author="Phuong Truong Thi" w:date="2024-11-25T04:31:00Z">
              <w:tcPr>
                <w:tcW w:w="1735" w:type="dxa"/>
                <w:shd w:val="clear" w:color="auto" w:fill="auto"/>
                <w:vAlign w:val="center"/>
              </w:tcPr>
            </w:tcPrChange>
          </w:tcPr>
          <w:p w14:paraId="6D4C884B" w14:textId="77777777" w:rsidR="00F868EA" w:rsidRPr="00B66378" w:rsidRDefault="00F868EA" w:rsidP="00817E47">
            <w:pPr>
              <w:spacing w:before="0" w:line="240" w:lineRule="auto"/>
              <w:contextualSpacing w:val="0"/>
              <w:rPr>
                <w:ins w:id="9047" w:author="Phuong Truong Thi" w:date="2024-10-16T00:58:00Z"/>
                <w:rFonts w:ascii="Times New Roman" w:hAnsi="Times New Roman"/>
                <w:sz w:val="24"/>
                <w:szCs w:val="24"/>
                <w:lang w:val="vi-VN"/>
              </w:rPr>
            </w:pPr>
            <w:ins w:id="9048" w:author="Phuong Truong Thi" w:date="2024-10-16T00:58:00Z">
              <w:r w:rsidRPr="00B66378">
                <w:rPr>
                  <w:rFonts w:ascii="Times New Roman" w:hAnsi="Times New Roman"/>
                  <w:color w:val="000000"/>
                  <w:sz w:val="24"/>
                  <w:szCs w:val="24"/>
                  <w:lang w:val="vi-VN"/>
                </w:rPr>
                <w:t>Chênh lệch số dư cuối kỳ TD so với chốt tháng trước</w:t>
              </w:r>
            </w:ins>
          </w:p>
        </w:tc>
        <w:tc>
          <w:tcPr>
            <w:tcW w:w="2270" w:type="dxa"/>
            <w:vAlign w:val="center"/>
            <w:tcPrChange w:id="9049" w:author="Phuong Truong Thi" w:date="2024-11-25T04:31:00Z">
              <w:tcPr>
                <w:tcW w:w="2230" w:type="dxa"/>
                <w:vAlign w:val="center"/>
              </w:tcPr>
            </w:tcPrChange>
          </w:tcPr>
          <w:p w14:paraId="2C158814" w14:textId="77777777" w:rsidR="00F868EA" w:rsidRPr="00B66378" w:rsidRDefault="00F868EA" w:rsidP="00817E47">
            <w:pPr>
              <w:spacing w:before="0" w:line="240" w:lineRule="auto"/>
              <w:contextualSpacing w:val="0"/>
              <w:rPr>
                <w:ins w:id="9050" w:author="Phuong Truong Thi" w:date="2024-10-16T00:58:00Z"/>
                <w:rFonts w:ascii="Times New Roman" w:eastAsia="Times New Roman" w:hAnsi="Times New Roman"/>
                <w:sz w:val="24"/>
                <w:szCs w:val="24"/>
                <w:lang w:val="vi-VN" w:eastAsia="vi-VN"/>
              </w:rPr>
            </w:pPr>
            <w:ins w:id="9051" w:author="Phuong Truong Thi" w:date="2024-10-16T00:58:00Z">
              <w:r w:rsidRPr="00B66378">
                <w:rPr>
                  <w:rFonts w:ascii="Times New Roman" w:hAnsi="Times New Roman"/>
                  <w:color w:val="000000"/>
                  <w:sz w:val="24"/>
                  <w:szCs w:val="24"/>
                  <w:lang w:val="vi-VN"/>
                </w:rPr>
                <w:t>Bằng = Số dư cuối kỳ TD ngày dữ liệu - Số dư cuối kỳ TD tháng (T-1)</w:t>
              </w:r>
            </w:ins>
          </w:p>
        </w:tc>
        <w:tc>
          <w:tcPr>
            <w:tcW w:w="1030" w:type="dxa"/>
            <w:tcPrChange w:id="9052" w:author="Phuong Truong Thi" w:date="2024-11-25T04:31:00Z">
              <w:tcPr>
                <w:tcW w:w="1070" w:type="dxa"/>
                <w:gridSpan w:val="2"/>
              </w:tcPr>
            </w:tcPrChange>
          </w:tcPr>
          <w:p w14:paraId="51123138" w14:textId="77777777" w:rsidR="00F868EA" w:rsidRPr="00B66378" w:rsidRDefault="00F868EA" w:rsidP="00817E47">
            <w:pPr>
              <w:spacing w:before="0" w:line="240" w:lineRule="auto"/>
              <w:contextualSpacing w:val="0"/>
              <w:jc w:val="center"/>
              <w:rPr>
                <w:ins w:id="9053" w:author="Phuong Truong Thi" w:date="2024-10-16T00:58:00Z"/>
                <w:rFonts w:ascii="Times New Roman" w:eastAsia="Times New Roman" w:hAnsi="Times New Roman"/>
                <w:sz w:val="24"/>
                <w:szCs w:val="24"/>
                <w:lang w:val="vi-VN" w:eastAsia="vi-VN"/>
              </w:rPr>
            </w:pPr>
            <w:ins w:id="9054" w:author="Phuong Truong Thi" w:date="2024-10-16T00:58:00Z">
              <w:r w:rsidRPr="0066740F">
                <w:rPr>
                  <w:rFonts w:ascii="Times New Roman" w:eastAsia="Times New Roman" w:hAnsi="Times New Roman"/>
                  <w:sz w:val="24"/>
                  <w:szCs w:val="24"/>
                  <w:lang w:val="vi-VN" w:eastAsia="vi-VN"/>
                </w:rPr>
                <w:t>CRM</w:t>
              </w:r>
            </w:ins>
          </w:p>
        </w:tc>
        <w:tc>
          <w:tcPr>
            <w:tcW w:w="1236" w:type="dxa"/>
            <w:tcPrChange w:id="9055" w:author="Phuong Truong Thi" w:date="2024-11-25T04:31:00Z">
              <w:tcPr>
                <w:tcW w:w="1236" w:type="dxa"/>
              </w:tcPr>
            </w:tcPrChange>
          </w:tcPr>
          <w:p w14:paraId="41F715E6" w14:textId="77777777" w:rsidR="00F868EA" w:rsidRPr="00AD0E1A" w:rsidRDefault="00F868EA" w:rsidP="00817E47">
            <w:pPr>
              <w:spacing w:before="0" w:line="240" w:lineRule="auto"/>
              <w:contextualSpacing w:val="0"/>
              <w:rPr>
                <w:ins w:id="9056" w:author="Phuong Truong Thi" w:date="2024-10-16T00:58:00Z"/>
                <w:rFonts w:ascii="Times New Roman" w:eastAsia="Times New Roman" w:hAnsi="Times New Roman"/>
                <w:sz w:val="24"/>
                <w:szCs w:val="24"/>
                <w:lang w:eastAsia="vi-VN"/>
              </w:rPr>
            </w:pPr>
            <w:ins w:id="9057" w:author="Phuong Truong Thi" w:date="2024-10-16T00:58:00Z">
              <w:r>
                <w:rPr>
                  <w:rFonts w:ascii="Times New Roman" w:eastAsia="Times New Roman" w:hAnsi="Times New Roman"/>
                  <w:sz w:val="24"/>
                  <w:szCs w:val="24"/>
                  <w:lang w:eastAsia="vi-VN"/>
                </w:rPr>
                <w:t>Currency</w:t>
              </w:r>
              <w:r w:rsidRPr="00222C0A"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058" w:author="Phuong Truong Thi" w:date="2024-11-25T04:31:00Z">
              <w:tcPr>
                <w:tcW w:w="1276" w:type="dxa"/>
                <w:shd w:val="clear" w:color="auto" w:fill="auto"/>
                <w:noWrap/>
                <w:vAlign w:val="center"/>
              </w:tcPr>
            </w:tcPrChange>
          </w:tcPr>
          <w:p w14:paraId="3F0FE941" w14:textId="77777777" w:rsidR="00F868EA" w:rsidRPr="00AD0E1A" w:rsidRDefault="00F868EA" w:rsidP="00817E47">
            <w:pPr>
              <w:spacing w:before="0" w:line="240" w:lineRule="auto"/>
              <w:contextualSpacing w:val="0"/>
              <w:rPr>
                <w:ins w:id="9059" w:author="Phuong Truong Thi" w:date="2024-10-16T00:58:00Z"/>
                <w:rFonts w:ascii="Times New Roman" w:eastAsia="Times New Roman" w:hAnsi="Times New Roman"/>
                <w:sz w:val="24"/>
                <w:szCs w:val="24"/>
                <w:lang w:val="vi-VN" w:eastAsia="vi-VN"/>
              </w:rPr>
            </w:pPr>
          </w:p>
        </w:tc>
        <w:tc>
          <w:tcPr>
            <w:tcW w:w="992" w:type="dxa"/>
            <w:tcPrChange w:id="9060" w:author="Phuong Truong Thi" w:date="2024-11-25T04:31:00Z">
              <w:tcPr>
                <w:tcW w:w="992" w:type="dxa"/>
              </w:tcPr>
            </w:tcPrChange>
          </w:tcPr>
          <w:p w14:paraId="60742E24" w14:textId="77777777" w:rsidR="00F868EA" w:rsidRPr="00AD0E1A" w:rsidRDefault="00F868EA" w:rsidP="00817E47">
            <w:pPr>
              <w:spacing w:before="0" w:line="240" w:lineRule="auto"/>
              <w:contextualSpacing w:val="0"/>
              <w:jc w:val="center"/>
              <w:rPr>
                <w:ins w:id="9061" w:author="Phuong Truong Thi" w:date="2024-10-16T00:58:00Z"/>
                <w:rFonts w:ascii="Times New Roman" w:eastAsia="Times New Roman" w:hAnsi="Times New Roman"/>
                <w:sz w:val="24"/>
                <w:szCs w:val="24"/>
                <w:lang w:val="vi-VN" w:eastAsia="vi-VN"/>
              </w:rPr>
            </w:pPr>
            <w:ins w:id="9062" w:author="Phuong Truong Thi" w:date="2024-10-16T00:58:00Z">
              <w:r w:rsidRPr="00CC7615">
                <w:rPr>
                  <w:rFonts w:ascii="Times New Roman" w:eastAsia="Times New Roman" w:hAnsi="Times New Roman"/>
                  <w:sz w:val="24"/>
                  <w:szCs w:val="24"/>
                  <w:lang w:eastAsia="vi-VN"/>
                </w:rPr>
                <w:t>N</w:t>
              </w:r>
            </w:ins>
          </w:p>
        </w:tc>
      </w:tr>
      <w:tr w:rsidR="00F868EA" w:rsidRPr="00AD0E1A" w14:paraId="162F2D3D" w14:textId="77777777" w:rsidTr="00975861">
        <w:trPr>
          <w:trHeight w:val="276"/>
          <w:ins w:id="9063" w:author="Phuong Truong Thi" w:date="2024-10-16T00:58:00Z"/>
          <w:trPrChange w:id="9064" w:author="Phuong Truong Thi" w:date="2024-11-25T04:31:00Z">
            <w:trPr>
              <w:trHeight w:val="276"/>
            </w:trPr>
          </w:trPrChange>
        </w:trPr>
        <w:tc>
          <w:tcPr>
            <w:tcW w:w="670" w:type="dxa"/>
            <w:shd w:val="clear" w:color="auto" w:fill="auto"/>
            <w:vAlign w:val="center"/>
            <w:tcPrChange w:id="9065" w:author="Phuong Truong Thi" w:date="2024-11-25T04:31:00Z">
              <w:tcPr>
                <w:tcW w:w="670" w:type="dxa"/>
                <w:shd w:val="clear" w:color="auto" w:fill="auto"/>
                <w:vAlign w:val="center"/>
              </w:tcPr>
            </w:tcPrChange>
          </w:tcPr>
          <w:p w14:paraId="79BCA6D5" w14:textId="77777777" w:rsidR="00F868EA" w:rsidRPr="00AD0E1A" w:rsidRDefault="00F868EA" w:rsidP="00817E47">
            <w:pPr>
              <w:pStyle w:val="ListParagraph"/>
              <w:numPr>
                <w:ilvl w:val="0"/>
                <w:numId w:val="62"/>
              </w:numPr>
              <w:spacing w:before="0" w:line="240" w:lineRule="auto"/>
              <w:contextualSpacing w:val="0"/>
              <w:jc w:val="left"/>
              <w:rPr>
                <w:ins w:id="9066" w:author="Phuong Truong Thi" w:date="2024-10-16T00:58:00Z"/>
                <w:rFonts w:eastAsia="Times New Roman"/>
                <w:szCs w:val="24"/>
                <w:lang w:val="vi-VN" w:eastAsia="vi-VN"/>
              </w:rPr>
            </w:pPr>
          </w:p>
        </w:tc>
        <w:tc>
          <w:tcPr>
            <w:tcW w:w="1735" w:type="dxa"/>
            <w:shd w:val="clear" w:color="auto" w:fill="auto"/>
            <w:vAlign w:val="center"/>
            <w:tcPrChange w:id="9067" w:author="Phuong Truong Thi" w:date="2024-11-25T04:31:00Z">
              <w:tcPr>
                <w:tcW w:w="1735" w:type="dxa"/>
                <w:shd w:val="clear" w:color="auto" w:fill="auto"/>
                <w:vAlign w:val="center"/>
              </w:tcPr>
            </w:tcPrChange>
          </w:tcPr>
          <w:p w14:paraId="55593323" w14:textId="77777777" w:rsidR="00F868EA" w:rsidRPr="00B66378" w:rsidRDefault="00F868EA" w:rsidP="00817E47">
            <w:pPr>
              <w:spacing w:before="0" w:line="240" w:lineRule="auto"/>
              <w:contextualSpacing w:val="0"/>
              <w:rPr>
                <w:ins w:id="9068" w:author="Phuong Truong Thi" w:date="2024-10-16T00:58:00Z"/>
                <w:rFonts w:ascii="Times New Roman" w:hAnsi="Times New Roman"/>
                <w:sz w:val="24"/>
                <w:szCs w:val="24"/>
                <w:lang w:val="vi-VN"/>
              </w:rPr>
            </w:pPr>
            <w:ins w:id="9069" w:author="Phuong Truong Thi" w:date="2024-10-16T00:58:00Z">
              <w:r w:rsidRPr="00B66378">
                <w:rPr>
                  <w:rFonts w:ascii="Times New Roman" w:hAnsi="Times New Roman"/>
                  <w:color w:val="000000"/>
                  <w:sz w:val="24"/>
                  <w:szCs w:val="24"/>
                  <w:lang w:val="vi-VN"/>
                </w:rPr>
                <w:t xml:space="preserve">ADB_TD: Số dư bình quân TD (Cả nội và </w:t>
              </w:r>
              <w:r w:rsidRPr="00B66378">
                <w:rPr>
                  <w:rFonts w:ascii="Times New Roman" w:hAnsi="Times New Roman"/>
                  <w:color w:val="000000"/>
                  <w:sz w:val="24"/>
                  <w:szCs w:val="24"/>
                  <w:lang w:val="vi-VN"/>
                </w:rPr>
                <w:lastRenderedPageBreak/>
                <w:t>ngoại tệ) tháng này</w:t>
              </w:r>
            </w:ins>
          </w:p>
        </w:tc>
        <w:tc>
          <w:tcPr>
            <w:tcW w:w="2270" w:type="dxa"/>
            <w:vAlign w:val="center"/>
            <w:tcPrChange w:id="9070" w:author="Phuong Truong Thi" w:date="2024-11-25T04:31:00Z">
              <w:tcPr>
                <w:tcW w:w="2230" w:type="dxa"/>
                <w:vAlign w:val="center"/>
              </w:tcPr>
            </w:tcPrChange>
          </w:tcPr>
          <w:p w14:paraId="5A0BA5FF" w14:textId="77777777" w:rsidR="00F868EA" w:rsidRPr="00B66378" w:rsidRDefault="00F868EA" w:rsidP="00817E47">
            <w:pPr>
              <w:spacing w:before="0" w:line="240" w:lineRule="auto"/>
              <w:contextualSpacing w:val="0"/>
              <w:rPr>
                <w:ins w:id="9071" w:author="Phuong Truong Thi" w:date="2024-10-16T00:58:00Z"/>
                <w:rFonts w:ascii="Times New Roman" w:eastAsia="Times New Roman" w:hAnsi="Times New Roman"/>
                <w:sz w:val="24"/>
                <w:szCs w:val="24"/>
                <w:lang w:val="vi-VN" w:eastAsia="vi-VN"/>
              </w:rPr>
            </w:pPr>
            <w:ins w:id="9072" w:author="Phuong Truong Thi" w:date="2024-10-16T00:58:00Z">
              <w:r w:rsidRPr="00B66378">
                <w:rPr>
                  <w:rFonts w:ascii="Times New Roman" w:hAnsi="Times New Roman"/>
                  <w:color w:val="000000"/>
                  <w:sz w:val="24"/>
                  <w:szCs w:val="24"/>
                  <w:lang w:val="vi-VN"/>
                </w:rPr>
                <w:lastRenderedPageBreak/>
                <w:t xml:space="preserve">Tổng số dư bình quân các Tài khoản TD (Category là Saving) </w:t>
              </w:r>
              <w:r w:rsidRPr="00B66378">
                <w:rPr>
                  <w:rFonts w:ascii="Times New Roman" w:hAnsi="Times New Roman"/>
                  <w:color w:val="000000"/>
                  <w:sz w:val="24"/>
                  <w:szCs w:val="24"/>
                  <w:lang w:val="vi-VN"/>
                </w:rPr>
                <w:lastRenderedPageBreak/>
                <w:t>(Cả nội và ngoại tệ) tháng này</w:t>
              </w:r>
            </w:ins>
          </w:p>
        </w:tc>
        <w:tc>
          <w:tcPr>
            <w:tcW w:w="1030" w:type="dxa"/>
            <w:tcPrChange w:id="9073" w:author="Phuong Truong Thi" w:date="2024-11-25T04:31:00Z">
              <w:tcPr>
                <w:tcW w:w="1070" w:type="dxa"/>
                <w:gridSpan w:val="2"/>
              </w:tcPr>
            </w:tcPrChange>
          </w:tcPr>
          <w:p w14:paraId="0BEC1124" w14:textId="77777777" w:rsidR="00F868EA" w:rsidRPr="00B66378" w:rsidRDefault="00F868EA" w:rsidP="00817E47">
            <w:pPr>
              <w:spacing w:before="0" w:line="240" w:lineRule="auto"/>
              <w:contextualSpacing w:val="0"/>
              <w:jc w:val="center"/>
              <w:rPr>
                <w:ins w:id="9074" w:author="Phuong Truong Thi" w:date="2024-10-16T00:58:00Z"/>
                <w:rFonts w:ascii="Times New Roman" w:eastAsia="Times New Roman" w:hAnsi="Times New Roman"/>
                <w:sz w:val="24"/>
                <w:szCs w:val="24"/>
                <w:lang w:val="vi-VN" w:eastAsia="vi-VN"/>
              </w:rPr>
            </w:pPr>
            <w:ins w:id="9075" w:author="Phuong Truong Thi" w:date="2024-10-16T00:58:00Z">
              <w:r w:rsidRPr="0066740F">
                <w:rPr>
                  <w:rFonts w:ascii="Times New Roman" w:eastAsia="Times New Roman" w:hAnsi="Times New Roman"/>
                  <w:sz w:val="24"/>
                  <w:szCs w:val="24"/>
                  <w:lang w:val="vi-VN" w:eastAsia="vi-VN"/>
                </w:rPr>
                <w:lastRenderedPageBreak/>
                <w:t>CRM</w:t>
              </w:r>
            </w:ins>
          </w:p>
        </w:tc>
        <w:tc>
          <w:tcPr>
            <w:tcW w:w="1236" w:type="dxa"/>
            <w:tcPrChange w:id="9076" w:author="Phuong Truong Thi" w:date="2024-11-25T04:31:00Z">
              <w:tcPr>
                <w:tcW w:w="1236" w:type="dxa"/>
              </w:tcPr>
            </w:tcPrChange>
          </w:tcPr>
          <w:p w14:paraId="7A5A3BF6" w14:textId="77777777" w:rsidR="00F868EA" w:rsidRPr="00AD0E1A" w:rsidRDefault="00F868EA" w:rsidP="00817E47">
            <w:pPr>
              <w:spacing w:before="0" w:line="240" w:lineRule="auto"/>
              <w:contextualSpacing w:val="0"/>
              <w:rPr>
                <w:ins w:id="9077" w:author="Phuong Truong Thi" w:date="2024-10-16T00:58:00Z"/>
                <w:rFonts w:ascii="Times New Roman" w:eastAsia="Times New Roman" w:hAnsi="Times New Roman"/>
                <w:sz w:val="24"/>
                <w:szCs w:val="24"/>
                <w:lang w:eastAsia="vi-VN"/>
              </w:rPr>
            </w:pPr>
            <w:ins w:id="9078" w:author="Phuong Truong Thi" w:date="2024-10-16T00:58:00Z">
              <w:r>
                <w:rPr>
                  <w:rFonts w:ascii="Times New Roman" w:eastAsia="Times New Roman" w:hAnsi="Times New Roman"/>
                  <w:sz w:val="24"/>
                  <w:szCs w:val="24"/>
                  <w:lang w:eastAsia="vi-VN"/>
                </w:rPr>
                <w:t>Currency</w:t>
              </w:r>
              <w:r w:rsidRPr="00222C0A"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079" w:author="Phuong Truong Thi" w:date="2024-11-25T04:31:00Z">
              <w:tcPr>
                <w:tcW w:w="1276" w:type="dxa"/>
                <w:shd w:val="clear" w:color="auto" w:fill="auto"/>
                <w:noWrap/>
                <w:vAlign w:val="center"/>
              </w:tcPr>
            </w:tcPrChange>
          </w:tcPr>
          <w:p w14:paraId="72BB3ACF" w14:textId="77777777" w:rsidR="00F868EA" w:rsidRPr="00AD0E1A" w:rsidRDefault="00F868EA" w:rsidP="00817E47">
            <w:pPr>
              <w:spacing w:before="0" w:line="240" w:lineRule="auto"/>
              <w:contextualSpacing w:val="0"/>
              <w:rPr>
                <w:ins w:id="9080" w:author="Phuong Truong Thi" w:date="2024-10-16T00:58:00Z"/>
                <w:rFonts w:ascii="Times New Roman" w:eastAsia="Times New Roman" w:hAnsi="Times New Roman"/>
                <w:sz w:val="24"/>
                <w:szCs w:val="24"/>
                <w:lang w:val="vi-VN" w:eastAsia="vi-VN"/>
              </w:rPr>
            </w:pPr>
          </w:p>
        </w:tc>
        <w:tc>
          <w:tcPr>
            <w:tcW w:w="992" w:type="dxa"/>
            <w:tcPrChange w:id="9081" w:author="Phuong Truong Thi" w:date="2024-11-25T04:31:00Z">
              <w:tcPr>
                <w:tcW w:w="992" w:type="dxa"/>
              </w:tcPr>
            </w:tcPrChange>
          </w:tcPr>
          <w:p w14:paraId="13CC0D84" w14:textId="77777777" w:rsidR="00F868EA" w:rsidRPr="00AD0E1A" w:rsidRDefault="00F868EA" w:rsidP="00817E47">
            <w:pPr>
              <w:spacing w:before="0" w:line="240" w:lineRule="auto"/>
              <w:contextualSpacing w:val="0"/>
              <w:jc w:val="center"/>
              <w:rPr>
                <w:ins w:id="9082" w:author="Phuong Truong Thi" w:date="2024-10-16T00:58:00Z"/>
                <w:rFonts w:ascii="Times New Roman" w:eastAsia="Times New Roman" w:hAnsi="Times New Roman"/>
                <w:sz w:val="24"/>
                <w:szCs w:val="24"/>
                <w:lang w:val="vi-VN" w:eastAsia="vi-VN"/>
              </w:rPr>
            </w:pPr>
            <w:ins w:id="9083" w:author="Phuong Truong Thi" w:date="2024-10-16T00:58:00Z">
              <w:r w:rsidRPr="00CC7615">
                <w:rPr>
                  <w:rFonts w:ascii="Times New Roman" w:eastAsia="Times New Roman" w:hAnsi="Times New Roman"/>
                  <w:sz w:val="24"/>
                  <w:szCs w:val="24"/>
                  <w:lang w:eastAsia="vi-VN"/>
                </w:rPr>
                <w:t>N</w:t>
              </w:r>
            </w:ins>
          </w:p>
        </w:tc>
      </w:tr>
      <w:tr w:rsidR="00F868EA" w:rsidRPr="00AD0E1A" w14:paraId="1F6240F6" w14:textId="77777777" w:rsidTr="00975861">
        <w:trPr>
          <w:trHeight w:val="276"/>
          <w:ins w:id="9084" w:author="Phuong Truong Thi" w:date="2024-10-16T00:58:00Z"/>
          <w:trPrChange w:id="9085" w:author="Phuong Truong Thi" w:date="2024-11-25T04:31:00Z">
            <w:trPr>
              <w:trHeight w:val="276"/>
            </w:trPr>
          </w:trPrChange>
        </w:trPr>
        <w:tc>
          <w:tcPr>
            <w:tcW w:w="670" w:type="dxa"/>
            <w:shd w:val="clear" w:color="auto" w:fill="auto"/>
            <w:vAlign w:val="center"/>
            <w:tcPrChange w:id="9086" w:author="Phuong Truong Thi" w:date="2024-11-25T04:31:00Z">
              <w:tcPr>
                <w:tcW w:w="670" w:type="dxa"/>
                <w:shd w:val="clear" w:color="auto" w:fill="auto"/>
                <w:vAlign w:val="center"/>
              </w:tcPr>
            </w:tcPrChange>
          </w:tcPr>
          <w:p w14:paraId="2AE73E0D" w14:textId="77777777" w:rsidR="00F868EA" w:rsidRPr="00AD0E1A" w:rsidRDefault="00F868EA" w:rsidP="00817E47">
            <w:pPr>
              <w:pStyle w:val="ListParagraph"/>
              <w:numPr>
                <w:ilvl w:val="0"/>
                <w:numId w:val="62"/>
              </w:numPr>
              <w:spacing w:before="0" w:line="240" w:lineRule="auto"/>
              <w:contextualSpacing w:val="0"/>
              <w:jc w:val="left"/>
              <w:rPr>
                <w:ins w:id="9087" w:author="Phuong Truong Thi" w:date="2024-10-16T00:58:00Z"/>
                <w:rFonts w:eastAsia="Times New Roman"/>
                <w:szCs w:val="24"/>
                <w:lang w:val="vi-VN" w:eastAsia="vi-VN"/>
              </w:rPr>
            </w:pPr>
          </w:p>
        </w:tc>
        <w:tc>
          <w:tcPr>
            <w:tcW w:w="1735" w:type="dxa"/>
            <w:shd w:val="clear" w:color="auto" w:fill="auto"/>
            <w:vAlign w:val="center"/>
            <w:tcPrChange w:id="9088" w:author="Phuong Truong Thi" w:date="2024-11-25T04:31:00Z">
              <w:tcPr>
                <w:tcW w:w="1735" w:type="dxa"/>
                <w:shd w:val="clear" w:color="auto" w:fill="auto"/>
                <w:vAlign w:val="center"/>
              </w:tcPr>
            </w:tcPrChange>
          </w:tcPr>
          <w:p w14:paraId="044437BE" w14:textId="77777777" w:rsidR="00F868EA" w:rsidRPr="00B66378" w:rsidRDefault="00F868EA" w:rsidP="00817E47">
            <w:pPr>
              <w:spacing w:before="0" w:line="240" w:lineRule="auto"/>
              <w:contextualSpacing w:val="0"/>
              <w:rPr>
                <w:ins w:id="9089" w:author="Phuong Truong Thi" w:date="2024-10-16T00:58:00Z"/>
                <w:rFonts w:ascii="Times New Roman" w:hAnsi="Times New Roman"/>
                <w:sz w:val="24"/>
                <w:szCs w:val="24"/>
                <w:lang w:val="vi-VN"/>
              </w:rPr>
            </w:pPr>
            <w:ins w:id="9090" w:author="Phuong Truong Thi" w:date="2024-10-16T00:58:00Z">
              <w:r w:rsidRPr="00B66378">
                <w:rPr>
                  <w:rFonts w:ascii="Times New Roman" w:hAnsi="Times New Roman"/>
                  <w:color w:val="000000"/>
                  <w:sz w:val="24"/>
                  <w:szCs w:val="24"/>
                  <w:lang w:val="vi-VN"/>
                </w:rPr>
                <w:t>ADB_TD: Số dư bình quân TD (Cả nội và ngoại tệ) tháng trước</w:t>
              </w:r>
            </w:ins>
          </w:p>
        </w:tc>
        <w:tc>
          <w:tcPr>
            <w:tcW w:w="2270" w:type="dxa"/>
            <w:vAlign w:val="center"/>
            <w:tcPrChange w:id="9091" w:author="Phuong Truong Thi" w:date="2024-11-25T04:31:00Z">
              <w:tcPr>
                <w:tcW w:w="2230" w:type="dxa"/>
                <w:vAlign w:val="center"/>
              </w:tcPr>
            </w:tcPrChange>
          </w:tcPr>
          <w:p w14:paraId="481B1E48" w14:textId="77777777" w:rsidR="00F868EA" w:rsidRPr="00B66378" w:rsidRDefault="00F868EA" w:rsidP="00817E47">
            <w:pPr>
              <w:spacing w:before="0" w:line="240" w:lineRule="auto"/>
              <w:contextualSpacing w:val="0"/>
              <w:rPr>
                <w:ins w:id="9092" w:author="Phuong Truong Thi" w:date="2024-10-16T00:58:00Z"/>
                <w:rFonts w:ascii="Times New Roman" w:eastAsia="Times New Roman" w:hAnsi="Times New Roman"/>
                <w:sz w:val="24"/>
                <w:szCs w:val="24"/>
                <w:lang w:val="vi-VN" w:eastAsia="vi-VN"/>
              </w:rPr>
            </w:pPr>
            <w:ins w:id="9093" w:author="Phuong Truong Thi" w:date="2024-10-16T00:58:00Z">
              <w:r w:rsidRPr="00B66378">
                <w:rPr>
                  <w:rFonts w:ascii="Times New Roman" w:hAnsi="Times New Roman"/>
                  <w:color w:val="000000"/>
                  <w:sz w:val="24"/>
                  <w:szCs w:val="24"/>
                  <w:lang w:val="vi-VN"/>
                </w:rPr>
                <w:t>Tổng số dư bình quân các Tài khoản TD (Category là Saving) (Cả nội và ngoại tệ) tháng trước T-1</w:t>
              </w:r>
            </w:ins>
          </w:p>
        </w:tc>
        <w:tc>
          <w:tcPr>
            <w:tcW w:w="1030" w:type="dxa"/>
            <w:tcPrChange w:id="9094" w:author="Phuong Truong Thi" w:date="2024-11-25T04:31:00Z">
              <w:tcPr>
                <w:tcW w:w="1070" w:type="dxa"/>
                <w:gridSpan w:val="2"/>
              </w:tcPr>
            </w:tcPrChange>
          </w:tcPr>
          <w:p w14:paraId="53659B14" w14:textId="77777777" w:rsidR="00F868EA" w:rsidRPr="00B66378" w:rsidRDefault="00F868EA" w:rsidP="00817E47">
            <w:pPr>
              <w:spacing w:before="0" w:line="240" w:lineRule="auto"/>
              <w:contextualSpacing w:val="0"/>
              <w:jc w:val="center"/>
              <w:rPr>
                <w:ins w:id="9095" w:author="Phuong Truong Thi" w:date="2024-10-16T00:58:00Z"/>
                <w:rFonts w:ascii="Times New Roman" w:eastAsia="Times New Roman" w:hAnsi="Times New Roman"/>
                <w:sz w:val="24"/>
                <w:szCs w:val="24"/>
                <w:lang w:val="vi-VN" w:eastAsia="vi-VN"/>
              </w:rPr>
            </w:pPr>
            <w:ins w:id="9096" w:author="Phuong Truong Thi" w:date="2024-10-16T00:58:00Z">
              <w:r w:rsidRPr="0066740F">
                <w:rPr>
                  <w:rFonts w:ascii="Times New Roman" w:eastAsia="Times New Roman" w:hAnsi="Times New Roman"/>
                  <w:sz w:val="24"/>
                  <w:szCs w:val="24"/>
                  <w:lang w:val="vi-VN" w:eastAsia="vi-VN"/>
                </w:rPr>
                <w:t>CRM</w:t>
              </w:r>
            </w:ins>
          </w:p>
        </w:tc>
        <w:tc>
          <w:tcPr>
            <w:tcW w:w="1236" w:type="dxa"/>
            <w:tcPrChange w:id="9097" w:author="Phuong Truong Thi" w:date="2024-11-25T04:31:00Z">
              <w:tcPr>
                <w:tcW w:w="1236" w:type="dxa"/>
              </w:tcPr>
            </w:tcPrChange>
          </w:tcPr>
          <w:p w14:paraId="7BFB2FD2" w14:textId="77777777" w:rsidR="00F868EA" w:rsidRPr="00AD0E1A" w:rsidRDefault="00F868EA" w:rsidP="00817E47">
            <w:pPr>
              <w:spacing w:before="0" w:line="240" w:lineRule="auto"/>
              <w:contextualSpacing w:val="0"/>
              <w:rPr>
                <w:ins w:id="9098" w:author="Phuong Truong Thi" w:date="2024-10-16T00:58:00Z"/>
                <w:rFonts w:ascii="Times New Roman" w:eastAsia="Times New Roman" w:hAnsi="Times New Roman"/>
                <w:sz w:val="24"/>
                <w:szCs w:val="24"/>
                <w:lang w:eastAsia="vi-VN"/>
              </w:rPr>
            </w:pPr>
            <w:ins w:id="9099" w:author="Phuong Truong Thi" w:date="2024-10-16T00:58:00Z">
              <w:r>
                <w:rPr>
                  <w:rFonts w:ascii="Times New Roman" w:eastAsia="Times New Roman" w:hAnsi="Times New Roman"/>
                  <w:sz w:val="24"/>
                  <w:szCs w:val="24"/>
                  <w:lang w:eastAsia="vi-VN"/>
                </w:rPr>
                <w:t>Currency</w:t>
              </w:r>
              <w:r w:rsidRPr="00222C0A"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100" w:author="Phuong Truong Thi" w:date="2024-11-25T04:31:00Z">
              <w:tcPr>
                <w:tcW w:w="1276" w:type="dxa"/>
                <w:shd w:val="clear" w:color="auto" w:fill="auto"/>
                <w:noWrap/>
                <w:vAlign w:val="center"/>
              </w:tcPr>
            </w:tcPrChange>
          </w:tcPr>
          <w:p w14:paraId="6E667828" w14:textId="77777777" w:rsidR="00F868EA" w:rsidRPr="00AD0E1A" w:rsidRDefault="00F868EA" w:rsidP="00817E47">
            <w:pPr>
              <w:spacing w:before="0" w:line="240" w:lineRule="auto"/>
              <w:contextualSpacing w:val="0"/>
              <w:rPr>
                <w:ins w:id="9101" w:author="Phuong Truong Thi" w:date="2024-10-16T00:58:00Z"/>
                <w:rFonts w:ascii="Times New Roman" w:eastAsia="Times New Roman" w:hAnsi="Times New Roman"/>
                <w:sz w:val="24"/>
                <w:szCs w:val="24"/>
                <w:lang w:val="vi-VN" w:eastAsia="vi-VN"/>
              </w:rPr>
            </w:pPr>
          </w:p>
        </w:tc>
        <w:tc>
          <w:tcPr>
            <w:tcW w:w="992" w:type="dxa"/>
            <w:tcPrChange w:id="9102" w:author="Phuong Truong Thi" w:date="2024-11-25T04:31:00Z">
              <w:tcPr>
                <w:tcW w:w="992" w:type="dxa"/>
              </w:tcPr>
            </w:tcPrChange>
          </w:tcPr>
          <w:p w14:paraId="6C1C93E2" w14:textId="77777777" w:rsidR="00F868EA" w:rsidRPr="00AD0E1A" w:rsidRDefault="00F868EA" w:rsidP="00817E47">
            <w:pPr>
              <w:spacing w:before="0" w:line="240" w:lineRule="auto"/>
              <w:contextualSpacing w:val="0"/>
              <w:jc w:val="center"/>
              <w:rPr>
                <w:ins w:id="9103" w:author="Phuong Truong Thi" w:date="2024-10-16T00:58:00Z"/>
                <w:rFonts w:ascii="Times New Roman" w:eastAsia="Times New Roman" w:hAnsi="Times New Roman"/>
                <w:sz w:val="24"/>
                <w:szCs w:val="24"/>
                <w:lang w:val="vi-VN" w:eastAsia="vi-VN"/>
              </w:rPr>
            </w:pPr>
            <w:ins w:id="9104" w:author="Phuong Truong Thi" w:date="2024-10-16T00:58:00Z">
              <w:r w:rsidRPr="00CC7615">
                <w:rPr>
                  <w:rFonts w:ascii="Times New Roman" w:eastAsia="Times New Roman" w:hAnsi="Times New Roman"/>
                  <w:sz w:val="24"/>
                  <w:szCs w:val="24"/>
                  <w:lang w:eastAsia="vi-VN"/>
                </w:rPr>
                <w:t>N</w:t>
              </w:r>
            </w:ins>
          </w:p>
        </w:tc>
      </w:tr>
      <w:tr w:rsidR="00F868EA" w:rsidRPr="00AD0E1A" w14:paraId="53BA3105" w14:textId="77777777" w:rsidTr="00975861">
        <w:trPr>
          <w:trHeight w:val="276"/>
          <w:ins w:id="9105" w:author="Phuong Truong Thi" w:date="2024-10-16T00:58:00Z"/>
          <w:trPrChange w:id="9106" w:author="Phuong Truong Thi" w:date="2024-11-25T04:31:00Z">
            <w:trPr>
              <w:trHeight w:val="276"/>
            </w:trPr>
          </w:trPrChange>
        </w:trPr>
        <w:tc>
          <w:tcPr>
            <w:tcW w:w="670" w:type="dxa"/>
            <w:shd w:val="clear" w:color="auto" w:fill="auto"/>
            <w:vAlign w:val="center"/>
            <w:tcPrChange w:id="9107" w:author="Phuong Truong Thi" w:date="2024-11-25T04:31:00Z">
              <w:tcPr>
                <w:tcW w:w="670" w:type="dxa"/>
                <w:shd w:val="clear" w:color="auto" w:fill="auto"/>
                <w:vAlign w:val="center"/>
              </w:tcPr>
            </w:tcPrChange>
          </w:tcPr>
          <w:p w14:paraId="1762DA96" w14:textId="77777777" w:rsidR="00F868EA" w:rsidRPr="00AD0E1A" w:rsidRDefault="00F868EA" w:rsidP="00817E47">
            <w:pPr>
              <w:pStyle w:val="ListParagraph"/>
              <w:numPr>
                <w:ilvl w:val="0"/>
                <w:numId w:val="62"/>
              </w:numPr>
              <w:spacing w:before="0" w:line="240" w:lineRule="auto"/>
              <w:contextualSpacing w:val="0"/>
              <w:jc w:val="left"/>
              <w:rPr>
                <w:ins w:id="9108" w:author="Phuong Truong Thi" w:date="2024-10-16T00:58:00Z"/>
                <w:rFonts w:eastAsia="Times New Roman"/>
                <w:szCs w:val="24"/>
                <w:lang w:val="vi-VN" w:eastAsia="vi-VN"/>
              </w:rPr>
            </w:pPr>
          </w:p>
        </w:tc>
        <w:tc>
          <w:tcPr>
            <w:tcW w:w="1735" w:type="dxa"/>
            <w:shd w:val="clear" w:color="auto" w:fill="auto"/>
            <w:vAlign w:val="center"/>
            <w:tcPrChange w:id="9109" w:author="Phuong Truong Thi" w:date="2024-11-25T04:31:00Z">
              <w:tcPr>
                <w:tcW w:w="1735" w:type="dxa"/>
                <w:shd w:val="clear" w:color="auto" w:fill="auto"/>
                <w:vAlign w:val="center"/>
              </w:tcPr>
            </w:tcPrChange>
          </w:tcPr>
          <w:p w14:paraId="46686F54" w14:textId="77777777" w:rsidR="00F868EA" w:rsidRPr="00B66378" w:rsidRDefault="00F868EA" w:rsidP="00817E47">
            <w:pPr>
              <w:spacing w:before="0" w:line="240" w:lineRule="auto"/>
              <w:contextualSpacing w:val="0"/>
              <w:rPr>
                <w:ins w:id="9110" w:author="Phuong Truong Thi" w:date="2024-10-16T00:58:00Z"/>
                <w:rFonts w:ascii="Times New Roman" w:hAnsi="Times New Roman"/>
                <w:sz w:val="24"/>
                <w:szCs w:val="24"/>
                <w:lang w:val="vi-VN"/>
              </w:rPr>
            </w:pPr>
            <w:ins w:id="9111" w:author="Phuong Truong Thi" w:date="2024-10-16T00:58:00Z">
              <w:r w:rsidRPr="00B66378">
                <w:rPr>
                  <w:rFonts w:ascii="Times New Roman" w:hAnsi="Times New Roman"/>
                  <w:color w:val="000000"/>
                  <w:sz w:val="24"/>
                  <w:szCs w:val="24"/>
                  <w:lang w:val="vi-VN"/>
                </w:rPr>
                <w:t>ADB_TD Trung bình số dư TD 3 tháng gần nhất</w:t>
              </w:r>
            </w:ins>
          </w:p>
        </w:tc>
        <w:tc>
          <w:tcPr>
            <w:tcW w:w="2270" w:type="dxa"/>
            <w:vAlign w:val="center"/>
            <w:tcPrChange w:id="9112" w:author="Phuong Truong Thi" w:date="2024-11-25T04:31:00Z">
              <w:tcPr>
                <w:tcW w:w="2230" w:type="dxa"/>
                <w:vAlign w:val="center"/>
              </w:tcPr>
            </w:tcPrChange>
          </w:tcPr>
          <w:p w14:paraId="2F83C441" w14:textId="77777777" w:rsidR="00F868EA" w:rsidRPr="00B66378" w:rsidRDefault="00F868EA" w:rsidP="00817E47">
            <w:pPr>
              <w:spacing w:before="0" w:line="240" w:lineRule="auto"/>
              <w:contextualSpacing w:val="0"/>
              <w:rPr>
                <w:ins w:id="9113" w:author="Phuong Truong Thi" w:date="2024-10-16T00:58:00Z"/>
                <w:rFonts w:ascii="Times New Roman" w:eastAsia="Times New Roman" w:hAnsi="Times New Roman"/>
                <w:sz w:val="24"/>
                <w:szCs w:val="24"/>
                <w:lang w:val="vi-VN" w:eastAsia="vi-VN"/>
              </w:rPr>
            </w:pPr>
            <w:ins w:id="9114" w:author="Phuong Truong Thi" w:date="2024-10-16T00:58:00Z">
              <w:r w:rsidRPr="00B66378">
                <w:rPr>
                  <w:rFonts w:ascii="Times New Roman" w:hAnsi="Times New Roman"/>
                  <w:color w:val="000000"/>
                  <w:sz w:val="24"/>
                  <w:szCs w:val="24"/>
                  <w:lang w:val="vi-VN"/>
                </w:rPr>
                <w:t>Tổng số dư bình quân các Tài khoản TD (Category là Saving) (Cả nội và ngoại tệ)trung bình trong 3 tháng gần nhất (Tháng T-3, T-2, T-1)</w:t>
              </w:r>
            </w:ins>
          </w:p>
        </w:tc>
        <w:tc>
          <w:tcPr>
            <w:tcW w:w="1030" w:type="dxa"/>
            <w:tcPrChange w:id="9115" w:author="Phuong Truong Thi" w:date="2024-11-25T04:31:00Z">
              <w:tcPr>
                <w:tcW w:w="1070" w:type="dxa"/>
                <w:gridSpan w:val="2"/>
              </w:tcPr>
            </w:tcPrChange>
          </w:tcPr>
          <w:p w14:paraId="6D0CCA2D" w14:textId="77777777" w:rsidR="00F868EA" w:rsidRPr="00B66378" w:rsidRDefault="00F868EA" w:rsidP="00817E47">
            <w:pPr>
              <w:spacing w:before="0" w:line="240" w:lineRule="auto"/>
              <w:contextualSpacing w:val="0"/>
              <w:jc w:val="center"/>
              <w:rPr>
                <w:ins w:id="9116" w:author="Phuong Truong Thi" w:date="2024-10-16T00:58:00Z"/>
                <w:rFonts w:ascii="Times New Roman" w:eastAsia="Times New Roman" w:hAnsi="Times New Roman"/>
                <w:sz w:val="24"/>
                <w:szCs w:val="24"/>
                <w:lang w:val="vi-VN" w:eastAsia="vi-VN"/>
              </w:rPr>
            </w:pPr>
            <w:ins w:id="9117" w:author="Phuong Truong Thi" w:date="2024-10-16T00:58:00Z">
              <w:r w:rsidRPr="0066740F">
                <w:rPr>
                  <w:rFonts w:ascii="Times New Roman" w:eastAsia="Times New Roman" w:hAnsi="Times New Roman"/>
                  <w:sz w:val="24"/>
                  <w:szCs w:val="24"/>
                  <w:lang w:val="vi-VN" w:eastAsia="vi-VN"/>
                </w:rPr>
                <w:t>CRM</w:t>
              </w:r>
            </w:ins>
          </w:p>
        </w:tc>
        <w:tc>
          <w:tcPr>
            <w:tcW w:w="1236" w:type="dxa"/>
            <w:tcPrChange w:id="9118" w:author="Phuong Truong Thi" w:date="2024-11-25T04:31:00Z">
              <w:tcPr>
                <w:tcW w:w="1236" w:type="dxa"/>
              </w:tcPr>
            </w:tcPrChange>
          </w:tcPr>
          <w:p w14:paraId="1EB51503" w14:textId="77777777" w:rsidR="00F868EA" w:rsidRPr="00AD0E1A" w:rsidRDefault="00F868EA" w:rsidP="00817E47">
            <w:pPr>
              <w:spacing w:before="0" w:line="240" w:lineRule="auto"/>
              <w:contextualSpacing w:val="0"/>
              <w:rPr>
                <w:ins w:id="9119" w:author="Phuong Truong Thi" w:date="2024-10-16T00:58:00Z"/>
                <w:rFonts w:ascii="Times New Roman" w:eastAsia="Times New Roman" w:hAnsi="Times New Roman"/>
                <w:sz w:val="24"/>
                <w:szCs w:val="24"/>
                <w:lang w:eastAsia="vi-VN"/>
              </w:rPr>
            </w:pPr>
            <w:ins w:id="9120" w:author="Phuong Truong Thi" w:date="2024-10-16T00:58:00Z">
              <w:r>
                <w:rPr>
                  <w:rFonts w:ascii="Times New Roman" w:eastAsia="Times New Roman" w:hAnsi="Times New Roman"/>
                  <w:sz w:val="24"/>
                  <w:szCs w:val="24"/>
                  <w:lang w:eastAsia="vi-VN"/>
                </w:rPr>
                <w:t>Currency</w:t>
              </w:r>
              <w:r w:rsidRPr="00222C0A"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121" w:author="Phuong Truong Thi" w:date="2024-11-25T04:31:00Z">
              <w:tcPr>
                <w:tcW w:w="1276" w:type="dxa"/>
                <w:shd w:val="clear" w:color="auto" w:fill="auto"/>
                <w:noWrap/>
                <w:vAlign w:val="center"/>
              </w:tcPr>
            </w:tcPrChange>
          </w:tcPr>
          <w:p w14:paraId="23F3E6E3" w14:textId="77777777" w:rsidR="00F868EA" w:rsidRPr="00AD0E1A" w:rsidRDefault="00F868EA" w:rsidP="00817E47">
            <w:pPr>
              <w:spacing w:before="0" w:line="240" w:lineRule="auto"/>
              <w:contextualSpacing w:val="0"/>
              <w:rPr>
                <w:ins w:id="9122" w:author="Phuong Truong Thi" w:date="2024-10-16T00:58:00Z"/>
                <w:rFonts w:ascii="Times New Roman" w:eastAsia="Times New Roman" w:hAnsi="Times New Roman"/>
                <w:sz w:val="24"/>
                <w:szCs w:val="24"/>
                <w:lang w:val="vi-VN" w:eastAsia="vi-VN"/>
              </w:rPr>
            </w:pPr>
          </w:p>
        </w:tc>
        <w:tc>
          <w:tcPr>
            <w:tcW w:w="992" w:type="dxa"/>
            <w:tcPrChange w:id="9123" w:author="Phuong Truong Thi" w:date="2024-11-25T04:31:00Z">
              <w:tcPr>
                <w:tcW w:w="992" w:type="dxa"/>
              </w:tcPr>
            </w:tcPrChange>
          </w:tcPr>
          <w:p w14:paraId="5EED614A" w14:textId="77777777" w:rsidR="00F868EA" w:rsidRPr="00AD0E1A" w:rsidRDefault="00F868EA" w:rsidP="00817E47">
            <w:pPr>
              <w:spacing w:before="0" w:line="240" w:lineRule="auto"/>
              <w:contextualSpacing w:val="0"/>
              <w:jc w:val="center"/>
              <w:rPr>
                <w:ins w:id="9124" w:author="Phuong Truong Thi" w:date="2024-10-16T00:58:00Z"/>
                <w:rFonts w:ascii="Times New Roman" w:eastAsia="Times New Roman" w:hAnsi="Times New Roman"/>
                <w:sz w:val="24"/>
                <w:szCs w:val="24"/>
                <w:lang w:val="vi-VN" w:eastAsia="vi-VN"/>
              </w:rPr>
            </w:pPr>
            <w:ins w:id="9125" w:author="Phuong Truong Thi" w:date="2024-10-16T00:58:00Z">
              <w:r w:rsidRPr="00CC7615">
                <w:rPr>
                  <w:rFonts w:ascii="Times New Roman" w:eastAsia="Times New Roman" w:hAnsi="Times New Roman"/>
                  <w:sz w:val="24"/>
                  <w:szCs w:val="24"/>
                  <w:lang w:eastAsia="vi-VN"/>
                </w:rPr>
                <w:t>N</w:t>
              </w:r>
            </w:ins>
          </w:p>
        </w:tc>
      </w:tr>
      <w:tr w:rsidR="00F868EA" w:rsidRPr="00AD0E1A" w14:paraId="058AF0D0" w14:textId="77777777" w:rsidTr="00975861">
        <w:trPr>
          <w:trHeight w:val="276"/>
          <w:ins w:id="9126" w:author="Phuong Truong Thi" w:date="2024-10-16T00:58:00Z"/>
          <w:trPrChange w:id="9127" w:author="Phuong Truong Thi" w:date="2024-11-25T04:31:00Z">
            <w:trPr>
              <w:trHeight w:val="276"/>
            </w:trPr>
          </w:trPrChange>
        </w:trPr>
        <w:tc>
          <w:tcPr>
            <w:tcW w:w="670" w:type="dxa"/>
            <w:shd w:val="clear" w:color="auto" w:fill="auto"/>
            <w:vAlign w:val="center"/>
            <w:tcPrChange w:id="9128" w:author="Phuong Truong Thi" w:date="2024-11-25T04:31:00Z">
              <w:tcPr>
                <w:tcW w:w="670" w:type="dxa"/>
                <w:shd w:val="clear" w:color="auto" w:fill="auto"/>
                <w:vAlign w:val="center"/>
              </w:tcPr>
            </w:tcPrChange>
          </w:tcPr>
          <w:p w14:paraId="28F75E31" w14:textId="77777777" w:rsidR="00F868EA" w:rsidRPr="00AD0E1A" w:rsidRDefault="00F868EA" w:rsidP="00817E47">
            <w:pPr>
              <w:pStyle w:val="ListParagraph"/>
              <w:numPr>
                <w:ilvl w:val="0"/>
                <w:numId w:val="62"/>
              </w:numPr>
              <w:spacing w:before="0" w:line="240" w:lineRule="auto"/>
              <w:contextualSpacing w:val="0"/>
              <w:jc w:val="left"/>
              <w:rPr>
                <w:ins w:id="9129" w:author="Phuong Truong Thi" w:date="2024-10-16T00:58:00Z"/>
                <w:rFonts w:eastAsia="Times New Roman"/>
                <w:szCs w:val="24"/>
                <w:lang w:val="vi-VN" w:eastAsia="vi-VN"/>
              </w:rPr>
            </w:pPr>
          </w:p>
        </w:tc>
        <w:tc>
          <w:tcPr>
            <w:tcW w:w="1735" w:type="dxa"/>
            <w:shd w:val="clear" w:color="auto" w:fill="auto"/>
            <w:vAlign w:val="center"/>
            <w:tcPrChange w:id="9130" w:author="Phuong Truong Thi" w:date="2024-11-25T04:31:00Z">
              <w:tcPr>
                <w:tcW w:w="1735" w:type="dxa"/>
                <w:shd w:val="clear" w:color="auto" w:fill="auto"/>
                <w:vAlign w:val="center"/>
              </w:tcPr>
            </w:tcPrChange>
          </w:tcPr>
          <w:p w14:paraId="34E53B51" w14:textId="77777777" w:rsidR="00F868EA" w:rsidRPr="00B66378" w:rsidRDefault="00F868EA" w:rsidP="00817E47">
            <w:pPr>
              <w:spacing w:before="0" w:line="240" w:lineRule="auto"/>
              <w:contextualSpacing w:val="0"/>
              <w:rPr>
                <w:ins w:id="9131" w:author="Phuong Truong Thi" w:date="2024-10-16T00:58:00Z"/>
                <w:rFonts w:ascii="Times New Roman" w:hAnsi="Times New Roman"/>
                <w:sz w:val="24"/>
                <w:szCs w:val="24"/>
                <w:lang w:val="vi-VN"/>
              </w:rPr>
            </w:pPr>
            <w:ins w:id="9132" w:author="Phuong Truong Thi" w:date="2024-10-16T00:58:00Z">
              <w:r w:rsidRPr="00B66378">
                <w:rPr>
                  <w:rFonts w:ascii="Times New Roman" w:hAnsi="Times New Roman"/>
                  <w:color w:val="000000"/>
                  <w:sz w:val="24"/>
                  <w:szCs w:val="24"/>
                  <w:lang w:val="vi-VN"/>
                </w:rPr>
                <w:t>Chênh lệch số dư bình quân TD so với chốt tháng trước</w:t>
              </w:r>
            </w:ins>
          </w:p>
        </w:tc>
        <w:tc>
          <w:tcPr>
            <w:tcW w:w="2270" w:type="dxa"/>
            <w:vAlign w:val="center"/>
            <w:tcPrChange w:id="9133" w:author="Phuong Truong Thi" w:date="2024-11-25T04:31:00Z">
              <w:tcPr>
                <w:tcW w:w="2230" w:type="dxa"/>
                <w:vAlign w:val="center"/>
              </w:tcPr>
            </w:tcPrChange>
          </w:tcPr>
          <w:p w14:paraId="59217122" w14:textId="77777777" w:rsidR="00F868EA" w:rsidRPr="00B66378" w:rsidRDefault="00F868EA" w:rsidP="00817E47">
            <w:pPr>
              <w:spacing w:before="0" w:line="240" w:lineRule="auto"/>
              <w:contextualSpacing w:val="0"/>
              <w:rPr>
                <w:ins w:id="9134" w:author="Phuong Truong Thi" w:date="2024-10-16T00:58:00Z"/>
                <w:rFonts w:ascii="Times New Roman" w:eastAsia="Times New Roman" w:hAnsi="Times New Roman"/>
                <w:sz w:val="24"/>
                <w:szCs w:val="24"/>
                <w:lang w:val="vi-VN" w:eastAsia="vi-VN"/>
              </w:rPr>
            </w:pPr>
            <w:ins w:id="9135" w:author="Phuong Truong Thi" w:date="2024-10-16T00:58:00Z">
              <w:r w:rsidRPr="00B66378">
                <w:rPr>
                  <w:rFonts w:ascii="Times New Roman" w:hAnsi="Times New Roman"/>
                  <w:color w:val="000000"/>
                  <w:sz w:val="24"/>
                  <w:szCs w:val="24"/>
                  <w:lang w:val="vi-VN"/>
                </w:rPr>
                <w:t>Bằng = Số dư bình quân TD tháng T - Số dư cuối kỳ TD Tháng (T-1)</w:t>
              </w:r>
            </w:ins>
          </w:p>
        </w:tc>
        <w:tc>
          <w:tcPr>
            <w:tcW w:w="1030" w:type="dxa"/>
            <w:tcPrChange w:id="9136" w:author="Phuong Truong Thi" w:date="2024-11-25T04:31:00Z">
              <w:tcPr>
                <w:tcW w:w="1070" w:type="dxa"/>
                <w:gridSpan w:val="2"/>
              </w:tcPr>
            </w:tcPrChange>
          </w:tcPr>
          <w:p w14:paraId="72FE15F7" w14:textId="77777777" w:rsidR="00F868EA" w:rsidRPr="00B66378" w:rsidRDefault="00F868EA" w:rsidP="00817E47">
            <w:pPr>
              <w:spacing w:before="0" w:line="240" w:lineRule="auto"/>
              <w:contextualSpacing w:val="0"/>
              <w:jc w:val="center"/>
              <w:rPr>
                <w:ins w:id="9137" w:author="Phuong Truong Thi" w:date="2024-10-16T00:58:00Z"/>
                <w:rFonts w:ascii="Times New Roman" w:eastAsia="Times New Roman" w:hAnsi="Times New Roman"/>
                <w:sz w:val="24"/>
                <w:szCs w:val="24"/>
                <w:lang w:val="vi-VN" w:eastAsia="vi-VN"/>
              </w:rPr>
            </w:pPr>
            <w:ins w:id="9138" w:author="Phuong Truong Thi" w:date="2024-10-16T00:58:00Z">
              <w:r w:rsidRPr="0066740F">
                <w:rPr>
                  <w:rFonts w:ascii="Times New Roman" w:eastAsia="Times New Roman" w:hAnsi="Times New Roman"/>
                  <w:sz w:val="24"/>
                  <w:szCs w:val="24"/>
                  <w:lang w:val="vi-VN" w:eastAsia="vi-VN"/>
                </w:rPr>
                <w:t>CRM</w:t>
              </w:r>
            </w:ins>
          </w:p>
        </w:tc>
        <w:tc>
          <w:tcPr>
            <w:tcW w:w="1236" w:type="dxa"/>
            <w:tcPrChange w:id="9139" w:author="Phuong Truong Thi" w:date="2024-11-25T04:31:00Z">
              <w:tcPr>
                <w:tcW w:w="1236" w:type="dxa"/>
              </w:tcPr>
            </w:tcPrChange>
          </w:tcPr>
          <w:p w14:paraId="189DA529" w14:textId="77777777" w:rsidR="00F868EA" w:rsidRPr="00AD0E1A" w:rsidRDefault="00F868EA" w:rsidP="00817E47">
            <w:pPr>
              <w:spacing w:before="0" w:line="240" w:lineRule="auto"/>
              <w:contextualSpacing w:val="0"/>
              <w:rPr>
                <w:ins w:id="9140" w:author="Phuong Truong Thi" w:date="2024-10-16T00:58:00Z"/>
                <w:rFonts w:ascii="Times New Roman" w:eastAsia="Times New Roman" w:hAnsi="Times New Roman"/>
                <w:sz w:val="24"/>
                <w:szCs w:val="24"/>
                <w:lang w:eastAsia="vi-VN"/>
              </w:rPr>
            </w:pPr>
            <w:ins w:id="9141" w:author="Phuong Truong Thi" w:date="2024-10-16T00:58:00Z">
              <w:r>
                <w:rPr>
                  <w:rFonts w:ascii="Times New Roman" w:eastAsia="Times New Roman" w:hAnsi="Times New Roman"/>
                  <w:sz w:val="24"/>
                  <w:szCs w:val="24"/>
                  <w:lang w:eastAsia="vi-VN"/>
                </w:rPr>
                <w:t>Currency</w:t>
              </w:r>
              <w:r w:rsidRPr="00222C0A"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142" w:author="Phuong Truong Thi" w:date="2024-11-25T04:31:00Z">
              <w:tcPr>
                <w:tcW w:w="1276" w:type="dxa"/>
                <w:shd w:val="clear" w:color="auto" w:fill="auto"/>
                <w:noWrap/>
                <w:vAlign w:val="center"/>
              </w:tcPr>
            </w:tcPrChange>
          </w:tcPr>
          <w:p w14:paraId="72D5D641" w14:textId="77777777" w:rsidR="00F868EA" w:rsidRPr="00AD0E1A" w:rsidRDefault="00F868EA" w:rsidP="00817E47">
            <w:pPr>
              <w:spacing w:before="0" w:line="240" w:lineRule="auto"/>
              <w:contextualSpacing w:val="0"/>
              <w:rPr>
                <w:ins w:id="9143" w:author="Phuong Truong Thi" w:date="2024-10-16T00:58:00Z"/>
                <w:rFonts w:ascii="Times New Roman" w:eastAsia="Times New Roman" w:hAnsi="Times New Roman"/>
                <w:sz w:val="24"/>
                <w:szCs w:val="24"/>
                <w:lang w:val="vi-VN" w:eastAsia="vi-VN"/>
              </w:rPr>
            </w:pPr>
          </w:p>
        </w:tc>
        <w:tc>
          <w:tcPr>
            <w:tcW w:w="992" w:type="dxa"/>
            <w:tcPrChange w:id="9144" w:author="Phuong Truong Thi" w:date="2024-11-25T04:31:00Z">
              <w:tcPr>
                <w:tcW w:w="992" w:type="dxa"/>
              </w:tcPr>
            </w:tcPrChange>
          </w:tcPr>
          <w:p w14:paraId="10897CF1" w14:textId="77777777" w:rsidR="00F868EA" w:rsidRPr="00AD0E1A" w:rsidRDefault="00F868EA" w:rsidP="00817E47">
            <w:pPr>
              <w:spacing w:before="0" w:line="240" w:lineRule="auto"/>
              <w:contextualSpacing w:val="0"/>
              <w:jc w:val="center"/>
              <w:rPr>
                <w:ins w:id="9145" w:author="Phuong Truong Thi" w:date="2024-10-16T00:58:00Z"/>
                <w:rFonts w:ascii="Times New Roman" w:eastAsia="Times New Roman" w:hAnsi="Times New Roman"/>
                <w:sz w:val="24"/>
                <w:szCs w:val="24"/>
                <w:lang w:val="vi-VN" w:eastAsia="vi-VN"/>
              </w:rPr>
            </w:pPr>
            <w:ins w:id="9146" w:author="Phuong Truong Thi" w:date="2024-10-16T00:58:00Z">
              <w:r w:rsidRPr="00CC7615">
                <w:rPr>
                  <w:rFonts w:ascii="Times New Roman" w:eastAsia="Times New Roman" w:hAnsi="Times New Roman"/>
                  <w:sz w:val="24"/>
                  <w:szCs w:val="24"/>
                  <w:lang w:eastAsia="vi-VN"/>
                </w:rPr>
                <w:t>N</w:t>
              </w:r>
            </w:ins>
          </w:p>
        </w:tc>
      </w:tr>
      <w:tr w:rsidR="00CF6901" w:rsidRPr="00AD0E1A" w14:paraId="32B90035" w14:textId="77777777" w:rsidTr="00817E47">
        <w:trPr>
          <w:trHeight w:val="276"/>
        </w:trPr>
        <w:tc>
          <w:tcPr>
            <w:tcW w:w="9209" w:type="dxa"/>
            <w:gridSpan w:val="7"/>
            <w:shd w:val="clear" w:color="auto" w:fill="auto"/>
            <w:vAlign w:val="center"/>
          </w:tcPr>
          <w:p w14:paraId="653B65B0" w14:textId="45D0C5D6" w:rsidR="00CF6901" w:rsidRPr="00CC7615" w:rsidRDefault="00CF6901" w:rsidP="00CF6901">
            <w:pPr>
              <w:spacing w:before="0" w:line="240" w:lineRule="auto"/>
              <w:contextualSpacing w:val="0"/>
              <w:jc w:val="left"/>
              <w:rPr>
                <w:rFonts w:ascii="Times New Roman" w:eastAsia="Times New Roman" w:hAnsi="Times New Roman"/>
                <w:sz w:val="24"/>
                <w:szCs w:val="24"/>
                <w:lang w:eastAsia="vi-VN"/>
              </w:rPr>
            </w:pPr>
            <w:r>
              <w:rPr>
                <w:rFonts w:ascii="Times New Roman" w:eastAsia="Times New Roman" w:hAnsi="Times New Roman"/>
                <w:sz w:val="24"/>
                <w:szCs w:val="24"/>
                <w:lang w:eastAsia="vi-VN"/>
              </w:rPr>
              <w:t>TD Online</w:t>
            </w:r>
          </w:p>
        </w:tc>
      </w:tr>
      <w:tr w:rsidR="00F868EA" w:rsidRPr="00AD0E1A" w14:paraId="7B233D87" w14:textId="77777777" w:rsidTr="00975861">
        <w:trPr>
          <w:trHeight w:val="276"/>
          <w:ins w:id="9147" w:author="Phuong Truong Thi" w:date="2024-10-16T00:58:00Z"/>
          <w:trPrChange w:id="9148" w:author="Phuong Truong Thi" w:date="2024-11-25T04:31:00Z">
            <w:trPr>
              <w:trHeight w:val="276"/>
            </w:trPr>
          </w:trPrChange>
        </w:trPr>
        <w:tc>
          <w:tcPr>
            <w:tcW w:w="670" w:type="dxa"/>
            <w:shd w:val="clear" w:color="auto" w:fill="auto"/>
            <w:vAlign w:val="center"/>
            <w:tcPrChange w:id="9149" w:author="Phuong Truong Thi" w:date="2024-11-25T04:31:00Z">
              <w:tcPr>
                <w:tcW w:w="670" w:type="dxa"/>
                <w:shd w:val="clear" w:color="auto" w:fill="auto"/>
                <w:vAlign w:val="center"/>
              </w:tcPr>
            </w:tcPrChange>
          </w:tcPr>
          <w:p w14:paraId="600176B4" w14:textId="77777777" w:rsidR="00F868EA" w:rsidRPr="00AD0E1A" w:rsidRDefault="00F868EA" w:rsidP="00817E47">
            <w:pPr>
              <w:pStyle w:val="ListParagraph"/>
              <w:numPr>
                <w:ilvl w:val="0"/>
                <w:numId w:val="62"/>
              </w:numPr>
              <w:spacing w:before="0" w:line="240" w:lineRule="auto"/>
              <w:contextualSpacing w:val="0"/>
              <w:jc w:val="left"/>
              <w:rPr>
                <w:ins w:id="9150" w:author="Phuong Truong Thi" w:date="2024-10-16T00:58:00Z"/>
                <w:rFonts w:eastAsia="Times New Roman"/>
                <w:szCs w:val="24"/>
                <w:lang w:val="vi-VN" w:eastAsia="vi-VN"/>
              </w:rPr>
            </w:pPr>
          </w:p>
        </w:tc>
        <w:tc>
          <w:tcPr>
            <w:tcW w:w="1735" w:type="dxa"/>
            <w:shd w:val="clear" w:color="auto" w:fill="auto"/>
            <w:vAlign w:val="center"/>
            <w:tcPrChange w:id="9151" w:author="Phuong Truong Thi" w:date="2024-11-25T04:31:00Z">
              <w:tcPr>
                <w:tcW w:w="1735" w:type="dxa"/>
                <w:shd w:val="clear" w:color="auto" w:fill="auto"/>
                <w:vAlign w:val="center"/>
              </w:tcPr>
            </w:tcPrChange>
          </w:tcPr>
          <w:p w14:paraId="3333CBAE" w14:textId="77777777" w:rsidR="00F868EA" w:rsidRPr="008E60BE" w:rsidRDefault="00F868EA" w:rsidP="00817E47">
            <w:pPr>
              <w:spacing w:before="0" w:line="240" w:lineRule="auto"/>
              <w:contextualSpacing w:val="0"/>
              <w:rPr>
                <w:ins w:id="9152" w:author="Phuong Truong Thi" w:date="2024-10-16T00:58:00Z"/>
                <w:rFonts w:ascii="Times New Roman" w:hAnsi="Times New Roman"/>
                <w:sz w:val="24"/>
                <w:szCs w:val="24"/>
              </w:rPr>
            </w:pPr>
            <w:ins w:id="9153" w:author="Phuong Truong Thi" w:date="2024-10-16T00:58:00Z">
              <w:r w:rsidRPr="008E60BE">
                <w:rPr>
                  <w:rFonts w:ascii="Times New Roman" w:hAnsi="Times New Roman"/>
                  <w:color w:val="000000"/>
                  <w:sz w:val="24"/>
                  <w:szCs w:val="24"/>
                </w:rPr>
                <w:t>EOP_TD online ngày dữ liệu</w:t>
              </w:r>
            </w:ins>
          </w:p>
        </w:tc>
        <w:tc>
          <w:tcPr>
            <w:tcW w:w="2270" w:type="dxa"/>
            <w:vAlign w:val="center"/>
            <w:tcPrChange w:id="9154" w:author="Phuong Truong Thi" w:date="2024-11-25T04:31:00Z">
              <w:tcPr>
                <w:tcW w:w="2230" w:type="dxa"/>
                <w:vAlign w:val="center"/>
              </w:tcPr>
            </w:tcPrChange>
          </w:tcPr>
          <w:p w14:paraId="6519A874" w14:textId="77777777" w:rsidR="00F868EA" w:rsidRPr="00E25144" w:rsidRDefault="00F868EA" w:rsidP="00817E47">
            <w:pPr>
              <w:spacing w:before="0" w:line="240" w:lineRule="auto"/>
              <w:contextualSpacing w:val="0"/>
              <w:rPr>
                <w:ins w:id="9155" w:author="Phuong Truong Thi" w:date="2024-10-16T00:58:00Z"/>
                <w:rFonts w:ascii="Times New Roman" w:eastAsia="Times New Roman" w:hAnsi="Times New Roman"/>
                <w:sz w:val="24"/>
                <w:szCs w:val="24"/>
                <w:lang w:eastAsia="vi-VN"/>
              </w:rPr>
            </w:pPr>
            <w:ins w:id="9156" w:author="Phuong Truong Thi" w:date="2024-10-16T00:58:00Z">
              <w:r w:rsidRPr="00E25144">
                <w:rPr>
                  <w:rFonts w:ascii="Times New Roman" w:hAnsi="Times New Roman"/>
                  <w:color w:val="000000"/>
                  <w:sz w:val="24"/>
                  <w:szCs w:val="24"/>
                </w:rPr>
                <w:t xml:space="preserve">Tổng số dư cuối kỳ các tài khoản TD Online (Category là Saving) (Cả nội và ngoại tệ) ngày dữ liệu </w:t>
              </w:r>
            </w:ins>
          </w:p>
        </w:tc>
        <w:tc>
          <w:tcPr>
            <w:tcW w:w="1030" w:type="dxa"/>
            <w:tcPrChange w:id="9157" w:author="Phuong Truong Thi" w:date="2024-11-25T04:31:00Z">
              <w:tcPr>
                <w:tcW w:w="1070" w:type="dxa"/>
                <w:gridSpan w:val="2"/>
              </w:tcPr>
            </w:tcPrChange>
          </w:tcPr>
          <w:p w14:paraId="2460469B" w14:textId="77777777" w:rsidR="00F868EA" w:rsidRPr="004B5D62" w:rsidRDefault="00F868EA" w:rsidP="00817E47">
            <w:pPr>
              <w:spacing w:before="0" w:line="240" w:lineRule="auto"/>
              <w:contextualSpacing w:val="0"/>
              <w:jc w:val="center"/>
              <w:rPr>
                <w:ins w:id="9158" w:author="Phuong Truong Thi" w:date="2024-10-16T00:58:00Z"/>
                <w:rFonts w:ascii="Times New Roman" w:eastAsia="Times New Roman" w:hAnsi="Times New Roman"/>
                <w:sz w:val="24"/>
                <w:szCs w:val="24"/>
                <w:lang w:eastAsia="vi-VN"/>
              </w:rPr>
            </w:pPr>
            <w:ins w:id="9159" w:author="Phuong Truong Thi" w:date="2024-10-16T00:58:00Z">
              <w:r w:rsidRPr="0066740F">
                <w:rPr>
                  <w:rFonts w:ascii="Times New Roman" w:eastAsia="Times New Roman" w:hAnsi="Times New Roman"/>
                  <w:sz w:val="24"/>
                  <w:szCs w:val="24"/>
                  <w:lang w:val="vi-VN" w:eastAsia="vi-VN"/>
                </w:rPr>
                <w:t>CRM</w:t>
              </w:r>
            </w:ins>
          </w:p>
        </w:tc>
        <w:tc>
          <w:tcPr>
            <w:tcW w:w="1236" w:type="dxa"/>
            <w:tcPrChange w:id="9160" w:author="Phuong Truong Thi" w:date="2024-11-25T04:31:00Z">
              <w:tcPr>
                <w:tcW w:w="1236" w:type="dxa"/>
              </w:tcPr>
            </w:tcPrChange>
          </w:tcPr>
          <w:p w14:paraId="1C816155" w14:textId="77777777" w:rsidR="00F868EA" w:rsidRPr="00AD0E1A" w:rsidRDefault="00F868EA" w:rsidP="00817E47">
            <w:pPr>
              <w:spacing w:before="0" w:line="240" w:lineRule="auto"/>
              <w:contextualSpacing w:val="0"/>
              <w:rPr>
                <w:ins w:id="9161" w:author="Phuong Truong Thi" w:date="2024-10-16T00:58:00Z"/>
                <w:rFonts w:ascii="Times New Roman" w:eastAsia="Times New Roman" w:hAnsi="Times New Roman"/>
                <w:sz w:val="24"/>
                <w:szCs w:val="24"/>
                <w:lang w:eastAsia="vi-VN"/>
              </w:rPr>
            </w:pPr>
            <w:ins w:id="9162" w:author="Phuong Truong Thi" w:date="2024-10-16T00:58:00Z">
              <w:r>
                <w:rPr>
                  <w:rFonts w:ascii="Times New Roman" w:eastAsia="Times New Roman" w:hAnsi="Times New Roman"/>
                  <w:sz w:val="24"/>
                  <w:szCs w:val="24"/>
                  <w:lang w:eastAsia="vi-VN"/>
                </w:rPr>
                <w:t>Currency</w:t>
              </w:r>
              <w:r w:rsidRPr="004B5D62"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163" w:author="Phuong Truong Thi" w:date="2024-11-25T04:31:00Z">
              <w:tcPr>
                <w:tcW w:w="1276" w:type="dxa"/>
                <w:shd w:val="clear" w:color="auto" w:fill="auto"/>
                <w:noWrap/>
                <w:vAlign w:val="center"/>
              </w:tcPr>
            </w:tcPrChange>
          </w:tcPr>
          <w:p w14:paraId="2A7FB61F" w14:textId="77777777" w:rsidR="00F868EA" w:rsidRPr="001C1935" w:rsidRDefault="00F868EA" w:rsidP="00817E47">
            <w:pPr>
              <w:spacing w:before="0" w:line="240" w:lineRule="auto"/>
              <w:contextualSpacing w:val="0"/>
              <w:rPr>
                <w:ins w:id="9164" w:author="Phuong Truong Thi" w:date="2024-10-16T00:58:00Z"/>
                <w:rFonts w:ascii="Times New Roman" w:eastAsia="Times New Roman" w:hAnsi="Times New Roman"/>
                <w:sz w:val="24"/>
                <w:szCs w:val="24"/>
                <w:lang w:eastAsia="vi-VN"/>
              </w:rPr>
            </w:pPr>
          </w:p>
        </w:tc>
        <w:tc>
          <w:tcPr>
            <w:tcW w:w="992" w:type="dxa"/>
            <w:tcPrChange w:id="9165" w:author="Phuong Truong Thi" w:date="2024-11-25T04:31:00Z">
              <w:tcPr>
                <w:tcW w:w="992" w:type="dxa"/>
              </w:tcPr>
            </w:tcPrChange>
          </w:tcPr>
          <w:p w14:paraId="007A9E9A" w14:textId="77777777" w:rsidR="00F868EA" w:rsidRPr="00AD0E1A" w:rsidRDefault="00F868EA" w:rsidP="00817E47">
            <w:pPr>
              <w:spacing w:before="0" w:line="240" w:lineRule="auto"/>
              <w:contextualSpacing w:val="0"/>
              <w:jc w:val="center"/>
              <w:rPr>
                <w:ins w:id="9166" w:author="Phuong Truong Thi" w:date="2024-10-16T00:58:00Z"/>
                <w:rFonts w:ascii="Times New Roman" w:eastAsia="Times New Roman" w:hAnsi="Times New Roman"/>
                <w:sz w:val="24"/>
                <w:szCs w:val="24"/>
                <w:lang w:val="vi-VN" w:eastAsia="vi-VN"/>
              </w:rPr>
            </w:pPr>
            <w:ins w:id="9167" w:author="Phuong Truong Thi" w:date="2024-10-16T00:58:00Z">
              <w:r w:rsidRPr="00CC7615">
                <w:rPr>
                  <w:rFonts w:ascii="Times New Roman" w:eastAsia="Times New Roman" w:hAnsi="Times New Roman"/>
                  <w:sz w:val="24"/>
                  <w:szCs w:val="24"/>
                  <w:lang w:eastAsia="vi-VN"/>
                </w:rPr>
                <w:t>N</w:t>
              </w:r>
            </w:ins>
          </w:p>
        </w:tc>
      </w:tr>
      <w:tr w:rsidR="00F868EA" w:rsidRPr="00AD0E1A" w14:paraId="1C6E36D4" w14:textId="77777777" w:rsidTr="00975861">
        <w:trPr>
          <w:trHeight w:val="276"/>
          <w:ins w:id="9168" w:author="Phuong Truong Thi" w:date="2024-10-16T00:58:00Z"/>
          <w:trPrChange w:id="9169" w:author="Phuong Truong Thi" w:date="2024-11-25T04:31:00Z">
            <w:trPr>
              <w:trHeight w:val="276"/>
            </w:trPr>
          </w:trPrChange>
        </w:trPr>
        <w:tc>
          <w:tcPr>
            <w:tcW w:w="670" w:type="dxa"/>
            <w:shd w:val="clear" w:color="auto" w:fill="auto"/>
            <w:vAlign w:val="center"/>
            <w:tcPrChange w:id="9170" w:author="Phuong Truong Thi" w:date="2024-11-25T04:31:00Z">
              <w:tcPr>
                <w:tcW w:w="670" w:type="dxa"/>
                <w:shd w:val="clear" w:color="auto" w:fill="auto"/>
                <w:vAlign w:val="center"/>
              </w:tcPr>
            </w:tcPrChange>
          </w:tcPr>
          <w:p w14:paraId="11FC5E1B" w14:textId="77777777" w:rsidR="00F868EA" w:rsidRPr="00AD0E1A" w:rsidRDefault="00F868EA" w:rsidP="00817E47">
            <w:pPr>
              <w:pStyle w:val="ListParagraph"/>
              <w:numPr>
                <w:ilvl w:val="0"/>
                <w:numId w:val="62"/>
              </w:numPr>
              <w:spacing w:before="0" w:line="240" w:lineRule="auto"/>
              <w:contextualSpacing w:val="0"/>
              <w:jc w:val="left"/>
              <w:rPr>
                <w:ins w:id="9171" w:author="Phuong Truong Thi" w:date="2024-10-16T00:58:00Z"/>
                <w:rFonts w:eastAsia="Times New Roman"/>
                <w:szCs w:val="24"/>
                <w:lang w:val="vi-VN" w:eastAsia="vi-VN"/>
              </w:rPr>
            </w:pPr>
          </w:p>
        </w:tc>
        <w:tc>
          <w:tcPr>
            <w:tcW w:w="1735" w:type="dxa"/>
            <w:shd w:val="clear" w:color="auto" w:fill="auto"/>
            <w:vAlign w:val="center"/>
            <w:tcPrChange w:id="9172" w:author="Phuong Truong Thi" w:date="2024-11-25T04:31:00Z">
              <w:tcPr>
                <w:tcW w:w="1735" w:type="dxa"/>
                <w:shd w:val="clear" w:color="auto" w:fill="auto"/>
                <w:vAlign w:val="center"/>
              </w:tcPr>
            </w:tcPrChange>
          </w:tcPr>
          <w:p w14:paraId="19B2ECC8" w14:textId="77777777" w:rsidR="00F868EA" w:rsidRPr="008E60BE" w:rsidRDefault="00F868EA" w:rsidP="00817E47">
            <w:pPr>
              <w:spacing w:before="0" w:line="240" w:lineRule="auto"/>
              <w:contextualSpacing w:val="0"/>
              <w:rPr>
                <w:ins w:id="9173" w:author="Phuong Truong Thi" w:date="2024-10-16T00:58:00Z"/>
                <w:rFonts w:ascii="Times New Roman" w:hAnsi="Times New Roman"/>
                <w:sz w:val="24"/>
                <w:szCs w:val="24"/>
              </w:rPr>
            </w:pPr>
            <w:ins w:id="9174" w:author="Phuong Truong Thi" w:date="2024-10-16T00:58:00Z">
              <w:r w:rsidRPr="008E60BE">
                <w:rPr>
                  <w:rFonts w:ascii="Times New Roman" w:hAnsi="Times New Roman"/>
                  <w:color w:val="000000"/>
                  <w:sz w:val="24"/>
                  <w:szCs w:val="24"/>
                </w:rPr>
                <w:t>EOP_TD online mở mới trong tháng</w:t>
              </w:r>
            </w:ins>
          </w:p>
        </w:tc>
        <w:tc>
          <w:tcPr>
            <w:tcW w:w="2270" w:type="dxa"/>
            <w:vAlign w:val="bottom"/>
            <w:tcPrChange w:id="9175" w:author="Phuong Truong Thi" w:date="2024-11-25T04:31:00Z">
              <w:tcPr>
                <w:tcW w:w="2230" w:type="dxa"/>
                <w:vAlign w:val="bottom"/>
              </w:tcPr>
            </w:tcPrChange>
          </w:tcPr>
          <w:p w14:paraId="00326643" w14:textId="77777777" w:rsidR="00F868EA" w:rsidRPr="00E25144" w:rsidRDefault="00F868EA" w:rsidP="00817E47">
            <w:pPr>
              <w:spacing w:before="0" w:line="240" w:lineRule="auto"/>
              <w:contextualSpacing w:val="0"/>
              <w:rPr>
                <w:ins w:id="9176" w:author="Phuong Truong Thi" w:date="2024-10-16T00:58:00Z"/>
                <w:rFonts w:ascii="Times New Roman" w:eastAsia="Times New Roman" w:hAnsi="Times New Roman"/>
                <w:sz w:val="24"/>
                <w:szCs w:val="24"/>
                <w:lang w:eastAsia="vi-VN"/>
              </w:rPr>
            </w:pPr>
            <w:ins w:id="9177" w:author="Phuong Truong Thi" w:date="2024-10-16T00:58:00Z">
              <w:r w:rsidRPr="00E25144">
                <w:rPr>
                  <w:rFonts w:ascii="Times New Roman" w:hAnsi="Times New Roman"/>
                  <w:color w:val="000000"/>
                  <w:sz w:val="24"/>
                  <w:szCs w:val="24"/>
                </w:rPr>
                <w:t>Tổng số dư cuối kỳ các tài khoản TD Online  mở trong tháng(Category là Saving) (Cả nội và ngoại tệ) ngày dữ liệu</w:t>
              </w:r>
            </w:ins>
          </w:p>
        </w:tc>
        <w:tc>
          <w:tcPr>
            <w:tcW w:w="1030" w:type="dxa"/>
            <w:tcPrChange w:id="9178" w:author="Phuong Truong Thi" w:date="2024-11-25T04:31:00Z">
              <w:tcPr>
                <w:tcW w:w="1070" w:type="dxa"/>
                <w:gridSpan w:val="2"/>
              </w:tcPr>
            </w:tcPrChange>
          </w:tcPr>
          <w:p w14:paraId="2889D542" w14:textId="77777777" w:rsidR="00F868EA" w:rsidRPr="004B5D62" w:rsidRDefault="00F868EA" w:rsidP="00817E47">
            <w:pPr>
              <w:spacing w:before="0" w:line="240" w:lineRule="auto"/>
              <w:contextualSpacing w:val="0"/>
              <w:jc w:val="center"/>
              <w:rPr>
                <w:ins w:id="9179" w:author="Phuong Truong Thi" w:date="2024-10-16T00:58:00Z"/>
                <w:rFonts w:ascii="Times New Roman" w:eastAsia="Times New Roman" w:hAnsi="Times New Roman"/>
                <w:sz w:val="24"/>
                <w:szCs w:val="24"/>
                <w:lang w:eastAsia="vi-VN"/>
              </w:rPr>
            </w:pPr>
            <w:ins w:id="9180" w:author="Phuong Truong Thi" w:date="2024-10-16T00:58:00Z">
              <w:r w:rsidRPr="0066740F">
                <w:rPr>
                  <w:rFonts w:ascii="Times New Roman" w:eastAsia="Times New Roman" w:hAnsi="Times New Roman"/>
                  <w:sz w:val="24"/>
                  <w:szCs w:val="24"/>
                  <w:lang w:val="vi-VN" w:eastAsia="vi-VN"/>
                </w:rPr>
                <w:t>CRM</w:t>
              </w:r>
            </w:ins>
          </w:p>
        </w:tc>
        <w:tc>
          <w:tcPr>
            <w:tcW w:w="1236" w:type="dxa"/>
            <w:tcPrChange w:id="9181" w:author="Phuong Truong Thi" w:date="2024-11-25T04:31:00Z">
              <w:tcPr>
                <w:tcW w:w="1236" w:type="dxa"/>
              </w:tcPr>
            </w:tcPrChange>
          </w:tcPr>
          <w:p w14:paraId="4AC7124E" w14:textId="77777777" w:rsidR="00F868EA" w:rsidRPr="00AD0E1A" w:rsidRDefault="00F868EA" w:rsidP="00817E47">
            <w:pPr>
              <w:spacing w:before="0" w:line="240" w:lineRule="auto"/>
              <w:contextualSpacing w:val="0"/>
              <w:rPr>
                <w:ins w:id="9182" w:author="Phuong Truong Thi" w:date="2024-10-16T00:58:00Z"/>
                <w:rFonts w:ascii="Times New Roman" w:eastAsia="Times New Roman" w:hAnsi="Times New Roman"/>
                <w:sz w:val="24"/>
                <w:szCs w:val="24"/>
                <w:lang w:eastAsia="vi-VN"/>
              </w:rPr>
            </w:pPr>
            <w:ins w:id="9183" w:author="Phuong Truong Thi" w:date="2024-10-16T00:58:00Z">
              <w:r>
                <w:rPr>
                  <w:rFonts w:ascii="Times New Roman" w:eastAsia="Times New Roman" w:hAnsi="Times New Roman"/>
                  <w:sz w:val="24"/>
                  <w:szCs w:val="24"/>
                  <w:lang w:eastAsia="vi-VN"/>
                </w:rPr>
                <w:t>Currency</w:t>
              </w:r>
              <w:r w:rsidRPr="004B5D62" w:rsidDel="00434685">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184" w:author="Phuong Truong Thi" w:date="2024-11-25T04:31:00Z">
              <w:tcPr>
                <w:tcW w:w="1276" w:type="dxa"/>
                <w:shd w:val="clear" w:color="auto" w:fill="auto"/>
                <w:noWrap/>
                <w:vAlign w:val="center"/>
              </w:tcPr>
            </w:tcPrChange>
          </w:tcPr>
          <w:p w14:paraId="52160D95" w14:textId="77777777" w:rsidR="00F868EA" w:rsidRPr="00AD0E1A" w:rsidRDefault="00F868EA" w:rsidP="00817E47">
            <w:pPr>
              <w:spacing w:before="0" w:line="240" w:lineRule="auto"/>
              <w:contextualSpacing w:val="0"/>
              <w:rPr>
                <w:ins w:id="9185" w:author="Phuong Truong Thi" w:date="2024-10-16T00:58:00Z"/>
                <w:rFonts w:ascii="Times New Roman" w:eastAsia="Times New Roman" w:hAnsi="Times New Roman"/>
                <w:sz w:val="24"/>
                <w:szCs w:val="24"/>
                <w:lang w:val="vi-VN" w:eastAsia="vi-VN"/>
              </w:rPr>
            </w:pPr>
          </w:p>
        </w:tc>
        <w:tc>
          <w:tcPr>
            <w:tcW w:w="992" w:type="dxa"/>
            <w:tcPrChange w:id="9186" w:author="Phuong Truong Thi" w:date="2024-11-25T04:31:00Z">
              <w:tcPr>
                <w:tcW w:w="992" w:type="dxa"/>
              </w:tcPr>
            </w:tcPrChange>
          </w:tcPr>
          <w:p w14:paraId="3313DF67" w14:textId="77777777" w:rsidR="00F868EA" w:rsidRPr="00AD0E1A" w:rsidRDefault="00F868EA" w:rsidP="00817E47">
            <w:pPr>
              <w:spacing w:before="0" w:line="240" w:lineRule="auto"/>
              <w:contextualSpacing w:val="0"/>
              <w:jc w:val="center"/>
              <w:rPr>
                <w:ins w:id="9187" w:author="Phuong Truong Thi" w:date="2024-10-16T00:58:00Z"/>
                <w:rFonts w:ascii="Times New Roman" w:eastAsia="Times New Roman" w:hAnsi="Times New Roman"/>
                <w:sz w:val="24"/>
                <w:szCs w:val="24"/>
                <w:lang w:val="vi-VN" w:eastAsia="vi-VN"/>
              </w:rPr>
            </w:pPr>
            <w:ins w:id="9188" w:author="Phuong Truong Thi" w:date="2024-10-16T00:58:00Z">
              <w:r w:rsidRPr="00CC7615">
                <w:rPr>
                  <w:rFonts w:ascii="Times New Roman" w:eastAsia="Times New Roman" w:hAnsi="Times New Roman"/>
                  <w:sz w:val="24"/>
                  <w:szCs w:val="24"/>
                  <w:lang w:eastAsia="vi-VN"/>
                </w:rPr>
                <w:t>N</w:t>
              </w:r>
            </w:ins>
          </w:p>
        </w:tc>
      </w:tr>
      <w:tr w:rsidR="00B83E10" w:rsidRPr="00AD0E1A" w14:paraId="706E0A8B" w14:textId="77777777" w:rsidTr="00CF6901">
        <w:trPr>
          <w:trHeight w:val="276"/>
          <w:ins w:id="9189" w:author="Phuong Truong Thi" w:date="2024-10-16T01:08:00Z"/>
        </w:trPr>
        <w:tc>
          <w:tcPr>
            <w:tcW w:w="9209" w:type="dxa"/>
            <w:gridSpan w:val="7"/>
            <w:shd w:val="clear" w:color="auto" w:fill="auto"/>
            <w:vAlign w:val="center"/>
          </w:tcPr>
          <w:p w14:paraId="56720D1E" w14:textId="157E6221" w:rsidR="00B83E10" w:rsidRPr="00CC7615" w:rsidRDefault="00C54E78">
            <w:pPr>
              <w:spacing w:before="0" w:line="240" w:lineRule="auto"/>
              <w:contextualSpacing w:val="0"/>
              <w:jc w:val="left"/>
              <w:rPr>
                <w:ins w:id="9190" w:author="Phuong Truong Thi" w:date="2024-10-16T01:08:00Z"/>
                <w:rFonts w:ascii="Times New Roman" w:eastAsia="Times New Roman" w:hAnsi="Times New Roman"/>
                <w:sz w:val="24"/>
                <w:szCs w:val="24"/>
                <w:lang w:eastAsia="vi-VN"/>
              </w:rPr>
              <w:pPrChange w:id="9191" w:author="Phuong Truong Thi" w:date="2024-10-16T01:09:00Z">
                <w:pPr>
                  <w:framePr w:hSpace="180" w:wrap="around" w:vAnchor="text" w:hAnchor="text" w:y="1"/>
                  <w:spacing w:before="0" w:line="240" w:lineRule="auto"/>
                  <w:contextualSpacing w:val="0"/>
                  <w:suppressOverlap/>
                  <w:jc w:val="center"/>
                </w:pPr>
              </w:pPrChange>
            </w:pPr>
            <w:commentRangeStart w:id="9192"/>
            <w:commentRangeStart w:id="9193"/>
            <w:commentRangeStart w:id="9194"/>
            <w:ins w:id="9195" w:author="Phuong Truong Thi" w:date="2024-11-27T12:43:00Z">
              <w:r>
                <w:rPr>
                  <w:rFonts w:ascii="Times New Roman" w:eastAsia="Times New Roman" w:hAnsi="Times New Roman"/>
                  <w:sz w:val="24"/>
                  <w:szCs w:val="24"/>
                  <w:lang w:eastAsia="vi-VN"/>
                </w:rPr>
                <w:t>Invest</w:t>
              </w:r>
              <w:commentRangeEnd w:id="9192"/>
              <w:r>
                <w:rPr>
                  <w:rStyle w:val="CommentReference"/>
                  <w:lang w:val="x-none" w:eastAsia="x-none"/>
                </w:rPr>
                <w:commentReference w:id="9192"/>
              </w:r>
            </w:ins>
            <w:commentRangeEnd w:id="9193"/>
            <w:ins w:id="9196" w:author="Phuong Truong Thi" w:date="2024-12-05T18:36:00Z">
              <w:r w:rsidR="00FE644D">
                <w:rPr>
                  <w:rStyle w:val="CommentReference"/>
                  <w:lang w:val="x-none" w:eastAsia="x-none"/>
                </w:rPr>
                <w:commentReference w:id="9193"/>
              </w:r>
            </w:ins>
            <w:commentRangeEnd w:id="9194"/>
            <w:r w:rsidR="00FE7E7F">
              <w:rPr>
                <w:rStyle w:val="CommentReference"/>
                <w:lang w:val="x-none" w:eastAsia="x-none"/>
              </w:rPr>
              <w:commentReference w:id="9194"/>
            </w:r>
          </w:p>
        </w:tc>
      </w:tr>
      <w:tr w:rsidR="00F868EA" w:rsidRPr="00AD0E1A" w14:paraId="5E35157E" w14:textId="77777777" w:rsidTr="00975861">
        <w:trPr>
          <w:trHeight w:val="276"/>
          <w:ins w:id="9197" w:author="Phuong Truong Thi" w:date="2024-10-16T00:58:00Z"/>
          <w:trPrChange w:id="9198" w:author="Phuong Truong Thi" w:date="2024-11-25T04:31:00Z">
            <w:trPr>
              <w:trHeight w:val="276"/>
            </w:trPr>
          </w:trPrChange>
        </w:trPr>
        <w:tc>
          <w:tcPr>
            <w:tcW w:w="670" w:type="dxa"/>
            <w:shd w:val="clear" w:color="auto" w:fill="auto"/>
            <w:vAlign w:val="center"/>
            <w:tcPrChange w:id="9199" w:author="Phuong Truong Thi" w:date="2024-11-25T04:31:00Z">
              <w:tcPr>
                <w:tcW w:w="670" w:type="dxa"/>
                <w:shd w:val="clear" w:color="auto" w:fill="auto"/>
                <w:vAlign w:val="center"/>
              </w:tcPr>
            </w:tcPrChange>
          </w:tcPr>
          <w:p w14:paraId="45A96E84" w14:textId="77777777" w:rsidR="00F868EA" w:rsidRPr="00AD0E1A" w:rsidRDefault="00F868EA" w:rsidP="00817E47">
            <w:pPr>
              <w:pStyle w:val="ListParagraph"/>
              <w:numPr>
                <w:ilvl w:val="0"/>
                <w:numId w:val="62"/>
              </w:numPr>
              <w:spacing w:before="0" w:line="240" w:lineRule="auto"/>
              <w:contextualSpacing w:val="0"/>
              <w:jc w:val="left"/>
              <w:rPr>
                <w:ins w:id="9200" w:author="Phuong Truong Thi" w:date="2024-10-16T00:58:00Z"/>
                <w:rFonts w:eastAsia="Times New Roman"/>
                <w:szCs w:val="24"/>
                <w:lang w:val="vi-VN" w:eastAsia="vi-VN"/>
              </w:rPr>
            </w:pPr>
          </w:p>
        </w:tc>
        <w:tc>
          <w:tcPr>
            <w:tcW w:w="1735" w:type="dxa"/>
            <w:shd w:val="clear" w:color="auto" w:fill="auto"/>
            <w:vAlign w:val="center"/>
            <w:tcPrChange w:id="9201" w:author="Phuong Truong Thi" w:date="2024-11-25T04:31:00Z">
              <w:tcPr>
                <w:tcW w:w="1735" w:type="dxa"/>
                <w:shd w:val="clear" w:color="auto" w:fill="auto"/>
                <w:vAlign w:val="center"/>
              </w:tcPr>
            </w:tcPrChange>
          </w:tcPr>
          <w:p w14:paraId="10019CD1" w14:textId="77777777" w:rsidR="00F868EA" w:rsidRPr="008E60BE" w:rsidRDefault="00F868EA" w:rsidP="00817E47">
            <w:pPr>
              <w:spacing w:before="0" w:line="240" w:lineRule="auto"/>
              <w:contextualSpacing w:val="0"/>
              <w:rPr>
                <w:ins w:id="9202" w:author="Phuong Truong Thi" w:date="2024-10-16T00:58:00Z"/>
                <w:rFonts w:ascii="Times New Roman" w:hAnsi="Times New Roman"/>
                <w:sz w:val="24"/>
                <w:szCs w:val="24"/>
              </w:rPr>
            </w:pPr>
            <w:ins w:id="9203" w:author="Phuong Truong Thi" w:date="2024-10-16T00:58:00Z">
              <w:r w:rsidRPr="008E60BE">
                <w:rPr>
                  <w:rFonts w:ascii="Times New Roman" w:hAnsi="Times New Roman"/>
                  <w:color w:val="000000"/>
                  <w:sz w:val="24"/>
                  <w:szCs w:val="24"/>
                </w:rPr>
                <w:t>Số dư Bond ngày báo cáo</w:t>
              </w:r>
            </w:ins>
          </w:p>
        </w:tc>
        <w:tc>
          <w:tcPr>
            <w:tcW w:w="2270" w:type="dxa"/>
            <w:vAlign w:val="center"/>
            <w:tcPrChange w:id="9204" w:author="Phuong Truong Thi" w:date="2024-11-25T04:31:00Z">
              <w:tcPr>
                <w:tcW w:w="2230" w:type="dxa"/>
                <w:vAlign w:val="center"/>
              </w:tcPr>
            </w:tcPrChange>
          </w:tcPr>
          <w:p w14:paraId="28E9AFC1" w14:textId="77777777" w:rsidR="00F868EA" w:rsidRPr="00E25144" w:rsidRDefault="00F868EA" w:rsidP="00817E47">
            <w:pPr>
              <w:spacing w:before="0" w:line="240" w:lineRule="auto"/>
              <w:contextualSpacing w:val="0"/>
              <w:rPr>
                <w:ins w:id="9205" w:author="Phuong Truong Thi" w:date="2024-10-16T00:58:00Z"/>
                <w:rFonts w:ascii="Times New Roman" w:eastAsia="Times New Roman" w:hAnsi="Times New Roman"/>
                <w:sz w:val="24"/>
                <w:szCs w:val="24"/>
                <w:lang w:eastAsia="vi-VN"/>
              </w:rPr>
            </w:pPr>
            <w:ins w:id="9206" w:author="Phuong Truong Thi" w:date="2024-10-16T00:58:00Z">
              <w:r w:rsidRPr="00E25144">
                <w:rPr>
                  <w:rFonts w:ascii="Times New Roman" w:hAnsi="Times New Roman"/>
                  <w:color w:val="000000"/>
                  <w:sz w:val="24"/>
                  <w:szCs w:val="24"/>
                </w:rPr>
                <w:t>Tổng số dư các hợp đồng bond của KH tại ngày báo cáo</w:t>
              </w:r>
            </w:ins>
          </w:p>
        </w:tc>
        <w:tc>
          <w:tcPr>
            <w:tcW w:w="1030" w:type="dxa"/>
            <w:tcPrChange w:id="9207" w:author="Phuong Truong Thi" w:date="2024-11-25T04:31:00Z">
              <w:tcPr>
                <w:tcW w:w="1070" w:type="dxa"/>
                <w:gridSpan w:val="2"/>
              </w:tcPr>
            </w:tcPrChange>
          </w:tcPr>
          <w:p w14:paraId="280850F0" w14:textId="77777777" w:rsidR="00F868EA" w:rsidRPr="004C4A85" w:rsidRDefault="00F868EA" w:rsidP="00817E47">
            <w:pPr>
              <w:spacing w:before="0" w:line="240" w:lineRule="auto"/>
              <w:contextualSpacing w:val="0"/>
              <w:jc w:val="center"/>
              <w:rPr>
                <w:ins w:id="9208" w:author="Phuong Truong Thi" w:date="2024-10-16T00:58:00Z"/>
                <w:rFonts w:ascii="Times New Roman" w:eastAsia="Times New Roman" w:hAnsi="Times New Roman"/>
                <w:sz w:val="24"/>
                <w:szCs w:val="24"/>
                <w:lang w:eastAsia="vi-VN"/>
              </w:rPr>
            </w:pPr>
            <w:ins w:id="9209" w:author="Phuong Truong Thi" w:date="2024-10-16T00:58:00Z">
              <w:r w:rsidRPr="0066740F">
                <w:rPr>
                  <w:rFonts w:ascii="Times New Roman" w:eastAsia="Times New Roman" w:hAnsi="Times New Roman"/>
                  <w:sz w:val="24"/>
                  <w:szCs w:val="24"/>
                  <w:lang w:val="vi-VN" w:eastAsia="vi-VN"/>
                </w:rPr>
                <w:t>CRM</w:t>
              </w:r>
            </w:ins>
          </w:p>
        </w:tc>
        <w:tc>
          <w:tcPr>
            <w:tcW w:w="1236" w:type="dxa"/>
            <w:tcPrChange w:id="9210" w:author="Phuong Truong Thi" w:date="2024-11-25T04:31:00Z">
              <w:tcPr>
                <w:tcW w:w="1236" w:type="dxa"/>
              </w:tcPr>
            </w:tcPrChange>
          </w:tcPr>
          <w:p w14:paraId="6215C826" w14:textId="77777777" w:rsidR="00F868EA" w:rsidRPr="00AD0E1A" w:rsidRDefault="00F868EA" w:rsidP="00817E47">
            <w:pPr>
              <w:spacing w:before="0" w:line="240" w:lineRule="auto"/>
              <w:contextualSpacing w:val="0"/>
              <w:rPr>
                <w:ins w:id="9211" w:author="Phuong Truong Thi" w:date="2024-10-16T00:58:00Z"/>
                <w:rFonts w:ascii="Times New Roman" w:eastAsia="Times New Roman" w:hAnsi="Times New Roman"/>
                <w:sz w:val="24"/>
                <w:szCs w:val="24"/>
                <w:lang w:eastAsia="vi-VN"/>
              </w:rPr>
            </w:pPr>
            <w:ins w:id="9212" w:author="Phuong Truong Thi" w:date="2024-10-16T00:58:00Z">
              <w:r>
                <w:rPr>
                  <w:rFonts w:ascii="Times New Roman" w:eastAsia="Times New Roman" w:hAnsi="Times New Roman"/>
                  <w:sz w:val="24"/>
                  <w:szCs w:val="24"/>
                  <w:lang w:eastAsia="vi-VN"/>
                </w:rPr>
                <w:t>Currency</w:t>
              </w:r>
              <w:r w:rsidRPr="004C4A85"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213" w:author="Phuong Truong Thi" w:date="2024-11-25T04:31:00Z">
              <w:tcPr>
                <w:tcW w:w="1276" w:type="dxa"/>
                <w:shd w:val="clear" w:color="auto" w:fill="auto"/>
                <w:noWrap/>
                <w:vAlign w:val="center"/>
              </w:tcPr>
            </w:tcPrChange>
          </w:tcPr>
          <w:p w14:paraId="78AC4626" w14:textId="77777777" w:rsidR="00F868EA" w:rsidRPr="00AD0E1A" w:rsidRDefault="00F868EA" w:rsidP="00817E47">
            <w:pPr>
              <w:spacing w:before="0" w:line="240" w:lineRule="auto"/>
              <w:contextualSpacing w:val="0"/>
              <w:rPr>
                <w:ins w:id="9214" w:author="Phuong Truong Thi" w:date="2024-10-16T00:58:00Z"/>
                <w:rFonts w:ascii="Times New Roman" w:eastAsia="Times New Roman" w:hAnsi="Times New Roman"/>
                <w:sz w:val="24"/>
                <w:szCs w:val="24"/>
                <w:lang w:val="vi-VN" w:eastAsia="vi-VN"/>
              </w:rPr>
            </w:pPr>
          </w:p>
        </w:tc>
        <w:tc>
          <w:tcPr>
            <w:tcW w:w="992" w:type="dxa"/>
            <w:tcPrChange w:id="9215" w:author="Phuong Truong Thi" w:date="2024-11-25T04:31:00Z">
              <w:tcPr>
                <w:tcW w:w="992" w:type="dxa"/>
              </w:tcPr>
            </w:tcPrChange>
          </w:tcPr>
          <w:p w14:paraId="040C12AC" w14:textId="77777777" w:rsidR="00F868EA" w:rsidRPr="00AD0E1A" w:rsidRDefault="00F868EA" w:rsidP="00817E47">
            <w:pPr>
              <w:spacing w:before="0" w:line="240" w:lineRule="auto"/>
              <w:contextualSpacing w:val="0"/>
              <w:jc w:val="center"/>
              <w:rPr>
                <w:ins w:id="9216" w:author="Phuong Truong Thi" w:date="2024-10-16T00:58:00Z"/>
                <w:rFonts w:ascii="Times New Roman" w:eastAsia="Times New Roman" w:hAnsi="Times New Roman"/>
                <w:sz w:val="24"/>
                <w:szCs w:val="24"/>
                <w:lang w:val="vi-VN" w:eastAsia="vi-VN"/>
              </w:rPr>
            </w:pPr>
            <w:ins w:id="9217" w:author="Phuong Truong Thi" w:date="2024-10-16T00:58:00Z">
              <w:r w:rsidRPr="00CC7615">
                <w:rPr>
                  <w:rFonts w:ascii="Times New Roman" w:eastAsia="Times New Roman" w:hAnsi="Times New Roman"/>
                  <w:sz w:val="24"/>
                  <w:szCs w:val="24"/>
                  <w:lang w:eastAsia="vi-VN"/>
                </w:rPr>
                <w:t>N</w:t>
              </w:r>
            </w:ins>
          </w:p>
        </w:tc>
      </w:tr>
      <w:tr w:rsidR="00F868EA" w:rsidRPr="00AD0E1A" w14:paraId="516605C2" w14:textId="77777777" w:rsidTr="00975861">
        <w:trPr>
          <w:trHeight w:val="276"/>
          <w:ins w:id="9218" w:author="Phuong Truong Thi" w:date="2024-10-16T00:58:00Z"/>
          <w:trPrChange w:id="9219" w:author="Phuong Truong Thi" w:date="2024-11-25T04:31:00Z">
            <w:trPr>
              <w:trHeight w:val="276"/>
            </w:trPr>
          </w:trPrChange>
        </w:trPr>
        <w:tc>
          <w:tcPr>
            <w:tcW w:w="670" w:type="dxa"/>
            <w:shd w:val="clear" w:color="auto" w:fill="auto"/>
            <w:vAlign w:val="center"/>
            <w:tcPrChange w:id="9220" w:author="Phuong Truong Thi" w:date="2024-11-25T04:31:00Z">
              <w:tcPr>
                <w:tcW w:w="670" w:type="dxa"/>
                <w:shd w:val="clear" w:color="auto" w:fill="auto"/>
                <w:vAlign w:val="center"/>
              </w:tcPr>
            </w:tcPrChange>
          </w:tcPr>
          <w:p w14:paraId="358667C7" w14:textId="77777777" w:rsidR="00F868EA" w:rsidRPr="00AD0E1A" w:rsidRDefault="00F868EA" w:rsidP="00817E47">
            <w:pPr>
              <w:pStyle w:val="ListParagraph"/>
              <w:numPr>
                <w:ilvl w:val="0"/>
                <w:numId w:val="62"/>
              </w:numPr>
              <w:spacing w:before="0" w:line="240" w:lineRule="auto"/>
              <w:contextualSpacing w:val="0"/>
              <w:jc w:val="left"/>
              <w:rPr>
                <w:ins w:id="9221" w:author="Phuong Truong Thi" w:date="2024-10-16T00:58:00Z"/>
                <w:rFonts w:eastAsia="Times New Roman"/>
                <w:szCs w:val="24"/>
                <w:lang w:val="vi-VN" w:eastAsia="vi-VN"/>
              </w:rPr>
            </w:pPr>
          </w:p>
        </w:tc>
        <w:tc>
          <w:tcPr>
            <w:tcW w:w="1735" w:type="dxa"/>
            <w:shd w:val="clear" w:color="auto" w:fill="auto"/>
            <w:vAlign w:val="center"/>
            <w:tcPrChange w:id="9222" w:author="Phuong Truong Thi" w:date="2024-11-25T04:31:00Z">
              <w:tcPr>
                <w:tcW w:w="1735" w:type="dxa"/>
                <w:shd w:val="clear" w:color="auto" w:fill="auto"/>
                <w:vAlign w:val="center"/>
              </w:tcPr>
            </w:tcPrChange>
          </w:tcPr>
          <w:p w14:paraId="00481171" w14:textId="77777777" w:rsidR="00F868EA" w:rsidRPr="008E60BE" w:rsidRDefault="00F868EA" w:rsidP="00817E47">
            <w:pPr>
              <w:spacing w:before="0" w:line="240" w:lineRule="auto"/>
              <w:contextualSpacing w:val="0"/>
              <w:rPr>
                <w:ins w:id="9223" w:author="Phuong Truong Thi" w:date="2024-10-16T00:58:00Z"/>
                <w:rFonts w:ascii="Times New Roman" w:hAnsi="Times New Roman"/>
                <w:sz w:val="24"/>
                <w:szCs w:val="24"/>
              </w:rPr>
            </w:pPr>
            <w:ins w:id="9224" w:author="Phuong Truong Thi" w:date="2024-10-16T00:58:00Z">
              <w:r w:rsidRPr="008E60BE">
                <w:rPr>
                  <w:rFonts w:ascii="Times New Roman" w:hAnsi="Times New Roman"/>
                  <w:color w:val="000000"/>
                  <w:sz w:val="24"/>
                  <w:szCs w:val="24"/>
                </w:rPr>
                <w:t>Doanh số bán mới Bond</w:t>
              </w:r>
            </w:ins>
          </w:p>
        </w:tc>
        <w:tc>
          <w:tcPr>
            <w:tcW w:w="2270" w:type="dxa"/>
            <w:vAlign w:val="center"/>
            <w:tcPrChange w:id="9225" w:author="Phuong Truong Thi" w:date="2024-11-25T04:31:00Z">
              <w:tcPr>
                <w:tcW w:w="2230" w:type="dxa"/>
                <w:vAlign w:val="center"/>
              </w:tcPr>
            </w:tcPrChange>
          </w:tcPr>
          <w:p w14:paraId="67D1CEDA" w14:textId="77777777" w:rsidR="00F868EA" w:rsidRPr="00E25144" w:rsidRDefault="00F868EA" w:rsidP="00817E47">
            <w:pPr>
              <w:spacing w:before="0" w:line="240" w:lineRule="auto"/>
              <w:contextualSpacing w:val="0"/>
              <w:rPr>
                <w:ins w:id="9226" w:author="Phuong Truong Thi" w:date="2024-10-16T00:58:00Z"/>
                <w:rFonts w:ascii="Times New Roman" w:eastAsia="Times New Roman" w:hAnsi="Times New Roman"/>
                <w:sz w:val="24"/>
                <w:szCs w:val="24"/>
                <w:lang w:eastAsia="vi-VN"/>
              </w:rPr>
            </w:pPr>
            <w:ins w:id="9227" w:author="Phuong Truong Thi" w:date="2024-10-16T00:58:00Z">
              <w:r w:rsidRPr="00E25144">
                <w:rPr>
                  <w:rFonts w:ascii="Times New Roman" w:hAnsi="Times New Roman"/>
                  <w:sz w:val="24"/>
                  <w:szCs w:val="24"/>
                </w:rPr>
                <w:t>Tổng doanh số bán mới trong tháng các hợp đồng Bond của KH đến ngày báo cáo</w:t>
              </w:r>
            </w:ins>
          </w:p>
        </w:tc>
        <w:tc>
          <w:tcPr>
            <w:tcW w:w="1030" w:type="dxa"/>
            <w:tcPrChange w:id="9228" w:author="Phuong Truong Thi" w:date="2024-11-25T04:31:00Z">
              <w:tcPr>
                <w:tcW w:w="1070" w:type="dxa"/>
                <w:gridSpan w:val="2"/>
              </w:tcPr>
            </w:tcPrChange>
          </w:tcPr>
          <w:p w14:paraId="76F960E1" w14:textId="77777777" w:rsidR="00F868EA" w:rsidRPr="004C4A85" w:rsidRDefault="00F868EA" w:rsidP="00817E47">
            <w:pPr>
              <w:spacing w:before="0" w:line="240" w:lineRule="auto"/>
              <w:contextualSpacing w:val="0"/>
              <w:jc w:val="center"/>
              <w:rPr>
                <w:ins w:id="9229" w:author="Phuong Truong Thi" w:date="2024-10-16T00:58:00Z"/>
                <w:rFonts w:ascii="Times New Roman" w:eastAsia="Times New Roman" w:hAnsi="Times New Roman"/>
                <w:sz w:val="24"/>
                <w:szCs w:val="24"/>
                <w:lang w:eastAsia="vi-VN"/>
              </w:rPr>
            </w:pPr>
            <w:ins w:id="9230" w:author="Phuong Truong Thi" w:date="2024-10-16T00:58:00Z">
              <w:r w:rsidRPr="00FE41A9">
                <w:rPr>
                  <w:rFonts w:ascii="Times New Roman" w:eastAsia="Times New Roman" w:hAnsi="Times New Roman"/>
                  <w:sz w:val="24"/>
                  <w:szCs w:val="24"/>
                  <w:lang w:val="vi-VN" w:eastAsia="vi-VN"/>
                </w:rPr>
                <w:t>CRM</w:t>
              </w:r>
            </w:ins>
          </w:p>
        </w:tc>
        <w:tc>
          <w:tcPr>
            <w:tcW w:w="1236" w:type="dxa"/>
            <w:tcPrChange w:id="9231" w:author="Phuong Truong Thi" w:date="2024-11-25T04:31:00Z">
              <w:tcPr>
                <w:tcW w:w="1236" w:type="dxa"/>
              </w:tcPr>
            </w:tcPrChange>
          </w:tcPr>
          <w:p w14:paraId="58067E3D" w14:textId="77777777" w:rsidR="00F868EA" w:rsidRPr="00AD0E1A" w:rsidRDefault="00F868EA" w:rsidP="00817E47">
            <w:pPr>
              <w:spacing w:before="0" w:line="240" w:lineRule="auto"/>
              <w:contextualSpacing w:val="0"/>
              <w:rPr>
                <w:ins w:id="9232" w:author="Phuong Truong Thi" w:date="2024-10-16T00:58:00Z"/>
                <w:rFonts w:ascii="Times New Roman" w:eastAsia="Times New Roman" w:hAnsi="Times New Roman"/>
                <w:sz w:val="24"/>
                <w:szCs w:val="24"/>
                <w:lang w:eastAsia="vi-VN"/>
              </w:rPr>
            </w:pPr>
            <w:ins w:id="9233" w:author="Phuong Truong Thi" w:date="2024-10-16T00:58:00Z">
              <w:r>
                <w:rPr>
                  <w:rFonts w:ascii="Times New Roman" w:eastAsia="Times New Roman" w:hAnsi="Times New Roman"/>
                  <w:sz w:val="24"/>
                  <w:szCs w:val="24"/>
                  <w:lang w:eastAsia="vi-VN"/>
                </w:rPr>
                <w:t>Currency</w:t>
              </w:r>
              <w:r w:rsidRPr="004C4A85"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234" w:author="Phuong Truong Thi" w:date="2024-11-25T04:31:00Z">
              <w:tcPr>
                <w:tcW w:w="1276" w:type="dxa"/>
                <w:shd w:val="clear" w:color="auto" w:fill="auto"/>
                <w:noWrap/>
                <w:vAlign w:val="center"/>
              </w:tcPr>
            </w:tcPrChange>
          </w:tcPr>
          <w:p w14:paraId="0C25D696" w14:textId="77777777" w:rsidR="00F868EA" w:rsidRPr="00AD0E1A" w:rsidRDefault="00F868EA" w:rsidP="00817E47">
            <w:pPr>
              <w:spacing w:before="0" w:line="240" w:lineRule="auto"/>
              <w:contextualSpacing w:val="0"/>
              <w:rPr>
                <w:ins w:id="9235" w:author="Phuong Truong Thi" w:date="2024-10-16T00:58:00Z"/>
                <w:rFonts w:ascii="Times New Roman" w:eastAsia="Times New Roman" w:hAnsi="Times New Roman"/>
                <w:sz w:val="24"/>
                <w:szCs w:val="24"/>
                <w:lang w:val="vi-VN" w:eastAsia="vi-VN"/>
              </w:rPr>
            </w:pPr>
          </w:p>
        </w:tc>
        <w:tc>
          <w:tcPr>
            <w:tcW w:w="992" w:type="dxa"/>
            <w:tcPrChange w:id="9236" w:author="Phuong Truong Thi" w:date="2024-11-25T04:31:00Z">
              <w:tcPr>
                <w:tcW w:w="992" w:type="dxa"/>
              </w:tcPr>
            </w:tcPrChange>
          </w:tcPr>
          <w:p w14:paraId="22A5E59A" w14:textId="77777777" w:rsidR="00F868EA" w:rsidRPr="00AD0E1A" w:rsidRDefault="00F868EA" w:rsidP="00817E47">
            <w:pPr>
              <w:spacing w:before="0" w:line="240" w:lineRule="auto"/>
              <w:contextualSpacing w:val="0"/>
              <w:jc w:val="center"/>
              <w:rPr>
                <w:ins w:id="9237" w:author="Phuong Truong Thi" w:date="2024-10-16T00:58:00Z"/>
                <w:rFonts w:ascii="Times New Roman" w:eastAsia="Times New Roman" w:hAnsi="Times New Roman"/>
                <w:sz w:val="24"/>
                <w:szCs w:val="24"/>
                <w:lang w:val="vi-VN" w:eastAsia="vi-VN"/>
              </w:rPr>
            </w:pPr>
            <w:ins w:id="9238" w:author="Phuong Truong Thi" w:date="2024-10-16T00:58:00Z">
              <w:r w:rsidRPr="00CC7615">
                <w:rPr>
                  <w:rFonts w:ascii="Times New Roman" w:eastAsia="Times New Roman" w:hAnsi="Times New Roman"/>
                  <w:sz w:val="24"/>
                  <w:szCs w:val="24"/>
                  <w:lang w:eastAsia="vi-VN"/>
                </w:rPr>
                <w:t>N</w:t>
              </w:r>
            </w:ins>
          </w:p>
        </w:tc>
      </w:tr>
      <w:tr w:rsidR="00F868EA" w:rsidRPr="00AD0E1A" w14:paraId="0AEAE85D" w14:textId="77777777" w:rsidTr="00975861">
        <w:trPr>
          <w:trHeight w:val="276"/>
          <w:ins w:id="9239" w:author="Phuong Truong Thi" w:date="2024-10-16T00:58:00Z"/>
          <w:trPrChange w:id="9240" w:author="Phuong Truong Thi" w:date="2024-11-25T04:31:00Z">
            <w:trPr>
              <w:trHeight w:val="276"/>
            </w:trPr>
          </w:trPrChange>
        </w:trPr>
        <w:tc>
          <w:tcPr>
            <w:tcW w:w="670" w:type="dxa"/>
            <w:shd w:val="clear" w:color="auto" w:fill="auto"/>
            <w:vAlign w:val="center"/>
            <w:tcPrChange w:id="9241" w:author="Phuong Truong Thi" w:date="2024-11-25T04:31:00Z">
              <w:tcPr>
                <w:tcW w:w="670" w:type="dxa"/>
                <w:shd w:val="clear" w:color="auto" w:fill="auto"/>
                <w:vAlign w:val="center"/>
              </w:tcPr>
            </w:tcPrChange>
          </w:tcPr>
          <w:p w14:paraId="51F7C1E3" w14:textId="77777777" w:rsidR="00F868EA" w:rsidRPr="00AD0E1A" w:rsidRDefault="00F868EA" w:rsidP="00817E47">
            <w:pPr>
              <w:pStyle w:val="ListParagraph"/>
              <w:numPr>
                <w:ilvl w:val="0"/>
                <w:numId w:val="62"/>
              </w:numPr>
              <w:spacing w:before="0" w:line="240" w:lineRule="auto"/>
              <w:contextualSpacing w:val="0"/>
              <w:jc w:val="left"/>
              <w:rPr>
                <w:ins w:id="9242" w:author="Phuong Truong Thi" w:date="2024-10-16T00:58:00Z"/>
                <w:rFonts w:eastAsia="Times New Roman"/>
                <w:szCs w:val="24"/>
                <w:lang w:val="vi-VN" w:eastAsia="vi-VN"/>
              </w:rPr>
            </w:pPr>
          </w:p>
        </w:tc>
        <w:tc>
          <w:tcPr>
            <w:tcW w:w="1735" w:type="dxa"/>
            <w:shd w:val="clear" w:color="auto" w:fill="auto"/>
            <w:vAlign w:val="center"/>
            <w:tcPrChange w:id="9243" w:author="Phuong Truong Thi" w:date="2024-11-25T04:31:00Z">
              <w:tcPr>
                <w:tcW w:w="1735" w:type="dxa"/>
                <w:shd w:val="clear" w:color="auto" w:fill="auto"/>
                <w:vAlign w:val="center"/>
              </w:tcPr>
            </w:tcPrChange>
          </w:tcPr>
          <w:p w14:paraId="28D5F636" w14:textId="77777777" w:rsidR="00F868EA" w:rsidRPr="00B66378" w:rsidRDefault="00F868EA" w:rsidP="00817E47">
            <w:pPr>
              <w:spacing w:before="0" w:line="240" w:lineRule="auto"/>
              <w:contextualSpacing w:val="0"/>
              <w:rPr>
                <w:ins w:id="9244" w:author="Phuong Truong Thi" w:date="2024-10-16T00:58:00Z"/>
                <w:rFonts w:ascii="Times New Roman" w:hAnsi="Times New Roman"/>
                <w:sz w:val="24"/>
                <w:szCs w:val="24"/>
                <w:lang w:val="vi-VN"/>
              </w:rPr>
            </w:pPr>
            <w:ins w:id="9245" w:author="Phuong Truong Thi" w:date="2024-10-16T00:58:00Z">
              <w:r w:rsidRPr="00B66378">
                <w:rPr>
                  <w:rFonts w:ascii="Times New Roman" w:hAnsi="Times New Roman"/>
                  <w:color w:val="000000"/>
                  <w:sz w:val="24"/>
                  <w:szCs w:val="24"/>
                  <w:lang w:val="vi-VN"/>
                </w:rPr>
                <w:t xml:space="preserve">Doanh số bán  mới MF </w:t>
              </w:r>
            </w:ins>
          </w:p>
        </w:tc>
        <w:tc>
          <w:tcPr>
            <w:tcW w:w="2270" w:type="dxa"/>
            <w:vAlign w:val="center"/>
            <w:tcPrChange w:id="9246" w:author="Phuong Truong Thi" w:date="2024-11-25T04:31:00Z">
              <w:tcPr>
                <w:tcW w:w="2230" w:type="dxa"/>
                <w:vAlign w:val="center"/>
              </w:tcPr>
            </w:tcPrChange>
          </w:tcPr>
          <w:p w14:paraId="335339CE" w14:textId="77777777" w:rsidR="00F868EA" w:rsidRPr="00B66378" w:rsidRDefault="00F868EA" w:rsidP="00817E47">
            <w:pPr>
              <w:spacing w:before="0" w:line="240" w:lineRule="auto"/>
              <w:contextualSpacing w:val="0"/>
              <w:rPr>
                <w:ins w:id="9247" w:author="Phuong Truong Thi" w:date="2024-10-16T00:58:00Z"/>
                <w:rFonts w:ascii="Times New Roman" w:eastAsia="Times New Roman" w:hAnsi="Times New Roman"/>
                <w:sz w:val="24"/>
                <w:szCs w:val="24"/>
                <w:lang w:val="vi-VN" w:eastAsia="vi-VN"/>
              </w:rPr>
            </w:pPr>
            <w:ins w:id="9248" w:author="Phuong Truong Thi" w:date="2024-10-16T00:58:00Z">
              <w:r w:rsidRPr="00B66378">
                <w:rPr>
                  <w:rFonts w:ascii="Times New Roman" w:hAnsi="Times New Roman"/>
                  <w:sz w:val="24"/>
                  <w:szCs w:val="24"/>
                  <w:lang w:val="vi-VN"/>
                </w:rPr>
                <w:t xml:space="preserve">Tổng doanh số bán mới trong tháng các </w:t>
              </w:r>
              <w:r w:rsidRPr="00B66378">
                <w:rPr>
                  <w:rFonts w:ascii="Times New Roman" w:hAnsi="Times New Roman"/>
                  <w:sz w:val="24"/>
                  <w:szCs w:val="24"/>
                  <w:lang w:val="vi-VN"/>
                </w:rPr>
                <w:lastRenderedPageBreak/>
                <w:t>hợp đồng MF của KH đến ngày báo cáo</w:t>
              </w:r>
            </w:ins>
          </w:p>
        </w:tc>
        <w:tc>
          <w:tcPr>
            <w:tcW w:w="1030" w:type="dxa"/>
            <w:tcPrChange w:id="9249" w:author="Phuong Truong Thi" w:date="2024-11-25T04:31:00Z">
              <w:tcPr>
                <w:tcW w:w="1070" w:type="dxa"/>
                <w:gridSpan w:val="2"/>
              </w:tcPr>
            </w:tcPrChange>
          </w:tcPr>
          <w:p w14:paraId="1ADD528E" w14:textId="77777777" w:rsidR="00F868EA" w:rsidRPr="00B66378" w:rsidRDefault="00F868EA" w:rsidP="00817E47">
            <w:pPr>
              <w:spacing w:before="0" w:line="240" w:lineRule="auto"/>
              <w:contextualSpacing w:val="0"/>
              <w:jc w:val="center"/>
              <w:rPr>
                <w:ins w:id="9250" w:author="Phuong Truong Thi" w:date="2024-10-16T00:58:00Z"/>
                <w:rFonts w:ascii="Times New Roman" w:eastAsia="Times New Roman" w:hAnsi="Times New Roman"/>
                <w:sz w:val="24"/>
                <w:szCs w:val="24"/>
                <w:lang w:val="vi-VN" w:eastAsia="vi-VN"/>
              </w:rPr>
            </w:pPr>
            <w:ins w:id="9251" w:author="Phuong Truong Thi" w:date="2024-10-16T00:58:00Z">
              <w:r w:rsidRPr="00FE41A9">
                <w:rPr>
                  <w:rFonts w:ascii="Times New Roman" w:eastAsia="Times New Roman" w:hAnsi="Times New Roman"/>
                  <w:sz w:val="24"/>
                  <w:szCs w:val="24"/>
                  <w:lang w:val="vi-VN" w:eastAsia="vi-VN"/>
                </w:rPr>
                <w:lastRenderedPageBreak/>
                <w:t>CRM</w:t>
              </w:r>
            </w:ins>
          </w:p>
        </w:tc>
        <w:tc>
          <w:tcPr>
            <w:tcW w:w="1236" w:type="dxa"/>
            <w:tcPrChange w:id="9252" w:author="Phuong Truong Thi" w:date="2024-11-25T04:31:00Z">
              <w:tcPr>
                <w:tcW w:w="1236" w:type="dxa"/>
              </w:tcPr>
            </w:tcPrChange>
          </w:tcPr>
          <w:p w14:paraId="37B4C656" w14:textId="77777777" w:rsidR="00F868EA" w:rsidRPr="00AD0E1A" w:rsidRDefault="00F868EA" w:rsidP="00817E47">
            <w:pPr>
              <w:spacing w:before="0" w:line="240" w:lineRule="auto"/>
              <w:contextualSpacing w:val="0"/>
              <w:rPr>
                <w:ins w:id="9253" w:author="Phuong Truong Thi" w:date="2024-10-16T00:58:00Z"/>
                <w:rFonts w:ascii="Times New Roman" w:eastAsia="Times New Roman" w:hAnsi="Times New Roman"/>
                <w:sz w:val="24"/>
                <w:szCs w:val="24"/>
                <w:lang w:eastAsia="vi-VN"/>
              </w:rPr>
            </w:pPr>
            <w:ins w:id="9254" w:author="Phuong Truong Thi" w:date="2024-10-16T00:58:00Z">
              <w:r>
                <w:rPr>
                  <w:rFonts w:ascii="Times New Roman" w:eastAsia="Times New Roman" w:hAnsi="Times New Roman"/>
                  <w:sz w:val="24"/>
                  <w:szCs w:val="24"/>
                  <w:lang w:eastAsia="vi-VN"/>
                </w:rPr>
                <w:t>Currency</w:t>
              </w:r>
              <w:r w:rsidRPr="004C4A85"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255" w:author="Phuong Truong Thi" w:date="2024-11-25T04:31:00Z">
              <w:tcPr>
                <w:tcW w:w="1276" w:type="dxa"/>
                <w:shd w:val="clear" w:color="auto" w:fill="auto"/>
                <w:noWrap/>
                <w:vAlign w:val="center"/>
              </w:tcPr>
            </w:tcPrChange>
          </w:tcPr>
          <w:p w14:paraId="2D29A64A" w14:textId="77777777" w:rsidR="00F868EA" w:rsidRPr="00AD0E1A" w:rsidRDefault="00F868EA" w:rsidP="00817E47">
            <w:pPr>
              <w:spacing w:before="0" w:line="240" w:lineRule="auto"/>
              <w:contextualSpacing w:val="0"/>
              <w:rPr>
                <w:ins w:id="9256" w:author="Phuong Truong Thi" w:date="2024-10-16T00:58:00Z"/>
                <w:rFonts w:ascii="Times New Roman" w:eastAsia="Times New Roman" w:hAnsi="Times New Roman"/>
                <w:sz w:val="24"/>
                <w:szCs w:val="24"/>
                <w:lang w:val="vi-VN" w:eastAsia="vi-VN"/>
              </w:rPr>
            </w:pPr>
          </w:p>
        </w:tc>
        <w:tc>
          <w:tcPr>
            <w:tcW w:w="992" w:type="dxa"/>
            <w:tcPrChange w:id="9257" w:author="Phuong Truong Thi" w:date="2024-11-25T04:31:00Z">
              <w:tcPr>
                <w:tcW w:w="992" w:type="dxa"/>
              </w:tcPr>
            </w:tcPrChange>
          </w:tcPr>
          <w:p w14:paraId="31DD1E94" w14:textId="77777777" w:rsidR="00F868EA" w:rsidRPr="00CE0097" w:rsidRDefault="00F868EA" w:rsidP="00817E47">
            <w:pPr>
              <w:spacing w:before="0" w:line="240" w:lineRule="auto"/>
              <w:contextualSpacing w:val="0"/>
              <w:jc w:val="center"/>
              <w:rPr>
                <w:ins w:id="9258" w:author="Phuong Truong Thi" w:date="2024-10-16T00:58:00Z"/>
                <w:rFonts w:ascii="Times New Roman" w:eastAsia="Times New Roman" w:hAnsi="Times New Roman"/>
                <w:sz w:val="24"/>
                <w:szCs w:val="24"/>
                <w:lang w:eastAsia="vi-VN"/>
              </w:rPr>
            </w:pPr>
            <w:ins w:id="9259" w:author="Phuong Truong Thi" w:date="2024-10-16T00:58:00Z">
              <w:r>
                <w:rPr>
                  <w:rFonts w:ascii="Times New Roman" w:eastAsia="Times New Roman" w:hAnsi="Times New Roman"/>
                  <w:sz w:val="24"/>
                  <w:szCs w:val="24"/>
                  <w:lang w:eastAsia="vi-VN"/>
                </w:rPr>
                <w:t>N</w:t>
              </w:r>
            </w:ins>
          </w:p>
        </w:tc>
      </w:tr>
      <w:tr w:rsidR="00B83E10" w:rsidRPr="00AD0E1A" w14:paraId="4A480982" w14:textId="77777777" w:rsidTr="00CF6901">
        <w:trPr>
          <w:trHeight w:val="276"/>
          <w:ins w:id="9260" w:author="Phuong Truong Thi" w:date="2024-10-16T00:58:00Z"/>
        </w:trPr>
        <w:tc>
          <w:tcPr>
            <w:tcW w:w="9209" w:type="dxa"/>
            <w:gridSpan w:val="7"/>
          </w:tcPr>
          <w:p w14:paraId="0018963B" w14:textId="77777777" w:rsidR="00B83E10" w:rsidRDefault="00B83E10" w:rsidP="00817E47">
            <w:pPr>
              <w:spacing w:before="0" w:line="240" w:lineRule="auto"/>
              <w:contextualSpacing w:val="0"/>
              <w:jc w:val="left"/>
              <w:rPr>
                <w:ins w:id="9261" w:author="Phuong Truong Thi" w:date="2024-10-16T00:58:00Z"/>
                <w:rFonts w:ascii="Times New Roman" w:eastAsia="Times New Roman" w:hAnsi="Times New Roman"/>
                <w:sz w:val="24"/>
                <w:szCs w:val="24"/>
                <w:lang w:eastAsia="vi-VN"/>
              </w:rPr>
            </w:pPr>
            <w:ins w:id="9262" w:author="Phuong Truong Thi" w:date="2024-10-16T00:58:00Z">
              <w:r>
                <w:rPr>
                  <w:rFonts w:ascii="Times New Roman" w:eastAsia="Times New Roman" w:hAnsi="Times New Roman"/>
                  <w:sz w:val="24"/>
                  <w:szCs w:val="24"/>
                  <w:lang w:eastAsia="vi-VN"/>
                </w:rPr>
                <w:t>Sản phẩm khác</w:t>
              </w:r>
            </w:ins>
          </w:p>
        </w:tc>
      </w:tr>
      <w:tr w:rsidR="00F868EA" w:rsidRPr="00AD0E1A" w14:paraId="1113C066" w14:textId="77777777" w:rsidTr="00975861">
        <w:trPr>
          <w:trHeight w:val="276"/>
          <w:ins w:id="9263" w:author="Phuong Truong Thi" w:date="2024-10-16T00:58:00Z"/>
          <w:trPrChange w:id="9264" w:author="Phuong Truong Thi" w:date="2024-11-25T04:31:00Z">
            <w:trPr>
              <w:trHeight w:val="276"/>
            </w:trPr>
          </w:trPrChange>
        </w:trPr>
        <w:tc>
          <w:tcPr>
            <w:tcW w:w="670" w:type="dxa"/>
            <w:shd w:val="clear" w:color="auto" w:fill="auto"/>
            <w:vAlign w:val="center"/>
            <w:tcPrChange w:id="9265" w:author="Phuong Truong Thi" w:date="2024-11-25T04:31:00Z">
              <w:tcPr>
                <w:tcW w:w="670" w:type="dxa"/>
                <w:shd w:val="clear" w:color="auto" w:fill="auto"/>
                <w:vAlign w:val="center"/>
              </w:tcPr>
            </w:tcPrChange>
          </w:tcPr>
          <w:p w14:paraId="48A1A348" w14:textId="77777777" w:rsidR="00F868EA" w:rsidRPr="00AD0E1A" w:rsidRDefault="00F868EA" w:rsidP="00817E47">
            <w:pPr>
              <w:pStyle w:val="ListParagraph"/>
              <w:numPr>
                <w:ilvl w:val="0"/>
                <w:numId w:val="62"/>
              </w:numPr>
              <w:spacing w:before="0" w:line="240" w:lineRule="auto"/>
              <w:contextualSpacing w:val="0"/>
              <w:jc w:val="left"/>
              <w:rPr>
                <w:ins w:id="9266" w:author="Phuong Truong Thi" w:date="2024-10-16T00:58:00Z"/>
                <w:rFonts w:eastAsia="Times New Roman"/>
                <w:szCs w:val="24"/>
                <w:lang w:val="vi-VN" w:eastAsia="vi-VN"/>
              </w:rPr>
            </w:pPr>
          </w:p>
        </w:tc>
        <w:tc>
          <w:tcPr>
            <w:tcW w:w="1735" w:type="dxa"/>
            <w:shd w:val="clear" w:color="auto" w:fill="auto"/>
            <w:vAlign w:val="center"/>
            <w:tcPrChange w:id="9267" w:author="Phuong Truong Thi" w:date="2024-11-25T04:31:00Z">
              <w:tcPr>
                <w:tcW w:w="1735" w:type="dxa"/>
                <w:shd w:val="clear" w:color="auto" w:fill="auto"/>
                <w:vAlign w:val="center"/>
              </w:tcPr>
            </w:tcPrChange>
          </w:tcPr>
          <w:p w14:paraId="7C01ED93" w14:textId="77777777" w:rsidR="00F868EA" w:rsidRPr="008E60BE" w:rsidRDefault="00F868EA" w:rsidP="00817E47">
            <w:pPr>
              <w:spacing w:before="0" w:line="240" w:lineRule="auto"/>
              <w:contextualSpacing w:val="0"/>
              <w:rPr>
                <w:ins w:id="9268" w:author="Phuong Truong Thi" w:date="2024-10-16T00:58:00Z"/>
                <w:rFonts w:ascii="Times New Roman" w:hAnsi="Times New Roman"/>
                <w:sz w:val="24"/>
                <w:szCs w:val="24"/>
              </w:rPr>
            </w:pPr>
            <w:ins w:id="9269" w:author="Phuong Truong Thi" w:date="2024-10-16T00:58:00Z">
              <w:r w:rsidRPr="008E60BE">
                <w:rPr>
                  <w:rFonts w:ascii="Times New Roman" w:hAnsi="Times New Roman"/>
                  <w:color w:val="000000"/>
                  <w:sz w:val="24"/>
                  <w:szCs w:val="24"/>
                </w:rPr>
                <w:t>Số thẻ IDC</w:t>
              </w:r>
            </w:ins>
          </w:p>
        </w:tc>
        <w:tc>
          <w:tcPr>
            <w:tcW w:w="2270" w:type="dxa"/>
            <w:vAlign w:val="center"/>
            <w:tcPrChange w:id="9270" w:author="Phuong Truong Thi" w:date="2024-11-25T04:31:00Z">
              <w:tcPr>
                <w:tcW w:w="2230" w:type="dxa"/>
                <w:vAlign w:val="center"/>
              </w:tcPr>
            </w:tcPrChange>
          </w:tcPr>
          <w:p w14:paraId="71041A3C" w14:textId="77777777" w:rsidR="00F868EA" w:rsidRPr="00E25144" w:rsidRDefault="00F868EA" w:rsidP="00817E47">
            <w:pPr>
              <w:spacing w:before="0" w:line="240" w:lineRule="auto"/>
              <w:contextualSpacing w:val="0"/>
              <w:rPr>
                <w:ins w:id="9271" w:author="Phuong Truong Thi" w:date="2024-10-16T00:58:00Z"/>
                <w:rFonts w:ascii="Times New Roman" w:eastAsia="Times New Roman" w:hAnsi="Times New Roman"/>
                <w:sz w:val="24"/>
                <w:szCs w:val="24"/>
                <w:lang w:eastAsia="vi-VN"/>
              </w:rPr>
            </w:pPr>
            <w:ins w:id="9272" w:author="Phuong Truong Thi" w:date="2024-10-16T00:58:00Z">
              <w:r w:rsidRPr="00E25144">
                <w:rPr>
                  <w:rFonts w:ascii="Times New Roman" w:hAnsi="Times New Roman"/>
                  <w:color w:val="000000"/>
                  <w:sz w:val="24"/>
                  <w:szCs w:val="24"/>
                </w:rPr>
                <w:t>Tổng số lượng thẻ IDC của KH tại VPB đến ngày dữ liệu</w:t>
              </w:r>
            </w:ins>
          </w:p>
        </w:tc>
        <w:tc>
          <w:tcPr>
            <w:tcW w:w="1030" w:type="dxa"/>
            <w:tcPrChange w:id="9273" w:author="Phuong Truong Thi" w:date="2024-11-25T04:31:00Z">
              <w:tcPr>
                <w:tcW w:w="1070" w:type="dxa"/>
                <w:gridSpan w:val="2"/>
              </w:tcPr>
            </w:tcPrChange>
          </w:tcPr>
          <w:p w14:paraId="456F571F" w14:textId="77777777" w:rsidR="00F868EA" w:rsidRDefault="00F868EA" w:rsidP="00817E47">
            <w:pPr>
              <w:spacing w:before="0" w:line="240" w:lineRule="auto"/>
              <w:jc w:val="center"/>
              <w:rPr>
                <w:ins w:id="9274" w:author="Phuong Truong Thi" w:date="2024-10-16T00:58:00Z"/>
                <w:rFonts w:ascii="Times New Roman" w:eastAsia="Times New Roman" w:hAnsi="Times New Roman"/>
                <w:sz w:val="24"/>
                <w:szCs w:val="24"/>
                <w:lang w:eastAsia="vi-VN"/>
              </w:rPr>
            </w:pPr>
            <w:ins w:id="9275" w:author="Phuong Truong Thi" w:date="2024-10-16T00:58:00Z">
              <w:r w:rsidRPr="001902F1">
                <w:rPr>
                  <w:rFonts w:ascii="Times New Roman" w:eastAsia="Times New Roman" w:hAnsi="Times New Roman"/>
                  <w:sz w:val="24"/>
                  <w:szCs w:val="24"/>
                  <w:lang w:val="vi-VN" w:eastAsia="vi-VN"/>
                </w:rPr>
                <w:t>CRM</w:t>
              </w:r>
            </w:ins>
          </w:p>
        </w:tc>
        <w:tc>
          <w:tcPr>
            <w:tcW w:w="1236" w:type="dxa"/>
            <w:tcPrChange w:id="9276" w:author="Phuong Truong Thi" w:date="2024-11-25T04:31:00Z">
              <w:tcPr>
                <w:tcW w:w="1236" w:type="dxa"/>
              </w:tcPr>
            </w:tcPrChange>
          </w:tcPr>
          <w:p w14:paraId="5B6E2CAE" w14:textId="77777777" w:rsidR="00F868EA" w:rsidRPr="00AD0E1A" w:rsidRDefault="00F868EA" w:rsidP="00817E47">
            <w:pPr>
              <w:spacing w:before="0" w:line="240" w:lineRule="auto"/>
              <w:rPr>
                <w:ins w:id="9277" w:author="Phuong Truong Thi" w:date="2024-10-16T00:58:00Z"/>
                <w:rFonts w:ascii="Times New Roman" w:eastAsia="Times New Roman" w:hAnsi="Times New Roman"/>
                <w:sz w:val="24"/>
                <w:szCs w:val="24"/>
                <w:lang w:eastAsia="vi-VN"/>
              </w:rPr>
            </w:pPr>
            <w:ins w:id="9278" w:author="Phuong Truong Thi" w:date="2024-10-16T00:58:00Z">
              <w:r>
                <w:rPr>
                  <w:rFonts w:ascii="Times New Roman" w:eastAsia="Times New Roman" w:hAnsi="Times New Roman"/>
                  <w:sz w:val="24"/>
                  <w:szCs w:val="24"/>
                  <w:lang w:eastAsia="vi-VN"/>
                </w:rPr>
                <w:t>Number</w:t>
              </w:r>
              <w:r w:rsidRPr="677A921B" w:rsidDel="004C7F2E">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279" w:author="Phuong Truong Thi" w:date="2024-11-25T04:31:00Z">
              <w:tcPr>
                <w:tcW w:w="1276" w:type="dxa"/>
                <w:shd w:val="clear" w:color="auto" w:fill="auto"/>
                <w:noWrap/>
                <w:vAlign w:val="center"/>
              </w:tcPr>
            </w:tcPrChange>
          </w:tcPr>
          <w:p w14:paraId="2CB5090C" w14:textId="77777777" w:rsidR="00F868EA" w:rsidRPr="00AD0E1A" w:rsidRDefault="00F868EA" w:rsidP="00817E47">
            <w:pPr>
              <w:spacing w:before="0" w:line="240" w:lineRule="auto"/>
              <w:contextualSpacing w:val="0"/>
              <w:rPr>
                <w:ins w:id="9280" w:author="Phuong Truong Thi" w:date="2024-10-16T00:58:00Z"/>
                <w:rFonts w:ascii="Times New Roman" w:eastAsia="Times New Roman" w:hAnsi="Times New Roman"/>
                <w:sz w:val="24"/>
                <w:szCs w:val="24"/>
                <w:lang w:val="vi-VN" w:eastAsia="vi-VN"/>
              </w:rPr>
            </w:pPr>
          </w:p>
        </w:tc>
        <w:tc>
          <w:tcPr>
            <w:tcW w:w="992" w:type="dxa"/>
            <w:tcPrChange w:id="9281" w:author="Phuong Truong Thi" w:date="2024-11-25T04:31:00Z">
              <w:tcPr>
                <w:tcW w:w="992" w:type="dxa"/>
              </w:tcPr>
            </w:tcPrChange>
          </w:tcPr>
          <w:p w14:paraId="3828D22C" w14:textId="77777777" w:rsidR="00F868EA" w:rsidRPr="00AD0E1A" w:rsidRDefault="00F868EA" w:rsidP="00817E47">
            <w:pPr>
              <w:spacing w:before="0" w:line="240" w:lineRule="auto"/>
              <w:contextualSpacing w:val="0"/>
              <w:jc w:val="center"/>
              <w:rPr>
                <w:ins w:id="9282" w:author="Phuong Truong Thi" w:date="2024-10-16T00:58:00Z"/>
                <w:rFonts w:ascii="Times New Roman" w:eastAsia="Times New Roman" w:hAnsi="Times New Roman"/>
                <w:sz w:val="24"/>
                <w:szCs w:val="24"/>
                <w:lang w:val="vi-VN" w:eastAsia="vi-VN"/>
              </w:rPr>
            </w:pPr>
            <w:ins w:id="9283" w:author="Phuong Truong Thi" w:date="2024-10-16T00:58:00Z">
              <w:r w:rsidRPr="007D1F1A">
                <w:rPr>
                  <w:rFonts w:ascii="Times New Roman" w:eastAsia="Times New Roman" w:hAnsi="Times New Roman"/>
                  <w:sz w:val="24"/>
                  <w:szCs w:val="24"/>
                  <w:lang w:eastAsia="vi-VN"/>
                </w:rPr>
                <w:t>N</w:t>
              </w:r>
            </w:ins>
          </w:p>
        </w:tc>
      </w:tr>
      <w:tr w:rsidR="00F868EA" w:rsidRPr="00AD0E1A" w14:paraId="796BADDD" w14:textId="77777777" w:rsidTr="00975861">
        <w:trPr>
          <w:trHeight w:val="276"/>
          <w:ins w:id="9284" w:author="Phuong Truong Thi" w:date="2024-10-16T00:58:00Z"/>
          <w:trPrChange w:id="9285" w:author="Phuong Truong Thi" w:date="2024-11-25T04:31:00Z">
            <w:trPr>
              <w:trHeight w:val="276"/>
            </w:trPr>
          </w:trPrChange>
        </w:trPr>
        <w:tc>
          <w:tcPr>
            <w:tcW w:w="670" w:type="dxa"/>
            <w:shd w:val="clear" w:color="auto" w:fill="auto"/>
            <w:vAlign w:val="center"/>
            <w:tcPrChange w:id="9286" w:author="Phuong Truong Thi" w:date="2024-11-25T04:31:00Z">
              <w:tcPr>
                <w:tcW w:w="670" w:type="dxa"/>
                <w:shd w:val="clear" w:color="auto" w:fill="auto"/>
                <w:vAlign w:val="center"/>
              </w:tcPr>
            </w:tcPrChange>
          </w:tcPr>
          <w:p w14:paraId="3DC8B770" w14:textId="77777777" w:rsidR="00F868EA" w:rsidRPr="00AD0E1A" w:rsidRDefault="00F868EA" w:rsidP="00817E47">
            <w:pPr>
              <w:pStyle w:val="ListParagraph"/>
              <w:numPr>
                <w:ilvl w:val="0"/>
                <w:numId w:val="62"/>
              </w:numPr>
              <w:spacing w:before="0" w:line="240" w:lineRule="auto"/>
              <w:contextualSpacing w:val="0"/>
              <w:jc w:val="left"/>
              <w:rPr>
                <w:ins w:id="9287" w:author="Phuong Truong Thi" w:date="2024-10-16T00:58:00Z"/>
                <w:rFonts w:eastAsia="Times New Roman"/>
                <w:szCs w:val="24"/>
                <w:lang w:val="vi-VN" w:eastAsia="vi-VN"/>
              </w:rPr>
            </w:pPr>
          </w:p>
        </w:tc>
        <w:tc>
          <w:tcPr>
            <w:tcW w:w="1735" w:type="dxa"/>
            <w:shd w:val="clear" w:color="auto" w:fill="auto"/>
            <w:vAlign w:val="center"/>
            <w:tcPrChange w:id="9288" w:author="Phuong Truong Thi" w:date="2024-11-25T04:31:00Z">
              <w:tcPr>
                <w:tcW w:w="1735" w:type="dxa"/>
                <w:shd w:val="clear" w:color="auto" w:fill="auto"/>
                <w:vAlign w:val="center"/>
              </w:tcPr>
            </w:tcPrChange>
          </w:tcPr>
          <w:p w14:paraId="583207DF" w14:textId="77777777" w:rsidR="00F868EA" w:rsidRPr="00B66378" w:rsidRDefault="00F868EA" w:rsidP="00817E47">
            <w:pPr>
              <w:spacing w:before="0" w:line="240" w:lineRule="auto"/>
              <w:contextualSpacing w:val="0"/>
              <w:rPr>
                <w:ins w:id="9289" w:author="Phuong Truong Thi" w:date="2024-10-16T00:58:00Z"/>
                <w:rFonts w:ascii="Times New Roman" w:hAnsi="Times New Roman"/>
                <w:sz w:val="24"/>
                <w:szCs w:val="24"/>
                <w:lang w:val="vi-VN"/>
              </w:rPr>
            </w:pPr>
            <w:ins w:id="9290" w:author="Phuong Truong Thi" w:date="2024-10-16T00:58:00Z">
              <w:r w:rsidRPr="00B66378">
                <w:rPr>
                  <w:rFonts w:ascii="Times New Roman" w:hAnsi="Times New Roman"/>
                  <w:color w:val="000000"/>
                  <w:sz w:val="24"/>
                  <w:szCs w:val="24"/>
                  <w:lang w:val="vi-VN"/>
                </w:rPr>
                <w:t>Số thẻ ghi nợ nội địa</w:t>
              </w:r>
            </w:ins>
          </w:p>
        </w:tc>
        <w:tc>
          <w:tcPr>
            <w:tcW w:w="2270" w:type="dxa"/>
            <w:vAlign w:val="center"/>
            <w:tcPrChange w:id="9291" w:author="Phuong Truong Thi" w:date="2024-11-25T04:31:00Z">
              <w:tcPr>
                <w:tcW w:w="2230" w:type="dxa"/>
                <w:vAlign w:val="center"/>
              </w:tcPr>
            </w:tcPrChange>
          </w:tcPr>
          <w:p w14:paraId="1264DB18" w14:textId="77777777" w:rsidR="00F868EA" w:rsidRPr="00B66378" w:rsidRDefault="00F868EA" w:rsidP="00817E47">
            <w:pPr>
              <w:spacing w:before="0" w:line="240" w:lineRule="auto"/>
              <w:contextualSpacing w:val="0"/>
              <w:rPr>
                <w:ins w:id="9292" w:author="Phuong Truong Thi" w:date="2024-10-16T00:58:00Z"/>
                <w:rFonts w:ascii="Times New Roman" w:eastAsia="Times New Roman" w:hAnsi="Times New Roman"/>
                <w:sz w:val="24"/>
                <w:szCs w:val="24"/>
                <w:lang w:val="vi-VN" w:eastAsia="vi-VN"/>
              </w:rPr>
            </w:pPr>
            <w:ins w:id="9293" w:author="Phuong Truong Thi" w:date="2024-10-16T00:58:00Z">
              <w:r w:rsidRPr="00B66378">
                <w:rPr>
                  <w:rFonts w:ascii="Times New Roman" w:hAnsi="Times New Roman"/>
                  <w:color w:val="000000"/>
                  <w:sz w:val="24"/>
                  <w:szCs w:val="24"/>
                  <w:lang w:val="vi-VN"/>
                </w:rPr>
                <w:t>Tổng số lượng thẻ nội địa của KH tại VPB đến ngày dữ liệu</w:t>
              </w:r>
            </w:ins>
          </w:p>
        </w:tc>
        <w:tc>
          <w:tcPr>
            <w:tcW w:w="1030" w:type="dxa"/>
            <w:tcPrChange w:id="9294" w:author="Phuong Truong Thi" w:date="2024-11-25T04:31:00Z">
              <w:tcPr>
                <w:tcW w:w="1070" w:type="dxa"/>
                <w:gridSpan w:val="2"/>
              </w:tcPr>
            </w:tcPrChange>
          </w:tcPr>
          <w:p w14:paraId="4235DC78" w14:textId="77777777" w:rsidR="00F868EA" w:rsidRPr="00B66378" w:rsidRDefault="00F868EA" w:rsidP="00817E47">
            <w:pPr>
              <w:spacing w:before="0" w:line="240" w:lineRule="auto"/>
              <w:jc w:val="center"/>
              <w:rPr>
                <w:ins w:id="9295" w:author="Phuong Truong Thi" w:date="2024-10-16T00:58:00Z"/>
                <w:rFonts w:ascii="Times New Roman" w:eastAsia="Times New Roman" w:hAnsi="Times New Roman"/>
                <w:sz w:val="24"/>
                <w:szCs w:val="24"/>
                <w:lang w:val="vi-VN" w:eastAsia="vi-VN"/>
              </w:rPr>
            </w:pPr>
            <w:ins w:id="9296" w:author="Phuong Truong Thi" w:date="2024-10-16T00:58:00Z">
              <w:r w:rsidRPr="001902F1">
                <w:rPr>
                  <w:rFonts w:ascii="Times New Roman" w:eastAsia="Times New Roman" w:hAnsi="Times New Roman"/>
                  <w:sz w:val="24"/>
                  <w:szCs w:val="24"/>
                  <w:lang w:val="vi-VN" w:eastAsia="vi-VN"/>
                </w:rPr>
                <w:t>CRM</w:t>
              </w:r>
            </w:ins>
          </w:p>
        </w:tc>
        <w:tc>
          <w:tcPr>
            <w:tcW w:w="1236" w:type="dxa"/>
            <w:tcPrChange w:id="9297" w:author="Phuong Truong Thi" w:date="2024-11-25T04:31:00Z">
              <w:tcPr>
                <w:tcW w:w="1236" w:type="dxa"/>
              </w:tcPr>
            </w:tcPrChange>
          </w:tcPr>
          <w:p w14:paraId="2757BCA4" w14:textId="77777777" w:rsidR="00F868EA" w:rsidRPr="00AD0E1A" w:rsidRDefault="00F868EA" w:rsidP="00817E47">
            <w:pPr>
              <w:spacing w:before="0" w:line="240" w:lineRule="auto"/>
              <w:rPr>
                <w:ins w:id="9298" w:author="Phuong Truong Thi" w:date="2024-10-16T00:58:00Z"/>
                <w:rFonts w:ascii="Times New Roman" w:eastAsia="Times New Roman" w:hAnsi="Times New Roman"/>
                <w:sz w:val="24"/>
                <w:szCs w:val="24"/>
                <w:lang w:eastAsia="vi-VN"/>
              </w:rPr>
            </w:pPr>
            <w:ins w:id="9299" w:author="Phuong Truong Thi" w:date="2024-10-16T00:58:00Z">
              <w:r>
                <w:rPr>
                  <w:rFonts w:ascii="Times New Roman" w:eastAsia="Times New Roman" w:hAnsi="Times New Roman"/>
                  <w:sz w:val="24"/>
                  <w:szCs w:val="24"/>
                  <w:lang w:eastAsia="vi-VN"/>
                </w:rPr>
                <w:t>Number</w:t>
              </w:r>
              <w:r w:rsidRPr="677A921B" w:rsidDel="004C7F2E">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300" w:author="Phuong Truong Thi" w:date="2024-11-25T04:31:00Z">
              <w:tcPr>
                <w:tcW w:w="1276" w:type="dxa"/>
                <w:shd w:val="clear" w:color="auto" w:fill="auto"/>
                <w:noWrap/>
                <w:vAlign w:val="center"/>
              </w:tcPr>
            </w:tcPrChange>
          </w:tcPr>
          <w:p w14:paraId="6BEC9945" w14:textId="77777777" w:rsidR="00F868EA" w:rsidRPr="00AD0E1A" w:rsidRDefault="00F868EA" w:rsidP="00817E47">
            <w:pPr>
              <w:spacing w:before="0" w:line="240" w:lineRule="auto"/>
              <w:contextualSpacing w:val="0"/>
              <w:rPr>
                <w:ins w:id="9301" w:author="Phuong Truong Thi" w:date="2024-10-16T00:58:00Z"/>
                <w:rFonts w:ascii="Times New Roman" w:eastAsia="Times New Roman" w:hAnsi="Times New Roman"/>
                <w:sz w:val="24"/>
                <w:szCs w:val="24"/>
                <w:lang w:val="vi-VN" w:eastAsia="vi-VN"/>
              </w:rPr>
            </w:pPr>
          </w:p>
        </w:tc>
        <w:tc>
          <w:tcPr>
            <w:tcW w:w="992" w:type="dxa"/>
            <w:tcPrChange w:id="9302" w:author="Phuong Truong Thi" w:date="2024-11-25T04:31:00Z">
              <w:tcPr>
                <w:tcW w:w="992" w:type="dxa"/>
              </w:tcPr>
            </w:tcPrChange>
          </w:tcPr>
          <w:p w14:paraId="6EC0E705" w14:textId="77777777" w:rsidR="00F868EA" w:rsidRPr="00AD0E1A" w:rsidRDefault="00F868EA" w:rsidP="00817E47">
            <w:pPr>
              <w:spacing w:before="0" w:line="240" w:lineRule="auto"/>
              <w:contextualSpacing w:val="0"/>
              <w:jc w:val="center"/>
              <w:rPr>
                <w:ins w:id="9303" w:author="Phuong Truong Thi" w:date="2024-10-16T00:58:00Z"/>
                <w:rFonts w:ascii="Times New Roman" w:eastAsia="Times New Roman" w:hAnsi="Times New Roman"/>
                <w:sz w:val="24"/>
                <w:szCs w:val="24"/>
                <w:lang w:val="vi-VN" w:eastAsia="vi-VN"/>
              </w:rPr>
            </w:pPr>
            <w:ins w:id="9304" w:author="Phuong Truong Thi" w:date="2024-10-16T00:58:00Z">
              <w:r w:rsidRPr="007D1F1A">
                <w:rPr>
                  <w:rFonts w:ascii="Times New Roman" w:eastAsia="Times New Roman" w:hAnsi="Times New Roman"/>
                  <w:sz w:val="24"/>
                  <w:szCs w:val="24"/>
                  <w:lang w:eastAsia="vi-VN"/>
                </w:rPr>
                <w:t>N</w:t>
              </w:r>
            </w:ins>
          </w:p>
        </w:tc>
      </w:tr>
      <w:tr w:rsidR="00F868EA" w:rsidRPr="00AD0E1A" w14:paraId="1A05643F" w14:textId="77777777" w:rsidTr="00975861">
        <w:trPr>
          <w:trHeight w:val="276"/>
          <w:ins w:id="9305" w:author="Phuong Truong Thi" w:date="2024-10-16T00:58:00Z"/>
          <w:trPrChange w:id="9306" w:author="Phuong Truong Thi" w:date="2024-11-25T04:31:00Z">
            <w:trPr>
              <w:trHeight w:val="276"/>
            </w:trPr>
          </w:trPrChange>
        </w:trPr>
        <w:tc>
          <w:tcPr>
            <w:tcW w:w="670" w:type="dxa"/>
            <w:shd w:val="clear" w:color="auto" w:fill="auto"/>
            <w:vAlign w:val="center"/>
            <w:tcPrChange w:id="9307" w:author="Phuong Truong Thi" w:date="2024-11-25T04:31:00Z">
              <w:tcPr>
                <w:tcW w:w="670" w:type="dxa"/>
                <w:shd w:val="clear" w:color="auto" w:fill="auto"/>
                <w:vAlign w:val="center"/>
              </w:tcPr>
            </w:tcPrChange>
          </w:tcPr>
          <w:p w14:paraId="32F9EBA6" w14:textId="77777777" w:rsidR="00F868EA" w:rsidRPr="00AD0E1A" w:rsidRDefault="00F868EA" w:rsidP="00817E47">
            <w:pPr>
              <w:pStyle w:val="ListParagraph"/>
              <w:numPr>
                <w:ilvl w:val="0"/>
                <w:numId w:val="62"/>
              </w:numPr>
              <w:spacing w:before="0" w:line="240" w:lineRule="auto"/>
              <w:contextualSpacing w:val="0"/>
              <w:jc w:val="left"/>
              <w:rPr>
                <w:ins w:id="9308" w:author="Phuong Truong Thi" w:date="2024-10-16T00:58:00Z"/>
                <w:rFonts w:eastAsia="Times New Roman"/>
                <w:szCs w:val="24"/>
                <w:lang w:val="vi-VN" w:eastAsia="vi-VN"/>
              </w:rPr>
            </w:pPr>
          </w:p>
        </w:tc>
        <w:tc>
          <w:tcPr>
            <w:tcW w:w="1735" w:type="dxa"/>
            <w:shd w:val="clear" w:color="auto" w:fill="auto"/>
            <w:vAlign w:val="center"/>
            <w:tcPrChange w:id="9309" w:author="Phuong Truong Thi" w:date="2024-11-25T04:31:00Z">
              <w:tcPr>
                <w:tcW w:w="1735" w:type="dxa"/>
                <w:shd w:val="clear" w:color="auto" w:fill="auto"/>
                <w:vAlign w:val="center"/>
              </w:tcPr>
            </w:tcPrChange>
          </w:tcPr>
          <w:p w14:paraId="38D21C97" w14:textId="77777777" w:rsidR="00F868EA" w:rsidRPr="008E60BE" w:rsidRDefault="00F868EA" w:rsidP="00817E47">
            <w:pPr>
              <w:spacing w:before="0" w:line="240" w:lineRule="auto"/>
              <w:contextualSpacing w:val="0"/>
              <w:rPr>
                <w:ins w:id="9310" w:author="Phuong Truong Thi" w:date="2024-10-16T00:58:00Z"/>
                <w:rFonts w:ascii="Times New Roman" w:hAnsi="Times New Roman"/>
                <w:sz w:val="24"/>
                <w:szCs w:val="24"/>
              </w:rPr>
            </w:pPr>
            <w:ins w:id="9311" w:author="Phuong Truong Thi" w:date="2024-10-16T00:58:00Z">
              <w:r w:rsidRPr="008E60BE">
                <w:rPr>
                  <w:rFonts w:ascii="Times New Roman" w:hAnsi="Times New Roman"/>
                  <w:color w:val="000000"/>
                  <w:sz w:val="24"/>
                  <w:szCs w:val="24"/>
                </w:rPr>
                <w:t>Số thẻ CC</w:t>
              </w:r>
            </w:ins>
          </w:p>
        </w:tc>
        <w:tc>
          <w:tcPr>
            <w:tcW w:w="2270" w:type="dxa"/>
            <w:vAlign w:val="center"/>
            <w:tcPrChange w:id="9312" w:author="Phuong Truong Thi" w:date="2024-11-25T04:31:00Z">
              <w:tcPr>
                <w:tcW w:w="2230" w:type="dxa"/>
                <w:vAlign w:val="center"/>
              </w:tcPr>
            </w:tcPrChange>
          </w:tcPr>
          <w:p w14:paraId="6F9FAC29" w14:textId="77777777" w:rsidR="00F868EA" w:rsidRPr="00E25144" w:rsidRDefault="00F868EA" w:rsidP="00817E47">
            <w:pPr>
              <w:spacing w:before="0" w:line="240" w:lineRule="auto"/>
              <w:contextualSpacing w:val="0"/>
              <w:rPr>
                <w:ins w:id="9313" w:author="Phuong Truong Thi" w:date="2024-10-16T00:58:00Z"/>
                <w:rFonts w:ascii="Times New Roman" w:eastAsia="Times New Roman" w:hAnsi="Times New Roman"/>
                <w:sz w:val="24"/>
                <w:szCs w:val="24"/>
                <w:lang w:eastAsia="vi-VN"/>
              </w:rPr>
            </w:pPr>
            <w:ins w:id="9314" w:author="Phuong Truong Thi" w:date="2024-10-16T00:58:00Z">
              <w:r w:rsidRPr="00E25144">
                <w:rPr>
                  <w:rFonts w:ascii="Times New Roman" w:hAnsi="Times New Roman"/>
                  <w:color w:val="000000"/>
                  <w:sz w:val="24"/>
                  <w:szCs w:val="24"/>
                </w:rPr>
                <w:t>Tổng số lượng thẻ CC của KH tại VPB đến ngày dữ liệu</w:t>
              </w:r>
            </w:ins>
          </w:p>
        </w:tc>
        <w:tc>
          <w:tcPr>
            <w:tcW w:w="1030" w:type="dxa"/>
            <w:tcPrChange w:id="9315" w:author="Phuong Truong Thi" w:date="2024-11-25T04:31:00Z">
              <w:tcPr>
                <w:tcW w:w="1070" w:type="dxa"/>
                <w:gridSpan w:val="2"/>
              </w:tcPr>
            </w:tcPrChange>
          </w:tcPr>
          <w:p w14:paraId="5B9CA2E5" w14:textId="77777777" w:rsidR="00F868EA" w:rsidRDefault="00F868EA" w:rsidP="00817E47">
            <w:pPr>
              <w:spacing w:before="0" w:line="240" w:lineRule="auto"/>
              <w:jc w:val="center"/>
              <w:rPr>
                <w:ins w:id="9316" w:author="Phuong Truong Thi" w:date="2024-10-16T00:58:00Z"/>
                <w:rFonts w:ascii="Times New Roman" w:eastAsia="Times New Roman" w:hAnsi="Times New Roman"/>
                <w:sz w:val="24"/>
                <w:szCs w:val="24"/>
                <w:lang w:eastAsia="vi-VN"/>
              </w:rPr>
            </w:pPr>
            <w:ins w:id="9317" w:author="Phuong Truong Thi" w:date="2024-10-16T00:58:00Z">
              <w:r w:rsidRPr="001902F1">
                <w:rPr>
                  <w:rFonts w:ascii="Times New Roman" w:eastAsia="Times New Roman" w:hAnsi="Times New Roman"/>
                  <w:sz w:val="24"/>
                  <w:szCs w:val="24"/>
                  <w:lang w:val="vi-VN" w:eastAsia="vi-VN"/>
                </w:rPr>
                <w:t>CRM</w:t>
              </w:r>
            </w:ins>
          </w:p>
        </w:tc>
        <w:tc>
          <w:tcPr>
            <w:tcW w:w="1236" w:type="dxa"/>
            <w:tcPrChange w:id="9318" w:author="Phuong Truong Thi" w:date="2024-11-25T04:31:00Z">
              <w:tcPr>
                <w:tcW w:w="1236" w:type="dxa"/>
              </w:tcPr>
            </w:tcPrChange>
          </w:tcPr>
          <w:p w14:paraId="23220ABA" w14:textId="77777777" w:rsidR="00F868EA" w:rsidRPr="00AD0E1A" w:rsidRDefault="00F868EA" w:rsidP="00817E47">
            <w:pPr>
              <w:spacing w:before="0" w:line="240" w:lineRule="auto"/>
              <w:rPr>
                <w:ins w:id="9319" w:author="Phuong Truong Thi" w:date="2024-10-16T00:58:00Z"/>
                <w:rFonts w:ascii="Times New Roman" w:eastAsia="Times New Roman" w:hAnsi="Times New Roman"/>
                <w:sz w:val="24"/>
                <w:szCs w:val="24"/>
                <w:lang w:eastAsia="vi-VN"/>
              </w:rPr>
            </w:pPr>
            <w:ins w:id="9320" w:author="Phuong Truong Thi" w:date="2024-10-16T00:58:00Z">
              <w:r>
                <w:rPr>
                  <w:rFonts w:ascii="Times New Roman" w:eastAsia="Times New Roman" w:hAnsi="Times New Roman"/>
                  <w:sz w:val="24"/>
                  <w:szCs w:val="24"/>
                  <w:lang w:eastAsia="vi-VN"/>
                </w:rPr>
                <w:t>Number</w:t>
              </w:r>
              <w:r w:rsidRPr="677A921B" w:rsidDel="004C7F2E">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321" w:author="Phuong Truong Thi" w:date="2024-11-25T04:31:00Z">
              <w:tcPr>
                <w:tcW w:w="1276" w:type="dxa"/>
                <w:shd w:val="clear" w:color="auto" w:fill="auto"/>
                <w:noWrap/>
                <w:vAlign w:val="center"/>
              </w:tcPr>
            </w:tcPrChange>
          </w:tcPr>
          <w:p w14:paraId="6C024BBF" w14:textId="77777777" w:rsidR="00F868EA" w:rsidRPr="00AD0E1A" w:rsidRDefault="00F868EA" w:rsidP="00817E47">
            <w:pPr>
              <w:spacing w:before="0" w:line="240" w:lineRule="auto"/>
              <w:contextualSpacing w:val="0"/>
              <w:rPr>
                <w:ins w:id="9322" w:author="Phuong Truong Thi" w:date="2024-10-16T00:58:00Z"/>
                <w:rFonts w:ascii="Times New Roman" w:eastAsia="Times New Roman" w:hAnsi="Times New Roman"/>
                <w:sz w:val="24"/>
                <w:szCs w:val="24"/>
                <w:lang w:val="vi-VN" w:eastAsia="vi-VN"/>
              </w:rPr>
            </w:pPr>
          </w:p>
        </w:tc>
        <w:tc>
          <w:tcPr>
            <w:tcW w:w="992" w:type="dxa"/>
            <w:tcPrChange w:id="9323" w:author="Phuong Truong Thi" w:date="2024-11-25T04:31:00Z">
              <w:tcPr>
                <w:tcW w:w="992" w:type="dxa"/>
              </w:tcPr>
            </w:tcPrChange>
          </w:tcPr>
          <w:p w14:paraId="2F20D7D9" w14:textId="77777777" w:rsidR="00F868EA" w:rsidRPr="00AD0E1A" w:rsidRDefault="00F868EA" w:rsidP="00817E47">
            <w:pPr>
              <w:spacing w:before="0" w:line="240" w:lineRule="auto"/>
              <w:contextualSpacing w:val="0"/>
              <w:jc w:val="center"/>
              <w:rPr>
                <w:ins w:id="9324" w:author="Phuong Truong Thi" w:date="2024-10-16T00:58:00Z"/>
                <w:rFonts w:ascii="Times New Roman" w:eastAsia="Times New Roman" w:hAnsi="Times New Roman"/>
                <w:sz w:val="24"/>
                <w:szCs w:val="24"/>
                <w:lang w:val="vi-VN" w:eastAsia="vi-VN"/>
              </w:rPr>
            </w:pPr>
            <w:ins w:id="9325" w:author="Phuong Truong Thi" w:date="2024-10-16T00:58:00Z">
              <w:r w:rsidRPr="007D1F1A">
                <w:rPr>
                  <w:rFonts w:ascii="Times New Roman" w:eastAsia="Times New Roman" w:hAnsi="Times New Roman"/>
                  <w:sz w:val="24"/>
                  <w:szCs w:val="24"/>
                  <w:lang w:eastAsia="vi-VN"/>
                </w:rPr>
                <w:t>N</w:t>
              </w:r>
            </w:ins>
          </w:p>
        </w:tc>
      </w:tr>
      <w:tr w:rsidR="00F868EA" w:rsidRPr="00AD0E1A" w14:paraId="532B8F5D" w14:textId="77777777" w:rsidTr="00975861">
        <w:trPr>
          <w:trHeight w:val="276"/>
          <w:ins w:id="9326" w:author="Phuong Truong Thi" w:date="2024-10-16T00:58:00Z"/>
          <w:trPrChange w:id="9327" w:author="Phuong Truong Thi" w:date="2024-11-25T04:31:00Z">
            <w:trPr>
              <w:trHeight w:val="276"/>
            </w:trPr>
          </w:trPrChange>
        </w:trPr>
        <w:tc>
          <w:tcPr>
            <w:tcW w:w="670" w:type="dxa"/>
            <w:shd w:val="clear" w:color="auto" w:fill="auto"/>
            <w:vAlign w:val="center"/>
            <w:tcPrChange w:id="9328" w:author="Phuong Truong Thi" w:date="2024-11-25T04:31:00Z">
              <w:tcPr>
                <w:tcW w:w="670" w:type="dxa"/>
                <w:shd w:val="clear" w:color="auto" w:fill="auto"/>
                <w:vAlign w:val="center"/>
              </w:tcPr>
            </w:tcPrChange>
          </w:tcPr>
          <w:p w14:paraId="5BE37224" w14:textId="77777777" w:rsidR="00F868EA" w:rsidRPr="00AD0E1A" w:rsidRDefault="00F868EA" w:rsidP="00817E47">
            <w:pPr>
              <w:pStyle w:val="ListParagraph"/>
              <w:numPr>
                <w:ilvl w:val="0"/>
                <w:numId w:val="62"/>
              </w:numPr>
              <w:spacing w:before="0" w:line="240" w:lineRule="auto"/>
              <w:contextualSpacing w:val="0"/>
              <w:jc w:val="left"/>
              <w:rPr>
                <w:ins w:id="9329" w:author="Phuong Truong Thi" w:date="2024-10-16T00:58:00Z"/>
                <w:rFonts w:eastAsia="Times New Roman"/>
                <w:szCs w:val="24"/>
                <w:lang w:val="vi-VN" w:eastAsia="vi-VN"/>
              </w:rPr>
            </w:pPr>
          </w:p>
        </w:tc>
        <w:tc>
          <w:tcPr>
            <w:tcW w:w="1735" w:type="dxa"/>
            <w:shd w:val="clear" w:color="auto" w:fill="auto"/>
            <w:vAlign w:val="center"/>
            <w:tcPrChange w:id="9330" w:author="Phuong Truong Thi" w:date="2024-11-25T04:31:00Z">
              <w:tcPr>
                <w:tcW w:w="1735" w:type="dxa"/>
                <w:shd w:val="clear" w:color="auto" w:fill="auto"/>
                <w:vAlign w:val="center"/>
              </w:tcPr>
            </w:tcPrChange>
          </w:tcPr>
          <w:p w14:paraId="3F9EC431" w14:textId="77777777" w:rsidR="00F868EA" w:rsidRPr="008E60BE" w:rsidRDefault="00F868EA" w:rsidP="00817E47">
            <w:pPr>
              <w:spacing w:before="0" w:line="240" w:lineRule="auto"/>
              <w:contextualSpacing w:val="0"/>
              <w:rPr>
                <w:ins w:id="9331" w:author="Phuong Truong Thi" w:date="2024-10-16T00:58:00Z"/>
                <w:rFonts w:ascii="Times New Roman" w:hAnsi="Times New Roman"/>
                <w:sz w:val="24"/>
                <w:szCs w:val="24"/>
              </w:rPr>
            </w:pPr>
            <w:ins w:id="9332" w:author="Phuong Truong Thi" w:date="2024-10-16T00:58:00Z">
              <w:r w:rsidRPr="008E60BE">
                <w:rPr>
                  <w:rFonts w:ascii="Times New Roman" w:hAnsi="Times New Roman"/>
                  <w:color w:val="000000"/>
                  <w:sz w:val="24"/>
                  <w:szCs w:val="24"/>
                </w:rPr>
                <w:t>Trạng thái VPB NEO</w:t>
              </w:r>
            </w:ins>
          </w:p>
        </w:tc>
        <w:tc>
          <w:tcPr>
            <w:tcW w:w="2270" w:type="dxa"/>
            <w:vAlign w:val="center"/>
            <w:tcPrChange w:id="9333" w:author="Phuong Truong Thi" w:date="2024-11-25T04:31:00Z">
              <w:tcPr>
                <w:tcW w:w="2230" w:type="dxa"/>
                <w:vAlign w:val="center"/>
              </w:tcPr>
            </w:tcPrChange>
          </w:tcPr>
          <w:p w14:paraId="48D961F8" w14:textId="77777777" w:rsidR="00F868EA" w:rsidRPr="00E25144" w:rsidRDefault="00F868EA" w:rsidP="00817E47">
            <w:pPr>
              <w:spacing w:before="0" w:line="240" w:lineRule="auto"/>
              <w:contextualSpacing w:val="0"/>
              <w:rPr>
                <w:ins w:id="9334" w:author="Phuong Truong Thi" w:date="2024-10-16T00:58:00Z"/>
                <w:rFonts w:ascii="Times New Roman" w:eastAsia="Times New Roman" w:hAnsi="Times New Roman"/>
                <w:sz w:val="24"/>
                <w:szCs w:val="24"/>
                <w:lang w:eastAsia="vi-VN"/>
              </w:rPr>
            </w:pPr>
            <w:ins w:id="9335" w:author="Phuong Truong Thi" w:date="2024-10-16T00:58:00Z">
              <w:r w:rsidRPr="00E25144">
                <w:rPr>
                  <w:rFonts w:ascii="Times New Roman" w:hAnsi="Times New Roman"/>
                  <w:color w:val="000000"/>
                  <w:sz w:val="24"/>
                  <w:szCs w:val="24"/>
                </w:rPr>
                <w:t>Trạng thái VPB NEO của khách hàng</w:t>
              </w:r>
            </w:ins>
          </w:p>
        </w:tc>
        <w:tc>
          <w:tcPr>
            <w:tcW w:w="1030" w:type="dxa"/>
            <w:vAlign w:val="center"/>
            <w:tcPrChange w:id="9336" w:author="Phuong Truong Thi" w:date="2024-11-25T04:31:00Z">
              <w:tcPr>
                <w:tcW w:w="1070" w:type="dxa"/>
                <w:gridSpan w:val="2"/>
                <w:vAlign w:val="center"/>
              </w:tcPr>
            </w:tcPrChange>
          </w:tcPr>
          <w:p w14:paraId="56903C96" w14:textId="77777777" w:rsidR="00F868EA" w:rsidRDefault="00F868EA" w:rsidP="00817E47">
            <w:pPr>
              <w:spacing w:before="0" w:line="240" w:lineRule="auto"/>
              <w:contextualSpacing w:val="0"/>
              <w:jc w:val="center"/>
              <w:rPr>
                <w:ins w:id="9337" w:author="Phuong Truong Thi" w:date="2024-10-16T00:58:00Z"/>
                <w:rFonts w:ascii="Times New Roman" w:eastAsia="Times New Roman" w:hAnsi="Times New Roman"/>
                <w:sz w:val="24"/>
                <w:szCs w:val="24"/>
                <w:lang w:eastAsia="vi-VN"/>
              </w:rPr>
            </w:pPr>
            <w:ins w:id="9338" w:author="Phuong Truong Thi" w:date="2024-10-16T00:58:00Z">
              <w:r>
                <w:rPr>
                  <w:rFonts w:ascii="Times New Roman" w:eastAsia="Times New Roman" w:hAnsi="Times New Roman"/>
                  <w:sz w:val="24"/>
                  <w:szCs w:val="24"/>
                  <w:lang w:val="vi-VN" w:eastAsia="vi-VN"/>
                </w:rPr>
                <w:t>EZ/OCB</w:t>
              </w:r>
            </w:ins>
          </w:p>
        </w:tc>
        <w:tc>
          <w:tcPr>
            <w:tcW w:w="1236" w:type="dxa"/>
            <w:tcPrChange w:id="9339" w:author="Phuong Truong Thi" w:date="2024-11-25T04:31:00Z">
              <w:tcPr>
                <w:tcW w:w="1236" w:type="dxa"/>
              </w:tcPr>
            </w:tcPrChange>
          </w:tcPr>
          <w:p w14:paraId="767129FE" w14:textId="7EB1399F" w:rsidR="00F868EA" w:rsidRPr="00AD0E1A" w:rsidRDefault="00525739" w:rsidP="00817E47">
            <w:pPr>
              <w:spacing w:before="0" w:line="240" w:lineRule="auto"/>
              <w:contextualSpacing w:val="0"/>
              <w:rPr>
                <w:ins w:id="9340"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9341" w:author="Phuong Truong Thi" w:date="2024-11-25T04:31:00Z">
              <w:tcPr>
                <w:tcW w:w="1276" w:type="dxa"/>
                <w:shd w:val="clear" w:color="auto" w:fill="auto"/>
                <w:noWrap/>
                <w:vAlign w:val="center"/>
              </w:tcPr>
            </w:tcPrChange>
          </w:tcPr>
          <w:p w14:paraId="6E64FDDD" w14:textId="77777777" w:rsidR="00F868EA" w:rsidRPr="00AD0E1A" w:rsidRDefault="00F868EA" w:rsidP="00817E47">
            <w:pPr>
              <w:spacing w:before="0" w:line="240" w:lineRule="auto"/>
              <w:contextualSpacing w:val="0"/>
              <w:rPr>
                <w:ins w:id="9342" w:author="Phuong Truong Thi" w:date="2024-10-16T00:58:00Z"/>
                <w:rFonts w:ascii="Times New Roman" w:eastAsia="Times New Roman" w:hAnsi="Times New Roman"/>
                <w:sz w:val="24"/>
                <w:szCs w:val="24"/>
                <w:lang w:val="vi-VN" w:eastAsia="vi-VN"/>
              </w:rPr>
            </w:pPr>
          </w:p>
        </w:tc>
        <w:tc>
          <w:tcPr>
            <w:tcW w:w="992" w:type="dxa"/>
            <w:tcPrChange w:id="9343" w:author="Phuong Truong Thi" w:date="2024-11-25T04:31:00Z">
              <w:tcPr>
                <w:tcW w:w="992" w:type="dxa"/>
              </w:tcPr>
            </w:tcPrChange>
          </w:tcPr>
          <w:p w14:paraId="336C0C95" w14:textId="77777777" w:rsidR="00F868EA" w:rsidRPr="00AD0E1A" w:rsidRDefault="00F868EA" w:rsidP="00817E47">
            <w:pPr>
              <w:spacing w:before="0" w:line="240" w:lineRule="auto"/>
              <w:contextualSpacing w:val="0"/>
              <w:jc w:val="center"/>
              <w:rPr>
                <w:ins w:id="9344" w:author="Phuong Truong Thi" w:date="2024-10-16T00:58:00Z"/>
                <w:rFonts w:ascii="Times New Roman" w:eastAsia="Times New Roman" w:hAnsi="Times New Roman"/>
                <w:sz w:val="24"/>
                <w:szCs w:val="24"/>
                <w:lang w:val="vi-VN" w:eastAsia="vi-VN"/>
              </w:rPr>
            </w:pPr>
            <w:ins w:id="9345" w:author="Phuong Truong Thi" w:date="2024-10-16T00:58:00Z">
              <w:r w:rsidRPr="007D1F1A">
                <w:rPr>
                  <w:rFonts w:ascii="Times New Roman" w:eastAsia="Times New Roman" w:hAnsi="Times New Roman"/>
                  <w:sz w:val="24"/>
                  <w:szCs w:val="24"/>
                  <w:lang w:eastAsia="vi-VN"/>
                </w:rPr>
                <w:t>N</w:t>
              </w:r>
            </w:ins>
          </w:p>
        </w:tc>
      </w:tr>
      <w:tr w:rsidR="00F868EA" w:rsidRPr="00AD0E1A" w14:paraId="52314AB5" w14:textId="77777777" w:rsidTr="00975861">
        <w:trPr>
          <w:trHeight w:val="276"/>
          <w:ins w:id="9346" w:author="Phuong Truong Thi" w:date="2024-10-16T00:58:00Z"/>
          <w:trPrChange w:id="9347" w:author="Phuong Truong Thi" w:date="2024-11-25T04:31:00Z">
            <w:trPr>
              <w:trHeight w:val="276"/>
            </w:trPr>
          </w:trPrChange>
        </w:trPr>
        <w:tc>
          <w:tcPr>
            <w:tcW w:w="670" w:type="dxa"/>
            <w:shd w:val="clear" w:color="auto" w:fill="auto"/>
            <w:vAlign w:val="center"/>
            <w:tcPrChange w:id="9348" w:author="Phuong Truong Thi" w:date="2024-11-25T04:31:00Z">
              <w:tcPr>
                <w:tcW w:w="670" w:type="dxa"/>
                <w:shd w:val="clear" w:color="auto" w:fill="auto"/>
                <w:vAlign w:val="center"/>
              </w:tcPr>
            </w:tcPrChange>
          </w:tcPr>
          <w:p w14:paraId="4927B774" w14:textId="77777777" w:rsidR="00F868EA" w:rsidRPr="00AD0E1A" w:rsidRDefault="00F868EA" w:rsidP="00817E47">
            <w:pPr>
              <w:pStyle w:val="ListParagraph"/>
              <w:numPr>
                <w:ilvl w:val="0"/>
                <w:numId w:val="62"/>
              </w:numPr>
              <w:spacing w:before="0" w:line="240" w:lineRule="auto"/>
              <w:contextualSpacing w:val="0"/>
              <w:jc w:val="left"/>
              <w:rPr>
                <w:ins w:id="9349" w:author="Phuong Truong Thi" w:date="2024-10-16T00:58:00Z"/>
                <w:rFonts w:eastAsia="Times New Roman"/>
                <w:szCs w:val="24"/>
                <w:lang w:val="vi-VN" w:eastAsia="vi-VN"/>
              </w:rPr>
            </w:pPr>
          </w:p>
        </w:tc>
        <w:tc>
          <w:tcPr>
            <w:tcW w:w="1735" w:type="dxa"/>
            <w:shd w:val="clear" w:color="auto" w:fill="auto"/>
            <w:vAlign w:val="center"/>
            <w:tcPrChange w:id="9350" w:author="Phuong Truong Thi" w:date="2024-11-25T04:31:00Z">
              <w:tcPr>
                <w:tcW w:w="1735" w:type="dxa"/>
                <w:shd w:val="clear" w:color="auto" w:fill="auto"/>
                <w:vAlign w:val="center"/>
              </w:tcPr>
            </w:tcPrChange>
          </w:tcPr>
          <w:p w14:paraId="13B5C0B9" w14:textId="77777777" w:rsidR="00F868EA" w:rsidRPr="008E60BE" w:rsidRDefault="00F868EA" w:rsidP="00817E47">
            <w:pPr>
              <w:spacing w:before="0" w:line="240" w:lineRule="auto"/>
              <w:contextualSpacing w:val="0"/>
              <w:rPr>
                <w:ins w:id="9351" w:author="Phuong Truong Thi" w:date="2024-10-16T00:58:00Z"/>
                <w:rFonts w:ascii="Times New Roman" w:hAnsi="Times New Roman"/>
                <w:sz w:val="24"/>
                <w:szCs w:val="24"/>
              </w:rPr>
            </w:pPr>
            <w:ins w:id="9352" w:author="Phuong Truong Thi" w:date="2024-10-16T00:58:00Z">
              <w:r w:rsidRPr="008E60BE">
                <w:rPr>
                  <w:rFonts w:ascii="Times New Roman" w:hAnsi="Times New Roman"/>
                  <w:color w:val="000000"/>
                  <w:sz w:val="24"/>
                  <w:szCs w:val="24"/>
                </w:rPr>
                <w:t>Số lượng TKTT</w:t>
              </w:r>
            </w:ins>
          </w:p>
        </w:tc>
        <w:tc>
          <w:tcPr>
            <w:tcW w:w="2270" w:type="dxa"/>
            <w:vAlign w:val="center"/>
            <w:tcPrChange w:id="9353" w:author="Phuong Truong Thi" w:date="2024-11-25T04:31:00Z">
              <w:tcPr>
                <w:tcW w:w="2230" w:type="dxa"/>
                <w:vAlign w:val="center"/>
              </w:tcPr>
            </w:tcPrChange>
          </w:tcPr>
          <w:p w14:paraId="3EAF3C0B" w14:textId="77777777" w:rsidR="00F868EA" w:rsidRPr="00E25144" w:rsidRDefault="00F868EA" w:rsidP="00817E47">
            <w:pPr>
              <w:spacing w:before="0" w:line="240" w:lineRule="auto"/>
              <w:contextualSpacing w:val="0"/>
              <w:rPr>
                <w:ins w:id="9354" w:author="Phuong Truong Thi" w:date="2024-10-16T00:58:00Z"/>
                <w:rFonts w:ascii="Times New Roman" w:eastAsia="Times New Roman" w:hAnsi="Times New Roman"/>
                <w:sz w:val="24"/>
                <w:szCs w:val="24"/>
                <w:lang w:eastAsia="vi-VN"/>
              </w:rPr>
            </w:pPr>
            <w:ins w:id="9355" w:author="Phuong Truong Thi" w:date="2024-10-16T00:58:00Z">
              <w:r w:rsidRPr="00E25144">
                <w:rPr>
                  <w:rFonts w:ascii="Times New Roman" w:hAnsi="Times New Roman"/>
                  <w:sz w:val="24"/>
                  <w:szCs w:val="24"/>
                </w:rPr>
                <w:t>Tổng số lượng TKTT của khách hang</w:t>
              </w:r>
            </w:ins>
          </w:p>
        </w:tc>
        <w:tc>
          <w:tcPr>
            <w:tcW w:w="1030" w:type="dxa"/>
            <w:vAlign w:val="center"/>
            <w:tcPrChange w:id="9356" w:author="Phuong Truong Thi" w:date="2024-11-25T04:31:00Z">
              <w:tcPr>
                <w:tcW w:w="1070" w:type="dxa"/>
                <w:gridSpan w:val="2"/>
                <w:vAlign w:val="center"/>
              </w:tcPr>
            </w:tcPrChange>
          </w:tcPr>
          <w:p w14:paraId="639F4CBB" w14:textId="77777777" w:rsidR="00F868EA" w:rsidRDefault="00F868EA" w:rsidP="00817E47">
            <w:pPr>
              <w:spacing w:before="0" w:line="240" w:lineRule="auto"/>
              <w:contextualSpacing w:val="0"/>
              <w:jc w:val="center"/>
              <w:rPr>
                <w:ins w:id="9357" w:author="Phuong Truong Thi" w:date="2024-10-16T00:58:00Z"/>
                <w:rFonts w:ascii="Times New Roman" w:eastAsia="Times New Roman" w:hAnsi="Times New Roman"/>
                <w:sz w:val="24"/>
                <w:szCs w:val="24"/>
                <w:lang w:eastAsia="vi-VN"/>
              </w:rPr>
            </w:pPr>
          </w:p>
        </w:tc>
        <w:tc>
          <w:tcPr>
            <w:tcW w:w="1236" w:type="dxa"/>
            <w:tcPrChange w:id="9358" w:author="Phuong Truong Thi" w:date="2024-11-25T04:31:00Z">
              <w:tcPr>
                <w:tcW w:w="1236" w:type="dxa"/>
              </w:tcPr>
            </w:tcPrChange>
          </w:tcPr>
          <w:p w14:paraId="714FA0DC" w14:textId="77777777" w:rsidR="00F868EA" w:rsidRPr="00AD0E1A" w:rsidRDefault="00F868EA" w:rsidP="00817E47">
            <w:pPr>
              <w:spacing w:before="0" w:line="240" w:lineRule="auto"/>
              <w:contextualSpacing w:val="0"/>
              <w:rPr>
                <w:ins w:id="9359" w:author="Phuong Truong Thi" w:date="2024-10-16T00:58:00Z"/>
                <w:rFonts w:ascii="Times New Roman" w:eastAsia="Times New Roman" w:hAnsi="Times New Roman"/>
                <w:sz w:val="24"/>
                <w:szCs w:val="24"/>
                <w:lang w:eastAsia="vi-VN"/>
              </w:rPr>
            </w:pPr>
            <w:ins w:id="9360"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9361" w:author="Phuong Truong Thi" w:date="2024-11-25T04:31:00Z">
              <w:tcPr>
                <w:tcW w:w="1276" w:type="dxa"/>
                <w:shd w:val="clear" w:color="auto" w:fill="auto"/>
                <w:noWrap/>
                <w:vAlign w:val="center"/>
              </w:tcPr>
            </w:tcPrChange>
          </w:tcPr>
          <w:p w14:paraId="16DB0C97" w14:textId="77777777" w:rsidR="00F868EA" w:rsidRPr="00AD0E1A" w:rsidRDefault="00F868EA" w:rsidP="00817E47">
            <w:pPr>
              <w:spacing w:before="0" w:line="240" w:lineRule="auto"/>
              <w:contextualSpacing w:val="0"/>
              <w:rPr>
                <w:ins w:id="9362" w:author="Phuong Truong Thi" w:date="2024-10-16T00:58:00Z"/>
                <w:rFonts w:ascii="Times New Roman" w:eastAsia="Times New Roman" w:hAnsi="Times New Roman"/>
                <w:sz w:val="24"/>
                <w:szCs w:val="24"/>
                <w:lang w:val="vi-VN" w:eastAsia="vi-VN"/>
              </w:rPr>
            </w:pPr>
          </w:p>
        </w:tc>
        <w:tc>
          <w:tcPr>
            <w:tcW w:w="992" w:type="dxa"/>
            <w:tcPrChange w:id="9363" w:author="Phuong Truong Thi" w:date="2024-11-25T04:31:00Z">
              <w:tcPr>
                <w:tcW w:w="992" w:type="dxa"/>
              </w:tcPr>
            </w:tcPrChange>
          </w:tcPr>
          <w:p w14:paraId="6C7EA949" w14:textId="77777777" w:rsidR="00F868EA" w:rsidRPr="00AD0E1A" w:rsidRDefault="00F868EA" w:rsidP="00817E47">
            <w:pPr>
              <w:spacing w:before="0" w:line="240" w:lineRule="auto"/>
              <w:contextualSpacing w:val="0"/>
              <w:jc w:val="center"/>
              <w:rPr>
                <w:ins w:id="9364" w:author="Phuong Truong Thi" w:date="2024-10-16T00:58:00Z"/>
                <w:rFonts w:ascii="Times New Roman" w:eastAsia="Times New Roman" w:hAnsi="Times New Roman"/>
                <w:sz w:val="24"/>
                <w:szCs w:val="24"/>
                <w:lang w:val="vi-VN" w:eastAsia="vi-VN"/>
              </w:rPr>
            </w:pPr>
            <w:ins w:id="9365" w:author="Phuong Truong Thi" w:date="2024-10-16T00:58:00Z">
              <w:r w:rsidRPr="007D1F1A">
                <w:rPr>
                  <w:rFonts w:ascii="Times New Roman" w:eastAsia="Times New Roman" w:hAnsi="Times New Roman"/>
                  <w:sz w:val="24"/>
                  <w:szCs w:val="24"/>
                  <w:lang w:eastAsia="vi-VN"/>
                </w:rPr>
                <w:t>N</w:t>
              </w:r>
            </w:ins>
          </w:p>
        </w:tc>
      </w:tr>
      <w:tr w:rsidR="00F868EA" w:rsidRPr="00AD0E1A" w14:paraId="765ED17D" w14:textId="77777777" w:rsidTr="00975861">
        <w:trPr>
          <w:trHeight w:val="276"/>
          <w:ins w:id="9366" w:author="Phuong Truong Thi" w:date="2024-10-16T00:58:00Z"/>
          <w:trPrChange w:id="9367" w:author="Phuong Truong Thi" w:date="2024-11-25T04:31:00Z">
            <w:trPr>
              <w:trHeight w:val="276"/>
            </w:trPr>
          </w:trPrChange>
        </w:trPr>
        <w:tc>
          <w:tcPr>
            <w:tcW w:w="670" w:type="dxa"/>
            <w:shd w:val="clear" w:color="auto" w:fill="auto"/>
            <w:vAlign w:val="center"/>
            <w:tcPrChange w:id="9368" w:author="Phuong Truong Thi" w:date="2024-11-25T04:31:00Z">
              <w:tcPr>
                <w:tcW w:w="670" w:type="dxa"/>
                <w:shd w:val="clear" w:color="auto" w:fill="auto"/>
                <w:vAlign w:val="center"/>
              </w:tcPr>
            </w:tcPrChange>
          </w:tcPr>
          <w:p w14:paraId="480BDEE4" w14:textId="77777777" w:rsidR="00F868EA" w:rsidRPr="00AD0E1A" w:rsidRDefault="00F868EA" w:rsidP="00817E47">
            <w:pPr>
              <w:pStyle w:val="ListParagraph"/>
              <w:numPr>
                <w:ilvl w:val="0"/>
                <w:numId w:val="62"/>
              </w:numPr>
              <w:spacing w:before="0" w:line="240" w:lineRule="auto"/>
              <w:contextualSpacing w:val="0"/>
              <w:jc w:val="left"/>
              <w:rPr>
                <w:ins w:id="9369" w:author="Phuong Truong Thi" w:date="2024-10-16T00:58:00Z"/>
                <w:rFonts w:eastAsia="Times New Roman"/>
                <w:szCs w:val="24"/>
                <w:lang w:val="vi-VN" w:eastAsia="vi-VN"/>
              </w:rPr>
            </w:pPr>
          </w:p>
        </w:tc>
        <w:tc>
          <w:tcPr>
            <w:tcW w:w="1735" w:type="dxa"/>
            <w:shd w:val="clear" w:color="auto" w:fill="auto"/>
            <w:vAlign w:val="center"/>
            <w:tcPrChange w:id="9370" w:author="Phuong Truong Thi" w:date="2024-11-25T04:31:00Z">
              <w:tcPr>
                <w:tcW w:w="1735" w:type="dxa"/>
                <w:shd w:val="clear" w:color="auto" w:fill="auto"/>
                <w:vAlign w:val="center"/>
              </w:tcPr>
            </w:tcPrChange>
          </w:tcPr>
          <w:p w14:paraId="0A72A234" w14:textId="77777777" w:rsidR="00F868EA" w:rsidRPr="00B66378" w:rsidRDefault="00F868EA" w:rsidP="00817E47">
            <w:pPr>
              <w:spacing w:before="0" w:line="240" w:lineRule="auto"/>
              <w:contextualSpacing w:val="0"/>
              <w:rPr>
                <w:ins w:id="9371" w:author="Phuong Truong Thi" w:date="2024-10-16T00:58:00Z"/>
                <w:rFonts w:ascii="Times New Roman" w:hAnsi="Times New Roman"/>
                <w:sz w:val="24"/>
                <w:szCs w:val="24"/>
                <w:lang w:val="vi-VN"/>
              </w:rPr>
            </w:pPr>
            <w:ins w:id="9372" w:author="Phuong Truong Thi" w:date="2024-10-16T00:58:00Z">
              <w:r w:rsidRPr="00B66378">
                <w:rPr>
                  <w:rFonts w:ascii="Times New Roman" w:hAnsi="Times New Roman"/>
                  <w:sz w:val="24"/>
                  <w:szCs w:val="24"/>
                  <w:lang w:val="vi-VN"/>
                </w:rPr>
                <w:t>Phí Tài khoản số đẹp</w:t>
              </w:r>
            </w:ins>
          </w:p>
        </w:tc>
        <w:tc>
          <w:tcPr>
            <w:tcW w:w="2270" w:type="dxa"/>
            <w:vAlign w:val="center"/>
            <w:tcPrChange w:id="9373" w:author="Phuong Truong Thi" w:date="2024-11-25T04:31:00Z">
              <w:tcPr>
                <w:tcW w:w="2230" w:type="dxa"/>
                <w:vAlign w:val="center"/>
              </w:tcPr>
            </w:tcPrChange>
          </w:tcPr>
          <w:p w14:paraId="6AC56268" w14:textId="77777777" w:rsidR="00F868EA" w:rsidRPr="00B66378" w:rsidRDefault="00F868EA" w:rsidP="00817E47">
            <w:pPr>
              <w:spacing w:before="0" w:line="240" w:lineRule="auto"/>
              <w:contextualSpacing w:val="0"/>
              <w:rPr>
                <w:ins w:id="9374" w:author="Phuong Truong Thi" w:date="2024-10-16T00:58:00Z"/>
                <w:rFonts w:ascii="Times New Roman" w:eastAsia="Times New Roman" w:hAnsi="Times New Roman"/>
                <w:sz w:val="24"/>
                <w:szCs w:val="24"/>
                <w:lang w:val="vi-VN" w:eastAsia="vi-VN"/>
              </w:rPr>
            </w:pPr>
            <w:ins w:id="9375" w:author="Phuong Truong Thi" w:date="2024-10-16T00:58:00Z">
              <w:r w:rsidRPr="00B66378">
                <w:rPr>
                  <w:rFonts w:ascii="Times New Roman" w:hAnsi="Times New Roman"/>
                  <w:sz w:val="24"/>
                  <w:szCs w:val="24"/>
                  <w:lang w:val="vi-VN"/>
                </w:rPr>
                <w:t>Tổng phí tài khoản số đẹp của KH đến ngày dữ liệu</w:t>
              </w:r>
            </w:ins>
          </w:p>
        </w:tc>
        <w:tc>
          <w:tcPr>
            <w:tcW w:w="1030" w:type="dxa"/>
            <w:tcPrChange w:id="9376" w:author="Phuong Truong Thi" w:date="2024-11-25T04:31:00Z">
              <w:tcPr>
                <w:tcW w:w="1070" w:type="dxa"/>
                <w:gridSpan w:val="2"/>
              </w:tcPr>
            </w:tcPrChange>
          </w:tcPr>
          <w:p w14:paraId="315D0E7E" w14:textId="77777777" w:rsidR="00F868EA" w:rsidRPr="00B66378" w:rsidRDefault="00F868EA" w:rsidP="00817E47">
            <w:pPr>
              <w:spacing w:before="0" w:line="240" w:lineRule="auto"/>
              <w:contextualSpacing w:val="0"/>
              <w:jc w:val="center"/>
              <w:rPr>
                <w:ins w:id="9377" w:author="Phuong Truong Thi" w:date="2024-10-16T00:58:00Z"/>
                <w:rFonts w:ascii="Times New Roman" w:eastAsia="Times New Roman" w:hAnsi="Times New Roman"/>
                <w:sz w:val="24"/>
                <w:szCs w:val="24"/>
                <w:lang w:val="vi-VN" w:eastAsia="vi-VN"/>
              </w:rPr>
            </w:pPr>
            <w:ins w:id="9378" w:author="Phuong Truong Thi" w:date="2024-10-16T00:58:00Z">
              <w:r w:rsidRPr="00113C22">
                <w:rPr>
                  <w:rFonts w:ascii="Times New Roman" w:eastAsia="Times New Roman" w:hAnsi="Times New Roman"/>
                  <w:sz w:val="24"/>
                  <w:szCs w:val="24"/>
                  <w:lang w:val="vi-VN" w:eastAsia="vi-VN"/>
                </w:rPr>
                <w:t>CRM</w:t>
              </w:r>
            </w:ins>
          </w:p>
        </w:tc>
        <w:tc>
          <w:tcPr>
            <w:tcW w:w="1236" w:type="dxa"/>
            <w:tcPrChange w:id="9379" w:author="Phuong Truong Thi" w:date="2024-11-25T04:31:00Z">
              <w:tcPr>
                <w:tcW w:w="1236" w:type="dxa"/>
              </w:tcPr>
            </w:tcPrChange>
          </w:tcPr>
          <w:p w14:paraId="5A01C207" w14:textId="77777777" w:rsidR="00F868EA" w:rsidRPr="00AD0E1A" w:rsidRDefault="00F868EA" w:rsidP="00817E47">
            <w:pPr>
              <w:spacing w:before="0" w:line="240" w:lineRule="auto"/>
              <w:contextualSpacing w:val="0"/>
              <w:rPr>
                <w:ins w:id="9380" w:author="Phuong Truong Thi" w:date="2024-10-16T00:58:00Z"/>
                <w:rFonts w:ascii="Times New Roman" w:eastAsia="Times New Roman" w:hAnsi="Times New Roman"/>
                <w:sz w:val="24"/>
                <w:szCs w:val="24"/>
                <w:lang w:eastAsia="vi-VN"/>
              </w:rPr>
            </w:pPr>
            <w:ins w:id="9381"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9382" w:author="Phuong Truong Thi" w:date="2024-11-25T04:31:00Z">
              <w:tcPr>
                <w:tcW w:w="1276" w:type="dxa"/>
                <w:shd w:val="clear" w:color="auto" w:fill="auto"/>
                <w:noWrap/>
                <w:vAlign w:val="center"/>
              </w:tcPr>
            </w:tcPrChange>
          </w:tcPr>
          <w:p w14:paraId="107D609C" w14:textId="77777777" w:rsidR="00F868EA" w:rsidRPr="00AD0E1A" w:rsidRDefault="00F868EA" w:rsidP="00817E47">
            <w:pPr>
              <w:spacing w:before="0" w:line="240" w:lineRule="auto"/>
              <w:contextualSpacing w:val="0"/>
              <w:rPr>
                <w:ins w:id="9383" w:author="Phuong Truong Thi" w:date="2024-10-16T00:58:00Z"/>
                <w:rFonts w:ascii="Times New Roman" w:eastAsia="Times New Roman" w:hAnsi="Times New Roman"/>
                <w:sz w:val="24"/>
                <w:szCs w:val="24"/>
                <w:lang w:val="vi-VN" w:eastAsia="vi-VN"/>
              </w:rPr>
            </w:pPr>
          </w:p>
        </w:tc>
        <w:tc>
          <w:tcPr>
            <w:tcW w:w="992" w:type="dxa"/>
            <w:tcPrChange w:id="9384" w:author="Phuong Truong Thi" w:date="2024-11-25T04:31:00Z">
              <w:tcPr>
                <w:tcW w:w="992" w:type="dxa"/>
              </w:tcPr>
            </w:tcPrChange>
          </w:tcPr>
          <w:p w14:paraId="34F000E3" w14:textId="77777777" w:rsidR="00F868EA" w:rsidRPr="00AD0E1A" w:rsidRDefault="00F868EA" w:rsidP="00817E47">
            <w:pPr>
              <w:spacing w:before="0" w:line="240" w:lineRule="auto"/>
              <w:contextualSpacing w:val="0"/>
              <w:jc w:val="center"/>
              <w:rPr>
                <w:ins w:id="9385" w:author="Phuong Truong Thi" w:date="2024-10-16T00:58:00Z"/>
                <w:rFonts w:ascii="Times New Roman" w:eastAsia="Times New Roman" w:hAnsi="Times New Roman"/>
                <w:sz w:val="24"/>
                <w:szCs w:val="24"/>
                <w:lang w:val="vi-VN" w:eastAsia="vi-VN"/>
              </w:rPr>
            </w:pPr>
            <w:ins w:id="9386" w:author="Phuong Truong Thi" w:date="2024-10-16T00:58:00Z">
              <w:r w:rsidRPr="007D1F1A">
                <w:rPr>
                  <w:rFonts w:ascii="Times New Roman" w:eastAsia="Times New Roman" w:hAnsi="Times New Roman"/>
                  <w:sz w:val="24"/>
                  <w:szCs w:val="24"/>
                  <w:lang w:eastAsia="vi-VN"/>
                </w:rPr>
                <w:t>N</w:t>
              </w:r>
            </w:ins>
          </w:p>
        </w:tc>
      </w:tr>
      <w:tr w:rsidR="00F868EA" w:rsidRPr="00AD0E1A" w14:paraId="5EB7F468" w14:textId="77777777" w:rsidTr="00975861">
        <w:trPr>
          <w:trHeight w:val="276"/>
          <w:ins w:id="9387" w:author="Phuong Truong Thi" w:date="2024-10-16T00:58:00Z"/>
          <w:trPrChange w:id="9388" w:author="Phuong Truong Thi" w:date="2024-11-25T04:31:00Z">
            <w:trPr>
              <w:trHeight w:val="276"/>
            </w:trPr>
          </w:trPrChange>
        </w:trPr>
        <w:tc>
          <w:tcPr>
            <w:tcW w:w="670" w:type="dxa"/>
            <w:shd w:val="clear" w:color="auto" w:fill="auto"/>
            <w:vAlign w:val="center"/>
            <w:tcPrChange w:id="9389" w:author="Phuong Truong Thi" w:date="2024-11-25T04:31:00Z">
              <w:tcPr>
                <w:tcW w:w="670" w:type="dxa"/>
                <w:shd w:val="clear" w:color="auto" w:fill="auto"/>
                <w:vAlign w:val="center"/>
              </w:tcPr>
            </w:tcPrChange>
          </w:tcPr>
          <w:p w14:paraId="2E979E20" w14:textId="77777777" w:rsidR="00F868EA" w:rsidRPr="00AD0E1A" w:rsidRDefault="00F868EA" w:rsidP="00817E47">
            <w:pPr>
              <w:pStyle w:val="ListParagraph"/>
              <w:numPr>
                <w:ilvl w:val="0"/>
                <w:numId w:val="62"/>
              </w:numPr>
              <w:spacing w:before="0" w:line="240" w:lineRule="auto"/>
              <w:contextualSpacing w:val="0"/>
              <w:jc w:val="left"/>
              <w:rPr>
                <w:ins w:id="9390" w:author="Phuong Truong Thi" w:date="2024-10-16T00:58:00Z"/>
                <w:rFonts w:eastAsia="Times New Roman"/>
                <w:szCs w:val="24"/>
                <w:lang w:val="vi-VN" w:eastAsia="vi-VN"/>
              </w:rPr>
            </w:pPr>
          </w:p>
        </w:tc>
        <w:tc>
          <w:tcPr>
            <w:tcW w:w="1735" w:type="dxa"/>
            <w:shd w:val="clear" w:color="auto" w:fill="auto"/>
            <w:vAlign w:val="center"/>
            <w:tcPrChange w:id="9391" w:author="Phuong Truong Thi" w:date="2024-11-25T04:31:00Z">
              <w:tcPr>
                <w:tcW w:w="1735" w:type="dxa"/>
                <w:shd w:val="clear" w:color="auto" w:fill="auto"/>
                <w:vAlign w:val="center"/>
              </w:tcPr>
            </w:tcPrChange>
          </w:tcPr>
          <w:p w14:paraId="0999F2E4" w14:textId="77777777" w:rsidR="00F868EA" w:rsidRPr="00B66378" w:rsidRDefault="00F868EA" w:rsidP="00817E47">
            <w:pPr>
              <w:spacing w:before="0" w:line="240" w:lineRule="auto"/>
              <w:contextualSpacing w:val="0"/>
              <w:rPr>
                <w:ins w:id="9392" w:author="Phuong Truong Thi" w:date="2024-10-16T00:58:00Z"/>
                <w:rFonts w:ascii="Times New Roman" w:hAnsi="Times New Roman"/>
                <w:sz w:val="24"/>
                <w:szCs w:val="24"/>
                <w:lang w:val="vi-VN"/>
              </w:rPr>
            </w:pPr>
            <w:ins w:id="9393" w:author="Phuong Truong Thi" w:date="2024-10-16T00:58:00Z">
              <w:r w:rsidRPr="00B66378">
                <w:rPr>
                  <w:rFonts w:ascii="Times New Roman" w:hAnsi="Times New Roman"/>
                  <w:color w:val="000000"/>
                  <w:sz w:val="24"/>
                  <w:szCs w:val="24"/>
                  <w:lang w:val="vi-VN"/>
                </w:rPr>
                <w:t>KH đã có thấu chi chưa</w:t>
              </w:r>
            </w:ins>
          </w:p>
        </w:tc>
        <w:tc>
          <w:tcPr>
            <w:tcW w:w="2270" w:type="dxa"/>
            <w:vAlign w:val="center"/>
            <w:tcPrChange w:id="9394" w:author="Phuong Truong Thi" w:date="2024-11-25T04:31:00Z">
              <w:tcPr>
                <w:tcW w:w="2230" w:type="dxa"/>
                <w:vAlign w:val="center"/>
              </w:tcPr>
            </w:tcPrChange>
          </w:tcPr>
          <w:p w14:paraId="7207D052" w14:textId="77777777" w:rsidR="00F868EA" w:rsidRPr="00B66378" w:rsidRDefault="00F868EA" w:rsidP="00817E47">
            <w:pPr>
              <w:spacing w:before="0" w:line="240" w:lineRule="auto"/>
              <w:contextualSpacing w:val="0"/>
              <w:rPr>
                <w:ins w:id="9395" w:author="Phuong Truong Thi" w:date="2024-10-16T00:58:00Z"/>
                <w:rFonts w:ascii="Times New Roman" w:eastAsia="Times New Roman" w:hAnsi="Times New Roman"/>
                <w:sz w:val="24"/>
                <w:szCs w:val="24"/>
                <w:lang w:val="vi-VN" w:eastAsia="vi-VN"/>
              </w:rPr>
            </w:pPr>
            <w:ins w:id="9396" w:author="Phuong Truong Thi" w:date="2024-10-16T00:58:00Z">
              <w:r w:rsidRPr="00B66378">
                <w:rPr>
                  <w:rFonts w:ascii="Times New Roman" w:hAnsi="Times New Roman"/>
                  <w:color w:val="000000"/>
                  <w:sz w:val="24"/>
                  <w:szCs w:val="24"/>
                  <w:lang w:val="vi-VN"/>
                </w:rPr>
                <w:t>Có/ chưa: Đánh dấu KH đang nắm giữ sản phẩm OD hay không</w:t>
              </w:r>
            </w:ins>
          </w:p>
        </w:tc>
        <w:tc>
          <w:tcPr>
            <w:tcW w:w="1030" w:type="dxa"/>
            <w:tcPrChange w:id="9397" w:author="Phuong Truong Thi" w:date="2024-11-25T04:31:00Z">
              <w:tcPr>
                <w:tcW w:w="1070" w:type="dxa"/>
                <w:gridSpan w:val="2"/>
              </w:tcPr>
            </w:tcPrChange>
          </w:tcPr>
          <w:p w14:paraId="30CFBC2C" w14:textId="77777777" w:rsidR="00F868EA" w:rsidRPr="00B66378" w:rsidRDefault="00F868EA" w:rsidP="00817E47">
            <w:pPr>
              <w:spacing w:before="0" w:line="240" w:lineRule="auto"/>
              <w:contextualSpacing w:val="0"/>
              <w:jc w:val="center"/>
              <w:rPr>
                <w:ins w:id="9398" w:author="Phuong Truong Thi" w:date="2024-10-16T00:58:00Z"/>
                <w:rFonts w:ascii="Times New Roman" w:eastAsia="Times New Roman" w:hAnsi="Times New Roman"/>
                <w:sz w:val="24"/>
                <w:szCs w:val="24"/>
                <w:lang w:val="vi-VN" w:eastAsia="vi-VN"/>
              </w:rPr>
            </w:pPr>
            <w:ins w:id="9399" w:author="Phuong Truong Thi" w:date="2024-10-16T00:58:00Z">
              <w:r w:rsidRPr="00113C22">
                <w:rPr>
                  <w:rFonts w:ascii="Times New Roman" w:eastAsia="Times New Roman" w:hAnsi="Times New Roman"/>
                  <w:sz w:val="24"/>
                  <w:szCs w:val="24"/>
                  <w:lang w:val="vi-VN" w:eastAsia="vi-VN"/>
                </w:rPr>
                <w:t>CRM</w:t>
              </w:r>
            </w:ins>
          </w:p>
        </w:tc>
        <w:tc>
          <w:tcPr>
            <w:tcW w:w="1236" w:type="dxa"/>
            <w:tcPrChange w:id="9400" w:author="Phuong Truong Thi" w:date="2024-11-25T04:31:00Z">
              <w:tcPr>
                <w:tcW w:w="1236" w:type="dxa"/>
              </w:tcPr>
            </w:tcPrChange>
          </w:tcPr>
          <w:p w14:paraId="2C72AA7E" w14:textId="463EDC21" w:rsidR="00F868EA" w:rsidRPr="00AD0E1A" w:rsidRDefault="00525739" w:rsidP="00817E47">
            <w:pPr>
              <w:spacing w:before="0" w:line="240" w:lineRule="auto"/>
              <w:contextualSpacing w:val="0"/>
              <w:rPr>
                <w:ins w:id="9401"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9402" w:author="Phuong Truong Thi" w:date="2024-11-25T04:31:00Z">
              <w:tcPr>
                <w:tcW w:w="1276" w:type="dxa"/>
                <w:shd w:val="clear" w:color="auto" w:fill="auto"/>
                <w:noWrap/>
                <w:vAlign w:val="center"/>
              </w:tcPr>
            </w:tcPrChange>
          </w:tcPr>
          <w:p w14:paraId="46037AB1" w14:textId="77777777" w:rsidR="00F868EA" w:rsidRPr="00DE616A" w:rsidRDefault="00F868EA" w:rsidP="00817E47">
            <w:pPr>
              <w:spacing w:before="0" w:line="240" w:lineRule="auto"/>
              <w:contextualSpacing w:val="0"/>
              <w:rPr>
                <w:ins w:id="9403" w:author="Phuong Truong Thi" w:date="2024-10-16T00:58:00Z"/>
                <w:rFonts w:ascii="Times New Roman" w:eastAsia="Times New Roman" w:hAnsi="Times New Roman"/>
                <w:sz w:val="24"/>
                <w:szCs w:val="24"/>
                <w:lang w:eastAsia="vi-VN"/>
              </w:rPr>
            </w:pPr>
            <w:ins w:id="9404" w:author="Phuong Truong Thi" w:date="2024-10-16T00:58:00Z">
              <w:r>
                <w:rPr>
                  <w:rFonts w:ascii="Times New Roman" w:eastAsia="Times New Roman" w:hAnsi="Times New Roman"/>
                  <w:sz w:val="24"/>
                  <w:szCs w:val="24"/>
                  <w:lang w:eastAsia="vi-VN"/>
                </w:rPr>
                <w:t>DM_OD_MARK</w:t>
              </w:r>
            </w:ins>
          </w:p>
        </w:tc>
        <w:tc>
          <w:tcPr>
            <w:tcW w:w="992" w:type="dxa"/>
            <w:tcPrChange w:id="9405" w:author="Phuong Truong Thi" w:date="2024-11-25T04:31:00Z">
              <w:tcPr>
                <w:tcW w:w="992" w:type="dxa"/>
              </w:tcPr>
            </w:tcPrChange>
          </w:tcPr>
          <w:p w14:paraId="0E86A6C1" w14:textId="77777777" w:rsidR="00F868EA" w:rsidRPr="00AD0E1A" w:rsidRDefault="00F868EA" w:rsidP="00817E47">
            <w:pPr>
              <w:spacing w:before="0" w:line="240" w:lineRule="auto"/>
              <w:contextualSpacing w:val="0"/>
              <w:jc w:val="center"/>
              <w:rPr>
                <w:ins w:id="9406" w:author="Phuong Truong Thi" w:date="2024-10-16T00:58:00Z"/>
                <w:rFonts w:ascii="Times New Roman" w:eastAsia="Times New Roman" w:hAnsi="Times New Roman"/>
                <w:sz w:val="24"/>
                <w:szCs w:val="24"/>
                <w:lang w:val="vi-VN" w:eastAsia="vi-VN"/>
              </w:rPr>
            </w:pPr>
            <w:ins w:id="9407" w:author="Phuong Truong Thi" w:date="2024-10-16T00:58:00Z">
              <w:r w:rsidRPr="007D1F1A">
                <w:rPr>
                  <w:rFonts w:ascii="Times New Roman" w:eastAsia="Times New Roman" w:hAnsi="Times New Roman"/>
                  <w:sz w:val="24"/>
                  <w:szCs w:val="24"/>
                  <w:lang w:eastAsia="vi-VN"/>
                </w:rPr>
                <w:t>N</w:t>
              </w:r>
            </w:ins>
          </w:p>
        </w:tc>
      </w:tr>
      <w:tr w:rsidR="00F868EA" w:rsidRPr="00AD0E1A" w14:paraId="3092524A" w14:textId="77777777" w:rsidTr="00975861">
        <w:trPr>
          <w:trHeight w:val="276"/>
          <w:ins w:id="9408" w:author="Phuong Truong Thi" w:date="2024-10-16T00:58:00Z"/>
          <w:trPrChange w:id="9409" w:author="Phuong Truong Thi" w:date="2024-11-25T04:31:00Z">
            <w:trPr>
              <w:trHeight w:val="276"/>
            </w:trPr>
          </w:trPrChange>
        </w:trPr>
        <w:tc>
          <w:tcPr>
            <w:tcW w:w="670" w:type="dxa"/>
            <w:shd w:val="clear" w:color="auto" w:fill="auto"/>
            <w:vAlign w:val="center"/>
            <w:tcPrChange w:id="9410" w:author="Phuong Truong Thi" w:date="2024-11-25T04:31:00Z">
              <w:tcPr>
                <w:tcW w:w="670" w:type="dxa"/>
                <w:shd w:val="clear" w:color="auto" w:fill="auto"/>
                <w:vAlign w:val="center"/>
              </w:tcPr>
            </w:tcPrChange>
          </w:tcPr>
          <w:p w14:paraId="52281FC2" w14:textId="77777777" w:rsidR="00F868EA" w:rsidRPr="00AD0E1A" w:rsidRDefault="00F868EA" w:rsidP="00817E47">
            <w:pPr>
              <w:pStyle w:val="ListParagraph"/>
              <w:numPr>
                <w:ilvl w:val="0"/>
                <w:numId w:val="62"/>
              </w:numPr>
              <w:spacing w:before="0" w:line="240" w:lineRule="auto"/>
              <w:contextualSpacing w:val="0"/>
              <w:jc w:val="left"/>
              <w:rPr>
                <w:ins w:id="9411" w:author="Phuong Truong Thi" w:date="2024-10-16T00:58:00Z"/>
                <w:rFonts w:eastAsia="Times New Roman"/>
                <w:szCs w:val="24"/>
                <w:lang w:val="vi-VN" w:eastAsia="vi-VN"/>
              </w:rPr>
            </w:pPr>
          </w:p>
        </w:tc>
        <w:tc>
          <w:tcPr>
            <w:tcW w:w="1735" w:type="dxa"/>
            <w:shd w:val="clear" w:color="auto" w:fill="auto"/>
            <w:vAlign w:val="center"/>
            <w:tcPrChange w:id="9412" w:author="Phuong Truong Thi" w:date="2024-11-25T04:31:00Z">
              <w:tcPr>
                <w:tcW w:w="1735" w:type="dxa"/>
                <w:shd w:val="clear" w:color="auto" w:fill="auto"/>
                <w:vAlign w:val="center"/>
              </w:tcPr>
            </w:tcPrChange>
          </w:tcPr>
          <w:p w14:paraId="6857377B" w14:textId="77777777" w:rsidR="00F868EA" w:rsidRPr="008E60BE" w:rsidRDefault="00F868EA" w:rsidP="00817E47">
            <w:pPr>
              <w:spacing w:before="0" w:line="240" w:lineRule="auto"/>
              <w:contextualSpacing w:val="0"/>
              <w:rPr>
                <w:ins w:id="9413" w:author="Phuong Truong Thi" w:date="2024-10-16T00:58:00Z"/>
                <w:rFonts w:ascii="Times New Roman" w:hAnsi="Times New Roman"/>
                <w:sz w:val="24"/>
                <w:szCs w:val="24"/>
              </w:rPr>
            </w:pPr>
            <w:ins w:id="9414" w:author="Phuong Truong Thi" w:date="2024-10-16T00:58:00Z">
              <w:r w:rsidRPr="008E60BE">
                <w:rPr>
                  <w:rFonts w:ascii="Times New Roman" w:hAnsi="Times New Roman"/>
                  <w:color w:val="000000"/>
                  <w:sz w:val="24"/>
                  <w:szCs w:val="24"/>
                </w:rPr>
                <w:t>Hạn mức thấu chi</w:t>
              </w:r>
            </w:ins>
          </w:p>
        </w:tc>
        <w:tc>
          <w:tcPr>
            <w:tcW w:w="2270" w:type="dxa"/>
            <w:vAlign w:val="center"/>
            <w:tcPrChange w:id="9415" w:author="Phuong Truong Thi" w:date="2024-11-25T04:31:00Z">
              <w:tcPr>
                <w:tcW w:w="2230" w:type="dxa"/>
                <w:vAlign w:val="center"/>
              </w:tcPr>
            </w:tcPrChange>
          </w:tcPr>
          <w:p w14:paraId="74F85A00" w14:textId="77777777" w:rsidR="00F868EA" w:rsidRPr="00E25144" w:rsidRDefault="00F868EA" w:rsidP="00817E47">
            <w:pPr>
              <w:spacing w:before="0" w:line="240" w:lineRule="auto"/>
              <w:contextualSpacing w:val="0"/>
              <w:rPr>
                <w:ins w:id="9416" w:author="Phuong Truong Thi" w:date="2024-10-16T00:58:00Z"/>
                <w:rFonts w:ascii="Times New Roman" w:eastAsia="Times New Roman" w:hAnsi="Times New Roman"/>
                <w:sz w:val="24"/>
                <w:szCs w:val="24"/>
                <w:lang w:eastAsia="vi-VN"/>
              </w:rPr>
            </w:pPr>
            <w:ins w:id="9417" w:author="Phuong Truong Thi" w:date="2024-10-16T00:58:00Z">
              <w:r w:rsidRPr="00E25144">
                <w:rPr>
                  <w:rFonts w:ascii="Times New Roman" w:hAnsi="Times New Roman"/>
                  <w:color w:val="000000"/>
                  <w:sz w:val="24"/>
                  <w:szCs w:val="24"/>
                </w:rPr>
                <w:t>Nếu Khách hàng chưa có thấu chi lấy hạn mức PDT của KH nếu có</w:t>
              </w:r>
              <w:r w:rsidRPr="00E25144">
                <w:rPr>
                  <w:rFonts w:ascii="Times New Roman" w:hAnsi="Times New Roman"/>
                  <w:color w:val="000000"/>
                  <w:sz w:val="24"/>
                  <w:szCs w:val="24"/>
                </w:rPr>
                <w:br/>
                <w:t>Nếu Khách hàng đã có thấu chi lấy Hạn mức thấu chi của khách hàng</w:t>
              </w:r>
            </w:ins>
          </w:p>
        </w:tc>
        <w:tc>
          <w:tcPr>
            <w:tcW w:w="1030" w:type="dxa"/>
            <w:tcPrChange w:id="9418" w:author="Phuong Truong Thi" w:date="2024-11-25T04:31:00Z">
              <w:tcPr>
                <w:tcW w:w="1070" w:type="dxa"/>
                <w:gridSpan w:val="2"/>
              </w:tcPr>
            </w:tcPrChange>
          </w:tcPr>
          <w:p w14:paraId="76A1968D" w14:textId="77777777" w:rsidR="00F868EA" w:rsidRDefault="00F868EA" w:rsidP="00817E47">
            <w:pPr>
              <w:spacing w:before="0" w:line="240" w:lineRule="auto"/>
              <w:contextualSpacing w:val="0"/>
              <w:jc w:val="center"/>
              <w:rPr>
                <w:ins w:id="9419" w:author="Phuong Truong Thi" w:date="2024-10-16T00:58:00Z"/>
                <w:rFonts w:ascii="Times New Roman" w:eastAsia="Times New Roman" w:hAnsi="Times New Roman"/>
                <w:sz w:val="24"/>
                <w:szCs w:val="24"/>
                <w:lang w:eastAsia="vi-VN"/>
              </w:rPr>
            </w:pPr>
            <w:ins w:id="9420" w:author="Phuong Truong Thi" w:date="2024-10-16T00:58:00Z">
              <w:r w:rsidRPr="00113C22">
                <w:rPr>
                  <w:rFonts w:ascii="Times New Roman" w:eastAsia="Times New Roman" w:hAnsi="Times New Roman"/>
                  <w:sz w:val="24"/>
                  <w:szCs w:val="24"/>
                  <w:lang w:val="vi-VN" w:eastAsia="vi-VN"/>
                </w:rPr>
                <w:t>CRM</w:t>
              </w:r>
            </w:ins>
          </w:p>
        </w:tc>
        <w:tc>
          <w:tcPr>
            <w:tcW w:w="1236" w:type="dxa"/>
            <w:tcPrChange w:id="9421" w:author="Phuong Truong Thi" w:date="2024-11-25T04:31:00Z">
              <w:tcPr>
                <w:tcW w:w="1236" w:type="dxa"/>
              </w:tcPr>
            </w:tcPrChange>
          </w:tcPr>
          <w:p w14:paraId="3019966F" w14:textId="77777777" w:rsidR="00F868EA" w:rsidRPr="00AD0E1A" w:rsidRDefault="00F868EA" w:rsidP="00817E47">
            <w:pPr>
              <w:spacing w:before="0" w:line="240" w:lineRule="auto"/>
              <w:contextualSpacing w:val="0"/>
              <w:rPr>
                <w:ins w:id="9422" w:author="Phuong Truong Thi" w:date="2024-10-16T00:58:00Z"/>
                <w:rFonts w:ascii="Times New Roman" w:eastAsia="Times New Roman" w:hAnsi="Times New Roman"/>
                <w:sz w:val="24"/>
                <w:szCs w:val="24"/>
                <w:lang w:eastAsia="vi-VN"/>
              </w:rPr>
            </w:pPr>
            <w:ins w:id="9423"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424" w:author="Phuong Truong Thi" w:date="2024-11-25T04:31:00Z">
              <w:tcPr>
                <w:tcW w:w="1276" w:type="dxa"/>
                <w:shd w:val="clear" w:color="auto" w:fill="auto"/>
                <w:noWrap/>
                <w:vAlign w:val="center"/>
              </w:tcPr>
            </w:tcPrChange>
          </w:tcPr>
          <w:p w14:paraId="60ACF9DD" w14:textId="77777777" w:rsidR="00F868EA" w:rsidRPr="00AD0E1A" w:rsidRDefault="00F868EA" w:rsidP="00817E47">
            <w:pPr>
              <w:spacing w:before="0" w:line="240" w:lineRule="auto"/>
              <w:contextualSpacing w:val="0"/>
              <w:rPr>
                <w:ins w:id="9425" w:author="Phuong Truong Thi" w:date="2024-10-16T00:58:00Z"/>
                <w:rFonts w:ascii="Times New Roman" w:eastAsia="Times New Roman" w:hAnsi="Times New Roman"/>
                <w:sz w:val="24"/>
                <w:szCs w:val="24"/>
                <w:lang w:val="vi-VN" w:eastAsia="vi-VN"/>
              </w:rPr>
            </w:pPr>
          </w:p>
        </w:tc>
        <w:tc>
          <w:tcPr>
            <w:tcW w:w="992" w:type="dxa"/>
            <w:tcPrChange w:id="9426" w:author="Phuong Truong Thi" w:date="2024-11-25T04:31:00Z">
              <w:tcPr>
                <w:tcW w:w="992" w:type="dxa"/>
              </w:tcPr>
            </w:tcPrChange>
          </w:tcPr>
          <w:p w14:paraId="66FA6F72" w14:textId="77777777" w:rsidR="00F868EA" w:rsidRPr="00AD0E1A" w:rsidRDefault="00F868EA" w:rsidP="00817E47">
            <w:pPr>
              <w:spacing w:before="0" w:line="240" w:lineRule="auto"/>
              <w:contextualSpacing w:val="0"/>
              <w:jc w:val="center"/>
              <w:rPr>
                <w:ins w:id="9427" w:author="Phuong Truong Thi" w:date="2024-10-16T00:58:00Z"/>
                <w:rFonts w:ascii="Times New Roman" w:eastAsia="Times New Roman" w:hAnsi="Times New Roman"/>
                <w:sz w:val="24"/>
                <w:szCs w:val="24"/>
                <w:lang w:val="vi-VN" w:eastAsia="vi-VN"/>
              </w:rPr>
            </w:pPr>
            <w:ins w:id="9428" w:author="Phuong Truong Thi" w:date="2024-10-16T00:58:00Z">
              <w:r w:rsidRPr="007D1F1A">
                <w:rPr>
                  <w:rFonts w:ascii="Times New Roman" w:eastAsia="Times New Roman" w:hAnsi="Times New Roman"/>
                  <w:sz w:val="24"/>
                  <w:szCs w:val="24"/>
                  <w:lang w:eastAsia="vi-VN"/>
                </w:rPr>
                <w:t>N</w:t>
              </w:r>
            </w:ins>
          </w:p>
        </w:tc>
      </w:tr>
      <w:tr w:rsidR="00F868EA" w:rsidRPr="00AD0E1A" w14:paraId="762D4359" w14:textId="77777777" w:rsidTr="00975861">
        <w:trPr>
          <w:trHeight w:val="276"/>
          <w:ins w:id="9429" w:author="Phuong Truong Thi" w:date="2024-10-16T00:58:00Z"/>
          <w:trPrChange w:id="9430" w:author="Phuong Truong Thi" w:date="2024-11-25T04:31:00Z">
            <w:trPr>
              <w:trHeight w:val="276"/>
            </w:trPr>
          </w:trPrChange>
        </w:trPr>
        <w:tc>
          <w:tcPr>
            <w:tcW w:w="670" w:type="dxa"/>
            <w:shd w:val="clear" w:color="auto" w:fill="auto"/>
            <w:vAlign w:val="center"/>
            <w:tcPrChange w:id="9431" w:author="Phuong Truong Thi" w:date="2024-11-25T04:31:00Z">
              <w:tcPr>
                <w:tcW w:w="670" w:type="dxa"/>
                <w:shd w:val="clear" w:color="auto" w:fill="auto"/>
                <w:vAlign w:val="center"/>
              </w:tcPr>
            </w:tcPrChange>
          </w:tcPr>
          <w:p w14:paraId="786BAD9B" w14:textId="77777777" w:rsidR="00F868EA" w:rsidRPr="00AD0E1A" w:rsidRDefault="00F868EA" w:rsidP="00817E47">
            <w:pPr>
              <w:pStyle w:val="ListParagraph"/>
              <w:numPr>
                <w:ilvl w:val="0"/>
                <w:numId w:val="62"/>
              </w:numPr>
              <w:spacing w:before="0" w:line="240" w:lineRule="auto"/>
              <w:contextualSpacing w:val="0"/>
              <w:jc w:val="left"/>
              <w:rPr>
                <w:ins w:id="9432" w:author="Phuong Truong Thi" w:date="2024-10-16T00:58:00Z"/>
                <w:rFonts w:eastAsia="Times New Roman"/>
                <w:szCs w:val="24"/>
                <w:lang w:val="vi-VN" w:eastAsia="vi-VN"/>
              </w:rPr>
            </w:pPr>
          </w:p>
        </w:tc>
        <w:tc>
          <w:tcPr>
            <w:tcW w:w="1735" w:type="dxa"/>
            <w:shd w:val="clear" w:color="auto" w:fill="auto"/>
            <w:vAlign w:val="center"/>
            <w:tcPrChange w:id="9433" w:author="Phuong Truong Thi" w:date="2024-11-25T04:31:00Z">
              <w:tcPr>
                <w:tcW w:w="1735" w:type="dxa"/>
                <w:shd w:val="clear" w:color="auto" w:fill="auto"/>
                <w:vAlign w:val="center"/>
              </w:tcPr>
            </w:tcPrChange>
          </w:tcPr>
          <w:p w14:paraId="55F01383" w14:textId="77777777" w:rsidR="00F868EA" w:rsidRPr="00B66378" w:rsidRDefault="00F868EA" w:rsidP="00817E47">
            <w:pPr>
              <w:spacing w:before="0" w:line="240" w:lineRule="auto"/>
              <w:contextualSpacing w:val="0"/>
              <w:rPr>
                <w:ins w:id="9434" w:author="Phuong Truong Thi" w:date="2024-10-16T00:58:00Z"/>
                <w:rFonts w:ascii="Times New Roman" w:hAnsi="Times New Roman"/>
                <w:sz w:val="24"/>
                <w:szCs w:val="24"/>
                <w:lang w:val="vi-VN"/>
              </w:rPr>
            </w:pPr>
            <w:ins w:id="9435" w:author="Phuong Truong Thi" w:date="2024-10-16T00:58:00Z">
              <w:r w:rsidRPr="00B66378">
                <w:rPr>
                  <w:rFonts w:ascii="Times New Roman" w:hAnsi="Times New Roman"/>
                  <w:sz w:val="24"/>
                  <w:szCs w:val="24"/>
                  <w:lang w:val="vi-VN"/>
                </w:rPr>
                <w:t>Số tiền KH vay tín chấp</w:t>
              </w:r>
            </w:ins>
          </w:p>
        </w:tc>
        <w:tc>
          <w:tcPr>
            <w:tcW w:w="2270" w:type="dxa"/>
            <w:vAlign w:val="center"/>
            <w:tcPrChange w:id="9436" w:author="Phuong Truong Thi" w:date="2024-11-25T04:31:00Z">
              <w:tcPr>
                <w:tcW w:w="2230" w:type="dxa"/>
                <w:vAlign w:val="center"/>
              </w:tcPr>
            </w:tcPrChange>
          </w:tcPr>
          <w:p w14:paraId="76295A55" w14:textId="77777777" w:rsidR="00F868EA" w:rsidRPr="00B66378" w:rsidRDefault="00F868EA" w:rsidP="00817E47">
            <w:pPr>
              <w:spacing w:before="0" w:line="240" w:lineRule="auto"/>
              <w:contextualSpacing w:val="0"/>
              <w:rPr>
                <w:ins w:id="9437" w:author="Phuong Truong Thi" w:date="2024-10-16T00:58:00Z"/>
                <w:rFonts w:ascii="Times New Roman" w:eastAsia="Times New Roman" w:hAnsi="Times New Roman"/>
                <w:sz w:val="24"/>
                <w:szCs w:val="24"/>
                <w:lang w:val="vi-VN" w:eastAsia="vi-VN"/>
              </w:rPr>
            </w:pPr>
            <w:ins w:id="9438" w:author="Phuong Truong Thi" w:date="2024-10-16T00:58:00Z">
              <w:r w:rsidRPr="00B66378">
                <w:rPr>
                  <w:rFonts w:ascii="Times New Roman" w:hAnsi="Times New Roman"/>
                  <w:color w:val="000000"/>
                  <w:sz w:val="24"/>
                  <w:szCs w:val="24"/>
                  <w:lang w:val="vi-VN"/>
                </w:rPr>
                <w:t>Tổng số tiền các hợp đồng vay tín chấp của KH tại thời điểm báo cáo</w:t>
              </w:r>
            </w:ins>
          </w:p>
        </w:tc>
        <w:tc>
          <w:tcPr>
            <w:tcW w:w="1030" w:type="dxa"/>
            <w:vAlign w:val="center"/>
            <w:tcPrChange w:id="9439" w:author="Phuong Truong Thi" w:date="2024-11-25T04:31:00Z">
              <w:tcPr>
                <w:tcW w:w="1070" w:type="dxa"/>
                <w:gridSpan w:val="2"/>
                <w:vAlign w:val="center"/>
              </w:tcPr>
            </w:tcPrChange>
          </w:tcPr>
          <w:p w14:paraId="2B7B759A" w14:textId="77777777" w:rsidR="00F868EA" w:rsidRPr="00B66378" w:rsidRDefault="00F868EA" w:rsidP="00817E47">
            <w:pPr>
              <w:spacing w:before="0" w:line="240" w:lineRule="auto"/>
              <w:contextualSpacing w:val="0"/>
              <w:jc w:val="center"/>
              <w:rPr>
                <w:ins w:id="9440" w:author="Phuong Truong Thi" w:date="2024-10-16T00:58:00Z"/>
                <w:rFonts w:ascii="Times New Roman" w:eastAsia="Times New Roman" w:hAnsi="Times New Roman"/>
                <w:sz w:val="24"/>
                <w:szCs w:val="24"/>
                <w:lang w:val="vi-VN" w:eastAsia="vi-VN"/>
              </w:rPr>
            </w:pPr>
            <w:ins w:id="9441" w:author="Phuong Truong Thi" w:date="2024-10-16T00:58:00Z">
              <w:r w:rsidRPr="001902F1">
                <w:rPr>
                  <w:rFonts w:ascii="Times New Roman" w:eastAsia="Times New Roman" w:hAnsi="Times New Roman"/>
                  <w:sz w:val="24"/>
                  <w:szCs w:val="24"/>
                  <w:lang w:val="vi-VN" w:eastAsia="vi-VN"/>
                </w:rPr>
                <w:t>CRM</w:t>
              </w:r>
            </w:ins>
          </w:p>
        </w:tc>
        <w:tc>
          <w:tcPr>
            <w:tcW w:w="1236" w:type="dxa"/>
            <w:tcPrChange w:id="9442" w:author="Phuong Truong Thi" w:date="2024-11-25T04:31:00Z">
              <w:tcPr>
                <w:tcW w:w="1236" w:type="dxa"/>
              </w:tcPr>
            </w:tcPrChange>
          </w:tcPr>
          <w:p w14:paraId="3A5B5F33" w14:textId="77777777" w:rsidR="00F868EA" w:rsidRPr="00AD0E1A" w:rsidRDefault="00F868EA" w:rsidP="00817E47">
            <w:pPr>
              <w:spacing w:before="0" w:line="240" w:lineRule="auto"/>
              <w:contextualSpacing w:val="0"/>
              <w:rPr>
                <w:ins w:id="9443" w:author="Phuong Truong Thi" w:date="2024-10-16T00:58:00Z"/>
                <w:rFonts w:ascii="Times New Roman" w:eastAsia="Times New Roman" w:hAnsi="Times New Roman"/>
                <w:sz w:val="24"/>
                <w:szCs w:val="24"/>
                <w:lang w:eastAsia="vi-VN"/>
              </w:rPr>
            </w:pPr>
            <w:ins w:id="9444"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445" w:author="Phuong Truong Thi" w:date="2024-11-25T04:31:00Z">
              <w:tcPr>
                <w:tcW w:w="1276" w:type="dxa"/>
                <w:shd w:val="clear" w:color="auto" w:fill="auto"/>
                <w:noWrap/>
                <w:vAlign w:val="center"/>
              </w:tcPr>
            </w:tcPrChange>
          </w:tcPr>
          <w:p w14:paraId="5E600197" w14:textId="77777777" w:rsidR="00F868EA" w:rsidRPr="00AD0E1A" w:rsidRDefault="00F868EA" w:rsidP="00817E47">
            <w:pPr>
              <w:spacing w:before="0" w:line="240" w:lineRule="auto"/>
              <w:contextualSpacing w:val="0"/>
              <w:rPr>
                <w:ins w:id="9446" w:author="Phuong Truong Thi" w:date="2024-10-16T00:58:00Z"/>
                <w:rFonts w:ascii="Times New Roman" w:eastAsia="Times New Roman" w:hAnsi="Times New Roman"/>
                <w:sz w:val="24"/>
                <w:szCs w:val="24"/>
                <w:lang w:val="vi-VN" w:eastAsia="vi-VN"/>
              </w:rPr>
            </w:pPr>
          </w:p>
        </w:tc>
        <w:tc>
          <w:tcPr>
            <w:tcW w:w="992" w:type="dxa"/>
            <w:tcPrChange w:id="9447" w:author="Phuong Truong Thi" w:date="2024-11-25T04:31:00Z">
              <w:tcPr>
                <w:tcW w:w="992" w:type="dxa"/>
              </w:tcPr>
            </w:tcPrChange>
          </w:tcPr>
          <w:p w14:paraId="2429E46F" w14:textId="77777777" w:rsidR="00F868EA" w:rsidRPr="00AD0E1A" w:rsidRDefault="00F868EA" w:rsidP="00817E47">
            <w:pPr>
              <w:spacing w:before="0" w:line="240" w:lineRule="auto"/>
              <w:contextualSpacing w:val="0"/>
              <w:jc w:val="center"/>
              <w:rPr>
                <w:ins w:id="9448" w:author="Phuong Truong Thi" w:date="2024-10-16T00:58:00Z"/>
                <w:rFonts w:ascii="Times New Roman" w:eastAsia="Times New Roman" w:hAnsi="Times New Roman"/>
                <w:sz w:val="24"/>
                <w:szCs w:val="24"/>
                <w:lang w:val="vi-VN" w:eastAsia="vi-VN"/>
              </w:rPr>
            </w:pPr>
            <w:ins w:id="9449" w:author="Phuong Truong Thi" w:date="2024-10-16T00:58:00Z">
              <w:r w:rsidRPr="007D1F1A">
                <w:rPr>
                  <w:rFonts w:ascii="Times New Roman" w:eastAsia="Times New Roman" w:hAnsi="Times New Roman"/>
                  <w:sz w:val="24"/>
                  <w:szCs w:val="24"/>
                  <w:lang w:eastAsia="vi-VN"/>
                </w:rPr>
                <w:t>N</w:t>
              </w:r>
            </w:ins>
          </w:p>
        </w:tc>
      </w:tr>
      <w:tr w:rsidR="00F868EA" w:rsidRPr="00AD0E1A" w14:paraId="25CEDFB7" w14:textId="77777777" w:rsidTr="00975861">
        <w:trPr>
          <w:trHeight w:val="276"/>
          <w:ins w:id="9450" w:author="Phuong Truong Thi" w:date="2024-10-16T00:58:00Z"/>
          <w:trPrChange w:id="9451" w:author="Phuong Truong Thi" w:date="2024-11-25T04:31:00Z">
            <w:trPr>
              <w:trHeight w:val="276"/>
            </w:trPr>
          </w:trPrChange>
        </w:trPr>
        <w:tc>
          <w:tcPr>
            <w:tcW w:w="670" w:type="dxa"/>
            <w:shd w:val="clear" w:color="auto" w:fill="auto"/>
            <w:vAlign w:val="center"/>
            <w:tcPrChange w:id="9452" w:author="Phuong Truong Thi" w:date="2024-11-25T04:31:00Z">
              <w:tcPr>
                <w:tcW w:w="670" w:type="dxa"/>
                <w:shd w:val="clear" w:color="auto" w:fill="auto"/>
                <w:vAlign w:val="center"/>
              </w:tcPr>
            </w:tcPrChange>
          </w:tcPr>
          <w:p w14:paraId="417DA30B" w14:textId="77777777" w:rsidR="00F868EA" w:rsidRPr="00AD0E1A" w:rsidRDefault="00F868EA" w:rsidP="00817E47">
            <w:pPr>
              <w:pStyle w:val="ListParagraph"/>
              <w:numPr>
                <w:ilvl w:val="0"/>
                <w:numId w:val="62"/>
              </w:numPr>
              <w:spacing w:before="0" w:line="240" w:lineRule="auto"/>
              <w:contextualSpacing w:val="0"/>
              <w:jc w:val="left"/>
              <w:rPr>
                <w:ins w:id="9453" w:author="Phuong Truong Thi" w:date="2024-10-16T00:58:00Z"/>
                <w:rFonts w:eastAsia="Times New Roman"/>
                <w:szCs w:val="24"/>
                <w:lang w:val="vi-VN" w:eastAsia="vi-VN"/>
              </w:rPr>
            </w:pPr>
          </w:p>
        </w:tc>
        <w:tc>
          <w:tcPr>
            <w:tcW w:w="1735" w:type="dxa"/>
            <w:shd w:val="clear" w:color="auto" w:fill="auto"/>
            <w:vAlign w:val="center"/>
            <w:tcPrChange w:id="9454" w:author="Phuong Truong Thi" w:date="2024-11-25T04:31:00Z">
              <w:tcPr>
                <w:tcW w:w="1735" w:type="dxa"/>
                <w:shd w:val="clear" w:color="auto" w:fill="auto"/>
                <w:vAlign w:val="center"/>
              </w:tcPr>
            </w:tcPrChange>
          </w:tcPr>
          <w:p w14:paraId="0BE4C4A0" w14:textId="77777777" w:rsidR="00F868EA" w:rsidRPr="00B66378" w:rsidRDefault="00F868EA" w:rsidP="00817E47">
            <w:pPr>
              <w:spacing w:before="0" w:line="240" w:lineRule="auto"/>
              <w:contextualSpacing w:val="0"/>
              <w:rPr>
                <w:ins w:id="9455" w:author="Phuong Truong Thi" w:date="2024-10-16T00:58:00Z"/>
                <w:rFonts w:ascii="Times New Roman" w:hAnsi="Times New Roman"/>
                <w:sz w:val="24"/>
                <w:szCs w:val="24"/>
                <w:lang w:val="vi-VN"/>
              </w:rPr>
            </w:pPr>
            <w:ins w:id="9456" w:author="Phuong Truong Thi" w:date="2024-10-16T00:58:00Z">
              <w:r w:rsidRPr="00B66378">
                <w:rPr>
                  <w:rFonts w:ascii="Times New Roman" w:hAnsi="Times New Roman"/>
                  <w:sz w:val="24"/>
                  <w:szCs w:val="24"/>
                  <w:lang w:val="vi-VN"/>
                </w:rPr>
                <w:t>Phí BH phi nhân thọ lũy kế đến thời điểm báo cáo</w:t>
              </w:r>
            </w:ins>
          </w:p>
        </w:tc>
        <w:tc>
          <w:tcPr>
            <w:tcW w:w="2270" w:type="dxa"/>
            <w:vAlign w:val="center"/>
            <w:tcPrChange w:id="9457" w:author="Phuong Truong Thi" w:date="2024-11-25T04:31:00Z">
              <w:tcPr>
                <w:tcW w:w="2230" w:type="dxa"/>
                <w:vAlign w:val="center"/>
              </w:tcPr>
            </w:tcPrChange>
          </w:tcPr>
          <w:p w14:paraId="6257E99E" w14:textId="77777777" w:rsidR="00F868EA" w:rsidRPr="00B66378" w:rsidRDefault="00F868EA" w:rsidP="00817E47">
            <w:pPr>
              <w:spacing w:before="0" w:line="240" w:lineRule="auto"/>
              <w:contextualSpacing w:val="0"/>
              <w:rPr>
                <w:ins w:id="9458" w:author="Phuong Truong Thi" w:date="2024-10-16T00:58:00Z"/>
                <w:rFonts w:ascii="Times New Roman" w:eastAsia="Times New Roman" w:hAnsi="Times New Roman"/>
                <w:sz w:val="24"/>
                <w:szCs w:val="24"/>
                <w:lang w:val="vi-VN" w:eastAsia="vi-VN"/>
              </w:rPr>
            </w:pPr>
            <w:ins w:id="9459" w:author="Phuong Truong Thi" w:date="2024-10-16T00:58:00Z">
              <w:r w:rsidRPr="00B66378">
                <w:rPr>
                  <w:rFonts w:ascii="Times New Roman" w:hAnsi="Times New Roman"/>
                  <w:sz w:val="24"/>
                  <w:szCs w:val="24"/>
                  <w:lang w:val="vi-VN"/>
                </w:rPr>
                <w:t>Tổng phí các hợp đồng BH PNT lũy kế đến thời điểm báo cáo</w:t>
              </w:r>
            </w:ins>
          </w:p>
        </w:tc>
        <w:tc>
          <w:tcPr>
            <w:tcW w:w="1030" w:type="dxa"/>
            <w:vAlign w:val="center"/>
            <w:tcPrChange w:id="9460" w:author="Phuong Truong Thi" w:date="2024-11-25T04:31:00Z">
              <w:tcPr>
                <w:tcW w:w="1070" w:type="dxa"/>
                <w:gridSpan w:val="2"/>
                <w:vAlign w:val="center"/>
              </w:tcPr>
            </w:tcPrChange>
          </w:tcPr>
          <w:p w14:paraId="61AA34C7" w14:textId="77777777" w:rsidR="00F868EA" w:rsidRPr="00B66378" w:rsidRDefault="00F868EA" w:rsidP="00817E47">
            <w:pPr>
              <w:spacing w:before="0" w:line="240" w:lineRule="auto"/>
              <w:contextualSpacing w:val="0"/>
              <w:jc w:val="center"/>
              <w:rPr>
                <w:ins w:id="9461" w:author="Phuong Truong Thi" w:date="2024-10-16T00:58:00Z"/>
                <w:rFonts w:ascii="Times New Roman" w:eastAsia="Times New Roman" w:hAnsi="Times New Roman"/>
                <w:sz w:val="24"/>
                <w:szCs w:val="24"/>
                <w:lang w:val="vi-VN" w:eastAsia="vi-VN"/>
              </w:rPr>
            </w:pPr>
            <w:ins w:id="9462" w:author="Phuong Truong Thi" w:date="2024-10-16T00:58:00Z">
              <w:r w:rsidRPr="001902F1">
                <w:rPr>
                  <w:rFonts w:ascii="Times New Roman" w:eastAsia="Times New Roman" w:hAnsi="Times New Roman"/>
                  <w:sz w:val="24"/>
                  <w:szCs w:val="24"/>
                  <w:lang w:val="vi-VN" w:eastAsia="vi-VN"/>
                </w:rPr>
                <w:t>CRM</w:t>
              </w:r>
            </w:ins>
          </w:p>
        </w:tc>
        <w:tc>
          <w:tcPr>
            <w:tcW w:w="1236" w:type="dxa"/>
            <w:tcPrChange w:id="9463" w:author="Phuong Truong Thi" w:date="2024-11-25T04:31:00Z">
              <w:tcPr>
                <w:tcW w:w="1236" w:type="dxa"/>
              </w:tcPr>
            </w:tcPrChange>
          </w:tcPr>
          <w:p w14:paraId="59B7A316" w14:textId="77777777" w:rsidR="00F868EA" w:rsidRPr="00AD0E1A" w:rsidRDefault="00F868EA" w:rsidP="00817E47">
            <w:pPr>
              <w:spacing w:before="0" w:line="240" w:lineRule="auto"/>
              <w:contextualSpacing w:val="0"/>
              <w:rPr>
                <w:ins w:id="9464" w:author="Phuong Truong Thi" w:date="2024-10-16T00:58:00Z"/>
                <w:rFonts w:ascii="Times New Roman" w:eastAsia="Times New Roman" w:hAnsi="Times New Roman"/>
                <w:sz w:val="24"/>
                <w:szCs w:val="24"/>
                <w:lang w:eastAsia="vi-VN"/>
              </w:rPr>
            </w:pPr>
            <w:ins w:id="9465"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466" w:author="Phuong Truong Thi" w:date="2024-11-25T04:31:00Z">
              <w:tcPr>
                <w:tcW w:w="1276" w:type="dxa"/>
                <w:shd w:val="clear" w:color="auto" w:fill="auto"/>
                <w:noWrap/>
                <w:vAlign w:val="center"/>
              </w:tcPr>
            </w:tcPrChange>
          </w:tcPr>
          <w:p w14:paraId="74F8794D" w14:textId="77777777" w:rsidR="00F868EA" w:rsidRPr="00AD0E1A" w:rsidRDefault="00F868EA" w:rsidP="00817E47">
            <w:pPr>
              <w:spacing w:before="0" w:line="240" w:lineRule="auto"/>
              <w:contextualSpacing w:val="0"/>
              <w:rPr>
                <w:ins w:id="9467" w:author="Phuong Truong Thi" w:date="2024-10-16T00:58:00Z"/>
                <w:rFonts w:ascii="Times New Roman" w:eastAsia="Times New Roman" w:hAnsi="Times New Roman"/>
                <w:sz w:val="24"/>
                <w:szCs w:val="24"/>
                <w:lang w:val="vi-VN" w:eastAsia="vi-VN"/>
              </w:rPr>
            </w:pPr>
          </w:p>
        </w:tc>
        <w:tc>
          <w:tcPr>
            <w:tcW w:w="992" w:type="dxa"/>
            <w:tcPrChange w:id="9468" w:author="Phuong Truong Thi" w:date="2024-11-25T04:31:00Z">
              <w:tcPr>
                <w:tcW w:w="992" w:type="dxa"/>
              </w:tcPr>
            </w:tcPrChange>
          </w:tcPr>
          <w:p w14:paraId="7B5277E7" w14:textId="77777777" w:rsidR="00F868EA" w:rsidRPr="00AD0E1A" w:rsidRDefault="00F868EA" w:rsidP="00817E47">
            <w:pPr>
              <w:spacing w:before="0" w:line="240" w:lineRule="auto"/>
              <w:contextualSpacing w:val="0"/>
              <w:jc w:val="center"/>
              <w:rPr>
                <w:ins w:id="9469" w:author="Phuong Truong Thi" w:date="2024-10-16T00:58:00Z"/>
                <w:rFonts w:ascii="Times New Roman" w:eastAsia="Times New Roman" w:hAnsi="Times New Roman"/>
                <w:sz w:val="24"/>
                <w:szCs w:val="24"/>
                <w:lang w:val="vi-VN" w:eastAsia="vi-VN"/>
              </w:rPr>
            </w:pPr>
            <w:ins w:id="9470" w:author="Phuong Truong Thi" w:date="2024-10-16T00:58:00Z">
              <w:r w:rsidRPr="007D1F1A">
                <w:rPr>
                  <w:rFonts w:ascii="Times New Roman" w:eastAsia="Times New Roman" w:hAnsi="Times New Roman"/>
                  <w:sz w:val="24"/>
                  <w:szCs w:val="24"/>
                  <w:lang w:eastAsia="vi-VN"/>
                </w:rPr>
                <w:t>N</w:t>
              </w:r>
            </w:ins>
          </w:p>
        </w:tc>
      </w:tr>
      <w:tr w:rsidR="00F868EA" w:rsidRPr="00AD0E1A" w14:paraId="2419240E" w14:textId="77777777" w:rsidTr="00975861">
        <w:trPr>
          <w:trHeight w:val="276"/>
          <w:ins w:id="9471" w:author="Phuong Truong Thi" w:date="2024-10-16T00:58:00Z"/>
          <w:trPrChange w:id="9472" w:author="Phuong Truong Thi" w:date="2024-11-25T04:31:00Z">
            <w:trPr>
              <w:trHeight w:val="276"/>
            </w:trPr>
          </w:trPrChange>
        </w:trPr>
        <w:tc>
          <w:tcPr>
            <w:tcW w:w="670" w:type="dxa"/>
            <w:shd w:val="clear" w:color="auto" w:fill="auto"/>
            <w:vAlign w:val="center"/>
            <w:tcPrChange w:id="9473" w:author="Phuong Truong Thi" w:date="2024-11-25T04:31:00Z">
              <w:tcPr>
                <w:tcW w:w="670" w:type="dxa"/>
                <w:shd w:val="clear" w:color="auto" w:fill="auto"/>
                <w:vAlign w:val="center"/>
              </w:tcPr>
            </w:tcPrChange>
          </w:tcPr>
          <w:p w14:paraId="0C6940A2" w14:textId="77777777" w:rsidR="00F868EA" w:rsidRPr="00AD0E1A" w:rsidRDefault="00F868EA" w:rsidP="00817E47">
            <w:pPr>
              <w:pStyle w:val="ListParagraph"/>
              <w:numPr>
                <w:ilvl w:val="0"/>
                <w:numId w:val="62"/>
              </w:numPr>
              <w:spacing w:before="0" w:line="240" w:lineRule="auto"/>
              <w:contextualSpacing w:val="0"/>
              <w:jc w:val="left"/>
              <w:rPr>
                <w:ins w:id="9474" w:author="Phuong Truong Thi" w:date="2024-10-16T00:58:00Z"/>
                <w:rFonts w:eastAsia="Times New Roman"/>
                <w:szCs w:val="24"/>
                <w:lang w:val="vi-VN" w:eastAsia="vi-VN"/>
              </w:rPr>
            </w:pPr>
          </w:p>
        </w:tc>
        <w:tc>
          <w:tcPr>
            <w:tcW w:w="1735" w:type="dxa"/>
            <w:shd w:val="clear" w:color="auto" w:fill="auto"/>
            <w:vAlign w:val="center"/>
            <w:tcPrChange w:id="9475" w:author="Phuong Truong Thi" w:date="2024-11-25T04:31:00Z">
              <w:tcPr>
                <w:tcW w:w="1735" w:type="dxa"/>
                <w:shd w:val="clear" w:color="auto" w:fill="auto"/>
                <w:vAlign w:val="center"/>
              </w:tcPr>
            </w:tcPrChange>
          </w:tcPr>
          <w:p w14:paraId="3CE12F77" w14:textId="77777777" w:rsidR="00F868EA" w:rsidRPr="008E60BE" w:rsidRDefault="00F868EA" w:rsidP="00817E47">
            <w:pPr>
              <w:spacing w:before="0" w:line="240" w:lineRule="auto"/>
              <w:contextualSpacing w:val="0"/>
              <w:rPr>
                <w:ins w:id="9476" w:author="Phuong Truong Thi" w:date="2024-10-16T00:58:00Z"/>
                <w:rFonts w:ascii="Times New Roman" w:hAnsi="Times New Roman"/>
                <w:sz w:val="24"/>
                <w:szCs w:val="24"/>
              </w:rPr>
            </w:pPr>
            <w:ins w:id="9477" w:author="Phuong Truong Thi" w:date="2024-10-16T00:58:00Z">
              <w:r w:rsidRPr="008E60BE">
                <w:rPr>
                  <w:rFonts w:ascii="Times New Roman" w:hAnsi="Times New Roman"/>
                  <w:sz w:val="24"/>
                  <w:szCs w:val="24"/>
                </w:rPr>
                <w:t>Phí BHNT mới trong tháng</w:t>
              </w:r>
            </w:ins>
          </w:p>
        </w:tc>
        <w:tc>
          <w:tcPr>
            <w:tcW w:w="2270" w:type="dxa"/>
            <w:vAlign w:val="center"/>
            <w:tcPrChange w:id="9478" w:author="Phuong Truong Thi" w:date="2024-11-25T04:31:00Z">
              <w:tcPr>
                <w:tcW w:w="2230" w:type="dxa"/>
                <w:vAlign w:val="center"/>
              </w:tcPr>
            </w:tcPrChange>
          </w:tcPr>
          <w:p w14:paraId="25E6ACF1" w14:textId="77777777" w:rsidR="00F868EA" w:rsidRPr="00E25144" w:rsidRDefault="00F868EA" w:rsidP="00817E47">
            <w:pPr>
              <w:spacing w:before="0" w:line="240" w:lineRule="auto"/>
              <w:contextualSpacing w:val="0"/>
              <w:rPr>
                <w:ins w:id="9479" w:author="Phuong Truong Thi" w:date="2024-10-16T00:58:00Z"/>
                <w:rFonts w:ascii="Times New Roman" w:eastAsia="Times New Roman" w:hAnsi="Times New Roman"/>
                <w:sz w:val="24"/>
                <w:szCs w:val="24"/>
                <w:lang w:eastAsia="vi-VN"/>
              </w:rPr>
            </w:pPr>
            <w:ins w:id="9480" w:author="Phuong Truong Thi" w:date="2024-10-16T00:58:00Z">
              <w:r w:rsidRPr="00E25144">
                <w:rPr>
                  <w:rFonts w:ascii="Times New Roman" w:hAnsi="Times New Roman"/>
                  <w:sz w:val="24"/>
                  <w:szCs w:val="24"/>
                </w:rPr>
                <w:t>Tổng phí các hợp đồng BHNT mới trong tháng</w:t>
              </w:r>
            </w:ins>
          </w:p>
        </w:tc>
        <w:tc>
          <w:tcPr>
            <w:tcW w:w="1030" w:type="dxa"/>
            <w:tcPrChange w:id="9481" w:author="Phuong Truong Thi" w:date="2024-11-25T04:31:00Z">
              <w:tcPr>
                <w:tcW w:w="1070" w:type="dxa"/>
                <w:gridSpan w:val="2"/>
              </w:tcPr>
            </w:tcPrChange>
          </w:tcPr>
          <w:p w14:paraId="1D8562AF" w14:textId="77777777" w:rsidR="00F868EA" w:rsidRDefault="00F868EA" w:rsidP="00817E47">
            <w:pPr>
              <w:spacing w:before="0" w:line="240" w:lineRule="auto"/>
              <w:contextualSpacing w:val="0"/>
              <w:jc w:val="center"/>
              <w:rPr>
                <w:ins w:id="9482" w:author="Phuong Truong Thi" w:date="2024-10-16T00:58:00Z"/>
                <w:rFonts w:ascii="Times New Roman" w:eastAsia="Times New Roman" w:hAnsi="Times New Roman"/>
                <w:sz w:val="24"/>
                <w:szCs w:val="24"/>
                <w:lang w:eastAsia="vi-VN"/>
              </w:rPr>
            </w:pPr>
            <w:ins w:id="9483" w:author="Phuong Truong Thi" w:date="2024-10-16T00:58:00Z">
              <w:r w:rsidRPr="00843F59">
                <w:rPr>
                  <w:rFonts w:ascii="Times New Roman" w:eastAsia="Times New Roman" w:hAnsi="Times New Roman"/>
                  <w:sz w:val="24"/>
                  <w:szCs w:val="24"/>
                  <w:lang w:val="vi-VN" w:eastAsia="vi-VN"/>
                </w:rPr>
                <w:t>CRM</w:t>
              </w:r>
            </w:ins>
          </w:p>
        </w:tc>
        <w:tc>
          <w:tcPr>
            <w:tcW w:w="1236" w:type="dxa"/>
            <w:tcPrChange w:id="9484" w:author="Phuong Truong Thi" w:date="2024-11-25T04:31:00Z">
              <w:tcPr>
                <w:tcW w:w="1236" w:type="dxa"/>
              </w:tcPr>
            </w:tcPrChange>
          </w:tcPr>
          <w:p w14:paraId="212791D8" w14:textId="77777777" w:rsidR="00F868EA" w:rsidRPr="00AD0E1A" w:rsidRDefault="00F868EA" w:rsidP="00817E47">
            <w:pPr>
              <w:spacing w:before="0" w:line="240" w:lineRule="auto"/>
              <w:contextualSpacing w:val="0"/>
              <w:rPr>
                <w:ins w:id="9485" w:author="Phuong Truong Thi" w:date="2024-10-16T00:58:00Z"/>
                <w:rFonts w:ascii="Times New Roman" w:eastAsia="Times New Roman" w:hAnsi="Times New Roman"/>
                <w:sz w:val="24"/>
                <w:szCs w:val="24"/>
                <w:lang w:eastAsia="vi-VN"/>
              </w:rPr>
            </w:pPr>
            <w:ins w:id="9486"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487" w:author="Phuong Truong Thi" w:date="2024-11-25T04:31:00Z">
              <w:tcPr>
                <w:tcW w:w="1276" w:type="dxa"/>
                <w:shd w:val="clear" w:color="auto" w:fill="auto"/>
                <w:noWrap/>
                <w:vAlign w:val="center"/>
              </w:tcPr>
            </w:tcPrChange>
          </w:tcPr>
          <w:p w14:paraId="0612BCC7" w14:textId="77777777" w:rsidR="00F868EA" w:rsidRPr="00AD0E1A" w:rsidRDefault="00F868EA" w:rsidP="00817E47">
            <w:pPr>
              <w:spacing w:before="0" w:line="240" w:lineRule="auto"/>
              <w:contextualSpacing w:val="0"/>
              <w:rPr>
                <w:ins w:id="9488" w:author="Phuong Truong Thi" w:date="2024-10-16T00:58:00Z"/>
                <w:rFonts w:ascii="Times New Roman" w:eastAsia="Times New Roman" w:hAnsi="Times New Roman"/>
                <w:sz w:val="24"/>
                <w:szCs w:val="24"/>
                <w:lang w:val="vi-VN" w:eastAsia="vi-VN"/>
              </w:rPr>
            </w:pPr>
          </w:p>
        </w:tc>
        <w:tc>
          <w:tcPr>
            <w:tcW w:w="992" w:type="dxa"/>
            <w:tcPrChange w:id="9489" w:author="Phuong Truong Thi" w:date="2024-11-25T04:31:00Z">
              <w:tcPr>
                <w:tcW w:w="992" w:type="dxa"/>
              </w:tcPr>
            </w:tcPrChange>
          </w:tcPr>
          <w:p w14:paraId="17E0BF57" w14:textId="77777777" w:rsidR="00F868EA" w:rsidRPr="005A1514" w:rsidRDefault="00F868EA" w:rsidP="00817E47">
            <w:pPr>
              <w:spacing w:before="0" w:line="240" w:lineRule="auto"/>
              <w:contextualSpacing w:val="0"/>
              <w:jc w:val="center"/>
              <w:rPr>
                <w:ins w:id="9490" w:author="Phuong Truong Thi" w:date="2024-10-16T00:58:00Z"/>
                <w:rFonts w:ascii="Times New Roman" w:eastAsia="Times New Roman" w:hAnsi="Times New Roman"/>
                <w:sz w:val="24"/>
                <w:szCs w:val="24"/>
                <w:lang w:eastAsia="vi-VN"/>
              </w:rPr>
            </w:pPr>
            <w:ins w:id="9491" w:author="Phuong Truong Thi" w:date="2024-10-16T00:58:00Z">
              <w:r w:rsidRPr="007D1F1A">
                <w:rPr>
                  <w:rFonts w:ascii="Times New Roman" w:eastAsia="Times New Roman" w:hAnsi="Times New Roman"/>
                  <w:sz w:val="24"/>
                  <w:szCs w:val="24"/>
                  <w:lang w:eastAsia="vi-VN"/>
                </w:rPr>
                <w:t>N</w:t>
              </w:r>
            </w:ins>
          </w:p>
        </w:tc>
      </w:tr>
      <w:tr w:rsidR="00F868EA" w:rsidRPr="00AD0E1A" w14:paraId="233EC2BB" w14:textId="77777777" w:rsidTr="00975861">
        <w:trPr>
          <w:trHeight w:val="276"/>
          <w:ins w:id="9492" w:author="Phuong Truong Thi" w:date="2024-10-16T00:58:00Z"/>
          <w:trPrChange w:id="9493" w:author="Phuong Truong Thi" w:date="2024-11-25T04:31:00Z">
            <w:trPr>
              <w:trHeight w:val="276"/>
            </w:trPr>
          </w:trPrChange>
        </w:trPr>
        <w:tc>
          <w:tcPr>
            <w:tcW w:w="670" w:type="dxa"/>
            <w:shd w:val="clear" w:color="auto" w:fill="auto"/>
            <w:vAlign w:val="center"/>
            <w:tcPrChange w:id="9494" w:author="Phuong Truong Thi" w:date="2024-11-25T04:31:00Z">
              <w:tcPr>
                <w:tcW w:w="670" w:type="dxa"/>
                <w:shd w:val="clear" w:color="auto" w:fill="auto"/>
                <w:vAlign w:val="center"/>
              </w:tcPr>
            </w:tcPrChange>
          </w:tcPr>
          <w:p w14:paraId="7388F072" w14:textId="77777777" w:rsidR="00F868EA" w:rsidRPr="00AD0E1A" w:rsidRDefault="00F868EA" w:rsidP="00817E47">
            <w:pPr>
              <w:pStyle w:val="ListParagraph"/>
              <w:numPr>
                <w:ilvl w:val="0"/>
                <w:numId w:val="62"/>
              </w:numPr>
              <w:spacing w:before="0" w:line="240" w:lineRule="auto"/>
              <w:contextualSpacing w:val="0"/>
              <w:jc w:val="left"/>
              <w:rPr>
                <w:ins w:id="9495" w:author="Phuong Truong Thi" w:date="2024-10-16T00:58:00Z"/>
                <w:rFonts w:eastAsia="Times New Roman"/>
                <w:szCs w:val="24"/>
                <w:lang w:val="vi-VN" w:eastAsia="vi-VN"/>
              </w:rPr>
            </w:pPr>
          </w:p>
        </w:tc>
        <w:tc>
          <w:tcPr>
            <w:tcW w:w="1735" w:type="dxa"/>
            <w:shd w:val="clear" w:color="auto" w:fill="auto"/>
            <w:vAlign w:val="center"/>
            <w:tcPrChange w:id="9496" w:author="Phuong Truong Thi" w:date="2024-11-25T04:31:00Z">
              <w:tcPr>
                <w:tcW w:w="1735" w:type="dxa"/>
                <w:shd w:val="clear" w:color="auto" w:fill="auto"/>
                <w:vAlign w:val="center"/>
              </w:tcPr>
            </w:tcPrChange>
          </w:tcPr>
          <w:p w14:paraId="677D2A91" w14:textId="77777777" w:rsidR="00F868EA" w:rsidRPr="00B66378" w:rsidRDefault="00F868EA" w:rsidP="00817E47">
            <w:pPr>
              <w:spacing w:before="0" w:line="240" w:lineRule="auto"/>
              <w:contextualSpacing w:val="0"/>
              <w:rPr>
                <w:ins w:id="9497" w:author="Phuong Truong Thi" w:date="2024-10-16T00:58:00Z"/>
                <w:rFonts w:ascii="Times New Roman" w:hAnsi="Times New Roman"/>
                <w:sz w:val="24"/>
                <w:szCs w:val="24"/>
                <w:lang w:val="vi-VN"/>
              </w:rPr>
            </w:pPr>
            <w:ins w:id="9498" w:author="Phuong Truong Thi" w:date="2024-10-16T00:58:00Z">
              <w:r w:rsidRPr="00B66378">
                <w:rPr>
                  <w:rFonts w:ascii="Times New Roman" w:hAnsi="Times New Roman"/>
                  <w:sz w:val="24"/>
                  <w:szCs w:val="24"/>
                  <w:lang w:val="vi-VN"/>
                </w:rPr>
                <w:t>Tổng số sản phẩm KH đang nắm giữ</w:t>
              </w:r>
            </w:ins>
          </w:p>
        </w:tc>
        <w:tc>
          <w:tcPr>
            <w:tcW w:w="2270" w:type="dxa"/>
            <w:vAlign w:val="center"/>
            <w:tcPrChange w:id="9499" w:author="Phuong Truong Thi" w:date="2024-11-25T04:31:00Z">
              <w:tcPr>
                <w:tcW w:w="2230" w:type="dxa"/>
                <w:vAlign w:val="center"/>
              </w:tcPr>
            </w:tcPrChange>
          </w:tcPr>
          <w:p w14:paraId="47D6DEE8" w14:textId="77777777" w:rsidR="00F868EA" w:rsidRPr="00E25144" w:rsidRDefault="00F868EA" w:rsidP="00817E47">
            <w:pPr>
              <w:spacing w:before="0" w:line="240" w:lineRule="auto"/>
              <w:contextualSpacing w:val="0"/>
              <w:rPr>
                <w:ins w:id="9500" w:author="Phuong Truong Thi" w:date="2024-10-16T00:58:00Z"/>
                <w:rFonts w:ascii="Times New Roman" w:eastAsia="Times New Roman" w:hAnsi="Times New Roman"/>
                <w:sz w:val="24"/>
                <w:szCs w:val="24"/>
                <w:lang w:eastAsia="vi-VN"/>
              </w:rPr>
            </w:pPr>
            <w:ins w:id="9501" w:author="Phuong Truong Thi" w:date="2024-10-16T00:58:00Z">
              <w:r w:rsidRPr="00E25144">
                <w:rPr>
                  <w:rFonts w:ascii="Times New Roman" w:hAnsi="Times New Roman"/>
                  <w:sz w:val="24"/>
                  <w:szCs w:val="24"/>
                </w:rPr>
                <w:t>Tổng số lượng KH sản phẩm đang nắm giữ theo file Product holding</w:t>
              </w:r>
            </w:ins>
          </w:p>
        </w:tc>
        <w:tc>
          <w:tcPr>
            <w:tcW w:w="1030" w:type="dxa"/>
            <w:tcPrChange w:id="9502" w:author="Phuong Truong Thi" w:date="2024-11-25T04:31:00Z">
              <w:tcPr>
                <w:tcW w:w="1070" w:type="dxa"/>
                <w:gridSpan w:val="2"/>
              </w:tcPr>
            </w:tcPrChange>
          </w:tcPr>
          <w:p w14:paraId="19324925" w14:textId="77777777" w:rsidR="00F868EA" w:rsidRDefault="00F868EA" w:rsidP="00817E47">
            <w:pPr>
              <w:spacing w:before="0" w:line="240" w:lineRule="auto"/>
              <w:contextualSpacing w:val="0"/>
              <w:jc w:val="center"/>
              <w:rPr>
                <w:ins w:id="9503" w:author="Phuong Truong Thi" w:date="2024-10-16T00:58:00Z"/>
                <w:rFonts w:ascii="Times New Roman" w:eastAsia="Times New Roman" w:hAnsi="Times New Roman"/>
                <w:sz w:val="24"/>
                <w:szCs w:val="24"/>
                <w:lang w:eastAsia="vi-VN"/>
              </w:rPr>
            </w:pPr>
            <w:ins w:id="9504" w:author="Phuong Truong Thi" w:date="2024-10-16T00:58:00Z">
              <w:r w:rsidRPr="00843F59">
                <w:rPr>
                  <w:rFonts w:ascii="Times New Roman" w:eastAsia="Times New Roman" w:hAnsi="Times New Roman"/>
                  <w:sz w:val="24"/>
                  <w:szCs w:val="24"/>
                  <w:lang w:val="vi-VN" w:eastAsia="vi-VN"/>
                </w:rPr>
                <w:t>CRM</w:t>
              </w:r>
            </w:ins>
          </w:p>
        </w:tc>
        <w:tc>
          <w:tcPr>
            <w:tcW w:w="1236" w:type="dxa"/>
            <w:tcPrChange w:id="9505" w:author="Phuong Truong Thi" w:date="2024-11-25T04:31:00Z">
              <w:tcPr>
                <w:tcW w:w="1236" w:type="dxa"/>
              </w:tcPr>
            </w:tcPrChange>
          </w:tcPr>
          <w:p w14:paraId="392CC245" w14:textId="77777777" w:rsidR="00F868EA" w:rsidRPr="00AD0E1A" w:rsidRDefault="00F868EA" w:rsidP="00817E47">
            <w:pPr>
              <w:spacing w:before="0" w:line="240" w:lineRule="auto"/>
              <w:contextualSpacing w:val="0"/>
              <w:rPr>
                <w:ins w:id="9506" w:author="Phuong Truong Thi" w:date="2024-10-16T00:58:00Z"/>
                <w:rFonts w:ascii="Times New Roman" w:eastAsia="Times New Roman" w:hAnsi="Times New Roman"/>
                <w:sz w:val="24"/>
                <w:szCs w:val="24"/>
                <w:lang w:eastAsia="vi-VN"/>
              </w:rPr>
            </w:pPr>
            <w:ins w:id="9507"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9508" w:author="Phuong Truong Thi" w:date="2024-11-25T04:31:00Z">
              <w:tcPr>
                <w:tcW w:w="1276" w:type="dxa"/>
                <w:shd w:val="clear" w:color="auto" w:fill="auto"/>
                <w:noWrap/>
                <w:vAlign w:val="center"/>
              </w:tcPr>
            </w:tcPrChange>
          </w:tcPr>
          <w:p w14:paraId="0525A2E4" w14:textId="77777777" w:rsidR="00F868EA" w:rsidRPr="00AD0E1A" w:rsidRDefault="00F868EA" w:rsidP="00817E47">
            <w:pPr>
              <w:spacing w:before="0" w:line="240" w:lineRule="auto"/>
              <w:contextualSpacing w:val="0"/>
              <w:rPr>
                <w:ins w:id="9509" w:author="Phuong Truong Thi" w:date="2024-10-16T00:58:00Z"/>
                <w:rFonts w:ascii="Times New Roman" w:eastAsia="Times New Roman" w:hAnsi="Times New Roman"/>
                <w:sz w:val="24"/>
                <w:szCs w:val="24"/>
                <w:lang w:val="vi-VN" w:eastAsia="vi-VN"/>
              </w:rPr>
            </w:pPr>
          </w:p>
        </w:tc>
        <w:tc>
          <w:tcPr>
            <w:tcW w:w="992" w:type="dxa"/>
            <w:tcPrChange w:id="9510" w:author="Phuong Truong Thi" w:date="2024-11-25T04:31:00Z">
              <w:tcPr>
                <w:tcW w:w="992" w:type="dxa"/>
              </w:tcPr>
            </w:tcPrChange>
          </w:tcPr>
          <w:p w14:paraId="0FE6C5CB" w14:textId="77777777" w:rsidR="00F868EA" w:rsidRPr="005A1514" w:rsidRDefault="00F868EA" w:rsidP="00817E47">
            <w:pPr>
              <w:spacing w:before="0" w:line="240" w:lineRule="auto"/>
              <w:contextualSpacing w:val="0"/>
              <w:jc w:val="center"/>
              <w:rPr>
                <w:ins w:id="9511" w:author="Phuong Truong Thi" w:date="2024-10-16T00:58:00Z"/>
                <w:rFonts w:ascii="Times New Roman" w:eastAsia="Times New Roman" w:hAnsi="Times New Roman"/>
                <w:sz w:val="24"/>
                <w:szCs w:val="24"/>
                <w:lang w:eastAsia="vi-VN"/>
              </w:rPr>
            </w:pPr>
            <w:ins w:id="9512" w:author="Phuong Truong Thi" w:date="2024-10-16T00:58:00Z">
              <w:r>
                <w:rPr>
                  <w:rFonts w:ascii="Times New Roman" w:eastAsia="Times New Roman" w:hAnsi="Times New Roman"/>
                  <w:sz w:val="24"/>
                  <w:szCs w:val="24"/>
                  <w:lang w:eastAsia="vi-VN"/>
                </w:rPr>
                <w:t>Y</w:t>
              </w:r>
            </w:ins>
          </w:p>
        </w:tc>
      </w:tr>
      <w:tr w:rsidR="00B83E10" w:rsidRPr="00AD0E1A" w14:paraId="19AF96CD" w14:textId="77777777" w:rsidTr="00CF6901">
        <w:trPr>
          <w:trHeight w:val="276"/>
          <w:ins w:id="9513" w:author="Phuong Truong Thi" w:date="2024-10-16T00:58:00Z"/>
        </w:trPr>
        <w:tc>
          <w:tcPr>
            <w:tcW w:w="9209" w:type="dxa"/>
            <w:gridSpan w:val="7"/>
          </w:tcPr>
          <w:p w14:paraId="479E299F" w14:textId="77777777" w:rsidR="00B83E10" w:rsidRDefault="00B83E10" w:rsidP="00817E47">
            <w:pPr>
              <w:spacing w:before="0" w:line="240" w:lineRule="auto"/>
              <w:contextualSpacing w:val="0"/>
              <w:jc w:val="left"/>
              <w:rPr>
                <w:ins w:id="9514" w:author="Phuong Truong Thi" w:date="2024-10-16T00:58:00Z"/>
                <w:rFonts w:ascii="Times New Roman" w:eastAsia="Times New Roman" w:hAnsi="Times New Roman"/>
                <w:sz w:val="24"/>
                <w:szCs w:val="24"/>
                <w:lang w:eastAsia="vi-VN"/>
              </w:rPr>
            </w:pPr>
            <w:ins w:id="9515" w:author="Phuong Truong Thi" w:date="2024-10-16T00:58:00Z">
              <w:r>
                <w:rPr>
                  <w:rFonts w:ascii="Times New Roman" w:eastAsia="Times New Roman" w:hAnsi="Times New Roman"/>
                  <w:sz w:val="24"/>
                  <w:szCs w:val="24"/>
                  <w:lang w:eastAsia="vi-VN"/>
                </w:rPr>
                <w:t>Dư nợ</w:t>
              </w:r>
            </w:ins>
          </w:p>
        </w:tc>
      </w:tr>
      <w:tr w:rsidR="00F868EA" w:rsidRPr="00AD0E1A" w14:paraId="23A5B2CE" w14:textId="77777777" w:rsidTr="00975861">
        <w:trPr>
          <w:trHeight w:val="276"/>
          <w:ins w:id="9516" w:author="Phuong Truong Thi" w:date="2024-10-16T00:58:00Z"/>
          <w:trPrChange w:id="9517" w:author="Phuong Truong Thi" w:date="2024-11-25T04:31:00Z">
            <w:trPr>
              <w:trHeight w:val="276"/>
            </w:trPr>
          </w:trPrChange>
        </w:trPr>
        <w:tc>
          <w:tcPr>
            <w:tcW w:w="670" w:type="dxa"/>
            <w:shd w:val="clear" w:color="auto" w:fill="auto"/>
            <w:vAlign w:val="center"/>
            <w:tcPrChange w:id="9518" w:author="Phuong Truong Thi" w:date="2024-11-25T04:31:00Z">
              <w:tcPr>
                <w:tcW w:w="670" w:type="dxa"/>
                <w:shd w:val="clear" w:color="auto" w:fill="auto"/>
                <w:vAlign w:val="center"/>
              </w:tcPr>
            </w:tcPrChange>
          </w:tcPr>
          <w:p w14:paraId="0038E861" w14:textId="77777777" w:rsidR="00F868EA" w:rsidRPr="00AD0E1A" w:rsidRDefault="00F868EA" w:rsidP="00817E47">
            <w:pPr>
              <w:pStyle w:val="ListParagraph"/>
              <w:numPr>
                <w:ilvl w:val="0"/>
                <w:numId w:val="62"/>
              </w:numPr>
              <w:spacing w:before="0" w:line="240" w:lineRule="auto"/>
              <w:contextualSpacing w:val="0"/>
              <w:jc w:val="left"/>
              <w:rPr>
                <w:ins w:id="9519" w:author="Phuong Truong Thi" w:date="2024-10-16T00:58:00Z"/>
                <w:rFonts w:eastAsia="Times New Roman"/>
                <w:szCs w:val="24"/>
                <w:lang w:val="vi-VN" w:eastAsia="vi-VN"/>
              </w:rPr>
            </w:pPr>
          </w:p>
        </w:tc>
        <w:tc>
          <w:tcPr>
            <w:tcW w:w="1735" w:type="dxa"/>
            <w:shd w:val="clear" w:color="auto" w:fill="auto"/>
            <w:vAlign w:val="center"/>
            <w:tcPrChange w:id="9520" w:author="Phuong Truong Thi" w:date="2024-11-25T04:31:00Z">
              <w:tcPr>
                <w:tcW w:w="1735" w:type="dxa"/>
                <w:shd w:val="clear" w:color="auto" w:fill="auto"/>
                <w:vAlign w:val="center"/>
              </w:tcPr>
            </w:tcPrChange>
          </w:tcPr>
          <w:p w14:paraId="223783AB" w14:textId="77777777" w:rsidR="00F868EA" w:rsidRPr="008E60BE" w:rsidRDefault="00F868EA" w:rsidP="00817E47">
            <w:pPr>
              <w:spacing w:before="0" w:line="240" w:lineRule="auto"/>
              <w:contextualSpacing w:val="0"/>
              <w:rPr>
                <w:ins w:id="9521" w:author="Phuong Truong Thi" w:date="2024-10-16T00:58:00Z"/>
                <w:rFonts w:ascii="Times New Roman" w:hAnsi="Times New Roman"/>
                <w:sz w:val="24"/>
                <w:szCs w:val="24"/>
              </w:rPr>
            </w:pPr>
            <w:ins w:id="9522" w:author="Phuong Truong Thi" w:date="2024-10-16T00:58:00Z">
              <w:r w:rsidRPr="008E60BE">
                <w:rPr>
                  <w:rFonts w:ascii="Times New Roman" w:hAnsi="Times New Roman"/>
                  <w:color w:val="000000"/>
                  <w:sz w:val="24"/>
                  <w:szCs w:val="24"/>
                </w:rPr>
                <w:t>Tổng dư nợ OD, UPL, SL</w:t>
              </w:r>
            </w:ins>
          </w:p>
        </w:tc>
        <w:tc>
          <w:tcPr>
            <w:tcW w:w="2270" w:type="dxa"/>
            <w:vAlign w:val="center"/>
            <w:tcPrChange w:id="9523" w:author="Phuong Truong Thi" w:date="2024-11-25T04:31:00Z">
              <w:tcPr>
                <w:tcW w:w="2230" w:type="dxa"/>
                <w:vAlign w:val="center"/>
              </w:tcPr>
            </w:tcPrChange>
          </w:tcPr>
          <w:p w14:paraId="46C2F3F7" w14:textId="77777777" w:rsidR="00F868EA" w:rsidRPr="00E25144" w:rsidRDefault="00F868EA" w:rsidP="00817E47">
            <w:pPr>
              <w:spacing w:before="0" w:line="240" w:lineRule="auto"/>
              <w:contextualSpacing w:val="0"/>
              <w:rPr>
                <w:ins w:id="9524" w:author="Phuong Truong Thi" w:date="2024-10-16T00:58:00Z"/>
                <w:rFonts w:ascii="Times New Roman" w:eastAsia="Times New Roman" w:hAnsi="Times New Roman"/>
                <w:sz w:val="24"/>
                <w:szCs w:val="24"/>
                <w:lang w:eastAsia="vi-VN"/>
              </w:rPr>
            </w:pPr>
            <w:ins w:id="9525" w:author="Phuong Truong Thi" w:date="2024-10-16T00:58:00Z">
              <w:r w:rsidRPr="00E25144">
                <w:rPr>
                  <w:rFonts w:ascii="Times New Roman" w:hAnsi="Times New Roman"/>
                  <w:color w:val="000000"/>
                  <w:sz w:val="24"/>
                  <w:szCs w:val="24"/>
                </w:rPr>
                <w:t>Tổng dư nợ OD, UPL, SL của KH tại VPB tại ngày dữ liệu</w:t>
              </w:r>
            </w:ins>
          </w:p>
        </w:tc>
        <w:tc>
          <w:tcPr>
            <w:tcW w:w="1030" w:type="dxa"/>
            <w:tcPrChange w:id="9526" w:author="Phuong Truong Thi" w:date="2024-11-25T04:31:00Z">
              <w:tcPr>
                <w:tcW w:w="1070" w:type="dxa"/>
                <w:gridSpan w:val="2"/>
              </w:tcPr>
            </w:tcPrChange>
          </w:tcPr>
          <w:p w14:paraId="40161F7A" w14:textId="77777777" w:rsidR="00F868EA" w:rsidRDefault="00F868EA" w:rsidP="00817E47">
            <w:pPr>
              <w:spacing w:before="0" w:line="240" w:lineRule="auto"/>
              <w:contextualSpacing w:val="0"/>
              <w:jc w:val="center"/>
              <w:rPr>
                <w:ins w:id="9527" w:author="Phuong Truong Thi" w:date="2024-10-16T00:58:00Z"/>
                <w:rFonts w:ascii="Times New Roman" w:eastAsia="Times New Roman" w:hAnsi="Times New Roman"/>
                <w:sz w:val="24"/>
                <w:szCs w:val="24"/>
                <w:lang w:eastAsia="vi-VN"/>
              </w:rPr>
            </w:pPr>
            <w:ins w:id="9528" w:author="Phuong Truong Thi" w:date="2024-10-16T00:58:00Z">
              <w:r w:rsidRPr="00DB1C47">
                <w:rPr>
                  <w:rFonts w:ascii="Times New Roman" w:eastAsia="Times New Roman" w:hAnsi="Times New Roman"/>
                  <w:sz w:val="24"/>
                  <w:szCs w:val="24"/>
                  <w:lang w:val="vi-VN" w:eastAsia="vi-VN"/>
                </w:rPr>
                <w:t>CRM</w:t>
              </w:r>
            </w:ins>
          </w:p>
        </w:tc>
        <w:tc>
          <w:tcPr>
            <w:tcW w:w="1236" w:type="dxa"/>
            <w:tcPrChange w:id="9529" w:author="Phuong Truong Thi" w:date="2024-11-25T04:31:00Z">
              <w:tcPr>
                <w:tcW w:w="1236" w:type="dxa"/>
              </w:tcPr>
            </w:tcPrChange>
          </w:tcPr>
          <w:p w14:paraId="2BC24F82" w14:textId="77777777" w:rsidR="00F868EA" w:rsidRPr="00AD0E1A" w:rsidRDefault="00F868EA" w:rsidP="00817E47">
            <w:pPr>
              <w:spacing w:before="0" w:line="240" w:lineRule="auto"/>
              <w:contextualSpacing w:val="0"/>
              <w:rPr>
                <w:ins w:id="9530" w:author="Phuong Truong Thi" w:date="2024-10-16T00:58:00Z"/>
                <w:rFonts w:ascii="Times New Roman" w:eastAsia="Times New Roman" w:hAnsi="Times New Roman"/>
                <w:sz w:val="24"/>
                <w:szCs w:val="24"/>
                <w:lang w:eastAsia="vi-VN"/>
              </w:rPr>
            </w:pPr>
            <w:ins w:id="9531"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532" w:author="Phuong Truong Thi" w:date="2024-11-25T04:31:00Z">
              <w:tcPr>
                <w:tcW w:w="1276" w:type="dxa"/>
                <w:shd w:val="clear" w:color="auto" w:fill="auto"/>
                <w:noWrap/>
                <w:vAlign w:val="center"/>
              </w:tcPr>
            </w:tcPrChange>
          </w:tcPr>
          <w:p w14:paraId="5870ECF1" w14:textId="77777777" w:rsidR="00F868EA" w:rsidRPr="00AD0E1A" w:rsidRDefault="00F868EA" w:rsidP="00817E47">
            <w:pPr>
              <w:spacing w:before="0" w:line="240" w:lineRule="auto"/>
              <w:contextualSpacing w:val="0"/>
              <w:rPr>
                <w:ins w:id="9533" w:author="Phuong Truong Thi" w:date="2024-10-16T00:58:00Z"/>
                <w:rFonts w:ascii="Times New Roman" w:eastAsia="Times New Roman" w:hAnsi="Times New Roman"/>
                <w:sz w:val="24"/>
                <w:szCs w:val="24"/>
                <w:lang w:val="vi-VN" w:eastAsia="vi-VN"/>
              </w:rPr>
            </w:pPr>
          </w:p>
        </w:tc>
        <w:tc>
          <w:tcPr>
            <w:tcW w:w="992" w:type="dxa"/>
            <w:tcPrChange w:id="9534" w:author="Phuong Truong Thi" w:date="2024-11-25T04:31:00Z">
              <w:tcPr>
                <w:tcW w:w="992" w:type="dxa"/>
              </w:tcPr>
            </w:tcPrChange>
          </w:tcPr>
          <w:p w14:paraId="7F3EB4A9" w14:textId="77777777" w:rsidR="00F868EA" w:rsidRPr="005A1514" w:rsidRDefault="00F868EA" w:rsidP="00817E47">
            <w:pPr>
              <w:spacing w:before="0" w:line="240" w:lineRule="auto"/>
              <w:contextualSpacing w:val="0"/>
              <w:jc w:val="center"/>
              <w:rPr>
                <w:ins w:id="9535" w:author="Phuong Truong Thi" w:date="2024-10-16T00:58:00Z"/>
                <w:rFonts w:ascii="Times New Roman" w:eastAsia="Times New Roman" w:hAnsi="Times New Roman"/>
                <w:sz w:val="24"/>
                <w:szCs w:val="24"/>
                <w:lang w:eastAsia="vi-VN"/>
              </w:rPr>
            </w:pPr>
            <w:ins w:id="9536" w:author="Phuong Truong Thi" w:date="2024-10-16T00:58:00Z">
              <w:r>
                <w:rPr>
                  <w:rFonts w:ascii="Times New Roman" w:eastAsia="Times New Roman" w:hAnsi="Times New Roman"/>
                  <w:sz w:val="24"/>
                  <w:szCs w:val="24"/>
                  <w:lang w:eastAsia="vi-VN"/>
                </w:rPr>
                <w:t>N</w:t>
              </w:r>
            </w:ins>
          </w:p>
        </w:tc>
      </w:tr>
      <w:tr w:rsidR="00F868EA" w:rsidRPr="00AD0E1A" w14:paraId="3B338D82" w14:textId="77777777" w:rsidTr="00975861">
        <w:trPr>
          <w:trHeight w:val="276"/>
          <w:ins w:id="9537" w:author="Phuong Truong Thi" w:date="2024-10-16T00:58:00Z"/>
          <w:trPrChange w:id="9538" w:author="Phuong Truong Thi" w:date="2024-11-25T04:31:00Z">
            <w:trPr>
              <w:trHeight w:val="276"/>
            </w:trPr>
          </w:trPrChange>
        </w:trPr>
        <w:tc>
          <w:tcPr>
            <w:tcW w:w="670" w:type="dxa"/>
            <w:shd w:val="clear" w:color="auto" w:fill="auto"/>
            <w:vAlign w:val="center"/>
            <w:tcPrChange w:id="9539" w:author="Phuong Truong Thi" w:date="2024-11-25T04:31:00Z">
              <w:tcPr>
                <w:tcW w:w="670" w:type="dxa"/>
                <w:shd w:val="clear" w:color="auto" w:fill="auto"/>
                <w:vAlign w:val="center"/>
              </w:tcPr>
            </w:tcPrChange>
          </w:tcPr>
          <w:p w14:paraId="26C9429C" w14:textId="77777777" w:rsidR="00F868EA" w:rsidRPr="00AD0E1A" w:rsidRDefault="00F868EA" w:rsidP="00817E47">
            <w:pPr>
              <w:pStyle w:val="ListParagraph"/>
              <w:numPr>
                <w:ilvl w:val="0"/>
                <w:numId w:val="62"/>
              </w:numPr>
              <w:spacing w:before="0" w:line="240" w:lineRule="auto"/>
              <w:contextualSpacing w:val="0"/>
              <w:jc w:val="left"/>
              <w:rPr>
                <w:ins w:id="9540" w:author="Phuong Truong Thi" w:date="2024-10-16T00:58:00Z"/>
                <w:rFonts w:eastAsia="Times New Roman"/>
                <w:szCs w:val="24"/>
                <w:lang w:val="vi-VN" w:eastAsia="vi-VN"/>
              </w:rPr>
            </w:pPr>
          </w:p>
        </w:tc>
        <w:tc>
          <w:tcPr>
            <w:tcW w:w="1735" w:type="dxa"/>
            <w:shd w:val="clear" w:color="auto" w:fill="auto"/>
            <w:vAlign w:val="center"/>
            <w:tcPrChange w:id="9541" w:author="Phuong Truong Thi" w:date="2024-11-25T04:31:00Z">
              <w:tcPr>
                <w:tcW w:w="1735" w:type="dxa"/>
                <w:shd w:val="clear" w:color="auto" w:fill="auto"/>
                <w:vAlign w:val="center"/>
              </w:tcPr>
            </w:tcPrChange>
          </w:tcPr>
          <w:p w14:paraId="120D0FE0" w14:textId="77777777" w:rsidR="00F868EA" w:rsidRPr="008E60BE" w:rsidRDefault="00F868EA" w:rsidP="00817E47">
            <w:pPr>
              <w:spacing w:before="0" w:line="240" w:lineRule="auto"/>
              <w:contextualSpacing w:val="0"/>
              <w:rPr>
                <w:ins w:id="9542" w:author="Phuong Truong Thi" w:date="2024-10-16T00:58:00Z"/>
                <w:rFonts w:ascii="Times New Roman" w:hAnsi="Times New Roman"/>
                <w:sz w:val="24"/>
                <w:szCs w:val="24"/>
              </w:rPr>
            </w:pPr>
            <w:ins w:id="9543" w:author="Phuong Truong Thi" w:date="2024-10-16T00:58:00Z">
              <w:r w:rsidRPr="008E60BE">
                <w:rPr>
                  <w:rFonts w:ascii="Times New Roman" w:hAnsi="Times New Roman"/>
                  <w:sz w:val="24"/>
                  <w:szCs w:val="24"/>
                </w:rPr>
                <w:t>Dư nợ OD</w:t>
              </w:r>
            </w:ins>
          </w:p>
        </w:tc>
        <w:tc>
          <w:tcPr>
            <w:tcW w:w="2270" w:type="dxa"/>
            <w:vAlign w:val="center"/>
            <w:tcPrChange w:id="9544" w:author="Phuong Truong Thi" w:date="2024-11-25T04:31:00Z">
              <w:tcPr>
                <w:tcW w:w="2230" w:type="dxa"/>
                <w:vAlign w:val="center"/>
              </w:tcPr>
            </w:tcPrChange>
          </w:tcPr>
          <w:p w14:paraId="1A26B681" w14:textId="77777777" w:rsidR="00F868EA" w:rsidRPr="00E25144" w:rsidRDefault="00F868EA" w:rsidP="00817E47">
            <w:pPr>
              <w:spacing w:before="0" w:line="240" w:lineRule="auto"/>
              <w:contextualSpacing w:val="0"/>
              <w:rPr>
                <w:ins w:id="9545" w:author="Phuong Truong Thi" w:date="2024-10-16T00:58:00Z"/>
                <w:rFonts w:ascii="Times New Roman" w:eastAsia="Times New Roman" w:hAnsi="Times New Roman"/>
                <w:sz w:val="24"/>
                <w:szCs w:val="24"/>
                <w:lang w:eastAsia="vi-VN"/>
              </w:rPr>
            </w:pPr>
            <w:ins w:id="9546" w:author="Phuong Truong Thi" w:date="2024-10-16T00:58:00Z">
              <w:r w:rsidRPr="00E25144">
                <w:rPr>
                  <w:rFonts w:ascii="Times New Roman" w:hAnsi="Times New Roman"/>
                  <w:sz w:val="24"/>
                  <w:szCs w:val="24"/>
                </w:rPr>
                <w:t>Tổng Dư nợ OD của KH tại ngày dữ liệu</w:t>
              </w:r>
            </w:ins>
          </w:p>
        </w:tc>
        <w:tc>
          <w:tcPr>
            <w:tcW w:w="1030" w:type="dxa"/>
            <w:tcPrChange w:id="9547" w:author="Phuong Truong Thi" w:date="2024-11-25T04:31:00Z">
              <w:tcPr>
                <w:tcW w:w="1070" w:type="dxa"/>
                <w:gridSpan w:val="2"/>
              </w:tcPr>
            </w:tcPrChange>
          </w:tcPr>
          <w:p w14:paraId="5A343A32" w14:textId="77777777" w:rsidR="00F868EA" w:rsidRDefault="00F868EA" w:rsidP="00817E47">
            <w:pPr>
              <w:spacing w:before="0" w:line="240" w:lineRule="auto"/>
              <w:contextualSpacing w:val="0"/>
              <w:jc w:val="center"/>
              <w:rPr>
                <w:ins w:id="9548" w:author="Phuong Truong Thi" w:date="2024-10-16T00:58:00Z"/>
                <w:rFonts w:ascii="Times New Roman" w:eastAsia="Times New Roman" w:hAnsi="Times New Roman"/>
                <w:sz w:val="24"/>
                <w:szCs w:val="24"/>
                <w:lang w:eastAsia="vi-VN"/>
              </w:rPr>
            </w:pPr>
            <w:ins w:id="9549" w:author="Phuong Truong Thi" w:date="2024-10-16T00:58:00Z">
              <w:r w:rsidRPr="00DB1C47">
                <w:rPr>
                  <w:rFonts w:ascii="Times New Roman" w:eastAsia="Times New Roman" w:hAnsi="Times New Roman"/>
                  <w:sz w:val="24"/>
                  <w:szCs w:val="24"/>
                  <w:lang w:val="vi-VN" w:eastAsia="vi-VN"/>
                </w:rPr>
                <w:t>CRM</w:t>
              </w:r>
            </w:ins>
          </w:p>
        </w:tc>
        <w:tc>
          <w:tcPr>
            <w:tcW w:w="1236" w:type="dxa"/>
            <w:tcPrChange w:id="9550" w:author="Phuong Truong Thi" w:date="2024-11-25T04:31:00Z">
              <w:tcPr>
                <w:tcW w:w="1236" w:type="dxa"/>
              </w:tcPr>
            </w:tcPrChange>
          </w:tcPr>
          <w:p w14:paraId="20A96702" w14:textId="77777777" w:rsidR="00F868EA" w:rsidRPr="00AD0E1A" w:rsidRDefault="00F868EA" w:rsidP="00817E47">
            <w:pPr>
              <w:spacing w:before="0" w:line="240" w:lineRule="auto"/>
              <w:contextualSpacing w:val="0"/>
              <w:rPr>
                <w:ins w:id="9551" w:author="Phuong Truong Thi" w:date="2024-10-16T00:58:00Z"/>
                <w:rFonts w:ascii="Times New Roman" w:eastAsia="Times New Roman" w:hAnsi="Times New Roman"/>
                <w:sz w:val="24"/>
                <w:szCs w:val="24"/>
                <w:lang w:eastAsia="vi-VN"/>
              </w:rPr>
            </w:pPr>
            <w:ins w:id="9552"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553" w:author="Phuong Truong Thi" w:date="2024-11-25T04:31:00Z">
              <w:tcPr>
                <w:tcW w:w="1276" w:type="dxa"/>
                <w:shd w:val="clear" w:color="auto" w:fill="auto"/>
                <w:noWrap/>
                <w:vAlign w:val="center"/>
              </w:tcPr>
            </w:tcPrChange>
          </w:tcPr>
          <w:p w14:paraId="1DE17F36" w14:textId="77777777" w:rsidR="00F868EA" w:rsidRPr="00AD0E1A" w:rsidRDefault="00F868EA" w:rsidP="00817E47">
            <w:pPr>
              <w:spacing w:before="0" w:line="240" w:lineRule="auto"/>
              <w:contextualSpacing w:val="0"/>
              <w:rPr>
                <w:ins w:id="9554" w:author="Phuong Truong Thi" w:date="2024-10-16T00:58:00Z"/>
                <w:rFonts w:ascii="Times New Roman" w:eastAsia="Times New Roman" w:hAnsi="Times New Roman"/>
                <w:sz w:val="24"/>
                <w:szCs w:val="24"/>
                <w:lang w:val="vi-VN" w:eastAsia="vi-VN"/>
              </w:rPr>
            </w:pPr>
          </w:p>
        </w:tc>
        <w:tc>
          <w:tcPr>
            <w:tcW w:w="992" w:type="dxa"/>
            <w:tcPrChange w:id="9555" w:author="Phuong Truong Thi" w:date="2024-11-25T04:31:00Z">
              <w:tcPr>
                <w:tcW w:w="992" w:type="dxa"/>
              </w:tcPr>
            </w:tcPrChange>
          </w:tcPr>
          <w:p w14:paraId="6ED9F908" w14:textId="77777777" w:rsidR="00F868EA" w:rsidRPr="00AD0E1A" w:rsidRDefault="00F868EA" w:rsidP="00817E47">
            <w:pPr>
              <w:spacing w:before="0" w:line="240" w:lineRule="auto"/>
              <w:contextualSpacing w:val="0"/>
              <w:jc w:val="center"/>
              <w:rPr>
                <w:ins w:id="9556" w:author="Phuong Truong Thi" w:date="2024-10-16T00:58:00Z"/>
                <w:rFonts w:ascii="Times New Roman" w:eastAsia="Times New Roman" w:hAnsi="Times New Roman"/>
                <w:sz w:val="24"/>
                <w:szCs w:val="24"/>
                <w:lang w:val="vi-VN" w:eastAsia="vi-VN"/>
              </w:rPr>
            </w:pPr>
            <w:ins w:id="9557" w:author="Phuong Truong Thi" w:date="2024-10-16T00:58:00Z">
              <w:r w:rsidRPr="006A3207">
                <w:rPr>
                  <w:rFonts w:ascii="Times New Roman" w:eastAsia="Times New Roman" w:hAnsi="Times New Roman"/>
                  <w:sz w:val="24"/>
                  <w:szCs w:val="24"/>
                  <w:lang w:eastAsia="vi-VN"/>
                </w:rPr>
                <w:t>N</w:t>
              </w:r>
            </w:ins>
          </w:p>
        </w:tc>
      </w:tr>
      <w:tr w:rsidR="00F868EA" w:rsidRPr="00AD0E1A" w14:paraId="40CCA20E" w14:textId="77777777" w:rsidTr="00975861">
        <w:trPr>
          <w:trHeight w:val="276"/>
          <w:ins w:id="9558" w:author="Phuong Truong Thi" w:date="2024-10-16T00:58:00Z"/>
          <w:trPrChange w:id="9559" w:author="Phuong Truong Thi" w:date="2024-11-25T04:31:00Z">
            <w:trPr>
              <w:trHeight w:val="276"/>
            </w:trPr>
          </w:trPrChange>
        </w:trPr>
        <w:tc>
          <w:tcPr>
            <w:tcW w:w="670" w:type="dxa"/>
            <w:shd w:val="clear" w:color="auto" w:fill="auto"/>
            <w:vAlign w:val="center"/>
            <w:tcPrChange w:id="9560" w:author="Phuong Truong Thi" w:date="2024-11-25T04:31:00Z">
              <w:tcPr>
                <w:tcW w:w="670" w:type="dxa"/>
                <w:shd w:val="clear" w:color="auto" w:fill="auto"/>
                <w:vAlign w:val="center"/>
              </w:tcPr>
            </w:tcPrChange>
          </w:tcPr>
          <w:p w14:paraId="43C899C1" w14:textId="77777777" w:rsidR="00F868EA" w:rsidRPr="00AD0E1A" w:rsidRDefault="00F868EA" w:rsidP="00817E47">
            <w:pPr>
              <w:pStyle w:val="ListParagraph"/>
              <w:numPr>
                <w:ilvl w:val="0"/>
                <w:numId w:val="62"/>
              </w:numPr>
              <w:spacing w:before="0" w:line="240" w:lineRule="auto"/>
              <w:contextualSpacing w:val="0"/>
              <w:jc w:val="left"/>
              <w:rPr>
                <w:ins w:id="9561" w:author="Phuong Truong Thi" w:date="2024-10-16T00:58:00Z"/>
                <w:rFonts w:eastAsia="Times New Roman"/>
                <w:szCs w:val="24"/>
                <w:lang w:val="vi-VN" w:eastAsia="vi-VN"/>
              </w:rPr>
            </w:pPr>
          </w:p>
        </w:tc>
        <w:tc>
          <w:tcPr>
            <w:tcW w:w="1735" w:type="dxa"/>
            <w:shd w:val="clear" w:color="auto" w:fill="auto"/>
            <w:vAlign w:val="center"/>
            <w:tcPrChange w:id="9562" w:author="Phuong Truong Thi" w:date="2024-11-25T04:31:00Z">
              <w:tcPr>
                <w:tcW w:w="1735" w:type="dxa"/>
                <w:shd w:val="clear" w:color="auto" w:fill="auto"/>
                <w:vAlign w:val="center"/>
              </w:tcPr>
            </w:tcPrChange>
          </w:tcPr>
          <w:p w14:paraId="01BF5FAD" w14:textId="77777777" w:rsidR="00F868EA" w:rsidRPr="008E60BE" w:rsidRDefault="00F868EA" w:rsidP="00817E47">
            <w:pPr>
              <w:spacing w:before="0" w:line="240" w:lineRule="auto"/>
              <w:contextualSpacing w:val="0"/>
              <w:rPr>
                <w:ins w:id="9563" w:author="Phuong Truong Thi" w:date="2024-10-16T00:58:00Z"/>
                <w:rFonts w:ascii="Times New Roman" w:hAnsi="Times New Roman"/>
                <w:sz w:val="24"/>
                <w:szCs w:val="24"/>
              </w:rPr>
            </w:pPr>
            <w:ins w:id="9564" w:author="Phuong Truong Thi" w:date="2024-10-16T00:58:00Z">
              <w:r w:rsidRPr="008E60BE">
                <w:rPr>
                  <w:rFonts w:ascii="Times New Roman" w:hAnsi="Times New Roman"/>
                  <w:sz w:val="24"/>
                  <w:szCs w:val="24"/>
                </w:rPr>
                <w:t>Dư nợ UPL</w:t>
              </w:r>
            </w:ins>
          </w:p>
        </w:tc>
        <w:tc>
          <w:tcPr>
            <w:tcW w:w="2270" w:type="dxa"/>
            <w:vAlign w:val="center"/>
            <w:tcPrChange w:id="9565" w:author="Phuong Truong Thi" w:date="2024-11-25T04:31:00Z">
              <w:tcPr>
                <w:tcW w:w="2230" w:type="dxa"/>
                <w:vAlign w:val="center"/>
              </w:tcPr>
            </w:tcPrChange>
          </w:tcPr>
          <w:p w14:paraId="25C62C2B" w14:textId="77777777" w:rsidR="00F868EA" w:rsidRPr="00E25144" w:rsidRDefault="00F868EA" w:rsidP="00817E47">
            <w:pPr>
              <w:spacing w:before="0" w:line="240" w:lineRule="auto"/>
              <w:contextualSpacing w:val="0"/>
              <w:rPr>
                <w:ins w:id="9566" w:author="Phuong Truong Thi" w:date="2024-10-16T00:58:00Z"/>
                <w:rFonts w:ascii="Times New Roman" w:eastAsia="Times New Roman" w:hAnsi="Times New Roman"/>
                <w:sz w:val="24"/>
                <w:szCs w:val="24"/>
                <w:lang w:eastAsia="vi-VN"/>
              </w:rPr>
            </w:pPr>
            <w:ins w:id="9567" w:author="Phuong Truong Thi" w:date="2024-10-16T00:58:00Z">
              <w:r w:rsidRPr="00E25144">
                <w:rPr>
                  <w:rFonts w:ascii="Times New Roman" w:hAnsi="Times New Roman"/>
                  <w:sz w:val="24"/>
                  <w:szCs w:val="24"/>
                </w:rPr>
                <w:t>Tổng Dư nợ UPL của KH tại ngày dữ liệu</w:t>
              </w:r>
            </w:ins>
          </w:p>
        </w:tc>
        <w:tc>
          <w:tcPr>
            <w:tcW w:w="1030" w:type="dxa"/>
            <w:tcPrChange w:id="9568" w:author="Phuong Truong Thi" w:date="2024-11-25T04:31:00Z">
              <w:tcPr>
                <w:tcW w:w="1070" w:type="dxa"/>
                <w:gridSpan w:val="2"/>
              </w:tcPr>
            </w:tcPrChange>
          </w:tcPr>
          <w:p w14:paraId="3E992991" w14:textId="77777777" w:rsidR="00F868EA" w:rsidRDefault="00F868EA" w:rsidP="00817E47">
            <w:pPr>
              <w:spacing w:before="0" w:line="240" w:lineRule="auto"/>
              <w:contextualSpacing w:val="0"/>
              <w:jc w:val="center"/>
              <w:rPr>
                <w:ins w:id="9569" w:author="Phuong Truong Thi" w:date="2024-10-16T00:58:00Z"/>
                <w:rFonts w:ascii="Times New Roman" w:eastAsia="Times New Roman" w:hAnsi="Times New Roman"/>
                <w:sz w:val="24"/>
                <w:szCs w:val="24"/>
                <w:lang w:eastAsia="vi-VN"/>
              </w:rPr>
            </w:pPr>
            <w:ins w:id="9570" w:author="Phuong Truong Thi" w:date="2024-10-16T00:58:00Z">
              <w:r w:rsidRPr="00DB1C47">
                <w:rPr>
                  <w:rFonts w:ascii="Times New Roman" w:eastAsia="Times New Roman" w:hAnsi="Times New Roman"/>
                  <w:sz w:val="24"/>
                  <w:szCs w:val="24"/>
                  <w:lang w:val="vi-VN" w:eastAsia="vi-VN"/>
                </w:rPr>
                <w:t>CRM</w:t>
              </w:r>
            </w:ins>
          </w:p>
        </w:tc>
        <w:tc>
          <w:tcPr>
            <w:tcW w:w="1236" w:type="dxa"/>
            <w:tcPrChange w:id="9571" w:author="Phuong Truong Thi" w:date="2024-11-25T04:31:00Z">
              <w:tcPr>
                <w:tcW w:w="1236" w:type="dxa"/>
              </w:tcPr>
            </w:tcPrChange>
          </w:tcPr>
          <w:p w14:paraId="14DC7625" w14:textId="77777777" w:rsidR="00F868EA" w:rsidRPr="00AD0E1A" w:rsidRDefault="00F868EA" w:rsidP="00817E47">
            <w:pPr>
              <w:spacing w:before="0" w:line="240" w:lineRule="auto"/>
              <w:contextualSpacing w:val="0"/>
              <w:rPr>
                <w:ins w:id="9572" w:author="Phuong Truong Thi" w:date="2024-10-16T00:58:00Z"/>
                <w:rFonts w:ascii="Times New Roman" w:eastAsia="Times New Roman" w:hAnsi="Times New Roman"/>
                <w:sz w:val="24"/>
                <w:szCs w:val="24"/>
                <w:lang w:eastAsia="vi-VN"/>
              </w:rPr>
            </w:pPr>
            <w:ins w:id="9573"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574" w:author="Phuong Truong Thi" w:date="2024-11-25T04:31:00Z">
              <w:tcPr>
                <w:tcW w:w="1276" w:type="dxa"/>
                <w:shd w:val="clear" w:color="auto" w:fill="auto"/>
                <w:noWrap/>
                <w:vAlign w:val="center"/>
              </w:tcPr>
            </w:tcPrChange>
          </w:tcPr>
          <w:p w14:paraId="68AD3471" w14:textId="77777777" w:rsidR="00F868EA" w:rsidRPr="00AD0E1A" w:rsidRDefault="00F868EA" w:rsidP="00817E47">
            <w:pPr>
              <w:spacing w:before="0" w:line="240" w:lineRule="auto"/>
              <w:contextualSpacing w:val="0"/>
              <w:rPr>
                <w:ins w:id="9575" w:author="Phuong Truong Thi" w:date="2024-10-16T00:58:00Z"/>
                <w:rFonts w:ascii="Times New Roman" w:eastAsia="Times New Roman" w:hAnsi="Times New Roman"/>
                <w:sz w:val="24"/>
                <w:szCs w:val="24"/>
                <w:lang w:val="vi-VN" w:eastAsia="vi-VN"/>
              </w:rPr>
            </w:pPr>
          </w:p>
        </w:tc>
        <w:tc>
          <w:tcPr>
            <w:tcW w:w="992" w:type="dxa"/>
            <w:tcPrChange w:id="9576" w:author="Phuong Truong Thi" w:date="2024-11-25T04:31:00Z">
              <w:tcPr>
                <w:tcW w:w="992" w:type="dxa"/>
              </w:tcPr>
            </w:tcPrChange>
          </w:tcPr>
          <w:p w14:paraId="57C1CC6F" w14:textId="77777777" w:rsidR="00F868EA" w:rsidRPr="00AD0E1A" w:rsidRDefault="00F868EA" w:rsidP="00817E47">
            <w:pPr>
              <w:spacing w:before="0" w:line="240" w:lineRule="auto"/>
              <w:contextualSpacing w:val="0"/>
              <w:jc w:val="center"/>
              <w:rPr>
                <w:ins w:id="9577" w:author="Phuong Truong Thi" w:date="2024-10-16T00:58:00Z"/>
                <w:rFonts w:ascii="Times New Roman" w:eastAsia="Times New Roman" w:hAnsi="Times New Roman"/>
                <w:sz w:val="24"/>
                <w:szCs w:val="24"/>
                <w:lang w:val="vi-VN" w:eastAsia="vi-VN"/>
              </w:rPr>
            </w:pPr>
            <w:ins w:id="9578" w:author="Phuong Truong Thi" w:date="2024-10-16T00:58:00Z">
              <w:r w:rsidRPr="006A3207">
                <w:rPr>
                  <w:rFonts w:ascii="Times New Roman" w:eastAsia="Times New Roman" w:hAnsi="Times New Roman"/>
                  <w:sz w:val="24"/>
                  <w:szCs w:val="24"/>
                  <w:lang w:eastAsia="vi-VN"/>
                </w:rPr>
                <w:t>N</w:t>
              </w:r>
            </w:ins>
          </w:p>
        </w:tc>
      </w:tr>
      <w:tr w:rsidR="00F868EA" w:rsidRPr="00AD0E1A" w14:paraId="5B9A6426" w14:textId="77777777" w:rsidTr="00975861">
        <w:trPr>
          <w:trHeight w:val="276"/>
          <w:ins w:id="9579" w:author="Phuong Truong Thi" w:date="2024-10-16T00:58:00Z"/>
          <w:trPrChange w:id="9580" w:author="Phuong Truong Thi" w:date="2024-11-25T04:31:00Z">
            <w:trPr>
              <w:trHeight w:val="276"/>
            </w:trPr>
          </w:trPrChange>
        </w:trPr>
        <w:tc>
          <w:tcPr>
            <w:tcW w:w="670" w:type="dxa"/>
            <w:shd w:val="clear" w:color="auto" w:fill="auto"/>
            <w:vAlign w:val="center"/>
            <w:tcPrChange w:id="9581" w:author="Phuong Truong Thi" w:date="2024-11-25T04:31:00Z">
              <w:tcPr>
                <w:tcW w:w="670" w:type="dxa"/>
                <w:shd w:val="clear" w:color="auto" w:fill="auto"/>
                <w:vAlign w:val="center"/>
              </w:tcPr>
            </w:tcPrChange>
          </w:tcPr>
          <w:p w14:paraId="0571C3DD" w14:textId="77777777" w:rsidR="00F868EA" w:rsidRPr="00AD0E1A" w:rsidRDefault="00F868EA" w:rsidP="00817E47">
            <w:pPr>
              <w:pStyle w:val="ListParagraph"/>
              <w:numPr>
                <w:ilvl w:val="0"/>
                <w:numId w:val="62"/>
              </w:numPr>
              <w:spacing w:before="0" w:line="240" w:lineRule="auto"/>
              <w:contextualSpacing w:val="0"/>
              <w:jc w:val="left"/>
              <w:rPr>
                <w:ins w:id="9582" w:author="Phuong Truong Thi" w:date="2024-10-16T00:58:00Z"/>
                <w:rFonts w:eastAsia="Times New Roman"/>
                <w:szCs w:val="24"/>
                <w:lang w:val="vi-VN" w:eastAsia="vi-VN"/>
              </w:rPr>
            </w:pPr>
          </w:p>
        </w:tc>
        <w:tc>
          <w:tcPr>
            <w:tcW w:w="1735" w:type="dxa"/>
            <w:shd w:val="clear" w:color="auto" w:fill="auto"/>
            <w:vAlign w:val="center"/>
            <w:tcPrChange w:id="9583" w:author="Phuong Truong Thi" w:date="2024-11-25T04:31:00Z">
              <w:tcPr>
                <w:tcW w:w="1735" w:type="dxa"/>
                <w:shd w:val="clear" w:color="auto" w:fill="auto"/>
                <w:vAlign w:val="center"/>
              </w:tcPr>
            </w:tcPrChange>
          </w:tcPr>
          <w:p w14:paraId="7873A16A" w14:textId="77777777" w:rsidR="00F868EA" w:rsidRPr="008E60BE" w:rsidRDefault="00F868EA" w:rsidP="00817E47">
            <w:pPr>
              <w:spacing w:before="0" w:line="240" w:lineRule="auto"/>
              <w:contextualSpacing w:val="0"/>
              <w:rPr>
                <w:ins w:id="9584" w:author="Phuong Truong Thi" w:date="2024-10-16T00:58:00Z"/>
                <w:rFonts w:ascii="Times New Roman" w:hAnsi="Times New Roman"/>
                <w:sz w:val="24"/>
                <w:szCs w:val="24"/>
              </w:rPr>
            </w:pPr>
            <w:ins w:id="9585" w:author="Phuong Truong Thi" w:date="2024-10-16T00:58:00Z">
              <w:r w:rsidRPr="008E60BE">
                <w:rPr>
                  <w:rFonts w:ascii="Times New Roman" w:hAnsi="Times New Roman"/>
                  <w:sz w:val="24"/>
                  <w:szCs w:val="24"/>
                </w:rPr>
                <w:t>Dư nợ Home loan</w:t>
              </w:r>
            </w:ins>
          </w:p>
        </w:tc>
        <w:tc>
          <w:tcPr>
            <w:tcW w:w="2270" w:type="dxa"/>
            <w:vAlign w:val="center"/>
            <w:tcPrChange w:id="9586" w:author="Phuong Truong Thi" w:date="2024-11-25T04:31:00Z">
              <w:tcPr>
                <w:tcW w:w="2230" w:type="dxa"/>
                <w:vAlign w:val="center"/>
              </w:tcPr>
            </w:tcPrChange>
          </w:tcPr>
          <w:p w14:paraId="07045F30" w14:textId="77777777" w:rsidR="00F868EA" w:rsidRPr="00E25144" w:rsidRDefault="00F868EA" w:rsidP="00817E47">
            <w:pPr>
              <w:spacing w:before="0" w:line="240" w:lineRule="auto"/>
              <w:contextualSpacing w:val="0"/>
              <w:rPr>
                <w:ins w:id="9587" w:author="Phuong Truong Thi" w:date="2024-10-16T00:58:00Z"/>
                <w:rFonts w:ascii="Times New Roman" w:eastAsia="Times New Roman" w:hAnsi="Times New Roman"/>
                <w:sz w:val="24"/>
                <w:szCs w:val="24"/>
                <w:lang w:eastAsia="vi-VN"/>
              </w:rPr>
            </w:pPr>
            <w:ins w:id="9588" w:author="Phuong Truong Thi" w:date="2024-10-16T00:58:00Z">
              <w:r w:rsidRPr="00E25144">
                <w:rPr>
                  <w:rFonts w:ascii="Times New Roman" w:hAnsi="Times New Roman"/>
                  <w:sz w:val="24"/>
                  <w:szCs w:val="24"/>
                </w:rPr>
                <w:t>Tổng Dư nợ Home loan của KH tại ngày dữ liệu</w:t>
              </w:r>
            </w:ins>
          </w:p>
        </w:tc>
        <w:tc>
          <w:tcPr>
            <w:tcW w:w="1030" w:type="dxa"/>
            <w:tcPrChange w:id="9589" w:author="Phuong Truong Thi" w:date="2024-11-25T04:31:00Z">
              <w:tcPr>
                <w:tcW w:w="1070" w:type="dxa"/>
                <w:gridSpan w:val="2"/>
              </w:tcPr>
            </w:tcPrChange>
          </w:tcPr>
          <w:p w14:paraId="4DC47BB2" w14:textId="77777777" w:rsidR="00F868EA" w:rsidRDefault="00F868EA" w:rsidP="00817E47">
            <w:pPr>
              <w:spacing w:before="0" w:line="240" w:lineRule="auto"/>
              <w:contextualSpacing w:val="0"/>
              <w:jc w:val="center"/>
              <w:rPr>
                <w:ins w:id="9590" w:author="Phuong Truong Thi" w:date="2024-10-16T00:58:00Z"/>
                <w:rFonts w:ascii="Times New Roman" w:eastAsia="Times New Roman" w:hAnsi="Times New Roman"/>
                <w:sz w:val="24"/>
                <w:szCs w:val="24"/>
                <w:lang w:eastAsia="vi-VN"/>
              </w:rPr>
            </w:pPr>
            <w:ins w:id="9591" w:author="Phuong Truong Thi" w:date="2024-10-16T00:58:00Z">
              <w:r w:rsidRPr="00DB1C47">
                <w:rPr>
                  <w:rFonts w:ascii="Times New Roman" w:eastAsia="Times New Roman" w:hAnsi="Times New Roman"/>
                  <w:sz w:val="24"/>
                  <w:szCs w:val="24"/>
                  <w:lang w:val="vi-VN" w:eastAsia="vi-VN"/>
                </w:rPr>
                <w:t>CRM</w:t>
              </w:r>
            </w:ins>
          </w:p>
        </w:tc>
        <w:tc>
          <w:tcPr>
            <w:tcW w:w="1236" w:type="dxa"/>
            <w:tcPrChange w:id="9592" w:author="Phuong Truong Thi" w:date="2024-11-25T04:31:00Z">
              <w:tcPr>
                <w:tcW w:w="1236" w:type="dxa"/>
              </w:tcPr>
            </w:tcPrChange>
          </w:tcPr>
          <w:p w14:paraId="05CA2B8B" w14:textId="77777777" w:rsidR="00F868EA" w:rsidRPr="00AD0E1A" w:rsidRDefault="00F868EA" w:rsidP="00817E47">
            <w:pPr>
              <w:spacing w:before="0" w:line="240" w:lineRule="auto"/>
              <w:contextualSpacing w:val="0"/>
              <w:rPr>
                <w:ins w:id="9593" w:author="Phuong Truong Thi" w:date="2024-10-16T00:58:00Z"/>
                <w:rFonts w:ascii="Times New Roman" w:eastAsia="Times New Roman" w:hAnsi="Times New Roman"/>
                <w:sz w:val="24"/>
                <w:szCs w:val="24"/>
                <w:lang w:eastAsia="vi-VN"/>
              </w:rPr>
            </w:pPr>
            <w:ins w:id="9594"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595" w:author="Phuong Truong Thi" w:date="2024-11-25T04:31:00Z">
              <w:tcPr>
                <w:tcW w:w="1276" w:type="dxa"/>
                <w:shd w:val="clear" w:color="auto" w:fill="auto"/>
                <w:noWrap/>
                <w:vAlign w:val="center"/>
              </w:tcPr>
            </w:tcPrChange>
          </w:tcPr>
          <w:p w14:paraId="37F518BC" w14:textId="77777777" w:rsidR="00F868EA" w:rsidRPr="00AD0E1A" w:rsidRDefault="00F868EA" w:rsidP="00817E47">
            <w:pPr>
              <w:spacing w:before="0" w:line="240" w:lineRule="auto"/>
              <w:contextualSpacing w:val="0"/>
              <w:rPr>
                <w:ins w:id="9596" w:author="Phuong Truong Thi" w:date="2024-10-16T00:58:00Z"/>
                <w:rFonts w:ascii="Times New Roman" w:eastAsia="Times New Roman" w:hAnsi="Times New Roman"/>
                <w:sz w:val="24"/>
                <w:szCs w:val="24"/>
                <w:lang w:val="vi-VN" w:eastAsia="vi-VN"/>
              </w:rPr>
            </w:pPr>
          </w:p>
        </w:tc>
        <w:tc>
          <w:tcPr>
            <w:tcW w:w="992" w:type="dxa"/>
            <w:tcPrChange w:id="9597" w:author="Phuong Truong Thi" w:date="2024-11-25T04:31:00Z">
              <w:tcPr>
                <w:tcW w:w="992" w:type="dxa"/>
              </w:tcPr>
            </w:tcPrChange>
          </w:tcPr>
          <w:p w14:paraId="50C2C8B3" w14:textId="77777777" w:rsidR="00F868EA" w:rsidRPr="00AD0E1A" w:rsidRDefault="00F868EA" w:rsidP="00817E47">
            <w:pPr>
              <w:spacing w:before="0" w:line="240" w:lineRule="auto"/>
              <w:contextualSpacing w:val="0"/>
              <w:jc w:val="center"/>
              <w:rPr>
                <w:ins w:id="9598" w:author="Phuong Truong Thi" w:date="2024-10-16T00:58:00Z"/>
                <w:rFonts w:ascii="Times New Roman" w:eastAsia="Times New Roman" w:hAnsi="Times New Roman"/>
                <w:sz w:val="24"/>
                <w:szCs w:val="24"/>
                <w:lang w:val="vi-VN" w:eastAsia="vi-VN"/>
              </w:rPr>
            </w:pPr>
            <w:ins w:id="9599" w:author="Phuong Truong Thi" w:date="2024-10-16T00:58:00Z">
              <w:r w:rsidRPr="006A3207">
                <w:rPr>
                  <w:rFonts w:ascii="Times New Roman" w:eastAsia="Times New Roman" w:hAnsi="Times New Roman"/>
                  <w:sz w:val="24"/>
                  <w:szCs w:val="24"/>
                  <w:lang w:eastAsia="vi-VN"/>
                </w:rPr>
                <w:t>N</w:t>
              </w:r>
            </w:ins>
          </w:p>
        </w:tc>
      </w:tr>
      <w:tr w:rsidR="00F868EA" w:rsidRPr="00AD0E1A" w14:paraId="0EEA92CD" w14:textId="77777777" w:rsidTr="00975861">
        <w:trPr>
          <w:trHeight w:val="276"/>
          <w:ins w:id="9600" w:author="Phuong Truong Thi" w:date="2024-10-16T00:58:00Z"/>
          <w:trPrChange w:id="9601" w:author="Phuong Truong Thi" w:date="2024-11-25T04:31:00Z">
            <w:trPr>
              <w:trHeight w:val="276"/>
            </w:trPr>
          </w:trPrChange>
        </w:trPr>
        <w:tc>
          <w:tcPr>
            <w:tcW w:w="670" w:type="dxa"/>
            <w:shd w:val="clear" w:color="auto" w:fill="auto"/>
            <w:vAlign w:val="center"/>
            <w:tcPrChange w:id="9602" w:author="Phuong Truong Thi" w:date="2024-11-25T04:31:00Z">
              <w:tcPr>
                <w:tcW w:w="670" w:type="dxa"/>
                <w:shd w:val="clear" w:color="auto" w:fill="auto"/>
                <w:vAlign w:val="center"/>
              </w:tcPr>
            </w:tcPrChange>
          </w:tcPr>
          <w:p w14:paraId="4D00FFF0" w14:textId="77777777" w:rsidR="00F868EA" w:rsidRPr="00AD0E1A" w:rsidRDefault="00F868EA" w:rsidP="00817E47">
            <w:pPr>
              <w:pStyle w:val="ListParagraph"/>
              <w:numPr>
                <w:ilvl w:val="0"/>
                <w:numId w:val="62"/>
              </w:numPr>
              <w:spacing w:before="0" w:line="240" w:lineRule="auto"/>
              <w:contextualSpacing w:val="0"/>
              <w:jc w:val="left"/>
              <w:rPr>
                <w:ins w:id="9603" w:author="Phuong Truong Thi" w:date="2024-10-16T00:58:00Z"/>
                <w:rFonts w:eastAsia="Times New Roman"/>
                <w:szCs w:val="24"/>
                <w:lang w:val="vi-VN" w:eastAsia="vi-VN"/>
              </w:rPr>
            </w:pPr>
          </w:p>
        </w:tc>
        <w:tc>
          <w:tcPr>
            <w:tcW w:w="1735" w:type="dxa"/>
            <w:shd w:val="clear" w:color="auto" w:fill="auto"/>
            <w:vAlign w:val="center"/>
            <w:tcPrChange w:id="9604" w:author="Phuong Truong Thi" w:date="2024-11-25T04:31:00Z">
              <w:tcPr>
                <w:tcW w:w="1735" w:type="dxa"/>
                <w:shd w:val="clear" w:color="auto" w:fill="auto"/>
                <w:vAlign w:val="center"/>
              </w:tcPr>
            </w:tcPrChange>
          </w:tcPr>
          <w:p w14:paraId="3A6776E0" w14:textId="77777777" w:rsidR="00F868EA" w:rsidRPr="008E60BE" w:rsidRDefault="00F868EA" w:rsidP="00817E47">
            <w:pPr>
              <w:spacing w:before="0" w:line="240" w:lineRule="auto"/>
              <w:contextualSpacing w:val="0"/>
              <w:rPr>
                <w:ins w:id="9605" w:author="Phuong Truong Thi" w:date="2024-10-16T00:58:00Z"/>
                <w:rFonts w:ascii="Times New Roman" w:hAnsi="Times New Roman"/>
                <w:sz w:val="24"/>
                <w:szCs w:val="24"/>
              </w:rPr>
            </w:pPr>
            <w:ins w:id="9606" w:author="Phuong Truong Thi" w:date="2024-10-16T00:58:00Z">
              <w:r w:rsidRPr="008E60BE">
                <w:rPr>
                  <w:rFonts w:ascii="Times New Roman" w:hAnsi="Times New Roman"/>
                  <w:sz w:val="24"/>
                  <w:szCs w:val="24"/>
                </w:rPr>
                <w:t>Dư nợ Auto loan</w:t>
              </w:r>
            </w:ins>
          </w:p>
        </w:tc>
        <w:tc>
          <w:tcPr>
            <w:tcW w:w="2270" w:type="dxa"/>
            <w:vAlign w:val="center"/>
            <w:tcPrChange w:id="9607" w:author="Phuong Truong Thi" w:date="2024-11-25T04:31:00Z">
              <w:tcPr>
                <w:tcW w:w="2230" w:type="dxa"/>
                <w:vAlign w:val="center"/>
              </w:tcPr>
            </w:tcPrChange>
          </w:tcPr>
          <w:p w14:paraId="2E483D4D" w14:textId="77777777" w:rsidR="00F868EA" w:rsidRPr="00E25144" w:rsidRDefault="00F868EA" w:rsidP="00817E47">
            <w:pPr>
              <w:spacing w:before="0" w:line="240" w:lineRule="auto"/>
              <w:contextualSpacing w:val="0"/>
              <w:rPr>
                <w:ins w:id="9608" w:author="Phuong Truong Thi" w:date="2024-10-16T00:58:00Z"/>
                <w:rFonts w:ascii="Times New Roman" w:eastAsia="Times New Roman" w:hAnsi="Times New Roman"/>
                <w:sz w:val="24"/>
                <w:szCs w:val="24"/>
                <w:lang w:eastAsia="vi-VN"/>
              </w:rPr>
            </w:pPr>
            <w:ins w:id="9609" w:author="Phuong Truong Thi" w:date="2024-10-16T00:58:00Z">
              <w:r w:rsidRPr="00E25144">
                <w:rPr>
                  <w:rFonts w:ascii="Times New Roman" w:hAnsi="Times New Roman"/>
                  <w:sz w:val="24"/>
                  <w:szCs w:val="24"/>
                </w:rPr>
                <w:t>Tổng Dư nợ  Auto loan của KH tại ngày dữ liệu</w:t>
              </w:r>
            </w:ins>
          </w:p>
        </w:tc>
        <w:tc>
          <w:tcPr>
            <w:tcW w:w="1030" w:type="dxa"/>
            <w:tcPrChange w:id="9610" w:author="Phuong Truong Thi" w:date="2024-11-25T04:31:00Z">
              <w:tcPr>
                <w:tcW w:w="1070" w:type="dxa"/>
                <w:gridSpan w:val="2"/>
              </w:tcPr>
            </w:tcPrChange>
          </w:tcPr>
          <w:p w14:paraId="24648938" w14:textId="77777777" w:rsidR="00F868EA" w:rsidRDefault="00F868EA" w:rsidP="00817E47">
            <w:pPr>
              <w:spacing w:before="0" w:line="240" w:lineRule="auto"/>
              <w:contextualSpacing w:val="0"/>
              <w:jc w:val="center"/>
              <w:rPr>
                <w:ins w:id="9611" w:author="Phuong Truong Thi" w:date="2024-10-16T00:58:00Z"/>
                <w:rFonts w:ascii="Times New Roman" w:eastAsia="Times New Roman" w:hAnsi="Times New Roman"/>
                <w:sz w:val="24"/>
                <w:szCs w:val="24"/>
                <w:lang w:eastAsia="vi-VN"/>
              </w:rPr>
            </w:pPr>
            <w:ins w:id="9612" w:author="Phuong Truong Thi" w:date="2024-10-16T00:58:00Z">
              <w:r w:rsidRPr="00DB1C47">
                <w:rPr>
                  <w:rFonts w:ascii="Times New Roman" w:eastAsia="Times New Roman" w:hAnsi="Times New Roman"/>
                  <w:sz w:val="24"/>
                  <w:szCs w:val="24"/>
                  <w:lang w:val="vi-VN" w:eastAsia="vi-VN"/>
                </w:rPr>
                <w:t>CRM</w:t>
              </w:r>
            </w:ins>
          </w:p>
        </w:tc>
        <w:tc>
          <w:tcPr>
            <w:tcW w:w="1236" w:type="dxa"/>
            <w:tcPrChange w:id="9613" w:author="Phuong Truong Thi" w:date="2024-11-25T04:31:00Z">
              <w:tcPr>
                <w:tcW w:w="1236" w:type="dxa"/>
              </w:tcPr>
            </w:tcPrChange>
          </w:tcPr>
          <w:p w14:paraId="3FF0DF71" w14:textId="77777777" w:rsidR="00F868EA" w:rsidRPr="00AD0E1A" w:rsidRDefault="00F868EA" w:rsidP="00817E47">
            <w:pPr>
              <w:spacing w:before="0" w:line="240" w:lineRule="auto"/>
              <w:contextualSpacing w:val="0"/>
              <w:rPr>
                <w:ins w:id="9614" w:author="Phuong Truong Thi" w:date="2024-10-16T00:58:00Z"/>
                <w:rFonts w:ascii="Times New Roman" w:eastAsia="Times New Roman" w:hAnsi="Times New Roman"/>
                <w:sz w:val="24"/>
                <w:szCs w:val="24"/>
                <w:lang w:eastAsia="vi-VN"/>
              </w:rPr>
            </w:pPr>
            <w:ins w:id="9615"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616" w:author="Phuong Truong Thi" w:date="2024-11-25T04:31:00Z">
              <w:tcPr>
                <w:tcW w:w="1276" w:type="dxa"/>
                <w:shd w:val="clear" w:color="auto" w:fill="auto"/>
                <w:noWrap/>
                <w:vAlign w:val="center"/>
              </w:tcPr>
            </w:tcPrChange>
          </w:tcPr>
          <w:p w14:paraId="16B8D170" w14:textId="77777777" w:rsidR="00F868EA" w:rsidRPr="00AD0E1A" w:rsidRDefault="00F868EA" w:rsidP="00817E47">
            <w:pPr>
              <w:spacing w:before="0" w:line="240" w:lineRule="auto"/>
              <w:contextualSpacing w:val="0"/>
              <w:rPr>
                <w:ins w:id="9617" w:author="Phuong Truong Thi" w:date="2024-10-16T00:58:00Z"/>
                <w:rFonts w:ascii="Times New Roman" w:eastAsia="Times New Roman" w:hAnsi="Times New Roman"/>
                <w:sz w:val="24"/>
                <w:szCs w:val="24"/>
                <w:lang w:val="vi-VN" w:eastAsia="vi-VN"/>
              </w:rPr>
            </w:pPr>
          </w:p>
        </w:tc>
        <w:tc>
          <w:tcPr>
            <w:tcW w:w="992" w:type="dxa"/>
            <w:tcPrChange w:id="9618" w:author="Phuong Truong Thi" w:date="2024-11-25T04:31:00Z">
              <w:tcPr>
                <w:tcW w:w="992" w:type="dxa"/>
              </w:tcPr>
            </w:tcPrChange>
          </w:tcPr>
          <w:p w14:paraId="4B4771EE" w14:textId="77777777" w:rsidR="00F868EA" w:rsidRPr="00AD0E1A" w:rsidRDefault="00F868EA" w:rsidP="00817E47">
            <w:pPr>
              <w:spacing w:before="0" w:line="240" w:lineRule="auto"/>
              <w:contextualSpacing w:val="0"/>
              <w:jc w:val="center"/>
              <w:rPr>
                <w:ins w:id="9619" w:author="Phuong Truong Thi" w:date="2024-10-16T00:58:00Z"/>
                <w:rFonts w:ascii="Times New Roman" w:eastAsia="Times New Roman" w:hAnsi="Times New Roman"/>
                <w:sz w:val="24"/>
                <w:szCs w:val="24"/>
                <w:lang w:val="vi-VN" w:eastAsia="vi-VN"/>
              </w:rPr>
            </w:pPr>
            <w:ins w:id="9620" w:author="Phuong Truong Thi" w:date="2024-10-16T00:58:00Z">
              <w:r w:rsidRPr="006A3207">
                <w:rPr>
                  <w:rFonts w:ascii="Times New Roman" w:eastAsia="Times New Roman" w:hAnsi="Times New Roman"/>
                  <w:sz w:val="24"/>
                  <w:szCs w:val="24"/>
                  <w:lang w:eastAsia="vi-VN"/>
                </w:rPr>
                <w:t>N</w:t>
              </w:r>
            </w:ins>
          </w:p>
        </w:tc>
      </w:tr>
      <w:tr w:rsidR="00F868EA" w:rsidRPr="00AD0E1A" w14:paraId="36A10E3E" w14:textId="77777777" w:rsidTr="00975861">
        <w:trPr>
          <w:trHeight w:val="276"/>
          <w:ins w:id="9621" w:author="Phuong Truong Thi" w:date="2024-10-16T00:58:00Z"/>
          <w:trPrChange w:id="9622" w:author="Phuong Truong Thi" w:date="2024-11-25T04:31:00Z">
            <w:trPr>
              <w:trHeight w:val="276"/>
            </w:trPr>
          </w:trPrChange>
        </w:trPr>
        <w:tc>
          <w:tcPr>
            <w:tcW w:w="670" w:type="dxa"/>
            <w:shd w:val="clear" w:color="auto" w:fill="auto"/>
            <w:vAlign w:val="center"/>
            <w:tcPrChange w:id="9623" w:author="Phuong Truong Thi" w:date="2024-11-25T04:31:00Z">
              <w:tcPr>
                <w:tcW w:w="670" w:type="dxa"/>
                <w:shd w:val="clear" w:color="auto" w:fill="auto"/>
                <w:vAlign w:val="center"/>
              </w:tcPr>
            </w:tcPrChange>
          </w:tcPr>
          <w:p w14:paraId="580E860F" w14:textId="77777777" w:rsidR="00F868EA" w:rsidRPr="00AD0E1A" w:rsidRDefault="00F868EA" w:rsidP="00817E47">
            <w:pPr>
              <w:pStyle w:val="ListParagraph"/>
              <w:numPr>
                <w:ilvl w:val="0"/>
                <w:numId w:val="62"/>
              </w:numPr>
              <w:spacing w:before="0" w:line="240" w:lineRule="auto"/>
              <w:contextualSpacing w:val="0"/>
              <w:jc w:val="left"/>
              <w:rPr>
                <w:ins w:id="9624" w:author="Phuong Truong Thi" w:date="2024-10-16T00:58:00Z"/>
                <w:rFonts w:eastAsia="Times New Roman"/>
                <w:szCs w:val="24"/>
                <w:lang w:val="vi-VN" w:eastAsia="vi-VN"/>
              </w:rPr>
            </w:pPr>
          </w:p>
        </w:tc>
        <w:tc>
          <w:tcPr>
            <w:tcW w:w="1735" w:type="dxa"/>
            <w:shd w:val="clear" w:color="auto" w:fill="auto"/>
            <w:vAlign w:val="center"/>
            <w:tcPrChange w:id="9625" w:author="Phuong Truong Thi" w:date="2024-11-25T04:31:00Z">
              <w:tcPr>
                <w:tcW w:w="1735" w:type="dxa"/>
                <w:shd w:val="clear" w:color="auto" w:fill="auto"/>
                <w:vAlign w:val="center"/>
              </w:tcPr>
            </w:tcPrChange>
          </w:tcPr>
          <w:p w14:paraId="4039C125" w14:textId="77777777" w:rsidR="00F868EA" w:rsidRPr="008E60BE" w:rsidRDefault="00F868EA" w:rsidP="00817E47">
            <w:pPr>
              <w:spacing w:before="0" w:line="240" w:lineRule="auto"/>
              <w:contextualSpacing w:val="0"/>
              <w:rPr>
                <w:ins w:id="9626" w:author="Phuong Truong Thi" w:date="2024-10-16T00:58:00Z"/>
                <w:rFonts w:ascii="Times New Roman" w:hAnsi="Times New Roman"/>
                <w:sz w:val="24"/>
                <w:szCs w:val="24"/>
              </w:rPr>
            </w:pPr>
            <w:ins w:id="9627" w:author="Phuong Truong Thi" w:date="2024-10-16T00:58:00Z">
              <w:r w:rsidRPr="008E60BE">
                <w:rPr>
                  <w:rFonts w:ascii="Times New Roman" w:hAnsi="Times New Roman"/>
                  <w:sz w:val="24"/>
                  <w:szCs w:val="24"/>
                </w:rPr>
                <w:t>Dư nợ Bussiness loan</w:t>
              </w:r>
            </w:ins>
          </w:p>
        </w:tc>
        <w:tc>
          <w:tcPr>
            <w:tcW w:w="2270" w:type="dxa"/>
            <w:vAlign w:val="center"/>
            <w:tcPrChange w:id="9628" w:author="Phuong Truong Thi" w:date="2024-11-25T04:31:00Z">
              <w:tcPr>
                <w:tcW w:w="2230" w:type="dxa"/>
                <w:vAlign w:val="center"/>
              </w:tcPr>
            </w:tcPrChange>
          </w:tcPr>
          <w:p w14:paraId="02B37E2A" w14:textId="77777777" w:rsidR="00F868EA" w:rsidRPr="00E25144" w:rsidRDefault="00F868EA" w:rsidP="00817E47">
            <w:pPr>
              <w:spacing w:before="0" w:line="240" w:lineRule="auto"/>
              <w:contextualSpacing w:val="0"/>
              <w:rPr>
                <w:ins w:id="9629" w:author="Phuong Truong Thi" w:date="2024-10-16T00:58:00Z"/>
                <w:rFonts w:ascii="Times New Roman" w:eastAsia="Times New Roman" w:hAnsi="Times New Roman"/>
                <w:sz w:val="24"/>
                <w:szCs w:val="24"/>
                <w:lang w:eastAsia="vi-VN"/>
              </w:rPr>
            </w:pPr>
            <w:ins w:id="9630" w:author="Phuong Truong Thi" w:date="2024-10-16T00:58:00Z">
              <w:r w:rsidRPr="00E25144">
                <w:rPr>
                  <w:rFonts w:ascii="Times New Roman" w:hAnsi="Times New Roman"/>
                  <w:sz w:val="24"/>
                  <w:szCs w:val="24"/>
                </w:rPr>
                <w:t>Tổng Dư nợ Bussiness loan của KH tại ngày dữ liệu</w:t>
              </w:r>
            </w:ins>
          </w:p>
        </w:tc>
        <w:tc>
          <w:tcPr>
            <w:tcW w:w="1030" w:type="dxa"/>
            <w:tcPrChange w:id="9631" w:author="Phuong Truong Thi" w:date="2024-11-25T04:31:00Z">
              <w:tcPr>
                <w:tcW w:w="1070" w:type="dxa"/>
                <w:gridSpan w:val="2"/>
              </w:tcPr>
            </w:tcPrChange>
          </w:tcPr>
          <w:p w14:paraId="3AFBBCF1" w14:textId="77777777" w:rsidR="00F868EA" w:rsidRDefault="00F868EA" w:rsidP="00817E47">
            <w:pPr>
              <w:spacing w:before="0" w:line="240" w:lineRule="auto"/>
              <w:contextualSpacing w:val="0"/>
              <w:jc w:val="center"/>
              <w:rPr>
                <w:ins w:id="9632" w:author="Phuong Truong Thi" w:date="2024-10-16T00:58:00Z"/>
                <w:rFonts w:ascii="Times New Roman" w:eastAsia="Times New Roman" w:hAnsi="Times New Roman"/>
                <w:sz w:val="24"/>
                <w:szCs w:val="24"/>
                <w:lang w:eastAsia="vi-VN"/>
              </w:rPr>
            </w:pPr>
            <w:ins w:id="9633" w:author="Phuong Truong Thi" w:date="2024-10-16T00:58:00Z">
              <w:r w:rsidRPr="00BF42A8">
                <w:rPr>
                  <w:rFonts w:ascii="Times New Roman" w:eastAsia="Times New Roman" w:hAnsi="Times New Roman"/>
                  <w:sz w:val="24"/>
                  <w:szCs w:val="24"/>
                  <w:lang w:val="vi-VN" w:eastAsia="vi-VN"/>
                </w:rPr>
                <w:t>CRM</w:t>
              </w:r>
            </w:ins>
          </w:p>
        </w:tc>
        <w:tc>
          <w:tcPr>
            <w:tcW w:w="1236" w:type="dxa"/>
            <w:tcPrChange w:id="9634" w:author="Phuong Truong Thi" w:date="2024-11-25T04:31:00Z">
              <w:tcPr>
                <w:tcW w:w="1236" w:type="dxa"/>
              </w:tcPr>
            </w:tcPrChange>
          </w:tcPr>
          <w:p w14:paraId="668C3F6B" w14:textId="77777777" w:rsidR="00F868EA" w:rsidRPr="00AD0E1A" w:rsidRDefault="00F868EA" w:rsidP="00817E47">
            <w:pPr>
              <w:spacing w:before="0" w:line="240" w:lineRule="auto"/>
              <w:contextualSpacing w:val="0"/>
              <w:rPr>
                <w:ins w:id="9635" w:author="Phuong Truong Thi" w:date="2024-10-16T00:58:00Z"/>
                <w:rFonts w:ascii="Times New Roman" w:eastAsia="Times New Roman" w:hAnsi="Times New Roman"/>
                <w:sz w:val="24"/>
                <w:szCs w:val="24"/>
                <w:lang w:eastAsia="vi-VN"/>
              </w:rPr>
            </w:pPr>
            <w:ins w:id="9636"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637" w:author="Phuong Truong Thi" w:date="2024-11-25T04:31:00Z">
              <w:tcPr>
                <w:tcW w:w="1276" w:type="dxa"/>
                <w:shd w:val="clear" w:color="auto" w:fill="auto"/>
                <w:noWrap/>
                <w:vAlign w:val="center"/>
              </w:tcPr>
            </w:tcPrChange>
          </w:tcPr>
          <w:p w14:paraId="2D69E2DC" w14:textId="77777777" w:rsidR="00F868EA" w:rsidRPr="00AD0E1A" w:rsidRDefault="00F868EA" w:rsidP="00817E47">
            <w:pPr>
              <w:spacing w:before="0" w:line="240" w:lineRule="auto"/>
              <w:contextualSpacing w:val="0"/>
              <w:rPr>
                <w:ins w:id="9638" w:author="Phuong Truong Thi" w:date="2024-10-16T00:58:00Z"/>
                <w:rFonts w:ascii="Times New Roman" w:eastAsia="Times New Roman" w:hAnsi="Times New Roman"/>
                <w:sz w:val="24"/>
                <w:szCs w:val="24"/>
                <w:lang w:val="vi-VN" w:eastAsia="vi-VN"/>
              </w:rPr>
            </w:pPr>
          </w:p>
        </w:tc>
        <w:tc>
          <w:tcPr>
            <w:tcW w:w="992" w:type="dxa"/>
            <w:tcPrChange w:id="9639" w:author="Phuong Truong Thi" w:date="2024-11-25T04:31:00Z">
              <w:tcPr>
                <w:tcW w:w="992" w:type="dxa"/>
              </w:tcPr>
            </w:tcPrChange>
          </w:tcPr>
          <w:p w14:paraId="5230D67B" w14:textId="77777777" w:rsidR="00F868EA" w:rsidRPr="00AD0E1A" w:rsidRDefault="00F868EA" w:rsidP="00817E47">
            <w:pPr>
              <w:spacing w:before="0" w:line="240" w:lineRule="auto"/>
              <w:contextualSpacing w:val="0"/>
              <w:jc w:val="center"/>
              <w:rPr>
                <w:ins w:id="9640" w:author="Phuong Truong Thi" w:date="2024-10-16T00:58:00Z"/>
                <w:rFonts w:ascii="Times New Roman" w:eastAsia="Times New Roman" w:hAnsi="Times New Roman"/>
                <w:sz w:val="24"/>
                <w:szCs w:val="24"/>
                <w:lang w:val="vi-VN" w:eastAsia="vi-VN"/>
              </w:rPr>
            </w:pPr>
            <w:ins w:id="9641" w:author="Phuong Truong Thi" w:date="2024-10-16T00:58:00Z">
              <w:r w:rsidRPr="006A3207">
                <w:rPr>
                  <w:rFonts w:ascii="Times New Roman" w:eastAsia="Times New Roman" w:hAnsi="Times New Roman"/>
                  <w:sz w:val="24"/>
                  <w:szCs w:val="24"/>
                  <w:lang w:eastAsia="vi-VN"/>
                </w:rPr>
                <w:t>N</w:t>
              </w:r>
            </w:ins>
          </w:p>
        </w:tc>
      </w:tr>
      <w:tr w:rsidR="00F868EA" w:rsidRPr="00AD0E1A" w14:paraId="79683B3D" w14:textId="77777777" w:rsidTr="00975861">
        <w:trPr>
          <w:trHeight w:val="276"/>
          <w:ins w:id="9642" w:author="Phuong Truong Thi" w:date="2024-10-16T00:58:00Z"/>
          <w:trPrChange w:id="9643" w:author="Phuong Truong Thi" w:date="2024-11-25T04:31:00Z">
            <w:trPr>
              <w:trHeight w:val="276"/>
            </w:trPr>
          </w:trPrChange>
        </w:trPr>
        <w:tc>
          <w:tcPr>
            <w:tcW w:w="670" w:type="dxa"/>
            <w:shd w:val="clear" w:color="auto" w:fill="auto"/>
            <w:vAlign w:val="center"/>
            <w:tcPrChange w:id="9644" w:author="Phuong Truong Thi" w:date="2024-11-25T04:31:00Z">
              <w:tcPr>
                <w:tcW w:w="670" w:type="dxa"/>
                <w:shd w:val="clear" w:color="auto" w:fill="auto"/>
                <w:vAlign w:val="center"/>
              </w:tcPr>
            </w:tcPrChange>
          </w:tcPr>
          <w:p w14:paraId="5BAC2708" w14:textId="77777777" w:rsidR="00F868EA" w:rsidRPr="00AD0E1A" w:rsidRDefault="00F868EA" w:rsidP="00817E47">
            <w:pPr>
              <w:pStyle w:val="ListParagraph"/>
              <w:numPr>
                <w:ilvl w:val="0"/>
                <w:numId w:val="62"/>
              </w:numPr>
              <w:spacing w:before="0" w:line="240" w:lineRule="auto"/>
              <w:contextualSpacing w:val="0"/>
              <w:jc w:val="left"/>
              <w:rPr>
                <w:ins w:id="9645" w:author="Phuong Truong Thi" w:date="2024-10-16T00:58:00Z"/>
                <w:rFonts w:eastAsia="Times New Roman"/>
                <w:szCs w:val="24"/>
                <w:lang w:val="vi-VN" w:eastAsia="vi-VN"/>
              </w:rPr>
            </w:pPr>
          </w:p>
        </w:tc>
        <w:tc>
          <w:tcPr>
            <w:tcW w:w="1735" w:type="dxa"/>
            <w:shd w:val="clear" w:color="auto" w:fill="auto"/>
            <w:vAlign w:val="center"/>
            <w:tcPrChange w:id="9646" w:author="Phuong Truong Thi" w:date="2024-11-25T04:31:00Z">
              <w:tcPr>
                <w:tcW w:w="1735" w:type="dxa"/>
                <w:shd w:val="clear" w:color="auto" w:fill="auto"/>
                <w:vAlign w:val="center"/>
              </w:tcPr>
            </w:tcPrChange>
          </w:tcPr>
          <w:p w14:paraId="766234D2" w14:textId="77777777" w:rsidR="00F868EA" w:rsidRPr="008E60BE" w:rsidRDefault="00F868EA" w:rsidP="00817E47">
            <w:pPr>
              <w:spacing w:before="0" w:line="240" w:lineRule="auto"/>
              <w:contextualSpacing w:val="0"/>
              <w:rPr>
                <w:ins w:id="9647" w:author="Phuong Truong Thi" w:date="2024-10-16T00:58:00Z"/>
                <w:rFonts w:ascii="Times New Roman" w:hAnsi="Times New Roman"/>
                <w:sz w:val="24"/>
                <w:szCs w:val="24"/>
              </w:rPr>
            </w:pPr>
            <w:ins w:id="9648" w:author="Phuong Truong Thi" w:date="2024-10-16T00:58:00Z">
              <w:r w:rsidRPr="008E60BE">
                <w:rPr>
                  <w:rFonts w:ascii="Times New Roman" w:hAnsi="Times New Roman"/>
                  <w:sz w:val="24"/>
                  <w:szCs w:val="24"/>
                </w:rPr>
                <w:t>Dư nợ Consumption loan</w:t>
              </w:r>
            </w:ins>
          </w:p>
        </w:tc>
        <w:tc>
          <w:tcPr>
            <w:tcW w:w="2270" w:type="dxa"/>
            <w:vAlign w:val="center"/>
            <w:tcPrChange w:id="9649" w:author="Phuong Truong Thi" w:date="2024-11-25T04:31:00Z">
              <w:tcPr>
                <w:tcW w:w="2230" w:type="dxa"/>
                <w:vAlign w:val="center"/>
              </w:tcPr>
            </w:tcPrChange>
          </w:tcPr>
          <w:p w14:paraId="3091511B" w14:textId="77777777" w:rsidR="00F868EA" w:rsidRPr="00E25144" w:rsidRDefault="00F868EA" w:rsidP="00817E47">
            <w:pPr>
              <w:spacing w:before="0" w:line="240" w:lineRule="auto"/>
              <w:contextualSpacing w:val="0"/>
              <w:rPr>
                <w:ins w:id="9650" w:author="Phuong Truong Thi" w:date="2024-10-16T00:58:00Z"/>
                <w:rFonts w:ascii="Times New Roman" w:eastAsia="Times New Roman" w:hAnsi="Times New Roman"/>
                <w:sz w:val="24"/>
                <w:szCs w:val="24"/>
                <w:lang w:eastAsia="vi-VN"/>
              </w:rPr>
            </w:pPr>
            <w:ins w:id="9651" w:author="Phuong Truong Thi" w:date="2024-10-16T00:58:00Z">
              <w:r w:rsidRPr="00E25144">
                <w:rPr>
                  <w:rFonts w:ascii="Times New Roman" w:hAnsi="Times New Roman"/>
                  <w:sz w:val="24"/>
                  <w:szCs w:val="24"/>
                </w:rPr>
                <w:t>Tổng Dư nợ Consumption loan của KH tại ngày dữ liệu</w:t>
              </w:r>
            </w:ins>
          </w:p>
        </w:tc>
        <w:tc>
          <w:tcPr>
            <w:tcW w:w="1030" w:type="dxa"/>
            <w:tcPrChange w:id="9652" w:author="Phuong Truong Thi" w:date="2024-11-25T04:31:00Z">
              <w:tcPr>
                <w:tcW w:w="1070" w:type="dxa"/>
                <w:gridSpan w:val="2"/>
              </w:tcPr>
            </w:tcPrChange>
          </w:tcPr>
          <w:p w14:paraId="51E1332D" w14:textId="77777777" w:rsidR="00F868EA" w:rsidRDefault="00F868EA" w:rsidP="00817E47">
            <w:pPr>
              <w:spacing w:before="0" w:line="240" w:lineRule="auto"/>
              <w:contextualSpacing w:val="0"/>
              <w:jc w:val="center"/>
              <w:rPr>
                <w:ins w:id="9653" w:author="Phuong Truong Thi" w:date="2024-10-16T00:58:00Z"/>
                <w:rFonts w:ascii="Times New Roman" w:eastAsia="Times New Roman" w:hAnsi="Times New Roman"/>
                <w:sz w:val="24"/>
                <w:szCs w:val="24"/>
                <w:lang w:eastAsia="vi-VN"/>
              </w:rPr>
            </w:pPr>
            <w:ins w:id="9654" w:author="Phuong Truong Thi" w:date="2024-10-16T00:58:00Z">
              <w:r w:rsidRPr="00BF42A8">
                <w:rPr>
                  <w:rFonts w:ascii="Times New Roman" w:eastAsia="Times New Roman" w:hAnsi="Times New Roman"/>
                  <w:sz w:val="24"/>
                  <w:szCs w:val="24"/>
                  <w:lang w:val="vi-VN" w:eastAsia="vi-VN"/>
                </w:rPr>
                <w:t>CRM</w:t>
              </w:r>
            </w:ins>
          </w:p>
        </w:tc>
        <w:tc>
          <w:tcPr>
            <w:tcW w:w="1236" w:type="dxa"/>
            <w:tcPrChange w:id="9655" w:author="Phuong Truong Thi" w:date="2024-11-25T04:31:00Z">
              <w:tcPr>
                <w:tcW w:w="1236" w:type="dxa"/>
              </w:tcPr>
            </w:tcPrChange>
          </w:tcPr>
          <w:p w14:paraId="4775324B" w14:textId="77777777" w:rsidR="00F868EA" w:rsidRPr="00AD0E1A" w:rsidRDefault="00F868EA" w:rsidP="00817E47">
            <w:pPr>
              <w:spacing w:before="0" w:line="240" w:lineRule="auto"/>
              <w:contextualSpacing w:val="0"/>
              <w:rPr>
                <w:ins w:id="9656" w:author="Phuong Truong Thi" w:date="2024-10-16T00:58:00Z"/>
                <w:rFonts w:ascii="Times New Roman" w:eastAsia="Times New Roman" w:hAnsi="Times New Roman"/>
                <w:sz w:val="24"/>
                <w:szCs w:val="24"/>
                <w:lang w:eastAsia="vi-VN"/>
              </w:rPr>
            </w:pPr>
            <w:ins w:id="9657"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658" w:author="Phuong Truong Thi" w:date="2024-11-25T04:31:00Z">
              <w:tcPr>
                <w:tcW w:w="1276" w:type="dxa"/>
                <w:shd w:val="clear" w:color="auto" w:fill="auto"/>
                <w:noWrap/>
                <w:vAlign w:val="center"/>
              </w:tcPr>
            </w:tcPrChange>
          </w:tcPr>
          <w:p w14:paraId="76174521" w14:textId="77777777" w:rsidR="00F868EA" w:rsidRPr="00AD0E1A" w:rsidRDefault="00F868EA" w:rsidP="00817E47">
            <w:pPr>
              <w:spacing w:before="0" w:line="240" w:lineRule="auto"/>
              <w:contextualSpacing w:val="0"/>
              <w:rPr>
                <w:ins w:id="9659" w:author="Phuong Truong Thi" w:date="2024-10-16T00:58:00Z"/>
                <w:rFonts w:ascii="Times New Roman" w:eastAsia="Times New Roman" w:hAnsi="Times New Roman"/>
                <w:sz w:val="24"/>
                <w:szCs w:val="24"/>
                <w:lang w:val="vi-VN" w:eastAsia="vi-VN"/>
              </w:rPr>
            </w:pPr>
          </w:p>
        </w:tc>
        <w:tc>
          <w:tcPr>
            <w:tcW w:w="992" w:type="dxa"/>
            <w:tcPrChange w:id="9660" w:author="Phuong Truong Thi" w:date="2024-11-25T04:31:00Z">
              <w:tcPr>
                <w:tcW w:w="992" w:type="dxa"/>
              </w:tcPr>
            </w:tcPrChange>
          </w:tcPr>
          <w:p w14:paraId="75C3F3AD" w14:textId="77777777" w:rsidR="00F868EA" w:rsidRPr="00AD0E1A" w:rsidRDefault="00F868EA" w:rsidP="00817E47">
            <w:pPr>
              <w:spacing w:before="0" w:line="240" w:lineRule="auto"/>
              <w:contextualSpacing w:val="0"/>
              <w:jc w:val="center"/>
              <w:rPr>
                <w:ins w:id="9661" w:author="Phuong Truong Thi" w:date="2024-10-16T00:58:00Z"/>
                <w:rFonts w:ascii="Times New Roman" w:eastAsia="Times New Roman" w:hAnsi="Times New Roman"/>
                <w:sz w:val="24"/>
                <w:szCs w:val="24"/>
                <w:lang w:val="vi-VN" w:eastAsia="vi-VN"/>
              </w:rPr>
            </w:pPr>
            <w:ins w:id="9662" w:author="Phuong Truong Thi" w:date="2024-10-16T00:58:00Z">
              <w:r w:rsidRPr="006A3207">
                <w:rPr>
                  <w:rFonts w:ascii="Times New Roman" w:eastAsia="Times New Roman" w:hAnsi="Times New Roman"/>
                  <w:sz w:val="24"/>
                  <w:szCs w:val="24"/>
                  <w:lang w:eastAsia="vi-VN"/>
                </w:rPr>
                <w:t>N</w:t>
              </w:r>
            </w:ins>
          </w:p>
        </w:tc>
      </w:tr>
      <w:tr w:rsidR="00F868EA" w:rsidRPr="00AD0E1A" w14:paraId="48FE1245" w14:textId="77777777" w:rsidTr="00975861">
        <w:trPr>
          <w:trHeight w:val="276"/>
          <w:ins w:id="9663" w:author="Phuong Truong Thi" w:date="2024-10-16T00:58:00Z"/>
          <w:trPrChange w:id="9664" w:author="Phuong Truong Thi" w:date="2024-11-25T04:31:00Z">
            <w:trPr>
              <w:trHeight w:val="276"/>
            </w:trPr>
          </w:trPrChange>
        </w:trPr>
        <w:tc>
          <w:tcPr>
            <w:tcW w:w="670" w:type="dxa"/>
            <w:shd w:val="clear" w:color="auto" w:fill="auto"/>
            <w:vAlign w:val="center"/>
            <w:tcPrChange w:id="9665" w:author="Phuong Truong Thi" w:date="2024-11-25T04:31:00Z">
              <w:tcPr>
                <w:tcW w:w="670" w:type="dxa"/>
                <w:shd w:val="clear" w:color="auto" w:fill="auto"/>
                <w:vAlign w:val="center"/>
              </w:tcPr>
            </w:tcPrChange>
          </w:tcPr>
          <w:p w14:paraId="2EB59C0E" w14:textId="77777777" w:rsidR="00F868EA" w:rsidRPr="00AD0E1A" w:rsidRDefault="00F868EA" w:rsidP="00817E47">
            <w:pPr>
              <w:pStyle w:val="ListParagraph"/>
              <w:numPr>
                <w:ilvl w:val="0"/>
                <w:numId w:val="62"/>
              </w:numPr>
              <w:spacing w:before="0" w:line="240" w:lineRule="auto"/>
              <w:contextualSpacing w:val="0"/>
              <w:jc w:val="left"/>
              <w:rPr>
                <w:ins w:id="9666" w:author="Phuong Truong Thi" w:date="2024-10-16T00:58:00Z"/>
                <w:rFonts w:eastAsia="Times New Roman"/>
                <w:szCs w:val="24"/>
                <w:lang w:val="vi-VN" w:eastAsia="vi-VN"/>
              </w:rPr>
            </w:pPr>
          </w:p>
        </w:tc>
        <w:tc>
          <w:tcPr>
            <w:tcW w:w="1735" w:type="dxa"/>
            <w:shd w:val="clear" w:color="auto" w:fill="auto"/>
            <w:vAlign w:val="center"/>
            <w:tcPrChange w:id="9667" w:author="Phuong Truong Thi" w:date="2024-11-25T04:31:00Z">
              <w:tcPr>
                <w:tcW w:w="1735" w:type="dxa"/>
                <w:shd w:val="clear" w:color="auto" w:fill="auto"/>
                <w:vAlign w:val="center"/>
              </w:tcPr>
            </w:tcPrChange>
          </w:tcPr>
          <w:p w14:paraId="08309989" w14:textId="77777777" w:rsidR="00F868EA" w:rsidRPr="008E60BE" w:rsidRDefault="00F868EA" w:rsidP="00817E47">
            <w:pPr>
              <w:spacing w:before="0" w:line="240" w:lineRule="auto"/>
              <w:contextualSpacing w:val="0"/>
              <w:rPr>
                <w:ins w:id="9668" w:author="Phuong Truong Thi" w:date="2024-10-16T00:58:00Z"/>
                <w:rFonts w:ascii="Times New Roman" w:hAnsi="Times New Roman"/>
                <w:sz w:val="24"/>
                <w:szCs w:val="24"/>
              </w:rPr>
            </w:pPr>
            <w:ins w:id="9669" w:author="Phuong Truong Thi" w:date="2024-10-16T00:58:00Z">
              <w:r w:rsidRPr="008E60BE">
                <w:rPr>
                  <w:rFonts w:ascii="Times New Roman" w:hAnsi="Times New Roman"/>
                  <w:sz w:val="24"/>
                  <w:szCs w:val="24"/>
                </w:rPr>
                <w:t>Dư nợ Passbook</w:t>
              </w:r>
            </w:ins>
          </w:p>
        </w:tc>
        <w:tc>
          <w:tcPr>
            <w:tcW w:w="2270" w:type="dxa"/>
            <w:vAlign w:val="center"/>
            <w:tcPrChange w:id="9670" w:author="Phuong Truong Thi" w:date="2024-11-25T04:31:00Z">
              <w:tcPr>
                <w:tcW w:w="2230" w:type="dxa"/>
                <w:vAlign w:val="center"/>
              </w:tcPr>
            </w:tcPrChange>
          </w:tcPr>
          <w:p w14:paraId="4B7EC515" w14:textId="77777777" w:rsidR="00F868EA" w:rsidRPr="00E25144" w:rsidRDefault="00F868EA" w:rsidP="00817E47">
            <w:pPr>
              <w:spacing w:before="0" w:line="240" w:lineRule="auto"/>
              <w:contextualSpacing w:val="0"/>
              <w:rPr>
                <w:ins w:id="9671" w:author="Phuong Truong Thi" w:date="2024-10-16T00:58:00Z"/>
                <w:rFonts w:ascii="Times New Roman" w:eastAsia="Times New Roman" w:hAnsi="Times New Roman"/>
                <w:sz w:val="24"/>
                <w:szCs w:val="24"/>
                <w:lang w:eastAsia="vi-VN"/>
              </w:rPr>
            </w:pPr>
            <w:ins w:id="9672" w:author="Phuong Truong Thi" w:date="2024-10-16T00:58:00Z">
              <w:r w:rsidRPr="00E25144">
                <w:rPr>
                  <w:rFonts w:ascii="Times New Roman" w:hAnsi="Times New Roman"/>
                  <w:sz w:val="24"/>
                  <w:szCs w:val="24"/>
                </w:rPr>
                <w:t>Tổng Dư nợ Dư nợ Passbook của KH tại ngày dữ liệu</w:t>
              </w:r>
            </w:ins>
          </w:p>
        </w:tc>
        <w:tc>
          <w:tcPr>
            <w:tcW w:w="1030" w:type="dxa"/>
            <w:tcPrChange w:id="9673" w:author="Phuong Truong Thi" w:date="2024-11-25T04:31:00Z">
              <w:tcPr>
                <w:tcW w:w="1070" w:type="dxa"/>
                <w:gridSpan w:val="2"/>
              </w:tcPr>
            </w:tcPrChange>
          </w:tcPr>
          <w:p w14:paraId="595B85D4" w14:textId="77777777" w:rsidR="00F868EA" w:rsidRDefault="00F868EA" w:rsidP="00817E47">
            <w:pPr>
              <w:spacing w:before="0" w:line="240" w:lineRule="auto"/>
              <w:contextualSpacing w:val="0"/>
              <w:jc w:val="center"/>
              <w:rPr>
                <w:ins w:id="9674" w:author="Phuong Truong Thi" w:date="2024-10-16T00:58:00Z"/>
                <w:rFonts w:ascii="Times New Roman" w:eastAsia="Times New Roman" w:hAnsi="Times New Roman"/>
                <w:sz w:val="24"/>
                <w:szCs w:val="24"/>
                <w:lang w:eastAsia="vi-VN"/>
              </w:rPr>
            </w:pPr>
            <w:ins w:id="9675" w:author="Phuong Truong Thi" w:date="2024-10-16T00:58:00Z">
              <w:r w:rsidRPr="00BF42A8">
                <w:rPr>
                  <w:rFonts w:ascii="Times New Roman" w:eastAsia="Times New Roman" w:hAnsi="Times New Roman"/>
                  <w:sz w:val="24"/>
                  <w:szCs w:val="24"/>
                  <w:lang w:val="vi-VN" w:eastAsia="vi-VN"/>
                </w:rPr>
                <w:t>CRM</w:t>
              </w:r>
            </w:ins>
          </w:p>
        </w:tc>
        <w:tc>
          <w:tcPr>
            <w:tcW w:w="1236" w:type="dxa"/>
            <w:tcPrChange w:id="9676" w:author="Phuong Truong Thi" w:date="2024-11-25T04:31:00Z">
              <w:tcPr>
                <w:tcW w:w="1236" w:type="dxa"/>
              </w:tcPr>
            </w:tcPrChange>
          </w:tcPr>
          <w:p w14:paraId="2729EFA2" w14:textId="77777777" w:rsidR="00F868EA" w:rsidRPr="00AD0E1A" w:rsidRDefault="00F868EA" w:rsidP="00817E47">
            <w:pPr>
              <w:spacing w:before="0" w:line="240" w:lineRule="auto"/>
              <w:contextualSpacing w:val="0"/>
              <w:rPr>
                <w:ins w:id="9677" w:author="Phuong Truong Thi" w:date="2024-10-16T00:58:00Z"/>
                <w:rFonts w:ascii="Times New Roman" w:eastAsia="Times New Roman" w:hAnsi="Times New Roman"/>
                <w:sz w:val="24"/>
                <w:szCs w:val="24"/>
                <w:lang w:eastAsia="vi-VN"/>
              </w:rPr>
            </w:pPr>
            <w:ins w:id="9678" w:author="Phuong Truong Thi" w:date="2024-10-16T00:58:00Z">
              <w:r>
                <w:rPr>
                  <w:rFonts w:ascii="Times New Roman" w:eastAsia="Times New Roman" w:hAnsi="Times New Roman"/>
                  <w:sz w:val="24"/>
                  <w:szCs w:val="24"/>
                  <w:lang w:eastAsia="vi-VN"/>
                </w:rPr>
                <w:t>Currency</w:t>
              </w:r>
              <w:r w:rsidDel="000E4E67">
                <w:rPr>
                  <w:rFonts w:ascii="Times New Roman" w:eastAsia="Times New Roman" w:hAnsi="Times New Roman"/>
                  <w:sz w:val="24"/>
                  <w:szCs w:val="24"/>
                  <w:lang w:eastAsia="vi-VN"/>
                </w:rPr>
                <w:t xml:space="preserve"> </w:t>
              </w:r>
            </w:ins>
          </w:p>
        </w:tc>
        <w:tc>
          <w:tcPr>
            <w:tcW w:w="1276" w:type="dxa"/>
            <w:shd w:val="clear" w:color="auto" w:fill="auto"/>
            <w:noWrap/>
            <w:vAlign w:val="center"/>
            <w:tcPrChange w:id="9679" w:author="Phuong Truong Thi" w:date="2024-11-25T04:31:00Z">
              <w:tcPr>
                <w:tcW w:w="1276" w:type="dxa"/>
                <w:shd w:val="clear" w:color="auto" w:fill="auto"/>
                <w:noWrap/>
                <w:vAlign w:val="center"/>
              </w:tcPr>
            </w:tcPrChange>
          </w:tcPr>
          <w:p w14:paraId="0EDAD69F" w14:textId="77777777" w:rsidR="00F868EA" w:rsidRPr="00AD0E1A" w:rsidRDefault="00F868EA" w:rsidP="00817E47">
            <w:pPr>
              <w:spacing w:before="0" w:line="240" w:lineRule="auto"/>
              <w:contextualSpacing w:val="0"/>
              <w:rPr>
                <w:ins w:id="9680" w:author="Phuong Truong Thi" w:date="2024-10-16T00:58:00Z"/>
                <w:rFonts w:ascii="Times New Roman" w:eastAsia="Times New Roman" w:hAnsi="Times New Roman"/>
                <w:sz w:val="24"/>
                <w:szCs w:val="24"/>
                <w:lang w:val="vi-VN" w:eastAsia="vi-VN"/>
              </w:rPr>
            </w:pPr>
          </w:p>
        </w:tc>
        <w:tc>
          <w:tcPr>
            <w:tcW w:w="992" w:type="dxa"/>
            <w:tcPrChange w:id="9681" w:author="Phuong Truong Thi" w:date="2024-11-25T04:31:00Z">
              <w:tcPr>
                <w:tcW w:w="992" w:type="dxa"/>
              </w:tcPr>
            </w:tcPrChange>
          </w:tcPr>
          <w:p w14:paraId="7C685126" w14:textId="77777777" w:rsidR="00F868EA" w:rsidRPr="00AD0E1A" w:rsidRDefault="00F868EA" w:rsidP="00817E47">
            <w:pPr>
              <w:spacing w:before="0" w:line="240" w:lineRule="auto"/>
              <w:contextualSpacing w:val="0"/>
              <w:jc w:val="center"/>
              <w:rPr>
                <w:ins w:id="9682" w:author="Phuong Truong Thi" w:date="2024-10-16T00:58:00Z"/>
                <w:rFonts w:ascii="Times New Roman" w:eastAsia="Times New Roman" w:hAnsi="Times New Roman"/>
                <w:sz w:val="24"/>
                <w:szCs w:val="24"/>
                <w:lang w:val="vi-VN" w:eastAsia="vi-VN"/>
              </w:rPr>
            </w:pPr>
            <w:ins w:id="9683" w:author="Phuong Truong Thi" w:date="2024-10-16T00:58:00Z">
              <w:r w:rsidRPr="006A3207">
                <w:rPr>
                  <w:rFonts w:ascii="Times New Roman" w:eastAsia="Times New Roman" w:hAnsi="Times New Roman"/>
                  <w:sz w:val="24"/>
                  <w:szCs w:val="24"/>
                  <w:lang w:eastAsia="vi-VN"/>
                </w:rPr>
                <w:t>N</w:t>
              </w:r>
            </w:ins>
          </w:p>
        </w:tc>
      </w:tr>
      <w:tr w:rsidR="00F868EA" w:rsidRPr="001859AE" w14:paraId="2F9C8E10" w14:textId="77777777" w:rsidTr="00CF6901">
        <w:trPr>
          <w:trHeight w:val="276"/>
          <w:ins w:id="9684" w:author="Phuong Truong Thi" w:date="2024-10-16T00:58:00Z"/>
        </w:trPr>
        <w:tc>
          <w:tcPr>
            <w:tcW w:w="9209" w:type="dxa"/>
            <w:gridSpan w:val="7"/>
          </w:tcPr>
          <w:p w14:paraId="33FDEDE7" w14:textId="77777777" w:rsidR="00F868EA" w:rsidRPr="00B66378" w:rsidRDefault="00F868EA" w:rsidP="00817E47">
            <w:pPr>
              <w:spacing w:before="0" w:line="240" w:lineRule="auto"/>
              <w:contextualSpacing w:val="0"/>
              <w:jc w:val="left"/>
              <w:rPr>
                <w:ins w:id="9685" w:author="Phuong Truong Thi" w:date="2024-10-16T00:58:00Z"/>
                <w:rFonts w:ascii="Times New Roman" w:eastAsia="Times New Roman" w:hAnsi="Times New Roman"/>
                <w:sz w:val="24"/>
                <w:szCs w:val="24"/>
                <w:lang w:val="vi-VN" w:eastAsia="vi-VN"/>
              </w:rPr>
            </w:pPr>
            <w:ins w:id="9686" w:author="Phuong Truong Thi" w:date="2024-10-16T00:58:00Z">
              <w:r w:rsidRPr="008E60BE">
                <w:rPr>
                  <w:rFonts w:ascii="Times New Roman" w:eastAsia="Times New Roman" w:hAnsi="Times New Roman"/>
                  <w:sz w:val="24"/>
                  <w:szCs w:val="24"/>
                  <w:lang w:val="vi-VN" w:eastAsia="vi-VN"/>
                </w:rPr>
                <w:t>Xếp hạng khách hàng tiềm năng EDA</w:t>
              </w:r>
            </w:ins>
          </w:p>
        </w:tc>
      </w:tr>
      <w:tr w:rsidR="00F868EA" w:rsidRPr="00AD0E1A" w14:paraId="5E072DB5" w14:textId="77777777" w:rsidTr="00975861">
        <w:trPr>
          <w:trHeight w:val="276"/>
          <w:ins w:id="9687" w:author="Phuong Truong Thi" w:date="2024-10-16T00:58:00Z"/>
          <w:trPrChange w:id="9688" w:author="Phuong Truong Thi" w:date="2024-11-25T04:31:00Z">
            <w:trPr>
              <w:trHeight w:val="276"/>
            </w:trPr>
          </w:trPrChange>
        </w:trPr>
        <w:tc>
          <w:tcPr>
            <w:tcW w:w="670" w:type="dxa"/>
            <w:shd w:val="clear" w:color="auto" w:fill="auto"/>
            <w:vAlign w:val="center"/>
            <w:tcPrChange w:id="9689" w:author="Phuong Truong Thi" w:date="2024-11-25T04:31:00Z">
              <w:tcPr>
                <w:tcW w:w="670" w:type="dxa"/>
                <w:shd w:val="clear" w:color="auto" w:fill="auto"/>
                <w:vAlign w:val="center"/>
              </w:tcPr>
            </w:tcPrChange>
          </w:tcPr>
          <w:p w14:paraId="2402B8CE" w14:textId="77777777" w:rsidR="00F868EA" w:rsidRPr="00AD0E1A" w:rsidRDefault="00F868EA" w:rsidP="00817E47">
            <w:pPr>
              <w:pStyle w:val="ListParagraph"/>
              <w:numPr>
                <w:ilvl w:val="0"/>
                <w:numId w:val="62"/>
              </w:numPr>
              <w:spacing w:before="0" w:line="240" w:lineRule="auto"/>
              <w:contextualSpacing w:val="0"/>
              <w:jc w:val="left"/>
              <w:rPr>
                <w:ins w:id="9690" w:author="Phuong Truong Thi" w:date="2024-10-16T00:58:00Z"/>
                <w:rFonts w:eastAsia="Times New Roman"/>
                <w:szCs w:val="24"/>
                <w:lang w:val="vi-VN" w:eastAsia="vi-VN"/>
              </w:rPr>
            </w:pPr>
          </w:p>
        </w:tc>
        <w:tc>
          <w:tcPr>
            <w:tcW w:w="1735" w:type="dxa"/>
            <w:shd w:val="clear" w:color="auto" w:fill="auto"/>
            <w:vAlign w:val="center"/>
            <w:tcPrChange w:id="9691" w:author="Phuong Truong Thi" w:date="2024-11-25T04:31:00Z">
              <w:tcPr>
                <w:tcW w:w="1735" w:type="dxa"/>
                <w:shd w:val="clear" w:color="auto" w:fill="auto"/>
                <w:vAlign w:val="center"/>
              </w:tcPr>
            </w:tcPrChange>
          </w:tcPr>
          <w:p w14:paraId="17788B22" w14:textId="77777777" w:rsidR="00F868EA" w:rsidRPr="008E60BE" w:rsidRDefault="00F868EA" w:rsidP="00817E47">
            <w:pPr>
              <w:spacing w:before="0" w:line="240" w:lineRule="auto"/>
              <w:contextualSpacing w:val="0"/>
              <w:rPr>
                <w:ins w:id="9692" w:author="Phuong Truong Thi" w:date="2024-10-16T00:58:00Z"/>
                <w:rFonts w:ascii="Times New Roman" w:hAnsi="Times New Roman"/>
                <w:sz w:val="24"/>
                <w:szCs w:val="24"/>
              </w:rPr>
            </w:pPr>
            <w:ins w:id="9693" w:author="Phuong Truong Thi" w:date="2024-10-16T00:58:00Z">
              <w:r w:rsidRPr="008E60BE">
                <w:rPr>
                  <w:rFonts w:ascii="Times New Roman" w:hAnsi="Times New Roman"/>
                  <w:sz w:val="24"/>
                  <w:szCs w:val="24"/>
                </w:rPr>
                <w:t>Điểm tiềm năng NEO</w:t>
              </w:r>
            </w:ins>
          </w:p>
        </w:tc>
        <w:tc>
          <w:tcPr>
            <w:tcW w:w="2270" w:type="dxa"/>
            <w:vAlign w:val="center"/>
            <w:tcPrChange w:id="9694" w:author="Phuong Truong Thi" w:date="2024-11-25T04:31:00Z">
              <w:tcPr>
                <w:tcW w:w="2230" w:type="dxa"/>
                <w:vAlign w:val="center"/>
              </w:tcPr>
            </w:tcPrChange>
          </w:tcPr>
          <w:p w14:paraId="067E5818" w14:textId="77777777" w:rsidR="00F868EA" w:rsidRPr="00E25144" w:rsidRDefault="00F868EA" w:rsidP="00817E47">
            <w:pPr>
              <w:spacing w:before="0" w:line="240" w:lineRule="auto"/>
              <w:contextualSpacing w:val="0"/>
              <w:rPr>
                <w:ins w:id="9695" w:author="Phuong Truong Thi" w:date="2024-10-16T00:58:00Z"/>
                <w:rFonts w:ascii="Times New Roman" w:eastAsia="Times New Roman" w:hAnsi="Times New Roman"/>
                <w:sz w:val="24"/>
                <w:szCs w:val="24"/>
                <w:lang w:eastAsia="vi-VN"/>
              </w:rPr>
            </w:pPr>
            <w:ins w:id="9696" w:author="Phuong Truong Thi" w:date="2024-10-16T00:58:00Z">
              <w:r w:rsidRPr="00E25144">
                <w:rPr>
                  <w:rFonts w:ascii="Times New Roman" w:hAnsi="Times New Roman"/>
                  <w:sz w:val="24"/>
                  <w:szCs w:val="24"/>
                </w:rPr>
                <w:t>Ranking tiềm năng KH dựa trên thông tin trên NEO</w:t>
              </w:r>
            </w:ins>
          </w:p>
        </w:tc>
        <w:tc>
          <w:tcPr>
            <w:tcW w:w="1030" w:type="dxa"/>
            <w:tcPrChange w:id="9697" w:author="Phuong Truong Thi" w:date="2024-11-25T04:31:00Z">
              <w:tcPr>
                <w:tcW w:w="1070" w:type="dxa"/>
                <w:gridSpan w:val="2"/>
              </w:tcPr>
            </w:tcPrChange>
          </w:tcPr>
          <w:p w14:paraId="380641CC" w14:textId="77777777" w:rsidR="00F868EA" w:rsidRDefault="00F868EA" w:rsidP="00817E47">
            <w:pPr>
              <w:spacing w:before="0" w:line="240" w:lineRule="auto"/>
              <w:contextualSpacing w:val="0"/>
              <w:jc w:val="center"/>
              <w:rPr>
                <w:ins w:id="9698" w:author="Phuong Truong Thi" w:date="2024-10-16T00:58:00Z"/>
                <w:rFonts w:ascii="Times New Roman" w:eastAsia="Times New Roman" w:hAnsi="Times New Roman"/>
                <w:sz w:val="24"/>
                <w:szCs w:val="24"/>
                <w:lang w:eastAsia="vi-VN"/>
              </w:rPr>
            </w:pPr>
            <w:ins w:id="9699" w:author="Phuong Truong Thi" w:date="2024-10-16T00:58:00Z">
              <w:r w:rsidRPr="00DA2323">
                <w:rPr>
                  <w:rFonts w:ascii="Times New Roman" w:eastAsia="Times New Roman" w:hAnsi="Times New Roman"/>
                  <w:sz w:val="24"/>
                  <w:szCs w:val="24"/>
                  <w:lang w:val="vi-VN" w:eastAsia="vi-VN"/>
                </w:rPr>
                <w:t>EDA</w:t>
              </w:r>
            </w:ins>
          </w:p>
        </w:tc>
        <w:tc>
          <w:tcPr>
            <w:tcW w:w="1236" w:type="dxa"/>
            <w:tcPrChange w:id="9700" w:author="Phuong Truong Thi" w:date="2024-11-25T04:31:00Z">
              <w:tcPr>
                <w:tcW w:w="1236" w:type="dxa"/>
              </w:tcPr>
            </w:tcPrChange>
          </w:tcPr>
          <w:p w14:paraId="631707F9" w14:textId="77777777" w:rsidR="00F868EA" w:rsidRPr="00AD0E1A" w:rsidRDefault="00F868EA" w:rsidP="00817E47">
            <w:pPr>
              <w:spacing w:before="0" w:line="240" w:lineRule="auto"/>
              <w:contextualSpacing w:val="0"/>
              <w:rPr>
                <w:ins w:id="9701" w:author="Phuong Truong Thi" w:date="2024-10-16T00:58:00Z"/>
                <w:rFonts w:ascii="Times New Roman" w:eastAsia="Times New Roman" w:hAnsi="Times New Roman"/>
                <w:sz w:val="24"/>
                <w:szCs w:val="24"/>
                <w:lang w:eastAsia="vi-VN"/>
              </w:rPr>
            </w:pPr>
            <w:ins w:id="9702" w:author="Phuong Truong Thi" w:date="2024-10-16T00:58:00Z">
              <w:r>
                <w:rPr>
                  <w:rFonts w:ascii="Times New Roman" w:eastAsia="Times New Roman" w:hAnsi="Times New Roman"/>
                  <w:sz w:val="24"/>
                  <w:szCs w:val="24"/>
                  <w:lang w:eastAsia="vi-VN"/>
                </w:rPr>
                <w:t>Number</w:t>
              </w:r>
            </w:ins>
          </w:p>
        </w:tc>
        <w:tc>
          <w:tcPr>
            <w:tcW w:w="1276" w:type="dxa"/>
            <w:shd w:val="clear" w:color="auto" w:fill="auto"/>
            <w:noWrap/>
            <w:vAlign w:val="center"/>
            <w:tcPrChange w:id="9703" w:author="Phuong Truong Thi" w:date="2024-11-25T04:31:00Z">
              <w:tcPr>
                <w:tcW w:w="1276" w:type="dxa"/>
                <w:shd w:val="clear" w:color="auto" w:fill="auto"/>
                <w:noWrap/>
                <w:vAlign w:val="center"/>
              </w:tcPr>
            </w:tcPrChange>
          </w:tcPr>
          <w:p w14:paraId="0599C5A2" w14:textId="77777777" w:rsidR="00F868EA" w:rsidRPr="00AD0E1A" w:rsidRDefault="00F868EA" w:rsidP="00817E47">
            <w:pPr>
              <w:spacing w:before="0" w:line="240" w:lineRule="auto"/>
              <w:contextualSpacing w:val="0"/>
              <w:rPr>
                <w:ins w:id="9704" w:author="Phuong Truong Thi" w:date="2024-10-16T00:58:00Z"/>
                <w:rFonts w:ascii="Times New Roman" w:eastAsia="Times New Roman" w:hAnsi="Times New Roman"/>
                <w:sz w:val="24"/>
                <w:szCs w:val="24"/>
                <w:lang w:val="vi-VN" w:eastAsia="vi-VN"/>
              </w:rPr>
            </w:pPr>
          </w:p>
        </w:tc>
        <w:tc>
          <w:tcPr>
            <w:tcW w:w="992" w:type="dxa"/>
            <w:tcPrChange w:id="9705" w:author="Phuong Truong Thi" w:date="2024-11-25T04:31:00Z">
              <w:tcPr>
                <w:tcW w:w="992" w:type="dxa"/>
              </w:tcPr>
            </w:tcPrChange>
          </w:tcPr>
          <w:p w14:paraId="773F9A16" w14:textId="77777777" w:rsidR="00F868EA" w:rsidRPr="00AD0E1A" w:rsidRDefault="00F868EA" w:rsidP="00817E47">
            <w:pPr>
              <w:spacing w:before="0" w:line="240" w:lineRule="auto"/>
              <w:contextualSpacing w:val="0"/>
              <w:jc w:val="center"/>
              <w:rPr>
                <w:ins w:id="9706" w:author="Phuong Truong Thi" w:date="2024-10-16T00:58:00Z"/>
                <w:rFonts w:ascii="Times New Roman" w:eastAsia="Times New Roman" w:hAnsi="Times New Roman"/>
                <w:sz w:val="24"/>
                <w:szCs w:val="24"/>
                <w:lang w:val="vi-VN" w:eastAsia="vi-VN"/>
              </w:rPr>
            </w:pPr>
            <w:ins w:id="9707" w:author="Phuong Truong Thi" w:date="2024-10-16T00:58:00Z">
              <w:r w:rsidRPr="005C7CCB">
                <w:rPr>
                  <w:rFonts w:ascii="Times New Roman" w:eastAsia="Times New Roman" w:hAnsi="Times New Roman"/>
                  <w:sz w:val="24"/>
                  <w:szCs w:val="24"/>
                  <w:lang w:eastAsia="vi-VN"/>
                </w:rPr>
                <w:t>N</w:t>
              </w:r>
            </w:ins>
          </w:p>
        </w:tc>
      </w:tr>
      <w:tr w:rsidR="00F868EA" w:rsidRPr="00AD0E1A" w14:paraId="35AF5A46" w14:textId="77777777" w:rsidTr="00975861">
        <w:trPr>
          <w:trHeight w:val="276"/>
          <w:ins w:id="9708" w:author="Phuong Truong Thi" w:date="2024-10-16T00:58:00Z"/>
          <w:trPrChange w:id="9709" w:author="Phuong Truong Thi" w:date="2024-11-25T04:31:00Z">
            <w:trPr>
              <w:trHeight w:val="276"/>
            </w:trPr>
          </w:trPrChange>
        </w:trPr>
        <w:tc>
          <w:tcPr>
            <w:tcW w:w="670" w:type="dxa"/>
            <w:shd w:val="clear" w:color="auto" w:fill="auto"/>
            <w:vAlign w:val="center"/>
            <w:tcPrChange w:id="9710" w:author="Phuong Truong Thi" w:date="2024-11-25T04:31:00Z">
              <w:tcPr>
                <w:tcW w:w="670" w:type="dxa"/>
                <w:shd w:val="clear" w:color="auto" w:fill="auto"/>
                <w:vAlign w:val="center"/>
              </w:tcPr>
            </w:tcPrChange>
          </w:tcPr>
          <w:p w14:paraId="5471725D" w14:textId="77777777" w:rsidR="00F868EA" w:rsidRPr="00AD0E1A" w:rsidRDefault="00F868EA" w:rsidP="00817E47">
            <w:pPr>
              <w:pStyle w:val="ListParagraph"/>
              <w:numPr>
                <w:ilvl w:val="0"/>
                <w:numId w:val="62"/>
              </w:numPr>
              <w:spacing w:before="0" w:line="240" w:lineRule="auto"/>
              <w:contextualSpacing w:val="0"/>
              <w:jc w:val="left"/>
              <w:rPr>
                <w:ins w:id="9711" w:author="Phuong Truong Thi" w:date="2024-10-16T00:58:00Z"/>
                <w:rFonts w:eastAsia="Times New Roman"/>
                <w:szCs w:val="24"/>
                <w:lang w:val="vi-VN" w:eastAsia="vi-VN"/>
              </w:rPr>
            </w:pPr>
          </w:p>
        </w:tc>
        <w:tc>
          <w:tcPr>
            <w:tcW w:w="1735" w:type="dxa"/>
            <w:shd w:val="clear" w:color="auto" w:fill="auto"/>
            <w:vAlign w:val="center"/>
            <w:tcPrChange w:id="9712" w:author="Phuong Truong Thi" w:date="2024-11-25T04:31:00Z">
              <w:tcPr>
                <w:tcW w:w="1735" w:type="dxa"/>
                <w:shd w:val="clear" w:color="auto" w:fill="auto"/>
                <w:vAlign w:val="center"/>
              </w:tcPr>
            </w:tcPrChange>
          </w:tcPr>
          <w:p w14:paraId="1F3D2C0F" w14:textId="77777777" w:rsidR="00F868EA" w:rsidRPr="00B66378" w:rsidRDefault="00F868EA" w:rsidP="00817E47">
            <w:pPr>
              <w:spacing w:before="0" w:line="240" w:lineRule="auto"/>
              <w:contextualSpacing w:val="0"/>
              <w:rPr>
                <w:ins w:id="9713" w:author="Phuong Truong Thi" w:date="2024-10-16T00:58:00Z"/>
                <w:rFonts w:ascii="Times New Roman" w:hAnsi="Times New Roman"/>
                <w:sz w:val="24"/>
                <w:szCs w:val="24"/>
                <w:lang w:val="vi-VN"/>
              </w:rPr>
            </w:pPr>
            <w:ins w:id="9714" w:author="Phuong Truong Thi" w:date="2024-10-16T00:58:00Z">
              <w:r w:rsidRPr="00B66378">
                <w:rPr>
                  <w:rFonts w:ascii="Times New Roman" w:hAnsi="Times New Roman"/>
                  <w:sz w:val="24"/>
                  <w:szCs w:val="24"/>
                  <w:lang w:val="vi-VN"/>
                </w:rPr>
                <w:t>Cảnh báo tăng/giảm Casa AUM</w:t>
              </w:r>
            </w:ins>
          </w:p>
        </w:tc>
        <w:tc>
          <w:tcPr>
            <w:tcW w:w="2270" w:type="dxa"/>
            <w:vAlign w:val="center"/>
            <w:tcPrChange w:id="9715" w:author="Phuong Truong Thi" w:date="2024-11-25T04:31:00Z">
              <w:tcPr>
                <w:tcW w:w="2230" w:type="dxa"/>
                <w:vAlign w:val="center"/>
              </w:tcPr>
            </w:tcPrChange>
          </w:tcPr>
          <w:p w14:paraId="08CFFFDD" w14:textId="7A45FDA2" w:rsidR="00F868EA" w:rsidRPr="00F868EA" w:rsidRDefault="00F868EA" w:rsidP="00817E47">
            <w:pPr>
              <w:spacing w:before="0" w:line="240" w:lineRule="auto"/>
              <w:rPr>
                <w:ins w:id="9716" w:author="Phuong Truong Thi" w:date="2024-10-16T00:58:00Z"/>
                <w:rFonts w:ascii="Times New Roman" w:eastAsia="Times New Roman" w:hAnsi="Times New Roman"/>
                <w:sz w:val="24"/>
                <w:szCs w:val="24"/>
                <w:lang w:eastAsia="vi-VN"/>
              </w:rPr>
            </w:pPr>
            <w:ins w:id="9717" w:author="Phuong Truong Thi" w:date="2024-10-16T00:58:00Z">
              <w:r w:rsidRPr="00B66378">
                <w:rPr>
                  <w:rFonts w:ascii="Times New Roman" w:hAnsi="Times New Roman"/>
                  <w:sz w:val="24"/>
                  <w:szCs w:val="24"/>
                  <w:lang w:val="vi-VN"/>
                </w:rPr>
                <w:t>Tăng/Giảm</w:t>
              </w:r>
            </w:ins>
          </w:p>
        </w:tc>
        <w:tc>
          <w:tcPr>
            <w:tcW w:w="1030" w:type="dxa"/>
            <w:tcPrChange w:id="9718" w:author="Phuong Truong Thi" w:date="2024-11-25T04:31:00Z">
              <w:tcPr>
                <w:tcW w:w="1070" w:type="dxa"/>
                <w:gridSpan w:val="2"/>
              </w:tcPr>
            </w:tcPrChange>
          </w:tcPr>
          <w:p w14:paraId="2E976E8B" w14:textId="77777777" w:rsidR="00F868EA" w:rsidRPr="00B66378" w:rsidRDefault="00F868EA" w:rsidP="00817E47">
            <w:pPr>
              <w:spacing w:before="0" w:line="240" w:lineRule="auto"/>
              <w:contextualSpacing w:val="0"/>
              <w:jc w:val="center"/>
              <w:rPr>
                <w:ins w:id="9719" w:author="Phuong Truong Thi" w:date="2024-10-16T00:58:00Z"/>
                <w:rFonts w:ascii="Times New Roman" w:eastAsia="Times New Roman" w:hAnsi="Times New Roman"/>
                <w:sz w:val="24"/>
                <w:szCs w:val="24"/>
                <w:lang w:val="vi-VN" w:eastAsia="vi-VN"/>
              </w:rPr>
            </w:pPr>
            <w:ins w:id="9720" w:author="Phuong Truong Thi" w:date="2024-10-16T00:58:00Z">
              <w:r w:rsidRPr="00DA2323">
                <w:rPr>
                  <w:rFonts w:ascii="Times New Roman" w:eastAsia="Times New Roman" w:hAnsi="Times New Roman"/>
                  <w:sz w:val="24"/>
                  <w:szCs w:val="24"/>
                  <w:lang w:val="vi-VN" w:eastAsia="vi-VN"/>
                </w:rPr>
                <w:t>EDA</w:t>
              </w:r>
            </w:ins>
          </w:p>
        </w:tc>
        <w:tc>
          <w:tcPr>
            <w:tcW w:w="1236" w:type="dxa"/>
            <w:tcPrChange w:id="9721" w:author="Phuong Truong Thi" w:date="2024-11-25T04:31:00Z">
              <w:tcPr>
                <w:tcW w:w="1236" w:type="dxa"/>
              </w:tcPr>
            </w:tcPrChange>
          </w:tcPr>
          <w:p w14:paraId="02789940" w14:textId="4989064E" w:rsidR="00F868EA" w:rsidRPr="00AD0E1A" w:rsidRDefault="00525739" w:rsidP="00817E47">
            <w:pPr>
              <w:spacing w:before="0" w:line="240" w:lineRule="auto"/>
              <w:contextualSpacing w:val="0"/>
              <w:rPr>
                <w:ins w:id="9722"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9723" w:author="Phuong Truong Thi" w:date="2024-11-25T04:31:00Z">
              <w:tcPr>
                <w:tcW w:w="1276" w:type="dxa"/>
                <w:shd w:val="clear" w:color="auto" w:fill="auto"/>
                <w:noWrap/>
                <w:vAlign w:val="center"/>
              </w:tcPr>
            </w:tcPrChange>
          </w:tcPr>
          <w:p w14:paraId="679BDC0D" w14:textId="77777777" w:rsidR="00F868EA" w:rsidRPr="00AD0E1A" w:rsidRDefault="00F868EA" w:rsidP="00817E47">
            <w:pPr>
              <w:spacing w:before="0" w:line="240" w:lineRule="auto"/>
              <w:contextualSpacing w:val="0"/>
              <w:rPr>
                <w:ins w:id="9724" w:author="Phuong Truong Thi" w:date="2024-10-16T00:58:00Z"/>
                <w:rFonts w:ascii="Times New Roman" w:eastAsia="Times New Roman" w:hAnsi="Times New Roman"/>
                <w:sz w:val="24"/>
                <w:szCs w:val="24"/>
                <w:lang w:val="vi-VN" w:eastAsia="vi-VN"/>
              </w:rPr>
            </w:pPr>
          </w:p>
        </w:tc>
        <w:tc>
          <w:tcPr>
            <w:tcW w:w="992" w:type="dxa"/>
            <w:tcPrChange w:id="9725" w:author="Phuong Truong Thi" w:date="2024-11-25T04:31:00Z">
              <w:tcPr>
                <w:tcW w:w="992" w:type="dxa"/>
              </w:tcPr>
            </w:tcPrChange>
          </w:tcPr>
          <w:p w14:paraId="6155DA94" w14:textId="77777777" w:rsidR="00F868EA" w:rsidRPr="00AD0E1A" w:rsidRDefault="00F868EA" w:rsidP="00817E47">
            <w:pPr>
              <w:spacing w:before="0" w:line="240" w:lineRule="auto"/>
              <w:contextualSpacing w:val="0"/>
              <w:jc w:val="center"/>
              <w:rPr>
                <w:ins w:id="9726" w:author="Phuong Truong Thi" w:date="2024-10-16T00:58:00Z"/>
                <w:rFonts w:ascii="Times New Roman" w:eastAsia="Times New Roman" w:hAnsi="Times New Roman"/>
                <w:sz w:val="24"/>
                <w:szCs w:val="24"/>
                <w:lang w:val="vi-VN" w:eastAsia="vi-VN"/>
              </w:rPr>
            </w:pPr>
            <w:ins w:id="9727" w:author="Phuong Truong Thi" w:date="2024-10-16T00:58:00Z">
              <w:r w:rsidRPr="005C7CCB">
                <w:rPr>
                  <w:rFonts w:ascii="Times New Roman" w:eastAsia="Times New Roman" w:hAnsi="Times New Roman"/>
                  <w:sz w:val="24"/>
                  <w:szCs w:val="24"/>
                  <w:lang w:eastAsia="vi-VN"/>
                </w:rPr>
                <w:t>N</w:t>
              </w:r>
            </w:ins>
          </w:p>
        </w:tc>
      </w:tr>
      <w:tr w:rsidR="00F868EA" w:rsidRPr="00AD0E1A" w14:paraId="53F326C2" w14:textId="77777777" w:rsidTr="00975861">
        <w:trPr>
          <w:trHeight w:val="276"/>
          <w:ins w:id="9728" w:author="Phuong Truong Thi" w:date="2024-10-16T00:58:00Z"/>
          <w:trPrChange w:id="9729" w:author="Phuong Truong Thi" w:date="2024-11-25T04:31:00Z">
            <w:trPr>
              <w:trHeight w:val="276"/>
            </w:trPr>
          </w:trPrChange>
        </w:trPr>
        <w:tc>
          <w:tcPr>
            <w:tcW w:w="670" w:type="dxa"/>
            <w:shd w:val="clear" w:color="auto" w:fill="auto"/>
            <w:vAlign w:val="center"/>
            <w:tcPrChange w:id="9730" w:author="Phuong Truong Thi" w:date="2024-11-25T04:31:00Z">
              <w:tcPr>
                <w:tcW w:w="670" w:type="dxa"/>
                <w:shd w:val="clear" w:color="auto" w:fill="auto"/>
                <w:vAlign w:val="center"/>
              </w:tcPr>
            </w:tcPrChange>
          </w:tcPr>
          <w:p w14:paraId="23270899" w14:textId="77777777" w:rsidR="00F868EA" w:rsidRPr="00AD0E1A" w:rsidRDefault="00F868EA" w:rsidP="00817E47">
            <w:pPr>
              <w:pStyle w:val="ListParagraph"/>
              <w:numPr>
                <w:ilvl w:val="0"/>
                <w:numId w:val="62"/>
              </w:numPr>
              <w:spacing w:before="0" w:line="240" w:lineRule="auto"/>
              <w:contextualSpacing w:val="0"/>
              <w:jc w:val="left"/>
              <w:rPr>
                <w:ins w:id="9731" w:author="Phuong Truong Thi" w:date="2024-10-16T00:58:00Z"/>
                <w:rFonts w:eastAsia="Times New Roman"/>
                <w:szCs w:val="24"/>
                <w:lang w:val="vi-VN" w:eastAsia="vi-VN"/>
              </w:rPr>
            </w:pPr>
          </w:p>
        </w:tc>
        <w:tc>
          <w:tcPr>
            <w:tcW w:w="1735" w:type="dxa"/>
            <w:shd w:val="clear" w:color="auto" w:fill="auto"/>
            <w:vAlign w:val="center"/>
            <w:tcPrChange w:id="9732" w:author="Phuong Truong Thi" w:date="2024-11-25T04:31:00Z">
              <w:tcPr>
                <w:tcW w:w="1735" w:type="dxa"/>
                <w:shd w:val="clear" w:color="auto" w:fill="auto"/>
                <w:vAlign w:val="center"/>
              </w:tcPr>
            </w:tcPrChange>
          </w:tcPr>
          <w:p w14:paraId="2B818EE7" w14:textId="77777777" w:rsidR="00F868EA" w:rsidRPr="008E60BE" w:rsidRDefault="00F868EA" w:rsidP="00817E47">
            <w:pPr>
              <w:spacing w:before="0" w:line="240" w:lineRule="auto"/>
              <w:contextualSpacing w:val="0"/>
              <w:rPr>
                <w:ins w:id="9733" w:author="Phuong Truong Thi" w:date="2024-10-16T00:58:00Z"/>
                <w:rFonts w:ascii="Times New Roman" w:hAnsi="Times New Roman"/>
                <w:sz w:val="24"/>
                <w:szCs w:val="24"/>
              </w:rPr>
            </w:pPr>
            <w:ins w:id="9734" w:author="Phuong Truong Thi" w:date="2024-10-16T00:58:00Z">
              <w:r w:rsidRPr="008E60BE">
                <w:rPr>
                  <w:rFonts w:ascii="Times New Roman" w:hAnsi="Times New Roman"/>
                  <w:sz w:val="24"/>
                  <w:szCs w:val="24"/>
                </w:rPr>
                <w:t>Phân loại KH theo nhóm</w:t>
              </w:r>
            </w:ins>
          </w:p>
        </w:tc>
        <w:tc>
          <w:tcPr>
            <w:tcW w:w="2270" w:type="dxa"/>
            <w:vAlign w:val="center"/>
            <w:tcPrChange w:id="9735" w:author="Phuong Truong Thi" w:date="2024-11-25T04:31:00Z">
              <w:tcPr>
                <w:tcW w:w="2230" w:type="dxa"/>
                <w:vAlign w:val="center"/>
              </w:tcPr>
            </w:tcPrChange>
          </w:tcPr>
          <w:p w14:paraId="24540C09" w14:textId="77777777" w:rsidR="00F868EA" w:rsidRPr="00E25144" w:rsidRDefault="00F868EA" w:rsidP="00817E47">
            <w:pPr>
              <w:spacing w:before="0" w:line="240" w:lineRule="auto"/>
              <w:contextualSpacing w:val="0"/>
              <w:rPr>
                <w:ins w:id="9736" w:author="Phuong Truong Thi" w:date="2024-10-16T00:58:00Z"/>
                <w:rFonts w:ascii="Times New Roman" w:eastAsia="Times New Roman" w:hAnsi="Times New Roman"/>
                <w:sz w:val="24"/>
                <w:szCs w:val="24"/>
                <w:lang w:eastAsia="vi-VN"/>
              </w:rPr>
            </w:pPr>
            <w:ins w:id="9737" w:author="Phuong Truong Thi" w:date="2024-10-16T00:58:00Z">
              <w:r w:rsidRPr="00E25144">
                <w:rPr>
                  <w:rFonts w:ascii="Times New Roman" w:hAnsi="Times New Roman"/>
                  <w:sz w:val="24"/>
                  <w:szCs w:val="24"/>
                </w:rPr>
                <w:t>Ranking KH tiềm năng theo Logic của EDA: Top Vip, Tăng trưởng, Nuôi dưỡng, Tìm hiếu</w:t>
              </w:r>
            </w:ins>
          </w:p>
        </w:tc>
        <w:tc>
          <w:tcPr>
            <w:tcW w:w="1030" w:type="dxa"/>
            <w:vAlign w:val="center"/>
            <w:tcPrChange w:id="9738" w:author="Phuong Truong Thi" w:date="2024-11-25T04:31:00Z">
              <w:tcPr>
                <w:tcW w:w="1070" w:type="dxa"/>
                <w:gridSpan w:val="2"/>
                <w:vAlign w:val="center"/>
              </w:tcPr>
            </w:tcPrChange>
          </w:tcPr>
          <w:p w14:paraId="475E801F" w14:textId="77777777" w:rsidR="00F868EA" w:rsidRDefault="00F868EA" w:rsidP="00817E47">
            <w:pPr>
              <w:spacing w:before="0" w:line="240" w:lineRule="auto"/>
              <w:contextualSpacing w:val="0"/>
              <w:jc w:val="center"/>
              <w:rPr>
                <w:ins w:id="9739" w:author="Phuong Truong Thi" w:date="2024-10-16T00:58:00Z"/>
                <w:rFonts w:ascii="Times New Roman" w:eastAsia="Times New Roman" w:hAnsi="Times New Roman"/>
                <w:sz w:val="24"/>
                <w:szCs w:val="24"/>
                <w:lang w:eastAsia="vi-VN"/>
              </w:rPr>
            </w:pPr>
            <w:ins w:id="9740" w:author="Phuong Truong Thi" w:date="2024-10-16T00:58:00Z">
              <w:r w:rsidRPr="00081D52">
                <w:rPr>
                  <w:rFonts w:ascii="Times New Roman" w:eastAsia="Times New Roman" w:hAnsi="Times New Roman"/>
                  <w:sz w:val="24"/>
                  <w:szCs w:val="24"/>
                  <w:lang w:val="vi-VN" w:eastAsia="vi-VN"/>
                </w:rPr>
                <w:t>EDA</w:t>
              </w:r>
            </w:ins>
          </w:p>
        </w:tc>
        <w:tc>
          <w:tcPr>
            <w:tcW w:w="1236" w:type="dxa"/>
            <w:tcPrChange w:id="9741" w:author="Phuong Truong Thi" w:date="2024-11-25T04:31:00Z">
              <w:tcPr>
                <w:tcW w:w="1236" w:type="dxa"/>
              </w:tcPr>
            </w:tcPrChange>
          </w:tcPr>
          <w:p w14:paraId="0F6610B6" w14:textId="7A96C453" w:rsidR="00F868EA" w:rsidRPr="00AD0E1A" w:rsidRDefault="00525739" w:rsidP="00817E47">
            <w:pPr>
              <w:spacing w:before="0" w:line="240" w:lineRule="auto"/>
              <w:contextualSpacing w:val="0"/>
              <w:rPr>
                <w:ins w:id="9742" w:author="Phuong Truong Thi" w:date="2024-10-16T00:58: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276" w:type="dxa"/>
            <w:shd w:val="clear" w:color="auto" w:fill="auto"/>
            <w:noWrap/>
            <w:vAlign w:val="center"/>
            <w:tcPrChange w:id="9743" w:author="Phuong Truong Thi" w:date="2024-11-25T04:31:00Z">
              <w:tcPr>
                <w:tcW w:w="1276" w:type="dxa"/>
                <w:shd w:val="clear" w:color="auto" w:fill="auto"/>
                <w:noWrap/>
                <w:vAlign w:val="center"/>
              </w:tcPr>
            </w:tcPrChange>
          </w:tcPr>
          <w:p w14:paraId="599BDBB9" w14:textId="77777777" w:rsidR="00F868EA" w:rsidRPr="00AD0E1A" w:rsidRDefault="00F868EA" w:rsidP="00817E47">
            <w:pPr>
              <w:spacing w:before="0" w:line="240" w:lineRule="auto"/>
              <w:contextualSpacing w:val="0"/>
              <w:rPr>
                <w:ins w:id="9744" w:author="Phuong Truong Thi" w:date="2024-10-16T00:58:00Z"/>
                <w:rFonts w:ascii="Times New Roman" w:eastAsia="Times New Roman" w:hAnsi="Times New Roman"/>
                <w:sz w:val="24"/>
                <w:szCs w:val="24"/>
                <w:lang w:val="vi-VN" w:eastAsia="vi-VN"/>
              </w:rPr>
            </w:pPr>
          </w:p>
        </w:tc>
        <w:tc>
          <w:tcPr>
            <w:tcW w:w="992" w:type="dxa"/>
            <w:tcPrChange w:id="9745" w:author="Phuong Truong Thi" w:date="2024-11-25T04:31:00Z">
              <w:tcPr>
                <w:tcW w:w="992" w:type="dxa"/>
              </w:tcPr>
            </w:tcPrChange>
          </w:tcPr>
          <w:p w14:paraId="4B493E98" w14:textId="77777777" w:rsidR="00F868EA" w:rsidRPr="00AD0E1A" w:rsidRDefault="00F868EA" w:rsidP="00817E47">
            <w:pPr>
              <w:spacing w:before="0" w:line="240" w:lineRule="auto"/>
              <w:contextualSpacing w:val="0"/>
              <w:jc w:val="center"/>
              <w:rPr>
                <w:ins w:id="9746" w:author="Phuong Truong Thi" w:date="2024-10-16T00:58:00Z"/>
                <w:rFonts w:ascii="Times New Roman" w:eastAsia="Times New Roman" w:hAnsi="Times New Roman"/>
                <w:sz w:val="24"/>
                <w:szCs w:val="24"/>
                <w:lang w:val="vi-VN" w:eastAsia="vi-VN"/>
              </w:rPr>
            </w:pPr>
            <w:ins w:id="9747" w:author="Phuong Truong Thi" w:date="2024-10-16T00:58:00Z">
              <w:r w:rsidRPr="005C7CCB">
                <w:rPr>
                  <w:rFonts w:ascii="Times New Roman" w:eastAsia="Times New Roman" w:hAnsi="Times New Roman"/>
                  <w:sz w:val="24"/>
                  <w:szCs w:val="24"/>
                  <w:lang w:eastAsia="vi-VN"/>
                </w:rPr>
                <w:t>N</w:t>
              </w:r>
            </w:ins>
          </w:p>
        </w:tc>
      </w:tr>
    </w:tbl>
    <w:p w14:paraId="0D382931" w14:textId="07E2E5CE" w:rsidR="00E8609E" w:rsidDel="00F868EA" w:rsidRDefault="00F52124" w:rsidP="00817E47">
      <w:pPr>
        <w:spacing w:before="0" w:line="240" w:lineRule="auto"/>
        <w:contextualSpacing w:val="0"/>
        <w:rPr>
          <w:del w:id="9748" w:author="Phuong Truong Thi" w:date="2024-10-16T00:58:00Z"/>
          <w:rFonts w:ascii="Times New Roman" w:eastAsia="Times New Roman" w:hAnsi="Times New Roman"/>
          <w:color w:val="000000"/>
          <w:sz w:val="24"/>
          <w:szCs w:val="24"/>
          <w:lang w:eastAsia="vi-VN"/>
        </w:rPr>
      </w:pPr>
      <w:del w:id="9749" w:author="Phuong Truong Thi" w:date="2024-10-16T00:58:00Z">
        <w:r w:rsidDel="00F868EA">
          <w:rPr>
            <w:rFonts w:ascii="Times New Roman" w:hAnsi="Times New Roman"/>
            <w:color w:val="000000"/>
            <w:sz w:val="24"/>
            <w:szCs w:val="24"/>
          </w:rPr>
          <w:delText>Number</w:delText>
        </w:r>
        <w:r w:rsidR="00E8609E" w:rsidDel="00F868EA">
          <w:rPr>
            <w:rFonts w:ascii="Times New Roman" w:eastAsia="Times New Roman" w:hAnsi="Times New Roman"/>
            <w:color w:val="000000"/>
            <w:sz w:val="24"/>
            <w:szCs w:val="24"/>
            <w:lang w:eastAsia="vi-VN"/>
          </w:rPr>
          <w:delText>Text</w:delText>
        </w:r>
      </w:del>
    </w:p>
    <w:p w14:paraId="7A0A618F" w14:textId="5C06CD23" w:rsidR="007E0F89" w:rsidDel="00F868EA" w:rsidRDefault="00E8609E" w:rsidP="00817E47">
      <w:pPr>
        <w:spacing w:before="0" w:line="240" w:lineRule="auto"/>
        <w:contextualSpacing w:val="0"/>
        <w:rPr>
          <w:del w:id="9750" w:author="Phuong Truong Thi" w:date="2024-10-16T00:58:00Z"/>
          <w:rFonts w:ascii="Times New Roman" w:eastAsia="Times New Roman" w:hAnsi="Times New Roman"/>
          <w:color w:val="000000"/>
          <w:sz w:val="24"/>
          <w:szCs w:val="24"/>
          <w:lang w:eastAsia="vi-VN"/>
        </w:rPr>
      </w:pPr>
      <w:del w:id="9751" w:author="Phuong Truong Thi" w:date="2024-10-16T00:58:00Z">
        <w:r w:rsidDel="00F868EA">
          <w:rPr>
            <w:rFonts w:ascii="Times New Roman" w:eastAsia="Times New Roman" w:hAnsi="Times New Roman"/>
            <w:color w:val="000000"/>
            <w:sz w:val="24"/>
            <w:szCs w:val="24"/>
            <w:lang w:eastAsia="vi-VN"/>
          </w:rPr>
          <w:delText xml:space="preserve"> </w:delText>
        </w:r>
      </w:del>
    </w:p>
    <w:p w14:paraId="063ABEA2" w14:textId="5F8769BE" w:rsidR="00E8609E" w:rsidDel="00F868EA" w:rsidRDefault="00441239" w:rsidP="00817E47">
      <w:pPr>
        <w:spacing w:before="0" w:line="240" w:lineRule="auto"/>
        <w:contextualSpacing w:val="0"/>
        <w:rPr>
          <w:del w:id="9752" w:author="Phuong Truong Thi" w:date="2024-10-16T00:58:00Z"/>
          <w:rFonts w:ascii="Times New Roman" w:eastAsia="Times New Roman" w:hAnsi="Times New Roman"/>
          <w:color w:val="000000"/>
          <w:sz w:val="24"/>
          <w:szCs w:val="24"/>
          <w:lang w:eastAsia="vi-VN"/>
        </w:rPr>
      </w:pPr>
      <w:del w:id="9753" w:author="Phuong Truong Thi" w:date="2024-10-16T00:58:00Z">
        <w:r w:rsidDel="00F868EA">
          <w:rPr>
            <w:rFonts w:ascii="Times New Roman" w:eastAsia="Times New Roman" w:hAnsi="Times New Roman"/>
            <w:color w:val="000000"/>
            <w:sz w:val="24"/>
            <w:szCs w:val="24"/>
            <w:lang w:eastAsia="vi-VN"/>
          </w:rPr>
          <w:delText>Text link</w:delText>
        </w:r>
        <w:r w:rsidR="00E8609E" w:rsidDel="00F868EA">
          <w:rPr>
            <w:rFonts w:ascii="Times New Roman" w:eastAsia="Times New Roman" w:hAnsi="Times New Roman"/>
            <w:color w:val="000000"/>
            <w:sz w:val="24"/>
            <w:szCs w:val="24"/>
            <w:lang w:eastAsia="vi-VN"/>
          </w:rPr>
          <w:delText>EmailText</w:delText>
        </w:r>
      </w:del>
    </w:p>
    <w:p w14:paraId="72244EF1" w14:textId="78A56CC6" w:rsidR="00E8609E" w:rsidDel="00F868EA" w:rsidRDefault="00E8609E" w:rsidP="00817E47">
      <w:pPr>
        <w:spacing w:before="0" w:line="240" w:lineRule="auto"/>
        <w:contextualSpacing w:val="0"/>
        <w:rPr>
          <w:del w:id="9754" w:author="Phuong Truong Thi" w:date="2024-10-16T00:58:00Z"/>
          <w:rFonts w:ascii="Times New Roman" w:eastAsia="Times New Roman" w:hAnsi="Times New Roman"/>
          <w:sz w:val="24"/>
          <w:szCs w:val="24"/>
          <w:lang w:eastAsia="vi-VN"/>
        </w:rPr>
      </w:pPr>
      <w:del w:id="9755" w:author="Phuong Truong Thi" w:date="2024-10-16T00:58:00Z">
        <w:r w:rsidDel="00F868EA">
          <w:rPr>
            <w:rFonts w:ascii="Times New Roman" w:eastAsia="Times New Roman" w:hAnsi="Times New Roman"/>
            <w:color w:val="000000"/>
            <w:sz w:val="24"/>
            <w:szCs w:val="24"/>
            <w:lang w:eastAsia="vi-VN"/>
          </w:rPr>
          <w:delText>Text link</w:delText>
        </w:r>
        <w:r w:rsidDel="00F868EA">
          <w:rPr>
            <w:rFonts w:ascii="Times New Roman" w:eastAsia="Times New Roman" w:hAnsi="Times New Roman"/>
            <w:sz w:val="24"/>
            <w:szCs w:val="24"/>
            <w:lang w:eastAsia="vi-VN"/>
          </w:rPr>
          <w:delText>TextTextTextTextText</w:delText>
        </w:r>
      </w:del>
    </w:p>
    <w:p w14:paraId="3C53A9BC" w14:textId="2CF53570" w:rsidR="007E0F89" w:rsidRPr="007E0F89" w:rsidRDefault="00E8609E">
      <w:pPr>
        <w:rPr>
          <w:rPrChange w:id="9756" w:author="Phuong Truong Thi" w:date="2024-10-08T18:12:00Z">
            <w:rPr>
              <w:lang w:val="vi-VN"/>
            </w:rPr>
          </w:rPrChange>
        </w:rPr>
        <w:pPrChange w:id="9757" w:author="Phuong Truong Thi" w:date="2024-10-08T18:12:00Z">
          <w:pPr>
            <w:pStyle w:val="ListParagraph"/>
            <w:numPr>
              <w:numId w:val="95"/>
            </w:numPr>
            <w:ind w:left="720" w:hanging="720"/>
          </w:pPr>
        </w:pPrChange>
      </w:pPr>
      <w:del w:id="9758" w:author="Phuong Truong Thi" w:date="2024-10-16T00:58:00Z">
        <w:r w:rsidDel="00F868EA">
          <w:rPr>
            <w:rFonts w:ascii="Times New Roman" w:eastAsia="Times New Roman" w:hAnsi="Times New Roman"/>
            <w:sz w:val="24"/>
            <w:szCs w:val="24"/>
            <w:lang w:eastAsia="vi-VN"/>
          </w:rPr>
          <w:delText>Text linkCurrencyCurrencyCurrencyCurrencyCurrencyCurrencyCurrencyCurrencyCurrencyCurrencyCurrencyCurrencyCurrencyCurrencyCurrencyCurrencyCurrencyCurrencyCurrencyCurrencyCurrencyCurrencyCurrencyCurrencyCurrencyCurrencyCurrencyCurrencyCurrencyCurrencyCurrencyCurrencyCurrencyCurrencyCurrencyCurrencyCurrency</w:delText>
        </w:r>
      </w:del>
    </w:p>
    <w:tbl>
      <w:tblPr>
        <w:tblpPr w:leftFromText="180" w:rightFromText="180" w:vertAnchor="text" w:tblpY="1"/>
        <w:tblOverlap w:val="never"/>
        <w:tblW w:w="27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9759" w:author="thu nga" w:date="2024-10-01T10:49:00Z">
          <w:tblPr>
            <w:tblpPr w:leftFromText="180" w:rightFromText="180" w:vertAnchor="text" w:tblpY="1"/>
            <w:tblOverlap w:val="never"/>
            <w:tblW w:w="27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670"/>
        <w:gridCol w:w="176"/>
        <w:gridCol w:w="1559"/>
        <w:gridCol w:w="2230"/>
        <w:gridCol w:w="1070"/>
        <w:gridCol w:w="1236"/>
        <w:gridCol w:w="1276"/>
        <w:gridCol w:w="992"/>
        <w:gridCol w:w="8904"/>
        <w:gridCol w:w="8930"/>
        <w:tblGridChange w:id="9760">
          <w:tblGrid>
            <w:gridCol w:w="670"/>
            <w:gridCol w:w="822"/>
            <w:gridCol w:w="913"/>
            <w:gridCol w:w="2230"/>
            <w:gridCol w:w="1070"/>
            <w:gridCol w:w="1236"/>
            <w:gridCol w:w="1276"/>
            <w:gridCol w:w="141"/>
            <w:gridCol w:w="851"/>
            <w:gridCol w:w="8904"/>
            <w:gridCol w:w="8930"/>
          </w:tblGrid>
        </w:tblGridChange>
      </w:tblGrid>
      <w:tr w:rsidR="00273A54" w:rsidRPr="00AD0E1A" w:rsidDel="007E0F89" w14:paraId="7FECA63A" w14:textId="75976998" w:rsidTr="001859AE">
        <w:trPr>
          <w:gridAfter w:val="2"/>
          <w:wAfter w:w="17834" w:type="dxa"/>
          <w:trHeight w:val="528"/>
          <w:tblHeader/>
          <w:del w:id="9761" w:author="Phuong Truong Thi" w:date="2024-10-08T18:12:00Z"/>
          <w:trPrChange w:id="9762" w:author="thu nga" w:date="2024-10-01T10:49:00Z">
            <w:trPr>
              <w:gridAfter w:val="2"/>
              <w:wAfter w:w="17834" w:type="dxa"/>
              <w:trHeight w:val="528"/>
              <w:tblHeader/>
            </w:trPr>
          </w:trPrChange>
        </w:trPr>
        <w:tc>
          <w:tcPr>
            <w:tcW w:w="670" w:type="dxa"/>
            <w:shd w:val="clear" w:color="auto" w:fill="F7C7AC"/>
            <w:vAlign w:val="center"/>
            <w:hideMark/>
            <w:tcPrChange w:id="9763" w:author="thu nga" w:date="2024-10-01T10:49:00Z">
              <w:tcPr>
                <w:tcW w:w="670" w:type="dxa"/>
                <w:shd w:val="clear" w:color="auto" w:fill="F7C7AC"/>
                <w:vAlign w:val="center"/>
                <w:hideMark/>
              </w:tcPr>
            </w:tcPrChange>
          </w:tcPr>
          <w:p w14:paraId="67265ECC" w14:textId="212EC977" w:rsidR="00FF4CD3" w:rsidRPr="00AD0E1A" w:rsidDel="007E0F89" w:rsidRDefault="00FF4CD3">
            <w:pPr>
              <w:spacing w:before="0" w:line="240" w:lineRule="auto"/>
              <w:contextualSpacing w:val="0"/>
              <w:jc w:val="center"/>
              <w:rPr>
                <w:del w:id="9764" w:author="Phuong Truong Thi" w:date="2024-10-08T18:12:00Z"/>
                <w:rFonts w:ascii="Times New Roman" w:eastAsia="Times New Roman" w:hAnsi="Times New Roman"/>
                <w:b/>
                <w:bCs/>
                <w:color w:val="000000"/>
                <w:sz w:val="24"/>
                <w:szCs w:val="24"/>
                <w:lang w:val="vi-VN" w:eastAsia="vi-VN"/>
              </w:rPr>
            </w:pPr>
            <w:del w:id="9765" w:author="Phuong Truong Thi" w:date="2024-10-08T18:12:00Z">
              <w:r w:rsidRPr="00AD0E1A" w:rsidDel="007E0F89">
                <w:rPr>
                  <w:rFonts w:ascii="Times New Roman" w:eastAsia="Times New Roman" w:hAnsi="Times New Roman"/>
                  <w:b/>
                  <w:bCs/>
                  <w:color w:val="000000"/>
                  <w:sz w:val="24"/>
                  <w:szCs w:val="24"/>
                  <w:lang w:val="vi-VN" w:eastAsia="vi-VN"/>
                </w:rPr>
                <w:delText>STT</w:delText>
              </w:r>
            </w:del>
          </w:p>
        </w:tc>
        <w:tc>
          <w:tcPr>
            <w:tcW w:w="1735" w:type="dxa"/>
            <w:gridSpan w:val="2"/>
            <w:shd w:val="clear" w:color="auto" w:fill="F7C7AC"/>
            <w:vAlign w:val="center"/>
            <w:hideMark/>
            <w:tcPrChange w:id="9766" w:author="thu nga" w:date="2024-10-01T10:49:00Z">
              <w:tcPr>
                <w:tcW w:w="1735" w:type="dxa"/>
                <w:gridSpan w:val="2"/>
                <w:shd w:val="clear" w:color="auto" w:fill="F7C7AC"/>
                <w:vAlign w:val="center"/>
                <w:hideMark/>
              </w:tcPr>
            </w:tcPrChange>
          </w:tcPr>
          <w:p w14:paraId="460FA7E7" w14:textId="0C314EB2" w:rsidR="00FF4CD3" w:rsidRPr="00AD0E1A" w:rsidDel="007E0F89" w:rsidRDefault="00FF4CD3">
            <w:pPr>
              <w:spacing w:before="0" w:line="240" w:lineRule="auto"/>
              <w:contextualSpacing w:val="0"/>
              <w:jc w:val="center"/>
              <w:rPr>
                <w:del w:id="9767" w:author="Phuong Truong Thi" w:date="2024-10-08T18:12:00Z"/>
                <w:rFonts w:ascii="Times New Roman" w:eastAsia="Times New Roman" w:hAnsi="Times New Roman"/>
                <w:b/>
                <w:bCs/>
                <w:color w:val="000000"/>
                <w:sz w:val="24"/>
                <w:szCs w:val="24"/>
                <w:lang w:val="vi-VN" w:eastAsia="vi-VN"/>
              </w:rPr>
            </w:pPr>
            <w:del w:id="9768" w:author="Phuong Truong Thi" w:date="2024-10-08T18:12:00Z">
              <w:r w:rsidRPr="00AD0E1A" w:rsidDel="007E0F89">
                <w:rPr>
                  <w:rFonts w:ascii="Times New Roman" w:eastAsia="Times New Roman" w:hAnsi="Times New Roman"/>
                  <w:b/>
                  <w:bCs/>
                  <w:color w:val="000000"/>
                  <w:sz w:val="24"/>
                  <w:szCs w:val="24"/>
                  <w:lang w:val="vi-VN" w:eastAsia="vi-VN"/>
                </w:rPr>
                <w:delText>Trường dữ liệu</w:delText>
              </w:r>
            </w:del>
          </w:p>
        </w:tc>
        <w:tc>
          <w:tcPr>
            <w:tcW w:w="2230" w:type="dxa"/>
            <w:shd w:val="clear" w:color="auto" w:fill="F7C7AC"/>
            <w:vAlign w:val="center"/>
            <w:tcPrChange w:id="9769" w:author="thu nga" w:date="2024-10-01T10:49:00Z">
              <w:tcPr>
                <w:tcW w:w="2230" w:type="dxa"/>
                <w:shd w:val="clear" w:color="auto" w:fill="F7C7AC"/>
                <w:vAlign w:val="center"/>
              </w:tcPr>
            </w:tcPrChange>
          </w:tcPr>
          <w:p w14:paraId="5ECF2DFA" w14:textId="1DBE71D0" w:rsidR="00FF4CD3" w:rsidRPr="00521C1C" w:rsidDel="007E0F89" w:rsidRDefault="00FF4CD3">
            <w:pPr>
              <w:spacing w:before="0" w:line="240" w:lineRule="auto"/>
              <w:contextualSpacing w:val="0"/>
              <w:jc w:val="center"/>
              <w:rPr>
                <w:del w:id="9770" w:author="Phuong Truong Thi" w:date="2024-10-08T18:12:00Z"/>
                <w:rFonts w:ascii="Times New Roman" w:eastAsia="Times New Roman" w:hAnsi="Times New Roman"/>
                <w:b/>
                <w:bCs/>
                <w:color w:val="000000"/>
                <w:sz w:val="24"/>
                <w:szCs w:val="24"/>
                <w:lang w:eastAsia="vi-VN"/>
              </w:rPr>
            </w:pPr>
            <w:commentRangeStart w:id="9771"/>
            <w:commentRangeStart w:id="9772"/>
            <w:del w:id="9773" w:author="Phuong Truong Thi" w:date="2024-10-08T18:12:00Z">
              <w:r w:rsidDel="007E0F89">
                <w:rPr>
                  <w:rFonts w:ascii="Times New Roman" w:eastAsia="Times New Roman" w:hAnsi="Times New Roman"/>
                  <w:b/>
                  <w:bCs/>
                  <w:color w:val="000000"/>
                  <w:sz w:val="24"/>
                  <w:szCs w:val="24"/>
                  <w:lang w:eastAsia="vi-VN"/>
                </w:rPr>
                <w:delText>Mô tả trường</w:delText>
              </w:r>
              <w:commentRangeEnd w:id="9771"/>
              <w:r w:rsidDel="007E0F89">
                <w:rPr>
                  <w:rStyle w:val="CommentReference"/>
                  <w:lang w:val="x-none" w:eastAsia="x-none"/>
                </w:rPr>
                <w:commentReference w:id="9771"/>
              </w:r>
              <w:commentRangeEnd w:id="9772"/>
              <w:r w:rsidR="007B7F57" w:rsidDel="007E0F89">
                <w:rPr>
                  <w:rStyle w:val="CommentReference"/>
                  <w:lang w:val="x-none" w:eastAsia="x-none"/>
                </w:rPr>
                <w:commentReference w:id="9772"/>
              </w:r>
            </w:del>
          </w:p>
        </w:tc>
        <w:tc>
          <w:tcPr>
            <w:tcW w:w="1070" w:type="dxa"/>
            <w:shd w:val="clear" w:color="auto" w:fill="F7C7AC"/>
            <w:vAlign w:val="center"/>
            <w:tcPrChange w:id="9774" w:author="thu nga" w:date="2024-10-01T10:49:00Z">
              <w:tcPr>
                <w:tcW w:w="1070" w:type="dxa"/>
                <w:shd w:val="clear" w:color="auto" w:fill="F7C7AC"/>
                <w:vAlign w:val="center"/>
              </w:tcPr>
            </w:tcPrChange>
          </w:tcPr>
          <w:p w14:paraId="7F544761" w14:textId="3FAD3193" w:rsidR="00FF4CD3" w:rsidRPr="00AD0E1A" w:rsidDel="007E0F89" w:rsidRDefault="00FF4CD3">
            <w:pPr>
              <w:spacing w:before="0" w:line="240" w:lineRule="auto"/>
              <w:contextualSpacing w:val="0"/>
              <w:jc w:val="center"/>
              <w:rPr>
                <w:del w:id="9775" w:author="Phuong Truong Thi" w:date="2024-10-08T18:12:00Z"/>
                <w:rFonts w:ascii="Times New Roman" w:eastAsia="Times New Roman" w:hAnsi="Times New Roman"/>
                <w:b/>
                <w:bCs/>
                <w:color w:val="000000"/>
                <w:sz w:val="24"/>
                <w:szCs w:val="24"/>
                <w:lang w:val="vi-VN" w:eastAsia="vi-VN"/>
              </w:rPr>
            </w:pPr>
            <w:ins w:id="9776" w:author="thu nga" w:date="2024-09-30T15:07:00Z">
              <w:del w:id="9777" w:author="Phuong Truong Thi" w:date="2024-10-08T18:12:00Z">
                <w:r w:rsidDel="007E0F89">
                  <w:rPr>
                    <w:rFonts w:ascii="Times New Roman" w:eastAsia="Times New Roman" w:hAnsi="Times New Roman"/>
                    <w:b/>
                    <w:bCs/>
                    <w:color w:val="000000"/>
                    <w:sz w:val="24"/>
                    <w:szCs w:val="24"/>
                    <w:lang w:val="vi-VN" w:eastAsia="vi-VN"/>
                  </w:rPr>
                  <w:delText>Nguồn</w:delText>
                </w:r>
              </w:del>
            </w:ins>
          </w:p>
        </w:tc>
        <w:tc>
          <w:tcPr>
            <w:tcW w:w="1236" w:type="dxa"/>
            <w:shd w:val="clear" w:color="auto" w:fill="F7C7AC"/>
            <w:vAlign w:val="center"/>
            <w:tcPrChange w:id="9778" w:author="thu nga" w:date="2024-10-01T10:49:00Z">
              <w:tcPr>
                <w:tcW w:w="1236" w:type="dxa"/>
                <w:shd w:val="clear" w:color="auto" w:fill="F7C7AC"/>
                <w:vAlign w:val="center"/>
              </w:tcPr>
            </w:tcPrChange>
          </w:tcPr>
          <w:p w14:paraId="61A9230E" w14:textId="0CA1511C" w:rsidR="00FF4CD3" w:rsidRPr="00AD0E1A" w:rsidDel="007E0F89" w:rsidRDefault="00FF4CD3">
            <w:pPr>
              <w:spacing w:before="0" w:line="240" w:lineRule="auto"/>
              <w:contextualSpacing w:val="0"/>
              <w:jc w:val="center"/>
              <w:rPr>
                <w:del w:id="9779" w:author="Phuong Truong Thi" w:date="2024-10-08T18:12:00Z"/>
                <w:rFonts w:ascii="Times New Roman" w:eastAsia="Times New Roman" w:hAnsi="Times New Roman"/>
                <w:b/>
                <w:bCs/>
                <w:color w:val="000000"/>
                <w:sz w:val="24"/>
                <w:szCs w:val="24"/>
                <w:lang w:val="vi-VN" w:eastAsia="vi-VN"/>
              </w:rPr>
            </w:pPr>
            <w:del w:id="9780" w:author="Phuong Truong Thi" w:date="2024-10-08T18:12:00Z">
              <w:r w:rsidRPr="00AD0E1A" w:rsidDel="007E0F89">
                <w:rPr>
                  <w:rFonts w:ascii="Times New Roman" w:eastAsia="Times New Roman" w:hAnsi="Times New Roman"/>
                  <w:b/>
                  <w:bCs/>
                  <w:color w:val="000000"/>
                  <w:sz w:val="24"/>
                  <w:szCs w:val="24"/>
                  <w:lang w:val="vi-VN" w:eastAsia="vi-VN"/>
                </w:rPr>
                <w:delText>Định dạng</w:delText>
              </w:r>
            </w:del>
          </w:p>
        </w:tc>
        <w:tc>
          <w:tcPr>
            <w:tcW w:w="1276" w:type="dxa"/>
            <w:shd w:val="clear" w:color="auto" w:fill="F7C7AC"/>
            <w:vAlign w:val="center"/>
            <w:hideMark/>
            <w:tcPrChange w:id="9781" w:author="thu nga" w:date="2024-10-01T10:49:00Z">
              <w:tcPr>
                <w:tcW w:w="1417" w:type="dxa"/>
                <w:gridSpan w:val="2"/>
                <w:shd w:val="clear" w:color="auto" w:fill="F7C7AC"/>
                <w:vAlign w:val="center"/>
                <w:hideMark/>
              </w:tcPr>
            </w:tcPrChange>
          </w:tcPr>
          <w:p w14:paraId="30B2BDA2" w14:textId="62CE1238" w:rsidR="00FF4CD3" w:rsidRPr="00AD0E1A" w:rsidDel="007E0F89" w:rsidRDefault="00FF4CD3">
            <w:pPr>
              <w:spacing w:before="0" w:line="240" w:lineRule="auto"/>
              <w:contextualSpacing w:val="0"/>
              <w:jc w:val="center"/>
              <w:rPr>
                <w:del w:id="9782" w:author="Phuong Truong Thi" w:date="2024-10-08T18:12:00Z"/>
                <w:rFonts w:ascii="Times New Roman" w:eastAsia="Times New Roman" w:hAnsi="Times New Roman"/>
                <w:b/>
                <w:bCs/>
                <w:color w:val="000000"/>
                <w:sz w:val="24"/>
                <w:szCs w:val="24"/>
                <w:lang w:val="vi-VN" w:eastAsia="vi-VN"/>
              </w:rPr>
            </w:pPr>
            <w:del w:id="9783" w:author="Phuong Truong Thi" w:date="2024-10-08T18:12:00Z">
              <w:r w:rsidRPr="00AD0E1A" w:rsidDel="007E0F89">
                <w:rPr>
                  <w:rFonts w:ascii="Times New Roman" w:eastAsia="Times New Roman" w:hAnsi="Times New Roman"/>
                  <w:b/>
                  <w:bCs/>
                  <w:color w:val="000000"/>
                  <w:sz w:val="24"/>
                  <w:szCs w:val="24"/>
                  <w:lang w:val="vi-VN" w:eastAsia="vi-VN"/>
                </w:rPr>
                <w:delText>Mã danh mục tham chiếu</w:delText>
              </w:r>
            </w:del>
          </w:p>
        </w:tc>
        <w:tc>
          <w:tcPr>
            <w:tcW w:w="992" w:type="dxa"/>
            <w:shd w:val="clear" w:color="auto" w:fill="F7C7AC"/>
            <w:tcPrChange w:id="9784" w:author="thu nga" w:date="2024-10-01T10:49:00Z">
              <w:tcPr>
                <w:tcW w:w="851" w:type="dxa"/>
                <w:shd w:val="clear" w:color="auto" w:fill="F7C7AC"/>
              </w:tcPr>
            </w:tcPrChange>
          </w:tcPr>
          <w:p w14:paraId="2CB9BA34" w14:textId="40C1A5F7" w:rsidR="00FF4CD3" w:rsidRPr="00763017" w:rsidDel="007E0F89" w:rsidRDefault="00FF4CD3">
            <w:pPr>
              <w:spacing w:before="0" w:line="240" w:lineRule="auto"/>
              <w:contextualSpacing w:val="0"/>
              <w:jc w:val="center"/>
              <w:rPr>
                <w:del w:id="9785" w:author="Phuong Truong Thi" w:date="2024-10-08T18:12:00Z"/>
                <w:rFonts w:ascii="Times New Roman" w:eastAsia="Times New Roman" w:hAnsi="Times New Roman"/>
                <w:b/>
                <w:bCs/>
                <w:color w:val="000000"/>
                <w:sz w:val="24"/>
                <w:szCs w:val="24"/>
                <w:lang w:val="vi-VN" w:eastAsia="vi-VN"/>
                <w:rPrChange w:id="9786" w:author="thu nga" w:date="2024-09-30T13:54:00Z">
                  <w:rPr>
                    <w:del w:id="9787" w:author="Phuong Truong Thi" w:date="2024-10-08T18:12:00Z"/>
                    <w:rFonts w:ascii="Times New Roman" w:eastAsia="Times New Roman" w:hAnsi="Times New Roman"/>
                    <w:b/>
                    <w:bCs/>
                    <w:color w:val="000000"/>
                    <w:sz w:val="24"/>
                    <w:szCs w:val="24"/>
                    <w:lang w:eastAsia="vi-VN"/>
                  </w:rPr>
                </w:rPrChange>
              </w:rPr>
            </w:pPr>
            <w:del w:id="9788" w:author="Phuong Truong Thi" w:date="2024-10-08T18:12:00Z">
              <w:r w:rsidRPr="00763017" w:rsidDel="007E0F89">
                <w:rPr>
                  <w:rFonts w:ascii="Times New Roman" w:eastAsia="Times New Roman" w:hAnsi="Times New Roman"/>
                  <w:b/>
                  <w:bCs/>
                  <w:color w:val="000000"/>
                  <w:sz w:val="24"/>
                  <w:szCs w:val="24"/>
                  <w:lang w:val="vi-VN" w:eastAsia="vi-VN"/>
                  <w:rPrChange w:id="9789" w:author="thu nga" w:date="2024-09-30T13:54:00Z">
                    <w:rPr>
                      <w:rFonts w:ascii="Times New Roman" w:eastAsia="Times New Roman" w:hAnsi="Times New Roman"/>
                      <w:b/>
                      <w:bCs/>
                      <w:color w:val="000000"/>
                      <w:sz w:val="24"/>
                      <w:szCs w:val="24"/>
                      <w:lang w:eastAsia="vi-VN"/>
                    </w:rPr>
                  </w:rPrChange>
                </w:rPr>
                <w:delText>Hiển thị mặc định</w:delText>
              </w:r>
            </w:del>
          </w:p>
          <w:p w14:paraId="5CCDA998" w14:textId="4F566CC7" w:rsidR="00FF4CD3" w:rsidRPr="00763017" w:rsidDel="007E0F89" w:rsidRDefault="00FF4CD3">
            <w:pPr>
              <w:spacing w:before="0" w:line="240" w:lineRule="auto"/>
              <w:contextualSpacing w:val="0"/>
              <w:jc w:val="center"/>
              <w:rPr>
                <w:del w:id="9790" w:author="Phuong Truong Thi" w:date="2024-10-08T18:12:00Z"/>
                <w:rFonts w:ascii="Times New Roman" w:eastAsia="Times New Roman" w:hAnsi="Times New Roman"/>
                <w:b/>
                <w:bCs/>
                <w:color w:val="000000"/>
                <w:sz w:val="24"/>
                <w:szCs w:val="24"/>
                <w:lang w:val="vi-VN" w:eastAsia="vi-VN"/>
                <w:rPrChange w:id="9791" w:author="thu nga" w:date="2024-09-30T13:54:00Z">
                  <w:rPr>
                    <w:del w:id="9792" w:author="Phuong Truong Thi" w:date="2024-10-08T18:12:00Z"/>
                    <w:rFonts w:ascii="Times New Roman" w:eastAsia="Times New Roman" w:hAnsi="Times New Roman"/>
                    <w:b/>
                    <w:bCs/>
                    <w:color w:val="000000"/>
                    <w:sz w:val="24"/>
                    <w:szCs w:val="24"/>
                    <w:lang w:eastAsia="vi-VN"/>
                  </w:rPr>
                </w:rPrChange>
              </w:rPr>
            </w:pPr>
            <w:del w:id="9793" w:author="Phuong Truong Thi" w:date="2024-10-08T18:12:00Z">
              <w:r w:rsidRPr="00763017" w:rsidDel="007E0F89">
                <w:rPr>
                  <w:rFonts w:ascii="Times New Roman" w:eastAsia="Times New Roman" w:hAnsi="Times New Roman"/>
                  <w:b/>
                  <w:bCs/>
                  <w:color w:val="000000"/>
                  <w:sz w:val="24"/>
                  <w:szCs w:val="24"/>
                  <w:lang w:val="vi-VN" w:eastAsia="vi-VN"/>
                  <w:rPrChange w:id="9794" w:author="thu nga" w:date="2024-09-30T13:54:00Z">
                    <w:rPr>
                      <w:rFonts w:ascii="Times New Roman" w:eastAsia="Times New Roman" w:hAnsi="Times New Roman"/>
                      <w:b/>
                      <w:bCs/>
                      <w:color w:val="000000"/>
                      <w:sz w:val="24"/>
                      <w:szCs w:val="24"/>
                      <w:lang w:eastAsia="vi-VN"/>
                    </w:rPr>
                  </w:rPrChange>
                </w:rPr>
                <w:delText>trên danh sách</w:delText>
              </w:r>
            </w:del>
          </w:p>
          <w:p w14:paraId="6C291A8E" w14:textId="7A75003F" w:rsidR="00FF4CD3" w:rsidRPr="00AD0E1A" w:rsidDel="007E0F89" w:rsidRDefault="00FF4CD3">
            <w:pPr>
              <w:spacing w:before="0" w:line="240" w:lineRule="auto"/>
              <w:contextualSpacing w:val="0"/>
              <w:jc w:val="center"/>
              <w:rPr>
                <w:del w:id="9795" w:author="Phuong Truong Thi" w:date="2024-10-08T18:12:00Z"/>
                <w:rFonts w:ascii="Times New Roman" w:eastAsia="Times New Roman" w:hAnsi="Times New Roman"/>
                <w:b/>
                <w:bCs/>
                <w:color w:val="000000"/>
                <w:sz w:val="24"/>
                <w:szCs w:val="24"/>
                <w:lang w:eastAsia="vi-VN"/>
              </w:rPr>
            </w:pPr>
            <w:del w:id="9796" w:author="Phuong Truong Thi" w:date="2024-10-08T18:12:00Z">
              <w:r w:rsidRPr="00AD0E1A" w:rsidDel="007E0F89">
                <w:rPr>
                  <w:rFonts w:ascii="Times New Roman" w:eastAsia="Times New Roman" w:hAnsi="Times New Roman"/>
                  <w:b/>
                  <w:bCs/>
                  <w:color w:val="000000"/>
                  <w:sz w:val="24"/>
                  <w:szCs w:val="24"/>
                  <w:lang w:eastAsia="vi-VN"/>
                </w:rPr>
                <w:delText>(Y/N)</w:delText>
              </w:r>
            </w:del>
          </w:p>
        </w:tc>
      </w:tr>
      <w:tr w:rsidR="00273A54" w:rsidRPr="00AD0E1A" w:rsidDel="007E0F89" w14:paraId="7DFA73D8" w14:textId="671E040B" w:rsidTr="007B7F57">
        <w:trPr>
          <w:gridAfter w:val="2"/>
          <w:wAfter w:w="17834" w:type="dxa"/>
          <w:trHeight w:val="399"/>
          <w:del w:id="9797" w:author="Phuong Truong Thi" w:date="2024-10-08T18:12:00Z"/>
          <w:trPrChange w:id="9798" w:author="thu nga" w:date="2024-09-30T15:27:00Z">
            <w:trPr>
              <w:gridAfter w:val="2"/>
              <w:wAfter w:w="17834" w:type="dxa"/>
              <w:trHeight w:val="399"/>
            </w:trPr>
          </w:trPrChange>
        </w:trPr>
        <w:tc>
          <w:tcPr>
            <w:tcW w:w="846" w:type="dxa"/>
            <w:gridSpan w:val="2"/>
            <w:tcPrChange w:id="9799" w:author="thu nga" w:date="2024-09-30T15:27:00Z">
              <w:tcPr>
                <w:tcW w:w="1492" w:type="dxa"/>
                <w:gridSpan w:val="2"/>
              </w:tcPr>
            </w:tcPrChange>
          </w:tcPr>
          <w:p w14:paraId="32F1BCE8" w14:textId="4CBADE09" w:rsidR="00FF4CD3" w:rsidDel="007E0F89" w:rsidRDefault="00FF4CD3">
            <w:pPr>
              <w:spacing w:before="0" w:line="240" w:lineRule="auto"/>
              <w:contextualSpacing w:val="0"/>
              <w:rPr>
                <w:del w:id="9800" w:author="Phuong Truong Thi" w:date="2024-10-08T18:12:00Z"/>
                <w:rFonts w:ascii="Times New Roman" w:eastAsia="Times New Roman" w:hAnsi="Times New Roman"/>
                <w:sz w:val="24"/>
                <w:szCs w:val="24"/>
                <w:lang w:eastAsia="vi-VN"/>
              </w:rPr>
            </w:pPr>
          </w:p>
        </w:tc>
        <w:tc>
          <w:tcPr>
            <w:tcW w:w="8363" w:type="dxa"/>
            <w:gridSpan w:val="6"/>
            <w:vAlign w:val="center"/>
            <w:tcPrChange w:id="9801" w:author="thu nga" w:date="2024-09-30T15:27:00Z">
              <w:tcPr>
                <w:tcW w:w="7717" w:type="dxa"/>
                <w:gridSpan w:val="7"/>
                <w:vAlign w:val="center"/>
              </w:tcPr>
            </w:tcPrChange>
          </w:tcPr>
          <w:p w14:paraId="3C03EF27" w14:textId="035ECE53" w:rsidR="00FF4CD3" w:rsidRPr="00AD0E1A" w:rsidDel="007E0F89" w:rsidRDefault="00FF4CD3">
            <w:pPr>
              <w:spacing w:before="0" w:line="240" w:lineRule="auto"/>
              <w:contextualSpacing w:val="0"/>
              <w:jc w:val="left"/>
              <w:rPr>
                <w:del w:id="9802" w:author="Phuong Truong Thi" w:date="2024-10-08T18:12:00Z"/>
                <w:rFonts w:ascii="Times New Roman" w:eastAsia="Times New Roman" w:hAnsi="Times New Roman"/>
                <w:sz w:val="24"/>
                <w:szCs w:val="24"/>
                <w:lang w:val="vi-VN" w:eastAsia="vi-VN"/>
              </w:rPr>
              <w:pPrChange w:id="9803" w:author="thu nga" w:date="2024-09-30T15:15:00Z">
                <w:pPr>
                  <w:spacing w:before="0" w:line="240" w:lineRule="auto"/>
                  <w:contextualSpacing w:val="0"/>
                </w:pPr>
              </w:pPrChange>
            </w:pPr>
            <w:del w:id="9804" w:author="Phuong Truong Thi" w:date="2024-10-08T18:12:00Z">
              <w:r w:rsidDel="007E0F89">
                <w:rPr>
                  <w:rFonts w:ascii="Times New Roman" w:eastAsia="Times New Roman" w:hAnsi="Times New Roman"/>
                  <w:sz w:val="24"/>
                  <w:szCs w:val="24"/>
                  <w:lang w:eastAsia="vi-VN"/>
                </w:rPr>
                <w:delText xml:space="preserve">Thông tin tổng quan </w:delText>
              </w:r>
              <w:r w:rsidRPr="00B70D39" w:rsidDel="007E0F89">
                <w:rPr>
                  <w:rFonts w:ascii="Times New Roman" w:eastAsia="Times New Roman" w:hAnsi="Times New Roman"/>
                  <w:i/>
                  <w:iCs/>
                  <w:sz w:val="24"/>
                  <w:szCs w:val="24"/>
                  <w:lang w:eastAsia="vi-VN"/>
                </w:rPr>
                <w:delText>(dòng thông tin</w:delText>
              </w:r>
              <w:r w:rsidDel="007E0F89">
                <w:rPr>
                  <w:rFonts w:ascii="Times New Roman" w:eastAsia="Times New Roman" w:hAnsi="Times New Roman"/>
                  <w:i/>
                  <w:iCs/>
                  <w:sz w:val="24"/>
                  <w:szCs w:val="24"/>
                  <w:lang w:eastAsia="vi-VN"/>
                </w:rPr>
                <w:delText xml:space="preserve"> chung</w:delText>
              </w:r>
              <w:r w:rsidRPr="00B70D39" w:rsidDel="007E0F89">
                <w:rPr>
                  <w:rFonts w:ascii="Times New Roman" w:eastAsia="Times New Roman" w:hAnsi="Times New Roman"/>
                  <w:i/>
                  <w:iCs/>
                  <w:sz w:val="24"/>
                  <w:szCs w:val="24"/>
                  <w:lang w:eastAsia="vi-VN"/>
                </w:rPr>
                <w:delText>)</w:delText>
              </w:r>
            </w:del>
          </w:p>
        </w:tc>
      </w:tr>
      <w:tr w:rsidR="00273A54" w:rsidRPr="00AD0E1A" w:rsidDel="007E0F89" w14:paraId="13922A21" w14:textId="79EE3EF4" w:rsidTr="001859AE">
        <w:trPr>
          <w:gridAfter w:val="2"/>
          <w:wAfter w:w="17834" w:type="dxa"/>
          <w:trHeight w:val="624"/>
          <w:del w:id="9805" w:author="Phuong Truong Thi" w:date="2024-10-08T18:12:00Z"/>
          <w:trPrChange w:id="9806" w:author="thu nga" w:date="2024-10-01T10:49:00Z">
            <w:trPr>
              <w:gridAfter w:val="2"/>
              <w:wAfter w:w="17834" w:type="dxa"/>
              <w:trHeight w:val="624"/>
            </w:trPr>
          </w:trPrChange>
        </w:trPr>
        <w:tc>
          <w:tcPr>
            <w:tcW w:w="670" w:type="dxa"/>
            <w:shd w:val="clear" w:color="auto" w:fill="auto"/>
            <w:vAlign w:val="center"/>
            <w:tcPrChange w:id="9807" w:author="thu nga" w:date="2024-10-01T10:49:00Z">
              <w:tcPr>
                <w:tcW w:w="670" w:type="dxa"/>
                <w:shd w:val="clear" w:color="auto" w:fill="auto"/>
                <w:vAlign w:val="center"/>
              </w:tcPr>
            </w:tcPrChange>
          </w:tcPr>
          <w:p w14:paraId="02CFB17C" w14:textId="058DF530" w:rsidR="00FF4CD3" w:rsidRPr="00AD0E1A" w:rsidDel="007E0F89" w:rsidRDefault="00FF4CD3">
            <w:pPr>
              <w:spacing w:before="0" w:line="240" w:lineRule="auto"/>
              <w:contextualSpacing w:val="0"/>
              <w:jc w:val="left"/>
              <w:rPr>
                <w:del w:id="9808" w:author="Phuong Truong Thi" w:date="2024-10-08T18:12:00Z"/>
                <w:rFonts w:ascii="Times New Roman" w:eastAsia="Times New Roman" w:hAnsi="Times New Roman"/>
                <w:color w:val="000000"/>
                <w:sz w:val="24"/>
                <w:szCs w:val="24"/>
                <w:lang w:val="vi-VN" w:eastAsia="vi-VN"/>
              </w:rPr>
            </w:pPr>
          </w:p>
        </w:tc>
        <w:tc>
          <w:tcPr>
            <w:tcW w:w="1735" w:type="dxa"/>
            <w:gridSpan w:val="2"/>
            <w:shd w:val="clear" w:color="auto" w:fill="auto"/>
            <w:vAlign w:val="center"/>
            <w:tcPrChange w:id="9809" w:author="thu nga" w:date="2024-10-01T10:49:00Z">
              <w:tcPr>
                <w:tcW w:w="1735" w:type="dxa"/>
                <w:gridSpan w:val="2"/>
                <w:shd w:val="clear" w:color="auto" w:fill="auto"/>
                <w:vAlign w:val="center"/>
              </w:tcPr>
            </w:tcPrChange>
          </w:tcPr>
          <w:p w14:paraId="355C547C" w14:textId="697C8E70" w:rsidR="00FF4CD3" w:rsidRPr="008E60BE" w:rsidDel="007E0F89" w:rsidRDefault="00FF4CD3">
            <w:pPr>
              <w:spacing w:before="0" w:line="240" w:lineRule="auto"/>
              <w:contextualSpacing w:val="0"/>
              <w:rPr>
                <w:del w:id="9810" w:author="Phuong Truong Thi" w:date="2024-10-08T18:12:00Z"/>
                <w:rFonts w:ascii="Times New Roman" w:hAnsi="Times New Roman"/>
                <w:color w:val="000000"/>
                <w:sz w:val="24"/>
                <w:szCs w:val="24"/>
              </w:rPr>
            </w:pPr>
            <w:del w:id="9811" w:author="Phuong Truong Thi" w:date="2024-10-08T18:12:00Z">
              <w:r w:rsidRPr="008E60BE" w:rsidDel="007E0F89">
                <w:rPr>
                  <w:rFonts w:ascii="Times New Roman" w:hAnsi="Times New Roman"/>
                  <w:color w:val="000000"/>
                  <w:sz w:val="24"/>
                  <w:szCs w:val="24"/>
                </w:rPr>
                <w:delText>Tổng KH trong danh sách</w:delText>
              </w:r>
            </w:del>
          </w:p>
          <w:p w14:paraId="74D8832A" w14:textId="6A713AEC" w:rsidR="00FF4CD3" w:rsidRPr="008E60BE" w:rsidDel="007E0F89" w:rsidRDefault="00FF4CD3">
            <w:pPr>
              <w:spacing w:before="0" w:line="240" w:lineRule="auto"/>
              <w:contextualSpacing w:val="0"/>
              <w:rPr>
                <w:del w:id="9812" w:author="Phuong Truong Thi" w:date="2024-10-08T18:12:00Z"/>
                <w:rFonts w:ascii="Times New Roman" w:hAnsi="Times New Roman"/>
                <w:color w:val="000000"/>
                <w:sz w:val="24"/>
                <w:szCs w:val="24"/>
              </w:rPr>
            </w:pPr>
          </w:p>
        </w:tc>
        <w:tc>
          <w:tcPr>
            <w:tcW w:w="2230" w:type="dxa"/>
            <w:tcPrChange w:id="9813" w:author="thu nga" w:date="2024-10-01T10:49:00Z">
              <w:tcPr>
                <w:tcW w:w="2230" w:type="dxa"/>
              </w:tcPr>
            </w:tcPrChange>
          </w:tcPr>
          <w:p w14:paraId="66B3CE1D" w14:textId="727CF2DB" w:rsidR="00FF4CD3" w:rsidRPr="00521C1C" w:rsidDel="007E0F89" w:rsidRDefault="00FF4CD3">
            <w:pPr>
              <w:spacing w:before="0" w:line="240" w:lineRule="auto"/>
              <w:contextualSpacing w:val="0"/>
              <w:rPr>
                <w:del w:id="9814" w:author="Phuong Truong Thi" w:date="2024-10-08T18:12:00Z"/>
                <w:rFonts w:ascii="Times New Roman" w:hAnsi="Times New Roman"/>
                <w:color w:val="000000"/>
                <w:sz w:val="24"/>
                <w:szCs w:val="24"/>
              </w:rPr>
            </w:pPr>
            <w:del w:id="9815" w:author="Phuong Truong Thi" w:date="2024-10-08T18:12:00Z">
              <w:r w:rsidRPr="00521C1C" w:rsidDel="007E0F89">
                <w:rPr>
                  <w:rFonts w:ascii="Times New Roman" w:hAnsi="Times New Roman"/>
                  <w:color w:val="000000"/>
                  <w:sz w:val="24"/>
                  <w:szCs w:val="24"/>
                </w:rPr>
                <w:delText xml:space="preserve">Tổng số lượng KH trong danh sách </w:delText>
              </w:r>
            </w:del>
          </w:p>
          <w:p w14:paraId="0D7653FF" w14:textId="3E7DA5CF" w:rsidR="00FF4CD3" w:rsidRPr="00521C1C" w:rsidDel="007E0F89" w:rsidRDefault="00FF4CD3">
            <w:pPr>
              <w:spacing w:before="0" w:line="240" w:lineRule="auto"/>
              <w:contextualSpacing w:val="0"/>
              <w:rPr>
                <w:del w:id="9816" w:author="Phuong Truong Thi" w:date="2024-10-08T18:12:00Z"/>
                <w:rFonts w:ascii="Times New Roman" w:eastAsia="Times New Roman" w:hAnsi="Times New Roman"/>
                <w:b/>
                <w:bCs/>
                <w:color w:val="000000"/>
                <w:sz w:val="24"/>
                <w:szCs w:val="24"/>
                <w:lang w:eastAsia="vi-VN"/>
              </w:rPr>
            </w:pPr>
          </w:p>
        </w:tc>
        <w:tc>
          <w:tcPr>
            <w:tcW w:w="1070" w:type="dxa"/>
            <w:vAlign w:val="center"/>
            <w:tcPrChange w:id="9817" w:author="thu nga" w:date="2024-10-01T10:49:00Z">
              <w:tcPr>
                <w:tcW w:w="1070" w:type="dxa"/>
                <w:vAlign w:val="center"/>
              </w:tcPr>
            </w:tcPrChange>
          </w:tcPr>
          <w:p w14:paraId="48DA93E4" w14:textId="69177DC1" w:rsidR="00FF4CD3" w:rsidRPr="00FF4CD3" w:rsidDel="007E0F89" w:rsidRDefault="00FF4CD3">
            <w:pPr>
              <w:spacing w:before="0" w:line="240" w:lineRule="auto"/>
              <w:contextualSpacing w:val="0"/>
              <w:jc w:val="center"/>
              <w:rPr>
                <w:del w:id="9818" w:author="Phuong Truong Thi" w:date="2024-10-08T18:12:00Z"/>
                <w:rFonts w:ascii="Times New Roman" w:eastAsia="Times New Roman" w:hAnsi="Times New Roman"/>
                <w:color w:val="000000"/>
                <w:sz w:val="24"/>
                <w:szCs w:val="24"/>
                <w:lang w:val="vi-VN" w:eastAsia="vi-VN"/>
                <w:rPrChange w:id="9819" w:author="thu nga" w:date="2024-09-30T15:07:00Z">
                  <w:rPr>
                    <w:del w:id="9820" w:author="Phuong Truong Thi" w:date="2024-10-08T18:12:00Z"/>
                    <w:rFonts w:ascii="Times New Roman" w:eastAsia="Times New Roman" w:hAnsi="Times New Roman"/>
                    <w:color w:val="000000"/>
                    <w:sz w:val="24"/>
                    <w:szCs w:val="24"/>
                    <w:lang w:eastAsia="vi-VN"/>
                  </w:rPr>
                </w:rPrChange>
              </w:rPr>
              <w:pPrChange w:id="9821" w:author="thu nga" w:date="2024-09-30T15:15:00Z">
                <w:pPr>
                  <w:spacing w:before="0" w:line="240" w:lineRule="auto"/>
                  <w:contextualSpacing w:val="0"/>
                </w:pPr>
              </w:pPrChange>
            </w:pPr>
            <w:ins w:id="9822" w:author="thu nga" w:date="2024-09-30T15:07:00Z">
              <w:del w:id="9823" w:author="Phuong Truong Thi" w:date="2024-10-08T18:12:00Z">
                <w:r w:rsidDel="007E0F89">
                  <w:rPr>
                    <w:rFonts w:ascii="Times New Roman" w:eastAsia="Times New Roman" w:hAnsi="Times New Roman"/>
                    <w:color w:val="000000"/>
                    <w:sz w:val="24"/>
                    <w:szCs w:val="24"/>
                    <w:lang w:val="vi-VN" w:eastAsia="vi-VN"/>
                  </w:rPr>
                  <w:delText>CRM</w:delText>
                </w:r>
              </w:del>
            </w:ins>
          </w:p>
        </w:tc>
        <w:tc>
          <w:tcPr>
            <w:tcW w:w="1236" w:type="dxa"/>
            <w:tcPrChange w:id="9824" w:author="thu nga" w:date="2024-10-01T10:49:00Z">
              <w:tcPr>
                <w:tcW w:w="1236" w:type="dxa"/>
              </w:tcPr>
            </w:tcPrChange>
          </w:tcPr>
          <w:p w14:paraId="312CC70A" w14:textId="4DEDEEED" w:rsidR="00FF4CD3" w:rsidDel="007E0F89" w:rsidRDefault="00FF4CD3">
            <w:pPr>
              <w:spacing w:before="0" w:line="240" w:lineRule="auto"/>
              <w:contextualSpacing w:val="0"/>
              <w:rPr>
                <w:del w:id="9825" w:author="Phuong Truong Thi" w:date="2024-10-08T18:12:00Z"/>
                <w:rFonts w:ascii="Times New Roman" w:eastAsia="Times New Roman" w:hAnsi="Times New Roman"/>
                <w:color w:val="000000"/>
                <w:sz w:val="24"/>
                <w:szCs w:val="24"/>
                <w:lang w:eastAsia="vi-VN"/>
              </w:rPr>
            </w:pPr>
            <w:del w:id="9826" w:author="Phuong Truong Thi" w:date="2024-10-08T18:12:00Z">
              <w:r w:rsidDel="007E0F89">
                <w:rPr>
                  <w:rFonts w:ascii="Times New Roman" w:eastAsia="Times New Roman" w:hAnsi="Times New Roman"/>
                  <w:color w:val="000000"/>
                  <w:sz w:val="24"/>
                  <w:szCs w:val="24"/>
                  <w:lang w:eastAsia="vi-VN"/>
                </w:rPr>
                <w:delText>Number</w:delText>
              </w:r>
            </w:del>
          </w:p>
        </w:tc>
        <w:tc>
          <w:tcPr>
            <w:tcW w:w="1276" w:type="dxa"/>
            <w:shd w:val="clear" w:color="auto" w:fill="auto"/>
            <w:noWrap/>
            <w:vAlign w:val="center"/>
            <w:tcPrChange w:id="9827" w:author="thu nga" w:date="2024-10-01T10:49:00Z">
              <w:tcPr>
                <w:tcW w:w="1417" w:type="dxa"/>
                <w:gridSpan w:val="2"/>
                <w:shd w:val="clear" w:color="auto" w:fill="auto"/>
                <w:noWrap/>
                <w:vAlign w:val="center"/>
              </w:tcPr>
            </w:tcPrChange>
          </w:tcPr>
          <w:p w14:paraId="1DDCA0E1" w14:textId="3BF3EB77" w:rsidR="00FF4CD3" w:rsidDel="007E0F89" w:rsidRDefault="00FF4CD3">
            <w:pPr>
              <w:spacing w:before="0" w:line="240" w:lineRule="auto"/>
              <w:contextualSpacing w:val="0"/>
              <w:rPr>
                <w:del w:id="9828" w:author="Phuong Truong Thi" w:date="2024-10-08T18:12:00Z"/>
                <w:rFonts w:ascii="Times New Roman" w:eastAsia="Times New Roman" w:hAnsi="Times New Roman"/>
                <w:sz w:val="24"/>
                <w:szCs w:val="24"/>
                <w:lang w:eastAsia="vi-VN"/>
              </w:rPr>
            </w:pPr>
          </w:p>
        </w:tc>
        <w:tc>
          <w:tcPr>
            <w:tcW w:w="992" w:type="dxa"/>
            <w:tcPrChange w:id="9829" w:author="thu nga" w:date="2024-10-01T10:49:00Z">
              <w:tcPr>
                <w:tcW w:w="851" w:type="dxa"/>
              </w:tcPr>
            </w:tcPrChange>
          </w:tcPr>
          <w:p w14:paraId="34148DD6" w14:textId="7E2C05FA" w:rsidR="00FF4CD3" w:rsidRPr="0094143E" w:rsidDel="007E0F89" w:rsidRDefault="00FF4CD3">
            <w:pPr>
              <w:spacing w:before="0" w:line="240" w:lineRule="auto"/>
              <w:contextualSpacing w:val="0"/>
              <w:jc w:val="center"/>
              <w:rPr>
                <w:del w:id="9830" w:author="Phuong Truong Thi" w:date="2024-10-08T18:12:00Z"/>
                <w:rFonts w:ascii="Times New Roman" w:eastAsia="Times New Roman" w:hAnsi="Times New Roman"/>
                <w:sz w:val="24"/>
                <w:szCs w:val="24"/>
                <w:lang w:eastAsia="vi-VN"/>
              </w:rPr>
            </w:pPr>
            <w:del w:id="9831"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2664CFA4" w14:textId="7170C43E" w:rsidTr="007B7F57">
        <w:trPr>
          <w:gridAfter w:val="2"/>
          <w:wAfter w:w="17834" w:type="dxa"/>
          <w:trHeight w:val="327"/>
          <w:del w:id="9832" w:author="Phuong Truong Thi" w:date="2024-10-08T18:12:00Z"/>
          <w:trPrChange w:id="9833" w:author="thu nga" w:date="2024-09-30T15:27:00Z">
            <w:trPr>
              <w:gridAfter w:val="2"/>
              <w:wAfter w:w="17834" w:type="dxa"/>
              <w:trHeight w:val="327"/>
            </w:trPr>
          </w:trPrChange>
        </w:trPr>
        <w:tc>
          <w:tcPr>
            <w:tcW w:w="846" w:type="dxa"/>
            <w:gridSpan w:val="2"/>
            <w:tcPrChange w:id="9834" w:author="thu nga" w:date="2024-09-30T15:27:00Z">
              <w:tcPr>
                <w:tcW w:w="1492" w:type="dxa"/>
                <w:gridSpan w:val="2"/>
              </w:tcPr>
            </w:tcPrChange>
          </w:tcPr>
          <w:p w14:paraId="33D21DFC" w14:textId="43F20FA6" w:rsidR="00FF4CD3" w:rsidDel="007E0F89" w:rsidRDefault="00FF4CD3">
            <w:pPr>
              <w:spacing w:before="0" w:line="240" w:lineRule="auto"/>
              <w:contextualSpacing w:val="0"/>
              <w:jc w:val="left"/>
              <w:rPr>
                <w:del w:id="9835" w:author="Phuong Truong Thi" w:date="2024-10-08T18:12:00Z"/>
                <w:rFonts w:ascii="Times New Roman" w:eastAsia="Times New Roman" w:hAnsi="Times New Roman"/>
                <w:sz w:val="24"/>
                <w:szCs w:val="24"/>
                <w:lang w:eastAsia="vi-VN"/>
              </w:rPr>
            </w:pPr>
          </w:p>
        </w:tc>
        <w:tc>
          <w:tcPr>
            <w:tcW w:w="8363" w:type="dxa"/>
            <w:gridSpan w:val="6"/>
            <w:vAlign w:val="center"/>
            <w:tcPrChange w:id="9836" w:author="thu nga" w:date="2024-09-30T15:27:00Z">
              <w:tcPr>
                <w:tcW w:w="7717" w:type="dxa"/>
                <w:gridSpan w:val="7"/>
                <w:vAlign w:val="center"/>
              </w:tcPr>
            </w:tcPrChange>
          </w:tcPr>
          <w:p w14:paraId="21B135AC" w14:textId="52891ED5" w:rsidR="00FF4CD3" w:rsidDel="007E0F89" w:rsidRDefault="00FF4CD3">
            <w:pPr>
              <w:spacing w:before="0" w:line="240" w:lineRule="auto"/>
              <w:contextualSpacing w:val="0"/>
              <w:jc w:val="left"/>
              <w:rPr>
                <w:del w:id="9837" w:author="Phuong Truong Thi" w:date="2024-10-08T18:12:00Z"/>
                <w:rFonts w:ascii="Times New Roman" w:eastAsia="Times New Roman" w:hAnsi="Times New Roman"/>
                <w:sz w:val="24"/>
                <w:szCs w:val="24"/>
                <w:lang w:eastAsia="vi-VN"/>
              </w:rPr>
            </w:pPr>
            <w:del w:id="9838" w:author="Phuong Truong Thi" w:date="2024-10-08T18:12:00Z">
              <w:r w:rsidDel="007E0F89">
                <w:rPr>
                  <w:rFonts w:ascii="Times New Roman" w:eastAsia="Times New Roman" w:hAnsi="Times New Roman"/>
                  <w:sz w:val="24"/>
                  <w:szCs w:val="24"/>
                  <w:lang w:eastAsia="vi-VN"/>
                </w:rPr>
                <w:delText>Thông tin chung</w:delText>
              </w:r>
            </w:del>
          </w:p>
        </w:tc>
      </w:tr>
      <w:tr w:rsidR="00273A54" w:rsidRPr="00AD0E1A" w:rsidDel="007E0F89" w14:paraId="47878B6D" w14:textId="66D2E25C" w:rsidTr="001859AE">
        <w:trPr>
          <w:gridAfter w:val="2"/>
          <w:wAfter w:w="17834" w:type="dxa"/>
          <w:trHeight w:val="480"/>
          <w:del w:id="9839" w:author="Phuong Truong Thi" w:date="2024-10-08T18:12:00Z"/>
          <w:trPrChange w:id="9840" w:author="thu nga" w:date="2024-10-01T10:49:00Z">
            <w:trPr>
              <w:gridAfter w:val="2"/>
              <w:wAfter w:w="17834" w:type="dxa"/>
              <w:trHeight w:val="480"/>
            </w:trPr>
          </w:trPrChange>
        </w:trPr>
        <w:tc>
          <w:tcPr>
            <w:tcW w:w="670" w:type="dxa"/>
            <w:shd w:val="clear" w:color="auto" w:fill="auto"/>
            <w:vAlign w:val="center"/>
            <w:tcPrChange w:id="9841" w:author="thu nga" w:date="2024-10-01T10:49:00Z">
              <w:tcPr>
                <w:tcW w:w="670" w:type="dxa"/>
                <w:shd w:val="clear" w:color="auto" w:fill="auto"/>
                <w:vAlign w:val="center"/>
              </w:tcPr>
            </w:tcPrChange>
          </w:tcPr>
          <w:p w14:paraId="1DF003FB" w14:textId="0E2569D3" w:rsidR="00FF4CD3" w:rsidRPr="00AD0E1A" w:rsidDel="007E0F89" w:rsidRDefault="00FF4CD3">
            <w:pPr>
              <w:pStyle w:val="ListParagraph"/>
              <w:numPr>
                <w:ilvl w:val="0"/>
                <w:numId w:val="62"/>
              </w:numPr>
              <w:spacing w:before="0" w:line="240" w:lineRule="auto"/>
              <w:contextualSpacing w:val="0"/>
              <w:jc w:val="left"/>
              <w:rPr>
                <w:del w:id="9842"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843" w:author="thu nga" w:date="2024-10-01T10:49:00Z">
              <w:tcPr>
                <w:tcW w:w="1735" w:type="dxa"/>
                <w:gridSpan w:val="2"/>
                <w:shd w:val="clear" w:color="auto" w:fill="auto"/>
                <w:vAlign w:val="center"/>
                <w:hideMark/>
              </w:tcPr>
            </w:tcPrChange>
          </w:tcPr>
          <w:p w14:paraId="1BD56617" w14:textId="1FDCF76C" w:rsidR="00FF4CD3" w:rsidRPr="008E60BE" w:rsidDel="007E0F89" w:rsidRDefault="00FF4CD3">
            <w:pPr>
              <w:spacing w:before="0" w:line="240" w:lineRule="auto"/>
              <w:contextualSpacing w:val="0"/>
              <w:rPr>
                <w:del w:id="9844" w:author="Phuong Truong Thi" w:date="2024-10-08T18:12:00Z"/>
                <w:rFonts w:ascii="Times New Roman" w:eastAsia="Times New Roman" w:hAnsi="Times New Roman"/>
                <w:color w:val="000000"/>
                <w:sz w:val="24"/>
                <w:szCs w:val="24"/>
                <w:lang w:val="vi-VN" w:eastAsia="vi-VN"/>
              </w:rPr>
            </w:pPr>
            <w:del w:id="9845" w:author="Phuong Truong Thi" w:date="2024-10-08T18:12:00Z">
              <w:r w:rsidRPr="008E60BE" w:rsidDel="007E0F89">
                <w:rPr>
                  <w:rFonts w:ascii="Times New Roman" w:hAnsi="Times New Roman"/>
                  <w:color w:val="000000"/>
                  <w:sz w:val="24"/>
                  <w:szCs w:val="24"/>
                </w:rPr>
                <w:delText>CIF</w:delText>
              </w:r>
            </w:del>
          </w:p>
        </w:tc>
        <w:tc>
          <w:tcPr>
            <w:tcW w:w="2230" w:type="dxa"/>
            <w:vAlign w:val="center"/>
            <w:tcPrChange w:id="9846" w:author="thu nga" w:date="2024-10-01T10:49:00Z">
              <w:tcPr>
                <w:tcW w:w="2230" w:type="dxa"/>
                <w:vAlign w:val="center"/>
              </w:tcPr>
            </w:tcPrChange>
          </w:tcPr>
          <w:p w14:paraId="65E80FE5" w14:textId="6F781D50" w:rsidR="00FF4CD3" w:rsidRPr="00763017" w:rsidDel="007E0F89" w:rsidRDefault="00FF4CD3">
            <w:pPr>
              <w:spacing w:before="0" w:line="240" w:lineRule="auto"/>
              <w:contextualSpacing w:val="0"/>
              <w:rPr>
                <w:del w:id="9847" w:author="Phuong Truong Thi" w:date="2024-10-08T18:12:00Z"/>
                <w:rFonts w:ascii="Times New Roman" w:hAnsi="Times New Roman"/>
                <w:color w:val="000000"/>
                <w:sz w:val="24"/>
                <w:szCs w:val="24"/>
                <w:lang w:val="vi-VN"/>
                <w:rPrChange w:id="9848" w:author="thu nga" w:date="2024-09-30T13:54:00Z">
                  <w:rPr>
                    <w:del w:id="9849" w:author="Phuong Truong Thi" w:date="2024-10-08T18:12:00Z"/>
                    <w:rFonts w:ascii="Times New Roman" w:hAnsi="Times New Roman"/>
                    <w:color w:val="000000"/>
                    <w:sz w:val="24"/>
                    <w:szCs w:val="24"/>
                  </w:rPr>
                </w:rPrChange>
              </w:rPr>
            </w:pPr>
            <w:del w:id="9850" w:author="Phuong Truong Thi" w:date="2024-10-08T18:12:00Z">
              <w:r w:rsidRPr="00763017" w:rsidDel="007E0F89">
                <w:rPr>
                  <w:rFonts w:ascii="Times New Roman" w:hAnsi="Times New Roman"/>
                  <w:color w:val="000000"/>
                  <w:sz w:val="24"/>
                  <w:szCs w:val="24"/>
                  <w:lang w:val="vi-VN"/>
                  <w:rPrChange w:id="9851" w:author="thu nga" w:date="2024-09-30T13:54:00Z">
                    <w:rPr>
                      <w:rFonts w:ascii="Times New Roman" w:hAnsi="Times New Roman"/>
                      <w:color w:val="000000"/>
                      <w:sz w:val="24"/>
                      <w:szCs w:val="24"/>
                    </w:rPr>
                  </w:rPrChange>
                </w:rPr>
                <w:delText>CIF của khách hàng trên T24</w:delText>
              </w:r>
            </w:del>
          </w:p>
        </w:tc>
        <w:tc>
          <w:tcPr>
            <w:tcW w:w="1070" w:type="dxa"/>
            <w:tcPrChange w:id="9852" w:author="thu nga" w:date="2024-10-01T10:49:00Z">
              <w:tcPr>
                <w:tcW w:w="1070" w:type="dxa"/>
              </w:tcPr>
            </w:tcPrChange>
          </w:tcPr>
          <w:p w14:paraId="71DDF941" w14:textId="7DFDB59F" w:rsidR="00FF4CD3" w:rsidDel="007E0F89" w:rsidRDefault="00FF4CD3">
            <w:pPr>
              <w:spacing w:before="0" w:line="240" w:lineRule="auto"/>
              <w:contextualSpacing w:val="0"/>
              <w:jc w:val="center"/>
              <w:rPr>
                <w:del w:id="9853" w:author="Phuong Truong Thi" w:date="2024-10-08T18:12:00Z"/>
                <w:rFonts w:ascii="Times New Roman" w:hAnsi="Times New Roman"/>
                <w:color w:val="000000"/>
                <w:sz w:val="24"/>
                <w:szCs w:val="24"/>
              </w:rPr>
              <w:pPrChange w:id="9854" w:author="thu nga" w:date="2024-09-30T15:15:00Z">
                <w:pPr>
                  <w:spacing w:before="0" w:line="240" w:lineRule="auto"/>
                  <w:contextualSpacing w:val="0"/>
                </w:pPr>
              </w:pPrChange>
            </w:pPr>
            <w:ins w:id="9855" w:author="thu nga" w:date="2024-09-30T15:09:00Z">
              <w:del w:id="9856" w:author="Phuong Truong Thi" w:date="2024-10-08T18:12:00Z">
                <w:r w:rsidDel="007E0F89">
                  <w:rPr>
                    <w:rFonts w:ascii="Times New Roman" w:hAnsi="Times New Roman"/>
                    <w:color w:val="000000"/>
                    <w:sz w:val="24"/>
                    <w:szCs w:val="24"/>
                    <w:lang w:val="vi-VN"/>
                  </w:rPr>
                  <w:delText>EZ/T24</w:delText>
                </w:r>
              </w:del>
            </w:ins>
          </w:p>
        </w:tc>
        <w:tc>
          <w:tcPr>
            <w:tcW w:w="1236" w:type="dxa"/>
            <w:tcPrChange w:id="9857" w:author="thu nga" w:date="2024-10-01T10:49:00Z">
              <w:tcPr>
                <w:tcW w:w="1236" w:type="dxa"/>
              </w:tcPr>
            </w:tcPrChange>
          </w:tcPr>
          <w:p w14:paraId="64BA32C8" w14:textId="31AABCA8" w:rsidR="00FF4CD3" w:rsidRPr="00AD0E1A" w:rsidDel="007E0F89" w:rsidRDefault="00FF4CD3">
            <w:pPr>
              <w:spacing w:before="0" w:line="240" w:lineRule="auto"/>
              <w:contextualSpacing w:val="0"/>
              <w:rPr>
                <w:del w:id="9858" w:author="Phuong Truong Thi" w:date="2024-10-08T18:12:00Z"/>
                <w:rFonts w:ascii="Times New Roman" w:hAnsi="Times New Roman"/>
                <w:color w:val="000000"/>
                <w:sz w:val="24"/>
                <w:szCs w:val="24"/>
              </w:rPr>
            </w:pPr>
            <w:del w:id="9859" w:author="Phuong Truong Thi" w:date="2024-10-08T18:12:00Z">
              <w:r w:rsidDel="007E0F89">
                <w:rPr>
                  <w:rFonts w:ascii="Times New Roman" w:hAnsi="Times New Roman"/>
                  <w:color w:val="000000"/>
                  <w:sz w:val="24"/>
                  <w:szCs w:val="24"/>
                </w:rPr>
                <w:delText>Text</w:delText>
              </w:r>
            </w:del>
          </w:p>
        </w:tc>
        <w:tc>
          <w:tcPr>
            <w:tcW w:w="1276" w:type="dxa"/>
            <w:shd w:val="clear" w:color="auto" w:fill="auto"/>
            <w:noWrap/>
            <w:vAlign w:val="center"/>
            <w:tcPrChange w:id="9860" w:author="thu nga" w:date="2024-10-01T10:49:00Z">
              <w:tcPr>
                <w:tcW w:w="1417" w:type="dxa"/>
                <w:gridSpan w:val="2"/>
                <w:shd w:val="clear" w:color="auto" w:fill="auto"/>
                <w:noWrap/>
                <w:vAlign w:val="center"/>
              </w:tcPr>
            </w:tcPrChange>
          </w:tcPr>
          <w:p w14:paraId="563B05DC" w14:textId="7E143B6A" w:rsidR="00FF4CD3" w:rsidRPr="00AD0E1A" w:rsidDel="007E0F89" w:rsidRDefault="00FF4CD3">
            <w:pPr>
              <w:spacing w:before="0" w:line="240" w:lineRule="auto"/>
              <w:contextualSpacing w:val="0"/>
              <w:rPr>
                <w:del w:id="9861" w:author="Phuong Truong Thi" w:date="2024-10-08T18:12:00Z"/>
                <w:rFonts w:ascii="Times New Roman" w:eastAsia="Times New Roman" w:hAnsi="Times New Roman"/>
                <w:color w:val="000000"/>
                <w:sz w:val="24"/>
                <w:szCs w:val="24"/>
                <w:lang w:val="vi-VN" w:eastAsia="vi-VN"/>
              </w:rPr>
            </w:pPr>
          </w:p>
        </w:tc>
        <w:tc>
          <w:tcPr>
            <w:tcW w:w="992" w:type="dxa"/>
            <w:tcPrChange w:id="9862" w:author="thu nga" w:date="2024-10-01T10:49:00Z">
              <w:tcPr>
                <w:tcW w:w="851" w:type="dxa"/>
              </w:tcPr>
            </w:tcPrChange>
          </w:tcPr>
          <w:p w14:paraId="4CB143EC" w14:textId="3041C943" w:rsidR="00FF4CD3" w:rsidRPr="00AD0E1A" w:rsidDel="007E0F89" w:rsidRDefault="00FF4CD3">
            <w:pPr>
              <w:spacing w:before="0" w:line="240" w:lineRule="auto"/>
              <w:contextualSpacing w:val="0"/>
              <w:jc w:val="center"/>
              <w:rPr>
                <w:del w:id="9863" w:author="Phuong Truong Thi" w:date="2024-10-08T18:12:00Z"/>
                <w:rFonts w:ascii="Times New Roman" w:eastAsia="Times New Roman" w:hAnsi="Times New Roman"/>
                <w:sz w:val="24"/>
                <w:szCs w:val="24"/>
                <w:lang w:eastAsia="vi-VN"/>
              </w:rPr>
            </w:pPr>
            <w:del w:id="9864"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7F424795" w14:textId="01F87C29" w:rsidTr="001859AE">
        <w:trPr>
          <w:gridAfter w:val="2"/>
          <w:wAfter w:w="17834" w:type="dxa"/>
          <w:trHeight w:val="276"/>
          <w:del w:id="9865" w:author="Phuong Truong Thi" w:date="2024-10-08T18:12:00Z"/>
          <w:trPrChange w:id="9866" w:author="thu nga" w:date="2024-10-01T10:49:00Z">
            <w:trPr>
              <w:gridAfter w:val="2"/>
              <w:wAfter w:w="17834" w:type="dxa"/>
              <w:trHeight w:val="276"/>
            </w:trPr>
          </w:trPrChange>
        </w:trPr>
        <w:tc>
          <w:tcPr>
            <w:tcW w:w="670" w:type="dxa"/>
            <w:shd w:val="clear" w:color="auto" w:fill="FFFFFF" w:themeFill="background1"/>
            <w:vAlign w:val="center"/>
            <w:tcPrChange w:id="9867" w:author="thu nga" w:date="2024-10-01T10:49:00Z">
              <w:tcPr>
                <w:tcW w:w="670" w:type="dxa"/>
                <w:shd w:val="clear" w:color="auto" w:fill="FFFFFF" w:themeFill="background1"/>
                <w:vAlign w:val="center"/>
              </w:tcPr>
            </w:tcPrChange>
          </w:tcPr>
          <w:p w14:paraId="35FCB482" w14:textId="4342C727" w:rsidR="00FF4CD3" w:rsidRPr="00AD0E1A" w:rsidDel="007E0F89" w:rsidRDefault="00FF4CD3">
            <w:pPr>
              <w:pStyle w:val="ListParagraph"/>
              <w:numPr>
                <w:ilvl w:val="0"/>
                <w:numId w:val="62"/>
              </w:numPr>
              <w:spacing w:before="0" w:line="240" w:lineRule="auto"/>
              <w:contextualSpacing w:val="0"/>
              <w:jc w:val="left"/>
              <w:rPr>
                <w:del w:id="9868" w:author="Phuong Truong Thi" w:date="2024-10-08T18:12:00Z"/>
                <w:rFonts w:eastAsia="Times New Roman"/>
                <w:color w:val="000000"/>
                <w:szCs w:val="24"/>
                <w:lang w:val="vi-VN" w:eastAsia="vi-VN"/>
              </w:rPr>
            </w:pPr>
          </w:p>
        </w:tc>
        <w:tc>
          <w:tcPr>
            <w:tcW w:w="1735" w:type="dxa"/>
            <w:gridSpan w:val="2"/>
            <w:shd w:val="clear" w:color="auto" w:fill="FFFFFF" w:themeFill="background1"/>
            <w:vAlign w:val="center"/>
            <w:hideMark/>
            <w:tcPrChange w:id="9869" w:author="thu nga" w:date="2024-10-01T10:49:00Z">
              <w:tcPr>
                <w:tcW w:w="1735" w:type="dxa"/>
                <w:gridSpan w:val="2"/>
                <w:shd w:val="clear" w:color="auto" w:fill="FFFFFF" w:themeFill="background1"/>
                <w:vAlign w:val="center"/>
                <w:hideMark/>
              </w:tcPr>
            </w:tcPrChange>
          </w:tcPr>
          <w:p w14:paraId="3AA5A5E2" w14:textId="60C8B3F9" w:rsidR="00FF4CD3" w:rsidRPr="008E60BE" w:rsidDel="007E0F89" w:rsidRDefault="00FF4CD3">
            <w:pPr>
              <w:spacing w:before="0" w:line="240" w:lineRule="auto"/>
              <w:contextualSpacing w:val="0"/>
              <w:rPr>
                <w:del w:id="9870" w:author="Phuong Truong Thi" w:date="2024-10-08T18:12:00Z"/>
                <w:rFonts w:ascii="Times New Roman" w:eastAsia="Times New Roman" w:hAnsi="Times New Roman"/>
                <w:color w:val="000000"/>
                <w:sz w:val="24"/>
                <w:szCs w:val="24"/>
                <w:lang w:val="vi-VN" w:eastAsia="vi-VN"/>
              </w:rPr>
            </w:pPr>
            <w:del w:id="9871" w:author="Phuong Truong Thi" w:date="2024-10-08T18:12:00Z">
              <w:r w:rsidRPr="008E60BE" w:rsidDel="007E0F89">
                <w:rPr>
                  <w:rFonts w:ascii="Times New Roman" w:hAnsi="Times New Roman"/>
                  <w:color w:val="000000"/>
                  <w:sz w:val="24"/>
                  <w:szCs w:val="24"/>
                </w:rPr>
                <w:delText>Ngày mở CIF</w:delText>
              </w:r>
            </w:del>
          </w:p>
        </w:tc>
        <w:tc>
          <w:tcPr>
            <w:tcW w:w="2230" w:type="dxa"/>
            <w:vAlign w:val="center"/>
            <w:tcPrChange w:id="9872" w:author="thu nga" w:date="2024-10-01T10:49:00Z">
              <w:tcPr>
                <w:tcW w:w="2230" w:type="dxa"/>
                <w:vAlign w:val="center"/>
              </w:tcPr>
            </w:tcPrChange>
          </w:tcPr>
          <w:p w14:paraId="036C03FD" w14:textId="523287BA" w:rsidR="00FF4CD3" w:rsidRPr="00763017" w:rsidDel="007E0F89" w:rsidRDefault="00FF4CD3">
            <w:pPr>
              <w:spacing w:before="0" w:line="240" w:lineRule="auto"/>
              <w:contextualSpacing w:val="0"/>
              <w:rPr>
                <w:del w:id="9873" w:author="Phuong Truong Thi" w:date="2024-10-08T18:12:00Z"/>
                <w:rFonts w:ascii="Times New Roman" w:hAnsi="Times New Roman"/>
                <w:color w:val="000000"/>
                <w:sz w:val="24"/>
                <w:szCs w:val="24"/>
                <w:lang w:val="vi-VN"/>
                <w:rPrChange w:id="9874" w:author="thu nga" w:date="2024-09-30T13:54:00Z">
                  <w:rPr>
                    <w:del w:id="9875" w:author="Phuong Truong Thi" w:date="2024-10-08T18:12:00Z"/>
                    <w:rFonts w:ascii="Times New Roman" w:hAnsi="Times New Roman"/>
                    <w:color w:val="000000"/>
                    <w:sz w:val="24"/>
                    <w:szCs w:val="24"/>
                  </w:rPr>
                </w:rPrChange>
              </w:rPr>
            </w:pPr>
            <w:del w:id="9876" w:author="Phuong Truong Thi" w:date="2024-10-08T18:12:00Z">
              <w:r w:rsidRPr="00763017" w:rsidDel="007E0F89">
                <w:rPr>
                  <w:rFonts w:ascii="Times New Roman" w:hAnsi="Times New Roman"/>
                  <w:color w:val="000000"/>
                  <w:sz w:val="24"/>
                  <w:szCs w:val="24"/>
                  <w:lang w:val="vi-VN"/>
                  <w:rPrChange w:id="9877" w:author="thu nga" w:date="2024-09-30T13:54:00Z">
                    <w:rPr>
                      <w:rFonts w:ascii="Times New Roman" w:hAnsi="Times New Roman"/>
                      <w:color w:val="000000"/>
                      <w:sz w:val="24"/>
                      <w:szCs w:val="24"/>
                    </w:rPr>
                  </w:rPrChange>
                </w:rPr>
                <w:delText>Ngày mở CIF của KH với VPB trên T24</w:delText>
              </w:r>
            </w:del>
          </w:p>
        </w:tc>
        <w:tc>
          <w:tcPr>
            <w:tcW w:w="1070" w:type="dxa"/>
            <w:tcPrChange w:id="9878" w:author="thu nga" w:date="2024-10-01T10:49:00Z">
              <w:tcPr>
                <w:tcW w:w="1070" w:type="dxa"/>
              </w:tcPr>
            </w:tcPrChange>
          </w:tcPr>
          <w:p w14:paraId="61948DEE" w14:textId="136750D2" w:rsidR="00FF4CD3" w:rsidDel="007E0F89" w:rsidRDefault="00FF4CD3">
            <w:pPr>
              <w:spacing w:before="0" w:line="240" w:lineRule="auto"/>
              <w:contextualSpacing w:val="0"/>
              <w:jc w:val="center"/>
              <w:rPr>
                <w:del w:id="9879" w:author="Phuong Truong Thi" w:date="2024-10-08T18:12:00Z"/>
                <w:rFonts w:ascii="Times New Roman" w:hAnsi="Times New Roman"/>
                <w:color w:val="000000"/>
                <w:sz w:val="24"/>
                <w:szCs w:val="24"/>
              </w:rPr>
              <w:pPrChange w:id="9880" w:author="thu nga" w:date="2024-09-30T15:15:00Z">
                <w:pPr>
                  <w:spacing w:before="0" w:line="240" w:lineRule="auto"/>
                  <w:contextualSpacing w:val="0"/>
                </w:pPr>
              </w:pPrChange>
            </w:pPr>
            <w:ins w:id="9881" w:author="thu nga" w:date="2024-09-30T15:09:00Z">
              <w:del w:id="9882" w:author="Phuong Truong Thi" w:date="2024-10-08T18:12:00Z">
                <w:r w:rsidRPr="003260B4" w:rsidDel="007E0F89">
                  <w:rPr>
                    <w:rFonts w:ascii="Times New Roman" w:hAnsi="Times New Roman"/>
                    <w:color w:val="000000"/>
                    <w:sz w:val="24"/>
                    <w:szCs w:val="24"/>
                    <w:lang w:val="vi-VN"/>
                  </w:rPr>
                  <w:delText>EZ/T24</w:delText>
                </w:r>
              </w:del>
            </w:ins>
          </w:p>
        </w:tc>
        <w:tc>
          <w:tcPr>
            <w:tcW w:w="1236" w:type="dxa"/>
            <w:tcPrChange w:id="9883" w:author="thu nga" w:date="2024-10-01T10:49:00Z">
              <w:tcPr>
                <w:tcW w:w="1236" w:type="dxa"/>
              </w:tcPr>
            </w:tcPrChange>
          </w:tcPr>
          <w:p w14:paraId="7FD9B3F4" w14:textId="3D6081DF" w:rsidR="00FF4CD3" w:rsidRPr="00AD0E1A" w:rsidDel="007E0F89" w:rsidRDefault="00FF4CD3">
            <w:pPr>
              <w:spacing w:before="0" w:line="240" w:lineRule="auto"/>
              <w:contextualSpacing w:val="0"/>
              <w:rPr>
                <w:del w:id="9884" w:author="Phuong Truong Thi" w:date="2024-10-08T18:12:00Z"/>
                <w:rFonts w:ascii="Times New Roman" w:hAnsi="Times New Roman"/>
                <w:color w:val="000000"/>
                <w:sz w:val="24"/>
                <w:szCs w:val="24"/>
              </w:rPr>
            </w:pPr>
            <w:del w:id="9885" w:author="Phuong Truong Thi" w:date="2024-10-08T18:12:00Z">
              <w:r w:rsidDel="007E0F89">
                <w:rPr>
                  <w:rFonts w:ascii="Times New Roman" w:hAnsi="Times New Roman"/>
                  <w:color w:val="000000"/>
                  <w:sz w:val="24"/>
                  <w:szCs w:val="24"/>
                </w:rPr>
                <w:delText>Date</w:delText>
              </w:r>
            </w:del>
          </w:p>
        </w:tc>
        <w:tc>
          <w:tcPr>
            <w:tcW w:w="1276" w:type="dxa"/>
            <w:shd w:val="clear" w:color="auto" w:fill="auto"/>
            <w:noWrap/>
            <w:vAlign w:val="center"/>
            <w:tcPrChange w:id="9886" w:author="thu nga" w:date="2024-10-01T10:49:00Z">
              <w:tcPr>
                <w:tcW w:w="1417" w:type="dxa"/>
                <w:gridSpan w:val="2"/>
                <w:shd w:val="clear" w:color="auto" w:fill="auto"/>
                <w:noWrap/>
                <w:vAlign w:val="center"/>
              </w:tcPr>
            </w:tcPrChange>
          </w:tcPr>
          <w:p w14:paraId="5DD98436" w14:textId="3A63248C" w:rsidR="00FF4CD3" w:rsidRPr="00AD0E1A" w:rsidDel="007E0F89" w:rsidRDefault="00FF4CD3">
            <w:pPr>
              <w:spacing w:before="0" w:line="240" w:lineRule="auto"/>
              <w:contextualSpacing w:val="0"/>
              <w:rPr>
                <w:del w:id="9887" w:author="Phuong Truong Thi" w:date="2024-10-08T18:12:00Z"/>
                <w:rFonts w:ascii="Times New Roman" w:eastAsia="Times New Roman" w:hAnsi="Times New Roman"/>
                <w:color w:val="000000"/>
                <w:sz w:val="24"/>
                <w:szCs w:val="24"/>
                <w:lang w:val="vi-VN" w:eastAsia="vi-VN"/>
              </w:rPr>
            </w:pPr>
          </w:p>
        </w:tc>
        <w:tc>
          <w:tcPr>
            <w:tcW w:w="992" w:type="dxa"/>
            <w:tcPrChange w:id="9888" w:author="thu nga" w:date="2024-10-01T10:49:00Z">
              <w:tcPr>
                <w:tcW w:w="851" w:type="dxa"/>
              </w:tcPr>
            </w:tcPrChange>
          </w:tcPr>
          <w:p w14:paraId="50E1BDFC" w14:textId="6334F71A" w:rsidR="00FF4CD3" w:rsidRPr="00AD0E1A" w:rsidDel="007E0F89" w:rsidRDefault="00FF4CD3">
            <w:pPr>
              <w:spacing w:before="0" w:line="240" w:lineRule="auto"/>
              <w:contextualSpacing w:val="0"/>
              <w:jc w:val="center"/>
              <w:rPr>
                <w:del w:id="9889" w:author="Phuong Truong Thi" w:date="2024-10-08T18:12:00Z"/>
                <w:rFonts w:ascii="Times New Roman" w:eastAsia="Times New Roman" w:hAnsi="Times New Roman"/>
                <w:sz w:val="24"/>
                <w:szCs w:val="24"/>
                <w:lang w:eastAsia="vi-VN"/>
              </w:rPr>
            </w:pPr>
            <w:del w:id="9890"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7AA63EFF" w14:textId="408B9616" w:rsidTr="001859AE">
        <w:trPr>
          <w:gridAfter w:val="2"/>
          <w:wAfter w:w="17834" w:type="dxa"/>
          <w:trHeight w:val="276"/>
          <w:del w:id="9891" w:author="Phuong Truong Thi" w:date="2024-10-08T18:12:00Z"/>
          <w:trPrChange w:id="9892" w:author="thu nga" w:date="2024-10-01T10:49:00Z">
            <w:trPr>
              <w:gridAfter w:val="2"/>
              <w:wAfter w:w="17834" w:type="dxa"/>
              <w:trHeight w:val="276"/>
            </w:trPr>
          </w:trPrChange>
        </w:trPr>
        <w:tc>
          <w:tcPr>
            <w:tcW w:w="670" w:type="dxa"/>
            <w:shd w:val="clear" w:color="auto" w:fill="auto"/>
            <w:vAlign w:val="center"/>
            <w:tcPrChange w:id="9893" w:author="thu nga" w:date="2024-10-01T10:49:00Z">
              <w:tcPr>
                <w:tcW w:w="670" w:type="dxa"/>
                <w:shd w:val="clear" w:color="auto" w:fill="auto"/>
                <w:vAlign w:val="center"/>
              </w:tcPr>
            </w:tcPrChange>
          </w:tcPr>
          <w:p w14:paraId="2CC11392" w14:textId="34BFF0F6" w:rsidR="00FF4CD3" w:rsidRPr="00AD0E1A" w:rsidDel="007E0F89" w:rsidRDefault="00FF4CD3">
            <w:pPr>
              <w:pStyle w:val="ListParagraph"/>
              <w:numPr>
                <w:ilvl w:val="0"/>
                <w:numId w:val="62"/>
              </w:numPr>
              <w:spacing w:before="0" w:line="240" w:lineRule="auto"/>
              <w:contextualSpacing w:val="0"/>
              <w:jc w:val="left"/>
              <w:rPr>
                <w:del w:id="9894"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895" w:author="thu nga" w:date="2024-10-01T10:49:00Z">
              <w:tcPr>
                <w:tcW w:w="1735" w:type="dxa"/>
                <w:gridSpan w:val="2"/>
                <w:shd w:val="clear" w:color="auto" w:fill="auto"/>
                <w:vAlign w:val="center"/>
                <w:hideMark/>
              </w:tcPr>
            </w:tcPrChange>
          </w:tcPr>
          <w:p w14:paraId="06188602" w14:textId="213E4BAF" w:rsidR="00FF4CD3" w:rsidRPr="008E60BE" w:rsidDel="007E0F89" w:rsidRDefault="00FF4CD3">
            <w:pPr>
              <w:spacing w:before="0" w:line="240" w:lineRule="auto"/>
              <w:contextualSpacing w:val="0"/>
              <w:rPr>
                <w:del w:id="9896" w:author="Phuong Truong Thi" w:date="2024-10-08T18:12:00Z"/>
                <w:rFonts w:ascii="Times New Roman" w:eastAsia="Times New Roman" w:hAnsi="Times New Roman"/>
                <w:color w:val="000000"/>
                <w:sz w:val="24"/>
                <w:szCs w:val="24"/>
                <w:lang w:val="vi-VN" w:eastAsia="vi-VN"/>
              </w:rPr>
            </w:pPr>
            <w:del w:id="9897" w:author="Phuong Truong Thi" w:date="2024-10-08T18:12:00Z">
              <w:r w:rsidRPr="008E60BE" w:rsidDel="007E0F89">
                <w:rPr>
                  <w:rFonts w:ascii="Times New Roman" w:hAnsi="Times New Roman"/>
                  <w:color w:val="000000"/>
                  <w:sz w:val="24"/>
                  <w:szCs w:val="24"/>
                </w:rPr>
                <w:delText>Số CCCD/CMT/HC…</w:delText>
              </w:r>
            </w:del>
          </w:p>
        </w:tc>
        <w:tc>
          <w:tcPr>
            <w:tcW w:w="2230" w:type="dxa"/>
            <w:vAlign w:val="center"/>
            <w:tcPrChange w:id="9898" w:author="thu nga" w:date="2024-10-01T10:49:00Z">
              <w:tcPr>
                <w:tcW w:w="2230" w:type="dxa"/>
                <w:vAlign w:val="center"/>
              </w:tcPr>
            </w:tcPrChange>
          </w:tcPr>
          <w:p w14:paraId="28008C19" w14:textId="5690C61C" w:rsidR="00FF4CD3" w:rsidRPr="00763017" w:rsidDel="007E0F89" w:rsidRDefault="00FF4CD3">
            <w:pPr>
              <w:spacing w:before="0" w:line="240" w:lineRule="auto"/>
              <w:contextualSpacing w:val="0"/>
              <w:rPr>
                <w:del w:id="9899" w:author="Phuong Truong Thi" w:date="2024-10-08T18:12:00Z"/>
                <w:rFonts w:ascii="Times New Roman" w:eastAsia="Times New Roman" w:hAnsi="Times New Roman"/>
                <w:color w:val="000000"/>
                <w:sz w:val="24"/>
                <w:szCs w:val="24"/>
                <w:lang w:val="vi-VN" w:eastAsia="vi-VN"/>
                <w:rPrChange w:id="9900" w:author="thu nga" w:date="2024-09-30T13:54:00Z">
                  <w:rPr>
                    <w:del w:id="9901" w:author="Phuong Truong Thi" w:date="2024-10-08T18:12:00Z"/>
                    <w:rFonts w:ascii="Times New Roman" w:eastAsia="Times New Roman" w:hAnsi="Times New Roman"/>
                    <w:color w:val="000000"/>
                    <w:sz w:val="24"/>
                    <w:szCs w:val="24"/>
                    <w:lang w:eastAsia="vi-VN"/>
                  </w:rPr>
                </w:rPrChange>
              </w:rPr>
            </w:pPr>
            <w:del w:id="9902" w:author="Phuong Truong Thi" w:date="2024-10-08T18:12:00Z">
              <w:r w:rsidRPr="00763017" w:rsidDel="007E0F89">
                <w:rPr>
                  <w:rFonts w:ascii="Times New Roman" w:hAnsi="Times New Roman"/>
                  <w:color w:val="000000"/>
                  <w:sz w:val="24"/>
                  <w:szCs w:val="24"/>
                  <w:lang w:val="vi-VN"/>
                  <w:rPrChange w:id="9903" w:author="thu nga" w:date="2024-09-30T13:54:00Z">
                    <w:rPr>
                      <w:rFonts w:ascii="Times New Roman" w:hAnsi="Times New Roman"/>
                      <w:color w:val="000000"/>
                      <w:sz w:val="24"/>
                      <w:szCs w:val="24"/>
                    </w:rPr>
                  </w:rPrChange>
                </w:rPr>
                <w:delText>(Legal ID/Document Num) Thông tin trên giấy tờ tùy thân Số CCCD/CMT/HCtrên T24</w:delText>
              </w:r>
            </w:del>
          </w:p>
        </w:tc>
        <w:tc>
          <w:tcPr>
            <w:tcW w:w="1070" w:type="dxa"/>
            <w:tcPrChange w:id="9904" w:author="thu nga" w:date="2024-10-01T10:49:00Z">
              <w:tcPr>
                <w:tcW w:w="1070" w:type="dxa"/>
              </w:tcPr>
            </w:tcPrChange>
          </w:tcPr>
          <w:p w14:paraId="2E452B0A" w14:textId="0CB7AD11" w:rsidR="00FF4CD3" w:rsidDel="007E0F89" w:rsidRDefault="00FF4CD3">
            <w:pPr>
              <w:spacing w:before="0" w:line="240" w:lineRule="auto"/>
              <w:contextualSpacing w:val="0"/>
              <w:jc w:val="center"/>
              <w:rPr>
                <w:del w:id="9905" w:author="Phuong Truong Thi" w:date="2024-10-08T18:12:00Z"/>
                <w:rFonts w:ascii="Times New Roman" w:eastAsia="Times New Roman" w:hAnsi="Times New Roman"/>
                <w:color w:val="000000"/>
                <w:sz w:val="24"/>
                <w:szCs w:val="24"/>
                <w:lang w:eastAsia="vi-VN"/>
              </w:rPr>
              <w:pPrChange w:id="9906" w:author="thu nga" w:date="2024-09-30T15:15:00Z">
                <w:pPr>
                  <w:spacing w:before="0" w:line="240" w:lineRule="auto"/>
                  <w:contextualSpacing w:val="0"/>
                </w:pPr>
              </w:pPrChange>
            </w:pPr>
            <w:ins w:id="9907" w:author="thu nga" w:date="2024-09-30T15:09:00Z">
              <w:del w:id="9908" w:author="Phuong Truong Thi" w:date="2024-10-08T18:12:00Z">
                <w:r w:rsidRPr="003260B4" w:rsidDel="007E0F89">
                  <w:rPr>
                    <w:rFonts w:ascii="Times New Roman" w:hAnsi="Times New Roman"/>
                    <w:color w:val="000000"/>
                    <w:sz w:val="24"/>
                    <w:szCs w:val="24"/>
                    <w:lang w:val="vi-VN"/>
                  </w:rPr>
                  <w:delText>EZ/T24</w:delText>
                </w:r>
              </w:del>
            </w:ins>
          </w:p>
        </w:tc>
        <w:tc>
          <w:tcPr>
            <w:tcW w:w="1236" w:type="dxa"/>
            <w:tcPrChange w:id="9909" w:author="thu nga" w:date="2024-10-01T10:49:00Z">
              <w:tcPr>
                <w:tcW w:w="1236" w:type="dxa"/>
              </w:tcPr>
            </w:tcPrChange>
          </w:tcPr>
          <w:p w14:paraId="75D9B684" w14:textId="5C94F4DD" w:rsidR="00FF4CD3" w:rsidRPr="00AD0E1A" w:rsidDel="007E0F89" w:rsidRDefault="00FF4CD3">
            <w:pPr>
              <w:spacing w:before="0" w:line="240" w:lineRule="auto"/>
              <w:contextualSpacing w:val="0"/>
              <w:rPr>
                <w:del w:id="9910" w:author="Phuong Truong Thi" w:date="2024-10-08T18:12:00Z"/>
                <w:rFonts w:ascii="Times New Roman" w:eastAsia="Times New Roman" w:hAnsi="Times New Roman"/>
                <w:color w:val="000000"/>
                <w:sz w:val="24"/>
                <w:szCs w:val="24"/>
                <w:lang w:eastAsia="vi-VN"/>
              </w:rPr>
            </w:pPr>
            <w:del w:id="9911" w:author="Phuong Truong Thi" w:date="2024-10-08T18:12:00Z">
              <w:r w:rsidDel="007E0F89">
                <w:rPr>
                  <w:rFonts w:ascii="Times New Roman" w:eastAsia="Times New Roman" w:hAnsi="Times New Roman"/>
                  <w:color w:val="000000"/>
                  <w:sz w:val="24"/>
                  <w:szCs w:val="24"/>
                  <w:lang w:eastAsia="vi-VN"/>
                </w:rPr>
                <w:delText>Number</w:delText>
              </w:r>
            </w:del>
          </w:p>
        </w:tc>
        <w:tc>
          <w:tcPr>
            <w:tcW w:w="1276" w:type="dxa"/>
            <w:shd w:val="clear" w:color="auto" w:fill="auto"/>
            <w:noWrap/>
            <w:vAlign w:val="center"/>
            <w:tcPrChange w:id="9912" w:author="thu nga" w:date="2024-10-01T10:49:00Z">
              <w:tcPr>
                <w:tcW w:w="1417" w:type="dxa"/>
                <w:gridSpan w:val="2"/>
                <w:shd w:val="clear" w:color="auto" w:fill="auto"/>
                <w:noWrap/>
                <w:vAlign w:val="center"/>
              </w:tcPr>
            </w:tcPrChange>
          </w:tcPr>
          <w:p w14:paraId="3C3BE435" w14:textId="5982B8E5" w:rsidR="00FF4CD3" w:rsidRPr="00AD0E1A" w:rsidDel="007E0F89" w:rsidRDefault="00FF4CD3">
            <w:pPr>
              <w:spacing w:before="0" w:line="240" w:lineRule="auto"/>
              <w:contextualSpacing w:val="0"/>
              <w:rPr>
                <w:del w:id="9913" w:author="Phuong Truong Thi" w:date="2024-10-08T18:12:00Z"/>
                <w:rFonts w:ascii="Times New Roman" w:eastAsia="Times New Roman" w:hAnsi="Times New Roman"/>
                <w:color w:val="000000"/>
                <w:sz w:val="24"/>
                <w:szCs w:val="24"/>
                <w:lang w:val="vi-VN" w:eastAsia="vi-VN"/>
              </w:rPr>
            </w:pPr>
          </w:p>
        </w:tc>
        <w:tc>
          <w:tcPr>
            <w:tcW w:w="992" w:type="dxa"/>
            <w:tcPrChange w:id="9914" w:author="thu nga" w:date="2024-10-01T10:49:00Z">
              <w:tcPr>
                <w:tcW w:w="851" w:type="dxa"/>
              </w:tcPr>
            </w:tcPrChange>
          </w:tcPr>
          <w:p w14:paraId="267BE8FF" w14:textId="10239804" w:rsidR="00FF4CD3" w:rsidRPr="00AD0E1A" w:rsidDel="007E0F89" w:rsidRDefault="00FF4CD3">
            <w:pPr>
              <w:spacing w:before="0" w:line="240" w:lineRule="auto"/>
              <w:contextualSpacing w:val="0"/>
              <w:jc w:val="center"/>
              <w:rPr>
                <w:del w:id="9915" w:author="Phuong Truong Thi" w:date="2024-10-08T18:12:00Z"/>
                <w:rFonts w:ascii="Times New Roman" w:eastAsia="Times New Roman" w:hAnsi="Times New Roman"/>
                <w:sz w:val="24"/>
                <w:szCs w:val="24"/>
                <w:lang w:eastAsia="vi-VN"/>
              </w:rPr>
            </w:pPr>
            <w:del w:id="9916"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54273B22" w14:textId="20E1A59F" w:rsidTr="001859AE">
        <w:trPr>
          <w:gridAfter w:val="2"/>
          <w:wAfter w:w="17834" w:type="dxa"/>
          <w:trHeight w:val="276"/>
          <w:del w:id="9917" w:author="Phuong Truong Thi" w:date="2024-10-08T18:12:00Z"/>
          <w:trPrChange w:id="9918" w:author="thu nga" w:date="2024-10-01T10:49:00Z">
            <w:trPr>
              <w:gridAfter w:val="2"/>
              <w:wAfter w:w="17834" w:type="dxa"/>
              <w:trHeight w:val="276"/>
            </w:trPr>
          </w:trPrChange>
        </w:trPr>
        <w:tc>
          <w:tcPr>
            <w:tcW w:w="670" w:type="dxa"/>
            <w:shd w:val="clear" w:color="auto" w:fill="auto"/>
            <w:vAlign w:val="center"/>
            <w:tcPrChange w:id="9919" w:author="thu nga" w:date="2024-10-01T10:49:00Z">
              <w:tcPr>
                <w:tcW w:w="670" w:type="dxa"/>
                <w:shd w:val="clear" w:color="auto" w:fill="auto"/>
                <w:vAlign w:val="center"/>
              </w:tcPr>
            </w:tcPrChange>
          </w:tcPr>
          <w:p w14:paraId="56CBBDF6" w14:textId="4609B284" w:rsidR="00FF4CD3" w:rsidRPr="00AD0E1A" w:rsidDel="007E0F89" w:rsidRDefault="00FF4CD3">
            <w:pPr>
              <w:pStyle w:val="ListParagraph"/>
              <w:numPr>
                <w:ilvl w:val="0"/>
                <w:numId w:val="62"/>
              </w:numPr>
              <w:spacing w:before="0" w:line="240" w:lineRule="auto"/>
              <w:contextualSpacing w:val="0"/>
              <w:jc w:val="left"/>
              <w:rPr>
                <w:del w:id="9920"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921" w:author="thu nga" w:date="2024-10-01T10:49:00Z">
              <w:tcPr>
                <w:tcW w:w="1735" w:type="dxa"/>
                <w:gridSpan w:val="2"/>
                <w:shd w:val="clear" w:color="auto" w:fill="auto"/>
                <w:vAlign w:val="center"/>
                <w:hideMark/>
              </w:tcPr>
            </w:tcPrChange>
          </w:tcPr>
          <w:p w14:paraId="614373FC" w14:textId="442E82AF" w:rsidR="00FF4CD3" w:rsidRPr="008E60BE" w:rsidDel="007E0F89" w:rsidRDefault="00FF4CD3">
            <w:pPr>
              <w:spacing w:before="0" w:line="240" w:lineRule="auto"/>
              <w:contextualSpacing w:val="0"/>
              <w:rPr>
                <w:del w:id="9922" w:author="Phuong Truong Thi" w:date="2024-10-08T18:12:00Z"/>
                <w:rFonts w:ascii="Times New Roman" w:eastAsia="Times New Roman" w:hAnsi="Times New Roman"/>
                <w:color w:val="000000"/>
                <w:sz w:val="24"/>
                <w:szCs w:val="24"/>
                <w:lang w:val="vi-VN" w:eastAsia="vi-VN"/>
              </w:rPr>
            </w:pPr>
            <w:del w:id="9923" w:author="Phuong Truong Thi" w:date="2024-10-08T18:12:00Z">
              <w:r w:rsidRPr="008E60BE" w:rsidDel="007E0F89">
                <w:rPr>
                  <w:rFonts w:ascii="Times New Roman" w:hAnsi="Times New Roman"/>
                  <w:color w:val="000000"/>
                  <w:sz w:val="24"/>
                  <w:szCs w:val="24"/>
                </w:rPr>
                <w:delText>Tên khách hàng</w:delText>
              </w:r>
            </w:del>
          </w:p>
        </w:tc>
        <w:tc>
          <w:tcPr>
            <w:tcW w:w="2230" w:type="dxa"/>
            <w:vAlign w:val="center"/>
            <w:tcPrChange w:id="9924" w:author="thu nga" w:date="2024-10-01T10:49:00Z">
              <w:tcPr>
                <w:tcW w:w="2230" w:type="dxa"/>
                <w:vAlign w:val="center"/>
              </w:tcPr>
            </w:tcPrChange>
          </w:tcPr>
          <w:p w14:paraId="2A4976A4" w14:textId="2AE8F649" w:rsidR="00FF4CD3" w:rsidRPr="00763017" w:rsidDel="007E0F89" w:rsidRDefault="00FF4CD3">
            <w:pPr>
              <w:spacing w:before="0" w:line="240" w:lineRule="auto"/>
              <w:contextualSpacing w:val="0"/>
              <w:rPr>
                <w:del w:id="9925" w:author="Phuong Truong Thi" w:date="2024-10-08T18:12:00Z"/>
                <w:rFonts w:ascii="Times New Roman" w:eastAsia="Times New Roman" w:hAnsi="Times New Roman"/>
                <w:color w:val="000000"/>
                <w:sz w:val="24"/>
                <w:szCs w:val="24"/>
                <w:lang w:val="vi-VN" w:eastAsia="vi-VN"/>
                <w:rPrChange w:id="9926" w:author="thu nga" w:date="2024-09-30T13:54:00Z">
                  <w:rPr>
                    <w:del w:id="9927" w:author="Phuong Truong Thi" w:date="2024-10-08T18:12:00Z"/>
                    <w:rFonts w:ascii="Times New Roman" w:eastAsia="Times New Roman" w:hAnsi="Times New Roman"/>
                    <w:color w:val="000000"/>
                    <w:sz w:val="24"/>
                    <w:szCs w:val="24"/>
                    <w:lang w:eastAsia="vi-VN"/>
                  </w:rPr>
                </w:rPrChange>
              </w:rPr>
            </w:pPr>
            <w:del w:id="9928" w:author="Phuong Truong Thi" w:date="2024-10-08T18:12:00Z">
              <w:r w:rsidRPr="00763017" w:rsidDel="007E0F89">
                <w:rPr>
                  <w:rFonts w:ascii="Times New Roman" w:hAnsi="Times New Roman"/>
                  <w:color w:val="000000"/>
                  <w:sz w:val="24"/>
                  <w:szCs w:val="24"/>
                  <w:lang w:val="vi-VN"/>
                  <w:rPrChange w:id="9929" w:author="thu nga" w:date="2024-09-30T13:54:00Z">
                    <w:rPr>
                      <w:rFonts w:ascii="Times New Roman" w:hAnsi="Times New Roman"/>
                      <w:color w:val="000000"/>
                      <w:sz w:val="24"/>
                      <w:szCs w:val="24"/>
                    </w:rPr>
                  </w:rPrChange>
                </w:rPr>
                <w:delText>Lấy trường họ và tên có dấu của KH</w:delText>
              </w:r>
              <w:r w:rsidRPr="00763017" w:rsidDel="007E0F89">
                <w:rPr>
                  <w:rFonts w:ascii="Times New Roman" w:hAnsi="Times New Roman"/>
                  <w:color w:val="000000"/>
                  <w:sz w:val="24"/>
                  <w:szCs w:val="24"/>
                  <w:lang w:val="vi-VN"/>
                  <w:rPrChange w:id="9930" w:author="thu nga" w:date="2024-09-30T13:54:00Z">
                    <w:rPr>
                      <w:rFonts w:ascii="Times New Roman" w:hAnsi="Times New Roman"/>
                      <w:color w:val="000000"/>
                      <w:sz w:val="24"/>
                      <w:szCs w:val="24"/>
                    </w:rPr>
                  </w:rPrChange>
                </w:rPr>
                <w:br/>
                <w:delText>TH KH không lấy được họ và tên có dấu sẽ lấy trường họ và tên không dấu trên T24</w:delText>
              </w:r>
            </w:del>
          </w:p>
        </w:tc>
        <w:tc>
          <w:tcPr>
            <w:tcW w:w="1070" w:type="dxa"/>
            <w:tcPrChange w:id="9931" w:author="thu nga" w:date="2024-10-01T10:49:00Z">
              <w:tcPr>
                <w:tcW w:w="1070" w:type="dxa"/>
              </w:tcPr>
            </w:tcPrChange>
          </w:tcPr>
          <w:p w14:paraId="08FB1E41" w14:textId="33B51DEC" w:rsidR="00FF4CD3" w:rsidDel="007E0F89" w:rsidRDefault="00FF4CD3">
            <w:pPr>
              <w:spacing w:before="0" w:line="240" w:lineRule="auto"/>
              <w:contextualSpacing w:val="0"/>
              <w:jc w:val="center"/>
              <w:rPr>
                <w:del w:id="9932" w:author="Phuong Truong Thi" w:date="2024-10-08T18:12:00Z"/>
                <w:rFonts w:ascii="Times New Roman" w:eastAsia="Times New Roman" w:hAnsi="Times New Roman"/>
                <w:color w:val="000000"/>
                <w:sz w:val="24"/>
                <w:szCs w:val="24"/>
                <w:lang w:eastAsia="vi-VN"/>
              </w:rPr>
              <w:pPrChange w:id="9933" w:author="thu nga" w:date="2024-09-30T15:15:00Z">
                <w:pPr>
                  <w:spacing w:before="0" w:line="240" w:lineRule="auto"/>
                  <w:contextualSpacing w:val="0"/>
                </w:pPr>
              </w:pPrChange>
            </w:pPr>
            <w:ins w:id="9934" w:author="thu nga" w:date="2024-09-30T15:09:00Z">
              <w:del w:id="9935" w:author="Phuong Truong Thi" w:date="2024-10-08T18:12:00Z">
                <w:r w:rsidRPr="003260B4" w:rsidDel="007E0F89">
                  <w:rPr>
                    <w:rFonts w:ascii="Times New Roman" w:hAnsi="Times New Roman"/>
                    <w:color w:val="000000"/>
                    <w:sz w:val="24"/>
                    <w:szCs w:val="24"/>
                    <w:lang w:val="vi-VN"/>
                  </w:rPr>
                  <w:delText>EZ/T24</w:delText>
                </w:r>
              </w:del>
            </w:ins>
          </w:p>
        </w:tc>
        <w:tc>
          <w:tcPr>
            <w:tcW w:w="1236" w:type="dxa"/>
            <w:tcPrChange w:id="9936" w:author="thu nga" w:date="2024-10-01T10:49:00Z">
              <w:tcPr>
                <w:tcW w:w="1236" w:type="dxa"/>
              </w:tcPr>
            </w:tcPrChange>
          </w:tcPr>
          <w:p w14:paraId="73C580C8" w14:textId="14A76D83" w:rsidR="00FF4CD3" w:rsidRPr="00AD0E1A" w:rsidDel="007E0F89" w:rsidRDefault="00FF4CD3">
            <w:pPr>
              <w:spacing w:before="0" w:line="240" w:lineRule="auto"/>
              <w:contextualSpacing w:val="0"/>
              <w:rPr>
                <w:del w:id="9937" w:author="Phuong Truong Thi" w:date="2024-10-08T18:12:00Z"/>
                <w:rFonts w:ascii="Times New Roman" w:eastAsia="Times New Roman" w:hAnsi="Times New Roman"/>
                <w:color w:val="000000"/>
                <w:sz w:val="24"/>
                <w:szCs w:val="24"/>
                <w:lang w:eastAsia="vi-VN"/>
              </w:rPr>
            </w:pPr>
            <w:del w:id="9938" w:author="Phuong Truong Thi" w:date="2024-10-08T18:12:00Z">
              <w:r w:rsidDel="007E0F89">
                <w:rPr>
                  <w:rFonts w:ascii="Times New Roman" w:eastAsia="Times New Roman" w:hAnsi="Times New Roman"/>
                  <w:color w:val="000000"/>
                  <w:sz w:val="24"/>
                  <w:szCs w:val="24"/>
                  <w:lang w:eastAsia="vi-VN"/>
                </w:rPr>
                <w:delText>Textlink</w:delText>
              </w:r>
            </w:del>
          </w:p>
        </w:tc>
        <w:tc>
          <w:tcPr>
            <w:tcW w:w="1276" w:type="dxa"/>
            <w:shd w:val="clear" w:color="auto" w:fill="auto"/>
            <w:noWrap/>
            <w:vAlign w:val="center"/>
            <w:tcPrChange w:id="9939" w:author="thu nga" w:date="2024-10-01T10:49:00Z">
              <w:tcPr>
                <w:tcW w:w="1417" w:type="dxa"/>
                <w:gridSpan w:val="2"/>
                <w:shd w:val="clear" w:color="auto" w:fill="auto"/>
                <w:noWrap/>
                <w:vAlign w:val="center"/>
              </w:tcPr>
            </w:tcPrChange>
          </w:tcPr>
          <w:p w14:paraId="7AEA6A9E" w14:textId="7620EC90" w:rsidR="00FF4CD3" w:rsidRPr="00AD0E1A" w:rsidDel="007E0F89" w:rsidRDefault="00FF4CD3">
            <w:pPr>
              <w:spacing w:before="0" w:line="240" w:lineRule="auto"/>
              <w:contextualSpacing w:val="0"/>
              <w:rPr>
                <w:del w:id="9940" w:author="Phuong Truong Thi" w:date="2024-10-08T18:12:00Z"/>
                <w:rFonts w:ascii="Times New Roman" w:eastAsia="Times New Roman" w:hAnsi="Times New Roman"/>
                <w:color w:val="000000"/>
                <w:sz w:val="24"/>
                <w:szCs w:val="24"/>
                <w:lang w:val="vi-VN" w:eastAsia="vi-VN"/>
              </w:rPr>
            </w:pPr>
          </w:p>
        </w:tc>
        <w:tc>
          <w:tcPr>
            <w:tcW w:w="992" w:type="dxa"/>
            <w:tcPrChange w:id="9941" w:author="thu nga" w:date="2024-10-01T10:49:00Z">
              <w:tcPr>
                <w:tcW w:w="851" w:type="dxa"/>
              </w:tcPr>
            </w:tcPrChange>
          </w:tcPr>
          <w:p w14:paraId="130C2655" w14:textId="3BA0BF8F" w:rsidR="00FF4CD3" w:rsidRPr="00AD0E1A" w:rsidDel="007E0F89" w:rsidRDefault="00FF4CD3">
            <w:pPr>
              <w:spacing w:before="0" w:line="240" w:lineRule="auto"/>
              <w:contextualSpacing w:val="0"/>
              <w:jc w:val="center"/>
              <w:rPr>
                <w:del w:id="9942" w:author="Phuong Truong Thi" w:date="2024-10-08T18:12:00Z"/>
                <w:rFonts w:ascii="Times New Roman" w:eastAsia="Times New Roman" w:hAnsi="Times New Roman"/>
                <w:sz w:val="24"/>
                <w:szCs w:val="24"/>
                <w:lang w:eastAsia="vi-VN"/>
              </w:rPr>
            </w:pPr>
            <w:del w:id="9943"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5A857028" w14:textId="44A8192F" w:rsidTr="001859AE">
        <w:trPr>
          <w:gridAfter w:val="2"/>
          <w:wAfter w:w="17834" w:type="dxa"/>
          <w:trHeight w:val="276"/>
          <w:del w:id="9944" w:author="Phuong Truong Thi" w:date="2024-10-08T18:12:00Z"/>
          <w:trPrChange w:id="9945" w:author="thu nga" w:date="2024-10-01T10:49:00Z">
            <w:trPr>
              <w:gridAfter w:val="2"/>
              <w:wAfter w:w="17834" w:type="dxa"/>
              <w:trHeight w:val="276"/>
            </w:trPr>
          </w:trPrChange>
        </w:trPr>
        <w:tc>
          <w:tcPr>
            <w:tcW w:w="670" w:type="dxa"/>
            <w:shd w:val="clear" w:color="auto" w:fill="auto"/>
            <w:vAlign w:val="center"/>
            <w:tcPrChange w:id="9946" w:author="thu nga" w:date="2024-10-01T10:49:00Z">
              <w:tcPr>
                <w:tcW w:w="670" w:type="dxa"/>
                <w:shd w:val="clear" w:color="auto" w:fill="auto"/>
                <w:vAlign w:val="center"/>
              </w:tcPr>
            </w:tcPrChange>
          </w:tcPr>
          <w:p w14:paraId="0014604C" w14:textId="0B9B81FB" w:rsidR="00FF4CD3" w:rsidRPr="00AD0E1A" w:rsidDel="007E0F89" w:rsidRDefault="00FF4CD3">
            <w:pPr>
              <w:pStyle w:val="ListParagraph"/>
              <w:numPr>
                <w:ilvl w:val="0"/>
                <w:numId w:val="62"/>
              </w:numPr>
              <w:spacing w:before="0" w:line="240" w:lineRule="auto"/>
              <w:contextualSpacing w:val="0"/>
              <w:jc w:val="left"/>
              <w:rPr>
                <w:del w:id="9947"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948" w:author="thu nga" w:date="2024-10-01T10:49:00Z">
              <w:tcPr>
                <w:tcW w:w="1735" w:type="dxa"/>
                <w:gridSpan w:val="2"/>
                <w:shd w:val="clear" w:color="auto" w:fill="auto"/>
                <w:vAlign w:val="center"/>
                <w:hideMark/>
              </w:tcPr>
            </w:tcPrChange>
          </w:tcPr>
          <w:p w14:paraId="28BEE807" w14:textId="636F6177" w:rsidR="00FF4CD3" w:rsidRPr="008E60BE" w:rsidDel="007E0F89" w:rsidRDefault="00FF4CD3">
            <w:pPr>
              <w:spacing w:before="0" w:line="240" w:lineRule="auto"/>
              <w:contextualSpacing w:val="0"/>
              <w:rPr>
                <w:del w:id="9949" w:author="Phuong Truong Thi" w:date="2024-10-08T18:12:00Z"/>
                <w:rFonts w:ascii="Times New Roman" w:eastAsia="Times New Roman" w:hAnsi="Times New Roman"/>
                <w:color w:val="000000"/>
                <w:sz w:val="24"/>
                <w:szCs w:val="24"/>
                <w:lang w:val="vi-VN" w:eastAsia="vi-VN"/>
              </w:rPr>
            </w:pPr>
            <w:del w:id="9950" w:author="Phuong Truong Thi" w:date="2024-10-08T18:12:00Z">
              <w:r w:rsidRPr="008E60BE" w:rsidDel="007E0F89">
                <w:rPr>
                  <w:rFonts w:ascii="Times New Roman" w:hAnsi="Times New Roman"/>
                  <w:color w:val="000000"/>
                  <w:sz w:val="24"/>
                  <w:szCs w:val="24"/>
                </w:rPr>
                <w:delText>Trạng thái khách hàng</w:delText>
              </w:r>
            </w:del>
          </w:p>
        </w:tc>
        <w:tc>
          <w:tcPr>
            <w:tcW w:w="2230" w:type="dxa"/>
            <w:vAlign w:val="center"/>
            <w:tcPrChange w:id="9951" w:author="thu nga" w:date="2024-10-01T10:49:00Z">
              <w:tcPr>
                <w:tcW w:w="2230" w:type="dxa"/>
                <w:vAlign w:val="center"/>
              </w:tcPr>
            </w:tcPrChange>
          </w:tcPr>
          <w:p w14:paraId="7DCF0F23" w14:textId="1049B66A" w:rsidR="00FF4CD3" w:rsidRPr="00763017" w:rsidDel="007E0F89" w:rsidRDefault="00FF4CD3">
            <w:pPr>
              <w:spacing w:before="0" w:line="240" w:lineRule="auto"/>
              <w:contextualSpacing w:val="0"/>
              <w:rPr>
                <w:del w:id="9952" w:author="Phuong Truong Thi" w:date="2024-10-08T18:12:00Z"/>
                <w:rFonts w:ascii="Times New Roman" w:eastAsia="Times New Roman" w:hAnsi="Times New Roman"/>
                <w:color w:val="000000"/>
                <w:sz w:val="24"/>
                <w:szCs w:val="24"/>
                <w:lang w:val="fr-FR" w:eastAsia="vi-VN"/>
                <w:rPrChange w:id="9953" w:author="thu nga" w:date="2024-09-30T13:54:00Z">
                  <w:rPr>
                    <w:del w:id="9954" w:author="Phuong Truong Thi" w:date="2024-10-08T18:12:00Z"/>
                    <w:rFonts w:ascii="Times New Roman" w:eastAsia="Times New Roman" w:hAnsi="Times New Roman"/>
                    <w:color w:val="000000"/>
                    <w:sz w:val="24"/>
                    <w:szCs w:val="24"/>
                    <w:lang w:eastAsia="vi-VN"/>
                  </w:rPr>
                </w:rPrChange>
              </w:rPr>
            </w:pPr>
            <w:del w:id="9955" w:author="Phuong Truong Thi" w:date="2024-10-08T18:12:00Z">
              <w:r w:rsidRPr="00763017" w:rsidDel="007E0F89">
                <w:rPr>
                  <w:rFonts w:ascii="Times New Roman" w:hAnsi="Times New Roman"/>
                  <w:color w:val="000000"/>
                  <w:sz w:val="24"/>
                  <w:szCs w:val="24"/>
                  <w:lang w:val="fr-FR"/>
                  <w:rPrChange w:id="9956" w:author="thu nga" w:date="2024-09-30T13:54:00Z">
                    <w:rPr>
                      <w:rFonts w:ascii="Times New Roman" w:hAnsi="Times New Roman"/>
                      <w:color w:val="000000"/>
                      <w:sz w:val="24"/>
                      <w:szCs w:val="24"/>
                    </w:rPr>
                  </w:rPrChange>
                </w:rPr>
                <w:delText>Trạng thái của KH trên T24: Active, Dormant...</w:delText>
              </w:r>
            </w:del>
          </w:p>
        </w:tc>
        <w:tc>
          <w:tcPr>
            <w:tcW w:w="1070" w:type="dxa"/>
            <w:tcPrChange w:id="9957" w:author="thu nga" w:date="2024-10-01T10:49:00Z">
              <w:tcPr>
                <w:tcW w:w="1070" w:type="dxa"/>
              </w:tcPr>
            </w:tcPrChange>
          </w:tcPr>
          <w:p w14:paraId="1DEE80C4" w14:textId="349CBD71" w:rsidR="00FF4CD3" w:rsidDel="007E0F89" w:rsidRDefault="00FF4CD3">
            <w:pPr>
              <w:spacing w:before="0" w:line="240" w:lineRule="auto"/>
              <w:contextualSpacing w:val="0"/>
              <w:jc w:val="center"/>
              <w:rPr>
                <w:del w:id="9958" w:author="Phuong Truong Thi" w:date="2024-10-08T18:12:00Z"/>
                <w:rFonts w:ascii="Times New Roman" w:eastAsia="Times New Roman" w:hAnsi="Times New Roman"/>
                <w:color w:val="000000"/>
                <w:sz w:val="24"/>
                <w:szCs w:val="24"/>
                <w:lang w:eastAsia="vi-VN"/>
              </w:rPr>
              <w:pPrChange w:id="9959" w:author="thu nga" w:date="2024-09-30T15:15:00Z">
                <w:pPr>
                  <w:spacing w:before="0" w:line="240" w:lineRule="auto"/>
                  <w:contextualSpacing w:val="0"/>
                </w:pPr>
              </w:pPrChange>
            </w:pPr>
            <w:ins w:id="9960" w:author="thu nga" w:date="2024-09-30T15:09:00Z">
              <w:del w:id="9961" w:author="Phuong Truong Thi" w:date="2024-10-08T18:12:00Z">
                <w:r w:rsidRPr="00DA2323" w:rsidDel="007E0F89">
                  <w:rPr>
                    <w:rFonts w:ascii="Times New Roman" w:hAnsi="Times New Roman"/>
                    <w:color w:val="000000"/>
                    <w:sz w:val="24"/>
                    <w:szCs w:val="24"/>
                    <w:lang w:val="vi-VN"/>
                  </w:rPr>
                  <w:delText>EZ/T24</w:delText>
                </w:r>
              </w:del>
            </w:ins>
          </w:p>
        </w:tc>
        <w:tc>
          <w:tcPr>
            <w:tcW w:w="1236" w:type="dxa"/>
            <w:tcPrChange w:id="9962" w:author="thu nga" w:date="2024-10-01T10:49:00Z">
              <w:tcPr>
                <w:tcW w:w="1236" w:type="dxa"/>
              </w:tcPr>
            </w:tcPrChange>
          </w:tcPr>
          <w:p w14:paraId="3ED812A9" w14:textId="66F72FC7" w:rsidR="00FF4CD3" w:rsidRPr="00AD0E1A" w:rsidDel="007E0F89" w:rsidRDefault="00FF4CD3">
            <w:pPr>
              <w:spacing w:before="0" w:line="240" w:lineRule="auto"/>
              <w:contextualSpacing w:val="0"/>
              <w:rPr>
                <w:del w:id="9963" w:author="Phuong Truong Thi" w:date="2024-10-08T18:12:00Z"/>
                <w:rFonts w:ascii="Times New Roman" w:eastAsia="Times New Roman" w:hAnsi="Times New Roman"/>
                <w:color w:val="000000"/>
                <w:sz w:val="24"/>
                <w:szCs w:val="24"/>
                <w:lang w:eastAsia="vi-VN"/>
              </w:rPr>
            </w:pPr>
            <w:del w:id="9964" w:author="Phuong Truong Thi" w:date="2024-10-08T18:12:00Z">
              <w:r w:rsidDel="007E0F89">
                <w:rPr>
                  <w:rFonts w:ascii="Times New Roman" w:eastAsia="Times New Roman" w:hAnsi="Times New Roman"/>
                  <w:color w:val="000000"/>
                  <w:sz w:val="24"/>
                  <w:szCs w:val="24"/>
                  <w:lang w:eastAsia="vi-VN"/>
                </w:rPr>
                <w:delText>Text</w:delText>
              </w:r>
            </w:del>
          </w:p>
        </w:tc>
        <w:tc>
          <w:tcPr>
            <w:tcW w:w="1276" w:type="dxa"/>
            <w:shd w:val="clear" w:color="auto" w:fill="auto"/>
            <w:noWrap/>
            <w:vAlign w:val="center"/>
            <w:tcPrChange w:id="9965" w:author="thu nga" w:date="2024-10-01T10:49:00Z">
              <w:tcPr>
                <w:tcW w:w="1417" w:type="dxa"/>
                <w:gridSpan w:val="2"/>
                <w:shd w:val="clear" w:color="auto" w:fill="auto"/>
                <w:noWrap/>
                <w:vAlign w:val="center"/>
              </w:tcPr>
            </w:tcPrChange>
          </w:tcPr>
          <w:p w14:paraId="0250B4C4" w14:textId="33F0DD67" w:rsidR="00FF4CD3" w:rsidRPr="00AD0E1A" w:rsidDel="007E0F89" w:rsidRDefault="00FF4CD3">
            <w:pPr>
              <w:spacing w:before="0" w:line="240" w:lineRule="auto"/>
              <w:contextualSpacing w:val="0"/>
              <w:rPr>
                <w:del w:id="9966" w:author="Phuong Truong Thi" w:date="2024-10-08T18:12:00Z"/>
                <w:rFonts w:ascii="Times New Roman" w:eastAsia="Times New Roman" w:hAnsi="Times New Roman"/>
                <w:color w:val="000000"/>
                <w:sz w:val="24"/>
                <w:szCs w:val="24"/>
                <w:lang w:val="vi-VN" w:eastAsia="vi-VN"/>
              </w:rPr>
            </w:pPr>
          </w:p>
        </w:tc>
        <w:tc>
          <w:tcPr>
            <w:tcW w:w="992" w:type="dxa"/>
            <w:tcPrChange w:id="9967" w:author="thu nga" w:date="2024-10-01T10:49:00Z">
              <w:tcPr>
                <w:tcW w:w="851" w:type="dxa"/>
              </w:tcPr>
            </w:tcPrChange>
          </w:tcPr>
          <w:p w14:paraId="692C1097" w14:textId="2673D466" w:rsidR="00FF4CD3" w:rsidRPr="005A1514" w:rsidDel="007E0F89" w:rsidRDefault="00FF4CD3">
            <w:pPr>
              <w:spacing w:before="0" w:line="240" w:lineRule="auto"/>
              <w:contextualSpacing w:val="0"/>
              <w:jc w:val="center"/>
              <w:rPr>
                <w:del w:id="9968" w:author="Phuong Truong Thi" w:date="2024-10-08T18:12:00Z"/>
                <w:rFonts w:ascii="Times New Roman" w:eastAsia="Times New Roman" w:hAnsi="Times New Roman"/>
                <w:sz w:val="24"/>
                <w:szCs w:val="24"/>
                <w:lang w:eastAsia="vi-VN"/>
              </w:rPr>
            </w:pPr>
            <w:del w:id="9969"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5E8FB960" w14:textId="0B705EFC" w:rsidTr="001859AE">
        <w:trPr>
          <w:gridAfter w:val="2"/>
          <w:wAfter w:w="17834" w:type="dxa"/>
          <w:trHeight w:val="276"/>
          <w:del w:id="9970" w:author="Phuong Truong Thi" w:date="2024-10-08T18:12:00Z"/>
          <w:trPrChange w:id="9971" w:author="thu nga" w:date="2024-10-01T10:49:00Z">
            <w:trPr>
              <w:gridAfter w:val="2"/>
              <w:wAfter w:w="17834" w:type="dxa"/>
              <w:trHeight w:val="276"/>
            </w:trPr>
          </w:trPrChange>
        </w:trPr>
        <w:tc>
          <w:tcPr>
            <w:tcW w:w="670" w:type="dxa"/>
            <w:shd w:val="clear" w:color="auto" w:fill="auto"/>
            <w:vAlign w:val="center"/>
            <w:tcPrChange w:id="9972" w:author="thu nga" w:date="2024-10-01T10:49:00Z">
              <w:tcPr>
                <w:tcW w:w="670" w:type="dxa"/>
                <w:shd w:val="clear" w:color="auto" w:fill="auto"/>
                <w:vAlign w:val="center"/>
              </w:tcPr>
            </w:tcPrChange>
          </w:tcPr>
          <w:p w14:paraId="4C2C9FAC" w14:textId="7FDAE887" w:rsidR="00FF4CD3" w:rsidRPr="00AD0E1A" w:rsidDel="007E0F89" w:rsidRDefault="00FF4CD3">
            <w:pPr>
              <w:pStyle w:val="ListParagraph"/>
              <w:numPr>
                <w:ilvl w:val="0"/>
                <w:numId w:val="62"/>
              </w:numPr>
              <w:spacing w:before="0" w:line="240" w:lineRule="auto"/>
              <w:contextualSpacing w:val="0"/>
              <w:jc w:val="left"/>
              <w:rPr>
                <w:del w:id="9973"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974" w:author="thu nga" w:date="2024-10-01T10:49:00Z">
              <w:tcPr>
                <w:tcW w:w="1735" w:type="dxa"/>
                <w:gridSpan w:val="2"/>
                <w:shd w:val="clear" w:color="auto" w:fill="auto"/>
                <w:vAlign w:val="center"/>
                <w:hideMark/>
              </w:tcPr>
            </w:tcPrChange>
          </w:tcPr>
          <w:p w14:paraId="66F66DF6" w14:textId="19B12310" w:rsidR="00FF4CD3" w:rsidRPr="008E60BE" w:rsidDel="007E0F89" w:rsidRDefault="00FF4CD3">
            <w:pPr>
              <w:spacing w:before="0" w:line="240" w:lineRule="auto"/>
              <w:contextualSpacing w:val="0"/>
              <w:rPr>
                <w:del w:id="9975" w:author="Phuong Truong Thi" w:date="2024-10-08T18:12:00Z"/>
                <w:rFonts w:ascii="Times New Roman" w:eastAsia="Times New Roman" w:hAnsi="Times New Roman"/>
                <w:color w:val="000000"/>
                <w:sz w:val="24"/>
                <w:szCs w:val="24"/>
                <w:lang w:val="vi-VN" w:eastAsia="vi-VN"/>
              </w:rPr>
            </w:pPr>
            <w:del w:id="9976" w:author="Phuong Truong Thi" w:date="2024-10-08T18:12:00Z">
              <w:r w:rsidRPr="008E60BE" w:rsidDel="007E0F89">
                <w:rPr>
                  <w:rFonts w:ascii="Times New Roman" w:hAnsi="Times New Roman"/>
                  <w:color w:val="000000"/>
                  <w:sz w:val="24"/>
                  <w:szCs w:val="24"/>
                </w:rPr>
                <w:delText>Giới tính</w:delText>
              </w:r>
            </w:del>
          </w:p>
        </w:tc>
        <w:tc>
          <w:tcPr>
            <w:tcW w:w="2230" w:type="dxa"/>
            <w:vAlign w:val="center"/>
            <w:tcPrChange w:id="9977" w:author="thu nga" w:date="2024-10-01T10:49:00Z">
              <w:tcPr>
                <w:tcW w:w="2230" w:type="dxa"/>
                <w:vAlign w:val="center"/>
              </w:tcPr>
            </w:tcPrChange>
          </w:tcPr>
          <w:p w14:paraId="7C3FFAF9" w14:textId="71F78C4A" w:rsidR="00FF4CD3" w:rsidRPr="00763017" w:rsidDel="007E0F89" w:rsidRDefault="00FF4CD3">
            <w:pPr>
              <w:spacing w:before="0" w:line="240" w:lineRule="auto"/>
              <w:contextualSpacing w:val="0"/>
              <w:rPr>
                <w:del w:id="9978" w:author="Phuong Truong Thi" w:date="2024-10-08T18:12:00Z"/>
                <w:rFonts w:ascii="Times New Roman" w:eastAsia="Times New Roman" w:hAnsi="Times New Roman"/>
                <w:color w:val="000000"/>
                <w:sz w:val="24"/>
                <w:szCs w:val="24"/>
                <w:lang w:val="vi-VN" w:eastAsia="vi-VN"/>
                <w:rPrChange w:id="9979" w:author="thu nga" w:date="2024-09-30T13:54:00Z">
                  <w:rPr>
                    <w:del w:id="9980" w:author="Phuong Truong Thi" w:date="2024-10-08T18:12:00Z"/>
                    <w:rFonts w:ascii="Times New Roman" w:eastAsia="Times New Roman" w:hAnsi="Times New Roman"/>
                    <w:color w:val="000000"/>
                    <w:sz w:val="24"/>
                    <w:szCs w:val="24"/>
                    <w:lang w:eastAsia="vi-VN"/>
                  </w:rPr>
                </w:rPrChange>
              </w:rPr>
            </w:pPr>
            <w:del w:id="9981" w:author="Phuong Truong Thi" w:date="2024-10-08T18:12:00Z">
              <w:r w:rsidRPr="00763017" w:rsidDel="007E0F89">
                <w:rPr>
                  <w:rFonts w:ascii="Times New Roman" w:hAnsi="Times New Roman"/>
                  <w:color w:val="000000"/>
                  <w:sz w:val="24"/>
                  <w:szCs w:val="24"/>
                  <w:lang w:val="vi-VN"/>
                  <w:rPrChange w:id="9982" w:author="thu nga" w:date="2024-09-30T13:54:00Z">
                    <w:rPr>
                      <w:rFonts w:ascii="Times New Roman" w:hAnsi="Times New Roman"/>
                      <w:color w:val="000000"/>
                      <w:sz w:val="24"/>
                      <w:szCs w:val="24"/>
                    </w:rPr>
                  </w:rPrChange>
                </w:rPr>
                <w:delText>Giới tính của khách hàng</w:delText>
              </w:r>
            </w:del>
          </w:p>
        </w:tc>
        <w:tc>
          <w:tcPr>
            <w:tcW w:w="1070" w:type="dxa"/>
            <w:tcPrChange w:id="9983" w:author="thu nga" w:date="2024-10-01T10:49:00Z">
              <w:tcPr>
                <w:tcW w:w="1070" w:type="dxa"/>
              </w:tcPr>
            </w:tcPrChange>
          </w:tcPr>
          <w:p w14:paraId="51C3367F" w14:textId="37B147A4" w:rsidR="00FF4CD3" w:rsidDel="007E0F89" w:rsidRDefault="00FF4CD3" w:rsidP="00273A54">
            <w:pPr>
              <w:spacing w:before="0" w:line="240" w:lineRule="auto"/>
              <w:contextualSpacing w:val="0"/>
              <w:jc w:val="center"/>
              <w:rPr>
                <w:del w:id="9984" w:author="Phuong Truong Thi" w:date="2024-10-08T18:12:00Z"/>
                <w:rFonts w:ascii="Times New Roman" w:eastAsia="Times New Roman" w:hAnsi="Times New Roman"/>
                <w:color w:val="000000"/>
                <w:sz w:val="24"/>
                <w:szCs w:val="24"/>
                <w:lang w:eastAsia="vi-VN"/>
              </w:rPr>
            </w:pPr>
            <w:ins w:id="9985" w:author="thu nga" w:date="2024-09-30T15:09:00Z">
              <w:del w:id="9986" w:author="Phuong Truong Thi" w:date="2024-10-08T18:12:00Z">
                <w:r w:rsidRPr="00DA2323" w:rsidDel="007E0F89">
                  <w:rPr>
                    <w:rFonts w:ascii="Times New Roman" w:hAnsi="Times New Roman"/>
                    <w:color w:val="000000"/>
                    <w:sz w:val="24"/>
                    <w:szCs w:val="24"/>
                    <w:lang w:val="vi-VN"/>
                  </w:rPr>
                  <w:delText>EZ/T24</w:delText>
                </w:r>
              </w:del>
            </w:ins>
          </w:p>
        </w:tc>
        <w:tc>
          <w:tcPr>
            <w:tcW w:w="1236" w:type="dxa"/>
            <w:tcPrChange w:id="9987" w:author="thu nga" w:date="2024-10-01T10:49:00Z">
              <w:tcPr>
                <w:tcW w:w="1236" w:type="dxa"/>
              </w:tcPr>
            </w:tcPrChange>
          </w:tcPr>
          <w:p w14:paraId="16E56676" w14:textId="1762F65E" w:rsidR="00FF4CD3" w:rsidRPr="00AD0E1A" w:rsidDel="007E0F89" w:rsidRDefault="00FF4CD3">
            <w:pPr>
              <w:spacing w:before="0" w:line="240" w:lineRule="auto"/>
              <w:contextualSpacing w:val="0"/>
              <w:rPr>
                <w:del w:id="9988" w:author="Phuong Truong Thi" w:date="2024-10-08T18:12:00Z"/>
                <w:rFonts w:ascii="Times New Roman" w:eastAsia="Times New Roman" w:hAnsi="Times New Roman"/>
                <w:color w:val="000000"/>
                <w:sz w:val="24"/>
                <w:szCs w:val="24"/>
                <w:lang w:eastAsia="vi-VN"/>
              </w:rPr>
            </w:pPr>
            <w:del w:id="9989" w:author="Phuong Truong Thi" w:date="2024-10-08T18:12:00Z">
              <w:r w:rsidDel="007E0F89">
                <w:rPr>
                  <w:rFonts w:ascii="Times New Roman" w:eastAsia="Times New Roman" w:hAnsi="Times New Roman"/>
                  <w:color w:val="000000"/>
                  <w:sz w:val="24"/>
                  <w:szCs w:val="24"/>
                  <w:lang w:eastAsia="vi-VN"/>
                </w:rPr>
                <w:delText>Text</w:delText>
              </w:r>
            </w:del>
          </w:p>
        </w:tc>
        <w:tc>
          <w:tcPr>
            <w:tcW w:w="1276" w:type="dxa"/>
            <w:shd w:val="clear" w:color="auto" w:fill="auto"/>
            <w:noWrap/>
            <w:vAlign w:val="center"/>
            <w:tcPrChange w:id="9990" w:author="thu nga" w:date="2024-10-01T10:49:00Z">
              <w:tcPr>
                <w:tcW w:w="1417" w:type="dxa"/>
                <w:gridSpan w:val="2"/>
                <w:shd w:val="clear" w:color="auto" w:fill="auto"/>
                <w:noWrap/>
                <w:vAlign w:val="center"/>
              </w:tcPr>
            </w:tcPrChange>
          </w:tcPr>
          <w:p w14:paraId="79988C83" w14:textId="4A92442C" w:rsidR="00FF4CD3" w:rsidRPr="00AD0E1A" w:rsidDel="007E0F89" w:rsidRDefault="00FF4CD3">
            <w:pPr>
              <w:spacing w:before="0" w:line="240" w:lineRule="auto"/>
              <w:contextualSpacing w:val="0"/>
              <w:rPr>
                <w:del w:id="9991" w:author="Phuong Truong Thi" w:date="2024-10-08T18:12:00Z"/>
                <w:rFonts w:ascii="Times New Roman" w:eastAsia="Times New Roman" w:hAnsi="Times New Roman"/>
                <w:color w:val="000000"/>
                <w:sz w:val="24"/>
                <w:szCs w:val="24"/>
                <w:lang w:val="vi-VN" w:eastAsia="vi-VN"/>
              </w:rPr>
            </w:pPr>
          </w:p>
        </w:tc>
        <w:tc>
          <w:tcPr>
            <w:tcW w:w="992" w:type="dxa"/>
            <w:tcPrChange w:id="9992" w:author="thu nga" w:date="2024-10-01T10:49:00Z">
              <w:tcPr>
                <w:tcW w:w="851" w:type="dxa"/>
              </w:tcPr>
            </w:tcPrChange>
          </w:tcPr>
          <w:p w14:paraId="5A894101" w14:textId="190261D8" w:rsidR="00FF4CD3" w:rsidRPr="00AD0E1A" w:rsidDel="007E0F89" w:rsidRDefault="00FF4CD3">
            <w:pPr>
              <w:spacing w:before="0" w:line="240" w:lineRule="auto"/>
              <w:contextualSpacing w:val="0"/>
              <w:jc w:val="center"/>
              <w:rPr>
                <w:del w:id="9993" w:author="Phuong Truong Thi" w:date="2024-10-08T18:12:00Z"/>
                <w:rFonts w:ascii="Times New Roman" w:eastAsia="Times New Roman" w:hAnsi="Times New Roman"/>
                <w:sz w:val="24"/>
                <w:szCs w:val="24"/>
                <w:lang w:val="vi-VN" w:eastAsia="vi-VN"/>
              </w:rPr>
            </w:pPr>
            <w:del w:id="9994"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1A46D981" w14:textId="079785AA" w:rsidTr="001859AE">
        <w:trPr>
          <w:gridAfter w:val="2"/>
          <w:wAfter w:w="17834" w:type="dxa"/>
          <w:trHeight w:val="276"/>
          <w:del w:id="9995" w:author="Phuong Truong Thi" w:date="2024-10-08T18:12:00Z"/>
          <w:trPrChange w:id="9996" w:author="thu nga" w:date="2024-10-01T10:49:00Z">
            <w:trPr>
              <w:gridAfter w:val="2"/>
              <w:wAfter w:w="17834" w:type="dxa"/>
              <w:trHeight w:val="276"/>
            </w:trPr>
          </w:trPrChange>
        </w:trPr>
        <w:tc>
          <w:tcPr>
            <w:tcW w:w="670" w:type="dxa"/>
            <w:shd w:val="clear" w:color="auto" w:fill="auto"/>
            <w:vAlign w:val="center"/>
            <w:tcPrChange w:id="9997" w:author="thu nga" w:date="2024-10-01T10:49:00Z">
              <w:tcPr>
                <w:tcW w:w="670" w:type="dxa"/>
                <w:shd w:val="clear" w:color="auto" w:fill="auto"/>
                <w:vAlign w:val="center"/>
              </w:tcPr>
            </w:tcPrChange>
          </w:tcPr>
          <w:p w14:paraId="4AC774F0" w14:textId="70F88FE8" w:rsidR="00FF4CD3" w:rsidRPr="00AD0E1A" w:rsidDel="007E0F89" w:rsidRDefault="00FF4CD3">
            <w:pPr>
              <w:pStyle w:val="ListParagraph"/>
              <w:numPr>
                <w:ilvl w:val="0"/>
                <w:numId w:val="62"/>
              </w:numPr>
              <w:spacing w:before="0" w:line="240" w:lineRule="auto"/>
              <w:contextualSpacing w:val="0"/>
              <w:jc w:val="left"/>
              <w:rPr>
                <w:del w:id="9998"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9999" w:author="thu nga" w:date="2024-10-01T10:49:00Z">
              <w:tcPr>
                <w:tcW w:w="1735" w:type="dxa"/>
                <w:gridSpan w:val="2"/>
                <w:shd w:val="clear" w:color="auto" w:fill="auto"/>
                <w:vAlign w:val="center"/>
                <w:hideMark/>
              </w:tcPr>
            </w:tcPrChange>
          </w:tcPr>
          <w:p w14:paraId="60DDE597" w14:textId="7C8D1B0F" w:rsidR="00FF4CD3" w:rsidRPr="008E60BE" w:rsidDel="007E0F89" w:rsidRDefault="00FF4CD3">
            <w:pPr>
              <w:spacing w:before="0" w:line="240" w:lineRule="auto"/>
              <w:contextualSpacing w:val="0"/>
              <w:rPr>
                <w:del w:id="10000" w:author="Phuong Truong Thi" w:date="2024-10-08T18:12:00Z"/>
                <w:rFonts w:ascii="Times New Roman" w:eastAsia="Times New Roman" w:hAnsi="Times New Roman"/>
                <w:color w:val="000000"/>
                <w:sz w:val="24"/>
                <w:szCs w:val="24"/>
                <w:lang w:val="vi-VN" w:eastAsia="vi-VN"/>
              </w:rPr>
            </w:pPr>
            <w:del w:id="10001" w:author="Phuong Truong Thi" w:date="2024-10-08T18:12:00Z">
              <w:r w:rsidRPr="008E60BE" w:rsidDel="007E0F89">
                <w:rPr>
                  <w:rFonts w:ascii="Times New Roman" w:hAnsi="Times New Roman"/>
                  <w:color w:val="000000"/>
                  <w:sz w:val="24"/>
                  <w:szCs w:val="24"/>
                </w:rPr>
                <w:delText>Tuổi</w:delText>
              </w:r>
            </w:del>
          </w:p>
        </w:tc>
        <w:tc>
          <w:tcPr>
            <w:tcW w:w="2230" w:type="dxa"/>
            <w:vAlign w:val="center"/>
            <w:tcPrChange w:id="10002" w:author="thu nga" w:date="2024-10-01T10:49:00Z">
              <w:tcPr>
                <w:tcW w:w="2230" w:type="dxa"/>
                <w:vAlign w:val="center"/>
              </w:tcPr>
            </w:tcPrChange>
          </w:tcPr>
          <w:p w14:paraId="45FA899E" w14:textId="04E6A112" w:rsidR="00FF4CD3" w:rsidRPr="00521C1C" w:rsidDel="007E0F89" w:rsidRDefault="00FF4CD3">
            <w:pPr>
              <w:spacing w:before="0" w:line="240" w:lineRule="auto"/>
              <w:contextualSpacing w:val="0"/>
              <w:rPr>
                <w:del w:id="10003" w:author="Phuong Truong Thi" w:date="2024-10-08T18:12:00Z"/>
                <w:rFonts w:ascii="Times New Roman" w:eastAsia="Times New Roman" w:hAnsi="Times New Roman"/>
                <w:color w:val="000000"/>
                <w:sz w:val="24"/>
                <w:szCs w:val="24"/>
                <w:lang w:eastAsia="vi-VN"/>
              </w:rPr>
            </w:pPr>
            <w:del w:id="10004" w:author="Phuong Truong Thi" w:date="2024-10-08T18:12:00Z">
              <w:r w:rsidRPr="00521C1C" w:rsidDel="007E0F89">
                <w:rPr>
                  <w:rFonts w:ascii="Times New Roman" w:hAnsi="Times New Roman"/>
                  <w:color w:val="000000"/>
                  <w:sz w:val="24"/>
                  <w:szCs w:val="24"/>
                </w:rPr>
                <w:delText>Tuổi của khách hàng</w:delText>
              </w:r>
            </w:del>
          </w:p>
        </w:tc>
        <w:tc>
          <w:tcPr>
            <w:tcW w:w="1070" w:type="dxa"/>
            <w:tcPrChange w:id="10005" w:author="thu nga" w:date="2024-10-01T10:49:00Z">
              <w:tcPr>
                <w:tcW w:w="1070" w:type="dxa"/>
              </w:tcPr>
            </w:tcPrChange>
          </w:tcPr>
          <w:p w14:paraId="4D30A167" w14:textId="7733712E" w:rsidR="00FF4CD3" w:rsidDel="007E0F89" w:rsidRDefault="00FF4CD3">
            <w:pPr>
              <w:spacing w:before="0" w:line="240" w:lineRule="auto"/>
              <w:contextualSpacing w:val="0"/>
              <w:jc w:val="center"/>
              <w:rPr>
                <w:del w:id="10006" w:author="Phuong Truong Thi" w:date="2024-10-08T18:12:00Z"/>
                <w:rFonts w:ascii="Times New Roman" w:eastAsia="Times New Roman" w:hAnsi="Times New Roman"/>
                <w:color w:val="000000"/>
                <w:sz w:val="24"/>
                <w:szCs w:val="24"/>
                <w:lang w:eastAsia="vi-VN"/>
              </w:rPr>
              <w:pPrChange w:id="10007" w:author="thu nga" w:date="2024-09-30T15:15:00Z">
                <w:pPr>
                  <w:spacing w:before="0" w:line="240" w:lineRule="auto"/>
                  <w:contextualSpacing w:val="0"/>
                </w:pPr>
              </w:pPrChange>
            </w:pPr>
            <w:ins w:id="10008" w:author="thu nga" w:date="2024-09-30T15:09:00Z">
              <w:del w:id="10009" w:author="Phuong Truong Thi" w:date="2024-10-08T18:12:00Z">
                <w:r w:rsidRPr="00DA2323" w:rsidDel="007E0F89">
                  <w:rPr>
                    <w:rFonts w:ascii="Times New Roman" w:hAnsi="Times New Roman"/>
                    <w:color w:val="000000"/>
                    <w:sz w:val="24"/>
                    <w:szCs w:val="24"/>
                    <w:lang w:val="vi-VN"/>
                  </w:rPr>
                  <w:delText>EZ/T24</w:delText>
                </w:r>
              </w:del>
            </w:ins>
          </w:p>
        </w:tc>
        <w:tc>
          <w:tcPr>
            <w:tcW w:w="1236" w:type="dxa"/>
            <w:tcPrChange w:id="10010" w:author="thu nga" w:date="2024-10-01T10:49:00Z">
              <w:tcPr>
                <w:tcW w:w="1236" w:type="dxa"/>
              </w:tcPr>
            </w:tcPrChange>
          </w:tcPr>
          <w:p w14:paraId="3BBDB9DB" w14:textId="4596D53E" w:rsidR="00FF4CD3" w:rsidRPr="00AD0E1A" w:rsidDel="007E0F89" w:rsidRDefault="00FF4CD3" w:rsidP="00273A54">
            <w:pPr>
              <w:spacing w:before="0" w:line="240" w:lineRule="auto"/>
              <w:contextualSpacing w:val="0"/>
              <w:rPr>
                <w:del w:id="10011" w:author="Phuong Truong Thi" w:date="2024-10-08T18:12:00Z"/>
                <w:rFonts w:ascii="Times New Roman" w:eastAsia="Times New Roman" w:hAnsi="Times New Roman"/>
                <w:color w:val="000000"/>
                <w:sz w:val="24"/>
                <w:szCs w:val="24"/>
                <w:lang w:eastAsia="vi-VN"/>
              </w:rPr>
            </w:pPr>
            <w:del w:id="10012" w:author="Phuong Truong Thi" w:date="2024-10-08T18:12:00Z">
              <w:r w:rsidDel="007E0F89">
                <w:rPr>
                  <w:rFonts w:ascii="Times New Roman" w:eastAsia="Times New Roman" w:hAnsi="Times New Roman"/>
                  <w:color w:val="000000"/>
                  <w:sz w:val="24"/>
                  <w:szCs w:val="24"/>
                  <w:lang w:eastAsia="vi-VN"/>
                </w:rPr>
                <w:delText>Number</w:delText>
              </w:r>
            </w:del>
          </w:p>
        </w:tc>
        <w:tc>
          <w:tcPr>
            <w:tcW w:w="1276" w:type="dxa"/>
            <w:shd w:val="clear" w:color="auto" w:fill="auto"/>
            <w:noWrap/>
            <w:vAlign w:val="center"/>
            <w:tcPrChange w:id="10013" w:author="thu nga" w:date="2024-10-01T10:49:00Z">
              <w:tcPr>
                <w:tcW w:w="1417" w:type="dxa"/>
                <w:gridSpan w:val="2"/>
                <w:shd w:val="clear" w:color="auto" w:fill="auto"/>
                <w:noWrap/>
                <w:vAlign w:val="center"/>
              </w:tcPr>
            </w:tcPrChange>
          </w:tcPr>
          <w:p w14:paraId="788FE4E4" w14:textId="467F764D" w:rsidR="00FF4CD3" w:rsidRPr="00AD0E1A" w:rsidDel="007E0F89" w:rsidRDefault="00FF4CD3" w:rsidP="00273A54">
            <w:pPr>
              <w:spacing w:before="0" w:line="240" w:lineRule="auto"/>
              <w:contextualSpacing w:val="0"/>
              <w:rPr>
                <w:del w:id="10014" w:author="Phuong Truong Thi" w:date="2024-10-08T18:12:00Z"/>
                <w:rFonts w:ascii="Times New Roman" w:eastAsia="Times New Roman" w:hAnsi="Times New Roman"/>
                <w:color w:val="000000"/>
                <w:sz w:val="24"/>
                <w:szCs w:val="24"/>
                <w:lang w:val="vi-VN" w:eastAsia="vi-VN"/>
              </w:rPr>
            </w:pPr>
          </w:p>
        </w:tc>
        <w:tc>
          <w:tcPr>
            <w:tcW w:w="992" w:type="dxa"/>
            <w:tcPrChange w:id="10015" w:author="thu nga" w:date="2024-10-01T10:49:00Z">
              <w:tcPr>
                <w:tcW w:w="851" w:type="dxa"/>
              </w:tcPr>
            </w:tcPrChange>
          </w:tcPr>
          <w:p w14:paraId="7A11DC8C" w14:textId="1183C7E0" w:rsidR="00FF4CD3" w:rsidRPr="00AD0E1A" w:rsidDel="007E0F89" w:rsidRDefault="00FF4CD3" w:rsidP="00273A54">
            <w:pPr>
              <w:spacing w:before="0" w:line="240" w:lineRule="auto"/>
              <w:contextualSpacing w:val="0"/>
              <w:jc w:val="center"/>
              <w:rPr>
                <w:del w:id="10016" w:author="Phuong Truong Thi" w:date="2024-10-08T18:12:00Z"/>
                <w:rFonts w:ascii="Times New Roman" w:eastAsia="Times New Roman" w:hAnsi="Times New Roman"/>
                <w:sz w:val="24"/>
                <w:szCs w:val="24"/>
                <w:lang w:val="vi-VN" w:eastAsia="vi-VN"/>
              </w:rPr>
            </w:pPr>
            <w:del w:id="1001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5F234EF2" w14:textId="472ECD4B" w:rsidTr="001859AE">
        <w:trPr>
          <w:gridAfter w:val="2"/>
          <w:wAfter w:w="17834" w:type="dxa"/>
          <w:trHeight w:val="276"/>
          <w:del w:id="10018" w:author="Phuong Truong Thi" w:date="2024-10-08T18:12:00Z"/>
          <w:trPrChange w:id="10019" w:author="thu nga" w:date="2024-10-01T10:49:00Z">
            <w:trPr>
              <w:gridAfter w:val="2"/>
              <w:wAfter w:w="17834" w:type="dxa"/>
              <w:trHeight w:val="276"/>
            </w:trPr>
          </w:trPrChange>
        </w:trPr>
        <w:tc>
          <w:tcPr>
            <w:tcW w:w="670" w:type="dxa"/>
            <w:shd w:val="clear" w:color="auto" w:fill="auto"/>
            <w:vAlign w:val="center"/>
            <w:tcPrChange w:id="10020" w:author="thu nga" w:date="2024-10-01T10:49:00Z">
              <w:tcPr>
                <w:tcW w:w="670" w:type="dxa"/>
                <w:shd w:val="clear" w:color="auto" w:fill="auto"/>
                <w:vAlign w:val="center"/>
              </w:tcPr>
            </w:tcPrChange>
          </w:tcPr>
          <w:p w14:paraId="2B12DA0B" w14:textId="5AEF8174" w:rsidR="00FF4CD3" w:rsidRPr="00AD0E1A" w:rsidDel="007E0F89" w:rsidRDefault="00FF4CD3">
            <w:pPr>
              <w:pStyle w:val="ListParagraph"/>
              <w:numPr>
                <w:ilvl w:val="0"/>
                <w:numId w:val="62"/>
              </w:numPr>
              <w:spacing w:before="0" w:line="240" w:lineRule="auto"/>
              <w:contextualSpacing w:val="0"/>
              <w:jc w:val="left"/>
              <w:rPr>
                <w:del w:id="10021"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10022" w:author="thu nga" w:date="2024-10-01T10:49:00Z">
              <w:tcPr>
                <w:tcW w:w="1735" w:type="dxa"/>
                <w:gridSpan w:val="2"/>
                <w:shd w:val="clear" w:color="auto" w:fill="auto"/>
                <w:vAlign w:val="center"/>
                <w:hideMark/>
              </w:tcPr>
            </w:tcPrChange>
          </w:tcPr>
          <w:p w14:paraId="0D43A9F9" w14:textId="6CA8BF48" w:rsidR="00FF4CD3" w:rsidRPr="008E60BE" w:rsidDel="007E0F89" w:rsidRDefault="00FF4CD3">
            <w:pPr>
              <w:spacing w:before="0" w:line="240" w:lineRule="auto"/>
              <w:contextualSpacing w:val="0"/>
              <w:rPr>
                <w:del w:id="10023" w:author="Phuong Truong Thi" w:date="2024-10-08T18:12:00Z"/>
                <w:rFonts w:ascii="Times New Roman" w:eastAsia="Times New Roman" w:hAnsi="Times New Roman"/>
                <w:color w:val="000000"/>
                <w:sz w:val="24"/>
                <w:szCs w:val="24"/>
                <w:lang w:val="vi-VN" w:eastAsia="vi-VN"/>
              </w:rPr>
            </w:pPr>
            <w:del w:id="10024" w:author="Phuong Truong Thi" w:date="2024-10-08T18:12:00Z">
              <w:r w:rsidRPr="008E60BE" w:rsidDel="007E0F89">
                <w:rPr>
                  <w:rFonts w:ascii="Times New Roman" w:hAnsi="Times New Roman"/>
                  <w:color w:val="000000"/>
                  <w:sz w:val="24"/>
                  <w:szCs w:val="24"/>
                </w:rPr>
                <w:delText>Ngày sinh</w:delText>
              </w:r>
            </w:del>
          </w:p>
        </w:tc>
        <w:tc>
          <w:tcPr>
            <w:tcW w:w="2230" w:type="dxa"/>
            <w:vAlign w:val="center"/>
            <w:tcPrChange w:id="10025" w:author="thu nga" w:date="2024-10-01T10:49:00Z">
              <w:tcPr>
                <w:tcW w:w="2230" w:type="dxa"/>
                <w:vAlign w:val="center"/>
              </w:tcPr>
            </w:tcPrChange>
          </w:tcPr>
          <w:p w14:paraId="059E168C" w14:textId="5C28AE9F" w:rsidR="00FF4CD3" w:rsidRPr="00521C1C" w:rsidDel="007E0F89" w:rsidRDefault="00FF4CD3">
            <w:pPr>
              <w:spacing w:before="0" w:line="240" w:lineRule="auto"/>
              <w:contextualSpacing w:val="0"/>
              <w:rPr>
                <w:del w:id="10026" w:author="Phuong Truong Thi" w:date="2024-10-08T18:12:00Z"/>
                <w:rFonts w:ascii="Times New Roman" w:eastAsia="Times New Roman" w:hAnsi="Times New Roman"/>
                <w:color w:val="000000"/>
                <w:sz w:val="24"/>
                <w:szCs w:val="24"/>
                <w:lang w:eastAsia="vi-VN"/>
              </w:rPr>
            </w:pPr>
            <w:del w:id="10027" w:author="Phuong Truong Thi" w:date="2024-10-08T18:12:00Z">
              <w:r w:rsidRPr="00521C1C" w:rsidDel="007E0F89">
                <w:rPr>
                  <w:rFonts w:ascii="Times New Roman" w:hAnsi="Times New Roman"/>
                  <w:color w:val="000000"/>
                  <w:sz w:val="24"/>
                  <w:szCs w:val="24"/>
                </w:rPr>
                <w:delText xml:space="preserve">Ngày sinh khách hàng </w:delText>
              </w:r>
            </w:del>
          </w:p>
        </w:tc>
        <w:tc>
          <w:tcPr>
            <w:tcW w:w="1070" w:type="dxa"/>
            <w:tcPrChange w:id="10028" w:author="thu nga" w:date="2024-10-01T10:49:00Z">
              <w:tcPr>
                <w:tcW w:w="1070" w:type="dxa"/>
              </w:tcPr>
            </w:tcPrChange>
          </w:tcPr>
          <w:p w14:paraId="4BBF7B4C" w14:textId="23B5CCA4" w:rsidR="00FF4CD3" w:rsidDel="007E0F89" w:rsidRDefault="00FF4CD3">
            <w:pPr>
              <w:spacing w:before="0" w:line="240" w:lineRule="auto"/>
              <w:contextualSpacing w:val="0"/>
              <w:jc w:val="center"/>
              <w:rPr>
                <w:del w:id="10029" w:author="Phuong Truong Thi" w:date="2024-10-08T18:12:00Z"/>
                <w:rFonts w:ascii="Times New Roman" w:eastAsia="Times New Roman" w:hAnsi="Times New Roman"/>
                <w:color w:val="000000"/>
                <w:sz w:val="24"/>
                <w:szCs w:val="24"/>
                <w:lang w:eastAsia="vi-VN"/>
              </w:rPr>
              <w:pPrChange w:id="10030" w:author="thu nga" w:date="2024-09-30T15:15:00Z">
                <w:pPr>
                  <w:spacing w:before="0" w:line="240" w:lineRule="auto"/>
                  <w:contextualSpacing w:val="0"/>
                </w:pPr>
              </w:pPrChange>
            </w:pPr>
            <w:ins w:id="10031" w:author="thu nga" w:date="2024-09-30T15:09:00Z">
              <w:del w:id="10032" w:author="Phuong Truong Thi" w:date="2024-10-08T18:12:00Z">
                <w:r w:rsidRPr="00DA2323" w:rsidDel="007E0F89">
                  <w:rPr>
                    <w:rFonts w:ascii="Times New Roman" w:hAnsi="Times New Roman"/>
                    <w:color w:val="000000"/>
                    <w:sz w:val="24"/>
                    <w:szCs w:val="24"/>
                    <w:lang w:val="vi-VN"/>
                  </w:rPr>
                  <w:delText>EZ/T24</w:delText>
                </w:r>
              </w:del>
            </w:ins>
          </w:p>
        </w:tc>
        <w:tc>
          <w:tcPr>
            <w:tcW w:w="1236" w:type="dxa"/>
            <w:tcPrChange w:id="10033" w:author="thu nga" w:date="2024-10-01T10:49:00Z">
              <w:tcPr>
                <w:tcW w:w="1236" w:type="dxa"/>
              </w:tcPr>
            </w:tcPrChange>
          </w:tcPr>
          <w:p w14:paraId="77DC5DFD" w14:textId="764338D5" w:rsidR="00FF4CD3" w:rsidRPr="00AD0E1A" w:rsidDel="007E0F89" w:rsidRDefault="00FF4CD3">
            <w:pPr>
              <w:spacing w:before="0" w:line="240" w:lineRule="auto"/>
              <w:contextualSpacing w:val="0"/>
              <w:rPr>
                <w:del w:id="10034" w:author="Phuong Truong Thi" w:date="2024-10-08T18:12:00Z"/>
                <w:rFonts w:ascii="Times New Roman" w:eastAsia="Times New Roman" w:hAnsi="Times New Roman"/>
                <w:color w:val="000000"/>
                <w:sz w:val="24"/>
                <w:szCs w:val="24"/>
                <w:lang w:eastAsia="vi-VN"/>
              </w:rPr>
            </w:pPr>
            <w:del w:id="10035" w:author="Phuong Truong Thi" w:date="2024-10-08T18:12:00Z">
              <w:r w:rsidDel="007E0F89">
                <w:rPr>
                  <w:rFonts w:ascii="Times New Roman" w:eastAsia="Times New Roman" w:hAnsi="Times New Roman"/>
                  <w:color w:val="000000"/>
                  <w:sz w:val="24"/>
                  <w:szCs w:val="24"/>
                  <w:lang w:eastAsia="vi-VN"/>
                </w:rPr>
                <w:delText>Date</w:delText>
              </w:r>
            </w:del>
          </w:p>
        </w:tc>
        <w:tc>
          <w:tcPr>
            <w:tcW w:w="1276" w:type="dxa"/>
            <w:shd w:val="clear" w:color="auto" w:fill="auto"/>
            <w:noWrap/>
            <w:vAlign w:val="center"/>
            <w:tcPrChange w:id="10036" w:author="thu nga" w:date="2024-10-01T10:49:00Z">
              <w:tcPr>
                <w:tcW w:w="1417" w:type="dxa"/>
                <w:gridSpan w:val="2"/>
                <w:shd w:val="clear" w:color="auto" w:fill="auto"/>
                <w:noWrap/>
                <w:vAlign w:val="center"/>
              </w:tcPr>
            </w:tcPrChange>
          </w:tcPr>
          <w:p w14:paraId="5C0EBD60" w14:textId="0BE83353" w:rsidR="00FF4CD3" w:rsidRPr="00AD0E1A" w:rsidDel="007E0F89" w:rsidRDefault="00FF4CD3">
            <w:pPr>
              <w:spacing w:before="0" w:line="240" w:lineRule="auto"/>
              <w:contextualSpacing w:val="0"/>
              <w:rPr>
                <w:del w:id="10037" w:author="Phuong Truong Thi" w:date="2024-10-08T18:12:00Z"/>
                <w:rFonts w:ascii="Times New Roman" w:eastAsia="Times New Roman" w:hAnsi="Times New Roman"/>
                <w:color w:val="000000"/>
                <w:sz w:val="24"/>
                <w:szCs w:val="24"/>
                <w:lang w:val="vi-VN" w:eastAsia="vi-VN"/>
              </w:rPr>
            </w:pPr>
          </w:p>
        </w:tc>
        <w:tc>
          <w:tcPr>
            <w:tcW w:w="992" w:type="dxa"/>
            <w:tcPrChange w:id="10038" w:author="thu nga" w:date="2024-10-01T10:49:00Z">
              <w:tcPr>
                <w:tcW w:w="851" w:type="dxa"/>
              </w:tcPr>
            </w:tcPrChange>
          </w:tcPr>
          <w:p w14:paraId="2EED42AA" w14:textId="04979B55" w:rsidR="00FF4CD3" w:rsidRPr="00AD0E1A" w:rsidDel="007E0F89" w:rsidRDefault="00FF4CD3">
            <w:pPr>
              <w:spacing w:before="0" w:line="240" w:lineRule="auto"/>
              <w:contextualSpacing w:val="0"/>
              <w:jc w:val="center"/>
              <w:rPr>
                <w:del w:id="10039" w:author="Phuong Truong Thi" w:date="2024-10-08T18:12:00Z"/>
                <w:rFonts w:ascii="Times New Roman" w:eastAsia="Times New Roman" w:hAnsi="Times New Roman"/>
                <w:sz w:val="24"/>
                <w:szCs w:val="24"/>
                <w:lang w:val="vi-VN" w:eastAsia="vi-VN"/>
              </w:rPr>
            </w:pPr>
            <w:del w:id="1004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2161EA93" w14:textId="18D3FE60" w:rsidTr="001859AE">
        <w:trPr>
          <w:gridAfter w:val="2"/>
          <w:wAfter w:w="17834" w:type="dxa"/>
          <w:trHeight w:val="276"/>
          <w:del w:id="10041" w:author="Phuong Truong Thi" w:date="2024-10-08T18:12:00Z"/>
          <w:trPrChange w:id="10042" w:author="thu nga" w:date="2024-10-01T10:49:00Z">
            <w:trPr>
              <w:gridAfter w:val="2"/>
              <w:wAfter w:w="17834" w:type="dxa"/>
              <w:trHeight w:val="276"/>
            </w:trPr>
          </w:trPrChange>
        </w:trPr>
        <w:tc>
          <w:tcPr>
            <w:tcW w:w="670" w:type="dxa"/>
            <w:shd w:val="clear" w:color="auto" w:fill="auto"/>
            <w:vAlign w:val="center"/>
            <w:tcPrChange w:id="10043" w:author="thu nga" w:date="2024-10-01T10:49:00Z">
              <w:tcPr>
                <w:tcW w:w="670" w:type="dxa"/>
                <w:shd w:val="clear" w:color="auto" w:fill="auto"/>
                <w:vAlign w:val="center"/>
              </w:tcPr>
            </w:tcPrChange>
          </w:tcPr>
          <w:p w14:paraId="689875ED" w14:textId="69867FAC" w:rsidR="00FF4CD3" w:rsidRPr="00AD0E1A" w:rsidDel="007E0F89" w:rsidRDefault="00FF4CD3">
            <w:pPr>
              <w:pStyle w:val="ListParagraph"/>
              <w:numPr>
                <w:ilvl w:val="0"/>
                <w:numId w:val="62"/>
              </w:numPr>
              <w:spacing w:before="0" w:line="240" w:lineRule="auto"/>
              <w:contextualSpacing w:val="0"/>
              <w:jc w:val="left"/>
              <w:rPr>
                <w:del w:id="10044"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10045" w:author="thu nga" w:date="2024-10-01T10:49:00Z">
              <w:tcPr>
                <w:tcW w:w="1735" w:type="dxa"/>
                <w:gridSpan w:val="2"/>
                <w:shd w:val="clear" w:color="auto" w:fill="auto"/>
                <w:vAlign w:val="center"/>
                <w:hideMark/>
              </w:tcPr>
            </w:tcPrChange>
          </w:tcPr>
          <w:p w14:paraId="3BF0E109" w14:textId="67B69891" w:rsidR="00FF4CD3" w:rsidRPr="008E60BE" w:rsidDel="007E0F89" w:rsidRDefault="00FF4CD3">
            <w:pPr>
              <w:spacing w:before="0" w:line="240" w:lineRule="auto"/>
              <w:contextualSpacing w:val="0"/>
              <w:rPr>
                <w:del w:id="10046" w:author="Phuong Truong Thi" w:date="2024-10-08T18:12:00Z"/>
                <w:rFonts w:ascii="Times New Roman" w:eastAsia="Times New Roman" w:hAnsi="Times New Roman"/>
                <w:color w:val="000000"/>
                <w:sz w:val="24"/>
                <w:szCs w:val="24"/>
                <w:lang w:val="vi-VN" w:eastAsia="vi-VN"/>
              </w:rPr>
            </w:pPr>
            <w:del w:id="10047" w:author="Phuong Truong Thi" w:date="2024-10-08T18:12:00Z">
              <w:r w:rsidRPr="00763017" w:rsidDel="007E0F89">
                <w:rPr>
                  <w:rFonts w:ascii="Times New Roman" w:hAnsi="Times New Roman"/>
                  <w:color w:val="000000"/>
                  <w:sz w:val="24"/>
                  <w:szCs w:val="24"/>
                  <w:lang w:val="vi-VN"/>
                  <w:rPrChange w:id="10048" w:author="thu nga" w:date="2024-09-30T13:54:00Z">
                    <w:rPr>
                      <w:rFonts w:ascii="Times New Roman" w:hAnsi="Times New Roman"/>
                      <w:color w:val="000000"/>
                      <w:sz w:val="24"/>
                      <w:szCs w:val="24"/>
                    </w:rPr>
                  </w:rPrChange>
                </w:rPr>
                <w:delText>Ngày tương tác gần nhất</w:delText>
              </w:r>
            </w:del>
          </w:p>
        </w:tc>
        <w:tc>
          <w:tcPr>
            <w:tcW w:w="2230" w:type="dxa"/>
            <w:vAlign w:val="center"/>
            <w:tcPrChange w:id="10049" w:author="thu nga" w:date="2024-10-01T10:49:00Z">
              <w:tcPr>
                <w:tcW w:w="2230" w:type="dxa"/>
                <w:vAlign w:val="center"/>
              </w:tcPr>
            </w:tcPrChange>
          </w:tcPr>
          <w:p w14:paraId="01617B94" w14:textId="6D91D212" w:rsidR="00FF4CD3" w:rsidRPr="00763017" w:rsidDel="007E0F89" w:rsidRDefault="00FF4CD3">
            <w:pPr>
              <w:spacing w:before="0" w:line="240" w:lineRule="auto"/>
              <w:contextualSpacing w:val="0"/>
              <w:rPr>
                <w:del w:id="10050" w:author="Phuong Truong Thi" w:date="2024-10-08T18:12:00Z"/>
                <w:rFonts w:ascii="Times New Roman" w:eastAsia="Times New Roman" w:hAnsi="Times New Roman"/>
                <w:color w:val="000000"/>
                <w:sz w:val="24"/>
                <w:szCs w:val="24"/>
                <w:lang w:val="vi-VN" w:eastAsia="vi-VN"/>
                <w:rPrChange w:id="10051" w:author="thu nga" w:date="2024-09-30T13:54:00Z">
                  <w:rPr>
                    <w:del w:id="10052" w:author="Phuong Truong Thi" w:date="2024-10-08T18:12:00Z"/>
                    <w:rFonts w:ascii="Times New Roman" w:eastAsia="Times New Roman" w:hAnsi="Times New Roman"/>
                    <w:color w:val="000000"/>
                    <w:sz w:val="24"/>
                    <w:szCs w:val="24"/>
                    <w:lang w:eastAsia="vi-VN"/>
                  </w:rPr>
                </w:rPrChange>
              </w:rPr>
            </w:pPr>
            <w:del w:id="10053" w:author="Phuong Truong Thi" w:date="2024-10-08T18:12:00Z">
              <w:r w:rsidRPr="00763017" w:rsidDel="007E0F89">
                <w:rPr>
                  <w:rFonts w:ascii="Times New Roman" w:hAnsi="Times New Roman"/>
                  <w:color w:val="000000"/>
                  <w:sz w:val="24"/>
                  <w:szCs w:val="24"/>
                  <w:lang w:val="vi-VN"/>
                  <w:rPrChange w:id="10054" w:author="thu nga" w:date="2024-09-30T13:54:00Z">
                    <w:rPr>
                      <w:rFonts w:ascii="Times New Roman" w:hAnsi="Times New Roman"/>
                      <w:color w:val="000000"/>
                      <w:sz w:val="24"/>
                      <w:szCs w:val="24"/>
                    </w:rPr>
                  </w:rPrChange>
                </w:rPr>
                <w:delText>Thời gian tương tác công gần nhất của VPB với khách hàng: Last activity/event</w:delText>
              </w:r>
            </w:del>
          </w:p>
        </w:tc>
        <w:tc>
          <w:tcPr>
            <w:tcW w:w="1070" w:type="dxa"/>
            <w:tcPrChange w:id="10055" w:author="thu nga" w:date="2024-10-01T10:49:00Z">
              <w:tcPr>
                <w:tcW w:w="1070" w:type="dxa"/>
              </w:tcPr>
            </w:tcPrChange>
          </w:tcPr>
          <w:p w14:paraId="2AD86A27" w14:textId="200D8B27" w:rsidR="00FF4CD3" w:rsidDel="007E0F89" w:rsidRDefault="00FF4CD3">
            <w:pPr>
              <w:spacing w:before="0" w:line="240" w:lineRule="auto"/>
              <w:contextualSpacing w:val="0"/>
              <w:jc w:val="center"/>
              <w:rPr>
                <w:del w:id="10056" w:author="Phuong Truong Thi" w:date="2024-10-08T18:12:00Z"/>
                <w:rFonts w:ascii="Times New Roman" w:eastAsia="Times New Roman" w:hAnsi="Times New Roman"/>
                <w:color w:val="000000"/>
                <w:sz w:val="24"/>
                <w:szCs w:val="24"/>
                <w:lang w:eastAsia="vi-VN"/>
              </w:rPr>
              <w:pPrChange w:id="10057" w:author="thu nga" w:date="2024-09-30T15:15:00Z">
                <w:pPr>
                  <w:spacing w:before="0" w:line="240" w:lineRule="auto"/>
                  <w:contextualSpacing w:val="0"/>
                </w:pPr>
              </w:pPrChange>
            </w:pPr>
            <w:ins w:id="10058" w:author="thu nga" w:date="2024-09-30T15:09:00Z">
              <w:del w:id="10059" w:author="Phuong Truong Thi" w:date="2024-10-08T18:12:00Z">
                <w:r w:rsidDel="007E0F89">
                  <w:rPr>
                    <w:rFonts w:ascii="Times New Roman" w:eastAsia="Times New Roman" w:hAnsi="Times New Roman"/>
                    <w:color w:val="000000"/>
                    <w:sz w:val="24"/>
                    <w:szCs w:val="24"/>
                    <w:lang w:val="vi-VN" w:eastAsia="vi-VN"/>
                  </w:rPr>
                  <w:delText>CRM</w:delText>
                </w:r>
              </w:del>
            </w:ins>
          </w:p>
        </w:tc>
        <w:tc>
          <w:tcPr>
            <w:tcW w:w="1236" w:type="dxa"/>
            <w:tcPrChange w:id="10060" w:author="thu nga" w:date="2024-10-01T10:49:00Z">
              <w:tcPr>
                <w:tcW w:w="1236" w:type="dxa"/>
              </w:tcPr>
            </w:tcPrChange>
          </w:tcPr>
          <w:p w14:paraId="22F5EB3E" w14:textId="12043F43" w:rsidR="00FF4CD3" w:rsidRPr="00AD0E1A" w:rsidDel="007E0F89" w:rsidRDefault="00FF4CD3">
            <w:pPr>
              <w:spacing w:before="0" w:line="240" w:lineRule="auto"/>
              <w:contextualSpacing w:val="0"/>
              <w:rPr>
                <w:del w:id="10061" w:author="Phuong Truong Thi" w:date="2024-10-08T18:12:00Z"/>
                <w:rFonts w:ascii="Times New Roman" w:eastAsia="Times New Roman" w:hAnsi="Times New Roman"/>
                <w:color w:val="000000"/>
                <w:sz w:val="24"/>
                <w:szCs w:val="24"/>
                <w:lang w:eastAsia="vi-VN"/>
              </w:rPr>
            </w:pPr>
            <w:del w:id="10062" w:author="Phuong Truong Thi" w:date="2024-10-08T18:12:00Z">
              <w:r w:rsidDel="007E0F89">
                <w:rPr>
                  <w:rFonts w:ascii="Times New Roman" w:eastAsia="Times New Roman" w:hAnsi="Times New Roman"/>
                  <w:color w:val="000000"/>
                  <w:sz w:val="24"/>
                  <w:szCs w:val="24"/>
                  <w:lang w:eastAsia="vi-VN"/>
                </w:rPr>
                <w:delText>Date</w:delText>
              </w:r>
            </w:del>
          </w:p>
        </w:tc>
        <w:tc>
          <w:tcPr>
            <w:tcW w:w="1276" w:type="dxa"/>
            <w:shd w:val="clear" w:color="auto" w:fill="auto"/>
            <w:noWrap/>
            <w:vAlign w:val="center"/>
            <w:tcPrChange w:id="10063" w:author="thu nga" w:date="2024-10-01T10:49:00Z">
              <w:tcPr>
                <w:tcW w:w="1417" w:type="dxa"/>
                <w:gridSpan w:val="2"/>
                <w:shd w:val="clear" w:color="auto" w:fill="auto"/>
                <w:noWrap/>
                <w:vAlign w:val="center"/>
              </w:tcPr>
            </w:tcPrChange>
          </w:tcPr>
          <w:p w14:paraId="4F4E5C40" w14:textId="47FBA34A" w:rsidR="00FF4CD3" w:rsidRPr="00AD0E1A" w:rsidDel="007E0F89" w:rsidRDefault="00FF4CD3">
            <w:pPr>
              <w:spacing w:before="0" w:line="240" w:lineRule="auto"/>
              <w:contextualSpacing w:val="0"/>
              <w:rPr>
                <w:del w:id="10064" w:author="Phuong Truong Thi" w:date="2024-10-08T18:12:00Z"/>
                <w:rFonts w:ascii="Times New Roman" w:eastAsia="Times New Roman" w:hAnsi="Times New Roman"/>
                <w:color w:val="000000"/>
                <w:sz w:val="24"/>
                <w:szCs w:val="24"/>
                <w:lang w:val="vi-VN" w:eastAsia="vi-VN"/>
              </w:rPr>
            </w:pPr>
          </w:p>
        </w:tc>
        <w:tc>
          <w:tcPr>
            <w:tcW w:w="992" w:type="dxa"/>
            <w:tcPrChange w:id="10065" w:author="thu nga" w:date="2024-10-01T10:49:00Z">
              <w:tcPr>
                <w:tcW w:w="851" w:type="dxa"/>
              </w:tcPr>
            </w:tcPrChange>
          </w:tcPr>
          <w:p w14:paraId="09446EF9" w14:textId="6822C45C" w:rsidR="00FF4CD3" w:rsidRPr="00AD0E1A" w:rsidDel="007E0F89" w:rsidRDefault="00FF4CD3">
            <w:pPr>
              <w:spacing w:before="0" w:line="240" w:lineRule="auto"/>
              <w:contextualSpacing w:val="0"/>
              <w:jc w:val="center"/>
              <w:rPr>
                <w:del w:id="10066" w:author="Phuong Truong Thi" w:date="2024-10-08T18:12:00Z"/>
                <w:rFonts w:ascii="Times New Roman" w:eastAsia="Times New Roman" w:hAnsi="Times New Roman"/>
                <w:sz w:val="24"/>
                <w:szCs w:val="24"/>
                <w:lang w:eastAsia="vi-VN"/>
              </w:rPr>
            </w:pPr>
            <w:del w:id="10067"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7B24141C" w14:textId="76BA2829" w:rsidTr="007B7F57">
        <w:trPr>
          <w:gridAfter w:val="2"/>
          <w:wAfter w:w="17834" w:type="dxa"/>
          <w:trHeight w:val="276"/>
          <w:del w:id="10068" w:author="Phuong Truong Thi" w:date="2024-10-08T18:12:00Z"/>
          <w:trPrChange w:id="10069" w:author="thu nga" w:date="2024-09-30T15:27:00Z">
            <w:trPr>
              <w:gridAfter w:val="2"/>
              <w:wAfter w:w="17834" w:type="dxa"/>
              <w:trHeight w:val="276"/>
            </w:trPr>
          </w:trPrChange>
        </w:trPr>
        <w:tc>
          <w:tcPr>
            <w:tcW w:w="846" w:type="dxa"/>
            <w:gridSpan w:val="2"/>
            <w:tcPrChange w:id="10070" w:author="thu nga" w:date="2024-09-30T15:27:00Z">
              <w:tcPr>
                <w:tcW w:w="1492" w:type="dxa"/>
                <w:gridSpan w:val="2"/>
              </w:tcPr>
            </w:tcPrChange>
          </w:tcPr>
          <w:p w14:paraId="376582EB" w14:textId="17D27382" w:rsidR="00FF4CD3" w:rsidDel="007E0F89" w:rsidRDefault="00FF4CD3">
            <w:pPr>
              <w:spacing w:before="0" w:line="240" w:lineRule="auto"/>
              <w:contextualSpacing w:val="0"/>
              <w:jc w:val="left"/>
              <w:rPr>
                <w:del w:id="10071" w:author="Phuong Truong Thi" w:date="2024-10-08T18:12:00Z"/>
                <w:rFonts w:ascii="Times New Roman" w:eastAsia="Times New Roman" w:hAnsi="Times New Roman"/>
                <w:sz w:val="24"/>
                <w:szCs w:val="24"/>
                <w:lang w:eastAsia="vi-VN"/>
              </w:rPr>
            </w:pPr>
          </w:p>
        </w:tc>
        <w:tc>
          <w:tcPr>
            <w:tcW w:w="8363" w:type="dxa"/>
            <w:gridSpan w:val="6"/>
            <w:vAlign w:val="center"/>
            <w:tcPrChange w:id="10072" w:author="thu nga" w:date="2024-09-30T15:27:00Z">
              <w:tcPr>
                <w:tcW w:w="7717" w:type="dxa"/>
                <w:gridSpan w:val="7"/>
                <w:vAlign w:val="center"/>
              </w:tcPr>
            </w:tcPrChange>
          </w:tcPr>
          <w:p w14:paraId="07A25F06" w14:textId="1C5151C1" w:rsidR="00FF4CD3" w:rsidDel="007E0F89" w:rsidRDefault="00FF4CD3">
            <w:pPr>
              <w:spacing w:before="0" w:line="240" w:lineRule="auto"/>
              <w:contextualSpacing w:val="0"/>
              <w:jc w:val="left"/>
              <w:rPr>
                <w:del w:id="10073" w:author="Phuong Truong Thi" w:date="2024-10-08T18:12:00Z"/>
                <w:rFonts w:ascii="Times New Roman" w:eastAsia="Times New Roman" w:hAnsi="Times New Roman"/>
                <w:sz w:val="24"/>
                <w:szCs w:val="24"/>
                <w:lang w:eastAsia="vi-VN"/>
              </w:rPr>
            </w:pPr>
            <w:del w:id="10074" w:author="Phuong Truong Thi" w:date="2024-10-08T18:12:00Z">
              <w:r w:rsidDel="007E0F89">
                <w:rPr>
                  <w:rFonts w:ascii="Times New Roman" w:eastAsia="Times New Roman" w:hAnsi="Times New Roman"/>
                  <w:sz w:val="24"/>
                  <w:szCs w:val="24"/>
                  <w:lang w:eastAsia="vi-VN"/>
                </w:rPr>
                <w:delText>Thông tin liên hệ</w:delText>
              </w:r>
            </w:del>
          </w:p>
        </w:tc>
      </w:tr>
      <w:tr w:rsidR="00273A54" w:rsidRPr="00AD0E1A" w:rsidDel="007E0F89" w14:paraId="57DD8911" w14:textId="04255E31" w:rsidTr="001859AE">
        <w:trPr>
          <w:gridAfter w:val="2"/>
          <w:wAfter w:w="17834" w:type="dxa"/>
          <w:trHeight w:val="276"/>
          <w:del w:id="10075" w:author="Phuong Truong Thi" w:date="2024-10-08T18:12:00Z"/>
          <w:trPrChange w:id="10076" w:author="thu nga" w:date="2024-10-01T10:49:00Z">
            <w:trPr>
              <w:gridAfter w:val="2"/>
              <w:wAfter w:w="17834" w:type="dxa"/>
              <w:trHeight w:val="276"/>
            </w:trPr>
          </w:trPrChange>
        </w:trPr>
        <w:tc>
          <w:tcPr>
            <w:tcW w:w="670" w:type="dxa"/>
            <w:shd w:val="clear" w:color="auto" w:fill="auto"/>
            <w:vAlign w:val="center"/>
            <w:tcPrChange w:id="10077" w:author="thu nga" w:date="2024-10-01T10:49:00Z">
              <w:tcPr>
                <w:tcW w:w="670" w:type="dxa"/>
                <w:shd w:val="clear" w:color="auto" w:fill="auto"/>
                <w:vAlign w:val="center"/>
              </w:tcPr>
            </w:tcPrChange>
          </w:tcPr>
          <w:p w14:paraId="183A9BB4" w14:textId="5EA39EEF" w:rsidR="00FF4CD3" w:rsidRPr="00AD0E1A" w:rsidDel="007E0F89" w:rsidRDefault="00FF4CD3">
            <w:pPr>
              <w:pStyle w:val="ListParagraph"/>
              <w:numPr>
                <w:ilvl w:val="0"/>
                <w:numId w:val="62"/>
              </w:numPr>
              <w:spacing w:before="0" w:line="240" w:lineRule="auto"/>
              <w:contextualSpacing w:val="0"/>
              <w:jc w:val="left"/>
              <w:rPr>
                <w:del w:id="10078"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10079" w:author="thu nga" w:date="2024-10-01T10:49:00Z">
              <w:tcPr>
                <w:tcW w:w="1735" w:type="dxa"/>
                <w:gridSpan w:val="2"/>
                <w:shd w:val="clear" w:color="auto" w:fill="auto"/>
                <w:vAlign w:val="center"/>
                <w:hideMark/>
              </w:tcPr>
            </w:tcPrChange>
          </w:tcPr>
          <w:p w14:paraId="1B740D2D" w14:textId="5B426B47" w:rsidR="00FF4CD3" w:rsidRPr="008E60BE" w:rsidDel="007E0F89" w:rsidRDefault="00FF4CD3">
            <w:pPr>
              <w:spacing w:before="0" w:line="240" w:lineRule="auto"/>
              <w:contextualSpacing w:val="0"/>
              <w:rPr>
                <w:del w:id="10080" w:author="Phuong Truong Thi" w:date="2024-10-08T18:12:00Z"/>
                <w:rFonts w:ascii="Times New Roman" w:eastAsia="Times New Roman" w:hAnsi="Times New Roman"/>
                <w:color w:val="000000"/>
                <w:sz w:val="24"/>
                <w:szCs w:val="24"/>
                <w:lang w:val="vi-VN" w:eastAsia="vi-VN"/>
              </w:rPr>
            </w:pPr>
            <w:del w:id="10081" w:author="Phuong Truong Thi" w:date="2024-10-08T18:12:00Z">
              <w:r w:rsidRPr="008E60BE" w:rsidDel="007E0F89">
                <w:rPr>
                  <w:rFonts w:ascii="Times New Roman" w:hAnsi="Times New Roman"/>
                  <w:color w:val="000000"/>
                  <w:sz w:val="24"/>
                  <w:szCs w:val="24"/>
                </w:rPr>
                <w:delText>Số điện thoại</w:delText>
              </w:r>
            </w:del>
          </w:p>
        </w:tc>
        <w:tc>
          <w:tcPr>
            <w:tcW w:w="2230" w:type="dxa"/>
            <w:vAlign w:val="center"/>
            <w:tcPrChange w:id="10082" w:author="thu nga" w:date="2024-10-01T10:49:00Z">
              <w:tcPr>
                <w:tcW w:w="2230" w:type="dxa"/>
                <w:vAlign w:val="center"/>
              </w:tcPr>
            </w:tcPrChange>
          </w:tcPr>
          <w:p w14:paraId="23F8045F" w14:textId="541EF0E4" w:rsidR="00FF4CD3" w:rsidRPr="00763017" w:rsidDel="007E0F89" w:rsidRDefault="00FF4CD3">
            <w:pPr>
              <w:spacing w:before="0" w:line="240" w:lineRule="auto"/>
              <w:contextualSpacing w:val="0"/>
              <w:rPr>
                <w:del w:id="10083" w:author="Phuong Truong Thi" w:date="2024-10-08T18:12:00Z"/>
                <w:rFonts w:ascii="Times New Roman" w:eastAsia="Times New Roman" w:hAnsi="Times New Roman"/>
                <w:color w:val="000000"/>
                <w:sz w:val="24"/>
                <w:szCs w:val="24"/>
                <w:lang w:val="vi-VN" w:eastAsia="vi-VN"/>
                <w:rPrChange w:id="10084" w:author="thu nga" w:date="2024-09-30T13:54:00Z">
                  <w:rPr>
                    <w:del w:id="10085" w:author="Phuong Truong Thi" w:date="2024-10-08T18:12:00Z"/>
                    <w:rFonts w:ascii="Times New Roman" w:eastAsia="Times New Roman" w:hAnsi="Times New Roman"/>
                    <w:color w:val="000000"/>
                    <w:sz w:val="24"/>
                    <w:szCs w:val="24"/>
                    <w:lang w:eastAsia="vi-VN"/>
                  </w:rPr>
                </w:rPrChange>
              </w:rPr>
            </w:pPr>
            <w:del w:id="10086" w:author="Phuong Truong Thi" w:date="2024-10-08T18:12:00Z">
              <w:r w:rsidRPr="00763017" w:rsidDel="007E0F89">
                <w:rPr>
                  <w:rFonts w:ascii="Times New Roman" w:hAnsi="Times New Roman"/>
                  <w:color w:val="000000"/>
                  <w:sz w:val="24"/>
                  <w:szCs w:val="24"/>
                  <w:lang w:val="vi-VN"/>
                  <w:rPrChange w:id="10087" w:author="thu nga" w:date="2024-09-30T13:54:00Z">
                    <w:rPr>
                      <w:rFonts w:ascii="Times New Roman" w:hAnsi="Times New Roman"/>
                      <w:color w:val="000000"/>
                      <w:sz w:val="24"/>
                      <w:szCs w:val="24"/>
                    </w:rPr>
                  </w:rPrChange>
                </w:rPr>
                <w:delText>Số điện thoại của khách hàng</w:delText>
              </w:r>
            </w:del>
          </w:p>
        </w:tc>
        <w:tc>
          <w:tcPr>
            <w:tcW w:w="1070" w:type="dxa"/>
            <w:tcPrChange w:id="10088" w:author="thu nga" w:date="2024-10-01T10:49:00Z">
              <w:tcPr>
                <w:tcW w:w="1070" w:type="dxa"/>
              </w:tcPr>
            </w:tcPrChange>
          </w:tcPr>
          <w:p w14:paraId="08658ED5" w14:textId="6A898791" w:rsidR="00FF4CD3" w:rsidRPr="00FF4CD3" w:rsidDel="007E0F89" w:rsidRDefault="00FF4CD3">
            <w:pPr>
              <w:spacing w:before="0" w:line="240" w:lineRule="auto"/>
              <w:contextualSpacing w:val="0"/>
              <w:jc w:val="center"/>
              <w:rPr>
                <w:del w:id="10089" w:author="Phuong Truong Thi" w:date="2024-10-08T18:12:00Z"/>
                <w:rFonts w:ascii="Times New Roman" w:eastAsia="Times New Roman" w:hAnsi="Times New Roman"/>
                <w:color w:val="000000"/>
                <w:sz w:val="24"/>
                <w:szCs w:val="24"/>
                <w:lang w:val="vi-VN" w:eastAsia="vi-VN"/>
                <w:rPrChange w:id="10090" w:author="thu nga" w:date="2024-09-30T15:09:00Z">
                  <w:rPr>
                    <w:del w:id="10091" w:author="Phuong Truong Thi" w:date="2024-10-08T18:12:00Z"/>
                    <w:rFonts w:ascii="Times New Roman" w:eastAsia="Times New Roman" w:hAnsi="Times New Roman"/>
                    <w:color w:val="000000"/>
                    <w:sz w:val="24"/>
                    <w:szCs w:val="24"/>
                    <w:lang w:eastAsia="vi-VN"/>
                  </w:rPr>
                </w:rPrChange>
              </w:rPr>
              <w:pPrChange w:id="10092" w:author="thu nga" w:date="2024-09-30T15:15:00Z">
                <w:pPr>
                  <w:spacing w:before="0" w:line="240" w:lineRule="auto"/>
                  <w:contextualSpacing w:val="0"/>
                </w:pPr>
              </w:pPrChange>
            </w:pPr>
            <w:ins w:id="10093" w:author="thu nga" w:date="2024-09-30T15:09:00Z">
              <w:del w:id="10094" w:author="Phuong Truong Thi" w:date="2024-10-08T18:12:00Z">
                <w:r w:rsidRPr="00C30F28" w:rsidDel="007E0F89">
                  <w:rPr>
                    <w:rFonts w:ascii="Times New Roman" w:hAnsi="Times New Roman"/>
                    <w:color w:val="000000"/>
                    <w:sz w:val="24"/>
                    <w:szCs w:val="24"/>
                    <w:lang w:val="vi-VN"/>
                  </w:rPr>
                  <w:delText>EZ/T24</w:delText>
                </w:r>
              </w:del>
            </w:ins>
          </w:p>
        </w:tc>
        <w:tc>
          <w:tcPr>
            <w:tcW w:w="1236" w:type="dxa"/>
            <w:tcPrChange w:id="10095" w:author="thu nga" w:date="2024-10-01T10:49:00Z">
              <w:tcPr>
                <w:tcW w:w="1236" w:type="dxa"/>
              </w:tcPr>
            </w:tcPrChange>
          </w:tcPr>
          <w:p w14:paraId="4E2A4772" w14:textId="014B5140" w:rsidR="00FF4CD3" w:rsidRPr="00AD0E1A" w:rsidDel="007E0F89" w:rsidRDefault="00FF4CD3">
            <w:pPr>
              <w:spacing w:before="0" w:line="240" w:lineRule="auto"/>
              <w:contextualSpacing w:val="0"/>
              <w:rPr>
                <w:del w:id="10096" w:author="Phuong Truong Thi" w:date="2024-10-08T18:12:00Z"/>
                <w:rFonts w:ascii="Times New Roman" w:eastAsia="Times New Roman" w:hAnsi="Times New Roman"/>
                <w:color w:val="000000"/>
                <w:sz w:val="24"/>
                <w:szCs w:val="24"/>
                <w:lang w:eastAsia="vi-VN"/>
              </w:rPr>
            </w:pPr>
            <w:del w:id="10097" w:author="Phuong Truong Thi" w:date="2024-10-08T18:12:00Z">
              <w:r w:rsidDel="007E0F89">
                <w:rPr>
                  <w:rFonts w:ascii="Times New Roman" w:eastAsia="Times New Roman" w:hAnsi="Times New Roman"/>
                  <w:color w:val="000000"/>
                  <w:sz w:val="24"/>
                  <w:szCs w:val="24"/>
                  <w:lang w:eastAsia="vi-VN"/>
                </w:rPr>
                <w:delText>Phone</w:delText>
              </w:r>
            </w:del>
          </w:p>
        </w:tc>
        <w:tc>
          <w:tcPr>
            <w:tcW w:w="1276" w:type="dxa"/>
            <w:shd w:val="clear" w:color="auto" w:fill="auto"/>
            <w:noWrap/>
            <w:vAlign w:val="center"/>
            <w:tcPrChange w:id="10098" w:author="thu nga" w:date="2024-10-01T10:49:00Z">
              <w:tcPr>
                <w:tcW w:w="1417" w:type="dxa"/>
                <w:gridSpan w:val="2"/>
                <w:shd w:val="clear" w:color="auto" w:fill="auto"/>
                <w:noWrap/>
                <w:vAlign w:val="center"/>
              </w:tcPr>
            </w:tcPrChange>
          </w:tcPr>
          <w:p w14:paraId="4703C0EC" w14:textId="4178A5E5" w:rsidR="00FF4CD3" w:rsidRPr="00AD0E1A" w:rsidDel="007E0F89" w:rsidRDefault="00FF4CD3">
            <w:pPr>
              <w:spacing w:before="0" w:line="240" w:lineRule="auto"/>
              <w:contextualSpacing w:val="0"/>
              <w:rPr>
                <w:del w:id="10099" w:author="Phuong Truong Thi" w:date="2024-10-08T18:12:00Z"/>
                <w:rFonts w:ascii="Times New Roman" w:eastAsia="Times New Roman" w:hAnsi="Times New Roman"/>
                <w:color w:val="000000"/>
                <w:sz w:val="24"/>
                <w:szCs w:val="24"/>
                <w:lang w:val="vi-VN" w:eastAsia="vi-VN"/>
              </w:rPr>
            </w:pPr>
          </w:p>
        </w:tc>
        <w:tc>
          <w:tcPr>
            <w:tcW w:w="992" w:type="dxa"/>
            <w:tcPrChange w:id="10100" w:author="thu nga" w:date="2024-10-01T10:49:00Z">
              <w:tcPr>
                <w:tcW w:w="851" w:type="dxa"/>
              </w:tcPr>
            </w:tcPrChange>
          </w:tcPr>
          <w:p w14:paraId="6A3D972D" w14:textId="0D90B967" w:rsidR="00FF4CD3" w:rsidRPr="00AD0E1A" w:rsidDel="007E0F89" w:rsidRDefault="00FF4CD3">
            <w:pPr>
              <w:spacing w:before="0" w:line="240" w:lineRule="auto"/>
              <w:contextualSpacing w:val="0"/>
              <w:jc w:val="center"/>
              <w:rPr>
                <w:del w:id="10101" w:author="Phuong Truong Thi" w:date="2024-10-08T18:12:00Z"/>
                <w:rFonts w:ascii="Times New Roman" w:eastAsia="Times New Roman" w:hAnsi="Times New Roman"/>
                <w:sz w:val="24"/>
                <w:szCs w:val="24"/>
                <w:lang w:eastAsia="vi-VN"/>
              </w:rPr>
            </w:pPr>
            <w:del w:id="10102"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4EF9F82E" w14:textId="74066DCE" w:rsidTr="001859AE">
        <w:trPr>
          <w:gridAfter w:val="2"/>
          <w:wAfter w:w="17834" w:type="dxa"/>
          <w:trHeight w:val="276"/>
          <w:del w:id="10103" w:author="Phuong Truong Thi" w:date="2024-10-08T18:12:00Z"/>
          <w:trPrChange w:id="10104" w:author="thu nga" w:date="2024-10-01T10:49:00Z">
            <w:trPr>
              <w:gridAfter w:val="2"/>
              <w:wAfter w:w="17834" w:type="dxa"/>
              <w:trHeight w:val="276"/>
            </w:trPr>
          </w:trPrChange>
        </w:trPr>
        <w:tc>
          <w:tcPr>
            <w:tcW w:w="670" w:type="dxa"/>
            <w:shd w:val="clear" w:color="auto" w:fill="auto"/>
            <w:vAlign w:val="center"/>
            <w:tcPrChange w:id="10105" w:author="thu nga" w:date="2024-10-01T10:49:00Z">
              <w:tcPr>
                <w:tcW w:w="670" w:type="dxa"/>
                <w:shd w:val="clear" w:color="auto" w:fill="auto"/>
                <w:vAlign w:val="center"/>
              </w:tcPr>
            </w:tcPrChange>
          </w:tcPr>
          <w:p w14:paraId="68E02458" w14:textId="289B3300" w:rsidR="00FF4CD3" w:rsidRPr="00AD0E1A" w:rsidDel="007E0F89" w:rsidRDefault="00FF4CD3">
            <w:pPr>
              <w:pStyle w:val="ListParagraph"/>
              <w:numPr>
                <w:ilvl w:val="0"/>
                <w:numId w:val="62"/>
              </w:numPr>
              <w:spacing w:before="0" w:line="240" w:lineRule="auto"/>
              <w:contextualSpacing w:val="0"/>
              <w:jc w:val="left"/>
              <w:rPr>
                <w:del w:id="10106"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10107" w:author="thu nga" w:date="2024-10-01T10:49:00Z">
              <w:tcPr>
                <w:tcW w:w="1735" w:type="dxa"/>
                <w:gridSpan w:val="2"/>
                <w:shd w:val="clear" w:color="auto" w:fill="auto"/>
                <w:vAlign w:val="center"/>
                <w:hideMark/>
              </w:tcPr>
            </w:tcPrChange>
          </w:tcPr>
          <w:p w14:paraId="79DF35A2" w14:textId="5A5C2C1B" w:rsidR="00FF4CD3" w:rsidRPr="008E60BE" w:rsidDel="007E0F89" w:rsidRDefault="00FF4CD3">
            <w:pPr>
              <w:spacing w:before="0" w:line="240" w:lineRule="auto"/>
              <w:contextualSpacing w:val="0"/>
              <w:rPr>
                <w:del w:id="10108" w:author="Phuong Truong Thi" w:date="2024-10-08T18:12:00Z"/>
                <w:rFonts w:ascii="Times New Roman" w:eastAsia="Times New Roman" w:hAnsi="Times New Roman"/>
                <w:color w:val="000000"/>
                <w:sz w:val="24"/>
                <w:szCs w:val="24"/>
                <w:lang w:val="vi-VN" w:eastAsia="vi-VN"/>
              </w:rPr>
            </w:pPr>
            <w:del w:id="10109" w:author="Phuong Truong Thi" w:date="2024-10-08T18:12:00Z">
              <w:r w:rsidRPr="008E60BE" w:rsidDel="007E0F89">
                <w:rPr>
                  <w:rFonts w:ascii="Times New Roman" w:hAnsi="Times New Roman"/>
                  <w:color w:val="000000"/>
                  <w:sz w:val="24"/>
                  <w:szCs w:val="24"/>
                </w:rPr>
                <w:delText>Email</w:delText>
              </w:r>
            </w:del>
          </w:p>
        </w:tc>
        <w:tc>
          <w:tcPr>
            <w:tcW w:w="2230" w:type="dxa"/>
            <w:vAlign w:val="center"/>
            <w:tcPrChange w:id="10110" w:author="thu nga" w:date="2024-10-01T10:49:00Z">
              <w:tcPr>
                <w:tcW w:w="2230" w:type="dxa"/>
                <w:vAlign w:val="center"/>
              </w:tcPr>
            </w:tcPrChange>
          </w:tcPr>
          <w:p w14:paraId="4CFB9AD8" w14:textId="77C4CBBB" w:rsidR="00FF4CD3" w:rsidRPr="001D613E" w:rsidDel="007E0F89" w:rsidRDefault="00FF4CD3">
            <w:pPr>
              <w:spacing w:before="0" w:line="240" w:lineRule="auto"/>
              <w:contextualSpacing w:val="0"/>
              <w:rPr>
                <w:del w:id="10111" w:author="Phuong Truong Thi" w:date="2024-10-08T18:12:00Z"/>
                <w:rFonts w:ascii="Times New Roman" w:eastAsia="Times New Roman" w:hAnsi="Times New Roman"/>
                <w:color w:val="000000"/>
                <w:sz w:val="24"/>
                <w:szCs w:val="24"/>
                <w:lang w:eastAsia="vi-VN"/>
              </w:rPr>
            </w:pPr>
            <w:del w:id="10112" w:author="Phuong Truong Thi" w:date="2024-10-08T18:12:00Z">
              <w:r w:rsidRPr="001D613E" w:rsidDel="007E0F89">
                <w:rPr>
                  <w:rFonts w:ascii="Times New Roman" w:hAnsi="Times New Roman"/>
                  <w:color w:val="000000"/>
                  <w:sz w:val="24"/>
                  <w:szCs w:val="24"/>
                </w:rPr>
                <w:delText>Email của khách hàng</w:delText>
              </w:r>
            </w:del>
          </w:p>
        </w:tc>
        <w:tc>
          <w:tcPr>
            <w:tcW w:w="1070" w:type="dxa"/>
            <w:tcPrChange w:id="10113" w:author="thu nga" w:date="2024-10-01T10:49:00Z">
              <w:tcPr>
                <w:tcW w:w="1070" w:type="dxa"/>
              </w:tcPr>
            </w:tcPrChange>
          </w:tcPr>
          <w:p w14:paraId="1D69873C" w14:textId="54404F80" w:rsidR="00FF4CD3" w:rsidDel="007E0F89" w:rsidRDefault="00FF4CD3">
            <w:pPr>
              <w:spacing w:before="0" w:line="240" w:lineRule="auto"/>
              <w:contextualSpacing w:val="0"/>
              <w:jc w:val="center"/>
              <w:rPr>
                <w:del w:id="10114" w:author="Phuong Truong Thi" w:date="2024-10-08T18:12:00Z"/>
                <w:rFonts w:ascii="Times New Roman" w:eastAsia="Times New Roman" w:hAnsi="Times New Roman"/>
                <w:color w:val="000000"/>
                <w:sz w:val="24"/>
                <w:szCs w:val="24"/>
                <w:lang w:eastAsia="vi-VN"/>
              </w:rPr>
              <w:pPrChange w:id="10115" w:author="thu nga" w:date="2024-09-30T15:15:00Z">
                <w:pPr>
                  <w:spacing w:before="0" w:line="240" w:lineRule="auto"/>
                  <w:contextualSpacing w:val="0"/>
                </w:pPr>
              </w:pPrChange>
            </w:pPr>
            <w:ins w:id="10116" w:author="thu nga" w:date="2024-09-30T15:09:00Z">
              <w:del w:id="10117" w:author="Phuong Truong Thi" w:date="2024-10-08T18:12:00Z">
                <w:r w:rsidRPr="00C30F28" w:rsidDel="007E0F89">
                  <w:rPr>
                    <w:rFonts w:ascii="Times New Roman" w:hAnsi="Times New Roman"/>
                    <w:color w:val="000000"/>
                    <w:sz w:val="24"/>
                    <w:szCs w:val="24"/>
                    <w:lang w:val="vi-VN"/>
                  </w:rPr>
                  <w:delText>EZ/T24</w:delText>
                </w:r>
              </w:del>
            </w:ins>
          </w:p>
        </w:tc>
        <w:tc>
          <w:tcPr>
            <w:tcW w:w="1236" w:type="dxa"/>
            <w:tcPrChange w:id="10118" w:author="thu nga" w:date="2024-10-01T10:49:00Z">
              <w:tcPr>
                <w:tcW w:w="1236" w:type="dxa"/>
              </w:tcPr>
            </w:tcPrChange>
          </w:tcPr>
          <w:p w14:paraId="031976C0" w14:textId="4B1C4EFD" w:rsidR="00FF4CD3" w:rsidRPr="00AD0E1A" w:rsidDel="007E0F89" w:rsidRDefault="00FF4CD3">
            <w:pPr>
              <w:spacing w:before="0" w:line="240" w:lineRule="auto"/>
              <w:contextualSpacing w:val="0"/>
              <w:rPr>
                <w:del w:id="10119" w:author="Phuong Truong Thi" w:date="2024-10-08T18:12:00Z"/>
                <w:rFonts w:ascii="Times New Roman" w:eastAsia="Times New Roman" w:hAnsi="Times New Roman"/>
                <w:color w:val="000000"/>
                <w:sz w:val="24"/>
                <w:szCs w:val="24"/>
                <w:lang w:eastAsia="vi-VN"/>
              </w:rPr>
            </w:pPr>
            <w:del w:id="10120" w:author="Phuong Truong Thi" w:date="2024-10-08T18:12:00Z">
              <w:r w:rsidDel="007E0F89">
                <w:rPr>
                  <w:rFonts w:ascii="Times New Roman" w:eastAsia="Times New Roman" w:hAnsi="Times New Roman"/>
                  <w:color w:val="000000"/>
                  <w:sz w:val="24"/>
                  <w:szCs w:val="24"/>
                  <w:lang w:eastAsia="vi-VN"/>
                </w:rPr>
                <w:delText>Text</w:delText>
              </w:r>
            </w:del>
          </w:p>
        </w:tc>
        <w:tc>
          <w:tcPr>
            <w:tcW w:w="1276" w:type="dxa"/>
            <w:shd w:val="clear" w:color="auto" w:fill="auto"/>
            <w:noWrap/>
            <w:vAlign w:val="center"/>
            <w:tcPrChange w:id="10121" w:author="thu nga" w:date="2024-10-01T10:49:00Z">
              <w:tcPr>
                <w:tcW w:w="1417" w:type="dxa"/>
                <w:gridSpan w:val="2"/>
                <w:shd w:val="clear" w:color="auto" w:fill="auto"/>
                <w:noWrap/>
                <w:vAlign w:val="center"/>
              </w:tcPr>
            </w:tcPrChange>
          </w:tcPr>
          <w:p w14:paraId="02ED50A3" w14:textId="180F261D" w:rsidR="00FF4CD3" w:rsidRPr="00AD0E1A" w:rsidDel="007E0F89" w:rsidRDefault="00FF4CD3">
            <w:pPr>
              <w:spacing w:before="0" w:line="240" w:lineRule="auto"/>
              <w:contextualSpacing w:val="0"/>
              <w:rPr>
                <w:del w:id="10122" w:author="Phuong Truong Thi" w:date="2024-10-08T18:12:00Z"/>
                <w:rFonts w:ascii="Times New Roman" w:eastAsia="Times New Roman" w:hAnsi="Times New Roman"/>
                <w:color w:val="000000"/>
                <w:sz w:val="24"/>
                <w:szCs w:val="24"/>
                <w:lang w:val="vi-VN" w:eastAsia="vi-VN"/>
              </w:rPr>
            </w:pPr>
          </w:p>
        </w:tc>
        <w:tc>
          <w:tcPr>
            <w:tcW w:w="992" w:type="dxa"/>
            <w:tcPrChange w:id="10123" w:author="thu nga" w:date="2024-10-01T10:49:00Z">
              <w:tcPr>
                <w:tcW w:w="851" w:type="dxa"/>
              </w:tcPr>
            </w:tcPrChange>
          </w:tcPr>
          <w:p w14:paraId="29A58C09" w14:textId="6954C495" w:rsidR="00FF4CD3" w:rsidRPr="005A1514" w:rsidDel="007E0F89" w:rsidRDefault="00FF4CD3">
            <w:pPr>
              <w:spacing w:before="0" w:line="240" w:lineRule="auto"/>
              <w:contextualSpacing w:val="0"/>
              <w:jc w:val="center"/>
              <w:rPr>
                <w:del w:id="10124" w:author="Phuong Truong Thi" w:date="2024-10-08T18:12:00Z"/>
                <w:rFonts w:ascii="Times New Roman" w:eastAsia="Times New Roman" w:hAnsi="Times New Roman"/>
                <w:sz w:val="24"/>
                <w:szCs w:val="24"/>
                <w:lang w:eastAsia="vi-VN"/>
              </w:rPr>
            </w:pPr>
            <w:del w:id="10125"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2B77AAD9" w14:textId="5AD82F8B" w:rsidTr="007B7F57">
        <w:trPr>
          <w:gridAfter w:val="2"/>
          <w:wAfter w:w="17834" w:type="dxa"/>
          <w:trHeight w:val="276"/>
          <w:del w:id="10126" w:author="Phuong Truong Thi" w:date="2024-10-08T18:12:00Z"/>
          <w:trPrChange w:id="10127" w:author="thu nga" w:date="2024-09-30T15:27:00Z">
            <w:trPr>
              <w:gridAfter w:val="2"/>
              <w:wAfter w:w="17834" w:type="dxa"/>
              <w:trHeight w:val="276"/>
            </w:trPr>
          </w:trPrChange>
        </w:trPr>
        <w:tc>
          <w:tcPr>
            <w:tcW w:w="846" w:type="dxa"/>
            <w:gridSpan w:val="2"/>
            <w:tcPrChange w:id="10128" w:author="thu nga" w:date="2024-09-30T15:27:00Z">
              <w:tcPr>
                <w:tcW w:w="1492" w:type="dxa"/>
                <w:gridSpan w:val="2"/>
              </w:tcPr>
            </w:tcPrChange>
          </w:tcPr>
          <w:p w14:paraId="63B35BE0" w14:textId="35AF6455" w:rsidR="00FF4CD3" w:rsidDel="007E0F89" w:rsidRDefault="00FF4CD3">
            <w:pPr>
              <w:spacing w:before="0" w:line="240" w:lineRule="auto"/>
              <w:contextualSpacing w:val="0"/>
              <w:jc w:val="left"/>
              <w:rPr>
                <w:del w:id="10129" w:author="Phuong Truong Thi" w:date="2024-10-08T18:12:00Z"/>
                <w:rFonts w:ascii="Times New Roman" w:hAnsi="Times New Roman"/>
                <w:color w:val="000000"/>
                <w:sz w:val="24"/>
                <w:szCs w:val="24"/>
              </w:rPr>
            </w:pPr>
          </w:p>
        </w:tc>
        <w:tc>
          <w:tcPr>
            <w:tcW w:w="8363" w:type="dxa"/>
            <w:gridSpan w:val="6"/>
            <w:shd w:val="clear" w:color="auto" w:fill="auto"/>
            <w:vAlign w:val="center"/>
            <w:tcPrChange w:id="10130" w:author="thu nga" w:date="2024-09-30T15:27:00Z">
              <w:tcPr>
                <w:tcW w:w="7717" w:type="dxa"/>
                <w:gridSpan w:val="7"/>
                <w:shd w:val="clear" w:color="auto" w:fill="auto"/>
                <w:vAlign w:val="center"/>
              </w:tcPr>
            </w:tcPrChange>
          </w:tcPr>
          <w:p w14:paraId="3CEB570F" w14:textId="4CA7C25C" w:rsidR="00FF4CD3" w:rsidDel="007E0F89" w:rsidRDefault="00FF4CD3">
            <w:pPr>
              <w:spacing w:before="0" w:line="240" w:lineRule="auto"/>
              <w:contextualSpacing w:val="0"/>
              <w:jc w:val="left"/>
              <w:rPr>
                <w:del w:id="10131" w:author="Phuong Truong Thi" w:date="2024-10-08T18:12:00Z"/>
                <w:rFonts w:ascii="Times New Roman" w:eastAsia="Times New Roman" w:hAnsi="Times New Roman"/>
                <w:sz w:val="24"/>
                <w:szCs w:val="24"/>
                <w:lang w:eastAsia="vi-VN"/>
              </w:rPr>
            </w:pPr>
            <w:del w:id="10132" w:author="Phuong Truong Thi" w:date="2024-10-08T18:12:00Z">
              <w:r w:rsidDel="007E0F89">
                <w:rPr>
                  <w:rFonts w:ascii="Times New Roman" w:hAnsi="Times New Roman"/>
                  <w:color w:val="000000"/>
                  <w:sz w:val="24"/>
                  <w:szCs w:val="24"/>
                </w:rPr>
                <w:delText>Thông tin chi nhánh &amp; cán bộ phụ trách KH</w:delText>
              </w:r>
            </w:del>
          </w:p>
        </w:tc>
      </w:tr>
      <w:tr w:rsidR="00273A54" w:rsidRPr="00AD0E1A" w:rsidDel="007E0F89" w14:paraId="10BFBB73" w14:textId="24741F64" w:rsidTr="001859AE">
        <w:trPr>
          <w:gridAfter w:val="2"/>
          <w:wAfter w:w="17834" w:type="dxa"/>
          <w:trHeight w:val="276"/>
          <w:del w:id="10133" w:author="Phuong Truong Thi" w:date="2024-10-08T18:12:00Z"/>
          <w:trPrChange w:id="10134" w:author="thu nga" w:date="2024-10-01T10:49:00Z">
            <w:trPr>
              <w:gridAfter w:val="2"/>
              <w:wAfter w:w="17834" w:type="dxa"/>
              <w:trHeight w:val="276"/>
            </w:trPr>
          </w:trPrChange>
        </w:trPr>
        <w:tc>
          <w:tcPr>
            <w:tcW w:w="670" w:type="dxa"/>
            <w:shd w:val="clear" w:color="auto" w:fill="auto"/>
            <w:vAlign w:val="center"/>
            <w:tcPrChange w:id="10135" w:author="thu nga" w:date="2024-10-01T10:49:00Z">
              <w:tcPr>
                <w:tcW w:w="670" w:type="dxa"/>
                <w:shd w:val="clear" w:color="auto" w:fill="auto"/>
                <w:vAlign w:val="center"/>
              </w:tcPr>
            </w:tcPrChange>
          </w:tcPr>
          <w:p w14:paraId="0FB9891B" w14:textId="32A4C575" w:rsidR="00FF4CD3" w:rsidRPr="00AD0E1A" w:rsidDel="007E0F89" w:rsidRDefault="00FF4CD3">
            <w:pPr>
              <w:pStyle w:val="ListParagraph"/>
              <w:numPr>
                <w:ilvl w:val="0"/>
                <w:numId w:val="62"/>
              </w:numPr>
              <w:spacing w:before="0" w:line="240" w:lineRule="auto"/>
              <w:contextualSpacing w:val="0"/>
              <w:jc w:val="left"/>
              <w:rPr>
                <w:del w:id="10136" w:author="Phuong Truong Thi" w:date="2024-10-08T18:12:00Z"/>
                <w:rFonts w:eastAsia="Times New Roman"/>
                <w:color w:val="000000"/>
                <w:szCs w:val="24"/>
                <w:lang w:val="vi-VN" w:eastAsia="vi-VN"/>
              </w:rPr>
            </w:pPr>
          </w:p>
        </w:tc>
        <w:tc>
          <w:tcPr>
            <w:tcW w:w="1735" w:type="dxa"/>
            <w:gridSpan w:val="2"/>
            <w:shd w:val="clear" w:color="auto" w:fill="auto"/>
            <w:vAlign w:val="center"/>
            <w:hideMark/>
            <w:tcPrChange w:id="10137" w:author="thu nga" w:date="2024-10-01T10:49:00Z">
              <w:tcPr>
                <w:tcW w:w="1735" w:type="dxa"/>
                <w:gridSpan w:val="2"/>
                <w:shd w:val="clear" w:color="auto" w:fill="auto"/>
                <w:vAlign w:val="center"/>
                <w:hideMark/>
              </w:tcPr>
            </w:tcPrChange>
          </w:tcPr>
          <w:p w14:paraId="5BCD79CB" w14:textId="14EE0535" w:rsidR="00FF4CD3" w:rsidRPr="008E60BE" w:rsidDel="007E0F89" w:rsidRDefault="00FF4CD3">
            <w:pPr>
              <w:spacing w:before="0" w:line="240" w:lineRule="auto"/>
              <w:contextualSpacing w:val="0"/>
              <w:rPr>
                <w:del w:id="10138" w:author="Phuong Truong Thi" w:date="2024-10-08T18:12:00Z"/>
                <w:rFonts w:ascii="Times New Roman" w:eastAsia="Times New Roman" w:hAnsi="Times New Roman"/>
                <w:color w:val="000000"/>
                <w:sz w:val="24"/>
                <w:szCs w:val="24"/>
                <w:lang w:val="vi-VN" w:eastAsia="vi-VN"/>
              </w:rPr>
            </w:pPr>
            <w:del w:id="10139" w:author="Phuong Truong Thi" w:date="2024-10-08T18:12:00Z">
              <w:r w:rsidRPr="008E60BE" w:rsidDel="007E0F89">
                <w:rPr>
                  <w:rFonts w:ascii="Times New Roman" w:hAnsi="Times New Roman"/>
                  <w:color w:val="000000"/>
                  <w:sz w:val="24"/>
                  <w:szCs w:val="24"/>
                </w:rPr>
                <w:delText>Mã CN quản lý</w:delText>
              </w:r>
            </w:del>
          </w:p>
        </w:tc>
        <w:tc>
          <w:tcPr>
            <w:tcW w:w="2230" w:type="dxa"/>
            <w:vAlign w:val="center"/>
            <w:tcPrChange w:id="10140" w:author="thu nga" w:date="2024-10-01T10:49:00Z">
              <w:tcPr>
                <w:tcW w:w="2230" w:type="dxa"/>
                <w:vAlign w:val="center"/>
              </w:tcPr>
            </w:tcPrChange>
          </w:tcPr>
          <w:p w14:paraId="474DBECE" w14:textId="64F4FF3A" w:rsidR="00FF4CD3" w:rsidRPr="00763017" w:rsidDel="007E0F89" w:rsidRDefault="00FF4CD3">
            <w:pPr>
              <w:spacing w:before="0" w:line="240" w:lineRule="auto"/>
              <w:contextualSpacing w:val="0"/>
              <w:rPr>
                <w:del w:id="10141" w:author="Phuong Truong Thi" w:date="2024-10-08T18:12:00Z"/>
                <w:rFonts w:ascii="Times New Roman" w:eastAsia="Times New Roman" w:hAnsi="Times New Roman"/>
                <w:color w:val="000000"/>
                <w:sz w:val="24"/>
                <w:szCs w:val="24"/>
                <w:lang w:val="vi-VN" w:eastAsia="vi-VN"/>
                <w:rPrChange w:id="10142" w:author="thu nga" w:date="2024-09-30T13:54:00Z">
                  <w:rPr>
                    <w:del w:id="10143" w:author="Phuong Truong Thi" w:date="2024-10-08T18:12:00Z"/>
                    <w:rFonts w:ascii="Times New Roman" w:eastAsia="Times New Roman" w:hAnsi="Times New Roman"/>
                    <w:color w:val="000000"/>
                    <w:sz w:val="24"/>
                    <w:szCs w:val="24"/>
                    <w:lang w:eastAsia="vi-VN"/>
                  </w:rPr>
                </w:rPrChange>
              </w:rPr>
            </w:pPr>
            <w:del w:id="10144" w:author="Phuong Truong Thi" w:date="2024-10-08T18:12:00Z">
              <w:r w:rsidRPr="00763017" w:rsidDel="007E0F89">
                <w:rPr>
                  <w:rFonts w:ascii="Times New Roman" w:hAnsi="Times New Roman"/>
                  <w:color w:val="000000"/>
                  <w:sz w:val="24"/>
                  <w:szCs w:val="24"/>
                  <w:lang w:val="vi-VN"/>
                  <w:rPrChange w:id="10145" w:author="thu nga" w:date="2024-09-30T13:54:00Z">
                    <w:rPr>
                      <w:rFonts w:ascii="Times New Roman" w:hAnsi="Times New Roman"/>
                      <w:color w:val="000000"/>
                      <w:sz w:val="24"/>
                      <w:szCs w:val="24"/>
                    </w:rPr>
                  </w:rPrChange>
                </w:rPr>
                <w:delText>Mã chi nhánh quản lý khách hàng/ Book quản lý: VN0010338</w:delText>
              </w:r>
            </w:del>
          </w:p>
        </w:tc>
        <w:tc>
          <w:tcPr>
            <w:tcW w:w="1070" w:type="dxa"/>
            <w:tcPrChange w:id="10146" w:author="thu nga" w:date="2024-10-01T10:49:00Z">
              <w:tcPr>
                <w:tcW w:w="1070" w:type="dxa"/>
              </w:tcPr>
            </w:tcPrChange>
          </w:tcPr>
          <w:p w14:paraId="7978B7BF" w14:textId="0F5C78ED" w:rsidR="00FF4CD3" w:rsidRPr="00FF4CD3" w:rsidDel="007E0F89" w:rsidRDefault="00FF4CD3">
            <w:pPr>
              <w:spacing w:before="0" w:line="240" w:lineRule="auto"/>
              <w:contextualSpacing w:val="0"/>
              <w:jc w:val="center"/>
              <w:rPr>
                <w:del w:id="10147" w:author="Phuong Truong Thi" w:date="2024-10-08T18:12:00Z"/>
                <w:rFonts w:ascii="Times New Roman" w:eastAsia="Times New Roman" w:hAnsi="Times New Roman"/>
                <w:color w:val="000000"/>
                <w:sz w:val="24"/>
                <w:szCs w:val="24"/>
                <w:lang w:val="vi-VN" w:eastAsia="vi-VN"/>
                <w:rPrChange w:id="10148" w:author="thu nga" w:date="2024-09-30T15:09:00Z">
                  <w:rPr>
                    <w:del w:id="10149" w:author="Phuong Truong Thi" w:date="2024-10-08T18:12:00Z"/>
                    <w:rFonts w:ascii="Times New Roman" w:eastAsia="Times New Roman" w:hAnsi="Times New Roman"/>
                    <w:color w:val="000000"/>
                    <w:sz w:val="24"/>
                    <w:szCs w:val="24"/>
                    <w:lang w:eastAsia="vi-VN"/>
                  </w:rPr>
                </w:rPrChange>
              </w:rPr>
              <w:pPrChange w:id="10150" w:author="thu nga" w:date="2024-09-30T15:15:00Z">
                <w:pPr>
                  <w:spacing w:before="0" w:line="240" w:lineRule="auto"/>
                  <w:contextualSpacing w:val="0"/>
                </w:pPr>
              </w:pPrChange>
            </w:pPr>
            <w:ins w:id="10151" w:author="thu nga" w:date="2024-09-30T15:10:00Z">
              <w:del w:id="10152" w:author="Phuong Truong Thi" w:date="2024-10-08T18:12:00Z">
                <w:r w:rsidRPr="00D92195" w:rsidDel="007E0F89">
                  <w:rPr>
                    <w:rFonts w:ascii="Times New Roman" w:hAnsi="Times New Roman"/>
                    <w:color w:val="000000"/>
                    <w:sz w:val="24"/>
                    <w:szCs w:val="24"/>
                    <w:lang w:val="vi-VN"/>
                  </w:rPr>
                  <w:delText>EZ/T24</w:delText>
                </w:r>
              </w:del>
            </w:ins>
          </w:p>
        </w:tc>
        <w:tc>
          <w:tcPr>
            <w:tcW w:w="1236" w:type="dxa"/>
            <w:tcPrChange w:id="10153" w:author="thu nga" w:date="2024-10-01T10:49:00Z">
              <w:tcPr>
                <w:tcW w:w="1236" w:type="dxa"/>
              </w:tcPr>
            </w:tcPrChange>
          </w:tcPr>
          <w:p w14:paraId="74C6484B" w14:textId="7EFD77D7" w:rsidR="00FF4CD3" w:rsidRPr="00AD0E1A" w:rsidDel="007E0F89" w:rsidRDefault="00FF4CD3">
            <w:pPr>
              <w:spacing w:before="0" w:line="240" w:lineRule="auto"/>
              <w:contextualSpacing w:val="0"/>
              <w:rPr>
                <w:del w:id="10154" w:author="Phuong Truong Thi" w:date="2024-10-08T18:12:00Z"/>
                <w:rFonts w:ascii="Times New Roman" w:eastAsia="Times New Roman" w:hAnsi="Times New Roman"/>
                <w:color w:val="000000"/>
                <w:sz w:val="24"/>
                <w:szCs w:val="24"/>
                <w:lang w:eastAsia="vi-VN"/>
              </w:rPr>
            </w:pPr>
            <w:del w:id="10155" w:author="Phuong Truong Thi" w:date="2024-10-08T18:12:00Z">
              <w:r w:rsidDel="007E0F89">
                <w:rPr>
                  <w:rFonts w:ascii="Times New Roman" w:eastAsia="Times New Roman" w:hAnsi="Times New Roman"/>
                  <w:color w:val="000000"/>
                  <w:sz w:val="24"/>
                  <w:szCs w:val="24"/>
                  <w:lang w:eastAsia="vi-VN"/>
                </w:rPr>
                <w:delText>Text</w:delText>
              </w:r>
            </w:del>
          </w:p>
        </w:tc>
        <w:tc>
          <w:tcPr>
            <w:tcW w:w="1276" w:type="dxa"/>
            <w:shd w:val="clear" w:color="auto" w:fill="auto"/>
            <w:noWrap/>
            <w:vAlign w:val="center"/>
            <w:tcPrChange w:id="10156" w:author="thu nga" w:date="2024-10-01T10:49:00Z">
              <w:tcPr>
                <w:tcW w:w="1417" w:type="dxa"/>
                <w:gridSpan w:val="2"/>
                <w:shd w:val="clear" w:color="auto" w:fill="auto"/>
                <w:noWrap/>
                <w:vAlign w:val="center"/>
              </w:tcPr>
            </w:tcPrChange>
          </w:tcPr>
          <w:p w14:paraId="75D0667F" w14:textId="5CEB6A3D" w:rsidR="00FF4CD3" w:rsidRPr="00AD0E1A" w:rsidDel="007E0F89" w:rsidRDefault="00FF4CD3">
            <w:pPr>
              <w:spacing w:before="0" w:line="240" w:lineRule="auto"/>
              <w:contextualSpacing w:val="0"/>
              <w:rPr>
                <w:del w:id="10157" w:author="Phuong Truong Thi" w:date="2024-10-08T18:12:00Z"/>
                <w:rFonts w:ascii="Times New Roman" w:eastAsia="Times New Roman" w:hAnsi="Times New Roman"/>
                <w:color w:val="000000"/>
                <w:sz w:val="24"/>
                <w:szCs w:val="24"/>
                <w:lang w:val="vi-VN" w:eastAsia="vi-VN"/>
              </w:rPr>
            </w:pPr>
          </w:p>
        </w:tc>
        <w:tc>
          <w:tcPr>
            <w:tcW w:w="992" w:type="dxa"/>
            <w:tcPrChange w:id="10158" w:author="thu nga" w:date="2024-10-01T10:49:00Z">
              <w:tcPr>
                <w:tcW w:w="851" w:type="dxa"/>
              </w:tcPr>
            </w:tcPrChange>
          </w:tcPr>
          <w:p w14:paraId="2903C595" w14:textId="12821BE0" w:rsidR="00FF4CD3" w:rsidRPr="00AD0E1A" w:rsidDel="007E0F89" w:rsidRDefault="00FF4CD3">
            <w:pPr>
              <w:spacing w:before="0" w:line="240" w:lineRule="auto"/>
              <w:contextualSpacing w:val="0"/>
              <w:jc w:val="center"/>
              <w:rPr>
                <w:del w:id="10159" w:author="Phuong Truong Thi" w:date="2024-10-08T18:12:00Z"/>
                <w:rFonts w:ascii="Times New Roman" w:eastAsia="Times New Roman" w:hAnsi="Times New Roman"/>
                <w:sz w:val="24"/>
                <w:szCs w:val="24"/>
                <w:lang w:val="vi-VN" w:eastAsia="vi-VN"/>
              </w:rPr>
            </w:pPr>
            <w:del w:id="1016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51B8A05D" w14:textId="55F14526" w:rsidTr="001859AE">
        <w:trPr>
          <w:gridAfter w:val="2"/>
          <w:wAfter w:w="17834" w:type="dxa"/>
          <w:trHeight w:val="276"/>
          <w:del w:id="10161" w:author="Phuong Truong Thi" w:date="2024-10-08T18:12:00Z"/>
          <w:trPrChange w:id="10162" w:author="thu nga" w:date="2024-10-01T10:49:00Z">
            <w:trPr>
              <w:gridAfter w:val="2"/>
              <w:wAfter w:w="17834" w:type="dxa"/>
              <w:trHeight w:val="276"/>
            </w:trPr>
          </w:trPrChange>
        </w:trPr>
        <w:tc>
          <w:tcPr>
            <w:tcW w:w="670" w:type="dxa"/>
            <w:shd w:val="clear" w:color="auto" w:fill="auto"/>
            <w:vAlign w:val="center"/>
            <w:tcPrChange w:id="10163" w:author="thu nga" w:date="2024-10-01T10:49:00Z">
              <w:tcPr>
                <w:tcW w:w="670" w:type="dxa"/>
                <w:shd w:val="clear" w:color="auto" w:fill="auto"/>
                <w:vAlign w:val="center"/>
              </w:tcPr>
            </w:tcPrChange>
          </w:tcPr>
          <w:p w14:paraId="2686E7D9" w14:textId="15E50FF4" w:rsidR="00FF4CD3" w:rsidRPr="00AD0E1A" w:rsidDel="007E0F89" w:rsidRDefault="00FF4CD3">
            <w:pPr>
              <w:pStyle w:val="ListParagraph"/>
              <w:numPr>
                <w:ilvl w:val="0"/>
                <w:numId w:val="62"/>
              </w:numPr>
              <w:spacing w:before="0" w:line="240" w:lineRule="auto"/>
              <w:contextualSpacing w:val="0"/>
              <w:jc w:val="left"/>
              <w:rPr>
                <w:del w:id="10164" w:author="Phuong Truong Thi" w:date="2024-10-08T18:12:00Z"/>
                <w:rFonts w:eastAsia="Times New Roman"/>
                <w:szCs w:val="24"/>
                <w:lang w:val="vi-VN" w:eastAsia="vi-VN"/>
              </w:rPr>
            </w:pPr>
          </w:p>
        </w:tc>
        <w:tc>
          <w:tcPr>
            <w:tcW w:w="1735" w:type="dxa"/>
            <w:gridSpan w:val="2"/>
            <w:shd w:val="clear" w:color="auto" w:fill="auto"/>
            <w:vAlign w:val="center"/>
            <w:hideMark/>
            <w:tcPrChange w:id="10165" w:author="thu nga" w:date="2024-10-01T10:49:00Z">
              <w:tcPr>
                <w:tcW w:w="1735" w:type="dxa"/>
                <w:gridSpan w:val="2"/>
                <w:shd w:val="clear" w:color="auto" w:fill="auto"/>
                <w:vAlign w:val="center"/>
                <w:hideMark/>
              </w:tcPr>
            </w:tcPrChange>
          </w:tcPr>
          <w:p w14:paraId="207924BC" w14:textId="4116AD6B" w:rsidR="00FF4CD3" w:rsidRPr="008E60BE" w:rsidDel="007E0F89" w:rsidRDefault="00FF4CD3">
            <w:pPr>
              <w:spacing w:before="0" w:line="240" w:lineRule="auto"/>
              <w:contextualSpacing w:val="0"/>
              <w:rPr>
                <w:del w:id="10166" w:author="Phuong Truong Thi" w:date="2024-10-08T18:12:00Z"/>
                <w:rFonts w:ascii="Times New Roman" w:eastAsia="Times New Roman" w:hAnsi="Times New Roman"/>
                <w:sz w:val="24"/>
                <w:szCs w:val="24"/>
                <w:lang w:val="vi-VN" w:eastAsia="vi-VN"/>
              </w:rPr>
            </w:pPr>
            <w:del w:id="10167" w:author="Phuong Truong Thi" w:date="2024-10-08T18:12:00Z">
              <w:r w:rsidRPr="008E60BE" w:rsidDel="007E0F89">
                <w:rPr>
                  <w:rFonts w:ascii="Times New Roman" w:hAnsi="Times New Roman"/>
                  <w:color w:val="000000"/>
                  <w:sz w:val="24"/>
                  <w:szCs w:val="24"/>
                </w:rPr>
                <w:delText>Tên CN quản lý</w:delText>
              </w:r>
            </w:del>
          </w:p>
        </w:tc>
        <w:tc>
          <w:tcPr>
            <w:tcW w:w="2230" w:type="dxa"/>
            <w:vAlign w:val="center"/>
            <w:tcPrChange w:id="10168" w:author="thu nga" w:date="2024-10-01T10:49:00Z">
              <w:tcPr>
                <w:tcW w:w="2230" w:type="dxa"/>
                <w:vAlign w:val="center"/>
              </w:tcPr>
            </w:tcPrChange>
          </w:tcPr>
          <w:p w14:paraId="1A6F471C" w14:textId="5C54258A" w:rsidR="00FF4CD3" w:rsidRPr="00763017" w:rsidDel="007E0F89" w:rsidRDefault="00FF4CD3">
            <w:pPr>
              <w:spacing w:before="0" w:line="240" w:lineRule="auto"/>
              <w:contextualSpacing w:val="0"/>
              <w:rPr>
                <w:del w:id="10169" w:author="Phuong Truong Thi" w:date="2024-10-08T18:12:00Z"/>
                <w:rFonts w:ascii="Times New Roman" w:eastAsia="Times New Roman" w:hAnsi="Times New Roman"/>
                <w:color w:val="000000"/>
                <w:sz w:val="24"/>
                <w:szCs w:val="24"/>
                <w:lang w:val="vi-VN" w:eastAsia="vi-VN"/>
                <w:rPrChange w:id="10170" w:author="thu nga" w:date="2024-09-30T13:54:00Z">
                  <w:rPr>
                    <w:del w:id="10171" w:author="Phuong Truong Thi" w:date="2024-10-08T18:12:00Z"/>
                    <w:rFonts w:ascii="Times New Roman" w:eastAsia="Times New Roman" w:hAnsi="Times New Roman"/>
                    <w:color w:val="000000"/>
                    <w:sz w:val="24"/>
                    <w:szCs w:val="24"/>
                    <w:lang w:eastAsia="vi-VN"/>
                  </w:rPr>
                </w:rPrChange>
              </w:rPr>
            </w:pPr>
            <w:del w:id="10172" w:author="Phuong Truong Thi" w:date="2024-10-08T18:12:00Z">
              <w:r w:rsidRPr="00763017" w:rsidDel="007E0F89">
                <w:rPr>
                  <w:rFonts w:ascii="Times New Roman" w:hAnsi="Times New Roman"/>
                  <w:color w:val="000000"/>
                  <w:sz w:val="24"/>
                  <w:szCs w:val="24"/>
                  <w:lang w:val="vi-VN"/>
                  <w:rPrChange w:id="10173" w:author="thu nga" w:date="2024-09-30T13:54:00Z">
                    <w:rPr>
                      <w:rFonts w:ascii="Times New Roman" w:hAnsi="Times New Roman"/>
                      <w:color w:val="000000"/>
                      <w:sz w:val="24"/>
                      <w:szCs w:val="24"/>
                    </w:rPr>
                  </w:rPrChange>
                </w:rPr>
                <w:delText>Tên chi nhánh quản lý khách hàng/ Book quản lý: VPBank Láng Hạ</w:delText>
              </w:r>
            </w:del>
          </w:p>
        </w:tc>
        <w:tc>
          <w:tcPr>
            <w:tcW w:w="1070" w:type="dxa"/>
            <w:tcPrChange w:id="10174" w:author="thu nga" w:date="2024-10-01T10:49:00Z">
              <w:tcPr>
                <w:tcW w:w="1070" w:type="dxa"/>
              </w:tcPr>
            </w:tcPrChange>
          </w:tcPr>
          <w:p w14:paraId="2FD2D830" w14:textId="2C66F09E" w:rsidR="00FF4CD3" w:rsidRPr="00FF4CD3" w:rsidDel="007E0F89" w:rsidRDefault="00FF4CD3">
            <w:pPr>
              <w:spacing w:before="0" w:line="240" w:lineRule="auto"/>
              <w:contextualSpacing w:val="0"/>
              <w:jc w:val="center"/>
              <w:rPr>
                <w:del w:id="10175" w:author="Phuong Truong Thi" w:date="2024-10-08T18:12:00Z"/>
                <w:rFonts w:ascii="Times New Roman" w:eastAsia="Times New Roman" w:hAnsi="Times New Roman"/>
                <w:color w:val="000000"/>
                <w:sz w:val="24"/>
                <w:szCs w:val="24"/>
                <w:lang w:val="vi-VN" w:eastAsia="vi-VN"/>
                <w:rPrChange w:id="10176" w:author="thu nga" w:date="2024-09-30T15:09:00Z">
                  <w:rPr>
                    <w:del w:id="10177" w:author="Phuong Truong Thi" w:date="2024-10-08T18:12:00Z"/>
                    <w:rFonts w:ascii="Times New Roman" w:eastAsia="Times New Roman" w:hAnsi="Times New Roman"/>
                    <w:color w:val="000000"/>
                    <w:sz w:val="24"/>
                    <w:szCs w:val="24"/>
                    <w:lang w:eastAsia="vi-VN"/>
                  </w:rPr>
                </w:rPrChange>
              </w:rPr>
              <w:pPrChange w:id="10178" w:author="thu nga" w:date="2024-09-30T15:15:00Z">
                <w:pPr>
                  <w:spacing w:before="0" w:line="240" w:lineRule="auto"/>
                  <w:contextualSpacing w:val="0"/>
                </w:pPr>
              </w:pPrChange>
            </w:pPr>
            <w:ins w:id="10179" w:author="thu nga" w:date="2024-09-30T15:10:00Z">
              <w:del w:id="10180" w:author="Phuong Truong Thi" w:date="2024-10-08T18:12:00Z">
                <w:r w:rsidRPr="00D92195" w:rsidDel="007E0F89">
                  <w:rPr>
                    <w:rFonts w:ascii="Times New Roman" w:hAnsi="Times New Roman"/>
                    <w:color w:val="000000"/>
                    <w:sz w:val="24"/>
                    <w:szCs w:val="24"/>
                    <w:lang w:val="vi-VN"/>
                  </w:rPr>
                  <w:delText>EZ/T24</w:delText>
                </w:r>
              </w:del>
            </w:ins>
          </w:p>
        </w:tc>
        <w:tc>
          <w:tcPr>
            <w:tcW w:w="1236" w:type="dxa"/>
            <w:tcPrChange w:id="10181" w:author="thu nga" w:date="2024-10-01T10:49:00Z">
              <w:tcPr>
                <w:tcW w:w="1236" w:type="dxa"/>
              </w:tcPr>
            </w:tcPrChange>
          </w:tcPr>
          <w:p w14:paraId="6282FCE9" w14:textId="4C90318D" w:rsidR="00FF4CD3" w:rsidRPr="00AD0E1A" w:rsidDel="007E0F89" w:rsidRDefault="00FF4CD3">
            <w:pPr>
              <w:spacing w:before="0" w:line="240" w:lineRule="auto"/>
              <w:contextualSpacing w:val="0"/>
              <w:rPr>
                <w:del w:id="10182" w:author="Phuong Truong Thi" w:date="2024-10-08T18:12:00Z"/>
                <w:rFonts w:ascii="Times New Roman" w:eastAsia="Times New Roman" w:hAnsi="Times New Roman"/>
                <w:sz w:val="24"/>
                <w:szCs w:val="24"/>
                <w:lang w:eastAsia="vi-VN"/>
              </w:rPr>
            </w:pPr>
            <w:del w:id="10183" w:author="Phuong Truong Thi" w:date="2024-10-08T18:12:00Z">
              <w:r w:rsidDel="007E0F89">
                <w:rPr>
                  <w:rFonts w:ascii="Times New Roman" w:eastAsia="Times New Roman" w:hAnsi="Times New Roman"/>
                  <w:color w:val="000000"/>
                  <w:sz w:val="24"/>
                  <w:szCs w:val="24"/>
                  <w:lang w:eastAsia="vi-VN"/>
                </w:rPr>
                <w:delText>Textlink</w:delText>
              </w:r>
            </w:del>
          </w:p>
        </w:tc>
        <w:tc>
          <w:tcPr>
            <w:tcW w:w="1276" w:type="dxa"/>
            <w:shd w:val="clear" w:color="auto" w:fill="auto"/>
            <w:noWrap/>
            <w:vAlign w:val="center"/>
            <w:tcPrChange w:id="10184" w:author="thu nga" w:date="2024-10-01T10:49:00Z">
              <w:tcPr>
                <w:tcW w:w="1417" w:type="dxa"/>
                <w:gridSpan w:val="2"/>
                <w:shd w:val="clear" w:color="auto" w:fill="auto"/>
                <w:noWrap/>
                <w:vAlign w:val="center"/>
              </w:tcPr>
            </w:tcPrChange>
          </w:tcPr>
          <w:p w14:paraId="562D74D3" w14:textId="52C9CE6E" w:rsidR="00FF4CD3" w:rsidRPr="00AD0E1A" w:rsidDel="007E0F89" w:rsidRDefault="00FF4CD3">
            <w:pPr>
              <w:spacing w:before="0" w:line="240" w:lineRule="auto"/>
              <w:contextualSpacing w:val="0"/>
              <w:rPr>
                <w:del w:id="10185" w:author="Phuong Truong Thi" w:date="2024-10-08T18:12:00Z"/>
                <w:rFonts w:ascii="Times New Roman" w:eastAsia="Times New Roman" w:hAnsi="Times New Roman"/>
                <w:sz w:val="24"/>
                <w:szCs w:val="24"/>
                <w:lang w:val="vi-VN" w:eastAsia="vi-VN"/>
              </w:rPr>
            </w:pPr>
          </w:p>
        </w:tc>
        <w:tc>
          <w:tcPr>
            <w:tcW w:w="992" w:type="dxa"/>
            <w:tcPrChange w:id="10186" w:author="thu nga" w:date="2024-10-01T10:49:00Z">
              <w:tcPr>
                <w:tcW w:w="851" w:type="dxa"/>
              </w:tcPr>
            </w:tcPrChange>
          </w:tcPr>
          <w:p w14:paraId="57BEE734" w14:textId="00479A26" w:rsidR="00FF4CD3" w:rsidRPr="00AD0E1A" w:rsidDel="007E0F89" w:rsidRDefault="00FF4CD3">
            <w:pPr>
              <w:spacing w:before="0" w:line="240" w:lineRule="auto"/>
              <w:contextualSpacing w:val="0"/>
              <w:jc w:val="center"/>
              <w:rPr>
                <w:del w:id="10187" w:author="Phuong Truong Thi" w:date="2024-10-08T18:12:00Z"/>
                <w:rFonts w:ascii="Times New Roman" w:eastAsia="Times New Roman" w:hAnsi="Times New Roman"/>
                <w:sz w:val="24"/>
                <w:szCs w:val="24"/>
                <w:lang w:val="vi-VN" w:eastAsia="vi-VN"/>
              </w:rPr>
            </w:pPr>
            <w:del w:id="10188"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A86A1AC" w14:textId="1829D371" w:rsidTr="001859AE">
        <w:trPr>
          <w:gridAfter w:val="2"/>
          <w:wAfter w:w="17834" w:type="dxa"/>
          <w:trHeight w:val="276"/>
          <w:del w:id="10189" w:author="Phuong Truong Thi" w:date="2024-10-08T18:12:00Z"/>
          <w:trPrChange w:id="10190" w:author="thu nga" w:date="2024-10-01T10:49:00Z">
            <w:trPr>
              <w:gridAfter w:val="2"/>
              <w:wAfter w:w="17834" w:type="dxa"/>
              <w:trHeight w:val="276"/>
            </w:trPr>
          </w:trPrChange>
        </w:trPr>
        <w:tc>
          <w:tcPr>
            <w:tcW w:w="670" w:type="dxa"/>
            <w:shd w:val="clear" w:color="auto" w:fill="auto"/>
            <w:vAlign w:val="center"/>
            <w:tcPrChange w:id="10191" w:author="thu nga" w:date="2024-10-01T10:49:00Z">
              <w:tcPr>
                <w:tcW w:w="670" w:type="dxa"/>
                <w:shd w:val="clear" w:color="auto" w:fill="auto"/>
                <w:vAlign w:val="center"/>
              </w:tcPr>
            </w:tcPrChange>
          </w:tcPr>
          <w:p w14:paraId="32ECEDE5" w14:textId="23F69621" w:rsidR="00FF4CD3" w:rsidRPr="00AD0E1A" w:rsidDel="007E0F89" w:rsidRDefault="00FF4CD3">
            <w:pPr>
              <w:pStyle w:val="ListParagraph"/>
              <w:numPr>
                <w:ilvl w:val="0"/>
                <w:numId w:val="62"/>
              </w:numPr>
              <w:spacing w:before="0" w:line="240" w:lineRule="auto"/>
              <w:contextualSpacing w:val="0"/>
              <w:jc w:val="left"/>
              <w:rPr>
                <w:del w:id="10192" w:author="Phuong Truong Thi" w:date="2024-10-08T18:12:00Z"/>
                <w:rFonts w:eastAsia="Times New Roman"/>
                <w:szCs w:val="24"/>
                <w:lang w:val="vi-VN" w:eastAsia="vi-VN"/>
              </w:rPr>
            </w:pPr>
          </w:p>
        </w:tc>
        <w:tc>
          <w:tcPr>
            <w:tcW w:w="1735" w:type="dxa"/>
            <w:gridSpan w:val="2"/>
            <w:shd w:val="clear" w:color="auto" w:fill="auto"/>
            <w:vAlign w:val="center"/>
            <w:hideMark/>
            <w:tcPrChange w:id="10193" w:author="thu nga" w:date="2024-10-01T10:49:00Z">
              <w:tcPr>
                <w:tcW w:w="1735" w:type="dxa"/>
                <w:gridSpan w:val="2"/>
                <w:shd w:val="clear" w:color="auto" w:fill="auto"/>
                <w:vAlign w:val="center"/>
                <w:hideMark/>
              </w:tcPr>
            </w:tcPrChange>
          </w:tcPr>
          <w:p w14:paraId="466F496D" w14:textId="4D638A3C" w:rsidR="00FF4CD3" w:rsidRPr="008E60BE" w:rsidDel="007E0F89" w:rsidRDefault="00FF4CD3">
            <w:pPr>
              <w:spacing w:before="0" w:line="240" w:lineRule="auto"/>
              <w:contextualSpacing w:val="0"/>
              <w:rPr>
                <w:del w:id="10194" w:author="Phuong Truong Thi" w:date="2024-10-08T18:12:00Z"/>
                <w:rFonts w:ascii="Times New Roman" w:eastAsia="Times New Roman" w:hAnsi="Times New Roman"/>
                <w:sz w:val="24"/>
                <w:szCs w:val="24"/>
                <w:lang w:val="vi-VN" w:eastAsia="vi-VN"/>
              </w:rPr>
            </w:pPr>
            <w:del w:id="10195" w:author="Phuong Truong Thi" w:date="2024-10-08T18:12:00Z">
              <w:r w:rsidRPr="008E60BE" w:rsidDel="007E0F89">
                <w:rPr>
                  <w:rFonts w:ascii="Times New Roman" w:hAnsi="Times New Roman"/>
                  <w:color w:val="000000"/>
                  <w:sz w:val="24"/>
                  <w:szCs w:val="24"/>
                </w:rPr>
                <w:delText>Mã khu vực</w:delText>
              </w:r>
            </w:del>
          </w:p>
        </w:tc>
        <w:tc>
          <w:tcPr>
            <w:tcW w:w="2230" w:type="dxa"/>
            <w:vAlign w:val="center"/>
            <w:tcPrChange w:id="10196" w:author="thu nga" w:date="2024-10-01T10:49:00Z">
              <w:tcPr>
                <w:tcW w:w="2230" w:type="dxa"/>
                <w:vAlign w:val="center"/>
              </w:tcPr>
            </w:tcPrChange>
          </w:tcPr>
          <w:p w14:paraId="54D9D8EC" w14:textId="4176A567" w:rsidR="00FF4CD3" w:rsidRPr="00763017" w:rsidDel="007E0F89" w:rsidRDefault="00FF4CD3">
            <w:pPr>
              <w:spacing w:before="0" w:line="240" w:lineRule="auto"/>
              <w:contextualSpacing w:val="0"/>
              <w:rPr>
                <w:del w:id="10197" w:author="Phuong Truong Thi" w:date="2024-10-08T18:12:00Z"/>
                <w:rFonts w:ascii="Times New Roman" w:eastAsia="Times New Roman" w:hAnsi="Times New Roman"/>
                <w:sz w:val="24"/>
                <w:szCs w:val="24"/>
                <w:lang w:val="vi-VN" w:eastAsia="vi-VN"/>
                <w:rPrChange w:id="10198" w:author="thu nga" w:date="2024-09-30T13:54:00Z">
                  <w:rPr>
                    <w:del w:id="10199" w:author="Phuong Truong Thi" w:date="2024-10-08T18:12:00Z"/>
                    <w:rFonts w:ascii="Times New Roman" w:eastAsia="Times New Roman" w:hAnsi="Times New Roman"/>
                    <w:sz w:val="24"/>
                    <w:szCs w:val="24"/>
                    <w:lang w:eastAsia="vi-VN"/>
                  </w:rPr>
                </w:rPrChange>
              </w:rPr>
            </w:pPr>
            <w:del w:id="10200" w:author="Phuong Truong Thi" w:date="2024-10-08T18:12:00Z">
              <w:r w:rsidRPr="00763017" w:rsidDel="007E0F89">
                <w:rPr>
                  <w:rFonts w:ascii="Times New Roman" w:hAnsi="Times New Roman"/>
                  <w:color w:val="000000"/>
                  <w:sz w:val="24"/>
                  <w:szCs w:val="24"/>
                  <w:lang w:val="vi-VN"/>
                  <w:rPrChange w:id="10201" w:author="thu nga" w:date="2024-09-30T13:54:00Z">
                    <w:rPr>
                      <w:rFonts w:ascii="Times New Roman" w:hAnsi="Times New Roman"/>
                      <w:color w:val="000000"/>
                      <w:sz w:val="24"/>
                      <w:szCs w:val="24"/>
                    </w:rPr>
                  </w:rPrChange>
                </w:rPr>
                <w:delText>Mã khu vực quản lý khách hàng</w:delText>
              </w:r>
            </w:del>
          </w:p>
        </w:tc>
        <w:tc>
          <w:tcPr>
            <w:tcW w:w="1070" w:type="dxa"/>
            <w:tcPrChange w:id="10202" w:author="thu nga" w:date="2024-10-01T10:49:00Z">
              <w:tcPr>
                <w:tcW w:w="1070" w:type="dxa"/>
              </w:tcPr>
            </w:tcPrChange>
          </w:tcPr>
          <w:p w14:paraId="483335E8" w14:textId="421FF125" w:rsidR="00FF4CD3" w:rsidRPr="00FF4CD3" w:rsidDel="007E0F89" w:rsidRDefault="00FF4CD3">
            <w:pPr>
              <w:spacing w:before="0" w:line="240" w:lineRule="auto"/>
              <w:contextualSpacing w:val="0"/>
              <w:jc w:val="center"/>
              <w:rPr>
                <w:del w:id="10203" w:author="Phuong Truong Thi" w:date="2024-10-08T18:12:00Z"/>
                <w:rFonts w:ascii="Times New Roman" w:eastAsia="Times New Roman" w:hAnsi="Times New Roman"/>
                <w:sz w:val="24"/>
                <w:szCs w:val="24"/>
                <w:lang w:val="vi-VN" w:eastAsia="vi-VN"/>
              </w:rPr>
              <w:pPrChange w:id="10204" w:author="thu nga" w:date="2024-09-30T15:15:00Z">
                <w:pPr>
                  <w:spacing w:before="0" w:line="240" w:lineRule="auto"/>
                  <w:contextualSpacing w:val="0"/>
                </w:pPr>
              </w:pPrChange>
            </w:pPr>
            <w:ins w:id="10205" w:author="thu nga" w:date="2024-09-30T15:10:00Z">
              <w:del w:id="10206"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207" w:author="thu nga" w:date="2024-10-01T10:49:00Z">
              <w:tcPr>
                <w:tcW w:w="1236" w:type="dxa"/>
              </w:tcPr>
            </w:tcPrChange>
          </w:tcPr>
          <w:p w14:paraId="3660AF44" w14:textId="5E72FDAB" w:rsidR="00FF4CD3" w:rsidRPr="00763017" w:rsidDel="007E0F89" w:rsidRDefault="00FF4CD3">
            <w:pPr>
              <w:spacing w:before="0" w:line="240" w:lineRule="auto"/>
              <w:contextualSpacing w:val="0"/>
              <w:rPr>
                <w:del w:id="10208" w:author="Phuong Truong Thi" w:date="2024-10-08T18:12:00Z"/>
                <w:rFonts w:ascii="Times New Roman" w:eastAsia="Times New Roman" w:hAnsi="Times New Roman"/>
                <w:sz w:val="24"/>
                <w:szCs w:val="24"/>
                <w:lang w:val="vi-VN" w:eastAsia="vi-VN"/>
                <w:rPrChange w:id="10209" w:author="thu nga" w:date="2024-09-30T13:54:00Z">
                  <w:rPr>
                    <w:del w:id="10210" w:author="Phuong Truong Thi" w:date="2024-10-08T18:12:00Z"/>
                    <w:rFonts w:ascii="Times New Roman" w:eastAsia="Times New Roman" w:hAnsi="Times New Roman"/>
                    <w:sz w:val="24"/>
                    <w:szCs w:val="24"/>
                    <w:lang w:eastAsia="vi-VN"/>
                  </w:rPr>
                </w:rPrChange>
              </w:rPr>
            </w:pPr>
          </w:p>
        </w:tc>
        <w:tc>
          <w:tcPr>
            <w:tcW w:w="1276" w:type="dxa"/>
            <w:shd w:val="clear" w:color="auto" w:fill="auto"/>
            <w:noWrap/>
            <w:vAlign w:val="center"/>
            <w:tcPrChange w:id="10211" w:author="thu nga" w:date="2024-10-01T10:49:00Z">
              <w:tcPr>
                <w:tcW w:w="1417" w:type="dxa"/>
                <w:gridSpan w:val="2"/>
                <w:shd w:val="clear" w:color="auto" w:fill="auto"/>
                <w:noWrap/>
                <w:vAlign w:val="center"/>
              </w:tcPr>
            </w:tcPrChange>
          </w:tcPr>
          <w:p w14:paraId="3630A749" w14:textId="7C7A722B" w:rsidR="00FF4CD3" w:rsidRPr="00AD0E1A" w:rsidDel="007E0F89" w:rsidRDefault="00FF4CD3">
            <w:pPr>
              <w:spacing w:before="0" w:line="240" w:lineRule="auto"/>
              <w:contextualSpacing w:val="0"/>
              <w:rPr>
                <w:del w:id="10212" w:author="Phuong Truong Thi" w:date="2024-10-08T18:12:00Z"/>
                <w:rFonts w:ascii="Times New Roman" w:eastAsia="Times New Roman" w:hAnsi="Times New Roman"/>
                <w:sz w:val="24"/>
                <w:szCs w:val="24"/>
                <w:lang w:val="vi-VN" w:eastAsia="vi-VN"/>
              </w:rPr>
            </w:pPr>
          </w:p>
        </w:tc>
        <w:tc>
          <w:tcPr>
            <w:tcW w:w="992" w:type="dxa"/>
            <w:tcPrChange w:id="10213" w:author="thu nga" w:date="2024-10-01T10:49:00Z">
              <w:tcPr>
                <w:tcW w:w="851" w:type="dxa"/>
              </w:tcPr>
            </w:tcPrChange>
          </w:tcPr>
          <w:p w14:paraId="07C6A3CD" w14:textId="025BD5E8" w:rsidR="00FF4CD3" w:rsidRPr="00AD0E1A" w:rsidDel="007E0F89" w:rsidRDefault="00FF4CD3">
            <w:pPr>
              <w:spacing w:before="0" w:line="240" w:lineRule="auto"/>
              <w:contextualSpacing w:val="0"/>
              <w:jc w:val="center"/>
              <w:rPr>
                <w:del w:id="10214" w:author="Phuong Truong Thi" w:date="2024-10-08T18:12:00Z"/>
                <w:rFonts w:ascii="Times New Roman" w:eastAsia="Times New Roman" w:hAnsi="Times New Roman"/>
                <w:sz w:val="24"/>
                <w:szCs w:val="24"/>
                <w:lang w:val="vi-VN" w:eastAsia="vi-VN"/>
              </w:rPr>
            </w:pPr>
            <w:del w:id="10215"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0BBCEC86" w14:textId="13C1593B" w:rsidTr="001859AE">
        <w:trPr>
          <w:gridAfter w:val="2"/>
          <w:wAfter w:w="17834" w:type="dxa"/>
          <w:trHeight w:val="276"/>
          <w:del w:id="10216" w:author="Phuong Truong Thi" w:date="2024-10-08T18:12:00Z"/>
          <w:trPrChange w:id="10217" w:author="thu nga" w:date="2024-10-01T10:49:00Z">
            <w:trPr>
              <w:gridAfter w:val="2"/>
              <w:wAfter w:w="17834" w:type="dxa"/>
              <w:trHeight w:val="276"/>
            </w:trPr>
          </w:trPrChange>
        </w:trPr>
        <w:tc>
          <w:tcPr>
            <w:tcW w:w="670" w:type="dxa"/>
            <w:shd w:val="clear" w:color="auto" w:fill="auto"/>
            <w:vAlign w:val="center"/>
            <w:tcPrChange w:id="10218" w:author="thu nga" w:date="2024-10-01T10:49:00Z">
              <w:tcPr>
                <w:tcW w:w="670" w:type="dxa"/>
                <w:shd w:val="clear" w:color="auto" w:fill="auto"/>
                <w:vAlign w:val="center"/>
              </w:tcPr>
            </w:tcPrChange>
          </w:tcPr>
          <w:p w14:paraId="49F53826" w14:textId="17A150D5" w:rsidR="00FF4CD3" w:rsidRPr="00AD0E1A" w:rsidDel="007E0F89" w:rsidRDefault="00FF4CD3">
            <w:pPr>
              <w:pStyle w:val="ListParagraph"/>
              <w:numPr>
                <w:ilvl w:val="0"/>
                <w:numId w:val="62"/>
              </w:numPr>
              <w:spacing w:before="0" w:line="240" w:lineRule="auto"/>
              <w:contextualSpacing w:val="0"/>
              <w:jc w:val="left"/>
              <w:rPr>
                <w:del w:id="10219" w:author="Phuong Truong Thi" w:date="2024-10-08T18:12:00Z"/>
                <w:rFonts w:eastAsia="Times New Roman"/>
                <w:szCs w:val="24"/>
                <w:lang w:val="vi-VN" w:eastAsia="vi-VN"/>
              </w:rPr>
            </w:pPr>
          </w:p>
        </w:tc>
        <w:tc>
          <w:tcPr>
            <w:tcW w:w="1735" w:type="dxa"/>
            <w:gridSpan w:val="2"/>
            <w:shd w:val="clear" w:color="auto" w:fill="auto"/>
            <w:vAlign w:val="center"/>
            <w:tcPrChange w:id="10220" w:author="thu nga" w:date="2024-10-01T10:49:00Z">
              <w:tcPr>
                <w:tcW w:w="1735" w:type="dxa"/>
                <w:gridSpan w:val="2"/>
                <w:shd w:val="clear" w:color="auto" w:fill="auto"/>
                <w:vAlign w:val="center"/>
              </w:tcPr>
            </w:tcPrChange>
          </w:tcPr>
          <w:p w14:paraId="5F77DC86" w14:textId="7DB47F40" w:rsidR="00FF4CD3" w:rsidRPr="008E60BE" w:rsidDel="007E0F89" w:rsidRDefault="00FF4CD3">
            <w:pPr>
              <w:spacing w:before="0" w:line="240" w:lineRule="auto"/>
              <w:contextualSpacing w:val="0"/>
              <w:rPr>
                <w:del w:id="10221" w:author="Phuong Truong Thi" w:date="2024-10-08T18:12:00Z"/>
                <w:rFonts w:ascii="Times New Roman" w:hAnsi="Times New Roman"/>
                <w:sz w:val="24"/>
                <w:szCs w:val="24"/>
              </w:rPr>
            </w:pPr>
            <w:del w:id="10222" w:author="Phuong Truong Thi" w:date="2024-10-08T18:12:00Z">
              <w:r w:rsidRPr="008E60BE" w:rsidDel="007E0F89">
                <w:rPr>
                  <w:rFonts w:ascii="Times New Roman" w:hAnsi="Times New Roman"/>
                  <w:color w:val="000000"/>
                  <w:sz w:val="24"/>
                  <w:szCs w:val="24"/>
                </w:rPr>
                <w:delText>Tên khu vực</w:delText>
              </w:r>
            </w:del>
          </w:p>
        </w:tc>
        <w:tc>
          <w:tcPr>
            <w:tcW w:w="2230" w:type="dxa"/>
            <w:vAlign w:val="center"/>
            <w:tcPrChange w:id="10223" w:author="thu nga" w:date="2024-10-01T10:49:00Z">
              <w:tcPr>
                <w:tcW w:w="2230" w:type="dxa"/>
                <w:vAlign w:val="center"/>
              </w:tcPr>
            </w:tcPrChange>
          </w:tcPr>
          <w:p w14:paraId="42054D09" w14:textId="2F7BF421" w:rsidR="00FF4CD3" w:rsidRPr="00521C1C" w:rsidDel="007E0F89" w:rsidRDefault="00FF4CD3">
            <w:pPr>
              <w:spacing w:before="0" w:line="240" w:lineRule="auto"/>
              <w:contextualSpacing w:val="0"/>
              <w:rPr>
                <w:del w:id="10224" w:author="Phuong Truong Thi" w:date="2024-10-08T18:12:00Z"/>
                <w:rFonts w:ascii="Times New Roman" w:eastAsia="Times New Roman" w:hAnsi="Times New Roman"/>
                <w:sz w:val="24"/>
                <w:szCs w:val="24"/>
                <w:lang w:eastAsia="vi-VN"/>
              </w:rPr>
            </w:pPr>
            <w:del w:id="10225" w:author="Phuong Truong Thi" w:date="2024-10-08T18:12:00Z">
              <w:r w:rsidRPr="00521C1C" w:rsidDel="007E0F89">
                <w:rPr>
                  <w:rFonts w:ascii="Times New Roman" w:hAnsi="Times New Roman"/>
                  <w:color w:val="000000"/>
                  <w:sz w:val="24"/>
                  <w:szCs w:val="24"/>
                </w:rPr>
                <w:delText>Tên khu vực quản lý khách hàng</w:delText>
              </w:r>
            </w:del>
          </w:p>
        </w:tc>
        <w:tc>
          <w:tcPr>
            <w:tcW w:w="1070" w:type="dxa"/>
            <w:tcPrChange w:id="10226" w:author="thu nga" w:date="2024-10-01T10:49:00Z">
              <w:tcPr>
                <w:tcW w:w="1070" w:type="dxa"/>
              </w:tcPr>
            </w:tcPrChange>
          </w:tcPr>
          <w:p w14:paraId="152D6530" w14:textId="6A4AA00F" w:rsidR="00FF4CD3" w:rsidRPr="00AD0E1A" w:rsidDel="007E0F89" w:rsidRDefault="00FF4CD3">
            <w:pPr>
              <w:spacing w:before="0" w:line="240" w:lineRule="auto"/>
              <w:contextualSpacing w:val="0"/>
              <w:jc w:val="center"/>
              <w:rPr>
                <w:del w:id="10227" w:author="Phuong Truong Thi" w:date="2024-10-08T18:12:00Z"/>
                <w:rFonts w:ascii="Times New Roman" w:eastAsia="Times New Roman" w:hAnsi="Times New Roman"/>
                <w:sz w:val="24"/>
                <w:szCs w:val="24"/>
                <w:lang w:eastAsia="vi-VN"/>
              </w:rPr>
              <w:pPrChange w:id="10228" w:author="thu nga" w:date="2024-09-30T15:15:00Z">
                <w:pPr>
                  <w:spacing w:before="0" w:line="240" w:lineRule="auto"/>
                  <w:contextualSpacing w:val="0"/>
                </w:pPr>
              </w:pPrChange>
            </w:pPr>
            <w:ins w:id="10229" w:author="thu nga" w:date="2024-09-30T15:10:00Z">
              <w:del w:id="10230"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231" w:author="thu nga" w:date="2024-10-01T10:49:00Z">
              <w:tcPr>
                <w:tcW w:w="1236" w:type="dxa"/>
              </w:tcPr>
            </w:tcPrChange>
          </w:tcPr>
          <w:p w14:paraId="1453EEE7" w14:textId="4BEB4F3E" w:rsidR="00FF4CD3" w:rsidRPr="00AD0E1A" w:rsidDel="007E0F89" w:rsidRDefault="00FF4CD3">
            <w:pPr>
              <w:spacing w:before="0" w:line="240" w:lineRule="auto"/>
              <w:contextualSpacing w:val="0"/>
              <w:rPr>
                <w:del w:id="10232" w:author="Phuong Truong Thi" w:date="2024-10-08T18:12:00Z"/>
                <w:rFonts w:ascii="Times New Roman" w:eastAsia="Times New Roman" w:hAnsi="Times New Roman"/>
                <w:sz w:val="24"/>
                <w:szCs w:val="24"/>
                <w:lang w:eastAsia="vi-VN"/>
              </w:rPr>
            </w:pPr>
          </w:p>
        </w:tc>
        <w:tc>
          <w:tcPr>
            <w:tcW w:w="1276" w:type="dxa"/>
            <w:shd w:val="clear" w:color="auto" w:fill="auto"/>
            <w:noWrap/>
            <w:vAlign w:val="center"/>
            <w:tcPrChange w:id="10233" w:author="thu nga" w:date="2024-10-01T10:49:00Z">
              <w:tcPr>
                <w:tcW w:w="1417" w:type="dxa"/>
                <w:gridSpan w:val="2"/>
                <w:shd w:val="clear" w:color="auto" w:fill="auto"/>
                <w:noWrap/>
                <w:vAlign w:val="center"/>
              </w:tcPr>
            </w:tcPrChange>
          </w:tcPr>
          <w:p w14:paraId="7300CECF" w14:textId="1D4BD7AA" w:rsidR="00FF4CD3" w:rsidRPr="00AD0E1A" w:rsidDel="007E0F89" w:rsidRDefault="00FF4CD3">
            <w:pPr>
              <w:spacing w:before="0" w:line="240" w:lineRule="auto"/>
              <w:contextualSpacing w:val="0"/>
              <w:rPr>
                <w:del w:id="10234" w:author="Phuong Truong Thi" w:date="2024-10-08T18:12:00Z"/>
                <w:rFonts w:ascii="Times New Roman" w:eastAsia="Times New Roman" w:hAnsi="Times New Roman"/>
                <w:sz w:val="24"/>
                <w:szCs w:val="24"/>
                <w:lang w:val="vi-VN" w:eastAsia="vi-VN"/>
              </w:rPr>
            </w:pPr>
          </w:p>
        </w:tc>
        <w:tc>
          <w:tcPr>
            <w:tcW w:w="992" w:type="dxa"/>
            <w:tcPrChange w:id="10235" w:author="thu nga" w:date="2024-10-01T10:49:00Z">
              <w:tcPr>
                <w:tcW w:w="851" w:type="dxa"/>
              </w:tcPr>
            </w:tcPrChange>
          </w:tcPr>
          <w:p w14:paraId="173C9F6E" w14:textId="0CDCF576" w:rsidR="00FF4CD3" w:rsidRPr="00AD0E1A" w:rsidDel="007E0F89" w:rsidRDefault="00FF4CD3">
            <w:pPr>
              <w:spacing w:before="0" w:line="240" w:lineRule="auto"/>
              <w:contextualSpacing w:val="0"/>
              <w:jc w:val="center"/>
              <w:rPr>
                <w:del w:id="10236" w:author="Phuong Truong Thi" w:date="2024-10-08T18:12:00Z"/>
                <w:rFonts w:ascii="Times New Roman" w:eastAsia="Times New Roman" w:hAnsi="Times New Roman"/>
                <w:sz w:val="24"/>
                <w:szCs w:val="24"/>
                <w:lang w:val="vi-VN" w:eastAsia="vi-VN"/>
              </w:rPr>
            </w:pPr>
            <w:del w:id="1023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70B0FB1" w14:textId="32C457C1" w:rsidTr="001859AE">
        <w:trPr>
          <w:gridAfter w:val="2"/>
          <w:wAfter w:w="17834" w:type="dxa"/>
          <w:trHeight w:val="276"/>
          <w:del w:id="10238" w:author="Phuong Truong Thi" w:date="2024-10-08T18:12:00Z"/>
          <w:trPrChange w:id="10239" w:author="thu nga" w:date="2024-10-01T10:49:00Z">
            <w:trPr>
              <w:gridAfter w:val="2"/>
              <w:wAfter w:w="17834" w:type="dxa"/>
              <w:trHeight w:val="276"/>
            </w:trPr>
          </w:trPrChange>
        </w:trPr>
        <w:tc>
          <w:tcPr>
            <w:tcW w:w="670" w:type="dxa"/>
            <w:shd w:val="clear" w:color="auto" w:fill="auto"/>
            <w:vAlign w:val="center"/>
            <w:tcPrChange w:id="10240" w:author="thu nga" w:date="2024-10-01T10:49:00Z">
              <w:tcPr>
                <w:tcW w:w="670" w:type="dxa"/>
                <w:shd w:val="clear" w:color="auto" w:fill="auto"/>
                <w:vAlign w:val="center"/>
              </w:tcPr>
            </w:tcPrChange>
          </w:tcPr>
          <w:p w14:paraId="69CA7A13" w14:textId="7B88F599" w:rsidR="00FF4CD3" w:rsidRPr="00AD0E1A" w:rsidDel="007E0F89" w:rsidRDefault="00FF4CD3">
            <w:pPr>
              <w:pStyle w:val="ListParagraph"/>
              <w:numPr>
                <w:ilvl w:val="0"/>
                <w:numId w:val="62"/>
              </w:numPr>
              <w:spacing w:before="0" w:line="240" w:lineRule="auto"/>
              <w:contextualSpacing w:val="0"/>
              <w:jc w:val="left"/>
              <w:rPr>
                <w:del w:id="10241" w:author="Phuong Truong Thi" w:date="2024-10-08T18:12:00Z"/>
                <w:rFonts w:eastAsia="Times New Roman"/>
                <w:szCs w:val="24"/>
                <w:lang w:val="vi-VN" w:eastAsia="vi-VN"/>
              </w:rPr>
            </w:pPr>
          </w:p>
        </w:tc>
        <w:tc>
          <w:tcPr>
            <w:tcW w:w="1735" w:type="dxa"/>
            <w:gridSpan w:val="2"/>
            <w:shd w:val="clear" w:color="auto" w:fill="auto"/>
            <w:vAlign w:val="center"/>
            <w:tcPrChange w:id="10242" w:author="thu nga" w:date="2024-10-01T10:49:00Z">
              <w:tcPr>
                <w:tcW w:w="1735" w:type="dxa"/>
                <w:gridSpan w:val="2"/>
                <w:shd w:val="clear" w:color="auto" w:fill="auto"/>
                <w:vAlign w:val="center"/>
              </w:tcPr>
            </w:tcPrChange>
          </w:tcPr>
          <w:p w14:paraId="17BA259A" w14:textId="32131F33" w:rsidR="00FF4CD3" w:rsidRPr="008E60BE" w:rsidDel="007E0F89" w:rsidRDefault="00FF4CD3">
            <w:pPr>
              <w:spacing w:before="0" w:line="240" w:lineRule="auto"/>
              <w:contextualSpacing w:val="0"/>
              <w:rPr>
                <w:del w:id="10243" w:author="Phuong Truong Thi" w:date="2024-10-08T18:12:00Z"/>
                <w:rFonts w:ascii="Times New Roman" w:hAnsi="Times New Roman"/>
                <w:sz w:val="24"/>
                <w:szCs w:val="24"/>
              </w:rPr>
            </w:pPr>
            <w:del w:id="10244" w:author="Phuong Truong Thi" w:date="2024-10-08T18:12:00Z">
              <w:r w:rsidRPr="008E60BE" w:rsidDel="007E0F89">
                <w:rPr>
                  <w:rFonts w:ascii="Times New Roman" w:hAnsi="Times New Roman"/>
                  <w:color w:val="000000"/>
                  <w:sz w:val="24"/>
                  <w:szCs w:val="24"/>
                </w:rPr>
                <w:delText>Tên vùng</w:delText>
              </w:r>
            </w:del>
          </w:p>
        </w:tc>
        <w:tc>
          <w:tcPr>
            <w:tcW w:w="2230" w:type="dxa"/>
            <w:vAlign w:val="center"/>
            <w:tcPrChange w:id="10245" w:author="thu nga" w:date="2024-10-01T10:49:00Z">
              <w:tcPr>
                <w:tcW w:w="2230" w:type="dxa"/>
                <w:vAlign w:val="center"/>
              </w:tcPr>
            </w:tcPrChange>
          </w:tcPr>
          <w:p w14:paraId="3EFEB223" w14:textId="2572EE67" w:rsidR="00FF4CD3" w:rsidRPr="00521C1C" w:rsidDel="007E0F89" w:rsidRDefault="00FF4CD3">
            <w:pPr>
              <w:spacing w:before="0" w:line="240" w:lineRule="auto"/>
              <w:contextualSpacing w:val="0"/>
              <w:rPr>
                <w:del w:id="10246" w:author="Phuong Truong Thi" w:date="2024-10-08T18:12:00Z"/>
                <w:rFonts w:ascii="Times New Roman" w:eastAsia="Times New Roman" w:hAnsi="Times New Roman"/>
                <w:sz w:val="24"/>
                <w:szCs w:val="24"/>
                <w:lang w:eastAsia="vi-VN"/>
              </w:rPr>
            </w:pPr>
            <w:del w:id="10247" w:author="Phuong Truong Thi" w:date="2024-10-08T18:12:00Z">
              <w:r w:rsidRPr="00521C1C" w:rsidDel="007E0F89">
                <w:rPr>
                  <w:rFonts w:ascii="Times New Roman" w:hAnsi="Times New Roman"/>
                  <w:color w:val="000000"/>
                  <w:sz w:val="24"/>
                  <w:szCs w:val="24"/>
                </w:rPr>
                <w:delText>Vùng quản lý khách hàng. VD: Vùng 1</w:delText>
              </w:r>
            </w:del>
          </w:p>
        </w:tc>
        <w:tc>
          <w:tcPr>
            <w:tcW w:w="1070" w:type="dxa"/>
            <w:tcPrChange w:id="10248" w:author="thu nga" w:date="2024-10-01T10:49:00Z">
              <w:tcPr>
                <w:tcW w:w="1070" w:type="dxa"/>
              </w:tcPr>
            </w:tcPrChange>
          </w:tcPr>
          <w:p w14:paraId="66656D6F" w14:textId="75A56C81" w:rsidR="00FF4CD3" w:rsidRPr="00AD0E1A" w:rsidDel="007E0F89" w:rsidRDefault="00FF4CD3">
            <w:pPr>
              <w:spacing w:before="0" w:line="240" w:lineRule="auto"/>
              <w:contextualSpacing w:val="0"/>
              <w:jc w:val="center"/>
              <w:rPr>
                <w:del w:id="10249" w:author="Phuong Truong Thi" w:date="2024-10-08T18:12:00Z"/>
                <w:rFonts w:ascii="Times New Roman" w:eastAsia="Times New Roman" w:hAnsi="Times New Roman"/>
                <w:sz w:val="24"/>
                <w:szCs w:val="24"/>
                <w:lang w:eastAsia="vi-VN"/>
              </w:rPr>
              <w:pPrChange w:id="10250" w:author="thu nga" w:date="2024-09-30T15:15:00Z">
                <w:pPr>
                  <w:spacing w:before="0" w:line="240" w:lineRule="auto"/>
                  <w:contextualSpacing w:val="0"/>
                </w:pPr>
              </w:pPrChange>
            </w:pPr>
            <w:ins w:id="10251" w:author="thu nga" w:date="2024-09-30T15:10:00Z">
              <w:del w:id="10252"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253" w:author="thu nga" w:date="2024-10-01T10:49:00Z">
              <w:tcPr>
                <w:tcW w:w="1236" w:type="dxa"/>
              </w:tcPr>
            </w:tcPrChange>
          </w:tcPr>
          <w:p w14:paraId="5B4135F2" w14:textId="66409389" w:rsidR="00FF4CD3" w:rsidRPr="00AD0E1A" w:rsidDel="007E0F89" w:rsidRDefault="00FF4CD3">
            <w:pPr>
              <w:spacing w:before="0" w:line="240" w:lineRule="auto"/>
              <w:contextualSpacing w:val="0"/>
              <w:rPr>
                <w:del w:id="10254" w:author="Phuong Truong Thi" w:date="2024-10-08T18:12:00Z"/>
                <w:rFonts w:ascii="Times New Roman" w:eastAsia="Times New Roman" w:hAnsi="Times New Roman"/>
                <w:sz w:val="24"/>
                <w:szCs w:val="24"/>
                <w:lang w:eastAsia="vi-VN"/>
              </w:rPr>
            </w:pPr>
          </w:p>
        </w:tc>
        <w:tc>
          <w:tcPr>
            <w:tcW w:w="1276" w:type="dxa"/>
            <w:shd w:val="clear" w:color="auto" w:fill="auto"/>
            <w:noWrap/>
            <w:vAlign w:val="center"/>
            <w:tcPrChange w:id="10255" w:author="thu nga" w:date="2024-10-01T10:49:00Z">
              <w:tcPr>
                <w:tcW w:w="1417" w:type="dxa"/>
                <w:gridSpan w:val="2"/>
                <w:shd w:val="clear" w:color="auto" w:fill="auto"/>
                <w:noWrap/>
                <w:vAlign w:val="center"/>
              </w:tcPr>
            </w:tcPrChange>
          </w:tcPr>
          <w:p w14:paraId="6FBF7D2C" w14:textId="5668E694" w:rsidR="00FF4CD3" w:rsidRPr="00AD0E1A" w:rsidDel="007E0F89" w:rsidRDefault="00FF4CD3">
            <w:pPr>
              <w:spacing w:before="0" w:line="240" w:lineRule="auto"/>
              <w:contextualSpacing w:val="0"/>
              <w:rPr>
                <w:del w:id="10256" w:author="Phuong Truong Thi" w:date="2024-10-08T18:12:00Z"/>
                <w:rFonts w:ascii="Times New Roman" w:eastAsia="Times New Roman" w:hAnsi="Times New Roman"/>
                <w:sz w:val="24"/>
                <w:szCs w:val="24"/>
                <w:lang w:val="vi-VN" w:eastAsia="vi-VN"/>
              </w:rPr>
            </w:pPr>
          </w:p>
        </w:tc>
        <w:tc>
          <w:tcPr>
            <w:tcW w:w="992" w:type="dxa"/>
            <w:tcPrChange w:id="10257" w:author="thu nga" w:date="2024-10-01T10:49:00Z">
              <w:tcPr>
                <w:tcW w:w="851" w:type="dxa"/>
              </w:tcPr>
            </w:tcPrChange>
          </w:tcPr>
          <w:p w14:paraId="36B55F05" w14:textId="109EAFA0" w:rsidR="00FF4CD3" w:rsidRPr="00AD0E1A" w:rsidDel="007E0F89" w:rsidRDefault="00FF4CD3">
            <w:pPr>
              <w:spacing w:before="0" w:line="240" w:lineRule="auto"/>
              <w:contextualSpacing w:val="0"/>
              <w:jc w:val="center"/>
              <w:rPr>
                <w:del w:id="10258" w:author="Phuong Truong Thi" w:date="2024-10-08T18:12:00Z"/>
                <w:rFonts w:ascii="Times New Roman" w:eastAsia="Times New Roman" w:hAnsi="Times New Roman"/>
                <w:sz w:val="24"/>
                <w:szCs w:val="24"/>
                <w:lang w:val="vi-VN" w:eastAsia="vi-VN"/>
              </w:rPr>
            </w:pPr>
            <w:del w:id="10259"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3E19837E" w14:textId="68F4C377" w:rsidTr="001859AE">
        <w:trPr>
          <w:gridAfter w:val="2"/>
          <w:wAfter w:w="17834" w:type="dxa"/>
          <w:trHeight w:val="276"/>
          <w:del w:id="10260" w:author="Phuong Truong Thi" w:date="2024-10-08T18:12:00Z"/>
          <w:trPrChange w:id="10261" w:author="thu nga" w:date="2024-10-01T10:49:00Z">
            <w:trPr>
              <w:gridAfter w:val="2"/>
              <w:wAfter w:w="17834" w:type="dxa"/>
              <w:trHeight w:val="276"/>
            </w:trPr>
          </w:trPrChange>
        </w:trPr>
        <w:tc>
          <w:tcPr>
            <w:tcW w:w="670" w:type="dxa"/>
            <w:shd w:val="clear" w:color="auto" w:fill="auto"/>
            <w:vAlign w:val="center"/>
            <w:tcPrChange w:id="10262" w:author="thu nga" w:date="2024-10-01T10:49:00Z">
              <w:tcPr>
                <w:tcW w:w="670" w:type="dxa"/>
                <w:shd w:val="clear" w:color="auto" w:fill="auto"/>
                <w:vAlign w:val="center"/>
              </w:tcPr>
            </w:tcPrChange>
          </w:tcPr>
          <w:p w14:paraId="2E65E114" w14:textId="31675DA8" w:rsidR="00FF4CD3" w:rsidRPr="00AD0E1A" w:rsidDel="007E0F89" w:rsidRDefault="00FF4CD3">
            <w:pPr>
              <w:pStyle w:val="ListParagraph"/>
              <w:numPr>
                <w:ilvl w:val="0"/>
                <w:numId w:val="62"/>
              </w:numPr>
              <w:spacing w:before="0" w:line="240" w:lineRule="auto"/>
              <w:contextualSpacing w:val="0"/>
              <w:jc w:val="left"/>
              <w:rPr>
                <w:del w:id="10263" w:author="Phuong Truong Thi" w:date="2024-10-08T18:12:00Z"/>
                <w:rFonts w:eastAsia="Times New Roman"/>
                <w:szCs w:val="24"/>
                <w:lang w:val="vi-VN" w:eastAsia="vi-VN"/>
              </w:rPr>
            </w:pPr>
          </w:p>
        </w:tc>
        <w:tc>
          <w:tcPr>
            <w:tcW w:w="1735" w:type="dxa"/>
            <w:gridSpan w:val="2"/>
            <w:shd w:val="clear" w:color="auto" w:fill="auto"/>
            <w:vAlign w:val="center"/>
            <w:tcPrChange w:id="10264" w:author="thu nga" w:date="2024-10-01T10:49:00Z">
              <w:tcPr>
                <w:tcW w:w="1735" w:type="dxa"/>
                <w:gridSpan w:val="2"/>
                <w:shd w:val="clear" w:color="auto" w:fill="auto"/>
                <w:vAlign w:val="center"/>
              </w:tcPr>
            </w:tcPrChange>
          </w:tcPr>
          <w:p w14:paraId="157885B3" w14:textId="18859D44" w:rsidR="00FF4CD3" w:rsidRPr="008E60BE" w:rsidDel="007E0F89" w:rsidRDefault="00FF4CD3">
            <w:pPr>
              <w:spacing w:before="0" w:line="240" w:lineRule="auto"/>
              <w:contextualSpacing w:val="0"/>
              <w:rPr>
                <w:del w:id="10265" w:author="Phuong Truong Thi" w:date="2024-10-08T18:12:00Z"/>
                <w:rFonts w:ascii="Times New Roman" w:hAnsi="Times New Roman"/>
                <w:sz w:val="24"/>
                <w:szCs w:val="24"/>
              </w:rPr>
            </w:pPr>
            <w:del w:id="10266" w:author="Phuong Truong Thi" w:date="2024-10-08T18:12:00Z">
              <w:r w:rsidRPr="008E60BE" w:rsidDel="007E0F89">
                <w:rPr>
                  <w:rFonts w:ascii="Times New Roman" w:hAnsi="Times New Roman"/>
                  <w:color w:val="000000"/>
                  <w:sz w:val="24"/>
                  <w:szCs w:val="24"/>
                </w:rPr>
                <w:delText>Mã DAO CBBH</w:delText>
              </w:r>
            </w:del>
          </w:p>
        </w:tc>
        <w:tc>
          <w:tcPr>
            <w:tcW w:w="2230" w:type="dxa"/>
            <w:vAlign w:val="center"/>
            <w:tcPrChange w:id="10267" w:author="thu nga" w:date="2024-10-01T10:49:00Z">
              <w:tcPr>
                <w:tcW w:w="2230" w:type="dxa"/>
                <w:vAlign w:val="center"/>
              </w:tcPr>
            </w:tcPrChange>
          </w:tcPr>
          <w:p w14:paraId="6B5E2DA3" w14:textId="046AAEDA" w:rsidR="00FF4CD3" w:rsidRPr="00521C1C" w:rsidDel="007E0F89" w:rsidRDefault="00FF4CD3">
            <w:pPr>
              <w:spacing w:before="0" w:line="240" w:lineRule="auto"/>
              <w:contextualSpacing w:val="0"/>
              <w:rPr>
                <w:del w:id="10268" w:author="Phuong Truong Thi" w:date="2024-10-08T18:12:00Z"/>
                <w:rFonts w:ascii="Times New Roman" w:eastAsia="Times New Roman" w:hAnsi="Times New Roman"/>
                <w:sz w:val="24"/>
                <w:szCs w:val="24"/>
                <w:lang w:eastAsia="vi-VN"/>
              </w:rPr>
            </w:pPr>
            <w:del w:id="10269" w:author="Phuong Truong Thi" w:date="2024-10-08T18:12:00Z">
              <w:r w:rsidRPr="00521C1C" w:rsidDel="007E0F89">
                <w:rPr>
                  <w:rFonts w:ascii="Times New Roman" w:hAnsi="Times New Roman"/>
                  <w:color w:val="000000"/>
                  <w:sz w:val="24"/>
                  <w:szCs w:val="24"/>
                </w:rPr>
                <w:delText>DAO cán bộ bán hàng gắn với KH</w:delText>
              </w:r>
            </w:del>
          </w:p>
        </w:tc>
        <w:tc>
          <w:tcPr>
            <w:tcW w:w="1070" w:type="dxa"/>
            <w:tcPrChange w:id="10270" w:author="thu nga" w:date="2024-10-01T10:49:00Z">
              <w:tcPr>
                <w:tcW w:w="1070" w:type="dxa"/>
              </w:tcPr>
            </w:tcPrChange>
          </w:tcPr>
          <w:p w14:paraId="723DDC0B" w14:textId="421C242D" w:rsidR="00FF4CD3" w:rsidRPr="00AD0E1A" w:rsidDel="007E0F89" w:rsidRDefault="00FF4CD3">
            <w:pPr>
              <w:spacing w:before="0" w:line="240" w:lineRule="auto"/>
              <w:contextualSpacing w:val="0"/>
              <w:jc w:val="center"/>
              <w:rPr>
                <w:del w:id="10271" w:author="Phuong Truong Thi" w:date="2024-10-08T18:12:00Z"/>
                <w:rFonts w:ascii="Times New Roman" w:eastAsia="Times New Roman" w:hAnsi="Times New Roman"/>
                <w:sz w:val="24"/>
                <w:szCs w:val="24"/>
                <w:lang w:eastAsia="vi-VN"/>
              </w:rPr>
              <w:pPrChange w:id="10272" w:author="thu nga" w:date="2024-09-30T15:15:00Z">
                <w:pPr>
                  <w:spacing w:before="0" w:line="240" w:lineRule="auto"/>
                  <w:contextualSpacing w:val="0"/>
                </w:pPr>
              </w:pPrChange>
            </w:pPr>
            <w:ins w:id="10273" w:author="thu nga" w:date="2024-09-30T15:10:00Z">
              <w:del w:id="10274"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275" w:author="thu nga" w:date="2024-10-01T10:49:00Z">
              <w:tcPr>
                <w:tcW w:w="1236" w:type="dxa"/>
              </w:tcPr>
            </w:tcPrChange>
          </w:tcPr>
          <w:p w14:paraId="4BADD7CD" w14:textId="4CA49EB3" w:rsidR="00FF4CD3" w:rsidRPr="00AD0E1A" w:rsidDel="007E0F89" w:rsidRDefault="00FF4CD3">
            <w:pPr>
              <w:spacing w:before="0" w:line="240" w:lineRule="auto"/>
              <w:contextualSpacing w:val="0"/>
              <w:rPr>
                <w:del w:id="10276" w:author="Phuong Truong Thi" w:date="2024-10-08T18:12:00Z"/>
                <w:rFonts w:ascii="Times New Roman" w:eastAsia="Times New Roman" w:hAnsi="Times New Roman"/>
                <w:sz w:val="24"/>
                <w:szCs w:val="24"/>
                <w:lang w:eastAsia="vi-VN"/>
              </w:rPr>
            </w:pPr>
          </w:p>
        </w:tc>
        <w:tc>
          <w:tcPr>
            <w:tcW w:w="1276" w:type="dxa"/>
            <w:shd w:val="clear" w:color="auto" w:fill="auto"/>
            <w:noWrap/>
            <w:vAlign w:val="center"/>
            <w:tcPrChange w:id="10277" w:author="thu nga" w:date="2024-10-01T10:49:00Z">
              <w:tcPr>
                <w:tcW w:w="1417" w:type="dxa"/>
                <w:gridSpan w:val="2"/>
                <w:shd w:val="clear" w:color="auto" w:fill="auto"/>
                <w:noWrap/>
                <w:vAlign w:val="center"/>
              </w:tcPr>
            </w:tcPrChange>
          </w:tcPr>
          <w:p w14:paraId="673CC104" w14:textId="62691663" w:rsidR="00FF4CD3" w:rsidRPr="00AD0E1A" w:rsidDel="007E0F89" w:rsidRDefault="00FF4CD3">
            <w:pPr>
              <w:spacing w:before="0" w:line="240" w:lineRule="auto"/>
              <w:contextualSpacing w:val="0"/>
              <w:rPr>
                <w:del w:id="10278" w:author="Phuong Truong Thi" w:date="2024-10-08T18:12:00Z"/>
                <w:rFonts w:ascii="Times New Roman" w:eastAsia="Times New Roman" w:hAnsi="Times New Roman"/>
                <w:sz w:val="24"/>
                <w:szCs w:val="24"/>
                <w:lang w:val="vi-VN" w:eastAsia="vi-VN"/>
              </w:rPr>
            </w:pPr>
          </w:p>
        </w:tc>
        <w:tc>
          <w:tcPr>
            <w:tcW w:w="992" w:type="dxa"/>
            <w:tcPrChange w:id="10279" w:author="thu nga" w:date="2024-10-01T10:49:00Z">
              <w:tcPr>
                <w:tcW w:w="851" w:type="dxa"/>
              </w:tcPr>
            </w:tcPrChange>
          </w:tcPr>
          <w:p w14:paraId="597379EE" w14:textId="55D1B40A" w:rsidR="00FF4CD3" w:rsidRPr="00AD0E1A" w:rsidDel="007E0F89" w:rsidRDefault="00FF4CD3">
            <w:pPr>
              <w:spacing w:before="0" w:line="240" w:lineRule="auto"/>
              <w:contextualSpacing w:val="0"/>
              <w:jc w:val="center"/>
              <w:rPr>
                <w:del w:id="10280" w:author="Phuong Truong Thi" w:date="2024-10-08T18:12:00Z"/>
                <w:rFonts w:ascii="Times New Roman" w:eastAsia="Times New Roman" w:hAnsi="Times New Roman"/>
                <w:sz w:val="24"/>
                <w:szCs w:val="24"/>
                <w:lang w:val="vi-VN" w:eastAsia="vi-VN"/>
              </w:rPr>
            </w:pPr>
            <w:del w:id="10281"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3436E8E9" w14:textId="08D19A23" w:rsidTr="001859AE">
        <w:trPr>
          <w:gridAfter w:val="2"/>
          <w:wAfter w:w="17834" w:type="dxa"/>
          <w:trHeight w:val="276"/>
          <w:del w:id="10282" w:author="Phuong Truong Thi" w:date="2024-10-08T18:12:00Z"/>
          <w:trPrChange w:id="10283" w:author="thu nga" w:date="2024-10-01T10:49:00Z">
            <w:trPr>
              <w:gridAfter w:val="2"/>
              <w:wAfter w:w="17834" w:type="dxa"/>
              <w:trHeight w:val="276"/>
            </w:trPr>
          </w:trPrChange>
        </w:trPr>
        <w:tc>
          <w:tcPr>
            <w:tcW w:w="670" w:type="dxa"/>
            <w:shd w:val="clear" w:color="auto" w:fill="auto"/>
            <w:vAlign w:val="center"/>
            <w:tcPrChange w:id="10284" w:author="thu nga" w:date="2024-10-01T10:49:00Z">
              <w:tcPr>
                <w:tcW w:w="670" w:type="dxa"/>
                <w:shd w:val="clear" w:color="auto" w:fill="auto"/>
                <w:vAlign w:val="center"/>
              </w:tcPr>
            </w:tcPrChange>
          </w:tcPr>
          <w:p w14:paraId="73D63F0E" w14:textId="10FB9249" w:rsidR="00FF4CD3" w:rsidRPr="00AD0E1A" w:rsidDel="007E0F89" w:rsidRDefault="00FF4CD3">
            <w:pPr>
              <w:pStyle w:val="ListParagraph"/>
              <w:numPr>
                <w:ilvl w:val="0"/>
                <w:numId w:val="62"/>
              </w:numPr>
              <w:spacing w:before="0" w:line="240" w:lineRule="auto"/>
              <w:contextualSpacing w:val="0"/>
              <w:jc w:val="left"/>
              <w:rPr>
                <w:del w:id="10285" w:author="Phuong Truong Thi" w:date="2024-10-08T18:12:00Z"/>
                <w:rFonts w:eastAsia="Times New Roman"/>
                <w:szCs w:val="24"/>
                <w:lang w:val="vi-VN" w:eastAsia="vi-VN"/>
              </w:rPr>
            </w:pPr>
          </w:p>
        </w:tc>
        <w:tc>
          <w:tcPr>
            <w:tcW w:w="1735" w:type="dxa"/>
            <w:gridSpan w:val="2"/>
            <w:shd w:val="clear" w:color="auto" w:fill="auto"/>
            <w:vAlign w:val="center"/>
            <w:tcPrChange w:id="10286" w:author="thu nga" w:date="2024-10-01T10:49:00Z">
              <w:tcPr>
                <w:tcW w:w="1735" w:type="dxa"/>
                <w:gridSpan w:val="2"/>
                <w:shd w:val="clear" w:color="auto" w:fill="auto"/>
                <w:vAlign w:val="center"/>
              </w:tcPr>
            </w:tcPrChange>
          </w:tcPr>
          <w:p w14:paraId="7D3DE475" w14:textId="758F872F" w:rsidR="00FF4CD3" w:rsidRPr="008E60BE" w:rsidDel="007E0F89" w:rsidRDefault="00FF4CD3">
            <w:pPr>
              <w:spacing w:before="0" w:line="240" w:lineRule="auto"/>
              <w:contextualSpacing w:val="0"/>
              <w:rPr>
                <w:del w:id="10287" w:author="Phuong Truong Thi" w:date="2024-10-08T18:12:00Z"/>
                <w:rFonts w:ascii="Times New Roman" w:hAnsi="Times New Roman"/>
                <w:sz w:val="24"/>
                <w:szCs w:val="24"/>
              </w:rPr>
            </w:pPr>
            <w:del w:id="10288" w:author="Phuong Truong Thi" w:date="2024-10-08T18:12:00Z">
              <w:r w:rsidRPr="008E60BE" w:rsidDel="007E0F89">
                <w:rPr>
                  <w:rFonts w:ascii="Times New Roman" w:hAnsi="Times New Roman"/>
                  <w:color w:val="000000"/>
                  <w:sz w:val="24"/>
                  <w:szCs w:val="24"/>
                </w:rPr>
                <w:delText>Tên CBBH</w:delText>
              </w:r>
            </w:del>
          </w:p>
        </w:tc>
        <w:tc>
          <w:tcPr>
            <w:tcW w:w="2230" w:type="dxa"/>
            <w:vAlign w:val="center"/>
            <w:tcPrChange w:id="10289" w:author="thu nga" w:date="2024-10-01T10:49:00Z">
              <w:tcPr>
                <w:tcW w:w="2230" w:type="dxa"/>
                <w:vAlign w:val="center"/>
              </w:tcPr>
            </w:tcPrChange>
          </w:tcPr>
          <w:p w14:paraId="6C7E0F15" w14:textId="7D288311" w:rsidR="00FF4CD3" w:rsidRPr="00521C1C" w:rsidDel="007E0F89" w:rsidRDefault="00FF4CD3">
            <w:pPr>
              <w:spacing w:before="0" w:line="240" w:lineRule="auto"/>
              <w:contextualSpacing w:val="0"/>
              <w:rPr>
                <w:del w:id="10290" w:author="Phuong Truong Thi" w:date="2024-10-08T18:12:00Z"/>
                <w:rFonts w:ascii="Times New Roman" w:eastAsia="Times New Roman" w:hAnsi="Times New Roman"/>
                <w:sz w:val="24"/>
                <w:szCs w:val="24"/>
                <w:lang w:eastAsia="vi-VN"/>
              </w:rPr>
            </w:pPr>
            <w:del w:id="10291" w:author="Phuong Truong Thi" w:date="2024-10-08T18:12:00Z">
              <w:r w:rsidRPr="00521C1C" w:rsidDel="007E0F89">
                <w:rPr>
                  <w:rFonts w:ascii="Times New Roman" w:hAnsi="Times New Roman"/>
                  <w:color w:val="000000"/>
                  <w:sz w:val="24"/>
                  <w:szCs w:val="24"/>
                </w:rPr>
                <w:delText>Tên CBBH quản lý KH AF</w:delText>
              </w:r>
            </w:del>
          </w:p>
        </w:tc>
        <w:tc>
          <w:tcPr>
            <w:tcW w:w="1070" w:type="dxa"/>
            <w:tcPrChange w:id="10292" w:author="thu nga" w:date="2024-10-01T10:49:00Z">
              <w:tcPr>
                <w:tcW w:w="1070" w:type="dxa"/>
              </w:tcPr>
            </w:tcPrChange>
          </w:tcPr>
          <w:p w14:paraId="1D228A9F" w14:textId="29626E29" w:rsidR="00FF4CD3" w:rsidDel="007E0F89" w:rsidRDefault="00FF4CD3">
            <w:pPr>
              <w:spacing w:before="0" w:line="240" w:lineRule="auto"/>
              <w:contextualSpacing w:val="0"/>
              <w:jc w:val="center"/>
              <w:rPr>
                <w:del w:id="10293" w:author="Phuong Truong Thi" w:date="2024-10-08T18:12:00Z"/>
                <w:rFonts w:ascii="Times New Roman" w:eastAsia="Times New Roman" w:hAnsi="Times New Roman"/>
                <w:sz w:val="24"/>
                <w:szCs w:val="24"/>
                <w:lang w:eastAsia="vi-VN"/>
              </w:rPr>
              <w:pPrChange w:id="10294" w:author="thu nga" w:date="2024-09-30T15:15:00Z">
                <w:pPr>
                  <w:spacing w:before="0" w:line="240" w:lineRule="auto"/>
                  <w:contextualSpacing w:val="0"/>
                </w:pPr>
              </w:pPrChange>
            </w:pPr>
            <w:ins w:id="10295" w:author="thu nga" w:date="2024-09-30T15:10:00Z">
              <w:del w:id="10296"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297" w:author="thu nga" w:date="2024-10-01T10:49:00Z">
              <w:tcPr>
                <w:tcW w:w="1236" w:type="dxa"/>
              </w:tcPr>
            </w:tcPrChange>
          </w:tcPr>
          <w:p w14:paraId="4A725DC1" w14:textId="7D86CA5F" w:rsidR="00FF4CD3" w:rsidRPr="00AD0E1A" w:rsidDel="007E0F89" w:rsidRDefault="00FF4CD3">
            <w:pPr>
              <w:spacing w:before="0" w:line="240" w:lineRule="auto"/>
              <w:contextualSpacing w:val="0"/>
              <w:rPr>
                <w:del w:id="10298" w:author="Phuong Truong Thi" w:date="2024-10-08T18:12:00Z"/>
                <w:rFonts w:ascii="Times New Roman" w:eastAsia="Times New Roman" w:hAnsi="Times New Roman"/>
                <w:sz w:val="24"/>
                <w:szCs w:val="24"/>
                <w:lang w:eastAsia="vi-VN"/>
              </w:rPr>
            </w:pPr>
            <w:del w:id="10299" w:author="Phuong Truong Thi" w:date="2024-10-08T18:12:00Z">
              <w:r w:rsidDel="007E0F89">
                <w:rPr>
                  <w:rFonts w:ascii="Times New Roman" w:eastAsia="Times New Roman" w:hAnsi="Times New Roman"/>
                  <w:sz w:val="24"/>
                  <w:szCs w:val="24"/>
                  <w:lang w:eastAsia="vi-VN"/>
                </w:rPr>
                <w:delText>Textlink</w:delText>
              </w:r>
            </w:del>
          </w:p>
        </w:tc>
        <w:tc>
          <w:tcPr>
            <w:tcW w:w="1276" w:type="dxa"/>
            <w:shd w:val="clear" w:color="auto" w:fill="auto"/>
            <w:noWrap/>
            <w:vAlign w:val="center"/>
            <w:tcPrChange w:id="10300" w:author="thu nga" w:date="2024-10-01T10:49:00Z">
              <w:tcPr>
                <w:tcW w:w="1417" w:type="dxa"/>
                <w:gridSpan w:val="2"/>
                <w:shd w:val="clear" w:color="auto" w:fill="auto"/>
                <w:noWrap/>
                <w:vAlign w:val="center"/>
              </w:tcPr>
            </w:tcPrChange>
          </w:tcPr>
          <w:p w14:paraId="20839BB1" w14:textId="370E9D97" w:rsidR="00FF4CD3" w:rsidRPr="00AD0E1A" w:rsidDel="007E0F89" w:rsidRDefault="00FF4CD3">
            <w:pPr>
              <w:spacing w:before="0" w:line="240" w:lineRule="auto"/>
              <w:contextualSpacing w:val="0"/>
              <w:rPr>
                <w:del w:id="10301" w:author="Phuong Truong Thi" w:date="2024-10-08T18:12:00Z"/>
                <w:rFonts w:ascii="Times New Roman" w:eastAsia="Times New Roman" w:hAnsi="Times New Roman"/>
                <w:sz w:val="24"/>
                <w:szCs w:val="24"/>
                <w:lang w:val="vi-VN" w:eastAsia="vi-VN"/>
              </w:rPr>
            </w:pPr>
          </w:p>
        </w:tc>
        <w:tc>
          <w:tcPr>
            <w:tcW w:w="992" w:type="dxa"/>
            <w:tcPrChange w:id="10302" w:author="thu nga" w:date="2024-10-01T10:49:00Z">
              <w:tcPr>
                <w:tcW w:w="851" w:type="dxa"/>
              </w:tcPr>
            </w:tcPrChange>
          </w:tcPr>
          <w:p w14:paraId="24783FDE" w14:textId="62E51132" w:rsidR="00FF4CD3" w:rsidRPr="00AD0E1A" w:rsidDel="007E0F89" w:rsidRDefault="00FF4CD3">
            <w:pPr>
              <w:spacing w:before="0" w:line="240" w:lineRule="auto"/>
              <w:contextualSpacing w:val="0"/>
              <w:jc w:val="center"/>
              <w:rPr>
                <w:del w:id="10303" w:author="Phuong Truong Thi" w:date="2024-10-08T18:12:00Z"/>
                <w:rFonts w:ascii="Times New Roman" w:eastAsia="Times New Roman" w:hAnsi="Times New Roman"/>
                <w:sz w:val="24"/>
                <w:szCs w:val="24"/>
                <w:lang w:val="vi-VN" w:eastAsia="vi-VN"/>
              </w:rPr>
            </w:pPr>
            <w:del w:id="10304"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335350E2" w14:textId="6BEF46A4" w:rsidTr="001859AE">
        <w:trPr>
          <w:gridAfter w:val="2"/>
          <w:wAfter w:w="17834" w:type="dxa"/>
          <w:trHeight w:val="276"/>
          <w:del w:id="10305" w:author="Phuong Truong Thi" w:date="2024-10-08T18:12:00Z"/>
          <w:trPrChange w:id="10306" w:author="thu nga" w:date="2024-10-01T10:49:00Z">
            <w:trPr>
              <w:gridAfter w:val="2"/>
              <w:wAfter w:w="17834" w:type="dxa"/>
              <w:trHeight w:val="276"/>
            </w:trPr>
          </w:trPrChange>
        </w:trPr>
        <w:tc>
          <w:tcPr>
            <w:tcW w:w="670" w:type="dxa"/>
            <w:shd w:val="clear" w:color="auto" w:fill="auto"/>
            <w:vAlign w:val="center"/>
            <w:tcPrChange w:id="10307" w:author="thu nga" w:date="2024-10-01T10:49:00Z">
              <w:tcPr>
                <w:tcW w:w="670" w:type="dxa"/>
                <w:shd w:val="clear" w:color="auto" w:fill="auto"/>
                <w:vAlign w:val="center"/>
              </w:tcPr>
            </w:tcPrChange>
          </w:tcPr>
          <w:p w14:paraId="39921480" w14:textId="6C12E490" w:rsidR="00FF4CD3" w:rsidRPr="00AD0E1A" w:rsidDel="007E0F89" w:rsidRDefault="00FF4CD3">
            <w:pPr>
              <w:pStyle w:val="ListParagraph"/>
              <w:numPr>
                <w:ilvl w:val="0"/>
                <w:numId w:val="62"/>
              </w:numPr>
              <w:spacing w:before="0" w:line="240" w:lineRule="auto"/>
              <w:contextualSpacing w:val="0"/>
              <w:jc w:val="left"/>
              <w:rPr>
                <w:del w:id="10308" w:author="Phuong Truong Thi" w:date="2024-10-08T18:12:00Z"/>
                <w:rFonts w:eastAsia="Times New Roman"/>
                <w:szCs w:val="24"/>
                <w:lang w:val="vi-VN" w:eastAsia="vi-VN"/>
              </w:rPr>
            </w:pPr>
          </w:p>
        </w:tc>
        <w:tc>
          <w:tcPr>
            <w:tcW w:w="1735" w:type="dxa"/>
            <w:gridSpan w:val="2"/>
            <w:shd w:val="clear" w:color="auto" w:fill="auto"/>
            <w:vAlign w:val="center"/>
            <w:tcPrChange w:id="10309" w:author="thu nga" w:date="2024-10-01T10:49:00Z">
              <w:tcPr>
                <w:tcW w:w="1735" w:type="dxa"/>
                <w:gridSpan w:val="2"/>
                <w:shd w:val="clear" w:color="auto" w:fill="auto"/>
                <w:vAlign w:val="center"/>
              </w:tcPr>
            </w:tcPrChange>
          </w:tcPr>
          <w:p w14:paraId="342954E2" w14:textId="3B9AF070" w:rsidR="00FF4CD3" w:rsidRPr="008E60BE" w:rsidDel="007E0F89" w:rsidRDefault="00FF4CD3">
            <w:pPr>
              <w:spacing w:before="0" w:line="240" w:lineRule="auto"/>
              <w:contextualSpacing w:val="0"/>
              <w:rPr>
                <w:del w:id="10310" w:author="Phuong Truong Thi" w:date="2024-10-08T18:12:00Z"/>
                <w:rFonts w:ascii="Times New Roman" w:hAnsi="Times New Roman"/>
                <w:sz w:val="24"/>
                <w:szCs w:val="24"/>
              </w:rPr>
            </w:pPr>
            <w:del w:id="10311" w:author="Phuong Truong Thi" w:date="2024-10-08T18:12:00Z">
              <w:r w:rsidRPr="008E60BE" w:rsidDel="007E0F89">
                <w:rPr>
                  <w:rFonts w:ascii="Times New Roman" w:hAnsi="Times New Roman"/>
                  <w:color w:val="000000"/>
                  <w:sz w:val="24"/>
                  <w:szCs w:val="24"/>
                </w:rPr>
                <w:delText>Chức danh CBBH</w:delText>
              </w:r>
            </w:del>
          </w:p>
        </w:tc>
        <w:tc>
          <w:tcPr>
            <w:tcW w:w="2230" w:type="dxa"/>
            <w:vAlign w:val="center"/>
            <w:tcPrChange w:id="10312" w:author="thu nga" w:date="2024-10-01T10:49:00Z">
              <w:tcPr>
                <w:tcW w:w="2230" w:type="dxa"/>
                <w:vAlign w:val="center"/>
              </w:tcPr>
            </w:tcPrChange>
          </w:tcPr>
          <w:p w14:paraId="43F17371" w14:textId="782699BB" w:rsidR="00FF4CD3" w:rsidRPr="00521C1C" w:rsidDel="007E0F89" w:rsidRDefault="00FF4CD3">
            <w:pPr>
              <w:spacing w:before="0" w:line="240" w:lineRule="auto"/>
              <w:contextualSpacing w:val="0"/>
              <w:rPr>
                <w:del w:id="10313" w:author="Phuong Truong Thi" w:date="2024-10-08T18:12:00Z"/>
                <w:rFonts w:ascii="Times New Roman" w:eastAsia="Times New Roman" w:hAnsi="Times New Roman"/>
                <w:sz w:val="24"/>
                <w:szCs w:val="24"/>
                <w:lang w:eastAsia="vi-VN"/>
              </w:rPr>
            </w:pPr>
            <w:del w:id="10314" w:author="Phuong Truong Thi" w:date="2024-10-08T18:12:00Z">
              <w:r w:rsidRPr="00521C1C" w:rsidDel="007E0F89">
                <w:rPr>
                  <w:rFonts w:ascii="Times New Roman" w:hAnsi="Times New Roman"/>
                  <w:color w:val="000000"/>
                  <w:sz w:val="24"/>
                  <w:szCs w:val="24"/>
                </w:rPr>
                <w:delText>Chức danh CBBH. Ví dụ CV. CVCC</w:delText>
              </w:r>
            </w:del>
          </w:p>
        </w:tc>
        <w:tc>
          <w:tcPr>
            <w:tcW w:w="1070" w:type="dxa"/>
            <w:tcPrChange w:id="10315" w:author="thu nga" w:date="2024-10-01T10:49:00Z">
              <w:tcPr>
                <w:tcW w:w="1070" w:type="dxa"/>
              </w:tcPr>
            </w:tcPrChange>
          </w:tcPr>
          <w:p w14:paraId="3DC94844" w14:textId="0CF235F3" w:rsidR="00FF4CD3" w:rsidDel="007E0F89" w:rsidRDefault="00FF4CD3">
            <w:pPr>
              <w:spacing w:before="0" w:line="240" w:lineRule="auto"/>
              <w:contextualSpacing w:val="0"/>
              <w:jc w:val="center"/>
              <w:rPr>
                <w:del w:id="10316" w:author="Phuong Truong Thi" w:date="2024-10-08T18:12:00Z"/>
                <w:rFonts w:ascii="Times New Roman" w:eastAsia="Times New Roman" w:hAnsi="Times New Roman"/>
                <w:sz w:val="24"/>
                <w:szCs w:val="24"/>
                <w:lang w:eastAsia="vi-VN"/>
              </w:rPr>
              <w:pPrChange w:id="10317" w:author="thu nga" w:date="2024-09-30T15:15:00Z">
                <w:pPr>
                  <w:spacing w:before="0" w:line="240" w:lineRule="auto"/>
                  <w:contextualSpacing w:val="0"/>
                </w:pPr>
              </w:pPrChange>
            </w:pPr>
            <w:ins w:id="10318" w:author="thu nga" w:date="2024-09-30T15:10:00Z">
              <w:del w:id="10319"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320" w:author="thu nga" w:date="2024-10-01T10:49:00Z">
              <w:tcPr>
                <w:tcW w:w="1236" w:type="dxa"/>
              </w:tcPr>
            </w:tcPrChange>
          </w:tcPr>
          <w:p w14:paraId="30AA2889" w14:textId="4D7659F5" w:rsidR="00FF4CD3" w:rsidRPr="00AD0E1A" w:rsidDel="007E0F89" w:rsidRDefault="00FF4CD3">
            <w:pPr>
              <w:spacing w:before="0" w:line="240" w:lineRule="auto"/>
              <w:contextualSpacing w:val="0"/>
              <w:rPr>
                <w:del w:id="10321" w:author="Phuong Truong Thi" w:date="2024-10-08T18:12:00Z"/>
                <w:rFonts w:ascii="Times New Roman" w:eastAsia="Times New Roman" w:hAnsi="Times New Roman"/>
                <w:sz w:val="24"/>
                <w:szCs w:val="24"/>
                <w:lang w:eastAsia="vi-VN"/>
              </w:rPr>
            </w:pPr>
            <w:del w:id="10322"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323" w:author="thu nga" w:date="2024-10-01T10:49:00Z">
              <w:tcPr>
                <w:tcW w:w="1417" w:type="dxa"/>
                <w:gridSpan w:val="2"/>
                <w:shd w:val="clear" w:color="auto" w:fill="auto"/>
                <w:noWrap/>
                <w:vAlign w:val="center"/>
              </w:tcPr>
            </w:tcPrChange>
          </w:tcPr>
          <w:p w14:paraId="0AE1DFB9" w14:textId="5065DF19" w:rsidR="00FF4CD3" w:rsidRPr="00AD0E1A" w:rsidDel="007E0F89" w:rsidRDefault="00FF4CD3">
            <w:pPr>
              <w:spacing w:before="0" w:line="240" w:lineRule="auto"/>
              <w:contextualSpacing w:val="0"/>
              <w:rPr>
                <w:del w:id="10324" w:author="Phuong Truong Thi" w:date="2024-10-08T18:12:00Z"/>
                <w:rFonts w:ascii="Times New Roman" w:eastAsia="Times New Roman" w:hAnsi="Times New Roman"/>
                <w:sz w:val="24"/>
                <w:szCs w:val="24"/>
                <w:lang w:val="vi-VN" w:eastAsia="vi-VN"/>
              </w:rPr>
            </w:pPr>
          </w:p>
        </w:tc>
        <w:tc>
          <w:tcPr>
            <w:tcW w:w="992" w:type="dxa"/>
            <w:tcPrChange w:id="10325" w:author="thu nga" w:date="2024-10-01T10:49:00Z">
              <w:tcPr>
                <w:tcW w:w="851" w:type="dxa"/>
              </w:tcPr>
            </w:tcPrChange>
          </w:tcPr>
          <w:p w14:paraId="25C28ACB" w14:textId="1FED414F" w:rsidR="00FF4CD3" w:rsidRPr="00AD0E1A" w:rsidDel="007E0F89" w:rsidRDefault="00FF4CD3">
            <w:pPr>
              <w:spacing w:before="0" w:line="240" w:lineRule="auto"/>
              <w:contextualSpacing w:val="0"/>
              <w:jc w:val="center"/>
              <w:rPr>
                <w:del w:id="10326" w:author="Phuong Truong Thi" w:date="2024-10-08T18:12:00Z"/>
                <w:rFonts w:ascii="Times New Roman" w:eastAsia="Times New Roman" w:hAnsi="Times New Roman"/>
                <w:sz w:val="24"/>
                <w:szCs w:val="24"/>
                <w:lang w:val="vi-VN" w:eastAsia="vi-VN"/>
              </w:rPr>
            </w:pPr>
            <w:del w:id="1032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47EA8732" w14:textId="7384A567" w:rsidTr="001859AE">
        <w:trPr>
          <w:gridAfter w:val="2"/>
          <w:wAfter w:w="17834" w:type="dxa"/>
          <w:trHeight w:val="276"/>
          <w:del w:id="10328" w:author="Phuong Truong Thi" w:date="2024-10-08T18:12:00Z"/>
          <w:trPrChange w:id="10329" w:author="thu nga" w:date="2024-10-01T10:49:00Z">
            <w:trPr>
              <w:gridAfter w:val="2"/>
              <w:wAfter w:w="17834" w:type="dxa"/>
              <w:trHeight w:val="276"/>
            </w:trPr>
          </w:trPrChange>
        </w:trPr>
        <w:tc>
          <w:tcPr>
            <w:tcW w:w="670" w:type="dxa"/>
            <w:shd w:val="clear" w:color="auto" w:fill="auto"/>
            <w:vAlign w:val="center"/>
            <w:tcPrChange w:id="10330" w:author="thu nga" w:date="2024-10-01T10:49:00Z">
              <w:tcPr>
                <w:tcW w:w="670" w:type="dxa"/>
                <w:shd w:val="clear" w:color="auto" w:fill="auto"/>
                <w:vAlign w:val="center"/>
              </w:tcPr>
            </w:tcPrChange>
          </w:tcPr>
          <w:p w14:paraId="1E52BE5A" w14:textId="557604B4" w:rsidR="00FF4CD3" w:rsidRPr="00AD0E1A" w:rsidDel="007E0F89" w:rsidRDefault="00FF4CD3">
            <w:pPr>
              <w:pStyle w:val="ListParagraph"/>
              <w:numPr>
                <w:ilvl w:val="0"/>
                <w:numId w:val="62"/>
              </w:numPr>
              <w:spacing w:before="0" w:line="240" w:lineRule="auto"/>
              <w:contextualSpacing w:val="0"/>
              <w:jc w:val="left"/>
              <w:rPr>
                <w:del w:id="10331" w:author="Phuong Truong Thi" w:date="2024-10-08T18:12:00Z"/>
                <w:rFonts w:eastAsia="Times New Roman"/>
                <w:szCs w:val="24"/>
                <w:lang w:val="vi-VN" w:eastAsia="vi-VN"/>
              </w:rPr>
            </w:pPr>
          </w:p>
        </w:tc>
        <w:tc>
          <w:tcPr>
            <w:tcW w:w="1735" w:type="dxa"/>
            <w:gridSpan w:val="2"/>
            <w:shd w:val="clear" w:color="auto" w:fill="auto"/>
            <w:vAlign w:val="center"/>
            <w:tcPrChange w:id="10332" w:author="thu nga" w:date="2024-10-01T10:49:00Z">
              <w:tcPr>
                <w:tcW w:w="1735" w:type="dxa"/>
                <w:gridSpan w:val="2"/>
                <w:shd w:val="clear" w:color="auto" w:fill="auto"/>
                <w:vAlign w:val="center"/>
              </w:tcPr>
            </w:tcPrChange>
          </w:tcPr>
          <w:p w14:paraId="675D4AC6" w14:textId="37B05B40" w:rsidR="00FF4CD3" w:rsidRPr="008E60BE" w:rsidDel="007E0F89" w:rsidRDefault="00FF4CD3">
            <w:pPr>
              <w:spacing w:before="0" w:line="240" w:lineRule="auto"/>
              <w:contextualSpacing w:val="0"/>
              <w:rPr>
                <w:del w:id="10333" w:author="Phuong Truong Thi" w:date="2024-10-08T18:12:00Z"/>
                <w:rFonts w:ascii="Times New Roman" w:hAnsi="Times New Roman"/>
                <w:sz w:val="24"/>
                <w:szCs w:val="24"/>
              </w:rPr>
            </w:pPr>
            <w:del w:id="10334" w:author="Phuong Truong Thi" w:date="2024-10-08T18:12:00Z">
              <w:r w:rsidRPr="008E60BE" w:rsidDel="007E0F89">
                <w:rPr>
                  <w:rFonts w:ascii="Times New Roman" w:hAnsi="Times New Roman"/>
                  <w:color w:val="000000"/>
                  <w:sz w:val="24"/>
                  <w:szCs w:val="24"/>
                </w:rPr>
                <w:delText>Vị trí CBBH</w:delText>
              </w:r>
            </w:del>
          </w:p>
        </w:tc>
        <w:tc>
          <w:tcPr>
            <w:tcW w:w="2230" w:type="dxa"/>
            <w:vAlign w:val="center"/>
            <w:tcPrChange w:id="10335" w:author="thu nga" w:date="2024-10-01T10:49:00Z">
              <w:tcPr>
                <w:tcW w:w="2230" w:type="dxa"/>
                <w:vAlign w:val="center"/>
              </w:tcPr>
            </w:tcPrChange>
          </w:tcPr>
          <w:p w14:paraId="4981001C" w14:textId="1CC642A5" w:rsidR="00FF4CD3" w:rsidRPr="00521C1C" w:rsidDel="007E0F89" w:rsidRDefault="00FF4CD3">
            <w:pPr>
              <w:spacing w:before="0" w:line="240" w:lineRule="auto"/>
              <w:contextualSpacing w:val="0"/>
              <w:rPr>
                <w:del w:id="10336" w:author="Phuong Truong Thi" w:date="2024-10-08T18:12:00Z"/>
                <w:rFonts w:ascii="Times New Roman" w:eastAsia="Times New Roman" w:hAnsi="Times New Roman"/>
                <w:sz w:val="24"/>
                <w:szCs w:val="24"/>
                <w:lang w:eastAsia="vi-VN"/>
              </w:rPr>
            </w:pPr>
            <w:del w:id="10337" w:author="Phuong Truong Thi" w:date="2024-10-08T18:12:00Z">
              <w:r w:rsidRPr="00521C1C" w:rsidDel="007E0F89">
                <w:rPr>
                  <w:rFonts w:ascii="Times New Roman" w:hAnsi="Times New Roman"/>
                  <w:color w:val="000000"/>
                  <w:sz w:val="24"/>
                  <w:szCs w:val="24"/>
                </w:rPr>
                <w:delText>Vị trí CBBH. Ví dụ RM, CSR</w:delText>
              </w:r>
            </w:del>
          </w:p>
        </w:tc>
        <w:tc>
          <w:tcPr>
            <w:tcW w:w="1070" w:type="dxa"/>
            <w:tcPrChange w:id="10338" w:author="thu nga" w:date="2024-10-01T10:49:00Z">
              <w:tcPr>
                <w:tcW w:w="1070" w:type="dxa"/>
              </w:tcPr>
            </w:tcPrChange>
          </w:tcPr>
          <w:p w14:paraId="3319B113" w14:textId="3D4C82C1" w:rsidR="00FF4CD3" w:rsidDel="007E0F89" w:rsidRDefault="00FF4CD3">
            <w:pPr>
              <w:spacing w:before="0" w:line="240" w:lineRule="auto"/>
              <w:contextualSpacing w:val="0"/>
              <w:jc w:val="center"/>
              <w:rPr>
                <w:del w:id="10339" w:author="Phuong Truong Thi" w:date="2024-10-08T18:12:00Z"/>
                <w:rFonts w:ascii="Times New Roman" w:eastAsia="Times New Roman" w:hAnsi="Times New Roman"/>
                <w:sz w:val="24"/>
                <w:szCs w:val="24"/>
                <w:lang w:eastAsia="vi-VN"/>
              </w:rPr>
              <w:pPrChange w:id="10340" w:author="thu nga" w:date="2024-09-30T15:15:00Z">
                <w:pPr>
                  <w:spacing w:before="0" w:line="240" w:lineRule="auto"/>
                  <w:contextualSpacing w:val="0"/>
                </w:pPr>
              </w:pPrChange>
            </w:pPr>
            <w:ins w:id="10341" w:author="thu nga" w:date="2024-09-30T15:10:00Z">
              <w:del w:id="10342"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343" w:author="thu nga" w:date="2024-10-01T10:49:00Z">
              <w:tcPr>
                <w:tcW w:w="1236" w:type="dxa"/>
              </w:tcPr>
            </w:tcPrChange>
          </w:tcPr>
          <w:p w14:paraId="010A8419" w14:textId="4831FF1B" w:rsidR="00FF4CD3" w:rsidRPr="00AD0E1A" w:rsidDel="007E0F89" w:rsidRDefault="00FF4CD3">
            <w:pPr>
              <w:spacing w:before="0" w:line="240" w:lineRule="auto"/>
              <w:contextualSpacing w:val="0"/>
              <w:rPr>
                <w:del w:id="10344" w:author="Phuong Truong Thi" w:date="2024-10-08T18:12:00Z"/>
                <w:rFonts w:ascii="Times New Roman" w:eastAsia="Times New Roman" w:hAnsi="Times New Roman"/>
                <w:sz w:val="24"/>
                <w:szCs w:val="24"/>
                <w:lang w:eastAsia="vi-VN"/>
              </w:rPr>
            </w:pPr>
            <w:del w:id="10345"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346" w:author="thu nga" w:date="2024-10-01T10:49:00Z">
              <w:tcPr>
                <w:tcW w:w="1417" w:type="dxa"/>
                <w:gridSpan w:val="2"/>
                <w:shd w:val="clear" w:color="auto" w:fill="auto"/>
                <w:noWrap/>
                <w:vAlign w:val="center"/>
              </w:tcPr>
            </w:tcPrChange>
          </w:tcPr>
          <w:p w14:paraId="0B7A515B" w14:textId="41148234" w:rsidR="00FF4CD3" w:rsidRPr="00AD0E1A" w:rsidDel="007E0F89" w:rsidRDefault="00FF4CD3">
            <w:pPr>
              <w:spacing w:before="0" w:line="240" w:lineRule="auto"/>
              <w:contextualSpacing w:val="0"/>
              <w:rPr>
                <w:del w:id="10347" w:author="Phuong Truong Thi" w:date="2024-10-08T18:12:00Z"/>
                <w:rFonts w:ascii="Times New Roman" w:eastAsia="Times New Roman" w:hAnsi="Times New Roman"/>
                <w:sz w:val="24"/>
                <w:szCs w:val="24"/>
                <w:lang w:val="vi-VN" w:eastAsia="vi-VN"/>
              </w:rPr>
            </w:pPr>
          </w:p>
        </w:tc>
        <w:tc>
          <w:tcPr>
            <w:tcW w:w="992" w:type="dxa"/>
            <w:tcPrChange w:id="10348" w:author="thu nga" w:date="2024-10-01T10:49:00Z">
              <w:tcPr>
                <w:tcW w:w="851" w:type="dxa"/>
              </w:tcPr>
            </w:tcPrChange>
          </w:tcPr>
          <w:p w14:paraId="1E80A299" w14:textId="3E08D29D" w:rsidR="00FF4CD3" w:rsidRPr="00AD0E1A" w:rsidDel="007E0F89" w:rsidRDefault="00FF4CD3">
            <w:pPr>
              <w:spacing w:before="0" w:line="240" w:lineRule="auto"/>
              <w:contextualSpacing w:val="0"/>
              <w:jc w:val="center"/>
              <w:rPr>
                <w:del w:id="10349" w:author="Phuong Truong Thi" w:date="2024-10-08T18:12:00Z"/>
                <w:rFonts w:ascii="Times New Roman" w:eastAsia="Times New Roman" w:hAnsi="Times New Roman"/>
                <w:sz w:val="24"/>
                <w:szCs w:val="24"/>
                <w:lang w:val="vi-VN" w:eastAsia="vi-VN"/>
              </w:rPr>
            </w:pPr>
            <w:del w:id="1035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0A91542F" w14:textId="098D36CB" w:rsidTr="001859AE">
        <w:trPr>
          <w:gridAfter w:val="2"/>
          <w:wAfter w:w="17834" w:type="dxa"/>
          <w:trHeight w:val="276"/>
          <w:del w:id="10351" w:author="Phuong Truong Thi" w:date="2024-10-08T18:12:00Z"/>
          <w:trPrChange w:id="10352" w:author="thu nga" w:date="2024-10-01T10:49:00Z">
            <w:trPr>
              <w:gridAfter w:val="2"/>
              <w:wAfter w:w="17834" w:type="dxa"/>
              <w:trHeight w:val="276"/>
            </w:trPr>
          </w:trPrChange>
        </w:trPr>
        <w:tc>
          <w:tcPr>
            <w:tcW w:w="670" w:type="dxa"/>
            <w:shd w:val="clear" w:color="auto" w:fill="auto"/>
            <w:vAlign w:val="center"/>
            <w:tcPrChange w:id="10353" w:author="thu nga" w:date="2024-10-01T10:49:00Z">
              <w:tcPr>
                <w:tcW w:w="670" w:type="dxa"/>
                <w:shd w:val="clear" w:color="auto" w:fill="auto"/>
                <w:vAlign w:val="center"/>
              </w:tcPr>
            </w:tcPrChange>
          </w:tcPr>
          <w:p w14:paraId="0B516B2C" w14:textId="42CA4E7D" w:rsidR="00FF4CD3" w:rsidRPr="00AD0E1A" w:rsidDel="007E0F89" w:rsidRDefault="00FF4CD3">
            <w:pPr>
              <w:pStyle w:val="ListParagraph"/>
              <w:numPr>
                <w:ilvl w:val="0"/>
                <w:numId w:val="62"/>
              </w:numPr>
              <w:spacing w:before="0" w:line="240" w:lineRule="auto"/>
              <w:contextualSpacing w:val="0"/>
              <w:jc w:val="left"/>
              <w:rPr>
                <w:del w:id="10354" w:author="Phuong Truong Thi" w:date="2024-10-08T18:12:00Z"/>
                <w:rFonts w:eastAsia="Times New Roman"/>
                <w:szCs w:val="24"/>
                <w:lang w:val="vi-VN" w:eastAsia="vi-VN"/>
              </w:rPr>
            </w:pPr>
          </w:p>
        </w:tc>
        <w:tc>
          <w:tcPr>
            <w:tcW w:w="1735" w:type="dxa"/>
            <w:gridSpan w:val="2"/>
            <w:shd w:val="clear" w:color="auto" w:fill="auto"/>
            <w:vAlign w:val="center"/>
            <w:tcPrChange w:id="10355" w:author="thu nga" w:date="2024-10-01T10:49:00Z">
              <w:tcPr>
                <w:tcW w:w="1735" w:type="dxa"/>
                <w:gridSpan w:val="2"/>
                <w:shd w:val="clear" w:color="auto" w:fill="auto"/>
                <w:vAlign w:val="center"/>
              </w:tcPr>
            </w:tcPrChange>
          </w:tcPr>
          <w:p w14:paraId="4D8940F0" w14:textId="1F0DE26A" w:rsidR="00FF4CD3" w:rsidRPr="008E60BE" w:rsidDel="007E0F89" w:rsidRDefault="00FF4CD3">
            <w:pPr>
              <w:spacing w:before="0" w:line="240" w:lineRule="auto"/>
              <w:contextualSpacing w:val="0"/>
              <w:rPr>
                <w:del w:id="10356" w:author="Phuong Truong Thi" w:date="2024-10-08T18:12:00Z"/>
                <w:rFonts w:ascii="Times New Roman" w:hAnsi="Times New Roman"/>
                <w:sz w:val="24"/>
                <w:szCs w:val="24"/>
              </w:rPr>
            </w:pPr>
            <w:del w:id="10357" w:author="Phuong Truong Thi" w:date="2024-10-08T18:12:00Z">
              <w:r w:rsidRPr="008E60BE" w:rsidDel="007E0F89">
                <w:rPr>
                  <w:rFonts w:ascii="Times New Roman" w:hAnsi="Times New Roman"/>
                  <w:color w:val="000000"/>
                  <w:sz w:val="24"/>
                  <w:szCs w:val="24"/>
                </w:rPr>
                <w:delText>Trạng thái CBBH</w:delText>
              </w:r>
            </w:del>
          </w:p>
        </w:tc>
        <w:tc>
          <w:tcPr>
            <w:tcW w:w="2230" w:type="dxa"/>
            <w:vAlign w:val="center"/>
            <w:tcPrChange w:id="10358" w:author="thu nga" w:date="2024-10-01T10:49:00Z">
              <w:tcPr>
                <w:tcW w:w="2230" w:type="dxa"/>
                <w:vAlign w:val="center"/>
              </w:tcPr>
            </w:tcPrChange>
          </w:tcPr>
          <w:p w14:paraId="6C7D732E" w14:textId="665BEBEE" w:rsidR="00FF4CD3" w:rsidRPr="00521C1C" w:rsidDel="007E0F89" w:rsidRDefault="00FF4CD3">
            <w:pPr>
              <w:spacing w:before="0" w:line="240" w:lineRule="auto"/>
              <w:contextualSpacing w:val="0"/>
              <w:rPr>
                <w:del w:id="10359" w:author="Phuong Truong Thi" w:date="2024-10-08T18:12:00Z"/>
                <w:rFonts w:ascii="Times New Roman" w:eastAsia="Times New Roman" w:hAnsi="Times New Roman"/>
                <w:sz w:val="24"/>
                <w:szCs w:val="24"/>
                <w:lang w:eastAsia="vi-VN"/>
              </w:rPr>
            </w:pPr>
            <w:del w:id="10360" w:author="Phuong Truong Thi" w:date="2024-10-08T18:12:00Z">
              <w:r w:rsidRPr="00521C1C" w:rsidDel="007E0F89">
                <w:rPr>
                  <w:rFonts w:ascii="Times New Roman" w:hAnsi="Times New Roman"/>
                  <w:color w:val="000000"/>
                  <w:sz w:val="24"/>
                  <w:szCs w:val="24"/>
                </w:rPr>
                <w:delText>Trạng thái CBBH. Ví dụ Active/ Inactive</w:delText>
              </w:r>
            </w:del>
          </w:p>
        </w:tc>
        <w:tc>
          <w:tcPr>
            <w:tcW w:w="1070" w:type="dxa"/>
            <w:tcPrChange w:id="10361" w:author="thu nga" w:date="2024-10-01T10:49:00Z">
              <w:tcPr>
                <w:tcW w:w="1070" w:type="dxa"/>
              </w:tcPr>
            </w:tcPrChange>
          </w:tcPr>
          <w:p w14:paraId="68A67EC4" w14:textId="412599AF" w:rsidR="00FF4CD3" w:rsidDel="007E0F89" w:rsidRDefault="00FF4CD3">
            <w:pPr>
              <w:spacing w:before="0" w:line="240" w:lineRule="auto"/>
              <w:contextualSpacing w:val="0"/>
              <w:jc w:val="center"/>
              <w:rPr>
                <w:del w:id="10362" w:author="Phuong Truong Thi" w:date="2024-10-08T18:12:00Z"/>
                <w:rFonts w:ascii="Times New Roman" w:eastAsia="Times New Roman" w:hAnsi="Times New Roman"/>
                <w:sz w:val="24"/>
                <w:szCs w:val="24"/>
                <w:lang w:eastAsia="vi-VN"/>
              </w:rPr>
              <w:pPrChange w:id="10363" w:author="thu nga" w:date="2024-09-30T15:15:00Z">
                <w:pPr>
                  <w:spacing w:before="0" w:line="240" w:lineRule="auto"/>
                  <w:contextualSpacing w:val="0"/>
                </w:pPr>
              </w:pPrChange>
            </w:pPr>
            <w:ins w:id="10364" w:author="thu nga" w:date="2024-09-30T15:10:00Z">
              <w:del w:id="10365"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366" w:author="thu nga" w:date="2024-10-01T10:49:00Z">
              <w:tcPr>
                <w:tcW w:w="1236" w:type="dxa"/>
              </w:tcPr>
            </w:tcPrChange>
          </w:tcPr>
          <w:p w14:paraId="258D1BBE" w14:textId="56162B1C" w:rsidR="00FF4CD3" w:rsidRPr="00AD0E1A" w:rsidDel="007E0F89" w:rsidRDefault="00FF4CD3">
            <w:pPr>
              <w:spacing w:before="0" w:line="240" w:lineRule="auto"/>
              <w:contextualSpacing w:val="0"/>
              <w:rPr>
                <w:del w:id="10367" w:author="Phuong Truong Thi" w:date="2024-10-08T18:12:00Z"/>
                <w:rFonts w:ascii="Times New Roman" w:eastAsia="Times New Roman" w:hAnsi="Times New Roman"/>
                <w:sz w:val="24"/>
                <w:szCs w:val="24"/>
                <w:lang w:eastAsia="vi-VN"/>
              </w:rPr>
            </w:pPr>
            <w:del w:id="10368"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369" w:author="thu nga" w:date="2024-10-01T10:49:00Z">
              <w:tcPr>
                <w:tcW w:w="1417" w:type="dxa"/>
                <w:gridSpan w:val="2"/>
                <w:shd w:val="clear" w:color="auto" w:fill="auto"/>
                <w:noWrap/>
                <w:vAlign w:val="center"/>
              </w:tcPr>
            </w:tcPrChange>
          </w:tcPr>
          <w:p w14:paraId="316E18B9" w14:textId="2B80A3AB" w:rsidR="00FF4CD3" w:rsidRPr="00AD0E1A" w:rsidDel="007E0F89" w:rsidRDefault="00FF4CD3">
            <w:pPr>
              <w:spacing w:before="0" w:line="240" w:lineRule="auto"/>
              <w:contextualSpacing w:val="0"/>
              <w:rPr>
                <w:del w:id="10370" w:author="Phuong Truong Thi" w:date="2024-10-08T18:12:00Z"/>
                <w:rFonts w:ascii="Times New Roman" w:eastAsia="Times New Roman" w:hAnsi="Times New Roman"/>
                <w:sz w:val="24"/>
                <w:szCs w:val="24"/>
                <w:lang w:val="vi-VN" w:eastAsia="vi-VN"/>
              </w:rPr>
            </w:pPr>
          </w:p>
        </w:tc>
        <w:tc>
          <w:tcPr>
            <w:tcW w:w="992" w:type="dxa"/>
            <w:tcPrChange w:id="10371" w:author="thu nga" w:date="2024-10-01T10:49:00Z">
              <w:tcPr>
                <w:tcW w:w="851" w:type="dxa"/>
              </w:tcPr>
            </w:tcPrChange>
          </w:tcPr>
          <w:p w14:paraId="7BA1D5BB" w14:textId="6B647FF1" w:rsidR="00FF4CD3" w:rsidRPr="00AD0E1A" w:rsidDel="007E0F89" w:rsidRDefault="00FF4CD3">
            <w:pPr>
              <w:spacing w:before="0" w:line="240" w:lineRule="auto"/>
              <w:contextualSpacing w:val="0"/>
              <w:jc w:val="center"/>
              <w:rPr>
                <w:del w:id="10372" w:author="Phuong Truong Thi" w:date="2024-10-08T18:12:00Z"/>
                <w:rFonts w:ascii="Times New Roman" w:eastAsia="Times New Roman" w:hAnsi="Times New Roman"/>
                <w:sz w:val="24"/>
                <w:szCs w:val="24"/>
                <w:lang w:val="vi-VN" w:eastAsia="vi-VN"/>
              </w:rPr>
            </w:pPr>
            <w:del w:id="10373"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0ADFEAEA" w14:textId="0F7D39AB" w:rsidTr="001859AE">
        <w:trPr>
          <w:gridAfter w:val="2"/>
          <w:wAfter w:w="17834" w:type="dxa"/>
          <w:trHeight w:val="276"/>
          <w:del w:id="10374" w:author="Phuong Truong Thi" w:date="2024-10-08T18:12:00Z"/>
          <w:trPrChange w:id="10375" w:author="thu nga" w:date="2024-10-01T10:49:00Z">
            <w:trPr>
              <w:gridAfter w:val="2"/>
              <w:wAfter w:w="17834" w:type="dxa"/>
              <w:trHeight w:val="276"/>
            </w:trPr>
          </w:trPrChange>
        </w:trPr>
        <w:tc>
          <w:tcPr>
            <w:tcW w:w="670" w:type="dxa"/>
            <w:shd w:val="clear" w:color="auto" w:fill="auto"/>
            <w:vAlign w:val="center"/>
            <w:tcPrChange w:id="10376" w:author="thu nga" w:date="2024-10-01T10:49:00Z">
              <w:tcPr>
                <w:tcW w:w="670" w:type="dxa"/>
                <w:shd w:val="clear" w:color="auto" w:fill="auto"/>
                <w:vAlign w:val="center"/>
              </w:tcPr>
            </w:tcPrChange>
          </w:tcPr>
          <w:p w14:paraId="04573C43" w14:textId="097BBA87" w:rsidR="00FF4CD3" w:rsidRPr="00AD0E1A" w:rsidDel="007E0F89" w:rsidRDefault="00FF4CD3">
            <w:pPr>
              <w:pStyle w:val="ListParagraph"/>
              <w:numPr>
                <w:ilvl w:val="0"/>
                <w:numId w:val="62"/>
              </w:numPr>
              <w:spacing w:before="0" w:line="240" w:lineRule="auto"/>
              <w:contextualSpacing w:val="0"/>
              <w:jc w:val="left"/>
              <w:rPr>
                <w:del w:id="10377" w:author="Phuong Truong Thi" w:date="2024-10-08T18:12:00Z"/>
                <w:rFonts w:eastAsia="Times New Roman"/>
                <w:szCs w:val="24"/>
                <w:lang w:val="vi-VN" w:eastAsia="vi-VN"/>
              </w:rPr>
            </w:pPr>
          </w:p>
        </w:tc>
        <w:tc>
          <w:tcPr>
            <w:tcW w:w="1735" w:type="dxa"/>
            <w:gridSpan w:val="2"/>
            <w:shd w:val="clear" w:color="auto" w:fill="auto"/>
            <w:vAlign w:val="center"/>
            <w:tcPrChange w:id="10378" w:author="thu nga" w:date="2024-10-01T10:49:00Z">
              <w:tcPr>
                <w:tcW w:w="1735" w:type="dxa"/>
                <w:gridSpan w:val="2"/>
                <w:shd w:val="clear" w:color="auto" w:fill="auto"/>
                <w:vAlign w:val="center"/>
              </w:tcPr>
            </w:tcPrChange>
          </w:tcPr>
          <w:p w14:paraId="21AF77C3" w14:textId="547D6FF3" w:rsidR="00FF4CD3" w:rsidRPr="008E60BE" w:rsidDel="007E0F89" w:rsidRDefault="00FF4CD3">
            <w:pPr>
              <w:spacing w:before="0" w:line="240" w:lineRule="auto"/>
              <w:contextualSpacing w:val="0"/>
              <w:rPr>
                <w:del w:id="10379" w:author="Phuong Truong Thi" w:date="2024-10-08T18:12:00Z"/>
                <w:rFonts w:ascii="Times New Roman" w:hAnsi="Times New Roman"/>
                <w:sz w:val="24"/>
                <w:szCs w:val="24"/>
              </w:rPr>
            </w:pPr>
            <w:del w:id="10380" w:author="Phuong Truong Thi" w:date="2024-10-08T18:12:00Z">
              <w:r w:rsidRPr="008E60BE" w:rsidDel="007E0F89">
                <w:rPr>
                  <w:rFonts w:ascii="Times New Roman" w:hAnsi="Times New Roman"/>
                  <w:color w:val="000000"/>
                  <w:sz w:val="24"/>
                  <w:szCs w:val="24"/>
                </w:rPr>
                <w:delText>Ngày gắn Dao CBBH</w:delText>
              </w:r>
            </w:del>
          </w:p>
        </w:tc>
        <w:tc>
          <w:tcPr>
            <w:tcW w:w="2230" w:type="dxa"/>
            <w:vAlign w:val="center"/>
            <w:tcPrChange w:id="10381" w:author="thu nga" w:date="2024-10-01T10:49:00Z">
              <w:tcPr>
                <w:tcW w:w="2230" w:type="dxa"/>
                <w:vAlign w:val="center"/>
              </w:tcPr>
            </w:tcPrChange>
          </w:tcPr>
          <w:p w14:paraId="7CFE94E4" w14:textId="4DECCE32" w:rsidR="00FF4CD3" w:rsidRPr="00521C1C" w:rsidDel="007E0F89" w:rsidRDefault="00FF4CD3">
            <w:pPr>
              <w:spacing w:before="0" w:line="240" w:lineRule="auto"/>
              <w:contextualSpacing w:val="0"/>
              <w:rPr>
                <w:del w:id="10382" w:author="Phuong Truong Thi" w:date="2024-10-08T18:12:00Z"/>
                <w:rFonts w:ascii="Times New Roman" w:eastAsia="Times New Roman" w:hAnsi="Times New Roman"/>
                <w:sz w:val="24"/>
                <w:szCs w:val="24"/>
                <w:lang w:eastAsia="vi-VN"/>
              </w:rPr>
            </w:pPr>
            <w:del w:id="10383" w:author="Phuong Truong Thi" w:date="2024-10-08T18:12:00Z">
              <w:r w:rsidRPr="00521C1C" w:rsidDel="007E0F89">
                <w:rPr>
                  <w:rFonts w:ascii="Times New Roman" w:hAnsi="Times New Roman"/>
                  <w:color w:val="000000"/>
                  <w:sz w:val="24"/>
                  <w:szCs w:val="24"/>
                </w:rPr>
                <w:delText>Ngày gắn DAO quản lý cho CBBH</w:delText>
              </w:r>
            </w:del>
          </w:p>
        </w:tc>
        <w:tc>
          <w:tcPr>
            <w:tcW w:w="1070" w:type="dxa"/>
            <w:tcPrChange w:id="10384" w:author="thu nga" w:date="2024-10-01T10:49:00Z">
              <w:tcPr>
                <w:tcW w:w="1070" w:type="dxa"/>
              </w:tcPr>
            </w:tcPrChange>
          </w:tcPr>
          <w:p w14:paraId="56970F49" w14:textId="2E254FC6" w:rsidR="00FF4CD3" w:rsidDel="007E0F89" w:rsidRDefault="00FF4CD3">
            <w:pPr>
              <w:spacing w:before="0" w:line="240" w:lineRule="auto"/>
              <w:contextualSpacing w:val="0"/>
              <w:jc w:val="center"/>
              <w:rPr>
                <w:del w:id="10385" w:author="Phuong Truong Thi" w:date="2024-10-08T18:12:00Z"/>
                <w:rFonts w:ascii="Times New Roman" w:eastAsia="Times New Roman" w:hAnsi="Times New Roman"/>
                <w:sz w:val="24"/>
                <w:szCs w:val="24"/>
                <w:lang w:eastAsia="vi-VN"/>
              </w:rPr>
              <w:pPrChange w:id="10386" w:author="thu nga" w:date="2024-09-30T15:15:00Z">
                <w:pPr>
                  <w:spacing w:before="0" w:line="240" w:lineRule="auto"/>
                  <w:contextualSpacing w:val="0"/>
                </w:pPr>
              </w:pPrChange>
            </w:pPr>
            <w:ins w:id="10387" w:author="thu nga" w:date="2024-09-30T15:10:00Z">
              <w:del w:id="10388" w:author="Phuong Truong Thi" w:date="2024-10-08T18:12:00Z">
                <w:r w:rsidRPr="009301CA" w:rsidDel="007E0F89">
                  <w:rPr>
                    <w:rFonts w:ascii="Times New Roman" w:hAnsi="Times New Roman"/>
                    <w:color w:val="000000"/>
                    <w:sz w:val="24"/>
                    <w:szCs w:val="24"/>
                    <w:lang w:val="vi-VN"/>
                  </w:rPr>
                  <w:delText>EZ/T24</w:delText>
                </w:r>
              </w:del>
            </w:ins>
          </w:p>
        </w:tc>
        <w:tc>
          <w:tcPr>
            <w:tcW w:w="1236" w:type="dxa"/>
            <w:tcPrChange w:id="10389" w:author="thu nga" w:date="2024-10-01T10:49:00Z">
              <w:tcPr>
                <w:tcW w:w="1236" w:type="dxa"/>
              </w:tcPr>
            </w:tcPrChange>
          </w:tcPr>
          <w:p w14:paraId="639227C3" w14:textId="001E3912" w:rsidR="00FF4CD3" w:rsidRPr="00AD0E1A" w:rsidDel="007E0F89" w:rsidRDefault="00FF4CD3">
            <w:pPr>
              <w:spacing w:before="0" w:line="240" w:lineRule="auto"/>
              <w:contextualSpacing w:val="0"/>
              <w:rPr>
                <w:del w:id="10390" w:author="Phuong Truong Thi" w:date="2024-10-08T18:12:00Z"/>
                <w:rFonts w:ascii="Times New Roman" w:eastAsia="Times New Roman" w:hAnsi="Times New Roman"/>
                <w:sz w:val="24"/>
                <w:szCs w:val="24"/>
                <w:lang w:eastAsia="vi-VN"/>
              </w:rPr>
            </w:pPr>
            <w:del w:id="10391" w:author="Phuong Truong Thi" w:date="2024-10-08T18:12:00Z">
              <w:r w:rsidDel="007E0F89">
                <w:rPr>
                  <w:rFonts w:ascii="Times New Roman" w:eastAsia="Times New Roman" w:hAnsi="Times New Roman"/>
                  <w:sz w:val="24"/>
                  <w:szCs w:val="24"/>
                  <w:lang w:eastAsia="vi-VN"/>
                </w:rPr>
                <w:delText>Date</w:delText>
              </w:r>
            </w:del>
          </w:p>
        </w:tc>
        <w:tc>
          <w:tcPr>
            <w:tcW w:w="1276" w:type="dxa"/>
            <w:shd w:val="clear" w:color="auto" w:fill="auto"/>
            <w:noWrap/>
            <w:vAlign w:val="center"/>
            <w:tcPrChange w:id="10392" w:author="thu nga" w:date="2024-10-01T10:49:00Z">
              <w:tcPr>
                <w:tcW w:w="1417" w:type="dxa"/>
                <w:gridSpan w:val="2"/>
                <w:shd w:val="clear" w:color="auto" w:fill="auto"/>
                <w:noWrap/>
                <w:vAlign w:val="center"/>
              </w:tcPr>
            </w:tcPrChange>
          </w:tcPr>
          <w:p w14:paraId="790C5F52" w14:textId="228020DD" w:rsidR="00FF4CD3" w:rsidRPr="00AD0E1A" w:rsidDel="007E0F89" w:rsidRDefault="00FF4CD3">
            <w:pPr>
              <w:spacing w:before="0" w:line="240" w:lineRule="auto"/>
              <w:contextualSpacing w:val="0"/>
              <w:rPr>
                <w:del w:id="10393" w:author="Phuong Truong Thi" w:date="2024-10-08T18:12:00Z"/>
                <w:rFonts w:ascii="Times New Roman" w:eastAsia="Times New Roman" w:hAnsi="Times New Roman"/>
                <w:sz w:val="24"/>
                <w:szCs w:val="24"/>
                <w:lang w:val="vi-VN" w:eastAsia="vi-VN"/>
              </w:rPr>
            </w:pPr>
          </w:p>
        </w:tc>
        <w:tc>
          <w:tcPr>
            <w:tcW w:w="992" w:type="dxa"/>
            <w:tcPrChange w:id="10394" w:author="thu nga" w:date="2024-10-01T10:49:00Z">
              <w:tcPr>
                <w:tcW w:w="851" w:type="dxa"/>
              </w:tcPr>
            </w:tcPrChange>
          </w:tcPr>
          <w:p w14:paraId="3E4C2979" w14:textId="55CC08DF" w:rsidR="00FF4CD3" w:rsidRPr="00AD0E1A" w:rsidDel="007E0F89" w:rsidRDefault="00FF4CD3">
            <w:pPr>
              <w:spacing w:before="0" w:line="240" w:lineRule="auto"/>
              <w:contextualSpacing w:val="0"/>
              <w:jc w:val="center"/>
              <w:rPr>
                <w:del w:id="10395" w:author="Phuong Truong Thi" w:date="2024-10-08T18:12:00Z"/>
                <w:rFonts w:ascii="Times New Roman" w:eastAsia="Times New Roman" w:hAnsi="Times New Roman"/>
                <w:sz w:val="24"/>
                <w:szCs w:val="24"/>
                <w:lang w:val="vi-VN" w:eastAsia="vi-VN"/>
              </w:rPr>
            </w:pPr>
            <w:del w:id="10396"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7BF0C2C1" w14:textId="05C43F37" w:rsidTr="001859AE">
        <w:trPr>
          <w:gridAfter w:val="2"/>
          <w:wAfter w:w="17834" w:type="dxa"/>
          <w:trHeight w:val="276"/>
          <w:del w:id="10397" w:author="Phuong Truong Thi" w:date="2024-10-08T18:12:00Z"/>
          <w:trPrChange w:id="10398" w:author="thu nga" w:date="2024-10-01T10:49:00Z">
            <w:trPr>
              <w:gridAfter w:val="2"/>
              <w:wAfter w:w="17834" w:type="dxa"/>
              <w:trHeight w:val="276"/>
            </w:trPr>
          </w:trPrChange>
        </w:trPr>
        <w:tc>
          <w:tcPr>
            <w:tcW w:w="670" w:type="dxa"/>
            <w:shd w:val="clear" w:color="auto" w:fill="auto"/>
            <w:vAlign w:val="center"/>
            <w:tcPrChange w:id="10399" w:author="thu nga" w:date="2024-10-01T10:49:00Z">
              <w:tcPr>
                <w:tcW w:w="670" w:type="dxa"/>
                <w:shd w:val="clear" w:color="auto" w:fill="auto"/>
                <w:vAlign w:val="center"/>
              </w:tcPr>
            </w:tcPrChange>
          </w:tcPr>
          <w:p w14:paraId="4B43D252" w14:textId="521A02C0" w:rsidR="00FF4CD3" w:rsidRPr="00AD0E1A" w:rsidDel="007E0F89" w:rsidRDefault="00FF4CD3">
            <w:pPr>
              <w:pStyle w:val="ListParagraph"/>
              <w:numPr>
                <w:ilvl w:val="0"/>
                <w:numId w:val="62"/>
              </w:numPr>
              <w:spacing w:before="0" w:line="240" w:lineRule="auto"/>
              <w:contextualSpacing w:val="0"/>
              <w:jc w:val="left"/>
              <w:rPr>
                <w:del w:id="10400" w:author="Phuong Truong Thi" w:date="2024-10-08T18:12:00Z"/>
                <w:rFonts w:eastAsia="Times New Roman"/>
                <w:szCs w:val="24"/>
                <w:lang w:val="vi-VN" w:eastAsia="vi-VN"/>
              </w:rPr>
            </w:pPr>
          </w:p>
        </w:tc>
        <w:tc>
          <w:tcPr>
            <w:tcW w:w="1735" w:type="dxa"/>
            <w:gridSpan w:val="2"/>
            <w:shd w:val="clear" w:color="auto" w:fill="auto"/>
            <w:vAlign w:val="center"/>
            <w:tcPrChange w:id="10401" w:author="thu nga" w:date="2024-10-01T10:49:00Z">
              <w:tcPr>
                <w:tcW w:w="1735" w:type="dxa"/>
                <w:gridSpan w:val="2"/>
                <w:shd w:val="clear" w:color="auto" w:fill="auto"/>
                <w:vAlign w:val="center"/>
              </w:tcPr>
            </w:tcPrChange>
          </w:tcPr>
          <w:p w14:paraId="03E8804A" w14:textId="53A943D3" w:rsidR="00FF4CD3" w:rsidRPr="00763017" w:rsidDel="007E0F89" w:rsidRDefault="00FF4CD3">
            <w:pPr>
              <w:spacing w:before="0" w:line="240" w:lineRule="auto"/>
              <w:contextualSpacing w:val="0"/>
              <w:rPr>
                <w:del w:id="10402" w:author="Phuong Truong Thi" w:date="2024-10-08T18:12:00Z"/>
                <w:rFonts w:ascii="Times New Roman" w:hAnsi="Times New Roman"/>
                <w:sz w:val="24"/>
                <w:szCs w:val="24"/>
                <w:lang w:val="vi-VN"/>
                <w:rPrChange w:id="10403" w:author="thu nga" w:date="2024-09-30T13:54:00Z">
                  <w:rPr>
                    <w:del w:id="10404" w:author="Phuong Truong Thi" w:date="2024-10-08T18:12:00Z"/>
                    <w:rFonts w:ascii="Times New Roman" w:hAnsi="Times New Roman"/>
                    <w:sz w:val="24"/>
                    <w:szCs w:val="24"/>
                  </w:rPr>
                </w:rPrChange>
              </w:rPr>
            </w:pPr>
            <w:del w:id="10405" w:author="Phuong Truong Thi" w:date="2024-10-08T18:12:00Z">
              <w:r w:rsidRPr="00763017" w:rsidDel="007E0F89">
                <w:rPr>
                  <w:rFonts w:ascii="Times New Roman" w:hAnsi="Times New Roman"/>
                  <w:color w:val="000000"/>
                  <w:sz w:val="24"/>
                  <w:szCs w:val="24"/>
                  <w:lang w:val="vi-VN"/>
                  <w:rPrChange w:id="10406" w:author="thu nga" w:date="2024-09-30T13:54:00Z">
                    <w:rPr>
                      <w:rFonts w:ascii="Times New Roman" w:hAnsi="Times New Roman"/>
                      <w:color w:val="000000"/>
                      <w:sz w:val="24"/>
                      <w:szCs w:val="24"/>
                    </w:rPr>
                  </w:rPrChange>
                </w:rPr>
                <w:delText>Mã DAO CBBH tháng trước</w:delText>
              </w:r>
            </w:del>
          </w:p>
        </w:tc>
        <w:tc>
          <w:tcPr>
            <w:tcW w:w="2230" w:type="dxa"/>
            <w:vAlign w:val="center"/>
            <w:tcPrChange w:id="10407" w:author="thu nga" w:date="2024-10-01T10:49:00Z">
              <w:tcPr>
                <w:tcW w:w="2230" w:type="dxa"/>
                <w:vAlign w:val="center"/>
              </w:tcPr>
            </w:tcPrChange>
          </w:tcPr>
          <w:p w14:paraId="7F1D7333" w14:textId="47ACEE1C" w:rsidR="00FF4CD3" w:rsidRPr="00763017" w:rsidDel="007E0F89" w:rsidRDefault="00FF4CD3">
            <w:pPr>
              <w:spacing w:before="0" w:line="240" w:lineRule="auto"/>
              <w:contextualSpacing w:val="0"/>
              <w:rPr>
                <w:del w:id="10408" w:author="Phuong Truong Thi" w:date="2024-10-08T18:12:00Z"/>
                <w:rFonts w:ascii="Times New Roman" w:eastAsia="Times New Roman" w:hAnsi="Times New Roman"/>
                <w:sz w:val="24"/>
                <w:szCs w:val="24"/>
                <w:lang w:val="vi-VN" w:eastAsia="vi-VN"/>
                <w:rPrChange w:id="10409" w:author="thu nga" w:date="2024-09-30T13:54:00Z">
                  <w:rPr>
                    <w:del w:id="10410" w:author="Phuong Truong Thi" w:date="2024-10-08T18:12:00Z"/>
                    <w:rFonts w:ascii="Times New Roman" w:eastAsia="Times New Roman" w:hAnsi="Times New Roman"/>
                    <w:sz w:val="24"/>
                    <w:szCs w:val="24"/>
                    <w:lang w:eastAsia="vi-VN"/>
                  </w:rPr>
                </w:rPrChange>
              </w:rPr>
            </w:pPr>
            <w:del w:id="10411" w:author="Phuong Truong Thi" w:date="2024-10-08T18:12:00Z">
              <w:r w:rsidRPr="00763017" w:rsidDel="007E0F89">
                <w:rPr>
                  <w:rFonts w:ascii="Times New Roman" w:hAnsi="Times New Roman"/>
                  <w:color w:val="000000"/>
                  <w:sz w:val="24"/>
                  <w:szCs w:val="24"/>
                  <w:lang w:val="vi-VN"/>
                  <w:rPrChange w:id="10412" w:author="thu nga" w:date="2024-09-30T13:54:00Z">
                    <w:rPr>
                      <w:rFonts w:ascii="Times New Roman" w:hAnsi="Times New Roman"/>
                      <w:color w:val="000000"/>
                      <w:sz w:val="24"/>
                      <w:szCs w:val="24"/>
                    </w:rPr>
                  </w:rPrChange>
                </w:rPr>
                <w:delText>Mã DAO CBBH phụ trách KH tháng trước</w:delText>
              </w:r>
            </w:del>
          </w:p>
        </w:tc>
        <w:tc>
          <w:tcPr>
            <w:tcW w:w="1070" w:type="dxa"/>
            <w:tcPrChange w:id="10413" w:author="thu nga" w:date="2024-10-01T10:49:00Z">
              <w:tcPr>
                <w:tcW w:w="1070" w:type="dxa"/>
              </w:tcPr>
            </w:tcPrChange>
          </w:tcPr>
          <w:p w14:paraId="317C60A9" w14:textId="7F777CBF" w:rsidR="00FF4CD3" w:rsidRPr="00FF4CD3" w:rsidDel="007E0F89" w:rsidRDefault="00FF4CD3">
            <w:pPr>
              <w:spacing w:before="0" w:line="240" w:lineRule="auto"/>
              <w:contextualSpacing w:val="0"/>
              <w:jc w:val="center"/>
              <w:rPr>
                <w:del w:id="10414" w:author="Phuong Truong Thi" w:date="2024-10-08T18:12:00Z"/>
                <w:rFonts w:ascii="Times New Roman" w:eastAsia="Times New Roman" w:hAnsi="Times New Roman"/>
                <w:sz w:val="24"/>
                <w:szCs w:val="24"/>
                <w:lang w:val="vi-VN" w:eastAsia="vi-VN"/>
                <w:rPrChange w:id="10415" w:author="thu nga" w:date="2024-09-30T15:09:00Z">
                  <w:rPr>
                    <w:del w:id="10416" w:author="Phuong Truong Thi" w:date="2024-10-08T18:12:00Z"/>
                    <w:rFonts w:ascii="Times New Roman" w:eastAsia="Times New Roman" w:hAnsi="Times New Roman"/>
                    <w:sz w:val="24"/>
                    <w:szCs w:val="24"/>
                    <w:lang w:eastAsia="vi-VN"/>
                  </w:rPr>
                </w:rPrChange>
              </w:rPr>
              <w:pPrChange w:id="10417" w:author="thu nga" w:date="2024-09-30T15:15:00Z">
                <w:pPr>
                  <w:spacing w:before="0" w:line="240" w:lineRule="auto"/>
                  <w:contextualSpacing w:val="0"/>
                </w:pPr>
              </w:pPrChange>
            </w:pPr>
            <w:ins w:id="10418" w:author="thu nga" w:date="2024-09-30T15:10:00Z">
              <w:del w:id="10419" w:author="Phuong Truong Thi" w:date="2024-10-08T18:12:00Z">
                <w:r w:rsidDel="007E0F89">
                  <w:rPr>
                    <w:rFonts w:ascii="Times New Roman" w:hAnsi="Times New Roman"/>
                    <w:color w:val="000000"/>
                    <w:sz w:val="24"/>
                    <w:szCs w:val="24"/>
                    <w:lang w:val="vi-VN"/>
                  </w:rPr>
                  <w:delText>EZ/T24</w:delText>
                </w:r>
              </w:del>
            </w:ins>
          </w:p>
        </w:tc>
        <w:tc>
          <w:tcPr>
            <w:tcW w:w="1236" w:type="dxa"/>
            <w:tcPrChange w:id="10420" w:author="thu nga" w:date="2024-10-01T10:49:00Z">
              <w:tcPr>
                <w:tcW w:w="1236" w:type="dxa"/>
              </w:tcPr>
            </w:tcPrChange>
          </w:tcPr>
          <w:p w14:paraId="098E4AF6" w14:textId="74B482FC" w:rsidR="00FF4CD3" w:rsidRPr="00AD0E1A" w:rsidDel="007E0F89" w:rsidRDefault="00FF4CD3">
            <w:pPr>
              <w:spacing w:before="0" w:line="240" w:lineRule="auto"/>
              <w:contextualSpacing w:val="0"/>
              <w:rPr>
                <w:del w:id="10421" w:author="Phuong Truong Thi" w:date="2024-10-08T18:12:00Z"/>
                <w:rFonts w:ascii="Times New Roman" w:eastAsia="Times New Roman" w:hAnsi="Times New Roman"/>
                <w:sz w:val="24"/>
                <w:szCs w:val="24"/>
                <w:lang w:eastAsia="vi-VN"/>
              </w:rPr>
            </w:pPr>
            <w:del w:id="10422"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423" w:author="thu nga" w:date="2024-10-01T10:49:00Z">
              <w:tcPr>
                <w:tcW w:w="1417" w:type="dxa"/>
                <w:gridSpan w:val="2"/>
                <w:shd w:val="clear" w:color="auto" w:fill="auto"/>
                <w:noWrap/>
                <w:vAlign w:val="center"/>
              </w:tcPr>
            </w:tcPrChange>
          </w:tcPr>
          <w:p w14:paraId="32DE7C0F" w14:textId="4C11EA31" w:rsidR="00FF4CD3" w:rsidRPr="00AD0E1A" w:rsidDel="007E0F89" w:rsidRDefault="00FF4CD3">
            <w:pPr>
              <w:spacing w:before="0" w:line="240" w:lineRule="auto"/>
              <w:contextualSpacing w:val="0"/>
              <w:rPr>
                <w:del w:id="10424" w:author="Phuong Truong Thi" w:date="2024-10-08T18:12:00Z"/>
                <w:rFonts w:ascii="Times New Roman" w:eastAsia="Times New Roman" w:hAnsi="Times New Roman"/>
                <w:sz w:val="24"/>
                <w:szCs w:val="24"/>
                <w:lang w:val="vi-VN" w:eastAsia="vi-VN"/>
              </w:rPr>
            </w:pPr>
          </w:p>
        </w:tc>
        <w:tc>
          <w:tcPr>
            <w:tcW w:w="992" w:type="dxa"/>
            <w:tcPrChange w:id="10425" w:author="thu nga" w:date="2024-10-01T10:49:00Z">
              <w:tcPr>
                <w:tcW w:w="851" w:type="dxa"/>
              </w:tcPr>
            </w:tcPrChange>
          </w:tcPr>
          <w:p w14:paraId="64431104" w14:textId="7CC752E6" w:rsidR="00FF4CD3" w:rsidRPr="00AD0E1A" w:rsidDel="007E0F89" w:rsidRDefault="00FF4CD3">
            <w:pPr>
              <w:spacing w:before="0" w:line="240" w:lineRule="auto"/>
              <w:contextualSpacing w:val="0"/>
              <w:jc w:val="center"/>
              <w:rPr>
                <w:del w:id="10426" w:author="Phuong Truong Thi" w:date="2024-10-08T18:12:00Z"/>
                <w:rFonts w:ascii="Times New Roman" w:eastAsia="Times New Roman" w:hAnsi="Times New Roman"/>
                <w:sz w:val="24"/>
                <w:szCs w:val="24"/>
                <w:lang w:val="vi-VN" w:eastAsia="vi-VN"/>
              </w:rPr>
            </w:pPr>
            <w:del w:id="1042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1C6A1FC" w14:textId="34790760" w:rsidTr="001859AE">
        <w:trPr>
          <w:gridAfter w:val="2"/>
          <w:wAfter w:w="17834" w:type="dxa"/>
          <w:trHeight w:val="276"/>
          <w:del w:id="10428" w:author="Phuong Truong Thi" w:date="2024-10-08T18:12:00Z"/>
          <w:trPrChange w:id="10429" w:author="thu nga" w:date="2024-10-01T10:49:00Z">
            <w:trPr>
              <w:gridAfter w:val="2"/>
              <w:wAfter w:w="17834" w:type="dxa"/>
              <w:trHeight w:val="276"/>
            </w:trPr>
          </w:trPrChange>
        </w:trPr>
        <w:tc>
          <w:tcPr>
            <w:tcW w:w="670" w:type="dxa"/>
            <w:shd w:val="clear" w:color="auto" w:fill="auto"/>
            <w:vAlign w:val="center"/>
            <w:tcPrChange w:id="10430" w:author="thu nga" w:date="2024-10-01T10:49:00Z">
              <w:tcPr>
                <w:tcW w:w="670" w:type="dxa"/>
                <w:shd w:val="clear" w:color="auto" w:fill="auto"/>
                <w:vAlign w:val="center"/>
              </w:tcPr>
            </w:tcPrChange>
          </w:tcPr>
          <w:p w14:paraId="0FCE5608" w14:textId="54B9C59F" w:rsidR="00FF4CD3" w:rsidRPr="00AD0E1A" w:rsidDel="007E0F89" w:rsidRDefault="00FF4CD3">
            <w:pPr>
              <w:pStyle w:val="ListParagraph"/>
              <w:numPr>
                <w:ilvl w:val="0"/>
                <w:numId w:val="62"/>
              </w:numPr>
              <w:spacing w:before="0" w:line="240" w:lineRule="auto"/>
              <w:contextualSpacing w:val="0"/>
              <w:jc w:val="left"/>
              <w:rPr>
                <w:del w:id="10431" w:author="Phuong Truong Thi" w:date="2024-10-08T18:12:00Z"/>
                <w:rFonts w:eastAsia="Times New Roman"/>
                <w:szCs w:val="24"/>
                <w:lang w:val="vi-VN" w:eastAsia="vi-VN"/>
              </w:rPr>
            </w:pPr>
          </w:p>
        </w:tc>
        <w:tc>
          <w:tcPr>
            <w:tcW w:w="1735" w:type="dxa"/>
            <w:gridSpan w:val="2"/>
            <w:shd w:val="clear" w:color="auto" w:fill="auto"/>
            <w:vAlign w:val="center"/>
            <w:tcPrChange w:id="10432" w:author="thu nga" w:date="2024-10-01T10:49:00Z">
              <w:tcPr>
                <w:tcW w:w="1735" w:type="dxa"/>
                <w:gridSpan w:val="2"/>
                <w:shd w:val="clear" w:color="auto" w:fill="auto"/>
                <w:vAlign w:val="center"/>
              </w:tcPr>
            </w:tcPrChange>
          </w:tcPr>
          <w:p w14:paraId="79C738E9" w14:textId="5CA0894A" w:rsidR="00FF4CD3" w:rsidRPr="008E60BE" w:rsidDel="007E0F89" w:rsidRDefault="00FF4CD3">
            <w:pPr>
              <w:spacing w:before="0" w:line="240" w:lineRule="auto"/>
              <w:contextualSpacing w:val="0"/>
              <w:rPr>
                <w:del w:id="10433" w:author="Phuong Truong Thi" w:date="2024-10-08T18:12:00Z"/>
                <w:rFonts w:ascii="Times New Roman" w:hAnsi="Times New Roman"/>
                <w:color w:val="000000"/>
                <w:sz w:val="24"/>
                <w:szCs w:val="24"/>
              </w:rPr>
            </w:pPr>
            <w:del w:id="10434" w:author="Phuong Truong Thi" w:date="2024-10-08T18:12:00Z">
              <w:r w:rsidRPr="008E60BE" w:rsidDel="007E0F89">
                <w:rPr>
                  <w:rFonts w:ascii="Times New Roman" w:hAnsi="Times New Roman"/>
                  <w:color w:val="000000"/>
                  <w:sz w:val="24"/>
                  <w:szCs w:val="24"/>
                </w:rPr>
                <w:delText>Đánh dấu KH có chuyển DAO trong tháng</w:delText>
              </w:r>
            </w:del>
          </w:p>
        </w:tc>
        <w:tc>
          <w:tcPr>
            <w:tcW w:w="2230" w:type="dxa"/>
            <w:vAlign w:val="center"/>
            <w:tcPrChange w:id="10435" w:author="thu nga" w:date="2024-10-01T10:49:00Z">
              <w:tcPr>
                <w:tcW w:w="2230" w:type="dxa"/>
                <w:vAlign w:val="center"/>
              </w:tcPr>
            </w:tcPrChange>
          </w:tcPr>
          <w:p w14:paraId="58ADF1C9" w14:textId="49451D13" w:rsidR="00FF4CD3" w:rsidRPr="00521C1C" w:rsidDel="007E0F89" w:rsidRDefault="00FF4CD3">
            <w:pPr>
              <w:spacing w:before="0" w:line="240" w:lineRule="auto"/>
              <w:contextualSpacing w:val="0"/>
              <w:rPr>
                <w:del w:id="10436" w:author="Phuong Truong Thi" w:date="2024-10-08T18:12:00Z"/>
                <w:rFonts w:ascii="Times New Roman" w:eastAsia="Times New Roman" w:hAnsi="Times New Roman"/>
                <w:sz w:val="24"/>
                <w:szCs w:val="24"/>
                <w:lang w:eastAsia="vi-VN"/>
              </w:rPr>
            </w:pPr>
            <w:del w:id="10437" w:author="Phuong Truong Thi" w:date="2024-10-08T18:12:00Z">
              <w:r w:rsidRPr="00521C1C" w:rsidDel="007E0F89">
                <w:rPr>
                  <w:rFonts w:ascii="Times New Roman" w:hAnsi="Times New Roman"/>
                  <w:color w:val="000000"/>
                  <w:sz w:val="24"/>
                  <w:szCs w:val="24"/>
                </w:rPr>
                <w:delText>KH được tính là có chuyển DAO trong tháng khi DAO quản lý trong tháng khác với DAO quản lý ngày đầu tiền của tháng</w:delText>
              </w:r>
              <w:r w:rsidRPr="00521C1C" w:rsidDel="007E0F89">
                <w:rPr>
                  <w:rFonts w:ascii="Times New Roman" w:hAnsi="Times New Roman"/>
                  <w:color w:val="000000"/>
                  <w:sz w:val="24"/>
                  <w:szCs w:val="24"/>
                </w:rPr>
                <w:br/>
                <w:delText>1 : KH có chuyển DAO quản lý KH trong tháng</w:delText>
              </w:r>
              <w:r w:rsidRPr="00521C1C" w:rsidDel="007E0F89">
                <w:rPr>
                  <w:rFonts w:ascii="Times New Roman" w:hAnsi="Times New Roman"/>
                  <w:color w:val="000000"/>
                  <w:sz w:val="24"/>
                  <w:szCs w:val="24"/>
                </w:rPr>
                <w:br/>
                <w:delText>0: KH không chuyển DAO quản lý trong tháng</w:delText>
              </w:r>
            </w:del>
          </w:p>
        </w:tc>
        <w:tc>
          <w:tcPr>
            <w:tcW w:w="1070" w:type="dxa"/>
            <w:tcPrChange w:id="10438" w:author="thu nga" w:date="2024-10-01T10:49:00Z">
              <w:tcPr>
                <w:tcW w:w="1070" w:type="dxa"/>
              </w:tcPr>
            </w:tcPrChange>
          </w:tcPr>
          <w:p w14:paraId="6D9A25F4" w14:textId="77799CB9" w:rsidR="00FF4CD3" w:rsidDel="007E0F89" w:rsidRDefault="00FF4CD3">
            <w:pPr>
              <w:spacing w:before="0" w:line="240" w:lineRule="auto"/>
              <w:contextualSpacing w:val="0"/>
              <w:jc w:val="center"/>
              <w:rPr>
                <w:del w:id="10439" w:author="Phuong Truong Thi" w:date="2024-10-08T18:12:00Z"/>
                <w:rFonts w:ascii="Times New Roman" w:eastAsia="Times New Roman" w:hAnsi="Times New Roman"/>
                <w:sz w:val="24"/>
                <w:szCs w:val="24"/>
                <w:lang w:eastAsia="vi-VN"/>
              </w:rPr>
              <w:pPrChange w:id="10440" w:author="thu nga" w:date="2024-09-30T15:15:00Z">
                <w:pPr>
                  <w:spacing w:before="0" w:line="240" w:lineRule="auto"/>
                  <w:contextualSpacing w:val="0"/>
                </w:pPr>
              </w:pPrChange>
            </w:pPr>
            <w:ins w:id="10441" w:author="thu nga" w:date="2024-09-30T15:10:00Z">
              <w:del w:id="10442"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443" w:author="thu nga" w:date="2024-10-01T10:49:00Z">
              <w:tcPr>
                <w:tcW w:w="1236" w:type="dxa"/>
              </w:tcPr>
            </w:tcPrChange>
          </w:tcPr>
          <w:p w14:paraId="6ADF31D6" w14:textId="7E9DC38B" w:rsidR="00FF4CD3" w:rsidRPr="00AD0E1A" w:rsidDel="007E0F89" w:rsidRDefault="00FF4CD3">
            <w:pPr>
              <w:spacing w:before="0" w:line="240" w:lineRule="auto"/>
              <w:contextualSpacing w:val="0"/>
              <w:rPr>
                <w:del w:id="10444" w:author="Phuong Truong Thi" w:date="2024-10-08T18:12:00Z"/>
                <w:rFonts w:ascii="Times New Roman" w:eastAsia="Times New Roman" w:hAnsi="Times New Roman"/>
                <w:sz w:val="24"/>
                <w:szCs w:val="24"/>
                <w:lang w:eastAsia="vi-VN"/>
              </w:rPr>
            </w:pPr>
            <w:del w:id="10445"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446" w:author="thu nga" w:date="2024-10-01T10:49:00Z">
              <w:tcPr>
                <w:tcW w:w="1417" w:type="dxa"/>
                <w:gridSpan w:val="2"/>
                <w:shd w:val="clear" w:color="auto" w:fill="auto"/>
                <w:noWrap/>
                <w:vAlign w:val="center"/>
              </w:tcPr>
            </w:tcPrChange>
          </w:tcPr>
          <w:p w14:paraId="4CB6AECF" w14:textId="5BF56164" w:rsidR="00FF4CD3" w:rsidDel="007E0F89" w:rsidRDefault="00FF4CD3">
            <w:pPr>
              <w:spacing w:before="0" w:line="240" w:lineRule="auto"/>
              <w:contextualSpacing w:val="0"/>
              <w:rPr>
                <w:del w:id="10447" w:author="Phuong Truong Thi" w:date="2024-10-08T18:12:00Z"/>
                <w:rFonts w:ascii="Times New Roman" w:eastAsia="Times New Roman" w:hAnsi="Times New Roman"/>
                <w:sz w:val="24"/>
                <w:szCs w:val="24"/>
                <w:lang w:eastAsia="vi-VN"/>
              </w:rPr>
            </w:pPr>
            <w:del w:id="10448" w:author="Phuong Truong Thi" w:date="2024-10-08T18:12:00Z">
              <w:r w:rsidDel="007E0F89">
                <w:rPr>
                  <w:rFonts w:ascii="Times New Roman" w:eastAsia="Times New Roman" w:hAnsi="Times New Roman"/>
                  <w:sz w:val="24"/>
                  <w:szCs w:val="24"/>
                  <w:lang w:eastAsia="vi-VN"/>
                </w:rPr>
                <w:delText>DM_DAO_</w:delText>
              </w:r>
            </w:del>
          </w:p>
          <w:p w14:paraId="3D8CAB1D" w14:textId="530335BB" w:rsidR="00FF4CD3" w:rsidDel="007E0F89" w:rsidRDefault="00FF4CD3">
            <w:pPr>
              <w:spacing w:before="0" w:line="240" w:lineRule="auto"/>
              <w:contextualSpacing w:val="0"/>
              <w:rPr>
                <w:del w:id="10449" w:author="Phuong Truong Thi" w:date="2024-10-08T18:12:00Z"/>
                <w:rFonts w:ascii="Times New Roman" w:eastAsia="Times New Roman" w:hAnsi="Times New Roman"/>
                <w:sz w:val="24"/>
                <w:szCs w:val="24"/>
                <w:lang w:eastAsia="vi-VN"/>
              </w:rPr>
            </w:pPr>
            <w:del w:id="10450" w:author="Phuong Truong Thi" w:date="2024-10-08T18:12:00Z">
              <w:r w:rsidDel="007E0F89">
                <w:rPr>
                  <w:rFonts w:ascii="Times New Roman" w:eastAsia="Times New Roman" w:hAnsi="Times New Roman"/>
                  <w:sz w:val="24"/>
                  <w:szCs w:val="24"/>
                  <w:lang w:eastAsia="vi-VN"/>
                </w:rPr>
                <w:delText>EXCHANGE</w:delText>
              </w:r>
            </w:del>
          </w:p>
          <w:p w14:paraId="0F87CDDD" w14:textId="203EE38E" w:rsidR="00FF4CD3" w:rsidRPr="00DE616A" w:rsidDel="007E0F89" w:rsidRDefault="00FF4CD3">
            <w:pPr>
              <w:spacing w:before="0" w:line="240" w:lineRule="auto"/>
              <w:contextualSpacing w:val="0"/>
              <w:rPr>
                <w:del w:id="10451" w:author="Phuong Truong Thi" w:date="2024-10-08T18:12:00Z"/>
                <w:rFonts w:ascii="Times New Roman" w:eastAsia="Times New Roman" w:hAnsi="Times New Roman"/>
                <w:sz w:val="24"/>
                <w:szCs w:val="24"/>
                <w:lang w:eastAsia="vi-VN"/>
              </w:rPr>
            </w:pPr>
            <w:del w:id="10452" w:author="Phuong Truong Thi" w:date="2024-10-08T18:12:00Z">
              <w:r w:rsidDel="007E0F89">
                <w:rPr>
                  <w:rFonts w:ascii="Times New Roman" w:eastAsia="Times New Roman" w:hAnsi="Times New Roman"/>
                  <w:sz w:val="24"/>
                  <w:szCs w:val="24"/>
                  <w:lang w:eastAsia="vi-VN"/>
                </w:rPr>
                <w:delText>_MARK</w:delText>
              </w:r>
            </w:del>
          </w:p>
        </w:tc>
        <w:tc>
          <w:tcPr>
            <w:tcW w:w="992" w:type="dxa"/>
            <w:tcPrChange w:id="10453" w:author="thu nga" w:date="2024-10-01T10:49:00Z">
              <w:tcPr>
                <w:tcW w:w="851" w:type="dxa"/>
              </w:tcPr>
            </w:tcPrChange>
          </w:tcPr>
          <w:p w14:paraId="30F5D3AF" w14:textId="1D392624" w:rsidR="00FF4CD3" w:rsidDel="007E0F89" w:rsidRDefault="00FF4CD3">
            <w:pPr>
              <w:spacing w:before="0" w:line="240" w:lineRule="auto"/>
              <w:contextualSpacing w:val="0"/>
              <w:jc w:val="center"/>
              <w:rPr>
                <w:del w:id="10454" w:author="Phuong Truong Thi" w:date="2024-10-08T18:12:00Z"/>
                <w:rFonts w:ascii="Times New Roman" w:eastAsia="Times New Roman" w:hAnsi="Times New Roman"/>
                <w:sz w:val="24"/>
                <w:szCs w:val="24"/>
                <w:lang w:eastAsia="vi-VN"/>
              </w:rPr>
            </w:pPr>
            <w:del w:id="10455"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7914666F" w14:textId="5BBC263F" w:rsidTr="007B7F57">
        <w:trPr>
          <w:gridAfter w:val="2"/>
          <w:wAfter w:w="17834" w:type="dxa"/>
          <w:trHeight w:val="276"/>
          <w:del w:id="10456" w:author="Phuong Truong Thi" w:date="2024-10-08T18:12:00Z"/>
          <w:trPrChange w:id="10457" w:author="thu nga" w:date="2024-09-30T15:27:00Z">
            <w:trPr>
              <w:gridAfter w:val="2"/>
              <w:wAfter w:w="17834" w:type="dxa"/>
              <w:trHeight w:val="276"/>
            </w:trPr>
          </w:trPrChange>
        </w:trPr>
        <w:tc>
          <w:tcPr>
            <w:tcW w:w="846" w:type="dxa"/>
            <w:gridSpan w:val="2"/>
            <w:tcPrChange w:id="10458" w:author="thu nga" w:date="2024-09-30T15:27:00Z">
              <w:tcPr>
                <w:tcW w:w="1492" w:type="dxa"/>
                <w:gridSpan w:val="2"/>
              </w:tcPr>
            </w:tcPrChange>
          </w:tcPr>
          <w:p w14:paraId="4AE9EF9E" w14:textId="221CAE9D" w:rsidR="00FF4CD3" w:rsidDel="007E0F89" w:rsidRDefault="00FF4CD3">
            <w:pPr>
              <w:spacing w:before="0" w:line="240" w:lineRule="auto"/>
              <w:contextualSpacing w:val="0"/>
              <w:rPr>
                <w:del w:id="10459" w:author="Phuong Truong Thi" w:date="2024-10-08T18:12:00Z"/>
                <w:rFonts w:ascii="Times New Roman" w:eastAsia="Times New Roman" w:hAnsi="Times New Roman"/>
                <w:sz w:val="24"/>
                <w:szCs w:val="24"/>
                <w:lang w:eastAsia="vi-VN"/>
              </w:rPr>
            </w:pPr>
          </w:p>
        </w:tc>
        <w:tc>
          <w:tcPr>
            <w:tcW w:w="8363" w:type="dxa"/>
            <w:gridSpan w:val="6"/>
            <w:vAlign w:val="center"/>
            <w:tcPrChange w:id="10460" w:author="thu nga" w:date="2024-09-30T15:27:00Z">
              <w:tcPr>
                <w:tcW w:w="7717" w:type="dxa"/>
                <w:gridSpan w:val="7"/>
                <w:vAlign w:val="center"/>
              </w:tcPr>
            </w:tcPrChange>
          </w:tcPr>
          <w:p w14:paraId="333AFD4E" w14:textId="2443E530" w:rsidR="00FF4CD3" w:rsidRPr="00CC7615" w:rsidDel="007E0F89" w:rsidRDefault="00FF4CD3">
            <w:pPr>
              <w:spacing w:before="0" w:line="240" w:lineRule="auto"/>
              <w:contextualSpacing w:val="0"/>
              <w:jc w:val="left"/>
              <w:rPr>
                <w:del w:id="10461" w:author="Phuong Truong Thi" w:date="2024-10-08T18:12:00Z"/>
                <w:rFonts w:ascii="Times New Roman" w:eastAsia="Times New Roman" w:hAnsi="Times New Roman"/>
                <w:sz w:val="24"/>
                <w:szCs w:val="24"/>
                <w:lang w:eastAsia="vi-VN"/>
              </w:rPr>
              <w:pPrChange w:id="10462" w:author="thu nga" w:date="2024-09-30T15:15:00Z">
                <w:pPr>
                  <w:spacing w:before="0" w:line="240" w:lineRule="auto"/>
                  <w:contextualSpacing w:val="0"/>
                </w:pPr>
              </w:pPrChange>
            </w:pPr>
            <w:del w:id="10463" w:author="Phuong Truong Thi" w:date="2024-10-08T18:12:00Z">
              <w:r w:rsidDel="007E0F89">
                <w:rPr>
                  <w:rFonts w:ascii="Times New Roman" w:eastAsia="Times New Roman" w:hAnsi="Times New Roman"/>
                  <w:sz w:val="24"/>
                  <w:szCs w:val="24"/>
                  <w:lang w:eastAsia="vi-VN"/>
                </w:rPr>
                <w:delText>Thông tin phân khúc</w:delText>
              </w:r>
            </w:del>
          </w:p>
        </w:tc>
      </w:tr>
      <w:tr w:rsidR="00273A54" w:rsidRPr="00AD0E1A" w:rsidDel="007E0F89" w14:paraId="4A1FF1C7" w14:textId="16F503B6" w:rsidTr="001859AE">
        <w:trPr>
          <w:gridAfter w:val="2"/>
          <w:wAfter w:w="17834" w:type="dxa"/>
          <w:trHeight w:val="276"/>
          <w:del w:id="10464" w:author="Phuong Truong Thi" w:date="2024-10-08T18:12:00Z"/>
          <w:trPrChange w:id="10465" w:author="thu nga" w:date="2024-10-01T10:49:00Z">
            <w:trPr>
              <w:gridAfter w:val="2"/>
              <w:wAfter w:w="17834" w:type="dxa"/>
              <w:trHeight w:val="276"/>
            </w:trPr>
          </w:trPrChange>
        </w:trPr>
        <w:tc>
          <w:tcPr>
            <w:tcW w:w="670" w:type="dxa"/>
            <w:shd w:val="clear" w:color="auto" w:fill="auto"/>
            <w:vAlign w:val="center"/>
            <w:tcPrChange w:id="10466" w:author="thu nga" w:date="2024-10-01T10:49:00Z">
              <w:tcPr>
                <w:tcW w:w="670" w:type="dxa"/>
                <w:shd w:val="clear" w:color="auto" w:fill="auto"/>
                <w:vAlign w:val="center"/>
              </w:tcPr>
            </w:tcPrChange>
          </w:tcPr>
          <w:p w14:paraId="4E11D214" w14:textId="5C14277C" w:rsidR="00FF4CD3" w:rsidRPr="00AD0E1A" w:rsidDel="007E0F89" w:rsidRDefault="00FF4CD3">
            <w:pPr>
              <w:pStyle w:val="ListParagraph"/>
              <w:numPr>
                <w:ilvl w:val="0"/>
                <w:numId w:val="62"/>
              </w:numPr>
              <w:spacing w:before="0" w:line="240" w:lineRule="auto"/>
              <w:contextualSpacing w:val="0"/>
              <w:jc w:val="left"/>
              <w:rPr>
                <w:del w:id="10467" w:author="Phuong Truong Thi" w:date="2024-10-08T18:12:00Z"/>
                <w:rFonts w:eastAsia="Times New Roman"/>
                <w:szCs w:val="24"/>
                <w:lang w:val="vi-VN" w:eastAsia="vi-VN"/>
              </w:rPr>
            </w:pPr>
          </w:p>
        </w:tc>
        <w:tc>
          <w:tcPr>
            <w:tcW w:w="1735" w:type="dxa"/>
            <w:gridSpan w:val="2"/>
            <w:shd w:val="clear" w:color="auto" w:fill="auto"/>
            <w:vAlign w:val="center"/>
            <w:tcPrChange w:id="10468" w:author="thu nga" w:date="2024-10-01T10:49:00Z">
              <w:tcPr>
                <w:tcW w:w="1735" w:type="dxa"/>
                <w:gridSpan w:val="2"/>
                <w:shd w:val="clear" w:color="auto" w:fill="auto"/>
                <w:vAlign w:val="center"/>
              </w:tcPr>
            </w:tcPrChange>
          </w:tcPr>
          <w:p w14:paraId="1CB52A74" w14:textId="68D2C55F" w:rsidR="00FF4CD3" w:rsidRPr="008E60BE" w:rsidDel="007E0F89" w:rsidRDefault="00FF4CD3">
            <w:pPr>
              <w:spacing w:before="0" w:line="240" w:lineRule="auto"/>
              <w:contextualSpacing w:val="0"/>
              <w:rPr>
                <w:del w:id="10469" w:author="Phuong Truong Thi" w:date="2024-10-08T18:12:00Z"/>
                <w:rFonts w:ascii="Times New Roman" w:hAnsi="Times New Roman"/>
                <w:color w:val="000000"/>
                <w:sz w:val="24"/>
                <w:szCs w:val="24"/>
              </w:rPr>
            </w:pPr>
            <w:del w:id="10470" w:author="Phuong Truong Thi" w:date="2024-10-08T18:12:00Z">
              <w:r w:rsidRPr="008E60BE" w:rsidDel="007E0F89">
                <w:rPr>
                  <w:rFonts w:ascii="Times New Roman" w:hAnsi="Times New Roman"/>
                  <w:color w:val="000000"/>
                  <w:sz w:val="24"/>
                  <w:szCs w:val="24"/>
                </w:rPr>
                <w:delText>Phân khúc</w:delText>
              </w:r>
            </w:del>
          </w:p>
        </w:tc>
        <w:tc>
          <w:tcPr>
            <w:tcW w:w="2230" w:type="dxa"/>
            <w:vAlign w:val="center"/>
            <w:tcPrChange w:id="10471" w:author="thu nga" w:date="2024-10-01T10:49:00Z">
              <w:tcPr>
                <w:tcW w:w="2230" w:type="dxa"/>
                <w:vAlign w:val="center"/>
              </w:tcPr>
            </w:tcPrChange>
          </w:tcPr>
          <w:p w14:paraId="12A1146C" w14:textId="60B5103D" w:rsidR="00FF4CD3" w:rsidRPr="00521C1C" w:rsidDel="007E0F89" w:rsidRDefault="00FF4CD3">
            <w:pPr>
              <w:spacing w:before="0" w:line="240" w:lineRule="auto"/>
              <w:contextualSpacing w:val="0"/>
              <w:rPr>
                <w:del w:id="10472" w:author="Phuong Truong Thi" w:date="2024-10-08T18:12:00Z"/>
                <w:rFonts w:ascii="Times New Roman" w:eastAsia="Times New Roman" w:hAnsi="Times New Roman"/>
                <w:sz w:val="24"/>
                <w:szCs w:val="24"/>
                <w:lang w:eastAsia="vi-VN"/>
              </w:rPr>
            </w:pPr>
            <w:del w:id="10473" w:author="Phuong Truong Thi" w:date="2024-10-08T18:12:00Z">
              <w:r w:rsidRPr="00521C1C" w:rsidDel="007E0F89">
                <w:rPr>
                  <w:rFonts w:ascii="Times New Roman" w:hAnsi="Times New Roman"/>
                  <w:color w:val="000000"/>
                  <w:sz w:val="24"/>
                  <w:szCs w:val="24"/>
                </w:rPr>
                <w:delText>Phân khúc khách hàng: AF/MAF/Mass…</w:delText>
              </w:r>
            </w:del>
          </w:p>
        </w:tc>
        <w:tc>
          <w:tcPr>
            <w:tcW w:w="1070" w:type="dxa"/>
            <w:tcPrChange w:id="10474" w:author="thu nga" w:date="2024-10-01T10:49:00Z">
              <w:tcPr>
                <w:tcW w:w="1070" w:type="dxa"/>
              </w:tcPr>
            </w:tcPrChange>
          </w:tcPr>
          <w:p w14:paraId="3A0C18C6" w14:textId="457A70D6" w:rsidR="00FF4CD3" w:rsidDel="007E0F89" w:rsidRDefault="00FF4CD3">
            <w:pPr>
              <w:spacing w:before="0" w:line="240" w:lineRule="auto"/>
              <w:contextualSpacing w:val="0"/>
              <w:jc w:val="center"/>
              <w:rPr>
                <w:del w:id="10475" w:author="Phuong Truong Thi" w:date="2024-10-08T18:12:00Z"/>
                <w:rFonts w:ascii="Times New Roman" w:eastAsia="Times New Roman" w:hAnsi="Times New Roman"/>
                <w:sz w:val="24"/>
                <w:szCs w:val="24"/>
                <w:lang w:eastAsia="vi-VN"/>
              </w:rPr>
              <w:pPrChange w:id="10476" w:author="thu nga" w:date="2024-09-30T15:15:00Z">
                <w:pPr>
                  <w:spacing w:before="0" w:line="240" w:lineRule="auto"/>
                  <w:contextualSpacing w:val="0"/>
                </w:pPr>
              </w:pPrChange>
            </w:pPr>
            <w:ins w:id="10477" w:author="thu nga" w:date="2024-09-30T15:11:00Z">
              <w:del w:id="10478" w:author="Phuong Truong Thi" w:date="2024-10-08T18:12:00Z">
                <w:r w:rsidRPr="00D41C21" w:rsidDel="007E0F89">
                  <w:rPr>
                    <w:rFonts w:ascii="Times New Roman" w:hAnsi="Times New Roman"/>
                    <w:color w:val="000000"/>
                    <w:sz w:val="24"/>
                    <w:szCs w:val="24"/>
                    <w:lang w:val="vi-VN"/>
                  </w:rPr>
                  <w:delText>EZ/T24</w:delText>
                </w:r>
              </w:del>
            </w:ins>
          </w:p>
        </w:tc>
        <w:tc>
          <w:tcPr>
            <w:tcW w:w="1236" w:type="dxa"/>
            <w:tcPrChange w:id="10479" w:author="thu nga" w:date="2024-10-01T10:49:00Z">
              <w:tcPr>
                <w:tcW w:w="1236" w:type="dxa"/>
              </w:tcPr>
            </w:tcPrChange>
          </w:tcPr>
          <w:p w14:paraId="6D2A5345" w14:textId="29B21793" w:rsidR="00FF4CD3" w:rsidRPr="00AD0E1A" w:rsidDel="007E0F89" w:rsidRDefault="00FF4CD3">
            <w:pPr>
              <w:spacing w:before="0" w:line="240" w:lineRule="auto"/>
              <w:contextualSpacing w:val="0"/>
              <w:rPr>
                <w:del w:id="10480" w:author="Phuong Truong Thi" w:date="2024-10-08T18:12:00Z"/>
                <w:rFonts w:ascii="Times New Roman" w:eastAsia="Times New Roman" w:hAnsi="Times New Roman"/>
                <w:sz w:val="24"/>
                <w:szCs w:val="24"/>
                <w:lang w:eastAsia="vi-VN"/>
              </w:rPr>
            </w:pPr>
            <w:del w:id="10481"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482" w:author="thu nga" w:date="2024-10-01T10:49:00Z">
              <w:tcPr>
                <w:tcW w:w="1417" w:type="dxa"/>
                <w:gridSpan w:val="2"/>
                <w:shd w:val="clear" w:color="auto" w:fill="auto"/>
                <w:noWrap/>
                <w:vAlign w:val="center"/>
              </w:tcPr>
            </w:tcPrChange>
          </w:tcPr>
          <w:p w14:paraId="47B10045" w14:textId="034D7B57" w:rsidR="00FF4CD3" w:rsidRPr="00F748D4" w:rsidDel="007E0F89" w:rsidRDefault="00FF4CD3">
            <w:pPr>
              <w:spacing w:before="0" w:line="240" w:lineRule="auto"/>
              <w:contextualSpacing w:val="0"/>
              <w:rPr>
                <w:del w:id="10483" w:author="Phuong Truong Thi" w:date="2024-10-08T18:12:00Z"/>
                <w:rFonts w:ascii="Times New Roman" w:eastAsia="Times New Roman" w:hAnsi="Times New Roman"/>
                <w:sz w:val="24"/>
                <w:szCs w:val="24"/>
                <w:lang w:eastAsia="vi-VN"/>
              </w:rPr>
            </w:pPr>
            <w:del w:id="10484" w:author="Phuong Truong Thi" w:date="2024-10-08T18:12:00Z">
              <w:r w:rsidRPr="00F748D4" w:rsidDel="007E0F89">
                <w:rPr>
                  <w:rFonts w:ascii="Times New Roman" w:eastAsia="Times New Roman" w:hAnsi="Times New Roman"/>
                  <w:sz w:val="24"/>
                  <w:szCs w:val="24"/>
                  <w:lang w:eastAsia="vi-VN"/>
                </w:rPr>
                <w:delText xml:space="preserve">DM_SEGMENT </w:delText>
              </w:r>
            </w:del>
          </w:p>
        </w:tc>
        <w:tc>
          <w:tcPr>
            <w:tcW w:w="992" w:type="dxa"/>
            <w:tcPrChange w:id="10485" w:author="thu nga" w:date="2024-10-01T10:49:00Z">
              <w:tcPr>
                <w:tcW w:w="851" w:type="dxa"/>
              </w:tcPr>
            </w:tcPrChange>
          </w:tcPr>
          <w:p w14:paraId="5B759D49" w14:textId="55757ACE" w:rsidR="00FF4CD3" w:rsidRPr="005A1514" w:rsidDel="007E0F89" w:rsidRDefault="00FF4CD3">
            <w:pPr>
              <w:spacing w:before="0" w:line="240" w:lineRule="auto"/>
              <w:contextualSpacing w:val="0"/>
              <w:jc w:val="center"/>
              <w:rPr>
                <w:del w:id="10486" w:author="Phuong Truong Thi" w:date="2024-10-08T18:12:00Z"/>
                <w:rFonts w:ascii="Times New Roman" w:eastAsia="Times New Roman" w:hAnsi="Times New Roman"/>
                <w:sz w:val="24"/>
                <w:szCs w:val="24"/>
                <w:lang w:eastAsia="vi-VN"/>
              </w:rPr>
            </w:pPr>
            <w:del w:id="10487"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5DACFE6C" w14:textId="2DB011B4" w:rsidTr="001859AE">
        <w:trPr>
          <w:gridAfter w:val="2"/>
          <w:wAfter w:w="17834" w:type="dxa"/>
          <w:trHeight w:val="276"/>
          <w:del w:id="10488" w:author="Phuong Truong Thi" w:date="2024-10-08T18:12:00Z"/>
          <w:trPrChange w:id="10489" w:author="thu nga" w:date="2024-10-01T10:49:00Z">
            <w:trPr>
              <w:gridAfter w:val="2"/>
              <w:wAfter w:w="17834" w:type="dxa"/>
              <w:trHeight w:val="276"/>
            </w:trPr>
          </w:trPrChange>
        </w:trPr>
        <w:tc>
          <w:tcPr>
            <w:tcW w:w="670" w:type="dxa"/>
            <w:shd w:val="clear" w:color="auto" w:fill="auto"/>
            <w:vAlign w:val="center"/>
            <w:tcPrChange w:id="10490" w:author="thu nga" w:date="2024-10-01T10:49:00Z">
              <w:tcPr>
                <w:tcW w:w="670" w:type="dxa"/>
                <w:shd w:val="clear" w:color="auto" w:fill="auto"/>
                <w:vAlign w:val="center"/>
              </w:tcPr>
            </w:tcPrChange>
          </w:tcPr>
          <w:p w14:paraId="56063F6E" w14:textId="509C0C8C" w:rsidR="00FF4CD3" w:rsidRPr="00AD0E1A" w:rsidDel="007E0F89" w:rsidRDefault="00FF4CD3">
            <w:pPr>
              <w:pStyle w:val="ListParagraph"/>
              <w:numPr>
                <w:ilvl w:val="0"/>
                <w:numId w:val="62"/>
              </w:numPr>
              <w:spacing w:before="0" w:line="240" w:lineRule="auto"/>
              <w:contextualSpacing w:val="0"/>
              <w:jc w:val="left"/>
              <w:rPr>
                <w:del w:id="10491" w:author="Phuong Truong Thi" w:date="2024-10-08T18:12:00Z"/>
                <w:rFonts w:eastAsia="Times New Roman"/>
                <w:szCs w:val="24"/>
                <w:lang w:val="vi-VN" w:eastAsia="vi-VN"/>
              </w:rPr>
            </w:pPr>
          </w:p>
        </w:tc>
        <w:tc>
          <w:tcPr>
            <w:tcW w:w="1735" w:type="dxa"/>
            <w:gridSpan w:val="2"/>
            <w:shd w:val="clear" w:color="auto" w:fill="auto"/>
            <w:vAlign w:val="center"/>
            <w:tcPrChange w:id="10492" w:author="thu nga" w:date="2024-10-01T10:49:00Z">
              <w:tcPr>
                <w:tcW w:w="1735" w:type="dxa"/>
                <w:gridSpan w:val="2"/>
                <w:shd w:val="clear" w:color="auto" w:fill="auto"/>
                <w:vAlign w:val="center"/>
              </w:tcPr>
            </w:tcPrChange>
          </w:tcPr>
          <w:p w14:paraId="48BC4B75" w14:textId="737D9503" w:rsidR="00FF4CD3" w:rsidRPr="008E60BE" w:rsidDel="007E0F89" w:rsidRDefault="00FF4CD3">
            <w:pPr>
              <w:spacing w:before="0" w:line="240" w:lineRule="auto"/>
              <w:contextualSpacing w:val="0"/>
              <w:rPr>
                <w:del w:id="10493" w:author="Phuong Truong Thi" w:date="2024-10-08T18:12:00Z"/>
                <w:rFonts w:ascii="Times New Roman" w:hAnsi="Times New Roman"/>
                <w:color w:val="000000"/>
                <w:sz w:val="24"/>
                <w:szCs w:val="24"/>
              </w:rPr>
            </w:pPr>
            <w:del w:id="10494" w:author="Phuong Truong Thi" w:date="2024-10-08T18:12:00Z">
              <w:r w:rsidRPr="008E60BE" w:rsidDel="007E0F89">
                <w:rPr>
                  <w:rFonts w:ascii="Times New Roman" w:hAnsi="Times New Roman"/>
                  <w:color w:val="000000"/>
                  <w:sz w:val="24"/>
                  <w:szCs w:val="24"/>
                </w:rPr>
                <w:delText>Phân hạng</w:delText>
              </w:r>
            </w:del>
          </w:p>
        </w:tc>
        <w:tc>
          <w:tcPr>
            <w:tcW w:w="2230" w:type="dxa"/>
            <w:vAlign w:val="center"/>
            <w:tcPrChange w:id="10495" w:author="thu nga" w:date="2024-10-01T10:49:00Z">
              <w:tcPr>
                <w:tcW w:w="2230" w:type="dxa"/>
                <w:vAlign w:val="center"/>
              </w:tcPr>
            </w:tcPrChange>
          </w:tcPr>
          <w:p w14:paraId="35E20C20" w14:textId="6E54A6A6" w:rsidR="00FF4CD3" w:rsidRPr="00521C1C" w:rsidDel="007E0F89" w:rsidRDefault="00FF4CD3">
            <w:pPr>
              <w:spacing w:before="0" w:line="240" w:lineRule="auto"/>
              <w:rPr>
                <w:del w:id="10496" w:author="Phuong Truong Thi" w:date="2024-10-08T18:12:00Z"/>
                <w:rFonts w:ascii="Times New Roman" w:eastAsia="Times New Roman" w:hAnsi="Times New Roman"/>
                <w:sz w:val="24"/>
                <w:szCs w:val="24"/>
                <w:lang w:eastAsia="vi-VN"/>
              </w:rPr>
            </w:pPr>
            <w:del w:id="10497" w:author="Phuong Truong Thi" w:date="2024-10-08T18:12:00Z">
              <w:r w:rsidRPr="5C7E34FD" w:rsidDel="007E0F89">
                <w:rPr>
                  <w:rFonts w:ascii="Times New Roman" w:hAnsi="Times New Roman"/>
                  <w:color w:val="000000" w:themeColor="text1"/>
                  <w:sz w:val="24"/>
                  <w:szCs w:val="24"/>
                </w:rPr>
                <w:delText>Khách hàng AF được chia làm ba nhóm lớn là AF Private,  AF Preferred và AF Special</w:delText>
              </w:r>
              <w:r w:rsidDel="007E0F89">
                <w:br/>
              </w:r>
              <w:commentRangeStart w:id="10498"/>
              <w:commentRangeStart w:id="10499"/>
              <w:r w:rsidRPr="5C7E34FD" w:rsidDel="007E0F89">
                <w:rPr>
                  <w:rFonts w:ascii="Times New Roman" w:hAnsi="Times New Roman"/>
                  <w:color w:val="000000" w:themeColor="text1"/>
                  <w:sz w:val="24"/>
                  <w:szCs w:val="24"/>
                </w:rPr>
                <w:delText>Khách hàng MAF được chia làm 2 nhóm chính: nhóm MAF core và nhóm Mega. Nhóm MAF core bao gồm 3 phân hạng: Champion - Rising - Upper Mega</w:delText>
              </w:r>
              <w:commentRangeEnd w:id="10498"/>
              <w:r w:rsidDel="007E0F89">
                <w:rPr>
                  <w:rStyle w:val="CommentReference"/>
                </w:rPr>
                <w:commentReference w:id="10498"/>
              </w:r>
              <w:commentRangeEnd w:id="10499"/>
              <w:r w:rsidDel="007E0F89">
                <w:rPr>
                  <w:rStyle w:val="CommentReference"/>
                  <w:lang w:val="x-none" w:eastAsia="x-none"/>
                </w:rPr>
                <w:commentReference w:id="10499"/>
              </w:r>
            </w:del>
          </w:p>
        </w:tc>
        <w:tc>
          <w:tcPr>
            <w:tcW w:w="1070" w:type="dxa"/>
            <w:tcPrChange w:id="10500" w:author="thu nga" w:date="2024-10-01T10:49:00Z">
              <w:tcPr>
                <w:tcW w:w="1070" w:type="dxa"/>
              </w:tcPr>
            </w:tcPrChange>
          </w:tcPr>
          <w:p w14:paraId="32EA9C3B" w14:textId="0E1BDA84" w:rsidR="00FF4CD3" w:rsidDel="007E0F89" w:rsidRDefault="00FF4CD3">
            <w:pPr>
              <w:spacing w:before="0" w:line="240" w:lineRule="auto"/>
              <w:contextualSpacing w:val="0"/>
              <w:jc w:val="center"/>
              <w:rPr>
                <w:del w:id="10501" w:author="Phuong Truong Thi" w:date="2024-10-08T18:12:00Z"/>
                <w:rFonts w:ascii="Times New Roman" w:eastAsia="Times New Roman" w:hAnsi="Times New Roman"/>
                <w:sz w:val="24"/>
                <w:szCs w:val="24"/>
                <w:lang w:eastAsia="vi-VN"/>
              </w:rPr>
              <w:pPrChange w:id="10502" w:author="thu nga" w:date="2024-09-30T15:15:00Z">
                <w:pPr>
                  <w:spacing w:before="0" w:line="240" w:lineRule="auto"/>
                  <w:contextualSpacing w:val="0"/>
                </w:pPr>
              </w:pPrChange>
            </w:pPr>
            <w:ins w:id="10503" w:author="thu nga" w:date="2024-09-30T15:11:00Z">
              <w:del w:id="10504" w:author="Phuong Truong Thi" w:date="2024-10-08T18:12:00Z">
                <w:r w:rsidRPr="00D41C21" w:rsidDel="007E0F89">
                  <w:rPr>
                    <w:rFonts w:ascii="Times New Roman" w:hAnsi="Times New Roman"/>
                    <w:color w:val="000000"/>
                    <w:sz w:val="24"/>
                    <w:szCs w:val="24"/>
                    <w:lang w:val="vi-VN"/>
                  </w:rPr>
                  <w:delText>EZ/T24</w:delText>
                </w:r>
              </w:del>
            </w:ins>
          </w:p>
        </w:tc>
        <w:tc>
          <w:tcPr>
            <w:tcW w:w="1236" w:type="dxa"/>
            <w:tcPrChange w:id="10505" w:author="thu nga" w:date="2024-10-01T10:49:00Z">
              <w:tcPr>
                <w:tcW w:w="1236" w:type="dxa"/>
              </w:tcPr>
            </w:tcPrChange>
          </w:tcPr>
          <w:p w14:paraId="7AA7A1F0" w14:textId="10611921" w:rsidR="00FF4CD3" w:rsidRPr="00AD0E1A" w:rsidDel="007E0F89" w:rsidRDefault="00FF4CD3">
            <w:pPr>
              <w:spacing w:before="0" w:line="240" w:lineRule="auto"/>
              <w:contextualSpacing w:val="0"/>
              <w:rPr>
                <w:del w:id="10506" w:author="Phuong Truong Thi" w:date="2024-10-08T18:12:00Z"/>
                <w:rFonts w:ascii="Times New Roman" w:eastAsia="Times New Roman" w:hAnsi="Times New Roman"/>
                <w:sz w:val="24"/>
                <w:szCs w:val="24"/>
                <w:lang w:eastAsia="vi-VN"/>
              </w:rPr>
            </w:pPr>
            <w:del w:id="10507"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508" w:author="thu nga" w:date="2024-10-01T10:49:00Z">
              <w:tcPr>
                <w:tcW w:w="1417" w:type="dxa"/>
                <w:gridSpan w:val="2"/>
                <w:shd w:val="clear" w:color="auto" w:fill="auto"/>
                <w:noWrap/>
                <w:vAlign w:val="center"/>
              </w:tcPr>
            </w:tcPrChange>
          </w:tcPr>
          <w:p w14:paraId="14EDE642" w14:textId="43B9C1C1" w:rsidR="00FF4CD3" w:rsidRPr="00F748D4" w:rsidDel="007E0F89" w:rsidRDefault="00FF4CD3">
            <w:pPr>
              <w:spacing w:before="0" w:line="240" w:lineRule="auto"/>
              <w:contextualSpacing w:val="0"/>
              <w:rPr>
                <w:del w:id="10509" w:author="Phuong Truong Thi" w:date="2024-10-08T18:12:00Z"/>
                <w:rFonts w:ascii="Times New Roman" w:eastAsia="Times New Roman" w:hAnsi="Times New Roman"/>
                <w:sz w:val="24"/>
                <w:szCs w:val="24"/>
                <w:lang w:eastAsia="vi-VN"/>
              </w:rPr>
            </w:pPr>
            <w:del w:id="10510" w:author="Phuong Truong Thi" w:date="2024-10-08T18:12:00Z">
              <w:r w:rsidRPr="00F748D4" w:rsidDel="007E0F89">
                <w:rPr>
                  <w:rFonts w:ascii="Times New Roman" w:eastAsia="Times New Roman" w:hAnsi="Times New Roman"/>
                  <w:sz w:val="24"/>
                  <w:szCs w:val="24"/>
                  <w:lang w:eastAsia="vi-VN"/>
                </w:rPr>
                <w:delText>DM_SEGMENT</w:delText>
              </w:r>
            </w:del>
          </w:p>
          <w:p w14:paraId="0BFC7D9C" w14:textId="484AD9D0" w:rsidR="00FF4CD3" w:rsidRPr="00F748D4" w:rsidDel="007E0F89" w:rsidRDefault="00FF4CD3">
            <w:pPr>
              <w:spacing w:before="0" w:line="240" w:lineRule="auto"/>
              <w:contextualSpacing w:val="0"/>
              <w:rPr>
                <w:del w:id="10511" w:author="Phuong Truong Thi" w:date="2024-10-08T18:12:00Z"/>
                <w:rFonts w:ascii="Times New Roman" w:eastAsia="Times New Roman" w:hAnsi="Times New Roman"/>
                <w:sz w:val="24"/>
                <w:szCs w:val="24"/>
                <w:lang w:eastAsia="vi-VN"/>
              </w:rPr>
            </w:pPr>
          </w:p>
        </w:tc>
        <w:tc>
          <w:tcPr>
            <w:tcW w:w="992" w:type="dxa"/>
            <w:tcPrChange w:id="10512" w:author="thu nga" w:date="2024-10-01T10:49:00Z">
              <w:tcPr>
                <w:tcW w:w="851" w:type="dxa"/>
              </w:tcPr>
            </w:tcPrChange>
          </w:tcPr>
          <w:p w14:paraId="677063AE" w14:textId="6CAC6BCA" w:rsidR="00FF4CD3" w:rsidDel="007E0F89" w:rsidRDefault="00FF4CD3">
            <w:pPr>
              <w:spacing w:before="0" w:line="240" w:lineRule="auto"/>
              <w:contextualSpacing w:val="0"/>
              <w:jc w:val="center"/>
              <w:rPr>
                <w:del w:id="10513" w:author="Phuong Truong Thi" w:date="2024-10-08T18:12:00Z"/>
                <w:rFonts w:ascii="Times New Roman" w:eastAsia="Times New Roman" w:hAnsi="Times New Roman"/>
                <w:sz w:val="24"/>
                <w:szCs w:val="24"/>
                <w:lang w:eastAsia="vi-VN"/>
              </w:rPr>
            </w:pPr>
            <w:del w:id="10514"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13DA1BEE" w14:textId="0821731E" w:rsidTr="001859AE">
        <w:trPr>
          <w:gridAfter w:val="2"/>
          <w:wAfter w:w="17834" w:type="dxa"/>
          <w:trHeight w:val="276"/>
          <w:del w:id="10515" w:author="Phuong Truong Thi" w:date="2024-10-08T18:12:00Z"/>
          <w:trPrChange w:id="10516" w:author="thu nga" w:date="2024-10-01T10:49:00Z">
            <w:trPr>
              <w:gridAfter w:val="2"/>
              <w:wAfter w:w="17834" w:type="dxa"/>
              <w:trHeight w:val="276"/>
            </w:trPr>
          </w:trPrChange>
        </w:trPr>
        <w:tc>
          <w:tcPr>
            <w:tcW w:w="670" w:type="dxa"/>
            <w:shd w:val="clear" w:color="auto" w:fill="auto"/>
            <w:vAlign w:val="center"/>
            <w:tcPrChange w:id="10517" w:author="thu nga" w:date="2024-10-01T10:49:00Z">
              <w:tcPr>
                <w:tcW w:w="670" w:type="dxa"/>
                <w:shd w:val="clear" w:color="auto" w:fill="auto"/>
                <w:vAlign w:val="center"/>
              </w:tcPr>
            </w:tcPrChange>
          </w:tcPr>
          <w:p w14:paraId="4015787D" w14:textId="56A400D4" w:rsidR="00FF4CD3" w:rsidRPr="00AD0E1A" w:rsidDel="007E0F89" w:rsidRDefault="00FF4CD3" w:rsidP="00273A54">
            <w:pPr>
              <w:pStyle w:val="ListParagraph"/>
              <w:numPr>
                <w:ilvl w:val="0"/>
                <w:numId w:val="62"/>
              </w:numPr>
              <w:spacing w:before="0" w:line="240" w:lineRule="auto"/>
              <w:contextualSpacing w:val="0"/>
              <w:jc w:val="left"/>
              <w:rPr>
                <w:del w:id="10518" w:author="Phuong Truong Thi" w:date="2024-10-08T18:12:00Z"/>
                <w:rFonts w:eastAsia="Times New Roman"/>
                <w:szCs w:val="24"/>
                <w:lang w:val="vi-VN" w:eastAsia="vi-VN"/>
              </w:rPr>
            </w:pPr>
          </w:p>
        </w:tc>
        <w:tc>
          <w:tcPr>
            <w:tcW w:w="1735" w:type="dxa"/>
            <w:gridSpan w:val="2"/>
            <w:shd w:val="clear" w:color="auto" w:fill="auto"/>
            <w:vAlign w:val="center"/>
            <w:tcPrChange w:id="10519" w:author="thu nga" w:date="2024-10-01T10:49:00Z">
              <w:tcPr>
                <w:tcW w:w="1735" w:type="dxa"/>
                <w:gridSpan w:val="2"/>
                <w:shd w:val="clear" w:color="auto" w:fill="auto"/>
                <w:vAlign w:val="center"/>
              </w:tcPr>
            </w:tcPrChange>
          </w:tcPr>
          <w:p w14:paraId="12BC33EC" w14:textId="3A39D6B0" w:rsidR="00FF4CD3" w:rsidRPr="008E60BE" w:rsidDel="007E0F89" w:rsidRDefault="00FF4CD3" w:rsidP="00273A54">
            <w:pPr>
              <w:spacing w:before="0" w:line="240" w:lineRule="auto"/>
              <w:contextualSpacing w:val="0"/>
              <w:rPr>
                <w:del w:id="10520" w:author="Phuong Truong Thi" w:date="2024-10-08T18:12:00Z"/>
                <w:rFonts w:ascii="Times New Roman" w:hAnsi="Times New Roman"/>
                <w:color w:val="000000"/>
                <w:sz w:val="24"/>
                <w:szCs w:val="24"/>
              </w:rPr>
            </w:pPr>
            <w:del w:id="10521" w:author="Phuong Truong Thi" w:date="2024-10-08T18:12:00Z">
              <w:r w:rsidRPr="008E60BE" w:rsidDel="007E0F89">
                <w:rPr>
                  <w:rFonts w:ascii="Times New Roman" w:hAnsi="Times New Roman"/>
                  <w:color w:val="000000"/>
                  <w:sz w:val="24"/>
                  <w:szCs w:val="24"/>
                </w:rPr>
                <w:delText>Ngày định danh</w:delText>
              </w:r>
            </w:del>
          </w:p>
        </w:tc>
        <w:tc>
          <w:tcPr>
            <w:tcW w:w="2230" w:type="dxa"/>
            <w:vAlign w:val="center"/>
            <w:tcPrChange w:id="10522" w:author="thu nga" w:date="2024-10-01T10:49:00Z">
              <w:tcPr>
                <w:tcW w:w="2230" w:type="dxa"/>
                <w:vAlign w:val="center"/>
              </w:tcPr>
            </w:tcPrChange>
          </w:tcPr>
          <w:p w14:paraId="35CFD338" w14:textId="76043EFB" w:rsidR="00FF4CD3" w:rsidRPr="00521C1C" w:rsidDel="007E0F89" w:rsidRDefault="00FF4CD3" w:rsidP="00273A54">
            <w:pPr>
              <w:spacing w:before="0" w:line="240" w:lineRule="auto"/>
              <w:contextualSpacing w:val="0"/>
              <w:rPr>
                <w:del w:id="10523" w:author="Phuong Truong Thi" w:date="2024-10-08T18:12:00Z"/>
                <w:rFonts w:ascii="Times New Roman" w:eastAsia="Times New Roman" w:hAnsi="Times New Roman"/>
                <w:sz w:val="24"/>
                <w:szCs w:val="24"/>
                <w:lang w:eastAsia="vi-VN"/>
              </w:rPr>
            </w:pPr>
            <w:del w:id="10524" w:author="Phuong Truong Thi" w:date="2024-10-08T18:12:00Z">
              <w:r w:rsidRPr="00521C1C" w:rsidDel="007E0F89">
                <w:rPr>
                  <w:rFonts w:ascii="Times New Roman" w:hAnsi="Times New Roman"/>
                  <w:color w:val="000000"/>
                  <w:sz w:val="24"/>
                  <w:szCs w:val="24"/>
                </w:rPr>
                <w:delText>Ngày gần nhất KH được định danh lên phân khúc hiện tại</w:delText>
              </w:r>
            </w:del>
          </w:p>
        </w:tc>
        <w:tc>
          <w:tcPr>
            <w:tcW w:w="1070" w:type="dxa"/>
            <w:tcPrChange w:id="10525" w:author="thu nga" w:date="2024-10-01T10:49:00Z">
              <w:tcPr>
                <w:tcW w:w="1070" w:type="dxa"/>
              </w:tcPr>
            </w:tcPrChange>
          </w:tcPr>
          <w:p w14:paraId="3BAAEE9B" w14:textId="0D041D6C" w:rsidR="00FF4CD3" w:rsidDel="007E0F89" w:rsidRDefault="00FF4CD3">
            <w:pPr>
              <w:spacing w:before="0" w:line="240" w:lineRule="auto"/>
              <w:contextualSpacing w:val="0"/>
              <w:jc w:val="center"/>
              <w:rPr>
                <w:del w:id="10526" w:author="Phuong Truong Thi" w:date="2024-10-08T18:12:00Z"/>
                <w:rFonts w:ascii="Times New Roman" w:eastAsia="Times New Roman" w:hAnsi="Times New Roman"/>
                <w:sz w:val="24"/>
                <w:szCs w:val="24"/>
                <w:lang w:eastAsia="vi-VN"/>
              </w:rPr>
              <w:pPrChange w:id="10527" w:author="thu nga" w:date="2024-09-30T15:15:00Z">
                <w:pPr>
                  <w:spacing w:before="0" w:line="240" w:lineRule="auto"/>
                  <w:contextualSpacing w:val="0"/>
                </w:pPr>
              </w:pPrChange>
            </w:pPr>
            <w:del w:id="10528" w:author="Phuong Truong Thi" w:date="2024-10-08T18:12:00Z">
              <w:r w:rsidRPr="00D41C21" w:rsidDel="007E0F89">
                <w:rPr>
                  <w:rFonts w:ascii="Times New Roman" w:hAnsi="Times New Roman"/>
                  <w:color w:val="000000"/>
                  <w:sz w:val="24"/>
                  <w:szCs w:val="24"/>
                  <w:lang w:val="vi-VN"/>
                </w:rPr>
                <w:delText>EZ/T24</w:delText>
              </w:r>
            </w:del>
          </w:p>
        </w:tc>
        <w:tc>
          <w:tcPr>
            <w:tcW w:w="1236" w:type="dxa"/>
            <w:tcPrChange w:id="10529" w:author="thu nga" w:date="2024-10-01T10:49:00Z">
              <w:tcPr>
                <w:tcW w:w="1236" w:type="dxa"/>
              </w:tcPr>
            </w:tcPrChange>
          </w:tcPr>
          <w:p w14:paraId="59209669" w14:textId="2362D074" w:rsidR="00FF4CD3" w:rsidRPr="00AD0E1A" w:rsidDel="007E0F89" w:rsidRDefault="00FF4CD3" w:rsidP="00273A54">
            <w:pPr>
              <w:spacing w:before="0" w:line="240" w:lineRule="auto"/>
              <w:contextualSpacing w:val="0"/>
              <w:rPr>
                <w:del w:id="10530" w:author="Phuong Truong Thi" w:date="2024-10-08T18:12:00Z"/>
                <w:rFonts w:ascii="Times New Roman" w:eastAsia="Times New Roman" w:hAnsi="Times New Roman"/>
                <w:sz w:val="24"/>
                <w:szCs w:val="24"/>
                <w:lang w:eastAsia="vi-VN"/>
              </w:rPr>
            </w:pPr>
            <w:del w:id="10531" w:author="Phuong Truong Thi" w:date="2024-10-08T18:12:00Z">
              <w:r w:rsidDel="007E0F89">
                <w:rPr>
                  <w:rFonts w:ascii="Times New Roman" w:eastAsia="Times New Roman" w:hAnsi="Times New Roman"/>
                  <w:sz w:val="24"/>
                  <w:szCs w:val="24"/>
                  <w:lang w:eastAsia="vi-VN"/>
                </w:rPr>
                <w:delText>Date</w:delText>
              </w:r>
            </w:del>
          </w:p>
        </w:tc>
        <w:tc>
          <w:tcPr>
            <w:tcW w:w="1276" w:type="dxa"/>
            <w:shd w:val="clear" w:color="auto" w:fill="auto"/>
            <w:noWrap/>
            <w:vAlign w:val="center"/>
            <w:tcPrChange w:id="10532" w:author="thu nga" w:date="2024-10-01T10:49:00Z">
              <w:tcPr>
                <w:tcW w:w="1417" w:type="dxa"/>
                <w:gridSpan w:val="2"/>
                <w:shd w:val="clear" w:color="auto" w:fill="auto"/>
                <w:noWrap/>
                <w:vAlign w:val="center"/>
              </w:tcPr>
            </w:tcPrChange>
          </w:tcPr>
          <w:p w14:paraId="52372464" w14:textId="20E3C17E" w:rsidR="00FF4CD3" w:rsidRPr="00AD0E1A" w:rsidDel="007E0F89" w:rsidRDefault="00FF4CD3" w:rsidP="00273A54">
            <w:pPr>
              <w:spacing w:before="0" w:line="240" w:lineRule="auto"/>
              <w:contextualSpacing w:val="0"/>
              <w:rPr>
                <w:del w:id="10533" w:author="Phuong Truong Thi" w:date="2024-10-08T18:12:00Z"/>
                <w:rFonts w:ascii="Times New Roman" w:eastAsia="Times New Roman" w:hAnsi="Times New Roman"/>
                <w:color w:val="FF0000"/>
                <w:sz w:val="24"/>
                <w:szCs w:val="24"/>
                <w:lang w:eastAsia="vi-VN"/>
              </w:rPr>
            </w:pPr>
          </w:p>
        </w:tc>
        <w:tc>
          <w:tcPr>
            <w:tcW w:w="992" w:type="dxa"/>
            <w:tcPrChange w:id="10534" w:author="thu nga" w:date="2024-10-01T10:49:00Z">
              <w:tcPr>
                <w:tcW w:w="851" w:type="dxa"/>
              </w:tcPr>
            </w:tcPrChange>
          </w:tcPr>
          <w:p w14:paraId="3814DFCA" w14:textId="1F0B1B42" w:rsidR="00FF4CD3" w:rsidDel="007E0F89" w:rsidRDefault="00FF4CD3" w:rsidP="00273A54">
            <w:pPr>
              <w:spacing w:before="0" w:line="240" w:lineRule="auto"/>
              <w:contextualSpacing w:val="0"/>
              <w:jc w:val="center"/>
              <w:rPr>
                <w:del w:id="10535" w:author="Phuong Truong Thi" w:date="2024-10-08T18:12:00Z"/>
                <w:rFonts w:ascii="Times New Roman" w:eastAsia="Times New Roman" w:hAnsi="Times New Roman"/>
                <w:sz w:val="24"/>
                <w:szCs w:val="24"/>
                <w:lang w:eastAsia="vi-VN"/>
              </w:rPr>
            </w:pPr>
            <w:del w:id="10536"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2EB5C10B" w14:textId="385FAB3C" w:rsidTr="001859AE">
        <w:trPr>
          <w:gridAfter w:val="2"/>
          <w:wAfter w:w="17834" w:type="dxa"/>
          <w:trHeight w:val="276"/>
          <w:del w:id="10537" w:author="Phuong Truong Thi" w:date="2024-10-08T18:12:00Z"/>
          <w:trPrChange w:id="10538" w:author="thu nga" w:date="2024-10-01T10:49:00Z">
            <w:trPr>
              <w:gridAfter w:val="2"/>
              <w:wAfter w:w="17834" w:type="dxa"/>
              <w:trHeight w:val="276"/>
            </w:trPr>
          </w:trPrChange>
        </w:trPr>
        <w:tc>
          <w:tcPr>
            <w:tcW w:w="670" w:type="dxa"/>
            <w:shd w:val="clear" w:color="auto" w:fill="auto"/>
            <w:vAlign w:val="center"/>
            <w:tcPrChange w:id="10539" w:author="thu nga" w:date="2024-10-01T10:49:00Z">
              <w:tcPr>
                <w:tcW w:w="670" w:type="dxa"/>
                <w:shd w:val="clear" w:color="auto" w:fill="auto"/>
                <w:vAlign w:val="center"/>
              </w:tcPr>
            </w:tcPrChange>
          </w:tcPr>
          <w:p w14:paraId="325F476A" w14:textId="064A0BF6" w:rsidR="00FF4CD3" w:rsidRPr="00AD0E1A" w:rsidDel="007E0F89" w:rsidRDefault="00FF4CD3" w:rsidP="00273A54">
            <w:pPr>
              <w:pStyle w:val="ListParagraph"/>
              <w:numPr>
                <w:ilvl w:val="0"/>
                <w:numId w:val="62"/>
              </w:numPr>
              <w:spacing w:before="0" w:line="240" w:lineRule="auto"/>
              <w:contextualSpacing w:val="0"/>
              <w:jc w:val="left"/>
              <w:rPr>
                <w:del w:id="10540" w:author="Phuong Truong Thi" w:date="2024-10-08T18:12:00Z"/>
                <w:rFonts w:eastAsia="Times New Roman"/>
                <w:szCs w:val="24"/>
                <w:lang w:val="vi-VN" w:eastAsia="vi-VN"/>
              </w:rPr>
            </w:pPr>
          </w:p>
        </w:tc>
        <w:tc>
          <w:tcPr>
            <w:tcW w:w="1735" w:type="dxa"/>
            <w:gridSpan w:val="2"/>
            <w:shd w:val="clear" w:color="auto" w:fill="auto"/>
            <w:vAlign w:val="center"/>
            <w:tcPrChange w:id="10541" w:author="thu nga" w:date="2024-10-01T10:49:00Z">
              <w:tcPr>
                <w:tcW w:w="1735" w:type="dxa"/>
                <w:gridSpan w:val="2"/>
                <w:shd w:val="clear" w:color="auto" w:fill="auto"/>
                <w:vAlign w:val="center"/>
              </w:tcPr>
            </w:tcPrChange>
          </w:tcPr>
          <w:p w14:paraId="0C438ED8" w14:textId="054B23C1" w:rsidR="00FF4CD3" w:rsidRPr="008E60BE" w:rsidDel="007E0F89" w:rsidRDefault="00FF4CD3" w:rsidP="00273A54">
            <w:pPr>
              <w:spacing w:before="0" w:line="240" w:lineRule="auto"/>
              <w:contextualSpacing w:val="0"/>
              <w:rPr>
                <w:del w:id="10542" w:author="Phuong Truong Thi" w:date="2024-10-08T18:12:00Z"/>
                <w:rFonts w:ascii="Times New Roman" w:hAnsi="Times New Roman"/>
                <w:color w:val="000000"/>
                <w:sz w:val="24"/>
                <w:szCs w:val="24"/>
              </w:rPr>
            </w:pPr>
            <w:del w:id="10543" w:author="Phuong Truong Thi" w:date="2024-10-08T18:12:00Z">
              <w:r w:rsidRPr="008E60BE" w:rsidDel="007E0F89">
                <w:rPr>
                  <w:rFonts w:ascii="Times New Roman" w:hAnsi="Times New Roman"/>
                  <w:color w:val="000000"/>
                  <w:sz w:val="24"/>
                  <w:szCs w:val="24"/>
                </w:rPr>
                <w:delText>Nhóm định danh KH</w:delText>
              </w:r>
            </w:del>
          </w:p>
        </w:tc>
        <w:tc>
          <w:tcPr>
            <w:tcW w:w="2230" w:type="dxa"/>
            <w:vAlign w:val="center"/>
            <w:tcPrChange w:id="10544" w:author="thu nga" w:date="2024-10-01T10:49:00Z">
              <w:tcPr>
                <w:tcW w:w="2230" w:type="dxa"/>
                <w:vAlign w:val="center"/>
              </w:tcPr>
            </w:tcPrChange>
          </w:tcPr>
          <w:p w14:paraId="35B3A515" w14:textId="38FFEC24" w:rsidR="00FF4CD3" w:rsidRPr="00521C1C" w:rsidDel="007E0F89" w:rsidRDefault="00FF4CD3" w:rsidP="00273A54">
            <w:pPr>
              <w:spacing w:before="0" w:line="240" w:lineRule="auto"/>
              <w:contextualSpacing w:val="0"/>
              <w:jc w:val="left"/>
              <w:rPr>
                <w:del w:id="10545" w:author="Phuong Truong Thi" w:date="2024-10-08T18:12:00Z"/>
                <w:rFonts w:ascii="Times New Roman" w:eastAsia="Times New Roman" w:hAnsi="Times New Roman"/>
                <w:sz w:val="24"/>
                <w:szCs w:val="24"/>
                <w:lang w:eastAsia="vi-VN"/>
              </w:rPr>
            </w:pPr>
            <w:del w:id="10546" w:author="Phuong Truong Thi" w:date="2024-10-08T18:12:00Z">
              <w:r w:rsidRPr="00521C1C" w:rsidDel="007E0F89">
                <w:rPr>
                  <w:rFonts w:ascii="Times New Roman" w:hAnsi="Times New Roman"/>
                  <w:color w:val="000000"/>
                  <w:sz w:val="24"/>
                  <w:szCs w:val="24"/>
                </w:rPr>
                <w:delText>Vip group</w:delText>
              </w:r>
              <w:r w:rsidRPr="00521C1C" w:rsidDel="007E0F89">
                <w:rPr>
                  <w:rFonts w:ascii="Times New Roman" w:hAnsi="Times New Roman"/>
                  <w:color w:val="000000"/>
                  <w:sz w:val="24"/>
                  <w:szCs w:val="24"/>
                </w:rPr>
                <w:br/>
                <w:delText>Phân loại KH Vip theo nhóm điều kiện định danh ( Ví dụ AUM, CASA, EX, FAMILY, STAFF, HOMELOAN, VNA..  )</w:delText>
              </w:r>
            </w:del>
          </w:p>
        </w:tc>
        <w:tc>
          <w:tcPr>
            <w:tcW w:w="1070" w:type="dxa"/>
            <w:tcPrChange w:id="10547" w:author="thu nga" w:date="2024-10-01T10:49:00Z">
              <w:tcPr>
                <w:tcW w:w="1070" w:type="dxa"/>
              </w:tcPr>
            </w:tcPrChange>
          </w:tcPr>
          <w:p w14:paraId="6D393AAF" w14:textId="6DE5C762" w:rsidR="00FF4CD3" w:rsidDel="007E0F89" w:rsidRDefault="00FF4CD3">
            <w:pPr>
              <w:spacing w:before="0" w:line="240" w:lineRule="auto"/>
              <w:contextualSpacing w:val="0"/>
              <w:jc w:val="center"/>
              <w:rPr>
                <w:del w:id="10548" w:author="Phuong Truong Thi" w:date="2024-10-08T18:12:00Z"/>
                <w:rFonts w:ascii="Times New Roman" w:eastAsia="Times New Roman" w:hAnsi="Times New Roman"/>
                <w:sz w:val="24"/>
                <w:szCs w:val="24"/>
                <w:lang w:eastAsia="vi-VN"/>
              </w:rPr>
              <w:pPrChange w:id="10549" w:author="thu nga" w:date="2024-09-30T15:15:00Z">
                <w:pPr>
                  <w:spacing w:before="0" w:line="240" w:lineRule="auto"/>
                  <w:contextualSpacing w:val="0"/>
                </w:pPr>
              </w:pPrChange>
            </w:pPr>
            <w:del w:id="10550" w:author="Phuong Truong Thi" w:date="2024-10-08T18:12:00Z">
              <w:r w:rsidRPr="00D41C21" w:rsidDel="007E0F89">
                <w:rPr>
                  <w:rFonts w:ascii="Times New Roman" w:hAnsi="Times New Roman"/>
                  <w:color w:val="000000"/>
                  <w:sz w:val="24"/>
                  <w:szCs w:val="24"/>
                  <w:lang w:val="vi-VN"/>
                </w:rPr>
                <w:delText>EZ/T24</w:delText>
              </w:r>
            </w:del>
          </w:p>
        </w:tc>
        <w:tc>
          <w:tcPr>
            <w:tcW w:w="1236" w:type="dxa"/>
            <w:tcPrChange w:id="10551" w:author="thu nga" w:date="2024-10-01T10:49:00Z">
              <w:tcPr>
                <w:tcW w:w="1236" w:type="dxa"/>
              </w:tcPr>
            </w:tcPrChange>
          </w:tcPr>
          <w:p w14:paraId="16CBA613" w14:textId="74945915" w:rsidR="00FF4CD3" w:rsidRPr="00AD0E1A" w:rsidDel="007E0F89" w:rsidRDefault="00FF4CD3" w:rsidP="00273A54">
            <w:pPr>
              <w:spacing w:before="0" w:line="240" w:lineRule="auto"/>
              <w:contextualSpacing w:val="0"/>
              <w:rPr>
                <w:del w:id="10552" w:author="Phuong Truong Thi" w:date="2024-10-08T18:12:00Z"/>
                <w:rFonts w:ascii="Times New Roman" w:eastAsia="Times New Roman" w:hAnsi="Times New Roman"/>
                <w:sz w:val="24"/>
                <w:szCs w:val="24"/>
                <w:lang w:eastAsia="vi-VN"/>
              </w:rPr>
            </w:pPr>
            <w:del w:id="10553"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554" w:author="thu nga" w:date="2024-10-01T10:49:00Z">
              <w:tcPr>
                <w:tcW w:w="1417" w:type="dxa"/>
                <w:gridSpan w:val="2"/>
                <w:shd w:val="clear" w:color="auto" w:fill="auto"/>
                <w:noWrap/>
                <w:vAlign w:val="center"/>
              </w:tcPr>
            </w:tcPrChange>
          </w:tcPr>
          <w:p w14:paraId="1DAEE3D2" w14:textId="7A2A7582" w:rsidR="00FF4CD3" w:rsidRPr="00AD0E1A" w:rsidDel="007E0F89" w:rsidRDefault="00FF4CD3" w:rsidP="00273A54">
            <w:pPr>
              <w:spacing w:before="0" w:line="240" w:lineRule="auto"/>
              <w:contextualSpacing w:val="0"/>
              <w:rPr>
                <w:del w:id="10555" w:author="Phuong Truong Thi" w:date="2024-10-08T18:12:00Z"/>
                <w:rFonts w:ascii="Times New Roman" w:eastAsia="Times New Roman" w:hAnsi="Times New Roman"/>
                <w:color w:val="FF0000"/>
                <w:sz w:val="24"/>
                <w:szCs w:val="24"/>
                <w:lang w:eastAsia="vi-VN"/>
              </w:rPr>
            </w:pPr>
          </w:p>
        </w:tc>
        <w:tc>
          <w:tcPr>
            <w:tcW w:w="992" w:type="dxa"/>
            <w:tcPrChange w:id="10556" w:author="thu nga" w:date="2024-10-01T10:49:00Z">
              <w:tcPr>
                <w:tcW w:w="851" w:type="dxa"/>
              </w:tcPr>
            </w:tcPrChange>
          </w:tcPr>
          <w:p w14:paraId="555EBE42" w14:textId="5641E0F3" w:rsidR="00FF4CD3" w:rsidDel="007E0F89" w:rsidRDefault="00FF4CD3" w:rsidP="00273A54">
            <w:pPr>
              <w:spacing w:before="0" w:line="240" w:lineRule="auto"/>
              <w:contextualSpacing w:val="0"/>
              <w:jc w:val="center"/>
              <w:rPr>
                <w:del w:id="10557" w:author="Phuong Truong Thi" w:date="2024-10-08T18:12:00Z"/>
                <w:rFonts w:ascii="Times New Roman" w:eastAsia="Times New Roman" w:hAnsi="Times New Roman"/>
                <w:sz w:val="24"/>
                <w:szCs w:val="24"/>
                <w:lang w:eastAsia="vi-VN"/>
              </w:rPr>
            </w:pPr>
            <w:del w:id="10558"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1EAC87FD" w14:textId="0829B479" w:rsidTr="001859AE">
        <w:trPr>
          <w:gridAfter w:val="2"/>
          <w:wAfter w:w="17834" w:type="dxa"/>
          <w:trHeight w:val="276"/>
          <w:del w:id="10559" w:author="Phuong Truong Thi" w:date="2024-10-08T18:12:00Z"/>
          <w:trPrChange w:id="10560" w:author="thu nga" w:date="2024-10-01T10:49:00Z">
            <w:trPr>
              <w:gridAfter w:val="2"/>
              <w:wAfter w:w="17834" w:type="dxa"/>
              <w:trHeight w:val="276"/>
            </w:trPr>
          </w:trPrChange>
        </w:trPr>
        <w:tc>
          <w:tcPr>
            <w:tcW w:w="670" w:type="dxa"/>
            <w:shd w:val="clear" w:color="auto" w:fill="auto"/>
            <w:vAlign w:val="center"/>
            <w:tcPrChange w:id="10561" w:author="thu nga" w:date="2024-10-01T10:49:00Z">
              <w:tcPr>
                <w:tcW w:w="670" w:type="dxa"/>
                <w:shd w:val="clear" w:color="auto" w:fill="auto"/>
                <w:vAlign w:val="center"/>
              </w:tcPr>
            </w:tcPrChange>
          </w:tcPr>
          <w:p w14:paraId="3AD544FE" w14:textId="4938F849" w:rsidR="00FF4CD3" w:rsidRPr="00AD0E1A" w:rsidDel="007E0F89" w:rsidRDefault="00FF4CD3" w:rsidP="00273A54">
            <w:pPr>
              <w:pStyle w:val="ListParagraph"/>
              <w:numPr>
                <w:ilvl w:val="0"/>
                <w:numId w:val="62"/>
              </w:numPr>
              <w:spacing w:before="0" w:line="240" w:lineRule="auto"/>
              <w:contextualSpacing w:val="0"/>
              <w:jc w:val="left"/>
              <w:rPr>
                <w:del w:id="10562" w:author="Phuong Truong Thi" w:date="2024-10-08T18:12:00Z"/>
                <w:rFonts w:eastAsia="Times New Roman"/>
                <w:szCs w:val="24"/>
                <w:lang w:val="vi-VN" w:eastAsia="vi-VN"/>
              </w:rPr>
            </w:pPr>
          </w:p>
        </w:tc>
        <w:tc>
          <w:tcPr>
            <w:tcW w:w="1735" w:type="dxa"/>
            <w:gridSpan w:val="2"/>
            <w:shd w:val="clear" w:color="auto" w:fill="auto"/>
            <w:vAlign w:val="center"/>
            <w:tcPrChange w:id="10563" w:author="thu nga" w:date="2024-10-01T10:49:00Z">
              <w:tcPr>
                <w:tcW w:w="1735" w:type="dxa"/>
                <w:gridSpan w:val="2"/>
                <w:shd w:val="clear" w:color="auto" w:fill="auto"/>
                <w:vAlign w:val="center"/>
              </w:tcPr>
            </w:tcPrChange>
          </w:tcPr>
          <w:p w14:paraId="22C49533" w14:textId="52C3C0E4" w:rsidR="00FF4CD3" w:rsidRPr="008E60BE" w:rsidDel="007E0F89" w:rsidRDefault="00FF4CD3" w:rsidP="00273A54">
            <w:pPr>
              <w:spacing w:before="0" w:line="240" w:lineRule="auto"/>
              <w:contextualSpacing w:val="0"/>
              <w:rPr>
                <w:del w:id="10564" w:author="Phuong Truong Thi" w:date="2024-10-08T18:12:00Z"/>
                <w:rFonts w:ascii="Times New Roman" w:hAnsi="Times New Roman"/>
                <w:color w:val="000000"/>
                <w:sz w:val="24"/>
                <w:szCs w:val="24"/>
              </w:rPr>
            </w:pPr>
            <w:del w:id="10565" w:author="Phuong Truong Thi" w:date="2024-10-08T18:12:00Z">
              <w:r w:rsidRPr="008E60BE" w:rsidDel="007E0F89">
                <w:rPr>
                  <w:rFonts w:ascii="Times New Roman" w:hAnsi="Times New Roman"/>
                  <w:color w:val="000000"/>
                  <w:sz w:val="24"/>
                  <w:szCs w:val="24"/>
                </w:rPr>
                <w:delText>Thông tin chi tiết nhóm KHUT</w:delText>
              </w:r>
            </w:del>
          </w:p>
        </w:tc>
        <w:tc>
          <w:tcPr>
            <w:tcW w:w="2230" w:type="dxa"/>
            <w:vAlign w:val="center"/>
            <w:tcPrChange w:id="10566" w:author="thu nga" w:date="2024-10-01T10:49:00Z">
              <w:tcPr>
                <w:tcW w:w="2230" w:type="dxa"/>
                <w:vAlign w:val="center"/>
              </w:tcPr>
            </w:tcPrChange>
          </w:tcPr>
          <w:p w14:paraId="34727692" w14:textId="4AB1AB18" w:rsidR="00FF4CD3" w:rsidRPr="00521C1C" w:rsidDel="007E0F89" w:rsidRDefault="00FF4CD3" w:rsidP="00273A54">
            <w:pPr>
              <w:spacing w:before="0" w:line="240" w:lineRule="auto"/>
              <w:contextualSpacing w:val="0"/>
              <w:jc w:val="left"/>
              <w:rPr>
                <w:del w:id="10567" w:author="Phuong Truong Thi" w:date="2024-10-08T18:12:00Z"/>
                <w:rFonts w:ascii="Times New Roman" w:eastAsia="Times New Roman" w:hAnsi="Times New Roman"/>
                <w:sz w:val="24"/>
                <w:szCs w:val="24"/>
                <w:lang w:eastAsia="vi-VN"/>
              </w:rPr>
            </w:pPr>
            <w:del w:id="10568" w:author="Phuong Truong Thi" w:date="2024-10-08T18:12:00Z">
              <w:r w:rsidRPr="00521C1C" w:rsidDel="007E0F89">
                <w:rPr>
                  <w:rFonts w:ascii="Times New Roman" w:hAnsi="Times New Roman"/>
                  <w:color w:val="000000"/>
                  <w:sz w:val="24"/>
                  <w:szCs w:val="24"/>
                </w:rPr>
                <w:delText>Vip Infor</w:delText>
              </w:r>
              <w:r w:rsidRPr="00521C1C" w:rsidDel="007E0F89">
                <w:rPr>
                  <w:rFonts w:ascii="Times New Roman" w:hAnsi="Times New Roman"/>
                  <w:color w:val="000000"/>
                  <w:sz w:val="24"/>
                  <w:szCs w:val="24"/>
                </w:rPr>
                <w:br/>
                <w:delText>Thông tin chi tiết KHUT, bổ sung nhiều thông tin hơn cho nhiều mục đích quản lý khách hàng ưu tiên (để có thể nhận diện được các chương trình cho khách hàng) định danh KH ưu tiêu, EX là experience (k đủ đk AUM), Ví dụ VP Staff, VP Staff Exco, Family con, Family chong, Family BM</w:delText>
              </w:r>
            </w:del>
          </w:p>
        </w:tc>
        <w:tc>
          <w:tcPr>
            <w:tcW w:w="1070" w:type="dxa"/>
            <w:tcPrChange w:id="10569" w:author="thu nga" w:date="2024-10-01T10:49:00Z">
              <w:tcPr>
                <w:tcW w:w="1070" w:type="dxa"/>
              </w:tcPr>
            </w:tcPrChange>
          </w:tcPr>
          <w:p w14:paraId="105C3D2B" w14:textId="48AE96A3" w:rsidR="00FF4CD3" w:rsidDel="007E0F89" w:rsidRDefault="00FF4CD3" w:rsidP="00273A54">
            <w:pPr>
              <w:spacing w:before="0" w:line="240" w:lineRule="auto"/>
              <w:contextualSpacing w:val="0"/>
              <w:jc w:val="center"/>
              <w:rPr>
                <w:del w:id="10570" w:author="Phuong Truong Thi" w:date="2024-10-08T18:12:00Z"/>
                <w:rFonts w:ascii="Times New Roman" w:eastAsia="Times New Roman" w:hAnsi="Times New Roman"/>
                <w:sz w:val="24"/>
                <w:szCs w:val="24"/>
                <w:lang w:eastAsia="vi-VN"/>
              </w:rPr>
            </w:pPr>
            <w:del w:id="10571" w:author="Phuong Truong Thi" w:date="2024-10-08T18:12:00Z">
              <w:r w:rsidRPr="00D41C21" w:rsidDel="007E0F89">
                <w:rPr>
                  <w:rFonts w:ascii="Times New Roman" w:hAnsi="Times New Roman"/>
                  <w:color w:val="000000"/>
                  <w:sz w:val="24"/>
                  <w:szCs w:val="24"/>
                  <w:lang w:val="vi-VN"/>
                </w:rPr>
                <w:delText>EZ/T24</w:delText>
              </w:r>
            </w:del>
          </w:p>
        </w:tc>
        <w:tc>
          <w:tcPr>
            <w:tcW w:w="1236" w:type="dxa"/>
            <w:tcPrChange w:id="10572" w:author="thu nga" w:date="2024-10-01T10:49:00Z">
              <w:tcPr>
                <w:tcW w:w="1236" w:type="dxa"/>
              </w:tcPr>
            </w:tcPrChange>
          </w:tcPr>
          <w:p w14:paraId="6A9C7F98" w14:textId="5E630DDD" w:rsidR="00FF4CD3" w:rsidRPr="00AD0E1A" w:rsidDel="007E0F89" w:rsidRDefault="00FF4CD3" w:rsidP="00273A54">
            <w:pPr>
              <w:spacing w:before="0" w:line="240" w:lineRule="auto"/>
              <w:contextualSpacing w:val="0"/>
              <w:rPr>
                <w:del w:id="10573" w:author="Phuong Truong Thi" w:date="2024-10-08T18:12:00Z"/>
                <w:rFonts w:ascii="Times New Roman" w:eastAsia="Times New Roman" w:hAnsi="Times New Roman"/>
                <w:sz w:val="24"/>
                <w:szCs w:val="24"/>
                <w:lang w:eastAsia="vi-VN"/>
              </w:rPr>
            </w:pPr>
            <w:del w:id="10574"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575" w:author="thu nga" w:date="2024-10-01T10:49:00Z">
              <w:tcPr>
                <w:tcW w:w="1417" w:type="dxa"/>
                <w:gridSpan w:val="2"/>
                <w:shd w:val="clear" w:color="auto" w:fill="auto"/>
                <w:noWrap/>
                <w:vAlign w:val="center"/>
              </w:tcPr>
            </w:tcPrChange>
          </w:tcPr>
          <w:p w14:paraId="10D7E1A8" w14:textId="1917B253" w:rsidR="00FF4CD3" w:rsidRPr="00AD0E1A" w:rsidDel="007E0F89" w:rsidRDefault="00FF4CD3" w:rsidP="00273A54">
            <w:pPr>
              <w:spacing w:before="0" w:line="240" w:lineRule="auto"/>
              <w:contextualSpacing w:val="0"/>
              <w:rPr>
                <w:del w:id="10576" w:author="Phuong Truong Thi" w:date="2024-10-08T18:12:00Z"/>
                <w:rFonts w:ascii="Times New Roman" w:eastAsia="Times New Roman" w:hAnsi="Times New Roman"/>
                <w:color w:val="FF0000"/>
                <w:sz w:val="24"/>
                <w:szCs w:val="24"/>
                <w:lang w:eastAsia="vi-VN"/>
              </w:rPr>
            </w:pPr>
          </w:p>
        </w:tc>
        <w:tc>
          <w:tcPr>
            <w:tcW w:w="992" w:type="dxa"/>
            <w:tcPrChange w:id="10577" w:author="thu nga" w:date="2024-10-01T10:49:00Z">
              <w:tcPr>
                <w:tcW w:w="851" w:type="dxa"/>
              </w:tcPr>
            </w:tcPrChange>
          </w:tcPr>
          <w:p w14:paraId="13D2F277" w14:textId="3279DD40" w:rsidR="00FF4CD3" w:rsidDel="007E0F89" w:rsidRDefault="00FF4CD3" w:rsidP="00273A54">
            <w:pPr>
              <w:spacing w:before="0" w:line="240" w:lineRule="auto"/>
              <w:contextualSpacing w:val="0"/>
              <w:jc w:val="center"/>
              <w:rPr>
                <w:del w:id="10578" w:author="Phuong Truong Thi" w:date="2024-10-08T18:12:00Z"/>
                <w:rFonts w:ascii="Times New Roman" w:eastAsia="Times New Roman" w:hAnsi="Times New Roman"/>
                <w:sz w:val="24"/>
                <w:szCs w:val="24"/>
                <w:lang w:eastAsia="vi-VN"/>
              </w:rPr>
            </w:pPr>
            <w:del w:id="10579"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4162A666" w14:textId="235C40F1" w:rsidTr="001859AE">
        <w:trPr>
          <w:gridAfter w:val="2"/>
          <w:wAfter w:w="17834" w:type="dxa"/>
          <w:trHeight w:val="276"/>
          <w:del w:id="10580" w:author="Phuong Truong Thi" w:date="2024-10-08T18:12:00Z"/>
          <w:trPrChange w:id="10581" w:author="thu nga" w:date="2024-10-01T10:49:00Z">
            <w:trPr>
              <w:gridAfter w:val="2"/>
              <w:wAfter w:w="17834" w:type="dxa"/>
              <w:trHeight w:val="276"/>
            </w:trPr>
          </w:trPrChange>
        </w:trPr>
        <w:tc>
          <w:tcPr>
            <w:tcW w:w="670" w:type="dxa"/>
            <w:shd w:val="clear" w:color="auto" w:fill="auto"/>
            <w:vAlign w:val="center"/>
            <w:tcPrChange w:id="10582" w:author="thu nga" w:date="2024-10-01T10:49:00Z">
              <w:tcPr>
                <w:tcW w:w="670" w:type="dxa"/>
                <w:shd w:val="clear" w:color="auto" w:fill="auto"/>
                <w:vAlign w:val="center"/>
              </w:tcPr>
            </w:tcPrChange>
          </w:tcPr>
          <w:p w14:paraId="7AB4B4A5" w14:textId="42FD3FBA" w:rsidR="00FF4CD3" w:rsidRPr="00AD0E1A" w:rsidDel="007E0F89" w:rsidRDefault="00FF4CD3">
            <w:pPr>
              <w:pStyle w:val="ListParagraph"/>
              <w:numPr>
                <w:ilvl w:val="0"/>
                <w:numId w:val="62"/>
              </w:numPr>
              <w:spacing w:before="0" w:line="240" w:lineRule="auto"/>
              <w:contextualSpacing w:val="0"/>
              <w:jc w:val="left"/>
              <w:rPr>
                <w:del w:id="10583" w:author="Phuong Truong Thi" w:date="2024-10-08T18:12:00Z"/>
                <w:rFonts w:eastAsia="Times New Roman"/>
                <w:szCs w:val="24"/>
                <w:lang w:val="vi-VN" w:eastAsia="vi-VN"/>
              </w:rPr>
            </w:pPr>
          </w:p>
        </w:tc>
        <w:tc>
          <w:tcPr>
            <w:tcW w:w="1735" w:type="dxa"/>
            <w:gridSpan w:val="2"/>
            <w:shd w:val="clear" w:color="auto" w:fill="auto"/>
            <w:vAlign w:val="center"/>
            <w:tcPrChange w:id="10584" w:author="thu nga" w:date="2024-10-01T10:49:00Z">
              <w:tcPr>
                <w:tcW w:w="1735" w:type="dxa"/>
                <w:gridSpan w:val="2"/>
                <w:shd w:val="clear" w:color="auto" w:fill="auto"/>
                <w:vAlign w:val="center"/>
              </w:tcPr>
            </w:tcPrChange>
          </w:tcPr>
          <w:p w14:paraId="01830E0A" w14:textId="03C56AE2" w:rsidR="00FF4CD3" w:rsidRPr="00763017" w:rsidDel="007E0F89" w:rsidRDefault="00FF4CD3">
            <w:pPr>
              <w:spacing w:before="0" w:line="240" w:lineRule="auto"/>
              <w:contextualSpacing w:val="0"/>
              <w:rPr>
                <w:del w:id="10585" w:author="Phuong Truong Thi" w:date="2024-10-08T18:12:00Z"/>
                <w:rFonts w:ascii="Times New Roman" w:hAnsi="Times New Roman"/>
                <w:color w:val="000000"/>
                <w:sz w:val="24"/>
                <w:szCs w:val="24"/>
                <w:lang w:val="vi-VN"/>
                <w:rPrChange w:id="10586" w:author="thu nga" w:date="2024-09-30T13:54:00Z">
                  <w:rPr>
                    <w:del w:id="10587" w:author="Phuong Truong Thi" w:date="2024-10-08T18:12:00Z"/>
                    <w:rFonts w:ascii="Times New Roman" w:hAnsi="Times New Roman"/>
                    <w:color w:val="000000"/>
                    <w:sz w:val="24"/>
                    <w:szCs w:val="24"/>
                  </w:rPr>
                </w:rPrChange>
              </w:rPr>
            </w:pPr>
            <w:del w:id="10588" w:author="Phuong Truong Thi" w:date="2024-10-08T18:12:00Z">
              <w:r w:rsidRPr="00763017" w:rsidDel="007E0F89">
                <w:rPr>
                  <w:rFonts w:ascii="Times New Roman" w:hAnsi="Times New Roman"/>
                  <w:color w:val="000000"/>
                  <w:sz w:val="24"/>
                  <w:szCs w:val="24"/>
                  <w:lang w:val="vi-VN"/>
                  <w:rPrChange w:id="10589" w:author="thu nga" w:date="2024-09-30T13:54:00Z">
                    <w:rPr>
                      <w:rFonts w:ascii="Times New Roman" w:hAnsi="Times New Roman"/>
                      <w:color w:val="000000"/>
                      <w:sz w:val="24"/>
                      <w:szCs w:val="24"/>
                    </w:rPr>
                  </w:rPrChange>
                </w:rPr>
                <w:delText>Điều kiện thỏa mãn định danh</w:delText>
              </w:r>
            </w:del>
          </w:p>
        </w:tc>
        <w:tc>
          <w:tcPr>
            <w:tcW w:w="2230" w:type="dxa"/>
            <w:vAlign w:val="center"/>
            <w:tcPrChange w:id="10590" w:author="thu nga" w:date="2024-10-01T10:49:00Z">
              <w:tcPr>
                <w:tcW w:w="2230" w:type="dxa"/>
                <w:vAlign w:val="center"/>
              </w:tcPr>
            </w:tcPrChange>
          </w:tcPr>
          <w:p w14:paraId="53377185" w14:textId="52D78898" w:rsidR="00FF4CD3" w:rsidRPr="00763017" w:rsidDel="007E0F89" w:rsidRDefault="00FF4CD3">
            <w:pPr>
              <w:spacing w:before="0" w:line="240" w:lineRule="auto"/>
              <w:contextualSpacing w:val="0"/>
              <w:jc w:val="left"/>
              <w:rPr>
                <w:del w:id="10591" w:author="Phuong Truong Thi" w:date="2024-10-08T18:12:00Z"/>
                <w:rFonts w:ascii="Times New Roman" w:eastAsia="Times New Roman" w:hAnsi="Times New Roman"/>
                <w:sz w:val="24"/>
                <w:szCs w:val="24"/>
                <w:lang w:val="vi-VN" w:eastAsia="vi-VN"/>
                <w:rPrChange w:id="10592" w:author="thu nga" w:date="2024-09-30T13:54:00Z">
                  <w:rPr>
                    <w:del w:id="10593" w:author="Phuong Truong Thi" w:date="2024-10-08T18:12:00Z"/>
                    <w:rFonts w:ascii="Times New Roman" w:eastAsia="Times New Roman" w:hAnsi="Times New Roman"/>
                    <w:sz w:val="24"/>
                    <w:szCs w:val="24"/>
                    <w:lang w:eastAsia="vi-VN"/>
                  </w:rPr>
                </w:rPrChange>
              </w:rPr>
            </w:pPr>
            <w:del w:id="10594" w:author="Phuong Truong Thi" w:date="2024-10-08T18:12:00Z">
              <w:r w:rsidRPr="00763017" w:rsidDel="007E0F89">
                <w:rPr>
                  <w:rFonts w:ascii="Times New Roman" w:hAnsi="Times New Roman"/>
                  <w:color w:val="000000"/>
                  <w:sz w:val="24"/>
                  <w:szCs w:val="24"/>
                  <w:lang w:val="vi-VN"/>
                  <w:rPrChange w:id="10595" w:author="thu nga" w:date="2024-09-30T13:54:00Z">
                    <w:rPr>
                      <w:rFonts w:ascii="Times New Roman" w:hAnsi="Times New Roman"/>
                      <w:color w:val="000000"/>
                      <w:sz w:val="24"/>
                      <w:szCs w:val="24"/>
                    </w:rPr>
                  </w:rPrChange>
                </w:rPr>
                <w:delText>CN_Chuyengiao</w:delText>
              </w:r>
              <w:r w:rsidRPr="00763017" w:rsidDel="007E0F89">
                <w:rPr>
                  <w:rFonts w:ascii="Times New Roman" w:hAnsi="Times New Roman"/>
                  <w:color w:val="000000"/>
                  <w:sz w:val="24"/>
                  <w:szCs w:val="24"/>
                  <w:lang w:val="vi-VN"/>
                  <w:rPrChange w:id="10596" w:author="thu nga" w:date="2024-09-30T13:54:00Z">
                    <w:rPr>
                      <w:rFonts w:ascii="Times New Roman" w:hAnsi="Times New Roman"/>
                      <w:color w:val="000000"/>
                      <w:sz w:val="24"/>
                      <w:szCs w:val="24"/>
                    </w:rPr>
                  </w:rPrChange>
                </w:rPr>
                <w:br/>
                <w:delText>Tiêu chí/Sản phẩm KH chuyển lên thành khách hàng Core AF</w:delText>
              </w:r>
              <w:r w:rsidRPr="00763017" w:rsidDel="007E0F89">
                <w:rPr>
                  <w:rFonts w:ascii="Times New Roman" w:hAnsi="Times New Roman"/>
                  <w:color w:val="000000"/>
                  <w:sz w:val="24"/>
                  <w:szCs w:val="24"/>
                  <w:lang w:val="vi-VN"/>
                  <w:rPrChange w:id="10597" w:author="thu nga" w:date="2024-09-30T13:54:00Z">
                    <w:rPr>
                      <w:rFonts w:ascii="Times New Roman" w:hAnsi="Times New Roman"/>
                      <w:color w:val="000000"/>
                      <w:sz w:val="24"/>
                      <w:szCs w:val="24"/>
                    </w:rPr>
                  </w:rPrChange>
                </w:rPr>
                <w:br/>
                <w:delText>theo sản phẩm nào AUM, CASA, HOMELOAN, BANCA..</w:delText>
              </w:r>
            </w:del>
          </w:p>
        </w:tc>
        <w:tc>
          <w:tcPr>
            <w:tcW w:w="1070" w:type="dxa"/>
            <w:tcPrChange w:id="10598" w:author="thu nga" w:date="2024-10-01T10:49:00Z">
              <w:tcPr>
                <w:tcW w:w="1070" w:type="dxa"/>
              </w:tcPr>
            </w:tcPrChange>
          </w:tcPr>
          <w:p w14:paraId="3C374F6B" w14:textId="61E1C921" w:rsidR="00FF4CD3" w:rsidRPr="00FF4CD3" w:rsidDel="007E0F89" w:rsidRDefault="00FF4CD3">
            <w:pPr>
              <w:spacing w:before="0" w:line="240" w:lineRule="auto"/>
              <w:contextualSpacing w:val="0"/>
              <w:jc w:val="center"/>
              <w:rPr>
                <w:del w:id="10599" w:author="Phuong Truong Thi" w:date="2024-10-08T18:12:00Z"/>
                <w:rFonts w:ascii="Times New Roman" w:eastAsia="Times New Roman" w:hAnsi="Times New Roman"/>
                <w:sz w:val="24"/>
                <w:szCs w:val="24"/>
                <w:lang w:val="vi-VN" w:eastAsia="vi-VN"/>
                <w:rPrChange w:id="10600" w:author="thu nga" w:date="2024-09-30T15:09:00Z">
                  <w:rPr>
                    <w:del w:id="10601" w:author="Phuong Truong Thi" w:date="2024-10-08T18:12:00Z"/>
                    <w:rFonts w:ascii="Times New Roman" w:eastAsia="Times New Roman" w:hAnsi="Times New Roman"/>
                    <w:sz w:val="24"/>
                    <w:szCs w:val="24"/>
                    <w:lang w:eastAsia="vi-VN"/>
                  </w:rPr>
                </w:rPrChange>
              </w:rPr>
              <w:pPrChange w:id="10602" w:author="thu nga" w:date="2024-09-30T15:15:00Z">
                <w:pPr>
                  <w:spacing w:before="0" w:line="240" w:lineRule="auto"/>
                  <w:contextualSpacing w:val="0"/>
                </w:pPr>
              </w:pPrChange>
            </w:pPr>
            <w:ins w:id="10603" w:author="thu nga" w:date="2024-09-30T15:11:00Z">
              <w:del w:id="10604" w:author="Phuong Truong Thi" w:date="2024-10-08T18:12:00Z">
                <w:r w:rsidRPr="00D41C21" w:rsidDel="007E0F89">
                  <w:rPr>
                    <w:rFonts w:ascii="Times New Roman" w:hAnsi="Times New Roman"/>
                    <w:color w:val="000000"/>
                    <w:sz w:val="24"/>
                    <w:szCs w:val="24"/>
                    <w:lang w:val="vi-VN"/>
                  </w:rPr>
                  <w:delText>EZ/T24</w:delText>
                </w:r>
              </w:del>
            </w:ins>
          </w:p>
        </w:tc>
        <w:tc>
          <w:tcPr>
            <w:tcW w:w="1236" w:type="dxa"/>
            <w:tcPrChange w:id="10605" w:author="thu nga" w:date="2024-10-01T10:49:00Z">
              <w:tcPr>
                <w:tcW w:w="1236" w:type="dxa"/>
              </w:tcPr>
            </w:tcPrChange>
          </w:tcPr>
          <w:p w14:paraId="1BBE3EEC" w14:textId="1BEC1317" w:rsidR="00FF4CD3" w:rsidRPr="00AD0E1A" w:rsidDel="007E0F89" w:rsidRDefault="00FF4CD3">
            <w:pPr>
              <w:spacing w:before="0" w:line="240" w:lineRule="auto"/>
              <w:contextualSpacing w:val="0"/>
              <w:rPr>
                <w:del w:id="10606" w:author="Phuong Truong Thi" w:date="2024-10-08T18:12:00Z"/>
                <w:rFonts w:ascii="Times New Roman" w:eastAsia="Times New Roman" w:hAnsi="Times New Roman"/>
                <w:sz w:val="24"/>
                <w:szCs w:val="24"/>
                <w:lang w:eastAsia="vi-VN"/>
              </w:rPr>
            </w:pPr>
            <w:del w:id="10607"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608" w:author="thu nga" w:date="2024-10-01T10:49:00Z">
              <w:tcPr>
                <w:tcW w:w="1417" w:type="dxa"/>
                <w:gridSpan w:val="2"/>
                <w:shd w:val="clear" w:color="auto" w:fill="auto"/>
                <w:noWrap/>
                <w:vAlign w:val="center"/>
              </w:tcPr>
            </w:tcPrChange>
          </w:tcPr>
          <w:p w14:paraId="6C809A6E" w14:textId="4AA511B4" w:rsidR="00FF4CD3" w:rsidRPr="00AD0E1A" w:rsidDel="007E0F89" w:rsidRDefault="00FF4CD3">
            <w:pPr>
              <w:spacing w:before="0" w:line="240" w:lineRule="auto"/>
              <w:contextualSpacing w:val="0"/>
              <w:rPr>
                <w:del w:id="10609" w:author="Phuong Truong Thi" w:date="2024-10-08T18:12:00Z"/>
                <w:rFonts w:ascii="Times New Roman" w:eastAsia="Times New Roman" w:hAnsi="Times New Roman"/>
                <w:color w:val="FF0000"/>
                <w:sz w:val="24"/>
                <w:szCs w:val="24"/>
                <w:lang w:eastAsia="vi-VN"/>
              </w:rPr>
            </w:pPr>
          </w:p>
        </w:tc>
        <w:tc>
          <w:tcPr>
            <w:tcW w:w="992" w:type="dxa"/>
            <w:tcPrChange w:id="10610" w:author="thu nga" w:date="2024-10-01T10:49:00Z">
              <w:tcPr>
                <w:tcW w:w="851" w:type="dxa"/>
              </w:tcPr>
            </w:tcPrChange>
          </w:tcPr>
          <w:p w14:paraId="5D4529D5" w14:textId="07B0C402" w:rsidR="00FF4CD3" w:rsidDel="007E0F89" w:rsidRDefault="00FF4CD3">
            <w:pPr>
              <w:spacing w:before="0" w:line="240" w:lineRule="auto"/>
              <w:contextualSpacing w:val="0"/>
              <w:jc w:val="center"/>
              <w:rPr>
                <w:del w:id="10611" w:author="Phuong Truong Thi" w:date="2024-10-08T18:12:00Z"/>
                <w:rFonts w:ascii="Times New Roman" w:eastAsia="Times New Roman" w:hAnsi="Times New Roman"/>
                <w:sz w:val="24"/>
                <w:szCs w:val="24"/>
                <w:lang w:eastAsia="vi-VN"/>
              </w:rPr>
            </w:pPr>
            <w:del w:id="10612"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332E0077" w14:textId="1E5385C5" w:rsidTr="001859AE">
        <w:trPr>
          <w:gridAfter w:val="2"/>
          <w:wAfter w:w="17834" w:type="dxa"/>
          <w:trHeight w:val="276"/>
          <w:del w:id="10613" w:author="Phuong Truong Thi" w:date="2024-10-08T18:12:00Z"/>
          <w:trPrChange w:id="10614" w:author="thu nga" w:date="2024-10-01T10:49:00Z">
            <w:trPr>
              <w:gridAfter w:val="2"/>
              <w:wAfter w:w="17834" w:type="dxa"/>
              <w:trHeight w:val="276"/>
            </w:trPr>
          </w:trPrChange>
        </w:trPr>
        <w:tc>
          <w:tcPr>
            <w:tcW w:w="670" w:type="dxa"/>
            <w:shd w:val="clear" w:color="auto" w:fill="auto"/>
            <w:vAlign w:val="center"/>
            <w:tcPrChange w:id="10615" w:author="thu nga" w:date="2024-10-01T10:49:00Z">
              <w:tcPr>
                <w:tcW w:w="670" w:type="dxa"/>
                <w:shd w:val="clear" w:color="auto" w:fill="auto"/>
                <w:vAlign w:val="center"/>
              </w:tcPr>
            </w:tcPrChange>
          </w:tcPr>
          <w:p w14:paraId="09C31C82" w14:textId="25342A94" w:rsidR="00FF4CD3" w:rsidRPr="00AD0E1A" w:rsidDel="007E0F89" w:rsidRDefault="00FF4CD3">
            <w:pPr>
              <w:pStyle w:val="ListParagraph"/>
              <w:numPr>
                <w:ilvl w:val="0"/>
                <w:numId w:val="62"/>
              </w:numPr>
              <w:spacing w:before="0" w:line="240" w:lineRule="auto"/>
              <w:contextualSpacing w:val="0"/>
              <w:jc w:val="left"/>
              <w:rPr>
                <w:del w:id="10616" w:author="Phuong Truong Thi" w:date="2024-10-08T18:12:00Z"/>
                <w:rFonts w:eastAsia="Times New Roman"/>
                <w:szCs w:val="24"/>
                <w:lang w:val="vi-VN" w:eastAsia="vi-VN"/>
              </w:rPr>
            </w:pPr>
          </w:p>
        </w:tc>
        <w:tc>
          <w:tcPr>
            <w:tcW w:w="1735" w:type="dxa"/>
            <w:gridSpan w:val="2"/>
            <w:shd w:val="clear" w:color="auto" w:fill="auto"/>
            <w:vAlign w:val="center"/>
            <w:tcPrChange w:id="10617" w:author="thu nga" w:date="2024-10-01T10:49:00Z">
              <w:tcPr>
                <w:tcW w:w="1735" w:type="dxa"/>
                <w:gridSpan w:val="2"/>
                <w:shd w:val="clear" w:color="auto" w:fill="auto"/>
                <w:vAlign w:val="center"/>
              </w:tcPr>
            </w:tcPrChange>
          </w:tcPr>
          <w:p w14:paraId="1D295D41" w14:textId="7A547AF5" w:rsidR="00FF4CD3" w:rsidRPr="00763017" w:rsidDel="007E0F89" w:rsidRDefault="00FF4CD3">
            <w:pPr>
              <w:spacing w:before="0" w:line="240" w:lineRule="auto"/>
              <w:contextualSpacing w:val="0"/>
              <w:rPr>
                <w:del w:id="10618" w:author="Phuong Truong Thi" w:date="2024-10-08T18:12:00Z"/>
                <w:rFonts w:ascii="Times New Roman" w:hAnsi="Times New Roman"/>
                <w:color w:val="000000"/>
                <w:sz w:val="24"/>
                <w:szCs w:val="24"/>
                <w:lang w:val="vi-VN"/>
                <w:rPrChange w:id="10619" w:author="thu nga" w:date="2024-09-30T13:54:00Z">
                  <w:rPr>
                    <w:del w:id="10620" w:author="Phuong Truong Thi" w:date="2024-10-08T18:12:00Z"/>
                    <w:rFonts w:ascii="Times New Roman" w:hAnsi="Times New Roman"/>
                    <w:color w:val="000000"/>
                    <w:sz w:val="24"/>
                    <w:szCs w:val="24"/>
                  </w:rPr>
                </w:rPrChange>
              </w:rPr>
            </w:pPr>
            <w:del w:id="10621" w:author="Phuong Truong Thi" w:date="2024-10-08T18:12:00Z">
              <w:r w:rsidRPr="00763017" w:rsidDel="007E0F89">
                <w:rPr>
                  <w:rFonts w:ascii="Times New Roman" w:hAnsi="Times New Roman"/>
                  <w:color w:val="000000"/>
                  <w:sz w:val="24"/>
                  <w:szCs w:val="24"/>
                  <w:lang w:val="vi-VN"/>
                  <w:rPrChange w:id="10622" w:author="thu nga" w:date="2024-09-30T13:54:00Z">
                    <w:rPr>
                      <w:rFonts w:ascii="Times New Roman" w:hAnsi="Times New Roman"/>
                      <w:color w:val="000000"/>
                      <w:sz w:val="24"/>
                      <w:szCs w:val="24"/>
                    </w:rPr>
                  </w:rPrChange>
                </w:rPr>
                <w:delText>Ghi nhận thông tin KH chuyển đổi AF</w:delText>
              </w:r>
            </w:del>
          </w:p>
        </w:tc>
        <w:tc>
          <w:tcPr>
            <w:tcW w:w="2230" w:type="dxa"/>
            <w:vAlign w:val="center"/>
            <w:tcPrChange w:id="10623" w:author="thu nga" w:date="2024-10-01T10:49:00Z">
              <w:tcPr>
                <w:tcW w:w="2230" w:type="dxa"/>
                <w:vAlign w:val="center"/>
              </w:tcPr>
            </w:tcPrChange>
          </w:tcPr>
          <w:p w14:paraId="67557490" w14:textId="78A62CD4" w:rsidR="00FF4CD3" w:rsidRPr="00521C1C" w:rsidDel="007E0F89" w:rsidRDefault="00FF4CD3">
            <w:pPr>
              <w:spacing w:before="0" w:line="240" w:lineRule="auto"/>
              <w:contextualSpacing w:val="0"/>
              <w:rPr>
                <w:del w:id="10624" w:author="Phuong Truong Thi" w:date="2024-10-08T18:12:00Z"/>
                <w:rFonts w:ascii="Times New Roman" w:eastAsia="Times New Roman" w:hAnsi="Times New Roman"/>
                <w:sz w:val="24"/>
                <w:szCs w:val="24"/>
                <w:lang w:eastAsia="vi-VN"/>
              </w:rPr>
            </w:pPr>
            <w:del w:id="10625" w:author="Phuong Truong Thi" w:date="2024-10-08T18:12:00Z">
              <w:r w:rsidRPr="00521C1C" w:rsidDel="007E0F89">
                <w:rPr>
                  <w:rFonts w:ascii="Times New Roman" w:hAnsi="Times New Roman"/>
                  <w:color w:val="000000"/>
                  <w:sz w:val="24"/>
                  <w:szCs w:val="24"/>
                </w:rPr>
                <w:delText>Re Asess AF</w:delText>
              </w:r>
              <w:r w:rsidRPr="00521C1C" w:rsidDel="007E0F89">
                <w:rPr>
                  <w:rFonts w:ascii="Times New Roman" w:hAnsi="Times New Roman"/>
                  <w:color w:val="000000"/>
                  <w:sz w:val="24"/>
                  <w:szCs w:val="24"/>
                </w:rPr>
                <w:br/>
                <w:delText>Ghi nhận thông tin KH chuyển đổi AF</w:delText>
              </w:r>
            </w:del>
          </w:p>
        </w:tc>
        <w:tc>
          <w:tcPr>
            <w:tcW w:w="1070" w:type="dxa"/>
            <w:tcPrChange w:id="10626" w:author="thu nga" w:date="2024-10-01T10:49:00Z">
              <w:tcPr>
                <w:tcW w:w="1070" w:type="dxa"/>
              </w:tcPr>
            </w:tcPrChange>
          </w:tcPr>
          <w:p w14:paraId="4D034C81" w14:textId="5B1E4370" w:rsidR="00FF4CD3" w:rsidDel="007E0F89" w:rsidRDefault="00FF4CD3">
            <w:pPr>
              <w:spacing w:before="0" w:line="240" w:lineRule="auto"/>
              <w:contextualSpacing w:val="0"/>
              <w:jc w:val="center"/>
              <w:rPr>
                <w:del w:id="10627" w:author="Phuong Truong Thi" w:date="2024-10-08T18:12:00Z"/>
                <w:rFonts w:ascii="Times New Roman" w:eastAsia="Times New Roman" w:hAnsi="Times New Roman"/>
                <w:sz w:val="24"/>
                <w:szCs w:val="24"/>
                <w:lang w:eastAsia="vi-VN"/>
              </w:rPr>
              <w:pPrChange w:id="10628" w:author="thu nga" w:date="2024-09-30T15:15:00Z">
                <w:pPr>
                  <w:spacing w:before="0" w:line="240" w:lineRule="auto"/>
                  <w:contextualSpacing w:val="0"/>
                </w:pPr>
              </w:pPrChange>
            </w:pPr>
            <w:ins w:id="10629" w:author="thu nga" w:date="2024-09-30T15:11:00Z">
              <w:del w:id="10630" w:author="Phuong Truong Thi" w:date="2024-10-08T18:12:00Z">
                <w:r w:rsidRPr="00D41C21" w:rsidDel="007E0F89">
                  <w:rPr>
                    <w:rFonts w:ascii="Times New Roman" w:hAnsi="Times New Roman"/>
                    <w:color w:val="000000"/>
                    <w:sz w:val="24"/>
                    <w:szCs w:val="24"/>
                    <w:lang w:val="vi-VN"/>
                  </w:rPr>
                  <w:delText>EZ/T24</w:delText>
                </w:r>
              </w:del>
            </w:ins>
          </w:p>
        </w:tc>
        <w:tc>
          <w:tcPr>
            <w:tcW w:w="1236" w:type="dxa"/>
            <w:tcPrChange w:id="10631" w:author="thu nga" w:date="2024-10-01T10:49:00Z">
              <w:tcPr>
                <w:tcW w:w="1236" w:type="dxa"/>
              </w:tcPr>
            </w:tcPrChange>
          </w:tcPr>
          <w:p w14:paraId="56EB38AA" w14:textId="3DCAF7F1" w:rsidR="00FF4CD3" w:rsidRPr="00AD0E1A" w:rsidDel="007E0F89" w:rsidRDefault="00FF4CD3">
            <w:pPr>
              <w:spacing w:before="0" w:line="240" w:lineRule="auto"/>
              <w:contextualSpacing w:val="0"/>
              <w:rPr>
                <w:del w:id="10632" w:author="Phuong Truong Thi" w:date="2024-10-08T18:12:00Z"/>
                <w:rFonts w:ascii="Times New Roman" w:eastAsia="Times New Roman" w:hAnsi="Times New Roman"/>
                <w:sz w:val="24"/>
                <w:szCs w:val="24"/>
                <w:lang w:eastAsia="vi-VN"/>
              </w:rPr>
            </w:pPr>
            <w:del w:id="10633"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634" w:author="thu nga" w:date="2024-10-01T10:49:00Z">
              <w:tcPr>
                <w:tcW w:w="1417" w:type="dxa"/>
                <w:gridSpan w:val="2"/>
                <w:shd w:val="clear" w:color="auto" w:fill="auto"/>
                <w:noWrap/>
                <w:vAlign w:val="center"/>
              </w:tcPr>
            </w:tcPrChange>
          </w:tcPr>
          <w:p w14:paraId="18E9B87D" w14:textId="2E96BD8E" w:rsidR="00FF4CD3" w:rsidRPr="00AD0E1A" w:rsidDel="007E0F89" w:rsidRDefault="00FF4CD3">
            <w:pPr>
              <w:spacing w:before="0" w:line="240" w:lineRule="auto"/>
              <w:contextualSpacing w:val="0"/>
              <w:rPr>
                <w:del w:id="10635" w:author="Phuong Truong Thi" w:date="2024-10-08T18:12:00Z"/>
                <w:rFonts w:ascii="Times New Roman" w:eastAsia="Times New Roman" w:hAnsi="Times New Roman"/>
                <w:color w:val="FF0000"/>
                <w:sz w:val="24"/>
                <w:szCs w:val="24"/>
                <w:lang w:eastAsia="vi-VN"/>
              </w:rPr>
            </w:pPr>
          </w:p>
        </w:tc>
        <w:tc>
          <w:tcPr>
            <w:tcW w:w="992" w:type="dxa"/>
            <w:tcPrChange w:id="10636" w:author="thu nga" w:date="2024-10-01T10:49:00Z">
              <w:tcPr>
                <w:tcW w:w="851" w:type="dxa"/>
              </w:tcPr>
            </w:tcPrChange>
          </w:tcPr>
          <w:p w14:paraId="04726233" w14:textId="67721319" w:rsidR="00FF4CD3" w:rsidDel="007E0F89" w:rsidRDefault="00FF4CD3">
            <w:pPr>
              <w:spacing w:before="0" w:line="240" w:lineRule="auto"/>
              <w:contextualSpacing w:val="0"/>
              <w:jc w:val="center"/>
              <w:rPr>
                <w:del w:id="10637" w:author="Phuong Truong Thi" w:date="2024-10-08T18:12:00Z"/>
                <w:rFonts w:ascii="Times New Roman" w:eastAsia="Times New Roman" w:hAnsi="Times New Roman"/>
                <w:sz w:val="24"/>
                <w:szCs w:val="24"/>
                <w:lang w:eastAsia="vi-VN"/>
              </w:rPr>
            </w:pPr>
            <w:del w:id="10638"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3CCAF60C" w14:textId="1379514E" w:rsidTr="007B7F57">
        <w:trPr>
          <w:gridAfter w:val="2"/>
          <w:wAfter w:w="17834" w:type="dxa"/>
          <w:trHeight w:val="276"/>
          <w:del w:id="10639" w:author="Phuong Truong Thi" w:date="2024-10-08T18:12:00Z"/>
          <w:trPrChange w:id="10640" w:author="thu nga" w:date="2024-09-30T15:27:00Z">
            <w:trPr>
              <w:gridAfter w:val="2"/>
              <w:wAfter w:w="17834" w:type="dxa"/>
              <w:trHeight w:val="276"/>
            </w:trPr>
          </w:trPrChange>
        </w:trPr>
        <w:tc>
          <w:tcPr>
            <w:tcW w:w="846" w:type="dxa"/>
            <w:gridSpan w:val="2"/>
            <w:tcPrChange w:id="10641" w:author="thu nga" w:date="2024-09-30T15:27:00Z">
              <w:tcPr>
                <w:tcW w:w="1492" w:type="dxa"/>
                <w:gridSpan w:val="2"/>
              </w:tcPr>
            </w:tcPrChange>
          </w:tcPr>
          <w:p w14:paraId="56201B6B" w14:textId="053F8853" w:rsidR="00FF4CD3" w:rsidDel="007E0F89" w:rsidRDefault="00FF4CD3">
            <w:pPr>
              <w:spacing w:before="0" w:line="240" w:lineRule="auto"/>
              <w:contextualSpacing w:val="0"/>
              <w:jc w:val="left"/>
              <w:rPr>
                <w:del w:id="10642" w:author="Phuong Truong Thi" w:date="2024-10-08T18:12:00Z"/>
                <w:rFonts w:ascii="Times New Roman" w:eastAsia="Times New Roman" w:hAnsi="Times New Roman"/>
                <w:sz w:val="24"/>
                <w:szCs w:val="24"/>
                <w:lang w:eastAsia="vi-VN"/>
              </w:rPr>
            </w:pPr>
          </w:p>
        </w:tc>
        <w:tc>
          <w:tcPr>
            <w:tcW w:w="8363" w:type="dxa"/>
            <w:gridSpan w:val="6"/>
            <w:vAlign w:val="center"/>
            <w:tcPrChange w:id="10643" w:author="thu nga" w:date="2024-09-30T15:27:00Z">
              <w:tcPr>
                <w:tcW w:w="7717" w:type="dxa"/>
                <w:gridSpan w:val="7"/>
                <w:vAlign w:val="center"/>
              </w:tcPr>
            </w:tcPrChange>
          </w:tcPr>
          <w:p w14:paraId="0BBBC03F" w14:textId="2A838B07" w:rsidR="00FF4CD3" w:rsidDel="007E0F89" w:rsidRDefault="00FF4CD3">
            <w:pPr>
              <w:spacing w:before="0" w:line="240" w:lineRule="auto"/>
              <w:contextualSpacing w:val="0"/>
              <w:jc w:val="left"/>
              <w:rPr>
                <w:del w:id="10644" w:author="Phuong Truong Thi" w:date="2024-10-08T18:12:00Z"/>
                <w:rFonts w:ascii="Times New Roman" w:eastAsia="Times New Roman" w:hAnsi="Times New Roman"/>
                <w:sz w:val="24"/>
                <w:szCs w:val="24"/>
                <w:lang w:eastAsia="vi-VN"/>
              </w:rPr>
            </w:pPr>
            <w:del w:id="10645" w:author="Phuong Truong Thi" w:date="2024-10-08T18:12:00Z">
              <w:r w:rsidDel="007E0F89">
                <w:rPr>
                  <w:rFonts w:ascii="Times New Roman" w:eastAsia="Times New Roman" w:hAnsi="Times New Roman"/>
                  <w:sz w:val="24"/>
                  <w:szCs w:val="24"/>
                  <w:lang w:eastAsia="vi-VN"/>
                </w:rPr>
                <w:delText>Lead/Opt</w:delText>
              </w:r>
            </w:del>
          </w:p>
        </w:tc>
      </w:tr>
      <w:tr w:rsidR="00273A54" w:rsidRPr="00AD0E1A" w:rsidDel="007E0F89" w14:paraId="39B1719D" w14:textId="0D464CE2" w:rsidTr="001859AE">
        <w:trPr>
          <w:gridAfter w:val="2"/>
          <w:wAfter w:w="17834" w:type="dxa"/>
          <w:trHeight w:val="276"/>
          <w:del w:id="10646" w:author="Phuong Truong Thi" w:date="2024-10-08T18:12:00Z"/>
          <w:trPrChange w:id="10647" w:author="thu nga" w:date="2024-10-01T10:49:00Z">
            <w:trPr>
              <w:gridAfter w:val="2"/>
              <w:wAfter w:w="17834" w:type="dxa"/>
              <w:trHeight w:val="276"/>
            </w:trPr>
          </w:trPrChange>
        </w:trPr>
        <w:tc>
          <w:tcPr>
            <w:tcW w:w="670" w:type="dxa"/>
            <w:shd w:val="clear" w:color="auto" w:fill="auto"/>
            <w:vAlign w:val="center"/>
            <w:tcPrChange w:id="10648" w:author="thu nga" w:date="2024-10-01T10:49:00Z">
              <w:tcPr>
                <w:tcW w:w="670" w:type="dxa"/>
                <w:shd w:val="clear" w:color="auto" w:fill="auto"/>
                <w:vAlign w:val="center"/>
              </w:tcPr>
            </w:tcPrChange>
          </w:tcPr>
          <w:p w14:paraId="65C76EB8" w14:textId="3030D4EF" w:rsidR="00FF4CD3" w:rsidRPr="00AD0E1A" w:rsidDel="007E0F89" w:rsidRDefault="00FF4CD3">
            <w:pPr>
              <w:pStyle w:val="ListParagraph"/>
              <w:numPr>
                <w:ilvl w:val="0"/>
                <w:numId w:val="62"/>
              </w:numPr>
              <w:spacing w:before="0" w:line="240" w:lineRule="auto"/>
              <w:contextualSpacing w:val="0"/>
              <w:jc w:val="left"/>
              <w:rPr>
                <w:del w:id="10649" w:author="Phuong Truong Thi" w:date="2024-10-08T18:12:00Z"/>
                <w:rFonts w:eastAsia="Times New Roman"/>
                <w:szCs w:val="24"/>
                <w:lang w:val="vi-VN" w:eastAsia="vi-VN"/>
              </w:rPr>
            </w:pPr>
          </w:p>
        </w:tc>
        <w:tc>
          <w:tcPr>
            <w:tcW w:w="1735" w:type="dxa"/>
            <w:gridSpan w:val="2"/>
            <w:shd w:val="clear" w:color="auto" w:fill="auto"/>
            <w:vAlign w:val="center"/>
            <w:tcPrChange w:id="10650" w:author="thu nga" w:date="2024-10-01T10:49:00Z">
              <w:tcPr>
                <w:tcW w:w="1735" w:type="dxa"/>
                <w:gridSpan w:val="2"/>
                <w:shd w:val="clear" w:color="auto" w:fill="auto"/>
                <w:vAlign w:val="center"/>
              </w:tcPr>
            </w:tcPrChange>
          </w:tcPr>
          <w:p w14:paraId="2EEF709F" w14:textId="1F3E6593" w:rsidR="00FF4CD3" w:rsidRPr="008E60BE" w:rsidDel="007E0F89" w:rsidRDefault="00FF4CD3">
            <w:pPr>
              <w:spacing w:before="0" w:line="240" w:lineRule="auto"/>
              <w:contextualSpacing w:val="0"/>
              <w:rPr>
                <w:del w:id="10651" w:author="Phuong Truong Thi" w:date="2024-10-08T18:12:00Z"/>
                <w:rFonts w:ascii="Times New Roman" w:hAnsi="Times New Roman"/>
                <w:sz w:val="24"/>
                <w:szCs w:val="24"/>
              </w:rPr>
            </w:pPr>
            <w:del w:id="10652" w:author="Phuong Truong Thi" w:date="2024-10-08T18:12:00Z">
              <w:r w:rsidRPr="008E60BE" w:rsidDel="007E0F89">
                <w:rPr>
                  <w:rFonts w:ascii="Times New Roman" w:hAnsi="Times New Roman"/>
                  <w:color w:val="000000"/>
                  <w:sz w:val="24"/>
                  <w:szCs w:val="24"/>
                </w:rPr>
                <w:delText>Số lead/opt đang khai thác</w:delText>
              </w:r>
            </w:del>
          </w:p>
        </w:tc>
        <w:tc>
          <w:tcPr>
            <w:tcW w:w="2230" w:type="dxa"/>
            <w:vAlign w:val="center"/>
            <w:tcPrChange w:id="10653" w:author="thu nga" w:date="2024-10-01T10:49:00Z">
              <w:tcPr>
                <w:tcW w:w="2230" w:type="dxa"/>
                <w:vAlign w:val="center"/>
              </w:tcPr>
            </w:tcPrChange>
          </w:tcPr>
          <w:p w14:paraId="47B9DF78" w14:textId="4C7CE905" w:rsidR="00FF4CD3" w:rsidRPr="00521C1C" w:rsidDel="007E0F89" w:rsidRDefault="00FF4CD3">
            <w:pPr>
              <w:spacing w:before="0" w:line="240" w:lineRule="auto"/>
              <w:contextualSpacing w:val="0"/>
              <w:rPr>
                <w:del w:id="10654" w:author="Phuong Truong Thi" w:date="2024-10-08T18:12:00Z"/>
                <w:rFonts w:ascii="Times New Roman" w:eastAsia="Times New Roman" w:hAnsi="Times New Roman"/>
                <w:sz w:val="24"/>
                <w:szCs w:val="24"/>
                <w:lang w:eastAsia="vi-VN"/>
              </w:rPr>
            </w:pPr>
            <w:del w:id="10655" w:author="Phuong Truong Thi" w:date="2024-10-08T18:12:00Z">
              <w:r w:rsidRPr="00521C1C" w:rsidDel="007E0F89">
                <w:rPr>
                  <w:rFonts w:ascii="Times New Roman" w:hAnsi="Times New Roman"/>
                  <w:color w:val="000000"/>
                  <w:sz w:val="24"/>
                  <w:szCs w:val="24"/>
                </w:rPr>
                <w:delText>Tổng số lead của KH đó đang có trạng thái khác đóng</w:delText>
              </w:r>
            </w:del>
          </w:p>
        </w:tc>
        <w:tc>
          <w:tcPr>
            <w:tcW w:w="1070" w:type="dxa"/>
            <w:tcPrChange w:id="10656" w:author="thu nga" w:date="2024-10-01T10:49:00Z">
              <w:tcPr>
                <w:tcW w:w="1070" w:type="dxa"/>
              </w:tcPr>
            </w:tcPrChange>
          </w:tcPr>
          <w:p w14:paraId="35D50A9C" w14:textId="10A5478D" w:rsidR="00FF4CD3" w:rsidDel="007E0F89" w:rsidRDefault="00FF4CD3">
            <w:pPr>
              <w:spacing w:before="0" w:line="240" w:lineRule="auto"/>
              <w:contextualSpacing w:val="0"/>
              <w:jc w:val="center"/>
              <w:rPr>
                <w:del w:id="10657" w:author="Phuong Truong Thi" w:date="2024-10-08T18:12:00Z"/>
                <w:rFonts w:ascii="Times New Roman" w:eastAsia="Times New Roman" w:hAnsi="Times New Roman"/>
                <w:sz w:val="24"/>
                <w:szCs w:val="24"/>
                <w:lang w:eastAsia="vi-VN"/>
              </w:rPr>
              <w:pPrChange w:id="10658" w:author="thu nga" w:date="2024-09-30T15:15:00Z">
                <w:pPr>
                  <w:spacing w:before="0" w:line="240" w:lineRule="auto"/>
                  <w:contextualSpacing w:val="0"/>
                </w:pPr>
              </w:pPrChange>
            </w:pPr>
            <w:ins w:id="10659" w:author="thu nga" w:date="2024-09-30T15:11:00Z">
              <w:del w:id="10660"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661" w:author="thu nga" w:date="2024-10-01T10:49:00Z">
              <w:tcPr>
                <w:tcW w:w="1236" w:type="dxa"/>
              </w:tcPr>
            </w:tcPrChange>
          </w:tcPr>
          <w:p w14:paraId="32C04D31" w14:textId="0E1ED06D" w:rsidR="00FF4CD3" w:rsidRPr="00AD0E1A" w:rsidDel="007E0F89" w:rsidRDefault="00FF4CD3">
            <w:pPr>
              <w:spacing w:before="0" w:line="240" w:lineRule="auto"/>
              <w:contextualSpacing w:val="0"/>
              <w:rPr>
                <w:del w:id="10662" w:author="Phuong Truong Thi" w:date="2024-10-08T18:12:00Z"/>
                <w:rFonts w:ascii="Times New Roman" w:eastAsia="Times New Roman" w:hAnsi="Times New Roman"/>
                <w:sz w:val="24"/>
                <w:szCs w:val="24"/>
                <w:lang w:eastAsia="vi-VN"/>
              </w:rPr>
            </w:pPr>
            <w:del w:id="10663"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664" w:author="thu nga" w:date="2024-10-01T10:49:00Z">
              <w:tcPr>
                <w:tcW w:w="1417" w:type="dxa"/>
                <w:gridSpan w:val="2"/>
                <w:shd w:val="clear" w:color="auto" w:fill="auto"/>
                <w:noWrap/>
                <w:vAlign w:val="center"/>
              </w:tcPr>
            </w:tcPrChange>
          </w:tcPr>
          <w:p w14:paraId="165E2AF1" w14:textId="4F2E8BBC" w:rsidR="00FF4CD3" w:rsidRPr="00AD0E1A" w:rsidDel="007E0F89" w:rsidRDefault="00FF4CD3">
            <w:pPr>
              <w:spacing w:before="0" w:line="240" w:lineRule="auto"/>
              <w:contextualSpacing w:val="0"/>
              <w:rPr>
                <w:del w:id="10665" w:author="Phuong Truong Thi" w:date="2024-10-08T18:12:00Z"/>
                <w:rFonts w:ascii="Times New Roman" w:eastAsia="Times New Roman" w:hAnsi="Times New Roman"/>
                <w:sz w:val="24"/>
                <w:szCs w:val="24"/>
                <w:lang w:val="vi-VN" w:eastAsia="vi-VN"/>
              </w:rPr>
            </w:pPr>
          </w:p>
        </w:tc>
        <w:tc>
          <w:tcPr>
            <w:tcW w:w="992" w:type="dxa"/>
            <w:tcPrChange w:id="10666" w:author="thu nga" w:date="2024-10-01T10:49:00Z">
              <w:tcPr>
                <w:tcW w:w="851" w:type="dxa"/>
              </w:tcPr>
            </w:tcPrChange>
          </w:tcPr>
          <w:p w14:paraId="28B4C334" w14:textId="4FA52341" w:rsidR="00FF4CD3" w:rsidRPr="00AD0E1A" w:rsidDel="007E0F89" w:rsidRDefault="00FF4CD3">
            <w:pPr>
              <w:spacing w:before="0" w:line="240" w:lineRule="auto"/>
              <w:contextualSpacing w:val="0"/>
              <w:jc w:val="center"/>
              <w:rPr>
                <w:del w:id="10667" w:author="Phuong Truong Thi" w:date="2024-10-08T18:12:00Z"/>
                <w:rFonts w:ascii="Times New Roman" w:eastAsia="Times New Roman" w:hAnsi="Times New Roman"/>
                <w:sz w:val="24"/>
                <w:szCs w:val="24"/>
                <w:lang w:eastAsia="vi-VN"/>
              </w:rPr>
            </w:pPr>
            <w:del w:id="10668"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193633D4" w14:textId="7C42319E" w:rsidTr="001859AE">
        <w:trPr>
          <w:gridAfter w:val="2"/>
          <w:wAfter w:w="17834" w:type="dxa"/>
          <w:trHeight w:val="276"/>
          <w:del w:id="10669" w:author="Phuong Truong Thi" w:date="2024-10-08T18:12:00Z"/>
          <w:trPrChange w:id="10670" w:author="thu nga" w:date="2024-10-01T10:49:00Z">
            <w:trPr>
              <w:gridAfter w:val="2"/>
              <w:wAfter w:w="17834" w:type="dxa"/>
              <w:trHeight w:val="276"/>
            </w:trPr>
          </w:trPrChange>
        </w:trPr>
        <w:tc>
          <w:tcPr>
            <w:tcW w:w="670" w:type="dxa"/>
            <w:shd w:val="clear" w:color="auto" w:fill="auto"/>
            <w:vAlign w:val="center"/>
            <w:tcPrChange w:id="10671" w:author="thu nga" w:date="2024-10-01T10:49:00Z">
              <w:tcPr>
                <w:tcW w:w="670" w:type="dxa"/>
                <w:shd w:val="clear" w:color="auto" w:fill="auto"/>
                <w:vAlign w:val="center"/>
              </w:tcPr>
            </w:tcPrChange>
          </w:tcPr>
          <w:p w14:paraId="67607810" w14:textId="5D002C87" w:rsidR="00FF4CD3" w:rsidRPr="00AD0E1A" w:rsidDel="007E0F89" w:rsidRDefault="00FF4CD3">
            <w:pPr>
              <w:pStyle w:val="ListParagraph"/>
              <w:numPr>
                <w:ilvl w:val="0"/>
                <w:numId w:val="62"/>
              </w:numPr>
              <w:spacing w:before="0" w:line="240" w:lineRule="auto"/>
              <w:contextualSpacing w:val="0"/>
              <w:jc w:val="left"/>
              <w:rPr>
                <w:del w:id="10672" w:author="Phuong Truong Thi" w:date="2024-10-08T18:12:00Z"/>
                <w:rFonts w:eastAsia="Times New Roman"/>
                <w:szCs w:val="24"/>
                <w:lang w:val="vi-VN" w:eastAsia="vi-VN"/>
              </w:rPr>
            </w:pPr>
          </w:p>
        </w:tc>
        <w:tc>
          <w:tcPr>
            <w:tcW w:w="1735" w:type="dxa"/>
            <w:gridSpan w:val="2"/>
            <w:shd w:val="clear" w:color="auto" w:fill="auto"/>
            <w:vAlign w:val="center"/>
            <w:tcPrChange w:id="10673" w:author="thu nga" w:date="2024-10-01T10:49:00Z">
              <w:tcPr>
                <w:tcW w:w="1735" w:type="dxa"/>
                <w:gridSpan w:val="2"/>
                <w:shd w:val="clear" w:color="auto" w:fill="auto"/>
                <w:vAlign w:val="center"/>
              </w:tcPr>
            </w:tcPrChange>
          </w:tcPr>
          <w:p w14:paraId="7AEAEA75" w14:textId="00FBBD56" w:rsidR="00FF4CD3" w:rsidRPr="008E60BE" w:rsidDel="007E0F89" w:rsidRDefault="00FF4CD3">
            <w:pPr>
              <w:spacing w:before="0" w:line="240" w:lineRule="auto"/>
              <w:contextualSpacing w:val="0"/>
              <w:rPr>
                <w:del w:id="10674" w:author="Phuong Truong Thi" w:date="2024-10-08T18:12:00Z"/>
                <w:rFonts w:ascii="Times New Roman" w:hAnsi="Times New Roman"/>
                <w:sz w:val="24"/>
                <w:szCs w:val="24"/>
              </w:rPr>
            </w:pPr>
            <w:del w:id="10675" w:author="Phuong Truong Thi" w:date="2024-10-08T18:12:00Z">
              <w:r w:rsidRPr="008E60BE" w:rsidDel="007E0F89">
                <w:rPr>
                  <w:rFonts w:ascii="Times New Roman" w:hAnsi="Times New Roman"/>
                  <w:color w:val="000000"/>
                  <w:sz w:val="24"/>
                  <w:szCs w:val="24"/>
                </w:rPr>
                <w:delText>Tổng số lead/opt của KH</w:delText>
              </w:r>
            </w:del>
          </w:p>
        </w:tc>
        <w:tc>
          <w:tcPr>
            <w:tcW w:w="2230" w:type="dxa"/>
            <w:vAlign w:val="center"/>
            <w:tcPrChange w:id="10676" w:author="thu nga" w:date="2024-10-01T10:49:00Z">
              <w:tcPr>
                <w:tcW w:w="2230" w:type="dxa"/>
                <w:vAlign w:val="center"/>
              </w:tcPr>
            </w:tcPrChange>
          </w:tcPr>
          <w:p w14:paraId="740371AF" w14:textId="634EF8F7" w:rsidR="00FF4CD3" w:rsidRPr="00521C1C" w:rsidDel="007E0F89" w:rsidRDefault="00FF4CD3">
            <w:pPr>
              <w:spacing w:before="0" w:line="240" w:lineRule="auto"/>
              <w:contextualSpacing w:val="0"/>
              <w:rPr>
                <w:del w:id="10677" w:author="Phuong Truong Thi" w:date="2024-10-08T18:12:00Z"/>
                <w:rFonts w:ascii="Times New Roman" w:eastAsia="Times New Roman" w:hAnsi="Times New Roman"/>
                <w:sz w:val="24"/>
                <w:szCs w:val="24"/>
                <w:lang w:eastAsia="vi-VN"/>
              </w:rPr>
            </w:pPr>
            <w:del w:id="10678" w:author="Phuong Truong Thi" w:date="2024-10-08T18:12:00Z">
              <w:r w:rsidRPr="00521C1C" w:rsidDel="007E0F89">
                <w:rPr>
                  <w:rFonts w:ascii="Times New Roman" w:hAnsi="Times New Roman"/>
                  <w:color w:val="000000"/>
                  <w:sz w:val="24"/>
                  <w:szCs w:val="24"/>
                </w:rPr>
                <w:delText>Tổng số lead/opt đã được tạo ra để khai thác khách hàng đó</w:delText>
              </w:r>
            </w:del>
          </w:p>
        </w:tc>
        <w:tc>
          <w:tcPr>
            <w:tcW w:w="1070" w:type="dxa"/>
            <w:tcPrChange w:id="10679" w:author="thu nga" w:date="2024-10-01T10:49:00Z">
              <w:tcPr>
                <w:tcW w:w="1070" w:type="dxa"/>
              </w:tcPr>
            </w:tcPrChange>
          </w:tcPr>
          <w:p w14:paraId="5986CB07" w14:textId="33E41428" w:rsidR="00FF4CD3" w:rsidDel="007E0F89" w:rsidRDefault="00FF4CD3">
            <w:pPr>
              <w:spacing w:before="0" w:line="240" w:lineRule="auto"/>
              <w:contextualSpacing w:val="0"/>
              <w:jc w:val="center"/>
              <w:rPr>
                <w:del w:id="10680" w:author="Phuong Truong Thi" w:date="2024-10-08T18:12:00Z"/>
                <w:rFonts w:ascii="Times New Roman" w:eastAsia="Times New Roman" w:hAnsi="Times New Roman"/>
                <w:sz w:val="24"/>
                <w:szCs w:val="24"/>
                <w:lang w:eastAsia="vi-VN"/>
              </w:rPr>
              <w:pPrChange w:id="10681" w:author="thu nga" w:date="2024-09-30T15:15:00Z">
                <w:pPr>
                  <w:spacing w:before="0" w:line="240" w:lineRule="auto"/>
                  <w:contextualSpacing w:val="0"/>
                </w:pPr>
              </w:pPrChange>
            </w:pPr>
            <w:ins w:id="10682" w:author="thu nga" w:date="2024-09-30T15:11:00Z">
              <w:del w:id="10683" w:author="Phuong Truong Thi" w:date="2024-10-08T18:12:00Z">
                <w:r w:rsidDel="007E0F89">
                  <w:rPr>
                    <w:rFonts w:ascii="Times New Roman" w:eastAsia="Times New Roman" w:hAnsi="Times New Roman"/>
                    <w:sz w:val="24"/>
                    <w:szCs w:val="24"/>
                    <w:lang w:val="vi-VN" w:eastAsia="vi-VN"/>
                  </w:rPr>
                  <w:delText>CRM</w:delText>
                </w:r>
              </w:del>
            </w:ins>
          </w:p>
        </w:tc>
        <w:tc>
          <w:tcPr>
            <w:tcW w:w="1236" w:type="dxa"/>
            <w:tcPrChange w:id="10684" w:author="thu nga" w:date="2024-10-01T10:49:00Z">
              <w:tcPr>
                <w:tcW w:w="1236" w:type="dxa"/>
              </w:tcPr>
            </w:tcPrChange>
          </w:tcPr>
          <w:p w14:paraId="213172E2" w14:textId="489388ED" w:rsidR="00FF4CD3" w:rsidRPr="00AD0E1A" w:rsidDel="007E0F89" w:rsidRDefault="00FF4CD3">
            <w:pPr>
              <w:spacing w:before="0" w:line="240" w:lineRule="auto"/>
              <w:contextualSpacing w:val="0"/>
              <w:rPr>
                <w:del w:id="10685" w:author="Phuong Truong Thi" w:date="2024-10-08T18:12:00Z"/>
                <w:rFonts w:ascii="Times New Roman" w:eastAsia="Times New Roman" w:hAnsi="Times New Roman"/>
                <w:sz w:val="24"/>
                <w:szCs w:val="24"/>
                <w:lang w:eastAsia="vi-VN"/>
              </w:rPr>
            </w:pPr>
            <w:del w:id="10686"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687" w:author="thu nga" w:date="2024-10-01T10:49:00Z">
              <w:tcPr>
                <w:tcW w:w="1417" w:type="dxa"/>
                <w:gridSpan w:val="2"/>
                <w:shd w:val="clear" w:color="auto" w:fill="auto"/>
                <w:noWrap/>
                <w:vAlign w:val="center"/>
              </w:tcPr>
            </w:tcPrChange>
          </w:tcPr>
          <w:p w14:paraId="0110FCA1" w14:textId="5EF8CEED" w:rsidR="00FF4CD3" w:rsidRPr="00AD0E1A" w:rsidDel="007E0F89" w:rsidRDefault="00FF4CD3">
            <w:pPr>
              <w:spacing w:before="0" w:line="240" w:lineRule="auto"/>
              <w:contextualSpacing w:val="0"/>
              <w:rPr>
                <w:del w:id="10688" w:author="Phuong Truong Thi" w:date="2024-10-08T18:12:00Z"/>
                <w:rFonts w:ascii="Times New Roman" w:eastAsia="Times New Roman" w:hAnsi="Times New Roman"/>
                <w:sz w:val="24"/>
                <w:szCs w:val="24"/>
                <w:lang w:val="vi-VN" w:eastAsia="vi-VN"/>
              </w:rPr>
            </w:pPr>
          </w:p>
        </w:tc>
        <w:tc>
          <w:tcPr>
            <w:tcW w:w="992" w:type="dxa"/>
            <w:tcPrChange w:id="10689" w:author="thu nga" w:date="2024-10-01T10:49:00Z">
              <w:tcPr>
                <w:tcW w:w="851" w:type="dxa"/>
              </w:tcPr>
            </w:tcPrChange>
          </w:tcPr>
          <w:p w14:paraId="552C228C" w14:textId="205BC931" w:rsidR="00FF4CD3" w:rsidRPr="005A1514" w:rsidDel="007E0F89" w:rsidRDefault="00FF4CD3">
            <w:pPr>
              <w:spacing w:before="0" w:line="240" w:lineRule="auto"/>
              <w:contextualSpacing w:val="0"/>
              <w:jc w:val="center"/>
              <w:rPr>
                <w:del w:id="10690" w:author="Phuong Truong Thi" w:date="2024-10-08T18:12:00Z"/>
                <w:rFonts w:ascii="Times New Roman" w:eastAsia="Times New Roman" w:hAnsi="Times New Roman"/>
                <w:sz w:val="24"/>
                <w:szCs w:val="24"/>
                <w:lang w:eastAsia="vi-VN"/>
              </w:rPr>
            </w:pPr>
            <w:del w:id="10691"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0BD76398" w14:textId="6F0CF2C1" w:rsidTr="007B7F57">
        <w:trPr>
          <w:gridAfter w:val="2"/>
          <w:wAfter w:w="17834" w:type="dxa"/>
          <w:trHeight w:val="276"/>
          <w:del w:id="10692" w:author="Phuong Truong Thi" w:date="2024-10-08T18:12:00Z"/>
          <w:trPrChange w:id="10693" w:author="thu nga" w:date="2024-09-30T15:27:00Z">
            <w:trPr>
              <w:gridAfter w:val="2"/>
              <w:wAfter w:w="17834" w:type="dxa"/>
              <w:trHeight w:val="276"/>
            </w:trPr>
          </w:trPrChange>
        </w:trPr>
        <w:tc>
          <w:tcPr>
            <w:tcW w:w="846" w:type="dxa"/>
            <w:gridSpan w:val="2"/>
            <w:tcPrChange w:id="10694" w:author="thu nga" w:date="2024-09-30T15:27:00Z">
              <w:tcPr>
                <w:tcW w:w="1492" w:type="dxa"/>
                <w:gridSpan w:val="2"/>
              </w:tcPr>
            </w:tcPrChange>
          </w:tcPr>
          <w:p w14:paraId="47645FB5" w14:textId="12766BEB" w:rsidR="00FF4CD3" w:rsidDel="007E0F89" w:rsidRDefault="00FF4CD3">
            <w:pPr>
              <w:spacing w:before="0" w:line="240" w:lineRule="auto"/>
              <w:contextualSpacing w:val="0"/>
              <w:jc w:val="left"/>
              <w:rPr>
                <w:del w:id="10695" w:author="Phuong Truong Thi" w:date="2024-10-08T18:12:00Z"/>
                <w:rFonts w:ascii="Times New Roman" w:eastAsia="Times New Roman" w:hAnsi="Times New Roman"/>
                <w:sz w:val="24"/>
                <w:szCs w:val="24"/>
                <w:lang w:eastAsia="vi-VN"/>
              </w:rPr>
            </w:pPr>
          </w:p>
        </w:tc>
        <w:tc>
          <w:tcPr>
            <w:tcW w:w="8363" w:type="dxa"/>
            <w:gridSpan w:val="6"/>
            <w:vAlign w:val="center"/>
            <w:tcPrChange w:id="10696" w:author="thu nga" w:date="2024-09-30T15:27:00Z">
              <w:tcPr>
                <w:tcW w:w="7717" w:type="dxa"/>
                <w:gridSpan w:val="7"/>
                <w:vAlign w:val="center"/>
              </w:tcPr>
            </w:tcPrChange>
          </w:tcPr>
          <w:p w14:paraId="2A54A1FE" w14:textId="5A5E4F16" w:rsidR="00FF4CD3" w:rsidDel="007E0F89" w:rsidRDefault="00FF4CD3">
            <w:pPr>
              <w:spacing w:before="0" w:line="240" w:lineRule="auto"/>
              <w:contextualSpacing w:val="0"/>
              <w:jc w:val="left"/>
              <w:rPr>
                <w:del w:id="10697" w:author="Phuong Truong Thi" w:date="2024-10-08T18:12:00Z"/>
                <w:rFonts w:ascii="Times New Roman" w:eastAsia="Times New Roman" w:hAnsi="Times New Roman"/>
                <w:sz w:val="24"/>
                <w:szCs w:val="24"/>
                <w:lang w:eastAsia="vi-VN"/>
              </w:rPr>
            </w:pPr>
            <w:del w:id="10698" w:author="Phuong Truong Thi" w:date="2024-10-08T18:12:00Z">
              <w:r w:rsidDel="007E0F89">
                <w:rPr>
                  <w:rFonts w:ascii="Times New Roman" w:eastAsia="Times New Roman" w:hAnsi="Times New Roman"/>
                  <w:sz w:val="24"/>
                  <w:szCs w:val="24"/>
                  <w:lang w:eastAsia="vi-VN"/>
                </w:rPr>
                <w:delText>Gợi ý bán</w:delText>
              </w:r>
            </w:del>
          </w:p>
        </w:tc>
      </w:tr>
      <w:tr w:rsidR="00273A54" w:rsidRPr="00AD0E1A" w:rsidDel="007E0F89" w14:paraId="4A59EE53" w14:textId="03CCC4F7" w:rsidTr="001859AE">
        <w:trPr>
          <w:gridAfter w:val="2"/>
          <w:wAfter w:w="17834" w:type="dxa"/>
          <w:trHeight w:val="276"/>
          <w:del w:id="10699" w:author="Phuong Truong Thi" w:date="2024-10-08T18:12:00Z"/>
          <w:trPrChange w:id="10700" w:author="thu nga" w:date="2024-10-01T10:49:00Z">
            <w:trPr>
              <w:gridAfter w:val="2"/>
              <w:wAfter w:w="17834" w:type="dxa"/>
              <w:trHeight w:val="276"/>
            </w:trPr>
          </w:trPrChange>
        </w:trPr>
        <w:tc>
          <w:tcPr>
            <w:tcW w:w="670" w:type="dxa"/>
            <w:shd w:val="clear" w:color="auto" w:fill="auto"/>
            <w:vAlign w:val="center"/>
            <w:tcPrChange w:id="10701" w:author="thu nga" w:date="2024-10-01T10:49:00Z">
              <w:tcPr>
                <w:tcW w:w="670" w:type="dxa"/>
                <w:shd w:val="clear" w:color="auto" w:fill="auto"/>
                <w:vAlign w:val="center"/>
              </w:tcPr>
            </w:tcPrChange>
          </w:tcPr>
          <w:p w14:paraId="666DAF10" w14:textId="5EC9C84D" w:rsidR="00FF4CD3" w:rsidRPr="00AD0E1A" w:rsidDel="007E0F89" w:rsidRDefault="00FF4CD3">
            <w:pPr>
              <w:pStyle w:val="ListParagraph"/>
              <w:numPr>
                <w:ilvl w:val="0"/>
                <w:numId w:val="62"/>
              </w:numPr>
              <w:spacing w:before="0" w:line="240" w:lineRule="auto"/>
              <w:contextualSpacing w:val="0"/>
              <w:jc w:val="left"/>
              <w:rPr>
                <w:del w:id="10702" w:author="Phuong Truong Thi" w:date="2024-10-08T18:12:00Z"/>
                <w:rFonts w:eastAsia="Times New Roman"/>
                <w:szCs w:val="24"/>
                <w:lang w:val="vi-VN" w:eastAsia="vi-VN"/>
              </w:rPr>
            </w:pPr>
          </w:p>
        </w:tc>
        <w:tc>
          <w:tcPr>
            <w:tcW w:w="1735" w:type="dxa"/>
            <w:gridSpan w:val="2"/>
            <w:shd w:val="clear" w:color="auto" w:fill="auto"/>
            <w:vAlign w:val="center"/>
            <w:tcPrChange w:id="10703" w:author="thu nga" w:date="2024-10-01T10:49:00Z">
              <w:tcPr>
                <w:tcW w:w="1735" w:type="dxa"/>
                <w:gridSpan w:val="2"/>
                <w:shd w:val="clear" w:color="auto" w:fill="auto"/>
                <w:vAlign w:val="center"/>
              </w:tcPr>
            </w:tcPrChange>
          </w:tcPr>
          <w:p w14:paraId="18E1E04B" w14:textId="6B7F4B90" w:rsidR="00FF4CD3" w:rsidRPr="008E60BE" w:rsidDel="007E0F89" w:rsidRDefault="00FF4CD3">
            <w:pPr>
              <w:spacing w:before="0" w:line="240" w:lineRule="auto"/>
              <w:contextualSpacing w:val="0"/>
              <w:rPr>
                <w:del w:id="10704" w:author="Phuong Truong Thi" w:date="2024-10-08T18:12:00Z"/>
                <w:rFonts w:ascii="Times New Roman" w:hAnsi="Times New Roman"/>
                <w:sz w:val="24"/>
                <w:szCs w:val="24"/>
              </w:rPr>
            </w:pPr>
            <w:del w:id="10705" w:author="Phuong Truong Thi" w:date="2024-10-08T18:12:00Z">
              <w:r w:rsidRPr="008E60BE" w:rsidDel="007E0F89">
                <w:rPr>
                  <w:rFonts w:ascii="Times New Roman" w:hAnsi="Times New Roman"/>
                  <w:color w:val="000000"/>
                  <w:sz w:val="24"/>
                  <w:szCs w:val="24"/>
                </w:rPr>
                <w:delText>Gợi ý bán 1</w:delText>
              </w:r>
            </w:del>
          </w:p>
        </w:tc>
        <w:tc>
          <w:tcPr>
            <w:tcW w:w="2230" w:type="dxa"/>
            <w:vAlign w:val="center"/>
            <w:tcPrChange w:id="10706" w:author="thu nga" w:date="2024-10-01T10:49:00Z">
              <w:tcPr>
                <w:tcW w:w="2230" w:type="dxa"/>
                <w:vAlign w:val="center"/>
              </w:tcPr>
            </w:tcPrChange>
          </w:tcPr>
          <w:p w14:paraId="3C20C1C6" w14:textId="6B959E2B" w:rsidR="00FF4CD3" w:rsidRPr="00521C1C" w:rsidDel="007E0F89" w:rsidRDefault="00FF4CD3">
            <w:pPr>
              <w:spacing w:before="0" w:line="240" w:lineRule="auto"/>
              <w:contextualSpacing w:val="0"/>
              <w:rPr>
                <w:del w:id="10707" w:author="Phuong Truong Thi" w:date="2024-10-08T18:12:00Z"/>
                <w:rFonts w:ascii="Times New Roman" w:eastAsia="Times New Roman" w:hAnsi="Times New Roman"/>
                <w:sz w:val="24"/>
                <w:szCs w:val="24"/>
                <w:lang w:eastAsia="vi-VN"/>
              </w:rPr>
            </w:pPr>
            <w:del w:id="10708" w:author="Phuong Truong Thi" w:date="2024-10-08T18:12:00Z">
              <w:r w:rsidRPr="00521C1C" w:rsidDel="007E0F89">
                <w:rPr>
                  <w:rFonts w:ascii="Times New Roman" w:hAnsi="Times New Roman"/>
                  <w:color w:val="000000"/>
                  <w:sz w:val="24"/>
                  <w:szCs w:val="24"/>
                </w:rPr>
                <w:delText>Gợi ý bán sản phẩm từ Model AI của EDA</w:delText>
              </w:r>
            </w:del>
          </w:p>
        </w:tc>
        <w:tc>
          <w:tcPr>
            <w:tcW w:w="1070" w:type="dxa"/>
            <w:tcPrChange w:id="10709" w:author="thu nga" w:date="2024-10-01T10:49:00Z">
              <w:tcPr>
                <w:tcW w:w="1070" w:type="dxa"/>
              </w:tcPr>
            </w:tcPrChange>
          </w:tcPr>
          <w:p w14:paraId="707C85CB" w14:textId="21C5E68F" w:rsidR="00FF4CD3" w:rsidDel="007E0F89" w:rsidRDefault="00FF4CD3">
            <w:pPr>
              <w:spacing w:before="0" w:line="240" w:lineRule="auto"/>
              <w:contextualSpacing w:val="0"/>
              <w:jc w:val="center"/>
              <w:rPr>
                <w:del w:id="10710" w:author="Phuong Truong Thi" w:date="2024-10-08T18:12:00Z"/>
                <w:rFonts w:ascii="Times New Roman" w:eastAsia="Times New Roman" w:hAnsi="Times New Roman"/>
                <w:sz w:val="24"/>
                <w:szCs w:val="24"/>
                <w:lang w:eastAsia="vi-VN"/>
              </w:rPr>
              <w:pPrChange w:id="10711" w:author="thu nga" w:date="2024-09-30T15:15:00Z">
                <w:pPr>
                  <w:spacing w:before="0" w:line="240" w:lineRule="auto"/>
                  <w:contextualSpacing w:val="0"/>
                </w:pPr>
              </w:pPrChange>
            </w:pPr>
            <w:ins w:id="10712" w:author="thu nga" w:date="2024-09-30T15:11:00Z">
              <w:del w:id="10713" w:author="Phuong Truong Thi" w:date="2024-10-08T18:12:00Z">
                <w:r w:rsidDel="007E0F89">
                  <w:rPr>
                    <w:rFonts w:ascii="Times New Roman" w:eastAsia="Times New Roman" w:hAnsi="Times New Roman"/>
                    <w:sz w:val="24"/>
                    <w:szCs w:val="24"/>
                    <w:lang w:val="vi-VN" w:eastAsia="vi-VN"/>
                  </w:rPr>
                  <w:delText>EDA &amp; CRM</w:delText>
                </w:r>
              </w:del>
            </w:ins>
          </w:p>
        </w:tc>
        <w:tc>
          <w:tcPr>
            <w:tcW w:w="1236" w:type="dxa"/>
            <w:tcPrChange w:id="10714" w:author="thu nga" w:date="2024-10-01T10:49:00Z">
              <w:tcPr>
                <w:tcW w:w="1236" w:type="dxa"/>
              </w:tcPr>
            </w:tcPrChange>
          </w:tcPr>
          <w:p w14:paraId="2C664ACE" w14:textId="44C8EA08" w:rsidR="00FF4CD3" w:rsidRPr="00AD0E1A" w:rsidDel="007E0F89" w:rsidRDefault="00FF4CD3">
            <w:pPr>
              <w:spacing w:before="0" w:line="240" w:lineRule="auto"/>
              <w:contextualSpacing w:val="0"/>
              <w:rPr>
                <w:del w:id="10715" w:author="Phuong Truong Thi" w:date="2024-10-08T18:12:00Z"/>
                <w:rFonts w:ascii="Times New Roman" w:eastAsia="Times New Roman" w:hAnsi="Times New Roman"/>
                <w:sz w:val="24"/>
                <w:szCs w:val="24"/>
                <w:lang w:eastAsia="vi-VN"/>
              </w:rPr>
            </w:pPr>
            <w:del w:id="10716"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717" w:author="thu nga" w:date="2024-10-01T10:49:00Z">
              <w:tcPr>
                <w:tcW w:w="1417" w:type="dxa"/>
                <w:gridSpan w:val="2"/>
                <w:shd w:val="clear" w:color="auto" w:fill="auto"/>
                <w:noWrap/>
                <w:vAlign w:val="center"/>
              </w:tcPr>
            </w:tcPrChange>
          </w:tcPr>
          <w:p w14:paraId="6B508518" w14:textId="6AC70BAC" w:rsidR="00FF4CD3" w:rsidRPr="001C1935" w:rsidDel="007E0F89" w:rsidRDefault="00FF4CD3">
            <w:pPr>
              <w:spacing w:before="0" w:line="240" w:lineRule="auto"/>
              <w:contextualSpacing w:val="0"/>
              <w:rPr>
                <w:del w:id="10718" w:author="Phuong Truong Thi" w:date="2024-10-08T18:12:00Z"/>
                <w:rFonts w:ascii="Times New Roman" w:eastAsia="Times New Roman" w:hAnsi="Times New Roman"/>
                <w:sz w:val="24"/>
                <w:szCs w:val="24"/>
                <w:lang w:eastAsia="vi-VN"/>
              </w:rPr>
            </w:pPr>
          </w:p>
        </w:tc>
        <w:tc>
          <w:tcPr>
            <w:tcW w:w="992" w:type="dxa"/>
            <w:tcPrChange w:id="10719" w:author="thu nga" w:date="2024-10-01T10:49:00Z">
              <w:tcPr>
                <w:tcW w:w="851" w:type="dxa"/>
              </w:tcPr>
            </w:tcPrChange>
          </w:tcPr>
          <w:p w14:paraId="532B9758" w14:textId="343C2E66" w:rsidR="00FF4CD3" w:rsidRPr="00AD0E1A" w:rsidDel="007E0F89" w:rsidRDefault="00FF4CD3">
            <w:pPr>
              <w:spacing w:before="0" w:line="240" w:lineRule="auto"/>
              <w:contextualSpacing w:val="0"/>
              <w:jc w:val="center"/>
              <w:rPr>
                <w:del w:id="10720" w:author="Phuong Truong Thi" w:date="2024-10-08T18:12:00Z"/>
                <w:rFonts w:ascii="Times New Roman" w:eastAsia="Times New Roman" w:hAnsi="Times New Roman"/>
                <w:sz w:val="24"/>
                <w:szCs w:val="24"/>
                <w:lang w:eastAsia="vi-VN"/>
              </w:rPr>
            </w:pPr>
            <w:del w:id="10721"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58BF7067" w14:textId="31F5591A" w:rsidTr="001859AE">
        <w:trPr>
          <w:gridAfter w:val="2"/>
          <w:wAfter w:w="17834" w:type="dxa"/>
          <w:trHeight w:val="276"/>
          <w:del w:id="10722" w:author="Phuong Truong Thi" w:date="2024-10-08T18:12:00Z"/>
          <w:trPrChange w:id="10723" w:author="thu nga" w:date="2024-10-01T10:49:00Z">
            <w:trPr>
              <w:gridAfter w:val="2"/>
              <w:wAfter w:w="17834" w:type="dxa"/>
              <w:trHeight w:val="276"/>
            </w:trPr>
          </w:trPrChange>
        </w:trPr>
        <w:tc>
          <w:tcPr>
            <w:tcW w:w="670" w:type="dxa"/>
            <w:shd w:val="clear" w:color="auto" w:fill="auto"/>
            <w:vAlign w:val="center"/>
            <w:tcPrChange w:id="10724" w:author="thu nga" w:date="2024-10-01T10:49:00Z">
              <w:tcPr>
                <w:tcW w:w="670" w:type="dxa"/>
                <w:shd w:val="clear" w:color="auto" w:fill="auto"/>
                <w:vAlign w:val="center"/>
              </w:tcPr>
            </w:tcPrChange>
          </w:tcPr>
          <w:p w14:paraId="7718BA72" w14:textId="61ACFD43" w:rsidR="00FF4CD3" w:rsidRPr="00AD0E1A" w:rsidDel="007E0F89" w:rsidRDefault="00FF4CD3">
            <w:pPr>
              <w:pStyle w:val="ListParagraph"/>
              <w:numPr>
                <w:ilvl w:val="0"/>
                <w:numId w:val="62"/>
              </w:numPr>
              <w:spacing w:before="0" w:line="240" w:lineRule="auto"/>
              <w:contextualSpacing w:val="0"/>
              <w:jc w:val="left"/>
              <w:rPr>
                <w:del w:id="10725" w:author="Phuong Truong Thi" w:date="2024-10-08T18:12:00Z"/>
                <w:rFonts w:eastAsia="Times New Roman"/>
                <w:szCs w:val="24"/>
                <w:lang w:val="vi-VN" w:eastAsia="vi-VN"/>
              </w:rPr>
            </w:pPr>
          </w:p>
        </w:tc>
        <w:tc>
          <w:tcPr>
            <w:tcW w:w="1735" w:type="dxa"/>
            <w:gridSpan w:val="2"/>
            <w:shd w:val="clear" w:color="auto" w:fill="auto"/>
            <w:vAlign w:val="center"/>
            <w:tcPrChange w:id="10726" w:author="thu nga" w:date="2024-10-01T10:49:00Z">
              <w:tcPr>
                <w:tcW w:w="1735" w:type="dxa"/>
                <w:gridSpan w:val="2"/>
                <w:shd w:val="clear" w:color="auto" w:fill="auto"/>
                <w:vAlign w:val="center"/>
              </w:tcPr>
            </w:tcPrChange>
          </w:tcPr>
          <w:p w14:paraId="0AB58E85" w14:textId="27AD67E6" w:rsidR="00FF4CD3" w:rsidRPr="008E60BE" w:rsidDel="007E0F89" w:rsidRDefault="00FF4CD3">
            <w:pPr>
              <w:spacing w:before="0" w:line="240" w:lineRule="auto"/>
              <w:contextualSpacing w:val="0"/>
              <w:rPr>
                <w:del w:id="10727" w:author="Phuong Truong Thi" w:date="2024-10-08T18:12:00Z"/>
                <w:rFonts w:ascii="Times New Roman" w:hAnsi="Times New Roman"/>
                <w:sz w:val="24"/>
                <w:szCs w:val="24"/>
              </w:rPr>
            </w:pPr>
            <w:del w:id="10728" w:author="Phuong Truong Thi" w:date="2024-10-08T18:12:00Z">
              <w:r w:rsidRPr="008E60BE" w:rsidDel="007E0F89">
                <w:rPr>
                  <w:rFonts w:ascii="Times New Roman" w:hAnsi="Times New Roman"/>
                  <w:color w:val="000000"/>
                  <w:sz w:val="24"/>
                  <w:szCs w:val="24"/>
                </w:rPr>
                <w:delText>Gợi ý bán 2</w:delText>
              </w:r>
            </w:del>
          </w:p>
        </w:tc>
        <w:tc>
          <w:tcPr>
            <w:tcW w:w="2230" w:type="dxa"/>
            <w:vAlign w:val="center"/>
            <w:tcPrChange w:id="10729" w:author="thu nga" w:date="2024-10-01T10:49:00Z">
              <w:tcPr>
                <w:tcW w:w="2230" w:type="dxa"/>
                <w:vAlign w:val="center"/>
              </w:tcPr>
            </w:tcPrChange>
          </w:tcPr>
          <w:p w14:paraId="2CD14E44" w14:textId="187E6A8E" w:rsidR="00FF4CD3" w:rsidRPr="00521C1C" w:rsidDel="007E0F89" w:rsidRDefault="00FF4CD3">
            <w:pPr>
              <w:spacing w:before="0" w:line="240" w:lineRule="auto"/>
              <w:contextualSpacing w:val="0"/>
              <w:rPr>
                <w:del w:id="10730" w:author="Phuong Truong Thi" w:date="2024-10-08T18:12:00Z"/>
                <w:rFonts w:ascii="Times New Roman" w:eastAsia="Times New Roman" w:hAnsi="Times New Roman"/>
                <w:sz w:val="24"/>
                <w:szCs w:val="24"/>
                <w:lang w:eastAsia="vi-VN"/>
              </w:rPr>
            </w:pPr>
            <w:del w:id="10731" w:author="Phuong Truong Thi" w:date="2024-10-08T18:12:00Z">
              <w:r w:rsidRPr="00521C1C" w:rsidDel="007E0F89">
                <w:rPr>
                  <w:rFonts w:ascii="Times New Roman" w:hAnsi="Times New Roman"/>
                  <w:color w:val="000000"/>
                  <w:sz w:val="24"/>
                  <w:szCs w:val="24"/>
                </w:rPr>
                <w:delText>Gợi ý bán sản phẩm từ Model AI của EDA</w:delText>
              </w:r>
            </w:del>
          </w:p>
        </w:tc>
        <w:tc>
          <w:tcPr>
            <w:tcW w:w="1070" w:type="dxa"/>
            <w:tcPrChange w:id="10732" w:author="thu nga" w:date="2024-10-01T10:49:00Z">
              <w:tcPr>
                <w:tcW w:w="1070" w:type="dxa"/>
              </w:tcPr>
            </w:tcPrChange>
          </w:tcPr>
          <w:p w14:paraId="65531918" w14:textId="272400E0" w:rsidR="00FF4CD3" w:rsidRPr="00E66209" w:rsidDel="007E0F89" w:rsidRDefault="00FF4CD3">
            <w:pPr>
              <w:spacing w:before="0" w:line="240" w:lineRule="auto"/>
              <w:contextualSpacing w:val="0"/>
              <w:jc w:val="center"/>
              <w:rPr>
                <w:del w:id="10733" w:author="Phuong Truong Thi" w:date="2024-10-08T18:12:00Z"/>
                <w:rFonts w:ascii="Times New Roman" w:eastAsia="Times New Roman" w:hAnsi="Times New Roman"/>
                <w:sz w:val="24"/>
                <w:szCs w:val="24"/>
                <w:lang w:eastAsia="vi-VN"/>
              </w:rPr>
              <w:pPrChange w:id="10734" w:author="thu nga" w:date="2024-09-30T15:15:00Z">
                <w:pPr>
                  <w:spacing w:before="0" w:line="240" w:lineRule="auto"/>
                  <w:contextualSpacing w:val="0"/>
                </w:pPr>
              </w:pPrChange>
            </w:pPr>
            <w:ins w:id="10735" w:author="thu nga" w:date="2024-09-30T15:11:00Z">
              <w:del w:id="10736" w:author="Phuong Truong Thi" w:date="2024-10-08T18:12:00Z">
                <w:r w:rsidDel="007E0F89">
                  <w:rPr>
                    <w:rFonts w:ascii="Times New Roman" w:eastAsia="Times New Roman" w:hAnsi="Times New Roman"/>
                    <w:sz w:val="24"/>
                    <w:szCs w:val="24"/>
                    <w:lang w:val="vi-VN" w:eastAsia="vi-VN"/>
                  </w:rPr>
                  <w:delText>EDA &amp; CRM</w:delText>
                </w:r>
              </w:del>
            </w:ins>
          </w:p>
        </w:tc>
        <w:tc>
          <w:tcPr>
            <w:tcW w:w="1236" w:type="dxa"/>
            <w:tcPrChange w:id="10737" w:author="thu nga" w:date="2024-10-01T10:49:00Z">
              <w:tcPr>
                <w:tcW w:w="1236" w:type="dxa"/>
              </w:tcPr>
            </w:tcPrChange>
          </w:tcPr>
          <w:p w14:paraId="72293564" w14:textId="2A213C4E" w:rsidR="00FF4CD3" w:rsidRPr="00AD0E1A" w:rsidDel="007E0F89" w:rsidRDefault="00FF4CD3">
            <w:pPr>
              <w:spacing w:before="0" w:line="240" w:lineRule="auto"/>
              <w:contextualSpacing w:val="0"/>
              <w:rPr>
                <w:del w:id="10738" w:author="Phuong Truong Thi" w:date="2024-10-08T18:12:00Z"/>
                <w:rFonts w:ascii="Times New Roman" w:eastAsia="Times New Roman" w:hAnsi="Times New Roman"/>
                <w:sz w:val="24"/>
                <w:szCs w:val="24"/>
                <w:lang w:eastAsia="vi-VN"/>
              </w:rPr>
            </w:pPr>
            <w:del w:id="10739" w:author="Phuong Truong Thi" w:date="2024-10-08T18:12:00Z">
              <w:r w:rsidRPr="00E66209"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740" w:author="thu nga" w:date="2024-10-01T10:49:00Z">
              <w:tcPr>
                <w:tcW w:w="1417" w:type="dxa"/>
                <w:gridSpan w:val="2"/>
                <w:shd w:val="clear" w:color="auto" w:fill="auto"/>
                <w:noWrap/>
                <w:vAlign w:val="center"/>
              </w:tcPr>
            </w:tcPrChange>
          </w:tcPr>
          <w:p w14:paraId="31F23C8F" w14:textId="581352A7" w:rsidR="00FF4CD3" w:rsidRPr="00AD0E1A" w:rsidDel="007E0F89" w:rsidRDefault="00FF4CD3">
            <w:pPr>
              <w:spacing w:before="0" w:line="240" w:lineRule="auto"/>
              <w:contextualSpacing w:val="0"/>
              <w:rPr>
                <w:del w:id="10741" w:author="Phuong Truong Thi" w:date="2024-10-08T18:12:00Z"/>
                <w:rFonts w:ascii="Times New Roman" w:eastAsia="Times New Roman" w:hAnsi="Times New Roman"/>
                <w:sz w:val="24"/>
                <w:szCs w:val="24"/>
                <w:lang w:val="vi-VN" w:eastAsia="vi-VN"/>
              </w:rPr>
            </w:pPr>
          </w:p>
        </w:tc>
        <w:tc>
          <w:tcPr>
            <w:tcW w:w="992" w:type="dxa"/>
            <w:tcPrChange w:id="10742" w:author="thu nga" w:date="2024-10-01T10:49:00Z">
              <w:tcPr>
                <w:tcW w:w="851" w:type="dxa"/>
              </w:tcPr>
            </w:tcPrChange>
          </w:tcPr>
          <w:p w14:paraId="5B5EA3D1" w14:textId="3147FE59" w:rsidR="00FF4CD3" w:rsidRPr="00AD0E1A" w:rsidDel="007E0F89" w:rsidRDefault="00FF4CD3">
            <w:pPr>
              <w:spacing w:before="0" w:line="240" w:lineRule="auto"/>
              <w:contextualSpacing w:val="0"/>
              <w:jc w:val="center"/>
              <w:rPr>
                <w:del w:id="10743" w:author="Phuong Truong Thi" w:date="2024-10-08T18:12:00Z"/>
                <w:rFonts w:ascii="Times New Roman" w:eastAsia="Times New Roman" w:hAnsi="Times New Roman"/>
                <w:sz w:val="24"/>
                <w:szCs w:val="24"/>
                <w:lang w:eastAsia="vi-VN"/>
              </w:rPr>
            </w:pPr>
            <w:del w:id="10744"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5442B390" w14:textId="5B4BE630" w:rsidTr="001859AE">
        <w:trPr>
          <w:gridAfter w:val="2"/>
          <w:wAfter w:w="17834" w:type="dxa"/>
          <w:trHeight w:val="276"/>
          <w:del w:id="10745" w:author="Phuong Truong Thi" w:date="2024-10-08T18:12:00Z"/>
          <w:trPrChange w:id="10746" w:author="thu nga" w:date="2024-10-01T10:49:00Z">
            <w:trPr>
              <w:gridAfter w:val="2"/>
              <w:wAfter w:w="17834" w:type="dxa"/>
              <w:trHeight w:val="276"/>
            </w:trPr>
          </w:trPrChange>
        </w:trPr>
        <w:tc>
          <w:tcPr>
            <w:tcW w:w="670" w:type="dxa"/>
            <w:shd w:val="clear" w:color="auto" w:fill="auto"/>
            <w:vAlign w:val="center"/>
            <w:tcPrChange w:id="10747" w:author="thu nga" w:date="2024-10-01T10:49:00Z">
              <w:tcPr>
                <w:tcW w:w="670" w:type="dxa"/>
                <w:shd w:val="clear" w:color="auto" w:fill="auto"/>
                <w:vAlign w:val="center"/>
              </w:tcPr>
            </w:tcPrChange>
          </w:tcPr>
          <w:p w14:paraId="4347F356" w14:textId="2C67F9D6" w:rsidR="00FF4CD3" w:rsidRPr="00AD0E1A" w:rsidDel="007E0F89" w:rsidRDefault="00FF4CD3">
            <w:pPr>
              <w:pStyle w:val="ListParagraph"/>
              <w:numPr>
                <w:ilvl w:val="0"/>
                <w:numId w:val="62"/>
              </w:numPr>
              <w:spacing w:before="0" w:line="240" w:lineRule="auto"/>
              <w:contextualSpacing w:val="0"/>
              <w:jc w:val="left"/>
              <w:rPr>
                <w:del w:id="10748" w:author="Phuong Truong Thi" w:date="2024-10-08T18:12:00Z"/>
                <w:rFonts w:eastAsia="Times New Roman"/>
                <w:szCs w:val="24"/>
                <w:lang w:val="vi-VN" w:eastAsia="vi-VN"/>
              </w:rPr>
            </w:pPr>
          </w:p>
        </w:tc>
        <w:tc>
          <w:tcPr>
            <w:tcW w:w="1735" w:type="dxa"/>
            <w:gridSpan w:val="2"/>
            <w:shd w:val="clear" w:color="auto" w:fill="auto"/>
            <w:vAlign w:val="center"/>
            <w:tcPrChange w:id="10749" w:author="thu nga" w:date="2024-10-01T10:49:00Z">
              <w:tcPr>
                <w:tcW w:w="1735" w:type="dxa"/>
                <w:gridSpan w:val="2"/>
                <w:shd w:val="clear" w:color="auto" w:fill="auto"/>
                <w:vAlign w:val="center"/>
              </w:tcPr>
            </w:tcPrChange>
          </w:tcPr>
          <w:p w14:paraId="3A4F14DE" w14:textId="234D440B" w:rsidR="00FF4CD3" w:rsidRPr="008E60BE" w:rsidDel="007E0F89" w:rsidRDefault="00FF4CD3">
            <w:pPr>
              <w:spacing w:before="0" w:line="240" w:lineRule="auto"/>
              <w:contextualSpacing w:val="0"/>
              <w:rPr>
                <w:del w:id="10750" w:author="Phuong Truong Thi" w:date="2024-10-08T18:12:00Z"/>
                <w:rFonts w:ascii="Times New Roman" w:hAnsi="Times New Roman"/>
                <w:sz w:val="24"/>
                <w:szCs w:val="24"/>
              </w:rPr>
            </w:pPr>
            <w:del w:id="10751" w:author="Phuong Truong Thi" w:date="2024-10-08T18:12:00Z">
              <w:r w:rsidRPr="008E60BE" w:rsidDel="007E0F89">
                <w:rPr>
                  <w:rFonts w:ascii="Times New Roman" w:hAnsi="Times New Roman"/>
                  <w:color w:val="000000"/>
                  <w:sz w:val="24"/>
                  <w:szCs w:val="24"/>
                </w:rPr>
                <w:delText>Gợi ý bán 3</w:delText>
              </w:r>
            </w:del>
          </w:p>
        </w:tc>
        <w:tc>
          <w:tcPr>
            <w:tcW w:w="2230" w:type="dxa"/>
            <w:vAlign w:val="center"/>
            <w:tcPrChange w:id="10752" w:author="thu nga" w:date="2024-10-01T10:49:00Z">
              <w:tcPr>
                <w:tcW w:w="2230" w:type="dxa"/>
                <w:vAlign w:val="center"/>
              </w:tcPr>
            </w:tcPrChange>
          </w:tcPr>
          <w:p w14:paraId="4422861D" w14:textId="54AA8B8C" w:rsidR="00FF4CD3" w:rsidRPr="00521C1C" w:rsidDel="007E0F89" w:rsidRDefault="00FF4CD3">
            <w:pPr>
              <w:spacing w:before="0" w:line="240" w:lineRule="auto"/>
              <w:contextualSpacing w:val="0"/>
              <w:rPr>
                <w:del w:id="10753" w:author="Phuong Truong Thi" w:date="2024-10-08T18:12:00Z"/>
                <w:rFonts w:ascii="Times New Roman" w:eastAsia="Times New Roman" w:hAnsi="Times New Roman"/>
                <w:sz w:val="24"/>
                <w:szCs w:val="24"/>
                <w:lang w:eastAsia="vi-VN"/>
              </w:rPr>
            </w:pPr>
            <w:del w:id="10754" w:author="Phuong Truong Thi" w:date="2024-10-08T18:12:00Z">
              <w:r w:rsidRPr="00521C1C" w:rsidDel="007E0F89">
                <w:rPr>
                  <w:rFonts w:ascii="Times New Roman" w:hAnsi="Times New Roman"/>
                  <w:color w:val="000000"/>
                  <w:sz w:val="24"/>
                  <w:szCs w:val="24"/>
                </w:rPr>
                <w:delText>Gợi ý bán sản phẩm từ Model AI của EDA</w:delText>
              </w:r>
            </w:del>
          </w:p>
        </w:tc>
        <w:tc>
          <w:tcPr>
            <w:tcW w:w="1070" w:type="dxa"/>
            <w:tcPrChange w:id="10755" w:author="thu nga" w:date="2024-10-01T10:49:00Z">
              <w:tcPr>
                <w:tcW w:w="1070" w:type="dxa"/>
              </w:tcPr>
            </w:tcPrChange>
          </w:tcPr>
          <w:p w14:paraId="71C0B357" w14:textId="12AF345E" w:rsidR="00FF4CD3" w:rsidRPr="00E66209" w:rsidDel="007E0F89" w:rsidRDefault="00FF4CD3">
            <w:pPr>
              <w:spacing w:before="0" w:line="240" w:lineRule="auto"/>
              <w:contextualSpacing w:val="0"/>
              <w:jc w:val="center"/>
              <w:rPr>
                <w:del w:id="10756" w:author="Phuong Truong Thi" w:date="2024-10-08T18:12:00Z"/>
                <w:rFonts w:ascii="Times New Roman" w:eastAsia="Times New Roman" w:hAnsi="Times New Roman"/>
                <w:sz w:val="24"/>
                <w:szCs w:val="24"/>
                <w:lang w:eastAsia="vi-VN"/>
              </w:rPr>
              <w:pPrChange w:id="10757" w:author="thu nga" w:date="2024-09-30T15:15:00Z">
                <w:pPr>
                  <w:spacing w:before="0" w:line="240" w:lineRule="auto"/>
                  <w:contextualSpacing w:val="0"/>
                </w:pPr>
              </w:pPrChange>
            </w:pPr>
            <w:ins w:id="10758" w:author="thu nga" w:date="2024-09-30T15:11:00Z">
              <w:del w:id="10759" w:author="Phuong Truong Thi" w:date="2024-10-08T18:12:00Z">
                <w:r w:rsidDel="007E0F89">
                  <w:rPr>
                    <w:rFonts w:ascii="Times New Roman" w:eastAsia="Times New Roman" w:hAnsi="Times New Roman"/>
                    <w:sz w:val="24"/>
                    <w:szCs w:val="24"/>
                    <w:lang w:val="vi-VN" w:eastAsia="vi-VN"/>
                  </w:rPr>
                  <w:delText>EDA &amp; CRM</w:delText>
                </w:r>
              </w:del>
            </w:ins>
          </w:p>
        </w:tc>
        <w:tc>
          <w:tcPr>
            <w:tcW w:w="1236" w:type="dxa"/>
            <w:tcPrChange w:id="10760" w:author="thu nga" w:date="2024-10-01T10:49:00Z">
              <w:tcPr>
                <w:tcW w:w="1236" w:type="dxa"/>
              </w:tcPr>
            </w:tcPrChange>
          </w:tcPr>
          <w:p w14:paraId="06E04E56" w14:textId="3FBAB883" w:rsidR="00FF4CD3" w:rsidRPr="00AD0E1A" w:rsidDel="007E0F89" w:rsidRDefault="00FF4CD3">
            <w:pPr>
              <w:spacing w:before="0" w:line="240" w:lineRule="auto"/>
              <w:contextualSpacing w:val="0"/>
              <w:rPr>
                <w:del w:id="10761" w:author="Phuong Truong Thi" w:date="2024-10-08T18:12:00Z"/>
                <w:rFonts w:ascii="Times New Roman" w:eastAsia="Times New Roman" w:hAnsi="Times New Roman"/>
                <w:sz w:val="24"/>
                <w:szCs w:val="24"/>
                <w:lang w:eastAsia="vi-VN"/>
              </w:rPr>
            </w:pPr>
            <w:del w:id="10762" w:author="Phuong Truong Thi" w:date="2024-10-08T18:12:00Z">
              <w:r w:rsidRPr="00E66209"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0763" w:author="thu nga" w:date="2024-10-01T10:49:00Z">
              <w:tcPr>
                <w:tcW w:w="1417" w:type="dxa"/>
                <w:gridSpan w:val="2"/>
                <w:shd w:val="clear" w:color="auto" w:fill="auto"/>
                <w:noWrap/>
                <w:vAlign w:val="center"/>
              </w:tcPr>
            </w:tcPrChange>
          </w:tcPr>
          <w:p w14:paraId="6629E9DE" w14:textId="79454B1C" w:rsidR="00FF4CD3" w:rsidRPr="00AD0E1A" w:rsidDel="007E0F89" w:rsidRDefault="00FF4CD3">
            <w:pPr>
              <w:spacing w:before="0" w:line="240" w:lineRule="auto"/>
              <w:contextualSpacing w:val="0"/>
              <w:rPr>
                <w:del w:id="10764" w:author="Phuong Truong Thi" w:date="2024-10-08T18:12:00Z"/>
                <w:rFonts w:ascii="Times New Roman" w:eastAsia="Times New Roman" w:hAnsi="Times New Roman"/>
                <w:sz w:val="24"/>
                <w:szCs w:val="24"/>
                <w:lang w:val="vi-VN" w:eastAsia="vi-VN"/>
              </w:rPr>
            </w:pPr>
          </w:p>
        </w:tc>
        <w:tc>
          <w:tcPr>
            <w:tcW w:w="992" w:type="dxa"/>
            <w:tcPrChange w:id="10765" w:author="thu nga" w:date="2024-10-01T10:49:00Z">
              <w:tcPr>
                <w:tcW w:w="851" w:type="dxa"/>
              </w:tcPr>
            </w:tcPrChange>
          </w:tcPr>
          <w:p w14:paraId="5757897F" w14:textId="50655A74" w:rsidR="00FF4CD3" w:rsidRPr="00AD0E1A" w:rsidDel="007E0F89" w:rsidRDefault="00FF4CD3">
            <w:pPr>
              <w:spacing w:before="0" w:line="240" w:lineRule="auto"/>
              <w:contextualSpacing w:val="0"/>
              <w:jc w:val="center"/>
              <w:rPr>
                <w:del w:id="10766" w:author="Phuong Truong Thi" w:date="2024-10-08T18:12:00Z"/>
                <w:rFonts w:ascii="Times New Roman" w:eastAsia="Times New Roman" w:hAnsi="Times New Roman"/>
                <w:sz w:val="24"/>
                <w:szCs w:val="24"/>
                <w:lang w:eastAsia="vi-VN"/>
              </w:rPr>
            </w:pPr>
            <w:del w:id="10767"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7CA61049" w14:textId="499A173D" w:rsidTr="007B7F57">
        <w:trPr>
          <w:gridAfter w:val="2"/>
          <w:wAfter w:w="17834" w:type="dxa"/>
          <w:trHeight w:val="276"/>
          <w:del w:id="10768" w:author="Phuong Truong Thi" w:date="2024-10-08T18:12:00Z"/>
          <w:trPrChange w:id="10769" w:author="thu nga" w:date="2024-09-30T15:27:00Z">
            <w:trPr>
              <w:gridAfter w:val="2"/>
              <w:wAfter w:w="17834" w:type="dxa"/>
              <w:trHeight w:val="276"/>
            </w:trPr>
          </w:trPrChange>
        </w:trPr>
        <w:tc>
          <w:tcPr>
            <w:tcW w:w="846" w:type="dxa"/>
            <w:gridSpan w:val="2"/>
            <w:tcPrChange w:id="10770" w:author="thu nga" w:date="2024-09-30T15:27:00Z">
              <w:tcPr>
                <w:tcW w:w="1492" w:type="dxa"/>
                <w:gridSpan w:val="2"/>
              </w:tcPr>
            </w:tcPrChange>
          </w:tcPr>
          <w:p w14:paraId="706AFDF7" w14:textId="09CA954F" w:rsidR="00FF4CD3" w:rsidDel="007E0F89" w:rsidRDefault="00FF4CD3">
            <w:pPr>
              <w:spacing w:before="0" w:line="240" w:lineRule="auto"/>
              <w:contextualSpacing w:val="0"/>
              <w:rPr>
                <w:del w:id="10771" w:author="Phuong Truong Thi" w:date="2024-10-08T18:12:00Z"/>
                <w:rFonts w:ascii="Times New Roman" w:eastAsia="Times New Roman" w:hAnsi="Times New Roman"/>
                <w:sz w:val="24"/>
                <w:szCs w:val="24"/>
                <w:lang w:eastAsia="vi-VN"/>
              </w:rPr>
            </w:pPr>
          </w:p>
        </w:tc>
        <w:tc>
          <w:tcPr>
            <w:tcW w:w="8363" w:type="dxa"/>
            <w:gridSpan w:val="6"/>
            <w:vAlign w:val="center"/>
            <w:tcPrChange w:id="10772" w:author="thu nga" w:date="2024-09-30T15:27:00Z">
              <w:tcPr>
                <w:tcW w:w="7717" w:type="dxa"/>
                <w:gridSpan w:val="7"/>
                <w:vAlign w:val="center"/>
              </w:tcPr>
            </w:tcPrChange>
          </w:tcPr>
          <w:p w14:paraId="3C2F463B" w14:textId="0375646B" w:rsidR="00FF4CD3" w:rsidDel="007E0F89" w:rsidRDefault="00FF4CD3">
            <w:pPr>
              <w:spacing w:before="0" w:line="240" w:lineRule="auto"/>
              <w:contextualSpacing w:val="0"/>
              <w:jc w:val="left"/>
              <w:rPr>
                <w:del w:id="10773" w:author="Phuong Truong Thi" w:date="2024-10-08T18:12:00Z"/>
                <w:rFonts w:ascii="Times New Roman" w:eastAsia="Times New Roman" w:hAnsi="Times New Roman"/>
                <w:sz w:val="24"/>
                <w:szCs w:val="24"/>
                <w:lang w:eastAsia="vi-VN"/>
              </w:rPr>
              <w:pPrChange w:id="10774" w:author="thu nga" w:date="2024-09-30T15:15:00Z">
                <w:pPr>
                  <w:spacing w:before="0" w:line="240" w:lineRule="auto"/>
                  <w:contextualSpacing w:val="0"/>
                </w:pPr>
              </w:pPrChange>
            </w:pPr>
            <w:del w:id="10775" w:author="Phuong Truong Thi" w:date="2024-10-08T18:12:00Z">
              <w:r w:rsidDel="007E0F89">
                <w:rPr>
                  <w:rFonts w:ascii="Times New Roman" w:eastAsia="Times New Roman" w:hAnsi="Times New Roman"/>
                  <w:sz w:val="24"/>
                  <w:szCs w:val="24"/>
                  <w:lang w:eastAsia="vi-VN"/>
                </w:rPr>
                <w:delText>AUM</w:delText>
              </w:r>
            </w:del>
          </w:p>
        </w:tc>
      </w:tr>
      <w:tr w:rsidR="00273A54" w:rsidRPr="00AD0E1A" w:rsidDel="007E0F89" w14:paraId="004A7C9F" w14:textId="4FCC7955" w:rsidTr="001859AE">
        <w:trPr>
          <w:gridAfter w:val="2"/>
          <w:wAfter w:w="17834" w:type="dxa"/>
          <w:trHeight w:val="276"/>
          <w:del w:id="10776" w:author="Phuong Truong Thi" w:date="2024-10-08T18:12:00Z"/>
          <w:trPrChange w:id="10777" w:author="thu nga" w:date="2024-10-01T10:49:00Z">
            <w:trPr>
              <w:gridAfter w:val="2"/>
              <w:wAfter w:w="17834" w:type="dxa"/>
              <w:trHeight w:val="276"/>
            </w:trPr>
          </w:trPrChange>
        </w:trPr>
        <w:tc>
          <w:tcPr>
            <w:tcW w:w="670" w:type="dxa"/>
            <w:shd w:val="clear" w:color="auto" w:fill="auto"/>
            <w:vAlign w:val="center"/>
            <w:tcPrChange w:id="10778" w:author="thu nga" w:date="2024-10-01T10:49:00Z">
              <w:tcPr>
                <w:tcW w:w="670" w:type="dxa"/>
                <w:shd w:val="clear" w:color="auto" w:fill="auto"/>
                <w:vAlign w:val="center"/>
              </w:tcPr>
            </w:tcPrChange>
          </w:tcPr>
          <w:p w14:paraId="1010708D" w14:textId="377A6C1B" w:rsidR="00FF4CD3" w:rsidRPr="00AD0E1A" w:rsidDel="007E0F89" w:rsidRDefault="00FF4CD3">
            <w:pPr>
              <w:pStyle w:val="ListParagraph"/>
              <w:numPr>
                <w:ilvl w:val="0"/>
                <w:numId w:val="62"/>
              </w:numPr>
              <w:spacing w:before="0" w:line="240" w:lineRule="auto"/>
              <w:contextualSpacing w:val="0"/>
              <w:jc w:val="left"/>
              <w:rPr>
                <w:del w:id="10779" w:author="Phuong Truong Thi" w:date="2024-10-08T18:12:00Z"/>
                <w:rFonts w:eastAsia="Times New Roman"/>
                <w:szCs w:val="24"/>
                <w:lang w:val="vi-VN" w:eastAsia="vi-VN"/>
              </w:rPr>
            </w:pPr>
          </w:p>
        </w:tc>
        <w:tc>
          <w:tcPr>
            <w:tcW w:w="1735" w:type="dxa"/>
            <w:gridSpan w:val="2"/>
            <w:shd w:val="clear" w:color="auto" w:fill="auto"/>
            <w:vAlign w:val="center"/>
            <w:tcPrChange w:id="10780" w:author="thu nga" w:date="2024-10-01T10:49:00Z">
              <w:tcPr>
                <w:tcW w:w="1735" w:type="dxa"/>
                <w:gridSpan w:val="2"/>
                <w:shd w:val="clear" w:color="auto" w:fill="auto"/>
                <w:vAlign w:val="center"/>
              </w:tcPr>
            </w:tcPrChange>
          </w:tcPr>
          <w:p w14:paraId="61BA8CCA" w14:textId="493E7B3D" w:rsidR="00FF4CD3" w:rsidRPr="00763017" w:rsidDel="007E0F89" w:rsidRDefault="00FF4CD3">
            <w:pPr>
              <w:spacing w:before="0" w:line="240" w:lineRule="auto"/>
              <w:contextualSpacing w:val="0"/>
              <w:rPr>
                <w:del w:id="10781" w:author="Phuong Truong Thi" w:date="2024-10-08T18:12:00Z"/>
                <w:rFonts w:ascii="Times New Roman" w:hAnsi="Times New Roman"/>
                <w:sz w:val="24"/>
                <w:szCs w:val="24"/>
                <w:lang w:val="vi-VN"/>
                <w:rPrChange w:id="10782" w:author="thu nga" w:date="2024-09-30T13:54:00Z">
                  <w:rPr>
                    <w:del w:id="10783" w:author="Phuong Truong Thi" w:date="2024-10-08T18:12:00Z"/>
                    <w:rFonts w:ascii="Times New Roman" w:hAnsi="Times New Roman"/>
                    <w:sz w:val="24"/>
                    <w:szCs w:val="24"/>
                  </w:rPr>
                </w:rPrChange>
              </w:rPr>
            </w:pPr>
            <w:del w:id="10784" w:author="Phuong Truong Thi" w:date="2024-10-08T18:12:00Z">
              <w:r w:rsidRPr="00763017" w:rsidDel="007E0F89">
                <w:rPr>
                  <w:rFonts w:ascii="Times New Roman" w:hAnsi="Times New Roman"/>
                  <w:color w:val="000000"/>
                  <w:sz w:val="24"/>
                  <w:szCs w:val="24"/>
                  <w:lang w:val="vi-VN"/>
                  <w:rPrChange w:id="10785" w:author="thu nga" w:date="2024-09-30T13:54:00Z">
                    <w:rPr>
                      <w:rFonts w:ascii="Times New Roman" w:hAnsi="Times New Roman"/>
                      <w:color w:val="000000"/>
                      <w:sz w:val="24"/>
                      <w:szCs w:val="24"/>
                    </w:rPr>
                  </w:rPrChange>
                </w:rPr>
                <w:delText>AUM tại ngày dữ liệu</w:delText>
              </w:r>
            </w:del>
          </w:p>
        </w:tc>
        <w:tc>
          <w:tcPr>
            <w:tcW w:w="2230" w:type="dxa"/>
            <w:vAlign w:val="center"/>
            <w:tcPrChange w:id="10786" w:author="thu nga" w:date="2024-10-01T10:49:00Z">
              <w:tcPr>
                <w:tcW w:w="2230" w:type="dxa"/>
                <w:vAlign w:val="center"/>
              </w:tcPr>
            </w:tcPrChange>
          </w:tcPr>
          <w:p w14:paraId="7160EBD0" w14:textId="79C6B0DC" w:rsidR="00FF4CD3" w:rsidRPr="00763017" w:rsidDel="007E0F89" w:rsidRDefault="00FF4CD3">
            <w:pPr>
              <w:spacing w:before="0" w:line="240" w:lineRule="auto"/>
              <w:contextualSpacing w:val="0"/>
              <w:rPr>
                <w:del w:id="10787" w:author="Phuong Truong Thi" w:date="2024-10-08T18:12:00Z"/>
                <w:rFonts w:ascii="Times New Roman" w:eastAsia="Times New Roman" w:hAnsi="Times New Roman"/>
                <w:sz w:val="24"/>
                <w:szCs w:val="24"/>
                <w:lang w:val="vi-VN" w:eastAsia="vi-VN"/>
                <w:rPrChange w:id="10788" w:author="thu nga" w:date="2024-09-30T13:54:00Z">
                  <w:rPr>
                    <w:del w:id="10789" w:author="Phuong Truong Thi" w:date="2024-10-08T18:12:00Z"/>
                    <w:rFonts w:ascii="Times New Roman" w:eastAsia="Times New Roman" w:hAnsi="Times New Roman"/>
                    <w:sz w:val="24"/>
                    <w:szCs w:val="24"/>
                    <w:lang w:eastAsia="vi-VN"/>
                  </w:rPr>
                </w:rPrChange>
              </w:rPr>
            </w:pPr>
            <w:del w:id="10790" w:author="Phuong Truong Thi" w:date="2024-10-08T18:12:00Z">
              <w:r w:rsidRPr="00763017" w:rsidDel="007E0F89">
                <w:rPr>
                  <w:rFonts w:ascii="Times New Roman" w:hAnsi="Times New Roman"/>
                  <w:color w:val="000000"/>
                  <w:sz w:val="24"/>
                  <w:szCs w:val="24"/>
                  <w:lang w:val="vi-VN"/>
                  <w:rPrChange w:id="10791" w:author="thu nga" w:date="2024-09-30T13:54:00Z">
                    <w:rPr>
                      <w:rFonts w:ascii="Times New Roman" w:hAnsi="Times New Roman"/>
                      <w:color w:val="000000"/>
                      <w:sz w:val="24"/>
                      <w:szCs w:val="24"/>
                    </w:rPr>
                  </w:rPrChange>
                </w:rPr>
                <w:delText>AUM (Tổng tài sản của khách hàng) tại ngày T-1</w:delText>
              </w:r>
            </w:del>
          </w:p>
        </w:tc>
        <w:tc>
          <w:tcPr>
            <w:tcW w:w="1070" w:type="dxa"/>
            <w:tcPrChange w:id="10792" w:author="thu nga" w:date="2024-10-01T10:49:00Z">
              <w:tcPr>
                <w:tcW w:w="1070" w:type="dxa"/>
              </w:tcPr>
            </w:tcPrChange>
          </w:tcPr>
          <w:p w14:paraId="6883ED70" w14:textId="6C22D2BF" w:rsidR="00FF4CD3" w:rsidRPr="00FF4CD3" w:rsidDel="007E0F89" w:rsidRDefault="00FF4CD3">
            <w:pPr>
              <w:spacing w:before="0" w:line="240" w:lineRule="auto"/>
              <w:contextualSpacing w:val="0"/>
              <w:jc w:val="center"/>
              <w:rPr>
                <w:del w:id="10793" w:author="Phuong Truong Thi" w:date="2024-10-08T18:12:00Z"/>
                <w:rFonts w:ascii="Times New Roman" w:eastAsia="Times New Roman" w:hAnsi="Times New Roman"/>
                <w:sz w:val="24"/>
                <w:szCs w:val="24"/>
                <w:lang w:val="vi-VN" w:eastAsia="vi-VN"/>
                <w:rPrChange w:id="10794" w:author="thu nga" w:date="2024-09-30T15:09:00Z">
                  <w:rPr>
                    <w:del w:id="10795" w:author="Phuong Truong Thi" w:date="2024-10-08T18:12:00Z"/>
                    <w:rFonts w:ascii="Times New Roman" w:eastAsia="Times New Roman" w:hAnsi="Times New Roman"/>
                    <w:sz w:val="24"/>
                    <w:szCs w:val="24"/>
                    <w:lang w:eastAsia="vi-VN"/>
                  </w:rPr>
                </w:rPrChange>
              </w:rPr>
              <w:pPrChange w:id="10796" w:author="thu nga" w:date="2024-09-30T15:15:00Z">
                <w:pPr>
                  <w:spacing w:before="0" w:line="240" w:lineRule="auto"/>
                  <w:contextualSpacing w:val="0"/>
                </w:pPr>
              </w:pPrChange>
            </w:pPr>
            <w:ins w:id="10797" w:author="thu nga" w:date="2024-09-30T15:12:00Z">
              <w:del w:id="10798"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799" w:author="thu nga" w:date="2024-10-01T10:49:00Z">
              <w:tcPr>
                <w:tcW w:w="1236" w:type="dxa"/>
              </w:tcPr>
            </w:tcPrChange>
          </w:tcPr>
          <w:p w14:paraId="4CB80ABB" w14:textId="6EFCA874" w:rsidR="00FF4CD3" w:rsidRPr="00AD0E1A" w:rsidDel="007E0F89" w:rsidRDefault="00434685">
            <w:pPr>
              <w:spacing w:before="0" w:line="240" w:lineRule="auto"/>
              <w:contextualSpacing w:val="0"/>
              <w:rPr>
                <w:del w:id="10800" w:author="Phuong Truong Thi" w:date="2024-10-08T18:12:00Z"/>
                <w:rFonts w:ascii="Times New Roman" w:eastAsia="Times New Roman" w:hAnsi="Times New Roman"/>
                <w:sz w:val="24"/>
                <w:szCs w:val="24"/>
                <w:lang w:eastAsia="vi-VN"/>
              </w:rPr>
            </w:pPr>
            <w:ins w:id="10801" w:author="thu nga" w:date="2024-10-01T10:10:00Z">
              <w:del w:id="10802" w:author="Phuong Truong Thi" w:date="2024-10-08T18:12:00Z">
                <w:r w:rsidDel="007E0F89">
                  <w:rPr>
                    <w:rFonts w:ascii="Times New Roman" w:eastAsia="Times New Roman" w:hAnsi="Times New Roman"/>
                    <w:sz w:val="24"/>
                    <w:szCs w:val="24"/>
                    <w:lang w:eastAsia="vi-VN"/>
                  </w:rPr>
                  <w:delText xml:space="preserve">Currency </w:delText>
                </w:r>
              </w:del>
            </w:ins>
            <w:del w:id="10803"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804" w:author="thu nga" w:date="2024-10-01T10:49:00Z">
              <w:tcPr>
                <w:tcW w:w="1417" w:type="dxa"/>
                <w:gridSpan w:val="2"/>
                <w:shd w:val="clear" w:color="auto" w:fill="auto"/>
                <w:noWrap/>
                <w:vAlign w:val="center"/>
              </w:tcPr>
            </w:tcPrChange>
          </w:tcPr>
          <w:p w14:paraId="4B80909C" w14:textId="6DD76CAA" w:rsidR="00FF4CD3" w:rsidRPr="001C1935" w:rsidDel="007E0F89" w:rsidRDefault="00FF4CD3">
            <w:pPr>
              <w:spacing w:before="0" w:line="240" w:lineRule="auto"/>
              <w:contextualSpacing w:val="0"/>
              <w:rPr>
                <w:del w:id="10805" w:author="Phuong Truong Thi" w:date="2024-10-08T18:12:00Z"/>
                <w:rFonts w:ascii="Times New Roman" w:eastAsia="Times New Roman" w:hAnsi="Times New Roman"/>
                <w:sz w:val="24"/>
                <w:szCs w:val="24"/>
                <w:lang w:eastAsia="vi-VN"/>
              </w:rPr>
            </w:pPr>
          </w:p>
        </w:tc>
        <w:tc>
          <w:tcPr>
            <w:tcW w:w="992" w:type="dxa"/>
            <w:tcPrChange w:id="10806" w:author="thu nga" w:date="2024-10-01T10:49:00Z">
              <w:tcPr>
                <w:tcW w:w="851" w:type="dxa"/>
              </w:tcPr>
            </w:tcPrChange>
          </w:tcPr>
          <w:p w14:paraId="78B985AF" w14:textId="07AE9666" w:rsidR="00FF4CD3" w:rsidRPr="00AD0E1A" w:rsidDel="007E0F89" w:rsidRDefault="00FF4CD3">
            <w:pPr>
              <w:spacing w:before="0" w:line="240" w:lineRule="auto"/>
              <w:contextualSpacing w:val="0"/>
              <w:jc w:val="center"/>
              <w:rPr>
                <w:del w:id="10807" w:author="Phuong Truong Thi" w:date="2024-10-08T18:12:00Z"/>
                <w:rFonts w:ascii="Times New Roman" w:eastAsia="Times New Roman" w:hAnsi="Times New Roman"/>
                <w:sz w:val="24"/>
                <w:szCs w:val="24"/>
                <w:lang w:eastAsia="vi-VN"/>
              </w:rPr>
            </w:pPr>
            <w:del w:id="10808"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2799556C" w14:textId="04DCF06F" w:rsidTr="001859AE">
        <w:trPr>
          <w:gridAfter w:val="2"/>
          <w:wAfter w:w="17834" w:type="dxa"/>
          <w:trHeight w:val="276"/>
          <w:del w:id="10809" w:author="Phuong Truong Thi" w:date="2024-10-08T18:12:00Z"/>
          <w:trPrChange w:id="10810" w:author="thu nga" w:date="2024-10-01T10:49:00Z">
            <w:trPr>
              <w:gridAfter w:val="2"/>
              <w:wAfter w:w="17834" w:type="dxa"/>
              <w:trHeight w:val="276"/>
            </w:trPr>
          </w:trPrChange>
        </w:trPr>
        <w:tc>
          <w:tcPr>
            <w:tcW w:w="670" w:type="dxa"/>
            <w:shd w:val="clear" w:color="auto" w:fill="auto"/>
            <w:vAlign w:val="center"/>
            <w:tcPrChange w:id="10811" w:author="thu nga" w:date="2024-10-01T10:49:00Z">
              <w:tcPr>
                <w:tcW w:w="670" w:type="dxa"/>
                <w:shd w:val="clear" w:color="auto" w:fill="auto"/>
                <w:vAlign w:val="center"/>
              </w:tcPr>
            </w:tcPrChange>
          </w:tcPr>
          <w:p w14:paraId="449B7E8F" w14:textId="72578725" w:rsidR="00FF4CD3" w:rsidRPr="00AD0E1A" w:rsidDel="007E0F89" w:rsidRDefault="00FF4CD3">
            <w:pPr>
              <w:pStyle w:val="ListParagraph"/>
              <w:numPr>
                <w:ilvl w:val="0"/>
                <w:numId w:val="62"/>
              </w:numPr>
              <w:spacing w:before="0" w:line="240" w:lineRule="auto"/>
              <w:contextualSpacing w:val="0"/>
              <w:jc w:val="left"/>
              <w:rPr>
                <w:del w:id="10812" w:author="Phuong Truong Thi" w:date="2024-10-08T18:12:00Z"/>
                <w:rFonts w:eastAsia="Times New Roman"/>
                <w:szCs w:val="24"/>
                <w:lang w:val="vi-VN" w:eastAsia="vi-VN"/>
              </w:rPr>
            </w:pPr>
          </w:p>
        </w:tc>
        <w:tc>
          <w:tcPr>
            <w:tcW w:w="1735" w:type="dxa"/>
            <w:gridSpan w:val="2"/>
            <w:shd w:val="clear" w:color="auto" w:fill="auto"/>
            <w:vAlign w:val="center"/>
            <w:tcPrChange w:id="10813" w:author="thu nga" w:date="2024-10-01T10:49:00Z">
              <w:tcPr>
                <w:tcW w:w="1735" w:type="dxa"/>
                <w:gridSpan w:val="2"/>
                <w:shd w:val="clear" w:color="auto" w:fill="auto"/>
                <w:vAlign w:val="center"/>
              </w:tcPr>
            </w:tcPrChange>
          </w:tcPr>
          <w:p w14:paraId="1C530088" w14:textId="1FF7804D" w:rsidR="00FF4CD3" w:rsidRPr="008E60BE" w:rsidDel="007E0F89" w:rsidRDefault="00FF4CD3">
            <w:pPr>
              <w:spacing w:before="0" w:line="240" w:lineRule="auto"/>
              <w:contextualSpacing w:val="0"/>
              <w:rPr>
                <w:del w:id="10814" w:author="Phuong Truong Thi" w:date="2024-10-08T18:12:00Z"/>
                <w:rFonts w:ascii="Times New Roman" w:hAnsi="Times New Roman"/>
                <w:sz w:val="24"/>
                <w:szCs w:val="24"/>
              </w:rPr>
            </w:pPr>
            <w:del w:id="10815" w:author="Phuong Truong Thi" w:date="2024-10-08T18:12:00Z">
              <w:r w:rsidRPr="008E60BE" w:rsidDel="007E0F89">
                <w:rPr>
                  <w:rFonts w:ascii="Times New Roman" w:hAnsi="Times New Roman"/>
                  <w:color w:val="000000"/>
                  <w:sz w:val="24"/>
                  <w:szCs w:val="24"/>
                </w:rPr>
                <w:delText>AUM trung bình tháng trước</w:delText>
              </w:r>
            </w:del>
          </w:p>
        </w:tc>
        <w:tc>
          <w:tcPr>
            <w:tcW w:w="2230" w:type="dxa"/>
            <w:vAlign w:val="center"/>
            <w:tcPrChange w:id="10816" w:author="thu nga" w:date="2024-10-01T10:49:00Z">
              <w:tcPr>
                <w:tcW w:w="2230" w:type="dxa"/>
                <w:vAlign w:val="center"/>
              </w:tcPr>
            </w:tcPrChange>
          </w:tcPr>
          <w:p w14:paraId="702C7327" w14:textId="291D7E43" w:rsidR="00FF4CD3" w:rsidRPr="00E25144" w:rsidDel="007E0F89" w:rsidRDefault="00FF4CD3">
            <w:pPr>
              <w:spacing w:before="0" w:line="240" w:lineRule="auto"/>
              <w:contextualSpacing w:val="0"/>
              <w:rPr>
                <w:del w:id="10817" w:author="Phuong Truong Thi" w:date="2024-10-08T18:12:00Z"/>
                <w:rFonts w:ascii="Times New Roman" w:eastAsia="Times New Roman" w:hAnsi="Times New Roman"/>
                <w:sz w:val="24"/>
                <w:szCs w:val="24"/>
                <w:lang w:eastAsia="vi-VN"/>
              </w:rPr>
            </w:pPr>
            <w:del w:id="10818" w:author="Phuong Truong Thi" w:date="2024-10-08T18:12:00Z">
              <w:r w:rsidRPr="00E25144" w:rsidDel="007E0F89">
                <w:rPr>
                  <w:rFonts w:ascii="Times New Roman" w:hAnsi="Times New Roman"/>
                  <w:color w:val="000000"/>
                  <w:sz w:val="24"/>
                  <w:szCs w:val="24"/>
                </w:rPr>
                <w:delText>AUM (Tổng tài sản của khách hàng) trung bình trong 3 tháng gần nhất (Tháng T-3, T-2, T-1)</w:delText>
              </w:r>
            </w:del>
          </w:p>
        </w:tc>
        <w:tc>
          <w:tcPr>
            <w:tcW w:w="1070" w:type="dxa"/>
            <w:tcPrChange w:id="10819" w:author="thu nga" w:date="2024-10-01T10:49:00Z">
              <w:tcPr>
                <w:tcW w:w="1070" w:type="dxa"/>
              </w:tcPr>
            </w:tcPrChange>
          </w:tcPr>
          <w:p w14:paraId="2924DAAA" w14:textId="638DD061" w:rsidR="00FF4CD3" w:rsidDel="007E0F89" w:rsidRDefault="00FF4CD3">
            <w:pPr>
              <w:spacing w:before="0" w:line="240" w:lineRule="auto"/>
              <w:contextualSpacing w:val="0"/>
              <w:jc w:val="center"/>
              <w:rPr>
                <w:del w:id="10820" w:author="Phuong Truong Thi" w:date="2024-10-08T18:12:00Z"/>
                <w:rFonts w:ascii="Times New Roman" w:eastAsia="Times New Roman" w:hAnsi="Times New Roman"/>
                <w:sz w:val="24"/>
                <w:szCs w:val="24"/>
                <w:lang w:eastAsia="vi-VN"/>
              </w:rPr>
              <w:pPrChange w:id="10821" w:author="thu nga" w:date="2024-09-30T15:15:00Z">
                <w:pPr>
                  <w:spacing w:before="0" w:line="240" w:lineRule="auto"/>
                  <w:contextualSpacing w:val="0"/>
                </w:pPr>
              </w:pPrChange>
            </w:pPr>
            <w:ins w:id="10822" w:author="thu nga" w:date="2024-09-30T15:12:00Z">
              <w:del w:id="10823"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824" w:author="thu nga" w:date="2024-10-01T10:49:00Z">
              <w:tcPr>
                <w:tcW w:w="1236" w:type="dxa"/>
              </w:tcPr>
            </w:tcPrChange>
          </w:tcPr>
          <w:p w14:paraId="37481555" w14:textId="04F96F4F" w:rsidR="00FF4CD3" w:rsidRPr="00AD0E1A" w:rsidDel="007E0F89" w:rsidRDefault="00434685">
            <w:pPr>
              <w:spacing w:before="0" w:line="240" w:lineRule="auto"/>
              <w:contextualSpacing w:val="0"/>
              <w:rPr>
                <w:del w:id="10825" w:author="Phuong Truong Thi" w:date="2024-10-08T18:12:00Z"/>
                <w:rFonts w:ascii="Times New Roman" w:eastAsia="Times New Roman" w:hAnsi="Times New Roman"/>
                <w:sz w:val="24"/>
                <w:szCs w:val="24"/>
                <w:lang w:eastAsia="vi-VN"/>
              </w:rPr>
            </w:pPr>
            <w:ins w:id="10826" w:author="thu nga" w:date="2024-10-01T10:10:00Z">
              <w:del w:id="10827" w:author="Phuong Truong Thi" w:date="2024-10-08T18:12:00Z">
                <w:r w:rsidDel="007E0F89">
                  <w:rPr>
                    <w:rFonts w:ascii="Times New Roman" w:eastAsia="Times New Roman" w:hAnsi="Times New Roman"/>
                    <w:sz w:val="24"/>
                    <w:szCs w:val="24"/>
                    <w:lang w:eastAsia="vi-VN"/>
                  </w:rPr>
                  <w:delText xml:space="preserve">Currency </w:delText>
                </w:r>
              </w:del>
            </w:ins>
            <w:del w:id="10828"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829" w:author="thu nga" w:date="2024-10-01T10:49:00Z">
              <w:tcPr>
                <w:tcW w:w="1417" w:type="dxa"/>
                <w:gridSpan w:val="2"/>
                <w:shd w:val="clear" w:color="auto" w:fill="auto"/>
                <w:noWrap/>
                <w:vAlign w:val="center"/>
              </w:tcPr>
            </w:tcPrChange>
          </w:tcPr>
          <w:p w14:paraId="636732FF" w14:textId="702FDB60" w:rsidR="00FF4CD3" w:rsidRPr="00AD0E1A" w:rsidDel="007E0F89" w:rsidRDefault="00FF4CD3">
            <w:pPr>
              <w:spacing w:before="0" w:line="240" w:lineRule="auto"/>
              <w:contextualSpacing w:val="0"/>
              <w:rPr>
                <w:del w:id="10830" w:author="Phuong Truong Thi" w:date="2024-10-08T18:12:00Z"/>
                <w:rFonts w:ascii="Times New Roman" w:eastAsia="Times New Roman" w:hAnsi="Times New Roman"/>
                <w:sz w:val="24"/>
                <w:szCs w:val="24"/>
                <w:lang w:val="vi-VN" w:eastAsia="vi-VN"/>
              </w:rPr>
            </w:pPr>
          </w:p>
        </w:tc>
        <w:tc>
          <w:tcPr>
            <w:tcW w:w="992" w:type="dxa"/>
            <w:tcPrChange w:id="10831" w:author="thu nga" w:date="2024-10-01T10:49:00Z">
              <w:tcPr>
                <w:tcW w:w="851" w:type="dxa"/>
              </w:tcPr>
            </w:tcPrChange>
          </w:tcPr>
          <w:p w14:paraId="1CF6153C" w14:textId="50AC80FB" w:rsidR="00FF4CD3" w:rsidRPr="00CE0097" w:rsidDel="007E0F89" w:rsidRDefault="00FF4CD3">
            <w:pPr>
              <w:spacing w:before="0" w:line="240" w:lineRule="auto"/>
              <w:contextualSpacing w:val="0"/>
              <w:jc w:val="center"/>
              <w:rPr>
                <w:del w:id="10832" w:author="Phuong Truong Thi" w:date="2024-10-08T18:12:00Z"/>
                <w:rFonts w:ascii="Times New Roman" w:eastAsia="Times New Roman" w:hAnsi="Times New Roman"/>
                <w:sz w:val="24"/>
                <w:szCs w:val="24"/>
                <w:lang w:eastAsia="vi-VN"/>
              </w:rPr>
            </w:pPr>
            <w:del w:id="10833"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1A128654" w14:textId="39C9BA7B" w:rsidTr="001859AE">
        <w:trPr>
          <w:gridAfter w:val="2"/>
          <w:wAfter w:w="17834" w:type="dxa"/>
          <w:trHeight w:val="276"/>
          <w:del w:id="10834" w:author="Phuong Truong Thi" w:date="2024-10-08T18:12:00Z"/>
          <w:trPrChange w:id="10835" w:author="thu nga" w:date="2024-10-01T10:49:00Z">
            <w:trPr>
              <w:gridAfter w:val="2"/>
              <w:wAfter w:w="17834" w:type="dxa"/>
              <w:trHeight w:val="276"/>
            </w:trPr>
          </w:trPrChange>
        </w:trPr>
        <w:tc>
          <w:tcPr>
            <w:tcW w:w="670" w:type="dxa"/>
            <w:shd w:val="clear" w:color="auto" w:fill="auto"/>
            <w:vAlign w:val="center"/>
            <w:tcPrChange w:id="10836" w:author="thu nga" w:date="2024-10-01T10:49:00Z">
              <w:tcPr>
                <w:tcW w:w="670" w:type="dxa"/>
                <w:shd w:val="clear" w:color="auto" w:fill="auto"/>
                <w:vAlign w:val="center"/>
              </w:tcPr>
            </w:tcPrChange>
          </w:tcPr>
          <w:p w14:paraId="406ED3AC" w14:textId="2B007E3C" w:rsidR="00FF4CD3" w:rsidRPr="00AD0E1A" w:rsidDel="007E0F89" w:rsidRDefault="00FF4CD3">
            <w:pPr>
              <w:pStyle w:val="ListParagraph"/>
              <w:numPr>
                <w:ilvl w:val="0"/>
                <w:numId w:val="62"/>
              </w:numPr>
              <w:spacing w:before="0" w:line="240" w:lineRule="auto"/>
              <w:contextualSpacing w:val="0"/>
              <w:jc w:val="left"/>
              <w:rPr>
                <w:del w:id="10837" w:author="Phuong Truong Thi" w:date="2024-10-08T18:12:00Z"/>
                <w:rFonts w:eastAsia="Times New Roman"/>
                <w:szCs w:val="24"/>
                <w:lang w:val="vi-VN" w:eastAsia="vi-VN"/>
              </w:rPr>
            </w:pPr>
          </w:p>
        </w:tc>
        <w:tc>
          <w:tcPr>
            <w:tcW w:w="1735" w:type="dxa"/>
            <w:gridSpan w:val="2"/>
            <w:shd w:val="clear" w:color="auto" w:fill="auto"/>
            <w:vAlign w:val="center"/>
            <w:tcPrChange w:id="10838" w:author="thu nga" w:date="2024-10-01T10:49:00Z">
              <w:tcPr>
                <w:tcW w:w="1735" w:type="dxa"/>
                <w:gridSpan w:val="2"/>
                <w:shd w:val="clear" w:color="auto" w:fill="auto"/>
                <w:vAlign w:val="center"/>
              </w:tcPr>
            </w:tcPrChange>
          </w:tcPr>
          <w:p w14:paraId="76BB333D" w14:textId="1BE7D9AB" w:rsidR="00FF4CD3" w:rsidRPr="00763017" w:rsidDel="007E0F89" w:rsidRDefault="00FF4CD3">
            <w:pPr>
              <w:spacing w:before="0" w:line="240" w:lineRule="auto"/>
              <w:contextualSpacing w:val="0"/>
              <w:rPr>
                <w:del w:id="10839" w:author="Phuong Truong Thi" w:date="2024-10-08T18:12:00Z"/>
                <w:rFonts w:ascii="Times New Roman" w:hAnsi="Times New Roman"/>
                <w:sz w:val="24"/>
                <w:szCs w:val="24"/>
                <w:lang w:val="vi-VN"/>
                <w:rPrChange w:id="10840" w:author="thu nga" w:date="2024-09-30T13:54:00Z">
                  <w:rPr>
                    <w:del w:id="10841" w:author="Phuong Truong Thi" w:date="2024-10-08T18:12:00Z"/>
                    <w:rFonts w:ascii="Times New Roman" w:hAnsi="Times New Roman"/>
                    <w:sz w:val="24"/>
                    <w:szCs w:val="24"/>
                  </w:rPr>
                </w:rPrChange>
              </w:rPr>
            </w:pPr>
            <w:del w:id="10842" w:author="Phuong Truong Thi" w:date="2024-10-08T18:12:00Z">
              <w:r w:rsidRPr="00763017" w:rsidDel="007E0F89">
                <w:rPr>
                  <w:rFonts w:ascii="Times New Roman" w:hAnsi="Times New Roman"/>
                  <w:color w:val="000000"/>
                  <w:sz w:val="24"/>
                  <w:szCs w:val="24"/>
                  <w:lang w:val="vi-VN"/>
                  <w:rPrChange w:id="10843" w:author="thu nga" w:date="2024-09-30T13:54:00Z">
                    <w:rPr>
                      <w:rFonts w:ascii="Times New Roman" w:hAnsi="Times New Roman"/>
                      <w:color w:val="000000"/>
                      <w:sz w:val="24"/>
                      <w:szCs w:val="24"/>
                    </w:rPr>
                  </w:rPrChange>
                </w:rPr>
                <w:delText>AUM trung bình 3 tháng gần nhất</w:delText>
              </w:r>
            </w:del>
          </w:p>
        </w:tc>
        <w:tc>
          <w:tcPr>
            <w:tcW w:w="2230" w:type="dxa"/>
            <w:vAlign w:val="center"/>
            <w:tcPrChange w:id="10844" w:author="thu nga" w:date="2024-10-01T10:49:00Z">
              <w:tcPr>
                <w:tcW w:w="2230" w:type="dxa"/>
                <w:vAlign w:val="center"/>
              </w:tcPr>
            </w:tcPrChange>
          </w:tcPr>
          <w:p w14:paraId="6AB49528" w14:textId="1C859B43" w:rsidR="00FF4CD3" w:rsidRPr="00763017" w:rsidDel="007E0F89" w:rsidRDefault="00FF4CD3">
            <w:pPr>
              <w:spacing w:before="0" w:line="240" w:lineRule="auto"/>
              <w:contextualSpacing w:val="0"/>
              <w:rPr>
                <w:del w:id="10845" w:author="Phuong Truong Thi" w:date="2024-10-08T18:12:00Z"/>
                <w:rFonts w:ascii="Times New Roman" w:eastAsia="Times New Roman" w:hAnsi="Times New Roman"/>
                <w:sz w:val="24"/>
                <w:szCs w:val="24"/>
                <w:lang w:val="vi-VN" w:eastAsia="vi-VN"/>
                <w:rPrChange w:id="10846" w:author="thu nga" w:date="2024-09-30T13:54:00Z">
                  <w:rPr>
                    <w:del w:id="10847" w:author="Phuong Truong Thi" w:date="2024-10-08T18:12:00Z"/>
                    <w:rFonts w:ascii="Times New Roman" w:eastAsia="Times New Roman" w:hAnsi="Times New Roman"/>
                    <w:sz w:val="24"/>
                    <w:szCs w:val="24"/>
                    <w:lang w:eastAsia="vi-VN"/>
                  </w:rPr>
                </w:rPrChange>
              </w:rPr>
            </w:pPr>
            <w:del w:id="10848" w:author="Phuong Truong Thi" w:date="2024-10-08T18:12:00Z">
              <w:r w:rsidRPr="00763017" w:rsidDel="007E0F89">
                <w:rPr>
                  <w:rFonts w:ascii="Times New Roman" w:hAnsi="Times New Roman"/>
                  <w:color w:val="000000"/>
                  <w:sz w:val="24"/>
                  <w:szCs w:val="24"/>
                  <w:lang w:val="vi-VN"/>
                  <w:rPrChange w:id="10849" w:author="thu nga" w:date="2024-09-30T13:54:00Z">
                    <w:rPr>
                      <w:rFonts w:ascii="Times New Roman" w:hAnsi="Times New Roman"/>
                      <w:color w:val="000000"/>
                      <w:sz w:val="24"/>
                      <w:szCs w:val="24"/>
                    </w:rPr>
                  </w:rPrChange>
                </w:rPr>
                <w:delText>AUM (Tổng tài sản của khách hàng) trung bình của tháng trước (T-1)</w:delText>
              </w:r>
            </w:del>
          </w:p>
        </w:tc>
        <w:tc>
          <w:tcPr>
            <w:tcW w:w="1070" w:type="dxa"/>
            <w:tcPrChange w:id="10850" w:author="thu nga" w:date="2024-10-01T10:49:00Z">
              <w:tcPr>
                <w:tcW w:w="1070" w:type="dxa"/>
              </w:tcPr>
            </w:tcPrChange>
          </w:tcPr>
          <w:p w14:paraId="5100F33A" w14:textId="04BAA716" w:rsidR="00FF4CD3" w:rsidRPr="00FF4CD3" w:rsidDel="007E0F89" w:rsidRDefault="00FF4CD3">
            <w:pPr>
              <w:spacing w:before="0" w:line="240" w:lineRule="auto"/>
              <w:contextualSpacing w:val="0"/>
              <w:jc w:val="center"/>
              <w:rPr>
                <w:del w:id="10851" w:author="Phuong Truong Thi" w:date="2024-10-08T18:12:00Z"/>
                <w:rFonts w:ascii="Times New Roman" w:eastAsia="Times New Roman" w:hAnsi="Times New Roman"/>
                <w:sz w:val="24"/>
                <w:szCs w:val="24"/>
                <w:lang w:val="vi-VN" w:eastAsia="vi-VN"/>
                <w:rPrChange w:id="10852" w:author="thu nga" w:date="2024-09-30T15:09:00Z">
                  <w:rPr>
                    <w:del w:id="10853" w:author="Phuong Truong Thi" w:date="2024-10-08T18:12:00Z"/>
                    <w:rFonts w:ascii="Times New Roman" w:eastAsia="Times New Roman" w:hAnsi="Times New Roman"/>
                    <w:sz w:val="24"/>
                    <w:szCs w:val="24"/>
                    <w:lang w:eastAsia="vi-VN"/>
                  </w:rPr>
                </w:rPrChange>
              </w:rPr>
              <w:pPrChange w:id="10854" w:author="thu nga" w:date="2024-09-30T15:15:00Z">
                <w:pPr>
                  <w:spacing w:before="0" w:line="240" w:lineRule="auto"/>
                  <w:contextualSpacing w:val="0"/>
                </w:pPr>
              </w:pPrChange>
            </w:pPr>
            <w:ins w:id="10855" w:author="thu nga" w:date="2024-09-30T15:12:00Z">
              <w:del w:id="10856"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857" w:author="thu nga" w:date="2024-10-01T10:49:00Z">
              <w:tcPr>
                <w:tcW w:w="1236" w:type="dxa"/>
              </w:tcPr>
            </w:tcPrChange>
          </w:tcPr>
          <w:p w14:paraId="06A9AF7D" w14:textId="2E69849C" w:rsidR="00FF4CD3" w:rsidRPr="00AD0E1A" w:rsidDel="007E0F89" w:rsidRDefault="00434685">
            <w:pPr>
              <w:spacing w:before="0" w:line="240" w:lineRule="auto"/>
              <w:contextualSpacing w:val="0"/>
              <w:rPr>
                <w:del w:id="10858" w:author="Phuong Truong Thi" w:date="2024-10-08T18:12:00Z"/>
                <w:rFonts w:ascii="Times New Roman" w:eastAsia="Times New Roman" w:hAnsi="Times New Roman"/>
                <w:sz w:val="24"/>
                <w:szCs w:val="24"/>
                <w:lang w:eastAsia="vi-VN"/>
              </w:rPr>
            </w:pPr>
            <w:ins w:id="10859" w:author="thu nga" w:date="2024-10-01T10:10:00Z">
              <w:del w:id="10860" w:author="Phuong Truong Thi" w:date="2024-10-08T18:12:00Z">
                <w:r w:rsidDel="007E0F89">
                  <w:rPr>
                    <w:rFonts w:ascii="Times New Roman" w:eastAsia="Times New Roman" w:hAnsi="Times New Roman"/>
                    <w:sz w:val="24"/>
                    <w:szCs w:val="24"/>
                    <w:lang w:eastAsia="vi-VN"/>
                  </w:rPr>
                  <w:delText xml:space="preserve">Currency </w:delText>
                </w:r>
              </w:del>
            </w:ins>
            <w:del w:id="10861"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862" w:author="thu nga" w:date="2024-10-01T10:49:00Z">
              <w:tcPr>
                <w:tcW w:w="1417" w:type="dxa"/>
                <w:gridSpan w:val="2"/>
                <w:shd w:val="clear" w:color="auto" w:fill="auto"/>
                <w:noWrap/>
                <w:vAlign w:val="center"/>
              </w:tcPr>
            </w:tcPrChange>
          </w:tcPr>
          <w:p w14:paraId="36BDF97F" w14:textId="21111C28" w:rsidR="00FF4CD3" w:rsidRPr="00AD0E1A" w:rsidDel="007E0F89" w:rsidRDefault="00FF4CD3">
            <w:pPr>
              <w:spacing w:before="0" w:line="240" w:lineRule="auto"/>
              <w:contextualSpacing w:val="0"/>
              <w:rPr>
                <w:del w:id="10863" w:author="Phuong Truong Thi" w:date="2024-10-08T18:12:00Z"/>
                <w:rFonts w:ascii="Times New Roman" w:eastAsia="Times New Roman" w:hAnsi="Times New Roman"/>
                <w:sz w:val="24"/>
                <w:szCs w:val="24"/>
                <w:lang w:val="vi-VN" w:eastAsia="vi-VN"/>
              </w:rPr>
            </w:pPr>
          </w:p>
        </w:tc>
        <w:tc>
          <w:tcPr>
            <w:tcW w:w="992" w:type="dxa"/>
            <w:tcPrChange w:id="10864" w:author="thu nga" w:date="2024-10-01T10:49:00Z">
              <w:tcPr>
                <w:tcW w:w="851" w:type="dxa"/>
              </w:tcPr>
            </w:tcPrChange>
          </w:tcPr>
          <w:p w14:paraId="30F74B5A" w14:textId="35027185" w:rsidR="00FF4CD3" w:rsidRPr="00AD0E1A" w:rsidDel="007E0F89" w:rsidRDefault="00FF4CD3">
            <w:pPr>
              <w:spacing w:before="0" w:line="240" w:lineRule="auto"/>
              <w:contextualSpacing w:val="0"/>
              <w:jc w:val="center"/>
              <w:rPr>
                <w:del w:id="10865" w:author="Phuong Truong Thi" w:date="2024-10-08T18:12:00Z"/>
                <w:rFonts w:ascii="Times New Roman" w:eastAsia="Times New Roman" w:hAnsi="Times New Roman"/>
                <w:sz w:val="24"/>
                <w:szCs w:val="24"/>
                <w:lang w:eastAsia="vi-VN"/>
              </w:rPr>
            </w:pPr>
            <w:del w:id="10866"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14BE6F51" w14:textId="4432ECFE" w:rsidTr="007B7F57">
        <w:trPr>
          <w:gridAfter w:val="2"/>
          <w:wAfter w:w="17834" w:type="dxa"/>
          <w:trHeight w:val="276"/>
          <w:del w:id="10867" w:author="Phuong Truong Thi" w:date="2024-10-08T18:12:00Z"/>
          <w:trPrChange w:id="10868" w:author="thu nga" w:date="2024-09-30T15:27:00Z">
            <w:trPr>
              <w:gridAfter w:val="2"/>
              <w:wAfter w:w="17834" w:type="dxa"/>
              <w:trHeight w:val="276"/>
            </w:trPr>
          </w:trPrChange>
        </w:trPr>
        <w:tc>
          <w:tcPr>
            <w:tcW w:w="846" w:type="dxa"/>
            <w:gridSpan w:val="2"/>
            <w:tcPrChange w:id="10869" w:author="thu nga" w:date="2024-09-30T15:27:00Z">
              <w:tcPr>
                <w:tcW w:w="1492" w:type="dxa"/>
                <w:gridSpan w:val="2"/>
              </w:tcPr>
            </w:tcPrChange>
          </w:tcPr>
          <w:p w14:paraId="41482AED" w14:textId="0B03DF3F" w:rsidR="00FF4CD3" w:rsidDel="007E0F89" w:rsidRDefault="00FF4CD3">
            <w:pPr>
              <w:spacing w:before="0" w:line="240" w:lineRule="auto"/>
              <w:contextualSpacing w:val="0"/>
              <w:jc w:val="left"/>
              <w:rPr>
                <w:del w:id="10870" w:author="Phuong Truong Thi" w:date="2024-10-08T18:12:00Z"/>
                <w:rFonts w:ascii="Times New Roman" w:eastAsia="Times New Roman" w:hAnsi="Times New Roman"/>
                <w:sz w:val="24"/>
                <w:szCs w:val="24"/>
                <w:lang w:eastAsia="vi-VN"/>
              </w:rPr>
            </w:pPr>
          </w:p>
        </w:tc>
        <w:tc>
          <w:tcPr>
            <w:tcW w:w="8363" w:type="dxa"/>
            <w:gridSpan w:val="6"/>
            <w:vAlign w:val="center"/>
            <w:tcPrChange w:id="10871" w:author="thu nga" w:date="2024-09-30T15:27:00Z">
              <w:tcPr>
                <w:tcW w:w="7717" w:type="dxa"/>
                <w:gridSpan w:val="7"/>
                <w:vAlign w:val="center"/>
              </w:tcPr>
            </w:tcPrChange>
          </w:tcPr>
          <w:p w14:paraId="64C2803C" w14:textId="1F7E1D33" w:rsidR="00FF4CD3" w:rsidDel="007E0F89" w:rsidRDefault="00FF4CD3">
            <w:pPr>
              <w:spacing w:before="0" w:line="240" w:lineRule="auto"/>
              <w:contextualSpacing w:val="0"/>
              <w:jc w:val="left"/>
              <w:rPr>
                <w:del w:id="10872" w:author="Phuong Truong Thi" w:date="2024-10-08T18:12:00Z"/>
                <w:rFonts w:ascii="Times New Roman" w:eastAsia="Times New Roman" w:hAnsi="Times New Roman"/>
                <w:sz w:val="24"/>
                <w:szCs w:val="24"/>
                <w:lang w:eastAsia="vi-VN"/>
              </w:rPr>
            </w:pPr>
            <w:del w:id="10873" w:author="Phuong Truong Thi" w:date="2024-10-08T18:12:00Z">
              <w:r w:rsidDel="007E0F89">
                <w:rPr>
                  <w:rFonts w:ascii="Times New Roman" w:eastAsia="Times New Roman" w:hAnsi="Times New Roman"/>
                  <w:sz w:val="24"/>
                  <w:szCs w:val="24"/>
                  <w:lang w:eastAsia="vi-VN"/>
                </w:rPr>
                <w:delText>Cassa</w:delText>
              </w:r>
            </w:del>
          </w:p>
        </w:tc>
      </w:tr>
      <w:tr w:rsidR="00273A54" w:rsidRPr="00AD0E1A" w:rsidDel="007E0F89" w14:paraId="1A9EDC44" w14:textId="5BA35917" w:rsidTr="001859AE">
        <w:trPr>
          <w:gridAfter w:val="2"/>
          <w:wAfter w:w="17834" w:type="dxa"/>
          <w:trHeight w:val="276"/>
          <w:del w:id="10874" w:author="Phuong Truong Thi" w:date="2024-10-08T18:12:00Z"/>
          <w:trPrChange w:id="10875" w:author="thu nga" w:date="2024-10-01T10:49:00Z">
            <w:trPr>
              <w:gridAfter w:val="2"/>
              <w:wAfter w:w="17834" w:type="dxa"/>
              <w:trHeight w:val="276"/>
            </w:trPr>
          </w:trPrChange>
        </w:trPr>
        <w:tc>
          <w:tcPr>
            <w:tcW w:w="670" w:type="dxa"/>
            <w:shd w:val="clear" w:color="auto" w:fill="auto"/>
            <w:vAlign w:val="center"/>
            <w:tcPrChange w:id="10876" w:author="thu nga" w:date="2024-10-01T10:49:00Z">
              <w:tcPr>
                <w:tcW w:w="670" w:type="dxa"/>
                <w:shd w:val="clear" w:color="auto" w:fill="auto"/>
                <w:vAlign w:val="center"/>
              </w:tcPr>
            </w:tcPrChange>
          </w:tcPr>
          <w:p w14:paraId="6BC4961D" w14:textId="70BAA057" w:rsidR="00FF4CD3" w:rsidRPr="00AD0E1A" w:rsidDel="007E0F89" w:rsidRDefault="00FF4CD3">
            <w:pPr>
              <w:pStyle w:val="ListParagraph"/>
              <w:numPr>
                <w:ilvl w:val="0"/>
                <w:numId w:val="62"/>
              </w:numPr>
              <w:spacing w:before="0" w:line="240" w:lineRule="auto"/>
              <w:contextualSpacing w:val="0"/>
              <w:jc w:val="left"/>
              <w:rPr>
                <w:del w:id="10877" w:author="Phuong Truong Thi" w:date="2024-10-08T18:12:00Z"/>
                <w:rFonts w:eastAsia="Times New Roman"/>
                <w:szCs w:val="24"/>
                <w:lang w:val="vi-VN" w:eastAsia="vi-VN"/>
              </w:rPr>
            </w:pPr>
          </w:p>
        </w:tc>
        <w:tc>
          <w:tcPr>
            <w:tcW w:w="1735" w:type="dxa"/>
            <w:gridSpan w:val="2"/>
            <w:shd w:val="clear" w:color="auto" w:fill="auto"/>
            <w:vAlign w:val="center"/>
            <w:tcPrChange w:id="10878" w:author="thu nga" w:date="2024-10-01T10:49:00Z">
              <w:tcPr>
                <w:tcW w:w="1735" w:type="dxa"/>
                <w:gridSpan w:val="2"/>
                <w:shd w:val="clear" w:color="auto" w:fill="auto"/>
                <w:vAlign w:val="center"/>
              </w:tcPr>
            </w:tcPrChange>
          </w:tcPr>
          <w:p w14:paraId="6FBFBAA3" w14:textId="65A5059A" w:rsidR="00FF4CD3" w:rsidRPr="00763017" w:rsidDel="007E0F89" w:rsidRDefault="00FF4CD3">
            <w:pPr>
              <w:spacing w:before="0" w:line="240" w:lineRule="auto"/>
              <w:contextualSpacing w:val="0"/>
              <w:rPr>
                <w:del w:id="10879" w:author="Phuong Truong Thi" w:date="2024-10-08T18:12:00Z"/>
                <w:rFonts w:ascii="Times New Roman" w:hAnsi="Times New Roman"/>
                <w:sz w:val="24"/>
                <w:szCs w:val="24"/>
                <w:lang w:val="vi-VN"/>
                <w:rPrChange w:id="10880" w:author="thu nga" w:date="2024-09-30T13:54:00Z">
                  <w:rPr>
                    <w:del w:id="10881" w:author="Phuong Truong Thi" w:date="2024-10-08T18:12:00Z"/>
                    <w:rFonts w:ascii="Times New Roman" w:hAnsi="Times New Roman"/>
                    <w:sz w:val="24"/>
                    <w:szCs w:val="24"/>
                  </w:rPr>
                </w:rPrChange>
              </w:rPr>
            </w:pPr>
            <w:del w:id="10882" w:author="Phuong Truong Thi" w:date="2024-10-08T18:12:00Z">
              <w:r w:rsidRPr="00763017" w:rsidDel="007E0F89">
                <w:rPr>
                  <w:rFonts w:ascii="Times New Roman" w:hAnsi="Times New Roman"/>
                  <w:color w:val="000000"/>
                  <w:sz w:val="24"/>
                  <w:szCs w:val="24"/>
                  <w:lang w:val="vi-VN"/>
                  <w:rPrChange w:id="10883" w:author="thu nga" w:date="2024-09-30T13:54:00Z">
                    <w:rPr>
                      <w:rFonts w:ascii="Times New Roman" w:hAnsi="Times New Roman"/>
                      <w:color w:val="000000"/>
                      <w:sz w:val="24"/>
                      <w:szCs w:val="24"/>
                    </w:rPr>
                  </w:rPrChange>
                </w:rPr>
                <w:delText>EOP_ Casa: Số dư cuối kỳ Casa (chỉ bao gồm VND) ngày dữ liệu</w:delText>
              </w:r>
            </w:del>
          </w:p>
        </w:tc>
        <w:tc>
          <w:tcPr>
            <w:tcW w:w="2230" w:type="dxa"/>
            <w:vAlign w:val="center"/>
            <w:tcPrChange w:id="10884" w:author="thu nga" w:date="2024-10-01T10:49:00Z">
              <w:tcPr>
                <w:tcW w:w="2230" w:type="dxa"/>
                <w:vAlign w:val="center"/>
              </w:tcPr>
            </w:tcPrChange>
          </w:tcPr>
          <w:p w14:paraId="7EF4DDCF" w14:textId="3AC551A1" w:rsidR="00FF4CD3" w:rsidRPr="00763017" w:rsidDel="007E0F89" w:rsidRDefault="00FF4CD3">
            <w:pPr>
              <w:spacing w:before="0" w:line="240" w:lineRule="auto"/>
              <w:contextualSpacing w:val="0"/>
              <w:rPr>
                <w:del w:id="10885" w:author="Phuong Truong Thi" w:date="2024-10-08T18:12:00Z"/>
                <w:rFonts w:ascii="Times New Roman" w:eastAsia="Times New Roman" w:hAnsi="Times New Roman"/>
                <w:sz w:val="24"/>
                <w:szCs w:val="24"/>
                <w:lang w:val="vi-VN" w:eastAsia="vi-VN"/>
                <w:rPrChange w:id="10886" w:author="thu nga" w:date="2024-09-30T13:54:00Z">
                  <w:rPr>
                    <w:del w:id="10887" w:author="Phuong Truong Thi" w:date="2024-10-08T18:12:00Z"/>
                    <w:rFonts w:ascii="Times New Roman" w:eastAsia="Times New Roman" w:hAnsi="Times New Roman"/>
                    <w:sz w:val="24"/>
                    <w:szCs w:val="24"/>
                    <w:lang w:eastAsia="vi-VN"/>
                  </w:rPr>
                </w:rPrChange>
              </w:rPr>
            </w:pPr>
            <w:del w:id="10888" w:author="Phuong Truong Thi" w:date="2024-10-08T18:12:00Z">
              <w:r w:rsidRPr="00763017" w:rsidDel="007E0F89">
                <w:rPr>
                  <w:rFonts w:ascii="Times New Roman" w:hAnsi="Times New Roman"/>
                  <w:color w:val="000000"/>
                  <w:sz w:val="24"/>
                  <w:szCs w:val="24"/>
                  <w:lang w:val="vi-VN"/>
                  <w:rPrChange w:id="10889" w:author="thu nga" w:date="2024-09-30T13:54:00Z">
                    <w:rPr>
                      <w:rFonts w:ascii="Times New Roman" w:hAnsi="Times New Roman"/>
                      <w:color w:val="000000"/>
                      <w:sz w:val="24"/>
                      <w:szCs w:val="24"/>
                    </w:rPr>
                  </w:rPrChange>
                </w:rPr>
                <w:delText>Tổng số dư cuối kỳ Casa (chỉ bao gồm VND) của các Tài khoản thanh toán (Category là TKTT) ngày dữ liệu T-1</w:delText>
              </w:r>
            </w:del>
          </w:p>
        </w:tc>
        <w:tc>
          <w:tcPr>
            <w:tcW w:w="1070" w:type="dxa"/>
            <w:tcPrChange w:id="10890" w:author="thu nga" w:date="2024-10-01T10:49:00Z">
              <w:tcPr>
                <w:tcW w:w="1070" w:type="dxa"/>
              </w:tcPr>
            </w:tcPrChange>
          </w:tcPr>
          <w:p w14:paraId="06C2FCCE" w14:textId="34FEF775" w:rsidR="00FF4CD3" w:rsidRPr="00FF4CD3" w:rsidDel="007E0F89" w:rsidRDefault="00FF4CD3">
            <w:pPr>
              <w:spacing w:before="0" w:line="240" w:lineRule="auto"/>
              <w:contextualSpacing w:val="0"/>
              <w:jc w:val="center"/>
              <w:rPr>
                <w:del w:id="10891" w:author="Phuong Truong Thi" w:date="2024-10-08T18:12:00Z"/>
                <w:rFonts w:ascii="Times New Roman" w:eastAsia="Times New Roman" w:hAnsi="Times New Roman"/>
                <w:sz w:val="24"/>
                <w:szCs w:val="24"/>
                <w:lang w:val="vi-VN" w:eastAsia="vi-VN"/>
                <w:rPrChange w:id="10892" w:author="thu nga" w:date="2024-09-30T15:09:00Z">
                  <w:rPr>
                    <w:del w:id="10893" w:author="Phuong Truong Thi" w:date="2024-10-08T18:12:00Z"/>
                    <w:rFonts w:ascii="Times New Roman" w:eastAsia="Times New Roman" w:hAnsi="Times New Roman"/>
                    <w:sz w:val="24"/>
                    <w:szCs w:val="24"/>
                    <w:lang w:eastAsia="vi-VN"/>
                  </w:rPr>
                </w:rPrChange>
              </w:rPr>
              <w:pPrChange w:id="10894" w:author="thu nga" w:date="2024-09-30T15:15:00Z">
                <w:pPr>
                  <w:spacing w:before="0" w:line="240" w:lineRule="auto"/>
                  <w:contextualSpacing w:val="0"/>
                </w:pPr>
              </w:pPrChange>
            </w:pPr>
            <w:ins w:id="10895" w:author="thu nga" w:date="2024-09-30T15:12:00Z">
              <w:del w:id="10896"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897" w:author="thu nga" w:date="2024-10-01T10:49:00Z">
              <w:tcPr>
                <w:tcW w:w="1236" w:type="dxa"/>
              </w:tcPr>
            </w:tcPrChange>
          </w:tcPr>
          <w:p w14:paraId="2967F2D5" w14:textId="0228B31A" w:rsidR="00FF4CD3" w:rsidRPr="00AD0E1A" w:rsidDel="007E0F89" w:rsidRDefault="00FF4CD3">
            <w:pPr>
              <w:spacing w:before="0" w:line="240" w:lineRule="auto"/>
              <w:contextualSpacing w:val="0"/>
              <w:rPr>
                <w:del w:id="10898" w:author="Phuong Truong Thi" w:date="2024-10-08T18:12:00Z"/>
                <w:rFonts w:ascii="Times New Roman" w:eastAsia="Times New Roman" w:hAnsi="Times New Roman"/>
                <w:sz w:val="24"/>
                <w:szCs w:val="24"/>
                <w:lang w:eastAsia="vi-VN"/>
              </w:rPr>
            </w:pPr>
            <w:commentRangeStart w:id="10899"/>
            <w:commentRangeStart w:id="10900"/>
            <w:del w:id="10901" w:author="Phuong Truong Thi" w:date="2024-10-01T00:00:00Z">
              <w:r w:rsidRPr="005A6028" w:rsidDel="006311B5">
                <w:rPr>
                  <w:rFonts w:ascii="Times New Roman" w:eastAsia="Times New Roman" w:hAnsi="Times New Roman"/>
                  <w:sz w:val="24"/>
                  <w:szCs w:val="24"/>
                  <w:lang w:eastAsia="vi-VN"/>
                </w:rPr>
                <w:delText>Number</w:delText>
              </w:r>
              <w:commentRangeEnd w:id="10899"/>
              <w:r w:rsidDel="006311B5">
                <w:rPr>
                  <w:rStyle w:val="CommentReference"/>
                  <w:lang w:val="x-none" w:eastAsia="x-none"/>
                </w:rPr>
                <w:commentReference w:id="10899"/>
              </w:r>
            </w:del>
            <w:commentRangeEnd w:id="10900"/>
            <w:del w:id="10902" w:author="Phuong Truong Thi" w:date="2024-10-08T18:12:00Z">
              <w:r w:rsidR="006311B5" w:rsidDel="007E0F89">
                <w:rPr>
                  <w:rStyle w:val="CommentReference"/>
                  <w:lang w:val="x-none" w:eastAsia="x-none"/>
                </w:rPr>
                <w:commentReference w:id="10900"/>
              </w:r>
            </w:del>
          </w:p>
        </w:tc>
        <w:tc>
          <w:tcPr>
            <w:tcW w:w="1276" w:type="dxa"/>
            <w:shd w:val="clear" w:color="auto" w:fill="auto"/>
            <w:noWrap/>
            <w:vAlign w:val="center"/>
            <w:tcPrChange w:id="10903" w:author="thu nga" w:date="2024-10-01T10:49:00Z">
              <w:tcPr>
                <w:tcW w:w="1417" w:type="dxa"/>
                <w:gridSpan w:val="2"/>
                <w:shd w:val="clear" w:color="auto" w:fill="auto"/>
                <w:noWrap/>
                <w:vAlign w:val="center"/>
              </w:tcPr>
            </w:tcPrChange>
          </w:tcPr>
          <w:p w14:paraId="13DB9359" w14:textId="6E6BADDB" w:rsidR="00FF4CD3" w:rsidRPr="00AD0E1A" w:rsidDel="007E0F89" w:rsidRDefault="00FF4CD3">
            <w:pPr>
              <w:spacing w:before="0" w:line="240" w:lineRule="auto"/>
              <w:contextualSpacing w:val="0"/>
              <w:rPr>
                <w:del w:id="10904" w:author="Phuong Truong Thi" w:date="2024-10-08T18:12:00Z"/>
                <w:rFonts w:ascii="Times New Roman" w:eastAsia="Times New Roman" w:hAnsi="Times New Roman"/>
                <w:sz w:val="24"/>
                <w:szCs w:val="24"/>
                <w:lang w:val="vi-VN" w:eastAsia="vi-VN"/>
              </w:rPr>
            </w:pPr>
          </w:p>
        </w:tc>
        <w:tc>
          <w:tcPr>
            <w:tcW w:w="992" w:type="dxa"/>
            <w:tcPrChange w:id="10905" w:author="thu nga" w:date="2024-10-01T10:49:00Z">
              <w:tcPr>
                <w:tcW w:w="851" w:type="dxa"/>
              </w:tcPr>
            </w:tcPrChange>
          </w:tcPr>
          <w:p w14:paraId="32239884" w14:textId="09A35FEA" w:rsidR="00FF4CD3" w:rsidRPr="00AD0E1A" w:rsidDel="007E0F89" w:rsidRDefault="00FF4CD3">
            <w:pPr>
              <w:spacing w:before="0" w:line="240" w:lineRule="auto"/>
              <w:contextualSpacing w:val="0"/>
              <w:jc w:val="center"/>
              <w:rPr>
                <w:del w:id="10906" w:author="Phuong Truong Thi" w:date="2024-10-08T18:12:00Z"/>
                <w:rFonts w:ascii="Times New Roman" w:eastAsia="Times New Roman" w:hAnsi="Times New Roman"/>
                <w:sz w:val="24"/>
                <w:szCs w:val="24"/>
                <w:lang w:eastAsia="vi-VN"/>
              </w:rPr>
            </w:pPr>
            <w:del w:id="10907"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23B2FA86" w14:textId="3446083A" w:rsidTr="001859AE">
        <w:trPr>
          <w:gridAfter w:val="2"/>
          <w:wAfter w:w="17834" w:type="dxa"/>
          <w:trHeight w:val="276"/>
          <w:del w:id="10908" w:author="Phuong Truong Thi" w:date="2024-10-08T18:12:00Z"/>
          <w:trPrChange w:id="10909" w:author="thu nga" w:date="2024-10-01T10:49:00Z">
            <w:trPr>
              <w:gridAfter w:val="2"/>
              <w:wAfter w:w="17834" w:type="dxa"/>
              <w:trHeight w:val="276"/>
            </w:trPr>
          </w:trPrChange>
        </w:trPr>
        <w:tc>
          <w:tcPr>
            <w:tcW w:w="670" w:type="dxa"/>
            <w:shd w:val="clear" w:color="auto" w:fill="auto"/>
            <w:vAlign w:val="center"/>
            <w:tcPrChange w:id="10910" w:author="thu nga" w:date="2024-10-01T10:49:00Z">
              <w:tcPr>
                <w:tcW w:w="670" w:type="dxa"/>
                <w:shd w:val="clear" w:color="auto" w:fill="auto"/>
                <w:vAlign w:val="center"/>
              </w:tcPr>
            </w:tcPrChange>
          </w:tcPr>
          <w:p w14:paraId="5B74EE26" w14:textId="249DB354" w:rsidR="00FF4CD3" w:rsidRPr="00AD0E1A" w:rsidDel="007E0F89" w:rsidRDefault="00FF4CD3">
            <w:pPr>
              <w:pStyle w:val="ListParagraph"/>
              <w:numPr>
                <w:ilvl w:val="0"/>
                <w:numId w:val="62"/>
              </w:numPr>
              <w:spacing w:before="0" w:line="240" w:lineRule="auto"/>
              <w:contextualSpacing w:val="0"/>
              <w:jc w:val="left"/>
              <w:rPr>
                <w:del w:id="10911" w:author="Phuong Truong Thi" w:date="2024-10-08T18:12:00Z"/>
                <w:rFonts w:eastAsia="Times New Roman"/>
                <w:szCs w:val="24"/>
                <w:lang w:val="vi-VN" w:eastAsia="vi-VN"/>
              </w:rPr>
            </w:pPr>
          </w:p>
        </w:tc>
        <w:tc>
          <w:tcPr>
            <w:tcW w:w="1735" w:type="dxa"/>
            <w:gridSpan w:val="2"/>
            <w:shd w:val="clear" w:color="auto" w:fill="auto"/>
            <w:vAlign w:val="center"/>
            <w:tcPrChange w:id="10912" w:author="thu nga" w:date="2024-10-01T10:49:00Z">
              <w:tcPr>
                <w:tcW w:w="1735" w:type="dxa"/>
                <w:gridSpan w:val="2"/>
                <w:shd w:val="clear" w:color="auto" w:fill="auto"/>
                <w:vAlign w:val="center"/>
              </w:tcPr>
            </w:tcPrChange>
          </w:tcPr>
          <w:p w14:paraId="2FE112A7" w14:textId="516B1183" w:rsidR="00FF4CD3" w:rsidRPr="00763017" w:rsidDel="007E0F89" w:rsidRDefault="00FF4CD3">
            <w:pPr>
              <w:spacing w:before="0" w:line="240" w:lineRule="auto"/>
              <w:contextualSpacing w:val="0"/>
              <w:rPr>
                <w:del w:id="10913" w:author="Phuong Truong Thi" w:date="2024-10-08T18:12:00Z"/>
                <w:rFonts w:ascii="Times New Roman" w:hAnsi="Times New Roman"/>
                <w:sz w:val="24"/>
                <w:szCs w:val="24"/>
                <w:lang w:val="vi-VN"/>
                <w:rPrChange w:id="10914" w:author="thu nga" w:date="2024-09-30T13:54:00Z">
                  <w:rPr>
                    <w:del w:id="10915" w:author="Phuong Truong Thi" w:date="2024-10-08T18:12:00Z"/>
                    <w:rFonts w:ascii="Times New Roman" w:hAnsi="Times New Roman"/>
                    <w:sz w:val="24"/>
                    <w:szCs w:val="24"/>
                  </w:rPr>
                </w:rPrChange>
              </w:rPr>
            </w:pPr>
            <w:del w:id="10916" w:author="Phuong Truong Thi" w:date="2024-10-08T18:12:00Z">
              <w:r w:rsidRPr="00763017" w:rsidDel="007E0F89">
                <w:rPr>
                  <w:rFonts w:ascii="Times New Roman" w:hAnsi="Times New Roman"/>
                  <w:color w:val="000000"/>
                  <w:sz w:val="24"/>
                  <w:szCs w:val="24"/>
                  <w:lang w:val="vi-VN"/>
                  <w:rPrChange w:id="10917" w:author="thu nga" w:date="2024-09-30T13:54:00Z">
                    <w:rPr>
                      <w:rFonts w:ascii="Times New Roman" w:hAnsi="Times New Roman"/>
                      <w:color w:val="000000"/>
                      <w:sz w:val="24"/>
                      <w:szCs w:val="24"/>
                    </w:rPr>
                  </w:rPrChange>
                </w:rPr>
                <w:delText>Chênh lệch số dư cuối kỳ Casa VND so với chốt ngày hôm trước</w:delText>
              </w:r>
            </w:del>
          </w:p>
        </w:tc>
        <w:tc>
          <w:tcPr>
            <w:tcW w:w="2230" w:type="dxa"/>
            <w:vAlign w:val="center"/>
            <w:tcPrChange w:id="10918" w:author="thu nga" w:date="2024-10-01T10:49:00Z">
              <w:tcPr>
                <w:tcW w:w="2230" w:type="dxa"/>
                <w:vAlign w:val="center"/>
              </w:tcPr>
            </w:tcPrChange>
          </w:tcPr>
          <w:p w14:paraId="5BC9B129" w14:textId="2D8FC4C2" w:rsidR="00FF4CD3" w:rsidRPr="00763017" w:rsidDel="007E0F89" w:rsidRDefault="00FF4CD3">
            <w:pPr>
              <w:spacing w:before="0" w:line="240" w:lineRule="auto"/>
              <w:contextualSpacing w:val="0"/>
              <w:rPr>
                <w:del w:id="10919" w:author="Phuong Truong Thi" w:date="2024-10-08T18:12:00Z"/>
                <w:rFonts w:ascii="Times New Roman" w:eastAsia="Times New Roman" w:hAnsi="Times New Roman"/>
                <w:sz w:val="24"/>
                <w:szCs w:val="24"/>
                <w:lang w:val="vi-VN" w:eastAsia="vi-VN"/>
                <w:rPrChange w:id="10920" w:author="thu nga" w:date="2024-09-30T13:54:00Z">
                  <w:rPr>
                    <w:del w:id="10921" w:author="Phuong Truong Thi" w:date="2024-10-08T18:12:00Z"/>
                    <w:rFonts w:ascii="Times New Roman" w:eastAsia="Times New Roman" w:hAnsi="Times New Roman"/>
                    <w:sz w:val="24"/>
                    <w:szCs w:val="24"/>
                    <w:lang w:eastAsia="vi-VN"/>
                  </w:rPr>
                </w:rPrChange>
              </w:rPr>
            </w:pPr>
            <w:del w:id="10922" w:author="Phuong Truong Thi" w:date="2024-10-08T18:12:00Z">
              <w:r w:rsidRPr="00763017" w:rsidDel="007E0F89">
                <w:rPr>
                  <w:rFonts w:ascii="Times New Roman" w:hAnsi="Times New Roman"/>
                  <w:color w:val="000000"/>
                  <w:sz w:val="24"/>
                  <w:szCs w:val="24"/>
                  <w:lang w:val="vi-VN"/>
                  <w:rPrChange w:id="10923" w:author="thu nga" w:date="2024-09-30T13:54:00Z">
                    <w:rPr>
                      <w:rFonts w:ascii="Times New Roman" w:hAnsi="Times New Roman"/>
                      <w:color w:val="000000"/>
                      <w:sz w:val="24"/>
                      <w:szCs w:val="24"/>
                    </w:rPr>
                  </w:rPrChange>
                </w:rPr>
                <w:delText>Bằng số dư cuối kỳ Casa VND ngày dữ liệu  - số dư cuối kỳ Casa VND ngày hôm trước</w:delText>
              </w:r>
            </w:del>
          </w:p>
        </w:tc>
        <w:tc>
          <w:tcPr>
            <w:tcW w:w="1070" w:type="dxa"/>
            <w:tcPrChange w:id="10924" w:author="thu nga" w:date="2024-10-01T10:49:00Z">
              <w:tcPr>
                <w:tcW w:w="1070" w:type="dxa"/>
              </w:tcPr>
            </w:tcPrChange>
          </w:tcPr>
          <w:p w14:paraId="3915D0BA" w14:textId="5749DC99" w:rsidR="00FF4CD3" w:rsidRPr="00FF4CD3" w:rsidDel="007E0F89" w:rsidRDefault="00FF4CD3">
            <w:pPr>
              <w:spacing w:before="0" w:line="240" w:lineRule="auto"/>
              <w:contextualSpacing w:val="0"/>
              <w:jc w:val="center"/>
              <w:rPr>
                <w:del w:id="10925" w:author="Phuong Truong Thi" w:date="2024-10-08T18:12:00Z"/>
                <w:rFonts w:ascii="Times New Roman" w:eastAsia="Times New Roman" w:hAnsi="Times New Roman"/>
                <w:sz w:val="24"/>
                <w:szCs w:val="24"/>
                <w:lang w:val="vi-VN" w:eastAsia="vi-VN"/>
                <w:rPrChange w:id="10926" w:author="thu nga" w:date="2024-09-30T15:10:00Z">
                  <w:rPr>
                    <w:del w:id="10927" w:author="Phuong Truong Thi" w:date="2024-10-08T18:12:00Z"/>
                    <w:rFonts w:ascii="Times New Roman" w:eastAsia="Times New Roman" w:hAnsi="Times New Roman"/>
                    <w:sz w:val="24"/>
                    <w:szCs w:val="24"/>
                    <w:lang w:eastAsia="vi-VN"/>
                  </w:rPr>
                </w:rPrChange>
              </w:rPr>
              <w:pPrChange w:id="10928" w:author="thu nga" w:date="2024-09-30T15:15:00Z">
                <w:pPr>
                  <w:spacing w:before="0" w:line="240" w:lineRule="auto"/>
                  <w:contextualSpacing w:val="0"/>
                </w:pPr>
              </w:pPrChange>
            </w:pPr>
            <w:ins w:id="10929" w:author="thu nga" w:date="2024-09-30T15:12:00Z">
              <w:del w:id="10930"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931" w:author="thu nga" w:date="2024-10-01T10:49:00Z">
              <w:tcPr>
                <w:tcW w:w="1236" w:type="dxa"/>
              </w:tcPr>
            </w:tcPrChange>
          </w:tcPr>
          <w:p w14:paraId="68956B41" w14:textId="2BE4337F" w:rsidR="00FF4CD3" w:rsidRPr="00AD0E1A" w:rsidDel="007E0F89" w:rsidRDefault="00434685">
            <w:pPr>
              <w:spacing w:before="0" w:line="240" w:lineRule="auto"/>
              <w:contextualSpacing w:val="0"/>
              <w:rPr>
                <w:del w:id="10932" w:author="Phuong Truong Thi" w:date="2024-10-08T18:12:00Z"/>
                <w:rFonts w:ascii="Times New Roman" w:eastAsia="Times New Roman" w:hAnsi="Times New Roman"/>
                <w:sz w:val="24"/>
                <w:szCs w:val="24"/>
                <w:lang w:eastAsia="vi-VN"/>
              </w:rPr>
            </w:pPr>
            <w:ins w:id="10933" w:author="thu nga" w:date="2024-10-01T10:10:00Z">
              <w:del w:id="10934"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0935"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936" w:author="thu nga" w:date="2024-10-01T10:49:00Z">
              <w:tcPr>
                <w:tcW w:w="1417" w:type="dxa"/>
                <w:gridSpan w:val="2"/>
                <w:shd w:val="clear" w:color="auto" w:fill="auto"/>
                <w:noWrap/>
                <w:vAlign w:val="center"/>
              </w:tcPr>
            </w:tcPrChange>
          </w:tcPr>
          <w:p w14:paraId="47408D9B" w14:textId="6C985724" w:rsidR="00FF4CD3" w:rsidRPr="00AD0E1A" w:rsidDel="007E0F89" w:rsidRDefault="00FF4CD3">
            <w:pPr>
              <w:spacing w:before="0" w:line="240" w:lineRule="auto"/>
              <w:contextualSpacing w:val="0"/>
              <w:rPr>
                <w:del w:id="10937" w:author="Phuong Truong Thi" w:date="2024-10-08T18:12:00Z"/>
                <w:rFonts w:ascii="Times New Roman" w:eastAsia="Times New Roman" w:hAnsi="Times New Roman"/>
                <w:sz w:val="24"/>
                <w:szCs w:val="24"/>
                <w:lang w:val="vi-VN" w:eastAsia="vi-VN"/>
              </w:rPr>
            </w:pPr>
          </w:p>
        </w:tc>
        <w:tc>
          <w:tcPr>
            <w:tcW w:w="992" w:type="dxa"/>
            <w:tcPrChange w:id="10938" w:author="thu nga" w:date="2024-10-01T10:49:00Z">
              <w:tcPr>
                <w:tcW w:w="851" w:type="dxa"/>
              </w:tcPr>
            </w:tcPrChange>
          </w:tcPr>
          <w:p w14:paraId="1E6F022B" w14:textId="4E0F192F" w:rsidR="00FF4CD3" w:rsidRPr="00CE0097" w:rsidDel="007E0F89" w:rsidRDefault="00FF4CD3">
            <w:pPr>
              <w:spacing w:before="0" w:line="240" w:lineRule="auto"/>
              <w:contextualSpacing w:val="0"/>
              <w:jc w:val="center"/>
              <w:rPr>
                <w:del w:id="10939" w:author="Phuong Truong Thi" w:date="2024-10-08T18:12:00Z"/>
                <w:rFonts w:ascii="Times New Roman" w:eastAsia="Times New Roman" w:hAnsi="Times New Roman"/>
                <w:sz w:val="24"/>
                <w:szCs w:val="24"/>
                <w:lang w:eastAsia="vi-VN"/>
              </w:rPr>
            </w:pPr>
            <w:del w:id="10940"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585E6B50" w14:textId="683A667A" w:rsidTr="001859AE">
        <w:trPr>
          <w:gridAfter w:val="2"/>
          <w:wAfter w:w="17834" w:type="dxa"/>
          <w:trHeight w:val="276"/>
          <w:del w:id="10941" w:author="Phuong Truong Thi" w:date="2024-10-08T18:12:00Z"/>
          <w:trPrChange w:id="10942" w:author="thu nga" w:date="2024-10-01T10:49:00Z">
            <w:trPr>
              <w:gridAfter w:val="2"/>
              <w:wAfter w:w="17834" w:type="dxa"/>
              <w:trHeight w:val="276"/>
            </w:trPr>
          </w:trPrChange>
        </w:trPr>
        <w:tc>
          <w:tcPr>
            <w:tcW w:w="670" w:type="dxa"/>
            <w:shd w:val="clear" w:color="auto" w:fill="auto"/>
            <w:vAlign w:val="center"/>
            <w:tcPrChange w:id="10943" w:author="thu nga" w:date="2024-10-01T10:49:00Z">
              <w:tcPr>
                <w:tcW w:w="670" w:type="dxa"/>
                <w:shd w:val="clear" w:color="auto" w:fill="auto"/>
                <w:vAlign w:val="center"/>
              </w:tcPr>
            </w:tcPrChange>
          </w:tcPr>
          <w:p w14:paraId="2441A46C" w14:textId="7DB65EFA" w:rsidR="00FF4CD3" w:rsidRPr="00AD0E1A" w:rsidDel="007E0F89" w:rsidRDefault="00FF4CD3">
            <w:pPr>
              <w:pStyle w:val="ListParagraph"/>
              <w:numPr>
                <w:ilvl w:val="0"/>
                <w:numId w:val="62"/>
              </w:numPr>
              <w:spacing w:before="0" w:line="240" w:lineRule="auto"/>
              <w:contextualSpacing w:val="0"/>
              <w:jc w:val="left"/>
              <w:rPr>
                <w:del w:id="10944" w:author="Phuong Truong Thi" w:date="2024-10-08T18:12:00Z"/>
                <w:rFonts w:eastAsia="Times New Roman"/>
                <w:szCs w:val="24"/>
                <w:lang w:val="vi-VN" w:eastAsia="vi-VN"/>
              </w:rPr>
            </w:pPr>
          </w:p>
        </w:tc>
        <w:tc>
          <w:tcPr>
            <w:tcW w:w="1735" w:type="dxa"/>
            <w:gridSpan w:val="2"/>
            <w:shd w:val="clear" w:color="auto" w:fill="auto"/>
            <w:vAlign w:val="center"/>
            <w:tcPrChange w:id="10945" w:author="thu nga" w:date="2024-10-01T10:49:00Z">
              <w:tcPr>
                <w:tcW w:w="1735" w:type="dxa"/>
                <w:gridSpan w:val="2"/>
                <w:shd w:val="clear" w:color="auto" w:fill="auto"/>
                <w:vAlign w:val="center"/>
              </w:tcPr>
            </w:tcPrChange>
          </w:tcPr>
          <w:p w14:paraId="054D907D" w14:textId="732749BC" w:rsidR="00FF4CD3" w:rsidRPr="00763017" w:rsidDel="007E0F89" w:rsidRDefault="00FF4CD3">
            <w:pPr>
              <w:spacing w:before="0" w:line="240" w:lineRule="auto"/>
              <w:contextualSpacing w:val="0"/>
              <w:rPr>
                <w:del w:id="10946" w:author="Phuong Truong Thi" w:date="2024-10-08T18:12:00Z"/>
                <w:rFonts w:ascii="Times New Roman" w:hAnsi="Times New Roman"/>
                <w:sz w:val="24"/>
                <w:szCs w:val="24"/>
                <w:lang w:val="vi-VN"/>
                <w:rPrChange w:id="10947" w:author="thu nga" w:date="2024-09-30T13:54:00Z">
                  <w:rPr>
                    <w:del w:id="10948" w:author="Phuong Truong Thi" w:date="2024-10-08T18:12:00Z"/>
                    <w:rFonts w:ascii="Times New Roman" w:hAnsi="Times New Roman"/>
                    <w:sz w:val="24"/>
                    <w:szCs w:val="24"/>
                  </w:rPr>
                </w:rPrChange>
              </w:rPr>
            </w:pPr>
            <w:del w:id="10949" w:author="Phuong Truong Thi" w:date="2024-10-08T18:12:00Z">
              <w:r w:rsidRPr="00763017" w:rsidDel="007E0F89">
                <w:rPr>
                  <w:rFonts w:ascii="Times New Roman" w:hAnsi="Times New Roman"/>
                  <w:color w:val="000000"/>
                  <w:sz w:val="24"/>
                  <w:szCs w:val="24"/>
                  <w:lang w:val="vi-VN"/>
                  <w:rPrChange w:id="10950" w:author="thu nga" w:date="2024-09-30T13:54:00Z">
                    <w:rPr>
                      <w:rFonts w:ascii="Times New Roman" w:hAnsi="Times New Roman"/>
                      <w:color w:val="000000"/>
                      <w:sz w:val="24"/>
                      <w:szCs w:val="24"/>
                    </w:rPr>
                  </w:rPrChange>
                </w:rPr>
                <w:delText>EOP_ Casa: Số dư cuối kỳ Casa (chỉ bao gồm VND) tháng trước</w:delText>
              </w:r>
            </w:del>
          </w:p>
        </w:tc>
        <w:tc>
          <w:tcPr>
            <w:tcW w:w="2230" w:type="dxa"/>
            <w:vAlign w:val="center"/>
            <w:tcPrChange w:id="10951" w:author="thu nga" w:date="2024-10-01T10:49:00Z">
              <w:tcPr>
                <w:tcW w:w="2230" w:type="dxa"/>
                <w:vAlign w:val="center"/>
              </w:tcPr>
            </w:tcPrChange>
          </w:tcPr>
          <w:p w14:paraId="4C89C8EC" w14:textId="44C5566A" w:rsidR="00FF4CD3" w:rsidRPr="00763017" w:rsidDel="007E0F89" w:rsidRDefault="00FF4CD3">
            <w:pPr>
              <w:spacing w:before="0" w:line="240" w:lineRule="auto"/>
              <w:contextualSpacing w:val="0"/>
              <w:rPr>
                <w:del w:id="10952" w:author="Phuong Truong Thi" w:date="2024-10-08T18:12:00Z"/>
                <w:rFonts w:ascii="Times New Roman" w:eastAsia="Times New Roman" w:hAnsi="Times New Roman"/>
                <w:sz w:val="24"/>
                <w:szCs w:val="24"/>
                <w:lang w:val="vi-VN" w:eastAsia="vi-VN"/>
                <w:rPrChange w:id="10953" w:author="thu nga" w:date="2024-09-30T13:54:00Z">
                  <w:rPr>
                    <w:del w:id="10954" w:author="Phuong Truong Thi" w:date="2024-10-08T18:12:00Z"/>
                    <w:rFonts w:ascii="Times New Roman" w:eastAsia="Times New Roman" w:hAnsi="Times New Roman"/>
                    <w:sz w:val="24"/>
                    <w:szCs w:val="24"/>
                    <w:lang w:eastAsia="vi-VN"/>
                  </w:rPr>
                </w:rPrChange>
              </w:rPr>
            </w:pPr>
            <w:del w:id="10955" w:author="Phuong Truong Thi" w:date="2024-10-08T18:12:00Z">
              <w:r w:rsidRPr="00763017" w:rsidDel="007E0F89">
                <w:rPr>
                  <w:rFonts w:ascii="Times New Roman" w:hAnsi="Times New Roman"/>
                  <w:color w:val="000000"/>
                  <w:sz w:val="24"/>
                  <w:szCs w:val="24"/>
                  <w:lang w:val="vi-VN"/>
                  <w:rPrChange w:id="10956" w:author="thu nga" w:date="2024-09-30T13:54:00Z">
                    <w:rPr>
                      <w:rFonts w:ascii="Times New Roman" w:hAnsi="Times New Roman"/>
                      <w:color w:val="000000"/>
                      <w:sz w:val="24"/>
                      <w:szCs w:val="24"/>
                    </w:rPr>
                  </w:rPrChange>
                </w:rPr>
                <w:delText>Tổng số dư cuối kỳ Casa (chỉ bao gồm VND) của các Tài khoản thanh toán (Category là TKTT) tháng trước</w:delText>
              </w:r>
            </w:del>
          </w:p>
        </w:tc>
        <w:tc>
          <w:tcPr>
            <w:tcW w:w="1070" w:type="dxa"/>
            <w:tcPrChange w:id="10957" w:author="thu nga" w:date="2024-10-01T10:49:00Z">
              <w:tcPr>
                <w:tcW w:w="1070" w:type="dxa"/>
              </w:tcPr>
            </w:tcPrChange>
          </w:tcPr>
          <w:p w14:paraId="1F1714EA" w14:textId="13C6C427" w:rsidR="00FF4CD3" w:rsidRPr="00FF4CD3" w:rsidDel="007E0F89" w:rsidRDefault="00FF4CD3">
            <w:pPr>
              <w:spacing w:before="0" w:line="240" w:lineRule="auto"/>
              <w:contextualSpacing w:val="0"/>
              <w:jc w:val="center"/>
              <w:rPr>
                <w:del w:id="10958" w:author="Phuong Truong Thi" w:date="2024-10-08T18:12:00Z"/>
                <w:rFonts w:ascii="Times New Roman" w:eastAsia="Times New Roman" w:hAnsi="Times New Roman"/>
                <w:sz w:val="24"/>
                <w:szCs w:val="24"/>
                <w:lang w:val="vi-VN" w:eastAsia="vi-VN"/>
                <w:rPrChange w:id="10959" w:author="thu nga" w:date="2024-09-30T15:10:00Z">
                  <w:rPr>
                    <w:del w:id="10960" w:author="Phuong Truong Thi" w:date="2024-10-08T18:12:00Z"/>
                    <w:rFonts w:ascii="Times New Roman" w:eastAsia="Times New Roman" w:hAnsi="Times New Roman"/>
                    <w:sz w:val="24"/>
                    <w:szCs w:val="24"/>
                    <w:lang w:eastAsia="vi-VN"/>
                  </w:rPr>
                </w:rPrChange>
              </w:rPr>
              <w:pPrChange w:id="10961" w:author="thu nga" w:date="2024-09-30T15:15:00Z">
                <w:pPr>
                  <w:spacing w:before="0" w:line="240" w:lineRule="auto"/>
                  <w:contextualSpacing w:val="0"/>
                </w:pPr>
              </w:pPrChange>
            </w:pPr>
            <w:ins w:id="10962" w:author="thu nga" w:date="2024-09-30T15:12:00Z">
              <w:del w:id="10963"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964" w:author="thu nga" w:date="2024-10-01T10:49:00Z">
              <w:tcPr>
                <w:tcW w:w="1236" w:type="dxa"/>
              </w:tcPr>
            </w:tcPrChange>
          </w:tcPr>
          <w:p w14:paraId="0BACC94E" w14:textId="356D4097" w:rsidR="00FF4CD3" w:rsidRPr="00AD0E1A" w:rsidDel="007E0F89" w:rsidRDefault="00434685">
            <w:pPr>
              <w:spacing w:before="0" w:line="240" w:lineRule="auto"/>
              <w:contextualSpacing w:val="0"/>
              <w:rPr>
                <w:del w:id="10965" w:author="Phuong Truong Thi" w:date="2024-10-08T18:12:00Z"/>
                <w:rFonts w:ascii="Times New Roman" w:eastAsia="Times New Roman" w:hAnsi="Times New Roman"/>
                <w:sz w:val="24"/>
                <w:szCs w:val="24"/>
                <w:lang w:eastAsia="vi-VN"/>
              </w:rPr>
            </w:pPr>
            <w:ins w:id="10966" w:author="thu nga" w:date="2024-10-01T10:10:00Z">
              <w:del w:id="10967"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0968"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0969" w:author="thu nga" w:date="2024-10-01T10:49:00Z">
              <w:tcPr>
                <w:tcW w:w="1417" w:type="dxa"/>
                <w:gridSpan w:val="2"/>
                <w:shd w:val="clear" w:color="auto" w:fill="auto"/>
                <w:noWrap/>
                <w:vAlign w:val="center"/>
              </w:tcPr>
            </w:tcPrChange>
          </w:tcPr>
          <w:p w14:paraId="7EB36A28" w14:textId="3B53A50A" w:rsidR="00FF4CD3" w:rsidRPr="00AD0E1A" w:rsidDel="007E0F89" w:rsidRDefault="00FF4CD3">
            <w:pPr>
              <w:spacing w:before="0" w:line="240" w:lineRule="auto"/>
              <w:contextualSpacing w:val="0"/>
              <w:rPr>
                <w:del w:id="10970" w:author="Phuong Truong Thi" w:date="2024-10-08T18:12:00Z"/>
                <w:rFonts w:ascii="Times New Roman" w:eastAsia="Times New Roman" w:hAnsi="Times New Roman"/>
                <w:sz w:val="24"/>
                <w:szCs w:val="24"/>
                <w:lang w:val="vi-VN" w:eastAsia="vi-VN"/>
              </w:rPr>
            </w:pPr>
          </w:p>
        </w:tc>
        <w:tc>
          <w:tcPr>
            <w:tcW w:w="992" w:type="dxa"/>
            <w:tcPrChange w:id="10971" w:author="thu nga" w:date="2024-10-01T10:49:00Z">
              <w:tcPr>
                <w:tcW w:w="851" w:type="dxa"/>
              </w:tcPr>
            </w:tcPrChange>
          </w:tcPr>
          <w:p w14:paraId="4936DA38" w14:textId="02B8023C" w:rsidR="00FF4CD3" w:rsidRPr="00AD0E1A" w:rsidDel="007E0F89" w:rsidRDefault="00FF4CD3">
            <w:pPr>
              <w:spacing w:before="0" w:line="240" w:lineRule="auto"/>
              <w:contextualSpacing w:val="0"/>
              <w:jc w:val="center"/>
              <w:rPr>
                <w:del w:id="10972" w:author="Phuong Truong Thi" w:date="2024-10-08T18:12:00Z"/>
                <w:rFonts w:ascii="Times New Roman" w:eastAsia="Times New Roman" w:hAnsi="Times New Roman"/>
                <w:sz w:val="24"/>
                <w:szCs w:val="24"/>
                <w:lang w:val="vi-VN" w:eastAsia="vi-VN"/>
              </w:rPr>
            </w:pPr>
            <w:del w:id="10973"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4DD2FA42" w14:textId="6E19379E" w:rsidTr="001859AE">
        <w:trPr>
          <w:gridAfter w:val="2"/>
          <w:wAfter w:w="17834" w:type="dxa"/>
          <w:trHeight w:val="276"/>
          <w:del w:id="10974" w:author="Phuong Truong Thi" w:date="2024-10-08T18:12:00Z"/>
          <w:trPrChange w:id="10975" w:author="thu nga" w:date="2024-10-01T10:49:00Z">
            <w:trPr>
              <w:gridAfter w:val="2"/>
              <w:wAfter w:w="17834" w:type="dxa"/>
              <w:trHeight w:val="276"/>
            </w:trPr>
          </w:trPrChange>
        </w:trPr>
        <w:tc>
          <w:tcPr>
            <w:tcW w:w="670" w:type="dxa"/>
            <w:shd w:val="clear" w:color="auto" w:fill="auto"/>
            <w:vAlign w:val="center"/>
            <w:tcPrChange w:id="10976" w:author="thu nga" w:date="2024-10-01T10:49:00Z">
              <w:tcPr>
                <w:tcW w:w="670" w:type="dxa"/>
                <w:shd w:val="clear" w:color="auto" w:fill="auto"/>
                <w:vAlign w:val="center"/>
              </w:tcPr>
            </w:tcPrChange>
          </w:tcPr>
          <w:p w14:paraId="3947B527" w14:textId="237A3662" w:rsidR="00FF4CD3" w:rsidRPr="00AD0E1A" w:rsidDel="007E0F89" w:rsidRDefault="00FF4CD3">
            <w:pPr>
              <w:pStyle w:val="ListParagraph"/>
              <w:numPr>
                <w:ilvl w:val="0"/>
                <w:numId w:val="62"/>
              </w:numPr>
              <w:spacing w:before="0" w:line="240" w:lineRule="auto"/>
              <w:contextualSpacing w:val="0"/>
              <w:jc w:val="left"/>
              <w:rPr>
                <w:del w:id="10977" w:author="Phuong Truong Thi" w:date="2024-10-08T18:12:00Z"/>
                <w:rFonts w:eastAsia="Times New Roman"/>
                <w:szCs w:val="24"/>
                <w:lang w:val="vi-VN" w:eastAsia="vi-VN"/>
              </w:rPr>
            </w:pPr>
          </w:p>
        </w:tc>
        <w:tc>
          <w:tcPr>
            <w:tcW w:w="1735" w:type="dxa"/>
            <w:gridSpan w:val="2"/>
            <w:shd w:val="clear" w:color="auto" w:fill="auto"/>
            <w:vAlign w:val="center"/>
            <w:tcPrChange w:id="10978" w:author="thu nga" w:date="2024-10-01T10:49:00Z">
              <w:tcPr>
                <w:tcW w:w="1735" w:type="dxa"/>
                <w:gridSpan w:val="2"/>
                <w:shd w:val="clear" w:color="auto" w:fill="auto"/>
                <w:vAlign w:val="center"/>
              </w:tcPr>
            </w:tcPrChange>
          </w:tcPr>
          <w:p w14:paraId="0EFD71E3" w14:textId="2A2485B7" w:rsidR="00FF4CD3" w:rsidRPr="00763017" w:rsidDel="007E0F89" w:rsidRDefault="00FF4CD3">
            <w:pPr>
              <w:spacing w:before="0" w:line="240" w:lineRule="auto"/>
              <w:contextualSpacing w:val="0"/>
              <w:rPr>
                <w:del w:id="10979" w:author="Phuong Truong Thi" w:date="2024-10-08T18:12:00Z"/>
                <w:rFonts w:ascii="Times New Roman" w:hAnsi="Times New Roman"/>
                <w:sz w:val="24"/>
                <w:szCs w:val="24"/>
                <w:lang w:val="vi-VN"/>
                <w:rPrChange w:id="10980" w:author="thu nga" w:date="2024-09-30T13:54:00Z">
                  <w:rPr>
                    <w:del w:id="10981" w:author="Phuong Truong Thi" w:date="2024-10-08T18:12:00Z"/>
                    <w:rFonts w:ascii="Times New Roman" w:hAnsi="Times New Roman"/>
                    <w:sz w:val="24"/>
                    <w:szCs w:val="24"/>
                  </w:rPr>
                </w:rPrChange>
              </w:rPr>
            </w:pPr>
            <w:del w:id="10982" w:author="Phuong Truong Thi" w:date="2024-10-08T18:12:00Z">
              <w:r w:rsidRPr="00763017" w:rsidDel="007E0F89">
                <w:rPr>
                  <w:rFonts w:ascii="Times New Roman" w:hAnsi="Times New Roman"/>
                  <w:color w:val="000000"/>
                  <w:sz w:val="24"/>
                  <w:szCs w:val="24"/>
                  <w:lang w:val="vi-VN"/>
                  <w:rPrChange w:id="10983" w:author="thu nga" w:date="2024-09-30T13:54:00Z">
                    <w:rPr>
                      <w:rFonts w:ascii="Times New Roman" w:hAnsi="Times New Roman"/>
                      <w:color w:val="000000"/>
                      <w:sz w:val="24"/>
                      <w:szCs w:val="24"/>
                    </w:rPr>
                  </w:rPrChange>
                </w:rPr>
                <w:delText>Chênh lệch số dư cuối kỳ Casa VND so với chốt tháng trước</w:delText>
              </w:r>
            </w:del>
          </w:p>
        </w:tc>
        <w:tc>
          <w:tcPr>
            <w:tcW w:w="2230" w:type="dxa"/>
            <w:vAlign w:val="center"/>
            <w:tcPrChange w:id="10984" w:author="thu nga" w:date="2024-10-01T10:49:00Z">
              <w:tcPr>
                <w:tcW w:w="2230" w:type="dxa"/>
                <w:vAlign w:val="center"/>
              </w:tcPr>
            </w:tcPrChange>
          </w:tcPr>
          <w:p w14:paraId="2E9825B4" w14:textId="12F4C550" w:rsidR="00FF4CD3" w:rsidRPr="00763017" w:rsidDel="007E0F89" w:rsidRDefault="00FF4CD3">
            <w:pPr>
              <w:spacing w:before="0" w:line="240" w:lineRule="auto"/>
              <w:contextualSpacing w:val="0"/>
              <w:rPr>
                <w:del w:id="10985" w:author="Phuong Truong Thi" w:date="2024-10-08T18:12:00Z"/>
                <w:rFonts w:ascii="Times New Roman" w:eastAsia="Times New Roman" w:hAnsi="Times New Roman"/>
                <w:sz w:val="24"/>
                <w:szCs w:val="24"/>
                <w:lang w:val="vi-VN" w:eastAsia="vi-VN"/>
                <w:rPrChange w:id="10986" w:author="thu nga" w:date="2024-09-30T13:54:00Z">
                  <w:rPr>
                    <w:del w:id="10987" w:author="Phuong Truong Thi" w:date="2024-10-08T18:12:00Z"/>
                    <w:rFonts w:ascii="Times New Roman" w:eastAsia="Times New Roman" w:hAnsi="Times New Roman"/>
                    <w:sz w:val="24"/>
                    <w:szCs w:val="24"/>
                    <w:lang w:eastAsia="vi-VN"/>
                  </w:rPr>
                </w:rPrChange>
              </w:rPr>
            </w:pPr>
            <w:del w:id="10988" w:author="Phuong Truong Thi" w:date="2024-10-08T18:12:00Z">
              <w:r w:rsidRPr="00763017" w:rsidDel="007E0F89">
                <w:rPr>
                  <w:rFonts w:ascii="Times New Roman" w:hAnsi="Times New Roman"/>
                  <w:color w:val="000000"/>
                  <w:sz w:val="24"/>
                  <w:szCs w:val="24"/>
                  <w:lang w:val="vi-VN"/>
                  <w:rPrChange w:id="10989" w:author="thu nga" w:date="2024-09-30T13:54:00Z">
                    <w:rPr>
                      <w:rFonts w:ascii="Times New Roman" w:hAnsi="Times New Roman"/>
                      <w:color w:val="000000"/>
                      <w:sz w:val="24"/>
                      <w:szCs w:val="24"/>
                    </w:rPr>
                  </w:rPrChange>
                </w:rPr>
                <w:delText>Bằng số dư cuối kỳ Casa VND ngày dữ liệu  - số dư cuối kỳ Casa VND chốt tháng trước</w:delText>
              </w:r>
            </w:del>
          </w:p>
        </w:tc>
        <w:tc>
          <w:tcPr>
            <w:tcW w:w="1070" w:type="dxa"/>
            <w:tcPrChange w:id="10990" w:author="thu nga" w:date="2024-10-01T10:49:00Z">
              <w:tcPr>
                <w:tcW w:w="1070" w:type="dxa"/>
              </w:tcPr>
            </w:tcPrChange>
          </w:tcPr>
          <w:p w14:paraId="74C7286F" w14:textId="30D051AF" w:rsidR="00FF4CD3" w:rsidRPr="00FF4CD3" w:rsidDel="007E0F89" w:rsidRDefault="00FF4CD3">
            <w:pPr>
              <w:spacing w:before="0" w:line="240" w:lineRule="auto"/>
              <w:contextualSpacing w:val="0"/>
              <w:jc w:val="center"/>
              <w:rPr>
                <w:del w:id="10991" w:author="Phuong Truong Thi" w:date="2024-10-08T18:12:00Z"/>
                <w:rFonts w:ascii="Times New Roman" w:eastAsia="Times New Roman" w:hAnsi="Times New Roman"/>
                <w:sz w:val="24"/>
                <w:szCs w:val="24"/>
                <w:lang w:val="vi-VN" w:eastAsia="vi-VN"/>
                <w:rPrChange w:id="10992" w:author="thu nga" w:date="2024-09-30T15:10:00Z">
                  <w:rPr>
                    <w:del w:id="10993" w:author="Phuong Truong Thi" w:date="2024-10-08T18:12:00Z"/>
                    <w:rFonts w:ascii="Times New Roman" w:eastAsia="Times New Roman" w:hAnsi="Times New Roman"/>
                    <w:sz w:val="24"/>
                    <w:szCs w:val="24"/>
                    <w:lang w:eastAsia="vi-VN"/>
                  </w:rPr>
                </w:rPrChange>
              </w:rPr>
              <w:pPrChange w:id="10994" w:author="thu nga" w:date="2024-09-30T15:15:00Z">
                <w:pPr>
                  <w:spacing w:before="0" w:line="240" w:lineRule="auto"/>
                  <w:contextualSpacing w:val="0"/>
                </w:pPr>
              </w:pPrChange>
            </w:pPr>
            <w:ins w:id="10995" w:author="thu nga" w:date="2024-09-30T15:12:00Z">
              <w:del w:id="10996"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0997" w:author="thu nga" w:date="2024-10-01T10:49:00Z">
              <w:tcPr>
                <w:tcW w:w="1236" w:type="dxa"/>
              </w:tcPr>
            </w:tcPrChange>
          </w:tcPr>
          <w:p w14:paraId="2C06C757" w14:textId="01FA73B8" w:rsidR="00FF4CD3" w:rsidRPr="00AD0E1A" w:rsidDel="007E0F89" w:rsidRDefault="00434685">
            <w:pPr>
              <w:spacing w:before="0" w:line="240" w:lineRule="auto"/>
              <w:contextualSpacing w:val="0"/>
              <w:rPr>
                <w:del w:id="10998" w:author="Phuong Truong Thi" w:date="2024-10-08T18:12:00Z"/>
                <w:rFonts w:ascii="Times New Roman" w:eastAsia="Times New Roman" w:hAnsi="Times New Roman"/>
                <w:sz w:val="24"/>
                <w:szCs w:val="24"/>
                <w:lang w:eastAsia="vi-VN"/>
              </w:rPr>
            </w:pPr>
            <w:ins w:id="10999" w:author="thu nga" w:date="2024-10-01T10:10:00Z">
              <w:del w:id="11000"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1001"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002" w:author="thu nga" w:date="2024-10-01T10:49:00Z">
              <w:tcPr>
                <w:tcW w:w="1417" w:type="dxa"/>
                <w:gridSpan w:val="2"/>
                <w:shd w:val="clear" w:color="auto" w:fill="auto"/>
                <w:noWrap/>
                <w:vAlign w:val="center"/>
              </w:tcPr>
            </w:tcPrChange>
          </w:tcPr>
          <w:p w14:paraId="1B1A1F16" w14:textId="00361C02" w:rsidR="00FF4CD3" w:rsidRPr="00AD0E1A" w:rsidDel="007E0F89" w:rsidRDefault="00FF4CD3">
            <w:pPr>
              <w:spacing w:before="0" w:line="240" w:lineRule="auto"/>
              <w:contextualSpacing w:val="0"/>
              <w:rPr>
                <w:del w:id="11003" w:author="Phuong Truong Thi" w:date="2024-10-08T18:12:00Z"/>
                <w:rFonts w:ascii="Times New Roman" w:eastAsia="Times New Roman" w:hAnsi="Times New Roman"/>
                <w:sz w:val="24"/>
                <w:szCs w:val="24"/>
                <w:lang w:val="vi-VN" w:eastAsia="vi-VN"/>
              </w:rPr>
            </w:pPr>
          </w:p>
        </w:tc>
        <w:tc>
          <w:tcPr>
            <w:tcW w:w="992" w:type="dxa"/>
            <w:tcPrChange w:id="11004" w:author="thu nga" w:date="2024-10-01T10:49:00Z">
              <w:tcPr>
                <w:tcW w:w="851" w:type="dxa"/>
              </w:tcPr>
            </w:tcPrChange>
          </w:tcPr>
          <w:p w14:paraId="045862CD" w14:textId="6031B5D3" w:rsidR="00FF4CD3" w:rsidRPr="00AD0E1A" w:rsidDel="007E0F89" w:rsidRDefault="00FF4CD3">
            <w:pPr>
              <w:spacing w:before="0" w:line="240" w:lineRule="auto"/>
              <w:contextualSpacing w:val="0"/>
              <w:jc w:val="center"/>
              <w:rPr>
                <w:del w:id="11005" w:author="Phuong Truong Thi" w:date="2024-10-08T18:12:00Z"/>
                <w:rFonts w:ascii="Times New Roman" w:eastAsia="Times New Roman" w:hAnsi="Times New Roman"/>
                <w:sz w:val="24"/>
                <w:szCs w:val="24"/>
                <w:lang w:val="vi-VN" w:eastAsia="vi-VN"/>
              </w:rPr>
            </w:pPr>
            <w:del w:id="11006"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03C1837D" w14:textId="0D880E80" w:rsidTr="001859AE">
        <w:trPr>
          <w:gridAfter w:val="2"/>
          <w:wAfter w:w="17834" w:type="dxa"/>
          <w:trHeight w:val="276"/>
          <w:del w:id="11007" w:author="Phuong Truong Thi" w:date="2024-10-08T18:12:00Z"/>
          <w:trPrChange w:id="11008" w:author="thu nga" w:date="2024-10-01T10:49:00Z">
            <w:trPr>
              <w:gridAfter w:val="2"/>
              <w:wAfter w:w="17834" w:type="dxa"/>
              <w:trHeight w:val="276"/>
            </w:trPr>
          </w:trPrChange>
        </w:trPr>
        <w:tc>
          <w:tcPr>
            <w:tcW w:w="670" w:type="dxa"/>
            <w:shd w:val="clear" w:color="auto" w:fill="auto"/>
            <w:vAlign w:val="center"/>
            <w:tcPrChange w:id="11009" w:author="thu nga" w:date="2024-10-01T10:49:00Z">
              <w:tcPr>
                <w:tcW w:w="670" w:type="dxa"/>
                <w:shd w:val="clear" w:color="auto" w:fill="auto"/>
                <w:vAlign w:val="center"/>
              </w:tcPr>
            </w:tcPrChange>
          </w:tcPr>
          <w:p w14:paraId="31D7A120" w14:textId="58778BAD" w:rsidR="00FF4CD3" w:rsidRPr="00AD0E1A" w:rsidDel="007E0F89" w:rsidRDefault="00FF4CD3">
            <w:pPr>
              <w:pStyle w:val="ListParagraph"/>
              <w:numPr>
                <w:ilvl w:val="0"/>
                <w:numId w:val="62"/>
              </w:numPr>
              <w:spacing w:before="0" w:line="240" w:lineRule="auto"/>
              <w:contextualSpacing w:val="0"/>
              <w:jc w:val="left"/>
              <w:rPr>
                <w:del w:id="11010" w:author="Phuong Truong Thi" w:date="2024-10-08T18:12:00Z"/>
                <w:rFonts w:eastAsia="Times New Roman"/>
                <w:szCs w:val="24"/>
                <w:lang w:val="vi-VN" w:eastAsia="vi-VN"/>
              </w:rPr>
            </w:pPr>
          </w:p>
        </w:tc>
        <w:tc>
          <w:tcPr>
            <w:tcW w:w="1735" w:type="dxa"/>
            <w:gridSpan w:val="2"/>
            <w:shd w:val="clear" w:color="auto" w:fill="auto"/>
            <w:vAlign w:val="center"/>
            <w:tcPrChange w:id="11011" w:author="thu nga" w:date="2024-10-01T10:49:00Z">
              <w:tcPr>
                <w:tcW w:w="1735" w:type="dxa"/>
                <w:gridSpan w:val="2"/>
                <w:shd w:val="clear" w:color="auto" w:fill="auto"/>
                <w:vAlign w:val="center"/>
              </w:tcPr>
            </w:tcPrChange>
          </w:tcPr>
          <w:p w14:paraId="384D18B9" w14:textId="52FA5DA3" w:rsidR="00FF4CD3" w:rsidRPr="00763017" w:rsidDel="007E0F89" w:rsidRDefault="00FF4CD3">
            <w:pPr>
              <w:spacing w:before="0" w:line="240" w:lineRule="auto"/>
              <w:contextualSpacing w:val="0"/>
              <w:rPr>
                <w:del w:id="11012" w:author="Phuong Truong Thi" w:date="2024-10-08T18:12:00Z"/>
                <w:rFonts w:ascii="Times New Roman" w:hAnsi="Times New Roman"/>
                <w:sz w:val="24"/>
                <w:szCs w:val="24"/>
                <w:lang w:val="vi-VN"/>
                <w:rPrChange w:id="11013" w:author="thu nga" w:date="2024-09-30T13:54:00Z">
                  <w:rPr>
                    <w:del w:id="11014" w:author="Phuong Truong Thi" w:date="2024-10-08T18:12:00Z"/>
                    <w:rFonts w:ascii="Times New Roman" w:hAnsi="Times New Roman"/>
                    <w:sz w:val="24"/>
                    <w:szCs w:val="24"/>
                  </w:rPr>
                </w:rPrChange>
              </w:rPr>
            </w:pPr>
            <w:del w:id="11015" w:author="Phuong Truong Thi" w:date="2024-10-08T18:12:00Z">
              <w:r w:rsidRPr="00763017" w:rsidDel="007E0F89">
                <w:rPr>
                  <w:rFonts w:ascii="Times New Roman" w:hAnsi="Times New Roman"/>
                  <w:color w:val="000000"/>
                  <w:sz w:val="24"/>
                  <w:szCs w:val="24"/>
                  <w:lang w:val="vi-VN"/>
                  <w:rPrChange w:id="11016" w:author="thu nga" w:date="2024-09-30T13:54:00Z">
                    <w:rPr>
                      <w:rFonts w:ascii="Times New Roman" w:hAnsi="Times New Roman"/>
                      <w:color w:val="000000"/>
                      <w:sz w:val="24"/>
                      <w:szCs w:val="24"/>
                    </w:rPr>
                  </w:rPrChange>
                </w:rPr>
                <w:delText>ADB_Casa: Số dư bình quân Casa (chỉ bao gồm VND) tháng dữ liệu</w:delText>
              </w:r>
            </w:del>
          </w:p>
        </w:tc>
        <w:tc>
          <w:tcPr>
            <w:tcW w:w="2230" w:type="dxa"/>
            <w:vAlign w:val="center"/>
            <w:tcPrChange w:id="11017" w:author="thu nga" w:date="2024-10-01T10:49:00Z">
              <w:tcPr>
                <w:tcW w:w="2230" w:type="dxa"/>
                <w:vAlign w:val="center"/>
              </w:tcPr>
            </w:tcPrChange>
          </w:tcPr>
          <w:p w14:paraId="6238A48C" w14:textId="32394E6E" w:rsidR="00FF4CD3" w:rsidRPr="00763017" w:rsidDel="007E0F89" w:rsidRDefault="00FF4CD3">
            <w:pPr>
              <w:spacing w:before="0" w:line="240" w:lineRule="auto"/>
              <w:contextualSpacing w:val="0"/>
              <w:rPr>
                <w:del w:id="11018" w:author="Phuong Truong Thi" w:date="2024-10-08T18:12:00Z"/>
                <w:rFonts w:ascii="Times New Roman" w:eastAsia="Times New Roman" w:hAnsi="Times New Roman"/>
                <w:sz w:val="24"/>
                <w:szCs w:val="24"/>
                <w:lang w:val="vi-VN" w:eastAsia="vi-VN"/>
                <w:rPrChange w:id="11019" w:author="thu nga" w:date="2024-09-30T13:54:00Z">
                  <w:rPr>
                    <w:del w:id="11020" w:author="Phuong Truong Thi" w:date="2024-10-08T18:12:00Z"/>
                    <w:rFonts w:ascii="Times New Roman" w:eastAsia="Times New Roman" w:hAnsi="Times New Roman"/>
                    <w:sz w:val="24"/>
                    <w:szCs w:val="24"/>
                    <w:lang w:eastAsia="vi-VN"/>
                  </w:rPr>
                </w:rPrChange>
              </w:rPr>
            </w:pPr>
            <w:del w:id="11021" w:author="Phuong Truong Thi" w:date="2024-10-08T18:12:00Z">
              <w:r w:rsidRPr="00763017" w:rsidDel="007E0F89">
                <w:rPr>
                  <w:rFonts w:ascii="Times New Roman" w:hAnsi="Times New Roman"/>
                  <w:sz w:val="24"/>
                  <w:szCs w:val="24"/>
                  <w:lang w:val="vi-VN"/>
                  <w:rPrChange w:id="11022" w:author="thu nga" w:date="2024-09-30T13:54:00Z">
                    <w:rPr>
                      <w:rFonts w:ascii="Times New Roman" w:hAnsi="Times New Roman"/>
                      <w:sz w:val="24"/>
                      <w:szCs w:val="24"/>
                    </w:rPr>
                  </w:rPrChange>
                </w:rPr>
                <w:delText>Tổng Số dư Casa trung bình trong kỳ</w:delText>
              </w:r>
              <w:r w:rsidRPr="00763017" w:rsidDel="007E0F89">
                <w:rPr>
                  <w:rFonts w:ascii="Times New Roman" w:hAnsi="Times New Roman"/>
                  <w:sz w:val="24"/>
                  <w:szCs w:val="24"/>
                  <w:lang w:val="vi-VN"/>
                  <w:rPrChange w:id="11023" w:author="thu nga" w:date="2024-09-30T13:54:00Z">
                    <w:rPr>
                      <w:rFonts w:ascii="Times New Roman" w:hAnsi="Times New Roman"/>
                      <w:sz w:val="24"/>
                      <w:szCs w:val="24"/>
                    </w:rPr>
                  </w:rPrChange>
                </w:rPr>
                <w:br/>
                <w:delText>= Tổng (Giá trị Casa từ ngày 1-n)/ Tổng số ngày trong kỳ tính.</w:delText>
              </w:r>
            </w:del>
          </w:p>
        </w:tc>
        <w:tc>
          <w:tcPr>
            <w:tcW w:w="1070" w:type="dxa"/>
            <w:tcPrChange w:id="11024" w:author="thu nga" w:date="2024-10-01T10:49:00Z">
              <w:tcPr>
                <w:tcW w:w="1070" w:type="dxa"/>
              </w:tcPr>
            </w:tcPrChange>
          </w:tcPr>
          <w:p w14:paraId="6CF1021D" w14:textId="3B25F5C3" w:rsidR="00FF4CD3" w:rsidRPr="00FF4CD3" w:rsidDel="007E0F89" w:rsidRDefault="00FF4CD3">
            <w:pPr>
              <w:spacing w:before="0" w:line="240" w:lineRule="auto"/>
              <w:contextualSpacing w:val="0"/>
              <w:jc w:val="center"/>
              <w:rPr>
                <w:del w:id="11025" w:author="Phuong Truong Thi" w:date="2024-10-08T18:12:00Z"/>
                <w:rFonts w:ascii="Times New Roman" w:eastAsia="Times New Roman" w:hAnsi="Times New Roman"/>
                <w:sz w:val="24"/>
                <w:szCs w:val="24"/>
                <w:lang w:val="vi-VN" w:eastAsia="vi-VN"/>
                <w:rPrChange w:id="11026" w:author="thu nga" w:date="2024-09-30T15:10:00Z">
                  <w:rPr>
                    <w:del w:id="11027" w:author="Phuong Truong Thi" w:date="2024-10-08T18:12:00Z"/>
                    <w:rFonts w:ascii="Times New Roman" w:eastAsia="Times New Roman" w:hAnsi="Times New Roman"/>
                    <w:sz w:val="24"/>
                    <w:szCs w:val="24"/>
                    <w:lang w:eastAsia="vi-VN"/>
                  </w:rPr>
                </w:rPrChange>
              </w:rPr>
              <w:pPrChange w:id="11028" w:author="thu nga" w:date="2024-09-30T15:15:00Z">
                <w:pPr>
                  <w:spacing w:before="0" w:line="240" w:lineRule="auto"/>
                  <w:contextualSpacing w:val="0"/>
                </w:pPr>
              </w:pPrChange>
            </w:pPr>
            <w:ins w:id="11029" w:author="thu nga" w:date="2024-09-30T15:12:00Z">
              <w:del w:id="11030"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031" w:author="thu nga" w:date="2024-10-01T10:49:00Z">
              <w:tcPr>
                <w:tcW w:w="1236" w:type="dxa"/>
              </w:tcPr>
            </w:tcPrChange>
          </w:tcPr>
          <w:p w14:paraId="00BA51B8" w14:textId="4C056338" w:rsidR="00FF4CD3" w:rsidRPr="00AD0E1A" w:rsidDel="007E0F89" w:rsidRDefault="00434685">
            <w:pPr>
              <w:spacing w:before="0" w:line="240" w:lineRule="auto"/>
              <w:contextualSpacing w:val="0"/>
              <w:rPr>
                <w:del w:id="11032" w:author="Phuong Truong Thi" w:date="2024-10-08T18:12:00Z"/>
                <w:rFonts w:ascii="Times New Roman" w:eastAsia="Times New Roman" w:hAnsi="Times New Roman"/>
                <w:sz w:val="24"/>
                <w:szCs w:val="24"/>
                <w:lang w:eastAsia="vi-VN"/>
              </w:rPr>
            </w:pPr>
            <w:ins w:id="11033" w:author="thu nga" w:date="2024-10-01T10:10:00Z">
              <w:del w:id="11034"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1035"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036" w:author="thu nga" w:date="2024-10-01T10:49:00Z">
              <w:tcPr>
                <w:tcW w:w="1417" w:type="dxa"/>
                <w:gridSpan w:val="2"/>
                <w:shd w:val="clear" w:color="auto" w:fill="auto"/>
                <w:noWrap/>
                <w:vAlign w:val="center"/>
              </w:tcPr>
            </w:tcPrChange>
          </w:tcPr>
          <w:p w14:paraId="06DDB186" w14:textId="05BC29B9" w:rsidR="00FF4CD3" w:rsidRPr="00AD0E1A" w:rsidDel="007E0F89" w:rsidRDefault="00FF4CD3">
            <w:pPr>
              <w:spacing w:before="0" w:line="240" w:lineRule="auto"/>
              <w:contextualSpacing w:val="0"/>
              <w:rPr>
                <w:del w:id="11037" w:author="Phuong Truong Thi" w:date="2024-10-08T18:12:00Z"/>
                <w:rFonts w:ascii="Times New Roman" w:eastAsia="Times New Roman" w:hAnsi="Times New Roman"/>
                <w:sz w:val="24"/>
                <w:szCs w:val="24"/>
                <w:lang w:val="vi-VN" w:eastAsia="vi-VN"/>
              </w:rPr>
            </w:pPr>
          </w:p>
        </w:tc>
        <w:tc>
          <w:tcPr>
            <w:tcW w:w="992" w:type="dxa"/>
            <w:tcPrChange w:id="11038" w:author="thu nga" w:date="2024-10-01T10:49:00Z">
              <w:tcPr>
                <w:tcW w:w="851" w:type="dxa"/>
              </w:tcPr>
            </w:tcPrChange>
          </w:tcPr>
          <w:p w14:paraId="74DE0061" w14:textId="7AD9B880" w:rsidR="00FF4CD3" w:rsidRPr="00AD0E1A" w:rsidDel="007E0F89" w:rsidRDefault="00FF4CD3">
            <w:pPr>
              <w:spacing w:before="0" w:line="240" w:lineRule="auto"/>
              <w:contextualSpacing w:val="0"/>
              <w:jc w:val="center"/>
              <w:rPr>
                <w:del w:id="11039" w:author="Phuong Truong Thi" w:date="2024-10-08T18:12:00Z"/>
                <w:rFonts w:ascii="Times New Roman" w:eastAsia="Times New Roman" w:hAnsi="Times New Roman"/>
                <w:sz w:val="24"/>
                <w:szCs w:val="24"/>
                <w:lang w:val="vi-VN" w:eastAsia="vi-VN"/>
              </w:rPr>
            </w:pPr>
            <w:del w:id="1104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76DDAEF0" w14:textId="65BB894D" w:rsidTr="001859AE">
        <w:trPr>
          <w:gridAfter w:val="2"/>
          <w:wAfter w:w="17834" w:type="dxa"/>
          <w:trHeight w:val="276"/>
          <w:del w:id="11041" w:author="Phuong Truong Thi" w:date="2024-10-08T18:12:00Z"/>
          <w:trPrChange w:id="11042" w:author="thu nga" w:date="2024-10-01T10:49:00Z">
            <w:trPr>
              <w:gridAfter w:val="2"/>
              <w:wAfter w:w="17834" w:type="dxa"/>
              <w:trHeight w:val="276"/>
            </w:trPr>
          </w:trPrChange>
        </w:trPr>
        <w:tc>
          <w:tcPr>
            <w:tcW w:w="670" w:type="dxa"/>
            <w:shd w:val="clear" w:color="auto" w:fill="auto"/>
            <w:vAlign w:val="center"/>
            <w:tcPrChange w:id="11043" w:author="thu nga" w:date="2024-10-01T10:49:00Z">
              <w:tcPr>
                <w:tcW w:w="670" w:type="dxa"/>
                <w:shd w:val="clear" w:color="auto" w:fill="auto"/>
                <w:vAlign w:val="center"/>
              </w:tcPr>
            </w:tcPrChange>
          </w:tcPr>
          <w:p w14:paraId="31DE171F" w14:textId="37A0EBB0" w:rsidR="00FF4CD3" w:rsidRPr="00AD0E1A" w:rsidDel="007E0F89" w:rsidRDefault="00FF4CD3">
            <w:pPr>
              <w:pStyle w:val="ListParagraph"/>
              <w:numPr>
                <w:ilvl w:val="0"/>
                <w:numId w:val="62"/>
              </w:numPr>
              <w:spacing w:before="0" w:line="240" w:lineRule="auto"/>
              <w:contextualSpacing w:val="0"/>
              <w:jc w:val="left"/>
              <w:rPr>
                <w:del w:id="11044" w:author="Phuong Truong Thi" w:date="2024-10-08T18:12:00Z"/>
                <w:rFonts w:eastAsia="Times New Roman"/>
                <w:szCs w:val="24"/>
                <w:lang w:val="vi-VN" w:eastAsia="vi-VN"/>
              </w:rPr>
            </w:pPr>
          </w:p>
        </w:tc>
        <w:tc>
          <w:tcPr>
            <w:tcW w:w="1735" w:type="dxa"/>
            <w:gridSpan w:val="2"/>
            <w:shd w:val="clear" w:color="auto" w:fill="auto"/>
            <w:vAlign w:val="center"/>
            <w:tcPrChange w:id="11045" w:author="thu nga" w:date="2024-10-01T10:49:00Z">
              <w:tcPr>
                <w:tcW w:w="1735" w:type="dxa"/>
                <w:gridSpan w:val="2"/>
                <w:shd w:val="clear" w:color="auto" w:fill="auto"/>
                <w:vAlign w:val="center"/>
              </w:tcPr>
            </w:tcPrChange>
          </w:tcPr>
          <w:p w14:paraId="3029C965" w14:textId="5BD7F81B" w:rsidR="00FF4CD3" w:rsidRPr="00763017" w:rsidDel="007E0F89" w:rsidRDefault="00FF4CD3">
            <w:pPr>
              <w:spacing w:before="0" w:line="240" w:lineRule="auto"/>
              <w:contextualSpacing w:val="0"/>
              <w:rPr>
                <w:del w:id="11046" w:author="Phuong Truong Thi" w:date="2024-10-08T18:12:00Z"/>
                <w:rFonts w:ascii="Times New Roman" w:hAnsi="Times New Roman"/>
                <w:sz w:val="24"/>
                <w:szCs w:val="24"/>
                <w:lang w:val="vi-VN"/>
                <w:rPrChange w:id="11047" w:author="thu nga" w:date="2024-09-30T13:54:00Z">
                  <w:rPr>
                    <w:del w:id="11048" w:author="Phuong Truong Thi" w:date="2024-10-08T18:12:00Z"/>
                    <w:rFonts w:ascii="Times New Roman" w:hAnsi="Times New Roman"/>
                    <w:sz w:val="24"/>
                    <w:szCs w:val="24"/>
                  </w:rPr>
                </w:rPrChange>
              </w:rPr>
            </w:pPr>
            <w:del w:id="11049" w:author="Phuong Truong Thi" w:date="2024-10-08T18:12:00Z">
              <w:r w:rsidRPr="00763017" w:rsidDel="007E0F89">
                <w:rPr>
                  <w:rFonts w:ascii="Times New Roman" w:hAnsi="Times New Roman"/>
                  <w:color w:val="000000"/>
                  <w:sz w:val="24"/>
                  <w:szCs w:val="24"/>
                  <w:lang w:val="vi-VN"/>
                  <w:rPrChange w:id="11050" w:author="thu nga" w:date="2024-09-30T13:54:00Z">
                    <w:rPr>
                      <w:rFonts w:ascii="Times New Roman" w:hAnsi="Times New Roman"/>
                      <w:color w:val="000000"/>
                      <w:sz w:val="24"/>
                      <w:szCs w:val="24"/>
                    </w:rPr>
                  </w:rPrChange>
                </w:rPr>
                <w:delText>ADB_Casa Số dư bình quân Casa (chỉ bao gồm VND) tháng trước</w:delText>
              </w:r>
            </w:del>
          </w:p>
        </w:tc>
        <w:tc>
          <w:tcPr>
            <w:tcW w:w="2230" w:type="dxa"/>
            <w:vAlign w:val="center"/>
            <w:tcPrChange w:id="11051" w:author="thu nga" w:date="2024-10-01T10:49:00Z">
              <w:tcPr>
                <w:tcW w:w="2230" w:type="dxa"/>
                <w:vAlign w:val="center"/>
              </w:tcPr>
            </w:tcPrChange>
          </w:tcPr>
          <w:p w14:paraId="4BC91AE9" w14:textId="324F1DA5" w:rsidR="00FF4CD3" w:rsidRPr="00763017" w:rsidDel="007E0F89" w:rsidRDefault="00FF4CD3">
            <w:pPr>
              <w:spacing w:before="0" w:line="240" w:lineRule="auto"/>
              <w:contextualSpacing w:val="0"/>
              <w:rPr>
                <w:del w:id="11052" w:author="Phuong Truong Thi" w:date="2024-10-08T18:12:00Z"/>
                <w:rFonts w:ascii="Times New Roman" w:eastAsia="Times New Roman" w:hAnsi="Times New Roman"/>
                <w:sz w:val="24"/>
                <w:szCs w:val="24"/>
                <w:lang w:val="vi-VN" w:eastAsia="vi-VN"/>
                <w:rPrChange w:id="11053" w:author="thu nga" w:date="2024-09-30T13:54:00Z">
                  <w:rPr>
                    <w:del w:id="11054" w:author="Phuong Truong Thi" w:date="2024-10-08T18:12:00Z"/>
                    <w:rFonts w:ascii="Times New Roman" w:eastAsia="Times New Roman" w:hAnsi="Times New Roman"/>
                    <w:sz w:val="24"/>
                    <w:szCs w:val="24"/>
                    <w:lang w:eastAsia="vi-VN"/>
                  </w:rPr>
                </w:rPrChange>
              </w:rPr>
            </w:pPr>
            <w:del w:id="11055" w:author="Phuong Truong Thi" w:date="2024-10-08T18:12:00Z">
              <w:r w:rsidRPr="00763017" w:rsidDel="007E0F89">
                <w:rPr>
                  <w:rFonts w:ascii="Times New Roman" w:hAnsi="Times New Roman"/>
                  <w:color w:val="000000"/>
                  <w:sz w:val="24"/>
                  <w:szCs w:val="24"/>
                  <w:lang w:val="vi-VN"/>
                  <w:rPrChange w:id="11056" w:author="thu nga" w:date="2024-09-30T13:54:00Z">
                    <w:rPr>
                      <w:rFonts w:ascii="Times New Roman" w:hAnsi="Times New Roman"/>
                      <w:color w:val="000000"/>
                      <w:sz w:val="24"/>
                      <w:szCs w:val="24"/>
                    </w:rPr>
                  </w:rPrChange>
                </w:rPr>
                <w:delText>Tổng số dư bình quân Casa của các Tài khoản thanh toán (Category là TKTT) (chỉ bao gồm VND) tháng trước T-1</w:delText>
              </w:r>
            </w:del>
          </w:p>
        </w:tc>
        <w:tc>
          <w:tcPr>
            <w:tcW w:w="1070" w:type="dxa"/>
            <w:tcPrChange w:id="11057" w:author="thu nga" w:date="2024-10-01T10:49:00Z">
              <w:tcPr>
                <w:tcW w:w="1070" w:type="dxa"/>
              </w:tcPr>
            </w:tcPrChange>
          </w:tcPr>
          <w:p w14:paraId="772CA5FF" w14:textId="17CDCEF6" w:rsidR="00FF4CD3" w:rsidRPr="00FF4CD3" w:rsidDel="007E0F89" w:rsidRDefault="00FF4CD3">
            <w:pPr>
              <w:spacing w:before="0" w:line="240" w:lineRule="auto"/>
              <w:contextualSpacing w:val="0"/>
              <w:jc w:val="center"/>
              <w:rPr>
                <w:del w:id="11058" w:author="Phuong Truong Thi" w:date="2024-10-08T18:12:00Z"/>
                <w:rFonts w:ascii="Times New Roman" w:eastAsia="Times New Roman" w:hAnsi="Times New Roman"/>
                <w:sz w:val="24"/>
                <w:szCs w:val="24"/>
                <w:lang w:val="vi-VN" w:eastAsia="vi-VN"/>
                <w:rPrChange w:id="11059" w:author="thu nga" w:date="2024-09-30T15:10:00Z">
                  <w:rPr>
                    <w:del w:id="11060" w:author="Phuong Truong Thi" w:date="2024-10-08T18:12:00Z"/>
                    <w:rFonts w:ascii="Times New Roman" w:eastAsia="Times New Roman" w:hAnsi="Times New Roman"/>
                    <w:sz w:val="24"/>
                    <w:szCs w:val="24"/>
                    <w:lang w:eastAsia="vi-VN"/>
                  </w:rPr>
                </w:rPrChange>
              </w:rPr>
              <w:pPrChange w:id="11061" w:author="thu nga" w:date="2024-09-30T15:15:00Z">
                <w:pPr>
                  <w:spacing w:before="0" w:line="240" w:lineRule="auto"/>
                  <w:contextualSpacing w:val="0"/>
                </w:pPr>
              </w:pPrChange>
            </w:pPr>
            <w:ins w:id="11062" w:author="thu nga" w:date="2024-09-30T15:12:00Z">
              <w:del w:id="11063"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064" w:author="thu nga" w:date="2024-10-01T10:49:00Z">
              <w:tcPr>
                <w:tcW w:w="1236" w:type="dxa"/>
              </w:tcPr>
            </w:tcPrChange>
          </w:tcPr>
          <w:p w14:paraId="4E1FE5F5" w14:textId="32AB5FD4" w:rsidR="00FF4CD3" w:rsidRPr="00AD0E1A" w:rsidDel="007E0F89" w:rsidRDefault="00434685">
            <w:pPr>
              <w:spacing w:before="0" w:line="240" w:lineRule="auto"/>
              <w:contextualSpacing w:val="0"/>
              <w:rPr>
                <w:del w:id="11065" w:author="Phuong Truong Thi" w:date="2024-10-08T18:12:00Z"/>
                <w:rFonts w:ascii="Times New Roman" w:eastAsia="Times New Roman" w:hAnsi="Times New Roman"/>
                <w:sz w:val="24"/>
                <w:szCs w:val="24"/>
                <w:lang w:eastAsia="vi-VN"/>
              </w:rPr>
            </w:pPr>
            <w:ins w:id="11066" w:author="thu nga" w:date="2024-10-01T10:10:00Z">
              <w:del w:id="11067"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1068"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069" w:author="thu nga" w:date="2024-10-01T10:49:00Z">
              <w:tcPr>
                <w:tcW w:w="1417" w:type="dxa"/>
                <w:gridSpan w:val="2"/>
                <w:shd w:val="clear" w:color="auto" w:fill="auto"/>
                <w:noWrap/>
                <w:vAlign w:val="center"/>
              </w:tcPr>
            </w:tcPrChange>
          </w:tcPr>
          <w:p w14:paraId="38C5BFAC" w14:textId="73882094" w:rsidR="00FF4CD3" w:rsidRPr="00AD0E1A" w:rsidDel="007E0F89" w:rsidRDefault="00FF4CD3">
            <w:pPr>
              <w:spacing w:before="0" w:line="240" w:lineRule="auto"/>
              <w:contextualSpacing w:val="0"/>
              <w:rPr>
                <w:del w:id="11070" w:author="Phuong Truong Thi" w:date="2024-10-08T18:12:00Z"/>
                <w:rFonts w:ascii="Times New Roman" w:eastAsia="Times New Roman" w:hAnsi="Times New Roman"/>
                <w:sz w:val="24"/>
                <w:szCs w:val="24"/>
                <w:lang w:val="vi-VN" w:eastAsia="vi-VN"/>
              </w:rPr>
            </w:pPr>
          </w:p>
        </w:tc>
        <w:tc>
          <w:tcPr>
            <w:tcW w:w="992" w:type="dxa"/>
            <w:tcPrChange w:id="11071" w:author="thu nga" w:date="2024-10-01T10:49:00Z">
              <w:tcPr>
                <w:tcW w:w="851" w:type="dxa"/>
              </w:tcPr>
            </w:tcPrChange>
          </w:tcPr>
          <w:p w14:paraId="436438A3" w14:textId="436DC8C2" w:rsidR="00FF4CD3" w:rsidRPr="00AD0E1A" w:rsidDel="007E0F89" w:rsidRDefault="00FF4CD3">
            <w:pPr>
              <w:spacing w:before="0" w:line="240" w:lineRule="auto"/>
              <w:contextualSpacing w:val="0"/>
              <w:jc w:val="center"/>
              <w:rPr>
                <w:del w:id="11072" w:author="Phuong Truong Thi" w:date="2024-10-08T18:12:00Z"/>
                <w:rFonts w:ascii="Times New Roman" w:eastAsia="Times New Roman" w:hAnsi="Times New Roman"/>
                <w:sz w:val="24"/>
                <w:szCs w:val="24"/>
                <w:lang w:val="vi-VN" w:eastAsia="vi-VN"/>
              </w:rPr>
            </w:pPr>
            <w:del w:id="11073"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7CFB4510" w14:textId="4D554FE2" w:rsidTr="001859AE">
        <w:trPr>
          <w:gridAfter w:val="2"/>
          <w:wAfter w:w="17834" w:type="dxa"/>
          <w:trHeight w:val="276"/>
          <w:del w:id="11074" w:author="Phuong Truong Thi" w:date="2024-10-08T18:12:00Z"/>
          <w:trPrChange w:id="11075" w:author="thu nga" w:date="2024-10-01T10:49:00Z">
            <w:trPr>
              <w:gridAfter w:val="2"/>
              <w:wAfter w:w="17834" w:type="dxa"/>
              <w:trHeight w:val="276"/>
            </w:trPr>
          </w:trPrChange>
        </w:trPr>
        <w:tc>
          <w:tcPr>
            <w:tcW w:w="670" w:type="dxa"/>
            <w:shd w:val="clear" w:color="auto" w:fill="auto"/>
            <w:vAlign w:val="center"/>
            <w:tcPrChange w:id="11076" w:author="thu nga" w:date="2024-10-01T10:49:00Z">
              <w:tcPr>
                <w:tcW w:w="670" w:type="dxa"/>
                <w:shd w:val="clear" w:color="auto" w:fill="auto"/>
                <w:vAlign w:val="center"/>
              </w:tcPr>
            </w:tcPrChange>
          </w:tcPr>
          <w:p w14:paraId="318D1258" w14:textId="668F2C1B" w:rsidR="00FF4CD3" w:rsidRPr="00AD0E1A" w:rsidDel="007E0F89" w:rsidRDefault="00FF4CD3">
            <w:pPr>
              <w:pStyle w:val="ListParagraph"/>
              <w:numPr>
                <w:ilvl w:val="0"/>
                <w:numId w:val="62"/>
              </w:numPr>
              <w:spacing w:before="0" w:line="240" w:lineRule="auto"/>
              <w:contextualSpacing w:val="0"/>
              <w:jc w:val="left"/>
              <w:rPr>
                <w:del w:id="11077" w:author="Phuong Truong Thi" w:date="2024-10-08T18:12:00Z"/>
                <w:rFonts w:eastAsia="Times New Roman"/>
                <w:szCs w:val="24"/>
                <w:lang w:val="vi-VN" w:eastAsia="vi-VN"/>
              </w:rPr>
            </w:pPr>
          </w:p>
        </w:tc>
        <w:tc>
          <w:tcPr>
            <w:tcW w:w="1735" w:type="dxa"/>
            <w:gridSpan w:val="2"/>
            <w:shd w:val="clear" w:color="auto" w:fill="auto"/>
            <w:vAlign w:val="center"/>
            <w:tcPrChange w:id="11078" w:author="thu nga" w:date="2024-10-01T10:49:00Z">
              <w:tcPr>
                <w:tcW w:w="1735" w:type="dxa"/>
                <w:gridSpan w:val="2"/>
                <w:shd w:val="clear" w:color="auto" w:fill="auto"/>
                <w:vAlign w:val="center"/>
              </w:tcPr>
            </w:tcPrChange>
          </w:tcPr>
          <w:p w14:paraId="0C0575D7" w14:textId="7CB8149E" w:rsidR="00FF4CD3" w:rsidRPr="00763017" w:rsidDel="007E0F89" w:rsidRDefault="00FF4CD3">
            <w:pPr>
              <w:spacing w:before="0" w:line="240" w:lineRule="auto"/>
              <w:contextualSpacing w:val="0"/>
              <w:rPr>
                <w:del w:id="11079" w:author="Phuong Truong Thi" w:date="2024-10-08T18:12:00Z"/>
                <w:rFonts w:ascii="Times New Roman" w:hAnsi="Times New Roman"/>
                <w:sz w:val="24"/>
                <w:szCs w:val="24"/>
                <w:lang w:val="vi-VN"/>
                <w:rPrChange w:id="11080" w:author="thu nga" w:date="2024-09-30T13:54:00Z">
                  <w:rPr>
                    <w:del w:id="11081" w:author="Phuong Truong Thi" w:date="2024-10-08T18:12:00Z"/>
                    <w:rFonts w:ascii="Times New Roman" w:hAnsi="Times New Roman"/>
                    <w:sz w:val="24"/>
                    <w:szCs w:val="24"/>
                  </w:rPr>
                </w:rPrChange>
              </w:rPr>
            </w:pPr>
            <w:del w:id="11082" w:author="Phuong Truong Thi" w:date="2024-10-08T18:12:00Z">
              <w:r w:rsidRPr="00763017" w:rsidDel="007E0F89">
                <w:rPr>
                  <w:rFonts w:ascii="Times New Roman" w:hAnsi="Times New Roman"/>
                  <w:color w:val="000000"/>
                  <w:sz w:val="24"/>
                  <w:szCs w:val="24"/>
                  <w:lang w:val="vi-VN"/>
                  <w:rPrChange w:id="11083" w:author="thu nga" w:date="2024-09-30T13:54:00Z">
                    <w:rPr>
                      <w:rFonts w:ascii="Times New Roman" w:hAnsi="Times New Roman"/>
                      <w:color w:val="000000"/>
                      <w:sz w:val="24"/>
                      <w:szCs w:val="24"/>
                    </w:rPr>
                  </w:rPrChange>
                </w:rPr>
                <w:delText>Chênh lệch số dư bình quân Casa so với tháng trước</w:delText>
              </w:r>
            </w:del>
          </w:p>
        </w:tc>
        <w:tc>
          <w:tcPr>
            <w:tcW w:w="2230" w:type="dxa"/>
            <w:vAlign w:val="center"/>
            <w:tcPrChange w:id="11084" w:author="thu nga" w:date="2024-10-01T10:49:00Z">
              <w:tcPr>
                <w:tcW w:w="2230" w:type="dxa"/>
                <w:vAlign w:val="center"/>
              </w:tcPr>
            </w:tcPrChange>
          </w:tcPr>
          <w:p w14:paraId="6F89BD29" w14:textId="1AD12BAD" w:rsidR="00FF4CD3" w:rsidRPr="00763017" w:rsidDel="007E0F89" w:rsidRDefault="00FF4CD3">
            <w:pPr>
              <w:spacing w:before="0" w:line="240" w:lineRule="auto"/>
              <w:contextualSpacing w:val="0"/>
              <w:jc w:val="left"/>
              <w:rPr>
                <w:del w:id="11085" w:author="Phuong Truong Thi" w:date="2024-10-08T18:12:00Z"/>
                <w:rFonts w:ascii="Times New Roman" w:eastAsia="Times New Roman" w:hAnsi="Times New Roman"/>
                <w:sz w:val="24"/>
                <w:szCs w:val="24"/>
                <w:lang w:val="vi-VN" w:eastAsia="vi-VN"/>
                <w:rPrChange w:id="11086" w:author="thu nga" w:date="2024-09-30T13:54:00Z">
                  <w:rPr>
                    <w:del w:id="11087" w:author="Phuong Truong Thi" w:date="2024-10-08T18:12:00Z"/>
                    <w:rFonts w:ascii="Times New Roman" w:eastAsia="Times New Roman" w:hAnsi="Times New Roman"/>
                    <w:sz w:val="24"/>
                    <w:szCs w:val="24"/>
                    <w:lang w:eastAsia="vi-VN"/>
                  </w:rPr>
                </w:rPrChange>
              </w:rPr>
            </w:pPr>
            <w:del w:id="11088" w:author="Phuong Truong Thi" w:date="2024-10-08T18:12:00Z">
              <w:r w:rsidRPr="00763017" w:rsidDel="007E0F89">
                <w:rPr>
                  <w:rFonts w:ascii="Times New Roman" w:hAnsi="Times New Roman"/>
                  <w:color w:val="000000"/>
                  <w:sz w:val="24"/>
                  <w:szCs w:val="24"/>
                  <w:lang w:val="vi-VN"/>
                  <w:rPrChange w:id="11089" w:author="thu nga" w:date="2024-09-30T13:54:00Z">
                    <w:rPr>
                      <w:rFonts w:ascii="Times New Roman" w:hAnsi="Times New Roman"/>
                      <w:color w:val="000000"/>
                      <w:sz w:val="24"/>
                      <w:szCs w:val="24"/>
                    </w:rPr>
                  </w:rPrChange>
                </w:rPr>
                <w:delText>Bằng ADB_Casa  tháng dữ liệu - ADB Casa tháng trước</w:delText>
              </w:r>
            </w:del>
          </w:p>
        </w:tc>
        <w:tc>
          <w:tcPr>
            <w:tcW w:w="1070" w:type="dxa"/>
            <w:tcPrChange w:id="11090" w:author="thu nga" w:date="2024-10-01T10:49:00Z">
              <w:tcPr>
                <w:tcW w:w="1070" w:type="dxa"/>
              </w:tcPr>
            </w:tcPrChange>
          </w:tcPr>
          <w:p w14:paraId="37A4CC22" w14:textId="440922C1" w:rsidR="00FF4CD3" w:rsidRPr="00FF4CD3" w:rsidDel="007E0F89" w:rsidRDefault="00FF4CD3">
            <w:pPr>
              <w:spacing w:before="0" w:line="240" w:lineRule="auto"/>
              <w:contextualSpacing w:val="0"/>
              <w:jc w:val="center"/>
              <w:rPr>
                <w:del w:id="11091" w:author="Phuong Truong Thi" w:date="2024-10-08T18:12:00Z"/>
                <w:rFonts w:ascii="Times New Roman" w:eastAsia="Times New Roman" w:hAnsi="Times New Roman"/>
                <w:sz w:val="24"/>
                <w:szCs w:val="24"/>
                <w:lang w:val="vi-VN" w:eastAsia="vi-VN"/>
                <w:rPrChange w:id="11092" w:author="thu nga" w:date="2024-09-30T15:10:00Z">
                  <w:rPr>
                    <w:del w:id="11093" w:author="Phuong Truong Thi" w:date="2024-10-08T18:12:00Z"/>
                    <w:rFonts w:ascii="Times New Roman" w:eastAsia="Times New Roman" w:hAnsi="Times New Roman"/>
                    <w:sz w:val="24"/>
                    <w:szCs w:val="24"/>
                    <w:lang w:eastAsia="vi-VN"/>
                  </w:rPr>
                </w:rPrChange>
              </w:rPr>
              <w:pPrChange w:id="11094" w:author="thu nga" w:date="2024-09-30T15:15:00Z">
                <w:pPr>
                  <w:spacing w:before="0" w:line="240" w:lineRule="auto"/>
                  <w:contextualSpacing w:val="0"/>
                </w:pPr>
              </w:pPrChange>
            </w:pPr>
            <w:ins w:id="11095" w:author="thu nga" w:date="2024-09-30T15:12:00Z">
              <w:del w:id="11096"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097" w:author="thu nga" w:date="2024-10-01T10:49:00Z">
              <w:tcPr>
                <w:tcW w:w="1236" w:type="dxa"/>
              </w:tcPr>
            </w:tcPrChange>
          </w:tcPr>
          <w:p w14:paraId="4886719A" w14:textId="5806B759" w:rsidR="00FF4CD3" w:rsidRPr="00AD0E1A" w:rsidDel="007E0F89" w:rsidRDefault="00434685">
            <w:pPr>
              <w:spacing w:before="0" w:line="240" w:lineRule="auto"/>
              <w:contextualSpacing w:val="0"/>
              <w:rPr>
                <w:del w:id="11098" w:author="Phuong Truong Thi" w:date="2024-10-08T18:12:00Z"/>
                <w:rFonts w:ascii="Times New Roman" w:eastAsia="Times New Roman" w:hAnsi="Times New Roman"/>
                <w:sz w:val="24"/>
                <w:szCs w:val="24"/>
                <w:lang w:eastAsia="vi-VN"/>
              </w:rPr>
            </w:pPr>
            <w:ins w:id="11099" w:author="thu nga" w:date="2024-10-01T10:11:00Z">
              <w:del w:id="11100"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1101"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102" w:author="thu nga" w:date="2024-10-01T10:49:00Z">
              <w:tcPr>
                <w:tcW w:w="1417" w:type="dxa"/>
                <w:gridSpan w:val="2"/>
                <w:shd w:val="clear" w:color="auto" w:fill="auto"/>
                <w:noWrap/>
                <w:vAlign w:val="center"/>
              </w:tcPr>
            </w:tcPrChange>
          </w:tcPr>
          <w:p w14:paraId="68C0F922" w14:textId="14B4A9D3" w:rsidR="00FF4CD3" w:rsidRPr="00AD0E1A" w:rsidDel="007E0F89" w:rsidRDefault="00FF4CD3">
            <w:pPr>
              <w:spacing w:before="0" w:line="240" w:lineRule="auto"/>
              <w:contextualSpacing w:val="0"/>
              <w:rPr>
                <w:del w:id="11103" w:author="Phuong Truong Thi" w:date="2024-10-08T18:12:00Z"/>
                <w:rFonts w:ascii="Times New Roman" w:eastAsia="Times New Roman" w:hAnsi="Times New Roman"/>
                <w:sz w:val="24"/>
                <w:szCs w:val="24"/>
                <w:lang w:val="vi-VN" w:eastAsia="vi-VN"/>
              </w:rPr>
            </w:pPr>
          </w:p>
        </w:tc>
        <w:tc>
          <w:tcPr>
            <w:tcW w:w="992" w:type="dxa"/>
            <w:tcPrChange w:id="11104" w:author="thu nga" w:date="2024-10-01T10:49:00Z">
              <w:tcPr>
                <w:tcW w:w="851" w:type="dxa"/>
              </w:tcPr>
            </w:tcPrChange>
          </w:tcPr>
          <w:p w14:paraId="1D69C019" w14:textId="4AEEFC63" w:rsidR="00FF4CD3" w:rsidRPr="00AD0E1A" w:rsidDel="007E0F89" w:rsidRDefault="00FF4CD3">
            <w:pPr>
              <w:spacing w:before="0" w:line="240" w:lineRule="auto"/>
              <w:contextualSpacing w:val="0"/>
              <w:jc w:val="center"/>
              <w:rPr>
                <w:del w:id="11105" w:author="Phuong Truong Thi" w:date="2024-10-08T18:12:00Z"/>
                <w:rFonts w:ascii="Times New Roman" w:eastAsia="Times New Roman" w:hAnsi="Times New Roman"/>
                <w:sz w:val="24"/>
                <w:szCs w:val="24"/>
                <w:lang w:val="vi-VN" w:eastAsia="vi-VN"/>
              </w:rPr>
            </w:pPr>
            <w:del w:id="11106"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022B8F0E" w14:textId="6AF27BC0" w:rsidTr="001859AE">
        <w:trPr>
          <w:gridAfter w:val="2"/>
          <w:wAfter w:w="17834" w:type="dxa"/>
          <w:trHeight w:val="276"/>
          <w:del w:id="11107" w:author="Phuong Truong Thi" w:date="2024-10-08T18:12:00Z"/>
          <w:trPrChange w:id="11108" w:author="thu nga" w:date="2024-10-01T10:49:00Z">
            <w:trPr>
              <w:gridAfter w:val="2"/>
              <w:wAfter w:w="17834" w:type="dxa"/>
              <w:trHeight w:val="276"/>
            </w:trPr>
          </w:trPrChange>
        </w:trPr>
        <w:tc>
          <w:tcPr>
            <w:tcW w:w="670" w:type="dxa"/>
            <w:shd w:val="clear" w:color="auto" w:fill="auto"/>
            <w:vAlign w:val="center"/>
            <w:tcPrChange w:id="11109" w:author="thu nga" w:date="2024-10-01T10:49:00Z">
              <w:tcPr>
                <w:tcW w:w="670" w:type="dxa"/>
                <w:shd w:val="clear" w:color="auto" w:fill="auto"/>
                <w:vAlign w:val="center"/>
              </w:tcPr>
            </w:tcPrChange>
          </w:tcPr>
          <w:p w14:paraId="4E9569AD" w14:textId="5CE67CD9" w:rsidR="00FF4CD3" w:rsidRPr="00AD0E1A" w:rsidDel="007E0F89" w:rsidRDefault="00FF4CD3">
            <w:pPr>
              <w:pStyle w:val="ListParagraph"/>
              <w:numPr>
                <w:ilvl w:val="0"/>
                <w:numId w:val="62"/>
              </w:numPr>
              <w:spacing w:before="0" w:line="240" w:lineRule="auto"/>
              <w:contextualSpacing w:val="0"/>
              <w:jc w:val="left"/>
              <w:rPr>
                <w:del w:id="11110" w:author="Phuong Truong Thi" w:date="2024-10-08T18:12:00Z"/>
                <w:rFonts w:eastAsia="Times New Roman"/>
                <w:szCs w:val="24"/>
                <w:lang w:val="vi-VN" w:eastAsia="vi-VN"/>
              </w:rPr>
            </w:pPr>
          </w:p>
        </w:tc>
        <w:tc>
          <w:tcPr>
            <w:tcW w:w="1735" w:type="dxa"/>
            <w:gridSpan w:val="2"/>
            <w:shd w:val="clear" w:color="auto" w:fill="auto"/>
            <w:vAlign w:val="center"/>
            <w:tcPrChange w:id="11111" w:author="thu nga" w:date="2024-10-01T10:49:00Z">
              <w:tcPr>
                <w:tcW w:w="1735" w:type="dxa"/>
                <w:gridSpan w:val="2"/>
                <w:shd w:val="clear" w:color="auto" w:fill="auto"/>
                <w:vAlign w:val="center"/>
              </w:tcPr>
            </w:tcPrChange>
          </w:tcPr>
          <w:p w14:paraId="5503FD38" w14:textId="78CBAEB1" w:rsidR="00FF4CD3" w:rsidRPr="00763017" w:rsidDel="007E0F89" w:rsidRDefault="00FF4CD3">
            <w:pPr>
              <w:spacing w:before="0" w:line="240" w:lineRule="auto"/>
              <w:contextualSpacing w:val="0"/>
              <w:rPr>
                <w:del w:id="11112" w:author="Phuong Truong Thi" w:date="2024-10-08T18:12:00Z"/>
                <w:rFonts w:ascii="Times New Roman" w:hAnsi="Times New Roman"/>
                <w:sz w:val="24"/>
                <w:szCs w:val="24"/>
                <w:lang w:val="vi-VN"/>
                <w:rPrChange w:id="11113" w:author="thu nga" w:date="2024-09-30T13:54:00Z">
                  <w:rPr>
                    <w:del w:id="11114" w:author="Phuong Truong Thi" w:date="2024-10-08T18:12:00Z"/>
                    <w:rFonts w:ascii="Times New Roman" w:hAnsi="Times New Roman"/>
                    <w:sz w:val="24"/>
                    <w:szCs w:val="24"/>
                  </w:rPr>
                </w:rPrChange>
              </w:rPr>
            </w:pPr>
            <w:del w:id="11115" w:author="Phuong Truong Thi" w:date="2024-10-08T18:12:00Z">
              <w:r w:rsidRPr="00763017" w:rsidDel="007E0F89">
                <w:rPr>
                  <w:rFonts w:ascii="Times New Roman" w:hAnsi="Times New Roman"/>
                  <w:color w:val="000000"/>
                  <w:sz w:val="24"/>
                  <w:szCs w:val="24"/>
                  <w:lang w:val="vi-VN"/>
                  <w:rPrChange w:id="11116" w:author="thu nga" w:date="2024-09-30T13:54:00Z">
                    <w:rPr>
                      <w:rFonts w:ascii="Times New Roman" w:hAnsi="Times New Roman"/>
                      <w:color w:val="000000"/>
                      <w:sz w:val="24"/>
                      <w:szCs w:val="24"/>
                    </w:rPr>
                  </w:rPrChange>
                </w:rPr>
                <w:delText>ADB_Casa 3 tháng gần nhất</w:delText>
              </w:r>
            </w:del>
          </w:p>
        </w:tc>
        <w:tc>
          <w:tcPr>
            <w:tcW w:w="2230" w:type="dxa"/>
            <w:vAlign w:val="center"/>
            <w:tcPrChange w:id="11117" w:author="thu nga" w:date="2024-10-01T10:49:00Z">
              <w:tcPr>
                <w:tcW w:w="2230" w:type="dxa"/>
                <w:vAlign w:val="center"/>
              </w:tcPr>
            </w:tcPrChange>
          </w:tcPr>
          <w:p w14:paraId="0B20D5A6" w14:textId="7A52F17C" w:rsidR="00FF4CD3" w:rsidRPr="00763017" w:rsidDel="007E0F89" w:rsidRDefault="00FF4CD3">
            <w:pPr>
              <w:spacing w:before="0" w:line="240" w:lineRule="auto"/>
              <w:contextualSpacing w:val="0"/>
              <w:rPr>
                <w:del w:id="11118" w:author="Phuong Truong Thi" w:date="2024-10-08T18:12:00Z"/>
                <w:rFonts w:ascii="Times New Roman" w:eastAsia="Times New Roman" w:hAnsi="Times New Roman"/>
                <w:sz w:val="24"/>
                <w:szCs w:val="24"/>
                <w:lang w:val="vi-VN" w:eastAsia="vi-VN"/>
                <w:rPrChange w:id="11119" w:author="thu nga" w:date="2024-09-30T13:54:00Z">
                  <w:rPr>
                    <w:del w:id="11120" w:author="Phuong Truong Thi" w:date="2024-10-08T18:12:00Z"/>
                    <w:rFonts w:ascii="Times New Roman" w:eastAsia="Times New Roman" w:hAnsi="Times New Roman"/>
                    <w:sz w:val="24"/>
                    <w:szCs w:val="24"/>
                    <w:lang w:eastAsia="vi-VN"/>
                  </w:rPr>
                </w:rPrChange>
              </w:rPr>
            </w:pPr>
            <w:del w:id="11121" w:author="Phuong Truong Thi" w:date="2024-10-08T18:12:00Z">
              <w:r w:rsidRPr="00763017" w:rsidDel="007E0F89">
                <w:rPr>
                  <w:rFonts w:ascii="Times New Roman" w:hAnsi="Times New Roman"/>
                  <w:color w:val="000000"/>
                  <w:sz w:val="24"/>
                  <w:szCs w:val="24"/>
                  <w:lang w:val="vi-VN"/>
                  <w:rPrChange w:id="11122" w:author="thu nga" w:date="2024-09-30T13:54:00Z">
                    <w:rPr>
                      <w:rFonts w:ascii="Times New Roman" w:hAnsi="Times New Roman"/>
                      <w:color w:val="000000"/>
                      <w:sz w:val="24"/>
                      <w:szCs w:val="24"/>
                    </w:rPr>
                  </w:rPrChange>
                </w:rPr>
                <w:delText>ADB Casa của các Tài khoản thanh toán (Category là TKTT) 3 tháng gần nhất. Average daily balance (ADB) là Số dư bình quân hàng ngày của các Tài khoản thanh toán (Category là TKTT)</w:delText>
              </w:r>
            </w:del>
          </w:p>
        </w:tc>
        <w:tc>
          <w:tcPr>
            <w:tcW w:w="1070" w:type="dxa"/>
            <w:tcPrChange w:id="11123" w:author="thu nga" w:date="2024-10-01T10:49:00Z">
              <w:tcPr>
                <w:tcW w:w="1070" w:type="dxa"/>
              </w:tcPr>
            </w:tcPrChange>
          </w:tcPr>
          <w:p w14:paraId="26AE0032" w14:textId="3B3B48B0" w:rsidR="00FF4CD3" w:rsidRPr="00FF4CD3" w:rsidDel="007E0F89" w:rsidRDefault="00FF4CD3">
            <w:pPr>
              <w:spacing w:before="0" w:line="240" w:lineRule="auto"/>
              <w:contextualSpacing w:val="0"/>
              <w:jc w:val="center"/>
              <w:rPr>
                <w:del w:id="11124" w:author="Phuong Truong Thi" w:date="2024-10-08T18:12:00Z"/>
                <w:rFonts w:ascii="Times New Roman" w:eastAsia="Times New Roman" w:hAnsi="Times New Roman"/>
                <w:sz w:val="24"/>
                <w:szCs w:val="24"/>
                <w:lang w:val="vi-VN" w:eastAsia="vi-VN"/>
                <w:rPrChange w:id="11125" w:author="thu nga" w:date="2024-09-30T15:10:00Z">
                  <w:rPr>
                    <w:del w:id="11126" w:author="Phuong Truong Thi" w:date="2024-10-08T18:12:00Z"/>
                    <w:rFonts w:ascii="Times New Roman" w:eastAsia="Times New Roman" w:hAnsi="Times New Roman"/>
                    <w:sz w:val="24"/>
                    <w:szCs w:val="24"/>
                    <w:lang w:eastAsia="vi-VN"/>
                  </w:rPr>
                </w:rPrChange>
              </w:rPr>
              <w:pPrChange w:id="11127" w:author="thu nga" w:date="2024-09-30T15:15:00Z">
                <w:pPr>
                  <w:spacing w:before="0" w:line="240" w:lineRule="auto"/>
                  <w:contextualSpacing w:val="0"/>
                </w:pPr>
              </w:pPrChange>
            </w:pPr>
            <w:ins w:id="11128" w:author="thu nga" w:date="2024-09-30T15:12:00Z">
              <w:del w:id="11129"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130" w:author="thu nga" w:date="2024-10-01T10:49:00Z">
              <w:tcPr>
                <w:tcW w:w="1236" w:type="dxa"/>
              </w:tcPr>
            </w:tcPrChange>
          </w:tcPr>
          <w:p w14:paraId="1516325A" w14:textId="7CADE19C" w:rsidR="00FF4CD3" w:rsidRPr="00AD0E1A" w:rsidDel="007E0F89" w:rsidRDefault="00434685">
            <w:pPr>
              <w:spacing w:before="0" w:line="240" w:lineRule="auto"/>
              <w:contextualSpacing w:val="0"/>
              <w:rPr>
                <w:del w:id="11131" w:author="Phuong Truong Thi" w:date="2024-10-08T18:12:00Z"/>
                <w:rFonts w:ascii="Times New Roman" w:eastAsia="Times New Roman" w:hAnsi="Times New Roman"/>
                <w:sz w:val="24"/>
                <w:szCs w:val="24"/>
                <w:lang w:eastAsia="vi-VN"/>
              </w:rPr>
            </w:pPr>
            <w:ins w:id="11132" w:author="thu nga" w:date="2024-10-01T10:11:00Z">
              <w:del w:id="11133" w:author="Phuong Truong Thi" w:date="2024-10-08T18:12:00Z">
                <w:r w:rsidDel="007E0F89">
                  <w:rPr>
                    <w:rFonts w:ascii="Times New Roman" w:eastAsia="Times New Roman" w:hAnsi="Times New Roman"/>
                    <w:sz w:val="24"/>
                    <w:szCs w:val="24"/>
                    <w:lang w:eastAsia="vi-VN"/>
                  </w:rPr>
                  <w:delText>Currency</w:delText>
                </w:r>
                <w:r w:rsidRPr="005A6028" w:rsidDel="007E0F89">
                  <w:rPr>
                    <w:rFonts w:ascii="Times New Roman" w:eastAsia="Times New Roman" w:hAnsi="Times New Roman"/>
                    <w:sz w:val="24"/>
                    <w:szCs w:val="24"/>
                    <w:lang w:eastAsia="vi-VN"/>
                  </w:rPr>
                  <w:delText xml:space="preserve"> </w:delText>
                </w:r>
              </w:del>
            </w:ins>
            <w:del w:id="11134" w:author="Phuong Truong Thi" w:date="2024-10-08T18:12:00Z">
              <w:r w:rsidR="00FF4CD3" w:rsidRPr="005A6028"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135" w:author="thu nga" w:date="2024-10-01T10:49:00Z">
              <w:tcPr>
                <w:tcW w:w="1417" w:type="dxa"/>
                <w:gridSpan w:val="2"/>
                <w:shd w:val="clear" w:color="auto" w:fill="auto"/>
                <w:noWrap/>
                <w:vAlign w:val="center"/>
              </w:tcPr>
            </w:tcPrChange>
          </w:tcPr>
          <w:p w14:paraId="0F96547B" w14:textId="35B5067F" w:rsidR="00FF4CD3" w:rsidRPr="00AD0E1A" w:rsidDel="007E0F89" w:rsidRDefault="00FF4CD3">
            <w:pPr>
              <w:spacing w:before="0" w:line="240" w:lineRule="auto"/>
              <w:contextualSpacing w:val="0"/>
              <w:rPr>
                <w:del w:id="11136" w:author="Phuong Truong Thi" w:date="2024-10-08T18:12:00Z"/>
                <w:rFonts w:ascii="Times New Roman" w:eastAsia="Times New Roman" w:hAnsi="Times New Roman"/>
                <w:sz w:val="24"/>
                <w:szCs w:val="24"/>
                <w:lang w:val="vi-VN" w:eastAsia="vi-VN"/>
              </w:rPr>
            </w:pPr>
          </w:p>
        </w:tc>
        <w:tc>
          <w:tcPr>
            <w:tcW w:w="992" w:type="dxa"/>
            <w:tcPrChange w:id="11137" w:author="thu nga" w:date="2024-10-01T10:49:00Z">
              <w:tcPr>
                <w:tcW w:w="851" w:type="dxa"/>
              </w:tcPr>
            </w:tcPrChange>
          </w:tcPr>
          <w:p w14:paraId="796065BA" w14:textId="7C6933BB" w:rsidR="00FF4CD3" w:rsidRPr="00AD0E1A" w:rsidDel="007E0F89" w:rsidRDefault="00FF4CD3">
            <w:pPr>
              <w:spacing w:before="0" w:line="240" w:lineRule="auto"/>
              <w:contextualSpacing w:val="0"/>
              <w:jc w:val="center"/>
              <w:rPr>
                <w:del w:id="11138" w:author="Phuong Truong Thi" w:date="2024-10-08T18:12:00Z"/>
                <w:rFonts w:ascii="Times New Roman" w:eastAsia="Times New Roman" w:hAnsi="Times New Roman"/>
                <w:sz w:val="24"/>
                <w:szCs w:val="24"/>
                <w:lang w:val="vi-VN" w:eastAsia="vi-VN"/>
              </w:rPr>
            </w:pPr>
            <w:del w:id="11139"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30EAD89B" w14:textId="74D509B4" w:rsidTr="007B7F57">
        <w:trPr>
          <w:gridAfter w:val="2"/>
          <w:wAfter w:w="17834" w:type="dxa"/>
          <w:trHeight w:val="276"/>
          <w:del w:id="11140" w:author="Phuong Truong Thi" w:date="2024-10-08T18:12:00Z"/>
          <w:trPrChange w:id="11141" w:author="thu nga" w:date="2024-09-30T15:27:00Z">
            <w:trPr>
              <w:gridAfter w:val="2"/>
              <w:wAfter w:w="17834" w:type="dxa"/>
              <w:trHeight w:val="276"/>
            </w:trPr>
          </w:trPrChange>
        </w:trPr>
        <w:tc>
          <w:tcPr>
            <w:tcW w:w="846" w:type="dxa"/>
            <w:gridSpan w:val="2"/>
            <w:tcPrChange w:id="11142" w:author="thu nga" w:date="2024-09-30T15:27:00Z">
              <w:tcPr>
                <w:tcW w:w="1492" w:type="dxa"/>
                <w:gridSpan w:val="2"/>
              </w:tcPr>
            </w:tcPrChange>
          </w:tcPr>
          <w:p w14:paraId="46538742" w14:textId="73826776" w:rsidR="00FF4CD3" w:rsidDel="007E0F89" w:rsidRDefault="00FF4CD3">
            <w:pPr>
              <w:spacing w:before="0" w:line="240" w:lineRule="auto"/>
              <w:contextualSpacing w:val="0"/>
              <w:rPr>
                <w:del w:id="11143" w:author="Phuong Truong Thi" w:date="2024-10-08T18:12:00Z"/>
                <w:rFonts w:ascii="Times New Roman" w:eastAsia="Times New Roman" w:hAnsi="Times New Roman"/>
                <w:sz w:val="24"/>
                <w:szCs w:val="24"/>
                <w:lang w:eastAsia="vi-VN"/>
              </w:rPr>
            </w:pPr>
          </w:p>
        </w:tc>
        <w:tc>
          <w:tcPr>
            <w:tcW w:w="8363" w:type="dxa"/>
            <w:gridSpan w:val="6"/>
            <w:vAlign w:val="center"/>
            <w:tcPrChange w:id="11144" w:author="thu nga" w:date="2024-09-30T15:27:00Z">
              <w:tcPr>
                <w:tcW w:w="7717" w:type="dxa"/>
                <w:gridSpan w:val="7"/>
                <w:vAlign w:val="center"/>
              </w:tcPr>
            </w:tcPrChange>
          </w:tcPr>
          <w:p w14:paraId="562051B1" w14:textId="5426F014" w:rsidR="00FF4CD3" w:rsidRPr="00CC7615" w:rsidDel="007E0F89" w:rsidRDefault="00FF4CD3">
            <w:pPr>
              <w:spacing w:before="0" w:line="240" w:lineRule="auto"/>
              <w:contextualSpacing w:val="0"/>
              <w:jc w:val="left"/>
              <w:rPr>
                <w:del w:id="11145" w:author="Phuong Truong Thi" w:date="2024-10-08T18:12:00Z"/>
                <w:rFonts w:ascii="Times New Roman" w:eastAsia="Times New Roman" w:hAnsi="Times New Roman"/>
                <w:sz w:val="24"/>
                <w:szCs w:val="24"/>
                <w:lang w:eastAsia="vi-VN"/>
              </w:rPr>
              <w:pPrChange w:id="11146" w:author="thu nga" w:date="2024-09-30T15:15:00Z">
                <w:pPr>
                  <w:spacing w:before="0" w:line="240" w:lineRule="auto"/>
                  <w:contextualSpacing w:val="0"/>
                </w:pPr>
              </w:pPrChange>
            </w:pPr>
            <w:del w:id="11147" w:author="Phuong Truong Thi" w:date="2024-10-08T18:12:00Z">
              <w:r w:rsidDel="007E0F89">
                <w:rPr>
                  <w:rFonts w:ascii="Times New Roman" w:eastAsia="Times New Roman" w:hAnsi="Times New Roman"/>
                  <w:sz w:val="24"/>
                  <w:szCs w:val="24"/>
                  <w:lang w:eastAsia="vi-VN"/>
                </w:rPr>
                <w:delText>TD</w:delText>
              </w:r>
            </w:del>
          </w:p>
        </w:tc>
      </w:tr>
      <w:tr w:rsidR="00273A54" w:rsidRPr="00AD0E1A" w:rsidDel="007E0F89" w14:paraId="2DFCC87C" w14:textId="384726EB" w:rsidTr="001859AE">
        <w:trPr>
          <w:gridAfter w:val="2"/>
          <w:wAfter w:w="17834" w:type="dxa"/>
          <w:trHeight w:val="276"/>
          <w:del w:id="11148" w:author="Phuong Truong Thi" w:date="2024-10-08T18:12:00Z"/>
          <w:trPrChange w:id="11149" w:author="thu nga" w:date="2024-10-01T10:49:00Z">
            <w:trPr>
              <w:gridAfter w:val="2"/>
              <w:wAfter w:w="17834" w:type="dxa"/>
              <w:trHeight w:val="276"/>
            </w:trPr>
          </w:trPrChange>
        </w:trPr>
        <w:tc>
          <w:tcPr>
            <w:tcW w:w="670" w:type="dxa"/>
            <w:shd w:val="clear" w:color="auto" w:fill="auto"/>
            <w:vAlign w:val="center"/>
            <w:tcPrChange w:id="11150" w:author="thu nga" w:date="2024-10-01T10:49:00Z">
              <w:tcPr>
                <w:tcW w:w="670" w:type="dxa"/>
                <w:shd w:val="clear" w:color="auto" w:fill="auto"/>
                <w:vAlign w:val="center"/>
              </w:tcPr>
            </w:tcPrChange>
          </w:tcPr>
          <w:p w14:paraId="18ACFE74" w14:textId="2BE22173" w:rsidR="00FF4CD3" w:rsidRPr="00AD0E1A" w:rsidDel="007E0F89" w:rsidRDefault="00FF4CD3">
            <w:pPr>
              <w:pStyle w:val="ListParagraph"/>
              <w:numPr>
                <w:ilvl w:val="0"/>
                <w:numId w:val="62"/>
              </w:numPr>
              <w:spacing w:before="0" w:line="240" w:lineRule="auto"/>
              <w:contextualSpacing w:val="0"/>
              <w:jc w:val="left"/>
              <w:rPr>
                <w:del w:id="11151" w:author="Phuong Truong Thi" w:date="2024-10-08T18:12:00Z"/>
                <w:rFonts w:eastAsia="Times New Roman"/>
                <w:szCs w:val="24"/>
                <w:lang w:val="vi-VN" w:eastAsia="vi-VN"/>
              </w:rPr>
            </w:pPr>
          </w:p>
        </w:tc>
        <w:tc>
          <w:tcPr>
            <w:tcW w:w="1735" w:type="dxa"/>
            <w:gridSpan w:val="2"/>
            <w:shd w:val="clear" w:color="auto" w:fill="auto"/>
            <w:vAlign w:val="center"/>
            <w:tcPrChange w:id="11152" w:author="thu nga" w:date="2024-10-01T10:49:00Z">
              <w:tcPr>
                <w:tcW w:w="1735" w:type="dxa"/>
                <w:gridSpan w:val="2"/>
                <w:shd w:val="clear" w:color="auto" w:fill="auto"/>
                <w:vAlign w:val="center"/>
              </w:tcPr>
            </w:tcPrChange>
          </w:tcPr>
          <w:p w14:paraId="3FAA5759" w14:textId="303C85A9" w:rsidR="00FF4CD3" w:rsidRPr="00763017" w:rsidDel="007E0F89" w:rsidRDefault="00FF4CD3">
            <w:pPr>
              <w:spacing w:before="0" w:line="240" w:lineRule="auto"/>
              <w:contextualSpacing w:val="0"/>
              <w:rPr>
                <w:del w:id="11153" w:author="Phuong Truong Thi" w:date="2024-10-08T18:12:00Z"/>
                <w:rFonts w:ascii="Times New Roman" w:hAnsi="Times New Roman"/>
                <w:sz w:val="24"/>
                <w:szCs w:val="24"/>
                <w:lang w:val="vi-VN"/>
                <w:rPrChange w:id="11154" w:author="thu nga" w:date="2024-09-30T13:54:00Z">
                  <w:rPr>
                    <w:del w:id="11155" w:author="Phuong Truong Thi" w:date="2024-10-08T18:12:00Z"/>
                    <w:rFonts w:ascii="Times New Roman" w:hAnsi="Times New Roman"/>
                    <w:sz w:val="24"/>
                    <w:szCs w:val="24"/>
                  </w:rPr>
                </w:rPrChange>
              </w:rPr>
            </w:pPr>
            <w:del w:id="11156" w:author="Phuong Truong Thi" w:date="2024-10-08T18:12:00Z">
              <w:r w:rsidRPr="00763017" w:rsidDel="007E0F89">
                <w:rPr>
                  <w:rFonts w:ascii="Times New Roman" w:hAnsi="Times New Roman"/>
                  <w:color w:val="000000"/>
                  <w:sz w:val="24"/>
                  <w:szCs w:val="24"/>
                  <w:lang w:val="vi-VN"/>
                  <w:rPrChange w:id="11157" w:author="thu nga" w:date="2024-09-30T13:54:00Z">
                    <w:rPr>
                      <w:rFonts w:ascii="Times New Roman" w:hAnsi="Times New Roman"/>
                      <w:color w:val="000000"/>
                      <w:sz w:val="24"/>
                      <w:szCs w:val="24"/>
                    </w:rPr>
                  </w:rPrChange>
                </w:rPr>
                <w:delText>EOP_ TD: Số dư cuối kỳ TD (Cả nội và ngoại tệ) ngày dữ liệu</w:delText>
              </w:r>
            </w:del>
          </w:p>
        </w:tc>
        <w:tc>
          <w:tcPr>
            <w:tcW w:w="2230" w:type="dxa"/>
            <w:vAlign w:val="center"/>
            <w:tcPrChange w:id="11158" w:author="thu nga" w:date="2024-10-01T10:49:00Z">
              <w:tcPr>
                <w:tcW w:w="2230" w:type="dxa"/>
                <w:vAlign w:val="center"/>
              </w:tcPr>
            </w:tcPrChange>
          </w:tcPr>
          <w:p w14:paraId="325B598A" w14:textId="008235F4" w:rsidR="00FF4CD3" w:rsidRPr="00763017" w:rsidDel="007E0F89" w:rsidRDefault="00FF4CD3">
            <w:pPr>
              <w:spacing w:before="0" w:line="240" w:lineRule="auto"/>
              <w:contextualSpacing w:val="0"/>
              <w:rPr>
                <w:del w:id="11159" w:author="Phuong Truong Thi" w:date="2024-10-08T18:12:00Z"/>
                <w:rFonts w:ascii="Times New Roman" w:eastAsia="Times New Roman" w:hAnsi="Times New Roman"/>
                <w:sz w:val="24"/>
                <w:szCs w:val="24"/>
                <w:lang w:val="vi-VN" w:eastAsia="vi-VN"/>
                <w:rPrChange w:id="11160" w:author="thu nga" w:date="2024-09-30T13:54:00Z">
                  <w:rPr>
                    <w:del w:id="11161" w:author="Phuong Truong Thi" w:date="2024-10-08T18:12:00Z"/>
                    <w:rFonts w:ascii="Times New Roman" w:eastAsia="Times New Roman" w:hAnsi="Times New Roman"/>
                    <w:sz w:val="24"/>
                    <w:szCs w:val="24"/>
                    <w:lang w:eastAsia="vi-VN"/>
                  </w:rPr>
                </w:rPrChange>
              </w:rPr>
            </w:pPr>
            <w:del w:id="11162" w:author="Phuong Truong Thi" w:date="2024-10-08T18:12:00Z">
              <w:r w:rsidRPr="00763017" w:rsidDel="007E0F89">
                <w:rPr>
                  <w:rFonts w:ascii="Times New Roman" w:hAnsi="Times New Roman"/>
                  <w:color w:val="000000"/>
                  <w:sz w:val="24"/>
                  <w:szCs w:val="24"/>
                  <w:lang w:val="vi-VN"/>
                  <w:rPrChange w:id="11163" w:author="thu nga" w:date="2024-09-30T13:54:00Z">
                    <w:rPr>
                      <w:rFonts w:ascii="Times New Roman" w:hAnsi="Times New Roman"/>
                      <w:color w:val="000000"/>
                      <w:sz w:val="24"/>
                      <w:szCs w:val="24"/>
                    </w:rPr>
                  </w:rPrChange>
                </w:rPr>
                <w:delText xml:space="preserve">Tổng số dư cuối kỳ các tài khoản TD  (Category là Saving) (Cả nội và </w:delText>
              </w:r>
              <w:r w:rsidRPr="00763017" w:rsidDel="007E0F89">
                <w:rPr>
                  <w:rFonts w:ascii="Times New Roman" w:hAnsi="Times New Roman"/>
                  <w:sz w:val="24"/>
                  <w:szCs w:val="24"/>
                  <w:lang w:val="vi-VN"/>
                  <w:rPrChange w:id="11164" w:author="thu nga" w:date="2024-09-30T13:54:00Z">
                    <w:rPr>
                      <w:rFonts w:ascii="Times New Roman" w:hAnsi="Times New Roman"/>
                      <w:sz w:val="24"/>
                      <w:szCs w:val="24"/>
                    </w:rPr>
                  </w:rPrChange>
                </w:rPr>
                <w:delText>ngoại tệ) ngày dữ liệu</w:delText>
              </w:r>
              <w:r w:rsidRPr="00763017" w:rsidDel="007E0F89">
                <w:rPr>
                  <w:rFonts w:ascii="Times New Roman" w:hAnsi="Times New Roman"/>
                  <w:sz w:val="24"/>
                  <w:szCs w:val="24"/>
                  <w:lang w:val="vi-VN"/>
                  <w:rPrChange w:id="11165" w:author="thu nga" w:date="2024-09-30T13:54:00Z">
                    <w:rPr>
                      <w:rFonts w:ascii="Times New Roman" w:hAnsi="Times New Roman"/>
                      <w:sz w:val="24"/>
                      <w:szCs w:val="24"/>
                    </w:rPr>
                  </w:rPrChange>
                </w:rPr>
                <w:br/>
                <w:delText>Lưu ý có tính TD của LD Easy saving (Cat code 21018) và Saving lĩnh lãi trả trước</w:delText>
              </w:r>
            </w:del>
          </w:p>
        </w:tc>
        <w:tc>
          <w:tcPr>
            <w:tcW w:w="1070" w:type="dxa"/>
            <w:tcPrChange w:id="11166" w:author="thu nga" w:date="2024-10-01T10:49:00Z">
              <w:tcPr>
                <w:tcW w:w="1070" w:type="dxa"/>
              </w:tcPr>
            </w:tcPrChange>
          </w:tcPr>
          <w:p w14:paraId="6CEDD4E8" w14:textId="5C383AEB" w:rsidR="00FF4CD3" w:rsidRPr="00FF4CD3" w:rsidDel="007E0F89" w:rsidRDefault="00FF4CD3">
            <w:pPr>
              <w:spacing w:before="0" w:line="240" w:lineRule="auto"/>
              <w:contextualSpacing w:val="0"/>
              <w:jc w:val="center"/>
              <w:rPr>
                <w:del w:id="11167" w:author="Phuong Truong Thi" w:date="2024-10-08T18:12:00Z"/>
                <w:rFonts w:ascii="Times New Roman" w:eastAsia="Times New Roman" w:hAnsi="Times New Roman"/>
                <w:sz w:val="24"/>
                <w:szCs w:val="24"/>
                <w:lang w:val="vi-VN" w:eastAsia="vi-VN"/>
                <w:rPrChange w:id="11168" w:author="thu nga" w:date="2024-09-30T15:10:00Z">
                  <w:rPr>
                    <w:del w:id="11169" w:author="Phuong Truong Thi" w:date="2024-10-08T18:12:00Z"/>
                    <w:rFonts w:ascii="Times New Roman" w:eastAsia="Times New Roman" w:hAnsi="Times New Roman"/>
                    <w:sz w:val="24"/>
                    <w:szCs w:val="24"/>
                    <w:lang w:eastAsia="vi-VN"/>
                  </w:rPr>
                </w:rPrChange>
              </w:rPr>
              <w:pPrChange w:id="11170" w:author="thu nga" w:date="2024-09-30T15:15:00Z">
                <w:pPr>
                  <w:spacing w:before="0" w:line="240" w:lineRule="auto"/>
                  <w:contextualSpacing w:val="0"/>
                </w:pPr>
              </w:pPrChange>
            </w:pPr>
            <w:ins w:id="11171" w:author="thu nga" w:date="2024-09-30T15:12:00Z">
              <w:del w:id="11172"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173" w:author="thu nga" w:date="2024-10-01T10:49:00Z">
              <w:tcPr>
                <w:tcW w:w="1236" w:type="dxa"/>
              </w:tcPr>
            </w:tcPrChange>
          </w:tcPr>
          <w:p w14:paraId="04E5B572" w14:textId="06434C31" w:rsidR="00FF4CD3" w:rsidRPr="00AD0E1A" w:rsidDel="007E0F89" w:rsidRDefault="00434685">
            <w:pPr>
              <w:spacing w:before="0" w:line="240" w:lineRule="auto"/>
              <w:contextualSpacing w:val="0"/>
              <w:rPr>
                <w:del w:id="11174" w:author="Phuong Truong Thi" w:date="2024-10-08T18:12:00Z"/>
                <w:rFonts w:ascii="Times New Roman" w:eastAsia="Times New Roman" w:hAnsi="Times New Roman"/>
                <w:sz w:val="24"/>
                <w:szCs w:val="24"/>
                <w:lang w:eastAsia="vi-VN"/>
              </w:rPr>
            </w:pPr>
            <w:ins w:id="11175" w:author="thu nga" w:date="2024-10-01T10:11:00Z">
              <w:del w:id="11176" w:author="Phuong Truong Thi" w:date="2024-10-08T18:12:00Z">
                <w:r w:rsidDel="007E0F89">
                  <w:rPr>
                    <w:rFonts w:ascii="Times New Roman" w:eastAsia="Times New Roman" w:hAnsi="Times New Roman"/>
                    <w:sz w:val="24"/>
                    <w:szCs w:val="24"/>
                    <w:lang w:eastAsia="vi-VN"/>
                  </w:rPr>
                  <w:delText>Currency</w:delText>
                </w:r>
                <w:r w:rsidRPr="009058F0" w:rsidDel="007E0F89">
                  <w:rPr>
                    <w:rFonts w:ascii="Times New Roman" w:eastAsia="Times New Roman" w:hAnsi="Times New Roman"/>
                    <w:sz w:val="24"/>
                    <w:szCs w:val="24"/>
                    <w:lang w:eastAsia="vi-VN"/>
                  </w:rPr>
                  <w:delText xml:space="preserve"> </w:delText>
                </w:r>
              </w:del>
            </w:ins>
            <w:del w:id="11177" w:author="Phuong Truong Thi" w:date="2024-10-08T18:12:00Z">
              <w:r w:rsidR="00FF4CD3" w:rsidRPr="009058F0"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178" w:author="thu nga" w:date="2024-10-01T10:49:00Z">
              <w:tcPr>
                <w:tcW w:w="1417" w:type="dxa"/>
                <w:gridSpan w:val="2"/>
                <w:shd w:val="clear" w:color="auto" w:fill="auto"/>
                <w:noWrap/>
                <w:vAlign w:val="center"/>
              </w:tcPr>
            </w:tcPrChange>
          </w:tcPr>
          <w:p w14:paraId="7B6E8E28" w14:textId="5ECE9524" w:rsidR="00FF4CD3" w:rsidRPr="00AD0E1A" w:rsidDel="007E0F89" w:rsidRDefault="00FF4CD3">
            <w:pPr>
              <w:spacing w:before="0" w:line="240" w:lineRule="auto"/>
              <w:contextualSpacing w:val="0"/>
              <w:rPr>
                <w:del w:id="11179" w:author="Phuong Truong Thi" w:date="2024-10-08T18:12:00Z"/>
                <w:rFonts w:ascii="Times New Roman" w:eastAsia="Times New Roman" w:hAnsi="Times New Roman"/>
                <w:sz w:val="24"/>
                <w:szCs w:val="24"/>
                <w:lang w:val="vi-VN" w:eastAsia="vi-VN"/>
              </w:rPr>
            </w:pPr>
          </w:p>
        </w:tc>
        <w:tc>
          <w:tcPr>
            <w:tcW w:w="992" w:type="dxa"/>
            <w:tcPrChange w:id="11180" w:author="thu nga" w:date="2024-10-01T10:49:00Z">
              <w:tcPr>
                <w:tcW w:w="851" w:type="dxa"/>
              </w:tcPr>
            </w:tcPrChange>
          </w:tcPr>
          <w:p w14:paraId="3E35B8BC" w14:textId="49FE3514" w:rsidR="00FF4CD3" w:rsidRPr="00AD0E1A" w:rsidDel="007E0F89" w:rsidRDefault="00FF4CD3">
            <w:pPr>
              <w:spacing w:before="0" w:line="240" w:lineRule="auto"/>
              <w:contextualSpacing w:val="0"/>
              <w:jc w:val="center"/>
              <w:rPr>
                <w:del w:id="11181" w:author="Phuong Truong Thi" w:date="2024-10-08T18:12:00Z"/>
                <w:rFonts w:ascii="Times New Roman" w:eastAsia="Times New Roman" w:hAnsi="Times New Roman"/>
                <w:sz w:val="24"/>
                <w:szCs w:val="24"/>
                <w:lang w:eastAsia="vi-VN"/>
              </w:rPr>
            </w:pPr>
            <w:del w:id="11182"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1808FC81" w14:textId="00DBC991" w:rsidTr="001859AE">
        <w:trPr>
          <w:gridAfter w:val="2"/>
          <w:wAfter w:w="17834" w:type="dxa"/>
          <w:trHeight w:val="276"/>
          <w:del w:id="11183" w:author="Phuong Truong Thi" w:date="2024-10-08T18:12:00Z"/>
          <w:trPrChange w:id="11184" w:author="thu nga" w:date="2024-10-01T10:49:00Z">
            <w:trPr>
              <w:gridAfter w:val="2"/>
              <w:wAfter w:w="17834" w:type="dxa"/>
              <w:trHeight w:val="276"/>
            </w:trPr>
          </w:trPrChange>
        </w:trPr>
        <w:tc>
          <w:tcPr>
            <w:tcW w:w="670" w:type="dxa"/>
            <w:shd w:val="clear" w:color="auto" w:fill="auto"/>
            <w:vAlign w:val="center"/>
            <w:tcPrChange w:id="11185" w:author="thu nga" w:date="2024-10-01T10:49:00Z">
              <w:tcPr>
                <w:tcW w:w="670" w:type="dxa"/>
                <w:shd w:val="clear" w:color="auto" w:fill="auto"/>
                <w:vAlign w:val="center"/>
              </w:tcPr>
            </w:tcPrChange>
          </w:tcPr>
          <w:p w14:paraId="55A3FBC3" w14:textId="1CACD95E" w:rsidR="00FF4CD3" w:rsidRPr="00AD0E1A" w:rsidDel="007E0F89" w:rsidRDefault="00FF4CD3">
            <w:pPr>
              <w:pStyle w:val="ListParagraph"/>
              <w:numPr>
                <w:ilvl w:val="0"/>
                <w:numId w:val="62"/>
              </w:numPr>
              <w:spacing w:before="0" w:line="240" w:lineRule="auto"/>
              <w:contextualSpacing w:val="0"/>
              <w:jc w:val="left"/>
              <w:rPr>
                <w:del w:id="11186" w:author="Phuong Truong Thi" w:date="2024-10-08T18:12:00Z"/>
                <w:rFonts w:eastAsia="Times New Roman"/>
                <w:szCs w:val="24"/>
                <w:lang w:val="vi-VN" w:eastAsia="vi-VN"/>
              </w:rPr>
            </w:pPr>
          </w:p>
        </w:tc>
        <w:tc>
          <w:tcPr>
            <w:tcW w:w="1735" w:type="dxa"/>
            <w:gridSpan w:val="2"/>
            <w:shd w:val="clear" w:color="auto" w:fill="auto"/>
            <w:vAlign w:val="center"/>
            <w:tcPrChange w:id="11187" w:author="thu nga" w:date="2024-10-01T10:49:00Z">
              <w:tcPr>
                <w:tcW w:w="1735" w:type="dxa"/>
                <w:gridSpan w:val="2"/>
                <w:shd w:val="clear" w:color="auto" w:fill="auto"/>
                <w:vAlign w:val="center"/>
              </w:tcPr>
            </w:tcPrChange>
          </w:tcPr>
          <w:p w14:paraId="0EFE42F5" w14:textId="4BC5C35D" w:rsidR="00FF4CD3" w:rsidRPr="00763017" w:rsidDel="007E0F89" w:rsidRDefault="00FF4CD3">
            <w:pPr>
              <w:spacing w:before="0" w:line="240" w:lineRule="auto"/>
              <w:contextualSpacing w:val="0"/>
              <w:rPr>
                <w:del w:id="11188" w:author="Phuong Truong Thi" w:date="2024-10-08T18:12:00Z"/>
                <w:rFonts w:ascii="Times New Roman" w:hAnsi="Times New Roman"/>
                <w:sz w:val="24"/>
                <w:szCs w:val="24"/>
                <w:lang w:val="vi-VN"/>
                <w:rPrChange w:id="11189" w:author="thu nga" w:date="2024-09-30T13:54:00Z">
                  <w:rPr>
                    <w:del w:id="11190" w:author="Phuong Truong Thi" w:date="2024-10-08T18:12:00Z"/>
                    <w:rFonts w:ascii="Times New Roman" w:hAnsi="Times New Roman"/>
                    <w:sz w:val="24"/>
                    <w:szCs w:val="24"/>
                  </w:rPr>
                </w:rPrChange>
              </w:rPr>
            </w:pPr>
            <w:del w:id="11191" w:author="Phuong Truong Thi" w:date="2024-10-08T18:12:00Z">
              <w:r w:rsidRPr="00763017" w:rsidDel="007E0F89">
                <w:rPr>
                  <w:rFonts w:ascii="Times New Roman" w:hAnsi="Times New Roman"/>
                  <w:color w:val="000000"/>
                  <w:sz w:val="24"/>
                  <w:szCs w:val="24"/>
                  <w:lang w:val="vi-VN"/>
                  <w:rPrChange w:id="11192" w:author="thu nga" w:date="2024-09-30T13:54:00Z">
                    <w:rPr>
                      <w:rFonts w:ascii="Times New Roman" w:hAnsi="Times New Roman"/>
                      <w:color w:val="000000"/>
                      <w:sz w:val="24"/>
                      <w:szCs w:val="24"/>
                    </w:rPr>
                  </w:rPrChange>
                </w:rPr>
                <w:delText>EOP_ TD: Số dư cuối kỳ TD (Cả nội và ngoại tệ) tháng trước</w:delText>
              </w:r>
            </w:del>
          </w:p>
        </w:tc>
        <w:tc>
          <w:tcPr>
            <w:tcW w:w="2230" w:type="dxa"/>
            <w:vAlign w:val="center"/>
            <w:tcPrChange w:id="11193" w:author="thu nga" w:date="2024-10-01T10:49:00Z">
              <w:tcPr>
                <w:tcW w:w="2230" w:type="dxa"/>
                <w:vAlign w:val="center"/>
              </w:tcPr>
            </w:tcPrChange>
          </w:tcPr>
          <w:p w14:paraId="4E06BA19" w14:textId="6CE35BC7" w:rsidR="00FF4CD3" w:rsidRPr="00763017" w:rsidDel="007E0F89" w:rsidRDefault="00FF4CD3">
            <w:pPr>
              <w:spacing w:before="0" w:line="240" w:lineRule="auto"/>
              <w:contextualSpacing w:val="0"/>
              <w:rPr>
                <w:del w:id="11194" w:author="Phuong Truong Thi" w:date="2024-10-08T18:12:00Z"/>
                <w:rFonts w:ascii="Times New Roman" w:eastAsia="Times New Roman" w:hAnsi="Times New Roman"/>
                <w:sz w:val="24"/>
                <w:szCs w:val="24"/>
                <w:lang w:val="vi-VN" w:eastAsia="vi-VN"/>
                <w:rPrChange w:id="11195" w:author="thu nga" w:date="2024-09-30T13:54:00Z">
                  <w:rPr>
                    <w:del w:id="11196" w:author="Phuong Truong Thi" w:date="2024-10-08T18:12:00Z"/>
                    <w:rFonts w:ascii="Times New Roman" w:eastAsia="Times New Roman" w:hAnsi="Times New Roman"/>
                    <w:sz w:val="24"/>
                    <w:szCs w:val="24"/>
                    <w:lang w:eastAsia="vi-VN"/>
                  </w:rPr>
                </w:rPrChange>
              </w:rPr>
            </w:pPr>
            <w:del w:id="11197" w:author="Phuong Truong Thi" w:date="2024-10-08T18:12:00Z">
              <w:r w:rsidRPr="00763017" w:rsidDel="007E0F89">
                <w:rPr>
                  <w:rFonts w:ascii="Times New Roman" w:hAnsi="Times New Roman"/>
                  <w:color w:val="000000"/>
                  <w:sz w:val="24"/>
                  <w:szCs w:val="24"/>
                  <w:lang w:val="vi-VN"/>
                  <w:rPrChange w:id="11198" w:author="thu nga" w:date="2024-09-30T13:54:00Z">
                    <w:rPr>
                      <w:rFonts w:ascii="Times New Roman" w:hAnsi="Times New Roman"/>
                      <w:color w:val="000000"/>
                      <w:sz w:val="24"/>
                      <w:szCs w:val="24"/>
                    </w:rPr>
                  </w:rPrChange>
                </w:rPr>
                <w:delText>Tổng số dư cuối kỳ các tài khoản TD  (Category là Saving) (Cả nội và ngoại tệ) cthangs trước</w:delText>
              </w:r>
            </w:del>
          </w:p>
        </w:tc>
        <w:tc>
          <w:tcPr>
            <w:tcW w:w="1070" w:type="dxa"/>
            <w:tcPrChange w:id="11199" w:author="thu nga" w:date="2024-10-01T10:49:00Z">
              <w:tcPr>
                <w:tcW w:w="1070" w:type="dxa"/>
              </w:tcPr>
            </w:tcPrChange>
          </w:tcPr>
          <w:p w14:paraId="5938E128" w14:textId="1143E5A1" w:rsidR="00FF4CD3" w:rsidRPr="00FF4CD3" w:rsidDel="007E0F89" w:rsidRDefault="00FF4CD3">
            <w:pPr>
              <w:spacing w:before="0" w:line="240" w:lineRule="auto"/>
              <w:contextualSpacing w:val="0"/>
              <w:jc w:val="center"/>
              <w:rPr>
                <w:del w:id="11200" w:author="Phuong Truong Thi" w:date="2024-10-08T18:12:00Z"/>
                <w:rFonts w:ascii="Times New Roman" w:eastAsia="Times New Roman" w:hAnsi="Times New Roman"/>
                <w:sz w:val="24"/>
                <w:szCs w:val="24"/>
                <w:lang w:val="vi-VN" w:eastAsia="vi-VN"/>
                <w:rPrChange w:id="11201" w:author="thu nga" w:date="2024-09-30T15:10:00Z">
                  <w:rPr>
                    <w:del w:id="11202" w:author="Phuong Truong Thi" w:date="2024-10-08T18:12:00Z"/>
                    <w:rFonts w:ascii="Times New Roman" w:eastAsia="Times New Roman" w:hAnsi="Times New Roman"/>
                    <w:sz w:val="24"/>
                    <w:szCs w:val="24"/>
                    <w:lang w:eastAsia="vi-VN"/>
                  </w:rPr>
                </w:rPrChange>
              </w:rPr>
              <w:pPrChange w:id="11203" w:author="thu nga" w:date="2024-09-30T15:15:00Z">
                <w:pPr>
                  <w:spacing w:before="0" w:line="240" w:lineRule="auto"/>
                  <w:contextualSpacing w:val="0"/>
                </w:pPr>
              </w:pPrChange>
            </w:pPr>
            <w:ins w:id="11204" w:author="thu nga" w:date="2024-09-30T15:12:00Z">
              <w:del w:id="11205"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206" w:author="thu nga" w:date="2024-10-01T10:49:00Z">
              <w:tcPr>
                <w:tcW w:w="1236" w:type="dxa"/>
              </w:tcPr>
            </w:tcPrChange>
          </w:tcPr>
          <w:p w14:paraId="4B5B5FAF" w14:textId="3425E78F" w:rsidR="00FF4CD3" w:rsidRPr="00AD0E1A" w:rsidDel="007E0F89" w:rsidRDefault="00434685">
            <w:pPr>
              <w:spacing w:before="0" w:line="240" w:lineRule="auto"/>
              <w:contextualSpacing w:val="0"/>
              <w:rPr>
                <w:del w:id="11207" w:author="Phuong Truong Thi" w:date="2024-10-08T18:12:00Z"/>
                <w:rFonts w:ascii="Times New Roman" w:eastAsia="Times New Roman" w:hAnsi="Times New Roman"/>
                <w:sz w:val="24"/>
                <w:szCs w:val="24"/>
                <w:lang w:eastAsia="vi-VN"/>
              </w:rPr>
            </w:pPr>
            <w:ins w:id="11208" w:author="thu nga" w:date="2024-10-01T10:11:00Z">
              <w:del w:id="11209" w:author="Phuong Truong Thi" w:date="2024-10-08T18:12:00Z">
                <w:r w:rsidDel="007E0F89">
                  <w:rPr>
                    <w:rFonts w:ascii="Times New Roman" w:eastAsia="Times New Roman" w:hAnsi="Times New Roman"/>
                    <w:sz w:val="24"/>
                    <w:szCs w:val="24"/>
                    <w:lang w:eastAsia="vi-VN"/>
                  </w:rPr>
                  <w:delText>Currency</w:delText>
                </w:r>
                <w:r w:rsidRPr="009058F0" w:rsidDel="007E0F89">
                  <w:rPr>
                    <w:rFonts w:ascii="Times New Roman" w:eastAsia="Times New Roman" w:hAnsi="Times New Roman"/>
                    <w:sz w:val="24"/>
                    <w:szCs w:val="24"/>
                    <w:lang w:eastAsia="vi-VN"/>
                  </w:rPr>
                  <w:delText xml:space="preserve"> </w:delText>
                </w:r>
              </w:del>
            </w:ins>
            <w:del w:id="11210" w:author="Phuong Truong Thi" w:date="2024-10-08T18:12:00Z">
              <w:r w:rsidR="00FF4CD3" w:rsidRPr="009058F0"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211" w:author="thu nga" w:date="2024-10-01T10:49:00Z">
              <w:tcPr>
                <w:tcW w:w="1417" w:type="dxa"/>
                <w:gridSpan w:val="2"/>
                <w:shd w:val="clear" w:color="auto" w:fill="auto"/>
                <w:noWrap/>
                <w:vAlign w:val="center"/>
              </w:tcPr>
            </w:tcPrChange>
          </w:tcPr>
          <w:p w14:paraId="0B729CA3" w14:textId="2D3138B6" w:rsidR="00FF4CD3" w:rsidRPr="00AD0E1A" w:rsidDel="007E0F89" w:rsidRDefault="00FF4CD3">
            <w:pPr>
              <w:spacing w:before="0" w:line="240" w:lineRule="auto"/>
              <w:contextualSpacing w:val="0"/>
              <w:rPr>
                <w:del w:id="11212" w:author="Phuong Truong Thi" w:date="2024-10-08T18:12:00Z"/>
                <w:rFonts w:ascii="Times New Roman" w:eastAsia="Times New Roman" w:hAnsi="Times New Roman"/>
                <w:sz w:val="24"/>
                <w:szCs w:val="24"/>
                <w:lang w:val="vi-VN" w:eastAsia="vi-VN"/>
              </w:rPr>
            </w:pPr>
          </w:p>
        </w:tc>
        <w:tc>
          <w:tcPr>
            <w:tcW w:w="992" w:type="dxa"/>
            <w:tcPrChange w:id="11213" w:author="thu nga" w:date="2024-10-01T10:49:00Z">
              <w:tcPr>
                <w:tcW w:w="851" w:type="dxa"/>
              </w:tcPr>
            </w:tcPrChange>
          </w:tcPr>
          <w:p w14:paraId="77C33D06" w14:textId="02653CD8" w:rsidR="00FF4CD3" w:rsidRPr="00AD0E1A" w:rsidDel="007E0F89" w:rsidRDefault="00FF4CD3">
            <w:pPr>
              <w:spacing w:before="0" w:line="240" w:lineRule="auto"/>
              <w:contextualSpacing w:val="0"/>
              <w:jc w:val="center"/>
              <w:rPr>
                <w:del w:id="11214" w:author="Phuong Truong Thi" w:date="2024-10-08T18:12:00Z"/>
                <w:rFonts w:ascii="Times New Roman" w:eastAsia="Times New Roman" w:hAnsi="Times New Roman"/>
                <w:sz w:val="24"/>
                <w:szCs w:val="24"/>
                <w:lang w:val="vi-VN" w:eastAsia="vi-VN"/>
              </w:rPr>
            </w:pPr>
            <w:del w:id="11215"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191435FB" w14:textId="726D5270" w:rsidTr="001859AE">
        <w:trPr>
          <w:gridAfter w:val="2"/>
          <w:wAfter w:w="17834" w:type="dxa"/>
          <w:trHeight w:val="276"/>
          <w:del w:id="11216" w:author="Phuong Truong Thi" w:date="2024-10-08T18:12:00Z"/>
          <w:trPrChange w:id="11217" w:author="thu nga" w:date="2024-10-01T10:49:00Z">
            <w:trPr>
              <w:gridAfter w:val="2"/>
              <w:wAfter w:w="17834" w:type="dxa"/>
              <w:trHeight w:val="276"/>
            </w:trPr>
          </w:trPrChange>
        </w:trPr>
        <w:tc>
          <w:tcPr>
            <w:tcW w:w="670" w:type="dxa"/>
            <w:shd w:val="clear" w:color="auto" w:fill="auto"/>
            <w:vAlign w:val="center"/>
            <w:tcPrChange w:id="11218" w:author="thu nga" w:date="2024-10-01T10:49:00Z">
              <w:tcPr>
                <w:tcW w:w="670" w:type="dxa"/>
                <w:shd w:val="clear" w:color="auto" w:fill="auto"/>
                <w:vAlign w:val="center"/>
              </w:tcPr>
            </w:tcPrChange>
          </w:tcPr>
          <w:p w14:paraId="2BCB94F1" w14:textId="0AD081C5" w:rsidR="00FF4CD3" w:rsidRPr="00AD0E1A" w:rsidDel="007E0F89" w:rsidRDefault="00FF4CD3">
            <w:pPr>
              <w:pStyle w:val="ListParagraph"/>
              <w:numPr>
                <w:ilvl w:val="0"/>
                <w:numId w:val="62"/>
              </w:numPr>
              <w:spacing w:before="0" w:line="240" w:lineRule="auto"/>
              <w:contextualSpacing w:val="0"/>
              <w:jc w:val="left"/>
              <w:rPr>
                <w:del w:id="11219" w:author="Phuong Truong Thi" w:date="2024-10-08T18:12:00Z"/>
                <w:rFonts w:eastAsia="Times New Roman"/>
                <w:szCs w:val="24"/>
                <w:lang w:val="vi-VN" w:eastAsia="vi-VN"/>
              </w:rPr>
            </w:pPr>
          </w:p>
        </w:tc>
        <w:tc>
          <w:tcPr>
            <w:tcW w:w="1735" w:type="dxa"/>
            <w:gridSpan w:val="2"/>
            <w:shd w:val="clear" w:color="auto" w:fill="auto"/>
            <w:vAlign w:val="center"/>
            <w:tcPrChange w:id="11220" w:author="thu nga" w:date="2024-10-01T10:49:00Z">
              <w:tcPr>
                <w:tcW w:w="1735" w:type="dxa"/>
                <w:gridSpan w:val="2"/>
                <w:shd w:val="clear" w:color="auto" w:fill="auto"/>
                <w:vAlign w:val="center"/>
              </w:tcPr>
            </w:tcPrChange>
          </w:tcPr>
          <w:p w14:paraId="3C1D9E3E" w14:textId="1EC0E024" w:rsidR="00FF4CD3" w:rsidRPr="00763017" w:rsidDel="007E0F89" w:rsidRDefault="00FF4CD3">
            <w:pPr>
              <w:spacing w:before="0" w:line="240" w:lineRule="auto"/>
              <w:contextualSpacing w:val="0"/>
              <w:rPr>
                <w:del w:id="11221" w:author="Phuong Truong Thi" w:date="2024-10-08T18:12:00Z"/>
                <w:rFonts w:ascii="Times New Roman" w:hAnsi="Times New Roman"/>
                <w:sz w:val="24"/>
                <w:szCs w:val="24"/>
                <w:lang w:val="vi-VN"/>
                <w:rPrChange w:id="11222" w:author="thu nga" w:date="2024-09-30T13:54:00Z">
                  <w:rPr>
                    <w:del w:id="11223" w:author="Phuong Truong Thi" w:date="2024-10-08T18:12:00Z"/>
                    <w:rFonts w:ascii="Times New Roman" w:hAnsi="Times New Roman"/>
                    <w:sz w:val="24"/>
                    <w:szCs w:val="24"/>
                  </w:rPr>
                </w:rPrChange>
              </w:rPr>
            </w:pPr>
            <w:del w:id="11224" w:author="Phuong Truong Thi" w:date="2024-10-08T18:12:00Z">
              <w:r w:rsidRPr="00763017" w:rsidDel="007E0F89">
                <w:rPr>
                  <w:rFonts w:ascii="Times New Roman" w:hAnsi="Times New Roman"/>
                  <w:color w:val="000000"/>
                  <w:sz w:val="24"/>
                  <w:szCs w:val="24"/>
                  <w:lang w:val="vi-VN"/>
                  <w:rPrChange w:id="11225" w:author="thu nga" w:date="2024-09-30T13:54:00Z">
                    <w:rPr>
                      <w:rFonts w:ascii="Times New Roman" w:hAnsi="Times New Roman"/>
                      <w:color w:val="000000"/>
                      <w:sz w:val="24"/>
                      <w:szCs w:val="24"/>
                    </w:rPr>
                  </w:rPrChange>
                </w:rPr>
                <w:delText>Chênh lệch số dư cuối kỳ TD so với ngày hôm trước</w:delText>
              </w:r>
            </w:del>
          </w:p>
        </w:tc>
        <w:tc>
          <w:tcPr>
            <w:tcW w:w="2230" w:type="dxa"/>
            <w:vAlign w:val="center"/>
            <w:tcPrChange w:id="11226" w:author="thu nga" w:date="2024-10-01T10:49:00Z">
              <w:tcPr>
                <w:tcW w:w="2230" w:type="dxa"/>
                <w:vAlign w:val="center"/>
              </w:tcPr>
            </w:tcPrChange>
          </w:tcPr>
          <w:p w14:paraId="6A584F43" w14:textId="7825F862" w:rsidR="00FF4CD3" w:rsidRPr="00763017" w:rsidDel="007E0F89" w:rsidRDefault="00FF4CD3">
            <w:pPr>
              <w:spacing w:before="0" w:line="240" w:lineRule="auto"/>
              <w:contextualSpacing w:val="0"/>
              <w:rPr>
                <w:del w:id="11227" w:author="Phuong Truong Thi" w:date="2024-10-08T18:12:00Z"/>
                <w:rFonts w:ascii="Times New Roman" w:eastAsia="Times New Roman" w:hAnsi="Times New Roman"/>
                <w:sz w:val="24"/>
                <w:szCs w:val="24"/>
                <w:lang w:val="vi-VN" w:eastAsia="vi-VN"/>
                <w:rPrChange w:id="11228" w:author="thu nga" w:date="2024-09-30T13:54:00Z">
                  <w:rPr>
                    <w:del w:id="11229" w:author="Phuong Truong Thi" w:date="2024-10-08T18:12:00Z"/>
                    <w:rFonts w:ascii="Times New Roman" w:eastAsia="Times New Roman" w:hAnsi="Times New Roman"/>
                    <w:sz w:val="24"/>
                    <w:szCs w:val="24"/>
                    <w:lang w:eastAsia="vi-VN"/>
                  </w:rPr>
                </w:rPrChange>
              </w:rPr>
            </w:pPr>
            <w:del w:id="11230" w:author="Phuong Truong Thi" w:date="2024-10-08T18:12:00Z">
              <w:r w:rsidRPr="00763017" w:rsidDel="007E0F89">
                <w:rPr>
                  <w:rFonts w:ascii="Times New Roman" w:hAnsi="Times New Roman"/>
                  <w:color w:val="000000"/>
                  <w:sz w:val="24"/>
                  <w:szCs w:val="24"/>
                  <w:lang w:val="vi-VN"/>
                  <w:rPrChange w:id="11231" w:author="thu nga" w:date="2024-09-30T13:54:00Z">
                    <w:rPr>
                      <w:rFonts w:ascii="Times New Roman" w:hAnsi="Times New Roman"/>
                      <w:color w:val="000000"/>
                      <w:sz w:val="24"/>
                      <w:szCs w:val="24"/>
                    </w:rPr>
                  </w:rPrChange>
                </w:rPr>
                <w:delText>Bằng = Số dư cuối kỳ TD ngày dữ liệu - Số dư cuối kỳ TD ngày (T-1)</w:delText>
              </w:r>
            </w:del>
          </w:p>
        </w:tc>
        <w:tc>
          <w:tcPr>
            <w:tcW w:w="1070" w:type="dxa"/>
            <w:tcPrChange w:id="11232" w:author="thu nga" w:date="2024-10-01T10:49:00Z">
              <w:tcPr>
                <w:tcW w:w="1070" w:type="dxa"/>
              </w:tcPr>
            </w:tcPrChange>
          </w:tcPr>
          <w:p w14:paraId="2A3BD2FE" w14:textId="728424F7" w:rsidR="00FF4CD3" w:rsidRPr="00FF4CD3" w:rsidDel="007E0F89" w:rsidRDefault="00FF4CD3">
            <w:pPr>
              <w:spacing w:before="0" w:line="240" w:lineRule="auto"/>
              <w:contextualSpacing w:val="0"/>
              <w:jc w:val="center"/>
              <w:rPr>
                <w:del w:id="11233" w:author="Phuong Truong Thi" w:date="2024-10-08T18:12:00Z"/>
                <w:rFonts w:ascii="Times New Roman" w:eastAsia="Times New Roman" w:hAnsi="Times New Roman"/>
                <w:sz w:val="24"/>
                <w:szCs w:val="24"/>
                <w:lang w:val="vi-VN" w:eastAsia="vi-VN"/>
                <w:rPrChange w:id="11234" w:author="thu nga" w:date="2024-09-30T15:10:00Z">
                  <w:rPr>
                    <w:del w:id="11235" w:author="Phuong Truong Thi" w:date="2024-10-08T18:12:00Z"/>
                    <w:rFonts w:ascii="Times New Roman" w:eastAsia="Times New Roman" w:hAnsi="Times New Roman"/>
                    <w:sz w:val="24"/>
                    <w:szCs w:val="24"/>
                    <w:lang w:eastAsia="vi-VN"/>
                  </w:rPr>
                </w:rPrChange>
              </w:rPr>
              <w:pPrChange w:id="11236" w:author="thu nga" w:date="2024-09-30T15:15:00Z">
                <w:pPr>
                  <w:spacing w:before="0" w:line="240" w:lineRule="auto"/>
                  <w:contextualSpacing w:val="0"/>
                </w:pPr>
              </w:pPrChange>
            </w:pPr>
            <w:ins w:id="11237" w:author="thu nga" w:date="2024-09-30T15:12:00Z">
              <w:del w:id="11238"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239" w:author="thu nga" w:date="2024-10-01T10:49:00Z">
              <w:tcPr>
                <w:tcW w:w="1236" w:type="dxa"/>
              </w:tcPr>
            </w:tcPrChange>
          </w:tcPr>
          <w:p w14:paraId="574C8F4E" w14:textId="67AC3FCE" w:rsidR="00FF4CD3" w:rsidRPr="00AD0E1A" w:rsidDel="007E0F89" w:rsidRDefault="00434685">
            <w:pPr>
              <w:spacing w:before="0" w:line="240" w:lineRule="auto"/>
              <w:contextualSpacing w:val="0"/>
              <w:rPr>
                <w:del w:id="11240" w:author="Phuong Truong Thi" w:date="2024-10-08T18:12:00Z"/>
                <w:rFonts w:ascii="Times New Roman" w:eastAsia="Times New Roman" w:hAnsi="Times New Roman"/>
                <w:sz w:val="24"/>
                <w:szCs w:val="24"/>
                <w:lang w:eastAsia="vi-VN"/>
              </w:rPr>
            </w:pPr>
            <w:ins w:id="11241" w:author="thu nga" w:date="2024-10-01T10:11:00Z">
              <w:del w:id="11242" w:author="Phuong Truong Thi" w:date="2024-10-08T18:12:00Z">
                <w:r w:rsidDel="007E0F89">
                  <w:rPr>
                    <w:rFonts w:ascii="Times New Roman" w:eastAsia="Times New Roman" w:hAnsi="Times New Roman"/>
                    <w:sz w:val="24"/>
                    <w:szCs w:val="24"/>
                    <w:lang w:eastAsia="vi-VN"/>
                  </w:rPr>
                  <w:delText xml:space="preserve">Currency </w:delText>
                </w:r>
              </w:del>
            </w:ins>
            <w:del w:id="11243"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244" w:author="thu nga" w:date="2024-10-01T10:49:00Z">
              <w:tcPr>
                <w:tcW w:w="1417" w:type="dxa"/>
                <w:gridSpan w:val="2"/>
                <w:shd w:val="clear" w:color="auto" w:fill="auto"/>
                <w:noWrap/>
                <w:vAlign w:val="center"/>
              </w:tcPr>
            </w:tcPrChange>
          </w:tcPr>
          <w:p w14:paraId="2F229AEC" w14:textId="56189D53" w:rsidR="00FF4CD3" w:rsidRPr="00AD0E1A" w:rsidDel="007E0F89" w:rsidRDefault="00FF4CD3">
            <w:pPr>
              <w:spacing w:before="0" w:line="240" w:lineRule="auto"/>
              <w:contextualSpacing w:val="0"/>
              <w:rPr>
                <w:del w:id="11245" w:author="Phuong Truong Thi" w:date="2024-10-08T18:12:00Z"/>
                <w:rFonts w:ascii="Times New Roman" w:eastAsia="Times New Roman" w:hAnsi="Times New Roman"/>
                <w:sz w:val="24"/>
                <w:szCs w:val="24"/>
                <w:lang w:val="vi-VN" w:eastAsia="vi-VN"/>
              </w:rPr>
            </w:pPr>
          </w:p>
        </w:tc>
        <w:tc>
          <w:tcPr>
            <w:tcW w:w="992" w:type="dxa"/>
            <w:tcPrChange w:id="11246" w:author="thu nga" w:date="2024-10-01T10:49:00Z">
              <w:tcPr>
                <w:tcW w:w="851" w:type="dxa"/>
              </w:tcPr>
            </w:tcPrChange>
          </w:tcPr>
          <w:p w14:paraId="171844CD" w14:textId="1B359A4E" w:rsidR="00FF4CD3" w:rsidRPr="00AD0E1A" w:rsidDel="007E0F89" w:rsidRDefault="00FF4CD3">
            <w:pPr>
              <w:spacing w:before="0" w:line="240" w:lineRule="auto"/>
              <w:contextualSpacing w:val="0"/>
              <w:jc w:val="center"/>
              <w:rPr>
                <w:del w:id="11247" w:author="Phuong Truong Thi" w:date="2024-10-08T18:12:00Z"/>
                <w:rFonts w:ascii="Times New Roman" w:eastAsia="Times New Roman" w:hAnsi="Times New Roman"/>
                <w:sz w:val="24"/>
                <w:szCs w:val="24"/>
                <w:lang w:val="vi-VN" w:eastAsia="vi-VN"/>
              </w:rPr>
            </w:pPr>
            <w:del w:id="11248"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36F360CF" w14:textId="452AF0C5" w:rsidTr="001859AE">
        <w:trPr>
          <w:gridAfter w:val="2"/>
          <w:wAfter w:w="17834" w:type="dxa"/>
          <w:trHeight w:val="276"/>
          <w:del w:id="11249" w:author="Phuong Truong Thi" w:date="2024-10-08T18:12:00Z"/>
          <w:trPrChange w:id="11250" w:author="thu nga" w:date="2024-10-01T10:49:00Z">
            <w:trPr>
              <w:gridAfter w:val="2"/>
              <w:wAfter w:w="17834" w:type="dxa"/>
              <w:trHeight w:val="276"/>
            </w:trPr>
          </w:trPrChange>
        </w:trPr>
        <w:tc>
          <w:tcPr>
            <w:tcW w:w="670" w:type="dxa"/>
            <w:shd w:val="clear" w:color="auto" w:fill="auto"/>
            <w:vAlign w:val="center"/>
            <w:tcPrChange w:id="11251" w:author="thu nga" w:date="2024-10-01T10:49:00Z">
              <w:tcPr>
                <w:tcW w:w="670" w:type="dxa"/>
                <w:shd w:val="clear" w:color="auto" w:fill="auto"/>
                <w:vAlign w:val="center"/>
              </w:tcPr>
            </w:tcPrChange>
          </w:tcPr>
          <w:p w14:paraId="376798EE" w14:textId="6700840D" w:rsidR="00FF4CD3" w:rsidRPr="00AD0E1A" w:rsidDel="007E0F89" w:rsidRDefault="00FF4CD3">
            <w:pPr>
              <w:pStyle w:val="ListParagraph"/>
              <w:numPr>
                <w:ilvl w:val="0"/>
                <w:numId w:val="62"/>
              </w:numPr>
              <w:spacing w:before="0" w:line="240" w:lineRule="auto"/>
              <w:contextualSpacing w:val="0"/>
              <w:jc w:val="left"/>
              <w:rPr>
                <w:del w:id="11252" w:author="Phuong Truong Thi" w:date="2024-10-08T18:12:00Z"/>
                <w:rFonts w:eastAsia="Times New Roman"/>
                <w:szCs w:val="24"/>
                <w:lang w:val="vi-VN" w:eastAsia="vi-VN"/>
              </w:rPr>
            </w:pPr>
          </w:p>
        </w:tc>
        <w:tc>
          <w:tcPr>
            <w:tcW w:w="1735" w:type="dxa"/>
            <w:gridSpan w:val="2"/>
            <w:shd w:val="clear" w:color="auto" w:fill="auto"/>
            <w:vAlign w:val="center"/>
            <w:tcPrChange w:id="11253" w:author="thu nga" w:date="2024-10-01T10:49:00Z">
              <w:tcPr>
                <w:tcW w:w="1735" w:type="dxa"/>
                <w:gridSpan w:val="2"/>
                <w:shd w:val="clear" w:color="auto" w:fill="auto"/>
                <w:vAlign w:val="center"/>
              </w:tcPr>
            </w:tcPrChange>
          </w:tcPr>
          <w:p w14:paraId="1C62A586" w14:textId="71D21D88" w:rsidR="00FF4CD3" w:rsidRPr="00763017" w:rsidDel="007E0F89" w:rsidRDefault="00FF4CD3">
            <w:pPr>
              <w:spacing w:before="0" w:line="240" w:lineRule="auto"/>
              <w:contextualSpacing w:val="0"/>
              <w:rPr>
                <w:del w:id="11254" w:author="Phuong Truong Thi" w:date="2024-10-08T18:12:00Z"/>
                <w:rFonts w:ascii="Times New Roman" w:hAnsi="Times New Roman"/>
                <w:sz w:val="24"/>
                <w:szCs w:val="24"/>
                <w:lang w:val="vi-VN"/>
                <w:rPrChange w:id="11255" w:author="thu nga" w:date="2024-09-30T13:54:00Z">
                  <w:rPr>
                    <w:del w:id="11256" w:author="Phuong Truong Thi" w:date="2024-10-08T18:12:00Z"/>
                    <w:rFonts w:ascii="Times New Roman" w:hAnsi="Times New Roman"/>
                    <w:sz w:val="24"/>
                    <w:szCs w:val="24"/>
                  </w:rPr>
                </w:rPrChange>
              </w:rPr>
            </w:pPr>
            <w:del w:id="11257" w:author="Phuong Truong Thi" w:date="2024-10-08T18:12:00Z">
              <w:r w:rsidRPr="00763017" w:rsidDel="007E0F89">
                <w:rPr>
                  <w:rFonts w:ascii="Times New Roman" w:hAnsi="Times New Roman"/>
                  <w:color w:val="000000"/>
                  <w:sz w:val="24"/>
                  <w:szCs w:val="24"/>
                  <w:lang w:val="vi-VN"/>
                  <w:rPrChange w:id="11258" w:author="thu nga" w:date="2024-09-30T13:54:00Z">
                    <w:rPr>
                      <w:rFonts w:ascii="Times New Roman" w:hAnsi="Times New Roman"/>
                      <w:color w:val="000000"/>
                      <w:sz w:val="24"/>
                      <w:szCs w:val="24"/>
                    </w:rPr>
                  </w:rPrChange>
                </w:rPr>
                <w:delText>Chênh lệch số dư cuối kỳ TD so với chốt tháng trước</w:delText>
              </w:r>
            </w:del>
          </w:p>
        </w:tc>
        <w:tc>
          <w:tcPr>
            <w:tcW w:w="2230" w:type="dxa"/>
            <w:vAlign w:val="center"/>
            <w:tcPrChange w:id="11259" w:author="thu nga" w:date="2024-10-01T10:49:00Z">
              <w:tcPr>
                <w:tcW w:w="2230" w:type="dxa"/>
                <w:vAlign w:val="center"/>
              </w:tcPr>
            </w:tcPrChange>
          </w:tcPr>
          <w:p w14:paraId="7E88E77A" w14:textId="554D1845" w:rsidR="00FF4CD3" w:rsidRPr="00763017" w:rsidDel="007E0F89" w:rsidRDefault="00FF4CD3">
            <w:pPr>
              <w:spacing w:before="0" w:line="240" w:lineRule="auto"/>
              <w:contextualSpacing w:val="0"/>
              <w:rPr>
                <w:del w:id="11260" w:author="Phuong Truong Thi" w:date="2024-10-08T18:12:00Z"/>
                <w:rFonts w:ascii="Times New Roman" w:eastAsia="Times New Roman" w:hAnsi="Times New Roman"/>
                <w:sz w:val="24"/>
                <w:szCs w:val="24"/>
                <w:lang w:val="vi-VN" w:eastAsia="vi-VN"/>
                <w:rPrChange w:id="11261" w:author="thu nga" w:date="2024-09-30T13:54:00Z">
                  <w:rPr>
                    <w:del w:id="11262" w:author="Phuong Truong Thi" w:date="2024-10-08T18:12:00Z"/>
                    <w:rFonts w:ascii="Times New Roman" w:eastAsia="Times New Roman" w:hAnsi="Times New Roman"/>
                    <w:sz w:val="24"/>
                    <w:szCs w:val="24"/>
                    <w:lang w:eastAsia="vi-VN"/>
                  </w:rPr>
                </w:rPrChange>
              </w:rPr>
            </w:pPr>
            <w:del w:id="11263" w:author="Phuong Truong Thi" w:date="2024-10-08T18:12:00Z">
              <w:r w:rsidRPr="00763017" w:rsidDel="007E0F89">
                <w:rPr>
                  <w:rFonts w:ascii="Times New Roman" w:hAnsi="Times New Roman"/>
                  <w:color w:val="000000"/>
                  <w:sz w:val="24"/>
                  <w:szCs w:val="24"/>
                  <w:lang w:val="vi-VN"/>
                  <w:rPrChange w:id="11264" w:author="thu nga" w:date="2024-09-30T13:54:00Z">
                    <w:rPr>
                      <w:rFonts w:ascii="Times New Roman" w:hAnsi="Times New Roman"/>
                      <w:color w:val="000000"/>
                      <w:sz w:val="24"/>
                      <w:szCs w:val="24"/>
                    </w:rPr>
                  </w:rPrChange>
                </w:rPr>
                <w:delText>Bằng = Số dư cuối kỳ TD ngày dữ liệu - Số dư cuối kỳ TD tháng (T-1)</w:delText>
              </w:r>
            </w:del>
          </w:p>
        </w:tc>
        <w:tc>
          <w:tcPr>
            <w:tcW w:w="1070" w:type="dxa"/>
            <w:tcPrChange w:id="11265" w:author="thu nga" w:date="2024-10-01T10:49:00Z">
              <w:tcPr>
                <w:tcW w:w="1070" w:type="dxa"/>
              </w:tcPr>
            </w:tcPrChange>
          </w:tcPr>
          <w:p w14:paraId="09D5AAAA" w14:textId="3154CE6F" w:rsidR="00FF4CD3" w:rsidRPr="00FF4CD3" w:rsidDel="007E0F89" w:rsidRDefault="00FF4CD3">
            <w:pPr>
              <w:spacing w:before="0" w:line="240" w:lineRule="auto"/>
              <w:contextualSpacing w:val="0"/>
              <w:jc w:val="center"/>
              <w:rPr>
                <w:del w:id="11266" w:author="Phuong Truong Thi" w:date="2024-10-08T18:12:00Z"/>
                <w:rFonts w:ascii="Times New Roman" w:eastAsia="Times New Roman" w:hAnsi="Times New Roman"/>
                <w:sz w:val="24"/>
                <w:szCs w:val="24"/>
                <w:lang w:val="vi-VN" w:eastAsia="vi-VN"/>
                <w:rPrChange w:id="11267" w:author="thu nga" w:date="2024-09-30T15:10:00Z">
                  <w:rPr>
                    <w:del w:id="11268" w:author="Phuong Truong Thi" w:date="2024-10-08T18:12:00Z"/>
                    <w:rFonts w:ascii="Times New Roman" w:eastAsia="Times New Roman" w:hAnsi="Times New Roman"/>
                    <w:sz w:val="24"/>
                    <w:szCs w:val="24"/>
                    <w:lang w:eastAsia="vi-VN"/>
                  </w:rPr>
                </w:rPrChange>
              </w:rPr>
              <w:pPrChange w:id="11269" w:author="thu nga" w:date="2024-09-30T15:15:00Z">
                <w:pPr>
                  <w:spacing w:before="0" w:line="240" w:lineRule="auto"/>
                  <w:contextualSpacing w:val="0"/>
                </w:pPr>
              </w:pPrChange>
            </w:pPr>
            <w:ins w:id="11270" w:author="thu nga" w:date="2024-09-30T15:12:00Z">
              <w:del w:id="11271"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272" w:author="thu nga" w:date="2024-10-01T10:49:00Z">
              <w:tcPr>
                <w:tcW w:w="1236" w:type="dxa"/>
              </w:tcPr>
            </w:tcPrChange>
          </w:tcPr>
          <w:p w14:paraId="0F74CEF6" w14:textId="7F65508E" w:rsidR="00FF4CD3" w:rsidRPr="00AD0E1A" w:rsidDel="007E0F89" w:rsidRDefault="00434685">
            <w:pPr>
              <w:spacing w:before="0" w:line="240" w:lineRule="auto"/>
              <w:contextualSpacing w:val="0"/>
              <w:rPr>
                <w:del w:id="11273" w:author="Phuong Truong Thi" w:date="2024-10-08T18:12:00Z"/>
                <w:rFonts w:ascii="Times New Roman" w:eastAsia="Times New Roman" w:hAnsi="Times New Roman"/>
                <w:sz w:val="24"/>
                <w:szCs w:val="24"/>
                <w:lang w:eastAsia="vi-VN"/>
              </w:rPr>
            </w:pPr>
            <w:ins w:id="11274" w:author="thu nga" w:date="2024-10-01T10:11:00Z">
              <w:del w:id="11275" w:author="Phuong Truong Thi" w:date="2024-10-08T18:12:00Z">
                <w:r w:rsidDel="007E0F89">
                  <w:rPr>
                    <w:rFonts w:ascii="Times New Roman" w:eastAsia="Times New Roman" w:hAnsi="Times New Roman"/>
                    <w:sz w:val="24"/>
                    <w:szCs w:val="24"/>
                    <w:lang w:eastAsia="vi-VN"/>
                  </w:rPr>
                  <w:delText>Currency</w:delText>
                </w:r>
                <w:r w:rsidRPr="00222C0A" w:rsidDel="007E0F89">
                  <w:rPr>
                    <w:rFonts w:ascii="Times New Roman" w:eastAsia="Times New Roman" w:hAnsi="Times New Roman"/>
                    <w:sz w:val="24"/>
                    <w:szCs w:val="24"/>
                    <w:lang w:eastAsia="vi-VN"/>
                  </w:rPr>
                  <w:delText xml:space="preserve"> </w:delText>
                </w:r>
              </w:del>
            </w:ins>
            <w:del w:id="11276" w:author="Phuong Truong Thi" w:date="2024-10-08T18:12:00Z">
              <w:r w:rsidR="00FF4CD3" w:rsidRPr="00222C0A"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277" w:author="thu nga" w:date="2024-10-01T10:49:00Z">
              <w:tcPr>
                <w:tcW w:w="1417" w:type="dxa"/>
                <w:gridSpan w:val="2"/>
                <w:shd w:val="clear" w:color="auto" w:fill="auto"/>
                <w:noWrap/>
                <w:vAlign w:val="center"/>
              </w:tcPr>
            </w:tcPrChange>
          </w:tcPr>
          <w:p w14:paraId="0F347F93" w14:textId="6CD0596F" w:rsidR="00FF4CD3" w:rsidRPr="00AD0E1A" w:rsidDel="007E0F89" w:rsidRDefault="00FF4CD3">
            <w:pPr>
              <w:spacing w:before="0" w:line="240" w:lineRule="auto"/>
              <w:contextualSpacing w:val="0"/>
              <w:rPr>
                <w:del w:id="11278" w:author="Phuong Truong Thi" w:date="2024-10-08T18:12:00Z"/>
                <w:rFonts w:ascii="Times New Roman" w:eastAsia="Times New Roman" w:hAnsi="Times New Roman"/>
                <w:sz w:val="24"/>
                <w:szCs w:val="24"/>
                <w:lang w:val="vi-VN" w:eastAsia="vi-VN"/>
              </w:rPr>
            </w:pPr>
          </w:p>
        </w:tc>
        <w:tc>
          <w:tcPr>
            <w:tcW w:w="992" w:type="dxa"/>
            <w:tcPrChange w:id="11279" w:author="thu nga" w:date="2024-10-01T10:49:00Z">
              <w:tcPr>
                <w:tcW w:w="851" w:type="dxa"/>
              </w:tcPr>
            </w:tcPrChange>
          </w:tcPr>
          <w:p w14:paraId="0FD34464" w14:textId="01FF9605" w:rsidR="00FF4CD3" w:rsidRPr="00AD0E1A" w:rsidDel="007E0F89" w:rsidRDefault="00FF4CD3">
            <w:pPr>
              <w:spacing w:before="0" w:line="240" w:lineRule="auto"/>
              <w:contextualSpacing w:val="0"/>
              <w:jc w:val="center"/>
              <w:rPr>
                <w:del w:id="11280" w:author="Phuong Truong Thi" w:date="2024-10-08T18:12:00Z"/>
                <w:rFonts w:ascii="Times New Roman" w:eastAsia="Times New Roman" w:hAnsi="Times New Roman"/>
                <w:sz w:val="24"/>
                <w:szCs w:val="24"/>
                <w:lang w:val="vi-VN" w:eastAsia="vi-VN"/>
              </w:rPr>
            </w:pPr>
            <w:del w:id="11281"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10875446" w14:textId="035C84C8" w:rsidTr="001859AE">
        <w:trPr>
          <w:gridAfter w:val="2"/>
          <w:wAfter w:w="17834" w:type="dxa"/>
          <w:trHeight w:val="276"/>
          <w:del w:id="11282" w:author="Phuong Truong Thi" w:date="2024-10-08T18:12:00Z"/>
          <w:trPrChange w:id="11283" w:author="thu nga" w:date="2024-10-01T10:49:00Z">
            <w:trPr>
              <w:gridAfter w:val="2"/>
              <w:wAfter w:w="17834" w:type="dxa"/>
              <w:trHeight w:val="276"/>
            </w:trPr>
          </w:trPrChange>
        </w:trPr>
        <w:tc>
          <w:tcPr>
            <w:tcW w:w="670" w:type="dxa"/>
            <w:shd w:val="clear" w:color="auto" w:fill="auto"/>
            <w:vAlign w:val="center"/>
            <w:tcPrChange w:id="11284" w:author="thu nga" w:date="2024-10-01T10:49:00Z">
              <w:tcPr>
                <w:tcW w:w="670" w:type="dxa"/>
                <w:shd w:val="clear" w:color="auto" w:fill="auto"/>
                <w:vAlign w:val="center"/>
              </w:tcPr>
            </w:tcPrChange>
          </w:tcPr>
          <w:p w14:paraId="31D5ACAF" w14:textId="1B637CD4" w:rsidR="00FF4CD3" w:rsidRPr="00AD0E1A" w:rsidDel="007E0F89" w:rsidRDefault="00FF4CD3">
            <w:pPr>
              <w:pStyle w:val="ListParagraph"/>
              <w:numPr>
                <w:ilvl w:val="0"/>
                <w:numId w:val="62"/>
              </w:numPr>
              <w:spacing w:before="0" w:line="240" w:lineRule="auto"/>
              <w:contextualSpacing w:val="0"/>
              <w:jc w:val="left"/>
              <w:rPr>
                <w:del w:id="11285" w:author="Phuong Truong Thi" w:date="2024-10-08T18:12:00Z"/>
                <w:rFonts w:eastAsia="Times New Roman"/>
                <w:szCs w:val="24"/>
                <w:lang w:val="vi-VN" w:eastAsia="vi-VN"/>
              </w:rPr>
            </w:pPr>
          </w:p>
        </w:tc>
        <w:tc>
          <w:tcPr>
            <w:tcW w:w="1735" w:type="dxa"/>
            <w:gridSpan w:val="2"/>
            <w:shd w:val="clear" w:color="auto" w:fill="auto"/>
            <w:vAlign w:val="center"/>
            <w:tcPrChange w:id="11286" w:author="thu nga" w:date="2024-10-01T10:49:00Z">
              <w:tcPr>
                <w:tcW w:w="1735" w:type="dxa"/>
                <w:gridSpan w:val="2"/>
                <w:shd w:val="clear" w:color="auto" w:fill="auto"/>
                <w:vAlign w:val="center"/>
              </w:tcPr>
            </w:tcPrChange>
          </w:tcPr>
          <w:p w14:paraId="6D4E73FD" w14:textId="2C7EE51E" w:rsidR="00FF4CD3" w:rsidRPr="00763017" w:rsidDel="007E0F89" w:rsidRDefault="00FF4CD3">
            <w:pPr>
              <w:spacing w:before="0" w:line="240" w:lineRule="auto"/>
              <w:contextualSpacing w:val="0"/>
              <w:rPr>
                <w:del w:id="11287" w:author="Phuong Truong Thi" w:date="2024-10-08T18:12:00Z"/>
                <w:rFonts w:ascii="Times New Roman" w:hAnsi="Times New Roman"/>
                <w:sz w:val="24"/>
                <w:szCs w:val="24"/>
                <w:lang w:val="vi-VN"/>
                <w:rPrChange w:id="11288" w:author="thu nga" w:date="2024-09-30T13:54:00Z">
                  <w:rPr>
                    <w:del w:id="11289" w:author="Phuong Truong Thi" w:date="2024-10-08T18:12:00Z"/>
                    <w:rFonts w:ascii="Times New Roman" w:hAnsi="Times New Roman"/>
                    <w:sz w:val="24"/>
                    <w:szCs w:val="24"/>
                  </w:rPr>
                </w:rPrChange>
              </w:rPr>
            </w:pPr>
            <w:del w:id="11290" w:author="Phuong Truong Thi" w:date="2024-10-08T18:12:00Z">
              <w:r w:rsidRPr="00763017" w:rsidDel="007E0F89">
                <w:rPr>
                  <w:rFonts w:ascii="Times New Roman" w:hAnsi="Times New Roman"/>
                  <w:color w:val="000000"/>
                  <w:sz w:val="24"/>
                  <w:szCs w:val="24"/>
                  <w:lang w:val="vi-VN"/>
                  <w:rPrChange w:id="11291" w:author="thu nga" w:date="2024-09-30T13:54:00Z">
                    <w:rPr>
                      <w:rFonts w:ascii="Times New Roman" w:hAnsi="Times New Roman"/>
                      <w:color w:val="000000"/>
                      <w:sz w:val="24"/>
                      <w:szCs w:val="24"/>
                    </w:rPr>
                  </w:rPrChange>
                </w:rPr>
                <w:delText>ADB_TD: Số dư bình quân TD (Cả nội và ngoại tệ) tháng này</w:delText>
              </w:r>
            </w:del>
          </w:p>
        </w:tc>
        <w:tc>
          <w:tcPr>
            <w:tcW w:w="2230" w:type="dxa"/>
            <w:vAlign w:val="center"/>
            <w:tcPrChange w:id="11292" w:author="thu nga" w:date="2024-10-01T10:49:00Z">
              <w:tcPr>
                <w:tcW w:w="2230" w:type="dxa"/>
                <w:vAlign w:val="center"/>
              </w:tcPr>
            </w:tcPrChange>
          </w:tcPr>
          <w:p w14:paraId="6044A145" w14:textId="75E44632" w:rsidR="00FF4CD3" w:rsidRPr="00763017" w:rsidDel="007E0F89" w:rsidRDefault="00FF4CD3">
            <w:pPr>
              <w:spacing w:before="0" w:line="240" w:lineRule="auto"/>
              <w:contextualSpacing w:val="0"/>
              <w:rPr>
                <w:del w:id="11293" w:author="Phuong Truong Thi" w:date="2024-10-08T18:12:00Z"/>
                <w:rFonts w:ascii="Times New Roman" w:eastAsia="Times New Roman" w:hAnsi="Times New Roman"/>
                <w:sz w:val="24"/>
                <w:szCs w:val="24"/>
                <w:lang w:val="vi-VN" w:eastAsia="vi-VN"/>
                <w:rPrChange w:id="11294" w:author="thu nga" w:date="2024-09-30T13:54:00Z">
                  <w:rPr>
                    <w:del w:id="11295" w:author="Phuong Truong Thi" w:date="2024-10-08T18:12:00Z"/>
                    <w:rFonts w:ascii="Times New Roman" w:eastAsia="Times New Roman" w:hAnsi="Times New Roman"/>
                    <w:sz w:val="24"/>
                    <w:szCs w:val="24"/>
                    <w:lang w:eastAsia="vi-VN"/>
                  </w:rPr>
                </w:rPrChange>
              </w:rPr>
            </w:pPr>
            <w:del w:id="11296" w:author="Phuong Truong Thi" w:date="2024-10-08T18:12:00Z">
              <w:r w:rsidRPr="00763017" w:rsidDel="007E0F89">
                <w:rPr>
                  <w:rFonts w:ascii="Times New Roman" w:hAnsi="Times New Roman"/>
                  <w:color w:val="000000"/>
                  <w:sz w:val="24"/>
                  <w:szCs w:val="24"/>
                  <w:lang w:val="vi-VN"/>
                  <w:rPrChange w:id="11297" w:author="thu nga" w:date="2024-09-30T13:54:00Z">
                    <w:rPr>
                      <w:rFonts w:ascii="Times New Roman" w:hAnsi="Times New Roman"/>
                      <w:color w:val="000000"/>
                      <w:sz w:val="24"/>
                      <w:szCs w:val="24"/>
                    </w:rPr>
                  </w:rPrChange>
                </w:rPr>
                <w:delText>Tổng số dư bình quân các Tài khoản TD (Category là Saving) (Cả nội và ngoại tệ) tháng này</w:delText>
              </w:r>
            </w:del>
          </w:p>
        </w:tc>
        <w:tc>
          <w:tcPr>
            <w:tcW w:w="1070" w:type="dxa"/>
            <w:tcPrChange w:id="11298" w:author="thu nga" w:date="2024-10-01T10:49:00Z">
              <w:tcPr>
                <w:tcW w:w="1070" w:type="dxa"/>
              </w:tcPr>
            </w:tcPrChange>
          </w:tcPr>
          <w:p w14:paraId="6DB8FB8E" w14:textId="4AEAE958" w:rsidR="00FF4CD3" w:rsidRPr="00FF4CD3" w:rsidDel="007E0F89" w:rsidRDefault="00FF4CD3">
            <w:pPr>
              <w:spacing w:before="0" w:line="240" w:lineRule="auto"/>
              <w:contextualSpacing w:val="0"/>
              <w:jc w:val="center"/>
              <w:rPr>
                <w:del w:id="11299" w:author="Phuong Truong Thi" w:date="2024-10-08T18:12:00Z"/>
                <w:rFonts w:ascii="Times New Roman" w:eastAsia="Times New Roman" w:hAnsi="Times New Roman"/>
                <w:sz w:val="24"/>
                <w:szCs w:val="24"/>
                <w:lang w:val="vi-VN" w:eastAsia="vi-VN"/>
                <w:rPrChange w:id="11300" w:author="thu nga" w:date="2024-09-30T15:10:00Z">
                  <w:rPr>
                    <w:del w:id="11301" w:author="Phuong Truong Thi" w:date="2024-10-08T18:12:00Z"/>
                    <w:rFonts w:ascii="Times New Roman" w:eastAsia="Times New Roman" w:hAnsi="Times New Roman"/>
                    <w:sz w:val="24"/>
                    <w:szCs w:val="24"/>
                    <w:lang w:eastAsia="vi-VN"/>
                  </w:rPr>
                </w:rPrChange>
              </w:rPr>
              <w:pPrChange w:id="11302" w:author="thu nga" w:date="2024-09-30T15:15:00Z">
                <w:pPr>
                  <w:spacing w:before="0" w:line="240" w:lineRule="auto"/>
                  <w:contextualSpacing w:val="0"/>
                </w:pPr>
              </w:pPrChange>
            </w:pPr>
            <w:ins w:id="11303" w:author="thu nga" w:date="2024-09-30T15:12:00Z">
              <w:del w:id="11304"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305" w:author="thu nga" w:date="2024-10-01T10:49:00Z">
              <w:tcPr>
                <w:tcW w:w="1236" w:type="dxa"/>
              </w:tcPr>
            </w:tcPrChange>
          </w:tcPr>
          <w:p w14:paraId="75C49683" w14:textId="6A00F6CD" w:rsidR="00FF4CD3" w:rsidRPr="00AD0E1A" w:rsidDel="007E0F89" w:rsidRDefault="00434685">
            <w:pPr>
              <w:spacing w:before="0" w:line="240" w:lineRule="auto"/>
              <w:contextualSpacing w:val="0"/>
              <w:rPr>
                <w:del w:id="11306" w:author="Phuong Truong Thi" w:date="2024-10-08T18:12:00Z"/>
                <w:rFonts w:ascii="Times New Roman" w:eastAsia="Times New Roman" w:hAnsi="Times New Roman"/>
                <w:sz w:val="24"/>
                <w:szCs w:val="24"/>
                <w:lang w:eastAsia="vi-VN"/>
              </w:rPr>
            </w:pPr>
            <w:ins w:id="11307" w:author="thu nga" w:date="2024-10-01T10:11:00Z">
              <w:del w:id="11308" w:author="Phuong Truong Thi" w:date="2024-10-08T18:12:00Z">
                <w:r w:rsidDel="007E0F89">
                  <w:rPr>
                    <w:rFonts w:ascii="Times New Roman" w:eastAsia="Times New Roman" w:hAnsi="Times New Roman"/>
                    <w:sz w:val="24"/>
                    <w:szCs w:val="24"/>
                    <w:lang w:eastAsia="vi-VN"/>
                  </w:rPr>
                  <w:delText>Currency</w:delText>
                </w:r>
                <w:r w:rsidRPr="00222C0A" w:rsidDel="007E0F89">
                  <w:rPr>
                    <w:rFonts w:ascii="Times New Roman" w:eastAsia="Times New Roman" w:hAnsi="Times New Roman"/>
                    <w:sz w:val="24"/>
                    <w:szCs w:val="24"/>
                    <w:lang w:eastAsia="vi-VN"/>
                  </w:rPr>
                  <w:delText xml:space="preserve"> </w:delText>
                </w:r>
              </w:del>
            </w:ins>
            <w:del w:id="11309" w:author="Phuong Truong Thi" w:date="2024-10-08T18:12:00Z">
              <w:r w:rsidR="00FF4CD3" w:rsidRPr="00222C0A"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310" w:author="thu nga" w:date="2024-10-01T10:49:00Z">
              <w:tcPr>
                <w:tcW w:w="1417" w:type="dxa"/>
                <w:gridSpan w:val="2"/>
                <w:shd w:val="clear" w:color="auto" w:fill="auto"/>
                <w:noWrap/>
                <w:vAlign w:val="center"/>
              </w:tcPr>
            </w:tcPrChange>
          </w:tcPr>
          <w:p w14:paraId="11CF051F" w14:textId="4209169A" w:rsidR="00FF4CD3" w:rsidRPr="00AD0E1A" w:rsidDel="007E0F89" w:rsidRDefault="00FF4CD3">
            <w:pPr>
              <w:spacing w:before="0" w:line="240" w:lineRule="auto"/>
              <w:contextualSpacing w:val="0"/>
              <w:rPr>
                <w:del w:id="11311" w:author="Phuong Truong Thi" w:date="2024-10-08T18:12:00Z"/>
                <w:rFonts w:ascii="Times New Roman" w:eastAsia="Times New Roman" w:hAnsi="Times New Roman"/>
                <w:sz w:val="24"/>
                <w:szCs w:val="24"/>
                <w:lang w:val="vi-VN" w:eastAsia="vi-VN"/>
              </w:rPr>
            </w:pPr>
          </w:p>
        </w:tc>
        <w:tc>
          <w:tcPr>
            <w:tcW w:w="992" w:type="dxa"/>
            <w:tcPrChange w:id="11312" w:author="thu nga" w:date="2024-10-01T10:49:00Z">
              <w:tcPr>
                <w:tcW w:w="851" w:type="dxa"/>
              </w:tcPr>
            </w:tcPrChange>
          </w:tcPr>
          <w:p w14:paraId="117A010F" w14:textId="4281A9D1" w:rsidR="00FF4CD3" w:rsidRPr="00AD0E1A" w:rsidDel="007E0F89" w:rsidRDefault="00FF4CD3">
            <w:pPr>
              <w:spacing w:before="0" w:line="240" w:lineRule="auto"/>
              <w:contextualSpacing w:val="0"/>
              <w:jc w:val="center"/>
              <w:rPr>
                <w:del w:id="11313" w:author="Phuong Truong Thi" w:date="2024-10-08T18:12:00Z"/>
                <w:rFonts w:ascii="Times New Roman" w:eastAsia="Times New Roman" w:hAnsi="Times New Roman"/>
                <w:sz w:val="24"/>
                <w:szCs w:val="24"/>
                <w:lang w:val="vi-VN" w:eastAsia="vi-VN"/>
              </w:rPr>
            </w:pPr>
            <w:del w:id="11314"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A59ACDE" w14:textId="584A47B9" w:rsidTr="001859AE">
        <w:trPr>
          <w:gridAfter w:val="2"/>
          <w:wAfter w:w="17834" w:type="dxa"/>
          <w:trHeight w:val="276"/>
          <w:del w:id="11315" w:author="Phuong Truong Thi" w:date="2024-10-08T18:12:00Z"/>
          <w:trPrChange w:id="11316" w:author="thu nga" w:date="2024-10-01T10:49:00Z">
            <w:trPr>
              <w:gridAfter w:val="2"/>
              <w:wAfter w:w="17834" w:type="dxa"/>
              <w:trHeight w:val="276"/>
            </w:trPr>
          </w:trPrChange>
        </w:trPr>
        <w:tc>
          <w:tcPr>
            <w:tcW w:w="670" w:type="dxa"/>
            <w:shd w:val="clear" w:color="auto" w:fill="auto"/>
            <w:vAlign w:val="center"/>
            <w:tcPrChange w:id="11317" w:author="thu nga" w:date="2024-10-01T10:49:00Z">
              <w:tcPr>
                <w:tcW w:w="670" w:type="dxa"/>
                <w:shd w:val="clear" w:color="auto" w:fill="auto"/>
                <w:vAlign w:val="center"/>
              </w:tcPr>
            </w:tcPrChange>
          </w:tcPr>
          <w:p w14:paraId="32B8C145" w14:textId="0F5E9592" w:rsidR="00FF4CD3" w:rsidRPr="00AD0E1A" w:rsidDel="007E0F89" w:rsidRDefault="00FF4CD3">
            <w:pPr>
              <w:pStyle w:val="ListParagraph"/>
              <w:numPr>
                <w:ilvl w:val="0"/>
                <w:numId w:val="62"/>
              </w:numPr>
              <w:spacing w:before="0" w:line="240" w:lineRule="auto"/>
              <w:contextualSpacing w:val="0"/>
              <w:jc w:val="left"/>
              <w:rPr>
                <w:del w:id="11318" w:author="Phuong Truong Thi" w:date="2024-10-08T18:12:00Z"/>
                <w:rFonts w:eastAsia="Times New Roman"/>
                <w:szCs w:val="24"/>
                <w:lang w:val="vi-VN" w:eastAsia="vi-VN"/>
              </w:rPr>
            </w:pPr>
          </w:p>
        </w:tc>
        <w:tc>
          <w:tcPr>
            <w:tcW w:w="1735" w:type="dxa"/>
            <w:gridSpan w:val="2"/>
            <w:shd w:val="clear" w:color="auto" w:fill="auto"/>
            <w:vAlign w:val="center"/>
            <w:tcPrChange w:id="11319" w:author="thu nga" w:date="2024-10-01T10:49:00Z">
              <w:tcPr>
                <w:tcW w:w="1735" w:type="dxa"/>
                <w:gridSpan w:val="2"/>
                <w:shd w:val="clear" w:color="auto" w:fill="auto"/>
                <w:vAlign w:val="center"/>
              </w:tcPr>
            </w:tcPrChange>
          </w:tcPr>
          <w:p w14:paraId="74DB449D" w14:textId="1A988782" w:rsidR="00FF4CD3" w:rsidRPr="00763017" w:rsidDel="007E0F89" w:rsidRDefault="00FF4CD3">
            <w:pPr>
              <w:spacing w:before="0" w:line="240" w:lineRule="auto"/>
              <w:contextualSpacing w:val="0"/>
              <w:rPr>
                <w:del w:id="11320" w:author="Phuong Truong Thi" w:date="2024-10-08T18:12:00Z"/>
                <w:rFonts w:ascii="Times New Roman" w:hAnsi="Times New Roman"/>
                <w:sz w:val="24"/>
                <w:szCs w:val="24"/>
                <w:lang w:val="vi-VN"/>
                <w:rPrChange w:id="11321" w:author="thu nga" w:date="2024-09-30T13:54:00Z">
                  <w:rPr>
                    <w:del w:id="11322" w:author="Phuong Truong Thi" w:date="2024-10-08T18:12:00Z"/>
                    <w:rFonts w:ascii="Times New Roman" w:hAnsi="Times New Roman"/>
                    <w:sz w:val="24"/>
                    <w:szCs w:val="24"/>
                  </w:rPr>
                </w:rPrChange>
              </w:rPr>
            </w:pPr>
            <w:del w:id="11323" w:author="Phuong Truong Thi" w:date="2024-10-08T18:12:00Z">
              <w:r w:rsidRPr="00763017" w:rsidDel="007E0F89">
                <w:rPr>
                  <w:rFonts w:ascii="Times New Roman" w:hAnsi="Times New Roman"/>
                  <w:color w:val="000000"/>
                  <w:sz w:val="24"/>
                  <w:szCs w:val="24"/>
                  <w:lang w:val="vi-VN"/>
                  <w:rPrChange w:id="11324" w:author="thu nga" w:date="2024-09-30T13:54:00Z">
                    <w:rPr>
                      <w:rFonts w:ascii="Times New Roman" w:hAnsi="Times New Roman"/>
                      <w:color w:val="000000"/>
                      <w:sz w:val="24"/>
                      <w:szCs w:val="24"/>
                    </w:rPr>
                  </w:rPrChange>
                </w:rPr>
                <w:delText>ADB_TD: Số dư bình quân TD (Cả nội và ngoại tệ) tháng trước</w:delText>
              </w:r>
            </w:del>
          </w:p>
        </w:tc>
        <w:tc>
          <w:tcPr>
            <w:tcW w:w="2230" w:type="dxa"/>
            <w:vAlign w:val="center"/>
            <w:tcPrChange w:id="11325" w:author="thu nga" w:date="2024-10-01T10:49:00Z">
              <w:tcPr>
                <w:tcW w:w="2230" w:type="dxa"/>
                <w:vAlign w:val="center"/>
              </w:tcPr>
            </w:tcPrChange>
          </w:tcPr>
          <w:p w14:paraId="43E5CA2B" w14:textId="5353F084" w:rsidR="00FF4CD3" w:rsidRPr="00763017" w:rsidDel="007E0F89" w:rsidRDefault="00FF4CD3">
            <w:pPr>
              <w:spacing w:before="0" w:line="240" w:lineRule="auto"/>
              <w:contextualSpacing w:val="0"/>
              <w:rPr>
                <w:del w:id="11326" w:author="Phuong Truong Thi" w:date="2024-10-08T18:12:00Z"/>
                <w:rFonts w:ascii="Times New Roman" w:eastAsia="Times New Roman" w:hAnsi="Times New Roman"/>
                <w:sz w:val="24"/>
                <w:szCs w:val="24"/>
                <w:lang w:val="vi-VN" w:eastAsia="vi-VN"/>
                <w:rPrChange w:id="11327" w:author="thu nga" w:date="2024-09-30T13:54:00Z">
                  <w:rPr>
                    <w:del w:id="11328" w:author="Phuong Truong Thi" w:date="2024-10-08T18:12:00Z"/>
                    <w:rFonts w:ascii="Times New Roman" w:eastAsia="Times New Roman" w:hAnsi="Times New Roman"/>
                    <w:sz w:val="24"/>
                    <w:szCs w:val="24"/>
                    <w:lang w:eastAsia="vi-VN"/>
                  </w:rPr>
                </w:rPrChange>
              </w:rPr>
            </w:pPr>
            <w:del w:id="11329" w:author="Phuong Truong Thi" w:date="2024-10-08T18:12:00Z">
              <w:r w:rsidRPr="00763017" w:rsidDel="007E0F89">
                <w:rPr>
                  <w:rFonts w:ascii="Times New Roman" w:hAnsi="Times New Roman"/>
                  <w:color w:val="000000"/>
                  <w:sz w:val="24"/>
                  <w:szCs w:val="24"/>
                  <w:lang w:val="vi-VN"/>
                  <w:rPrChange w:id="11330" w:author="thu nga" w:date="2024-09-30T13:54:00Z">
                    <w:rPr>
                      <w:rFonts w:ascii="Times New Roman" w:hAnsi="Times New Roman"/>
                      <w:color w:val="000000"/>
                      <w:sz w:val="24"/>
                      <w:szCs w:val="24"/>
                    </w:rPr>
                  </w:rPrChange>
                </w:rPr>
                <w:delText>Tổng số dư bình quân các Tài khoản TD (Category là Saving) (Cả nội và ngoại tệ) tháng trước T-1</w:delText>
              </w:r>
            </w:del>
          </w:p>
        </w:tc>
        <w:tc>
          <w:tcPr>
            <w:tcW w:w="1070" w:type="dxa"/>
            <w:tcPrChange w:id="11331" w:author="thu nga" w:date="2024-10-01T10:49:00Z">
              <w:tcPr>
                <w:tcW w:w="1070" w:type="dxa"/>
              </w:tcPr>
            </w:tcPrChange>
          </w:tcPr>
          <w:p w14:paraId="08B80084" w14:textId="4298CF34" w:rsidR="00FF4CD3" w:rsidRPr="00FF4CD3" w:rsidDel="007E0F89" w:rsidRDefault="00FF4CD3">
            <w:pPr>
              <w:spacing w:before="0" w:line="240" w:lineRule="auto"/>
              <w:contextualSpacing w:val="0"/>
              <w:jc w:val="center"/>
              <w:rPr>
                <w:del w:id="11332" w:author="Phuong Truong Thi" w:date="2024-10-08T18:12:00Z"/>
                <w:rFonts w:ascii="Times New Roman" w:eastAsia="Times New Roman" w:hAnsi="Times New Roman"/>
                <w:sz w:val="24"/>
                <w:szCs w:val="24"/>
                <w:lang w:val="vi-VN" w:eastAsia="vi-VN"/>
                <w:rPrChange w:id="11333" w:author="thu nga" w:date="2024-09-30T15:10:00Z">
                  <w:rPr>
                    <w:del w:id="11334" w:author="Phuong Truong Thi" w:date="2024-10-08T18:12:00Z"/>
                    <w:rFonts w:ascii="Times New Roman" w:eastAsia="Times New Roman" w:hAnsi="Times New Roman"/>
                    <w:sz w:val="24"/>
                    <w:szCs w:val="24"/>
                    <w:lang w:eastAsia="vi-VN"/>
                  </w:rPr>
                </w:rPrChange>
              </w:rPr>
              <w:pPrChange w:id="11335" w:author="thu nga" w:date="2024-09-30T15:15:00Z">
                <w:pPr>
                  <w:spacing w:before="0" w:line="240" w:lineRule="auto"/>
                  <w:contextualSpacing w:val="0"/>
                </w:pPr>
              </w:pPrChange>
            </w:pPr>
            <w:ins w:id="11336" w:author="thu nga" w:date="2024-09-30T15:12:00Z">
              <w:del w:id="11337"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338" w:author="thu nga" w:date="2024-10-01T10:49:00Z">
              <w:tcPr>
                <w:tcW w:w="1236" w:type="dxa"/>
              </w:tcPr>
            </w:tcPrChange>
          </w:tcPr>
          <w:p w14:paraId="1AE41EFE" w14:textId="03CA7646" w:rsidR="00FF4CD3" w:rsidRPr="00AD0E1A" w:rsidDel="007E0F89" w:rsidRDefault="00434685">
            <w:pPr>
              <w:spacing w:before="0" w:line="240" w:lineRule="auto"/>
              <w:contextualSpacing w:val="0"/>
              <w:rPr>
                <w:del w:id="11339" w:author="Phuong Truong Thi" w:date="2024-10-08T18:12:00Z"/>
                <w:rFonts w:ascii="Times New Roman" w:eastAsia="Times New Roman" w:hAnsi="Times New Roman"/>
                <w:sz w:val="24"/>
                <w:szCs w:val="24"/>
                <w:lang w:eastAsia="vi-VN"/>
              </w:rPr>
            </w:pPr>
            <w:ins w:id="11340" w:author="thu nga" w:date="2024-10-01T10:11:00Z">
              <w:del w:id="11341" w:author="Phuong Truong Thi" w:date="2024-10-08T18:12:00Z">
                <w:r w:rsidDel="007E0F89">
                  <w:rPr>
                    <w:rFonts w:ascii="Times New Roman" w:eastAsia="Times New Roman" w:hAnsi="Times New Roman"/>
                    <w:sz w:val="24"/>
                    <w:szCs w:val="24"/>
                    <w:lang w:eastAsia="vi-VN"/>
                  </w:rPr>
                  <w:delText>Currency</w:delText>
                </w:r>
                <w:r w:rsidRPr="00222C0A" w:rsidDel="007E0F89">
                  <w:rPr>
                    <w:rFonts w:ascii="Times New Roman" w:eastAsia="Times New Roman" w:hAnsi="Times New Roman"/>
                    <w:sz w:val="24"/>
                    <w:szCs w:val="24"/>
                    <w:lang w:eastAsia="vi-VN"/>
                  </w:rPr>
                  <w:delText xml:space="preserve"> </w:delText>
                </w:r>
              </w:del>
            </w:ins>
            <w:del w:id="11342" w:author="Phuong Truong Thi" w:date="2024-10-08T18:12:00Z">
              <w:r w:rsidR="00FF4CD3" w:rsidRPr="00222C0A"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343" w:author="thu nga" w:date="2024-10-01T10:49:00Z">
              <w:tcPr>
                <w:tcW w:w="1417" w:type="dxa"/>
                <w:gridSpan w:val="2"/>
                <w:shd w:val="clear" w:color="auto" w:fill="auto"/>
                <w:noWrap/>
                <w:vAlign w:val="center"/>
              </w:tcPr>
            </w:tcPrChange>
          </w:tcPr>
          <w:p w14:paraId="3C85B5BD" w14:textId="09281940" w:rsidR="00FF4CD3" w:rsidRPr="00AD0E1A" w:rsidDel="007E0F89" w:rsidRDefault="00FF4CD3">
            <w:pPr>
              <w:spacing w:before="0" w:line="240" w:lineRule="auto"/>
              <w:contextualSpacing w:val="0"/>
              <w:rPr>
                <w:del w:id="11344" w:author="Phuong Truong Thi" w:date="2024-10-08T18:12:00Z"/>
                <w:rFonts w:ascii="Times New Roman" w:eastAsia="Times New Roman" w:hAnsi="Times New Roman"/>
                <w:sz w:val="24"/>
                <w:szCs w:val="24"/>
                <w:lang w:val="vi-VN" w:eastAsia="vi-VN"/>
              </w:rPr>
            </w:pPr>
          </w:p>
        </w:tc>
        <w:tc>
          <w:tcPr>
            <w:tcW w:w="992" w:type="dxa"/>
            <w:tcPrChange w:id="11345" w:author="thu nga" w:date="2024-10-01T10:49:00Z">
              <w:tcPr>
                <w:tcW w:w="851" w:type="dxa"/>
              </w:tcPr>
            </w:tcPrChange>
          </w:tcPr>
          <w:p w14:paraId="5B5BC321" w14:textId="340FAC1B" w:rsidR="00FF4CD3" w:rsidRPr="00AD0E1A" w:rsidDel="007E0F89" w:rsidRDefault="00FF4CD3">
            <w:pPr>
              <w:spacing w:before="0" w:line="240" w:lineRule="auto"/>
              <w:contextualSpacing w:val="0"/>
              <w:jc w:val="center"/>
              <w:rPr>
                <w:del w:id="11346" w:author="Phuong Truong Thi" w:date="2024-10-08T18:12:00Z"/>
                <w:rFonts w:ascii="Times New Roman" w:eastAsia="Times New Roman" w:hAnsi="Times New Roman"/>
                <w:sz w:val="24"/>
                <w:szCs w:val="24"/>
                <w:lang w:val="vi-VN" w:eastAsia="vi-VN"/>
              </w:rPr>
            </w:pPr>
            <w:del w:id="1134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4BE787E" w14:textId="2FE3DD59" w:rsidTr="001859AE">
        <w:trPr>
          <w:gridAfter w:val="2"/>
          <w:wAfter w:w="17834" w:type="dxa"/>
          <w:trHeight w:val="276"/>
          <w:del w:id="11348" w:author="Phuong Truong Thi" w:date="2024-10-08T18:12:00Z"/>
          <w:trPrChange w:id="11349" w:author="thu nga" w:date="2024-10-01T10:49:00Z">
            <w:trPr>
              <w:gridAfter w:val="2"/>
              <w:wAfter w:w="17834" w:type="dxa"/>
              <w:trHeight w:val="276"/>
            </w:trPr>
          </w:trPrChange>
        </w:trPr>
        <w:tc>
          <w:tcPr>
            <w:tcW w:w="670" w:type="dxa"/>
            <w:shd w:val="clear" w:color="auto" w:fill="auto"/>
            <w:vAlign w:val="center"/>
            <w:tcPrChange w:id="11350" w:author="thu nga" w:date="2024-10-01T10:49:00Z">
              <w:tcPr>
                <w:tcW w:w="670" w:type="dxa"/>
                <w:shd w:val="clear" w:color="auto" w:fill="auto"/>
                <w:vAlign w:val="center"/>
              </w:tcPr>
            </w:tcPrChange>
          </w:tcPr>
          <w:p w14:paraId="0D499F5C" w14:textId="34AE5BB9" w:rsidR="00FF4CD3" w:rsidRPr="00AD0E1A" w:rsidDel="007E0F89" w:rsidRDefault="00FF4CD3">
            <w:pPr>
              <w:pStyle w:val="ListParagraph"/>
              <w:numPr>
                <w:ilvl w:val="0"/>
                <w:numId w:val="62"/>
              </w:numPr>
              <w:spacing w:before="0" w:line="240" w:lineRule="auto"/>
              <w:contextualSpacing w:val="0"/>
              <w:jc w:val="left"/>
              <w:rPr>
                <w:del w:id="11351" w:author="Phuong Truong Thi" w:date="2024-10-08T18:12:00Z"/>
                <w:rFonts w:eastAsia="Times New Roman"/>
                <w:szCs w:val="24"/>
                <w:lang w:val="vi-VN" w:eastAsia="vi-VN"/>
              </w:rPr>
            </w:pPr>
          </w:p>
        </w:tc>
        <w:tc>
          <w:tcPr>
            <w:tcW w:w="1735" w:type="dxa"/>
            <w:gridSpan w:val="2"/>
            <w:shd w:val="clear" w:color="auto" w:fill="auto"/>
            <w:vAlign w:val="center"/>
            <w:tcPrChange w:id="11352" w:author="thu nga" w:date="2024-10-01T10:49:00Z">
              <w:tcPr>
                <w:tcW w:w="1735" w:type="dxa"/>
                <w:gridSpan w:val="2"/>
                <w:shd w:val="clear" w:color="auto" w:fill="auto"/>
                <w:vAlign w:val="center"/>
              </w:tcPr>
            </w:tcPrChange>
          </w:tcPr>
          <w:p w14:paraId="5C7356AD" w14:textId="689B0DC1" w:rsidR="00FF4CD3" w:rsidRPr="00763017" w:rsidDel="007E0F89" w:rsidRDefault="00FF4CD3">
            <w:pPr>
              <w:spacing w:before="0" w:line="240" w:lineRule="auto"/>
              <w:contextualSpacing w:val="0"/>
              <w:rPr>
                <w:del w:id="11353" w:author="Phuong Truong Thi" w:date="2024-10-08T18:12:00Z"/>
                <w:rFonts w:ascii="Times New Roman" w:hAnsi="Times New Roman"/>
                <w:sz w:val="24"/>
                <w:szCs w:val="24"/>
                <w:lang w:val="vi-VN"/>
                <w:rPrChange w:id="11354" w:author="thu nga" w:date="2024-09-30T13:54:00Z">
                  <w:rPr>
                    <w:del w:id="11355" w:author="Phuong Truong Thi" w:date="2024-10-08T18:12:00Z"/>
                    <w:rFonts w:ascii="Times New Roman" w:hAnsi="Times New Roman"/>
                    <w:sz w:val="24"/>
                    <w:szCs w:val="24"/>
                  </w:rPr>
                </w:rPrChange>
              </w:rPr>
            </w:pPr>
            <w:del w:id="11356" w:author="Phuong Truong Thi" w:date="2024-10-08T18:12:00Z">
              <w:r w:rsidRPr="00763017" w:rsidDel="007E0F89">
                <w:rPr>
                  <w:rFonts w:ascii="Times New Roman" w:hAnsi="Times New Roman"/>
                  <w:color w:val="000000"/>
                  <w:sz w:val="24"/>
                  <w:szCs w:val="24"/>
                  <w:lang w:val="vi-VN"/>
                  <w:rPrChange w:id="11357" w:author="thu nga" w:date="2024-09-30T13:54:00Z">
                    <w:rPr>
                      <w:rFonts w:ascii="Times New Roman" w:hAnsi="Times New Roman"/>
                      <w:color w:val="000000"/>
                      <w:sz w:val="24"/>
                      <w:szCs w:val="24"/>
                    </w:rPr>
                  </w:rPrChange>
                </w:rPr>
                <w:delText>ADB_TD Trung bình số dư TD 3 tháng gần nhất</w:delText>
              </w:r>
            </w:del>
          </w:p>
        </w:tc>
        <w:tc>
          <w:tcPr>
            <w:tcW w:w="2230" w:type="dxa"/>
            <w:vAlign w:val="center"/>
            <w:tcPrChange w:id="11358" w:author="thu nga" w:date="2024-10-01T10:49:00Z">
              <w:tcPr>
                <w:tcW w:w="2230" w:type="dxa"/>
                <w:vAlign w:val="center"/>
              </w:tcPr>
            </w:tcPrChange>
          </w:tcPr>
          <w:p w14:paraId="79E478A1" w14:textId="7A9BA677" w:rsidR="00FF4CD3" w:rsidRPr="00763017" w:rsidDel="007E0F89" w:rsidRDefault="00FF4CD3">
            <w:pPr>
              <w:spacing w:before="0" w:line="240" w:lineRule="auto"/>
              <w:contextualSpacing w:val="0"/>
              <w:rPr>
                <w:del w:id="11359" w:author="Phuong Truong Thi" w:date="2024-10-08T18:12:00Z"/>
                <w:rFonts w:ascii="Times New Roman" w:eastAsia="Times New Roman" w:hAnsi="Times New Roman"/>
                <w:sz w:val="24"/>
                <w:szCs w:val="24"/>
                <w:lang w:val="vi-VN" w:eastAsia="vi-VN"/>
                <w:rPrChange w:id="11360" w:author="thu nga" w:date="2024-09-30T13:54:00Z">
                  <w:rPr>
                    <w:del w:id="11361" w:author="Phuong Truong Thi" w:date="2024-10-08T18:12:00Z"/>
                    <w:rFonts w:ascii="Times New Roman" w:eastAsia="Times New Roman" w:hAnsi="Times New Roman"/>
                    <w:sz w:val="24"/>
                    <w:szCs w:val="24"/>
                    <w:lang w:eastAsia="vi-VN"/>
                  </w:rPr>
                </w:rPrChange>
              </w:rPr>
            </w:pPr>
            <w:del w:id="11362" w:author="Phuong Truong Thi" w:date="2024-10-08T18:12:00Z">
              <w:r w:rsidRPr="00763017" w:rsidDel="007E0F89">
                <w:rPr>
                  <w:rFonts w:ascii="Times New Roman" w:hAnsi="Times New Roman"/>
                  <w:color w:val="000000"/>
                  <w:sz w:val="24"/>
                  <w:szCs w:val="24"/>
                  <w:lang w:val="vi-VN"/>
                  <w:rPrChange w:id="11363" w:author="thu nga" w:date="2024-09-30T13:54:00Z">
                    <w:rPr>
                      <w:rFonts w:ascii="Times New Roman" w:hAnsi="Times New Roman"/>
                      <w:color w:val="000000"/>
                      <w:sz w:val="24"/>
                      <w:szCs w:val="24"/>
                    </w:rPr>
                  </w:rPrChange>
                </w:rPr>
                <w:delText>Tổng số dư bình quân các Tài khoản TD (Category là Saving) (Cả nội và ngoại tệ)trung bình trong 3 tháng gần nhất (Tháng T-3, T-2, T-1)</w:delText>
              </w:r>
            </w:del>
          </w:p>
        </w:tc>
        <w:tc>
          <w:tcPr>
            <w:tcW w:w="1070" w:type="dxa"/>
            <w:tcPrChange w:id="11364" w:author="thu nga" w:date="2024-10-01T10:49:00Z">
              <w:tcPr>
                <w:tcW w:w="1070" w:type="dxa"/>
              </w:tcPr>
            </w:tcPrChange>
          </w:tcPr>
          <w:p w14:paraId="767C1576" w14:textId="11DA3DD4" w:rsidR="00FF4CD3" w:rsidRPr="00FF4CD3" w:rsidDel="007E0F89" w:rsidRDefault="00FF4CD3">
            <w:pPr>
              <w:spacing w:before="0" w:line="240" w:lineRule="auto"/>
              <w:contextualSpacing w:val="0"/>
              <w:jc w:val="center"/>
              <w:rPr>
                <w:del w:id="11365" w:author="Phuong Truong Thi" w:date="2024-10-08T18:12:00Z"/>
                <w:rFonts w:ascii="Times New Roman" w:eastAsia="Times New Roman" w:hAnsi="Times New Roman"/>
                <w:sz w:val="24"/>
                <w:szCs w:val="24"/>
                <w:lang w:val="vi-VN" w:eastAsia="vi-VN"/>
                <w:rPrChange w:id="11366" w:author="thu nga" w:date="2024-09-30T15:10:00Z">
                  <w:rPr>
                    <w:del w:id="11367" w:author="Phuong Truong Thi" w:date="2024-10-08T18:12:00Z"/>
                    <w:rFonts w:ascii="Times New Roman" w:eastAsia="Times New Roman" w:hAnsi="Times New Roman"/>
                    <w:sz w:val="24"/>
                    <w:szCs w:val="24"/>
                    <w:lang w:eastAsia="vi-VN"/>
                  </w:rPr>
                </w:rPrChange>
              </w:rPr>
              <w:pPrChange w:id="11368" w:author="thu nga" w:date="2024-09-30T15:15:00Z">
                <w:pPr>
                  <w:spacing w:before="0" w:line="240" w:lineRule="auto"/>
                  <w:contextualSpacing w:val="0"/>
                </w:pPr>
              </w:pPrChange>
            </w:pPr>
            <w:ins w:id="11369" w:author="thu nga" w:date="2024-09-30T15:12:00Z">
              <w:del w:id="11370"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371" w:author="thu nga" w:date="2024-10-01T10:49:00Z">
              <w:tcPr>
                <w:tcW w:w="1236" w:type="dxa"/>
              </w:tcPr>
            </w:tcPrChange>
          </w:tcPr>
          <w:p w14:paraId="4FD104E9" w14:textId="3A93C0BD" w:rsidR="00FF4CD3" w:rsidRPr="00AD0E1A" w:rsidDel="007E0F89" w:rsidRDefault="00434685">
            <w:pPr>
              <w:spacing w:before="0" w:line="240" w:lineRule="auto"/>
              <w:contextualSpacing w:val="0"/>
              <w:rPr>
                <w:del w:id="11372" w:author="Phuong Truong Thi" w:date="2024-10-08T18:12:00Z"/>
                <w:rFonts w:ascii="Times New Roman" w:eastAsia="Times New Roman" w:hAnsi="Times New Roman"/>
                <w:sz w:val="24"/>
                <w:szCs w:val="24"/>
                <w:lang w:eastAsia="vi-VN"/>
              </w:rPr>
            </w:pPr>
            <w:ins w:id="11373" w:author="thu nga" w:date="2024-10-01T10:11:00Z">
              <w:del w:id="11374" w:author="Phuong Truong Thi" w:date="2024-10-08T18:12:00Z">
                <w:r w:rsidDel="007E0F89">
                  <w:rPr>
                    <w:rFonts w:ascii="Times New Roman" w:eastAsia="Times New Roman" w:hAnsi="Times New Roman"/>
                    <w:sz w:val="24"/>
                    <w:szCs w:val="24"/>
                    <w:lang w:eastAsia="vi-VN"/>
                  </w:rPr>
                  <w:delText>Currency</w:delText>
                </w:r>
                <w:r w:rsidRPr="00222C0A" w:rsidDel="007E0F89">
                  <w:rPr>
                    <w:rFonts w:ascii="Times New Roman" w:eastAsia="Times New Roman" w:hAnsi="Times New Roman"/>
                    <w:sz w:val="24"/>
                    <w:szCs w:val="24"/>
                    <w:lang w:eastAsia="vi-VN"/>
                  </w:rPr>
                  <w:delText xml:space="preserve"> </w:delText>
                </w:r>
              </w:del>
            </w:ins>
            <w:del w:id="11375" w:author="Phuong Truong Thi" w:date="2024-10-08T18:12:00Z">
              <w:r w:rsidR="00FF4CD3" w:rsidRPr="00222C0A"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376" w:author="thu nga" w:date="2024-10-01T10:49:00Z">
              <w:tcPr>
                <w:tcW w:w="1417" w:type="dxa"/>
                <w:gridSpan w:val="2"/>
                <w:shd w:val="clear" w:color="auto" w:fill="auto"/>
                <w:noWrap/>
                <w:vAlign w:val="center"/>
              </w:tcPr>
            </w:tcPrChange>
          </w:tcPr>
          <w:p w14:paraId="20B64539" w14:textId="5155EDB3" w:rsidR="00FF4CD3" w:rsidRPr="00AD0E1A" w:rsidDel="007E0F89" w:rsidRDefault="00FF4CD3">
            <w:pPr>
              <w:spacing w:before="0" w:line="240" w:lineRule="auto"/>
              <w:contextualSpacing w:val="0"/>
              <w:rPr>
                <w:del w:id="11377" w:author="Phuong Truong Thi" w:date="2024-10-08T18:12:00Z"/>
                <w:rFonts w:ascii="Times New Roman" w:eastAsia="Times New Roman" w:hAnsi="Times New Roman"/>
                <w:sz w:val="24"/>
                <w:szCs w:val="24"/>
                <w:lang w:val="vi-VN" w:eastAsia="vi-VN"/>
              </w:rPr>
            </w:pPr>
          </w:p>
        </w:tc>
        <w:tc>
          <w:tcPr>
            <w:tcW w:w="992" w:type="dxa"/>
            <w:tcPrChange w:id="11378" w:author="thu nga" w:date="2024-10-01T10:49:00Z">
              <w:tcPr>
                <w:tcW w:w="851" w:type="dxa"/>
              </w:tcPr>
            </w:tcPrChange>
          </w:tcPr>
          <w:p w14:paraId="57E0C3A5" w14:textId="79CC5B9F" w:rsidR="00FF4CD3" w:rsidRPr="00AD0E1A" w:rsidDel="007E0F89" w:rsidRDefault="00FF4CD3">
            <w:pPr>
              <w:spacing w:before="0" w:line="240" w:lineRule="auto"/>
              <w:contextualSpacing w:val="0"/>
              <w:jc w:val="center"/>
              <w:rPr>
                <w:del w:id="11379" w:author="Phuong Truong Thi" w:date="2024-10-08T18:12:00Z"/>
                <w:rFonts w:ascii="Times New Roman" w:eastAsia="Times New Roman" w:hAnsi="Times New Roman"/>
                <w:sz w:val="24"/>
                <w:szCs w:val="24"/>
                <w:lang w:val="vi-VN" w:eastAsia="vi-VN"/>
              </w:rPr>
            </w:pPr>
            <w:del w:id="1138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780394F1" w14:textId="1DCE48C8" w:rsidTr="001859AE">
        <w:trPr>
          <w:gridAfter w:val="2"/>
          <w:wAfter w:w="17834" w:type="dxa"/>
          <w:trHeight w:val="276"/>
          <w:del w:id="11381" w:author="Phuong Truong Thi" w:date="2024-10-08T18:12:00Z"/>
          <w:trPrChange w:id="11382" w:author="thu nga" w:date="2024-10-01T10:49:00Z">
            <w:trPr>
              <w:gridAfter w:val="2"/>
              <w:wAfter w:w="17834" w:type="dxa"/>
              <w:trHeight w:val="276"/>
            </w:trPr>
          </w:trPrChange>
        </w:trPr>
        <w:tc>
          <w:tcPr>
            <w:tcW w:w="670" w:type="dxa"/>
            <w:shd w:val="clear" w:color="auto" w:fill="auto"/>
            <w:vAlign w:val="center"/>
            <w:tcPrChange w:id="11383" w:author="thu nga" w:date="2024-10-01T10:49:00Z">
              <w:tcPr>
                <w:tcW w:w="670" w:type="dxa"/>
                <w:shd w:val="clear" w:color="auto" w:fill="auto"/>
                <w:vAlign w:val="center"/>
              </w:tcPr>
            </w:tcPrChange>
          </w:tcPr>
          <w:p w14:paraId="7A2154A9" w14:textId="53AF591A" w:rsidR="00FF4CD3" w:rsidRPr="00AD0E1A" w:rsidDel="007E0F89" w:rsidRDefault="00FF4CD3">
            <w:pPr>
              <w:pStyle w:val="ListParagraph"/>
              <w:numPr>
                <w:ilvl w:val="0"/>
                <w:numId w:val="62"/>
              </w:numPr>
              <w:spacing w:before="0" w:line="240" w:lineRule="auto"/>
              <w:contextualSpacing w:val="0"/>
              <w:jc w:val="left"/>
              <w:rPr>
                <w:del w:id="11384" w:author="Phuong Truong Thi" w:date="2024-10-08T18:12:00Z"/>
                <w:rFonts w:eastAsia="Times New Roman"/>
                <w:szCs w:val="24"/>
                <w:lang w:val="vi-VN" w:eastAsia="vi-VN"/>
              </w:rPr>
            </w:pPr>
          </w:p>
        </w:tc>
        <w:tc>
          <w:tcPr>
            <w:tcW w:w="1735" w:type="dxa"/>
            <w:gridSpan w:val="2"/>
            <w:shd w:val="clear" w:color="auto" w:fill="auto"/>
            <w:vAlign w:val="center"/>
            <w:tcPrChange w:id="11385" w:author="thu nga" w:date="2024-10-01T10:49:00Z">
              <w:tcPr>
                <w:tcW w:w="1735" w:type="dxa"/>
                <w:gridSpan w:val="2"/>
                <w:shd w:val="clear" w:color="auto" w:fill="auto"/>
                <w:vAlign w:val="center"/>
              </w:tcPr>
            </w:tcPrChange>
          </w:tcPr>
          <w:p w14:paraId="6BB9BDE5" w14:textId="0D965820" w:rsidR="00FF4CD3" w:rsidRPr="00763017" w:rsidDel="007E0F89" w:rsidRDefault="00FF4CD3">
            <w:pPr>
              <w:spacing w:before="0" w:line="240" w:lineRule="auto"/>
              <w:contextualSpacing w:val="0"/>
              <w:rPr>
                <w:del w:id="11386" w:author="Phuong Truong Thi" w:date="2024-10-08T18:12:00Z"/>
                <w:rFonts w:ascii="Times New Roman" w:hAnsi="Times New Roman"/>
                <w:sz w:val="24"/>
                <w:szCs w:val="24"/>
                <w:lang w:val="vi-VN"/>
                <w:rPrChange w:id="11387" w:author="thu nga" w:date="2024-09-30T13:54:00Z">
                  <w:rPr>
                    <w:del w:id="11388" w:author="Phuong Truong Thi" w:date="2024-10-08T18:12:00Z"/>
                    <w:rFonts w:ascii="Times New Roman" w:hAnsi="Times New Roman"/>
                    <w:sz w:val="24"/>
                    <w:szCs w:val="24"/>
                  </w:rPr>
                </w:rPrChange>
              </w:rPr>
            </w:pPr>
            <w:del w:id="11389" w:author="Phuong Truong Thi" w:date="2024-10-08T18:12:00Z">
              <w:r w:rsidRPr="00763017" w:rsidDel="007E0F89">
                <w:rPr>
                  <w:rFonts w:ascii="Times New Roman" w:hAnsi="Times New Roman"/>
                  <w:color w:val="000000"/>
                  <w:sz w:val="24"/>
                  <w:szCs w:val="24"/>
                  <w:lang w:val="vi-VN"/>
                  <w:rPrChange w:id="11390" w:author="thu nga" w:date="2024-09-30T13:54:00Z">
                    <w:rPr>
                      <w:rFonts w:ascii="Times New Roman" w:hAnsi="Times New Roman"/>
                      <w:color w:val="000000"/>
                      <w:sz w:val="24"/>
                      <w:szCs w:val="24"/>
                    </w:rPr>
                  </w:rPrChange>
                </w:rPr>
                <w:delText>Chênh lệch số dư bình quân TD so với chốt tháng trước</w:delText>
              </w:r>
            </w:del>
          </w:p>
        </w:tc>
        <w:tc>
          <w:tcPr>
            <w:tcW w:w="2230" w:type="dxa"/>
            <w:vAlign w:val="center"/>
            <w:tcPrChange w:id="11391" w:author="thu nga" w:date="2024-10-01T10:49:00Z">
              <w:tcPr>
                <w:tcW w:w="2230" w:type="dxa"/>
                <w:vAlign w:val="center"/>
              </w:tcPr>
            </w:tcPrChange>
          </w:tcPr>
          <w:p w14:paraId="64BA0053" w14:textId="2394264E" w:rsidR="00FF4CD3" w:rsidRPr="00763017" w:rsidDel="007E0F89" w:rsidRDefault="00FF4CD3">
            <w:pPr>
              <w:spacing w:before="0" w:line="240" w:lineRule="auto"/>
              <w:contextualSpacing w:val="0"/>
              <w:rPr>
                <w:del w:id="11392" w:author="Phuong Truong Thi" w:date="2024-10-08T18:12:00Z"/>
                <w:rFonts w:ascii="Times New Roman" w:eastAsia="Times New Roman" w:hAnsi="Times New Roman"/>
                <w:sz w:val="24"/>
                <w:szCs w:val="24"/>
                <w:lang w:val="vi-VN" w:eastAsia="vi-VN"/>
                <w:rPrChange w:id="11393" w:author="thu nga" w:date="2024-09-30T13:54:00Z">
                  <w:rPr>
                    <w:del w:id="11394" w:author="Phuong Truong Thi" w:date="2024-10-08T18:12:00Z"/>
                    <w:rFonts w:ascii="Times New Roman" w:eastAsia="Times New Roman" w:hAnsi="Times New Roman"/>
                    <w:sz w:val="24"/>
                    <w:szCs w:val="24"/>
                    <w:lang w:eastAsia="vi-VN"/>
                  </w:rPr>
                </w:rPrChange>
              </w:rPr>
            </w:pPr>
            <w:del w:id="11395" w:author="Phuong Truong Thi" w:date="2024-10-08T18:12:00Z">
              <w:r w:rsidRPr="00763017" w:rsidDel="007E0F89">
                <w:rPr>
                  <w:rFonts w:ascii="Times New Roman" w:hAnsi="Times New Roman"/>
                  <w:color w:val="000000"/>
                  <w:sz w:val="24"/>
                  <w:szCs w:val="24"/>
                  <w:lang w:val="vi-VN"/>
                  <w:rPrChange w:id="11396" w:author="thu nga" w:date="2024-09-30T13:54:00Z">
                    <w:rPr>
                      <w:rFonts w:ascii="Times New Roman" w:hAnsi="Times New Roman"/>
                      <w:color w:val="000000"/>
                      <w:sz w:val="24"/>
                      <w:szCs w:val="24"/>
                    </w:rPr>
                  </w:rPrChange>
                </w:rPr>
                <w:delText>Bằng = Số dư bình quân TD tháng T - Số dư cuối kỳ TD Tháng (T-1)</w:delText>
              </w:r>
            </w:del>
          </w:p>
        </w:tc>
        <w:tc>
          <w:tcPr>
            <w:tcW w:w="1070" w:type="dxa"/>
            <w:tcPrChange w:id="11397" w:author="thu nga" w:date="2024-10-01T10:49:00Z">
              <w:tcPr>
                <w:tcW w:w="1070" w:type="dxa"/>
              </w:tcPr>
            </w:tcPrChange>
          </w:tcPr>
          <w:p w14:paraId="4EE36DE4" w14:textId="3FFC31FA" w:rsidR="00FF4CD3" w:rsidRPr="00FF4CD3" w:rsidDel="007E0F89" w:rsidRDefault="00FF4CD3">
            <w:pPr>
              <w:spacing w:before="0" w:line="240" w:lineRule="auto"/>
              <w:contextualSpacing w:val="0"/>
              <w:jc w:val="center"/>
              <w:rPr>
                <w:del w:id="11398" w:author="Phuong Truong Thi" w:date="2024-10-08T18:12:00Z"/>
                <w:rFonts w:ascii="Times New Roman" w:eastAsia="Times New Roman" w:hAnsi="Times New Roman"/>
                <w:sz w:val="24"/>
                <w:szCs w:val="24"/>
                <w:lang w:val="vi-VN" w:eastAsia="vi-VN"/>
                <w:rPrChange w:id="11399" w:author="thu nga" w:date="2024-09-30T15:10:00Z">
                  <w:rPr>
                    <w:del w:id="11400" w:author="Phuong Truong Thi" w:date="2024-10-08T18:12:00Z"/>
                    <w:rFonts w:ascii="Times New Roman" w:eastAsia="Times New Roman" w:hAnsi="Times New Roman"/>
                    <w:sz w:val="24"/>
                    <w:szCs w:val="24"/>
                    <w:lang w:eastAsia="vi-VN"/>
                  </w:rPr>
                </w:rPrChange>
              </w:rPr>
              <w:pPrChange w:id="11401" w:author="thu nga" w:date="2024-09-30T15:15:00Z">
                <w:pPr>
                  <w:spacing w:before="0" w:line="240" w:lineRule="auto"/>
                  <w:contextualSpacing w:val="0"/>
                </w:pPr>
              </w:pPrChange>
            </w:pPr>
            <w:ins w:id="11402" w:author="thu nga" w:date="2024-09-30T15:12:00Z">
              <w:del w:id="11403"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404" w:author="thu nga" w:date="2024-10-01T10:49:00Z">
              <w:tcPr>
                <w:tcW w:w="1236" w:type="dxa"/>
              </w:tcPr>
            </w:tcPrChange>
          </w:tcPr>
          <w:p w14:paraId="4FB6E69D" w14:textId="1FB88305" w:rsidR="00FF4CD3" w:rsidRPr="00AD0E1A" w:rsidDel="007E0F89" w:rsidRDefault="00434685">
            <w:pPr>
              <w:spacing w:before="0" w:line="240" w:lineRule="auto"/>
              <w:contextualSpacing w:val="0"/>
              <w:rPr>
                <w:del w:id="11405" w:author="Phuong Truong Thi" w:date="2024-10-08T18:12:00Z"/>
                <w:rFonts w:ascii="Times New Roman" w:eastAsia="Times New Roman" w:hAnsi="Times New Roman"/>
                <w:sz w:val="24"/>
                <w:szCs w:val="24"/>
                <w:lang w:eastAsia="vi-VN"/>
              </w:rPr>
            </w:pPr>
            <w:ins w:id="11406" w:author="thu nga" w:date="2024-10-01T10:11:00Z">
              <w:del w:id="11407" w:author="Phuong Truong Thi" w:date="2024-10-08T18:12:00Z">
                <w:r w:rsidDel="007E0F89">
                  <w:rPr>
                    <w:rFonts w:ascii="Times New Roman" w:eastAsia="Times New Roman" w:hAnsi="Times New Roman"/>
                    <w:sz w:val="24"/>
                    <w:szCs w:val="24"/>
                    <w:lang w:eastAsia="vi-VN"/>
                  </w:rPr>
                  <w:delText>Currency</w:delText>
                </w:r>
                <w:r w:rsidRPr="00222C0A" w:rsidDel="007E0F89">
                  <w:rPr>
                    <w:rFonts w:ascii="Times New Roman" w:eastAsia="Times New Roman" w:hAnsi="Times New Roman"/>
                    <w:sz w:val="24"/>
                    <w:szCs w:val="24"/>
                    <w:lang w:eastAsia="vi-VN"/>
                  </w:rPr>
                  <w:delText xml:space="preserve"> </w:delText>
                </w:r>
              </w:del>
            </w:ins>
            <w:del w:id="11408" w:author="Phuong Truong Thi" w:date="2024-10-08T18:12:00Z">
              <w:r w:rsidR="00FF4CD3" w:rsidRPr="00222C0A"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409" w:author="thu nga" w:date="2024-10-01T10:49:00Z">
              <w:tcPr>
                <w:tcW w:w="1417" w:type="dxa"/>
                <w:gridSpan w:val="2"/>
                <w:shd w:val="clear" w:color="auto" w:fill="auto"/>
                <w:noWrap/>
                <w:vAlign w:val="center"/>
              </w:tcPr>
            </w:tcPrChange>
          </w:tcPr>
          <w:p w14:paraId="36B9E895" w14:textId="0487287E" w:rsidR="00FF4CD3" w:rsidRPr="00AD0E1A" w:rsidDel="007E0F89" w:rsidRDefault="00FF4CD3">
            <w:pPr>
              <w:spacing w:before="0" w:line="240" w:lineRule="auto"/>
              <w:contextualSpacing w:val="0"/>
              <w:rPr>
                <w:del w:id="11410" w:author="Phuong Truong Thi" w:date="2024-10-08T18:12:00Z"/>
                <w:rFonts w:ascii="Times New Roman" w:eastAsia="Times New Roman" w:hAnsi="Times New Roman"/>
                <w:sz w:val="24"/>
                <w:szCs w:val="24"/>
                <w:lang w:val="vi-VN" w:eastAsia="vi-VN"/>
              </w:rPr>
            </w:pPr>
          </w:p>
        </w:tc>
        <w:tc>
          <w:tcPr>
            <w:tcW w:w="992" w:type="dxa"/>
            <w:tcPrChange w:id="11411" w:author="thu nga" w:date="2024-10-01T10:49:00Z">
              <w:tcPr>
                <w:tcW w:w="851" w:type="dxa"/>
              </w:tcPr>
            </w:tcPrChange>
          </w:tcPr>
          <w:p w14:paraId="7D31BBEE" w14:textId="5442B2B2" w:rsidR="00FF4CD3" w:rsidRPr="00AD0E1A" w:rsidDel="007E0F89" w:rsidRDefault="00FF4CD3">
            <w:pPr>
              <w:spacing w:before="0" w:line="240" w:lineRule="auto"/>
              <w:contextualSpacing w:val="0"/>
              <w:jc w:val="center"/>
              <w:rPr>
                <w:del w:id="11412" w:author="Phuong Truong Thi" w:date="2024-10-08T18:12:00Z"/>
                <w:rFonts w:ascii="Times New Roman" w:eastAsia="Times New Roman" w:hAnsi="Times New Roman"/>
                <w:sz w:val="24"/>
                <w:szCs w:val="24"/>
                <w:lang w:val="vi-VN" w:eastAsia="vi-VN"/>
              </w:rPr>
            </w:pPr>
            <w:del w:id="11413"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6EA4CF52" w14:textId="5628D213" w:rsidTr="007B7F57">
        <w:trPr>
          <w:trHeight w:val="276"/>
          <w:del w:id="11414" w:author="Phuong Truong Thi" w:date="2024-10-08T18:12:00Z"/>
          <w:trPrChange w:id="11415" w:author="thu nga" w:date="2024-09-30T15:27:00Z">
            <w:trPr>
              <w:trHeight w:val="276"/>
            </w:trPr>
          </w:trPrChange>
        </w:trPr>
        <w:tc>
          <w:tcPr>
            <w:tcW w:w="846" w:type="dxa"/>
            <w:gridSpan w:val="2"/>
            <w:tcPrChange w:id="11416" w:author="thu nga" w:date="2024-09-30T15:27:00Z">
              <w:tcPr>
                <w:tcW w:w="1492" w:type="dxa"/>
                <w:gridSpan w:val="2"/>
              </w:tcPr>
            </w:tcPrChange>
          </w:tcPr>
          <w:p w14:paraId="23633DB2" w14:textId="0DCAECA3" w:rsidR="00FF4CD3" w:rsidDel="007E0F89" w:rsidRDefault="00FF4CD3">
            <w:pPr>
              <w:spacing w:before="0" w:line="240" w:lineRule="auto"/>
              <w:contextualSpacing w:val="0"/>
              <w:rPr>
                <w:del w:id="11417" w:author="Phuong Truong Thi" w:date="2024-10-08T18:12:00Z"/>
                <w:rFonts w:ascii="Times New Roman" w:eastAsia="Times New Roman" w:hAnsi="Times New Roman"/>
                <w:sz w:val="24"/>
                <w:szCs w:val="24"/>
                <w:lang w:eastAsia="vi-VN"/>
              </w:rPr>
            </w:pPr>
          </w:p>
        </w:tc>
        <w:tc>
          <w:tcPr>
            <w:tcW w:w="8363" w:type="dxa"/>
            <w:gridSpan w:val="6"/>
            <w:vAlign w:val="center"/>
            <w:tcPrChange w:id="11418" w:author="thu nga" w:date="2024-09-30T15:27:00Z">
              <w:tcPr>
                <w:tcW w:w="7717" w:type="dxa"/>
                <w:gridSpan w:val="7"/>
                <w:vAlign w:val="center"/>
              </w:tcPr>
            </w:tcPrChange>
          </w:tcPr>
          <w:p w14:paraId="253EA0A0" w14:textId="340177D1" w:rsidR="00FF4CD3" w:rsidRPr="00CC7615" w:rsidDel="007E0F89" w:rsidRDefault="00FF4CD3">
            <w:pPr>
              <w:spacing w:before="0" w:line="240" w:lineRule="auto"/>
              <w:contextualSpacing w:val="0"/>
              <w:jc w:val="left"/>
              <w:rPr>
                <w:del w:id="11419" w:author="Phuong Truong Thi" w:date="2024-10-08T18:12:00Z"/>
                <w:rFonts w:ascii="Times New Roman" w:eastAsia="Times New Roman" w:hAnsi="Times New Roman"/>
                <w:sz w:val="24"/>
                <w:szCs w:val="24"/>
                <w:lang w:eastAsia="vi-VN"/>
              </w:rPr>
              <w:pPrChange w:id="11420" w:author="thu nga" w:date="2024-09-30T15:15:00Z">
                <w:pPr>
                  <w:spacing w:before="0" w:line="240" w:lineRule="auto"/>
                  <w:contextualSpacing w:val="0"/>
                </w:pPr>
              </w:pPrChange>
            </w:pPr>
            <w:del w:id="11421" w:author="Phuong Truong Thi" w:date="2024-10-08T18:12:00Z">
              <w:r w:rsidDel="007E0F89">
                <w:rPr>
                  <w:rFonts w:ascii="Times New Roman" w:eastAsia="Times New Roman" w:hAnsi="Times New Roman"/>
                  <w:sz w:val="24"/>
                  <w:szCs w:val="24"/>
                  <w:lang w:eastAsia="vi-VN"/>
                </w:rPr>
                <w:delText>TD Online</w:delText>
              </w:r>
            </w:del>
          </w:p>
        </w:tc>
        <w:tc>
          <w:tcPr>
            <w:tcW w:w="8904" w:type="dxa"/>
            <w:tcPrChange w:id="11422" w:author="thu nga" w:date="2024-09-30T15:27:00Z">
              <w:tcPr>
                <w:tcW w:w="8904" w:type="dxa"/>
              </w:tcPr>
            </w:tcPrChange>
          </w:tcPr>
          <w:p w14:paraId="1517D65F" w14:textId="375E6292" w:rsidR="00FF4CD3" w:rsidRPr="00AD0E1A" w:rsidDel="007E0F89" w:rsidRDefault="00FF4CD3">
            <w:pPr>
              <w:spacing w:before="0" w:line="240" w:lineRule="auto"/>
              <w:contextualSpacing w:val="0"/>
              <w:jc w:val="left"/>
              <w:rPr>
                <w:del w:id="11423" w:author="Phuong Truong Thi" w:date="2024-10-08T18:12:00Z"/>
              </w:rPr>
            </w:pPr>
          </w:p>
        </w:tc>
        <w:tc>
          <w:tcPr>
            <w:tcW w:w="8930" w:type="dxa"/>
            <w:tcPrChange w:id="11424" w:author="thu nga" w:date="2024-09-30T15:27:00Z">
              <w:tcPr>
                <w:tcW w:w="8930" w:type="dxa"/>
              </w:tcPr>
            </w:tcPrChange>
          </w:tcPr>
          <w:p w14:paraId="4E87A4EC" w14:textId="61A6C6E3" w:rsidR="00FF4CD3" w:rsidRPr="00AD0E1A" w:rsidDel="007E0F89" w:rsidRDefault="00FF4CD3">
            <w:pPr>
              <w:spacing w:before="0" w:line="240" w:lineRule="auto"/>
              <w:contextualSpacing w:val="0"/>
              <w:jc w:val="left"/>
              <w:rPr>
                <w:del w:id="11425" w:author="Phuong Truong Thi" w:date="2024-10-08T18:12:00Z"/>
              </w:rPr>
            </w:pPr>
            <w:ins w:id="11426" w:author="thu nga" w:date="2024-09-30T15:12:00Z">
              <w:del w:id="11427" w:author="Phuong Truong Thi" w:date="2024-10-08T18:12:00Z">
                <w:r w:rsidRPr="0066740F" w:rsidDel="007E0F89">
                  <w:rPr>
                    <w:rFonts w:ascii="Times New Roman" w:eastAsia="Times New Roman" w:hAnsi="Times New Roman"/>
                    <w:sz w:val="24"/>
                    <w:szCs w:val="24"/>
                    <w:lang w:val="vi-VN" w:eastAsia="vi-VN"/>
                  </w:rPr>
                  <w:delText>CRM</w:delText>
                </w:r>
              </w:del>
            </w:ins>
          </w:p>
        </w:tc>
      </w:tr>
      <w:tr w:rsidR="00273A54" w:rsidRPr="00AD0E1A" w:rsidDel="007E0F89" w14:paraId="052A118D" w14:textId="4F73C1C4" w:rsidTr="001859AE">
        <w:trPr>
          <w:gridAfter w:val="2"/>
          <w:wAfter w:w="17834" w:type="dxa"/>
          <w:trHeight w:val="276"/>
          <w:del w:id="11428" w:author="Phuong Truong Thi" w:date="2024-10-08T18:12:00Z"/>
          <w:trPrChange w:id="11429" w:author="thu nga" w:date="2024-10-01T10:49:00Z">
            <w:trPr>
              <w:gridAfter w:val="2"/>
              <w:wAfter w:w="17834" w:type="dxa"/>
              <w:trHeight w:val="276"/>
            </w:trPr>
          </w:trPrChange>
        </w:trPr>
        <w:tc>
          <w:tcPr>
            <w:tcW w:w="670" w:type="dxa"/>
            <w:shd w:val="clear" w:color="auto" w:fill="auto"/>
            <w:vAlign w:val="center"/>
            <w:tcPrChange w:id="11430" w:author="thu nga" w:date="2024-10-01T10:49:00Z">
              <w:tcPr>
                <w:tcW w:w="670" w:type="dxa"/>
                <w:shd w:val="clear" w:color="auto" w:fill="auto"/>
                <w:vAlign w:val="center"/>
              </w:tcPr>
            </w:tcPrChange>
          </w:tcPr>
          <w:p w14:paraId="4DA52F04" w14:textId="770FF40C" w:rsidR="00FF4CD3" w:rsidRPr="00AD0E1A" w:rsidDel="007E0F89" w:rsidRDefault="00FF4CD3">
            <w:pPr>
              <w:pStyle w:val="ListParagraph"/>
              <w:numPr>
                <w:ilvl w:val="0"/>
                <w:numId w:val="62"/>
              </w:numPr>
              <w:spacing w:before="0" w:line="240" w:lineRule="auto"/>
              <w:contextualSpacing w:val="0"/>
              <w:jc w:val="left"/>
              <w:rPr>
                <w:del w:id="11431" w:author="Phuong Truong Thi" w:date="2024-10-08T18:12:00Z"/>
                <w:rFonts w:eastAsia="Times New Roman"/>
                <w:szCs w:val="24"/>
                <w:lang w:val="vi-VN" w:eastAsia="vi-VN"/>
              </w:rPr>
            </w:pPr>
          </w:p>
        </w:tc>
        <w:tc>
          <w:tcPr>
            <w:tcW w:w="1735" w:type="dxa"/>
            <w:gridSpan w:val="2"/>
            <w:shd w:val="clear" w:color="auto" w:fill="auto"/>
            <w:vAlign w:val="center"/>
            <w:tcPrChange w:id="11432" w:author="thu nga" w:date="2024-10-01T10:49:00Z">
              <w:tcPr>
                <w:tcW w:w="1735" w:type="dxa"/>
                <w:gridSpan w:val="2"/>
                <w:shd w:val="clear" w:color="auto" w:fill="auto"/>
                <w:vAlign w:val="center"/>
              </w:tcPr>
            </w:tcPrChange>
          </w:tcPr>
          <w:p w14:paraId="55099221" w14:textId="24DA8768" w:rsidR="00FF4CD3" w:rsidRPr="008E60BE" w:rsidDel="007E0F89" w:rsidRDefault="00FF4CD3">
            <w:pPr>
              <w:spacing w:before="0" w:line="240" w:lineRule="auto"/>
              <w:contextualSpacing w:val="0"/>
              <w:rPr>
                <w:del w:id="11433" w:author="Phuong Truong Thi" w:date="2024-10-08T18:12:00Z"/>
                <w:rFonts w:ascii="Times New Roman" w:hAnsi="Times New Roman"/>
                <w:sz w:val="24"/>
                <w:szCs w:val="24"/>
              </w:rPr>
            </w:pPr>
            <w:del w:id="11434" w:author="Phuong Truong Thi" w:date="2024-10-08T18:12:00Z">
              <w:r w:rsidRPr="008E60BE" w:rsidDel="007E0F89">
                <w:rPr>
                  <w:rFonts w:ascii="Times New Roman" w:hAnsi="Times New Roman"/>
                  <w:color w:val="000000"/>
                  <w:sz w:val="24"/>
                  <w:szCs w:val="24"/>
                </w:rPr>
                <w:delText>EOP_TD online ngày dữ liệu</w:delText>
              </w:r>
            </w:del>
          </w:p>
        </w:tc>
        <w:tc>
          <w:tcPr>
            <w:tcW w:w="2230" w:type="dxa"/>
            <w:vAlign w:val="center"/>
            <w:tcPrChange w:id="11435" w:author="thu nga" w:date="2024-10-01T10:49:00Z">
              <w:tcPr>
                <w:tcW w:w="2230" w:type="dxa"/>
                <w:vAlign w:val="center"/>
              </w:tcPr>
            </w:tcPrChange>
          </w:tcPr>
          <w:p w14:paraId="05308C8D" w14:textId="2083474D" w:rsidR="00FF4CD3" w:rsidRPr="00E25144" w:rsidDel="007E0F89" w:rsidRDefault="00FF4CD3">
            <w:pPr>
              <w:spacing w:before="0" w:line="240" w:lineRule="auto"/>
              <w:contextualSpacing w:val="0"/>
              <w:rPr>
                <w:del w:id="11436" w:author="Phuong Truong Thi" w:date="2024-10-08T18:12:00Z"/>
                <w:rFonts w:ascii="Times New Roman" w:eastAsia="Times New Roman" w:hAnsi="Times New Roman"/>
                <w:sz w:val="24"/>
                <w:szCs w:val="24"/>
                <w:lang w:eastAsia="vi-VN"/>
              </w:rPr>
            </w:pPr>
            <w:del w:id="11437" w:author="Phuong Truong Thi" w:date="2024-10-08T18:12:00Z">
              <w:r w:rsidRPr="00E25144" w:rsidDel="007E0F89">
                <w:rPr>
                  <w:rFonts w:ascii="Times New Roman" w:hAnsi="Times New Roman"/>
                  <w:color w:val="000000"/>
                  <w:sz w:val="24"/>
                  <w:szCs w:val="24"/>
                </w:rPr>
                <w:delText xml:space="preserve">Tổng số dư cuối kỳ các tài khoản TD Online (Category là Saving) (Cả nội và ngoại tệ) ngày dữ liệu </w:delText>
              </w:r>
            </w:del>
          </w:p>
        </w:tc>
        <w:tc>
          <w:tcPr>
            <w:tcW w:w="1070" w:type="dxa"/>
            <w:tcPrChange w:id="11438" w:author="thu nga" w:date="2024-10-01T10:49:00Z">
              <w:tcPr>
                <w:tcW w:w="1070" w:type="dxa"/>
              </w:tcPr>
            </w:tcPrChange>
          </w:tcPr>
          <w:p w14:paraId="6548658F" w14:textId="78BCC6D5" w:rsidR="00FF4CD3" w:rsidRPr="004B5D62" w:rsidDel="007E0F89" w:rsidRDefault="00FF4CD3">
            <w:pPr>
              <w:spacing w:before="0" w:line="240" w:lineRule="auto"/>
              <w:contextualSpacing w:val="0"/>
              <w:jc w:val="center"/>
              <w:rPr>
                <w:del w:id="11439" w:author="Phuong Truong Thi" w:date="2024-10-08T18:12:00Z"/>
                <w:rFonts w:ascii="Times New Roman" w:eastAsia="Times New Roman" w:hAnsi="Times New Roman"/>
                <w:sz w:val="24"/>
                <w:szCs w:val="24"/>
                <w:lang w:eastAsia="vi-VN"/>
              </w:rPr>
              <w:pPrChange w:id="11440" w:author="thu nga" w:date="2024-09-30T15:15:00Z">
                <w:pPr>
                  <w:spacing w:before="0" w:line="240" w:lineRule="auto"/>
                  <w:contextualSpacing w:val="0"/>
                </w:pPr>
              </w:pPrChange>
            </w:pPr>
            <w:ins w:id="11441" w:author="thu nga" w:date="2024-09-30T15:12:00Z">
              <w:del w:id="11442"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443" w:author="thu nga" w:date="2024-10-01T10:49:00Z">
              <w:tcPr>
                <w:tcW w:w="1236" w:type="dxa"/>
              </w:tcPr>
            </w:tcPrChange>
          </w:tcPr>
          <w:p w14:paraId="6B37E87B" w14:textId="424C778D" w:rsidR="00FF4CD3" w:rsidRPr="00AD0E1A" w:rsidDel="007E0F89" w:rsidRDefault="00434685">
            <w:pPr>
              <w:spacing w:before="0" w:line="240" w:lineRule="auto"/>
              <w:contextualSpacing w:val="0"/>
              <w:rPr>
                <w:del w:id="11444" w:author="Phuong Truong Thi" w:date="2024-10-08T18:12:00Z"/>
                <w:rFonts w:ascii="Times New Roman" w:eastAsia="Times New Roman" w:hAnsi="Times New Roman"/>
                <w:sz w:val="24"/>
                <w:szCs w:val="24"/>
                <w:lang w:eastAsia="vi-VN"/>
              </w:rPr>
            </w:pPr>
            <w:ins w:id="11445" w:author="thu nga" w:date="2024-10-01T10:11:00Z">
              <w:del w:id="11446" w:author="Phuong Truong Thi" w:date="2024-10-08T18:12:00Z">
                <w:r w:rsidDel="007E0F89">
                  <w:rPr>
                    <w:rFonts w:ascii="Times New Roman" w:eastAsia="Times New Roman" w:hAnsi="Times New Roman"/>
                    <w:sz w:val="24"/>
                    <w:szCs w:val="24"/>
                    <w:lang w:eastAsia="vi-VN"/>
                  </w:rPr>
                  <w:delText>Currency</w:delText>
                </w:r>
                <w:r w:rsidRPr="004B5D62" w:rsidDel="007E0F89">
                  <w:rPr>
                    <w:rFonts w:ascii="Times New Roman" w:eastAsia="Times New Roman" w:hAnsi="Times New Roman"/>
                    <w:sz w:val="24"/>
                    <w:szCs w:val="24"/>
                    <w:lang w:eastAsia="vi-VN"/>
                  </w:rPr>
                  <w:delText xml:space="preserve"> </w:delText>
                </w:r>
              </w:del>
            </w:ins>
            <w:del w:id="11447" w:author="Phuong Truong Thi" w:date="2024-10-08T18:12:00Z">
              <w:r w:rsidR="00FF4CD3" w:rsidRPr="004B5D62"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448" w:author="thu nga" w:date="2024-10-01T10:49:00Z">
              <w:tcPr>
                <w:tcW w:w="1417" w:type="dxa"/>
                <w:gridSpan w:val="2"/>
                <w:shd w:val="clear" w:color="auto" w:fill="auto"/>
                <w:noWrap/>
                <w:vAlign w:val="center"/>
              </w:tcPr>
            </w:tcPrChange>
          </w:tcPr>
          <w:p w14:paraId="5ADEB77C" w14:textId="0A93273B" w:rsidR="00FF4CD3" w:rsidRPr="001C1935" w:rsidDel="007E0F89" w:rsidRDefault="00FF4CD3">
            <w:pPr>
              <w:spacing w:before="0" w:line="240" w:lineRule="auto"/>
              <w:contextualSpacing w:val="0"/>
              <w:rPr>
                <w:del w:id="11449" w:author="Phuong Truong Thi" w:date="2024-10-08T18:12:00Z"/>
                <w:rFonts w:ascii="Times New Roman" w:eastAsia="Times New Roman" w:hAnsi="Times New Roman"/>
                <w:sz w:val="24"/>
                <w:szCs w:val="24"/>
                <w:lang w:eastAsia="vi-VN"/>
              </w:rPr>
            </w:pPr>
          </w:p>
        </w:tc>
        <w:tc>
          <w:tcPr>
            <w:tcW w:w="992" w:type="dxa"/>
            <w:tcPrChange w:id="11450" w:author="thu nga" w:date="2024-10-01T10:49:00Z">
              <w:tcPr>
                <w:tcW w:w="851" w:type="dxa"/>
              </w:tcPr>
            </w:tcPrChange>
          </w:tcPr>
          <w:p w14:paraId="704AEB19" w14:textId="2DCDE916" w:rsidR="00FF4CD3" w:rsidRPr="00AD0E1A" w:rsidDel="007E0F89" w:rsidRDefault="00FF4CD3">
            <w:pPr>
              <w:spacing w:before="0" w:line="240" w:lineRule="auto"/>
              <w:contextualSpacing w:val="0"/>
              <w:jc w:val="center"/>
              <w:rPr>
                <w:del w:id="11451" w:author="Phuong Truong Thi" w:date="2024-10-08T18:12:00Z"/>
                <w:rFonts w:ascii="Times New Roman" w:eastAsia="Times New Roman" w:hAnsi="Times New Roman"/>
                <w:sz w:val="24"/>
                <w:szCs w:val="24"/>
                <w:lang w:val="vi-VN" w:eastAsia="vi-VN"/>
              </w:rPr>
            </w:pPr>
            <w:del w:id="11452"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1A75EF68" w14:textId="345ACB91" w:rsidTr="001859AE">
        <w:trPr>
          <w:gridAfter w:val="2"/>
          <w:wAfter w:w="17834" w:type="dxa"/>
          <w:trHeight w:val="276"/>
          <w:del w:id="11453" w:author="Phuong Truong Thi" w:date="2024-10-08T18:12:00Z"/>
          <w:trPrChange w:id="11454" w:author="thu nga" w:date="2024-10-01T10:49:00Z">
            <w:trPr>
              <w:gridAfter w:val="2"/>
              <w:wAfter w:w="17834" w:type="dxa"/>
              <w:trHeight w:val="276"/>
            </w:trPr>
          </w:trPrChange>
        </w:trPr>
        <w:tc>
          <w:tcPr>
            <w:tcW w:w="670" w:type="dxa"/>
            <w:shd w:val="clear" w:color="auto" w:fill="auto"/>
            <w:vAlign w:val="center"/>
            <w:tcPrChange w:id="11455" w:author="thu nga" w:date="2024-10-01T10:49:00Z">
              <w:tcPr>
                <w:tcW w:w="670" w:type="dxa"/>
                <w:shd w:val="clear" w:color="auto" w:fill="auto"/>
                <w:vAlign w:val="center"/>
              </w:tcPr>
            </w:tcPrChange>
          </w:tcPr>
          <w:p w14:paraId="39EFFE41" w14:textId="26DD4EB3" w:rsidR="00FF4CD3" w:rsidRPr="00AD0E1A" w:rsidDel="007E0F89" w:rsidRDefault="00FF4CD3">
            <w:pPr>
              <w:pStyle w:val="ListParagraph"/>
              <w:numPr>
                <w:ilvl w:val="0"/>
                <w:numId w:val="62"/>
              </w:numPr>
              <w:spacing w:before="0" w:line="240" w:lineRule="auto"/>
              <w:contextualSpacing w:val="0"/>
              <w:jc w:val="left"/>
              <w:rPr>
                <w:del w:id="11456" w:author="Phuong Truong Thi" w:date="2024-10-08T18:12:00Z"/>
                <w:rFonts w:eastAsia="Times New Roman"/>
                <w:szCs w:val="24"/>
                <w:lang w:val="vi-VN" w:eastAsia="vi-VN"/>
              </w:rPr>
            </w:pPr>
          </w:p>
        </w:tc>
        <w:tc>
          <w:tcPr>
            <w:tcW w:w="1735" w:type="dxa"/>
            <w:gridSpan w:val="2"/>
            <w:shd w:val="clear" w:color="auto" w:fill="auto"/>
            <w:vAlign w:val="center"/>
            <w:tcPrChange w:id="11457" w:author="thu nga" w:date="2024-10-01T10:49:00Z">
              <w:tcPr>
                <w:tcW w:w="1735" w:type="dxa"/>
                <w:gridSpan w:val="2"/>
                <w:shd w:val="clear" w:color="auto" w:fill="auto"/>
                <w:vAlign w:val="center"/>
              </w:tcPr>
            </w:tcPrChange>
          </w:tcPr>
          <w:p w14:paraId="46F9C7A6" w14:textId="03ABA3F8" w:rsidR="00FF4CD3" w:rsidRPr="008E60BE" w:rsidDel="007E0F89" w:rsidRDefault="00FF4CD3">
            <w:pPr>
              <w:spacing w:before="0" w:line="240" w:lineRule="auto"/>
              <w:contextualSpacing w:val="0"/>
              <w:rPr>
                <w:del w:id="11458" w:author="Phuong Truong Thi" w:date="2024-10-08T18:12:00Z"/>
                <w:rFonts w:ascii="Times New Roman" w:hAnsi="Times New Roman"/>
                <w:sz w:val="24"/>
                <w:szCs w:val="24"/>
              </w:rPr>
            </w:pPr>
            <w:del w:id="11459" w:author="Phuong Truong Thi" w:date="2024-10-08T18:12:00Z">
              <w:r w:rsidRPr="008E60BE" w:rsidDel="007E0F89">
                <w:rPr>
                  <w:rFonts w:ascii="Times New Roman" w:hAnsi="Times New Roman"/>
                  <w:color w:val="000000"/>
                  <w:sz w:val="24"/>
                  <w:szCs w:val="24"/>
                </w:rPr>
                <w:delText>EOP_TD online mở mới trong tháng</w:delText>
              </w:r>
            </w:del>
          </w:p>
        </w:tc>
        <w:tc>
          <w:tcPr>
            <w:tcW w:w="2230" w:type="dxa"/>
            <w:vAlign w:val="bottom"/>
            <w:tcPrChange w:id="11460" w:author="thu nga" w:date="2024-10-01T10:49:00Z">
              <w:tcPr>
                <w:tcW w:w="2230" w:type="dxa"/>
                <w:vAlign w:val="bottom"/>
              </w:tcPr>
            </w:tcPrChange>
          </w:tcPr>
          <w:p w14:paraId="5AEAAE9F" w14:textId="14F568B6" w:rsidR="00FF4CD3" w:rsidRPr="00E25144" w:rsidDel="007E0F89" w:rsidRDefault="00FF4CD3">
            <w:pPr>
              <w:spacing w:before="0" w:line="240" w:lineRule="auto"/>
              <w:contextualSpacing w:val="0"/>
              <w:rPr>
                <w:del w:id="11461" w:author="Phuong Truong Thi" w:date="2024-10-08T18:12:00Z"/>
                <w:rFonts w:ascii="Times New Roman" w:eastAsia="Times New Roman" w:hAnsi="Times New Roman"/>
                <w:sz w:val="24"/>
                <w:szCs w:val="24"/>
                <w:lang w:eastAsia="vi-VN"/>
              </w:rPr>
            </w:pPr>
            <w:del w:id="11462" w:author="Phuong Truong Thi" w:date="2024-10-08T18:12:00Z">
              <w:r w:rsidRPr="00E25144" w:rsidDel="007E0F89">
                <w:rPr>
                  <w:rFonts w:ascii="Times New Roman" w:hAnsi="Times New Roman"/>
                  <w:color w:val="000000"/>
                  <w:sz w:val="24"/>
                  <w:szCs w:val="24"/>
                </w:rPr>
                <w:delText>Tổng số dư cuối kỳ các tài khoản TD Online  mở trong tháng(Category là Saving) (Cả nội và ngoại tệ) ngày dữ liệu</w:delText>
              </w:r>
            </w:del>
          </w:p>
        </w:tc>
        <w:tc>
          <w:tcPr>
            <w:tcW w:w="1070" w:type="dxa"/>
            <w:tcPrChange w:id="11463" w:author="thu nga" w:date="2024-10-01T10:49:00Z">
              <w:tcPr>
                <w:tcW w:w="1070" w:type="dxa"/>
              </w:tcPr>
            </w:tcPrChange>
          </w:tcPr>
          <w:p w14:paraId="66314E43" w14:textId="21523EB0" w:rsidR="00FF4CD3" w:rsidRPr="004B5D62" w:rsidDel="007E0F89" w:rsidRDefault="00FF4CD3">
            <w:pPr>
              <w:spacing w:before="0" w:line="240" w:lineRule="auto"/>
              <w:contextualSpacing w:val="0"/>
              <w:jc w:val="center"/>
              <w:rPr>
                <w:del w:id="11464" w:author="Phuong Truong Thi" w:date="2024-10-08T18:12:00Z"/>
                <w:rFonts w:ascii="Times New Roman" w:eastAsia="Times New Roman" w:hAnsi="Times New Roman"/>
                <w:sz w:val="24"/>
                <w:szCs w:val="24"/>
                <w:lang w:eastAsia="vi-VN"/>
              </w:rPr>
              <w:pPrChange w:id="11465" w:author="thu nga" w:date="2024-09-30T15:15:00Z">
                <w:pPr>
                  <w:spacing w:before="0" w:line="240" w:lineRule="auto"/>
                  <w:contextualSpacing w:val="0"/>
                </w:pPr>
              </w:pPrChange>
            </w:pPr>
            <w:ins w:id="11466" w:author="thu nga" w:date="2024-09-30T15:12:00Z">
              <w:del w:id="11467"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468" w:author="thu nga" w:date="2024-10-01T10:49:00Z">
              <w:tcPr>
                <w:tcW w:w="1236" w:type="dxa"/>
              </w:tcPr>
            </w:tcPrChange>
          </w:tcPr>
          <w:p w14:paraId="776D0271" w14:textId="57470916" w:rsidR="00FF4CD3" w:rsidRPr="00AD0E1A" w:rsidDel="007E0F89" w:rsidRDefault="00434685">
            <w:pPr>
              <w:spacing w:before="0" w:line="240" w:lineRule="auto"/>
              <w:contextualSpacing w:val="0"/>
              <w:rPr>
                <w:del w:id="11469" w:author="Phuong Truong Thi" w:date="2024-10-08T18:12:00Z"/>
                <w:rFonts w:ascii="Times New Roman" w:eastAsia="Times New Roman" w:hAnsi="Times New Roman"/>
                <w:sz w:val="24"/>
                <w:szCs w:val="24"/>
                <w:lang w:eastAsia="vi-VN"/>
              </w:rPr>
            </w:pPr>
            <w:ins w:id="11470" w:author="thu nga" w:date="2024-10-01T10:12:00Z">
              <w:del w:id="11471" w:author="Phuong Truong Thi" w:date="2024-10-08T18:12:00Z">
                <w:r w:rsidDel="007E0F89">
                  <w:rPr>
                    <w:rFonts w:ascii="Times New Roman" w:eastAsia="Times New Roman" w:hAnsi="Times New Roman"/>
                    <w:sz w:val="24"/>
                    <w:szCs w:val="24"/>
                    <w:lang w:eastAsia="vi-VN"/>
                  </w:rPr>
                  <w:delText>Currency</w:delText>
                </w:r>
                <w:r w:rsidRPr="004B5D62" w:rsidDel="007E0F89">
                  <w:rPr>
                    <w:rFonts w:ascii="Times New Roman" w:eastAsia="Times New Roman" w:hAnsi="Times New Roman"/>
                    <w:sz w:val="24"/>
                    <w:szCs w:val="24"/>
                    <w:lang w:eastAsia="vi-VN"/>
                  </w:rPr>
                  <w:delText xml:space="preserve"> </w:delText>
                </w:r>
              </w:del>
            </w:ins>
            <w:del w:id="11472" w:author="Phuong Truong Thi" w:date="2024-10-08T18:12:00Z">
              <w:r w:rsidR="00FF4CD3" w:rsidRPr="004B5D62"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473" w:author="thu nga" w:date="2024-10-01T10:49:00Z">
              <w:tcPr>
                <w:tcW w:w="1417" w:type="dxa"/>
                <w:gridSpan w:val="2"/>
                <w:shd w:val="clear" w:color="auto" w:fill="auto"/>
                <w:noWrap/>
                <w:vAlign w:val="center"/>
              </w:tcPr>
            </w:tcPrChange>
          </w:tcPr>
          <w:p w14:paraId="2C03B2C5" w14:textId="5B346596" w:rsidR="00FF4CD3" w:rsidRPr="00AD0E1A" w:rsidDel="007E0F89" w:rsidRDefault="00FF4CD3">
            <w:pPr>
              <w:spacing w:before="0" w:line="240" w:lineRule="auto"/>
              <w:contextualSpacing w:val="0"/>
              <w:rPr>
                <w:del w:id="11474" w:author="Phuong Truong Thi" w:date="2024-10-08T18:12:00Z"/>
                <w:rFonts w:ascii="Times New Roman" w:eastAsia="Times New Roman" w:hAnsi="Times New Roman"/>
                <w:sz w:val="24"/>
                <w:szCs w:val="24"/>
                <w:lang w:val="vi-VN" w:eastAsia="vi-VN"/>
              </w:rPr>
            </w:pPr>
          </w:p>
        </w:tc>
        <w:tc>
          <w:tcPr>
            <w:tcW w:w="992" w:type="dxa"/>
            <w:tcPrChange w:id="11475" w:author="thu nga" w:date="2024-10-01T10:49:00Z">
              <w:tcPr>
                <w:tcW w:w="851" w:type="dxa"/>
              </w:tcPr>
            </w:tcPrChange>
          </w:tcPr>
          <w:p w14:paraId="5A1CB5C3" w14:textId="5B85BAC4" w:rsidR="00FF4CD3" w:rsidRPr="00AD0E1A" w:rsidDel="007E0F89" w:rsidRDefault="00FF4CD3">
            <w:pPr>
              <w:spacing w:before="0" w:line="240" w:lineRule="auto"/>
              <w:contextualSpacing w:val="0"/>
              <w:jc w:val="center"/>
              <w:rPr>
                <w:del w:id="11476" w:author="Phuong Truong Thi" w:date="2024-10-08T18:12:00Z"/>
                <w:rFonts w:ascii="Times New Roman" w:eastAsia="Times New Roman" w:hAnsi="Times New Roman"/>
                <w:sz w:val="24"/>
                <w:szCs w:val="24"/>
                <w:lang w:val="vi-VN" w:eastAsia="vi-VN"/>
              </w:rPr>
            </w:pPr>
            <w:del w:id="11477"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4BA4695F" w14:textId="7FF8F4C4" w:rsidTr="007B7F57">
        <w:trPr>
          <w:trHeight w:val="276"/>
          <w:del w:id="11478" w:author="Phuong Truong Thi" w:date="2024-10-08T18:12:00Z"/>
          <w:trPrChange w:id="11479" w:author="thu nga" w:date="2024-09-30T15:27:00Z">
            <w:trPr>
              <w:trHeight w:val="276"/>
            </w:trPr>
          </w:trPrChange>
        </w:trPr>
        <w:tc>
          <w:tcPr>
            <w:tcW w:w="846" w:type="dxa"/>
            <w:gridSpan w:val="2"/>
            <w:tcPrChange w:id="11480" w:author="thu nga" w:date="2024-09-30T15:27:00Z">
              <w:tcPr>
                <w:tcW w:w="1492" w:type="dxa"/>
                <w:gridSpan w:val="2"/>
              </w:tcPr>
            </w:tcPrChange>
          </w:tcPr>
          <w:p w14:paraId="2E82DD22" w14:textId="1A4055C4" w:rsidR="00FF4CD3" w:rsidDel="007E0F89" w:rsidRDefault="00FF4CD3">
            <w:pPr>
              <w:spacing w:before="0" w:line="240" w:lineRule="auto"/>
              <w:contextualSpacing w:val="0"/>
              <w:jc w:val="left"/>
              <w:rPr>
                <w:del w:id="11481" w:author="Phuong Truong Thi" w:date="2024-10-08T18:12:00Z"/>
                <w:rFonts w:ascii="Times New Roman" w:eastAsia="Times New Roman" w:hAnsi="Times New Roman"/>
                <w:sz w:val="24"/>
                <w:szCs w:val="24"/>
                <w:lang w:eastAsia="vi-VN"/>
              </w:rPr>
            </w:pPr>
          </w:p>
        </w:tc>
        <w:tc>
          <w:tcPr>
            <w:tcW w:w="8363" w:type="dxa"/>
            <w:gridSpan w:val="6"/>
            <w:vAlign w:val="center"/>
            <w:tcPrChange w:id="11482" w:author="thu nga" w:date="2024-09-30T15:27:00Z">
              <w:tcPr>
                <w:tcW w:w="7717" w:type="dxa"/>
                <w:gridSpan w:val="7"/>
                <w:vAlign w:val="center"/>
              </w:tcPr>
            </w:tcPrChange>
          </w:tcPr>
          <w:p w14:paraId="71F7D49C" w14:textId="3FBAFC3C" w:rsidR="00FF4CD3" w:rsidRPr="00CC7615" w:rsidDel="007E0F89" w:rsidRDefault="00FF4CD3">
            <w:pPr>
              <w:spacing w:before="0" w:line="240" w:lineRule="auto"/>
              <w:contextualSpacing w:val="0"/>
              <w:jc w:val="left"/>
              <w:rPr>
                <w:del w:id="11483" w:author="Phuong Truong Thi" w:date="2024-10-08T18:12:00Z"/>
                <w:rFonts w:ascii="Times New Roman" w:eastAsia="Times New Roman" w:hAnsi="Times New Roman"/>
                <w:sz w:val="24"/>
                <w:szCs w:val="24"/>
                <w:lang w:eastAsia="vi-VN"/>
              </w:rPr>
            </w:pPr>
            <w:del w:id="11484" w:author="Phuong Truong Thi" w:date="2024-10-08T18:12:00Z">
              <w:r w:rsidDel="007E0F89">
                <w:rPr>
                  <w:rFonts w:ascii="Times New Roman" w:eastAsia="Times New Roman" w:hAnsi="Times New Roman"/>
                  <w:sz w:val="24"/>
                  <w:szCs w:val="24"/>
                  <w:lang w:eastAsia="vi-VN"/>
                </w:rPr>
                <w:delText>Invest</w:delText>
              </w:r>
            </w:del>
          </w:p>
        </w:tc>
        <w:tc>
          <w:tcPr>
            <w:tcW w:w="8904" w:type="dxa"/>
            <w:tcPrChange w:id="11485" w:author="thu nga" w:date="2024-09-30T15:27:00Z">
              <w:tcPr>
                <w:tcW w:w="8904" w:type="dxa"/>
              </w:tcPr>
            </w:tcPrChange>
          </w:tcPr>
          <w:p w14:paraId="08C11A4F" w14:textId="036B6344" w:rsidR="00FF4CD3" w:rsidRPr="00AD0E1A" w:rsidDel="007E0F89" w:rsidRDefault="00FF4CD3">
            <w:pPr>
              <w:spacing w:before="0" w:line="240" w:lineRule="auto"/>
              <w:contextualSpacing w:val="0"/>
              <w:jc w:val="left"/>
              <w:rPr>
                <w:del w:id="11486" w:author="Phuong Truong Thi" w:date="2024-10-08T18:12:00Z"/>
              </w:rPr>
            </w:pPr>
          </w:p>
        </w:tc>
        <w:tc>
          <w:tcPr>
            <w:tcW w:w="8930" w:type="dxa"/>
            <w:tcPrChange w:id="11487" w:author="thu nga" w:date="2024-09-30T15:27:00Z">
              <w:tcPr>
                <w:tcW w:w="8930" w:type="dxa"/>
              </w:tcPr>
            </w:tcPrChange>
          </w:tcPr>
          <w:p w14:paraId="731B0D08" w14:textId="2BF20D67" w:rsidR="00FF4CD3" w:rsidRPr="00AD0E1A" w:rsidDel="007E0F89" w:rsidRDefault="00FF4CD3">
            <w:pPr>
              <w:spacing w:before="0" w:line="240" w:lineRule="auto"/>
              <w:contextualSpacing w:val="0"/>
              <w:jc w:val="left"/>
              <w:rPr>
                <w:del w:id="11488" w:author="Phuong Truong Thi" w:date="2024-10-08T18:12:00Z"/>
              </w:rPr>
            </w:pPr>
            <w:ins w:id="11489" w:author="thu nga" w:date="2024-09-30T15:12:00Z">
              <w:del w:id="11490" w:author="Phuong Truong Thi" w:date="2024-10-08T18:12:00Z">
                <w:r w:rsidRPr="0066740F" w:rsidDel="007E0F89">
                  <w:rPr>
                    <w:rFonts w:ascii="Times New Roman" w:eastAsia="Times New Roman" w:hAnsi="Times New Roman"/>
                    <w:sz w:val="24"/>
                    <w:szCs w:val="24"/>
                    <w:lang w:val="vi-VN" w:eastAsia="vi-VN"/>
                  </w:rPr>
                  <w:delText>CRM</w:delText>
                </w:r>
              </w:del>
            </w:ins>
          </w:p>
        </w:tc>
      </w:tr>
      <w:tr w:rsidR="00273A54" w:rsidRPr="00AD0E1A" w:rsidDel="007E0F89" w14:paraId="7BFD9F8A" w14:textId="6C3E29F5" w:rsidTr="001859AE">
        <w:trPr>
          <w:gridAfter w:val="2"/>
          <w:wAfter w:w="17834" w:type="dxa"/>
          <w:trHeight w:val="276"/>
          <w:del w:id="11491" w:author="Phuong Truong Thi" w:date="2024-10-08T18:12:00Z"/>
          <w:trPrChange w:id="11492" w:author="thu nga" w:date="2024-10-01T10:49:00Z">
            <w:trPr>
              <w:gridAfter w:val="2"/>
              <w:wAfter w:w="17834" w:type="dxa"/>
              <w:trHeight w:val="276"/>
            </w:trPr>
          </w:trPrChange>
        </w:trPr>
        <w:tc>
          <w:tcPr>
            <w:tcW w:w="670" w:type="dxa"/>
            <w:shd w:val="clear" w:color="auto" w:fill="auto"/>
            <w:vAlign w:val="center"/>
            <w:tcPrChange w:id="11493" w:author="thu nga" w:date="2024-10-01T10:49:00Z">
              <w:tcPr>
                <w:tcW w:w="670" w:type="dxa"/>
                <w:shd w:val="clear" w:color="auto" w:fill="auto"/>
                <w:vAlign w:val="center"/>
              </w:tcPr>
            </w:tcPrChange>
          </w:tcPr>
          <w:p w14:paraId="4C903906" w14:textId="0CD306EE" w:rsidR="00FF4CD3" w:rsidRPr="00AD0E1A" w:rsidDel="007E0F89" w:rsidRDefault="00FF4CD3">
            <w:pPr>
              <w:pStyle w:val="ListParagraph"/>
              <w:numPr>
                <w:ilvl w:val="0"/>
                <w:numId w:val="62"/>
              </w:numPr>
              <w:spacing w:before="0" w:line="240" w:lineRule="auto"/>
              <w:contextualSpacing w:val="0"/>
              <w:jc w:val="left"/>
              <w:rPr>
                <w:del w:id="11494" w:author="Phuong Truong Thi" w:date="2024-10-08T18:12:00Z"/>
                <w:rFonts w:eastAsia="Times New Roman"/>
                <w:szCs w:val="24"/>
                <w:lang w:val="vi-VN" w:eastAsia="vi-VN"/>
              </w:rPr>
            </w:pPr>
          </w:p>
        </w:tc>
        <w:tc>
          <w:tcPr>
            <w:tcW w:w="1735" w:type="dxa"/>
            <w:gridSpan w:val="2"/>
            <w:shd w:val="clear" w:color="auto" w:fill="auto"/>
            <w:vAlign w:val="center"/>
            <w:tcPrChange w:id="11495" w:author="thu nga" w:date="2024-10-01T10:49:00Z">
              <w:tcPr>
                <w:tcW w:w="1735" w:type="dxa"/>
                <w:gridSpan w:val="2"/>
                <w:shd w:val="clear" w:color="auto" w:fill="auto"/>
                <w:vAlign w:val="center"/>
              </w:tcPr>
            </w:tcPrChange>
          </w:tcPr>
          <w:p w14:paraId="53E86848" w14:textId="1E19195B" w:rsidR="00FF4CD3" w:rsidRPr="008E60BE" w:rsidDel="007E0F89" w:rsidRDefault="00FF4CD3">
            <w:pPr>
              <w:spacing w:before="0" w:line="240" w:lineRule="auto"/>
              <w:contextualSpacing w:val="0"/>
              <w:rPr>
                <w:del w:id="11496" w:author="Phuong Truong Thi" w:date="2024-10-08T18:12:00Z"/>
                <w:rFonts w:ascii="Times New Roman" w:hAnsi="Times New Roman"/>
                <w:sz w:val="24"/>
                <w:szCs w:val="24"/>
              </w:rPr>
            </w:pPr>
            <w:del w:id="11497" w:author="Phuong Truong Thi" w:date="2024-10-08T18:12:00Z">
              <w:r w:rsidRPr="008E60BE" w:rsidDel="007E0F89">
                <w:rPr>
                  <w:rFonts w:ascii="Times New Roman" w:hAnsi="Times New Roman"/>
                  <w:color w:val="000000"/>
                  <w:sz w:val="24"/>
                  <w:szCs w:val="24"/>
                </w:rPr>
                <w:delText>Số dư Bond ngày báo cáo</w:delText>
              </w:r>
            </w:del>
          </w:p>
        </w:tc>
        <w:tc>
          <w:tcPr>
            <w:tcW w:w="2230" w:type="dxa"/>
            <w:vAlign w:val="center"/>
            <w:tcPrChange w:id="11498" w:author="thu nga" w:date="2024-10-01T10:49:00Z">
              <w:tcPr>
                <w:tcW w:w="2230" w:type="dxa"/>
                <w:vAlign w:val="center"/>
              </w:tcPr>
            </w:tcPrChange>
          </w:tcPr>
          <w:p w14:paraId="52D22731" w14:textId="0FB87AB2" w:rsidR="00FF4CD3" w:rsidRPr="00E25144" w:rsidDel="007E0F89" w:rsidRDefault="00FF4CD3">
            <w:pPr>
              <w:spacing w:before="0" w:line="240" w:lineRule="auto"/>
              <w:contextualSpacing w:val="0"/>
              <w:rPr>
                <w:del w:id="11499" w:author="Phuong Truong Thi" w:date="2024-10-08T18:12:00Z"/>
                <w:rFonts w:ascii="Times New Roman" w:eastAsia="Times New Roman" w:hAnsi="Times New Roman"/>
                <w:sz w:val="24"/>
                <w:szCs w:val="24"/>
                <w:lang w:eastAsia="vi-VN"/>
              </w:rPr>
            </w:pPr>
            <w:del w:id="11500" w:author="Phuong Truong Thi" w:date="2024-10-08T18:12:00Z">
              <w:r w:rsidRPr="00E25144" w:rsidDel="007E0F89">
                <w:rPr>
                  <w:rFonts w:ascii="Times New Roman" w:hAnsi="Times New Roman"/>
                  <w:color w:val="000000"/>
                  <w:sz w:val="24"/>
                  <w:szCs w:val="24"/>
                </w:rPr>
                <w:delText>Tổng số dư các hợp đồng bond của KH tại ngày báo cáo</w:delText>
              </w:r>
            </w:del>
          </w:p>
        </w:tc>
        <w:tc>
          <w:tcPr>
            <w:tcW w:w="1070" w:type="dxa"/>
            <w:tcPrChange w:id="11501" w:author="thu nga" w:date="2024-10-01T10:49:00Z">
              <w:tcPr>
                <w:tcW w:w="1070" w:type="dxa"/>
              </w:tcPr>
            </w:tcPrChange>
          </w:tcPr>
          <w:p w14:paraId="1D5F9024" w14:textId="6369BFA4" w:rsidR="00FF4CD3" w:rsidRPr="004C4A85" w:rsidDel="007E0F89" w:rsidRDefault="00FF4CD3">
            <w:pPr>
              <w:spacing w:before="0" w:line="240" w:lineRule="auto"/>
              <w:contextualSpacing w:val="0"/>
              <w:jc w:val="center"/>
              <w:rPr>
                <w:del w:id="11502" w:author="Phuong Truong Thi" w:date="2024-10-08T18:12:00Z"/>
                <w:rFonts w:ascii="Times New Roman" w:eastAsia="Times New Roman" w:hAnsi="Times New Roman"/>
                <w:sz w:val="24"/>
                <w:szCs w:val="24"/>
                <w:lang w:eastAsia="vi-VN"/>
              </w:rPr>
              <w:pPrChange w:id="11503" w:author="thu nga" w:date="2024-09-30T15:15:00Z">
                <w:pPr>
                  <w:spacing w:before="0" w:line="240" w:lineRule="auto"/>
                  <w:contextualSpacing w:val="0"/>
                </w:pPr>
              </w:pPrChange>
            </w:pPr>
            <w:ins w:id="11504" w:author="thu nga" w:date="2024-09-30T15:12:00Z">
              <w:del w:id="11505" w:author="Phuong Truong Thi" w:date="2024-10-08T18:12:00Z">
                <w:r w:rsidRPr="0066740F" w:rsidDel="007E0F89">
                  <w:rPr>
                    <w:rFonts w:ascii="Times New Roman" w:eastAsia="Times New Roman" w:hAnsi="Times New Roman"/>
                    <w:sz w:val="24"/>
                    <w:szCs w:val="24"/>
                    <w:lang w:val="vi-VN" w:eastAsia="vi-VN"/>
                  </w:rPr>
                  <w:delText>CRM</w:delText>
                </w:r>
              </w:del>
            </w:ins>
          </w:p>
        </w:tc>
        <w:tc>
          <w:tcPr>
            <w:tcW w:w="1236" w:type="dxa"/>
            <w:tcPrChange w:id="11506" w:author="thu nga" w:date="2024-10-01T10:49:00Z">
              <w:tcPr>
                <w:tcW w:w="1236" w:type="dxa"/>
              </w:tcPr>
            </w:tcPrChange>
          </w:tcPr>
          <w:p w14:paraId="15F5687A" w14:textId="1C493862" w:rsidR="00FF4CD3" w:rsidRPr="00AD0E1A" w:rsidDel="007E0F89" w:rsidRDefault="000E4E67">
            <w:pPr>
              <w:spacing w:before="0" w:line="240" w:lineRule="auto"/>
              <w:contextualSpacing w:val="0"/>
              <w:rPr>
                <w:del w:id="11507" w:author="Phuong Truong Thi" w:date="2024-10-08T18:12:00Z"/>
                <w:rFonts w:ascii="Times New Roman" w:eastAsia="Times New Roman" w:hAnsi="Times New Roman"/>
                <w:sz w:val="24"/>
                <w:szCs w:val="24"/>
                <w:lang w:eastAsia="vi-VN"/>
              </w:rPr>
            </w:pPr>
            <w:ins w:id="11508" w:author="thu nga" w:date="2024-10-01T10:12:00Z">
              <w:del w:id="11509" w:author="Phuong Truong Thi" w:date="2024-10-08T18:12:00Z">
                <w:r w:rsidDel="007E0F89">
                  <w:rPr>
                    <w:rFonts w:ascii="Times New Roman" w:eastAsia="Times New Roman" w:hAnsi="Times New Roman"/>
                    <w:sz w:val="24"/>
                    <w:szCs w:val="24"/>
                    <w:lang w:eastAsia="vi-VN"/>
                  </w:rPr>
                  <w:delText>Currency</w:delText>
                </w:r>
                <w:r w:rsidRPr="004C4A85" w:rsidDel="007E0F89">
                  <w:rPr>
                    <w:rFonts w:ascii="Times New Roman" w:eastAsia="Times New Roman" w:hAnsi="Times New Roman"/>
                    <w:sz w:val="24"/>
                    <w:szCs w:val="24"/>
                    <w:lang w:eastAsia="vi-VN"/>
                  </w:rPr>
                  <w:delText xml:space="preserve"> </w:delText>
                </w:r>
              </w:del>
            </w:ins>
            <w:del w:id="11510" w:author="Phuong Truong Thi" w:date="2024-10-08T18:12:00Z">
              <w:r w:rsidR="00FF4CD3" w:rsidRPr="004C4A85"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511" w:author="thu nga" w:date="2024-10-01T10:49:00Z">
              <w:tcPr>
                <w:tcW w:w="1417" w:type="dxa"/>
                <w:gridSpan w:val="2"/>
                <w:shd w:val="clear" w:color="auto" w:fill="auto"/>
                <w:noWrap/>
                <w:vAlign w:val="center"/>
              </w:tcPr>
            </w:tcPrChange>
          </w:tcPr>
          <w:p w14:paraId="02B5CD64" w14:textId="4004D54D" w:rsidR="00FF4CD3" w:rsidRPr="00AD0E1A" w:rsidDel="007E0F89" w:rsidRDefault="00FF4CD3">
            <w:pPr>
              <w:spacing w:before="0" w:line="240" w:lineRule="auto"/>
              <w:contextualSpacing w:val="0"/>
              <w:rPr>
                <w:del w:id="11512" w:author="Phuong Truong Thi" w:date="2024-10-08T18:12:00Z"/>
                <w:rFonts w:ascii="Times New Roman" w:eastAsia="Times New Roman" w:hAnsi="Times New Roman"/>
                <w:sz w:val="24"/>
                <w:szCs w:val="24"/>
                <w:lang w:val="vi-VN" w:eastAsia="vi-VN"/>
              </w:rPr>
            </w:pPr>
          </w:p>
        </w:tc>
        <w:tc>
          <w:tcPr>
            <w:tcW w:w="992" w:type="dxa"/>
            <w:tcPrChange w:id="11513" w:author="thu nga" w:date="2024-10-01T10:49:00Z">
              <w:tcPr>
                <w:tcW w:w="851" w:type="dxa"/>
              </w:tcPr>
            </w:tcPrChange>
          </w:tcPr>
          <w:p w14:paraId="5C81D60D" w14:textId="53D9F94F" w:rsidR="00FF4CD3" w:rsidRPr="00AD0E1A" w:rsidDel="007E0F89" w:rsidRDefault="00FF4CD3">
            <w:pPr>
              <w:spacing w:before="0" w:line="240" w:lineRule="auto"/>
              <w:contextualSpacing w:val="0"/>
              <w:jc w:val="center"/>
              <w:rPr>
                <w:del w:id="11514" w:author="Phuong Truong Thi" w:date="2024-10-08T18:12:00Z"/>
                <w:rFonts w:ascii="Times New Roman" w:eastAsia="Times New Roman" w:hAnsi="Times New Roman"/>
                <w:sz w:val="24"/>
                <w:szCs w:val="24"/>
                <w:lang w:val="vi-VN" w:eastAsia="vi-VN"/>
              </w:rPr>
            </w:pPr>
            <w:del w:id="11515"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4570A380" w14:textId="1236416B" w:rsidTr="001859AE">
        <w:trPr>
          <w:gridAfter w:val="2"/>
          <w:wAfter w:w="17834" w:type="dxa"/>
          <w:trHeight w:val="276"/>
          <w:del w:id="11516" w:author="Phuong Truong Thi" w:date="2024-10-08T18:12:00Z"/>
          <w:trPrChange w:id="11517" w:author="thu nga" w:date="2024-10-01T10:49:00Z">
            <w:trPr>
              <w:gridAfter w:val="2"/>
              <w:wAfter w:w="17834" w:type="dxa"/>
              <w:trHeight w:val="276"/>
            </w:trPr>
          </w:trPrChange>
        </w:trPr>
        <w:tc>
          <w:tcPr>
            <w:tcW w:w="670" w:type="dxa"/>
            <w:shd w:val="clear" w:color="auto" w:fill="auto"/>
            <w:vAlign w:val="center"/>
            <w:tcPrChange w:id="11518" w:author="thu nga" w:date="2024-10-01T10:49:00Z">
              <w:tcPr>
                <w:tcW w:w="670" w:type="dxa"/>
                <w:shd w:val="clear" w:color="auto" w:fill="auto"/>
                <w:vAlign w:val="center"/>
              </w:tcPr>
            </w:tcPrChange>
          </w:tcPr>
          <w:p w14:paraId="4BDE63C6" w14:textId="27DC892D" w:rsidR="00FF4CD3" w:rsidRPr="00AD0E1A" w:rsidDel="007E0F89" w:rsidRDefault="00FF4CD3">
            <w:pPr>
              <w:pStyle w:val="ListParagraph"/>
              <w:numPr>
                <w:ilvl w:val="0"/>
                <w:numId w:val="62"/>
              </w:numPr>
              <w:spacing w:before="0" w:line="240" w:lineRule="auto"/>
              <w:contextualSpacing w:val="0"/>
              <w:jc w:val="left"/>
              <w:rPr>
                <w:del w:id="11519" w:author="Phuong Truong Thi" w:date="2024-10-08T18:12:00Z"/>
                <w:rFonts w:eastAsia="Times New Roman"/>
                <w:szCs w:val="24"/>
                <w:lang w:val="vi-VN" w:eastAsia="vi-VN"/>
              </w:rPr>
            </w:pPr>
          </w:p>
        </w:tc>
        <w:tc>
          <w:tcPr>
            <w:tcW w:w="1735" w:type="dxa"/>
            <w:gridSpan w:val="2"/>
            <w:shd w:val="clear" w:color="auto" w:fill="auto"/>
            <w:vAlign w:val="center"/>
            <w:tcPrChange w:id="11520" w:author="thu nga" w:date="2024-10-01T10:49:00Z">
              <w:tcPr>
                <w:tcW w:w="1735" w:type="dxa"/>
                <w:gridSpan w:val="2"/>
                <w:shd w:val="clear" w:color="auto" w:fill="auto"/>
                <w:vAlign w:val="center"/>
              </w:tcPr>
            </w:tcPrChange>
          </w:tcPr>
          <w:p w14:paraId="2DA67979" w14:textId="5CA1F52B" w:rsidR="00FF4CD3" w:rsidRPr="008E60BE" w:rsidDel="007E0F89" w:rsidRDefault="00FF4CD3">
            <w:pPr>
              <w:spacing w:before="0" w:line="240" w:lineRule="auto"/>
              <w:contextualSpacing w:val="0"/>
              <w:rPr>
                <w:del w:id="11521" w:author="Phuong Truong Thi" w:date="2024-10-08T18:12:00Z"/>
                <w:rFonts w:ascii="Times New Roman" w:hAnsi="Times New Roman"/>
                <w:sz w:val="24"/>
                <w:szCs w:val="24"/>
              </w:rPr>
            </w:pPr>
            <w:del w:id="11522" w:author="Phuong Truong Thi" w:date="2024-10-08T18:12:00Z">
              <w:r w:rsidRPr="008E60BE" w:rsidDel="007E0F89">
                <w:rPr>
                  <w:rFonts w:ascii="Times New Roman" w:hAnsi="Times New Roman"/>
                  <w:color w:val="000000"/>
                  <w:sz w:val="24"/>
                  <w:szCs w:val="24"/>
                </w:rPr>
                <w:delText>Doanh số bán mới Bond</w:delText>
              </w:r>
            </w:del>
          </w:p>
        </w:tc>
        <w:tc>
          <w:tcPr>
            <w:tcW w:w="2230" w:type="dxa"/>
            <w:vAlign w:val="center"/>
            <w:tcPrChange w:id="11523" w:author="thu nga" w:date="2024-10-01T10:49:00Z">
              <w:tcPr>
                <w:tcW w:w="2230" w:type="dxa"/>
                <w:vAlign w:val="center"/>
              </w:tcPr>
            </w:tcPrChange>
          </w:tcPr>
          <w:p w14:paraId="39B4B86C" w14:textId="584CBBA9" w:rsidR="00FF4CD3" w:rsidRPr="00E25144" w:rsidDel="007E0F89" w:rsidRDefault="00FF4CD3">
            <w:pPr>
              <w:spacing w:before="0" w:line="240" w:lineRule="auto"/>
              <w:contextualSpacing w:val="0"/>
              <w:rPr>
                <w:del w:id="11524" w:author="Phuong Truong Thi" w:date="2024-10-08T18:12:00Z"/>
                <w:rFonts w:ascii="Times New Roman" w:eastAsia="Times New Roman" w:hAnsi="Times New Roman"/>
                <w:sz w:val="24"/>
                <w:szCs w:val="24"/>
                <w:lang w:eastAsia="vi-VN"/>
              </w:rPr>
            </w:pPr>
            <w:del w:id="11525" w:author="Phuong Truong Thi" w:date="2024-10-08T18:12:00Z">
              <w:r w:rsidRPr="00E25144" w:rsidDel="007E0F89">
                <w:rPr>
                  <w:rFonts w:ascii="Times New Roman" w:hAnsi="Times New Roman"/>
                  <w:sz w:val="24"/>
                  <w:szCs w:val="24"/>
                </w:rPr>
                <w:delText>Tổng doanh số bán mới trong tháng các hợp đồng Bond của KH đến ngày báo cáo</w:delText>
              </w:r>
            </w:del>
          </w:p>
        </w:tc>
        <w:tc>
          <w:tcPr>
            <w:tcW w:w="1070" w:type="dxa"/>
            <w:tcPrChange w:id="11526" w:author="thu nga" w:date="2024-10-01T10:49:00Z">
              <w:tcPr>
                <w:tcW w:w="1070" w:type="dxa"/>
              </w:tcPr>
            </w:tcPrChange>
          </w:tcPr>
          <w:p w14:paraId="31573653" w14:textId="24799E3E" w:rsidR="00FF4CD3" w:rsidRPr="004C4A85" w:rsidDel="007E0F89" w:rsidRDefault="00FF4CD3">
            <w:pPr>
              <w:spacing w:before="0" w:line="240" w:lineRule="auto"/>
              <w:contextualSpacing w:val="0"/>
              <w:jc w:val="center"/>
              <w:rPr>
                <w:del w:id="11527" w:author="Phuong Truong Thi" w:date="2024-10-08T18:12:00Z"/>
                <w:rFonts w:ascii="Times New Roman" w:eastAsia="Times New Roman" w:hAnsi="Times New Roman"/>
                <w:sz w:val="24"/>
                <w:szCs w:val="24"/>
                <w:lang w:eastAsia="vi-VN"/>
              </w:rPr>
              <w:pPrChange w:id="11528" w:author="thu nga" w:date="2024-09-30T15:15:00Z">
                <w:pPr>
                  <w:spacing w:before="0" w:line="240" w:lineRule="auto"/>
                  <w:contextualSpacing w:val="0"/>
                </w:pPr>
              </w:pPrChange>
            </w:pPr>
            <w:ins w:id="11529" w:author="thu nga" w:date="2024-09-30T15:12:00Z">
              <w:del w:id="11530" w:author="Phuong Truong Thi" w:date="2024-10-08T18:12:00Z">
                <w:r w:rsidRPr="00FE41A9" w:rsidDel="007E0F89">
                  <w:rPr>
                    <w:rFonts w:ascii="Times New Roman" w:eastAsia="Times New Roman" w:hAnsi="Times New Roman"/>
                    <w:sz w:val="24"/>
                    <w:szCs w:val="24"/>
                    <w:lang w:val="vi-VN" w:eastAsia="vi-VN"/>
                  </w:rPr>
                  <w:delText>CRM</w:delText>
                </w:r>
              </w:del>
            </w:ins>
          </w:p>
        </w:tc>
        <w:tc>
          <w:tcPr>
            <w:tcW w:w="1236" w:type="dxa"/>
            <w:tcPrChange w:id="11531" w:author="thu nga" w:date="2024-10-01T10:49:00Z">
              <w:tcPr>
                <w:tcW w:w="1236" w:type="dxa"/>
              </w:tcPr>
            </w:tcPrChange>
          </w:tcPr>
          <w:p w14:paraId="668EE8ED" w14:textId="0C693969" w:rsidR="00FF4CD3" w:rsidRPr="00AD0E1A" w:rsidDel="007E0F89" w:rsidRDefault="000E4E67">
            <w:pPr>
              <w:spacing w:before="0" w:line="240" w:lineRule="auto"/>
              <w:contextualSpacing w:val="0"/>
              <w:rPr>
                <w:del w:id="11532" w:author="Phuong Truong Thi" w:date="2024-10-08T18:12:00Z"/>
                <w:rFonts w:ascii="Times New Roman" w:eastAsia="Times New Roman" w:hAnsi="Times New Roman"/>
                <w:sz w:val="24"/>
                <w:szCs w:val="24"/>
                <w:lang w:eastAsia="vi-VN"/>
              </w:rPr>
            </w:pPr>
            <w:ins w:id="11533" w:author="thu nga" w:date="2024-10-01T10:12:00Z">
              <w:del w:id="11534" w:author="Phuong Truong Thi" w:date="2024-10-08T18:12:00Z">
                <w:r w:rsidDel="007E0F89">
                  <w:rPr>
                    <w:rFonts w:ascii="Times New Roman" w:eastAsia="Times New Roman" w:hAnsi="Times New Roman"/>
                    <w:sz w:val="24"/>
                    <w:szCs w:val="24"/>
                    <w:lang w:eastAsia="vi-VN"/>
                  </w:rPr>
                  <w:delText>Currency</w:delText>
                </w:r>
                <w:r w:rsidRPr="004C4A85" w:rsidDel="007E0F89">
                  <w:rPr>
                    <w:rFonts w:ascii="Times New Roman" w:eastAsia="Times New Roman" w:hAnsi="Times New Roman"/>
                    <w:sz w:val="24"/>
                    <w:szCs w:val="24"/>
                    <w:lang w:eastAsia="vi-VN"/>
                  </w:rPr>
                  <w:delText xml:space="preserve"> </w:delText>
                </w:r>
              </w:del>
            </w:ins>
            <w:del w:id="11535" w:author="Phuong Truong Thi" w:date="2024-10-08T18:12:00Z">
              <w:r w:rsidR="00FF4CD3" w:rsidRPr="004C4A85"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536" w:author="thu nga" w:date="2024-10-01T10:49:00Z">
              <w:tcPr>
                <w:tcW w:w="1417" w:type="dxa"/>
                <w:gridSpan w:val="2"/>
                <w:shd w:val="clear" w:color="auto" w:fill="auto"/>
                <w:noWrap/>
                <w:vAlign w:val="center"/>
              </w:tcPr>
            </w:tcPrChange>
          </w:tcPr>
          <w:p w14:paraId="138AC15D" w14:textId="3BCC2D03" w:rsidR="00FF4CD3" w:rsidRPr="00AD0E1A" w:rsidDel="007E0F89" w:rsidRDefault="00FF4CD3">
            <w:pPr>
              <w:spacing w:before="0" w:line="240" w:lineRule="auto"/>
              <w:contextualSpacing w:val="0"/>
              <w:rPr>
                <w:del w:id="11537" w:author="Phuong Truong Thi" w:date="2024-10-08T18:12:00Z"/>
                <w:rFonts w:ascii="Times New Roman" w:eastAsia="Times New Roman" w:hAnsi="Times New Roman"/>
                <w:sz w:val="24"/>
                <w:szCs w:val="24"/>
                <w:lang w:val="vi-VN" w:eastAsia="vi-VN"/>
              </w:rPr>
            </w:pPr>
          </w:p>
        </w:tc>
        <w:tc>
          <w:tcPr>
            <w:tcW w:w="992" w:type="dxa"/>
            <w:tcPrChange w:id="11538" w:author="thu nga" w:date="2024-10-01T10:49:00Z">
              <w:tcPr>
                <w:tcW w:w="851" w:type="dxa"/>
              </w:tcPr>
            </w:tcPrChange>
          </w:tcPr>
          <w:p w14:paraId="30EE6A4C" w14:textId="2C960478" w:rsidR="00FF4CD3" w:rsidRPr="00AD0E1A" w:rsidDel="007E0F89" w:rsidRDefault="00FF4CD3">
            <w:pPr>
              <w:spacing w:before="0" w:line="240" w:lineRule="auto"/>
              <w:contextualSpacing w:val="0"/>
              <w:jc w:val="center"/>
              <w:rPr>
                <w:del w:id="11539" w:author="Phuong Truong Thi" w:date="2024-10-08T18:12:00Z"/>
                <w:rFonts w:ascii="Times New Roman" w:eastAsia="Times New Roman" w:hAnsi="Times New Roman"/>
                <w:sz w:val="24"/>
                <w:szCs w:val="24"/>
                <w:lang w:val="vi-VN" w:eastAsia="vi-VN"/>
              </w:rPr>
            </w:pPr>
            <w:del w:id="11540" w:author="Phuong Truong Thi" w:date="2024-10-08T18:12:00Z">
              <w:r w:rsidRPr="00CC7615" w:rsidDel="007E0F89">
                <w:rPr>
                  <w:rFonts w:ascii="Times New Roman" w:eastAsia="Times New Roman" w:hAnsi="Times New Roman"/>
                  <w:sz w:val="24"/>
                  <w:szCs w:val="24"/>
                  <w:lang w:eastAsia="vi-VN"/>
                </w:rPr>
                <w:delText>N</w:delText>
              </w:r>
            </w:del>
          </w:p>
        </w:tc>
      </w:tr>
      <w:tr w:rsidR="00273A54" w:rsidRPr="00AD0E1A" w:rsidDel="007E0F89" w14:paraId="5C5E66F4" w14:textId="39AE39AF" w:rsidTr="001859AE">
        <w:trPr>
          <w:gridAfter w:val="2"/>
          <w:wAfter w:w="17834" w:type="dxa"/>
          <w:trHeight w:val="276"/>
          <w:del w:id="11541" w:author="Phuong Truong Thi" w:date="2024-10-08T18:12:00Z"/>
          <w:trPrChange w:id="11542" w:author="thu nga" w:date="2024-10-01T10:49:00Z">
            <w:trPr>
              <w:gridAfter w:val="2"/>
              <w:wAfter w:w="17834" w:type="dxa"/>
              <w:trHeight w:val="276"/>
            </w:trPr>
          </w:trPrChange>
        </w:trPr>
        <w:tc>
          <w:tcPr>
            <w:tcW w:w="670" w:type="dxa"/>
            <w:shd w:val="clear" w:color="auto" w:fill="auto"/>
            <w:vAlign w:val="center"/>
            <w:tcPrChange w:id="11543" w:author="thu nga" w:date="2024-10-01T10:49:00Z">
              <w:tcPr>
                <w:tcW w:w="670" w:type="dxa"/>
                <w:shd w:val="clear" w:color="auto" w:fill="auto"/>
                <w:vAlign w:val="center"/>
              </w:tcPr>
            </w:tcPrChange>
          </w:tcPr>
          <w:p w14:paraId="0D3D40B1" w14:textId="467866D5" w:rsidR="00FF4CD3" w:rsidRPr="00AD0E1A" w:rsidDel="007E0F89" w:rsidRDefault="00FF4CD3">
            <w:pPr>
              <w:pStyle w:val="ListParagraph"/>
              <w:numPr>
                <w:ilvl w:val="0"/>
                <w:numId w:val="62"/>
              </w:numPr>
              <w:spacing w:before="0" w:line="240" w:lineRule="auto"/>
              <w:contextualSpacing w:val="0"/>
              <w:jc w:val="left"/>
              <w:rPr>
                <w:del w:id="11544" w:author="Phuong Truong Thi" w:date="2024-10-08T18:12:00Z"/>
                <w:rFonts w:eastAsia="Times New Roman"/>
                <w:szCs w:val="24"/>
                <w:lang w:val="vi-VN" w:eastAsia="vi-VN"/>
              </w:rPr>
            </w:pPr>
          </w:p>
        </w:tc>
        <w:tc>
          <w:tcPr>
            <w:tcW w:w="1735" w:type="dxa"/>
            <w:gridSpan w:val="2"/>
            <w:shd w:val="clear" w:color="auto" w:fill="auto"/>
            <w:vAlign w:val="center"/>
            <w:tcPrChange w:id="11545" w:author="thu nga" w:date="2024-10-01T10:49:00Z">
              <w:tcPr>
                <w:tcW w:w="1735" w:type="dxa"/>
                <w:gridSpan w:val="2"/>
                <w:shd w:val="clear" w:color="auto" w:fill="auto"/>
                <w:vAlign w:val="center"/>
              </w:tcPr>
            </w:tcPrChange>
          </w:tcPr>
          <w:p w14:paraId="01E77BF4" w14:textId="38002DE4" w:rsidR="00FF4CD3" w:rsidRPr="00763017" w:rsidDel="007E0F89" w:rsidRDefault="00FF4CD3">
            <w:pPr>
              <w:spacing w:before="0" w:line="240" w:lineRule="auto"/>
              <w:contextualSpacing w:val="0"/>
              <w:rPr>
                <w:del w:id="11546" w:author="Phuong Truong Thi" w:date="2024-10-08T18:12:00Z"/>
                <w:rFonts w:ascii="Times New Roman" w:hAnsi="Times New Roman"/>
                <w:sz w:val="24"/>
                <w:szCs w:val="24"/>
                <w:lang w:val="vi-VN"/>
                <w:rPrChange w:id="11547" w:author="thu nga" w:date="2024-09-30T13:54:00Z">
                  <w:rPr>
                    <w:del w:id="11548" w:author="Phuong Truong Thi" w:date="2024-10-08T18:12:00Z"/>
                    <w:rFonts w:ascii="Times New Roman" w:hAnsi="Times New Roman"/>
                    <w:sz w:val="24"/>
                    <w:szCs w:val="24"/>
                  </w:rPr>
                </w:rPrChange>
              </w:rPr>
            </w:pPr>
            <w:del w:id="11549" w:author="Phuong Truong Thi" w:date="2024-10-08T18:12:00Z">
              <w:r w:rsidRPr="00763017" w:rsidDel="007E0F89">
                <w:rPr>
                  <w:rFonts w:ascii="Times New Roman" w:hAnsi="Times New Roman"/>
                  <w:color w:val="000000"/>
                  <w:sz w:val="24"/>
                  <w:szCs w:val="24"/>
                  <w:lang w:val="vi-VN"/>
                  <w:rPrChange w:id="11550" w:author="thu nga" w:date="2024-09-30T13:54:00Z">
                    <w:rPr>
                      <w:rFonts w:ascii="Times New Roman" w:hAnsi="Times New Roman"/>
                      <w:color w:val="000000"/>
                      <w:sz w:val="24"/>
                      <w:szCs w:val="24"/>
                    </w:rPr>
                  </w:rPrChange>
                </w:rPr>
                <w:delText xml:space="preserve">Doanh số bán  mới MF </w:delText>
              </w:r>
            </w:del>
          </w:p>
        </w:tc>
        <w:tc>
          <w:tcPr>
            <w:tcW w:w="2230" w:type="dxa"/>
            <w:vAlign w:val="center"/>
            <w:tcPrChange w:id="11551" w:author="thu nga" w:date="2024-10-01T10:49:00Z">
              <w:tcPr>
                <w:tcW w:w="2230" w:type="dxa"/>
                <w:vAlign w:val="center"/>
              </w:tcPr>
            </w:tcPrChange>
          </w:tcPr>
          <w:p w14:paraId="430551BC" w14:textId="1947E883" w:rsidR="00FF4CD3" w:rsidRPr="00763017" w:rsidDel="007E0F89" w:rsidRDefault="00FF4CD3">
            <w:pPr>
              <w:spacing w:before="0" w:line="240" w:lineRule="auto"/>
              <w:contextualSpacing w:val="0"/>
              <w:rPr>
                <w:del w:id="11552" w:author="Phuong Truong Thi" w:date="2024-10-08T18:12:00Z"/>
                <w:rFonts w:ascii="Times New Roman" w:eastAsia="Times New Roman" w:hAnsi="Times New Roman"/>
                <w:sz w:val="24"/>
                <w:szCs w:val="24"/>
                <w:lang w:val="vi-VN" w:eastAsia="vi-VN"/>
                <w:rPrChange w:id="11553" w:author="thu nga" w:date="2024-09-30T13:54:00Z">
                  <w:rPr>
                    <w:del w:id="11554" w:author="Phuong Truong Thi" w:date="2024-10-08T18:12:00Z"/>
                    <w:rFonts w:ascii="Times New Roman" w:eastAsia="Times New Roman" w:hAnsi="Times New Roman"/>
                    <w:sz w:val="24"/>
                    <w:szCs w:val="24"/>
                    <w:lang w:eastAsia="vi-VN"/>
                  </w:rPr>
                </w:rPrChange>
              </w:rPr>
            </w:pPr>
            <w:del w:id="11555" w:author="Phuong Truong Thi" w:date="2024-10-08T18:12:00Z">
              <w:r w:rsidRPr="00763017" w:rsidDel="007E0F89">
                <w:rPr>
                  <w:rFonts w:ascii="Times New Roman" w:hAnsi="Times New Roman"/>
                  <w:sz w:val="24"/>
                  <w:szCs w:val="24"/>
                  <w:lang w:val="vi-VN"/>
                  <w:rPrChange w:id="11556" w:author="thu nga" w:date="2024-09-30T13:54:00Z">
                    <w:rPr>
                      <w:rFonts w:ascii="Times New Roman" w:hAnsi="Times New Roman"/>
                      <w:sz w:val="24"/>
                      <w:szCs w:val="24"/>
                    </w:rPr>
                  </w:rPrChange>
                </w:rPr>
                <w:delText>Tổng doanh số bán mới trong tháng các hợp đồng MF của KH đến ngày báo cáo</w:delText>
              </w:r>
            </w:del>
          </w:p>
        </w:tc>
        <w:tc>
          <w:tcPr>
            <w:tcW w:w="1070" w:type="dxa"/>
            <w:tcPrChange w:id="11557" w:author="thu nga" w:date="2024-10-01T10:49:00Z">
              <w:tcPr>
                <w:tcW w:w="1070" w:type="dxa"/>
              </w:tcPr>
            </w:tcPrChange>
          </w:tcPr>
          <w:p w14:paraId="1AB2F970" w14:textId="4CAD49E1" w:rsidR="00FF4CD3" w:rsidRPr="00FF4CD3" w:rsidDel="007E0F89" w:rsidRDefault="00FF4CD3">
            <w:pPr>
              <w:spacing w:before="0" w:line="240" w:lineRule="auto"/>
              <w:contextualSpacing w:val="0"/>
              <w:jc w:val="center"/>
              <w:rPr>
                <w:del w:id="11558" w:author="Phuong Truong Thi" w:date="2024-10-08T18:12:00Z"/>
                <w:rFonts w:ascii="Times New Roman" w:eastAsia="Times New Roman" w:hAnsi="Times New Roman"/>
                <w:sz w:val="24"/>
                <w:szCs w:val="24"/>
                <w:lang w:val="vi-VN" w:eastAsia="vi-VN"/>
                <w:rPrChange w:id="11559" w:author="thu nga" w:date="2024-09-30T15:10:00Z">
                  <w:rPr>
                    <w:del w:id="11560" w:author="Phuong Truong Thi" w:date="2024-10-08T18:12:00Z"/>
                    <w:rFonts w:ascii="Times New Roman" w:eastAsia="Times New Roman" w:hAnsi="Times New Roman"/>
                    <w:sz w:val="24"/>
                    <w:szCs w:val="24"/>
                    <w:lang w:eastAsia="vi-VN"/>
                  </w:rPr>
                </w:rPrChange>
              </w:rPr>
              <w:pPrChange w:id="11561" w:author="thu nga" w:date="2024-09-30T15:15:00Z">
                <w:pPr>
                  <w:spacing w:before="0" w:line="240" w:lineRule="auto"/>
                  <w:contextualSpacing w:val="0"/>
                </w:pPr>
              </w:pPrChange>
            </w:pPr>
            <w:ins w:id="11562" w:author="thu nga" w:date="2024-09-30T15:12:00Z">
              <w:del w:id="11563" w:author="Phuong Truong Thi" w:date="2024-10-08T18:12:00Z">
                <w:r w:rsidRPr="00FE41A9" w:rsidDel="007E0F89">
                  <w:rPr>
                    <w:rFonts w:ascii="Times New Roman" w:eastAsia="Times New Roman" w:hAnsi="Times New Roman"/>
                    <w:sz w:val="24"/>
                    <w:szCs w:val="24"/>
                    <w:lang w:val="vi-VN" w:eastAsia="vi-VN"/>
                  </w:rPr>
                  <w:delText>CRM</w:delText>
                </w:r>
              </w:del>
            </w:ins>
          </w:p>
        </w:tc>
        <w:tc>
          <w:tcPr>
            <w:tcW w:w="1236" w:type="dxa"/>
            <w:tcPrChange w:id="11564" w:author="thu nga" w:date="2024-10-01T10:49:00Z">
              <w:tcPr>
                <w:tcW w:w="1236" w:type="dxa"/>
              </w:tcPr>
            </w:tcPrChange>
          </w:tcPr>
          <w:p w14:paraId="288AF537" w14:textId="27EA0545" w:rsidR="00FF4CD3" w:rsidRPr="00AD0E1A" w:rsidDel="007E0F89" w:rsidRDefault="000E4E67">
            <w:pPr>
              <w:spacing w:before="0" w:line="240" w:lineRule="auto"/>
              <w:contextualSpacing w:val="0"/>
              <w:rPr>
                <w:del w:id="11565" w:author="Phuong Truong Thi" w:date="2024-10-08T18:12:00Z"/>
                <w:rFonts w:ascii="Times New Roman" w:eastAsia="Times New Roman" w:hAnsi="Times New Roman"/>
                <w:sz w:val="24"/>
                <w:szCs w:val="24"/>
                <w:lang w:eastAsia="vi-VN"/>
              </w:rPr>
            </w:pPr>
            <w:ins w:id="11566" w:author="thu nga" w:date="2024-10-01T10:12:00Z">
              <w:del w:id="11567" w:author="Phuong Truong Thi" w:date="2024-10-08T18:12:00Z">
                <w:r w:rsidDel="007E0F89">
                  <w:rPr>
                    <w:rFonts w:ascii="Times New Roman" w:eastAsia="Times New Roman" w:hAnsi="Times New Roman"/>
                    <w:sz w:val="24"/>
                    <w:szCs w:val="24"/>
                    <w:lang w:eastAsia="vi-VN"/>
                  </w:rPr>
                  <w:delText>Currency</w:delText>
                </w:r>
                <w:r w:rsidRPr="004C4A85" w:rsidDel="007E0F89">
                  <w:rPr>
                    <w:rFonts w:ascii="Times New Roman" w:eastAsia="Times New Roman" w:hAnsi="Times New Roman"/>
                    <w:sz w:val="24"/>
                    <w:szCs w:val="24"/>
                    <w:lang w:eastAsia="vi-VN"/>
                  </w:rPr>
                  <w:delText xml:space="preserve"> </w:delText>
                </w:r>
              </w:del>
            </w:ins>
            <w:del w:id="11568" w:author="Phuong Truong Thi" w:date="2024-10-08T18:12:00Z">
              <w:r w:rsidR="00FF4CD3" w:rsidRPr="004C4A85"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569" w:author="thu nga" w:date="2024-10-01T10:49:00Z">
              <w:tcPr>
                <w:tcW w:w="1417" w:type="dxa"/>
                <w:gridSpan w:val="2"/>
                <w:shd w:val="clear" w:color="auto" w:fill="auto"/>
                <w:noWrap/>
                <w:vAlign w:val="center"/>
              </w:tcPr>
            </w:tcPrChange>
          </w:tcPr>
          <w:p w14:paraId="75EE13F3" w14:textId="57D8E01D" w:rsidR="00FF4CD3" w:rsidRPr="00AD0E1A" w:rsidDel="007E0F89" w:rsidRDefault="00FF4CD3">
            <w:pPr>
              <w:spacing w:before="0" w:line="240" w:lineRule="auto"/>
              <w:contextualSpacing w:val="0"/>
              <w:rPr>
                <w:del w:id="11570" w:author="Phuong Truong Thi" w:date="2024-10-08T18:12:00Z"/>
                <w:rFonts w:ascii="Times New Roman" w:eastAsia="Times New Roman" w:hAnsi="Times New Roman"/>
                <w:sz w:val="24"/>
                <w:szCs w:val="24"/>
                <w:lang w:val="vi-VN" w:eastAsia="vi-VN"/>
              </w:rPr>
            </w:pPr>
          </w:p>
        </w:tc>
        <w:tc>
          <w:tcPr>
            <w:tcW w:w="992" w:type="dxa"/>
            <w:tcPrChange w:id="11571" w:author="thu nga" w:date="2024-10-01T10:49:00Z">
              <w:tcPr>
                <w:tcW w:w="851" w:type="dxa"/>
              </w:tcPr>
            </w:tcPrChange>
          </w:tcPr>
          <w:p w14:paraId="5858A929" w14:textId="33AAC758" w:rsidR="00FF4CD3" w:rsidRPr="00CE0097" w:rsidDel="007E0F89" w:rsidRDefault="00FF4CD3">
            <w:pPr>
              <w:spacing w:before="0" w:line="240" w:lineRule="auto"/>
              <w:contextualSpacing w:val="0"/>
              <w:jc w:val="center"/>
              <w:rPr>
                <w:del w:id="11572" w:author="Phuong Truong Thi" w:date="2024-10-08T18:12:00Z"/>
                <w:rFonts w:ascii="Times New Roman" w:eastAsia="Times New Roman" w:hAnsi="Times New Roman"/>
                <w:sz w:val="24"/>
                <w:szCs w:val="24"/>
                <w:lang w:eastAsia="vi-VN"/>
              </w:rPr>
            </w:pPr>
            <w:del w:id="11573"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0E2606AA" w14:textId="65B928FC" w:rsidTr="007B7F57">
        <w:trPr>
          <w:gridAfter w:val="2"/>
          <w:wAfter w:w="17834" w:type="dxa"/>
          <w:trHeight w:val="276"/>
          <w:del w:id="11574" w:author="Phuong Truong Thi" w:date="2024-10-08T18:12:00Z"/>
          <w:trPrChange w:id="11575" w:author="thu nga" w:date="2024-09-30T15:27:00Z">
            <w:trPr>
              <w:gridAfter w:val="2"/>
              <w:wAfter w:w="17834" w:type="dxa"/>
              <w:trHeight w:val="276"/>
            </w:trPr>
          </w:trPrChange>
        </w:trPr>
        <w:tc>
          <w:tcPr>
            <w:tcW w:w="846" w:type="dxa"/>
            <w:gridSpan w:val="2"/>
            <w:tcPrChange w:id="11576" w:author="thu nga" w:date="2024-09-30T15:27:00Z">
              <w:tcPr>
                <w:tcW w:w="1492" w:type="dxa"/>
                <w:gridSpan w:val="2"/>
              </w:tcPr>
            </w:tcPrChange>
          </w:tcPr>
          <w:p w14:paraId="343B2D8D" w14:textId="6BE7C9AF" w:rsidR="00FF4CD3" w:rsidDel="007E0F89" w:rsidRDefault="00FF4CD3">
            <w:pPr>
              <w:spacing w:before="0" w:line="240" w:lineRule="auto"/>
              <w:contextualSpacing w:val="0"/>
              <w:jc w:val="left"/>
              <w:rPr>
                <w:del w:id="11577" w:author="Phuong Truong Thi" w:date="2024-10-08T18:12:00Z"/>
                <w:rFonts w:ascii="Times New Roman" w:eastAsia="Times New Roman" w:hAnsi="Times New Roman"/>
                <w:sz w:val="24"/>
                <w:szCs w:val="24"/>
                <w:lang w:eastAsia="vi-VN"/>
              </w:rPr>
            </w:pPr>
          </w:p>
        </w:tc>
        <w:tc>
          <w:tcPr>
            <w:tcW w:w="8363" w:type="dxa"/>
            <w:gridSpan w:val="6"/>
            <w:vAlign w:val="center"/>
            <w:tcPrChange w:id="11578" w:author="thu nga" w:date="2024-09-30T15:27:00Z">
              <w:tcPr>
                <w:tcW w:w="7717" w:type="dxa"/>
                <w:gridSpan w:val="7"/>
                <w:vAlign w:val="center"/>
              </w:tcPr>
            </w:tcPrChange>
          </w:tcPr>
          <w:p w14:paraId="5380C583" w14:textId="198A3252" w:rsidR="00FF4CD3" w:rsidDel="007E0F89" w:rsidRDefault="00FF4CD3">
            <w:pPr>
              <w:spacing w:before="0" w:line="240" w:lineRule="auto"/>
              <w:contextualSpacing w:val="0"/>
              <w:jc w:val="left"/>
              <w:rPr>
                <w:del w:id="11579" w:author="Phuong Truong Thi" w:date="2024-10-08T18:12:00Z"/>
                <w:rFonts w:ascii="Times New Roman" w:eastAsia="Times New Roman" w:hAnsi="Times New Roman"/>
                <w:sz w:val="24"/>
                <w:szCs w:val="24"/>
                <w:lang w:eastAsia="vi-VN"/>
              </w:rPr>
            </w:pPr>
            <w:del w:id="11580" w:author="Phuong Truong Thi" w:date="2024-10-08T18:12:00Z">
              <w:r w:rsidDel="007E0F89">
                <w:rPr>
                  <w:rFonts w:ascii="Times New Roman" w:eastAsia="Times New Roman" w:hAnsi="Times New Roman"/>
                  <w:sz w:val="24"/>
                  <w:szCs w:val="24"/>
                  <w:lang w:eastAsia="vi-VN"/>
                </w:rPr>
                <w:delText>Sản phẩm khác</w:delText>
              </w:r>
            </w:del>
          </w:p>
        </w:tc>
      </w:tr>
      <w:tr w:rsidR="00273A54" w:rsidRPr="00AD0E1A" w:rsidDel="007E0F89" w14:paraId="58ADAEA7" w14:textId="00560510" w:rsidTr="001859AE">
        <w:trPr>
          <w:gridAfter w:val="2"/>
          <w:wAfter w:w="17834" w:type="dxa"/>
          <w:trHeight w:val="276"/>
          <w:del w:id="11581" w:author="Phuong Truong Thi" w:date="2024-10-08T18:12:00Z"/>
          <w:trPrChange w:id="11582" w:author="thu nga" w:date="2024-10-01T10:49:00Z">
            <w:trPr>
              <w:gridAfter w:val="2"/>
              <w:wAfter w:w="17834" w:type="dxa"/>
              <w:trHeight w:val="276"/>
            </w:trPr>
          </w:trPrChange>
        </w:trPr>
        <w:tc>
          <w:tcPr>
            <w:tcW w:w="670" w:type="dxa"/>
            <w:shd w:val="clear" w:color="auto" w:fill="auto"/>
            <w:vAlign w:val="center"/>
            <w:tcPrChange w:id="11583" w:author="thu nga" w:date="2024-10-01T10:49:00Z">
              <w:tcPr>
                <w:tcW w:w="670" w:type="dxa"/>
                <w:shd w:val="clear" w:color="auto" w:fill="auto"/>
                <w:vAlign w:val="center"/>
              </w:tcPr>
            </w:tcPrChange>
          </w:tcPr>
          <w:p w14:paraId="73B586FD" w14:textId="0B664A67" w:rsidR="00FF4CD3" w:rsidRPr="00AD0E1A" w:rsidDel="007E0F89" w:rsidRDefault="00FF4CD3">
            <w:pPr>
              <w:pStyle w:val="ListParagraph"/>
              <w:numPr>
                <w:ilvl w:val="0"/>
                <w:numId w:val="62"/>
              </w:numPr>
              <w:spacing w:before="0" w:line="240" w:lineRule="auto"/>
              <w:contextualSpacing w:val="0"/>
              <w:jc w:val="left"/>
              <w:rPr>
                <w:del w:id="11584" w:author="Phuong Truong Thi" w:date="2024-10-08T18:12:00Z"/>
                <w:rFonts w:eastAsia="Times New Roman"/>
                <w:szCs w:val="24"/>
                <w:lang w:val="vi-VN" w:eastAsia="vi-VN"/>
              </w:rPr>
            </w:pPr>
          </w:p>
        </w:tc>
        <w:tc>
          <w:tcPr>
            <w:tcW w:w="1735" w:type="dxa"/>
            <w:gridSpan w:val="2"/>
            <w:shd w:val="clear" w:color="auto" w:fill="auto"/>
            <w:vAlign w:val="center"/>
            <w:tcPrChange w:id="11585" w:author="thu nga" w:date="2024-10-01T10:49:00Z">
              <w:tcPr>
                <w:tcW w:w="1735" w:type="dxa"/>
                <w:gridSpan w:val="2"/>
                <w:shd w:val="clear" w:color="auto" w:fill="auto"/>
                <w:vAlign w:val="center"/>
              </w:tcPr>
            </w:tcPrChange>
          </w:tcPr>
          <w:p w14:paraId="16088C0D" w14:textId="1CF33B7F" w:rsidR="00FF4CD3" w:rsidRPr="008E60BE" w:rsidDel="007E0F89" w:rsidRDefault="00FF4CD3">
            <w:pPr>
              <w:spacing w:before="0" w:line="240" w:lineRule="auto"/>
              <w:contextualSpacing w:val="0"/>
              <w:rPr>
                <w:del w:id="11586" w:author="Phuong Truong Thi" w:date="2024-10-08T18:12:00Z"/>
                <w:rFonts w:ascii="Times New Roman" w:hAnsi="Times New Roman"/>
                <w:sz w:val="24"/>
                <w:szCs w:val="24"/>
              </w:rPr>
            </w:pPr>
            <w:del w:id="11587" w:author="Phuong Truong Thi" w:date="2024-10-08T18:12:00Z">
              <w:r w:rsidRPr="008E60BE" w:rsidDel="007E0F89">
                <w:rPr>
                  <w:rFonts w:ascii="Times New Roman" w:hAnsi="Times New Roman"/>
                  <w:color w:val="000000"/>
                  <w:sz w:val="24"/>
                  <w:szCs w:val="24"/>
                </w:rPr>
                <w:delText>Số thẻ IDC</w:delText>
              </w:r>
            </w:del>
          </w:p>
        </w:tc>
        <w:tc>
          <w:tcPr>
            <w:tcW w:w="2230" w:type="dxa"/>
            <w:vAlign w:val="center"/>
            <w:tcPrChange w:id="11588" w:author="thu nga" w:date="2024-10-01T10:49:00Z">
              <w:tcPr>
                <w:tcW w:w="2230" w:type="dxa"/>
                <w:vAlign w:val="center"/>
              </w:tcPr>
            </w:tcPrChange>
          </w:tcPr>
          <w:p w14:paraId="25BE1419" w14:textId="3D9BDB2B" w:rsidR="00FF4CD3" w:rsidRPr="00E25144" w:rsidDel="007E0F89" w:rsidRDefault="00FF4CD3">
            <w:pPr>
              <w:spacing w:before="0" w:line="240" w:lineRule="auto"/>
              <w:contextualSpacing w:val="0"/>
              <w:rPr>
                <w:del w:id="11589" w:author="Phuong Truong Thi" w:date="2024-10-08T18:12:00Z"/>
                <w:rFonts w:ascii="Times New Roman" w:eastAsia="Times New Roman" w:hAnsi="Times New Roman"/>
                <w:sz w:val="24"/>
                <w:szCs w:val="24"/>
                <w:lang w:eastAsia="vi-VN"/>
              </w:rPr>
            </w:pPr>
            <w:del w:id="11590" w:author="Phuong Truong Thi" w:date="2024-10-08T18:12:00Z">
              <w:r w:rsidRPr="00E25144" w:rsidDel="007E0F89">
                <w:rPr>
                  <w:rFonts w:ascii="Times New Roman" w:hAnsi="Times New Roman"/>
                  <w:color w:val="000000"/>
                  <w:sz w:val="24"/>
                  <w:szCs w:val="24"/>
                </w:rPr>
                <w:delText>Tổng số lượng thẻ IDC của KH tại VPB đến ngày dữ liệu</w:delText>
              </w:r>
            </w:del>
          </w:p>
        </w:tc>
        <w:tc>
          <w:tcPr>
            <w:tcW w:w="1070" w:type="dxa"/>
            <w:tcPrChange w:id="11591" w:author="thu nga" w:date="2024-10-01T10:49:00Z">
              <w:tcPr>
                <w:tcW w:w="1070" w:type="dxa"/>
              </w:tcPr>
            </w:tcPrChange>
          </w:tcPr>
          <w:p w14:paraId="4752FBBE" w14:textId="251C9DD9" w:rsidR="00FF4CD3" w:rsidDel="007E0F89" w:rsidRDefault="00FF4CD3">
            <w:pPr>
              <w:spacing w:before="0" w:line="240" w:lineRule="auto"/>
              <w:jc w:val="center"/>
              <w:rPr>
                <w:del w:id="11592" w:author="Phuong Truong Thi" w:date="2024-10-08T18:12:00Z"/>
                <w:rFonts w:ascii="Times New Roman" w:eastAsia="Times New Roman" w:hAnsi="Times New Roman"/>
                <w:sz w:val="24"/>
                <w:szCs w:val="24"/>
                <w:lang w:eastAsia="vi-VN"/>
              </w:rPr>
              <w:pPrChange w:id="11593" w:author="thu nga" w:date="2024-09-30T15:15:00Z">
                <w:pPr>
                  <w:spacing w:before="0" w:line="240" w:lineRule="auto"/>
                </w:pPr>
              </w:pPrChange>
            </w:pPr>
            <w:ins w:id="11594" w:author="thu nga" w:date="2024-09-30T15:13:00Z">
              <w:del w:id="11595" w:author="Phuong Truong Thi" w:date="2024-10-08T18:12:00Z">
                <w:r w:rsidRPr="001902F1" w:rsidDel="007E0F89">
                  <w:rPr>
                    <w:rFonts w:ascii="Times New Roman" w:eastAsia="Times New Roman" w:hAnsi="Times New Roman"/>
                    <w:sz w:val="24"/>
                    <w:szCs w:val="24"/>
                    <w:lang w:val="vi-VN" w:eastAsia="vi-VN"/>
                  </w:rPr>
                  <w:delText>CRM</w:delText>
                </w:r>
              </w:del>
            </w:ins>
          </w:p>
        </w:tc>
        <w:tc>
          <w:tcPr>
            <w:tcW w:w="1236" w:type="dxa"/>
            <w:tcPrChange w:id="11596" w:author="thu nga" w:date="2024-10-01T10:49:00Z">
              <w:tcPr>
                <w:tcW w:w="1236" w:type="dxa"/>
              </w:tcPr>
            </w:tcPrChange>
          </w:tcPr>
          <w:p w14:paraId="60F1972D" w14:textId="746796C7" w:rsidR="00FF4CD3" w:rsidRPr="00AD0E1A" w:rsidDel="007E0F89" w:rsidRDefault="00FF4CD3">
            <w:pPr>
              <w:spacing w:before="0" w:line="240" w:lineRule="auto"/>
              <w:rPr>
                <w:del w:id="11597" w:author="Phuong Truong Thi" w:date="2024-10-08T18:12:00Z"/>
                <w:rFonts w:ascii="Times New Roman" w:eastAsia="Times New Roman" w:hAnsi="Times New Roman"/>
                <w:sz w:val="24"/>
                <w:szCs w:val="24"/>
                <w:lang w:eastAsia="vi-VN"/>
              </w:rPr>
            </w:pPr>
            <w:ins w:id="11598" w:author="thu nga" w:date="2024-09-30T14:43:00Z">
              <w:del w:id="11599" w:author="Phuong Truong Thi" w:date="2024-10-08T18:12:00Z">
                <w:r w:rsidDel="007E0F89">
                  <w:rPr>
                    <w:rFonts w:ascii="Times New Roman" w:eastAsia="Times New Roman" w:hAnsi="Times New Roman"/>
                    <w:sz w:val="24"/>
                    <w:szCs w:val="24"/>
                    <w:lang w:eastAsia="vi-VN"/>
                  </w:rPr>
                  <w:delText>Number</w:delText>
                </w:r>
                <w:r w:rsidRPr="677A921B" w:rsidDel="007E0F89">
                  <w:rPr>
                    <w:rFonts w:ascii="Times New Roman" w:eastAsia="Times New Roman" w:hAnsi="Times New Roman"/>
                    <w:sz w:val="24"/>
                    <w:szCs w:val="24"/>
                    <w:lang w:eastAsia="vi-VN"/>
                  </w:rPr>
                  <w:delText xml:space="preserve"> </w:delText>
                </w:r>
              </w:del>
            </w:ins>
            <w:commentRangeStart w:id="11600"/>
            <w:commentRangeStart w:id="11601"/>
            <w:del w:id="11602" w:author="Phuong Truong Thi" w:date="2024-10-08T18:12:00Z">
              <w:r w:rsidRPr="677A921B" w:rsidDel="007E0F89">
                <w:rPr>
                  <w:rFonts w:ascii="Times New Roman" w:eastAsia="Times New Roman" w:hAnsi="Times New Roman"/>
                  <w:sz w:val="24"/>
                  <w:szCs w:val="24"/>
                  <w:lang w:eastAsia="vi-VN"/>
                </w:rPr>
                <w:delText>Text</w:delText>
              </w:r>
              <w:commentRangeEnd w:id="11600"/>
              <w:r w:rsidDel="007E0F89">
                <w:rPr>
                  <w:rStyle w:val="CommentReference"/>
                </w:rPr>
                <w:commentReference w:id="11600"/>
              </w:r>
              <w:commentRangeEnd w:id="11601"/>
              <w:r w:rsidDel="007E0F89">
                <w:rPr>
                  <w:rStyle w:val="CommentReference"/>
                  <w:lang w:val="x-none" w:eastAsia="x-none"/>
                </w:rPr>
                <w:commentReference w:id="11601"/>
              </w:r>
            </w:del>
          </w:p>
        </w:tc>
        <w:tc>
          <w:tcPr>
            <w:tcW w:w="1276" w:type="dxa"/>
            <w:shd w:val="clear" w:color="auto" w:fill="auto"/>
            <w:noWrap/>
            <w:vAlign w:val="center"/>
            <w:tcPrChange w:id="11603" w:author="thu nga" w:date="2024-10-01T10:49:00Z">
              <w:tcPr>
                <w:tcW w:w="1417" w:type="dxa"/>
                <w:gridSpan w:val="2"/>
                <w:shd w:val="clear" w:color="auto" w:fill="auto"/>
                <w:noWrap/>
                <w:vAlign w:val="center"/>
              </w:tcPr>
            </w:tcPrChange>
          </w:tcPr>
          <w:p w14:paraId="2F418BFD" w14:textId="4510584A" w:rsidR="00FF4CD3" w:rsidRPr="00AD0E1A" w:rsidDel="007E0F89" w:rsidRDefault="00FF4CD3">
            <w:pPr>
              <w:spacing w:before="0" w:line="240" w:lineRule="auto"/>
              <w:contextualSpacing w:val="0"/>
              <w:rPr>
                <w:del w:id="11604" w:author="Phuong Truong Thi" w:date="2024-10-08T18:12:00Z"/>
                <w:rFonts w:ascii="Times New Roman" w:eastAsia="Times New Roman" w:hAnsi="Times New Roman"/>
                <w:sz w:val="24"/>
                <w:szCs w:val="24"/>
                <w:lang w:val="vi-VN" w:eastAsia="vi-VN"/>
              </w:rPr>
            </w:pPr>
          </w:p>
        </w:tc>
        <w:tc>
          <w:tcPr>
            <w:tcW w:w="992" w:type="dxa"/>
            <w:tcPrChange w:id="11605" w:author="thu nga" w:date="2024-10-01T10:49:00Z">
              <w:tcPr>
                <w:tcW w:w="851" w:type="dxa"/>
              </w:tcPr>
            </w:tcPrChange>
          </w:tcPr>
          <w:p w14:paraId="381D575F" w14:textId="71706816" w:rsidR="00FF4CD3" w:rsidRPr="00AD0E1A" w:rsidDel="007E0F89" w:rsidRDefault="00FF4CD3">
            <w:pPr>
              <w:spacing w:before="0" w:line="240" w:lineRule="auto"/>
              <w:contextualSpacing w:val="0"/>
              <w:jc w:val="center"/>
              <w:rPr>
                <w:del w:id="11606" w:author="Phuong Truong Thi" w:date="2024-10-08T18:12:00Z"/>
                <w:rFonts w:ascii="Times New Roman" w:eastAsia="Times New Roman" w:hAnsi="Times New Roman"/>
                <w:sz w:val="24"/>
                <w:szCs w:val="24"/>
                <w:lang w:val="vi-VN" w:eastAsia="vi-VN"/>
              </w:rPr>
            </w:pPr>
            <w:del w:id="11607"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521D0630" w14:textId="392151D9" w:rsidTr="001859AE">
        <w:trPr>
          <w:gridAfter w:val="2"/>
          <w:wAfter w:w="17834" w:type="dxa"/>
          <w:trHeight w:val="276"/>
          <w:del w:id="11608" w:author="Phuong Truong Thi" w:date="2024-10-08T18:12:00Z"/>
          <w:trPrChange w:id="11609" w:author="thu nga" w:date="2024-10-01T10:49:00Z">
            <w:trPr>
              <w:gridAfter w:val="2"/>
              <w:wAfter w:w="17834" w:type="dxa"/>
              <w:trHeight w:val="276"/>
            </w:trPr>
          </w:trPrChange>
        </w:trPr>
        <w:tc>
          <w:tcPr>
            <w:tcW w:w="670" w:type="dxa"/>
            <w:shd w:val="clear" w:color="auto" w:fill="auto"/>
            <w:vAlign w:val="center"/>
            <w:tcPrChange w:id="11610" w:author="thu nga" w:date="2024-10-01T10:49:00Z">
              <w:tcPr>
                <w:tcW w:w="670" w:type="dxa"/>
                <w:shd w:val="clear" w:color="auto" w:fill="auto"/>
                <w:vAlign w:val="center"/>
              </w:tcPr>
            </w:tcPrChange>
          </w:tcPr>
          <w:p w14:paraId="1A122B7D" w14:textId="7F0CEE08" w:rsidR="00FF4CD3" w:rsidRPr="00AD0E1A" w:rsidDel="007E0F89" w:rsidRDefault="00FF4CD3">
            <w:pPr>
              <w:pStyle w:val="ListParagraph"/>
              <w:numPr>
                <w:ilvl w:val="0"/>
                <w:numId w:val="62"/>
              </w:numPr>
              <w:spacing w:before="0" w:line="240" w:lineRule="auto"/>
              <w:contextualSpacing w:val="0"/>
              <w:jc w:val="left"/>
              <w:rPr>
                <w:del w:id="11611" w:author="Phuong Truong Thi" w:date="2024-10-08T18:12:00Z"/>
                <w:rFonts w:eastAsia="Times New Roman"/>
                <w:szCs w:val="24"/>
                <w:lang w:val="vi-VN" w:eastAsia="vi-VN"/>
              </w:rPr>
            </w:pPr>
          </w:p>
        </w:tc>
        <w:tc>
          <w:tcPr>
            <w:tcW w:w="1735" w:type="dxa"/>
            <w:gridSpan w:val="2"/>
            <w:shd w:val="clear" w:color="auto" w:fill="auto"/>
            <w:vAlign w:val="center"/>
            <w:tcPrChange w:id="11612" w:author="thu nga" w:date="2024-10-01T10:49:00Z">
              <w:tcPr>
                <w:tcW w:w="1735" w:type="dxa"/>
                <w:gridSpan w:val="2"/>
                <w:shd w:val="clear" w:color="auto" w:fill="auto"/>
                <w:vAlign w:val="center"/>
              </w:tcPr>
            </w:tcPrChange>
          </w:tcPr>
          <w:p w14:paraId="461B26B0" w14:textId="3C733131" w:rsidR="00FF4CD3" w:rsidRPr="00763017" w:rsidDel="007E0F89" w:rsidRDefault="00FF4CD3">
            <w:pPr>
              <w:spacing w:before="0" w:line="240" w:lineRule="auto"/>
              <w:contextualSpacing w:val="0"/>
              <w:rPr>
                <w:del w:id="11613" w:author="Phuong Truong Thi" w:date="2024-10-08T18:12:00Z"/>
                <w:rFonts w:ascii="Times New Roman" w:hAnsi="Times New Roman"/>
                <w:sz w:val="24"/>
                <w:szCs w:val="24"/>
                <w:lang w:val="vi-VN"/>
                <w:rPrChange w:id="11614" w:author="thu nga" w:date="2024-09-30T13:54:00Z">
                  <w:rPr>
                    <w:del w:id="11615" w:author="Phuong Truong Thi" w:date="2024-10-08T18:12:00Z"/>
                    <w:rFonts w:ascii="Times New Roman" w:hAnsi="Times New Roman"/>
                    <w:sz w:val="24"/>
                    <w:szCs w:val="24"/>
                  </w:rPr>
                </w:rPrChange>
              </w:rPr>
            </w:pPr>
            <w:del w:id="11616" w:author="Phuong Truong Thi" w:date="2024-10-08T18:12:00Z">
              <w:r w:rsidRPr="00763017" w:rsidDel="007E0F89">
                <w:rPr>
                  <w:rFonts w:ascii="Times New Roman" w:hAnsi="Times New Roman"/>
                  <w:color w:val="000000"/>
                  <w:sz w:val="24"/>
                  <w:szCs w:val="24"/>
                  <w:lang w:val="vi-VN"/>
                  <w:rPrChange w:id="11617" w:author="thu nga" w:date="2024-09-30T13:54:00Z">
                    <w:rPr>
                      <w:rFonts w:ascii="Times New Roman" w:hAnsi="Times New Roman"/>
                      <w:color w:val="000000"/>
                      <w:sz w:val="24"/>
                      <w:szCs w:val="24"/>
                    </w:rPr>
                  </w:rPrChange>
                </w:rPr>
                <w:delText>Số thẻ ghi nợ nội địa</w:delText>
              </w:r>
            </w:del>
          </w:p>
        </w:tc>
        <w:tc>
          <w:tcPr>
            <w:tcW w:w="2230" w:type="dxa"/>
            <w:vAlign w:val="center"/>
            <w:tcPrChange w:id="11618" w:author="thu nga" w:date="2024-10-01T10:49:00Z">
              <w:tcPr>
                <w:tcW w:w="2230" w:type="dxa"/>
                <w:vAlign w:val="center"/>
              </w:tcPr>
            </w:tcPrChange>
          </w:tcPr>
          <w:p w14:paraId="45904C08" w14:textId="120CA124" w:rsidR="00FF4CD3" w:rsidRPr="00763017" w:rsidDel="007E0F89" w:rsidRDefault="00FF4CD3">
            <w:pPr>
              <w:spacing w:before="0" w:line="240" w:lineRule="auto"/>
              <w:contextualSpacing w:val="0"/>
              <w:rPr>
                <w:del w:id="11619" w:author="Phuong Truong Thi" w:date="2024-10-08T18:12:00Z"/>
                <w:rFonts w:ascii="Times New Roman" w:eastAsia="Times New Roman" w:hAnsi="Times New Roman"/>
                <w:sz w:val="24"/>
                <w:szCs w:val="24"/>
                <w:lang w:val="vi-VN" w:eastAsia="vi-VN"/>
                <w:rPrChange w:id="11620" w:author="thu nga" w:date="2024-09-30T13:54:00Z">
                  <w:rPr>
                    <w:del w:id="11621" w:author="Phuong Truong Thi" w:date="2024-10-08T18:12:00Z"/>
                    <w:rFonts w:ascii="Times New Roman" w:eastAsia="Times New Roman" w:hAnsi="Times New Roman"/>
                    <w:sz w:val="24"/>
                    <w:szCs w:val="24"/>
                    <w:lang w:eastAsia="vi-VN"/>
                  </w:rPr>
                </w:rPrChange>
              </w:rPr>
            </w:pPr>
            <w:del w:id="11622" w:author="Phuong Truong Thi" w:date="2024-10-08T18:12:00Z">
              <w:r w:rsidRPr="00763017" w:rsidDel="007E0F89">
                <w:rPr>
                  <w:rFonts w:ascii="Times New Roman" w:hAnsi="Times New Roman"/>
                  <w:color w:val="000000"/>
                  <w:sz w:val="24"/>
                  <w:szCs w:val="24"/>
                  <w:lang w:val="vi-VN"/>
                  <w:rPrChange w:id="11623" w:author="thu nga" w:date="2024-09-30T13:54:00Z">
                    <w:rPr>
                      <w:rFonts w:ascii="Times New Roman" w:hAnsi="Times New Roman"/>
                      <w:color w:val="000000"/>
                      <w:sz w:val="24"/>
                      <w:szCs w:val="24"/>
                    </w:rPr>
                  </w:rPrChange>
                </w:rPr>
                <w:delText>Tổng số lượng thẻ nội địa của KH tại VPB đến ngày dữ liệu</w:delText>
              </w:r>
            </w:del>
          </w:p>
        </w:tc>
        <w:tc>
          <w:tcPr>
            <w:tcW w:w="1070" w:type="dxa"/>
            <w:tcPrChange w:id="11624" w:author="thu nga" w:date="2024-10-01T10:49:00Z">
              <w:tcPr>
                <w:tcW w:w="1070" w:type="dxa"/>
              </w:tcPr>
            </w:tcPrChange>
          </w:tcPr>
          <w:p w14:paraId="24FDBF82" w14:textId="3DD59CB7" w:rsidR="00FF4CD3" w:rsidRPr="00FF4CD3" w:rsidDel="007E0F89" w:rsidRDefault="00FF4CD3">
            <w:pPr>
              <w:spacing w:before="0" w:line="240" w:lineRule="auto"/>
              <w:jc w:val="center"/>
              <w:rPr>
                <w:del w:id="11625" w:author="Phuong Truong Thi" w:date="2024-10-08T18:12:00Z"/>
                <w:rFonts w:ascii="Times New Roman" w:eastAsia="Times New Roman" w:hAnsi="Times New Roman"/>
                <w:sz w:val="24"/>
                <w:szCs w:val="24"/>
                <w:lang w:val="vi-VN" w:eastAsia="vi-VN"/>
                <w:rPrChange w:id="11626" w:author="thu nga" w:date="2024-09-30T15:10:00Z">
                  <w:rPr>
                    <w:del w:id="11627" w:author="Phuong Truong Thi" w:date="2024-10-08T18:12:00Z"/>
                    <w:rFonts w:ascii="Times New Roman" w:eastAsia="Times New Roman" w:hAnsi="Times New Roman"/>
                    <w:sz w:val="24"/>
                    <w:szCs w:val="24"/>
                    <w:lang w:eastAsia="vi-VN"/>
                  </w:rPr>
                </w:rPrChange>
              </w:rPr>
              <w:pPrChange w:id="11628" w:author="thu nga" w:date="2024-09-30T15:15:00Z">
                <w:pPr>
                  <w:spacing w:before="0" w:line="240" w:lineRule="auto"/>
                </w:pPr>
              </w:pPrChange>
            </w:pPr>
            <w:ins w:id="11629" w:author="thu nga" w:date="2024-09-30T15:13:00Z">
              <w:del w:id="11630" w:author="Phuong Truong Thi" w:date="2024-10-08T18:12:00Z">
                <w:r w:rsidRPr="001902F1" w:rsidDel="007E0F89">
                  <w:rPr>
                    <w:rFonts w:ascii="Times New Roman" w:eastAsia="Times New Roman" w:hAnsi="Times New Roman"/>
                    <w:sz w:val="24"/>
                    <w:szCs w:val="24"/>
                    <w:lang w:val="vi-VN" w:eastAsia="vi-VN"/>
                  </w:rPr>
                  <w:delText>CRM</w:delText>
                </w:r>
              </w:del>
            </w:ins>
          </w:p>
        </w:tc>
        <w:tc>
          <w:tcPr>
            <w:tcW w:w="1236" w:type="dxa"/>
            <w:tcPrChange w:id="11631" w:author="thu nga" w:date="2024-10-01T10:49:00Z">
              <w:tcPr>
                <w:tcW w:w="1236" w:type="dxa"/>
              </w:tcPr>
            </w:tcPrChange>
          </w:tcPr>
          <w:p w14:paraId="1AA80455" w14:textId="159F6E85" w:rsidR="00FF4CD3" w:rsidRPr="00AD0E1A" w:rsidDel="007E0F89" w:rsidRDefault="00FF4CD3">
            <w:pPr>
              <w:spacing w:before="0" w:line="240" w:lineRule="auto"/>
              <w:rPr>
                <w:del w:id="11632" w:author="Phuong Truong Thi" w:date="2024-10-08T18:12:00Z"/>
                <w:rFonts w:ascii="Times New Roman" w:eastAsia="Times New Roman" w:hAnsi="Times New Roman"/>
                <w:sz w:val="24"/>
                <w:szCs w:val="24"/>
                <w:lang w:eastAsia="vi-VN"/>
              </w:rPr>
            </w:pPr>
            <w:ins w:id="11633" w:author="thu nga" w:date="2024-09-30T14:43:00Z">
              <w:del w:id="11634" w:author="Phuong Truong Thi" w:date="2024-10-08T18:12:00Z">
                <w:r w:rsidDel="007E0F89">
                  <w:rPr>
                    <w:rFonts w:ascii="Times New Roman" w:eastAsia="Times New Roman" w:hAnsi="Times New Roman"/>
                    <w:sz w:val="24"/>
                    <w:szCs w:val="24"/>
                    <w:lang w:eastAsia="vi-VN"/>
                  </w:rPr>
                  <w:delText>Number</w:delText>
                </w:r>
                <w:r w:rsidRPr="677A921B" w:rsidDel="007E0F89">
                  <w:rPr>
                    <w:rFonts w:ascii="Times New Roman" w:eastAsia="Times New Roman" w:hAnsi="Times New Roman"/>
                    <w:sz w:val="24"/>
                    <w:szCs w:val="24"/>
                    <w:lang w:eastAsia="vi-VN"/>
                  </w:rPr>
                  <w:delText xml:space="preserve"> </w:delText>
                </w:r>
              </w:del>
            </w:ins>
            <w:commentRangeStart w:id="11635"/>
            <w:commentRangeStart w:id="11636"/>
            <w:del w:id="11637" w:author="Phuong Truong Thi" w:date="2024-10-08T18:12:00Z">
              <w:r w:rsidRPr="677A921B" w:rsidDel="007E0F89">
                <w:rPr>
                  <w:rFonts w:ascii="Times New Roman" w:eastAsia="Times New Roman" w:hAnsi="Times New Roman"/>
                  <w:sz w:val="24"/>
                  <w:szCs w:val="24"/>
                  <w:lang w:eastAsia="vi-VN"/>
                </w:rPr>
                <w:delText>Text</w:delText>
              </w:r>
              <w:commentRangeEnd w:id="11635"/>
              <w:r w:rsidDel="007E0F89">
                <w:rPr>
                  <w:rStyle w:val="CommentReference"/>
                </w:rPr>
                <w:commentReference w:id="11635"/>
              </w:r>
              <w:commentRangeEnd w:id="11636"/>
              <w:r w:rsidDel="007E0F89">
                <w:rPr>
                  <w:rStyle w:val="CommentReference"/>
                  <w:lang w:val="x-none" w:eastAsia="x-none"/>
                </w:rPr>
                <w:commentReference w:id="11636"/>
              </w:r>
            </w:del>
          </w:p>
        </w:tc>
        <w:tc>
          <w:tcPr>
            <w:tcW w:w="1276" w:type="dxa"/>
            <w:shd w:val="clear" w:color="auto" w:fill="auto"/>
            <w:noWrap/>
            <w:vAlign w:val="center"/>
            <w:tcPrChange w:id="11638" w:author="thu nga" w:date="2024-10-01T10:49:00Z">
              <w:tcPr>
                <w:tcW w:w="1417" w:type="dxa"/>
                <w:gridSpan w:val="2"/>
                <w:shd w:val="clear" w:color="auto" w:fill="auto"/>
                <w:noWrap/>
                <w:vAlign w:val="center"/>
              </w:tcPr>
            </w:tcPrChange>
          </w:tcPr>
          <w:p w14:paraId="3ABAF4EA" w14:textId="205F9493" w:rsidR="00FF4CD3" w:rsidRPr="00AD0E1A" w:rsidDel="007E0F89" w:rsidRDefault="00FF4CD3">
            <w:pPr>
              <w:spacing w:before="0" w:line="240" w:lineRule="auto"/>
              <w:contextualSpacing w:val="0"/>
              <w:rPr>
                <w:del w:id="11639" w:author="Phuong Truong Thi" w:date="2024-10-08T18:12:00Z"/>
                <w:rFonts w:ascii="Times New Roman" w:eastAsia="Times New Roman" w:hAnsi="Times New Roman"/>
                <w:sz w:val="24"/>
                <w:szCs w:val="24"/>
                <w:lang w:val="vi-VN" w:eastAsia="vi-VN"/>
              </w:rPr>
            </w:pPr>
          </w:p>
        </w:tc>
        <w:tc>
          <w:tcPr>
            <w:tcW w:w="992" w:type="dxa"/>
            <w:tcPrChange w:id="11640" w:author="thu nga" w:date="2024-10-01T10:49:00Z">
              <w:tcPr>
                <w:tcW w:w="851" w:type="dxa"/>
              </w:tcPr>
            </w:tcPrChange>
          </w:tcPr>
          <w:p w14:paraId="46D77129" w14:textId="0594D0F7" w:rsidR="00FF4CD3" w:rsidRPr="00AD0E1A" w:rsidDel="007E0F89" w:rsidRDefault="00FF4CD3">
            <w:pPr>
              <w:spacing w:before="0" w:line="240" w:lineRule="auto"/>
              <w:contextualSpacing w:val="0"/>
              <w:jc w:val="center"/>
              <w:rPr>
                <w:del w:id="11641" w:author="Phuong Truong Thi" w:date="2024-10-08T18:12:00Z"/>
                <w:rFonts w:ascii="Times New Roman" w:eastAsia="Times New Roman" w:hAnsi="Times New Roman"/>
                <w:sz w:val="24"/>
                <w:szCs w:val="24"/>
                <w:lang w:val="vi-VN" w:eastAsia="vi-VN"/>
              </w:rPr>
            </w:pPr>
            <w:del w:id="11642"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54692B98" w14:textId="760D9EB4" w:rsidTr="001859AE">
        <w:trPr>
          <w:gridAfter w:val="2"/>
          <w:wAfter w:w="17834" w:type="dxa"/>
          <w:trHeight w:val="276"/>
          <w:del w:id="11643" w:author="Phuong Truong Thi" w:date="2024-10-08T18:12:00Z"/>
          <w:trPrChange w:id="11644" w:author="thu nga" w:date="2024-10-01T10:49:00Z">
            <w:trPr>
              <w:gridAfter w:val="2"/>
              <w:wAfter w:w="17834" w:type="dxa"/>
              <w:trHeight w:val="276"/>
            </w:trPr>
          </w:trPrChange>
        </w:trPr>
        <w:tc>
          <w:tcPr>
            <w:tcW w:w="670" w:type="dxa"/>
            <w:shd w:val="clear" w:color="auto" w:fill="auto"/>
            <w:vAlign w:val="center"/>
            <w:tcPrChange w:id="11645" w:author="thu nga" w:date="2024-10-01T10:49:00Z">
              <w:tcPr>
                <w:tcW w:w="670" w:type="dxa"/>
                <w:shd w:val="clear" w:color="auto" w:fill="auto"/>
                <w:vAlign w:val="center"/>
              </w:tcPr>
            </w:tcPrChange>
          </w:tcPr>
          <w:p w14:paraId="3E83468A" w14:textId="4E4DBB90" w:rsidR="00FF4CD3" w:rsidRPr="00AD0E1A" w:rsidDel="007E0F89" w:rsidRDefault="00FF4CD3">
            <w:pPr>
              <w:pStyle w:val="ListParagraph"/>
              <w:numPr>
                <w:ilvl w:val="0"/>
                <w:numId w:val="62"/>
              </w:numPr>
              <w:spacing w:before="0" w:line="240" w:lineRule="auto"/>
              <w:contextualSpacing w:val="0"/>
              <w:jc w:val="left"/>
              <w:rPr>
                <w:del w:id="11646" w:author="Phuong Truong Thi" w:date="2024-10-08T18:12:00Z"/>
                <w:rFonts w:eastAsia="Times New Roman"/>
                <w:szCs w:val="24"/>
                <w:lang w:val="vi-VN" w:eastAsia="vi-VN"/>
              </w:rPr>
            </w:pPr>
          </w:p>
        </w:tc>
        <w:tc>
          <w:tcPr>
            <w:tcW w:w="1735" w:type="dxa"/>
            <w:gridSpan w:val="2"/>
            <w:shd w:val="clear" w:color="auto" w:fill="auto"/>
            <w:vAlign w:val="center"/>
            <w:tcPrChange w:id="11647" w:author="thu nga" w:date="2024-10-01T10:49:00Z">
              <w:tcPr>
                <w:tcW w:w="1735" w:type="dxa"/>
                <w:gridSpan w:val="2"/>
                <w:shd w:val="clear" w:color="auto" w:fill="auto"/>
                <w:vAlign w:val="center"/>
              </w:tcPr>
            </w:tcPrChange>
          </w:tcPr>
          <w:p w14:paraId="4D35F393" w14:textId="771CB4B9" w:rsidR="00FF4CD3" w:rsidRPr="008E60BE" w:rsidDel="007E0F89" w:rsidRDefault="00FF4CD3">
            <w:pPr>
              <w:spacing w:before="0" w:line="240" w:lineRule="auto"/>
              <w:contextualSpacing w:val="0"/>
              <w:rPr>
                <w:del w:id="11648" w:author="Phuong Truong Thi" w:date="2024-10-08T18:12:00Z"/>
                <w:rFonts w:ascii="Times New Roman" w:hAnsi="Times New Roman"/>
                <w:sz w:val="24"/>
                <w:szCs w:val="24"/>
              </w:rPr>
            </w:pPr>
            <w:del w:id="11649" w:author="Phuong Truong Thi" w:date="2024-10-08T18:12:00Z">
              <w:r w:rsidRPr="008E60BE" w:rsidDel="007E0F89">
                <w:rPr>
                  <w:rFonts w:ascii="Times New Roman" w:hAnsi="Times New Roman"/>
                  <w:color w:val="000000"/>
                  <w:sz w:val="24"/>
                  <w:szCs w:val="24"/>
                </w:rPr>
                <w:delText>Số thẻ CC</w:delText>
              </w:r>
            </w:del>
          </w:p>
        </w:tc>
        <w:tc>
          <w:tcPr>
            <w:tcW w:w="2230" w:type="dxa"/>
            <w:vAlign w:val="center"/>
            <w:tcPrChange w:id="11650" w:author="thu nga" w:date="2024-10-01T10:49:00Z">
              <w:tcPr>
                <w:tcW w:w="2230" w:type="dxa"/>
                <w:vAlign w:val="center"/>
              </w:tcPr>
            </w:tcPrChange>
          </w:tcPr>
          <w:p w14:paraId="61A11FF8" w14:textId="13F60805" w:rsidR="00FF4CD3" w:rsidRPr="00E25144" w:rsidDel="007E0F89" w:rsidRDefault="00FF4CD3">
            <w:pPr>
              <w:spacing w:before="0" w:line="240" w:lineRule="auto"/>
              <w:contextualSpacing w:val="0"/>
              <w:rPr>
                <w:del w:id="11651" w:author="Phuong Truong Thi" w:date="2024-10-08T18:12:00Z"/>
                <w:rFonts w:ascii="Times New Roman" w:eastAsia="Times New Roman" w:hAnsi="Times New Roman"/>
                <w:sz w:val="24"/>
                <w:szCs w:val="24"/>
                <w:lang w:eastAsia="vi-VN"/>
              </w:rPr>
            </w:pPr>
            <w:del w:id="11652" w:author="Phuong Truong Thi" w:date="2024-10-08T18:12:00Z">
              <w:r w:rsidRPr="00E25144" w:rsidDel="007E0F89">
                <w:rPr>
                  <w:rFonts w:ascii="Times New Roman" w:hAnsi="Times New Roman"/>
                  <w:color w:val="000000"/>
                  <w:sz w:val="24"/>
                  <w:szCs w:val="24"/>
                </w:rPr>
                <w:delText>Tổng số lượng thẻ CC của KH tại VPB đến ngày dữ liệu</w:delText>
              </w:r>
            </w:del>
          </w:p>
        </w:tc>
        <w:tc>
          <w:tcPr>
            <w:tcW w:w="1070" w:type="dxa"/>
            <w:tcPrChange w:id="11653" w:author="thu nga" w:date="2024-10-01T10:49:00Z">
              <w:tcPr>
                <w:tcW w:w="1070" w:type="dxa"/>
              </w:tcPr>
            </w:tcPrChange>
          </w:tcPr>
          <w:p w14:paraId="239C0202" w14:textId="34D68CCB" w:rsidR="00FF4CD3" w:rsidDel="007E0F89" w:rsidRDefault="00FF4CD3">
            <w:pPr>
              <w:spacing w:before="0" w:line="240" w:lineRule="auto"/>
              <w:jc w:val="center"/>
              <w:rPr>
                <w:del w:id="11654" w:author="Phuong Truong Thi" w:date="2024-10-08T18:12:00Z"/>
                <w:rFonts w:ascii="Times New Roman" w:eastAsia="Times New Roman" w:hAnsi="Times New Roman"/>
                <w:sz w:val="24"/>
                <w:szCs w:val="24"/>
                <w:lang w:eastAsia="vi-VN"/>
              </w:rPr>
              <w:pPrChange w:id="11655" w:author="thu nga" w:date="2024-09-30T15:15:00Z">
                <w:pPr>
                  <w:spacing w:before="0" w:line="240" w:lineRule="auto"/>
                </w:pPr>
              </w:pPrChange>
            </w:pPr>
            <w:ins w:id="11656" w:author="thu nga" w:date="2024-09-30T15:13:00Z">
              <w:del w:id="11657" w:author="Phuong Truong Thi" w:date="2024-10-08T18:12:00Z">
                <w:r w:rsidRPr="001902F1" w:rsidDel="007E0F89">
                  <w:rPr>
                    <w:rFonts w:ascii="Times New Roman" w:eastAsia="Times New Roman" w:hAnsi="Times New Roman"/>
                    <w:sz w:val="24"/>
                    <w:szCs w:val="24"/>
                    <w:lang w:val="vi-VN" w:eastAsia="vi-VN"/>
                  </w:rPr>
                  <w:delText>CRM</w:delText>
                </w:r>
              </w:del>
            </w:ins>
          </w:p>
        </w:tc>
        <w:tc>
          <w:tcPr>
            <w:tcW w:w="1236" w:type="dxa"/>
            <w:tcPrChange w:id="11658" w:author="thu nga" w:date="2024-10-01T10:49:00Z">
              <w:tcPr>
                <w:tcW w:w="1236" w:type="dxa"/>
              </w:tcPr>
            </w:tcPrChange>
          </w:tcPr>
          <w:p w14:paraId="29CE2745" w14:textId="158F2167" w:rsidR="00FF4CD3" w:rsidRPr="00AD0E1A" w:rsidDel="007E0F89" w:rsidRDefault="00FF4CD3">
            <w:pPr>
              <w:spacing w:before="0" w:line="240" w:lineRule="auto"/>
              <w:rPr>
                <w:del w:id="11659" w:author="Phuong Truong Thi" w:date="2024-10-08T18:12:00Z"/>
                <w:rFonts w:ascii="Times New Roman" w:eastAsia="Times New Roman" w:hAnsi="Times New Roman"/>
                <w:sz w:val="24"/>
                <w:szCs w:val="24"/>
                <w:lang w:eastAsia="vi-VN"/>
              </w:rPr>
            </w:pPr>
            <w:ins w:id="11660" w:author="thu nga" w:date="2024-09-30T14:43:00Z">
              <w:del w:id="11661" w:author="Phuong Truong Thi" w:date="2024-10-08T18:12:00Z">
                <w:r w:rsidDel="007E0F89">
                  <w:rPr>
                    <w:rFonts w:ascii="Times New Roman" w:eastAsia="Times New Roman" w:hAnsi="Times New Roman"/>
                    <w:sz w:val="24"/>
                    <w:szCs w:val="24"/>
                    <w:lang w:eastAsia="vi-VN"/>
                  </w:rPr>
                  <w:delText>Number</w:delText>
                </w:r>
                <w:r w:rsidRPr="677A921B" w:rsidDel="007E0F89">
                  <w:rPr>
                    <w:rFonts w:ascii="Times New Roman" w:eastAsia="Times New Roman" w:hAnsi="Times New Roman"/>
                    <w:sz w:val="24"/>
                    <w:szCs w:val="24"/>
                    <w:lang w:eastAsia="vi-VN"/>
                  </w:rPr>
                  <w:delText xml:space="preserve"> </w:delText>
                </w:r>
              </w:del>
            </w:ins>
            <w:commentRangeStart w:id="11662"/>
            <w:commentRangeStart w:id="11663"/>
            <w:del w:id="11664" w:author="Phuong Truong Thi" w:date="2024-10-08T18:12:00Z">
              <w:r w:rsidRPr="677A921B" w:rsidDel="007E0F89">
                <w:rPr>
                  <w:rFonts w:ascii="Times New Roman" w:eastAsia="Times New Roman" w:hAnsi="Times New Roman"/>
                  <w:sz w:val="24"/>
                  <w:szCs w:val="24"/>
                  <w:lang w:eastAsia="vi-VN"/>
                </w:rPr>
                <w:delText>Text</w:delText>
              </w:r>
              <w:commentRangeEnd w:id="11662"/>
              <w:r w:rsidDel="007E0F89">
                <w:rPr>
                  <w:rStyle w:val="CommentReference"/>
                </w:rPr>
                <w:commentReference w:id="11662"/>
              </w:r>
              <w:commentRangeEnd w:id="11663"/>
              <w:r w:rsidDel="007E0F89">
                <w:rPr>
                  <w:rStyle w:val="CommentReference"/>
                  <w:lang w:val="x-none" w:eastAsia="x-none"/>
                </w:rPr>
                <w:commentReference w:id="11663"/>
              </w:r>
            </w:del>
          </w:p>
        </w:tc>
        <w:tc>
          <w:tcPr>
            <w:tcW w:w="1276" w:type="dxa"/>
            <w:shd w:val="clear" w:color="auto" w:fill="auto"/>
            <w:noWrap/>
            <w:vAlign w:val="center"/>
            <w:tcPrChange w:id="11665" w:author="thu nga" w:date="2024-10-01T10:49:00Z">
              <w:tcPr>
                <w:tcW w:w="1417" w:type="dxa"/>
                <w:gridSpan w:val="2"/>
                <w:shd w:val="clear" w:color="auto" w:fill="auto"/>
                <w:noWrap/>
                <w:vAlign w:val="center"/>
              </w:tcPr>
            </w:tcPrChange>
          </w:tcPr>
          <w:p w14:paraId="64C545E0" w14:textId="2F013BD8" w:rsidR="00FF4CD3" w:rsidRPr="00AD0E1A" w:rsidDel="007E0F89" w:rsidRDefault="00FF4CD3">
            <w:pPr>
              <w:spacing w:before="0" w:line="240" w:lineRule="auto"/>
              <w:contextualSpacing w:val="0"/>
              <w:rPr>
                <w:del w:id="11666" w:author="Phuong Truong Thi" w:date="2024-10-08T18:12:00Z"/>
                <w:rFonts w:ascii="Times New Roman" w:eastAsia="Times New Roman" w:hAnsi="Times New Roman"/>
                <w:sz w:val="24"/>
                <w:szCs w:val="24"/>
                <w:lang w:val="vi-VN" w:eastAsia="vi-VN"/>
              </w:rPr>
            </w:pPr>
          </w:p>
        </w:tc>
        <w:tc>
          <w:tcPr>
            <w:tcW w:w="992" w:type="dxa"/>
            <w:tcPrChange w:id="11667" w:author="thu nga" w:date="2024-10-01T10:49:00Z">
              <w:tcPr>
                <w:tcW w:w="851" w:type="dxa"/>
              </w:tcPr>
            </w:tcPrChange>
          </w:tcPr>
          <w:p w14:paraId="1EDE622D" w14:textId="03B5F1E5" w:rsidR="00FF4CD3" w:rsidRPr="00AD0E1A" w:rsidDel="007E0F89" w:rsidRDefault="00FF4CD3">
            <w:pPr>
              <w:spacing w:before="0" w:line="240" w:lineRule="auto"/>
              <w:contextualSpacing w:val="0"/>
              <w:jc w:val="center"/>
              <w:rPr>
                <w:del w:id="11668" w:author="Phuong Truong Thi" w:date="2024-10-08T18:12:00Z"/>
                <w:rFonts w:ascii="Times New Roman" w:eastAsia="Times New Roman" w:hAnsi="Times New Roman"/>
                <w:sz w:val="24"/>
                <w:szCs w:val="24"/>
                <w:lang w:val="vi-VN" w:eastAsia="vi-VN"/>
              </w:rPr>
            </w:pPr>
            <w:del w:id="11669"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37B069DA" w14:textId="4CA02C74" w:rsidTr="001859AE">
        <w:trPr>
          <w:gridAfter w:val="2"/>
          <w:wAfter w:w="17834" w:type="dxa"/>
          <w:trHeight w:val="276"/>
          <w:del w:id="11670" w:author="Phuong Truong Thi" w:date="2024-10-08T18:12:00Z"/>
          <w:trPrChange w:id="11671" w:author="thu nga" w:date="2024-10-01T10:49:00Z">
            <w:trPr>
              <w:gridAfter w:val="2"/>
              <w:wAfter w:w="17834" w:type="dxa"/>
              <w:trHeight w:val="276"/>
            </w:trPr>
          </w:trPrChange>
        </w:trPr>
        <w:tc>
          <w:tcPr>
            <w:tcW w:w="670" w:type="dxa"/>
            <w:shd w:val="clear" w:color="auto" w:fill="auto"/>
            <w:vAlign w:val="center"/>
            <w:tcPrChange w:id="11672" w:author="thu nga" w:date="2024-10-01T10:49:00Z">
              <w:tcPr>
                <w:tcW w:w="670" w:type="dxa"/>
                <w:shd w:val="clear" w:color="auto" w:fill="auto"/>
                <w:vAlign w:val="center"/>
              </w:tcPr>
            </w:tcPrChange>
          </w:tcPr>
          <w:p w14:paraId="61BA387D" w14:textId="038E484B" w:rsidR="00FF4CD3" w:rsidRPr="00AD0E1A" w:rsidDel="007E0F89" w:rsidRDefault="00FF4CD3">
            <w:pPr>
              <w:pStyle w:val="ListParagraph"/>
              <w:numPr>
                <w:ilvl w:val="0"/>
                <w:numId w:val="62"/>
              </w:numPr>
              <w:spacing w:before="0" w:line="240" w:lineRule="auto"/>
              <w:contextualSpacing w:val="0"/>
              <w:jc w:val="left"/>
              <w:rPr>
                <w:del w:id="11673" w:author="Phuong Truong Thi" w:date="2024-10-08T18:12:00Z"/>
                <w:rFonts w:eastAsia="Times New Roman"/>
                <w:szCs w:val="24"/>
                <w:lang w:val="vi-VN" w:eastAsia="vi-VN"/>
              </w:rPr>
            </w:pPr>
          </w:p>
        </w:tc>
        <w:tc>
          <w:tcPr>
            <w:tcW w:w="1735" w:type="dxa"/>
            <w:gridSpan w:val="2"/>
            <w:shd w:val="clear" w:color="auto" w:fill="auto"/>
            <w:vAlign w:val="center"/>
            <w:tcPrChange w:id="11674" w:author="thu nga" w:date="2024-10-01T10:49:00Z">
              <w:tcPr>
                <w:tcW w:w="1735" w:type="dxa"/>
                <w:gridSpan w:val="2"/>
                <w:shd w:val="clear" w:color="auto" w:fill="auto"/>
                <w:vAlign w:val="center"/>
              </w:tcPr>
            </w:tcPrChange>
          </w:tcPr>
          <w:p w14:paraId="4015FE2F" w14:textId="41A0DE09" w:rsidR="00FF4CD3" w:rsidRPr="008E60BE" w:rsidDel="007E0F89" w:rsidRDefault="00FF4CD3">
            <w:pPr>
              <w:spacing w:before="0" w:line="240" w:lineRule="auto"/>
              <w:contextualSpacing w:val="0"/>
              <w:rPr>
                <w:del w:id="11675" w:author="Phuong Truong Thi" w:date="2024-10-08T18:12:00Z"/>
                <w:rFonts w:ascii="Times New Roman" w:hAnsi="Times New Roman"/>
                <w:sz w:val="24"/>
                <w:szCs w:val="24"/>
              </w:rPr>
            </w:pPr>
            <w:del w:id="11676" w:author="Phuong Truong Thi" w:date="2024-10-08T18:12:00Z">
              <w:r w:rsidRPr="008E60BE" w:rsidDel="007E0F89">
                <w:rPr>
                  <w:rFonts w:ascii="Times New Roman" w:hAnsi="Times New Roman"/>
                  <w:color w:val="000000"/>
                  <w:sz w:val="24"/>
                  <w:szCs w:val="24"/>
                </w:rPr>
                <w:delText>Trạng thái VPB NEO</w:delText>
              </w:r>
            </w:del>
          </w:p>
        </w:tc>
        <w:tc>
          <w:tcPr>
            <w:tcW w:w="2230" w:type="dxa"/>
            <w:vAlign w:val="center"/>
            <w:tcPrChange w:id="11677" w:author="thu nga" w:date="2024-10-01T10:49:00Z">
              <w:tcPr>
                <w:tcW w:w="2230" w:type="dxa"/>
                <w:vAlign w:val="center"/>
              </w:tcPr>
            </w:tcPrChange>
          </w:tcPr>
          <w:p w14:paraId="260C86AB" w14:textId="67FE32DA" w:rsidR="00FF4CD3" w:rsidRPr="00E25144" w:rsidDel="007E0F89" w:rsidRDefault="00FF4CD3">
            <w:pPr>
              <w:spacing w:before="0" w:line="240" w:lineRule="auto"/>
              <w:contextualSpacing w:val="0"/>
              <w:rPr>
                <w:del w:id="11678" w:author="Phuong Truong Thi" w:date="2024-10-08T18:12:00Z"/>
                <w:rFonts w:ascii="Times New Roman" w:eastAsia="Times New Roman" w:hAnsi="Times New Roman"/>
                <w:sz w:val="24"/>
                <w:szCs w:val="24"/>
                <w:lang w:eastAsia="vi-VN"/>
              </w:rPr>
            </w:pPr>
            <w:del w:id="11679" w:author="Phuong Truong Thi" w:date="2024-10-08T18:12:00Z">
              <w:r w:rsidRPr="00E25144" w:rsidDel="007E0F89">
                <w:rPr>
                  <w:rFonts w:ascii="Times New Roman" w:hAnsi="Times New Roman"/>
                  <w:color w:val="000000"/>
                  <w:sz w:val="24"/>
                  <w:szCs w:val="24"/>
                </w:rPr>
                <w:delText>Trạng thái VPB NEO của khách hàng</w:delText>
              </w:r>
            </w:del>
          </w:p>
        </w:tc>
        <w:tc>
          <w:tcPr>
            <w:tcW w:w="1070" w:type="dxa"/>
            <w:vAlign w:val="center"/>
            <w:tcPrChange w:id="11680" w:author="thu nga" w:date="2024-10-01T10:49:00Z">
              <w:tcPr>
                <w:tcW w:w="1070" w:type="dxa"/>
                <w:vAlign w:val="center"/>
              </w:tcPr>
            </w:tcPrChange>
          </w:tcPr>
          <w:p w14:paraId="7E43A8DE" w14:textId="5C13FB18" w:rsidR="00FF4CD3" w:rsidDel="007E0F89" w:rsidRDefault="00FF4CD3">
            <w:pPr>
              <w:spacing w:before="0" w:line="240" w:lineRule="auto"/>
              <w:contextualSpacing w:val="0"/>
              <w:jc w:val="center"/>
              <w:rPr>
                <w:del w:id="11681" w:author="Phuong Truong Thi" w:date="2024-10-08T18:12:00Z"/>
                <w:rFonts w:ascii="Times New Roman" w:eastAsia="Times New Roman" w:hAnsi="Times New Roman"/>
                <w:sz w:val="24"/>
                <w:szCs w:val="24"/>
                <w:lang w:eastAsia="vi-VN"/>
              </w:rPr>
              <w:pPrChange w:id="11682" w:author="thu nga" w:date="2024-09-30T15:15:00Z">
                <w:pPr>
                  <w:spacing w:before="0" w:line="240" w:lineRule="auto"/>
                  <w:contextualSpacing w:val="0"/>
                </w:pPr>
              </w:pPrChange>
            </w:pPr>
            <w:ins w:id="11683" w:author="thu nga" w:date="2024-09-30T15:13:00Z">
              <w:del w:id="11684" w:author="Phuong Truong Thi" w:date="2024-10-08T18:12:00Z">
                <w:r w:rsidDel="007E0F89">
                  <w:rPr>
                    <w:rFonts w:ascii="Times New Roman" w:eastAsia="Times New Roman" w:hAnsi="Times New Roman"/>
                    <w:sz w:val="24"/>
                    <w:szCs w:val="24"/>
                    <w:lang w:val="vi-VN" w:eastAsia="vi-VN"/>
                  </w:rPr>
                  <w:delText>EZ/OCB</w:delText>
                </w:r>
              </w:del>
            </w:ins>
          </w:p>
        </w:tc>
        <w:tc>
          <w:tcPr>
            <w:tcW w:w="1236" w:type="dxa"/>
            <w:tcPrChange w:id="11685" w:author="thu nga" w:date="2024-10-01T10:49:00Z">
              <w:tcPr>
                <w:tcW w:w="1236" w:type="dxa"/>
              </w:tcPr>
            </w:tcPrChange>
          </w:tcPr>
          <w:p w14:paraId="26C524B2" w14:textId="359E933D" w:rsidR="00FF4CD3" w:rsidRPr="00AD0E1A" w:rsidDel="007E0F89" w:rsidRDefault="00FF4CD3">
            <w:pPr>
              <w:spacing w:before="0" w:line="240" w:lineRule="auto"/>
              <w:contextualSpacing w:val="0"/>
              <w:rPr>
                <w:del w:id="11686" w:author="Phuong Truong Thi" w:date="2024-10-08T18:12:00Z"/>
                <w:rFonts w:ascii="Times New Roman" w:eastAsia="Times New Roman" w:hAnsi="Times New Roman"/>
                <w:sz w:val="24"/>
                <w:szCs w:val="24"/>
                <w:lang w:eastAsia="vi-VN"/>
              </w:rPr>
            </w:pPr>
            <w:del w:id="11687"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1688" w:author="thu nga" w:date="2024-10-01T10:49:00Z">
              <w:tcPr>
                <w:tcW w:w="1417" w:type="dxa"/>
                <w:gridSpan w:val="2"/>
                <w:shd w:val="clear" w:color="auto" w:fill="auto"/>
                <w:noWrap/>
                <w:vAlign w:val="center"/>
              </w:tcPr>
            </w:tcPrChange>
          </w:tcPr>
          <w:p w14:paraId="741D8F69" w14:textId="1F83562A" w:rsidR="00FF4CD3" w:rsidRPr="00AD0E1A" w:rsidDel="007E0F89" w:rsidRDefault="00FF4CD3">
            <w:pPr>
              <w:spacing w:before="0" w:line="240" w:lineRule="auto"/>
              <w:contextualSpacing w:val="0"/>
              <w:rPr>
                <w:del w:id="11689" w:author="Phuong Truong Thi" w:date="2024-10-08T18:12:00Z"/>
                <w:rFonts w:ascii="Times New Roman" w:eastAsia="Times New Roman" w:hAnsi="Times New Roman"/>
                <w:sz w:val="24"/>
                <w:szCs w:val="24"/>
                <w:lang w:val="vi-VN" w:eastAsia="vi-VN"/>
              </w:rPr>
            </w:pPr>
          </w:p>
        </w:tc>
        <w:tc>
          <w:tcPr>
            <w:tcW w:w="992" w:type="dxa"/>
            <w:tcPrChange w:id="11690" w:author="thu nga" w:date="2024-10-01T10:49:00Z">
              <w:tcPr>
                <w:tcW w:w="851" w:type="dxa"/>
              </w:tcPr>
            </w:tcPrChange>
          </w:tcPr>
          <w:p w14:paraId="66ADE17D" w14:textId="2619F386" w:rsidR="00FF4CD3" w:rsidRPr="00AD0E1A" w:rsidDel="007E0F89" w:rsidRDefault="00FF4CD3">
            <w:pPr>
              <w:spacing w:before="0" w:line="240" w:lineRule="auto"/>
              <w:contextualSpacing w:val="0"/>
              <w:jc w:val="center"/>
              <w:rPr>
                <w:del w:id="11691" w:author="Phuong Truong Thi" w:date="2024-10-08T18:12:00Z"/>
                <w:rFonts w:ascii="Times New Roman" w:eastAsia="Times New Roman" w:hAnsi="Times New Roman"/>
                <w:sz w:val="24"/>
                <w:szCs w:val="24"/>
                <w:lang w:val="vi-VN" w:eastAsia="vi-VN"/>
              </w:rPr>
            </w:pPr>
            <w:del w:id="11692"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11127370" w14:textId="0557B2CE" w:rsidTr="001859AE">
        <w:trPr>
          <w:gridAfter w:val="2"/>
          <w:wAfter w:w="17834" w:type="dxa"/>
          <w:trHeight w:val="276"/>
          <w:del w:id="11693" w:author="Phuong Truong Thi" w:date="2024-10-08T18:12:00Z"/>
          <w:trPrChange w:id="11694" w:author="thu nga" w:date="2024-10-01T10:49:00Z">
            <w:trPr>
              <w:gridAfter w:val="2"/>
              <w:wAfter w:w="17834" w:type="dxa"/>
              <w:trHeight w:val="276"/>
            </w:trPr>
          </w:trPrChange>
        </w:trPr>
        <w:tc>
          <w:tcPr>
            <w:tcW w:w="670" w:type="dxa"/>
            <w:shd w:val="clear" w:color="auto" w:fill="auto"/>
            <w:vAlign w:val="center"/>
            <w:tcPrChange w:id="11695" w:author="thu nga" w:date="2024-10-01T10:49:00Z">
              <w:tcPr>
                <w:tcW w:w="670" w:type="dxa"/>
                <w:shd w:val="clear" w:color="auto" w:fill="auto"/>
                <w:vAlign w:val="center"/>
              </w:tcPr>
            </w:tcPrChange>
          </w:tcPr>
          <w:p w14:paraId="05D9AA30" w14:textId="37D630A3" w:rsidR="00FF4CD3" w:rsidRPr="00AD0E1A" w:rsidDel="007E0F89" w:rsidRDefault="00FF4CD3">
            <w:pPr>
              <w:pStyle w:val="ListParagraph"/>
              <w:numPr>
                <w:ilvl w:val="0"/>
                <w:numId w:val="62"/>
              </w:numPr>
              <w:spacing w:before="0" w:line="240" w:lineRule="auto"/>
              <w:contextualSpacing w:val="0"/>
              <w:jc w:val="left"/>
              <w:rPr>
                <w:del w:id="11696" w:author="Phuong Truong Thi" w:date="2024-10-08T18:12:00Z"/>
                <w:rFonts w:eastAsia="Times New Roman"/>
                <w:szCs w:val="24"/>
                <w:lang w:val="vi-VN" w:eastAsia="vi-VN"/>
              </w:rPr>
            </w:pPr>
          </w:p>
        </w:tc>
        <w:tc>
          <w:tcPr>
            <w:tcW w:w="1735" w:type="dxa"/>
            <w:gridSpan w:val="2"/>
            <w:shd w:val="clear" w:color="auto" w:fill="auto"/>
            <w:vAlign w:val="center"/>
            <w:tcPrChange w:id="11697" w:author="thu nga" w:date="2024-10-01T10:49:00Z">
              <w:tcPr>
                <w:tcW w:w="1735" w:type="dxa"/>
                <w:gridSpan w:val="2"/>
                <w:shd w:val="clear" w:color="auto" w:fill="auto"/>
                <w:vAlign w:val="center"/>
              </w:tcPr>
            </w:tcPrChange>
          </w:tcPr>
          <w:p w14:paraId="0A62ACB0" w14:textId="28B2C07E" w:rsidR="00FF4CD3" w:rsidRPr="008E60BE" w:rsidDel="007E0F89" w:rsidRDefault="00FF4CD3">
            <w:pPr>
              <w:spacing w:before="0" w:line="240" w:lineRule="auto"/>
              <w:contextualSpacing w:val="0"/>
              <w:rPr>
                <w:del w:id="11698" w:author="Phuong Truong Thi" w:date="2024-10-08T18:12:00Z"/>
                <w:rFonts w:ascii="Times New Roman" w:hAnsi="Times New Roman"/>
                <w:sz w:val="24"/>
                <w:szCs w:val="24"/>
              </w:rPr>
            </w:pPr>
            <w:del w:id="11699" w:author="Phuong Truong Thi" w:date="2024-10-08T18:12:00Z">
              <w:r w:rsidRPr="008E60BE" w:rsidDel="007E0F89">
                <w:rPr>
                  <w:rFonts w:ascii="Times New Roman" w:hAnsi="Times New Roman"/>
                  <w:color w:val="000000"/>
                  <w:sz w:val="24"/>
                  <w:szCs w:val="24"/>
                </w:rPr>
                <w:delText>Số lượng TKTT</w:delText>
              </w:r>
            </w:del>
          </w:p>
        </w:tc>
        <w:tc>
          <w:tcPr>
            <w:tcW w:w="2230" w:type="dxa"/>
            <w:vAlign w:val="center"/>
            <w:tcPrChange w:id="11700" w:author="thu nga" w:date="2024-10-01T10:49:00Z">
              <w:tcPr>
                <w:tcW w:w="2230" w:type="dxa"/>
                <w:vAlign w:val="center"/>
              </w:tcPr>
            </w:tcPrChange>
          </w:tcPr>
          <w:p w14:paraId="45E7E56B" w14:textId="656CA186" w:rsidR="00FF4CD3" w:rsidRPr="00E25144" w:rsidDel="007E0F89" w:rsidRDefault="00FF4CD3">
            <w:pPr>
              <w:spacing w:before="0" w:line="240" w:lineRule="auto"/>
              <w:contextualSpacing w:val="0"/>
              <w:rPr>
                <w:del w:id="11701" w:author="Phuong Truong Thi" w:date="2024-10-08T18:12:00Z"/>
                <w:rFonts w:ascii="Times New Roman" w:eastAsia="Times New Roman" w:hAnsi="Times New Roman"/>
                <w:sz w:val="24"/>
                <w:szCs w:val="24"/>
                <w:lang w:eastAsia="vi-VN"/>
              </w:rPr>
            </w:pPr>
            <w:del w:id="11702" w:author="Phuong Truong Thi" w:date="2024-10-08T18:12:00Z">
              <w:r w:rsidRPr="00E25144" w:rsidDel="007E0F89">
                <w:rPr>
                  <w:rFonts w:ascii="Times New Roman" w:hAnsi="Times New Roman"/>
                  <w:sz w:val="24"/>
                  <w:szCs w:val="24"/>
                </w:rPr>
                <w:delText>Tổng số lượng TKTT của khách hang</w:delText>
              </w:r>
            </w:del>
          </w:p>
        </w:tc>
        <w:tc>
          <w:tcPr>
            <w:tcW w:w="1070" w:type="dxa"/>
            <w:vAlign w:val="center"/>
            <w:tcPrChange w:id="11703" w:author="thu nga" w:date="2024-10-01T10:49:00Z">
              <w:tcPr>
                <w:tcW w:w="1070" w:type="dxa"/>
                <w:vAlign w:val="center"/>
              </w:tcPr>
            </w:tcPrChange>
          </w:tcPr>
          <w:p w14:paraId="48BC479D" w14:textId="137D87FF" w:rsidR="00FF4CD3" w:rsidDel="007E0F89" w:rsidRDefault="00FF4CD3">
            <w:pPr>
              <w:spacing w:before="0" w:line="240" w:lineRule="auto"/>
              <w:contextualSpacing w:val="0"/>
              <w:jc w:val="center"/>
              <w:rPr>
                <w:del w:id="11704" w:author="Phuong Truong Thi" w:date="2024-10-08T18:12:00Z"/>
                <w:rFonts w:ascii="Times New Roman" w:eastAsia="Times New Roman" w:hAnsi="Times New Roman"/>
                <w:sz w:val="24"/>
                <w:szCs w:val="24"/>
                <w:lang w:eastAsia="vi-VN"/>
              </w:rPr>
              <w:pPrChange w:id="11705" w:author="thu nga" w:date="2024-09-30T15:15:00Z">
                <w:pPr>
                  <w:spacing w:before="0" w:line="240" w:lineRule="auto"/>
                  <w:contextualSpacing w:val="0"/>
                </w:pPr>
              </w:pPrChange>
            </w:pPr>
          </w:p>
        </w:tc>
        <w:tc>
          <w:tcPr>
            <w:tcW w:w="1236" w:type="dxa"/>
            <w:tcPrChange w:id="11706" w:author="thu nga" w:date="2024-10-01T10:49:00Z">
              <w:tcPr>
                <w:tcW w:w="1236" w:type="dxa"/>
              </w:tcPr>
            </w:tcPrChange>
          </w:tcPr>
          <w:p w14:paraId="068786BA" w14:textId="3D6F57C1" w:rsidR="00FF4CD3" w:rsidRPr="00AD0E1A" w:rsidDel="007E0F89" w:rsidRDefault="00FF4CD3">
            <w:pPr>
              <w:spacing w:before="0" w:line="240" w:lineRule="auto"/>
              <w:contextualSpacing w:val="0"/>
              <w:rPr>
                <w:del w:id="11707" w:author="Phuong Truong Thi" w:date="2024-10-08T18:12:00Z"/>
                <w:rFonts w:ascii="Times New Roman" w:eastAsia="Times New Roman" w:hAnsi="Times New Roman"/>
                <w:sz w:val="24"/>
                <w:szCs w:val="24"/>
                <w:lang w:eastAsia="vi-VN"/>
              </w:rPr>
            </w:pPr>
            <w:del w:id="11708"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709" w:author="thu nga" w:date="2024-10-01T10:49:00Z">
              <w:tcPr>
                <w:tcW w:w="1417" w:type="dxa"/>
                <w:gridSpan w:val="2"/>
                <w:shd w:val="clear" w:color="auto" w:fill="auto"/>
                <w:noWrap/>
                <w:vAlign w:val="center"/>
              </w:tcPr>
            </w:tcPrChange>
          </w:tcPr>
          <w:p w14:paraId="1848362F" w14:textId="73864A3F" w:rsidR="00FF4CD3" w:rsidRPr="00AD0E1A" w:rsidDel="007E0F89" w:rsidRDefault="00FF4CD3">
            <w:pPr>
              <w:spacing w:before="0" w:line="240" w:lineRule="auto"/>
              <w:contextualSpacing w:val="0"/>
              <w:rPr>
                <w:del w:id="11710" w:author="Phuong Truong Thi" w:date="2024-10-08T18:12:00Z"/>
                <w:rFonts w:ascii="Times New Roman" w:eastAsia="Times New Roman" w:hAnsi="Times New Roman"/>
                <w:sz w:val="24"/>
                <w:szCs w:val="24"/>
                <w:lang w:val="vi-VN" w:eastAsia="vi-VN"/>
              </w:rPr>
            </w:pPr>
          </w:p>
        </w:tc>
        <w:tc>
          <w:tcPr>
            <w:tcW w:w="992" w:type="dxa"/>
            <w:tcPrChange w:id="11711" w:author="thu nga" w:date="2024-10-01T10:49:00Z">
              <w:tcPr>
                <w:tcW w:w="851" w:type="dxa"/>
              </w:tcPr>
            </w:tcPrChange>
          </w:tcPr>
          <w:p w14:paraId="0CA78127" w14:textId="549F7BA8" w:rsidR="00FF4CD3" w:rsidRPr="00AD0E1A" w:rsidDel="007E0F89" w:rsidRDefault="00FF4CD3">
            <w:pPr>
              <w:spacing w:before="0" w:line="240" w:lineRule="auto"/>
              <w:contextualSpacing w:val="0"/>
              <w:jc w:val="center"/>
              <w:rPr>
                <w:del w:id="11712" w:author="Phuong Truong Thi" w:date="2024-10-08T18:12:00Z"/>
                <w:rFonts w:ascii="Times New Roman" w:eastAsia="Times New Roman" w:hAnsi="Times New Roman"/>
                <w:sz w:val="24"/>
                <w:szCs w:val="24"/>
                <w:lang w:val="vi-VN" w:eastAsia="vi-VN"/>
              </w:rPr>
            </w:pPr>
            <w:del w:id="11713"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670EF2F1" w14:textId="2AE3E59F" w:rsidTr="001859AE">
        <w:trPr>
          <w:gridAfter w:val="2"/>
          <w:wAfter w:w="17834" w:type="dxa"/>
          <w:trHeight w:val="276"/>
          <w:del w:id="11714" w:author="Phuong Truong Thi" w:date="2024-10-08T18:12:00Z"/>
          <w:trPrChange w:id="11715" w:author="thu nga" w:date="2024-10-01T10:49:00Z">
            <w:trPr>
              <w:gridAfter w:val="2"/>
              <w:wAfter w:w="17834" w:type="dxa"/>
              <w:trHeight w:val="276"/>
            </w:trPr>
          </w:trPrChange>
        </w:trPr>
        <w:tc>
          <w:tcPr>
            <w:tcW w:w="670" w:type="dxa"/>
            <w:shd w:val="clear" w:color="auto" w:fill="auto"/>
            <w:vAlign w:val="center"/>
            <w:tcPrChange w:id="11716" w:author="thu nga" w:date="2024-10-01T10:49:00Z">
              <w:tcPr>
                <w:tcW w:w="670" w:type="dxa"/>
                <w:shd w:val="clear" w:color="auto" w:fill="auto"/>
                <w:vAlign w:val="center"/>
              </w:tcPr>
            </w:tcPrChange>
          </w:tcPr>
          <w:p w14:paraId="0BE340FE" w14:textId="107339FE" w:rsidR="00FF4CD3" w:rsidRPr="00AD0E1A" w:rsidDel="007E0F89" w:rsidRDefault="00FF4CD3">
            <w:pPr>
              <w:pStyle w:val="ListParagraph"/>
              <w:numPr>
                <w:ilvl w:val="0"/>
                <w:numId w:val="62"/>
              </w:numPr>
              <w:spacing w:before="0" w:line="240" w:lineRule="auto"/>
              <w:contextualSpacing w:val="0"/>
              <w:jc w:val="left"/>
              <w:rPr>
                <w:del w:id="11717" w:author="Phuong Truong Thi" w:date="2024-10-08T18:12:00Z"/>
                <w:rFonts w:eastAsia="Times New Roman"/>
                <w:szCs w:val="24"/>
                <w:lang w:val="vi-VN" w:eastAsia="vi-VN"/>
              </w:rPr>
            </w:pPr>
          </w:p>
        </w:tc>
        <w:tc>
          <w:tcPr>
            <w:tcW w:w="1735" w:type="dxa"/>
            <w:gridSpan w:val="2"/>
            <w:shd w:val="clear" w:color="auto" w:fill="auto"/>
            <w:vAlign w:val="center"/>
            <w:tcPrChange w:id="11718" w:author="thu nga" w:date="2024-10-01T10:49:00Z">
              <w:tcPr>
                <w:tcW w:w="1735" w:type="dxa"/>
                <w:gridSpan w:val="2"/>
                <w:shd w:val="clear" w:color="auto" w:fill="auto"/>
                <w:vAlign w:val="center"/>
              </w:tcPr>
            </w:tcPrChange>
          </w:tcPr>
          <w:p w14:paraId="284117AF" w14:textId="35F75F01" w:rsidR="00FF4CD3" w:rsidRPr="00763017" w:rsidDel="007E0F89" w:rsidRDefault="00FF4CD3">
            <w:pPr>
              <w:spacing w:before="0" w:line="240" w:lineRule="auto"/>
              <w:contextualSpacing w:val="0"/>
              <w:rPr>
                <w:del w:id="11719" w:author="Phuong Truong Thi" w:date="2024-10-08T18:12:00Z"/>
                <w:rFonts w:ascii="Times New Roman" w:hAnsi="Times New Roman"/>
                <w:sz w:val="24"/>
                <w:szCs w:val="24"/>
                <w:lang w:val="vi-VN"/>
                <w:rPrChange w:id="11720" w:author="thu nga" w:date="2024-09-30T13:54:00Z">
                  <w:rPr>
                    <w:del w:id="11721" w:author="Phuong Truong Thi" w:date="2024-10-08T18:12:00Z"/>
                    <w:rFonts w:ascii="Times New Roman" w:hAnsi="Times New Roman"/>
                    <w:sz w:val="24"/>
                    <w:szCs w:val="24"/>
                  </w:rPr>
                </w:rPrChange>
              </w:rPr>
            </w:pPr>
            <w:del w:id="11722" w:author="Phuong Truong Thi" w:date="2024-10-08T18:12:00Z">
              <w:r w:rsidRPr="00763017" w:rsidDel="007E0F89">
                <w:rPr>
                  <w:rFonts w:ascii="Times New Roman" w:hAnsi="Times New Roman"/>
                  <w:sz w:val="24"/>
                  <w:szCs w:val="24"/>
                  <w:lang w:val="vi-VN"/>
                  <w:rPrChange w:id="11723" w:author="thu nga" w:date="2024-09-30T13:54:00Z">
                    <w:rPr>
                      <w:rFonts w:ascii="Times New Roman" w:hAnsi="Times New Roman"/>
                      <w:sz w:val="24"/>
                      <w:szCs w:val="24"/>
                    </w:rPr>
                  </w:rPrChange>
                </w:rPr>
                <w:delText>Phí Tài khoản số đẹp</w:delText>
              </w:r>
            </w:del>
          </w:p>
        </w:tc>
        <w:tc>
          <w:tcPr>
            <w:tcW w:w="2230" w:type="dxa"/>
            <w:vAlign w:val="center"/>
            <w:tcPrChange w:id="11724" w:author="thu nga" w:date="2024-10-01T10:49:00Z">
              <w:tcPr>
                <w:tcW w:w="2230" w:type="dxa"/>
                <w:vAlign w:val="center"/>
              </w:tcPr>
            </w:tcPrChange>
          </w:tcPr>
          <w:p w14:paraId="32DFA190" w14:textId="2360A8C7" w:rsidR="00FF4CD3" w:rsidRPr="00763017" w:rsidDel="007E0F89" w:rsidRDefault="00FF4CD3">
            <w:pPr>
              <w:spacing w:before="0" w:line="240" w:lineRule="auto"/>
              <w:contextualSpacing w:val="0"/>
              <w:rPr>
                <w:del w:id="11725" w:author="Phuong Truong Thi" w:date="2024-10-08T18:12:00Z"/>
                <w:rFonts w:ascii="Times New Roman" w:eastAsia="Times New Roman" w:hAnsi="Times New Roman"/>
                <w:sz w:val="24"/>
                <w:szCs w:val="24"/>
                <w:lang w:val="vi-VN" w:eastAsia="vi-VN"/>
                <w:rPrChange w:id="11726" w:author="thu nga" w:date="2024-09-30T13:54:00Z">
                  <w:rPr>
                    <w:del w:id="11727" w:author="Phuong Truong Thi" w:date="2024-10-08T18:12:00Z"/>
                    <w:rFonts w:ascii="Times New Roman" w:eastAsia="Times New Roman" w:hAnsi="Times New Roman"/>
                    <w:sz w:val="24"/>
                    <w:szCs w:val="24"/>
                    <w:lang w:eastAsia="vi-VN"/>
                  </w:rPr>
                </w:rPrChange>
              </w:rPr>
            </w:pPr>
            <w:del w:id="11728" w:author="Phuong Truong Thi" w:date="2024-10-08T18:12:00Z">
              <w:r w:rsidRPr="00763017" w:rsidDel="007E0F89">
                <w:rPr>
                  <w:rFonts w:ascii="Times New Roman" w:hAnsi="Times New Roman"/>
                  <w:sz w:val="24"/>
                  <w:szCs w:val="24"/>
                  <w:lang w:val="vi-VN"/>
                  <w:rPrChange w:id="11729" w:author="thu nga" w:date="2024-09-30T13:54:00Z">
                    <w:rPr>
                      <w:rFonts w:ascii="Times New Roman" w:hAnsi="Times New Roman"/>
                      <w:sz w:val="24"/>
                      <w:szCs w:val="24"/>
                    </w:rPr>
                  </w:rPrChange>
                </w:rPr>
                <w:delText>Tổng phí tài khoản số đẹp của KH đến ngày dữ liệu</w:delText>
              </w:r>
            </w:del>
          </w:p>
        </w:tc>
        <w:tc>
          <w:tcPr>
            <w:tcW w:w="1070" w:type="dxa"/>
            <w:tcPrChange w:id="11730" w:author="thu nga" w:date="2024-10-01T10:49:00Z">
              <w:tcPr>
                <w:tcW w:w="1070" w:type="dxa"/>
              </w:tcPr>
            </w:tcPrChange>
          </w:tcPr>
          <w:p w14:paraId="719970EB" w14:textId="4566034E" w:rsidR="00FF4CD3" w:rsidRPr="00FF4CD3" w:rsidDel="007E0F89" w:rsidRDefault="00FF4CD3">
            <w:pPr>
              <w:spacing w:before="0" w:line="240" w:lineRule="auto"/>
              <w:contextualSpacing w:val="0"/>
              <w:jc w:val="center"/>
              <w:rPr>
                <w:del w:id="11731" w:author="Phuong Truong Thi" w:date="2024-10-08T18:12:00Z"/>
                <w:rFonts w:ascii="Times New Roman" w:eastAsia="Times New Roman" w:hAnsi="Times New Roman"/>
                <w:sz w:val="24"/>
                <w:szCs w:val="24"/>
                <w:lang w:val="vi-VN" w:eastAsia="vi-VN"/>
                <w:rPrChange w:id="11732" w:author="thu nga" w:date="2024-09-30T15:10:00Z">
                  <w:rPr>
                    <w:del w:id="11733" w:author="Phuong Truong Thi" w:date="2024-10-08T18:12:00Z"/>
                    <w:rFonts w:ascii="Times New Roman" w:eastAsia="Times New Roman" w:hAnsi="Times New Roman"/>
                    <w:sz w:val="24"/>
                    <w:szCs w:val="24"/>
                    <w:lang w:eastAsia="vi-VN"/>
                  </w:rPr>
                </w:rPrChange>
              </w:rPr>
              <w:pPrChange w:id="11734" w:author="thu nga" w:date="2024-09-30T15:15:00Z">
                <w:pPr>
                  <w:spacing w:before="0" w:line="240" w:lineRule="auto"/>
                  <w:contextualSpacing w:val="0"/>
                </w:pPr>
              </w:pPrChange>
            </w:pPr>
            <w:ins w:id="11735" w:author="thu nga" w:date="2024-09-30T15:13:00Z">
              <w:del w:id="11736" w:author="Phuong Truong Thi" w:date="2024-10-08T18:12:00Z">
                <w:r w:rsidRPr="00113C22" w:rsidDel="007E0F89">
                  <w:rPr>
                    <w:rFonts w:ascii="Times New Roman" w:eastAsia="Times New Roman" w:hAnsi="Times New Roman"/>
                    <w:sz w:val="24"/>
                    <w:szCs w:val="24"/>
                    <w:lang w:val="vi-VN" w:eastAsia="vi-VN"/>
                  </w:rPr>
                  <w:delText>CRM</w:delText>
                </w:r>
              </w:del>
            </w:ins>
          </w:p>
        </w:tc>
        <w:tc>
          <w:tcPr>
            <w:tcW w:w="1236" w:type="dxa"/>
            <w:tcPrChange w:id="11737" w:author="thu nga" w:date="2024-10-01T10:49:00Z">
              <w:tcPr>
                <w:tcW w:w="1236" w:type="dxa"/>
              </w:tcPr>
            </w:tcPrChange>
          </w:tcPr>
          <w:p w14:paraId="64364C05" w14:textId="23333CBA" w:rsidR="00FF4CD3" w:rsidRPr="00AD0E1A" w:rsidDel="007E0F89" w:rsidRDefault="00FF4CD3">
            <w:pPr>
              <w:spacing w:before="0" w:line="240" w:lineRule="auto"/>
              <w:contextualSpacing w:val="0"/>
              <w:rPr>
                <w:del w:id="11738" w:author="Phuong Truong Thi" w:date="2024-10-08T18:12:00Z"/>
                <w:rFonts w:ascii="Times New Roman" w:eastAsia="Times New Roman" w:hAnsi="Times New Roman"/>
                <w:sz w:val="24"/>
                <w:szCs w:val="24"/>
                <w:lang w:eastAsia="vi-VN"/>
              </w:rPr>
            </w:pPr>
            <w:del w:id="11739"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740" w:author="thu nga" w:date="2024-10-01T10:49:00Z">
              <w:tcPr>
                <w:tcW w:w="1417" w:type="dxa"/>
                <w:gridSpan w:val="2"/>
                <w:shd w:val="clear" w:color="auto" w:fill="auto"/>
                <w:noWrap/>
                <w:vAlign w:val="center"/>
              </w:tcPr>
            </w:tcPrChange>
          </w:tcPr>
          <w:p w14:paraId="120F458B" w14:textId="7FAD706D" w:rsidR="00FF4CD3" w:rsidRPr="00AD0E1A" w:rsidDel="007E0F89" w:rsidRDefault="00FF4CD3">
            <w:pPr>
              <w:spacing w:before="0" w:line="240" w:lineRule="auto"/>
              <w:contextualSpacing w:val="0"/>
              <w:rPr>
                <w:del w:id="11741" w:author="Phuong Truong Thi" w:date="2024-10-08T18:12:00Z"/>
                <w:rFonts w:ascii="Times New Roman" w:eastAsia="Times New Roman" w:hAnsi="Times New Roman"/>
                <w:sz w:val="24"/>
                <w:szCs w:val="24"/>
                <w:lang w:val="vi-VN" w:eastAsia="vi-VN"/>
              </w:rPr>
            </w:pPr>
          </w:p>
        </w:tc>
        <w:tc>
          <w:tcPr>
            <w:tcW w:w="992" w:type="dxa"/>
            <w:tcPrChange w:id="11742" w:author="thu nga" w:date="2024-10-01T10:49:00Z">
              <w:tcPr>
                <w:tcW w:w="851" w:type="dxa"/>
              </w:tcPr>
            </w:tcPrChange>
          </w:tcPr>
          <w:p w14:paraId="610A6699" w14:textId="29E40015" w:rsidR="00FF4CD3" w:rsidRPr="00AD0E1A" w:rsidDel="007E0F89" w:rsidRDefault="00FF4CD3">
            <w:pPr>
              <w:spacing w:before="0" w:line="240" w:lineRule="auto"/>
              <w:contextualSpacing w:val="0"/>
              <w:jc w:val="center"/>
              <w:rPr>
                <w:del w:id="11743" w:author="Phuong Truong Thi" w:date="2024-10-08T18:12:00Z"/>
                <w:rFonts w:ascii="Times New Roman" w:eastAsia="Times New Roman" w:hAnsi="Times New Roman"/>
                <w:sz w:val="24"/>
                <w:szCs w:val="24"/>
                <w:lang w:val="vi-VN" w:eastAsia="vi-VN"/>
              </w:rPr>
            </w:pPr>
            <w:del w:id="11744"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586D70BA" w14:textId="604001AB" w:rsidTr="001859AE">
        <w:trPr>
          <w:gridAfter w:val="2"/>
          <w:wAfter w:w="17834" w:type="dxa"/>
          <w:trHeight w:val="276"/>
          <w:del w:id="11745" w:author="Phuong Truong Thi" w:date="2024-10-08T18:12:00Z"/>
          <w:trPrChange w:id="11746" w:author="thu nga" w:date="2024-10-01T10:49:00Z">
            <w:trPr>
              <w:gridAfter w:val="2"/>
              <w:wAfter w:w="17834" w:type="dxa"/>
              <w:trHeight w:val="276"/>
            </w:trPr>
          </w:trPrChange>
        </w:trPr>
        <w:tc>
          <w:tcPr>
            <w:tcW w:w="670" w:type="dxa"/>
            <w:shd w:val="clear" w:color="auto" w:fill="auto"/>
            <w:vAlign w:val="center"/>
            <w:tcPrChange w:id="11747" w:author="thu nga" w:date="2024-10-01T10:49:00Z">
              <w:tcPr>
                <w:tcW w:w="670" w:type="dxa"/>
                <w:shd w:val="clear" w:color="auto" w:fill="auto"/>
                <w:vAlign w:val="center"/>
              </w:tcPr>
            </w:tcPrChange>
          </w:tcPr>
          <w:p w14:paraId="438AEEF4" w14:textId="03ECBCE3" w:rsidR="00FF4CD3" w:rsidRPr="00AD0E1A" w:rsidDel="007E0F89" w:rsidRDefault="00FF4CD3">
            <w:pPr>
              <w:pStyle w:val="ListParagraph"/>
              <w:numPr>
                <w:ilvl w:val="0"/>
                <w:numId w:val="62"/>
              </w:numPr>
              <w:spacing w:before="0" w:line="240" w:lineRule="auto"/>
              <w:contextualSpacing w:val="0"/>
              <w:jc w:val="left"/>
              <w:rPr>
                <w:del w:id="11748" w:author="Phuong Truong Thi" w:date="2024-10-08T18:12:00Z"/>
                <w:rFonts w:eastAsia="Times New Roman"/>
                <w:szCs w:val="24"/>
                <w:lang w:val="vi-VN" w:eastAsia="vi-VN"/>
              </w:rPr>
            </w:pPr>
          </w:p>
        </w:tc>
        <w:tc>
          <w:tcPr>
            <w:tcW w:w="1735" w:type="dxa"/>
            <w:gridSpan w:val="2"/>
            <w:shd w:val="clear" w:color="auto" w:fill="auto"/>
            <w:vAlign w:val="center"/>
            <w:tcPrChange w:id="11749" w:author="thu nga" w:date="2024-10-01T10:49:00Z">
              <w:tcPr>
                <w:tcW w:w="1735" w:type="dxa"/>
                <w:gridSpan w:val="2"/>
                <w:shd w:val="clear" w:color="auto" w:fill="auto"/>
                <w:vAlign w:val="center"/>
              </w:tcPr>
            </w:tcPrChange>
          </w:tcPr>
          <w:p w14:paraId="43FDD398" w14:textId="0BCB6C61" w:rsidR="00FF4CD3" w:rsidRPr="00763017" w:rsidDel="007E0F89" w:rsidRDefault="00FF4CD3">
            <w:pPr>
              <w:spacing w:before="0" w:line="240" w:lineRule="auto"/>
              <w:contextualSpacing w:val="0"/>
              <w:rPr>
                <w:del w:id="11750" w:author="Phuong Truong Thi" w:date="2024-10-08T18:12:00Z"/>
                <w:rFonts w:ascii="Times New Roman" w:hAnsi="Times New Roman"/>
                <w:sz w:val="24"/>
                <w:szCs w:val="24"/>
                <w:lang w:val="vi-VN"/>
                <w:rPrChange w:id="11751" w:author="thu nga" w:date="2024-09-30T13:54:00Z">
                  <w:rPr>
                    <w:del w:id="11752" w:author="Phuong Truong Thi" w:date="2024-10-08T18:12:00Z"/>
                    <w:rFonts w:ascii="Times New Roman" w:hAnsi="Times New Roman"/>
                    <w:sz w:val="24"/>
                    <w:szCs w:val="24"/>
                  </w:rPr>
                </w:rPrChange>
              </w:rPr>
            </w:pPr>
            <w:del w:id="11753" w:author="Phuong Truong Thi" w:date="2024-10-08T18:12:00Z">
              <w:r w:rsidRPr="00763017" w:rsidDel="007E0F89">
                <w:rPr>
                  <w:rFonts w:ascii="Times New Roman" w:hAnsi="Times New Roman"/>
                  <w:color w:val="000000"/>
                  <w:sz w:val="24"/>
                  <w:szCs w:val="24"/>
                  <w:lang w:val="vi-VN"/>
                  <w:rPrChange w:id="11754" w:author="thu nga" w:date="2024-09-30T13:54:00Z">
                    <w:rPr>
                      <w:rFonts w:ascii="Times New Roman" w:hAnsi="Times New Roman"/>
                      <w:color w:val="000000"/>
                      <w:sz w:val="24"/>
                      <w:szCs w:val="24"/>
                    </w:rPr>
                  </w:rPrChange>
                </w:rPr>
                <w:delText>KH đã có thấu chi chưa</w:delText>
              </w:r>
            </w:del>
          </w:p>
        </w:tc>
        <w:tc>
          <w:tcPr>
            <w:tcW w:w="2230" w:type="dxa"/>
            <w:vAlign w:val="center"/>
            <w:tcPrChange w:id="11755" w:author="thu nga" w:date="2024-10-01T10:49:00Z">
              <w:tcPr>
                <w:tcW w:w="2230" w:type="dxa"/>
                <w:vAlign w:val="center"/>
              </w:tcPr>
            </w:tcPrChange>
          </w:tcPr>
          <w:p w14:paraId="3BB19BFB" w14:textId="148F418A" w:rsidR="00FF4CD3" w:rsidRPr="00763017" w:rsidDel="007E0F89" w:rsidRDefault="00FF4CD3">
            <w:pPr>
              <w:spacing w:before="0" w:line="240" w:lineRule="auto"/>
              <w:contextualSpacing w:val="0"/>
              <w:rPr>
                <w:del w:id="11756" w:author="Phuong Truong Thi" w:date="2024-10-08T18:12:00Z"/>
                <w:rFonts w:ascii="Times New Roman" w:eastAsia="Times New Roman" w:hAnsi="Times New Roman"/>
                <w:sz w:val="24"/>
                <w:szCs w:val="24"/>
                <w:lang w:val="vi-VN" w:eastAsia="vi-VN"/>
                <w:rPrChange w:id="11757" w:author="thu nga" w:date="2024-09-30T13:54:00Z">
                  <w:rPr>
                    <w:del w:id="11758" w:author="Phuong Truong Thi" w:date="2024-10-08T18:12:00Z"/>
                    <w:rFonts w:ascii="Times New Roman" w:eastAsia="Times New Roman" w:hAnsi="Times New Roman"/>
                    <w:sz w:val="24"/>
                    <w:szCs w:val="24"/>
                    <w:lang w:eastAsia="vi-VN"/>
                  </w:rPr>
                </w:rPrChange>
              </w:rPr>
            </w:pPr>
            <w:del w:id="11759" w:author="Phuong Truong Thi" w:date="2024-10-08T18:12:00Z">
              <w:r w:rsidRPr="00763017" w:rsidDel="007E0F89">
                <w:rPr>
                  <w:rFonts w:ascii="Times New Roman" w:hAnsi="Times New Roman"/>
                  <w:color w:val="000000"/>
                  <w:sz w:val="24"/>
                  <w:szCs w:val="24"/>
                  <w:lang w:val="vi-VN"/>
                  <w:rPrChange w:id="11760" w:author="thu nga" w:date="2024-09-30T13:54:00Z">
                    <w:rPr>
                      <w:rFonts w:ascii="Times New Roman" w:hAnsi="Times New Roman"/>
                      <w:color w:val="000000"/>
                      <w:sz w:val="24"/>
                      <w:szCs w:val="24"/>
                    </w:rPr>
                  </w:rPrChange>
                </w:rPr>
                <w:delText>Có/ chưa: Đánh dấu KH đang nắm giữ sản phẩm OD hay không</w:delText>
              </w:r>
            </w:del>
          </w:p>
        </w:tc>
        <w:tc>
          <w:tcPr>
            <w:tcW w:w="1070" w:type="dxa"/>
            <w:tcPrChange w:id="11761" w:author="thu nga" w:date="2024-10-01T10:49:00Z">
              <w:tcPr>
                <w:tcW w:w="1070" w:type="dxa"/>
              </w:tcPr>
            </w:tcPrChange>
          </w:tcPr>
          <w:p w14:paraId="2933EF9B" w14:textId="52B1065E" w:rsidR="00FF4CD3" w:rsidRPr="00FF4CD3" w:rsidDel="007E0F89" w:rsidRDefault="00FF4CD3">
            <w:pPr>
              <w:spacing w:before="0" w:line="240" w:lineRule="auto"/>
              <w:contextualSpacing w:val="0"/>
              <w:jc w:val="center"/>
              <w:rPr>
                <w:del w:id="11762" w:author="Phuong Truong Thi" w:date="2024-10-08T18:12:00Z"/>
                <w:rFonts w:ascii="Times New Roman" w:eastAsia="Times New Roman" w:hAnsi="Times New Roman"/>
                <w:sz w:val="24"/>
                <w:szCs w:val="24"/>
                <w:lang w:val="vi-VN" w:eastAsia="vi-VN"/>
                <w:rPrChange w:id="11763" w:author="thu nga" w:date="2024-09-30T15:10:00Z">
                  <w:rPr>
                    <w:del w:id="11764" w:author="Phuong Truong Thi" w:date="2024-10-08T18:12:00Z"/>
                    <w:rFonts w:ascii="Times New Roman" w:eastAsia="Times New Roman" w:hAnsi="Times New Roman"/>
                    <w:sz w:val="24"/>
                    <w:szCs w:val="24"/>
                    <w:lang w:eastAsia="vi-VN"/>
                  </w:rPr>
                </w:rPrChange>
              </w:rPr>
              <w:pPrChange w:id="11765" w:author="thu nga" w:date="2024-09-30T15:15:00Z">
                <w:pPr>
                  <w:spacing w:before="0" w:line="240" w:lineRule="auto"/>
                  <w:contextualSpacing w:val="0"/>
                </w:pPr>
              </w:pPrChange>
            </w:pPr>
            <w:ins w:id="11766" w:author="thu nga" w:date="2024-09-30T15:13:00Z">
              <w:del w:id="11767" w:author="Phuong Truong Thi" w:date="2024-10-08T18:12:00Z">
                <w:r w:rsidRPr="00113C22" w:rsidDel="007E0F89">
                  <w:rPr>
                    <w:rFonts w:ascii="Times New Roman" w:eastAsia="Times New Roman" w:hAnsi="Times New Roman"/>
                    <w:sz w:val="24"/>
                    <w:szCs w:val="24"/>
                    <w:lang w:val="vi-VN" w:eastAsia="vi-VN"/>
                  </w:rPr>
                  <w:delText>CRM</w:delText>
                </w:r>
              </w:del>
            </w:ins>
          </w:p>
        </w:tc>
        <w:tc>
          <w:tcPr>
            <w:tcW w:w="1236" w:type="dxa"/>
            <w:tcPrChange w:id="11768" w:author="thu nga" w:date="2024-10-01T10:49:00Z">
              <w:tcPr>
                <w:tcW w:w="1236" w:type="dxa"/>
              </w:tcPr>
            </w:tcPrChange>
          </w:tcPr>
          <w:p w14:paraId="7BAB3699" w14:textId="0C34A0D6" w:rsidR="00FF4CD3" w:rsidRPr="00AD0E1A" w:rsidDel="007E0F89" w:rsidRDefault="00FF4CD3">
            <w:pPr>
              <w:spacing w:before="0" w:line="240" w:lineRule="auto"/>
              <w:contextualSpacing w:val="0"/>
              <w:rPr>
                <w:del w:id="11769" w:author="Phuong Truong Thi" w:date="2024-10-08T18:12:00Z"/>
                <w:rFonts w:ascii="Times New Roman" w:eastAsia="Times New Roman" w:hAnsi="Times New Roman"/>
                <w:sz w:val="24"/>
                <w:szCs w:val="24"/>
                <w:lang w:eastAsia="vi-VN"/>
              </w:rPr>
            </w:pPr>
            <w:del w:id="11770"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1771" w:author="thu nga" w:date="2024-10-01T10:49:00Z">
              <w:tcPr>
                <w:tcW w:w="1417" w:type="dxa"/>
                <w:gridSpan w:val="2"/>
                <w:shd w:val="clear" w:color="auto" w:fill="auto"/>
                <w:noWrap/>
                <w:vAlign w:val="center"/>
              </w:tcPr>
            </w:tcPrChange>
          </w:tcPr>
          <w:p w14:paraId="725A7740" w14:textId="6E506F4A" w:rsidR="00FF4CD3" w:rsidRPr="00DE616A" w:rsidDel="007E0F89" w:rsidRDefault="00FF4CD3">
            <w:pPr>
              <w:spacing w:before="0" w:line="240" w:lineRule="auto"/>
              <w:contextualSpacing w:val="0"/>
              <w:rPr>
                <w:del w:id="11772" w:author="Phuong Truong Thi" w:date="2024-10-08T18:12:00Z"/>
                <w:rFonts w:ascii="Times New Roman" w:eastAsia="Times New Roman" w:hAnsi="Times New Roman"/>
                <w:sz w:val="24"/>
                <w:szCs w:val="24"/>
                <w:lang w:eastAsia="vi-VN"/>
              </w:rPr>
            </w:pPr>
            <w:del w:id="11773" w:author="Phuong Truong Thi" w:date="2024-10-08T18:12:00Z">
              <w:r w:rsidDel="007E0F89">
                <w:rPr>
                  <w:rFonts w:ascii="Times New Roman" w:eastAsia="Times New Roman" w:hAnsi="Times New Roman"/>
                  <w:sz w:val="24"/>
                  <w:szCs w:val="24"/>
                  <w:lang w:eastAsia="vi-VN"/>
                </w:rPr>
                <w:delText>DM_OD_MARK</w:delText>
              </w:r>
            </w:del>
          </w:p>
        </w:tc>
        <w:tc>
          <w:tcPr>
            <w:tcW w:w="992" w:type="dxa"/>
            <w:tcPrChange w:id="11774" w:author="thu nga" w:date="2024-10-01T10:49:00Z">
              <w:tcPr>
                <w:tcW w:w="851" w:type="dxa"/>
              </w:tcPr>
            </w:tcPrChange>
          </w:tcPr>
          <w:p w14:paraId="28BC3C99" w14:textId="558B68CA" w:rsidR="00FF4CD3" w:rsidRPr="00AD0E1A" w:rsidDel="007E0F89" w:rsidRDefault="00FF4CD3">
            <w:pPr>
              <w:spacing w:before="0" w:line="240" w:lineRule="auto"/>
              <w:contextualSpacing w:val="0"/>
              <w:jc w:val="center"/>
              <w:rPr>
                <w:del w:id="11775" w:author="Phuong Truong Thi" w:date="2024-10-08T18:12:00Z"/>
                <w:rFonts w:ascii="Times New Roman" w:eastAsia="Times New Roman" w:hAnsi="Times New Roman"/>
                <w:sz w:val="24"/>
                <w:szCs w:val="24"/>
                <w:lang w:val="vi-VN" w:eastAsia="vi-VN"/>
              </w:rPr>
            </w:pPr>
            <w:del w:id="11776"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3953889B" w14:textId="349194F4" w:rsidTr="001859AE">
        <w:trPr>
          <w:gridAfter w:val="2"/>
          <w:wAfter w:w="17834" w:type="dxa"/>
          <w:trHeight w:val="276"/>
          <w:del w:id="11777" w:author="Phuong Truong Thi" w:date="2024-10-08T18:12:00Z"/>
          <w:trPrChange w:id="11778" w:author="thu nga" w:date="2024-10-01T10:49:00Z">
            <w:trPr>
              <w:gridAfter w:val="2"/>
              <w:wAfter w:w="17834" w:type="dxa"/>
              <w:trHeight w:val="276"/>
            </w:trPr>
          </w:trPrChange>
        </w:trPr>
        <w:tc>
          <w:tcPr>
            <w:tcW w:w="670" w:type="dxa"/>
            <w:shd w:val="clear" w:color="auto" w:fill="auto"/>
            <w:vAlign w:val="center"/>
            <w:tcPrChange w:id="11779" w:author="thu nga" w:date="2024-10-01T10:49:00Z">
              <w:tcPr>
                <w:tcW w:w="670" w:type="dxa"/>
                <w:shd w:val="clear" w:color="auto" w:fill="auto"/>
                <w:vAlign w:val="center"/>
              </w:tcPr>
            </w:tcPrChange>
          </w:tcPr>
          <w:p w14:paraId="798A83C8" w14:textId="128CF9BB" w:rsidR="00FF4CD3" w:rsidRPr="00AD0E1A" w:rsidDel="007E0F89" w:rsidRDefault="00FF4CD3">
            <w:pPr>
              <w:pStyle w:val="ListParagraph"/>
              <w:numPr>
                <w:ilvl w:val="0"/>
                <w:numId w:val="62"/>
              </w:numPr>
              <w:spacing w:before="0" w:line="240" w:lineRule="auto"/>
              <w:contextualSpacing w:val="0"/>
              <w:jc w:val="left"/>
              <w:rPr>
                <w:del w:id="11780" w:author="Phuong Truong Thi" w:date="2024-10-08T18:12:00Z"/>
                <w:rFonts w:eastAsia="Times New Roman"/>
                <w:szCs w:val="24"/>
                <w:lang w:val="vi-VN" w:eastAsia="vi-VN"/>
              </w:rPr>
            </w:pPr>
          </w:p>
        </w:tc>
        <w:tc>
          <w:tcPr>
            <w:tcW w:w="1735" w:type="dxa"/>
            <w:gridSpan w:val="2"/>
            <w:shd w:val="clear" w:color="auto" w:fill="auto"/>
            <w:vAlign w:val="center"/>
            <w:tcPrChange w:id="11781" w:author="thu nga" w:date="2024-10-01T10:49:00Z">
              <w:tcPr>
                <w:tcW w:w="1735" w:type="dxa"/>
                <w:gridSpan w:val="2"/>
                <w:shd w:val="clear" w:color="auto" w:fill="auto"/>
                <w:vAlign w:val="center"/>
              </w:tcPr>
            </w:tcPrChange>
          </w:tcPr>
          <w:p w14:paraId="51EE854B" w14:textId="1BE40755" w:rsidR="00FF4CD3" w:rsidRPr="008E60BE" w:rsidDel="007E0F89" w:rsidRDefault="00FF4CD3">
            <w:pPr>
              <w:spacing w:before="0" w:line="240" w:lineRule="auto"/>
              <w:contextualSpacing w:val="0"/>
              <w:rPr>
                <w:del w:id="11782" w:author="Phuong Truong Thi" w:date="2024-10-08T18:12:00Z"/>
                <w:rFonts w:ascii="Times New Roman" w:hAnsi="Times New Roman"/>
                <w:sz w:val="24"/>
                <w:szCs w:val="24"/>
              </w:rPr>
            </w:pPr>
            <w:del w:id="11783" w:author="Phuong Truong Thi" w:date="2024-10-08T18:12:00Z">
              <w:r w:rsidRPr="008E60BE" w:rsidDel="007E0F89">
                <w:rPr>
                  <w:rFonts w:ascii="Times New Roman" w:hAnsi="Times New Roman"/>
                  <w:color w:val="000000"/>
                  <w:sz w:val="24"/>
                  <w:szCs w:val="24"/>
                </w:rPr>
                <w:delText>Hạn mức thấu chi</w:delText>
              </w:r>
            </w:del>
          </w:p>
        </w:tc>
        <w:tc>
          <w:tcPr>
            <w:tcW w:w="2230" w:type="dxa"/>
            <w:vAlign w:val="center"/>
            <w:tcPrChange w:id="11784" w:author="thu nga" w:date="2024-10-01T10:49:00Z">
              <w:tcPr>
                <w:tcW w:w="2230" w:type="dxa"/>
                <w:vAlign w:val="center"/>
              </w:tcPr>
            </w:tcPrChange>
          </w:tcPr>
          <w:p w14:paraId="1C47ED5B" w14:textId="5A0A523E" w:rsidR="00FF4CD3" w:rsidRPr="00E25144" w:rsidDel="007E0F89" w:rsidRDefault="00FF4CD3">
            <w:pPr>
              <w:spacing w:before="0" w:line="240" w:lineRule="auto"/>
              <w:contextualSpacing w:val="0"/>
              <w:rPr>
                <w:del w:id="11785" w:author="Phuong Truong Thi" w:date="2024-10-08T18:12:00Z"/>
                <w:rFonts w:ascii="Times New Roman" w:eastAsia="Times New Roman" w:hAnsi="Times New Roman"/>
                <w:sz w:val="24"/>
                <w:szCs w:val="24"/>
                <w:lang w:eastAsia="vi-VN"/>
              </w:rPr>
            </w:pPr>
            <w:del w:id="11786" w:author="Phuong Truong Thi" w:date="2024-10-08T18:12:00Z">
              <w:r w:rsidRPr="00E25144" w:rsidDel="007E0F89">
                <w:rPr>
                  <w:rFonts w:ascii="Times New Roman" w:hAnsi="Times New Roman"/>
                  <w:color w:val="000000"/>
                  <w:sz w:val="24"/>
                  <w:szCs w:val="24"/>
                </w:rPr>
                <w:delText>Nếu Khách hàng chưa có thấu chi lấy hạn mức PDT của KH nếu có</w:delText>
              </w:r>
              <w:r w:rsidRPr="00E25144" w:rsidDel="007E0F89">
                <w:rPr>
                  <w:rFonts w:ascii="Times New Roman" w:hAnsi="Times New Roman"/>
                  <w:color w:val="000000"/>
                  <w:sz w:val="24"/>
                  <w:szCs w:val="24"/>
                </w:rPr>
                <w:br/>
                <w:delText>Nếu Khách hàng đã có thấu chi lấy Hạn mức thấu chi của khách hàng</w:delText>
              </w:r>
            </w:del>
          </w:p>
        </w:tc>
        <w:tc>
          <w:tcPr>
            <w:tcW w:w="1070" w:type="dxa"/>
            <w:tcPrChange w:id="11787" w:author="thu nga" w:date="2024-10-01T10:49:00Z">
              <w:tcPr>
                <w:tcW w:w="1070" w:type="dxa"/>
              </w:tcPr>
            </w:tcPrChange>
          </w:tcPr>
          <w:p w14:paraId="5023BF3B" w14:textId="3BC024D6" w:rsidR="00FF4CD3" w:rsidDel="007E0F89" w:rsidRDefault="00FF4CD3">
            <w:pPr>
              <w:spacing w:before="0" w:line="240" w:lineRule="auto"/>
              <w:contextualSpacing w:val="0"/>
              <w:jc w:val="center"/>
              <w:rPr>
                <w:del w:id="11788" w:author="Phuong Truong Thi" w:date="2024-10-08T18:12:00Z"/>
                <w:rFonts w:ascii="Times New Roman" w:eastAsia="Times New Roman" w:hAnsi="Times New Roman"/>
                <w:sz w:val="24"/>
                <w:szCs w:val="24"/>
                <w:lang w:eastAsia="vi-VN"/>
              </w:rPr>
              <w:pPrChange w:id="11789" w:author="thu nga" w:date="2024-09-30T15:15:00Z">
                <w:pPr>
                  <w:spacing w:before="0" w:line="240" w:lineRule="auto"/>
                  <w:contextualSpacing w:val="0"/>
                </w:pPr>
              </w:pPrChange>
            </w:pPr>
            <w:ins w:id="11790" w:author="thu nga" w:date="2024-09-30T15:13:00Z">
              <w:del w:id="11791" w:author="Phuong Truong Thi" w:date="2024-10-08T18:12:00Z">
                <w:r w:rsidRPr="00113C22" w:rsidDel="007E0F89">
                  <w:rPr>
                    <w:rFonts w:ascii="Times New Roman" w:eastAsia="Times New Roman" w:hAnsi="Times New Roman"/>
                    <w:sz w:val="24"/>
                    <w:szCs w:val="24"/>
                    <w:lang w:val="vi-VN" w:eastAsia="vi-VN"/>
                  </w:rPr>
                  <w:delText>CRM</w:delText>
                </w:r>
              </w:del>
            </w:ins>
          </w:p>
        </w:tc>
        <w:tc>
          <w:tcPr>
            <w:tcW w:w="1236" w:type="dxa"/>
            <w:tcPrChange w:id="11792" w:author="thu nga" w:date="2024-10-01T10:49:00Z">
              <w:tcPr>
                <w:tcW w:w="1236" w:type="dxa"/>
              </w:tcPr>
            </w:tcPrChange>
          </w:tcPr>
          <w:p w14:paraId="467C6EFA" w14:textId="08ED8FA2" w:rsidR="00FF4CD3" w:rsidRPr="00AD0E1A" w:rsidDel="007E0F89" w:rsidRDefault="000E4E67">
            <w:pPr>
              <w:spacing w:before="0" w:line="240" w:lineRule="auto"/>
              <w:contextualSpacing w:val="0"/>
              <w:rPr>
                <w:del w:id="11793" w:author="Phuong Truong Thi" w:date="2024-10-08T18:12:00Z"/>
                <w:rFonts w:ascii="Times New Roman" w:eastAsia="Times New Roman" w:hAnsi="Times New Roman"/>
                <w:sz w:val="24"/>
                <w:szCs w:val="24"/>
                <w:lang w:eastAsia="vi-VN"/>
              </w:rPr>
            </w:pPr>
            <w:ins w:id="11794" w:author="thu nga" w:date="2024-10-01T10:13:00Z">
              <w:del w:id="11795" w:author="Phuong Truong Thi" w:date="2024-10-08T18:12:00Z">
                <w:r w:rsidDel="007E0F89">
                  <w:rPr>
                    <w:rFonts w:ascii="Times New Roman" w:eastAsia="Times New Roman" w:hAnsi="Times New Roman"/>
                    <w:sz w:val="24"/>
                    <w:szCs w:val="24"/>
                    <w:lang w:eastAsia="vi-VN"/>
                  </w:rPr>
                  <w:delText xml:space="preserve">Currency </w:delText>
                </w:r>
              </w:del>
            </w:ins>
            <w:del w:id="11796"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797" w:author="thu nga" w:date="2024-10-01T10:49:00Z">
              <w:tcPr>
                <w:tcW w:w="1417" w:type="dxa"/>
                <w:gridSpan w:val="2"/>
                <w:shd w:val="clear" w:color="auto" w:fill="auto"/>
                <w:noWrap/>
                <w:vAlign w:val="center"/>
              </w:tcPr>
            </w:tcPrChange>
          </w:tcPr>
          <w:p w14:paraId="2EBA59C4" w14:textId="1CABF5B9" w:rsidR="00FF4CD3" w:rsidRPr="00AD0E1A" w:rsidDel="007E0F89" w:rsidRDefault="00FF4CD3">
            <w:pPr>
              <w:spacing w:before="0" w:line="240" w:lineRule="auto"/>
              <w:contextualSpacing w:val="0"/>
              <w:rPr>
                <w:del w:id="11798" w:author="Phuong Truong Thi" w:date="2024-10-08T18:12:00Z"/>
                <w:rFonts w:ascii="Times New Roman" w:eastAsia="Times New Roman" w:hAnsi="Times New Roman"/>
                <w:sz w:val="24"/>
                <w:szCs w:val="24"/>
                <w:lang w:val="vi-VN" w:eastAsia="vi-VN"/>
              </w:rPr>
            </w:pPr>
          </w:p>
        </w:tc>
        <w:tc>
          <w:tcPr>
            <w:tcW w:w="992" w:type="dxa"/>
            <w:tcPrChange w:id="11799" w:author="thu nga" w:date="2024-10-01T10:49:00Z">
              <w:tcPr>
                <w:tcW w:w="851" w:type="dxa"/>
              </w:tcPr>
            </w:tcPrChange>
          </w:tcPr>
          <w:p w14:paraId="697B46AF" w14:textId="3B833B95" w:rsidR="00FF4CD3" w:rsidRPr="00AD0E1A" w:rsidDel="007E0F89" w:rsidRDefault="00FF4CD3">
            <w:pPr>
              <w:spacing w:before="0" w:line="240" w:lineRule="auto"/>
              <w:contextualSpacing w:val="0"/>
              <w:jc w:val="center"/>
              <w:rPr>
                <w:del w:id="11800" w:author="Phuong Truong Thi" w:date="2024-10-08T18:12:00Z"/>
                <w:rFonts w:ascii="Times New Roman" w:eastAsia="Times New Roman" w:hAnsi="Times New Roman"/>
                <w:sz w:val="24"/>
                <w:szCs w:val="24"/>
                <w:lang w:val="vi-VN" w:eastAsia="vi-VN"/>
              </w:rPr>
            </w:pPr>
            <w:del w:id="11801"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279A59B9" w14:textId="18E37E93" w:rsidTr="001859AE">
        <w:trPr>
          <w:gridAfter w:val="2"/>
          <w:wAfter w:w="17834" w:type="dxa"/>
          <w:trHeight w:val="276"/>
          <w:del w:id="11802" w:author="Phuong Truong Thi" w:date="2024-10-08T18:12:00Z"/>
          <w:trPrChange w:id="11803" w:author="thu nga" w:date="2024-10-01T10:49:00Z">
            <w:trPr>
              <w:gridAfter w:val="2"/>
              <w:wAfter w:w="17834" w:type="dxa"/>
              <w:trHeight w:val="276"/>
            </w:trPr>
          </w:trPrChange>
        </w:trPr>
        <w:tc>
          <w:tcPr>
            <w:tcW w:w="670" w:type="dxa"/>
            <w:shd w:val="clear" w:color="auto" w:fill="auto"/>
            <w:vAlign w:val="center"/>
            <w:tcPrChange w:id="11804" w:author="thu nga" w:date="2024-10-01T10:49:00Z">
              <w:tcPr>
                <w:tcW w:w="670" w:type="dxa"/>
                <w:shd w:val="clear" w:color="auto" w:fill="auto"/>
                <w:vAlign w:val="center"/>
              </w:tcPr>
            </w:tcPrChange>
          </w:tcPr>
          <w:p w14:paraId="54AC84C3" w14:textId="500C159A" w:rsidR="00FF4CD3" w:rsidRPr="00AD0E1A" w:rsidDel="007E0F89" w:rsidRDefault="00FF4CD3">
            <w:pPr>
              <w:pStyle w:val="ListParagraph"/>
              <w:numPr>
                <w:ilvl w:val="0"/>
                <w:numId w:val="62"/>
              </w:numPr>
              <w:spacing w:before="0" w:line="240" w:lineRule="auto"/>
              <w:contextualSpacing w:val="0"/>
              <w:jc w:val="left"/>
              <w:rPr>
                <w:del w:id="11805" w:author="Phuong Truong Thi" w:date="2024-10-08T18:12:00Z"/>
                <w:rFonts w:eastAsia="Times New Roman"/>
                <w:szCs w:val="24"/>
                <w:lang w:val="vi-VN" w:eastAsia="vi-VN"/>
              </w:rPr>
            </w:pPr>
          </w:p>
        </w:tc>
        <w:tc>
          <w:tcPr>
            <w:tcW w:w="1735" w:type="dxa"/>
            <w:gridSpan w:val="2"/>
            <w:shd w:val="clear" w:color="auto" w:fill="auto"/>
            <w:vAlign w:val="center"/>
            <w:tcPrChange w:id="11806" w:author="thu nga" w:date="2024-10-01T10:49:00Z">
              <w:tcPr>
                <w:tcW w:w="1735" w:type="dxa"/>
                <w:gridSpan w:val="2"/>
                <w:shd w:val="clear" w:color="auto" w:fill="auto"/>
                <w:vAlign w:val="center"/>
              </w:tcPr>
            </w:tcPrChange>
          </w:tcPr>
          <w:p w14:paraId="796E209A" w14:textId="4A9B05E2" w:rsidR="00FF4CD3" w:rsidRPr="00763017" w:rsidDel="007E0F89" w:rsidRDefault="00FF4CD3">
            <w:pPr>
              <w:spacing w:before="0" w:line="240" w:lineRule="auto"/>
              <w:contextualSpacing w:val="0"/>
              <w:rPr>
                <w:del w:id="11807" w:author="Phuong Truong Thi" w:date="2024-10-08T18:12:00Z"/>
                <w:rFonts w:ascii="Times New Roman" w:hAnsi="Times New Roman"/>
                <w:sz w:val="24"/>
                <w:szCs w:val="24"/>
                <w:lang w:val="vi-VN"/>
                <w:rPrChange w:id="11808" w:author="thu nga" w:date="2024-09-30T13:54:00Z">
                  <w:rPr>
                    <w:del w:id="11809" w:author="Phuong Truong Thi" w:date="2024-10-08T18:12:00Z"/>
                    <w:rFonts w:ascii="Times New Roman" w:hAnsi="Times New Roman"/>
                    <w:sz w:val="24"/>
                    <w:szCs w:val="24"/>
                  </w:rPr>
                </w:rPrChange>
              </w:rPr>
            </w:pPr>
            <w:del w:id="11810" w:author="Phuong Truong Thi" w:date="2024-10-08T18:12:00Z">
              <w:r w:rsidRPr="00763017" w:rsidDel="007E0F89">
                <w:rPr>
                  <w:rFonts w:ascii="Times New Roman" w:hAnsi="Times New Roman"/>
                  <w:sz w:val="24"/>
                  <w:szCs w:val="24"/>
                  <w:lang w:val="vi-VN"/>
                  <w:rPrChange w:id="11811" w:author="thu nga" w:date="2024-09-30T13:54:00Z">
                    <w:rPr>
                      <w:rFonts w:ascii="Times New Roman" w:hAnsi="Times New Roman"/>
                      <w:sz w:val="24"/>
                      <w:szCs w:val="24"/>
                    </w:rPr>
                  </w:rPrChange>
                </w:rPr>
                <w:delText>Số tiền KH vay tín chấp</w:delText>
              </w:r>
            </w:del>
          </w:p>
        </w:tc>
        <w:tc>
          <w:tcPr>
            <w:tcW w:w="2230" w:type="dxa"/>
            <w:vAlign w:val="center"/>
            <w:tcPrChange w:id="11812" w:author="thu nga" w:date="2024-10-01T10:49:00Z">
              <w:tcPr>
                <w:tcW w:w="2230" w:type="dxa"/>
                <w:vAlign w:val="center"/>
              </w:tcPr>
            </w:tcPrChange>
          </w:tcPr>
          <w:p w14:paraId="7F2A9DF4" w14:textId="740585FA" w:rsidR="00FF4CD3" w:rsidRPr="00763017" w:rsidDel="007E0F89" w:rsidRDefault="00FF4CD3">
            <w:pPr>
              <w:spacing w:before="0" w:line="240" w:lineRule="auto"/>
              <w:contextualSpacing w:val="0"/>
              <w:rPr>
                <w:del w:id="11813" w:author="Phuong Truong Thi" w:date="2024-10-08T18:12:00Z"/>
                <w:rFonts w:ascii="Times New Roman" w:eastAsia="Times New Roman" w:hAnsi="Times New Roman"/>
                <w:sz w:val="24"/>
                <w:szCs w:val="24"/>
                <w:lang w:val="vi-VN" w:eastAsia="vi-VN"/>
                <w:rPrChange w:id="11814" w:author="thu nga" w:date="2024-09-30T13:54:00Z">
                  <w:rPr>
                    <w:del w:id="11815" w:author="Phuong Truong Thi" w:date="2024-10-08T18:12:00Z"/>
                    <w:rFonts w:ascii="Times New Roman" w:eastAsia="Times New Roman" w:hAnsi="Times New Roman"/>
                    <w:sz w:val="24"/>
                    <w:szCs w:val="24"/>
                    <w:lang w:eastAsia="vi-VN"/>
                  </w:rPr>
                </w:rPrChange>
              </w:rPr>
            </w:pPr>
            <w:del w:id="11816" w:author="Phuong Truong Thi" w:date="2024-10-08T18:12:00Z">
              <w:r w:rsidRPr="00763017" w:rsidDel="007E0F89">
                <w:rPr>
                  <w:rFonts w:ascii="Times New Roman" w:hAnsi="Times New Roman"/>
                  <w:color w:val="000000"/>
                  <w:sz w:val="24"/>
                  <w:szCs w:val="24"/>
                  <w:lang w:val="vi-VN"/>
                  <w:rPrChange w:id="11817" w:author="thu nga" w:date="2024-09-30T13:54:00Z">
                    <w:rPr>
                      <w:rFonts w:ascii="Times New Roman" w:hAnsi="Times New Roman"/>
                      <w:color w:val="000000"/>
                      <w:sz w:val="24"/>
                      <w:szCs w:val="24"/>
                    </w:rPr>
                  </w:rPrChange>
                </w:rPr>
                <w:delText>Tổng số tiền các hợp đồng vay tín chấp của KH tại thời điểm báo cáo</w:delText>
              </w:r>
            </w:del>
          </w:p>
        </w:tc>
        <w:tc>
          <w:tcPr>
            <w:tcW w:w="1070" w:type="dxa"/>
            <w:vAlign w:val="center"/>
            <w:tcPrChange w:id="11818" w:author="thu nga" w:date="2024-10-01T10:49:00Z">
              <w:tcPr>
                <w:tcW w:w="1070" w:type="dxa"/>
                <w:vAlign w:val="center"/>
              </w:tcPr>
            </w:tcPrChange>
          </w:tcPr>
          <w:p w14:paraId="7E1E52E5" w14:textId="5D9F61DD" w:rsidR="00FF4CD3" w:rsidRPr="00FF4CD3" w:rsidDel="007E0F89" w:rsidRDefault="00FF4CD3">
            <w:pPr>
              <w:spacing w:before="0" w:line="240" w:lineRule="auto"/>
              <w:contextualSpacing w:val="0"/>
              <w:jc w:val="center"/>
              <w:rPr>
                <w:del w:id="11819" w:author="Phuong Truong Thi" w:date="2024-10-08T18:12:00Z"/>
                <w:rFonts w:ascii="Times New Roman" w:eastAsia="Times New Roman" w:hAnsi="Times New Roman"/>
                <w:sz w:val="24"/>
                <w:szCs w:val="24"/>
                <w:lang w:val="vi-VN" w:eastAsia="vi-VN"/>
                <w:rPrChange w:id="11820" w:author="thu nga" w:date="2024-09-30T15:10:00Z">
                  <w:rPr>
                    <w:del w:id="11821" w:author="Phuong Truong Thi" w:date="2024-10-08T18:12:00Z"/>
                    <w:rFonts w:ascii="Times New Roman" w:eastAsia="Times New Roman" w:hAnsi="Times New Roman"/>
                    <w:sz w:val="24"/>
                    <w:szCs w:val="24"/>
                    <w:lang w:eastAsia="vi-VN"/>
                  </w:rPr>
                </w:rPrChange>
              </w:rPr>
              <w:pPrChange w:id="11822" w:author="thu nga" w:date="2024-09-30T15:15:00Z">
                <w:pPr>
                  <w:spacing w:before="0" w:line="240" w:lineRule="auto"/>
                  <w:contextualSpacing w:val="0"/>
                </w:pPr>
              </w:pPrChange>
            </w:pPr>
            <w:ins w:id="11823" w:author="thu nga" w:date="2024-09-30T15:13:00Z">
              <w:del w:id="11824" w:author="Phuong Truong Thi" w:date="2024-10-08T18:12:00Z">
                <w:r w:rsidRPr="001902F1" w:rsidDel="007E0F89">
                  <w:rPr>
                    <w:rFonts w:ascii="Times New Roman" w:eastAsia="Times New Roman" w:hAnsi="Times New Roman"/>
                    <w:sz w:val="24"/>
                    <w:szCs w:val="24"/>
                    <w:lang w:val="vi-VN" w:eastAsia="vi-VN"/>
                  </w:rPr>
                  <w:delText>CRM</w:delText>
                </w:r>
              </w:del>
            </w:ins>
          </w:p>
        </w:tc>
        <w:tc>
          <w:tcPr>
            <w:tcW w:w="1236" w:type="dxa"/>
            <w:tcPrChange w:id="11825" w:author="thu nga" w:date="2024-10-01T10:49:00Z">
              <w:tcPr>
                <w:tcW w:w="1236" w:type="dxa"/>
              </w:tcPr>
            </w:tcPrChange>
          </w:tcPr>
          <w:p w14:paraId="10E5A624" w14:textId="0F1BCE2B" w:rsidR="00FF4CD3" w:rsidRPr="00AD0E1A" w:rsidDel="007E0F89" w:rsidRDefault="000E4E67">
            <w:pPr>
              <w:spacing w:before="0" w:line="240" w:lineRule="auto"/>
              <w:contextualSpacing w:val="0"/>
              <w:rPr>
                <w:del w:id="11826" w:author="Phuong Truong Thi" w:date="2024-10-08T18:12:00Z"/>
                <w:rFonts w:ascii="Times New Roman" w:eastAsia="Times New Roman" w:hAnsi="Times New Roman"/>
                <w:sz w:val="24"/>
                <w:szCs w:val="24"/>
                <w:lang w:eastAsia="vi-VN"/>
              </w:rPr>
            </w:pPr>
            <w:ins w:id="11827" w:author="thu nga" w:date="2024-10-01T10:13:00Z">
              <w:del w:id="11828" w:author="Phuong Truong Thi" w:date="2024-10-08T18:12:00Z">
                <w:r w:rsidDel="007E0F89">
                  <w:rPr>
                    <w:rFonts w:ascii="Times New Roman" w:eastAsia="Times New Roman" w:hAnsi="Times New Roman"/>
                    <w:sz w:val="24"/>
                    <w:szCs w:val="24"/>
                    <w:lang w:eastAsia="vi-VN"/>
                  </w:rPr>
                  <w:delText xml:space="preserve">Currency </w:delText>
                </w:r>
              </w:del>
            </w:ins>
            <w:del w:id="11829"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830" w:author="thu nga" w:date="2024-10-01T10:49:00Z">
              <w:tcPr>
                <w:tcW w:w="1417" w:type="dxa"/>
                <w:gridSpan w:val="2"/>
                <w:shd w:val="clear" w:color="auto" w:fill="auto"/>
                <w:noWrap/>
                <w:vAlign w:val="center"/>
              </w:tcPr>
            </w:tcPrChange>
          </w:tcPr>
          <w:p w14:paraId="55235FA9" w14:textId="38C10836" w:rsidR="00FF4CD3" w:rsidRPr="00AD0E1A" w:rsidDel="007E0F89" w:rsidRDefault="00FF4CD3">
            <w:pPr>
              <w:spacing w:before="0" w:line="240" w:lineRule="auto"/>
              <w:contextualSpacing w:val="0"/>
              <w:rPr>
                <w:del w:id="11831" w:author="Phuong Truong Thi" w:date="2024-10-08T18:12:00Z"/>
                <w:rFonts w:ascii="Times New Roman" w:eastAsia="Times New Roman" w:hAnsi="Times New Roman"/>
                <w:sz w:val="24"/>
                <w:szCs w:val="24"/>
                <w:lang w:val="vi-VN" w:eastAsia="vi-VN"/>
              </w:rPr>
            </w:pPr>
          </w:p>
        </w:tc>
        <w:tc>
          <w:tcPr>
            <w:tcW w:w="992" w:type="dxa"/>
            <w:tcPrChange w:id="11832" w:author="thu nga" w:date="2024-10-01T10:49:00Z">
              <w:tcPr>
                <w:tcW w:w="851" w:type="dxa"/>
              </w:tcPr>
            </w:tcPrChange>
          </w:tcPr>
          <w:p w14:paraId="79FADA6C" w14:textId="15848B5F" w:rsidR="00FF4CD3" w:rsidRPr="00AD0E1A" w:rsidDel="007E0F89" w:rsidRDefault="00FF4CD3">
            <w:pPr>
              <w:spacing w:before="0" w:line="240" w:lineRule="auto"/>
              <w:contextualSpacing w:val="0"/>
              <w:jc w:val="center"/>
              <w:rPr>
                <w:del w:id="11833" w:author="Phuong Truong Thi" w:date="2024-10-08T18:12:00Z"/>
                <w:rFonts w:ascii="Times New Roman" w:eastAsia="Times New Roman" w:hAnsi="Times New Roman"/>
                <w:sz w:val="24"/>
                <w:szCs w:val="24"/>
                <w:lang w:val="vi-VN" w:eastAsia="vi-VN"/>
              </w:rPr>
            </w:pPr>
            <w:del w:id="11834"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23EFE29C" w14:textId="14EC0C0C" w:rsidTr="001859AE">
        <w:trPr>
          <w:gridAfter w:val="2"/>
          <w:wAfter w:w="17834" w:type="dxa"/>
          <w:trHeight w:val="276"/>
          <w:del w:id="11835" w:author="Phuong Truong Thi" w:date="2024-10-08T18:12:00Z"/>
          <w:trPrChange w:id="11836" w:author="thu nga" w:date="2024-10-01T10:49:00Z">
            <w:trPr>
              <w:gridAfter w:val="2"/>
              <w:wAfter w:w="17834" w:type="dxa"/>
              <w:trHeight w:val="276"/>
            </w:trPr>
          </w:trPrChange>
        </w:trPr>
        <w:tc>
          <w:tcPr>
            <w:tcW w:w="670" w:type="dxa"/>
            <w:shd w:val="clear" w:color="auto" w:fill="auto"/>
            <w:vAlign w:val="center"/>
            <w:tcPrChange w:id="11837" w:author="thu nga" w:date="2024-10-01T10:49:00Z">
              <w:tcPr>
                <w:tcW w:w="670" w:type="dxa"/>
                <w:shd w:val="clear" w:color="auto" w:fill="auto"/>
                <w:vAlign w:val="center"/>
              </w:tcPr>
            </w:tcPrChange>
          </w:tcPr>
          <w:p w14:paraId="6770C4AE" w14:textId="6A7B96AE" w:rsidR="00FF4CD3" w:rsidRPr="00AD0E1A" w:rsidDel="007E0F89" w:rsidRDefault="00FF4CD3">
            <w:pPr>
              <w:pStyle w:val="ListParagraph"/>
              <w:numPr>
                <w:ilvl w:val="0"/>
                <w:numId w:val="62"/>
              </w:numPr>
              <w:spacing w:before="0" w:line="240" w:lineRule="auto"/>
              <w:contextualSpacing w:val="0"/>
              <w:jc w:val="left"/>
              <w:rPr>
                <w:del w:id="11838" w:author="Phuong Truong Thi" w:date="2024-10-08T18:12:00Z"/>
                <w:rFonts w:eastAsia="Times New Roman"/>
                <w:szCs w:val="24"/>
                <w:lang w:val="vi-VN" w:eastAsia="vi-VN"/>
              </w:rPr>
            </w:pPr>
          </w:p>
        </w:tc>
        <w:tc>
          <w:tcPr>
            <w:tcW w:w="1735" w:type="dxa"/>
            <w:gridSpan w:val="2"/>
            <w:shd w:val="clear" w:color="auto" w:fill="auto"/>
            <w:vAlign w:val="center"/>
            <w:tcPrChange w:id="11839" w:author="thu nga" w:date="2024-10-01T10:49:00Z">
              <w:tcPr>
                <w:tcW w:w="1735" w:type="dxa"/>
                <w:gridSpan w:val="2"/>
                <w:shd w:val="clear" w:color="auto" w:fill="auto"/>
                <w:vAlign w:val="center"/>
              </w:tcPr>
            </w:tcPrChange>
          </w:tcPr>
          <w:p w14:paraId="6C362312" w14:textId="4A36DFEE" w:rsidR="00FF4CD3" w:rsidRPr="00763017" w:rsidDel="007E0F89" w:rsidRDefault="00FF4CD3">
            <w:pPr>
              <w:spacing w:before="0" w:line="240" w:lineRule="auto"/>
              <w:contextualSpacing w:val="0"/>
              <w:rPr>
                <w:del w:id="11840" w:author="Phuong Truong Thi" w:date="2024-10-08T18:12:00Z"/>
                <w:rFonts w:ascii="Times New Roman" w:hAnsi="Times New Roman"/>
                <w:sz w:val="24"/>
                <w:szCs w:val="24"/>
                <w:lang w:val="vi-VN"/>
                <w:rPrChange w:id="11841" w:author="thu nga" w:date="2024-09-30T13:54:00Z">
                  <w:rPr>
                    <w:del w:id="11842" w:author="Phuong Truong Thi" w:date="2024-10-08T18:12:00Z"/>
                    <w:rFonts w:ascii="Times New Roman" w:hAnsi="Times New Roman"/>
                    <w:sz w:val="24"/>
                    <w:szCs w:val="24"/>
                  </w:rPr>
                </w:rPrChange>
              </w:rPr>
            </w:pPr>
            <w:del w:id="11843" w:author="Phuong Truong Thi" w:date="2024-10-08T18:12:00Z">
              <w:r w:rsidRPr="00763017" w:rsidDel="007E0F89">
                <w:rPr>
                  <w:rFonts w:ascii="Times New Roman" w:hAnsi="Times New Roman"/>
                  <w:sz w:val="24"/>
                  <w:szCs w:val="24"/>
                  <w:lang w:val="vi-VN"/>
                  <w:rPrChange w:id="11844" w:author="thu nga" w:date="2024-09-30T13:54:00Z">
                    <w:rPr>
                      <w:rFonts w:ascii="Times New Roman" w:hAnsi="Times New Roman"/>
                      <w:sz w:val="24"/>
                      <w:szCs w:val="24"/>
                    </w:rPr>
                  </w:rPrChange>
                </w:rPr>
                <w:delText>Phí BH phi nhân thọ lũy kế đến thời điểm báo cáo</w:delText>
              </w:r>
            </w:del>
          </w:p>
        </w:tc>
        <w:tc>
          <w:tcPr>
            <w:tcW w:w="2230" w:type="dxa"/>
            <w:vAlign w:val="center"/>
            <w:tcPrChange w:id="11845" w:author="thu nga" w:date="2024-10-01T10:49:00Z">
              <w:tcPr>
                <w:tcW w:w="2230" w:type="dxa"/>
                <w:vAlign w:val="center"/>
              </w:tcPr>
            </w:tcPrChange>
          </w:tcPr>
          <w:p w14:paraId="48AD880F" w14:textId="4EB6523C" w:rsidR="00FF4CD3" w:rsidRPr="00763017" w:rsidDel="007E0F89" w:rsidRDefault="00FF4CD3">
            <w:pPr>
              <w:spacing w:before="0" w:line="240" w:lineRule="auto"/>
              <w:contextualSpacing w:val="0"/>
              <w:rPr>
                <w:del w:id="11846" w:author="Phuong Truong Thi" w:date="2024-10-08T18:12:00Z"/>
                <w:rFonts w:ascii="Times New Roman" w:eastAsia="Times New Roman" w:hAnsi="Times New Roman"/>
                <w:sz w:val="24"/>
                <w:szCs w:val="24"/>
                <w:lang w:val="vi-VN" w:eastAsia="vi-VN"/>
                <w:rPrChange w:id="11847" w:author="thu nga" w:date="2024-09-30T13:54:00Z">
                  <w:rPr>
                    <w:del w:id="11848" w:author="Phuong Truong Thi" w:date="2024-10-08T18:12:00Z"/>
                    <w:rFonts w:ascii="Times New Roman" w:eastAsia="Times New Roman" w:hAnsi="Times New Roman"/>
                    <w:sz w:val="24"/>
                    <w:szCs w:val="24"/>
                    <w:lang w:eastAsia="vi-VN"/>
                  </w:rPr>
                </w:rPrChange>
              </w:rPr>
            </w:pPr>
            <w:del w:id="11849" w:author="Phuong Truong Thi" w:date="2024-10-08T18:12:00Z">
              <w:r w:rsidRPr="00763017" w:rsidDel="007E0F89">
                <w:rPr>
                  <w:rFonts w:ascii="Times New Roman" w:hAnsi="Times New Roman"/>
                  <w:sz w:val="24"/>
                  <w:szCs w:val="24"/>
                  <w:lang w:val="vi-VN"/>
                  <w:rPrChange w:id="11850" w:author="thu nga" w:date="2024-09-30T13:54:00Z">
                    <w:rPr>
                      <w:rFonts w:ascii="Times New Roman" w:hAnsi="Times New Roman"/>
                      <w:sz w:val="24"/>
                      <w:szCs w:val="24"/>
                    </w:rPr>
                  </w:rPrChange>
                </w:rPr>
                <w:delText>Tổng phí các hợp đồng BH PNT lũy kế đến thời điểm báo cáo</w:delText>
              </w:r>
            </w:del>
          </w:p>
        </w:tc>
        <w:tc>
          <w:tcPr>
            <w:tcW w:w="1070" w:type="dxa"/>
            <w:vAlign w:val="center"/>
            <w:tcPrChange w:id="11851" w:author="thu nga" w:date="2024-10-01T10:49:00Z">
              <w:tcPr>
                <w:tcW w:w="1070" w:type="dxa"/>
                <w:vAlign w:val="center"/>
              </w:tcPr>
            </w:tcPrChange>
          </w:tcPr>
          <w:p w14:paraId="190C539C" w14:textId="45F3B8C8" w:rsidR="00FF4CD3" w:rsidRPr="00FF4CD3" w:rsidDel="007E0F89" w:rsidRDefault="00FF4CD3">
            <w:pPr>
              <w:spacing w:before="0" w:line="240" w:lineRule="auto"/>
              <w:contextualSpacing w:val="0"/>
              <w:jc w:val="center"/>
              <w:rPr>
                <w:del w:id="11852" w:author="Phuong Truong Thi" w:date="2024-10-08T18:12:00Z"/>
                <w:rFonts w:ascii="Times New Roman" w:eastAsia="Times New Roman" w:hAnsi="Times New Roman"/>
                <w:sz w:val="24"/>
                <w:szCs w:val="24"/>
                <w:lang w:val="vi-VN" w:eastAsia="vi-VN"/>
                <w:rPrChange w:id="11853" w:author="thu nga" w:date="2024-09-30T15:10:00Z">
                  <w:rPr>
                    <w:del w:id="11854" w:author="Phuong Truong Thi" w:date="2024-10-08T18:12:00Z"/>
                    <w:rFonts w:ascii="Times New Roman" w:eastAsia="Times New Roman" w:hAnsi="Times New Roman"/>
                    <w:sz w:val="24"/>
                    <w:szCs w:val="24"/>
                    <w:lang w:eastAsia="vi-VN"/>
                  </w:rPr>
                </w:rPrChange>
              </w:rPr>
              <w:pPrChange w:id="11855" w:author="thu nga" w:date="2024-09-30T15:15:00Z">
                <w:pPr>
                  <w:spacing w:before="0" w:line="240" w:lineRule="auto"/>
                  <w:contextualSpacing w:val="0"/>
                </w:pPr>
              </w:pPrChange>
            </w:pPr>
            <w:ins w:id="11856" w:author="thu nga" w:date="2024-09-30T15:13:00Z">
              <w:del w:id="11857" w:author="Phuong Truong Thi" w:date="2024-10-08T18:12:00Z">
                <w:r w:rsidRPr="001902F1" w:rsidDel="007E0F89">
                  <w:rPr>
                    <w:rFonts w:ascii="Times New Roman" w:eastAsia="Times New Roman" w:hAnsi="Times New Roman"/>
                    <w:sz w:val="24"/>
                    <w:szCs w:val="24"/>
                    <w:lang w:val="vi-VN" w:eastAsia="vi-VN"/>
                  </w:rPr>
                  <w:delText>CRM</w:delText>
                </w:r>
              </w:del>
            </w:ins>
          </w:p>
        </w:tc>
        <w:tc>
          <w:tcPr>
            <w:tcW w:w="1236" w:type="dxa"/>
            <w:tcPrChange w:id="11858" w:author="thu nga" w:date="2024-10-01T10:49:00Z">
              <w:tcPr>
                <w:tcW w:w="1236" w:type="dxa"/>
              </w:tcPr>
            </w:tcPrChange>
          </w:tcPr>
          <w:p w14:paraId="73EC5DE6" w14:textId="24BE92BD" w:rsidR="00FF4CD3" w:rsidRPr="00AD0E1A" w:rsidDel="007E0F89" w:rsidRDefault="000E4E67">
            <w:pPr>
              <w:spacing w:before="0" w:line="240" w:lineRule="auto"/>
              <w:contextualSpacing w:val="0"/>
              <w:rPr>
                <w:del w:id="11859" w:author="Phuong Truong Thi" w:date="2024-10-08T18:12:00Z"/>
                <w:rFonts w:ascii="Times New Roman" w:eastAsia="Times New Roman" w:hAnsi="Times New Roman"/>
                <w:sz w:val="24"/>
                <w:szCs w:val="24"/>
                <w:lang w:eastAsia="vi-VN"/>
              </w:rPr>
            </w:pPr>
            <w:ins w:id="11860" w:author="thu nga" w:date="2024-10-01T10:13:00Z">
              <w:del w:id="11861" w:author="Phuong Truong Thi" w:date="2024-10-08T18:12:00Z">
                <w:r w:rsidDel="007E0F89">
                  <w:rPr>
                    <w:rFonts w:ascii="Times New Roman" w:eastAsia="Times New Roman" w:hAnsi="Times New Roman"/>
                    <w:sz w:val="24"/>
                    <w:szCs w:val="24"/>
                    <w:lang w:eastAsia="vi-VN"/>
                  </w:rPr>
                  <w:delText xml:space="preserve">Currency </w:delText>
                </w:r>
              </w:del>
            </w:ins>
            <w:del w:id="11862"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863" w:author="thu nga" w:date="2024-10-01T10:49:00Z">
              <w:tcPr>
                <w:tcW w:w="1417" w:type="dxa"/>
                <w:gridSpan w:val="2"/>
                <w:shd w:val="clear" w:color="auto" w:fill="auto"/>
                <w:noWrap/>
                <w:vAlign w:val="center"/>
              </w:tcPr>
            </w:tcPrChange>
          </w:tcPr>
          <w:p w14:paraId="4DDB4434" w14:textId="3E1024BE" w:rsidR="00FF4CD3" w:rsidRPr="00AD0E1A" w:rsidDel="007E0F89" w:rsidRDefault="00FF4CD3">
            <w:pPr>
              <w:spacing w:before="0" w:line="240" w:lineRule="auto"/>
              <w:contextualSpacing w:val="0"/>
              <w:rPr>
                <w:del w:id="11864" w:author="Phuong Truong Thi" w:date="2024-10-08T18:12:00Z"/>
                <w:rFonts w:ascii="Times New Roman" w:eastAsia="Times New Roman" w:hAnsi="Times New Roman"/>
                <w:sz w:val="24"/>
                <w:szCs w:val="24"/>
                <w:lang w:val="vi-VN" w:eastAsia="vi-VN"/>
              </w:rPr>
            </w:pPr>
          </w:p>
        </w:tc>
        <w:tc>
          <w:tcPr>
            <w:tcW w:w="992" w:type="dxa"/>
            <w:tcPrChange w:id="11865" w:author="thu nga" w:date="2024-10-01T10:49:00Z">
              <w:tcPr>
                <w:tcW w:w="851" w:type="dxa"/>
              </w:tcPr>
            </w:tcPrChange>
          </w:tcPr>
          <w:p w14:paraId="41318609" w14:textId="1B1BCF4A" w:rsidR="00FF4CD3" w:rsidRPr="00AD0E1A" w:rsidDel="007E0F89" w:rsidRDefault="00FF4CD3">
            <w:pPr>
              <w:spacing w:before="0" w:line="240" w:lineRule="auto"/>
              <w:contextualSpacing w:val="0"/>
              <w:jc w:val="center"/>
              <w:rPr>
                <w:del w:id="11866" w:author="Phuong Truong Thi" w:date="2024-10-08T18:12:00Z"/>
                <w:rFonts w:ascii="Times New Roman" w:eastAsia="Times New Roman" w:hAnsi="Times New Roman"/>
                <w:sz w:val="24"/>
                <w:szCs w:val="24"/>
                <w:lang w:val="vi-VN" w:eastAsia="vi-VN"/>
              </w:rPr>
            </w:pPr>
            <w:del w:id="11867"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3A4ECB2A" w14:textId="096E4B3A" w:rsidTr="001859AE">
        <w:trPr>
          <w:gridAfter w:val="2"/>
          <w:wAfter w:w="17834" w:type="dxa"/>
          <w:trHeight w:val="276"/>
          <w:del w:id="11868" w:author="Phuong Truong Thi" w:date="2024-10-08T18:12:00Z"/>
          <w:trPrChange w:id="11869" w:author="thu nga" w:date="2024-10-01T10:49:00Z">
            <w:trPr>
              <w:gridAfter w:val="2"/>
              <w:wAfter w:w="17834" w:type="dxa"/>
              <w:trHeight w:val="276"/>
            </w:trPr>
          </w:trPrChange>
        </w:trPr>
        <w:tc>
          <w:tcPr>
            <w:tcW w:w="670" w:type="dxa"/>
            <w:shd w:val="clear" w:color="auto" w:fill="auto"/>
            <w:vAlign w:val="center"/>
            <w:tcPrChange w:id="11870" w:author="thu nga" w:date="2024-10-01T10:49:00Z">
              <w:tcPr>
                <w:tcW w:w="670" w:type="dxa"/>
                <w:shd w:val="clear" w:color="auto" w:fill="auto"/>
                <w:vAlign w:val="center"/>
              </w:tcPr>
            </w:tcPrChange>
          </w:tcPr>
          <w:p w14:paraId="44D53E42" w14:textId="3E96EABF" w:rsidR="00FF4CD3" w:rsidRPr="00AD0E1A" w:rsidDel="007E0F89" w:rsidRDefault="00FF4CD3">
            <w:pPr>
              <w:pStyle w:val="ListParagraph"/>
              <w:numPr>
                <w:ilvl w:val="0"/>
                <w:numId w:val="62"/>
              </w:numPr>
              <w:spacing w:before="0" w:line="240" w:lineRule="auto"/>
              <w:contextualSpacing w:val="0"/>
              <w:jc w:val="left"/>
              <w:rPr>
                <w:del w:id="11871" w:author="Phuong Truong Thi" w:date="2024-10-08T18:12:00Z"/>
                <w:rFonts w:eastAsia="Times New Roman"/>
                <w:szCs w:val="24"/>
                <w:lang w:val="vi-VN" w:eastAsia="vi-VN"/>
              </w:rPr>
            </w:pPr>
          </w:p>
        </w:tc>
        <w:tc>
          <w:tcPr>
            <w:tcW w:w="1735" w:type="dxa"/>
            <w:gridSpan w:val="2"/>
            <w:shd w:val="clear" w:color="auto" w:fill="auto"/>
            <w:vAlign w:val="center"/>
            <w:tcPrChange w:id="11872" w:author="thu nga" w:date="2024-10-01T10:49:00Z">
              <w:tcPr>
                <w:tcW w:w="1735" w:type="dxa"/>
                <w:gridSpan w:val="2"/>
                <w:shd w:val="clear" w:color="auto" w:fill="auto"/>
                <w:vAlign w:val="center"/>
              </w:tcPr>
            </w:tcPrChange>
          </w:tcPr>
          <w:p w14:paraId="43C23DAC" w14:textId="08B84CD8" w:rsidR="00FF4CD3" w:rsidRPr="008E60BE" w:rsidDel="007E0F89" w:rsidRDefault="00FF4CD3">
            <w:pPr>
              <w:spacing w:before="0" w:line="240" w:lineRule="auto"/>
              <w:contextualSpacing w:val="0"/>
              <w:rPr>
                <w:del w:id="11873" w:author="Phuong Truong Thi" w:date="2024-10-08T18:12:00Z"/>
                <w:rFonts w:ascii="Times New Roman" w:hAnsi="Times New Roman"/>
                <w:sz w:val="24"/>
                <w:szCs w:val="24"/>
              </w:rPr>
            </w:pPr>
            <w:del w:id="11874" w:author="Phuong Truong Thi" w:date="2024-10-08T18:12:00Z">
              <w:r w:rsidRPr="008E60BE" w:rsidDel="007E0F89">
                <w:rPr>
                  <w:rFonts w:ascii="Times New Roman" w:hAnsi="Times New Roman"/>
                  <w:sz w:val="24"/>
                  <w:szCs w:val="24"/>
                </w:rPr>
                <w:delText>Phí BHNT mới trong tháng</w:delText>
              </w:r>
            </w:del>
          </w:p>
        </w:tc>
        <w:tc>
          <w:tcPr>
            <w:tcW w:w="2230" w:type="dxa"/>
            <w:vAlign w:val="center"/>
            <w:tcPrChange w:id="11875" w:author="thu nga" w:date="2024-10-01T10:49:00Z">
              <w:tcPr>
                <w:tcW w:w="2230" w:type="dxa"/>
                <w:vAlign w:val="center"/>
              </w:tcPr>
            </w:tcPrChange>
          </w:tcPr>
          <w:p w14:paraId="5602823F" w14:textId="68198A52" w:rsidR="00FF4CD3" w:rsidRPr="00E25144" w:rsidDel="007E0F89" w:rsidRDefault="00FF4CD3">
            <w:pPr>
              <w:spacing w:before="0" w:line="240" w:lineRule="auto"/>
              <w:contextualSpacing w:val="0"/>
              <w:rPr>
                <w:del w:id="11876" w:author="Phuong Truong Thi" w:date="2024-10-08T18:12:00Z"/>
                <w:rFonts w:ascii="Times New Roman" w:eastAsia="Times New Roman" w:hAnsi="Times New Roman"/>
                <w:sz w:val="24"/>
                <w:szCs w:val="24"/>
                <w:lang w:eastAsia="vi-VN"/>
              </w:rPr>
            </w:pPr>
            <w:del w:id="11877" w:author="Phuong Truong Thi" w:date="2024-10-08T18:12:00Z">
              <w:r w:rsidRPr="00E25144" w:rsidDel="007E0F89">
                <w:rPr>
                  <w:rFonts w:ascii="Times New Roman" w:hAnsi="Times New Roman"/>
                  <w:sz w:val="24"/>
                  <w:szCs w:val="24"/>
                </w:rPr>
                <w:delText>Tổng phí các hợp đồng BHNT mới trong tháng</w:delText>
              </w:r>
            </w:del>
          </w:p>
        </w:tc>
        <w:tc>
          <w:tcPr>
            <w:tcW w:w="1070" w:type="dxa"/>
            <w:tcPrChange w:id="11878" w:author="thu nga" w:date="2024-10-01T10:49:00Z">
              <w:tcPr>
                <w:tcW w:w="1070" w:type="dxa"/>
              </w:tcPr>
            </w:tcPrChange>
          </w:tcPr>
          <w:p w14:paraId="03E8E92B" w14:textId="3BAA2030" w:rsidR="00FF4CD3" w:rsidDel="007E0F89" w:rsidRDefault="00FF4CD3">
            <w:pPr>
              <w:spacing w:before="0" w:line="240" w:lineRule="auto"/>
              <w:contextualSpacing w:val="0"/>
              <w:jc w:val="center"/>
              <w:rPr>
                <w:del w:id="11879" w:author="Phuong Truong Thi" w:date="2024-10-08T18:12:00Z"/>
                <w:rFonts w:ascii="Times New Roman" w:eastAsia="Times New Roman" w:hAnsi="Times New Roman"/>
                <w:sz w:val="24"/>
                <w:szCs w:val="24"/>
                <w:lang w:eastAsia="vi-VN"/>
              </w:rPr>
              <w:pPrChange w:id="11880" w:author="thu nga" w:date="2024-09-30T15:15:00Z">
                <w:pPr>
                  <w:spacing w:before="0" w:line="240" w:lineRule="auto"/>
                  <w:contextualSpacing w:val="0"/>
                </w:pPr>
              </w:pPrChange>
            </w:pPr>
            <w:ins w:id="11881" w:author="thu nga" w:date="2024-09-30T15:13:00Z">
              <w:del w:id="11882" w:author="Phuong Truong Thi" w:date="2024-10-08T18:12:00Z">
                <w:r w:rsidRPr="00843F59" w:rsidDel="007E0F89">
                  <w:rPr>
                    <w:rFonts w:ascii="Times New Roman" w:eastAsia="Times New Roman" w:hAnsi="Times New Roman"/>
                    <w:sz w:val="24"/>
                    <w:szCs w:val="24"/>
                    <w:lang w:val="vi-VN" w:eastAsia="vi-VN"/>
                  </w:rPr>
                  <w:delText>CRM</w:delText>
                </w:r>
              </w:del>
            </w:ins>
          </w:p>
        </w:tc>
        <w:tc>
          <w:tcPr>
            <w:tcW w:w="1236" w:type="dxa"/>
            <w:tcPrChange w:id="11883" w:author="thu nga" w:date="2024-10-01T10:49:00Z">
              <w:tcPr>
                <w:tcW w:w="1236" w:type="dxa"/>
              </w:tcPr>
            </w:tcPrChange>
          </w:tcPr>
          <w:p w14:paraId="0DC4C535" w14:textId="2008A9E8" w:rsidR="00FF4CD3" w:rsidRPr="00AD0E1A" w:rsidDel="007E0F89" w:rsidRDefault="000E4E67">
            <w:pPr>
              <w:spacing w:before="0" w:line="240" w:lineRule="auto"/>
              <w:contextualSpacing w:val="0"/>
              <w:rPr>
                <w:del w:id="11884" w:author="Phuong Truong Thi" w:date="2024-10-08T18:12:00Z"/>
                <w:rFonts w:ascii="Times New Roman" w:eastAsia="Times New Roman" w:hAnsi="Times New Roman"/>
                <w:sz w:val="24"/>
                <w:szCs w:val="24"/>
                <w:lang w:eastAsia="vi-VN"/>
              </w:rPr>
            </w:pPr>
            <w:ins w:id="11885" w:author="thu nga" w:date="2024-10-01T10:13:00Z">
              <w:del w:id="11886" w:author="Phuong Truong Thi" w:date="2024-10-08T18:12:00Z">
                <w:r w:rsidDel="007E0F89">
                  <w:rPr>
                    <w:rFonts w:ascii="Times New Roman" w:eastAsia="Times New Roman" w:hAnsi="Times New Roman"/>
                    <w:sz w:val="24"/>
                    <w:szCs w:val="24"/>
                    <w:lang w:eastAsia="vi-VN"/>
                  </w:rPr>
                  <w:delText xml:space="preserve">Currency </w:delText>
                </w:r>
              </w:del>
            </w:ins>
            <w:del w:id="11887"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888" w:author="thu nga" w:date="2024-10-01T10:49:00Z">
              <w:tcPr>
                <w:tcW w:w="1417" w:type="dxa"/>
                <w:gridSpan w:val="2"/>
                <w:shd w:val="clear" w:color="auto" w:fill="auto"/>
                <w:noWrap/>
                <w:vAlign w:val="center"/>
              </w:tcPr>
            </w:tcPrChange>
          </w:tcPr>
          <w:p w14:paraId="50CE2DF0" w14:textId="076AE886" w:rsidR="00FF4CD3" w:rsidRPr="00AD0E1A" w:rsidDel="007E0F89" w:rsidRDefault="00FF4CD3">
            <w:pPr>
              <w:spacing w:before="0" w:line="240" w:lineRule="auto"/>
              <w:contextualSpacing w:val="0"/>
              <w:rPr>
                <w:del w:id="11889" w:author="Phuong Truong Thi" w:date="2024-10-08T18:12:00Z"/>
                <w:rFonts w:ascii="Times New Roman" w:eastAsia="Times New Roman" w:hAnsi="Times New Roman"/>
                <w:sz w:val="24"/>
                <w:szCs w:val="24"/>
                <w:lang w:val="vi-VN" w:eastAsia="vi-VN"/>
              </w:rPr>
            </w:pPr>
          </w:p>
        </w:tc>
        <w:tc>
          <w:tcPr>
            <w:tcW w:w="992" w:type="dxa"/>
            <w:tcPrChange w:id="11890" w:author="thu nga" w:date="2024-10-01T10:49:00Z">
              <w:tcPr>
                <w:tcW w:w="851" w:type="dxa"/>
              </w:tcPr>
            </w:tcPrChange>
          </w:tcPr>
          <w:p w14:paraId="7651C711" w14:textId="2DA40C08" w:rsidR="00FF4CD3" w:rsidRPr="005A1514" w:rsidDel="007E0F89" w:rsidRDefault="00FF4CD3">
            <w:pPr>
              <w:spacing w:before="0" w:line="240" w:lineRule="auto"/>
              <w:contextualSpacing w:val="0"/>
              <w:jc w:val="center"/>
              <w:rPr>
                <w:del w:id="11891" w:author="Phuong Truong Thi" w:date="2024-10-08T18:12:00Z"/>
                <w:rFonts w:ascii="Times New Roman" w:eastAsia="Times New Roman" w:hAnsi="Times New Roman"/>
                <w:sz w:val="24"/>
                <w:szCs w:val="24"/>
                <w:lang w:eastAsia="vi-VN"/>
              </w:rPr>
            </w:pPr>
            <w:del w:id="11892" w:author="Phuong Truong Thi" w:date="2024-10-08T18:12:00Z">
              <w:r w:rsidRPr="007D1F1A" w:rsidDel="007E0F89">
                <w:rPr>
                  <w:rFonts w:ascii="Times New Roman" w:eastAsia="Times New Roman" w:hAnsi="Times New Roman"/>
                  <w:sz w:val="24"/>
                  <w:szCs w:val="24"/>
                  <w:lang w:eastAsia="vi-VN"/>
                </w:rPr>
                <w:delText>N</w:delText>
              </w:r>
            </w:del>
          </w:p>
        </w:tc>
      </w:tr>
      <w:tr w:rsidR="00273A54" w:rsidRPr="00AD0E1A" w:rsidDel="007E0F89" w14:paraId="72A83B81" w14:textId="549E3732" w:rsidTr="001859AE">
        <w:trPr>
          <w:gridAfter w:val="2"/>
          <w:wAfter w:w="17834" w:type="dxa"/>
          <w:trHeight w:val="276"/>
          <w:del w:id="11893" w:author="Phuong Truong Thi" w:date="2024-10-08T18:12:00Z"/>
          <w:trPrChange w:id="11894" w:author="thu nga" w:date="2024-10-01T10:49:00Z">
            <w:trPr>
              <w:gridAfter w:val="2"/>
              <w:wAfter w:w="17834" w:type="dxa"/>
              <w:trHeight w:val="276"/>
            </w:trPr>
          </w:trPrChange>
        </w:trPr>
        <w:tc>
          <w:tcPr>
            <w:tcW w:w="670" w:type="dxa"/>
            <w:shd w:val="clear" w:color="auto" w:fill="auto"/>
            <w:vAlign w:val="center"/>
            <w:tcPrChange w:id="11895" w:author="thu nga" w:date="2024-10-01T10:49:00Z">
              <w:tcPr>
                <w:tcW w:w="670" w:type="dxa"/>
                <w:shd w:val="clear" w:color="auto" w:fill="auto"/>
                <w:vAlign w:val="center"/>
              </w:tcPr>
            </w:tcPrChange>
          </w:tcPr>
          <w:p w14:paraId="7BD4EAFD" w14:textId="6748AC03" w:rsidR="00FF4CD3" w:rsidRPr="00AD0E1A" w:rsidDel="007E0F89" w:rsidRDefault="00FF4CD3">
            <w:pPr>
              <w:pStyle w:val="ListParagraph"/>
              <w:numPr>
                <w:ilvl w:val="0"/>
                <w:numId w:val="62"/>
              </w:numPr>
              <w:spacing w:before="0" w:line="240" w:lineRule="auto"/>
              <w:contextualSpacing w:val="0"/>
              <w:jc w:val="left"/>
              <w:rPr>
                <w:del w:id="11896" w:author="Phuong Truong Thi" w:date="2024-10-08T18:12:00Z"/>
                <w:rFonts w:eastAsia="Times New Roman"/>
                <w:szCs w:val="24"/>
                <w:lang w:val="vi-VN" w:eastAsia="vi-VN"/>
              </w:rPr>
            </w:pPr>
          </w:p>
        </w:tc>
        <w:tc>
          <w:tcPr>
            <w:tcW w:w="1735" w:type="dxa"/>
            <w:gridSpan w:val="2"/>
            <w:shd w:val="clear" w:color="auto" w:fill="auto"/>
            <w:vAlign w:val="center"/>
            <w:tcPrChange w:id="11897" w:author="thu nga" w:date="2024-10-01T10:49:00Z">
              <w:tcPr>
                <w:tcW w:w="1735" w:type="dxa"/>
                <w:gridSpan w:val="2"/>
                <w:shd w:val="clear" w:color="auto" w:fill="auto"/>
                <w:vAlign w:val="center"/>
              </w:tcPr>
            </w:tcPrChange>
          </w:tcPr>
          <w:p w14:paraId="3247D8DB" w14:textId="4DBA1E53" w:rsidR="00FF4CD3" w:rsidRPr="00763017" w:rsidDel="007E0F89" w:rsidRDefault="00FF4CD3">
            <w:pPr>
              <w:spacing w:before="0" w:line="240" w:lineRule="auto"/>
              <w:contextualSpacing w:val="0"/>
              <w:rPr>
                <w:del w:id="11898" w:author="Phuong Truong Thi" w:date="2024-10-08T18:12:00Z"/>
                <w:rFonts w:ascii="Times New Roman" w:hAnsi="Times New Roman"/>
                <w:sz w:val="24"/>
                <w:szCs w:val="24"/>
                <w:lang w:val="vi-VN"/>
                <w:rPrChange w:id="11899" w:author="thu nga" w:date="2024-09-30T13:54:00Z">
                  <w:rPr>
                    <w:del w:id="11900" w:author="Phuong Truong Thi" w:date="2024-10-08T18:12:00Z"/>
                    <w:rFonts w:ascii="Times New Roman" w:hAnsi="Times New Roman"/>
                    <w:sz w:val="24"/>
                    <w:szCs w:val="24"/>
                  </w:rPr>
                </w:rPrChange>
              </w:rPr>
            </w:pPr>
            <w:del w:id="11901" w:author="Phuong Truong Thi" w:date="2024-10-08T18:12:00Z">
              <w:r w:rsidRPr="00763017" w:rsidDel="007E0F89">
                <w:rPr>
                  <w:rFonts w:ascii="Times New Roman" w:hAnsi="Times New Roman"/>
                  <w:sz w:val="24"/>
                  <w:szCs w:val="24"/>
                  <w:lang w:val="vi-VN"/>
                  <w:rPrChange w:id="11902" w:author="thu nga" w:date="2024-09-30T13:54:00Z">
                    <w:rPr>
                      <w:rFonts w:ascii="Times New Roman" w:hAnsi="Times New Roman"/>
                      <w:sz w:val="24"/>
                      <w:szCs w:val="24"/>
                    </w:rPr>
                  </w:rPrChange>
                </w:rPr>
                <w:delText>Tổng số sản phẩm KH đang nắm giữ</w:delText>
              </w:r>
            </w:del>
          </w:p>
        </w:tc>
        <w:tc>
          <w:tcPr>
            <w:tcW w:w="2230" w:type="dxa"/>
            <w:vAlign w:val="center"/>
            <w:tcPrChange w:id="11903" w:author="thu nga" w:date="2024-10-01T10:49:00Z">
              <w:tcPr>
                <w:tcW w:w="2230" w:type="dxa"/>
                <w:vAlign w:val="center"/>
              </w:tcPr>
            </w:tcPrChange>
          </w:tcPr>
          <w:p w14:paraId="24FE1967" w14:textId="4A8363B1" w:rsidR="00FF4CD3" w:rsidRPr="00E25144" w:rsidDel="007E0F89" w:rsidRDefault="00FF4CD3">
            <w:pPr>
              <w:spacing w:before="0" w:line="240" w:lineRule="auto"/>
              <w:contextualSpacing w:val="0"/>
              <w:rPr>
                <w:del w:id="11904" w:author="Phuong Truong Thi" w:date="2024-10-08T18:12:00Z"/>
                <w:rFonts w:ascii="Times New Roman" w:eastAsia="Times New Roman" w:hAnsi="Times New Roman"/>
                <w:sz w:val="24"/>
                <w:szCs w:val="24"/>
                <w:lang w:eastAsia="vi-VN"/>
              </w:rPr>
            </w:pPr>
            <w:del w:id="11905" w:author="Phuong Truong Thi" w:date="2024-10-08T18:12:00Z">
              <w:r w:rsidRPr="00E25144" w:rsidDel="007E0F89">
                <w:rPr>
                  <w:rFonts w:ascii="Times New Roman" w:hAnsi="Times New Roman"/>
                  <w:sz w:val="24"/>
                  <w:szCs w:val="24"/>
                </w:rPr>
                <w:delText>Tổng số lượng KH sản phẩm đang nắm giữ theo file Product holding</w:delText>
              </w:r>
            </w:del>
          </w:p>
        </w:tc>
        <w:tc>
          <w:tcPr>
            <w:tcW w:w="1070" w:type="dxa"/>
            <w:tcPrChange w:id="11906" w:author="thu nga" w:date="2024-10-01T10:49:00Z">
              <w:tcPr>
                <w:tcW w:w="1070" w:type="dxa"/>
              </w:tcPr>
            </w:tcPrChange>
          </w:tcPr>
          <w:p w14:paraId="26DCA1F2" w14:textId="2D058717" w:rsidR="00FF4CD3" w:rsidDel="007E0F89" w:rsidRDefault="00FF4CD3">
            <w:pPr>
              <w:spacing w:before="0" w:line="240" w:lineRule="auto"/>
              <w:contextualSpacing w:val="0"/>
              <w:jc w:val="center"/>
              <w:rPr>
                <w:del w:id="11907" w:author="Phuong Truong Thi" w:date="2024-10-08T18:12:00Z"/>
                <w:rFonts w:ascii="Times New Roman" w:eastAsia="Times New Roman" w:hAnsi="Times New Roman"/>
                <w:sz w:val="24"/>
                <w:szCs w:val="24"/>
                <w:lang w:eastAsia="vi-VN"/>
              </w:rPr>
              <w:pPrChange w:id="11908" w:author="thu nga" w:date="2024-09-30T15:15:00Z">
                <w:pPr>
                  <w:spacing w:before="0" w:line="240" w:lineRule="auto"/>
                  <w:contextualSpacing w:val="0"/>
                </w:pPr>
              </w:pPrChange>
            </w:pPr>
            <w:ins w:id="11909" w:author="thu nga" w:date="2024-09-30T15:13:00Z">
              <w:del w:id="11910" w:author="Phuong Truong Thi" w:date="2024-10-08T18:12:00Z">
                <w:r w:rsidRPr="00843F59" w:rsidDel="007E0F89">
                  <w:rPr>
                    <w:rFonts w:ascii="Times New Roman" w:eastAsia="Times New Roman" w:hAnsi="Times New Roman"/>
                    <w:sz w:val="24"/>
                    <w:szCs w:val="24"/>
                    <w:lang w:val="vi-VN" w:eastAsia="vi-VN"/>
                  </w:rPr>
                  <w:delText>CRM</w:delText>
                </w:r>
              </w:del>
            </w:ins>
          </w:p>
        </w:tc>
        <w:tc>
          <w:tcPr>
            <w:tcW w:w="1236" w:type="dxa"/>
            <w:tcPrChange w:id="11911" w:author="thu nga" w:date="2024-10-01T10:49:00Z">
              <w:tcPr>
                <w:tcW w:w="1236" w:type="dxa"/>
              </w:tcPr>
            </w:tcPrChange>
          </w:tcPr>
          <w:p w14:paraId="09572799" w14:textId="00A35DDA" w:rsidR="00FF4CD3" w:rsidRPr="00AD0E1A" w:rsidDel="007E0F89" w:rsidRDefault="00FF4CD3">
            <w:pPr>
              <w:spacing w:before="0" w:line="240" w:lineRule="auto"/>
              <w:contextualSpacing w:val="0"/>
              <w:rPr>
                <w:del w:id="11912" w:author="Phuong Truong Thi" w:date="2024-10-08T18:12:00Z"/>
                <w:rFonts w:ascii="Times New Roman" w:eastAsia="Times New Roman" w:hAnsi="Times New Roman"/>
                <w:sz w:val="24"/>
                <w:szCs w:val="24"/>
                <w:lang w:eastAsia="vi-VN"/>
              </w:rPr>
            </w:pPr>
            <w:del w:id="11913"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914" w:author="thu nga" w:date="2024-10-01T10:49:00Z">
              <w:tcPr>
                <w:tcW w:w="1417" w:type="dxa"/>
                <w:gridSpan w:val="2"/>
                <w:shd w:val="clear" w:color="auto" w:fill="auto"/>
                <w:noWrap/>
                <w:vAlign w:val="center"/>
              </w:tcPr>
            </w:tcPrChange>
          </w:tcPr>
          <w:p w14:paraId="6F96CA7B" w14:textId="16541F35" w:rsidR="00FF4CD3" w:rsidRPr="00AD0E1A" w:rsidDel="007E0F89" w:rsidRDefault="00FF4CD3">
            <w:pPr>
              <w:spacing w:before="0" w:line="240" w:lineRule="auto"/>
              <w:contextualSpacing w:val="0"/>
              <w:rPr>
                <w:del w:id="11915" w:author="Phuong Truong Thi" w:date="2024-10-08T18:12:00Z"/>
                <w:rFonts w:ascii="Times New Roman" w:eastAsia="Times New Roman" w:hAnsi="Times New Roman"/>
                <w:sz w:val="24"/>
                <w:szCs w:val="24"/>
                <w:lang w:val="vi-VN" w:eastAsia="vi-VN"/>
              </w:rPr>
            </w:pPr>
          </w:p>
        </w:tc>
        <w:tc>
          <w:tcPr>
            <w:tcW w:w="992" w:type="dxa"/>
            <w:tcPrChange w:id="11916" w:author="thu nga" w:date="2024-10-01T10:49:00Z">
              <w:tcPr>
                <w:tcW w:w="851" w:type="dxa"/>
              </w:tcPr>
            </w:tcPrChange>
          </w:tcPr>
          <w:p w14:paraId="464C2806" w14:textId="4770FCC7" w:rsidR="00FF4CD3" w:rsidRPr="005A1514" w:rsidDel="007E0F89" w:rsidRDefault="00FF4CD3">
            <w:pPr>
              <w:spacing w:before="0" w:line="240" w:lineRule="auto"/>
              <w:contextualSpacing w:val="0"/>
              <w:jc w:val="center"/>
              <w:rPr>
                <w:del w:id="11917" w:author="Phuong Truong Thi" w:date="2024-10-08T18:12:00Z"/>
                <w:rFonts w:ascii="Times New Roman" w:eastAsia="Times New Roman" w:hAnsi="Times New Roman"/>
                <w:sz w:val="24"/>
                <w:szCs w:val="24"/>
                <w:lang w:eastAsia="vi-VN"/>
              </w:rPr>
            </w:pPr>
            <w:del w:id="11918" w:author="Phuong Truong Thi" w:date="2024-10-08T18:12:00Z">
              <w:r w:rsidDel="007E0F89">
                <w:rPr>
                  <w:rFonts w:ascii="Times New Roman" w:eastAsia="Times New Roman" w:hAnsi="Times New Roman"/>
                  <w:sz w:val="24"/>
                  <w:szCs w:val="24"/>
                  <w:lang w:eastAsia="vi-VN"/>
                </w:rPr>
                <w:delText>Y</w:delText>
              </w:r>
            </w:del>
          </w:p>
        </w:tc>
      </w:tr>
      <w:tr w:rsidR="00273A54" w:rsidRPr="00AD0E1A" w:rsidDel="007E0F89" w14:paraId="7EBA3758" w14:textId="12217473" w:rsidTr="007B7F57">
        <w:trPr>
          <w:gridAfter w:val="2"/>
          <w:wAfter w:w="17834" w:type="dxa"/>
          <w:trHeight w:val="276"/>
          <w:del w:id="11919" w:author="Phuong Truong Thi" w:date="2024-10-08T18:12:00Z"/>
          <w:trPrChange w:id="11920" w:author="thu nga" w:date="2024-09-30T15:27:00Z">
            <w:trPr>
              <w:gridAfter w:val="2"/>
              <w:wAfter w:w="17834" w:type="dxa"/>
              <w:trHeight w:val="276"/>
            </w:trPr>
          </w:trPrChange>
        </w:trPr>
        <w:tc>
          <w:tcPr>
            <w:tcW w:w="846" w:type="dxa"/>
            <w:gridSpan w:val="2"/>
            <w:tcPrChange w:id="11921" w:author="thu nga" w:date="2024-09-30T15:27:00Z">
              <w:tcPr>
                <w:tcW w:w="1492" w:type="dxa"/>
                <w:gridSpan w:val="2"/>
              </w:tcPr>
            </w:tcPrChange>
          </w:tcPr>
          <w:p w14:paraId="45C97073" w14:textId="54B853AD" w:rsidR="00FF4CD3" w:rsidDel="007E0F89" w:rsidRDefault="00FF4CD3">
            <w:pPr>
              <w:spacing w:before="0" w:line="240" w:lineRule="auto"/>
              <w:contextualSpacing w:val="0"/>
              <w:rPr>
                <w:del w:id="11922" w:author="Phuong Truong Thi" w:date="2024-10-08T18:12:00Z"/>
                <w:rFonts w:ascii="Times New Roman" w:eastAsia="Times New Roman" w:hAnsi="Times New Roman"/>
                <w:sz w:val="24"/>
                <w:szCs w:val="24"/>
                <w:lang w:eastAsia="vi-VN"/>
              </w:rPr>
            </w:pPr>
          </w:p>
        </w:tc>
        <w:tc>
          <w:tcPr>
            <w:tcW w:w="8363" w:type="dxa"/>
            <w:gridSpan w:val="6"/>
            <w:vAlign w:val="center"/>
            <w:tcPrChange w:id="11923" w:author="thu nga" w:date="2024-09-30T15:27:00Z">
              <w:tcPr>
                <w:tcW w:w="7717" w:type="dxa"/>
                <w:gridSpan w:val="7"/>
                <w:vAlign w:val="center"/>
              </w:tcPr>
            </w:tcPrChange>
          </w:tcPr>
          <w:p w14:paraId="2E4A981C" w14:textId="430E2EAD" w:rsidR="00FF4CD3" w:rsidDel="007E0F89" w:rsidRDefault="00FF4CD3">
            <w:pPr>
              <w:spacing w:before="0" w:line="240" w:lineRule="auto"/>
              <w:contextualSpacing w:val="0"/>
              <w:jc w:val="left"/>
              <w:rPr>
                <w:del w:id="11924" w:author="Phuong Truong Thi" w:date="2024-10-08T18:12:00Z"/>
                <w:rFonts w:ascii="Times New Roman" w:eastAsia="Times New Roman" w:hAnsi="Times New Roman"/>
                <w:sz w:val="24"/>
                <w:szCs w:val="24"/>
                <w:lang w:eastAsia="vi-VN"/>
              </w:rPr>
              <w:pPrChange w:id="11925" w:author="thu nga" w:date="2024-09-30T15:15:00Z">
                <w:pPr>
                  <w:spacing w:before="0" w:line="240" w:lineRule="auto"/>
                  <w:contextualSpacing w:val="0"/>
                </w:pPr>
              </w:pPrChange>
            </w:pPr>
            <w:del w:id="11926" w:author="Phuong Truong Thi" w:date="2024-10-08T18:12:00Z">
              <w:r w:rsidDel="007E0F89">
                <w:rPr>
                  <w:rFonts w:ascii="Times New Roman" w:eastAsia="Times New Roman" w:hAnsi="Times New Roman"/>
                  <w:sz w:val="24"/>
                  <w:szCs w:val="24"/>
                  <w:lang w:eastAsia="vi-VN"/>
                </w:rPr>
                <w:delText>Dư nợ</w:delText>
              </w:r>
            </w:del>
          </w:p>
        </w:tc>
      </w:tr>
      <w:tr w:rsidR="00273A54" w:rsidRPr="00AD0E1A" w:rsidDel="007E0F89" w14:paraId="4C1E1DD4" w14:textId="24FF583A" w:rsidTr="001859AE">
        <w:trPr>
          <w:gridAfter w:val="2"/>
          <w:wAfter w:w="17834" w:type="dxa"/>
          <w:trHeight w:val="276"/>
          <w:del w:id="11927" w:author="Phuong Truong Thi" w:date="2024-10-08T18:12:00Z"/>
          <w:trPrChange w:id="11928" w:author="thu nga" w:date="2024-10-01T10:49:00Z">
            <w:trPr>
              <w:gridAfter w:val="2"/>
              <w:wAfter w:w="17834" w:type="dxa"/>
              <w:trHeight w:val="276"/>
            </w:trPr>
          </w:trPrChange>
        </w:trPr>
        <w:tc>
          <w:tcPr>
            <w:tcW w:w="670" w:type="dxa"/>
            <w:shd w:val="clear" w:color="auto" w:fill="auto"/>
            <w:vAlign w:val="center"/>
            <w:tcPrChange w:id="11929" w:author="thu nga" w:date="2024-10-01T10:49:00Z">
              <w:tcPr>
                <w:tcW w:w="670" w:type="dxa"/>
                <w:shd w:val="clear" w:color="auto" w:fill="auto"/>
                <w:vAlign w:val="center"/>
              </w:tcPr>
            </w:tcPrChange>
          </w:tcPr>
          <w:p w14:paraId="7D1419B4" w14:textId="287D0BD6" w:rsidR="00FF4CD3" w:rsidRPr="00AD0E1A" w:rsidDel="007E0F89" w:rsidRDefault="00FF4CD3">
            <w:pPr>
              <w:pStyle w:val="ListParagraph"/>
              <w:numPr>
                <w:ilvl w:val="0"/>
                <w:numId w:val="62"/>
              </w:numPr>
              <w:spacing w:before="0" w:line="240" w:lineRule="auto"/>
              <w:contextualSpacing w:val="0"/>
              <w:jc w:val="left"/>
              <w:rPr>
                <w:del w:id="11930" w:author="Phuong Truong Thi" w:date="2024-10-08T18:12:00Z"/>
                <w:rFonts w:eastAsia="Times New Roman"/>
                <w:szCs w:val="24"/>
                <w:lang w:val="vi-VN" w:eastAsia="vi-VN"/>
              </w:rPr>
            </w:pPr>
          </w:p>
        </w:tc>
        <w:tc>
          <w:tcPr>
            <w:tcW w:w="1735" w:type="dxa"/>
            <w:gridSpan w:val="2"/>
            <w:shd w:val="clear" w:color="auto" w:fill="auto"/>
            <w:vAlign w:val="center"/>
            <w:tcPrChange w:id="11931" w:author="thu nga" w:date="2024-10-01T10:49:00Z">
              <w:tcPr>
                <w:tcW w:w="1735" w:type="dxa"/>
                <w:gridSpan w:val="2"/>
                <w:shd w:val="clear" w:color="auto" w:fill="auto"/>
                <w:vAlign w:val="center"/>
              </w:tcPr>
            </w:tcPrChange>
          </w:tcPr>
          <w:p w14:paraId="072B0934" w14:textId="61B6B410" w:rsidR="00FF4CD3" w:rsidRPr="008E60BE" w:rsidDel="007E0F89" w:rsidRDefault="00FF4CD3">
            <w:pPr>
              <w:spacing w:before="0" w:line="240" w:lineRule="auto"/>
              <w:contextualSpacing w:val="0"/>
              <w:rPr>
                <w:del w:id="11932" w:author="Phuong Truong Thi" w:date="2024-10-08T18:12:00Z"/>
                <w:rFonts w:ascii="Times New Roman" w:hAnsi="Times New Roman"/>
                <w:sz w:val="24"/>
                <w:szCs w:val="24"/>
              </w:rPr>
            </w:pPr>
            <w:del w:id="11933" w:author="Phuong Truong Thi" w:date="2024-10-08T18:12:00Z">
              <w:r w:rsidRPr="008E60BE" w:rsidDel="007E0F89">
                <w:rPr>
                  <w:rFonts w:ascii="Times New Roman" w:hAnsi="Times New Roman"/>
                  <w:color w:val="000000"/>
                  <w:sz w:val="24"/>
                  <w:szCs w:val="24"/>
                </w:rPr>
                <w:delText>Tổng dư nợ OD, UPL, SL</w:delText>
              </w:r>
            </w:del>
          </w:p>
        </w:tc>
        <w:tc>
          <w:tcPr>
            <w:tcW w:w="2230" w:type="dxa"/>
            <w:vAlign w:val="center"/>
            <w:tcPrChange w:id="11934" w:author="thu nga" w:date="2024-10-01T10:49:00Z">
              <w:tcPr>
                <w:tcW w:w="2230" w:type="dxa"/>
                <w:vAlign w:val="center"/>
              </w:tcPr>
            </w:tcPrChange>
          </w:tcPr>
          <w:p w14:paraId="2D9506A2" w14:textId="671BBBDE" w:rsidR="00FF4CD3" w:rsidRPr="00E25144" w:rsidDel="007E0F89" w:rsidRDefault="00FF4CD3">
            <w:pPr>
              <w:spacing w:before="0" w:line="240" w:lineRule="auto"/>
              <w:contextualSpacing w:val="0"/>
              <w:rPr>
                <w:del w:id="11935" w:author="Phuong Truong Thi" w:date="2024-10-08T18:12:00Z"/>
                <w:rFonts w:ascii="Times New Roman" w:eastAsia="Times New Roman" w:hAnsi="Times New Roman"/>
                <w:sz w:val="24"/>
                <w:szCs w:val="24"/>
                <w:lang w:eastAsia="vi-VN"/>
              </w:rPr>
            </w:pPr>
            <w:del w:id="11936" w:author="Phuong Truong Thi" w:date="2024-10-08T18:12:00Z">
              <w:r w:rsidRPr="00E25144" w:rsidDel="007E0F89">
                <w:rPr>
                  <w:rFonts w:ascii="Times New Roman" w:hAnsi="Times New Roman"/>
                  <w:color w:val="000000"/>
                  <w:sz w:val="24"/>
                  <w:szCs w:val="24"/>
                </w:rPr>
                <w:delText>Tổng dư nợ OD, UPL, SL của KH tại VPB tại ngày dữ liệu</w:delText>
              </w:r>
            </w:del>
          </w:p>
        </w:tc>
        <w:tc>
          <w:tcPr>
            <w:tcW w:w="1070" w:type="dxa"/>
            <w:tcPrChange w:id="11937" w:author="thu nga" w:date="2024-10-01T10:49:00Z">
              <w:tcPr>
                <w:tcW w:w="1070" w:type="dxa"/>
              </w:tcPr>
            </w:tcPrChange>
          </w:tcPr>
          <w:p w14:paraId="7D5423B9" w14:textId="48654C59" w:rsidR="00FF4CD3" w:rsidDel="007E0F89" w:rsidRDefault="00FF4CD3">
            <w:pPr>
              <w:spacing w:before="0" w:line="240" w:lineRule="auto"/>
              <w:contextualSpacing w:val="0"/>
              <w:jc w:val="center"/>
              <w:rPr>
                <w:del w:id="11938" w:author="Phuong Truong Thi" w:date="2024-10-08T18:12:00Z"/>
                <w:rFonts w:ascii="Times New Roman" w:eastAsia="Times New Roman" w:hAnsi="Times New Roman"/>
                <w:sz w:val="24"/>
                <w:szCs w:val="24"/>
                <w:lang w:eastAsia="vi-VN"/>
              </w:rPr>
              <w:pPrChange w:id="11939" w:author="thu nga" w:date="2024-09-30T15:15:00Z">
                <w:pPr>
                  <w:spacing w:before="0" w:line="240" w:lineRule="auto"/>
                  <w:contextualSpacing w:val="0"/>
                </w:pPr>
              </w:pPrChange>
            </w:pPr>
            <w:ins w:id="11940" w:author="thu nga" w:date="2024-09-30T15:13:00Z">
              <w:del w:id="11941" w:author="Phuong Truong Thi" w:date="2024-10-08T18:12:00Z">
                <w:r w:rsidRPr="00DB1C47" w:rsidDel="007E0F89">
                  <w:rPr>
                    <w:rFonts w:ascii="Times New Roman" w:eastAsia="Times New Roman" w:hAnsi="Times New Roman"/>
                    <w:sz w:val="24"/>
                    <w:szCs w:val="24"/>
                    <w:lang w:val="vi-VN" w:eastAsia="vi-VN"/>
                  </w:rPr>
                  <w:delText>CRM</w:delText>
                </w:r>
              </w:del>
            </w:ins>
          </w:p>
        </w:tc>
        <w:tc>
          <w:tcPr>
            <w:tcW w:w="1236" w:type="dxa"/>
            <w:tcPrChange w:id="11942" w:author="thu nga" w:date="2024-10-01T10:49:00Z">
              <w:tcPr>
                <w:tcW w:w="1236" w:type="dxa"/>
              </w:tcPr>
            </w:tcPrChange>
          </w:tcPr>
          <w:p w14:paraId="190CB848" w14:textId="638E1FFA" w:rsidR="00FF4CD3" w:rsidRPr="00AD0E1A" w:rsidDel="007E0F89" w:rsidRDefault="000E4E67">
            <w:pPr>
              <w:spacing w:before="0" w:line="240" w:lineRule="auto"/>
              <w:contextualSpacing w:val="0"/>
              <w:rPr>
                <w:del w:id="11943" w:author="Phuong Truong Thi" w:date="2024-10-08T18:12:00Z"/>
                <w:rFonts w:ascii="Times New Roman" w:eastAsia="Times New Roman" w:hAnsi="Times New Roman"/>
                <w:sz w:val="24"/>
                <w:szCs w:val="24"/>
                <w:lang w:eastAsia="vi-VN"/>
              </w:rPr>
            </w:pPr>
            <w:ins w:id="11944" w:author="thu nga" w:date="2024-10-01T10:14:00Z">
              <w:del w:id="11945" w:author="Phuong Truong Thi" w:date="2024-10-08T18:12:00Z">
                <w:r w:rsidDel="007E0F89">
                  <w:rPr>
                    <w:rFonts w:ascii="Times New Roman" w:eastAsia="Times New Roman" w:hAnsi="Times New Roman"/>
                    <w:sz w:val="24"/>
                    <w:szCs w:val="24"/>
                    <w:lang w:eastAsia="vi-VN"/>
                  </w:rPr>
                  <w:delText xml:space="preserve">Currency </w:delText>
                </w:r>
              </w:del>
            </w:ins>
            <w:del w:id="11946"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947" w:author="thu nga" w:date="2024-10-01T10:49:00Z">
              <w:tcPr>
                <w:tcW w:w="1417" w:type="dxa"/>
                <w:gridSpan w:val="2"/>
                <w:shd w:val="clear" w:color="auto" w:fill="auto"/>
                <w:noWrap/>
                <w:vAlign w:val="center"/>
              </w:tcPr>
            </w:tcPrChange>
          </w:tcPr>
          <w:p w14:paraId="180651F7" w14:textId="5E6DB214" w:rsidR="00FF4CD3" w:rsidRPr="00AD0E1A" w:rsidDel="007E0F89" w:rsidRDefault="00FF4CD3">
            <w:pPr>
              <w:spacing w:before="0" w:line="240" w:lineRule="auto"/>
              <w:contextualSpacing w:val="0"/>
              <w:rPr>
                <w:del w:id="11948" w:author="Phuong Truong Thi" w:date="2024-10-08T18:12:00Z"/>
                <w:rFonts w:ascii="Times New Roman" w:eastAsia="Times New Roman" w:hAnsi="Times New Roman"/>
                <w:sz w:val="24"/>
                <w:szCs w:val="24"/>
                <w:lang w:val="vi-VN" w:eastAsia="vi-VN"/>
              </w:rPr>
            </w:pPr>
          </w:p>
        </w:tc>
        <w:tc>
          <w:tcPr>
            <w:tcW w:w="992" w:type="dxa"/>
            <w:tcPrChange w:id="11949" w:author="thu nga" w:date="2024-10-01T10:49:00Z">
              <w:tcPr>
                <w:tcW w:w="851" w:type="dxa"/>
              </w:tcPr>
            </w:tcPrChange>
          </w:tcPr>
          <w:p w14:paraId="526A1E6D" w14:textId="3BA4312D" w:rsidR="00FF4CD3" w:rsidRPr="005A1514" w:rsidDel="007E0F89" w:rsidRDefault="00FF4CD3">
            <w:pPr>
              <w:spacing w:before="0" w:line="240" w:lineRule="auto"/>
              <w:contextualSpacing w:val="0"/>
              <w:jc w:val="center"/>
              <w:rPr>
                <w:del w:id="11950" w:author="Phuong Truong Thi" w:date="2024-10-08T18:12:00Z"/>
                <w:rFonts w:ascii="Times New Roman" w:eastAsia="Times New Roman" w:hAnsi="Times New Roman"/>
                <w:sz w:val="24"/>
                <w:szCs w:val="24"/>
                <w:lang w:eastAsia="vi-VN"/>
              </w:rPr>
            </w:pPr>
            <w:del w:id="11951" w:author="Phuong Truong Thi" w:date="2024-10-08T18:12:00Z">
              <w:r w:rsidDel="007E0F89">
                <w:rPr>
                  <w:rFonts w:ascii="Times New Roman" w:eastAsia="Times New Roman" w:hAnsi="Times New Roman"/>
                  <w:sz w:val="24"/>
                  <w:szCs w:val="24"/>
                  <w:lang w:eastAsia="vi-VN"/>
                </w:rPr>
                <w:delText>N</w:delText>
              </w:r>
            </w:del>
          </w:p>
        </w:tc>
      </w:tr>
      <w:tr w:rsidR="00273A54" w:rsidRPr="00AD0E1A" w:rsidDel="007E0F89" w14:paraId="5FE126FB" w14:textId="487F601B" w:rsidTr="001859AE">
        <w:trPr>
          <w:gridAfter w:val="2"/>
          <w:wAfter w:w="17834" w:type="dxa"/>
          <w:trHeight w:val="276"/>
          <w:del w:id="11952" w:author="Phuong Truong Thi" w:date="2024-10-08T18:12:00Z"/>
          <w:trPrChange w:id="11953" w:author="thu nga" w:date="2024-10-01T10:49:00Z">
            <w:trPr>
              <w:gridAfter w:val="2"/>
              <w:wAfter w:w="17834" w:type="dxa"/>
              <w:trHeight w:val="276"/>
            </w:trPr>
          </w:trPrChange>
        </w:trPr>
        <w:tc>
          <w:tcPr>
            <w:tcW w:w="670" w:type="dxa"/>
            <w:shd w:val="clear" w:color="auto" w:fill="auto"/>
            <w:vAlign w:val="center"/>
            <w:tcPrChange w:id="11954" w:author="thu nga" w:date="2024-10-01T10:49:00Z">
              <w:tcPr>
                <w:tcW w:w="670" w:type="dxa"/>
                <w:shd w:val="clear" w:color="auto" w:fill="auto"/>
                <w:vAlign w:val="center"/>
              </w:tcPr>
            </w:tcPrChange>
          </w:tcPr>
          <w:p w14:paraId="3A6B2CE0" w14:textId="72E86A7B" w:rsidR="00FF4CD3" w:rsidRPr="00AD0E1A" w:rsidDel="007E0F89" w:rsidRDefault="00FF4CD3">
            <w:pPr>
              <w:pStyle w:val="ListParagraph"/>
              <w:numPr>
                <w:ilvl w:val="0"/>
                <w:numId w:val="62"/>
              </w:numPr>
              <w:spacing w:before="0" w:line="240" w:lineRule="auto"/>
              <w:contextualSpacing w:val="0"/>
              <w:jc w:val="left"/>
              <w:rPr>
                <w:del w:id="11955" w:author="Phuong Truong Thi" w:date="2024-10-08T18:12:00Z"/>
                <w:rFonts w:eastAsia="Times New Roman"/>
                <w:szCs w:val="24"/>
                <w:lang w:val="vi-VN" w:eastAsia="vi-VN"/>
              </w:rPr>
            </w:pPr>
          </w:p>
        </w:tc>
        <w:tc>
          <w:tcPr>
            <w:tcW w:w="1735" w:type="dxa"/>
            <w:gridSpan w:val="2"/>
            <w:shd w:val="clear" w:color="auto" w:fill="auto"/>
            <w:vAlign w:val="center"/>
            <w:tcPrChange w:id="11956" w:author="thu nga" w:date="2024-10-01T10:49:00Z">
              <w:tcPr>
                <w:tcW w:w="1735" w:type="dxa"/>
                <w:gridSpan w:val="2"/>
                <w:shd w:val="clear" w:color="auto" w:fill="auto"/>
                <w:vAlign w:val="center"/>
              </w:tcPr>
            </w:tcPrChange>
          </w:tcPr>
          <w:p w14:paraId="3CA56591" w14:textId="35A0ABA2" w:rsidR="00FF4CD3" w:rsidRPr="008E60BE" w:rsidDel="007E0F89" w:rsidRDefault="00FF4CD3">
            <w:pPr>
              <w:spacing w:before="0" w:line="240" w:lineRule="auto"/>
              <w:contextualSpacing w:val="0"/>
              <w:rPr>
                <w:del w:id="11957" w:author="Phuong Truong Thi" w:date="2024-10-08T18:12:00Z"/>
                <w:rFonts w:ascii="Times New Roman" w:hAnsi="Times New Roman"/>
                <w:sz w:val="24"/>
                <w:szCs w:val="24"/>
              </w:rPr>
            </w:pPr>
            <w:del w:id="11958" w:author="Phuong Truong Thi" w:date="2024-10-08T18:12:00Z">
              <w:r w:rsidRPr="008E60BE" w:rsidDel="007E0F89">
                <w:rPr>
                  <w:rFonts w:ascii="Times New Roman" w:hAnsi="Times New Roman"/>
                  <w:sz w:val="24"/>
                  <w:szCs w:val="24"/>
                </w:rPr>
                <w:delText>Dư nợ OD</w:delText>
              </w:r>
            </w:del>
          </w:p>
        </w:tc>
        <w:tc>
          <w:tcPr>
            <w:tcW w:w="2230" w:type="dxa"/>
            <w:vAlign w:val="center"/>
            <w:tcPrChange w:id="11959" w:author="thu nga" w:date="2024-10-01T10:49:00Z">
              <w:tcPr>
                <w:tcW w:w="2230" w:type="dxa"/>
                <w:vAlign w:val="center"/>
              </w:tcPr>
            </w:tcPrChange>
          </w:tcPr>
          <w:p w14:paraId="4469273F" w14:textId="4BC35BEB" w:rsidR="00FF4CD3" w:rsidRPr="00E25144" w:rsidDel="007E0F89" w:rsidRDefault="00FF4CD3">
            <w:pPr>
              <w:spacing w:before="0" w:line="240" w:lineRule="auto"/>
              <w:contextualSpacing w:val="0"/>
              <w:rPr>
                <w:del w:id="11960" w:author="Phuong Truong Thi" w:date="2024-10-08T18:12:00Z"/>
                <w:rFonts w:ascii="Times New Roman" w:eastAsia="Times New Roman" w:hAnsi="Times New Roman"/>
                <w:sz w:val="24"/>
                <w:szCs w:val="24"/>
                <w:lang w:eastAsia="vi-VN"/>
              </w:rPr>
            </w:pPr>
            <w:del w:id="11961" w:author="Phuong Truong Thi" w:date="2024-10-08T18:12:00Z">
              <w:r w:rsidRPr="00E25144" w:rsidDel="007E0F89">
                <w:rPr>
                  <w:rFonts w:ascii="Times New Roman" w:hAnsi="Times New Roman"/>
                  <w:sz w:val="24"/>
                  <w:szCs w:val="24"/>
                </w:rPr>
                <w:delText>Tổng Dư nợ OD của KH tại ngày dữ liệu</w:delText>
              </w:r>
            </w:del>
          </w:p>
        </w:tc>
        <w:tc>
          <w:tcPr>
            <w:tcW w:w="1070" w:type="dxa"/>
            <w:tcPrChange w:id="11962" w:author="thu nga" w:date="2024-10-01T10:49:00Z">
              <w:tcPr>
                <w:tcW w:w="1070" w:type="dxa"/>
              </w:tcPr>
            </w:tcPrChange>
          </w:tcPr>
          <w:p w14:paraId="2815E8F1" w14:textId="3B2977B4" w:rsidR="00FF4CD3" w:rsidDel="007E0F89" w:rsidRDefault="00FF4CD3">
            <w:pPr>
              <w:spacing w:before="0" w:line="240" w:lineRule="auto"/>
              <w:contextualSpacing w:val="0"/>
              <w:jc w:val="center"/>
              <w:rPr>
                <w:del w:id="11963" w:author="Phuong Truong Thi" w:date="2024-10-08T18:12:00Z"/>
                <w:rFonts w:ascii="Times New Roman" w:eastAsia="Times New Roman" w:hAnsi="Times New Roman"/>
                <w:sz w:val="24"/>
                <w:szCs w:val="24"/>
                <w:lang w:eastAsia="vi-VN"/>
              </w:rPr>
              <w:pPrChange w:id="11964" w:author="thu nga" w:date="2024-09-30T15:15:00Z">
                <w:pPr>
                  <w:spacing w:before="0" w:line="240" w:lineRule="auto"/>
                  <w:contextualSpacing w:val="0"/>
                </w:pPr>
              </w:pPrChange>
            </w:pPr>
            <w:ins w:id="11965" w:author="thu nga" w:date="2024-09-30T15:13:00Z">
              <w:del w:id="11966" w:author="Phuong Truong Thi" w:date="2024-10-08T18:12:00Z">
                <w:r w:rsidRPr="00DB1C47" w:rsidDel="007E0F89">
                  <w:rPr>
                    <w:rFonts w:ascii="Times New Roman" w:eastAsia="Times New Roman" w:hAnsi="Times New Roman"/>
                    <w:sz w:val="24"/>
                    <w:szCs w:val="24"/>
                    <w:lang w:val="vi-VN" w:eastAsia="vi-VN"/>
                  </w:rPr>
                  <w:delText>CRM</w:delText>
                </w:r>
              </w:del>
            </w:ins>
          </w:p>
        </w:tc>
        <w:tc>
          <w:tcPr>
            <w:tcW w:w="1236" w:type="dxa"/>
            <w:tcPrChange w:id="11967" w:author="thu nga" w:date="2024-10-01T10:49:00Z">
              <w:tcPr>
                <w:tcW w:w="1236" w:type="dxa"/>
              </w:tcPr>
            </w:tcPrChange>
          </w:tcPr>
          <w:p w14:paraId="30363D80" w14:textId="1B8AFA46" w:rsidR="00FF4CD3" w:rsidRPr="00AD0E1A" w:rsidDel="007E0F89" w:rsidRDefault="000E4E67">
            <w:pPr>
              <w:spacing w:before="0" w:line="240" w:lineRule="auto"/>
              <w:contextualSpacing w:val="0"/>
              <w:rPr>
                <w:del w:id="11968" w:author="Phuong Truong Thi" w:date="2024-10-08T18:12:00Z"/>
                <w:rFonts w:ascii="Times New Roman" w:eastAsia="Times New Roman" w:hAnsi="Times New Roman"/>
                <w:sz w:val="24"/>
                <w:szCs w:val="24"/>
                <w:lang w:eastAsia="vi-VN"/>
              </w:rPr>
            </w:pPr>
            <w:ins w:id="11969" w:author="thu nga" w:date="2024-10-01T10:14:00Z">
              <w:del w:id="11970" w:author="Phuong Truong Thi" w:date="2024-10-08T18:12:00Z">
                <w:r w:rsidDel="007E0F89">
                  <w:rPr>
                    <w:rFonts w:ascii="Times New Roman" w:eastAsia="Times New Roman" w:hAnsi="Times New Roman"/>
                    <w:sz w:val="24"/>
                    <w:szCs w:val="24"/>
                    <w:lang w:eastAsia="vi-VN"/>
                  </w:rPr>
                  <w:delText xml:space="preserve">Currency </w:delText>
                </w:r>
              </w:del>
            </w:ins>
            <w:del w:id="11971"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972" w:author="thu nga" w:date="2024-10-01T10:49:00Z">
              <w:tcPr>
                <w:tcW w:w="1417" w:type="dxa"/>
                <w:gridSpan w:val="2"/>
                <w:shd w:val="clear" w:color="auto" w:fill="auto"/>
                <w:noWrap/>
                <w:vAlign w:val="center"/>
              </w:tcPr>
            </w:tcPrChange>
          </w:tcPr>
          <w:p w14:paraId="2BE21877" w14:textId="3DB022AD" w:rsidR="00FF4CD3" w:rsidRPr="00AD0E1A" w:rsidDel="007E0F89" w:rsidRDefault="00FF4CD3">
            <w:pPr>
              <w:spacing w:before="0" w:line="240" w:lineRule="auto"/>
              <w:contextualSpacing w:val="0"/>
              <w:rPr>
                <w:del w:id="11973" w:author="Phuong Truong Thi" w:date="2024-10-08T18:12:00Z"/>
                <w:rFonts w:ascii="Times New Roman" w:eastAsia="Times New Roman" w:hAnsi="Times New Roman"/>
                <w:sz w:val="24"/>
                <w:szCs w:val="24"/>
                <w:lang w:val="vi-VN" w:eastAsia="vi-VN"/>
              </w:rPr>
            </w:pPr>
          </w:p>
        </w:tc>
        <w:tc>
          <w:tcPr>
            <w:tcW w:w="992" w:type="dxa"/>
            <w:tcPrChange w:id="11974" w:author="thu nga" w:date="2024-10-01T10:49:00Z">
              <w:tcPr>
                <w:tcW w:w="851" w:type="dxa"/>
              </w:tcPr>
            </w:tcPrChange>
          </w:tcPr>
          <w:p w14:paraId="4872317B" w14:textId="0EE37EAD" w:rsidR="00FF4CD3" w:rsidRPr="00AD0E1A" w:rsidDel="007E0F89" w:rsidRDefault="00FF4CD3">
            <w:pPr>
              <w:spacing w:before="0" w:line="240" w:lineRule="auto"/>
              <w:contextualSpacing w:val="0"/>
              <w:jc w:val="center"/>
              <w:rPr>
                <w:del w:id="11975" w:author="Phuong Truong Thi" w:date="2024-10-08T18:12:00Z"/>
                <w:rFonts w:ascii="Times New Roman" w:eastAsia="Times New Roman" w:hAnsi="Times New Roman"/>
                <w:sz w:val="24"/>
                <w:szCs w:val="24"/>
                <w:lang w:val="vi-VN" w:eastAsia="vi-VN"/>
              </w:rPr>
            </w:pPr>
            <w:del w:id="11976"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374FC58F" w14:textId="6EFC61DE" w:rsidTr="001859AE">
        <w:trPr>
          <w:gridAfter w:val="2"/>
          <w:wAfter w:w="17834" w:type="dxa"/>
          <w:trHeight w:val="276"/>
          <w:del w:id="11977" w:author="Phuong Truong Thi" w:date="2024-10-08T18:12:00Z"/>
          <w:trPrChange w:id="11978" w:author="thu nga" w:date="2024-10-01T10:49:00Z">
            <w:trPr>
              <w:gridAfter w:val="2"/>
              <w:wAfter w:w="17834" w:type="dxa"/>
              <w:trHeight w:val="276"/>
            </w:trPr>
          </w:trPrChange>
        </w:trPr>
        <w:tc>
          <w:tcPr>
            <w:tcW w:w="670" w:type="dxa"/>
            <w:shd w:val="clear" w:color="auto" w:fill="auto"/>
            <w:vAlign w:val="center"/>
            <w:tcPrChange w:id="11979" w:author="thu nga" w:date="2024-10-01T10:49:00Z">
              <w:tcPr>
                <w:tcW w:w="670" w:type="dxa"/>
                <w:shd w:val="clear" w:color="auto" w:fill="auto"/>
                <w:vAlign w:val="center"/>
              </w:tcPr>
            </w:tcPrChange>
          </w:tcPr>
          <w:p w14:paraId="5BA14938" w14:textId="5996BA8F" w:rsidR="00FF4CD3" w:rsidRPr="00AD0E1A" w:rsidDel="007E0F89" w:rsidRDefault="00FF4CD3">
            <w:pPr>
              <w:pStyle w:val="ListParagraph"/>
              <w:numPr>
                <w:ilvl w:val="0"/>
                <w:numId w:val="62"/>
              </w:numPr>
              <w:spacing w:before="0" w:line="240" w:lineRule="auto"/>
              <w:contextualSpacing w:val="0"/>
              <w:jc w:val="left"/>
              <w:rPr>
                <w:del w:id="11980" w:author="Phuong Truong Thi" w:date="2024-10-08T18:12:00Z"/>
                <w:rFonts w:eastAsia="Times New Roman"/>
                <w:szCs w:val="24"/>
                <w:lang w:val="vi-VN" w:eastAsia="vi-VN"/>
              </w:rPr>
            </w:pPr>
          </w:p>
        </w:tc>
        <w:tc>
          <w:tcPr>
            <w:tcW w:w="1735" w:type="dxa"/>
            <w:gridSpan w:val="2"/>
            <w:shd w:val="clear" w:color="auto" w:fill="auto"/>
            <w:vAlign w:val="center"/>
            <w:tcPrChange w:id="11981" w:author="thu nga" w:date="2024-10-01T10:49:00Z">
              <w:tcPr>
                <w:tcW w:w="1735" w:type="dxa"/>
                <w:gridSpan w:val="2"/>
                <w:shd w:val="clear" w:color="auto" w:fill="auto"/>
                <w:vAlign w:val="center"/>
              </w:tcPr>
            </w:tcPrChange>
          </w:tcPr>
          <w:p w14:paraId="5582C19C" w14:textId="30B4F29C" w:rsidR="00FF4CD3" w:rsidRPr="008E60BE" w:rsidDel="007E0F89" w:rsidRDefault="00FF4CD3">
            <w:pPr>
              <w:spacing w:before="0" w:line="240" w:lineRule="auto"/>
              <w:contextualSpacing w:val="0"/>
              <w:rPr>
                <w:del w:id="11982" w:author="Phuong Truong Thi" w:date="2024-10-08T18:12:00Z"/>
                <w:rFonts w:ascii="Times New Roman" w:hAnsi="Times New Roman"/>
                <w:sz w:val="24"/>
                <w:szCs w:val="24"/>
              </w:rPr>
            </w:pPr>
            <w:del w:id="11983" w:author="Phuong Truong Thi" w:date="2024-10-08T18:12:00Z">
              <w:r w:rsidRPr="008E60BE" w:rsidDel="007E0F89">
                <w:rPr>
                  <w:rFonts w:ascii="Times New Roman" w:hAnsi="Times New Roman"/>
                  <w:sz w:val="24"/>
                  <w:szCs w:val="24"/>
                </w:rPr>
                <w:delText>Dư nợ UPL</w:delText>
              </w:r>
            </w:del>
          </w:p>
        </w:tc>
        <w:tc>
          <w:tcPr>
            <w:tcW w:w="2230" w:type="dxa"/>
            <w:vAlign w:val="center"/>
            <w:tcPrChange w:id="11984" w:author="thu nga" w:date="2024-10-01T10:49:00Z">
              <w:tcPr>
                <w:tcW w:w="2230" w:type="dxa"/>
                <w:vAlign w:val="center"/>
              </w:tcPr>
            </w:tcPrChange>
          </w:tcPr>
          <w:p w14:paraId="34E8579A" w14:textId="00C74AE3" w:rsidR="00FF4CD3" w:rsidRPr="00E25144" w:rsidDel="007E0F89" w:rsidRDefault="00FF4CD3">
            <w:pPr>
              <w:spacing w:before="0" w:line="240" w:lineRule="auto"/>
              <w:contextualSpacing w:val="0"/>
              <w:rPr>
                <w:del w:id="11985" w:author="Phuong Truong Thi" w:date="2024-10-08T18:12:00Z"/>
                <w:rFonts w:ascii="Times New Roman" w:eastAsia="Times New Roman" w:hAnsi="Times New Roman"/>
                <w:sz w:val="24"/>
                <w:szCs w:val="24"/>
                <w:lang w:eastAsia="vi-VN"/>
              </w:rPr>
            </w:pPr>
            <w:del w:id="11986" w:author="Phuong Truong Thi" w:date="2024-10-08T18:12:00Z">
              <w:r w:rsidRPr="00E25144" w:rsidDel="007E0F89">
                <w:rPr>
                  <w:rFonts w:ascii="Times New Roman" w:hAnsi="Times New Roman"/>
                  <w:sz w:val="24"/>
                  <w:szCs w:val="24"/>
                </w:rPr>
                <w:delText>Tổng Dư nợ UPL của KH tại ngày dữ liệu</w:delText>
              </w:r>
            </w:del>
          </w:p>
        </w:tc>
        <w:tc>
          <w:tcPr>
            <w:tcW w:w="1070" w:type="dxa"/>
            <w:tcPrChange w:id="11987" w:author="thu nga" w:date="2024-10-01T10:49:00Z">
              <w:tcPr>
                <w:tcW w:w="1070" w:type="dxa"/>
              </w:tcPr>
            </w:tcPrChange>
          </w:tcPr>
          <w:p w14:paraId="7CB4A063" w14:textId="5EB940DC" w:rsidR="00FF4CD3" w:rsidDel="007E0F89" w:rsidRDefault="00FF4CD3">
            <w:pPr>
              <w:spacing w:before="0" w:line="240" w:lineRule="auto"/>
              <w:contextualSpacing w:val="0"/>
              <w:jc w:val="center"/>
              <w:rPr>
                <w:del w:id="11988" w:author="Phuong Truong Thi" w:date="2024-10-08T18:12:00Z"/>
                <w:rFonts w:ascii="Times New Roman" w:eastAsia="Times New Roman" w:hAnsi="Times New Roman"/>
                <w:sz w:val="24"/>
                <w:szCs w:val="24"/>
                <w:lang w:eastAsia="vi-VN"/>
              </w:rPr>
              <w:pPrChange w:id="11989" w:author="thu nga" w:date="2024-09-30T15:15:00Z">
                <w:pPr>
                  <w:spacing w:before="0" w:line="240" w:lineRule="auto"/>
                  <w:contextualSpacing w:val="0"/>
                </w:pPr>
              </w:pPrChange>
            </w:pPr>
            <w:ins w:id="11990" w:author="thu nga" w:date="2024-09-30T15:13:00Z">
              <w:del w:id="11991" w:author="Phuong Truong Thi" w:date="2024-10-08T18:12:00Z">
                <w:r w:rsidRPr="00DB1C47" w:rsidDel="007E0F89">
                  <w:rPr>
                    <w:rFonts w:ascii="Times New Roman" w:eastAsia="Times New Roman" w:hAnsi="Times New Roman"/>
                    <w:sz w:val="24"/>
                    <w:szCs w:val="24"/>
                    <w:lang w:val="vi-VN" w:eastAsia="vi-VN"/>
                  </w:rPr>
                  <w:delText>CRM</w:delText>
                </w:r>
              </w:del>
            </w:ins>
          </w:p>
        </w:tc>
        <w:tc>
          <w:tcPr>
            <w:tcW w:w="1236" w:type="dxa"/>
            <w:tcPrChange w:id="11992" w:author="thu nga" w:date="2024-10-01T10:49:00Z">
              <w:tcPr>
                <w:tcW w:w="1236" w:type="dxa"/>
              </w:tcPr>
            </w:tcPrChange>
          </w:tcPr>
          <w:p w14:paraId="144A5677" w14:textId="55607FE9" w:rsidR="00FF4CD3" w:rsidRPr="00AD0E1A" w:rsidDel="007E0F89" w:rsidRDefault="000E4E67">
            <w:pPr>
              <w:spacing w:before="0" w:line="240" w:lineRule="auto"/>
              <w:contextualSpacing w:val="0"/>
              <w:rPr>
                <w:del w:id="11993" w:author="Phuong Truong Thi" w:date="2024-10-08T18:12:00Z"/>
                <w:rFonts w:ascii="Times New Roman" w:eastAsia="Times New Roman" w:hAnsi="Times New Roman"/>
                <w:sz w:val="24"/>
                <w:szCs w:val="24"/>
                <w:lang w:eastAsia="vi-VN"/>
              </w:rPr>
            </w:pPr>
            <w:ins w:id="11994" w:author="thu nga" w:date="2024-10-01T10:14:00Z">
              <w:del w:id="11995" w:author="Phuong Truong Thi" w:date="2024-10-08T18:12:00Z">
                <w:r w:rsidDel="007E0F89">
                  <w:rPr>
                    <w:rFonts w:ascii="Times New Roman" w:eastAsia="Times New Roman" w:hAnsi="Times New Roman"/>
                    <w:sz w:val="24"/>
                    <w:szCs w:val="24"/>
                    <w:lang w:eastAsia="vi-VN"/>
                  </w:rPr>
                  <w:delText xml:space="preserve">Currency </w:delText>
                </w:r>
              </w:del>
            </w:ins>
            <w:del w:id="11996"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1997" w:author="thu nga" w:date="2024-10-01T10:49:00Z">
              <w:tcPr>
                <w:tcW w:w="1417" w:type="dxa"/>
                <w:gridSpan w:val="2"/>
                <w:shd w:val="clear" w:color="auto" w:fill="auto"/>
                <w:noWrap/>
                <w:vAlign w:val="center"/>
              </w:tcPr>
            </w:tcPrChange>
          </w:tcPr>
          <w:p w14:paraId="02E3D014" w14:textId="7217F39F" w:rsidR="00FF4CD3" w:rsidRPr="00AD0E1A" w:rsidDel="007E0F89" w:rsidRDefault="00FF4CD3">
            <w:pPr>
              <w:spacing w:before="0" w:line="240" w:lineRule="auto"/>
              <w:contextualSpacing w:val="0"/>
              <w:rPr>
                <w:del w:id="11998" w:author="Phuong Truong Thi" w:date="2024-10-08T18:12:00Z"/>
                <w:rFonts w:ascii="Times New Roman" w:eastAsia="Times New Roman" w:hAnsi="Times New Roman"/>
                <w:sz w:val="24"/>
                <w:szCs w:val="24"/>
                <w:lang w:val="vi-VN" w:eastAsia="vi-VN"/>
              </w:rPr>
            </w:pPr>
          </w:p>
        </w:tc>
        <w:tc>
          <w:tcPr>
            <w:tcW w:w="992" w:type="dxa"/>
            <w:tcPrChange w:id="11999" w:author="thu nga" w:date="2024-10-01T10:49:00Z">
              <w:tcPr>
                <w:tcW w:w="851" w:type="dxa"/>
              </w:tcPr>
            </w:tcPrChange>
          </w:tcPr>
          <w:p w14:paraId="66CBE652" w14:textId="7A92DB84" w:rsidR="00FF4CD3" w:rsidRPr="00AD0E1A" w:rsidDel="007E0F89" w:rsidRDefault="00FF4CD3">
            <w:pPr>
              <w:spacing w:before="0" w:line="240" w:lineRule="auto"/>
              <w:contextualSpacing w:val="0"/>
              <w:jc w:val="center"/>
              <w:rPr>
                <w:del w:id="12000" w:author="Phuong Truong Thi" w:date="2024-10-08T18:12:00Z"/>
                <w:rFonts w:ascii="Times New Roman" w:eastAsia="Times New Roman" w:hAnsi="Times New Roman"/>
                <w:sz w:val="24"/>
                <w:szCs w:val="24"/>
                <w:lang w:val="vi-VN" w:eastAsia="vi-VN"/>
              </w:rPr>
            </w:pPr>
            <w:del w:id="12001"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13141C3D" w14:textId="04C1E60F" w:rsidTr="001859AE">
        <w:trPr>
          <w:gridAfter w:val="2"/>
          <w:wAfter w:w="17834" w:type="dxa"/>
          <w:trHeight w:val="276"/>
          <w:del w:id="12002" w:author="Phuong Truong Thi" w:date="2024-10-08T18:12:00Z"/>
          <w:trPrChange w:id="12003" w:author="thu nga" w:date="2024-10-01T10:49:00Z">
            <w:trPr>
              <w:gridAfter w:val="2"/>
              <w:wAfter w:w="17834" w:type="dxa"/>
              <w:trHeight w:val="276"/>
            </w:trPr>
          </w:trPrChange>
        </w:trPr>
        <w:tc>
          <w:tcPr>
            <w:tcW w:w="670" w:type="dxa"/>
            <w:shd w:val="clear" w:color="auto" w:fill="auto"/>
            <w:vAlign w:val="center"/>
            <w:tcPrChange w:id="12004" w:author="thu nga" w:date="2024-10-01T10:49:00Z">
              <w:tcPr>
                <w:tcW w:w="670" w:type="dxa"/>
                <w:shd w:val="clear" w:color="auto" w:fill="auto"/>
                <w:vAlign w:val="center"/>
              </w:tcPr>
            </w:tcPrChange>
          </w:tcPr>
          <w:p w14:paraId="0A5ADCC3" w14:textId="634378DC" w:rsidR="00FF4CD3" w:rsidRPr="00AD0E1A" w:rsidDel="007E0F89" w:rsidRDefault="00FF4CD3">
            <w:pPr>
              <w:pStyle w:val="ListParagraph"/>
              <w:numPr>
                <w:ilvl w:val="0"/>
                <w:numId w:val="62"/>
              </w:numPr>
              <w:spacing w:before="0" w:line="240" w:lineRule="auto"/>
              <w:contextualSpacing w:val="0"/>
              <w:jc w:val="left"/>
              <w:rPr>
                <w:del w:id="12005" w:author="Phuong Truong Thi" w:date="2024-10-08T18:12:00Z"/>
                <w:rFonts w:eastAsia="Times New Roman"/>
                <w:szCs w:val="24"/>
                <w:lang w:val="vi-VN" w:eastAsia="vi-VN"/>
              </w:rPr>
            </w:pPr>
          </w:p>
        </w:tc>
        <w:tc>
          <w:tcPr>
            <w:tcW w:w="1735" w:type="dxa"/>
            <w:gridSpan w:val="2"/>
            <w:shd w:val="clear" w:color="auto" w:fill="auto"/>
            <w:vAlign w:val="center"/>
            <w:tcPrChange w:id="12006" w:author="thu nga" w:date="2024-10-01T10:49:00Z">
              <w:tcPr>
                <w:tcW w:w="1735" w:type="dxa"/>
                <w:gridSpan w:val="2"/>
                <w:shd w:val="clear" w:color="auto" w:fill="auto"/>
                <w:vAlign w:val="center"/>
              </w:tcPr>
            </w:tcPrChange>
          </w:tcPr>
          <w:p w14:paraId="5AD3E833" w14:textId="53D76399" w:rsidR="00FF4CD3" w:rsidRPr="008E60BE" w:rsidDel="007E0F89" w:rsidRDefault="00FF4CD3">
            <w:pPr>
              <w:spacing w:before="0" w:line="240" w:lineRule="auto"/>
              <w:contextualSpacing w:val="0"/>
              <w:rPr>
                <w:del w:id="12007" w:author="Phuong Truong Thi" w:date="2024-10-08T18:12:00Z"/>
                <w:rFonts w:ascii="Times New Roman" w:hAnsi="Times New Roman"/>
                <w:sz w:val="24"/>
                <w:szCs w:val="24"/>
              </w:rPr>
            </w:pPr>
            <w:del w:id="12008" w:author="Phuong Truong Thi" w:date="2024-10-08T18:12:00Z">
              <w:r w:rsidRPr="008E60BE" w:rsidDel="007E0F89">
                <w:rPr>
                  <w:rFonts w:ascii="Times New Roman" w:hAnsi="Times New Roman"/>
                  <w:sz w:val="24"/>
                  <w:szCs w:val="24"/>
                </w:rPr>
                <w:delText>Dư nợ Home loan</w:delText>
              </w:r>
            </w:del>
          </w:p>
        </w:tc>
        <w:tc>
          <w:tcPr>
            <w:tcW w:w="2230" w:type="dxa"/>
            <w:vAlign w:val="center"/>
            <w:tcPrChange w:id="12009" w:author="thu nga" w:date="2024-10-01T10:49:00Z">
              <w:tcPr>
                <w:tcW w:w="2230" w:type="dxa"/>
                <w:vAlign w:val="center"/>
              </w:tcPr>
            </w:tcPrChange>
          </w:tcPr>
          <w:p w14:paraId="473E6201" w14:textId="54AB6E68" w:rsidR="00FF4CD3" w:rsidRPr="00E25144" w:rsidDel="007E0F89" w:rsidRDefault="00FF4CD3">
            <w:pPr>
              <w:spacing w:before="0" w:line="240" w:lineRule="auto"/>
              <w:contextualSpacing w:val="0"/>
              <w:rPr>
                <w:del w:id="12010" w:author="Phuong Truong Thi" w:date="2024-10-08T18:12:00Z"/>
                <w:rFonts w:ascii="Times New Roman" w:eastAsia="Times New Roman" w:hAnsi="Times New Roman"/>
                <w:sz w:val="24"/>
                <w:szCs w:val="24"/>
                <w:lang w:eastAsia="vi-VN"/>
              </w:rPr>
            </w:pPr>
            <w:del w:id="12011" w:author="Phuong Truong Thi" w:date="2024-10-08T18:12:00Z">
              <w:r w:rsidRPr="00E25144" w:rsidDel="007E0F89">
                <w:rPr>
                  <w:rFonts w:ascii="Times New Roman" w:hAnsi="Times New Roman"/>
                  <w:sz w:val="24"/>
                  <w:szCs w:val="24"/>
                </w:rPr>
                <w:delText>Tổng Dư nợ Home loan của KH tại ngày dữ liệu</w:delText>
              </w:r>
            </w:del>
          </w:p>
        </w:tc>
        <w:tc>
          <w:tcPr>
            <w:tcW w:w="1070" w:type="dxa"/>
            <w:tcPrChange w:id="12012" w:author="thu nga" w:date="2024-10-01T10:49:00Z">
              <w:tcPr>
                <w:tcW w:w="1070" w:type="dxa"/>
              </w:tcPr>
            </w:tcPrChange>
          </w:tcPr>
          <w:p w14:paraId="3898305F" w14:textId="4DEFA653" w:rsidR="00FF4CD3" w:rsidDel="007E0F89" w:rsidRDefault="00FF4CD3">
            <w:pPr>
              <w:spacing w:before="0" w:line="240" w:lineRule="auto"/>
              <w:contextualSpacing w:val="0"/>
              <w:jc w:val="center"/>
              <w:rPr>
                <w:del w:id="12013" w:author="Phuong Truong Thi" w:date="2024-10-08T18:12:00Z"/>
                <w:rFonts w:ascii="Times New Roman" w:eastAsia="Times New Roman" w:hAnsi="Times New Roman"/>
                <w:sz w:val="24"/>
                <w:szCs w:val="24"/>
                <w:lang w:eastAsia="vi-VN"/>
              </w:rPr>
              <w:pPrChange w:id="12014" w:author="thu nga" w:date="2024-09-30T15:15:00Z">
                <w:pPr>
                  <w:spacing w:before="0" w:line="240" w:lineRule="auto"/>
                  <w:contextualSpacing w:val="0"/>
                </w:pPr>
              </w:pPrChange>
            </w:pPr>
            <w:ins w:id="12015" w:author="thu nga" w:date="2024-09-30T15:13:00Z">
              <w:del w:id="12016" w:author="Phuong Truong Thi" w:date="2024-10-08T18:12:00Z">
                <w:r w:rsidRPr="00DB1C47" w:rsidDel="007E0F89">
                  <w:rPr>
                    <w:rFonts w:ascii="Times New Roman" w:eastAsia="Times New Roman" w:hAnsi="Times New Roman"/>
                    <w:sz w:val="24"/>
                    <w:szCs w:val="24"/>
                    <w:lang w:val="vi-VN" w:eastAsia="vi-VN"/>
                  </w:rPr>
                  <w:delText>CRM</w:delText>
                </w:r>
              </w:del>
            </w:ins>
          </w:p>
        </w:tc>
        <w:tc>
          <w:tcPr>
            <w:tcW w:w="1236" w:type="dxa"/>
            <w:tcPrChange w:id="12017" w:author="thu nga" w:date="2024-10-01T10:49:00Z">
              <w:tcPr>
                <w:tcW w:w="1236" w:type="dxa"/>
              </w:tcPr>
            </w:tcPrChange>
          </w:tcPr>
          <w:p w14:paraId="0E7FD1AF" w14:textId="7E710665" w:rsidR="00FF4CD3" w:rsidRPr="00AD0E1A" w:rsidDel="007E0F89" w:rsidRDefault="000E4E67">
            <w:pPr>
              <w:spacing w:before="0" w:line="240" w:lineRule="auto"/>
              <w:contextualSpacing w:val="0"/>
              <w:rPr>
                <w:del w:id="12018" w:author="Phuong Truong Thi" w:date="2024-10-08T18:12:00Z"/>
                <w:rFonts w:ascii="Times New Roman" w:eastAsia="Times New Roman" w:hAnsi="Times New Roman"/>
                <w:sz w:val="24"/>
                <w:szCs w:val="24"/>
                <w:lang w:eastAsia="vi-VN"/>
              </w:rPr>
            </w:pPr>
            <w:ins w:id="12019" w:author="thu nga" w:date="2024-10-01T10:14:00Z">
              <w:del w:id="12020" w:author="Phuong Truong Thi" w:date="2024-10-08T18:12:00Z">
                <w:r w:rsidDel="007E0F89">
                  <w:rPr>
                    <w:rFonts w:ascii="Times New Roman" w:eastAsia="Times New Roman" w:hAnsi="Times New Roman"/>
                    <w:sz w:val="24"/>
                    <w:szCs w:val="24"/>
                    <w:lang w:eastAsia="vi-VN"/>
                  </w:rPr>
                  <w:delText xml:space="preserve">Currency </w:delText>
                </w:r>
              </w:del>
            </w:ins>
            <w:del w:id="12021"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022" w:author="thu nga" w:date="2024-10-01T10:49:00Z">
              <w:tcPr>
                <w:tcW w:w="1417" w:type="dxa"/>
                <w:gridSpan w:val="2"/>
                <w:shd w:val="clear" w:color="auto" w:fill="auto"/>
                <w:noWrap/>
                <w:vAlign w:val="center"/>
              </w:tcPr>
            </w:tcPrChange>
          </w:tcPr>
          <w:p w14:paraId="589BE24A" w14:textId="510F5E3B" w:rsidR="00FF4CD3" w:rsidRPr="00AD0E1A" w:rsidDel="007E0F89" w:rsidRDefault="00FF4CD3">
            <w:pPr>
              <w:spacing w:before="0" w:line="240" w:lineRule="auto"/>
              <w:contextualSpacing w:val="0"/>
              <w:rPr>
                <w:del w:id="12023" w:author="Phuong Truong Thi" w:date="2024-10-08T18:12:00Z"/>
                <w:rFonts w:ascii="Times New Roman" w:eastAsia="Times New Roman" w:hAnsi="Times New Roman"/>
                <w:sz w:val="24"/>
                <w:szCs w:val="24"/>
                <w:lang w:val="vi-VN" w:eastAsia="vi-VN"/>
              </w:rPr>
            </w:pPr>
          </w:p>
        </w:tc>
        <w:tc>
          <w:tcPr>
            <w:tcW w:w="992" w:type="dxa"/>
            <w:tcPrChange w:id="12024" w:author="thu nga" w:date="2024-10-01T10:49:00Z">
              <w:tcPr>
                <w:tcW w:w="851" w:type="dxa"/>
              </w:tcPr>
            </w:tcPrChange>
          </w:tcPr>
          <w:p w14:paraId="4B22DA0E" w14:textId="4A67A215" w:rsidR="00FF4CD3" w:rsidRPr="00AD0E1A" w:rsidDel="007E0F89" w:rsidRDefault="00FF4CD3">
            <w:pPr>
              <w:spacing w:before="0" w:line="240" w:lineRule="auto"/>
              <w:contextualSpacing w:val="0"/>
              <w:jc w:val="center"/>
              <w:rPr>
                <w:del w:id="12025" w:author="Phuong Truong Thi" w:date="2024-10-08T18:12:00Z"/>
                <w:rFonts w:ascii="Times New Roman" w:eastAsia="Times New Roman" w:hAnsi="Times New Roman"/>
                <w:sz w:val="24"/>
                <w:szCs w:val="24"/>
                <w:lang w:val="vi-VN" w:eastAsia="vi-VN"/>
              </w:rPr>
            </w:pPr>
            <w:del w:id="12026"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78A866A8" w14:textId="7A19132B" w:rsidTr="001859AE">
        <w:trPr>
          <w:gridAfter w:val="2"/>
          <w:wAfter w:w="17834" w:type="dxa"/>
          <w:trHeight w:val="276"/>
          <w:del w:id="12027" w:author="Phuong Truong Thi" w:date="2024-10-08T18:12:00Z"/>
          <w:trPrChange w:id="12028" w:author="thu nga" w:date="2024-10-01T10:49:00Z">
            <w:trPr>
              <w:gridAfter w:val="2"/>
              <w:wAfter w:w="17834" w:type="dxa"/>
              <w:trHeight w:val="276"/>
            </w:trPr>
          </w:trPrChange>
        </w:trPr>
        <w:tc>
          <w:tcPr>
            <w:tcW w:w="670" w:type="dxa"/>
            <w:shd w:val="clear" w:color="auto" w:fill="auto"/>
            <w:vAlign w:val="center"/>
            <w:tcPrChange w:id="12029" w:author="thu nga" w:date="2024-10-01T10:49:00Z">
              <w:tcPr>
                <w:tcW w:w="670" w:type="dxa"/>
                <w:shd w:val="clear" w:color="auto" w:fill="auto"/>
                <w:vAlign w:val="center"/>
              </w:tcPr>
            </w:tcPrChange>
          </w:tcPr>
          <w:p w14:paraId="058BF8C6" w14:textId="1DA38C8B" w:rsidR="00FF4CD3" w:rsidRPr="00AD0E1A" w:rsidDel="007E0F89" w:rsidRDefault="00FF4CD3">
            <w:pPr>
              <w:pStyle w:val="ListParagraph"/>
              <w:numPr>
                <w:ilvl w:val="0"/>
                <w:numId w:val="62"/>
              </w:numPr>
              <w:spacing w:before="0" w:line="240" w:lineRule="auto"/>
              <w:contextualSpacing w:val="0"/>
              <w:jc w:val="left"/>
              <w:rPr>
                <w:del w:id="12030" w:author="Phuong Truong Thi" w:date="2024-10-08T18:12:00Z"/>
                <w:rFonts w:eastAsia="Times New Roman"/>
                <w:szCs w:val="24"/>
                <w:lang w:val="vi-VN" w:eastAsia="vi-VN"/>
              </w:rPr>
            </w:pPr>
          </w:p>
        </w:tc>
        <w:tc>
          <w:tcPr>
            <w:tcW w:w="1735" w:type="dxa"/>
            <w:gridSpan w:val="2"/>
            <w:shd w:val="clear" w:color="auto" w:fill="auto"/>
            <w:vAlign w:val="center"/>
            <w:tcPrChange w:id="12031" w:author="thu nga" w:date="2024-10-01T10:49:00Z">
              <w:tcPr>
                <w:tcW w:w="1735" w:type="dxa"/>
                <w:gridSpan w:val="2"/>
                <w:shd w:val="clear" w:color="auto" w:fill="auto"/>
                <w:vAlign w:val="center"/>
              </w:tcPr>
            </w:tcPrChange>
          </w:tcPr>
          <w:p w14:paraId="65D388A3" w14:textId="6B325161" w:rsidR="00FF4CD3" w:rsidRPr="008E60BE" w:rsidDel="007E0F89" w:rsidRDefault="00FF4CD3">
            <w:pPr>
              <w:spacing w:before="0" w:line="240" w:lineRule="auto"/>
              <w:contextualSpacing w:val="0"/>
              <w:rPr>
                <w:del w:id="12032" w:author="Phuong Truong Thi" w:date="2024-10-08T18:12:00Z"/>
                <w:rFonts w:ascii="Times New Roman" w:hAnsi="Times New Roman"/>
                <w:sz w:val="24"/>
                <w:szCs w:val="24"/>
              </w:rPr>
            </w:pPr>
            <w:del w:id="12033" w:author="Phuong Truong Thi" w:date="2024-10-08T18:12:00Z">
              <w:r w:rsidRPr="008E60BE" w:rsidDel="007E0F89">
                <w:rPr>
                  <w:rFonts w:ascii="Times New Roman" w:hAnsi="Times New Roman"/>
                  <w:sz w:val="24"/>
                  <w:szCs w:val="24"/>
                </w:rPr>
                <w:delText>Dư nợ Auto loan</w:delText>
              </w:r>
            </w:del>
          </w:p>
        </w:tc>
        <w:tc>
          <w:tcPr>
            <w:tcW w:w="2230" w:type="dxa"/>
            <w:vAlign w:val="center"/>
            <w:tcPrChange w:id="12034" w:author="thu nga" w:date="2024-10-01T10:49:00Z">
              <w:tcPr>
                <w:tcW w:w="2230" w:type="dxa"/>
                <w:vAlign w:val="center"/>
              </w:tcPr>
            </w:tcPrChange>
          </w:tcPr>
          <w:p w14:paraId="778A60EC" w14:textId="3BE63EE5" w:rsidR="00FF4CD3" w:rsidRPr="00E25144" w:rsidDel="007E0F89" w:rsidRDefault="00FF4CD3">
            <w:pPr>
              <w:spacing w:before="0" w:line="240" w:lineRule="auto"/>
              <w:contextualSpacing w:val="0"/>
              <w:rPr>
                <w:del w:id="12035" w:author="Phuong Truong Thi" w:date="2024-10-08T18:12:00Z"/>
                <w:rFonts w:ascii="Times New Roman" w:eastAsia="Times New Roman" w:hAnsi="Times New Roman"/>
                <w:sz w:val="24"/>
                <w:szCs w:val="24"/>
                <w:lang w:eastAsia="vi-VN"/>
              </w:rPr>
            </w:pPr>
            <w:del w:id="12036" w:author="Phuong Truong Thi" w:date="2024-10-08T18:12:00Z">
              <w:r w:rsidRPr="00E25144" w:rsidDel="007E0F89">
                <w:rPr>
                  <w:rFonts w:ascii="Times New Roman" w:hAnsi="Times New Roman"/>
                  <w:sz w:val="24"/>
                  <w:szCs w:val="24"/>
                </w:rPr>
                <w:delText>Tổng Dư nợ  Auto loan của KH tại ngày dữ liệu</w:delText>
              </w:r>
            </w:del>
          </w:p>
        </w:tc>
        <w:tc>
          <w:tcPr>
            <w:tcW w:w="1070" w:type="dxa"/>
            <w:tcPrChange w:id="12037" w:author="thu nga" w:date="2024-10-01T10:49:00Z">
              <w:tcPr>
                <w:tcW w:w="1070" w:type="dxa"/>
              </w:tcPr>
            </w:tcPrChange>
          </w:tcPr>
          <w:p w14:paraId="1203B4D0" w14:textId="4189ACCB" w:rsidR="00FF4CD3" w:rsidDel="007E0F89" w:rsidRDefault="00FF4CD3">
            <w:pPr>
              <w:spacing w:before="0" w:line="240" w:lineRule="auto"/>
              <w:contextualSpacing w:val="0"/>
              <w:jc w:val="center"/>
              <w:rPr>
                <w:del w:id="12038" w:author="Phuong Truong Thi" w:date="2024-10-08T18:12:00Z"/>
                <w:rFonts w:ascii="Times New Roman" w:eastAsia="Times New Roman" w:hAnsi="Times New Roman"/>
                <w:sz w:val="24"/>
                <w:szCs w:val="24"/>
                <w:lang w:eastAsia="vi-VN"/>
              </w:rPr>
              <w:pPrChange w:id="12039" w:author="thu nga" w:date="2024-09-30T15:15:00Z">
                <w:pPr>
                  <w:spacing w:before="0" w:line="240" w:lineRule="auto"/>
                  <w:contextualSpacing w:val="0"/>
                </w:pPr>
              </w:pPrChange>
            </w:pPr>
            <w:ins w:id="12040" w:author="thu nga" w:date="2024-09-30T15:13:00Z">
              <w:del w:id="12041" w:author="Phuong Truong Thi" w:date="2024-10-08T18:12:00Z">
                <w:r w:rsidRPr="00DB1C47" w:rsidDel="007E0F89">
                  <w:rPr>
                    <w:rFonts w:ascii="Times New Roman" w:eastAsia="Times New Roman" w:hAnsi="Times New Roman"/>
                    <w:sz w:val="24"/>
                    <w:szCs w:val="24"/>
                    <w:lang w:val="vi-VN" w:eastAsia="vi-VN"/>
                  </w:rPr>
                  <w:delText>CRM</w:delText>
                </w:r>
              </w:del>
            </w:ins>
          </w:p>
        </w:tc>
        <w:tc>
          <w:tcPr>
            <w:tcW w:w="1236" w:type="dxa"/>
            <w:tcPrChange w:id="12042" w:author="thu nga" w:date="2024-10-01T10:49:00Z">
              <w:tcPr>
                <w:tcW w:w="1236" w:type="dxa"/>
              </w:tcPr>
            </w:tcPrChange>
          </w:tcPr>
          <w:p w14:paraId="7F2DC4B4" w14:textId="0BB464F4" w:rsidR="00FF4CD3" w:rsidRPr="00AD0E1A" w:rsidDel="007E0F89" w:rsidRDefault="000E4E67">
            <w:pPr>
              <w:spacing w:before="0" w:line="240" w:lineRule="auto"/>
              <w:contextualSpacing w:val="0"/>
              <w:rPr>
                <w:del w:id="12043" w:author="Phuong Truong Thi" w:date="2024-10-08T18:12:00Z"/>
                <w:rFonts w:ascii="Times New Roman" w:eastAsia="Times New Roman" w:hAnsi="Times New Roman"/>
                <w:sz w:val="24"/>
                <w:szCs w:val="24"/>
                <w:lang w:eastAsia="vi-VN"/>
              </w:rPr>
            </w:pPr>
            <w:ins w:id="12044" w:author="thu nga" w:date="2024-10-01T10:14:00Z">
              <w:del w:id="12045" w:author="Phuong Truong Thi" w:date="2024-10-08T18:12:00Z">
                <w:r w:rsidDel="007E0F89">
                  <w:rPr>
                    <w:rFonts w:ascii="Times New Roman" w:eastAsia="Times New Roman" w:hAnsi="Times New Roman"/>
                    <w:sz w:val="24"/>
                    <w:szCs w:val="24"/>
                    <w:lang w:eastAsia="vi-VN"/>
                  </w:rPr>
                  <w:delText xml:space="preserve">Currency </w:delText>
                </w:r>
              </w:del>
            </w:ins>
            <w:del w:id="12046"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047" w:author="thu nga" w:date="2024-10-01T10:49:00Z">
              <w:tcPr>
                <w:tcW w:w="1417" w:type="dxa"/>
                <w:gridSpan w:val="2"/>
                <w:shd w:val="clear" w:color="auto" w:fill="auto"/>
                <w:noWrap/>
                <w:vAlign w:val="center"/>
              </w:tcPr>
            </w:tcPrChange>
          </w:tcPr>
          <w:p w14:paraId="19E03863" w14:textId="229197BE" w:rsidR="00FF4CD3" w:rsidRPr="00AD0E1A" w:rsidDel="007E0F89" w:rsidRDefault="00FF4CD3">
            <w:pPr>
              <w:spacing w:before="0" w:line="240" w:lineRule="auto"/>
              <w:contextualSpacing w:val="0"/>
              <w:rPr>
                <w:del w:id="12048" w:author="Phuong Truong Thi" w:date="2024-10-08T18:12:00Z"/>
                <w:rFonts w:ascii="Times New Roman" w:eastAsia="Times New Roman" w:hAnsi="Times New Roman"/>
                <w:sz w:val="24"/>
                <w:szCs w:val="24"/>
                <w:lang w:val="vi-VN" w:eastAsia="vi-VN"/>
              </w:rPr>
            </w:pPr>
          </w:p>
        </w:tc>
        <w:tc>
          <w:tcPr>
            <w:tcW w:w="992" w:type="dxa"/>
            <w:tcPrChange w:id="12049" w:author="thu nga" w:date="2024-10-01T10:49:00Z">
              <w:tcPr>
                <w:tcW w:w="851" w:type="dxa"/>
              </w:tcPr>
            </w:tcPrChange>
          </w:tcPr>
          <w:p w14:paraId="2C880158" w14:textId="647510F9" w:rsidR="00FF4CD3" w:rsidRPr="00AD0E1A" w:rsidDel="007E0F89" w:rsidRDefault="00FF4CD3">
            <w:pPr>
              <w:spacing w:before="0" w:line="240" w:lineRule="auto"/>
              <w:contextualSpacing w:val="0"/>
              <w:jc w:val="center"/>
              <w:rPr>
                <w:del w:id="12050" w:author="Phuong Truong Thi" w:date="2024-10-08T18:12:00Z"/>
                <w:rFonts w:ascii="Times New Roman" w:eastAsia="Times New Roman" w:hAnsi="Times New Roman"/>
                <w:sz w:val="24"/>
                <w:szCs w:val="24"/>
                <w:lang w:val="vi-VN" w:eastAsia="vi-VN"/>
              </w:rPr>
            </w:pPr>
            <w:del w:id="12051"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367EDAC8" w14:textId="6726B2F0" w:rsidTr="001859AE">
        <w:trPr>
          <w:gridAfter w:val="2"/>
          <w:wAfter w:w="17834" w:type="dxa"/>
          <w:trHeight w:val="276"/>
          <w:del w:id="12052" w:author="Phuong Truong Thi" w:date="2024-10-08T18:12:00Z"/>
          <w:trPrChange w:id="12053" w:author="thu nga" w:date="2024-10-01T10:49:00Z">
            <w:trPr>
              <w:gridAfter w:val="2"/>
              <w:wAfter w:w="17834" w:type="dxa"/>
              <w:trHeight w:val="276"/>
            </w:trPr>
          </w:trPrChange>
        </w:trPr>
        <w:tc>
          <w:tcPr>
            <w:tcW w:w="670" w:type="dxa"/>
            <w:shd w:val="clear" w:color="auto" w:fill="auto"/>
            <w:vAlign w:val="center"/>
            <w:tcPrChange w:id="12054" w:author="thu nga" w:date="2024-10-01T10:49:00Z">
              <w:tcPr>
                <w:tcW w:w="670" w:type="dxa"/>
                <w:shd w:val="clear" w:color="auto" w:fill="auto"/>
                <w:vAlign w:val="center"/>
              </w:tcPr>
            </w:tcPrChange>
          </w:tcPr>
          <w:p w14:paraId="6F772521" w14:textId="2F015C59" w:rsidR="00FF4CD3" w:rsidRPr="00AD0E1A" w:rsidDel="007E0F89" w:rsidRDefault="00FF4CD3">
            <w:pPr>
              <w:pStyle w:val="ListParagraph"/>
              <w:numPr>
                <w:ilvl w:val="0"/>
                <w:numId w:val="62"/>
              </w:numPr>
              <w:spacing w:before="0" w:line="240" w:lineRule="auto"/>
              <w:contextualSpacing w:val="0"/>
              <w:jc w:val="left"/>
              <w:rPr>
                <w:del w:id="12055" w:author="Phuong Truong Thi" w:date="2024-10-08T18:12:00Z"/>
                <w:rFonts w:eastAsia="Times New Roman"/>
                <w:szCs w:val="24"/>
                <w:lang w:val="vi-VN" w:eastAsia="vi-VN"/>
              </w:rPr>
            </w:pPr>
          </w:p>
        </w:tc>
        <w:tc>
          <w:tcPr>
            <w:tcW w:w="1735" w:type="dxa"/>
            <w:gridSpan w:val="2"/>
            <w:shd w:val="clear" w:color="auto" w:fill="auto"/>
            <w:vAlign w:val="center"/>
            <w:tcPrChange w:id="12056" w:author="thu nga" w:date="2024-10-01T10:49:00Z">
              <w:tcPr>
                <w:tcW w:w="1735" w:type="dxa"/>
                <w:gridSpan w:val="2"/>
                <w:shd w:val="clear" w:color="auto" w:fill="auto"/>
                <w:vAlign w:val="center"/>
              </w:tcPr>
            </w:tcPrChange>
          </w:tcPr>
          <w:p w14:paraId="48D8449F" w14:textId="152AE2B6" w:rsidR="00FF4CD3" w:rsidRPr="008E60BE" w:rsidDel="007E0F89" w:rsidRDefault="00FF4CD3">
            <w:pPr>
              <w:spacing w:before="0" w:line="240" w:lineRule="auto"/>
              <w:contextualSpacing w:val="0"/>
              <w:rPr>
                <w:del w:id="12057" w:author="Phuong Truong Thi" w:date="2024-10-08T18:12:00Z"/>
                <w:rFonts w:ascii="Times New Roman" w:hAnsi="Times New Roman"/>
                <w:sz w:val="24"/>
                <w:szCs w:val="24"/>
              </w:rPr>
            </w:pPr>
            <w:del w:id="12058" w:author="Phuong Truong Thi" w:date="2024-10-08T18:12:00Z">
              <w:r w:rsidRPr="008E60BE" w:rsidDel="007E0F89">
                <w:rPr>
                  <w:rFonts w:ascii="Times New Roman" w:hAnsi="Times New Roman"/>
                  <w:sz w:val="24"/>
                  <w:szCs w:val="24"/>
                </w:rPr>
                <w:delText>Dư nợ Bussiness loan</w:delText>
              </w:r>
            </w:del>
          </w:p>
        </w:tc>
        <w:tc>
          <w:tcPr>
            <w:tcW w:w="2230" w:type="dxa"/>
            <w:vAlign w:val="center"/>
            <w:tcPrChange w:id="12059" w:author="thu nga" w:date="2024-10-01T10:49:00Z">
              <w:tcPr>
                <w:tcW w:w="2230" w:type="dxa"/>
                <w:vAlign w:val="center"/>
              </w:tcPr>
            </w:tcPrChange>
          </w:tcPr>
          <w:p w14:paraId="4F7A61E6" w14:textId="6FD51D37" w:rsidR="00FF4CD3" w:rsidRPr="00E25144" w:rsidDel="007E0F89" w:rsidRDefault="00FF4CD3">
            <w:pPr>
              <w:spacing w:before="0" w:line="240" w:lineRule="auto"/>
              <w:contextualSpacing w:val="0"/>
              <w:rPr>
                <w:del w:id="12060" w:author="Phuong Truong Thi" w:date="2024-10-08T18:12:00Z"/>
                <w:rFonts w:ascii="Times New Roman" w:eastAsia="Times New Roman" w:hAnsi="Times New Roman"/>
                <w:sz w:val="24"/>
                <w:szCs w:val="24"/>
                <w:lang w:eastAsia="vi-VN"/>
              </w:rPr>
            </w:pPr>
            <w:del w:id="12061" w:author="Phuong Truong Thi" w:date="2024-10-08T18:12:00Z">
              <w:r w:rsidRPr="00E25144" w:rsidDel="007E0F89">
                <w:rPr>
                  <w:rFonts w:ascii="Times New Roman" w:hAnsi="Times New Roman"/>
                  <w:sz w:val="24"/>
                  <w:szCs w:val="24"/>
                </w:rPr>
                <w:delText>Tổng Dư nợ Bussiness loan của KH tại ngày dữ liệu</w:delText>
              </w:r>
            </w:del>
          </w:p>
        </w:tc>
        <w:tc>
          <w:tcPr>
            <w:tcW w:w="1070" w:type="dxa"/>
            <w:tcPrChange w:id="12062" w:author="thu nga" w:date="2024-10-01T10:49:00Z">
              <w:tcPr>
                <w:tcW w:w="1070" w:type="dxa"/>
              </w:tcPr>
            </w:tcPrChange>
          </w:tcPr>
          <w:p w14:paraId="2B90F509" w14:textId="5FE1B1A6" w:rsidR="00FF4CD3" w:rsidDel="007E0F89" w:rsidRDefault="00FF4CD3">
            <w:pPr>
              <w:spacing w:before="0" w:line="240" w:lineRule="auto"/>
              <w:contextualSpacing w:val="0"/>
              <w:jc w:val="center"/>
              <w:rPr>
                <w:del w:id="12063" w:author="Phuong Truong Thi" w:date="2024-10-08T18:12:00Z"/>
                <w:rFonts w:ascii="Times New Roman" w:eastAsia="Times New Roman" w:hAnsi="Times New Roman"/>
                <w:sz w:val="24"/>
                <w:szCs w:val="24"/>
                <w:lang w:eastAsia="vi-VN"/>
              </w:rPr>
              <w:pPrChange w:id="12064" w:author="thu nga" w:date="2024-09-30T15:15:00Z">
                <w:pPr>
                  <w:spacing w:before="0" w:line="240" w:lineRule="auto"/>
                  <w:contextualSpacing w:val="0"/>
                </w:pPr>
              </w:pPrChange>
            </w:pPr>
            <w:ins w:id="12065" w:author="thu nga" w:date="2024-09-30T15:14:00Z">
              <w:del w:id="12066" w:author="Phuong Truong Thi" w:date="2024-10-08T18:12:00Z">
                <w:r w:rsidRPr="00BF42A8" w:rsidDel="007E0F89">
                  <w:rPr>
                    <w:rFonts w:ascii="Times New Roman" w:eastAsia="Times New Roman" w:hAnsi="Times New Roman"/>
                    <w:sz w:val="24"/>
                    <w:szCs w:val="24"/>
                    <w:lang w:val="vi-VN" w:eastAsia="vi-VN"/>
                  </w:rPr>
                  <w:delText>CRM</w:delText>
                </w:r>
              </w:del>
            </w:ins>
          </w:p>
        </w:tc>
        <w:tc>
          <w:tcPr>
            <w:tcW w:w="1236" w:type="dxa"/>
            <w:tcPrChange w:id="12067" w:author="thu nga" w:date="2024-10-01T10:49:00Z">
              <w:tcPr>
                <w:tcW w:w="1236" w:type="dxa"/>
              </w:tcPr>
            </w:tcPrChange>
          </w:tcPr>
          <w:p w14:paraId="2BCD5550" w14:textId="694AB9DD" w:rsidR="00FF4CD3" w:rsidRPr="00AD0E1A" w:rsidDel="007E0F89" w:rsidRDefault="000E4E67">
            <w:pPr>
              <w:spacing w:before="0" w:line="240" w:lineRule="auto"/>
              <w:contextualSpacing w:val="0"/>
              <w:rPr>
                <w:del w:id="12068" w:author="Phuong Truong Thi" w:date="2024-10-08T18:12:00Z"/>
                <w:rFonts w:ascii="Times New Roman" w:eastAsia="Times New Roman" w:hAnsi="Times New Roman"/>
                <w:sz w:val="24"/>
                <w:szCs w:val="24"/>
                <w:lang w:eastAsia="vi-VN"/>
              </w:rPr>
            </w:pPr>
            <w:ins w:id="12069" w:author="thu nga" w:date="2024-10-01T10:14:00Z">
              <w:del w:id="12070" w:author="Phuong Truong Thi" w:date="2024-10-08T18:12:00Z">
                <w:r w:rsidDel="007E0F89">
                  <w:rPr>
                    <w:rFonts w:ascii="Times New Roman" w:eastAsia="Times New Roman" w:hAnsi="Times New Roman"/>
                    <w:sz w:val="24"/>
                    <w:szCs w:val="24"/>
                    <w:lang w:eastAsia="vi-VN"/>
                  </w:rPr>
                  <w:delText xml:space="preserve">Currency </w:delText>
                </w:r>
              </w:del>
            </w:ins>
            <w:del w:id="12071"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072" w:author="thu nga" w:date="2024-10-01T10:49:00Z">
              <w:tcPr>
                <w:tcW w:w="1417" w:type="dxa"/>
                <w:gridSpan w:val="2"/>
                <w:shd w:val="clear" w:color="auto" w:fill="auto"/>
                <w:noWrap/>
                <w:vAlign w:val="center"/>
              </w:tcPr>
            </w:tcPrChange>
          </w:tcPr>
          <w:p w14:paraId="7F4EB7D3" w14:textId="72C94CE4" w:rsidR="00FF4CD3" w:rsidRPr="00AD0E1A" w:rsidDel="007E0F89" w:rsidRDefault="00FF4CD3">
            <w:pPr>
              <w:spacing w:before="0" w:line="240" w:lineRule="auto"/>
              <w:contextualSpacing w:val="0"/>
              <w:rPr>
                <w:del w:id="12073" w:author="Phuong Truong Thi" w:date="2024-10-08T18:12:00Z"/>
                <w:rFonts w:ascii="Times New Roman" w:eastAsia="Times New Roman" w:hAnsi="Times New Roman"/>
                <w:sz w:val="24"/>
                <w:szCs w:val="24"/>
                <w:lang w:val="vi-VN" w:eastAsia="vi-VN"/>
              </w:rPr>
            </w:pPr>
          </w:p>
        </w:tc>
        <w:tc>
          <w:tcPr>
            <w:tcW w:w="992" w:type="dxa"/>
            <w:tcPrChange w:id="12074" w:author="thu nga" w:date="2024-10-01T10:49:00Z">
              <w:tcPr>
                <w:tcW w:w="851" w:type="dxa"/>
              </w:tcPr>
            </w:tcPrChange>
          </w:tcPr>
          <w:p w14:paraId="327B126E" w14:textId="6B98FCCA" w:rsidR="00FF4CD3" w:rsidRPr="00AD0E1A" w:rsidDel="007E0F89" w:rsidRDefault="00FF4CD3">
            <w:pPr>
              <w:spacing w:before="0" w:line="240" w:lineRule="auto"/>
              <w:contextualSpacing w:val="0"/>
              <w:jc w:val="center"/>
              <w:rPr>
                <w:del w:id="12075" w:author="Phuong Truong Thi" w:date="2024-10-08T18:12:00Z"/>
                <w:rFonts w:ascii="Times New Roman" w:eastAsia="Times New Roman" w:hAnsi="Times New Roman"/>
                <w:sz w:val="24"/>
                <w:szCs w:val="24"/>
                <w:lang w:val="vi-VN" w:eastAsia="vi-VN"/>
              </w:rPr>
            </w:pPr>
            <w:del w:id="12076"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0FCE8A61" w14:textId="09CD08E5" w:rsidTr="001859AE">
        <w:trPr>
          <w:gridAfter w:val="2"/>
          <w:wAfter w:w="17834" w:type="dxa"/>
          <w:trHeight w:val="276"/>
          <w:del w:id="12077" w:author="Phuong Truong Thi" w:date="2024-10-08T18:12:00Z"/>
          <w:trPrChange w:id="12078" w:author="thu nga" w:date="2024-10-01T10:49:00Z">
            <w:trPr>
              <w:gridAfter w:val="2"/>
              <w:wAfter w:w="17834" w:type="dxa"/>
              <w:trHeight w:val="276"/>
            </w:trPr>
          </w:trPrChange>
        </w:trPr>
        <w:tc>
          <w:tcPr>
            <w:tcW w:w="670" w:type="dxa"/>
            <w:shd w:val="clear" w:color="auto" w:fill="auto"/>
            <w:vAlign w:val="center"/>
            <w:tcPrChange w:id="12079" w:author="thu nga" w:date="2024-10-01T10:49:00Z">
              <w:tcPr>
                <w:tcW w:w="670" w:type="dxa"/>
                <w:shd w:val="clear" w:color="auto" w:fill="auto"/>
                <w:vAlign w:val="center"/>
              </w:tcPr>
            </w:tcPrChange>
          </w:tcPr>
          <w:p w14:paraId="3B9BF5CF" w14:textId="52AB8E35" w:rsidR="00FF4CD3" w:rsidRPr="00AD0E1A" w:rsidDel="007E0F89" w:rsidRDefault="00FF4CD3">
            <w:pPr>
              <w:pStyle w:val="ListParagraph"/>
              <w:numPr>
                <w:ilvl w:val="0"/>
                <w:numId w:val="62"/>
              </w:numPr>
              <w:spacing w:before="0" w:line="240" w:lineRule="auto"/>
              <w:contextualSpacing w:val="0"/>
              <w:jc w:val="left"/>
              <w:rPr>
                <w:del w:id="12080" w:author="Phuong Truong Thi" w:date="2024-10-08T18:12:00Z"/>
                <w:rFonts w:eastAsia="Times New Roman"/>
                <w:szCs w:val="24"/>
                <w:lang w:val="vi-VN" w:eastAsia="vi-VN"/>
              </w:rPr>
            </w:pPr>
          </w:p>
        </w:tc>
        <w:tc>
          <w:tcPr>
            <w:tcW w:w="1735" w:type="dxa"/>
            <w:gridSpan w:val="2"/>
            <w:shd w:val="clear" w:color="auto" w:fill="auto"/>
            <w:vAlign w:val="center"/>
            <w:tcPrChange w:id="12081" w:author="thu nga" w:date="2024-10-01T10:49:00Z">
              <w:tcPr>
                <w:tcW w:w="1735" w:type="dxa"/>
                <w:gridSpan w:val="2"/>
                <w:shd w:val="clear" w:color="auto" w:fill="auto"/>
                <w:vAlign w:val="center"/>
              </w:tcPr>
            </w:tcPrChange>
          </w:tcPr>
          <w:p w14:paraId="6931E727" w14:textId="4A0AEEE0" w:rsidR="00FF4CD3" w:rsidRPr="008E60BE" w:rsidDel="007E0F89" w:rsidRDefault="00FF4CD3">
            <w:pPr>
              <w:spacing w:before="0" w:line="240" w:lineRule="auto"/>
              <w:contextualSpacing w:val="0"/>
              <w:rPr>
                <w:del w:id="12082" w:author="Phuong Truong Thi" w:date="2024-10-08T18:12:00Z"/>
                <w:rFonts w:ascii="Times New Roman" w:hAnsi="Times New Roman"/>
                <w:sz w:val="24"/>
                <w:szCs w:val="24"/>
              </w:rPr>
            </w:pPr>
            <w:del w:id="12083" w:author="Phuong Truong Thi" w:date="2024-10-08T18:12:00Z">
              <w:r w:rsidRPr="008E60BE" w:rsidDel="007E0F89">
                <w:rPr>
                  <w:rFonts w:ascii="Times New Roman" w:hAnsi="Times New Roman"/>
                  <w:sz w:val="24"/>
                  <w:szCs w:val="24"/>
                </w:rPr>
                <w:delText>Dư nợ Consumption loan</w:delText>
              </w:r>
            </w:del>
          </w:p>
        </w:tc>
        <w:tc>
          <w:tcPr>
            <w:tcW w:w="2230" w:type="dxa"/>
            <w:vAlign w:val="center"/>
            <w:tcPrChange w:id="12084" w:author="thu nga" w:date="2024-10-01T10:49:00Z">
              <w:tcPr>
                <w:tcW w:w="2230" w:type="dxa"/>
                <w:vAlign w:val="center"/>
              </w:tcPr>
            </w:tcPrChange>
          </w:tcPr>
          <w:p w14:paraId="20283453" w14:textId="7EC36C85" w:rsidR="00FF4CD3" w:rsidRPr="00E25144" w:rsidDel="007E0F89" w:rsidRDefault="00FF4CD3">
            <w:pPr>
              <w:spacing w:before="0" w:line="240" w:lineRule="auto"/>
              <w:contextualSpacing w:val="0"/>
              <w:rPr>
                <w:del w:id="12085" w:author="Phuong Truong Thi" w:date="2024-10-08T18:12:00Z"/>
                <w:rFonts w:ascii="Times New Roman" w:eastAsia="Times New Roman" w:hAnsi="Times New Roman"/>
                <w:sz w:val="24"/>
                <w:szCs w:val="24"/>
                <w:lang w:eastAsia="vi-VN"/>
              </w:rPr>
            </w:pPr>
            <w:del w:id="12086" w:author="Phuong Truong Thi" w:date="2024-10-08T18:12:00Z">
              <w:r w:rsidRPr="00E25144" w:rsidDel="007E0F89">
                <w:rPr>
                  <w:rFonts w:ascii="Times New Roman" w:hAnsi="Times New Roman"/>
                  <w:sz w:val="24"/>
                  <w:szCs w:val="24"/>
                </w:rPr>
                <w:delText>Tổng Dư nợ Consumption loan của KH tại ngày dữ liệu</w:delText>
              </w:r>
            </w:del>
          </w:p>
        </w:tc>
        <w:tc>
          <w:tcPr>
            <w:tcW w:w="1070" w:type="dxa"/>
            <w:tcPrChange w:id="12087" w:author="thu nga" w:date="2024-10-01T10:49:00Z">
              <w:tcPr>
                <w:tcW w:w="1070" w:type="dxa"/>
              </w:tcPr>
            </w:tcPrChange>
          </w:tcPr>
          <w:p w14:paraId="0F630903" w14:textId="3AEA89D3" w:rsidR="00FF4CD3" w:rsidDel="007E0F89" w:rsidRDefault="00FF4CD3">
            <w:pPr>
              <w:spacing w:before="0" w:line="240" w:lineRule="auto"/>
              <w:contextualSpacing w:val="0"/>
              <w:jc w:val="center"/>
              <w:rPr>
                <w:del w:id="12088" w:author="Phuong Truong Thi" w:date="2024-10-08T18:12:00Z"/>
                <w:rFonts w:ascii="Times New Roman" w:eastAsia="Times New Roman" w:hAnsi="Times New Roman"/>
                <w:sz w:val="24"/>
                <w:szCs w:val="24"/>
                <w:lang w:eastAsia="vi-VN"/>
              </w:rPr>
              <w:pPrChange w:id="12089" w:author="thu nga" w:date="2024-09-30T15:15:00Z">
                <w:pPr>
                  <w:spacing w:before="0" w:line="240" w:lineRule="auto"/>
                  <w:contextualSpacing w:val="0"/>
                </w:pPr>
              </w:pPrChange>
            </w:pPr>
            <w:ins w:id="12090" w:author="thu nga" w:date="2024-09-30T15:14:00Z">
              <w:del w:id="12091" w:author="Phuong Truong Thi" w:date="2024-10-08T18:12:00Z">
                <w:r w:rsidRPr="00BF42A8" w:rsidDel="007E0F89">
                  <w:rPr>
                    <w:rFonts w:ascii="Times New Roman" w:eastAsia="Times New Roman" w:hAnsi="Times New Roman"/>
                    <w:sz w:val="24"/>
                    <w:szCs w:val="24"/>
                    <w:lang w:val="vi-VN" w:eastAsia="vi-VN"/>
                  </w:rPr>
                  <w:delText>CRM</w:delText>
                </w:r>
              </w:del>
            </w:ins>
          </w:p>
        </w:tc>
        <w:tc>
          <w:tcPr>
            <w:tcW w:w="1236" w:type="dxa"/>
            <w:tcPrChange w:id="12092" w:author="thu nga" w:date="2024-10-01T10:49:00Z">
              <w:tcPr>
                <w:tcW w:w="1236" w:type="dxa"/>
              </w:tcPr>
            </w:tcPrChange>
          </w:tcPr>
          <w:p w14:paraId="3A7DC505" w14:textId="60E7271D" w:rsidR="00FF4CD3" w:rsidRPr="00AD0E1A" w:rsidDel="007E0F89" w:rsidRDefault="000E4E67">
            <w:pPr>
              <w:spacing w:before="0" w:line="240" w:lineRule="auto"/>
              <w:contextualSpacing w:val="0"/>
              <w:rPr>
                <w:del w:id="12093" w:author="Phuong Truong Thi" w:date="2024-10-08T18:12:00Z"/>
                <w:rFonts w:ascii="Times New Roman" w:eastAsia="Times New Roman" w:hAnsi="Times New Roman"/>
                <w:sz w:val="24"/>
                <w:szCs w:val="24"/>
                <w:lang w:eastAsia="vi-VN"/>
              </w:rPr>
            </w:pPr>
            <w:ins w:id="12094" w:author="thu nga" w:date="2024-10-01T10:14:00Z">
              <w:del w:id="12095" w:author="Phuong Truong Thi" w:date="2024-10-08T18:12:00Z">
                <w:r w:rsidDel="007E0F89">
                  <w:rPr>
                    <w:rFonts w:ascii="Times New Roman" w:eastAsia="Times New Roman" w:hAnsi="Times New Roman"/>
                    <w:sz w:val="24"/>
                    <w:szCs w:val="24"/>
                    <w:lang w:eastAsia="vi-VN"/>
                  </w:rPr>
                  <w:delText xml:space="preserve">Currency </w:delText>
                </w:r>
              </w:del>
            </w:ins>
            <w:del w:id="12096"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097" w:author="thu nga" w:date="2024-10-01T10:49:00Z">
              <w:tcPr>
                <w:tcW w:w="1417" w:type="dxa"/>
                <w:gridSpan w:val="2"/>
                <w:shd w:val="clear" w:color="auto" w:fill="auto"/>
                <w:noWrap/>
                <w:vAlign w:val="center"/>
              </w:tcPr>
            </w:tcPrChange>
          </w:tcPr>
          <w:p w14:paraId="05FC2258" w14:textId="1ED478E0" w:rsidR="00FF4CD3" w:rsidRPr="00AD0E1A" w:rsidDel="007E0F89" w:rsidRDefault="00FF4CD3">
            <w:pPr>
              <w:spacing w:before="0" w:line="240" w:lineRule="auto"/>
              <w:contextualSpacing w:val="0"/>
              <w:rPr>
                <w:del w:id="12098" w:author="Phuong Truong Thi" w:date="2024-10-08T18:12:00Z"/>
                <w:rFonts w:ascii="Times New Roman" w:eastAsia="Times New Roman" w:hAnsi="Times New Roman"/>
                <w:sz w:val="24"/>
                <w:szCs w:val="24"/>
                <w:lang w:val="vi-VN" w:eastAsia="vi-VN"/>
              </w:rPr>
            </w:pPr>
          </w:p>
        </w:tc>
        <w:tc>
          <w:tcPr>
            <w:tcW w:w="992" w:type="dxa"/>
            <w:tcPrChange w:id="12099" w:author="thu nga" w:date="2024-10-01T10:49:00Z">
              <w:tcPr>
                <w:tcW w:w="851" w:type="dxa"/>
              </w:tcPr>
            </w:tcPrChange>
          </w:tcPr>
          <w:p w14:paraId="7F2028EA" w14:textId="75138B1F" w:rsidR="00FF4CD3" w:rsidRPr="00AD0E1A" w:rsidDel="007E0F89" w:rsidRDefault="00FF4CD3">
            <w:pPr>
              <w:spacing w:before="0" w:line="240" w:lineRule="auto"/>
              <w:contextualSpacing w:val="0"/>
              <w:jc w:val="center"/>
              <w:rPr>
                <w:del w:id="12100" w:author="Phuong Truong Thi" w:date="2024-10-08T18:12:00Z"/>
                <w:rFonts w:ascii="Times New Roman" w:eastAsia="Times New Roman" w:hAnsi="Times New Roman"/>
                <w:sz w:val="24"/>
                <w:szCs w:val="24"/>
                <w:lang w:val="vi-VN" w:eastAsia="vi-VN"/>
              </w:rPr>
            </w:pPr>
            <w:del w:id="12101"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AD0E1A" w:rsidDel="007E0F89" w14:paraId="0DBB593E" w14:textId="60AC0ED6" w:rsidTr="001859AE">
        <w:trPr>
          <w:gridAfter w:val="2"/>
          <w:wAfter w:w="17834" w:type="dxa"/>
          <w:trHeight w:val="276"/>
          <w:del w:id="12102" w:author="Phuong Truong Thi" w:date="2024-10-08T18:12:00Z"/>
          <w:trPrChange w:id="12103" w:author="thu nga" w:date="2024-10-01T10:49:00Z">
            <w:trPr>
              <w:gridAfter w:val="2"/>
              <w:wAfter w:w="17834" w:type="dxa"/>
              <w:trHeight w:val="276"/>
            </w:trPr>
          </w:trPrChange>
        </w:trPr>
        <w:tc>
          <w:tcPr>
            <w:tcW w:w="670" w:type="dxa"/>
            <w:shd w:val="clear" w:color="auto" w:fill="auto"/>
            <w:vAlign w:val="center"/>
            <w:tcPrChange w:id="12104" w:author="thu nga" w:date="2024-10-01T10:49:00Z">
              <w:tcPr>
                <w:tcW w:w="670" w:type="dxa"/>
                <w:shd w:val="clear" w:color="auto" w:fill="auto"/>
                <w:vAlign w:val="center"/>
              </w:tcPr>
            </w:tcPrChange>
          </w:tcPr>
          <w:p w14:paraId="019F57FA" w14:textId="19DAEA92" w:rsidR="00FF4CD3" w:rsidRPr="00AD0E1A" w:rsidDel="007E0F89" w:rsidRDefault="00FF4CD3">
            <w:pPr>
              <w:pStyle w:val="ListParagraph"/>
              <w:numPr>
                <w:ilvl w:val="0"/>
                <w:numId w:val="62"/>
              </w:numPr>
              <w:spacing w:before="0" w:line="240" w:lineRule="auto"/>
              <w:contextualSpacing w:val="0"/>
              <w:jc w:val="left"/>
              <w:rPr>
                <w:del w:id="12105" w:author="Phuong Truong Thi" w:date="2024-10-08T18:12:00Z"/>
                <w:rFonts w:eastAsia="Times New Roman"/>
                <w:szCs w:val="24"/>
                <w:lang w:val="vi-VN" w:eastAsia="vi-VN"/>
              </w:rPr>
            </w:pPr>
          </w:p>
        </w:tc>
        <w:tc>
          <w:tcPr>
            <w:tcW w:w="1735" w:type="dxa"/>
            <w:gridSpan w:val="2"/>
            <w:shd w:val="clear" w:color="auto" w:fill="auto"/>
            <w:vAlign w:val="center"/>
            <w:tcPrChange w:id="12106" w:author="thu nga" w:date="2024-10-01T10:49:00Z">
              <w:tcPr>
                <w:tcW w:w="1735" w:type="dxa"/>
                <w:gridSpan w:val="2"/>
                <w:shd w:val="clear" w:color="auto" w:fill="auto"/>
                <w:vAlign w:val="center"/>
              </w:tcPr>
            </w:tcPrChange>
          </w:tcPr>
          <w:p w14:paraId="58FEAFCA" w14:textId="0A93A4D8" w:rsidR="00FF4CD3" w:rsidRPr="008E60BE" w:rsidDel="007E0F89" w:rsidRDefault="00FF4CD3">
            <w:pPr>
              <w:spacing w:before="0" w:line="240" w:lineRule="auto"/>
              <w:contextualSpacing w:val="0"/>
              <w:rPr>
                <w:del w:id="12107" w:author="Phuong Truong Thi" w:date="2024-10-08T18:12:00Z"/>
                <w:rFonts w:ascii="Times New Roman" w:hAnsi="Times New Roman"/>
                <w:sz w:val="24"/>
                <w:szCs w:val="24"/>
              </w:rPr>
            </w:pPr>
            <w:del w:id="12108" w:author="Phuong Truong Thi" w:date="2024-10-08T18:12:00Z">
              <w:r w:rsidRPr="008E60BE" w:rsidDel="007E0F89">
                <w:rPr>
                  <w:rFonts w:ascii="Times New Roman" w:hAnsi="Times New Roman"/>
                  <w:sz w:val="24"/>
                  <w:szCs w:val="24"/>
                </w:rPr>
                <w:delText>Dư nợ Passbook</w:delText>
              </w:r>
            </w:del>
          </w:p>
        </w:tc>
        <w:tc>
          <w:tcPr>
            <w:tcW w:w="2230" w:type="dxa"/>
            <w:vAlign w:val="center"/>
            <w:tcPrChange w:id="12109" w:author="thu nga" w:date="2024-10-01T10:49:00Z">
              <w:tcPr>
                <w:tcW w:w="2230" w:type="dxa"/>
                <w:vAlign w:val="center"/>
              </w:tcPr>
            </w:tcPrChange>
          </w:tcPr>
          <w:p w14:paraId="69EBCBF5" w14:textId="117D658F" w:rsidR="00FF4CD3" w:rsidRPr="00E25144" w:rsidDel="007E0F89" w:rsidRDefault="00FF4CD3">
            <w:pPr>
              <w:spacing w:before="0" w:line="240" w:lineRule="auto"/>
              <w:contextualSpacing w:val="0"/>
              <w:rPr>
                <w:del w:id="12110" w:author="Phuong Truong Thi" w:date="2024-10-08T18:12:00Z"/>
                <w:rFonts w:ascii="Times New Roman" w:eastAsia="Times New Roman" w:hAnsi="Times New Roman"/>
                <w:sz w:val="24"/>
                <w:szCs w:val="24"/>
                <w:lang w:eastAsia="vi-VN"/>
              </w:rPr>
            </w:pPr>
            <w:del w:id="12111" w:author="Phuong Truong Thi" w:date="2024-10-08T18:12:00Z">
              <w:r w:rsidRPr="00E25144" w:rsidDel="007E0F89">
                <w:rPr>
                  <w:rFonts w:ascii="Times New Roman" w:hAnsi="Times New Roman"/>
                  <w:sz w:val="24"/>
                  <w:szCs w:val="24"/>
                </w:rPr>
                <w:delText>Tổng Dư nợ Dư nợ Passbook của KH tại ngày dữ liệu</w:delText>
              </w:r>
            </w:del>
          </w:p>
        </w:tc>
        <w:tc>
          <w:tcPr>
            <w:tcW w:w="1070" w:type="dxa"/>
            <w:tcPrChange w:id="12112" w:author="thu nga" w:date="2024-10-01T10:49:00Z">
              <w:tcPr>
                <w:tcW w:w="1070" w:type="dxa"/>
              </w:tcPr>
            </w:tcPrChange>
          </w:tcPr>
          <w:p w14:paraId="4BB52E31" w14:textId="32C761C0" w:rsidR="00FF4CD3" w:rsidDel="007E0F89" w:rsidRDefault="00FF4CD3">
            <w:pPr>
              <w:spacing w:before="0" w:line="240" w:lineRule="auto"/>
              <w:contextualSpacing w:val="0"/>
              <w:jc w:val="center"/>
              <w:rPr>
                <w:del w:id="12113" w:author="Phuong Truong Thi" w:date="2024-10-08T18:12:00Z"/>
                <w:rFonts w:ascii="Times New Roman" w:eastAsia="Times New Roman" w:hAnsi="Times New Roman"/>
                <w:sz w:val="24"/>
                <w:szCs w:val="24"/>
                <w:lang w:eastAsia="vi-VN"/>
              </w:rPr>
              <w:pPrChange w:id="12114" w:author="thu nga" w:date="2024-09-30T15:15:00Z">
                <w:pPr>
                  <w:spacing w:before="0" w:line="240" w:lineRule="auto"/>
                  <w:contextualSpacing w:val="0"/>
                </w:pPr>
              </w:pPrChange>
            </w:pPr>
            <w:ins w:id="12115" w:author="thu nga" w:date="2024-09-30T15:14:00Z">
              <w:del w:id="12116" w:author="Phuong Truong Thi" w:date="2024-10-08T18:12:00Z">
                <w:r w:rsidRPr="00BF42A8" w:rsidDel="007E0F89">
                  <w:rPr>
                    <w:rFonts w:ascii="Times New Roman" w:eastAsia="Times New Roman" w:hAnsi="Times New Roman"/>
                    <w:sz w:val="24"/>
                    <w:szCs w:val="24"/>
                    <w:lang w:val="vi-VN" w:eastAsia="vi-VN"/>
                  </w:rPr>
                  <w:delText>CRM</w:delText>
                </w:r>
              </w:del>
            </w:ins>
          </w:p>
        </w:tc>
        <w:tc>
          <w:tcPr>
            <w:tcW w:w="1236" w:type="dxa"/>
            <w:tcPrChange w:id="12117" w:author="thu nga" w:date="2024-10-01T10:49:00Z">
              <w:tcPr>
                <w:tcW w:w="1236" w:type="dxa"/>
              </w:tcPr>
            </w:tcPrChange>
          </w:tcPr>
          <w:p w14:paraId="3DAACB66" w14:textId="71D52CAF" w:rsidR="00FF4CD3" w:rsidRPr="00AD0E1A" w:rsidDel="007E0F89" w:rsidRDefault="000E4E67">
            <w:pPr>
              <w:spacing w:before="0" w:line="240" w:lineRule="auto"/>
              <w:contextualSpacing w:val="0"/>
              <w:rPr>
                <w:del w:id="12118" w:author="Phuong Truong Thi" w:date="2024-10-08T18:12:00Z"/>
                <w:rFonts w:ascii="Times New Roman" w:eastAsia="Times New Roman" w:hAnsi="Times New Roman"/>
                <w:sz w:val="24"/>
                <w:szCs w:val="24"/>
                <w:lang w:eastAsia="vi-VN"/>
              </w:rPr>
            </w:pPr>
            <w:ins w:id="12119" w:author="thu nga" w:date="2024-10-01T10:14:00Z">
              <w:del w:id="12120" w:author="Phuong Truong Thi" w:date="2024-10-08T18:12:00Z">
                <w:r w:rsidDel="007E0F89">
                  <w:rPr>
                    <w:rFonts w:ascii="Times New Roman" w:eastAsia="Times New Roman" w:hAnsi="Times New Roman"/>
                    <w:sz w:val="24"/>
                    <w:szCs w:val="24"/>
                    <w:lang w:eastAsia="vi-VN"/>
                  </w:rPr>
                  <w:delText xml:space="preserve">Currency </w:delText>
                </w:r>
              </w:del>
            </w:ins>
            <w:del w:id="12121" w:author="Phuong Truong Thi" w:date="2024-10-08T18:12:00Z">
              <w:r w:rsidR="00FF4CD3"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122" w:author="thu nga" w:date="2024-10-01T10:49:00Z">
              <w:tcPr>
                <w:tcW w:w="1417" w:type="dxa"/>
                <w:gridSpan w:val="2"/>
                <w:shd w:val="clear" w:color="auto" w:fill="auto"/>
                <w:noWrap/>
                <w:vAlign w:val="center"/>
              </w:tcPr>
            </w:tcPrChange>
          </w:tcPr>
          <w:p w14:paraId="5C49E663" w14:textId="1A20376D" w:rsidR="00FF4CD3" w:rsidRPr="00AD0E1A" w:rsidDel="007E0F89" w:rsidRDefault="00FF4CD3">
            <w:pPr>
              <w:spacing w:before="0" w:line="240" w:lineRule="auto"/>
              <w:contextualSpacing w:val="0"/>
              <w:rPr>
                <w:del w:id="12123" w:author="Phuong Truong Thi" w:date="2024-10-08T18:12:00Z"/>
                <w:rFonts w:ascii="Times New Roman" w:eastAsia="Times New Roman" w:hAnsi="Times New Roman"/>
                <w:sz w:val="24"/>
                <w:szCs w:val="24"/>
                <w:lang w:val="vi-VN" w:eastAsia="vi-VN"/>
              </w:rPr>
            </w:pPr>
          </w:p>
        </w:tc>
        <w:tc>
          <w:tcPr>
            <w:tcW w:w="992" w:type="dxa"/>
            <w:tcPrChange w:id="12124" w:author="thu nga" w:date="2024-10-01T10:49:00Z">
              <w:tcPr>
                <w:tcW w:w="851" w:type="dxa"/>
              </w:tcPr>
            </w:tcPrChange>
          </w:tcPr>
          <w:p w14:paraId="32F8CC1E" w14:textId="1D5BAA96" w:rsidR="00FF4CD3" w:rsidRPr="00AD0E1A" w:rsidDel="007E0F89" w:rsidRDefault="00FF4CD3">
            <w:pPr>
              <w:spacing w:before="0" w:line="240" w:lineRule="auto"/>
              <w:contextualSpacing w:val="0"/>
              <w:jc w:val="center"/>
              <w:rPr>
                <w:del w:id="12125" w:author="Phuong Truong Thi" w:date="2024-10-08T18:12:00Z"/>
                <w:rFonts w:ascii="Times New Roman" w:eastAsia="Times New Roman" w:hAnsi="Times New Roman"/>
                <w:sz w:val="24"/>
                <w:szCs w:val="24"/>
                <w:lang w:val="vi-VN" w:eastAsia="vi-VN"/>
              </w:rPr>
            </w:pPr>
            <w:del w:id="12126" w:author="Phuong Truong Thi" w:date="2024-10-08T18:12:00Z">
              <w:r w:rsidRPr="006A3207" w:rsidDel="007E0F89">
                <w:rPr>
                  <w:rFonts w:ascii="Times New Roman" w:eastAsia="Times New Roman" w:hAnsi="Times New Roman"/>
                  <w:sz w:val="24"/>
                  <w:szCs w:val="24"/>
                  <w:lang w:eastAsia="vi-VN"/>
                </w:rPr>
                <w:delText>N</w:delText>
              </w:r>
            </w:del>
          </w:p>
        </w:tc>
      </w:tr>
      <w:tr w:rsidR="00273A54" w:rsidRPr="001859AE" w:rsidDel="007E0F89" w14:paraId="33AFF040" w14:textId="201A9C32" w:rsidTr="007B7F57">
        <w:trPr>
          <w:gridAfter w:val="2"/>
          <w:wAfter w:w="17834" w:type="dxa"/>
          <w:trHeight w:val="276"/>
          <w:del w:id="12127" w:author="Phuong Truong Thi" w:date="2024-10-08T18:12:00Z"/>
          <w:trPrChange w:id="12128" w:author="thu nga" w:date="2024-09-30T15:27:00Z">
            <w:trPr>
              <w:gridAfter w:val="2"/>
              <w:wAfter w:w="17834" w:type="dxa"/>
              <w:trHeight w:val="276"/>
            </w:trPr>
          </w:trPrChange>
        </w:trPr>
        <w:tc>
          <w:tcPr>
            <w:tcW w:w="846" w:type="dxa"/>
            <w:gridSpan w:val="2"/>
            <w:tcPrChange w:id="12129" w:author="thu nga" w:date="2024-09-30T15:27:00Z">
              <w:tcPr>
                <w:tcW w:w="1492" w:type="dxa"/>
                <w:gridSpan w:val="2"/>
              </w:tcPr>
            </w:tcPrChange>
          </w:tcPr>
          <w:p w14:paraId="78FDB8F8" w14:textId="43C2197C" w:rsidR="00FF4CD3" w:rsidRPr="008E60BE" w:rsidDel="007E0F89" w:rsidRDefault="00FF4CD3">
            <w:pPr>
              <w:spacing w:before="0" w:line="240" w:lineRule="auto"/>
              <w:contextualSpacing w:val="0"/>
              <w:jc w:val="left"/>
              <w:rPr>
                <w:del w:id="12130" w:author="Phuong Truong Thi" w:date="2024-10-08T18:12:00Z"/>
                <w:rFonts w:ascii="Times New Roman" w:eastAsia="Times New Roman" w:hAnsi="Times New Roman"/>
                <w:sz w:val="24"/>
                <w:szCs w:val="24"/>
                <w:lang w:val="vi-VN" w:eastAsia="vi-VN"/>
              </w:rPr>
            </w:pPr>
          </w:p>
        </w:tc>
        <w:tc>
          <w:tcPr>
            <w:tcW w:w="8363" w:type="dxa"/>
            <w:gridSpan w:val="6"/>
            <w:vAlign w:val="center"/>
            <w:tcPrChange w:id="12131" w:author="thu nga" w:date="2024-09-30T15:27:00Z">
              <w:tcPr>
                <w:tcW w:w="7717" w:type="dxa"/>
                <w:gridSpan w:val="7"/>
                <w:vAlign w:val="center"/>
              </w:tcPr>
            </w:tcPrChange>
          </w:tcPr>
          <w:p w14:paraId="06A644F4" w14:textId="453BBEFC" w:rsidR="00FF4CD3" w:rsidRPr="00FF4CD3" w:rsidDel="007E0F89" w:rsidRDefault="00FF4CD3">
            <w:pPr>
              <w:spacing w:before="0" w:line="240" w:lineRule="auto"/>
              <w:contextualSpacing w:val="0"/>
              <w:jc w:val="left"/>
              <w:rPr>
                <w:del w:id="12132" w:author="Phuong Truong Thi" w:date="2024-10-08T18:12:00Z"/>
                <w:rFonts w:ascii="Times New Roman" w:eastAsia="Times New Roman" w:hAnsi="Times New Roman"/>
                <w:sz w:val="24"/>
                <w:szCs w:val="24"/>
                <w:lang w:val="vi-VN" w:eastAsia="vi-VN"/>
                <w:rPrChange w:id="12133" w:author="thu nga" w:date="2024-09-30T15:10:00Z">
                  <w:rPr>
                    <w:del w:id="12134" w:author="Phuong Truong Thi" w:date="2024-10-08T18:12:00Z"/>
                    <w:rFonts w:ascii="Times New Roman" w:eastAsia="Times New Roman" w:hAnsi="Times New Roman"/>
                    <w:sz w:val="24"/>
                    <w:szCs w:val="24"/>
                    <w:lang w:eastAsia="vi-VN"/>
                  </w:rPr>
                </w:rPrChange>
              </w:rPr>
            </w:pPr>
            <w:del w:id="12135" w:author="Phuong Truong Thi" w:date="2024-10-08T18:12:00Z">
              <w:r w:rsidRPr="008E60BE" w:rsidDel="007E0F89">
                <w:rPr>
                  <w:rFonts w:ascii="Times New Roman" w:eastAsia="Times New Roman" w:hAnsi="Times New Roman"/>
                  <w:sz w:val="24"/>
                  <w:szCs w:val="24"/>
                  <w:lang w:val="vi-VN" w:eastAsia="vi-VN"/>
                </w:rPr>
                <w:delText>Xếp hạng khách hàng tiềm năng EDA</w:delText>
              </w:r>
            </w:del>
          </w:p>
        </w:tc>
      </w:tr>
      <w:tr w:rsidR="00273A54" w:rsidRPr="00AD0E1A" w:rsidDel="007E0F89" w14:paraId="7207BAAF" w14:textId="223E3909" w:rsidTr="001859AE">
        <w:trPr>
          <w:gridAfter w:val="2"/>
          <w:wAfter w:w="17834" w:type="dxa"/>
          <w:trHeight w:val="276"/>
          <w:del w:id="12136" w:author="Phuong Truong Thi" w:date="2024-10-08T18:12:00Z"/>
          <w:trPrChange w:id="12137" w:author="thu nga" w:date="2024-10-01T10:49:00Z">
            <w:trPr>
              <w:gridAfter w:val="2"/>
              <w:wAfter w:w="17834" w:type="dxa"/>
              <w:trHeight w:val="276"/>
            </w:trPr>
          </w:trPrChange>
        </w:trPr>
        <w:tc>
          <w:tcPr>
            <w:tcW w:w="670" w:type="dxa"/>
            <w:shd w:val="clear" w:color="auto" w:fill="auto"/>
            <w:vAlign w:val="center"/>
            <w:tcPrChange w:id="12138" w:author="thu nga" w:date="2024-10-01T10:49:00Z">
              <w:tcPr>
                <w:tcW w:w="670" w:type="dxa"/>
                <w:shd w:val="clear" w:color="auto" w:fill="auto"/>
                <w:vAlign w:val="center"/>
              </w:tcPr>
            </w:tcPrChange>
          </w:tcPr>
          <w:p w14:paraId="676A30E0" w14:textId="37E6EB0E" w:rsidR="00FF4CD3" w:rsidRPr="00AD0E1A" w:rsidDel="007E0F89" w:rsidRDefault="00FF4CD3">
            <w:pPr>
              <w:pStyle w:val="ListParagraph"/>
              <w:numPr>
                <w:ilvl w:val="0"/>
                <w:numId w:val="62"/>
              </w:numPr>
              <w:spacing w:before="0" w:line="240" w:lineRule="auto"/>
              <w:contextualSpacing w:val="0"/>
              <w:jc w:val="left"/>
              <w:rPr>
                <w:del w:id="12139" w:author="Phuong Truong Thi" w:date="2024-10-08T18:12:00Z"/>
                <w:rFonts w:eastAsia="Times New Roman"/>
                <w:szCs w:val="24"/>
                <w:lang w:val="vi-VN" w:eastAsia="vi-VN"/>
              </w:rPr>
            </w:pPr>
          </w:p>
        </w:tc>
        <w:tc>
          <w:tcPr>
            <w:tcW w:w="1735" w:type="dxa"/>
            <w:gridSpan w:val="2"/>
            <w:shd w:val="clear" w:color="auto" w:fill="auto"/>
            <w:vAlign w:val="center"/>
            <w:tcPrChange w:id="12140" w:author="thu nga" w:date="2024-10-01T10:49:00Z">
              <w:tcPr>
                <w:tcW w:w="1735" w:type="dxa"/>
                <w:gridSpan w:val="2"/>
                <w:shd w:val="clear" w:color="auto" w:fill="auto"/>
                <w:vAlign w:val="center"/>
              </w:tcPr>
            </w:tcPrChange>
          </w:tcPr>
          <w:p w14:paraId="6FE1E793" w14:textId="1B3008A7" w:rsidR="00FF4CD3" w:rsidRPr="008E60BE" w:rsidDel="007E0F89" w:rsidRDefault="00FF4CD3">
            <w:pPr>
              <w:spacing w:before="0" w:line="240" w:lineRule="auto"/>
              <w:contextualSpacing w:val="0"/>
              <w:rPr>
                <w:del w:id="12141" w:author="Phuong Truong Thi" w:date="2024-10-08T18:12:00Z"/>
                <w:rFonts w:ascii="Times New Roman" w:hAnsi="Times New Roman"/>
                <w:sz w:val="24"/>
                <w:szCs w:val="24"/>
              </w:rPr>
            </w:pPr>
            <w:del w:id="12142" w:author="Phuong Truong Thi" w:date="2024-10-08T18:12:00Z">
              <w:r w:rsidRPr="008E60BE" w:rsidDel="007E0F89">
                <w:rPr>
                  <w:rFonts w:ascii="Times New Roman" w:hAnsi="Times New Roman"/>
                  <w:sz w:val="24"/>
                  <w:szCs w:val="24"/>
                </w:rPr>
                <w:delText>Điểm tiềm năng NEO</w:delText>
              </w:r>
            </w:del>
          </w:p>
        </w:tc>
        <w:tc>
          <w:tcPr>
            <w:tcW w:w="2230" w:type="dxa"/>
            <w:vAlign w:val="center"/>
            <w:tcPrChange w:id="12143" w:author="thu nga" w:date="2024-10-01T10:49:00Z">
              <w:tcPr>
                <w:tcW w:w="2230" w:type="dxa"/>
                <w:vAlign w:val="center"/>
              </w:tcPr>
            </w:tcPrChange>
          </w:tcPr>
          <w:p w14:paraId="7188039C" w14:textId="2836539D" w:rsidR="00FF4CD3" w:rsidRPr="00E25144" w:rsidDel="007E0F89" w:rsidRDefault="00FF4CD3">
            <w:pPr>
              <w:spacing w:before="0" w:line="240" w:lineRule="auto"/>
              <w:contextualSpacing w:val="0"/>
              <w:rPr>
                <w:del w:id="12144" w:author="Phuong Truong Thi" w:date="2024-10-08T18:12:00Z"/>
                <w:rFonts w:ascii="Times New Roman" w:eastAsia="Times New Roman" w:hAnsi="Times New Roman"/>
                <w:sz w:val="24"/>
                <w:szCs w:val="24"/>
                <w:lang w:eastAsia="vi-VN"/>
              </w:rPr>
            </w:pPr>
            <w:del w:id="12145" w:author="Phuong Truong Thi" w:date="2024-10-08T18:12:00Z">
              <w:r w:rsidRPr="00E25144" w:rsidDel="007E0F89">
                <w:rPr>
                  <w:rFonts w:ascii="Times New Roman" w:hAnsi="Times New Roman"/>
                  <w:sz w:val="24"/>
                  <w:szCs w:val="24"/>
                </w:rPr>
                <w:delText>Ranking tiềm năng KH dựa trên thông tin trên NEO</w:delText>
              </w:r>
            </w:del>
          </w:p>
        </w:tc>
        <w:tc>
          <w:tcPr>
            <w:tcW w:w="1070" w:type="dxa"/>
            <w:tcPrChange w:id="12146" w:author="thu nga" w:date="2024-10-01T10:49:00Z">
              <w:tcPr>
                <w:tcW w:w="1070" w:type="dxa"/>
              </w:tcPr>
            </w:tcPrChange>
          </w:tcPr>
          <w:p w14:paraId="049B51EB" w14:textId="73D6649F" w:rsidR="00FF4CD3" w:rsidDel="007E0F89" w:rsidRDefault="00FF4CD3">
            <w:pPr>
              <w:spacing w:before="0" w:line="240" w:lineRule="auto"/>
              <w:contextualSpacing w:val="0"/>
              <w:jc w:val="center"/>
              <w:rPr>
                <w:del w:id="12147" w:author="Phuong Truong Thi" w:date="2024-10-08T18:12:00Z"/>
                <w:rFonts w:ascii="Times New Roman" w:eastAsia="Times New Roman" w:hAnsi="Times New Roman"/>
                <w:sz w:val="24"/>
                <w:szCs w:val="24"/>
                <w:lang w:eastAsia="vi-VN"/>
              </w:rPr>
              <w:pPrChange w:id="12148" w:author="thu nga" w:date="2024-09-30T15:15:00Z">
                <w:pPr>
                  <w:spacing w:before="0" w:line="240" w:lineRule="auto"/>
                  <w:contextualSpacing w:val="0"/>
                </w:pPr>
              </w:pPrChange>
            </w:pPr>
            <w:ins w:id="12149" w:author="thu nga" w:date="2024-09-30T15:14:00Z">
              <w:del w:id="12150" w:author="Phuong Truong Thi" w:date="2024-10-08T18:12:00Z">
                <w:r w:rsidRPr="00DA2323" w:rsidDel="007E0F89">
                  <w:rPr>
                    <w:rFonts w:ascii="Times New Roman" w:eastAsia="Times New Roman" w:hAnsi="Times New Roman"/>
                    <w:sz w:val="24"/>
                    <w:szCs w:val="24"/>
                    <w:lang w:val="vi-VN" w:eastAsia="vi-VN"/>
                  </w:rPr>
                  <w:delText>EDA</w:delText>
                </w:r>
              </w:del>
            </w:ins>
          </w:p>
        </w:tc>
        <w:tc>
          <w:tcPr>
            <w:tcW w:w="1236" w:type="dxa"/>
            <w:tcPrChange w:id="12151" w:author="thu nga" w:date="2024-10-01T10:49:00Z">
              <w:tcPr>
                <w:tcW w:w="1236" w:type="dxa"/>
              </w:tcPr>
            </w:tcPrChange>
          </w:tcPr>
          <w:p w14:paraId="487DE950" w14:textId="4224AD7C" w:rsidR="00FF4CD3" w:rsidRPr="00AD0E1A" w:rsidDel="007E0F89" w:rsidRDefault="00FF4CD3">
            <w:pPr>
              <w:spacing w:before="0" w:line="240" w:lineRule="auto"/>
              <w:contextualSpacing w:val="0"/>
              <w:rPr>
                <w:del w:id="12152" w:author="Phuong Truong Thi" w:date="2024-10-08T18:12:00Z"/>
                <w:rFonts w:ascii="Times New Roman" w:eastAsia="Times New Roman" w:hAnsi="Times New Roman"/>
                <w:sz w:val="24"/>
                <w:szCs w:val="24"/>
                <w:lang w:eastAsia="vi-VN"/>
              </w:rPr>
            </w:pPr>
            <w:del w:id="12153" w:author="Phuong Truong Thi" w:date="2024-10-08T18:12:00Z">
              <w:r w:rsidDel="007E0F89">
                <w:rPr>
                  <w:rFonts w:ascii="Times New Roman" w:eastAsia="Times New Roman" w:hAnsi="Times New Roman"/>
                  <w:sz w:val="24"/>
                  <w:szCs w:val="24"/>
                  <w:lang w:eastAsia="vi-VN"/>
                </w:rPr>
                <w:delText>Number</w:delText>
              </w:r>
            </w:del>
          </w:p>
        </w:tc>
        <w:tc>
          <w:tcPr>
            <w:tcW w:w="1276" w:type="dxa"/>
            <w:shd w:val="clear" w:color="auto" w:fill="auto"/>
            <w:noWrap/>
            <w:vAlign w:val="center"/>
            <w:tcPrChange w:id="12154" w:author="thu nga" w:date="2024-10-01T10:49:00Z">
              <w:tcPr>
                <w:tcW w:w="1417" w:type="dxa"/>
                <w:gridSpan w:val="2"/>
                <w:shd w:val="clear" w:color="auto" w:fill="auto"/>
                <w:noWrap/>
                <w:vAlign w:val="center"/>
              </w:tcPr>
            </w:tcPrChange>
          </w:tcPr>
          <w:p w14:paraId="216C8618" w14:textId="142036BC" w:rsidR="00FF4CD3" w:rsidRPr="00AD0E1A" w:rsidDel="007E0F89" w:rsidRDefault="00FF4CD3">
            <w:pPr>
              <w:spacing w:before="0" w:line="240" w:lineRule="auto"/>
              <w:contextualSpacing w:val="0"/>
              <w:rPr>
                <w:del w:id="12155" w:author="Phuong Truong Thi" w:date="2024-10-08T18:12:00Z"/>
                <w:rFonts w:ascii="Times New Roman" w:eastAsia="Times New Roman" w:hAnsi="Times New Roman"/>
                <w:sz w:val="24"/>
                <w:szCs w:val="24"/>
                <w:lang w:val="vi-VN" w:eastAsia="vi-VN"/>
              </w:rPr>
            </w:pPr>
          </w:p>
        </w:tc>
        <w:tc>
          <w:tcPr>
            <w:tcW w:w="992" w:type="dxa"/>
            <w:tcPrChange w:id="12156" w:author="thu nga" w:date="2024-10-01T10:49:00Z">
              <w:tcPr>
                <w:tcW w:w="851" w:type="dxa"/>
              </w:tcPr>
            </w:tcPrChange>
          </w:tcPr>
          <w:p w14:paraId="353CA160" w14:textId="68125470" w:rsidR="00FF4CD3" w:rsidRPr="00AD0E1A" w:rsidDel="007E0F89" w:rsidRDefault="00FF4CD3">
            <w:pPr>
              <w:spacing w:before="0" w:line="240" w:lineRule="auto"/>
              <w:contextualSpacing w:val="0"/>
              <w:jc w:val="center"/>
              <w:rPr>
                <w:del w:id="12157" w:author="Phuong Truong Thi" w:date="2024-10-08T18:12:00Z"/>
                <w:rFonts w:ascii="Times New Roman" w:eastAsia="Times New Roman" w:hAnsi="Times New Roman"/>
                <w:sz w:val="24"/>
                <w:szCs w:val="24"/>
                <w:lang w:val="vi-VN" w:eastAsia="vi-VN"/>
              </w:rPr>
            </w:pPr>
            <w:del w:id="12158" w:author="Phuong Truong Thi" w:date="2024-10-08T18:12:00Z">
              <w:r w:rsidRPr="005C7CCB" w:rsidDel="007E0F89">
                <w:rPr>
                  <w:rFonts w:ascii="Times New Roman" w:eastAsia="Times New Roman" w:hAnsi="Times New Roman"/>
                  <w:sz w:val="24"/>
                  <w:szCs w:val="24"/>
                  <w:lang w:eastAsia="vi-VN"/>
                </w:rPr>
                <w:delText>N</w:delText>
              </w:r>
            </w:del>
          </w:p>
        </w:tc>
      </w:tr>
      <w:tr w:rsidR="00273A54" w:rsidRPr="00AD0E1A" w:rsidDel="007E0F89" w14:paraId="5993ED66" w14:textId="7C154178" w:rsidTr="001859AE">
        <w:trPr>
          <w:gridAfter w:val="2"/>
          <w:wAfter w:w="17834" w:type="dxa"/>
          <w:trHeight w:val="276"/>
          <w:del w:id="12159" w:author="Phuong Truong Thi" w:date="2024-10-08T18:12:00Z"/>
          <w:trPrChange w:id="12160" w:author="thu nga" w:date="2024-10-01T10:49:00Z">
            <w:trPr>
              <w:gridAfter w:val="2"/>
              <w:wAfter w:w="17834" w:type="dxa"/>
              <w:trHeight w:val="276"/>
            </w:trPr>
          </w:trPrChange>
        </w:trPr>
        <w:tc>
          <w:tcPr>
            <w:tcW w:w="670" w:type="dxa"/>
            <w:shd w:val="clear" w:color="auto" w:fill="auto"/>
            <w:vAlign w:val="center"/>
            <w:tcPrChange w:id="12161" w:author="thu nga" w:date="2024-10-01T10:49:00Z">
              <w:tcPr>
                <w:tcW w:w="670" w:type="dxa"/>
                <w:shd w:val="clear" w:color="auto" w:fill="auto"/>
                <w:vAlign w:val="center"/>
              </w:tcPr>
            </w:tcPrChange>
          </w:tcPr>
          <w:p w14:paraId="2D91D179" w14:textId="481EDAC5" w:rsidR="00FF4CD3" w:rsidRPr="00AD0E1A" w:rsidDel="007E0F89" w:rsidRDefault="00FF4CD3">
            <w:pPr>
              <w:pStyle w:val="ListParagraph"/>
              <w:numPr>
                <w:ilvl w:val="0"/>
                <w:numId w:val="62"/>
              </w:numPr>
              <w:spacing w:before="0" w:line="240" w:lineRule="auto"/>
              <w:contextualSpacing w:val="0"/>
              <w:jc w:val="left"/>
              <w:rPr>
                <w:del w:id="12162" w:author="Phuong Truong Thi" w:date="2024-10-08T18:12:00Z"/>
                <w:rFonts w:eastAsia="Times New Roman"/>
                <w:szCs w:val="24"/>
                <w:lang w:val="vi-VN" w:eastAsia="vi-VN"/>
              </w:rPr>
            </w:pPr>
          </w:p>
        </w:tc>
        <w:tc>
          <w:tcPr>
            <w:tcW w:w="1735" w:type="dxa"/>
            <w:gridSpan w:val="2"/>
            <w:shd w:val="clear" w:color="auto" w:fill="auto"/>
            <w:vAlign w:val="center"/>
            <w:tcPrChange w:id="12163" w:author="thu nga" w:date="2024-10-01T10:49:00Z">
              <w:tcPr>
                <w:tcW w:w="1735" w:type="dxa"/>
                <w:gridSpan w:val="2"/>
                <w:shd w:val="clear" w:color="auto" w:fill="auto"/>
                <w:vAlign w:val="center"/>
              </w:tcPr>
            </w:tcPrChange>
          </w:tcPr>
          <w:p w14:paraId="4E1DD936" w14:textId="27339F64" w:rsidR="00FF4CD3" w:rsidRPr="00763017" w:rsidDel="007E0F89" w:rsidRDefault="00FF4CD3">
            <w:pPr>
              <w:spacing w:before="0" w:line="240" w:lineRule="auto"/>
              <w:contextualSpacing w:val="0"/>
              <w:rPr>
                <w:del w:id="12164" w:author="Phuong Truong Thi" w:date="2024-10-08T18:12:00Z"/>
                <w:rFonts w:ascii="Times New Roman" w:hAnsi="Times New Roman"/>
                <w:sz w:val="24"/>
                <w:szCs w:val="24"/>
                <w:lang w:val="vi-VN"/>
                <w:rPrChange w:id="12165" w:author="thu nga" w:date="2024-09-30T13:54:00Z">
                  <w:rPr>
                    <w:del w:id="12166" w:author="Phuong Truong Thi" w:date="2024-10-08T18:12:00Z"/>
                    <w:rFonts w:ascii="Times New Roman" w:hAnsi="Times New Roman"/>
                    <w:sz w:val="24"/>
                    <w:szCs w:val="24"/>
                  </w:rPr>
                </w:rPrChange>
              </w:rPr>
            </w:pPr>
            <w:del w:id="12167" w:author="Phuong Truong Thi" w:date="2024-10-08T18:12:00Z">
              <w:r w:rsidRPr="00763017" w:rsidDel="007E0F89">
                <w:rPr>
                  <w:rFonts w:ascii="Times New Roman" w:hAnsi="Times New Roman"/>
                  <w:sz w:val="24"/>
                  <w:szCs w:val="24"/>
                  <w:lang w:val="vi-VN"/>
                  <w:rPrChange w:id="12168" w:author="thu nga" w:date="2024-09-30T13:54:00Z">
                    <w:rPr>
                      <w:rFonts w:ascii="Times New Roman" w:hAnsi="Times New Roman"/>
                      <w:sz w:val="24"/>
                      <w:szCs w:val="24"/>
                    </w:rPr>
                  </w:rPrChange>
                </w:rPr>
                <w:delText>Cảnh báo tăng/giảm Casa AUM</w:delText>
              </w:r>
            </w:del>
          </w:p>
        </w:tc>
        <w:tc>
          <w:tcPr>
            <w:tcW w:w="2230" w:type="dxa"/>
            <w:vAlign w:val="center"/>
            <w:tcPrChange w:id="12169" w:author="thu nga" w:date="2024-10-01T10:49:00Z">
              <w:tcPr>
                <w:tcW w:w="2230" w:type="dxa"/>
                <w:vAlign w:val="center"/>
              </w:tcPr>
            </w:tcPrChange>
          </w:tcPr>
          <w:p w14:paraId="26CC538A" w14:textId="01155E40" w:rsidR="00FF4CD3" w:rsidRPr="00763017" w:rsidDel="007E0F89" w:rsidRDefault="00FF4CD3">
            <w:pPr>
              <w:spacing w:before="0" w:line="240" w:lineRule="auto"/>
              <w:rPr>
                <w:del w:id="12170" w:author="Phuong Truong Thi" w:date="2024-10-08T18:12:00Z"/>
                <w:rFonts w:ascii="Times New Roman" w:eastAsia="Times New Roman" w:hAnsi="Times New Roman"/>
                <w:sz w:val="24"/>
                <w:szCs w:val="24"/>
                <w:lang w:val="vi-VN" w:eastAsia="vi-VN"/>
                <w:rPrChange w:id="12171" w:author="thu nga" w:date="2024-09-30T13:54:00Z">
                  <w:rPr>
                    <w:del w:id="12172" w:author="Phuong Truong Thi" w:date="2024-10-08T18:12:00Z"/>
                    <w:rFonts w:ascii="Times New Roman" w:eastAsia="Times New Roman" w:hAnsi="Times New Roman"/>
                    <w:sz w:val="24"/>
                    <w:szCs w:val="24"/>
                    <w:lang w:eastAsia="vi-VN"/>
                  </w:rPr>
                </w:rPrChange>
              </w:rPr>
            </w:pPr>
            <w:commentRangeStart w:id="12173"/>
            <w:del w:id="12174" w:author="Phuong Truong Thi" w:date="2024-10-08T18:12:00Z">
              <w:r w:rsidRPr="00763017" w:rsidDel="007E0F89">
                <w:rPr>
                  <w:rFonts w:ascii="Times New Roman" w:hAnsi="Times New Roman"/>
                  <w:sz w:val="24"/>
                  <w:szCs w:val="24"/>
                  <w:lang w:val="vi-VN"/>
                  <w:rPrChange w:id="12175" w:author="thu nga" w:date="2024-09-30T13:54:00Z">
                    <w:rPr>
                      <w:rFonts w:ascii="Times New Roman" w:hAnsi="Times New Roman"/>
                      <w:sz w:val="24"/>
                      <w:szCs w:val="24"/>
                    </w:rPr>
                  </w:rPrChange>
                </w:rPr>
                <w:delText>Tăng/Giảm: Hiển thị theo logic lọc của EDA</w:delText>
              </w:r>
              <w:r w:rsidRPr="00763017" w:rsidDel="007E0F89">
                <w:rPr>
                  <w:lang w:val="vi-VN"/>
                  <w:rPrChange w:id="12176" w:author="thu nga" w:date="2024-09-30T13:54:00Z">
                    <w:rPr/>
                  </w:rPrChange>
                </w:rPr>
                <w:br/>
              </w:r>
              <w:r w:rsidRPr="00763017" w:rsidDel="007E0F89">
                <w:rPr>
                  <w:rFonts w:ascii="Times New Roman" w:hAnsi="Times New Roman"/>
                  <w:sz w:val="24"/>
                  <w:szCs w:val="24"/>
                  <w:lang w:val="vi-VN"/>
                  <w:rPrChange w:id="12177" w:author="thu nga" w:date="2024-09-30T13:54:00Z">
                    <w:rPr>
                      <w:rFonts w:ascii="Times New Roman" w:hAnsi="Times New Roman"/>
                      <w:sz w:val="24"/>
                      <w:szCs w:val="24"/>
                    </w:rPr>
                  </w:rPrChange>
                </w:rPr>
                <w:delText>Hiện tại đang là Yellow và No Color</w:delText>
              </w:r>
              <w:commentRangeEnd w:id="12173"/>
              <w:r w:rsidDel="007E0F89">
                <w:rPr>
                  <w:rStyle w:val="CommentReference"/>
                </w:rPr>
                <w:commentReference w:id="12173"/>
              </w:r>
            </w:del>
          </w:p>
        </w:tc>
        <w:tc>
          <w:tcPr>
            <w:tcW w:w="1070" w:type="dxa"/>
            <w:tcPrChange w:id="12178" w:author="thu nga" w:date="2024-10-01T10:49:00Z">
              <w:tcPr>
                <w:tcW w:w="1070" w:type="dxa"/>
              </w:tcPr>
            </w:tcPrChange>
          </w:tcPr>
          <w:p w14:paraId="5195000B" w14:textId="01E372D6" w:rsidR="00FF4CD3" w:rsidRPr="00FF4CD3" w:rsidDel="007E0F89" w:rsidRDefault="00FF4CD3">
            <w:pPr>
              <w:spacing w:before="0" w:line="240" w:lineRule="auto"/>
              <w:contextualSpacing w:val="0"/>
              <w:jc w:val="center"/>
              <w:rPr>
                <w:del w:id="12179" w:author="Phuong Truong Thi" w:date="2024-10-08T18:12:00Z"/>
                <w:rFonts w:ascii="Times New Roman" w:eastAsia="Times New Roman" w:hAnsi="Times New Roman"/>
                <w:sz w:val="24"/>
                <w:szCs w:val="24"/>
                <w:lang w:val="vi-VN" w:eastAsia="vi-VN"/>
                <w:rPrChange w:id="12180" w:author="thu nga" w:date="2024-09-30T15:10:00Z">
                  <w:rPr>
                    <w:del w:id="12181" w:author="Phuong Truong Thi" w:date="2024-10-08T18:12:00Z"/>
                    <w:rFonts w:ascii="Times New Roman" w:eastAsia="Times New Roman" w:hAnsi="Times New Roman"/>
                    <w:sz w:val="24"/>
                    <w:szCs w:val="24"/>
                    <w:lang w:eastAsia="vi-VN"/>
                  </w:rPr>
                </w:rPrChange>
              </w:rPr>
              <w:pPrChange w:id="12182" w:author="thu nga" w:date="2024-09-30T15:15:00Z">
                <w:pPr>
                  <w:spacing w:before="0" w:line="240" w:lineRule="auto"/>
                  <w:contextualSpacing w:val="0"/>
                </w:pPr>
              </w:pPrChange>
            </w:pPr>
            <w:ins w:id="12183" w:author="thu nga" w:date="2024-09-30T15:14:00Z">
              <w:del w:id="12184" w:author="Phuong Truong Thi" w:date="2024-10-08T18:12:00Z">
                <w:r w:rsidRPr="00DA2323" w:rsidDel="007E0F89">
                  <w:rPr>
                    <w:rFonts w:ascii="Times New Roman" w:eastAsia="Times New Roman" w:hAnsi="Times New Roman"/>
                    <w:sz w:val="24"/>
                    <w:szCs w:val="24"/>
                    <w:lang w:val="vi-VN" w:eastAsia="vi-VN"/>
                  </w:rPr>
                  <w:delText>EDA</w:delText>
                </w:r>
              </w:del>
            </w:ins>
          </w:p>
        </w:tc>
        <w:tc>
          <w:tcPr>
            <w:tcW w:w="1236" w:type="dxa"/>
            <w:tcPrChange w:id="12185" w:author="thu nga" w:date="2024-10-01T10:49:00Z">
              <w:tcPr>
                <w:tcW w:w="1236" w:type="dxa"/>
              </w:tcPr>
            </w:tcPrChange>
          </w:tcPr>
          <w:p w14:paraId="6A22C6AE" w14:textId="13BE5FD0" w:rsidR="00FF4CD3" w:rsidRPr="00AD0E1A" w:rsidDel="007E0F89" w:rsidRDefault="00FF4CD3">
            <w:pPr>
              <w:spacing w:before="0" w:line="240" w:lineRule="auto"/>
              <w:contextualSpacing w:val="0"/>
              <w:rPr>
                <w:del w:id="12186" w:author="Phuong Truong Thi" w:date="2024-10-08T18:12:00Z"/>
                <w:rFonts w:ascii="Times New Roman" w:eastAsia="Times New Roman" w:hAnsi="Times New Roman"/>
                <w:sz w:val="24"/>
                <w:szCs w:val="24"/>
                <w:lang w:eastAsia="vi-VN"/>
              </w:rPr>
            </w:pPr>
            <w:del w:id="12187"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2188" w:author="thu nga" w:date="2024-10-01T10:49:00Z">
              <w:tcPr>
                <w:tcW w:w="1417" w:type="dxa"/>
                <w:gridSpan w:val="2"/>
                <w:shd w:val="clear" w:color="auto" w:fill="auto"/>
                <w:noWrap/>
                <w:vAlign w:val="center"/>
              </w:tcPr>
            </w:tcPrChange>
          </w:tcPr>
          <w:p w14:paraId="532CE7C9" w14:textId="096E5797" w:rsidR="00FF4CD3" w:rsidRPr="00AD0E1A" w:rsidDel="007E0F89" w:rsidRDefault="00FF4CD3">
            <w:pPr>
              <w:spacing w:before="0" w:line="240" w:lineRule="auto"/>
              <w:contextualSpacing w:val="0"/>
              <w:rPr>
                <w:del w:id="12189" w:author="Phuong Truong Thi" w:date="2024-10-08T18:12:00Z"/>
                <w:rFonts w:ascii="Times New Roman" w:eastAsia="Times New Roman" w:hAnsi="Times New Roman"/>
                <w:sz w:val="24"/>
                <w:szCs w:val="24"/>
                <w:lang w:val="vi-VN" w:eastAsia="vi-VN"/>
              </w:rPr>
            </w:pPr>
          </w:p>
        </w:tc>
        <w:tc>
          <w:tcPr>
            <w:tcW w:w="992" w:type="dxa"/>
            <w:tcPrChange w:id="12190" w:author="thu nga" w:date="2024-10-01T10:49:00Z">
              <w:tcPr>
                <w:tcW w:w="851" w:type="dxa"/>
              </w:tcPr>
            </w:tcPrChange>
          </w:tcPr>
          <w:p w14:paraId="2C3A747F" w14:textId="7BF834F9" w:rsidR="00FF4CD3" w:rsidRPr="00AD0E1A" w:rsidDel="007E0F89" w:rsidRDefault="00FF4CD3">
            <w:pPr>
              <w:spacing w:before="0" w:line="240" w:lineRule="auto"/>
              <w:contextualSpacing w:val="0"/>
              <w:jc w:val="center"/>
              <w:rPr>
                <w:del w:id="12191" w:author="Phuong Truong Thi" w:date="2024-10-08T18:12:00Z"/>
                <w:rFonts w:ascii="Times New Roman" w:eastAsia="Times New Roman" w:hAnsi="Times New Roman"/>
                <w:sz w:val="24"/>
                <w:szCs w:val="24"/>
                <w:lang w:val="vi-VN" w:eastAsia="vi-VN"/>
              </w:rPr>
            </w:pPr>
            <w:del w:id="12192" w:author="Phuong Truong Thi" w:date="2024-10-08T18:12:00Z">
              <w:r w:rsidRPr="005C7CCB" w:rsidDel="007E0F89">
                <w:rPr>
                  <w:rFonts w:ascii="Times New Roman" w:eastAsia="Times New Roman" w:hAnsi="Times New Roman"/>
                  <w:sz w:val="24"/>
                  <w:szCs w:val="24"/>
                  <w:lang w:eastAsia="vi-VN"/>
                </w:rPr>
                <w:delText>N</w:delText>
              </w:r>
            </w:del>
          </w:p>
        </w:tc>
      </w:tr>
      <w:tr w:rsidR="00273A54" w:rsidRPr="00AD0E1A" w:rsidDel="007E0F89" w14:paraId="5B113049" w14:textId="2439BEE5" w:rsidTr="001859AE">
        <w:trPr>
          <w:gridAfter w:val="2"/>
          <w:wAfter w:w="17834" w:type="dxa"/>
          <w:trHeight w:val="276"/>
          <w:del w:id="12193" w:author="Phuong Truong Thi" w:date="2024-10-08T18:12:00Z"/>
          <w:trPrChange w:id="12194" w:author="thu nga" w:date="2024-10-01T10:49:00Z">
            <w:trPr>
              <w:gridAfter w:val="2"/>
              <w:wAfter w:w="17834" w:type="dxa"/>
              <w:trHeight w:val="276"/>
            </w:trPr>
          </w:trPrChange>
        </w:trPr>
        <w:tc>
          <w:tcPr>
            <w:tcW w:w="670" w:type="dxa"/>
            <w:shd w:val="clear" w:color="auto" w:fill="auto"/>
            <w:vAlign w:val="center"/>
            <w:tcPrChange w:id="12195" w:author="thu nga" w:date="2024-10-01T10:49:00Z">
              <w:tcPr>
                <w:tcW w:w="670" w:type="dxa"/>
                <w:shd w:val="clear" w:color="auto" w:fill="auto"/>
                <w:vAlign w:val="center"/>
              </w:tcPr>
            </w:tcPrChange>
          </w:tcPr>
          <w:p w14:paraId="1B0743EA" w14:textId="567D931A" w:rsidR="00FF4CD3" w:rsidRPr="00AD0E1A" w:rsidDel="007E0F89" w:rsidRDefault="00FF4CD3">
            <w:pPr>
              <w:pStyle w:val="ListParagraph"/>
              <w:numPr>
                <w:ilvl w:val="0"/>
                <w:numId w:val="62"/>
              </w:numPr>
              <w:spacing w:before="0" w:line="240" w:lineRule="auto"/>
              <w:contextualSpacing w:val="0"/>
              <w:jc w:val="left"/>
              <w:rPr>
                <w:del w:id="12196" w:author="Phuong Truong Thi" w:date="2024-10-08T18:12:00Z"/>
                <w:rFonts w:eastAsia="Times New Roman"/>
                <w:szCs w:val="24"/>
                <w:lang w:val="vi-VN" w:eastAsia="vi-VN"/>
              </w:rPr>
            </w:pPr>
          </w:p>
        </w:tc>
        <w:tc>
          <w:tcPr>
            <w:tcW w:w="1735" w:type="dxa"/>
            <w:gridSpan w:val="2"/>
            <w:shd w:val="clear" w:color="auto" w:fill="auto"/>
            <w:vAlign w:val="center"/>
            <w:tcPrChange w:id="12197" w:author="thu nga" w:date="2024-10-01T10:49:00Z">
              <w:tcPr>
                <w:tcW w:w="1735" w:type="dxa"/>
                <w:gridSpan w:val="2"/>
                <w:shd w:val="clear" w:color="auto" w:fill="auto"/>
                <w:vAlign w:val="center"/>
              </w:tcPr>
            </w:tcPrChange>
          </w:tcPr>
          <w:p w14:paraId="00C52408" w14:textId="70648167" w:rsidR="00FF4CD3" w:rsidRPr="008E60BE" w:rsidDel="007E0F89" w:rsidRDefault="00FF4CD3">
            <w:pPr>
              <w:spacing w:before="0" w:line="240" w:lineRule="auto"/>
              <w:contextualSpacing w:val="0"/>
              <w:rPr>
                <w:del w:id="12198" w:author="Phuong Truong Thi" w:date="2024-10-08T18:12:00Z"/>
                <w:rFonts w:ascii="Times New Roman" w:hAnsi="Times New Roman"/>
                <w:sz w:val="24"/>
                <w:szCs w:val="24"/>
              </w:rPr>
            </w:pPr>
            <w:del w:id="12199" w:author="Phuong Truong Thi" w:date="2024-10-08T18:12:00Z">
              <w:r w:rsidRPr="008E60BE" w:rsidDel="007E0F89">
                <w:rPr>
                  <w:rFonts w:ascii="Times New Roman" w:hAnsi="Times New Roman"/>
                  <w:sz w:val="24"/>
                  <w:szCs w:val="24"/>
                </w:rPr>
                <w:delText>Phân loại KH theo nhóm</w:delText>
              </w:r>
            </w:del>
          </w:p>
        </w:tc>
        <w:tc>
          <w:tcPr>
            <w:tcW w:w="2230" w:type="dxa"/>
            <w:vAlign w:val="center"/>
            <w:tcPrChange w:id="12200" w:author="thu nga" w:date="2024-10-01T10:49:00Z">
              <w:tcPr>
                <w:tcW w:w="2230" w:type="dxa"/>
                <w:vAlign w:val="center"/>
              </w:tcPr>
            </w:tcPrChange>
          </w:tcPr>
          <w:p w14:paraId="27CEB54D" w14:textId="6690485B" w:rsidR="00FF4CD3" w:rsidRPr="00E25144" w:rsidDel="007E0F89" w:rsidRDefault="00FF4CD3">
            <w:pPr>
              <w:spacing w:before="0" w:line="240" w:lineRule="auto"/>
              <w:contextualSpacing w:val="0"/>
              <w:rPr>
                <w:del w:id="12201" w:author="Phuong Truong Thi" w:date="2024-10-08T18:12:00Z"/>
                <w:rFonts w:ascii="Times New Roman" w:eastAsia="Times New Roman" w:hAnsi="Times New Roman"/>
                <w:sz w:val="24"/>
                <w:szCs w:val="24"/>
                <w:lang w:eastAsia="vi-VN"/>
              </w:rPr>
            </w:pPr>
            <w:del w:id="12202" w:author="Phuong Truong Thi" w:date="2024-10-08T18:12:00Z">
              <w:r w:rsidRPr="00E25144" w:rsidDel="007E0F89">
                <w:rPr>
                  <w:rFonts w:ascii="Times New Roman" w:hAnsi="Times New Roman"/>
                  <w:sz w:val="24"/>
                  <w:szCs w:val="24"/>
                </w:rPr>
                <w:delText>Ranking KH tiềm năng theo Logic của EDA: Top Vip, Tăng trưởng, Nuôi dưỡng, Tìm hiếu</w:delText>
              </w:r>
            </w:del>
          </w:p>
        </w:tc>
        <w:tc>
          <w:tcPr>
            <w:tcW w:w="1070" w:type="dxa"/>
            <w:vAlign w:val="center"/>
            <w:tcPrChange w:id="12203" w:author="thu nga" w:date="2024-10-01T10:49:00Z">
              <w:tcPr>
                <w:tcW w:w="1070" w:type="dxa"/>
                <w:vAlign w:val="center"/>
              </w:tcPr>
            </w:tcPrChange>
          </w:tcPr>
          <w:p w14:paraId="2813C637" w14:textId="2795727F" w:rsidR="00FF4CD3" w:rsidDel="007E0F89" w:rsidRDefault="00FF4CD3">
            <w:pPr>
              <w:spacing w:before="0" w:line="240" w:lineRule="auto"/>
              <w:contextualSpacing w:val="0"/>
              <w:jc w:val="center"/>
              <w:rPr>
                <w:del w:id="12204" w:author="Phuong Truong Thi" w:date="2024-10-08T18:12:00Z"/>
                <w:rFonts w:ascii="Times New Roman" w:eastAsia="Times New Roman" w:hAnsi="Times New Roman"/>
                <w:sz w:val="24"/>
                <w:szCs w:val="24"/>
                <w:lang w:eastAsia="vi-VN"/>
              </w:rPr>
              <w:pPrChange w:id="12205" w:author="thu nga" w:date="2024-09-30T15:15:00Z">
                <w:pPr>
                  <w:spacing w:before="0" w:line="240" w:lineRule="auto"/>
                  <w:contextualSpacing w:val="0"/>
                </w:pPr>
              </w:pPrChange>
            </w:pPr>
            <w:ins w:id="12206" w:author="thu nga" w:date="2024-09-30T15:14:00Z">
              <w:del w:id="12207" w:author="Phuong Truong Thi" w:date="2024-10-08T18:12:00Z">
                <w:r w:rsidRPr="00081D52" w:rsidDel="007E0F89">
                  <w:rPr>
                    <w:rFonts w:ascii="Times New Roman" w:eastAsia="Times New Roman" w:hAnsi="Times New Roman"/>
                    <w:sz w:val="24"/>
                    <w:szCs w:val="24"/>
                    <w:lang w:val="vi-VN" w:eastAsia="vi-VN"/>
                  </w:rPr>
                  <w:delText>EDA</w:delText>
                </w:r>
              </w:del>
            </w:ins>
          </w:p>
        </w:tc>
        <w:tc>
          <w:tcPr>
            <w:tcW w:w="1236" w:type="dxa"/>
            <w:tcPrChange w:id="12208" w:author="thu nga" w:date="2024-10-01T10:49:00Z">
              <w:tcPr>
                <w:tcW w:w="1236" w:type="dxa"/>
              </w:tcPr>
            </w:tcPrChange>
          </w:tcPr>
          <w:p w14:paraId="2603E6FA" w14:textId="235824ED" w:rsidR="00FF4CD3" w:rsidRPr="00AD0E1A" w:rsidDel="007E0F89" w:rsidRDefault="00FF4CD3">
            <w:pPr>
              <w:spacing w:before="0" w:line="240" w:lineRule="auto"/>
              <w:contextualSpacing w:val="0"/>
              <w:rPr>
                <w:del w:id="12209" w:author="Phuong Truong Thi" w:date="2024-10-08T18:12:00Z"/>
                <w:rFonts w:ascii="Times New Roman" w:eastAsia="Times New Roman" w:hAnsi="Times New Roman"/>
                <w:sz w:val="24"/>
                <w:szCs w:val="24"/>
                <w:lang w:eastAsia="vi-VN"/>
              </w:rPr>
            </w:pPr>
            <w:del w:id="12210" w:author="Phuong Truong Thi" w:date="2024-10-08T18:12:00Z">
              <w:r w:rsidDel="007E0F89">
                <w:rPr>
                  <w:rFonts w:ascii="Times New Roman" w:eastAsia="Times New Roman" w:hAnsi="Times New Roman"/>
                  <w:sz w:val="24"/>
                  <w:szCs w:val="24"/>
                  <w:lang w:eastAsia="vi-VN"/>
                </w:rPr>
                <w:delText>Text</w:delText>
              </w:r>
            </w:del>
          </w:p>
        </w:tc>
        <w:tc>
          <w:tcPr>
            <w:tcW w:w="1276" w:type="dxa"/>
            <w:shd w:val="clear" w:color="auto" w:fill="auto"/>
            <w:noWrap/>
            <w:vAlign w:val="center"/>
            <w:tcPrChange w:id="12211" w:author="thu nga" w:date="2024-10-01T10:49:00Z">
              <w:tcPr>
                <w:tcW w:w="1417" w:type="dxa"/>
                <w:gridSpan w:val="2"/>
                <w:shd w:val="clear" w:color="auto" w:fill="auto"/>
                <w:noWrap/>
                <w:vAlign w:val="center"/>
              </w:tcPr>
            </w:tcPrChange>
          </w:tcPr>
          <w:p w14:paraId="7EC0D4C4" w14:textId="078D4C1A" w:rsidR="00FF4CD3" w:rsidRPr="00AD0E1A" w:rsidDel="007E0F89" w:rsidRDefault="00FF4CD3">
            <w:pPr>
              <w:spacing w:before="0" w:line="240" w:lineRule="auto"/>
              <w:contextualSpacing w:val="0"/>
              <w:rPr>
                <w:del w:id="12212" w:author="Phuong Truong Thi" w:date="2024-10-08T18:12:00Z"/>
                <w:rFonts w:ascii="Times New Roman" w:eastAsia="Times New Roman" w:hAnsi="Times New Roman"/>
                <w:sz w:val="24"/>
                <w:szCs w:val="24"/>
                <w:lang w:val="vi-VN" w:eastAsia="vi-VN"/>
              </w:rPr>
            </w:pPr>
          </w:p>
        </w:tc>
        <w:tc>
          <w:tcPr>
            <w:tcW w:w="992" w:type="dxa"/>
            <w:tcPrChange w:id="12213" w:author="thu nga" w:date="2024-10-01T10:49:00Z">
              <w:tcPr>
                <w:tcW w:w="851" w:type="dxa"/>
              </w:tcPr>
            </w:tcPrChange>
          </w:tcPr>
          <w:p w14:paraId="5227C72F" w14:textId="5A2A4F86" w:rsidR="00FF4CD3" w:rsidRPr="00AD0E1A" w:rsidDel="007E0F89" w:rsidRDefault="00FF4CD3">
            <w:pPr>
              <w:spacing w:before="0" w:line="240" w:lineRule="auto"/>
              <w:contextualSpacing w:val="0"/>
              <w:jc w:val="center"/>
              <w:rPr>
                <w:del w:id="12214" w:author="Phuong Truong Thi" w:date="2024-10-08T18:12:00Z"/>
                <w:rFonts w:ascii="Times New Roman" w:eastAsia="Times New Roman" w:hAnsi="Times New Roman"/>
                <w:sz w:val="24"/>
                <w:szCs w:val="24"/>
                <w:lang w:val="vi-VN" w:eastAsia="vi-VN"/>
              </w:rPr>
            </w:pPr>
            <w:del w:id="12215" w:author="Phuong Truong Thi" w:date="2024-10-08T18:12:00Z">
              <w:r w:rsidRPr="005C7CCB" w:rsidDel="007E0F89">
                <w:rPr>
                  <w:rFonts w:ascii="Times New Roman" w:eastAsia="Times New Roman" w:hAnsi="Times New Roman"/>
                  <w:sz w:val="24"/>
                  <w:szCs w:val="24"/>
                  <w:lang w:eastAsia="vi-VN"/>
                </w:rPr>
                <w:delText>N</w:delText>
              </w:r>
            </w:del>
          </w:p>
        </w:tc>
      </w:tr>
    </w:tbl>
    <w:p w14:paraId="1E720EBB" w14:textId="0646662D" w:rsidR="00C86300" w:rsidRPr="00C86300" w:rsidRDefault="00C86300" w:rsidP="00C86300">
      <w:pPr>
        <w:pStyle w:val="ListParagraph"/>
        <w:rPr>
          <w:ins w:id="12216" w:author="Phuong Truong Thi" w:date="2024-10-17T19:07:00Z"/>
          <w:lang w:val="vi-VN"/>
          <w:rPrChange w:id="12217" w:author="Phuong Truong Thi" w:date="2024-10-17T19:07:00Z">
            <w:rPr>
              <w:ins w:id="12218" w:author="Phuong Truong Thi" w:date="2024-10-17T19:07:00Z"/>
            </w:rPr>
          </w:rPrChange>
        </w:rPr>
      </w:pPr>
      <w:ins w:id="12219" w:author="Phuong Truong Thi" w:date="2024-10-17T19:06:00Z">
        <w:r>
          <w:t xml:space="preserve">Các Acion </w:t>
        </w:r>
      </w:ins>
      <w:ins w:id="12220" w:author="Phuong Truong Thi" w:date="2024-10-17T19:07:00Z">
        <w:r>
          <w:t xml:space="preserve"> trên màn hình</w:t>
        </w:r>
      </w:ins>
    </w:p>
    <w:tbl>
      <w:tblPr>
        <w:tblStyle w:val="TableGrid"/>
        <w:tblW w:w="0" w:type="auto"/>
        <w:tblInd w:w="-275" w:type="dxa"/>
        <w:tblLook w:val="04A0" w:firstRow="1" w:lastRow="0" w:firstColumn="1" w:lastColumn="0" w:noHBand="0" w:noVBand="1"/>
      </w:tblPr>
      <w:tblGrid>
        <w:gridCol w:w="2610"/>
        <w:gridCol w:w="2970"/>
        <w:gridCol w:w="1495"/>
        <w:gridCol w:w="2267"/>
        <w:tblGridChange w:id="12221">
          <w:tblGrid>
            <w:gridCol w:w="2610"/>
            <w:gridCol w:w="2970"/>
            <w:gridCol w:w="1495"/>
            <w:gridCol w:w="2267"/>
            <w:gridCol w:w="5508"/>
            <w:gridCol w:w="2610"/>
            <w:gridCol w:w="2970"/>
            <w:gridCol w:w="1495"/>
            <w:gridCol w:w="2267"/>
          </w:tblGrid>
        </w:tblGridChange>
      </w:tblGrid>
      <w:tr w:rsidR="006F67C5" w14:paraId="1DF9FE3C" w14:textId="77777777" w:rsidTr="00817E47">
        <w:trPr>
          <w:ins w:id="12222" w:author="Phuong Truong Thi" w:date="2024-10-17T19:01:00Z"/>
        </w:trPr>
        <w:tc>
          <w:tcPr>
            <w:tcW w:w="2610" w:type="dxa"/>
            <w:shd w:val="clear" w:color="auto" w:fill="F7CAAC" w:themeFill="accent2" w:themeFillTint="66"/>
            <w:vAlign w:val="center"/>
          </w:tcPr>
          <w:p w14:paraId="6E422866" w14:textId="77777777" w:rsidR="006F67C5" w:rsidRPr="008343A7" w:rsidRDefault="006F67C5" w:rsidP="00817E47">
            <w:pPr>
              <w:jc w:val="center"/>
              <w:rPr>
                <w:ins w:id="12223" w:author="Phuong Truong Thi" w:date="2024-10-17T19:01:00Z"/>
                <w:rFonts w:ascii="Times New Roman" w:hAnsi="Times New Roman"/>
                <w:b/>
                <w:bCs/>
                <w:sz w:val="24"/>
                <w:szCs w:val="24"/>
              </w:rPr>
            </w:pPr>
            <w:ins w:id="12224" w:author="Phuong Truong Thi" w:date="2024-10-17T19:01:00Z">
              <w:r w:rsidRPr="008343A7">
                <w:rPr>
                  <w:rFonts w:ascii="Times New Roman" w:hAnsi="Times New Roman"/>
                  <w:b/>
                  <w:bCs/>
                  <w:sz w:val="24"/>
                  <w:szCs w:val="24"/>
                </w:rPr>
                <w:lastRenderedPageBreak/>
                <w:t>Action</w:t>
              </w:r>
            </w:ins>
          </w:p>
        </w:tc>
        <w:tc>
          <w:tcPr>
            <w:tcW w:w="2970" w:type="dxa"/>
            <w:shd w:val="clear" w:color="auto" w:fill="F7CAAC" w:themeFill="accent2" w:themeFillTint="66"/>
            <w:vAlign w:val="center"/>
          </w:tcPr>
          <w:p w14:paraId="7B14C078" w14:textId="77777777" w:rsidR="006F67C5" w:rsidRPr="008343A7" w:rsidRDefault="006F67C5" w:rsidP="00817E47">
            <w:pPr>
              <w:jc w:val="center"/>
              <w:rPr>
                <w:ins w:id="12225" w:author="Phuong Truong Thi" w:date="2024-10-17T19:01:00Z"/>
                <w:rFonts w:ascii="Times New Roman" w:hAnsi="Times New Roman"/>
                <w:b/>
                <w:bCs/>
                <w:sz w:val="24"/>
                <w:szCs w:val="24"/>
              </w:rPr>
            </w:pPr>
            <w:ins w:id="12226" w:author="Phuong Truong Thi" w:date="2024-10-17T19:01:00Z">
              <w:r w:rsidRPr="008343A7">
                <w:rPr>
                  <w:rFonts w:ascii="Times New Roman" w:hAnsi="Times New Roman"/>
                  <w:b/>
                  <w:bCs/>
                  <w:sz w:val="24"/>
                  <w:szCs w:val="24"/>
                </w:rPr>
                <w:t>Điều hướng</w:t>
              </w:r>
            </w:ins>
          </w:p>
        </w:tc>
        <w:tc>
          <w:tcPr>
            <w:tcW w:w="1495" w:type="dxa"/>
            <w:shd w:val="clear" w:color="auto" w:fill="F7CAAC" w:themeFill="accent2" w:themeFillTint="66"/>
            <w:vAlign w:val="center"/>
          </w:tcPr>
          <w:p w14:paraId="6628BFB1" w14:textId="77777777" w:rsidR="006F67C5" w:rsidRPr="008343A7" w:rsidRDefault="006F67C5" w:rsidP="00817E47">
            <w:pPr>
              <w:jc w:val="center"/>
              <w:rPr>
                <w:ins w:id="12227" w:author="Phuong Truong Thi" w:date="2024-10-17T19:01:00Z"/>
                <w:rFonts w:ascii="Times New Roman" w:hAnsi="Times New Roman"/>
                <w:b/>
                <w:bCs/>
                <w:sz w:val="24"/>
                <w:szCs w:val="24"/>
              </w:rPr>
            </w:pPr>
            <w:ins w:id="12228" w:author="Phuong Truong Thi" w:date="2024-10-17T19:01:00Z">
              <w:r w:rsidRPr="008343A7">
                <w:rPr>
                  <w:rFonts w:ascii="Times New Roman" w:hAnsi="Times New Roman"/>
                  <w:b/>
                  <w:bCs/>
                  <w:sz w:val="24"/>
                  <w:szCs w:val="24"/>
                </w:rPr>
                <w:t>Mã chức năng</w:t>
              </w:r>
            </w:ins>
          </w:p>
        </w:tc>
        <w:tc>
          <w:tcPr>
            <w:tcW w:w="2267" w:type="dxa"/>
            <w:shd w:val="clear" w:color="auto" w:fill="F7CAAC" w:themeFill="accent2" w:themeFillTint="66"/>
            <w:vAlign w:val="center"/>
          </w:tcPr>
          <w:p w14:paraId="444ECC22" w14:textId="77777777" w:rsidR="006F67C5" w:rsidRPr="008343A7" w:rsidRDefault="006F67C5" w:rsidP="00817E47">
            <w:pPr>
              <w:jc w:val="center"/>
              <w:rPr>
                <w:ins w:id="12229" w:author="Phuong Truong Thi" w:date="2024-10-17T19:01:00Z"/>
                <w:rFonts w:ascii="Times New Roman" w:hAnsi="Times New Roman"/>
                <w:b/>
                <w:bCs/>
                <w:sz w:val="24"/>
                <w:szCs w:val="24"/>
              </w:rPr>
            </w:pPr>
            <w:ins w:id="12230"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197F694C" w14:textId="77777777" w:rsidTr="00817E47">
        <w:tblPrEx>
          <w:tblW w:w="0" w:type="auto"/>
          <w:tblInd w:w="-275" w:type="dxa"/>
          <w:tblPrExChange w:id="12231" w:author="Phuong Truong Thi" w:date="2024-10-17T19:01:00Z">
            <w:tblPrEx>
              <w:tblW w:w="0" w:type="auto"/>
              <w:tblInd w:w="-275" w:type="dxa"/>
            </w:tblPrEx>
          </w:tblPrExChange>
        </w:tblPrEx>
        <w:trPr>
          <w:ins w:id="12232" w:author="Phuong Truong Thi" w:date="2024-10-17T19:01:00Z"/>
          <w:trPrChange w:id="12233" w:author="Phuong Truong Thi" w:date="2024-10-17T19:01:00Z">
            <w:trPr>
              <w:gridBefore w:val="5"/>
            </w:trPr>
          </w:trPrChange>
        </w:trPr>
        <w:tc>
          <w:tcPr>
            <w:tcW w:w="2610" w:type="dxa"/>
            <w:shd w:val="clear" w:color="auto" w:fill="auto"/>
            <w:vAlign w:val="center"/>
            <w:tcPrChange w:id="12234" w:author="Phuong Truong Thi" w:date="2024-10-17T19:01:00Z">
              <w:tcPr>
                <w:tcW w:w="2610" w:type="dxa"/>
                <w:shd w:val="clear" w:color="auto" w:fill="F7CAAC" w:themeFill="accent2" w:themeFillTint="66"/>
                <w:vAlign w:val="center"/>
              </w:tcPr>
            </w:tcPrChange>
          </w:tcPr>
          <w:p w14:paraId="1A9AFB06" w14:textId="77777777" w:rsidR="006F67C5" w:rsidRPr="00FD6BA2" w:rsidRDefault="006F67C5">
            <w:pPr>
              <w:jc w:val="left"/>
              <w:rPr>
                <w:ins w:id="12235" w:author="Phuong Truong Thi" w:date="2024-10-17T19:01:00Z"/>
                <w:rFonts w:ascii="Times New Roman" w:hAnsi="Times New Roman"/>
                <w:sz w:val="24"/>
                <w:szCs w:val="24"/>
                <w:rPrChange w:id="12236" w:author="Phuong Truong Thi" w:date="2024-10-17T19:01:00Z">
                  <w:rPr>
                    <w:ins w:id="12237" w:author="Phuong Truong Thi" w:date="2024-10-17T19:01:00Z"/>
                    <w:rFonts w:ascii="Times New Roman" w:hAnsi="Times New Roman"/>
                    <w:b/>
                    <w:bCs/>
                    <w:sz w:val="24"/>
                    <w:szCs w:val="24"/>
                  </w:rPr>
                </w:rPrChange>
              </w:rPr>
              <w:pPrChange w:id="12238" w:author="Phuong Truong Thi" w:date="2024-10-17T19:01:00Z">
                <w:pPr>
                  <w:jc w:val="center"/>
                </w:pPr>
              </w:pPrChange>
            </w:pPr>
            <w:ins w:id="12239" w:author="Phuong Truong Thi" w:date="2024-10-17T19:01:00Z">
              <w:r w:rsidRPr="00FD6BA2">
                <w:rPr>
                  <w:rFonts w:ascii="Times New Roman" w:hAnsi="Times New Roman"/>
                  <w:sz w:val="24"/>
                  <w:szCs w:val="24"/>
                  <w:rPrChange w:id="12240" w:author="Phuong Truong Thi" w:date="2024-10-17T19:01:00Z">
                    <w:rPr>
                      <w:rFonts w:ascii="Times New Roman" w:hAnsi="Times New Roman"/>
                      <w:b/>
                      <w:bCs/>
                      <w:sz w:val="24"/>
                      <w:szCs w:val="24"/>
                    </w:rPr>
                  </w:rPrChange>
                </w:rPr>
                <w:t>1.</w:t>
              </w:r>
            </w:ins>
            <w:ins w:id="12241"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12242" w:author="Phuong Truong Thi" w:date="2024-10-17T19:03:00Z">
              <w:r>
                <w:rPr>
                  <w:rFonts w:ascii="Times New Roman" w:hAnsi="Times New Roman"/>
                  <w:sz w:val="24"/>
                  <w:szCs w:val="24"/>
                </w:rPr>
                <w:t>link “Tên khách hàng”</w:t>
              </w:r>
            </w:ins>
          </w:p>
        </w:tc>
        <w:tc>
          <w:tcPr>
            <w:tcW w:w="2970" w:type="dxa"/>
            <w:shd w:val="clear" w:color="auto" w:fill="auto"/>
            <w:vAlign w:val="center"/>
            <w:tcPrChange w:id="12243" w:author="Phuong Truong Thi" w:date="2024-10-17T19:01:00Z">
              <w:tcPr>
                <w:tcW w:w="2970" w:type="dxa"/>
                <w:shd w:val="clear" w:color="auto" w:fill="F7CAAC" w:themeFill="accent2" w:themeFillTint="66"/>
                <w:vAlign w:val="center"/>
              </w:tcPr>
            </w:tcPrChange>
          </w:tcPr>
          <w:p w14:paraId="469CC3A3" w14:textId="77777777" w:rsidR="006F67C5" w:rsidRPr="008343A7" w:rsidRDefault="006F67C5">
            <w:pPr>
              <w:jc w:val="left"/>
              <w:rPr>
                <w:ins w:id="12244" w:author="Phuong Truong Thi" w:date="2024-10-17T19:01:00Z"/>
                <w:rFonts w:ascii="Times New Roman" w:hAnsi="Times New Roman"/>
                <w:b/>
                <w:bCs/>
                <w:sz w:val="24"/>
                <w:szCs w:val="24"/>
              </w:rPr>
              <w:pPrChange w:id="12245" w:author="Phuong Truong Thi" w:date="2024-10-17T19:01:00Z">
                <w:pPr>
                  <w:jc w:val="center"/>
                </w:pPr>
              </w:pPrChange>
            </w:pPr>
            <w:ins w:id="12246"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95" w:type="dxa"/>
            <w:shd w:val="clear" w:color="auto" w:fill="auto"/>
            <w:vAlign w:val="center"/>
            <w:tcPrChange w:id="12247" w:author="Phuong Truong Thi" w:date="2024-10-17T19:01:00Z">
              <w:tcPr>
                <w:tcW w:w="1495" w:type="dxa"/>
                <w:shd w:val="clear" w:color="auto" w:fill="F7CAAC" w:themeFill="accent2" w:themeFillTint="66"/>
                <w:vAlign w:val="center"/>
              </w:tcPr>
            </w:tcPrChange>
          </w:tcPr>
          <w:p w14:paraId="070A0F5F" w14:textId="77777777" w:rsidR="006F67C5" w:rsidRPr="00FD6BA2" w:rsidRDefault="006F67C5">
            <w:pPr>
              <w:jc w:val="left"/>
              <w:rPr>
                <w:ins w:id="12248" w:author="Phuong Truong Thi" w:date="2024-10-17T19:01:00Z"/>
                <w:rFonts w:ascii="Times New Roman" w:hAnsi="Times New Roman"/>
                <w:sz w:val="24"/>
                <w:szCs w:val="24"/>
                <w:rPrChange w:id="12249" w:author="Phuong Truong Thi" w:date="2024-10-17T19:05:00Z">
                  <w:rPr>
                    <w:ins w:id="12250" w:author="Phuong Truong Thi" w:date="2024-10-17T19:01:00Z"/>
                    <w:rFonts w:ascii="Times New Roman" w:hAnsi="Times New Roman"/>
                    <w:b/>
                    <w:bCs/>
                    <w:sz w:val="24"/>
                    <w:szCs w:val="24"/>
                  </w:rPr>
                </w:rPrChange>
              </w:rPr>
              <w:pPrChange w:id="12251" w:author="Phuong Truong Thi" w:date="2024-10-17T19:01:00Z">
                <w:pPr>
                  <w:jc w:val="center"/>
                </w:pPr>
              </w:pPrChange>
            </w:pPr>
            <w:ins w:id="12252" w:author="Phuong Truong Thi" w:date="2024-10-17T19:05:00Z">
              <w:r w:rsidRPr="00FD6BA2">
                <w:rPr>
                  <w:rFonts w:ascii="Times New Roman" w:hAnsi="Times New Roman"/>
                  <w:sz w:val="24"/>
                  <w:szCs w:val="24"/>
                  <w:rPrChange w:id="12253" w:author="Phuong Truong Thi" w:date="2024-10-17T19:05:00Z">
                    <w:rPr>
                      <w:rFonts w:ascii="Times New Roman" w:hAnsi="Times New Roman"/>
                      <w:b/>
                      <w:bCs/>
                      <w:sz w:val="24"/>
                      <w:szCs w:val="24"/>
                    </w:rPr>
                  </w:rPrChange>
                </w:rPr>
                <w:t>C360</w:t>
              </w:r>
            </w:ins>
          </w:p>
        </w:tc>
        <w:tc>
          <w:tcPr>
            <w:tcW w:w="2267" w:type="dxa"/>
            <w:shd w:val="clear" w:color="auto" w:fill="auto"/>
            <w:vAlign w:val="center"/>
            <w:tcPrChange w:id="12254" w:author="Phuong Truong Thi" w:date="2024-10-17T19:01:00Z">
              <w:tcPr>
                <w:tcW w:w="2267" w:type="dxa"/>
                <w:shd w:val="clear" w:color="auto" w:fill="F7CAAC" w:themeFill="accent2" w:themeFillTint="66"/>
                <w:vAlign w:val="center"/>
              </w:tcPr>
            </w:tcPrChange>
          </w:tcPr>
          <w:p w14:paraId="27FC6A1C" w14:textId="1255097F" w:rsidR="006F67C5" w:rsidRPr="00FD6BA2" w:rsidRDefault="001710A9">
            <w:pPr>
              <w:jc w:val="left"/>
              <w:rPr>
                <w:ins w:id="12255" w:author="Phuong Truong Thi" w:date="2024-10-17T19:01:00Z"/>
                <w:rFonts w:ascii="Times New Roman" w:hAnsi="Times New Roman"/>
                <w:color w:val="FF0000"/>
                <w:sz w:val="24"/>
                <w:szCs w:val="24"/>
                <w:rPrChange w:id="12256" w:author="Phuong Truong Thi" w:date="2024-10-17T19:06:00Z">
                  <w:rPr>
                    <w:ins w:id="12257" w:author="Phuong Truong Thi" w:date="2024-10-17T19:01:00Z"/>
                    <w:rFonts w:ascii="Times New Roman" w:hAnsi="Times New Roman"/>
                    <w:b/>
                    <w:bCs/>
                    <w:sz w:val="24"/>
                    <w:szCs w:val="24"/>
                  </w:rPr>
                </w:rPrChange>
              </w:rPr>
              <w:pPrChange w:id="12258" w:author="Phuong Truong Thi" w:date="2024-10-17T19:01:00Z">
                <w:pPr>
                  <w:jc w:val="center"/>
                </w:pPr>
              </w:pPrChange>
            </w:pPr>
            <w:r>
              <w:rPr>
                <w:rFonts w:ascii="Times New Roman" w:hAnsi="Times New Roman"/>
                <w:bCs/>
                <w:sz w:val="24"/>
                <w:szCs w:val="24"/>
              </w:rPr>
              <w:t xml:space="preserve">Tài liệu “Đặc Tả Yêu Cầu Phần Mềm </w:t>
            </w:r>
            <w:del w:id="12259" w:author="Phuong Truong Thi" w:date="2024-11-25T10:23:00Z">
              <w:r w:rsidDel="004511D8">
                <w:rPr>
                  <w:rFonts w:ascii="Times New Roman" w:hAnsi="Times New Roman"/>
                  <w:bCs/>
                  <w:sz w:val="24"/>
                  <w:szCs w:val="24"/>
                </w:rPr>
                <w:delText>Cấu Phần</w:delText>
              </w:r>
            </w:del>
            <w:ins w:id="12260" w:author="Phuong Truong Thi" w:date="2024-11-25T10:23: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6F67C5" w14:paraId="3F0E5EA3" w14:textId="77777777" w:rsidTr="00817E47">
        <w:trPr>
          <w:ins w:id="12261" w:author="Phuong Truong Thi" w:date="2024-10-17T19:01:00Z"/>
        </w:trPr>
        <w:tc>
          <w:tcPr>
            <w:tcW w:w="2610" w:type="dxa"/>
            <w:shd w:val="clear" w:color="auto" w:fill="FFFFFF" w:themeFill="background1"/>
            <w:vAlign w:val="center"/>
          </w:tcPr>
          <w:p w14:paraId="47F75A22" w14:textId="77777777" w:rsidR="006F67C5" w:rsidRDefault="006F67C5" w:rsidP="00817E47">
            <w:pPr>
              <w:jc w:val="left"/>
              <w:rPr>
                <w:ins w:id="12262" w:author="Phuong Truong Thi" w:date="2024-10-17T19:01:00Z"/>
                <w:rFonts w:ascii="Times New Roman" w:hAnsi="Times New Roman"/>
                <w:sz w:val="24"/>
                <w:szCs w:val="24"/>
              </w:rPr>
            </w:pPr>
            <w:ins w:id="12263" w:author="Phuong Truong Thi" w:date="2024-10-17T19:01:00Z">
              <w:r>
                <w:rPr>
                  <w:rFonts w:ascii="Times New Roman" w:hAnsi="Times New Roman"/>
                  <w:sz w:val="24"/>
                  <w:szCs w:val="24"/>
                </w:rPr>
                <w:t xml:space="preserve">2.Click vào </w:t>
              </w:r>
            </w:ins>
            <w:r>
              <w:rPr>
                <w:rFonts w:ascii="Times New Roman" w:hAnsi="Times New Roman"/>
                <w:sz w:val="24"/>
                <w:szCs w:val="24"/>
              </w:rPr>
              <w:t>Text</w:t>
            </w:r>
            <w:ins w:id="12264" w:author="Phuong Truong Thi" w:date="2024-10-17T19:01:00Z">
              <w:r>
                <w:rPr>
                  <w:rFonts w:ascii="Times New Roman" w:hAnsi="Times New Roman"/>
                  <w:sz w:val="24"/>
                  <w:szCs w:val="24"/>
                </w:rPr>
                <w:t xml:space="preserve"> link:</w:t>
              </w:r>
            </w:ins>
          </w:p>
          <w:p w14:paraId="774995CD" w14:textId="77777777" w:rsidR="006F67C5" w:rsidRPr="00890A53" w:rsidRDefault="006F67C5" w:rsidP="00817E47">
            <w:pPr>
              <w:jc w:val="left"/>
              <w:rPr>
                <w:ins w:id="12265" w:author="Phuong Truong Thi" w:date="2024-10-17T19:01:00Z"/>
                <w:rFonts w:ascii="Times New Roman" w:hAnsi="Times New Roman"/>
                <w:sz w:val="24"/>
                <w:szCs w:val="24"/>
              </w:rPr>
            </w:pPr>
            <w:r>
              <w:rPr>
                <w:rFonts w:ascii="Times New Roman" w:hAnsi="Times New Roman"/>
                <w:sz w:val="24"/>
                <w:szCs w:val="24"/>
              </w:rPr>
              <w:t>“</w:t>
            </w:r>
            <w:ins w:id="12266" w:author="Phuong Truong Thi" w:date="2024-10-17T19:03:00Z">
              <w:r>
                <w:rPr>
                  <w:rFonts w:ascii="Times New Roman" w:hAnsi="Times New Roman"/>
                  <w:sz w:val="24"/>
                  <w:szCs w:val="24"/>
                </w:rPr>
                <w:t>Tên CN quản lý</w:t>
              </w:r>
            </w:ins>
            <w:ins w:id="12267" w:author="Phuong Truong Thi" w:date="2024-10-17T19:01:00Z">
              <w:r>
                <w:rPr>
                  <w:rFonts w:ascii="Times New Roman" w:hAnsi="Times New Roman"/>
                  <w:sz w:val="24"/>
                  <w:szCs w:val="24"/>
                </w:rPr>
                <w:t>”</w:t>
              </w:r>
            </w:ins>
          </w:p>
        </w:tc>
        <w:tc>
          <w:tcPr>
            <w:tcW w:w="2970" w:type="dxa"/>
            <w:shd w:val="clear" w:color="auto" w:fill="FFFFFF" w:themeFill="background1"/>
            <w:vAlign w:val="center"/>
          </w:tcPr>
          <w:p w14:paraId="5D04D64D" w14:textId="77777777" w:rsidR="006F67C5" w:rsidRPr="00890A53" w:rsidRDefault="006F67C5" w:rsidP="00817E47">
            <w:pPr>
              <w:jc w:val="left"/>
              <w:rPr>
                <w:ins w:id="12268" w:author="Phuong Truong Thi" w:date="2024-10-17T19:01:00Z"/>
                <w:rFonts w:ascii="Times New Roman" w:hAnsi="Times New Roman"/>
                <w:sz w:val="24"/>
                <w:szCs w:val="24"/>
              </w:rPr>
            </w:pPr>
            <w:ins w:id="12269" w:author="Phuong Truong Thi" w:date="2024-10-17T19:04:00Z">
              <w:r w:rsidRPr="00CE1CE9">
                <w:rPr>
                  <w:rFonts w:ascii="Times New Roman" w:hAnsi="Times New Roman"/>
                  <w:color w:val="000000" w:themeColor="text1"/>
                  <w:sz w:val="24"/>
                  <w:szCs w:val="24"/>
                </w:rPr>
                <w:t>Hệ thống điều hướng sang màn hình c</w:t>
              </w:r>
            </w:ins>
            <w:ins w:id="12270" w:author="Phuong Truong Thi" w:date="2024-10-17T19:06:00Z">
              <w:r>
                <w:rPr>
                  <w:rFonts w:ascii="Times New Roman" w:hAnsi="Times New Roman"/>
                  <w:color w:val="000000" w:themeColor="text1"/>
                  <w:sz w:val="24"/>
                  <w:szCs w:val="24"/>
                </w:rPr>
                <w:t>h</w:t>
              </w:r>
            </w:ins>
            <w:ins w:id="12271" w:author="Phuong Truong Thi" w:date="2024-10-17T19:04:00Z">
              <w:r>
                <w:rPr>
                  <w:rFonts w:ascii="Times New Roman" w:hAnsi="Times New Roman"/>
                  <w:color w:val="000000" w:themeColor="text1"/>
                  <w:sz w:val="24"/>
                  <w:szCs w:val="24"/>
                </w:rPr>
                <w:t>i tiết chi nhánh</w:t>
              </w:r>
            </w:ins>
          </w:p>
        </w:tc>
        <w:tc>
          <w:tcPr>
            <w:tcW w:w="1495" w:type="dxa"/>
            <w:shd w:val="clear" w:color="auto" w:fill="FFFFFF" w:themeFill="background1"/>
            <w:vAlign w:val="center"/>
          </w:tcPr>
          <w:p w14:paraId="1D9E397E" w14:textId="77777777" w:rsidR="006F67C5" w:rsidRPr="008343A7" w:rsidRDefault="006F67C5" w:rsidP="00817E47">
            <w:pPr>
              <w:jc w:val="left"/>
              <w:rPr>
                <w:ins w:id="12272" w:author="Phuong Truong Thi" w:date="2024-10-17T19:01:00Z"/>
                <w:rFonts w:ascii="Times New Roman" w:hAnsi="Times New Roman"/>
                <w:b/>
                <w:bCs/>
                <w:sz w:val="24"/>
                <w:szCs w:val="24"/>
              </w:rPr>
            </w:pPr>
            <w:ins w:id="12273"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267" w:type="dxa"/>
            <w:shd w:val="clear" w:color="auto" w:fill="FFFFFF" w:themeFill="background1"/>
            <w:vAlign w:val="center"/>
          </w:tcPr>
          <w:p w14:paraId="5A10515E" w14:textId="7ABF1865" w:rsidR="006F67C5" w:rsidRPr="00FD6BA2" w:rsidRDefault="003C6F4B" w:rsidP="00817E47">
            <w:pPr>
              <w:jc w:val="left"/>
              <w:rPr>
                <w:ins w:id="12274" w:author="Phuong Truong Thi" w:date="2024-10-17T19:01:00Z"/>
                <w:rFonts w:ascii="Times New Roman" w:hAnsi="Times New Roman"/>
                <w:b/>
                <w:bCs/>
                <w:color w:val="FF0000"/>
                <w:sz w:val="24"/>
                <w:szCs w:val="24"/>
              </w:rPr>
            </w:pPr>
            <w:del w:id="12275" w:author="Phuong Truong Thi" w:date="2024-11-25T18:44:00Z">
              <w:r w:rsidRPr="003C6F4B" w:rsidDel="005B45EC">
                <w:rPr>
                  <w:rFonts w:ascii="Times New Roman" w:hAnsi="Times New Roman"/>
                  <w:sz w:val="24"/>
                  <w:szCs w:val="24"/>
                </w:rPr>
                <w:delText>II.2.18.1</w:delText>
              </w:r>
            </w:del>
            <w:ins w:id="12276" w:author="Phuong Truong Thi" w:date="2024-11-25T18:44:00Z">
              <w:r w:rsidR="005B45EC">
                <w:rPr>
                  <w:rFonts w:ascii="Times New Roman" w:hAnsi="Times New Roman"/>
                  <w:sz w:val="24"/>
                  <w:szCs w:val="24"/>
                </w:rPr>
                <w:t>Mục II.2.10.1</w:t>
              </w:r>
            </w:ins>
          </w:p>
        </w:tc>
      </w:tr>
      <w:tr w:rsidR="006F67C5" w14:paraId="6BA8BD8A" w14:textId="77777777" w:rsidTr="00817E47">
        <w:trPr>
          <w:ins w:id="12277" w:author="Phuong Truong Thi" w:date="2024-10-17T19:01:00Z"/>
        </w:trPr>
        <w:tc>
          <w:tcPr>
            <w:tcW w:w="2610" w:type="dxa"/>
          </w:tcPr>
          <w:p w14:paraId="255164BD" w14:textId="77777777" w:rsidR="006F67C5" w:rsidRDefault="006F67C5" w:rsidP="00817E47">
            <w:pPr>
              <w:rPr>
                <w:ins w:id="12278" w:author="Phuong Truong Thi" w:date="2024-10-17T19:01:00Z"/>
                <w:rFonts w:ascii="Times New Roman" w:hAnsi="Times New Roman"/>
                <w:color w:val="000000" w:themeColor="text1"/>
                <w:sz w:val="24"/>
                <w:szCs w:val="24"/>
              </w:rPr>
            </w:pPr>
            <w:ins w:id="12279" w:author="Phuong Truong Thi" w:date="2024-10-17T19:01:00Z">
              <w:r>
                <w:rPr>
                  <w:rFonts w:ascii="Times New Roman" w:hAnsi="Times New Roman"/>
                  <w:color w:val="000000" w:themeColor="text1"/>
                  <w:sz w:val="24"/>
                  <w:szCs w:val="24"/>
                </w:rPr>
                <w:t>3</w:t>
              </w:r>
              <w:r w:rsidRPr="00CE1CE9">
                <w:rPr>
                  <w:rFonts w:ascii="Times New Roman" w:hAnsi="Times New Roman"/>
                  <w:color w:val="000000" w:themeColor="text1"/>
                  <w:sz w:val="24"/>
                  <w:szCs w:val="24"/>
                </w:rPr>
                <w:t xml:space="preserve">.Click vào </w:t>
              </w:r>
            </w:ins>
            <w:r>
              <w:rPr>
                <w:rFonts w:ascii="Times New Roman" w:hAnsi="Times New Roman"/>
                <w:color w:val="000000" w:themeColor="text1"/>
                <w:sz w:val="24"/>
                <w:szCs w:val="24"/>
              </w:rPr>
              <w:t>Text</w:t>
            </w:r>
            <w:ins w:id="12280"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3E92721D" w14:textId="77777777" w:rsidR="006F67C5" w:rsidRPr="00CE1CE9" w:rsidRDefault="006F67C5" w:rsidP="00817E47">
            <w:pPr>
              <w:rPr>
                <w:ins w:id="12281" w:author="Phuong Truong Thi" w:date="2024-10-17T19:01:00Z"/>
                <w:rFonts w:ascii="Times New Roman" w:hAnsi="Times New Roman"/>
                <w:color w:val="000000" w:themeColor="text1"/>
                <w:sz w:val="24"/>
                <w:szCs w:val="24"/>
              </w:rPr>
            </w:pPr>
            <w:ins w:id="12282" w:author="Phuong Truong Thi" w:date="2024-10-17T19:01:00Z">
              <w:r w:rsidRPr="00CE1CE9">
                <w:rPr>
                  <w:rFonts w:ascii="Times New Roman" w:hAnsi="Times New Roman"/>
                  <w:color w:val="000000" w:themeColor="text1"/>
                  <w:sz w:val="24"/>
                  <w:szCs w:val="24"/>
                </w:rPr>
                <w:t>“</w:t>
              </w:r>
            </w:ins>
            <w:ins w:id="12283" w:author="Phuong Truong Thi" w:date="2024-10-17T19:03:00Z">
              <w:r>
                <w:rPr>
                  <w:rFonts w:ascii="Times New Roman" w:hAnsi="Times New Roman"/>
                  <w:color w:val="000000" w:themeColor="text1"/>
                  <w:sz w:val="24"/>
                  <w:szCs w:val="24"/>
                </w:rPr>
                <w:t>Tên CBBH</w:t>
              </w:r>
            </w:ins>
            <w:ins w:id="12284" w:author="Phuong Truong Thi" w:date="2024-10-17T19:01:00Z">
              <w:r>
                <w:rPr>
                  <w:rFonts w:ascii="Times New Roman" w:hAnsi="Times New Roman"/>
                  <w:color w:val="000000" w:themeColor="text1"/>
                  <w:sz w:val="24"/>
                  <w:szCs w:val="24"/>
                </w:rPr>
                <w:t>”</w:t>
              </w:r>
            </w:ins>
          </w:p>
          <w:p w14:paraId="13309901" w14:textId="77777777" w:rsidR="006F67C5" w:rsidRPr="00CE1CE9" w:rsidRDefault="006F67C5" w:rsidP="00817E47">
            <w:pPr>
              <w:rPr>
                <w:ins w:id="12285" w:author="Phuong Truong Thi" w:date="2024-10-17T19:01:00Z"/>
                <w:rFonts w:ascii="Times New Roman" w:hAnsi="Times New Roman"/>
                <w:color w:val="000000" w:themeColor="text1"/>
                <w:sz w:val="24"/>
                <w:szCs w:val="24"/>
              </w:rPr>
            </w:pPr>
          </w:p>
        </w:tc>
        <w:tc>
          <w:tcPr>
            <w:tcW w:w="2970" w:type="dxa"/>
          </w:tcPr>
          <w:p w14:paraId="4A6A865E" w14:textId="77777777" w:rsidR="006F67C5" w:rsidRPr="00CE1CE9" w:rsidRDefault="006F67C5" w:rsidP="00817E47">
            <w:pPr>
              <w:rPr>
                <w:ins w:id="12286" w:author="Phuong Truong Thi" w:date="2024-10-17T19:01:00Z"/>
                <w:rFonts w:ascii="Times New Roman" w:hAnsi="Times New Roman"/>
                <w:color w:val="000000" w:themeColor="text1"/>
                <w:sz w:val="24"/>
                <w:szCs w:val="24"/>
              </w:rPr>
            </w:pPr>
            <w:ins w:id="12287" w:author="Phuong Truong Thi" w:date="2024-10-17T19:01:00Z">
              <w:r w:rsidRPr="00CE1CE9">
                <w:rPr>
                  <w:rFonts w:ascii="Times New Roman" w:hAnsi="Times New Roman"/>
                  <w:color w:val="000000" w:themeColor="text1"/>
                  <w:sz w:val="24"/>
                  <w:szCs w:val="24"/>
                </w:rPr>
                <w:t xml:space="preserve">Hệ thống điều hướng sang màn hình chi </w:t>
              </w:r>
            </w:ins>
            <w:ins w:id="12288" w:author="Phuong Truong Thi" w:date="2024-10-17T19:04:00Z">
              <w:r>
                <w:rPr>
                  <w:rFonts w:ascii="Times New Roman" w:hAnsi="Times New Roman"/>
                  <w:color w:val="000000" w:themeColor="text1"/>
                  <w:sz w:val="24"/>
                  <w:szCs w:val="24"/>
                </w:rPr>
                <w:t xml:space="preserve">tiết </w:t>
              </w:r>
            </w:ins>
            <w:ins w:id="12289" w:author="Phuong Truong Thi" w:date="2024-10-17T19:01:00Z">
              <w:r w:rsidRPr="00CE1CE9">
                <w:rPr>
                  <w:rFonts w:ascii="Times New Roman" w:hAnsi="Times New Roman"/>
                  <w:color w:val="000000" w:themeColor="text1"/>
                  <w:sz w:val="24"/>
                  <w:szCs w:val="24"/>
                </w:rPr>
                <w:t>CBBH</w:t>
              </w:r>
            </w:ins>
          </w:p>
        </w:tc>
        <w:tc>
          <w:tcPr>
            <w:tcW w:w="1495" w:type="dxa"/>
          </w:tcPr>
          <w:p w14:paraId="73B1972B" w14:textId="77777777" w:rsidR="006F67C5" w:rsidRPr="00CE1CE9" w:rsidRDefault="006F67C5" w:rsidP="00817E47">
            <w:pPr>
              <w:rPr>
                <w:ins w:id="12290" w:author="Phuong Truong Thi" w:date="2024-10-17T19:01:00Z"/>
                <w:rFonts w:ascii="Times New Roman" w:hAnsi="Times New Roman"/>
                <w:color w:val="000000" w:themeColor="text1"/>
                <w:sz w:val="24"/>
                <w:szCs w:val="24"/>
              </w:rPr>
            </w:pPr>
            <w:ins w:id="12291" w:author="Phuong Truong Thi" w:date="2024-10-17T19:01:00Z">
              <w:r w:rsidRPr="00CE1CE9">
                <w:rPr>
                  <w:rFonts w:ascii="Times New Roman" w:hAnsi="Times New Roman"/>
                  <w:color w:val="000000" w:themeColor="text1"/>
                  <w:sz w:val="24"/>
                  <w:szCs w:val="24"/>
                </w:rPr>
                <w:t>DETAIL_02</w:t>
              </w:r>
            </w:ins>
          </w:p>
        </w:tc>
        <w:tc>
          <w:tcPr>
            <w:tcW w:w="2267" w:type="dxa"/>
          </w:tcPr>
          <w:p w14:paraId="7F013059" w14:textId="7EE48A97" w:rsidR="006F67C5" w:rsidRPr="00FD6BA2" w:rsidRDefault="003C6F4B" w:rsidP="00817E47">
            <w:pPr>
              <w:rPr>
                <w:ins w:id="12292" w:author="Phuong Truong Thi" w:date="2024-10-17T19:01:00Z"/>
                <w:rFonts w:ascii="Times New Roman" w:hAnsi="Times New Roman"/>
                <w:color w:val="FF0000"/>
                <w:sz w:val="24"/>
                <w:szCs w:val="24"/>
                <w:rPrChange w:id="12293" w:author="Phuong Truong Thi" w:date="2024-10-17T19:06:00Z">
                  <w:rPr>
                    <w:ins w:id="12294" w:author="Phuong Truong Thi" w:date="2024-10-17T19:01:00Z"/>
                    <w:rFonts w:ascii="Times New Roman" w:hAnsi="Times New Roman"/>
                    <w:color w:val="000000" w:themeColor="text1"/>
                    <w:sz w:val="24"/>
                    <w:szCs w:val="24"/>
                  </w:rPr>
                </w:rPrChange>
              </w:rPr>
            </w:pPr>
            <w:del w:id="12295"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ins w:id="12296" w:author="Phuong Truong Thi" w:date="2024-11-25T18:44:00Z">
              <w:r w:rsidR="005B45EC">
                <w:rPr>
                  <w:rFonts w:ascii="Times New Roman" w:hAnsi="Times New Roman"/>
                  <w:sz w:val="24"/>
                  <w:szCs w:val="24"/>
                </w:rPr>
                <w:t>Mục II.2.10.2</w:t>
              </w:r>
            </w:ins>
          </w:p>
        </w:tc>
      </w:tr>
      <w:tr w:rsidR="001710A9" w14:paraId="1B1361B0" w14:textId="77777777" w:rsidTr="00817E47">
        <w:tc>
          <w:tcPr>
            <w:tcW w:w="2610" w:type="dxa"/>
          </w:tcPr>
          <w:p w14:paraId="0A968432"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4.Click vào :</w:t>
            </w:r>
          </w:p>
          <w:p w14:paraId="4B5A2F15"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21F7EEBE" w14:textId="77777777" w:rsidR="001710A9" w:rsidRDefault="001710A9" w:rsidP="001710A9">
            <w:pPr>
              <w:rPr>
                <w:rFonts w:ascii="Times New Roman" w:hAnsi="Times New Roman"/>
                <w:color w:val="000000" w:themeColor="text1"/>
                <w:sz w:val="24"/>
                <w:szCs w:val="24"/>
              </w:rPr>
            </w:pPr>
          </w:p>
        </w:tc>
        <w:tc>
          <w:tcPr>
            <w:tcW w:w="2970" w:type="dxa"/>
          </w:tcPr>
          <w:p w14:paraId="3F8EB7C7" w14:textId="5DCD05F4" w:rsidR="001710A9" w:rsidRPr="00CE1CE9" w:rsidRDefault="001710A9" w:rsidP="001710A9">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495" w:type="dxa"/>
          </w:tcPr>
          <w:p w14:paraId="612D3571" w14:textId="77777777" w:rsidR="001710A9" w:rsidRPr="00CE1CE9" w:rsidRDefault="001710A9" w:rsidP="001710A9">
            <w:pPr>
              <w:rPr>
                <w:rFonts w:ascii="Times New Roman" w:hAnsi="Times New Roman"/>
                <w:color w:val="000000" w:themeColor="text1"/>
                <w:sz w:val="24"/>
                <w:szCs w:val="24"/>
              </w:rPr>
            </w:pPr>
          </w:p>
        </w:tc>
        <w:tc>
          <w:tcPr>
            <w:tcW w:w="2267" w:type="dxa"/>
          </w:tcPr>
          <w:p w14:paraId="1E681C53" w14:textId="5CE4D06C" w:rsidR="001710A9" w:rsidRPr="003C6F4B" w:rsidRDefault="001710A9" w:rsidP="001710A9">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12297" w:author="Phuong Truong Thi" w:date="2024-11-25T10:23: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2B9D0FB0" w14:textId="77777777" w:rsidR="00EA72F0" w:rsidRDefault="00EA72F0" w:rsidP="00C86300">
      <w:pPr>
        <w:rPr>
          <w:ins w:id="12298" w:author="Phuong Truong Thi" w:date="2024-12-11T11:56:00Z" w16du:dateUtc="2024-12-11T04:56:00Z"/>
        </w:rPr>
      </w:pPr>
    </w:p>
    <w:p w14:paraId="74CF4CCB" w14:textId="77777777" w:rsidR="00EA72F0" w:rsidRDefault="00EA72F0" w:rsidP="00C86300">
      <w:pPr>
        <w:rPr>
          <w:ins w:id="12299" w:author="Phuong Truong Thi" w:date="2024-12-11T11:56:00Z" w16du:dateUtc="2024-12-11T04:56:00Z"/>
        </w:rPr>
      </w:pPr>
    </w:p>
    <w:p w14:paraId="0E6F24BD" w14:textId="5E7976CC" w:rsidR="007B7F57" w:rsidRPr="001C683E" w:rsidRDefault="00273A54" w:rsidP="00C86300">
      <w:pPr>
        <w:rPr>
          <w:ins w:id="12300" w:author="thu nga" w:date="2024-09-30T15:32:00Z"/>
          <w:rFonts w:ascii="Times New Roman" w:hAnsi="Times New Roman"/>
          <w:sz w:val="24"/>
          <w:szCs w:val="24"/>
          <w:lang w:val="vi-VN"/>
        </w:rPr>
      </w:pPr>
      <w:ins w:id="12301" w:author="thu nga" w:date="2024-09-30T15:15:00Z">
        <w:r>
          <w:br w:type="textWrapping" w:clear="all"/>
        </w:r>
      </w:ins>
      <w:ins w:id="12302" w:author="thu nga" w:date="2024-09-30T15:32:00Z">
        <w:r w:rsidR="007B7F57" w:rsidRPr="001C683E">
          <w:rPr>
            <w:rFonts w:ascii="Times New Roman" w:hAnsi="Times New Roman"/>
            <w:b/>
            <w:bCs/>
            <w:sz w:val="24"/>
            <w:szCs w:val="24"/>
            <w:lang w:val="vi-VN"/>
          </w:rPr>
          <w:t xml:space="preserve">Trong đó: </w:t>
        </w:r>
        <w:r w:rsidR="007B7F57" w:rsidRPr="001C683E">
          <w:rPr>
            <w:rFonts w:ascii="Times New Roman" w:hAnsi="Times New Roman"/>
            <w:color w:val="000000"/>
            <w:sz w:val="24"/>
            <w:szCs w:val="24"/>
            <w:lang w:val="vi-VN"/>
          </w:rPr>
          <w:t>AUM (Tổng tài sản của khách hàng) tại ngày T-1</w:t>
        </w:r>
        <w:r w:rsidR="007B7F57" w:rsidRPr="001C683E">
          <w:rPr>
            <w:rFonts w:ascii="Times New Roman" w:hAnsi="Times New Roman"/>
            <w:b/>
            <w:bCs/>
            <w:sz w:val="24"/>
            <w:szCs w:val="24"/>
            <w:lang w:val="vi-VN"/>
          </w:rPr>
          <w:t xml:space="preserve"> </w:t>
        </w:r>
        <w:r w:rsidR="007B7F57" w:rsidRPr="001C683E">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del w:id="12303" w:author="Phuong Truong Thi" w:date="2024-10-15T00:08:00Z">
          <w:r w:rsidR="007B7F57" w:rsidRPr="001C683E" w:rsidDel="00AD3DE7">
            <w:rPr>
              <w:rFonts w:ascii="Times New Roman" w:hAnsi="Times New Roman"/>
              <w:sz w:val="24"/>
              <w:szCs w:val="24"/>
              <w:lang w:val="vi-VN"/>
            </w:rPr>
            <w:delText>+ Gác sản phẩm đầu tư khác của khách hàng (Banca, FX)</w:delText>
          </w:r>
        </w:del>
      </w:ins>
    </w:p>
    <w:p w14:paraId="58E121B4" w14:textId="77777777" w:rsidR="007B7F57" w:rsidRPr="00E57F75" w:rsidRDefault="007B7F57" w:rsidP="007B7F57">
      <w:pPr>
        <w:pStyle w:val="ListParagraph"/>
        <w:numPr>
          <w:ilvl w:val="0"/>
          <w:numId w:val="101"/>
        </w:numPr>
        <w:spacing w:line="300" w:lineRule="auto"/>
        <w:rPr>
          <w:ins w:id="12304" w:author="thu nga" w:date="2024-09-30T15:32:00Z"/>
          <w:szCs w:val="24"/>
          <w:lang w:val="vi-VN"/>
        </w:rPr>
      </w:pPr>
      <w:ins w:id="12305" w:author="thu nga" w:date="2024-09-30T15:32:00Z">
        <w:r w:rsidRPr="00E57F75">
          <w:rPr>
            <w:szCs w:val="24"/>
            <w:lang w:val="vi-VN"/>
          </w:rPr>
          <w:t>Số dư tiền gửi tiết kiệm trung bình tháng: Số dư tiền gửi tiết kiệm trung bình từ ngày đầu tháng đến ngày T-1 của Khách hàng</w:t>
        </w:r>
      </w:ins>
    </w:p>
    <w:p w14:paraId="4FD6D553" w14:textId="77777777" w:rsidR="007B7F57" w:rsidRPr="00E57F75" w:rsidRDefault="007B7F57" w:rsidP="007B7F57">
      <w:pPr>
        <w:pStyle w:val="ListParagraph"/>
        <w:numPr>
          <w:ilvl w:val="0"/>
          <w:numId w:val="101"/>
        </w:numPr>
        <w:spacing w:line="300" w:lineRule="auto"/>
        <w:rPr>
          <w:ins w:id="12306" w:author="thu nga" w:date="2024-09-30T15:32:00Z"/>
          <w:szCs w:val="24"/>
          <w:lang w:val="vi-VN"/>
        </w:rPr>
      </w:pPr>
      <w:ins w:id="12307" w:author="thu nga" w:date="2024-09-30T15:32:00Z">
        <w:r w:rsidRPr="00E57F75">
          <w:rPr>
            <w:szCs w:val="24"/>
            <w:lang w:val="vi-VN"/>
          </w:rPr>
          <w:t>Số dư tài khoản thanh toán trung bình tháng: Số dư tài khoản thanh toán trung bình từ ngày đầu tháng đến ngày T-1 của Khách hàng</w:t>
        </w:r>
      </w:ins>
    </w:p>
    <w:p w14:paraId="7FC2B04F" w14:textId="77777777" w:rsidR="007B7F57" w:rsidRPr="00E57F75" w:rsidRDefault="007B7F57" w:rsidP="007B7F57">
      <w:pPr>
        <w:pStyle w:val="ListParagraph"/>
        <w:numPr>
          <w:ilvl w:val="0"/>
          <w:numId w:val="101"/>
        </w:numPr>
        <w:spacing w:line="300" w:lineRule="auto"/>
        <w:rPr>
          <w:ins w:id="12308" w:author="thu nga" w:date="2024-09-30T15:32:00Z"/>
          <w:szCs w:val="24"/>
          <w:lang w:val="vi-VN"/>
        </w:rPr>
      </w:pPr>
      <w:ins w:id="12309" w:author="thu nga" w:date="2024-09-30T15:32:00Z">
        <w:r w:rsidRPr="00E57F75">
          <w:rPr>
            <w:szCs w:val="24"/>
            <w:lang w:val="vi-VN"/>
          </w:rPr>
          <w:t>Giá trị hợp đồng trái phiếu: Tổng số dư trái phiếu tại ngày T-1 của Khách hàng</w:t>
        </w:r>
      </w:ins>
    </w:p>
    <w:p w14:paraId="6AF2BAC3" w14:textId="77777777" w:rsidR="007B7F57" w:rsidRPr="00E57F75" w:rsidRDefault="007B7F57" w:rsidP="007B7F57">
      <w:pPr>
        <w:pStyle w:val="ListParagraph"/>
        <w:numPr>
          <w:ilvl w:val="0"/>
          <w:numId w:val="101"/>
        </w:numPr>
        <w:spacing w:line="300" w:lineRule="auto"/>
        <w:rPr>
          <w:ins w:id="12310" w:author="thu nga" w:date="2024-09-30T15:32:00Z"/>
          <w:szCs w:val="24"/>
          <w:lang w:val="vi-VN"/>
        </w:rPr>
      </w:pPr>
      <w:ins w:id="12311" w:author="thu nga" w:date="2024-09-30T15:32:00Z">
        <w:r w:rsidRPr="00E57F75">
          <w:rPr>
            <w:szCs w:val="24"/>
            <w:lang w:val="vi-VN"/>
          </w:rPr>
          <w:t>Giá trị hợp đồng chứng chỉ quỹ: Tổng số dư tại ngày T-1 của Khách hàng</w:t>
        </w:r>
      </w:ins>
    </w:p>
    <w:p w14:paraId="7CF3B29D" w14:textId="26151C16" w:rsidR="007B7F57" w:rsidRPr="00421C65" w:rsidDel="00AD3DE7" w:rsidRDefault="007B7F57" w:rsidP="007B7F57">
      <w:pPr>
        <w:pStyle w:val="ListParagraph"/>
        <w:numPr>
          <w:ilvl w:val="0"/>
          <w:numId w:val="101"/>
        </w:numPr>
        <w:spacing w:line="300" w:lineRule="auto"/>
        <w:rPr>
          <w:ins w:id="12312" w:author="thu nga" w:date="2024-09-30T15:32:00Z"/>
          <w:del w:id="12313" w:author="Phuong Truong Thi" w:date="2024-10-15T00:08:00Z"/>
          <w:szCs w:val="24"/>
          <w:lang w:val="vi-VN"/>
        </w:rPr>
      </w:pPr>
      <w:ins w:id="12314" w:author="thu nga" w:date="2024-09-30T15:32:00Z">
        <w:del w:id="12315" w:author="Phuong Truong Thi" w:date="2024-10-15T00:08:00Z">
          <w:r w:rsidRPr="00421C65" w:rsidDel="00AD3DE7">
            <w:rPr>
              <w:szCs w:val="24"/>
              <w:lang w:val="vi-VN"/>
            </w:rPr>
            <w:delText>Các sản phẩm đầu tư khác của khách hàng</w:delText>
          </w:r>
        </w:del>
      </w:ins>
    </w:p>
    <w:p w14:paraId="2C1820E8" w14:textId="3805F915" w:rsidR="007B7F57" w:rsidDel="00AD3DE7" w:rsidRDefault="007B7F57" w:rsidP="007B7F57">
      <w:pPr>
        <w:pStyle w:val="ListParagraph"/>
        <w:ind w:left="1134"/>
        <w:rPr>
          <w:ins w:id="12316" w:author="thu nga" w:date="2024-09-30T15:32:00Z"/>
          <w:del w:id="12317" w:author="Phuong Truong Thi" w:date="2024-10-15T00:08:00Z"/>
          <w:lang w:val="vi-VN"/>
        </w:rPr>
      </w:pPr>
      <w:ins w:id="12318" w:author="thu nga" w:date="2024-09-30T15:32:00Z">
        <w:del w:id="12319" w:author="Phuong Truong Thi" w:date="2024-10-15T00:08:00Z">
          <w:r w:rsidRPr="00421C65" w:rsidDel="00AD3DE7">
            <w:rPr>
              <w:lang w:val="vi-VN"/>
            </w:rPr>
            <w:delText xml:space="preserve">Bảo hiểm: Tổng số dư đầu tư của các </w:delText>
          </w:r>
          <w:commentRangeStart w:id="12320"/>
          <w:r w:rsidRPr="00421C65" w:rsidDel="00AD3DE7">
            <w:rPr>
              <w:lang w:val="vi-VN"/>
            </w:rPr>
            <w:delText xml:space="preserve">mã sản phẩm phụ </w:delText>
          </w:r>
          <w:commentRangeEnd w:id="12320"/>
          <w:r w:rsidDel="00AD3DE7">
            <w:rPr>
              <w:rStyle w:val="CommentReference"/>
              <w:rFonts w:ascii="Arial" w:hAnsi="Arial"/>
              <w:lang w:val="x-none" w:eastAsia="x-none"/>
            </w:rPr>
            <w:commentReference w:id="12320"/>
          </w:r>
          <w:r w:rsidRPr="00421C65" w:rsidDel="00AD3DE7">
            <w:rPr>
              <w:lang w:val="vi-VN"/>
            </w:rPr>
            <w:delText>là đầu tư</w:delText>
          </w:r>
        </w:del>
      </w:ins>
    </w:p>
    <w:p w14:paraId="1EFDAF0F" w14:textId="4A6B15F3" w:rsidR="00D00FF8" w:rsidRPr="007B7F57" w:rsidDel="00AD3DE7" w:rsidRDefault="007B7F57">
      <w:pPr>
        <w:pStyle w:val="ListParagraph"/>
        <w:ind w:left="1134"/>
        <w:rPr>
          <w:del w:id="12321" w:author="Phuong Truong Thi" w:date="2024-10-15T00:08:00Z"/>
          <w:lang w:val="vi-VN"/>
          <w:rPrChange w:id="12322" w:author="thu nga" w:date="2024-09-30T15:32:00Z">
            <w:rPr>
              <w:del w:id="12323" w:author="Phuong Truong Thi" w:date="2024-10-15T00:08:00Z"/>
            </w:rPr>
          </w:rPrChange>
        </w:rPr>
        <w:pPrChange w:id="12324" w:author="thu nga" w:date="2024-09-30T15:32:00Z">
          <w:pPr/>
        </w:pPrChange>
      </w:pPr>
      <w:commentRangeStart w:id="12325"/>
      <w:ins w:id="12326" w:author="thu nga" w:date="2024-09-30T15:32:00Z">
        <w:del w:id="12327" w:author="Phuong Truong Thi" w:date="2024-10-15T00:08:00Z">
          <w:r w:rsidRPr="004C7F2E" w:rsidDel="00AD3DE7">
            <w:rPr>
              <w:szCs w:val="24"/>
              <w:lang w:val="vi-VN"/>
            </w:rPr>
            <w:delText xml:space="preserve">FX: </w:delText>
          </w:r>
          <w:r w:rsidRPr="00421C65" w:rsidDel="00AD3DE7">
            <w:rPr>
              <w:szCs w:val="24"/>
              <w:lang w:val="vi-VN"/>
            </w:rPr>
            <w:delText>có tính sản phẩm FX vào tổng tài sản khách hàng không, nếu có thì lấy từ BIC tool</w:delText>
          </w:r>
          <w:r w:rsidRPr="004C7F2E" w:rsidDel="00AD3DE7">
            <w:rPr>
              <w:szCs w:val="24"/>
              <w:lang w:val="vi-VN"/>
            </w:rPr>
            <w:delText xml:space="preserve"> hay không</w:delText>
          </w:r>
          <w:commentRangeEnd w:id="12325"/>
          <w:r w:rsidRPr="00421C65" w:rsidDel="00AD3DE7">
            <w:rPr>
              <w:szCs w:val="24"/>
              <w:lang w:val="vi-VN"/>
            </w:rPr>
            <w:commentReference w:id="12325"/>
          </w:r>
          <w:r w:rsidDel="00AD3DE7">
            <w:rPr>
              <w:szCs w:val="24"/>
              <w:lang w:val="vi-VN"/>
            </w:rPr>
            <w:delText>?</w:delText>
          </w:r>
        </w:del>
      </w:ins>
    </w:p>
    <w:p w14:paraId="649457A9" w14:textId="77777777" w:rsidR="00DD7FB7" w:rsidRPr="00D06746" w:rsidDel="00E57F75" w:rsidRDefault="00DD7FB7" w:rsidP="00D00FF8">
      <w:pPr>
        <w:rPr>
          <w:del w:id="12328" w:author="Phuong Truong Thi" w:date="2024-10-17T19:22:00Z"/>
          <w:lang w:val="vi-VN"/>
        </w:rPr>
      </w:pPr>
    </w:p>
    <w:p w14:paraId="0AD67AA2" w14:textId="77777777" w:rsidR="00DD7FB7" w:rsidDel="00E57F75" w:rsidRDefault="00DD7FB7" w:rsidP="00D00FF8">
      <w:pPr>
        <w:rPr>
          <w:del w:id="12329" w:author="Phuong Truong Thi" w:date="2024-10-17T19:22:00Z"/>
        </w:rPr>
      </w:pPr>
    </w:p>
    <w:p w14:paraId="7D5B10B2" w14:textId="77777777" w:rsidR="00441239" w:rsidDel="00E57F75" w:rsidRDefault="00441239" w:rsidP="00D00FF8">
      <w:pPr>
        <w:rPr>
          <w:del w:id="12330" w:author="Phuong Truong Thi" w:date="2024-10-17T19:22:00Z"/>
        </w:rPr>
      </w:pPr>
    </w:p>
    <w:p w14:paraId="709ACE86" w14:textId="77777777" w:rsidR="00441239" w:rsidDel="00E57F75" w:rsidRDefault="00441239" w:rsidP="00D00FF8">
      <w:pPr>
        <w:rPr>
          <w:del w:id="12331" w:author="Phuong Truong Thi" w:date="2024-10-17T19:22:00Z"/>
        </w:rPr>
      </w:pPr>
    </w:p>
    <w:p w14:paraId="404645E4" w14:textId="77777777" w:rsidR="00441239" w:rsidDel="00E57F75" w:rsidRDefault="00441239" w:rsidP="00D00FF8">
      <w:pPr>
        <w:rPr>
          <w:del w:id="12332" w:author="Phuong Truong Thi" w:date="2024-10-17T19:22:00Z"/>
        </w:rPr>
      </w:pPr>
    </w:p>
    <w:p w14:paraId="4A8E002B" w14:textId="77777777" w:rsidR="00441239" w:rsidRPr="00441239" w:rsidDel="00E57F75" w:rsidRDefault="00441239" w:rsidP="00D00FF8">
      <w:pPr>
        <w:rPr>
          <w:del w:id="12333" w:author="Phuong Truong Thi" w:date="2024-10-17T19:22:00Z"/>
        </w:rPr>
      </w:pPr>
    </w:p>
    <w:p w14:paraId="7A09E385" w14:textId="77777777" w:rsidR="00445D58" w:rsidRPr="00D06746" w:rsidDel="00E57F75" w:rsidRDefault="00445D58" w:rsidP="00D00FF8">
      <w:pPr>
        <w:rPr>
          <w:del w:id="12334" w:author="Phuong Truong Thi" w:date="2024-10-17T19:22:00Z"/>
          <w:lang w:val="vi-VN"/>
        </w:rPr>
      </w:pPr>
    </w:p>
    <w:p w14:paraId="73471C6F" w14:textId="5969CA67" w:rsidR="00F748D4" w:rsidRPr="00F748D4" w:rsidDel="00E57F75" w:rsidRDefault="00F748D4" w:rsidP="00F748D4">
      <w:pPr>
        <w:pStyle w:val="ListParagraph"/>
        <w:numPr>
          <w:ilvl w:val="0"/>
          <w:numId w:val="65"/>
        </w:numPr>
        <w:rPr>
          <w:del w:id="12335" w:author="Phuong Truong Thi" w:date="2024-10-17T19:22:00Z"/>
        </w:rPr>
      </w:pPr>
      <w:del w:id="12336" w:author="Phuong Truong Thi" w:date="2024-10-17T19:22:00Z">
        <w:r w:rsidDel="00E57F75">
          <w:rPr>
            <w:i/>
            <w:iCs/>
          </w:rPr>
          <w:delText>Màn hình minh họa</w:delText>
        </w:r>
      </w:del>
    </w:p>
    <w:p w14:paraId="32ECAFE7" w14:textId="47EAD02B" w:rsidR="00F748D4" w:rsidRPr="00F748D4" w:rsidRDefault="00F748D4" w:rsidP="00F748D4">
      <w:del w:id="12337" w:author="Phuong Truong Thi" w:date="2024-10-17T19:22:00Z">
        <w:r w:rsidDel="00E57F75">
          <w:rPr>
            <w:noProof/>
          </w:rPr>
          <w:drawing>
            <wp:inline distT="0" distB="0" distL="0" distR="0" wp14:anchorId="3E872732" wp14:editId="1640E248">
              <wp:extent cx="5820201" cy="4707172"/>
              <wp:effectExtent l="0" t="0" r="0" b="0"/>
              <wp:docPr id="1288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 name="Picture 7" descr="A screenshot of a computer&#10;&#10;Description automatically generated"/>
                      <pic:cNvPicPr/>
                    </pic:nvPicPr>
                    <pic:blipFill>
                      <a:blip r:embed="rId22"/>
                      <a:stretch>
                        <a:fillRect/>
                      </a:stretch>
                    </pic:blipFill>
                    <pic:spPr>
                      <a:xfrm>
                        <a:off x="0" y="0"/>
                        <a:ext cx="5832640" cy="4717232"/>
                      </a:xfrm>
                      <a:prstGeom prst="rect">
                        <a:avLst/>
                      </a:prstGeom>
                    </pic:spPr>
                  </pic:pic>
                </a:graphicData>
              </a:graphic>
            </wp:inline>
          </w:drawing>
        </w:r>
      </w:del>
    </w:p>
    <w:p w14:paraId="507708A9" w14:textId="11D31336" w:rsidR="00D41F64" w:rsidRPr="00E57F75" w:rsidDel="00E57F75" w:rsidRDefault="00B50F17">
      <w:pPr>
        <w:pStyle w:val="Heading31"/>
        <w:numPr>
          <w:ilvl w:val="2"/>
          <w:numId w:val="88"/>
        </w:numPr>
        <w:rPr>
          <w:del w:id="12338" w:author="Phuong Truong Thi" w:date="2024-10-17T19:19:00Z"/>
          <w:sz w:val="24"/>
          <w:szCs w:val="24"/>
        </w:rPr>
        <w:pPrChange w:id="12339" w:author="Phuong Truong Thi" w:date="2024-10-08T18:25:00Z">
          <w:pPr>
            <w:pStyle w:val="Heading31"/>
            <w:numPr>
              <w:numId w:val="66"/>
            </w:numPr>
            <w:tabs>
              <w:tab w:val="clear" w:pos="1080"/>
            </w:tabs>
            <w:ind w:left="720" w:hanging="720"/>
          </w:pPr>
        </w:pPrChange>
      </w:pPr>
      <w:bookmarkStart w:id="12340" w:name="_Toc177425386"/>
      <w:del w:id="12341" w:author="Phuong Truong Thi" w:date="2024-10-17T19:19:00Z">
        <w:r w:rsidRPr="006D1F61" w:rsidDel="00E57F75">
          <w:rPr>
            <w:sz w:val="24"/>
            <w:szCs w:val="24"/>
          </w:rPr>
          <w:lastRenderedPageBreak/>
          <w:delText xml:space="preserve">C360 - </w:delText>
        </w:r>
        <w:r w:rsidR="008D7233" w:rsidRPr="006D1F61" w:rsidDel="00E57F75">
          <w:rPr>
            <w:sz w:val="24"/>
            <w:szCs w:val="24"/>
          </w:rPr>
          <w:delText>Màn hình chi tiết khách hàng C360</w:delText>
        </w:r>
        <w:bookmarkStart w:id="12342" w:name="_Toc180597993"/>
        <w:bookmarkStart w:id="12343" w:name="_Toc180598757"/>
        <w:bookmarkStart w:id="12344" w:name="_Toc181872502"/>
        <w:bookmarkStart w:id="12345" w:name="_Toc183454921"/>
        <w:bookmarkStart w:id="12346" w:name="_Toc183455873"/>
        <w:bookmarkStart w:id="12347" w:name="_Toc184406207"/>
        <w:bookmarkStart w:id="12348" w:name="_Toc184407466"/>
        <w:bookmarkStart w:id="12349" w:name="_Toc184408414"/>
        <w:bookmarkStart w:id="12350" w:name="_Toc184409362"/>
        <w:bookmarkStart w:id="12351" w:name="_Toc184813148"/>
        <w:bookmarkEnd w:id="12340"/>
        <w:bookmarkEnd w:id="12342"/>
        <w:bookmarkEnd w:id="12343"/>
        <w:bookmarkEnd w:id="12344"/>
        <w:bookmarkEnd w:id="12345"/>
        <w:bookmarkEnd w:id="12346"/>
        <w:bookmarkEnd w:id="12347"/>
        <w:bookmarkEnd w:id="12348"/>
        <w:bookmarkEnd w:id="12349"/>
        <w:bookmarkEnd w:id="12350"/>
        <w:bookmarkEnd w:id="12351"/>
      </w:del>
    </w:p>
    <w:p w14:paraId="01942306" w14:textId="0C60C7C7" w:rsidR="00D41F64" w:rsidRPr="008D7233" w:rsidDel="00E57F75" w:rsidRDefault="00D41F64" w:rsidP="00D41F64">
      <w:pPr>
        <w:pStyle w:val="Heading31"/>
        <w:numPr>
          <w:ilvl w:val="0"/>
          <w:numId w:val="65"/>
        </w:numPr>
        <w:tabs>
          <w:tab w:val="clear" w:pos="1080"/>
        </w:tabs>
        <w:ind w:left="600" w:hanging="600"/>
        <w:outlineLvl w:val="9"/>
        <w:rPr>
          <w:del w:id="12352" w:author="Phuong Truong Thi" w:date="2024-10-17T19:19:00Z"/>
        </w:rPr>
      </w:pPr>
      <w:del w:id="12353" w:author="Phuong Truong Thi" w:date="2024-10-17T19:19:00Z">
        <w:r w:rsidDel="00E57F75">
          <w:rPr>
            <w:b w:val="0"/>
            <w:bCs w:val="0"/>
            <w:i/>
            <w:iCs/>
            <w:sz w:val="24"/>
            <w:szCs w:val="24"/>
          </w:rPr>
          <w:delText>Mô tả chức năng</w:delText>
        </w:r>
        <w:bookmarkStart w:id="12354" w:name="_Toc180597994"/>
        <w:bookmarkStart w:id="12355" w:name="_Toc180598758"/>
        <w:bookmarkStart w:id="12356" w:name="_Toc181872503"/>
        <w:bookmarkStart w:id="12357" w:name="_Toc183454922"/>
        <w:bookmarkStart w:id="12358" w:name="_Toc183455874"/>
        <w:bookmarkStart w:id="12359" w:name="_Toc184406208"/>
        <w:bookmarkStart w:id="12360" w:name="_Toc184407467"/>
        <w:bookmarkStart w:id="12361" w:name="_Toc184408415"/>
        <w:bookmarkStart w:id="12362" w:name="_Toc184409363"/>
        <w:bookmarkStart w:id="12363" w:name="_Toc184813149"/>
        <w:bookmarkEnd w:id="12354"/>
        <w:bookmarkEnd w:id="12355"/>
        <w:bookmarkEnd w:id="12356"/>
        <w:bookmarkEnd w:id="12357"/>
        <w:bookmarkEnd w:id="12358"/>
        <w:bookmarkEnd w:id="12359"/>
        <w:bookmarkEnd w:id="12360"/>
        <w:bookmarkEnd w:id="12361"/>
        <w:bookmarkEnd w:id="12362"/>
        <w:bookmarkEnd w:id="12363"/>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D41F64" w:rsidRPr="00075487" w:rsidDel="00E57F75" w14:paraId="3DF63695" w14:textId="1E217407">
        <w:trPr>
          <w:trHeight w:val="792"/>
          <w:del w:id="12364" w:author="Phuong Truong Thi" w:date="2024-10-17T19:19:00Z"/>
        </w:trPr>
        <w:tc>
          <w:tcPr>
            <w:tcW w:w="1647" w:type="dxa"/>
            <w:shd w:val="clear" w:color="auto" w:fill="auto"/>
          </w:tcPr>
          <w:p w14:paraId="2B1058AD" w14:textId="6CD78C05" w:rsidR="00D41F64" w:rsidRPr="00075487" w:rsidDel="00E57F75" w:rsidRDefault="00D41F64">
            <w:pPr>
              <w:pStyle w:val="Bd-1BodyText1"/>
              <w:keepLines/>
              <w:spacing w:line="276" w:lineRule="auto"/>
              <w:ind w:left="0"/>
              <w:jc w:val="left"/>
              <w:rPr>
                <w:del w:id="12365" w:author="Phuong Truong Thi" w:date="2024-10-17T19:19:00Z"/>
                <w:rFonts w:ascii="Times New Roman" w:hAnsi="Times New Roman"/>
                <w:b/>
                <w:bCs/>
                <w:i/>
                <w:sz w:val="24"/>
                <w:szCs w:val="24"/>
              </w:rPr>
            </w:pPr>
            <w:del w:id="12366" w:author="Phuong Truong Thi" w:date="2024-10-17T19:19:00Z">
              <w:r w:rsidRPr="00075487" w:rsidDel="00E57F75">
                <w:rPr>
                  <w:rFonts w:ascii="Times New Roman" w:hAnsi="Times New Roman"/>
                  <w:b/>
                  <w:i/>
                  <w:sz w:val="24"/>
                  <w:szCs w:val="24"/>
                </w:rPr>
                <w:delText>Mô tả</w:delText>
              </w:r>
              <w:bookmarkStart w:id="12367" w:name="_Toc180597995"/>
              <w:bookmarkStart w:id="12368" w:name="_Toc180598759"/>
              <w:bookmarkStart w:id="12369" w:name="_Toc181872504"/>
              <w:bookmarkStart w:id="12370" w:name="_Toc183454923"/>
              <w:bookmarkStart w:id="12371" w:name="_Toc183455875"/>
              <w:bookmarkStart w:id="12372" w:name="_Toc184406209"/>
              <w:bookmarkStart w:id="12373" w:name="_Toc184407468"/>
              <w:bookmarkStart w:id="12374" w:name="_Toc184408416"/>
              <w:bookmarkStart w:id="12375" w:name="_Toc184409364"/>
              <w:bookmarkStart w:id="12376" w:name="_Toc184813150"/>
              <w:bookmarkEnd w:id="12367"/>
              <w:bookmarkEnd w:id="12368"/>
              <w:bookmarkEnd w:id="12369"/>
              <w:bookmarkEnd w:id="12370"/>
              <w:bookmarkEnd w:id="12371"/>
              <w:bookmarkEnd w:id="12372"/>
              <w:bookmarkEnd w:id="12373"/>
              <w:bookmarkEnd w:id="12374"/>
              <w:bookmarkEnd w:id="12375"/>
              <w:bookmarkEnd w:id="12376"/>
            </w:del>
          </w:p>
        </w:tc>
        <w:tc>
          <w:tcPr>
            <w:tcW w:w="7510" w:type="dxa"/>
            <w:shd w:val="clear" w:color="auto" w:fill="auto"/>
          </w:tcPr>
          <w:p w14:paraId="2D26A0DE" w14:textId="71BA9635" w:rsidR="00D41F64" w:rsidRPr="00075487" w:rsidDel="00E57F75" w:rsidRDefault="00D41F64">
            <w:pPr>
              <w:pStyle w:val="Normal10"/>
              <w:rPr>
                <w:del w:id="12377" w:author="Phuong Truong Thi" w:date="2024-10-17T19:19:00Z"/>
              </w:rPr>
            </w:pPr>
            <w:del w:id="12378" w:author="Phuong Truong Thi" w:date="2024-10-17T19:19:00Z">
              <w:r w:rsidRPr="00075487" w:rsidDel="00E57F75">
                <w:delText xml:space="preserve">Chức năng hỗ trợ NSD </w:delText>
              </w:r>
              <w:r w:rsidDel="00E57F75">
                <w:delText>nhìn thấy thông tin chi tiết của khách hàng. Chi tiết ở phần “Thông tin dữ liệu”</w:delText>
              </w:r>
              <w:bookmarkStart w:id="12379" w:name="_Toc180597996"/>
              <w:bookmarkStart w:id="12380" w:name="_Toc180598760"/>
              <w:bookmarkStart w:id="12381" w:name="_Toc181872505"/>
              <w:bookmarkStart w:id="12382" w:name="_Toc183454924"/>
              <w:bookmarkStart w:id="12383" w:name="_Toc183455876"/>
              <w:bookmarkStart w:id="12384" w:name="_Toc184406210"/>
              <w:bookmarkStart w:id="12385" w:name="_Toc184407469"/>
              <w:bookmarkStart w:id="12386" w:name="_Toc184408417"/>
              <w:bookmarkStart w:id="12387" w:name="_Toc184409365"/>
              <w:bookmarkStart w:id="12388" w:name="_Toc184813151"/>
              <w:bookmarkEnd w:id="12379"/>
              <w:bookmarkEnd w:id="12380"/>
              <w:bookmarkEnd w:id="12381"/>
              <w:bookmarkEnd w:id="12382"/>
              <w:bookmarkEnd w:id="12383"/>
              <w:bookmarkEnd w:id="12384"/>
              <w:bookmarkEnd w:id="12385"/>
              <w:bookmarkEnd w:id="12386"/>
              <w:bookmarkEnd w:id="12387"/>
              <w:bookmarkEnd w:id="12388"/>
            </w:del>
          </w:p>
        </w:tc>
        <w:bookmarkStart w:id="12389" w:name="_Toc180597997"/>
        <w:bookmarkStart w:id="12390" w:name="_Toc180598761"/>
        <w:bookmarkStart w:id="12391" w:name="_Toc181872506"/>
        <w:bookmarkStart w:id="12392" w:name="_Toc183454925"/>
        <w:bookmarkStart w:id="12393" w:name="_Toc183455877"/>
        <w:bookmarkStart w:id="12394" w:name="_Toc184406211"/>
        <w:bookmarkStart w:id="12395" w:name="_Toc184407470"/>
        <w:bookmarkStart w:id="12396" w:name="_Toc184408418"/>
        <w:bookmarkStart w:id="12397" w:name="_Toc184409366"/>
        <w:bookmarkStart w:id="12398" w:name="_Toc184813152"/>
        <w:bookmarkEnd w:id="12389"/>
        <w:bookmarkEnd w:id="12390"/>
        <w:bookmarkEnd w:id="12391"/>
        <w:bookmarkEnd w:id="12392"/>
        <w:bookmarkEnd w:id="12393"/>
        <w:bookmarkEnd w:id="12394"/>
        <w:bookmarkEnd w:id="12395"/>
        <w:bookmarkEnd w:id="12396"/>
        <w:bookmarkEnd w:id="12397"/>
        <w:bookmarkEnd w:id="12398"/>
      </w:tr>
      <w:tr w:rsidR="00D41F64" w:rsidRPr="00075487" w:rsidDel="00E57F75" w14:paraId="0B7C1145" w14:textId="2C48E1EE">
        <w:trPr>
          <w:trHeight w:val="765"/>
          <w:del w:id="12399" w:author="Phuong Truong Thi" w:date="2024-10-17T19:19:00Z"/>
        </w:trPr>
        <w:tc>
          <w:tcPr>
            <w:tcW w:w="1647" w:type="dxa"/>
            <w:shd w:val="clear" w:color="auto" w:fill="auto"/>
          </w:tcPr>
          <w:p w14:paraId="2998D0BA" w14:textId="6570AC11" w:rsidR="00D41F64" w:rsidRPr="00075487" w:rsidDel="00E57F75" w:rsidRDefault="00D41F64">
            <w:pPr>
              <w:pStyle w:val="Bd-1BodyText1"/>
              <w:keepLines/>
              <w:spacing w:line="276" w:lineRule="auto"/>
              <w:ind w:left="0"/>
              <w:jc w:val="left"/>
              <w:rPr>
                <w:del w:id="12400" w:author="Phuong Truong Thi" w:date="2024-10-17T19:19:00Z"/>
                <w:rFonts w:ascii="Times New Roman" w:hAnsi="Times New Roman"/>
                <w:b/>
                <w:bCs/>
                <w:i/>
                <w:sz w:val="24"/>
                <w:szCs w:val="24"/>
              </w:rPr>
            </w:pPr>
            <w:del w:id="12401" w:author="Phuong Truong Thi" w:date="2024-10-17T19:19:00Z">
              <w:r w:rsidRPr="00075487" w:rsidDel="00E57F75">
                <w:rPr>
                  <w:rFonts w:ascii="Times New Roman" w:hAnsi="Times New Roman"/>
                  <w:b/>
                  <w:i/>
                  <w:sz w:val="24"/>
                  <w:szCs w:val="24"/>
                </w:rPr>
                <w:delText>Điều kiện đầu vào</w:delText>
              </w:r>
              <w:bookmarkStart w:id="12402" w:name="_Toc180597998"/>
              <w:bookmarkStart w:id="12403" w:name="_Toc180598762"/>
              <w:bookmarkStart w:id="12404" w:name="_Toc181872507"/>
              <w:bookmarkStart w:id="12405" w:name="_Toc183454926"/>
              <w:bookmarkStart w:id="12406" w:name="_Toc183455878"/>
              <w:bookmarkStart w:id="12407" w:name="_Toc184406212"/>
              <w:bookmarkStart w:id="12408" w:name="_Toc184407471"/>
              <w:bookmarkStart w:id="12409" w:name="_Toc184408419"/>
              <w:bookmarkStart w:id="12410" w:name="_Toc184409367"/>
              <w:bookmarkStart w:id="12411" w:name="_Toc184813153"/>
              <w:bookmarkEnd w:id="12402"/>
              <w:bookmarkEnd w:id="12403"/>
              <w:bookmarkEnd w:id="12404"/>
              <w:bookmarkEnd w:id="12405"/>
              <w:bookmarkEnd w:id="12406"/>
              <w:bookmarkEnd w:id="12407"/>
              <w:bookmarkEnd w:id="12408"/>
              <w:bookmarkEnd w:id="12409"/>
              <w:bookmarkEnd w:id="12410"/>
              <w:bookmarkEnd w:id="12411"/>
            </w:del>
          </w:p>
        </w:tc>
        <w:tc>
          <w:tcPr>
            <w:tcW w:w="7510" w:type="dxa"/>
            <w:shd w:val="clear" w:color="auto" w:fill="auto"/>
          </w:tcPr>
          <w:p w14:paraId="668C4297" w14:textId="1CDA4634" w:rsidR="00D41F64" w:rsidDel="00E57F75" w:rsidRDefault="00D41F64">
            <w:pPr>
              <w:pStyle w:val="Normal10"/>
              <w:keepNext/>
              <w:keepLines/>
              <w:rPr>
                <w:del w:id="12412" w:author="Phuong Truong Thi" w:date="2024-10-17T19:19:00Z"/>
                <w:szCs w:val="24"/>
              </w:rPr>
            </w:pPr>
            <w:del w:id="12413" w:author="Phuong Truong Thi" w:date="2024-10-17T19:19:00Z">
              <w:r w:rsidRPr="00075487" w:rsidDel="00E57F75">
                <w:rPr>
                  <w:szCs w:val="24"/>
                </w:rPr>
                <w:delText>NSD đăng nhập vào hệ thống</w:delText>
              </w:r>
              <w:bookmarkStart w:id="12414" w:name="_Toc180597999"/>
              <w:bookmarkStart w:id="12415" w:name="_Toc180598763"/>
              <w:bookmarkStart w:id="12416" w:name="_Toc181872508"/>
              <w:bookmarkStart w:id="12417" w:name="_Toc183454927"/>
              <w:bookmarkStart w:id="12418" w:name="_Toc183455879"/>
              <w:bookmarkStart w:id="12419" w:name="_Toc184406213"/>
              <w:bookmarkStart w:id="12420" w:name="_Toc184407472"/>
              <w:bookmarkStart w:id="12421" w:name="_Toc184408420"/>
              <w:bookmarkStart w:id="12422" w:name="_Toc184409368"/>
              <w:bookmarkStart w:id="12423" w:name="_Toc184813154"/>
              <w:bookmarkEnd w:id="12414"/>
              <w:bookmarkEnd w:id="12415"/>
              <w:bookmarkEnd w:id="12416"/>
              <w:bookmarkEnd w:id="12417"/>
              <w:bookmarkEnd w:id="12418"/>
              <w:bookmarkEnd w:id="12419"/>
              <w:bookmarkEnd w:id="12420"/>
              <w:bookmarkEnd w:id="12421"/>
              <w:bookmarkEnd w:id="12422"/>
              <w:bookmarkEnd w:id="12423"/>
            </w:del>
          </w:p>
          <w:p w14:paraId="2DE37E96" w14:textId="4232A74C" w:rsidR="00D41F64" w:rsidRPr="00075487" w:rsidDel="00E57F75" w:rsidRDefault="00D41F64">
            <w:pPr>
              <w:pStyle w:val="Normal10"/>
              <w:keepNext/>
              <w:keepLines/>
              <w:rPr>
                <w:del w:id="12424" w:author="Phuong Truong Thi" w:date="2024-10-17T19:19:00Z"/>
                <w:szCs w:val="24"/>
              </w:rPr>
            </w:pPr>
            <w:del w:id="12425" w:author="Phuong Truong Thi" w:date="2024-10-17T19:19:00Z">
              <w:r w:rsidDel="00E57F75">
                <w:rPr>
                  <w:szCs w:val="24"/>
                </w:rPr>
                <w:delText xml:space="preserve">Từ màn hình listview “Portfilio MAF” click vào </w:delText>
              </w:r>
              <w:r w:rsidR="00E8609E" w:rsidDel="00E57F75">
                <w:rPr>
                  <w:szCs w:val="24"/>
                </w:rPr>
                <w:delText>Text link</w:delText>
              </w:r>
              <w:r w:rsidDel="00E57F75">
                <w:rPr>
                  <w:szCs w:val="24"/>
                </w:rPr>
                <w:delText xml:space="preserve"> “Tên khách hàng” trên danh sách.</w:delText>
              </w:r>
              <w:bookmarkStart w:id="12426" w:name="_Toc180598000"/>
              <w:bookmarkStart w:id="12427" w:name="_Toc180598764"/>
              <w:bookmarkStart w:id="12428" w:name="_Toc181872509"/>
              <w:bookmarkStart w:id="12429" w:name="_Toc183454928"/>
              <w:bookmarkStart w:id="12430" w:name="_Toc183455880"/>
              <w:bookmarkStart w:id="12431" w:name="_Toc184406214"/>
              <w:bookmarkStart w:id="12432" w:name="_Toc184407473"/>
              <w:bookmarkStart w:id="12433" w:name="_Toc184408421"/>
              <w:bookmarkStart w:id="12434" w:name="_Toc184409369"/>
              <w:bookmarkStart w:id="12435" w:name="_Toc184813155"/>
              <w:bookmarkEnd w:id="12426"/>
              <w:bookmarkEnd w:id="12427"/>
              <w:bookmarkEnd w:id="12428"/>
              <w:bookmarkEnd w:id="12429"/>
              <w:bookmarkEnd w:id="12430"/>
              <w:bookmarkEnd w:id="12431"/>
              <w:bookmarkEnd w:id="12432"/>
              <w:bookmarkEnd w:id="12433"/>
              <w:bookmarkEnd w:id="12434"/>
              <w:bookmarkEnd w:id="12435"/>
            </w:del>
          </w:p>
        </w:tc>
        <w:bookmarkStart w:id="12436" w:name="_Toc180598001"/>
        <w:bookmarkStart w:id="12437" w:name="_Toc180598765"/>
        <w:bookmarkStart w:id="12438" w:name="_Toc181872510"/>
        <w:bookmarkStart w:id="12439" w:name="_Toc183454929"/>
        <w:bookmarkStart w:id="12440" w:name="_Toc183455881"/>
        <w:bookmarkStart w:id="12441" w:name="_Toc184406215"/>
        <w:bookmarkStart w:id="12442" w:name="_Toc184407474"/>
        <w:bookmarkStart w:id="12443" w:name="_Toc184408422"/>
        <w:bookmarkStart w:id="12444" w:name="_Toc184409370"/>
        <w:bookmarkStart w:id="12445" w:name="_Toc184813156"/>
        <w:bookmarkEnd w:id="12436"/>
        <w:bookmarkEnd w:id="12437"/>
        <w:bookmarkEnd w:id="12438"/>
        <w:bookmarkEnd w:id="12439"/>
        <w:bookmarkEnd w:id="12440"/>
        <w:bookmarkEnd w:id="12441"/>
        <w:bookmarkEnd w:id="12442"/>
        <w:bookmarkEnd w:id="12443"/>
        <w:bookmarkEnd w:id="12444"/>
        <w:bookmarkEnd w:id="12445"/>
      </w:tr>
      <w:tr w:rsidR="00D41F64" w:rsidRPr="00075487" w:rsidDel="00E57F75" w14:paraId="25293EBA" w14:textId="2BE89EF3">
        <w:trPr>
          <w:trHeight w:val="765"/>
          <w:del w:id="12446" w:author="Phuong Truong Thi" w:date="2024-10-17T19:19:00Z"/>
        </w:trPr>
        <w:tc>
          <w:tcPr>
            <w:tcW w:w="1647" w:type="dxa"/>
            <w:shd w:val="clear" w:color="auto" w:fill="auto"/>
          </w:tcPr>
          <w:p w14:paraId="31AF3033" w14:textId="218EF9AE" w:rsidR="00D41F64" w:rsidRPr="00075487" w:rsidDel="00E57F75" w:rsidRDefault="00D41F64">
            <w:pPr>
              <w:pStyle w:val="Bd-1BodyText1"/>
              <w:keepLines/>
              <w:spacing w:line="276" w:lineRule="auto"/>
              <w:ind w:left="0"/>
              <w:jc w:val="left"/>
              <w:rPr>
                <w:del w:id="12447" w:author="Phuong Truong Thi" w:date="2024-10-17T19:19:00Z"/>
                <w:rFonts w:ascii="Times New Roman" w:hAnsi="Times New Roman"/>
                <w:b/>
                <w:i/>
                <w:sz w:val="24"/>
                <w:szCs w:val="24"/>
              </w:rPr>
            </w:pPr>
            <w:del w:id="12448" w:author="Phuong Truong Thi" w:date="2024-10-17T19:19:00Z">
              <w:r w:rsidRPr="00075487" w:rsidDel="00E57F75">
                <w:rPr>
                  <w:rFonts w:ascii="Times New Roman" w:hAnsi="Times New Roman"/>
                  <w:b/>
                  <w:i/>
                  <w:sz w:val="24"/>
                  <w:szCs w:val="24"/>
                </w:rPr>
                <w:delText>Điều kiện đầu ra</w:delText>
              </w:r>
              <w:bookmarkStart w:id="12449" w:name="_Toc180598002"/>
              <w:bookmarkStart w:id="12450" w:name="_Toc180598766"/>
              <w:bookmarkStart w:id="12451" w:name="_Toc181872511"/>
              <w:bookmarkStart w:id="12452" w:name="_Toc183454930"/>
              <w:bookmarkStart w:id="12453" w:name="_Toc183455882"/>
              <w:bookmarkStart w:id="12454" w:name="_Toc184406216"/>
              <w:bookmarkStart w:id="12455" w:name="_Toc184407475"/>
              <w:bookmarkStart w:id="12456" w:name="_Toc184408423"/>
              <w:bookmarkStart w:id="12457" w:name="_Toc184409371"/>
              <w:bookmarkStart w:id="12458" w:name="_Toc184813157"/>
              <w:bookmarkEnd w:id="12449"/>
              <w:bookmarkEnd w:id="12450"/>
              <w:bookmarkEnd w:id="12451"/>
              <w:bookmarkEnd w:id="12452"/>
              <w:bookmarkEnd w:id="12453"/>
              <w:bookmarkEnd w:id="12454"/>
              <w:bookmarkEnd w:id="12455"/>
              <w:bookmarkEnd w:id="12456"/>
              <w:bookmarkEnd w:id="12457"/>
              <w:bookmarkEnd w:id="12458"/>
            </w:del>
          </w:p>
        </w:tc>
        <w:tc>
          <w:tcPr>
            <w:tcW w:w="7510" w:type="dxa"/>
            <w:shd w:val="clear" w:color="auto" w:fill="auto"/>
          </w:tcPr>
          <w:p w14:paraId="28D8EDD8" w14:textId="016F7503" w:rsidR="00D41F64" w:rsidRPr="00075487" w:rsidDel="00E57F75" w:rsidRDefault="00D41F64">
            <w:pPr>
              <w:pStyle w:val="Normal10"/>
              <w:keepNext/>
              <w:keepLines/>
              <w:rPr>
                <w:del w:id="12459" w:author="Phuong Truong Thi" w:date="2024-10-17T19:19:00Z"/>
                <w:szCs w:val="24"/>
              </w:rPr>
            </w:pPr>
            <w:del w:id="12460" w:author="Phuong Truong Thi" w:date="2024-10-17T19:19:00Z">
              <w:r w:rsidDel="00E57F75">
                <w:rPr>
                  <w:szCs w:val="24"/>
                </w:rPr>
                <w:delText>Hệ thống điều hướng sang trang thông tin chi tiết C360 của khách hàng đó.</w:delText>
              </w:r>
              <w:bookmarkStart w:id="12461" w:name="_Toc180598003"/>
              <w:bookmarkStart w:id="12462" w:name="_Toc180598767"/>
              <w:bookmarkStart w:id="12463" w:name="_Toc181872512"/>
              <w:bookmarkStart w:id="12464" w:name="_Toc183454931"/>
              <w:bookmarkStart w:id="12465" w:name="_Toc183455883"/>
              <w:bookmarkStart w:id="12466" w:name="_Toc184406217"/>
              <w:bookmarkStart w:id="12467" w:name="_Toc184407476"/>
              <w:bookmarkStart w:id="12468" w:name="_Toc184408424"/>
              <w:bookmarkStart w:id="12469" w:name="_Toc184409372"/>
              <w:bookmarkStart w:id="12470" w:name="_Toc184813158"/>
              <w:bookmarkEnd w:id="12461"/>
              <w:bookmarkEnd w:id="12462"/>
              <w:bookmarkEnd w:id="12463"/>
              <w:bookmarkEnd w:id="12464"/>
              <w:bookmarkEnd w:id="12465"/>
              <w:bookmarkEnd w:id="12466"/>
              <w:bookmarkEnd w:id="12467"/>
              <w:bookmarkEnd w:id="12468"/>
              <w:bookmarkEnd w:id="12469"/>
              <w:bookmarkEnd w:id="12470"/>
            </w:del>
          </w:p>
        </w:tc>
        <w:bookmarkStart w:id="12471" w:name="_Toc180598004"/>
        <w:bookmarkStart w:id="12472" w:name="_Toc180598768"/>
        <w:bookmarkStart w:id="12473" w:name="_Toc181872513"/>
        <w:bookmarkStart w:id="12474" w:name="_Toc183454932"/>
        <w:bookmarkStart w:id="12475" w:name="_Toc183455884"/>
        <w:bookmarkStart w:id="12476" w:name="_Toc184406218"/>
        <w:bookmarkStart w:id="12477" w:name="_Toc184407477"/>
        <w:bookmarkStart w:id="12478" w:name="_Toc184408425"/>
        <w:bookmarkStart w:id="12479" w:name="_Toc184409373"/>
        <w:bookmarkStart w:id="12480" w:name="_Toc184813159"/>
        <w:bookmarkEnd w:id="12471"/>
        <w:bookmarkEnd w:id="12472"/>
        <w:bookmarkEnd w:id="12473"/>
        <w:bookmarkEnd w:id="12474"/>
        <w:bookmarkEnd w:id="12475"/>
        <w:bookmarkEnd w:id="12476"/>
        <w:bookmarkEnd w:id="12477"/>
        <w:bookmarkEnd w:id="12478"/>
        <w:bookmarkEnd w:id="12479"/>
        <w:bookmarkEnd w:id="12480"/>
      </w:tr>
    </w:tbl>
    <w:p w14:paraId="3A583572" w14:textId="63C3A4CB" w:rsidR="00D41F64" w:rsidRPr="00167654" w:rsidDel="00E57F75" w:rsidRDefault="00D41F64" w:rsidP="00D41F64">
      <w:pPr>
        <w:pStyle w:val="Heading31"/>
        <w:numPr>
          <w:ilvl w:val="0"/>
          <w:numId w:val="64"/>
        </w:numPr>
        <w:tabs>
          <w:tab w:val="clear" w:pos="1080"/>
        </w:tabs>
        <w:outlineLvl w:val="9"/>
        <w:rPr>
          <w:del w:id="12481" w:author="Phuong Truong Thi" w:date="2024-10-17T19:19:00Z"/>
          <w:i/>
          <w:iCs/>
        </w:rPr>
      </w:pPr>
      <w:del w:id="12482" w:author="Phuong Truong Thi" w:date="2024-10-17T19:19:00Z">
        <w:r w:rsidDel="00E57F75">
          <w:rPr>
            <w:b w:val="0"/>
            <w:bCs w:val="0"/>
            <w:i/>
            <w:iCs/>
            <w:sz w:val="24"/>
            <w:szCs w:val="24"/>
          </w:rPr>
          <w:delText>Thông tin dữ liệu</w:delText>
        </w:r>
        <w:bookmarkStart w:id="12483" w:name="_Toc180598005"/>
        <w:bookmarkStart w:id="12484" w:name="_Toc180598769"/>
        <w:bookmarkStart w:id="12485" w:name="_Toc181872514"/>
        <w:bookmarkStart w:id="12486" w:name="_Toc183454933"/>
        <w:bookmarkStart w:id="12487" w:name="_Toc183455885"/>
        <w:bookmarkStart w:id="12488" w:name="_Toc184406219"/>
        <w:bookmarkStart w:id="12489" w:name="_Toc184407478"/>
        <w:bookmarkStart w:id="12490" w:name="_Toc184408426"/>
        <w:bookmarkStart w:id="12491" w:name="_Toc184409374"/>
        <w:bookmarkStart w:id="12492" w:name="_Toc184813160"/>
        <w:bookmarkEnd w:id="12483"/>
        <w:bookmarkEnd w:id="12484"/>
        <w:bookmarkEnd w:id="12485"/>
        <w:bookmarkEnd w:id="12486"/>
        <w:bookmarkEnd w:id="12487"/>
        <w:bookmarkEnd w:id="12488"/>
        <w:bookmarkEnd w:id="12489"/>
        <w:bookmarkEnd w:id="12490"/>
        <w:bookmarkEnd w:id="12491"/>
        <w:bookmarkEnd w:id="12492"/>
      </w:del>
    </w:p>
    <w:p w14:paraId="65072204" w14:textId="34284362" w:rsidR="00D41F64" w:rsidDel="00E57F75" w:rsidRDefault="00D41F64" w:rsidP="00D41F64">
      <w:pPr>
        <w:pStyle w:val="Heading31"/>
        <w:numPr>
          <w:ilvl w:val="0"/>
          <w:numId w:val="0"/>
        </w:numPr>
        <w:tabs>
          <w:tab w:val="clear" w:pos="1080"/>
        </w:tabs>
        <w:ind w:left="90"/>
        <w:outlineLvl w:val="9"/>
        <w:rPr>
          <w:del w:id="12493" w:author="Phuong Truong Thi" w:date="2024-10-17T19:19:00Z"/>
          <w:sz w:val="24"/>
          <w:szCs w:val="24"/>
        </w:rPr>
      </w:pPr>
      <w:del w:id="12494" w:author="Phuong Truong Thi" w:date="2024-10-17T19:19:00Z">
        <w:r w:rsidDel="00E57F75">
          <w:rPr>
            <w:b w:val="0"/>
            <w:bCs w:val="0"/>
            <w:sz w:val="24"/>
            <w:szCs w:val="24"/>
          </w:rPr>
          <w:delText xml:space="preserve">Tham chiếu thông tin dữ liệu và các chức năng theo tài liệu </w:delText>
        </w:r>
        <w:r w:rsidRPr="00E03C3F" w:rsidDel="00E57F75">
          <w:rPr>
            <w:sz w:val="24"/>
            <w:szCs w:val="24"/>
          </w:rPr>
          <w:delText>“</w:delText>
        </w:r>
        <w:r w:rsidRPr="00E03C3F" w:rsidDel="00E57F75">
          <w:rPr>
            <w:b w:val="0"/>
            <w:bCs w:val="0"/>
            <w:sz w:val="24"/>
            <w:szCs w:val="24"/>
          </w:rPr>
          <w:delText>Tài liệu đặc tả yêu cầu phần mềm hệ thống Customer C360</w:delText>
        </w:r>
        <w:r w:rsidRPr="00E03C3F" w:rsidDel="00E57F75">
          <w:rPr>
            <w:sz w:val="24"/>
            <w:szCs w:val="24"/>
          </w:rPr>
          <w:delText>”</w:delText>
        </w:r>
        <w:bookmarkStart w:id="12495" w:name="_Toc180598006"/>
        <w:bookmarkStart w:id="12496" w:name="_Toc180598770"/>
        <w:bookmarkStart w:id="12497" w:name="_Toc181872515"/>
        <w:bookmarkStart w:id="12498" w:name="_Toc183454934"/>
        <w:bookmarkStart w:id="12499" w:name="_Toc183455886"/>
        <w:bookmarkStart w:id="12500" w:name="_Toc184406220"/>
        <w:bookmarkStart w:id="12501" w:name="_Toc184407479"/>
        <w:bookmarkStart w:id="12502" w:name="_Toc184408427"/>
        <w:bookmarkStart w:id="12503" w:name="_Toc184409375"/>
        <w:bookmarkStart w:id="12504" w:name="_Toc184813161"/>
        <w:bookmarkEnd w:id="12495"/>
        <w:bookmarkEnd w:id="12496"/>
        <w:bookmarkEnd w:id="12497"/>
        <w:bookmarkEnd w:id="12498"/>
        <w:bookmarkEnd w:id="12499"/>
        <w:bookmarkEnd w:id="12500"/>
        <w:bookmarkEnd w:id="12501"/>
        <w:bookmarkEnd w:id="12502"/>
        <w:bookmarkEnd w:id="12503"/>
        <w:bookmarkEnd w:id="12504"/>
      </w:del>
    </w:p>
    <w:p w14:paraId="3E4C9A67" w14:textId="07ADE756" w:rsidR="00D41F64" w:rsidRPr="00E03C3F" w:rsidDel="00E57F75" w:rsidRDefault="00D41F64" w:rsidP="00D41F64">
      <w:pPr>
        <w:pStyle w:val="Heading31"/>
        <w:numPr>
          <w:ilvl w:val="0"/>
          <w:numId w:val="0"/>
        </w:numPr>
        <w:tabs>
          <w:tab w:val="clear" w:pos="1080"/>
        </w:tabs>
        <w:ind w:left="90"/>
        <w:outlineLvl w:val="9"/>
        <w:rPr>
          <w:del w:id="12505" w:author="Phuong Truong Thi" w:date="2024-10-17T19:19:00Z"/>
          <w:sz w:val="24"/>
          <w:szCs w:val="24"/>
        </w:rPr>
      </w:pPr>
      <w:bookmarkStart w:id="12506" w:name="_Toc180598007"/>
      <w:bookmarkStart w:id="12507" w:name="_Toc180598771"/>
      <w:bookmarkStart w:id="12508" w:name="_Toc181872516"/>
      <w:bookmarkStart w:id="12509" w:name="_Toc183454935"/>
      <w:bookmarkStart w:id="12510" w:name="_Toc183455887"/>
      <w:bookmarkStart w:id="12511" w:name="_Toc184406221"/>
      <w:bookmarkStart w:id="12512" w:name="_Toc184407480"/>
      <w:bookmarkStart w:id="12513" w:name="_Toc184408428"/>
      <w:bookmarkStart w:id="12514" w:name="_Toc184409376"/>
      <w:bookmarkStart w:id="12515" w:name="_Toc184813162"/>
      <w:bookmarkEnd w:id="12506"/>
      <w:bookmarkEnd w:id="12507"/>
      <w:bookmarkEnd w:id="12508"/>
      <w:bookmarkEnd w:id="12509"/>
      <w:bookmarkEnd w:id="12510"/>
      <w:bookmarkEnd w:id="12511"/>
      <w:bookmarkEnd w:id="12512"/>
      <w:bookmarkEnd w:id="12513"/>
      <w:bookmarkEnd w:id="12514"/>
      <w:bookmarkEnd w:id="12515"/>
    </w:p>
    <w:p w14:paraId="388F7CC5" w14:textId="0D8C48EE" w:rsidR="00C540DD" w:rsidRPr="00FD6BA2" w:rsidDel="00FD6BA2" w:rsidRDefault="00B50F17">
      <w:pPr>
        <w:pStyle w:val="Heading31"/>
        <w:numPr>
          <w:ilvl w:val="2"/>
          <w:numId w:val="88"/>
        </w:numPr>
        <w:rPr>
          <w:del w:id="12516" w:author="Phuong Truong Thi" w:date="2024-10-17T18:56:00Z"/>
          <w:sz w:val="24"/>
          <w:szCs w:val="24"/>
        </w:rPr>
        <w:pPrChange w:id="12517" w:author="Phuong Truong Thi" w:date="2024-10-08T18:25:00Z">
          <w:pPr>
            <w:pStyle w:val="Heading31"/>
            <w:numPr>
              <w:numId w:val="66"/>
            </w:numPr>
            <w:tabs>
              <w:tab w:val="clear" w:pos="1080"/>
            </w:tabs>
            <w:ind w:left="720" w:hanging="720"/>
          </w:pPr>
        </w:pPrChange>
      </w:pPr>
      <w:bookmarkStart w:id="12518" w:name="_Toc177425387"/>
      <w:del w:id="12519" w:author="Phuong Truong Thi" w:date="2024-10-17T18:56:00Z">
        <w:r w:rsidRPr="006D1F61" w:rsidDel="00FD6BA2">
          <w:rPr>
            <w:sz w:val="24"/>
            <w:szCs w:val="24"/>
          </w:rPr>
          <w:delText xml:space="preserve">DETAIL_01 - </w:delText>
        </w:r>
        <w:r w:rsidR="00104609" w:rsidRPr="006D1F61" w:rsidDel="00FD6BA2">
          <w:rPr>
            <w:sz w:val="24"/>
            <w:szCs w:val="24"/>
          </w:rPr>
          <w:delText>Màn hình chi tiết chi nhánh quản lý KH</w:delText>
        </w:r>
        <w:bookmarkStart w:id="12520" w:name="_Toc180598008"/>
        <w:bookmarkStart w:id="12521" w:name="_Toc180598772"/>
        <w:bookmarkStart w:id="12522" w:name="_Toc181872517"/>
        <w:bookmarkStart w:id="12523" w:name="_Toc183454936"/>
        <w:bookmarkStart w:id="12524" w:name="_Toc183455888"/>
        <w:bookmarkStart w:id="12525" w:name="_Toc184406222"/>
        <w:bookmarkStart w:id="12526" w:name="_Toc184407481"/>
        <w:bookmarkStart w:id="12527" w:name="_Toc184408429"/>
        <w:bookmarkStart w:id="12528" w:name="_Toc184409377"/>
        <w:bookmarkStart w:id="12529" w:name="_Toc184813163"/>
        <w:bookmarkEnd w:id="12518"/>
        <w:bookmarkEnd w:id="12520"/>
        <w:bookmarkEnd w:id="12521"/>
        <w:bookmarkEnd w:id="12522"/>
        <w:bookmarkEnd w:id="12523"/>
        <w:bookmarkEnd w:id="12524"/>
        <w:bookmarkEnd w:id="12525"/>
        <w:bookmarkEnd w:id="12526"/>
        <w:bookmarkEnd w:id="12527"/>
        <w:bookmarkEnd w:id="12528"/>
        <w:bookmarkEnd w:id="12529"/>
      </w:del>
    </w:p>
    <w:p w14:paraId="2ED33FE5" w14:textId="14BDA6CB" w:rsidR="00B92CBA" w:rsidRPr="00B92CBA" w:rsidDel="00FD6BA2" w:rsidRDefault="00B92CBA">
      <w:pPr>
        <w:pStyle w:val="Heading31"/>
        <w:numPr>
          <w:ilvl w:val="0"/>
          <w:numId w:val="65"/>
        </w:numPr>
        <w:tabs>
          <w:tab w:val="clear" w:pos="1080"/>
        </w:tabs>
        <w:outlineLvl w:val="9"/>
        <w:rPr>
          <w:del w:id="12530" w:author="Phuong Truong Thi" w:date="2024-10-17T18:56:00Z"/>
          <w:b w:val="0"/>
          <w:bCs w:val="0"/>
          <w:sz w:val="24"/>
          <w:szCs w:val="24"/>
        </w:rPr>
      </w:pPr>
      <w:del w:id="12531" w:author="Phuong Truong Thi" w:date="2024-10-17T18:56:00Z">
        <w:r w:rsidDel="00FD6BA2">
          <w:rPr>
            <w:b w:val="0"/>
            <w:bCs w:val="0"/>
            <w:i/>
            <w:iCs/>
            <w:sz w:val="24"/>
            <w:szCs w:val="24"/>
          </w:rPr>
          <w:delText>Mô tả chức năng</w:delText>
        </w:r>
        <w:bookmarkStart w:id="12532" w:name="_Toc180598009"/>
        <w:bookmarkStart w:id="12533" w:name="_Toc180598773"/>
        <w:bookmarkStart w:id="12534" w:name="_Toc181872518"/>
        <w:bookmarkStart w:id="12535" w:name="_Toc183454937"/>
        <w:bookmarkStart w:id="12536" w:name="_Toc183455889"/>
        <w:bookmarkStart w:id="12537" w:name="_Toc184406223"/>
        <w:bookmarkStart w:id="12538" w:name="_Toc184407482"/>
        <w:bookmarkStart w:id="12539" w:name="_Toc184408430"/>
        <w:bookmarkStart w:id="12540" w:name="_Toc184409378"/>
        <w:bookmarkStart w:id="12541" w:name="_Toc184813164"/>
        <w:bookmarkEnd w:id="12532"/>
        <w:bookmarkEnd w:id="12533"/>
        <w:bookmarkEnd w:id="12534"/>
        <w:bookmarkEnd w:id="12535"/>
        <w:bookmarkEnd w:id="12536"/>
        <w:bookmarkEnd w:id="12537"/>
        <w:bookmarkEnd w:id="12538"/>
        <w:bookmarkEnd w:id="12539"/>
        <w:bookmarkEnd w:id="12540"/>
        <w:bookmarkEnd w:id="12541"/>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B92CBA" w:rsidRPr="00075487" w:rsidDel="00FD6BA2" w14:paraId="7B000C46" w14:textId="58342F14">
        <w:trPr>
          <w:trHeight w:val="792"/>
          <w:del w:id="12542" w:author="Phuong Truong Thi" w:date="2024-10-17T18:56:00Z"/>
        </w:trPr>
        <w:tc>
          <w:tcPr>
            <w:tcW w:w="1647" w:type="dxa"/>
            <w:shd w:val="clear" w:color="auto" w:fill="auto"/>
          </w:tcPr>
          <w:p w14:paraId="2CF7FBC8" w14:textId="0B020504" w:rsidR="00B92CBA" w:rsidRPr="00075487" w:rsidDel="00FD6BA2" w:rsidRDefault="00B92CBA">
            <w:pPr>
              <w:pStyle w:val="Bd-1BodyText1"/>
              <w:keepLines/>
              <w:spacing w:line="276" w:lineRule="auto"/>
              <w:ind w:left="0"/>
              <w:jc w:val="left"/>
              <w:rPr>
                <w:del w:id="12543" w:author="Phuong Truong Thi" w:date="2024-10-17T18:56:00Z"/>
                <w:rFonts w:ascii="Times New Roman" w:hAnsi="Times New Roman"/>
                <w:b/>
                <w:bCs/>
                <w:i/>
                <w:sz w:val="24"/>
                <w:szCs w:val="24"/>
              </w:rPr>
            </w:pPr>
            <w:del w:id="12544" w:author="Phuong Truong Thi" w:date="2024-10-17T18:56:00Z">
              <w:r w:rsidRPr="00075487" w:rsidDel="00FD6BA2">
                <w:rPr>
                  <w:rFonts w:ascii="Times New Roman" w:hAnsi="Times New Roman"/>
                  <w:b/>
                  <w:i/>
                  <w:sz w:val="24"/>
                  <w:szCs w:val="24"/>
                </w:rPr>
                <w:delText>Mô tả</w:delText>
              </w:r>
              <w:bookmarkStart w:id="12545" w:name="_Toc180598010"/>
              <w:bookmarkStart w:id="12546" w:name="_Toc180598774"/>
              <w:bookmarkStart w:id="12547" w:name="_Toc181872519"/>
              <w:bookmarkStart w:id="12548" w:name="_Toc183454938"/>
              <w:bookmarkStart w:id="12549" w:name="_Toc183455890"/>
              <w:bookmarkStart w:id="12550" w:name="_Toc184406224"/>
              <w:bookmarkStart w:id="12551" w:name="_Toc184407483"/>
              <w:bookmarkStart w:id="12552" w:name="_Toc184408431"/>
              <w:bookmarkStart w:id="12553" w:name="_Toc184409379"/>
              <w:bookmarkStart w:id="12554" w:name="_Toc184813165"/>
              <w:bookmarkEnd w:id="12545"/>
              <w:bookmarkEnd w:id="12546"/>
              <w:bookmarkEnd w:id="12547"/>
              <w:bookmarkEnd w:id="12548"/>
              <w:bookmarkEnd w:id="12549"/>
              <w:bookmarkEnd w:id="12550"/>
              <w:bookmarkEnd w:id="12551"/>
              <w:bookmarkEnd w:id="12552"/>
              <w:bookmarkEnd w:id="12553"/>
              <w:bookmarkEnd w:id="12554"/>
            </w:del>
          </w:p>
        </w:tc>
        <w:tc>
          <w:tcPr>
            <w:tcW w:w="7510" w:type="dxa"/>
            <w:shd w:val="clear" w:color="auto" w:fill="auto"/>
          </w:tcPr>
          <w:p w14:paraId="4082F50F" w14:textId="48F41E1E" w:rsidR="00B92CBA" w:rsidRPr="00075487" w:rsidDel="00FD6BA2" w:rsidRDefault="00B92CBA">
            <w:pPr>
              <w:pStyle w:val="Normal10"/>
              <w:rPr>
                <w:del w:id="12555" w:author="Phuong Truong Thi" w:date="2024-10-17T18:56:00Z"/>
              </w:rPr>
            </w:pPr>
            <w:del w:id="12556" w:author="Phuong Truong Thi" w:date="2024-10-17T18:56:00Z">
              <w:r w:rsidRPr="00075487" w:rsidDel="00FD6BA2">
                <w:delText xml:space="preserve">Chức năng hỗ trợ NSD </w:delText>
              </w:r>
              <w:r w:rsidDel="00FD6BA2">
                <w:delText>nhìn thấy thông tin chi tiết chi nhánh quản lý KH. Chi tiết ở phần “Thông tin dữ liệu”</w:delText>
              </w:r>
              <w:bookmarkStart w:id="12557" w:name="_Toc180598011"/>
              <w:bookmarkStart w:id="12558" w:name="_Toc180598775"/>
              <w:bookmarkStart w:id="12559" w:name="_Toc181872520"/>
              <w:bookmarkStart w:id="12560" w:name="_Toc183454939"/>
              <w:bookmarkStart w:id="12561" w:name="_Toc183455891"/>
              <w:bookmarkStart w:id="12562" w:name="_Toc184406225"/>
              <w:bookmarkStart w:id="12563" w:name="_Toc184407484"/>
              <w:bookmarkStart w:id="12564" w:name="_Toc184408432"/>
              <w:bookmarkStart w:id="12565" w:name="_Toc184409380"/>
              <w:bookmarkStart w:id="12566" w:name="_Toc184813166"/>
              <w:bookmarkEnd w:id="12557"/>
              <w:bookmarkEnd w:id="12558"/>
              <w:bookmarkEnd w:id="12559"/>
              <w:bookmarkEnd w:id="12560"/>
              <w:bookmarkEnd w:id="12561"/>
              <w:bookmarkEnd w:id="12562"/>
              <w:bookmarkEnd w:id="12563"/>
              <w:bookmarkEnd w:id="12564"/>
              <w:bookmarkEnd w:id="12565"/>
              <w:bookmarkEnd w:id="12566"/>
            </w:del>
          </w:p>
        </w:tc>
        <w:bookmarkStart w:id="12567" w:name="_Toc180598012"/>
        <w:bookmarkStart w:id="12568" w:name="_Toc180598776"/>
        <w:bookmarkStart w:id="12569" w:name="_Toc181872521"/>
        <w:bookmarkStart w:id="12570" w:name="_Toc183454940"/>
        <w:bookmarkStart w:id="12571" w:name="_Toc183455892"/>
        <w:bookmarkStart w:id="12572" w:name="_Toc184406226"/>
        <w:bookmarkStart w:id="12573" w:name="_Toc184407485"/>
        <w:bookmarkStart w:id="12574" w:name="_Toc184408433"/>
        <w:bookmarkStart w:id="12575" w:name="_Toc184409381"/>
        <w:bookmarkStart w:id="12576" w:name="_Toc184813167"/>
        <w:bookmarkEnd w:id="12567"/>
        <w:bookmarkEnd w:id="12568"/>
        <w:bookmarkEnd w:id="12569"/>
        <w:bookmarkEnd w:id="12570"/>
        <w:bookmarkEnd w:id="12571"/>
        <w:bookmarkEnd w:id="12572"/>
        <w:bookmarkEnd w:id="12573"/>
        <w:bookmarkEnd w:id="12574"/>
        <w:bookmarkEnd w:id="12575"/>
        <w:bookmarkEnd w:id="12576"/>
      </w:tr>
      <w:tr w:rsidR="00B92CBA" w:rsidRPr="00075487" w:rsidDel="00FD6BA2" w14:paraId="0B06A327" w14:textId="1FE49E0C">
        <w:trPr>
          <w:trHeight w:val="765"/>
          <w:del w:id="12577" w:author="Phuong Truong Thi" w:date="2024-10-17T18:56:00Z"/>
        </w:trPr>
        <w:tc>
          <w:tcPr>
            <w:tcW w:w="1647" w:type="dxa"/>
            <w:shd w:val="clear" w:color="auto" w:fill="auto"/>
          </w:tcPr>
          <w:p w14:paraId="4BE3D2BD" w14:textId="21B1E51F" w:rsidR="00B92CBA" w:rsidRPr="00075487" w:rsidDel="00FD6BA2" w:rsidRDefault="00B92CBA">
            <w:pPr>
              <w:pStyle w:val="Bd-1BodyText1"/>
              <w:keepLines/>
              <w:spacing w:line="276" w:lineRule="auto"/>
              <w:ind w:left="0"/>
              <w:jc w:val="left"/>
              <w:rPr>
                <w:del w:id="12578" w:author="Phuong Truong Thi" w:date="2024-10-17T18:56:00Z"/>
                <w:rFonts w:ascii="Times New Roman" w:hAnsi="Times New Roman"/>
                <w:b/>
                <w:bCs/>
                <w:i/>
                <w:sz w:val="24"/>
                <w:szCs w:val="24"/>
              </w:rPr>
            </w:pPr>
            <w:del w:id="12579" w:author="Phuong Truong Thi" w:date="2024-10-17T18:56:00Z">
              <w:r w:rsidRPr="00075487" w:rsidDel="00FD6BA2">
                <w:rPr>
                  <w:rFonts w:ascii="Times New Roman" w:hAnsi="Times New Roman"/>
                  <w:b/>
                  <w:i/>
                  <w:sz w:val="24"/>
                  <w:szCs w:val="24"/>
                </w:rPr>
                <w:delText>Điều kiện đầu vào</w:delText>
              </w:r>
              <w:bookmarkStart w:id="12580" w:name="_Toc180598013"/>
              <w:bookmarkStart w:id="12581" w:name="_Toc180598777"/>
              <w:bookmarkStart w:id="12582" w:name="_Toc181872522"/>
              <w:bookmarkStart w:id="12583" w:name="_Toc183454941"/>
              <w:bookmarkStart w:id="12584" w:name="_Toc183455893"/>
              <w:bookmarkStart w:id="12585" w:name="_Toc184406227"/>
              <w:bookmarkStart w:id="12586" w:name="_Toc184407486"/>
              <w:bookmarkStart w:id="12587" w:name="_Toc184408434"/>
              <w:bookmarkStart w:id="12588" w:name="_Toc184409382"/>
              <w:bookmarkStart w:id="12589" w:name="_Toc184813168"/>
              <w:bookmarkEnd w:id="12580"/>
              <w:bookmarkEnd w:id="12581"/>
              <w:bookmarkEnd w:id="12582"/>
              <w:bookmarkEnd w:id="12583"/>
              <w:bookmarkEnd w:id="12584"/>
              <w:bookmarkEnd w:id="12585"/>
              <w:bookmarkEnd w:id="12586"/>
              <w:bookmarkEnd w:id="12587"/>
              <w:bookmarkEnd w:id="12588"/>
              <w:bookmarkEnd w:id="12589"/>
            </w:del>
          </w:p>
        </w:tc>
        <w:tc>
          <w:tcPr>
            <w:tcW w:w="7510" w:type="dxa"/>
            <w:shd w:val="clear" w:color="auto" w:fill="auto"/>
          </w:tcPr>
          <w:p w14:paraId="7E18797E" w14:textId="6A312CF6" w:rsidR="00B92CBA" w:rsidDel="00FD6BA2" w:rsidRDefault="00B92CBA">
            <w:pPr>
              <w:pStyle w:val="Normal10"/>
              <w:keepNext/>
              <w:keepLines/>
              <w:rPr>
                <w:del w:id="12590" w:author="Phuong Truong Thi" w:date="2024-10-17T18:56:00Z"/>
                <w:szCs w:val="24"/>
              </w:rPr>
            </w:pPr>
            <w:del w:id="12591" w:author="Phuong Truong Thi" w:date="2024-10-17T18:56:00Z">
              <w:r w:rsidRPr="00075487" w:rsidDel="00FD6BA2">
                <w:rPr>
                  <w:szCs w:val="24"/>
                </w:rPr>
                <w:delText>NSD đăng nhập vào hệ thống</w:delText>
              </w:r>
              <w:bookmarkStart w:id="12592" w:name="_Toc180598014"/>
              <w:bookmarkStart w:id="12593" w:name="_Toc180598778"/>
              <w:bookmarkStart w:id="12594" w:name="_Toc181872523"/>
              <w:bookmarkStart w:id="12595" w:name="_Toc183454942"/>
              <w:bookmarkStart w:id="12596" w:name="_Toc183455894"/>
              <w:bookmarkStart w:id="12597" w:name="_Toc184406228"/>
              <w:bookmarkStart w:id="12598" w:name="_Toc184407487"/>
              <w:bookmarkStart w:id="12599" w:name="_Toc184408435"/>
              <w:bookmarkStart w:id="12600" w:name="_Toc184409383"/>
              <w:bookmarkStart w:id="12601" w:name="_Toc184813169"/>
              <w:bookmarkEnd w:id="12592"/>
              <w:bookmarkEnd w:id="12593"/>
              <w:bookmarkEnd w:id="12594"/>
              <w:bookmarkEnd w:id="12595"/>
              <w:bookmarkEnd w:id="12596"/>
              <w:bookmarkEnd w:id="12597"/>
              <w:bookmarkEnd w:id="12598"/>
              <w:bookmarkEnd w:id="12599"/>
              <w:bookmarkEnd w:id="12600"/>
              <w:bookmarkEnd w:id="12601"/>
            </w:del>
          </w:p>
          <w:p w14:paraId="0BF9D901" w14:textId="21F3C54B" w:rsidR="00B92CBA" w:rsidRPr="00075487" w:rsidDel="00FD6BA2" w:rsidRDefault="00B92CBA">
            <w:pPr>
              <w:pStyle w:val="Normal10"/>
              <w:keepNext/>
              <w:keepLines/>
              <w:rPr>
                <w:del w:id="12602" w:author="Phuong Truong Thi" w:date="2024-10-17T18:56:00Z"/>
                <w:szCs w:val="24"/>
              </w:rPr>
            </w:pPr>
            <w:del w:id="12603" w:author="Phuong Truong Thi" w:date="2024-10-17T18:56:00Z">
              <w:r w:rsidDel="00FD6BA2">
                <w:rPr>
                  <w:szCs w:val="24"/>
                </w:rPr>
                <w:delText xml:space="preserve">Từ listview “Portfolio AF” click vào </w:delText>
              </w:r>
              <w:r w:rsidR="00E8609E" w:rsidDel="00FD6BA2">
                <w:rPr>
                  <w:szCs w:val="24"/>
                </w:rPr>
                <w:delText>Text link</w:delText>
              </w:r>
              <w:r w:rsidDel="00FD6BA2">
                <w:rPr>
                  <w:szCs w:val="24"/>
                </w:rPr>
                <w:delText xml:space="preserve"> “Tên CN quản lý” trên danh sách</w:delText>
              </w:r>
              <w:r w:rsidR="00B85DA6" w:rsidDel="00FD6BA2">
                <w:rPr>
                  <w:szCs w:val="24"/>
                </w:rPr>
                <w:delText xml:space="preserve">  </w:delText>
              </w:r>
              <w:bookmarkStart w:id="12604" w:name="_Toc180598015"/>
              <w:bookmarkStart w:id="12605" w:name="_Toc180598779"/>
              <w:bookmarkStart w:id="12606" w:name="_Toc181872524"/>
              <w:bookmarkStart w:id="12607" w:name="_Toc183454943"/>
              <w:bookmarkStart w:id="12608" w:name="_Toc183455895"/>
              <w:bookmarkStart w:id="12609" w:name="_Toc184406229"/>
              <w:bookmarkStart w:id="12610" w:name="_Toc184407488"/>
              <w:bookmarkStart w:id="12611" w:name="_Toc184408436"/>
              <w:bookmarkStart w:id="12612" w:name="_Toc184409384"/>
              <w:bookmarkStart w:id="12613" w:name="_Toc184813170"/>
              <w:bookmarkEnd w:id="12604"/>
              <w:bookmarkEnd w:id="12605"/>
              <w:bookmarkEnd w:id="12606"/>
              <w:bookmarkEnd w:id="12607"/>
              <w:bookmarkEnd w:id="12608"/>
              <w:bookmarkEnd w:id="12609"/>
              <w:bookmarkEnd w:id="12610"/>
              <w:bookmarkEnd w:id="12611"/>
              <w:bookmarkEnd w:id="12612"/>
              <w:bookmarkEnd w:id="12613"/>
            </w:del>
          </w:p>
        </w:tc>
        <w:bookmarkStart w:id="12614" w:name="_Toc180598016"/>
        <w:bookmarkStart w:id="12615" w:name="_Toc180598780"/>
        <w:bookmarkStart w:id="12616" w:name="_Toc181872525"/>
        <w:bookmarkStart w:id="12617" w:name="_Toc183454944"/>
        <w:bookmarkStart w:id="12618" w:name="_Toc183455896"/>
        <w:bookmarkStart w:id="12619" w:name="_Toc184406230"/>
        <w:bookmarkStart w:id="12620" w:name="_Toc184407489"/>
        <w:bookmarkStart w:id="12621" w:name="_Toc184408437"/>
        <w:bookmarkStart w:id="12622" w:name="_Toc184409385"/>
        <w:bookmarkStart w:id="12623" w:name="_Toc184813171"/>
        <w:bookmarkEnd w:id="12614"/>
        <w:bookmarkEnd w:id="12615"/>
        <w:bookmarkEnd w:id="12616"/>
        <w:bookmarkEnd w:id="12617"/>
        <w:bookmarkEnd w:id="12618"/>
        <w:bookmarkEnd w:id="12619"/>
        <w:bookmarkEnd w:id="12620"/>
        <w:bookmarkEnd w:id="12621"/>
        <w:bookmarkEnd w:id="12622"/>
        <w:bookmarkEnd w:id="12623"/>
      </w:tr>
      <w:tr w:rsidR="00B92CBA" w:rsidRPr="00075487" w:rsidDel="00FD6BA2" w14:paraId="729ABE2A" w14:textId="4D4E39BB">
        <w:trPr>
          <w:trHeight w:val="765"/>
          <w:del w:id="12624" w:author="Phuong Truong Thi" w:date="2024-10-17T18:56:00Z"/>
        </w:trPr>
        <w:tc>
          <w:tcPr>
            <w:tcW w:w="1647" w:type="dxa"/>
            <w:shd w:val="clear" w:color="auto" w:fill="auto"/>
          </w:tcPr>
          <w:p w14:paraId="18ADD3F4" w14:textId="4E0356CC" w:rsidR="00B92CBA" w:rsidRPr="00075487" w:rsidDel="00FD6BA2" w:rsidRDefault="00B92CBA">
            <w:pPr>
              <w:pStyle w:val="Bd-1BodyText1"/>
              <w:keepLines/>
              <w:spacing w:line="276" w:lineRule="auto"/>
              <w:ind w:left="0"/>
              <w:jc w:val="left"/>
              <w:rPr>
                <w:del w:id="12625" w:author="Phuong Truong Thi" w:date="2024-10-17T18:56:00Z"/>
                <w:rFonts w:ascii="Times New Roman" w:hAnsi="Times New Roman"/>
                <w:b/>
                <w:i/>
                <w:sz w:val="24"/>
                <w:szCs w:val="24"/>
              </w:rPr>
            </w:pPr>
            <w:del w:id="12626" w:author="Phuong Truong Thi" w:date="2024-10-17T18:56:00Z">
              <w:r w:rsidRPr="00075487" w:rsidDel="00FD6BA2">
                <w:rPr>
                  <w:rFonts w:ascii="Times New Roman" w:hAnsi="Times New Roman"/>
                  <w:b/>
                  <w:i/>
                  <w:sz w:val="24"/>
                  <w:szCs w:val="24"/>
                </w:rPr>
                <w:delText>Điều kiện đầu ra</w:delText>
              </w:r>
              <w:bookmarkStart w:id="12627" w:name="_Toc180598017"/>
              <w:bookmarkStart w:id="12628" w:name="_Toc180598781"/>
              <w:bookmarkStart w:id="12629" w:name="_Toc181872526"/>
              <w:bookmarkStart w:id="12630" w:name="_Toc183454945"/>
              <w:bookmarkStart w:id="12631" w:name="_Toc183455897"/>
              <w:bookmarkStart w:id="12632" w:name="_Toc184406231"/>
              <w:bookmarkStart w:id="12633" w:name="_Toc184407490"/>
              <w:bookmarkStart w:id="12634" w:name="_Toc184408438"/>
              <w:bookmarkStart w:id="12635" w:name="_Toc184409386"/>
              <w:bookmarkStart w:id="12636" w:name="_Toc184813172"/>
              <w:bookmarkEnd w:id="12627"/>
              <w:bookmarkEnd w:id="12628"/>
              <w:bookmarkEnd w:id="12629"/>
              <w:bookmarkEnd w:id="12630"/>
              <w:bookmarkEnd w:id="12631"/>
              <w:bookmarkEnd w:id="12632"/>
              <w:bookmarkEnd w:id="12633"/>
              <w:bookmarkEnd w:id="12634"/>
              <w:bookmarkEnd w:id="12635"/>
              <w:bookmarkEnd w:id="12636"/>
            </w:del>
          </w:p>
        </w:tc>
        <w:tc>
          <w:tcPr>
            <w:tcW w:w="7510" w:type="dxa"/>
            <w:shd w:val="clear" w:color="auto" w:fill="auto"/>
          </w:tcPr>
          <w:p w14:paraId="5FA907BD" w14:textId="6765F3FE" w:rsidR="00B92CBA" w:rsidRPr="00075487" w:rsidDel="00FD6BA2" w:rsidRDefault="00B92CBA">
            <w:pPr>
              <w:pStyle w:val="Normal10"/>
              <w:keepNext/>
              <w:keepLines/>
              <w:rPr>
                <w:del w:id="12637" w:author="Phuong Truong Thi" w:date="2024-10-17T18:56:00Z"/>
                <w:szCs w:val="24"/>
              </w:rPr>
            </w:pPr>
            <w:del w:id="12638" w:author="Phuong Truong Thi" w:date="2024-10-17T18:56:00Z">
              <w:r w:rsidDel="00FD6BA2">
                <w:rPr>
                  <w:szCs w:val="24"/>
                </w:rPr>
                <w:delText>Hệ thống hiển thị popup thông tin chi tiết chi nhánh</w:delText>
              </w:r>
              <w:bookmarkStart w:id="12639" w:name="_Toc180598018"/>
              <w:bookmarkStart w:id="12640" w:name="_Toc180598782"/>
              <w:bookmarkStart w:id="12641" w:name="_Toc181872527"/>
              <w:bookmarkStart w:id="12642" w:name="_Toc183454946"/>
              <w:bookmarkStart w:id="12643" w:name="_Toc183455898"/>
              <w:bookmarkStart w:id="12644" w:name="_Toc184406232"/>
              <w:bookmarkStart w:id="12645" w:name="_Toc184407491"/>
              <w:bookmarkStart w:id="12646" w:name="_Toc184408439"/>
              <w:bookmarkStart w:id="12647" w:name="_Toc184409387"/>
              <w:bookmarkStart w:id="12648" w:name="_Toc184813173"/>
              <w:bookmarkEnd w:id="12639"/>
              <w:bookmarkEnd w:id="12640"/>
              <w:bookmarkEnd w:id="12641"/>
              <w:bookmarkEnd w:id="12642"/>
              <w:bookmarkEnd w:id="12643"/>
              <w:bookmarkEnd w:id="12644"/>
              <w:bookmarkEnd w:id="12645"/>
              <w:bookmarkEnd w:id="12646"/>
              <w:bookmarkEnd w:id="12647"/>
              <w:bookmarkEnd w:id="12648"/>
            </w:del>
          </w:p>
        </w:tc>
        <w:bookmarkStart w:id="12649" w:name="_Toc180598019"/>
        <w:bookmarkStart w:id="12650" w:name="_Toc180598783"/>
        <w:bookmarkStart w:id="12651" w:name="_Toc181872528"/>
        <w:bookmarkStart w:id="12652" w:name="_Toc183454947"/>
        <w:bookmarkStart w:id="12653" w:name="_Toc183455899"/>
        <w:bookmarkStart w:id="12654" w:name="_Toc184406233"/>
        <w:bookmarkStart w:id="12655" w:name="_Toc184407492"/>
        <w:bookmarkStart w:id="12656" w:name="_Toc184408440"/>
        <w:bookmarkStart w:id="12657" w:name="_Toc184409388"/>
        <w:bookmarkStart w:id="12658" w:name="_Toc184813174"/>
        <w:bookmarkEnd w:id="12649"/>
        <w:bookmarkEnd w:id="12650"/>
        <w:bookmarkEnd w:id="12651"/>
        <w:bookmarkEnd w:id="12652"/>
        <w:bookmarkEnd w:id="12653"/>
        <w:bookmarkEnd w:id="12654"/>
        <w:bookmarkEnd w:id="12655"/>
        <w:bookmarkEnd w:id="12656"/>
        <w:bookmarkEnd w:id="12657"/>
        <w:bookmarkEnd w:id="12658"/>
      </w:tr>
    </w:tbl>
    <w:p w14:paraId="5DF8575A" w14:textId="705D56C7" w:rsidR="00B92CBA" w:rsidRPr="00B92CBA" w:rsidDel="00471E7D" w:rsidRDefault="00B92CBA" w:rsidP="00B92CBA">
      <w:pPr>
        <w:pStyle w:val="Heading31"/>
        <w:numPr>
          <w:ilvl w:val="0"/>
          <w:numId w:val="0"/>
        </w:numPr>
        <w:tabs>
          <w:tab w:val="clear" w:pos="1080"/>
        </w:tabs>
        <w:outlineLvl w:val="9"/>
        <w:rPr>
          <w:del w:id="12659" w:author="Phuong Truong Thi" w:date="2024-10-08T18:01:00Z"/>
          <w:b w:val="0"/>
          <w:bCs w:val="0"/>
          <w:sz w:val="24"/>
          <w:szCs w:val="24"/>
        </w:rPr>
      </w:pPr>
      <w:bookmarkStart w:id="12660" w:name="_Toc180598020"/>
      <w:bookmarkStart w:id="12661" w:name="_Toc180598784"/>
      <w:bookmarkStart w:id="12662" w:name="_Toc181872529"/>
      <w:bookmarkStart w:id="12663" w:name="_Toc183454948"/>
      <w:bookmarkStart w:id="12664" w:name="_Toc183455900"/>
      <w:bookmarkStart w:id="12665" w:name="_Toc184406234"/>
      <w:bookmarkStart w:id="12666" w:name="_Toc184407493"/>
      <w:bookmarkStart w:id="12667" w:name="_Toc184408441"/>
      <w:bookmarkStart w:id="12668" w:name="_Toc184409389"/>
      <w:bookmarkStart w:id="12669" w:name="_Toc184813175"/>
      <w:bookmarkEnd w:id="12660"/>
      <w:bookmarkEnd w:id="12661"/>
      <w:bookmarkEnd w:id="12662"/>
      <w:bookmarkEnd w:id="12663"/>
      <w:bookmarkEnd w:id="12664"/>
      <w:bookmarkEnd w:id="12665"/>
      <w:bookmarkEnd w:id="12666"/>
      <w:bookmarkEnd w:id="12667"/>
      <w:bookmarkEnd w:id="12668"/>
      <w:bookmarkEnd w:id="12669"/>
    </w:p>
    <w:p w14:paraId="7E85A45E" w14:textId="064C991E" w:rsidR="00B92CBA" w:rsidRPr="00445D58" w:rsidDel="00471E7D" w:rsidRDefault="00B92CBA">
      <w:pPr>
        <w:pStyle w:val="Heading31"/>
        <w:numPr>
          <w:ilvl w:val="0"/>
          <w:numId w:val="65"/>
        </w:numPr>
        <w:tabs>
          <w:tab w:val="clear" w:pos="1080"/>
        </w:tabs>
        <w:outlineLvl w:val="9"/>
        <w:rPr>
          <w:del w:id="12670" w:author="Phuong Truong Thi" w:date="2024-10-08T18:00:00Z"/>
          <w:b w:val="0"/>
          <w:bCs w:val="0"/>
          <w:sz w:val="24"/>
          <w:szCs w:val="24"/>
        </w:rPr>
      </w:pPr>
      <w:del w:id="12671" w:author="Phuong Truong Thi" w:date="2024-10-08T18:00:00Z">
        <w:r w:rsidDel="00471E7D">
          <w:rPr>
            <w:b w:val="0"/>
            <w:bCs w:val="0"/>
            <w:i/>
            <w:iCs/>
            <w:sz w:val="24"/>
            <w:szCs w:val="24"/>
          </w:rPr>
          <w:delText>Thông tin dữ liệu</w:delText>
        </w:r>
        <w:bookmarkStart w:id="12672" w:name="_Toc180598021"/>
        <w:bookmarkStart w:id="12673" w:name="_Toc180598785"/>
        <w:bookmarkStart w:id="12674" w:name="_Toc181872530"/>
        <w:bookmarkStart w:id="12675" w:name="_Toc183454949"/>
        <w:bookmarkStart w:id="12676" w:name="_Toc183455901"/>
        <w:bookmarkStart w:id="12677" w:name="_Toc184406235"/>
        <w:bookmarkStart w:id="12678" w:name="_Toc184407494"/>
        <w:bookmarkStart w:id="12679" w:name="_Toc184408442"/>
        <w:bookmarkStart w:id="12680" w:name="_Toc184409390"/>
        <w:bookmarkStart w:id="12681" w:name="_Toc184813176"/>
        <w:bookmarkEnd w:id="12672"/>
        <w:bookmarkEnd w:id="12673"/>
        <w:bookmarkEnd w:id="12674"/>
        <w:bookmarkEnd w:id="12675"/>
        <w:bookmarkEnd w:id="12676"/>
        <w:bookmarkEnd w:id="12677"/>
        <w:bookmarkEnd w:id="12678"/>
        <w:bookmarkEnd w:id="12679"/>
        <w:bookmarkEnd w:id="12680"/>
        <w:bookmarkEnd w:id="12681"/>
      </w:del>
    </w:p>
    <w:p w14:paraId="3BCD6814" w14:textId="47D7167D" w:rsidR="00445D58" w:rsidRPr="00B92CBA" w:rsidDel="00471E7D" w:rsidRDefault="00445D58" w:rsidP="00445D58">
      <w:pPr>
        <w:pStyle w:val="Heading31"/>
        <w:numPr>
          <w:ilvl w:val="0"/>
          <w:numId w:val="0"/>
        </w:numPr>
        <w:tabs>
          <w:tab w:val="clear" w:pos="1080"/>
        </w:tabs>
        <w:outlineLvl w:val="9"/>
        <w:rPr>
          <w:del w:id="12682" w:author="Phuong Truong Thi" w:date="2024-10-08T18:01:00Z"/>
          <w:b w:val="0"/>
          <w:bCs w:val="0"/>
          <w:sz w:val="24"/>
          <w:szCs w:val="24"/>
        </w:rPr>
      </w:pPr>
      <w:bookmarkStart w:id="12683" w:name="_Toc180598022"/>
      <w:bookmarkStart w:id="12684" w:name="_Toc180598786"/>
      <w:bookmarkStart w:id="12685" w:name="_Toc181872531"/>
      <w:bookmarkStart w:id="12686" w:name="_Toc183454950"/>
      <w:bookmarkStart w:id="12687" w:name="_Toc183455902"/>
      <w:bookmarkStart w:id="12688" w:name="_Toc184406236"/>
      <w:bookmarkStart w:id="12689" w:name="_Toc184407495"/>
      <w:bookmarkStart w:id="12690" w:name="_Toc184408443"/>
      <w:bookmarkStart w:id="12691" w:name="_Toc184409391"/>
      <w:bookmarkStart w:id="12692" w:name="_Toc184813177"/>
      <w:bookmarkEnd w:id="12683"/>
      <w:bookmarkEnd w:id="12684"/>
      <w:bookmarkEnd w:id="12685"/>
      <w:bookmarkEnd w:id="12686"/>
      <w:bookmarkEnd w:id="12687"/>
      <w:bookmarkEnd w:id="12688"/>
      <w:bookmarkEnd w:id="12689"/>
      <w:bookmarkEnd w:id="12690"/>
      <w:bookmarkEnd w:id="12691"/>
      <w:bookmarkEnd w:id="12692"/>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1C1935" w:rsidRPr="00AC685F" w:rsidDel="00471E7D" w14:paraId="6C0F5F71" w14:textId="45372329" w:rsidTr="001C1935">
        <w:trPr>
          <w:trHeight w:val="528"/>
          <w:tblHeader/>
          <w:del w:id="12693" w:author="Phuong Truong Thi" w:date="2024-10-08T18:00:00Z"/>
        </w:trPr>
        <w:tc>
          <w:tcPr>
            <w:tcW w:w="936" w:type="dxa"/>
            <w:shd w:val="clear" w:color="000000" w:fill="F7C7AC"/>
            <w:vAlign w:val="center"/>
            <w:hideMark/>
          </w:tcPr>
          <w:p w14:paraId="09C96350" w14:textId="76C72762" w:rsidR="001C1935" w:rsidRPr="00AC685F" w:rsidDel="00471E7D" w:rsidRDefault="001C1935">
            <w:pPr>
              <w:spacing w:before="0" w:line="240" w:lineRule="auto"/>
              <w:contextualSpacing w:val="0"/>
              <w:jc w:val="center"/>
              <w:rPr>
                <w:del w:id="12694" w:author="Phuong Truong Thi" w:date="2024-10-08T18:00:00Z"/>
                <w:rFonts w:ascii="Times New Roman" w:eastAsia="Times New Roman" w:hAnsi="Times New Roman"/>
                <w:b/>
                <w:bCs/>
                <w:color w:val="000000"/>
                <w:sz w:val="24"/>
                <w:szCs w:val="24"/>
                <w:lang w:val="vi-VN" w:eastAsia="vi-VN"/>
              </w:rPr>
            </w:pPr>
            <w:del w:id="12695" w:author="Phuong Truong Thi" w:date="2024-10-08T18:00:00Z">
              <w:r w:rsidRPr="00AC685F" w:rsidDel="00471E7D">
                <w:rPr>
                  <w:rFonts w:ascii="Times New Roman" w:eastAsia="Times New Roman" w:hAnsi="Times New Roman"/>
                  <w:b/>
                  <w:bCs/>
                  <w:color w:val="000000"/>
                  <w:sz w:val="24"/>
                  <w:szCs w:val="24"/>
                  <w:lang w:val="vi-VN" w:eastAsia="vi-VN"/>
                </w:rPr>
                <w:delText>STT</w:delText>
              </w:r>
              <w:bookmarkStart w:id="12696" w:name="_Toc180598023"/>
              <w:bookmarkStart w:id="12697" w:name="_Toc180598787"/>
              <w:bookmarkStart w:id="12698" w:name="_Toc181872532"/>
              <w:bookmarkStart w:id="12699" w:name="_Toc183454951"/>
              <w:bookmarkStart w:id="12700" w:name="_Toc183455903"/>
              <w:bookmarkStart w:id="12701" w:name="_Toc184406237"/>
              <w:bookmarkStart w:id="12702" w:name="_Toc184407496"/>
              <w:bookmarkStart w:id="12703" w:name="_Toc184408444"/>
              <w:bookmarkStart w:id="12704" w:name="_Toc184409392"/>
              <w:bookmarkStart w:id="12705" w:name="_Toc184813178"/>
              <w:bookmarkEnd w:id="12696"/>
              <w:bookmarkEnd w:id="12697"/>
              <w:bookmarkEnd w:id="12698"/>
              <w:bookmarkEnd w:id="12699"/>
              <w:bookmarkEnd w:id="12700"/>
              <w:bookmarkEnd w:id="12701"/>
              <w:bookmarkEnd w:id="12702"/>
              <w:bookmarkEnd w:id="12703"/>
              <w:bookmarkEnd w:id="12704"/>
              <w:bookmarkEnd w:id="12705"/>
            </w:del>
          </w:p>
        </w:tc>
        <w:tc>
          <w:tcPr>
            <w:tcW w:w="2329" w:type="dxa"/>
            <w:shd w:val="clear" w:color="000000" w:fill="F7C7AC"/>
            <w:vAlign w:val="center"/>
            <w:hideMark/>
          </w:tcPr>
          <w:p w14:paraId="0DF3A54B" w14:textId="72AD8A8B" w:rsidR="001C1935" w:rsidRPr="00AC685F" w:rsidDel="00471E7D" w:rsidRDefault="001C1935">
            <w:pPr>
              <w:spacing w:before="0" w:line="240" w:lineRule="auto"/>
              <w:contextualSpacing w:val="0"/>
              <w:jc w:val="center"/>
              <w:rPr>
                <w:del w:id="12706" w:author="Phuong Truong Thi" w:date="2024-10-08T18:00:00Z"/>
                <w:rFonts w:ascii="Times New Roman" w:eastAsia="Times New Roman" w:hAnsi="Times New Roman"/>
                <w:b/>
                <w:bCs/>
                <w:color w:val="000000"/>
                <w:sz w:val="24"/>
                <w:szCs w:val="24"/>
                <w:lang w:val="vi-VN" w:eastAsia="vi-VN"/>
              </w:rPr>
            </w:pPr>
            <w:del w:id="12707" w:author="Phuong Truong Thi" w:date="2024-10-08T18:00:00Z">
              <w:r w:rsidRPr="00AC685F" w:rsidDel="00471E7D">
                <w:rPr>
                  <w:rFonts w:ascii="Times New Roman" w:eastAsia="Times New Roman" w:hAnsi="Times New Roman"/>
                  <w:b/>
                  <w:bCs/>
                  <w:color w:val="000000"/>
                  <w:sz w:val="24"/>
                  <w:szCs w:val="24"/>
                  <w:lang w:val="vi-VN" w:eastAsia="vi-VN"/>
                </w:rPr>
                <w:delText>Trường dữ liệu</w:delText>
              </w:r>
              <w:bookmarkStart w:id="12708" w:name="_Toc180598024"/>
              <w:bookmarkStart w:id="12709" w:name="_Toc180598788"/>
              <w:bookmarkStart w:id="12710" w:name="_Toc181872533"/>
              <w:bookmarkStart w:id="12711" w:name="_Toc183454952"/>
              <w:bookmarkStart w:id="12712" w:name="_Toc183455904"/>
              <w:bookmarkStart w:id="12713" w:name="_Toc184406238"/>
              <w:bookmarkStart w:id="12714" w:name="_Toc184407497"/>
              <w:bookmarkStart w:id="12715" w:name="_Toc184408445"/>
              <w:bookmarkStart w:id="12716" w:name="_Toc184409393"/>
              <w:bookmarkStart w:id="12717" w:name="_Toc184813179"/>
              <w:bookmarkEnd w:id="12708"/>
              <w:bookmarkEnd w:id="12709"/>
              <w:bookmarkEnd w:id="12710"/>
              <w:bookmarkEnd w:id="12711"/>
              <w:bookmarkEnd w:id="12712"/>
              <w:bookmarkEnd w:id="12713"/>
              <w:bookmarkEnd w:id="12714"/>
              <w:bookmarkEnd w:id="12715"/>
              <w:bookmarkEnd w:id="12716"/>
              <w:bookmarkEnd w:id="12717"/>
            </w:del>
          </w:p>
        </w:tc>
        <w:tc>
          <w:tcPr>
            <w:tcW w:w="1405" w:type="dxa"/>
            <w:shd w:val="clear" w:color="000000" w:fill="F7C7AC"/>
            <w:vAlign w:val="center"/>
          </w:tcPr>
          <w:p w14:paraId="5718EEAF" w14:textId="1A802930" w:rsidR="001C1935" w:rsidRPr="00497C9A" w:rsidDel="00471E7D" w:rsidRDefault="001C1935">
            <w:pPr>
              <w:spacing w:before="0" w:line="240" w:lineRule="auto"/>
              <w:contextualSpacing w:val="0"/>
              <w:jc w:val="center"/>
              <w:rPr>
                <w:del w:id="12718" w:author="Phuong Truong Thi" w:date="2024-10-08T18:00:00Z"/>
                <w:rFonts w:ascii="Times New Roman" w:eastAsia="Times New Roman" w:hAnsi="Times New Roman"/>
                <w:b/>
                <w:bCs/>
                <w:color w:val="000000"/>
                <w:sz w:val="24"/>
                <w:szCs w:val="24"/>
                <w:lang w:val="vi-VN" w:eastAsia="vi-VN"/>
              </w:rPr>
            </w:pPr>
            <w:del w:id="12719" w:author="Phuong Truong Thi" w:date="2024-10-08T18:00:00Z">
              <w:r w:rsidRPr="00497C9A" w:rsidDel="00471E7D">
                <w:rPr>
                  <w:rFonts w:ascii="Times New Roman" w:eastAsia="Times New Roman" w:hAnsi="Times New Roman"/>
                  <w:b/>
                  <w:bCs/>
                  <w:color w:val="000000"/>
                  <w:sz w:val="24"/>
                  <w:szCs w:val="24"/>
                  <w:lang w:val="vi-VN" w:eastAsia="vi-VN"/>
                </w:rPr>
                <w:delText>Định dạng</w:delText>
              </w:r>
              <w:bookmarkStart w:id="12720" w:name="_Toc180598025"/>
              <w:bookmarkStart w:id="12721" w:name="_Toc180598789"/>
              <w:bookmarkStart w:id="12722" w:name="_Toc181872534"/>
              <w:bookmarkStart w:id="12723" w:name="_Toc183454953"/>
              <w:bookmarkStart w:id="12724" w:name="_Toc183455905"/>
              <w:bookmarkStart w:id="12725" w:name="_Toc184406239"/>
              <w:bookmarkStart w:id="12726" w:name="_Toc184407498"/>
              <w:bookmarkStart w:id="12727" w:name="_Toc184408446"/>
              <w:bookmarkStart w:id="12728" w:name="_Toc184409394"/>
              <w:bookmarkStart w:id="12729" w:name="_Toc184813180"/>
              <w:bookmarkEnd w:id="12720"/>
              <w:bookmarkEnd w:id="12721"/>
              <w:bookmarkEnd w:id="12722"/>
              <w:bookmarkEnd w:id="12723"/>
              <w:bookmarkEnd w:id="12724"/>
              <w:bookmarkEnd w:id="12725"/>
              <w:bookmarkEnd w:id="12726"/>
              <w:bookmarkEnd w:id="12727"/>
              <w:bookmarkEnd w:id="12728"/>
              <w:bookmarkEnd w:id="12729"/>
            </w:del>
          </w:p>
        </w:tc>
        <w:tc>
          <w:tcPr>
            <w:tcW w:w="2670" w:type="dxa"/>
            <w:shd w:val="clear" w:color="000000" w:fill="F7C7AC"/>
            <w:vAlign w:val="center"/>
            <w:hideMark/>
          </w:tcPr>
          <w:p w14:paraId="72899181" w14:textId="6CB05EF1" w:rsidR="001C1935" w:rsidRPr="00AC685F" w:rsidDel="00471E7D" w:rsidRDefault="001C1935">
            <w:pPr>
              <w:spacing w:before="0" w:line="240" w:lineRule="auto"/>
              <w:contextualSpacing w:val="0"/>
              <w:jc w:val="center"/>
              <w:rPr>
                <w:del w:id="12730" w:author="Phuong Truong Thi" w:date="2024-10-08T18:00:00Z"/>
                <w:rFonts w:ascii="Times New Roman" w:eastAsia="Times New Roman" w:hAnsi="Times New Roman"/>
                <w:b/>
                <w:bCs/>
                <w:color w:val="000000"/>
                <w:sz w:val="24"/>
                <w:szCs w:val="24"/>
                <w:lang w:val="vi-VN" w:eastAsia="vi-VN"/>
              </w:rPr>
            </w:pPr>
            <w:del w:id="12731" w:author="Phuong Truong Thi" w:date="2024-10-08T18:00:00Z">
              <w:r w:rsidRPr="00AC685F" w:rsidDel="00471E7D">
                <w:rPr>
                  <w:rFonts w:ascii="Times New Roman" w:eastAsia="Times New Roman" w:hAnsi="Times New Roman"/>
                  <w:b/>
                  <w:bCs/>
                  <w:color w:val="000000"/>
                  <w:sz w:val="24"/>
                  <w:szCs w:val="24"/>
                  <w:lang w:val="vi-VN" w:eastAsia="vi-VN"/>
                </w:rPr>
                <w:delText>Mã danh mục tham chiếu</w:delText>
              </w:r>
              <w:bookmarkStart w:id="12732" w:name="_Toc180598026"/>
              <w:bookmarkStart w:id="12733" w:name="_Toc180598790"/>
              <w:bookmarkStart w:id="12734" w:name="_Toc181872535"/>
              <w:bookmarkStart w:id="12735" w:name="_Toc183454954"/>
              <w:bookmarkStart w:id="12736" w:name="_Toc183455906"/>
              <w:bookmarkStart w:id="12737" w:name="_Toc184406240"/>
              <w:bookmarkStart w:id="12738" w:name="_Toc184407499"/>
              <w:bookmarkStart w:id="12739" w:name="_Toc184408447"/>
              <w:bookmarkStart w:id="12740" w:name="_Toc184409395"/>
              <w:bookmarkStart w:id="12741" w:name="_Toc184813181"/>
              <w:bookmarkEnd w:id="12732"/>
              <w:bookmarkEnd w:id="12733"/>
              <w:bookmarkEnd w:id="12734"/>
              <w:bookmarkEnd w:id="12735"/>
              <w:bookmarkEnd w:id="12736"/>
              <w:bookmarkEnd w:id="12737"/>
              <w:bookmarkEnd w:id="12738"/>
              <w:bookmarkEnd w:id="12739"/>
              <w:bookmarkEnd w:id="12740"/>
              <w:bookmarkEnd w:id="12741"/>
            </w:del>
          </w:p>
        </w:tc>
        <w:bookmarkStart w:id="12742" w:name="_Toc180598027"/>
        <w:bookmarkStart w:id="12743" w:name="_Toc180598791"/>
        <w:bookmarkStart w:id="12744" w:name="_Toc181872536"/>
        <w:bookmarkStart w:id="12745" w:name="_Toc183454955"/>
        <w:bookmarkStart w:id="12746" w:name="_Toc183455907"/>
        <w:bookmarkStart w:id="12747" w:name="_Toc184406241"/>
        <w:bookmarkStart w:id="12748" w:name="_Toc184407500"/>
        <w:bookmarkStart w:id="12749" w:name="_Toc184408448"/>
        <w:bookmarkStart w:id="12750" w:name="_Toc184409396"/>
        <w:bookmarkStart w:id="12751" w:name="_Toc184813182"/>
        <w:bookmarkEnd w:id="12742"/>
        <w:bookmarkEnd w:id="12743"/>
        <w:bookmarkEnd w:id="12744"/>
        <w:bookmarkEnd w:id="12745"/>
        <w:bookmarkEnd w:id="12746"/>
        <w:bookmarkEnd w:id="12747"/>
        <w:bookmarkEnd w:id="12748"/>
        <w:bookmarkEnd w:id="12749"/>
        <w:bookmarkEnd w:id="12750"/>
        <w:bookmarkEnd w:id="12751"/>
      </w:tr>
      <w:tr w:rsidR="001C1935" w:rsidRPr="00AC685F" w:rsidDel="00471E7D" w14:paraId="457E9515" w14:textId="63CC74B4" w:rsidTr="001C1935">
        <w:trPr>
          <w:trHeight w:val="276"/>
          <w:del w:id="12752" w:author="Phuong Truong Thi" w:date="2024-10-08T18:00:00Z"/>
        </w:trPr>
        <w:tc>
          <w:tcPr>
            <w:tcW w:w="936" w:type="dxa"/>
            <w:shd w:val="clear" w:color="auto" w:fill="auto"/>
            <w:vAlign w:val="center"/>
          </w:tcPr>
          <w:p w14:paraId="24CD5050" w14:textId="6F4CAD0A" w:rsidR="001C1935" w:rsidRPr="00E6562C" w:rsidDel="00471E7D" w:rsidRDefault="001C1935">
            <w:pPr>
              <w:pStyle w:val="ListParagraph"/>
              <w:numPr>
                <w:ilvl w:val="0"/>
                <w:numId w:val="83"/>
              </w:numPr>
              <w:spacing w:before="0" w:line="240" w:lineRule="auto"/>
              <w:contextualSpacing w:val="0"/>
              <w:jc w:val="center"/>
              <w:rPr>
                <w:del w:id="12753" w:author="Phuong Truong Thi" w:date="2024-10-08T18:00:00Z"/>
                <w:rFonts w:eastAsia="Times New Roman"/>
                <w:color w:val="000000"/>
                <w:szCs w:val="24"/>
                <w:lang w:eastAsia="vi-VN"/>
              </w:rPr>
            </w:pPr>
            <w:bookmarkStart w:id="12754" w:name="_Toc180598028"/>
            <w:bookmarkStart w:id="12755" w:name="_Toc180598792"/>
            <w:bookmarkStart w:id="12756" w:name="_Toc181872537"/>
            <w:bookmarkStart w:id="12757" w:name="_Toc183454956"/>
            <w:bookmarkStart w:id="12758" w:name="_Toc183455908"/>
            <w:bookmarkStart w:id="12759" w:name="_Toc184406242"/>
            <w:bookmarkStart w:id="12760" w:name="_Toc184407501"/>
            <w:bookmarkStart w:id="12761" w:name="_Toc184408449"/>
            <w:bookmarkStart w:id="12762" w:name="_Toc184409397"/>
            <w:bookmarkStart w:id="12763" w:name="_Toc184813183"/>
            <w:bookmarkEnd w:id="12754"/>
            <w:bookmarkEnd w:id="12755"/>
            <w:bookmarkEnd w:id="12756"/>
            <w:bookmarkEnd w:id="12757"/>
            <w:bookmarkEnd w:id="12758"/>
            <w:bookmarkEnd w:id="12759"/>
            <w:bookmarkEnd w:id="12760"/>
            <w:bookmarkEnd w:id="12761"/>
            <w:bookmarkEnd w:id="12762"/>
            <w:bookmarkEnd w:id="12763"/>
          </w:p>
        </w:tc>
        <w:tc>
          <w:tcPr>
            <w:tcW w:w="2329" w:type="dxa"/>
            <w:shd w:val="clear" w:color="auto" w:fill="auto"/>
            <w:vAlign w:val="bottom"/>
          </w:tcPr>
          <w:p w14:paraId="738ED404" w14:textId="26970E51" w:rsidR="001C1935" w:rsidRPr="00285EF0" w:rsidDel="00471E7D" w:rsidRDefault="001C1935">
            <w:pPr>
              <w:spacing w:before="0" w:line="240" w:lineRule="auto"/>
              <w:contextualSpacing w:val="0"/>
              <w:rPr>
                <w:del w:id="12764" w:author="Phuong Truong Thi" w:date="2024-10-08T18:00:00Z"/>
                <w:rFonts w:ascii="Times New Roman" w:hAnsi="Times New Roman"/>
                <w:color w:val="000000"/>
                <w:sz w:val="24"/>
                <w:szCs w:val="24"/>
              </w:rPr>
            </w:pPr>
            <w:del w:id="12765" w:author="Phuong Truong Thi" w:date="2024-10-08T18:00:00Z">
              <w:r w:rsidRPr="00285EF0" w:rsidDel="00471E7D">
                <w:rPr>
                  <w:rFonts w:ascii="Times New Roman" w:hAnsi="Times New Roman"/>
                  <w:color w:val="000000"/>
                  <w:sz w:val="24"/>
                  <w:szCs w:val="24"/>
                </w:rPr>
                <w:delText>Mã chi nhánh</w:delText>
              </w:r>
              <w:bookmarkStart w:id="12766" w:name="_Toc180598029"/>
              <w:bookmarkStart w:id="12767" w:name="_Toc180598793"/>
              <w:bookmarkStart w:id="12768" w:name="_Toc181872538"/>
              <w:bookmarkStart w:id="12769" w:name="_Toc183454957"/>
              <w:bookmarkStart w:id="12770" w:name="_Toc183455909"/>
              <w:bookmarkStart w:id="12771" w:name="_Toc184406243"/>
              <w:bookmarkStart w:id="12772" w:name="_Toc184407502"/>
              <w:bookmarkStart w:id="12773" w:name="_Toc184408450"/>
              <w:bookmarkStart w:id="12774" w:name="_Toc184409398"/>
              <w:bookmarkStart w:id="12775" w:name="_Toc184813184"/>
              <w:bookmarkEnd w:id="12766"/>
              <w:bookmarkEnd w:id="12767"/>
              <w:bookmarkEnd w:id="12768"/>
              <w:bookmarkEnd w:id="12769"/>
              <w:bookmarkEnd w:id="12770"/>
              <w:bookmarkEnd w:id="12771"/>
              <w:bookmarkEnd w:id="12772"/>
              <w:bookmarkEnd w:id="12773"/>
              <w:bookmarkEnd w:id="12774"/>
              <w:bookmarkEnd w:id="12775"/>
            </w:del>
          </w:p>
        </w:tc>
        <w:tc>
          <w:tcPr>
            <w:tcW w:w="1405" w:type="dxa"/>
          </w:tcPr>
          <w:p w14:paraId="49689E2E" w14:textId="6C416E07" w:rsidR="001C1935" w:rsidRPr="003A44DC" w:rsidDel="00471E7D" w:rsidRDefault="001C1935">
            <w:pPr>
              <w:spacing w:before="0" w:line="240" w:lineRule="auto"/>
              <w:contextualSpacing w:val="0"/>
              <w:jc w:val="left"/>
              <w:rPr>
                <w:del w:id="12776" w:author="Phuong Truong Thi" w:date="2024-10-08T18:00:00Z"/>
                <w:rFonts w:ascii="Times New Roman" w:eastAsia="Times New Roman" w:hAnsi="Times New Roman"/>
                <w:color w:val="000000"/>
                <w:sz w:val="24"/>
                <w:szCs w:val="24"/>
                <w:lang w:eastAsia="vi-VN"/>
              </w:rPr>
            </w:pPr>
            <w:del w:id="12777" w:author="Phuong Truong Thi" w:date="2024-10-08T18:00:00Z">
              <w:r w:rsidDel="00471E7D">
                <w:rPr>
                  <w:rFonts w:ascii="Times New Roman" w:eastAsia="Times New Roman" w:hAnsi="Times New Roman"/>
                  <w:color w:val="000000"/>
                  <w:sz w:val="24"/>
                  <w:szCs w:val="24"/>
                  <w:lang w:eastAsia="vi-VN"/>
                </w:rPr>
                <w:delText>Text</w:delText>
              </w:r>
              <w:bookmarkStart w:id="12778" w:name="_Toc180598030"/>
              <w:bookmarkStart w:id="12779" w:name="_Toc180598794"/>
              <w:bookmarkStart w:id="12780" w:name="_Toc181872539"/>
              <w:bookmarkStart w:id="12781" w:name="_Toc183454958"/>
              <w:bookmarkStart w:id="12782" w:name="_Toc183455910"/>
              <w:bookmarkStart w:id="12783" w:name="_Toc184406244"/>
              <w:bookmarkStart w:id="12784" w:name="_Toc184407503"/>
              <w:bookmarkStart w:id="12785" w:name="_Toc184408451"/>
              <w:bookmarkStart w:id="12786" w:name="_Toc184409399"/>
              <w:bookmarkStart w:id="12787" w:name="_Toc184813185"/>
              <w:bookmarkEnd w:id="12778"/>
              <w:bookmarkEnd w:id="12779"/>
              <w:bookmarkEnd w:id="12780"/>
              <w:bookmarkEnd w:id="12781"/>
              <w:bookmarkEnd w:id="12782"/>
              <w:bookmarkEnd w:id="12783"/>
              <w:bookmarkEnd w:id="12784"/>
              <w:bookmarkEnd w:id="12785"/>
              <w:bookmarkEnd w:id="12786"/>
              <w:bookmarkEnd w:id="12787"/>
            </w:del>
          </w:p>
        </w:tc>
        <w:tc>
          <w:tcPr>
            <w:tcW w:w="2670" w:type="dxa"/>
            <w:shd w:val="clear" w:color="auto" w:fill="auto"/>
            <w:noWrap/>
            <w:vAlign w:val="center"/>
          </w:tcPr>
          <w:p w14:paraId="4D8926F2" w14:textId="2526FD34" w:rsidR="001C1935" w:rsidRPr="003A44DC" w:rsidDel="00471E7D" w:rsidRDefault="001C1935">
            <w:pPr>
              <w:spacing w:before="0" w:line="240" w:lineRule="auto"/>
              <w:contextualSpacing w:val="0"/>
              <w:rPr>
                <w:del w:id="12788" w:author="Phuong Truong Thi" w:date="2024-10-08T18:00:00Z"/>
                <w:rFonts w:ascii="Times New Roman" w:eastAsia="Times New Roman" w:hAnsi="Times New Roman"/>
                <w:color w:val="000000"/>
                <w:sz w:val="24"/>
                <w:szCs w:val="24"/>
                <w:lang w:val="vi-VN" w:eastAsia="vi-VN"/>
              </w:rPr>
            </w:pPr>
            <w:bookmarkStart w:id="12789" w:name="_Toc180598031"/>
            <w:bookmarkStart w:id="12790" w:name="_Toc180598795"/>
            <w:bookmarkStart w:id="12791" w:name="_Toc181872540"/>
            <w:bookmarkStart w:id="12792" w:name="_Toc183454959"/>
            <w:bookmarkStart w:id="12793" w:name="_Toc183455911"/>
            <w:bookmarkStart w:id="12794" w:name="_Toc184406245"/>
            <w:bookmarkStart w:id="12795" w:name="_Toc184407504"/>
            <w:bookmarkStart w:id="12796" w:name="_Toc184408452"/>
            <w:bookmarkStart w:id="12797" w:name="_Toc184409400"/>
            <w:bookmarkStart w:id="12798" w:name="_Toc184813186"/>
            <w:bookmarkEnd w:id="12789"/>
            <w:bookmarkEnd w:id="12790"/>
            <w:bookmarkEnd w:id="12791"/>
            <w:bookmarkEnd w:id="12792"/>
            <w:bookmarkEnd w:id="12793"/>
            <w:bookmarkEnd w:id="12794"/>
            <w:bookmarkEnd w:id="12795"/>
            <w:bookmarkEnd w:id="12796"/>
            <w:bookmarkEnd w:id="12797"/>
            <w:bookmarkEnd w:id="12798"/>
          </w:p>
        </w:tc>
        <w:bookmarkStart w:id="12799" w:name="_Toc180598032"/>
        <w:bookmarkStart w:id="12800" w:name="_Toc180598796"/>
        <w:bookmarkStart w:id="12801" w:name="_Toc181872541"/>
        <w:bookmarkStart w:id="12802" w:name="_Toc183454960"/>
        <w:bookmarkStart w:id="12803" w:name="_Toc183455912"/>
        <w:bookmarkStart w:id="12804" w:name="_Toc184406246"/>
        <w:bookmarkStart w:id="12805" w:name="_Toc184407505"/>
        <w:bookmarkStart w:id="12806" w:name="_Toc184408453"/>
        <w:bookmarkStart w:id="12807" w:name="_Toc184409401"/>
        <w:bookmarkStart w:id="12808" w:name="_Toc184813187"/>
        <w:bookmarkEnd w:id="12799"/>
        <w:bookmarkEnd w:id="12800"/>
        <w:bookmarkEnd w:id="12801"/>
        <w:bookmarkEnd w:id="12802"/>
        <w:bookmarkEnd w:id="12803"/>
        <w:bookmarkEnd w:id="12804"/>
        <w:bookmarkEnd w:id="12805"/>
        <w:bookmarkEnd w:id="12806"/>
        <w:bookmarkEnd w:id="12807"/>
        <w:bookmarkEnd w:id="12808"/>
      </w:tr>
      <w:tr w:rsidR="001C1935" w:rsidRPr="00AC685F" w:rsidDel="00471E7D" w14:paraId="1850466A" w14:textId="0B80E66F" w:rsidTr="001C1935">
        <w:trPr>
          <w:trHeight w:val="309"/>
          <w:del w:id="12809" w:author="Phuong Truong Thi" w:date="2024-10-08T18:00:00Z"/>
        </w:trPr>
        <w:tc>
          <w:tcPr>
            <w:tcW w:w="936" w:type="dxa"/>
            <w:shd w:val="clear" w:color="auto" w:fill="auto"/>
            <w:vAlign w:val="center"/>
            <w:hideMark/>
          </w:tcPr>
          <w:p w14:paraId="242A20D8" w14:textId="35A5FBCD" w:rsidR="001C1935" w:rsidRPr="00E6562C" w:rsidDel="00471E7D" w:rsidRDefault="001C1935">
            <w:pPr>
              <w:pStyle w:val="ListParagraph"/>
              <w:numPr>
                <w:ilvl w:val="0"/>
                <w:numId w:val="83"/>
              </w:numPr>
              <w:spacing w:before="0" w:line="240" w:lineRule="auto"/>
              <w:contextualSpacing w:val="0"/>
              <w:jc w:val="center"/>
              <w:rPr>
                <w:del w:id="12810" w:author="Phuong Truong Thi" w:date="2024-10-08T18:00:00Z"/>
                <w:rFonts w:eastAsia="Times New Roman"/>
                <w:color w:val="000000"/>
                <w:szCs w:val="24"/>
                <w:lang w:eastAsia="vi-VN"/>
              </w:rPr>
            </w:pPr>
            <w:bookmarkStart w:id="12811" w:name="_Toc180598033"/>
            <w:bookmarkStart w:id="12812" w:name="_Toc180598797"/>
            <w:bookmarkStart w:id="12813" w:name="_Toc181872542"/>
            <w:bookmarkStart w:id="12814" w:name="_Toc183454961"/>
            <w:bookmarkStart w:id="12815" w:name="_Toc183455913"/>
            <w:bookmarkStart w:id="12816" w:name="_Toc184406247"/>
            <w:bookmarkStart w:id="12817" w:name="_Toc184407506"/>
            <w:bookmarkStart w:id="12818" w:name="_Toc184408454"/>
            <w:bookmarkStart w:id="12819" w:name="_Toc184409402"/>
            <w:bookmarkStart w:id="12820" w:name="_Toc184813188"/>
            <w:bookmarkEnd w:id="12811"/>
            <w:bookmarkEnd w:id="12812"/>
            <w:bookmarkEnd w:id="12813"/>
            <w:bookmarkEnd w:id="12814"/>
            <w:bookmarkEnd w:id="12815"/>
            <w:bookmarkEnd w:id="12816"/>
            <w:bookmarkEnd w:id="12817"/>
            <w:bookmarkEnd w:id="12818"/>
            <w:bookmarkEnd w:id="12819"/>
            <w:bookmarkEnd w:id="12820"/>
          </w:p>
        </w:tc>
        <w:tc>
          <w:tcPr>
            <w:tcW w:w="2329" w:type="dxa"/>
            <w:shd w:val="clear" w:color="auto" w:fill="auto"/>
            <w:vAlign w:val="bottom"/>
          </w:tcPr>
          <w:p w14:paraId="7F3ACC9E" w14:textId="5F767487" w:rsidR="001C1935" w:rsidRPr="00285EF0" w:rsidDel="00471E7D" w:rsidRDefault="001C1935">
            <w:pPr>
              <w:spacing w:before="0" w:line="240" w:lineRule="auto"/>
              <w:contextualSpacing w:val="0"/>
              <w:rPr>
                <w:del w:id="12821" w:author="Phuong Truong Thi" w:date="2024-10-08T18:00:00Z"/>
                <w:rFonts w:ascii="Times New Roman" w:eastAsia="Times New Roman" w:hAnsi="Times New Roman"/>
                <w:color w:val="000000"/>
                <w:sz w:val="24"/>
                <w:szCs w:val="24"/>
                <w:lang w:val="vi-VN" w:eastAsia="vi-VN"/>
              </w:rPr>
            </w:pPr>
            <w:del w:id="12822" w:author="Phuong Truong Thi" w:date="2024-10-08T18:00:00Z">
              <w:r w:rsidRPr="00285EF0" w:rsidDel="00471E7D">
                <w:rPr>
                  <w:rFonts w:ascii="Times New Roman" w:hAnsi="Times New Roman"/>
                  <w:color w:val="000000"/>
                  <w:sz w:val="24"/>
                  <w:szCs w:val="24"/>
                </w:rPr>
                <w:delText>Tên chi nhánh</w:delText>
              </w:r>
              <w:bookmarkStart w:id="12823" w:name="_Toc180598034"/>
              <w:bookmarkStart w:id="12824" w:name="_Toc180598798"/>
              <w:bookmarkStart w:id="12825" w:name="_Toc181872543"/>
              <w:bookmarkStart w:id="12826" w:name="_Toc183454962"/>
              <w:bookmarkStart w:id="12827" w:name="_Toc183455914"/>
              <w:bookmarkStart w:id="12828" w:name="_Toc184406248"/>
              <w:bookmarkStart w:id="12829" w:name="_Toc184407507"/>
              <w:bookmarkStart w:id="12830" w:name="_Toc184408455"/>
              <w:bookmarkStart w:id="12831" w:name="_Toc184409403"/>
              <w:bookmarkStart w:id="12832" w:name="_Toc184813189"/>
              <w:bookmarkEnd w:id="12823"/>
              <w:bookmarkEnd w:id="12824"/>
              <w:bookmarkEnd w:id="12825"/>
              <w:bookmarkEnd w:id="12826"/>
              <w:bookmarkEnd w:id="12827"/>
              <w:bookmarkEnd w:id="12828"/>
              <w:bookmarkEnd w:id="12829"/>
              <w:bookmarkEnd w:id="12830"/>
              <w:bookmarkEnd w:id="12831"/>
              <w:bookmarkEnd w:id="12832"/>
            </w:del>
          </w:p>
        </w:tc>
        <w:tc>
          <w:tcPr>
            <w:tcW w:w="1405" w:type="dxa"/>
          </w:tcPr>
          <w:p w14:paraId="0DC8B48D" w14:textId="547F3460" w:rsidR="001C1935" w:rsidRPr="003A44DC" w:rsidDel="00471E7D" w:rsidRDefault="001C1935">
            <w:pPr>
              <w:spacing w:before="0" w:line="240" w:lineRule="auto"/>
              <w:contextualSpacing w:val="0"/>
              <w:jc w:val="left"/>
              <w:rPr>
                <w:del w:id="12833" w:author="Phuong Truong Thi" w:date="2024-10-08T18:00:00Z"/>
                <w:rFonts w:ascii="Times New Roman" w:hAnsi="Times New Roman"/>
                <w:color w:val="000000"/>
                <w:sz w:val="24"/>
                <w:szCs w:val="24"/>
              </w:rPr>
            </w:pPr>
            <w:del w:id="12834" w:author="Phuong Truong Thi" w:date="2024-10-08T18:00:00Z">
              <w:r w:rsidDel="00471E7D">
                <w:rPr>
                  <w:rFonts w:ascii="Times New Roman" w:hAnsi="Times New Roman"/>
                  <w:color w:val="000000"/>
                  <w:sz w:val="24"/>
                  <w:szCs w:val="24"/>
                </w:rPr>
                <w:delText>Text</w:delText>
              </w:r>
              <w:bookmarkStart w:id="12835" w:name="_Toc180598035"/>
              <w:bookmarkStart w:id="12836" w:name="_Toc180598799"/>
              <w:bookmarkStart w:id="12837" w:name="_Toc181872544"/>
              <w:bookmarkStart w:id="12838" w:name="_Toc183454963"/>
              <w:bookmarkStart w:id="12839" w:name="_Toc183455915"/>
              <w:bookmarkStart w:id="12840" w:name="_Toc184406249"/>
              <w:bookmarkStart w:id="12841" w:name="_Toc184407508"/>
              <w:bookmarkStart w:id="12842" w:name="_Toc184408456"/>
              <w:bookmarkStart w:id="12843" w:name="_Toc184409404"/>
              <w:bookmarkStart w:id="12844" w:name="_Toc184813190"/>
              <w:bookmarkEnd w:id="12835"/>
              <w:bookmarkEnd w:id="12836"/>
              <w:bookmarkEnd w:id="12837"/>
              <w:bookmarkEnd w:id="12838"/>
              <w:bookmarkEnd w:id="12839"/>
              <w:bookmarkEnd w:id="12840"/>
              <w:bookmarkEnd w:id="12841"/>
              <w:bookmarkEnd w:id="12842"/>
              <w:bookmarkEnd w:id="12843"/>
              <w:bookmarkEnd w:id="12844"/>
            </w:del>
          </w:p>
        </w:tc>
        <w:tc>
          <w:tcPr>
            <w:tcW w:w="2670" w:type="dxa"/>
            <w:shd w:val="clear" w:color="auto" w:fill="auto"/>
            <w:noWrap/>
            <w:vAlign w:val="center"/>
          </w:tcPr>
          <w:p w14:paraId="67C32F1B" w14:textId="2F091BEC" w:rsidR="001C1935" w:rsidRPr="003A44DC" w:rsidDel="00471E7D" w:rsidRDefault="001C1935">
            <w:pPr>
              <w:spacing w:before="0" w:line="240" w:lineRule="auto"/>
              <w:contextualSpacing w:val="0"/>
              <w:rPr>
                <w:del w:id="12845" w:author="Phuong Truong Thi" w:date="2024-10-08T18:00:00Z"/>
                <w:rFonts w:ascii="Times New Roman" w:eastAsia="Times New Roman" w:hAnsi="Times New Roman"/>
                <w:color w:val="000000"/>
                <w:sz w:val="24"/>
                <w:szCs w:val="24"/>
                <w:lang w:eastAsia="vi-VN"/>
              </w:rPr>
            </w:pPr>
            <w:bookmarkStart w:id="12846" w:name="_Toc180598036"/>
            <w:bookmarkStart w:id="12847" w:name="_Toc180598800"/>
            <w:bookmarkStart w:id="12848" w:name="_Toc181872545"/>
            <w:bookmarkStart w:id="12849" w:name="_Toc183454964"/>
            <w:bookmarkStart w:id="12850" w:name="_Toc183455916"/>
            <w:bookmarkStart w:id="12851" w:name="_Toc184406250"/>
            <w:bookmarkStart w:id="12852" w:name="_Toc184407509"/>
            <w:bookmarkStart w:id="12853" w:name="_Toc184408457"/>
            <w:bookmarkStart w:id="12854" w:name="_Toc184409405"/>
            <w:bookmarkStart w:id="12855" w:name="_Toc184813191"/>
            <w:bookmarkEnd w:id="12846"/>
            <w:bookmarkEnd w:id="12847"/>
            <w:bookmarkEnd w:id="12848"/>
            <w:bookmarkEnd w:id="12849"/>
            <w:bookmarkEnd w:id="12850"/>
            <w:bookmarkEnd w:id="12851"/>
            <w:bookmarkEnd w:id="12852"/>
            <w:bookmarkEnd w:id="12853"/>
            <w:bookmarkEnd w:id="12854"/>
            <w:bookmarkEnd w:id="12855"/>
          </w:p>
        </w:tc>
        <w:bookmarkStart w:id="12856" w:name="_Toc180598037"/>
        <w:bookmarkStart w:id="12857" w:name="_Toc180598801"/>
        <w:bookmarkStart w:id="12858" w:name="_Toc181872546"/>
        <w:bookmarkStart w:id="12859" w:name="_Toc183454965"/>
        <w:bookmarkStart w:id="12860" w:name="_Toc183455917"/>
        <w:bookmarkStart w:id="12861" w:name="_Toc184406251"/>
        <w:bookmarkStart w:id="12862" w:name="_Toc184407510"/>
        <w:bookmarkStart w:id="12863" w:name="_Toc184408458"/>
        <w:bookmarkStart w:id="12864" w:name="_Toc184409406"/>
        <w:bookmarkStart w:id="12865" w:name="_Toc184813192"/>
        <w:bookmarkEnd w:id="12856"/>
        <w:bookmarkEnd w:id="12857"/>
        <w:bookmarkEnd w:id="12858"/>
        <w:bookmarkEnd w:id="12859"/>
        <w:bookmarkEnd w:id="12860"/>
        <w:bookmarkEnd w:id="12861"/>
        <w:bookmarkEnd w:id="12862"/>
        <w:bookmarkEnd w:id="12863"/>
        <w:bookmarkEnd w:id="12864"/>
        <w:bookmarkEnd w:id="12865"/>
      </w:tr>
      <w:tr w:rsidR="001C1935" w:rsidRPr="00AC685F" w:rsidDel="00471E7D" w14:paraId="1C708EE1" w14:textId="42440A5F" w:rsidTr="001C1935">
        <w:trPr>
          <w:trHeight w:val="276"/>
          <w:del w:id="12866" w:author="Phuong Truong Thi" w:date="2024-10-08T18:00:00Z"/>
        </w:trPr>
        <w:tc>
          <w:tcPr>
            <w:tcW w:w="936" w:type="dxa"/>
            <w:shd w:val="clear" w:color="000000" w:fill="FFFFFF"/>
            <w:vAlign w:val="center"/>
            <w:hideMark/>
          </w:tcPr>
          <w:p w14:paraId="5AAA1524" w14:textId="6B14DE8D" w:rsidR="001C1935" w:rsidRPr="00E6562C" w:rsidDel="00471E7D" w:rsidRDefault="001C1935">
            <w:pPr>
              <w:pStyle w:val="ListParagraph"/>
              <w:numPr>
                <w:ilvl w:val="0"/>
                <w:numId w:val="83"/>
              </w:numPr>
              <w:spacing w:before="0" w:line="240" w:lineRule="auto"/>
              <w:contextualSpacing w:val="0"/>
              <w:jc w:val="center"/>
              <w:rPr>
                <w:del w:id="12867" w:author="Phuong Truong Thi" w:date="2024-10-08T18:00:00Z"/>
                <w:rFonts w:eastAsia="Times New Roman"/>
                <w:color w:val="000000"/>
                <w:szCs w:val="24"/>
                <w:lang w:eastAsia="vi-VN"/>
              </w:rPr>
            </w:pPr>
            <w:bookmarkStart w:id="12868" w:name="_Toc180598038"/>
            <w:bookmarkStart w:id="12869" w:name="_Toc180598802"/>
            <w:bookmarkStart w:id="12870" w:name="_Toc181872547"/>
            <w:bookmarkStart w:id="12871" w:name="_Toc183454966"/>
            <w:bookmarkStart w:id="12872" w:name="_Toc183455918"/>
            <w:bookmarkStart w:id="12873" w:name="_Toc184406252"/>
            <w:bookmarkStart w:id="12874" w:name="_Toc184407511"/>
            <w:bookmarkStart w:id="12875" w:name="_Toc184408459"/>
            <w:bookmarkStart w:id="12876" w:name="_Toc184409407"/>
            <w:bookmarkStart w:id="12877" w:name="_Toc184813193"/>
            <w:bookmarkEnd w:id="12868"/>
            <w:bookmarkEnd w:id="12869"/>
            <w:bookmarkEnd w:id="12870"/>
            <w:bookmarkEnd w:id="12871"/>
            <w:bookmarkEnd w:id="12872"/>
            <w:bookmarkEnd w:id="12873"/>
            <w:bookmarkEnd w:id="12874"/>
            <w:bookmarkEnd w:id="12875"/>
            <w:bookmarkEnd w:id="12876"/>
            <w:bookmarkEnd w:id="12877"/>
          </w:p>
        </w:tc>
        <w:tc>
          <w:tcPr>
            <w:tcW w:w="2329" w:type="dxa"/>
            <w:shd w:val="clear" w:color="000000" w:fill="FFFFFF"/>
            <w:vAlign w:val="bottom"/>
          </w:tcPr>
          <w:p w14:paraId="49F9EE9A" w14:textId="3C2EE03B" w:rsidR="001C1935" w:rsidRPr="00285EF0" w:rsidDel="00471E7D" w:rsidRDefault="001C1935">
            <w:pPr>
              <w:spacing w:before="0" w:line="240" w:lineRule="auto"/>
              <w:contextualSpacing w:val="0"/>
              <w:rPr>
                <w:del w:id="12878" w:author="Phuong Truong Thi" w:date="2024-10-08T18:00:00Z"/>
                <w:rFonts w:ascii="Times New Roman" w:eastAsia="Times New Roman" w:hAnsi="Times New Roman"/>
                <w:color w:val="000000"/>
                <w:sz w:val="24"/>
                <w:szCs w:val="24"/>
                <w:lang w:val="vi-VN" w:eastAsia="vi-VN"/>
              </w:rPr>
            </w:pPr>
            <w:del w:id="12879" w:author="Phuong Truong Thi" w:date="2024-10-08T18:00:00Z">
              <w:r w:rsidRPr="00285EF0" w:rsidDel="00471E7D">
                <w:rPr>
                  <w:rFonts w:ascii="Times New Roman" w:hAnsi="Times New Roman"/>
                  <w:color w:val="000000"/>
                  <w:sz w:val="24"/>
                  <w:szCs w:val="24"/>
                </w:rPr>
                <w:delText>Giám đốc chi nhánh</w:delText>
              </w:r>
              <w:bookmarkStart w:id="12880" w:name="_Toc180598039"/>
              <w:bookmarkStart w:id="12881" w:name="_Toc180598803"/>
              <w:bookmarkStart w:id="12882" w:name="_Toc181872548"/>
              <w:bookmarkStart w:id="12883" w:name="_Toc183454967"/>
              <w:bookmarkStart w:id="12884" w:name="_Toc183455919"/>
              <w:bookmarkStart w:id="12885" w:name="_Toc184406253"/>
              <w:bookmarkStart w:id="12886" w:name="_Toc184407512"/>
              <w:bookmarkStart w:id="12887" w:name="_Toc184408460"/>
              <w:bookmarkStart w:id="12888" w:name="_Toc184409408"/>
              <w:bookmarkStart w:id="12889" w:name="_Toc184813194"/>
              <w:bookmarkEnd w:id="12880"/>
              <w:bookmarkEnd w:id="12881"/>
              <w:bookmarkEnd w:id="12882"/>
              <w:bookmarkEnd w:id="12883"/>
              <w:bookmarkEnd w:id="12884"/>
              <w:bookmarkEnd w:id="12885"/>
              <w:bookmarkEnd w:id="12886"/>
              <w:bookmarkEnd w:id="12887"/>
              <w:bookmarkEnd w:id="12888"/>
              <w:bookmarkEnd w:id="12889"/>
            </w:del>
          </w:p>
        </w:tc>
        <w:tc>
          <w:tcPr>
            <w:tcW w:w="1405" w:type="dxa"/>
          </w:tcPr>
          <w:p w14:paraId="144372B3" w14:textId="27C84C74" w:rsidR="001C1935" w:rsidRPr="003A44DC" w:rsidDel="00471E7D" w:rsidRDefault="001C1935">
            <w:pPr>
              <w:spacing w:before="0" w:line="240" w:lineRule="auto"/>
              <w:contextualSpacing w:val="0"/>
              <w:jc w:val="left"/>
              <w:rPr>
                <w:del w:id="12890" w:author="Phuong Truong Thi" w:date="2024-10-08T18:00:00Z"/>
                <w:rFonts w:ascii="Times New Roman" w:hAnsi="Times New Roman"/>
                <w:color w:val="000000"/>
                <w:sz w:val="24"/>
                <w:szCs w:val="24"/>
              </w:rPr>
            </w:pPr>
            <w:del w:id="12891" w:author="Phuong Truong Thi" w:date="2024-10-08T18:00:00Z">
              <w:r w:rsidDel="00471E7D">
                <w:rPr>
                  <w:rFonts w:ascii="Times New Roman" w:hAnsi="Times New Roman"/>
                  <w:color w:val="000000"/>
                  <w:sz w:val="24"/>
                  <w:szCs w:val="24"/>
                </w:rPr>
                <w:delText>Number</w:delText>
              </w:r>
              <w:bookmarkStart w:id="12892" w:name="_Toc180598040"/>
              <w:bookmarkStart w:id="12893" w:name="_Toc180598804"/>
              <w:bookmarkStart w:id="12894" w:name="_Toc181872549"/>
              <w:bookmarkStart w:id="12895" w:name="_Toc183454968"/>
              <w:bookmarkStart w:id="12896" w:name="_Toc183455920"/>
              <w:bookmarkStart w:id="12897" w:name="_Toc184406254"/>
              <w:bookmarkStart w:id="12898" w:name="_Toc184407513"/>
              <w:bookmarkStart w:id="12899" w:name="_Toc184408461"/>
              <w:bookmarkStart w:id="12900" w:name="_Toc184409409"/>
              <w:bookmarkStart w:id="12901" w:name="_Toc184813195"/>
              <w:bookmarkEnd w:id="12892"/>
              <w:bookmarkEnd w:id="12893"/>
              <w:bookmarkEnd w:id="12894"/>
              <w:bookmarkEnd w:id="12895"/>
              <w:bookmarkEnd w:id="12896"/>
              <w:bookmarkEnd w:id="12897"/>
              <w:bookmarkEnd w:id="12898"/>
              <w:bookmarkEnd w:id="12899"/>
              <w:bookmarkEnd w:id="12900"/>
              <w:bookmarkEnd w:id="12901"/>
            </w:del>
          </w:p>
        </w:tc>
        <w:tc>
          <w:tcPr>
            <w:tcW w:w="2670" w:type="dxa"/>
            <w:shd w:val="clear" w:color="auto" w:fill="auto"/>
            <w:noWrap/>
            <w:vAlign w:val="center"/>
          </w:tcPr>
          <w:p w14:paraId="7A93EDF4" w14:textId="4A29D7AE" w:rsidR="001C1935" w:rsidRPr="003A44DC" w:rsidDel="00471E7D" w:rsidRDefault="001C1935">
            <w:pPr>
              <w:spacing w:before="0" w:line="240" w:lineRule="auto"/>
              <w:contextualSpacing w:val="0"/>
              <w:rPr>
                <w:del w:id="12902" w:author="Phuong Truong Thi" w:date="2024-10-08T18:00:00Z"/>
                <w:rFonts w:ascii="Times New Roman" w:eastAsia="Times New Roman" w:hAnsi="Times New Roman"/>
                <w:color w:val="000000"/>
                <w:sz w:val="24"/>
                <w:szCs w:val="24"/>
                <w:lang w:eastAsia="vi-VN"/>
              </w:rPr>
            </w:pPr>
            <w:bookmarkStart w:id="12903" w:name="_Toc180598041"/>
            <w:bookmarkStart w:id="12904" w:name="_Toc180598805"/>
            <w:bookmarkStart w:id="12905" w:name="_Toc181872550"/>
            <w:bookmarkStart w:id="12906" w:name="_Toc183454969"/>
            <w:bookmarkStart w:id="12907" w:name="_Toc183455921"/>
            <w:bookmarkStart w:id="12908" w:name="_Toc184406255"/>
            <w:bookmarkStart w:id="12909" w:name="_Toc184407514"/>
            <w:bookmarkStart w:id="12910" w:name="_Toc184408462"/>
            <w:bookmarkStart w:id="12911" w:name="_Toc184409410"/>
            <w:bookmarkStart w:id="12912" w:name="_Toc184813196"/>
            <w:bookmarkEnd w:id="12903"/>
            <w:bookmarkEnd w:id="12904"/>
            <w:bookmarkEnd w:id="12905"/>
            <w:bookmarkEnd w:id="12906"/>
            <w:bookmarkEnd w:id="12907"/>
            <w:bookmarkEnd w:id="12908"/>
            <w:bookmarkEnd w:id="12909"/>
            <w:bookmarkEnd w:id="12910"/>
            <w:bookmarkEnd w:id="12911"/>
            <w:bookmarkEnd w:id="12912"/>
          </w:p>
        </w:tc>
        <w:bookmarkStart w:id="12913" w:name="_Toc180598042"/>
        <w:bookmarkStart w:id="12914" w:name="_Toc180598806"/>
        <w:bookmarkStart w:id="12915" w:name="_Toc181872551"/>
        <w:bookmarkStart w:id="12916" w:name="_Toc183454970"/>
        <w:bookmarkStart w:id="12917" w:name="_Toc183455922"/>
        <w:bookmarkStart w:id="12918" w:name="_Toc184406256"/>
        <w:bookmarkStart w:id="12919" w:name="_Toc184407515"/>
        <w:bookmarkStart w:id="12920" w:name="_Toc184408463"/>
        <w:bookmarkStart w:id="12921" w:name="_Toc184409411"/>
        <w:bookmarkStart w:id="12922" w:name="_Toc184813197"/>
        <w:bookmarkEnd w:id="12913"/>
        <w:bookmarkEnd w:id="12914"/>
        <w:bookmarkEnd w:id="12915"/>
        <w:bookmarkEnd w:id="12916"/>
        <w:bookmarkEnd w:id="12917"/>
        <w:bookmarkEnd w:id="12918"/>
        <w:bookmarkEnd w:id="12919"/>
        <w:bookmarkEnd w:id="12920"/>
        <w:bookmarkEnd w:id="12921"/>
        <w:bookmarkEnd w:id="12922"/>
      </w:tr>
      <w:tr w:rsidR="001C1935" w:rsidRPr="00AC685F" w:rsidDel="00471E7D" w14:paraId="5784586D" w14:textId="56F39DDE" w:rsidTr="001C1935">
        <w:trPr>
          <w:trHeight w:val="276"/>
          <w:del w:id="12923" w:author="Phuong Truong Thi" w:date="2024-10-08T18:00:00Z"/>
        </w:trPr>
        <w:tc>
          <w:tcPr>
            <w:tcW w:w="936" w:type="dxa"/>
            <w:shd w:val="clear" w:color="000000" w:fill="FFFFFF"/>
            <w:vAlign w:val="center"/>
          </w:tcPr>
          <w:p w14:paraId="25260F3A" w14:textId="474EC863" w:rsidR="001C1935" w:rsidRPr="00E6562C" w:rsidDel="00471E7D" w:rsidRDefault="001C1935">
            <w:pPr>
              <w:pStyle w:val="ListParagraph"/>
              <w:numPr>
                <w:ilvl w:val="0"/>
                <w:numId w:val="83"/>
              </w:numPr>
              <w:spacing w:before="0" w:line="240" w:lineRule="auto"/>
              <w:contextualSpacing w:val="0"/>
              <w:jc w:val="center"/>
              <w:rPr>
                <w:del w:id="12924" w:author="Phuong Truong Thi" w:date="2024-10-08T18:00:00Z"/>
                <w:rFonts w:eastAsia="Times New Roman"/>
                <w:color w:val="000000"/>
                <w:szCs w:val="24"/>
                <w:lang w:eastAsia="vi-VN"/>
              </w:rPr>
            </w:pPr>
            <w:bookmarkStart w:id="12925" w:name="_Toc180598043"/>
            <w:bookmarkStart w:id="12926" w:name="_Toc180598807"/>
            <w:bookmarkStart w:id="12927" w:name="_Toc181872552"/>
            <w:bookmarkStart w:id="12928" w:name="_Toc183454971"/>
            <w:bookmarkStart w:id="12929" w:name="_Toc183455923"/>
            <w:bookmarkStart w:id="12930" w:name="_Toc184406257"/>
            <w:bookmarkStart w:id="12931" w:name="_Toc184407516"/>
            <w:bookmarkStart w:id="12932" w:name="_Toc184408464"/>
            <w:bookmarkStart w:id="12933" w:name="_Toc184409412"/>
            <w:bookmarkStart w:id="12934" w:name="_Toc184813198"/>
            <w:bookmarkEnd w:id="12925"/>
            <w:bookmarkEnd w:id="12926"/>
            <w:bookmarkEnd w:id="12927"/>
            <w:bookmarkEnd w:id="12928"/>
            <w:bookmarkEnd w:id="12929"/>
            <w:bookmarkEnd w:id="12930"/>
            <w:bookmarkEnd w:id="12931"/>
            <w:bookmarkEnd w:id="12932"/>
            <w:bookmarkEnd w:id="12933"/>
            <w:bookmarkEnd w:id="12934"/>
          </w:p>
        </w:tc>
        <w:tc>
          <w:tcPr>
            <w:tcW w:w="2329" w:type="dxa"/>
            <w:shd w:val="clear" w:color="000000" w:fill="FFFFFF"/>
            <w:vAlign w:val="bottom"/>
          </w:tcPr>
          <w:p w14:paraId="4022F478" w14:textId="6CC04223" w:rsidR="001C1935" w:rsidRPr="00285EF0" w:rsidDel="00471E7D" w:rsidRDefault="001C1935">
            <w:pPr>
              <w:spacing w:before="0" w:line="240" w:lineRule="auto"/>
              <w:contextualSpacing w:val="0"/>
              <w:rPr>
                <w:del w:id="12935" w:author="Phuong Truong Thi" w:date="2024-10-08T18:00:00Z"/>
                <w:rFonts w:ascii="Times New Roman" w:hAnsi="Times New Roman"/>
                <w:color w:val="000000"/>
                <w:sz w:val="24"/>
                <w:szCs w:val="24"/>
              </w:rPr>
            </w:pPr>
            <w:del w:id="12936" w:author="Phuong Truong Thi" w:date="2024-10-08T18:00:00Z">
              <w:r w:rsidRPr="00285EF0" w:rsidDel="00471E7D">
                <w:rPr>
                  <w:rFonts w:ascii="Times New Roman" w:hAnsi="Times New Roman"/>
                  <w:color w:val="000000"/>
                  <w:sz w:val="24"/>
                  <w:szCs w:val="24"/>
                </w:rPr>
                <w:delText>Vùng</w:delText>
              </w:r>
              <w:bookmarkStart w:id="12937" w:name="_Toc180598044"/>
              <w:bookmarkStart w:id="12938" w:name="_Toc180598808"/>
              <w:bookmarkStart w:id="12939" w:name="_Toc181872553"/>
              <w:bookmarkStart w:id="12940" w:name="_Toc183454972"/>
              <w:bookmarkStart w:id="12941" w:name="_Toc183455924"/>
              <w:bookmarkStart w:id="12942" w:name="_Toc184406258"/>
              <w:bookmarkStart w:id="12943" w:name="_Toc184407517"/>
              <w:bookmarkStart w:id="12944" w:name="_Toc184408465"/>
              <w:bookmarkStart w:id="12945" w:name="_Toc184409413"/>
              <w:bookmarkStart w:id="12946" w:name="_Toc184813199"/>
              <w:bookmarkEnd w:id="12937"/>
              <w:bookmarkEnd w:id="12938"/>
              <w:bookmarkEnd w:id="12939"/>
              <w:bookmarkEnd w:id="12940"/>
              <w:bookmarkEnd w:id="12941"/>
              <w:bookmarkEnd w:id="12942"/>
              <w:bookmarkEnd w:id="12943"/>
              <w:bookmarkEnd w:id="12944"/>
              <w:bookmarkEnd w:id="12945"/>
              <w:bookmarkEnd w:id="12946"/>
            </w:del>
          </w:p>
        </w:tc>
        <w:tc>
          <w:tcPr>
            <w:tcW w:w="1405" w:type="dxa"/>
          </w:tcPr>
          <w:p w14:paraId="1809759D" w14:textId="36790F4A" w:rsidR="001C1935" w:rsidRPr="003A44DC" w:rsidDel="00471E7D" w:rsidRDefault="001C1935">
            <w:pPr>
              <w:spacing w:before="0" w:line="240" w:lineRule="auto"/>
              <w:contextualSpacing w:val="0"/>
              <w:jc w:val="left"/>
              <w:rPr>
                <w:del w:id="12947" w:author="Phuong Truong Thi" w:date="2024-10-08T18:00:00Z"/>
                <w:rFonts w:ascii="Times New Roman" w:hAnsi="Times New Roman"/>
                <w:color w:val="000000"/>
                <w:sz w:val="24"/>
                <w:szCs w:val="24"/>
              </w:rPr>
            </w:pPr>
            <w:del w:id="12948" w:author="Phuong Truong Thi" w:date="2024-10-08T18:00:00Z">
              <w:r w:rsidDel="00471E7D">
                <w:rPr>
                  <w:rFonts w:ascii="Times New Roman" w:hAnsi="Times New Roman"/>
                  <w:color w:val="000000"/>
                  <w:sz w:val="24"/>
                  <w:szCs w:val="24"/>
                </w:rPr>
                <w:delText>Text</w:delText>
              </w:r>
              <w:bookmarkStart w:id="12949" w:name="_Toc180598045"/>
              <w:bookmarkStart w:id="12950" w:name="_Toc180598809"/>
              <w:bookmarkStart w:id="12951" w:name="_Toc181872554"/>
              <w:bookmarkStart w:id="12952" w:name="_Toc183454973"/>
              <w:bookmarkStart w:id="12953" w:name="_Toc183455925"/>
              <w:bookmarkStart w:id="12954" w:name="_Toc184406259"/>
              <w:bookmarkStart w:id="12955" w:name="_Toc184407518"/>
              <w:bookmarkStart w:id="12956" w:name="_Toc184408466"/>
              <w:bookmarkStart w:id="12957" w:name="_Toc184409414"/>
              <w:bookmarkStart w:id="12958" w:name="_Toc184813200"/>
              <w:bookmarkEnd w:id="12949"/>
              <w:bookmarkEnd w:id="12950"/>
              <w:bookmarkEnd w:id="12951"/>
              <w:bookmarkEnd w:id="12952"/>
              <w:bookmarkEnd w:id="12953"/>
              <w:bookmarkEnd w:id="12954"/>
              <w:bookmarkEnd w:id="12955"/>
              <w:bookmarkEnd w:id="12956"/>
              <w:bookmarkEnd w:id="12957"/>
              <w:bookmarkEnd w:id="12958"/>
            </w:del>
          </w:p>
        </w:tc>
        <w:tc>
          <w:tcPr>
            <w:tcW w:w="2670" w:type="dxa"/>
            <w:shd w:val="clear" w:color="auto" w:fill="auto"/>
            <w:noWrap/>
            <w:vAlign w:val="center"/>
          </w:tcPr>
          <w:p w14:paraId="3DF1CF98" w14:textId="5D4C660B" w:rsidR="001C1935" w:rsidRPr="003A44DC" w:rsidDel="00471E7D" w:rsidRDefault="001C1935">
            <w:pPr>
              <w:spacing w:before="0" w:line="240" w:lineRule="auto"/>
              <w:contextualSpacing w:val="0"/>
              <w:rPr>
                <w:del w:id="12959" w:author="Phuong Truong Thi" w:date="2024-10-08T18:00:00Z"/>
                <w:rFonts w:ascii="Times New Roman" w:eastAsia="Times New Roman" w:hAnsi="Times New Roman"/>
                <w:color w:val="000000"/>
                <w:sz w:val="24"/>
                <w:szCs w:val="24"/>
                <w:lang w:eastAsia="vi-VN"/>
              </w:rPr>
            </w:pPr>
            <w:bookmarkStart w:id="12960" w:name="_Toc180598046"/>
            <w:bookmarkStart w:id="12961" w:name="_Toc180598810"/>
            <w:bookmarkStart w:id="12962" w:name="_Toc181872555"/>
            <w:bookmarkStart w:id="12963" w:name="_Toc183454974"/>
            <w:bookmarkStart w:id="12964" w:name="_Toc183455926"/>
            <w:bookmarkStart w:id="12965" w:name="_Toc184406260"/>
            <w:bookmarkStart w:id="12966" w:name="_Toc184407519"/>
            <w:bookmarkStart w:id="12967" w:name="_Toc184408467"/>
            <w:bookmarkStart w:id="12968" w:name="_Toc184409415"/>
            <w:bookmarkStart w:id="12969" w:name="_Toc184813201"/>
            <w:bookmarkEnd w:id="12960"/>
            <w:bookmarkEnd w:id="12961"/>
            <w:bookmarkEnd w:id="12962"/>
            <w:bookmarkEnd w:id="12963"/>
            <w:bookmarkEnd w:id="12964"/>
            <w:bookmarkEnd w:id="12965"/>
            <w:bookmarkEnd w:id="12966"/>
            <w:bookmarkEnd w:id="12967"/>
            <w:bookmarkEnd w:id="12968"/>
            <w:bookmarkEnd w:id="12969"/>
          </w:p>
        </w:tc>
        <w:bookmarkStart w:id="12970" w:name="_Toc180598047"/>
        <w:bookmarkStart w:id="12971" w:name="_Toc180598811"/>
        <w:bookmarkStart w:id="12972" w:name="_Toc181872556"/>
        <w:bookmarkStart w:id="12973" w:name="_Toc183454975"/>
        <w:bookmarkStart w:id="12974" w:name="_Toc183455927"/>
        <w:bookmarkStart w:id="12975" w:name="_Toc184406261"/>
        <w:bookmarkStart w:id="12976" w:name="_Toc184407520"/>
        <w:bookmarkStart w:id="12977" w:name="_Toc184408468"/>
        <w:bookmarkStart w:id="12978" w:name="_Toc184409416"/>
        <w:bookmarkStart w:id="12979" w:name="_Toc184813202"/>
        <w:bookmarkEnd w:id="12970"/>
        <w:bookmarkEnd w:id="12971"/>
        <w:bookmarkEnd w:id="12972"/>
        <w:bookmarkEnd w:id="12973"/>
        <w:bookmarkEnd w:id="12974"/>
        <w:bookmarkEnd w:id="12975"/>
        <w:bookmarkEnd w:id="12976"/>
        <w:bookmarkEnd w:id="12977"/>
        <w:bookmarkEnd w:id="12978"/>
        <w:bookmarkEnd w:id="12979"/>
      </w:tr>
      <w:tr w:rsidR="001C1935" w:rsidRPr="00AC685F" w:rsidDel="00471E7D" w14:paraId="5E348315" w14:textId="504C82EE" w:rsidTr="001C1935">
        <w:trPr>
          <w:trHeight w:val="276"/>
          <w:del w:id="12980" w:author="Phuong Truong Thi" w:date="2024-10-08T18:00:00Z"/>
        </w:trPr>
        <w:tc>
          <w:tcPr>
            <w:tcW w:w="936" w:type="dxa"/>
            <w:shd w:val="clear" w:color="auto" w:fill="auto"/>
            <w:vAlign w:val="center"/>
            <w:hideMark/>
          </w:tcPr>
          <w:p w14:paraId="0B413381" w14:textId="5AFC40BD" w:rsidR="001C1935" w:rsidRPr="00E6562C" w:rsidDel="00471E7D" w:rsidRDefault="001C1935">
            <w:pPr>
              <w:pStyle w:val="ListParagraph"/>
              <w:numPr>
                <w:ilvl w:val="0"/>
                <w:numId w:val="83"/>
              </w:numPr>
              <w:spacing w:before="0" w:line="240" w:lineRule="auto"/>
              <w:contextualSpacing w:val="0"/>
              <w:jc w:val="center"/>
              <w:rPr>
                <w:del w:id="12981" w:author="Phuong Truong Thi" w:date="2024-10-08T18:00:00Z"/>
                <w:rFonts w:eastAsia="Times New Roman"/>
                <w:color w:val="000000"/>
                <w:szCs w:val="24"/>
                <w:lang w:eastAsia="vi-VN"/>
              </w:rPr>
            </w:pPr>
            <w:bookmarkStart w:id="12982" w:name="_Toc180598048"/>
            <w:bookmarkStart w:id="12983" w:name="_Toc180598812"/>
            <w:bookmarkStart w:id="12984" w:name="_Toc181872557"/>
            <w:bookmarkStart w:id="12985" w:name="_Toc183454976"/>
            <w:bookmarkStart w:id="12986" w:name="_Toc183455928"/>
            <w:bookmarkStart w:id="12987" w:name="_Toc184406262"/>
            <w:bookmarkStart w:id="12988" w:name="_Toc184407521"/>
            <w:bookmarkStart w:id="12989" w:name="_Toc184408469"/>
            <w:bookmarkStart w:id="12990" w:name="_Toc184409417"/>
            <w:bookmarkStart w:id="12991" w:name="_Toc184813203"/>
            <w:bookmarkEnd w:id="12982"/>
            <w:bookmarkEnd w:id="12983"/>
            <w:bookmarkEnd w:id="12984"/>
            <w:bookmarkEnd w:id="12985"/>
            <w:bookmarkEnd w:id="12986"/>
            <w:bookmarkEnd w:id="12987"/>
            <w:bookmarkEnd w:id="12988"/>
            <w:bookmarkEnd w:id="12989"/>
            <w:bookmarkEnd w:id="12990"/>
            <w:bookmarkEnd w:id="12991"/>
          </w:p>
        </w:tc>
        <w:tc>
          <w:tcPr>
            <w:tcW w:w="2329" w:type="dxa"/>
            <w:shd w:val="clear" w:color="auto" w:fill="auto"/>
            <w:vAlign w:val="bottom"/>
          </w:tcPr>
          <w:p w14:paraId="5F619C00" w14:textId="7BEF5A19" w:rsidR="001C1935" w:rsidRPr="00285EF0" w:rsidDel="00471E7D" w:rsidRDefault="001C1935">
            <w:pPr>
              <w:spacing w:before="0" w:line="240" w:lineRule="auto"/>
              <w:contextualSpacing w:val="0"/>
              <w:rPr>
                <w:del w:id="12992" w:author="Phuong Truong Thi" w:date="2024-10-08T18:00:00Z"/>
                <w:rFonts w:ascii="Times New Roman" w:eastAsia="Times New Roman" w:hAnsi="Times New Roman"/>
                <w:color w:val="000000"/>
                <w:sz w:val="24"/>
                <w:szCs w:val="24"/>
                <w:lang w:val="vi-VN" w:eastAsia="vi-VN"/>
              </w:rPr>
            </w:pPr>
            <w:del w:id="12993" w:author="Phuong Truong Thi" w:date="2024-10-08T18:00:00Z">
              <w:r w:rsidRPr="00285EF0" w:rsidDel="00471E7D">
                <w:rPr>
                  <w:rFonts w:ascii="Times New Roman" w:hAnsi="Times New Roman"/>
                  <w:color w:val="000000"/>
                  <w:sz w:val="24"/>
                  <w:szCs w:val="24"/>
                </w:rPr>
                <w:delText>Miền</w:delText>
              </w:r>
              <w:bookmarkStart w:id="12994" w:name="_Toc180598049"/>
              <w:bookmarkStart w:id="12995" w:name="_Toc180598813"/>
              <w:bookmarkStart w:id="12996" w:name="_Toc181872558"/>
              <w:bookmarkStart w:id="12997" w:name="_Toc183454977"/>
              <w:bookmarkStart w:id="12998" w:name="_Toc183455929"/>
              <w:bookmarkStart w:id="12999" w:name="_Toc184406263"/>
              <w:bookmarkStart w:id="13000" w:name="_Toc184407522"/>
              <w:bookmarkStart w:id="13001" w:name="_Toc184408470"/>
              <w:bookmarkStart w:id="13002" w:name="_Toc184409418"/>
              <w:bookmarkStart w:id="13003" w:name="_Toc184813204"/>
              <w:bookmarkEnd w:id="12994"/>
              <w:bookmarkEnd w:id="12995"/>
              <w:bookmarkEnd w:id="12996"/>
              <w:bookmarkEnd w:id="12997"/>
              <w:bookmarkEnd w:id="12998"/>
              <w:bookmarkEnd w:id="12999"/>
              <w:bookmarkEnd w:id="13000"/>
              <w:bookmarkEnd w:id="13001"/>
              <w:bookmarkEnd w:id="13002"/>
              <w:bookmarkEnd w:id="13003"/>
            </w:del>
          </w:p>
        </w:tc>
        <w:tc>
          <w:tcPr>
            <w:tcW w:w="1405" w:type="dxa"/>
          </w:tcPr>
          <w:p w14:paraId="3EAA986C" w14:textId="168233B8" w:rsidR="001C1935" w:rsidRPr="003A44DC" w:rsidDel="00471E7D" w:rsidRDefault="001C1935">
            <w:pPr>
              <w:spacing w:before="0" w:line="240" w:lineRule="auto"/>
              <w:contextualSpacing w:val="0"/>
              <w:jc w:val="left"/>
              <w:rPr>
                <w:del w:id="13004" w:author="Phuong Truong Thi" w:date="2024-10-08T18:00:00Z"/>
                <w:rFonts w:ascii="Times New Roman" w:eastAsia="Times New Roman" w:hAnsi="Times New Roman"/>
                <w:color w:val="000000"/>
                <w:sz w:val="24"/>
                <w:szCs w:val="24"/>
                <w:lang w:eastAsia="vi-VN"/>
              </w:rPr>
            </w:pPr>
            <w:del w:id="13005" w:author="Phuong Truong Thi" w:date="2024-10-08T18:00:00Z">
              <w:r w:rsidDel="00471E7D">
                <w:rPr>
                  <w:rFonts w:ascii="Times New Roman" w:eastAsia="Times New Roman" w:hAnsi="Times New Roman"/>
                  <w:color w:val="000000"/>
                  <w:sz w:val="24"/>
                  <w:szCs w:val="24"/>
                  <w:lang w:eastAsia="vi-VN"/>
                </w:rPr>
                <w:delText>Text</w:delText>
              </w:r>
              <w:bookmarkStart w:id="13006" w:name="_Toc180598050"/>
              <w:bookmarkStart w:id="13007" w:name="_Toc180598814"/>
              <w:bookmarkStart w:id="13008" w:name="_Toc181872559"/>
              <w:bookmarkStart w:id="13009" w:name="_Toc183454978"/>
              <w:bookmarkStart w:id="13010" w:name="_Toc183455930"/>
              <w:bookmarkStart w:id="13011" w:name="_Toc184406264"/>
              <w:bookmarkStart w:id="13012" w:name="_Toc184407523"/>
              <w:bookmarkStart w:id="13013" w:name="_Toc184408471"/>
              <w:bookmarkStart w:id="13014" w:name="_Toc184409419"/>
              <w:bookmarkStart w:id="13015" w:name="_Toc184813205"/>
              <w:bookmarkEnd w:id="13006"/>
              <w:bookmarkEnd w:id="13007"/>
              <w:bookmarkEnd w:id="13008"/>
              <w:bookmarkEnd w:id="13009"/>
              <w:bookmarkEnd w:id="13010"/>
              <w:bookmarkEnd w:id="13011"/>
              <w:bookmarkEnd w:id="13012"/>
              <w:bookmarkEnd w:id="13013"/>
              <w:bookmarkEnd w:id="13014"/>
              <w:bookmarkEnd w:id="13015"/>
            </w:del>
          </w:p>
        </w:tc>
        <w:tc>
          <w:tcPr>
            <w:tcW w:w="2670" w:type="dxa"/>
            <w:shd w:val="clear" w:color="auto" w:fill="auto"/>
            <w:noWrap/>
            <w:vAlign w:val="center"/>
          </w:tcPr>
          <w:p w14:paraId="31A63AB5" w14:textId="1C06EA05" w:rsidR="001C1935" w:rsidRPr="003A44DC" w:rsidDel="00471E7D" w:rsidRDefault="001C1935">
            <w:pPr>
              <w:spacing w:before="0" w:line="240" w:lineRule="auto"/>
              <w:contextualSpacing w:val="0"/>
              <w:rPr>
                <w:del w:id="13016" w:author="Phuong Truong Thi" w:date="2024-10-08T18:00:00Z"/>
                <w:rFonts w:ascii="Times New Roman" w:eastAsia="Times New Roman" w:hAnsi="Times New Roman"/>
                <w:color w:val="000000"/>
                <w:sz w:val="24"/>
                <w:szCs w:val="24"/>
                <w:lang w:val="vi-VN" w:eastAsia="vi-VN"/>
              </w:rPr>
            </w:pPr>
            <w:bookmarkStart w:id="13017" w:name="_Toc180598051"/>
            <w:bookmarkStart w:id="13018" w:name="_Toc180598815"/>
            <w:bookmarkStart w:id="13019" w:name="_Toc181872560"/>
            <w:bookmarkStart w:id="13020" w:name="_Toc183454979"/>
            <w:bookmarkStart w:id="13021" w:name="_Toc183455931"/>
            <w:bookmarkStart w:id="13022" w:name="_Toc184406265"/>
            <w:bookmarkStart w:id="13023" w:name="_Toc184407524"/>
            <w:bookmarkStart w:id="13024" w:name="_Toc184408472"/>
            <w:bookmarkStart w:id="13025" w:name="_Toc184409420"/>
            <w:bookmarkStart w:id="13026" w:name="_Toc184813206"/>
            <w:bookmarkEnd w:id="13017"/>
            <w:bookmarkEnd w:id="13018"/>
            <w:bookmarkEnd w:id="13019"/>
            <w:bookmarkEnd w:id="13020"/>
            <w:bookmarkEnd w:id="13021"/>
            <w:bookmarkEnd w:id="13022"/>
            <w:bookmarkEnd w:id="13023"/>
            <w:bookmarkEnd w:id="13024"/>
            <w:bookmarkEnd w:id="13025"/>
            <w:bookmarkEnd w:id="13026"/>
          </w:p>
        </w:tc>
        <w:bookmarkStart w:id="13027" w:name="_Toc180598052"/>
        <w:bookmarkStart w:id="13028" w:name="_Toc180598816"/>
        <w:bookmarkStart w:id="13029" w:name="_Toc181872561"/>
        <w:bookmarkStart w:id="13030" w:name="_Toc183454980"/>
        <w:bookmarkStart w:id="13031" w:name="_Toc183455932"/>
        <w:bookmarkStart w:id="13032" w:name="_Toc184406266"/>
        <w:bookmarkStart w:id="13033" w:name="_Toc184407525"/>
        <w:bookmarkStart w:id="13034" w:name="_Toc184408473"/>
        <w:bookmarkStart w:id="13035" w:name="_Toc184409421"/>
        <w:bookmarkStart w:id="13036" w:name="_Toc184813207"/>
        <w:bookmarkEnd w:id="13027"/>
        <w:bookmarkEnd w:id="13028"/>
        <w:bookmarkEnd w:id="13029"/>
        <w:bookmarkEnd w:id="13030"/>
        <w:bookmarkEnd w:id="13031"/>
        <w:bookmarkEnd w:id="13032"/>
        <w:bookmarkEnd w:id="13033"/>
        <w:bookmarkEnd w:id="13034"/>
        <w:bookmarkEnd w:id="13035"/>
        <w:bookmarkEnd w:id="13036"/>
      </w:tr>
      <w:tr w:rsidR="001C1935" w:rsidRPr="00AC685F" w:rsidDel="00471E7D" w14:paraId="44446C8F" w14:textId="7CD480D1" w:rsidTr="001C1935">
        <w:trPr>
          <w:trHeight w:val="276"/>
          <w:del w:id="13037" w:author="Phuong Truong Thi" w:date="2024-10-08T18:00:00Z"/>
        </w:trPr>
        <w:tc>
          <w:tcPr>
            <w:tcW w:w="936" w:type="dxa"/>
            <w:shd w:val="clear" w:color="auto" w:fill="auto"/>
            <w:vAlign w:val="center"/>
            <w:hideMark/>
          </w:tcPr>
          <w:p w14:paraId="1F95B7BD" w14:textId="2247B862" w:rsidR="001C1935" w:rsidRPr="00E6562C" w:rsidDel="00471E7D" w:rsidRDefault="001C1935">
            <w:pPr>
              <w:pStyle w:val="ListParagraph"/>
              <w:numPr>
                <w:ilvl w:val="0"/>
                <w:numId w:val="83"/>
              </w:numPr>
              <w:spacing w:before="0" w:line="240" w:lineRule="auto"/>
              <w:contextualSpacing w:val="0"/>
              <w:jc w:val="center"/>
              <w:rPr>
                <w:del w:id="13038" w:author="Phuong Truong Thi" w:date="2024-10-08T18:00:00Z"/>
                <w:rFonts w:eastAsia="Times New Roman"/>
                <w:color w:val="000000"/>
                <w:szCs w:val="24"/>
                <w:lang w:eastAsia="vi-VN"/>
              </w:rPr>
            </w:pPr>
            <w:bookmarkStart w:id="13039" w:name="_Toc180598053"/>
            <w:bookmarkStart w:id="13040" w:name="_Toc180598817"/>
            <w:bookmarkStart w:id="13041" w:name="_Toc181872562"/>
            <w:bookmarkStart w:id="13042" w:name="_Toc183454981"/>
            <w:bookmarkStart w:id="13043" w:name="_Toc183455933"/>
            <w:bookmarkStart w:id="13044" w:name="_Toc184406267"/>
            <w:bookmarkStart w:id="13045" w:name="_Toc184407526"/>
            <w:bookmarkStart w:id="13046" w:name="_Toc184408474"/>
            <w:bookmarkStart w:id="13047" w:name="_Toc184409422"/>
            <w:bookmarkStart w:id="13048" w:name="_Toc184813208"/>
            <w:bookmarkEnd w:id="13039"/>
            <w:bookmarkEnd w:id="13040"/>
            <w:bookmarkEnd w:id="13041"/>
            <w:bookmarkEnd w:id="13042"/>
            <w:bookmarkEnd w:id="13043"/>
            <w:bookmarkEnd w:id="13044"/>
            <w:bookmarkEnd w:id="13045"/>
            <w:bookmarkEnd w:id="13046"/>
            <w:bookmarkEnd w:id="13047"/>
            <w:bookmarkEnd w:id="13048"/>
          </w:p>
        </w:tc>
        <w:tc>
          <w:tcPr>
            <w:tcW w:w="2329" w:type="dxa"/>
            <w:shd w:val="clear" w:color="auto" w:fill="auto"/>
            <w:vAlign w:val="bottom"/>
          </w:tcPr>
          <w:p w14:paraId="4DB691D8" w14:textId="16F5306A" w:rsidR="001C1935" w:rsidRPr="00285EF0" w:rsidDel="00471E7D" w:rsidRDefault="001C1935">
            <w:pPr>
              <w:spacing w:before="0" w:line="240" w:lineRule="auto"/>
              <w:contextualSpacing w:val="0"/>
              <w:rPr>
                <w:del w:id="13049" w:author="Phuong Truong Thi" w:date="2024-10-08T18:00:00Z"/>
                <w:rFonts w:ascii="Times New Roman" w:eastAsia="Times New Roman" w:hAnsi="Times New Roman"/>
                <w:color w:val="000000"/>
                <w:sz w:val="24"/>
                <w:szCs w:val="24"/>
                <w:lang w:val="vi-VN" w:eastAsia="vi-VN"/>
              </w:rPr>
            </w:pPr>
            <w:del w:id="13050" w:author="Phuong Truong Thi" w:date="2024-10-08T18:00:00Z">
              <w:r w:rsidRPr="00285EF0" w:rsidDel="00471E7D">
                <w:rPr>
                  <w:rFonts w:ascii="Times New Roman" w:hAnsi="Times New Roman"/>
                  <w:color w:val="000000"/>
                  <w:sz w:val="24"/>
                  <w:szCs w:val="24"/>
                </w:rPr>
                <w:delText>Trạng thái</w:delText>
              </w:r>
              <w:bookmarkStart w:id="13051" w:name="_Toc180598054"/>
              <w:bookmarkStart w:id="13052" w:name="_Toc180598818"/>
              <w:bookmarkStart w:id="13053" w:name="_Toc181872563"/>
              <w:bookmarkStart w:id="13054" w:name="_Toc183454982"/>
              <w:bookmarkStart w:id="13055" w:name="_Toc183455934"/>
              <w:bookmarkStart w:id="13056" w:name="_Toc184406268"/>
              <w:bookmarkStart w:id="13057" w:name="_Toc184407527"/>
              <w:bookmarkStart w:id="13058" w:name="_Toc184408475"/>
              <w:bookmarkStart w:id="13059" w:name="_Toc184409423"/>
              <w:bookmarkStart w:id="13060" w:name="_Toc184813209"/>
              <w:bookmarkEnd w:id="13051"/>
              <w:bookmarkEnd w:id="13052"/>
              <w:bookmarkEnd w:id="13053"/>
              <w:bookmarkEnd w:id="13054"/>
              <w:bookmarkEnd w:id="13055"/>
              <w:bookmarkEnd w:id="13056"/>
              <w:bookmarkEnd w:id="13057"/>
              <w:bookmarkEnd w:id="13058"/>
              <w:bookmarkEnd w:id="13059"/>
              <w:bookmarkEnd w:id="13060"/>
            </w:del>
          </w:p>
        </w:tc>
        <w:tc>
          <w:tcPr>
            <w:tcW w:w="1405" w:type="dxa"/>
          </w:tcPr>
          <w:p w14:paraId="7005F08B" w14:textId="0E0CE191" w:rsidR="001C1935" w:rsidRPr="003A44DC" w:rsidDel="00471E7D" w:rsidRDefault="001C1935">
            <w:pPr>
              <w:spacing w:before="0" w:line="240" w:lineRule="auto"/>
              <w:contextualSpacing w:val="0"/>
              <w:jc w:val="left"/>
              <w:rPr>
                <w:del w:id="13061" w:author="Phuong Truong Thi" w:date="2024-10-08T18:00:00Z"/>
                <w:rFonts w:ascii="Times New Roman" w:eastAsia="Times New Roman" w:hAnsi="Times New Roman"/>
                <w:color w:val="000000"/>
                <w:sz w:val="24"/>
                <w:szCs w:val="24"/>
                <w:lang w:eastAsia="vi-VN"/>
              </w:rPr>
            </w:pPr>
            <w:del w:id="13062" w:author="Phuong Truong Thi" w:date="2024-10-08T18:00:00Z">
              <w:r w:rsidDel="00471E7D">
                <w:rPr>
                  <w:rFonts w:ascii="Times New Roman" w:eastAsia="Times New Roman" w:hAnsi="Times New Roman"/>
                  <w:color w:val="000000"/>
                  <w:sz w:val="24"/>
                  <w:szCs w:val="24"/>
                  <w:lang w:eastAsia="vi-VN"/>
                </w:rPr>
                <w:delText>Text</w:delText>
              </w:r>
              <w:bookmarkStart w:id="13063" w:name="_Toc180598055"/>
              <w:bookmarkStart w:id="13064" w:name="_Toc180598819"/>
              <w:bookmarkStart w:id="13065" w:name="_Toc181872564"/>
              <w:bookmarkStart w:id="13066" w:name="_Toc183454983"/>
              <w:bookmarkStart w:id="13067" w:name="_Toc183455935"/>
              <w:bookmarkStart w:id="13068" w:name="_Toc184406269"/>
              <w:bookmarkStart w:id="13069" w:name="_Toc184407528"/>
              <w:bookmarkStart w:id="13070" w:name="_Toc184408476"/>
              <w:bookmarkStart w:id="13071" w:name="_Toc184409424"/>
              <w:bookmarkStart w:id="13072" w:name="_Toc184813210"/>
              <w:bookmarkEnd w:id="13063"/>
              <w:bookmarkEnd w:id="13064"/>
              <w:bookmarkEnd w:id="13065"/>
              <w:bookmarkEnd w:id="13066"/>
              <w:bookmarkEnd w:id="13067"/>
              <w:bookmarkEnd w:id="13068"/>
              <w:bookmarkEnd w:id="13069"/>
              <w:bookmarkEnd w:id="13070"/>
              <w:bookmarkEnd w:id="13071"/>
              <w:bookmarkEnd w:id="13072"/>
            </w:del>
          </w:p>
        </w:tc>
        <w:tc>
          <w:tcPr>
            <w:tcW w:w="2670" w:type="dxa"/>
            <w:shd w:val="clear" w:color="auto" w:fill="auto"/>
            <w:noWrap/>
            <w:vAlign w:val="center"/>
          </w:tcPr>
          <w:p w14:paraId="2EEA05F9" w14:textId="1F362FCD" w:rsidR="001C1935" w:rsidRPr="003A44DC" w:rsidDel="00471E7D" w:rsidRDefault="001C1935">
            <w:pPr>
              <w:spacing w:before="0" w:line="240" w:lineRule="auto"/>
              <w:contextualSpacing w:val="0"/>
              <w:rPr>
                <w:del w:id="13073" w:author="Phuong Truong Thi" w:date="2024-10-08T18:00:00Z"/>
                <w:rFonts w:ascii="Times New Roman" w:eastAsia="Times New Roman" w:hAnsi="Times New Roman"/>
                <w:color w:val="000000"/>
                <w:sz w:val="24"/>
                <w:szCs w:val="24"/>
                <w:lang w:val="vi-VN" w:eastAsia="vi-VN"/>
              </w:rPr>
            </w:pPr>
            <w:bookmarkStart w:id="13074" w:name="_Toc180598056"/>
            <w:bookmarkStart w:id="13075" w:name="_Toc180598820"/>
            <w:bookmarkStart w:id="13076" w:name="_Toc181872565"/>
            <w:bookmarkStart w:id="13077" w:name="_Toc183454984"/>
            <w:bookmarkStart w:id="13078" w:name="_Toc183455936"/>
            <w:bookmarkStart w:id="13079" w:name="_Toc184406270"/>
            <w:bookmarkStart w:id="13080" w:name="_Toc184407529"/>
            <w:bookmarkStart w:id="13081" w:name="_Toc184408477"/>
            <w:bookmarkStart w:id="13082" w:name="_Toc184409425"/>
            <w:bookmarkStart w:id="13083" w:name="_Toc184813211"/>
            <w:bookmarkEnd w:id="13074"/>
            <w:bookmarkEnd w:id="13075"/>
            <w:bookmarkEnd w:id="13076"/>
            <w:bookmarkEnd w:id="13077"/>
            <w:bookmarkEnd w:id="13078"/>
            <w:bookmarkEnd w:id="13079"/>
            <w:bookmarkEnd w:id="13080"/>
            <w:bookmarkEnd w:id="13081"/>
            <w:bookmarkEnd w:id="13082"/>
            <w:bookmarkEnd w:id="13083"/>
          </w:p>
        </w:tc>
        <w:bookmarkStart w:id="13084" w:name="_Toc180598057"/>
        <w:bookmarkStart w:id="13085" w:name="_Toc180598821"/>
        <w:bookmarkStart w:id="13086" w:name="_Toc181872566"/>
        <w:bookmarkStart w:id="13087" w:name="_Toc183454985"/>
        <w:bookmarkStart w:id="13088" w:name="_Toc183455937"/>
        <w:bookmarkStart w:id="13089" w:name="_Toc184406271"/>
        <w:bookmarkStart w:id="13090" w:name="_Toc184407530"/>
        <w:bookmarkStart w:id="13091" w:name="_Toc184408478"/>
        <w:bookmarkStart w:id="13092" w:name="_Toc184409426"/>
        <w:bookmarkStart w:id="13093" w:name="_Toc184813212"/>
        <w:bookmarkEnd w:id="13084"/>
        <w:bookmarkEnd w:id="13085"/>
        <w:bookmarkEnd w:id="13086"/>
        <w:bookmarkEnd w:id="13087"/>
        <w:bookmarkEnd w:id="13088"/>
        <w:bookmarkEnd w:id="13089"/>
        <w:bookmarkEnd w:id="13090"/>
        <w:bookmarkEnd w:id="13091"/>
        <w:bookmarkEnd w:id="13092"/>
        <w:bookmarkEnd w:id="13093"/>
      </w:tr>
    </w:tbl>
    <w:p w14:paraId="10520D20" w14:textId="21869F8A" w:rsidR="00B92CBA" w:rsidRPr="00B92CBA" w:rsidDel="00471E7D" w:rsidRDefault="00B92CBA" w:rsidP="00B92CBA">
      <w:pPr>
        <w:pStyle w:val="Heading31"/>
        <w:numPr>
          <w:ilvl w:val="0"/>
          <w:numId w:val="0"/>
        </w:numPr>
        <w:tabs>
          <w:tab w:val="clear" w:pos="1080"/>
        </w:tabs>
        <w:outlineLvl w:val="9"/>
        <w:rPr>
          <w:del w:id="13094" w:author="Phuong Truong Thi" w:date="2024-10-08T18:01:00Z"/>
          <w:b w:val="0"/>
          <w:bCs w:val="0"/>
          <w:sz w:val="24"/>
          <w:szCs w:val="24"/>
        </w:rPr>
      </w:pPr>
      <w:bookmarkStart w:id="13095" w:name="_Toc180598058"/>
      <w:bookmarkStart w:id="13096" w:name="_Toc180598822"/>
      <w:bookmarkStart w:id="13097" w:name="_Toc181872567"/>
      <w:bookmarkStart w:id="13098" w:name="_Toc183454986"/>
      <w:bookmarkStart w:id="13099" w:name="_Toc183455938"/>
      <w:bookmarkStart w:id="13100" w:name="_Toc184406272"/>
      <w:bookmarkStart w:id="13101" w:name="_Toc184407531"/>
      <w:bookmarkStart w:id="13102" w:name="_Toc184408479"/>
      <w:bookmarkStart w:id="13103" w:name="_Toc184409427"/>
      <w:bookmarkStart w:id="13104" w:name="_Toc184813213"/>
      <w:bookmarkEnd w:id="13095"/>
      <w:bookmarkEnd w:id="13096"/>
      <w:bookmarkEnd w:id="13097"/>
      <w:bookmarkEnd w:id="13098"/>
      <w:bookmarkEnd w:id="13099"/>
      <w:bookmarkEnd w:id="13100"/>
      <w:bookmarkEnd w:id="13101"/>
      <w:bookmarkEnd w:id="13102"/>
      <w:bookmarkEnd w:id="13103"/>
      <w:bookmarkEnd w:id="13104"/>
    </w:p>
    <w:p w14:paraId="5E284A8E" w14:textId="45104031" w:rsidR="00B92CBA" w:rsidRPr="00B92CBA" w:rsidDel="00471E7D" w:rsidRDefault="00B92CBA">
      <w:pPr>
        <w:pStyle w:val="Heading31"/>
        <w:numPr>
          <w:ilvl w:val="0"/>
          <w:numId w:val="65"/>
        </w:numPr>
        <w:tabs>
          <w:tab w:val="clear" w:pos="1080"/>
        </w:tabs>
        <w:outlineLvl w:val="9"/>
        <w:rPr>
          <w:del w:id="13105" w:author="Phuong Truong Thi" w:date="2024-10-08T18:01:00Z"/>
          <w:b w:val="0"/>
          <w:bCs w:val="0"/>
          <w:sz w:val="24"/>
          <w:szCs w:val="24"/>
        </w:rPr>
      </w:pPr>
      <w:del w:id="13106" w:author="Phuong Truong Thi" w:date="2024-10-08T18:01:00Z">
        <w:r w:rsidDel="00471E7D">
          <w:rPr>
            <w:b w:val="0"/>
            <w:bCs w:val="0"/>
            <w:i/>
            <w:iCs/>
            <w:sz w:val="24"/>
            <w:szCs w:val="24"/>
          </w:rPr>
          <w:delText>Màn hình minh họa</w:delText>
        </w:r>
        <w:bookmarkStart w:id="13107" w:name="_Toc180598059"/>
        <w:bookmarkStart w:id="13108" w:name="_Toc180598823"/>
        <w:bookmarkStart w:id="13109" w:name="_Toc181872568"/>
        <w:bookmarkStart w:id="13110" w:name="_Toc183454987"/>
        <w:bookmarkStart w:id="13111" w:name="_Toc183455939"/>
        <w:bookmarkStart w:id="13112" w:name="_Toc184406273"/>
        <w:bookmarkStart w:id="13113" w:name="_Toc184407532"/>
        <w:bookmarkStart w:id="13114" w:name="_Toc184408480"/>
        <w:bookmarkStart w:id="13115" w:name="_Toc184409428"/>
        <w:bookmarkStart w:id="13116" w:name="_Toc184813214"/>
        <w:bookmarkEnd w:id="13107"/>
        <w:bookmarkEnd w:id="13108"/>
        <w:bookmarkEnd w:id="13109"/>
        <w:bookmarkEnd w:id="13110"/>
        <w:bookmarkEnd w:id="13111"/>
        <w:bookmarkEnd w:id="13112"/>
        <w:bookmarkEnd w:id="13113"/>
        <w:bookmarkEnd w:id="13114"/>
        <w:bookmarkEnd w:id="13115"/>
        <w:bookmarkEnd w:id="13116"/>
      </w:del>
    </w:p>
    <w:p w14:paraId="20ED0FFF" w14:textId="4D098856" w:rsidR="00C540DD" w:rsidRPr="00104609" w:rsidDel="00FD6BA2" w:rsidRDefault="00616C86" w:rsidP="00C540DD">
      <w:pPr>
        <w:pStyle w:val="Heading31"/>
        <w:numPr>
          <w:ilvl w:val="0"/>
          <w:numId w:val="0"/>
        </w:numPr>
        <w:tabs>
          <w:tab w:val="clear" w:pos="1080"/>
        </w:tabs>
        <w:outlineLvl w:val="9"/>
        <w:rPr>
          <w:del w:id="13117" w:author="Phuong Truong Thi" w:date="2024-10-17T18:56:00Z"/>
        </w:rPr>
      </w:pPr>
      <w:del w:id="13118" w:author="Phuong Truong Thi" w:date="2024-10-08T18:01:00Z">
        <w:r w:rsidDel="00471E7D">
          <w:rPr>
            <w:noProof/>
          </w:rPr>
          <w:drawing>
            <wp:inline distT="0" distB="0" distL="0" distR="0" wp14:anchorId="73B3D772" wp14:editId="78F0822A">
              <wp:extent cx="4952739" cy="2362100"/>
              <wp:effectExtent l="0" t="0" r="635" b="635"/>
              <wp:docPr id="81781581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5291" name="Picture 1" descr="A white rectangular object with black text&#10;&#10;Description automatically generated"/>
                      <pic:cNvPicPr/>
                    </pic:nvPicPr>
                    <pic:blipFill>
                      <a:blip r:embed="rId19"/>
                      <a:stretch>
                        <a:fillRect/>
                      </a:stretch>
                    </pic:blipFill>
                    <pic:spPr>
                      <a:xfrm>
                        <a:off x="0" y="0"/>
                        <a:ext cx="4967856" cy="2369310"/>
                      </a:xfrm>
                      <a:prstGeom prst="rect">
                        <a:avLst/>
                      </a:prstGeom>
                    </pic:spPr>
                  </pic:pic>
                </a:graphicData>
              </a:graphic>
            </wp:inline>
          </w:drawing>
        </w:r>
      </w:del>
      <w:bookmarkStart w:id="13119" w:name="_Toc180598060"/>
      <w:bookmarkStart w:id="13120" w:name="_Toc180598824"/>
      <w:bookmarkStart w:id="13121" w:name="_Toc181872569"/>
      <w:bookmarkStart w:id="13122" w:name="_Toc183454988"/>
      <w:bookmarkStart w:id="13123" w:name="_Toc183455940"/>
      <w:bookmarkStart w:id="13124" w:name="_Toc184406274"/>
      <w:bookmarkStart w:id="13125" w:name="_Toc184407533"/>
      <w:bookmarkStart w:id="13126" w:name="_Toc184408481"/>
      <w:bookmarkStart w:id="13127" w:name="_Toc184409429"/>
      <w:bookmarkStart w:id="13128" w:name="_Toc184813215"/>
      <w:bookmarkEnd w:id="13119"/>
      <w:bookmarkEnd w:id="13120"/>
      <w:bookmarkEnd w:id="13121"/>
      <w:bookmarkEnd w:id="13122"/>
      <w:bookmarkEnd w:id="13123"/>
      <w:bookmarkEnd w:id="13124"/>
      <w:bookmarkEnd w:id="13125"/>
      <w:bookmarkEnd w:id="13126"/>
      <w:bookmarkEnd w:id="13127"/>
      <w:bookmarkEnd w:id="13128"/>
    </w:p>
    <w:p w14:paraId="1603D77E" w14:textId="37EB57B9" w:rsidR="00C540DD" w:rsidDel="00FD6BA2" w:rsidRDefault="00B50F17">
      <w:pPr>
        <w:pStyle w:val="Heading31"/>
        <w:numPr>
          <w:ilvl w:val="2"/>
          <w:numId w:val="88"/>
        </w:numPr>
        <w:rPr>
          <w:del w:id="13129" w:author="Phuong Truong Thi" w:date="2024-10-17T18:56:00Z"/>
        </w:rPr>
        <w:pPrChange w:id="13130" w:author="Phuong Truong Thi" w:date="2024-10-08T18:25:00Z">
          <w:pPr>
            <w:pStyle w:val="Heading31"/>
            <w:numPr>
              <w:numId w:val="66"/>
            </w:numPr>
            <w:tabs>
              <w:tab w:val="clear" w:pos="1080"/>
            </w:tabs>
            <w:ind w:left="720" w:hanging="720"/>
          </w:pPr>
        </w:pPrChange>
      </w:pPr>
      <w:bookmarkStart w:id="13131" w:name="_Toc177425388"/>
      <w:del w:id="13132" w:author="Phuong Truong Thi" w:date="2024-10-17T18:56:00Z">
        <w:r w:rsidDel="00FD6BA2">
          <w:rPr>
            <w:sz w:val="24"/>
            <w:szCs w:val="24"/>
          </w:rPr>
          <w:delText xml:space="preserve">DETAIL_02 - </w:delText>
        </w:r>
        <w:r w:rsidR="00104609" w:rsidDel="00FD6BA2">
          <w:rPr>
            <w:sz w:val="24"/>
            <w:szCs w:val="24"/>
          </w:rPr>
          <w:delText>Màn hình chi tiết CBBH quản lý KH</w:delText>
        </w:r>
        <w:bookmarkStart w:id="13133" w:name="_Toc180598061"/>
        <w:bookmarkStart w:id="13134" w:name="_Toc180598825"/>
        <w:bookmarkStart w:id="13135" w:name="_Toc181872570"/>
        <w:bookmarkStart w:id="13136" w:name="_Toc183454989"/>
        <w:bookmarkStart w:id="13137" w:name="_Toc183455941"/>
        <w:bookmarkStart w:id="13138" w:name="_Toc184406275"/>
        <w:bookmarkStart w:id="13139" w:name="_Toc184407534"/>
        <w:bookmarkStart w:id="13140" w:name="_Toc184408482"/>
        <w:bookmarkStart w:id="13141" w:name="_Toc184409430"/>
        <w:bookmarkStart w:id="13142" w:name="_Toc176352113"/>
        <w:bookmarkStart w:id="13143" w:name="_Toc530698154"/>
        <w:bookmarkStart w:id="13144" w:name="_Toc78487730"/>
        <w:bookmarkStart w:id="13145" w:name="_Toc184813216"/>
        <w:bookmarkEnd w:id="13131"/>
        <w:bookmarkEnd w:id="13133"/>
        <w:bookmarkEnd w:id="13134"/>
        <w:bookmarkEnd w:id="13135"/>
        <w:bookmarkEnd w:id="13136"/>
        <w:bookmarkEnd w:id="13137"/>
        <w:bookmarkEnd w:id="13138"/>
        <w:bookmarkEnd w:id="13139"/>
        <w:bookmarkEnd w:id="13140"/>
        <w:bookmarkEnd w:id="13141"/>
        <w:bookmarkEnd w:id="13145"/>
      </w:del>
    </w:p>
    <w:p w14:paraId="2C6EB1E6" w14:textId="0FABA802" w:rsidR="00C540DD" w:rsidRPr="000B114C" w:rsidDel="00FD6BA2" w:rsidRDefault="00C540DD">
      <w:pPr>
        <w:pStyle w:val="Heading31"/>
        <w:numPr>
          <w:ilvl w:val="0"/>
          <w:numId w:val="65"/>
        </w:numPr>
        <w:tabs>
          <w:tab w:val="clear" w:pos="1080"/>
        </w:tabs>
        <w:ind w:left="600" w:hanging="600"/>
        <w:outlineLvl w:val="9"/>
        <w:rPr>
          <w:del w:id="13146" w:author="Phuong Truong Thi" w:date="2024-10-17T18:56:00Z"/>
        </w:rPr>
      </w:pPr>
      <w:del w:id="13147" w:author="Phuong Truong Thi" w:date="2024-10-17T18:56:00Z">
        <w:r w:rsidDel="00FD6BA2">
          <w:rPr>
            <w:b w:val="0"/>
            <w:bCs w:val="0"/>
            <w:i/>
            <w:iCs/>
            <w:sz w:val="24"/>
            <w:szCs w:val="24"/>
          </w:rPr>
          <w:delText>Mô tả chức năng</w:delText>
        </w:r>
        <w:bookmarkStart w:id="13148" w:name="_Toc180598062"/>
        <w:bookmarkStart w:id="13149" w:name="_Toc180598826"/>
        <w:bookmarkStart w:id="13150" w:name="_Toc181872571"/>
        <w:bookmarkStart w:id="13151" w:name="_Toc183454990"/>
        <w:bookmarkStart w:id="13152" w:name="_Toc183455942"/>
        <w:bookmarkStart w:id="13153" w:name="_Toc184406276"/>
        <w:bookmarkStart w:id="13154" w:name="_Toc184407535"/>
        <w:bookmarkStart w:id="13155" w:name="_Toc184408483"/>
        <w:bookmarkStart w:id="13156" w:name="_Toc184409431"/>
        <w:bookmarkStart w:id="13157" w:name="_Toc184813217"/>
        <w:bookmarkEnd w:id="13148"/>
        <w:bookmarkEnd w:id="13149"/>
        <w:bookmarkEnd w:id="13150"/>
        <w:bookmarkEnd w:id="13151"/>
        <w:bookmarkEnd w:id="13152"/>
        <w:bookmarkEnd w:id="13153"/>
        <w:bookmarkEnd w:id="13154"/>
        <w:bookmarkEnd w:id="13155"/>
        <w:bookmarkEnd w:id="13156"/>
        <w:bookmarkEnd w:id="13157"/>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C540DD" w:rsidRPr="00075487" w:rsidDel="00FD6BA2" w14:paraId="3B579150" w14:textId="05E408A2">
        <w:trPr>
          <w:trHeight w:val="792"/>
          <w:del w:id="13158" w:author="Phuong Truong Thi" w:date="2024-10-17T18:56:00Z"/>
        </w:trPr>
        <w:tc>
          <w:tcPr>
            <w:tcW w:w="1647" w:type="dxa"/>
            <w:shd w:val="clear" w:color="auto" w:fill="auto"/>
          </w:tcPr>
          <w:p w14:paraId="2DAB9614" w14:textId="3D99A4B1" w:rsidR="00C540DD" w:rsidRPr="00075487" w:rsidDel="00FD6BA2" w:rsidRDefault="00C540DD">
            <w:pPr>
              <w:pStyle w:val="Bd-1BodyText1"/>
              <w:keepLines/>
              <w:spacing w:line="276" w:lineRule="auto"/>
              <w:ind w:left="0"/>
              <w:jc w:val="left"/>
              <w:rPr>
                <w:del w:id="13159" w:author="Phuong Truong Thi" w:date="2024-10-17T18:56:00Z"/>
                <w:rFonts w:ascii="Times New Roman" w:hAnsi="Times New Roman"/>
                <w:b/>
                <w:bCs/>
                <w:i/>
                <w:sz w:val="24"/>
                <w:szCs w:val="24"/>
              </w:rPr>
            </w:pPr>
            <w:del w:id="13160" w:author="Phuong Truong Thi" w:date="2024-10-17T18:56:00Z">
              <w:r w:rsidRPr="00075487" w:rsidDel="00FD6BA2">
                <w:rPr>
                  <w:rFonts w:ascii="Times New Roman" w:hAnsi="Times New Roman"/>
                  <w:b/>
                  <w:i/>
                  <w:sz w:val="24"/>
                  <w:szCs w:val="24"/>
                </w:rPr>
                <w:delText>Mô tả</w:delText>
              </w:r>
              <w:bookmarkStart w:id="13161" w:name="_Toc180598063"/>
              <w:bookmarkStart w:id="13162" w:name="_Toc180598827"/>
              <w:bookmarkStart w:id="13163" w:name="_Toc181872572"/>
              <w:bookmarkStart w:id="13164" w:name="_Toc183454991"/>
              <w:bookmarkStart w:id="13165" w:name="_Toc183455943"/>
              <w:bookmarkStart w:id="13166" w:name="_Toc184406277"/>
              <w:bookmarkStart w:id="13167" w:name="_Toc184407536"/>
              <w:bookmarkStart w:id="13168" w:name="_Toc184408484"/>
              <w:bookmarkStart w:id="13169" w:name="_Toc184409432"/>
              <w:bookmarkStart w:id="13170" w:name="_Toc184813218"/>
              <w:bookmarkEnd w:id="13161"/>
              <w:bookmarkEnd w:id="13162"/>
              <w:bookmarkEnd w:id="13163"/>
              <w:bookmarkEnd w:id="13164"/>
              <w:bookmarkEnd w:id="13165"/>
              <w:bookmarkEnd w:id="13166"/>
              <w:bookmarkEnd w:id="13167"/>
              <w:bookmarkEnd w:id="13168"/>
              <w:bookmarkEnd w:id="13169"/>
              <w:bookmarkEnd w:id="13170"/>
            </w:del>
          </w:p>
        </w:tc>
        <w:tc>
          <w:tcPr>
            <w:tcW w:w="7510" w:type="dxa"/>
            <w:shd w:val="clear" w:color="auto" w:fill="auto"/>
          </w:tcPr>
          <w:p w14:paraId="2AA948B8" w14:textId="43F0BF34" w:rsidR="00C540DD" w:rsidRPr="00075487" w:rsidDel="00FD6BA2" w:rsidRDefault="00C540DD">
            <w:pPr>
              <w:pStyle w:val="Normal10"/>
              <w:rPr>
                <w:del w:id="13171" w:author="Phuong Truong Thi" w:date="2024-10-17T18:56:00Z"/>
              </w:rPr>
            </w:pPr>
            <w:del w:id="13172" w:author="Phuong Truong Thi" w:date="2024-10-17T18:56:00Z">
              <w:r w:rsidRPr="00075487" w:rsidDel="00FD6BA2">
                <w:delText xml:space="preserve">Chức năng hỗ trợ NSD </w:delText>
              </w:r>
              <w:r w:rsidDel="00FD6BA2">
                <w:delText>nhìn thấy thông tin chi tiết chi nhánh quản lý KH. Chi tiết ở phần “Thông tin dữ liệu”</w:delText>
              </w:r>
              <w:bookmarkStart w:id="13173" w:name="_Toc180598064"/>
              <w:bookmarkStart w:id="13174" w:name="_Toc180598828"/>
              <w:bookmarkStart w:id="13175" w:name="_Toc181872573"/>
              <w:bookmarkStart w:id="13176" w:name="_Toc183454992"/>
              <w:bookmarkStart w:id="13177" w:name="_Toc183455944"/>
              <w:bookmarkStart w:id="13178" w:name="_Toc184406278"/>
              <w:bookmarkStart w:id="13179" w:name="_Toc184407537"/>
              <w:bookmarkStart w:id="13180" w:name="_Toc184408485"/>
              <w:bookmarkStart w:id="13181" w:name="_Toc184409433"/>
              <w:bookmarkStart w:id="13182" w:name="_Toc184813219"/>
              <w:bookmarkEnd w:id="13173"/>
              <w:bookmarkEnd w:id="13174"/>
              <w:bookmarkEnd w:id="13175"/>
              <w:bookmarkEnd w:id="13176"/>
              <w:bookmarkEnd w:id="13177"/>
              <w:bookmarkEnd w:id="13178"/>
              <w:bookmarkEnd w:id="13179"/>
              <w:bookmarkEnd w:id="13180"/>
              <w:bookmarkEnd w:id="13181"/>
              <w:bookmarkEnd w:id="13182"/>
            </w:del>
          </w:p>
        </w:tc>
        <w:bookmarkStart w:id="13183" w:name="_Toc180598065"/>
        <w:bookmarkStart w:id="13184" w:name="_Toc180598829"/>
        <w:bookmarkStart w:id="13185" w:name="_Toc181872574"/>
        <w:bookmarkStart w:id="13186" w:name="_Toc183454993"/>
        <w:bookmarkStart w:id="13187" w:name="_Toc183455945"/>
        <w:bookmarkStart w:id="13188" w:name="_Toc184406279"/>
        <w:bookmarkStart w:id="13189" w:name="_Toc184407538"/>
        <w:bookmarkStart w:id="13190" w:name="_Toc184408486"/>
        <w:bookmarkStart w:id="13191" w:name="_Toc184409434"/>
        <w:bookmarkStart w:id="13192" w:name="_Toc184813220"/>
        <w:bookmarkEnd w:id="13183"/>
        <w:bookmarkEnd w:id="13184"/>
        <w:bookmarkEnd w:id="13185"/>
        <w:bookmarkEnd w:id="13186"/>
        <w:bookmarkEnd w:id="13187"/>
        <w:bookmarkEnd w:id="13188"/>
        <w:bookmarkEnd w:id="13189"/>
        <w:bookmarkEnd w:id="13190"/>
        <w:bookmarkEnd w:id="13191"/>
        <w:bookmarkEnd w:id="13192"/>
      </w:tr>
      <w:tr w:rsidR="00C540DD" w:rsidRPr="00075487" w:rsidDel="00FD6BA2" w14:paraId="7AC13EF6" w14:textId="31FFDDDB">
        <w:trPr>
          <w:trHeight w:val="765"/>
          <w:del w:id="13193" w:author="Phuong Truong Thi" w:date="2024-10-17T18:56:00Z"/>
        </w:trPr>
        <w:tc>
          <w:tcPr>
            <w:tcW w:w="1647" w:type="dxa"/>
            <w:shd w:val="clear" w:color="auto" w:fill="auto"/>
          </w:tcPr>
          <w:p w14:paraId="296E7511" w14:textId="6665A462" w:rsidR="00C540DD" w:rsidRPr="00075487" w:rsidDel="00FD6BA2" w:rsidRDefault="00C540DD">
            <w:pPr>
              <w:pStyle w:val="Bd-1BodyText1"/>
              <w:keepLines/>
              <w:spacing w:line="276" w:lineRule="auto"/>
              <w:ind w:left="0"/>
              <w:jc w:val="left"/>
              <w:rPr>
                <w:del w:id="13194" w:author="Phuong Truong Thi" w:date="2024-10-17T18:56:00Z"/>
                <w:rFonts w:ascii="Times New Roman" w:hAnsi="Times New Roman"/>
                <w:b/>
                <w:bCs/>
                <w:i/>
                <w:sz w:val="24"/>
                <w:szCs w:val="24"/>
              </w:rPr>
            </w:pPr>
            <w:del w:id="13195" w:author="Phuong Truong Thi" w:date="2024-10-17T18:56:00Z">
              <w:r w:rsidRPr="00075487" w:rsidDel="00FD6BA2">
                <w:rPr>
                  <w:rFonts w:ascii="Times New Roman" w:hAnsi="Times New Roman"/>
                  <w:b/>
                  <w:i/>
                  <w:sz w:val="24"/>
                  <w:szCs w:val="24"/>
                </w:rPr>
                <w:delText>Điều kiện đầu vào</w:delText>
              </w:r>
              <w:bookmarkStart w:id="13196" w:name="_Toc180598066"/>
              <w:bookmarkStart w:id="13197" w:name="_Toc180598830"/>
              <w:bookmarkStart w:id="13198" w:name="_Toc181872575"/>
              <w:bookmarkStart w:id="13199" w:name="_Toc183454994"/>
              <w:bookmarkStart w:id="13200" w:name="_Toc183455946"/>
              <w:bookmarkStart w:id="13201" w:name="_Toc184406280"/>
              <w:bookmarkStart w:id="13202" w:name="_Toc184407539"/>
              <w:bookmarkStart w:id="13203" w:name="_Toc184408487"/>
              <w:bookmarkStart w:id="13204" w:name="_Toc184409435"/>
              <w:bookmarkStart w:id="13205" w:name="_Toc184813221"/>
              <w:bookmarkEnd w:id="13196"/>
              <w:bookmarkEnd w:id="13197"/>
              <w:bookmarkEnd w:id="13198"/>
              <w:bookmarkEnd w:id="13199"/>
              <w:bookmarkEnd w:id="13200"/>
              <w:bookmarkEnd w:id="13201"/>
              <w:bookmarkEnd w:id="13202"/>
              <w:bookmarkEnd w:id="13203"/>
              <w:bookmarkEnd w:id="13204"/>
              <w:bookmarkEnd w:id="13205"/>
            </w:del>
          </w:p>
        </w:tc>
        <w:tc>
          <w:tcPr>
            <w:tcW w:w="7510" w:type="dxa"/>
            <w:shd w:val="clear" w:color="auto" w:fill="auto"/>
          </w:tcPr>
          <w:p w14:paraId="0D8DE033" w14:textId="54F1239C" w:rsidR="00C540DD" w:rsidDel="00FD6BA2" w:rsidRDefault="00C540DD">
            <w:pPr>
              <w:pStyle w:val="Normal10"/>
              <w:keepNext/>
              <w:keepLines/>
              <w:rPr>
                <w:del w:id="13206" w:author="Phuong Truong Thi" w:date="2024-10-17T18:56:00Z"/>
                <w:szCs w:val="24"/>
              </w:rPr>
            </w:pPr>
            <w:del w:id="13207" w:author="Phuong Truong Thi" w:date="2024-10-17T18:56:00Z">
              <w:r w:rsidRPr="00075487" w:rsidDel="00FD6BA2">
                <w:rPr>
                  <w:szCs w:val="24"/>
                </w:rPr>
                <w:delText>NSD đăng nhập vào hệ thống</w:delText>
              </w:r>
              <w:bookmarkStart w:id="13208" w:name="_Toc180598067"/>
              <w:bookmarkStart w:id="13209" w:name="_Toc180598831"/>
              <w:bookmarkStart w:id="13210" w:name="_Toc181872576"/>
              <w:bookmarkStart w:id="13211" w:name="_Toc183454995"/>
              <w:bookmarkStart w:id="13212" w:name="_Toc183455947"/>
              <w:bookmarkStart w:id="13213" w:name="_Toc184406281"/>
              <w:bookmarkStart w:id="13214" w:name="_Toc184407540"/>
              <w:bookmarkStart w:id="13215" w:name="_Toc184408488"/>
              <w:bookmarkStart w:id="13216" w:name="_Toc184409436"/>
              <w:bookmarkStart w:id="13217" w:name="_Toc184813222"/>
              <w:bookmarkEnd w:id="13208"/>
              <w:bookmarkEnd w:id="13209"/>
              <w:bookmarkEnd w:id="13210"/>
              <w:bookmarkEnd w:id="13211"/>
              <w:bookmarkEnd w:id="13212"/>
              <w:bookmarkEnd w:id="13213"/>
              <w:bookmarkEnd w:id="13214"/>
              <w:bookmarkEnd w:id="13215"/>
              <w:bookmarkEnd w:id="13216"/>
              <w:bookmarkEnd w:id="13217"/>
            </w:del>
          </w:p>
          <w:p w14:paraId="16DEC1E5" w14:textId="5B283ED8" w:rsidR="00C540DD" w:rsidRPr="00075487" w:rsidDel="00FD6BA2" w:rsidRDefault="00C540DD">
            <w:pPr>
              <w:pStyle w:val="Normal10"/>
              <w:keepNext/>
              <w:keepLines/>
              <w:rPr>
                <w:del w:id="13218" w:author="Phuong Truong Thi" w:date="2024-10-17T18:56:00Z"/>
                <w:szCs w:val="24"/>
              </w:rPr>
            </w:pPr>
            <w:del w:id="13219" w:author="Phuong Truong Thi" w:date="2024-10-17T18:56:00Z">
              <w:r w:rsidDel="00FD6BA2">
                <w:rPr>
                  <w:szCs w:val="24"/>
                </w:rPr>
                <w:delText xml:space="preserve">Từ listview “Portfolio AF” click vào </w:delText>
              </w:r>
              <w:r w:rsidR="00E8609E" w:rsidDel="00FD6BA2">
                <w:rPr>
                  <w:szCs w:val="24"/>
                </w:rPr>
                <w:delText>Text link</w:delText>
              </w:r>
              <w:r w:rsidDel="00FD6BA2">
                <w:rPr>
                  <w:szCs w:val="24"/>
                </w:rPr>
                <w:delText xml:space="preserve"> “Tên CBBH” trên danh sách</w:delText>
              </w:r>
              <w:r w:rsidR="00B85DA6" w:rsidDel="00FD6BA2">
                <w:rPr>
                  <w:szCs w:val="24"/>
                </w:rPr>
                <w:delText xml:space="preserve">  </w:delText>
              </w:r>
              <w:bookmarkStart w:id="13220" w:name="_Toc180598068"/>
              <w:bookmarkStart w:id="13221" w:name="_Toc180598832"/>
              <w:bookmarkStart w:id="13222" w:name="_Toc181872577"/>
              <w:bookmarkStart w:id="13223" w:name="_Toc183454996"/>
              <w:bookmarkStart w:id="13224" w:name="_Toc183455948"/>
              <w:bookmarkStart w:id="13225" w:name="_Toc184406282"/>
              <w:bookmarkStart w:id="13226" w:name="_Toc184407541"/>
              <w:bookmarkStart w:id="13227" w:name="_Toc184408489"/>
              <w:bookmarkStart w:id="13228" w:name="_Toc184409437"/>
              <w:bookmarkStart w:id="13229" w:name="_Toc184813223"/>
              <w:bookmarkEnd w:id="13220"/>
              <w:bookmarkEnd w:id="13221"/>
              <w:bookmarkEnd w:id="13222"/>
              <w:bookmarkEnd w:id="13223"/>
              <w:bookmarkEnd w:id="13224"/>
              <w:bookmarkEnd w:id="13225"/>
              <w:bookmarkEnd w:id="13226"/>
              <w:bookmarkEnd w:id="13227"/>
              <w:bookmarkEnd w:id="13228"/>
              <w:bookmarkEnd w:id="13229"/>
            </w:del>
          </w:p>
        </w:tc>
        <w:bookmarkStart w:id="13230" w:name="_Toc180598069"/>
        <w:bookmarkStart w:id="13231" w:name="_Toc180598833"/>
        <w:bookmarkStart w:id="13232" w:name="_Toc181872578"/>
        <w:bookmarkStart w:id="13233" w:name="_Toc183454997"/>
        <w:bookmarkStart w:id="13234" w:name="_Toc183455949"/>
        <w:bookmarkStart w:id="13235" w:name="_Toc184406283"/>
        <w:bookmarkStart w:id="13236" w:name="_Toc184407542"/>
        <w:bookmarkStart w:id="13237" w:name="_Toc184408490"/>
        <w:bookmarkStart w:id="13238" w:name="_Toc184409438"/>
        <w:bookmarkStart w:id="13239" w:name="_Toc184813224"/>
        <w:bookmarkEnd w:id="13230"/>
        <w:bookmarkEnd w:id="13231"/>
        <w:bookmarkEnd w:id="13232"/>
        <w:bookmarkEnd w:id="13233"/>
        <w:bookmarkEnd w:id="13234"/>
        <w:bookmarkEnd w:id="13235"/>
        <w:bookmarkEnd w:id="13236"/>
        <w:bookmarkEnd w:id="13237"/>
        <w:bookmarkEnd w:id="13238"/>
        <w:bookmarkEnd w:id="13239"/>
      </w:tr>
      <w:tr w:rsidR="00C540DD" w:rsidRPr="00075487" w:rsidDel="00FD6BA2" w14:paraId="6BC2DB17" w14:textId="47E78A9A">
        <w:trPr>
          <w:trHeight w:val="765"/>
          <w:del w:id="13240" w:author="Phuong Truong Thi" w:date="2024-10-17T18:56:00Z"/>
        </w:trPr>
        <w:tc>
          <w:tcPr>
            <w:tcW w:w="1647" w:type="dxa"/>
            <w:shd w:val="clear" w:color="auto" w:fill="auto"/>
          </w:tcPr>
          <w:p w14:paraId="62995C3A" w14:textId="48DE6FDF" w:rsidR="00C540DD" w:rsidRPr="00075487" w:rsidDel="00FD6BA2" w:rsidRDefault="00C540DD">
            <w:pPr>
              <w:pStyle w:val="Bd-1BodyText1"/>
              <w:keepLines/>
              <w:spacing w:line="276" w:lineRule="auto"/>
              <w:ind w:left="0"/>
              <w:jc w:val="left"/>
              <w:rPr>
                <w:del w:id="13241" w:author="Phuong Truong Thi" w:date="2024-10-17T18:56:00Z"/>
                <w:rFonts w:ascii="Times New Roman" w:hAnsi="Times New Roman"/>
                <w:b/>
                <w:i/>
                <w:sz w:val="24"/>
                <w:szCs w:val="24"/>
              </w:rPr>
            </w:pPr>
            <w:del w:id="13242" w:author="Phuong Truong Thi" w:date="2024-10-17T18:56:00Z">
              <w:r w:rsidRPr="00075487" w:rsidDel="00FD6BA2">
                <w:rPr>
                  <w:rFonts w:ascii="Times New Roman" w:hAnsi="Times New Roman"/>
                  <w:b/>
                  <w:i/>
                  <w:sz w:val="24"/>
                  <w:szCs w:val="24"/>
                </w:rPr>
                <w:delText>Điều kiện đầu ra</w:delText>
              </w:r>
              <w:bookmarkStart w:id="13243" w:name="_Toc180598070"/>
              <w:bookmarkStart w:id="13244" w:name="_Toc180598834"/>
              <w:bookmarkStart w:id="13245" w:name="_Toc181872579"/>
              <w:bookmarkStart w:id="13246" w:name="_Toc183454998"/>
              <w:bookmarkStart w:id="13247" w:name="_Toc183455950"/>
              <w:bookmarkStart w:id="13248" w:name="_Toc184406284"/>
              <w:bookmarkStart w:id="13249" w:name="_Toc184407543"/>
              <w:bookmarkStart w:id="13250" w:name="_Toc184408491"/>
              <w:bookmarkStart w:id="13251" w:name="_Toc184409439"/>
              <w:bookmarkStart w:id="13252" w:name="_Toc184813225"/>
              <w:bookmarkEnd w:id="13243"/>
              <w:bookmarkEnd w:id="13244"/>
              <w:bookmarkEnd w:id="13245"/>
              <w:bookmarkEnd w:id="13246"/>
              <w:bookmarkEnd w:id="13247"/>
              <w:bookmarkEnd w:id="13248"/>
              <w:bookmarkEnd w:id="13249"/>
              <w:bookmarkEnd w:id="13250"/>
              <w:bookmarkEnd w:id="13251"/>
              <w:bookmarkEnd w:id="13252"/>
            </w:del>
          </w:p>
        </w:tc>
        <w:tc>
          <w:tcPr>
            <w:tcW w:w="7510" w:type="dxa"/>
            <w:shd w:val="clear" w:color="auto" w:fill="auto"/>
          </w:tcPr>
          <w:p w14:paraId="3073F676" w14:textId="450ABC53" w:rsidR="00C540DD" w:rsidRPr="00075487" w:rsidDel="00FD6BA2" w:rsidRDefault="00C540DD">
            <w:pPr>
              <w:pStyle w:val="Normal10"/>
              <w:keepNext/>
              <w:keepLines/>
              <w:rPr>
                <w:del w:id="13253" w:author="Phuong Truong Thi" w:date="2024-10-17T18:56:00Z"/>
                <w:szCs w:val="24"/>
              </w:rPr>
            </w:pPr>
            <w:del w:id="13254" w:author="Phuong Truong Thi" w:date="2024-10-17T18:56:00Z">
              <w:r w:rsidDel="00FD6BA2">
                <w:rPr>
                  <w:szCs w:val="24"/>
                </w:rPr>
                <w:delText>Hệ thống hiển thị popup thông tin chi tiết CBBH</w:delText>
              </w:r>
              <w:bookmarkStart w:id="13255" w:name="_Toc180598071"/>
              <w:bookmarkStart w:id="13256" w:name="_Toc180598835"/>
              <w:bookmarkStart w:id="13257" w:name="_Toc181872580"/>
              <w:bookmarkStart w:id="13258" w:name="_Toc183454999"/>
              <w:bookmarkStart w:id="13259" w:name="_Toc183455951"/>
              <w:bookmarkStart w:id="13260" w:name="_Toc184406285"/>
              <w:bookmarkStart w:id="13261" w:name="_Toc184407544"/>
              <w:bookmarkStart w:id="13262" w:name="_Toc184408492"/>
              <w:bookmarkStart w:id="13263" w:name="_Toc184409440"/>
              <w:bookmarkStart w:id="13264" w:name="_Toc184813226"/>
              <w:bookmarkEnd w:id="13255"/>
              <w:bookmarkEnd w:id="13256"/>
              <w:bookmarkEnd w:id="13257"/>
              <w:bookmarkEnd w:id="13258"/>
              <w:bookmarkEnd w:id="13259"/>
              <w:bookmarkEnd w:id="13260"/>
              <w:bookmarkEnd w:id="13261"/>
              <w:bookmarkEnd w:id="13262"/>
              <w:bookmarkEnd w:id="13263"/>
              <w:bookmarkEnd w:id="13264"/>
            </w:del>
          </w:p>
        </w:tc>
        <w:bookmarkStart w:id="13265" w:name="_Toc180598072"/>
        <w:bookmarkStart w:id="13266" w:name="_Toc180598836"/>
        <w:bookmarkStart w:id="13267" w:name="_Toc181872581"/>
        <w:bookmarkStart w:id="13268" w:name="_Toc183455000"/>
        <w:bookmarkStart w:id="13269" w:name="_Toc183455952"/>
        <w:bookmarkStart w:id="13270" w:name="_Toc184406286"/>
        <w:bookmarkStart w:id="13271" w:name="_Toc184407545"/>
        <w:bookmarkStart w:id="13272" w:name="_Toc184408493"/>
        <w:bookmarkStart w:id="13273" w:name="_Toc184409441"/>
        <w:bookmarkStart w:id="13274" w:name="_Toc184813227"/>
        <w:bookmarkEnd w:id="13265"/>
        <w:bookmarkEnd w:id="13266"/>
        <w:bookmarkEnd w:id="13267"/>
        <w:bookmarkEnd w:id="13268"/>
        <w:bookmarkEnd w:id="13269"/>
        <w:bookmarkEnd w:id="13270"/>
        <w:bookmarkEnd w:id="13271"/>
        <w:bookmarkEnd w:id="13272"/>
        <w:bookmarkEnd w:id="13273"/>
        <w:bookmarkEnd w:id="13274"/>
      </w:tr>
    </w:tbl>
    <w:p w14:paraId="2D5BF379" w14:textId="289D2BE6" w:rsidR="00C540DD" w:rsidRPr="00445D58" w:rsidDel="00471E7D" w:rsidRDefault="00C540DD">
      <w:pPr>
        <w:pStyle w:val="Heading31"/>
        <w:numPr>
          <w:ilvl w:val="0"/>
          <w:numId w:val="65"/>
        </w:numPr>
        <w:tabs>
          <w:tab w:val="clear" w:pos="1080"/>
        </w:tabs>
        <w:outlineLvl w:val="9"/>
        <w:rPr>
          <w:del w:id="13275" w:author="Phuong Truong Thi" w:date="2024-10-08T18:01:00Z"/>
        </w:rPr>
      </w:pPr>
      <w:del w:id="13276" w:author="Phuong Truong Thi" w:date="2024-10-08T18:01:00Z">
        <w:r w:rsidDel="00471E7D">
          <w:rPr>
            <w:b w:val="0"/>
            <w:bCs w:val="0"/>
            <w:i/>
            <w:iCs/>
            <w:sz w:val="24"/>
            <w:szCs w:val="24"/>
          </w:rPr>
          <w:delText>Thông tin chi tiết</w:delText>
        </w:r>
        <w:bookmarkStart w:id="13277" w:name="_Toc180598073"/>
        <w:bookmarkStart w:id="13278" w:name="_Toc180598837"/>
        <w:bookmarkStart w:id="13279" w:name="_Toc181872582"/>
        <w:bookmarkStart w:id="13280" w:name="_Toc183455001"/>
        <w:bookmarkStart w:id="13281" w:name="_Toc183455953"/>
        <w:bookmarkStart w:id="13282" w:name="_Toc184406287"/>
        <w:bookmarkStart w:id="13283" w:name="_Toc184407546"/>
        <w:bookmarkStart w:id="13284" w:name="_Toc184408494"/>
        <w:bookmarkStart w:id="13285" w:name="_Toc184409442"/>
        <w:bookmarkStart w:id="13286" w:name="_Toc184813228"/>
        <w:bookmarkEnd w:id="13277"/>
        <w:bookmarkEnd w:id="13278"/>
        <w:bookmarkEnd w:id="13279"/>
        <w:bookmarkEnd w:id="13280"/>
        <w:bookmarkEnd w:id="13281"/>
        <w:bookmarkEnd w:id="13282"/>
        <w:bookmarkEnd w:id="13283"/>
        <w:bookmarkEnd w:id="13284"/>
        <w:bookmarkEnd w:id="13285"/>
        <w:bookmarkEnd w:id="13286"/>
      </w:del>
    </w:p>
    <w:p w14:paraId="79F812EB" w14:textId="18BD169B" w:rsidR="00445D58" w:rsidRPr="009025B8" w:rsidDel="00FD6BA2" w:rsidRDefault="00445D58" w:rsidP="00445D58">
      <w:pPr>
        <w:pStyle w:val="Heading31"/>
        <w:numPr>
          <w:ilvl w:val="0"/>
          <w:numId w:val="0"/>
        </w:numPr>
        <w:tabs>
          <w:tab w:val="clear" w:pos="1080"/>
        </w:tabs>
        <w:outlineLvl w:val="9"/>
        <w:rPr>
          <w:del w:id="13287" w:author="Phuong Truong Thi" w:date="2024-10-17T18:56:00Z"/>
        </w:rPr>
      </w:pPr>
      <w:bookmarkStart w:id="13288" w:name="_Toc180598074"/>
      <w:bookmarkStart w:id="13289" w:name="_Toc180598838"/>
      <w:bookmarkStart w:id="13290" w:name="_Toc181872583"/>
      <w:bookmarkStart w:id="13291" w:name="_Toc183455002"/>
      <w:bookmarkStart w:id="13292" w:name="_Toc183455954"/>
      <w:bookmarkStart w:id="13293" w:name="_Toc184406288"/>
      <w:bookmarkStart w:id="13294" w:name="_Toc184407547"/>
      <w:bookmarkStart w:id="13295" w:name="_Toc184408495"/>
      <w:bookmarkStart w:id="13296" w:name="_Toc184409443"/>
      <w:bookmarkStart w:id="13297" w:name="_Toc184813229"/>
      <w:bookmarkEnd w:id="13288"/>
      <w:bookmarkEnd w:id="13289"/>
      <w:bookmarkEnd w:id="13290"/>
      <w:bookmarkEnd w:id="13291"/>
      <w:bookmarkEnd w:id="13292"/>
      <w:bookmarkEnd w:id="13293"/>
      <w:bookmarkEnd w:id="13294"/>
      <w:bookmarkEnd w:id="13295"/>
      <w:bookmarkEnd w:id="13296"/>
      <w:bookmarkEnd w:id="13297"/>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505"/>
        <w:gridCol w:w="2570"/>
      </w:tblGrid>
      <w:tr w:rsidR="001C1935" w:rsidRPr="00AC685F" w:rsidDel="00471E7D" w14:paraId="0E99BC3C" w14:textId="0596D846" w:rsidTr="00071873">
        <w:trPr>
          <w:trHeight w:val="528"/>
          <w:tblHeader/>
          <w:del w:id="13298" w:author="Phuong Truong Thi" w:date="2024-10-08T18:01:00Z"/>
        </w:trPr>
        <w:tc>
          <w:tcPr>
            <w:tcW w:w="936" w:type="dxa"/>
            <w:shd w:val="clear" w:color="000000" w:fill="F7C7AC"/>
            <w:vAlign w:val="center"/>
            <w:hideMark/>
          </w:tcPr>
          <w:p w14:paraId="2F62B8DC" w14:textId="546271DF" w:rsidR="001C1935" w:rsidRPr="00AC685F" w:rsidDel="00471E7D" w:rsidRDefault="001C1935">
            <w:pPr>
              <w:spacing w:before="0" w:line="240" w:lineRule="auto"/>
              <w:contextualSpacing w:val="0"/>
              <w:jc w:val="center"/>
              <w:rPr>
                <w:del w:id="13299" w:author="Phuong Truong Thi" w:date="2024-10-08T18:01:00Z"/>
                <w:rFonts w:ascii="Times New Roman" w:eastAsia="Times New Roman" w:hAnsi="Times New Roman"/>
                <w:b/>
                <w:bCs/>
                <w:color w:val="000000"/>
                <w:sz w:val="24"/>
                <w:szCs w:val="24"/>
                <w:lang w:val="vi-VN" w:eastAsia="vi-VN"/>
              </w:rPr>
            </w:pPr>
            <w:del w:id="13300" w:author="Phuong Truong Thi" w:date="2024-10-08T18:01:00Z">
              <w:r w:rsidRPr="00AC685F" w:rsidDel="00471E7D">
                <w:rPr>
                  <w:rFonts w:ascii="Times New Roman" w:eastAsia="Times New Roman" w:hAnsi="Times New Roman"/>
                  <w:b/>
                  <w:bCs/>
                  <w:color w:val="000000"/>
                  <w:sz w:val="24"/>
                  <w:szCs w:val="24"/>
                  <w:lang w:val="vi-VN" w:eastAsia="vi-VN"/>
                </w:rPr>
                <w:delText>STT</w:delText>
              </w:r>
              <w:bookmarkStart w:id="13301" w:name="_Toc180598075"/>
              <w:bookmarkStart w:id="13302" w:name="_Toc180598839"/>
              <w:bookmarkStart w:id="13303" w:name="_Toc181872584"/>
              <w:bookmarkStart w:id="13304" w:name="_Toc183455003"/>
              <w:bookmarkStart w:id="13305" w:name="_Toc183455955"/>
              <w:bookmarkStart w:id="13306" w:name="_Toc184406289"/>
              <w:bookmarkStart w:id="13307" w:name="_Toc184407548"/>
              <w:bookmarkStart w:id="13308" w:name="_Toc184408496"/>
              <w:bookmarkStart w:id="13309" w:name="_Toc184409444"/>
              <w:bookmarkStart w:id="13310" w:name="_Toc184813230"/>
              <w:bookmarkEnd w:id="13301"/>
              <w:bookmarkEnd w:id="13302"/>
              <w:bookmarkEnd w:id="13303"/>
              <w:bookmarkEnd w:id="13304"/>
              <w:bookmarkEnd w:id="13305"/>
              <w:bookmarkEnd w:id="13306"/>
              <w:bookmarkEnd w:id="13307"/>
              <w:bookmarkEnd w:id="13308"/>
              <w:bookmarkEnd w:id="13309"/>
              <w:bookmarkEnd w:id="13310"/>
            </w:del>
          </w:p>
        </w:tc>
        <w:tc>
          <w:tcPr>
            <w:tcW w:w="2329" w:type="dxa"/>
            <w:shd w:val="clear" w:color="000000" w:fill="F7C7AC"/>
            <w:vAlign w:val="center"/>
            <w:hideMark/>
          </w:tcPr>
          <w:p w14:paraId="795A8B90" w14:textId="1A69803A" w:rsidR="001C1935" w:rsidRPr="00AC685F" w:rsidDel="00471E7D" w:rsidRDefault="001C1935">
            <w:pPr>
              <w:spacing w:before="0" w:line="240" w:lineRule="auto"/>
              <w:contextualSpacing w:val="0"/>
              <w:jc w:val="center"/>
              <w:rPr>
                <w:del w:id="13311" w:author="Phuong Truong Thi" w:date="2024-10-08T18:01:00Z"/>
                <w:rFonts w:ascii="Times New Roman" w:eastAsia="Times New Roman" w:hAnsi="Times New Roman"/>
                <w:b/>
                <w:bCs/>
                <w:color w:val="000000"/>
                <w:sz w:val="24"/>
                <w:szCs w:val="24"/>
                <w:lang w:val="vi-VN" w:eastAsia="vi-VN"/>
              </w:rPr>
            </w:pPr>
            <w:del w:id="13312" w:author="Phuong Truong Thi" w:date="2024-10-08T18:01:00Z">
              <w:r w:rsidRPr="00AC685F" w:rsidDel="00471E7D">
                <w:rPr>
                  <w:rFonts w:ascii="Times New Roman" w:eastAsia="Times New Roman" w:hAnsi="Times New Roman"/>
                  <w:b/>
                  <w:bCs/>
                  <w:color w:val="000000"/>
                  <w:sz w:val="24"/>
                  <w:szCs w:val="24"/>
                  <w:lang w:val="vi-VN" w:eastAsia="vi-VN"/>
                </w:rPr>
                <w:delText>Trường dữ liệu</w:delText>
              </w:r>
              <w:bookmarkStart w:id="13313" w:name="_Toc180598076"/>
              <w:bookmarkStart w:id="13314" w:name="_Toc180598840"/>
              <w:bookmarkStart w:id="13315" w:name="_Toc181872585"/>
              <w:bookmarkStart w:id="13316" w:name="_Toc183455004"/>
              <w:bookmarkStart w:id="13317" w:name="_Toc183455956"/>
              <w:bookmarkStart w:id="13318" w:name="_Toc184406290"/>
              <w:bookmarkStart w:id="13319" w:name="_Toc184407549"/>
              <w:bookmarkStart w:id="13320" w:name="_Toc184408497"/>
              <w:bookmarkStart w:id="13321" w:name="_Toc184409445"/>
              <w:bookmarkStart w:id="13322" w:name="_Toc184813231"/>
              <w:bookmarkEnd w:id="13313"/>
              <w:bookmarkEnd w:id="13314"/>
              <w:bookmarkEnd w:id="13315"/>
              <w:bookmarkEnd w:id="13316"/>
              <w:bookmarkEnd w:id="13317"/>
              <w:bookmarkEnd w:id="13318"/>
              <w:bookmarkEnd w:id="13319"/>
              <w:bookmarkEnd w:id="13320"/>
              <w:bookmarkEnd w:id="13321"/>
              <w:bookmarkEnd w:id="13322"/>
            </w:del>
          </w:p>
        </w:tc>
        <w:tc>
          <w:tcPr>
            <w:tcW w:w="1505" w:type="dxa"/>
            <w:shd w:val="clear" w:color="000000" w:fill="F7C7AC"/>
            <w:vAlign w:val="center"/>
          </w:tcPr>
          <w:p w14:paraId="21A903A2" w14:textId="415F0626" w:rsidR="001C1935" w:rsidRPr="00497C9A" w:rsidDel="00471E7D" w:rsidRDefault="001C1935">
            <w:pPr>
              <w:spacing w:before="0" w:line="240" w:lineRule="auto"/>
              <w:contextualSpacing w:val="0"/>
              <w:jc w:val="center"/>
              <w:rPr>
                <w:del w:id="13323" w:author="Phuong Truong Thi" w:date="2024-10-08T18:01:00Z"/>
                <w:rFonts w:ascii="Times New Roman" w:eastAsia="Times New Roman" w:hAnsi="Times New Roman"/>
                <w:b/>
                <w:bCs/>
                <w:color w:val="000000"/>
                <w:sz w:val="24"/>
                <w:szCs w:val="24"/>
                <w:lang w:val="vi-VN" w:eastAsia="vi-VN"/>
              </w:rPr>
            </w:pPr>
            <w:del w:id="13324" w:author="Phuong Truong Thi" w:date="2024-10-08T18:01:00Z">
              <w:r w:rsidRPr="00497C9A" w:rsidDel="00471E7D">
                <w:rPr>
                  <w:rFonts w:ascii="Times New Roman" w:eastAsia="Times New Roman" w:hAnsi="Times New Roman"/>
                  <w:b/>
                  <w:bCs/>
                  <w:color w:val="000000"/>
                  <w:sz w:val="24"/>
                  <w:szCs w:val="24"/>
                  <w:lang w:val="vi-VN" w:eastAsia="vi-VN"/>
                </w:rPr>
                <w:delText>Định dạng</w:delText>
              </w:r>
              <w:bookmarkStart w:id="13325" w:name="_Toc180598077"/>
              <w:bookmarkStart w:id="13326" w:name="_Toc180598841"/>
              <w:bookmarkStart w:id="13327" w:name="_Toc181872586"/>
              <w:bookmarkStart w:id="13328" w:name="_Toc183455005"/>
              <w:bookmarkStart w:id="13329" w:name="_Toc183455957"/>
              <w:bookmarkStart w:id="13330" w:name="_Toc184406291"/>
              <w:bookmarkStart w:id="13331" w:name="_Toc184407550"/>
              <w:bookmarkStart w:id="13332" w:name="_Toc184408498"/>
              <w:bookmarkStart w:id="13333" w:name="_Toc184409446"/>
              <w:bookmarkStart w:id="13334" w:name="_Toc184813232"/>
              <w:bookmarkEnd w:id="13325"/>
              <w:bookmarkEnd w:id="13326"/>
              <w:bookmarkEnd w:id="13327"/>
              <w:bookmarkEnd w:id="13328"/>
              <w:bookmarkEnd w:id="13329"/>
              <w:bookmarkEnd w:id="13330"/>
              <w:bookmarkEnd w:id="13331"/>
              <w:bookmarkEnd w:id="13332"/>
              <w:bookmarkEnd w:id="13333"/>
              <w:bookmarkEnd w:id="13334"/>
            </w:del>
          </w:p>
        </w:tc>
        <w:tc>
          <w:tcPr>
            <w:tcW w:w="2570" w:type="dxa"/>
            <w:shd w:val="clear" w:color="000000" w:fill="F7C7AC"/>
            <w:vAlign w:val="center"/>
            <w:hideMark/>
          </w:tcPr>
          <w:p w14:paraId="6BFD1C1D" w14:textId="26FAFBB3" w:rsidR="001C1935" w:rsidRPr="00AC685F" w:rsidDel="00471E7D" w:rsidRDefault="001C1935">
            <w:pPr>
              <w:spacing w:before="0" w:line="240" w:lineRule="auto"/>
              <w:contextualSpacing w:val="0"/>
              <w:jc w:val="center"/>
              <w:rPr>
                <w:del w:id="13335" w:author="Phuong Truong Thi" w:date="2024-10-08T18:01:00Z"/>
                <w:rFonts w:ascii="Times New Roman" w:eastAsia="Times New Roman" w:hAnsi="Times New Roman"/>
                <w:b/>
                <w:bCs/>
                <w:color w:val="000000"/>
                <w:sz w:val="24"/>
                <w:szCs w:val="24"/>
                <w:lang w:val="vi-VN" w:eastAsia="vi-VN"/>
              </w:rPr>
            </w:pPr>
            <w:del w:id="13336" w:author="Phuong Truong Thi" w:date="2024-10-08T18:01:00Z">
              <w:r w:rsidRPr="00AC685F" w:rsidDel="00471E7D">
                <w:rPr>
                  <w:rFonts w:ascii="Times New Roman" w:eastAsia="Times New Roman" w:hAnsi="Times New Roman"/>
                  <w:b/>
                  <w:bCs/>
                  <w:color w:val="000000"/>
                  <w:sz w:val="24"/>
                  <w:szCs w:val="24"/>
                  <w:lang w:val="vi-VN" w:eastAsia="vi-VN"/>
                </w:rPr>
                <w:delText>Mã danh mục tham chiếu</w:delText>
              </w:r>
              <w:bookmarkStart w:id="13337" w:name="_Toc180598078"/>
              <w:bookmarkStart w:id="13338" w:name="_Toc180598842"/>
              <w:bookmarkStart w:id="13339" w:name="_Toc181872587"/>
              <w:bookmarkStart w:id="13340" w:name="_Toc183455006"/>
              <w:bookmarkStart w:id="13341" w:name="_Toc183455958"/>
              <w:bookmarkStart w:id="13342" w:name="_Toc184406292"/>
              <w:bookmarkStart w:id="13343" w:name="_Toc184407551"/>
              <w:bookmarkStart w:id="13344" w:name="_Toc184408499"/>
              <w:bookmarkStart w:id="13345" w:name="_Toc184409447"/>
              <w:bookmarkStart w:id="13346" w:name="_Toc184813233"/>
              <w:bookmarkEnd w:id="13337"/>
              <w:bookmarkEnd w:id="13338"/>
              <w:bookmarkEnd w:id="13339"/>
              <w:bookmarkEnd w:id="13340"/>
              <w:bookmarkEnd w:id="13341"/>
              <w:bookmarkEnd w:id="13342"/>
              <w:bookmarkEnd w:id="13343"/>
              <w:bookmarkEnd w:id="13344"/>
              <w:bookmarkEnd w:id="13345"/>
              <w:bookmarkEnd w:id="13346"/>
            </w:del>
          </w:p>
        </w:tc>
        <w:bookmarkStart w:id="13347" w:name="_Toc180598079"/>
        <w:bookmarkStart w:id="13348" w:name="_Toc180598843"/>
        <w:bookmarkStart w:id="13349" w:name="_Toc181872588"/>
        <w:bookmarkStart w:id="13350" w:name="_Toc183455007"/>
        <w:bookmarkStart w:id="13351" w:name="_Toc183455959"/>
        <w:bookmarkStart w:id="13352" w:name="_Toc184406293"/>
        <w:bookmarkStart w:id="13353" w:name="_Toc184407552"/>
        <w:bookmarkStart w:id="13354" w:name="_Toc184408500"/>
        <w:bookmarkStart w:id="13355" w:name="_Toc184409448"/>
        <w:bookmarkStart w:id="13356" w:name="_Toc184813234"/>
        <w:bookmarkEnd w:id="13347"/>
        <w:bookmarkEnd w:id="13348"/>
        <w:bookmarkEnd w:id="13349"/>
        <w:bookmarkEnd w:id="13350"/>
        <w:bookmarkEnd w:id="13351"/>
        <w:bookmarkEnd w:id="13352"/>
        <w:bookmarkEnd w:id="13353"/>
        <w:bookmarkEnd w:id="13354"/>
        <w:bookmarkEnd w:id="13355"/>
        <w:bookmarkEnd w:id="13356"/>
      </w:tr>
      <w:tr w:rsidR="001C1935" w:rsidRPr="00AC685F" w:rsidDel="00471E7D" w14:paraId="3B704D73" w14:textId="3E6682BF" w:rsidTr="00071873">
        <w:trPr>
          <w:trHeight w:val="276"/>
          <w:del w:id="13357" w:author="Phuong Truong Thi" w:date="2024-10-08T18:01:00Z"/>
        </w:trPr>
        <w:tc>
          <w:tcPr>
            <w:tcW w:w="936" w:type="dxa"/>
            <w:shd w:val="clear" w:color="auto" w:fill="auto"/>
            <w:vAlign w:val="center"/>
          </w:tcPr>
          <w:p w14:paraId="3AD70F2E" w14:textId="06F3AB88" w:rsidR="001C1935" w:rsidRPr="00E6562C" w:rsidDel="00471E7D" w:rsidRDefault="001C1935">
            <w:pPr>
              <w:pStyle w:val="ListParagraph"/>
              <w:numPr>
                <w:ilvl w:val="0"/>
                <w:numId w:val="78"/>
              </w:numPr>
              <w:spacing w:before="0" w:line="240" w:lineRule="auto"/>
              <w:contextualSpacing w:val="0"/>
              <w:jc w:val="center"/>
              <w:rPr>
                <w:del w:id="13358" w:author="Phuong Truong Thi" w:date="2024-10-08T18:01:00Z"/>
                <w:rFonts w:eastAsia="Times New Roman"/>
                <w:color w:val="000000"/>
                <w:szCs w:val="24"/>
                <w:lang w:eastAsia="vi-VN"/>
              </w:rPr>
            </w:pPr>
            <w:bookmarkStart w:id="13359" w:name="_Toc180598080"/>
            <w:bookmarkStart w:id="13360" w:name="_Toc180598844"/>
            <w:bookmarkStart w:id="13361" w:name="_Toc181872589"/>
            <w:bookmarkStart w:id="13362" w:name="_Toc183455008"/>
            <w:bookmarkStart w:id="13363" w:name="_Toc183455960"/>
            <w:bookmarkStart w:id="13364" w:name="_Toc184406294"/>
            <w:bookmarkStart w:id="13365" w:name="_Toc184407553"/>
            <w:bookmarkStart w:id="13366" w:name="_Toc184408501"/>
            <w:bookmarkStart w:id="13367" w:name="_Toc184409449"/>
            <w:bookmarkStart w:id="13368" w:name="_Toc184813235"/>
            <w:bookmarkEnd w:id="13359"/>
            <w:bookmarkEnd w:id="13360"/>
            <w:bookmarkEnd w:id="13361"/>
            <w:bookmarkEnd w:id="13362"/>
            <w:bookmarkEnd w:id="13363"/>
            <w:bookmarkEnd w:id="13364"/>
            <w:bookmarkEnd w:id="13365"/>
            <w:bookmarkEnd w:id="13366"/>
            <w:bookmarkEnd w:id="13367"/>
            <w:bookmarkEnd w:id="13368"/>
          </w:p>
        </w:tc>
        <w:tc>
          <w:tcPr>
            <w:tcW w:w="2329" w:type="dxa"/>
            <w:shd w:val="clear" w:color="auto" w:fill="auto"/>
            <w:vAlign w:val="bottom"/>
          </w:tcPr>
          <w:p w14:paraId="676E3931" w14:textId="58A4D983" w:rsidR="001C1935" w:rsidRPr="005B43AE" w:rsidDel="00471E7D" w:rsidRDefault="001C1935">
            <w:pPr>
              <w:spacing w:before="0" w:line="240" w:lineRule="auto"/>
              <w:contextualSpacing w:val="0"/>
              <w:rPr>
                <w:del w:id="13369" w:author="Phuong Truong Thi" w:date="2024-10-08T18:01:00Z"/>
                <w:rFonts w:ascii="Times New Roman" w:hAnsi="Times New Roman"/>
                <w:color w:val="000000"/>
                <w:sz w:val="24"/>
                <w:szCs w:val="24"/>
              </w:rPr>
            </w:pPr>
            <w:del w:id="13370" w:author="Phuong Truong Thi" w:date="2024-10-08T18:01:00Z">
              <w:r w:rsidRPr="005B43AE" w:rsidDel="00471E7D">
                <w:rPr>
                  <w:rFonts w:ascii="Times New Roman" w:hAnsi="Times New Roman"/>
                  <w:color w:val="000000"/>
                  <w:sz w:val="24"/>
                  <w:szCs w:val="24"/>
                </w:rPr>
                <w:delText>Họ và tên</w:delText>
              </w:r>
              <w:bookmarkStart w:id="13371" w:name="_Toc180598081"/>
              <w:bookmarkStart w:id="13372" w:name="_Toc180598845"/>
              <w:bookmarkStart w:id="13373" w:name="_Toc181872590"/>
              <w:bookmarkStart w:id="13374" w:name="_Toc183455009"/>
              <w:bookmarkStart w:id="13375" w:name="_Toc183455961"/>
              <w:bookmarkStart w:id="13376" w:name="_Toc184406295"/>
              <w:bookmarkStart w:id="13377" w:name="_Toc184407554"/>
              <w:bookmarkStart w:id="13378" w:name="_Toc184408502"/>
              <w:bookmarkStart w:id="13379" w:name="_Toc184409450"/>
              <w:bookmarkStart w:id="13380" w:name="_Toc184813236"/>
              <w:bookmarkEnd w:id="13371"/>
              <w:bookmarkEnd w:id="13372"/>
              <w:bookmarkEnd w:id="13373"/>
              <w:bookmarkEnd w:id="13374"/>
              <w:bookmarkEnd w:id="13375"/>
              <w:bookmarkEnd w:id="13376"/>
              <w:bookmarkEnd w:id="13377"/>
              <w:bookmarkEnd w:id="13378"/>
              <w:bookmarkEnd w:id="13379"/>
              <w:bookmarkEnd w:id="13380"/>
            </w:del>
          </w:p>
        </w:tc>
        <w:tc>
          <w:tcPr>
            <w:tcW w:w="1505" w:type="dxa"/>
          </w:tcPr>
          <w:p w14:paraId="0A94F2B5" w14:textId="7C3144BE" w:rsidR="001C1935" w:rsidRPr="003A44DC" w:rsidDel="00471E7D" w:rsidRDefault="001C1935">
            <w:pPr>
              <w:spacing w:before="0" w:line="240" w:lineRule="auto"/>
              <w:contextualSpacing w:val="0"/>
              <w:jc w:val="left"/>
              <w:rPr>
                <w:del w:id="13381" w:author="Phuong Truong Thi" w:date="2024-10-08T18:01:00Z"/>
                <w:rFonts w:ascii="Times New Roman" w:eastAsia="Times New Roman" w:hAnsi="Times New Roman"/>
                <w:color w:val="000000"/>
                <w:sz w:val="24"/>
                <w:szCs w:val="24"/>
                <w:lang w:eastAsia="vi-VN"/>
              </w:rPr>
            </w:pPr>
            <w:del w:id="13382" w:author="Phuong Truong Thi" w:date="2024-10-08T18:01:00Z">
              <w:r w:rsidDel="00471E7D">
                <w:rPr>
                  <w:rFonts w:ascii="Times New Roman" w:eastAsia="Times New Roman" w:hAnsi="Times New Roman"/>
                  <w:color w:val="000000"/>
                  <w:sz w:val="24"/>
                  <w:szCs w:val="24"/>
                  <w:lang w:eastAsia="vi-VN"/>
                </w:rPr>
                <w:delText>Text</w:delText>
              </w:r>
              <w:bookmarkStart w:id="13383" w:name="_Toc180598082"/>
              <w:bookmarkStart w:id="13384" w:name="_Toc180598846"/>
              <w:bookmarkStart w:id="13385" w:name="_Toc181872591"/>
              <w:bookmarkStart w:id="13386" w:name="_Toc183455010"/>
              <w:bookmarkStart w:id="13387" w:name="_Toc183455962"/>
              <w:bookmarkStart w:id="13388" w:name="_Toc184406296"/>
              <w:bookmarkStart w:id="13389" w:name="_Toc184407555"/>
              <w:bookmarkStart w:id="13390" w:name="_Toc184408503"/>
              <w:bookmarkStart w:id="13391" w:name="_Toc184409451"/>
              <w:bookmarkStart w:id="13392" w:name="_Toc184813237"/>
              <w:bookmarkEnd w:id="13383"/>
              <w:bookmarkEnd w:id="13384"/>
              <w:bookmarkEnd w:id="13385"/>
              <w:bookmarkEnd w:id="13386"/>
              <w:bookmarkEnd w:id="13387"/>
              <w:bookmarkEnd w:id="13388"/>
              <w:bookmarkEnd w:id="13389"/>
              <w:bookmarkEnd w:id="13390"/>
              <w:bookmarkEnd w:id="13391"/>
              <w:bookmarkEnd w:id="13392"/>
            </w:del>
          </w:p>
        </w:tc>
        <w:tc>
          <w:tcPr>
            <w:tcW w:w="2570" w:type="dxa"/>
            <w:shd w:val="clear" w:color="auto" w:fill="auto"/>
            <w:noWrap/>
            <w:vAlign w:val="center"/>
          </w:tcPr>
          <w:p w14:paraId="0F2FBE6F" w14:textId="09272942" w:rsidR="001C1935" w:rsidRPr="003A44DC" w:rsidDel="00471E7D" w:rsidRDefault="001C1935">
            <w:pPr>
              <w:spacing w:before="0" w:line="240" w:lineRule="auto"/>
              <w:contextualSpacing w:val="0"/>
              <w:rPr>
                <w:del w:id="13393" w:author="Phuong Truong Thi" w:date="2024-10-08T18:01:00Z"/>
                <w:rFonts w:ascii="Times New Roman" w:eastAsia="Times New Roman" w:hAnsi="Times New Roman"/>
                <w:color w:val="000000"/>
                <w:sz w:val="24"/>
                <w:szCs w:val="24"/>
                <w:lang w:val="vi-VN" w:eastAsia="vi-VN"/>
              </w:rPr>
            </w:pPr>
            <w:bookmarkStart w:id="13394" w:name="_Toc180598083"/>
            <w:bookmarkStart w:id="13395" w:name="_Toc180598847"/>
            <w:bookmarkStart w:id="13396" w:name="_Toc181872592"/>
            <w:bookmarkStart w:id="13397" w:name="_Toc183455011"/>
            <w:bookmarkStart w:id="13398" w:name="_Toc183455963"/>
            <w:bookmarkStart w:id="13399" w:name="_Toc184406297"/>
            <w:bookmarkStart w:id="13400" w:name="_Toc184407556"/>
            <w:bookmarkStart w:id="13401" w:name="_Toc184408504"/>
            <w:bookmarkStart w:id="13402" w:name="_Toc184409452"/>
            <w:bookmarkStart w:id="13403" w:name="_Toc184813238"/>
            <w:bookmarkEnd w:id="13394"/>
            <w:bookmarkEnd w:id="13395"/>
            <w:bookmarkEnd w:id="13396"/>
            <w:bookmarkEnd w:id="13397"/>
            <w:bookmarkEnd w:id="13398"/>
            <w:bookmarkEnd w:id="13399"/>
            <w:bookmarkEnd w:id="13400"/>
            <w:bookmarkEnd w:id="13401"/>
            <w:bookmarkEnd w:id="13402"/>
            <w:bookmarkEnd w:id="13403"/>
          </w:p>
        </w:tc>
        <w:bookmarkStart w:id="13404" w:name="_Toc180598084"/>
        <w:bookmarkStart w:id="13405" w:name="_Toc180598848"/>
        <w:bookmarkStart w:id="13406" w:name="_Toc181872593"/>
        <w:bookmarkStart w:id="13407" w:name="_Toc183455012"/>
        <w:bookmarkStart w:id="13408" w:name="_Toc183455964"/>
        <w:bookmarkStart w:id="13409" w:name="_Toc184406298"/>
        <w:bookmarkStart w:id="13410" w:name="_Toc184407557"/>
        <w:bookmarkStart w:id="13411" w:name="_Toc184408505"/>
        <w:bookmarkStart w:id="13412" w:name="_Toc184409453"/>
        <w:bookmarkStart w:id="13413" w:name="_Toc184813239"/>
        <w:bookmarkEnd w:id="13404"/>
        <w:bookmarkEnd w:id="13405"/>
        <w:bookmarkEnd w:id="13406"/>
        <w:bookmarkEnd w:id="13407"/>
        <w:bookmarkEnd w:id="13408"/>
        <w:bookmarkEnd w:id="13409"/>
        <w:bookmarkEnd w:id="13410"/>
        <w:bookmarkEnd w:id="13411"/>
        <w:bookmarkEnd w:id="13412"/>
        <w:bookmarkEnd w:id="13413"/>
      </w:tr>
      <w:tr w:rsidR="001C1935" w:rsidRPr="00AC685F" w:rsidDel="00471E7D" w14:paraId="1398BF3B" w14:textId="0E85C3D6" w:rsidTr="00071873">
        <w:trPr>
          <w:trHeight w:val="309"/>
          <w:del w:id="13414" w:author="Phuong Truong Thi" w:date="2024-10-08T18:01:00Z"/>
        </w:trPr>
        <w:tc>
          <w:tcPr>
            <w:tcW w:w="936" w:type="dxa"/>
            <w:shd w:val="clear" w:color="auto" w:fill="auto"/>
            <w:vAlign w:val="center"/>
            <w:hideMark/>
          </w:tcPr>
          <w:p w14:paraId="5E5808FF" w14:textId="7DB2B4F2" w:rsidR="001C1935" w:rsidRPr="00E6562C" w:rsidDel="00471E7D" w:rsidRDefault="001C1935">
            <w:pPr>
              <w:pStyle w:val="ListParagraph"/>
              <w:numPr>
                <w:ilvl w:val="0"/>
                <w:numId w:val="78"/>
              </w:numPr>
              <w:spacing w:before="0" w:line="240" w:lineRule="auto"/>
              <w:contextualSpacing w:val="0"/>
              <w:jc w:val="center"/>
              <w:rPr>
                <w:del w:id="13415" w:author="Phuong Truong Thi" w:date="2024-10-08T18:01:00Z"/>
                <w:rFonts w:eastAsia="Times New Roman"/>
                <w:color w:val="000000"/>
                <w:szCs w:val="24"/>
                <w:lang w:eastAsia="vi-VN"/>
              </w:rPr>
            </w:pPr>
            <w:bookmarkStart w:id="13416" w:name="_Toc180598085"/>
            <w:bookmarkStart w:id="13417" w:name="_Toc180598849"/>
            <w:bookmarkStart w:id="13418" w:name="_Toc181872594"/>
            <w:bookmarkStart w:id="13419" w:name="_Toc183455013"/>
            <w:bookmarkStart w:id="13420" w:name="_Toc183455965"/>
            <w:bookmarkStart w:id="13421" w:name="_Toc184406299"/>
            <w:bookmarkStart w:id="13422" w:name="_Toc184407558"/>
            <w:bookmarkStart w:id="13423" w:name="_Toc184408506"/>
            <w:bookmarkStart w:id="13424" w:name="_Toc184409454"/>
            <w:bookmarkStart w:id="13425" w:name="_Toc184813240"/>
            <w:bookmarkEnd w:id="13416"/>
            <w:bookmarkEnd w:id="13417"/>
            <w:bookmarkEnd w:id="13418"/>
            <w:bookmarkEnd w:id="13419"/>
            <w:bookmarkEnd w:id="13420"/>
            <w:bookmarkEnd w:id="13421"/>
            <w:bookmarkEnd w:id="13422"/>
            <w:bookmarkEnd w:id="13423"/>
            <w:bookmarkEnd w:id="13424"/>
            <w:bookmarkEnd w:id="13425"/>
          </w:p>
        </w:tc>
        <w:tc>
          <w:tcPr>
            <w:tcW w:w="2329" w:type="dxa"/>
            <w:shd w:val="clear" w:color="auto" w:fill="auto"/>
            <w:vAlign w:val="bottom"/>
          </w:tcPr>
          <w:p w14:paraId="725DFEC4" w14:textId="380E9AF9" w:rsidR="001C1935" w:rsidRPr="005B43AE" w:rsidDel="00471E7D" w:rsidRDefault="001C1935">
            <w:pPr>
              <w:spacing w:before="0" w:line="240" w:lineRule="auto"/>
              <w:contextualSpacing w:val="0"/>
              <w:rPr>
                <w:del w:id="13426" w:author="Phuong Truong Thi" w:date="2024-10-08T18:01:00Z"/>
                <w:rFonts w:ascii="Times New Roman" w:eastAsia="Times New Roman" w:hAnsi="Times New Roman"/>
                <w:color w:val="000000"/>
                <w:sz w:val="24"/>
                <w:szCs w:val="24"/>
                <w:lang w:val="vi-VN" w:eastAsia="vi-VN"/>
              </w:rPr>
            </w:pPr>
            <w:del w:id="13427" w:author="Phuong Truong Thi" w:date="2024-10-08T18:01:00Z">
              <w:r w:rsidRPr="005B43AE" w:rsidDel="00471E7D">
                <w:rPr>
                  <w:rFonts w:ascii="Times New Roman" w:hAnsi="Times New Roman"/>
                  <w:color w:val="000000"/>
                  <w:sz w:val="24"/>
                  <w:szCs w:val="24"/>
                </w:rPr>
                <w:delText>Email</w:delText>
              </w:r>
              <w:bookmarkStart w:id="13428" w:name="_Toc180598086"/>
              <w:bookmarkStart w:id="13429" w:name="_Toc180598850"/>
              <w:bookmarkStart w:id="13430" w:name="_Toc181872595"/>
              <w:bookmarkStart w:id="13431" w:name="_Toc183455014"/>
              <w:bookmarkStart w:id="13432" w:name="_Toc183455966"/>
              <w:bookmarkStart w:id="13433" w:name="_Toc184406300"/>
              <w:bookmarkStart w:id="13434" w:name="_Toc184407559"/>
              <w:bookmarkStart w:id="13435" w:name="_Toc184408507"/>
              <w:bookmarkStart w:id="13436" w:name="_Toc184409455"/>
              <w:bookmarkStart w:id="13437" w:name="_Toc184813241"/>
              <w:bookmarkEnd w:id="13428"/>
              <w:bookmarkEnd w:id="13429"/>
              <w:bookmarkEnd w:id="13430"/>
              <w:bookmarkEnd w:id="13431"/>
              <w:bookmarkEnd w:id="13432"/>
              <w:bookmarkEnd w:id="13433"/>
              <w:bookmarkEnd w:id="13434"/>
              <w:bookmarkEnd w:id="13435"/>
              <w:bookmarkEnd w:id="13436"/>
              <w:bookmarkEnd w:id="13437"/>
            </w:del>
          </w:p>
        </w:tc>
        <w:tc>
          <w:tcPr>
            <w:tcW w:w="1505" w:type="dxa"/>
          </w:tcPr>
          <w:p w14:paraId="1B03A722" w14:textId="204EBA6E" w:rsidR="001C1935" w:rsidRPr="003A44DC" w:rsidDel="00471E7D" w:rsidRDefault="001C1935">
            <w:pPr>
              <w:spacing w:before="0" w:line="240" w:lineRule="auto"/>
              <w:contextualSpacing w:val="0"/>
              <w:jc w:val="left"/>
              <w:rPr>
                <w:del w:id="13438" w:author="Phuong Truong Thi" w:date="2024-10-08T18:01:00Z"/>
                <w:rFonts w:ascii="Times New Roman" w:hAnsi="Times New Roman"/>
                <w:color w:val="000000"/>
                <w:sz w:val="24"/>
                <w:szCs w:val="24"/>
              </w:rPr>
            </w:pPr>
            <w:del w:id="13439" w:author="Phuong Truong Thi" w:date="2024-10-08T18:01:00Z">
              <w:r w:rsidDel="00471E7D">
                <w:rPr>
                  <w:rFonts w:ascii="Times New Roman" w:hAnsi="Times New Roman"/>
                  <w:color w:val="000000"/>
                  <w:sz w:val="24"/>
                  <w:szCs w:val="24"/>
                </w:rPr>
                <w:delText>Text</w:delText>
              </w:r>
              <w:bookmarkStart w:id="13440" w:name="_Toc180598087"/>
              <w:bookmarkStart w:id="13441" w:name="_Toc180598851"/>
              <w:bookmarkStart w:id="13442" w:name="_Toc181872596"/>
              <w:bookmarkStart w:id="13443" w:name="_Toc183455015"/>
              <w:bookmarkStart w:id="13444" w:name="_Toc183455967"/>
              <w:bookmarkStart w:id="13445" w:name="_Toc184406301"/>
              <w:bookmarkStart w:id="13446" w:name="_Toc184407560"/>
              <w:bookmarkStart w:id="13447" w:name="_Toc184408508"/>
              <w:bookmarkStart w:id="13448" w:name="_Toc184409456"/>
              <w:bookmarkStart w:id="13449" w:name="_Toc184813242"/>
              <w:bookmarkEnd w:id="13440"/>
              <w:bookmarkEnd w:id="13441"/>
              <w:bookmarkEnd w:id="13442"/>
              <w:bookmarkEnd w:id="13443"/>
              <w:bookmarkEnd w:id="13444"/>
              <w:bookmarkEnd w:id="13445"/>
              <w:bookmarkEnd w:id="13446"/>
              <w:bookmarkEnd w:id="13447"/>
              <w:bookmarkEnd w:id="13448"/>
              <w:bookmarkEnd w:id="13449"/>
            </w:del>
          </w:p>
        </w:tc>
        <w:tc>
          <w:tcPr>
            <w:tcW w:w="2570" w:type="dxa"/>
            <w:shd w:val="clear" w:color="auto" w:fill="auto"/>
            <w:noWrap/>
            <w:vAlign w:val="center"/>
          </w:tcPr>
          <w:p w14:paraId="762F75A0" w14:textId="0752CCC1" w:rsidR="001C1935" w:rsidRPr="003A44DC" w:rsidDel="00471E7D" w:rsidRDefault="001C1935">
            <w:pPr>
              <w:spacing w:before="0" w:line="240" w:lineRule="auto"/>
              <w:contextualSpacing w:val="0"/>
              <w:rPr>
                <w:del w:id="13450" w:author="Phuong Truong Thi" w:date="2024-10-08T18:01:00Z"/>
                <w:rFonts w:ascii="Times New Roman" w:eastAsia="Times New Roman" w:hAnsi="Times New Roman"/>
                <w:color w:val="000000"/>
                <w:sz w:val="24"/>
                <w:szCs w:val="24"/>
                <w:lang w:eastAsia="vi-VN"/>
              </w:rPr>
            </w:pPr>
            <w:bookmarkStart w:id="13451" w:name="_Toc180598088"/>
            <w:bookmarkStart w:id="13452" w:name="_Toc180598852"/>
            <w:bookmarkStart w:id="13453" w:name="_Toc181872597"/>
            <w:bookmarkStart w:id="13454" w:name="_Toc183455016"/>
            <w:bookmarkStart w:id="13455" w:name="_Toc183455968"/>
            <w:bookmarkStart w:id="13456" w:name="_Toc184406302"/>
            <w:bookmarkStart w:id="13457" w:name="_Toc184407561"/>
            <w:bookmarkStart w:id="13458" w:name="_Toc184408509"/>
            <w:bookmarkStart w:id="13459" w:name="_Toc184409457"/>
            <w:bookmarkStart w:id="13460" w:name="_Toc184813243"/>
            <w:bookmarkEnd w:id="13451"/>
            <w:bookmarkEnd w:id="13452"/>
            <w:bookmarkEnd w:id="13453"/>
            <w:bookmarkEnd w:id="13454"/>
            <w:bookmarkEnd w:id="13455"/>
            <w:bookmarkEnd w:id="13456"/>
            <w:bookmarkEnd w:id="13457"/>
            <w:bookmarkEnd w:id="13458"/>
            <w:bookmarkEnd w:id="13459"/>
            <w:bookmarkEnd w:id="13460"/>
          </w:p>
        </w:tc>
        <w:bookmarkStart w:id="13461" w:name="_Toc180598089"/>
        <w:bookmarkStart w:id="13462" w:name="_Toc180598853"/>
        <w:bookmarkStart w:id="13463" w:name="_Toc181872598"/>
        <w:bookmarkStart w:id="13464" w:name="_Toc183455017"/>
        <w:bookmarkStart w:id="13465" w:name="_Toc183455969"/>
        <w:bookmarkStart w:id="13466" w:name="_Toc184406303"/>
        <w:bookmarkStart w:id="13467" w:name="_Toc184407562"/>
        <w:bookmarkStart w:id="13468" w:name="_Toc184408510"/>
        <w:bookmarkStart w:id="13469" w:name="_Toc184409458"/>
        <w:bookmarkStart w:id="13470" w:name="_Toc184813244"/>
        <w:bookmarkEnd w:id="13461"/>
        <w:bookmarkEnd w:id="13462"/>
        <w:bookmarkEnd w:id="13463"/>
        <w:bookmarkEnd w:id="13464"/>
        <w:bookmarkEnd w:id="13465"/>
        <w:bookmarkEnd w:id="13466"/>
        <w:bookmarkEnd w:id="13467"/>
        <w:bookmarkEnd w:id="13468"/>
        <w:bookmarkEnd w:id="13469"/>
        <w:bookmarkEnd w:id="13470"/>
      </w:tr>
      <w:tr w:rsidR="001C1935" w:rsidRPr="00AC685F" w:rsidDel="00471E7D" w14:paraId="3A36834C" w14:textId="050E8A66" w:rsidTr="00071873">
        <w:trPr>
          <w:trHeight w:val="276"/>
          <w:del w:id="13471" w:author="Phuong Truong Thi" w:date="2024-10-08T18:01:00Z"/>
        </w:trPr>
        <w:tc>
          <w:tcPr>
            <w:tcW w:w="936" w:type="dxa"/>
            <w:shd w:val="clear" w:color="000000" w:fill="FFFFFF"/>
            <w:vAlign w:val="center"/>
            <w:hideMark/>
          </w:tcPr>
          <w:p w14:paraId="65ECEA3C" w14:textId="3CB6934D" w:rsidR="001C1935" w:rsidRPr="00E6562C" w:rsidDel="00471E7D" w:rsidRDefault="001C1935">
            <w:pPr>
              <w:pStyle w:val="ListParagraph"/>
              <w:numPr>
                <w:ilvl w:val="0"/>
                <w:numId w:val="78"/>
              </w:numPr>
              <w:spacing w:before="0" w:line="240" w:lineRule="auto"/>
              <w:contextualSpacing w:val="0"/>
              <w:jc w:val="center"/>
              <w:rPr>
                <w:del w:id="13472" w:author="Phuong Truong Thi" w:date="2024-10-08T18:01:00Z"/>
                <w:rFonts w:eastAsia="Times New Roman"/>
                <w:color w:val="000000"/>
                <w:szCs w:val="24"/>
                <w:lang w:eastAsia="vi-VN"/>
              </w:rPr>
            </w:pPr>
            <w:bookmarkStart w:id="13473" w:name="_Toc180598090"/>
            <w:bookmarkStart w:id="13474" w:name="_Toc180598854"/>
            <w:bookmarkStart w:id="13475" w:name="_Toc181872599"/>
            <w:bookmarkStart w:id="13476" w:name="_Toc183455018"/>
            <w:bookmarkStart w:id="13477" w:name="_Toc183455970"/>
            <w:bookmarkStart w:id="13478" w:name="_Toc184406304"/>
            <w:bookmarkStart w:id="13479" w:name="_Toc184407563"/>
            <w:bookmarkStart w:id="13480" w:name="_Toc184408511"/>
            <w:bookmarkStart w:id="13481" w:name="_Toc184409459"/>
            <w:bookmarkStart w:id="13482" w:name="_Toc184813245"/>
            <w:bookmarkEnd w:id="13473"/>
            <w:bookmarkEnd w:id="13474"/>
            <w:bookmarkEnd w:id="13475"/>
            <w:bookmarkEnd w:id="13476"/>
            <w:bookmarkEnd w:id="13477"/>
            <w:bookmarkEnd w:id="13478"/>
            <w:bookmarkEnd w:id="13479"/>
            <w:bookmarkEnd w:id="13480"/>
            <w:bookmarkEnd w:id="13481"/>
            <w:bookmarkEnd w:id="13482"/>
          </w:p>
        </w:tc>
        <w:tc>
          <w:tcPr>
            <w:tcW w:w="2329" w:type="dxa"/>
            <w:shd w:val="clear" w:color="000000" w:fill="FFFFFF"/>
            <w:vAlign w:val="bottom"/>
          </w:tcPr>
          <w:p w14:paraId="4CE2FBA7" w14:textId="6344BB76" w:rsidR="001C1935" w:rsidRPr="005B43AE" w:rsidDel="00471E7D" w:rsidRDefault="001C1935">
            <w:pPr>
              <w:spacing w:before="0" w:line="240" w:lineRule="auto"/>
              <w:contextualSpacing w:val="0"/>
              <w:rPr>
                <w:del w:id="13483" w:author="Phuong Truong Thi" w:date="2024-10-08T18:01:00Z"/>
                <w:rFonts w:ascii="Times New Roman" w:eastAsia="Times New Roman" w:hAnsi="Times New Roman"/>
                <w:color w:val="000000"/>
                <w:sz w:val="24"/>
                <w:szCs w:val="24"/>
                <w:lang w:val="vi-VN" w:eastAsia="vi-VN"/>
              </w:rPr>
            </w:pPr>
            <w:del w:id="13484" w:author="Phuong Truong Thi" w:date="2024-10-08T18:01:00Z">
              <w:r w:rsidRPr="005B43AE" w:rsidDel="00471E7D">
                <w:rPr>
                  <w:rFonts w:ascii="Times New Roman" w:hAnsi="Times New Roman"/>
                  <w:color w:val="000000"/>
                  <w:sz w:val="24"/>
                  <w:szCs w:val="24"/>
                </w:rPr>
                <w:delText>Số điện thoại</w:delText>
              </w:r>
              <w:bookmarkStart w:id="13485" w:name="_Toc180598091"/>
              <w:bookmarkStart w:id="13486" w:name="_Toc180598855"/>
              <w:bookmarkStart w:id="13487" w:name="_Toc181872600"/>
              <w:bookmarkStart w:id="13488" w:name="_Toc183455019"/>
              <w:bookmarkStart w:id="13489" w:name="_Toc183455971"/>
              <w:bookmarkStart w:id="13490" w:name="_Toc184406305"/>
              <w:bookmarkStart w:id="13491" w:name="_Toc184407564"/>
              <w:bookmarkStart w:id="13492" w:name="_Toc184408512"/>
              <w:bookmarkStart w:id="13493" w:name="_Toc184409460"/>
              <w:bookmarkStart w:id="13494" w:name="_Toc184813246"/>
              <w:bookmarkEnd w:id="13485"/>
              <w:bookmarkEnd w:id="13486"/>
              <w:bookmarkEnd w:id="13487"/>
              <w:bookmarkEnd w:id="13488"/>
              <w:bookmarkEnd w:id="13489"/>
              <w:bookmarkEnd w:id="13490"/>
              <w:bookmarkEnd w:id="13491"/>
              <w:bookmarkEnd w:id="13492"/>
              <w:bookmarkEnd w:id="13493"/>
              <w:bookmarkEnd w:id="13494"/>
            </w:del>
          </w:p>
        </w:tc>
        <w:tc>
          <w:tcPr>
            <w:tcW w:w="1505" w:type="dxa"/>
          </w:tcPr>
          <w:p w14:paraId="3ADD192C" w14:textId="34214DA6" w:rsidR="001C1935" w:rsidRPr="003A44DC" w:rsidDel="00471E7D" w:rsidRDefault="001C1935">
            <w:pPr>
              <w:spacing w:before="0" w:line="240" w:lineRule="auto"/>
              <w:contextualSpacing w:val="0"/>
              <w:jc w:val="left"/>
              <w:rPr>
                <w:del w:id="13495" w:author="Phuong Truong Thi" w:date="2024-10-08T18:01:00Z"/>
                <w:rFonts w:ascii="Times New Roman" w:hAnsi="Times New Roman"/>
                <w:color w:val="000000"/>
                <w:sz w:val="24"/>
                <w:szCs w:val="24"/>
              </w:rPr>
            </w:pPr>
            <w:del w:id="13496" w:author="Phuong Truong Thi" w:date="2024-10-08T18:01:00Z">
              <w:r w:rsidDel="00471E7D">
                <w:rPr>
                  <w:rFonts w:ascii="Times New Roman" w:hAnsi="Times New Roman"/>
                  <w:color w:val="000000"/>
                  <w:sz w:val="24"/>
                  <w:szCs w:val="24"/>
                </w:rPr>
                <w:delText>Number</w:delText>
              </w:r>
              <w:bookmarkStart w:id="13497" w:name="_Toc180598092"/>
              <w:bookmarkStart w:id="13498" w:name="_Toc180598856"/>
              <w:bookmarkStart w:id="13499" w:name="_Toc181872601"/>
              <w:bookmarkStart w:id="13500" w:name="_Toc183455020"/>
              <w:bookmarkStart w:id="13501" w:name="_Toc183455972"/>
              <w:bookmarkStart w:id="13502" w:name="_Toc184406306"/>
              <w:bookmarkStart w:id="13503" w:name="_Toc184407565"/>
              <w:bookmarkStart w:id="13504" w:name="_Toc184408513"/>
              <w:bookmarkStart w:id="13505" w:name="_Toc184409461"/>
              <w:bookmarkStart w:id="13506" w:name="_Toc184813247"/>
              <w:bookmarkEnd w:id="13497"/>
              <w:bookmarkEnd w:id="13498"/>
              <w:bookmarkEnd w:id="13499"/>
              <w:bookmarkEnd w:id="13500"/>
              <w:bookmarkEnd w:id="13501"/>
              <w:bookmarkEnd w:id="13502"/>
              <w:bookmarkEnd w:id="13503"/>
              <w:bookmarkEnd w:id="13504"/>
              <w:bookmarkEnd w:id="13505"/>
              <w:bookmarkEnd w:id="13506"/>
            </w:del>
          </w:p>
        </w:tc>
        <w:tc>
          <w:tcPr>
            <w:tcW w:w="2570" w:type="dxa"/>
            <w:shd w:val="clear" w:color="auto" w:fill="auto"/>
            <w:noWrap/>
            <w:vAlign w:val="center"/>
          </w:tcPr>
          <w:p w14:paraId="4F1B8F37" w14:textId="7CAC9CF6" w:rsidR="001C1935" w:rsidRPr="003A44DC" w:rsidDel="00471E7D" w:rsidRDefault="001C1935">
            <w:pPr>
              <w:spacing w:before="0" w:line="240" w:lineRule="auto"/>
              <w:contextualSpacing w:val="0"/>
              <w:rPr>
                <w:del w:id="13507" w:author="Phuong Truong Thi" w:date="2024-10-08T18:01:00Z"/>
                <w:rFonts w:ascii="Times New Roman" w:eastAsia="Times New Roman" w:hAnsi="Times New Roman"/>
                <w:color w:val="000000"/>
                <w:sz w:val="24"/>
                <w:szCs w:val="24"/>
                <w:lang w:eastAsia="vi-VN"/>
              </w:rPr>
            </w:pPr>
            <w:bookmarkStart w:id="13508" w:name="_Toc180598093"/>
            <w:bookmarkStart w:id="13509" w:name="_Toc180598857"/>
            <w:bookmarkStart w:id="13510" w:name="_Toc181872602"/>
            <w:bookmarkStart w:id="13511" w:name="_Toc183455021"/>
            <w:bookmarkStart w:id="13512" w:name="_Toc183455973"/>
            <w:bookmarkStart w:id="13513" w:name="_Toc184406307"/>
            <w:bookmarkStart w:id="13514" w:name="_Toc184407566"/>
            <w:bookmarkStart w:id="13515" w:name="_Toc184408514"/>
            <w:bookmarkStart w:id="13516" w:name="_Toc184409462"/>
            <w:bookmarkStart w:id="13517" w:name="_Toc184813248"/>
            <w:bookmarkEnd w:id="13508"/>
            <w:bookmarkEnd w:id="13509"/>
            <w:bookmarkEnd w:id="13510"/>
            <w:bookmarkEnd w:id="13511"/>
            <w:bookmarkEnd w:id="13512"/>
            <w:bookmarkEnd w:id="13513"/>
            <w:bookmarkEnd w:id="13514"/>
            <w:bookmarkEnd w:id="13515"/>
            <w:bookmarkEnd w:id="13516"/>
            <w:bookmarkEnd w:id="13517"/>
          </w:p>
        </w:tc>
        <w:bookmarkStart w:id="13518" w:name="_Toc180598094"/>
        <w:bookmarkStart w:id="13519" w:name="_Toc180598858"/>
        <w:bookmarkStart w:id="13520" w:name="_Toc181872603"/>
        <w:bookmarkStart w:id="13521" w:name="_Toc183455022"/>
        <w:bookmarkStart w:id="13522" w:name="_Toc183455974"/>
        <w:bookmarkStart w:id="13523" w:name="_Toc184406308"/>
        <w:bookmarkStart w:id="13524" w:name="_Toc184407567"/>
        <w:bookmarkStart w:id="13525" w:name="_Toc184408515"/>
        <w:bookmarkStart w:id="13526" w:name="_Toc184409463"/>
        <w:bookmarkStart w:id="13527" w:name="_Toc184813249"/>
        <w:bookmarkEnd w:id="13518"/>
        <w:bookmarkEnd w:id="13519"/>
        <w:bookmarkEnd w:id="13520"/>
        <w:bookmarkEnd w:id="13521"/>
        <w:bookmarkEnd w:id="13522"/>
        <w:bookmarkEnd w:id="13523"/>
        <w:bookmarkEnd w:id="13524"/>
        <w:bookmarkEnd w:id="13525"/>
        <w:bookmarkEnd w:id="13526"/>
        <w:bookmarkEnd w:id="13527"/>
      </w:tr>
      <w:tr w:rsidR="001C1935" w:rsidRPr="00AC685F" w:rsidDel="00471E7D" w14:paraId="45826363" w14:textId="78649991" w:rsidTr="00071873">
        <w:trPr>
          <w:trHeight w:val="276"/>
          <w:del w:id="13528" w:author="Phuong Truong Thi" w:date="2024-10-08T18:01:00Z"/>
        </w:trPr>
        <w:tc>
          <w:tcPr>
            <w:tcW w:w="936" w:type="dxa"/>
            <w:shd w:val="clear" w:color="000000" w:fill="FFFFFF"/>
            <w:vAlign w:val="center"/>
          </w:tcPr>
          <w:p w14:paraId="5857CC81" w14:textId="19E01671" w:rsidR="001C1935" w:rsidRPr="00E6562C" w:rsidDel="00471E7D" w:rsidRDefault="001C1935">
            <w:pPr>
              <w:pStyle w:val="ListParagraph"/>
              <w:numPr>
                <w:ilvl w:val="0"/>
                <w:numId w:val="78"/>
              </w:numPr>
              <w:spacing w:before="0" w:line="240" w:lineRule="auto"/>
              <w:contextualSpacing w:val="0"/>
              <w:jc w:val="center"/>
              <w:rPr>
                <w:del w:id="13529" w:author="Phuong Truong Thi" w:date="2024-10-08T18:01:00Z"/>
                <w:rFonts w:eastAsia="Times New Roman"/>
                <w:color w:val="000000"/>
                <w:szCs w:val="24"/>
                <w:lang w:eastAsia="vi-VN"/>
              </w:rPr>
            </w:pPr>
            <w:bookmarkStart w:id="13530" w:name="_Toc180598095"/>
            <w:bookmarkStart w:id="13531" w:name="_Toc180598859"/>
            <w:bookmarkStart w:id="13532" w:name="_Toc181872604"/>
            <w:bookmarkStart w:id="13533" w:name="_Toc183455023"/>
            <w:bookmarkStart w:id="13534" w:name="_Toc183455975"/>
            <w:bookmarkStart w:id="13535" w:name="_Toc184406309"/>
            <w:bookmarkStart w:id="13536" w:name="_Toc184407568"/>
            <w:bookmarkStart w:id="13537" w:name="_Toc184408516"/>
            <w:bookmarkStart w:id="13538" w:name="_Toc184409464"/>
            <w:bookmarkStart w:id="13539" w:name="_Toc184813250"/>
            <w:bookmarkEnd w:id="13530"/>
            <w:bookmarkEnd w:id="13531"/>
            <w:bookmarkEnd w:id="13532"/>
            <w:bookmarkEnd w:id="13533"/>
            <w:bookmarkEnd w:id="13534"/>
            <w:bookmarkEnd w:id="13535"/>
            <w:bookmarkEnd w:id="13536"/>
            <w:bookmarkEnd w:id="13537"/>
            <w:bookmarkEnd w:id="13538"/>
            <w:bookmarkEnd w:id="13539"/>
          </w:p>
        </w:tc>
        <w:tc>
          <w:tcPr>
            <w:tcW w:w="2329" w:type="dxa"/>
            <w:shd w:val="clear" w:color="000000" w:fill="FFFFFF"/>
            <w:vAlign w:val="bottom"/>
          </w:tcPr>
          <w:p w14:paraId="3B4D5F29" w14:textId="75BB17E0" w:rsidR="001C1935" w:rsidRPr="005B43AE" w:rsidDel="00471E7D" w:rsidRDefault="001C1935">
            <w:pPr>
              <w:spacing w:before="0" w:line="240" w:lineRule="auto"/>
              <w:contextualSpacing w:val="0"/>
              <w:rPr>
                <w:del w:id="13540" w:author="Phuong Truong Thi" w:date="2024-10-08T18:01:00Z"/>
                <w:rFonts w:ascii="Times New Roman" w:hAnsi="Times New Roman"/>
                <w:color w:val="000000"/>
                <w:sz w:val="24"/>
                <w:szCs w:val="24"/>
              </w:rPr>
            </w:pPr>
            <w:del w:id="13541" w:author="Phuong Truong Thi" w:date="2024-10-08T18:01:00Z">
              <w:r w:rsidRPr="005B43AE" w:rsidDel="00471E7D">
                <w:rPr>
                  <w:rFonts w:ascii="Times New Roman" w:hAnsi="Times New Roman"/>
                  <w:color w:val="000000"/>
                  <w:sz w:val="24"/>
                  <w:szCs w:val="24"/>
                </w:rPr>
                <w:delText>Trạng thái CBBH</w:delText>
              </w:r>
              <w:bookmarkStart w:id="13542" w:name="_Toc180598096"/>
              <w:bookmarkStart w:id="13543" w:name="_Toc180598860"/>
              <w:bookmarkStart w:id="13544" w:name="_Toc181872605"/>
              <w:bookmarkStart w:id="13545" w:name="_Toc183455024"/>
              <w:bookmarkStart w:id="13546" w:name="_Toc183455976"/>
              <w:bookmarkStart w:id="13547" w:name="_Toc184406310"/>
              <w:bookmarkStart w:id="13548" w:name="_Toc184407569"/>
              <w:bookmarkStart w:id="13549" w:name="_Toc184408517"/>
              <w:bookmarkStart w:id="13550" w:name="_Toc184409465"/>
              <w:bookmarkStart w:id="13551" w:name="_Toc184813251"/>
              <w:bookmarkEnd w:id="13542"/>
              <w:bookmarkEnd w:id="13543"/>
              <w:bookmarkEnd w:id="13544"/>
              <w:bookmarkEnd w:id="13545"/>
              <w:bookmarkEnd w:id="13546"/>
              <w:bookmarkEnd w:id="13547"/>
              <w:bookmarkEnd w:id="13548"/>
              <w:bookmarkEnd w:id="13549"/>
              <w:bookmarkEnd w:id="13550"/>
              <w:bookmarkEnd w:id="13551"/>
            </w:del>
          </w:p>
        </w:tc>
        <w:tc>
          <w:tcPr>
            <w:tcW w:w="1505" w:type="dxa"/>
          </w:tcPr>
          <w:p w14:paraId="224869C2" w14:textId="1B6B72FF" w:rsidR="001C1935" w:rsidRPr="003A44DC" w:rsidDel="00471E7D" w:rsidRDefault="001C1935">
            <w:pPr>
              <w:spacing w:before="0" w:line="240" w:lineRule="auto"/>
              <w:contextualSpacing w:val="0"/>
              <w:jc w:val="left"/>
              <w:rPr>
                <w:del w:id="13552" w:author="Phuong Truong Thi" w:date="2024-10-08T18:01:00Z"/>
                <w:rFonts w:ascii="Times New Roman" w:hAnsi="Times New Roman"/>
                <w:color w:val="000000"/>
                <w:sz w:val="24"/>
                <w:szCs w:val="24"/>
              </w:rPr>
            </w:pPr>
            <w:del w:id="13553" w:author="Phuong Truong Thi" w:date="2024-10-08T18:01:00Z">
              <w:r w:rsidDel="00471E7D">
                <w:rPr>
                  <w:rFonts w:ascii="Times New Roman" w:hAnsi="Times New Roman"/>
                  <w:color w:val="000000"/>
                  <w:sz w:val="24"/>
                  <w:szCs w:val="24"/>
                </w:rPr>
                <w:delText>Text</w:delText>
              </w:r>
              <w:bookmarkStart w:id="13554" w:name="_Toc180598097"/>
              <w:bookmarkStart w:id="13555" w:name="_Toc180598861"/>
              <w:bookmarkStart w:id="13556" w:name="_Toc181872606"/>
              <w:bookmarkStart w:id="13557" w:name="_Toc183455025"/>
              <w:bookmarkStart w:id="13558" w:name="_Toc183455977"/>
              <w:bookmarkStart w:id="13559" w:name="_Toc184406311"/>
              <w:bookmarkStart w:id="13560" w:name="_Toc184407570"/>
              <w:bookmarkStart w:id="13561" w:name="_Toc184408518"/>
              <w:bookmarkStart w:id="13562" w:name="_Toc184409466"/>
              <w:bookmarkStart w:id="13563" w:name="_Toc184813252"/>
              <w:bookmarkEnd w:id="13554"/>
              <w:bookmarkEnd w:id="13555"/>
              <w:bookmarkEnd w:id="13556"/>
              <w:bookmarkEnd w:id="13557"/>
              <w:bookmarkEnd w:id="13558"/>
              <w:bookmarkEnd w:id="13559"/>
              <w:bookmarkEnd w:id="13560"/>
              <w:bookmarkEnd w:id="13561"/>
              <w:bookmarkEnd w:id="13562"/>
              <w:bookmarkEnd w:id="13563"/>
            </w:del>
          </w:p>
        </w:tc>
        <w:tc>
          <w:tcPr>
            <w:tcW w:w="2570" w:type="dxa"/>
            <w:shd w:val="clear" w:color="auto" w:fill="auto"/>
            <w:noWrap/>
            <w:vAlign w:val="center"/>
          </w:tcPr>
          <w:p w14:paraId="4F0E045A" w14:textId="0427729D" w:rsidR="001C1935" w:rsidRPr="003A44DC" w:rsidDel="00471E7D" w:rsidRDefault="001C1935">
            <w:pPr>
              <w:spacing w:before="0" w:line="240" w:lineRule="auto"/>
              <w:contextualSpacing w:val="0"/>
              <w:rPr>
                <w:del w:id="13564" w:author="Phuong Truong Thi" w:date="2024-10-08T18:01:00Z"/>
                <w:rFonts w:ascii="Times New Roman" w:eastAsia="Times New Roman" w:hAnsi="Times New Roman"/>
                <w:color w:val="000000"/>
                <w:sz w:val="24"/>
                <w:szCs w:val="24"/>
                <w:lang w:eastAsia="vi-VN"/>
              </w:rPr>
            </w:pPr>
            <w:bookmarkStart w:id="13565" w:name="_Toc180598098"/>
            <w:bookmarkStart w:id="13566" w:name="_Toc180598862"/>
            <w:bookmarkStart w:id="13567" w:name="_Toc181872607"/>
            <w:bookmarkStart w:id="13568" w:name="_Toc183455026"/>
            <w:bookmarkStart w:id="13569" w:name="_Toc183455978"/>
            <w:bookmarkStart w:id="13570" w:name="_Toc184406312"/>
            <w:bookmarkStart w:id="13571" w:name="_Toc184407571"/>
            <w:bookmarkStart w:id="13572" w:name="_Toc184408519"/>
            <w:bookmarkStart w:id="13573" w:name="_Toc184409467"/>
            <w:bookmarkStart w:id="13574" w:name="_Toc184813253"/>
            <w:bookmarkEnd w:id="13565"/>
            <w:bookmarkEnd w:id="13566"/>
            <w:bookmarkEnd w:id="13567"/>
            <w:bookmarkEnd w:id="13568"/>
            <w:bookmarkEnd w:id="13569"/>
            <w:bookmarkEnd w:id="13570"/>
            <w:bookmarkEnd w:id="13571"/>
            <w:bookmarkEnd w:id="13572"/>
            <w:bookmarkEnd w:id="13573"/>
            <w:bookmarkEnd w:id="13574"/>
          </w:p>
        </w:tc>
        <w:bookmarkStart w:id="13575" w:name="_Toc180598099"/>
        <w:bookmarkStart w:id="13576" w:name="_Toc180598863"/>
        <w:bookmarkStart w:id="13577" w:name="_Toc181872608"/>
        <w:bookmarkStart w:id="13578" w:name="_Toc183455027"/>
        <w:bookmarkStart w:id="13579" w:name="_Toc183455979"/>
        <w:bookmarkStart w:id="13580" w:name="_Toc184406313"/>
        <w:bookmarkStart w:id="13581" w:name="_Toc184407572"/>
        <w:bookmarkStart w:id="13582" w:name="_Toc184408520"/>
        <w:bookmarkStart w:id="13583" w:name="_Toc184409468"/>
        <w:bookmarkStart w:id="13584" w:name="_Toc184813254"/>
        <w:bookmarkEnd w:id="13575"/>
        <w:bookmarkEnd w:id="13576"/>
        <w:bookmarkEnd w:id="13577"/>
        <w:bookmarkEnd w:id="13578"/>
        <w:bookmarkEnd w:id="13579"/>
        <w:bookmarkEnd w:id="13580"/>
        <w:bookmarkEnd w:id="13581"/>
        <w:bookmarkEnd w:id="13582"/>
        <w:bookmarkEnd w:id="13583"/>
        <w:bookmarkEnd w:id="13584"/>
      </w:tr>
      <w:tr w:rsidR="001C1935" w:rsidRPr="00AC685F" w:rsidDel="00471E7D" w14:paraId="61E1B557" w14:textId="36857A61" w:rsidTr="00071873">
        <w:trPr>
          <w:trHeight w:val="276"/>
          <w:del w:id="13585" w:author="Phuong Truong Thi" w:date="2024-10-08T18:01:00Z"/>
        </w:trPr>
        <w:tc>
          <w:tcPr>
            <w:tcW w:w="936" w:type="dxa"/>
            <w:shd w:val="clear" w:color="auto" w:fill="auto"/>
            <w:vAlign w:val="center"/>
            <w:hideMark/>
          </w:tcPr>
          <w:p w14:paraId="362BA71B" w14:textId="46645A25" w:rsidR="001C1935" w:rsidRPr="00E6562C" w:rsidDel="00471E7D" w:rsidRDefault="001C1935">
            <w:pPr>
              <w:pStyle w:val="ListParagraph"/>
              <w:numPr>
                <w:ilvl w:val="0"/>
                <w:numId w:val="78"/>
              </w:numPr>
              <w:spacing w:before="0" w:line="240" w:lineRule="auto"/>
              <w:contextualSpacing w:val="0"/>
              <w:jc w:val="center"/>
              <w:rPr>
                <w:del w:id="13586" w:author="Phuong Truong Thi" w:date="2024-10-08T18:01:00Z"/>
                <w:rFonts w:eastAsia="Times New Roman"/>
                <w:color w:val="000000"/>
                <w:szCs w:val="24"/>
                <w:lang w:eastAsia="vi-VN"/>
              </w:rPr>
            </w:pPr>
            <w:bookmarkStart w:id="13587" w:name="_Toc180598100"/>
            <w:bookmarkStart w:id="13588" w:name="_Toc180598864"/>
            <w:bookmarkStart w:id="13589" w:name="_Toc181872609"/>
            <w:bookmarkStart w:id="13590" w:name="_Toc183455028"/>
            <w:bookmarkStart w:id="13591" w:name="_Toc183455980"/>
            <w:bookmarkStart w:id="13592" w:name="_Toc184406314"/>
            <w:bookmarkStart w:id="13593" w:name="_Toc184407573"/>
            <w:bookmarkStart w:id="13594" w:name="_Toc184408521"/>
            <w:bookmarkStart w:id="13595" w:name="_Toc184409469"/>
            <w:bookmarkStart w:id="13596" w:name="_Toc184813255"/>
            <w:bookmarkEnd w:id="13587"/>
            <w:bookmarkEnd w:id="13588"/>
            <w:bookmarkEnd w:id="13589"/>
            <w:bookmarkEnd w:id="13590"/>
            <w:bookmarkEnd w:id="13591"/>
            <w:bookmarkEnd w:id="13592"/>
            <w:bookmarkEnd w:id="13593"/>
            <w:bookmarkEnd w:id="13594"/>
            <w:bookmarkEnd w:id="13595"/>
            <w:bookmarkEnd w:id="13596"/>
          </w:p>
        </w:tc>
        <w:tc>
          <w:tcPr>
            <w:tcW w:w="2329" w:type="dxa"/>
            <w:shd w:val="clear" w:color="auto" w:fill="auto"/>
            <w:vAlign w:val="bottom"/>
          </w:tcPr>
          <w:p w14:paraId="43B67DFE" w14:textId="2B1E0C8E" w:rsidR="001C1935" w:rsidRPr="005B43AE" w:rsidDel="00471E7D" w:rsidRDefault="001C1935">
            <w:pPr>
              <w:spacing w:before="0" w:line="240" w:lineRule="auto"/>
              <w:contextualSpacing w:val="0"/>
              <w:rPr>
                <w:del w:id="13597" w:author="Phuong Truong Thi" w:date="2024-10-08T18:01:00Z"/>
                <w:rFonts w:ascii="Times New Roman" w:eastAsia="Times New Roman" w:hAnsi="Times New Roman"/>
                <w:color w:val="000000"/>
                <w:sz w:val="24"/>
                <w:szCs w:val="24"/>
                <w:lang w:val="vi-VN" w:eastAsia="vi-VN"/>
              </w:rPr>
            </w:pPr>
            <w:del w:id="13598" w:author="Phuong Truong Thi" w:date="2024-10-08T18:01:00Z">
              <w:r w:rsidRPr="005B43AE" w:rsidDel="00471E7D">
                <w:rPr>
                  <w:rFonts w:ascii="Times New Roman" w:hAnsi="Times New Roman"/>
                  <w:color w:val="000000"/>
                  <w:sz w:val="24"/>
                  <w:szCs w:val="24"/>
                </w:rPr>
                <w:delText>Ngày vào VPB</w:delText>
              </w:r>
              <w:bookmarkStart w:id="13599" w:name="_Toc180598101"/>
              <w:bookmarkStart w:id="13600" w:name="_Toc180598865"/>
              <w:bookmarkStart w:id="13601" w:name="_Toc181872610"/>
              <w:bookmarkStart w:id="13602" w:name="_Toc183455029"/>
              <w:bookmarkStart w:id="13603" w:name="_Toc183455981"/>
              <w:bookmarkStart w:id="13604" w:name="_Toc184406315"/>
              <w:bookmarkStart w:id="13605" w:name="_Toc184407574"/>
              <w:bookmarkStart w:id="13606" w:name="_Toc184408522"/>
              <w:bookmarkStart w:id="13607" w:name="_Toc184409470"/>
              <w:bookmarkStart w:id="13608" w:name="_Toc184813256"/>
              <w:bookmarkEnd w:id="13599"/>
              <w:bookmarkEnd w:id="13600"/>
              <w:bookmarkEnd w:id="13601"/>
              <w:bookmarkEnd w:id="13602"/>
              <w:bookmarkEnd w:id="13603"/>
              <w:bookmarkEnd w:id="13604"/>
              <w:bookmarkEnd w:id="13605"/>
              <w:bookmarkEnd w:id="13606"/>
              <w:bookmarkEnd w:id="13607"/>
              <w:bookmarkEnd w:id="13608"/>
            </w:del>
          </w:p>
        </w:tc>
        <w:tc>
          <w:tcPr>
            <w:tcW w:w="1505" w:type="dxa"/>
          </w:tcPr>
          <w:p w14:paraId="4B0C422E" w14:textId="05104DF2" w:rsidR="001C1935" w:rsidRPr="003A44DC" w:rsidDel="00471E7D" w:rsidRDefault="001C1935">
            <w:pPr>
              <w:spacing w:before="0" w:line="240" w:lineRule="auto"/>
              <w:contextualSpacing w:val="0"/>
              <w:jc w:val="left"/>
              <w:rPr>
                <w:del w:id="13609" w:author="Phuong Truong Thi" w:date="2024-10-08T18:01:00Z"/>
                <w:rFonts w:ascii="Times New Roman" w:eastAsia="Times New Roman" w:hAnsi="Times New Roman"/>
                <w:color w:val="000000"/>
                <w:sz w:val="24"/>
                <w:szCs w:val="24"/>
                <w:lang w:eastAsia="vi-VN"/>
              </w:rPr>
            </w:pPr>
            <w:del w:id="13610" w:author="Phuong Truong Thi" w:date="2024-10-08T18:01:00Z">
              <w:r w:rsidDel="00471E7D">
                <w:rPr>
                  <w:rFonts w:ascii="Times New Roman" w:eastAsia="Times New Roman" w:hAnsi="Times New Roman"/>
                  <w:color w:val="000000"/>
                  <w:sz w:val="24"/>
                  <w:szCs w:val="24"/>
                  <w:lang w:eastAsia="vi-VN"/>
                </w:rPr>
                <w:delText>Date</w:delText>
              </w:r>
              <w:bookmarkStart w:id="13611" w:name="_Toc180598102"/>
              <w:bookmarkStart w:id="13612" w:name="_Toc180598866"/>
              <w:bookmarkStart w:id="13613" w:name="_Toc181872611"/>
              <w:bookmarkStart w:id="13614" w:name="_Toc183455030"/>
              <w:bookmarkStart w:id="13615" w:name="_Toc183455982"/>
              <w:bookmarkStart w:id="13616" w:name="_Toc184406316"/>
              <w:bookmarkStart w:id="13617" w:name="_Toc184407575"/>
              <w:bookmarkStart w:id="13618" w:name="_Toc184408523"/>
              <w:bookmarkStart w:id="13619" w:name="_Toc184409471"/>
              <w:bookmarkStart w:id="13620" w:name="_Toc184813257"/>
              <w:bookmarkEnd w:id="13611"/>
              <w:bookmarkEnd w:id="13612"/>
              <w:bookmarkEnd w:id="13613"/>
              <w:bookmarkEnd w:id="13614"/>
              <w:bookmarkEnd w:id="13615"/>
              <w:bookmarkEnd w:id="13616"/>
              <w:bookmarkEnd w:id="13617"/>
              <w:bookmarkEnd w:id="13618"/>
              <w:bookmarkEnd w:id="13619"/>
              <w:bookmarkEnd w:id="13620"/>
            </w:del>
          </w:p>
        </w:tc>
        <w:tc>
          <w:tcPr>
            <w:tcW w:w="2570" w:type="dxa"/>
            <w:shd w:val="clear" w:color="auto" w:fill="auto"/>
            <w:noWrap/>
            <w:vAlign w:val="center"/>
          </w:tcPr>
          <w:p w14:paraId="3053AE70" w14:textId="5D8AF27C" w:rsidR="001C1935" w:rsidRPr="003A44DC" w:rsidDel="00471E7D" w:rsidRDefault="001C1935">
            <w:pPr>
              <w:spacing w:before="0" w:line="240" w:lineRule="auto"/>
              <w:contextualSpacing w:val="0"/>
              <w:rPr>
                <w:del w:id="13621" w:author="Phuong Truong Thi" w:date="2024-10-08T18:01:00Z"/>
                <w:rFonts w:ascii="Times New Roman" w:eastAsia="Times New Roman" w:hAnsi="Times New Roman"/>
                <w:color w:val="000000"/>
                <w:sz w:val="24"/>
                <w:szCs w:val="24"/>
                <w:lang w:val="vi-VN" w:eastAsia="vi-VN"/>
              </w:rPr>
            </w:pPr>
            <w:bookmarkStart w:id="13622" w:name="_Toc180598103"/>
            <w:bookmarkStart w:id="13623" w:name="_Toc180598867"/>
            <w:bookmarkStart w:id="13624" w:name="_Toc181872612"/>
            <w:bookmarkStart w:id="13625" w:name="_Toc183455031"/>
            <w:bookmarkStart w:id="13626" w:name="_Toc183455983"/>
            <w:bookmarkStart w:id="13627" w:name="_Toc184406317"/>
            <w:bookmarkStart w:id="13628" w:name="_Toc184407576"/>
            <w:bookmarkStart w:id="13629" w:name="_Toc184408524"/>
            <w:bookmarkStart w:id="13630" w:name="_Toc184409472"/>
            <w:bookmarkStart w:id="13631" w:name="_Toc184813258"/>
            <w:bookmarkEnd w:id="13622"/>
            <w:bookmarkEnd w:id="13623"/>
            <w:bookmarkEnd w:id="13624"/>
            <w:bookmarkEnd w:id="13625"/>
            <w:bookmarkEnd w:id="13626"/>
            <w:bookmarkEnd w:id="13627"/>
            <w:bookmarkEnd w:id="13628"/>
            <w:bookmarkEnd w:id="13629"/>
            <w:bookmarkEnd w:id="13630"/>
            <w:bookmarkEnd w:id="13631"/>
          </w:p>
        </w:tc>
        <w:bookmarkStart w:id="13632" w:name="_Toc180598104"/>
        <w:bookmarkStart w:id="13633" w:name="_Toc180598868"/>
        <w:bookmarkStart w:id="13634" w:name="_Toc181872613"/>
        <w:bookmarkStart w:id="13635" w:name="_Toc183455032"/>
        <w:bookmarkStart w:id="13636" w:name="_Toc183455984"/>
        <w:bookmarkStart w:id="13637" w:name="_Toc184406318"/>
        <w:bookmarkStart w:id="13638" w:name="_Toc184407577"/>
        <w:bookmarkStart w:id="13639" w:name="_Toc184408525"/>
        <w:bookmarkStart w:id="13640" w:name="_Toc184409473"/>
        <w:bookmarkStart w:id="13641" w:name="_Toc184813259"/>
        <w:bookmarkEnd w:id="13632"/>
        <w:bookmarkEnd w:id="13633"/>
        <w:bookmarkEnd w:id="13634"/>
        <w:bookmarkEnd w:id="13635"/>
        <w:bookmarkEnd w:id="13636"/>
        <w:bookmarkEnd w:id="13637"/>
        <w:bookmarkEnd w:id="13638"/>
        <w:bookmarkEnd w:id="13639"/>
        <w:bookmarkEnd w:id="13640"/>
        <w:bookmarkEnd w:id="13641"/>
      </w:tr>
      <w:tr w:rsidR="001C1935" w:rsidRPr="00AC685F" w:rsidDel="00471E7D" w14:paraId="59709E64" w14:textId="4B24A2B0" w:rsidTr="00071873">
        <w:trPr>
          <w:trHeight w:val="276"/>
          <w:del w:id="13642" w:author="Phuong Truong Thi" w:date="2024-10-08T18:01:00Z"/>
        </w:trPr>
        <w:tc>
          <w:tcPr>
            <w:tcW w:w="936" w:type="dxa"/>
            <w:shd w:val="clear" w:color="auto" w:fill="auto"/>
            <w:vAlign w:val="center"/>
            <w:hideMark/>
          </w:tcPr>
          <w:p w14:paraId="2AF6B2FB" w14:textId="39B4B454" w:rsidR="001C1935" w:rsidRPr="00E6562C" w:rsidDel="00471E7D" w:rsidRDefault="001C1935">
            <w:pPr>
              <w:pStyle w:val="ListParagraph"/>
              <w:numPr>
                <w:ilvl w:val="0"/>
                <w:numId w:val="78"/>
              </w:numPr>
              <w:spacing w:before="0" w:line="240" w:lineRule="auto"/>
              <w:contextualSpacing w:val="0"/>
              <w:jc w:val="center"/>
              <w:rPr>
                <w:del w:id="13643" w:author="Phuong Truong Thi" w:date="2024-10-08T18:01:00Z"/>
                <w:rFonts w:eastAsia="Times New Roman"/>
                <w:color w:val="000000"/>
                <w:szCs w:val="24"/>
                <w:lang w:eastAsia="vi-VN"/>
              </w:rPr>
            </w:pPr>
            <w:bookmarkStart w:id="13644" w:name="_Toc180598105"/>
            <w:bookmarkStart w:id="13645" w:name="_Toc180598869"/>
            <w:bookmarkStart w:id="13646" w:name="_Toc181872614"/>
            <w:bookmarkStart w:id="13647" w:name="_Toc183455033"/>
            <w:bookmarkStart w:id="13648" w:name="_Toc183455985"/>
            <w:bookmarkStart w:id="13649" w:name="_Toc184406319"/>
            <w:bookmarkStart w:id="13650" w:name="_Toc184407578"/>
            <w:bookmarkStart w:id="13651" w:name="_Toc184408526"/>
            <w:bookmarkStart w:id="13652" w:name="_Toc184409474"/>
            <w:bookmarkStart w:id="13653" w:name="_Toc184813260"/>
            <w:bookmarkEnd w:id="13644"/>
            <w:bookmarkEnd w:id="13645"/>
            <w:bookmarkEnd w:id="13646"/>
            <w:bookmarkEnd w:id="13647"/>
            <w:bookmarkEnd w:id="13648"/>
            <w:bookmarkEnd w:id="13649"/>
            <w:bookmarkEnd w:id="13650"/>
            <w:bookmarkEnd w:id="13651"/>
            <w:bookmarkEnd w:id="13652"/>
            <w:bookmarkEnd w:id="13653"/>
          </w:p>
        </w:tc>
        <w:tc>
          <w:tcPr>
            <w:tcW w:w="2329" w:type="dxa"/>
            <w:shd w:val="clear" w:color="auto" w:fill="auto"/>
            <w:vAlign w:val="bottom"/>
          </w:tcPr>
          <w:p w14:paraId="553D21FF" w14:textId="523BAB74" w:rsidR="001C1935" w:rsidRPr="005B43AE" w:rsidDel="00471E7D" w:rsidRDefault="001C1935">
            <w:pPr>
              <w:spacing w:before="0" w:line="240" w:lineRule="auto"/>
              <w:contextualSpacing w:val="0"/>
              <w:rPr>
                <w:del w:id="13654" w:author="Phuong Truong Thi" w:date="2024-10-08T18:01:00Z"/>
                <w:rFonts w:ascii="Times New Roman" w:eastAsia="Times New Roman" w:hAnsi="Times New Roman"/>
                <w:color w:val="000000"/>
                <w:sz w:val="24"/>
                <w:szCs w:val="24"/>
                <w:lang w:val="vi-VN" w:eastAsia="vi-VN"/>
              </w:rPr>
            </w:pPr>
            <w:del w:id="13655" w:author="Phuong Truong Thi" w:date="2024-10-08T18:01:00Z">
              <w:r w:rsidRPr="005B43AE" w:rsidDel="00471E7D">
                <w:rPr>
                  <w:rFonts w:ascii="Times New Roman" w:hAnsi="Times New Roman"/>
                  <w:color w:val="000000"/>
                  <w:sz w:val="24"/>
                  <w:szCs w:val="24"/>
                </w:rPr>
                <w:delText>Chức vụ</w:delText>
              </w:r>
              <w:bookmarkStart w:id="13656" w:name="_Toc180598106"/>
              <w:bookmarkStart w:id="13657" w:name="_Toc180598870"/>
              <w:bookmarkStart w:id="13658" w:name="_Toc181872615"/>
              <w:bookmarkStart w:id="13659" w:name="_Toc183455034"/>
              <w:bookmarkStart w:id="13660" w:name="_Toc183455986"/>
              <w:bookmarkStart w:id="13661" w:name="_Toc184406320"/>
              <w:bookmarkStart w:id="13662" w:name="_Toc184407579"/>
              <w:bookmarkStart w:id="13663" w:name="_Toc184408527"/>
              <w:bookmarkStart w:id="13664" w:name="_Toc184409475"/>
              <w:bookmarkStart w:id="13665" w:name="_Toc184813261"/>
              <w:bookmarkEnd w:id="13656"/>
              <w:bookmarkEnd w:id="13657"/>
              <w:bookmarkEnd w:id="13658"/>
              <w:bookmarkEnd w:id="13659"/>
              <w:bookmarkEnd w:id="13660"/>
              <w:bookmarkEnd w:id="13661"/>
              <w:bookmarkEnd w:id="13662"/>
              <w:bookmarkEnd w:id="13663"/>
              <w:bookmarkEnd w:id="13664"/>
              <w:bookmarkEnd w:id="13665"/>
            </w:del>
          </w:p>
        </w:tc>
        <w:tc>
          <w:tcPr>
            <w:tcW w:w="1505" w:type="dxa"/>
          </w:tcPr>
          <w:p w14:paraId="254E132C" w14:textId="290772D1" w:rsidR="001C1935" w:rsidRPr="003A44DC" w:rsidDel="00471E7D" w:rsidRDefault="001C1935">
            <w:pPr>
              <w:spacing w:before="0" w:line="240" w:lineRule="auto"/>
              <w:contextualSpacing w:val="0"/>
              <w:jc w:val="left"/>
              <w:rPr>
                <w:del w:id="13666" w:author="Phuong Truong Thi" w:date="2024-10-08T18:01:00Z"/>
                <w:rFonts w:ascii="Times New Roman" w:eastAsia="Times New Roman" w:hAnsi="Times New Roman"/>
                <w:color w:val="000000"/>
                <w:sz w:val="24"/>
                <w:szCs w:val="24"/>
                <w:lang w:eastAsia="vi-VN"/>
              </w:rPr>
            </w:pPr>
            <w:del w:id="13667" w:author="Phuong Truong Thi" w:date="2024-10-08T18:01:00Z">
              <w:r w:rsidDel="00471E7D">
                <w:rPr>
                  <w:rFonts w:ascii="Times New Roman" w:eastAsia="Times New Roman" w:hAnsi="Times New Roman"/>
                  <w:color w:val="000000"/>
                  <w:sz w:val="24"/>
                  <w:szCs w:val="24"/>
                  <w:lang w:eastAsia="vi-VN"/>
                </w:rPr>
                <w:delText>Date</w:delText>
              </w:r>
              <w:bookmarkStart w:id="13668" w:name="_Toc180598107"/>
              <w:bookmarkStart w:id="13669" w:name="_Toc180598871"/>
              <w:bookmarkStart w:id="13670" w:name="_Toc181872616"/>
              <w:bookmarkStart w:id="13671" w:name="_Toc183455035"/>
              <w:bookmarkStart w:id="13672" w:name="_Toc183455987"/>
              <w:bookmarkStart w:id="13673" w:name="_Toc184406321"/>
              <w:bookmarkStart w:id="13674" w:name="_Toc184407580"/>
              <w:bookmarkStart w:id="13675" w:name="_Toc184408528"/>
              <w:bookmarkStart w:id="13676" w:name="_Toc184409476"/>
              <w:bookmarkStart w:id="13677" w:name="_Toc184813262"/>
              <w:bookmarkEnd w:id="13668"/>
              <w:bookmarkEnd w:id="13669"/>
              <w:bookmarkEnd w:id="13670"/>
              <w:bookmarkEnd w:id="13671"/>
              <w:bookmarkEnd w:id="13672"/>
              <w:bookmarkEnd w:id="13673"/>
              <w:bookmarkEnd w:id="13674"/>
              <w:bookmarkEnd w:id="13675"/>
              <w:bookmarkEnd w:id="13676"/>
              <w:bookmarkEnd w:id="13677"/>
            </w:del>
          </w:p>
        </w:tc>
        <w:tc>
          <w:tcPr>
            <w:tcW w:w="2570" w:type="dxa"/>
            <w:shd w:val="clear" w:color="auto" w:fill="auto"/>
            <w:noWrap/>
            <w:vAlign w:val="center"/>
          </w:tcPr>
          <w:p w14:paraId="3F42492A" w14:textId="1DCC8C07" w:rsidR="001C1935" w:rsidRPr="003A44DC" w:rsidDel="00471E7D" w:rsidRDefault="001C1935">
            <w:pPr>
              <w:spacing w:before="0" w:line="240" w:lineRule="auto"/>
              <w:contextualSpacing w:val="0"/>
              <w:rPr>
                <w:del w:id="13678" w:author="Phuong Truong Thi" w:date="2024-10-08T18:01:00Z"/>
                <w:rFonts w:ascii="Times New Roman" w:eastAsia="Times New Roman" w:hAnsi="Times New Roman"/>
                <w:color w:val="000000"/>
                <w:sz w:val="24"/>
                <w:szCs w:val="24"/>
                <w:lang w:val="vi-VN" w:eastAsia="vi-VN"/>
              </w:rPr>
            </w:pPr>
            <w:bookmarkStart w:id="13679" w:name="_Toc180598108"/>
            <w:bookmarkStart w:id="13680" w:name="_Toc180598872"/>
            <w:bookmarkStart w:id="13681" w:name="_Toc181872617"/>
            <w:bookmarkStart w:id="13682" w:name="_Toc183455036"/>
            <w:bookmarkStart w:id="13683" w:name="_Toc183455988"/>
            <w:bookmarkStart w:id="13684" w:name="_Toc184406322"/>
            <w:bookmarkStart w:id="13685" w:name="_Toc184407581"/>
            <w:bookmarkStart w:id="13686" w:name="_Toc184408529"/>
            <w:bookmarkStart w:id="13687" w:name="_Toc184409477"/>
            <w:bookmarkStart w:id="13688" w:name="_Toc184813263"/>
            <w:bookmarkEnd w:id="13679"/>
            <w:bookmarkEnd w:id="13680"/>
            <w:bookmarkEnd w:id="13681"/>
            <w:bookmarkEnd w:id="13682"/>
            <w:bookmarkEnd w:id="13683"/>
            <w:bookmarkEnd w:id="13684"/>
            <w:bookmarkEnd w:id="13685"/>
            <w:bookmarkEnd w:id="13686"/>
            <w:bookmarkEnd w:id="13687"/>
            <w:bookmarkEnd w:id="13688"/>
          </w:p>
        </w:tc>
        <w:bookmarkStart w:id="13689" w:name="_Toc180598109"/>
        <w:bookmarkStart w:id="13690" w:name="_Toc180598873"/>
        <w:bookmarkStart w:id="13691" w:name="_Toc181872618"/>
        <w:bookmarkStart w:id="13692" w:name="_Toc183455037"/>
        <w:bookmarkStart w:id="13693" w:name="_Toc183455989"/>
        <w:bookmarkStart w:id="13694" w:name="_Toc184406323"/>
        <w:bookmarkStart w:id="13695" w:name="_Toc184407582"/>
        <w:bookmarkStart w:id="13696" w:name="_Toc184408530"/>
        <w:bookmarkStart w:id="13697" w:name="_Toc184409478"/>
        <w:bookmarkStart w:id="13698" w:name="_Toc184813264"/>
        <w:bookmarkEnd w:id="13689"/>
        <w:bookmarkEnd w:id="13690"/>
        <w:bookmarkEnd w:id="13691"/>
        <w:bookmarkEnd w:id="13692"/>
        <w:bookmarkEnd w:id="13693"/>
        <w:bookmarkEnd w:id="13694"/>
        <w:bookmarkEnd w:id="13695"/>
        <w:bookmarkEnd w:id="13696"/>
        <w:bookmarkEnd w:id="13697"/>
        <w:bookmarkEnd w:id="13698"/>
      </w:tr>
      <w:tr w:rsidR="001C1935" w:rsidRPr="00AC685F" w:rsidDel="00471E7D" w14:paraId="3C3A0D61" w14:textId="6B4EE1A1" w:rsidTr="00071873">
        <w:trPr>
          <w:trHeight w:val="276"/>
          <w:del w:id="13699" w:author="Phuong Truong Thi" w:date="2024-10-08T18:01:00Z"/>
        </w:trPr>
        <w:tc>
          <w:tcPr>
            <w:tcW w:w="936" w:type="dxa"/>
            <w:shd w:val="clear" w:color="auto" w:fill="auto"/>
            <w:vAlign w:val="center"/>
            <w:hideMark/>
          </w:tcPr>
          <w:p w14:paraId="50795558" w14:textId="578211FA" w:rsidR="001C1935" w:rsidRPr="00E6562C" w:rsidDel="00471E7D" w:rsidRDefault="001C1935">
            <w:pPr>
              <w:pStyle w:val="ListParagraph"/>
              <w:numPr>
                <w:ilvl w:val="0"/>
                <w:numId w:val="78"/>
              </w:numPr>
              <w:spacing w:before="0" w:line="240" w:lineRule="auto"/>
              <w:contextualSpacing w:val="0"/>
              <w:jc w:val="center"/>
              <w:rPr>
                <w:del w:id="13700" w:author="Phuong Truong Thi" w:date="2024-10-08T18:01:00Z"/>
                <w:rFonts w:eastAsia="Times New Roman"/>
                <w:color w:val="000000"/>
                <w:szCs w:val="24"/>
                <w:lang w:eastAsia="vi-VN"/>
              </w:rPr>
            </w:pPr>
            <w:bookmarkStart w:id="13701" w:name="_Toc180598110"/>
            <w:bookmarkStart w:id="13702" w:name="_Toc180598874"/>
            <w:bookmarkStart w:id="13703" w:name="_Toc181872619"/>
            <w:bookmarkStart w:id="13704" w:name="_Toc183455038"/>
            <w:bookmarkStart w:id="13705" w:name="_Toc183455990"/>
            <w:bookmarkStart w:id="13706" w:name="_Toc184406324"/>
            <w:bookmarkStart w:id="13707" w:name="_Toc184407583"/>
            <w:bookmarkStart w:id="13708" w:name="_Toc184408531"/>
            <w:bookmarkStart w:id="13709" w:name="_Toc184409479"/>
            <w:bookmarkStart w:id="13710" w:name="_Toc184813265"/>
            <w:bookmarkEnd w:id="13701"/>
            <w:bookmarkEnd w:id="13702"/>
            <w:bookmarkEnd w:id="13703"/>
            <w:bookmarkEnd w:id="13704"/>
            <w:bookmarkEnd w:id="13705"/>
            <w:bookmarkEnd w:id="13706"/>
            <w:bookmarkEnd w:id="13707"/>
            <w:bookmarkEnd w:id="13708"/>
            <w:bookmarkEnd w:id="13709"/>
            <w:bookmarkEnd w:id="13710"/>
          </w:p>
        </w:tc>
        <w:tc>
          <w:tcPr>
            <w:tcW w:w="2329" w:type="dxa"/>
            <w:shd w:val="clear" w:color="auto" w:fill="auto"/>
            <w:vAlign w:val="bottom"/>
          </w:tcPr>
          <w:p w14:paraId="59CBE3D7" w14:textId="4CC7544E" w:rsidR="001C1935" w:rsidRPr="005B43AE" w:rsidDel="00471E7D" w:rsidRDefault="001C1935">
            <w:pPr>
              <w:spacing w:before="0" w:line="240" w:lineRule="auto"/>
              <w:contextualSpacing w:val="0"/>
              <w:rPr>
                <w:del w:id="13711" w:author="Phuong Truong Thi" w:date="2024-10-08T18:01:00Z"/>
                <w:rFonts w:ascii="Times New Roman" w:eastAsia="Times New Roman" w:hAnsi="Times New Roman"/>
                <w:color w:val="000000"/>
                <w:sz w:val="24"/>
                <w:szCs w:val="24"/>
                <w:lang w:val="vi-VN" w:eastAsia="vi-VN"/>
              </w:rPr>
            </w:pPr>
            <w:del w:id="13712" w:author="Phuong Truong Thi" w:date="2024-10-08T18:01:00Z">
              <w:r w:rsidRPr="005B43AE" w:rsidDel="00471E7D">
                <w:rPr>
                  <w:rFonts w:ascii="Times New Roman" w:hAnsi="Times New Roman"/>
                  <w:color w:val="000000"/>
                  <w:sz w:val="24"/>
                  <w:szCs w:val="24"/>
                </w:rPr>
                <w:delText>Tên chi nhánh quản lý CBBH</w:delText>
              </w:r>
              <w:bookmarkStart w:id="13713" w:name="_Toc180598111"/>
              <w:bookmarkStart w:id="13714" w:name="_Toc180598875"/>
              <w:bookmarkStart w:id="13715" w:name="_Toc181872620"/>
              <w:bookmarkStart w:id="13716" w:name="_Toc183455039"/>
              <w:bookmarkStart w:id="13717" w:name="_Toc183455991"/>
              <w:bookmarkStart w:id="13718" w:name="_Toc184406325"/>
              <w:bookmarkStart w:id="13719" w:name="_Toc184407584"/>
              <w:bookmarkStart w:id="13720" w:name="_Toc184408532"/>
              <w:bookmarkStart w:id="13721" w:name="_Toc184409480"/>
              <w:bookmarkStart w:id="13722" w:name="_Toc184813266"/>
              <w:bookmarkEnd w:id="13713"/>
              <w:bookmarkEnd w:id="13714"/>
              <w:bookmarkEnd w:id="13715"/>
              <w:bookmarkEnd w:id="13716"/>
              <w:bookmarkEnd w:id="13717"/>
              <w:bookmarkEnd w:id="13718"/>
              <w:bookmarkEnd w:id="13719"/>
              <w:bookmarkEnd w:id="13720"/>
              <w:bookmarkEnd w:id="13721"/>
              <w:bookmarkEnd w:id="13722"/>
            </w:del>
          </w:p>
        </w:tc>
        <w:tc>
          <w:tcPr>
            <w:tcW w:w="1505" w:type="dxa"/>
          </w:tcPr>
          <w:p w14:paraId="7DF084E5" w14:textId="380C82D8" w:rsidR="001C1935" w:rsidRPr="003A44DC" w:rsidDel="00471E7D" w:rsidRDefault="001C1935">
            <w:pPr>
              <w:spacing w:before="0" w:line="240" w:lineRule="auto"/>
              <w:contextualSpacing w:val="0"/>
              <w:jc w:val="left"/>
              <w:rPr>
                <w:del w:id="13723" w:author="Phuong Truong Thi" w:date="2024-10-08T18:01:00Z"/>
                <w:rFonts w:ascii="Times New Roman" w:eastAsia="Times New Roman" w:hAnsi="Times New Roman"/>
                <w:color w:val="000000"/>
                <w:sz w:val="24"/>
                <w:szCs w:val="24"/>
                <w:lang w:eastAsia="vi-VN"/>
              </w:rPr>
            </w:pPr>
            <w:del w:id="13724" w:author="Phuong Truong Thi" w:date="2024-10-08T18:01:00Z">
              <w:r w:rsidDel="00471E7D">
                <w:rPr>
                  <w:rFonts w:ascii="Times New Roman" w:eastAsia="Times New Roman" w:hAnsi="Times New Roman"/>
                  <w:color w:val="000000"/>
                  <w:sz w:val="24"/>
                  <w:szCs w:val="24"/>
                  <w:lang w:eastAsia="vi-VN"/>
                </w:rPr>
                <w:delText>Text link</w:delText>
              </w:r>
              <w:bookmarkStart w:id="13725" w:name="_Toc180598112"/>
              <w:bookmarkStart w:id="13726" w:name="_Toc180598876"/>
              <w:bookmarkStart w:id="13727" w:name="_Toc181872621"/>
              <w:bookmarkStart w:id="13728" w:name="_Toc183455040"/>
              <w:bookmarkStart w:id="13729" w:name="_Toc183455992"/>
              <w:bookmarkStart w:id="13730" w:name="_Toc184406326"/>
              <w:bookmarkStart w:id="13731" w:name="_Toc184407585"/>
              <w:bookmarkStart w:id="13732" w:name="_Toc184408533"/>
              <w:bookmarkStart w:id="13733" w:name="_Toc184409481"/>
              <w:bookmarkStart w:id="13734" w:name="_Toc184813267"/>
              <w:bookmarkEnd w:id="13725"/>
              <w:bookmarkEnd w:id="13726"/>
              <w:bookmarkEnd w:id="13727"/>
              <w:bookmarkEnd w:id="13728"/>
              <w:bookmarkEnd w:id="13729"/>
              <w:bookmarkEnd w:id="13730"/>
              <w:bookmarkEnd w:id="13731"/>
              <w:bookmarkEnd w:id="13732"/>
              <w:bookmarkEnd w:id="13733"/>
              <w:bookmarkEnd w:id="13734"/>
            </w:del>
          </w:p>
        </w:tc>
        <w:tc>
          <w:tcPr>
            <w:tcW w:w="2570" w:type="dxa"/>
            <w:shd w:val="clear" w:color="auto" w:fill="auto"/>
            <w:noWrap/>
            <w:vAlign w:val="center"/>
          </w:tcPr>
          <w:p w14:paraId="0F274493" w14:textId="53046977" w:rsidR="001C1935" w:rsidRPr="003A44DC" w:rsidDel="00471E7D" w:rsidRDefault="001C1935">
            <w:pPr>
              <w:spacing w:before="0" w:line="240" w:lineRule="auto"/>
              <w:contextualSpacing w:val="0"/>
              <w:rPr>
                <w:del w:id="13735" w:author="Phuong Truong Thi" w:date="2024-10-08T18:01:00Z"/>
                <w:rFonts w:ascii="Times New Roman" w:eastAsia="Times New Roman" w:hAnsi="Times New Roman"/>
                <w:color w:val="000000"/>
                <w:sz w:val="24"/>
                <w:szCs w:val="24"/>
                <w:lang w:val="vi-VN" w:eastAsia="vi-VN"/>
              </w:rPr>
            </w:pPr>
            <w:bookmarkStart w:id="13736" w:name="_Toc180598113"/>
            <w:bookmarkStart w:id="13737" w:name="_Toc180598877"/>
            <w:bookmarkStart w:id="13738" w:name="_Toc181872622"/>
            <w:bookmarkStart w:id="13739" w:name="_Toc183455041"/>
            <w:bookmarkStart w:id="13740" w:name="_Toc183455993"/>
            <w:bookmarkStart w:id="13741" w:name="_Toc184406327"/>
            <w:bookmarkStart w:id="13742" w:name="_Toc184407586"/>
            <w:bookmarkStart w:id="13743" w:name="_Toc184408534"/>
            <w:bookmarkStart w:id="13744" w:name="_Toc184409482"/>
            <w:bookmarkStart w:id="13745" w:name="_Toc184813268"/>
            <w:bookmarkEnd w:id="13736"/>
            <w:bookmarkEnd w:id="13737"/>
            <w:bookmarkEnd w:id="13738"/>
            <w:bookmarkEnd w:id="13739"/>
            <w:bookmarkEnd w:id="13740"/>
            <w:bookmarkEnd w:id="13741"/>
            <w:bookmarkEnd w:id="13742"/>
            <w:bookmarkEnd w:id="13743"/>
            <w:bookmarkEnd w:id="13744"/>
            <w:bookmarkEnd w:id="13745"/>
          </w:p>
        </w:tc>
        <w:bookmarkStart w:id="13746" w:name="_Toc180598114"/>
        <w:bookmarkStart w:id="13747" w:name="_Toc180598878"/>
        <w:bookmarkStart w:id="13748" w:name="_Toc181872623"/>
        <w:bookmarkStart w:id="13749" w:name="_Toc183455042"/>
        <w:bookmarkStart w:id="13750" w:name="_Toc183455994"/>
        <w:bookmarkStart w:id="13751" w:name="_Toc184406328"/>
        <w:bookmarkStart w:id="13752" w:name="_Toc184407587"/>
        <w:bookmarkStart w:id="13753" w:name="_Toc184408535"/>
        <w:bookmarkStart w:id="13754" w:name="_Toc184409483"/>
        <w:bookmarkStart w:id="13755" w:name="_Toc184813269"/>
        <w:bookmarkEnd w:id="13746"/>
        <w:bookmarkEnd w:id="13747"/>
        <w:bookmarkEnd w:id="13748"/>
        <w:bookmarkEnd w:id="13749"/>
        <w:bookmarkEnd w:id="13750"/>
        <w:bookmarkEnd w:id="13751"/>
        <w:bookmarkEnd w:id="13752"/>
        <w:bookmarkEnd w:id="13753"/>
        <w:bookmarkEnd w:id="13754"/>
        <w:bookmarkEnd w:id="13755"/>
      </w:tr>
    </w:tbl>
    <w:p w14:paraId="708FE0B8" w14:textId="2918F7ED" w:rsidR="009025B8" w:rsidRPr="00815A62" w:rsidDel="00FD6BA2" w:rsidRDefault="009025B8" w:rsidP="005C2997">
      <w:pPr>
        <w:pStyle w:val="Heading31"/>
        <w:rPr>
          <w:del w:id="13756" w:author="Phuong Truong Thi" w:date="2024-10-17T18:56:00Z"/>
          <w:sz w:val="24"/>
          <w:szCs w:val="24"/>
        </w:rPr>
      </w:pPr>
      <w:bookmarkStart w:id="13757" w:name="_Toc180598115"/>
      <w:bookmarkStart w:id="13758" w:name="_Toc180598879"/>
      <w:bookmarkStart w:id="13759" w:name="_Toc181872624"/>
      <w:bookmarkStart w:id="13760" w:name="_Toc183455043"/>
      <w:bookmarkStart w:id="13761" w:name="_Toc183455995"/>
      <w:bookmarkStart w:id="13762" w:name="_Toc184406329"/>
      <w:bookmarkStart w:id="13763" w:name="_Toc184407588"/>
      <w:bookmarkStart w:id="13764" w:name="_Toc184408536"/>
      <w:bookmarkStart w:id="13765" w:name="_Toc184409484"/>
      <w:bookmarkStart w:id="13766" w:name="_Toc184813270"/>
      <w:bookmarkEnd w:id="13757"/>
      <w:bookmarkEnd w:id="13758"/>
      <w:bookmarkEnd w:id="13759"/>
      <w:bookmarkEnd w:id="13760"/>
      <w:bookmarkEnd w:id="13761"/>
      <w:bookmarkEnd w:id="13762"/>
      <w:bookmarkEnd w:id="13763"/>
      <w:bookmarkEnd w:id="13764"/>
      <w:bookmarkEnd w:id="13765"/>
      <w:bookmarkEnd w:id="13766"/>
    </w:p>
    <w:p w14:paraId="35984A6D" w14:textId="76F38584" w:rsidR="00616C86" w:rsidRPr="00815A62" w:rsidDel="00471E7D" w:rsidRDefault="00C540DD" w:rsidP="005C2997">
      <w:pPr>
        <w:pStyle w:val="Heading31"/>
        <w:rPr>
          <w:del w:id="13767" w:author="Phuong Truong Thi" w:date="2024-10-08T18:01:00Z"/>
          <w:sz w:val="24"/>
          <w:szCs w:val="24"/>
        </w:rPr>
      </w:pPr>
      <w:del w:id="13768" w:author="Phuong Truong Thi" w:date="2024-10-08T18:01:00Z">
        <w:r w:rsidRPr="00815A62" w:rsidDel="00471E7D">
          <w:rPr>
            <w:i/>
            <w:iCs/>
            <w:sz w:val="24"/>
            <w:szCs w:val="24"/>
          </w:rPr>
          <w:delText>Màn hình minh họa</w:delText>
        </w:r>
        <w:bookmarkStart w:id="13769" w:name="_Toc180598116"/>
        <w:bookmarkStart w:id="13770" w:name="_Toc180598880"/>
        <w:bookmarkStart w:id="13771" w:name="_Toc181872625"/>
        <w:bookmarkStart w:id="13772" w:name="_Toc183455044"/>
        <w:bookmarkStart w:id="13773" w:name="_Toc183455996"/>
        <w:bookmarkStart w:id="13774" w:name="_Toc184406330"/>
        <w:bookmarkStart w:id="13775" w:name="_Toc184407589"/>
        <w:bookmarkStart w:id="13776" w:name="_Toc184408537"/>
        <w:bookmarkStart w:id="13777" w:name="_Toc184409485"/>
        <w:bookmarkStart w:id="13778" w:name="_Toc184813271"/>
        <w:bookmarkEnd w:id="13769"/>
        <w:bookmarkEnd w:id="13770"/>
        <w:bookmarkEnd w:id="13771"/>
        <w:bookmarkEnd w:id="13772"/>
        <w:bookmarkEnd w:id="13773"/>
        <w:bookmarkEnd w:id="13774"/>
        <w:bookmarkEnd w:id="13775"/>
        <w:bookmarkEnd w:id="13776"/>
        <w:bookmarkEnd w:id="13777"/>
        <w:bookmarkEnd w:id="13778"/>
      </w:del>
    </w:p>
    <w:p w14:paraId="2B1B4EDA" w14:textId="20FF14FB" w:rsidR="00471E7D" w:rsidRPr="00815A62" w:rsidDel="00FD6BA2" w:rsidRDefault="00616C86" w:rsidP="005C2997">
      <w:pPr>
        <w:pStyle w:val="Heading31"/>
        <w:rPr>
          <w:del w:id="13779" w:author="Phuong Truong Thi" w:date="2024-10-17T18:56:00Z"/>
          <w:sz w:val="24"/>
          <w:szCs w:val="24"/>
        </w:rPr>
      </w:pPr>
      <w:del w:id="13780" w:author="Phuong Truong Thi" w:date="2024-10-08T18:01:00Z">
        <w:r w:rsidRPr="00815A62" w:rsidDel="00471E7D">
          <w:rPr>
            <w:b w:val="0"/>
            <w:bCs w:val="0"/>
            <w:noProof/>
            <w:sz w:val="24"/>
            <w:szCs w:val="24"/>
          </w:rPr>
          <w:drawing>
            <wp:inline distT="0" distB="0" distL="0" distR="0" wp14:anchorId="61F62236" wp14:editId="059FDA3A">
              <wp:extent cx="5821045" cy="2266950"/>
              <wp:effectExtent l="0" t="0" r="8255" b="0"/>
              <wp:docPr id="123625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13781" w:name="_Toc180598117"/>
      <w:bookmarkStart w:id="13782" w:name="_Toc180598881"/>
      <w:bookmarkStart w:id="13783" w:name="_Toc181872626"/>
      <w:bookmarkStart w:id="13784" w:name="_Toc183455045"/>
      <w:bookmarkStart w:id="13785" w:name="_Toc183455997"/>
      <w:bookmarkStart w:id="13786" w:name="_Toc184406331"/>
      <w:bookmarkStart w:id="13787" w:name="_Toc184407590"/>
      <w:bookmarkStart w:id="13788" w:name="_Toc184408538"/>
      <w:bookmarkStart w:id="13789" w:name="_Toc184409486"/>
      <w:bookmarkStart w:id="13790" w:name="_Toc184813272"/>
      <w:bookmarkEnd w:id="13781"/>
      <w:bookmarkEnd w:id="13782"/>
      <w:bookmarkEnd w:id="13783"/>
      <w:bookmarkEnd w:id="13784"/>
      <w:bookmarkEnd w:id="13785"/>
      <w:bookmarkEnd w:id="13786"/>
      <w:bookmarkEnd w:id="13787"/>
      <w:bookmarkEnd w:id="13788"/>
      <w:bookmarkEnd w:id="13789"/>
      <w:bookmarkEnd w:id="13790"/>
    </w:p>
    <w:p w14:paraId="30BD5D24" w14:textId="74D49F5F" w:rsidR="00441239" w:rsidRPr="00815A62" w:rsidDel="00FD6BA2" w:rsidRDefault="00441239" w:rsidP="005C2997">
      <w:pPr>
        <w:pStyle w:val="Heading31"/>
        <w:rPr>
          <w:del w:id="13791" w:author="Phuong Truong Thi" w:date="2024-10-17T18:56:00Z"/>
          <w:sz w:val="24"/>
          <w:szCs w:val="24"/>
        </w:rPr>
      </w:pPr>
      <w:bookmarkStart w:id="13792" w:name="_Toc180598118"/>
      <w:bookmarkStart w:id="13793" w:name="_Toc180598882"/>
      <w:bookmarkStart w:id="13794" w:name="_Toc181872627"/>
      <w:bookmarkStart w:id="13795" w:name="_Toc183455046"/>
      <w:bookmarkStart w:id="13796" w:name="_Toc183455998"/>
      <w:bookmarkStart w:id="13797" w:name="_Toc184406332"/>
      <w:bookmarkStart w:id="13798" w:name="_Toc184407591"/>
      <w:bookmarkStart w:id="13799" w:name="_Toc184408539"/>
      <w:bookmarkStart w:id="13800" w:name="_Toc184409487"/>
      <w:bookmarkStart w:id="13801" w:name="_Toc184813273"/>
      <w:bookmarkEnd w:id="13792"/>
      <w:bookmarkEnd w:id="13793"/>
      <w:bookmarkEnd w:id="13794"/>
      <w:bookmarkEnd w:id="13795"/>
      <w:bookmarkEnd w:id="13796"/>
      <w:bookmarkEnd w:id="13797"/>
      <w:bookmarkEnd w:id="13798"/>
      <w:bookmarkEnd w:id="13799"/>
      <w:bookmarkEnd w:id="13800"/>
      <w:bookmarkEnd w:id="13801"/>
    </w:p>
    <w:p w14:paraId="7C8D42CD" w14:textId="1BF2F693" w:rsidR="00445D58" w:rsidRPr="00815A62" w:rsidDel="00FD6BA2" w:rsidRDefault="00445D58" w:rsidP="005C2997">
      <w:pPr>
        <w:pStyle w:val="Heading31"/>
        <w:rPr>
          <w:del w:id="13802" w:author="Phuong Truong Thi" w:date="2024-10-17T18:56:00Z"/>
          <w:sz w:val="24"/>
          <w:szCs w:val="24"/>
        </w:rPr>
      </w:pPr>
      <w:bookmarkStart w:id="13803" w:name="_Toc180598119"/>
      <w:bookmarkStart w:id="13804" w:name="_Toc180598883"/>
      <w:bookmarkStart w:id="13805" w:name="_Toc181872628"/>
      <w:bookmarkStart w:id="13806" w:name="_Toc183455047"/>
      <w:bookmarkStart w:id="13807" w:name="_Toc183455999"/>
      <w:bookmarkStart w:id="13808" w:name="_Toc184406333"/>
      <w:bookmarkStart w:id="13809" w:name="_Toc184407592"/>
      <w:bookmarkStart w:id="13810" w:name="_Toc184408540"/>
      <w:bookmarkStart w:id="13811" w:name="_Toc184409488"/>
      <w:bookmarkStart w:id="13812" w:name="_Toc184813274"/>
      <w:bookmarkEnd w:id="13803"/>
      <w:bookmarkEnd w:id="13804"/>
      <w:bookmarkEnd w:id="13805"/>
      <w:bookmarkEnd w:id="13806"/>
      <w:bookmarkEnd w:id="13807"/>
      <w:bookmarkEnd w:id="13808"/>
      <w:bookmarkEnd w:id="13809"/>
      <w:bookmarkEnd w:id="13810"/>
      <w:bookmarkEnd w:id="13811"/>
      <w:bookmarkEnd w:id="13812"/>
    </w:p>
    <w:p w14:paraId="611A3F36" w14:textId="69B4CFE0" w:rsidR="00CF7360" w:rsidRPr="00CF7360" w:rsidDel="00890E54" w:rsidRDefault="00815A62" w:rsidP="00CF7360">
      <w:pPr>
        <w:pStyle w:val="Heading31"/>
        <w:rPr>
          <w:del w:id="13813" w:author="Phuong Truong Thi" w:date="2024-11-20T12:58:00Z"/>
          <w:sz w:val="24"/>
          <w:szCs w:val="24"/>
          <w:lang w:val="vi-VN"/>
        </w:rPr>
      </w:pPr>
      <w:bookmarkStart w:id="13814" w:name="_Toc177425389"/>
      <w:del w:id="13815" w:author="Phuong Truong Thi" w:date="2024-11-20T12:58:00Z">
        <w:r w:rsidRPr="00815A62" w:rsidDel="00890E54">
          <w:rPr>
            <w:sz w:val="24"/>
            <w:szCs w:val="24"/>
          </w:rPr>
          <w:delText xml:space="preserve">Các </w:delText>
        </w:r>
        <w:r w:rsidR="00872D81" w:rsidDel="00890E54">
          <w:rPr>
            <w:sz w:val="24"/>
            <w:szCs w:val="24"/>
          </w:rPr>
          <w:delText>tính</w:delText>
        </w:r>
        <w:r w:rsidRPr="00815A62" w:rsidDel="00890E54">
          <w:rPr>
            <w:sz w:val="24"/>
            <w:szCs w:val="24"/>
          </w:rPr>
          <w:delText xml:space="preserve"> năng trên danh sách KH AF</w:delText>
        </w:r>
        <w:bookmarkStart w:id="13816" w:name="_Toc183455048"/>
        <w:bookmarkStart w:id="13817" w:name="_Toc183456000"/>
        <w:bookmarkStart w:id="13818" w:name="_Toc184406334"/>
        <w:bookmarkStart w:id="13819" w:name="_Toc184407593"/>
        <w:bookmarkStart w:id="13820" w:name="_Toc184408541"/>
        <w:bookmarkStart w:id="13821" w:name="_Toc184409489"/>
        <w:bookmarkStart w:id="13822" w:name="_Toc184813275"/>
        <w:bookmarkEnd w:id="13816"/>
        <w:bookmarkEnd w:id="13817"/>
        <w:bookmarkEnd w:id="13818"/>
        <w:bookmarkEnd w:id="13819"/>
        <w:bookmarkEnd w:id="13820"/>
        <w:bookmarkEnd w:id="13821"/>
        <w:bookmarkEnd w:id="13822"/>
      </w:del>
    </w:p>
    <w:p w14:paraId="2DC9E555" w14:textId="37789B38" w:rsidR="00CF7360" w:rsidDel="00890E54" w:rsidRDefault="00872D81" w:rsidP="00872D81">
      <w:pPr>
        <w:pStyle w:val="Heading31"/>
        <w:numPr>
          <w:ilvl w:val="0"/>
          <w:numId w:val="151"/>
        </w:numPr>
        <w:outlineLvl w:val="9"/>
        <w:rPr>
          <w:del w:id="13823" w:author="Phuong Truong Thi" w:date="2024-11-20T12:58:00Z"/>
          <w:sz w:val="24"/>
          <w:szCs w:val="24"/>
        </w:rPr>
      </w:pPr>
      <w:del w:id="13824" w:author="Phuong Truong Thi" w:date="2024-11-20T12:58:00Z">
        <w:r w:rsidDel="00890E54">
          <w:rPr>
            <w:sz w:val="24"/>
            <w:szCs w:val="24"/>
          </w:rPr>
          <w:delText>Tính</w:delText>
        </w:r>
        <w:r w:rsidR="00CF7360" w:rsidDel="00890E54">
          <w:rPr>
            <w:sz w:val="24"/>
            <w:szCs w:val="24"/>
          </w:rPr>
          <w:delText xml:space="preserve"> năng Search in list </w:delText>
        </w:r>
        <w:bookmarkStart w:id="13825" w:name="_Toc183455049"/>
        <w:bookmarkStart w:id="13826" w:name="_Toc183456001"/>
        <w:bookmarkStart w:id="13827" w:name="_Toc184406335"/>
        <w:bookmarkStart w:id="13828" w:name="_Toc184407594"/>
        <w:bookmarkStart w:id="13829" w:name="_Toc184408542"/>
        <w:bookmarkStart w:id="13830" w:name="_Toc184409490"/>
        <w:bookmarkStart w:id="13831" w:name="_Toc184813276"/>
        <w:bookmarkEnd w:id="13825"/>
        <w:bookmarkEnd w:id="13826"/>
        <w:bookmarkEnd w:id="13827"/>
        <w:bookmarkEnd w:id="13828"/>
        <w:bookmarkEnd w:id="13829"/>
        <w:bookmarkEnd w:id="13830"/>
        <w:bookmarkEnd w:id="13831"/>
      </w:del>
    </w:p>
    <w:p w14:paraId="19065548" w14:textId="2EE679D6" w:rsidR="00CF7360" w:rsidRPr="00BB69B9" w:rsidDel="00890E54" w:rsidRDefault="00CF7360" w:rsidP="00A35866">
      <w:pPr>
        <w:pStyle w:val="ListParagraph"/>
        <w:numPr>
          <w:ilvl w:val="0"/>
          <w:numId w:val="0"/>
        </w:numPr>
        <w:tabs>
          <w:tab w:val="left" w:pos="360"/>
        </w:tabs>
        <w:ind w:left="360" w:hanging="180"/>
        <w:rPr>
          <w:del w:id="13832" w:author="Phuong Truong Thi" w:date="2024-11-20T12:58:00Z"/>
          <w:szCs w:val="24"/>
        </w:rPr>
      </w:pPr>
      <w:del w:id="13833" w:author="Phuong Truong Thi" w:date="2024-11-20T12:58:00Z">
        <w:r w:rsidDel="00890E54">
          <w:rPr>
            <w:szCs w:val="24"/>
          </w:rPr>
          <w:delText xml:space="preserve">Bước 1: </w:delText>
        </w:r>
        <w:r w:rsidRPr="00902F80" w:rsidDel="00890E54">
          <w:rPr>
            <w:szCs w:val="24"/>
          </w:rPr>
          <w:delText xml:space="preserve">Tại màn hình danh sách </w:delText>
        </w:r>
        <w:r w:rsidR="0096539C" w:rsidDel="00890E54">
          <w:rPr>
            <w:szCs w:val="24"/>
          </w:rPr>
          <w:delText>KH AF</w:delText>
        </w:r>
        <w:r w:rsidRPr="00902F80" w:rsidDel="00890E54">
          <w:rPr>
            <w:szCs w:val="24"/>
          </w:rPr>
          <w:delText xml:space="preserve">, </w:delText>
        </w:r>
        <w:r w:rsidDel="00890E54">
          <w:rPr>
            <w:szCs w:val="24"/>
          </w:rPr>
          <w:delText>User</w:delText>
        </w:r>
        <w:r w:rsidRPr="00902F80" w:rsidDel="00890E54">
          <w:rPr>
            <w:szCs w:val="24"/>
          </w:rPr>
          <w:delText xml:space="preserve"> nhập thông tin tìm kiếm vào search </w:delText>
        </w:r>
        <w:bookmarkStart w:id="13834" w:name="_Toc183455050"/>
        <w:bookmarkStart w:id="13835" w:name="_Toc183456002"/>
        <w:bookmarkStart w:id="13836" w:name="_Toc184406336"/>
        <w:bookmarkStart w:id="13837" w:name="_Toc184407595"/>
        <w:bookmarkStart w:id="13838" w:name="_Toc184408543"/>
        <w:bookmarkStart w:id="13839" w:name="_Toc184409491"/>
        <w:bookmarkStart w:id="13840" w:name="_Toc184813277"/>
        <w:bookmarkEnd w:id="13834"/>
        <w:bookmarkEnd w:id="13835"/>
        <w:bookmarkEnd w:id="13836"/>
        <w:bookmarkEnd w:id="13837"/>
        <w:bookmarkEnd w:id="13838"/>
        <w:bookmarkEnd w:id="13839"/>
        <w:bookmarkEnd w:id="13840"/>
      </w:del>
    </w:p>
    <w:p w14:paraId="23026C45" w14:textId="76035722" w:rsidR="00CF7360" w:rsidRPr="00902F80" w:rsidDel="00890E54" w:rsidRDefault="00CF7360" w:rsidP="00CF7360">
      <w:pPr>
        <w:pStyle w:val="ListParagraph"/>
        <w:numPr>
          <w:ilvl w:val="0"/>
          <w:numId w:val="0"/>
        </w:numPr>
        <w:ind w:left="360" w:hanging="180"/>
        <w:rPr>
          <w:del w:id="13841" w:author="Phuong Truong Thi" w:date="2024-11-20T12:58:00Z"/>
          <w:szCs w:val="24"/>
        </w:rPr>
      </w:pPr>
      <w:del w:id="13842" w:author="Phuong Truong Thi" w:date="2024-11-20T12:58:00Z">
        <w:r w:rsidDel="00890E54">
          <w:rPr>
            <w:szCs w:val="24"/>
          </w:rPr>
          <w:delText>Bước 2:</w:delText>
        </w:r>
        <w:r w:rsidRPr="00902F80" w:rsidDel="00890E54">
          <w:rPr>
            <w:szCs w:val="24"/>
          </w:rPr>
          <w:delText xml:space="preserve"> </w:delText>
        </w:r>
        <w:r w:rsidR="00A35866" w:rsidRPr="00902F80" w:rsidDel="00890E54">
          <w:rPr>
            <w:szCs w:val="24"/>
          </w:rPr>
          <w:delText xml:space="preserve">Hệ thống </w:delText>
        </w:r>
        <w:r w:rsidR="00A35866" w:rsidDel="00890E54">
          <w:rPr>
            <w:szCs w:val="24"/>
          </w:rPr>
          <w:delText>thực hiện tra cứu thông tin tìm kiếm trên 4 trường CIF/ Legal ID/ Số điện thoại/ Tên khách hàng và trả ra kết quả phù hợp</w:delText>
        </w:r>
        <w:bookmarkStart w:id="13843" w:name="_Toc183455051"/>
        <w:bookmarkStart w:id="13844" w:name="_Toc183456003"/>
        <w:bookmarkStart w:id="13845" w:name="_Toc184406337"/>
        <w:bookmarkStart w:id="13846" w:name="_Toc184407596"/>
        <w:bookmarkStart w:id="13847" w:name="_Toc184408544"/>
        <w:bookmarkStart w:id="13848" w:name="_Toc184409492"/>
        <w:bookmarkStart w:id="13849" w:name="_Toc184813278"/>
        <w:bookmarkEnd w:id="13843"/>
        <w:bookmarkEnd w:id="13844"/>
        <w:bookmarkEnd w:id="13845"/>
        <w:bookmarkEnd w:id="13846"/>
        <w:bookmarkEnd w:id="13847"/>
        <w:bookmarkEnd w:id="13848"/>
        <w:bookmarkEnd w:id="13849"/>
      </w:del>
    </w:p>
    <w:p w14:paraId="2F0066FD" w14:textId="3C3AB9EC" w:rsidR="00CF7360" w:rsidRPr="00902F80" w:rsidDel="00890E54" w:rsidRDefault="00CF7360" w:rsidP="00CF7360">
      <w:pPr>
        <w:pStyle w:val="ListParagraph"/>
        <w:numPr>
          <w:ilvl w:val="0"/>
          <w:numId w:val="0"/>
        </w:numPr>
        <w:ind w:left="360" w:hanging="180"/>
        <w:rPr>
          <w:del w:id="13850" w:author="Phuong Truong Thi" w:date="2024-11-20T12:58:00Z"/>
          <w:szCs w:val="24"/>
        </w:rPr>
      </w:pPr>
      <w:del w:id="13851" w:author="Phuong Truong Thi" w:date="2024-11-20T12:58:00Z">
        <w:r w:rsidRPr="00902F80" w:rsidDel="00890E54">
          <w:rPr>
            <w:szCs w:val="24"/>
          </w:rPr>
          <w:delText>Cho phép tìm kiếm gần đúng, không phân biệt chữ hoa, chữ thường.</w:delText>
        </w:r>
        <w:bookmarkStart w:id="13852" w:name="_Toc183455052"/>
        <w:bookmarkStart w:id="13853" w:name="_Toc183456004"/>
        <w:bookmarkStart w:id="13854" w:name="_Toc184406338"/>
        <w:bookmarkStart w:id="13855" w:name="_Toc184407597"/>
        <w:bookmarkStart w:id="13856" w:name="_Toc184408545"/>
        <w:bookmarkStart w:id="13857" w:name="_Toc184409493"/>
        <w:bookmarkStart w:id="13858" w:name="_Toc184813279"/>
        <w:bookmarkEnd w:id="13852"/>
        <w:bookmarkEnd w:id="13853"/>
        <w:bookmarkEnd w:id="13854"/>
        <w:bookmarkEnd w:id="13855"/>
        <w:bookmarkEnd w:id="13856"/>
        <w:bookmarkEnd w:id="13857"/>
        <w:bookmarkEnd w:id="13858"/>
      </w:del>
    </w:p>
    <w:p w14:paraId="3D7BBC2C" w14:textId="1847A9E9" w:rsidR="00CF7360" w:rsidRPr="00902F80" w:rsidDel="00890E54" w:rsidRDefault="00872D81" w:rsidP="00872D81">
      <w:pPr>
        <w:pStyle w:val="Heading31"/>
        <w:numPr>
          <w:ilvl w:val="0"/>
          <w:numId w:val="151"/>
        </w:numPr>
        <w:outlineLvl w:val="9"/>
        <w:rPr>
          <w:del w:id="13859" w:author="Phuong Truong Thi" w:date="2024-11-20T12:58:00Z"/>
          <w:sz w:val="24"/>
          <w:szCs w:val="24"/>
        </w:rPr>
      </w:pPr>
      <w:del w:id="13860" w:author="Phuong Truong Thi" w:date="2024-11-20T12:58:00Z">
        <w:r w:rsidDel="00890E54">
          <w:rPr>
            <w:sz w:val="24"/>
            <w:szCs w:val="24"/>
          </w:rPr>
          <w:delText>Tính</w:delText>
        </w:r>
        <w:r w:rsidR="00CF7360" w:rsidRPr="00902F80" w:rsidDel="00890E54">
          <w:rPr>
            <w:sz w:val="24"/>
            <w:szCs w:val="24"/>
          </w:rPr>
          <w:delText xml:space="preserve"> năng Filter</w:delText>
        </w:r>
        <w:bookmarkStart w:id="13861" w:name="_Toc183455053"/>
        <w:bookmarkStart w:id="13862" w:name="_Toc183456005"/>
        <w:bookmarkStart w:id="13863" w:name="_Toc184406339"/>
        <w:bookmarkStart w:id="13864" w:name="_Toc184407598"/>
        <w:bookmarkStart w:id="13865" w:name="_Toc184408546"/>
        <w:bookmarkStart w:id="13866" w:name="_Toc184409494"/>
        <w:bookmarkStart w:id="13867" w:name="_Toc184813280"/>
        <w:bookmarkEnd w:id="13861"/>
        <w:bookmarkEnd w:id="13862"/>
        <w:bookmarkEnd w:id="13863"/>
        <w:bookmarkEnd w:id="13864"/>
        <w:bookmarkEnd w:id="13865"/>
        <w:bookmarkEnd w:id="13866"/>
        <w:bookmarkEnd w:id="13867"/>
      </w:del>
    </w:p>
    <w:p w14:paraId="4EEEA9AB" w14:textId="3E09D5B1" w:rsidR="00CF7360" w:rsidRPr="00902F80" w:rsidDel="00890E54" w:rsidRDefault="00CF7360" w:rsidP="00CF7360">
      <w:pPr>
        <w:pStyle w:val="ListParagraph"/>
        <w:numPr>
          <w:ilvl w:val="0"/>
          <w:numId w:val="0"/>
        </w:numPr>
        <w:spacing w:before="0" w:line="240" w:lineRule="auto"/>
        <w:ind w:left="450" w:hanging="270"/>
        <w:contextualSpacing w:val="0"/>
        <w:rPr>
          <w:del w:id="13868" w:author="Phuong Truong Thi" w:date="2024-11-20T12:58:00Z"/>
          <w:rFonts w:eastAsia="Times New Roman"/>
          <w:color w:val="000000"/>
          <w:szCs w:val="24"/>
        </w:rPr>
      </w:pPr>
      <w:del w:id="13869" w:author="Phuong Truong Thi" w:date="2024-11-20T12:58:00Z">
        <w:r w:rsidDel="00890E54">
          <w:rPr>
            <w:rFonts w:eastAsia="Times New Roman"/>
            <w:color w:val="000000"/>
            <w:szCs w:val="24"/>
          </w:rPr>
          <w:delText xml:space="preserve">Bước 1: </w:delText>
        </w:r>
        <w:r w:rsidR="0096539C" w:rsidRPr="00902F80" w:rsidDel="00890E54">
          <w:rPr>
            <w:szCs w:val="24"/>
          </w:rPr>
          <w:delText xml:space="preserve">danh sách </w:delText>
        </w:r>
        <w:r w:rsidR="0096539C" w:rsidDel="00890E54">
          <w:rPr>
            <w:szCs w:val="24"/>
          </w:rPr>
          <w:delText>KH AF</w:delText>
        </w:r>
        <w:r w:rsidDel="00890E54">
          <w:rPr>
            <w:rFonts w:eastAsia="Times New Roman"/>
            <w:color w:val="000000"/>
            <w:szCs w:val="24"/>
          </w:rPr>
          <w:delText>User</w:delText>
        </w:r>
        <w:r w:rsidRPr="00902F80" w:rsidDel="00890E54">
          <w:rPr>
            <w:rFonts w:eastAsia="Times New Roman"/>
            <w:color w:val="000000"/>
            <w:szCs w:val="24"/>
          </w:rPr>
          <w:delText xml:space="preserve"> nhấn vào icon Filter</w:delText>
        </w:r>
        <w:bookmarkStart w:id="13870" w:name="_Toc183455054"/>
        <w:bookmarkStart w:id="13871" w:name="_Toc183456006"/>
        <w:bookmarkStart w:id="13872" w:name="_Toc184406340"/>
        <w:bookmarkStart w:id="13873" w:name="_Toc184407599"/>
        <w:bookmarkStart w:id="13874" w:name="_Toc184408547"/>
        <w:bookmarkStart w:id="13875" w:name="_Toc184409495"/>
        <w:bookmarkStart w:id="13876" w:name="_Toc184813281"/>
        <w:bookmarkEnd w:id="13870"/>
        <w:bookmarkEnd w:id="13871"/>
        <w:bookmarkEnd w:id="13872"/>
        <w:bookmarkEnd w:id="13873"/>
        <w:bookmarkEnd w:id="13874"/>
        <w:bookmarkEnd w:id="13875"/>
        <w:bookmarkEnd w:id="13876"/>
      </w:del>
    </w:p>
    <w:p w14:paraId="586D789A" w14:textId="75BF96AF" w:rsidR="00CF7360" w:rsidRPr="00902F80" w:rsidDel="00890E54" w:rsidRDefault="00CF7360" w:rsidP="00CF7360">
      <w:pPr>
        <w:spacing w:before="0" w:line="240" w:lineRule="auto"/>
        <w:ind w:left="360" w:hanging="360"/>
        <w:contextualSpacing w:val="0"/>
        <w:rPr>
          <w:del w:id="13877" w:author="Phuong Truong Thi" w:date="2024-11-20T12:58:00Z"/>
          <w:rFonts w:ascii="Times New Roman" w:eastAsia="Times New Roman" w:hAnsi="Times New Roman"/>
          <w:color w:val="000000"/>
          <w:sz w:val="24"/>
          <w:szCs w:val="24"/>
        </w:rPr>
      </w:pPr>
      <w:del w:id="13878"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3.1: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5: </w:delText>
        </w:r>
        <w:bookmarkStart w:id="13879" w:name="_Toc183455055"/>
        <w:bookmarkStart w:id="13880" w:name="_Toc183456007"/>
        <w:bookmarkStart w:id="13881" w:name="_Toc184406341"/>
        <w:bookmarkStart w:id="13882" w:name="_Toc184407600"/>
        <w:bookmarkStart w:id="13883" w:name="_Toc184408548"/>
        <w:bookmarkStart w:id="13884" w:name="_Toc184409496"/>
        <w:bookmarkStart w:id="13885" w:name="_Toc184813282"/>
        <w:bookmarkEnd w:id="13879"/>
        <w:bookmarkEnd w:id="13880"/>
        <w:bookmarkEnd w:id="13881"/>
        <w:bookmarkEnd w:id="13882"/>
        <w:bookmarkEnd w:id="13883"/>
        <w:bookmarkEnd w:id="13884"/>
        <w:bookmarkEnd w:id="13885"/>
      </w:del>
    </w:p>
    <w:p w14:paraId="7AB88DE0" w14:textId="5204AABE" w:rsidR="00CF7360" w:rsidRPr="00902F80" w:rsidDel="00890E54" w:rsidRDefault="00CF7360" w:rsidP="00CF7360">
      <w:pPr>
        <w:pStyle w:val="ListParagraph"/>
        <w:numPr>
          <w:ilvl w:val="0"/>
          <w:numId w:val="0"/>
        </w:numPr>
        <w:spacing w:before="0" w:line="240" w:lineRule="auto"/>
        <w:ind w:left="450"/>
        <w:contextualSpacing w:val="0"/>
        <w:rPr>
          <w:del w:id="13886" w:author="Phuong Truong Thi" w:date="2024-11-20T12:58:00Z"/>
          <w:rFonts w:eastAsia="Times New Roman"/>
          <w:color w:val="000000"/>
          <w:szCs w:val="24"/>
        </w:rPr>
      </w:pPr>
      <w:bookmarkStart w:id="13887" w:name="_Toc183455056"/>
      <w:bookmarkStart w:id="13888" w:name="_Toc183456008"/>
      <w:bookmarkStart w:id="13889" w:name="_Toc184406342"/>
      <w:bookmarkStart w:id="13890" w:name="_Toc184407601"/>
      <w:bookmarkStart w:id="13891" w:name="_Toc184408549"/>
      <w:bookmarkStart w:id="13892" w:name="_Toc184409497"/>
      <w:bookmarkStart w:id="13893" w:name="_Toc184813283"/>
      <w:bookmarkEnd w:id="13887"/>
      <w:bookmarkEnd w:id="13888"/>
      <w:bookmarkEnd w:id="13889"/>
      <w:bookmarkEnd w:id="13890"/>
      <w:bookmarkEnd w:id="13891"/>
      <w:bookmarkEnd w:id="13892"/>
      <w:bookmarkEnd w:id="13893"/>
    </w:p>
    <w:p w14:paraId="1527B3BA" w14:textId="6D6FC3A3" w:rsidR="00CF7360" w:rsidRPr="00D61B4B" w:rsidDel="00890E54" w:rsidRDefault="00872D81" w:rsidP="00872D81">
      <w:pPr>
        <w:pStyle w:val="ListParagraph"/>
        <w:numPr>
          <w:ilvl w:val="0"/>
          <w:numId w:val="151"/>
        </w:numPr>
        <w:spacing w:before="0" w:line="240" w:lineRule="auto"/>
        <w:ind w:hanging="540"/>
        <w:contextualSpacing w:val="0"/>
        <w:rPr>
          <w:del w:id="13894" w:author="Phuong Truong Thi" w:date="2024-11-20T12:58:00Z"/>
          <w:rFonts w:eastAsia="Times New Roman"/>
          <w:b/>
          <w:bCs/>
          <w:color w:val="000000"/>
          <w:szCs w:val="24"/>
        </w:rPr>
      </w:pPr>
      <w:del w:id="13895" w:author="Phuong Truong Thi" w:date="2024-11-20T12:58:00Z">
        <w:r w:rsidDel="00890E54">
          <w:rPr>
            <w:rFonts w:eastAsia="Times New Roman"/>
            <w:b/>
            <w:bCs/>
            <w:color w:val="000000"/>
            <w:szCs w:val="24"/>
          </w:rPr>
          <w:delText xml:space="preserve">Tính năng </w:delText>
        </w:r>
        <w:r w:rsidR="00CF7360" w:rsidRPr="00D61B4B" w:rsidDel="00890E54">
          <w:rPr>
            <w:rFonts w:eastAsia="Times New Roman"/>
            <w:b/>
            <w:bCs/>
            <w:color w:val="000000"/>
            <w:szCs w:val="24"/>
          </w:rPr>
          <w:delText>Sort</w:delText>
        </w:r>
        <w:bookmarkStart w:id="13896" w:name="_Toc183455057"/>
        <w:bookmarkStart w:id="13897" w:name="_Toc183456009"/>
        <w:bookmarkStart w:id="13898" w:name="_Toc184406343"/>
        <w:bookmarkStart w:id="13899" w:name="_Toc184407602"/>
        <w:bookmarkStart w:id="13900" w:name="_Toc184408550"/>
        <w:bookmarkStart w:id="13901" w:name="_Toc184409498"/>
        <w:bookmarkStart w:id="13902" w:name="_Toc184813284"/>
        <w:bookmarkEnd w:id="13896"/>
        <w:bookmarkEnd w:id="13897"/>
        <w:bookmarkEnd w:id="13898"/>
        <w:bookmarkEnd w:id="13899"/>
        <w:bookmarkEnd w:id="13900"/>
        <w:bookmarkEnd w:id="13901"/>
        <w:bookmarkEnd w:id="13902"/>
      </w:del>
    </w:p>
    <w:p w14:paraId="2F26A908" w14:textId="7E86EA45" w:rsidR="00CF7360" w:rsidDel="00890E54" w:rsidRDefault="00CF7360" w:rsidP="00CF7360">
      <w:pPr>
        <w:spacing w:before="0" w:line="240" w:lineRule="auto"/>
        <w:ind w:left="90" w:firstLine="90"/>
        <w:contextualSpacing w:val="0"/>
        <w:rPr>
          <w:del w:id="13903" w:author="Phuong Truong Thi" w:date="2024-11-20T12:58:00Z"/>
          <w:rFonts w:ascii="Times New Roman" w:eastAsia="Times New Roman" w:hAnsi="Times New Roman"/>
          <w:color w:val="000000"/>
          <w:sz w:val="24"/>
          <w:szCs w:val="24"/>
        </w:rPr>
      </w:pPr>
      <w:del w:id="13904" w:author="Phuong Truong Thi" w:date="2024-11-20T12:58:00Z">
        <w:r w:rsidRPr="00902F80" w:rsidDel="00890E54">
          <w:rPr>
            <w:rFonts w:ascii="Times New Roman" w:eastAsia="Times New Roman" w:hAnsi="Times New Roman"/>
            <w:color w:val="000000"/>
            <w:sz w:val="24"/>
            <w:szCs w:val="24"/>
          </w:rPr>
          <w:delText xml:space="preserve"> </w:delText>
        </w:r>
        <w:r w:rsidR="0096539C" w:rsidRPr="0096539C" w:rsidDel="00890E54">
          <w:rPr>
            <w:rFonts w:ascii="Times New Roman" w:hAnsi="Times New Roman"/>
            <w:sz w:val="24"/>
            <w:szCs w:val="24"/>
          </w:rPr>
          <w:delText>danh sách KH AF</w:delText>
        </w:r>
        <w:r w:rsidR="008D4758" w:rsidDel="00890E54">
          <w:rPr>
            <w:rFonts w:ascii="Times New Roman" w:eastAsia="Times New Roman" w:hAnsi="Times New Roman"/>
            <w:color w:val="000000"/>
            <w:sz w:val="24"/>
            <w:szCs w:val="24"/>
          </w:rPr>
          <w:delText>User</w:delText>
        </w:r>
        <w:r w:rsidDel="00890E54">
          <w:rPr>
            <w:rFonts w:ascii="Times New Roman" w:eastAsia="Times New Roman" w:hAnsi="Times New Roman"/>
            <w:color w:val="000000"/>
            <w:sz w:val="24"/>
            <w:szCs w:val="24"/>
          </w:rPr>
          <w:delText>.</w:delText>
        </w:r>
        <w:bookmarkStart w:id="13905" w:name="_Toc183455058"/>
        <w:bookmarkStart w:id="13906" w:name="_Toc183456010"/>
        <w:bookmarkStart w:id="13907" w:name="_Toc184406344"/>
        <w:bookmarkStart w:id="13908" w:name="_Toc184407603"/>
        <w:bookmarkStart w:id="13909" w:name="_Toc184408551"/>
        <w:bookmarkStart w:id="13910" w:name="_Toc184409499"/>
        <w:bookmarkStart w:id="13911" w:name="_Toc184813285"/>
        <w:bookmarkEnd w:id="13905"/>
        <w:bookmarkEnd w:id="13906"/>
        <w:bookmarkEnd w:id="13907"/>
        <w:bookmarkEnd w:id="13908"/>
        <w:bookmarkEnd w:id="13909"/>
        <w:bookmarkEnd w:id="13910"/>
        <w:bookmarkEnd w:id="13911"/>
      </w:del>
    </w:p>
    <w:p w14:paraId="2CD5166E" w14:textId="18D64E8F" w:rsidR="00CF7360" w:rsidDel="00890E54" w:rsidRDefault="00CF7360" w:rsidP="004B3858">
      <w:pPr>
        <w:spacing w:before="0" w:line="240" w:lineRule="auto"/>
        <w:contextualSpacing w:val="0"/>
        <w:rPr>
          <w:del w:id="13912" w:author="Phuong Truong Thi" w:date="2024-11-20T12:58:00Z"/>
          <w:rFonts w:ascii="Times New Roman" w:eastAsia="Times New Roman" w:hAnsi="Times New Roman"/>
          <w:color w:val="000000"/>
          <w:sz w:val="24"/>
          <w:szCs w:val="24"/>
        </w:rPr>
      </w:pPr>
      <w:bookmarkStart w:id="13913" w:name="_Toc183455059"/>
      <w:bookmarkStart w:id="13914" w:name="_Toc183456011"/>
      <w:bookmarkStart w:id="13915" w:name="_Toc184406345"/>
      <w:bookmarkStart w:id="13916" w:name="_Toc184407604"/>
      <w:bookmarkStart w:id="13917" w:name="_Toc184408552"/>
      <w:bookmarkStart w:id="13918" w:name="_Toc184409500"/>
      <w:bookmarkStart w:id="13919" w:name="_Toc184813286"/>
      <w:bookmarkEnd w:id="13913"/>
      <w:bookmarkEnd w:id="13914"/>
      <w:bookmarkEnd w:id="13915"/>
      <w:bookmarkEnd w:id="13916"/>
      <w:bookmarkEnd w:id="13917"/>
      <w:bookmarkEnd w:id="13918"/>
      <w:bookmarkEnd w:id="13919"/>
    </w:p>
    <w:p w14:paraId="05CA4677" w14:textId="7090703B" w:rsidR="00CF7360" w:rsidDel="00890E54" w:rsidRDefault="00CF7360" w:rsidP="00CF7360">
      <w:pPr>
        <w:spacing w:before="0" w:line="240" w:lineRule="auto"/>
        <w:ind w:left="90" w:firstLine="90"/>
        <w:contextualSpacing w:val="0"/>
        <w:rPr>
          <w:del w:id="13920" w:author="Phuong Truong Thi" w:date="2024-11-20T12:58:00Z"/>
          <w:rFonts w:ascii="Times New Roman" w:eastAsia="Times New Roman" w:hAnsi="Times New Roman"/>
          <w:color w:val="000000"/>
          <w:sz w:val="24"/>
          <w:szCs w:val="24"/>
        </w:rPr>
      </w:pPr>
      <w:bookmarkStart w:id="13921" w:name="_Toc183455060"/>
      <w:bookmarkStart w:id="13922" w:name="_Toc183456012"/>
      <w:bookmarkStart w:id="13923" w:name="_Toc184406346"/>
      <w:bookmarkStart w:id="13924" w:name="_Toc184407605"/>
      <w:bookmarkStart w:id="13925" w:name="_Toc184408553"/>
      <w:bookmarkStart w:id="13926" w:name="_Toc184409501"/>
      <w:bookmarkStart w:id="13927" w:name="_Toc184813287"/>
      <w:bookmarkEnd w:id="13921"/>
      <w:bookmarkEnd w:id="13922"/>
      <w:bookmarkEnd w:id="13923"/>
      <w:bookmarkEnd w:id="13924"/>
      <w:bookmarkEnd w:id="13925"/>
      <w:bookmarkEnd w:id="13926"/>
      <w:bookmarkEnd w:id="13927"/>
    </w:p>
    <w:p w14:paraId="3BFE082A" w14:textId="348B6515" w:rsidR="00CF7360" w:rsidRPr="00591547" w:rsidDel="00890E54" w:rsidRDefault="00872D81" w:rsidP="00872D81">
      <w:pPr>
        <w:pStyle w:val="ListParagraph"/>
        <w:numPr>
          <w:ilvl w:val="0"/>
          <w:numId w:val="151"/>
        </w:numPr>
        <w:spacing w:before="0" w:line="240" w:lineRule="auto"/>
        <w:ind w:hanging="630"/>
        <w:contextualSpacing w:val="0"/>
        <w:rPr>
          <w:del w:id="13928" w:author="Phuong Truong Thi" w:date="2024-11-20T12:58:00Z"/>
          <w:rFonts w:eastAsia="Times New Roman"/>
          <w:b/>
          <w:bCs/>
          <w:color w:val="000000"/>
          <w:szCs w:val="24"/>
        </w:rPr>
      </w:pPr>
      <w:del w:id="13929" w:author="Phuong Truong Thi" w:date="2024-11-20T12:58:00Z">
        <w:r w:rsidDel="00890E54">
          <w:rPr>
            <w:rFonts w:eastAsia="Times New Roman"/>
            <w:b/>
            <w:bCs/>
            <w:color w:val="000000"/>
            <w:szCs w:val="24"/>
          </w:rPr>
          <w:delText xml:space="preserve">Tính năng </w:delText>
        </w:r>
        <w:r w:rsidR="00CF7360" w:rsidRPr="00591547" w:rsidDel="00890E54">
          <w:rPr>
            <w:rFonts w:eastAsia="Times New Roman"/>
            <w:b/>
            <w:bCs/>
            <w:color w:val="000000"/>
            <w:szCs w:val="24"/>
          </w:rPr>
          <w:delText>Điều chỉnh các trường hiển thị trên danh sách</w:delText>
        </w:r>
        <w:bookmarkStart w:id="13930" w:name="_Toc183455061"/>
        <w:bookmarkStart w:id="13931" w:name="_Toc183456013"/>
        <w:bookmarkStart w:id="13932" w:name="_Toc184406347"/>
        <w:bookmarkStart w:id="13933" w:name="_Toc184407606"/>
        <w:bookmarkStart w:id="13934" w:name="_Toc184408554"/>
        <w:bookmarkStart w:id="13935" w:name="_Toc184409502"/>
        <w:bookmarkStart w:id="13936" w:name="_Toc184813288"/>
        <w:bookmarkEnd w:id="13930"/>
        <w:bookmarkEnd w:id="13931"/>
        <w:bookmarkEnd w:id="13932"/>
        <w:bookmarkEnd w:id="13933"/>
        <w:bookmarkEnd w:id="13934"/>
        <w:bookmarkEnd w:id="13935"/>
        <w:bookmarkEnd w:id="13936"/>
      </w:del>
    </w:p>
    <w:p w14:paraId="1B8C114C" w14:textId="5B5E3200" w:rsidR="00CF7360" w:rsidRPr="0013060C" w:rsidDel="00471E7D" w:rsidRDefault="00CF7360" w:rsidP="00CF7360">
      <w:pPr>
        <w:ind w:left="360"/>
        <w:rPr>
          <w:del w:id="13937" w:author="Phuong Truong Thi" w:date="2024-10-08T18:00:00Z"/>
          <w:rFonts w:ascii="Times New Roman" w:hAnsi="Times New Roman"/>
          <w:sz w:val="24"/>
          <w:szCs w:val="24"/>
        </w:rPr>
      </w:pPr>
      <w:del w:id="13938" w:author="Phuong Truong Thi" w:date="2024-11-20T12:58:00Z">
        <w:r w:rsidRPr="0013060C" w:rsidDel="00890E54">
          <w:rPr>
            <w:rFonts w:ascii="Times New Roman" w:hAnsi="Times New Roman"/>
            <w:sz w:val="24"/>
            <w:szCs w:val="24"/>
          </w:rPr>
          <w:delText xml:space="preserve">    Bước 1: </w:delText>
        </w:r>
      </w:del>
      <w:bookmarkStart w:id="13939" w:name="_Toc183455062"/>
      <w:bookmarkStart w:id="13940" w:name="_Toc183456014"/>
      <w:bookmarkStart w:id="13941" w:name="_Toc184406348"/>
      <w:bookmarkStart w:id="13942" w:name="_Toc184407607"/>
      <w:bookmarkStart w:id="13943" w:name="_Toc184408555"/>
      <w:bookmarkStart w:id="13944" w:name="_Toc184409503"/>
      <w:bookmarkStart w:id="13945" w:name="_Toc184813289"/>
      <w:bookmarkEnd w:id="13939"/>
      <w:bookmarkEnd w:id="13940"/>
      <w:bookmarkEnd w:id="13941"/>
      <w:bookmarkEnd w:id="13942"/>
      <w:bookmarkEnd w:id="13943"/>
      <w:bookmarkEnd w:id="13944"/>
      <w:bookmarkEnd w:id="13945"/>
    </w:p>
    <w:p w14:paraId="67804282" w14:textId="77777777" w:rsidR="00CF7360" w:rsidRPr="0013060C" w:rsidDel="00471E7D" w:rsidRDefault="00CF7360" w:rsidP="00CF7360">
      <w:pPr>
        <w:rPr>
          <w:del w:id="13946" w:author="Phuong Truong Thi" w:date="2024-10-08T18:00:00Z"/>
          <w:rFonts w:ascii="Times New Roman" w:hAnsi="Times New Roman"/>
          <w:sz w:val="24"/>
          <w:szCs w:val="24"/>
        </w:rPr>
      </w:pPr>
      <w:del w:id="13947" w:author="Phuong Truong Thi" w:date="2024-10-08T18:00:00Z">
        <w:r w:rsidRPr="0013060C" w:rsidDel="00471E7D">
          <w:rPr>
            <w:rFonts w:ascii="Times New Roman" w:hAnsi="Times New Roman"/>
            <w:i/>
            <w:iCs/>
            <w:sz w:val="24"/>
            <w:szCs w:val="24"/>
          </w:rPr>
          <w:delText>Màn hình minh họa</w:delText>
        </w:r>
        <w:bookmarkStart w:id="13948" w:name="_Toc183455063"/>
        <w:bookmarkStart w:id="13949" w:name="_Toc183456015"/>
        <w:bookmarkStart w:id="13950" w:name="_Toc184406349"/>
        <w:bookmarkStart w:id="13951" w:name="_Toc184407608"/>
        <w:bookmarkStart w:id="13952" w:name="_Toc184408556"/>
        <w:bookmarkStart w:id="13953" w:name="_Toc184409504"/>
        <w:bookmarkStart w:id="13954" w:name="_Toc184813290"/>
        <w:bookmarkEnd w:id="13948"/>
        <w:bookmarkEnd w:id="13949"/>
        <w:bookmarkEnd w:id="13950"/>
        <w:bookmarkEnd w:id="13951"/>
        <w:bookmarkEnd w:id="13952"/>
        <w:bookmarkEnd w:id="13953"/>
        <w:bookmarkEnd w:id="13954"/>
      </w:del>
    </w:p>
    <w:p w14:paraId="3E847461" w14:textId="77777777" w:rsidR="00CF7360" w:rsidRPr="0013060C" w:rsidDel="00FD6BA2" w:rsidRDefault="00CF7360" w:rsidP="00CF7360">
      <w:pPr>
        <w:rPr>
          <w:del w:id="13955" w:author="Phuong Truong Thi" w:date="2024-10-17T18:56:00Z"/>
          <w:rFonts w:ascii="Times New Roman" w:hAnsi="Times New Roman"/>
          <w:sz w:val="24"/>
          <w:szCs w:val="24"/>
        </w:rPr>
      </w:pPr>
      <w:del w:id="13956" w:author="Phuong Truong Thi" w:date="2024-10-08T18:00:00Z">
        <w:r w:rsidRPr="0013060C" w:rsidDel="00471E7D">
          <w:rPr>
            <w:rFonts w:ascii="Times New Roman" w:eastAsia="Times New Roman" w:hAnsi="Times New Roman"/>
            <w:noProof/>
            <w:sz w:val="24"/>
            <w:szCs w:val="24"/>
          </w:rPr>
          <w:drawing>
            <wp:inline distT="0" distB="0" distL="0" distR="0" wp14:anchorId="46C217EB" wp14:editId="1F1C7414">
              <wp:extent cx="5821045" cy="2266950"/>
              <wp:effectExtent l="0" t="0" r="8255" b="0"/>
              <wp:docPr id="1641359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13957" w:name="_Toc183455064"/>
      <w:bookmarkStart w:id="13958" w:name="_Toc183456016"/>
      <w:bookmarkStart w:id="13959" w:name="_Toc184406350"/>
      <w:bookmarkStart w:id="13960" w:name="_Toc184407609"/>
      <w:bookmarkStart w:id="13961" w:name="_Toc184408557"/>
      <w:bookmarkStart w:id="13962" w:name="_Toc184409505"/>
      <w:bookmarkStart w:id="13963" w:name="_Toc184813291"/>
      <w:bookmarkEnd w:id="13957"/>
      <w:bookmarkEnd w:id="13958"/>
      <w:bookmarkEnd w:id="13959"/>
      <w:bookmarkEnd w:id="13960"/>
      <w:bookmarkEnd w:id="13961"/>
      <w:bookmarkEnd w:id="13962"/>
      <w:bookmarkEnd w:id="13963"/>
    </w:p>
    <w:p w14:paraId="4DAE8848" w14:textId="75A7DA2C" w:rsidR="00CF7360" w:rsidRPr="0013060C" w:rsidDel="00890E54" w:rsidRDefault="0096539C" w:rsidP="00CF7360">
      <w:pPr>
        <w:spacing w:before="0" w:line="240" w:lineRule="auto"/>
        <w:ind w:left="360" w:hanging="360"/>
        <w:contextualSpacing w:val="0"/>
        <w:rPr>
          <w:del w:id="13964" w:author="Phuong Truong Thi" w:date="2024-11-20T12:58:00Z"/>
          <w:rFonts w:ascii="Times New Roman" w:eastAsia="Times New Roman" w:hAnsi="Times New Roman"/>
          <w:color w:val="000000"/>
          <w:sz w:val="24"/>
          <w:szCs w:val="24"/>
        </w:rPr>
      </w:pPr>
      <w:del w:id="13965" w:author="Phuong Truong Thi" w:date="2024-11-20T12:58:00Z">
        <w:r w:rsidRPr="0096539C" w:rsidDel="00890E54">
          <w:rPr>
            <w:rFonts w:ascii="Times New Roman" w:hAnsi="Times New Roman"/>
            <w:sz w:val="24"/>
            <w:szCs w:val="24"/>
          </w:rPr>
          <w:delText>danh sách KH AF</w:delText>
        </w:r>
        <w:r w:rsidR="008D4758" w:rsidDel="00890E54">
          <w:rPr>
            <w:rFonts w:ascii="Times New Roman" w:eastAsia="Times New Roman" w:hAnsi="Times New Roman"/>
            <w:color w:val="000000"/>
            <w:sz w:val="24"/>
            <w:szCs w:val="24"/>
          </w:rPr>
          <w:delText>User</w:delText>
        </w:r>
        <w:r w:rsidR="00CF7360" w:rsidRPr="0013060C" w:rsidDel="00890E54">
          <w:rPr>
            <w:rFonts w:ascii="Times New Roman" w:eastAsia="Times New Roman" w:hAnsi="Times New Roman"/>
            <w:color w:val="000000"/>
            <w:sz w:val="24"/>
            <w:szCs w:val="24"/>
          </w:rPr>
          <w:delText xml:space="preserve">    Bước 2:     Bước 3:  lên danh sách.    Bước 4: </w:delText>
        </w:r>
        <w:bookmarkStart w:id="13966" w:name="_Toc183455065"/>
        <w:bookmarkStart w:id="13967" w:name="_Toc183456017"/>
        <w:bookmarkStart w:id="13968" w:name="_Toc184406351"/>
        <w:bookmarkStart w:id="13969" w:name="_Toc184407610"/>
        <w:bookmarkStart w:id="13970" w:name="_Toc184408558"/>
        <w:bookmarkStart w:id="13971" w:name="_Toc184409506"/>
        <w:bookmarkStart w:id="13972" w:name="_Toc184813292"/>
        <w:bookmarkEnd w:id="13966"/>
        <w:bookmarkEnd w:id="13967"/>
        <w:bookmarkEnd w:id="13968"/>
        <w:bookmarkEnd w:id="13969"/>
        <w:bookmarkEnd w:id="13970"/>
        <w:bookmarkEnd w:id="13971"/>
        <w:bookmarkEnd w:id="13972"/>
      </w:del>
    </w:p>
    <w:p w14:paraId="545AE58A" w14:textId="3FA84F1D" w:rsidR="00CF7360" w:rsidDel="00890E54" w:rsidRDefault="00CF7360" w:rsidP="004B3858">
      <w:pPr>
        <w:spacing w:before="0" w:line="240" w:lineRule="auto"/>
        <w:ind w:left="360" w:hanging="360"/>
        <w:contextualSpacing w:val="0"/>
        <w:rPr>
          <w:del w:id="13973" w:author="Phuong Truong Thi" w:date="2024-11-20T12:58:00Z"/>
          <w:rFonts w:ascii="Times New Roman" w:eastAsia="Times New Roman" w:hAnsi="Times New Roman"/>
          <w:color w:val="000000"/>
          <w:sz w:val="24"/>
          <w:szCs w:val="24"/>
        </w:rPr>
      </w:pPr>
      <w:del w:id="13974" w:author="Phuong Truong Thi" w:date="2024-11-20T12:58:00Z">
        <w:r w:rsidRPr="0013060C" w:rsidDel="00890E54">
          <w:rPr>
            <w:rFonts w:ascii="Times New Roman" w:eastAsia="Times New Roman" w:hAnsi="Times New Roman"/>
            <w:color w:val="000000"/>
            <w:sz w:val="24"/>
            <w:szCs w:val="24"/>
          </w:rPr>
          <w:delText xml:space="preserve">    Bước 5: Danh sáchhiển thị </w:delText>
        </w:r>
        <w:bookmarkStart w:id="13975" w:name="_Toc183455066"/>
        <w:bookmarkStart w:id="13976" w:name="_Toc183456018"/>
        <w:bookmarkStart w:id="13977" w:name="_Toc184406352"/>
        <w:bookmarkStart w:id="13978" w:name="_Toc184407611"/>
        <w:bookmarkStart w:id="13979" w:name="_Toc184408559"/>
        <w:bookmarkStart w:id="13980" w:name="_Toc184409507"/>
        <w:bookmarkStart w:id="13981" w:name="_Toc184813293"/>
        <w:bookmarkEnd w:id="13975"/>
        <w:bookmarkEnd w:id="13976"/>
        <w:bookmarkEnd w:id="13977"/>
        <w:bookmarkEnd w:id="13978"/>
        <w:bookmarkEnd w:id="13979"/>
        <w:bookmarkEnd w:id="13980"/>
        <w:bookmarkEnd w:id="13981"/>
      </w:del>
    </w:p>
    <w:p w14:paraId="5826B59A" w14:textId="36EFEFDD" w:rsidR="00872D81" w:rsidDel="00890E54" w:rsidRDefault="00872D81" w:rsidP="004B3858">
      <w:pPr>
        <w:spacing w:before="0" w:line="240" w:lineRule="auto"/>
        <w:ind w:left="360" w:hanging="360"/>
        <w:contextualSpacing w:val="0"/>
        <w:rPr>
          <w:del w:id="13982" w:author="Phuong Truong Thi" w:date="2024-11-20T12:58:00Z"/>
          <w:rFonts w:ascii="Times New Roman" w:eastAsia="Times New Roman" w:hAnsi="Times New Roman"/>
          <w:color w:val="000000"/>
          <w:sz w:val="24"/>
          <w:szCs w:val="24"/>
        </w:rPr>
      </w:pPr>
      <w:bookmarkStart w:id="13983" w:name="_Toc183455067"/>
      <w:bookmarkStart w:id="13984" w:name="_Toc183456019"/>
      <w:bookmarkStart w:id="13985" w:name="_Toc184406353"/>
      <w:bookmarkStart w:id="13986" w:name="_Toc184407612"/>
      <w:bookmarkStart w:id="13987" w:name="_Toc184408560"/>
      <w:bookmarkStart w:id="13988" w:name="_Toc184409508"/>
      <w:bookmarkStart w:id="13989" w:name="_Toc184813294"/>
      <w:bookmarkEnd w:id="13983"/>
      <w:bookmarkEnd w:id="13984"/>
      <w:bookmarkEnd w:id="13985"/>
      <w:bookmarkEnd w:id="13986"/>
      <w:bookmarkEnd w:id="13987"/>
      <w:bookmarkEnd w:id="13988"/>
      <w:bookmarkEnd w:id="13989"/>
    </w:p>
    <w:p w14:paraId="51F1613A" w14:textId="65A96DF1" w:rsidR="00872D81" w:rsidRPr="00872D81" w:rsidDel="00890E54" w:rsidRDefault="00872D81" w:rsidP="00872D81">
      <w:pPr>
        <w:pStyle w:val="ListParagraph"/>
        <w:numPr>
          <w:ilvl w:val="0"/>
          <w:numId w:val="151"/>
        </w:numPr>
        <w:spacing w:before="0" w:line="240" w:lineRule="auto"/>
        <w:contextualSpacing w:val="0"/>
        <w:rPr>
          <w:del w:id="13990" w:author="Phuong Truong Thi" w:date="2024-11-20T12:58:00Z"/>
          <w:rFonts w:eastAsia="Times New Roman"/>
          <w:b/>
          <w:bCs/>
          <w:color w:val="000000"/>
          <w:szCs w:val="24"/>
        </w:rPr>
      </w:pPr>
      <w:del w:id="13991" w:author="Phuong Truong Thi" w:date="2024-11-20T12:58:00Z">
        <w:r w:rsidRPr="00872D81" w:rsidDel="00890E54">
          <w:rPr>
            <w:rFonts w:eastAsia="Times New Roman"/>
            <w:b/>
            <w:bCs/>
            <w:color w:val="000000"/>
            <w:szCs w:val="24"/>
          </w:rPr>
          <w:delText>Tính năng Tạo mới listview</w:delText>
        </w:r>
        <w:bookmarkStart w:id="13992" w:name="_Toc183455068"/>
        <w:bookmarkStart w:id="13993" w:name="_Toc183456020"/>
        <w:bookmarkStart w:id="13994" w:name="_Toc184406354"/>
        <w:bookmarkStart w:id="13995" w:name="_Toc184407613"/>
        <w:bookmarkStart w:id="13996" w:name="_Toc184408561"/>
        <w:bookmarkStart w:id="13997" w:name="_Toc184409509"/>
        <w:bookmarkStart w:id="13998" w:name="_Toc184813295"/>
        <w:bookmarkEnd w:id="13992"/>
        <w:bookmarkEnd w:id="13993"/>
        <w:bookmarkEnd w:id="13994"/>
        <w:bookmarkEnd w:id="13995"/>
        <w:bookmarkEnd w:id="13996"/>
        <w:bookmarkEnd w:id="13997"/>
        <w:bookmarkEnd w:id="13998"/>
      </w:del>
    </w:p>
    <w:p w14:paraId="342BCE5B" w14:textId="7B6DF9BB" w:rsidR="00872D81" w:rsidRPr="00ED5AD9" w:rsidDel="00890E54" w:rsidRDefault="00872D81" w:rsidP="00872D81">
      <w:pPr>
        <w:spacing w:before="0" w:line="240" w:lineRule="auto"/>
        <w:ind w:left="360" w:hanging="360"/>
        <w:contextualSpacing w:val="0"/>
        <w:rPr>
          <w:del w:id="13999" w:author="Phuong Truong Thi" w:date="2024-11-20T12:58:00Z"/>
          <w:rFonts w:ascii="Times New Roman" w:eastAsia="Times New Roman" w:hAnsi="Times New Roman"/>
          <w:color w:val="000000"/>
          <w:sz w:val="24"/>
          <w:szCs w:val="24"/>
        </w:rPr>
      </w:pPr>
      <w:del w:id="14000" w:author="Phuong Truong Thi" w:date="2024-11-20T12:58:00Z">
        <w:r w:rsidRPr="00ED5AD9" w:rsidDel="00890E54">
          <w:rPr>
            <w:rFonts w:ascii="Times New Roman" w:eastAsia="Times New Roman" w:hAnsi="Times New Roman"/>
            <w:color w:val="000000"/>
            <w:sz w:val="24"/>
            <w:szCs w:val="24"/>
          </w:rPr>
          <w:delText xml:space="preserve">   Tạo ra danh sách listview mới</w:delText>
        </w:r>
        <w:bookmarkStart w:id="14001" w:name="_Toc183455069"/>
        <w:bookmarkStart w:id="14002" w:name="_Toc183456021"/>
        <w:bookmarkStart w:id="14003" w:name="_Toc184406355"/>
        <w:bookmarkStart w:id="14004" w:name="_Toc184407614"/>
        <w:bookmarkStart w:id="14005" w:name="_Toc184408562"/>
        <w:bookmarkStart w:id="14006" w:name="_Toc184409510"/>
        <w:bookmarkStart w:id="14007" w:name="_Toc184813296"/>
        <w:bookmarkEnd w:id="14001"/>
        <w:bookmarkEnd w:id="14002"/>
        <w:bookmarkEnd w:id="14003"/>
        <w:bookmarkEnd w:id="14004"/>
        <w:bookmarkEnd w:id="14005"/>
        <w:bookmarkEnd w:id="14006"/>
        <w:bookmarkEnd w:id="14007"/>
      </w:del>
    </w:p>
    <w:p w14:paraId="378C6B49" w14:textId="39722DFC" w:rsidR="00872D81" w:rsidDel="00890E54" w:rsidRDefault="00872D81" w:rsidP="00872D81">
      <w:pPr>
        <w:spacing w:before="0" w:line="240" w:lineRule="auto"/>
        <w:ind w:left="360" w:hanging="360"/>
        <w:contextualSpacing w:val="0"/>
        <w:rPr>
          <w:del w:id="14008" w:author="Phuong Truong Thi" w:date="2024-11-20T12:58:00Z"/>
          <w:rFonts w:ascii="Times New Roman" w:eastAsia="Times New Roman" w:hAnsi="Times New Roman"/>
          <w:color w:val="000000"/>
          <w:sz w:val="24"/>
          <w:szCs w:val="24"/>
        </w:rPr>
      </w:pPr>
      <w:del w:id="14009" w:author="Phuong Truong Thi" w:date="2024-11-20T12:58:00Z">
        <w:r w:rsidRPr="00ED5AD9" w:rsidDel="00890E54">
          <w:rPr>
            <w:rFonts w:ascii="Times New Roman" w:eastAsia="Times New Roman" w:hAnsi="Times New Roman"/>
            <w:color w:val="000000"/>
            <w:sz w:val="24"/>
            <w:szCs w:val="24"/>
          </w:rPr>
          <w:delText xml:space="preserve">    Bước :  KH</w:delText>
        </w:r>
        <w:r w:rsidDel="00890E54">
          <w:rPr>
            <w:rFonts w:ascii="Times New Roman" w:eastAsia="Times New Roman" w:hAnsi="Times New Roman"/>
            <w:color w:val="000000"/>
            <w:sz w:val="24"/>
            <w:szCs w:val="24"/>
          </w:rPr>
          <w:delText>User</w:delText>
        </w:r>
        <w:r w:rsidRPr="00ED5AD9" w:rsidDel="00890E54">
          <w:rPr>
            <w:rFonts w:ascii="Times New Roman" w:eastAsia="Times New Roman" w:hAnsi="Times New Roman"/>
            <w:color w:val="000000"/>
            <w:sz w:val="24"/>
            <w:szCs w:val="24"/>
          </w:rPr>
          <w:delText xml:space="preserve">    Bước :     Bước     Bước     Bước     Bước </w:delText>
        </w:r>
        <w:bookmarkStart w:id="14010" w:name="_Toc183455070"/>
        <w:bookmarkStart w:id="14011" w:name="_Toc183456022"/>
        <w:bookmarkStart w:id="14012" w:name="_Toc184406356"/>
        <w:bookmarkStart w:id="14013" w:name="_Toc184407615"/>
        <w:bookmarkStart w:id="14014" w:name="_Toc184408563"/>
        <w:bookmarkStart w:id="14015" w:name="_Toc184409511"/>
        <w:bookmarkStart w:id="14016" w:name="_Toc184813297"/>
        <w:bookmarkEnd w:id="14010"/>
        <w:bookmarkEnd w:id="14011"/>
        <w:bookmarkEnd w:id="14012"/>
        <w:bookmarkEnd w:id="14013"/>
        <w:bookmarkEnd w:id="14014"/>
        <w:bookmarkEnd w:id="14015"/>
        <w:bookmarkEnd w:id="14016"/>
      </w:del>
    </w:p>
    <w:p w14:paraId="20FC91E9" w14:textId="51E30515" w:rsidR="00872D81" w:rsidRPr="00ED5AD9" w:rsidDel="00890E54" w:rsidRDefault="00872D81" w:rsidP="00872D81">
      <w:pPr>
        <w:pStyle w:val="ListParagraph"/>
        <w:numPr>
          <w:ilvl w:val="0"/>
          <w:numId w:val="151"/>
        </w:numPr>
        <w:spacing w:before="0" w:line="240" w:lineRule="auto"/>
        <w:contextualSpacing w:val="0"/>
        <w:rPr>
          <w:del w:id="14017" w:author="Phuong Truong Thi" w:date="2024-11-20T12:58:00Z"/>
          <w:rFonts w:eastAsia="Times New Roman"/>
          <w:b/>
          <w:bCs/>
          <w:color w:val="000000"/>
          <w:szCs w:val="24"/>
        </w:rPr>
      </w:pPr>
      <w:del w:id="14018" w:author="Phuong Truong Thi" w:date="2024-11-20T12:58:00Z">
        <w:r w:rsidRPr="00ED5AD9" w:rsidDel="00890E54">
          <w:rPr>
            <w:rFonts w:eastAsia="Times New Roman"/>
            <w:b/>
            <w:bCs/>
            <w:color w:val="000000"/>
            <w:szCs w:val="24"/>
          </w:rPr>
          <w:delText>Tính năng Cl</w:delText>
        </w:r>
        <w:r w:rsidDel="00890E54">
          <w:rPr>
            <w:rFonts w:eastAsia="Times New Roman"/>
            <w:b/>
            <w:bCs/>
            <w:color w:val="000000"/>
            <w:szCs w:val="24"/>
          </w:rPr>
          <w:delText>o</w:delText>
        </w:r>
        <w:r w:rsidRPr="00ED5AD9" w:rsidDel="00890E54">
          <w:rPr>
            <w:rFonts w:eastAsia="Times New Roman"/>
            <w:b/>
            <w:bCs/>
            <w:color w:val="000000"/>
            <w:szCs w:val="24"/>
          </w:rPr>
          <w:delText>ne listview</w:delText>
        </w:r>
        <w:bookmarkStart w:id="14019" w:name="_Toc183455071"/>
        <w:bookmarkStart w:id="14020" w:name="_Toc183456023"/>
        <w:bookmarkStart w:id="14021" w:name="_Toc184406357"/>
        <w:bookmarkStart w:id="14022" w:name="_Toc184407616"/>
        <w:bookmarkStart w:id="14023" w:name="_Toc184408564"/>
        <w:bookmarkStart w:id="14024" w:name="_Toc184409512"/>
        <w:bookmarkStart w:id="14025" w:name="_Toc184813298"/>
        <w:bookmarkEnd w:id="14019"/>
        <w:bookmarkEnd w:id="14020"/>
        <w:bookmarkEnd w:id="14021"/>
        <w:bookmarkEnd w:id="14022"/>
        <w:bookmarkEnd w:id="14023"/>
        <w:bookmarkEnd w:id="14024"/>
        <w:bookmarkEnd w:id="14025"/>
      </w:del>
    </w:p>
    <w:p w14:paraId="14764893" w14:textId="75806484" w:rsidR="00872D81" w:rsidRPr="00ED5AD9" w:rsidDel="00890E54" w:rsidRDefault="00872D81" w:rsidP="00872D81">
      <w:pPr>
        <w:spacing w:before="0" w:line="240" w:lineRule="auto"/>
        <w:contextualSpacing w:val="0"/>
        <w:rPr>
          <w:del w:id="14026" w:author="Phuong Truong Thi" w:date="2024-11-20T12:58:00Z"/>
          <w:rFonts w:ascii="Times New Roman" w:eastAsia="Times New Roman" w:hAnsi="Times New Roman"/>
          <w:color w:val="000000"/>
          <w:sz w:val="24"/>
          <w:szCs w:val="24"/>
        </w:rPr>
      </w:pPr>
      <w:del w:id="14027" w:author="Phuong Truong Thi" w:date="2024-11-20T12:58:00Z">
        <w:r w:rsidRPr="00ED5AD9" w:rsidDel="00890E54">
          <w:rPr>
            <w:rFonts w:ascii="Times New Roman" w:eastAsia="Times New Roman" w:hAnsi="Times New Roman"/>
            <w:b/>
            <w:bCs/>
            <w:color w:val="000000"/>
            <w:sz w:val="24"/>
            <w:szCs w:val="24"/>
          </w:rPr>
          <w:delText xml:space="preserve">   </w:delText>
        </w:r>
        <w:r w:rsidRPr="00ED5AD9" w:rsidDel="00890E54">
          <w:rPr>
            <w:rFonts w:ascii="Times New Roman" w:eastAsia="Times New Roman" w:hAnsi="Times New Roman"/>
            <w:color w:val="000000"/>
            <w:sz w:val="24"/>
            <w:szCs w:val="24"/>
          </w:rPr>
          <w:delText>Tạo ra danh sách khách hàng khác được sao chép từ danh sách hiện tại</w:delText>
        </w:r>
        <w:bookmarkStart w:id="14028" w:name="_Toc183455072"/>
        <w:bookmarkStart w:id="14029" w:name="_Toc183456024"/>
        <w:bookmarkStart w:id="14030" w:name="_Toc184406358"/>
        <w:bookmarkStart w:id="14031" w:name="_Toc184407617"/>
        <w:bookmarkStart w:id="14032" w:name="_Toc184408565"/>
        <w:bookmarkStart w:id="14033" w:name="_Toc184409513"/>
        <w:bookmarkStart w:id="14034" w:name="_Toc184813299"/>
        <w:bookmarkEnd w:id="14028"/>
        <w:bookmarkEnd w:id="14029"/>
        <w:bookmarkEnd w:id="14030"/>
        <w:bookmarkEnd w:id="14031"/>
        <w:bookmarkEnd w:id="14032"/>
        <w:bookmarkEnd w:id="14033"/>
        <w:bookmarkEnd w:id="14034"/>
      </w:del>
    </w:p>
    <w:p w14:paraId="6DD414FB" w14:textId="66F14FF3" w:rsidR="00872D81" w:rsidRPr="004B3858" w:rsidDel="00890E54" w:rsidRDefault="00872D81" w:rsidP="004B3858">
      <w:pPr>
        <w:spacing w:before="0" w:line="240" w:lineRule="auto"/>
        <w:ind w:left="360" w:hanging="360"/>
        <w:contextualSpacing w:val="0"/>
        <w:rPr>
          <w:del w:id="14035" w:author="Phuong Truong Thi" w:date="2024-11-20T12:58:00Z"/>
          <w:rFonts w:ascii="Times New Roman" w:eastAsia="Times New Roman" w:hAnsi="Times New Roman"/>
          <w:color w:val="000000"/>
          <w:sz w:val="24"/>
          <w:szCs w:val="24"/>
        </w:rPr>
      </w:pPr>
      <w:del w:id="14036" w:author="Phuong Truong Thi" w:date="2024-11-20T12:58:00Z">
        <w:r w:rsidRPr="00ED5AD9" w:rsidDel="00890E54">
          <w:rPr>
            <w:rFonts w:ascii="Times New Roman" w:eastAsia="Times New Roman" w:hAnsi="Times New Roman"/>
            <w:color w:val="000000"/>
            <w:sz w:val="24"/>
            <w:szCs w:val="24"/>
          </w:rPr>
          <w:delText xml:space="preserve">    Bước :  KH</w:delText>
        </w:r>
        <w:r w:rsidDel="00890E54">
          <w:rPr>
            <w:rFonts w:ascii="Times New Roman" w:eastAsia="Times New Roman" w:hAnsi="Times New Roman"/>
            <w:color w:val="000000"/>
            <w:sz w:val="24"/>
            <w:szCs w:val="24"/>
          </w:rPr>
          <w:delText>User</w:delText>
        </w:r>
        <w:r w:rsidRPr="00ED5AD9" w:rsidDel="00890E54">
          <w:rPr>
            <w:rFonts w:ascii="Times New Roman" w:eastAsia="Times New Roman" w:hAnsi="Times New Roman"/>
            <w:color w:val="000000"/>
            <w:sz w:val="24"/>
            <w:szCs w:val="24"/>
          </w:rPr>
          <w:delText xml:space="preserve">    Bước : </w:delText>
        </w:r>
        <w:r w:rsidDel="00890E54">
          <w:rPr>
            <w:rFonts w:ascii="Times New Roman" w:eastAsia="Times New Roman" w:hAnsi="Times New Roman"/>
            <w:color w:val="000000"/>
            <w:sz w:val="24"/>
            <w:szCs w:val="24"/>
          </w:rPr>
          <w:delText>Clone</w:delText>
        </w:r>
        <w:r w:rsidRPr="00ED5AD9" w:rsidDel="00890E54">
          <w:rPr>
            <w:rFonts w:ascii="Times New Roman" w:eastAsia="Times New Roman" w:hAnsi="Times New Roman"/>
            <w:color w:val="000000"/>
            <w:sz w:val="24"/>
            <w:szCs w:val="24"/>
          </w:rPr>
          <w:delText xml:space="preserve">    Bước     Bước     Bước     Bước </w:delText>
        </w:r>
        <w:bookmarkStart w:id="14037" w:name="_Toc183455073"/>
        <w:bookmarkStart w:id="14038" w:name="_Toc183456025"/>
        <w:bookmarkStart w:id="14039" w:name="_Toc184406359"/>
        <w:bookmarkStart w:id="14040" w:name="_Toc184407618"/>
        <w:bookmarkStart w:id="14041" w:name="_Toc184408566"/>
        <w:bookmarkStart w:id="14042" w:name="_Toc184409514"/>
        <w:bookmarkStart w:id="14043" w:name="_Toc184813300"/>
        <w:bookmarkEnd w:id="14037"/>
        <w:bookmarkEnd w:id="14038"/>
        <w:bookmarkEnd w:id="14039"/>
        <w:bookmarkEnd w:id="14040"/>
        <w:bookmarkEnd w:id="14041"/>
        <w:bookmarkEnd w:id="14042"/>
        <w:bookmarkEnd w:id="14043"/>
      </w:del>
    </w:p>
    <w:p w14:paraId="0AD22BAA" w14:textId="1C22E699" w:rsidR="00EC5606" w:rsidRPr="00815A62" w:rsidRDefault="005044F7">
      <w:pPr>
        <w:pStyle w:val="Heading31"/>
        <w:rPr>
          <w:lang w:val="vi-VN"/>
        </w:rPr>
        <w:pPrChange w:id="14044" w:author="Phuong Truong Thi" w:date="2024-10-08T18:21:00Z">
          <w:pPr>
            <w:pStyle w:val="Heading23"/>
            <w:numPr>
              <w:numId w:val="66"/>
            </w:numPr>
            <w:tabs>
              <w:tab w:val="clear" w:pos="1430"/>
            </w:tabs>
            <w:ind w:left="600" w:hanging="600"/>
            <w:outlineLvl w:val="2"/>
          </w:pPr>
        </w:pPrChange>
      </w:pPr>
      <w:bookmarkStart w:id="14045" w:name="_Toc184813301"/>
      <w:r w:rsidRPr="00815A62">
        <w:rPr>
          <w:sz w:val="24"/>
          <w:szCs w:val="24"/>
        </w:rPr>
        <w:t>PORT</w:t>
      </w:r>
      <w:r w:rsidR="00EC5606" w:rsidRPr="00815A62">
        <w:rPr>
          <w:sz w:val="24"/>
          <w:szCs w:val="24"/>
          <w:lang w:val="vi-VN"/>
        </w:rPr>
        <w:t xml:space="preserve">.03 – </w:t>
      </w:r>
      <w:bookmarkEnd w:id="13142"/>
      <w:ins w:id="14046" w:author="Phuong Truong Thi" w:date="2024-10-16T01:19:00Z">
        <w:r w:rsidR="000350F3" w:rsidRPr="00815A62">
          <w:rPr>
            <w:sz w:val="24"/>
            <w:szCs w:val="24"/>
          </w:rPr>
          <w:t>Xem d</w:t>
        </w:r>
      </w:ins>
      <w:del w:id="14047" w:author="Phuong Truong Thi" w:date="2024-10-16T01:19:00Z">
        <w:r w:rsidR="003E5B1D" w:rsidRPr="00815A62" w:rsidDel="000350F3">
          <w:rPr>
            <w:sz w:val="24"/>
            <w:szCs w:val="24"/>
          </w:rPr>
          <w:delText>D</w:delText>
        </w:r>
      </w:del>
      <w:r w:rsidR="003E5B1D" w:rsidRPr="00815A62">
        <w:rPr>
          <w:sz w:val="24"/>
          <w:szCs w:val="24"/>
        </w:rPr>
        <w:t>anh sách KH MAF</w:t>
      </w:r>
      <w:bookmarkEnd w:id="13814"/>
      <w:bookmarkEnd w:id="14045"/>
    </w:p>
    <w:p w14:paraId="7F834854" w14:textId="5AD1E488" w:rsidR="00EC5606" w:rsidRPr="00A35118" w:rsidRDefault="00EC5606" w:rsidP="004401C8">
      <w:pPr>
        <w:pStyle w:val="Heading61"/>
        <w:outlineLvl w:val="9"/>
        <w:rPr>
          <w:b/>
          <w:bCs w:val="0"/>
        </w:rPr>
      </w:pPr>
      <w:r w:rsidRPr="00A35118">
        <w:rPr>
          <w:b/>
          <w:bCs w:val="0"/>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7182"/>
      </w:tblGrid>
      <w:tr w:rsidR="00C540DD" w:rsidRPr="00075487" w14:paraId="19FED6AD" w14:textId="77777777" w:rsidTr="00187AFA">
        <w:trPr>
          <w:trHeight w:val="792"/>
        </w:trPr>
        <w:tc>
          <w:tcPr>
            <w:tcW w:w="1975" w:type="dxa"/>
            <w:shd w:val="clear" w:color="auto" w:fill="auto"/>
          </w:tcPr>
          <w:p w14:paraId="199F21E1" w14:textId="77777777" w:rsidR="00C540DD" w:rsidRPr="00187AFA" w:rsidRDefault="00C540DD">
            <w:pPr>
              <w:pStyle w:val="Bd-1BodyText1"/>
              <w:keepLines/>
              <w:spacing w:line="276" w:lineRule="auto"/>
              <w:ind w:left="0"/>
              <w:jc w:val="left"/>
              <w:rPr>
                <w:rFonts w:ascii="Times New Roman" w:hAnsi="Times New Roman"/>
                <w:b/>
                <w:bCs/>
                <w:iCs/>
                <w:sz w:val="24"/>
                <w:szCs w:val="24"/>
              </w:rPr>
            </w:pPr>
            <w:r w:rsidRPr="00187AFA">
              <w:rPr>
                <w:rFonts w:ascii="Times New Roman" w:hAnsi="Times New Roman"/>
                <w:b/>
                <w:iCs/>
                <w:sz w:val="24"/>
                <w:szCs w:val="24"/>
              </w:rPr>
              <w:t>Mô tả</w:t>
            </w:r>
          </w:p>
        </w:tc>
        <w:tc>
          <w:tcPr>
            <w:tcW w:w="7182" w:type="dxa"/>
            <w:shd w:val="clear" w:color="auto" w:fill="auto"/>
          </w:tcPr>
          <w:p w14:paraId="08E37B53" w14:textId="1E0211D4" w:rsidR="00C540DD" w:rsidRPr="00075487" w:rsidRDefault="00C540DD">
            <w:pPr>
              <w:pStyle w:val="Normal10"/>
            </w:pPr>
            <w:r w:rsidRPr="00075487">
              <w:t xml:space="preserve">Chức năng hỗ trợ NSD </w:t>
            </w:r>
            <w:r>
              <w:t>nhìn thấy danh sách khách hàng MAF mà cán bộ đó đang được quản lý. Chi tiết ở phần “Thông tin dữ liệu”</w:t>
            </w:r>
          </w:p>
        </w:tc>
      </w:tr>
      <w:tr w:rsidR="00187AFA" w:rsidRPr="00075487" w14:paraId="212B2DAC" w14:textId="77777777" w:rsidTr="00187AFA">
        <w:trPr>
          <w:trHeight w:val="552"/>
        </w:trPr>
        <w:tc>
          <w:tcPr>
            <w:tcW w:w="1975" w:type="dxa"/>
            <w:shd w:val="clear" w:color="auto" w:fill="auto"/>
          </w:tcPr>
          <w:p w14:paraId="58D89357" w14:textId="68B10E1F" w:rsidR="00187AFA" w:rsidRPr="00187AFA" w:rsidRDefault="00187AFA">
            <w:pPr>
              <w:pStyle w:val="Bd-1BodyText1"/>
              <w:keepLines/>
              <w:spacing w:line="276" w:lineRule="auto"/>
              <w:ind w:left="0"/>
              <w:jc w:val="left"/>
              <w:rPr>
                <w:rFonts w:ascii="Times New Roman" w:hAnsi="Times New Roman"/>
                <w:b/>
                <w:iCs/>
                <w:sz w:val="24"/>
                <w:szCs w:val="24"/>
              </w:rPr>
            </w:pPr>
            <w:r w:rsidRPr="00187AFA">
              <w:rPr>
                <w:rFonts w:ascii="Times New Roman" w:hAnsi="Times New Roman"/>
                <w:b/>
                <w:iCs/>
                <w:sz w:val="24"/>
                <w:szCs w:val="24"/>
              </w:rPr>
              <w:t>Actor</w:t>
            </w:r>
          </w:p>
        </w:tc>
        <w:tc>
          <w:tcPr>
            <w:tcW w:w="7182" w:type="dxa"/>
            <w:shd w:val="clear" w:color="auto" w:fill="auto"/>
          </w:tcPr>
          <w:p w14:paraId="07995A55" w14:textId="339E9807" w:rsidR="00187AFA" w:rsidRPr="00075487" w:rsidRDefault="00187AFA">
            <w:pPr>
              <w:pStyle w:val="Normal10"/>
            </w:pPr>
            <w:r>
              <w:t xml:space="preserve">CBBH, CBQL,HO </w:t>
            </w:r>
            <w:ins w:id="14048" w:author="Phuong Truong Thi" w:date="2024-12-05T18:37:00Z">
              <w:r w:rsidR="00FE644D">
                <w:t>phân khúc</w:t>
              </w:r>
            </w:ins>
            <w:del w:id="14049" w:author="Phuong Truong Thi" w:date="2024-12-05T18:37:00Z">
              <w:r w:rsidDel="00FE644D">
                <w:delText>MAF</w:delText>
              </w:r>
            </w:del>
          </w:p>
        </w:tc>
      </w:tr>
      <w:tr w:rsidR="00C540DD" w:rsidRPr="00075487" w14:paraId="02AA7938" w14:textId="77777777" w:rsidTr="00187AFA">
        <w:trPr>
          <w:trHeight w:val="765"/>
        </w:trPr>
        <w:tc>
          <w:tcPr>
            <w:tcW w:w="1975" w:type="dxa"/>
            <w:shd w:val="clear" w:color="auto" w:fill="auto"/>
          </w:tcPr>
          <w:p w14:paraId="607E752D" w14:textId="007A9D25" w:rsidR="00C540DD" w:rsidRPr="00187AFA" w:rsidRDefault="00187AFA">
            <w:pPr>
              <w:pStyle w:val="Bd-1BodyText1"/>
              <w:keepLines/>
              <w:spacing w:line="276" w:lineRule="auto"/>
              <w:ind w:left="0"/>
              <w:jc w:val="left"/>
              <w:rPr>
                <w:rFonts w:ascii="Times New Roman" w:hAnsi="Times New Roman"/>
                <w:b/>
                <w:bCs/>
                <w:iCs/>
                <w:sz w:val="24"/>
                <w:szCs w:val="24"/>
              </w:rPr>
            </w:pPr>
            <w:r w:rsidRPr="00187AFA">
              <w:rPr>
                <w:rFonts w:ascii="Times New Roman" w:hAnsi="Times New Roman"/>
                <w:b/>
                <w:iCs/>
                <w:sz w:val="24"/>
                <w:szCs w:val="24"/>
              </w:rPr>
              <w:t>Các bước xử lý</w:t>
            </w:r>
          </w:p>
        </w:tc>
        <w:tc>
          <w:tcPr>
            <w:tcW w:w="7182" w:type="dxa"/>
            <w:shd w:val="clear" w:color="auto" w:fill="auto"/>
          </w:tcPr>
          <w:p w14:paraId="0E4D69A9" w14:textId="4D1A6616" w:rsidR="008F5D76" w:rsidRDefault="008F5D76" w:rsidP="00187AFA">
            <w:pPr>
              <w:pStyle w:val="Normal10"/>
              <w:keepNext/>
              <w:keepLines/>
              <w:rPr>
                <w:szCs w:val="24"/>
              </w:rPr>
            </w:pPr>
            <w:r>
              <w:rPr>
                <w:szCs w:val="24"/>
              </w:rPr>
              <w:t>1.User đăng nhập hệ thống</w:t>
            </w:r>
          </w:p>
          <w:p w14:paraId="40B353B9" w14:textId="77777777" w:rsidR="00187AFA" w:rsidRDefault="00187AFA" w:rsidP="00187AFA">
            <w:pPr>
              <w:pStyle w:val="Normal10"/>
              <w:keepNext/>
              <w:keepLines/>
              <w:rPr>
                <w:szCs w:val="24"/>
              </w:rPr>
            </w:pPr>
            <w:ins w:id="14050" w:author="Phuong Truong Thi" w:date="2024-10-15T10:46:00Z">
              <w:r>
                <w:rPr>
                  <w:szCs w:val="24"/>
                </w:rPr>
                <w:t>2.</w:t>
              </w:r>
            </w:ins>
            <w:ins w:id="14051" w:author="Phuong Truong Thi" w:date="2024-10-15T10:49:00Z">
              <w:r>
                <w:rPr>
                  <w:szCs w:val="24"/>
                </w:rPr>
                <w:t>Truy cập</w:t>
              </w:r>
            </w:ins>
            <w:del w:id="14052" w:author="Phuong Truong Thi" w:date="2024-10-15T10:49:00Z">
              <w:r w:rsidDel="00D978C6">
                <w:rPr>
                  <w:szCs w:val="24"/>
                </w:rPr>
                <w:delText>Từ</w:delText>
              </w:r>
            </w:del>
            <w:r>
              <w:rPr>
                <w:szCs w:val="24"/>
              </w:rPr>
              <w:t xml:space="preserve"> màn hình Account</w:t>
            </w:r>
            <w:del w:id="14053" w:author="Phuong Truong Thi" w:date="2024-10-15T11:11:00Z">
              <w:r w:rsidDel="008938F2">
                <w:rPr>
                  <w:szCs w:val="24"/>
                </w:rPr>
                <w:delText xml:space="preserve">, </w:delText>
              </w:r>
            </w:del>
          </w:p>
          <w:p w14:paraId="3A9FBE2B" w14:textId="3BDABF57" w:rsidR="00187AFA" w:rsidRDefault="00187AFA" w:rsidP="00187AFA">
            <w:pPr>
              <w:pStyle w:val="Normal10"/>
              <w:keepNext/>
              <w:keepLines/>
              <w:rPr>
                <w:ins w:id="14054" w:author="Phuong Truong Thi" w:date="2024-10-15T11:10:00Z"/>
                <w:szCs w:val="24"/>
              </w:rPr>
            </w:pPr>
            <w:r>
              <w:rPr>
                <w:szCs w:val="24"/>
              </w:rPr>
              <w:t>3.Chọn list view “</w:t>
            </w:r>
            <w:del w:id="14055" w:author="Phuong Truong Thi" w:date="2024-12-06T18:46:00Z">
              <w:r w:rsidDel="00F93E87">
                <w:rPr>
                  <w:szCs w:val="24"/>
                </w:rPr>
                <w:delText xml:space="preserve">Portfolio </w:delText>
              </w:r>
            </w:del>
            <w:ins w:id="14056" w:author="Phuong Truong Thi" w:date="2024-12-06T18:46:00Z">
              <w:r w:rsidR="00F93E87">
                <w:rPr>
                  <w:szCs w:val="24"/>
                </w:rPr>
                <w:t xml:space="preserve">Khách hàng  </w:t>
              </w:r>
            </w:ins>
            <w:r>
              <w:rPr>
                <w:szCs w:val="24"/>
              </w:rPr>
              <w:t>MAF”</w:t>
            </w:r>
          </w:p>
          <w:p w14:paraId="45810BB2" w14:textId="7AEB32DC" w:rsidR="00C540DD" w:rsidRPr="00075487" w:rsidRDefault="00C540DD">
            <w:pPr>
              <w:pStyle w:val="Normal10"/>
              <w:keepNext/>
              <w:keepLines/>
              <w:rPr>
                <w:szCs w:val="24"/>
              </w:rPr>
            </w:pPr>
          </w:p>
        </w:tc>
      </w:tr>
      <w:tr w:rsidR="00C540DD" w:rsidRPr="00075487" w14:paraId="143E54DF" w14:textId="77777777" w:rsidTr="00187AFA">
        <w:trPr>
          <w:trHeight w:val="765"/>
        </w:trPr>
        <w:tc>
          <w:tcPr>
            <w:tcW w:w="1975" w:type="dxa"/>
            <w:shd w:val="clear" w:color="auto" w:fill="auto"/>
          </w:tcPr>
          <w:p w14:paraId="60F90CBE" w14:textId="2B966DCD" w:rsidR="00C540DD" w:rsidRPr="00187AFA" w:rsidRDefault="00187AFA">
            <w:pPr>
              <w:pStyle w:val="Bd-1BodyText1"/>
              <w:keepLines/>
              <w:spacing w:line="276" w:lineRule="auto"/>
              <w:ind w:left="0"/>
              <w:jc w:val="left"/>
              <w:rPr>
                <w:rFonts w:ascii="Times New Roman" w:hAnsi="Times New Roman"/>
                <w:b/>
                <w:iCs/>
                <w:sz w:val="24"/>
                <w:szCs w:val="24"/>
              </w:rPr>
            </w:pPr>
            <w:r w:rsidRPr="00187AFA">
              <w:rPr>
                <w:rFonts w:ascii="Times New Roman" w:hAnsi="Times New Roman"/>
                <w:b/>
                <w:iCs/>
                <w:sz w:val="24"/>
                <w:szCs w:val="24"/>
              </w:rPr>
              <w:t>Kết quả</w:t>
            </w:r>
            <w:r w:rsidR="00C540DD" w:rsidRPr="00187AFA">
              <w:rPr>
                <w:rFonts w:ascii="Times New Roman" w:hAnsi="Times New Roman"/>
                <w:b/>
                <w:iCs/>
                <w:sz w:val="24"/>
                <w:szCs w:val="24"/>
              </w:rPr>
              <w:t xml:space="preserve"> đầu ra</w:t>
            </w:r>
          </w:p>
        </w:tc>
        <w:tc>
          <w:tcPr>
            <w:tcW w:w="7182" w:type="dxa"/>
            <w:shd w:val="clear" w:color="auto" w:fill="auto"/>
          </w:tcPr>
          <w:p w14:paraId="156F00E4" w14:textId="761FC552" w:rsidR="00161763" w:rsidRDefault="00C540DD" w:rsidP="00161763">
            <w:pPr>
              <w:pStyle w:val="Normal10"/>
              <w:keepNext/>
              <w:keepLines/>
              <w:rPr>
                <w:ins w:id="14057" w:author="Phuong Truong Thi" w:date="2024-10-08T18:36:00Z"/>
              </w:rPr>
            </w:pPr>
            <w:r>
              <w:rPr>
                <w:szCs w:val="24"/>
              </w:rPr>
              <w:t xml:space="preserve">Hệ thống hiển thị màn hình danh sách </w:t>
            </w:r>
            <w:r>
              <w:t xml:space="preserve">khách hàng </w:t>
            </w:r>
            <w:commentRangeStart w:id="14058"/>
            <w:commentRangeStart w:id="14059"/>
            <w:r>
              <w:t xml:space="preserve">MAF mà </w:t>
            </w:r>
            <w:ins w:id="14060" w:author="Phuong Truong Thi" w:date="2024-10-08T18:36:00Z">
              <w:r w:rsidR="00161763">
                <w:t xml:space="preserve">cán bộ đó đang được chia port theo rule phân bổ </w:t>
              </w:r>
            </w:ins>
            <w:r w:rsidR="000A2F3A">
              <w:t>mục II.2.1</w:t>
            </w:r>
            <w:ins w:id="14061" w:author="Phuong Truong Thi" w:date="2024-10-08T18:36:00Z">
              <w:r w:rsidR="00161763">
                <w:t>.</w:t>
              </w:r>
              <w:commentRangeStart w:id="14062"/>
              <w:commentRangeStart w:id="14063"/>
              <w:commentRangeEnd w:id="14062"/>
              <w:r w:rsidR="00161763">
                <w:rPr>
                  <w:rStyle w:val="CommentReference"/>
                  <w:rFonts w:ascii="Arial" w:hAnsi="Arial"/>
                  <w:lang w:val="x-none" w:eastAsia="x-none"/>
                </w:rPr>
                <w:commentReference w:id="14062"/>
              </w:r>
            </w:ins>
            <w:commentRangeEnd w:id="14063"/>
            <w:r w:rsidR="008F5D76">
              <w:rPr>
                <w:rStyle w:val="CommentReference"/>
                <w:rFonts w:ascii="Arial" w:hAnsi="Arial"/>
                <w:lang w:val="x-none" w:eastAsia="x-none"/>
              </w:rPr>
              <w:commentReference w:id="14063"/>
            </w:r>
          </w:p>
          <w:p w14:paraId="5C475897" w14:textId="5E81F7C7" w:rsidR="00C540DD" w:rsidDel="00161763" w:rsidRDefault="00C540DD">
            <w:pPr>
              <w:pStyle w:val="Normal10"/>
              <w:keepNext/>
              <w:keepLines/>
              <w:rPr>
                <w:del w:id="14064" w:author="Phuong Truong Thi" w:date="2024-10-08T18:36:00Z"/>
              </w:rPr>
            </w:pPr>
            <w:del w:id="14065" w:author="Phuong Truong Thi" w:date="2024-10-08T18:36:00Z">
              <w:r w:rsidDel="00161763">
                <w:delText>cán bộ đó đang được quản lý theo phân quyền.</w:delText>
              </w:r>
              <w:commentRangeEnd w:id="14058"/>
              <w:r w:rsidR="00F423E4" w:rsidDel="00161763">
                <w:rPr>
                  <w:rStyle w:val="CommentReference"/>
                  <w:rFonts w:ascii="Arial" w:hAnsi="Arial"/>
                  <w:lang w:val="x-none" w:eastAsia="x-none"/>
                </w:rPr>
                <w:commentReference w:id="14058"/>
              </w:r>
            </w:del>
            <w:commentRangeEnd w:id="14059"/>
            <w:r w:rsidR="00FC00E5">
              <w:rPr>
                <w:rStyle w:val="CommentReference"/>
                <w:rFonts w:ascii="Arial" w:hAnsi="Arial"/>
                <w:lang w:val="x-none" w:eastAsia="x-none"/>
              </w:rPr>
              <w:commentReference w:id="14059"/>
            </w:r>
          </w:p>
          <w:p w14:paraId="038783D0" w14:textId="0E12C2B0" w:rsidR="00A77FEB" w:rsidRPr="00097EB6" w:rsidDel="004B55BA" w:rsidRDefault="00A77FEB" w:rsidP="00097EB6">
            <w:pPr>
              <w:pStyle w:val="ListParagraph"/>
              <w:rPr>
                <w:del w:id="14066" w:author="Phuong Truong Thi" w:date="2024-11-29T18:04:00Z"/>
              </w:rPr>
            </w:pPr>
            <w:del w:id="14067" w:author="Phuong Truong Thi" w:date="2024-11-29T18:04:00Z">
              <w:r w:rsidRPr="00097EB6" w:rsidDel="004B55BA">
                <w:rPr>
                  <w:rFonts w:eastAsia="Times New Roman"/>
                  <w:color w:val="000000"/>
                </w:rPr>
                <w:delText xml:space="preserve">Với KH mới được gắn DAO CBBH trong vòng 30 ngày, </w:delText>
              </w:r>
            </w:del>
            <w:ins w:id="14068" w:author="thu nga" w:date="2024-09-30T17:54:00Z">
              <w:del w:id="14069" w:author="Phuong Truong Thi" w:date="2024-11-29T18:04:00Z">
                <w:r w:rsidR="005F0A45" w:rsidDel="004B55BA">
                  <w:delText xml:space="preserve">hiển thị 1 trường </w:delText>
                </w:r>
              </w:del>
              <w:del w:id="14070" w:author="Phuong Truong Thi" w:date="2024-10-08T18:35:00Z">
                <w:r w:rsidR="005F0A45" w:rsidDel="00161763">
                  <w:delText xml:space="preserve">có màu xanh </w:delText>
                </w:r>
              </w:del>
              <w:del w:id="14071" w:author="Phuong Truong Thi" w:date="2024-11-29T18:04:00Z">
                <w:r w:rsidR="005F0A45" w:rsidDel="004B55BA">
                  <w:delText xml:space="preserve">để filter tập KH </w:delText>
                </w:r>
                <w:r w:rsidR="005F0A45" w:rsidDel="004B55BA">
                  <w:rPr>
                    <w:lang w:val="vi-VN"/>
                  </w:rPr>
                  <w:delText xml:space="preserve">này </w:delText>
                </w:r>
              </w:del>
            </w:ins>
            <w:del w:id="14072" w:author="Phuong Truong Thi" w:date="2024-11-29T18:04:00Z">
              <w:r w:rsidRPr="00097EB6" w:rsidDel="004B55BA">
                <w:delText>hiển thị label để đánh dấu hoặc 1 trường để filter tập KH này</w:delText>
              </w:r>
            </w:del>
          </w:p>
          <w:p w14:paraId="4D6AC618" w14:textId="149A4247" w:rsidR="00A77FEB" w:rsidRPr="004A3247" w:rsidRDefault="00A77FEB">
            <w:pPr>
              <w:ind w:left="360" w:hanging="360"/>
              <w:rPr>
                <w:szCs w:val="24"/>
              </w:rPr>
              <w:pPrChange w:id="14073" w:author="Phuong Truong Thi" w:date="2024-12-06T18:46:00Z">
                <w:pPr>
                  <w:pStyle w:val="ListParagraph"/>
                </w:pPr>
              </w:pPrChange>
            </w:pPr>
            <w:del w:id="14074" w:author="Phuong Truong Thi" w:date="2024-12-06T18:46:00Z">
              <w:r w:rsidRPr="00A77FEB" w:rsidDel="00F93E87">
                <w:delText xml:space="preserve">Với KH mới out khỏi Portfolio của CBBH, hiển thị trong Portfolio trong vòng T + 30 ngày trong đó ngày T là ngày out Portfolio, </w:delText>
              </w:r>
            </w:del>
            <w:ins w:id="14075" w:author="thu nga" w:date="2024-09-30T17:53:00Z">
              <w:del w:id="14076" w:author="Phuong Truong Thi" w:date="2024-12-06T18:46:00Z">
                <w:r w:rsidR="005F0A45" w:rsidDel="00F93E87">
                  <w:delText xml:space="preserve">hiển thị 1 trường </w:delText>
                </w:r>
              </w:del>
              <w:del w:id="14077" w:author="Phuong Truong Thi" w:date="2024-10-08T18:35:00Z">
                <w:r w:rsidR="005F0A45" w:rsidDel="00161763">
                  <w:delText xml:space="preserve">có màu đỏ </w:delText>
                </w:r>
              </w:del>
              <w:del w:id="14078" w:author="Phuong Truong Thi" w:date="2024-12-06T18:46:00Z">
                <w:r w:rsidR="005F0A45" w:rsidDel="00F93E87">
                  <w:delText xml:space="preserve">để filter tập KH </w:delText>
                </w:r>
              </w:del>
            </w:ins>
            <w:ins w:id="14079" w:author="thu nga" w:date="2024-09-30T17:54:00Z">
              <w:del w:id="14080" w:author="Phuong Truong Thi" w:date="2024-12-06T18:46:00Z">
                <w:r w:rsidR="005F0A45" w:rsidRPr="004A3247" w:rsidDel="00F93E87">
                  <w:rPr>
                    <w:lang w:val="vi-VN"/>
                  </w:rPr>
                  <w:delText xml:space="preserve">này </w:delText>
                </w:r>
              </w:del>
            </w:ins>
            <w:del w:id="14081" w:author="thu nga" w:date="2024-09-30T17:53:00Z">
              <w:r w:rsidRPr="004A3247" w:rsidDel="005F0A45">
                <w:rPr>
                  <w:szCs w:val="24"/>
                </w:rPr>
                <w:delText>hiển thị label để đánh dấu hoặc 1 trường để filter</w:delText>
              </w:r>
              <w:r w:rsidRPr="00A77FEB" w:rsidDel="005F0A45">
                <w:delText xml:space="preserve"> tập KH </w:delText>
              </w:r>
            </w:del>
            <w:del w:id="14082" w:author="thu nga" w:date="2024-09-30T17:54:00Z">
              <w:r w:rsidRPr="00A77FEB" w:rsidDel="005F0A45">
                <w:delText>này</w:delText>
              </w:r>
            </w:del>
          </w:p>
        </w:tc>
      </w:tr>
    </w:tbl>
    <w:p w14:paraId="3049696B" w14:textId="4F1AC8B6" w:rsidR="00E57F75" w:rsidRDefault="004B3858" w:rsidP="000239EC">
      <w:pPr>
        <w:pStyle w:val="Heading61"/>
        <w:outlineLvl w:val="9"/>
        <w:rPr>
          <w:b/>
          <w:bCs w:val="0"/>
        </w:rPr>
      </w:pPr>
      <w:r>
        <w:rPr>
          <w:b/>
          <w:bCs w:val="0"/>
        </w:rPr>
        <w:t>M</w:t>
      </w:r>
      <w:ins w:id="14083" w:author="Phuong Truong Thi" w:date="2024-10-17T19:18:00Z">
        <w:r w:rsidR="00E57F75" w:rsidRPr="00A35118">
          <w:rPr>
            <w:b/>
            <w:bCs w:val="0"/>
          </w:rPr>
          <w:t>àn hình minh họa</w:t>
        </w:r>
      </w:ins>
    </w:p>
    <w:p w14:paraId="03913353" w14:textId="190FDBEB" w:rsidR="00E57F75" w:rsidRDefault="005B45EC">
      <w:pPr>
        <w:pStyle w:val="Heading61"/>
        <w:numPr>
          <w:ilvl w:val="0"/>
          <w:numId w:val="0"/>
        </w:numPr>
        <w:outlineLvl w:val="9"/>
        <w:rPr>
          <w:ins w:id="14084" w:author="Phuong Truong Thi" w:date="2024-11-25T18:45:00Z"/>
          <w:b/>
          <w:bCs w:val="0"/>
        </w:rPr>
      </w:pPr>
      <w:ins w:id="14085" w:author="Phuong Truong Thi" w:date="2024-11-25T18:45:00Z">
        <w:r>
          <w:rPr>
            <w:b/>
            <w:bCs w:val="0"/>
          </w:rPr>
          <w:drawing>
            <wp:inline distT="0" distB="0" distL="0" distR="0" wp14:anchorId="10747B93" wp14:editId="37887D27">
              <wp:extent cx="5821045" cy="4324350"/>
              <wp:effectExtent l="0" t="0" r="8255" b="0"/>
              <wp:docPr id="1392799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9119" name="Picture 1392799119"/>
                      <pic:cNvPicPr/>
                    </pic:nvPicPr>
                    <pic:blipFill>
                      <a:blip r:embed="rId23"/>
                      <a:stretch>
                        <a:fillRect/>
                      </a:stretch>
                    </pic:blipFill>
                    <pic:spPr>
                      <a:xfrm>
                        <a:off x="0" y="0"/>
                        <a:ext cx="5821045" cy="4324350"/>
                      </a:xfrm>
                      <a:prstGeom prst="rect">
                        <a:avLst/>
                      </a:prstGeom>
                    </pic:spPr>
                  </pic:pic>
                </a:graphicData>
              </a:graphic>
            </wp:inline>
          </w:drawing>
        </w:r>
      </w:ins>
    </w:p>
    <w:p w14:paraId="47C6D0E8" w14:textId="77777777" w:rsidR="005B45EC" w:rsidRDefault="005B45EC">
      <w:pPr>
        <w:pStyle w:val="Heading61"/>
        <w:numPr>
          <w:ilvl w:val="0"/>
          <w:numId w:val="0"/>
        </w:numPr>
        <w:outlineLvl w:val="9"/>
        <w:rPr>
          <w:ins w:id="14086" w:author="Phuong Truong Thi" w:date="2024-12-06T19:59:00Z"/>
          <w:b/>
          <w:bCs w:val="0"/>
        </w:rPr>
      </w:pPr>
    </w:p>
    <w:p w14:paraId="2FE90AB8" w14:textId="77777777" w:rsidR="00C95DD5" w:rsidRDefault="00C95DD5">
      <w:pPr>
        <w:pStyle w:val="Heading61"/>
        <w:numPr>
          <w:ilvl w:val="0"/>
          <w:numId w:val="0"/>
        </w:numPr>
        <w:outlineLvl w:val="9"/>
        <w:rPr>
          <w:ins w:id="14087" w:author="Phuong Truong Thi" w:date="2024-12-06T19:59:00Z"/>
          <w:b/>
          <w:bCs w:val="0"/>
        </w:rPr>
      </w:pPr>
    </w:p>
    <w:p w14:paraId="610CEE4C" w14:textId="77777777" w:rsidR="00C95DD5" w:rsidRPr="004B3858" w:rsidRDefault="00C95DD5">
      <w:pPr>
        <w:pStyle w:val="Heading61"/>
        <w:numPr>
          <w:ilvl w:val="0"/>
          <w:numId w:val="0"/>
        </w:numPr>
        <w:outlineLvl w:val="9"/>
        <w:rPr>
          <w:ins w:id="14088" w:author="Phuong Truong Thi" w:date="2024-10-17T19:18:00Z"/>
          <w:b/>
          <w:bCs w:val="0"/>
        </w:rPr>
        <w:pPrChange w:id="14089" w:author="Phuong Truong Thi" w:date="2024-10-17T19:19:00Z">
          <w:pPr>
            <w:pStyle w:val="Heading61"/>
            <w:outlineLvl w:val="9"/>
          </w:pPr>
        </w:pPrChange>
      </w:pPr>
    </w:p>
    <w:p w14:paraId="07289F41" w14:textId="1C6A2CE7" w:rsidR="000239EC" w:rsidRPr="00A35118" w:rsidRDefault="000239EC" w:rsidP="000239EC">
      <w:pPr>
        <w:pStyle w:val="Heading61"/>
        <w:outlineLvl w:val="9"/>
        <w:rPr>
          <w:b/>
          <w:bCs w:val="0"/>
        </w:rPr>
      </w:pPr>
      <w:r w:rsidRPr="00A35118">
        <w:rPr>
          <w:b/>
          <w:bCs w:val="0"/>
        </w:rPr>
        <w:lastRenderedPageBreak/>
        <w:t xml:space="preserve">Thông tin dữ liệu màn hình </w:t>
      </w:r>
    </w:p>
    <w:tbl>
      <w:tblPr>
        <w:tblW w:w="939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2097"/>
        <w:gridCol w:w="2230"/>
        <w:gridCol w:w="963"/>
        <w:gridCol w:w="1330"/>
        <w:gridCol w:w="970"/>
        <w:gridCol w:w="1134"/>
      </w:tblGrid>
      <w:tr w:rsidR="00F868EA" w:rsidRPr="001859AE" w14:paraId="638C0B32" w14:textId="77777777" w:rsidTr="000A2F3A">
        <w:trPr>
          <w:trHeight w:val="528"/>
          <w:tblHeader/>
          <w:ins w:id="14090" w:author="Phuong Truong Thi" w:date="2024-10-16T01:01:00Z"/>
        </w:trPr>
        <w:tc>
          <w:tcPr>
            <w:tcW w:w="670" w:type="dxa"/>
            <w:shd w:val="clear" w:color="auto" w:fill="F7C7AC"/>
            <w:vAlign w:val="center"/>
            <w:hideMark/>
          </w:tcPr>
          <w:p w14:paraId="49BB0639" w14:textId="77777777" w:rsidR="00F868EA" w:rsidRPr="0052167B" w:rsidRDefault="00F868EA" w:rsidP="00817E47">
            <w:pPr>
              <w:spacing w:before="0" w:line="240" w:lineRule="auto"/>
              <w:contextualSpacing w:val="0"/>
              <w:jc w:val="center"/>
              <w:rPr>
                <w:ins w:id="14091" w:author="Phuong Truong Thi" w:date="2024-10-16T01:01:00Z"/>
                <w:rFonts w:ascii="Times New Roman" w:eastAsia="Times New Roman" w:hAnsi="Times New Roman"/>
                <w:b/>
                <w:bCs/>
                <w:color w:val="000000"/>
                <w:sz w:val="24"/>
                <w:szCs w:val="24"/>
                <w:lang w:val="vi-VN" w:eastAsia="vi-VN"/>
              </w:rPr>
            </w:pPr>
            <w:ins w:id="14092" w:author="Phuong Truong Thi" w:date="2024-10-16T01:01:00Z">
              <w:r w:rsidRPr="0052167B">
                <w:rPr>
                  <w:rFonts w:ascii="Times New Roman" w:eastAsia="Times New Roman" w:hAnsi="Times New Roman"/>
                  <w:b/>
                  <w:bCs/>
                  <w:color w:val="000000"/>
                  <w:sz w:val="24"/>
                  <w:szCs w:val="24"/>
                  <w:lang w:val="vi-VN" w:eastAsia="vi-VN"/>
                </w:rPr>
                <w:t>STT</w:t>
              </w:r>
            </w:ins>
          </w:p>
        </w:tc>
        <w:tc>
          <w:tcPr>
            <w:tcW w:w="2097" w:type="dxa"/>
            <w:shd w:val="clear" w:color="auto" w:fill="F7C7AC"/>
            <w:vAlign w:val="center"/>
            <w:hideMark/>
          </w:tcPr>
          <w:p w14:paraId="26EA952C" w14:textId="77777777" w:rsidR="00F868EA" w:rsidRPr="0052167B" w:rsidRDefault="00F868EA" w:rsidP="00817E47">
            <w:pPr>
              <w:spacing w:before="0" w:line="240" w:lineRule="auto"/>
              <w:contextualSpacing w:val="0"/>
              <w:jc w:val="center"/>
              <w:rPr>
                <w:ins w:id="14093" w:author="Phuong Truong Thi" w:date="2024-10-16T01:01:00Z"/>
                <w:rFonts w:ascii="Times New Roman" w:eastAsia="Times New Roman" w:hAnsi="Times New Roman"/>
                <w:b/>
                <w:bCs/>
                <w:color w:val="000000"/>
                <w:sz w:val="24"/>
                <w:szCs w:val="24"/>
                <w:lang w:val="vi-VN" w:eastAsia="vi-VN"/>
              </w:rPr>
            </w:pPr>
            <w:ins w:id="14094" w:author="Phuong Truong Thi" w:date="2024-10-16T01:01:00Z">
              <w:r w:rsidRPr="0052167B">
                <w:rPr>
                  <w:rFonts w:ascii="Times New Roman" w:eastAsia="Times New Roman" w:hAnsi="Times New Roman"/>
                  <w:b/>
                  <w:bCs/>
                  <w:color w:val="000000"/>
                  <w:sz w:val="24"/>
                  <w:szCs w:val="24"/>
                  <w:lang w:val="vi-VN" w:eastAsia="vi-VN"/>
                </w:rPr>
                <w:t>Trường dữ liệu</w:t>
              </w:r>
            </w:ins>
          </w:p>
        </w:tc>
        <w:tc>
          <w:tcPr>
            <w:tcW w:w="2230" w:type="dxa"/>
            <w:shd w:val="clear" w:color="auto" w:fill="F7C7AC"/>
            <w:vAlign w:val="center"/>
          </w:tcPr>
          <w:p w14:paraId="10697202" w14:textId="77777777" w:rsidR="00F868EA" w:rsidRPr="0052167B" w:rsidRDefault="00F868EA" w:rsidP="00817E47">
            <w:pPr>
              <w:spacing w:before="0" w:line="240" w:lineRule="auto"/>
              <w:contextualSpacing w:val="0"/>
              <w:jc w:val="center"/>
              <w:rPr>
                <w:ins w:id="14095" w:author="Phuong Truong Thi" w:date="2024-10-16T01:01:00Z"/>
                <w:rFonts w:ascii="Times New Roman" w:eastAsia="Times New Roman" w:hAnsi="Times New Roman"/>
                <w:b/>
                <w:bCs/>
                <w:color w:val="000000"/>
                <w:sz w:val="24"/>
                <w:szCs w:val="24"/>
                <w:lang w:eastAsia="vi-VN"/>
              </w:rPr>
            </w:pPr>
            <w:ins w:id="14096" w:author="Phuong Truong Thi" w:date="2024-10-16T01:01:00Z">
              <w:r w:rsidRPr="0052167B">
                <w:rPr>
                  <w:rFonts w:ascii="Times New Roman" w:eastAsia="Times New Roman" w:hAnsi="Times New Roman"/>
                  <w:b/>
                  <w:bCs/>
                  <w:color w:val="000000"/>
                  <w:sz w:val="24"/>
                  <w:szCs w:val="24"/>
                  <w:lang w:eastAsia="vi-VN"/>
                </w:rPr>
                <w:t>Mô tả trường</w:t>
              </w:r>
            </w:ins>
          </w:p>
        </w:tc>
        <w:tc>
          <w:tcPr>
            <w:tcW w:w="963" w:type="dxa"/>
            <w:shd w:val="clear" w:color="auto" w:fill="F7C7AC"/>
            <w:vAlign w:val="center"/>
          </w:tcPr>
          <w:p w14:paraId="384772F8" w14:textId="77777777" w:rsidR="00F868EA" w:rsidRPr="0052167B" w:rsidRDefault="00F868EA" w:rsidP="00817E47">
            <w:pPr>
              <w:spacing w:before="0" w:line="240" w:lineRule="auto"/>
              <w:contextualSpacing w:val="0"/>
              <w:jc w:val="center"/>
              <w:rPr>
                <w:ins w:id="14097" w:author="Phuong Truong Thi" w:date="2024-10-16T01:01:00Z"/>
                <w:rFonts w:ascii="Times New Roman" w:eastAsia="Times New Roman" w:hAnsi="Times New Roman"/>
                <w:b/>
                <w:bCs/>
                <w:color w:val="000000"/>
                <w:sz w:val="24"/>
                <w:szCs w:val="24"/>
                <w:lang w:val="vi-VN" w:eastAsia="vi-VN"/>
              </w:rPr>
            </w:pPr>
            <w:ins w:id="14098" w:author="Phuong Truong Thi" w:date="2024-10-16T01:01:00Z">
              <w:r>
                <w:rPr>
                  <w:rFonts w:ascii="Times New Roman" w:eastAsia="Times New Roman" w:hAnsi="Times New Roman"/>
                  <w:b/>
                  <w:bCs/>
                  <w:color w:val="000000"/>
                  <w:sz w:val="24"/>
                  <w:szCs w:val="24"/>
                  <w:lang w:val="vi-VN" w:eastAsia="vi-VN"/>
                </w:rPr>
                <w:t>Nguồn</w:t>
              </w:r>
            </w:ins>
          </w:p>
        </w:tc>
        <w:tc>
          <w:tcPr>
            <w:tcW w:w="1330" w:type="dxa"/>
            <w:shd w:val="clear" w:color="auto" w:fill="F7C7AC"/>
            <w:vAlign w:val="center"/>
          </w:tcPr>
          <w:p w14:paraId="28126F6F" w14:textId="77777777" w:rsidR="00F868EA" w:rsidRPr="0052167B" w:rsidRDefault="00F868EA" w:rsidP="00817E47">
            <w:pPr>
              <w:spacing w:before="0" w:line="240" w:lineRule="auto"/>
              <w:contextualSpacing w:val="0"/>
              <w:jc w:val="center"/>
              <w:rPr>
                <w:ins w:id="14099" w:author="Phuong Truong Thi" w:date="2024-10-16T01:01:00Z"/>
                <w:rFonts w:ascii="Times New Roman" w:eastAsia="Times New Roman" w:hAnsi="Times New Roman"/>
                <w:b/>
                <w:bCs/>
                <w:color w:val="000000"/>
                <w:sz w:val="24"/>
                <w:szCs w:val="24"/>
                <w:lang w:val="vi-VN" w:eastAsia="vi-VN"/>
              </w:rPr>
            </w:pPr>
            <w:ins w:id="14100" w:author="Phuong Truong Thi" w:date="2024-10-16T01:01:00Z">
              <w:r w:rsidRPr="0052167B">
                <w:rPr>
                  <w:rFonts w:ascii="Times New Roman" w:eastAsia="Times New Roman" w:hAnsi="Times New Roman"/>
                  <w:b/>
                  <w:bCs/>
                  <w:color w:val="000000"/>
                  <w:sz w:val="24"/>
                  <w:szCs w:val="24"/>
                  <w:lang w:val="vi-VN" w:eastAsia="vi-VN"/>
                </w:rPr>
                <w:t>Định dạng</w:t>
              </w:r>
            </w:ins>
          </w:p>
        </w:tc>
        <w:tc>
          <w:tcPr>
            <w:tcW w:w="970" w:type="dxa"/>
            <w:shd w:val="clear" w:color="auto" w:fill="F7C7AC"/>
            <w:vAlign w:val="center"/>
            <w:hideMark/>
          </w:tcPr>
          <w:p w14:paraId="6649B8E8" w14:textId="77777777" w:rsidR="00F868EA" w:rsidRPr="0052167B" w:rsidRDefault="00F868EA" w:rsidP="00817E47">
            <w:pPr>
              <w:spacing w:before="0" w:line="240" w:lineRule="auto"/>
              <w:contextualSpacing w:val="0"/>
              <w:jc w:val="center"/>
              <w:rPr>
                <w:ins w:id="14101" w:author="Phuong Truong Thi" w:date="2024-10-16T01:01:00Z"/>
                <w:rFonts w:ascii="Times New Roman" w:eastAsia="Times New Roman" w:hAnsi="Times New Roman"/>
                <w:b/>
                <w:bCs/>
                <w:color w:val="000000"/>
                <w:sz w:val="24"/>
                <w:szCs w:val="24"/>
                <w:lang w:val="vi-VN" w:eastAsia="vi-VN"/>
              </w:rPr>
            </w:pPr>
            <w:ins w:id="14102" w:author="Phuong Truong Thi" w:date="2024-10-16T01:01:00Z">
              <w:r w:rsidRPr="0052167B">
                <w:rPr>
                  <w:rFonts w:ascii="Times New Roman" w:eastAsia="Times New Roman" w:hAnsi="Times New Roman"/>
                  <w:b/>
                  <w:bCs/>
                  <w:color w:val="000000"/>
                  <w:sz w:val="24"/>
                  <w:szCs w:val="24"/>
                  <w:lang w:val="vi-VN" w:eastAsia="vi-VN"/>
                </w:rPr>
                <w:t>Mã danh mục tham chiếu</w:t>
              </w:r>
            </w:ins>
          </w:p>
        </w:tc>
        <w:tc>
          <w:tcPr>
            <w:tcW w:w="1134" w:type="dxa"/>
            <w:shd w:val="clear" w:color="auto" w:fill="F7C7AC"/>
          </w:tcPr>
          <w:p w14:paraId="35479657" w14:textId="77777777" w:rsidR="00F868EA" w:rsidRPr="00B66378" w:rsidRDefault="00F868EA" w:rsidP="00817E47">
            <w:pPr>
              <w:spacing w:before="0" w:line="240" w:lineRule="auto"/>
              <w:contextualSpacing w:val="0"/>
              <w:jc w:val="center"/>
              <w:rPr>
                <w:ins w:id="14103" w:author="Phuong Truong Thi" w:date="2024-10-16T01:01:00Z"/>
                <w:rFonts w:ascii="Times New Roman" w:eastAsia="Times New Roman" w:hAnsi="Times New Roman"/>
                <w:b/>
                <w:bCs/>
                <w:color w:val="000000"/>
                <w:sz w:val="24"/>
                <w:szCs w:val="24"/>
                <w:lang w:val="vi-VN" w:eastAsia="vi-VN"/>
              </w:rPr>
            </w:pPr>
            <w:ins w:id="14104" w:author="Phuong Truong Thi" w:date="2024-10-16T01:01:00Z">
              <w:r w:rsidRPr="00B66378">
                <w:rPr>
                  <w:rFonts w:ascii="Times New Roman" w:eastAsia="Times New Roman" w:hAnsi="Times New Roman"/>
                  <w:b/>
                  <w:bCs/>
                  <w:color w:val="000000"/>
                  <w:sz w:val="24"/>
                  <w:szCs w:val="24"/>
                  <w:lang w:val="vi-VN" w:eastAsia="vi-VN"/>
                </w:rPr>
                <w:t>Hiển thị mặc định</w:t>
              </w:r>
            </w:ins>
          </w:p>
          <w:p w14:paraId="165F5D54" w14:textId="77777777" w:rsidR="00F868EA" w:rsidRPr="00B66378" w:rsidRDefault="00F868EA" w:rsidP="00817E47">
            <w:pPr>
              <w:spacing w:before="0" w:line="240" w:lineRule="auto"/>
              <w:contextualSpacing w:val="0"/>
              <w:jc w:val="center"/>
              <w:rPr>
                <w:ins w:id="14105" w:author="Phuong Truong Thi" w:date="2024-10-16T01:01:00Z"/>
                <w:rFonts w:ascii="Times New Roman" w:eastAsia="Times New Roman" w:hAnsi="Times New Roman"/>
                <w:b/>
                <w:bCs/>
                <w:color w:val="000000"/>
                <w:sz w:val="24"/>
                <w:szCs w:val="24"/>
                <w:lang w:val="vi-VN" w:eastAsia="vi-VN"/>
              </w:rPr>
            </w:pPr>
            <w:ins w:id="14106" w:author="Phuong Truong Thi" w:date="2024-10-16T01:01:00Z">
              <w:r w:rsidRPr="00B66378">
                <w:rPr>
                  <w:rFonts w:ascii="Times New Roman" w:eastAsia="Times New Roman" w:hAnsi="Times New Roman"/>
                  <w:b/>
                  <w:bCs/>
                  <w:color w:val="000000"/>
                  <w:sz w:val="24"/>
                  <w:szCs w:val="24"/>
                  <w:lang w:val="vi-VN" w:eastAsia="vi-VN"/>
                </w:rPr>
                <w:t>trên danh sách Y/N)</w:t>
              </w:r>
            </w:ins>
          </w:p>
        </w:tc>
      </w:tr>
      <w:tr w:rsidR="00F868EA" w:rsidRPr="0052167B" w14:paraId="6F197579" w14:textId="77777777" w:rsidTr="00817E47">
        <w:trPr>
          <w:trHeight w:val="354"/>
          <w:ins w:id="14107" w:author="Phuong Truong Thi" w:date="2024-10-16T01:01:00Z"/>
        </w:trPr>
        <w:tc>
          <w:tcPr>
            <w:tcW w:w="9394" w:type="dxa"/>
            <w:gridSpan w:val="7"/>
          </w:tcPr>
          <w:p w14:paraId="3DBBF7AD" w14:textId="77777777" w:rsidR="00F868EA" w:rsidRPr="0052167B" w:rsidRDefault="00F868EA" w:rsidP="00817E47">
            <w:pPr>
              <w:spacing w:before="0" w:line="240" w:lineRule="auto"/>
              <w:contextualSpacing w:val="0"/>
              <w:jc w:val="left"/>
              <w:rPr>
                <w:ins w:id="14108" w:author="Phuong Truong Thi" w:date="2024-10-16T01:01:00Z"/>
                <w:rFonts w:ascii="Times New Roman" w:eastAsia="Times New Roman" w:hAnsi="Times New Roman"/>
                <w:sz w:val="24"/>
                <w:szCs w:val="24"/>
                <w:lang w:val="vi-VN" w:eastAsia="vi-VN"/>
              </w:rPr>
            </w:pPr>
            <w:ins w:id="14109" w:author="Phuong Truong Thi" w:date="2024-10-16T01:01:00Z">
              <w:r w:rsidRPr="0052167B">
                <w:rPr>
                  <w:rFonts w:ascii="Times New Roman" w:hAnsi="Times New Roman"/>
                  <w:color w:val="000000"/>
                  <w:sz w:val="24"/>
                  <w:szCs w:val="24"/>
                </w:rPr>
                <w:t xml:space="preserve">Thông tin tổng quan </w:t>
              </w:r>
              <w:r w:rsidRPr="0052167B">
                <w:rPr>
                  <w:rFonts w:ascii="Times New Roman" w:hAnsi="Times New Roman"/>
                  <w:i/>
                  <w:iCs/>
                  <w:color w:val="000000"/>
                  <w:sz w:val="24"/>
                  <w:szCs w:val="24"/>
                </w:rPr>
                <w:t>(dòng thông tin chung)</w:t>
              </w:r>
            </w:ins>
          </w:p>
        </w:tc>
      </w:tr>
      <w:tr w:rsidR="00F868EA" w:rsidRPr="0052167B" w14:paraId="15E07A6B" w14:textId="77777777" w:rsidTr="000A2F3A">
        <w:trPr>
          <w:trHeight w:val="660"/>
          <w:ins w:id="14110" w:author="Phuong Truong Thi" w:date="2024-10-16T01:01:00Z"/>
        </w:trPr>
        <w:tc>
          <w:tcPr>
            <w:tcW w:w="670" w:type="dxa"/>
            <w:shd w:val="clear" w:color="auto" w:fill="auto"/>
            <w:vAlign w:val="center"/>
          </w:tcPr>
          <w:p w14:paraId="3EBC83B1" w14:textId="77777777" w:rsidR="00F868EA" w:rsidRPr="0052167B" w:rsidRDefault="00F868EA" w:rsidP="00817E47">
            <w:pPr>
              <w:spacing w:before="0" w:line="240" w:lineRule="auto"/>
              <w:contextualSpacing w:val="0"/>
              <w:jc w:val="left"/>
              <w:rPr>
                <w:ins w:id="14111" w:author="Phuong Truong Thi" w:date="2024-10-16T01:01:00Z"/>
                <w:rFonts w:ascii="Times New Roman" w:eastAsia="Times New Roman" w:hAnsi="Times New Roman"/>
                <w:color w:val="000000"/>
                <w:sz w:val="24"/>
                <w:szCs w:val="24"/>
                <w:lang w:val="vi-VN" w:eastAsia="vi-VN"/>
              </w:rPr>
            </w:pPr>
          </w:p>
        </w:tc>
        <w:tc>
          <w:tcPr>
            <w:tcW w:w="2097" w:type="dxa"/>
            <w:shd w:val="clear" w:color="auto" w:fill="auto"/>
            <w:vAlign w:val="center"/>
          </w:tcPr>
          <w:p w14:paraId="6114E3F5" w14:textId="77777777" w:rsidR="00F868EA" w:rsidRPr="0052167B" w:rsidRDefault="00F868EA" w:rsidP="00817E47">
            <w:pPr>
              <w:spacing w:before="0" w:line="240" w:lineRule="auto"/>
              <w:rPr>
                <w:ins w:id="14112" w:author="Phuong Truong Thi" w:date="2024-10-16T01:01:00Z"/>
                <w:rFonts w:ascii="Times New Roman" w:hAnsi="Times New Roman"/>
                <w:color w:val="000000"/>
                <w:sz w:val="24"/>
                <w:szCs w:val="24"/>
              </w:rPr>
            </w:pPr>
            <w:commentRangeStart w:id="14113"/>
            <w:commentRangeStart w:id="14114"/>
            <w:ins w:id="14115" w:author="Phuong Truong Thi" w:date="2024-10-16T01:01:00Z">
              <w:r w:rsidRPr="677A921B">
                <w:rPr>
                  <w:rFonts w:ascii="Times New Roman" w:hAnsi="Times New Roman"/>
                  <w:color w:val="000000" w:themeColor="text1"/>
                  <w:sz w:val="24"/>
                  <w:szCs w:val="24"/>
                </w:rPr>
                <w:t>Tổng KH trong danh sách</w:t>
              </w:r>
              <w:commentRangeEnd w:id="14113"/>
              <w:r>
                <w:rPr>
                  <w:rStyle w:val="CommentReference"/>
                </w:rPr>
                <w:commentReference w:id="14113"/>
              </w:r>
            </w:ins>
            <w:commentRangeEnd w:id="14114"/>
            <w:r w:rsidR="000A2F3A">
              <w:rPr>
                <w:rStyle w:val="CommentReference"/>
                <w:lang w:val="x-none" w:eastAsia="x-none"/>
              </w:rPr>
              <w:commentReference w:id="14114"/>
            </w:r>
          </w:p>
        </w:tc>
        <w:tc>
          <w:tcPr>
            <w:tcW w:w="2230" w:type="dxa"/>
          </w:tcPr>
          <w:p w14:paraId="797A12DB" w14:textId="77777777" w:rsidR="00F868EA" w:rsidRPr="0052167B" w:rsidRDefault="00F868EA" w:rsidP="00817E47">
            <w:pPr>
              <w:spacing w:before="0" w:line="240" w:lineRule="auto"/>
              <w:contextualSpacing w:val="0"/>
              <w:rPr>
                <w:ins w:id="14116" w:author="Phuong Truong Thi" w:date="2024-10-16T01:01:00Z"/>
                <w:rFonts w:ascii="Times New Roman" w:hAnsi="Times New Roman"/>
                <w:color w:val="000000"/>
                <w:sz w:val="24"/>
                <w:szCs w:val="24"/>
              </w:rPr>
            </w:pPr>
            <w:ins w:id="14117" w:author="Phuong Truong Thi" w:date="2024-10-16T01:01:00Z">
              <w:r w:rsidRPr="0052167B">
                <w:rPr>
                  <w:rFonts w:ascii="Times New Roman" w:hAnsi="Times New Roman"/>
                  <w:color w:val="000000"/>
                  <w:sz w:val="24"/>
                  <w:szCs w:val="24"/>
                </w:rPr>
                <w:t xml:space="preserve">Tổng số lượng KH trong danh sách </w:t>
              </w:r>
            </w:ins>
          </w:p>
          <w:p w14:paraId="5B324821" w14:textId="0476A171" w:rsidR="00F868EA" w:rsidRPr="0052167B" w:rsidRDefault="000A7657" w:rsidP="00817E47">
            <w:pPr>
              <w:spacing w:before="0" w:line="240" w:lineRule="auto"/>
              <w:contextualSpacing w:val="0"/>
              <w:rPr>
                <w:ins w:id="14118" w:author="Phuong Truong Thi" w:date="2024-10-16T01:01:00Z"/>
                <w:rFonts w:ascii="Times New Roman" w:eastAsia="Times New Roman" w:hAnsi="Times New Roman"/>
                <w:color w:val="000000"/>
                <w:sz w:val="24"/>
                <w:szCs w:val="24"/>
                <w:lang w:eastAsia="vi-VN"/>
              </w:rPr>
            </w:pPr>
            <w:ins w:id="14119" w:author="Phuong Truong Thi" w:date="2024-10-16T01:11:00Z">
              <w:r w:rsidRPr="000A7657">
                <w:rPr>
                  <w:rFonts w:ascii="Times New Roman" w:eastAsia="Times New Roman" w:hAnsi="Times New Roman"/>
                  <w:color w:val="000000"/>
                  <w:sz w:val="24"/>
                  <w:szCs w:val="24"/>
                  <w:lang w:eastAsia="vi-VN"/>
                </w:rPr>
                <w:t>Số lượng KH sẽ thay đổi khi thay đ</w:t>
              </w:r>
            </w:ins>
            <w:r w:rsidR="000A2F3A">
              <w:rPr>
                <w:rFonts w:ascii="Times New Roman" w:eastAsia="Times New Roman" w:hAnsi="Times New Roman"/>
                <w:color w:val="000000"/>
                <w:sz w:val="24"/>
                <w:szCs w:val="24"/>
                <w:lang w:eastAsia="vi-VN"/>
              </w:rPr>
              <w:t>ổ</w:t>
            </w:r>
            <w:ins w:id="14120" w:author="Phuong Truong Thi" w:date="2024-10-16T01:11:00Z">
              <w:r w:rsidRPr="000A7657">
                <w:rPr>
                  <w:rFonts w:ascii="Times New Roman" w:eastAsia="Times New Roman" w:hAnsi="Times New Roman"/>
                  <w:color w:val="000000"/>
                  <w:sz w:val="24"/>
                  <w:szCs w:val="24"/>
                  <w:lang w:eastAsia="vi-VN"/>
                </w:rPr>
                <w:t>i điều kiện lọc</w:t>
              </w:r>
            </w:ins>
          </w:p>
        </w:tc>
        <w:tc>
          <w:tcPr>
            <w:tcW w:w="963" w:type="dxa"/>
          </w:tcPr>
          <w:p w14:paraId="3305FB79" w14:textId="77777777" w:rsidR="00F868EA" w:rsidRPr="0052167B" w:rsidRDefault="00F868EA" w:rsidP="00817E47">
            <w:pPr>
              <w:spacing w:before="0" w:line="240" w:lineRule="auto"/>
              <w:contextualSpacing w:val="0"/>
              <w:rPr>
                <w:ins w:id="14121" w:author="Phuong Truong Thi" w:date="2024-10-16T01:01:00Z"/>
                <w:rFonts w:ascii="Times New Roman" w:eastAsia="Times New Roman" w:hAnsi="Times New Roman"/>
                <w:color w:val="000000"/>
                <w:sz w:val="24"/>
                <w:szCs w:val="24"/>
                <w:lang w:eastAsia="vi-VN"/>
              </w:rPr>
            </w:pPr>
            <w:ins w:id="14122" w:author="Phuong Truong Thi" w:date="2024-10-16T01:01:00Z">
              <w:r>
                <w:rPr>
                  <w:rFonts w:ascii="Times New Roman" w:eastAsia="Times New Roman" w:hAnsi="Times New Roman"/>
                  <w:color w:val="000000"/>
                  <w:sz w:val="24"/>
                  <w:szCs w:val="24"/>
                  <w:lang w:val="vi-VN" w:eastAsia="vi-VN"/>
                </w:rPr>
                <w:t>CRM</w:t>
              </w:r>
            </w:ins>
          </w:p>
        </w:tc>
        <w:tc>
          <w:tcPr>
            <w:tcW w:w="1330" w:type="dxa"/>
          </w:tcPr>
          <w:p w14:paraId="078D1080" w14:textId="77777777" w:rsidR="00F868EA" w:rsidRPr="0052167B" w:rsidRDefault="00F868EA" w:rsidP="00817E47">
            <w:pPr>
              <w:spacing w:before="0" w:line="240" w:lineRule="auto"/>
              <w:contextualSpacing w:val="0"/>
              <w:rPr>
                <w:ins w:id="14123" w:author="Phuong Truong Thi" w:date="2024-10-16T01:01:00Z"/>
                <w:rFonts w:ascii="Times New Roman" w:eastAsia="Times New Roman" w:hAnsi="Times New Roman"/>
                <w:color w:val="000000"/>
                <w:sz w:val="24"/>
                <w:szCs w:val="24"/>
                <w:lang w:eastAsia="vi-VN"/>
              </w:rPr>
            </w:pPr>
            <w:ins w:id="14124" w:author="Phuong Truong Thi" w:date="2024-10-16T01:01:00Z">
              <w:r w:rsidRPr="0052167B">
                <w:rPr>
                  <w:rFonts w:ascii="Times New Roman" w:eastAsia="Times New Roman" w:hAnsi="Times New Roman"/>
                  <w:color w:val="000000"/>
                  <w:sz w:val="24"/>
                  <w:szCs w:val="24"/>
                  <w:lang w:eastAsia="vi-VN"/>
                </w:rPr>
                <w:t>Number</w:t>
              </w:r>
            </w:ins>
          </w:p>
        </w:tc>
        <w:tc>
          <w:tcPr>
            <w:tcW w:w="970" w:type="dxa"/>
            <w:shd w:val="clear" w:color="auto" w:fill="auto"/>
            <w:noWrap/>
            <w:vAlign w:val="center"/>
          </w:tcPr>
          <w:p w14:paraId="49BEB32D" w14:textId="77777777" w:rsidR="00F868EA" w:rsidRPr="0052167B" w:rsidRDefault="00F868EA" w:rsidP="00817E47">
            <w:pPr>
              <w:spacing w:before="0" w:line="240" w:lineRule="auto"/>
              <w:contextualSpacing w:val="0"/>
              <w:rPr>
                <w:ins w:id="14125" w:author="Phuong Truong Thi" w:date="2024-10-16T01:01:00Z"/>
                <w:rFonts w:ascii="Times New Roman" w:eastAsia="Times New Roman" w:hAnsi="Times New Roman"/>
                <w:color w:val="000000"/>
                <w:sz w:val="24"/>
                <w:szCs w:val="24"/>
                <w:lang w:val="vi-VN" w:eastAsia="vi-VN"/>
              </w:rPr>
            </w:pPr>
          </w:p>
        </w:tc>
        <w:tc>
          <w:tcPr>
            <w:tcW w:w="1134" w:type="dxa"/>
          </w:tcPr>
          <w:p w14:paraId="33EC936D" w14:textId="77777777" w:rsidR="00F868EA" w:rsidRPr="0052167B" w:rsidRDefault="00F868EA" w:rsidP="00817E47">
            <w:pPr>
              <w:spacing w:before="0" w:line="240" w:lineRule="auto"/>
              <w:contextualSpacing w:val="0"/>
              <w:jc w:val="center"/>
              <w:rPr>
                <w:ins w:id="14126" w:author="Phuong Truong Thi" w:date="2024-10-16T01:01:00Z"/>
                <w:rFonts w:ascii="Times New Roman" w:eastAsia="Times New Roman" w:hAnsi="Times New Roman"/>
                <w:sz w:val="24"/>
                <w:szCs w:val="24"/>
                <w:lang w:eastAsia="vi-VN"/>
              </w:rPr>
            </w:pPr>
            <w:ins w:id="14127" w:author="Phuong Truong Thi" w:date="2024-10-16T01:01:00Z">
              <w:r w:rsidRPr="0052167B">
                <w:rPr>
                  <w:rFonts w:ascii="Times New Roman" w:eastAsia="Times New Roman" w:hAnsi="Times New Roman"/>
                  <w:sz w:val="24"/>
                  <w:szCs w:val="24"/>
                  <w:lang w:eastAsia="vi-VN"/>
                </w:rPr>
                <w:t>Y</w:t>
              </w:r>
            </w:ins>
          </w:p>
        </w:tc>
      </w:tr>
      <w:tr w:rsidR="00F868EA" w:rsidRPr="0052167B" w14:paraId="25EA7FF4" w14:textId="77777777" w:rsidTr="00817E47">
        <w:trPr>
          <w:trHeight w:val="399"/>
          <w:ins w:id="14128" w:author="Phuong Truong Thi" w:date="2024-10-16T01:01:00Z"/>
        </w:trPr>
        <w:tc>
          <w:tcPr>
            <w:tcW w:w="9394" w:type="dxa"/>
            <w:gridSpan w:val="7"/>
          </w:tcPr>
          <w:p w14:paraId="24ECA7B5" w14:textId="77777777" w:rsidR="00F868EA" w:rsidRPr="0052167B" w:rsidRDefault="00F868EA" w:rsidP="00817E47">
            <w:pPr>
              <w:spacing w:before="0" w:line="240" w:lineRule="auto"/>
              <w:ind w:left="360" w:hanging="360"/>
              <w:contextualSpacing w:val="0"/>
              <w:jc w:val="left"/>
              <w:rPr>
                <w:ins w:id="14129" w:author="Phuong Truong Thi" w:date="2024-10-16T01:01:00Z"/>
                <w:rFonts w:ascii="Times New Roman" w:eastAsia="Times New Roman" w:hAnsi="Times New Roman"/>
                <w:color w:val="000000"/>
                <w:sz w:val="24"/>
                <w:szCs w:val="24"/>
                <w:lang w:eastAsia="vi-VN"/>
              </w:rPr>
            </w:pPr>
            <w:ins w:id="14130" w:author="Phuong Truong Thi" w:date="2024-10-16T01:01:00Z">
              <w:r w:rsidRPr="0052167B">
                <w:rPr>
                  <w:rFonts w:ascii="Times New Roman" w:eastAsia="Times New Roman" w:hAnsi="Times New Roman"/>
                  <w:color w:val="000000"/>
                  <w:sz w:val="24"/>
                  <w:szCs w:val="24"/>
                  <w:lang w:val="vi-VN" w:eastAsia="vi-VN"/>
                </w:rPr>
                <w:t>Th</w:t>
              </w:r>
              <w:r w:rsidRPr="0052167B">
                <w:rPr>
                  <w:rFonts w:ascii="Times New Roman" w:eastAsia="Times New Roman" w:hAnsi="Times New Roman"/>
                  <w:color w:val="000000"/>
                  <w:sz w:val="24"/>
                  <w:szCs w:val="24"/>
                  <w:lang w:eastAsia="vi-VN"/>
                </w:rPr>
                <w:t>ông tin chung</w:t>
              </w:r>
            </w:ins>
          </w:p>
        </w:tc>
      </w:tr>
      <w:tr w:rsidR="00F868EA" w:rsidRPr="0052167B" w14:paraId="3C121FFA" w14:textId="77777777" w:rsidTr="000A2F3A">
        <w:trPr>
          <w:trHeight w:val="480"/>
          <w:ins w:id="14131" w:author="Phuong Truong Thi" w:date="2024-10-16T01:01:00Z"/>
        </w:trPr>
        <w:tc>
          <w:tcPr>
            <w:tcW w:w="670" w:type="dxa"/>
            <w:shd w:val="clear" w:color="auto" w:fill="auto"/>
            <w:vAlign w:val="center"/>
          </w:tcPr>
          <w:p w14:paraId="303B8C22" w14:textId="77777777" w:rsidR="00F868EA" w:rsidRPr="0052167B" w:rsidRDefault="00F868EA" w:rsidP="00817E47">
            <w:pPr>
              <w:pStyle w:val="ListParagraph"/>
              <w:numPr>
                <w:ilvl w:val="0"/>
                <w:numId w:val="68"/>
              </w:numPr>
              <w:spacing w:before="0" w:line="240" w:lineRule="auto"/>
              <w:contextualSpacing w:val="0"/>
              <w:jc w:val="left"/>
              <w:rPr>
                <w:ins w:id="14132" w:author="Phuong Truong Thi" w:date="2024-10-16T01:01:00Z"/>
                <w:rFonts w:eastAsia="Times New Roman"/>
                <w:color w:val="000000"/>
                <w:szCs w:val="24"/>
                <w:lang w:val="vi-VN" w:eastAsia="vi-VN"/>
              </w:rPr>
            </w:pPr>
          </w:p>
        </w:tc>
        <w:tc>
          <w:tcPr>
            <w:tcW w:w="2097" w:type="dxa"/>
            <w:shd w:val="clear" w:color="auto" w:fill="auto"/>
            <w:vAlign w:val="center"/>
          </w:tcPr>
          <w:p w14:paraId="777BBBAE" w14:textId="77777777" w:rsidR="00F868EA" w:rsidRPr="0052167B" w:rsidRDefault="00F868EA" w:rsidP="00817E47">
            <w:pPr>
              <w:spacing w:before="0" w:line="240" w:lineRule="auto"/>
              <w:contextualSpacing w:val="0"/>
              <w:rPr>
                <w:ins w:id="14133" w:author="Phuong Truong Thi" w:date="2024-10-16T01:01:00Z"/>
                <w:rFonts w:ascii="Times New Roman" w:hAnsi="Times New Roman"/>
                <w:color w:val="000000"/>
                <w:sz w:val="24"/>
                <w:szCs w:val="24"/>
              </w:rPr>
            </w:pPr>
            <w:ins w:id="14134" w:author="Phuong Truong Thi" w:date="2024-10-16T01:01:00Z">
              <w:r w:rsidRPr="0052167B">
                <w:rPr>
                  <w:rFonts w:ascii="Times New Roman" w:hAnsi="Times New Roman"/>
                  <w:color w:val="000000"/>
                  <w:sz w:val="24"/>
                  <w:szCs w:val="24"/>
                </w:rPr>
                <w:t>CIF</w:t>
              </w:r>
            </w:ins>
          </w:p>
        </w:tc>
        <w:tc>
          <w:tcPr>
            <w:tcW w:w="2230" w:type="dxa"/>
            <w:vAlign w:val="center"/>
          </w:tcPr>
          <w:p w14:paraId="60DBFF6A" w14:textId="77777777" w:rsidR="00F868EA" w:rsidRPr="0052167B" w:rsidRDefault="00F868EA" w:rsidP="00817E47">
            <w:pPr>
              <w:spacing w:before="0" w:line="240" w:lineRule="auto"/>
              <w:contextualSpacing w:val="0"/>
              <w:rPr>
                <w:ins w:id="14135" w:author="Phuong Truong Thi" w:date="2024-10-16T01:01:00Z"/>
                <w:rFonts w:ascii="Times New Roman" w:hAnsi="Times New Roman"/>
                <w:color w:val="000000"/>
                <w:sz w:val="24"/>
                <w:szCs w:val="24"/>
              </w:rPr>
            </w:pPr>
            <w:ins w:id="14136" w:author="Phuong Truong Thi" w:date="2024-10-16T01:01:00Z">
              <w:r w:rsidRPr="0052167B">
                <w:rPr>
                  <w:rFonts w:ascii="Times New Roman" w:hAnsi="Times New Roman"/>
                  <w:color w:val="000000"/>
                  <w:sz w:val="24"/>
                  <w:szCs w:val="24"/>
                </w:rPr>
                <w:t>CIF của khách hàng trên T24</w:t>
              </w:r>
            </w:ins>
          </w:p>
        </w:tc>
        <w:tc>
          <w:tcPr>
            <w:tcW w:w="963" w:type="dxa"/>
          </w:tcPr>
          <w:p w14:paraId="72E2736D" w14:textId="77777777" w:rsidR="00F868EA" w:rsidRPr="0052167B" w:rsidRDefault="00F868EA" w:rsidP="00817E47">
            <w:pPr>
              <w:spacing w:before="0" w:line="240" w:lineRule="auto"/>
              <w:contextualSpacing w:val="0"/>
              <w:rPr>
                <w:ins w:id="14137" w:author="Phuong Truong Thi" w:date="2024-10-16T01:01:00Z"/>
                <w:rFonts w:ascii="Times New Roman" w:hAnsi="Times New Roman"/>
                <w:color w:val="000000"/>
                <w:sz w:val="24"/>
                <w:szCs w:val="24"/>
              </w:rPr>
            </w:pPr>
            <w:ins w:id="14138" w:author="Phuong Truong Thi" w:date="2024-10-16T01:01:00Z">
              <w:r w:rsidRPr="00A92CB1">
                <w:rPr>
                  <w:rFonts w:ascii="Times New Roman" w:hAnsi="Times New Roman"/>
                  <w:color w:val="000000"/>
                  <w:sz w:val="24"/>
                  <w:szCs w:val="24"/>
                  <w:lang w:val="vi-VN"/>
                </w:rPr>
                <w:t>EZ/T24</w:t>
              </w:r>
            </w:ins>
          </w:p>
        </w:tc>
        <w:tc>
          <w:tcPr>
            <w:tcW w:w="1330" w:type="dxa"/>
          </w:tcPr>
          <w:p w14:paraId="74730857" w14:textId="712E59F4" w:rsidR="00F868EA" w:rsidRPr="0052167B" w:rsidRDefault="00525739" w:rsidP="00817E47">
            <w:pPr>
              <w:spacing w:before="0" w:line="240" w:lineRule="auto"/>
              <w:contextualSpacing w:val="0"/>
              <w:rPr>
                <w:ins w:id="14139" w:author="Phuong Truong Thi" w:date="2024-10-16T01:01:00Z"/>
                <w:rFonts w:ascii="Times New Roman" w:hAnsi="Times New Roman"/>
                <w:color w:val="000000"/>
                <w:sz w:val="24"/>
                <w:szCs w:val="24"/>
              </w:rPr>
            </w:pPr>
            <w:r>
              <w:rPr>
                <w:rFonts w:ascii="Times New Roman" w:hAnsi="Times New Roman"/>
                <w:color w:val="000000"/>
                <w:sz w:val="24"/>
                <w:szCs w:val="24"/>
              </w:rPr>
              <w:t>Text (255)</w:t>
            </w:r>
          </w:p>
        </w:tc>
        <w:tc>
          <w:tcPr>
            <w:tcW w:w="970" w:type="dxa"/>
            <w:shd w:val="clear" w:color="auto" w:fill="auto"/>
            <w:noWrap/>
            <w:vAlign w:val="center"/>
          </w:tcPr>
          <w:p w14:paraId="7C13F999" w14:textId="77777777" w:rsidR="00F868EA" w:rsidRPr="0052167B" w:rsidRDefault="00F868EA" w:rsidP="00817E47">
            <w:pPr>
              <w:spacing w:before="0" w:line="240" w:lineRule="auto"/>
              <w:contextualSpacing w:val="0"/>
              <w:rPr>
                <w:ins w:id="14140" w:author="Phuong Truong Thi" w:date="2024-10-16T01:01:00Z"/>
                <w:rFonts w:ascii="Times New Roman" w:eastAsia="Times New Roman" w:hAnsi="Times New Roman"/>
                <w:color w:val="000000"/>
                <w:sz w:val="24"/>
                <w:szCs w:val="24"/>
                <w:lang w:val="vi-VN" w:eastAsia="vi-VN"/>
              </w:rPr>
            </w:pPr>
          </w:p>
        </w:tc>
        <w:tc>
          <w:tcPr>
            <w:tcW w:w="1134" w:type="dxa"/>
          </w:tcPr>
          <w:p w14:paraId="255B5680" w14:textId="77777777" w:rsidR="00F868EA" w:rsidRPr="0052167B" w:rsidRDefault="00F868EA" w:rsidP="00817E47">
            <w:pPr>
              <w:spacing w:before="0" w:line="240" w:lineRule="auto"/>
              <w:contextualSpacing w:val="0"/>
              <w:jc w:val="center"/>
              <w:rPr>
                <w:ins w:id="14141" w:author="Phuong Truong Thi" w:date="2024-10-16T01:01:00Z"/>
                <w:rFonts w:ascii="Times New Roman" w:eastAsia="Times New Roman" w:hAnsi="Times New Roman"/>
                <w:sz w:val="24"/>
                <w:szCs w:val="24"/>
                <w:lang w:eastAsia="vi-VN"/>
              </w:rPr>
            </w:pPr>
            <w:ins w:id="14142" w:author="Phuong Truong Thi" w:date="2024-10-16T01:01:00Z">
              <w:r w:rsidRPr="0052167B">
                <w:rPr>
                  <w:rFonts w:ascii="Times New Roman" w:eastAsia="Times New Roman" w:hAnsi="Times New Roman"/>
                  <w:sz w:val="24"/>
                  <w:szCs w:val="24"/>
                  <w:lang w:eastAsia="vi-VN"/>
                </w:rPr>
                <w:t>Y</w:t>
              </w:r>
            </w:ins>
          </w:p>
        </w:tc>
      </w:tr>
      <w:tr w:rsidR="00F868EA" w:rsidRPr="0052167B" w14:paraId="6458B085" w14:textId="77777777" w:rsidTr="000A2F3A">
        <w:trPr>
          <w:trHeight w:val="276"/>
          <w:ins w:id="14143" w:author="Phuong Truong Thi" w:date="2024-10-16T01:01:00Z"/>
        </w:trPr>
        <w:tc>
          <w:tcPr>
            <w:tcW w:w="670" w:type="dxa"/>
            <w:shd w:val="clear" w:color="auto" w:fill="FFFFFF" w:themeFill="background1"/>
            <w:vAlign w:val="center"/>
          </w:tcPr>
          <w:p w14:paraId="1E618B7F" w14:textId="77777777" w:rsidR="00F868EA" w:rsidRPr="0052167B" w:rsidRDefault="00F868EA" w:rsidP="00817E47">
            <w:pPr>
              <w:pStyle w:val="ListParagraph"/>
              <w:numPr>
                <w:ilvl w:val="0"/>
                <w:numId w:val="68"/>
              </w:numPr>
              <w:spacing w:before="0" w:line="240" w:lineRule="auto"/>
              <w:contextualSpacing w:val="0"/>
              <w:jc w:val="left"/>
              <w:rPr>
                <w:ins w:id="14144" w:author="Phuong Truong Thi" w:date="2024-10-16T01:01:00Z"/>
                <w:rFonts w:eastAsia="Times New Roman"/>
                <w:color w:val="000000"/>
                <w:szCs w:val="24"/>
                <w:lang w:val="vi-VN" w:eastAsia="vi-VN"/>
              </w:rPr>
            </w:pPr>
          </w:p>
        </w:tc>
        <w:tc>
          <w:tcPr>
            <w:tcW w:w="2097" w:type="dxa"/>
            <w:shd w:val="clear" w:color="auto" w:fill="FFFFFF" w:themeFill="background1"/>
            <w:vAlign w:val="center"/>
            <w:hideMark/>
          </w:tcPr>
          <w:p w14:paraId="1F313A2A" w14:textId="77777777" w:rsidR="00F868EA" w:rsidRPr="0052167B" w:rsidRDefault="00F868EA" w:rsidP="00817E47">
            <w:pPr>
              <w:spacing w:before="0" w:line="240" w:lineRule="auto"/>
              <w:contextualSpacing w:val="0"/>
              <w:rPr>
                <w:ins w:id="14145" w:author="Phuong Truong Thi" w:date="2024-10-16T01:01:00Z"/>
                <w:rFonts w:ascii="Times New Roman" w:eastAsia="Times New Roman" w:hAnsi="Times New Roman"/>
                <w:color w:val="000000"/>
                <w:sz w:val="24"/>
                <w:szCs w:val="24"/>
                <w:lang w:val="vi-VN" w:eastAsia="vi-VN"/>
              </w:rPr>
            </w:pPr>
            <w:ins w:id="14146" w:author="Phuong Truong Thi" w:date="2024-10-16T01:01:00Z">
              <w:r w:rsidRPr="0052167B">
                <w:rPr>
                  <w:rFonts w:ascii="Times New Roman" w:hAnsi="Times New Roman"/>
                  <w:color w:val="000000"/>
                  <w:sz w:val="24"/>
                  <w:szCs w:val="24"/>
                </w:rPr>
                <w:t>Ngày mở CIF</w:t>
              </w:r>
            </w:ins>
          </w:p>
        </w:tc>
        <w:tc>
          <w:tcPr>
            <w:tcW w:w="2230" w:type="dxa"/>
            <w:vAlign w:val="center"/>
          </w:tcPr>
          <w:p w14:paraId="3E912B7C" w14:textId="77777777" w:rsidR="00F868EA" w:rsidRPr="00B66378" w:rsidRDefault="00F868EA" w:rsidP="00817E47">
            <w:pPr>
              <w:spacing w:before="0" w:line="240" w:lineRule="auto"/>
              <w:contextualSpacing w:val="0"/>
              <w:rPr>
                <w:ins w:id="14147" w:author="Phuong Truong Thi" w:date="2024-10-16T01:01:00Z"/>
                <w:rFonts w:ascii="Times New Roman" w:hAnsi="Times New Roman"/>
                <w:color w:val="000000"/>
                <w:sz w:val="24"/>
                <w:szCs w:val="24"/>
                <w:lang w:val="vi-VN"/>
              </w:rPr>
            </w:pPr>
            <w:ins w:id="14148" w:author="Phuong Truong Thi" w:date="2024-10-16T01:01:00Z">
              <w:r w:rsidRPr="00B66378">
                <w:rPr>
                  <w:rFonts w:ascii="Times New Roman" w:hAnsi="Times New Roman"/>
                  <w:color w:val="000000"/>
                  <w:sz w:val="24"/>
                  <w:szCs w:val="24"/>
                  <w:lang w:val="vi-VN"/>
                </w:rPr>
                <w:t>Ngày mở CIF của KH trên T24</w:t>
              </w:r>
            </w:ins>
          </w:p>
        </w:tc>
        <w:tc>
          <w:tcPr>
            <w:tcW w:w="963" w:type="dxa"/>
          </w:tcPr>
          <w:p w14:paraId="623DFFCC" w14:textId="77777777" w:rsidR="00F868EA" w:rsidRPr="0052167B" w:rsidRDefault="00F868EA" w:rsidP="00817E47">
            <w:pPr>
              <w:spacing w:before="0" w:line="240" w:lineRule="auto"/>
              <w:contextualSpacing w:val="0"/>
              <w:rPr>
                <w:ins w:id="14149" w:author="Phuong Truong Thi" w:date="2024-10-16T01:01:00Z"/>
                <w:rFonts w:ascii="Times New Roman" w:hAnsi="Times New Roman"/>
                <w:color w:val="000000"/>
                <w:sz w:val="24"/>
                <w:szCs w:val="24"/>
              </w:rPr>
            </w:pPr>
            <w:ins w:id="14150" w:author="Phuong Truong Thi" w:date="2024-10-16T01:01:00Z">
              <w:r w:rsidRPr="00A92CB1">
                <w:rPr>
                  <w:rFonts w:ascii="Times New Roman" w:hAnsi="Times New Roman"/>
                  <w:color w:val="000000"/>
                  <w:sz w:val="24"/>
                  <w:szCs w:val="24"/>
                  <w:lang w:val="vi-VN"/>
                </w:rPr>
                <w:t>EZ/T24</w:t>
              </w:r>
            </w:ins>
          </w:p>
        </w:tc>
        <w:tc>
          <w:tcPr>
            <w:tcW w:w="1330" w:type="dxa"/>
          </w:tcPr>
          <w:p w14:paraId="7F8B2772" w14:textId="77777777" w:rsidR="00F868EA" w:rsidRPr="0052167B" w:rsidRDefault="00F868EA" w:rsidP="00817E47">
            <w:pPr>
              <w:spacing w:before="0" w:line="240" w:lineRule="auto"/>
              <w:contextualSpacing w:val="0"/>
              <w:rPr>
                <w:ins w:id="14151" w:author="Phuong Truong Thi" w:date="2024-10-16T01:01:00Z"/>
                <w:rFonts w:ascii="Times New Roman" w:hAnsi="Times New Roman"/>
                <w:color w:val="000000"/>
                <w:sz w:val="24"/>
                <w:szCs w:val="24"/>
              </w:rPr>
            </w:pPr>
            <w:ins w:id="14152" w:author="Phuong Truong Thi" w:date="2024-10-16T01:01:00Z">
              <w:r w:rsidRPr="0052167B">
                <w:rPr>
                  <w:rFonts w:ascii="Times New Roman" w:hAnsi="Times New Roman"/>
                  <w:color w:val="000000"/>
                  <w:sz w:val="24"/>
                  <w:szCs w:val="24"/>
                </w:rPr>
                <w:t>Date</w:t>
              </w:r>
            </w:ins>
          </w:p>
        </w:tc>
        <w:tc>
          <w:tcPr>
            <w:tcW w:w="970" w:type="dxa"/>
            <w:shd w:val="clear" w:color="auto" w:fill="auto"/>
            <w:noWrap/>
            <w:vAlign w:val="center"/>
          </w:tcPr>
          <w:p w14:paraId="187547AA" w14:textId="77777777" w:rsidR="00F868EA" w:rsidRPr="0052167B" w:rsidRDefault="00F868EA" w:rsidP="00817E47">
            <w:pPr>
              <w:spacing w:before="0" w:line="240" w:lineRule="auto"/>
              <w:contextualSpacing w:val="0"/>
              <w:rPr>
                <w:ins w:id="14153" w:author="Phuong Truong Thi" w:date="2024-10-16T01:01:00Z"/>
                <w:rFonts w:ascii="Times New Roman" w:eastAsia="Times New Roman" w:hAnsi="Times New Roman"/>
                <w:color w:val="000000"/>
                <w:sz w:val="24"/>
                <w:szCs w:val="24"/>
                <w:lang w:val="vi-VN" w:eastAsia="vi-VN"/>
              </w:rPr>
            </w:pPr>
          </w:p>
        </w:tc>
        <w:tc>
          <w:tcPr>
            <w:tcW w:w="1134" w:type="dxa"/>
          </w:tcPr>
          <w:p w14:paraId="664AF2FD" w14:textId="77777777" w:rsidR="00F868EA" w:rsidRPr="0052167B" w:rsidRDefault="00F868EA" w:rsidP="00817E47">
            <w:pPr>
              <w:spacing w:before="0" w:line="240" w:lineRule="auto"/>
              <w:contextualSpacing w:val="0"/>
              <w:jc w:val="center"/>
              <w:rPr>
                <w:ins w:id="14154" w:author="Phuong Truong Thi" w:date="2024-10-16T01:01:00Z"/>
                <w:rFonts w:ascii="Times New Roman" w:eastAsia="Times New Roman" w:hAnsi="Times New Roman"/>
                <w:sz w:val="24"/>
                <w:szCs w:val="24"/>
                <w:lang w:eastAsia="vi-VN"/>
              </w:rPr>
            </w:pPr>
            <w:ins w:id="14155" w:author="Phuong Truong Thi" w:date="2024-10-16T01:01:00Z">
              <w:r w:rsidRPr="0052167B">
                <w:rPr>
                  <w:rFonts w:ascii="Times New Roman" w:eastAsia="Times New Roman" w:hAnsi="Times New Roman"/>
                  <w:sz w:val="24"/>
                  <w:szCs w:val="24"/>
                  <w:lang w:eastAsia="vi-VN"/>
                </w:rPr>
                <w:t>N</w:t>
              </w:r>
            </w:ins>
          </w:p>
        </w:tc>
      </w:tr>
      <w:tr w:rsidR="00F868EA" w:rsidRPr="0052167B" w14:paraId="099740B3" w14:textId="77777777" w:rsidTr="000A2F3A">
        <w:trPr>
          <w:trHeight w:val="276"/>
          <w:ins w:id="14156" w:author="Phuong Truong Thi" w:date="2024-10-16T01:01:00Z"/>
        </w:trPr>
        <w:tc>
          <w:tcPr>
            <w:tcW w:w="670" w:type="dxa"/>
            <w:shd w:val="clear" w:color="auto" w:fill="auto"/>
            <w:vAlign w:val="center"/>
          </w:tcPr>
          <w:p w14:paraId="3978CBA3" w14:textId="77777777" w:rsidR="00F868EA" w:rsidRPr="0052167B" w:rsidRDefault="00F868EA" w:rsidP="00817E47">
            <w:pPr>
              <w:pStyle w:val="ListParagraph"/>
              <w:numPr>
                <w:ilvl w:val="0"/>
                <w:numId w:val="68"/>
              </w:numPr>
              <w:spacing w:before="0" w:line="240" w:lineRule="auto"/>
              <w:contextualSpacing w:val="0"/>
              <w:jc w:val="left"/>
              <w:rPr>
                <w:ins w:id="14157" w:author="Phuong Truong Thi" w:date="2024-10-16T01:01:00Z"/>
                <w:rFonts w:eastAsia="Times New Roman"/>
                <w:color w:val="000000"/>
                <w:szCs w:val="24"/>
                <w:lang w:val="vi-VN" w:eastAsia="vi-VN"/>
              </w:rPr>
            </w:pPr>
          </w:p>
        </w:tc>
        <w:tc>
          <w:tcPr>
            <w:tcW w:w="2097" w:type="dxa"/>
            <w:shd w:val="clear" w:color="auto" w:fill="auto"/>
            <w:vAlign w:val="center"/>
            <w:hideMark/>
          </w:tcPr>
          <w:p w14:paraId="6A290693" w14:textId="77777777" w:rsidR="00F868EA" w:rsidRPr="0052167B" w:rsidRDefault="00F868EA" w:rsidP="00817E47">
            <w:pPr>
              <w:spacing w:before="0" w:line="240" w:lineRule="auto"/>
              <w:contextualSpacing w:val="0"/>
              <w:rPr>
                <w:ins w:id="14158" w:author="Phuong Truong Thi" w:date="2024-10-16T01:01:00Z"/>
                <w:rFonts w:ascii="Times New Roman" w:eastAsia="Times New Roman" w:hAnsi="Times New Roman"/>
                <w:color w:val="000000"/>
                <w:sz w:val="24"/>
                <w:szCs w:val="24"/>
                <w:lang w:val="vi-VN" w:eastAsia="vi-VN"/>
              </w:rPr>
            </w:pPr>
            <w:ins w:id="14159" w:author="Phuong Truong Thi" w:date="2024-10-16T01:01:00Z">
              <w:r w:rsidRPr="0052167B">
                <w:rPr>
                  <w:rFonts w:ascii="Times New Roman" w:hAnsi="Times New Roman"/>
                  <w:color w:val="000000"/>
                  <w:sz w:val="24"/>
                  <w:szCs w:val="24"/>
                </w:rPr>
                <w:t>Số CCCD/CMT/HC…</w:t>
              </w:r>
            </w:ins>
          </w:p>
        </w:tc>
        <w:tc>
          <w:tcPr>
            <w:tcW w:w="2230" w:type="dxa"/>
            <w:vAlign w:val="center"/>
          </w:tcPr>
          <w:p w14:paraId="42EE37DA" w14:textId="77777777" w:rsidR="00F868EA" w:rsidRPr="00B66378" w:rsidRDefault="00F868EA" w:rsidP="00817E47">
            <w:pPr>
              <w:spacing w:before="0" w:line="240" w:lineRule="auto"/>
              <w:contextualSpacing w:val="0"/>
              <w:rPr>
                <w:ins w:id="14160" w:author="Phuong Truong Thi" w:date="2024-10-16T01:01:00Z"/>
                <w:rFonts w:ascii="Times New Roman" w:eastAsia="Times New Roman" w:hAnsi="Times New Roman"/>
                <w:color w:val="000000"/>
                <w:sz w:val="24"/>
                <w:szCs w:val="24"/>
                <w:lang w:val="vi-VN" w:eastAsia="vi-VN"/>
              </w:rPr>
            </w:pPr>
            <w:ins w:id="14161" w:author="Phuong Truong Thi" w:date="2024-10-16T01:01:00Z">
              <w:r w:rsidRPr="00B66378">
                <w:rPr>
                  <w:rFonts w:ascii="Times New Roman" w:hAnsi="Times New Roman"/>
                  <w:color w:val="000000"/>
                  <w:sz w:val="24"/>
                  <w:szCs w:val="24"/>
                  <w:lang w:val="vi-VN"/>
                </w:rPr>
                <w:t>(Legal ID/Document Num) Thông tin trên giấy tờ tùy thân Số CCCD/CMT/HCtrên T24</w:t>
              </w:r>
            </w:ins>
          </w:p>
        </w:tc>
        <w:tc>
          <w:tcPr>
            <w:tcW w:w="963" w:type="dxa"/>
          </w:tcPr>
          <w:p w14:paraId="47E1891A" w14:textId="77777777" w:rsidR="00F868EA" w:rsidRPr="0052167B" w:rsidRDefault="00F868EA" w:rsidP="00817E47">
            <w:pPr>
              <w:spacing w:before="0" w:line="240" w:lineRule="auto"/>
              <w:contextualSpacing w:val="0"/>
              <w:rPr>
                <w:ins w:id="14162" w:author="Phuong Truong Thi" w:date="2024-10-16T01:01:00Z"/>
                <w:rFonts w:ascii="Times New Roman" w:eastAsia="Times New Roman" w:hAnsi="Times New Roman"/>
                <w:color w:val="000000"/>
                <w:sz w:val="24"/>
                <w:szCs w:val="24"/>
                <w:lang w:eastAsia="vi-VN"/>
              </w:rPr>
            </w:pPr>
            <w:ins w:id="14163" w:author="Phuong Truong Thi" w:date="2024-10-16T01:01:00Z">
              <w:r w:rsidRPr="00A92CB1">
                <w:rPr>
                  <w:rFonts w:ascii="Times New Roman" w:hAnsi="Times New Roman"/>
                  <w:color w:val="000000"/>
                  <w:sz w:val="24"/>
                  <w:szCs w:val="24"/>
                  <w:lang w:val="vi-VN"/>
                </w:rPr>
                <w:t>EZ/T24</w:t>
              </w:r>
            </w:ins>
          </w:p>
        </w:tc>
        <w:tc>
          <w:tcPr>
            <w:tcW w:w="1330" w:type="dxa"/>
          </w:tcPr>
          <w:p w14:paraId="32557B4B" w14:textId="77777777" w:rsidR="00F868EA" w:rsidRPr="0052167B" w:rsidRDefault="00F868EA" w:rsidP="00817E47">
            <w:pPr>
              <w:spacing w:before="0" w:line="240" w:lineRule="auto"/>
              <w:contextualSpacing w:val="0"/>
              <w:rPr>
                <w:ins w:id="14164" w:author="Phuong Truong Thi" w:date="2024-10-16T01:01:00Z"/>
                <w:rFonts w:ascii="Times New Roman" w:eastAsia="Times New Roman" w:hAnsi="Times New Roman"/>
                <w:color w:val="000000"/>
                <w:sz w:val="24"/>
                <w:szCs w:val="24"/>
                <w:lang w:eastAsia="vi-VN"/>
              </w:rPr>
            </w:pPr>
            <w:ins w:id="14165" w:author="Phuong Truong Thi" w:date="2024-10-16T01:01:00Z">
              <w:r w:rsidRPr="0052167B">
                <w:rPr>
                  <w:rFonts w:ascii="Times New Roman" w:eastAsia="Times New Roman" w:hAnsi="Times New Roman"/>
                  <w:color w:val="000000"/>
                  <w:sz w:val="24"/>
                  <w:szCs w:val="24"/>
                  <w:lang w:eastAsia="vi-VN"/>
                </w:rPr>
                <w:t>Number</w:t>
              </w:r>
            </w:ins>
          </w:p>
        </w:tc>
        <w:tc>
          <w:tcPr>
            <w:tcW w:w="970" w:type="dxa"/>
            <w:shd w:val="clear" w:color="auto" w:fill="auto"/>
            <w:noWrap/>
            <w:vAlign w:val="center"/>
          </w:tcPr>
          <w:p w14:paraId="1467C5B7" w14:textId="77777777" w:rsidR="00F868EA" w:rsidRPr="0052167B" w:rsidRDefault="00F868EA" w:rsidP="00817E47">
            <w:pPr>
              <w:spacing w:before="0" w:line="240" w:lineRule="auto"/>
              <w:contextualSpacing w:val="0"/>
              <w:rPr>
                <w:ins w:id="14166" w:author="Phuong Truong Thi" w:date="2024-10-16T01:01:00Z"/>
                <w:rFonts w:ascii="Times New Roman" w:eastAsia="Times New Roman" w:hAnsi="Times New Roman"/>
                <w:color w:val="000000"/>
                <w:sz w:val="24"/>
                <w:szCs w:val="24"/>
                <w:lang w:val="vi-VN" w:eastAsia="vi-VN"/>
              </w:rPr>
            </w:pPr>
          </w:p>
        </w:tc>
        <w:tc>
          <w:tcPr>
            <w:tcW w:w="1134" w:type="dxa"/>
          </w:tcPr>
          <w:p w14:paraId="6C18AC4F" w14:textId="77777777" w:rsidR="00F868EA" w:rsidRPr="0052167B" w:rsidRDefault="00F868EA" w:rsidP="00817E47">
            <w:pPr>
              <w:spacing w:before="0" w:line="240" w:lineRule="auto"/>
              <w:contextualSpacing w:val="0"/>
              <w:jc w:val="center"/>
              <w:rPr>
                <w:ins w:id="14167" w:author="Phuong Truong Thi" w:date="2024-10-16T01:01:00Z"/>
                <w:rFonts w:ascii="Times New Roman" w:eastAsia="Times New Roman" w:hAnsi="Times New Roman"/>
                <w:sz w:val="24"/>
                <w:szCs w:val="24"/>
                <w:lang w:eastAsia="vi-VN"/>
              </w:rPr>
            </w:pPr>
            <w:ins w:id="14168" w:author="Phuong Truong Thi" w:date="2024-10-16T01:01:00Z">
              <w:r w:rsidRPr="0052167B">
                <w:rPr>
                  <w:rFonts w:ascii="Times New Roman" w:eastAsia="Times New Roman" w:hAnsi="Times New Roman"/>
                  <w:sz w:val="24"/>
                  <w:szCs w:val="24"/>
                  <w:lang w:eastAsia="vi-VN"/>
                </w:rPr>
                <w:t>Y</w:t>
              </w:r>
            </w:ins>
          </w:p>
        </w:tc>
      </w:tr>
      <w:tr w:rsidR="00F868EA" w:rsidRPr="0052167B" w14:paraId="4F49AED4" w14:textId="77777777" w:rsidTr="000A2F3A">
        <w:trPr>
          <w:trHeight w:val="276"/>
          <w:ins w:id="14169" w:author="Phuong Truong Thi" w:date="2024-10-16T01:01:00Z"/>
        </w:trPr>
        <w:tc>
          <w:tcPr>
            <w:tcW w:w="670" w:type="dxa"/>
            <w:shd w:val="clear" w:color="auto" w:fill="auto"/>
            <w:vAlign w:val="center"/>
          </w:tcPr>
          <w:p w14:paraId="0A99B905" w14:textId="77777777" w:rsidR="00F868EA" w:rsidRPr="0052167B" w:rsidRDefault="00F868EA" w:rsidP="00817E47">
            <w:pPr>
              <w:pStyle w:val="ListParagraph"/>
              <w:numPr>
                <w:ilvl w:val="0"/>
                <w:numId w:val="68"/>
              </w:numPr>
              <w:spacing w:before="0" w:line="240" w:lineRule="auto"/>
              <w:contextualSpacing w:val="0"/>
              <w:jc w:val="left"/>
              <w:rPr>
                <w:ins w:id="14170" w:author="Phuong Truong Thi" w:date="2024-10-16T01:01:00Z"/>
                <w:rFonts w:eastAsia="Times New Roman"/>
                <w:color w:val="000000"/>
                <w:szCs w:val="24"/>
                <w:lang w:val="vi-VN" w:eastAsia="vi-VN"/>
              </w:rPr>
            </w:pPr>
          </w:p>
        </w:tc>
        <w:tc>
          <w:tcPr>
            <w:tcW w:w="2097" w:type="dxa"/>
            <w:shd w:val="clear" w:color="auto" w:fill="auto"/>
            <w:vAlign w:val="center"/>
            <w:hideMark/>
          </w:tcPr>
          <w:p w14:paraId="465BABD0" w14:textId="77777777" w:rsidR="00F868EA" w:rsidRPr="0052167B" w:rsidRDefault="00F868EA" w:rsidP="00817E47">
            <w:pPr>
              <w:spacing w:before="0" w:line="240" w:lineRule="auto"/>
              <w:contextualSpacing w:val="0"/>
              <w:rPr>
                <w:ins w:id="14171" w:author="Phuong Truong Thi" w:date="2024-10-16T01:01:00Z"/>
                <w:rFonts w:ascii="Times New Roman" w:eastAsia="Times New Roman" w:hAnsi="Times New Roman"/>
                <w:color w:val="000000"/>
                <w:sz w:val="24"/>
                <w:szCs w:val="24"/>
                <w:lang w:val="vi-VN" w:eastAsia="vi-VN"/>
              </w:rPr>
            </w:pPr>
            <w:ins w:id="14172" w:author="Phuong Truong Thi" w:date="2024-10-16T01:01:00Z">
              <w:r w:rsidRPr="0052167B">
                <w:rPr>
                  <w:rFonts w:ascii="Times New Roman" w:hAnsi="Times New Roman"/>
                  <w:color w:val="000000"/>
                  <w:sz w:val="24"/>
                  <w:szCs w:val="24"/>
                </w:rPr>
                <w:t>Tên khách hàng</w:t>
              </w:r>
            </w:ins>
          </w:p>
        </w:tc>
        <w:tc>
          <w:tcPr>
            <w:tcW w:w="2230" w:type="dxa"/>
            <w:vAlign w:val="center"/>
          </w:tcPr>
          <w:p w14:paraId="45DB30D7" w14:textId="77777777" w:rsidR="00F868EA" w:rsidRPr="00B66378" w:rsidRDefault="00F868EA" w:rsidP="00817E47">
            <w:pPr>
              <w:spacing w:before="0" w:line="240" w:lineRule="auto"/>
              <w:contextualSpacing w:val="0"/>
              <w:rPr>
                <w:ins w:id="14173" w:author="Phuong Truong Thi" w:date="2024-10-16T01:01:00Z"/>
                <w:rFonts w:ascii="Times New Roman" w:eastAsia="Times New Roman" w:hAnsi="Times New Roman"/>
                <w:color w:val="000000"/>
                <w:sz w:val="24"/>
                <w:szCs w:val="24"/>
                <w:lang w:val="vi-VN" w:eastAsia="vi-VN"/>
              </w:rPr>
            </w:pPr>
            <w:ins w:id="14174" w:author="Phuong Truong Thi" w:date="2024-10-16T01:01:00Z">
              <w:r w:rsidRPr="00B66378">
                <w:rPr>
                  <w:rFonts w:ascii="Times New Roman" w:hAnsi="Times New Roman"/>
                  <w:color w:val="000000"/>
                  <w:sz w:val="24"/>
                  <w:szCs w:val="24"/>
                  <w:lang w:val="vi-VN"/>
                </w:rPr>
                <w:t>Lấy trường họ và tên có dấu của KH</w:t>
              </w:r>
              <w:r w:rsidRPr="00B66378">
                <w:rPr>
                  <w:rFonts w:ascii="Times New Roman" w:hAnsi="Times New Roman"/>
                  <w:color w:val="000000"/>
                  <w:sz w:val="24"/>
                  <w:szCs w:val="24"/>
                  <w:lang w:val="vi-VN"/>
                </w:rPr>
                <w:br/>
                <w:t>TH KH không lấy được họ và tên có dấu sẽ lấy trường họ và tên không dấu trên T24</w:t>
              </w:r>
            </w:ins>
          </w:p>
        </w:tc>
        <w:tc>
          <w:tcPr>
            <w:tcW w:w="963" w:type="dxa"/>
          </w:tcPr>
          <w:p w14:paraId="04ED7FA0" w14:textId="77777777" w:rsidR="00F868EA" w:rsidRPr="0052167B" w:rsidRDefault="00F868EA" w:rsidP="00817E47">
            <w:pPr>
              <w:spacing w:before="0" w:line="240" w:lineRule="auto"/>
              <w:contextualSpacing w:val="0"/>
              <w:rPr>
                <w:ins w:id="14175" w:author="Phuong Truong Thi" w:date="2024-10-16T01:01:00Z"/>
                <w:rFonts w:ascii="Times New Roman" w:eastAsia="Times New Roman" w:hAnsi="Times New Roman"/>
                <w:color w:val="000000"/>
                <w:sz w:val="24"/>
                <w:szCs w:val="24"/>
                <w:lang w:eastAsia="vi-VN"/>
              </w:rPr>
            </w:pPr>
            <w:ins w:id="14176" w:author="Phuong Truong Thi" w:date="2024-10-16T01:01:00Z">
              <w:r w:rsidRPr="00A92CB1">
                <w:rPr>
                  <w:rFonts w:ascii="Times New Roman" w:hAnsi="Times New Roman"/>
                  <w:color w:val="000000"/>
                  <w:sz w:val="24"/>
                  <w:szCs w:val="24"/>
                  <w:lang w:val="vi-VN"/>
                </w:rPr>
                <w:t>EZ/T24</w:t>
              </w:r>
            </w:ins>
          </w:p>
        </w:tc>
        <w:tc>
          <w:tcPr>
            <w:tcW w:w="1330" w:type="dxa"/>
          </w:tcPr>
          <w:p w14:paraId="37BA91FB" w14:textId="1C075AC1" w:rsidR="0068028E" w:rsidRDefault="0068028E"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2645D699" w14:textId="2FF07B65" w:rsidR="00F868EA" w:rsidRPr="0052167B" w:rsidRDefault="00525739" w:rsidP="00817E47">
            <w:pPr>
              <w:spacing w:before="0" w:line="240" w:lineRule="auto"/>
              <w:contextualSpacing w:val="0"/>
              <w:rPr>
                <w:ins w:id="14177" w:author="Phuong Truong Thi" w:date="2024-10-16T01:01:00Z"/>
                <w:rFonts w:ascii="Times New Roman" w:eastAsia="Times New Roman" w:hAnsi="Times New Roman"/>
                <w:color w:val="000000"/>
                <w:sz w:val="24"/>
                <w:szCs w:val="24"/>
                <w:lang w:eastAsia="vi-VN"/>
              </w:rPr>
            </w:pPr>
            <w:commentRangeStart w:id="14178"/>
            <w:commentRangeStart w:id="14179"/>
            <w:commentRangeStart w:id="14180"/>
            <w:r>
              <w:rPr>
                <w:rFonts w:ascii="Times New Roman" w:eastAsia="Times New Roman" w:hAnsi="Times New Roman"/>
                <w:color w:val="000000"/>
                <w:sz w:val="24"/>
                <w:szCs w:val="24"/>
                <w:lang w:eastAsia="vi-VN"/>
              </w:rPr>
              <w:t>Text link</w:t>
            </w:r>
            <w:commentRangeEnd w:id="14178"/>
            <w:r w:rsidR="008764F4">
              <w:rPr>
                <w:rStyle w:val="CommentReference"/>
                <w:lang w:val="x-none" w:eastAsia="x-none"/>
              </w:rPr>
              <w:commentReference w:id="14178"/>
            </w:r>
            <w:commentRangeEnd w:id="14179"/>
            <w:r w:rsidR="0068028E">
              <w:rPr>
                <w:rStyle w:val="CommentReference"/>
                <w:lang w:val="x-none" w:eastAsia="x-none"/>
              </w:rPr>
              <w:commentReference w:id="14179"/>
            </w:r>
            <w:commentRangeEnd w:id="14180"/>
            <w:r w:rsidR="00AE5A0A">
              <w:rPr>
                <w:rStyle w:val="CommentReference"/>
                <w:lang w:val="x-none" w:eastAsia="x-none"/>
              </w:rPr>
              <w:commentReference w:id="14180"/>
            </w:r>
          </w:p>
        </w:tc>
        <w:tc>
          <w:tcPr>
            <w:tcW w:w="970" w:type="dxa"/>
            <w:shd w:val="clear" w:color="auto" w:fill="auto"/>
            <w:noWrap/>
            <w:vAlign w:val="center"/>
          </w:tcPr>
          <w:p w14:paraId="60466B45" w14:textId="77777777" w:rsidR="00F868EA" w:rsidRPr="0052167B" w:rsidRDefault="00F868EA" w:rsidP="00817E47">
            <w:pPr>
              <w:spacing w:before="0" w:line="240" w:lineRule="auto"/>
              <w:contextualSpacing w:val="0"/>
              <w:rPr>
                <w:ins w:id="14181" w:author="Phuong Truong Thi" w:date="2024-10-16T01:01:00Z"/>
                <w:rFonts w:ascii="Times New Roman" w:eastAsia="Times New Roman" w:hAnsi="Times New Roman"/>
                <w:color w:val="000000"/>
                <w:sz w:val="24"/>
                <w:szCs w:val="24"/>
                <w:lang w:val="vi-VN" w:eastAsia="vi-VN"/>
              </w:rPr>
            </w:pPr>
          </w:p>
        </w:tc>
        <w:tc>
          <w:tcPr>
            <w:tcW w:w="1134" w:type="dxa"/>
          </w:tcPr>
          <w:p w14:paraId="088E1F0B" w14:textId="77777777" w:rsidR="00F868EA" w:rsidRPr="0052167B" w:rsidRDefault="00F868EA" w:rsidP="00817E47">
            <w:pPr>
              <w:spacing w:before="0" w:line="240" w:lineRule="auto"/>
              <w:contextualSpacing w:val="0"/>
              <w:jc w:val="center"/>
              <w:rPr>
                <w:ins w:id="14182" w:author="Phuong Truong Thi" w:date="2024-10-16T01:01:00Z"/>
                <w:rFonts w:ascii="Times New Roman" w:eastAsia="Times New Roman" w:hAnsi="Times New Roman"/>
                <w:sz w:val="24"/>
                <w:szCs w:val="24"/>
                <w:lang w:eastAsia="vi-VN"/>
              </w:rPr>
            </w:pPr>
            <w:ins w:id="14183" w:author="Phuong Truong Thi" w:date="2024-10-16T01:01:00Z">
              <w:r w:rsidRPr="0052167B">
                <w:rPr>
                  <w:rFonts w:ascii="Times New Roman" w:eastAsia="Times New Roman" w:hAnsi="Times New Roman"/>
                  <w:sz w:val="24"/>
                  <w:szCs w:val="24"/>
                  <w:lang w:eastAsia="vi-VN"/>
                </w:rPr>
                <w:t>Y</w:t>
              </w:r>
            </w:ins>
          </w:p>
        </w:tc>
      </w:tr>
      <w:tr w:rsidR="00F868EA" w:rsidRPr="0052167B" w14:paraId="339B9AE2" w14:textId="77777777" w:rsidTr="000A2F3A">
        <w:trPr>
          <w:trHeight w:val="276"/>
          <w:ins w:id="14184" w:author="Phuong Truong Thi" w:date="2024-10-16T01:01:00Z"/>
        </w:trPr>
        <w:tc>
          <w:tcPr>
            <w:tcW w:w="670" w:type="dxa"/>
            <w:shd w:val="clear" w:color="auto" w:fill="auto"/>
            <w:vAlign w:val="center"/>
          </w:tcPr>
          <w:p w14:paraId="58C4DFF1" w14:textId="77777777" w:rsidR="00F868EA" w:rsidRPr="0052167B" w:rsidRDefault="00F868EA" w:rsidP="00817E47">
            <w:pPr>
              <w:pStyle w:val="ListParagraph"/>
              <w:numPr>
                <w:ilvl w:val="0"/>
                <w:numId w:val="68"/>
              </w:numPr>
              <w:spacing w:before="0" w:line="240" w:lineRule="auto"/>
              <w:contextualSpacing w:val="0"/>
              <w:jc w:val="left"/>
              <w:rPr>
                <w:ins w:id="14185" w:author="Phuong Truong Thi" w:date="2024-10-16T01:01:00Z"/>
                <w:rFonts w:eastAsia="Times New Roman"/>
                <w:color w:val="000000"/>
                <w:szCs w:val="24"/>
                <w:lang w:val="vi-VN" w:eastAsia="vi-VN"/>
              </w:rPr>
            </w:pPr>
          </w:p>
        </w:tc>
        <w:tc>
          <w:tcPr>
            <w:tcW w:w="2097" w:type="dxa"/>
            <w:shd w:val="clear" w:color="auto" w:fill="auto"/>
            <w:vAlign w:val="center"/>
            <w:hideMark/>
          </w:tcPr>
          <w:p w14:paraId="13D01418" w14:textId="77777777" w:rsidR="00F868EA" w:rsidRPr="0052167B" w:rsidRDefault="00F868EA" w:rsidP="00817E47">
            <w:pPr>
              <w:spacing w:before="0" w:line="240" w:lineRule="auto"/>
              <w:contextualSpacing w:val="0"/>
              <w:rPr>
                <w:ins w:id="14186" w:author="Phuong Truong Thi" w:date="2024-10-16T01:01:00Z"/>
                <w:rFonts w:ascii="Times New Roman" w:eastAsia="Times New Roman" w:hAnsi="Times New Roman"/>
                <w:color w:val="000000"/>
                <w:sz w:val="24"/>
                <w:szCs w:val="24"/>
                <w:lang w:val="vi-VN" w:eastAsia="vi-VN"/>
              </w:rPr>
            </w:pPr>
            <w:ins w:id="14187" w:author="Phuong Truong Thi" w:date="2024-10-16T01:01:00Z">
              <w:r w:rsidRPr="0052167B">
                <w:rPr>
                  <w:rFonts w:ascii="Times New Roman" w:hAnsi="Times New Roman"/>
                  <w:color w:val="000000"/>
                  <w:sz w:val="24"/>
                  <w:szCs w:val="24"/>
                </w:rPr>
                <w:t>Trạng thái khách hàng</w:t>
              </w:r>
            </w:ins>
          </w:p>
        </w:tc>
        <w:tc>
          <w:tcPr>
            <w:tcW w:w="2230" w:type="dxa"/>
            <w:vAlign w:val="center"/>
          </w:tcPr>
          <w:p w14:paraId="309F93A4" w14:textId="77777777" w:rsidR="00F868EA" w:rsidRPr="00B66378" w:rsidRDefault="00F868EA" w:rsidP="00817E47">
            <w:pPr>
              <w:spacing w:before="0" w:line="240" w:lineRule="auto"/>
              <w:contextualSpacing w:val="0"/>
              <w:rPr>
                <w:ins w:id="14188" w:author="Phuong Truong Thi" w:date="2024-10-16T01:01:00Z"/>
                <w:rFonts w:ascii="Times New Roman" w:eastAsia="Times New Roman" w:hAnsi="Times New Roman"/>
                <w:color w:val="000000"/>
                <w:sz w:val="24"/>
                <w:szCs w:val="24"/>
                <w:lang w:val="fr-FR" w:eastAsia="vi-VN"/>
              </w:rPr>
            </w:pPr>
            <w:ins w:id="14189" w:author="Phuong Truong Thi" w:date="2024-10-16T01:01:00Z">
              <w:r w:rsidRPr="00B66378">
                <w:rPr>
                  <w:rFonts w:ascii="Times New Roman" w:hAnsi="Times New Roman"/>
                  <w:color w:val="000000"/>
                  <w:sz w:val="24"/>
                  <w:szCs w:val="24"/>
                  <w:lang w:val="fr-FR"/>
                </w:rPr>
                <w:t>Trạng thái của KH trên T24: Active, Dormant...</w:t>
              </w:r>
            </w:ins>
          </w:p>
        </w:tc>
        <w:tc>
          <w:tcPr>
            <w:tcW w:w="963" w:type="dxa"/>
          </w:tcPr>
          <w:p w14:paraId="74EFD9E2" w14:textId="77777777" w:rsidR="00F868EA" w:rsidRPr="0052167B" w:rsidRDefault="00F868EA" w:rsidP="00817E47">
            <w:pPr>
              <w:spacing w:before="0" w:line="240" w:lineRule="auto"/>
              <w:contextualSpacing w:val="0"/>
              <w:rPr>
                <w:ins w:id="14190" w:author="Phuong Truong Thi" w:date="2024-10-16T01:01:00Z"/>
                <w:rFonts w:ascii="Times New Roman" w:eastAsia="Times New Roman" w:hAnsi="Times New Roman"/>
                <w:color w:val="000000"/>
                <w:sz w:val="24"/>
                <w:szCs w:val="24"/>
                <w:lang w:eastAsia="vi-VN"/>
              </w:rPr>
            </w:pPr>
            <w:ins w:id="14191" w:author="Phuong Truong Thi" w:date="2024-10-16T01:01:00Z">
              <w:r w:rsidRPr="00A92CB1">
                <w:rPr>
                  <w:rFonts w:ascii="Times New Roman" w:hAnsi="Times New Roman"/>
                  <w:color w:val="000000"/>
                  <w:sz w:val="24"/>
                  <w:szCs w:val="24"/>
                  <w:lang w:val="vi-VN"/>
                </w:rPr>
                <w:t>EZ/T24</w:t>
              </w:r>
            </w:ins>
          </w:p>
        </w:tc>
        <w:tc>
          <w:tcPr>
            <w:tcW w:w="1330" w:type="dxa"/>
          </w:tcPr>
          <w:p w14:paraId="3086B51A" w14:textId="651A5DD7" w:rsidR="00F868EA" w:rsidRPr="0052167B" w:rsidRDefault="00525739" w:rsidP="00817E47">
            <w:pPr>
              <w:spacing w:before="0" w:line="240" w:lineRule="auto"/>
              <w:contextualSpacing w:val="0"/>
              <w:rPr>
                <w:ins w:id="14192" w:author="Phuong Truong Thi" w:date="2024-10-16T01:01: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3ADE85FB" w14:textId="77777777" w:rsidR="00F868EA" w:rsidRPr="0052167B" w:rsidRDefault="00F868EA" w:rsidP="00817E47">
            <w:pPr>
              <w:spacing w:before="0" w:line="240" w:lineRule="auto"/>
              <w:contextualSpacing w:val="0"/>
              <w:rPr>
                <w:ins w:id="14193" w:author="Phuong Truong Thi" w:date="2024-10-16T01:01:00Z"/>
                <w:rFonts w:ascii="Times New Roman" w:eastAsia="Times New Roman" w:hAnsi="Times New Roman"/>
                <w:color w:val="000000"/>
                <w:sz w:val="24"/>
                <w:szCs w:val="24"/>
                <w:lang w:val="vi-VN" w:eastAsia="vi-VN"/>
              </w:rPr>
            </w:pPr>
          </w:p>
        </w:tc>
        <w:tc>
          <w:tcPr>
            <w:tcW w:w="1134" w:type="dxa"/>
          </w:tcPr>
          <w:p w14:paraId="05C6B85E" w14:textId="77777777" w:rsidR="00F868EA" w:rsidRPr="0052167B" w:rsidRDefault="00F868EA" w:rsidP="00817E47">
            <w:pPr>
              <w:spacing w:before="0" w:line="240" w:lineRule="auto"/>
              <w:contextualSpacing w:val="0"/>
              <w:jc w:val="center"/>
              <w:rPr>
                <w:ins w:id="14194" w:author="Phuong Truong Thi" w:date="2024-10-16T01:01:00Z"/>
                <w:rFonts w:ascii="Times New Roman" w:eastAsia="Times New Roman" w:hAnsi="Times New Roman"/>
                <w:sz w:val="24"/>
                <w:szCs w:val="24"/>
                <w:lang w:eastAsia="vi-VN"/>
              </w:rPr>
            </w:pPr>
            <w:ins w:id="14195" w:author="Phuong Truong Thi" w:date="2024-10-16T01:01:00Z">
              <w:r w:rsidRPr="0052167B">
                <w:rPr>
                  <w:rFonts w:ascii="Times New Roman" w:eastAsia="Times New Roman" w:hAnsi="Times New Roman"/>
                  <w:sz w:val="24"/>
                  <w:szCs w:val="24"/>
                  <w:lang w:eastAsia="vi-VN"/>
                </w:rPr>
                <w:t>N</w:t>
              </w:r>
            </w:ins>
          </w:p>
        </w:tc>
      </w:tr>
      <w:tr w:rsidR="00F868EA" w:rsidRPr="0052167B" w14:paraId="02408390" w14:textId="77777777" w:rsidTr="000A2F3A">
        <w:trPr>
          <w:trHeight w:val="276"/>
          <w:ins w:id="14196" w:author="Phuong Truong Thi" w:date="2024-10-16T01:01:00Z"/>
        </w:trPr>
        <w:tc>
          <w:tcPr>
            <w:tcW w:w="670" w:type="dxa"/>
            <w:shd w:val="clear" w:color="auto" w:fill="auto"/>
            <w:vAlign w:val="center"/>
          </w:tcPr>
          <w:p w14:paraId="7391946F" w14:textId="77777777" w:rsidR="00F868EA" w:rsidRPr="0052167B" w:rsidRDefault="00F868EA" w:rsidP="00817E47">
            <w:pPr>
              <w:pStyle w:val="ListParagraph"/>
              <w:numPr>
                <w:ilvl w:val="0"/>
                <w:numId w:val="68"/>
              </w:numPr>
              <w:spacing w:before="0" w:line="240" w:lineRule="auto"/>
              <w:contextualSpacing w:val="0"/>
              <w:jc w:val="left"/>
              <w:rPr>
                <w:ins w:id="14197" w:author="Phuong Truong Thi" w:date="2024-10-16T01:01:00Z"/>
                <w:rFonts w:eastAsia="Times New Roman"/>
                <w:color w:val="000000"/>
                <w:szCs w:val="24"/>
                <w:lang w:val="vi-VN" w:eastAsia="vi-VN"/>
              </w:rPr>
            </w:pPr>
          </w:p>
        </w:tc>
        <w:tc>
          <w:tcPr>
            <w:tcW w:w="2097" w:type="dxa"/>
            <w:shd w:val="clear" w:color="auto" w:fill="auto"/>
            <w:vAlign w:val="center"/>
            <w:hideMark/>
          </w:tcPr>
          <w:p w14:paraId="32F85957" w14:textId="77777777" w:rsidR="00F868EA" w:rsidRPr="0052167B" w:rsidRDefault="00F868EA" w:rsidP="00817E47">
            <w:pPr>
              <w:spacing w:before="0" w:line="240" w:lineRule="auto"/>
              <w:contextualSpacing w:val="0"/>
              <w:rPr>
                <w:ins w:id="14198" w:author="Phuong Truong Thi" w:date="2024-10-16T01:01:00Z"/>
                <w:rFonts w:ascii="Times New Roman" w:eastAsia="Times New Roman" w:hAnsi="Times New Roman"/>
                <w:color w:val="000000"/>
                <w:sz w:val="24"/>
                <w:szCs w:val="24"/>
                <w:lang w:val="vi-VN" w:eastAsia="vi-VN"/>
              </w:rPr>
            </w:pPr>
            <w:ins w:id="14199" w:author="Phuong Truong Thi" w:date="2024-10-16T01:01:00Z">
              <w:r w:rsidRPr="0052167B">
                <w:rPr>
                  <w:rFonts w:ascii="Times New Roman" w:hAnsi="Times New Roman"/>
                  <w:color w:val="000000"/>
                  <w:sz w:val="24"/>
                  <w:szCs w:val="24"/>
                </w:rPr>
                <w:t>Giới tính</w:t>
              </w:r>
            </w:ins>
          </w:p>
        </w:tc>
        <w:tc>
          <w:tcPr>
            <w:tcW w:w="2230" w:type="dxa"/>
            <w:vAlign w:val="center"/>
          </w:tcPr>
          <w:p w14:paraId="7C88318C" w14:textId="77777777" w:rsidR="00F868EA" w:rsidRPr="00B66378" w:rsidRDefault="00F868EA" w:rsidP="00817E47">
            <w:pPr>
              <w:spacing w:before="0" w:line="240" w:lineRule="auto"/>
              <w:contextualSpacing w:val="0"/>
              <w:rPr>
                <w:ins w:id="14200" w:author="Phuong Truong Thi" w:date="2024-10-16T01:01:00Z"/>
                <w:rFonts w:ascii="Times New Roman" w:eastAsia="Times New Roman" w:hAnsi="Times New Roman"/>
                <w:color w:val="000000"/>
                <w:sz w:val="24"/>
                <w:szCs w:val="24"/>
                <w:lang w:val="vi-VN" w:eastAsia="vi-VN"/>
              </w:rPr>
            </w:pPr>
            <w:ins w:id="14201" w:author="Phuong Truong Thi" w:date="2024-10-16T01:01:00Z">
              <w:r w:rsidRPr="00B66378">
                <w:rPr>
                  <w:rFonts w:ascii="Times New Roman" w:hAnsi="Times New Roman"/>
                  <w:color w:val="000000"/>
                  <w:sz w:val="24"/>
                  <w:szCs w:val="24"/>
                  <w:lang w:val="vi-VN"/>
                </w:rPr>
                <w:t>Giới tính của khách hàng</w:t>
              </w:r>
            </w:ins>
          </w:p>
        </w:tc>
        <w:tc>
          <w:tcPr>
            <w:tcW w:w="963" w:type="dxa"/>
          </w:tcPr>
          <w:p w14:paraId="0FE1CAFD" w14:textId="77777777" w:rsidR="00F868EA" w:rsidRPr="0052167B" w:rsidRDefault="00F868EA" w:rsidP="00817E47">
            <w:pPr>
              <w:spacing w:before="0" w:line="240" w:lineRule="auto"/>
              <w:contextualSpacing w:val="0"/>
              <w:rPr>
                <w:ins w:id="14202" w:author="Phuong Truong Thi" w:date="2024-10-16T01:01:00Z"/>
                <w:rFonts w:ascii="Times New Roman" w:eastAsia="Times New Roman" w:hAnsi="Times New Roman"/>
                <w:color w:val="000000"/>
                <w:sz w:val="24"/>
                <w:szCs w:val="24"/>
                <w:lang w:eastAsia="vi-VN"/>
              </w:rPr>
            </w:pPr>
            <w:ins w:id="14203" w:author="Phuong Truong Thi" w:date="2024-10-16T01:01:00Z">
              <w:r w:rsidRPr="00A92CB1">
                <w:rPr>
                  <w:rFonts w:ascii="Times New Roman" w:hAnsi="Times New Roman"/>
                  <w:color w:val="000000"/>
                  <w:sz w:val="24"/>
                  <w:szCs w:val="24"/>
                  <w:lang w:val="vi-VN"/>
                </w:rPr>
                <w:t>EZ/T24</w:t>
              </w:r>
            </w:ins>
          </w:p>
        </w:tc>
        <w:tc>
          <w:tcPr>
            <w:tcW w:w="1330" w:type="dxa"/>
          </w:tcPr>
          <w:p w14:paraId="6434FA97" w14:textId="23CC7690" w:rsidR="00F868EA" w:rsidRPr="0052167B" w:rsidRDefault="00525739" w:rsidP="00817E47">
            <w:pPr>
              <w:spacing w:before="0" w:line="240" w:lineRule="auto"/>
              <w:contextualSpacing w:val="0"/>
              <w:rPr>
                <w:ins w:id="14204" w:author="Phuong Truong Thi" w:date="2024-10-16T01:01:00Z"/>
                <w:rFonts w:ascii="Times New Roman" w:eastAsia="Times New Roman" w:hAnsi="Times New Roman"/>
                <w:color w:val="000000"/>
                <w:sz w:val="24"/>
                <w:szCs w:val="24"/>
                <w:lang w:eastAsia="vi-VN"/>
              </w:rPr>
            </w:pPr>
            <w:del w:id="14205" w:author="Phuong Truong Thi" w:date="2024-12-07T00:24:00Z">
              <w:r w:rsidDel="00FD79CF">
                <w:rPr>
                  <w:rFonts w:ascii="Times New Roman" w:eastAsia="Times New Roman" w:hAnsi="Times New Roman"/>
                  <w:color w:val="000000"/>
                  <w:sz w:val="24"/>
                  <w:szCs w:val="24"/>
                  <w:lang w:eastAsia="vi-VN"/>
                </w:rPr>
                <w:delText>Text (255)</w:delText>
              </w:r>
            </w:del>
            <w:ins w:id="14206" w:author="Phuong Truong Thi" w:date="2024-12-07T00:24:00Z">
              <w:r w:rsidR="00FD79CF">
                <w:rPr>
                  <w:rFonts w:ascii="Times New Roman" w:eastAsia="Times New Roman" w:hAnsi="Times New Roman"/>
                  <w:color w:val="000000"/>
                  <w:sz w:val="24"/>
                  <w:szCs w:val="24"/>
                  <w:lang w:eastAsia="vi-VN"/>
                </w:rPr>
                <w:t>Picklist</w:t>
              </w:r>
            </w:ins>
          </w:p>
        </w:tc>
        <w:tc>
          <w:tcPr>
            <w:tcW w:w="970" w:type="dxa"/>
            <w:shd w:val="clear" w:color="auto" w:fill="auto"/>
            <w:noWrap/>
            <w:vAlign w:val="center"/>
          </w:tcPr>
          <w:p w14:paraId="5F7E52E9" w14:textId="77777777" w:rsidR="00F868EA" w:rsidRPr="0052167B" w:rsidRDefault="00F868EA" w:rsidP="00817E47">
            <w:pPr>
              <w:spacing w:before="0" w:line="240" w:lineRule="auto"/>
              <w:contextualSpacing w:val="0"/>
              <w:rPr>
                <w:ins w:id="14207" w:author="Phuong Truong Thi" w:date="2024-10-16T01:01:00Z"/>
                <w:rFonts w:ascii="Times New Roman" w:eastAsia="Times New Roman" w:hAnsi="Times New Roman"/>
                <w:color w:val="000000"/>
                <w:sz w:val="24"/>
                <w:szCs w:val="24"/>
                <w:lang w:val="vi-VN" w:eastAsia="vi-VN"/>
              </w:rPr>
            </w:pPr>
          </w:p>
        </w:tc>
        <w:tc>
          <w:tcPr>
            <w:tcW w:w="1134" w:type="dxa"/>
          </w:tcPr>
          <w:p w14:paraId="0C3FAF9B" w14:textId="77777777" w:rsidR="00F868EA" w:rsidRPr="0052167B" w:rsidRDefault="00F868EA" w:rsidP="00817E47">
            <w:pPr>
              <w:spacing w:before="0" w:line="240" w:lineRule="auto"/>
              <w:contextualSpacing w:val="0"/>
              <w:jc w:val="center"/>
              <w:rPr>
                <w:ins w:id="14208" w:author="Phuong Truong Thi" w:date="2024-10-16T01:01:00Z"/>
                <w:rFonts w:ascii="Times New Roman" w:eastAsia="Times New Roman" w:hAnsi="Times New Roman"/>
                <w:sz w:val="24"/>
                <w:szCs w:val="24"/>
                <w:lang w:val="vi-VN" w:eastAsia="vi-VN"/>
              </w:rPr>
            </w:pPr>
            <w:ins w:id="14209" w:author="Phuong Truong Thi" w:date="2024-10-16T01:01:00Z">
              <w:r w:rsidRPr="0052167B">
                <w:rPr>
                  <w:rFonts w:ascii="Times New Roman" w:eastAsia="Times New Roman" w:hAnsi="Times New Roman"/>
                  <w:sz w:val="24"/>
                  <w:szCs w:val="24"/>
                  <w:lang w:eastAsia="vi-VN"/>
                </w:rPr>
                <w:t>N</w:t>
              </w:r>
            </w:ins>
          </w:p>
        </w:tc>
      </w:tr>
      <w:tr w:rsidR="00F868EA" w:rsidRPr="0052167B" w14:paraId="2BCA9E0D" w14:textId="77777777" w:rsidTr="000A2F3A">
        <w:trPr>
          <w:trHeight w:val="276"/>
          <w:ins w:id="14210" w:author="Phuong Truong Thi" w:date="2024-10-16T01:01:00Z"/>
        </w:trPr>
        <w:tc>
          <w:tcPr>
            <w:tcW w:w="670" w:type="dxa"/>
            <w:shd w:val="clear" w:color="auto" w:fill="auto"/>
            <w:vAlign w:val="center"/>
          </w:tcPr>
          <w:p w14:paraId="0003CBE9" w14:textId="77777777" w:rsidR="00F868EA" w:rsidRPr="0052167B" w:rsidRDefault="00F868EA" w:rsidP="00817E47">
            <w:pPr>
              <w:pStyle w:val="ListParagraph"/>
              <w:numPr>
                <w:ilvl w:val="0"/>
                <w:numId w:val="68"/>
              </w:numPr>
              <w:spacing w:before="0" w:line="240" w:lineRule="auto"/>
              <w:contextualSpacing w:val="0"/>
              <w:jc w:val="left"/>
              <w:rPr>
                <w:ins w:id="14211" w:author="Phuong Truong Thi" w:date="2024-10-16T01:01:00Z"/>
                <w:rFonts w:eastAsia="Times New Roman"/>
                <w:color w:val="000000"/>
                <w:szCs w:val="24"/>
                <w:lang w:val="vi-VN" w:eastAsia="vi-VN"/>
              </w:rPr>
            </w:pPr>
          </w:p>
        </w:tc>
        <w:tc>
          <w:tcPr>
            <w:tcW w:w="2097" w:type="dxa"/>
            <w:shd w:val="clear" w:color="auto" w:fill="auto"/>
            <w:vAlign w:val="center"/>
            <w:hideMark/>
          </w:tcPr>
          <w:p w14:paraId="2CB25DA6" w14:textId="77777777" w:rsidR="00F868EA" w:rsidRPr="0052167B" w:rsidRDefault="00F868EA" w:rsidP="00817E47">
            <w:pPr>
              <w:spacing w:before="0" w:line="240" w:lineRule="auto"/>
              <w:contextualSpacing w:val="0"/>
              <w:rPr>
                <w:ins w:id="14212" w:author="Phuong Truong Thi" w:date="2024-10-16T01:01:00Z"/>
                <w:rFonts w:ascii="Times New Roman" w:eastAsia="Times New Roman" w:hAnsi="Times New Roman"/>
                <w:color w:val="000000"/>
                <w:sz w:val="24"/>
                <w:szCs w:val="24"/>
                <w:lang w:val="vi-VN" w:eastAsia="vi-VN"/>
              </w:rPr>
            </w:pPr>
            <w:ins w:id="14213" w:author="Phuong Truong Thi" w:date="2024-10-16T01:01:00Z">
              <w:r w:rsidRPr="0052167B">
                <w:rPr>
                  <w:rFonts w:ascii="Times New Roman" w:hAnsi="Times New Roman"/>
                  <w:color w:val="000000"/>
                  <w:sz w:val="24"/>
                  <w:szCs w:val="24"/>
                </w:rPr>
                <w:t>Tuổi</w:t>
              </w:r>
            </w:ins>
          </w:p>
        </w:tc>
        <w:tc>
          <w:tcPr>
            <w:tcW w:w="2230" w:type="dxa"/>
            <w:vAlign w:val="center"/>
          </w:tcPr>
          <w:p w14:paraId="51BF7606" w14:textId="77777777" w:rsidR="00F868EA" w:rsidRPr="0052167B" w:rsidRDefault="00F868EA" w:rsidP="00817E47">
            <w:pPr>
              <w:spacing w:before="0" w:line="240" w:lineRule="auto"/>
              <w:contextualSpacing w:val="0"/>
              <w:rPr>
                <w:ins w:id="14214" w:author="Phuong Truong Thi" w:date="2024-10-16T01:01:00Z"/>
                <w:rFonts w:ascii="Times New Roman" w:eastAsia="Times New Roman" w:hAnsi="Times New Roman"/>
                <w:color w:val="000000"/>
                <w:sz w:val="24"/>
                <w:szCs w:val="24"/>
                <w:lang w:eastAsia="vi-VN"/>
              </w:rPr>
            </w:pPr>
            <w:ins w:id="14215" w:author="Phuong Truong Thi" w:date="2024-10-16T01:01:00Z">
              <w:r w:rsidRPr="0052167B">
                <w:rPr>
                  <w:rFonts w:ascii="Times New Roman" w:hAnsi="Times New Roman"/>
                  <w:color w:val="000000"/>
                  <w:sz w:val="24"/>
                  <w:szCs w:val="24"/>
                </w:rPr>
                <w:t>Tuổi của khách hàng</w:t>
              </w:r>
            </w:ins>
          </w:p>
        </w:tc>
        <w:tc>
          <w:tcPr>
            <w:tcW w:w="963" w:type="dxa"/>
          </w:tcPr>
          <w:p w14:paraId="391FB399" w14:textId="77777777" w:rsidR="00F868EA" w:rsidRPr="0052167B" w:rsidRDefault="00F868EA" w:rsidP="00817E47">
            <w:pPr>
              <w:spacing w:before="0" w:line="240" w:lineRule="auto"/>
              <w:contextualSpacing w:val="0"/>
              <w:rPr>
                <w:ins w:id="14216" w:author="Phuong Truong Thi" w:date="2024-10-16T01:01:00Z"/>
                <w:rFonts w:ascii="Times New Roman" w:eastAsia="Times New Roman" w:hAnsi="Times New Roman"/>
                <w:color w:val="000000"/>
                <w:sz w:val="24"/>
                <w:szCs w:val="24"/>
                <w:lang w:eastAsia="vi-VN"/>
              </w:rPr>
            </w:pPr>
            <w:ins w:id="14217" w:author="Phuong Truong Thi" w:date="2024-10-16T01:01:00Z">
              <w:r w:rsidRPr="00A92CB1">
                <w:rPr>
                  <w:rFonts w:ascii="Times New Roman" w:hAnsi="Times New Roman"/>
                  <w:color w:val="000000"/>
                  <w:sz w:val="24"/>
                  <w:szCs w:val="24"/>
                  <w:lang w:val="vi-VN"/>
                </w:rPr>
                <w:t>EZ/T24</w:t>
              </w:r>
            </w:ins>
          </w:p>
        </w:tc>
        <w:tc>
          <w:tcPr>
            <w:tcW w:w="1330" w:type="dxa"/>
          </w:tcPr>
          <w:p w14:paraId="1039D23F" w14:textId="77777777" w:rsidR="00F868EA" w:rsidRPr="0052167B" w:rsidRDefault="00F868EA" w:rsidP="00817E47">
            <w:pPr>
              <w:spacing w:before="0" w:line="240" w:lineRule="auto"/>
              <w:contextualSpacing w:val="0"/>
              <w:rPr>
                <w:ins w:id="14218" w:author="Phuong Truong Thi" w:date="2024-10-16T01:01:00Z"/>
                <w:rFonts w:ascii="Times New Roman" w:eastAsia="Times New Roman" w:hAnsi="Times New Roman"/>
                <w:color w:val="000000"/>
                <w:sz w:val="24"/>
                <w:szCs w:val="24"/>
                <w:lang w:eastAsia="vi-VN"/>
              </w:rPr>
            </w:pPr>
            <w:ins w:id="14219" w:author="Phuong Truong Thi" w:date="2024-10-16T01:01:00Z">
              <w:r w:rsidRPr="0052167B">
                <w:rPr>
                  <w:rFonts w:ascii="Times New Roman" w:eastAsia="Times New Roman" w:hAnsi="Times New Roman"/>
                  <w:color w:val="000000"/>
                  <w:sz w:val="24"/>
                  <w:szCs w:val="24"/>
                  <w:lang w:eastAsia="vi-VN"/>
                </w:rPr>
                <w:t>Date</w:t>
              </w:r>
            </w:ins>
          </w:p>
        </w:tc>
        <w:tc>
          <w:tcPr>
            <w:tcW w:w="970" w:type="dxa"/>
            <w:shd w:val="clear" w:color="auto" w:fill="auto"/>
            <w:noWrap/>
            <w:vAlign w:val="center"/>
          </w:tcPr>
          <w:p w14:paraId="15437050" w14:textId="77777777" w:rsidR="00F868EA" w:rsidRPr="0052167B" w:rsidRDefault="00F868EA" w:rsidP="00817E47">
            <w:pPr>
              <w:spacing w:before="0" w:line="240" w:lineRule="auto"/>
              <w:contextualSpacing w:val="0"/>
              <w:rPr>
                <w:ins w:id="14220" w:author="Phuong Truong Thi" w:date="2024-10-16T01:01:00Z"/>
                <w:rFonts w:ascii="Times New Roman" w:eastAsia="Times New Roman" w:hAnsi="Times New Roman"/>
                <w:color w:val="000000"/>
                <w:sz w:val="24"/>
                <w:szCs w:val="24"/>
                <w:lang w:val="vi-VN" w:eastAsia="vi-VN"/>
              </w:rPr>
            </w:pPr>
          </w:p>
        </w:tc>
        <w:tc>
          <w:tcPr>
            <w:tcW w:w="1134" w:type="dxa"/>
          </w:tcPr>
          <w:p w14:paraId="57387418" w14:textId="77777777" w:rsidR="00F868EA" w:rsidRPr="0052167B" w:rsidRDefault="00F868EA" w:rsidP="00817E47">
            <w:pPr>
              <w:spacing w:before="0" w:line="240" w:lineRule="auto"/>
              <w:contextualSpacing w:val="0"/>
              <w:jc w:val="center"/>
              <w:rPr>
                <w:ins w:id="14221" w:author="Phuong Truong Thi" w:date="2024-10-16T01:01:00Z"/>
                <w:rFonts w:ascii="Times New Roman" w:eastAsia="Times New Roman" w:hAnsi="Times New Roman"/>
                <w:sz w:val="24"/>
                <w:szCs w:val="24"/>
                <w:lang w:val="vi-VN" w:eastAsia="vi-VN"/>
              </w:rPr>
            </w:pPr>
            <w:ins w:id="14222" w:author="Phuong Truong Thi" w:date="2024-10-16T01:01:00Z">
              <w:r w:rsidRPr="0052167B">
                <w:rPr>
                  <w:rFonts w:ascii="Times New Roman" w:eastAsia="Times New Roman" w:hAnsi="Times New Roman"/>
                  <w:sz w:val="24"/>
                  <w:szCs w:val="24"/>
                  <w:lang w:eastAsia="vi-VN"/>
                </w:rPr>
                <w:t>N</w:t>
              </w:r>
            </w:ins>
          </w:p>
        </w:tc>
      </w:tr>
      <w:tr w:rsidR="00F868EA" w:rsidRPr="0052167B" w14:paraId="7109B3EB" w14:textId="77777777" w:rsidTr="000A2F3A">
        <w:trPr>
          <w:trHeight w:val="276"/>
          <w:ins w:id="14223" w:author="Phuong Truong Thi" w:date="2024-10-16T01:01:00Z"/>
        </w:trPr>
        <w:tc>
          <w:tcPr>
            <w:tcW w:w="670" w:type="dxa"/>
            <w:shd w:val="clear" w:color="auto" w:fill="auto"/>
            <w:vAlign w:val="center"/>
          </w:tcPr>
          <w:p w14:paraId="171E30B1" w14:textId="77777777" w:rsidR="00F868EA" w:rsidRPr="0052167B" w:rsidRDefault="00F868EA" w:rsidP="00817E47">
            <w:pPr>
              <w:pStyle w:val="ListParagraph"/>
              <w:numPr>
                <w:ilvl w:val="0"/>
                <w:numId w:val="68"/>
              </w:numPr>
              <w:spacing w:before="0" w:line="240" w:lineRule="auto"/>
              <w:contextualSpacing w:val="0"/>
              <w:jc w:val="left"/>
              <w:rPr>
                <w:ins w:id="14224" w:author="Phuong Truong Thi" w:date="2024-10-16T01:01:00Z"/>
                <w:rFonts w:eastAsia="Times New Roman"/>
                <w:color w:val="000000"/>
                <w:szCs w:val="24"/>
                <w:lang w:val="vi-VN" w:eastAsia="vi-VN"/>
              </w:rPr>
            </w:pPr>
          </w:p>
        </w:tc>
        <w:tc>
          <w:tcPr>
            <w:tcW w:w="2097" w:type="dxa"/>
            <w:shd w:val="clear" w:color="auto" w:fill="auto"/>
            <w:vAlign w:val="center"/>
            <w:hideMark/>
          </w:tcPr>
          <w:p w14:paraId="7C3EB337" w14:textId="77777777" w:rsidR="00F868EA" w:rsidRPr="0052167B" w:rsidRDefault="00F868EA" w:rsidP="00817E47">
            <w:pPr>
              <w:spacing w:before="0" w:line="240" w:lineRule="auto"/>
              <w:contextualSpacing w:val="0"/>
              <w:rPr>
                <w:ins w:id="14225" w:author="Phuong Truong Thi" w:date="2024-10-16T01:01:00Z"/>
                <w:rFonts w:ascii="Times New Roman" w:eastAsia="Times New Roman" w:hAnsi="Times New Roman"/>
                <w:color w:val="000000"/>
                <w:sz w:val="24"/>
                <w:szCs w:val="24"/>
                <w:lang w:val="vi-VN" w:eastAsia="vi-VN"/>
              </w:rPr>
            </w:pPr>
            <w:ins w:id="14226" w:author="Phuong Truong Thi" w:date="2024-10-16T01:01:00Z">
              <w:r w:rsidRPr="0052167B">
                <w:rPr>
                  <w:rFonts w:ascii="Times New Roman" w:hAnsi="Times New Roman"/>
                  <w:color w:val="000000"/>
                  <w:sz w:val="24"/>
                  <w:szCs w:val="24"/>
                </w:rPr>
                <w:t>Ngày sinh</w:t>
              </w:r>
            </w:ins>
          </w:p>
        </w:tc>
        <w:tc>
          <w:tcPr>
            <w:tcW w:w="2230" w:type="dxa"/>
            <w:vAlign w:val="center"/>
          </w:tcPr>
          <w:p w14:paraId="0C6E38AC" w14:textId="77777777" w:rsidR="00F868EA" w:rsidRPr="0052167B" w:rsidRDefault="00F868EA" w:rsidP="00817E47">
            <w:pPr>
              <w:spacing w:before="0" w:line="240" w:lineRule="auto"/>
              <w:contextualSpacing w:val="0"/>
              <w:rPr>
                <w:ins w:id="14227" w:author="Phuong Truong Thi" w:date="2024-10-16T01:01:00Z"/>
                <w:rFonts w:ascii="Times New Roman" w:eastAsia="Times New Roman" w:hAnsi="Times New Roman"/>
                <w:color w:val="000000"/>
                <w:sz w:val="24"/>
                <w:szCs w:val="24"/>
                <w:lang w:eastAsia="vi-VN"/>
              </w:rPr>
            </w:pPr>
            <w:ins w:id="14228" w:author="Phuong Truong Thi" w:date="2024-10-16T01:01:00Z">
              <w:r w:rsidRPr="0052167B">
                <w:rPr>
                  <w:rFonts w:ascii="Times New Roman" w:hAnsi="Times New Roman"/>
                  <w:color w:val="000000"/>
                  <w:sz w:val="24"/>
                  <w:szCs w:val="24"/>
                </w:rPr>
                <w:t xml:space="preserve">Ngày sinh khách hàng </w:t>
              </w:r>
            </w:ins>
          </w:p>
        </w:tc>
        <w:tc>
          <w:tcPr>
            <w:tcW w:w="963" w:type="dxa"/>
          </w:tcPr>
          <w:p w14:paraId="7B80E357" w14:textId="77777777" w:rsidR="00F868EA" w:rsidRPr="0052167B" w:rsidRDefault="00F868EA" w:rsidP="00817E47">
            <w:pPr>
              <w:spacing w:before="0" w:line="240" w:lineRule="auto"/>
              <w:contextualSpacing w:val="0"/>
              <w:rPr>
                <w:ins w:id="14229" w:author="Phuong Truong Thi" w:date="2024-10-16T01:01:00Z"/>
                <w:rFonts w:ascii="Times New Roman" w:eastAsia="Times New Roman" w:hAnsi="Times New Roman"/>
                <w:color w:val="000000"/>
                <w:sz w:val="24"/>
                <w:szCs w:val="24"/>
                <w:lang w:eastAsia="vi-VN"/>
              </w:rPr>
            </w:pPr>
            <w:ins w:id="14230" w:author="Phuong Truong Thi" w:date="2024-10-16T01:01:00Z">
              <w:r w:rsidRPr="00A92CB1">
                <w:rPr>
                  <w:rFonts w:ascii="Times New Roman" w:hAnsi="Times New Roman"/>
                  <w:color w:val="000000"/>
                  <w:sz w:val="24"/>
                  <w:szCs w:val="24"/>
                  <w:lang w:val="vi-VN"/>
                </w:rPr>
                <w:t>EZ/T24</w:t>
              </w:r>
            </w:ins>
          </w:p>
        </w:tc>
        <w:tc>
          <w:tcPr>
            <w:tcW w:w="1330" w:type="dxa"/>
          </w:tcPr>
          <w:p w14:paraId="1A9E7E0A" w14:textId="77777777" w:rsidR="00F868EA" w:rsidRPr="0052167B" w:rsidRDefault="00F868EA" w:rsidP="00817E47">
            <w:pPr>
              <w:spacing w:before="0" w:line="240" w:lineRule="auto"/>
              <w:contextualSpacing w:val="0"/>
              <w:rPr>
                <w:ins w:id="14231" w:author="Phuong Truong Thi" w:date="2024-10-16T01:01:00Z"/>
                <w:rFonts w:ascii="Times New Roman" w:eastAsia="Times New Roman" w:hAnsi="Times New Roman"/>
                <w:color w:val="000000"/>
                <w:sz w:val="24"/>
                <w:szCs w:val="24"/>
                <w:lang w:eastAsia="vi-VN"/>
              </w:rPr>
            </w:pPr>
            <w:ins w:id="14232" w:author="Phuong Truong Thi" w:date="2024-10-16T01:01:00Z">
              <w:r w:rsidRPr="0052167B">
                <w:rPr>
                  <w:rFonts w:ascii="Times New Roman" w:eastAsia="Times New Roman" w:hAnsi="Times New Roman"/>
                  <w:color w:val="000000"/>
                  <w:sz w:val="24"/>
                  <w:szCs w:val="24"/>
                  <w:lang w:eastAsia="vi-VN"/>
                </w:rPr>
                <w:t>Date</w:t>
              </w:r>
            </w:ins>
          </w:p>
        </w:tc>
        <w:tc>
          <w:tcPr>
            <w:tcW w:w="970" w:type="dxa"/>
            <w:shd w:val="clear" w:color="auto" w:fill="auto"/>
            <w:noWrap/>
            <w:vAlign w:val="center"/>
          </w:tcPr>
          <w:p w14:paraId="4D55FBCE" w14:textId="77777777" w:rsidR="00F868EA" w:rsidRPr="0052167B" w:rsidRDefault="00F868EA" w:rsidP="00817E47">
            <w:pPr>
              <w:spacing w:before="0" w:line="240" w:lineRule="auto"/>
              <w:contextualSpacing w:val="0"/>
              <w:rPr>
                <w:ins w:id="14233" w:author="Phuong Truong Thi" w:date="2024-10-16T01:01:00Z"/>
                <w:rFonts w:ascii="Times New Roman" w:eastAsia="Times New Roman" w:hAnsi="Times New Roman"/>
                <w:color w:val="000000"/>
                <w:sz w:val="24"/>
                <w:szCs w:val="24"/>
                <w:lang w:val="vi-VN" w:eastAsia="vi-VN"/>
              </w:rPr>
            </w:pPr>
          </w:p>
        </w:tc>
        <w:tc>
          <w:tcPr>
            <w:tcW w:w="1134" w:type="dxa"/>
          </w:tcPr>
          <w:p w14:paraId="76A9F42F" w14:textId="77777777" w:rsidR="00F868EA" w:rsidRPr="0052167B" w:rsidRDefault="00F868EA" w:rsidP="00817E47">
            <w:pPr>
              <w:spacing w:before="0" w:line="240" w:lineRule="auto"/>
              <w:contextualSpacing w:val="0"/>
              <w:jc w:val="center"/>
              <w:rPr>
                <w:ins w:id="14234" w:author="Phuong Truong Thi" w:date="2024-10-16T01:01:00Z"/>
                <w:rFonts w:ascii="Times New Roman" w:eastAsia="Times New Roman" w:hAnsi="Times New Roman"/>
                <w:sz w:val="24"/>
                <w:szCs w:val="24"/>
                <w:lang w:val="vi-VN" w:eastAsia="vi-VN"/>
              </w:rPr>
            </w:pPr>
            <w:ins w:id="14235" w:author="Phuong Truong Thi" w:date="2024-10-16T01:01:00Z">
              <w:r w:rsidRPr="0052167B">
                <w:rPr>
                  <w:rFonts w:ascii="Times New Roman" w:eastAsia="Times New Roman" w:hAnsi="Times New Roman"/>
                  <w:sz w:val="24"/>
                  <w:szCs w:val="24"/>
                  <w:lang w:eastAsia="vi-VN"/>
                </w:rPr>
                <w:t>N</w:t>
              </w:r>
            </w:ins>
          </w:p>
        </w:tc>
      </w:tr>
      <w:tr w:rsidR="00F868EA" w:rsidRPr="0052167B" w14:paraId="6658FC9E" w14:textId="77777777" w:rsidTr="000A2F3A">
        <w:trPr>
          <w:trHeight w:val="276"/>
          <w:ins w:id="14236" w:author="Phuong Truong Thi" w:date="2024-10-16T01:01:00Z"/>
        </w:trPr>
        <w:tc>
          <w:tcPr>
            <w:tcW w:w="670" w:type="dxa"/>
            <w:shd w:val="clear" w:color="auto" w:fill="auto"/>
            <w:vAlign w:val="center"/>
          </w:tcPr>
          <w:p w14:paraId="1C484086" w14:textId="77777777" w:rsidR="00F868EA" w:rsidRPr="0052167B" w:rsidRDefault="00F868EA" w:rsidP="00817E47">
            <w:pPr>
              <w:pStyle w:val="ListParagraph"/>
              <w:numPr>
                <w:ilvl w:val="0"/>
                <w:numId w:val="68"/>
              </w:numPr>
              <w:spacing w:before="0" w:line="240" w:lineRule="auto"/>
              <w:contextualSpacing w:val="0"/>
              <w:jc w:val="left"/>
              <w:rPr>
                <w:ins w:id="14237" w:author="Phuong Truong Thi" w:date="2024-10-16T01:01:00Z"/>
                <w:rFonts w:eastAsia="Times New Roman"/>
                <w:color w:val="000000"/>
                <w:szCs w:val="24"/>
                <w:lang w:val="vi-VN" w:eastAsia="vi-VN"/>
              </w:rPr>
            </w:pPr>
          </w:p>
        </w:tc>
        <w:tc>
          <w:tcPr>
            <w:tcW w:w="2097" w:type="dxa"/>
            <w:shd w:val="clear" w:color="auto" w:fill="auto"/>
            <w:vAlign w:val="center"/>
            <w:hideMark/>
          </w:tcPr>
          <w:p w14:paraId="1AE01BCA" w14:textId="77777777" w:rsidR="00F868EA" w:rsidRPr="0052167B" w:rsidRDefault="00F868EA" w:rsidP="00817E47">
            <w:pPr>
              <w:spacing w:before="0" w:line="240" w:lineRule="auto"/>
              <w:contextualSpacing w:val="0"/>
              <w:rPr>
                <w:ins w:id="14238" w:author="Phuong Truong Thi" w:date="2024-10-16T01:01:00Z"/>
                <w:rFonts w:ascii="Times New Roman" w:eastAsia="Times New Roman" w:hAnsi="Times New Roman"/>
                <w:color w:val="000000"/>
                <w:sz w:val="24"/>
                <w:szCs w:val="24"/>
                <w:lang w:val="vi-VN" w:eastAsia="vi-VN"/>
              </w:rPr>
            </w:pPr>
            <w:ins w:id="14239" w:author="Phuong Truong Thi" w:date="2024-10-16T01:01:00Z">
              <w:r w:rsidRPr="00B66378">
                <w:rPr>
                  <w:rFonts w:ascii="Times New Roman" w:hAnsi="Times New Roman"/>
                  <w:color w:val="000000"/>
                  <w:sz w:val="24"/>
                  <w:szCs w:val="24"/>
                  <w:lang w:val="vi-VN"/>
                </w:rPr>
                <w:t>Ngày tương tác gần nhất</w:t>
              </w:r>
            </w:ins>
          </w:p>
        </w:tc>
        <w:tc>
          <w:tcPr>
            <w:tcW w:w="2230" w:type="dxa"/>
            <w:vAlign w:val="center"/>
          </w:tcPr>
          <w:p w14:paraId="2296D652" w14:textId="71D24742" w:rsidR="00F868EA" w:rsidRPr="00B66378" w:rsidRDefault="00F868EA" w:rsidP="00817E47">
            <w:pPr>
              <w:spacing w:before="0" w:line="240" w:lineRule="auto"/>
              <w:contextualSpacing w:val="0"/>
              <w:rPr>
                <w:ins w:id="14240" w:author="Phuong Truong Thi" w:date="2024-10-16T01:01:00Z"/>
                <w:rFonts w:ascii="Times New Roman" w:eastAsia="Times New Roman" w:hAnsi="Times New Roman"/>
                <w:color w:val="000000"/>
                <w:sz w:val="24"/>
                <w:szCs w:val="24"/>
                <w:lang w:val="vi-VN" w:eastAsia="vi-VN"/>
              </w:rPr>
            </w:pPr>
            <w:commentRangeStart w:id="14241"/>
            <w:commentRangeStart w:id="14242"/>
            <w:commentRangeStart w:id="14243"/>
            <w:ins w:id="14244" w:author="Phuong Truong Thi" w:date="2024-10-16T01:01:00Z">
              <w:r w:rsidRPr="00B66378">
                <w:rPr>
                  <w:rFonts w:ascii="Times New Roman" w:hAnsi="Times New Roman"/>
                  <w:color w:val="000000"/>
                  <w:sz w:val="24"/>
                  <w:szCs w:val="24"/>
                  <w:lang w:val="vi-VN"/>
                </w:rPr>
                <w:t xml:space="preserve">Thời gian tương tác công gần nhất của VPB với khách hàng: </w:t>
              </w:r>
            </w:ins>
            <w:commentRangeEnd w:id="14241"/>
            <w:commentRangeEnd w:id="14242"/>
            <w:commentRangeEnd w:id="14243"/>
            <w:ins w:id="14245" w:author="Phuong Truong Thi" w:date="2024-11-25T04:36:00Z">
              <w:r w:rsidR="00975861" w:rsidRPr="00975861">
                <w:rPr>
                  <w:rFonts w:ascii="Times New Roman" w:hAnsi="Times New Roman"/>
                  <w:color w:val="000000"/>
                  <w:sz w:val="24"/>
                  <w:szCs w:val="24"/>
                </w:rPr>
                <w:t xml:space="preserve">gồm Task, Event, Log a Call và bao gồm cả bên Service. Ghi nhận theo ngày gần nhất Task, Event, Log a </w:t>
              </w:r>
              <w:r w:rsidR="00975861" w:rsidRPr="00975861">
                <w:rPr>
                  <w:rFonts w:ascii="Times New Roman" w:hAnsi="Times New Roman"/>
                  <w:color w:val="000000"/>
                  <w:sz w:val="24"/>
                  <w:szCs w:val="24"/>
                </w:rPr>
                <w:lastRenderedPageBreak/>
                <w:t>Call được cập nhật hoàn thành, không bao gồm trạng thái hủy.</w:t>
              </w:r>
            </w:ins>
            <w:del w:id="14246" w:author="Phuong Truong Thi" w:date="2024-11-25T04:36:00Z">
              <w:r w:rsidR="003B47DE" w:rsidDel="00975861">
                <w:rPr>
                  <w:rStyle w:val="CommentReference"/>
                  <w:lang w:val="x-none" w:eastAsia="x-none"/>
                </w:rPr>
                <w:commentReference w:id="14241"/>
              </w:r>
            </w:del>
            <w:r w:rsidR="00975861">
              <w:rPr>
                <w:rStyle w:val="CommentReference"/>
                <w:lang w:val="x-none" w:eastAsia="x-none"/>
              </w:rPr>
              <w:commentReference w:id="14242"/>
            </w:r>
            <w:r w:rsidR="00AE5A0A">
              <w:rPr>
                <w:rStyle w:val="CommentReference"/>
                <w:lang w:val="x-none" w:eastAsia="x-none"/>
              </w:rPr>
              <w:commentReference w:id="14243"/>
            </w:r>
          </w:p>
        </w:tc>
        <w:tc>
          <w:tcPr>
            <w:tcW w:w="963" w:type="dxa"/>
          </w:tcPr>
          <w:p w14:paraId="0FA8DBA3" w14:textId="77777777" w:rsidR="00F868EA" w:rsidRPr="00B66378" w:rsidRDefault="00F868EA" w:rsidP="00817E47">
            <w:pPr>
              <w:spacing w:before="0" w:line="240" w:lineRule="auto"/>
              <w:contextualSpacing w:val="0"/>
              <w:rPr>
                <w:ins w:id="14247" w:author="Phuong Truong Thi" w:date="2024-10-16T01:01:00Z"/>
                <w:rFonts w:ascii="Times New Roman" w:eastAsia="Times New Roman" w:hAnsi="Times New Roman"/>
                <w:color w:val="000000"/>
                <w:sz w:val="24"/>
                <w:szCs w:val="24"/>
                <w:lang w:val="vi-VN" w:eastAsia="vi-VN"/>
              </w:rPr>
            </w:pPr>
            <w:ins w:id="14248" w:author="Phuong Truong Thi" w:date="2024-10-16T01:01:00Z">
              <w:r>
                <w:rPr>
                  <w:rFonts w:ascii="Times New Roman" w:eastAsia="Times New Roman" w:hAnsi="Times New Roman"/>
                  <w:color w:val="000000"/>
                  <w:sz w:val="24"/>
                  <w:szCs w:val="24"/>
                  <w:lang w:val="vi-VN" w:eastAsia="vi-VN"/>
                </w:rPr>
                <w:lastRenderedPageBreak/>
                <w:t>CRM</w:t>
              </w:r>
            </w:ins>
          </w:p>
        </w:tc>
        <w:tc>
          <w:tcPr>
            <w:tcW w:w="1330" w:type="dxa"/>
          </w:tcPr>
          <w:p w14:paraId="5BFEB981" w14:textId="77777777" w:rsidR="00F868EA" w:rsidRPr="0052167B" w:rsidRDefault="00F868EA" w:rsidP="00817E47">
            <w:pPr>
              <w:spacing w:before="0" w:line="240" w:lineRule="auto"/>
              <w:contextualSpacing w:val="0"/>
              <w:rPr>
                <w:ins w:id="14249" w:author="Phuong Truong Thi" w:date="2024-10-16T01:01:00Z"/>
                <w:rFonts w:ascii="Times New Roman" w:eastAsia="Times New Roman" w:hAnsi="Times New Roman"/>
                <w:color w:val="000000"/>
                <w:sz w:val="24"/>
                <w:szCs w:val="24"/>
                <w:lang w:eastAsia="vi-VN"/>
              </w:rPr>
            </w:pPr>
            <w:ins w:id="14250" w:author="Phuong Truong Thi" w:date="2024-10-16T01:01:00Z">
              <w:r w:rsidRPr="0052167B">
                <w:rPr>
                  <w:rFonts w:ascii="Times New Roman" w:eastAsia="Times New Roman" w:hAnsi="Times New Roman"/>
                  <w:color w:val="000000"/>
                  <w:sz w:val="24"/>
                  <w:szCs w:val="24"/>
                  <w:lang w:eastAsia="vi-VN"/>
                </w:rPr>
                <w:t>Date</w:t>
              </w:r>
            </w:ins>
          </w:p>
        </w:tc>
        <w:tc>
          <w:tcPr>
            <w:tcW w:w="970" w:type="dxa"/>
            <w:shd w:val="clear" w:color="auto" w:fill="auto"/>
            <w:noWrap/>
            <w:vAlign w:val="center"/>
          </w:tcPr>
          <w:p w14:paraId="561F7A08" w14:textId="77777777" w:rsidR="00F868EA" w:rsidRPr="0052167B" w:rsidRDefault="00F868EA" w:rsidP="00817E47">
            <w:pPr>
              <w:spacing w:before="0" w:line="240" w:lineRule="auto"/>
              <w:contextualSpacing w:val="0"/>
              <w:rPr>
                <w:ins w:id="14251" w:author="Phuong Truong Thi" w:date="2024-10-16T01:01:00Z"/>
                <w:rFonts w:ascii="Times New Roman" w:eastAsia="Times New Roman" w:hAnsi="Times New Roman"/>
                <w:color w:val="000000"/>
                <w:sz w:val="24"/>
                <w:szCs w:val="24"/>
                <w:lang w:val="vi-VN" w:eastAsia="vi-VN"/>
              </w:rPr>
            </w:pPr>
          </w:p>
        </w:tc>
        <w:tc>
          <w:tcPr>
            <w:tcW w:w="1134" w:type="dxa"/>
          </w:tcPr>
          <w:p w14:paraId="10995B87" w14:textId="77777777" w:rsidR="00F868EA" w:rsidRPr="0052167B" w:rsidRDefault="00F868EA" w:rsidP="00817E47">
            <w:pPr>
              <w:spacing w:before="0" w:line="240" w:lineRule="auto"/>
              <w:contextualSpacing w:val="0"/>
              <w:jc w:val="center"/>
              <w:rPr>
                <w:ins w:id="14252" w:author="Phuong Truong Thi" w:date="2024-10-16T01:01:00Z"/>
                <w:rFonts w:ascii="Times New Roman" w:eastAsia="Times New Roman" w:hAnsi="Times New Roman"/>
                <w:sz w:val="24"/>
                <w:szCs w:val="24"/>
                <w:lang w:eastAsia="vi-VN"/>
              </w:rPr>
            </w:pPr>
            <w:ins w:id="14253" w:author="Phuong Truong Thi" w:date="2024-10-16T01:01:00Z">
              <w:r w:rsidRPr="0052167B">
                <w:rPr>
                  <w:rFonts w:ascii="Times New Roman" w:eastAsia="Times New Roman" w:hAnsi="Times New Roman"/>
                  <w:sz w:val="24"/>
                  <w:szCs w:val="24"/>
                  <w:lang w:eastAsia="vi-VN"/>
                </w:rPr>
                <w:t>Y</w:t>
              </w:r>
            </w:ins>
          </w:p>
        </w:tc>
      </w:tr>
      <w:tr w:rsidR="000A2F3A" w:rsidRPr="0052167B" w14:paraId="650554D6" w14:textId="77777777" w:rsidTr="00817E47">
        <w:trPr>
          <w:trHeight w:val="276"/>
          <w:ins w:id="14254" w:author="Phuong Truong Thi" w:date="2024-10-16T01:01:00Z"/>
        </w:trPr>
        <w:tc>
          <w:tcPr>
            <w:tcW w:w="9394" w:type="dxa"/>
            <w:gridSpan w:val="7"/>
          </w:tcPr>
          <w:p w14:paraId="78CCD49C" w14:textId="77777777" w:rsidR="000A2F3A" w:rsidRPr="0052167B" w:rsidRDefault="000A2F3A" w:rsidP="00817E47">
            <w:pPr>
              <w:spacing w:before="0" w:line="240" w:lineRule="auto"/>
              <w:contextualSpacing w:val="0"/>
              <w:jc w:val="left"/>
              <w:rPr>
                <w:ins w:id="14255" w:author="Phuong Truong Thi" w:date="2024-10-16T01:01:00Z"/>
                <w:rFonts w:ascii="Times New Roman" w:eastAsia="Times New Roman" w:hAnsi="Times New Roman"/>
                <w:sz w:val="24"/>
                <w:szCs w:val="24"/>
                <w:lang w:eastAsia="vi-VN"/>
              </w:rPr>
            </w:pPr>
            <w:ins w:id="14256" w:author="Phuong Truong Thi" w:date="2024-10-16T01:01:00Z">
              <w:r w:rsidRPr="0052167B">
                <w:rPr>
                  <w:rFonts w:ascii="Times New Roman" w:eastAsia="Times New Roman" w:hAnsi="Times New Roman"/>
                  <w:sz w:val="24"/>
                  <w:szCs w:val="24"/>
                  <w:lang w:eastAsia="vi-VN"/>
                </w:rPr>
                <w:t>Thông tin liên hệ</w:t>
              </w:r>
            </w:ins>
          </w:p>
        </w:tc>
      </w:tr>
      <w:tr w:rsidR="00F868EA" w:rsidRPr="0052167B" w14:paraId="22D3C97D" w14:textId="77777777" w:rsidTr="000A2F3A">
        <w:trPr>
          <w:trHeight w:val="276"/>
          <w:ins w:id="14257" w:author="Phuong Truong Thi" w:date="2024-10-16T01:01:00Z"/>
        </w:trPr>
        <w:tc>
          <w:tcPr>
            <w:tcW w:w="670" w:type="dxa"/>
            <w:shd w:val="clear" w:color="auto" w:fill="auto"/>
            <w:vAlign w:val="center"/>
          </w:tcPr>
          <w:p w14:paraId="189492CD" w14:textId="77777777" w:rsidR="00F868EA" w:rsidRPr="0052167B" w:rsidRDefault="00F868EA" w:rsidP="00817E47">
            <w:pPr>
              <w:pStyle w:val="ListParagraph"/>
              <w:numPr>
                <w:ilvl w:val="0"/>
                <w:numId w:val="68"/>
              </w:numPr>
              <w:spacing w:before="0" w:line="240" w:lineRule="auto"/>
              <w:contextualSpacing w:val="0"/>
              <w:jc w:val="left"/>
              <w:rPr>
                <w:ins w:id="14258" w:author="Phuong Truong Thi" w:date="2024-10-16T01:01:00Z"/>
                <w:rFonts w:eastAsia="Times New Roman"/>
                <w:color w:val="000000"/>
                <w:szCs w:val="24"/>
                <w:lang w:val="vi-VN" w:eastAsia="vi-VN"/>
              </w:rPr>
            </w:pPr>
          </w:p>
        </w:tc>
        <w:tc>
          <w:tcPr>
            <w:tcW w:w="2097" w:type="dxa"/>
            <w:shd w:val="clear" w:color="auto" w:fill="auto"/>
            <w:vAlign w:val="center"/>
            <w:hideMark/>
          </w:tcPr>
          <w:p w14:paraId="16D07C05" w14:textId="77777777" w:rsidR="00F868EA" w:rsidRPr="0052167B" w:rsidRDefault="00F868EA" w:rsidP="00817E47">
            <w:pPr>
              <w:spacing w:before="0" w:line="240" w:lineRule="auto"/>
              <w:contextualSpacing w:val="0"/>
              <w:rPr>
                <w:ins w:id="14259" w:author="Phuong Truong Thi" w:date="2024-10-16T01:01:00Z"/>
                <w:rFonts w:ascii="Times New Roman" w:eastAsia="Times New Roman" w:hAnsi="Times New Roman"/>
                <w:color w:val="000000"/>
                <w:sz w:val="24"/>
                <w:szCs w:val="24"/>
                <w:lang w:val="vi-VN" w:eastAsia="vi-VN"/>
              </w:rPr>
            </w:pPr>
            <w:ins w:id="14260" w:author="Phuong Truong Thi" w:date="2024-10-16T01:01:00Z">
              <w:r w:rsidRPr="0052167B">
                <w:rPr>
                  <w:rFonts w:ascii="Times New Roman" w:hAnsi="Times New Roman"/>
                  <w:color w:val="000000"/>
                  <w:sz w:val="24"/>
                  <w:szCs w:val="24"/>
                </w:rPr>
                <w:t>Số điện thoại</w:t>
              </w:r>
            </w:ins>
          </w:p>
        </w:tc>
        <w:tc>
          <w:tcPr>
            <w:tcW w:w="2230" w:type="dxa"/>
            <w:vAlign w:val="center"/>
          </w:tcPr>
          <w:p w14:paraId="57329279" w14:textId="77777777" w:rsidR="00F868EA" w:rsidRPr="00B66378" w:rsidRDefault="00F868EA" w:rsidP="00817E47">
            <w:pPr>
              <w:spacing w:before="0" w:line="240" w:lineRule="auto"/>
              <w:contextualSpacing w:val="0"/>
              <w:rPr>
                <w:ins w:id="14261" w:author="Phuong Truong Thi" w:date="2024-10-16T01:01:00Z"/>
                <w:rFonts w:ascii="Times New Roman" w:eastAsia="Times New Roman" w:hAnsi="Times New Roman"/>
                <w:color w:val="000000"/>
                <w:sz w:val="24"/>
                <w:szCs w:val="24"/>
                <w:lang w:val="vi-VN" w:eastAsia="vi-VN"/>
              </w:rPr>
            </w:pPr>
            <w:ins w:id="14262" w:author="Phuong Truong Thi" w:date="2024-10-16T01:01:00Z">
              <w:r w:rsidRPr="00B66378">
                <w:rPr>
                  <w:rFonts w:ascii="Times New Roman" w:hAnsi="Times New Roman"/>
                  <w:color w:val="000000"/>
                  <w:sz w:val="24"/>
                  <w:szCs w:val="24"/>
                  <w:lang w:val="vi-VN"/>
                </w:rPr>
                <w:t>Số điện thoại quản lý khách hàng</w:t>
              </w:r>
            </w:ins>
          </w:p>
        </w:tc>
        <w:tc>
          <w:tcPr>
            <w:tcW w:w="963" w:type="dxa"/>
          </w:tcPr>
          <w:p w14:paraId="4A2A10CF" w14:textId="77777777" w:rsidR="00F868EA" w:rsidRDefault="00F868EA" w:rsidP="00817E47">
            <w:pPr>
              <w:spacing w:before="0" w:line="240" w:lineRule="auto"/>
              <w:contextualSpacing w:val="0"/>
              <w:rPr>
                <w:ins w:id="14263" w:author="Phuong Truong Thi" w:date="2024-10-16T01:01:00Z"/>
                <w:rFonts w:ascii="Times New Roman" w:eastAsia="Times New Roman" w:hAnsi="Times New Roman"/>
                <w:color w:val="000000"/>
                <w:sz w:val="24"/>
                <w:szCs w:val="24"/>
                <w:lang w:eastAsia="vi-VN"/>
              </w:rPr>
            </w:pPr>
            <w:ins w:id="14264" w:author="Phuong Truong Thi" w:date="2024-10-16T01:01:00Z">
              <w:r w:rsidRPr="00BC0606">
                <w:rPr>
                  <w:rFonts w:ascii="Times New Roman" w:hAnsi="Times New Roman"/>
                  <w:color w:val="000000"/>
                  <w:sz w:val="24"/>
                  <w:szCs w:val="24"/>
                  <w:lang w:val="vi-VN"/>
                </w:rPr>
                <w:t>EZ/T24</w:t>
              </w:r>
            </w:ins>
          </w:p>
        </w:tc>
        <w:tc>
          <w:tcPr>
            <w:tcW w:w="1330" w:type="dxa"/>
          </w:tcPr>
          <w:p w14:paraId="4AD3C1C5" w14:textId="3DE5F639" w:rsidR="00F868EA" w:rsidRPr="0052167B" w:rsidRDefault="00F868EA" w:rsidP="00817E47">
            <w:pPr>
              <w:spacing w:before="0" w:line="240" w:lineRule="auto"/>
              <w:contextualSpacing w:val="0"/>
              <w:rPr>
                <w:ins w:id="14265" w:author="Phuong Truong Thi" w:date="2024-10-16T01:01:00Z"/>
                <w:rFonts w:ascii="Times New Roman" w:eastAsia="Times New Roman" w:hAnsi="Times New Roman"/>
                <w:color w:val="000000"/>
                <w:sz w:val="24"/>
                <w:szCs w:val="24"/>
                <w:lang w:eastAsia="vi-VN"/>
              </w:rPr>
            </w:pPr>
            <w:ins w:id="14266" w:author="Phuong Truong Thi" w:date="2024-10-16T01:01: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tc>
        <w:tc>
          <w:tcPr>
            <w:tcW w:w="970" w:type="dxa"/>
            <w:shd w:val="clear" w:color="auto" w:fill="auto"/>
            <w:noWrap/>
            <w:vAlign w:val="center"/>
          </w:tcPr>
          <w:p w14:paraId="38BD83F9" w14:textId="77777777" w:rsidR="00F868EA" w:rsidRPr="0052167B" w:rsidRDefault="00F868EA" w:rsidP="00817E47">
            <w:pPr>
              <w:spacing w:before="0" w:line="240" w:lineRule="auto"/>
              <w:contextualSpacing w:val="0"/>
              <w:rPr>
                <w:ins w:id="14267" w:author="Phuong Truong Thi" w:date="2024-10-16T01:01:00Z"/>
                <w:rFonts w:ascii="Times New Roman" w:eastAsia="Times New Roman" w:hAnsi="Times New Roman"/>
                <w:color w:val="000000"/>
                <w:sz w:val="24"/>
                <w:szCs w:val="24"/>
                <w:lang w:val="vi-VN" w:eastAsia="vi-VN"/>
              </w:rPr>
            </w:pPr>
          </w:p>
        </w:tc>
        <w:tc>
          <w:tcPr>
            <w:tcW w:w="1134" w:type="dxa"/>
          </w:tcPr>
          <w:p w14:paraId="597CC664" w14:textId="77777777" w:rsidR="00F868EA" w:rsidRPr="0052167B" w:rsidRDefault="00F868EA" w:rsidP="00817E47">
            <w:pPr>
              <w:spacing w:before="0" w:line="240" w:lineRule="auto"/>
              <w:contextualSpacing w:val="0"/>
              <w:jc w:val="center"/>
              <w:rPr>
                <w:ins w:id="14268" w:author="Phuong Truong Thi" w:date="2024-10-16T01:01:00Z"/>
                <w:rFonts w:ascii="Times New Roman" w:eastAsia="Times New Roman" w:hAnsi="Times New Roman"/>
                <w:sz w:val="24"/>
                <w:szCs w:val="24"/>
                <w:lang w:eastAsia="vi-VN"/>
              </w:rPr>
            </w:pPr>
            <w:ins w:id="14269" w:author="Phuong Truong Thi" w:date="2024-10-16T01:01:00Z">
              <w:r w:rsidRPr="0052167B">
                <w:rPr>
                  <w:rFonts w:ascii="Times New Roman" w:eastAsia="Times New Roman" w:hAnsi="Times New Roman"/>
                  <w:sz w:val="24"/>
                  <w:szCs w:val="24"/>
                  <w:lang w:eastAsia="vi-VN"/>
                </w:rPr>
                <w:t>Y</w:t>
              </w:r>
            </w:ins>
          </w:p>
        </w:tc>
      </w:tr>
      <w:tr w:rsidR="00F868EA" w:rsidRPr="0052167B" w14:paraId="2C742731" w14:textId="77777777" w:rsidTr="000A2F3A">
        <w:trPr>
          <w:trHeight w:val="276"/>
          <w:ins w:id="14270" w:author="Phuong Truong Thi" w:date="2024-10-16T01:01:00Z"/>
        </w:trPr>
        <w:tc>
          <w:tcPr>
            <w:tcW w:w="670" w:type="dxa"/>
            <w:shd w:val="clear" w:color="auto" w:fill="auto"/>
            <w:vAlign w:val="center"/>
          </w:tcPr>
          <w:p w14:paraId="31E58E1D" w14:textId="77777777" w:rsidR="00F868EA" w:rsidRPr="0052167B" w:rsidRDefault="00F868EA" w:rsidP="00817E47">
            <w:pPr>
              <w:pStyle w:val="ListParagraph"/>
              <w:numPr>
                <w:ilvl w:val="0"/>
                <w:numId w:val="68"/>
              </w:numPr>
              <w:spacing w:before="0" w:line="240" w:lineRule="auto"/>
              <w:contextualSpacing w:val="0"/>
              <w:jc w:val="left"/>
              <w:rPr>
                <w:ins w:id="14271" w:author="Phuong Truong Thi" w:date="2024-10-16T01:01:00Z"/>
                <w:rFonts w:eastAsia="Times New Roman"/>
                <w:color w:val="000000"/>
                <w:szCs w:val="24"/>
                <w:lang w:val="vi-VN" w:eastAsia="vi-VN"/>
              </w:rPr>
            </w:pPr>
          </w:p>
        </w:tc>
        <w:tc>
          <w:tcPr>
            <w:tcW w:w="2097" w:type="dxa"/>
            <w:shd w:val="clear" w:color="auto" w:fill="auto"/>
            <w:vAlign w:val="center"/>
            <w:hideMark/>
          </w:tcPr>
          <w:p w14:paraId="4E89AFDF" w14:textId="77777777" w:rsidR="00F868EA" w:rsidRPr="0052167B" w:rsidRDefault="00F868EA" w:rsidP="00817E47">
            <w:pPr>
              <w:spacing w:before="0" w:line="240" w:lineRule="auto"/>
              <w:contextualSpacing w:val="0"/>
              <w:rPr>
                <w:ins w:id="14272" w:author="Phuong Truong Thi" w:date="2024-10-16T01:01:00Z"/>
                <w:rFonts w:ascii="Times New Roman" w:eastAsia="Times New Roman" w:hAnsi="Times New Roman"/>
                <w:color w:val="000000"/>
                <w:sz w:val="24"/>
                <w:szCs w:val="24"/>
                <w:lang w:val="vi-VN" w:eastAsia="vi-VN"/>
              </w:rPr>
            </w:pPr>
            <w:ins w:id="14273" w:author="Phuong Truong Thi" w:date="2024-10-16T01:01:00Z">
              <w:r w:rsidRPr="0052167B">
                <w:rPr>
                  <w:rFonts w:ascii="Times New Roman" w:hAnsi="Times New Roman"/>
                  <w:color w:val="000000"/>
                  <w:sz w:val="24"/>
                  <w:szCs w:val="24"/>
                </w:rPr>
                <w:t>Email</w:t>
              </w:r>
            </w:ins>
          </w:p>
        </w:tc>
        <w:tc>
          <w:tcPr>
            <w:tcW w:w="2230" w:type="dxa"/>
            <w:vAlign w:val="center"/>
          </w:tcPr>
          <w:p w14:paraId="132CE6D7" w14:textId="77777777" w:rsidR="00F868EA" w:rsidRPr="00B66378" w:rsidRDefault="00F868EA" w:rsidP="00817E47">
            <w:pPr>
              <w:spacing w:before="0" w:line="240" w:lineRule="auto"/>
              <w:contextualSpacing w:val="0"/>
              <w:rPr>
                <w:ins w:id="14274" w:author="Phuong Truong Thi" w:date="2024-10-16T01:01:00Z"/>
                <w:rFonts w:ascii="Times New Roman" w:eastAsia="Times New Roman" w:hAnsi="Times New Roman"/>
                <w:color w:val="000000"/>
                <w:sz w:val="24"/>
                <w:szCs w:val="24"/>
                <w:lang w:val="vi-VN" w:eastAsia="vi-VN"/>
              </w:rPr>
            </w:pPr>
            <w:ins w:id="14275" w:author="Phuong Truong Thi" w:date="2024-10-16T01:01:00Z">
              <w:r w:rsidRPr="00B66378">
                <w:rPr>
                  <w:rFonts w:ascii="Times New Roman" w:hAnsi="Times New Roman"/>
                  <w:color w:val="000000"/>
                  <w:sz w:val="24"/>
                  <w:szCs w:val="24"/>
                  <w:lang w:val="vi-VN"/>
                </w:rPr>
                <w:t>Email quản lý khách hàng</w:t>
              </w:r>
            </w:ins>
          </w:p>
        </w:tc>
        <w:tc>
          <w:tcPr>
            <w:tcW w:w="963" w:type="dxa"/>
          </w:tcPr>
          <w:p w14:paraId="3CA07E01" w14:textId="77777777" w:rsidR="00F868EA" w:rsidRPr="0052167B" w:rsidRDefault="00F868EA" w:rsidP="00817E47">
            <w:pPr>
              <w:spacing w:before="0" w:line="240" w:lineRule="auto"/>
              <w:contextualSpacing w:val="0"/>
              <w:rPr>
                <w:ins w:id="14276" w:author="Phuong Truong Thi" w:date="2024-10-16T01:01:00Z"/>
                <w:rFonts w:ascii="Times New Roman" w:eastAsia="Times New Roman" w:hAnsi="Times New Roman"/>
                <w:color w:val="000000"/>
                <w:sz w:val="24"/>
                <w:szCs w:val="24"/>
                <w:lang w:eastAsia="vi-VN"/>
              </w:rPr>
            </w:pPr>
            <w:ins w:id="14277" w:author="Phuong Truong Thi" w:date="2024-10-16T01:01:00Z">
              <w:r w:rsidRPr="00BC0606">
                <w:rPr>
                  <w:rFonts w:ascii="Times New Roman" w:hAnsi="Times New Roman"/>
                  <w:color w:val="000000"/>
                  <w:sz w:val="24"/>
                  <w:szCs w:val="24"/>
                  <w:lang w:val="vi-VN"/>
                </w:rPr>
                <w:t>EZ/T24</w:t>
              </w:r>
            </w:ins>
          </w:p>
        </w:tc>
        <w:tc>
          <w:tcPr>
            <w:tcW w:w="1330" w:type="dxa"/>
          </w:tcPr>
          <w:p w14:paraId="740EB32B" w14:textId="78A38378" w:rsidR="00F868EA" w:rsidRPr="0052167B" w:rsidRDefault="00525739" w:rsidP="00817E47">
            <w:pPr>
              <w:spacing w:before="0" w:line="240" w:lineRule="auto"/>
              <w:contextualSpacing w:val="0"/>
              <w:rPr>
                <w:ins w:id="14278" w:author="Phuong Truong Thi" w:date="2024-10-16T01:01: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72FC6B69" w14:textId="77777777" w:rsidR="00F868EA" w:rsidRPr="0052167B" w:rsidRDefault="00F868EA" w:rsidP="00817E47">
            <w:pPr>
              <w:spacing w:before="0" w:line="240" w:lineRule="auto"/>
              <w:contextualSpacing w:val="0"/>
              <w:rPr>
                <w:ins w:id="14279" w:author="Phuong Truong Thi" w:date="2024-10-16T01:01:00Z"/>
                <w:rFonts w:ascii="Times New Roman" w:eastAsia="Times New Roman" w:hAnsi="Times New Roman"/>
                <w:color w:val="000000"/>
                <w:sz w:val="24"/>
                <w:szCs w:val="24"/>
                <w:lang w:val="vi-VN" w:eastAsia="vi-VN"/>
              </w:rPr>
            </w:pPr>
          </w:p>
        </w:tc>
        <w:tc>
          <w:tcPr>
            <w:tcW w:w="1134" w:type="dxa"/>
          </w:tcPr>
          <w:p w14:paraId="58B17F79" w14:textId="77777777" w:rsidR="00F868EA" w:rsidRPr="0052167B" w:rsidRDefault="00F868EA" w:rsidP="00817E47">
            <w:pPr>
              <w:spacing w:before="0" w:line="240" w:lineRule="auto"/>
              <w:contextualSpacing w:val="0"/>
              <w:jc w:val="center"/>
              <w:rPr>
                <w:ins w:id="14280" w:author="Phuong Truong Thi" w:date="2024-10-16T01:01:00Z"/>
                <w:rFonts w:ascii="Times New Roman" w:eastAsia="Times New Roman" w:hAnsi="Times New Roman"/>
                <w:sz w:val="24"/>
                <w:szCs w:val="24"/>
                <w:lang w:eastAsia="vi-VN"/>
              </w:rPr>
            </w:pPr>
            <w:ins w:id="14281" w:author="Phuong Truong Thi" w:date="2024-10-16T01:01:00Z">
              <w:r w:rsidRPr="0052167B">
                <w:rPr>
                  <w:rFonts w:ascii="Times New Roman" w:eastAsia="Times New Roman" w:hAnsi="Times New Roman"/>
                  <w:sz w:val="24"/>
                  <w:szCs w:val="24"/>
                  <w:lang w:eastAsia="vi-VN"/>
                </w:rPr>
                <w:t>N</w:t>
              </w:r>
            </w:ins>
          </w:p>
        </w:tc>
      </w:tr>
      <w:tr w:rsidR="000A2F3A" w:rsidRPr="001859AE" w14:paraId="50084C5E" w14:textId="77777777" w:rsidTr="00817E47">
        <w:trPr>
          <w:trHeight w:val="276"/>
          <w:ins w:id="14282" w:author="Phuong Truong Thi" w:date="2024-10-16T01:01:00Z"/>
        </w:trPr>
        <w:tc>
          <w:tcPr>
            <w:tcW w:w="9394" w:type="dxa"/>
            <w:gridSpan w:val="7"/>
          </w:tcPr>
          <w:p w14:paraId="2CBFAACD" w14:textId="77777777" w:rsidR="000A2F3A" w:rsidRPr="0052167B" w:rsidRDefault="000A2F3A" w:rsidP="00817E47">
            <w:pPr>
              <w:spacing w:before="0" w:line="240" w:lineRule="auto"/>
              <w:contextualSpacing w:val="0"/>
              <w:jc w:val="left"/>
              <w:rPr>
                <w:ins w:id="14283" w:author="Phuong Truong Thi" w:date="2024-10-16T01:01:00Z"/>
                <w:rFonts w:ascii="Times New Roman" w:eastAsia="Times New Roman" w:hAnsi="Times New Roman"/>
                <w:sz w:val="24"/>
                <w:szCs w:val="24"/>
                <w:lang w:val="vi-VN" w:eastAsia="vi-VN"/>
              </w:rPr>
            </w:pPr>
            <w:ins w:id="14284" w:author="Phuong Truong Thi" w:date="2024-10-16T01:01:00Z">
              <w:r w:rsidRPr="0052167B">
                <w:rPr>
                  <w:rFonts w:ascii="Times New Roman" w:eastAsia="Times New Roman" w:hAnsi="Times New Roman"/>
                  <w:sz w:val="24"/>
                  <w:szCs w:val="24"/>
                  <w:lang w:val="vi-VN" w:eastAsia="vi-VN"/>
                </w:rPr>
                <w:t>Thông tin chi nhánh &amp; cán bộ bán phụ trách KH</w:t>
              </w:r>
            </w:ins>
          </w:p>
        </w:tc>
      </w:tr>
      <w:tr w:rsidR="00F868EA" w:rsidRPr="0052167B" w14:paraId="33C4242B" w14:textId="77777777" w:rsidTr="000A2F3A">
        <w:trPr>
          <w:trHeight w:val="276"/>
          <w:ins w:id="14285" w:author="Phuong Truong Thi" w:date="2024-10-16T01:01:00Z"/>
        </w:trPr>
        <w:tc>
          <w:tcPr>
            <w:tcW w:w="670" w:type="dxa"/>
            <w:shd w:val="clear" w:color="auto" w:fill="auto"/>
            <w:vAlign w:val="center"/>
          </w:tcPr>
          <w:p w14:paraId="6966A071" w14:textId="77777777" w:rsidR="00F868EA" w:rsidRPr="0052167B" w:rsidRDefault="00F868EA" w:rsidP="00817E47">
            <w:pPr>
              <w:pStyle w:val="ListParagraph"/>
              <w:numPr>
                <w:ilvl w:val="0"/>
                <w:numId w:val="68"/>
              </w:numPr>
              <w:spacing w:before="0" w:line="240" w:lineRule="auto"/>
              <w:contextualSpacing w:val="0"/>
              <w:jc w:val="left"/>
              <w:rPr>
                <w:ins w:id="14286" w:author="Phuong Truong Thi" w:date="2024-10-16T01:01:00Z"/>
                <w:rFonts w:eastAsia="Times New Roman"/>
                <w:color w:val="000000"/>
                <w:szCs w:val="24"/>
                <w:lang w:val="vi-VN" w:eastAsia="vi-VN"/>
              </w:rPr>
            </w:pPr>
          </w:p>
        </w:tc>
        <w:tc>
          <w:tcPr>
            <w:tcW w:w="2097" w:type="dxa"/>
            <w:shd w:val="clear" w:color="auto" w:fill="auto"/>
            <w:vAlign w:val="center"/>
            <w:hideMark/>
          </w:tcPr>
          <w:p w14:paraId="2125F747" w14:textId="77777777" w:rsidR="00F868EA" w:rsidRPr="0052167B" w:rsidRDefault="00F868EA" w:rsidP="00817E47">
            <w:pPr>
              <w:spacing w:before="0" w:line="240" w:lineRule="auto"/>
              <w:contextualSpacing w:val="0"/>
              <w:rPr>
                <w:ins w:id="14287" w:author="Phuong Truong Thi" w:date="2024-10-16T01:01:00Z"/>
                <w:rFonts w:ascii="Times New Roman" w:eastAsia="Times New Roman" w:hAnsi="Times New Roman"/>
                <w:color w:val="000000"/>
                <w:sz w:val="24"/>
                <w:szCs w:val="24"/>
                <w:lang w:val="vi-VN" w:eastAsia="vi-VN"/>
              </w:rPr>
            </w:pPr>
            <w:ins w:id="14288" w:author="Phuong Truong Thi" w:date="2024-10-16T01:01:00Z">
              <w:r w:rsidRPr="0052167B">
                <w:rPr>
                  <w:rFonts w:ascii="Times New Roman" w:hAnsi="Times New Roman"/>
                  <w:color w:val="000000"/>
                  <w:sz w:val="24"/>
                  <w:szCs w:val="24"/>
                </w:rPr>
                <w:t>Mã CN quản lý</w:t>
              </w:r>
            </w:ins>
          </w:p>
        </w:tc>
        <w:tc>
          <w:tcPr>
            <w:tcW w:w="2230" w:type="dxa"/>
            <w:vAlign w:val="center"/>
          </w:tcPr>
          <w:p w14:paraId="488C2BAB" w14:textId="77777777" w:rsidR="00F868EA" w:rsidRPr="00B66378" w:rsidRDefault="00F868EA" w:rsidP="00817E47">
            <w:pPr>
              <w:spacing w:before="0" w:line="240" w:lineRule="auto"/>
              <w:contextualSpacing w:val="0"/>
              <w:rPr>
                <w:ins w:id="14289" w:author="Phuong Truong Thi" w:date="2024-10-16T01:01:00Z"/>
                <w:rFonts w:ascii="Times New Roman" w:eastAsia="Times New Roman" w:hAnsi="Times New Roman"/>
                <w:color w:val="000000"/>
                <w:sz w:val="24"/>
                <w:szCs w:val="24"/>
                <w:lang w:val="vi-VN" w:eastAsia="vi-VN"/>
              </w:rPr>
            </w:pPr>
            <w:ins w:id="14290" w:author="Phuong Truong Thi" w:date="2024-10-16T01:01:00Z">
              <w:r w:rsidRPr="00B66378">
                <w:rPr>
                  <w:rFonts w:ascii="Times New Roman" w:hAnsi="Times New Roman"/>
                  <w:color w:val="000000"/>
                  <w:sz w:val="24"/>
                  <w:szCs w:val="24"/>
                  <w:lang w:val="vi-VN"/>
                </w:rPr>
                <w:t>Mã chi nhánh quản lý khách hàng/ Book quản lý: VN0010338</w:t>
              </w:r>
            </w:ins>
          </w:p>
        </w:tc>
        <w:tc>
          <w:tcPr>
            <w:tcW w:w="963" w:type="dxa"/>
          </w:tcPr>
          <w:p w14:paraId="447426E6" w14:textId="77777777" w:rsidR="00F868EA" w:rsidRPr="0052167B" w:rsidRDefault="00F868EA" w:rsidP="00817E47">
            <w:pPr>
              <w:spacing w:before="0" w:line="240" w:lineRule="auto"/>
              <w:contextualSpacing w:val="0"/>
              <w:rPr>
                <w:ins w:id="14291" w:author="Phuong Truong Thi" w:date="2024-10-16T01:01:00Z"/>
                <w:rFonts w:ascii="Times New Roman" w:eastAsia="Times New Roman" w:hAnsi="Times New Roman"/>
                <w:color w:val="000000"/>
                <w:sz w:val="24"/>
                <w:szCs w:val="24"/>
                <w:lang w:eastAsia="vi-VN"/>
              </w:rPr>
            </w:pPr>
            <w:ins w:id="14292" w:author="Phuong Truong Thi" w:date="2024-10-16T01:01:00Z">
              <w:r w:rsidRPr="00451E92">
                <w:rPr>
                  <w:rFonts w:ascii="Times New Roman" w:hAnsi="Times New Roman"/>
                  <w:color w:val="000000"/>
                  <w:sz w:val="24"/>
                  <w:szCs w:val="24"/>
                  <w:lang w:val="vi-VN"/>
                </w:rPr>
                <w:t>EZ/T24</w:t>
              </w:r>
            </w:ins>
          </w:p>
        </w:tc>
        <w:tc>
          <w:tcPr>
            <w:tcW w:w="1330" w:type="dxa"/>
          </w:tcPr>
          <w:p w14:paraId="37050EFC" w14:textId="3940AB08" w:rsidR="00F868EA" w:rsidRPr="0052167B" w:rsidRDefault="00525739" w:rsidP="00817E47">
            <w:pPr>
              <w:spacing w:before="0" w:line="240" w:lineRule="auto"/>
              <w:contextualSpacing w:val="0"/>
              <w:rPr>
                <w:ins w:id="14293" w:author="Phuong Truong Thi" w:date="2024-10-16T01:01: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581CB3AF" w14:textId="77777777" w:rsidR="00F868EA" w:rsidRPr="0052167B" w:rsidRDefault="00F868EA" w:rsidP="00817E47">
            <w:pPr>
              <w:spacing w:before="0" w:line="240" w:lineRule="auto"/>
              <w:contextualSpacing w:val="0"/>
              <w:rPr>
                <w:ins w:id="14294" w:author="Phuong Truong Thi" w:date="2024-10-16T01:01:00Z"/>
                <w:rFonts w:ascii="Times New Roman" w:eastAsia="Times New Roman" w:hAnsi="Times New Roman"/>
                <w:color w:val="000000"/>
                <w:sz w:val="24"/>
                <w:szCs w:val="24"/>
                <w:lang w:val="vi-VN" w:eastAsia="vi-VN"/>
              </w:rPr>
            </w:pPr>
          </w:p>
        </w:tc>
        <w:tc>
          <w:tcPr>
            <w:tcW w:w="1134" w:type="dxa"/>
          </w:tcPr>
          <w:p w14:paraId="60262E1E" w14:textId="77777777" w:rsidR="00F868EA" w:rsidRPr="0052167B" w:rsidRDefault="00F868EA" w:rsidP="00817E47">
            <w:pPr>
              <w:spacing w:before="0" w:line="240" w:lineRule="auto"/>
              <w:contextualSpacing w:val="0"/>
              <w:jc w:val="center"/>
              <w:rPr>
                <w:ins w:id="14295" w:author="Phuong Truong Thi" w:date="2024-10-16T01:01:00Z"/>
                <w:rFonts w:ascii="Times New Roman" w:eastAsia="Times New Roman" w:hAnsi="Times New Roman"/>
                <w:sz w:val="24"/>
                <w:szCs w:val="24"/>
                <w:lang w:val="vi-VN" w:eastAsia="vi-VN"/>
              </w:rPr>
            </w:pPr>
            <w:ins w:id="14296" w:author="Phuong Truong Thi" w:date="2024-10-16T01:01:00Z">
              <w:r w:rsidRPr="0052167B">
                <w:rPr>
                  <w:rFonts w:ascii="Times New Roman" w:eastAsia="Times New Roman" w:hAnsi="Times New Roman"/>
                  <w:sz w:val="24"/>
                  <w:szCs w:val="24"/>
                  <w:lang w:eastAsia="vi-VN"/>
                </w:rPr>
                <w:t>N</w:t>
              </w:r>
            </w:ins>
          </w:p>
        </w:tc>
      </w:tr>
      <w:tr w:rsidR="00F868EA" w:rsidRPr="0052167B" w14:paraId="23453B78" w14:textId="77777777" w:rsidTr="000A2F3A">
        <w:trPr>
          <w:trHeight w:val="276"/>
          <w:ins w:id="14297" w:author="Phuong Truong Thi" w:date="2024-10-16T01:01:00Z"/>
        </w:trPr>
        <w:tc>
          <w:tcPr>
            <w:tcW w:w="670" w:type="dxa"/>
            <w:shd w:val="clear" w:color="auto" w:fill="auto"/>
            <w:vAlign w:val="center"/>
          </w:tcPr>
          <w:p w14:paraId="06AC5559" w14:textId="77777777" w:rsidR="00F868EA" w:rsidRPr="0052167B" w:rsidRDefault="00F868EA" w:rsidP="00817E47">
            <w:pPr>
              <w:pStyle w:val="ListParagraph"/>
              <w:numPr>
                <w:ilvl w:val="0"/>
                <w:numId w:val="68"/>
              </w:numPr>
              <w:spacing w:before="0" w:line="240" w:lineRule="auto"/>
              <w:contextualSpacing w:val="0"/>
              <w:jc w:val="left"/>
              <w:rPr>
                <w:ins w:id="14298" w:author="Phuong Truong Thi" w:date="2024-10-16T01:01:00Z"/>
                <w:rFonts w:eastAsia="Times New Roman"/>
                <w:szCs w:val="24"/>
                <w:lang w:val="vi-VN" w:eastAsia="vi-VN"/>
              </w:rPr>
            </w:pPr>
          </w:p>
        </w:tc>
        <w:tc>
          <w:tcPr>
            <w:tcW w:w="2097" w:type="dxa"/>
            <w:shd w:val="clear" w:color="auto" w:fill="auto"/>
            <w:vAlign w:val="center"/>
            <w:hideMark/>
          </w:tcPr>
          <w:p w14:paraId="1C52F500" w14:textId="77777777" w:rsidR="00F868EA" w:rsidRPr="0052167B" w:rsidRDefault="00F868EA" w:rsidP="00817E47">
            <w:pPr>
              <w:spacing w:before="0" w:line="240" w:lineRule="auto"/>
              <w:contextualSpacing w:val="0"/>
              <w:rPr>
                <w:ins w:id="14299" w:author="Phuong Truong Thi" w:date="2024-10-16T01:01:00Z"/>
                <w:rFonts w:ascii="Times New Roman" w:eastAsia="Times New Roman" w:hAnsi="Times New Roman"/>
                <w:sz w:val="24"/>
                <w:szCs w:val="24"/>
                <w:lang w:val="vi-VN" w:eastAsia="vi-VN"/>
              </w:rPr>
            </w:pPr>
            <w:ins w:id="14300" w:author="Phuong Truong Thi" w:date="2024-10-16T01:01:00Z">
              <w:r w:rsidRPr="0052167B">
                <w:rPr>
                  <w:rFonts w:ascii="Times New Roman" w:hAnsi="Times New Roman"/>
                  <w:color w:val="000000"/>
                  <w:sz w:val="24"/>
                  <w:szCs w:val="24"/>
                </w:rPr>
                <w:t>Tên CN quản lý</w:t>
              </w:r>
            </w:ins>
          </w:p>
        </w:tc>
        <w:tc>
          <w:tcPr>
            <w:tcW w:w="2230" w:type="dxa"/>
            <w:vAlign w:val="center"/>
          </w:tcPr>
          <w:p w14:paraId="358DC749" w14:textId="77777777" w:rsidR="00F868EA" w:rsidRPr="00B66378" w:rsidRDefault="00F868EA" w:rsidP="00817E47">
            <w:pPr>
              <w:spacing w:before="0" w:line="240" w:lineRule="auto"/>
              <w:contextualSpacing w:val="0"/>
              <w:rPr>
                <w:ins w:id="14301" w:author="Phuong Truong Thi" w:date="2024-10-16T01:01:00Z"/>
                <w:rFonts w:ascii="Times New Roman" w:eastAsia="Times New Roman" w:hAnsi="Times New Roman"/>
                <w:color w:val="000000"/>
                <w:sz w:val="24"/>
                <w:szCs w:val="24"/>
                <w:lang w:val="vi-VN" w:eastAsia="vi-VN"/>
              </w:rPr>
            </w:pPr>
            <w:ins w:id="14302" w:author="Phuong Truong Thi" w:date="2024-10-16T01:01:00Z">
              <w:r w:rsidRPr="00B66378">
                <w:rPr>
                  <w:rFonts w:ascii="Times New Roman" w:hAnsi="Times New Roman"/>
                  <w:color w:val="000000"/>
                  <w:sz w:val="24"/>
                  <w:szCs w:val="24"/>
                  <w:lang w:val="vi-VN"/>
                </w:rPr>
                <w:t>Tên chi nhánh quản lý khách hàng/ Book quản lý: VPBank Láng Hạ</w:t>
              </w:r>
            </w:ins>
          </w:p>
        </w:tc>
        <w:tc>
          <w:tcPr>
            <w:tcW w:w="963" w:type="dxa"/>
          </w:tcPr>
          <w:p w14:paraId="1B22FD89" w14:textId="77777777" w:rsidR="00F868EA" w:rsidRPr="0052167B" w:rsidRDefault="00F868EA" w:rsidP="00817E47">
            <w:pPr>
              <w:spacing w:before="0" w:line="240" w:lineRule="auto"/>
              <w:contextualSpacing w:val="0"/>
              <w:rPr>
                <w:ins w:id="14303" w:author="Phuong Truong Thi" w:date="2024-10-16T01:01:00Z"/>
                <w:rFonts w:ascii="Times New Roman" w:eastAsia="Times New Roman" w:hAnsi="Times New Roman"/>
                <w:color w:val="000000"/>
                <w:sz w:val="24"/>
                <w:szCs w:val="24"/>
                <w:lang w:eastAsia="vi-VN"/>
              </w:rPr>
            </w:pPr>
            <w:ins w:id="14304" w:author="Phuong Truong Thi" w:date="2024-10-16T01:01:00Z">
              <w:r w:rsidRPr="00451E92">
                <w:rPr>
                  <w:rFonts w:ascii="Times New Roman" w:hAnsi="Times New Roman"/>
                  <w:color w:val="000000"/>
                  <w:sz w:val="24"/>
                  <w:szCs w:val="24"/>
                  <w:lang w:val="vi-VN"/>
                </w:rPr>
                <w:t>EZ/T24</w:t>
              </w:r>
            </w:ins>
          </w:p>
        </w:tc>
        <w:tc>
          <w:tcPr>
            <w:tcW w:w="1330" w:type="dxa"/>
          </w:tcPr>
          <w:p w14:paraId="28652539" w14:textId="5E051E4B" w:rsidR="00F868EA" w:rsidRPr="0052167B" w:rsidRDefault="00525739" w:rsidP="00817E47">
            <w:pPr>
              <w:spacing w:before="0" w:line="240" w:lineRule="auto"/>
              <w:contextualSpacing w:val="0"/>
              <w:rPr>
                <w:ins w:id="14305"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link</w:t>
            </w:r>
          </w:p>
        </w:tc>
        <w:tc>
          <w:tcPr>
            <w:tcW w:w="970" w:type="dxa"/>
            <w:shd w:val="clear" w:color="auto" w:fill="auto"/>
            <w:noWrap/>
            <w:vAlign w:val="center"/>
          </w:tcPr>
          <w:p w14:paraId="4B51B4E1" w14:textId="77777777" w:rsidR="00F868EA" w:rsidRPr="0052167B" w:rsidRDefault="00F868EA" w:rsidP="00817E47">
            <w:pPr>
              <w:spacing w:before="0" w:line="240" w:lineRule="auto"/>
              <w:contextualSpacing w:val="0"/>
              <w:rPr>
                <w:ins w:id="14306" w:author="Phuong Truong Thi" w:date="2024-10-16T01:01:00Z"/>
                <w:rFonts w:ascii="Times New Roman" w:eastAsia="Times New Roman" w:hAnsi="Times New Roman"/>
                <w:sz w:val="24"/>
                <w:szCs w:val="24"/>
                <w:lang w:val="vi-VN" w:eastAsia="vi-VN"/>
              </w:rPr>
            </w:pPr>
          </w:p>
        </w:tc>
        <w:tc>
          <w:tcPr>
            <w:tcW w:w="1134" w:type="dxa"/>
          </w:tcPr>
          <w:p w14:paraId="1894E5EC" w14:textId="77777777" w:rsidR="00F868EA" w:rsidRPr="0052167B" w:rsidRDefault="00F868EA" w:rsidP="00817E47">
            <w:pPr>
              <w:spacing w:before="0" w:line="240" w:lineRule="auto"/>
              <w:contextualSpacing w:val="0"/>
              <w:jc w:val="center"/>
              <w:rPr>
                <w:ins w:id="14307" w:author="Phuong Truong Thi" w:date="2024-10-16T01:01:00Z"/>
                <w:rFonts w:ascii="Times New Roman" w:eastAsia="Times New Roman" w:hAnsi="Times New Roman"/>
                <w:sz w:val="24"/>
                <w:szCs w:val="24"/>
                <w:lang w:val="vi-VN" w:eastAsia="vi-VN"/>
              </w:rPr>
            </w:pPr>
            <w:ins w:id="14308" w:author="Phuong Truong Thi" w:date="2024-10-16T01:01:00Z">
              <w:r w:rsidRPr="0052167B">
                <w:rPr>
                  <w:rFonts w:ascii="Times New Roman" w:eastAsia="Times New Roman" w:hAnsi="Times New Roman"/>
                  <w:sz w:val="24"/>
                  <w:szCs w:val="24"/>
                  <w:lang w:eastAsia="vi-VN"/>
                </w:rPr>
                <w:t>N</w:t>
              </w:r>
            </w:ins>
          </w:p>
        </w:tc>
      </w:tr>
      <w:tr w:rsidR="00F868EA" w:rsidRPr="0052167B" w14:paraId="0A942E96" w14:textId="77777777" w:rsidTr="000A2F3A">
        <w:trPr>
          <w:trHeight w:val="276"/>
          <w:ins w:id="14309" w:author="Phuong Truong Thi" w:date="2024-10-16T01:01:00Z"/>
        </w:trPr>
        <w:tc>
          <w:tcPr>
            <w:tcW w:w="670" w:type="dxa"/>
            <w:shd w:val="clear" w:color="auto" w:fill="auto"/>
            <w:vAlign w:val="center"/>
          </w:tcPr>
          <w:p w14:paraId="32072EEE" w14:textId="77777777" w:rsidR="00F868EA" w:rsidRPr="0052167B" w:rsidRDefault="00F868EA" w:rsidP="00817E47">
            <w:pPr>
              <w:pStyle w:val="ListParagraph"/>
              <w:numPr>
                <w:ilvl w:val="0"/>
                <w:numId w:val="68"/>
              </w:numPr>
              <w:spacing w:before="0" w:line="240" w:lineRule="auto"/>
              <w:contextualSpacing w:val="0"/>
              <w:jc w:val="left"/>
              <w:rPr>
                <w:ins w:id="14310" w:author="Phuong Truong Thi" w:date="2024-10-16T01:01:00Z"/>
                <w:rFonts w:eastAsia="Times New Roman"/>
                <w:szCs w:val="24"/>
                <w:lang w:val="vi-VN" w:eastAsia="vi-VN"/>
              </w:rPr>
            </w:pPr>
          </w:p>
        </w:tc>
        <w:tc>
          <w:tcPr>
            <w:tcW w:w="2097" w:type="dxa"/>
            <w:shd w:val="clear" w:color="auto" w:fill="auto"/>
            <w:vAlign w:val="center"/>
            <w:hideMark/>
          </w:tcPr>
          <w:p w14:paraId="58A02D1D" w14:textId="77777777" w:rsidR="00F868EA" w:rsidRPr="0052167B" w:rsidRDefault="00F868EA" w:rsidP="00817E47">
            <w:pPr>
              <w:spacing w:before="0" w:line="240" w:lineRule="auto"/>
              <w:contextualSpacing w:val="0"/>
              <w:rPr>
                <w:ins w:id="14311" w:author="Phuong Truong Thi" w:date="2024-10-16T01:01:00Z"/>
                <w:rFonts w:ascii="Times New Roman" w:eastAsia="Times New Roman" w:hAnsi="Times New Roman"/>
                <w:sz w:val="24"/>
                <w:szCs w:val="24"/>
                <w:lang w:val="vi-VN" w:eastAsia="vi-VN"/>
              </w:rPr>
            </w:pPr>
            <w:ins w:id="14312" w:author="Phuong Truong Thi" w:date="2024-10-16T01:01:00Z">
              <w:r w:rsidRPr="0052167B">
                <w:rPr>
                  <w:rFonts w:ascii="Times New Roman" w:hAnsi="Times New Roman"/>
                  <w:color w:val="000000"/>
                  <w:sz w:val="24"/>
                  <w:szCs w:val="24"/>
                </w:rPr>
                <w:t>Mã khu vực</w:t>
              </w:r>
            </w:ins>
          </w:p>
        </w:tc>
        <w:tc>
          <w:tcPr>
            <w:tcW w:w="2230" w:type="dxa"/>
            <w:vAlign w:val="center"/>
          </w:tcPr>
          <w:p w14:paraId="13EF8469" w14:textId="77777777" w:rsidR="00F868EA" w:rsidRPr="00B66378" w:rsidRDefault="00F868EA" w:rsidP="00817E47">
            <w:pPr>
              <w:spacing w:before="0" w:line="240" w:lineRule="auto"/>
              <w:contextualSpacing w:val="0"/>
              <w:rPr>
                <w:ins w:id="14313" w:author="Phuong Truong Thi" w:date="2024-10-16T01:01:00Z"/>
                <w:rFonts w:ascii="Times New Roman" w:eastAsia="Times New Roman" w:hAnsi="Times New Roman"/>
                <w:color w:val="000000"/>
                <w:sz w:val="24"/>
                <w:szCs w:val="24"/>
                <w:lang w:val="vi-VN" w:eastAsia="vi-VN"/>
              </w:rPr>
            </w:pPr>
            <w:ins w:id="14314" w:author="Phuong Truong Thi" w:date="2024-10-16T01:01:00Z">
              <w:r w:rsidRPr="00B66378">
                <w:rPr>
                  <w:rFonts w:ascii="Times New Roman" w:hAnsi="Times New Roman"/>
                  <w:color w:val="000000"/>
                  <w:sz w:val="24"/>
                  <w:szCs w:val="24"/>
                  <w:lang w:val="vi-VN"/>
                </w:rPr>
                <w:t>Mã khu vực quản lý khách hàng</w:t>
              </w:r>
            </w:ins>
          </w:p>
        </w:tc>
        <w:tc>
          <w:tcPr>
            <w:tcW w:w="963" w:type="dxa"/>
          </w:tcPr>
          <w:p w14:paraId="66B75F92" w14:textId="77777777" w:rsidR="00F868EA" w:rsidRPr="00B66378" w:rsidRDefault="00F868EA" w:rsidP="00817E47">
            <w:pPr>
              <w:spacing w:before="0" w:line="240" w:lineRule="auto"/>
              <w:contextualSpacing w:val="0"/>
              <w:rPr>
                <w:ins w:id="14315" w:author="Phuong Truong Thi" w:date="2024-10-16T01:01:00Z"/>
                <w:rFonts w:ascii="Times New Roman" w:eastAsia="Times New Roman" w:hAnsi="Times New Roman"/>
                <w:color w:val="000000"/>
                <w:sz w:val="24"/>
                <w:szCs w:val="24"/>
                <w:lang w:val="vi-VN" w:eastAsia="vi-VN"/>
              </w:rPr>
            </w:pPr>
            <w:ins w:id="14316" w:author="Phuong Truong Thi" w:date="2024-10-16T01:01:00Z">
              <w:r>
                <w:rPr>
                  <w:rFonts w:ascii="Times New Roman" w:eastAsia="Times New Roman" w:hAnsi="Times New Roman"/>
                  <w:color w:val="000000"/>
                  <w:sz w:val="24"/>
                  <w:szCs w:val="24"/>
                  <w:lang w:val="vi-VN" w:eastAsia="vi-VN"/>
                </w:rPr>
                <w:t>CRM</w:t>
              </w:r>
            </w:ins>
          </w:p>
        </w:tc>
        <w:tc>
          <w:tcPr>
            <w:tcW w:w="1330" w:type="dxa"/>
          </w:tcPr>
          <w:p w14:paraId="23DA636B" w14:textId="4765981E" w:rsidR="00F868EA" w:rsidRPr="0052167B" w:rsidRDefault="00525739" w:rsidP="00817E47">
            <w:pPr>
              <w:spacing w:before="0" w:line="240" w:lineRule="auto"/>
              <w:contextualSpacing w:val="0"/>
              <w:rPr>
                <w:ins w:id="14317"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0C24D19F" w14:textId="77777777" w:rsidR="00F868EA" w:rsidRPr="0052167B" w:rsidRDefault="00F868EA" w:rsidP="00817E47">
            <w:pPr>
              <w:spacing w:before="0" w:line="240" w:lineRule="auto"/>
              <w:contextualSpacing w:val="0"/>
              <w:rPr>
                <w:ins w:id="14318" w:author="Phuong Truong Thi" w:date="2024-10-16T01:01:00Z"/>
                <w:rFonts w:ascii="Times New Roman" w:eastAsia="Times New Roman" w:hAnsi="Times New Roman"/>
                <w:sz w:val="24"/>
                <w:szCs w:val="24"/>
                <w:lang w:val="vi-VN" w:eastAsia="vi-VN"/>
              </w:rPr>
            </w:pPr>
          </w:p>
        </w:tc>
        <w:tc>
          <w:tcPr>
            <w:tcW w:w="1134" w:type="dxa"/>
          </w:tcPr>
          <w:p w14:paraId="7B8A7AC1" w14:textId="77777777" w:rsidR="00F868EA" w:rsidRPr="0052167B" w:rsidRDefault="00F868EA" w:rsidP="00817E47">
            <w:pPr>
              <w:spacing w:before="0" w:line="240" w:lineRule="auto"/>
              <w:contextualSpacing w:val="0"/>
              <w:jc w:val="center"/>
              <w:rPr>
                <w:ins w:id="14319" w:author="Phuong Truong Thi" w:date="2024-10-16T01:01:00Z"/>
                <w:rFonts w:ascii="Times New Roman" w:eastAsia="Times New Roman" w:hAnsi="Times New Roman"/>
                <w:sz w:val="24"/>
                <w:szCs w:val="24"/>
                <w:lang w:val="vi-VN" w:eastAsia="vi-VN"/>
              </w:rPr>
            </w:pPr>
            <w:ins w:id="14320" w:author="Phuong Truong Thi" w:date="2024-10-16T01:01:00Z">
              <w:r w:rsidRPr="0052167B">
                <w:rPr>
                  <w:rFonts w:ascii="Times New Roman" w:eastAsia="Times New Roman" w:hAnsi="Times New Roman"/>
                  <w:sz w:val="24"/>
                  <w:szCs w:val="24"/>
                  <w:lang w:eastAsia="vi-VN"/>
                </w:rPr>
                <w:t>N</w:t>
              </w:r>
            </w:ins>
          </w:p>
        </w:tc>
      </w:tr>
      <w:tr w:rsidR="00F868EA" w:rsidRPr="0052167B" w14:paraId="71DE78BE" w14:textId="77777777" w:rsidTr="000A2F3A">
        <w:trPr>
          <w:trHeight w:val="276"/>
          <w:ins w:id="14321" w:author="Phuong Truong Thi" w:date="2024-10-16T01:01:00Z"/>
        </w:trPr>
        <w:tc>
          <w:tcPr>
            <w:tcW w:w="670" w:type="dxa"/>
            <w:shd w:val="clear" w:color="auto" w:fill="auto"/>
            <w:vAlign w:val="center"/>
          </w:tcPr>
          <w:p w14:paraId="71CBD654" w14:textId="77777777" w:rsidR="00F868EA" w:rsidRPr="0052167B" w:rsidRDefault="00F868EA" w:rsidP="00817E47">
            <w:pPr>
              <w:pStyle w:val="ListParagraph"/>
              <w:numPr>
                <w:ilvl w:val="0"/>
                <w:numId w:val="68"/>
              </w:numPr>
              <w:spacing w:before="0" w:line="240" w:lineRule="auto"/>
              <w:contextualSpacing w:val="0"/>
              <w:jc w:val="left"/>
              <w:rPr>
                <w:ins w:id="14322" w:author="Phuong Truong Thi" w:date="2024-10-16T01:01:00Z"/>
                <w:rFonts w:eastAsia="Times New Roman"/>
                <w:szCs w:val="24"/>
                <w:lang w:val="vi-VN" w:eastAsia="vi-VN"/>
              </w:rPr>
            </w:pPr>
          </w:p>
        </w:tc>
        <w:tc>
          <w:tcPr>
            <w:tcW w:w="2097" w:type="dxa"/>
            <w:shd w:val="clear" w:color="auto" w:fill="auto"/>
            <w:vAlign w:val="center"/>
          </w:tcPr>
          <w:p w14:paraId="33EA4A4E" w14:textId="77777777" w:rsidR="00F868EA" w:rsidRPr="0052167B" w:rsidRDefault="00F868EA" w:rsidP="00817E47">
            <w:pPr>
              <w:spacing w:before="0" w:line="240" w:lineRule="auto"/>
              <w:contextualSpacing w:val="0"/>
              <w:rPr>
                <w:ins w:id="14323" w:author="Phuong Truong Thi" w:date="2024-10-16T01:01:00Z"/>
                <w:rFonts w:ascii="Times New Roman" w:hAnsi="Times New Roman"/>
                <w:sz w:val="24"/>
                <w:szCs w:val="24"/>
              </w:rPr>
            </w:pPr>
            <w:ins w:id="14324" w:author="Phuong Truong Thi" w:date="2024-10-16T01:01:00Z">
              <w:r w:rsidRPr="0052167B">
                <w:rPr>
                  <w:rFonts w:ascii="Times New Roman" w:hAnsi="Times New Roman"/>
                  <w:color w:val="000000"/>
                  <w:sz w:val="24"/>
                  <w:szCs w:val="24"/>
                </w:rPr>
                <w:t>Tên khu vực</w:t>
              </w:r>
            </w:ins>
          </w:p>
        </w:tc>
        <w:tc>
          <w:tcPr>
            <w:tcW w:w="2230" w:type="dxa"/>
            <w:vAlign w:val="center"/>
          </w:tcPr>
          <w:p w14:paraId="3E315A7E" w14:textId="77777777" w:rsidR="00F868EA" w:rsidRPr="0052167B" w:rsidRDefault="00F868EA" w:rsidP="00817E47">
            <w:pPr>
              <w:spacing w:before="0" w:line="240" w:lineRule="auto"/>
              <w:contextualSpacing w:val="0"/>
              <w:rPr>
                <w:ins w:id="14325" w:author="Phuong Truong Thi" w:date="2024-10-16T01:01:00Z"/>
                <w:rFonts w:ascii="Times New Roman" w:eastAsia="Times New Roman" w:hAnsi="Times New Roman"/>
                <w:color w:val="000000"/>
                <w:sz w:val="24"/>
                <w:szCs w:val="24"/>
                <w:lang w:eastAsia="vi-VN"/>
              </w:rPr>
            </w:pPr>
            <w:ins w:id="14326" w:author="Phuong Truong Thi" w:date="2024-10-16T01:01:00Z">
              <w:r w:rsidRPr="0052167B">
                <w:rPr>
                  <w:rFonts w:ascii="Times New Roman" w:hAnsi="Times New Roman"/>
                  <w:color w:val="000000"/>
                  <w:sz w:val="24"/>
                  <w:szCs w:val="24"/>
                </w:rPr>
                <w:t>Tên khu vực quản lý khách hàng</w:t>
              </w:r>
            </w:ins>
          </w:p>
        </w:tc>
        <w:tc>
          <w:tcPr>
            <w:tcW w:w="963" w:type="dxa"/>
          </w:tcPr>
          <w:p w14:paraId="06696A8B" w14:textId="77777777" w:rsidR="00F868EA" w:rsidRPr="0052167B" w:rsidRDefault="00F868EA" w:rsidP="00817E47">
            <w:pPr>
              <w:spacing w:before="0" w:line="240" w:lineRule="auto"/>
              <w:contextualSpacing w:val="0"/>
              <w:rPr>
                <w:ins w:id="14327" w:author="Phuong Truong Thi" w:date="2024-10-16T01:01:00Z"/>
                <w:rFonts w:ascii="Times New Roman" w:eastAsia="Times New Roman" w:hAnsi="Times New Roman"/>
                <w:color w:val="000000"/>
                <w:sz w:val="24"/>
                <w:szCs w:val="24"/>
                <w:lang w:eastAsia="vi-VN"/>
              </w:rPr>
            </w:pPr>
            <w:ins w:id="14328" w:author="Phuong Truong Thi" w:date="2024-10-16T01:01:00Z">
              <w:r w:rsidRPr="00665953">
                <w:rPr>
                  <w:rFonts w:ascii="Times New Roman" w:eastAsia="Times New Roman" w:hAnsi="Times New Roman"/>
                  <w:sz w:val="24"/>
                  <w:szCs w:val="24"/>
                  <w:lang w:val="vi-VN" w:eastAsia="vi-VN"/>
                </w:rPr>
                <w:t>CRM</w:t>
              </w:r>
            </w:ins>
          </w:p>
        </w:tc>
        <w:tc>
          <w:tcPr>
            <w:tcW w:w="1330" w:type="dxa"/>
          </w:tcPr>
          <w:p w14:paraId="15291703" w14:textId="7B03FA05" w:rsidR="00F868EA" w:rsidRPr="0052167B" w:rsidRDefault="00525739" w:rsidP="00817E47">
            <w:pPr>
              <w:spacing w:before="0" w:line="240" w:lineRule="auto"/>
              <w:contextualSpacing w:val="0"/>
              <w:rPr>
                <w:ins w:id="14329"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646490A0" w14:textId="77777777" w:rsidR="00F868EA" w:rsidRPr="0052167B" w:rsidRDefault="00F868EA" w:rsidP="00817E47">
            <w:pPr>
              <w:spacing w:before="0" w:line="240" w:lineRule="auto"/>
              <w:contextualSpacing w:val="0"/>
              <w:rPr>
                <w:ins w:id="14330" w:author="Phuong Truong Thi" w:date="2024-10-16T01:01:00Z"/>
                <w:rFonts w:ascii="Times New Roman" w:eastAsia="Times New Roman" w:hAnsi="Times New Roman"/>
                <w:sz w:val="24"/>
                <w:szCs w:val="24"/>
                <w:lang w:val="vi-VN" w:eastAsia="vi-VN"/>
              </w:rPr>
            </w:pPr>
          </w:p>
        </w:tc>
        <w:tc>
          <w:tcPr>
            <w:tcW w:w="1134" w:type="dxa"/>
          </w:tcPr>
          <w:p w14:paraId="010D2F5B" w14:textId="77777777" w:rsidR="00F868EA" w:rsidRPr="0052167B" w:rsidRDefault="00F868EA" w:rsidP="00817E47">
            <w:pPr>
              <w:spacing w:before="0" w:line="240" w:lineRule="auto"/>
              <w:contextualSpacing w:val="0"/>
              <w:jc w:val="center"/>
              <w:rPr>
                <w:ins w:id="14331" w:author="Phuong Truong Thi" w:date="2024-10-16T01:01:00Z"/>
                <w:rFonts w:ascii="Times New Roman" w:eastAsia="Times New Roman" w:hAnsi="Times New Roman"/>
                <w:sz w:val="24"/>
                <w:szCs w:val="24"/>
                <w:lang w:val="vi-VN" w:eastAsia="vi-VN"/>
              </w:rPr>
            </w:pPr>
            <w:ins w:id="14332" w:author="Phuong Truong Thi" w:date="2024-10-16T01:01:00Z">
              <w:r w:rsidRPr="0052167B">
                <w:rPr>
                  <w:rFonts w:ascii="Times New Roman" w:eastAsia="Times New Roman" w:hAnsi="Times New Roman"/>
                  <w:sz w:val="24"/>
                  <w:szCs w:val="24"/>
                  <w:lang w:eastAsia="vi-VN"/>
                </w:rPr>
                <w:t>N</w:t>
              </w:r>
            </w:ins>
          </w:p>
        </w:tc>
      </w:tr>
      <w:tr w:rsidR="00F868EA" w:rsidRPr="0052167B" w14:paraId="1B388F65" w14:textId="77777777" w:rsidTr="000A2F3A">
        <w:trPr>
          <w:trHeight w:val="276"/>
          <w:ins w:id="14333" w:author="Phuong Truong Thi" w:date="2024-10-16T01:01:00Z"/>
        </w:trPr>
        <w:tc>
          <w:tcPr>
            <w:tcW w:w="670" w:type="dxa"/>
            <w:shd w:val="clear" w:color="auto" w:fill="auto"/>
            <w:vAlign w:val="center"/>
          </w:tcPr>
          <w:p w14:paraId="7ECB0430" w14:textId="77777777" w:rsidR="00F868EA" w:rsidRPr="0052167B" w:rsidRDefault="00F868EA" w:rsidP="00817E47">
            <w:pPr>
              <w:pStyle w:val="ListParagraph"/>
              <w:numPr>
                <w:ilvl w:val="0"/>
                <w:numId w:val="68"/>
              </w:numPr>
              <w:spacing w:before="0" w:line="240" w:lineRule="auto"/>
              <w:contextualSpacing w:val="0"/>
              <w:jc w:val="left"/>
              <w:rPr>
                <w:ins w:id="14334" w:author="Phuong Truong Thi" w:date="2024-10-16T01:01:00Z"/>
                <w:rFonts w:eastAsia="Times New Roman"/>
                <w:szCs w:val="24"/>
                <w:lang w:val="vi-VN" w:eastAsia="vi-VN"/>
              </w:rPr>
            </w:pPr>
          </w:p>
        </w:tc>
        <w:tc>
          <w:tcPr>
            <w:tcW w:w="2097" w:type="dxa"/>
            <w:shd w:val="clear" w:color="auto" w:fill="auto"/>
            <w:vAlign w:val="center"/>
          </w:tcPr>
          <w:p w14:paraId="4D6C91DC" w14:textId="77777777" w:rsidR="00F868EA" w:rsidRPr="0052167B" w:rsidRDefault="00F868EA" w:rsidP="00817E47">
            <w:pPr>
              <w:spacing w:before="0" w:line="240" w:lineRule="auto"/>
              <w:contextualSpacing w:val="0"/>
              <w:rPr>
                <w:ins w:id="14335" w:author="Phuong Truong Thi" w:date="2024-10-16T01:01:00Z"/>
                <w:rFonts w:ascii="Times New Roman" w:hAnsi="Times New Roman"/>
                <w:sz w:val="24"/>
                <w:szCs w:val="24"/>
              </w:rPr>
            </w:pPr>
            <w:ins w:id="14336" w:author="Phuong Truong Thi" w:date="2024-10-16T01:01:00Z">
              <w:r w:rsidRPr="0052167B">
                <w:rPr>
                  <w:rFonts w:ascii="Times New Roman" w:hAnsi="Times New Roman"/>
                  <w:color w:val="000000"/>
                  <w:sz w:val="24"/>
                  <w:szCs w:val="24"/>
                </w:rPr>
                <w:t>Tên vùng</w:t>
              </w:r>
            </w:ins>
          </w:p>
        </w:tc>
        <w:tc>
          <w:tcPr>
            <w:tcW w:w="2230" w:type="dxa"/>
            <w:vAlign w:val="center"/>
          </w:tcPr>
          <w:p w14:paraId="59247877" w14:textId="77777777" w:rsidR="00F868EA" w:rsidRPr="0052167B" w:rsidRDefault="00F868EA" w:rsidP="00817E47">
            <w:pPr>
              <w:spacing w:before="0" w:line="240" w:lineRule="auto"/>
              <w:contextualSpacing w:val="0"/>
              <w:rPr>
                <w:ins w:id="14337" w:author="Phuong Truong Thi" w:date="2024-10-16T01:01:00Z"/>
                <w:rFonts w:ascii="Times New Roman" w:eastAsia="Times New Roman" w:hAnsi="Times New Roman"/>
                <w:color w:val="000000"/>
                <w:sz w:val="24"/>
                <w:szCs w:val="24"/>
                <w:lang w:eastAsia="vi-VN"/>
              </w:rPr>
            </w:pPr>
            <w:ins w:id="14338" w:author="Phuong Truong Thi" w:date="2024-10-16T01:01:00Z">
              <w:r w:rsidRPr="0052167B">
                <w:rPr>
                  <w:rFonts w:ascii="Times New Roman" w:hAnsi="Times New Roman"/>
                  <w:color w:val="000000"/>
                  <w:sz w:val="24"/>
                  <w:szCs w:val="24"/>
                </w:rPr>
                <w:t>Vùng quản lý khách hàng. VD: Vùng 1</w:t>
              </w:r>
            </w:ins>
          </w:p>
        </w:tc>
        <w:tc>
          <w:tcPr>
            <w:tcW w:w="963" w:type="dxa"/>
          </w:tcPr>
          <w:p w14:paraId="672E5B5F" w14:textId="77777777" w:rsidR="00F868EA" w:rsidRPr="0052167B" w:rsidRDefault="00F868EA" w:rsidP="00817E47">
            <w:pPr>
              <w:spacing w:before="0" w:line="240" w:lineRule="auto"/>
              <w:contextualSpacing w:val="0"/>
              <w:rPr>
                <w:ins w:id="14339" w:author="Phuong Truong Thi" w:date="2024-10-16T01:01:00Z"/>
                <w:rFonts w:ascii="Times New Roman" w:eastAsia="Times New Roman" w:hAnsi="Times New Roman"/>
                <w:color w:val="000000"/>
                <w:sz w:val="24"/>
                <w:szCs w:val="24"/>
                <w:lang w:eastAsia="vi-VN"/>
              </w:rPr>
            </w:pPr>
            <w:ins w:id="14340" w:author="Phuong Truong Thi" w:date="2024-10-16T01:01:00Z">
              <w:r w:rsidRPr="00665953">
                <w:rPr>
                  <w:rFonts w:ascii="Times New Roman" w:eastAsia="Times New Roman" w:hAnsi="Times New Roman"/>
                  <w:sz w:val="24"/>
                  <w:szCs w:val="24"/>
                  <w:lang w:val="vi-VN" w:eastAsia="vi-VN"/>
                </w:rPr>
                <w:t>CRM</w:t>
              </w:r>
            </w:ins>
          </w:p>
        </w:tc>
        <w:tc>
          <w:tcPr>
            <w:tcW w:w="1330" w:type="dxa"/>
          </w:tcPr>
          <w:p w14:paraId="78744C29" w14:textId="0399EE73" w:rsidR="00F868EA" w:rsidRPr="0052167B" w:rsidRDefault="00525739" w:rsidP="00817E47">
            <w:pPr>
              <w:spacing w:before="0" w:line="240" w:lineRule="auto"/>
              <w:contextualSpacing w:val="0"/>
              <w:rPr>
                <w:ins w:id="14341"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209ABC61" w14:textId="77777777" w:rsidR="00F868EA" w:rsidRPr="0052167B" w:rsidRDefault="00F868EA" w:rsidP="00817E47">
            <w:pPr>
              <w:spacing w:before="0" w:line="240" w:lineRule="auto"/>
              <w:contextualSpacing w:val="0"/>
              <w:rPr>
                <w:ins w:id="14342" w:author="Phuong Truong Thi" w:date="2024-10-16T01:01:00Z"/>
                <w:rFonts w:ascii="Times New Roman" w:eastAsia="Times New Roman" w:hAnsi="Times New Roman"/>
                <w:sz w:val="24"/>
                <w:szCs w:val="24"/>
                <w:lang w:val="vi-VN" w:eastAsia="vi-VN"/>
              </w:rPr>
            </w:pPr>
          </w:p>
        </w:tc>
        <w:tc>
          <w:tcPr>
            <w:tcW w:w="1134" w:type="dxa"/>
          </w:tcPr>
          <w:p w14:paraId="6B3995E6" w14:textId="77777777" w:rsidR="00F868EA" w:rsidRPr="0052167B" w:rsidRDefault="00F868EA" w:rsidP="00817E47">
            <w:pPr>
              <w:spacing w:before="0" w:line="240" w:lineRule="auto"/>
              <w:contextualSpacing w:val="0"/>
              <w:jc w:val="center"/>
              <w:rPr>
                <w:ins w:id="14343" w:author="Phuong Truong Thi" w:date="2024-10-16T01:01:00Z"/>
                <w:rFonts w:ascii="Times New Roman" w:eastAsia="Times New Roman" w:hAnsi="Times New Roman"/>
                <w:sz w:val="24"/>
                <w:szCs w:val="24"/>
                <w:lang w:val="vi-VN" w:eastAsia="vi-VN"/>
              </w:rPr>
            </w:pPr>
            <w:ins w:id="14344" w:author="Phuong Truong Thi" w:date="2024-10-16T01:01:00Z">
              <w:r w:rsidRPr="0052167B">
                <w:rPr>
                  <w:rFonts w:ascii="Times New Roman" w:eastAsia="Times New Roman" w:hAnsi="Times New Roman"/>
                  <w:sz w:val="24"/>
                  <w:szCs w:val="24"/>
                  <w:lang w:eastAsia="vi-VN"/>
                </w:rPr>
                <w:t>N</w:t>
              </w:r>
            </w:ins>
          </w:p>
        </w:tc>
      </w:tr>
      <w:tr w:rsidR="00F868EA" w:rsidRPr="0052167B" w14:paraId="17BBAB8D" w14:textId="77777777" w:rsidTr="000A2F3A">
        <w:trPr>
          <w:trHeight w:val="276"/>
          <w:ins w:id="14345" w:author="Phuong Truong Thi" w:date="2024-10-16T01:01:00Z"/>
        </w:trPr>
        <w:tc>
          <w:tcPr>
            <w:tcW w:w="670" w:type="dxa"/>
            <w:shd w:val="clear" w:color="auto" w:fill="auto"/>
            <w:vAlign w:val="center"/>
          </w:tcPr>
          <w:p w14:paraId="63E1CC76" w14:textId="77777777" w:rsidR="00F868EA" w:rsidRPr="0052167B" w:rsidRDefault="00F868EA" w:rsidP="00817E47">
            <w:pPr>
              <w:pStyle w:val="ListParagraph"/>
              <w:numPr>
                <w:ilvl w:val="0"/>
                <w:numId w:val="68"/>
              </w:numPr>
              <w:spacing w:before="0" w:line="240" w:lineRule="auto"/>
              <w:contextualSpacing w:val="0"/>
              <w:jc w:val="left"/>
              <w:rPr>
                <w:ins w:id="14346" w:author="Phuong Truong Thi" w:date="2024-10-16T01:01:00Z"/>
                <w:rFonts w:eastAsia="Times New Roman"/>
                <w:szCs w:val="24"/>
                <w:lang w:val="vi-VN" w:eastAsia="vi-VN"/>
              </w:rPr>
            </w:pPr>
          </w:p>
        </w:tc>
        <w:tc>
          <w:tcPr>
            <w:tcW w:w="2097" w:type="dxa"/>
            <w:shd w:val="clear" w:color="auto" w:fill="auto"/>
            <w:vAlign w:val="center"/>
          </w:tcPr>
          <w:p w14:paraId="686DC29A" w14:textId="77777777" w:rsidR="00F868EA" w:rsidRPr="0052167B" w:rsidRDefault="00F868EA" w:rsidP="00817E47">
            <w:pPr>
              <w:spacing w:before="0" w:line="240" w:lineRule="auto"/>
              <w:contextualSpacing w:val="0"/>
              <w:rPr>
                <w:ins w:id="14347" w:author="Phuong Truong Thi" w:date="2024-10-16T01:01:00Z"/>
                <w:rFonts w:ascii="Times New Roman" w:hAnsi="Times New Roman"/>
                <w:sz w:val="24"/>
                <w:szCs w:val="24"/>
              </w:rPr>
            </w:pPr>
            <w:ins w:id="14348" w:author="Phuong Truong Thi" w:date="2024-10-16T01:01:00Z">
              <w:r w:rsidRPr="0052167B">
                <w:rPr>
                  <w:rFonts w:ascii="Times New Roman" w:hAnsi="Times New Roman"/>
                  <w:color w:val="000000"/>
                  <w:sz w:val="24"/>
                  <w:szCs w:val="24"/>
                </w:rPr>
                <w:t>Mã DAO CBBH</w:t>
              </w:r>
            </w:ins>
          </w:p>
        </w:tc>
        <w:tc>
          <w:tcPr>
            <w:tcW w:w="2230" w:type="dxa"/>
            <w:vAlign w:val="center"/>
          </w:tcPr>
          <w:p w14:paraId="55CF71D3" w14:textId="77777777" w:rsidR="00F868EA" w:rsidRPr="0052167B" w:rsidRDefault="00F868EA" w:rsidP="00817E47">
            <w:pPr>
              <w:spacing w:before="0" w:line="240" w:lineRule="auto"/>
              <w:contextualSpacing w:val="0"/>
              <w:rPr>
                <w:ins w:id="14349" w:author="Phuong Truong Thi" w:date="2024-10-16T01:01:00Z"/>
                <w:rFonts w:ascii="Times New Roman" w:eastAsia="Times New Roman" w:hAnsi="Times New Roman"/>
                <w:color w:val="000000"/>
                <w:sz w:val="24"/>
                <w:szCs w:val="24"/>
                <w:lang w:eastAsia="vi-VN"/>
              </w:rPr>
            </w:pPr>
            <w:ins w:id="14350" w:author="Phuong Truong Thi" w:date="2024-10-16T01:01:00Z">
              <w:r w:rsidRPr="0052167B">
                <w:rPr>
                  <w:rFonts w:ascii="Times New Roman" w:hAnsi="Times New Roman"/>
                  <w:color w:val="000000"/>
                  <w:sz w:val="24"/>
                  <w:szCs w:val="24"/>
                </w:rPr>
                <w:t>DAO cán bộ bán hàng gắn với KH</w:t>
              </w:r>
            </w:ins>
          </w:p>
        </w:tc>
        <w:tc>
          <w:tcPr>
            <w:tcW w:w="963" w:type="dxa"/>
          </w:tcPr>
          <w:p w14:paraId="124E8A5D" w14:textId="77777777" w:rsidR="00F868EA" w:rsidRPr="0052167B" w:rsidRDefault="00F868EA" w:rsidP="00817E47">
            <w:pPr>
              <w:spacing w:before="0" w:line="240" w:lineRule="auto"/>
              <w:contextualSpacing w:val="0"/>
              <w:rPr>
                <w:ins w:id="14351" w:author="Phuong Truong Thi" w:date="2024-10-16T01:01:00Z"/>
                <w:rFonts w:ascii="Times New Roman" w:eastAsia="Times New Roman" w:hAnsi="Times New Roman"/>
                <w:color w:val="000000"/>
                <w:sz w:val="24"/>
                <w:szCs w:val="24"/>
                <w:lang w:eastAsia="vi-VN"/>
              </w:rPr>
            </w:pPr>
            <w:ins w:id="14352" w:author="Phuong Truong Thi" w:date="2024-10-16T01:01:00Z">
              <w:r w:rsidRPr="00451E92">
                <w:rPr>
                  <w:rFonts w:ascii="Times New Roman" w:hAnsi="Times New Roman"/>
                  <w:color w:val="000000"/>
                  <w:sz w:val="24"/>
                  <w:szCs w:val="24"/>
                  <w:lang w:val="vi-VN"/>
                </w:rPr>
                <w:t>EZ/T24</w:t>
              </w:r>
            </w:ins>
          </w:p>
        </w:tc>
        <w:tc>
          <w:tcPr>
            <w:tcW w:w="1330" w:type="dxa"/>
          </w:tcPr>
          <w:p w14:paraId="6A1EDC09" w14:textId="702AA9FB" w:rsidR="00F868EA" w:rsidRPr="0052167B" w:rsidRDefault="00525739" w:rsidP="00817E47">
            <w:pPr>
              <w:spacing w:before="0" w:line="240" w:lineRule="auto"/>
              <w:contextualSpacing w:val="0"/>
              <w:rPr>
                <w:ins w:id="14353"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3CEC45B2" w14:textId="77777777" w:rsidR="00F868EA" w:rsidRPr="0052167B" w:rsidRDefault="00F868EA" w:rsidP="00817E47">
            <w:pPr>
              <w:spacing w:before="0" w:line="240" w:lineRule="auto"/>
              <w:contextualSpacing w:val="0"/>
              <w:rPr>
                <w:ins w:id="14354" w:author="Phuong Truong Thi" w:date="2024-10-16T01:01:00Z"/>
                <w:rFonts w:ascii="Times New Roman" w:eastAsia="Times New Roman" w:hAnsi="Times New Roman"/>
                <w:sz w:val="24"/>
                <w:szCs w:val="24"/>
                <w:lang w:val="vi-VN" w:eastAsia="vi-VN"/>
              </w:rPr>
            </w:pPr>
          </w:p>
        </w:tc>
        <w:tc>
          <w:tcPr>
            <w:tcW w:w="1134" w:type="dxa"/>
          </w:tcPr>
          <w:p w14:paraId="4F3AA43E" w14:textId="77777777" w:rsidR="00F868EA" w:rsidRPr="0052167B" w:rsidRDefault="00F868EA" w:rsidP="00817E47">
            <w:pPr>
              <w:spacing w:before="0" w:line="240" w:lineRule="auto"/>
              <w:contextualSpacing w:val="0"/>
              <w:jc w:val="center"/>
              <w:rPr>
                <w:ins w:id="14355" w:author="Phuong Truong Thi" w:date="2024-10-16T01:01:00Z"/>
                <w:rFonts w:ascii="Times New Roman" w:eastAsia="Times New Roman" w:hAnsi="Times New Roman"/>
                <w:sz w:val="24"/>
                <w:szCs w:val="24"/>
                <w:lang w:val="vi-VN" w:eastAsia="vi-VN"/>
              </w:rPr>
            </w:pPr>
            <w:ins w:id="14356" w:author="Phuong Truong Thi" w:date="2024-10-16T01:01:00Z">
              <w:r w:rsidRPr="0052167B">
                <w:rPr>
                  <w:rFonts w:ascii="Times New Roman" w:eastAsia="Times New Roman" w:hAnsi="Times New Roman"/>
                  <w:sz w:val="24"/>
                  <w:szCs w:val="24"/>
                  <w:lang w:eastAsia="vi-VN"/>
                </w:rPr>
                <w:t>N</w:t>
              </w:r>
            </w:ins>
          </w:p>
        </w:tc>
      </w:tr>
      <w:tr w:rsidR="00F868EA" w:rsidRPr="0052167B" w14:paraId="53EFAF7C" w14:textId="77777777" w:rsidTr="000A2F3A">
        <w:trPr>
          <w:trHeight w:val="276"/>
          <w:ins w:id="14357" w:author="Phuong Truong Thi" w:date="2024-10-16T01:01:00Z"/>
        </w:trPr>
        <w:tc>
          <w:tcPr>
            <w:tcW w:w="670" w:type="dxa"/>
            <w:shd w:val="clear" w:color="auto" w:fill="auto"/>
            <w:vAlign w:val="center"/>
          </w:tcPr>
          <w:p w14:paraId="15B10F93" w14:textId="77777777" w:rsidR="00F868EA" w:rsidRPr="0052167B" w:rsidRDefault="00F868EA" w:rsidP="00817E47">
            <w:pPr>
              <w:pStyle w:val="ListParagraph"/>
              <w:numPr>
                <w:ilvl w:val="0"/>
                <w:numId w:val="68"/>
              </w:numPr>
              <w:spacing w:before="0" w:line="240" w:lineRule="auto"/>
              <w:contextualSpacing w:val="0"/>
              <w:jc w:val="left"/>
              <w:rPr>
                <w:ins w:id="14358" w:author="Phuong Truong Thi" w:date="2024-10-16T01:01:00Z"/>
                <w:rFonts w:eastAsia="Times New Roman"/>
                <w:szCs w:val="24"/>
                <w:lang w:val="vi-VN" w:eastAsia="vi-VN"/>
              </w:rPr>
            </w:pPr>
          </w:p>
        </w:tc>
        <w:tc>
          <w:tcPr>
            <w:tcW w:w="2097" w:type="dxa"/>
            <w:shd w:val="clear" w:color="auto" w:fill="auto"/>
            <w:vAlign w:val="center"/>
          </w:tcPr>
          <w:p w14:paraId="44AF3B97" w14:textId="77777777" w:rsidR="00F868EA" w:rsidRPr="0052167B" w:rsidRDefault="00F868EA" w:rsidP="00817E47">
            <w:pPr>
              <w:spacing w:before="0" w:line="240" w:lineRule="auto"/>
              <w:contextualSpacing w:val="0"/>
              <w:rPr>
                <w:ins w:id="14359" w:author="Phuong Truong Thi" w:date="2024-10-16T01:01:00Z"/>
                <w:rFonts w:ascii="Times New Roman" w:hAnsi="Times New Roman"/>
                <w:sz w:val="24"/>
                <w:szCs w:val="24"/>
              </w:rPr>
            </w:pPr>
            <w:ins w:id="14360" w:author="Phuong Truong Thi" w:date="2024-10-16T01:01:00Z">
              <w:r w:rsidRPr="0052167B">
                <w:rPr>
                  <w:rFonts w:ascii="Times New Roman" w:hAnsi="Times New Roman"/>
                  <w:color w:val="000000"/>
                  <w:sz w:val="24"/>
                  <w:szCs w:val="24"/>
                </w:rPr>
                <w:t>Tên CBBH</w:t>
              </w:r>
            </w:ins>
          </w:p>
        </w:tc>
        <w:tc>
          <w:tcPr>
            <w:tcW w:w="2230" w:type="dxa"/>
            <w:vAlign w:val="center"/>
          </w:tcPr>
          <w:p w14:paraId="118DEABF" w14:textId="77777777" w:rsidR="00F868EA" w:rsidRPr="0052167B" w:rsidRDefault="00F868EA" w:rsidP="00817E47">
            <w:pPr>
              <w:spacing w:before="0" w:line="240" w:lineRule="auto"/>
              <w:contextualSpacing w:val="0"/>
              <w:rPr>
                <w:ins w:id="14361" w:author="Phuong Truong Thi" w:date="2024-10-16T01:01:00Z"/>
                <w:rFonts w:ascii="Times New Roman" w:eastAsia="Times New Roman" w:hAnsi="Times New Roman"/>
                <w:sz w:val="24"/>
                <w:szCs w:val="24"/>
                <w:lang w:eastAsia="vi-VN"/>
              </w:rPr>
            </w:pPr>
            <w:ins w:id="14362" w:author="Phuong Truong Thi" w:date="2024-10-16T01:01:00Z">
              <w:r w:rsidRPr="0052167B">
                <w:rPr>
                  <w:rFonts w:ascii="Times New Roman" w:hAnsi="Times New Roman"/>
                  <w:color w:val="000000"/>
                  <w:sz w:val="24"/>
                  <w:szCs w:val="24"/>
                </w:rPr>
                <w:t xml:space="preserve">Tên CBBH phụ trách khách hàng. </w:t>
              </w:r>
            </w:ins>
          </w:p>
        </w:tc>
        <w:tc>
          <w:tcPr>
            <w:tcW w:w="963" w:type="dxa"/>
          </w:tcPr>
          <w:p w14:paraId="0C736187" w14:textId="77777777" w:rsidR="00F868EA" w:rsidRPr="0052167B" w:rsidRDefault="00F868EA" w:rsidP="00817E47">
            <w:pPr>
              <w:spacing w:before="0" w:line="240" w:lineRule="auto"/>
              <w:contextualSpacing w:val="0"/>
              <w:rPr>
                <w:ins w:id="14363" w:author="Phuong Truong Thi" w:date="2024-10-16T01:01:00Z"/>
                <w:rFonts w:ascii="Times New Roman" w:eastAsia="Times New Roman" w:hAnsi="Times New Roman"/>
                <w:sz w:val="24"/>
                <w:szCs w:val="24"/>
                <w:lang w:eastAsia="vi-VN"/>
              </w:rPr>
            </w:pPr>
            <w:ins w:id="14364" w:author="Phuong Truong Thi" w:date="2024-10-16T01:01:00Z">
              <w:r w:rsidRPr="00451E92">
                <w:rPr>
                  <w:rFonts w:ascii="Times New Roman" w:hAnsi="Times New Roman"/>
                  <w:color w:val="000000"/>
                  <w:sz w:val="24"/>
                  <w:szCs w:val="24"/>
                  <w:lang w:val="vi-VN"/>
                </w:rPr>
                <w:t>EZ/T24</w:t>
              </w:r>
            </w:ins>
          </w:p>
        </w:tc>
        <w:tc>
          <w:tcPr>
            <w:tcW w:w="1330" w:type="dxa"/>
          </w:tcPr>
          <w:p w14:paraId="41713E1A" w14:textId="05057CE5" w:rsidR="00F868EA" w:rsidRPr="0052167B" w:rsidRDefault="00525739" w:rsidP="00817E47">
            <w:pPr>
              <w:spacing w:before="0" w:line="240" w:lineRule="auto"/>
              <w:contextualSpacing w:val="0"/>
              <w:rPr>
                <w:ins w:id="14365"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Text link</w:t>
            </w:r>
          </w:p>
        </w:tc>
        <w:tc>
          <w:tcPr>
            <w:tcW w:w="970" w:type="dxa"/>
            <w:shd w:val="clear" w:color="auto" w:fill="auto"/>
            <w:noWrap/>
            <w:vAlign w:val="center"/>
          </w:tcPr>
          <w:p w14:paraId="30683EEB" w14:textId="77777777" w:rsidR="00F868EA" w:rsidRPr="0052167B" w:rsidRDefault="00F868EA" w:rsidP="00817E47">
            <w:pPr>
              <w:spacing w:before="0" w:line="240" w:lineRule="auto"/>
              <w:contextualSpacing w:val="0"/>
              <w:rPr>
                <w:ins w:id="14366" w:author="Phuong Truong Thi" w:date="2024-10-16T01:01:00Z"/>
                <w:rFonts w:ascii="Times New Roman" w:eastAsia="Times New Roman" w:hAnsi="Times New Roman"/>
                <w:sz w:val="24"/>
                <w:szCs w:val="24"/>
                <w:lang w:val="vi-VN" w:eastAsia="vi-VN"/>
              </w:rPr>
            </w:pPr>
          </w:p>
        </w:tc>
        <w:tc>
          <w:tcPr>
            <w:tcW w:w="1134" w:type="dxa"/>
          </w:tcPr>
          <w:p w14:paraId="2A427E30" w14:textId="77777777" w:rsidR="00F868EA" w:rsidRPr="0052167B" w:rsidRDefault="00F868EA" w:rsidP="00817E47">
            <w:pPr>
              <w:spacing w:before="0" w:line="240" w:lineRule="auto"/>
              <w:contextualSpacing w:val="0"/>
              <w:jc w:val="center"/>
              <w:rPr>
                <w:ins w:id="14367" w:author="Phuong Truong Thi" w:date="2024-10-16T01:01:00Z"/>
                <w:rFonts w:ascii="Times New Roman" w:eastAsia="Times New Roman" w:hAnsi="Times New Roman"/>
                <w:sz w:val="24"/>
                <w:szCs w:val="24"/>
                <w:lang w:val="vi-VN" w:eastAsia="vi-VN"/>
              </w:rPr>
            </w:pPr>
            <w:ins w:id="14368" w:author="Phuong Truong Thi" w:date="2024-10-16T01:01:00Z">
              <w:r w:rsidRPr="0052167B">
                <w:rPr>
                  <w:rFonts w:ascii="Times New Roman" w:eastAsia="Times New Roman" w:hAnsi="Times New Roman"/>
                  <w:sz w:val="24"/>
                  <w:szCs w:val="24"/>
                  <w:lang w:eastAsia="vi-VN"/>
                </w:rPr>
                <w:t>N</w:t>
              </w:r>
            </w:ins>
          </w:p>
        </w:tc>
      </w:tr>
      <w:tr w:rsidR="00F868EA" w:rsidRPr="0052167B" w14:paraId="6DBDDD25" w14:textId="77777777" w:rsidTr="000A2F3A">
        <w:trPr>
          <w:trHeight w:val="276"/>
          <w:ins w:id="14369" w:author="Phuong Truong Thi" w:date="2024-10-16T01:01:00Z"/>
        </w:trPr>
        <w:tc>
          <w:tcPr>
            <w:tcW w:w="670" w:type="dxa"/>
            <w:shd w:val="clear" w:color="auto" w:fill="auto"/>
            <w:vAlign w:val="center"/>
          </w:tcPr>
          <w:p w14:paraId="2D2BFCCB" w14:textId="77777777" w:rsidR="00F868EA" w:rsidRPr="0052167B" w:rsidRDefault="00F868EA" w:rsidP="00817E47">
            <w:pPr>
              <w:pStyle w:val="ListParagraph"/>
              <w:numPr>
                <w:ilvl w:val="0"/>
                <w:numId w:val="68"/>
              </w:numPr>
              <w:spacing w:before="0" w:line="240" w:lineRule="auto"/>
              <w:contextualSpacing w:val="0"/>
              <w:jc w:val="left"/>
              <w:rPr>
                <w:ins w:id="14370" w:author="Phuong Truong Thi" w:date="2024-10-16T01:01:00Z"/>
                <w:rFonts w:eastAsia="Times New Roman"/>
                <w:szCs w:val="24"/>
                <w:lang w:val="vi-VN" w:eastAsia="vi-VN"/>
              </w:rPr>
            </w:pPr>
          </w:p>
        </w:tc>
        <w:tc>
          <w:tcPr>
            <w:tcW w:w="2097" w:type="dxa"/>
            <w:shd w:val="clear" w:color="auto" w:fill="auto"/>
            <w:vAlign w:val="center"/>
          </w:tcPr>
          <w:p w14:paraId="0B8DBBEF" w14:textId="77777777" w:rsidR="00F868EA" w:rsidRPr="0052167B" w:rsidRDefault="00F868EA" w:rsidP="00817E47">
            <w:pPr>
              <w:spacing w:before="0" w:line="240" w:lineRule="auto"/>
              <w:contextualSpacing w:val="0"/>
              <w:rPr>
                <w:ins w:id="14371" w:author="Phuong Truong Thi" w:date="2024-10-16T01:01:00Z"/>
                <w:rFonts w:ascii="Times New Roman" w:hAnsi="Times New Roman"/>
                <w:sz w:val="24"/>
                <w:szCs w:val="24"/>
              </w:rPr>
            </w:pPr>
            <w:ins w:id="14372" w:author="Phuong Truong Thi" w:date="2024-10-16T01:01:00Z">
              <w:r w:rsidRPr="0052167B">
                <w:rPr>
                  <w:rFonts w:ascii="Times New Roman" w:hAnsi="Times New Roman"/>
                  <w:color w:val="000000"/>
                  <w:sz w:val="24"/>
                  <w:szCs w:val="24"/>
                </w:rPr>
                <w:t>Chức danh CBBH</w:t>
              </w:r>
            </w:ins>
          </w:p>
        </w:tc>
        <w:tc>
          <w:tcPr>
            <w:tcW w:w="2230" w:type="dxa"/>
            <w:vAlign w:val="center"/>
          </w:tcPr>
          <w:p w14:paraId="576F7E8A" w14:textId="77777777" w:rsidR="00F868EA" w:rsidRPr="0052167B" w:rsidRDefault="00F868EA" w:rsidP="00817E47">
            <w:pPr>
              <w:spacing w:before="0" w:line="240" w:lineRule="auto"/>
              <w:contextualSpacing w:val="0"/>
              <w:rPr>
                <w:ins w:id="14373" w:author="Phuong Truong Thi" w:date="2024-10-16T01:01:00Z"/>
                <w:rFonts w:ascii="Times New Roman" w:eastAsia="Times New Roman" w:hAnsi="Times New Roman"/>
                <w:color w:val="000000"/>
                <w:sz w:val="24"/>
                <w:szCs w:val="24"/>
                <w:lang w:eastAsia="vi-VN"/>
              </w:rPr>
            </w:pPr>
            <w:ins w:id="14374" w:author="Phuong Truong Thi" w:date="2024-10-16T01:01:00Z">
              <w:r w:rsidRPr="0052167B">
                <w:rPr>
                  <w:rFonts w:ascii="Times New Roman" w:hAnsi="Times New Roman"/>
                  <w:color w:val="000000"/>
                  <w:sz w:val="24"/>
                  <w:szCs w:val="24"/>
                </w:rPr>
                <w:t>Chức danh CBBH. Ví dụ CV. CVCC</w:t>
              </w:r>
            </w:ins>
          </w:p>
        </w:tc>
        <w:tc>
          <w:tcPr>
            <w:tcW w:w="963" w:type="dxa"/>
          </w:tcPr>
          <w:p w14:paraId="6B564F3E" w14:textId="77777777" w:rsidR="00F868EA" w:rsidRPr="0052167B" w:rsidRDefault="00F868EA" w:rsidP="00817E47">
            <w:pPr>
              <w:spacing w:before="0" w:line="240" w:lineRule="auto"/>
              <w:contextualSpacing w:val="0"/>
              <w:rPr>
                <w:ins w:id="14375" w:author="Phuong Truong Thi" w:date="2024-10-16T01:01:00Z"/>
                <w:rFonts w:ascii="Times New Roman" w:eastAsia="Times New Roman" w:hAnsi="Times New Roman"/>
                <w:color w:val="000000"/>
                <w:sz w:val="24"/>
                <w:szCs w:val="24"/>
                <w:lang w:eastAsia="vi-VN"/>
              </w:rPr>
            </w:pPr>
            <w:ins w:id="14376" w:author="Phuong Truong Thi" w:date="2024-10-16T01:01:00Z">
              <w:r w:rsidRPr="00451E92">
                <w:rPr>
                  <w:rFonts w:ascii="Times New Roman" w:hAnsi="Times New Roman"/>
                  <w:color w:val="000000"/>
                  <w:sz w:val="24"/>
                  <w:szCs w:val="24"/>
                  <w:lang w:val="vi-VN"/>
                </w:rPr>
                <w:t>EZ/T24</w:t>
              </w:r>
            </w:ins>
          </w:p>
        </w:tc>
        <w:tc>
          <w:tcPr>
            <w:tcW w:w="1330" w:type="dxa"/>
          </w:tcPr>
          <w:p w14:paraId="692AF8EE" w14:textId="4AF3A7FA" w:rsidR="00F868EA" w:rsidRPr="0052167B" w:rsidRDefault="00525739" w:rsidP="00817E47">
            <w:pPr>
              <w:spacing w:before="0" w:line="240" w:lineRule="auto"/>
              <w:contextualSpacing w:val="0"/>
              <w:rPr>
                <w:ins w:id="14377"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309CA298" w14:textId="77777777" w:rsidR="00F868EA" w:rsidRPr="0052167B" w:rsidRDefault="00F868EA" w:rsidP="00817E47">
            <w:pPr>
              <w:spacing w:before="0" w:line="240" w:lineRule="auto"/>
              <w:contextualSpacing w:val="0"/>
              <w:rPr>
                <w:ins w:id="14378" w:author="Phuong Truong Thi" w:date="2024-10-16T01:01:00Z"/>
                <w:rFonts w:ascii="Times New Roman" w:eastAsia="Times New Roman" w:hAnsi="Times New Roman"/>
                <w:sz w:val="24"/>
                <w:szCs w:val="24"/>
                <w:lang w:val="vi-VN" w:eastAsia="vi-VN"/>
              </w:rPr>
            </w:pPr>
          </w:p>
        </w:tc>
        <w:tc>
          <w:tcPr>
            <w:tcW w:w="1134" w:type="dxa"/>
          </w:tcPr>
          <w:p w14:paraId="04167CC9" w14:textId="77777777" w:rsidR="00F868EA" w:rsidRPr="0052167B" w:rsidRDefault="00F868EA" w:rsidP="00817E47">
            <w:pPr>
              <w:spacing w:before="0" w:line="240" w:lineRule="auto"/>
              <w:contextualSpacing w:val="0"/>
              <w:jc w:val="center"/>
              <w:rPr>
                <w:ins w:id="14379" w:author="Phuong Truong Thi" w:date="2024-10-16T01:01:00Z"/>
                <w:rFonts w:ascii="Times New Roman" w:eastAsia="Times New Roman" w:hAnsi="Times New Roman"/>
                <w:sz w:val="24"/>
                <w:szCs w:val="24"/>
                <w:lang w:val="vi-VN" w:eastAsia="vi-VN"/>
              </w:rPr>
            </w:pPr>
            <w:ins w:id="14380" w:author="Phuong Truong Thi" w:date="2024-10-16T01:01:00Z">
              <w:r w:rsidRPr="0052167B">
                <w:rPr>
                  <w:rFonts w:ascii="Times New Roman" w:eastAsia="Times New Roman" w:hAnsi="Times New Roman"/>
                  <w:sz w:val="24"/>
                  <w:szCs w:val="24"/>
                  <w:lang w:eastAsia="vi-VN"/>
                </w:rPr>
                <w:t>N</w:t>
              </w:r>
            </w:ins>
          </w:p>
        </w:tc>
      </w:tr>
      <w:tr w:rsidR="00F868EA" w:rsidRPr="0052167B" w14:paraId="2E1A0223" w14:textId="77777777" w:rsidTr="000A2F3A">
        <w:trPr>
          <w:trHeight w:val="276"/>
          <w:ins w:id="14381" w:author="Phuong Truong Thi" w:date="2024-10-16T01:01:00Z"/>
        </w:trPr>
        <w:tc>
          <w:tcPr>
            <w:tcW w:w="670" w:type="dxa"/>
            <w:shd w:val="clear" w:color="auto" w:fill="auto"/>
            <w:vAlign w:val="center"/>
          </w:tcPr>
          <w:p w14:paraId="27D9C223" w14:textId="77777777" w:rsidR="00F868EA" w:rsidRPr="0052167B" w:rsidRDefault="00F868EA" w:rsidP="00817E47">
            <w:pPr>
              <w:pStyle w:val="ListParagraph"/>
              <w:numPr>
                <w:ilvl w:val="0"/>
                <w:numId w:val="68"/>
              </w:numPr>
              <w:spacing w:before="0" w:line="240" w:lineRule="auto"/>
              <w:contextualSpacing w:val="0"/>
              <w:jc w:val="left"/>
              <w:rPr>
                <w:ins w:id="14382" w:author="Phuong Truong Thi" w:date="2024-10-16T01:01:00Z"/>
                <w:rFonts w:eastAsia="Times New Roman"/>
                <w:szCs w:val="24"/>
                <w:lang w:val="vi-VN" w:eastAsia="vi-VN"/>
              </w:rPr>
            </w:pPr>
          </w:p>
        </w:tc>
        <w:tc>
          <w:tcPr>
            <w:tcW w:w="2097" w:type="dxa"/>
            <w:shd w:val="clear" w:color="auto" w:fill="auto"/>
            <w:vAlign w:val="center"/>
          </w:tcPr>
          <w:p w14:paraId="67F98F8E" w14:textId="77777777" w:rsidR="00F868EA" w:rsidRPr="0052167B" w:rsidRDefault="00F868EA" w:rsidP="00817E47">
            <w:pPr>
              <w:spacing w:before="0" w:line="240" w:lineRule="auto"/>
              <w:contextualSpacing w:val="0"/>
              <w:rPr>
                <w:ins w:id="14383" w:author="Phuong Truong Thi" w:date="2024-10-16T01:01:00Z"/>
                <w:rFonts w:ascii="Times New Roman" w:hAnsi="Times New Roman"/>
                <w:sz w:val="24"/>
                <w:szCs w:val="24"/>
              </w:rPr>
            </w:pPr>
            <w:ins w:id="14384" w:author="Phuong Truong Thi" w:date="2024-10-16T01:01:00Z">
              <w:r w:rsidRPr="0052167B">
                <w:rPr>
                  <w:rFonts w:ascii="Times New Roman" w:hAnsi="Times New Roman"/>
                  <w:color w:val="000000"/>
                  <w:sz w:val="24"/>
                  <w:szCs w:val="24"/>
                </w:rPr>
                <w:t>Vị trí CBBH</w:t>
              </w:r>
            </w:ins>
          </w:p>
        </w:tc>
        <w:tc>
          <w:tcPr>
            <w:tcW w:w="2230" w:type="dxa"/>
            <w:vAlign w:val="center"/>
          </w:tcPr>
          <w:p w14:paraId="6C05286E" w14:textId="77777777" w:rsidR="00F868EA" w:rsidRPr="0052167B" w:rsidRDefault="00F868EA" w:rsidP="00817E47">
            <w:pPr>
              <w:spacing w:before="0" w:line="240" w:lineRule="auto"/>
              <w:contextualSpacing w:val="0"/>
              <w:rPr>
                <w:ins w:id="14385" w:author="Phuong Truong Thi" w:date="2024-10-16T01:01:00Z"/>
                <w:rFonts w:ascii="Times New Roman" w:eastAsia="Times New Roman" w:hAnsi="Times New Roman"/>
                <w:color w:val="000000"/>
                <w:sz w:val="24"/>
                <w:szCs w:val="24"/>
                <w:lang w:eastAsia="vi-VN"/>
              </w:rPr>
            </w:pPr>
            <w:ins w:id="14386" w:author="Phuong Truong Thi" w:date="2024-10-16T01:01:00Z">
              <w:r w:rsidRPr="0052167B">
                <w:rPr>
                  <w:rFonts w:ascii="Times New Roman" w:hAnsi="Times New Roman"/>
                  <w:color w:val="000000"/>
                  <w:sz w:val="24"/>
                  <w:szCs w:val="24"/>
                </w:rPr>
                <w:t>Vị trí CBBH. Ví dụ RM, CSR</w:t>
              </w:r>
            </w:ins>
          </w:p>
        </w:tc>
        <w:tc>
          <w:tcPr>
            <w:tcW w:w="963" w:type="dxa"/>
          </w:tcPr>
          <w:p w14:paraId="1CECE8BE" w14:textId="77777777" w:rsidR="00F868EA" w:rsidRPr="0052167B" w:rsidRDefault="00F868EA" w:rsidP="00817E47">
            <w:pPr>
              <w:spacing w:before="0" w:line="240" w:lineRule="auto"/>
              <w:contextualSpacing w:val="0"/>
              <w:rPr>
                <w:ins w:id="14387" w:author="Phuong Truong Thi" w:date="2024-10-16T01:01:00Z"/>
                <w:rFonts w:ascii="Times New Roman" w:eastAsia="Times New Roman" w:hAnsi="Times New Roman"/>
                <w:color w:val="000000"/>
                <w:sz w:val="24"/>
                <w:szCs w:val="24"/>
                <w:lang w:eastAsia="vi-VN"/>
              </w:rPr>
            </w:pPr>
            <w:ins w:id="14388" w:author="Phuong Truong Thi" w:date="2024-10-16T01:01:00Z">
              <w:r w:rsidRPr="00451E92">
                <w:rPr>
                  <w:rFonts w:ascii="Times New Roman" w:hAnsi="Times New Roman"/>
                  <w:color w:val="000000"/>
                  <w:sz w:val="24"/>
                  <w:szCs w:val="24"/>
                  <w:lang w:val="vi-VN"/>
                </w:rPr>
                <w:t>EZ/T24</w:t>
              </w:r>
            </w:ins>
          </w:p>
        </w:tc>
        <w:tc>
          <w:tcPr>
            <w:tcW w:w="1330" w:type="dxa"/>
          </w:tcPr>
          <w:p w14:paraId="47A98056" w14:textId="4C02903E" w:rsidR="00F868EA" w:rsidRPr="0052167B" w:rsidRDefault="00525739" w:rsidP="00817E47">
            <w:pPr>
              <w:spacing w:before="0" w:line="240" w:lineRule="auto"/>
              <w:contextualSpacing w:val="0"/>
              <w:rPr>
                <w:ins w:id="14389"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4CAD4FBD" w14:textId="77777777" w:rsidR="00F868EA" w:rsidRPr="0052167B" w:rsidRDefault="00F868EA" w:rsidP="00817E47">
            <w:pPr>
              <w:spacing w:before="0" w:line="240" w:lineRule="auto"/>
              <w:contextualSpacing w:val="0"/>
              <w:rPr>
                <w:ins w:id="14390" w:author="Phuong Truong Thi" w:date="2024-10-16T01:01:00Z"/>
                <w:rFonts w:ascii="Times New Roman" w:eastAsia="Times New Roman" w:hAnsi="Times New Roman"/>
                <w:sz w:val="24"/>
                <w:szCs w:val="24"/>
                <w:lang w:val="vi-VN" w:eastAsia="vi-VN"/>
              </w:rPr>
            </w:pPr>
          </w:p>
        </w:tc>
        <w:tc>
          <w:tcPr>
            <w:tcW w:w="1134" w:type="dxa"/>
          </w:tcPr>
          <w:p w14:paraId="2FD8E01A" w14:textId="77777777" w:rsidR="00F868EA" w:rsidRPr="0052167B" w:rsidRDefault="00F868EA" w:rsidP="00817E47">
            <w:pPr>
              <w:spacing w:before="0" w:line="240" w:lineRule="auto"/>
              <w:contextualSpacing w:val="0"/>
              <w:jc w:val="center"/>
              <w:rPr>
                <w:ins w:id="14391" w:author="Phuong Truong Thi" w:date="2024-10-16T01:01:00Z"/>
                <w:rFonts w:ascii="Times New Roman" w:eastAsia="Times New Roman" w:hAnsi="Times New Roman"/>
                <w:sz w:val="24"/>
                <w:szCs w:val="24"/>
                <w:lang w:val="vi-VN" w:eastAsia="vi-VN"/>
              </w:rPr>
            </w:pPr>
            <w:ins w:id="14392" w:author="Phuong Truong Thi" w:date="2024-10-16T01:01:00Z">
              <w:r w:rsidRPr="0052167B">
                <w:rPr>
                  <w:rFonts w:ascii="Times New Roman" w:eastAsia="Times New Roman" w:hAnsi="Times New Roman"/>
                  <w:sz w:val="24"/>
                  <w:szCs w:val="24"/>
                  <w:lang w:eastAsia="vi-VN"/>
                </w:rPr>
                <w:t>N</w:t>
              </w:r>
            </w:ins>
          </w:p>
        </w:tc>
      </w:tr>
      <w:tr w:rsidR="00F868EA" w:rsidRPr="0052167B" w14:paraId="2915D9FB" w14:textId="77777777" w:rsidTr="000A2F3A">
        <w:trPr>
          <w:trHeight w:val="276"/>
          <w:ins w:id="14393" w:author="Phuong Truong Thi" w:date="2024-10-16T01:01:00Z"/>
        </w:trPr>
        <w:tc>
          <w:tcPr>
            <w:tcW w:w="670" w:type="dxa"/>
            <w:shd w:val="clear" w:color="auto" w:fill="auto"/>
            <w:vAlign w:val="center"/>
          </w:tcPr>
          <w:p w14:paraId="36D0D780" w14:textId="77777777" w:rsidR="00F868EA" w:rsidRPr="0052167B" w:rsidRDefault="00F868EA" w:rsidP="00817E47">
            <w:pPr>
              <w:pStyle w:val="ListParagraph"/>
              <w:numPr>
                <w:ilvl w:val="0"/>
                <w:numId w:val="68"/>
              </w:numPr>
              <w:spacing w:before="0" w:line="240" w:lineRule="auto"/>
              <w:contextualSpacing w:val="0"/>
              <w:jc w:val="left"/>
              <w:rPr>
                <w:ins w:id="14394" w:author="Phuong Truong Thi" w:date="2024-10-16T01:01:00Z"/>
                <w:rFonts w:eastAsia="Times New Roman"/>
                <w:szCs w:val="24"/>
                <w:lang w:val="vi-VN" w:eastAsia="vi-VN"/>
              </w:rPr>
            </w:pPr>
          </w:p>
        </w:tc>
        <w:tc>
          <w:tcPr>
            <w:tcW w:w="2097" w:type="dxa"/>
            <w:shd w:val="clear" w:color="auto" w:fill="auto"/>
            <w:vAlign w:val="center"/>
          </w:tcPr>
          <w:p w14:paraId="04E81ABA" w14:textId="77777777" w:rsidR="00F868EA" w:rsidRPr="0052167B" w:rsidRDefault="00F868EA" w:rsidP="00817E47">
            <w:pPr>
              <w:spacing w:before="0" w:line="240" w:lineRule="auto"/>
              <w:contextualSpacing w:val="0"/>
              <w:rPr>
                <w:ins w:id="14395" w:author="Phuong Truong Thi" w:date="2024-10-16T01:01:00Z"/>
                <w:rFonts w:ascii="Times New Roman" w:hAnsi="Times New Roman"/>
                <w:sz w:val="24"/>
                <w:szCs w:val="24"/>
              </w:rPr>
            </w:pPr>
            <w:ins w:id="14396" w:author="Phuong Truong Thi" w:date="2024-10-16T01:01:00Z">
              <w:r w:rsidRPr="0052167B">
                <w:rPr>
                  <w:rFonts w:ascii="Times New Roman" w:hAnsi="Times New Roman"/>
                  <w:color w:val="000000"/>
                  <w:sz w:val="24"/>
                  <w:szCs w:val="24"/>
                </w:rPr>
                <w:t>Trạng thái CBBH</w:t>
              </w:r>
            </w:ins>
          </w:p>
        </w:tc>
        <w:tc>
          <w:tcPr>
            <w:tcW w:w="2230" w:type="dxa"/>
            <w:vAlign w:val="center"/>
          </w:tcPr>
          <w:p w14:paraId="57560126" w14:textId="77777777" w:rsidR="00F868EA" w:rsidRPr="0052167B" w:rsidRDefault="00F868EA" w:rsidP="00817E47">
            <w:pPr>
              <w:spacing w:before="0" w:line="240" w:lineRule="auto"/>
              <w:contextualSpacing w:val="0"/>
              <w:rPr>
                <w:ins w:id="14397" w:author="Phuong Truong Thi" w:date="2024-10-16T01:01:00Z"/>
                <w:rFonts w:ascii="Times New Roman" w:eastAsia="Times New Roman" w:hAnsi="Times New Roman"/>
                <w:color w:val="000000"/>
                <w:sz w:val="24"/>
                <w:szCs w:val="24"/>
                <w:lang w:eastAsia="vi-VN"/>
              </w:rPr>
            </w:pPr>
            <w:ins w:id="14398" w:author="Phuong Truong Thi" w:date="2024-10-16T01:01:00Z">
              <w:r w:rsidRPr="0052167B">
                <w:rPr>
                  <w:rFonts w:ascii="Times New Roman" w:hAnsi="Times New Roman"/>
                  <w:color w:val="000000"/>
                  <w:sz w:val="24"/>
                  <w:szCs w:val="24"/>
                </w:rPr>
                <w:t>Trạng thái CBBH. Ví dụ Active/ Inactive</w:t>
              </w:r>
            </w:ins>
          </w:p>
        </w:tc>
        <w:tc>
          <w:tcPr>
            <w:tcW w:w="963" w:type="dxa"/>
          </w:tcPr>
          <w:p w14:paraId="1976F5C2" w14:textId="77777777" w:rsidR="00F868EA" w:rsidRPr="0052167B" w:rsidRDefault="00F868EA" w:rsidP="00817E47">
            <w:pPr>
              <w:spacing w:before="0" w:line="240" w:lineRule="auto"/>
              <w:contextualSpacing w:val="0"/>
              <w:rPr>
                <w:ins w:id="14399" w:author="Phuong Truong Thi" w:date="2024-10-16T01:01:00Z"/>
                <w:rFonts w:ascii="Times New Roman" w:eastAsia="Times New Roman" w:hAnsi="Times New Roman"/>
                <w:color w:val="000000"/>
                <w:sz w:val="24"/>
                <w:szCs w:val="24"/>
                <w:lang w:eastAsia="vi-VN"/>
              </w:rPr>
            </w:pPr>
            <w:ins w:id="14400" w:author="Phuong Truong Thi" w:date="2024-10-16T01:01:00Z">
              <w:r w:rsidRPr="00451E92">
                <w:rPr>
                  <w:rFonts w:ascii="Times New Roman" w:hAnsi="Times New Roman"/>
                  <w:color w:val="000000"/>
                  <w:sz w:val="24"/>
                  <w:szCs w:val="24"/>
                  <w:lang w:val="vi-VN"/>
                </w:rPr>
                <w:t>EZ/T24</w:t>
              </w:r>
            </w:ins>
          </w:p>
        </w:tc>
        <w:tc>
          <w:tcPr>
            <w:tcW w:w="1330" w:type="dxa"/>
          </w:tcPr>
          <w:p w14:paraId="03BEDCFC" w14:textId="3F270188" w:rsidR="00F868EA" w:rsidRPr="0052167B" w:rsidRDefault="00525739" w:rsidP="00817E47">
            <w:pPr>
              <w:spacing w:before="0" w:line="240" w:lineRule="auto"/>
              <w:contextualSpacing w:val="0"/>
              <w:rPr>
                <w:ins w:id="14401"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4C306A4A" w14:textId="77777777" w:rsidR="00F868EA" w:rsidRPr="0052167B" w:rsidRDefault="00F868EA" w:rsidP="00817E47">
            <w:pPr>
              <w:spacing w:before="0" w:line="240" w:lineRule="auto"/>
              <w:contextualSpacing w:val="0"/>
              <w:rPr>
                <w:ins w:id="14402" w:author="Phuong Truong Thi" w:date="2024-10-16T01:01:00Z"/>
                <w:rFonts w:ascii="Times New Roman" w:eastAsia="Times New Roman" w:hAnsi="Times New Roman"/>
                <w:sz w:val="24"/>
                <w:szCs w:val="24"/>
                <w:lang w:val="vi-VN" w:eastAsia="vi-VN"/>
              </w:rPr>
            </w:pPr>
          </w:p>
        </w:tc>
        <w:tc>
          <w:tcPr>
            <w:tcW w:w="1134" w:type="dxa"/>
          </w:tcPr>
          <w:p w14:paraId="786A824E" w14:textId="77777777" w:rsidR="00F868EA" w:rsidRPr="0052167B" w:rsidRDefault="00F868EA" w:rsidP="00817E47">
            <w:pPr>
              <w:spacing w:before="0" w:line="240" w:lineRule="auto"/>
              <w:contextualSpacing w:val="0"/>
              <w:jc w:val="center"/>
              <w:rPr>
                <w:ins w:id="14403" w:author="Phuong Truong Thi" w:date="2024-10-16T01:01:00Z"/>
                <w:rFonts w:ascii="Times New Roman" w:eastAsia="Times New Roman" w:hAnsi="Times New Roman"/>
                <w:sz w:val="24"/>
                <w:szCs w:val="24"/>
                <w:lang w:val="vi-VN" w:eastAsia="vi-VN"/>
              </w:rPr>
            </w:pPr>
            <w:ins w:id="14404" w:author="Phuong Truong Thi" w:date="2024-10-16T01:01:00Z">
              <w:r w:rsidRPr="0052167B">
                <w:rPr>
                  <w:rFonts w:ascii="Times New Roman" w:eastAsia="Times New Roman" w:hAnsi="Times New Roman"/>
                  <w:sz w:val="24"/>
                  <w:szCs w:val="24"/>
                  <w:lang w:eastAsia="vi-VN"/>
                </w:rPr>
                <w:t>N</w:t>
              </w:r>
            </w:ins>
          </w:p>
        </w:tc>
      </w:tr>
      <w:tr w:rsidR="00F868EA" w:rsidRPr="0052167B" w14:paraId="10A46D7C" w14:textId="77777777" w:rsidTr="000A2F3A">
        <w:trPr>
          <w:trHeight w:val="276"/>
          <w:ins w:id="14405" w:author="Phuong Truong Thi" w:date="2024-10-16T01:01:00Z"/>
        </w:trPr>
        <w:tc>
          <w:tcPr>
            <w:tcW w:w="670" w:type="dxa"/>
            <w:shd w:val="clear" w:color="auto" w:fill="auto"/>
            <w:vAlign w:val="center"/>
          </w:tcPr>
          <w:p w14:paraId="46583E89" w14:textId="77777777" w:rsidR="00F868EA" w:rsidRPr="0052167B" w:rsidRDefault="00F868EA" w:rsidP="00817E47">
            <w:pPr>
              <w:pStyle w:val="ListParagraph"/>
              <w:numPr>
                <w:ilvl w:val="0"/>
                <w:numId w:val="68"/>
              </w:numPr>
              <w:spacing w:before="0" w:line="240" w:lineRule="auto"/>
              <w:contextualSpacing w:val="0"/>
              <w:jc w:val="left"/>
              <w:rPr>
                <w:ins w:id="14406" w:author="Phuong Truong Thi" w:date="2024-10-16T01:01:00Z"/>
                <w:rFonts w:eastAsia="Times New Roman"/>
                <w:szCs w:val="24"/>
                <w:lang w:val="vi-VN" w:eastAsia="vi-VN"/>
              </w:rPr>
            </w:pPr>
          </w:p>
        </w:tc>
        <w:tc>
          <w:tcPr>
            <w:tcW w:w="2097" w:type="dxa"/>
            <w:shd w:val="clear" w:color="auto" w:fill="auto"/>
            <w:vAlign w:val="center"/>
          </w:tcPr>
          <w:p w14:paraId="4263EB21" w14:textId="77777777" w:rsidR="00F868EA" w:rsidRPr="0052167B" w:rsidRDefault="00F868EA" w:rsidP="00817E47">
            <w:pPr>
              <w:spacing w:before="0" w:line="240" w:lineRule="auto"/>
              <w:contextualSpacing w:val="0"/>
              <w:rPr>
                <w:ins w:id="14407" w:author="Phuong Truong Thi" w:date="2024-10-16T01:01:00Z"/>
                <w:rFonts w:ascii="Times New Roman" w:hAnsi="Times New Roman"/>
                <w:sz w:val="24"/>
                <w:szCs w:val="24"/>
              </w:rPr>
            </w:pPr>
            <w:commentRangeStart w:id="14408"/>
            <w:commentRangeStart w:id="14409"/>
            <w:commentRangeStart w:id="14410"/>
            <w:ins w:id="14411" w:author="Phuong Truong Thi" w:date="2024-10-16T01:01:00Z">
              <w:r w:rsidRPr="0052167B">
                <w:rPr>
                  <w:rFonts w:ascii="Times New Roman" w:hAnsi="Times New Roman"/>
                  <w:color w:val="000000"/>
                  <w:sz w:val="24"/>
                  <w:szCs w:val="24"/>
                </w:rPr>
                <w:t>Ngày gắn Dao CBBH</w:t>
              </w:r>
            </w:ins>
            <w:commentRangeEnd w:id="14408"/>
            <w:r w:rsidR="00C041CE">
              <w:rPr>
                <w:rStyle w:val="CommentReference"/>
                <w:lang w:val="x-none" w:eastAsia="x-none"/>
              </w:rPr>
              <w:commentReference w:id="14408"/>
            </w:r>
            <w:commentRangeEnd w:id="14409"/>
            <w:r w:rsidR="0068028E">
              <w:rPr>
                <w:rStyle w:val="CommentReference"/>
                <w:lang w:val="x-none" w:eastAsia="x-none"/>
              </w:rPr>
              <w:commentReference w:id="14409"/>
            </w:r>
            <w:commentRangeEnd w:id="14410"/>
            <w:r w:rsidR="00AE5A0A">
              <w:rPr>
                <w:rStyle w:val="CommentReference"/>
                <w:lang w:val="x-none" w:eastAsia="x-none"/>
              </w:rPr>
              <w:commentReference w:id="14410"/>
            </w:r>
          </w:p>
        </w:tc>
        <w:tc>
          <w:tcPr>
            <w:tcW w:w="2230" w:type="dxa"/>
            <w:vAlign w:val="center"/>
          </w:tcPr>
          <w:p w14:paraId="0E403745" w14:textId="77777777" w:rsidR="00F868EA" w:rsidRPr="0052167B" w:rsidRDefault="00F868EA" w:rsidP="00817E47">
            <w:pPr>
              <w:spacing w:before="0" w:line="240" w:lineRule="auto"/>
              <w:contextualSpacing w:val="0"/>
              <w:rPr>
                <w:ins w:id="14412" w:author="Phuong Truong Thi" w:date="2024-10-16T01:01:00Z"/>
                <w:rFonts w:ascii="Times New Roman" w:eastAsia="Times New Roman" w:hAnsi="Times New Roman"/>
                <w:sz w:val="24"/>
                <w:szCs w:val="24"/>
                <w:lang w:eastAsia="vi-VN"/>
              </w:rPr>
            </w:pPr>
            <w:ins w:id="14413" w:author="Phuong Truong Thi" w:date="2024-10-16T01:01:00Z">
              <w:r w:rsidRPr="0052167B">
                <w:rPr>
                  <w:rFonts w:ascii="Times New Roman" w:hAnsi="Times New Roman"/>
                  <w:color w:val="000000"/>
                  <w:sz w:val="24"/>
                  <w:szCs w:val="24"/>
                </w:rPr>
                <w:t>Ngày gắn DAO quản lý cho CBBH</w:t>
              </w:r>
            </w:ins>
          </w:p>
        </w:tc>
        <w:tc>
          <w:tcPr>
            <w:tcW w:w="963" w:type="dxa"/>
          </w:tcPr>
          <w:p w14:paraId="50950338" w14:textId="77777777" w:rsidR="00F868EA" w:rsidRPr="0052167B" w:rsidRDefault="00F868EA" w:rsidP="00817E47">
            <w:pPr>
              <w:spacing w:before="0" w:line="240" w:lineRule="auto"/>
              <w:contextualSpacing w:val="0"/>
              <w:rPr>
                <w:ins w:id="14414" w:author="Phuong Truong Thi" w:date="2024-10-16T01:01:00Z"/>
                <w:rFonts w:ascii="Times New Roman" w:eastAsia="Times New Roman" w:hAnsi="Times New Roman"/>
                <w:sz w:val="24"/>
                <w:szCs w:val="24"/>
                <w:lang w:eastAsia="vi-VN"/>
              </w:rPr>
            </w:pPr>
            <w:ins w:id="14415" w:author="Phuong Truong Thi" w:date="2024-10-16T01:01:00Z">
              <w:r w:rsidRPr="00451E92">
                <w:rPr>
                  <w:rFonts w:ascii="Times New Roman" w:hAnsi="Times New Roman"/>
                  <w:color w:val="000000"/>
                  <w:sz w:val="24"/>
                  <w:szCs w:val="24"/>
                  <w:lang w:val="vi-VN"/>
                </w:rPr>
                <w:t>EZ/T24</w:t>
              </w:r>
            </w:ins>
          </w:p>
        </w:tc>
        <w:tc>
          <w:tcPr>
            <w:tcW w:w="1330" w:type="dxa"/>
          </w:tcPr>
          <w:p w14:paraId="7FA95B2C" w14:textId="11E2C437" w:rsidR="00F868EA" w:rsidRPr="0052167B" w:rsidRDefault="0068028E" w:rsidP="00817E47">
            <w:pPr>
              <w:spacing w:before="0" w:line="240" w:lineRule="auto"/>
              <w:contextualSpacing w:val="0"/>
              <w:rPr>
                <w:ins w:id="14416"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Date</w:t>
            </w:r>
          </w:p>
        </w:tc>
        <w:tc>
          <w:tcPr>
            <w:tcW w:w="970" w:type="dxa"/>
            <w:shd w:val="clear" w:color="auto" w:fill="auto"/>
            <w:noWrap/>
            <w:vAlign w:val="center"/>
          </w:tcPr>
          <w:p w14:paraId="1F1BB367" w14:textId="77777777" w:rsidR="00F868EA" w:rsidRPr="0052167B" w:rsidRDefault="00F868EA" w:rsidP="00817E47">
            <w:pPr>
              <w:spacing w:before="0" w:line="240" w:lineRule="auto"/>
              <w:contextualSpacing w:val="0"/>
              <w:rPr>
                <w:ins w:id="14417" w:author="Phuong Truong Thi" w:date="2024-10-16T01:01:00Z"/>
                <w:rFonts w:ascii="Times New Roman" w:eastAsia="Times New Roman" w:hAnsi="Times New Roman"/>
                <w:sz w:val="24"/>
                <w:szCs w:val="24"/>
                <w:lang w:val="vi-VN" w:eastAsia="vi-VN"/>
              </w:rPr>
            </w:pPr>
          </w:p>
        </w:tc>
        <w:tc>
          <w:tcPr>
            <w:tcW w:w="1134" w:type="dxa"/>
          </w:tcPr>
          <w:p w14:paraId="04BE392F" w14:textId="77777777" w:rsidR="00F868EA" w:rsidRPr="0052167B" w:rsidRDefault="00F868EA" w:rsidP="00817E47">
            <w:pPr>
              <w:spacing w:before="0" w:line="240" w:lineRule="auto"/>
              <w:contextualSpacing w:val="0"/>
              <w:jc w:val="center"/>
              <w:rPr>
                <w:ins w:id="14418" w:author="Phuong Truong Thi" w:date="2024-10-16T01:01:00Z"/>
                <w:rFonts w:ascii="Times New Roman" w:eastAsia="Times New Roman" w:hAnsi="Times New Roman"/>
                <w:sz w:val="24"/>
                <w:szCs w:val="24"/>
                <w:lang w:val="vi-VN" w:eastAsia="vi-VN"/>
              </w:rPr>
            </w:pPr>
            <w:ins w:id="14419" w:author="Phuong Truong Thi" w:date="2024-10-16T01:01:00Z">
              <w:r w:rsidRPr="0052167B">
                <w:rPr>
                  <w:rFonts w:ascii="Times New Roman" w:eastAsia="Times New Roman" w:hAnsi="Times New Roman"/>
                  <w:sz w:val="24"/>
                  <w:szCs w:val="24"/>
                  <w:lang w:eastAsia="vi-VN"/>
                </w:rPr>
                <w:t>N</w:t>
              </w:r>
            </w:ins>
          </w:p>
        </w:tc>
      </w:tr>
      <w:tr w:rsidR="00F868EA" w:rsidRPr="0052167B" w14:paraId="373512A0" w14:textId="77777777" w:rsidTr="000A2F3A">
        <w:trPr>
          <w:trHeight w:val="276"/>
          <w:ins w:id="14420" w:author="Phuong Truong Thi" w:date="2024-10-16T01:01:00Z"/>
        </w:trPr>
        <w:tc>
          <w:tcPr>
            <w:tcW w:w="670" w:type="dxa"/>
            <w:shd w:val="clear" w:color="auto" w:fill="auto"/>
            <w:vAlign w:val="center"/>
          </w:tcPr>
          <w:p w14:paraId="0F08E460" w14:textId="77777777" w:rsidR="00F868EA" w:rsidRPr="0052167B" w:rsidRDefault="00F868EA" w:rsidP="00817E47">
            <w:pPr>
              <w:pStyle w:val="ListParagraph"/>
              <w:numPr>
                <w:ilvl w:val="0"/>
                <w:numId w:val="68"/>
              </w:numPr>
              <w:spacing w:before="0" w:line="240" w:lineRule="auto"/>
              <w:contextualSpacing w:val="0"/>
              <w:jc w:val="left"/>
              <w:rPr>
                <w:ins w:id="14421" w:author="Phuong Truong Thi" w:date="2024-10-16T01:01:00Z"/>
                <w:rFonts w:eastAsia="Times New Roman"/>
                <w:szCs w:val="24"/>
                <w:lang w:val="vi-VN" w:eastAsia="vi-VN"/>
              </w:rPr>
            </w:pPr>
          </w:p>
        </w:tc>
        <w:tc>
          <w:tcPr>
            <w:tcW w:w="2097" w:type="dxa"/>
            <w:shd w:val="clear" w:color="auto" w:fill="auto"/>
            <w:vAlign w:val="center"/>
          </w:tcPr>
          <w:p w14:paraId="632DDE6F" w14:textId="77777777" w:rsidR="00F868EA" w:rsidRPr="00B66378" w:rsidRDefault="00F868EA" w:rsidP="00817E47">
            <w:pPr>
              <w:spacing w:before="0" w:line="240" w:lineRule="auto"/>
              <w:contextualSpacing w:val="0"/>
              <w:rPr>
                <w:ins w:id="14422" w:author="Phuong Truong Thi" w:date="2024-10-16T01:01:00Z"/>
                <w:rFonts w:ascii="Times New Roman" w:hAnsi="Times New Roman"/>
                <w:sz w:val="24"/>
                <w:szCs w:val="24"/>
                <w:lang w:val="vi-VN"/>
              </w:rPr>
            </w:pPr>
            <w:ins w:id="14423" w:author="Phuong Truong Thi" w:date="2024-10-16T01:01:00Z">
              <w:r w:rsidRPr="00B66378">
                <w:rPr>
                  <w:rFonts w:ascii="Times New Roman" w:hAnsi="Times New Roman"/>
                  <w:color w:val="000000"/>
                  <w:sz w:val="24"/>
                  <w:szCs w:val="24"/>
                  <w:lang w:val="vi-VN"/>
                </w:rPr>
                <w:t>Mã DAO CBBH tháng trước</w:t>
              </w:r>
            </w:ins>
          </w:p>
        </w:tc>
        <w:tc>
          <w:tcPr>
            <w:tcW w:w="2230" w:type="dxa"/>
            <w:vAlign w:val="center"/>
          </w:tcPr>
          <w:p w14:paraId="71BB44ED" w14:textId="77777777" w:rsidR="00F868EA" w:rsidRPr="00B66378" w:rsidRDefault="00F868EA" w:rsidP="00817E47">
            <w:pPr>
              <w:spacing w:before="0" w:line="240" w:lineRule="auto"/>
              <w:contextualSpacing w:val="0"/>
              <w:rPr>
                <w:ins w:id="14424" w:author="Phuong Truong Thi" w:date="2024-10-16T01:01:00Z"/>
                <w:rFonts w:ascii="Times New Roman" w:eastAsia="Times New Roman" w:hAnsi="Times New Roman"/>
                <w:color w:val="000000"/>
                <w:sz w:val="24"/>
                <w:szCs w:val="24"/>
                <w:lang w:val="vi-VN" w:eastAsia="vi-VN"/>
              </w:rPr>
            </w:pPr>
            <w:ins w:id="14425" w:author="Phuong Truong Thi" w:date="2024-10-16T01:01:00Z">
              <w:r w:rsidRPr="00B66378">
                <w:rPr>
                  <w:rFonts w:ascii="Times New Roman" w:hAnsi="Times New Roman"/>
                  <w:color w:val="000000"/>
                  <w:sz w:val="24"/>
                  <w:szCs w:val="24"/>
                  <w:lang w:val="vi-VN"/>
                </w:rPr>
                <w:t>Mã DAO CBBH phụ trách KH tháng trước</w:t>
              </w:r>
            </w:ins>
          </w:p>
        </w:tc>
        <w:tc>
          <w:tcPr>
            <w:tcW w:w="963" w:type="dxa"/>
          </w:tcPr>
          <w:p w14:paraId="38503AEC" w14:textId="77777777" w:rsidR="00F868EA" w:rsidRPr="0052167B" w:rsidRDefault="00F868EA" w:rsidP="00817E47">
            <w:pPr>
              <w:spacing w:before="0" w:line="240" w:lineRule="auto"/>
              <w:contextualSpacing w:val="0"/>
              <w:rPr>
                <w:ins w:id="14426" w:author="Phuong Truong Thi" w:date="2024-10-16T01:01:00Z"/>
                <w:rFonts w:ascii="Times New Roman" w:eastAsia="Times New Roman" w:hAnsi="Times New Roman"/>
                <w:color w:val="000000"/>
                <w:sz w:val="24"/>
                <w:szCs w:val="24"/>
                <w:lang w:eastAsia="vi-VN"/>
              </w:rPr>
            </w:pPr>
            <w:ins w:id="14427" w:author="Phuong Truong Thi" w:date="2024-10-16T01:01:00Z">
              <w:r w:rsidRPr="00451E92">
                <w:rPr>
                  <w:rFonts w:ascii="Times New Roman" w:hAnsi="Times New Roman"/>
                  <w:color w:val="000000"/>
                  <w:sz w:val="24"/>
                  <w:szCs w:val="24"/>
                  <w:lang w:val="vi-VN"/>
                </w:rPr>
                <w:t>EZ/T24</w:t>
              </w:r>
            </w:ins>
          </w:p>
        </w:tc>
        <w:tc>
          <w:tcPr>
            <w:tcW w:w="1330" w:type="dxa"/>
          </w:tcPr>
          <w:p w14:paraId="78F14F44" w14:textId="0541BAD2" w:rsidR="00F868EA" w:rsidRPr="0052167B" w:rsidRDefault="00525739" w:rsidP="00817E47">
            <w:pPr>
              <w:spacing w:before="0" w:line="240" w:lineRule="auto"/>
              <w:contextualSpacing w:val="0"/>
              <w:rPr>
                <w:ins w:id="14428"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5C7AD43E" w14:textId="77777777" w:rsidR="00F868EA" w:rsidRPr="0052167B" w:rsidRDefault="00F868EA" w:rsidP="00817E47">
            <w:pPr>
              <w:spacing w:before="0" w:line="240" w:lineRule="auto"/>
              <w:contextualSpacing w:val="0"/>
              <w:rPr>
                <w:ins w:id="14429" w:author="Phuong Truong Thi" w:date="2024-10-16T01:01:00Z"/>
                <w:rFonts w:ascii="Times New Roman" w:eastAsia="Times New Roman" w:hAnsi="Times New Roman"/>
                <w:sz w:val="24"/>
                <w:szCs w:val="24"/>
                <w:lang w:val="vi-VN" w:eastAsia="vi-VN"/>
              </w:rPr>
            </w:pPr>
          </w:p>
        </w:tc>
        <w:tc>
          <w:tcPr>
            <w:tcW w:w="1134" w:type="dxa"/>
          </w:tcPr>
          <w:p w14:paraId="6F2D4821" w14:textId="77777777" w:rsidR="00F868EA" w:rsidRPr="0052167B" w:rsidRDefault="00F868EA" w:rsidP="00817E47">
            <w:pPr>
              <w:spacing w:before="0" w:line="240" w:lineRule="auto"/>
              <w:contextualSpacing w:val="0"/>
              <w:jc w:val="center"/>
              <w:rPr>
                <w:ins w:id="14430" w:author="Phuong Truong Thi" w:date="2024-10-16T01:01:00Z"/>
                <w:rFonts w:ascii="Times New Roman" w:eastAsia="Times New Roman" w:hAnsi="Times New Roman"/>
                <w:sz w:val="24"/>
                <w:szCs w:val="24"/>
                <w:lang w:val="vi-VN" w:eastAsia="vi-VN"/>
              </w:rPr>
            </w:pPr>
            <w:ins w:id="14431" w:author="Phuong Truong Thi" w:date="2024-10-16T01:01:00Z">
              <w:r w:rsidRPr="0052167B">
                <w:rPr>
                  <w:rFonts w:ascii="Times New Roman" w:eastAsia="Times New Roman" w:hAnsi="Times New Roman"/>
                  <w:sz w:val="24"/>
                  <w:szCs w:val="24"/>
                  <w:lang w:eastAsia="vi-VN"/>
                </w:rPr>
                <w:t>N</w:t>
              </w:r>
            </w:ins>
          </w:p>
        </w:tc>
      </w:tr>
      <w:tr w:rsidR="0068028E" w:rsidRPr="0052167B" w14:paraId="588135DC" w14:textId="77777777" w:rsidTr="00941F76">
        <w:trPr>
          <w:trHeight w:val="276"/>
          <w:ins w:id="14432" w:author="Phuong Truong Thi" w:date="2024-10-16T01:01:00Z"/>
        </w:trPr>
        <w:tc>
          <w:tcPr>
            <w:tcW w:w="9394" w:type="dxa"/>
            <w:gridSpan w:val="7"/>
          </w:tcPr>
          <w:p w14:paraId="60A94321" w14:textId="77777777" w:rsidR="0068028E" w:rsidRPr="0052167B" w:rsidRDefault="0068028E" w:rsidP="00817E47">
            <w:pPr>
              <w:spacing w:before="0" w:line="240" w:lineRule="auto"/>
              <w:contextualSpacing w:val="0"/>
              <w:jc w:val="left"/>
              <w:rPr>
                <w:ins w:id="14433" w:author="Phuong Truong Thi" w:date="2024-10-16T01:01:00Z"/>
                <w:rFonts w:ascii="Times New Roman" w:eastAsia="Times New Roman" w:hAnsi="Times New Roman"/>
                <w:sz w:val="24"/>
                <w:szCs w:val="24"/>
                <w:lang w:eastAsia="vi-VN"/>
              </w:rPr>
            </w:pPr>
            <w:ins w:id="14434" w:author="Phuong Truong Thi" w:date="2024-10-16T01:01:00Z">
              <w:r w:rsidRPr="0052167B">
                <w:rPr>
                  <w:rFonts w:ascii="Times New Roman" w:eastAsia="Times New Roman" w:hAnsi="Times New Roman"/>
                  <w:sz w:val="24"/>
                  <w:szCs w:val="24"/>
                  <w:lang w:eastAsia="vi-VN"/>
                </w:rPr>
                <w:t>Thông tin phân khúc</w:t>
              </w:r>
            </w:ins>
          </w:p>
        </w:tc>
      </w:tr>
      <w:tr w:rsidR="00F868EA" w:rsidRPr="0052167B" w14:paraId="731FD719" w14:textId="77777777" w:rsidTr="000A2F3A">
        <w:trPr>
          <w:trHeight w:val="276"/>
          <w:ins w:id="14435" w:author="Phuong Truong Thi" w:date="2024-10-16T01:01:00Z"/>
        </w:trPr>
        <w:tc>
          <w:tcPr>
            <w:tcW w:w="670" w:type="dxa"/>
            <w:shd w:val="clear" w:color="auto" w:fill="auto"/>
            <w:vAlign w:val="center"/>
          </w:tcPr>
          <w:p w14:paraId="6FFC0FD6" w14:textId="77777777" w:rsidR="00F868EA" w:rsidRPr="0052167B" w:rsidRDefault="00F868EA" w:rsidP="00817E47">
            <w:pPr>
              <w:pStyle w:val="ListParagraph"/>
              <w:numPr>
                <w:ilvl w:val="0"/>
                <w:numId w:val="68"/>
              </w:numPr>
              <w:spacing w:before="0" w:line="240" w:lineRule="auto"/>
              <w:contextualSpacing w:val="0"/>
              <w:jc w:val="left"/>
              <w:rPr>
                <w:ins w:id="14436" w:author="Phuong Truong Thi" w:date="2024-10-16T01:01:00Z"/>
                <w:rFonts w:eastAsia="Times New Roman"/>
                <w:szCs w:val="24"/>
                <w:lang w:val="vi-VN" w:eastAsia="vi-VN"/>
              </w:rPr>
            </w:pPr>
          </w:p>
        </w:tc>
        <w:tc>
          <w:tcPr>
            <w:tcW w:w="2097" w:type="dxa"/>
            <w:shd w:val="clear" w:color="auto" w:fill="auto"/>
            <w:vAlign w:val="center"/>
          </w:tcPr>
          <w:p w14:paraId="33F8798E" w14:textId="77777777" w:rsidR="00F868EA" w:rsidRPr="0052167B" w:rsidRDefault="00F868EA" w:rsidP="00817E47">
            <w:pPr>
              <w:spacing w:before="0" w:line="240" w:lineRule="auto"/>
              <w:contextualSpacing w:val="0"/>
              <w:rPr>
                <w:ins w:id="14437" w:author="Phuong Truong Thi" w:date="2024-10-16T01:01:00Z"/>
                <w:rFonts w:ascii="Times New Roman" w:hAnsi="Times New Roman"/>
                <w:color w:val="000000"/>
                <w:sz w:val="24"/>
                <w:szCs w:val="24"/>
              </w:rPr>
            </w:pPr>
            <w:ins w:id="14438" w:author="Phuong Truong Thi" w:date="2024-10-16T01:01:00Z">
              <w:r w:rsidRPr="0052167B">
                <w:rPr>
                  <w:rFonts w:ascii="Times New Roman" w:hAnsi="Times New Roman"/>
                  <w:color w:val="000000"/>
                  <w:sz w:val="24"/>
                  <w:szCs w:val="24"/>
                </w:rPr>
                <w:t>Phân khúc</w:t>
              </w:r>
            </w:ins>
          </w:p>
        </w:tc>
        <w:tc>
          <w:tcPr>
            <w:tcW w:w="2230" w:type="dxa"/>
            <w:vAlign w:val="center"/>
          </w:tcPr>
          <w:p w14:paraId="5E5C1D51" w14:textId="698671D7" w:rsidR="00F868EA" w:rsidRPr="0052167B" w:rsidRDefault="00F868EA" w:rsidP="00817E47">
            <w:pPr>
              <w:spacing w:before="0" w:line="240" w:lineRule="auto"/>
              <w:contextualSpacing w:val="0"/>
              <w:rPr>
                <w:ins w:id="14439" w:author="Phuong Truong Thi" w:date="2024-10-16T01:01:00Z"/>
                <w:rFonts w:ascii="Times New Roman" w:eastAsia="Times New Roman" w:hAnsi="Times New Roman"/>
                <w:color w:val="000000"/>
                <w:sz w:val="24"/>
                <w:szCs w:val="24"/>
                <w:lang w:eastAsia="vi-VN"/>
              </w:rPr>
            </w:pPr>
            <w:ins w:id="14440" w:author="Phuong Truong Thi" w:date="2024-10-16T01:01:00Z">
              <w:r w:rsidRPr="0052167B">
                <w:rPr>
                  <w:rFonts w:ascii="Times New Roman" w:hAnsi="Times New Roman"/>
                  <w:color w:val="000000"/>
                  <w:sz w:val="24"/>
                  <w:szCs w:val="24"/>
                </w:rPr>
                <w:t>Phân khúc khách hàng: AF/MAF/</w:t>
              </w:r>
            </w:ins>
            <w:ins w:id="14441" w:author="Phuong Truong Thi" w:date="2024-12-04T01:30:00Z">
              <w:r w:rsidR="00294BE6">
                <w:rPr>
                  <w:rFonts w:ascii="Times New Roman" w:hAnsi="Times New Roman"/>
                  <w:color w:val="000000"/>
                  <w:sz w:val="24"/>
                  <w:szCs w:val="24"/>
                </w:rPr>
                <w:t>Mass</w:t>
              </w:r>
            </w:ins>
            <w:ins w:id="14442" w:author="Phuong Truong Thi" w:date="2024-10-16T01:01:00Z">
              <w:r w:rsidRPr="0052167B">
                <w:rPr>
                  <w:rFonts w:ascii="Times New Roman" w:hAnsi="Times New Roman"/>
                  <w:color w:val="000000"/>
                  <w:sz w:val="24"/>
                  <w:szCs w:val="24"/>
                </w:rPr>
                <w:t>…</w:t>
              </w:r>
            </w:ins>
          </w:p>
        </w:tc>
        <w:tc>
          <w:tcPr>
            <w:tcW w:w="963" w:type="dxa"/>
          </w:tcPr>
          <w:p w14:paraId="0EDD9960" w14:textId="77777777" w:rsidR="00F868EA" w:rsidRPr="0052167B" w:rsidRDefault="00F868EA" w:rsidP="00817E47">
            <w:pPr>
              <w:spacing w:before="0" w:line="240" w:lineRule="auto"/>
              <w:contextualSpacing w:val="0"/>
              <w:rPr>
                <w:ins w:id="14443" w:author="Phuong Truong Thi" w:date="2024-10-16T01:01:00Z"/>
                <w:rFonts w:ascii="Times New Roman" w:eastAsia="Times New Roman" w:hAnsi="Times New Roman"/>
                <w:color w:val="000000"/>
                <w:sz w:val="24"/>
                <w:szCs w:val="24"/>
                <w:lang w:eastAsia="vi-VN"/>
              </w:rPr>
            </w:pPr>
            <w:ins w:id="14444" w:author="Phuong Truong Thi" w:date="2024-10-16T01:01:00Z">
              <w:r w:rsidRPr="00451E92">
                <w:rPr>
                  <w:rFonts w:ascii="Times New Roman" w:hAnsi="Times New Roman"/>
                  <w:color w:val="000000"/>
                  <w:sz w:val="24"/>
                  <w:szCs w:val="24"/>
                  <w:lang w:val="vi-VN"/>
                </w:rPr>
                <w:t>EZ/T24</w:t>
              </w:r>
            </w:ins>
          </w:p>
        </w:tc>
        <w:tc>
          <w:tcPr>
            <w:tcW w:w="1330" w:type="dxa"/>
          </w:tcPr>
          <w:p w14:paraId="6651AF65" w14:textId="42700EB5" w:rsidR="00F868EA" w:rsidRPr="0052167B" w:rsidRDefault="00794D8C" w:rsidP="00817E47">
            <w:pPr>
              <w:spacing w:before="0" w:line="240" w:lineRule="auto"/>
              <w:contextualSpacing w:val="0"/>
              <w:rPr>
                <w:ins w:id="14445" w:author="Phuong Truong Thi" w:date="2024-10-16T01:01:00Z"/>
                <w:rFonts w:ascii="Times New Roman" w:eastAsia="Times New Roman" w:hAnsi="Times New Roman"/>
                <w:sz w:val="24"/>
                <w:szCs w:val="24"/>
                <w:lang w:eastAsia="vi-VN"/>
              </w:rPr>
            </w:pPr>
            <w:ins w:id="14446" w:author="Phuong Truong Thi" w:date="2024-12-07T00:34:00Z">
              <w:r>
                <w:rPr>
                  <w:rFonts w:ascii="Times New Roman" w:eastAsia="Times New Roman" w:hAnsi="Times New Roman"/>
                  <w:sz w:val="24"/>
                  <w:szCs w:val="24"/>
                  <w:lang w:eastAsia="vi-VN"/>
                </w:rPr>
                <w:t>Picklist</w:t>
              </w:r>
            </w:ins>
            <w:del w:id="14447" w:author="Phuong Truong Thi" w:date="2024-12-07T00:34:00Z">
              <w:r w:rsidR="00525739" w:rsidDel="00794D8C">
                <w:rPr>
                  <w:rFonts w:ascii="Times New Roman" w:eastAsia="Times New Roman" w:hAnsi="Times New Roman"/>
                  <w:color w:val="000000"/>
                  <w:sz w:val="24"/>
                  <w:szCs w:val="24"/>
                  <w:lang w:eastAsia="vi-VN"/>
                </w:rPr>
                <w:delText>Text (255)</w:delText>
              </w:r>
            </w:del>
          </w:p>
        </w:tc>
        <w:tc>
          <w:tcPr>
            <w:tcW w:w="970" w:type="dxa"/>
            <w:shd w:val="clear" w:color="auto" w:fill="auto"/>
            <w:noWrap/>
            <w:vAlign w:val="center"/>
          </w:tcPr>
          <w:p w14:paraId="66C2A662" w14:textId="77777777" w:rsidR="00F868EA" w:rsidRPr="0052167B" w:rsidRDefault="00F868EA" w:rsidP="00817E47">
            <w:pPr>
              <w:spacing w:before="0" w:line="240" w:lineRule="auto"/>
              <w:contextualSpacing w:val="0"/>
              <w:rPr>
                <w:ins w:id="14448" w:author="Phuong Truong Thi" w:date="2024-10-16T01:01:00Z"/>
                <w:rFonts w:ascii="Times New Roman" w:eastAsia="Times New Roman" w:hAnsi="Times New Roman"/>
                <w:sz w:val="24"/>
                <w:szCs w:val="24"/>
                <w:lang w:eastAsia="vi-VN"/>
              </w:rPr>
            </w:pPr>
            <w:ins w:id="14449" w:author="Phuong Truong Thi" w:date="2024-10-16T01:01:00Z">
              <w:r w:rsidRPr="0052167B">
                <w:rPr>
                  <w:rFonts w:ascii="Times New Roman" w:eastAsia="Times New Roman" w:hAnsi="Times New Roman"/>
                  <w:sz w:val="24"/>
                  <w:szCs w:val="24"/>
                  <w:lang w:eastAsia="vi-VN"/>
                </w:rPr>
                <w:t>DM_SEGMENT</w:t>
              </w:r>
            </w:ins>
          </w:p>
          <w:p w14:paraId="5475DEA2" w14:textId="77777777" w:rsidR="00F868EA" w:rsidRPr="0052167B" w:rsidRDefault="00F868EA" w:rsidP="00817E47">
            <w:pPr>
              <w:spacing w:before="0" w:line="240" w:lineRule="auto"/>
              <w:contextualSpacing w:val="0"/>
              <w:rPr>
                <w:ins w:id="14450" w:author="Phuong Truong Thi" w:date="2024-10-16T01:01:00Z"/>
                <w:rFonts w:ascii="Times New Roman" w:eastAsia="Times New Roman" w:hAnsi="Times New Roman"/>
                <w:sz w:val="24"/>
                <w:szCs w:val="24"/>
                <w:lang w:eastAsia="vi-VN"/>
              </w:rPr>
            </w:pPr>
          </w:p>
        </w:tc>
        <w:tc>
          <w:tcPr>
            <w:tcW w:w="1134" w:type="dxa"/>
          </w:tcPr>
          <w:p w14:paraId="48EACF4F" w14:textId="77777777" w:rsidR="00F868EA" w:rsidRPr="0052167B" w:rsidRDefault="00F868EA" w:rsidP="00817E47">
            <w:pPr>
              <w:spacing w:before="0" w:line="240" w:lineRule="auto"/>
              <w:contextualSpacing w:val="0"/>
              <w:jc w:val="center"/>
              <w:rPr>
                <w:ins w:id="14451" w:author="Phuong Truong Thi" w:date="2024-10-16T01:01:00Z"/>
                <w:rFonts w:ascii="Times New Roman" w:eastAsia="Times New Roman" w:hAnsi="Times New Roman"/>
                <w:sz w:val="24"/>
                <w:szCs w:val="24"/>
                <w:lang w:eastAsia="vi-VN"/>
              </w:rPr>
            </w:pPr>
            <w:ins w:id="14452" w:author="Phuong Truong Thi" w:date="2024-10-16T01:01:00Z">
              <w:r w:rsidRPr="0052167B">
                <w:rPr>
                  <w:rFonts w:ascii="Times New Roman" w:eastAsia="Times New Roman" w:hAnsi="Times New Roman"/>
                  <w:sz w:val="24"/>
                  <w:szCs w:val="24"/>
                  <w:lang w:eastAsia="vi-VN"/>
                </w:rPr>
                <w:lastRenderedPageBreak/>
                <w:t>N</w:t>
              </w:r>
            </w:ins>
          </w:p>
        </w:tc>
      </w:tr>
      <w:tr w:rsidR="00F868EA" w:rsidRPr="0052167B" w14:paraId="3BB1C824" w14:textId="77777777" w:rsidTr="000A2F3A">
        <w:trPr>
          <w:trHeight w:val="276"/>
          <w:ins w:id="14453" w:author="Phuong Truong Thi" w:date="2024-10-16T01:01:00Z"/>
        </w:trPr>
        <w:tc>
          <w:tcPr>
            <w:tcW w:w="670" w:type="dxa"/>
            <w:shd w:val="clear" w:color="auto" w:fill="auto"/>
            <w:vAlign w:val="center"/>
          </w:tcPr>
          <w:p w14:paraId="278BCC46" w14:textId="77777777" w:rsidR="00F868EA" w:rsidRPr="0052167B" w:rsidRDefault="00F868EA" w:rsidP="00817E47">
            <w:pPr>
              <w:pStyle w:val="ListParagraph"/>
              <w:numPr>
                <w:ilvl w:val="0"/>
                <w:numId w:val="68"/>
              </w:numPr>
              <w:spacing w:before="0" w:line="240" w:lineRule="auto"/>
              <w:contextualSpacing w:val="0"/>
              <w:jc w:val="left"/>
              <w:rPr>
                <w:ins w:id="14454" w:author="Phuong Truong Thi" w:date="2024-10-16T01:01:00Z"/>
                <w:rFonts w:eastAsia="Times New Roman"/>
                <w:szCs w:val="24"/>
                <w:lang w:val="vi-VN" w:eastAsia="vi-VN"/>
              </w:rPr>
            </w:pPr>
          </w:p>
        </w:tc>
        <w:tc>
          <w:tcPr>
            <w:tcW w:w="2097" w:type="dxa"/>
            <w:shd w:val="clear" w:color="auto" w:fill="auto"/>
            <w:vAlign w:val="center"/>
          </w:tcPr>
          <w:p w14:paraId="39286C60" w14:textId="77777777" w:rsidR="00F868EA" w:rsidRPr="0052167B" w:rsidRDefault="00F868EA" w:rsidP="00817E47">
            <w:pPr>
              <w:spacing w:before="0" w:line="240" w:lineRule="auto"/>
              <w:contextualSpacing w:val="0"/>
              <w:rPr>
                <w:ins w:id="14455" w:author="Phuong Truong Thi" w:date="2024-10-16T01:01:00Z"/>
                <w:rFonts w:ascii="Times New Roman" w:hAnsi="Times New Roman"/>
                <w:color w:val="000000"/>
                <w:sz w:val="24"/>
                <w:szCs w:val="24"/>
              </w:rPr>
            </w:pPr>
            <w:ins w:id="14456" w:author="Phuong Truong Thi" w:date="2024-10-16T01:01:00Z">
              <w:r w:rsidRPr="0052167B">
                <w:rPr>
                  <w:rFonts w:ascii="Times New Roman" w:hAnsi="Times New Roman"/>
                  <w:color w:val="000000"/>
                  <w:sz w:val="24"/>
                  <w:szCs w:val="24"/>
                </w:rPr>
                <w:t>Phân hạng</w:t>
              </w:r>
            </w:ins>
          </w:p>
        </w:tc>
        <w:tc>
          <w:tcPr>
            <w:tcW w:w="2230" w:type="dxa"/>
            <w:vAlign w:val="center"/>
          </w:tcPr>
          <w:p w14:paraId="5ED27BA2" w14:textId="77777777" w:rsidR="00F868EA" w:rsidRPr="0052167B" w:rsidRDefault="00F868EA" w:rsidP="00817E47">
            <w:pPr>
              <w:spacing w:before="0" w:line="240" w:lineRule="auto"/>
              <w:contextualSpacing w:val="0"/>
              <w:rPr>
                <w:ins w:id="14457" w:author="Phuong Truong Thi" w:date="2024-10-16T01:01:00Z"/>
                <w:rFonts w:ascii="Times New Roman" w:eastAsia="Times New Roman" w:hAnsi="Times New Roman"/>
                <w:color w:val="000000"/>
                <w:sz w:val="24"/>
                <w:szCs w:val="24"/>
                <w:lang w:eastAsia="vi-VN"/>
              </w:rPr>
            </w:pPr>
            <w:ins w:id="14458" w:author="Phuong Truong Thi" w:date="2024-10-16T01:01:00Z">
              <w:r w:rsidRPr="0052167B">
                <w:rPr>
                  <w:rFonts w:ascii="Times New Roman" w:hAnsi="Times New Roman"/>
                  <w:color w:val="000000"/>
                  <w:sz w:val="24"/>
                  <w:szCs w:val="24"/>
                </w:rPr>
                <w:br/>
                <w:t>Khách hàng MAF được chia làm 2 nhóm chính: nhóm MAF core và nhóm Mega. Nhóm MAF core bao gồm 3 phân hạng: Champion - Rising - Upper Mega</w:t>
              </w:r>
            </w:ins>
          </w:p>
        </w:tc>
        <w:tc>
          <w:tcPr>
            <w:tcW w:w="963" w:type="dxa"/>
          </w:tcPr>
          <w:p w14:paraId="4BDDF11C" w14:textId="77777777" w:rsidR="00F868EA" w:rsidRPr="0052167B" w:rsidRDefault="00F868EA" w:rsidP="00817E47">
            <w:pPr>
              <w:spacing w:before="0" w:line="240" w:lineRule="auto"/>
              <w:contextualSpacing w:val="0"/>
              <w:rPr>
                <w:ins w:id="14459" w:author="Phuong Truong Thi" w:date="2024-10-16T01:01:00Z"/>
                <w:rFonts w:ascii="Times New Roman" w:eastAsia="Times New Roman" w:hAnsi="Times New Roman"/>
                <w:color w:val="000000"/>
                <w:sz w:val="24"/>
                <w:szCs w:val="24"/>
                <w:lang w:eastAsia="vi-VN"/>
              </w:rPr>
            </w:pPr>
            <w:ins w:id="14460" w:author="Phuong Truong Thi" w:date="2024-10-16T01:01:00Z">
              <w:r w:rsidRPr="00451E92">
                <w:rPr>
                  <w:rFonts w:ascii="Times New Roman" w:hAnsi="Times New Roman"/>
                  <w:color w:val="000000"/>
                  <w:sz w:val="24"/>
                  <w:szCs w:val="24"/>
                  <w:lang w:val="vi-VN"/>
                </w:rPr>
                <w:t>EZ/T24</w:t>
              </w:r>
            </w:ins>
          </w:p>
        </w:tc>
        <w:tc>
          <w:tcPr>
            <w:tcW w:w="1330" w:type="dxa"/>
          </w:tcPr>
          <w:p w14:paraId="1C77914C" w14:textId="7646A597" w:rsidR="00F868EA" w:rsidRPr="0052167B" w:rsidRDefault="00525739" w:rsidP="00817E47">
            <w:pPr>
              <w:spacing w:before="0" w:line="240" w:lineRule="auto"/>
              <w:contextualSpacing w:val="0"/>
              <w:rPr>
                <w:ins w:id="14461"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320DC715" w14:textId="77777777" w:rsidR="00F868EA" w:rsidRPr="0052167B" w:rsidRDefault="00F868EA" w:rsidP="00817E47">
            <w:pPr>
              <w:spacing w:before="0" w:line="240" w:lineRule="auto"/>
              <w:contextualSpacing w:val="0"/>
              <w:rPr>
                <w:ins w:id="14462" w:author="Phuong Truong Thi" w:date="2024-10-16T01:01:00Z"/>
                <w:rFonts w:ascii="Times New Roman" w:eastAsia="Times New Roman" w:hAnsi="Times New Roman"/>
                <w:sz w:val="24"/>
                <w:szCs w:val="24"/>
                <w:lang w:eastAsia="vi-VN"/>
              </w:rPr>
            </w:pPr>
            <w:ins w:id="14463" w:author="Phuong Truong Thi" w:date="2024-10-16T01:01:00Z">
              <w:r w:rsidRPr="0052167B">
                <w:rPr>
                  <w:rFonts w:ascii="Times New Roman" w:eastAsia="Times New Roman" w:hAnsi="Times New Roman"/>
                  <w:sz w:val="24"/>
                  <w:szCs w:val="24"/>
                  <w:lang w:eastAsia="vi-VN"/>
                </w:rPr>
                <w:t>DM_SEGMENT</w:t>
              </w:r>
            </w:ins>
          </w:p>
          <w:p w14:paraId="559B4C7D" w14:textId="77777777" w:rsidR="00F868EA" w:rsidRPr="0052167B" w:rsidRDefault="00F868EA" w:rsidP="00817E47">
            <w:pPr>
              <w:spacing w:before="0" w:line="240" w:lineRule="auto"/>
              <w:contextualSpacing w:val="0"/>
              <w:rPr>
                <w:ins w:id="14464" w:author="Phuong Truong Thi" w:date="2024-10-16T01:01:00Z"/>
                <w:rFonts w:ascii="Times New Roman" w:eastAsia="Times New Roman" w:hAnsi="Times New Roman"/>
                <w:sz w:val="24"/>
                <w:szCs w:val="24"/>
                <w:lang w:eastAsia="vi-VN"/>
              </w:rPr>
            </w:pPr>
          </w:p>
        </w:tc>
        <w:tc>
          <w:tcPr>
            <w:tcW w:w="1134" w:type="dxa"/>
          </w:tcPr>
          <w:p w14:paraId="41D24BC6" w14:textId="77777777" w:rsidR="00F868EA" w:rsidRPr="0052167B" w:rsidRDefault="00F868EA" w:rsidP="00817E47">
            <w:pPr>
              <w:spacing w:before="0" w:line="240" w:lineRule="auto"/>
              <w:contextualSpacing w:val="0"/>
              <w:jc w:val="center"/>
              <w:rPr>
                <w:ins w:id="14465" w:author="Phuong Truong Thi" w:date="2024-10-16T01:01:00Z"/>
                <w:rFonts w:ascii="Times New Roman" w:eastAsia="Times New Roman" w:hAnsi="Times New Roman"/>
                <w:sz w:val="24"/>
                <w:szCs w:val="24"/>
                <w:lang w:eastAsia="vi-VN"/>
              </w:rPr>
            </w:pPr>
            <w:ins w:id="14466" w:author="Phuong Truong Thi" w:date="2024-10-16T01:01:00Z">
              <w:r w:rsidRPr="0052167B">
                <w:rPr>
                  <w:rFonts w:ascii="Times New Roman" w:eastAsia="Times New Roman" w:hAnsi="Times New Roman"/>
                  <w:sz w:val="24"/>
                  <w:szCs w:val="24"/>
                  <w:lang w:eastAsia="vi-VN"/>
                </w:rPr>
                <w:t>Y</w:t>
              </w:r>
            </w:ins>
          </w:p>
        </w:tc>
      </w:tr>
      <w:tr w:rsidR="00F868EA" w:rsidRPr="0052167B" w14:paraId="0B5B210E" w14:textId="77777777" w:rsidTr="000A2F3A">
        <w:trPr>
          <w:trHeight w:val="276"/>
          <w:ins w:id="14467" w:author="Phuong Truong Thi" w:date="2024-10-16T01:01:00Z"/>
        </w:trPr>
        <w:tc>
          <w:tcPr>
            <w:tcW w:w="670" w:type="dxa"/>
            <w:shd w:val="clear" w:color="auto" w:fill="auto"/>
            <w:vAlign w:val="center"/>
          </w:tcPr>
          <w:p w14:paraId="2E57E56C" w14:textId="77777777" w:rsidR="00F868EA" w:rsidRPr="0052167B" w:rsidRDefault="00F868EA" w:rsidP="00817E47">
            <w:pPr>
              <w:pStyle w:val="ListParagraph"/>
              <w:numPr>
                <w:ilvl w:val="0"/>
                <w:numId w:val="68"/>
              </w:numPr>
              <w:spacing w:before="0" w:line="240" w:lineRule="auto"/>
              <w:contextualSpacing w:val="0"/>
              <w:jc w:val="left"/>
              <w:rPr>
                <w:ins w:id="14468" w:author="Phuong Truong Thi" w:date="2024-10-16T01:01:00Z"/>
                <w:rFonts w:eastAsia="Times New Roman"/>
                <w:szCs w:val="24"/>
                <w:lang w:val="vi-VN" w:eastAsia="vi-VN"/>
              </w:rPr>
            </w:pPr>
          </w:p>
        </w:tc>
        <w:tc>
          <w:tcPr>
            <w:tcW w:w="2097" w:type="dxa"/>
            <w:shd w:val="clear" w:color="auto" w:fill="auto"/>
            <w:vAlign w:val="center"/>
          </w:tcPr>
          <w:p w14:paraId="7D0919A0" w14:textId="77777777" w:rsidR="00F868EA" w:rsidRPr="0052167B" w:rsidRDefault="00F868EA" w:rsidP="00817E47">
            <w:pPr>
              <w:spacing w:before="0" w:line="240" w:lineRule="auto"/>
              <w:contextualSpacing w:val="0"/>
              <w:rPr>
                <w:ins w:id="14469" w:author="Phuong Truong Thi" w:date="2024-10-16T01:01:00Z"/>
                <w:rFonts w:ascii="Times New Roman" w:hAnsi="Times New Roman"/>
                <w:color w:val="000000"/>
                <w:sz w:val="24"/>
                <w:szCs w:val="24"/>
              </w:rPr>
            </w:pPr>
            <w:ins w:id="14470" w:author="Phuong Truong Thi" w:date="2024-10-16T01:01:00Z">
              <w:r w:rsidRPr="0052167B">
                <w:rPr>
                  <w:rFonts w:ascii="Times New Roman" w:hAnsi="Times New Roman"/>
                  <w:color w:val="000000"/>
                  <w:sz w:val="24"/>
                  <w:szCs w:val="24"/>
                </w:rPr>
                <w:t>Ngày định danh</w:t>
              </w:r>
            </w:ins>
          </w:p>
        </w:tc>
        <w:tc>
          <w:tcPr>
            <w:tcW w:w="2230" w:type="dxa"/>
            <w:vAlign w:val="center"/>
          </w:tcPr>
          <w:p w14:paraId="11F8C9B6" w14:textId="77777777" w:rsidR="00BD2B04" w:rsidRDefault="00BD2B04" w:rsidP="00BD2B04">
            <w:pPr>
              <w:spacing w:before="0" w:line="240" w:lineRule="auto"/>
              <w:contextualSpacing w:val="0"/>
              <w:rPr>
                <w:ins w:id="14471" w:author="Phuong Truong Thi" w:date="2024-11-25T04:44:00Z"/>
                <w:rFonts w:ascii="Times New Roman" w:hAnsi="Times New Roman"/>
                <w:color w:val="000000"/>
                <w:sz w:val="24"/>
                <w:szCs w:val="24"/>
              </w:rPr>
            </w:pPr>
            <w:ins w:id="14472" w:author="Phuong Truong Thi" w:date="2024-11-25T04:44:00Z">
              <w:r w:rsidRPr="008C1DA1">
                <w:rPr>
                  <w:rFonts w:ascii="Times New Roman" w:hAnsi="Times New Roman"/>
                  <w:color w:val="000000"/>
                  <w:sz w:val="24"/>
                  <w:szCs w:val="24"/>
                </w:rPr>
                <w:t>Ngày gần nhất KH được định danh lên phân khúc hiện tại</w:t>
              </w:r>
              <w:r>
                <w:rPr>
                  <w:rFonts w:ascii="Times New Roman" w:hAnsi="Times New Roman"/>
                  <w:color w:val="000000"/>
                  <w:sz w:val="24"/>
                  <w:szCs w:val="24"/>
                </w:rPr>
                <w:t>.</w:t>
              </w:r>
            </w:ins>
          </w:p>
          <w:p w14:paraId="105EF4C8" w14:textId="77777777" w:rsidR="00BD2B04" w:rsidRDefault="00BD2B04" w:rsidP="00BD2B04">
            <w:pPr>
              <w:spacing w:before="0" w:line="240" w:lineRule="auto"/>
              <w:contextualSpacing w:val="0"/>
              <w:rPr>
                <w:ins w:id="14473" w:author="Phuong Truong Thi" w:date="2024-11-25T04:44:00Z"/>
                <w:rFonts w:ascii="Times New Roman" w:eastAsia="Times New Roman" w:hAnsi="Times New Roman"/>
                <w:color w:val="000000"/>
                <w:sz w:val="24"/>
                <w:szCs w:val="24"/>
                <w:lang w:eastAsia="vi-VN"/>
              </w:rPr>
            </w:pPr>
            <w:ins w:id="14474" w:author="Phuong Truong Thi" w:date="2024-11-25T04:44:00Z">
              <w:r>
                <w:rPr>
                  <w:rFonts w:ascii="Times New Roman" w:eastAsia="Times New Roman" w:hAnsi="Times New Roman"/>
                  <w:color w:val="000000"/>
                  <w:sz w:val="24"/>
                  <w:szCs w:val="24"/>
                  <w:lang w:eastAsia="vi-VN"/>
                </w:rPr>
                <w:t xml:space="preserve">KH </w:t>
              </w:r>
              <w:r w:rsidRPr="00BD2B04">
                <w:rPr>
                  <w:rFonts w:ascii="Times New Roman" w:eastAsia="Times New Roman" w:hAnsi="Times New Roman"/>
                  <w:color w:val="000000"/>
                  <w:sz w:val="24"/>
                  <w:szCs w:val="24"/>
                  <w:lang w:eastAsia="vi-VN"/>
                </w:rPr>
                <w:t>AF</w:t>
              </w:r>
              <w:r>
                <w:rPr>
                  <w:rFonts w:ascii="Times New Roman" w:eastAsia="Times New Roman" w:hAnsi="Times New Roman"/>
                  <w:color w:val="000000"/>
                  <w:sz w:val="24"/>
                  <w:szCs w:val="24"/>
                  <w:lang w:eastAsia="vi-VN"/>
                </w:rPr>
                <w:t xml:space="preserve"> lấy Ngày định danh AF gần nhất</w:t>
              </w:r>
            </w:ins>
          </w:p>
          <w:p w14:paraId="25E14FD6" w14:textId="77777777" w:rsidR="00BD2B04" w:rsidRDefault="00BD2B04" w:rsidP="00BD2B04">
            <w:pPr>
              <w:spacing w:before="0" w:line="240" w:lineRule="auto"/>
              <w:contextualSpacing w:val="0"/>
              <w:rPr>
                <w:ins w:id="14475" w:author="Phuong Truong Thi" w:date="2024-11-25T04:44:00Z"/>
                <w:rFonts w:ascii="Times New Roman" w:eastAsia="Times New Roman" w:hAnsi="Times New Roman"/>
                <w:color w:val="000000"/>
                <w:sz w:val="24"/>
                <w:szCs w:val="24"/>
                <w:lang w:eastAsia="vi-VN"/>
              </w:rPr>
            </w:pPr>
            <w:ins w:id="14476" w:author="Phuong Truong Thi" w:date="2024-11-25T04:44:00Z">
              <w:r>
                <w:rPr>
                  <w:rFonts w:ascii="Times New Roman" w:eastAsia="Times New Roman" w:hAnsi="Times New Roman"/>
                  <w:color w:val="000000"/>
                  <w:sz w:val="24"/>
                  <w:szCs w:val="24"/>
                  <w:lang w:eastAsia="vi-VN"/>
                </w:rPr>
                <w:t xml:space="preserve">KH MAF lấy Ngày định danh MAF gần nhất </w:t>
              </w:r>
            </w:ins>
          </w:p>
          <w:p w14:paraId="61291492" w14:textId="19B27D48" w:rsidR="00F868EA" w:rsidRPr="0052167B" w:rsidRDefault="00BD2B04" w:rsidP="00BD2B04">
            <w:pPr>
              <w:spacing w:before="0" w:line="240" w:lineRule="auto"/>
              <w:contextualSpacing w:val="0"/>
              <w:rPr>
                <w:ins w:id="14477" w:author="Phuong Truong Thi" w:date="2024-10-16T01:01:00Z"/>
                <w:rFonts w:ascii="Times New Roman" w:eastAsia="Times New Roman" w:hAnsi="Times New Roman"/>
                <w:sz w:val="24"/>
                <w:szCs w:val="24"/>
                <w:lang w:eastAsia="vi-VN"/>
              </w:rPr>
            </w:pPr>
            <w:ins w:id="14478" w:author="Phuong Truong Thi" w:date="2024-11-25T04:44:00Z">
              <w:r>
                <w:rPr>
                  <w:rFonts w:ascii="Times New Roman" w:eastAsia="Times New Roman" w:hAnsi="Times New Roman"/>
                  <w:color w:val="000000"/>
                  <w:sz w:val="24"/>
                  <w:szCs w:val="24"/>
                  <w:lang w:eastAsia="vi-VN"/>
                </w:rPr>
                <w:t xml:space="preserve">KH </w:t>
              </w:r>
            </w:ins>
            <w:ins w:id="14479" w:author="Phuong Truong Thi" w:date="2024-12-04T01:30:00Z">
              <w:r w:rsidR="00294BE6">
                <w:rPr>
                  <w:rFonts w:ascii="Times New Roman" w:eastAsia="Times New Roman" w:hAnsi="Times New Roman"/>
                  <w:color w:val="000000"/>
                  <w:sz w:val="24"/>
                  <w:szCs w:val="24"/>
                  <w:lang w:eastAsia="vi-VN"/>
                </w:rPr>
                <w:t>Mass</w:t>
              </w:r>
            </w:ins>
            <w:ins w:id="14480" w:author="Phuong Truong Thi" w:date="2024-11-25T04:44:00Z">
              <w:r w:rsidRPr="00BD2B04">
                <w:rPr>
                  <w:rFonts w:ascii="Times New Roman" w:eastAsia="Times New Roman" w:hAnsi="Times New Roman"/>
                  <w:color w:val="000000"/>
                  <w:sz w:val="24"/>
                  <w:szCs w:val="24"/>
                  <w:lang w:eastAsia="vi-VN"/>
                </w:rPr>
                <w:t xml:space="preserve"> không có ngày định danh</w:t>
              </w:r>
            </w:ins>
          </w:p>
        </w:tc>
        <w:tc>
          <w:tcPr>
            <w:tcW w:w="963" w:type="dxa"/>
          </w:tcPr>
          <w:p w14:paraId="00071237" w14:textId="77777777" w:rsidR="00F868EA" w:rsidRPr="0052167B" w:rsidRDefault="00F868EA" w:rsidP="00817E47">
            <w:pPr>
              <w:spacing w:before="0" w:line="240" w:lineRule="auto"/>
              <w:contextualSpacing w:val="0"/>
              <w:rPr>
                <w:ins w:id="14481" w:author="Phuong Truong Thi" w:date="2024-10-16T01:01:00Z"/>
                <w:rFonts w:ascii="Times New Roman" w:eastAsia="Times New Roman" w:hAnsi="Times New Roman"/>
                <w:sz w:val="24"/>
                <w:szCs w:val="24"/>
                <w:lang w:eastAsia="vi-VN"/>
              </w:rPr>
            </w:pPr>
            <w:ins w:id="14482" w:author="Phuong Truong Thi" w:date="2024-10-16T01:01:00Z">
              <w:r w:rsidRPr="00451E92">
                <w:rPr>
                  <w:rFonts w:ascii="Times New Roman" w:hAnsi="Times New Roman"/>
                  <w:color w:val="000000"/>
                  <w:sz w:val="24"/>
                  <w:szCs w:val="24"/>
                  <w:lang w:val="vi-VN"/>
                </w:rPr>
                <w:t>EZ/T24</w:t>
              </w:r>
            </w:ins>
          </w:p>
        </w:tc>
        <w:tc>
          <w:tcPr>
            <w:tcW w:w="1330" w:type="dxa"/>
          </w:tcPr>
          <w:p w14:paraId="2A526E0C" w14:textId="77777777" w:rsidR="00F868EA" w:rsidRPr="00B66378" w:rsidRDefault="00F868EA" w:rsidP="00817E47">
            <w:pPr>
              <w:spacing w:before="0" w:line="240" w:lineRule="auto"/>
              <w:contextualSpacing w:val="0"/>
              <w:rPr>
                <w:ins w:id="14483" w:author="Phuong Truong Thi" w:date="2024-10-16T01:01:00Z"/>
                <w:rFonts w:ascii="Times New Roman" w:eastAsia="Times New Roman" w:hAnsi="Times New Roman"/>
                <w:sz w:val="24"/>
                <w:szCs w:val="24"/>
                <w:lang w:val="vi-VN" w:eastAsia="vi-VN"/>
              </w:rPr>
            </w:pPr>
            <w:ins w:id="14484" w:author="Phuong Truong Thi" w:date="2024-10-16T01:01:00Z">
              <w:r>
                <w:rPr>
                  <w:rFonts w:ascii="Times New Roman" w:eastAsia="Times New Roman" w:hAnsi="Times New Roman"/>
                  <w:sz w:val="24"/>
                  <w:szCs w:val="24"/>
                  <w:lang w:val="vi-VN" w:eastAsia="vi-VN"/>
                </w:rPr>
                <w:t>Date</w:t>
              </w:r>
            </w:ins>
          </w:p>
        </w:tc>
        <w:tc>
          <w:tcPr>
            <w:tcW w:w="970" w:type="dxa"/>
            <w:shd w:val="clear" w:color="auto" w:fill="auto"/>
            <w:noWrap/>
            <w:vAlign w:val="center"/>
          </w:tcPr>
          <w:p w14:paraId="37548054" w14:textId="77777777" w:rsidR="00F868EA" w:rsidRPr="0052167B" w:rsidRDefault="00F868EA" w:rsidP="00817E47">
            <w:pPr>
              <w:spacing w:before="0" w:line="240" w:lineRule="auto"/>
              <w:contextualSpacing w:val="0"/>
              <w:rPr>
                <w:ins w:id="14485" w:author="Phuong Truong Thi" w:date="2024-10-16T01:01:00Z"/>
                <w:rFonts w:ascii="Times New Roman" w:eastAsia="Times New Roman" w:hAnsi="Times New Roman"/>
                <w:color w:val="FF0000"/>
                <w:sz w:val="24"/>
                <w:szCs w:val="24"/>
                <w:lang w:eastAsia="vi-VN"/>
              </w:rPr>
            </w:pPr>
          </w:p>
        </w:tc>
        <w:tc>
          <w:tcPr>
            <w:tcW w:w="1134" w:type="dxa"/>
          </w:tcPr>
          <w:p w14:paraId="3FCBDFF2" w14:textId="77777777" w:rsidR="00F868EA" w:rsidRPr="0052167B" w:rsidRDefault="00F868EA" w:rsidP="00817E47">
            <w:pPr>
              <w:spacing w:before="0" w:line="240" w:lineRule="auto"/>
              <w:contextualSpacing w:val="0"/>
              <w:jc w:val="center"/>
              <w:rPr>
                <w:ins w:id="14486" w:author="Phuong Truong Thi" w:date="2024-10-16T01:01:00Z"/>
                <w:rFonts w:ascii="Times New Roman" w:eastAsia="Times New Roman" w:hAnsi="Times New Roman"/>
                <w:sz w:val="24"/>
                <w:szCs w:val="24"/>
                <w:lang w:eastAsia="vi-VN"/>
              </w:rPr>
            </w:pPr>
            <w:ins w:id="14487" w:author="Phuong Truong Thi" w:date="2024-10-16T01:01:00Z">
              <w:r w:rsidRPr="0052167B">
                <w:rPr>
                  <w:rFonts w:ascii="Times New Roman" w:eastAsia="Times New Roman" w:hAnsi="Times New Roman"/>
                  <w:sz w:val="24"/>
                  <w:szCs w:val="24"/>
                  <w:lang w:eastAsia="vi-VN"/>
                </w:rPr>
                <w:t>N</w:t>
              </w:r>
            </w:ins>
          </w:p>
        </w:tc>
      </w:tr>
      <w:tr w:rsidR="00F868EA" w:rsidRPr="0052167B" w14:paraId="1989CCFF" w14:textId="77777777" w:rsidTr="000A2F3A">
        <w:trPr>
          <w:trHeight w:val="276"/>
          <w:ins w:id="14488" w:author="Phuong Truong Thi" w:date="2024-10-16T01:01:00Z"/>
        </w:trPr>
        <w:tc>
          <w:tcPr>
            <w:tcW w:w="670" w:type="dxa"/>
            <w:shd w:val="clear" w:color="auto" w:fill="auto"/>
            <w:vAlign w:val="center"/>
          </w:tcPr>
          <w:p w14:paraId="420FDD45" w14:textId="77777777" w:rsidR="00F868EA" w:rsidRPr="0052167B" w:rsidRDefault="00F868EA" w:rsidP="00817E47">
            <w:pPr>
              <w:pStyle w:val="ListParagraph"/>
              <w:numPr>
                <w:ilvl w:val="0"/>
                <w:numId w:val="68"/>
              </w:numPr>
              <w:spacing w:before="0" w:line="240" w:lineRule="auto"/>
              <w:contextualSpacing w:val="0"/>
              <w:jc w:val="left"/>
              <w:rPr>
                <w:ins w:id="14489" w:author="Phuong Truong Thi" w:date="2024-10-16T01:01:00Z"/>
                <w:rFonts w:eastAsia="Times New Roman"/>
                <w:szCs w:val="24"/>
                <w:lang w:val="vi-VN" w:eastAsia="vi-VN"/>
              </w:rPr>
            </w:pPr>
          </w:p>
        </w:tc>
        <w:tc>
          <w:tcPr>
            <w:tcW w:w="2097" w:type="dxa"/>
            <w:shd w:val="clear" w:color="auto" w:fill="auto"/>
            <w:vAlign w:val="center"/>
          </w:tcPr>
          <w:p w14:paraId="75A868F8" w14:textId="77777777" w:rsidR="00F868EA" w:rsidRPr="0052167B" w:rsidRDefault="00F868EA" w:rsidP="00817E47">
            <w:pPr>
              <w:spacing w:before="0" w:line="240" w:lineRule="auto"/>
              <w:contextualSpacing w:val="0"/>
              <w:rPr>
                <w:ins w:id="14490" w:author="Phuong Truong Thi" w:date="2024-10-16T01:01:00Z"/>
                <w:rFonts w:ascii="Times New Roman" w:hAnsi="Times New Roman"/>
                <w:color w:val="000000"/>
                <w:sz w:val="24"/>
                <w:szCs w:val="24"/>
              </w:rPr>
            </w:pPr>
            <w:ins w:id="14491" w:author="Phuong Truong Thi" w:date="2024-10-16T01:01:00Z">
              <w:r w:rsidRPr="0052167B">
                <w:rPr>
                  <w:rFonts w:ascii="Times New Roman" w:hAnsi="Times New Roman"/>
                  <w:color w:val="000000"/>
                  <w:sz w:val="24"/>
                  <w:szCs w:val="24"/>
                </w:rPr>
                <w:t>Chân dung khách hàng</w:t>
              </w:r>
            </w:ins>
          </w:p>
        </w:tc>
        <w:tc>
          <w:tcPr>
            <w:tcW w:w="2230" w:type="dxa"/>
            <w:vAlign w:val="center"/>
          </w:tcPr>
          <w:p w14:paraId="58CFE82E" w14:textId="77777777" w:rsidR="00F868EA" w:rsidRPr="0052167B" w:rsidRDefault="00F868EA" w:rsidP="00817E47">
            <w:pPr>
              <w:spacing w:before="0" w:line="240" w:lineRule="auto"/>
              <w:contextualSpacing w:val="0"/>
              <w:rPr>
                <w:ins w:id="14492" w:author="Phuong Truong Thi" w:date="2024-10-16T01:01:00Z"/>
                <w:rFonts w:ascii="Times New Roman" w:eastAsia="Times New Roman" w:hAnsi="Times New Roman"/>
                <w:color w:val="000000"/>
                <w:sz w:val="24"/>
                <w:szCs w:val="24"/>
                <w:lang w:eastAsia="vi-VN"/>
              </w:rPr>
            </w:pPr>
            <w:ins w:id="14493" w:author="Phuong Truong Thi" w:date="2024-10-16T01:01:00Z">
              <w:r w:rsidRPr="0052167B">
                <w:rPr>
                  <w:rFonts w:ascii="Times New Roman" w:hAnsi="Times New Roman"/>
                  <w:color w:val="000000"/>
                  <w:sz w:val="24"/>
                  <w:szCs w:val="24"/>
                </w:rPr>
                <w:t>Tactical Segment</w:t>
              </w:r>
              <w:r w:rsidRPr="0052167B">
                <w:rPr>
                  <w:rFonts w:ascii="Times New Roman" w:hAnsi="Times New Roman"/>
                  <w:color w:val="000000"/>
                  <w:sz w:val="24"/>
                  <w:szCs w:val="24"/>
                </w:rPr>
                <w:br/>
                <w:t>Chân dung khách hàng MAF (loại chân dung investor, family, salaried,...)</w:t>
              </w:r>
            </w:ins>
          </w:p>
        </w:tc>
        <w:tc>
          <w:tcPr>
            <w:tcW w:w="963" w:type="dxa"/>
          </w:tcPr>
          <w:p w14:paraId="3B0B10BE" w14:textId="77777777" w:rsidR="00F868EA" w:rsidRPr="0052167B" w:rsidRDefault="00F868EA" w:rsidP="00817E47">
            <w:pPr>
              <w:spacing w:before="0" w:line="240" w:lineRule="auto"/>
              <w:contextualSpacing w:val="0"/>
              <w:rPr>
                <w:ins w:id="14494" w:author="Phuong Truong Thi" w:date="2024-10-16T01:01:00Z"/>
                <w:rFonts w:ascii="Times New Roman" w:eastAsia="Times New Roman" w:hAnsi="Times New Roman"/>
                <w:color w:val="000000"/>
                <w:sz w:val="24"/>
                <w:szCs w:val="24"/>
                <w:lang w:eastAsia="vi-VN"/>
              </w:rPr>
            </w:pPr>
            <w:ins w:id="14495" w:author="Phuong Truong Thi" w:date="2024-10-16T01:01:00Z">
              <w:r w:rsidRPr="00451E92">
                <w:rPr>
                  <w:rFonts w:ascii="Times New Roman" w:hAnsi="Times New Roman"/>
                  <w:color w:val="000000"/>
                  <w:sz w:val="24"/>
                  <w:szCs w:val="24"/>
                  <w:lang w:val="vi-VN"/>
                </w:rPr>
                <w:t>EZ/T24</w:t>
              </w:r>
            </w:ins>
          </w:p>
        </w:tc>
        <w:tc>
          <w:tcPr>
            <w:tcW w:w="1330" w:type="dxa"/>
          </w:tcPr>
          <w:p w14:paraId="328E0F4F" w14:textId="5CF92B9E" w:rsidR="00F868EA" w:rsidRPr="0052167B" w:rsidRDefault="00525739" w:rsidP="00817E47">
            <w:pPr>
              <w:spacing w:before="0" w:line="240" w:lineRule="auto"/>
              <w:contextualSpacing w:val="0"/>
              <w:rPr>
                <w:ins w:id="14496"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0EEE0BB7" w14:textId="77777777" w:rsidR="00F868EA" w:rsidRPr="0052167B" w:rsidRDefault="00F868EA" w:rsidP="00817E47">
            <w:pPr>
              <w:spacing w:before="0" w:line="240" w:lineRule="auto"/>
              <w:contextualSpacing w:val="0"/>
              <w:rPr>
                <w:ins w:id="14497" w:author="Phuong Truong Thi" w:date="2024-10-16T01:01:00Z"/>
                <w:rFonts w:ascii="Times New Roman" w:eastAsia="Times New Roman" w:hAnsi="Times New Roman"/>
                <w:color w:val="FF0000"/>
                <w:sz w:val="24"/>
                <w:szCs w:val="24"/>
                <w:lang w:eastAsia="vi-VN"/>
              </w:rPr>
            </w:pPr>
          </w:p>
        </w:tc>
        <w:tc>
          <w:tcPr>
            <w:tcW w:w="1134" w:type="dxa"/>
          </w:tcPr>
          <w:p w14:paraId="5D441FEE" w14:textId="77777777" w:rsidR="00F868EA" w:rsidRPr="0052167B" w:rsidRDefault="00F868EA" w:rsidP="00817E47">
            <w:pPr>
              <w:spacing w:before="0" w:line="240" w:lineRule="auto"/>
              <w:contextualSpacing w:val="0"/>
              <w:jc w:val="center"/>
              <w:rPr>
                <w:ins w:id="14498" w:author="Phuong Truong Thi" w:date="2024-10-16T01:01:00Z"/>
                <w:rFonts w:ascii="Times New Roman" w:eastAsia="Times New Roman" w:hAnsi="Times New Roman"/>
                <w:sz w:val="24"/>
                <w:szCs w:val="24"/>
                <w:lang w:eastAsia="vi-VN"/>
              </w:rPr>
            </w:pPr>
            <w:ins w:id="14499" w:author="Phuong Truong Thi" w:date="2024-10-16T01:01:00Z">
              <w:r w:rsidRPr="0052167B">
                <w:rPr>
                  <w:rFonts w:ascii="Times New Roman" w:eastAsia="Times New Roman" w:hAnsi="Times New Roman"/>
                  <w:sz w:val="24"/>
                  <w:szCs w:val="24"/>
                  <w:lang w:eastAsia="vi-VN"/>
                </w:rPr>
                <w:t>N</w:t>
              </w:r>
            </w:ins>
          </w:p>
        </w:tc>
      </w:tr>
      <w:tr w:rsidR="00F868EA" w:rsidRPr="0052167B" w14:paraId="16334C7D" w14:textId="77777777" w:rsidTr="000A2F3A">
        <w:trPr>
          <w:trHeight w:val="276"/>
          <w:ins w:id="14500" w:author="Phuong Truong Thi" w:date="2024-10-16T01:01:00Z"/>
        </w:trPr>
        <w:tc>
          <w:tcPr>
            <w:tcW w:w="670" w:type="dxa"/>
            <w:shd w:val="clear" w:color="auto" w:fill="auto"/>
            <w:vAlign w:val="center"/>
          </w:tcPr>
          <w:p w14:paraId="568A1CD1" w14:textId="77777777" w:rsidR="00F868EA" w:rsidRPr="0052167B" w:rsidRDefault="00F868EA" w:rsidP="00817E47">
            <w:pPr>
              <w:pStyle w:val="ListParagraph"/>
              <w:numPr>
                <w:ilvl w:val="0"/>
                <w:numId w:val="68"/>
              </w:numPr>
              <w:spacing w:before="0" w:line="240" w:lineRule="auto"/>
              <w:contextualSpacing w:val="0"/>
              <w:jc w:val="left"/>
              <w:rPr>
                <w:ins w:id="14501" w:author="Phuong Truong Thi" w:date="2024-10-16T01:01:00Z"/>
                <w:rFonts w:eastAsia="Times New Roman"/>
                <w:szCs w:val="24"/>
                <w:lang w:val="vi-VN" w:eastAsia="vi-VN"/>
              </w:rPr>
            </w:pPr>
          </w:p>
        </w:tc>
        <w:tc>
          <w:tcPr>
            <w:tcW w:w="2097" w:type="dxa"/>
            <w:shd w:val="clear" w:color="auto" w:fill="auto"/>
            <w:vAlign w:val="center"/>
          </w:tcPr>
          <w:p w14:paraId="0B805106" w14:textId="77777777" w:rsidR="00F868EA" w:rsidRPr="00B66378" w:rsidRDefault="00F868EA" w:rsidP="00817E47">
            <w:pPr>
              <w:spacing w:before="0" w:line="240" w:lineRule="auto"/>
              <w:contextualSpacing w:val="0"/>
              <w:rPr>
                <w:ins w:id="14502" w:author="Phuong Truong Thi" w:date="2024-10-16T01:01:00Z"/>
                <w:rFonts w:ascii="Times New Roman" w:hAnsi="Times New Roman"/>
                <w:color w:val="000000"/>
                <w:sz w:val="24"/>
                <w:szCs w:val="24"/>
                <w:lang w:val="vi-VN"/>
              </w:rPr>
            </w:pPr>
            <w:ins w:id="14503" w:author="Phuong Truong Thi" w:date="2024-10-16T01:01:00Z">
              <w:r w:rsidRPr="00B66378">
                <w:rPr>
                  <w:rFonts w:ascii="Times New Roman" w:hAnsi="Times New Roman"/>
                  <w:color w:val="000000"/>
                  <w:sz w:val="24"/>
                  <w:szCs w:val="24"/>
                  <w:lang w:val="vi-VN"/>
                </w:rPr>
                <w:t>Tiêu chí vào phân hạng</w:t>
              </w:r>
            </w:ins>
          </w:p>
        </w:tc>
        <w:tc>
          <w:tcPr>
            <w:tcW w:w="2230" w:type="dxa"/>
            <w:vAlign w:val="center"/>
          </w:tcPr>
          <w:p w14:paraId="54B11783" w14:textId="77777777" w:rsidR="00F868EA" w:rsidRPr="00B66378" w:rsidRDefault="00F868EA" w:rsidP="00817E47">
            <w:pPr>
              <w:spacing w:before="0" w:line="240" w:lineRule="auto"/>
              <w:contextualSpacing w:val="0"/>
              <w:rPr>
                <w:ins w:id="14504" w:author="Phuong Truong Thi" w:date="2024-10-16T01:01:00Z"/>
                <w:rFonts w:ascii="Times New Roman" w:eastAsia="Times New Roman" w:hAnsi="Times New Roman"/>
                <w:color w:val="000000"/>
                <w:sz w:val="24"/>
                <w:szCs w:val="24"/>
                <w:lang w:val="vi-VN" w:eastAsia="vi-VN"/>
              </w:rPr>
            </w:pPr>
            <w:ins w:id="14505" w:author="Phuong Truong Thi" w:date="2024-10-16T01:01:00Z">
              <w:r w:rsidRPr="00B66378">
                <w:rPr>
                  <w:rFonts w:ascii="Times New Roman" w:hAnsi="Times New Roman"/>
                  <w:color w:val="000000"/>
                  <w:sz w:val="24"/>
                  <w:szCs w:val="24"/>
                  <w:lang w:val="vi-VN"/>
                </w:rPr>
                <w:t>Maf_Identype: Điều kiện KH thỏa mãn tại thời điểm định danh</w:t>
              </w:r>
            </w:ins>
          </w:p>
        </w:tc>
        <w:tc>
          <w:tcPr>
            <w:tcW w:w="963" w:type="dxa"/>
          </w:tcPr>
          <w:p w14:paraId="28DFEF9B" w14:textId="77777777" w:rsidR="00F868EA" w:rsidRPr="0052167B" w:rsidRDefault="00F868EA" w:rsidP="00817E47">
            <w:pPr>
              <w:spacing w:before="0" w:line="240" w:lineRule="auto"/>
              <w:contextualSpacing w:val="0"/>
              <w:rPr>
                <w:ins w:id="14506" w:author="Phuong Truong Thi" w:date="2024-10-16T01:01:00Z"/>
                <w:rFonts w:ascii="Times New Roman" w:eastAsia="Times New Roman" w:hAnsi="Times New Roman"/>
                <w:color w:val="000000"/>
                <w:sz w:val="24"/>
                <w:szCs w:val="24"/>
                <w:lang w:eastAsia="vi-VN"/>
              </w:rPr>
            </w:pPr>
            <w:ins w:id="14507" w:author="Phuong Truong Thi" w:date="2024-10-16T01:01:00Z">
              <w:r w:rsidRPr="00451E92">
                <w:rPr>
                  <w:rFonts w:ascii="Times New Roman" w:hAnsi="Times New Roman"/>
                  <w:color w:val="000000"/>
                  <w:sz w:val="24"/>
                  <w:szCs w:val="24"/>
                  <w:lang w:val="vi-VN"/>
                </w:rPr>
                <w:t>EZ/T24</w:t>
              </w:r>
            </w:ins>
          </w:p>
        </w:tc>
        <w:tc>
          <w:tcPr>
            <w:tcW w:w="1330" w:type="dxa"/>
          </w:tcPr>
          <w:p w14:paraId="31F7E02E" w14:textId="6E5651DA" w:rsidR="00F868EA" w:rsidRPr="0052167B" w:rsidRDefault="00525739" w:rsidP="00817E47">
            <w:pPr>
              <w:spacing w:before="0" w:line="240" w:lineRule="auto"/>
              <w:contextualSpacing w:val="0"/>
              <w:rPr>
                <w:ins w:id="14508"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0D601A82" w14:textId="77777777" w:rsidR="00F868EA" w:rsidRPr="0052167B" w:rsidRDefault="00F868EA" w:rsidP="00817E47">
            <w:pPr>
              <w:spacing w:before="0" w:line="240" w:lineRule="auto"/>
              <w:contextualSpacing w:val="0"/>
              <w:rPr>
                <w:ins w:id="14509" w:author="Phuong Truong Thi" w:date="2024-10-16T01:01:00Z"/>
                <w:rFonts w:ascii="Times New Roman" w:eastAsia="Times New Roman" w:hAnsi="Times New Roman"/>
                <w:color w:val="FF0000"/>
                <w:sz w:val="24"/>
                <w:szCs w:val="24"/>
                <w:lang w:eastAsia="vi-VN"/>
              </w:rPr>
            </w:pPr>
          </w:p>
        </w:tc>
        <w:tc>
          <w:tcPr>
            <w:tcW w:w="1134" w:type="dxa"/>
          </w:tcPr>
          <w:p w14:paraId="3AE59FE1" w14:textId="77777777" w:rsidR="00F868EA" w:rsidRPr="0052167B" w:rsidRDefault="00F868EA" w:rsidP="00817E47">
            <w:pPr>
              <w:spacing w:before="0" w:line="240" w:lineRule="auto"/>
              <w:contextualSpacing w:val="0"/>
              <w:jc w:val="center"/>
              <w:rPr>
                <w:ins w:id="14510" w:author="Phuong Truong Thi" w:date="2024-10-16T01:01:00Z"/>
                <w:rFonts w:ascii="Times New Roman" w:eastAsia="Times New Roman" w:hAnsi="Times New Roman"/>
                <w:sz w:val="24"/>
                <w:szCs w:val="24"/>
                <w:lang w:eastAsia="vi-VN"/>
              </w:rPr>
            </w:pPr>
            <w:ins w:id="14511" w:author="Phuong Truong Thi" w:date="2024-10-16T01:01:00Z">
              <w:r w:rsidRPr="0052167B">
                <w:rPr>
                  <w:rFonts w:ascii="Times New Roman" w:eastAsia="Times New Roman" w:hAnsi="Times New Roman"/>
                  <w:sz w:val="24"/>
                  <w:szCs w:val="24"/>
                  <w:lang w:eastAsia="vi-VN"/>
                </w:rPr>
                <w:t>N</w:t>
              </w:r>
            </w:ins>
          </w:p>
        </w:tc>
      </w:tr>
      <w:tr w:rsidR="00F868EA" w:rsidRPr="0052167B" w14:paraId="3FF2E356" w14:textId="77777777" w:rsidTr="000A2F3A">
        <w:trPr>
          <w:trHeight w:val="276"/>
          <w:ins w:id="14512" w:author="Phuong Truong Thi" w:date="2024-10-16T01:01:00Z"/>
        </w:trPr>
        <w:tc>
          <w:tcPr>
            <w:tcW w:w="670" w:type="dxa"/>
            <w:shd w:val="clear" w:color="auto" w:fill="auto"/>
            <w:vAlign w:val="center"/>
          </w:tcPr>
          <w:p w14:paraId="490A1168" w14:textId="77777777" w:rsidR="00F868EA" w:rsidRPr="0052167B" w:rsidRDefault="00F868EA" w:rsidP="00817E47">
            <w:pPr>
              <w:pStyle w:val="ListParagraph"/>
              <w:numPr>
                <w:ilvl w:val="0"/>
                <w:numId w:val="68"/>
              </w:numPr>
              <w:spacing w:before="0" w:line="240" w:lineRule="auto"/>
              <w:contextualSpacing w:val="0"/>
              <w:jc w:val="left"/>
              <w:rPr>
                <w:ins w:id="14513" w:author="Phuong Truong Thi" w:date="2024-10-16T01:01:00Z"/>
                <w:rFonts w:eastAsia="Times New Roman"/>
                <w:szCs w:val="24"/>
                <w:lang w:val="vi-VN" w:eastAsia="vi-VN"/>
              </w:rPr>
            </w:pPr>
          </w:p>
        </w:tc>
        <w:tc>
          <w:tcPr>
            <w:tcW w:w="2097" w:type="dxa"/>
            <w:shd w:val="clear" w:color="auto" w:fill="auto"/>
            <w:vAlign w:val="center"/>
          </w:tcPr>
          <w:p w14:paraId="224A8CE3" w14:textId="77777777" w:rsidR="00F868EA" w:rsidRPr="00B66378" w:rsidRDefault="00F868EA" w:rsidP="00817E47">
            <w:pPr>
              <w:spacing w:before="0" w:line="240" w:lineRule="auto"/>
              <w:contextualSpacing w:val="0"/>
              <w:rPr>
                <w:ins w:id="14514" w:author="Phuong Truong Thi" w:date="2024-10-16T01:01:00Z"/>
                <w:rFonts w:ascii="Times New Roman" w:hAnsi="Times New Roman"/>
                <w:color w:val="000000"/>
                <w:sz w:val="24"/>
                <w:szCs w:val="24"/>
                <w:lang w:val="vi-VN"/>
              </w:rPr>
            </w:pPr>
            <w:ins w:id="14515" w:author="Phuong Truong Thi" w:date="2024-10-16T01:01:00Z">
              <w:r w:rsidRPr="00B66378">
                <w:rPr>
                  <w:rFonts w:ascii="Times New Roman" w:hAnsi="Times New Roman"/>
                  <w:color w:val="000000"/>
                  <w:sz w:val="24"/>
                  <w:szCs w:val="24"/>
                  <w:lang w:val="vi-VN"/>
                </w:rPr>
                <w:t>Số tháng KH được giữ lại trong phân khúc Core</w:t>
              </w:r>
            </w:ins>
          </w:p>
        </w:tc>
        <w:tc>
          <w:tcPr>
            <w:tcW w:w="2230" w:type="dxa"/>
            <w:vAlign w:val="center"/>
          </w:tcPr>
          <w:p w14:paraId="210BAC98" w14:textId="77777777" w:rsidR="00F868EA" w:rsidRPr="00B66378" w:rsidRDefault="00F868EA" w:rsidP="00817E47">
            <w:pPr>
              <w:spacing w:before="0" w:line="240" w:lineRule="auto"/>
              <w:contextualSpacing w:val="0"/>
              <w:rPr>
                <w:ins w:id="14516" w:author="Phuong Truong Thi" w:date="2024-10-16T01:01:00Z"/>
                <w:rFonts w:ascii="Times New Roman" w:eastAsia="Times New Roman" w:hAnsi="Times New Roman"/>
                <w:sz w:val="24"/>
                <w:szCs w:val="24"/>
                <w:lang w:val="vi-VN" w:eastAsia="vi-VN"/>
              </w:rPr>
            </w:pPr>
            <w:ins w:id="14517" w:author="Phuong Truong Thi" w:date="2024-10-16T01:01:00Z">
              <w:r w:rsidRPr="00B66378">
                <w:rPr>
                  <w:rFonts w:ascii="Times New Roman" w:hAnsi="Times New Roman"/>
                  <w:color w:val="000000"/>
                  <w:sz w:val="24"/>
                  <w:szCs w:val="24"/>
                  <w:lang w:val="vi-VN"/>
                </w:rPr>
                <w:t>Partner</w:t>
              </w:r>
              <w:r w:rsidRPr="00B66378">
                <w:rPr>
                  <w:rFonts w:ascii="Times New Roman" w:hAnsi="Times New Roman"/>
                  <w:color w:val="000000"/>
                  <w:sz w:val="24"/>
                  <w:szCs w:val="24"/>
                  <w:lang w:val="vi-VN"/>
                </w:rPr>
                <w:br/>
                <w:t>Đánh dấu số tháng KH được giữ lại trong phân hạng CORE</w:t>
              </w:r>
              <w:r w:rsidRPr="00B66378">
                <w:rPr>
                  <w:rFonts w:ascii="Times New Roman" w:hAnsi="Times New Roman"/>
                  <w:color w:val="000000"/>
                  <w:sz w:val="24"/>
                  <w:szCs w:val="24"/>
                  <w:lang w:val="vi-VN"/>
                </w:rPr>
                <w:br/>
                <w:t>Điền 1 trong 3 giá trị: 1, 2 hoặc 3. TH khi KH không thảo mãn đk core MAF, được phép giữ hạn trọng 1-3 tháng</w:t>
              </w:r>
            </w:ins>
          </w:p>
        </w:tc>
        <w:tc>
          <w:tcPr>
            <w:tcW w:w="963" w:type="dxa"/>
          </w:tcPr>
          <w:p w14:paraId="57E90BAC" w14:textId="77777777" w:rsidR="00F868EA" w:rsidRPr="0052167B" w:rsidRDefault="00F868EA" w:rsidP="00817E47">
            <w:pPr>
              <w:spacing w:before="0" w:line="240" w:lineRule="auto"/>
              <w:contextualSpacing w:val="0"/>
              <w:rPr>
                <w:ins w:id="14518" w:author="Phuong Truong Thi" w:date="2024-10-16T01:01:00Z"/>
                <w:rFonts w:ascii="Times New Roman" w:eastAsia="Times New Roman" w:hAnsi="Times New Roman"/>
                <w:sz w:val="24"/>
                <w:szCs w:val="24"/>
                <w:lang w:eastAsia="vi-VN"/>
              </w:rPr>
            </w:pPr>
            <w:ins w:id="14519" w:author="Phuong Truong Thi" w:date="2024-10-16T01:01:00Z">
              <w:r w:rsidRPr="00451E92">
                <w:rPr>
                  <w:rFonts w:ascii="Times New Roman" w:hAnsi="Times New Roman"/>
                  <w:color w:val="000000"/>
                  <w:sz w:val="24"/>
                  <w:szCs w:val="24"/>
                  <w:lang w:val="vi-VN"/>
                </w:rPr>
                <w:t>EZ/T24</w:t>
              </w:r>
            </w:ins>
          </w:p>
        </w:tc>
        <w:tc>
          <w:tcPr>
            <w:tcW w:w="1330" w:type="dxa"/>
          </w:tcPr>
          <w:p w14:paraId="2271B820" w14:textId="77777777" w:rsidR="00F868EA" w:rsidRPr="0052167B" w:rsidRDefault="00F868EA" w:rsidP="00817E47">
            <w:pPr>
              <w:spacing w:before="0" w:line="240" w:lineRule="auto"/>
              <w:contextualSpacing w:val="0"/>
              <w:rPr>
                <w:ins w:id="14520" w:author="Phuong Truong Thi" w:date="2024-10-16T01:01:00Z"/>
                <w:rFonts w:ascii="Times New Roman" w:eastAsia="Times New Roman" w:hAnsi="Times New Roman"/>
                <w:sz w:val="24"/>
                <w:szCs w:val="24"/>
                <w:lang w:eastAsia="vi-VN"/>
              </w:rPr>
            </w:pPr>
            <w:ins w:id="14521"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FB17A04" w14:textId="77777777" w:rsidR="00F868EA" w:rsidRPr="0052167B" w:rsidRDefault="00F868EA" w:rsidP="00817E47">
            <w:pPr>
              <w:spacing w:before="0" w:line="240" w:lineRule="auto"/>
              <w:contextualSpacing w:val="0"/>
              <w:rPr>
                <w:ins w:id="14522" w:author="Phuong Truong Thi" w:date="2024-10-16T01:01:00Z"/>
                <w:rFonts w:ascii="Times New Roman" w:eastAsia="Times New Roman" w:hAnsi="Times New Roman"/>
                <w:color w:val="FF0000"/>
                <w:sz w:val="24"/>
                <w:szCs w:val="24"/>
                <w:lang w:eastAsia="vi-VN"/>
              </w:rPr>
            </w:pPr>
          </w:p>
        </w:tc>
        <w:tc>
          <w:tcPr>
            <w:tcW w:w="1134" w:type="dxa"/>
          </w:tcPr>
          <w:p w14:paraId="56A2D5DA" w14:textId="77777777" w:rsidR="00F868EA" w:rsidRPr="0052167B" w:rsidRDefault="00F868EA" w:rsidP="00817E47">
            <w:pPr>
              <w:spacing w:before="0" w:line="240" w:lineRule="auto"/>
              <w:contextualSpacing w:val="0"/>
              <w:jc w:val="center"/>
              <w:rPr>
                <w:ins w:id="14523" w:author="Phuong Truong Thi" w:date="2024-10-16T01:01:00Z"/>
                <w:rFonts w:ascii="Times New Roman" w:eastAsia="Times New Roman" w:hAnsi="Times New Roman"/>
                <w:sz w:val="24"/>
                <w:szCs w:val="24"/>
                <w:lang w:eastAsia="vi-VN"/>
              </w:rPr>
            </w:pPr>
            <w:ins w:id="14524" w:author="Phuong Truong Thi" w:date="2024-10-16T01:01:00Z">
              <w:r w:rsidRPr="0052167B">
                <w:rPr>
                  <w:rFonts w:ascii="Times New Roman" w:eastAsia="Times New Roman" w:hAnsi="Times New Roman"/>
                  <w:sz w:val="24"/>
                  <w:szCs w:val="24"/>
                  <w:lang w:eastAsia="vi-VN"/>
                </w:rPr>
                <w:t>N</w:t>
              </w:r>
            </w:ins>
          </w:p>
        </w:tc>
      </w:tr>
      <w:tr w:rsidR="008F5D76" w:rsidRPr="0052167B" w14:paraId="68527A79" w14:textId="77777777" w:rsidTr="00817E47">
        <w:trPr>
          <w:trHeight w:val="276"/>
          <w:ins w:id="14525" w:author="Phuong Truong Thi" w:date="2024-10-16T01:01:00Z"/>
        </w:trPr>
        <w:tc>
          <w:tcPr>
            <w:tcW w:w="9394" w:type="dxa"/>
            <w:gridSpan w:val="7"/>
          </w:tcPr>
          <w:p w14:paraId="2B2FEAE1" w14:textId="77777777" w:rsidR="008F5D76" w:rsidRPr="0052167B" w:rsidRDefault="008F5D76" w:rsidP="00817E47">
            <w:pPr>
              <w:spacing w:before="0" w:line="240" w:lineRule="auto"/>
              <w:contextualSpacing w:val="0"/>
              <w:jc w:val="left"/>
              <w:rPr>
                <w:ins w:id="14526" w:author="Phuong Truong Thi" w:date="2024-10-16T01:01:00Z"/>
                <w:rFonts w:ascii="Times New Roman" w:eastAsia="Times New Roman" w:hAnsi="Times New Roman"/>
                <w:sz w:val="24"/>
                <w:szCs w:val="24"/>
                <w:lang w:eastAsia="vi-VN"/>
              </w:rPr>
            </w:pPr>
            <w:ins w:id="14527" w:author="Phuong Truong Thi" w:date="2024-10-16T01:01:00Z">
              <w:r w:rsidRPr="0052167B">
                <w:rPr>
                  <w:rFonts w:ascii="Times New Roman" w:eastAsia="Times New Roman" w:hAnsi="Times New Roman"/>
                  <w:sz w:val="24"/>
                  <w:szCs w:val="24"/>
                  <w:lang w:eastAsia="vi-VN"/>
                </w:rPr>
                <w:t>Lead/Opt</w:t>
              </w:r>
            </w:ins>
          </w:p>
        </w:tc>
      </w:tr>
      <w:tr w:rsidR="00F868EA" w:rsidRPr="0052167B" w14:paraId="7DA82844" w14:textId="77777777" w:rsidTr="000A2F3A">
        <w:trPr>
          <w:trHeight w:val="276"/>
          <w:ins w:id="14528" w:author="Phuong Truong Thi" w:date="2024-10-16T01:01:00Z"/>
        </w:trPr>
        <w:tc>
          <w:tcPr>
            <w:tcW w:w="670" w:type="dxa"/>
            <w:shd w:val="clear" w:color="auto" w:fill="auto"/>
            <w:vAlign w:val="center"/>
          </w:tcPr>
          <w:p w14:paraId="3F3171C3" w14:textId="77777777" w:rsidR="00F868EA" w:rsidRPr="0052167B" w:rsidRDefault="00F868EA" w:rsidP="00817E47">
            <w:pPr>
              <w:pStyle w:val="ListParagraph"/>
              <w:numPr>
                <w:ilvl w:val="0"/>
                <w:numId w:val="68"/>
              </w:numPr>
              <w:spacing w:before="0" w:line="240" w:lineRule="auto"/>
              <w:contextualSpacing w:val="0"/>
              <w:jc w:val="left"/>
              <w:rPr>
                <w:ins w:id="14529" w:author="Phuong Truong Thi" w:date="2024-10-16T01:01:00Z"/>
                <w:rFonts w:eastAsia="Times New Roman"/>
                <w:szCs w:val="24"/>
                <w:lang w:val="vi-VN" w:eastAsia="vi-VN"/>
              </w:rPr>
            </w:pPr>
          </w:p>
        </w:tc>
        <w:tc>
          <w:tcPr>
            <w:tcW w:w="2097" w:type="dxa"/>
            <w:shd w:val="clear" w:color="auto" w:fill="auto"/>
            <w:vAlign w:val="center"/>
          </w:tcPr>
          <w:p w14:paraId="66E61EB4" w14:textId="77777777" w:rsidR="00F868EA" w:rsidRPr="0052167B" w:rsidRDefault="00F868EA" w:rsidP="00817E47">
            <w:pPr>
              <w:spacing w:before="0" w:line="240" w:lineRule="auto"/>
              <w:contextualSpacing w:val="0"/>
              <w:rPr>
                <w:ins w:id="14530" w:author="Phuong Truong Thi" w:date="2024-10-16T01:01:00Z"/>
                <w:rFonts w:ascii="Times New Roman" w:hAnsi="Times New Roman"/>
                <w:sz w:val="24"/>
                <w:szCs w:val="24"/>
              </w:rPr>
            </w:pPr>
            <w:ins w:id="14531" w:author="Phuong Truong Thi" w:date="2024-10-16T01:01:00Z">
              <w:r w:rsidRPr="0052167B">
                <w:rPr>
                  <w:rFonts w:ascii="Times New Roman" w:hAnsi="Times New Roman"/>
                  <w:color w:val="000000"/>
                  <w:sz w:val="24"/>
                  <w:szCs w:val="24"/>
                </w:rPr>
                <w:t>Số lead/opt đang khai thác</w:t>
              </w:r>
            </w:ins>
          </w:p>
        </w:tc>
        <w:tc>
          <w:tcPr>
            <w:tcW w:w="2230" w:type="dxa"/>
            <w:vAlign w:val="center"/>
          </w:tcPr>
          <w:p w14:paraId="5EF30A35" w14:textId="77777777" w:rsidR="008D3718" w:rsidRDefault="008D3718" w:rsidP="008D3718">
            <w:pPr>
              <w:spacing w:before="0" w:line="240" w:lineRule="auto"/>
              <w:contextualSpacing w:val="0"/>
              <w:rPr>
                <w:ins w:id="14532" w:author="Phuong Truong Thi" w:date="2024-11-25T12:27:00Z"/>
                <w:rFonts w:ascii="Times New Roman" w:hAnsi="Times New Roman"/>
                <w:color w:val="000000"/>
                <w:sz w:val="24"/>
                <w:szCs w:val="24"/>
              </w:rPr>
            </w:pPr>
            <w:ins w:id="14533" w:author="Phuong Truong Thi" w:date="2024-11-25T12:27:00Z">
              <w:r w:rsidRPr="008C1DA1">
                <w:rPr>
                  <w:rFonts w:ascii="Times New Roman" w:hAnsi="Times New Roman"/>
                  <w:color w:val="000000"/>
                  <w:sz w:val="24"/>
                  <w:szCs w:val="24"/>
                </w:rPr>
                <w:t xml:space="preserve">Tổng số </w:t>
              </w:r>
              <w:r>
                <w:rPr>
                  <w:rFonts w:ascii="Times New Roman" w:hAnsi="Times New Roman"/>
                  <w:color w:val="000000"/>
                  <w:sz w:val="24"/>
                  <w:szCs w:val="24"/>
                </w:rPr>
                <w:t>Opp</w:t>
              </w:r>
              <w:r w:rsidRPr="008C1DA1">
                <w:rPr>
                  <w:rFonts w:ascii="Times New Roman" w:hAnsi="Times New Roman"/>
                  <w:color w:val="000000"/>
                  <w:sz w:val="24"/>
                  <w:szCs w:val="24"/>
                </w:rPr>
                <w:t xml:space="preserve"> của KH đó đang có </w:t>
              </w:r>
              <w:commentRangeStart w:id="14534"/>
              <w:commentRangeStart w:id="14535"/>
              <w:commentRangeStart w:id="14536"/>
              <w:r w:rsidRPr="008C1DA1">
                <w:rPr>
                  <w:rFonts w:ascii="Times New Roman" w:hAnsi="Times New Roman"/>
                  <w:color w:val="000000"/>
                  <w:sz w:val="24"/>
                  <w:szCs w:val="24"/>
                </w:rPr>
                <w:t>trạng thái khác đóng</w:t>
              </w:r>
              <w:commentRangeEnd w:id="14534"/>
              <w:r>
                <w:rPr>
                  <w:rStyle w:val="CommentReference"/>
                  <w:lang w:val="x-none" w:eastAsia="x-none"/>
                </w:rPr>
                <w:commentReference w:id="14534"/>
              </w:r>
              <w:commentRangeEnd w:id="14535"/>
              <w:r>
                <w:rPr>
                  <w:rStyle w:val="CommentReference"/>
                  <w:lang w:val="x-none" w:eastAsia="x-none"/>
                </w:rPr>
                <w:commentReference w:id="14535"/>
              </w:r>
            </w:ins>
            <w:commentRangeEnd w:id="14536"/>
            <w:r w:rsidR="00AE5A0A">
              <w:rPr>
                <w:rStyle w:val="CommentReference"/>
                <w:lang w:val="x-none" w:eastAsia="x-none"/>
              </w:rPr>
              <w:commentReference w:id="14536"/>
            </w:r>
            <w:ins w:id="14537" w:author="Phuong Truong Thi" w:date="2024-11-25T12:27:00Z">
              <w:r>
                <w:rPr>
                  <w:rFonts w:ascii="Times New Roman" w:hAnsi="Times New Roman"/>
                  <w:color w:val="000000"/>
                  <w:sz w:val="24"/>
                  <w:szCs w:val="24"/>
                </w:rPr>
                <w:t xml:space="preserve">. </w:t>
              </w:r>
            </w:ins>
          </w:p>
          <w:p w14:paraId="2CDB6933" w14:textId="77777777" w:rsidR="008D3718" w:rsidRDefault="008D3718" w:rsidP="008D3718">
            <w:pPr>
              <w:spacing w:before="0" w:line="240" w:lineRule="auto"/>
              <w:contextualSpacing w:val="0"/>
              <w:rPr>
                <w:ins w:id="14538" w:author="Phuong Truong Thi" w:date="2024-11-25T12:27:00Z"/>
                <w:rFonts w:ascii="Times New Roman" w:hAnsi="Times New Roman"/>
                <w:color w:val="000000"/>
                <w:sz w:val="24"/>
                <w:szCs w:val="24"/>
              </w:rPr>
            </w:pPr>
            <w:ins w:id="14539" w:author="Phuong Truong Thi" w:date="2024-11-25T12:27:00Z">
              <w:r>
                <w:rPr>
                  <w:rFonts w:ascii="Times New Roman" w:hAnsi="Times New Roman"/>
                  <w:color w:val="000000"/>
                  <w:sz w:val="24"/>
                  <w:szCs w:val="24"/>
                </w:rPr>
                <w:t xml:space="preserve">Opp đang khai thác là Opp có trạng thái khác: </w:t>
              </w:r>
            </w:ins>
          </w:p>
          <w:p w14:paraId="785F8A1D" w14:textId="77777777" w:rsidR="008D3718" w:rsidRDefault="008D3718" w:rsidP="008D3718">
            <w:pPr>
              <w:pStyle w:val="ListParagraph"/>
              <w:numPr>
                <w:ilvl w:val="3"/>
                <w:numId w:val="47"/>
              </w:numPr>
              <w:rPr>
                <w:ins w:id="14540" w:author="Phuong Truong Thi" w:date="2024-11-25T12:27:00Z"/>
                <w:lang w:eastAsia="vi-VN"/>
              </w:rPr>
            </w:pPr>
            <w:ins w:id="14541" w:author="Phuong Truong Thi" w:date="2024-11-25T12:27:00Z">
              <w:r>
                <w:rPr>
                  <w:color w:val="000000"/>
                  <w:szCs w:val="24"/>
                </w:rPr>
                <w:t xml:space="preserve">Đóng - </w:t>
              </w:r>
              <w:r>
                <w:rPr>
                  <w:lang w:eastAsia="vi-VN"/>
                </w:rPr>
                <w:t>Không hoàn thành</w:t>
              </w:r>
            </w:ins>
          </w:p>
          <w:p w14:paraId="04426A68" w14:textId="77777777" w:rsidR="008D3718" w:rsidRDefault="008D3718" w:rsidP="008D3718">
            <w:pPr>
              <w:pStyle w:val="ListParagraph"/>
              <w:numPr>
                <w:ilvl w:val="3"/>
                <w:numId w:val="47"/>
              </w:numPr>
              <w:rPr>
                <w:ins w:id="14542" w:author="Phuong Truong Thi" w:date="2024-11-25T12:27:00Z"/>
                <w:lang w:eastAsia="vi-VN"/>
              </w:rPr>
            </w:pPr>
            <w:ins w:id="14543" w:author="Phuong Truong Thi" w:date="2024-11-25T12:27:00Z">
              <w:r>
                <w:rPr>
                  <w:lang w:eastAsia="vi-VN"/>
                </w:rPr>
                <w:t>Đóng - Hoàn thành 1 phần</w:t>
              </w:r>
            </w:ins>
          </w:p>
          <w:p w14:paraId="2534C991" w14:textId="7EE186E9" w:rsidR="00975861" w:rsidRPr="0052167B" w:rsidRDefault="008D3718">
            <w:pPr>
              <w:pStyle w:val="ListParagraph"/>
              <w:numPr>
                <w:ilvl w:val="3"/>
                <w:numId w:val="47"/>
              </w:numPr>
              <w:rPr>
                <w:ins w:id="14544" w:author="Phuong Truong Thi" w:date="2024-10-16T01:01:00Z"/>
                <w:lang w:eastAsia="vi-VN"/>
              </w:rPr>
              <w:pPrChange w:id="14545" w:author="Phuong Truong Thi" w:date="2024-11-25T12:27:00Z">
                <w:pPr>
                  <w:spacing w:before="0" w:line="240" w:lineRule="auto"/>
                  <w:contextualSpacing w:val="0"/>
                </w:pPr>
              </w:pPrChange>
            </w:pPr>
            <w:ins w:id="14546" w:author="Phuong Truong Thi" w:date="2024-11-25T12:27:00Z">
              <w:r>
                <w:rPr>
                  <w:lang w:eastAsia="vi-VN"/>
                </w:rPr>
                <w:t>Đóng  - Hoàn thành toàn phần</w:t>
              </w:r>
            </w:ins>
            <w:commentRangeStart w:id="14547"/>
            <w:commentRangeStart w:id="14548"/>
            <w:commentRangeStart w:id="14549"/>
            <w:commentRangeEnd w:id="14547"/>
            <w:del w:id="14550" w:author="Phuong Truong Thi" w:date="2024-11-25T12:27:00Z">
              <w:r w:rsidR="009478E6" w:rsidDel="008D3718">
                <w:rPr>
                  <w:rStyle w:val="CommentReference"/>
                  <w:lang w:val="x-none" w:eastAsia="x-none"/>
                </w:rPr>
                <w:commentReference w:id="14547"/>
              </w:r>
              <w:commentRangeEnd w:id="14548"/>
              <w:r w:rsidR="00975861" w:rsidDel="008D3718">
                <w:rPr>
                  <w:rStyle w:val="CommentReference"/>
                  <w:lang w:val="x-none" w:eastAsia="x-none"/>
                </w:rPr>
                <w:commentReference w:id="14548"/>
              </w:r>
            </w:del>
            <w:commentRangeEnd w:id="14549"/>
            <w:r w:rsidR="00AE5A0A">
              <w:rPr>
                <w:rStyle w:val="CommentReference"/>
                <w:rFonts w:ascii="Arial" w:hAnsi="Arial"/>
                <w:lang w:val="x-none" w:eastAsia="x-none"/>
              </w:rPr>
              <w:commentReference w:id="14549"/>
            </w:r>
          </w:p>
        </w:tc>
        <w:tc>
          <w:tcPr>
            <w:tcW w:w="963" w:type="dxa"/>
          </w:tcPr>
          <w:p w14:paraId="752581E9" w14:textId="77777777" w:rsidR="00F868EA" w:rsidRPr="00B66378" w:rsidRDefault="00F868EA" w:rsidP="00817E47">
            <w:pPr>
              <w:spacing w:before="0" w:line="240" w:lineRule="auto"/>
              <w:contextualSpacing w:val="0"/>
              <w:rPr>
                <w:ins w:id="14551" w:author="Phuong Truong Thi" w:date="2024-10-16T01:01:00Z"/>
                <w:rFonts w:ascii="Times New Roman" w:eastAsia="Times New Roman" w:hAnsi="Times New Roman"/>
                <w:sz w:val="24"/>
                <w:szCs w:val="24"/>
                <w:lang w:val="vi-VN" w:eastAsia="vi-VN"/>
              </w:rPr>
            </w:pPr>
            <w:ins w:id="14552" w:author="Phuong Truong Thi" w:date="2024-10-16T01:01:00Z">
              <w:r>
                <w:rPr>
                  <w:rFonts w:ascii="Times New Roman" w:eastAsia="Times New Roman" w:hAnsi="Times New Roman"/>
                  <w:sz w:val="24"/>
                  <w:szCs w:val="24"/>
                  <w:lang w:val="vi-VN" w:eastAsia="vi-VN"/>
                </w:rPr>
                <w:t>CRM</w:t>
              </w:r>
            </w:ins>
          </w:p>
        </w:tc>
        <w:tc>
          <w:tcPr>
            <w:tcW w:w="1330" w:type="dxa"/>
          </w:tcPr>
          <w:p w14:paraId="3AF5B75D" w14:textId="77777777" w:rsidR="00F868EA" w:rsidRPr="0052167B" w:rsidRDefault="00F868EA" w:rsidP="00817E47">
            <w:pPr>
              <w:spacing w:before="0" w:line="240" w:lineRule="auto"/>
              <w:contextualSpacing w:val="0"/>
              <w:rPr>
                <w:ins w:id="14553" w:author="Phuong Truong Thi" w:date="2024-10-16T01:01:00Z"/>
                <w:rFonts w:ascii="Times New Roman" w:eastAsia="Times New Roman" w:hAnsi="Times New Roman"/>
                <w:sz w:val="24"/>
                <w:szCs w:val="24"/>
                <w:lang w:eastAsia="vi-VN"/>
              </w:rPr>
            </w:pPr>
            <w:ins w:id="14554"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F883E07" w14:textId="77777777" w:rsidR="00F868EA" w:rsidRPr="0052167B" w:rsidRDefault="00F868EA" w:rsidP="00817E47">
            <w:pPr>
              <w:spacing w:before="0" w:line="240" w:lineRule="auto"/>
              <w:contextualSpacing w:val="0"/>
              <w:rPr>
                <w:ins w:id="14555" w:author="Phuong Truong Thi" w:date="2024-10-16T01:01:00Z"/>
                <w:rFonts w:ascii="Times New Roman" w:eastAsia="Times New Roman" w:hAnsi="Times New Roman"/>
                <w:sz w:val="24"/>
                <w:szCs w:val="24"/>
                <w:lang w:val="vi-VN" w:eastAsia="vi-VN"/>
              </w:rPr>
            </w:pPr>
          </w:p>
        </w:tc>
        <w:tc>
          <w:tcPr>
            <w:tcW w:w="1134" w:type="dxa"/>
          </w:tcPr>
          <w:p w14:paraId="28C08B2E" w14:textId="77777777" w:rsidR="00F868EA" w:rsidRPr="0052167B" w:rsidRDefault="00F868EA" w:rsidP="00817E47">
            <w:pPr>
              <w:spacing w:before="0" w:line="240" w:lineRule="auto"/>
              <w:contextualSpacing w:val="0"/>
              <w:jc w:val="center"/>
              <w:rPr>
                <w:ins w:id="14556" w:author="Phuong Truong Thi" w:date="2024-10-16T01:01:00Z"/>
                <w:rFonts w:ascii="Times New Roman" w:eastAsia="Times New Roman" w:hAnsi="Times New Roman"/>
                <w:sz w:val="24"/>
                <w:szCs w:val="24"/>
                <w:lang w:eastAsia="vi-VN"/>
              </w:rPr>
            </w:pPr>
            <w:ins w:id="14557" w:author="Phuong Truong Thi" w:date="2024-10-16T01:01:00Z">
              <w:r w:rsidRPr="0052167B">
                <w:rPr>
                  <w:rFonts w:ascii="Times New Roman" w:eastAsia="Times New Roman" w:hAnsi="Times New Roman"/>
                  <w:sz w:val="24"/>
                  <w:szCs w:val="24"/>
                  <w:lang w:eastAsia="vi-VN"/>
                </w:rPr>
                <w:t>Y</w:t>
              </w:r>
            </w:ins>
          </w:p>
        </w:tc>
      </w:tr>
      <w:tr w:rsidR="00F868EA" w:rsidRPr="0052167B" w14:paraId="50E803FA" w14:textId="77777777" w:rsidTr="000A2F3A">
        <w:trPr>
          <w:trHeight w:val="276"/>
          <w:ins w:id="14558" w:author="Phuong Truong Thi" w:date="2024-10-16T01:01:00Z"/>
        </w:trPr>
        <w:tc>
          <w:tcPr>
            <w:tcW w:w="670" w:type="dxa"/>
            <w:shd w:val="clear" w:color="auto" w:fill="auto"/>
            <w:vAlign w:val="center"/>
          </w:tcPr>
          <w:p w14:paraId="371DC0A0" w14:textId="77777777" w:rsidR="00F868EA" w:rsidRPr="0052167B" w:rsidRDefault="00F868EA" w:rsidP="00817E47">
            <w:pPr>
              <w:pStyle w:val="ListParagraph"/>
              <w:numPr>
                <w:ilvl w:val="0"/>
                <w:numId w:val="68"/>
              </w:numPr>
              <w:spacing w:before="0" w:line="240" w:lineRule="auto"/>
              <w:contextualSpacing w:val="0"/>
              <w:jc w:val="left"/>
              <w:rPr>
                <w:ins w:id="14559" w:author="Phuong Truong Thi" w:date="2024-10-16T01:01:00Z"/>
                <w:rFonts w:eastAsia="Times New Roman"/>
                <w:szCs w:val="24"/>
                <w:lang w:val="vi-VN" w:eastAsia="vi-VN"/>
              </w:rPr>
            </w:pPr>
          </w:p>
        </w:tc>
        <w:tc>
          <w:tcPr>
            <w:tcW w:w="2097" w:type="dxa"/>
            <w:shd w:val="clear" w:color="auto" w:fill="auto"/>
            <w:vAlign w:val="center"/>
          </w:tcPr>
          <w:p w14:paraId="0B7380C9" w14:textId="77777777" w:rsidR="00F868EA" w:rsidRPr="0052167B" w:rsidRDefault="00F868EA" w:rsidP="00817E47">
            <w:pPr>
              <w:spacing w:before="0" w:line="240" w:lineRule="auto"/>
              <w:contextualSpacing w:val="0"/>
              <w:rPr>
                <w:ins w:id="14560" w:author="Phuong Truong Thi" w:date="2024-10-16T01:01:00Z"/>
                <w:rFonts w:ascii="Times New Roman" w:hAnsi="Times New Roman"/>
                <w:sz w:val="24"/>
                <w:szCs w:val="24"/>
              </w:rPr>
            </w:pPr>
            <w:ins w:id="14561" w:author="Phuong Truong Thi" w:date="2024-10-16T01:01:00Z">
              <w:r w:rsidRPr="0052167B">
                <w:rPr>
                  <w:rFonts w:ascii="Times New Roman" w:hAnsi="Times New Roman"/>
                  <w:color w:val="000000"/>
                  <w:sz w:val="24"/>
                  <w:szCs w:val="24"/>
                </w:rPr>
                <w:t>Tổng số lead/opt của KH</w:t>
              </w:r>
            </w:ins>
          </w:p>
        </w:tc>
        <w:tc>
          <w:tcPr>
            <w:tcW w:w="2230" w:type="dxa"/>
            <w:vAlign w:val="center"/>
          </w:tcPr>
          <w:p w14:paraId="69205D82" w14:textId="77777777" w:rsidR="00F868EA" w:rsidRPr="0052167B" w:rsidRDefault="00F868EA" w:rsidP="00817E47">
            <w:pPr>
              <w:spacing w:before="0" w:line="240" w:lineRule="auto"/>
              <w:contextualSpacing w:val="0"/>
              <w:rPr>
                <w:ins w:id="14562" w:author="Phuong Truong Thi" w:date="2024-10-16T01:01:00Z"/>
                <w:rFonts w:ascii="Times New Roman" w:eastAsia="Times New Roman" w:hAnsi="Times New Roman"/>
                <w:sz w:val="24"/>
                <w:szCs w:val="24"/>
                <w:lang w:eastAsia="vi-VN"/>
              </w:rPr>
            </w:pPr>
            <w:ins w:id="14563" w:author="Phuong Truong Thi" w:date="2024-10-16T01:01:00Z">
              <w:r w:rsidRPr="0052167B">
                <w:rPr>
                  <w:rFonts w:ascii="Times New Roman" w:hAnsi="Times New Roman"/>
                  <w:color w:val="000000"/>
                  <w:sz w:val="24"/>
                  <w:szCs w:val="24"/>
                </w:rPr>
                <w:t>Tổng số lead/opt đã được tạo ra để khai thác khách hàng đó</w:t>
              </w:r>
            </w:ins>
          </w:p>
        </w:tc>
        <w:tc>
          <w:tcPr>
            <w:tcW w:w="963" w:type="dxa"/>
          </w:tcPr>
          <w:p w14:paraId="19B030CD" w14:textId="77777777" w:rsidR="00F868EA" w:rsidRPr="00B66378" w:rsidRDefault="00F868EA" w:rsidP="00817E47">
            <w:pPr>
              <w:spacing w:before="0" w:line="240" w:lineRule="auto"/>
              <w:contextualSpacing w:val="0"/>
              <w:rPr>
                <w:ins w:id="14564" w:author="Phuong Truong Thi" w:date="2024-10-16T01:01:00Z"/>
                <w:rFonts w:ascii="Times New Roman" w:eastAsia="Times New Roman" w:hAnsi="Times New Roman"/>
                <w:sz w:val="24"/>
                <w:szCs w:val="24"/>
                <w:lang w:val="vi-VN" w:eastAsia="vi-VN"/>
              </w:rPr>
            </w:pPr>
            <w:ins w:id="14565" w:author="Phuong Truong Thi" w:date="2024-10-16T01:01:00Z">
              <w:r>
                <w:rPr>
                  <w:rFonts w:ascii="Times New Roman" w:eastAsia="Times New Roman" w:hAnsi="Times New Roman"/>
                  <w:sz w:val="24"/>
                  <w:szCs w:val="24"/>
                  <w:lang w:val="vi-VN" w:eastAsia="vi-VN"/>
                </w:rPr>
                <w:t>CRM</w:t>
              </w:r>
            </w:ins>
          </w:p>
        </w:tc>
        <w:tc>
          <w:tcPr>
            <w:tcW w:w="1330" w:type="dxa"/>
          </w:tcPr>
          <w:p w14:paraId="174CE385" w14:textId="77777777" w:rsidR="00F868EA" w:rsidRPr="0052167B" w:rsidRDefault="00F868EA" w:rsidP="00817E47">
            <w:pPr>
              <w:spacing w:before="0" w:line="240" w:lineRule="auto"/>
              <w:contextualSpacing w:val="0"/>
              <w:rPr>
                <w:ins w:id="14566" w:author="Phuong Truong Thi" w:date="2024-10-16T01:01:00Z"/>
                <w:rFonts w:ascii="Times New Roman" w:eastAsia="Times New Roman" w:hAnsi="Times New Roman"/>
                <w:sz w:val="24"/>
                <w:szCs w:val="24"/>
                <w:lang w:eastAsia="vi-VN"/>
              </w:rPr>
            </w:pPr>
            <w:ins w:id="14567"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BC11DE2" w14:textId="77777777" w:rsidR="00F868EA" w:rsidRPr="0052167B" w:rsidRDefault="00F868EA" w:rsidP="00817E47">
            <w:pPr>
              <w:spacing w:before="0" w:line="240" w:lineRule="auto"/>
              <w:contextualSpacing w:val="0"/>
              <w:rPr>
                <w:ins w:id="14568" w:author="Phuong Truong Thi" w:date="2024-10-16T01:01:00Z"/>
                <w:rFonts w:ascii="Times New Roman" w:eastAsia="Times New Roman" w:hAnsi="Times New Roman"/>
                <w:sz w:val="24"/>
                <w:szCs w:val="24"/>
                <w:lang w:val="vi-VN" w:eastAsia="vi-VN"/>
              </w:rPr>
            </w:pPr>
          </w:p>
        </w:tc>
        <w:tc>
          <w:tcPr>
            <w:tcW w:w="1134" w:type="dxa"/>
          </w:tcPr>
          <w:p w14:paraId="3AA46CA0" w14:textId="77777777" w:rsidR="00F868EA" w:rsidRPr="0052167B" w:rsidRDefault="00F868EA" w:rsidP="00817E47">
            <w:pPr>
              <w:spacing w:before="0" w:line="240" w:lineRule="auto"/>
              <w:contextualSpacing w:val="0"/>
              <w:jc w:val="center"/>
              <w:rPr>
                <w:ins w:id="14569" w:author="Phuong Truong Thi" w:date="2024-10-16T01:01:00Z"/>
                <w:rFonts w:ascii="Times New Roman" w:eastAsia="Times New Roman" w:hAnsi="Times New Roman"/>
                <w:sz w:val="24"/>
                <w:szCs w:val="24"/>
                <w:lang w:eastAsia="vi-VN"/>
              </w:rPr>
            </w:pPr>
            <w:ins w:id="14570" w:author="Phuong Truong Thi" w:date="2024-10-16T01:01:00Z">
              <w:r w:rsidRPr="0052167B">
                <w:rPr>
                  <w:rFonts w:ascii="Times New Roman" w:eastAsia="Times New Roman" w:hAnsi="Times New Roman"/>
                  <w:sz w:val="24"/>
                  <w:szCs w:val="24"/>
                  <w:lang w:eastAsia="vi-VN"/>
                </w:rPr>
                <w:t>N</w:t>
              </w:r>
            </w:ins>
          </w:p>
        </w:tc>
      </w:tr>
      <w:tr w:rsidR="008F5D76" w:rsidRPr="0052167B" w14:paraId="6411630E" w14:textId="77777777" w:rsidTr="00817E47">
        <w:trPr>
          <w:trHeight w:val="276"/>
          <w:ins w:id="14571" w:author="Phuong Truong Thi" w:date="2024-10-16T01:01:00Z"/>
        </w:trPr>
        <w:tc>
          <w:tcPr>
            <w:tcW w:w="9394" w:type="dxa"/>
            <w:gridSpan w:val="7"/>
          </w:tcPr>
          <w:p w14:paraId="0019424E" w14:textId="77777777" w:rsidR="008F5D76" w:rsidRPr="0052167B" w:rsidRDefault="008F5D76" w:rsidP="00817E47">
            <w:pPr>
              <w:spacing w:before="0" w:line="240" w:lineRule="auto"/>
              <w:contextualSpacing w:val="0"/>
              <w:jc w:val="left"/>
              <w:rPr>
                <w:ins w:id="14572" w:author="Phuong Truong Thi" w:date="2024-10-16T01:01:00Z"/>
                <w:rFonts w:ascii="Times New Roman" w:eastAsia="Times New Roman" w:hAnsi="Times New Roman"/>
                <w:sz w:val="24"/>
                <w:szCs w:val="24"/>
                <w:lang w:eastAsia="vi-VN"/>
              </w:rPr>
            </w:pPr>
            <w:ins w:id="14573" w:author="Phuong Truong Thi" w:date="2024-10-16T01:01:00Z">
              <w:r w:rsidRPr="0052167B">
                <w:rPr>
                  <w:rFonts w:ascii="Times New Roman" w:eastAsia="Times New Roman" w:hAnsi="Times New Roman"/>
                  <w:sz w:val="24"/>
                  <w:szCs w:val="24"/>
                  <w:lang w:eastAsia="vi-VN"/>
                </w:rPr>
                <w:t>Gợi ý bán</w:t>
              </w:r>
            </w:ins>
          </w:p>
        </w:tc>
      </w:tr>
      <w:tr w:rsidR="00F868EA" w:rsidRPr="0052167B" w14:paraId="7B989610" w14:textId="77777777" w:rsidTr="000A2F3A">
        <w:trPr>
          <w:trHeight w:val="276"/>
          <w:ins w:id="14574" w:author="Phuong Truong Thi" w:date="2024-10-16T01:01:00Z"/>
        </w:trPr>
        <w:tc>
          <w:tcPr>
            <w:tcW w:w="670" w:type="dxa"/>
            <w:shd w:val="clear" w:color="auto" w:fill="auto"/>
            <w:vAlign w:val="center"/>
          </w:tcPr>
          <w:p w14:paraId="0A11FD30" w14:textId="77777777" w:rsidR="00F868EA" w:rsidRPr="0052167B" w:rsidRDefault="00F868EA" w:rsidP="00817E47">
            <w:pPr>
              <w:pStyle w:val="ListParagraph"/>
              <w:numPr>
                <w:ilvl w:val="0"/>
                <w:numId w:val="68"/>
              </w:numPr>
              <w:spacing w:before="0" w:line="240" w:lineRule="auto"/>
              <w:contextualSpacing w:val="0"/>
              <w:jc w:val="left"/>
              <w:rPr>
                <w:ins w:id="14575" w:author="Phuong Truong Thi" w:date="2024-10-16T01:01:00Z"/>
                <w:rFonts w:eastAsia="Times New Roman"/>
                <w:szCs w:val="24"/>
                <w:lang w:val="vi-VN" w:eastAsia="vi-VN"/>
              </w:rPr>
            </w:pPr>
          </w:p>
        </w:tc>
        <w:tc>
          <w:tcPr>
            <w:tcW w:w="2097" w:type="dxa"/>
            <w:shd w:val="clear" w:color="auto" w:fill="auto"/>
            <w:vAlign w:val="center"/>
          </w:tcPr>
          <w:p w14:paraId="6F2AC72B" w14:textId="77777777" w:rsidR="00F868EA" w:rsidRPr="0052167B" w:rsidRDefault="00F868EA" w:rsidP="00817E47">
            <w:pPr>
              <w:spacing w:before="0" w:line="240" w:lineRule="auto"/>
              <w:contextualSpacing w:val="0"/>
              <w:rPr>
                <w:ins w:id="14576" w:author="Phuong Truong Thi" w:date="2024-10-16T01:01:00Z"/>
                <w:rFonts w:ascii="Times New Roman" w:hAnsi="Times New Roman"/>
                <w:sz w:val="24"/>
                <w:szCs w:val="24"/>
              </w:rPr>
            </w:pPr>
            <w:ins w:id="14577" w:author="Phuong Truong Thi" w:date="2024-10-16T01:01:00Z">
              <w:r w:rsidRPr="0052167B">
                <w:rPr>
                  <w:rFonts w:ascii="Times New Roman" w:hAnsi="Times New Roman"/>
                  <w:color w:val="000000"/>
                  <w:sz w:val="24"/>
                  <w:szCs w:val="24"/>
                </w:rPr>
                <w:t>Gợi ý bán 1</w:t>
              </w:r>
            </w:ins>
          </w:p>
        </w:tc>
        <w:tc>
          <w:tcPr>
            <w:tcW w:w="2230" w:type="dxa"/>
            <w:vAlign w:val="center"/>
          </w:tcPr>
          <w:p w14:paraId="5727A751" w14:textId="77777777" w:rsidR="00F868EA" w:rsidRPr="0052167B" w:rsidRDefault="00F868EA" w:rsidP="00817E47">
            <w:pPr>
              <w:spacing w:before="0" w:line="240" w:lineRule="auto"/>
              <w:contextualSpacing w:val="0"/>
              <w:rPr>
                <w:ins w:id="14578" w:author="Phuong Truong Thi" w:date="2024-10-16T01:01:00Z"/>
                <w:rFonts w:ascii="Times New Roman" w:eastAsia="Times New Roman" w:hAnsi="Times New Roman"/>
                <w:color w:val="000000"/>
                <w:sz w:val="24"/>
                <w:szCs w:val="24"/>
                <w:lang w:eastAsia="vi-VN"/>
              </w:rPr>
            </w:pPr>
            <w:ins w:id="14579" w:author="Phuong Truong Thi" w:date="2024-10-16T01:01:00Z">
              <w:r w:rsidRPr="0052167B">
                <w:rPr>
                  <w:rFonts w:ascii="Times New Roman" w:hAnsi="Times New Roman"/>
                  <w:color w:val="000000"/>
                  <w:sz w:val="24"/>
                  <w:szCs w:val="24"/>
                </w:rPr>
                <w:t>Gợi ý bán sản phẩm từ Model AI của EDA</w:t>
              </w:r>
            </w:ins>
          </w:p>
        </w:tc>
        <w:tc>
          <w:tcPr>
            <w:tcW w:w="963" w:type="dxa"/>
          </w:tcPr>
          <w:p w14:paraId="274AC171" w14:textId="77777777" w:rsidR="00F868EA" w:rsidRPr="00B66378" w:rsidRDefault="00F868EA" w:rsidP="00817E47">
            <w:pPr>
              <w:spacing w:before="0" w:line="240" w:lineRule="auto"/>
              <w:contextualSpacing w:val="0"/>
              <w:rPr>
                <w:ins w:id="14580" w:author="Phuong Truong Thi" w:date="2024-10-16T01:01:00Z"/>
                <w:rFonts w:ascii="Times New Roman" w:eastAsia="Times New Roman" w:hAnsi="Times New Roman"/>
                <w:color w:val="000000"/>
                <w:sz w:val="24"/>
                <w:szCs w:val="24"/>
                <w:lang w:val="vi-VN" w:eastAsia="vi-VN"/>
              </w:rPr>
            </w:pPr>
            <w:ins w:id="14581" w:author="Phuong Truong Thi" w:date="2024-10-16T01:01:00Z">
              <w:r>
                <w:rPr>
                  <w:rFonts w:ascii="Times New Roman" w:eastAsia="Times New Roman" w:hAnsi="Times New Roman"/>
                  <w:color w:val="000000"/>
                  <w:sz w:val="24"/>
                  <w:szCs w:val="24"/>
                  <w:lang w:val="vi-VN" w:eastAsia="vi-VN"/>
                </w:rPr>
                <w:t>EDA</w:t>
              </w:r>
            </w:ins>
          </w:p>
        </w:tc>
        <w:tc>
          <w:tcPr>
            <w:tcW w:w="1330" w:type="dxa"/>
          </w:tcPr>
          <w:p w14:paraId="79EBDEEB" w14:textId="0CFB2EFB" w:rsidR="00F868EA" w:rsidRPr="0052167B" w:rsidRDefault="00525739" w:rsidP="00817E47">
            <w:pPr>
              <w:spacing w:before="0" w:line="240" w:lineRule="auto"/>
              <w:contextualSpacing w:val="0"/>
              <w:rPr>
                <w:ins w:id="14582"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68D3D986" w14:textId="77777777" w:rsidR="00F868EA" w:rsidRPr="0052167B" w:rsidRDefault="00F868EA" w:rsidP="00817E47">
            <w:pPr>
              <w:spacing w:before="0" w:line="240" w:lineRule="auto"/>
              <w:contextualSpacing w:val="0"/>
              <w:rPr>
                <w:ins w:id="14583" w:author="Phuong Truong Thi" w:date="2024-10-16T01:01:00Z"/>
                <w:rFonts w:ascii="Times New Roman" w:eastAsia="Times New Roman" w:hAnsi="Times New Roman"/>
                <w:sz w:val="24"/>
                <w:szCs w:val="24"/>
                <w:lang w:val="vi-VN" w:eastAsia="vi-VN"/>
              </w:rPr>
            </w:pPr>
          </w:p>
        </w:tc>
        <w:tc>
          <w:tcPr>
            <w:tcW w:w="1134" w:type="dxa"/>
          </w:tcPr>
          <w:p w14:paraId="224CE923" w14:textId="77777777" w:rsidR="00F868EA" w:rsidRPr="0052167B" w:rsidRDefault="00F868EA" w:rsidP="00817E47">
            <w:pPr>
              <w:spacing w:before="0" w:line="240" w:lineRule="auto"/>
              <w:contextualSpacing w:val="0"/>
              <w:jc w:val="center"/>
              <w:rPr>
                <w:ins w:id="14584" w:author="Phuong Truong Thi" w:date="2024-10-16T01:01:00Z"/>
                <w:rFonts w:ascii="Times New Roman" w:eastAsia="Times New Roman" w:hAnsi="Times New Roman"/>
                <w:sz w:val="24"/>
                <w:szCs w:val="24"/>
                <w:lang w:eastAsia="vi-VN"/>
              </w:rPr>
            </w:pPr>
            <w:ins w:id="14585" w:author="Phuong Truong Thi" w:date="2024-10-16T01:01:00Z">
              <w:r w:rsidRPr="0052167B">
                <w:rPr>
                  <w:rFonts w:ascii="Times New Roman" w:eastAsia="Times New Roman" w:hAnsi="Times New Roman"/>
                  <w:sz w:val="24"/>
                  <w:szCs w:val="24"/>
                  <w:lang w:eastAsia="vi-VN"/>
                </w:rPr>
                <w:t>Y</w:t>
              </w:r>
            </w:ins>
          </w:p>
        </w:tc>
      </w:tr>
      <w:tr w:rsidR="00F868EA" w:rsidRPr="0052167B" w14:paraId="753F7B6D" w14:textId="77777777" w:rsidTr="000A2F3A">
        <w:trPr>
          <w:trHeight w:val="276"/>
          <w:ins w:id="14586" w:author="Phuong Truong Thi" w:date="2024-10-16T01:01:00Z"/>
        </w:trPr>
        <w:tc>
          <w:tcPr>
            <w:tcW w:w="670" w:type="dxa"/>
            <w:shd w:val="clear" w:color="auto" w:fill="auto"/>
            <w:vAlign w:val="center"/>
          </w:tcPr>
          <w:p w14:paraId="27C1E66A" w14:textId="77777777" w:rsidR="00F868EA" w:rsidRPr="0052167B" w:rsidRDefault="00F868EA" w:rsidP="00817E47">
            <w:pPr>
              <w:pStyle w:val="ListParagraph"/>
              <w:numPr>
                <w:ilvl w:val="0"/>
                <w:numId w:val="68"/>
              </w:numPr>
              <w:spacing w:before="0" w:line="240" w:lineRule="auto"/>
              <w:contextualSpacing w:val="0"/>
              <w:jc w:val="left"/>
              <w:rPr>
                <w:ins w:id="14587" w:author="Phuong Truong Thi" w:date="2024-10-16T01:01:00Z"/>
                <w:rFonts w:eastAsia="Times New Roman"/>
                <w:szCs w:val="24"/>
                <w:lang w:val="vi-VN" w:eastAsia="vi-VN"/>
              </w:rPr>
            </w:pPr>
          </w:p>
        </w:tc>
        <w:tc>
          <w:tcPr>
            <w:tcW w:w="2097" w:type="dxa"/>
            <w:shd w:val="clear" w:color="auto" w:fill="auto"/>
            <w:vAlign w:val="center"/>
          </w:tcPr>
          <w:p w14:paraId="54B13B0F" w14:textId="77777777" w:rsidR="00F868EA" w:rsidRPr="0052167B" w:rsidRDefault="00F868EA" w:rsidP="00817E47">
            <w:pPr>
              <w:spacing w:before="0" w:line="240" w:lineRule="auto"/>
              <w:contextualSpacing w:val="0"/>
              <w:rPr>
                <w:ins w:id="14588" w:author="Phuong Truong Thi" w:date="2024-10-16T01:01:00Z"/>
                <w:rFonts w:ascii="Times New Roman" w:hAnsi="Times New Roman"/>
                <w:sz w:val="24"/>
                <w:szCs w:val="24"/>
              </w:rPr>
            </w:pPr>
            <w:ins w:id="14589" w:author="Phuong Truong Thi" w:date="2024-10-16T01:01:00Z">
              <w:r w:rsidRPr="0052167B">
                <w:rPr>
                  <w:rFonts w:ascii="Times New Roman" w:hAnsi="Times New Roman"/>
                  <w:color w:val="000000"/>
                  <w:sz w:val="24"/>
                  <w:szCs w:val="24"/>
                </w:rPr>
                <w:t>Gợi ý bán 2</w:t>
              </w:r>
            </w:ins>
          </w:p>
        </w:tc>
        <w:tc>
          <w:tcPr>
            <w:tcW w:w="2230" w:type="dxa"/>
            <w:vAlign w:val="center"/>
          </w:tcPr>
          <w:p w14:paraId="2E33A463" w14:textId="77777777" w:rsidR="00F868EA" w:rsidRPr="0052167B" w:rsidRDefault="00F868EA" w:rsidP="00817E47">
            <w:pPr>
              <w:spacing w:before="0" w:line="240" w:lineRule="auto"/>
              <w:contextualSpacing w:val="0"/>
              <w:rPr>
                <w:ins w:id="14590" w:author="Phuong Truong Thi" w:date="2024-10-16T01:01:00Z"/>
                <w:rFonts w:ascii="Times New Roman" w:eastAsia="Times New Roman" w:hAnsi="Times New Roman"/>
                <w:color w:val="000000"/>
                <w:sz w:val="24"/>
                <w:szCs w:val="24"/>
                <w:lang w:eastAsia="vi-VN"/>
              </w:rPr>
            </w:pPr>
            <w:ins w:id="14591" w:author="Phuong Truong Thi" w:date="2024-10-16T01:01:00Z">
              <w:r w:rsidRPr="0052167B">
                <w:rPr>
                  <w:rFonts w:ascii="Times New Roman" w:hAnsi="Times New Roman"/>
                  <w:color w:val="000000"/>
                  <w:sz w:val="24"/>
                  <w:szCs w:val="24"/>
                </w:rPr>
                <w:t>Gợi ý bán sản phẩm từ Model AI của EDA</w:t>
              </w:r>
            </w:ins>
          </w:p>
        </w:tc>
        <w:tc>
          <w:tcPr>
            <w:tcW w:w="963" w:type="dxa"/>
          </w:tcPr>
          <w:p w14:paraId="0E364010" w14:textId="77777777" w:rsidR="00F868EA" w:rsidRPr="0052167B" w:rsidRDefault="00F868EA" w:rsidP="00817E47">
            <w:pPr>
              <w:spacing w:before="0" w:line="240" w:lineRule="auto"/>
              <w:contextualSpacing w:val="0"/>
              <w:rPr>
                <w:ins w:id="14592" w:author="Phuong Truong Thi" w:date="2024-10-16T01:01:00Z"/>
                <w:rFonts w:ascii="Times New Roman" w:eastAsia="Times New Roman" w:hAnsi="Times New Roman"/>
                <w:color w:val="000000"/>
                <w:sz w:val="24"/>
                <w:szCs w:val="24"/>
                <w:lang w:eastAsia="vi-VN"/>
              </w:rPr>
            </w:pPr>
            <w:ins w:id="14593" w:author="Phuong Truong Thi" w:date="2024-10-16T01:01:00Z">
              <w:r>
                <w:rPr>
                  <w:rFonts w:ascii="Times New Roman" w:eastAsia="Times New Roman" w:hAnsi="Times New Roman"/>
                  <w:color w:val="000000"/>
                  <w:sz w:val="24"/>
                  <w:szCs w:val="24"/>
                  <w:lang w:val="vi-VN" w:eastAsia="vi-VN"/>
                </w:rPr>
                <w:t>EDA</w:t>
              </w:r>
            </w:ins>
          </w:p>
        </w:tc>
        <w:tc>
          <w:tcPr>
            <w:tcW w:w="1330" w:type="dxa"/>
          </w:tcPr>
          <w:p w14:paraId="52444DF9" w14:textId="67BF86F9" w:rsidR="00F868EA" w:rsidRPr="0052167B" w:rsidRDefault="00525739" w:rsidP="00817E47">
            <w:pPr>
              <w:spacing w:before="0" w:line="240" w:lineRule="auto"/>
              <w:contextualSpacing w:val="0"/>
              <w:rPr>
                <w:ins w:id="14594"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21703116" w14:textId="77777777" w:rsidR="00F868EA" w:rsidRPr="0052167B" w:rsidRDefault="00F868EA" w:rsidP="00817E47">
            <w:pPr>
              <w:spacing w:before="0" w:line="240" w:lineRule="auto"/>
              <w:contextualSpacing w:val="0"/>
              <w:rPr>
                <w:ins w:id="14595" w:author="Phuong Truong Thi" w:date="2024-10-16T01:01:00Z"/>
                <w:rFonts w:ascii="Times New Roman" w:eastAsia="Times New Roman" w:hAnsi="Times New Roman"/>
                <w:sz w:val="24"/>
                <w:szCs w:val="24"/>
                <w:lang w:val="vi-VN" w:eastAsia="vi-VN"/>
              </w:rPr>
            </w:pPr>
          </w:p>
        </w:tc>
        <w:tc>
          <w:tcPr>
            <w:tcW w:w="1134" w:type="dxa"/>
          </w:tcPr>
          <w:p w14:paraId="6817D47C" w14:textId="77777777" w:rsidR="00F868EA" w:rsidRPr="0052167B" w:rsidRDefault="00F868EA" w:rsidP="00817E47">
            <w:pPr>
              <w:spacing w:before="0" w:line="240" w:lineRule="auto"/>
              <w:contextualSpacing w:val="0"/>
              <w:jc w:val="center"/>
              <w:rPr>
                <w:ins w:id="14596" w:author="Phuong Truong Thi" w:date="2024-10-16T01:01:00Z"/>
                <w:rFonts w:ascii="Times New Roman" w:eastAsia="Times New Roman" w:hAnsi="Times New Roman"/>
                <w:sz w:val="24"/>
                <w:szCs w:val="24"/>
                <w:lang w:eastAsia="vi-VN"/>
              </w:rPr>
            </w:pPr>
            <w:ins w:id="14597" w:author="Phuong Truong Thi" w:date="2024-10-16T01:01:00Z">
              <w:r w:rsidRPr="0052167B">
                <w:rPr>
                  <w:rFonts w:ascii="Times New Roman" w:eastAsia="Times New Roman" w:hAnsi="Times New Roman"/>
                  <w:sz w:val="24"/>
                  <w:szCs w:val="24"/>
                  <w:lang w:eastAsia="vi-VN"/>
                </w:rPr>
                <w:t>Y</w:t>
              </w:r>
            </w:ins>
          </w:p>
        </w:tc>
      </w:tr>
      <w:tr w:rsidR="00F868EA" w:rsidRPr="0052167B" w14:paraId="0BBEA0E6" w14:textId="77777777" w:rsidTr="000A2F3A">
        <w:trPr>
          <w:trHeight w:val="276"/>
          <w:ins w:id="14598" w:author="Phuong Truong Thi" w:date="2024-10-16T01:01:00Z"/>
        </w:trPr>
        <w:tc>
          <w:tcPr>
            <w:tcW w:w="670" w:type="dxa"/>
            <w:shd w:val="clear" w:color="auto" w:fill="auto"/>
            <w:vAlign w:val="center"/>
          </w:tcPr>
          <w:p w14:paraId="1F6EF165" w14:textId="77777777" w:rsidR="00F868EA" w:rsidRPr="0052167B" w:rsidRDefault="00F868EA" w:rsidP="00817E47">
            <w:pPr>
              <w:pStyle w:val="ListParagraph"/>
              <w:numPr>
                <w:ilvl w:val="0"/>
                <w:numId w:val="68"/>
              </w:numPr>
              <w:spacing w:before="0" w:line="240" w:lineRule="auto"/>
              <w:contextualSpacing w:val="0"/>
              <w:jc w:val="left"/>
              <w:rPr>
                <w:ins w:id="14599" w:author="Phuong Truong Thi" w:date="2024-10-16T01:01:00Z"/>
                <w:rFonts w:eastAsia="Times New Roman"/>
                <w:szCs w:val="24"/>
                <w:lang w:val="vi-VN" w:eastAsia="vi-VN"/>
              </w:rPr>
            </w:pPr>
          </w:p>
        </w:tc>
        <w:tc>
          <w:tcPr>
            <w:tcW w:w="2097" w:type="dxa"/>
            <w:shd w:val="clear" w:color="auto" w:fill="auto"/>
            <w:vAlign w:val="center"/>
          </w:tcPr>
          <w:p w14:paraId="7E2F7FA3" w14:textId="77777777" w:rsidR="00F868EA" w:rsidRPr="0052167B" w:rsidRDefault="00F868EA" w:rsidP="00817E47">
            <w:pPr>
              <w:spacing w:before="0" w:line="240" w:lineRule="auto"/>
              <w:contextualSpacing w:val="0"/>
              <w:rPr>
                <w:ins w:id="14600" w:author="Phuong Truong Thi" w:date="2024-10-16T01:01:00Z"/>
                <w:rFonts w:ascii="Times New Roman" w:hAnsi="Times New Roman"/>
                <w:sz w:val="24"/>
                <w:szCs w:val="24"/>
              </w:rPr>
            </w:pPr>
            <w:ins w:id="14601" w:author="Phuong Truong Thi" w:date="2024-10-16T01:01:00Z">
              <w:r w:rsidRPr="0052167B">
                <w:rPr>
                  <w:rFonts w:ascii="Times New Roman" w:hAnsi="Times New Roman"/>
                  <w:color w:val="000000"/>
                  <w:sz w:val="24"/>
                  <w:szCs w:val="24"/>
                </w:rPr>
                <w:t>Gợi ý bán 3</w:t>
              </w:r>
            </w:ins>
          </w:p>
        </w:tc>
        <w:tc>
          <w:tcPr>
            <w:tcW w:w="2230" w:type="dxa"/>
            <w:vAlign w:val="center"/>
          </w:tcPr>
          <w:p w14:paraId="7F408925" w14:textId="77777777" w:rsidR="00F868EA" w:rsidRPr="0052167B" w:rsidRDefault="00F868EA" w:rsidP="00817E47">
            <w:pPr>
              <w:spacing w:before="0" w:line="240" w:lineRule="auto"/>
              <w:contextualSpacing w:val="0"/>
              <w:rPr>
                <w:ins w:id="14602" w:author="Phuong Truong Thi" w:date="2024-10-16T01:01:00Z"/>
                <w:rFonts w:ascii="Times New Roman" w:eastAsia="Times New Roman" w:hAnsi="Times New Roman"/>
                <w:color w:val="000000"/>
                <w:sz w:val="24"/>
                <w:szCs w:val="24"/>
                <w:lang w:eastAsia="vi-VN"/>
              </w:rPr>
            </w:pPr>
            <w:ins w:id="14603" w:author="Phuong Truong Thi" w:date="2024-10-16T01:01:00Z">
              <w:r w:rsidRPr="0052167B">
                <w:rPr>
                  <w:rFonts w:ascii="Times New Roman" w:hAnsi="Times New Roman"/>
                  <w:color w:val="000000"/>
                  <w:sz w:val="24"/>
                  <w:szCs w:val="24"/>
                </w:rPr>
                <w:t>Gợi ý bán sản phẩm từ Model AI của EDA</w:t>
              </w:r>
            </w:ins>
          </w:p>
        </w:tc>
        <w:tc>
          <w:tcPr>
            <w:tcW w:w="963" w:type="dxa"/>
          </w:tcPr>
          <w:p w14:paraId="69DA573C" w14:textId="77777777" w:rsidR="00F868EA" w:rsidRPr="0052167B" w:rsidRDefault="00F868EA" w:rsidP="00817E47">
            <w:pPr>
              <w:spacing w:before="0" w:line="240" w:lineRule="auto"/>
              <w:contextualSpacing w:val="0"/>
              <w:rPr>
                <w:ins w:id="14604" w:author="Phuong Truong Thi" w:date="2024-10-16T01:01:00Z"/>
                <w:rFonts w:ascii="Times New Roman" w:eastAsia="Times New Roman" w:hAnsi="Times New Roman"/>
                <w:color w:val="000000"/>
                <w:sz w:val="24"/>
                <w:szCs w:val="24"/>
                <w:lang w:eastAsia="vi-VN"/>
              </w:rPr>
            </w:pPr>
            <w:ins w:id="14605" w:author="Phuong Truong Thi" w:date="2024-10-16T01:01:00Z">
              <w:r>
                <w:rPr>
                  <w:rFonts w:ascii="Times New Roman" w:eastAsia="Times New Roman" w:hAnsi="Times New Roman"/>
                  <w:color w:val="000000"/>
                  <w:sz w:val="24"/>
                  <w:szCs w:val="24"/>
                  <w:lang w:val="vi-VN" w:eastAsia="vi-VN"/>
                </w:rPr>
                <w:t>EDA</w:t>
              </w:r>
            </w:ins>
          </w:p>
        </w:tc>
        <w:tc>
          <w:tcPr>
            <w:tcW w:w="1330" w:type="dxa"/>
          </w:tcPr>
          <w:p w14:paraId="7851904E" w14:textId="45E285E7" w:rsidR="00F868EA" w:rsidRPr="0052167B" w:rsidRDefault="00525739" w:rsidP="00817E47">
            <w:pPr>
              <w:spacing w:before="0" w:line="240" w:lineRule="auto"/>
              <w:contextualSpacing w:val="0"/>
              <w:rPr>
                <w:ins w:id="14606" w:author="Phuong Truong Thi" w:date="2024-10-16T01:01: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970" w:type="dxa"/>
            <w:shd w:val="clear" w:color="auto" w:fill="auto"/>
            <w:noWrap/>
            <w:vAlign w:val="center"/>
          </w:tcPr>
          <w:p w14:paraId="6C19F5AC" w14:textId="77777777" w:rsidR="00F868EA" w:rsidRPr="0052167B" w:rsidRDefault="00F868EA" w:rsidP="00817E47">
            <w:pPr>
              <w:spacing w:before="0" w:line="240" w:lineRule="auto"/>
              <w:contextualSpacing w:val="0"/>
              <w:rPr>
                <w:ins w:id="14607" w:author="Phuong Truong Thi" w:date="2024-10-16T01:01:00Z"/>
                <w:rFonts w:ascii="Times New Roman" w:eastAsia="Times New Roman" w:hAnsi="Times New Roman"/>
                <w:sz w:val="24"/>
                <w:szCs w:val="24"/>
                <w:lang w:val="vi-VN" w:eastAsia="vi-VN"/>
              </w:rPr>
            </w:pPr>
          </w:p>
        </w:tc>
        <w:tc>
          <w:tcPr>
            <w:tcW w:w="1134" w:type="dxa"/>
          </w:tcPr>
          <w:p w14:paraId="3AF2B2B5" w14:textId="77777777" w:rsidR="00F868EA" w:rsidRPr="0052167B" w:rsidRDefault="00F868EA" w:rsidP="00817E47">
            <w:pPr>
              <w:spacing w:before="0" w:line="240" w:lineRule="auto"/>
              <w:contextualSpacing w:val="0"/>
              <w:jc w:val="center"/>
              <w:rPr>
                <w:ins w:id="14608" w:author="Phuong Truong Thi" w:date="2024-10-16T01:01:00Z"/>
                <w:rFonts w:ascii="Times New Roman" w:eastAsia="Times New Roman" w:hAnsi="Times New Roman"/>
                <w:sz w:val="24"/>
                <w:szCs w:val="24"/>
                <w:lang w:eastAsia="vi-VN"/>
              </w:rPr>
            </w:pPr>
            <w:ins w:id="14609" w:author="Phuong Truong Thi" w:date="2024-10-16T01:01:00Z">
              <w:r w:rsidRPr="0052167B">
                <w:rPr>
                  <w:rFonts w:ascii="Times New Roman" w:eastAsia="Times New Roman" w:hAnsi="Times New Roman"/>
                  <w:sz w:val="24"/>
                  <w:szCs w:val="24"/>
                  <w:lang w:eastAsia="vi-VN"/>
                </w:rPr>
                <w:t>Y</w:t>
              </w:r>
            </w:ins>
          </w:p>
        </w:tc>
      </w:tr>
      <w:tr w:rsidR="008F5D76" w:rsidRPr="0052167B" w14:paraId="0041E646" w14:textId="77777777" w:rsidTr="00817E47">
        <w:trPr>
          <w:trHeight w:val="276"/>
          <w:ins w:id="14610" w:author="Phuong Truong Thi" w:date="2024-10-16T01:01:00Z"/>
        </w:trPr>
        <w:tc>
          <w:tcPr>
            <w:tcW w:w="9394" w:type="dxa"/>
            <w:gridSpan w:val="7"/>
          </w:tcPr>
          <w:p w14:paraId="51CB5327" w14:textId="77777777" w:rsidR="008F5D76" w:rsidRPr="0052167B" w:rsidRDefault="008F5D76" w:rsidP="00817E47">
            <w:pPr>
              <w:spacing w:before="0" w:line="240" w:lineRule="auto"/>
              <w:contextualSpacing w:val="0"/>
              <w:jc w:val="left"/>
              <w:rPr>
                <w:ins w:id="14611" w:author="Phuong Truong Thi" w:date="2024-10-16T01:01:00Z"/>
                <w:rFonts w:ascii="Times New Roman" w:eastAsia="Times New Roman" w:hAnsi="Times New Roman"/>
                <w:sz w:val="24"/>
                <w:szCs w:val="24"/>
                <w:lang w:eastAsia="vi-VN"/>
              </w:rPr>
            </w:pPr>
            <w:ins w:id="14612" w:author="Phuong Truong Thi" w:date="2024-10-16T01:01:00Z">
              <w:r w:rsidRPr="0052167B">
                <w:rPr>
                  <w:rFonts w:ascii="Times New Roman" w:eastAsia="Times New Roman" w:hAnsi="Times New Roman"/>
                  <w:sz w:val="24"/>
                  <w:szCs w:val="24"/>
                  <w:lang w:eastAsia="vi-VN"/>
                </w:rPr>
                <w:t>AUM</w:t>
              </w:r>
            </w:ins>
          </w:p>
        </w:tc>
      </w:tr>
      <w:tr w:rsidR="00F868EA" w:rsidRPr="0052167B" w14:paraId="7B2CFEEE" w14:textId="77777777" w:rsidTr="000A2F3A">
        <w:trPr>
          <w:trHeight w:val="276"/>
          <w:ins w:id="14613" w:author="Phuong Truong Thi" w:date="2024-10-16T01:01:00Z"/>
        </w:trPr>
        <w:tc>
          <w:tcPr>
            <w:tcW w:w="670" w:type="dxa"/>
            <w:shd w:val="clear" w:color="auto" w:fill="auto"/>
            <w:vAlign w:val="center"/>
          </w:tcPr>
          <w:p w14:paraId="7B2BBC81" w14:textId="77777777" w:rsidR="00F868EA" w:rsidRPr="0052167B" w:rsidRDefault="00F868EA" w:rsidP="00817E47">
            <w:pPr>
              <w:pStyle w:val="ListParagraph"/>
              <w:numPr>
                <w:ilvl w:val="0"/>
                <w:numId w:val="68"/>
              </w:numPr>
              <w:spacing w:before="0" w:line="240" w:lineRule="auto"/>
              <w:contextualSpacing w:val="0"/>
              <w:jc w:val="left"/>
              <w:rPr>
                <w:ins w:id="14614" w:author="Phuong Truong Thi" w:date="2024-10-16T01:01:00Z"/>
                <w:rFonts w:eastAsia="Times New Roman"/>
                <w:szCs w:val="24"/>
                <w:lang w:val="vi-VN" w:eastAsia="vi-VN"/>
              </w:rPr>
            </w:pPr>
          </w:p>
        </w:tc>
        <w:tc>
          <w:tcPr>
            <w:tcW w:w="2097" w:type="dxa"/>
            <w:shd w:val="clear" w:color="auto" w:fill="auto"/>
            <w:vAlign w:val="center"/>
          </w:tcPr>
          <w:p w14:paraId="57EBA018" w14:textId="77777777" w:rsidR="00F868EA" w:rsidRPr="00B66378" w:rsidRDefault="00F868EA" w:rsidP="00817E47">
            <w:pPr>
              <w:spacing w:before="0" w:line="240" w:lineRule="auto"/>
              <w:contextualSpacing w:val="0"/>
              <w:rPr>
                <w:ins w:id="14615" w:author="Phuong Truong Thi" w:date="2024-10-16T01:01:00Z"/>
                <w:rFonts w:ascii="Times New Roman" w:hAnsi="Times New Roman"/>
                <w:sz w:val="24"/>
                <w:szCs w:val="24"/>
                <w:lang w:val="vi-VN"/>
              </w:rPr>
            </w:pPr>
            <w:ins w:id="14616" w:author="Phuong Truong Thi" w:date="2024-10-16T01:01:00Z">
              <w:r w:rsidRPr="00B66378">
                <w:rPr>
                  <w:rFonts w:ascii="Times New Roman" w:hAnsi="Times New Roman"/>
                  <w:color w:val="000000"/>
                  <w:sz w:val="24"/>
                  <w:szCs w:val="24"/>
                  <w:lang w:val="vi-VN"/>
                </w:rPr>
                <w:t>AUM tại ngày dữ liệu</w:t>
              </w:r>
            </w:ins>
          </w:p>
        </w:tc>
        <w:tc>
          <w:tcPr>
            <w:tcW w:w="2230" w:type="dxa"/>
            <w:vAlign w:val="center"/>
          </w:tcPr>
          <w:p w14:paraId="05698AEB" w14:textId="77777777" w:rsidR="00F868EA" w:rsidRPr="00B66378" w:rsidRDefault="00F868EA" w:rsidP="00817E47">
            <w:pPr>
              <w:spacing w:before="0" w:line="240" w:lineRule="auto"/>
              <w:contextualSpacing w:val="0"/>
              <w:rPr>
                <w:ins w:id="14617" w:author="Phuong Truong Thi" w:date="2024-10-16T01:01:00Z"/>
                <w:rFonts w:ascii="Times New Roman" w:eastAsia="Times New Roman" w:hAnsi="Times New Roman"/>
                <w:sz w:val="24"/>
                <w:szCs w:val="24"/>
                <w:lang w:val="vi-VN" w:eastAsia="vi-VN"/>
              </w:rPr>
            </w:pPr>
            <w:ins w:id="14618" w:author="Phuong Truong Thi" w:date="2024-10-16T01:01:00Z">
              <w:r w:rsidRPr="00B66378">
                <w:rPr>
                  <w:rFonts w:ascii="Times New Roman" w:hAnsi="Times New Roman"/>
                  <w:color w:val="000000"/>
                  <w:sz w:val="24"/>
                  <w:szCs w:val="24"/>
                  <w:lang w:val="vi-VN"/>
                </w:rPr>
                <w:t>AUM cuối kỳ (Tổng tài sản của khách hàng) tại ngày T-1</w:t>
              </w:r>
            </w:ins>
          </w:p>
        </w:tc>
        <w:tc>
          <w:tcPr>
            <w:tcW w:w="963" w:type="dxa"/>
          </w:tcPr>
          <w:p w14:paraId="3D0316D0" w14:textId="77777777" w:rsidR="00F868EA" w:rsidRPr="00B66378" w:rsidRDefault="00F868EA" w:rsidP="00817E47">
            <w:pPr>
              <w:spacing w:before="0" w:line="240" w:lineRule="auto"/>
              <w:contextualSpacing w:val="0"/>
              <w:rPr>
                <w:ins w:id="14619" w:author="Phuong Truong Thi" w:date="2024-10-16T01:01:00Z"/>
                <w:rFonts w:ascii="Times New Roman" w:eastAsia="Times New Roman" w:hAnsi="Times New Roman"/>
                <w:sz w:val="24"/>
                <w:szCs w:val="24"/>
                <w:lang w:val="vi-VN" w:eastAsia="vi-VN"/>
              </w:rPr>
            </w:pPr>
            <w:ins w:id="14620" w:author="Phuong Truong Thi" w:date="2024-10-16T01:01:00Z">
              <w:r>
                <w:rPr>
                  <w:rFonts w:ascii="Times New Roman" w:eastAsia="Times New Roman" w:hAnsi="Times New Roman"/>
                  <w:sz w:val="24"/>
                  <w:szCs w:val="24"/>
                  <w:lang w:val="vi-VN" w:eastAsia="vi-VN"/>
                </w:rPr>
                <w:t>CRM</w:t>
              </w:r>
            </w:ins>
          </w:p>
        </w:tc>
        <w:tc>
          <w:tcPr>
            <w:tcW w:w="1330" w:type="dxa"/>
          </w:tcPr>
          <w:p w14:paraId="3A8F014E" w14:textId="77777777" w:rsidR="00F868EA" w:rsidRPr="0052167B" w:rsidRDefault="00F868EA" w:rsidP="00817E47">
            <w:pPr>
              <w:spacing w:before="0" w:line="240" w:lineRule="auto"/>
              <w:contextualSpacing w:val="0"/>
              <w:rPr>
                <w:ins w:id="14621" w:author="Phuong Truong Thi" w:date="2024-10-16T01:01:00Z"/>
                <w:rFonts w:ascii="Times New Roman" w:eastAsia="Times New Roman" w:hAnsi="Times New Roman"/>
                <w:sz w:val="24"/>
                <w:szCs w:val="24"/>
                <w:lang w:eastAsia="vi-VN"/>
              </w:rPr>
            </w:pPr>
            <w:ins w:id="14622"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1B31DBB7" w14:textId="77777777" w:rsidR="00F868EA" w:rsidRPr="0052167B" w:rsidRDefault="00F868EA" w:rsidP="00817E47">
            <w:pPr>
              <w:spacing w:before="0" w:line="240" w:lineRule="auto"/>
              <w:contextualSpacing w:val="0"/>
              <w:rPr>
                <w:ins w:id="14623" w:author="Phuong Truong Thi" w:date="2024-10-16T01:01:00Z"/>
                <w:rFonts w:ascii="Times New Roman" w:eastAsia="Times New Roman" w:hAnsi="Times New Roman"/>
                <w:sz w:val="24"/>
                <w:szCs w:val="24"/>
                <w:lang w:eastAsia="vi-VN"/>
              </w:rPr>
            </w:pPr>
          </w:p>
        </w:tc>
        <w:tc>
          <w:tcPr>
            <w:tcW w:w="1134" w:type="dxa"/>
          </w:tcPr>
          <w:p w14:paraId="62C6AECE" w14:textId="77777777" w:rsidR="00F868EA" w:rsidRPr="0052167B" w:rsidRDefault="00F868EA" w:rsidP="00817E47">
            <w:pPr>
              <w:spacing w:before="0" w:line="240" w:lineRule="auto"/>
              <w:contextualSpacing w:val="0"/>
              <w:jc w:val="center"/>
              <w:rPr>
                <w:ins w:id="14624" w:author="Phuong Truong Thi" w:date="2024-10-16T01:01:00Z"/>
                <w:rFonts w:ascii="Times New Roman" w:eastAsia="Times New Roman" w:hAnsi="Times New Roman"/>
                <w:sz w:val="24"/>
                <w:szCs w:val="24"/>
                <w:lang w:eastAsia="vi-VN"/>
              </w:rPr>
            </w:pPr>
            <w:ins w:id="14625" w:author="Phuong Truong Thi" w:date="2024-10-16T01:01:00Z">
              <w:r w:rsidRPr="0052167B">
                <w:rPr>
                  <w:rFonts w:ascii="Times New Roman" w:eastAsia="Times New Roman" w:hAnsi="Times New Roman"/>
                  <w:sz w:val="24"/>
                  <w:szCs w:val="24"/>
                  <w:lang w:eastAsia="vi-VN"/>
                </w:rPr>
                <w:t>Y</w:t>
              </w:r>
            </w:ins>
          </w:p>
        </w:tc>
      </w:tr>
      <w:tr w:rsidR="00F868EA" w:rsidRPr="0052167B" w14:paraId="60F3B1C9" w14:textId="77777777" w:rsidTr="000A2F3A">
        <w:trPr>
          <w:trHeight w:val="276"/>
          <w:ins w:id="14626" w:author="Phuong Truong Thi" w:date="2024-10-16T01:01:00Z"/>
        </w:trPr>
        <w:tc>
          <w:tcPr>
            <w:tcW w:w="670" w:type="dxa"/>
            <w:shd w:val="clear" w:color="auto" w:fill="auto"/>
            <w:vAlign w:val="center"/>
          </w:tcPr>
          <w:p w14:paraId="083CF876" w14:textId="77777777" w:rsidR="00F868EA" w:rsidRPr="0052167B" w:rsidRDefault="00F868EA" w:rsidP="00817E47">
            <w:pPr>
              <w:pStyle w:val="ListParagraph"/>
              <w:numPr>
                <w:ilvl w:val="0"/>
                <w:numId w:val="68"/>
              </w:numPr>
              <w:spacing w:before="0" w:line="240" w:lineRule="auto"/>
              <w:contextualSpacing w:val="0"/>
              <w:jc w:val="left"/>
              <w:rPr>
                <w:ins w:id="14627" w:author="Phuong Truong Thi" w:date="2024-10-16T01:01:00Z"/>
                <w:rFonts w:eastAsia="Times New Roman"/>
                <w:szCs w:val="24"/>
                <w:lang w:val="vi-VN" w:eastAsia="vi-VN"/>
              </w:rPr>
            </w:pPr>
          </w:p>
        </w:tc>
        <w:tc>
          <w:tcPr>
            <w:tcW w:w="2097" w:type="dxa"/>
            <w:shd w:val="clear" w:color="auto" w:fill="auto"/>
            <w:vAlign w:val="center"/>
          </w:tcPr>
          <w:p w14:paraId="26146E0E" w14:textId="77777777" w:rsidR="00F868EA" w:rsidRPr="0052167B" w:rsidRDefault="00F868EA" w:rsidP="00817E47">
            <w:pPr>
              <w:spacing w:before="0" w:line="240" w:lineRule="auto"/>
              <w:contextualSpacing w:val="0"/>
              <w:rPr>
                <w:ins w:id="14628" w:author="Phuong Truong Thi" w:date="2024-10-16T01:01:00Z"/>
                <w:rFonts w:ascii="Times New Roman" w:hAnsi="Times New Roman"/>
                <w:sz w:val="24"/>
                <w:szCs w:val="24"/>
              </w:rPr>
            </w:pPr>
            <w:ins w:id="14629" w:author="Phuong Truong Thi" w:date="2024-10-16T01:01:00Z">
              <w:r w:rsidRPr="0052167B">
                <w:rPr>
                  <w:rFonts w:ascii="Times New Roman" w:hAnsi="Times New Roman"/>
                  <w:color w:val="000000"/>
                  <w:sz w:val="24"/>
                  <w:szCs w:val="24"/>
                </w:rPr>
                <w:t>AUM trung bình tháng trước</w:t>
              </w:r>
            </w:ins>
          </w:p>
        </w:tc>
        <w:tc>
          <w:tcPr>
            <w:tcW w:w="2230" w:type="dxa"/>
            <w:vAlign w:val="center"/>
          </w:tcPr>
          <w:p w14:paraId="78CEE8D9" w14:textId="77777777" w:rsidR="00F868EA" w:rsidRPr="0052167B" w:rsidRDefault="00F868EA" w:rsidP="00817E47">
            <w:pPr>
              <w:spacing w:before="0" w:line="240" w:lineRule="auto"/>
              <w:contextualSpacing w:val="0"/>
              <w:rPr>
                <w:ins w:id="14630" w:author="Phuong Truong Thi" w:date="2024-10-16T01:01:00Z"/>
                <w:rFonts w:ascii="Times New Roman" w:eastAsia="Times New Roman" w:hAnsi="Times New Roman"/>
                <w:sz w:val="24"/>
                <w:szCs w:val="24"/>
                <w:lang w:eastAsia="vi-VN"/>
              </w:rPr>
            </w:pPr>
            <w:ins w:id="14631" w:author="Phuong Truong Thi" w:date="2024-10-16T01:01:00Z">
              <w:r w:rsidRPr="0052167B">
                <w:rPr>
                  <w:rFonts w:ascii="Times New Roman" w:hAnsi="Times New Roman"/>
                  <w:color w:val="000000"/>
                  <w:sz w:val="24"/>
                  <w:szCs w:val="24"/>
                </w:rPr>
                <w:t>AUM (Tổng tài sản của khách hàng) trung bình của tháng trước</w:t>
              </w:r>
            </w:ins>
          </w:p>
        </w:tc>
        <w:tc>
          <w:tcPr>
            <w:tcW w:w="963" w:type="dxa"/>
          </w:tcPr>
          <w:p w14:paraId="34C7BDE6" w14:textId="77777777" w:rsidR="00F868EA" w:rsidRPr="0052167B" w:rsidRDefault="00F868EA" w:rsidP="00817E47">
            <w:pPr>
              <w:spacing w:before="0" w:line="240" w:lineRule="auto"/>
              <w:contextualSpacing w:val="0"/>
              <w:rPr>
                <w:ins w:id="14632" w:author="Phuong Truong Thi" w:date="2024-10-16T01:01:00Z"/>
                <w:rFonts w:ascii="Times New Roman" w:eastAsia="Times New Roman" w:hAnsi="Times New Roman"/>
                <w:sz w:val="24"/>
                <w:szCs w:val="24"/>
                <w:lang w:eastAsia="vi-VN"/>
              </w:rPr>
            </w:pPr>
            <w:ins w:id="14633" w:author="Phuong Truong Thi" w:date="2024-10-16T01:01:00Z">
              <w:r w:rsidRPr="00A56173">
                <w:rPr>
                  <w:rFonts w:ascii="Times New Roman" w:eastAsia="Times New Roman" w:hAnsi="Times New Roman"/>
                  <w:sz w:val="24"/>
                  <w:szCs w:val="24"/>
                  <w:lang w:val="vi-VN" w:eastAsia="vi-VN"/>
                </w:rPr>
                <w:t>CRM</w:t>
              </w:r>
            </w:ins>
          </w:p>
        </w:tc>
        <w:tc>
          <w:tcPr>
            <w:tcW w:w="1330" w:type="dxa"/>
          </w:tcPr>
          <w:p w14:paraId="6DCCFE23" w14:textId="77777777" w:rsidR="00F868EA" w:rsidRPr="0052167B" w:rsidRDefault="00F868EA" w:rsidP="00817E47">
            <w:pPr>
              <w:spacing w:before="0" w:line="240" w:lineRule="auto"/>
              <w:contextualSpacing w:val="0"/>
              <w:rPr>
                <w:ins w:id="14634" w:author="Phuong Truong Thi" w:date="2024-10-16T01:01:00Z"/>
                <w:rFonts w:ascii="Times New Roman" w:eastAsia="Times New Roman" w:hAnsi="Times New Roman"/>
                <w:sz w:val="24"/>
                <w:szCs w:val="24"/>
                <w:lang w:eastAsia="vi-VN"/>
              </w:rPr>
            </w:pPr>
            <w:ins w:id="14635"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6C3E7FE5" w14:textId="77777777" w:rsidR="00F868EA" w:rsidRPr="0052167B" w:rsidRDefault="00F868EA" w:rsidP="00817E47">
            <w:pPr>
              <w:spacing w:before="0" w:line="240" w:lineRule="auto"/>
              <w:contextualSpacing w:val="0"/>
              <w:rPr>
                <w:ins w:id="14636" w:author="Phuong Truong Thi" w:date="2024-10-16T01:01:00Z"/>
                <w:rFonts w:ascii="Times New Roman" w:eastAsia="Times New Roman" w:hAnsi="Times New Roman"/>
                <w:sz w:val="24"/>
                <w:szCs w:val="24"/>
                <w:lang w:val="vi-VN" w:eastAsia="vi-VN"/>
              </w:rPr>
            </w:pPr>
          </w:p>
        </w:tc>
        <w:tc>
          <w:tcPr>
            <w:tcW w:w="1134" w:type="dxa"/>
          </w:tcPr>
          <w:p w14:paraId="34BD65B5" w14:textId="77777777" w:rsidR="00F868EA" w:rsidRPr="0052167B" w:rsidRDefault="00F868EA" w:rsidP="00817E47">
            <w:pPr>
              <w:spacing w:before="0" w:line="240" w:lineRule="auto"/>
              <w:contextualSpacing w:val="0"/>
              <w:jc w:val="center"/>
              <w:rPr>
                <w:ins w:id="14637" w:author="Phuong Truong Thi" w:date="2024-10-16T01:01:00Z"/>
                <w:rFonts w:ascii="Times New Roman" w:eastAsia="Times New Roman" w:hAnsi="Times New Roman"/>
                <w:sz w:val="24"/>
                <w:szCs w:val="24"/>
                <w:lang w:eastAsia="vi-VN"/>
              </w:rPr>
            </w:pPr>
            <w:ins w:id="14638" w:author="Phuong Truong Thi" w:date="2024-10-16T01:01:00Z">
              <w:r w:rsidRPr="0052167B">
                <w:rPr>
                  <w:rFonts w:ascii="Times New Roman" w:eastAsia="Times New Roman" w:hAnsi="Times New Roman"/>
                  <w:sz w:val="24"/>
                  <w:szCs w:val="24"/>
                  <w:lang w:eastAsia="vi-VN"/>
                </w:rPr>
                <w:t>N</w:t>
              </w:r>
            </w:ins>
          </w:p>
        </w:tc>
      </w:tr>
      <w:tr w:rsidR="00F868EA" w:rsidRPr="0052167B" w14:paraId="27EE9509" w14:textId="77777777" w:rsidTr="000A2F3A">
        <w:trPr>
          <w:trHeight w:val="276"/>
          <w:ins w:id="14639" w:author="Phuong Truong Thi" w:date="2024-10-16T01:01:00Z"/>
        </w:trPr>
        <w:tc>
          <w:tcPr>
            <w:tcW w:w="670" w:type="dxa"/>
            <w:shd w:val="clear" w:color="auto" w:fill="auto"/>
            <w:vAlign w:val="center"/>
          </w:tcPr>
          <w:p w14:paraId="7FF84E79" w14:textId="77777777" w:rsidR="00F868EA" w:rsidRPr="0052167B" w:rsidRDefault="00F868EA" w:rsidP="00817E47">
            <w:pPr>
              <w:pStyle w:val="ListParagraph"/>
              <w:numPr>
                <w:ilvl w:val="0"/>
                <w:numId w:val="68"/>
              </w:numPr>
              <w:spacing w:before="0" w:line="240" w:lineRule="auto"/>
              <w:contextualSpacing w:val="0"/>
              <w:jc w:val="left"/>
              <w:rPr>
                <w:ins w:id="14640" w:author="Phuong Truong Thi" w:date="2024-10-16T01:01:00Z"/>
                <w:rFonts w:eastAsia="Times New Roman"/>
                <w:szCs w:val="24"/>
                <w:lang w:val="vi-VN" w:eastAsia="vi-VN"/>
              </w:rPr>
            </w:pPr>
          </w:p>
        </w:tc>
        <w:tc>
          <w:tcPr>
            <w:tcW w:w="2097" w:type="dxa"/>
            <w:shd w:val="clear" w:color="auto" w:fill="auto"/>
            <w:vAlign w:val="center"/>
          </w:tcPr>
          <w:p w14:paraId="73E76BB8" w14:textId="77777777" w:rsidR="00F868EA" w:rsidRPr="00B66378" w:rsidRDefault="00F868EA" w:rsidP="00817E47">
            <w:pPr>
              <w:spacing w:before="0" w:line="240" w:lineRule="auto"/>
              <w:contextualSpacing w:val="0"/>
              <w:rPr>
                <w:ins w:id="14641" w:author="Phuong Truong Thi" w:date="2024-10-16T01:01:00Z"/>
                <w:rFonts w:ascii="Times New Roman" w:hAnsi="Times New Roman"/>
                <w:sz w:val="24"/>
                <w:szCs w:val="24"/>
                <w:lang w:val="vi-VN"/>
              </w:rPr>
            </w:pPr>
            <w:ins w:id="14642" w:author="Phuong Truong Thi" w:date="2024-10-16T01:01:00Z">
              <w:r w:rsidRPr="00B66378">
                <w:rPr>
                  <w:rFonts w:ascii="Times New Roman" w:hAnsi="Times New Roman"/>
                  <w:color w:val="000000"/>
                  <w:sz w:val="24"/>
                  <w:szCs w:val="24"/>
                  <w:lang w:val="vi-VN"/>
                </w:rPr>
                <w:t>AUM trung bình 3 tháng gần nhất</w:t>
              </w:r>
            </w:ins>
          </w:p>
        </w:tc>
        <w:tc>
          <w:tcPr>
            <w:tcW w:w="2230" w:type="dxa"/>
            <w:vAlign w:val="center"/>
          </w:tcPr>
          <w:p w14:paraId="101C641D" w14:textId="77777777" w:rsidR="00F868EA" w:rsidRPr="00B66378" w:rsidRDefault="00F868EA" w:rsidP="00817E47">
            <w:pPr>
              <w:spacing w:before="0" w:line="240" w:lineRule="auto"/>
              <w:contextualSpacing w:val="0"/>
              <w:rPr>
                <w:ins w:id="14643" w:author="Phuong Truong Thi" w:date="2024-10-16T01:01:00Z"/>
                <w:rFonts w:ascii="Times New Roman" w:eastAsia="Times New Roman" w:hAnsi="Times New Roman"/>
                <w:sz w:val="24"/>
                <w:szCs w:val="24"/>
                <w:lang w:val="vi-VN" w:eastAsia="vi-VN"/>
              </w:rPr>
            </w:pPr>
            <w:ins w:id="14644" w:author="Phuong Truong Thi" w:date="2024-10-16T01:01:00Z">
              <w:r w:rsidRPr="00B66378">
                <w:rPr>
                  <w:rFonts w:ascii="Times New Roman" w:hAnsi="Times New Roman"/>
                  <w:color w:val="000000"/>
                  <w:sz w:val="24"/>
                  <w:szCs w:val="24"/>
                  <w:lang w:val="vi-VN"/>
                </w:rPr>
                <w:t>AUM (Tổng tài sản của khách hàng) trung bình trong 3 tháng gần nhất</w:t>
              </w:r>
            </w:ins>
          </w:p>
        </w:tc>
        <w:tc>
          <w:tcPr>
            <w:tcW w:w="963" w:type="dxa"/>
          </w:tcPr>
          <w:p w14:paraId="2C39602A" w14:textId="77777777" w:rsidR="00F868EA" w:rsidRPr="0052167B" w:rsidRDefault="00F868EA" w:rsidP="00817E47">
            <w:pPr>
              <w:spacing w:before="0" w:line="240" w:lineRule="auto"/>
              <w:contextualSpacing w:val="0"/>
              <w:rPr>
                <w:ins w:id="14645" w:author="Phuong Truong Thi" w:date="2024-10-16T01:01:00Z"/>
                <w:rFonts w:ascii="Times New Roman" w:eastAsia="Times New Roman" w:hAnsi="Times New Roman"/>
                <w:sz w:val="24"/>
                <w:szCs w:val="24"/>
                <w:lang w:eastAsia="vi-VN"/>
              </w:rPr>
            </w:pPr>
            <w:ins w:id="14646" w:author="Phuong Truong Thi" w:date="2024-10-16T01:01:00Z">
              <w:r w:rsidRPr="00A56173">
                <w:rPr>
                  <w:rFonts w:ascii="Times New Roman" w:eastAsia="Times New Roman" w:hAnsi="Times New Roman"/>
                  <w:sz w:val="24"/>
                  <w:szCs w:val="24"/>
                  <w:lang w:val="vi-VN" w:eastAsia="vi-VN"/>
                </w:rPr>
                <w:t>CRM</w:t>
              </w:r>
            </w:ins>
          </w:p>
        </w:tc>
        <w:tc>
          <w:tcPr>
            <w:tcW w:w="1330" w:type="dxa"/>
          </w:tcPr>
          <w:p w14:paraId="302AE481" w14:textId="77777777" w:rsidR="00F868EA" w:rsidRPr="0052167B" w:rsidRDefault="00F868EA" w:rsidP="00817E47">
            <w:pPr>
              <w:spacing w:before="0" w:line="240" w:lineRule="auto"/>
              <w:contextualSpacing w:val="0"/>
              <w:rPr>
                <w:ins w:id="14647" w:author="Phuong Truong Thi" w:date="2024-10-16T01:01:00Z"/>
                <w:rFonts w:ascii="Times New Roman" w:eastAsia="Times New Roman" w:hAnsi="Times New Roman"/>
                <w:sz w:val="24"/>
                <w:szCs w:val="24"/>
                <w:lang w:eastAsia="vi-VN"/>
              </w:rPr>
            </w:pPr>
            <w:ins w:id="14648"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788CFA02" w14:textId="77777777" w:rsidR="00F868EA" w:rsidRPr="0052167B" w:rsidRDefault="00F868EA" w:rsidP="00817E47">
            <w:pPr>
              <w:spacing w:before="0" w:line="240" w:lineRule="auto"/>
              <w:contextualSpacing w:val="0"/>
              <w:rPr>
                <w:ins w:id="14649" w:author="Phuong Truong Thi" w:date="2024-10-16T01:01:00Z"/>
                <w:rFonts w:ascii="Times New Roman" w:eastAsia="Times New Roman" w:hAnsi="Times New Roman"/>
                <w:sz w:val="24"/>
                <w:szCs w:val="24"/>
                <w:lang w:val="vi-VN" w:eastAsia="vi-VN"/>
              </w:rPr>
            </w:pPr>
          </w:p>
        </w:tc>
        <w:tc>
          <w:tcPr>
            <w:tcW w:w="1134" w:type="dxa"/>
          </w:tcPr>
          <w:p w14:paraId="53601410" w14:textId="77777777" w:rsidR="00F868EA" w:rsidRPr="0052167B" w:rsidRDefault="00F868EA" w:rsidP="00817E47">
            <w:pPr>
              <w:spacing w:before="0" w:line="240" w:lineRule="auto"/>
              <w:contextualSpacing w:val="0"/>
              <w:jc w:val="center"/>
              <w:rPr>
                <w:ins w:id="14650" w:author="Phuong Truong Thi" w:date="2024-10-16T01:01:00Z"/>
                <w:rFonts w:ascii="Times New Roman" w:eastAsia="Times New Roman" w:hAnsi="Times New Roman"/>
                <w:sz w:val="24"/>
                <w:szCs w:val="24"/>
                <w:lang w:eastAsia="vi-VN"/>
              </w:rPr>
            </w:pPr>
            <w:ins w:id="14651" w:author="Phuong Truong Thi" w:date="2024-10-16T01:01:00Z">
              <w:r w:rsidRPr="0052167B">
                <w:rPr>
                  <w:rFonts w:ascii="Times New Roman" w:eastAsia="Times New Roman" w:hAnsi="Times New Roman"/>
                  <w:sz w:val="24"/>
                  <w:szCs w:val="24"/>
                  <w:lang w:eastAsia="vi-VN"/>
                </w:rPr>
                <w:t>Y</w:t>
              </w:r>
            </w:ins>
          </w:p>
        </w:tc>
      </w:tr>
      <w:tr w:rsidR="00E139B5" w:rsidRPr="0052167B" w14:paraId="487DF4E7" w14:textId="77777777" w:rsidTr="00817E47">
        <w:trPr>
          <w:trHeight w:val="276"/>
          <w:ins w:id="14652" w:author="Phuong Truong Thi" w:date="2024-10-16T01:01:00Z"/>
        </w:trPr>
        <w:tc>
          <w:tcPr>
            <w:tcW w:w="9394" w:type="dxa"/>
            <w:gridSpan w:val="7"/>
          </w:tcPr>
          <w:p w14:paraId="33B52CA1" w14:textId="77777777" w:rsidR="00E139B5" w:rsidRPr="0052167B" w:rsidRDefault="00E139B5" w:rsidP="00817E47">
            <w:pPr>
              <w:spacing w:before="0" w:line="240" w:lineRule="auto"/>
              <w:contextualSpacing w:val="0"/>
              <w:jc w:val="left"/>
              <w:rPr>
                <w:ins w:id="14653" w:author="Phuong Truong Thi" w:date="2024-10-16T01:01:00Z"/>
                <w:rFonts w:ascii="Times New Roman" w:eastAsia="Times New Roman" w:hAnsi="Times New Roman"/>
                <w:sz w:val="24"/>
                <w:szCs w:val="24"/>
                <w:lang w:eastAsia="vi-VN"/>
              </w:rPr>
            </w:pPr>
            <w:ins w:id="14654" w:author="Phuong Truong Thi" w:date="2024-10-16T01:01:00Z">
              <w:r w:rsidRPr="0052167B">
                <w:rPr>
                  <w:rFonts w:ascii="Times New Roman" w:eastAsia="Times New Roman" w:hAnsi="Times New Roman"/>
                  <w:sz w:val="24"/>
                  <w:szCs w:val="24"/>
                  <w:lang w:eastAsia="vi-VN"/>
                </w:rPr>
                <w:t>Casa</w:t>
              </w:r>
            </w:ins>
          </w:p>
        </w:tc>
      </w:tr>
      <w:tr w:rsidR="00F868EA" w:rsidRPr="0052167B" w14:paraId="54095876" w14:textId="77777777" w:rsidTr="000A2F3A">
        <w:trPr>
          <w:trHeight w:val="276"/>
          <w:ins w:id="14655" w:author="Phuong Truong Thi" w:date="2024-10-16T01:01:00Z"/>
        </w:trPr>
        <w:tc>
          <w:tcPr>
            <w:tcW w:w="670" w:type="dxa"/>
            <w:shd w:val="clear" w:color="auto" w:fill="auto"/>
            <w:vAlign w:val="center"/>
          </w:tcPr>
          <w:p w14:paraId="232928A6" w14:textId="77777777" w:rsidR="00F868EA" w:rsidRPr="0052167B" w:rsidRDefault="00F868EA" w:rsidP="00817E47">
            <w:pPr>
              <w:pStyle w:val="ListParagraph"/>
              <w:numPr>
                <w:ilvl w:val="0"/>
                <w:numId w:val="68"/>
              </w:numPr>
              <w:spacing w:before="0" w:line="240" w:lineRule="auto"/>
              <w:contextualSpacing w:val="0"/>
              <w:jc w:val="left"/>
              <w:rPr>
                <w:ins w:id="14656" w:author="Phuong Truong Thi" w:date="2024-10-16T01:01:00Z"/>
                <w:rFonts w:eastAsia="Times New Roman"/>
                <w:szCs w:val="24"/>
                <w:lang w:val="vi-VN" w:eastAsia="vi-VN"/>
              </w:rPr>
            </w:pPr>
          </w:p>
        </w:tc>
        <w:tc>
          <w:tcPr>
            <w:tcW w:w="2097" w:type="dxa"/>
            <w:shd w:val="clear" w:color="auto" w:fill="auto"/>
            <w:vAlign w:val="center"/>
          </w:tcPr>
          <w:p w14:paraId="7D091CE7" w14:textId="7BA09BDA" w:rsidR="00F868EA" w:rsidRPr="00B66378" w:rsidRDefault="00F868EA" w:rsidP="00817E47">
            <w:pPr>
              <w:spacing w:before="0" w:line="240" w:lineRule="auto"/>
              <w:contextualSpacing w:val="0"/>
              <w:rPr>
                <w:ins w:id="14657" w:author="Phuong Truong Thi" w:date="2024-10-16T01:01:00Z"/>
                <w:rFonts w:ascii="Times New Roman" w:hAnsi="Times New Roman"/>
                <w:sz w:val="24"/>
                <w:szCs w:val="24"/>
                <w:lang w:val="vi-VN"/>
              </w:rPr>
            </w:pPr>
            <w:ins w:id="14658" w:author="Phuong Truong Thi" w:date="2024-10-16T01:01:00Z">
              <w:r w:rsidRPr="00B66378">
                <w:rPr>
                  <w:rFonts w:ascii="Times New Roman" w:hAnsi="Times New Roman"/>
                  <w:color w:val="000000"/>
                  <w:sz w:val="24"/>
                  <w:szCs w:val="24"/>
                  <w:lang w:val="vi-VN"/>
                </w:rPr>
                <w:t>EOP_ Casa: Số dư cuối kỳ Casa (</w:t>
              </w:r>
            </w:ins>
            <w:ins w:id="14659" w:author="Phuong Truong Thi" w:date="2024-11-28T00:59:00Z">
              <w:r w:rsidR="00644FA5">
                <w:rPr>
                  <w:rFonts w:ascii="Times New Roman" w:hAnsi="Times New Roman"/>
                  <w:color w:val="000000"/>
                  <w:sz w:val="24"/>
                  <w:szCs w:val="24"/>
                  <w:lang w:val="vi-VN"/>
                </w:rPr>
                <w:t xml:space="preserve">quy </w:t>
              </w:r>
              <w:r w:rsidR="00644FA5">
                <w:rPr>
                  <w:rFonts w:ascii="Times New Roman" w:hAnsi="Times New Roman"/>
                  <w:color w:val="000000"/>
                  <w:sz w:val="24"/>
                  <w:szCs w:val="24"/>
                  <w:lang w:val="vi-VN"/>
                </w:rPr>
                <w:lastRenderedPageBreak/>
                <w:t>đổi ngoại tệ</w:t>
              </w:r>
            </w:ins>
            <w:ins w:id="14660" w:author="Phuong Truong Thi" w:date="2024-10-16T01:01:00Z">
              <w:r w:rsidRPr="00B66378">
                <w:rPr>
                  <w:rFonts w:ascii="Times New Roman" w:hAnsi="Times New Roman"/>
                  <w:color w:val="000000"/>
                  <w:sz w:val="24"/>
                  <w:szCs w:val="24"/>
                  <w:lang w:val="vi-VN"/>
                </w:rPr>
                <w:t>) ngày dữ liệu</w:t>
              </w:r>
            </w:ins>
          </w:p>
        </w:tc>
        <w:tc>
          <w:tcPr>
            <w:tcW w:w="2230" w:type="dxa"/>
            <w:vAlign w:val="center"/>
          </w:tcPr>
          <w:p w14:paraId="384D671C" w14:textId="03765CEF" w:rsidR="00F868EA" w:rsidRDefault="00F868EA" w:rsidP="00817E47">
            <w:pPr>
              <w:spacing w:before="0" w:line="240" w:lineRule="auto"/>
              <w:contextualSpacing w:val="0"/>
              <w:rPr>
                <w:rFonts w:ascii="Times New Roman" w:hAnsi="Times New Roman"/>
                <w:color w:val="000000"/>
                <w:sz w:val="24"/>
                <w:szCs w:val="24"/>
              </w:rPr>
            </w:pPr>
            <w:ins w:id="14661" w:author="Phuong Truong Thi" w:date="2024-10-16T01:01:00Z">
              <w:r w:rsidRPr="00B66378">
                <w:rPr>
                  <w:rFonts w:ascii="Times New Roman" w:hAnsi="Times New Roman"/>
                  <w:color w:val="000000"/>
                  <w:sz w:val="24"/>
                  <w:szCs w:val="24"/>
                  <w:lang w:val="vi-VN"/>
                </w:rPr>
                <w:lastRenderedPageBreak/>
                <w:t>Tổng số dư cuối kỳ Casa (</w:t>
              </w:r>
            </w:ins>
            <w:ins w:id="14662" w:author="Phuong Truong Thi" w:date="2024-11-28T00:59:00Z">
              <w:r w:rsidR="00644FA5">
                <w:rPr>
                  <w:rFonts w:ascii="Times New Roman" w:hAnsi="Times New Roman"/>
                  <w:color w:val="000000"/>
                  <w:sz w:val="24"/>
                  <w:szCs w:val="24"/>
                  <w:lang w:val="vi-VN"/>
                </w:rPr>
                <w:t>quy đổi ngoại tệ</w:t>
              </w:r>
            </w:ins>
            <w:ins w:id="14663" w:author="Phuong Truong Thi" w:date="2024-10-16T01:01:00Z">
              <w:r w:rsidRPr="00B66378">
                <w:rPr>
                  <w:rFonts w:ascii="Times New Roman" w:hAnsi="Times New Roman"/>
                  <w:color w:val="000000"/>
                  <w:sz w:val="24"/>
                  <w:szCs w:val="24"/>
                  <w:lang w:val="vi-VN"/>
                </w:rPr>
                <w:t xml:space="preserve">) của các Tài khoản </w:t>
              </w:r>
              <w:r w:rsidRPr="00B66378">
                <w:rPr>
                  <w:rFonts w:ascii="Times New Roman" w:hAnsi="Times New Roman"/>
                  <w:color w:val="000000"/>
                  <w:sz w:val="24"/>
                  <w:szCs w:val="24"/>
                  <w:lang w:val="vi-VN"/>
                </w:rPr>
                <w:lastRenderedPageBreak/>
                <w:t>thanh toán (Category là TKTT) ngày dữ liệu T-1</w:t>
              </w:r>
            </w:ins>
            <w:r w:rsidR="00EE19B0">
              <w:rPr>
                <w:rFonts w:ascii="Times New Roman" w:hAnsi="Times New Roman"/>
                <w:color w:val="000000"/>
                <w:sz w:val="24"/>
                <w:szCs w:val="24"/>
              </w:rPr>
              <w:t>.</w:t>
            </w:r>
          </w:p>
          <w:p w14:paraId="61A6B763" w14:textId="0C7978D0" w:rsidR="00EE19B0" w:rsidRPr="00EE19B0" w:rsidRDefault="00EE19B0" w:rsidP="00817E47">
            <w:pPr>
              <w:spacing w:before="0" w:line="240" w:lineRule="auto"/>
              <w:contextualSpacing w:val="0"/>
              <w:rPr>
                <w:ins w:id="14664"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N</w:t>
            </w:r>
            <w:r w:rsidRPr="00EE19B0">
              <w:rPr>
                <w:rFonts w:ascii="Times New Roman" w:eastAsia="Times New Roman" w:hAnsi="Times New Roman"/>
                <w:sz w:val="24"/>
                <w:szCs w:val="24"/>
                <w:lang w:eastAsia="vi-VN"/>
              </w:rPr>
              <w:t>ếu TKTK mở OD có số dư dương thì sẽ được cộng Casa, số dư âm thì sẽ không được c</w:t>
            </w:r>
            <w:r>
              <w:rPr>
                <w:rFonts w:ascii="Times New Roman" w:eastAsia="Times New Roman" w:hAnsi="Times New Roman"/>
                <w:sz w:val="24"/>
                <w:szCs w:val="24"/>
                <w:lang w:eastAsia="vi-VN"/>
              </w:rPr>
              <w:t>ộ</w:t>
            </w:r>
            <w:r w:rsidRPr="00EE19B0">
              <w:rPr>
                <w:rFonts w:ascii="Times New Roman" w:eastAsia="Times New Roman" w:hAnsi="Times New Roman"/>
                <w:sz w:val="24"/>
                <w:szCs w:val="24"/>
                <w:lang w:eastAsia="vi-VN"/>
              </w:rPr>
              <w:t>ng Casa</w:t>
            </w:r>
          </w:p>
        </w:tc>
        <w:tc>
          <w:tcPr>
            <w:tcW w:w="963" w:type="dxa"/>
          </w:tcPr>
          <w:p w14:paraId="53D63957" w14:textId="77777777" w:rsidR="00F868EA" w:rsidRPr="0052167B" w:rsidRDefault="00F868EA" w:rsidP="00817E47">
            <w:pPr>
              <w:spacing w:before="0" w:line="240" w:lineRule="auto"/>
              <w:contextualSpacing w:val="0"/>
              <w:rPr>
                <w:ins w:id="14665" w:author="Phuong Truong Thi" w:date="2024-10-16T01:01:00Z"/>
                <w:rFonts w:ascii="Times New Roman" w:eastAsia="Times New Roman" w:hAnsi="Times New Roman"/>
                <w:sz w:val="24"/>
                <w:szCs w:val="24"/>
                <w:lang w:eastAsia="vi-VN"/>
              </w:rPr>
            </w:pPr>
            <w:ins w:id="14666" w:author="Phuong Truong Thi" w:date="2024-10-16T01:01:00Z">
              <w:r w:rsidRPr="00D721FE">
                <w:rPr>
                  <w:rFonts w:ascii="Times New Roman" w:eastAsia="Times New Roman" w:hAnsi="Times New Roman"/>
                  <w:sz w:val="24"/>
                  <w:szCs w:val="24"/>
                  <w:lang w:val="vi-VN" w:eastAsia="vi-VN"/>
                </w:rPr>
                <w:lastRenderedPageBreak/>
                <w:t>CRM</w:t>
              </w:r>
            </w:ins>
          </w:p>
        </w:tc>
        <w:tc>
          <w:tcPr>
            <w:tcW w:w="1330" w:type="dxa"/>
          </w:tcPr>
          <w:p w14:paraId="5C62996B" w14:textId="77777777" w:rsidR="00F868EA" w:rsidRPr="0052167B" w:rsidRDefault="00F868EA" w:rsidP="00817E47">
            <w:pPr>
              <w:spacing w:before="0" w:line="240" w:lineRule="auto"/>
              <w:contextualSpacing w:val="0"/>
              <w:rPr>
                <w:ins w:id="14667" w:author="Phuong Truong Thi" w:date="2024-10-16T01:01:00Z"/>
                <w:rFonts w:ascii="Times New Roman" w:eastAsia="Times New Roman" w:hAnsi="Times New Roman"/>
                <w:sz w:val="24"/>
                <w:szCs w:val="24"/>
                <w:lang w:eastAsia="vi-VN"/>
              </w:rPr>
            </w:pPr>
            <w:ins w:id="14668"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4DA47D67" w14:textId="77777777" w:rsidR="00F868EA" w:rsidRPr="0052167B" w:rsidRDefault="00F868EA" w:rsidP="00817E47">
            <w:pPr>
              <w:spacing w:before="0" w:line="240" w:lineRule="auto"/>
              <w:contextualSpacing w:val="0"/>
              <w:rPr>
                <w:ins w:id="14669" w:author="Phuong Truong Thi" w:date="2024-10-16T01:01:00Z"/>
                <w:rFonts w:ascii="Times New Roman" w:eastAsia="Times New Roman" w:hAnsi="Times New Roman"/>
                <w:sz w:val="24"/>
                <w:szCs w:val="24"/>
                <w:lang w:eastAsia="vi-VN"/>
              </w:rPr>
            </w:pPr>
          </w:p>
        </w:tc>
        <w:tc>
          <w:tcPr>
            <w:tcW w:w="1134" w:type="dxa"/>
          </w:tcPr>
          <w:p w14:paraId="3A6BC8F6" w14:textId="77777777" w:rsidR="00F868EA" w:rsidRPr="0052167B" w:rsidRDefault="00F868EA" w:rsidP="00817E47">
            <w:pPr>
              <w:spacing w:before="0" w:line="240" w:lineRule="auto"/>
              <w:contextualSpacing w:val="0"/>
              <w:jc w:val="center"/>
              <w:rPr>
                <w:ins w:id="14670" w:author="Phuong Truong Thi" w:date="2024-10-16T01:01:00Z"/>
                <w:rFonts w:ascii="Times New Roman" w:eastAsia="Times New Roman" w:hAnsi="Times New Roman"/>
                <w:sz w:val="24"/>
                <w:szCs w:val="24"/>
                <w:lang w:eastAsia="vi-VN"/>
              </w:rPr>
            </w:pPr>
            <w:ins w:id="14671" w:author="Phuong Truong Thi" w:date="2024-10-16T01:01:00Z">
              <w:r w:rsidRPr="0052167B">
                <w:rPr>
                  <w:rFonts w:ascii="Times New Roman" w:eastAsia="Times New Roman" w:hAnsi="Times New Roman"/>
                  <w:sz w:val="24"/>
                  <w:szCs w:val="24"/>
                  <w:lang w:eastAsia="vi-VN"/>
                </w:rPr>
                <w:t>Y</w:t>
              </w:r>
            </w:ins>
          </w:p>
        </w:tc>
      </w:tr>
      <w:tr w:rsidR="00F868EA" w:rsidRPr="0052167B" w14:paraId="2408931B" w14:textId="77777777" w:rsidTr="000A2F3A">
        <w:trPr>
          <w:trHeight w:val="276"/>
          <w:ins w:id="14672" w:author="Phuong Truong Thi" w:date="2024-10-16T01:01:00Z"/>
        </w:trPr>
        <w:tc>
          <w:tcPr>
            <w:tcW w:w="670" w:type="dxa"/>
            <w:shd w:val="clear" w:color="auto" w:fill="auto"/>
            <w:vAlign w:val="center"/>
          </w:tcPr>
          <w:p w14:paraId="05939192" w14:textId="77777777" w:rsidR="00F868EA" w:rsidRPr="0052167B" w:rsidRDefault="00F868EA" w:rsidP="00817E47">
            <w:pPr>
              <w:pStyle w:val="ListParagraph"/>
              <w:numPr>
                <w:ilvl w:val="0"/>
                <w:numId w:val="68"/>
              </w:numPr>
              <w:spacing w:before="0" w:line="240" w:lineRule="auto"/>
              <w:contextualSpacing w:val="0"/>
              <w:jc w:val="left"/>
              <w:rPr>
                <w:ins w:id="14673" w:author="Phuong Truong Thi" w:date="2024-10-16T01:01:00Z"/>
                <w:rFonts w:eastAsia="Times New Roman"/>
                <w:szCs w:val="24"/>
                <w:lang w:val="vi-VN" w:eastAsia="vi-VN"/>
              </w:rPr>
            </w:pPr>
          </w:p>
        </w:tc>
        <w:tc>
          <w:tcPr>
            <w:tcW w:w="2097" w:type="dxa"/>
            <w:shd w:val="clear" w:color="auto" w:fill="auto"/>
            <w:vAlign w:val="center"/>
          </w:tcPr>
          <w:p w14:paraId="09443455" w14:textId="77777777" w:rsidR="00F868EA" w:rsidRPr="00B66378" w:rsidRDefault="00F868EA" w:rsidP="00817E47">
            <w:pPr>
              <w:spacing w:before="0" w:line="240" w:lineRule="auto"/>
              <w:contextualSpacing w:val="0"/>
              <w:rPr>
                <w:ins w:id="14674" w:author="Phuong Truong Thi" w:date="2024-10-16T01:01:00Z"/>
                <w:rFonts w:ascii="Times New Roman" w:hAnsi="Times New Roman"/>
                <w:sz w:val="24"/>
                <w:szCs w:val="24"/>
                <w:lang w:val="vi-VN"/>
              </w:rPr>
            </w:pPr>
            <w:ins w:id="14675" w:author="Phuong Truong Thi" w:date="2024-10-16T01:01:00Z">
              <w:r w:rsidRPr="00B66378">
                <w:rPr>
                  <w:rFonts w:ascii="Times New Roman" w:hAnsi="Times New Roman"/>
                  <w:color w:val="000000"/>
                  <w:sz w:val="24"/>
                  <w:szCs w:val="24"/>
                  <w:lang w:val="vi-VN"/>
                </w:rPr>
                <w:t>Chênh lệch số dư cuối kỳ Casa VND so với chốt ngày hôm trước</w:t>
              </w:r>
            </w:ins>
          </w:p>
        </w:tc>
        <w:tc>
          <w:tcPr>
            <w:tcW w:w="2230" w:type="dxa"/>
            <w:vAlign w:val="center"/>
          </w:tcPr>
          <w:p w14:paraId="18984D64" w14:textId="77777777" w:rsidR="00F868EA" w:rsidRPr="00B66378" w:rsidRDefault="00F868EA" w:rsidP="00817E47">
            <w:pPr>
              <w:spacing w:before="0" w:line="240" w:lineRule="auto"/>
              <w:contextualSpacing w:val="0"/>
              <w:rPr>
                <w:ins w:id="14676" w:author="Phuong Truong Thi" w:date="2024-10-16T01:01:00Z"/>
                <w:rFonts w:ascii="Times New Roman" w:eastAsia="Times New Roman" w:hAnsi="Times New Roman"/>
                <w:sz w:val="24"/>
                <w:szCs w:val="24"/>
                <w:lang w:val="vi-VN" w:eastAsia="vi-VN"/>
              </w:rPr>
            </w:pPr>
            <w:ins w:id="14677" w:author="Phuong Truong Thi" w:date="2024-10-16T01:01:00Z">
              <w:r w:rsidRPr="00B66378">
                <w:rPr>
                  <w:rFonts w:ascii="Times New Roman" w:hAnsi="Times New Roman"/>
                  <w:color w:val="000000"/>
                  <w:sz w:val="24"/>
                  <w:szCs w:val="24"/>
                  <w:lang w:val="vi-VN"/>
                </w:rPr>
                <w:t>Bằng số dư cuối kỳ Casa VND ngày dữ liệu  - số dư cuối kỳ Casa VND ngày hôm trước</w:t>
              </w:r>
            </w:ins>
          </w:p>
        </w:tc>
        <w:tc>
          <w:tcPr>
            <w:tcW w:w="963" w:type="dxa"/>
          </w:tcPr>
          <w:p w14:paraId="25DDA4C2" w14:textId="77777777" w:rsidR="00F868EA" w:rsidRPr="0052167B" w:rsidRDefault="00F868EA" w:rsidP="00817E47">
            <w:pPr>
              <w:spacing w:before="0" w:line="240" w:lineRule="auto"/>
              <w:contextualSpacing w:val="0"/>
              <w:rPr>
                <w:ins w:id="14678" w:author="Phuong Truong Thi" w:date="2024-10-16T01:01:00Z"/>
                <w:rFonts w:ascii="Times New Roman" w:eastAsia="Times New Roman" w:hAnsi="Times New Roman"/>
                <w:sz w:val="24"/>
                <w:szCs w:val="24"/>
                <w:lang w:eastAsia="vi-VN"/>
              </w:rPr>
            </w:pPr>
            <w:ins w:id="14679"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43067F7E" w14:textId="77777777" w:rsidR="00F868EA" w:rsidRPr="0052167B" w:rsidRDefault="00F868EA" w:rsidP="00817E47">
            <w:pPr>
              <w:spacing w:before="0" w:line="240" w:lineRule="auto"/>
              <w:contextualSpacing w:val="0"/>
              <w:rPr>
                <w:ins w:id="14680" w:author="Phuong Truong Thi" w:date="2024-10-16T01:01:00Z"/>
                <w:rFonts w:ascii="Times New Roman" w:eastAsia="Times New Roman" w:hAnsi="Times New Roman"/>
                <w:sz w:val="24"/>
                <w:szCs w:val="24"/>
                <w:lang w:eastAsia="vi-VN"/>
              </w:rPr>
            </w:pPr>
            <w:ins w:id="14681"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6B55D685" w14:textId="77777777" w:rsidR="00F868EA" w:rsidRPr="0052167B" w:rsidRDefault="00F868EA" w:rsidP="00817E47">
            <w:pPr>
              <w:spacing w:before="0" w:line="240" w:lineRule="auto"/>
              <w:contextualSpacing w:val="0"/>
              <w:rPr>
                <w:ins w:id="14682" w:author="Phuong Truong Thi" w:date="2024-10-16T01:01:00Z"/>
                <w:rFonts w:ascii="Times New Roman" w:eastAsia="Times New Roman" w:hAnsi="Times New Roman"/>
                <w:sz w:val="24"/>
                <w:szCs w:val="24"/>
                <w:lang w:val="vi-VN" w:eastAsia="vi-VN"/>
              </w:rPr>
            </w:pPr>
          </w:p>
        </w:tc>
        <w:tc>
          <w:tcPr>
            <w:tcW w:w="1134" w:type="dxa"/>
          </w:tcPr>
          <w:p w14:paraId="57138CAC" w14:textId="77777777" w:rsidR="00F868EA" w:rsidRPr="0052167B" w:rsidRDefault="00F868EA" w:rsidP="00817E47">
            <w:pPr>
              <w:spacing w:before="0" w:line="240" w:lineRule="auto"/>
              <w:contextualSpacing w:val="0"/>
              <w:jc w:val="center"/>
              <w:rPr>
                <w:ins w:id="14683" w:author="Phuong Truong Thi" w:date="2024-10-16T01:01:00Z"/>
                <w:rFonts w:ascii="Times New Roman" w:eastAsia="Times New Roman" w:hAnsi="Times New Roman"/>
                <w:sz w:val="24"/>
                <w:szCs w:val="24"/>
                <w:lang w:eastAsia="vi-VN"/>
              </w:rPr>
            </w:pPr>
            <w:ins w:id="14684" w:author="Phuong Truong Thi" w:date="2024-10-16T01:01:00Z">
              <w:r w:rsidRPr="0052167B">
                <w:rPr>
                  <w:rFonts w:ascii="Times New Roman" w:eastAsia="Times New Roman" w:hAnsi="Times New Roman"/>
                  <w:sz w:val="24"/>
                  <w:szCs w:val="24"/>
                  <w:lang w:eastAsia="vi-VN"/>
                </w:rPr>
                <w:t>N</w:t>
              </w:r>
            </w:ins>
          </w:p>
        </w:tc>
      </w:tr>
      <w:tr w:rsidR="00F868EA" w:rsidRPr="0052167B" w14:paraId="3CDEE1E3" w14:textId="77777777" w:rsidTr="000A2F3A">
        <w:trPr>
          <w:trHeight w:val="276"/>
          <w:ins w:id="14685" w:author="Phuong Truong Thi" w:date="2024-10-16T01:01:00Z"/>
        </w:trPr>
        <w:tc>
          <w:tcPr>
            <w:tcW w:w="670" w:type="dxa"/>
            <w:shd w:val="clear" w:color="auto" w:fill="auto"/>
            <w:vAlign w:val="center"/>
          </w:tcPr>
          <w:p w14:paraId="78002682" w14:textId="77777777" w:rsidR="00F868EA" w:rsidRPr="0052167B" w:rsidRDefault="00F868EA" w:rsidP="00817E47">
            <w:pPr>
              <w:pStyle w:val="ListParagraph"/>
              <w:numPr>
                <w:ilvl w:val="0"/>
                <w:numId w:val="68"/>
              </w:numPr>
              <w:spacing w:before="0" w:line="240" w:lineRule="auto"/>
              <w:contextualSpacing w:val="0"/>
              <w:jc w:val="left"/>
              <w:rPr>
                <w:ins w:id="14686" w:author="Phuong Truong Thi" w:date="2024-10-16T01:01:00Z"/>
                <w:rFonts w:eastAsia="Times New Roman"/>
                <w:szCs w:val="24"/>
                <w:lang w:val="vi-VN" w:eastAsia="vi-VN"/>
              </w:rPr>
            </w:pPr>
          </w:p>
        </w:tc>
        <w:tc>
          <w:tcPr>
            <w:tcW w:w="2097" w:type="dxa"/>
            <w:shd w:val="clear" w:color="auto" w:fill="auto"/>
            <w:vAlign w:val="center"/>
          </w:tcPr>
          <w:p w14:paraId="38D22FCE" w14:textId="5B128108" w:rsidR="00F868EA" w:rsidRPr="00B66378" w:rsidRDefault="00F868EA" w:rsidP="00817E47">
            <w:pPr>
              <w:spacing w:before="0" w:line="240" w:lineRule="auto"/>
              <w:contextualSpacing w:val="0"/>
              <w:rPr>
                <w:ins w:id="14687" w:author="Phuong Truong Thi" w:date="2024-10-16T01:01:00Z"/>
                <w:rFonts w:ascii="Times New Roman" w:hAnsi="Times New Roman"/>
                <w:sz w:val="24"/>
                <w:szCs w:val="24"/>
                <w:lang w:val="vi-VN"/>
              </w:rPr>
            </w:pPr>
            <w:ins w:id="14688" w:author="Phuong Truong Thi" w:date="2024-10-16T01:01:00Z">
              <w:r w:rsidRPr="00B66378">
                <w:rPr>
                  <w:rFonts w:ascii="Times New Roman" w:hAnsi="Times New Roman"/>
                  <w:color w:val="000000"/>
                  <w:sz w:val="24"/>
                  <w:szCs w:val="24"/>
                  <w:lang w:val="vi-VN"/>
                </w:rPr>
                <w:t>EOP_ Casa: Số dư cuối kỳ Casa (</w:t>
              </w:r>
            </w:ins>
            <w:ins w:id="14689" w:author="Phuong Truong Thi" w:date="2024-11-28T00:59:00Z">
              <w:r w:rsidR="00644FA5">
                <w:rPr>
                  <w:rFonts w:ascii="Times New Roman" w:hAnsi="Times New Roman"/>
                  <w:color w:val="000000"/>
                  <w:sz w:val="24"/>
                  <w:szCs w:val="24"/>
                  <w:lang w:val="vi-VN"/>
                </w:rPr>
                <w:t>quy đổi ngoại tệ</w:t>
              </w:r>
            </w:ins>
            <w:ins w:id="14690" w:author="Phuong Truong Thi" w:date="2024-10-16T01:01:00Z">
              <w:r w:rsidRPr="00B66378">
                <w:rPr>
                  <w:rFonts w:ascii="Times New Roman" w:hAnsi="Times New Roman"/>
                  <w:color w:val="000000"/>
                  <w:sz w:val="24"/>
                  <w:szCs w:val="24"/>
                  <w:lang w:val="vi-VN"/>
                </w:rPr>
                <w:t>) tháng trước</w:t>
              </w:r>
            </w:ins>
          </w:p>
        </w:tc>
        <w:tc>
          <w:tcPr>
            <w:tcW w:w="2230" w:type="dxa"/>
            <w:vAlign w:val="center"/>
          </w:tcPr>
          <w:p w14:paraId="7280BEEF" w14:textId="5815BE79" w:rsidR="00F868EA" w:rsidRPr="00B66378" w:rsidRDefault="00F868EA" w:rsidP="00817E47">
            <w:pPr>
              <w:spacing w:before="0" w:line="240" w:lineRule="auto"/>
              <w:contextualSpacing w:val="0"/>
              <w:rPr>
                <w:ins w:id="14691" w:author="Phuong Truong Thi" w:date="2024-10-16T01:01:00Z"/>
                <w:rFonts w:ascii="Times New Roman" w:eastAsia="Times New Roman" w:hAnsi="Times New Roman"/>
                <w:sz w:val="24"/>
                <w:szCs w:val="24"/>
                <w:lang w:val="vi-VN" w:eastAsia="vi-VN"/>
              </w:rPr>
            </w:pPr>
            <w:ins w:id="14692" w:author="Phuong Truong Thi" w:date="2024-10-16T01:01:00Z">
              <w:r w:rsidRPr="00B66378">
                <w:rPr>
                  <w:rFonts w:ascii="Times New Roman" w:hAnsi="Times New Roman"/>
                  <w:color w:val="000000"/>
                  <w:sz w:val="24"/>
                  <w:szCs w:val="24"/>
                  <w:lang w:val="vi-VN"/>
                </w:rPr>
                <w:t>Tổng số dư cuối kỳ Casa (</w:t>
              </w:r>
            </w:ins>
            <w:ins w:id="14693" w:author="Phuong Truong Thi" w:date="2024-11-28T00:59:00Z">
              <w:r w:rsidR="00644FA5">
                <w:rPr>
                  <w:rFonts w:ascii="Times New Roman" w:hAnsi="Times New Roman"/>
                  <w:color w:val="000000"/>
                  <w:sz w:val="24"/>
                  <w:szCs w:val="24"/>
                  <w:lang w:val="vi-VN"/>
                </w:rPr>
                <w:t>quy đổi ngoại tệ</w:t>
              </w:r>
            </w:ins>
            <w:ins w:id="14694" w:author="Phuong Truong Thi" w:date="2024-10-16T01:01:00Z">
              <w:r w:rsidRPr="00B66378">
                <w:rPr>
                  <w:rFonts w:ascii="Times New Roman" w:hAnsi="Times New Roman"/>
                  <w:color w:val="000000"/>
                  <w:sz w:val="24"/>
                  <w:szCs w:val="24"/>
                  <w:lang w:val="vi-VN"/>
                </w:rPr>
                <w:t>) của các Tài khoản thanh toán (Category là TKTT) tháng trước</w:t>
              </w:r>
            </w:ins>
          </w:p>
        </w:tc>
        <w:tc>
          <w:tcPr>
            <w:tcW w:w="963" w:type="dxa"/>
          </w:tcPr>
          <w:p w14:paraId="5029D381" w14:textId="77777777" w:rsidR="00F868EA" w:rsidRPr="0052167B" w:rsidRDefault="00F868EA" w:rsidP="00817E47">
            <w:pPr>
              <w:spacing w:before="0" w:line="240" w:lineRule="auto"/>
              <w:contextualSpacing w:val="0"/>
              <w:rPr>
                <w:ins w:id="14695" w:author="Phuong Truong Thi" w:date="2024-10-16T01:01:00Z"/>
                <w:rFonts w:ascii="Times New Roman" w:eastAsia="Times New Roman" w:hAnsi="Times New Roman"/>
                <w:sz w:val="24"/>
                <w:szCs w:val="24"/>
                <w:lang w:eastAsia="vi-VN"/>
              </w:rPr>
            </w:pPr>
            <w:ins w:id="14696"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6FA3DF4A" w14:textId="77777777" w:rsidR="00F868EA" w:rsidRPr="0052167B" w:rsidRDefault="00F868EA" w:rsidP="00817E47">
            <w:pPr>
              <w:spacing w:before="0" w:line="240" w:lineRule="auto"/>
              <w:contextualSpacing w:val="0"/>
              <w:rPr>
                <w:ins w:id="14697" w:author="Phuong Truong Thi" w:date="2024-10-16T01:01:00Z"/>
                <w:rFonts w:ascii="Times New Roman" w:eastAsia="Times New Roman" w:hAnsi="Times New Roman"/>
                <w:sz w:val="24"/>
                <w:szCs w:val="24"/>
                <w:lang w:eastAsia="vi-VN"/>
              </w:rPr>
            </w:pPr>
            <w:ins w:id="14698"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7CBA1B81" w14:textId="77777777" w:rsidR="00F868EA" w:rsidRPr="0052167B" w:rsidRDefault="00F868EA" w:rsidP="00817E47">
            <w:pPr>
              <w:spacing w:before="0" w:line="240" w:lineRule="auto"/>
              <w:contextualSpacing w:val="0"/>
              <w:rPr>
                <w:ins w:id="14699" w:author="Phuong Truong Thi" w:date="2024-10-16T01:01:00Z"/>
                <w:rFonts w:ascii="Times New Roman" w:eastAsia="Times New Roman" w:hAnsi="Times New Roman"/>
                <w:sz w:val="24"/>
                <w:szCs w:val="24"/>
                <w:lang w:val="vi-VN" w:eastAsia="vi-VN"/>
              </w:rPr>
            </w:pPr>
          </w:p>
        </w:tc>
        <w:tc>
          <w:tcPr>
            <w:tcW w:w="1134" w:type="dxa"/>
          </w:tcPr>
          <w:p w14:paraId="0ABE2D5C" w14:textId="77777777" w:rsidR="00F868EA" w:rsidRPr="0052167B" w:rsidRDefault="00F868EA" w:rsidP="00817E47">
            <w:pPr>
              <w:spacing w:before="0" w:line="240" w:lineRule="auto"/>
              <w:contextualSpacing w:val="0"/>
              <w:jc w:val="center"/>
              <w:rPr>
                <w:ins w:id="14700" w:author="Phuong Truong Thi" w:date="2024-10-16T01:01:00Z"/>
                <w:rFonts w:ascii="Times New Roman" w:eastAsia="Times New Roman" w:hAnsi="Times New Roman"/>
                <w:sz w:val="24"/>
                <w:szCs w:val="24"/>
                <w:lang w:val="vi-VN" w:eastAsia="vi-VN"/>
              </w:rPr>
            </w:pPr>
            <w:ins w:id="14701" w:author="Phuong Truong Thi" w:date="2024-10-16T01:01:00Z">
              <w:r w:rsidRPr="0052167B">
                <w:rPr>
                  <w:rFonts w:ascii="Times New Roman" w:eastAsia="Times New Roman" w:hAnsi="Times New Roman"/>
                  <w:sz w:val="24"/>
                  <w:szCs w:val="24"/>
                  <w:lang w:eastAsia="vi-VN"/>
                </w:rPr>
                <w:t>N</w:t>
              </w:r>
            </w:ins>
          </w:p>
        </w:tc>
      </w:tr>
      <w:tr w:rsidR="00F868EA" w:rsidRPr="0052167B" w14:paraId="2BAEF9BA" w14:textId="77777777" w:rsidTr="000A2F3A">
        <w:trPr>
          <w:trHeight w:val="276"/>
          <w:ins w:id="14702" w:author="Phuong Truong Thi" w:date="2024-10-16T01:01:00Z"/>
        </w:trPr>
        <w:tc>
          <w:tcPr>
            <w:tcW w:w="670" w:type="dxa"/>
            <w:shd w:val="clear" w:color="auto" w:fill="auto"/>
            <w:vAlign w:val="center"/>
          </w:tcPr>
          <w:p w14:paraId="4D8C9589" w14:textId="77777777" w:rsidR="00F868EA" w:rsidRPr="0052167B" w:rsidRDefault="00F868EA" w:rsidP="00817E47">
            <w:pPr>
              <w:pStyle w:val="ListParagraph"/>
              <w:numPr>
                <w:ilvl w:val="0"/>
                <w:numId w:val="68"/>
              </w:numPr>
              <w:spacing w:before="0" w:line="240" w:lineRule="auto"/>
              <w:contextualSpacing w:val="0"/>
              <w:jc w:val="left"/>
              <w:rPr>
                <w:ins w:id="14703" w:author="Phuong Truong Thi" w:date="2024-10-16T01:01:00Z"/>
                <w:rFonts w:eastAsia="Times New Roman"/>
                <w:szCs w:val="24"/>
                <w:lang w:val="vi-VN" w:eastAsia="vi-VN"/>
              </w:rPr>
            </w:pPr>
          </w:p>
        </w:tc>
        <w:tc>
          <w:tcPr>
            <w:tcW w:w="2097" w:type="dxa"/>
            <w:shd w:val="clear" w:color="auto" w:fill="auto"/>
            <w:vAlign w:val="center"/>
          </w:tcPr>
          <w:p w14:paraId="25517AF8" w14:textId="77777777" w:rsidR="00F868EA" w:rsidRPr="00B66378" w:rsidRDefault="00F868EA" w:rsidP="00817E47">
            <w:pPr>
              <w:spacing w:before="0" w:line="240" w:lineRule="auto"/>
              <w:contextualSpacing w:val="0"/>
              <w:rPr>
                <w:ins w:id="14704" w:author="Phuong Truong Thi" w:date="2024-10-16T01:01:00Z"/>
                <w:rFonts w:ascii="Times New Roman" w:hAnsi="Times New Roman"/>
                <w:sz w:val="24"/>
                <w:szCs w:val="24"/>
                <w:lang w:val="vi-VN"/>
              </w:rPr>
            </w:pPr>
            <w:ins w:id="14705" w:author="Phuong Truong Thi" w:date="2024-10-16T01:01:00Z">
              <w:r w:rsidRPr="00B66378">
                <w:rPr>
                  <w:rFonts w:ascii="Times New Roman" w:hAnsi="Times New Roman"/>
                  <w:color w:val="000000"/>
                  <w:sz w:val="24"/>
                  <w:szCs w:val="24"/>
                  <w:lang w:val="vi-VN"/>
                </w:rPr>
                <w:t>Chênh lệch số dư cuối kỳ Casa VND so với chốt tháng trước</w:t>
              </w:r>
            </w:ins>
          </w:p>
        </w:tc>
        <w:tc>
          <w:tcPr>
            <w:tcW w:w="2230" w:type="dxa"/>
            <w:vAlign w:val="center"/>
          </w:tcPr>
          <w:p w14:paraId="41E73989" w14:textId="77777777" w:rsidR="00F868EA" w:rsidRPr="00B66378" w:rsidRDefault="00F868EA" w:rsidP="00817E47">
            <w:pPr>
              <w:spacing w:before="0" w:line="240" w:lineRule="auto"/>
              <w:contextualSpacing w:val="0"/>
              <w:rPr>
                <w:ins w:id="14706" w:author="Phuong Truong Thi" w:date="2024-10-16T01:01:00Z"/>
                <w:rFonts w:ascii="Times New Roman" w:eastAsia="Times New Roman" w:hAnsi="Times New Roman"/>
                <w:sz w:val="24"/>
                <w:szCs w:val="24"/>
                <w:lang w:val="vi-VN" w:eastAsia="vi-VN"/>
              </w:rPr>
            </w:pPr>
            <w:ins w:id="14707" w:author="Phuong Truong Thi" w:date="2024-10-16T01:01:00Z">
              <w:r w:rsidRPr="00B66378">
                <w:rPr>
                  <w:rFonts w:ascii="Times New Roman" w:hAnsi="Times New Roman"/>
                  <w:color w:val="000000"/>
                  <w:sz w:val="24"/>
                  <w:szCs w:val="24"/>
                  <w:lang w:val="vi-VN"/>
                </w:rPr>
                <w:t>Bằng số dư cuối kỳ Casa VND ngày dữ liệu  - số dư cuối kỳ Casa VND chốt tháng trước</w:t>
              </w:r>
            </w:ins>
          </w:p>
        </w:tc>
        <w:tc>
          <w:tcPr>
            <w:tcW w:w="963" w:type="dxa"/>
          </w:tcPr>
          <w:p w14:paraId="5E971482" w14:textId="77777777" w:rsidR="00F868EA" w:rsidRPr="0052167B" w:rsidRDefault="00F868EA" w:rsidP="00817E47">
            <w:pPr>
              <w:spacing w:before="0" w:line="240" w:lineRule="auto"/>
              <w:contextualSpacing w:val="0"/>
              <w:rPr>
                <w:ins w:id="14708" w:author="Phuong Truong Thi" w:date="2024-10-16T01:01:00Z"/>
                <w:rFonts w:ascii="Times New Roman" w:eastAsia="Times New Roman" w:hAnsi="Times New Roman"/>
                <w:sz w:val="24"/>
                <w:szCs w:val="24"/>
                <w:lang w:eastAsia="vi-VN"/>
              </w:rPr>
            </w:pPr>
            <w:ins w:id="14709"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64FAB3F7" w14:textId="77777777" w:rsidR="00F868EA" w:rsidRPr="0052167B" w:rsidRDefault="00F868EA" w:rsidP="00817E47">
            <w:pPr>
              <w:spacing w:before="0" w:line="240" w:lineRule="auto"/>
              <w:contextualSpacing w:val="0"/>
              <w:rPr>
                <w:ins w:id="14710" w:author="Phuong Truong Thi" w:date="2024-10-16T01:01:00Z"/>
                <w:rFonts w:ascii="Times New Roman" w:eastAsia="Times New Roman" w:hAnsi="Times New Roman"/>
                <w:sz w:val="24"/>
                <w:szCs w:val="24"/>
                <w:lang w:eastAsia="vi-VN"/>
              </w:rPr>
            </w:pPr>
            <w:ins w:id="14711"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00D6E46C" w14:textId="77777777" w:rsidR="00F868EA" w:rsidRPr="0052167B" w:rsidRDefault="00F868EA" w:rsidP="00817E47">
            <w:pPr>
              <w:spacing w:before="0" w:line="240" w:lineRule="auto"/>
              <w:contextualSpacing w:val="0"/>
              <w:rPr>
                <w:ins w:id="14712" w:author="Phuong Truong Thi" w:date="2024-10-16T01:01:00Z"/>
                <w:rFonts w:ascii="Times New Roman" w:eastAsia="Times New Roman" w:hAnsi="Times New Roman"/>
                <w:sz w:val="24"/>
                <w:szCs w:val="24"/>
                <w:lang w:val="vi-VN" w:eastAsia="vi-VN"/>
              </w:rPr>
            </w:pPr>
          </w:p>
        </w:tc>
        <w:tc>
          <w:tcPr>
            <w:tcW w:w="1134" w:type="dxa"/>
          </w:tcPr>
          <w:p w14:paraId="4F05C6F8" w14:textId="77777777" w:rsidR="00F868EA" w:rsidRPr="0052167B" w:rsidRDefault="00F868EA" w:rsidP="00817E47">
            <w:pPr>
              <w:spacing w:before="0" w:line="240" w:lineRule="auto"/>
              <w:contextualSpacing w:val="0"/>
              <w:jc w:val="center"/>
              <w:rPr>
                <w:ins w:id="14713" w:author="Phuong Truong Thi" w:date="2024-10-16T01:01:00Z"/>
                <w:rFonts w:ascii="Times New Roman" w:eastAsia="Times New Roman" w:hAnsi="Times New Roman"/>
                <w:sz w:val="24"/>
                <w:szCs w:val="24"/>
                <w:lang w:val="vi-VN" w:eastAsia="vi-VN"/>
              </w:rPr>
            </w:pPr>
            <w:ins w:id="14714" w:author="Phuong Truong Thi" w:date="2024-10-16T01:01:00Z">
              <w:r w:rsidRPr="0052167B">
                <w:rPr>
                  <w:rFonts w:ascii="Times New Roman" w:eastAsia="Times New Roman" w:hAnsi="Times New Roman"/>
                  <w:sz w:val="24"/>
                  <w:szCs w:val="24"/>
                  <w:lang w:eastAsia="vi-VN"/>
                </w:rPr>
                <w:t>N</w:t>
              </w:r>
            </w:ins>
          </w:p>
        </w:tc>
      </w:tr>
      <w:tr w:rsidR="00F868EA" w:rsidRPr="0052167B" w14:paraId="517837A5" w14:textId="77777777" w:rsidTr="000A2F3A">
        <w:trPr>
          <w:trHeight w:val="276"/>
          <w:ins w:id="14715" w:author="Phuong Truong Thi" w:date="2024-10-16T01:01:00Z"/>
        </w:trPr>
        <w:tc>
          <w:tcPr>
            <w:tcW w:w="670" w:type="dxa"/>
            <w:shd w:val="clear" w:color="auto" w:fill="auto"/>
            <w:vAlign w:val="center"/>
          </w:tcPr>
          <w:p w14:paraId="72AF2D82" w14:textId="77777777" w:rsidR="00F868EA" w:rsidRPr="0052167B" w:rsidRDefault="00F868EA" w:rsidP="00817E47">
            <w:pPr>
              <w:pStyle w:val="ListParagraph"/>
              <w:numPr>
                <w:ilvl w:val="0"/>
                <w:numId w:val="68"/>
              </w:numPr>
              <w:spacing w:before="0" w:line="240" w:lineRule="auto"/>
              <w:contextualSpacing w:val="0"/>
              <w:jc w:val="left"/>
              <w:rPr>
                <w:ins w:id="14716" w:author="Phuong Truong Thi" w:date="2024-10-16T01:01:00Z"/>
                <w:rFonts w:eastAsia="Times New Roman"/>
                <w:szCs w:val="24"/>
                <w:lang w:val="vi-VN" w:eastAsia="vi-VN"/>
              </w:rPr>
            </w:pPr>
          </w:p>
        </w:tc>
        <w:tc>
          <w:tcPr>
            <w:tcW w:w="2097" w:type="dxa"/>
            <w:shd w:val="clear" w:color="auto" w:fill="auto"/>
            <w:vAlign w:val="center"/>
          </w:tcPr>
          <w:p w14:paraId="4571C55E" w14:textId="697D21AF" w:rsidR="00F868EA" w:rsidRPr="00B66378" w:rsidRDefault="00F868EA" w:rsidP="00817E47">
            <w:pPr>
              <w:spacing w:before="0" w:line="240" w:lineRule="auto"/>
              <w:contextualSpacing w:val="0"/>
              <w:rPr>
                <w:ins w:id="14717" w:author="Phuong Truong Thi" w:date="2024-10-16T01:01:00Z"/>
                <w:rFonts w:ascii="Times New Roman" w:hAnsi="Times New Roman"/>
                <w:sz w:val="24"/>
                <w:szCs w:val="24"/>
                <w:lang w:val="vi-VN"/>
              </w:rPr>
            </w:pPr>
            <w:ins w:id="14718" w:author="Phuong Truong Thi" w:date="2024-10-16T01:01:00Z">
              <w:r w:rsidRPr="00B66378">
                <w:rPr>
                  <w:rFonts w:ascii="Times New Roman" w:hAnsi="Times New Roman"/>
                  <w:color w:val="000000"/>
                  <w:sz w:val="24"/>
                  <w:szCs w:val="24"/>
                  <w:lang w:val="vi-VN"/>
                </w:rPr>
                <w:t>ADB_Casa: Số dư bình quân Casa (</w:t>
              </w:r>
            </w:ins>
            <w:ins w:id="14719" w:author="Phuong Truong Thi" w:date="2024-11-28T00:59:00Z">
              <w:r w:rsidR="00644FA5">
                <w:rPr>
                  <w:rFonts w:ascii="Times New Roman" w:hAnsi="Times New Roman"/>
                  <w:color w:val="000000"/>
                  <w:sz w:val="24"/>
                  <w:szCs w:val="24"/>
                  <w:lang w:val="vi-VN"/>
                </w:rPr>
                <w:t>quy đổi ngoại tệ</w:t>
              </w:r>
            </w:ins>
            <w:ins w:id="14720" w:author="Phuong Truong Thi" w:date="2024-10-16T01:01:00Z">
              <w:r w:rsidRPr="00B66378">
                <w:rPr>
                  <w:rFonts w:ascii="Times New Roman" w:hAnsi="Times New Roman"/>
                  <w:color w:val="000000"/>
                  <w:sz w:val="24"/>
                  <w:szCs w:val="24"/>
                  <w:lang w:val="vi-VN"/>
                </w:rPr>
                <w:t>) tháng dữ liệu</w:t>
              </w:r>
            </w:ins>
          </w:p>
        </w:tc>
        <w:tc>
          <w:tcPr>
            <w:tcW w:w="2230" w:type="dxa"/>
            <w:vAlign w:val="center"/>
          </w:tcPr>
          <w:p w14:paraId="38AD8BC7" w14:textId="77777777" w:rsidR="00F868EA" w:rsidRPr="00B66378" w:rsidRDefault="00F868EA" w:rsidP="00817E47">
            <w:pPr>
              <w:spacing w:before="0" w:line="240" w:lineRule="auto"/>
              <w:contextualSpacing w:val="0"/>
              <w:rPr>
                <w:ins w:id="14721" w:author="Phuong Truong Thi" w:date="2024-10-16T01:01:00Z"/>
                <w:rFonts w:ascii="Times New Roman" w:eastAsia="Times New Roman" w:hAnsi="Times New Roman"/>
                <w:sz w:val="24"/>
                <w:szCs w:val="24"/>
                <w:lang w:val="vi-VN" w:eastAsia="vi-VN"/>
              </w:rPr>
            </w:pPr>
            <w:ins w:id="14722" w:author="Phuong Truong Thi" w:date="2024-10-16T01:01:00Z">
              <w:r w:rsidRPr="00B66378">
                <w:rPr>
                  <w:rFonts w:ascii="Times New Roman" w:hAnsi="Times New Roman"/>
                  <w:color w:val="000000"/>
                  <w:sz w:val="24"/>
                  <w:szCs w:val="24"/>
                  <w:lang w:val="vi-VN"/>
                </w:rPr>
                <w:t>Tổng Số dư Casa trung bình trong kỳ</w:t>
              </w:r>
              <w:r w:rsidRPr="00B66378">
                <w:rPr>
                  <w:rFonts w:ascii="Times New Roman" w:hAnsi="Times New Roman"/>
                  <w:color w:val="000000"/>
                  <w:sz w:val="24"/>
                  <w:szCs w:val="24"/>
                  <w:lang w:val="vi-VN"/>
                </w:rPr>
                <w:br/>
                <w:t>= Tổng (Giá trị Casa từ ngày 1-n)/ Tổng số ngày trong kỳ tính.</w:t>
              </w:r>
            </w:ins>
          </w:p>
        </w:tc>
        <w:tc>
          <w:tcPr>
            <w:tcW w:w="963" w:type="dxa"/>
          </w:tcPr>
          <w:p w14:paraId="74D828F5" w14:textId="77777777" w:rsidR="00F868EA" w:rsidRPr="0052167B" w:rsidRDefault="00F868EA" w:rsidP="00817E47">
            <w:pPr>
              <w:spacing w:before="0" w:line="240" w:lineRule="auto"/>
              <w:contextualSpacing w:val="0"/>
              <w:rPr>
                <w:ins w:id="14723" w:author="Phuong Truong Thi" w:date="2024-10-16T01:01:00Z"/>
                <w:rFonts w:ascii="Times New Roman" w:eastAsia="Times New Roman" w:hAnsi="Times New Roman"/>
                <w:sz w:val="24"/>
                <w:szCs w:val="24"/>
                <w:lang w:eastAsia="vi-VN"/>
              </w:rPr>
            </w:pPr>
            <w:ins w:id="14724"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23A82CC7" w14:textId="77777777" w:rsidR="00F868EA" w:rsidRPr="0052167B" w:rsidRDefault="00F868EA" w:rsidP="00817E47">
            <w:pPr>
              <w:spacing w:before="0" w:line="240" w:lineRule="auto"/>
              <w:contextualSpacing w:val="0"/>
              <w:rPr>
                <w:ins w:id="14725" w:author="Phuong Truong Thi" w:date="2024-10-16T01:01:00Z"/>
                <w:rFonts w:ascii="Times New Roman" w:eastAsia="Times New Roman" w:hAnsi="Times New Roman"/>
                <w:sz w:val="24"/>
                <w:szCs w:val="24"/>
                <w:lang w:eastAsia="vi-VN"/>
              </w:rPr>
            </w:pPr>
            <w:ins w:id="14726"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05CA85D2" w14:textId="77777777" w:rsidR="00F868EA" w:rsidRPr="0052167B" w:rsidRDefault="00F868EA" w:rsidP="00817E47">
            <w:pPr>
              <w:spacing w:before="0" w:line="240" w:lineRule="auto"/>
              <w:contextualSpacing w:val="0"/>
              <w:rPr>
                <w:ins w:id="14727" w:author="Phuong Truong Thi" w:date="2024-10-16T01:01:00Z"/>
                <w:rFonts w:ascii="Times New Roman" w:eastAsia="Times New Roman" w:hAnsi="Times New Roman"/>
                <w:sz w:val="24"/>
                <w:szCs w:val="24"/>
                <w:lang w:val="vi-VN" w:eastAsia="vi-VN"/>
              </w:rPr>
            </w:pPr>
          </w:p>
        </w:tc>
        <w:tc>
          <w:tcPr>
            <w:tcW w:w="1134" w:type="dxa"/>
          </w:tcPr>
          <w:p w14:paraId="457C6D41" w14:textId="77777777" w:rsidR="00F868EA" w:rsidRPr="0052167B" w:rsidRDefault="00F868EA" w:rsidP="00817E47">
            <w:pPr>
              <w:spacing w:before="0" w:line="240" w:lineRule="auto"/>
              <w:contextualSpacing w:val="0"/>
              <w:jc w:val="center"/>
              <w:rPr>
                <w:ins w:id="14728" w:author="Phuong Truong Thi" w:date="2024-10-16T01:01:00Z"/>
                <w:rFonts w:ascii="Times New Roman" w:eastAsia="Times New Roman" w:hAnsi="Times New Roman"/>
                <w:sz w:val="24"/>
                <w:szCs w:val="24"/>
                <w:lang w:val="vi-VN" w:eastAsia="vi-VN"/>
              </w:rPr>
            </w:pPr>
            <w:ins w:id="14729" w:author="Phuong Truong Thi" w:date="2024-10-16T01:01:00Z">
              <w:r w:rsidRPr="0052167B">
                <w:rPr>
                  <w:rFonts w:ascii="Times New Roman" w:eastAsia="Times New Roman" w:hAnsi="Times New Roman"/>
                  <w:sz w:val="24"/>
                  <w:szCs w:val="24"/>
                  <w:lang w:eastAsia="vi-VN"/>
                </w:rPr>
                <w:t>N</w:t>
              </w:r>
            </w:ins>
          </w:p>
        </w:tc>
      </w:tr>
      <w:tr w:rsidR="00F868EA" w:rsidRPr="0052167B" w14:paraId="1DF99A2D" w14:textId="77777777" w:rsidTr="000A2F3A">
        <w:trPr>
          <w:trHeight w:val="276"/>
          <w:ins w:id="14730" w:author="Phuong Truong Thi" w:date="2024-10-16T01:01:00Z"/>
        </w:trPr>
        <w:tc>
          <w:tcPr>
            <w:tcW w:w="670" w:type="dxa"/>
            <w:shd w:val="clear" w:color="auto" w:fill="auto"/>
            <w:vAlign w:val="center"/>
          </w:tcPr>
          <w:p w14:paraId="0BFB9767" w14:textId="77777777" w:rsidR="00F868EA" w:rsidRPr="0052167B" w:rsidRDefault="00F868EA" w:rsidP="00817E47">
            <w:pPr>
              <w:pStyle w:val="ListParagraph"/>
              <w:numPr>
                <w:ilvl w:val="0"/>
                <w:numId w:val="68"/>
              </w:numPr>
              <w:spacing w:before="0" w:line="240" w:lineRule="auto"/>
              <w:contextualSpacing w:val="0"/>
              <w:jc w:val="left"/>
              <w:rPr>
                <w:ins w:id="14731" w:author="Phuong Truong Thi" w:date="2024-10-16T01:01:00Z"/>
                <w:rFonts w:eastAsia="Times New Roman"/>
                <w:szCs w:val="24"/>
                <w:lang w:val="vi-VN" w:eastAsia="vi-VN"/>
              </w:rPr>
            </w:pPr>
          </w:p>
        </w:tc>
        <w:tc>
          <w:tcPr>
            <w:tcW w:w="2097" w:type="dxa"/>
            <w:shd w:val="clear" w:color="auto" w:fill="auto"/>
            <w:vAlign w:val="center"/>
          </w:tcPr>
          <w:p w14:paraId="4DEBF175" w14:textId="3978E619" w:rsidR="00F868EA" w:rsidRPr="00B66378" w:rsidRDefault="00F868EA" w:rsidP="00817E47">
            <w:pPr>
              <w:spacing w:before="0" w:line="240" w:lineRule="auto"/>
              <w:contextualSpacing w:val="0"/>
              <w:rPr>
                <w:ins w:id="14732" w:author="Phuong Truong Thi" w:date="2024-10-16T01:01:00Z"/>
                <w:rFonts w:ascii="Times New Roman" w:hAnsi="Times New Roman"/>
                <w:sz w:val="24"/>
                <w:szCs w:val="24"/>
                <w:lang w:val="vi-VN"/>
              </w:rPr>
            </w:pPr>
            <w:ins w:id="14733" w:author="Phuong Truong Thi" w:date="2024-10-16T01:01:00Z">
              <w:r w:rsidRPr="00B66378">
                <w:rPr>
                  <w:rFonts w:ascii="Times New Roman" w:hAnsi="Times New Roman"/>
                  <w:color w:val="000000"/>
                  <w:sz w:val="24"/>
                  <w:szCs w:val="24"/>
                  <w:lang w:val="vi-VN"/>
                </w:rPr>
                <w:t>ADB_Casa Số dư bình quân Casa (</w:t>
              </w:r>
            </w:ins>
            <w:ins w:id="14734" w:author="Phuong Truong Thi" w:date="2024-11-28T00:59:00Z">
              <w:r w:rsidR="00644FA5">
                <w:rPr>
                  <w:rFonts w:ascii="Times New Roman" w:hAnsi="Times New Roman"/>
                  <w:color w:val="000000"/>
                  <w:sz w:val="24"/>
                  <w:szCs w:val="24"/>
                  <w:lang w:val="vi-VN"/>
                </w:rPr>
                <w:t>quy đổi ngoại tệ</w:t>
              </w:r>
            </w:ins>
            <w:ins w:id="14735" w:author="Phuong Truong Thi" w:date="2024-10-16T01:01:00Z">
              <w:r w:rsidRPr="00B66378">
                <w:rPr>
                  <w:rFonts w:ascii="Times New Roman" w:hAnsi="Times New Roman"/>
                  <w:color w:val="000000"/>
                  <w:sz w:val="24"/>
                  <w:szCs w:val="24"/>
                  <w:lang w:val="vi-VN"/>
                </w:rPr>
                <w:t>) tháng trước</w:t>
              </w:r>
            </w:ins>
          </w:p>
        </w:tc>
        <w:tc>
          <w:tcPr>
            <w:tcW w:w="2230" w:type="dxa"/>
            <w:vAlign w:val="center"/>
          </w:tcPr>
          <w:p w14:paraId="6F9AE154" w14:textId="1B22B0FB" w:rsidR="00F868EA" w:rsidRPr="00B66378" w:rsidRDefault="00F868EA" w:rsidP="00817E47">
            <w:pPr>
              <w:spacing w:before="0" w:line="240" w:lineRule="auto"/>
              <w:contextualSpacing w:val="0"/>
              <w:rPr>
                <w:ins w:id="14736" w:author="Phuong Truong Thi" w:date="2024-10-16T01:01:00Z"/>
                <w:rFonts w:ascii="Times New Roman" w:eastAsia="Times New Roman" w:hAnsi="Times New Roman"/>
                <w:sz w:val="24"/>
                <w:szCs w:val="24"/>
                <w:lang w:val="vi-VN" w:eastAsia="vi-VN"/>
              </w:rPr>
            </w:pPr>
            <w:ins w:id="14737" w:author="Phuong Truong Thi" w:date="2024-10-16T01:01:00Z">
              <w:r w:rsidRPr="00B66378">
                <w:rPr>
                  <w:rFonts w:ascii="Times New Roman" w:hAnsi="Times New Roman"/>
                  <w:color w:val="000000"/>
                  <w:sz w:val="24"/>
                  <w:szCs w:val="24"/>
                  <w:lang w:val="vi-VN"/>
                </w:rPr>
                <w:t>Tổng số dư bình quân Casa của các Tài khoản thanh toán (Category là TKTT) (</w:t>
              </w:r>
            </w:ins>
            <w:ins w:id="14738" w:author="Phuong Truong Thi" w:date="2024-11-28T00:59:00Z">
              <w:r w:rsidR="00644FA5">
                <w:rPr>
                  <w:rFonts w:ascii="Times New Roman" w:hAnsi="Times New Roman"/>
                  <w:color w:val="000000"/>
                  <w:sz w:val="24"/>
                  <w:szCs w:val="24"/>
                  <w:lang w:val="vi-VN"/>
                </w:rPr>
                <w:t>quy đổi ngoại tệ</w:t>
              </w:r>
            </w:ins>
            <w:ins w:id="14739" w:author="Phuong Truong Thi" w:date="2024-10-16T01:01:00Z">
              <w:r w:rsidRPr="00B66378">
                <w:rPr>
                  <w:rFonts w:ascii="Times New Roman" w:hAnsi="Times New Roman"/>
                  <w:color w:val="000000"/>
                  <w:sz w:val="24"/>
                  <w:szCs w:val="24"/>
                  <w:lang w:val="vi-VN"/>
                </w:rPr>
                <w:t>) tháng trước T-1</w:t>
              </w:r>
            </w:ins>
          </w:p>
        </w:tc>
        <w:tc>
          <w:tcPr>
            <w:tcW w:w="963" w:type="dxa"/>
          </w:tcPr>
          <w:p w14:paraId="23C34CD4" w14:textId="77777777" w:rsidR="00F868EA" w:rsidRPr="0052167B" w:rsidRDefault="00F868EA" w:rsidP="00817E47">
            <w:pPr>
              <w:spacing w:before="0" w:line="240" w:lineRule="auto"/>
              <w:contextualSpacing w:val="0"/>
              <w:rPr>
                <w:ins w:id="14740" w:author="Phuong Truong Thi" w:date="2024-10-16T01:01:00Z"/>
                <w:rFonts w:ascii="Times New Roman" w:eastAsia="Times New Roman" w:hAnsi="Times New Roman"/>
                <w:sz w:val="24"/>
                <w:szCs w:val="24"/>
                <w:lang w:eastAsia="vi-VN"/>
              </w:rPr>
            </w:pPr>
            <w:ins w:id="14741"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1667177E" w14:textId="77777777" w:rsidR="00F868EA" w:rsidRPr="0052167B" w:rsidRDefault="00F868EA" w:rsidP="00817E47">
            <w:pPr>
              <w:spacing w:before="0" w:line="240" w:lineRule="auto"/>
              <w:contextualSpacing w:val="0"/>
              <w:rPr>
                <w:ins w:id="14742" w:author="Phuong Truong Thi" w:date="2024-10-16T01:01:00Z"/>
                <w:rFonts w:ascii="Times New Roman" w:eastAsia="Times New Roman" w:hAnsi="Times New Roman"/>
                <w:sz w:val="24"/>
                <w:szCs w:val="24"/>
                <w:lang w:eastAsia="vi-VN"/>
              </w:rPr>
            </w:pPr>
            <w:ins w:id="14743"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0BFCF247" w14:textId="77777777" w:rsidR="00F868EA" w:rsidRPr="0052167B" w:rsidRDefault="00F868EA" w:rsidP="00817E47">
            <w:pPr>
              <w:spacing w:before="0" w:line="240" w:lineRule="auto"/>
              <w:contextualSpacing w:val="0"/>
              <w:rPr>
                <w:ins w:id="14744" w:author="Phuong Truong Thi" w:date="2024-10-16T01:01:00Z"/>
                <w:rFonts w:ascii="Times New Roman" w:eastAsia="Times New Roman" w:hAnsi="Times New Roman"/>
                <w:sz w:val="24"/>
                <w:szCs w:val="24"/>
                <w:lang w:val="vi-VN" w:eastAsia="vi-VN"/>
              </w:rPr>
            </w:pPr>
          </w:p>
        </w:tc>
        <w:tc>
          <w:tcPr>
            <w:tcW w:w="1134" w:type="dxa"/>
          </w:tcPr>
          <w:p w14:paraId="01E7356F" w14:textId="77777777" w:rsidR="00F868EA" w:rsidRPr="0052167B" w:rsidRDefault="00F868EA" w:rsidP="00817E47">
            <w:pPr>
              <w:spacing w:before="0" w:line="240" w:lineRule="auto"/>
              <w:contextualSpacing w:val="0"/>
              <w:jc w:val="center"/>
              <w:rPr>
                <w:ins w:id="14745" w:author="Phuong Truong Thi" w:date="2024-10-16T01:01:00Z"/>
                <w:rFonts w:ascii="Times New Roman" w:eastAsia="Times New Roman" w:hAnsi="Times New Roman"/>
                <w:sz w:val="24"/>
                <w:szCs w:val="24"/>
                <w:lang w:val="vi-VN" w:eastAsia="vi-VN"/>
              </w:rPr>
            </w:pPr>
            <w:ins w:id="14746" w:author="Phuong Truong Thi" w:date="2024-10-16T01:01:00Z">
              <w:r w:rsidRPr="0052167B">
                <w:rPr>
                  <w:rFonts w:ascii="Times New Roman" w:eastAsia="Times New Roman" w:hAnsi="Times New Roman"/>
                  <w:sz w:val="24"/>
                  <w:szCs w:val="24"/>
                  <w:lang w:eastAsia="vi-VN"/>
                </w:rPr>
                <w:t>N</w:t>
              </w:r>
            </w:ins>
          </w:p>
        </w:tc>
      </w:tr>
      <w:tr w:rsidR="00F868EA" w:rsidRPr="0052167B" w14:paraId="01BB67AD" w14:textId="77777777" w:rsidTr="000A2F3A">
        <w:trPr>
          <w:trHeight w:val="276"/>
          <w:ins w:id="14747" w:author="Phuong Truong Thi" w:date="2024-10-16T01:01:00Z"/>
        </w:trPr>
        <w:tc>
          <w:tcPr>
            <w:tcW w:w="670" w:type="dxa"/>
            <w:shd w:val="clear" w:color="auto" w:fill="auto"/>
            <w:vAlign w:val="center"/>
          </w:tcPr>
          <w:p w14:paraId="0B9C6255" w14:textId="77777777" w:rsidR="00F868EA" w:rsidRPr="0052167B" w:rsidRDefault="00F868EA" w:rsidP="00817E47">
            <w:pPr>
              <w:pStyle w:val="ListParagraph"/>
              <w:numPr>
                <w:ilvl w:val="0"/>
                <w:numId w:val="68"/>
              </w:numPr>
              <w:spacing w:before="0" w:line="240" w:lineRule="auto"/>
              <w:contextualSpacing w:val="0"/>
              <w:jc w:val="left"/>
              <w:rPr>
                <w:ins w:id="14748" w:author="Phuong Truong Thi" w:date="2024-10-16T01:01:00Z"/>
                <w:rFonts w:eastAsia="Times New Roman"/>
                <w:szCs w:val="24"/>
                <w:lang w:val="vi-VN" w:eastAsia="vi-VN"/>
              </w:rPr>
            </w:pPr>
          </w:p>
        </w:tc>
        <w:tc>
          <w:tcPr>
            <w:tcW w:w="2097" w:type="dxa"/>
            <w:shd w:val="clear" w:color="auto" w:fill="auto"/>
            <w:vAlign w:val="center"/>
          </w:tcPr>
          <w:p w14:paraId="097500EB" w14:textId="77777777" w:rsidR="00F868EA" w:rsidRPr="00B66378" w:rsidRDefault="00F868EA" w:rsidP="00817E47">
            <w:pPr>
              <w:spacing w:before="0" w:line="240" w:lineRule="auto"/>
              <w:contextualSpacing w:val="0"/>
              <w:rPr>
                <w:ins w:id="14749" w:author="Phuong Truong Thi" w:date="2024-10-16T01:01:00Z"/>
                <w:rFonts w:ascii="Times New Roman" w:hAnsi="Times New Roman"/>
                <w:sz w:val="24"/>
                <w:szCs w:val="24"/>
                <w:lang w:val="vi-VN"/>
              </w:rPr>
            </w:pPr>
            <w:ins w:id="14750" w:author="Phuong Truong Thi" w:date="2024-10-16T01:01:00Z">
              <w:r w:rsidRPr="00B66378">
                <w:rPr>
                  <w:rFonts w:ascii="Times New Roman" w:hAnsi="Times New Roman"/>
                  <w:color w:val="000000"/>
                  <w:sz w:val="24"/>
                  <w:szCs w:val="24"/>
                  <w:lang w:val="vi-VN"/>
                </w:rPr>
                <w:t>Chênh lệch số dư bình quân Casa so với tháng trước</w:t>
              </w:r>
            </w:ins>
          </w:p>
        </w:tc>
        <w:tc>
          <w:tcPr>
            <w:tcW w:w="2230" w:type="dxa"/>
            <w:vAlign w:val="center"/>
          </w:tcPr>
          <w:p w14:paraId="68B0E706" w14:textId="77777777" w:rsidR="00F868EA" w:rsidRPr="00B66378" w:rsidRDefault="00F868EA" w:rsidP="00817E47">
            <w:pPr>
              <w:spacing w:before="0" w:line="240" w:lineRule="auto"/>
              <w:contextualSpacing w:val="0"/>
              <w:rPr>
                <w:ins w:id="14751" w:author="Phuong Truong Thi" w:date="2024-10-16T01:01:00Z"/>
                <w:rFonts w:ascii="Times New Roman" w:eastAsia="Times New Roman" w:hAnsi="Times New Roman"/>
                <w:sz w:val="24"/>
                <w:szCs w:val="24"/>
                <w:lang w:val="vi-VN" w:eastAsia="vi-VN"/>
              </w:rPr>
            </w:pPr>
            <w:ins w:id="14752" w:author="Phuong Truong Thi" w:date="2024-10-16T01:01:00Z">
              <w:r w:rsidRPr="00B66378">
                <w:rPr>
                  <w:rFonts w:ascii="Times New Roman" w:hAnsi="Times New Roman"/>
                  <w:color w:val="000000"/>
                  <w:sz w:val="24"/>
                  <w:szCs w:val="24"/>
                  <w:lang w:val="vi-VN"/>
                </w:rPr>
                <w:t>Bằng ADB_Casa  tháng dữ liệu - ADB Casa tháng trước</w:t>
              </w:r>
            </w:ins>
          </w:p>
        </w:tc>
        <w:tc>
          <w:tcPr>
            <w:tcW w:w="963" w:type="dxa"/>
          </w:tcPr>
          <w:p w14:paraId="659BBF19" w14:textId="77777777" w:rsidR="00F868EA" w:rsidRPr="0052167B" w:rsidRDefault="00F868EA" w:rsidP="00817E47">
            <w:pPr>
              <w:spacing w:before="0" w:line="240" w:lineRule="auto"/>
              <w:contextualSpacing w:val="0"/>
              <w:rPr>
                <w:ins w:id="14753" w:author="Phuong Truong Thi" w:date="2024-10-16T01:01:00Z"/>
                <w:rFonts w:ascii="Times New Roman" w:eastAsia="Times New Roman" w:hAnsi="Times New Roman"/>
                <w:sz w:val="24"/>
                <w:szCs w:val="24"/>
                <w:lang w:eastAsia="vi-VN"/>
              </w:rPr>
            </w:pPr>
            <w:ins w:id="14754" w:author="Phuong Truong Thi" w:date="2024-10-16T01:01:00Z">
              <w:r w:rsidRPr="00D721FE">
                <w:rPr>
                  <w:rFonts w:ascii="Times New Roman" w:eastAsia="Times New Roman" w:hAnsi="Times New Roman"/>
                  <w:sz w:val="24"/>
                  <w:szCs w:val="24"/>
                  <w:lang w:val="vi-VN" w:eastAsia="vi-VN"/>
                </w:rPr>
                <w:t>CRM</w:t>
              </w:r>
            </w:ins>
          </w:p>
        </w:tc>
        <w:tc>
          <w:tcPr>
            <w:tcW w:w="1330" w:type="dxa"/>
          </w:tcPr>
          <w:p w14:paraId="22FF0DD5" w14:textId="77777777" w:rsidR="00F868EA" w:rsidRPr="0052167B" w:rsidRDefault="00F868EA" w:rsidP="00817E47">
            <w:pPr>
              <w:spacing w:before="0" w:line="240" w:lineRule="auto"/>
              <w:contextualSpacing w:val="0"/>
              <w:rPr>
                <w:ins w:id="14755" w:author="Phuong Truong Thi" w:date="2024-10-16T01:01:00Z"/>
                <w:rFonts w:ascii="Times New Roman" w:eastAsia="Times New Roman" w:hAnsi="Times New Roman"/>
                <w:sz w:val="24"/>
                <w:szCs w:val="24"/>
                <w:lang w:eastAsia="vi-VN"/>
              </w:rPr>
            </w:pPr>
            <w:ins w:id="14756"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2DC25F80" w14:textId="77777777" w:rsidR="00F868EA" w:rsidRPr="0052167B" w:rsidRDefault="00F868EA" w:rsidP="00817E47">
            <w:pPr>
              <w:spacing w:before="0" w:line="240" w:lineRule="auto"/>
              <w:contextualSpacing w:val="0"/>
              <w:rPr>
                <w:ins w:id="14757" w:author="Phuong Truong Thi" w:date="2024-10-16T01:01:00Z"/>
                <w:rFonts w:ascii="Times New Roman" w:eastAsia="Times New Roman" w:hAnsi="Times New Roman"/>
                <w:sz w:val="24"/>
                <w:szCs w:val="24"/>
                <w:lang w:val="vi-VN" w:eastAsia="vi-VN"/>
              </w:rPr>
            </w:pPr>
          </w:p>
        </w:tc>
        <w:tc>
          <w:tcPr>
            <w:tcW w:w="1134" w:type="dxa"/>
          </w:tcPr>
          <w:p w14:paraId="14D6710B" w14:textId="77777777" w:rsidR="00F868EA" w:rsidRPr="0052167B" w:rsidRDefault="00F868EA" w:rsidP="00817E47">
            <w:pPr>
              <w:spacing w:before="0" w:line="240" w:lineRule="auto"/>
              <w:contextualSpacing w:val="0"/>
              <w:jc w:val="center"/>
              <w:rPr>
                <w:ins w:id="14758" w:author="Phuong Truong Thi" w:date="2024-10-16T01:01:00Z"/>
                <w:rFonts w:ascii="Times New Roman" w:eastAsia="Times New Roman" w:hAnsi="Times New Roman"/>
                <w:sz w:val="24"/>
                <w:szCs w:val="24"/>
                <w:lang w:val="vi-VN" w:eastAsia="vi-VN"/>
              </w:rPr>
            </w:pPr>
            <w:ins w:id="14759" w:author="Phuong Truong Thi" w:date="2024-10-16T01:01:00Z">
              <w:r w:rsidRPr="0052167B">
                <w:rPr>
                  <w:rFonts w:ascii="Times New Roman" w:eastAsia="Times New Roman" w:hAnsi="Times New Roman"/>
                  <w:sz w:val="24"/>
                  <w:szCs w:val="24"/>
                  <w:lang w:eastAsia="vi-VN"/>
                </w:rPr>
                <w:t>N</w:t>
              </w:r>
            </w:ins>
          </w:p>
        </w:tc>
      </w:tr>
      <w:tr w:rsidR="00F868EA" w:rsidRPr="0052167B" w14:paraId="42DDE791" w14:textId="77777777" w:rsidTr="000A2F3A">
        <w:trPr>
          <w:trHeight w:val="276"/>
          <w:ins w:id="14760" w:author="Phuong Truong Thi" w:date="2024-10-16T01:01:00Z"/>
        </w:trPr>
        <w:tc>
          <w:tcPr>
            <w:tcW w:w="670" w:type="dxa"/>
            <w:shd w:val="clear" w:color="auto" w:fill="auto"/>
            <w:vAlign w:val="center"/>
          </w:tcPr>
          <w:p w14:paraId="0D84FF90" w14:textId="77777777" w:rsidR="00F868EA" w:rsidRPr="0052167B" w:rsidRDefault="00F868EA" w:rsidP="00817E47">
            <w:pPr>
              <w:pStyle w:val="ListParagraph"/>
              <w:numPr>
                <w:ilvl w:val="0"/>
                <w:numId w:val="68"/>
              </w:numPr>
              <w:spacing w:before="0" w:line="240" w:lineRule="auto"/>
              <w:contextualSpacing w:val="0"/>
              <w:jc w:val="left"/>
              <w:rPr>
                <w:ins w:id="14761" w:author="Phuong Truong Thi" w:date="2024-10-16T01:01:00Z"/>
                <w:rFonts w:eastAsia="Times New Roman"/>
                <w:szCs w:val="24"/>
                <w:lang w:val="vi-VN" w:eastAsia="vi-VN"/>
              </w:rPr>
            </w:pPr>
          </w:p>
        </w:tc>
        <w:tc>
          <w:tcPr>
            <w:tcW w:w="2097" w:type="dxa"/>
            <w:shd w:val="clear" w:color="auto" w:fill="auto"/>
            <w:vAlign w:val="center"/>
          </w:tcPr>
          <w:p w14:paraId="424CF522" w14:textId="77777777" w:rsidR="00F868EA" w:rsidRPr="00B66378" w:rsidRDefault="00F868EA" w:rsidP="00817E47">
            <w:pPr>
              <w:spacing w:before="0" w:line="240" w:lineRule="auto"/>
              <w:contextualSpacing w:val="0"/>
              <w:rPr>
                <w:ins w:id="14762" w:author="Phuong Truong Thi" w:date="2024-10-16T01:01:00Z"/>
                <w:rFonts w:ascii="Times New Roman" w:hAnsi="Times New Roman"/>
                <w:sz w:val="24"/>
                <w:szCs w:val="24"/>
                <w:lang w:val="vi-VN"/>
              </w:rPr>
            </w:pPr>
            <w:ins w:id="14763" w:author="Phuong Truong Thi" w:date="2024-10-16T01:01:00Z">
              <w:r w:rsidRPr="00B66378">
                <w:rPr>
                  <w:rFonts w:ascii="Times New Roman" w:hAnsi="Times New Roman"/>
                  <w:color w:val="000000"/>
                  <w:sz w:val="24"/>
                  <w:szCs w:val="24"/>
                  <w:lang w:val="vi-VN"/>
                </w:rPr>
                <w:t>ADB_Casa 3 tháng gần nhất</w:t>
              </w:r>
            </w:ins>
          </w:p>
        </w:tc>
        <w:tc>
          <w:tcPr>
            <w:tcW w:w="2230" w:type="dxa"/>
            <w:vAlign w:val="center"/>
          </w:tcPr>
          <w:p w14:paraId="1D64DE37" w14:textId="77777777" w:rsidR="00F868EA" w:rsidRPr="00B66378" w:rsidRDefault="00F868EA" w:rsidP="00817E47">
            <w:pPr>
              <w:spacing w:before="0" w:line="240" w:lineRule="auto"/>
              <w:contextualSpacing w:val="0"/>
              <w:rPr>
                <w:ins w:id="14764" w:author="Phuong Truong Thi" w:date="2024-10-16T01:01:00Z"/>
                <w:rFonts w:ascii="Times New Roman" w:eastAsia="Times New Roman" w:hAnsi="Times New Roman"/>
                <w:sz w:val="24"/>
                <w:szCs w:val="24"/>
                <w:lang w:val="vi-VN" w:eastAsia="vi-VN"/>
              </w:rPr>
            </w:pPr>
            <w:ins w:id="14765" w:author="Phuong Truong Thi" w:date="2024-10-16T01:01:00Z">
              <w:r w:rsidRPr="00B66378">
                <w:rPr>
                  <w:rFonts w:ascii="Times New Roman" w:hAnsi="Times New Roman"/>
                  <w:color w:val="000000"/>
                  <w:sz w:val="24"/>
                  <w:szCs w:val="24"/>
                  <w:lang w:val="vi-VN"/>
                </w:rPr>
                <w:t xml:space="preserve">ADB Casa của các Tài khoản thanh toán (Category là TKTT) </w:t>
              </w:r>
              <w:r w:rsidRPr="00B66378">
                <w:rPr>
                  <w:rFonts w:ascii="Times New Roman" w:hAnsi="Times New Roman"/>
                  <w:color w:val="000000"/>
                  <w:sz w:val="24"/>
                  <w:szCs w:val="24"/>
                  <w:lang w:val="vi-VN"/>
                </w:rPr>
                <w:lastRenderedPageBreak/>
                <w:t>3 tháng gần nhất. Average daily balance (ADB) là Số dư bình quân hàng ngày của các Tài khoản thanh toán (Category là TKTT)</w:t>
              </w:r>
            </w:ins>
          </w:p>
        </w:tc>
        <w:tc>
          <w:tcPr>
            <w:tcW w:w="963" w:type="dxa"/>
          </w:tcPr>
          <w:p w14:paraId="41AD94AF" w14:textId="77777777" w:rsidR="00F868EA" w:rsidRPr="0052167B" w:rsidRDefault="00F868EA" w:rsidP="00817E47">
            <w:pPr>
              <w:spacing w:before="0" w:line="240" w:lineRule="auto"/>
              <w:contextualSpacing w:val="0"/>
              <w:rPr>
                <w:ins w:id="14766" w:author="Phuong Truong Thi" w:date="2024-10-16T01:01:00Z"/>
                <w:rFonts w:ascii="Times New Roman" w:eastAsia="Times New Roman" w:hAnsi="Times New Roman"/>
                <w:sz w:val="24"/>
                <w:szCs w:val="24"/>
                <w:lang w:eastAsia="vi-VN"/>
              </w:rPr>
            </w:pPr>
            <w:ins w:id="14767" w:author="Phuong Truong Thi" w:date="2024-10-16T01:01:00Z">
              <w:r w:rsidRPr="00D721FE">
                <w:rPr>
                  <w:rFonts w:ascii="Times New Roman" w:eastAsia="Times New Roman" w:hAnsi="Times New Roman"/>
                  <w:sz w:val="24"/>
                  <w:szCs w:val="24"/>
                  <w:lang w:val="vi-VN" w:eastAsia="vi-VN"/>
                </w:rPr>
                <w:lastRenderedPageBreak/>
                <w:t>CRM</w:t>
              </w:r>
            </w:ins>
          </w:p>
        </w:tc>
        <w:tc>
          <w:tcPr>
            <w:tcW w:w="1330" w:type="dxa"/>
          </w:tcPr>
          <w:p w14:paraId="3B2DD9F6" w14:textId="77777777" w:rsidR="00F868EA" w:rsidRPr="0052167B" w:rsidRDefault="00F868EA" w:rsidP="00817E47">
            <w:pPr>
              <w:spacing w:before="0" w:line="240" w:lineRule="auto"/>
              <w:contextualSpacing w:val="0"/>
              <w:rPr>
                <w:ins w:id="14768" w:author="Phuong Truong Thi" w:date="2024-10-16T01:01:00Z"/>
                <w:rFonts w:ascii="Times New Roman" w:eastAsia="Times New Roman" w:hAnsi="Times New Roman"/>
                <w:sz w:val="24"/>
                <w:szCs w:val="24"/>
                <w:lang w:eastAsia="vi-VN"/>
              </w:rPr>
            </w:pPr>
            <w:ins w:id="14769"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690F8AC8" w14:textId="77777777" w:rsidR="00F868EA" w:rsidRPr="0052167B" w:rsidRDefault="00F868EA" w:rsidP="00817E47">
            <w:pPr>
              <w:spacing w:before="0" w:line="240" w:lineRule="auto"/>
              <w:contextualSpacing w:val="0"/>
              <w:rPr>
                <w:ins w:id="14770" w:author="Phuong Truong Thi" w:date="2024-10-16T01:01:00Z"/>
                <w:rFonts w:ascii="Times New Roman" w:eastAsia="Times New Roman" w:hAnsi="Times New Roman"/>
                <w:sz w:val="24"/>
                <w:szCs w:val="24"/>
                <w:lang w:val="vi-VN" w:eastAsia="vi-VN"/>
              </w:rPr>
            </w:pPr>
          </w:p>
        </w:tc>
        <w:tc>
          <w:tcPr>
            <w:tcW w:w="1134" w:type="dxa"/>
          </w:tcPr>
          <w:p w14:paraId="144C0163" w14:textId="77777777" w:rsidR="00F868EA" w:rsidRPr="0052167B" w:rsidRDefault="00F868EA" w:rsidP="00817E47">
            <w:pPr>
              <w:spacing w:before="0" w:line="240" w:lineRule="auto"/>
              <w:contextualSpacing w:val="0"/>
              <w:jc w:val="center"/>
              <w:rPr>
                <w:ins w:id="14771" w:author="Phuong Truong Thi" w:date="2024-10-16T01:01:00Z"/>
                <w:rFonts w:ascii="Times New Roman" w:eastAsia="Times New Roman" w:hAnsi="Times New Roman"/>
                <w:sz w:val="24"/>
                <w:szCs w:val="24"/>
                <w:lang w:val="vi-VN" w:eastAsia="vi-VN"/>
              </w:rPr>
            </w:pPr>
            <w:ins w:id="14772" w:author="Phuong Truong Thi" w:date="2024-10-16T01:01:00Z">
              <w:r w:rsidRPr="0052167B">
                <w:rPr>
                  <w:rFonts w:ascii="Times New Roman" w:eastAsia="Times New Roman" w:hAnsi="Times New Roman"/>
                  <w:sz w:val="24"/>
                  <w:szCs w:val="24"/>
                  <w:lang w:eastAsia="vi-VN"/>
                </w:rPr>
                <w:t>N</w:t>
              </w:r>
            </w:ins>
          </w:p>
        </w:tc>
      </w:tr>
      <w:tr w:rsidR="00F868EA" w:rsidRPr="0052167B" w14:paraId="7812ED39" w14:textId="77777777" w:rsidTr="000A2F3A">
        <w:trPr>
          <w:trHeight w:val="276"/>
          <w:ins w:id="14773" w:author="Phuong Truong Thi" w:date="2024-10-16T01:01:00Z"/>
        </w:trPr>
        <w:tc>
          <w:tcPr>
            <w:tcW w:w="670" w:type="dxa"/>
            <w:shd w:val="clear" w:color="auto" w:fill="auto"/>
            <w:vAlign w:val="center"/>
          </w:tcPr>
          <w:p w14:paraId="56096CC8" w14:textId="77777777" w:rsidR="00F868EA" w:rsidRPr="0052167B" w:rsidRDefault="00F868EA" w:rsidP="00817E47">
            <w:pPr>
              <w:pStyle w:val="ListParagraph"/>
              <w:numPr>
                <w:ilvl w:val="0"/>
                <w:numId w:val="68"/>
              </w:numPr>
              <w:spacing w:before="0" w:line="240" w:lineRule="auto"/>
              <w:contextualSpacing w:val="0"/>
              <w:jc w:val="left"/>
              <w:rPr>
                <w:ins w:id="14774" w:author="Phuong Truong Thi" w:date="2024-10-16T01:01:00Z"/>
                <w:rFonts w:eastAsia="Times New Roman"/>
                <w:szCs w:val="24"/>
                <w:lang w:val="vi-VN" w:eastAsia="vi-VN"/>
              </w:rPr>
            </w:pPr>
          </w:p>
        </w:tc>
        <w:tc>
          <w:tcPr>
            <w:tcW w:w="2097" w:type="dxa"/>
            <w:shd w:val="clear" w:color="auto" w:fill="auto"/>
            <w:vAlign w:val="center"/>
          </w:tcPr>
          <w:p w14:paraId="429F1CF5" w14:textId="77777777" w:rsidR="00F868EA" w:rsidRPr="00B66378" w:rsidRDefault="00F868EA" w:rsidP="00817E47">
            <w:pPr>
              <w:spacing w:before="0" w:line="240" w:lineRule="auto"/>
              <w:contextualSpacing w:val="0"/>
              <w:rPr>
                <w:ins w:id="14775" w:author="Phuong Truong Thi" w:date="2024-10-16T01:01:00Z"/>
                <w:rFonts w:ascii="Times New Roman" w:hAnsi="Times New Roman"/>
                <w:color w:val="000000"/>
                <w:sz w:val="24"/>
                <w:szCs w:val="24"/>
                <w:lang w:val="vi-VN"/>
              </w:rPr>
            </w:pPr>
            <w:ins w:id="14776" w:author="Phuong Truong Thi" w:date="2024-10-16T01:01:00Z">
              <w:r w:rsidRPr="00B66378">
                <w:rPr>
                  <w:rFonts w:ascii="Times New Roman" w:hAnsi="Times New Roman"/>
                  <w:color w:val="000000"/>
                  <w:sz w:val="24"/>
                  <w:szCs w:val="24"/>
                  <w:lang w:val="vi-VN"/>
                </w:rPr>
                <w:t>SL TK casa chất lượng được tính trong tháng</w:t>
              </w:r>
            </w:ins>
          </w:p>
        </w:tc>
        <w:tc>
          <w:tcPr>
            <w:tcW w:w="2230" w:type="dxa"/>
            <w:vAlign w:val="center"/>
          </w:tcPr>
          <w:p w14:paraId="6D26B6D9" w14:textId="77777777" w:rsidR="00F868EA" w:rsidRPr="002F0D98" w:rsidRDefault="00F868EA" w:rsidP="00817E47">
            <w:pPr>
              <w:spacing w:before="0" w:line="240" w:lineRule="auto"/>
              <w:contextualSpacing w:val="0"/>
              <w:rPr>
                <w:ins w:id="14777" w:author="Phuong Truong Thi" w:date="2024-10-16T01:01:00Z"/>
                <w:rFonts w:ascii="Times New Roman" w:eastAsia="Times New Roman" w:hAnsi="Times New Roman"/>
                <w:sz w:val="24"/>
                <w:szCs w:val="24"/>
                <w:lang w:val="vi-VN" w:eastAsia="vi-VN"/>
              </w:rPr>
            </w:pPr>
            <w:ins w:id="14778" w:author="Phuong Truong Thi" w:date="2024-10-16T01:01:00Z">
              <w:r w:rsidRPr="00B66378">
                <w:rPr>
                  <w:rFonts w:ascii="Times New Roman" w:hAnsi="Times New Roman"/>
                  <w:sz w:val="24"/>
                  <w:szCs w:val="24"/>
                  <w:lang w:val="vi-VN"/>
                </w:rPr>
                <w:t xml:space="preserve">Số lượng TK casa CL được tính KPI trong tháng </w:t>
              </w:r>
              <w:r w:rsidRPr="00B66378">
                <w:rPr>
                  <w:rFonts w:ascii="Times New Roman" w:hAnsi="Times New Roman"/>
                  <w:sz w:val="24"/>
                  <w:szCs w:val="24"/>
                  <w:lang w:val="vi-VN"/>
                </w:rPr>
                <w:br/>
                <w:t>Là tài khoản mới gắn theo các chức danh để đánh giá mức độ hiệu quả của Sale:</w:t>
              </w:r>
              <w:r w:rsidRPr="00B66378">
                <w:rPr>
                  <w:rFonts w:ascii="Times New Roman" w:hAnsi="Times New Roman"/>
                  <w:sz w:val="24"/>
                  <w:szCs w:val="24"/>
                  <w:lang w:val="vi-VN"/>
                </w:rPr>
                <w:br/>
                <w:t>+ Đối với tài khoản AF: Là tài khoản có số dư casa bình quân &gt;= 40tr tại 1 tháng bất kỳ trong vòng 1 năm liên tiếp kể từ tháng mở tài khoản; =&gt; không áp dụng ở sheet này</w:t>
              </w:r>
              <w:r w:rsidRPr="00B66378">
                <w:rPr>
                  <w:rFonts w:ascii="Times New Roman" w:hAnsi="Times New Roman"/>
                  <w:sz w:val="24"/>
                  <w:szCs w:val="24"/>
                  <w:lang w:val="vi-VN"/>
                </w:rPr>
                <w:br/>
                <w:t xml:space="preserve"> + Đối với Tài khoản mới chất lượng gắn các vị trí còn lại hoặc các tài khoản chưa gắn vị trí: Là tài khoản có số dư casa bình quân &gt;= 2tr tại 1 tháng bất kỳ trong vòng  năm kể từ tháng mở Tài khoản =&gt; áp dụng cho MAF</w:t>
              </w:r>
              <w:r w:rsidRPr="00B66378">
                <w:rPr>
                  <w:rFonts w:ascii="Times New Roman" w:hAnsi="Times New Roman"/>
                  <w:sz w:val="24"/>
                  <w:szCs w:val="24"/>
                  <w:lang w:val="vi-VN"/>
                </w:rPr>
                <w:br/>
                <w:t>- Các TK được ghi nhận là TK CL là TK chưa được tính KPI Incentive theo diện TK CL trong vòng 12 tháng trước đó</w:t>
              </w:r>
              <w:r w:rsidRPr="00B66378">
                <w:rPr>
                  <w:rFonts w:ascii="Times New Roman" w:hAnsi="Times New Roman"/>
                  <w:sz w:val="24"/>
                  <w:szCs w:val="24"/>
                  <w:lang w:val="vi-VN"/>
                </w:rPr>
                <w:br/>
                <w:t xml:space="preserve">VD: Tháng chốt dữ </w:t>
              </w:r>
              <w:r w:rsidRPr="00B66378">
                <w:rPr>
                  <w:rFonts w:ascii="Times New Roman" w:hAnsi="Times New Roman"/>
                  <w:sz w:val="24"/>
                  <w:szCs w:val="24"/>
                  <w:lang w:val="vi-VN"/>
                </w:rPr>
                <w:lastRenderedPageBreak/>
                <w:t>liệu 01/2023.</w:t>
              </w:r>
              <w:r w:rsidRPr="00B66378">
                <w:rPr>
                  <w:rFonts w:ascii="Times New Roman" w:hAnsi="Times New Roman"/>
                  <w:sz w:val="24"/>
                  <w:szCs w:val="24"/>
                  <w:lang w:val="vi-VN"/>
                </w:rPr>
                <w:br/>
              </w:r>
              <w:r w:rsidRPr="002F0D98">
                <w:rPr>
                  <w:rFonts w:ascii="Times New Roman" w:hAnsi="Times New Roman"/>
                  <w:sz w:val="24"/>
                  <w:szCs w:val="24"/>
                  <w:lang w:val="vi-VN"/>
                </w:rPr>
                <w:t>Xét toàn bộ tài khoản mở từ tháng 01/02/2022 đến 31/01/2023 đối với chức danh RM có ĐK ADB CASA tại 1 tháng bất kỳ &gt;=40tr và các chức danh còn lại có ADB CASA &gt;=2tr.</w:t>
              </w:r>
            </w:ins>
          </w:p>
        </w:tc>
        <w:tc>
          <w:tcPr>
            <w:tcW w:w="963" w:type="dxa"/>
          </w:tcPr>
          <w:p w14:paraId="0141867E" w14:textId="77777777" w:rsidR="00F868EA" w:rsidRPr="0052167B" w:rsidRDefault="00F868EA" w:rsidP="00817E47">
            <w:pPr>
              <w:spacing w:before="0" w:line="240" w:lineRule="auto"/>
              <w:contextualSpacing w:val="0"/>
              <w:rPr>
                <w:ins w:id="14779" w:author="Phuong Truong Thi" w:date="2024-10-16T01:01:00Z"/>
                <w:rFonts w:ascii="Times New Roman" w:eastAsia="Times New Roman" w:hAnsi="Times New Roman"/>
                <w:sz w:val="24"/>
                <w:szCs w:val="24"/>
                <w:lang w:eastAsia="vi-VN"/>
              </w:rPr>
            </w:pPr>
            <w:ins w:id="14780" w:author="Phuong Truong Thi" w:date="2024-10-16T01:01:00Z">
              <w:r w:rsidRPr="00D721FE">
                <w:rPr>
                  <w:rFonts w:ascii="Times New Roman" w:eastAsia="Times New Roman" w:hAnsi="Times New Roman"/>
                  <w:sz w:val="24"/>
                  <w:szCs w:val="24"/>
                  <w:lang w:val="vi-VN" w:eastAsia="vi-VN"/>
                </w:rPr>
                <w:lastRenderedPageBreak/>
                <w:t>CRM</w:t>
              </w:r>
            </w:ins>
          </w:p>
        </w:tc>
        <w:tc>
          <w:tcPr>
            <w:tcW w:w="1330" w:type="dxa"/>
          </w:tcPr>
          <w:p w14:paraId="49D1335D" w14:textId="77777777" w:rsidR="00F868EA" w:rsidRPr="0052167B" w:rsidRDefault="00F868EA" w:rsidP="00817E47">
            <w:pPr>
              <w:spacing w:before="0" w:line="240" w:lineRule="auto"/>
              <w:contextualSpacing w:val="0"/>
              <w:rPr>
                <w:ins w:id="14781" w:author="Phuong Truong Thi" w:date="2024-10-16T01:01:00Z"/>
                <w:rFonts w:ascii="Times New Roman" w:eastAsia="Times New Roman" w:hAnsi="Times New Roman"/>
                <w:sz w:val="24"/>
                <w:szCs w:val="24"/>
                <w:lang w:eastAsia="vi-VN"/>
              </w:rPr>
            </w:pPr>
            <w:ins w:id="14782"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9AC5B56" w14:textId="77777777" w:rsidR="00F868EA" w:rsidRPr="0052167B" w:rsidRDefault="00F868EA" w:rsidP="00817E47">
            <w:pPr>
              <w:spacing w:before="0" w:line="240" w:lineRule="auto"/>
              <w:contextualSpacing w:val="0"/>
              <w:rPr>
                <w:ins w:id="14783" w:author="Phuong Truong Thi" w:date="2024-10-16T01:01:00Z"/>
                <w:rFonts w:ascii="Times New Roman" w:eastAsia="Times New Roman" w:hAnsi="Times New Roman"/>
                <w:sz w:val="24"/>
                <w:szCs w:val="24"/>
                <w:lang w:val="vi-VN" w:eastAsia="vi-VN"/>
              </w:rPr>
            </w:pPr>
          </w:p>
        </w:tc>
        <w:tc>
          <w:tcPr>
            <w:tcW w:w="1134" w:type="dxa"/>
          </w:tcPr>
          <w:p w14:paraId="6438F4C4" w14:textId="77777777" w:rsidR="00F868EA" w:rsidRPr="0052167B" w:rsidRDefault="00F868EA" w:rsidP="00817E47">
            <w:pPr>
              <w:spacing w:before="0" w:line="240" w:lineRule="auto"/>
              <w:contextualSpacing w:val="0"/>
              <w:jc w:val="center"/>
              <w:rPr>
                <w:ins w:id="14784" w:author="Phuong Truong Thi" w:date="2024-10-16T01:01:00Z"/>
                <w:rFonts w:ascii="Times New Roman" w:eastAsia="Times New Roman" w:hAnsi="Times New Roman"/>
                <w:sz w:val="24"/>
                <w:szCs w:val="24"/>
                <w:lang w:eastAsia="vi-VN"/>
              </w:rPr>
            </w:pPr>
          </w:p>
        </w:tc>
      </w:tr>
      <w:tr w:rsidR="00F868EA" w:rsidRPr="0052167B" w14:paraId="67B6905A" w14:textId="77777777" w:rsidTr="00817E47">
        <w:trPr>
          <w:trHeight w:val="276"/>
          <w:ins w:id="14785" w:author="Phuong Truong Thi" w:date="2024-10-16T01:01:00Z"/>
        </w:trPr>
        <w:tc>
          <w:tcPr>
            <w:tcW w:w="9394" w:type="dxa"/>
            <w:gridSpan w:val="7"/>
          </w:tcPr>
          <w:p w14:paraId="3773920B" w14:textId="77777777" w:rsidR="00F868EA" w:rsidRPr="0052167B" w:rsidRDefault="00F868EA" w:rsidP="00817E47">
            <w:pPr>
              <w:spacing w:before="0" w:line="240" w:lineRule="auto"/>
              <w:contextualSpacing w:val="0"/>
              <w:jc w:val="left"/>
              <w:rPr>
                <w:ins w:id="14786" w:author="Phuong Truong Thi" w:date="2024-10-16T01:01:00Z"/>
                <w:rFonts w:ascii="Times New Roman" w:eastAsia="Times New Roman" w:hAnsi="Times New Roman"/>
                <w:sz w:val="24"/>
                <w:szCs w:val="24"/>
                <w:lang w:eastAsia="vi-VN"/>
              </w:rPr>
            </w:pPr>
            <w:ins w:id="14787" w:author="Phuong Truong Thi" w:date="2024-10-16T01:01:00Z">
              <w:r w:rsidRPr="0052167B">
                <w:rPr>
                  <w:rFonts w:ascii="Times New Roman" w:eastAsia="Times New Roman" w:hAnsi="Times New Roman"/>
                  <w:sz w:val="24"/>
                  <w:szCs w:val="24"/>
                  <w:lang w:eastAsia="vi-VN"/>
                </w:rPr>
                <w:t>TD</w:t>
              </w:r>
            </w:ins>
          </w:p>
        </w:tc>
      </w:tr>
      <w:tr w:rsidR="00F868EA" w:rsidRPr="0052167B" w14:paraId="491C1C6C" w14:textId="77777777" w:rsidTr="000A2F3A">
        <w:trPr>
          <w:trHeight w:val="276"/>
          <w:ins w:id="14788" w:author="Phuong Truong Thi" w:date="2024-10-16T01:01:00Z"/>
        </w:trPr>
        <w:tc>
          <w:tcPr>
            <w:tcW w:w="670" w:type="dxa"/>
            <w:shd w:val="clear" w:color="auto" w:fill="auto"/>
            <w:vAlign w:val="center"/>
          </w:tcPr>
          <w:p w14:paraId="61CCBD29" w14:textId="77777777" w:rsidR="00F868EA" w:rsidRPr="0052167B" w:rsidRDefault="00F868EA" w:rsidP="00817E47">
            <w:pPr>
              <w:pStyle w:val="ListParagraph"/>
              <w:numPr>
                <w:ilvl w:val="0"/>
                <w:numId w:val="68"/>
              </w:numPr>
              <w:spacing w:before="0" w:line="240" w:lineRule="auto"/>
              <w:contextualSpacing w:val="0"/>
              <w:jc w:val="left"/>
              <w:rPr>
                <w:ins w:id="14789" w:author="Phuong Truong Thi" w:date="2024-10-16T01:01:00Z"/>
                <w:rFonts w:eastAsia="Times New Roman"/>
                <w:szCs w:val="24"/>
                <w:lang w:val="vi-VN" w:eastAsia="vi-VN"/>
              </w:rPr>
            </w:pPr>
          </w:p>
        </w:tc>
        <w:tc>
          <w:tcPr>
            <w:tcW w:w="2097" w:type="dxa"/>
            <w:shd w:val="clear" w:color="auto" w:fill="auto"/>
            <w:vAlign w:val="center"/>
          </w:tcPr>
          <w:p w14:paraId="0681C064" w14:textId="77777777" w:rsidR="00F868EA" w:rsidRPr="002F0D98" w:rsidRDefault="00F868EA" w:rsidP="00817E47">
            <w:pPr>
              <w:spacing w:before="0" w:line="240" w:lineRule="auto"/>
              <w:contextualSpacing w:val="0"/>
              <w:rPr>
                <w:ins w:id="14790" w:author="Phuong Truong Thi" w:date="2024-10-16T01:01:00Z"/>
                <w:rFonts w:ascii="Times New Roman" w:hAnsi="Times New Roman"/>
                <w:sz w:val="24"/>
                <w:szCs w:val="24"/>
                <w:lang w:val="vi-VN"/>
              </w:rPr>
            </w:pPr>
            <w:ins w:id="14791" w:author="Phuong Truong Thi" w:date="2024-10-16T01:01:00Z">
              <w:r w:rsidRPr="002F0D98">
                <w:rPr>
                  <w:rFonts w:ascii="Times New Roman" w:hAnsi="Times New Roman"/>
                  <w:color w:val="000000"/>
                  <w:sz w:val="24"/>
                  <w:szCs w:val="24"/>
                  <w:lang w:val="vi-VN"/>
                </w:rPr>
                <w:t>EOP_ TD: Số dư cuối kỳ TD (Cả nội và ngoại tệ) ngày dữ liệu</w:t>
              </w:r>
            </w:ins>
          </w:p>
        </w:tc>
        <w:tc>
          <w:tcPr>
            <w:tcW w:w="2230" w:type="dxa"/>
            <w:vAlign w:val="center"/>
          </w:tcPr>
          <w:p w14:paraId="3ABE5E6C" w14:textId="77777777" w:rsidR="00F868EA" w:rsidRPr="002F0D98" w:rsidRDefault="00F868EA" w:rsidP="00817E47">
            <w:pPr>
              <w:spacing w:before="0" w:line="240" w:lineRule="auto"/>
              <w:contextualSpacing w:val="0"/>
              <w:rPr>
                <w:ins w:id="14792" w:author="Phuong Truong Thi" w:date="2024-10-16T01:01:00Z"/>
                <w:rFonts w:ascii="Times New Roman" w:eastAsia="Times New Roman" w:hAnsi="Times New Roman"/>
                <w:sz w:val="24"/>
                <w:szCs w:val="24"/>
                <w:lang w:val="vi-VN" w:eastAsia="vi-VN"/>
              </w:rPr>
            </w:pPr>
            <w:ins w:id="14793" w:author="Phuong Truong Thi" w:date="2024-10-16T01:01:00Z">
              <w:r w:rsidRPr="002F0D98">
                <w:rPr>
                  <w:rFonts w:ascii="Times New Roman" w:hAnsi="Times New Roman"/>
                  <w:color w:val="000000"/>
                  <w:sz w:val="24"/>
                  <w:szCs w:val="24"/>
                  <w:lang w:val="vi-VN"/>
                </w:rPr>
                <w:t>Tổng số dư cuối kỳ các tài khoản TD  (Category là Saving) (Cả nội và ngoại tệ) ngày dữ liệu</w:t>
              </w:r>
              <w:r w:rsidRPr="002F0D98">
                <w:rPr>
                  <w:rFonts w:ascii="Times New Roman" w:hAnsi="Times New Roman"/>
                  <w:color w:val="000000"/>
                  <w:sz w:val="24"/>
                  <w:szCs w:val="24"/>
                  <w:lang w:val="vi-VN"/>
                </w:rPr>
                <w:br/>
              </w:r>
              <w:r w:rsidRPr="002F0D98">
                <w:rPr>
                  <w:rFonts w:ascii="Times New Roman" w:hAnsi="Times New Roman"/>
                  <w:sz w:val="24"/>
                  <w:szCs w:val="24"/>
                  <w:lang w:val="vi-VN"/>
                </w:rPr>
                <w:t>Lưu ý có tính TD của LD Easy saving (Cat code 21018) và Saving lĩnh lãi trả trước</w:t>
              </w:r>
            </w:ins>
          </w:p>
        </w:tc>
        <w:tc>
          <w:tcPr>
            <w:tcW w:w="963" w:type="dxa"/>
          </w:tcPr>
          <w:p w14:paraId="34392183" w14:textId="77777777" w:rsidR="00F868EA" w:rsidRPr="0052167B" w:rsidRDefault="00F868EA" w:rsidP="00817E47">
            <w:pPr>
              <w:spacing w:before="0" w:line="240" w:lineRule="auto"/>
              <w:contextualSpacing w:val="0"/>
              <w:rPr>
                <w:ins w:id="14794" w:author="Phuong Truong Thi" w:date="2024-10-16T01:01:00Z"/>
                <w:rFonts w:ascii="Times New Roman" w:eastAsia="Times New Roman" w:hAnsi="Times New Roman"/>
                <w:sz w:val="24"/>
                <w:szCs w:val="24"/>
                <w:lang w:eastAsia="vi-VN"/>
              </w:rPr>
            </w:pPr>
            <w:ins w:id="14795" w:author="Phuong Truong Thi" w:date="2024-10-16T01:01:00Z">
              <w:r w:rsidRPr="00072832">
                <w:rPr>
                  <w:rFonts w:ascii="Times New Roman" w:eastAsia="Times New Roman" w:hAnsi="Times New Roman"/>
                  <w:sz w:val="24"/>
                  <w:szCs w:val="24"/>
                  <w:lang w:val="vi-VN" w:eastAsia="vi-VN"/>
                </w:rPr>
                <w:t>CRM</w:t>
              </w:r>
            </w:ins>
          </w:p>
        </w:tc>
        <w:tc>
          <w:tcPr>
            <w:tcW w:w="1330" w:type="dxa"/>
          </w:tcPr>
          <w:p w14:paraId="0EC774FC" w14:textId="77777777" w:rsidR="00F868EA" w:rsidRPr="0052167B" w:rsidRDefault="00F868EA" w:rsidP="00817E47">
            <w:pPr>
              <w:spacing w:before="0" w:line="240" w:lineRule="auto"/>
              <w:contextualSpacing w:val="0"/>
              <w:rPr>
                <w:ins w:id="14796" w:author="Phuong Truong Thi" w:date="2024-10-16T01:01:00Z"/>
                <w:rFonts w:ascii="Times New Roman" w:eastAsia="Times New Roman" w:hAnsi="Times New Roman"/>
                <w:sz w:val="24"/>
                <w:szCs w:val="24"/>
                <w:lang w:eastAsia="vi-VN"/>
              </w:rPr>
            </w:pPr>
            <w:ins w:id="14797"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14DFAB96" w14:textId="77777777" w:rsidR="00F868EA" w:rsidRPr="0052167B" w:rsidRDefault="00F868EA" w:rsidP="00817E47">
            <w:pPr>
              <w:spacing w:before="0" w:line="240" w:lineRule="auto"/>
              <w:contextualSpacing w:val="0"/>
              <w:rPr>
                <w:ins w:id="14798" w:author="Phuong Truong Thi" w:date="2024-10-16T01:01:00Z"/>
                <w:rFonts w:ascii="Times New Roman" w:eastAsia="Times New Roman" w:hAnsi="Times New Roman"/>
                <w:sz w:val="24"/>
                <w:szCs w:val="24"/>
                <w:lang w:eastAsia="vi-VN"/>
              </w:rPr>
            </w:pPr>
          </w:p>
        </w:tc>
        <w:tc>
          <w:tcPr>
            <w:tcW w:w="1134" w:type="dxa"/>
          </w:tcPr>
          <w:p w14:paraId="63C64A45" w14:textId="77777777" w:rsidR="00F868EA" w:rsidRPr="0052167B" w:rsidRDefault="00F868EA" w:rsidP="00817E47">
            <w:pPr>
              <w:spacing w:before="0" w:line="240" w:lineRule="auto"/>
              <w:contextualSpacing w:val="0"/>
              <w:jc w:val="center"/>
              <w:rPr>
                <w:ins w:id="14799" w:author="Phuong Truong Thi" w:date="2024-10-16T01:01:00Z"/>
                <w:rFonts w:ascii="Times New Roman" w:eastAsia="Times New Roman" w:hAnsi="Times New Roman"/>
                <w:sz w:val="24"/>
                <w:szCs w:val="24"/>
                <w:lang w:eastAsia="vi-VN"/>
              </w:rPr>
            </w:pPr>
            <w:ins w:id="14800" w:author="Phuong Truong Thi" w:date="2024-10-16T01:01:00Z">
              <w:r w:rsidRPr="0052167B">
                <w:rPr>
                  <w:rFonts w:ascii="Times New Roman" w:eastAsia="Times New Roman" w:hAnsi="Times New Roman"/>
                  <w:sz w:val="24"/>
                  <w:szCs w:val="24"/>
                  <w:lang w:eastAsia="vi-VN"/>
                </w:rPr>
                <w:t>Y</w:t>
              </w:r>
            </w:ins>
          </w:p>
        </w:tc>
      </w:tr>
      <w:tr w:rsidR="00F868EA" w:rsidRPr="0052167B" w14:paraId="47AAD28C" w14:textId="77777777" w:rsidTr="000A2F3A">
        <w:trPr>
          <w:trHeight w:val="276"/>
          <w:ins w:id="14801" w:author="Phuong Truong Thi" w:date="2024-10-16T01:01:00Z"/>
        </w:trPr>
        <w:tc>
          <w:tcPr>
            <w:tcW w:w="670" w:type="dxa"/>
            <w:shd w:val="clear" w:color="auto" w:fill="auto"/>
            <w:vAlign w:val="center"/>
          </w:tcPr>
          <w:p w14:paraId="567B2F87" w14:textId="77777777" w:rsidR="00F868EA" w:rsidRPr="0052167B" w:rsidRDefault="00F868EA" w:rsidP="00817E47">
            <w:pPr>
              <w:pStyle w:val="ListParagraph"/>
              <w:numPr>
                <w:ilvl w:val="0"/>
                <w:numId w:val="68"/>
              </w:numPr>
              <w:spacing w:before="0" w:line="240" w:lineRule="auto"/>
              <w:contextualSpacing w:val="0"/>
              <w:jc w:val="left"/>
              <w:rPr>
                <w:ins w:id="14802" w:author="Phuong Truong Thi" w:date="2024-10-16T01:01:00Z"/>
                <w:rFonts w:eastAsia="Times New Roman"/>
                <w:szCs w:val="24"/>
                <w:lang w:val="vi-VN" w:eastAsia="vi-VN"/>
              </w:rPr>
            </w:pPr>
          </w:p>
        </w:tc>
        <w:tc>
          <w:tcPr>
            <w:tcW w:w="2097" w:type="dxa"/>
            <w:shd w:val="clear" w:color="auto" w:fill="auto"/>
            <w:vAlign w:val="center"/>
          </w:tcPr>
          <w:p w14:paraId="4EDB3525" w14:textId="77777777" w:rsidR="00F868EA" w:rsidRPr="002F0D98" w:rsidRDefault="00F868EA" w:rsidP="00817E47">
            <w:pPr>
              <w:spacing w:before="0" w:line="240" w:lineRule="auto"/>
              <w:contextualSpacing w:val="0"/>
              <w:rPr>
                <w:ins w:id="14803" w:author="Phuong Truong Thi" w:date="2024-10-16T01:01:00Z"/>
                <w:rFonts w:ascii="Times New Roman" w:hAnsi="Times New Roman"/>
                <w:sz w:val="24"/>
                <w:szCs w:val="24"/>
                <w:lang w:val="vi-VN"/>
              </w:rPr>
            </w:pPr>
            <w:ins w:id="14804" w:author="Phuong Truong Thi" w:date="2024-10-16T01:01:00Z">
              <w:r w:rsidRPr="002F0D98">
                <w:rPr>
                  <w:rFonts w:ascii="Times New Roman" w:hAnsi="Times New Roman"/>
                  <w:color w:val="000000"/>
                  <w:sz w:val="24"/>
                  <w:szCs w:val="24"/>
                  <w:lang w:val="vi-VN"/>
                </w:rPr>
                <w:t>EOP_ TD: Số dư cuối kỳ TD (Cả nội và ngoại tệ) tháng trước</w:t>
              </w:r>
            </w:ins>
          </w:p>
        </w:tc>
        <w:tc>
          <w:tcPr>
            <w:tcW w:w="2230" w:type="dxa"/>
            <w:vAlign w:val="center"/>
          </w:tcPr>
          <w:p w14:paraId="4A92A3E2" w14:textId="77777777" w:rsidR="00F868EA" w:rsidRPr="002F0D98" w:rsidRDefault="00F868EA" w:rsidP="00817E47">
            <w:pPr>
              <w:spacing w:before="0" w:line="240" w:lineRule="auto"/>
              <w:contextualSpacing w:val="0"/>
              <w:rPr>
                <w:ins w:id="14805" w:author="Phuong Truong Thi" w:date="2024-10-16T01:01:00Z"/>
                <w:rFonts w:ascii="Times New Roman" w:eastAsia="Times New Roman" w:hAnsi="Times New Roman"/>
                <w:sz w:val="24"/>
                <w:szCs w:val="24"/>
                <w:lang w:val="vi-VN" w:eastAsia="vi-VN"/>
              </w:rPr>
            </w:pPr>
            <w:ins w:id="14806" w:author="Phuong Truong Thi" w:date="2024-10-16T01:01:00Z">
              <w:r w:rsidRPr="002F0D98">
                <w:rPr>
                  <w:rFonts w:ascii="Times New Roman" w:hAnsi="Times New Roman"/>
                  <w:color w:val="000000"/>
                  <w:sz w:val="24"/>
                  <w:szCs w:val="24"/>
                  <w:lang w:val="vi-VN"/>
                </w:rPr>
                <w:t>Tổng số dư cuối kỳ các tài khoản TD  (Category là Saving) (Cả nội và ngoại tệ) cthangs trước</w:t>
              </w:r>
            </w:ins>
          </w:p>
        </w:tc>
        <w:tc>
          <w:tcPr>
            <w:tcW w:w="963" w:type="dxa"/>
          </w:tcPr>
          <w:p w14:paraId="76A5EDF7" w14:textId="77777777" w:rsidR="00F868EA" w:rsidRPr="0052167B" w:rsidRDefault="00F868EA" w:rsidP="00817E47">
            <w:pPr>
              <w:spacing w:before="0" w:line="240" w:lineRule="auto"/>
              <w:contextualSpacing w:val="0"/>
              <w:rPr>
                <w:ins w:id="14807" w:author="Phuong Truong Thi" w:date="2024-10-16T01:01:00Z"/>
                <w:rFonts w:ascii="Times New Roman" w:eastAsia="Times New Roman" w:hAnsi="Times New Roman"/>
                <w:sz w:val="24"/>
                <w:szCs w:val="24"/>
                <w:lang w:eastAsia="vi-VN"/>
              </w:rPr>
            </w:pPr>
            <w:ins w:id="14808" w:author="Phuong Truong Thi" w:date="2024-10-16T01:01:00Z">
              <w:r w:rsidRPr="00072832">
                <w:rPr>
                  <w:rFonts w:ascii="Times New Roman" w:eastAsia="Times New Roman" w:hAnsi="Times New Roman"/>
                  <w:sz w:val="24"/>
                  <w:szCs w:val="24"/>
                  <w:lang w:val="vi-VN" w:eastAsia="vi-VN"/>
                </w:rPr>
                <w:t>CRM</w:t>
              </w:r>
            </w:ins>
          </w:p>
        </w:tc>
        <w:tc>
          <w:tcPr>
            <w:tcW w:w="1330" w:type="dxa"/>
          </w:tcPr>
          <w:p w14:paraId="56A706E7" w14:textId="77777777" w:rsidR="00F868EA" w:rsidRPr="0052167B" w:rsidRDefault="00F868EA" w:rsidP="00817E47">
            <w:pPr>
              <w:spacing w:before="0" w:line="240" w:lineRule="auto"/>
              <w:contextualSpacing w:val="0"/>
              <w:rPr>
                <w:ins w:id="14809" w:author="Phuong Truong Thi" w:date="2024-10-16T01:01:00Z"/>
                <w:rFonts w:ascii="Times New Roman" w:eastAsia="Times New Roman" w:hAnsi="Times New Roman"/>
                <w:sz w:val="24"/>
                <w:szCs w:val="24"/>
                <w:lang w:eastAsia="vi-VN"/>
              </w:rPr>
            </w:pPr>
            <w:ins w:id="14810"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60C0B497" w14:textId="77777777" w:rsidR="00F868EA" w:rsidRPr="0052167B" w:rsidRDefault="00F868EA" w:rsidP="00817E47">
            <w:pPr>
              <w:spacing w:before="0" w:line="240" w:lineRule="auto"/>
              <w:contextualSpacing w:val="0"/>
              <w:rPr>
                <w:ins w:id="14811" w:author="Phuong Truong Thi" w:date="2024-10-16T01:01:00Z"/>
                <w:rFonts w:ascii="Times New Roman" w:eastAsia="Times New Roman" w:hAnsi="Times New Roman"/>
                <w:sz w:val="24"/>
                <w:szCs w:val="24"/>
                <w:lang w:val="vi-VN" w:eastAsia="vi-VN"/>
              </w:rPr>
            </w:pPr>
          </w:p>
        </w:tc>
        <w:tc>
          <w:tcPr>
            <w:tcW w:w="1134" w:type="dxa"/>
          </w:tcPr>
          <w:p w14:paraId="5BDCFB8A" w14:textId="77777777" w:rsidR="00F868EA" w:rsidRPr="0052167B" w:rsidRDefault="00F868EA" w:rsidP="00817E47">
            <w:pPr>
              <w:spacing w:before="0" w:line="240" w:lineRule="auto"/>
              <w:contextualSpacing w:val="0"/>
              <w:jc w:val="center"/>
              <w:rPr>
                <w:ins w:id="14812" w:author="Phuong Truong Thi" w:date="2024-10-16T01:01:00Z"/>
                <w:rFonts w:ascii="Times New Roman" w:eastAsia="Times New Roman" w:hAnsi="Times New Roman"/>
                <w:sz w:val="24"/>
                <w:szCs w:val="24"/>
                <w:lang w:val="vi-VN" w:eastAsia="vi-VN"/>
              </w:rPr>
            </w:pPr>
            <w:ins w:id="14813" w:author="Phuong Truong Thi" w:date="2024-10-16T01:01:00Z">
              <w:r w:rsidRPr="0052167B">
                <w:rPr>
                  <w:rFonts w:ascii="Times New Roman" w:eastAsia="Times New Roman" w:hAnsi="Times New Roman"/>
                  <w:sz w:val="24"/>
                  <w:szCs w:val="24"/>
                  <w:lang w:eastAsia="vi-VN"/>
                </w:rPr>
                <w:t>N</w:t>
              </w:r>
            </w:ins>
          </w:p>
        </w:tc>
      </w:tr>
      <w:tr w:rsidR="00F868EA" w:rsidRPr="0052167B" w14:paraId="1C4B8788" w14:textId="77777777" w:rsidTr="000A2F3A">
        <w:trPr>
          <w:trHeight w:val="276"/>
          <w:ins w:id="14814" w:author="Phuong Truong Thi" w:date="2024-10-16T01:01:00Z"/>
        </w:trPr>
        <w:tc>
          <w:tcPr>
            <w:tcW w:w="670" w:type="dxa"/>
            <w:shd w:val="clear" w:color="auto" w:fill="auto"/>
            <w:vAlign w:val="center"/>
          </w:tcPr>
          <w:p w14:paraId="7F5C1089" w14:textId="77777777" w:rsidR="00F868EA" w:rsidRPr="0052167B" w:rsidRDefault="00F868EA" w:rsidP="00817E47">
            <w:pPr>
              <w:pStyle w:val="ListParagraph"/>
              <w:numPr>
                <w:ilvl w:val="0"/>
                <w:numId w:val="68"/>
              </w:numPr>
              <w:spacing w:before="0" w:line="240" w:lineRule="auto"/>
              <w:contextualSpacing w:val="0"/>
              <w:jc w:val="left"/>
              <w:rPr>
                <w:ins w:id="14815" w:author="Phuong Truong Thi" w:date="2024-10-16T01:01:00Z"/>
                <w:rFonts w:eastAsia="Times New Roman"/>
                <w:szCs w:val="24"/>
                <w:lang w:val="vi-VN" w:eastAsia="vi-VN"/>
              </w:rPr>
            </w:pPr>
          </w:p>
        </w:tc>
        <w:tc>
          <w:tcPr>
            <w:tcW w:w="2097" w:type="dxa"/>
            <w:shd w:val="clear" w:color="auto" w:fill="auto"/>
            <w:vAlign w:val="center"/>
          </w:tcPr>
          <w:p w14:paraId="09F34325" w14:textId="77777777" w:rsidR="00F868EA" w:rsidRPr="002F0D98" w:rsidRDefault="00F868EA" w:rsidP="00817E47">
            <w:pPr>
              <w:spacing w:before="0" w:line="240" w:lineRule="auto"/>
              <w:contextualSpacing w:val="0"/>
              <w:rPr>
                <w:ins w:id="14816" w:author="Phuong Truong Thi" w:date="2024-10-16T01:01:00Z"/>
                <w:rFonts w:ascii="Times New Roman" w:hAnsi="Times New Roman"/>
                <w:sz w:val="24"/>
                <w:szCs w:val="24"/>
                <w:lang w:val="vi-VN"/>
              </w:rPr>
            </w:pPr>
            <w:ins w:id="14817" w:author="Phuong Truong Thi" w:date="2024-10-16T01:01:00Z">
              <w:r w:rsidRPr="002F0D98">
                <w:rPr>
                  <w:rFonts w:ascii="Times New Roman" w:hAnsi="Times New Roman"/>
                  <w:color w:val="000000"/>
                  <w:sz w:val="24"/>
                  <w:szCs w:val="24"/>
                  <w:lang w:val="vi-VN"/>
                </w:rPr>
                <w:t>Chênh lệch số dư cuối kỳ TD so với ngày hôm trước</w:t>
              </w:r>
            </w:ins>
          </w:p>
        </w:tc>
        <w:tc>
          <w:tcPr>
            <w:tcW w:w="2230" w:type="dxa"/>
            <w:vAlign w:val="center"/>
          </w:tcPr>
          <w:p w14:paraId="5463A128" w14:textId="77777777" w:rsidR="00F868EA" w:rsidRPr="002F0D98" w:rsidRDefault="00F868EA" w:rsidP="00817E47">
            <w:pPr>
              <w:spacing w:before="0" w:line="240" w:lineRule="auto"/>
              <w:contextualSpacing w:val="0"/>
              <w:rPr>
                <w:ins w:id="14818" w:author="Phuong Truong Thi" w:date="2024-10-16T01:01:00Z"/>
                <w:rFonts w:ascii="Times New Roman" w:eastAsia="Times New Roman" w:hAnsi="Times New Roman"/>
                <w:sz w:val="24"/>
                <w:szCs w:val="24"/>
                <w:lang w:val="vi-VN" w:eastAsia="vi-VN"/>
              </w:rPr>
            </w:pPr>
            <w:ins w:id="14819" w:author="Phuong Truong Thi" w:date="2024-10-16T01:01:00Z">
              <w:r w:rsidRPr="002F0D98">
                <w:rPr>
                  <w:rFonts w:ascii="Times New Roman" w:hAnsi="Times New Roman"/>
                  <w:color w:val="000000"/>
                  <w:sz w:val="24"/>
                  <w:szCs w:val="24"/>
                  <w:lang w:val="vi-VN"/>
                </w:rPr>
                <w:t>Bằng = Số dư cuối kỳ TD ngày dữ liệu - Số dư cuối kỳ TD ngày (T-1)</w:t>
              </w:r>
            </w:ins>
          </w:p>
        </w:tc>
        <w:tc>
          <w:tcPr>
            <w:tcW w:w="963" w:type="dxa"/>
          </w:tcPr>
          <w:p w14:paraId="0D2A56A6" w14:textId="77777777" w:rsidR="00F868EA" w:rsidRPr="0052167B" w:rsidRDefault="00F868EA" w:rsidP="00817E47">
            <w:pPr>
              <w:spacing w:before="0" w:line="240" w:lineRule="auto"/>
              <w:contextualSpacing w:val="0"/>
              <w:rPr>
                <w:ins w:id="14820" w:author="Phuong Truong Thi" w:date="2024-10-16T01:01:00Z"/>
                <w:rFonts w:ascii="Times New Roman" w:eastAsia="Times New Roman" w:hAnsi="Times New Roman"/>
                <w:sz w:val="24"/>
                <w:szCs w:val="24"/>
                <w:lang w:eastAsia="vi-VN"/>
              </w:rPr>
            </w:pPr>
            <w:ins w:id="14821" w:author="Phuong Truong Thi" w:date="2024-10-16T01:01:00Z">
              <w:r w:rsidRPr="00AC47A7">
                <w:rPr>
                  <w:rFonts w:ascii="Times New Roman" w:eastAsia="Times New Roman" w:hAnsi="Times New Roman"/>
                  <w:sz w:val="24"/>
                  <w:szCs w:val="24"/>
                  <w:lang w:val="vi-VN" w:eastAsia="vi-VN"/>
                </w:rPr>
                <w:t>CRM</w:t>
              </w:r>
            </w:ins>
          </w:p>
        </w:tc>
        <w:tc>
          <w:tcPr>
            <w:tcW w:w="1330" w:type="dxa"/>
          </w:tcPr>
          <w:p w14:paraId="2C4ACCFD" w14:textId="77777777" w:rsidR="00F868EA" w:rsidRPr="0052167B" w:rsidRDefault="00F868EA" w:rsidP="00817E47">
            <w:pPr>
              <w:spacing w:before="0" w:line="240" w:lineRule="auto"/>
              <w:contextualSpacing w:val="0"/>
              <w:rPr>
                <w:ins w:id="14822" w:author="Phuong Truong Thi" w:date="2024-10-16T01:01:00Z"/>
                <w:rFonts w:ascii="Times New Roman" w:eastAsia="Times New Roman" w:hAnsi="Times New Roman"/>
                <w:sz w:val="24"/>
                <w:szCs w:val="24"/>
                <w:lang w:eastAsia="vi-VN"/>
              </w:rPr>
            </w:pPr>
            <w:ins w:id="14823"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4CA6BF9B" w14:textId="77777777" w:rsidR="00F868EA" w:rsidRPr="0052167B" w:rsidRDefault="00F868EA" w:rsidP="00817E47">
            <w:pPr>
              <w:spacing w:before="0" w:line="240" w:lineRule="auto"/>
              <w:contextualSpacing w:val="0"/>
              <w:rPr>
                <w:ins w:id="14824" w:author="Phuong Truong Thi" w:date="2024-10-16T01:01:00Z"/>
                <w:rFonts w:ascii="Times New Roman" w:eastAsia="Times New Roman" w:hAnsi="Times New Roman"/>
                <w:sz w:val="24"/>
                <w:szCs w:val="24"/>
                <w:lang w:val="vi-VN" w:eastAsia="vi-VN"/>
              </w:rPr>
            </w:pPr>
          </w:p>
        </w:tc>
        <w:tc>
          <w:tcPr>
            <w:tcW w:w="1134" w:type="dxa"/>
          </w:tcPr>
          <w:p w14:paraId="341171E7" w14:textId="77777777" w:rsidR="00F868EA" w:rsidRPr="0052167B" w:rsidRDefault="00F868EA" w:rsidP="00817E47">
            <w:pPr>
              <w:spacing w:before="0" w:line="240" w:lineRule="auto"/>
              <w:contextualSpacing w:val="0"/>
              <w:jc w:val="center"/>
              <w:rPr>
                <w:ins w:id="14825" w:author="Phuong Truong Thi" w:date="2024-10-16T01:01:00Z"/>
                <w:rFonts w:ascii="Times New Roman" w:eastAsia="Times New Roman" w:hAnsi="Times New Roman"/>
                <w:sz w:val="24"/>
                <w:szCs w:val="24"/>
                <w:lang w:val="vi-VN" w:eastAsia="vi-VN"/>
              </w:rPr>
            </w:pPr>
            <w:ins w:id="14826" w:author="Phuong Truong Thi" w:date="2024-10-16T01:01:00Z">
              <w:r w:rsidRPr="0052167B">
                <w:rPr>
                  <w:rFonts w:ascii="Times New Roman" w:eastAsia="Times New Roman" w:hAnsi="Times New Roman"/>
                  <w:sz w:val="24"/>
                  <w:szCs w:val="24"/>
                  <w:lang w:eastAsia="vi-VN"/>
                </w:rPr>
                <w:t>N</w:t>
              </w:r>
            </w:ins>
          </w:p>
        </w:tc>
      </w:tr>
      <w:tr w:rsidR="00F868EA" w:rsidRPr="0052167B" w14:paraId="1C71E8B2" w14:textId="77777777" w:rsidTr="000A2F3A">
        <w:trPr>
          <w:trHeight w:val="276"/>
          <w:ins w:id="14827" w:author="Phuong Truong Thi" w:date="2024-10-16T01:01:00Z"/>
        </w:trPr>
        <w:tc>
          <w:tcPr>
            <w:tcW w:w="670" w:type="dxa"/>
            <w:shd w:val="clear" w:color="auto" w:fill="auto"/>
            <w:vAlign w:val="center"/>
          </w:tcPr>
          <w:p w14:paraId="189B335E" w14:textId="77777777" w:rsidR="00F868EA" w:rsidRPr="0052167B" w:rsidRDefault="00F868EA" w:rsidP="00817E47">
            <w:pPr>
              <w:pStyle w:val="ListParagraph"/>
              <w:numPr>
                <w:ilvl w:val="0"/>
                <w:numId w:val="68"/>
              </w:numPr>
              <w:spacing w:before="0" w:line="240" w:lineRule="auto"/>
              <w:contextualSpacing w:val="0"/>
              <w:jc w:val="left"/>
              <w:rPr>
                <w:ins w:id="14828" w:author="Phuong Truong Thi" w:date="2024-10-16T01:01:00Z"/>
                <w:rFonts w:eastAsia="Times New Roman"/>
                <w:szCs w:val="24"/>
                <w:lang w:val="vi-VN" w:eastAsia="vi-VN"/>
              </w:rPr>
            </w:pPr>
          </w:p>
        </w:tc>
        <w:tc>
          <w:tcPr>
            <w:tcW w:w="2097" w:type="dxa"/>
            <w:shd w:val="clear" w:color="auto" w:fill="auto"/>
            <w:vAlign w:val="center"/>
          </w:tcPr>
          <w:p w14:paraId="150E5127" w14:textId="77777777" w:rsidR="00F868EA" w:rsidRPr="002F0D98" w:rsidRDefault="00F868EA" w:rsidP="00817E47">
            <w:pPr>
              <w:spacing w:before="0" w:line="240" w:lineRule="auto"/>
              <w:contextualSpacing w:val="0"/>
              <w:rPr>
                <w:ins w:id="14829" w:author="Phuong Truong Thi" w:date="2024-10-16T01:01:00Z"/>
                <w:rFonts w:ascii="Times New Roman" w:hAnsi="Times New Roman"/>
                <w:sz w:val="24"/>
                <w:szCs w:val="24"/>
                <w:lang w:val="vi-VN"/>
              </w:rPr>
            </w:pPr>
            <w:ins w:id="14830" w:author="Phuong Truong Thi" w:date="2024-10-16T01:01:00Z">
              <w:r w:rsidRPr="002F0D98">
                <w:rPr>
                  <w:rFonts w:ascii="Times New Roman" w:hAnsi="Times New Roman"/>
                  <w:color w:val="000000"/>
                  <w:sz w:val="24"/>
                  <w:szCs w:val="24"/>
                  <w:lang w:val="vi-VN"/>
                </w:rPr>
                <w:t>Chênh lệch số dư cuối kỳ TD so với chốt tháng trước</w:t>
              </w:r>
            </w:ins>
          </w:p>
        </w:tc>
        <w:tc>
          <w:tcPr>
            <w:tcW w:w="2230" w:type="dxa"/>
            <w:vAlign w:val="center"/>
          </w:tcPr>
          <w:p w14:paraId="614BFAE4" w14:textId="77777777" w:rsidR="00F868EA" w:rsidRPr="002F0D98" w:rsidRDefault="00F868EA" w:rsidP="00817E47">
            <w:pPr>
              <w:spacing w:before="0" w:line="240" w:lineRule="auto"/>
              <w:contextualSpacing w:val="0"/>
              <w:rPr>
                <w:ins w:id="14831" w:author="Phuong Truong Thi" w:date="2024-10-16T01:01:00Z"/>
                <w:rFonts w:ascii="Times New Roman" w:eastAsia="Times New Roman" w:hAnsi="Times New Roman"/>
                <w:sz w:val="24"/>
                <w:szCs w:val="24"/>
                <w:lang w:val="vi-VN" w:eastAsia="vi-VN"/>
              </w:rPr>
            </w:pPr>
            <w:ins w:id="14832" w:author="Phuong Truong Thi" w:date="2024-10-16T01:01:00Z">
              <w:r w:rsidRPr="002F0D98">
                <w:rPr>
                  <w:rFonts w:ascii="Times New Roman" w:hAnsi="Times New Roman"/>
                  <w:color w:val="000000"/>
                  <w:sz w:val="24"/>
                  <w:szCs w:val="24"/>
                  <w:lang w:val="vi-VN"/>
                </w:rPr>
                <w:t>Bằng = Số dư cuối kỳ TD ngày dữ liệu - Số dư cuối kỳ TD tháng (T-1)</w:t>
              </w:r>
            </w:ins>
          </w:p>
        </w:tc>
        <w:tc>
          <w:tcPr>
            <w:tcW w:w="963" w:type="dxa"/>
          </w:tcPr>
          <w:p w14:paraId="3AE4DFBC" w14:textId="77777777" w:rsidR="00F868EA" w:rsidRPr="0052167B" w:rsidRDefault="00F868EA" w:rsidP="00817E47">
            <w:pPr>
              <w:spacing w:before="0" w:line="240" w:lineRule="auto"/>
              <w:contextualSpacing w:val="0"/>
              <w:rPr>
                <w:ins w:id="14833" w:author="Phuong Truong Thi" w:date="2024-10-16T01:01:00Z"/>
                <w:rFonts w:ascii="Times New Roman" w:eastAsia="Times New Roman" w:hAnsi="Times New Roman"/>
                <w:sz w:val="24"/>
                <w:szCs w:val="24"/>
                <w:lang w:eastAsia="vi-VN"/>
              </w:rPr>
            </w:pPr>
            <w:ins w:id="14834" w:author="Phuong Truong Thi" w:date="2024-10-16T01:01:00Z">
              <w:r w:rsidRPr="00AC47A7">
                <w:rPr>
                  <w:rFonts w:ascii="Times New Roman" w:eastAsia="Times New Roman" w:hAnsi="Times New Roman"/>
                  <w:sz w:val="24"/>
                  <w:szCs w:val="24"/>
                  <w:lang w:val="vi-VN" w:eastAsia="vi-VN"/>
                </w:rPr>
                <w:t>CRM</w:t>
              </w:r>
            </w:ins>
          </w:p>
        </w:tc>
        <w:tc>
          <w:tcPr>
            <w:tcW w:w="1330" w:type="dxa"/>
          </w:tcPr>
          <w:p w14:paraId="79680024" w14:textId="77777777" w:rsidR="00F868EA" w:rsidRPr="0052167B" w:rsidRDefault="00F868EA" w:rsidP="00817E47">
            <w:pPr>
              <w:spacing w:before="0" w:line="240" w:lineRule="auto"/>
              <w:contextualSpacing w:val="0"/>
              <w:rPr>
                <w:ins w:id="14835" w:author="Phuong Truong Thi" w:date="2024-10-16T01:01:00Z"/>
                <w:rFonts w:ascii="Times New Roman" w:eastAsia="Times New Roman" w:hAnsi="Times New Roman"/>
                <w:sz w:val="24"/>
                <w:szCs w:val="24"/>
                <w:lang w:eastAsia="vi-VN"/>
              </w:rPr>
            </w:pPr>
            <w:ins w:id="14836"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25DA64E8" w14:textId="77777777" w:rsidR="00F868EA" w:rsidRPr="0052167B" w:rsidRDefault="00F868EA" w:rsidP="00817E47">
            <w:pPr>
              <w:spacing w:before="0" w:line="240" w:lineRule="auto"/>
              <w:contextualSpacing w:val="0"/>
              <w:rPr>
                <w:ins w:id="14837" w:author="Phuong Truong Thi" w:date="2024-10-16T01:01:00Z"/>
                <w:rFonts w:ascii="Times New Roman" w:eastAsia="Times New Roman" w:hAnsi="Times New Roman"/>
                <w:sz w:val="24"/>
                <w:szCs w:val="24"/>
                <w:lang w:val="vi-VN" w:eastAsia="vi-VN"/>
              </w:rPr>
            </w:pPr>
          </w:p>
        </w:tc>
        <w:tc>
          <w:tcPr>
            <w:tcW w:w="1134" w:type="dxa"/>
          </w:tcPr>
          <w:p w14:paraId="465DEDA0" w14:textId="77777777" w:rsidR="00F868EA" w:rsidRPr="0052167B" w:rsidRDefault="00F868EA" w:rsidP="00817E47">
            <w:pPr>
              <w:spacing w:before="0" w:line="240" w:lineRule="auto"/>
              <w:contextualSpacing w:val="0"/>
              <w:jc w:val="center"/>
              <w:rPr>
                <w:ins w:id="14838" w:author="Phuong Truong Thi" w:date="2024-10-16T01:01:00Z"/>
                <w:rFonts w:ascii="Times New Roman" w:eastAsia="Times New Roman" w:hAnsi="Times New Roman"/>
                <w:sz w:val="24"/>
                <w:szCs w:val="24"/>
                <w:lang w:val="vi-VN" w:eastAsia="vi-VN"/>
              </w:rPr>
            </w:pPr>
            <w:ins w:id="14839" w:author="Phuong Truong Thi" w:date="2024-10-16T01:01:00Z">
              <w:r w:rsidRPr="0052167B">
                <w:rPr>
                  <w:rFonts w:ascii="Times New Roman" w:eastAsia="Times New Roman" w:hAnsi="Times New Roman"/>
                  <w:sz w:val="24"/>
                  <w:szCs w:val="24"/>
                  <w:lang w:eastAsia="vi-VN"/>
                </w:rPr>
                <w:t>N</w:t>
              </w:r>
            </w:ins>
          </w:p>
        </w:tc>
      </w:tr>
      <w:tr w:rsidR="00F868EA" w:rsidRPr="0052167B" w14:paraId="3E17732E" w14:textId="77777777" w:rsidTr="000A2F3A">
        <w:trPr>
          <w:trHeight w:val="276"/>
          <w:ins w:id="14840" w:author="Phuong Truong Thi" w:date="2024-10-16T01:01:00Z"/>
        </w:trPr>
        <w:tc>
          <w:tcPr>
            <w:tcW w:w="670" w:type="dxa"/>
            <w:shd w:val="clear" w:color="auto" w:fill="auto"/>
            <w:vAlign w:val="center"/>
          </w:tcPr>
          <w:p w14:paraId="58F8B8C6" w14:textId="77777777" w:rsidR="00F868EA" w:rsidRPr="0052167B" w:rsidRDefault="00F868EA" w:rsidP="00817E47">
            <w:pPr>
              <w:pStyle w:val="ListParagraph"/>
              <w:numPr>
                <w:ilvl w:val="0"/>
                <w:numId w:val="68"/>
              </w:numPr>
              <w:spacing w:before="0" w:line="240" w:lineRule="auto"/>
              <w:contextualSpacing w:val="0"/>
              <w:jc w:val="left"/>
              <w:rPr>
                <w:ins w:id="14841" w:author="Phuong Truong Thi" w:date="2024-10-16T01:01:00Z"/>
                <w:rFonts w:eastAsia="Times New Roman"/>
                <w:szCs w:val="24"/>
                <w:lang w:val="vi-VN" w:eastAsia="vi-VN"/>
              </w:rPr>
            </w:pPr>
          </w:p>
        </w:tc>
        <w:tc>
          <w:tcPr>
            <w:tcW w:w="2097" w:type="dxa"/>
            <w:shd w:val="clear" w:color="auto" w:fill="auto"/>
            <w:vAlign w:val="center"/>
          </w:tcPr>
          <w:p w14:paraId="58D5620A" w14:textId="77777777" w:rsidR="00F868EA" w:rsidRPr="002F0D98" w:rsidRDefault="00F868EA" w:rsidP="00817E47">
            <w:pPr>
              <w:spacing w:before="0" w:line="240" w:lineRule="auto"/>
              <w:contextualSpacing w:val="0"/>
              <w:rPr>
                <w:ins w:id="14842" w:author="Phuong Truong Thi" w:date="2024-10-16T01:01:00Z"/>
                <w:rFonts w:ascii="Times New Roman" w:hAnsi="Times New Roman"/>
                <w:sz w:val="24"/>
                <w:szCs w:val="24"/>
                <w:lang w:val="vi-VN"/>
              </w:rPr>
            </w:pPr>
            <w:ins w:id="14843" w:author="Phuong Truong Thi" w:date="2024-10-16T01:01:00Z">
              <w:r w:rsidRPr="002F0D98">
                <w:rPr>
                  <w:rFonts w:ascii="Times New Roman" w:hAnsi="Times New Roman"/>
                  <w:color w:val="000000"/>
                  <w:sz w:val="24"/>
                  <w:szCs w:val="24"/>
                  <w:lang w:val="vi-VN"/>
                </w:rPr>
                <w:t>ADB_TD: Số dư bình quân TD (Cả nội và ngoại tệ) tháng này</w:t>
              </w:r>
            </w:ins>
          </w:p>
        </w:tc>
        <w:tc>
          <w:tcPr>
            <w:tcW w:w="2230" w:type="dxa"/>
            <w:vAlign w:val="center"/>
          </w:tcPr>
          <w:p w14:paraId="0D1EF8DF" w14:textId="77777777" w:rsidR="00F868EA" w:rsidRPr="002F0D98" w:rsidRDefault="00F868EA" w:rsidP="00817E47">
            <w:pPr>
              <w:spacing w:before="0" w:line="240" w:lineRule="auto"/>
              <w:contextualSpacing w:val="0"/>
              <w:rPr>
                <w:ins w:id="14844" w:author="Phuong Truong Thi" w:date="2024-10-16T01:01:00Z"/>
                <w:rFonts w:ascii="Times New Roman" w:eastAsia="Times New Roman" w:hAnsi="Times New Roman"/>
                <w:sz w:val="24"/>
                <w:szCs w:val="24"/>
                <w:lang w:val="vi-VN" w:eastAsia="vi-VN"/>
              </w:rPr>
            </w:pPr>
            <w:ins w:id="14845" w:author="Phuong Truong Thi" w:date="2024-10-16T01:01:00Z">
              <w:r w:rsidRPr="002F0D98">
                <w:rPr>
                  <w:rFonts w:ascii="Times New Roman" w:hAnsi="Times New Roman"/>
                  <w:color w:val="000000"/>
                  <w:sz w:val="24"/>
                  <w:szCs w:val="24"/>
                  <w:lang w:val="vi-VN"/>
                </w:rPr>
                <w:t>Tổng số dư bình quân các Tài khoản TD (Category là Saving) (Cả nội và ngoại tệ) tháng này</w:t>
              </w:r>
            </w:ins>
          </w:p>
        </w:tc>
        <w:tc>
          <w:tcPr>
            <w:tcW w:w="963" w:type="dxa"/>
          </w:tcPr>
          <w:p w14:paraId="783E3150" w14:textId="77777777" w:rsidR="00F868EA" w:rsidRPr="0052167B" w:rsidRDefault="00F868EA" w:rsidP="00817E47">
            <w:pPr>
              <w:spacing w:before="0" w:line="240" w:lineRule="auto"/>
              <w:contextualSpacing w:val="0"/>
              <w:rPr>
                <w:ins w:id="14846" w:author="Phuong Truong Thi" w:date="2024-10-16T01:01:00Z"/>
                <w:rFonts w:ascii="Times New Roman" w:eastAsia="Times New Roman" w:hAnsi="Times New Roman"/>
                <w:sz w:val="24"/>
                <w:szCs w:val="24"/>
                <w:lang w:eastAsia="vi-VN"/>
              </w:rPr>
            </w:pPr>
            <w:ins w:id="14847" w:author="Phuong Truong Thi" w:date="2024-10-16T01:01:00Z">
              <w:r w:rsidRPr="00AC47A7">
                <w:rPr>
                  <w:rFonts w:ascii="Times New Roman" w:eastAsia="Times New Roman" w:hAnsi="Times New Roman"/>
                  <w:sz w:val="24"/>
                  <w:szCs w:val="24"/>
                  <w:lang w:val="vi-VN" w:eastAsia="vi-VN"/>
                </w:rPr>
                <w:t>CRM</w:t>
              </w:r>
            </w:ins>
          </w:p>
        </w:tc>
        <w:tc>
          <w:tcPr>
            <w:tcW w:w="1330" w:type="dxa"/>
          </w:tcPr>
          <w:p w14:paraId="04F6D402" w14:textId="77777777" w:rsidR="00F868EA" w:rsidRPr="0052167B" w:rsidRDefault="00F868EA" w:rsidP="00817E47">
            <w:pPr>
              <w:spacing w:before="0" w:line="240" w:lineRule="auto"/>
              <w:contextualSpacing w:val="0"/>
              <w:rPr>
                <w:ins w:id="14848" w:author="Phuong Truong Thi" w:date="2024-10-16T01:01:00Z"/>
                <w:rFonts w:ascii="Times New Roman" w:eastAsia="Times New Roman" w:hAnsi="Times New Roman"/>
                <w:sz w:val="24"/>
                <w:szCs w:val="24"/>
                <w:lang w:eastAsia="vi-VN"/>
              </w:rPr>
            </w:pPr>
            <w:ins w:id="14849" w:author="Phuong Truong Thi" w:date="2024-10-16T01:01:00Z">
              <w:r>
                <w:rPr>
                  <w:rFonts w:ascii="Times New Roman" w:eastAsia="Times New Roman" w:hAnsi="Times New Roman"/>
                  <w:sz w:val="24"/>
                  <w:szCs w:val="24"/>
                  <w:lang w:eastAsia="vi-VN"/>
                </w:rPr>
                <w:t>Currency</w:t>
              </w:r>
              <w:r w:rsidRPr="0052167B" w:rsidDel="000E4E67">
                <w:rPr>
                  <w:rFonts w:ascii="Times New Roman" w:eastAsia="Times New Roman" w:hAnsi="Times New Roman"/>
                  <w:sz w:val="24"/>
                  <w:szCs w:val="24"/>
                  <w:lang w:eastAsia="vi-VN"/>
                </w:rPr>
                <w:t xml:space="preserve"> </w:t>
              </w:r>
            </w:ins>
          </w:p>
        </w:tc>
        <w:tc>
          <w:tcPr>
            <w:tcW w:w="970" w:type="dxa"/>
            <w:shd w:val="clear" w:color="auto" w:fill="auto"/>
            <w:noWrap/>
            <w:vAlign w:val="center"/>
          </w:tcPr>
          <w:p w14:paraId="0C3013A4" w14:textId="77777777" w:rsidR="00F868EA" w:rsidRPr="0052167B" w:rsidRDefault="00F868EA" w:rsidP="00817E47">
            <w:pPr>
              <w:spacing w:before="0" w:line="240" w:lineRule="auto"/>
              <w:contextualSpacing w:val="0"/>
              <w:rPr>
                <w:ins w:id="14850" w:author="Phuong Truong Thi" w:date="2024-10-16T01:01:00Z"/>
                <w:rFonts w:ascii="Times New Roman" w:eastAsia="Times New Roman" w:hAnsi="Times New Roman"/>
                <w:sz w:val="24"/>
                <w:szCs w:val="24"/>
                <w:lang w:val="vi-VN" w:eastAsia="vi-VN"/>
              </w:rPr>
            </w:pPr>
          </w:p>
        </w:tc>
        <w:tc>
          <w:tcPr>
            <w:tcW w:w="1134" w:type="dxa"/>
          </w:tcPr>
          <w:p w14:paraId="2B6E35EC" w14:textId="77777777" w:rsidR="00F868EA" w:rsidRPr="0052167B" w:rsidRDefault="00F868EA" w:rsidP="00817E47">
            <w:pPr>
              <w:spacing w:before="0" w:line="240" w:lineRule="auto"/>
              <w:contextualSpacing w:val="0"/>
              <w:jc w:val="center"/>
              <w:rPr>
                <w:ins w:id="14851" w:author="Phuong Truong Thi" w:date="2024-10-16T01:01:00Z"/>
                <w:rFonts w:ascii="Times New Roman" w:eastAsia="Times New Roman" w:hAnsi="Times New Roman"/>
                <w:sz w:val="24"/>
                <w:szCs w:val="24"/>
                <w:lang w:val="vi-VN" w:eastAsia="vi-VN"/>
              </w:rPr>
            </w:pPr>
            <w:ins w:id="14852" w:author="Phuong Truong Thi" w:date="2024-10-16T01:01:00Z">
              <w:r w:rsidRPr="0052167B">
                <w:rPr>
                  <w:rFonts w:ascii="Times New Roman" w:eastAsia="Times New Roman" w:hAnsi="Times New Roman"/>
                  <w:sz w:val="24"/>
                  <w:szCs w:val="24"/>
                  <w:lang w:eastAsia="vi-VN"/>
                </w:rPr>
                <w:t>N</w:t>
              </w:r>
            </w:ins>
          </w:p>
        </w:tc>
      </w:tr>
      <w:tr w:rsidR="00F868EA" w:rsidRPr="0052167B" w14:paraId="2686DF61" w14:textId="77777777" w:rsidTr="000A2F3A">
        <w:trPr>
          <w:trHeight w:val="276"/>
          <w:ins w:id="14853" w:author="Phuong Truong Thi" w:date="2024-10-16T01:01:00Z"/>
        </w:trPr>
        <w:tc>
          <w:tcPr>
            <w:tcW w:w="670" w:type="dxa"/>
            <w:shd w:val="clear" w:color="auto" w:fill="auto"/>
            <w:vAlign w:val="center"/>
          </w:tcPr>
          <w:p w14:paraId="24AA7A63" w14:textId="77777777" w:rsidR="00F868EA" w:rsidRPr="0052167B" w:rsidRDefault="00F868EA" w:rsidP="00817E47">
            <w:pPr>
              <w:pStyle w:val="ListParagraph"/>
              <w:numPr>
                <w:ilvl w:val="0"/>
                <w:numId w:val="68"/>
              </w:numPr>
              <w:spacing w:before="0" w:line="240" w:lineRule="auto"/>
              <w:contextualSpacing w:val="0"/>
              <w:jc w:val="left"/>
              <w:rPr>
                <w:ins w:id="14854" w:author="Phuong Truong Thi" w:date="2024-10-16T01:01:00Z"/>
                <w:rFonts w:eastAsia="Times New Roman"/>
                <w:szCs w:val="24"/>
                <w:lang w:val="vi-VN" w:eastAsia="vi-VN"/>
              </w:rPr>
            </w:pPr>
          </w:p>
        </w:tc>
        <w:tc>
          <w:tcPr>
            <w:tcW w:w="2097" w:type="dxa"/>
            <w:shd w:val="clear" w:color="auto" w:fill="auto"/>
            <w:vAlign w:val="center"/>
          </w:tcPr>
          <w:p w14:paraId="3B25F72A" w14:textId="77777777" w:rsidR="00F868EA" w:rsidRPr="002F0D98" w:rsidRDefault="00F868EA" w:rsidP="00817E47">
            <w:pPr>
              <w:spacing w:before="0" w:line="240" w:lineRule="auto"/>
              <w:contextualSpacing w:val="0"/>
              <w:rPr>
                <w:ins w:id="14855" w:author="Phuong Truong Thi" w:date="2024-10-16T01:01:00Z"/>
                <w:rFonts w:ascii="Times New Roman" w:hAnsi="Times New Roman"/>
                <w:sz w:val="24"/>
                <w:szCs w:val="24"/>
                <w:lang w:val="vi-VN"/>
              </w:rPr>
            </w:pPr>
            <w:ins w:id="14856" w:author="Phuong Truong Thi" w:date="2024-10-16T01:01:00Z">
              <w:r w:rsidRPr="002F0D98">
                <w:rPr>
                  <w:rFonts w:ascii="Times New Roman" w:hAnsi="Times New Roman"/>
                  <w:color w:val="000000"/>
                  <w:sz w:val="24"/>
                  <w:szCs w:val="24"/>
                  <w:lang w:val="vi-VN"/>
                </w:rPr>
                <w:t xml:space="preserve">ADB_TD: Số dư bình quân TD (Cả </w:t>
              </w:r>
              <w:r w:rsidRPr="002F0D98">
                <w:rPr>
                  <w:rFonts w:ascii="Times New Roman" w:hAnsi="Times New Roman"/>
                  <w:color w:val="000000"/>
                  <w:sz w:val="24"/>
                  <w:szCs w:val="24"/>
                  <w:lang w:val="vi-VN"/>
                </w:rPr>
                <w:lastRenderedPageBreak/>
                <w:t>nội và ngoại tệ) tháng trước</w:t>
              </w:r>
            </w:ins>
          </w:p>
        </w:tc>
        <w:tc>
          <w:tcPr>
            <w:tcW w:w="2230" w:type="dxa"/>
            <w:vAlign w:val="center"/>
          </w:tcPr>
          <w:p w14:paraId="3A87DFDF" w14:textId="77777777" w:rsidR="00F868EA" w:rsidRPr="002F0D98" w:rsidRDefault="00F868EA" w:rsidP="00817E47">
            <w:pPr>
              <w:spacing w:before="0" w:line="240" w:lineRule="auto"/>
              <w:contextualSpacing w:val="0"/>
              <w:rPr>
                <w:ins w:id="14857" w:author="Phuong Truong Thi" w:date="2024-10-16T01:01:00Z"/>
                <w:rFonts w:ascii="Times New Roman" w:eastAsia="Times New Roman" w:hAnsi="Times New Roman"/>
                <w:sz w:val="24"/>
                <w:szCs w:val="24"/>
                <w:lang w:val="vi-VN" w:eastAsia="vi-VN"/>
              </w:rPr>
            </w:pPr>
            <w:ins w:id="14858" w:author="Phuong Truong Thi" w:date="2024-10-16T01:01:00Z">
              <w:r w:rsidRPr="002F0D98">
                <w:rPr>
                  <w:rFonts w:ascii="Times New Roman" w:hAnsi="Times New Roman"/>
                  <w:color w:val="000000"/>
                  <w:sz w:val="24"/>
                  <w:szCs w:val="24"/>
                  <w:lang w:val="vi-VN"/>
                </w:rPr>
                <w:lastRenderedPageBreak/>
                <w:t xml:space="preserve">Tổng số dư bình quân các Tài khoản </w:t>
              </w:r>
              <w:r w:rsidRPr="002F0D98">
                <w:rPr>
                  <w:rFonts w:ascii="Times New Roman" w:hAnsi="Times New Roman"/>
                  <w:color w:val="000000"/>
                  <w:sz w:val="24"/>
                  <w:szCs w:val="24"/>
                  <w:lang w:val="vi-VN"/>
                </w:rPr>
                <w:lastRenderedPageBreak/>
                <w:t>TD (Category là Saving) (Cả nội và ngoại tệ) tháng trước T-1</w:t>
              </w:r>
            </w:ins>
          </w:p>
        </w:tc>
        <w:tc>
          <w:tcPr>
            <w:tcW w:w="963" w:type="dxa"/>
          </w:tcPr>
          <w:p w14:paraId="09A45125" w14:textId="77777777" w:rsidR="00F868EA" w:rsidRPr="0052167B" w:rsidRDefault="00F868EA" w:rsidP="00817E47">
            <w:pPr>
              <w:spacing w:before="0" w:line="240" w:lineRule="auto"/>
              <w:contextualSpacing w:val="0"/>
              <w:rPr>
                <w:ins w:id="14859" w:author="Phuong Truong Thi" w:date="2024-10-16T01:01:00Z"/>
                <w:rFonts w:ascii="Times New Roman" w:eastAsia="Times New Roman" w:hAnsi="Times New Roman"/>
                <w:sz w:val="24"/>
                <w:szCs w:val="24"/>
                <w:lang w:eastAsia="vi-VN"/>
              </w:rPr>
            </w:pPr>
            <w:ins w:id="14860" w:author="Phuong Truong Thi" w:date="2024-10-16T01:01:00Z">
              <w:r w:rsidRPr="00AC47A7">
                <w:rPr>
                  <w:rFonts w:ascii="Times New Roman" w:eastAsia="Times New Roman" w:hAnsi="Times New Roman"/>
                  <w:sz w:val="24"/>
                  <w:szCs w:val="24"/>
                  <w:lang w:val="vi-VN" w:eastAsia="vi-VN"/>
                </w:rPr>
                <w:lastRenderedPageBreak/>
                <w:t>CRM</w:t>
              </w:r>
            </w:ins>
          </w:p>
        </w:tc>
        <w:tc>
          <w:tcPr>
            <w:tcW w:w="1330" w:type="dxa"/>
          </w:tcPr>
          <w:p w14:paraId="7FC9B7D4" w14:textId="77777777" w:rsidR="00F868EA" w:rsidRPr="0052167B" w:rsidRDefault="00F868EA" w:rsidP="00817E47">
            <w:pPr>
              <w:spacing w:before="0" w:line="240" w:lineRule="auto"/>
              <w:contextualSpacing w:val="0"/>
              <w:rPr>
                <w:ins w:id="14861" w:author="Phuong Truong Thi" w:date="2024-10-16T01:01:00Z"/>
                <w:rFonts w:ascii="Times New Roman" w:eastAsia="Times New Roman" w:hAnsi="Times New Roman"/>
                <w:sz w:val="24"/>
                <w:szCs w:val="24"/>
                <w:lang w:eastAsia="vi-VN"/>
              </w:rPr>
            </w:pPr>
            <w:ins w:id="14862" w:author="Phuong Truong Thi" w:date="2024-10-16T01:01:00Z">
              <w:r>
                <w:rPr>
                  <w:rFonts w:ascii="Times New Roman" w:eastAsia="Times New Roman" w:hAnsi="Times New Roman"/>
                  <w:sz w:val="24"/>
                  <w:szCs w:val="24"/>
                  <w:lang w:eastAsia="vi-VN"/>
                </w:rPr>
                <w:t>Currency</w:t>
              </w:r>
            </w:ins>
          </w:p>
        </w:tc>
        <w:tc>
          <w:tcPr>
            <w:tcW w:w="970" w:type="dxa"/>
            <w:shd w:val="clear" w:color="auto" w:fill="auto"/>
            <w:noWrap/>
            <w:vAlign w:val="center"/>
          </w:tcPr>
          <w:p w14:paraId="789E337A" w14:textId="77777777" w:rsidR="00F868EA" w:rsidRPr="0052167B" w:rsidRDefault="00F868EA" w:rsidP="00817E47">
            <w:pPr>
              <w:spacing w:before="0" w:line="240" w:lineRule="auto"/>
              <w:contextualSpacing w:val="0"/>
              <w:rPr>
                <w:ins w:id="14863" w:author="Phuong Truong Thi" w:date="2024-10-16T01:01:00Z"/>
                <w:rFonts w:ascii="Times New Roman" w:eastAsia="Times New Roman" w:hAnsi="Times New Roman"/>
                <w:sz w:val="24"/>
                <w:szCs w:val="24"/>
                <w:lang w:val="vi-VN" w:eastAsia="vi-VN"/>
              </w:rPr>
            </w:pPr>
          </w:p>
        </w:tc>
        <w:tc>
          <w:tcPr>
            <w:tcW w:w="1134" w:type="dxa"/>
          </w:tcPr>
          <w:p w14:paraId="6829CC13" w14:textId="77777777" w:rsidR="00F868EA" w:rsidRPr="0052167B" w:rsidRDefault="00F868EA" w:rsidP="00817E47">
            <w:pPr>
              <w:spacing w:before="0" w:line="240" w:lineRule="auto"/>
              <w:contextualSpacing w:val="0"/>
              <w:jc w:val="center"/>
              <w:rPr>
                <w:ins w:id="14864" w:author="Phuong Truong Thi" w:date="2024-10-16T01:01:00Z"/>
                <w:rFonts w:ascii="Times New Roman" w:eastAsia="Times New Roman" w:hAnsi="Times New Roman"/>
                <w:sz w:val="24"/>
                <w:szCs w:val="24"/>
                <w:lang w:val="vi-VN" w:eastAsia="vi-VN"/>
              </w:rPr>
            </w:pPr>
            <w:ins w:id="14865" w:author="Phuong Truong Thi" w:date="2024-10-16T01:01:00Z">
              <w:r w:rsidRPr="0052167B">
                <w:rPr>
                  <w:rFonts w:ascii="Times New Roman" w:eastAsia="Times New Roman" w:hAnsi="Times New Roman"/>
                  <w:sz w:val="24"/>
                  <w:szCs w:val="24"/>
                  <w:lang w:eastAsia="vi-VN"/>
                </w:rPr>
                <w:t>N</w:t>
              </w:r>
            </w:ins>
          </w:p>
        </w:tc>
      </w:tr>
      <w:tr w:rsidR="00F868EA" w:rsidRPr="0052167B" w14:paraId="69E06108" w14:textId="77777777" w:rsidTr="000A2F3A">
        <w:trPr>
          <w:trHeight w:val="276"/>
          <w:ins w:id="14866" w:author="Phuong Truong Thi" w:date="2024-10-16T01:01:00Z"/>
        </w:trPr>
        <w:tc>
          <w:tcPr>
            <w:tcW w:w="670" w:type="dxa"/>
            <w:shd w:val="clear" w:color="auto" w:fill="auto"/>
            <w:vAlign w:val="center"/>
          </w:tcPr>
          <w:p w14:paraId="1F3443FD" w14:textId="77777777" w:rsidR="00F868EA" w:rsidRPr="0052167B" w:rsidRDefault="00F868EA" w:rsidP="00817E47">
            <w:pPr>
              <w:pStyle w:val="ListParagraph"/>
              <w:numPr>
                <w:ilvl w:val="0"/>
                <w:numId w:val="68"/>
              </w:numPr>
              <w:spacing w:before="0" w:line="240" w:lineRule="auto"/>
              <w:contextualSpacing w:val="0"/>
              <w:jc w:val="left"/>
              <w:rPr>
                <w:ins w:id="14867" w:author="Phuong Truong Thi" w:date="2024-10-16T01:01:00Z"/>
                <w:rFonts w:eastAsia="Times New Roman"/>
                <w:szCs w:val="24"/>
                <w:lang w:val="vi-VN" w:eastAsia="vi-VN"/>
              </w:rPr>
            </w:pPr>
          </w:p>
        </w:tc>
        <w:tc>
          <w:tcPr>
            <w:tcW w:w="2097" w:type="dxa"/>
            <w:shd w:val="clear" w:color="auto" w:fill="auto"/>
            <w:vAlign w:val="center"/>
          </w:tcPr>
          <w:p w14:paraId="3320F9C8" w14:textId="77777777" w:rsidR="00F868EA" w:rsidRPr="002F0D98" w:rsidRDefault="00F868EA" w:rsidP="00817E47">
            <w:pPr>
              <w:spacing w:before="0" w:line="240" w:lineRule="auto"/>
              <w:contextualSpacing w:val="0"/>
              <w:rPr>
                <w:ins w:id="14868" w:author="Phuong Truong Thi" w:date="2024-10-16T01:01:00Z"/>
                <w:rFonts w:ascii="Times New Roman" w:hAnsi="Times New Roman"/>
                <w:sz w:val="24"/>
                <w:szCs w:val="24"/>
                <w:lang w:val="vi-VN"/>
              </w:rPr>
            </w:pPr>
            <w:ins w:id="14869" w:author="Phuong Truong Thi" w:date="2024-10-16T01:01:00Z">
              <w:r w:rsidRPr="002F0D98">
                <w:rPr>
                  <w:rFonts w:ascii="Times New Roman" w:hAnsi="Times New Roman"/>
                  <w:color w:val="000000"/>
                  <w:sz w:val="24"/>
                  <w:szCs w:val="24"/>
                  <w:lang w:val="vi-VN"/>
                </w:rPr>
                <w:t>ADB_TD Trung bình số dư TD 3 tháng gần nhất</w:t>
              </w:r>
            </w:ins>
          </w:p>
        </w:tc>
        <w:tc>
          <w:tcPr>
            <w:tcW w:w="2230" w:type="dxa"/>
            <w:vAlign w:val="center"/>
          </w:tcPr>
          <w:p w14:paraId="131B4254" w14:textId="77777777" w:rsidR="00F868EA" w:rsidRPr="002F0D98" w:rsidRDefault="00F868EA" w:rsidP="00817E47">
            <w:pPr>
              <w:spacing w:before="0" w:line="240" w:lineRule="auto"/>
              <w:contextualSpacing w:val="0"/>
              <w:rPr>
                <w:ins w:id="14870" w:author="Phuong Truong Thi" w:date="2024-10-16T01:01:00Z"/>
                <w:rFonts w:ascii="Times New Roman" w:eastAsia="Times New Roman" w:hAnsi="Times New Roman"/>
                <w:sz w:val="24"/>
                <w:szCs w:val="24"/>
                <w:lang w:val="vi-VN" w:eastAsia="vi-VN"/>
              </w:rPr>
            </w:pPr>
            <w:ins w:id="14871" w:author="Phuong Truong Thi" w:date="2024-10-16T01:01:00Z">
              <w:r w:rsidRPr="002F0D98">
                <w:rPr>
                  <w:rFonts w:ascii="Times New Roman" w:hAnsi="Times New Roman"/>
                  <w:color w:val="000000"/>
                  <w:sz w:val="24"/>
                  <w:szCs w:val="24"/>
                  <w:lang w:val="vi-VN"/>
                </w:rPr>
                <w:t>Tổng số dư bình quân các Tài khoản TD (Category là Saving) (Cả nội và ngoại tệ)trung bình trong 3 tháng gần nhất (Tháng T-3, T-2, T-1)</w:t>
              </w:r>
            </w:ins>
          </w:p>
        </w:tc>
        <w:tc>
          <w:tcPr>
            <w:tcW w:w="963" w:type="dxa"/>
          </w:tcPr>
          <w:p w14:paraId="17CC4DBC" w14:textId="77777777" w:rsidR="00F868EA" w:rsidRPr="0052167B" w:rsidRDefault="00F868EA" w:rsidP="00817E47">
            <w:pPr>
              <w:spacing w:before="0" w:line="240" w:lineRule="auto"/>
              <w:contextualSpacing w:val="0"/>
              <w:rPr>
                <w:ins w:id="14872" w:author="Phuong Truong Thi" w:date="2024-10-16T01:01:00Z"/>
                <w:rFonts w:ascii="Times New Roman" w:eastAsia="Times New Roman" w:hAnsi="Times New Roman"/>
                <w:sz w:val="24"/>
                <w:szCs w:val="24"/>
                <w:lang w:eastAsia="vi-VN"/>
              </w:rPr>
            </w:pPr>
            <w:ins w:id="14873" w:author="Phuong Truong Thi" w:date="2024-10-16T01:01:00Z">
              <w:r w:rsidRPr="004842B7">
                <w:rPr>
                  <w:rFonts w:ascii="Times New Roman" w:eastAsia="Times New Roman" w:hAnsi="Times New Roman"/>
                  <w:sz w:val="24"/>
                  <w:szCs w:val="24"/>
                  <w:lang w:val="vi-VN" w:eastAsia="vi-VN"/>
                </w:rPr>
                <w:t>CRM</w:t>
              </w:r>
            </w:ins>
          </w:p>
        </w:tc>
        <w:tc>
          <w:tcPr>
            <w:tcW w:w="1330" w:type="dxa"/>
          </w:tcPr>
          <w:p w14:paraId="13CEE823" w14:textId="77777777" w:rsidR="00F868EA" w:rsidRPr="0052167B" w:rsidRDefault="00F868EA" w:rsidP="00817E47">
            <w:pPr>
              <w:spacing w:before="0" w:line="240" w:lineRule="auto"/>
              <w:contextualSpacing w:val="0"/>
              <w:rPr>
                <w:ins w:id="14874" w:author="Phuong Truong Thi" w:date="2024-10-16T01:01:00Z"/>
                <w:rFonts w:ascii="Times New Roman" w:eastAsia="Times New Roman" w:hAnsi="Times New Roman"/>
                <w:sz w:val="24"/>
                <w:szCs w:val="24"/>
                <w:lang w:eastAsia="vi-VN"/>
              </w:rPr>
            </w:pPr>
            <w:ins w:id="14875" w:author="Phuong Truong Thi" w:date="2024-10-16T01:01:00Z">
              <w:r w:rsidRPr="000C03E2">
                <w:rPr>
                  <w:rFonts w:ascii="Times New Roman" w:eastAsia="Times New Roman" w:hAnsi="Times New Roman"/>
                  <w:sz w:val="24"/>
                  <w:szCs w:val="24"/>
                  <w:lang w:eastAsia="vi-VN"/>
                </w:rPr>
                <w:t>Currency</w:t>
              </w:r>
            </w:ins>
          </w:p>
        </w:tc>
        <w:tc>
          <w:tcPr>
            <w:tcW w:w="970" w:type="dxa"/>
            <w:shd w:val="clear" w:color="auto" w:fill="auto"/>
            <w:noWrap/>
            <w:vAlign w:val="center"/>
          </w:tcPr>
          <w:p w14:paraId="03AC3B18" w14:textId="77777777" w:rsidR="00F868EA" w:rsidRPr="0052167B" w:rsidRDefault="00F868EA" w:rsidP="00817E47">
            <w:pPr>
              <w:spacing w:before="0" w:line="240" w:lineRule="auto"/>
              <w:contextualSpacing w:val="0"/>
              <w:rPr>
                <w:ins w:id="14876" w:author="Phuong Truong Thi" w:date="2024-10-16T01:01:00Z"/>
                <w:rFonts w:ascii="Times New Roman" w:eastAsia="Times New Roman" w:hAnsi="Times New Roman"/>
                <w:sz w:val="24"/>
                <w:szCs w:val="24"/>
                <w:lang w:val="vi-VN" w:eastAsia="vi-VN"/>
              </w:rPr>
            </w:pPr>
          </w:p>
        </w:tc>
        <w:tc>
          <w:tcPr>
            <w:tcW w:w="1134" w:type="dxa"/>
          </w:tcPr>
          <w:p w14:paraId="0163B9ED" w14:textId="77777777" w:rsidR="00F868EA" w:rsidRPr="0052167B" w:rsidRDefault="00F868EA" w:rsidP="00817E47">
            <w:pPr>
              <w:spacing w:before="0" w:line="240" w:lineRule="auto"/>
              <w:contextualSpacing w:val="0"/>
              <w:jc w:val="center"/>
              <w:rPr>
                <w:ins w:id="14877" w:author="Phuong Truong Thi" w:date="2024-10-16T01:01:00Z"/>
                <w:rFonts w:ascii="Times New Roman" w:eastAsia="Times New Roman" w:hAnsi="Times New Roman"/>
                <w:sz w:val="24"/>
                <w:szCs w:val="24"/>
                <w:lang w:val="vi-VN" w:eastAsia="vi-VN"/>
              </w:rPr>
            </w:pPr>
            <w:ins w:id="14878" w:author="Phuong Truong Thi" w:date="2024-10-16T01:01:00Z">
              <w:r w:rsidRPr="0052167B">
                <w:rPr>
                  <w:rFonts w:ascii="Times New Roman" w:eastAsia="Times New Roman" w:hAnsi="Times New Roman"/>
                  <w:sz w:val="24"/>
                  <w:szCs w:val="24"/>
                  <w:lang w:eastAsia="vi-VN"/>
                </w:rPr>
                <w:t>N</w:t>
              </w:r>
            </w:ins>
          </w:p>
        </w:tc>
      </w:tr>
      <w:tr w:rsidR="00F868EA" w:rsidRPr="0052167B" w14:paraId="41B11988" w14:textId="77777777" w:rsidTr="000A2F3A">
        <w:trPr>
          <w:trHeight w:val="276"/>
          <w:ins w:id="14879" w:author="Phuong Truong Thi" w:date="2024-10-16T01:01:00Z"/>
        </w:trPr>
        <w:tc>
          <w:tcPr>
            <w:tcW w:w="670" w:type="dxa"/>
            <w:shd w:val="clear" w:color="auto" w:fill="auto"/>
            <w:vAlign w:val="center"/>
          </w:tcPr>
          <w:p w14:paraId="5FF768FD" w14:textId="77777777" w:rsidR="00F868EA" w:rsidRPr="0052167B" w:rsidRDefault="00F868EA" w:rsidP="00817E47">
            <w:pPr>
              <w:pStyle w:val="ListParagraph"/>
              <w:numPr>
                <w:ilvl w:val="0"/>
                <w:numId w:val="68"/>
              </w:numPr>
              <w:spacing w:before="0" w:line="240" w:lineRule="auto"/>
              <w:contextualSpacing w:val="0"/>
              <w:jc w:val="left"/>
              <w:rPr>
                <w:ins w:id="14880" w:author="Phuong Truong Thi" w:date="2024-10-16T01:01:00Z"/>
                <w:rFonts w:eastAsia="Times New Roman"/>
                <w:szCs w:val="24"/>
                <w:lang w:val="vi-VN" w:eastAsia="vi-VN"/>
              </w:rPr>
            </w:pPr>
          </w:p>
        </w:tc>
        <w:tc>
          <w:tcPr>
            <w:tcW w:w="2097" w:type="dxa"/>
            <w:shd w:val="clear" w:color="auto" w:fill="auto"/>
            <w:vAlign w:val="center"/>
          </w:tcPr>
          <w:p w14:paraId="3183AB98" w14:textId="77777777" w:rsidR="00F868EA" w:rsidRPr="002F0D98" w:rsidRDefault="00F868EA" w:rsidP="00817E47">
            <w:pPr>
              <w:spacing w:before="0" w:line="240" w:lineRule="auto"/>
              <w:contextualSpacing w:val="0"/>
              <w:rPr>
                <w:ins w:id="14881" w:author="Phuong Truong Thi" w:date="2024-10-16T01:01:00Z"/>
                <w:rFonts w:ascii="Times New Roman" w:hAnsi="Times New Roman"/>
                <w:sz w:val="24"/>
                <w:szCs w:val="24"/>
                <w:lang w:val="vi-VN"/>
              </w:rPr>
            </w:pPr>
            <w:ins w:id="14882" w:author="Phuong Truong Thi" w:date="2024-10-16T01:01:00Z">
              <w:r w:rsidRPr="002F0D98">
                <w:rPr>
                  <w:rFonts w:ascii="Times New Roman" w:hAnsi="Times New Roman"/>
                  <w:color w:val="000000"/>
                  <w:sz w:val="24"/>
                  <w:szCs w:val="24"/>
                  <w:lang w:val="vi-VN"/>
                </w:rPr>
                <w:t>Chênh lệch số dư bình quân TD so với chốt tháng trước</w:t>
              </w:r>
            </w:ins>
          </w:p>
        </w:tc>
        <w:tc>
          <w:tcPr>
            <w:tcW w:w="2230" w:type="dxa"/>
            <w:vAlign w:val="center"/>
          </w:tcPr>
          <w:p w14:paraId="235ABF76" w14:textId="77777777" w:rsidR="00F868EA" w:rsidRPr="002F0D98" w:rsidRDefault="00F868EA" w:rsidP="00817E47">
            <w:pPr>
              <w:spacing w:before="0" w:line="240" w:lineRule="auto"/>
              <w:contextualSpacing w:val="0"/>
              <w:rPr>
                <w:ins w:id="14883" w:author="Phuong Truong Thi" w:date="2024-10-16T01:01:00Z"/>
                <w:rFonts w:ascii="Times New Roman" w:eastAsia="Times New Roman" w:hAnsi="Times New Roman"/>
                <w:sz w:val="24"/>
                <w:szCs w:val="24"/>
                <w:lang w:val="vi-VN" w:eastAsia="vi-VN"/>
              </w:rPr>
            </w:pPr>
            <w:ins w:id="14884" w:author="Phuong Truong Thi" w:date="2024-10-16T01:01:00Z">
              <w:r w:rsidRPr="002F0D98">
                <w:rPr>
                  <w:rFonts w:ascii="Times New Roman" w:hAnsi="Times New Roman"/>
                  <w:color w:val="000000"/>
                  <w:sz w:val="24"/>
                  <w:szCs w:val="24"/>
                  <w:lang w:val="vi-VN"/>
                </w:rPr>
                <w:t>Bằng = Số dư bình quân TD tháng T - Số dư cuối kỳ TD Tháng (T-1)</w:t>
              </w:r>
            </w:ins>
          </w:p>
        </w:tc>
        <w:tc>
          <w:tcPr>
            <w:tcW w:w="963" w:type="dxa"/>
          </w:tcPr>
          <w:p w14:paraId="6B6FD227" w14:textId="77777777" w:rsidR="00F868EA" w:rsidRPr="0052167B" w:rsidRDefault="00F868EA" w:rsidP="00817E47">
            <w:pPr>
              <w:spacing w:before="0" w:line="240" w:lineRule="auto"/>
              <w:contextualSpacing w:val="0"/>
              <w:rPr>
                <w:ins w:id="14885" w:author="Phuong Truong Thi" w:date="2024-10-16T01:01:00Z"/>
                <w:rFonts w:ascii="Times New Roman" w:eastAsia="Times New Roman" w:hAnsi="Times New Roman"/>
                <w:sz w:val="24"/>
                <w:szCs w:val="24"/>
                <w:lang w:eastAsia="vi-VN"/>
              </w:rPr>
            </w:pPr>
            <w:ins w:id="14886" w:author="Phuong Truong Thi" w:date="2024-10-16T01:01:00Z">
              <w:r w:rsidRPr="004842B7">
                <w:rPr>
                  <w:rFonts w:ascii="Times New Roman" w:eastAsia="Times New Roman" w:hAnsi="Times New Roman"/>
                  <w:sz w:val="24"/>
                  <w:szCs w:val="24"/>
                  <w:lang w:val="vi-VN" w:eastAsia="vi-VN"/>
                </w:rPr>
                <w:t>CRM</w:t>
              </w:r>
            </w:ins>
          </w:p>
        </w:tc>
        <w:tc>
          <w:tcPr>
            <w:tcW w:w="1330" w:type="dxa"/>
          </w:tcPr>
          <w:p w14:paraId="3BDE1C87" w14:textId="77777777" w:rsidR="00F868EA" w:rsidRPr="0052167B" w:rsidRDefault="00F868EA" w:rsidP="00817E47">
            <w:pPr>
              <w:spacing w:before="0" w:line="240" w:lineRule="auto"/>
              <w:contextualSpacing w:val="0"/>
              <w:rPr>
                <w:ins w:id="14887" w:author="Phuong Truong Thi" w:date="2024-10-16T01:01:00Z"/>
                <w:rFonts w:ascii="Times New Roman" w:eastAsia="Times New Roman" w:hAnsi="Times New Roman"/>
                <w:sz w:val="24"/>
                <w:szCs w:val="24"/>
                <w:lang w:eastAsia="vi-VN"/>
              </w:rPr>
            </w:pPr>
            <w:ins w:id="14888" w:author="Phuong Truong Thi" w:date="2024-10-16T01:01:00Z">
              <w:r w:rsidRPr="000C03E2">
                <w:rPr>
                  <w:rFonts w:ascii="Times New Roman" w:eastAsia="Times New Roman" w:hAnsi="Times New Roman"/>
                  <w:sz w:val="24"/>
                  <w:szCs w:val="24"/>
                  <w:lang w:eastAsia="vi-VN"/>
                </w:rPr>
                <w:t>Currency</w:t>
              </w:r>
            </w:ins>
          </w:p>
        </w:tc>
        <w:tc>
          <w:tcPr>
            <w:tcW w:w="970" w:type="dxa"/>
            <w:shd w:val="clear" w:color="auto" w:fill="auto"/>
            <w:noWrap/>
            <w:vAlign w:val="center"/>
          </w:tcPr>
          <w:p w14:paraId="52F93258" w14:textId="77777777" w:rsidR="00F868EA" w:rsidRPr="0052167B" w:rsidRDefault="00F868EA" w:rsidP="00817E47">
            <w:pPr>
              <w:spacing w:before="0" w:line="240" w:lineRule="auto"/>
              <w:contextualSpacing w:val="0"/>
              <w:rPr>
                <w:ins w:id="14889" w:author="Phuong Truong Thi" w:date="2024-10-16T01:01:00Z"/>
                <w:rFonts w:ascii="Times New Roman" w:eastAsia="Times New Roman" w:hAnsi="Times New Roman"/>
                <w:sz w:val="24"/>
                <w:szCs w:val="24"/>
                <w:lang w:val="vi-VN" w:eastAsia="vi-VN"/>
              </w:rPr>
            </w:pPr>
          </w:p>
        </w:tc>
        <w:tc>
          <w:tcPr>
            <w:tcW w:w="1134" w:type="dxa"/>
          </w:tcPr>
          <w:p w14:paraId="3D0D48DD" w14:textId="77777777" w:rsidR="00F868EA" w:rsidRPr="0052167B" w:rsidRDefault="00F868EA" w:rsidP="00817E47">
            <w:pPr>
              <w:spacing w:before="0" w:line="240" w:lineRule="auto"/>
              <w:contextualSpacing w:val="0"/>
              <w:jc w:val="center"/>
              <w:rPr>
                <w:ins w:id="14890" w:author="Phuong Truong Thi" w:date="2024-10-16T01:01:00Z"/>
                <w:rFonts w:ascii="Times New Roman" w:eastAsia="Times New Roman" w:hAnsi="Times New Roman"/>
                <w:sz w:val="24"/>
                <w:szCs w:val="24"/>
                <w:lang w:val="vi-VN" w:eastAsia="vi-VN"/>
              </w:rPr>
            </w:pPr>
            <w:ins w:id="14891" w:author="Phuong Truong Thi" w:date="2024-10-16T01:01:00Z">
              <w:r w:rsidRPr="0052167B">
                <w:rPr>
                  <w:rFonts w:ascii="Times New Roman" w:eastAsia="Times New Roman" w:hAnsi="Times New Roman"/>
                  <w:sz w:val="24"/>
                  <w:szCs w:val="24"/>
                  <w:lang w:eastAsia="vi-VN"/>
                </w:rPr>
                <w:t>N</w:t>
              </w:r>
            </w:ins>
          </w:p>
        </w:tc>
      </w:tr>
      <w:tr w:rsidR="00F868EA" w:rsidRPr="0052167B" w14:paraId="57E04A61" w14:textId="77777777" w:rsidTr="00817E47">
        <w:trPr>
          <w:trHeight w:val="276"/>
          <w:ins w:id="14892" w:author="Phuong Truong Thi" w:date="2024-10-16T01:01:00Z"/>
        </w:trPr>
        <w:tc>
          <w:tcPr>
            <w:tcW w:w="9394" w:type="dxa"/>
            <w:gridSpan w:val="7"/>
          </w:tcPr>
          <w:p w14:paraId="5E49FF9E" w14:textId="77777777" w:rsidR="00F868EA" w:rsidRPr="0052167B" w:rsidRDefault="00F868EA" w:rsidP="00817E47">
            <w:pPr>
              <w:spacing w:before="0" w:line="240" w:lineRule="auto"/>
              <w:contextualSpacing w:val="0"/>
              <w:jc w:val="left"/>
              <w:rPr>
                <w:ins w:id="14893" w:author="Phuong Truong Thi" w:date="2024-10-16T01:01:00Z"/>
                <w:rFonts w:ascii="Times New Roman" w:eastAsia="Times New Roman" w:hAnsi="Times New Roman"/>
                <w:sz w:val="24"/>
                <w:szCs w:val="24"/>
                <w:lang w:eastAsia="vi-VN"/>
              </w:rPr>
            </w:pPr>
            <w:ins w:id="14894" w:author="Phuong Truong Thi" w:date="2024-10-16T01:01:00Z">
              <w:r w:rsidRPr="0052167B">
                <w:rPr>
                  <w:rFonts w:ascii="Times New Roman" w:eastAsia="Times New Roman" w:hAnsi="Times New Roman"/>
                  <w:sz w:val="24"/>
                  <w:szCs w:val="24"/>
                  <w:lang w:eastAsia="vi-VN"/>
                </w:rPr>
                <w:t>TD Online</w:t>
              </w:r>
            </w:ins>
          </w:p>
        </w:tc>
      </w:tr>
      <w:tr w:rsidR="00F868EA" w:rsidRPr="0052167B" w14:paraId="3B8AE40F" w14:textId="77777777" w:rsidTr="000A2F3A">
        <w:trPr>
          <w:trHeight w:val="276"/>
          <w:ins w:id="14895" w:author="Phuong Truong Thi" w:date="2024-10-16T01:01:00Z"/>
        </w:trPr>
        <w:tc>
          <w:tcPr>
            <w:tcW w:w="670" w:type="dxa"/>
            <w:shd w:val="clear" w:color="auto" w:fill="auto"/>
            <w:vAlign w:val="center"/>
          </w:tcPr>
          <w:p w14:paraId="5292605A" w14:textId="77777777" w:rsidR="00F868EA" w:rsidRPr="0052167B" w:rsidRDefault="00F868EA" w:rsidP="00817E47">
            <w:pPr>
              <w:pStyle w:val="ListParagraph"/>
              <w:numPr>
                <w:ilvl w:val="0"/>
                <w:numId w:val="68"/>
              </w:numPr>
              <w:spacing w:before="0" w:line="240" w:lineRule="auto"/>
              <w:contextualSpacing w:val="0"/>
              <w:jc w:val="left"/>
              <w:rPr>
                <w:ins w:id="14896" w:author="Phuong Truong Thi" w:date="2024-10-16T01:01:00Z"/>
                <w:rFonts w:eastAsia="Times New Roman"/>
                <w:szCs w:val="24"/>
                <w:lang w:val="vi-VN" w:eastAsia="vi-VN"/>
              </w:rPr>
            </w:pPr>
          </w:p>
        </w:tc>
        <w:tc>
          <w:tcPr>
            <w:tcW w:w="2097" w:type="dxa"/>
            <w:shd w:val="clear" w:color="auto" w:fill="auto"/>
            <w:vAlign w:val="center"/>
          </w:tcPr>
          <w:p w14:paraId="548732DD" w14:textId="77777777" w:rsidR="00F868EA" w:rsidRPr="0052167B" w:rsidRDefault="00F868EA" w:rsidP="00817E47">
            <w:pPr>
              <w:spacing w:before="0" w:line="240" w:lineRule="auto"/>
              <w:contextualSpacing w:val="0"/>
              <w:rPr>
                <w:ins w:id="14897" w:author="Phuong Truong Thi" w:date="2024-10-16T01:01:00Z"/>
                <w:rFonts w:ascii="Times New Roman" w:hAnsi="Times New Roman"/>
                <w:sz w:val="24"/>
                <w:szCs w:val="24"/>
              </w:rPr>
            </w:pPr>
            <w:ins w:id="14898" w:author="Phuong Truong Thi" w:date="2024-10-16T01:01:00Z">
              <w:r w:rsidRPr="0052167B">
                <w:rPr>
                  <w:rFonts w:ascii="Times New Roman" w:hAnsi="Times New Roman"/>
                  <w:color w:val="000000"/>
                  <w:sz w:val="24"/>
                  <w:szCs w:val="24"/>
                </w:rPr>
                <w:t>EOP_TD online ngày dữ liệu</w:t>
              </w:r>
            </w:ins>
          </w:p>
        </w:tc>
        <w:tc>
          <w:tcPr>
            <w:tcW w:w="2230" w:type="dxa"/>
            <w:vAlign w:val="center"/>
          </w:tcPr>
          <w:p w14:paraId="61B71DC7" w14:textId="77777777" w:rsidR="00F868EA" w:rsidRPr="0052167B" w:rsidRDefault="00F868EA" w:rsidP="00817E47">
            <w:pPr>
              <w:spacing w:before="0" w:line="240" w:lineRule="auto"/>
              <w:contextualSpacing w:val="0"/>
              <w:rPr>
                <w:ins w:id="14899" w:author="Phuong Truong Thi" w:date="2024-10-16T01:01:00Z"/>
                <w:rFonts w:ascii="Times New Roman" w:eastAsia="Times New Roman" w:hAnsi="Times New Roman"/>
                <w:sz w:val="24"/>
                <w:szCs w:val="24"/>
                <w:lang w:eastAsia="vi-VN"/>
              </w:rPr>
            </w:pPr>
            <w:ins w:id="14900" w:author="Phuong Truong Thi" w:date="2024-10-16T01:01:00Z">
              <w:r w:rsidRPr="0052167B">
                <w:rPr>
                  <w:rFonts w:ascii="Times New Roman" w:hAnsi="Times New Roman"/>
                  <w:color w:val="000000"/>
                  <w:sz w:val="24"/>
                  <w:szCs w:val="24"/>
                </w:rPr>
                <w:t xml:space="preserve">Tổng số dư cuối kỳ các tài khoản TD Online (Category là Saving) (Cả nội và ngoại tệ) ngày dữ liệu </w:t>
              </w:r>
            </w:ins>
          </w:p>
        </w:tc>
        <w:tc>
          <w:tcPr>
            <w:tcW w:w="963" w:type="dxa"/>
          </w:tcPr>
          <w:p w14:paraId="48FE3ECC" w14:textId="77777777" w:rsidR="00F868EA" w:rsidRPr="0052167B" w:rsidRDefault="00F868EA" w:rsidP="00817E47">
            <w:pPr>
              <w:spacing w:before="0" w:line="240" w:lineRule="auto"/>
              <w:contextualSpacing w:val="0"/>
              <w:rPr>
                <w:ins w:id="14901" w:author="Phuong Truong Thi" w:date="2024-10-16T01:01:00Z"/>
                <w:rFonts w:ascii="Times New Roman" w:eastAsia="Times New Roman" w:hAnsi="Times New Roman"/>
                <w:sz w:val="24"/>
                <w:szCs w:val="24"/>
                <w:lang w:eastAsia="vi-VN"/>
              </w:rPr>
            </w:pPr>
            <w:ins w:id="14902" w:author="Phuong Truong Thi" w:date="2024-10-16T01:01:00Z">
              <w:r>
                <w:rPr>
                  <w:rFonts w:ascii="Times New Roman" w:eastAsia="Times New Roman" w:hAnsi="Times New Roman"/>
                  <w:sz w:val="24"/>
                  <w:szCs w:val="24"/>
                  <w:lang w:val="vi-VN" w:eastAsia="vi-VN"/>
                </w:rPr>
                <w:t>CRM</w:t>
              </w:r>
            </w:ins>
          </w:p>
        </w:tc>
        <w:tc>
          <w:tcPr>
            <w:tcW w:w="1330" w:type="dxa"/>
          </w:tcPr>
          <w:p w14:paraId="5CBBFA57" w14:textId="77777777" w:rsidR="00F868EA" w:rsidRPr="0052167B" w:rsidRDefault="00F868EA" w:rsidP="00817E47">
            <w:pPr>
              <w:spacing w:before="0" w:line="240" w:lineRule="auto"/>
              <w:contextualSpacing w:val="0"/>
              <w:rPr>
                <w:ins w:id="14903" w:author="Phuong Truong Thi" w:date="2024-10-16T01:01:00Z"/>
                <w:rFonts w:ascii="Times New Roman" w:eastAsia="Times New Roman" w:hAnsi="Times New Roman"/>
                <w:sz w:val="24"/>
                <w:szCs w:val="24"/>
                <w:lang w:eastAsia="vi-VN"/>
              </w:rPr>
            </w:pPr>
            <w:ins w:id="14904" w:author="Phuong Truong Thi" w:date="2024-10-16T01:01:00Z">
              <w:r w:rsidRPr="00127765">
                <w:rPr>
                  <w:rFonts w:ascii="Times New Roman" w:eastAsia="Times New Roman" w:hAnsi="Times New Roman"/>
                  <w:sz w:val="24"/>
                  <w:szCs w:val="24"/>
                  <w:lang w:eastAsia="vi-VN"/>
                </w:rPr>
                <w:t>Currency</w:t>
              </w:r>
            </w:ins>
          </w:p>
        </w:tc>
        <w:tc>
          <w:tcPr>
            <w:tcW w:w="970" w:type="dxa"/>
            <w:shd w:val="clear" w:color="auto" w:fill="auto"/>
            <w:noWrap/>
            <w:vAlign w:val="center"/>
          </w:tcPr>
          <w:p w14:paraId="327FBA77" w14:textId="77777777" w:rsidR="00F868EA" w:rsidRPr="0052167B" w:rsidRDefault="00F868EA" w:rsidP="00817E47">
            <w:pPr>
              <w:spacing w:before="0" w:line="240" w:lineRule="auto"/>
              <w:contextualSpacing w:val="0"/>
              <w:rPr>
                <w:ins w:id="14905" w:author="Phuong Truong Thi" w:date="2024-10-16T01:01:00Z"/>
                <w:rFonts w:ascii="Times New Roman" w:eastAsia="Times New Roman" w:hAnsi="Times New Roman"/>
                <w:sz w:val="24"/>
                <w:szCs w:val="24"/>
                <w:lang w:val="vi-VN" w:eastAsia="vi-VN"/>
              </w:rPr>
            </w:pPr>
          </w:p>
        </w:tc>
        <w:tc>
          <w:tcPr>
            <w:tcW w:w="1134" w:type="dxa"/>
          </w:tcPr>
          <w:p w14:paraId="69213F6B" w14:textId="77777777" w:rsidR="00F868EA" w:rsidRPr="0052167B" w:rsidRDefault="00F868EA" w:rsidP="00817E47">
            <w:pPr>
              <w:spacing w:before="0" w:line="240" w:lineRule="auto"/>
              <w:contextualSpacing w:val="0"/>
              <w:jc w:val="center"/>
              <w:rPr>
                <w:ins w:id="14906" w:author="Phuong Truong Thi" w:date="2024-10-16T01:01:00Z"/>
                <w:rFonts w:ascii="Times New Roman" w:eastAsia="Times New Roman" w:hAnsi="Times New Roman"/>
                <w:sz w:val="24"/>
                <w:szCs w:val="24"/>
                <w:lang w:val="vi-VN" w:eastAsia="vi-VN"/>
              </w:rPr>
            </w:pPr>
            <w:ins w:id="14907" w:author="Phuong Truong Thi" w:date="2024-10-16T01:01:00Z">
              <w:r w:rsidRPr="0052167B">
                <w:rPr>
                  <w:rFonts w:ascii="Times New Roman" w:eastAsia="Times New Roman" w:hAnsi="Times New Roman"/>
                  <w:sz w:val="24"/>
                  <w:szCs w:val="24"/>
                  <w:lang w:eastAsia="vi-VN"/>
                </w:rPr>
                <w:t>N</w:t>
              </w:r>
            </w:ins>
          </w:p>
        </w:tc>
      </w:tr>
      <w:tr w:rsidR="00F868EA" w:rsidRPr="0052167B" w14:paraId="48603801" w14:textId="77777777" w:rsidTr="000A2F3A">
        <w:trPr>
          <w:trHeight w:val="276"/>
          <w:ins w:id="14908" w:author="Phuong Truong Thi" w:date="2024-10-16T01:01:00Z"/>
        </w:trPr>
        <w:tc>
          <w:tcPr>
            <w:tcW w:w="670" w:type="dxa"/>
            <w:shd w:val="clear" w:color="auto" w:fill="auto"/>
            <w:vAlign w:val="center"/>
          </w:tcPr>
          <w:p w14:paraId="5A5BD469" w14:textId="77777777" w:rsidR="00F868EA" w:rsidRPr="0052167B" w:rsidRDefault="00F868EA" w:rsidP="00817E47">
            <w:pPr>
              <w:pStyle w:val="ListParagraph"/>
              <w:numPr>
                <w:ilvl w:val="0"/>
                <w:numId w:val="68"/>
              </w:numPr>
              <w:spacing w:before="0" w:line="240" w:lineRule="auto"/>
              <w:contextualSpacing w:val="0"/>
              <w:jc w:val="left"/>
              <w:rPr>
                <w:ins w:id="14909" w:author="Phuong Truong Thi" w:date="2024-10-16T01:01:00Z"/>
                <w:rFonts w:eastAsia="Times New Roman"/>
                <w:szCs w:val="24"/>
                <w:lang w:val="vi-VN" w:eastAsia="vi-VN"/>
              </w:rPr>
            </w:pPr>
          </w:p>
        </w:tc>
        <w:tc>
          <w:tcPr>
            <w:tcW w:w="2097" w:type="dxa"/>
            <w:shd w:val="clear" w:color="auto" w:fill="auto"/>
            <w:vAlign w:val="center"/>
          </w:tcPr>
          <w:p w14:paraId="0FF0AC7E" w14:textId="77777777" w:rsidR="00F868EA" w:rsidRPr="0052167B" w:rsidRDefault="00F868EA" w:rsidP="00817E47">
            <w:pPr>
              <w:spacing w:before="0" w:line="240" w:lineRule="auto"/>
              <w:contextualSpacing w:val="0"/>
              <w:rPr>
                <w:ins w:id="14910" w:author="Phuong Truong Thi" w:date="2024-10-16T01:01:00Z"/>
                <w:rFonts w:ascii="Times New Roman" w:hAnsi="Times New Roman"/>
                <w:sz w:val="24"/>
                <w:szCs w:val="24"/>
              </w:rPr>
            </w:pPr>
            <w:ins w:id="14911" w:author="Phuong Truong Thi" w:date="2024-10-16T01:01:00Z">
              <w:r w:rsidRPr="0052167B">
                <w:rPr>
                  <w:rFonts w:ascii="Times New Roman" w:hAnsi="Times New Roman"/>
                  <w:color w:val="000000"/>
                  <w:sz w:val="24"/>
                  <w:szCs w:val="24"/>
                </w:rPr>
                <w:t>EOP_TD online mở mới trong tháng</w:t>
              </w:r>
            </w:ins>
          </w:p>
        </w:tc>
        <w:tc>
          <w:tcPr>
            <w:tcW w:w="2230" w:type="dxa"/>
            <w:vAlign w:val="bottom"/>
          </w:tcPr>
          <w:p w14:paraId="1F162A47" w14:textId="77777777" w:rsidR="00F868EA" w:rsidRPr="0052167B" w:rsidRDefault="00F868EA" w:rsidP="00817E47">
            <w:pPr>
              <w:spacing w:before="0" w:line="240" w:lineRule="auto"/>
              <w:contextualSpacing w:val="0"/>
              <w:rPr>
                <w:ins w:id="14912" w:author="Phuong Truong Thi" w:date="2024-10-16T01:01:00Z"/>
                <w:rFonts w:ascii="Times New Roman" w:eastAsia="Times New Roman" w:hAnsi="Times New Roman"/>
                <w:sz w:val="24"/>
                <w:szCs w:val="24"/>
                <w:lang w:eastAsia="vi-VN"/>
              </w:rPr>
            </w:pPr>
            <w:ins w:id="14913" w:author="Phuong Truong Thi" w:date="2024-10-16T01:01:00Z">
              <w:r w:rsidRPr="0052167B">
                <w:rPr>
                  <w:rFonts w:ascii="Times New Roman" w:hAnsi="Times New Roman"/>
                  <w:color w:val="000000"/>
                  <w:sz w:val="24"/>
                  <w:szCs w:val="24"/>
                </w:rPr>
                <w:t>Tổng số dư cuối kỳ các tài khoản TD Online  mở trong tháng(Category là Saving) (Cả nội và ngoại tệ) ngày dữ liệu</w:t>
              </w:r>
            </w:ins>
          </w:p>
        </w:tc>
        <w:tc>
          <w:tcPr>
            <w:tcW w:w="963" w:type="dxa"/>
          </w:tcPr>
          <w:p w14:paraId="3060AABA" w14:textId="77777777" w:rsidR="00F868EA" w:rsidRPr="0052167B" w:rsidRDefault="00F868EA" w:rsidP="00817E47">
            <w:pPr>
              <w:spacing w:before="0" w:line="240" w:lineRule="auto"/>
              <w:contextualSpacing w:val="0"/>
              <w:rPr>
                <w:ins w:id="14914" w:author="Phuong Truong Thi" w:date="2024-10-16T01:01:00Z"/>
                <w:rFonts w:ascii="Times New Roman" w:eastAsia="Times New Roman" w:hAnsi="Times New Roman"/>
                <w:sz w:val="24"/>
                <w:szCs w:val="24"/>
                <w:lang w:eastAsia="vi-VN"/>
              </w:rPr>
            </w:pPr>
            <w:ins w:id="14915" w:author="Phuong Truong Thi" w:date="2024-10-16T01:01:00Z">
              <w:r>
                <w:rPr>
                  <w:rFonts w:ascii="Times New Roman" w:eastAsia="Times New Roman" w:hAnsi="Times New Roman"/>
                  <w:sz w:val="24"/>
                  <w:szCs w:val="24"/>
                  <w:lang w:val="vi-VN" w:eastAsia="vi-VN"/>
                </w:rPr>
                <w:t>CRM</w:t>
              </w:r>
            </w:ins>
          </w:p>
        </w:tc>
        <w:tc>
          <w:tcPr>
            <w:tcW w:w="1330" w:type="dxa"/>
          </w:tcPr>
          <w:p w14:paraId="07827F9C" w14:textId="77777777" w:rsidR="00F868EA" w:rsidRPr="0052167B" w:rsidRDefault="00F868EA" w:rsidP="00817E47">
            <w:pPr>
              <w:spacing w:before="0" w:line="240" w:lineRule="auto"/>
              <w:contextualSpacing w:val="0"/>
              <w:rPr>
                <w:ins w:id="14916" w:author="Phuong Truong Thi" w:date="2024-10-16T01:01:00Z"/>
                <w:rFonts w:ascii="Times New Roman" w:eastAsia="Times New Roman" w:hAnsi="Times New Roman"/>
                <w:sz w:val="24"/>
                <w:szCs w:val="24"/>
                <w:lang w:eastAsia="vi-VN"/>
              </w:rPr>
            </w:pPr>
            <w:ins w:id="14917" w:author="Phuong Truong Thi" w:date="2024-10-16T01:01:00Z">
              <w:r w:rsidRPr="00127765">
                <w:rPr>
                  <w:rFonts w:ascii="Times New Roman" w:eastAsia="Times New Roman" w:hAnsi="Times New Roman"/>
                  <w:sz w:val="24"/>
                  <w:szCs w:val="24"/>
                  <w:lang w:eastAsia="vi-VN"/>
                </w:rPr>
                <w:t>Currency</w:t>
              </w:r>
            </w:ins>
          </w:p>
        </w:tc>
        <w:tc>
          <w:tcPr>
            <w:tcW w:w="970" w:type="dxa"/>
            <w:shd w:val="clear" w:color="auto" w:fill="auto"/>
            <w:noWrap/>
            <w:vAlign w:val="center"/>
          </w:tcPr>
          <w:p w14:paraId="34663593" w14:textId="77777777" w:rsidR="00F868EA" w:rsidRPr="0052167B" w:rsidRDefault="00F868EA" w:rsidP="00817E47">
            <w:pPr>
              <w:spacing w:before="0" w:line="240" w:lineRule="auto"/>
              <w:contextualSpacing w:val="0"/>
              <w:rPr>
                <w:ins w:id="14918" w:author="Phuong Truong Thi" w:date="2024-10-16T01:01:00Z"/>
                <w:rFonts w:ascii="Times New Roman" w:eastAsia="Times New Roman" w:hAnsi="Times New Roman"/>
                <w:sz w:val="24"/>
                <w:szCs w:val="24"/>
                <w:lang w:val="vi-VN" w:eastAsia="vi-VN"/>
              </w:rPr>
            </w:pPr>
          </w:p>
        </w:tc>
        <w:tc>
          <w:tcPr>
            <w:tcW w:w="1134" w:type="dxa"/>
          </w:tcPr>
          <w:p w14:paraId="50222131" w14:textId="77777777" w:rsidR="00F868EA" w:rsidRPr="0052167B" w:rsidRDefault="00F868EA" w:rsidP="00817E47">
            <w:pPr>
              <w:spacing w:before="0" w:line="240" w:lineRule="auto"/>
              <w:contextualSpacing w:val="0"/>
              <w:jc w:val="center"/>
              <w:rPr>
                <w:ins w:id="14919" w:author="Phuong Truong Thi" w:date="2024-10-16T01:01:00Z"/>
                <w:rFonts w:ascii="Times New Roman" w:eastAsia="Times New Roman" w:hAnsi="Times New Roman"/>
                <w:sz w:val="24"/>
                <w:szCs w:val="24"/>
                <w:lang w:val="vi-VN" w:eastAsia="vi-VN"/>
              </w:rPr>
            </w:pPr>
            <w:ins w:id="14920" w:author="Phuong Truong Thi" w:date="2024-10-16T01:01:00Z">
              <w:r w:rsidRPr="0052167B">
                <w:rPr>
                  <w:rFonts w:ascii="Times New Roman" w:eastAsia="Times New Roman" w:hAnsi="Times New Roman"/>
                  <w:sz w:val="24"/>
                  <w:szCs w:val="24"/>
                  <w:lang w:eastAsia="vi-VN"/>
                </w:rPr>
                <w:t>N</w:t>
              </w:r>
            </w:ins>
          </w:p>
        </w:tc>
      </w:tr>
      <w:tr w:rsidR="008F5D76" w:rsidRPr="0052167B" w14:paraId="21ED6E27" w14:textId="77777777" w:rsidTr="00817E47">
        <w:trPr>
          <w:trHeight w:val="417"/>
          <w:ins w:id="14921" w:author="Phuong Truong Thi" w:date="2024-10-16T01:01:00Z"/>
        </w:trPr>
        <w:tc>
          <w:tcPr>
            <w:tcW w:w="9394" w:type="dxa"/>
            <w:gridSpan w:val="7"/>
          </w:tcPr>
          <w:p w14:paraId="0485F3FA" w14:textId="1959ABA9" w:rsidR="008F5D76" w:rsidRPr="0052167B" w:rsidRDefault="008F5D76" w:rsidP="00817E47">
            <w:pPr>
              <w:spacing w:before="0" w:line="240" w:lineRule="auto"/>
              <w:contextualSpacing w:val="0"/>
              <w:jc w:val="left"/>
              <w:rPr>
                <w:ins w:id="14922" w:author="Phuong Truong Thi" w:date="2024-10-16T01:01:00Z"/>
                <w:rFonts w:ascii="Times New Roman" w:eastAsia="Times New Roman" w:hAnsi="Times New Roman"/>
                <w:sz w:val="24"/>
                <w:szCs w:val="24"/>
                <w:lang w:eastAsia="vi-VN"/>
              </w:rPr>
            </w:pPr>
            <w:ins w:id="14923" w:author="Phuong Truong Thi" w:date="2024-10-16T01:01:00Z">
              <w:r w:rsidRPr="0052167B">
                <w:rPr>
                  <w:rFonts w:ascii="Times New Roman" w:hAnsi="Times New Roman"/>
                  <w:color w:val="000000"/>
                  <w:sz w:val="24"/>
                  <w:szCs w:val="24"/>
                </w:rPr>
                <w:t xml:space="preserve">Sản phẩm </w:t>
              </w:r>
            </w:ins>
            <w:commentRangeStart w:id="14924"/>
            <w:commentRangeStart w:id="14925"/>
            <w:commentRangeStart w:id="14926"/>
            <w:ins w:id="14927" w:author="Phuong Truong Thi" w:date="2024-11-27T12:44:00Z">
              <w:r w:rsidR="00C54E78" w:rsidRPr="0052167B">
                <w:rPr>
                  <w:rFonts w:ascii="Times New Roman" w:hAnsi="Times New Roman"/>
                  <w:color w:val="000000"/>
                  <w:sz w:val="24"/>
                  <w:szCs w:val="24"/>
                </w:rPr>
                <w:t>khác</w:t>
              </w:r>
              <w:commentRangeEnd w:id="14924"/>
              <w:r w:rsidR="00C54E78">
                <w:rPr>
                  <w:rStyle w:val="CommentReference"/>
                  <w:lang w:val="x-none" w:eastAsia="x-none"/>
                </w:rPr>
                <w:commentReference w:id="14924"/>
              </w:r>
            </w:ins>
            <w:commentRangeEnd w:id="14925"/>
            <w:ins w:id="14928" w:author="Phuong Truong Thi" w:date="2024-12-05T18:37:00Z">
              <w:r w:rsidR="00FE644D">
                <w:rPr>
                  <w:rStyle w:val="CommentReference"/>
                  <w:lang w:val="x-none" w:eastAsia="x-none"/>
                </w:rPr>
                <w:commentReference w:id="14925"/>
              </w:r>
            </w:ins>
            <w:commentRangeEnd w:id="14926"/>
            <w:r w:rsidR="00AE5A0A">
              <w:rPr>
                <w:rStyle w:val="CommentReference"/>
                <w:lang w:val="x-none" w:eastAsia="x-none"/>
              </w:rPr>
              <w:commentReference w:id="14926"/>
            </w:r>
          </w:p>
        </w:tc>
      </w:tr>
      <w:tr w:rsidR="00F868EA" w:rsidRPr="0052167B" w14:paraId="342571B7" w14:textId="77777777" w:rsidTr="000A2F3A">
        <w:trPr>
          <w:trHeight w:val="417"/>
          <w:ins w:id="14929" w:author="Phuong Truong Thi" w:date="2024-10-16T01:01:00Z"/>
        </w:trPr>
        <w:tc>
          <w:tcPr>
            <w:tcW w:w="670" w:type="dxa"/>
            <w:shd w:val="clear" w:color="auto" w:fill="auto"/>
            <w:vAlign w:val="center"/>
          </w:tcPr>
          <w:p w14:paraId="2CA787B7" w14:textId="77777777" w:rsidR="00F868EA" w:rsidRPr="0052167B" w:rsidRDefault="00F868EA" w:rsidP="00817E47">
            <w:pPr>
              <w:pStyle w:val="ListParagraph"/>
              <w:numPr>
                <w:ilvl w:val="0"/>
                <w:numId w:val="68"/>
              </w:numPr>
              <w:spacing w:before="0" w:line="240" w:lineRule="auto"/>
              <w:contextualSpacing w:val="0"/>
              <w:jc w:val="left"/>
              <w:rPr>
                <w:ins w:id="14930" w:author="Phuong Truong Thi" w:date="2024-10-16T01:01:00Z"/>
                <w:rFonts w:eastAsia="Times New Roman"/>
                <w:szCs w:val="24"/>
                <w:lang w:val="vi-VN" w:eastAsia="vi-VN"/>
              </w:rPr>
            </w:pPr>
          </w:p>
        </w:tc>
        <w:tc>
          <w:tcPr>
            <w:tcW w:w="2097" w:type="dxa"/>
            <w:shd w:val="clear" w:color="auto" w:fill="auto"/>
            <w:vAlign w:val="center"/>
          </w:tcPr>
          <w:p w14:paraId="320E3E24" w14:textId="77777777" w:rsidR="00F868EA" w:rsidRPr="0052167B" w:rsidRDefault="00F868EA" w:rsidP="00817E47">
            <w:pPr>
              <w:spacing w:before="0" w:line="240" w:lineRule="auto"/>
              <w:contextualSpacing w:val="0"/>
              <w:rPr>
                <w:ins w:id="14931" w:author="Phuong Truong Thi" w:date="2024-10-16T01:01:00Z"/>
                <w:rFonts w:ascii="Times New Roman" w:hAnsi="Times New Roman"/>
                <w:sz w:val="24"/>
                <w:szCs w:val="24"/>
              </w:rPr>
            </w:pPr>
            <w:ins w:id="14932" w:author="Phuong Truong Thi" w:date="2024-10-16T01:01:00Z">
              <w:r w:rsidRPr="0052167B">
                <w:rPr>
                  <w:rFonts w:ascii="Times New Roman" w:hAnsi="Times New Roman"/>
                  <w:color w:val="000000"/>
                  <w:sz w:val="24"/>
                  <w:szCs w:val="24"/>
                </w:rPr>
                <w:t>Số dư Bond ngày báo cáo</w:t>
              </w:r>
            </w:ins>
          </w:p>
        </w:tc>
        <w:tc>
          <w:tcPr>
            <w:tcW w:w="2230" w:type="dxa"/>
            <w:vAlign w:val="center"/>
          </w:tcPr>
          <w:p w14:paraId="6772A991" w14:textId="77777777" w:rsidR="00F868EA" w:rsidRPr="0052167B" w:rsidRDefault="00F868EA" w:rsidP="00817E47">
            <w:pPr>
              <w:spacing w:before="0" w:line="240" w:lineRule="auto"/>
              <w:contextualSpacing w:val="0"/>
              <w:rPr>
                <w:ins w:id="14933" w:author="Phuong Truong Thi" w:date="2024-10-16T01:01:00Z"/>
                <w:rFonts w:ascii="Times New Roman" w:eastAsia="Times New Roman" w:hAnsi="Times New Roman"/>
                <w:sz w:val="24"/>
                <w:szCs w:val="24"/>
                <w:lang w:eastAsia="vi-VN"/>
              </w:rPr>
            </w:pPr>
            <w:ins w:id="14934" w:author="Phuong Truong Thi" w:date="2024-10-16T01:01:00Z">
              <w:r w:rsidRPr="0052167B">
                <w:rPr>
                  <w:rFonts w:ascii="Times New Roman" w:hAnsi="Times New Roman"/>
                  <w:color w:val="000000"/>
                  <w:sz w:val="24"/>
                  <w:szCs w:val="24"/>
                </w:rPr>
                <w:t>Tổng số dư các hợp đồng bond của KH tại ngày báo cáo</w:t>
              </w:r>
            </w:ins>
          </w:p>
        </w:tc>
        <w:tc>
          <w:tcPr>
            <w:tcW w:w="963" w:type="dxa"/>
          </w:tcPr>
          <w:p w14:paraId="34E00C3F" w14:textId="77777777" w:rsidR="00F868EA" w:rsidRPr="0052167B" w:rsidRDefault="00F868EA" w:rsidP="00817E47">
            <w:pPr>
              <w:spacing w:before="0" w:line="240" w:lineRule="auto"/>
              <w:contextualSpacing w:val="0"/>
              <w:rPr>
                <w:ins w:id="14935" w:author="Phuong Truong Thi" w:date="2024-10-16T01:01:00Z"/>
                <w:rFonts w:ascii="Times New Roman" w:eastAsia="Times New Roman" w:hAnsi="Times New Roman"/>
                <w:sz w:val="24"/>
                <w:szCs w:val="24"/>
                <w:lang w:eastAsia="vi-VN"/>
              </w:rPr>
            </w:pPr>
            <w:ins w:id="14936" w:author="Phuong Truong Thi" w:date="2024-10-16T01:01:00Z">
              <w:r w:rsidRPr="00311C0E">
                <w:rPr>
                  <w:rFonts w:ascii="Times New Roman" w:eastAsia="Times New Roman" w:hAnsi="Times New Roman"/>
                  <w:sz w:val="24"/>
                  <w:szCs w:val="24"/>
                  <w:lang w:val="vi-VN" w:eastAsia="vi-VN"/>
                </w:rPr>
                <w:t>CRM</w:t>
              </w:r>
            </w:ins>
          </w:p>
        </w:tc>
        <w:tc>
          <w:tcPr>
            <w:tcW w:w="1330" w:type="dxa"/>
          </w:tcPr>
          <w:p w14:paraId="1242AE4C" w14:textId="77777777" w:rsidR="00F868EA" w:rsidRPr="0052167B" w:rsidRDefault="00F868EA" w:rsidP="00817E47">
            <w:pPr>
              <w:spacing w:before="0" w:line="240" w:lineRule="auto"/>
              <w:contextualSpacing w:val="0"/>
              <w:rPr>
                <w:ins w:id="14937" w:author="Phuong Truong Thi" w:date="2024-10-16T01:01:00Z"/>
                <w:rFonts w:ascii="Times New Roman" w:eastAsia="Times New Roman" w:hAnsi="Times New Roman"/>
                <w:sz w:val="24"/>
                <w:szCs w:val="24"/>
                <w:lang w:eastAsia="vi-VN"/>
              </w:rPr>
            </w:pPr>
            <w:ins w:id="14938" w:author="Phuong Truong Thi" w:date="2024-10-16T01:01:00Z">
              <w:r w:rsidRPr="006F72C0">
                <w:rPr>
                  <w:rFonts w:ascii="Times New Roman" w:eastAsia="Times New Roman" w:hAnsi="Times New Roman"/>
                  <w:sz w:val="24"/>
                  <w:szCs w:val="24"/>
                  <w:lang w:eastAsia="vi-VN"/>
                </w:rPr>
                <w:t>Currency</w:t>
              </w:r>
            </w:ins>
          </w:p>
        </w:tc>
        <w:tc>
          <w:tcPr>
            <w:tcW w:w="970" w:type="dxa"/>
            <w:shd w:val="clear" w:color="auto" w:fill="auto"/>
            <w:noWrap/>
            <w:vAlign w:val="center"/>
          </w:tcPr>
          <w:p w14:paraId="2325522F" w14:textId="77777777" w:rsidR="00F868EA" w:rsidRPr="0052167B" w:rsidRDefault="00F868EA" w:rsidP="00817E47">
            <w:pPr>
              <w:spacing w:before="0" w:line="240" w:lineRule="auto"/>
              <w:contextualSpacing w:val="0"/>
              <w:rPr>
                <w:ins w:id="14939" w:author="Phuong Truong Thi" w:date="2024-10-16T01:01:00Z"/>
                <w:rFonts w:ascii="Times New Roman" w:eastAsia="Times New Roman" w:hAnsi="Times New Roman"/>
                <w:sz w:val="24"/>
                <w:szCs w:val="24"/>
                <w:lang w:val="vi-VN" w:eastAsia="vi-VN"/>
              </w:rPr>
            </w:pPr>
          </w:p>
        </w:tc>
        <w:tc>
          <w:tcPr>
            <w:tcW w:w="1134" w:type="dxa"/>
          </w:tcPr>
          <w:p w14:paraId="69CE8DDE" w14:textId="77777777" w:rsidR="00F868EA" w:rsidRPr="0052167B" w:rsidRDefault="00F868EA" w:rsidP="00817E47">
            <w:pPr>
              <w:spacing w:before="0" w:line="240" w:lineRule="auto"/>
              <w:contextualSpacing w:val="0"/>
              <w:jc w:val="center"/>
              <w:rPr>
                <w:ins w:id="14940" w:author="Phuong Truong Thi" w:date="2024-10-16T01:01:00Z"/>
                <w:rFonts w:ascii="Times New Roman" w:eastAsia="Times New Roman" w:hAnsi="Times New Roman"/>
                <w:sz w:val="24"/>
                <w:szCs w:val="24"/>
                <w:lang w:val="vi-VN" w:eastAsia="vi-VN"/>
              </w:rPr>
            </w:pPr>
            <w:ins w:id="14941" w:author="Phuong Truong Thi" w:date="2024-10-16T01:01:00Z">
              <w:r w:rsidRPr="0052167B">
                <w:rPr>
                  <w:rFonts w:ascii="Times New Roman" w:eastAsia="Times New Roman" w:hAnsi="Times New Roman"/>
                  <w:sz w:val="24"/>
                  <w:szCs w:val="24"/>
                  <w:lang w:eastAsia="vi-VN"/>
                </w:rPr>
                <w:t>N</w:t>
              </w:r>
            </w:ins>
          </w:p>
        </w:tc>
      </w:tr>
      <w:tr w:rsidR="00F868EA" w:rsidRPr="0052167B" w14:paraId="37095D95" w14:textId="77777777" w:rsidTr="000A2F3A">
        <w:trPr>
          <w:trHeight w:val="276"/>
          <w:ins w:id="14942" w:author="Phuong Truong Thi" w:date="2024-10-16T01:01:00Z"/>
        </w:trPr>
        <w:tc>
          <w:tcPr>
            <w:tcW w:w="670" w:type="dxa"/>
            <w:shd w:val="clear" w:color="auto" w:fill="auto"/>
            <w:vAlign w:val="center"/>
          </w:tcPr>
          <w:p w14:paraId="1B883AD2" w14:textId="77777777" w:rsidR="00F868EA" w:rsidRPr="0052167B" w:rsidRDefault="00F868EA" w:rsidP="00817E47">
            <w:pPr>
              <w:pStyle w:val="ListParagraph"/>
              <w:numPr>
                <w:ilvl w:val="0"/>
                <w:numId w:val="68"/>
              </w:numPr>
              <w:spacing w:before="0" w:line="240" w:lineRule="auto"/>
              <w:contextualSpacing w:val="0"/>
              <w:jc w:val="left"/>
              <w:rPr>
                <w:ins w:id="14943" w:author="Phuong Truong Thi" w:date="2024-10-16T01:01:00Z"/>
                <w:rFonts w:eastAsia="Times New Roman"/>
                <w:szCs w:val="24"/>
                <w:lang w:val="vi-VN" w:eastAsia="vi-VN"/>
              </w:rPr>
            </w:pPr>
          </w:p>
        </w:tc>
        <w:tc>
          <w:tcPr>
            <w:tcW w:w="2097" w:type="dxa"/>
            <w:shd w:val="clear" w:color="auto" w:fill="auto"/>
            <w:vAlign w:val="center"/>
          </w:tcPr>
          <w:p w14:paraId="54454CC0" w14:textId="77777777" w:rsidR="00F868EA" w:rsidRPr="0052167B" w:rsidRDefault="00F868EA" w:rsidP="00817E47">
            <w:pPr>
              <w:spacing w:before="0" w:line="240" w:lineRule="auto"/>
              <w:contextualSpacing w:val="0"/>
              <w:rPr>
                <w:ins w:id="14944" w:author="Phuong Truong Thi" w:date="2024-10-16T01:01:00Z"/>
                <w:rFonts w:ascii="Times New Roman" w:hAnsi="Times New Roman"/>
                <w:sz w:val="24"/>
                <w:szCs w:val="24"/>
              </w:rPr>
            </w:pPr>
            <w:ins w:id="14945" w:author="Phuong Truong Thi" w:date="2024-10-16T01:01:00Z">
              <w:r w:rsidRPr="0052167B">
                <w:rPr>
                  <w:rFonts w:ascii="Times New Roman" w:hAnsi="Times New Roman"/>
                  <w:color w:val="000000"/>
                  <w:sz w:val="24"/>
                  <w:szCs w:val="24"/>
                </w:rPr>
                <w:t>Doanh số bán mới Bond</w:t>
              </w:r>
            </w:ins>
          </w:p>
        </w:tc>
        <w:tc>
          <w:tcPr>
            <w:tcW w:w="2230" w:type="dxa"/>
            <w:vAlign w:val="center"/>
          </w:tcPr>
          <w:p w14:paraId="019E4004" w14:textId="77777777" w:rsidR="00F868EA" w:rsidRPr="0052167B" w:rsidRDefault="00F868EA" w:rsidP="00817E47">
            <w:pPr>
              <w:spacing w:before="0" w:line="240" w:lineRule="auto"/>
              <w:contextualSpacing w:val="0"/>
              <w:rPr>
                <w:ins w:id="14946" w:author="Phuong Truong Thi" w:date="2024-10-16T01:01:00Z"/>
                <w:rFonts w:ascii="Times New Roman" w:eastAsia="Times New Roman" w:hAnsi="Times New Roman"/>
                <w:sz w:val="24"/>
                <w:szCs w:val="24"/>
                <w:lang w:eastAsia="vi-VN"/>
              </w:rPr>
            </w:pPr>
            <w:ins w:id="14947" w:author="Phuong Truong Thi" w:date="2024-10-16T01:01:00Z">
              <w:r w:rsidRPr="0052167B">
                <w:rPr>
                  <w:rFonts w:ascii="Times New Roman" w:hAnsi="Times New Roman"/>
                  <w:sz w:val="24"/>
                  <w:szCs w:val="24"/>
                </w:rPr>
                <w:t>Tổng doanh số bán mới trong tháng các hợp đồng Bond của KH đến ngày báo cáo</w:t>
              </w:r>
            </w:ins>
          </w:p>
        </w:tc>
        <w:tc>
          <w:tcPr>
            <w:tcW w:w="963" w:type="dxa"/>
          </w:tcPr>
          <w:p w14:paraId="2F0A79E6" w14:textId="77777777" w:rsidR="00F868EA" w:rsidRPr="0052167B" w:rsidRDefault="00F868EA" w:rsidP="00817E47">
            <w:pPr>
              <w:spacing w:before="0" w:line="240" w:lineRule="auto"/>
              <w:contextualSpacing w:val="0"/>
              <w:rPr>
                <w:ins w:id="14948" w:author="Phuong Truong Thi" w:date="2024-10-16T01:01:00Z"/>
                <w:rFonts w:ascii="Times New Roman" w:eastAsia="Times New Roman" w:hAnsi="Times New Roman"/>
                <w:sz w:val="24"/>
                <w:szCs w:val="24"/>
                <w:lang w:eastAsia="vi-VN"/>
              </w:rPr>
            </w:pPr>
            <w:ins w:id="14949" w:author="Phuong Truong Thi" w:date="2024-10-16T01:01:00Z">
              <w:r w:rsidRPr="00311C0E">
                <w:rPr>
                  <w:rFonts w:ascii="Times New Roman" w:eastAsia="Times New Roman" w:hAnsi="Times New Roman"/>
                  <w:sz w:val="24"/>
                  <w:szCs w:val="24"/>
                  <w:lang w:val="vi-VN" w:eastAsia="vi-VN"/>
                </w:rPr>
                <w:t>CRM</w:t>
              </w:r>
            </w:ins>
          </w:p>
        </w:tc>
        <w:tc>
          <w:tcPr>
            <w:tcW w:w="1330" w:type="dxa"/>
          </w:tcPr>
          <w:p w14:paraId="3FF338FC" w14:textId="77777777" w:rsidR="00F868EA" w:rsidRPr="0052167B" w:rsidRDefault="00F868EA" w:rsidP="00817E47">
            <w:pPr>
              <w:spacing w:before="0" w:line="240" w:lineRule="auto"/>
              <w:contextualSpacing w:val="0"/>
              <w:rPr>
                <w:ins w:id="14950" w:author="Phuong Truong Thi" w:date="2024-10-16T01:01:00Z"/>
                <w:rFonts w:ascii="Times New Roman" w:eastAsia="Times New Roman" w:hAnsi="Times New Roman"/>
                <w:sz w:val="24"/>
                <w:szCs w:val="24"/>
                <w:lang w:eastAsia="vi-VN"/>
              </w:rPr>
            </w:pPr>
            <w:ins w:id="14951" w:author="Phuong Truong Thi" w:date="2024-10-16T01:01:00Z">
              <w:r w:rsidRPr="006F72C0">
                <w:rPr>
                  <w:rFonts w:ascii="Times New Roman" w:eastAsia="Times New Roman" w:hAnsi="Times New Roman"/>
                  <w:sz w:val="24"/>
                  <w:szCs w:val="24"/>
                  <w:lang w:eastAsia="vi-VN"/>
                </w:rPr>
                <w:t>Currency</w:t>
              </w:r>
            </w:ins>
          </w:p>
        </w:tc>
        <w:tc>
          <w:tcPr>
            <w:tcW w:w="970" w:type="dxa"/>
            <w:shd w:val="clear" w:color="auto" w:fill="auto"/>
            <w:noWrap/>
            <w:vAlign w:val="center"/>
          </w:tcPr>
          <w:p w14:paraId="70DDE503" w14:textId="77777777" w:rsidR="00F868EA" w:rsidRPr="0052167B" w:rsidRDefault="00F868EA" w:rsidP="00817E47">
            <w:pPr>
              <w:spacing w:before="0" w:line="240" w:lineRule="auto"/>
              <w:contextualSpacing w:val="0"/>
              <w:rPr>
                <w:ins w:id="14952" w:author="Phuong Truong Thi" w:date="2024-10-16T01:01:00Z"/>
                <w:rFonts w:ascii="Times New Roman" w:eastAsia="Times New Roman" w:hAnsi="Times New Roman"/>
                <w:sz w:val="24"/>
                <w:szCs w:val="24"/>
                <w:lang w:val="vi-VN" w:eastAsia="vi-VN"/>
              </w:rPr>
            </w:pPr>
          </w:p>
        </w:tc>
        <w:tc>
          <w:tcPr>
            <w:tcW w:w="1134" w:type="dxa"/>
          </w:tcPr>
          <w:p w14:paraId="0BA794EF" w14:textId="77777777" w:rsidR="00F868EA" w:rsidRPr="0052167B" w:rsidRDefault="00F868EA" w:rsidP="00817E47">
            <w:pPr>
              <w:spacing w:before="0" w:line="240" w:lineRule="auto"/>
              <w:contextualSpacing w:val="0"/>
              <w:jc w:val="center"/>
              <w:rPr>
                <w:ins w:id="14953" w:author="Phuong Truong Thi" w:date="2024-10-16T01:01:00Z"/>
                <w:rFonts w:ascii="Times New Roman" w:eastAsia="Times New Roman" w:hAnsi="Times New Roman"/>
                <w:sz w:val="24"/>
                <w:szCs w:val="24"/>
                <w:lang w:val="vi-VN" w:eastAsia="vi-VN"/>
              </w:rPr>
            </w:pPr>
            <w:ins w:id="14954" w:author="Phuong Truong Thi" w:date="2024-10-16T01:01:00Z">
              <w:r w:rsidRPr="0052167B">
                <w:rPr>
                  <w:rFonts w:ascii="Times New Roman" w:eastAsia="Times New Roman" w:hAnsi="Times New Roman"/>
                  <w:sz w:val="24"/>
                  <w:szCs w:val="24"/>
                  <w:lang w:eastAsia="vi-VN"/>
                </w:rPr>
                <w:t>N</w:t>
              </w:r>
            </w:ins>
          </w:p>
        </w:tc>
      </w:tr>
      <w:tr w:rsidR="00F868EA" w:rsidRPr="0052167B" w14:paraId="251C6658" w14:textId="77777777" w:rsidTr="000A2F3A">
        <w:trPr>
          <w:trHeight w:val="276"/>
          <w:ins w:id="14955" w:author="Phuong Truong Thi" w:date="2024-10-16T01:01:00Z"/>
        </w:trPr>
        <w:tc>
          <w:tcPr>
            <w:tcW w:w="670" w:type="dxa"/>
            <w:shd w:val="clear" w:color="auto" w:fill="auto"/>
            <w:vAlign w:val="center"/>
          </w:tcPr>
          <w:p w14:paraId="7D57DEEA" w14:textId="77777777" w:rsidR="00F868EA" w:rsidRPr="0052167B" w:rsidRDefault="00F868EA" w:rsidP="00817E47">
            <w:pPr>
              <w:pStyle w:val="ListParagraph"/>
              <w:numPr>
                <w:ilvl w:val="0"/>
                <w:numId w:val="68"/>
              </w:numPr>
              <w:spacing w:before="0" w:line="240" w:lineRule="auto"/>
              <w:contextualSpacing w:val="0"/>
              <w:jc w:val="left"/>
              <w:rPr>
                <w:ins w:id="14956" w:author="Phuong Truong Thi" w:date="2024-10-16T01:01:00Z"/>
                <w:rFonts w:eastAsia="Times New Roman"/>
                <w:szCs w:val="24"/>
                <w:lang w:val="vi-VN" w:eastAsia="vi-VN"/>
              </w:rPr>
            </w:pPr>
          </w:p>
        </w:tc>
        <w:tc>
          <w:tcPr>
            <w:tcW w:w="2097" w:type="dxa"/>
            <w:shd w:val="clear" w:color="auto" w:fill="auto"/>
            <w:vAlign w:val="center"/>
          </w:tcPr>
          <w:p w14:paraId="2F0FA348" w14:textId="77777777" w:rsidR="00F868EA" w:rsidRPr="002F0D98" w:rsidRDefault="00F868EA" w:rsidP="00817E47">
            <w:pPr>
              <w:spacing w:before="0" w:line="240" w:lineRule="auto"/>
              <w:contextualSpacing w:val="0"/>
              <w:rPr>
                <w:ins w:id="14957" w:author="Phuong Truong Thi" w:date="2024-10-16T01:01:00Z"/>
                <w:rFonts w:ascii="Times New Roman" w:hAnsi="Times New Roman"/>
                <w:sz w:val="24"/>
                <w:szCs w:val="24"/>
                <w:lang w:val="vi-VN"/>
              </w:rPr>
            </w:pPr>
            <w:ins w:id="14958" w:author="Phuong Truong Thi" w:date="2024-10-16T01:01:00Z">
              <w:r w:rsidRPr="002F0D98">
                <w:rPr>
                  <w:rFonts w:ascii="Times New Roman" w:hAnsi="Times New Roman"/>
                  <w:color w:val="000000"/>
                  <w:sz w:val="24"/>
                  <w:szCs w:val="24"/>
                  <w:lang w:val="vi-VN"/>
                </w:rPr>
                <w:t xml:space="preserve">Doanh số bán  mới MF </w:t>
              </w:r>
            </w:ins>
          </w:p>
        </w:tc>
        <w:tc>
          <w:tcPr>
            <w:tcW w:w="2230" w:type="dxa"/>
            <w:vAlign w:val="center"/>
          </w:tcPr>
          <w:p w14:paraId="05F7C6C5" w14:textId="77777777" w:rsidR="00F868EA" w:rsidRPr="002F0D98" w:rsidRDefault="00F868EA" w:rsidP="00817E47">
            <w:pPr>
              <w:spacing w:before="0" w:line="240" w:lineRule="auto"/>
              <w:contextualSpacing w:val="0"/>
              <w:rPr>
                <w:ins w:id="14959" w:author="Phuong Truong Thi" w:date="2024-10-16T01:01:00Z"/>
                <w:rFonts w:ascii="Times New Roman" w:eastAsia="Times New Roman" w:hAnsi="Times New Roman"/>
                <w:sz w:val="24"/>
                <w:szCs w:val="24"/>
                <w:lang w:val="vi-VN" w:eastAsia="vi-VN"/>
              </w:rPr>
            </w:pPr>
            <w:ins w:id="14960" w:author="Phuong Truong Thi" w:date="2024-10-16T01:01:00Z">
              <w:r w:rsidRPr="002F0D98">
                <w:rPr>
                  <w:rFonts w:ascii="Times New Roman" w:hAnsi="Times New Roman"/>
                  <w:sz w:val="24"/>
                  <w:szCs w:val="24"/>
                  <w:lang w:val="vi-VN"/>
                </w:rPr>
                <w:t xml:space="preserve">Tổng doanh số bán mới trong tháng các hợp đồng MF của </w:t>
              </w:r>
              <w:r w:rsidRPr="002F0D98">
                <w:rPr>
                  <w:rFonts w:ascii="Times New Roman" w:hAnsi="Times New Roman"/>
                  <w:sz w:val="24"/>
                  <w:szCs w:val="24"/>
                  <w:lang w:val="vi-VN"/>
                </w:rPr>
                <w:lastRenderedPageBreak/>
                <w:t>KH đến ngày báo cáo</w:t>
              </w:r>
            </w:ins>
          </w:p>
        </w:tc>
        <w:tc>
          <w:tcPr>
            <w:tcW w:w="963" w:type="dxa"/>
          </w:tcPr>
          <w:p w14:paraId="0D911D3B" w14:textId="77777777" w:rsidR="00F868EA" w:rsidRPr="0052167B" w:rsidRDefault="00F868EA" w:rsidP="00817E47">
            <w:pPr>
              <w:spacing w:before="0" w:line="240" w:lineRule="auto"/>
              <w:contextualSpacing w:val="0"/>
              <w:rPr>
                <w:ins w:id="14961" w:author="Phuong Truong Thi" w:date="2024-10-16T01:01:00Z"/>
                <w:rFonts w:ascii="Times New Roman" w:eastAsia="Times New Roman" w:hAnsi="Times New Roman"/>
                <w:sz w:val="24"/>
                <w:szCs w:val="24"/>
                <w:lang w:eastAsia="vi-VN"/>
              </w:rPr>
            </w:pPr>
            <w:ins w:id="14962" w:author="Phuong Truong Thi" w:date="2024-10-16T01:01:00Z">
              <w:r w:rsidRPr="00311C0E">
                <w:rPr>
                  <w:rFonts w:ascii="Times New Roman" w:eastAsia="Times New Roman" w:hAnsi="Times New Roman"/>
                  <w:sz w:val="24"/>
                  <w:szCs w:val="24"/>
                  <w:lang w:val="vi-VN" w:eastAsia="vi-VN"/>
                </w:rPr>
                <w:lastRenderedPageBreak/>
                <w:t>CRM</w:t>
              </w:r>
            </w:ins>
          </w:p>
        </w:tc>
        <w:tc>
          <w:tcPr>
            <w:tcW w:w="1330" w:type="dxa"/>
          </w:tcPr>
          <w:p w14:paraId="131B139D" w14:textId="77777777" w:rsidR="00F868EA" w:rsidRPr="0052167B" w:rsidRDefault="00F868EA" w:rsidP="00817E47">
            <w:pPr>
              <w:spacing w:before="0" w:line="240" w:lineRule="auto"/>
              <w:contextualSpacing w:val="0"/>
              <w:rPr>
                <w:ins w:id="14963" w:author="Phuong Truong Thi" w:date="2024-10-16T01:01:00Z"/>
                <w:rFonts w:ascii="Times New Roman" w:eastAsia="Times New Roman" w:hAnsi="Times New Roman"/>
                <w:sz w:val="24"/>
                <w:szCs w:val="24"/>
                <w:lang w:eastAsia="vi-VN"/>
              </w:rPr>
            </w:pPr>
            <w:ins w:id="14964" w:author="Phuong Truong Thi" w:date="2024-10-16T01:01:00Z">
              <w:r w:rsidRPr="006F72C0">
                <w:rPr>
                  <w:rFonts w:ascii="Times New Roman" w:eastAsia="Times New Roman" w:hAnsi="Times New Roman"/>
                  <w:sz w:val="24"/>
                  <w:szCs w:val="24"/>
                  <w:lang w:eastAsia="vi-VN"/>
                </w:rPr>
                <w:t>Currency</w:t>
              </w:r>
            </w:ins>
          </w:p>
        </w:tc>
        <w:tc>
          <w:tcPr>
            <w:tcW w:w="970" w:type="dxa"/>
            <w:shd w:val="clear" w:color="auto" w:fill="auto"/>
            <w:noWrap/>
            <w:vAlign w:val="center"/>
          </w:tcPr>
          <w:p w14:paraId="10CC23D6" w14:textId="77777777" w:rsidR="00F868EA" w:rsidRPr="0052167B" w:rsidRDefault="00F868EA" w:rsidP="00817E47">
            <w:pPr>
              <w:spacing w:before="0" w:line="240" w:lineRule="auto"/>
              <w:contextualSpacing w:val="0"/>
              <w:rPr>
                <w:ins w:id="14965" w:author="Phuong Truong Thi" w:date="2024-10-16T01:01:00Z"/>
                <w:rFonts w:ascii="Times New Roman" w:eastAsia="Times New Roman" w:hAnsi="Times New Roman"/>
                <w:sz w:val="24"/>
                <w:szCs w:val="24"/>
                <w:lang w:val="vi-VN" w:eastAsia="vi-VN"/>
              </w:rPr>
            </w:pPr>
          </w:p>
        </w:tc>
        <w:tc>
          <w:tcPr>
            <w:tcW w:w="1134" w:type="dxa"/>
          </w:tcPr>
          <w:p w14:paraId="02878C42" w14:textId="77777777" w:rsidR="00F868EA" w:rsidRPr="0052167B" w:rsidRDefault="00F868EA" w:rsidP="00817E47">
            <w:pPr>
              <w:spacing w:before="0" w:line="240" w:lineRule="auto"/>
              <w:contextualSpacing w:val="0"/>
              <w:jc w:val="center"/>
              <w:rPr>
                <w:ins w:id="14966" w:author="Phuong Truong Thi" w:date="2024-10-16T01:01:00Z"/>
                <w:rFonts w:ascii="Times New Roman" w:eastAsia="Times New Roman" w:hAnsi="Times New Roman"/>
                <w:sz w:val="24"/>
                <w:szCs w:val="24"/>
                <w:lang w:eastAsia="vi-VN"/>
              </w:rPr>
            </w:pPr>
            <w:ins w:id="14967" w:author="Phuong Truong Thi" w:date="2024-10-16T01:01:00Z">
              <w:r w:rsidRPr="0052167B">
                <w:rPr>
                  <w:rFonts w:ascii="Times New Roman" w:eastAsia="Times New Roman" w:hAnsi="Times New Roman"/>
                  <w:sz w:val="24"/>
                  <w:szCs w:val="24"/>
                  <w:lang w:eastAsia="vi-VN"/>
                </w:rPr>
                <w:t>N</w:t>
              </w:r>
            </w:ins>
          </w:p>
        </w:tc>
      </w:tr>
      <w:tr w:rsidR="008F5D76" w:rsidRPr="0052167B" w14:paraId="24D1C1AE" w14:textId="77777777" w:rsidTr="00817E47">
        <w:trPr>
          <w:trHeight w:val="276"/>
          <w:ins w:id="14968" w:author="Phuong Truong Thi" w:date="2024-10-16T01:01:00Z"/>
        </w:trPr>
        <w:tc>
          <w:tcPr>
            <w:tcW w:w="9394" w:type="dxa"/>
            <w:gridSpan w:val="7"/>
          </w:tcPr>
          <w:p w14:paraId="7FD18B16" w14:textId="77777777" w:rsidR="008F5D76" w:rsidRPr="0052167B" w:rsidRDefault="008F5D76" w:rsidP="00817E47">
            <w:pPr>
              <w:spacing w:before="0" w:line="240" w:lineRule="auto"/>
              <w:contextualSpacing w:val="0"/>
              <w:jc w:val="left"/>
              <w:rPr>
                <w:ins w:id="14969" w:author="Phuong Truong Thi" w:date="2024-10-16T01:01:00Z"/>
                <w:rFonts w:ascii="Times New Roman" w:eastAsia="Times New Roman" w:hAnsi="Times New Roman"/>
                <w:sz w:val="24"/>
                <w:szCs w:val="24"/>
                <w:lang w:eastAsia="vi-VN"/>
              </w:rPr>
            </w:pPr>
            <w:ins w:id="14970" w:author="Phuong Truong Thi" w:date="2024-10-16T01:01:00Z">
              <w:r w:rsidRPr="0052167B">
                <w:rPr>
                  <w:rFonts w:ascii="Times New Roman" w:eastAsia="Times New Roman" w:hAnsi="Times New Roman"/>
                  <w:sz w:val="24"/>
                  <w:szCs w:val="24"/>
                  <w:lang w:eastAsia="vi-VN"/>
                </w:rPr>
                <w:t>Sản phẩm khác</w:t>
              </w:r>
            </w:ins>
          </w:p>
        </w:tc>
      </w:tr>
      <w:tr w:rsidR="00F868EA" w:rsidRPr="0052167B" w14:paraId="15657482" w14:textId="77777777" w:rsidTr="000A2F3A">
        <w:trPr>
          <w:trHeight w:val="276"/>
          <w:ins w:id="14971" w:author="Phuong Truong Thi" w:date="2024-10-16T01:01:00Z"/>
        </w:trPr>
        <w:tc>
          <w:tcPr>
            <w:tcW w:w="670" w:type="dxa"/>
            <w:shd w:val="clear" w:color="auto" w:fill="auto"/>
            <w:vAlign w:val="center"/>
          </w:tcPr>
          <w:p w14:paraId="1DFFFF43" w14:textId="77777777" w:rsidR="00F868EA" w:rsidRPr="0052167B" w:rsidRDefault="00F868EA" w:rsidP="00817E47">
            <w:pPr>
              <w:pStyle w:val="ListParagraph"/>
              <w:numPr>
                <w:ilvl w:val="0"/>
                <w:numId w:val="68"/>
              </w:numPr>
              <w:spacing w:before="0" w:line="240" w:lineRule="auto"/>
              <w:contextualSpacing w:val="0"/>
              <w:jc w:val="left"/>
              <w:rPr>
                <w:ins w:id="14972" w:author="Phuong Truong Thi" w:date="2024-10-16T01:01:00Z"/>
                <w:rFonts w:eastAsia="Times New Roman"/>
                <w:szCs w:val="24"/>
                <w:lang w:val="vi-VN" w:eastAsia="vi-VN"/>
              </w:rPr>
            </w:pPr>
          </w:p>
        </w:tc>
        <w:tc>
          <w:tcPr>
            <w:tcW w:w="2097" w:type="dxa"/>
            <w:shd w:val="clear" w:color="auto" w:fill="auto"/>
            <w:vAlign w:val="center"/>
          </w:tcPr>
          <w:p w14:paraId="00F07906" w14:textId="77777777" w:rsidR="00F868EA" w:rsidRPr="002F0D98" w:rsidRDefault="00F868EA" w:rsidP="00817E47">
            <w:pPr>
              <w:spacing w:before="0" w:line="240" w:lineRule="auto"/>
              <w:contextualSpacing w:val="0"/>
              <w:rPr>
                <w:ins w:id="14973" w:author="Phuong Truong Thi" w:date="2024-10-16T01:01:00Z"/>
                <w:rFonts w:ascii="Times New Roman" w:hAnsi="Times New Roman"/>
                <w:sz w:val="24"/>
                <w:szCs w:val="24"/>
                <w:lang w:val="vi-VN"/>
              </w:rPr>
            </w:pPr>
            <w:ins w:id="14974" w:author="Phuong Truong Thi" w:date="2024-10-16T01:01:00Z">
              <w:r w:rsidRPr="002F0D98">
                <w:rPr>
                  <w:rFonts w:ascii="Times New Roman" w:hAnsi="Times New Roman"/>
                  <w:sz w:val="24"/>
                  <w:szCs w:val="24"/>
                  <w:lang w:val="vi-VN"/>
                </w:rPr>
                <w:t>Số lượng thẻ IDC của KH tại ngày dữ liệu</w:t>
              </w:r>
            </w:ins>
          </w:p>
        </w:tc>
        <w:tc>
          <w:tcPr>
            <w:tcW w:w="2230" w:type="dxa"/>
            <w:vAlign w:val="center"/>
          </w:tcPr>
          <w:p w14:paraId="245F79D4" w14:textId="77777777" w:rsidR="00F868EA" w:rsidRPr="002F0D98" w:rsidRDefault="00F868EA" w:rsidP="00817E47">
            <w:pPr>
              <w:spacing w:before="0" w:line="240" w:lineRule="auto"/>
              <w:contextualSpacing w:val="0"/>
              <w:rPr>
                <w:ins w:id="14975" w:author="Phuong Truong Thi" w:date="2024-10-16T01:01:00Z"/>
                <w:rFonts w:ascii="Times New Roman" w:eastAsia="Times New Roman" w:hAnsi="Times New Roman"/>
                <w:sz w:val="24"/>
                <w:szCs w:val="24"/>
                <w:lang w:val="vi-VN" w:eastAsia="vi-VN"/>
              </w:rPr>
            </w:pPr>
            <w:ins w:id="14976" w:author="Phuong Truong Thi" w:date="2024-10-16T01:01:00Z">
              <w:r w:rsidRPr="002F0D98">
                <w:rPr>
                  <w:rFonts w:ascii="Times New Roman" w:hAnsi="Times New Roman"/>
                  <w:color w:val="000000"/>
                  <w:sz w:val="24"/>
                  <w:szCs w:val="24"/>
                  <w:lang w:val="vi-VN"/>
                </w:rPr>
                <w:t>Tổng số lượng hợp đồng thẻ IDC của KH tại VPB đến ngày dữ liệu</w:t>
              </w:r>
            </w:ins>
          </w:p>
        </w:tc>
        <w:tc>
          <w:tcPr>
            <w:tcW w:w="963" w:type="dxa"/>
          </w:tcPr>
          <w:p w14:paraId="7DD178A7" w14:textId="77777777" w:rsidR="00F868EA" w:rsidRPr="0052167B" w:rsidRDefault="00F868EA" w:rsidP="00817E47">
            <w:pPr>
              <w:spacing w:before="0" w:line="240" w:lineRule="auto"/>
              <w:contextualSpacing w:val="0"/>
              <w:rPr>
                <w:ins w:id="14977" w:author="Phuong Truong Thi" w:date="2024-10-16T01:01:00Z"/>
                <w:rFonts w:ascii="Times New Roman" w:eastAsia="Times New Roman" w:hAnsi="Times New Roman"/>
                <w:sz w:val="24"/>
                <w:szCs w:val="24"/>
                <w:lang w:eastAsia="vi-VN"/>
              </w:rPr>
            </w:pPr>
            <w:ins w:id="14978" w:author="Phuong Truong Thi" w:date="2024-10-16T01:01:00Z">
              <w:r w:rsidRPr="00966DDA">
                <w:rPr>
                  <w:rFonts w:ascii="Times New Roman" w:eastAsia="Times New Roman" w:hAnsi="Times New Roman"/>
                  <w:sz w:val="24"/>
                  <w:szCs w:val="24"/>
                  <w:lang w:val="vi-VN" w:eastAsia="vi-VN"/>
                </w:rPr>
                <w:t>CRM</w:t>
              </w:r>
            </w:ins>
          </w:p>
        </w:tc>
        <w:tc>
          <w:tcPr>
            <w:tcW w:w="1330" w:type="dxa"/>
          </w:tcPr>
          <w:p w14:paraId="680EA4AD" w14:textId="77777777" w:rsidR="00F868EA" w:rsidRPr="0052167B" w:rsidRDefault="00F868EA" w:rsidP="00817E47">
            <w:pPr>
              <w:spacing w:before="0" w:line="240" w:lineRule="auto"/>
              <w:contextualSpacing w:val="0"/>
              <w:rPr>
                <w:ins w:id="14979" w:author="Phuong Truong Thi" w:date="2024-10-16T01:01:00Z"/>
                <w:rFonts w:ascii="Times New Roman" w:eastAsia="Times New Roman" w:hAnsi="Times New Roman"/>
                <w:sz w:val="24"/>
                <w:szCs w:val="24"/>
                <w:lang w:eastAsia="vi-VN"/>
              </w:rPr>
            </w:pPr>
            <w:ins w:id="14980"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14D068C7" w14:textId="77777777" w:rsidR="00F868EA" w:rsidRPr="0052167B" w:rsidRDefault="00F868EA" w:rsidP="00817E47">
            <w:pPr>
              <w:spacing w:before="0" w:line="240" w:lineRule="auto"/>
              <w:contextualSpacing w:val="0"/>
              <w:rPr>
                <w:ins w:id="14981" w:author="Phuong Truong Thi" w:date="2024-10-16T01:01:00Z"/>
                <w:rFonts w:ascii="Times New Roman" w:eastAsia="Times New Roman" w:hAnsi="Times New Roman"/>
                <w:sz w:val="24"/>
                <w:szCs w:val="24"/>
                <w:lang w:val="vi-VN" w:eastAsia="vi-VN"/>
              </w:rPr>
            </w:pPr>
          </w:p>
        </w:tc>
        <w:tc>
          <w:tcPr>
            <w:tcW w:w="1134" w:type="dxa"/>
          </w:tcPr>
          <w:p w14:paraId="1A504B4C" w14:textId="77777777" w:rsidR="00F868EA" w:rsidRPr="0052167B" w:rsidRDefault="00F868EA" w:rsidP="00817E47">
            <w:pPr>
              <w:spacing w:before="0" w:line="240" w:lineRule="auto"/>
              <w:contextualSpacing w:val="0"/>
              <w:jc w:val="center"/>
              <w:rPr>
                <w:ins w:id="14982" w:author="Phuong Truong Thi" w:date="2024-10-16T01:01:00Z"/>
                <w:rFonts w:ascii="Times New Roman" w:eastAsia="Times New Roman" w:hAnsi="Times New Roman"/>
                <w:sz w:val="24"/>
                <w:szCs w:val="24"/>
                <w:lang w:val="vi-VN" w:eastAsia="vi-VN"/>
              </w:rPr>
            </w:pPr>
            <w:ins w:id="14983" w:author="Phuong Truong Thi" w:date="2024-10-16T01:01:00Z">
              <w:r w:rsidRPr="0052167B">
                <w:rPr>
                  <w:rFonts w:ascii="Times New Roman" w:eastAsia="Times New Roman" w:hAnsi="Times New Roman"/>
                  <w:sz w:val="24"/>
                  <w:szCs w:val="24"/>
                  <w:lang w:eastAsia="vi-VN"/>
                </w:rPr>
                <w:t>N</w:t>
              </w:r>
            </w:ins>
          </w:p>
        </w:tc>
      </w:tr>
      <w:tr w:rsidR="00F868EA" w:rsidRPr="0052167B" w14:paraId="6D6CE466" w14:textId="77777777" w:rsidTr="000A2F3A">
        <w:trPr>
          <w:trHeight w:val="276"/>
          <w:ins w:id="14984" w:author="Phuong Truong Thi" w:date="2024-10-16T01:01:00Z"/>
        </w:trPr>
        <w:tc>
          <w:tcPr>
            <w:tcW w:w="670" w:type="dxa"/>
            <w:shd w:val="clear" w:color="auto" w:fill="auto"/>
            <w:vAlign w:val="center"/>
          </w:tcPr>
          <w:p w14:paraId="70336728" w14:textId="77777777" w:rsidR="00F868EA" w:rsidRPr="0052167B" w:rsidRDefault="00F868EA" w:rsidP="00817E47">
            <w:pPr>
              <w:pStyle w:val="ListParagraph"/>
              <w:numPr>
                <w:ilvl w:val="0"/>
                <w:numId w:val="68"/>
              </w:numPr>
              <w:spacing w:before="0" w:line="240" w:lineRule="auto"/>
              <w:contextualSpacing w:val="0"/>
              <w:jc w:val="left"/>
              <w:rPr>
                <w:ins w:id="14985" w:author="Phuong Truong Thi" w:date="2024-10-16T01:01:00Z"/>
                <w:rFonts w:eastAsia="Times New Roman"/>
                <w:szCs w:val="24"/>
                <w:lang w:val="vi-VN" w:eastAsia="vi-VN"/>
              </w:rPr>
            </w:pPr>
          </w:p>
        </w:tc>
        <w:tc>
          <w:tcPr>
            <w:tcW w:w="2097" w:type="dxa"/>
            <w:shd w:val="clear" w:color="auto" w:fill="auto"/>
            <w:vAlign w:val="center"/>
          </w:tcPr>
          <w:p w14:paraId="7F0951C1" w14:textId="77777777" w:rsidR="00F868EA" w:rsidRPr="002F0D98" w:rsidRDefault="00F868EA" w:rsidP="00817E47">
            <w:pPr>
              <w:spacing w:before="0" w:line="240" w:lineRule="auto"/>
              <w:contextualSpacing w:val="0"/>
              <w:rPr>
                <w:ins w:id="14986" w:author="Phuong Truong Thi" w:date="2024-10-16T01:01:00Z"/>
                <w:rFonts w:ascii="Times New Roman" w:hAnsi="Times New Roman"/>
                <w:sz w:val="24"/>
                <w:szCs w:val="24"/>
                <w:lang w:val="vi-VN"/>
              </w:rPr>
            </w:pPr>
            <w:ins w:id="14987" w:author="Phuong Truong Thi" w:date="2024-10-16T01:01:00Z">
              <w:r w:rsidRPr="002F0D98">
                <w:rPr>
                  <w:rFonts w:ascii="Times New Roman" w:hAnsi="Times New Roman"/>
                  <w:sz w:val="24"/>
                  <w:szCs w:val="24"/>
                  <w:lang w:val="vi-VN"/>
                </w:rPr>
                <w:t>Số thẻ ghi nợ nội địa</w:t>
              </w:r>
            </w:ins>
          </w:p>
        </w:tc>
        <w:tc>
          <w:tcPr>
            <w:tcW w:w="2230" w:type="dxa"/>
            <w:vAlign w:val="center"/>
          </w:tcPr>
          <w:p w14:paraId="23924C6E" w14:textId="77777777" w:rsidR="00F868EA" w:rsidRPr="002F0D98" w:rsidRDefault="00F868EA" w:rsidP="00817E47">
            <w:pPr>
              <w:spacing w:before="0" w:line="240" w:lineRule="auto"/>
              <w:contextualSpacing w:val="0"/>
              <w:rPr>
                <w:ins w:id="14988" w:author="Phuong Truong Thi" w:date="2024-10-16T01:01:00Z"/>
                <w:rFonts w:ascii="Times New Roman" w:eastAsia="Times New Roman" w:hAnsi="Times New Roman"/>
                <w:sz w:val="24"/>
                <w:szCs w:val="24"/>
                <w:lang w:val="vi-VN" w:eastAsia="vi-VN"/>
              </w:rPr>
            </w:pPr>
            <w:ins w:id="14989" w:author="Phuong Truong Thi" w:date="2024-10-16T01:01:00Z">
              <w:r w:rsidRPr="002F0D98">
                <w:rPr>
                  <w:rFonts w:ascii="Times New Roman" w:hAnsi="Times New Roman"/>
                  <w:color w:val="000000"/>
                  <w:sz w:val="24"/>
                  <w:szCs w:val="24"/>
                  <w:lang w:val="vi-VN"/>
                </w:rPr>
                <w:t>Tổng số lượng hợp đồng thẻ nội địa của KH tại VPB đến ngày dữ liệu</w:t>
              </w:r>
            </w:ins>
          </w:p>
        </w:tc>
        <w:tc>
          <w:tcPr>
            <w:tcW w:w="963" w:type="dxa"/>
          </w:tcPr>
          <w:p w14:paraId="3E8AE06B" w14:textId="77777777" w:rsidR="00F868EA" w:rsidRPr="0052167B" w:rsidRDefault="00F868EA" w:rsidP="00817E47">
            <w:pPr>
              <w:spacing w:before="0" w:line="240" w:lineRule="auto"/>
              <w:contextualSpacing w:val="0"/>
              <w:rPr>
                <w:ins w:id="14990" w:author="Phuong Truong Thi" w:date="2024-10-16T01:01:00Z"/>
                <w:rFonts w:ascii="Times New Roman" w:eastAsia="Times New Roman" w:hAnsi="Times New Roman"/>
                <w:sz w:val="24"/>
                <w:szCs w:val="24"/>
                <w:lang w:eastAsia="vi-VN"/>
              </w:rPr>
            </w:pPr>
            <w:ins w:id="14991" w:author="Phuong Truong Thi" w:date="2024-10-16T01:01:00Z">
              <w:r w:rsidRPr="00966DDA">
                <w:rPr>
                  <w:rFonts w:ascii="Times New Roman" w:eastAsia="Times New Roman" w:hAnsi="Times New Roman"/>
                  <w:sz w:val="24"/>
                  <w:szCs w:val="24"/>
                  <w:lang w:val="vi-VN" w:eastAsia="vi-VN"/>
                </w:rPr>
                <w:t>CRM</w:t>
              </w:r>
            </w:ins>
          </w:p>
        </w:tc>
        <w:tc>
          <w:tcPr>
            <w:tcW w:w="1330" w:type="dxa"/>
          </w:tcPr>
          <w:p w14:paraId="70D03525" w14:textId="77777777" w:rsidR="00F868EA" w:rsidRPr="0052167B" w:rsidRDefault="00F868EA" w:rsidP="00817E47">
            <w:pPr>
              <w:spacing w:before="0" w:line="240" w:lineRule="auto"/>
              <w:contextualSpacing w:val="0"/>
              <w:rPr>
                <w:ins w:id="14992" w:author="Phuong Truong Thi" w:date="2024-10-16T01:01:00Z"/>
                <w:rFonts w:ascii="Times New Roman" w:eastAsia="Times New Roman" w:hAnsi="Times New Roman"/>
                <w:sz w:val="24"/>
                <w:szCs w:val="24"/>
                <w:lang w:eastAsia="vi-VN"/>
              </w:rPr>
            </w:pPr>
            <w:ins w:id="14993"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E93C932" w14:textId="77777777" w:rsidR="00F868EA" w:rsidRPr="0052167B" w:rsidRDefault="00F868EA" w:rsidP="00817E47">
            <w:pPr>
              <w:spacing w:before="0" w:line="240" w:lineRule="auto"/>
              <w:contextualSpacing w:val="0"/>
              <w:rPr>
                <w:ins w:id="14994" w:author="Phuong Truong Thi" w:date="2024-10-16T01:01:00Z"/>
                <w:rFonts w:ascii="Times New Roman" w:eastAsia="Times New Roman" w:hAnsi="Times New Roman"/>
                <w:sz w:val="24"/>
                <w:szCs w:val="24"/>
                <w:lang w:val="vi-VN" w:eastAsia="vi-VN"/>
              </w:rPr>
            </w:pPr>
          </w:p>
        </w:tc>
        <w:tc>
          <w:tcPr>
            <w:tcW w:w="1134" w:type="dxa"/>
          </w:tcPr>
          <w:p w14:paraId="069A6DA4" w14:textId="77777777" w:rsidR="00F868EA" w:rsidRPr="0052167B" w:rsidRDefault="00F868EA" w:rsidP="00817E47">
            <w:pPr>
              <w:spacing w:before="0" w:line="240" w:lineRule="auto"/>
              <w:contextualSpacing w:val="0"/>
              <w:jc w:val="center"/>
              <w:rPr>
                <w:ins w:id="14995" w:author="Phuong Truong Thi" w:date="2024-10-16T01:01:00Z"/>
                <w:rFonts w:ascii="Times New Roman" w:eastAsia="Times New Roman" w:hAnsi="Times New Roman"/>
                <w:sz w:val="24"/>
                <w:szCs w:val="24"/>
                <w:lang w:val="vi-VN" w:eastAsia="vi-VN"/>
              </w:rPr>
            </w:pPr>
            <w:ins w:id="14996" w:author="Phuong Truong Thi" w:date="2024-10-16T01:01:00Z">
              <w:r w:rsidRPr="0052167B">
                <w:rPr>
                  <w:rFonts w:ascii="Times New Roman" w:eastAsia="Times New Roman" w:hAnsi="Times New Roman"/>
                  <w:sz w:val="24"/>
                  <w:szCs w:val="24"/>
                  <w:lang w:eastAsia="vi-VN"/>
                </w:rPr>
                <w:t>N</w:t>
              </w:r>
            </w:ins>
          </w:p>
        </w:tc>
      </w:tr>
      <w:tr w:rsidR="00F868EA" w:rsidRPr="0052167B" w14:paraId="38798D81" w14:textId="77777777" w:rsidTr="000A2F3A">
        <w:trPr>
          <w:trHeight w:val="276"/>
          <w:ins w:id="14997" w:author="Phuong Truong Thi" w:date="2024-10-16T01:01:00Z"/>
        </w:trPr>
        <w:tc>
          <w:tcPr>
            <w:tcW w:w="670" w:type="dxa"/>
            <w:shd w:val="clear" w:color="auto" w:fill="auto"/>
            <w:vAlign w:val="center"/>
          </w:tcPr>
          <w:p w14:paraId="05830343" w14:textId="77777777" w:rsidR="00F868EA" w:rsidRPr="0052167B" w:rsidRDefault="00F868EA" w:rsidP="00817E47">
            <w:pPr>
              <w:pStyle w:val="ListParagraph"/>
              <w:numPr>
                <w:ilvl w:val="0"/>
                <w:numId w:val="68"/>
              </w:numPr>
              <w:spacing w:before="0" w:line="240" w:lineRule="auto"/>
              <w:contextualSpacing w:val="0"/>
              <w:jc w:val="left"/>
              <w:rPr>
                <w:ins w:id="14998" w:author="Phuong Truong Thi" w:date="2024-10-16T01:01:00Z"/>
                <w:rFonts w:eastAsia="Times New Roman"/>
                <w:szCs w:val="24"/>
                <w:lang w:val="vi-VN" w:eastAsia="vi-VN"/>
              </w:rPr>
            </w:pPr>
          </w:p>
        </w:tc>
        <w:tc>
          <w:tcPr>
            <w:tcW w:w="2097" w:type="dxa"/>
            <w:shd w:val="clear" w:color="auto" w:fill="auto"/>
            <w:vAlign w:val="center"/>
          </w:tcPr>
          <w:p w14:paraId="0E20CB87" w14:textId="77777777" w:rsidR="00F868EA" w:rsidRPr="002F0D98" w:rsidRDefault="00F868EA" w:rsidP="00817E47">
            <w:pPr>
              <w:spacing w:before="0" w:line="240" w:lineRule="auto"/>
              <w:contextualSpacing w:val="0"/>
              <w:rPr>
                <w:ins w:id="14999" w:author="Phuong Truong Thi" w:date="2024-10-16T01:01:00Z"/>
                <w:rFonts w:ascii="Times New Roman" w:hAnsi="Times New Roman"/>
                <w:sz w:val="24"/>
                <w:szCs w:val="24"/>
                <w:lang w:val="vi-VN"/>
              </w:rPr>
            </w:pPr>
            <w:ins w:id="15000" w:author="Phuong Truong Thi" w:date="2024-10-16T01:01:00Z">
              <w:r w:rsidRPr="002F0D98">
                <w:rPr>
                  <w:rFonts w:ascii="Times New Roman" w:hAnsi="Times New Roman"/>
                  <w:sz w:val="24"/>
                  <w:szCs w:val="24"/>
                  <w:lang w:val="vi-VN"/>
                </w:rPr>
                <w:t>Số thẻ CC hiện có</w:t>
              </w:r>
            </w:ins>
          </w:p>
        </w:tc>
        <w:tc>
          <w:tcPr>
            <w:tcW w:w="2230" w:type="dxa"/>
            <w:vAlign w:val="center"/>
          </w:tcPr>
          <w:p w14:paraId="1B2CB7A3" w14:textId="77777777" w:rsidR="00F868EA" w:rsidRPr="002F0D98" w:rsidRDefault="00F868EA" w:rsidP="00817E47">
            <w:pPr>
              <w:spacing w:before="0" w:line="240" w:lineRule="auto"/>
              <w:contextualSpacing w:val="0"/>
              <w:rPr>
                <w:ins w:id="15001" w:author="Phuong Truong Thi" w:date="2024-10-16T01:01:00Z"/>
                <w:rFonts w:ascii="Times New Roman" w:eastAsia="Times New Roman" w:hAnsi="Times New Roman"/>
                <w:sz w:val="24"/>
                <w:szCs w:val="24"/>
                <w:lang w:val="vi-VN" w:eastAsia="vi-VN"/>
              </w:rPr>
            </w:pPr>
            <w:ins w:id="15002" w:author="Phuong Truong Thi" w:date="2024-10-16T01:01:00Z">
              <w:r w:rsidRPr="002F0D98">
                <w:rPr>
                  <w:rFonts w:ascii="Times New Roman" w:hAnsi="Times New Roman"/>
                  <w:color w:val="000000"/>
                  <w:sz w:val="24"/>
                  <w:szCs w:val="24"/>
                  <w:lang w:val="vi-VN"/>
                </w:rPr>
                <w:t>Tổng số lượng hợp đồng thẻ CC của KH tại VPB đến ngày dữ liệu</w:t>
              </w:r>
            </w:ins>
          </w:p>
        </w:tc>
        <w:tc>
          <w:tcPr>
            <w:tcW w:w="963" w:type="dxa"/>
          </w:tcPr>
          <w:p w14:paraId="1D8DA788" w14:textId="77777777" w:rsidR="00F868EA" w:rsidRPr="0052167B" w:rsidRDefault="00F868EA" w:rsidP="00817E47">
            <w:pPr>
              <w:spacing w:before="0" w:line="240" w:lineRule="auto"/>
              <w:contextualSpacing w:val="0"/>
              <w:rPr>
                <w:ins w:id="15003" w:author="Phuong Truong Thi" w:date="2024-10-16T01:01:00Z"/>
                <w:rFonts w:ascii="Times New Roman" w:eastAsia="Times New Roman" w:hAnsi="Times New Roman"/>
                <w:sz w:val="24"/>
                <w:szCs w:val="24"/>
                <w:lang w:eastAsia="vi-VN"/>
              </w:rPr>
            </w:pPr>
            <w:ins w:id="15004" w:author="Phuong Truong Thi" w:date="2024-10-16T01:01:00Z">
              <w:r w:rsidRPr="00966DDA">
                <w:rPr>
                  <w:rFonts w:ascii="Times New Roman" w:eastAsia="Times New Roman" w:hAnsi="Times New Roman"/>
                  <w:sz w:val="24"/>
                  <w:szCs w:val="24"/>
                  <w:lang w:val="vi-VN" w:eastAsia="vi-VN"/>
                </w:rPr>
                <w:t>CRM</w:t>
              </w:r>
            </w:ins>
          </w:p>
        </w:tc>
        <w:tc>
          <w:tcPr>
            <w:tcW w:w="1330" w:type="dxa"/>
          </w:tcPr>
          <w:p w14:paraId="5E60D28A" w14:textId="77777777" w:rsidR="00F868EA" w:rsidRPr="0052167B" w:rsidRDefault="00F868EA" w:rsidP="00817E47">
            <w:pPr>
              <w:spacing w:before="0" w:line="240" w:lineRule="auto"/>
              <w:contextualSpacing w:val="0"/>
              <w:rPr>
                <w:ins w:id="15005" w:author="Phuong Truong Thi" w:date="2024-10-16T01:01:00Z"/>
                <w:rFonts w:ascii="Times New Roman" w:eastAsia="Times New Roman" w:hAnsi="Times New Roman"/>
                <w:sz w:val="24"/>
                <w:szCs w:val="24"/>
                <w:lang w:eastAsia="vi-VN"/>
              </w:rPr>
            </w:pPr>
            <w:ins w:id="15006"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4379D292" w14:textId="77777777" w:rsidR="00F868EA" w:rsidRPr="0052167B" w:rsidRDefault="00F868EA" w:rsidP="00817E47">
            <w:pPr>
              <w:spacing w:before="0" w:line="240" w:lineRule="auto"/>
              <w:contextualSpacing w:val="0"/>
              <w:rPr>
                <w:ins w:id="15007" w:author="Phuong Truong Thi" w:date="2024-10-16T01:01:00Z"/>
                <w:rFonts w:ascii="Times New Roman" w:eastAsia="Times New Roman" w:hAnsi="Times New Roman"/>
                <w:sz w:val="24"/>
                <w:szCs w:val="24"/>
                <w:lang w:val="vi-VN" w:eastAsia="vi-VN"/>
              </w:rPr>
            </w:pPr>
          </w:p>
        </w:tc>
        <w:tc>
          <w:tcPr>
            <w:tcW w:w="1134" w:type="dxa"/>
          </w:tcPr>
          <w:p w14:paraId="33900E18" w14:textId="77777777" w:rsidR="00F868EA" w:rsidRPr="0052167B" w:rsidRDefault="00F868EA" w:rsidP="00817E47">
            <w:pPr>
              <w:spacing w:before="0" w:line="240" w:lineRule="auto"/>
              <w:contextualSpacing w:val="0"/>
              <w:jc w:val="center"/>
              <w:rPr>
                <w:ins w:id="15008" w:author="Phuong Truong Thi" w:date="2024-10-16T01:01:00Z"/>
                <w:rFonts w:ascii="Times New Roman" w:eastAsia="Times New Roman" w:hAnsi="Times New Roman"/>
                <w:sz w:val="24"/>
                <w:szCs w:val="24"/>
                <w:lang w:val="vi-VN" w:eastAsia="vi-VN"/>
              </w:rPr>
            </w:pPr>
            <w:ins w:id="15009" w:author="Phuong Truong Thi" w:date="2024-10-16T01:01:00Z">
              <w:r w:rsidRPr="0052167B">
                <w:rPr>
                  <w:rFonts w:ascii="Times New Roman" w:eastAsia="Times New Roman" w:hAnsi="Times New Roman"/>
                  <w:sz w:val="24"/>
                  <w:szCs w:val="24"/>
                  <w:lang w:eastAsia="vi-VN"/>
                </w:rPr>
                <w:t>N</w:t>
              </w:r>
            </w:ins>
          </w:p>
        </w:tc>
      </w:tr>
      <w:tr w:rsidR="00F868EA" w:rsidRPr="0052167B" w14:paraId="3C7CE829" w14:textId="77777777" w:rsidTr="000A2F3A">
        <w:trPr>
          <w:trHeight w:val="276"/>
          <w:ins w:id="15010" w:author="Phuong Truong Thi" w:date="2024-10-16T01:01:00Z"/>
        </w:trPr>
        <w:tc>
          <w:tcPr>
            <w:tcW w:w="670" w:type="dxa"/>
            <w:shd w:val="clear" w:color="auto" w:fill="auto"/>
            <w:vAlign w:val="center"/>
          </w:tcPr>
          <w:p w14:paraId="2A365F16" w14:textId="77777777" w:rsidR="00F868EA" w:rsidRPr="0052167B" w:rsidRDefault="00F868EA" w:rsidP="00817E47">
            <w:pPr>
              <w:pStyle w:val="ListParagraph"/>
              <w:numPr>
                <w:ilvl w:val="0"/>
                <w:numId w:val="68"/>
              </w:numPr>
              <w:spacing w:before="0" w:line="240" w:lineRule="auto"/>
              <w:contextualSpacing w:val="0"/>
              <w:jc w:val="left"/>
              <w:rPr>
                <w:ins w:id="15011" w:author="Phuong Truong Thi" w:date="2024-10-16T01:01:00Z"/>
                <w:rFonts w:eastAsia="Times New Roman"/>
                <w:szCs w:val="24"/>
                <w:lang w:val="vi-VN" w:eastAsia="vi-VN"/>
              </w:rPr>
            </w:pPr>
          </w:p>
        </w:tc>
        <w:tc>
          <w:tcPr>
            <w:tcW w:w="2097" w:type="dxa"/>
            <w:shd w:val="clear" w:color="auto" w:fill="auto"/>
            <w:vAlign w:val="center"/>
          </w:tcPr>
          <w:p w14:paraId="02EAA4F0" w14:textId="77777777" w:rsidR="00F868EA" w:rsidRPr="0052167B" w:rsidRDefault="00F868EA" w:rsidP="00817E47">
            <w:pPr>
              <w:spacing w:before="0" w:line="240" w:lineRule="auto"/>
              <w:contextualSpacing w:val="0"/>
              <w:rPr>
                <w:ins w:id="15012" w:author="Phuong Truong Thi" w:date="2024-10-16T01:01:00Z"/>
                <w:rFonts w:ascii="Times New Roman" w:hAnsi="Times New Roman"/>
                <w:sz w:val="24"/>
                <w:szCs w:val="24"/>
              </w:rPr>
            </w:pPr>
            <w:ins w:id="15013" w:author="Phuong Truong Thi" w:date="2024-10-16T01:01:00Z">
              <w:r w:rsidRPr="0052167B">
                <w:rPr>
                  <w:rFonts w:ascii="Times New Roman" w:hAnsi="Times New Roman"/>
                  <w:sz w:val="24"/>
                  <w:szCs w:val="24"/>
                </w:rPr>
                <w:t>Trạng thái NEO</w:t>
              </w:r>
            </w:ins>
          </w:p>
        </w:tc>
        <w:tc>
          <w:tcPr>
            <w:tcW w:w="2230" w:type="dxa"/>
            <w:vAlign w:val="center"/>
          </w:tcPr>
          <w:p w14:paraId="7EC64BC6" w14:textId="77777777" w:rsidR="00F868EA" w:rsidRPr="0052167B" w:rsidRDefault="00F868EA" w:rsidP="00817E47">
            <w:pPr>
              <w:spacing w:before="0" w:line="240" w:lineRule="auto"/>
              <w:contextualSpacing w:val="0"/>
              <w:rPr>
                <w:ins w:id="15014" w:author="Phuong Truong Thi" w:date="2024-10-16T01:01:00Z"/>
                <w:rFonts w:ascii="Times New Roman" w:eastAsia="Times New Roman" w:hAnsi="Times New Roman"/>
                <w:sz w:val="24"/>
                <w:szCs w:val="24"/>
                <w:lang w:eastAsia="vi-VN"/>
              </w:rPr>
            </w:pPr>
            <w:ins w:id="15015" w:author="Phuong Truong Thi" w:date="2024-10-16T01:01:00Z">
              <w:r w:rsidRPr="0052167B">
                <w:rPr>
                  <w:rFonts w:ascii="Times New Roman" w:hAnsi="Times New Roman"/>
                  <w:color w:val="000000"/>
                  <w:sz w:val="24"/>
                  <w:szCs w:val="24"/>
                </w:rPr>
                <w:t>Trạng thái VPB NEO của khách hàng</w:t>
              </w:r>
            </w:ins>
          </w:p>
        </w:tc>
        <w:tc>
          <w:tcPr>
            <w:tcW w:w="963" w:type="dxa"/>
          </w:tcPr>
          <w:p w14:paraId="1855DACD" w14:textId="77777777" w:rsidR="00F868EA" w:rsidRPr="0052167B" w:rsidRDefault="00F868EA" w:rsidP="00817E47">
            <w:pPr>
              <w:spacing w:before="0" w:line="240" w:lineRule="auto"/>
              <w:contextualSpacing w:val="0"/>
              <w:rPr>
                <w:ins w:id="15016" w:author="Phuong Truong Thi" w:date="2024-10-16T01:01:00Z"/>
                <w:rFonts w:ascii="Times New Roman" w:eastAsia="Times New Roman" w:hAnsi="Times New Roman"/>
                <w:sz w:val="24"/>
                <w:szCs w:val="24"/>
                <w:lang w:eastAsia="vi-VN"/>
              </w:rPr>
            </w:pPr>
            <w:ins w:id="15017" w:author="Phuong Truong Thi" w:date="2024-10-16T01:01:00Z">
              <w:r w:rsidRPr="00966DDA">
                <w:rPr>
                  <w:rFonts w:ascii="Times New Roman" w:eastAsia="Times New Roman" w:hAnsi="Times New Roman"/>
                  <w:sz w:val="24"/>
                  <w:szCs w:val="24"/>
                  <w:lang w:val="vi-VN" w:eastAsia="vi-VN"/>
                </w:rPr>
                <w:t>CRM</w:t>
              </w:r>
            </w:ins>
          </w:p>
        </w:tc>
        <w:tc>
          <w:tcPr>
            <w:tcW w:w="1330" w:type="dxa"/>
          </w:tcPr>
          <w:p w14:paraId="30B7BC38" w14:textId="5A492CBD" w:rsidR="00F868EA" w:rsidRPr="0052167B" w:rsidRDefault="00525739" w:rsidP="00817E47">
            <w:pPr>
              <w:spacing w:before="0" w:line="240" w:lineRule="auto"/>
              <w:contextualSpacing w:val="0"/>
              <w:rPr>
                <w:ins w:id="15018"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970" w:type="dxa"/>
            <w:shd w:val="clear" w:color="auto" w:fill="auto"/>
            <w:noWrap/>
            <w:vAlign w:val="center"/>
          </w:tcPr>
          <w:p w14:paraId="13BC90B4" w14:textId="77777777" w:rsidR="00F868EA" w:rsidRPr="0052167B" w:rsidRDefault="00F868EA" w:rsidP="00817E47">
            <w:pPr>
              <w:spacing w:before="0" w:line="240" w:lineRule="auto"/>
              <w:contextualSpacing w:val="0"/>
              <w:rPr>
                <w:ins w:id="15019" w:author="Phuong Truong Thi" w:date="2024-10-16T01:01:00Z"/>
                <w:rFonts w:ascii="Times New Roman" w:eastAsia="Times New Roman" w:hAnsi="Times New Roman"/>
                <w:sz w:val="24"/>
                <w:szCs w:val="24"/>
                <w:lang w:eastAsia="vi-VN"/>
              </w:rPr>
            </w:pPr>
            <w:ins w:id="15020" w:author="Phuong Truong Thi" w:date="2024-10-16T01:01:00Z">
              <w:r w:rsidRPr="0052167B">
                <w:rPr>
                  <w:rFonts w:ascii="Times New Roman" w:eastAsia="Times New Roman" w:hAnsi="Times New Roman"/>
                  <w:sz w:val="24"/>
                  <w:szCs w:val="24"/>
                  <w:lang w:eastAsia="vi-VN"/>
                </w:rPr>
                <w:t>DM_NEO_</w:t>
              </w:r>
            </w:ins>
          </w:p>
          <w:p w14:paraId="4408137F" w14:textId="77777777" w:rsidR="00F868EA" w:rsidRPr="0052167B" w:rsidRDefault="00F868EA" w:rsidP="00817E47">
            <w:pPr>
              <w:spacing w:before="0" w:line="240" w:lineRule="auto"/>
              <w:contextualSpacing w:val="0"/>
              <w:rPr>
                <w:ins w:id="15021" w:author="Phuong Truong Thi" w:date="2024-10-16T01:01:00Z"/>
                <w:rFonts w:ascii="Times New Roman" w:eastAsia="Times New Roman" w:hAnsi="Times New Roman"/>
                <w:sz w:val="24"/>
                <w:szCs w:val="24"/>
                <w:lang w:eastAsia="vi-VN"/>
              </w:rPr>
            </w:pPr>
            <w:ins w:id="15022" w:author="Phuong Truong Thi" w:date="2024-10-16T01:01:00Z">
              <w:r w:rsidRPr="0052167B">
                <w:rPr>
                  <w:rFonts w:ascii="Times New Roman" w:eastAsia="Times New Roman" w:hAnsi="Times New Roman"/>
                  <w:sz w:val="24"/>
                  <w:szCs w:val="24"/>
                  <w:lang w:eastAsia="vi-VN"/>
                </w:rPr>
                <w:t>STATUS</w:t>
              </w:r>
            </w:ins>
          </w:p>
        </w:tc>
        <w:tc>
          <w:tcPr>
            <w:tcW w:w="1134" w:type="dxa"/>
          </w:tcPr>
          <w:p w14:paraId="04E0BB45" w14:textId="77777777" w:rsidR="00F868EA" w:rsidRPr="0052167B" w:rsidRDefault="00F868EA" w:rsidP="00817E47">
            <w:pPr>
              <w:spacing w:before="0" w:line="240" w:lineRule="auto"/>
              <w:contextualSpacing w:val="0"/>
              <w:jc w:val="center"/>
              <w:rPr>
                <w:ins w:id="15023" w:author="Phuong Truong Thi" w:date="2024-10-16T01:01:00Z"/>
                <w:rFonts w:ascii="Times New Roman" w:eastAsia="Times New Roman" w:hAnsi="Times New Roman"/>
                <w:sz w:val="24"/>
                <w:szCs w:val="24"/>
                <w:lang w:val="vi-VN" w:eastAsia="vi-VN"/>
              </w:rPr>
            </w:pPr>
            <w:ins w:id="15024" w:author="Phuong Truong Thi" w:date="2024-10-16T01:01:00Z">
              <w:r w:rsidRPr="0052167B">
                <w:rPr>
                  <w:rFonts w:ascii="Times New Roman" w:eastAsia="Times New Roman" w:hAnsi="Times New Roman"/>
                  <w:sz w:val="24"/>
                  <w:szCs w:val="24"/>
                  <w:lang w:eastAsia="vi-VN"/>
                </w:rPr>
                <w:t>N</w:t>
              </w:r>
            </w:ins>
          </w:p>
        </w:tc>
      </w:tr>
      <w:tr w:rsidR="00F868EA" w:rsidRPr="0052167B" w14:paraId="6D569BB0" w14:textId="77777777" w:rsidTr="000A2F3A">
        <w:trPr>
          <w:trHeight w:val="276"/>
          <w:ins w:id="15025" w:author="Phuong Truong Thi" w:date="2024-10-16T01:01:00Z"/>
        </w:trPr>
        <w:tc>
          <w:tcPr>
            <w:tcW w:w="670" w:type="dxa"/>
            <w:shd w:val="clear" w:color="auto" w:fill="auto"/>
            <w:vAlign w:val="center"/>
          </w:tcPr>
          <w:p w14:paraId="1EE3392D" w14:textId="77777777" w:rsidR="00F868EA" w:rsidRPr="0052167B" w:rsidRDefault="00F868EA" w:rsidP="00817E47">
            <w:pPr>
              <w:pStyle w:val="ListParagraph"/>
              <w:numPr>
                <w:ilvl w:val="0"/>
                <w:numId w:val="68"/>
              </w:numPr>
              <w:spacing w:before="0" w:line="240" w:lineRule="auto"/>
              <w:contextualSpacing w:val="0"/>
              <w:jc w:val="left"/>
              <w:rPr>
                <w:ins w:id="15026" w:author="Phuong Truong Thi" w:date="2024-10-16T01:01:00Z"/>
                <w:rFonts w:eastAsia="Times New Roman"/>
                <w:szCs w:val="24"/>
                <w:lang w:val="vi-VN" w:eastAsia="vi-VN"/>
              </w:rPr>
            </w:pPr>
          </w:p>
        </w:tc>
        <w:tc>
          <w:tcPr>
            <w:tcW w:w="2097" w:type="dxa"/>
            <w:shd w:val="clear" w:color="auto" w:fill="auto"/>
            <w:vAlign w:val="center"/>
          </w:tcPr>
          <w:p w14:paraId="0E152361" w14:textId="77777777" w:rsidR="00F868EA" w:rsidRPr="002F0D98" w:rsidRDefault="00F868EA" w:rsidP="00817E47">
            <w:pPr>
              <w:spacing w:before="0" w:line="240" w:lineRule="auto"/>
              <w:contextualSpacing w:val="0"/>
              <w:rPr>
                <w:ins w:id="15027" w:author="Phuong Truong Thi" w:date="2024-10-16T01:01:00Z"/>
                <w:rFonts w:ascii="Times New Roman" w:hAnsi="Times New Roman"/>
                <w:sz w:val="24"/>
                <w:szCs w:val="24"/>
                <w:lang w:val="vi-VN"/>
              </w:rPr>
            </w:pPr>
            <w:ins w:id="15028" w:author="Phuong Truong Thi" w:date="2024-10-16T01:01:00Z">
              <w:r w:rsidRPr="002F0D98">
                <w:rPr>
                  <w:rFonts w:ascii="Times New Roman" w:hAnsi="Times New Roman"/>
                  <w:sz w:val="24"/>
                  <w:szCs w:val="24"/>
                  <w:lang w:val="vi-VN"/>
                </w:rPr>
                <w:t>Số lượng TKTT của KH</w:t>
              </w:r>
            </w:ins>
          </w:p>
        </w:tc>
        <w:tc>
          <w:tcPr>
            <w:tcW w:w="2230" w:type="dxa"/>
            <w:vAlign w:val="center"/>
          </w:tcPr>
          <w:p w14:paraId="5BFB0446" w14:textId="77777777" w:rsidR="00F868EA" w:rsidRPr="002F0D98" w:rsidRDefault="00F868EA" w:rsidP="00817E47">
            <w:pPr>
              <w:spacing w:before="0" w:line="240" w:lineRule="auto"/>
              <w:contextualSpacing w:val="0"/>
              <w:rPr>
                <w:ins w:id="15029" w:author="Phuong Truong Thi" w:date="2024-10-16T01:01:00Z"/>
                <w:rFonts w:ascii="Times New Roman" w:eastAsia="Times New Roman" w:hAnsi="Times New Roman"/>
                <w:sz w:val="24"/>
                <w:szCs w:val="24"/>
                <w:lang w:val="vi-VN" w:eastAsia="vi-VN"/>
              </w:rPr>
            </w:pPr>
            <w:ins w:id="15030" w:author="Phuong Truong Thi" w:date="2024-10-16T01:01:00Z">
              <w:r w:rsidRPr="002F0D98">
                <w:rPr>
                  <w:rFonts w:ascii="Times New Roman" w:hAnsi="Times New Roman"/>
                  <w:sz w:val="24"/>
                  <w:szCs w:val="24"/>
                  <w:lang w:val="vi-VN"/>
                </w:rPr>
                <w:t>Tổng số lượng TKTT của khách hang</w:t>
              </w:r>
            </w:ins>
          </w:p>
        </w:tc>
        <w:tc>
          <w:tcPr>
            <w:tcW w:w="963" w:type="dxa"/>
          </w:tcPr>
          <w:p w14:paraId="47DFC892" w14:textId="77777777" w:rsidR="00F868EA" w:rsidRPr="0052167B" w:rsidRDefault="00F868EA" w:rsidP="00817E47">
            <w:pPr>
              <w:spacing w:before="0" w:line="240" w:lineRule="auto"/>
              <w:contextualSpacing w:val="0"/>
              <w:rPr>
                <w:ins w:id="15031" w:author="Phuong Truong Thi" w:date="2024-10-16T01:01:00Z"/>
                <w:rFonts w:ascii="Times New Roman" w:eastAsia="Times New Roman" w:hAnsi="Times New Roman"/>
                <w:sz w:val="24"/>
                <w:szCs w:val="24"/>
                <w:lang w:eastAsia="vi-VN"/>
              </w:rPr>
            </w:pPr>
            <w:ins w:id="15032" w:author="Phuong Truong Thi" w:date="2024-10-16T01:01:00Z">
              <w:r w:rsidRPr="00966DDA">
                <w:rPr>
                  <w:rFonts w:ascii="Times New Roman" w:eastAsia="Times New Roman" w:hAnsi="Times New Roman"/>
                  <w:sz w:val="24"/>
                  <w:szCs w:val="24"/>
                  <w:lang w:val="vi-VN" w:eastAsia="vi-VN"/>
                </w:rPr>
                <w:t>CRM</w:t>
              </w:r>
            </w:ins>
          </w:p>
        </w:tc>
        <w:tc>
          <w:tcPr>
            <w:tcW w:w="1330" w:type="dxa"/>
          </w:tcPr>
          <w:p w14:paraId="6F1E6C64" w14:textId="77777777" w:rsidR="00F868EA" w:rsidRPr="0052167B" w:rsidRDefault="00F868EA" w:rsidP="00817E47">
            <w:pPr>
              <w:spacing w:before="0" w:line="240" w:lineRule="auto"/>
              <w:contextualSpacing w:val="0"/>
              <w:rPr>
                <w:ins w:id="15033" w:author="Phuong Truong Thi" w:date="2024-10-16T01:01:00Z"/>
                <w:rFonts w:ascii="Times New Roman" w:eastAsia="Times New Roman" w:hAnsi="Times New Roman"/>
                <w:sz w:val="24"/>
                <w:szCs w:val="24"/>
                <w:lang w:eastAsia="vi-VN"/>
              </w:rPr>
            </w:pPr>
            <w:ins w:id="15034"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D3132FB" w14:textId="77777777" w:rsidR="00F868EA" w:rsidRPr="0052167B" w:rsidRDefault="00F868EA" w:rsidP="00817E47">
            <w:pPr>
              <w:spacing w:before="0" w:line="240" w:lineRule="auto"/>
              <w:contextualSpacing w:val="0"/>
              <w:rPr>
                <w:ins w:id="15035" w:author="Phuong Truong Thi" w:date="2024-10-16T01:01:00Z"/>
                <w:rFonts w:ascii="Times New Roman" w:eastAsia="Times New Roman" w:hAnsi="Times New Roman"/>
                <w:sz w:val="24"/>
                <w:szCs w:val="24"/>
                <w:lang w:val="vi-VN" w:eastAsia="vi-VN"/>
              </w:rPr>
            </w:pPr>
          </w:p>
        </w:tc>
        <w:tc>
          <w:tcPr>
            <w:tcW w:w="1134" w:type="dxa"/>
          </w:tcPr>
          <w:p w14:paraId="637DD4B9" w14:textId="77777777" w:rsidR="00F868EA" w:rsidRPr="0052167B" w:rsidRDefault="00F868EA" w:rsidP="00817E47">
            <w:pPr>
              <w:spacing w:before="0" w:line="240" w:lineRule="auto"/>
              <w:contextualSpacing w:val="0"/>
              <w:jc w:val="center"/>
              <w:rPr>
                <w:ins w:id="15036" w:author="Phuong Truong Thi" w:date="2024-10-16T01:01:00Z"/>
                <w:rFonts w:ascii="Times New Roman" w:eastAsia="Times New Roman" w:hAnsi="Times New Roman"/>
                <w:sz w:val="24"/>
                <w:szCs w:val="24"/>
                <w:lang w:val="vi-VN" w:eastAsia="vi-VN"/>
              </w:rPr>
            </w:pPr>
            <w:ins w:id="15037" w:author="Phuong Truong Thi" w:date="2024-10-16T01:01:00Z">
              <w:r w:rsidRPr="0052167B">
                <w:rPr>
                  <w:rFonts w:ascii="Times New Roman" w:eastAsia="Times New Roman" w:hAnsi="Times New Roman"/>
                  <w:sz w:val="24"/>
                  <w:szCs w:val="24"/>
                  <w:lang w:eastAsia="vi-VN"/>
                </w:rPr>
                <w:t>N</w:t>
              </w:r>
            </w:ins>
          </w:p>
        </w:tc>
      </w:tr>
      <w:tr w:rsidR="00F868EA" w:rsidRPr="0052167B" w14:paraId="21E9DAA4" w14:textId="77777777" w:rsidTr="000A2F3A">
        <w:trPr>
          <w:trHeight w:val="276"/>
          <w:ins w:id="15038" w:author="Phuong Truong Thi" w:date="2024-10-16T01:01:00Z"/>
        </w:trPr>
        <w:tc>
          <w:tcPr>
            <w:tcW w:w="670" w:type="dxa"/>
            <w:shd w:val="clear" w:color="auto" w:fill="auto"/>
            <w:vAlign w:val="center"/>
          </w:tcPr>
          <w:p w14:paraId="2E9FB104" w14:textId="77777777" w:rsidR="00F868EA" w:rsidRPr="0052167B" w:rsidRDefault="00F868EA" w:rsidP="00817E47">
            <w:pPr>
              <w:pStyle w:val="ListParagraph"/>
              <w:numPr>
                <w:ilvl w:val="0"/>
                <w:numId w:val="68"/>
              </w:numPr>
              <w:spacing w:before="0" w:line="240" w:lineRule="auto"/>
              <w:contextualSpacing w:val="0"/>
              <w:jc w:val="left"/>
              <w:rPr>
                <w:ins w:id="15039" w:author="Phuong Truong Thi" w:date="2024-10-16T01:01:00Z"/>
                <w:rFonts w:eastAsia="Times New Roman"/>
                <w:szCs w:val="24"/>
                <w:lang w:val="vi-VN" w:eastAsia="vi-VN"/>
              </w:rPr>
            </w:pPr>
          </w:p>
        </w:tc>
        <w:tc>
          <w:tcPr>
            <w:tcW w:w="2097" w:type="dxa"/>
            <w:shd w:val="clear" w:color="auto" w:fill="auto"/>
            <w:vAlign w:val="center"/>
          </w:tcPr>
          <w:p w14:paraId="3F56A684" w14:textId="77777777" w:rsidR="00F868EA" w:rsidRPr="002F0D98" w:rsidRDefault="00F868EA" w:rsidP="00817E47">
            <w:pPr>
              <w:spacing w:before="0" w:line="240" w:lineRule="auto"/>
              <w:contextualSpacing w:val="0"/>
              <w:rPr>
                <w:ins w:id="15040" w:author="Phuong Truong Thi" w:date="2024-10-16T01:01:00Z"/>
                <w:rFonts w:ascii="Times New Roman" w:hAnsi="Times New Roman"/>
                <w:sz w:val="24"/>
                <w:szCs w:val="24"/>
                <w:lang w:val="vi-VN"/>
              </w:rPr>
            </w:pPr>
            <w:ins w:id="15041" w:author="Phuong Truong Thi" w:date="2024-10-16T01:01:00Z">
              <w:r w:rsidRPr="002F0D98">
                <w:rPr>
                  <w:rFonts w:ascii="Times New Roman" w:hAnsi="Times New Roman"/>
                  <w:sz w:val="24"/>
                  <w:szCs w:val="24"/>
                  <w:lang w:val="vi-VN"/>
                </w:rPr>
                <w:t>Phí Tài khoản số đẹp</w:t>
              </w:r>
            </w:ins>
          </w:p>
        </w:tc>
        <w:tc>
          <w:tcPr>
            <w:tcW w:w="2230" w:type="dxa"/>
            <w:vAlign w:val="center"/>
          </w:tcPr>
          <w:p w14:paraId="7A3EFB67" w14:textId="77777777" w:rsidR="00F868EA" w:rsidRPr="002F0D98" w:rsidRDefault="00F868EA" w:rsidP="00817E47">
            <w:pPr>
              <w:spacing w:before="0" w:line="240" w:lineRule="auto"/>
              <w:contextualSpacing w:val="0"/>
              <w:rPr>
                <w:ins w:id="15042" w:author="Phuong Truong Thi" w:date="2024-10-16T01:01:00Z"/>
                <w:rFonts w:ascii="Times New Roman" w:eastAsia="Times New Roman" w:hAnsi="Times New Roman"/>
                <w:sz w:val="24"/>
                <w:szCs w:val="24"/>
                <w:lang w:val="vi-VN" w:eastAsia="vi-VN"/>
              </w:rPr>
            </w:pPr>
            <w:ins w:id="15043" w:author="Phuong Truong Thi" w:date="2024-10-16T01:01:00Z">
              <w:r w:rsidRPr="002F0D98">
                <w:rPr>
                  <w:rFonts w:ascii="Times New Roman" w:hAnsi="Times New Roman"/>
                  <w:sz w:val="24"/>
                  <w:szCs w:val="24"/>
                  <w:lang w:val="vi-VN"/>
                </w:rPr>
                <w:t>Tổng phí tài khoản số đẹp của KH đến ngày dữ liệu</w:t>
              </w:r>
            </w:ins>
          </w:p>
        </w:tc>
        <w:tc>
          <w:tcPr>
            <w:tcW w:w="963" w:type="dxa"/>
          </w:tcPr>
          <w:p w14:paraId="5D3F9C5F" w14:textId="77777777" w:rsidR="00F868EA" w:rsidRPr="0052167B" w:rsidRDefault="00F868EA" w:rsidP="00817E47">
            <w:pPr>
              <w:spacing w:before="0" w:line="240" w:lineRule="auto"/>
              <w:contextualSpacing w:val="0"/>
              <w:rPr>
                <w:ins w:id="15044" w:author="Phuong Truong Thi" w:date="2024-10-16T01:01:00Z"/>
                <w:rFonts w:ascii="Times New Roman" w:eastAsia="Times New Roman" w:hAnsi="Times New Roman"/>
                <w:sz w:val="24"/>
                <w:szCs w:val="24"/>
                <w:lang w:eastAsia="vi-VN"/>
              </w:rPr>
            </w:pPr>
            <w:ins w:id="15045" w:author="Phuong Truong Thi" w:date="2024-10-16T01:01:00Z">
              <w:r w:rsidRPr="00D22B93">
                <w:rPr>
                  <w:rFonts w:ascii="Times New Roman" w:eastAsia="Times New Roman" w:hAnsi="Times New Roman"/>
                  <w:sz w:val="24"/>
                  <w:szCs w:val="24"/>
                  <w:lang w:val="vi-VN" w:eastAsia="vi-VN"/>
                </w:rPr>
                <w:t>CRM</w:t>
              </w:r>
            </w:ins>
          </w:p>
        </w:tc>
        <w:tc>
          <w:tcPr>
            <w:tcW w:w="1330" w:type="dxa"/>
          </w:tcPr>
          <w:p w14:paraId="6C5ECF63" w14:textId="77777777" w:rsidR="00F868EA" w:rsidRPr="0052167B" w:rsidRDefault="00F868EA" w:rsidP="00817E47">
            <w:pPr>
              <w:spacing w:before="0" w:line="240" w:lineRule="auto"/>
              <w:contextualSpacing w:val="0"/>
              <w:rPr>
                <w:ins w:id="15046" w:author="Phuong Truong Thi" w:date="2024-10-16T01:01:00Z"/>
                <w:rFonts w:ascii="Times New Roman" w:eastAsia="Times New Roman" w:hAnsi="Times New Roman"/>
                <w:sz w:val="24"/>
                <w:szCs w:val="24"/>
                <w:lang w:eastAsia="vi-VN"/>
              </w:rPr>
            </w:pPr>
            <w:ins w:id="15047" w:author="Phuong Truong Thi" w:date="2024-10-16T01:01:00Z">
              <w:r>
                <w:rPr>
                  <w:rFonts w:ascii="Times New Roman" w:eastAsia="Times New Roman" w:hAnsi="Times New Roman"/>
                  <w:sz w:val="24"/>
                  <w:szCs w:val="24"/>
                  <w:lang w:eastAsia="vi-VN"/>
                </w:rPr>
                <w:t>Currency</w:t>
              </w:r>
            </w:ins>
          </w:p>
        </w:tc>
        <w:tc>
          <w:tcPr>
            <w:tcW w:w="970" w:type="dxa"/>
            <w:shd w:val="clear" w:color="auto" w:fill="auto"/>
            <w:noWrap/>
            <w:vAlign w:val="center"/>
          </w:tcPr>
          <w:p w14:paraId="0C46F1DE" w14:textId="77777777" w:rsidR="00F868EA" w:rsidRPr="0052167B" w:rsidRDefault="00F868EA" w:rsidP="00817E47">
            <w:pPr>
              <w:spacing w:before="0" w:line="240" w:lineRule="auto"/>
              <w:contextualSpacing w:val="0"/>
              <w:rPr>
                <w:ins w:id="15048" w:author="Phuong Truong Thi" w:date="2024-10-16T01:01:00Z"/>
                <w:rFonts w:ascii="Times New Roman" w:eastAsia="Times New Roman" w:hAnsi="Times New Roman"/>
                <w:sz w:val="24"/>
                <w:szCs w:val="24"/>
                <w:lang w:val="vi-VN" w:eastAsia="vi-VN"/>
              </w:rPr>
            </w:pPr>
          </w:p>
        </w:tc>
        <w:tc>
          <w:tcPr>
            <w:tcW w:w="1134" w:type="dxa"/>
          </w:tcPr>
          <w:p w14:paraId="18B99084" w14:textId="77777777" w:rsidR="00F868EA" w:rsidRPr="0052167B" w:rsidRDefault="00F868EA" w:rsidP="00817E47">
            <w:pPr>
              <w:spacing w:before="0" w:line="240" w:lineRule="auto"/>
              <w:contextualSpacing w:val="0"/>
              <w:jc w:val="center"/>
              <w:rPr>
                <w:ins w:id="15049" w:author="Phuong Truong Thi" w:date="2024-10-16T01:01:00Z"/>
                <w:rFonts w:ascii="Times New Roman" w:eastAsia="Times New Roman" w:hAnsi="Times New Roman"/>
                <w:sz w:val="24"/>
                <w:szCs w:val="24"/>
                <w:lang w:val="vi-VN" w:eastAsia="vi-VN"/>
              </w:rPr>
            </w:pPr>
            <w:ins w:id="15050" w:author="Phuong Truong Thi" w:date="2024-10-16T01:01:00Z">
              <w:r w:rsidRPr="0052167B">
                <w:rPr>
                  <w:rFonts w:ascii="Times New Roman" w:eastAsia="Times New Roman" w:hAnsi="Times New Roman"/>
                  <w:sz w:val="24"/>
                  <w:szCs w:val="24"/>
                  <w:lang w:eastAsia="vi-VN"/>
                </w:rPr>
                <w:t>N</w:t>
              </w:r>
            </w:ins>
          </w:p>
        </w:tc>
      </w:tr>
      <w:tr w:rsidR="00F868EA" w:rsidRPr="0052167B" w14:paraId="694194EE" w14:textId="77777777" w:rsidTr="000A2F3A">
        <w:trPr>
          <w:trHeight w:val="276"/>
          <w:ins w:id="15051" w:author="Phuong Truong Thi" w:date="2024-10-16T01:01:00Z"/>
        </w:trPr>
        <w:tc>
          <w:tcPr>
            <w:tcW w:w="670" w:type="dxa"/>
            <w:shd w:val="clear" w:color="auto" w:fill="auto"/>
            <w:vAlign w:val="center"/>
          </w:tcPr>
          <w:p w14:paraId="23759262" w14:textId="77777777" w:rsidR="00F868EA" w:rsidRPr="0052167B" w:rsidRDefault="00F868EA" w:rsidP="00817E47">
            <w:pPr>
              <w:pStyle w:val="ListParagraph"/>
              <w:numPr>
                <w:ilvl w:val="0"/>
                <w:numId w:val="68"/>
              </w:numPr>
              <w:spacing w:before="0" w:line="240" w:lineRule="auto"/>
              <w:contextualSpacing w:val="0"/>
              <w:jc w:val="left"/>
              <w:rPr>
                <w:ins w:id="15052" w:author="Phuong Truong Thi" w:date="2024-10-16T01:01:00Z"/>
                <w:rFonts w:eastAsia="Times New Roman"/>
                <w:szCs w:val="24"/>
                <w:lang w:val="vi-VN" w:eastAsia="vi-VN"/>
              </w:rPr>
            </w:pPr>
          </w:p>
        </w:tc>
        <w:tc>
          <w:tcPr>
            <w:tcW w:w="2097" w:type="dxa"/>
            <w:shd w:val="clear" w:color="auto" w:fill="auto"/>
            <w:vAlign w:val="center"/>
          </w:tcPr>
          <w:p w14:paraId="707D740B" w14:textId="77777777" w:rsidR="00F868EA" w:rsidRPr="002F0D98" w:rsidRDefault="00F868EA" w:rsidP="00817E47">
            <w:pPr>
              <w:spacing w:before="0" w:line="240" w:lineRule="auto"/>
              <w:contextualSpacing w:val="0"/>
              <w:rPr>
                <w:ins w:id="15053" w:author="Phuong Truong Thi" w:date="2024-10-16T01:01:00Z"/>
                <w:rFonts w:ascii="Times New Roman" w:hAnsi="Times New Roman"/>
                <w:sz w:val="24"/>
                <w:szCs w:val="24"/>
                <w:lang w:val="vi-VN"/>
              </w:rPr>
            </w:pPr>
            <w:ins w:id="15054" w:author="Phuong Truong Thi" w:date="2024-10-16T01:01:00Z">
              <w:r w:rsidRPr="002F0D98">
                <w:rPr>
                  <w:rFonts w:ascii="Times New Roman" w:hAnsi="Times New Roman"/>
                  <w:sz w:val="24"/>
                  <w:szCs w:val="24"/>
                  <w:lang w:val="vi-VN"/>
                </w:rPr>
                <w:t>KH đã có thấu chi chưa</w:t>
              </w:r>
            </w:ins>
          </w:p>
        </w:tc>
        <w:tc>
          <w:tcPr>
            <w:tcW w:w="2230" w:type="dxa"/>
            <w:vAlign w:val="center"/>
          </w:tcPr>
          <w:p w14:paraId="17D9BDEA" w14:textId="77777777" w:rsidR="00F868EA" w:rsidRPr="002F0D98" w:rsidRDefault="00F868EA" w:rsidP="00817E47">
            <w:pPr>
              <w:spacing w:before="0" w:line="240" w:lineRule="auto"/>
              <w:contextualSpacing w:val="0"/>
              <w:rPr>
                <w:ins w:id="15055" w:author="Phuong Truong Thi" w:date="2024-10-16T01:01:00Z"/>
                <w:rFonts w:ascii="Times New Roman" w:eastAsia="Times New Roman" w:hAnsi="Times New Roman"/>
                <w:sz w:val="24"/>
                <w:szCs w:val="24"/>
                <w:lang w:val="vi-VN" w:eastAsia="vi-VN"/>
              </w:rPr>
            </w:pPr>
            <w:ins w:id="15056" w:author="Phuong Truong Thi" w:date="2024-10-16T01:01:00Z">
              <w:r w:rsidRPr="002F0D98">
                <w:rPr>
                  <w:rFonts w:ascii="Times New Roman" w:hAnsi="Times New Roman"/>
                  <w:color w:val="000000"/>
                  <w:sz w:val="24"/>
                  <w:szCs w:val="24"/>
                  <w:lang w:val="vi-VN"/>
                </w:rPr>
                <w:t>Có/ chưa: Đánh dấu KH đang nắm giữ sản phẩm OD hay không</w:t>
              </w:r>
            </w:ins>
          </w:p>
        </w:tc>
        <w:tc>
          <w:tcPr>
            <w:tcW w:w="963" w:type="dxa"/>
          </w:tcPr>
          <w:p w14:paraId="17576D7D" w14:textId="77777777" w:rsidR="00F868EA" w:rsidRPr="0052167B" w:rsidRDefault="00F868EA" w:rsidP="00817E47">
            <w:pPr>
              <w:spacing w:before="0" w:line="240" w:lineRule="auto"/>
              <w:contextualSpacing w:val="0"/>
              <w:rPr>
                <w:ins w:id="15057" w:author="Phuong Truong Thi" w:date="2024-10-16T01:01:00Z"/>
                <w:rFonts w:ascii="Times New Roman" w:eastAsia="Times New Roman" w:hAnsi="Times New Roman"/>
                <w:sz w:val="24"/>
                <w:szCs w:val="24"/>
                <w:lang w:eastAsia="vi-VN"/>
              </w:rPr>
            </w:pPr>
            <w:ins w:id="15058" w:author="Phuong Truong Thi" w:date="2024-10-16T01:01:00Z">
              <w:r w:rsidRPr="00D22B93">
                <w:rPr>
                  <w:rFonts w:ascii="Times New Roman" w:eastAsia="Times New Roman" w:hAnsi="Times New Roman"/>
                  <w:sz w:val="24"/>
                  <w:szCs w:val="24"/>
                  <w:lang w:val="vi-VN" w:eastAsia="vi-VN"/>
                </w:rPr>
                <w:t>CRM</w:t>
              </w:r>
            </w:ins>
          </w:p>
        </w:tc>
        <w:tc>
          <w:tcPr>
            <w:tcW w:w="1330" w:type="dxa"/>
          </w:tcPr>
          <w:p w14:paraId="100FFFB9" w14:textId="52E2C44B" w:rsidR="00F868EA" w:rsidRPr="0052167B" w:rsidRDefault="00525739" w:rsidP="00817E47">
            <w:pPr>
              <w:spacing w:before="0" w:line="240" w:lineRule="auto"/>
              <w:contextualSpacing w:val="0"/>
              <w:rPr>
                <w:ins w:id="15059"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970" w:type="dxa"/>
            <w:shd w:val="clear" w:color="auto" w:fill="auto"/>
            <w:noWrap/>
            <w:vAlign w:val="center"/>
          </w:tcPr>
          <w:p w14:paraId="50D20F3C" w14:textId="77777777" w:rsidR="00F868EA" w:rsidRPr="0052167B" w:rsidRDefault="00F868EA" w:rsidP="00817E47">
            <w:pPr>
              <w:spacing w:before="0" w:line="240" w:lineRule="auto"/>
              <w:contextualSpacing w:val="0"/>
              <w:rPr>
                <w:ins w:id="15060" w:author="Phuong Truong Thi" w:date="2024-10-16T01:01:00Z"/>
                <w:rFonts w:ascii="Times New Roman" w:eastAsia="Times New Roman" w:hAnsi="Times New Roman"/>
                <w:sz w:val="24"/>
                <w:szCs w:val="24"/>
                <w:lang w:eastAsia="vi-VN"/>
              </w:rPr>
            </w:pPr>
            <w:ins w:id="15061" w:author="Phuong Truong Thi" w:date="2024-10-16T01:01:00Z">
              <w:r w:rsidRPr="0052167B">
                <w:rPr>
                  <w:rFonts w:ascii="Times New Roman" w:eastAsia="Times New Roman" w:hAnsi="Times New Roman"/>
                  <w:sz w:val="24"/>
                  <w:szCs w:val="24"/>
                  <w:lang w:eastAsia="vi-VN"/>
                </w:rPr>
                <w:t>DM_OD_MARK</w:t>
              </w:r>
            </w:ins>
          </w:p>
        </w:tc>
        <w:tc>
          <w:tcPr>
            <w:tcW w:w="1134" w:type="dxa"/>
          </w:tcPr>
          <w:p w14:paraId="259F3F06" w14:textId="77777777" w:rsidR="00F868EA" w:rsidRPr="0052167B" w:rsidRDefault="00F868EA" w:rsidP="00817E47">
            <w:pPr>
              <w:spacing w:before="0" w:line="240" w:lineRule="auto"/>
              <w:contextualSpacing w:val="0"/>
              <w:jc w:val="center"/>
              <w:rPr>
                <w:ins w:id="15062" w:author="Phuong Truong Thi" w:date="2024-10-16T01:01:00Z"/>
                <w:rFonts w:ascii="Times New Roman" w:eastAsia="Times New Roman" w:hAnsi="Times New Roman"/>
                <w:sz w:val="24"/>
                <w:szCs w:val="24"/>
                <w:lang w:val="vi-VN" w:eastAsia="vi-VN"/>
              </w:rPr>
            </w:pPr>
            <w:ins w:id="15063" w:author="Phuong Truong Thi" w:date="2024-10-16T01:01:00Z">
              <w:r w:rsidRPr="0052167B">
                <w:rPr>
                  <w:rFonts w:ascii="Times New Roman" w:eastAsia="Times New Roman" w:hAnsi="Times New Roman"/>
                  <w:sz w:val="24"/>
                  <w:szCs w:val="24"/>
                  <w:lang w:eastAsia="vi-VN"/>
                </w:rPr>
                <w:t>N</w:t>
              </w:r>
            </w:ins>
          </w:p>
        </w:tc>
      </w:tr>
      <w:tr w:rsidR="00F868EA" w:rsidRPr="0052167B" w14:paraId="41EF945C" w14:textId="77777777" w:rsidTr="000A2F3A">
        <w:trPr>
          <w:trHeight w:val="276"/>
          <w:ins w:id="15064" w:author="Phuong Truong Thi" w:date="2024-10-16T01:01:00Z"/>
        </w:trPr>
        <w:tc>
          <w:tcPr>
            <w:tcW w:w="670" w:type="dxa"/>
            <w:shd w:val="clear" w:color="auto" w:fill="auto"/>
            <w:vAlign w:val="center"/>
          </w:tcPr>
          <w:p w14:paraId="13FB60CE" w14:textId="77777777" w:rsidR="00F868EA" w:rsidRPr="0052167B" w:rsidRDefault="00F868EA" w:rsidP="00817E47">
            <w:pPr>
              <w:pStyle w:val="ListParagraph"/>
              <w:numPr>
                <w:ilvl w:val="0"/>
                <w:numId w:val="68"/>
              </w:numPr>
              <w:spacing w:before="0" w:line="240" w:lineRule="auto"/>
              <w:contextualSpacing w:val="0"/>
              <w:jc w:val="left"/>
              <w:rPr>
                <w:ins w:id="15065" w:author="Phuong Truong Thi" w:date="2024-10-16T01:01:00Z"/>
                <w:rFonts w:eastAsia="Times New Roman"/>
                <w:szCs w:val="24"/>
                <w:lang w:val="vi-VN" w:eastAsia="vi-VN"/>
              </w:rPr>
            </w:pPr>
          </w:p>
        </w:tc>
        <w:tc>
          <w:tcPr>
            <w:tcW w:w="2097" w:type="dxa"/>
            <w:shd w:val="clear" w:color="auto" w:fill="auto"/>
            <w:vAlign w:val="center"/>
          </w:tcPr>
          <w:p w14:paraId="2DBD795B" w14:textId="77777777" w:rsidR="00F868EA" w:rsidRPr="0052167B" w:rsidRDefault="00F868EA" w:rsidP="00817E47">
            <w:pPr>
              <w:spacing w:before="0" w:line="240" w:lineRule="auto"/>
              <w:contextualSpacing w:val="0"/>
              <w:rPr>
                <w:ins w:id="15066" w:author="Phuong Truong Thi" w:date="2024-10-16T01:01:00Z"/>
                <w:rFonts w:ascii="Times New Roman" w:hAnsi="Times New Roman"/>
                <w:sz w:val="24"/>
                <w:szCs w:val="24"/>
              </w:rPr>
            </w:pPr>
            <w:ins w:id="15067" w:author="Phuong Truong Thi" w:date="2024-10-16T01:01:00Z">
              <w:r w:rsidRPr="0052167B">
                <w:rPr>
                  <w:rFonts w:ascii="Times New Roman" w:hAnsi="Times New Roman"/>
                  <w:color w:val="000000"/>
                  <w:sz w:val="24"/>
                  <w:szCs w:val="24"/>
                </w:rPr>
                <w:t>Hạn mức thấu chi</w:t>
              </w:r>
            </w:ins>
          </w:p>
        </w:tc>
        <w:tc>
          <w:tcPr>
            <w:tcW w:w="2230" w:type="dxa"/>
            <w:vAlign w:val="center"/>
          </w:tcPr>
          <w:p w14:paraId="58E56C94" w14:textId="77777777" w:rsidR="00F868EA" w:rsidRPr="0052167B" w:rsidRDefault="00F868EA" w:rsidP="00817E47">
            <w:pPr>
              <w:spacing w:before="0" w:line="240" w:lineRule="auto"/>
              <w:contextualSpacing w:val="0"/>
              <w:rPr>
                <w:ins w:id="15068" w:author="Phuong Truong Thi" w:date="2024-10-16T01:01:00Z"/>
                <w:rFonts w:ascii="Times New Roman" w:eastAsia="Times New Roman" w:hAnsi="Times New Roman"/>
                <w:sz w:val="24"/>
                <w:szCs w:val="24"/>
                <w:lang w:eastAsia="vi-VN"/>
              </w:rPr>
            </w:pPr>
            <w:ins w:id="15069" w:author="Phuong Truong Thi" w:date="2024-10-16T01:01:00Z">
              <w:r w:rsidRPr="0052167B">
                <w:rPr>
                  <w:rFonts w:ascii="Times New Roman" w:hAnsi="Times New Roman"/>
                  <w:color w:val="000000"/>
                  <w:sz w:val="24"/>
                  <w:szCs w:val="24"/>
                </w:rPr>
                <w:t>Nếu Khách hàng chưa có thấu chi lấy hạn mức PDT của KH nếu có</w:t>
              </w:r>
              <w:r w:rsidRPr="0052167B">
                <w:rPr>
                  <w:rFonts w:ascii="Times New Roman" w:hAnsi="Times New Roman"/>
                  <w:color w:val="000000"/>
                  <w:sz w:val="24"/>
                  <w:szCs w:val="24"/>
                </w:rPr>
                <w:br/>
                <w:t>Nếu Khách hàng đã có thấu chi lấy Hạn mức thấu chi của khách hàng</w:t>
              </w:r>
            </w:ins>
          </w:p>
        </w:tc>
        <w:tc>
          <w:tcPr>
            <w:tcW w:w="963" w:type="dxa"/>
          </w:tcPr>
          <w:p w14:paraId="74833F68" w14:textId="77777777" w:rsidR="00F868EA" w:rsidRPr="0052167B" w:rsidRDefault="00F868EA" w:rsidP="00817E47">
            <w:pPr>
              <w:spacing w:before="0" w:line="240" w:lineRule="auto"/>
              <w:contextualSpacing w:val="0"/>
              <w:rPr>
                <w:ins w:id="15070" w:author="Phuong Truong Thi" w:date="2024-10-16T01:01:00Z"/>
                <w:rFonts w:ascii="Times New Roman" w:eastAsia="Times New Roman" w:hAnsi="Times New Roman"/>
                <w:sz w:val="24"/>
                <w:szCs w:val="24"/>
                <w:lang w:eastAsia="vi-VN"/>
              </w:rPr>
            </w:pPr>
            <w:ins w:id="15071" w:author="Phuong Truong Thi" w:date="2024-10-16T01:01:00Z">
              <w:r w:rsidRPr="00D22B93">
                <w:rPr>
                  <w:rFonts w:ascii="Times New Roman" w:eastAsia="Times New Roman" w:hAnsi="Times New Roman"/>
                  <w:sz w:val="24"/>
                  <w:szCs w:val="24"/>
                  <w:lang w:val="vi-VN" w:eastAsia="vi-VN"/>
                </w:rPr>
                <w:t>CRM</w:t>
              </w:r>
            </w:ins>
          </w:p>
        </w:tc>
        <w:tc>
          <w:tcPr>
            <w:tcW w:w="1330" w:type="dxa"/>
          </w:tcPr>
          <w:p w14:paraId="6A246A38" w14:textId="77777777" w:rsidR="00F868EA" w:rsidRPr="0052167B" w:rsidRDefault="00F868EA" w:rsidP="00817E47">
            <w:pPr>
              <w:spacing w:before="0" w:line="240" w:lineRule="auto"/>
              <w:contextualSpacing w:val="0"/>
              <w:rPr>
                <w:ins w:id="15072" w:author="Phuong Truong Thi" w:date="2024-10-16T01:01:00Z"/>
                <w:rFonts w:ascii="Times New Roman" w:eastAsia="Times New Roman" w:hAnsi="Times New Roman"/>
                <w:sz w:val="24"/>
                <w:szCs w:val="24"/>
                <w:lang w:eastAsia="vi-VN"/>
              </w:rPr>
            </w:pPr>
            <w:ins w:id="15073" w:author="Phuong Truong Thi" w:date="2024-10-16T01:01:00Z">
              <w:r>
                <w:rPr>
                  <w:rFonts w:ascii="Times New Roman" w:eastAsia="Times New Roman" w:hAnsi="Times New Roman"/>
                  <w:sz w:val="24"/>
                  <w:szCs w:val="24"/>
                  <w:lang w:eastAsia="vi-VN"/>
                </w:rPr>
                <w:t>Currency</w:t>
              </w:r>
            </w:ins>
          </w:p>
        </w:tc>
        <w:tc>
          <w:tcPr>
            <w:tcW w:w="970" w:type="dxa"/>
            <w:shd w:val="clear" w:color="auto" w:fill="auto"/>
            <w:noWrap/>
            <w:vAlign w:val="center"/>
          </w:tcPr>
          <w:p w14:paraId="120BE6D9" w14:textId="77777777" w:rsidR="00F868EA" w:rsidRPr="0052167B" w:rsidRDefault="00F868EA" w:rsidP="00817E47">
            <w:pPr>
              <w:spacing w:before="0" w:line="240" w:lineRule="auto"/>
              <w:contextualSpacing w:val="0"/>
              <w:rPr>
                <w:ins w:id="15074" w:author="Phuong Truong Thi" w:date="2024-10-16T01:01:00Z"/>
                <w:rFonts w:ascii="Times New Roman" w:eastAsia="Times New Roman" w:hAnsi="Times New Roman"/>
                <w:sz w:val="24"/>
                <w:szCs w:val="24"/>
                <w:lang w:val="vi-VN" w:eastAsia="vi-VN"/>
              </w:rPr>
            </w:pPr>
          </w:p>
        </w:tc>
        <w:tc>
          <w:tcPr>
            <w:tcW w:w="1134" w:type="dxa"/>
          </w:tcPr>
          <w:p w14:paraId="6DA3DA03" w14:textId="77777777" w:rsidR="00F868EA" w:rsidRPr="0052167B" w:rsidRDefault="00F868EA" w:rsidP="00817E47">
            <w:pPr>
              <w:spacing w:before="0" w:line="240" w:lineRule="auto"/>
              <w:contextualSpacing w:val="0"/>
              <w:jc w:val="center"/>
              <w:rPr>
                <w:ins w:id="15075" w:author="Phuong Truong Thi" w:date="2024-10-16T01:01:00Z"/>
                <w:rFonts w:ascii="Times New Roman" w:eastAsia="Times New Roman" w:hAnsi="Times New Roman"/>
                <w:sz w:val="24"/>
                <w:szCs w:val="24"/>
                <w:lang w:val="vi-VN" w:eastAsia="vi-VN"/>
              </w:rPr>
            </w:pPr>
            <w:ins w:id="15076" w:author="Phuong Truong Thi" w:date="2024-10-16T01:01:00Z">
              <w:r w:rsidRPr="0052167B">
                <w:rPr>
                  <w:rFonts w:ascii="Times New Roman" w:eastAsia="Times New Roman" w:hAnsi="Times New Roman"/>
                  <w:sz w:val="24"/>
                  <w:szCs w:val="24"/>
                  <w:lang w:eastAsia="vi-VN"/>
                </w:rPr>
                <w:t>N</w:t>
              </w:r>
            </w:ins>
          </w:p>
        </w:tc>
      </w:tr>
      <w:tr w:rsidR="00F868EA" w:rsidRPr="0052167B" w14:paraId="74F9A692" w14:textId="77777777" w:rsidTr="000A2F3A">
        <w:trPr>
          <w:trHeight w:val="276"/>
          <w:ins w:id="15077" w:author="Phuong Truong Thi" w:date="2024-10-16T01:01:00Z"/>
        </w:trPr>
        <w:tc>
          <w:tcPr>
            <w:tcW w:w="670" w:type="dxa"/>
            <w:shd w:val="clear" w:color="auto" w:fill="auto"/>
            <w:vAlign w:val="center"/>
          </w:tcPr>
          <w:p w14:paraId="1F1B5D39" w14:textId="77777777" w:rsidR="00F868EA" w:rsidRPr="0052167B" w:rsidRDefault="00F868EA" w:rsidP="00817E47">
            <w:pPr>
              <w:pStyle w:val="ListParagraph"/>
              <w:numPr>
                <w:ilvl w:val="0"/>
                <w:numId w:val="68"/>
              </w:numPr>
              <w:spacing w:before="0" w:line="240" w:lineRule="auto"/>
              <w:contextualSpacing w:val="0"/>
              <w:jc w:val="left"/>
              <w:rPr>
                <w:ins w:id="15078" w:author="Phuong Truong Thi" w:date="2024-10-16T01:01:00Z"/>
                <w:rFonts w:eastAsia="Times New Roman"/>
                <w:szCs w:val="24"/>
                <w:lang w:val="vi-VN" w:eastAsia="vi-VN"/>
              </w:rPr>
            </w:pPr>
          </w:p>
        </w:tc>
        <w:tc>
          <w:tcPr>
            <w:tcW w:w="2097" w:type="dxa"/>
            <w:shd w:val="clear" w:color="auto" w:fill="auto"/>
            <w:vAlign w:val="center"/>
          </w:tcPr>
          <w:p w14:paraId="77D41857" w14:textId="77777777" w:rsidR="00F868EA" w:rsidRPr="002F0D98" w:rsidRDefault="00F868EA" w:rsidP="00817E47">
            <w:pPr>
              <w:spacing w:before="0" w:line="240" w:lineRule="auto"/>
              <w:contextualSpacing w:val="0"/>
              <w:rPr>
                <w:ins w:id="15079" w:author="Phuong Truong Thi" w:date="2024-10-16T01:01:00Z"/>
                <w:rFonts w:ascii="Times New Roman" w:hAnsi="Times New Roman"/>
                <w:sz w:val="24"/>
                <w:szCs w:val="24"/>
                <w:lang w:val="vi-VN"/>
              </w:rPr>
            </w:pPr>
            <w:ins w:id="15080" w:author="Phuong Truong Thi" w:date="2024-10-16T01:01:00Z">
              <w:r w:rsidRPr="002F0D98">
                <w:rPr>
                  <w:rFonts w:ascii="Times New Roman" w:hAnsi="Times New Roman"/>
                  <w:sz w:val="24"/>
                  <w:szCs w:val="24"/>
                  <w:lang w:val="vi-VN"/>
                </w:rPr>
                <w:t>Số tiền KH vay tín chấp</w:t>
              </w:r>
            </w:ins>
          </w:p>
        </w:tc>
        <w:tc>
          <w:tcPr>
            <w:tcW w:w="2230" w:type="dxa"/>
            <w:vAlign w:val="center"/>
          </w:tcPr>
          <w:p w14:paraId="1EB6AA22" w14:textId="77777777" w:rsidR="00F868EA" w:rsidRPr="002F0D98" w:rsidRDefault="00F868EA" w:rsidP="00817E47">
            <w:pPr>
              <w:spacing w:before="0" w:line="240" w:lineRule="auto"/>
              <w:contextualSpacing w:val="0"/>
              <w:rPr>
                <w:ins w:id="15081" w:author="Phuong Truong Thi" w:date="2024-10-16T01:01:00Z"/>
                <w:rFonts w:ascii="Times New Roman" w:eastAsia="Times New Roman" w:hAnsi="Times New Roman"/>
                <w:sz w:val="24"/>
                <w:szCs w:val="24"/>
                <w:lang w:val="vi-VN" w:eastAsia="vi-VN"/>
              </w:rPr>
            </w:pPr>
            <w:ins w:id="15082" w:author="Phuong Truong Thi" w:date="2024-10-16T01:01:00Z">
              <w:r w:rsidRPr="002F0D98">
                <w:rPr>
                  <w:rFonts w:ascii="Times New Roman" w:hAnsi="Times New Roman"/>
                  <w:color w:val="000000"/>
                  <w:sz w:val="24"/>
                  <w:szCs w:val="24"/>
                  <w:lang w:val="vi-VN"/>
                </w:rPr>
                <w:t>Tổng số tiền các hợp đồng vay tín chấp của KH tại thời điểm báo cáo</w:t>
              </w:r>
            </w:ins>
          </w:p>
        </w:tc>
        <w:tc>
          <w:tcPr>
            <w:tcW w:w="963" w:type="dxa"/>
          </w:tcPr>
          <w:p w14:paraId="60A99CD0" w14:textId="77777777" w:rsidR="00F868EA" w:rsidRPr="0052167B" w:rsidRDefault="00F868EA" w:rsidP="00817E47">
            <w:pPr>
              <w:spacing w:before="0" w:line="240" w:lineRule="auto"/>
              <w:contextualSpacing w:val="0"/>
              <w:rPr>
                <w:ins w:id="15083" w:author="Phuong Truong Thi" w:date="2024-10-16T01:01:00Z"/>
                <w:rFonts w:ascii="Times New Roman" w:eastAsia="Times New Roman" w:hAnsi="Times New Roman"/>
                <w:sz w:val="24"/>
                <w:szCs w:val="24"/>
                <w:lang w:eastAsia="vi-VN"/>
              </w:rPr>
            </w:pPr>
            <w:ins w:id="15084" w:author="Phuong Truong Thi" w:date="2024-10-16T01:01:00Z">
              <w:r w:rsidRPr="00252D78">
                <w:rPr>
                  <w:rFonts w:ascii="Times New Roman" w:eastAsia="Times New Roman" w:hAnsi="Times New Roman"/>
                  <w:sz w:val="24"/>
                  <w:szCs w:val="24"/>
                  <w:lang w:val="vi-VN" w:eastAsia="vi-VN"/>
                </w:rPr>
                <w:t>CRM</w:t>
              </w:r>
            </w:ins>
          </w:p>
        </w:tc>
        <w:tc>
          <w:tcPr>
            <w:tcW w:w="1330" w:type="dxa"/>
          </w:tcPr>
          <w:p w14:paraId="65F1B5D2" w14:textId="77777777" w:rsidR="00F868EA" w:rsidRPr="0052167B" w:rsidRDefault="00F868EA" w:rsidP="00817E47">
            <w:pPr>
              <w:spacing w:before="0" w:line="240" w:lineRule="auto"/>
              <w:contextualSpacing w:val="0"/>
              <w:rPr>
                <w:ins w:id="15085" w:author="Phuong Truong Thi" w:date="2024-10-16T01:01:00Z"/>
                <w:rFonts w:ascii="Times New Roman" w:eastAsia="Times New Roman" w:hAnsi="Times New Roman"/>
                <w:sz w:val="24"/>
                <w:szCs w:val="24"/>
                <w:lang w:eastAsia="vi-VN"/>
              </w:rPr>
            </w:pPr>
            <w:ins w:id="15086" w:author="Phuong Truong Thi" w:date="2024-10-16T01:01:00Z">
              <w:r w:rsidRPr="001302C7">
                <w:rPr>
                  <w:rFonts w:ascii="Times New Roman" w:eastAsia="Times New Roman" w:hAnsi="Times New Roman"/>
                  <w:sz w:val="24"/>
                  <w:szCs w:val="24"/>
                  <w:lang w:eastAsia="vi-VN"/>
                </w:rPr>
                <w:t>Currency</w:t>
              </w:r>
            </w:ins>
          </w:p>
        </w:tc>
        <w:tc>
          <w:tcPr>
            <w:tcW w:w="970" w:type="dxa"/>
            <w:shd w:val="clear" w:color="auto" w:fill="auto"/>
            <w:noWrap/>
            <w:vAlign w:val="center"/>
          </w:tcPr>
          <w:p w14:paraId="04D92677" w14:textId="77777777" w:rsidR="00F868EA" w:rsidRPr="0052167B" w:rsidRDefault="00F868EA" w:rsidP="00817E47">
            <w:pPr>
              <w:spacing w:before="0" w:line="240" w:lineRule="auto"/>
              <w:contextualSpacing w:val="0"/>
              <w:rPr>
                <w:ins w:id="15087" w:author="Phuong Truong Thi" w:date="2024-10-16T01:01:00Z"/>
                <w:rFonts w:ascii="Times New Roman" w:eastAsia="Times New Roman" w:hAnsi="Times New Roman"/>
                <w:sz w:val="24"/>
                <w:szCs w:val="24"/>
                <w:lang w:val="vi-VN" w:eastAsia="vi-VN"/>
              </w:rPr>
            </w:pPr>
          </w:p>
        </w:tc>
        <w:tc>
          <w:tcPr>
            <w:tcW w:w="1134" w:type="dxa"/>
          </w:tcPr>
          <w:p w14:paraId="19A5494C" w14:textId="77777777" w:rsidR="00F868EA" w:rsidRPr="0052167B" w:rsidRDefault="00F868EA" w:rsidP="00817E47">
            <w:pPr>
              <w:spacing w:before="0" w:line="240" w:lineRule="auto"/>
              <w:contextualSpacing w:val="0"/>
              <w:jc w:val="center"/>
              <w:rPr>
                <w:ins w:id="15088" w:author="Phuong Truong Thi" w:date="2024-10-16T01:01:00Z"/>
                <w:rFonts w:ascii="Times New Roman" w:eastAsia="Times New Roman" w:hAnsi="Times New Roman"/>
                <w:sz w:val="24"/>
                <w:szCs w:val="24"/>
                <w:lang w:val="vi-VN" w:eastAsia="vi-VN"/>
              </w:rPr>
            </w:pPr>
            <w:ins w:id="15089" w:author="Phuong Truong Thi" w:date="2024-10-16T01:01:00Z">
              <w:r w:rsidRPr="0052167B">
                <w:rPr>
                  <w:rFonts w:ascii="Times New Roman" w:eastAsia="Times New Roman" w:hAnsi="Times New Roman"/>
                  <w:sz w:val="24"/>
                  <w:szCs w:val="24"/>
                  <w:lang w:eastAsia="vi-VN"/>
                </w:rPr>
                <w:t>N</w:t>
              </w:r>
            </w:ins>
          </w:p>
        </w:tc>
      </w:tr>
      <w:tr w:rsidR="00F868EA" w:rsidRPr="0052167B" w14:paraId="5155AA44" w14:textId="77777777" w:rsidTr="000A2F3A">
        <w:trPr>
          <w:trHeight w:val="276"/>
          <w:ins w:id="15090" w:author="Phuong Truong Thi" w:date="2024-10-16T01:01:00Z"/>
        </w:trPr>
        <w:tc>
          <w:tcPr>
            <w:tcW w:w="670" w:type="dxa"/>
            <w:shd w:val="clear" w:color="auto" w:fill="auto"/>
            <w:vAlign w:val="center"/>
          </w:tcPr>
          <w:p w14:paraId="2878378F" w14:textId="77777777" w:rsidR="00F868EA" w:rsidRPr="0052167B" w:rsidRDefault="00F868EA" w:rsidP="00817E47">
            <w:pPr>
              <w:pStyle w:val="ListParagraph"/>
              <w:numPr>
                <w:ilvl w:val="0"/>
                <w:numId w:val="68"/>
              </w:numPr>
              <w:spacing w:before="0" w:line="240" w:lineRule="auto"/>
              <w:contextualSpacing w:val="0"/>
              <w:jc w:val="left"/>
              <w:rPr>
                <w:ins w:id="15091" w:author="Phuong Truong Thi" w:date="2024-10-16T01:01:00Z"/>
                <w:rFonts w:eastAsia="Times New Roman"/>
                <w:szCs w:val="24"/>
                <w:lang w:val="vi-VN" w:eastAsia="vi-VN"/>
              </w:rPr>
            </w:pPr>
          </w:p>
        </w:tc>
        <w:tc>
          <w:tcPr>
            <w:tcW w:w="2097" w:type="dxa"/>
            <w:shd w:val="clear" w:color="auto" w:fill="auto"/>
            <w:vAlign w:val="center"/>
          </w:tcPr>
          <w:p w14:paraId="26F840FE" w14:textId="77777777" w:rsidR="00F868EA" w:rsidRPr="002F0D98" w:rsidRDefault="00F868EA" w:rsidP="00817E47">
            <w:pPr>
              <w:spacing w:before="0" w:line="240" w:lineRule="auto"/>
              <w:contextualSpacing w:val="0"/>
              <w:rPr>
                <w:ins w:id="15092" w:author="Phuong Truong Thi" w:date="2024-10-16T01:01:00Z"/>
                <w:rFonts w:ascii="Times New Roman" w:hAnsi="Times New Roman"/>
                <w:sz w:val="24"/>
                <w:szCs w:val="24"/>
                <w:lang w:val="vi-VN"/>
              </w:rPr>
            </w:pPr>
            <w:ins w:id="15093" w:author="Phuong Truong Thi" w:date="2024-10-16T01:01:00Z">
              <w:r w:rsidRPr="002F0D98">
                <w:rPr>
                  <w:rFonts w:ascii="Times New Roman" w:hAnsi="Times New Roman"/>
                  <w:sz w:val="24"/>
                  <w:szCs w:val="24"/>
                  <w:lang w:val="vi-VN"/>
                </w:rPr>
                <w:t>Phí BH phi nhân thọ lũy kế đến thời điểm báo cáo</w:t>
              </w:r>
            </w:ins>
          </w:p>
        </w:tc>
        <w:tc>
          <w:tcPr>
            <w:tcW w:w="2230" w:type="dxa"/>
            <w:vAlign w:val="center"/>
          </w:tcPr>
          <w:p w14:paraId="1CE21429" w14:textId="77777777" w:rsidR="00F868EA" w:rsidRPr="002F0D98" w:rsidRDefault="00F868EA" w:rsidP="00817E47">
            <w:pPr>
              <w:spacing w:before="0" w:line="240" w:lineRule="auto"/>
              <w:contextualSpacing w:val="0"/>
              <w:rPr>
                <w:ins w:id="15094" w:author="Phuong Truong Thi" w:date="2024-10-16T01:01:00Z"/>
                <w:rFonts w:ascii="Times New Roman" w:eastAsia="Times New Roman" w:hAnsi="Times New Roman"/>
                <w:sz w:val="24"/>
                <w:szCs w:val="24"/>
                <w:lang w:val="vi-VN" w:eastAsia="vi-VN"/>
              </w:rPr>
            </w:pPr>
            <w:ins w:id="15095" w:author="Phuong Truong Thi" w:date="2024-10-16T01:01:00Z">
              <w:r w:rsidRPr="002F0D98">
                <w:rPr>
                  <w:rFonts w:ascii="Times New Roman" w:hAnsi="Times New Roman"/>
                  <w:sz w:val="24"/>
                  <w:szCs w:val="24"/>
                  <w:lang w:val="vi-VN"/>
                </w:rPr>
                <w:t>Tổng phí các hợp đồng BH PNT lũy kế đến thời điểm báo cáo</w:t>
              </w:r>
            </w:ins>
          </w:p>
        </w:tc>
        <w:tc>
          <w:tcPr>
            <w:tcW w:w="963" w:type="dxa"/>
          </w:tcPr>
          <w:p w14:paraId="282C321A" w14:textId="77777777" w:rsidR="00F868EA" w:rsidRPr="0052167B" w:rsidRDefault="00F868EA" w:rsidP="00817E47">
            <w:pPr>
              <w:spacing w:before="0" w:line="240" w:lineRule="auto"/>
              <w:contextualSpacing w:val="0"/>
              <w:rPr>
                <w:ins w:id="15096" w:author="Phuong Truong Thi" w:date="2024-10-16T01:01:00Z"/>
                <w:rFonts w:ascii="Times New Roman" w:eastAsia="Times New Roman" w:hAnsi="Times New Roman"/>
                <w:sz w:val="24"/>
                <w:szCs w:val="24"/>
                <w:lang w:eastAsia="vi-VN"/>
              </w:rPr>
            </w:pPr>
            <w:ins w:id="15097" w:author="Phuong Truong Thi" w:date="2024-10-16T01:01:00Z">
              <w:r w:rsidRPr="00252D78">
                <w:rPr>
                  <w:rFonts w:ascii="Times New Roman" w:eastAsia="Times New Roman" w:hAnsi="Times New Roman"/>
                  <w:sz w:val="24"/>
                  <w:szCs w:val="24"/>
                  <w:lang w:val="vi-VN" w:eastAsia="vi-VN"/>
                </w:rPr>
                <w:t>CRM</w:t>
              </w:r>
            </w:ins>
          </w:p>
        </w:tc>
        <w:tc>
          <w:tcPr>
            <w:tcW w:w="1330" w:type="dxa"/>
          </w:tcPr>
          <w:p w14:paraId="428AD4AE" w14:textId="77777777" w:rsidR="00F868EA" w:rsidRPr="0052167B" w:rsidRDefault="00F868EA" w:rsidP="00817E47">
            <w:pPr>
              <w:spacing w:before="0" w:line="240" w:lineRule="auto"/>
              <w:contextualSpacing w:val="0"/>
              <w:rPr>
                <w:ins w:id="15098" w:author="Phuong Truong Thi" w:date="2024-10-16T01:01:00Z"/>
                <w:rFonts w:ascii="Times New Roman" w:eastAsia="Times New Roman" w:hAnsi="Times New Roman"/>
                <w:sz w:val="24"/>
                <w:szCs w:val="24"/>
                <w:lang w:eastAsia="vi-VN"/>
              </w:rPr>
            </w:pPr>
            <w:ins w:id="15099" w:author="Phuong Truong Thi" w:date="2024-10-16T01:01:00Z">
              <w:r w:rsidRPr="001302C7">
                <w:rPr>
                  <w:rFonts w:ascii="Times New Roman" w:eastAsia="Times New Roman" w:hAnsi="Times New Roman"/>
                  <w:sz w:val="24"/>
                  <w:szCs w:val="24"/>
                  <w:lang w:eastAsia="vi-VN"/>
                </w:rPr>
                <w:t>Currency</w:t>
              </w:r>
            </w:ins>
          </w:p>
        </w:tc>
        <w:tc>
          <w:tcPr>
            <w:tcW w:w="970" w:type="dxa"/>
            <w:shd w:val="clear" w:color="auto" w:fill="auto"/>
            <w:noWrap/>
            <w:vAlign w:val="center"/>
          </w:tcPr>
          <w:p w14:paraId="630DEAC1" w14:textId="77777777" w:rsidR="00F868EA" w:rsidRPr="0052167B" w:rsidRDefault="00F868EA" w:rsidP="00817E47">
            <w:pPr>
              <w:spacing w:before="0" w:line="240" w:lineRule="auto"/>
              <w:contextualSpacing w:val="0"/>
              <w:rPr>
                <w:ins w:id="15100" w:author="Phuong Truong Thi" w:date="2024-10-16T01:01:00Z"/>
                <w:rFonts w:ascii="Times New Roman" w:eastAsia="Times New Roman" w:hAnsi="Times New Roman"/>
                <w:sz w:val="24"/>
                <w:szCs w:val="24"/>
                <w:lang w:val="vi-VN" w:eastAsia="vi-VN"/>
              </w:rPr>
            </w:pPr>
          </w:p>
        </w:tc>
        <w:tc>
          <w:tcPr>
            <w:tcW w:w="1134" w:type="dxa"/>
          </w:tcPr>
          <w:p w14:paraId="27F3DC42" w14:textId="77777777" w:rsidR="00F868EA" w:rsidRPr="0052167B" w:rsidRDefault="00F868EA" w:rsidP="00817E47">
            <w:pPr>
              <w:spacing w:before="0" w:line="240" w:lineRule="auto"/>
              <w:contextualSpacing w:val="0"/>
              <w:jc w:val="center"/>
              <w:rPr>
                <w:ins w:id="15101" w:author="Phuong Truong Thi" w:date="2024-10-16T01:01:00Z"/>
                <w:rFonts w:ascii="Times New Roman" w:eastAsia="Times New Roman" w:hAnsi="Times New Roman"/>
                <w:sz w:val="24"/>
                <w:szCs w:val="24"/>
                <w:lang w:val="vi-VN" w:eastAsia="vi-VN"/>
              </w:rPr>
            </w:pPr>
            <w:ins w:id="15102" w:author="Phuong Truong Thi" w:date="2024-10-16T01:01:00Z">
              <w:r w:rsidRPr="0052167B">
                <w:rPr>
                  <w:rFonts w:ascii="Times New Roman" w:eastAsia="Times New Roman" w:hAnsi="Times New Roman"/>
                  <w:sz w:val="24"/>
                  <w:szCs w:val="24"/>
                  <w:lang w:eastAsia="vi-VN"/>
                </w:rPr>
                <w:t>N</w:t>
              </w:r>
            </w:ins>
          </w:p>
        </w:tc>
      </w:tr>
      <w:tr w:rsidR="00F868EA" w:rsidRPr="0052167B" w14:paraId="47094BA7" w14:textId="77777777" w:rsidTr="000A2F3A">
        <w:trPr>
          <w:trHeight w:val="276"/>
          <w:ins w:id="15103" w:author="Phuong Truong Thi" w:date="2024-10-16T01:01:00Z"/>
        </w:trPr>
        <w:tc>
          <w:tcPr>
            <w:tcW w:w="670" w:type="dxa"/>
            <w:shd w:val="clear" w:color="auto" w:fill="auto"/>
            <w:vAlign w:val="center"/>
          </w:tcPr>
          <w:p w14:paraId="5E71C7D2" w14:textId="77777777" w:rsidR="00F868EA" w:rsidRPr="0052167B" w:rsidRDefault="00F868EA" w:rsidP="00817E47">
            <w:pPr>
              <w:pStyle w:val="ListParagraph"/>
              <w:numPr>
                <w:ilvl w:val="0"/>
                <w:numId w:val="68"/>
              </w:numPr>
              <w:spacing w:before="0" w:line="240" w:lineRule="auto"/>
              <w:contextualSpacing w:val="0"/>
              <w:jc w:val="left"/>
              <w:rPr>
                <w:ins w:id="15104" w:author="Phuong Truong Thi" w:date="2024-10-16T01:01:00Z"/>
                <w:rFonts w:eastAsia="Times New Roman"/>
                <w:szCs w:val="24"/>
                <w:lang w:val="vi-VN" w:eastAsia="vi-VN"/>
              </w:rPr>
            </w:pPr>
          </w:p>
        </w:tc>
        <w:tc>
          <w:tcPr>
            <w:tcW w:w="2097" w:type="dxa"/>
            <w:shd w:val="clear" w:color="auto" w:fill="auto"/>
            <w:vAlign w:val="center"/>
          </w:tcPr>
          <w:p w14:paraId="4E0BAA51" w14:textId="77777777" w:rsidR="00F868EA" w:rsidRPr="0052167B" w:rsidRDefault="00F868EA" w:rsidP="00817E47">
            <w:pPr>
              <w:spacing w:before="0" w:line="240" w:lineRule="auto"/>
              <w:contextualSpacing w:val="0"/>
              <w:rPr>
                <w:ins w:id="15105" w:author="Phuong Truong Thi" w:date="2024-10-16T01:01:00Z"/>
                <w:rFonts w:ascii="Times New Roman" w:hAnsi="Times New Roman"/>
                <w:sz w:val="24"/>
                <w:szCs w:val="24"/>
              </w:rPr>
            </w:pPr>
            <w:ins w:id="15106" w:author="Phuong Truong Thi" w:date="2024-10-16T01:01:00Z">
              <w:r w:rsidRPr="0052167B">
                <w:rPr>
                  <w:rFonts w:ascii="Times New Roman" w:hAnsi="Times New Roman"/>
                  <w:sz w:val="24"/>
                  <w:szCs w:val="24"/>
                </w:rPr>
                <w:t>Phí BHNT mới trong tháng</w:t>
              </w:r>
            </w:ins>
          </w:p>
        </w:tc>
        <w:tc>
          <w:tcPr>
            <w:tcW w:w="2230" w:type="dxa"/>
            <w:vAlign w:val="center"/>
          </w:tcPr>
          <w:p w14:paraId="3091B5E6" w14:textId="77777777" w:rsidR="00F868EA" w:rsidRPr="0052167B" w:rsidRDefault="00F868EA" w:rsidP="00817E47">
            <w:pPr>
              <w:spacing w:before="0" w:line="240" w:lineRule="auto"/>
              <w:contextualSpacing w:val="0"/>
              <w:rPr>
                <w:ins w:id="15107" w:author="Phuong Truong Thi" w:date="2024-10-16T01:01:00Z"/>
                <w:rFonts w:ascii="Times New Roman" w:eastAsia="Times New Roman" w:hAnsi="Times New Roman"/>
                <w:sz w:val="24"/>
                <w:szCs w:val="24"/>
                <w:lang w:eastAsia="vi-VN"/>
              </w:rPr>
            </w:pPr>
            <w:ins w:id="15108" w:author="Phuong Truong Thi" w:date="2024-10-16T01:01:00Z">
              <w:r w:rsidRPr="0052167B">
                <w:rPr>
                  <w:rFonts w:ascii="Times New Roman" w:hAnsi="Times New Roman"/>
                  <w:sz w:val="24"/>
                  <w:szCs w:val="24"/>
                </w:rPr>
                <w:t>Tổng phí các hợp đồng BHNT mới trong tháng</w:t>
              </w:r>
            </w:ins>
          </w:p>
        </w:tc>
        <w:tc>
          <w:tcPr>
            <w:tcW w:w="963" w:type="dxa"/>
          </w:tcPr>
          <w:p w14:paraId="60FC158A" w14:textId="77777777" w:rsidR="00F868EA" w:rsidRPr="0052167B" w:rsidRDefault="00F868EA" w:rsidP="00817E47">
            <w:pPr>
              <w:spacing w:before="0" w:line="240" w:lineRule="auto"/>
              <w:contextualSpacing w:val="0"/>
              <w:rPr>
                <w:ins w:id="15109" w:author="Phuong Truong Thi" w:date="2024-10-16T01:01:00Z"/>
                <w:rFonts w:ascii="Times New Roman" w:eastAsia="Times New Roman" w:hAnsi="Times New Roman"/>
                <w:sz w:val="24"/>
                <w:szCs w:val="24"/>
                <w:lang w:eastAsia="vi-VN"/>
              </w:rPr>
            </w:pPr>
            <w:ins w:id="15110" w:author="Phuong Truong Thi" w:date="2024-10-16T01:01:00Z">
              <w:r w:rsidRPr="00252D78">
                <w:rPr>
                  <w:rFonts w:ascii="Times New Roman" w:eastAsia="Times New Roman" w:hAnsi="Times New Roman"/>
                  <w:sz w:val="24"/>
                  <w:szCs w:val="24"/>
                  <w:lang w:val="vi-VN" w:eastAsia="vi-VN"/>
                </w:rPr>
                <w:t>CRM</w:t>
              </w:r>
            </w:ins>
          </w:p>
        </w:tc>
        <w:tc>
          <w:tcPr>
            <w:tcW w:w="1330" w:type="dxa"/>
          </w:tcPr>
          <w:p w14:paraId="41D338EF" w14:textId="77777777" w:rsidR="00F868EA" w:rsidRPr="0052167B" w:rsidRDefault="00F868EA" w:rsidP="00817E47">
            <w:pPr>
              <w:spacing w:before="0" w:line="240" w:lineRule="auto"/>
              <w:contextualSpacing w:val="0"/>
              <w:rPr>
                <w:ins w:id="15111" w:author="Phuong Truong Thi" w:date="2024-10-16T01:01:00Z"/>
                <w:rFonts w:ascii="Times New Roman" w:eastAsia="Times New Roman" w:hAnsi="Times New Roman"/>
                <w:sz w:val="24"/>
                <w:szCs w:val="24"/>
                <w:lang w:eastAsia="vi-VN"/>
              </w:rPr>
            </w:pPr>
            <w:ins w:id="15112" w:author="Phuong Truong Thi" w:date="2024-10-16T01:01:00Z">
              <w:r w:rsidRPr="001302C7">
                <w:rPr>
                  <w:rFonts w:ascii="Times New Roman" w:eastAsia="Times New Roman" w:hAnsi="Times New Roman"/>
                  <w:sz w:val="24"/>
                  <w:szCs w:val="24"/>
                  <w:lang w:eastAsia="vi-VN"/>
                </w:rPr>
                <w:t>Currency</w:t>
              </w:r>
            </w:ins>
          </w:p>
        </w:tc>
        <w:tc>
          <w:tcPr>
            <w:tcW w:w="970" w:type="dxa"/>
            <w:shd w:val="clear" w:color="auto" w:fill="auto"/>
            <w:noWrap/>
            <w:vAlign w:val="center"/>
          </w:tcPr>
          <w:p w14:paraId="5F3BEE95" w14:textId="77777777" w:rsidR="00F868EA" w:rsidRPr="0052167B" w:rsidRDefault="00F868EA" w:rsidP="00817E47">
            <w:pPr>
              <w:spacing w:before="0" w:line="240" w:lineRule="auto"/>
              <w:contextualSpacing w:val="0"/>
              <w:rPr>
                <w:ins w:id="15113" w:author="Phuong Truong Thi" w:date="2024-10-16T01:01:00Z"/>
                <w:rFonts w:ascii="Times New Roman" w:eastAsia="Times New Roman" w:hAnsi="Times New Roman"/>
                <w:sz w:val="24"/>
                <w:szCs w:val="24"/>
                <w:lang w:val="vi-VN" w:eastAsia="vi-VN"/>
              </w:rPr>
            </w:pPr>
          </w:p>
        </w:tc>
        <w:tc>
          <w:tcPr>
            <w:tcW w:w="1134" w:type="dxa"/>
          </w:tcPr>
          <w:p w14:paraId="193CA817" w14:textId="77777777" w:rsidR="00F868EA" w:rsidRPr="0052167B" w:rsidRDefault="00F868EA" w:rsidP="00817E47">
            <w:pPr>
              <w:spacing w:before="0" w:line="240" w:lineRule="auto"/>
              <w:contextualSpacing w:val="0"/>
              <w:jc w:val="center"/>
              <w:rPr>
                <w:ins w:id="15114" w:author="Phuong Truong Thi" w:date="2024-10-16T01:01:00Z"/>
                <w:rFonts w:ascii="Times New Roman" w:eastAsia="Times New Roman" w:hAnsi="Times New Roman"/>
                <w:sz w:val="24"/>
                <w:szCs w:val="24"/>
                <w:lang w:eastAsia="vi-VN"/>
              </w:rPr>
            </w:pPr>
            <w:ins w:id="15115" w:author="Phuong Truong Thi" w:date="2024-10-16T01:01:00Z">
              <w:r w:rsidRPr="0052167B">
                <w:rPr>
                  <w:rFonts w:ascii="Times New Roman" w:eastAsia="Times New Roman" w:hAnsi="Times New Roman"/>
                  <w:sz w:val="24"/>
                  <w:szCs w:val="24"/>
                  <w:lang w:eastAsia="vi-VN"/>
                </w:rPr>
                <w:t>N</w:t>
              </w:r>
            </w:ins>
          </w:p>
        </w:tc>
      </w:tr>
      <w:tr w:rsidR="00F868EA" w:rsidRPr="0052167B" w14:paraId="73F69310" w14:textId="77777777" w:rsidTr="000A2F3A">
        <w:trPr>
          <w:trHeight w:val="276"/>
          <w:ins w:id="15116" w:author="Phuong Truong Thi" w:date="2024-10-16T01:01:00Z"/>
        </w:trPr>
        <w:tc>
          <w:tcPr>
            <w:tcW w:w="670" w:type="dxa"/>
            <w:shd w:val="clear" w:color="auto" w:fill="auto"/>
            <w:vAlign w:val="center"/>
          </w:tcPr>
          <w:p w14:paraId="4AA82294" w14:textId="77777777" w:rsidR="00F868EA" w:rsidRPr="0052167B" w:rsidRDefault="00F868EA" w:rsidP="00817E47">
            <w:pPr>
              <w:pStyle w:val="ListParagraph"/>
              <w:numPr>
                <w:ilvl w:val="0"/>
                <w:numId w:val="68"/>
              </w:numPr>
              <w:spacing w:before="0" w:line="240" w:lineRule="auto"/>
              <w:contextualSpacing w:val="0"/>
              <w:jc w:val="left"/>
              <w:rPr>
                <w:ins w:id="15117" w:author="Phuong Truong Thi" w:date="2024-10-16T01:01:00Z"/>
                <w:rFonts w:eastAsia="Times New Roman"/>
                <w:szCs w:val="24"/>
                <w:lang w:val="vi-VN" w:eastAsia="vi-VN"/>
              </w:rPr>
            </w:pPr>
          </w:p>
        </w:tc>
        <w:tc>
          <w:tcPr>
            <w:tcW w:w="2097" w:type="dxa"/>
            <w:shd w:val="clear" w:color="auto" w:fill="auto"/>
            <w:vAlign w:val="center"/>
          </w:tcPr>
          <w:p w14:paraId="2F436A99" w14:textId="77777777" w:rsidR="00F868EA" w:rsidRPr="002F0D98" w:rsidRDefault="00F868EA" w:rsidP="00817E47">
            <w:pPr>
              <w:spacing w:before="0" w:line="240" w:lineRule="auto"/>
              <w:contextualSpacing w:val="0"/>
              <w:rPr>
                <w:ins w:id="15118" w:author="Phuong Truong Thi" w:date="2024-10-16T01:01:00Z"/>
                <w:rFonts w:ascii="Times New Roman" w:hAnsi="Times New Roman"/>
                <w:sz w:val="24"/>
                <w:szCs w:val="24"/>
                <w:lang w:val="vi-VN"/>
              </w:rPr>
            </w:pPr>
            <w:ins w:id="15119" w:author="Phuong Truong Thi" w:date="2024-10-16T01:01:00Z">
              <w:r w:rsidRPr="002F0D98">
                <w:rPr>
                  <w:rFonts w:ascii="Times New Roman" w:hAnsi="Times New Roman"/>
                  <w:sz w:val="24"/>
                  <w:szCs w:val="24"/>
                  <w:lang w:val="vi-VN"/>
                </w:rPr>
                <w:t>Tổng số sản phẩm KH đang nắm giữ</w:t>
              </w:r>
            </w:ins>
          </w:p>
        </w:tc>
        <w:tc>
          <w:tcPr>
            <w:tcW w:w="2230" w:type="dxa"/>
            <w:vAlign w:val="center"/>
          </w:tcPr>
          <w:p w14:paraId="485D3976" w14:textId="77777777" w:rsidR="00F868EA" w:rsidRPr="0052167B" w:rsidRDefault="00F868EA" w:rsidP="00817E47">
            <w:pPr>
              <w:spacing w:before="0" w:line="240" w:lineRule="auto"/>
              <w:contextualSpacing w:val="0"/>
              <w:rPr>
                <w:ins w:id="15120" w:author="Phuong Truong Thi" w:date="2024-10-16T01:01:00Z"/>
                <w:rFonts w:ascii="Times New Roman" w:eastAsia="Times New Roman" w:hAnsi="Times New Roman"/>
                <w:sz w:val="24"/>
                <w:szCs w:val="24"/>
                <w:lang w:eastAsia="vi-VN"/>
              </w:rPr>
            </w:pPr>
            <w:ins w:id="15121" w:author="Phuong Truong Thi" w:date="2024-10-16T01:01:00Z">
              <w:r w:rsidRPr="0052167B">
                <w:rPr>
                  <w:rFonts w:ascii="Times New Roman" w:hAnsi="Times New Roman"/>
                  <w:sz w:val="24"/>
                  <w:szCs w:val="24"/>
                </w:rPr>
                <w:t>Tổng số lượng KH sản phẩm đang nắm giữ theo file Product holding</w:t>
              </w:r>
            </w:ins>
          </w:p>
        </w:tc>
        <w:tc>
          <w:tcPr>
            <w:tcW w:w="963" w:type="dxa"/>
          </w:tcPr>
          <w:p w14:paraId="3B724174" w14:textId="77777777" w:rsidR="00F868EA" w:rsidRPr="0052167B" w:rsidRDefault="00F868EA" w:rsidP="00817E47">
            <w:pPr>
              <w:spacing w:before="0" w:line="240" w:lineRule="auto"/>
              <w:contextualSpacing w:val="0"/>
              <w:rPr>
                <w:ins w:id="15122" w:author="Phuong Truong Thi" w:date="2024-10-16T01:01:00Z"/>
                <w:rFonts w:ascii="Times New Roman" w:eastAsia="Times New Roman" w:hAnsi="Times New Roman"/>
                <w:sz w:val="24"/>
                <w:szCs w:val="24"/>
                <w:lang w:eastAsia="vi-VN"/>
              </w:rPr>
            </w:pPr>
            <w:ins w:id="15123" w:author="Phuong Truong Thi" w:date="2024-10-16T01:01:00Z">
              <w:r w:rsidRPr="00252D78">
                <w:rPr>
                  <w:rFonts w:ascii="Times New Roman" w:eastAsia="Times New Roman" w:hAnsi="Times New Roman"/>
                  <w:sz w:val="24"/>
                  <w:szCs w:val="24"/>
                  <w:lang w:val="vi-VN" w:eastAsia="vi-VN"/>
                </w:rPr>
                <w:t>CRM</w:t>
              </w:r>
            </w:ins>
          </w:p>
        </w:tc>
        <w:tc>
          <w:tcPr>
            <w:tcW w:w="1330" w:type="dxa"/>
          </w:tcPr>
          <w:p w14:paraId="2945D3F6" w14:textId="77777777" w:rsidR="00F868EA" w:rsidRPr="0052167B" w:rsidRDefault="00F868EA" w:rsidP="00817E47">
            <w:pPr>
              <w:spacing w:before="0" w:line="240" w:lineRule="auto"/>
              <w:contextualSpacing w:val="0"/>
              <w:rPr>
                <w:ins w:id="15124" w:author="Phuong Truong Thi" w:date="2024-10-16T01:01:00Z"/>
                <w:rFonts w:ascii="Times New Roman" w:eastAsia="Times New Roman" w:hAnsi="Times New Roman"/>
                <w:sz w:val="24"/>
                <w:szCs w:val="24"/>
                <w:lang w:eastAsia="vi-VN"/>
              </w:rPr>
            </w:pPr>
            <w:ins w:id="15125"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6E14F84" w14:textId="77777777" w:rsidR="00F868EA" w:rsidRPr="0052167B" w:rsidRDefault="00F868EA" w:rsidP="00817E47">
            <w:pPr>
              <w:spacing w:before="0" w:line="240" w:lineRule="auto"/>
              <w:contextualSpacing w:val="0"/>
              <w:rPr>
                <w:ins w:id="15126" w:author="Phuong Truong Thi" w:date="2024-10-16T01:01:00Z"/>
                <w:rFonts w:ascii="Times New Roman" w:eastAsia="Times New Roman" w:hAnsi="Times New Roman"/>
                <w:sz w:val="24"/>
                <w:szCs w:val="24"/>
                <w:lang w:val="vi-VN" w:eastAsia="vi-VN"/>
              </w:rPr>
            </w:pPr>
          </w:p>
        </w:tc>
        <w:tc>
          <w:tcPr>
            <w:tcW w:w="1134" w:type="dxa"/>
          </w:tcPr>
          <w:p w14:paraId="3CB48246" w14:textId="77777777" w:rsidR="00F868EA" w:rsidRPr="0052167B" w:rsidRDefault="00F868EA" w:rsidP="00817E47">
            <w:pPr>
              <w:spacing w:before="0" w:line="240" w:lineRule="auto"/>
              <w:contextualSpacing w:val="0"/>
              <w:jc w:val="center"/>
              <w:rPr>
                <w:ins w:id="15127" w:author="Phuong Truong Thi" w:date="2024-10-16T01:01:00Z"/>
                <w:rFonts w:ascii="Times New Roman" w:eastAsia="Times New Roman" w:hAnsi="Times New Roman"/>
                <w:sz w:val="24"/>
                <w:szCs w:val="24"/>
                <w:lang w:eastAsia="vi-VN"/>
              </w:rPr>
            </w:pPr>
            <w:ins w:id="15128" w:author="Phuong Truong Thi" w:date="2024-10-16T01:01:00Z">
              <w:r w:rsidRPr="0052167B">
                <w:rPr>
                  <w:rFonts w:ascii="Times New Roman" w:eastAsia="Times New Roman" w:hAnsi="Times New Roman"/>
                  <w:sz w:val="24"/>
                  <w:szCs w:val="24"/>
                  <w:lang w:eastAsia="vi-VN"/>
                </w:rPr>
                <w:t>Y</w:t>
              </w:r>
            </w:ins>
          </w:p>
        </w:tc>
      </w:tr>
      <w:tr w:rsidR="008F5D76" w:rsidRPr="0052167B" w14:paraId="02883E8F" w14:textId="77777777" w:rsidTr="00817E47">
        <w:trPr>
          <w:trHeight w:val="276"/>
          <w:ins w:id="15129" w:author="Phuong Truong Thi" w:date="2024-10-16T01:01:00Z"/>
        </w:trPr>
        <w:tc>
          <w:tcPr>
            <w:tcW w:w="9394" w:type="dxa"/>
            <w:gridSpan w:val="7"/>
          </w:tcPr>
          <w:p w14:paraId="7DC17A92" w14:textId="77777777" w:rsidR="008F5D76" w:rsidRPr="0052167B" w:rsidRDefault="008F5D76" w:rsidP="00817E47">
            <w:pPr>
              <w:spacing w:before="0" w:line="240" w:lineRule="auto"/>
              <w:contextualSpacing w:val="0"/>
              <w:jc w:val="left"/>
              <w:rPr>
                <w:ins w:id="15130" w:author="Phuong Truong Thi" w:date="2024-10-16T01:01:00Z"/>
                <w:rFonts w:ascii="Times New Roman" w:eastAsia="Times New Roman" w:hAnsi="Times New Roman"/>
                <w:sz w:val="24"/>
                <w:szCs w:val="24"/>
                <w:lang w:eastAsia="vi-VN"/>
              </w:rPr>
            </w:pPr>
            <w:ins w:id="15131" w:author="Phuong Truong Thi" w:date="2024-10-16T01:01:00Z">
              <w:r w:rsidRPr="0052167B">
                <w:rPr>
                  <w:rFonts w:ascii="Times New Roman" w:eastAsia="Times New Roman" w:hAnsi="Times New Roman"/>
                  <w:sz w:val="24"/>
                  <w:szCs w:val="24"/>
                  <w:lang w:eastAsia="vi-VN"/>
                </w:rPr>
                <w:t>Dư nợ</w:t>
              </w:r>
            </w:ins>
          </w:p>
        </w:tc>
      </w:tr>
      <w:tr w:rsidR="00F868EA" w:rsidRPr="0052167B" w14:paraId="0B0A7004" w14:textId="77777777" w:rsidTr="000A2F3A">
        <w:trPr>
          <w:trHeight w:val="276"/>
          <w:ins w:id="15132" w:author="Phuong Truong Thi" w:date="2024-10-16T01:01:00Z"/>
        </w:trPr>
        <w:tc>
          <w:tcPr>
            <w:tcW w:w="670" w:type="dxa"/>
            <w:shd w:val="clear" w:color="auto" w:fill="auto"/>
            <w:vAlign w:val="center"/>
          </w:tcPr>
          <w:p w14:paraId="3FD4AFD1" w14:textId="77777777" w:rsidR="00F868EA" w:rsidRPr="0052167B" w:rsidRDefault="00F868EA" w:rsidP="00817E47">
            <w:pPr>
              <w:pStyle w:val="ListParagraph"/>
              <w:numPr>
                <w:ilvl w:val="0"/>
                <w:numId w:val="68"/>
              </w:numPr>
              <w:spacing w:before="0" w:line="240" w:lineRule="auto"/>
              <w:contextualSpacing w:val="0"/>
              <w:jc w:val="left"/>
              <w:rPr>
                <w:ins w:id="15133" w:author="Phuong Truong Thi" w:date="2024-10-16T01:01:00Z"/>
                <w:rFonts w:eastAsia="Times New Roman"/>
                <w:szCs w:val="24"/>
                <w:lang w:val="vi-VN" w:eastAsia="vi-VN"/>
              </w:rPr>
            </w:pPr>
          </w:p>
        </w:tc>
        <w:tc>
          <w:tcPr>
            <w:tcW w:w="2097" w:type="dxa"/>
            <w:shd w:val="clear" w:color="auto" w:fill="auto"/>
            <w:vAlign w:val="center"/>
          </w:tcPr>
          <w:p w14:paraId="5D69C3C9" w14:textId="77777777" w:rsidR="00F868EA" w:rsidRPr="0052167B" w:rsidRDefault="00F868EA" w:rsidP="00817E47">
            <w:pPr>
              <w:spacing w:before="0" w:line="240" w:lineRule="auto"/>
              <w:contextualSpacing w:val="0"/>
              <w:rPr>
                <w:ins w:id="15134" w:author="Phuong Truong Thi" w:date="2024-10-16T01:01:00Z"/>
                <w:rFonts w:ascii="Times New Roman" w:hAnsi="Times New Roman"/>
                <w:sz w:val="24"/>
                <w:szCs w:val="24"/>
              </w:rPr>
            </w:pPr>
            <w:ins w:id="15135" w:author="Phuong Truong Thi" w:date="2024-10-16T01:01:00Z">
              <w:r w:rsidRPr="007B7F57">
                <w:rPr>
                  <w:rFonts w:ascii="Times New Roman" w:hAnsi="Times New Roman"/>
                  <w:sz w:val="24"/>
                  <w:szCs w:val="24"/>
                </w:rPr>
                <w:t>Tổng dư nợ OD, UPL, SL</w:t>
              </w:r>
              <w:r w:rsidRPr="007B7F57" w:rsidDel="007B7F57">
                <w:rPr>
                  <w:rFonts w:ascii="Times New Roman" w:hAnsi="Times New Roman"/>
                  <w:sz w:val="24"/>
                  <w:szCs w:val="24"/>
                </w:rPr>
                <w:t xml:space="preserve"> </w:t>
              </w:r>
            </w:ins>
          </w:p>
        </w:tc>
        <w:tc>
          <w:tcPr>
            <w:tcW w:w="2230" w:type="dxa"/>
            <w:vAlign w:val="center"/>
          </w:tcPr>
          <w:p w14:paraId="3D88E537" w14:textId="77777777" w:rsidR="00F868EA" w:rsidRPr="0052167B" w:rsidRDefault="00F868EA" w:rsidP="00817E47">
            <w:pPr>
              <w:spacing w:before="0" w:line="240" w:lineRule="auto"/>
              <w:contextualSpacing w:val="0"/>
              <w:rPr>
                <w:ins w:id="15136" w:author="Phuong Truong Thi" w:date="2024-10-16T01:01:00Z"/>
                <w:rFonts w:ascii="Times New Roman" w:eastAsia="Times New Roman" w:hAnsi="Times New Roman"/>
                <w:sz w:val="24"/>
                <w:szCs w:val="24"/>
                <w:lang w:eastAsia="vi-VN"/>
              </w:rPr>
            </w:pPr>
            <w:ins w:id="15137" w:author="Phuong Truong Thi" w:date="2024-10-16T01:01:00Z">
              <w:r w:rsidRPr="0052167B">
                <w:rPr>
                  <w:rFonts w:ascii="Times New Roman" w:hAnsi="Times New Roman"/>
                  <w:color w:val="000000"/>
                  <w:sz w:val="24"/>
                  <w:szCs w:val="24"/>
                </w:rPr>
                <w:t>Tổng dư nợ OD, UPL, SL của KH tại VPB tại ngày dữ liệu</w:t>
              </w:r>
            </w:ins>
          </w:p>
        </w:tc>
        <w:tc>
          <w:tcPr>
            <w:tcW w:w="963" w:type="dxa"/>
          </w:tcPr>
          <w:p w14:paraId="47CE37BC" w14:textId="77777777" w:rsidR="00F868EA" w:rsidRPr="0052167B" w:rsidRDefault="00F868EA" w:rsidP="00817E47">
            <w:pPr>
              <w:spacing w:before="0" w:line="240" w:lineRule="auto"/>
              <w:contextualSpacing w:val="0"/>
              <w:rPr>
                <w:ins w:id="15138" w:author="Phuong Truong Thi" w:date="2024-10-16T01:01:00Z"/>
                <w:rFonts w:ascii="Times New Roman" w:eastAsia="Times New Roman" w:hAnsi="Times New Roman"/>
                <w:sz w:val="24"/>
                <w:szCs w:val="24"/>
                <w:lang w:eastAsia="vi-VN"/>
              </w:rPr>
            </w:pPr>
            <w:ins w:id="15139" w:author="Phuong Truong Thi" w:date="2024-10-16T01:01:00Z">
              <w:r w:rsidRPr="008E63F5">
                <w:rPr>
                  <w:rFonts w:ascii="Times New Roman" w:eastAsia="Times New Roman" w:hAnsi="Times New Roman"/>
                  <w:sz w:val="24"/>
                  <w:szCs w:val="24"/>
                  <w:lang w:val="vi-VN" w:eastAsia="vi-VN"/>
                </w:rPr>
                <w:t>CRM</w:t>
              </w:r>
            </w:ins>
          </w:p>
        </w:tc>
        <w:tc>
          <w:tcPr>
            <w:tcW w:w="1330" w:type="dxa"/>
          </w:tcPr>
          <w:p w14:paraId="4D3D0F72" w14:textId="77777777" w:rsidR="00F868EA" w:rsidRPr="0052167B" w:rsidRDefault="00F868EA" w:rsidP="00817E47">
            <w:pPr>
              <w:spacing w:before="0" w:line="240" w:lineRule="auto"/>
              <w:contextualSpacing w:val="0"/>
              <w:rPr>
                <w:ins w:id="15140" w:author="Phuong Truong Thi" w:date="2024-10-16T01:01:00Z"/>
                <w:rFonts w:ascii="Times New Roman" w:eastAsia="Times New Roman" w:hAnsi="Times New Roman"/>
                <w:sz w:val="24"/>
                <w:szCs w:val="24"/>
                <w:lang w:eastAsia="vi-VN"/>
              </w:rPr>
            </w:pPr>
            <w:ins w:id="15141" w:author="Phuong Truong Thi" w:date="2024-10-16T01:01:00Z">
              <w:r w:rsidRPr="00485D39">
                <w:rPr>
                  <w:rFonts w:ascii="Times New Roman" w:eastAsia="Times New Roman" w:hAnsi="Times New Roman"/>
                  <w:sz w:val="24"/>
                  <w:szCs w:val="24"/>
                  <w:lang w:eastAsia="vi-VN"/>
                </w:rPr>
                <w:t>Currency</w:t>
              </w:r>
            </w:ins>
          </w:p>
        </w:tc>
        <w:tc>
          <w:tcPr>
            <w:tcW w:w="970" w:type="dxa"/>
            <w:shd w:val="clear" w:color="auto" w:fill="auto"/>
            <w:noWrap/>
            <w:vAlign w:val="center"/>
          </w:tcPr>
          <w:p w14:paraId="3A8674B0" w14:textId="77777777" w:rsidR="00F868EA" w:rsidRPr="0052167B" w:rsidRDefault="00F868EA" w:rsidP="00817E47">
            <w:pPr>
              <w:spacing w:before="0" w:line="240" w:lineRule="auto"/>
              <w:contextualSpacing w:val="0"/>
              <w:rPr>
                <w:ins w:id="15142" w:author="Phuong Truong Thi" w:date="2024-10-16T01:01:00Z"/>
                <w:rFonts w:ascii="Times New Roman" w:eastAsia="Times New Roman" w:hAnsi="Times New Roman"/>
                <w:sz w:val="24"/>
                <w:szCs w:val="24"/>
                <w:lang w:val="vi-VN" w:eastAsia="vi-VN"/>
              </w:rPr>
            </w:pPr>
          </w:p>
        </w:tc>
        <w:tc>
          <w:tcPr>
            <w:tcW w:w="1134" w:type="dxa"/>
          </w:tcPr>
          <w:p w14:paraId="53374978" w14:textId="77777777" w:rsidR="00F868EA" w:rsidRPr="0052167B" w:rsidRDefault="00F868EA" w:rsidP="00817E47">
            <w:pPr>
              <w:spacing w:before="0" w:line="240" w:lineRule="auto"/>
              <w:contextualSpacing w:val="0"/>
              <w:jc w:val="center"/>
              <w:rPr>
                <w:ins w:id="15143" w:author="Phuong Truong Thi" w:date="2024-10-16T01:01:00Z"/>
                <w:rFonts w:ascii="Times New Roman" w:eastAsia="Times New Roman" w:hAnsi="Times New Roman"/>
                <w:sz w:val="24"/>
                <w:szCs w:val="24"/>
                <w:lang w:eastAsia="vi-VN"/>
              </w:rPr>
            </w:pPr>
            <w:ins w:id="15144" w:author="Phuong Truong Thi" w:date="2024-10-16T01:01:00Z">
              <w:r w:rsidRPr="0052167B">
                <w:rPr>
                  <w:rFonts w:ascii="Times New Roman" w:eastAsia="Times New Roman" w:hAnsi="Times New Roman"/>
                  <w:sz w:val="24"/>
                  <w:szCs w:val="24"/>
                  <w:lang w:eastAsia="vi-VN"/>
                </w:rPr>
                <w:t>N</w:t>
              </w:r>
            </w:ins>
          </w:p>
        </w:tc>
      </w:tr>
      <w:tr w:rsidR="00F868EA" w:rsidRPr="0052167B" w14:paraId="65F4D201" w14:textId="77777777" w:rsidTr="000A2F3A">
        <w:trPr>
          <w:trHeight w:val="276"/>
          <w:ins w:id="15145" w:author="Phuong Truong Thi" w:date="2024-10-16T01:01:00Z"/>
        </w:trPr>
        <w:tc>
          <w:tcPr>
            <w:tcW w:w="670" w:type="dxa"/>
            <w:shd w:val="clear" w:color="auto" w:fill="auto"/>
            <w:vAlign w:val="center"/>
          </w:tcPr>
          <w:p w14:paraId="2A7800C0" w14:textId="77777777" w:rsidR="00F868EA" w:rsidRPr="0052167B" w:rsidRDefault="00F868EA" w:rsidP="00817E47">
            <w:pPr>
              <w:pStyle w:val="ListParagraph"/>
              <w:numPr>
                <w:ilvl w:val="0"/>
                <w:numId w:val="68"/>
              </w:numPr>
              <w:spacing w:before="0" w:line="240" w:lineRule="auto"/>
              <w:contextualSpacing w:val="0"/>
              <w:jc w:val="left"/>
              <w:rPr>
                <w:ins w:id="15146" w:author="Phuong Truong Thi" w:date="2024-10-16T01:01:00Z"/>
                <w:rFonts w:eastAsia="Times New Roman"/>
                <w:szCs w:val="24"/>
                <w:lang w:val="vi-VN" w:eastAsia="vi-VN"/>
              </w:rPr>
            </w:pPr>
          </w:p>
        </w:tc>
        <w:tc>
          <w:tcPr>
            <w:tcW w:w="2097" w:type="dxa"/>
            <w:shd w:val="clear" w:color="auto" w:fill="auto"/>
            <w:vAlign w:val="center"/>
          </w:tcPr>
          <w:p w14:paraId="58C1A189" w14:textId="77777777" w:rsidR="00F868EA" w:rsidRPr="0052167B" w:rsidRDefault="00F868EA" w:rsidP="00817E47">
            <w:pPr>
              <w:spacing w:before="0" w:line="240" w:lineRule="auto"/>
              <w:contextualSpacing w:val="0"/>
              <w:rPr>
                <w:ins w:id="15147" w:author="Phuong Truong Thi" w:date="2024-10-16T01:01:00Z"/>
                <w:rFonts w:ascii="Times New Roman" w:hAnsi="Times New Roman"/>
                <w:sz w:val="24"/>
                <w:szCs w:val="24"/>
              </w:rPr>
            </w:pPr>
            <w:commentRangeStart w:id="15148"/>
            <w:commentRangeStart w:id="15149"/>
            <w:ins w:id="15150" w:author="Phuong Truong Thi" w:date="2024-10-16T01:01:00Z">
              <w:r w:rsidRPr="0052167B">
                <w:rPr>
                  <w:rFonts w:ascii="Times New Roman" w:hAnsi="Times New Roman"/>
                  <w:sz w:val="24"/>
                  <w:szCs w:val="24"/>
                </w:rPr>
                <w:t>Dư nợ OD</w:t>
              </w:r>
              <w:commentRangeEnd w:id="15148"/>
              <w:r>
                <w:rPr>
                  <w:rStyle w:val="CommentReference"/>
                  <w:lang w:val="x-none" w:eastAsia="x-none"/>
                </w:rPr>
                <w:commentReference w:id="15148"/>
              </w:r>
              <w:commentRangeEnd w:id="15149"/>
              <w:r>
                <w:rPr>
                  <w:rStyle w:val="CommentReference"/>
                  <w:lang w:val="x-none" w:eastAsia="x-none"/>
                </w:rPr>
                <w:commentReference w:id="15149"/>
              </w:r>
            </w:ins>
          </w:p>
        </w:tc>
        <w:tc>
          <w:tcPr>
            <w:tcW w:w="2230" w:type="dxa"/>
            <w:vAlign w:val="center"/>
          </w:tcPr>
          <w:p w14:paraId="175EF22B" w14:textId="77777777" w:rsidR="00F868EA" w:rsidRPr="0052167B" w:rsidRDefault="00F868EA" w:rsidP="00817E47">
            <w:pPr>
              <w:spacing w:before="0" w:line="240" w:lineRule="auto"/>
              <w:contextualSpacing w:val="0"/>
              <w:rPr>
                <w:ins w:id="15151" w:author="Phuong Truong Thi" w:date="2024-10-16T01:01:00Z"/>
                <w:rFonts w:ascii="Times New Roman" w:eastAsia="Times New Roman" w:hAnsi="Times New Roman"/>
                <w:sz w:val="24"/>
                <w:szCs w:val="24"/>
                <w:lang w:eastAsia="vi-VN"/>
              </w:rPr>
            </w:pPr>
            <w:ins w:id="15152" w:author="Phuong Truong Thi" w:date="2024-10-16T01:01:00Z">
              <w:r w:rsidRPr="0052167B">
                <w:rPr>
                  <w:rFonts w:ascii="Times New Roman" w:hAnsi="Times New Roman"/>
                  <w:sz w:val="24"/>
                  <w:szCs w:val="24"/>
                </w:rPr>
                <w:t>Tổng Dư nợ OD của KH tại ngày báo cáo</w:t>
              </w:r>
            </w:ins>
          </w:p>
        </w:tc>
        <w:tc>
          <w:tcPr>
            <w:tcW w:w="963" w:type="dxa"/>
          </w:tcPr>
          <w:p w14:paraId="307D1697" w14:textId="77777777" w:rsidR="00F868EA" w:rsidRPr="0052167B" w:rsidRDefault="00F868EA" w:rsidP="00817E47">
            <w:pPr>
              <w:spacing w:before="0" w:line="240" w:lineRule="auto"/>
              <w:contextualSpacing w:val="0"/>
              <w:rPr>
                <w:ins w:id="15153" w:author="Phuong Truong Thi" w:date="2024-10-16T01:01:00Z"/>
                <w:rFonts w:ascii="Times New Roman" w:eastAsia="Times New Roman" w:hAnsi="Times New Roman"/>
                <w:sz w:val="24"/>
                <w:szCs w:val="24"/>
                <w:lang w:eastAsia="vi-VN"/>
              </w:rPr>
            </w:pPr>
            <w:ins w:id="15154" w:author="Phuong Truong Thi" w:date="2024-10-16T01:01:00Z">
              <w:r w:rsidRPr="008E63F5">
                <w:rPr>
                  <w:rFonts w:ascii="Times New Roman" w:eastAsia="Times New Roman" w:hAnsi="Times New Roman"/>
                  <w:sz w:val="24"/>
                  <w:szCs w:val="24"/>
                  <w:lang w:val="vi-VN" w:eastAsia="vi-VN"/>
                </w:rPr>
                <w:t>CRM</w:t>
              </w:r>
            </w:ins>
          </w:p>
        </w:tc>
        <w:tc>
          <w:tcPr>
            <w:tcW w:w="1330" w:type="dxa"/>
          </w:tcPr>
          <w:p w14:paraId="49D876D2" w14:textId="77777777" w:rsidR="00F868EA" w:rsidRPr="0052167B" w:rsidRDefault="00F868EA" w:rsidP="00817E47">
            <w:pPr>
              <w:spacing w:before="0" w:line="240" w:lineRule="auto"/>
              <w:contextualSpacing w:val="0"/>
              <w:rPr>
                <w:ins w:id="15155" w:author="Phuong Truong Thi" w:date="2024-10-16T01:01:00Z"/>
                <w:rFonts w:ascii="Times New Roman" w:eastAsia="Times New Roman" w:hAnsi="Times New Roman"/>
                <w:sz w:val="24"/>
                <w:szCs w:val="24"/>
                <w:lang w:eastAsia="vi-VN"/>
              </w:rPr>
            </w:pPr>
            <w:ins w:id="15156" w:author="Phuong Truong Thi" w:date="2024-10-16T01:01:00Z">
              <w:r w:rsidRPr="00485D39">
                <w:rPr>
                  <w:rFonts w:ascii="Times New Roman" w:eastAsia="Times New Roman" w:hAnsi="Times New Roman"/>
                  <w:sz w:val="24"/>
                  <w:szCs w:val="24"/>
                  <w:lang w:eastAsia="vi-VN"/>
                </w:rPr>
                <w:t>Currency</w:t>
              </w:r>
            </w:ins>
          </w:p>
        </w:tc>
        <w:tc>
          <w:tcPr>
            <w:tcW w:w="970" w:type="dxa"/>
            <w:shd w:val="clear" w:color="auto" w:fill="auto"/>
            <w:noWrap/>
            <w:vAlign w:val="center"/>
          </w:tcPr>
          <w:p w14:paraId="10533993" w14:textId="77777777" w:rsidR="00F868EA" w:rsidRPr="0052167B" w:rsidRDefault="00F868EA" w:rsidP="00817E47">
            <w:pPr>
              <w:spacing w:before="0" w:line="240" w:lineRule="auto"/>
              <w:contextualSpacing w:val="0"/>
              <w:rPr>
                <w:ins w:id="15157" w:author="Phuong Truong Thi" w:date="2024-10-16T01:01:00Z"/>
                <w:rFonts w:ascii="Times New Roman" w:eastAsia="Times New Roman" w:hAnsi="Times New Roman"/>
                <w:sz w:val="24"/>
                <w:szCs w:val="24"/>
                <w:lang w:val="vi-VN" w:eastAsia="vi-VN"/>
              </w:rPr>
            </w:pPr>
          </w:p>
        </w:tc>
        <w:tc>
          <w:tcPr>
            <w:tcW w:w="1134" w:type="dxa"/>
          </w:tcPr>
          <w:p w14:paraId="63D4635D" w14:textId="77777777" w:rsidR="00F868EA" w:rsidRPr="0052167B" w:rsidRDefault="00F868EA" w:rsidP="00817E47">
            <w:pPr>
              <w:spacing w:before="0" w:line="240" w:lineRule="auto"/>
              <w:contextualSpacing w:val="0"/>
              <w:jc w:val="center"/>
              <w:rPr>
                <w:ins w:id="15158" w:author="Phuong Truong Thi" w:date="2024-10-16T01:01:00Z"/>
                <w:rFonts w:ascii="Times New Roman" w:eastAsia="Times New Roman" w:hAnsi="Times New Roman"/>
                <w:sz w:val="24"/>
                <w:szCs w:val="24"/>
                <w:lang w:val="vi-VN" w:eastAsia="vi-VN"/>
              </w:rPr>
            </w:pPr>
            <w:ins w:id="15159" w:author="Phuong Truong Thi" w:date="2024-10-16T01:01:00Z">
              <w:r w:rsidRPr="0052167B">
                <w:rPr>
                  <w:rFonts w:ascii="Times New Roman" w:eastAsia="Times New Roman" w:hAnsi="Times New Roman"/>
                  <w:sz w:val="24"/>
                  <w:szCs w:val="24"/>
                  <w:lang w:eastAsia="vi-VN"/>
                </w:rPr>
                <w:t>N</w:t>
              </w:r>
            </w:ins>
          </w:p>
        </w:tc>
      </w:tr>
      <w:tr w:rsidR="00F868EA" w:rsidRPr="0052167B" w14:paraId="43B56D0D" w14:textId="77777777" w:rsidTr="000A2F3A">
        <w:trPr>
          <w:trHeight w:val="276"/>
          <w:ins w:id="15160" w:author="Phuong Truong Thi" w:date="2024-10-16T01:01:00Z"/>
        </w:trPr>
        <w:tc>
          <w:tcPr>
            <w:tcW w:w="670" w:type="dxa"/>
            <w:shd w:val="clear" w:color="auto" w:fill="auto"/>
            <w:vAlign w:val="center"/>
          </w:tcPr>
          <w:p w14:paraId="7C296DCA" w14:textId="77777777" w:rsidR="00F868EA" w:rsidRPr="0052167B" w:rsidRDefault="00F868EA" w:rsidP="00817E47">
            <w:pPr>
              <w:pStyle w:val="ListParagraph"/>
              <w:numPr>
                <w:ilvl w:val="0"/>
                <w:numId w:val="68"/>
              </w:numPr>
              <w:spacing w:before="0" w:line="240" w:lineRule="auto"/>
              <w:contextualSpacing w:val="0"/>
              <w:jc w:val="left"/>
              <w:rPr>
                <w:ins w:id="15161" w:author="Phuong Truong Thi" w:date="2024-10-16T01:01:00Z"/>
                <w:rFonts w:eastAsia="Times New Roman"/>
                <w:szCs w:val="24"/>
                <w:lang w:val="vi-VN" w:eastAsia="vi-VN"/>
              </w:rPr>
            </w:pPr>
          </w:p>
        </w:tc>
        <w:tc>
          <w:tcPr>
            <w:tcW w:w="2097" w:type="dxa"/>
            <w:shd w:val="clear" w:color="auto" w:fill="auto"/>
            <w:vAlign w:val="center"/>
          </w:tcPr>
          <w:p w14:paraId="5C65E122" w14:textId="77777777" w:rsidR="00F868EA" w:rsidRPr="0052167B" w:rsidRDefault="00F868EA" w:rsidP="00817E47">
            <w:pPr>
              <w:spacing w:before="0" w:line="240" w:lineRule="auto"/>
              <w:contextualSpacing w:val="0"/>
              <w:rPr>
                <w:ins w:id="15162" w:author="Phuong Truong Thi" w:date="2024-10-16T01:01:00Z"/>
                <w:rFonts w:ascii="Times New Roman" w:hAnsi="Times New Roman"/>
                <w:sz w:val="24"/>
                <w:szCs w:val="24"/>
              </w:rPr>
            </w:pPr>
            <w:ins w:id="15163" w:author="Phuong Truong Thi" w:date="2024-10-16T01:01:00Z">
              <w:r w:rsidRPr="0052167B">
                <w:rPr>
                  <w:rFonts w:ascii="Times New Roman" w:hAnsi="Times New Roman"/>
                  <w:sz w:val="24"/>
                  <w:szCs w:val="24"/>
                </w:rPr>
                <w:t>Dư nợ UPL</w:t>
              </w:r>
            </w:ins>
          </w:p>
        </w:tc>
        <w:tc>
          <w:tcPr>
            <w:tcW w:w="2230" w:type="dxa"/>
            <w:vAlign w:val="center"/>
          </w:tcPr>
          <w:p w14:paraId="4B7AADD7" w14:textId="77777777" w:rsidR="00F868EA" w:rsidRPr="0052167B" w:rsidRDefault="00F868EA" w:rsidP="00817E47">
            <w:pPr>
              <w:spacing w:before="0" w:line="240" w:lineRule="auto"/>
              <w:contextualSpacing w:val="0"/>
              <w:rPr>
                <w:ins w:id="15164" w:author="Phuong Truong Thi" w:date="2024-10-16T01:01:00Z"/>
                <w:rFonts w:ascii="Times New Roman" w:eastAsia="Times New Roman" w:hAnsi="Times New Roman"/>
                <w:sz w:val="24"/>
                <w:szCs w:val="24"/>
                <w:lang w:eastAsia="vi-VN"/>
              </w:rPr>
            </w:pPr>
            <w:ins w:id="15165" w:author="Phuong Truong Thi" w:date="2024-10-16T01:01:00Z">
              <w:r w:rsidRPr="0052167B">
                <w:rPr>
                  <w:rFonts w:ascii="Times New Roman" w:hAnsi="Times New Roman"/>
                  <w:sz w:val="24"/>
                  <w:szCs w:val="24"/>
                </w:rPr>
                <w:t>Tổng Dư nợ UPL của KH tại ngày báo cáo</w:t>
              </w:r>
            </w:ins>
          </w:p>
        </w:tc>
        <w:tc>
          <w:tcPr>
            <w:tcW w:w="963" w:type="dxa"/>
          </w:tcPr>
          <w:p w14:paraId="3C6BFECD" w14:textId="77777777" w:rsidR="00F868EA" w:rsidRPr="0052167B" w:rsidRDefault="00F868EA" w:rsidP="00817E47">
            <w:pPr>
              <w:spacing w:before="0" w:line="240" w:lineRule="auto"/>
              <w:contextualSpacing w:val="0"/>
              <w:rPr>
                <w:ins w:id="15166" w:author="Phuong Truong Thi" w:date="2024-10-16T01:01:00Z"/>
                <w:rFonts w:ascii="Times New Roman" w:eastAsia="Times New Roman" w:hAnsi="Times New Roman"/>
                <w:sz w:val="24"/>
                <w:szCs w:val="24"/>
                <w:lang w:eastAsia="vi-VN"/>
              </w:rPr>
            </w:pPr>
            <w:ins w:id="15167" w:author="Phuong Truong Thi" w:date="2024-10-16T01:01:00Z">
              <w:r w:rsidRPr="008E63F5">
                <w:rPr>
                  <w:rFonts w:ascii="Times New Roman" w:eastAsia="Times New Roman" w:hAnsi="Times New Roman"/>
                  <w:sz w:val="24"/>
                  <w:szCs w:val="24"/>
                  <w:lang w:val="vi-VN" w:eastAsia="vi-VN"/>
                </w:rPr>
                <w:t>CRM</w:t>
              </w:r>
            </w:ins>
          </w:p>
        </w:tc>
        <w:tc>
          <w:tcPr>
            <w:tcW w:w="1330" w:type="dxa"/>
          </w:tcPr>
          <w:p w14:paraId="161AD551" w14:textId="77777777" w:rsidR="00F868EA" w:rsidRPr="0052167B" w:rsidRDefault="00F868EA" w:rsidP="00817E47">
            <w:pPr>
              <w:spacing w:before="0" w:line="240" w:lineRule="auto"/>
              <w:contextualSpacing w:val="0"/>
              <w:rPr>
                <w:ins w:id="15168" w:author="Phuong Truong Thi" w:date="2024-10-16T01:01:00Z"/>
                <w:rFonts w:ascii="Times New Roman" w:eastAsia="Times New Roman" w:hAnsi="Times New Roman"/>
                <w:sz w:val="24"/>
                <w:szCs w:val="24"/>
                <w:lang w:eastAsia="vi-VN"/>
              </w:rPr>
            </w:pPr>
            <w:ins w:id="15169" w:author="Phuong Truong Thi" w:date="2024-10-16T01:01:00Z">
              <w:r w:rsidRPr="00485D39">
                <w:rPr>
                  <w:rFonts w:ascii="Times New Roman" w:eastAsia="Times New Roman" w:hAnsi="Times New Roman"/>
                  <w:sz w:val="24"/>
                  <w:szCs w:val="24"/>
                  <w:lang w:eastAsia="vi-VN"/>
                </w:rPr>
                <w:t>Currency</w:t>
              </w:r>
            </w:ins>
          </w:p>
        </w:tc>
        <w:tc>
          <w:tcPr>
            <w:tcW w:w="970" w:type="dxa"/>
            <w:shd w:val="clear" w:color="auto" w:fill="auto"/>
            <w:noWrap/>
            <w:vAlign w:val="center"/>
          </w:tcPr>
          <w:p w14:paraId="1E764BE9" w14:textId="77777777" w:rsidR="00F868EA" w:rsidRPr="0052167B" w:rsidRDefault="00F868EA" w:rsidP="00817E47">
            <w:pPr>
              <w:spacing w:before="0" w:line="240" w:lineRule="auto"/>
              <w:contextualSpacing w:val="0"/>
              <w:rPr>
                <w:ins w:id="15170" w:author="Phuong Truong Thi" w:date="2024-10-16T01:01:00Z"/>
                <w:rFonts w:ascii="Times New Roman" w:eastAsia="Times New Roman" w:hAnsi="Times New Roman"/>
                <w:sz w:val="24"/>
                <w:szCs w:val="24"/>
                <w:lang w:val="vi-VN" w:eastAsia="vi-VN"/>
              </w:rPr>
            </w:pPr>
          </w:p>
        </w:tc>
        <w:tc>
          <w:tcPr>
            <w:tcW w:w="1134" w:type="dxa"/>
          </w:tcPr>
          <w:p w14:paraId="3B4AE80F" w14:textId="77777777" w:rsidR="00F868EA" w:rsidRPr="0052167B" w:rsidRDefault="00F868EA" w:rsidP="00817E47">
            <w:pPr>
              <w:spacing w:before="0" w:line="240" w:lineRule="auto"/>
              <w:contextualSpacing w:val="0"/>
              <w:jc w:val="center"/>
              <w:rPr>
                <w:ins w:id="15171" w:author="Phuong Truong Thi" w:date="2024-10-16T01:01:00Z"/>
                <w:rFonts w:ascii="Times New Roman" w:eastAsia="Times New Roman" w:hAnsi="Times New Roman"/>
                <w:sz w:val="24"/>
                <w:szCs w:val="24"/>
                <w:lang w:val="vi-VN" w:eastAsia="vi-VN"/>
              </w:rPr>
            </w:pPr>
            <w:ins w:id="15172" w:author="Phuong Truong Thi" w:date="2024-10-16T01:01:00Z">
              <w:r w:rsidRPr="0052167B">
                <w:rPr>
                  <w:rFonts w:ascii="Times New Roman" w:eastAsia="Times New Roman" w:hAnsi="Times New Roman"/>
                  <w:sz w:val="24"/>
                  <w:szCs w:val="24"/>
                  <w:lang w:eastAsia="vi-VN"/>
                </w:rPr>
                <w:t>N</w:t>
              </w:r>
            </w:ins>
          </w:p>
        </w:tc>
      </w:tr>
      <w:tr w:rsidR="00F868EA" w:rsidRPr="0052167B" w14:paraId="46E65239" w14:textId="77777777" w:rsidTr="000A2F3A">
        <w:trPr>
          <w:trHeight w:val="276"/>
          <w:ins w:id="15173" w:author="Phuong Truong Thi" w:date="2024-10-16T01:01:00Z"/>
        </w:trPr>
        <w:tc>
          <w:tcPr>
            <w:tcW w:w="670" w:type="dxa"/>
            <w:shd w:val="clear" w:color="auto" w:fill="auto"/>
            <w:vAlign w:val="center"/>
          </w:tcPr>
          <w:p w14:paraId="22257141" w14:textId="77777777" w:rsidR="00F868EA" w:rsidRPr="0052167B" w:rsidRDefault="00F868EA" w:rsidP="00817E47">
            <w:pPr>
              <w:pStyle w:val="ListParagraph"/>
              <w:numPr>
                <w:ilvl w:val="0"/>
                <w:numId w:val="68"/>
              </w:numPr>
              <w:spacing w:before="0" w:line="240" w:lineRule="auto"/>
              <w:contextualSpacing w:val="0"/>
              <w:jc w:val="left"/>
              <w:rPr>
                <w:ins w:id="15174" w:author="Phuong Truong Thi" w:date="2024-10-16T01:01:00Z"/>
                <w:rFonts w:eastAsia="Times New Roman"/>
                <w:szCs w:val="24"/>
                <w:lang w:val="vi-VN" w:eastAsia="vi-VN"/>
              </w:rPr>
            </w:pPr>
          </w:p>
        </w:tc>
        <w:tc>
          <w:tcPr>
            <w:tcW w:w="2097" w:type="dxa"/>
            <w:shd w:val="clear" w:color="auto" w:fill="auto"/>
            <w:vAlign w:val="center"/>
          </w:tcPr>
          <w:p w14:paraId="117682D0" w14:textId="77777777" w:rsidR="00F868EA" w:rsidRPr="0052167B" w:rsidRDefault="00F868EA" w:rsidP="00817E47">
            <w:pPr>
              <w:spacing w:before="0" w:line="240" w:lineRule="auto"/>
              <w:contextualSpacing w:val="0"/>
              <w:rPr>
                <w:ins w:id="15175" w:author="Phuong Truong Thi" w:date="2024-10-16T01:01:00Z"/>
                <w:rFonts w:ascii="Times New Roman" w:hAnsi="Times New Roman"/>
                <w:sz w:val="24"/>
                <w:szCs w:val="24"/>
              </w:rPr>
            </w:pPr>
            <w:ins w:id="15176" w:author="Phuong Truong Thi" w:date="2024-10-16T01:01:00Z">
              <w:r w:rsidRPr="0052167B">
                <w:rPr>
                  <w:rFonts w:ascii="Times New Roman" w:hAnsi="Times New Roman"/>
                  <w:sz w:val="24"/>
                  <w:szCs w:val="24"/>
                </w:rPr>
                <w:t>Dư nợ Home loan</w:t>
              </w:r>
            </w:ins>
          </w:p>
        </w:tc>
        <w:tc>
          <w:tcPr>
            <w:tcW w:w="2230" w:type="dxa"/>
            <w:vAlign w:val="center"/>
          </w:tcPr>
          <w:p w14:paraId="0A8521E2" w14:textId="77777777" w:rsidR="00F868EA" w:rsidRPr="0052167B" w:rsidRDefault="00F868EA" w:rsidP="00817E47">
            <w:pPr>
              <w:spacing w:before="0" w:line="240" w:lineRule="auto"/>
              <w:contextualSpacing w:val="0"/>
              <w:rPr>
                <w:ins w:id="15177" w:author="Phuong Truong Thi" w:date="2024-10-16T01:01:00Z"/>
                <w:rFonts w:ascii="Times New Roman" w:eastAsia="Times New Roman" w:hAnsi="Times New Roman"/>
                <w:sz w:val="24"/>
                <w:szCs w:val="24"/>
                <w:lang w:eastAsia="vi-VN"/>
              </w:rPr>
            </w:pPr>
            <w:ins w:id="15178" w:author="Phuong Truong Thi" w:date="2024-10-16T01:01:00Z">
              <w:r w:rsidRPr="0052167B">
                <w:rPr>
                  <w:rFonts w:ascii="Times New Roman" w:hAnsi="Times New Roman"/>
                  <w:sz w:val="24"/>
                  <w:szCs w:val="24"/>
                </w:rPr>
                <w:t>Tổng Dư nợ Home loan của KH tại ngày báo cáo</w:t>
              </w:r>
            </w:ins>
          </w:p>
        </w:tc>
        <w:tc>
          <w:tcPr>
            <w:tcW w:w="963" w:type="dxa"/>
          </w:tcPr>
          <w:p w14:paraId="3071970C" w14:textId="77777777" w:rsidR="00F868EA" w:rsidRPr="0052167B" w:rsidRDefault="00F868EA" w:rsidP="00817E47">
            <w:pPr>
              <w:spacing w:before="0" w:line="240" w:lineRule="auto"/>
              <w:contextualSpacing w:val="0"/>
              <w:rPr>
                <w:ins w:id="15179" w:author="Phuong Truong Thi" w:date="2024-10-16T01:01:00Z"/>
                <w:rFonts w:ascii="Times New Roman" w:eastAsia="Times New Roman" w:hAnsi="Times New Roman"/>
                <w:sz w:val="24"/>
                <w:szCs w:val="24"/>
                <w:lang w:eastAsia="vi-VN"/>
              </w:rPr>
            </w:pPr>
            <w:ins w:id="15180" w:author="Phuong Truong Thi" w:date="2024-10-16T01:01:00Z">
              <w:r w:rsidRPr="009871D3">
                <w:rPr>
                  <w:rFonts w:ascii="Times New Roman" w:eastAsia="Times New Roman" w:hAnsi="Times New Roman"/>
                  <w:sz w:val="24"/>
                  <w:szCs w:val="24"/>
                  <w:lang w:val="vi-VN" w:eastAsia="vi-VN"/>
                </w:rPr>
                <w:t>CRM</w:t>
              </w:r>
            </w:ins>
          </w:p>
        </w:tc>
        <w:tc>
          <w:tcPr>
            <w:tcW w:w="1330" w:type="dxa"/>
          </w:tcPr>
          <w:p w14:paraId="10BC66D4" w14:textId="77777777" w:rsidR="00F868EA" w:rsidRPr="0052167B" w:rsidRDefault="00F868EA" w:rsidP="00817E47">
            <w:pPr>
              <w:spacing w:before="0" w:line="240" w:lineRule="auto"/>
              <w:contextualSpacing w:val="0"/>
              <w:rPr>
                <w:ins w:id="15181" w:author="Phuong Truong Thi" w:date="2024-10-16T01:01:00Z"/>
                <w:rFonts w:ascii="Times New Roman" w:eastAsia="Times New Roman" w:hAnsi="Times New Roman"/>
                <w:sz w:val="24"/>
                <w:szCs w:val="24"/>
                <w:lang w:eastAsia="vi-VN"/>
              </w:rPr>
            </w:pPr>
            <w:ins w:id="15182" w:author="Phuong Truong Thi" w:date="2024-10-16T01:01:00Z">
              <w:r w:rsidRPr="00144FEF">
                <w:rPr>
                  <w:rFonts w:ascii="Times New Roman" w:eastAsia="Times New Roman" w:hAnsi="Times New Roman"/>
                  <w:sz w:val="24"/>
                  <w:szCs w:val="24"/>
                  <w:lang w:eastAsia="vi-VN"/>
                </w:rPr>
                <w:t>Currency</w:t>
              </w:r>
            </w:ins>
          </w:p>
        </w:tc>
        <w:tc>
          <w:tcPr>
            <w:tcW w:w="970" w:type="dxa"/>
            <w:shd w:val="clear" w:color="auto" w:fill="auto"/>
            <w:noWrap/>
            <w:vAlign w:val="center"/>
          </w:tcPr>
          <w:p w14:paraId="26C180B9" w14:textId="77777777" w:rsidR="00F868EA" w:rsidRPr="0052167B" w:rsidRDefault="00F868EA" w:rsidP="00817E47">
            <w:pPr>
              <w:spacing w:before="0" w:line="240" w:lineRule="auto"/>
              <w:contextualSpacing w:val="0"/>
              <w:rPr>
                <w:ins w:id="15183" w:author="Phuong Truong Thi" w:date="2024-10-16T01:01:00Z"/>
                <w:rFonts w:ascii="Times New Roman" w:eastAsia="Times New Roman" w:hAnsi="Times New Roman"/>
                <w:sz w:val="24"/>
                <w:szCs w:val="24"/>
                <w:lang w:val="vi-VN" w:eastAsia="vi-VN"/>
              </w:rPr>
            </w:pPr>
          </w:p>
        </w:tc>
        <w:tc>
          <w:tcPr>
            <w:tcW w:w="1134" w:type="dxa"/>
          </w:tcPr>
          <w:p w14:paraId="68740B67" w14:textId="77777777" w:rsidR="00F868EA" w:rsidRPr="0052167B" w:rsidRDefault="00F868EA" w:rsidP="00817E47">
            <w:pPr>
              <w:spacing w:before="0" w:line="240" w:lineRule="auto"/>
              <w:contextualSpacing w:val="0"/>
              <w:jc w:val="center"/>
              <w:rPr>
                <w:ins w:id="15184" w:author="Phuong Truong Thi" w:date="2024-10-16T01:01:00Z"/>
                <w:rFonts w:ascii="Times New Roman" w:eastAsia="Times New Roman" w:hAnsi="Times New Roman"/>
                <w:sz w:val="24"/>
                <w:szCs w:val="24"/>
                <w:lang w:val="vi-VN" w:eastAsia="vi-VN"/>
              </w:rPr>
            </w:pPr>
            <w:ins w:id="15185" w:author="Phuong Truong Thi" w:date="2024-10-16T01:01:00Z">
              <w:r w:rsidRPr="0052167B">
                <w:rPr>
                  <w:rFonts w:ascii="Times New Roman" w:eastAsia="Times New Roman" w:hAnsi="Times New Roman"/>
                  <w:sz w:val="24"/>
                  <w:szCs w:val="24"/>
                  <w:lang w:eastAsia="vi-VN"/>
                </w:rPr>
                <w:t>N</w:t>
              </w:r>
            </w:ins>
          </w:p>
        </w:tc>
      </w:tr>
      <w:tr w:rsidR="00F868EA" w:rsidRPr="0052167B" w14:paraId="7D223162" w14:textId="77777777" w:rsidTr="000A2F3A">
        <w:trPr>
          <w:trHeight w:val="276"/>
          <w:ins w:id="15186" w:author="Phuong Truong Thi" w:date="2024-10-16T01:01:00Z"/>
        </w:trPr>
        <w:tc>
          <w:tcPr>
            <w:tcW w:w="670" w:type="dxa"/>
            <w:shd w:val="clear" w:color="auto" w:fill="auto"/>
            <w:vAlign w:val="center"/>
          </w:tcPr>
          <w:p w14:paraId="0CED2C74" w14:textId="77777777" w:rsidR="00F868EA" w:rsidRPr="0052167B" w:rsidRDefault="00F868EA" w:rsidP="00817E47">
            <w:pPr>
              <w:pStyle w:val="ListParagraph"/>
              <w:numPr>
                <w:ilvl w:val="0"/>
                <w:numId w:val="68"/>
              </w:numPr>
              <w:spacing w:before="0" w:line="240" w:lineRule="auto"/>
              <w:contextualSpacing w:val="0"/>
              <w:jc w:val="left"/>
              <w:rPr>
                <w:ins w:id="15187" w:author="Phuong Truong Thi" w:date="2024-10-16T01:01:00Z"/>
                <w:rFonts w:eastAsia="Times New Roman"/>
                <w:szCs w:val="24"/>
                <w:lang w:val="vi-VN" w:eastAsia="vi-VN"/>
              </w:rPr>
            </w:pPr>
          </w:p>
        </w:tc>
        <w:tc>
          <w:tcPr>
            <w:tcW w:w="2097" w:type="dxa"/>
            <w:shd w:val="clear" w:color="auto" w:fill="auto"/>
            <w:vAlign w:val="center"/>
          </w:tcPr>
          <w:p w14:paraId="01CF0628" w14:textId="77777777" w:rsidR="00F868EA" w:rsidRPr="0052167B" w:rsidRDefault="00F868EA" w:rsidP="00817E47">
            <w:pPr>
              <w:spacing w:before="0" w:line="240" w:lineRule="auto"/>
              <w:contextualSpacing w:val="0"/>
              <w:rPr>
                <w:ins w:id="15188" w:author="Phuong Truong Thi" w:date="2024-10-16T01:01:00Z"/>
                <w:rFonts w:ascii="Times New Roman" w:hAnsi="Times New Roman"/>
                <w:sz w:val="24"/>
                <w:szCs w:val="24"/>
              </w:rPr>
            </w:pPr>
            <w:ins w:id="15189" w:author="Phuong Truong Thi" w:date="2024-10-16T01:01:00Z">
              <w:r w:rsidRPr="0052167B">
                <w:rPr>
                  <w:rFonts w:ascii="Times New Roman" w:hAnsi="Times New Roman"/>
                  <w:sz w:val="24"/>
                  <w:szCs w:val="24"/>
                </w:rPr>
                <w:t>Dư nợ Auto loan</w:t>
              </w:r>
            </w:ins>
          </w:p>
        </w:tc>
        <w:tc>
          <w:tcPr>
            <w:tcW w:w="2230" w:type="dxa"/>
            <w:vAlign w:val="center"/>
          </w:tcPr>
          <w:p w14:paraId="7E2BDFDB" w14:textId="77777777" w:rsidR="00F868EA" w:rsidRPr="0052167B" w:rsidRDefault="00F868EA" w:rsidP="00817E47">
            <w:pPr>
              <w:spacing w:before="0" w:line="240" w:lineRule="auto"/>
              <w:contextualSpacing w:val="0"/>
              <w:rPr>
                <w:ins w:id="15190" w:author="Phuong Truong Thi" w:date="2024-10-16T01:01:00Z"/>
                <w:rFonts w:ascii="Times New Roman" w:eastAsia="Times New Roman" w:hAnsi="Times New Roman"/>
                <w:sz w:val="24"/>
                <w:szCs w:val="24"/>
                <w:lang w:eastAsia="vi-VN"/>
              </w:rPr>
            </w:pPr>
            <w:ins w:id="15191" w:author="Phuong Truong Thi" w:date="2024-10-16T01:01:00Z">
              <w:r w:rsidRPr="0052167B">
                <w:rPr>
                  <w:rFonts w:ascii="Times New Roman" w:hAnsi="Times New Roman"/>
                  <w:sz w:val="24"/>
                  <w:szCs w:val="24"/>
                </w:rPr>
                <w:t>Tổng Dư nợ  Auto loan của KH tại ngày báo cáo</w:t>
              </w:r>
            </w:ins>
          </w:p>
        </w:tc>
        <w:tc>
          <w:tcPr>
            <w:tcW w:w="963" w:type="dxa"/>
          </w:tcPr>
          <w:p w14:paraId="7437BEA8" w14:textId="77777777" w:rsidR="00F868EA" w:rsidRPr="0052167B" w:rsidRDefault="00F868EA" w:rsidP="00817E47">
            <w:pPr>
              <w:spacing w:before="0" w:line="240" w:lineRule="auto"/>
              <w:contextualSpacing w:val="0"/>
              <w:rPr>
                <w:ins w:id="15192" w:author="Phuong Truong Thi" w:date="2024-10-16T01:01:00Z"/>
                <w:rFonts w:ascii="Times New Roman" w:eastAsia="Times New Roman" w:hAnsi="Times New Roman"/>
                <w:sz w:val="24"/>
                <w:szCs w:val="24"/>
                <w:lang w:eastAsia="vi-VN"/>
              </w:rPr>
            </w:pPr>
            <w:ins w:id="15193" w:author="Phuong Truong Thi" w:date="2024-10-16T01:01:00Z">
              <w:r w:rsidRPr="009871D3">
                <w:rPr>
                  <w:rFonts w:ascii="Times New Roman" w:eastAsia="Times New Roman" w:hAnsi="Times New Roman"/>
                  <w:sz w:val="24"/>
                  <w:szCs w:val="24"/>
                  <w:lang w:val="vi-VN" w:eastAsia="vi-VN"/>
                </w:rPr>
                <w:t>CRM</w:t>
              </w:r>
            </w:ins>
          </w:p>
        </w:tc>
        <w:tc>
          <w:tcPr>
            <w:tcW w:w="1330" w:type="dxa"/>
          </w:tcPr>
          <w:p w14:paraId="199A2BBE" w14:textId="77777777" w:rsidR="00F868EA" w:rsidRPr="0052167B" w:rsidRDefault="00F868EA" w:rsidP="00817E47">
            <w:pPr>
              <w:spacing w:before="0" w:line="240" w:lineRule="auto"/>
              <w:contextualSpacing w:val="0"/>
              <w:rPr>
                <w:ins w:id="15194" w:author="Phuong Truong Thi" w:date="2024-10-16T01:01:00Z"/>
                <w:rFonts w:ascii="Times New Roman" w:eastAsia="Times New Roman" w:hAnsi="Times New Roman"/>
                <w:sz w:val="24"/>
                <w:szCs w:val="24"/>
                <w:lang w:eastAsia="vi-VN"/>
              </w:rPr>
            </w:pPr>
            <w:ins w:id="15195" w:author="Phuong Truong Thi" w:date="2024-10-16T01:01:00Z">
              <w:r w:rsidRPr="00144FEF">
                <w:rPr>
                  <w:rFonts w:ascii="Times New Roman" w:eastAsia="Times New Roman" w:hAnsi="Times New Roman"/>
                  <w:sz w:val="24"/>
                  <w:szCs w:val="24"/>
                  <w:lang w:eastAsia="vi-VN"/>
                </w:rPr>
                <w:t>Currency</w:t>
              </w:r>
            </w:ins>
          </w:p>
        </w:tc>
        <w:tc>
          <w:tcPr>
            <w:tcW w:w="970" w:type="dxa"/>
            <w:shd w:val="clear" w:color="auto" w:fill="auto"/>
            <w:noWrap/>
            <w:vAlign w:val="center"/>
          </w:tcPr>
          <w:p w14:paraId="4A8CE37A" w14:textId="77777777" w:rsidR="00F868EA" w:rsidRPr="0052167B" w:rsidRDefault="00F868EA" w:rsidP="00817E47">
            <w:pPr>
              <w:spacing w:before="0" w:line="240" w:lineRule="auto"/>
              <w:contextualSpacing w:val="0"/>
              <w:rPr>
                <w:ins w:id="15196" w:author="Phuong Truong Thi" w:date="2024-10-16T01:01:00Z"/>
                <w:rFonts w:ascii="Times New Roman" w:eastAsia="Times New Roman" w:hAnsi="Times New Roman"/>
                <w:sz w:val="24"/>
                <w:szCs w:val="24"/>
                <w:lang w:val="vi-VN" w:eastAsia="vi-VN"/>
              </w:rPr>
            </w:pPr>
          </w:p>
        </w:tc>
        <w:tc>
          <w:tcPr>
            <w:tcW w:w="1134" w:type="dxa"/>
          </w:tcPr>
          <w:p w14:paraId="19FF95CA" w14:textId="77777777" w:rsidR="00F868EA" w:rsidRPr="0052167B" w:rsidRDefault="00F868EA" w:rsidP="00817E47">
            <w:pPr>
              <w:spacing w:before="0" w:line="240" w:lineRule="auto"/>
              <w:contextualSpacing w:val="0"/>
              <w:jc w:val="center"/>
              <w:rPr>
                <w:ins w:id="15197" w:author="Phuong Truong Thi" w:date="2024-10-16T01:01:00Z"/>
                <w:rFonts w:ascii="Times New Roman" w:eastAsia="Times New Roman" w:hAnsi="Times New Roman"/>
                <w:sz w:val="24"/>
                <w:szCs w:val="24"/>
                <w:lang w:val="vi-VN" w:eastAsia="vi-VN"/>
              </w:rPr>
            </w:pPr>
            <w:ins w:id="15198" w:author="Phuong Truong Thi" w:date="2024-10-16T01:01:00Z">
              <w:r w:rsidRPr="0052167B">
                <w:rPr>
                  <w:rFonts w:ascii="Times New Roman" w:eastAsia="Times New Roman" w:hAnsi="Times New Roman"/>
                  <w:sz w:val="24"/>
                  <w:szCs w:val="24"/>
                  <w:lang w:eastAsia="vi-VN"/>
                </w:rPr>
                <w:t>N</w:t>
              </w:r>
            </w:ins>
          </w:p>
        </w:tc>
      </w:tr>
      <w:tr w:rsidR="00F868EA" w:rsidRPr="0052167B" w14:paraId="69BF642C" w14:textId="77777777" w:rsidTr="000A2F3A">
        <w:trPr>
          <w:trHeight w:val="276"/>
          <w:ins w:id="15199" w:author="Phuong Truong Thi" w:date="2024-10-16T01:01:00Z"/>
        </w:trPr>
        <w:tc>
          <w:tcPr>
            <w:tcW w:w="670" w:type="dxa"/>
            <w:shd w:val="clear" w:color="auto" w:fill="auto"/>
            <w:vAlign w:val="center"/>
          </w:tcPr>
          <w:p w14:paraId="23CD75FD" w14:textId="77777777" w:rsidR="00F868EA" w:rsidRPr="0052167B" w:rsidRDefault="00F868EA" w:rsidP="00817E47">
            <w:pPr>
              <w:pStyle w:val="ListParagraph"/>
              <w:numPr>
                <w:ilvl w:val="0"/>
                <w:numId w:val="68"/>
              </w:numPr>
              <w:spacing w:before="0" w:line="240" w:lineRule="auto"/>
              <w:contextualSpacing w:val="0"/>
              <w:jc w:val="left"/>
              <w:rPr>
                <w:ins w:id="15200" w:author="Phuong Truong Thi" w:date="2024-10-16T01:01:00Z"/>
                <w:rFonts w:eastAsia="Times New Roman"/>
                <w:szCs w:val="24"/>
                <w:lang w:val="vi-VN" w:eastAsia="vi-VN"/>
              </w:rPr>
            </w:pPr>
          </w:p>
        </w:tc>
        <w:tc>
          <w:tcPr>
            <w:tcW w:w="2097" w:type="dxa"/>
            <w:shd w:val="clear" w:color="auto" w:fill="auto"/>
            <w:vAlign w:val="center"/>
          </w:tcPr>
          <w:p w14:paraId="1C342847" w14:textId="77777777" w:rsidR="00F868EA" w:rsidRPr="0052167B" w:rsidRDefault="00F868EA" w:rsidP="00817E47">
            <w:pPr>
              <w:spacing w:before="0" w:line="240" w:lineRule="auto"/>
              <w:contextualSpacing w:val="0"/>
              <w:rPr>
                <w:ins w:id="15201" w:author="Phuong Truong Thi" w:date="2024-10-16T01:01:00Z"/>
                <w:rFonts w:ascii="Times New Roman" w:hAnsi="Times New Roman"/>
                <w:sz w:val="24"/>
                <w:szCs w:val="24"/>
              </w:rPr>
            </w:pPr>
            <w:ins w:id="15202" w:author="Phuong Truong Thi" w:date="2024-10-16T01:01:00Z">
              <w:r w:rsidRPr="0052167B">
                <w:rPr>
                  <w:rFonts w:ascii="Times New Roman" w:hAnsi="Times New Roman"/>
                  <w:sz w:val="24"/>
                  <w:szCs w:val="24"/>
                </w:rPr>
                <w:t>Dư nợ Bussiness loan</w:t>
              </w:r>
            </w:ins>
          </w:p>
        </w:tc>
        <w:tc>
          <w:tcPr>
            <w:tcW w:w="2230" w:type="dxa"/>
            <w:vAlign w:val="center"/>
          </w:tcPr>
          <w:p w14:paraId="17F9FC92" w14:textId="77777777" w:rsidR="00F868EA" w:rsidRPr="0052167B" w:rsidRDefault="00F868EA" w:rsidP="00817E47">
            <w:pPr>
              <w:spacing w:before="0" w:line="240" w:lineRule="auto"/>
              <w:contextualSpacing w:val="0"/>
              <w:rPr>
                <w:ins w:id="15203" w:author="Phuong Truong Thi" w:date="2024-10-16T01:01:00Z"/>
                <w:rFonts w:ascii="Times New Roman" w:eastAsia="Times New Roman" w:hAnsi="Times New Roman"/>
                <w:sz w:val="24"/>
                <w:szCs w:val="24"/>
                <w:lang w:eastAsia="vi-VN"/>
              </w:rPr>
            </w:pPr>
            <w:ins w:id="15204" w:author="Phuong Truong Thi" w:date="2024-10-16T01:01:00Z">
              <w:r w:rsidRPr="0052167B">
                <w:rPr>
                  <w:rFonts w:ascii="Times New Roman" w:hAnsi="Times New Roman"/>
                  <w:sz w:val="24"/>
                  <w:szCs w:val="24"/>
                </w:rPr>
                <w:t>Tổng Dư nợ Bussiness loan của KH tại ngày báo cáo</w:t>
              </w:r>
            </w:ins>
          </w:p>
        </w:tc>
        <w:tc>
          <w:tcPr>
            <w:tcW w:w="963" w:type="dxa"/>
          </w:tcPr>
          <w:p w14:paraId="6C5B192B" w14:textId="77777777" w:rsidR="00F868EA" w:rsidRPr="0052167B" w:rsidRDefault="00F868EA" w:rsidP="00817E47">
            <w:pPr>
              <w:spacing w:before="0" w:line="240" w:lineRule="auto"/>
              <w:contextualSpacing w:val="0"/>
              <w:rPr>
                <w:ins w:id="15205" w:author="Phuong Truong Thi" w:date="2024-10-16T01:01:00Z"/>
                <w:rFonts w:ascii="Times New Roman" w:eastAsia="Times New Roman" w:hAnsi="Times New Roman"/>
                <w:sz w:val="24"/>
                <w:szCs w:val="24"/>
                <w:lang w:eastAsia="vi-VN"/>
              </w:rPr>
            </w:pPr>
            <w:ins w:id="15206" w:author="Phuong Truong Thi" w:date="2024-10-16T01:01:00Z">
              <w:r w:rsidRPr="009871D3">
                <w:rPr>
                  <w:rFonts w:ascii="Times New Roman" w:eastAsia="Times New Roman" w:hAnsi="Times New Roman"/>
                  <w:sz w:val="24"/>
                  <w:szCs w:val="24"/>
                  <w:lang w:val="vi-VN" w:eastAsia="vi-VN"/>
                </w:rPr>
                <w:t>CRM</w:t>
              </w:r>
            </w:ins>
          </w:p>
        </w:tc>
        <w:tc>
          <w:tcPr>
            <w:tcW w:w="1330" w:type="dxa"/>
          </w:tcPr>
          <w:p w14:paraId="7DE1864C" w14:textId="77777777" w:rsidR="00F868EA" w:rsidRPr="0052167B" w:rsidRDefault="00F868EA" w:rsidP="00817E47">
            <w:pPr>
              <w:spacing w:before="0" w:line="240" w:lineRule="auto"/>
              <w:contextualSpacing w:val="0"/>
              <w:rPr>
                <w:ins w:id="15207" w:author="Phuong Truong Thi" w:date="2024-10-16T01:01:00Z"/>
                <w:rFonts w:ascii="Times New Roman" w:eastAsia="Times New Roman" w:hAnsi="Times New Roman"/>
                <w:sz w:val="24"/>
                <w:szCs w:val="24"/>
                <w:lang w:eastAsia="vi-VN"/>
              </w:rPr>
            </w:pPr>
            <w:ins w:id="15208" w:author="Phuong Truong Thi" w:date="2024-10-16T01:01:00Z">
              <w:r w:rsidRPr="00144FEF">
                <w:rPr>
                  <w:rFonts w:ascii="Times New Roman" w:eastAsia="Times New Roman" w:hAnsi="Times New Roman"/>
                  <w:sz w:val="24"/>
                  <w:szCs w:val="24"/>
                  <w:lang w:eastAsia="vi-VN"/>
                </w:rPr>
                <w:t>Currency</w:t>
              </w:r>
            </w:ins>
          </w:p>
        </w:tc>
        <w:tc>
          <w:tcPr>
            <w:tcW w:w="970" w:type="dxa"/>
            <w:shd w:val="clear" w:color="auto" w:fill="auto"/>
            <w:noWrap/>
            <w:vAlign w:val="center"/>
          </w:tcPr>
          <w:p w14:paraId="4FE9FF3B" w14:textId="77777777" w:rsidR="00F868EA" w:rsidRPr="0052167B" w:rsidRDefault="00F868EA" w:rsidP="00817E47">
            <w:pPr>
              <w:spacing w:before="0" w:line="240" w:lineRule="auto"/>
              <w:contextualSpacing w:val="0"/>
              <w:rPr>
                <w:ins w:id="15209" w:author="Phuong Truong Thi" w:date="2024-10-16T01:01:00Z"/>
                <w:rFonts w:ascii="Times New Roman" w:eastAsia="Times New Roman" w:hAnsi="Times New Roman"/>
                <w:sz w:val="24"/>
                <w:szCs w:val="24"/>
                <w:lang w:val="vi-VN" w:eastAsia="vi-VN"/>
              </w:rPr>
            </w:pPr>
          </w:p>
        </w:tc>
        <w:tc>
          <w:tcPr>
            <w:tcW w:w="1134" w:type="dxa"/>
          </w:tcPr>
          <w:p w14:paraId="5EF14A61" w14:textId="77777777" w:rsidR="00F868EA" w:rsidRPr="0052167B" w:rsidRDefault="00F868EA" w:rsidP="00817E47">
            <w:pPr>
              <w:spacing w:before="0" w:line="240" w:lineRule="auto"/>
              <w:contextualSpacing w:val="0"/>
              <w:jc w:val="center"/>
              <w:rPr>
                <w:ins w:id="15210" w:author="Phuong Truong Thi" w:date="2024-10-16T01:01:00Z"/>
                <w:rFonts w:ascii="Times New Roman" w:eastAsia="Times New Roman" w:hAnsi="Times New Roman"/>
                <w:sz w:val="24"/>
                <w:szCs w:val="24"/>
                <w:lang w:val="vi-VN" w:eastAsia="vi-VN"/>
              </w:rPr>
            </w:pPr>
            <w:ins w:id="15211" w:author="Phuong Truong Thi" w:date="2024-10-16T01:01:00Z">
              <w:r w:rsidRPr="0052167B">
                <w:rPr>
                  <w:rFonts w:ascii="Times New Roman" w:eastAsia="Times New Roman" w:hAnsi="Times New Roman"/>
                  <w:sz w:val="24"/>
                  <w:szCs w:val="24"/>
                  <w:lang w:eastAsia="vi-VN"/>
                </w:rPr>
                <w:t>N</w:t>
              </w:r>
            </w:ins>
          </w:p>
        </w:tc>
      </w:tr>
      <w:tr w:rsidR="00F868EA" w:rsidRPr="0052167B" w14:paraId="402A9C1A" w14:textId="77777777" w:rsidTr="000A2F3A">
        <w:trPr>
          <w:trHeight w:val="276"/>
          <w:ins w:id="15212" w:author="Phuong Truong Thi" w:date="2024-10-16T01:01:00Z"/>
        </w:trPr>
        <w:tc>
          <w:tcPr>
            <w:tcW w:w="670" w:type="dxa"/>
            <w:shd w:val="clear" w:color="auto" w:fill="auto"/>
            <w:vAlign w:val="center"/>
          </w:tcPr>
          <w:p w14:paraId="6E72CC44" w14:textId="77777777" w:rsidR="00F868EA" w:rsidRPr="0052167B" w:rsidRDefault="00F868EA" w:rsidP="00817E47">
            <w:pPr>
              <w:pStyle w:val="ListParagraph"/>
              <w:numPr>
                <w:ilvl w:val="0"/>
                <w:numId w:val="68"/>
              </w:numPr>
              <w:spacing w:before="0" w:line="240" w:lineRule="auto"/>
              <w:contextualSpacing w:val="0"/>
              <w:jc w:val="left"/>
              <w:rPr>
                <w:ins w:id="15213" w:author="Phuong Truong Thi" w:date="2024-10-16T01:01:00Z"/>
                <w:rFonts w:eastAsia="Times New Roman"/>
                <w:szCs w:val="24"/>
                <w:lang w:val="vi-VN" w:eastAsia="vi-VN"/>
              </w:rPr>
            </w:pPr>
          </w:p>
        </w:tc>
        <w:tc>
          <w:tcPr>
            <w:tcW w:w="2097" w:type="dxa"/>
            <w:shd w:val="clear" w:color="auto" w:fill="auto"/>
            <w:vAlign w:val="center"/>
          </w:tcPr>
          <w:p w14:paraId="45133634" w14:textId="77777777" w:rsidR="00F868EA" w:rsidRPr="0052167B" w:rsidRDefault="00F868EA" w:rsidP="00817E47">
            <w:pPr>
              <w:spacing w:before="0" w:line="240" w:lineRule="auto"/>
              <w:contextualSpacing w:val="0"/>
              <w:rPr>
                <w:ins w:id="15214" w:author="Phuong Truong Thi" w:date="2024-10-16T01:01:00Z"/>
                <w:rFonts w:ascii="Times New Roman" w:hAnsi="Times New Roman"/>
                <w:sz w:val="24"/>
                <w:szCs w:val="24"/>
              </w:rPr>
            </w:pPr>
            <w:ins w:id="15215" w:author="Phuong Truong Thi" w:date="2024-10-16T01:01:00Z">
              <w:r w:rsidRPr="0052167B">
                <w:rPr>
                  <w:rFonts w:ascii="Times New Roman" w:hAnsi="Times New Roman"/>
                  <w:sz w:val="24"/>
                  <w:szCs w:val="24"/>
                </w:rPr>
                <w:t>Dư nợ Consumption loan</w:t>
              </w:r>
            </w:ins>
          </w:p>
        </w:tc>
        <w:tc>
          <w:tcPr>
            <w:tcW w:w="2230" w:type="dxa"/>
            <w:vAlign w:val="center"/>
          </w:tcPr>
          <w:p w14:paraId="0D133924" w14:textId="77777777" w:rsidR="00F868EA" w:rsidRPr="0052167B" w:rsidRDefault="00F868EA" w:rsidP="00817E47">
            <w:pPr>
              <w:spacing w:before="0" w:line="240" w:lineRule="auto"/>
              <w:contextualSpacing w:val="0"/>
              <w:rPr>
                <w:ins w:id="15216" w:author="Phuong Truong Thi" w:date="2024-10-16T01:01:00Z"/>
                <w:rFonts w:ascii="Times New Roman" w:eastAsia="Times New Roman" w:hAnsi="Times New Roman"/>
                <w:sz w:val="24"/>
                <w:szCs w:val="24"/>
                <w:lang w:eastAsia="vi-VN"/>
              </w:rPr>
            </w:pPr>
            <w:ins w:id="15217" w:author="Phuong Truong Thi" w:date="2024-10-16T01:01:00Z">
              <w:r w:rsidRPr="0052167B">
                <w:rPr>
                  <w:rFonts w:ascii="Times New Roman" w:hAnsi="Times New Roman"/>
                  <w:sz w:val="24"/>
                  <w:szCs w:val="24"/>
                </w:rPr>
                <w:t>Tổng Dư nợ Consumption loan của KH tại ngày báo cáo</w:t>
              </w:r>
            </w:ins>
          </w:p>
        </w:tc>
        <w:tc>
          <w:tcPr>
            <w:tcW w:w="963" w:type="dxa"/>
          </w:tcPr>
          <w:p w14:paraId="3583E229" w14:textId="77777777" w:rsidR="00F868EA" w:rsidRPr="0052167B" w:rsidRDefault="00F868EA" w:rsidP="00817E47">
            <w:pPr>
              <w:spacing w:before="0" w:line="240" w:lineRule="auto"/>
              <w:contextualSpacing w:val="0"/>
              <w:rPr>
                <w:ins w:id="15218" w:author="Phuong Truong Thi" w:date="2024-10-16T01:01:00Z"/>
                <w:rFonts w:ascii="Times New Roman" w:eastAsia="Times New Roman" w:hAnsi="Times New Roman"/>
                <w:sz w:val="24"/>
                <w:szCs w:val="24"/>
                <w:lang w:eastAsia="vi-VN"/>
              </w:rPr>
            </w:pPr>
            <w:ins w:id="15219" w:author="Phuong Truong Thi" w:date="2024-10-16T01:01:00Z">
              <w:r w:rsidRPr="009871D3">
                <w:rPr>
                  <w:rFonts w:ascii="Times New Roman" w:eastAsia="Times New Roman" w:hAnsi="Times New Roman"/>
                  <w:sz w:val="24"/>
                  <w:szCs w:val="24"/>
                  <w:lang w:val="vi-VN" w:eastAsia="vi-VN"/>
                </w:rPr>
                <w:t>CRM</w:t>
              </w:r>
            </w:ins>
          </w:p>
        </w:tc>
        <w:tc>
          <w:tcPr>
            <w:tcW w:w="1330" w:type="dxa"/>
          </w:tcPr>
          <w:p w14:paraId="1F880EB2" w14:textId="77777777" w:rsidR="00F868EA" w:rsidRPr="0052167B" w:rsidRDefault="00F868EA" w:rsidP="00817E47">
            <w:pPr>
              <w:spacing w:before="0" w:line="240" w:lineRule="auto"/>
              <w:contextualSpacing w:val="0"/>
              <w:rPr>
                <w:ins w:id="15220" w:author="Phuong Truong Thi" w:date="2024-10-16T01:01:00Z"/>
                <w:rFonts w:ascii="Times New Roman" w:eastAsia="Times New Roman" w:hAnsi="Times New Roman"/>
                <w:sz w:val="24"/>
                <w:szCs w:val="24"/>
                <w:lang w:eastAsia="vi-VN"/>
              </w:rPr>
            </w:pPr>
            <w:ins w:id="15221" w:author="Phuong Truong Thi" w:date="2024-10-16T01:01:00Z">
              <w:r w:rsidRPr="00144FEF">
                <w:rPr>
                  <w:rFonts w:ascii="Times New Roman" w:eastAsia="Times New Roman" w:hAnsi="Times New Roman"/>
                  <w:sz w:val="24"/>
                  <w:szCs w:val="24"/>
                  <w:lang w:eastAsia="vi-VN"/>
                </w:rPr>
                <w:t>Currency</w:t>
              </w:r>
            </w:ins>
          </w:p>
        </w:tc>
        <w:tc>
          <w:tcPr>
            <w:tcW w:w="970" w:type="dxa"/>
            <w:shd w:val="clear" w:color="auto" w:fill="auto"/>
            <w:noWrap/>
            <w:vAlign w:val="center"/>
          </w:tcPr>
          <w:p w14:paraId="41A8874C" w14:textId="77777777" w:rsidR="00F868EA" w:rsidRPr="0052167B" w:rsidRDefault="00F868EA" w:rsidP="00817E47">
            <w:pPr>
              <w:spacing w:before="0" w:line="240" w:lineRule="auto"/>
              <w:contextualSpacing w:val="0"/>
              <w:rPr>
                <w:ins w:id="15222" w:author="Phuong Truong Thi" w:date="2024-10-16T01:01:00Z"/>
                <w:rFonts w:ascii="Times New Roman" w:eastAsia="Times New Roman" w:hAnsi="Times New Roman"/>
                <w:sz w:val="24"/>
                <w:szCs w:val="24"/>
                <w:lang w:val="vi-VN" w:eastAsia="vi-VN"/>
              </w:rPr>
            </w:pPr>
          </w:p>
        </w:tc>
        <w:tc>
          <w:tcPr>
            <w:tcW w:w="1134" w:type="dxa"/>
          </w:tcPr>
          <w:p w14:paraId="795B5722" w14:textId="77777777" w:rsidR="00F868EA" w:rsidRPr="0052167B" w:rsidRDefault="00F868EA" w:rsidP="00817E47">
            <w:pPr>
              <w:spacing w:before="0" w:line="240" w:lineRule="auto"/>
              <w:contextualSpacing w:val="0"/>
              <w:jc w:val="center"/>
              <w:rPr>
                <w:ins w:id="15223" w:author="Phuong Truong Thi" w:date="2024-10-16T01:01:00Z"/>
                <w:rFonts w:ascii="Times New Roman" w:eastAsia="Times New Roman" w:hAnsi="Times New Roman"/>
                <w:sz w:val="24"/>
                <w:szCs w:val="24"/>
                <w:lang w:val="vi-VN" w:eastAsia="vi-VN"/>
              </w:rPr>
            </w:pPr>
            <w:ins w:id="15224" w:author="Phuong Truong Thi" w:date="2024-10-16T01:01:00Z">
              <w:r w:rsidRPr="0052167B">
                <w:rPr>
                  <w:rFonts w:ascii="Times New Roman" w:eastAsia="Times New Roman" w:hAnsi="Times New Roman"/>
                  <w:sz w:val="24"/>
                  <w:szCs w:val="24"/>
                  <w:lang w:eastAsia="vi-VN"/>
                </w:rPr>
                <w:t>N</w:t>
              </w:r>
            </w:ins>
          </w:p>
        </w:tc>
      </w:tr>
      <w:tr w:rsidR="00F868EA" w:rsidRPr="0052167B" w14:paraId="3B4DE3DB" w14:textId="77777777" w:rsidTr="000A2F3A">
        <w:trPr>
          <w:trHeight w:val="276"/>
          <w:ins w:id="15225" w:author="Phuong Truong Thi" w:date="2024-10-16T01:01:00Z"/>
        </w:trPr>
        <w:tc>
          <w:tcPr>
            <w:tcW w:w="670" w:type="dxa"/>
            <w:shd w:val="clear" w:color="auto" w:fill="auto"/>
            <w:vAlign w:val="center"/>
          </w:tcPr>
          <w:p w14:paraId="3DB368E3" w14:textId="77777777" w:rsidR="00F868EA" w:rsidRPr="0052167B" w:rsidRDefault="00F868EA" w:rsidP="00817E47">
            <w:pPr>
              <w:pStyle w:val="ListParagraph"/>
              <w:numPr>
                <w:ilvl w:val="0"/>
                <w:numId w:val="68"/>
              </w:numPr>
              <w:spacing w:before="0" w:line="240" w:lineRule="auto"/>
              <w:contextualSpacing w:val="0"/>
              <w:jc w:val="left"/>
              <w:rPr>
                <w:ins w:id="15226" w:author="Phuong Truong Thi" w:date="2024-10-16T01:01:00Z"/>
                <w:rFonts w:eastAsia="Times New Roman"/>
                <w:szCs w:val="24"/>
                <w:lang w:val="vi-VN" w:eastAsia="vi-VN"/>
              </w:rPr>
            </w:pPr>
          </w:p>
        </w:tc>
        <w:tc>
          <w:tcPr>
            <w:tcW w:w="2097" w:type="dxa"/>
            <w:shd w:val="clear" w:color="auto" w:fill="auto"/>
            <w:vAlign w:val="center"/>
          </w:tcPr>
          <w:p w14:paraId="26CBA555" w14:textId="77777777" w:rsidR="00F868EA" w:rsidRPr="0052167B" w:rsidRDefault="00F868EA" w:rsidP="00817E47">
            <w:pPr>
              <w:spacing w:before="0" w:line="240" w:lineRule="auto"/>
              <w:contextualSpacing w:val="0"/>
              <w:rPr>
                <w:ins w:id="15227" w:author="Phuong Truong Thi" w:date="2024-10-16T01:01:00Z"/>
                <w:rFonts w:ascii="Times New Roman" w:hAnsi="Times New Roman"/>
                <w:sz w:val="24"/>
                <w:szCs w:val="24"/>
              </w:rPr>
            </w:pPr>
            <w:ins w:id="15228" w:author="Phuong Truong Thi" w:date="2024-10-16T01:01:00Z">
              <w:r w:rsidRPr="0052167B">
                <w:rPr>
                  <w:rFonts w:ascii="Times New Roman" w:hAnsi="Times New Roman"/>
                  <w:sz w:val="24"/>
                  <w:szCs w:val="24"/>
                </w:rPr>
                <w:t>Dư nợ Passbook</w:t>
              </w:r>
            </w:ins>
          </w:p>
        </w:tc>
        <w:tc>
          <w:tcPr>
            <w:tcW w:w="2230" w:type="dxa"/>
            <w:vAlign w:val="center"/>
          </w:tcPr>
          <w:p w14:paraId="6D9271B0" w14:textId="77777777" w:rsidR="00F868EA" w:rsidRPr="0052167B" w:rsidRDefault="00F868EA" w:rsidP="00817E47">
            <w:pPr>
              <w:spacing w:before="0" w:line="240" w:lineRule="auto"/>
              <w:contextualSpacing w:val="0"/>
              <w:rPr>
                <w:ins w:id="15229" w:author="Phuong Truong Thi" w:date="2024-10-16T01:01:00Z"/>
                <w:rFonts w:ascii="Times New Roman" w:eastAsia="Times New Roman" w:hAnsi="Times New Roman"/>
                <w:sz w:val="24"/>
                <w:szCs w:val="24"/>
                <w:lang w:eastAsia="vi-VN"/>
              </w:rPr>
            </w:pPr>
            <w:ins w:id="15230" w:author="Phuong Truong Thi" w:date="2024-10-16T01:01:00Z">
              <w:r w:rsidRPr="0052167B">
                <w:rPr>
                  <w:rFonts w:ascii="Times New Roman" w:hAnsi="Times New Roman"/>
                  <w:sz w:val="24"/>
                  <w:szCs w:val="24"/>
                </w:rPr>
                <w:t>Tổng Dư nợ Dư nợ Passbook của KH tại ngày báo cáo</w:t>
              </w:r>
            </w:ins>
          </w:p>
        </w:tc>
        <w:tc>
          <w:tcPr>
            <w:tcW w:w="963" w:type="dxa"/>
          </w:tcPr>
          <w:p w14:paraId="2620558A" w14:textId="77777777" w:rsidR="00F868EA" w:rsidRPr="0052167B" w:rsidRDefault="00F868EA" w:rsidP="00817E47">
            <w:pPr>
              <w:spacing w:before="0" w:line="240" w:lineRule="auto"/>
              <w:contextualSpacing w:val="0"/>
              <w:rPr>
                <w:ins w:id="15231" w:author="Phuong Truong Thi" w:date="2024-10-16T01:01:00Z"/>
                <w:rFonts w:ascii="Times New Roman" w:eastAsia="Times New Roman" w:hAnsi="Times New Roman"/>
                <w:sz w:val="24"/>
                <w:szCs w:val="24"/>
                <w:lang w:eastAsia="vi-VN"/>
              </w:rPr>
            </w:pPr>
            <w:ins w:id="15232" w:author="Phuong Truong Thi" w:date="2024-10-16T01:01:00Z">
              <w:r w:rsidRPr="009871D3">
                <w:rPr>
                  <w:rFonts w:ascii="Times New Roman" w:eastAsia="Times New Roman" w:hAnsi="Times New Roman"/>
                  <w:sz w:val="24"/>
                  <w:szCs w:val="24"/>
                  <w:lang w:val="vi-VN" w:eastAsia="vi-VN"/>
                </w:rPr>
                <w:t>CRM</w:t>
              </w:r>
            </w:ins>
          </w:p>
        </w:tc>
        <w:tc>
          <w:tcPr>
            <w:tcW w:w="1330" w:type="dxa"/>
          </w:tcPr>
          <w:p w14:paraId="417E587D" w14:textId="77777777" w:rsidR="00F868EA" w:rsidRPr="0052167B" w:rsidRDefault="00F868EA" w:rsidP="00817E47">
            <w:pPr>
              <w:spacing w:before="0" w:line="240" w:lineRule="auto"/>
              <w:contextualSpacing w:val="0"/>
              <w:rPr>
                <w:ins w:id="15233" w:author="Phuong Truong Thi" w:date="2024-10-16T01:01:00Z"/>
                <w:rFonts w:ascii="Times New Roman" w:eastAsia="Times New Roman" w:hAnsi="Times New Roman"/>
                <w:sz w:val="24"/>
                <w:szCs w:val="24"/>
                <w:lang w:eastAsia="vi-VN"/>
              </w:rPr>
            </w:pPr>
            <w:ins w:id="15234" w:author="Phuong Truong Thi" w:date="2024-10-16T01:01:00Z">
              <w:r w:rsidRPr="00144FEF">
                <w:rPr>
                  <w:rFonts w:ascii="Times New Roman" w:eastAsia="Times New Roman" w:hAnsi="Times New Roman"/>
                  <w:sz w:val="24"/>
                  <w:szCs w:val="24"/>
                  <w:lang w:eastAsia="vi-VN"/>
                </w:rPr>
                <w:t>Currency</w:t>
              </w:r>
            </w:ins>
          </w:p>
        </w:tc>
        <w:tc>
          <w:tcPr>
            <w:tcW w:w="970" w:type="dxa"/>
            <w:shd w:val="clear" w:color="auto" w:fill="auto"/>
            <w:noWrap/>
            <w:vAlign w:val="center"/>
          </w:tcPr>
          <w:p w14:paraId="27158695" w14:textId="77777777" w:rsidR="00F868EA" w:rsidRPr="0052167B" w:rsidRDefault="00F868EA" w:rsidP="00817E47">
            <w:pPr>
              <w:spacing w:before="0" w:line="240" w:lineRule="auto"/>
              <w:contextualSpacing w:val="0"/>
              <w:rPr>
                <w:ins w:id="15235" w:author="Phuong Truong Thi" w:date="2024-10-16T01:01:00Z"/>
                <w:rFonts w:ascii="Times New Roman" w:eastAsia="Times New Roman" w:hAnsi="Times New Roman"/>
                <w:sz w:val="24"/>
                <w:szCs w:val="24"/>
                <w:lang w:val="vi-VN" w:eastAsia="vi-VN"/>
              </w:rPr>
            </w:pPr>
          </w:p>
        </w:tc>
        <w:tc>
          <w:tcPr>
            <w:tcW w:w="1134" w:type="dxa"/>
          </w:tcPr>
          <w:p w14:paraId="7FD8CD6E" w14:textId="77777777" w:rsidR="00F868EA" w:rsidRPr="0052167B" w:rsidRDefault="00F868EA" w:rsidP="00817E47">
            <w:pPr>
              <w:spacing w:before="0" w:line="240" w:lineRule="auto"/>
              <w:contextualSpacing w:val="0"/>
              <w:jc w:val="center"/>
              <w:rPr>
                <w:ins w:id="15236" w:author="Phuong Truong Thi" w:date="2024-10-16T01:01:00Z"/>
                <w:rFonts w:ascii="Times New Roman" w:eastAsia="Times New Roman" w:hAnsi="Times New Roman"/>
                <w:sz w:val="24"/>
                <w:szCs w:val="24"/>
                <w:lang w:val="vi-VN" w:eastAsia="vi-VN"/>
              </w:rPr>
            </w:pPr>
            <w:ins w:id="15237" w:author="Phuong Truong Thi" w:date="2024-10-16T01:01:00Z">
              <w:r w:rsidRPr="0052167B">
                <w:rPr>
                  <w:rFonts w:ascii="Times New Roman" w:eastAsia="Times New Roman" w:hAnsi="Times New Roman"/>
                  <w:sz w:val="24"/>
                  <w:szCs w:val="24"/>
                  <w:lang w:eastAsia="vi-VN"/>
                </w:rPr>
                <w:t>N</w:t>
              </w:r>
            </w:ins>
          </w:p>
        </w:tc>
      </w:tr>
      <w:tr w:rsidR="00F868EA" w:rsidRPr="001859AE" w14:paraId="75FD7694" w14:textId="77777777" w:rsidTr="00817E47">
        <w:trPr>
          <w:trHeight w:val="276"/>
          <w:ins w:id="15238" w:author="Phuong Truong Thi" w:date="2024-10-16T01:01:00Z"/>
        </w:trPr>
        <w:tc>
          <w:tcPr>
            <w:tcW w:w="9394" w:type="dxa"/>
            <w:gridSpan w:val="7"/>
          </w:tcPr>
          <w:p w14:paraId="2ED6801C" w14:textId="77777777" w:rsidR="00F868EA" w:rsidRPr="00126368" w:rsidRDefault="00F868EA" w:rsidP="00817E47">
            <w:pPr>
              <w:spacing w:before="0" w:line="240" w:lineRule="auto"/>
              <w:contextualSpacing w:val="0"/>
              <w:jc w:val="left"/>
              <w:rPr>
                <w:ins w:id="15239" w:author="Phuong Truong Thi" w:date="2024-10-16T01:01:00Z"/>
                <w:rFonts w:ascii="Times New Roman" w:eastAsia="Times New Roman" w:hAnsi="Times New Roman"/>
                <w:sz w:val="24"/>
                <w:szCs w:val="24"/>
                <w:lang w:val="vi-VN" w:eastAsia="vi-VN"/>
              </w:rPr>
            </w:pPr>
            <w:ins w:id="15240" w:author="Phuong Truong Thi" w:date="2024-10-16T01:01:00Z">
              <w:r w:rsidRPr="0052167B">
                <w:rPr>
                  <w:rFonts w:ascii="Times New Roman" w:eastAsia="Times New Roman" w:hAnsi="Times New Roman"/>
                  <w:sz w:val="24"/>
                  <w:szCs w:val="24"/>
                  <w:lang w:val="vi-VN" w:eastAsia="vi-VN"/>
                </w:rPr>
                <w:t>Xếp hạng khách hàng tiềm năng EDA</w:t>
              </w:r>
            </w:ins>
          </w:p>
        </w:tc>
      </w:tr>
      <w:tr w:rsidR="00F868EA" w:rsidRPr="0052167B" w14:paraId="70264EDE" w14:textId="77777777" w:rsidTr="000A2F3A">
        <w:trPr>
          <w:trHeight w:val="276"/>
          <w:ins w:id="15241" w:author="Phuong Truong Thi" w:date="2024-10-16T01:01:00Z"/>
        </w:trPr>
        <w:tc>
          <w:tcPr>
            <w:tcW w:w="670" w:type="dxa"/>
            <w:shd w:val="clear" w:color="auto" w:fill="auto"/>
            <w:vAlign w:val="center"/>
          </w:tcPr>
          <w:p w14:paraId="17BB05C0" w14:textId="77777777" w:rsidR="00F868EA" w:rsidRPr="0052167B" w:rsidRDefault="00F868EA" w:rsidP="00817E47">
            <w:pPr>
              <w:pStyle w:val="ListParagraph"/>
              <w:numPr>
                <w:ilvl w:val="0"/>
                <w:numId w:val="68"/>
              </w:numPr>
              <w:spacing w:before="0" w:line="240" w:lineRule="auto"/>
              <w:contextualSpacing w:val="0"/>
              <w:jc w:val="left"/>
              <w:rPr>
                <w:ins w:id="15242" w:author="Phuong Truong Thi" w:date="2024-10-16T01:01:00Z"/>
                <w:rFonts w:eastAsia="Times New Roman"/>
                <w:szCs w:val="24"/>
                <w:lang w:val="vi-VN" w:eastAsia="vi-VN"/>
              </w:rPr>
            </w:pPr>
          </w:p>
        </w:tc>
        <w:tc>
          <w:tcPr>
            <w:tcW w:w="2097" w:type="dxa"/>
            <w:shd w:val="clear" w:color="auto" w:fill="auto"/>
            <w:vAlign w:val="center"/>
          </w:tcPr>
          <w:p w14:paraId="7CD8657F" w14:textId="77777777" w:rsidR="00F868EA" w:rsidRPr="0052167B" w:rsidRDefault="00F868EA" w:rsidP="00817E47">
            <w:pPr>
              <w:spacing w:before="0" w:line="240" w:lineRule="auto"/>
              <w:contextualSpacing w:val="0"/>
              <w:rPr>
                <w:ins w:id="15243" w:author="Phuong Truong Thi" w:date="2024-10-16T01:01:00Z"/>
                <w:rFonts w:ascii="Times New Roman" w:hAnsi="Times New Roman"/>
                <w:sz w:val="24"/>
                <w:szCs w:val="24"/>
              </w:rPr>
            </w:pPr>
            <w:ins w:id="15244" w:author="Phuong Truong Thi" w:date="2024-10-16T01:01:00Z">
              <w:r w:rsidRPr="0052167B">
                <w:rPr>
                  <w:rFonts w:ascii="Times New Roman" w:hAnsi="Times New Roman"/>
                  <w:sz w:val="24"/>
                  <w:szCs w:val="24"/>
                </w:rPr>
                <w:t>Nhóm ưu tiên farming khách hàng</w:t>
              </w:r>
            </w:ins>
          </w:p>
        </w:tc>
        <w:tc>
          <w:tcPr>
            <w:tcW w:w="2230" w:type="dxa"/>
            <w:vAlign w:val="center"/>
          </w:tcPr>
          <w:p w14:paraId="14BAB5AC" w14:textId="77777777" w:rsidR="00F868EA" w:rsidRPr="0052167B" w:rsidRDefault="00F868EA" w:rsidP="00817E47">
            <w:pPr>
              <w:spacing w:before="0" w:line="240" w:lineRule="auto"/>
              <w:contextualSpacing w:val="0"/>
              <w:rPr>
                <w:ins w:id="15245" w:author="Phuong Truong Thi" w:date="2024-10-16T01:01:00Z"/>
                <w:rFonts w:ascii="Times New Roman" w:eastAsia="Times New Roman" w:hAnsi="Times New Roman"/>
                <w:sz w:val="24"/>
                <w:szCs w:val="24"/>
                <w:lang w:eastAsia="vi-VN"/>
              </w:rPr>
            </w:pPr>
            <w:ins w:id="15246" w:author="Phuong Truong Thi" w:date="2024-10-16T01:01:00Z">
              <w:r w:rsidRPr="0052167B">
                <w:rPr>
                  <w:rFonts w:ascii="Times New Roman" w:hAnsi="Times New Roman"/>
                  <w:sz w:val="24"/>
                  <w:szCs w:val="24"/>
                </w:rPr>
                <w:t>Ranking KH tiềm năng theo Logic của EDA</w:t>
              </w:r>
            </w:ins>
          </w:p>
        </w:tc>
        <w:tc>
          <w:tcPr>
            <w:tcW w:w="963" w:type="dxa"/>
          </w:tcPr>
          <w:p w14:paraId="59D836C3" w14:textId="77777777" w:rsidR="00F868EA" w:rsidRPr="00B66378" w:rsidRDefault="00F868EA" w:rsidP="00817E47">
            <w:pPr>
              <w:spacing w:before="0" w:line="240" w:lineRule="auto"/>
              <w:contextualSpacing w:val="0"/>
              <w:rPr>
                <w:ins w:id="15247" w:author="Phuong Truong Thi" w:date="2024-10-16T01:01:00Z"/>
                <w:rFonts w:ascii="Times New Roman" w:eastAsia="Times New Roman" w:hAnsi="Times New Roman"/>
                <w:sz w:val="24"/>
                <w:szCs w:val="24"/>
                <w:lang w:val="vi-VN" w:eastAsia="vi-VN"/>
              </w:rPr>
            </w:pPr>
            <w:ins w:id="15248" w:author="Phuong Truong Thi" w:date="2024-10-16T01:01:00Z">
              <w:r>
                <w:rPr>
                  <w:rFonts w:ascii="Times New Roman" w:eastAsia="Times New Roman" w:hAnsi="Times New Roman"/>
                  <w:sz w:val="24"/>
                  <w:szCs w:val="24"/>
                  <w:lang w:val="vi-VN" w:eastAsia="vi-VN"/>
                </w:rPr>
                <w:t>EDA</w:t>
              </w:r>
            </w:ins>
          </w:p>
        </w:tc>
        <w:tc>
          <w:tcPr>
            <w:tcW w:w="1330" w:type="dxa"/>
          </w:tcPr>
          <w:p w14:paraId="56B9C848" w14:textId="3FA16C2F" w:rsidR="00F868EA" w:rsidRPr="0052167B" w:rsidRDefault="00525739" w:rsidP="00817E47">
            <w:pPr>
              <w:spacing w:before="0" w:line="240" w:lineRule="auto"/>
              <w:contextualSpacing w:val="0"/>
              <w:rPr>
                <w:ins w:id="15249" w:author="Phuong Truong Thi" w:date="2024-10-16T01:01: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970" w:type="dxa"/>
            <w:shd w:val="clear" w:color="auto" w:fill="auto"/>
            <w:noWrap/>
            <w:vAlign w:val="center"/>
          </w:tcPr>
          <w:p w14:paraId="30454C25" w14:textId="77777777" w:rsidR="00F868EA" w:rsidRPr="0052167B" w:rsidRDefault="00F868EA" w:rsidP="00817E47">
            <w:pPr>
              <w:spacing w:before="0" w:line="240" w:lineRule="auto"/>
              <w:contextualSpacing w:val="0"/>
              <w:rPr>
                <w:ins w:id="15250" w:author="Phuong Truong Thi" w:date="2024-10-16T01:01:00Z"/>
                <w:rFonts w:ascii="Times New Roman" w:eastAsia="Times New Roman" w:hAnsi="Times New Roman"/>
                <w:sz w:val="24"/>
                <w:szCs w:val="24"/>
                <w:lang w:val="vi-VN" w:eastAsia="vi-VN"/>
              </w:rPr>
            </w:pPr>
          </w:p>
        </w:tc>
        <w:tc>
          <w:tcPr>
            <w:tcW w:w="1134" w:type="dxa"/>
          </w:tcPr>
          <w:p w14:paraId="6D87070C" w14:textId="77777777" w:rsidR="00F868EA" w:rsidRPr="0052167B" w:rsidRDefault="00F868EA" w:rsidP="00817E47">
            <w:pPr>
              <w:spacing w:before="0" w:line="240" w:lineRule="auto"/>
              <w:contextualSpacing w:val="0"/>
              <w:jc w:val="center"/>
              <w:rPr>
                <w:ins w:id="15251" w:author="Phuong Truong Thi" w:date="2024-10-16T01:01:00Z"/>
                <w:rFonts w:ascii="Times New Roman" w:eastAsia="Times New Roman" w:hAnsi="Times New Roman"/>
                <w:sz w:val="24"/>
                <w:szCs w:val="24"/>
                <w:lang w:val="vi-VN" w:eastAsia="vi-VN"/>
              </w:rPr>
            </w:pPr>
            <w:ins w:id="15252" w:author="Phuong Truong Thi" w:date="2024-10-16T01:01:00Z">
              <w:r w:rsidRPr="0052167B">
                <w:rPr>
                  <w:rFonts w:ascii="Times New Roman" w:eastAsia="Times New Roman" w:hAnsi="Times New Roman"/>
                  <w:sz w:val="24"/>
                  <w:szCs w:val="24"/>
                  <w:lang w:eastAsia="vi-VN"/>
                </w:rPr>
                <w:t>N</w:t>
              </w:r>
            </w:ins>
          </w:p>
        </w:tc>
      </w:tr>
      <w:tr w:rsidR="00F868EA" w:rsidRPr="0052167B" w14:paraId="6D25A284" w14:textId="77777777" w:rsidTr="000A2F3A">
        <w:trPr>
          <w:trHeight w:val="276"/>
          <w:ins w:id="15253" w:author="Phuong Truong Thi" w:date="2024-10-16T01:01:00Z"/>
        </w:trPr>
        <w:tc>
          <w:tcPr>
            <w:tcW w:w="670" w:type="dxa"/>
            <w:shd w:val="clear" w:color="auto" w:fill="auto"/>
            <w:vAlign w:val="center"/>
          </w:tcPr>
          <w:p w14:paraId="08AC9011" w14:textId="77777777" w:rsidR="00F868EA" w:rsidRPr="0052167B" w:rsidRDefault="00F868EA" w:rsidP="00817E47">
            <w:pPr>
              <w:pStyle w:val="ListParagraph"/>
              <w:numPr>
                <w:ilvl w:val="0"/>
                <w:numId w:val="68"/>
              </w:numPr>
              <w:spacing w:before="0" w:line="240" w:lineRule="auto"/>
              <w:contextualSpacing w:val="0"/>
              <w:jc w:val="left"/>
              <w:rPr>
                <w:ins w:id="15254" w:author="Phuong Truong Thi" w:date="2024-10-16T01:01:00Z"/>
                <w:rFonts w:eastAsia="Times New Roman"/>
                <w:szCs w:val="24"/>
                <w:lang w:val="vi-VN" w:eastAsia="vi-VN"/>
              </w:rPr>
            </w:pPr>
          </w:p>
        </w:tc>
        <w:tc>
          <w:tcPr>
            <w:tcW w:w="2097" w:type="dxa"/>
            <w:shd w:val="clear" w:color="auto" w:fill="auto"/>
            <w:vAlign w:val="center"/>
          </w:tcPr>
          <w:p w14:paraId="5F1F8190" w14:textId="77777777" w:rsidR="00F868EA" w:rsidRPr="0052167B" w:rsidRDefault="00F868EA" w:rsidP="00817E47">
            <w:pPr>
              <w:spacing w:before="0" w:line="240" w:lineRule="auto"/>
              <w:contextualSpacing w:val="0"/>
              <w:rPr>
                <w:ins w:id="15255" w:author="Phuong Truong Thi" w:date="2024-10-16T01:01:00Z"/>
                <w:rFonts w:ascii="Times New Roman" w:hAnsi="Times New Roman"/>
                <w:sz w:val="24"/>
                <w:szCs w:val="24"/>
              </w:rPr>
            </w:pPr>
            <w:ins w:id="15256" w:author="Phuong Truong Thi" w:date="2024-10-16T01:01:00Z">
              <w:r w:rsidRPr="0052167B">
                <w:rPr>
                  <w:rFonts w:ascii="Times New Roman" w:hAnsi="Times New Roman"/>
                  <w:sz w:val="24"/>
                  <w:szCs w:val="24"/>
                </w:rPr>
                <w:t>Ưu tiên tiếp cận</w:t>
              </w:r>
            </w:ins>
          </w:p>
        </w:tc>
        <w:tc>
          <w:tcPr>
            <w:tcW w:w="2230" w:type="dxa"/>
            <w:vAlign w:val="center"/>
          </w:tcPr>
          <w:p w14:paraId="56BA63A7" w14:textId="77777777" w:rsidR="00F868EA" w:rsidRPr="0052167B" w:rsidRDefault="00F868EA" w:rsidP="00817E47">
            <w:pPr>
              <w:spacing w:before="0" w:line="240" w:lineRule="auto"/>
              <w:contextualSpacing w:val="0"/>
              <w:rPr>
                <w:ins w:id="15257" w:author="Phuong Truong Thi" w:date="2024-10-16T01:01:00Z"/>
                <w:rFonts w:ascii="Times New Roman" w:eastAsia="Times New Roman" w:hAnsi="Times New Roman"/>
                <w:sz w:val="24"/>
                <w:szCs w:val="24"/>
                <w:lang w:eastAsia="vi-VN"/>
              </w:rPr>
            </w:pPr>
            <w:ins w:id="15258" w:author="Phuong Truong Thi" w:date="2024-10-16T01:01:00Z">
              <w:r w:rsidRPr="0052167B">
                <w:rPr>
                  <w:rFonts w:ascii="Times New Roman" w:hAnsi="Times New Roman"/>
                  <w:sz w:val="24"/>
                  <w:szCs w:val="24"/>
                </w:rPr>
                <w:t>Ranking KH ưu tiên tiếp cận trước theo logic EDA</w:t>
              </w:r>
            </w:ins>
          </w:p>
        </w:tc>
        <w:tc>
          <w:tcPr>
            <w:tcW w:w="963" w:type="dxa"/>
          </w:tcPr>
          <w:p w14:paraId="478DDE8D" w14:textId="77777777" w:rsidR="00F868EA" w:rsidRPr="0052167B" w:rsidRDefault="00F868EA" w:rsidP="00817E47">
            <w:pPr>
              <w:spacing w:before="0" w:line="240" w:lineRule="auto"/>
              <w:contextualSpacing w:val="0"/>
              <w:rPr>
                <w:ins w:id="15259" w:author="Phuong Truong Thi" w:date="2024-10-16T01:01:00Z"/>
                <w:rFonts w:ascii="Times New Roman" w:eastAsia="Times New Roman" w:hAnsi="Times New Roman"/>
                <w:sz w:val="24"/>
                <w:szCs w:val="24"/>
                <w:lang w:eastAsia="vi-VN"/>
              </w:rPr>
            </w:pPr>
            <w:ins w:id="15260" w:author="Phuong Truong Thi" w:date="2024-10-16T01:01:00Z">
              <w:r w:rsidRPr="00141EF5">
                <w:rPr>
                  <w:rFonts w:ascii="Times New Roman" w:eastAsia="Times New Roman" w:hAnsi="Times New Roman"/>
                  <w:sz w:val="24"/>
                  <w:szCs w:val="24"/>
                  <w:lang w:val="vi-VN" w:eastAsia="vi-VN"/>
                </w:rPr>
                <w:t>EDA</w:t>
              </w:r>
            </w:ins>
          </w:p>
        </w:tc>
        <w:tc>
          <w:tcPr>
            <w:tcW w:w="1330" w:type="dxa"/>
          </w:tcPr>
          <w:p w14:paraId="289F9BBE" w14:textId="77777777" w:rsidR="00F868EA" w:rsidRPr="0052167B" w:rsidRDefault="00F868EA" w:rsidP="00817E47">
            <w:pPr>
              <w:spacing w:before="0" w:line="240" w:lineRule="auto"/>
              <w:contextualSpacing w:val="0"/>
              <w:rPr>
                <w:ins w:id="15261" w:author="Phuong Truong Thi" w:date="2024-10-16T01:01:00Z"/>
                <w:rFonts w:ascii="Times New Roman" w:eastAsia="Times New Roman" w:hAnsi="Times New Roman"/>
                <w:sz w:val="24"/>
                <w:szCs w:val="24"/>
                <w:lang w:eastAsia="vi-VN"/>
              </w:rPr>
            </w:pPr>
            <w:ins w:id="15262"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0E269DAB" w14:textId="77777777" w:rsidR="00F868EA" w:rsidRPr="0052167B" w:rsidRDefault="00F868EA" w:rsidP="00817E47">
            <w:pPr>
              <w:spacing w:before="0" w:line="240" w:lineRule="auto"/>
              <w:contextualSpacing w:val="0"/>
              <w:rPr>
                <w:ins w:id="15263" w:author="Phuong Truong Thi" w:date="2024-10-16T01:01:00Z"/>
                <w:rFonts w:ascii="Times New Roman" w:eastAsia="Times New Roman" w:hAnsi="Times New Roman"/>
                <w:sz w:val="24"/>
                <w:szCs w:val="24"/>
                <w:lang w:val="vi-VN" w:eastAsia="vi-VN"/>
              </w:rPr>
            </w:pPr>
          </w:p>
        </w:tc>
        <w:tc>
          <w:tcPr>
            <w:tcW w:w="1134" w:type="dxa"/>
          </w:tcPr>
          <w:p w14:paraId="7A7B7432" w14:textId="77777777" w:rsidR="00F868EA" w:rsidRPr="0052167B" w:rsidRDefault="00F868EA" w:rsidP="00817E47">
            <w:pPr>
              <w:spacing w:before="0" w:line="240" w:lineRule="auto"/>
              <w:contextualSpacing w:val="0"/>
              <w:jc w:val="center"/>
              <w:rPr>
                <w:ins w:id="15264" w:author="Phuong Truong Thi" w:date="2024-10-16T01:01:00Z"/>
                <w:rFonts w:ascii="Times New Roman" w:eastAsia="Times New Roman" w:hAnsi="Times New Roman"/>
                <w:sz w:val="24"/>
                <w:szCs w:val="24"/>
                <w:lang w:val="vi-VN" w:eastAsia="vi-VN"/>
              </w:rPr>
            </w:pPr>
            <w:ins w:id="15265" w:author="Phuong Truong Thi" w:date="2024-10-16T01:01:00Z">
              <w:r w:rsidRPr="0052167B">
                <w:rPr>
                  <w:rFonts w:ascii="Times New Roman" w:eastAsia="Times New Roman" w:hAnsi="Times New Roman"/>
                  <w:sz w:val="24"/>
                  <w:szCs w:val="24"/>
                  <w:lang w:eastAsia="vi-VN"/>
                </w:rPr>
                <w:t>N</w:t>
              </w:r>
            </w:ins>
          </w:p>
        </w:tc>
      </w:tr>
      <w:tr w:rsidR="00F868EA" w:rsidRPr="0052167B" w14:paraId="1F416A38" w14:textId="77777777" w:rsidTr="000A2F3A">
        <w:trPr>
          <w:trHeight w:val="276"/>
          <w:ins w:id="15266" w:author="Phuong Truong Thi" w:date="2024-10-16T01:01:00Z"/>
        </w:trPr>
        <w:tc>
          <w:tcPr>
            <w:tcW w:w="670" w:type="dxa"/>
            <w:shd w:val="clear" w:color="auto" w:fill="auto"/>
            <w:vAlign w:val="center"/>
          </w:tcPr>
          <w:p w14:paraId="57D881A3" w14:textId="77777777" w:rsidR="00F868EA" w:rsidRPr="0052167B" w:rsidRDefault="00F868EA" w:rsidP="00817E47">
            <w:pPr>
              <w:pStyle w:val="ListParagraph"/>
              <w:numPr>
                <w:ilvl w:val="0"/>
                <w:numId w:val="68"/>
              </w:numPr>
              <w:spacing w:before="0" w:line="240" w:lineRule="auto"/>
              <w:contextualSpacing w:val="0"/>
              <w:jc w:val="left"/>
              <w:rPr>
                <w:ins w:id="15267" w:author="Phuong Truong Thi" w:date="2024-10-16T01:01:00Z"/>
                <w:rFonts w:eastAsia="Times New Roman"/>
                <w:szCs w:val="24"/>
                <w:lang w:val="vi-VN" w:eastAsia="vi-VN"/>
              </w:rPr>
            </w:pPr>
          </w:p>
        </w:tc>
        <w:tc>
          <w:tcPr>
            <w:tcW w:w="2097" w:type="dxa"/>
            <w:shd w:val="clear" w:color="auto" w:fill="auto"/>
            <w:vAlign w:val="center"/>
          </w:tcPr>
          <w:p w14:paraId="27F22268" w14:textId="77777777" w:rsidR="00F868EA" w:rsidRPr="0052167B" w:rsidRDefault="00F868EA" w:rsidP="00817E47">
            <w:pPr>
              <w:spacing w:before="0" w:line="240" w:lineRule="auto"/>
              <w:contextualSpacing w:val="0"/>
              <w:rPr>
                <w:ins w:id="15268" w:author="Phuong Truong Thi" w:date="2024-10-16T01:01:00Z"/>
                <w:rFonts w:ascii="Times New Roman" w:hAnsi="Times New Roman"/>
                <w:sz w:val="24"/>
                <w:szCs w:val="24"/>
              </w:rPr>
            </w:pPr>
            <w:ins w:id="15269" w:author="Phuong Truong Thi" w:date="2024-10-16T01:01:00Z">
              <w:r w:rsidRPr="0052167B">
                <w:rPr>
                  <w:rFonts w:ascii="Times New Roman" w:hAnsi="Times New Roman"/>
                  <w:sz w:val="24"/>
                  <w:szCs w:val="24"/>
                </w:rPr>
                <w:t>Điểm tiềm năng NEO</w:t>
              </w:r>
            </w:ins>
          </w:p>
        </w:tc>
        <w:tc>
          <w:tcPr>
            <w:tcW w:w="2230" w:type="dxa"/>
            <w:vAlign w:val="center"/>
          </w:tcPr>
          <w:p w14:paraId="0F1EC19B" w14:textId="77777777" w:rsidR="00F868EA" w:rsidRPr="0052167B" w:rsidRDefault="00F868EA" w:rsidP="00817E47">
            <w:pPr>
              <w:spacing w:before="0" w:line="240" w:lineRule="auto"/>
              <w:contextualSpacing w:val="0"/>
              <w:rPr>
                <w:ins w:id="15270" w:author="Phuong Truong Thi" w:date="2024-10-16T01:01:00Z"/>
                <w:rFonts w:ascii="Times New Roman" w:eastAsia="Times New Roman" w:hAnsi="Times New Roman"/>
                <w:sz w:val="24"/>
                <w:szCs w:val="24"/>
                <w:lang w:eastAsia="vi-VN"/>
              </w:rPr>
            </w:pPr>
            <w:ins w:id="15271" w:author="Phuong Truong Thi" w:date="2024-10-16T01:01:00Z">
              <w:r w:rsidRPr="0052167B">
                <w:rPr>
                  <w:rFonts w:ascii="Times New Roman" w:hAnsi="Times New Roman"/>
                  <w:sz w:val="24"/>
                  <w:szCs w:val="24"/>
                </w:rPr>
                <w:t>Ranking tiềm năng KH dựa trên thông tin trên NEO</w:t>
              </w:r>
            </w:ins>
          </w:p>
        </w:tc>
        <w:tc>
          <w:tcPr>
            <w:tcW w:w="963" w:type="dxa"/>
          </w:tcPr>
          <w:p w14:paraId="29F61846" w14:textId="77777777" w:rsidR="00F868EA" w:rsidRPr="0052167B" w:rsidRDefault="00F868EA" w:rsidP="00817E47">
            <w:pPr>
              <w:spacing w:before="0" w:line="240" w:lineRule="auto"/>
              <w:contextualSpacing w:val="0"/>
              <w:rPr>
                <w:ins w:id="15272" w:author="Phuong Truong Thi" w:date="2024-10-16T01:01:00Z"/>
                <w:rFonts w:ascii="Times New Roman" w:eastAsia="Times New Roman" w:hAnsi="Times New Roman"/>
                <w:sz w:val="24"/>
                <w:szCs w:val="24"/>
                <w:lang w:eastAsia="vi-VN"/>
              </w:rPr>
            </w:pPr>
            <w:ins w:id="15273" w:author="Phuong Truong Thi" w:date="2024-10-16T01:01:00Z">
              <w:r w:rsidRPr="00141EF5">
                <w:rPr>
                  <w:rFonts w:ascii="Times New Roman" w:eastAsia="Times New Roman" w:hAnsi="Times New Roman"/>
                  <w:sz w:val="24"/>
                  <w:szCs w:val="24"/>
                  <w:lang w:val="vi-VN" w:eastAsia="vi-VN"/>
                </w:rPr>
                <w:t>EDA</w:t>
              </w:r>
            </w:ins>
          </w:p>
        </w:tc>
        <w:tc>
          <w:tcPr>
            <w:tcW w:w="1330" w:type="dxa"/>
          </w:tcPr>
          <w:p w14:paraId="610DFB69" w14:textId="77777777" w:rsidR="00F868EA" w:rsidRPr="0052167B" w:rsidRDefault="00F868EA" w:rsidP="00817E47">
            <w:pPr>
              <w:spacing w:before="0" w:line="240" w:lineRule="auto"/>
              <w:contextualSpacing w:val="0"/>
              <w:rPr>
                <w:ins w:id="15274" w:author="Phuong Truong Thi" w:date="2024-10-16T01:01:00Z"/>
                <w:rFonts w:ascii="Times New Roman" w:eastAsia="Times New Roman" w:hAnsi="Times New Roman"/>
                <w:sz w:val="24"/>
                <w:szCs w:val="24"/>
                <w:lang w:eastAsia="vi-VN"/>
              </w:rPr>
            </w:pPr>
            <w:ins w:id="15275" w:author="Phuong Truong Thi" w:date="2024-10-16T01:01:00Z">
              <w:r w:rsidRPr="0052167B">
                <w:rPr>
                  <w:rFonts w:ascii="Times New Roman" w:eastAsia="Times New Roman" w:hAnsi="Times New Roman"/>
                  <w:sz w:val="24"/>
                  <w:szCs w:val="24"/>
                  <w:lang w:eastAsia="vi-VN"/>
                </w:rPr>
                <w:t>Number</w:t>
              </w:r>
            </w:ins>
          </w:p>
        </w:tc>
        <w:tc>
          <w:tcPr>
            <w:tcW w:w="970" w:type="dxa"/>
            <w:shd w:val="clear" w:color="auto" w:fill="auto"/>
            <w:noWrap/>
            <w:vAlign w:val="center"/>
          </w:tcPr>
          <w:p w14:paraId="7072DE02" w14:textId="77777777" w:rsidR="00F868EA" w:rsidRPr="0052167B" w:rsidRDefault="00F868EA" w:rsidP="00817E47">
            <w:pPr>
              <w:spacing w:before="0" w:line="240" w:lineRule="auto"/>
              <w:contextualSpacing w:val="0"/>
              <w:rPr>
                <w:ins w:id="15276" w:author="Phuong Truong Thi" w:date="2024-10-16T01:01:00Z"/>
                <w:rFonts w:ascii="Times New Roman" w:eastAsia="Times New Roman" w:hAnsi="Times New Roman"/>
                <w:sz w:val="24"/>
                <w:szCs w:val="24"/>
                <w:lang w:val="vi-VN" w:eastAsia="vi-VN"/>
              </w:rPr>
            </w:pPr>
          </w:p>
        </w:tc>
        <w:tc>
          <w:tcPr>
            <w:tcW w:w="1134" w:type="dxa"/>
          </w:tcPr>
          <w:p w14:paraId="01BBDE07" w14:textId="77777777" w:rsidR="00F868EA" w:rsidRPr="0052167B" w:rsidRDefault="00F868EA" w:rsidP="00817E47">
            <w:pPr>
              <w:spacing w:before="0" w:line="240" w:lineRule="auto"/>
              <w:contextualSpacing w:val="0"/>
              <w:jc w:val="center"/>
              <w:rPr>
                <w:ins w:id="15277" w:author="Phuong Truong Thi" w:date="2024-10-16T01:01:00Z"/>
                <w:rFonts w:ascii="Times New Roman" w:eastAsia="Times New Roman" w:hAnsi="Times New Roman"/>
                <w:sz w:val="24"/>
                <w:szCs w:val="24"/>
                <w:lang w:val="vi-VN" w:eastAsia="vi-VN"/>
              </w:rPr>
            </w:pPr>
            <w:ins w:id="15278" w:author="Phuong Truong Thi" w:date="2024-10-16T01:01:00Z">
              <w:r w:rsidRPr="0052167B">
                <w:rPr>
                  <w:rFonts w:ascii="Times New Roman" w:eastAsia="Times New Roman" w:hAnsi="Times New Roman"/>
                  <w:sz w:val="24"/>
                  <w:szCs w:val="24"/>
                  <w:lang w:eastAsia="vi-VN"/>
                </w:rPr>
                <w:t>N</w:t>
              </w:r>
            </w:ins>
          </w:p>
        </w:tc>
      </w:tr>
    </w:tbl>
    <w:p w14:paraId="72305432" w14:textId="196932BE" w:rsidR="00D00FF8" w:rsidDel="00C86300" w:rsidRDefault="00D00FF8">
      <w:pPr>
        <w:pStyle w:val="ListParagraph"/>
        <w:numPr>
          <w:ilvl w:val="1"/>
          <w:numId w:val="47"/>
        </w:numPr>
        <w:rPr>
          <w:del w:id="15279" w:author="Phuong Truong Thi" w:date="2024-10-16T01:00:00Z"/>
        </w:rPr>
        <w:pPrChange w:id="15280" w:author="Phuong Truong Thi" w:date="2024-10-17T19:08:00Z">
          <w:pPr/>
        </w:pPrChange>
      </w:pPr>
      <w:del w:id="15281" w:author="Phuong Truong Thi" w:date="2024-10-16T01:00:00Z">
        <w:r w:rsidRPr="002E1AD8" w:rsidDel="00F868EA">
          <w:rPr>
            <w:lang w:val="vi-VN"/>
          </w:rPr>
          <w:delText>Thông tin các trường dữ liệu cần hiển thị</w:delText>
        </w:r>
      </w:del>
    </w:p>
    <w:p w14:paraId="126FA3E7" w14:textId="6A65178B" w:rsidR="00C86300" w:rsidRDefault="00C86300" w:rsidP="00C86300">
      <w:pPr>
        <w:pStyle w:val="ListParagraph"/>
        <w:rPr>
          <w:ins w:id="15282" w:author="Phuong Truong Thi" w:date="2024-10-17T19:08:00Z"/>
        </w:rPr>
      </w:pPr>
      <w:ins w:id="15283" w:author="Phuong Truong Thi" w:date="2024-10-17T19:08:00Z">
        <w:r>
          <w:t>Các Action trên màn hình</w:t>
        </w:r>
      </w:ins>
    </w:p>
    <w:tbl>
      <w:tblPr>
        <w:tblStyle w:val="TableGrid"/>
        <w:tblW w:w="0" w:type="auto"/>
        <w:tblInd w:w="-275" w:type="dxa"/>
        <w:tblLook w:val="04A0" w:firstRow="1" w:lastRow="0" w:firstColumn="1" w:lastColumn="0" w:noHBand="0" w:noVBand="1"/>
      </w:tblPr>
      <w:tblGrid>
        <w:gridCol w:w="2610"/>
        <w:gridCol w:w="2970"/>
        <w:gridCol w:w="1495"/>
        <w:gridCol w:w="2267"/>
        <w:tblGridChange w:id="15284">
          <w:tblGrid>
            <w:gridCol w:w="2610"/>
            <w:gridCol w:w="2970"/>
            <w:gridCol w:w="1495"/>
            <w:gridCol w:w="2267"/>
            <w:gridCol w:w="5508"/>
            <w:gridCol w:w="2610"/>
            <w:gridCol w:w="2970"/>
            <w:gridCol w:w="1495"/>
            <w:gridCol w:w="2267"/>
          </w:tblGrid>
        </w:tblGridChange>
      </w:tblGrid>
      <w:tr w:rsidR="006F67C5" w14:paraId="02762BD4" w14:textId="77777777" w:rsidTr="00817E47">
        <w:trPr>
          <w:ins w:id="15285" w:author="Phuong Truong Thi" w:date="2024-10-17T19:01:00Z"/>
        </w:trPr>
        <w:tc>
          <w:tcPr>
            <w:tcW w:w="2610" w:type="dxa"/>
            <w:shd w:val="clear" w:color="auto" w:fill="F7CAAC" w:themeFill="accent2" w:themeFillTint="66"/>
            <w:vAlign w:val="center"/>
          </w:tcPr>
          <w:p w14:paraId="680A7880" w14:textId="77777777" w:rsidR="006F67C5" w:rsidRPr="008343A7" w:rsidRDefault="006F67C5" w:rsidP="00817E47">
            <w:pPr>
              <w:jc w:val="center"/>
              <w:rPr>
                <w:ins w:id="15286" w:author="Phuong Truong Thi" w:date="2024-10-17T19:01:00Z"/>
                <w:rFonts w:ascii="Times New Roman" w:hAnsi="Times New Roman"/>
                <w:b/>
                <w:bCs/>
                <w:sz w:val="24"/>
                <w:szCs w:val="24"/>
              </w:rPr>
            </w:pPr>
            <w:ins w:id="15287" w:author="Phuong Truong Thi" w:date="2024-10-17T19:01:00Z">
              <w:r w:rsidRPr="008343A7">
                <w:rPr>
                  <w:rFonts w:ascii="Times New Roman" w:hAnsi="Times New Roman"/>
                  <w:b/>
                  <w:bCs/>
                  <w:sz w:val="24"/>
                  <w:szCs w:val="24"/>
                </w:rPr>
                <w:t>Action</w:t>
              </w:r>
            </w:ins>
          </w:p>
        </w:tc>
        <w:tc>
          <w:tcPr>
            <w:tcW w:w="2970" w:type="dxa"/>
            <w:shd w:val="clear" w:color="auto" w:fill="F7CAAC" w:themeFill="accent2" w:themeFillTint="66"/>
            <w:vAlign w:val="center"/>
          </w:tcPr>
          <w:p w14:paraId="74BDC068" w14:textId="77777777" w:rsidR="006F67C5" w:rsidRPr="008343A7" w:rsidRDefault="006F67C5" w:rsidP="00817E47">
            <w:pPr>
              <w:jc w:val="center"/>
              <w:rPr>
                <w:ins w:id="15288" w:author="Phuong Truong Thi" w:date="2024-10-17T19:01:00Z"/>
                <w:rFonts w:ascii="Times New Roman" w:hAnsi="Times New Roman"/>
                <w:b/>
                <w:bCs/>
                <w:sz w:val="24"/>
                <w:szCs w:val="24"/>
              </w:rPr>
            </w:pPr>
            <w:ins w:id="15289" w:author="Phuong Truong Thi" w:date="2024-10-17T19:01:00Z">
              <w:r w:rsidRPr="008343A7">
                <w:rPr>
                  <w:rFonts w:ascii="Times New Roman" w:hAnsi="Times New Roman"/>
                  <w:b/>
                  <w:bCs/>
                  <w:sz w:val="24"/>
                  <w:szCs w:val="24"/>
                </w:rPr>
                <w:t>Điều hướng</w:t>
              </w:r>
            </w:ins>
          </w:p>
        </w:tc>
        <w:tc>
          <w:tcPr>
            <w:tcW w:w="1495" w:type="dxa"/>
            <w:shd w:val="clear" w:color="auto" w:fill="F7CAAC" w:themeFill="accent2" w:themeFillTint="66"/>
            <w:vAlign w:val="center"/>
          </w:tcPr>
          <w:p w14:paraId="2E8B43ED" w14:textId="77777777" w:rsidR="006F67C5" w:rsidRPr="008343A7" w:rsidRDefault="006F67C5" w:rsidP="00817E47">
            <w:pPr>
              <w:jc w:val="center"/>
              <w:rPr>
                <w:ins w:id="15290" w:author="Phuong Truong Thi" w:date="2024-10-17T19:01:00Z"/>
                <w:rFonts w:ascii="Times New Roman" w:hAnsi="Times New Roman"/>
                <w:b/>
                <w:bCs/>
                <w:sz w:val="24"/>
                <w:szCs w:val="24"/>
              </w:rPr>
            </w:pPr>
            <w:ins w:id="15291" w:author="Phuong Truong Thi" w:date="2024-10-17T19:01:00Z">
              <w:r w:rsidRPr="008343A7">
                <w:rPr>
                  <w:rFonts w:ascii="Times New Roman" w:hAnsi="Times New Roman"/>
                  <w:b/>
                  <w:bCs/>
                  <w:sz w:val="24"/>
                  <w:szCs w:val="24"/>
                </w:rPr>
                <w:t>Mã chức năng</w:t>
              </w:r>
            </w:ins>
          </w:p>
        </w:tc>
        <w:tc>
          <w:tcPr>
            <w:tcW w:w="2267" w:type="dxa"/>
            <w:shd w:val="clear" w:color="auto" w:fill="F7CAAC" w:themeFill="accent2" w:themeFillTint="66"/>
            <w:vAlign w:val="center"/>
          </w:tcPr>
          <w:p w14:paraId="2FB9B58A" w14:textId="77777777" w:rsidR="006F67C5" w:rsidRPr="008343A7" w:rsidRDefault="006F67C5" w:rsidP="00817E47">
            <w:pPr>
              <w:jc w:val="center"/>
              <w:rPr>
                <w:ins w:id="15292" w:author="Phuong Truong Thi" w:date="2024-10-17T19:01:00Z"/>
                <w:rFonts w:ascii="Times New Roman" w:hAnsi="Times New Roman"/>
                <w:b/>
                <w:bCs/>
                <w:sz w:val="24"/>
                <w:szCs w:val="24"/>
              </w:rPr>
            </w:pPr>
            <w:ins w:id="15293"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01F5D02B" w14:textId="77777777" w:rsidTr="00817E47">
        <w:tblPrEx>
          <w:tblW w:w="0" w:type="auto"/>
          <w:tblInd w:w="-275" w:type="dxa"/>
          <w:tblPrExChange w:id="15294" w:author="Phuong Truong Thi" w:date="2024-10-17T19:01:00Z">
            <w:tblPrEx>
              <w:tblW w:w="0" w:type="auto"/>
              <w:tblInd w:w="-275" w:type="dxa"/>
            </w:tblPrEx>
          </w:tblPrExChange>
        </w:tblPrEx>
        <w:trPr>
          <w:ins w:id="15295" w:author="Phuong Truong Thi" w:date="2024-10-17T19:01:00Z"/>
          <w:trPrChange w:id="15296" w:author="Phuong Truong Thi" w:date="2024-10-17T19:01:00Z">
            <w:trPr>
              <w:gridBefore w:val="5"/>
            </w:trPr>
          </w:trPrChange>
        </w:trPr>
        <w:tc>
          <w:tcPr>
            <w:tcW w:w="2610" w:type="dxa"/>
            <w:shd w:val="clear" w:color="auto" w:fill="auto"/>
            <w:vAlign w:val="center"/>
            <w:tcPrChange w:id="15297" w:author="Phuong Truong Thi" w:date="2024-10-17T19:01:00Z">
              <w:tcPr>
                <w:tcW w:w="2610" w:type="dxa"/>
                <w:shd w:val="clear" w:color="auto" w:fill="F7CAAC" w:themeFill="accent2" w:themeFillTint="66"/>
                <w:vAlign w:val="center"/>
              </w:tcPr>
            </w:tcPrChange>
          </w:tcPr>
          <w:p w14:paraId="0A7C1C71" w14:textId="77777777" w:rsidR="006F67C5" w:rsidRPr="00FD6BA2" w:rsidRDefault="006F67C5">
            <w:pPr>
              <w:jc w:val="left"/>
              <w:rPr>
                <w:ins w:id="15298" w:author="Phuong Truong Thi" w:date="2024-10-17T19:01:00Z"/>
                <w:rFonts w:ascii="Times New Roman" w:hAnsi="Times New Roman"/>
                <w:sz w:val="24"/>
                <w:szCs w:val="24"/>
                <w:rPrChange w:id="15299" w:author="Phuong Truong Thi" w:date="2024-10-17T19:01:00Z">
                  <w:rPr>
                    <w:ins w:id="15300" w:author="Phuong Truong Thi" w:date="2024-10-17T19:01:00Z"/>
                    <w:rFonts w:ascii="Times New Roman" w:hAnsi="Times New Roman"/>
                    <w:b/>
                    <w:bCs/>
                    <w:sz w:val="24"/>
                    <w:szCs w:val="24"/>
                  </w:rPr>
                </w:rPrChange>
              </w:rPr>
              <w:pPrChange w:id="15301" w:author="Phuong Truong Thi" w:date="2024-10-17T19:01:00Z">
                <w:pPr>
                  <w:jc w:val="center"/>
                </w:pPr>
              </w:pPrChange>
            </w:pPr>
            <w:ins w:id="15302" w:author="Phuong Truong Thi" w:date="2024-10-17T19:01:00Z">
              <w:r w:rsidRPr="00FD6BA2">
                <w:rPr>
                  <w:rFonts w:ascii="Times New Roman" w:hAnsi="Times New Roman"/>
                  <w:sz w:val="24"/>
                  <w:szCs w:val="24"/>
                  <w:rPrChange w:id="15303" w:author="Phuong Truong Thi" w:date="2024-10-17T19:01:00Z">
                    <w:rPr>
                      <w:rFonts w:ascii="Times New Roman" w:hAnsi="Times New Roman"/>
                      <w:b/>
                      <w:bCs/>
                      <w:sz w:val="24"/>
                      <w:szCs w:val="24"/>
                    </w:rPr>
                  </w:rPrChange>
                </w:rPr>
                <w:t>1.</w:t>
              </w:r>
            </w:ins>
            <w:ins w:id="15304"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15305" w:author="Phuong Truong Thi" w:date="2024-10-17T19:03:00Z">
              <w:r>
                <w:rPr>
                  <w:rFonts w:ascii="Times New Roman" w:hAnsi="Times New Roman"/>
                  <w:sz w:val="24"/>
                  <w:szCs w:val="24"/>
                </w:rPr>
                <w:t>link “Tên khách hàng”</w:t>
              </w:r>
            </w:ins>
          </w:p>
        </w:tc>
        <w:tc>
          <w:tcPr>
            <w:tcW w:w="2970" w:type="dxa"/>
            <w:shd w:val="clear" w:color="auto" w:fill="auto"/>
            <w:vAlign w:val="center"/>
            <w:tcPrChange w:id="15306" w:author="Phuong Truong Thi" w:date="2024-10-17T19:01:00Z">
              <w:tcPr>
                <w:tcW w:w="2970" w:type="dxa"/>
                <w:shd w:val="clear" w:color="auto" w:fill="F7CAAC" w:themeFill="accent2" w:themeFillTint="66"/>
                <w:vAlign w:val="center"/>
              </w:tcPr>
            </w:tcPrChange>
          </w:tcPr>
          <w:p w14:paraId="565BC5E9" w14:textId="77777777" w:rsidR="006F67C5" w:rsidRPr="008343A7" w:rsidRDefault="006F67C5">
            <w:pPr>
              <w:jc w:val="left"/>
              <w:rPr>
                <w:ins w:id="15307" w:author="Phuong Truong Thi" w:date="2024-10-17T19:01:00Z"/>
                <w:rFonts w:ascii="Times New Roman" w:hAnsi="Times New Roman"/>
                <w:b/>
                <w:bCs/>
                <w:sz w:val="24"/>
                <w:szCs w:val="24"/>
              </w:rPr>
              <w:pPrChange w:id="15308" w:author="Phuong Truong Thi" w:date="2024-10-17T19:01:00Z">
                <w:pPr>
                  <w:jc w:val="center"/>
                </w:pPr>
              </w:pPrChange>
            </w:pPr>
            <w:ins w:id="15309"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95" w:type="dxa"/>
            <w:shd w:val="clear" w:color="auto" w:fill="auto"/>
            <w:vAlign w:val="center"/>
            <w:tcPrChange w:id="15310" w:author="Phuong Truong Thi" w:date="2024-10-17T19:01:00Z">
              <w:tcPr>
                <w:tcW w:w="1495" w:type="dxa"/>
                <w:shd w:val="clear" w:color="auto" w:fill="F7CAAC" w:themeFill="accent2" w:themeFillTint="66"/>
                <w:vAlign w:val="center"/>
              </w:tcPr>
            </w:tcPrChange>
          </w:tcPr>
          <w:p w14:paraId="19C46895" w14:textId="77777777" w:rsidR="006F67C5" w:rsidRPr="00FD6BA2" w:rsidRDefault="006F67C5">
            <w:pPr>
              <w:jc w:val="left"/>
              <w:rPr>
                <w:ins w:id="15311" w:author="Phuong Truong Thi" w:date="2024-10-17T19:01:00Z"/>
                <w:rFonts w:ascii="Times New Roman" w:hAnsi="Times New Roman"/>
                <w:sz w:val="24"/>
                <w:szCs w:val="24"/>
                <w:rPrChange w:id="15312" w:author="Phuong Truong Thi" w:date="2024-10-17T19:05:00Z">
                  <w:rPr>
                    <w:ins w:id="15313" w:author="Phuong Truong Thi" w:date="2024-10-17T19:01:00Z"/>
                    <w:rFonts w:ascii="Times New Roman" w:hAnsi="Times New Roman"/>
                    <w:b/>
                    <w:bCs/>
                    <w:sz w:val="24"/>
                    <w:szCs w:val="24"/>
                  </w:rPr>
                </w:rPrChange>
              </w:rPr>
              <w:pPrChange w:id="15314" w:author="Phuong Truong Thi" w:date="2024-10-17T19:01:00Z">
                <w:pPr>
                  <w:jc w:val="center"/>
                </w:pPr>
              </w:pPrChange>
            </w:pPr>
            <w:ins w:id="15315" w:author="Phuong Truong Thi" w:date="2024-10-17T19:05:00Z">
              <w:r w:rsidRPr="00FD6BA2">
                <w:rPr>
                  <w:rFonts w:ascii="Times New Roman" w:hAnsi="Times New Roman"/>
                  <w:sz w:val="24"/>
                  <w:szCs w:val="24"/>
                  <w:rPrChange w:id="15316" w:author="Phuong Truong Thi" w:date="2024-10-17T19:05:00Z">
                    <w:rPr>
                      <w:rFonts w:ascii="Times New Roman" w:hAnsi="Times New Roman"/>
                      <w:b/>
                      <w:bCs/>
                      <w:sz w:val="24"/>
                      <w:szCs w:val="24"/>
                    </w:rPr>
                  </w:rPrChange>
                </w:rPr>
                <w:t>C360</w:t>
              </w:r>
            </w:ins>
          </w:p>
        </w:tc>
        <w:tc>
          <w:tcPr>
            <w:tcW w:w="2267" w:type="dxa"/>
            <w:shd w:val="clear" w:color="auto" w:fill="auto"/>
            <w:vAlign w:val="center"/>
            <w:tcPrChange w:id="15317" w:author="Phuong Truong Thi" w:date="2024-10-17T19:01:00Z">
              <w:tcPr>
                <w:tcW w:w="2267" w:type="dxa"/>
                <w:shd w:val="clear" w:color="auto" w:fill="F7CAAC" w:themeFill="accent2" w:themeFillTint="66"/>
                <w:vAlign w:val="center"/>
              </w:tcPr>
            </w:tcPrChange>
          </w:tcPr>
          <w:p w14:paraId="1EECEABB" w14:textId="31A6B599" w:rsidR="006F67C5" w:rsidRPr="008F5D76" w:rsidRDefault="001710A9">
            <w:pPr>
              <w:pStyle w:val="Title"/>
              <w:spacing w:before="120" w:after="0" w:line="276" w:lineRule="auto"/>
              <w:contextualSpacing w:val="0"/>
              <w:jc w:val="both"/>
              <w:rPr>
                <w:ins w:id="15318" w:author="Phuong Truong Thi" w:date="2024-10-17T19:01:00Z"/>
                <w:rFonts w:ascii="Times New Roman" w:hAnsi="Times New Roman"/>
                <w:bCs/>
                <w:sz w:val="24"/>
                <w:szCs w:val="24"/>
                <w:rPrChange w:id="15319" w:author="Phuong Truong Thi" w:date="2024-10-17T19:06:00Z">
                  <w:rPr>
                    <w:ins w:id="15320" w:author="Phuong Truong Thi" w:date="2024-10-17T19:01:00Z"/>
                    <w:rFonts w:ascii="Times New Roman" w:hAnsi="Times New Roman"/>
                    <w:b/>
                    <w:bCs/>
                    <w:sz w:val="24"/>
                    <w:szCs w:val="24"/>
                  </w:rPr>
                </w:rPrChange>
              </w:rPr>
              <w:pPrChange w:id="15321" w:author="Phuong Truong Thi" w:date="2024-10-17T19:01:00Z">
                <w:pPr>
                  <w:jc w:val="center"/>
                </w:pPr>
              </w:pPrChange>
            </w:pPr>
            <w:r w:rsidRPr="001710A9">
              <w:rPr>
                <w:rFonts w:ascii="Times New Roman" w:hAnsi="Times New Roman"/>
                <w:bCs/>
                <w:color w:val="auto"/>
                <w:sz w:val="24"/>
                <w:szCs w:val="24"/>
              </w:rPr>
              <w:t>Tài lig điều hướng sang màn hình C</w:t>
            </w:r>
            <w:del w:id="15322" w:author="Phuong Truong Thi" w:date="2024-11-25T10:23:00Z">
              <w:r w:rsidRPr="001710A9" w:rsidDel="004511D8">
                <w:rPr>
                  <w:rFonts w:ascii="Times New Roman" w:hAnsi="Times New Roman"/>
                  <w:bCs/>
                  <w:color w:val="auto"/>
                  <w:sz w:val="24"/>
                  <w:szCs w:val="24"/>
                </w:rPr>
                <w:delText xml:space="preserve">Cài lig </w:delText>
              </w:r>
            </w:del>
            <w:ins w:id="15323" w:author="Phuong Truong Thi" w:date="2024-11-25T10:23:00Z">
              <w:r w:rsidR="004511D8">
                <w:rPr>
                  <w:rFonts w:ascii="Times New Roman" w:hAnsi="Times New Roman"/>
                  <w:bCs/>
                  <w:color w:val="auto"/>
                  <w:sz w:val="24"/>
                  <w:szCs w:val="24"/>
                </w:rPr>
                <w:t>Sales</w:t>
              </w:r>
            </w:ins>
            <w:ins w:id="15324" w:author="Phuong Truong Thi" w:date="2024-11-25T10:24:00Z">
              <w:r w:rsidR="004511D8">
                <w:rPr>
                  <w:rFonts w:ascii="Times New Roman" w:hAnsi="Times New Roman"/>
                  <w:bCs/>
                  <w:color w:val="auto"/>
                  <w:sz w:val="24"/>
                  <w:szCs w:val="24"/>
                </w:rPr>
                <w:t xml:space="preserve"> -</w:t>
              </w:r>
            </w:ins>
            <w:r w:rsidRPr="001710A9">
              <w:rPr>
                <w:rFonts w:ascii="Times New Roman" w:hAnsi="Times New Roman"/>
                <w:bCs/>
                <w:color w:val="auto"/>
                <w:sz w:val="24"/>
                <w:szCs w:val="24"/>
              </w:rPr>
              <w:t xml:space="preserve"> Customer 360”</w:t>
            </w:r>
          </w:p>
        </w:tc>
      </w:tr>
      <w:tr w:rsidR="006F67C5" w14:paraId="309CBE89" w14:textId="77777777" w:rsidTr="00817E47">
        <w:trPr>
          <w:ins w:id="15325" w:author="Phuong Truong Thi" w:date="2024-10-17T19:01:00Z"/>
        </w:trPr>
        <w:tc>
          <w:tcPr>
            <w:tcW w:w="2610" w:type="dxa"/>
            <w:shd w:val="clear" w:color="auto" w:fill="FFFFFF" w:themeFill="background1"/>
            <w:vAlign w:val="center"/>
          </w:tcPr>
          <w:p w14:paraId="4E3FB8FE" w14:textId="77777777" w:rsidR="006F67C5" w:rsidRDefault="006F67C5" w:rsidP="00817E47">
            <w:pPr>
              <w:jc w:val="left"/>
              <w:rPr>
                <w:ins w:id="15326" w:author="Phuong Truong Thi" w:date="2024-10-17T19:01:00Z"/>
                <w:rFonts w:ascii="Times New Roman" w:hAnsi="Times New Roman"/>
                <w:sz w:val="24"/>
                <w:szCs w:val="24"/>
              </w:rPr>
            </w:pPr>
            <w:ins w:id="15327" w:author="Phuong Truong Thi" w:date="2024-10-17T19:01:00Z">
              <w:r>
                <w:rPr>
                  <w:rFonts w:ascii="Times New Roman" w:hAnsi="Times New Roman"/>
                  <w:sz w:val="24"/>
                  <w:szCs w:val="24"/>
                </w:rPr>
                <w:t xml:space="preserve">2.Click vào </w:t>
              </w:r>
            </w:ins>
            <w:r>
              <w:rPr>
                <w:rFonts w:ascii="Times New Roman" w:hAnsi="Times New Roman"/>
                <w:sz w:val="24"/>
                <w:szCs w:val="24"/>
              </w:rPr>
              <w:t>Text</w:t>
            </w:r>
            <w:ins w:id="15328" w:author="Phuong Truong Thi" w:date="2024-10-17T19:01:00Z">
              <w:r>
                <w:rPr>
                  <w:rFonts w:ascii="Times New Roman" w:hAnsi="Times New Roman"/>
                  <w:sz w:val="24"/>
                  <w:szCs w:val="24"/>
                </w:rPr>
                <w:t xml:space="preserve"> link:</w:t>
              </w:r>
            </w:ins>
          </w:p>
          <w:p w14:paraId="7DA8CB07" w14:textId="77777777" w:rsidR="006F67C5" w:rsidRPr="00890A53" w:rsidRDefault="006F67C5" w:rsidP="00817E47">
            <w:pPr>
              <w:jc w:val="left"/>
              <w:rPr>
                <w:ins w:id="15329" w:author="Phuong Truong Thi" w:date="2024-10-17T19:01:00Z"/>
                <w:rFonts w:ascii="Times New Roman" w:hAnsi="Times New Roman"/>
                <w:sz w:val="24"/>
                <w:szCs w:val="24"/>
              </w:rPr>
            </w:pPr>
            <w:r>
              <w:rPr>
                <w:rFonts w:ascii="Times New Roman" w:hAnsi="Times New Roman"/>
                <w:sz w:val="24"/>
                <w:szCs w:val="24"/>
              </w:rPr>
              <w:t>“</w:t>
            </w:r>
            <w:ins w:id="15330" w:author="Phuong Truong Thi" w:date="2024-10-17T19:03:00Z">
              <w:r>
                <w:rPr>
                  <w:rFonts w:ascii="Times New Roman" w:hAnsi="Times New Roman"/>
                  <w:sz w:val="24"/>
                  <w:szCs w:val="24"/>
                </w:rPr>
                <w:t>Tên CN quản lý</w:t>
              </w:r>
            </w:ins>
            <w:ins w:id="15331" w:author="Phuong Truong Thi" w:date="2024-10-17T19:01:00Z">
              <w:r>
                <w:rPr>
                  <w:rFonts w:ascii="Times New Roman" w:hAnsi="Times New Roman"/>
                  <w:sz w:val="24"/>
                  <w:szCs w:val="24"/>
                </w:rPr>
                <w:t>”</w:t>
              </w:r>
            </w:ins>
          </w:p>
        </w:tc>
        <w:tc>
          <w:tcPr>
            <w:tcW w:w="2970" w:type="dxa"/>
            <w:shd w:val="clear" w:color="auto" w:fill="FFFFFF" w:themeFill="background1"/>
            <w:vAlign w:val="center"/>
          </w:tcPr>
          <w:p w14:paraId="4F81CBD2" w14:textId="77777777" w:rsidR="006F67C5" w:rsidRPr="00890A53" w:rsidRDefault="006F67C5" w:rsidP="00817E47">
            <w:pPr>
              <w:jc w:val="left"/>
              <w:rPr>
                <w:ins w:id="15332" w:author="Phuong Truong Thi" w:date="2024-10-17T19:01:00Z"/>
                <w:rFonts w:ascii="Times New Roman" w:hAnsi="Times New Roman"/>
                <w:sz w:val="24"/>
                <w:szCs w:val="24"/>
              </w:rPr>
            </w:pPr>
            <w:ins w:id="15333" w:author="Phuong Truong Thi" w:date="2024-10-17T19:04:00Z">
              <w:r w:rsidRPr="00CE1CE9">
                <w:rPr>
                  <w:rFonts w:ascii="Times New Roman" w:hAnsi="Times New Roman"/>
                  <w:color w:val="000000" w:themeColor="text1"/>
                  <w:sz w:val="24"/>
                  <w:szCs w:val="24"/>
                </w:rPr>
                <w:t>Hệ thống điều hướng sang màn hình c</w:t>
              </w:r>
            </w:ins>
            <w:ins w:id="15334" w:author="Phuong Truong Thi" w:date="2024-10-17T19:06:00Z">
              <w:r>
                <w:rPr>
                  <w:rFonts w:ascii="Times New Roman" w:hAnsi="Times New Roman"/>
                  <w:color w:val="000000" w:themeColor="text1"/>
                  <w:sz w:val="24"/>
                  <w:szCs w:val="24"/>
                </w:rPr>
                <w:t>h</w:t>
              </w:r>
            </w:ins>
            <w:ins w:id="15335" w:author="Phuong Truong Thi" w:date="2024-10-17T19:04:00Z">
              <w:r>
                <w:rPr>
                  <w:rFonts w:ascii="Times New Roman" w:hAnsi="Times New Roman"/>
                  <w:color w:val="000000" w:themeColor="text1"/>
                  <w:sz w:val="24"/>
                  <w:szCs w:val="24"/>
                </w:rPr>
                <w:t>i tiết chi nhánh</w:t>
              </w:r>
            </w:ins>
          </w:p>
        </w:tc>
        <w:tc>
          <w:tcPr>
            <w:tcW w:w="1495" w:type="dxa"/>
            <w:shd w:val="clear" w:color="auto" w:fill="FFFFFF" w:themeFill="background1"/>
            <w:vAlign w:val="center"/>
          </w:tcPr>
          <w:p w14:paraId="41750FEE" w14:textId="77777777" w:rsidR="006F67C5" w:rsidRPr="008343A7" w:rsidRDefault="006F67C5" w:rsidP="00817E47">
            <w:pPr>
              <w:jc w:val="left"/>
              <w:rPr>
                <w:ins w:id="15336" w:author="Phuong Truong Thi" w:date="2024-10-17T19:01:00Z"/>
                <w:rFonts w:ascii="Times New Roman" w:hAnsi="Times New Roman"/>
                <w:b/>
                <w:bCs/>
                <w:sz w:val="24"/>
                <w:szCs w:val="24"/>
              </w:rPr>
            </w:pPr>
            <w:ins w:id="15337"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267" w:type="dxa"/>
            <w:shd w:val="clear" w:color="auto" w:fill="FFFFFF" w:themeFill="background1"/>
            <w:vAlign w:val="center"/>
          </w:tcPr>
          <w:p w14:paraId="42F0F2BB" w14:textId="3CC4D4E8" w:rsidR="006F67C5" w:rsidRPr="00FD6BA2" w:rsidRDefault="003C6F4B" w:rsidP="00817E47">
            <w:pPr>
              <w:jc w:val="left"/>
              <w:rPr>
                <w:ins w:id="15338" w:author="Phuong Truong Thi" w:date="2024-10-17T19:01:00Z"/>
                <w:rFonts w:ascii="Times New Roman" w:hAnsi="Times New Roman"/>
                <w:b/>
                <w:bCs/>
                <w:color w:val="FF0000"/>
                <w:sz w:val="24"/>
                <w:szCs w:val="24"/>
              </w:rPr>
            </w:pPr>
            <w:del w:id="15339" w:author="Phuong Truong Thi" w:date="2024-11-25T18:44:00Z">
              <w:r w:rsidRPr="003C6F4B" w:rsidDel="005B45EC">
                <w:rPr>
                  <w:rFonts w:ascii="Times New Roman" w:hAnsi="Times New Roman"/>
                  <w:sz w:val="24"/>
                  <w:szCs w:val="24"/>
                </w:rPr>
                <w:delText>II.2.18.1</w:delText>
              </w:r>
            </w:del>
            <w:ins w:id="15340" w:author="Phuong Truong Thi" w:date="2024-11-25T18:44:00Z">
              <w:r w:rsidR="005B45EC">
                <w:rPr>
                  <w:rFonts w:ascii="Times New Roman" w:hAnsi="Times New Roman"/>
                  <w:sz w:val="24"/>
                  <w:szCs w:val="24"/>
                </w:rPr>
                <w:t>Mục II.2.10.1</w:t>
              </w:r>
            </w:ins>
          </w:p>
        </w:tc>
      </w:tr>
      <w:tr w:rsidR="006F67C5" w14:paraId="4527EC13" w14:textId="77777777" w:rsidTr="00817E47">
        <w:trPr>
          <w:ins w:id="15341" w:author="Phuong Truong Thi" w:date="2024-10-17T19:01:00Z"/>
        </w:trPr>
        <w:tc>
          <w:tcPr>
            <w:tcW w:w="2610" w:type="dxa"/>
          </w:tcPr>
          <w:p w14:paraId="08465601" w14:textId="77777777" w:rsidR="006F67C5" w:rsidRDefault="006F67C5" w:rsidP="00817E47">
            <w:pPr>
              <w:rPr>
                <w:ins w:id="15342" w:author="Phuong Truong Thi" w:date="2024-10-17T19:01:00Z"/>
                <w:rFonts w:ascii="Times New Roman" w:hAnsi="Times New Roman"/>
                <w:color w:val="000000" w:themeColor="text1"/>
                <w:sz w:val="24"/>
                <w:szCs w:val="24"/>
              </w:rPr>
            </w:pPr>
            <w:ins w:id="15343" w:author="Phuong Truong Thi" w:date="2024-10-17T19:01:00Z">
              <w:r>
                <w:rPr>
                  <w:rFonts w:ascii="Times New Roman" w:hAnsi="Times New Roman"/>
                  <w:color w:val="000000" w:themeColor="text1"/>
                  <w:sz w:val="24"/>
                  <w:szCs w:val="24"/>
                </w:rPr>
                <w:t>3</w:t>
              </w:r>
              <w:r w:rsidRPr="00CE1CE9">
                <w:rPr>
                  <w:rFonts w:ascii="Times New Roman" w:hAnsi="Times New Roman"/>
                  <w:color w:val="000000" w:themeColor="text1"/>
                  <w:sz w:val="24"/>
                  <w:szCs w:val="24"/>
                </w:rPr>
                <w:t xml:space="preserve">.Click vào </w:t>
              </w:r>
            </w:ins>
            <w:r>
              <w:rPr>
                <w:rFonts w:ascii="Times New Roman" w:hAnsi="Times New Roman"/>
                <w:color w:val="000000" w:themeColor="text1"/>
                <w:sz w:val="24"/>
                <w:szCs w:val="24"/>
              </w:rPr>
              <w:t>Text</w:t>
            </w:r>
            <w:ins w:id="15344"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0D5E1BBD" w14:textId="77777777" w:rsidR="006F67C5" w:rsidRPr="00CE1CE9" w:rsidRDefault="006F67C5" w:rsidP="00817E47">
            <w:pPr>
              <w:rPr>
                <w:ins w:id="15345" w:author="Phuong Truong Thi" w:date="2024-10-17T19:01:00Z"/>
                <w:rFonts w:ascii="Times New Roman" w:hAnsi="Times New Roman"/>
                <w:color w:val="000000" w:themeColor="text1"/>
                <w:sz w:val="24"/>
                <w:szCs w:val="24"/>
              </w:rPr>
            </w:pPr>
            <w:ins w:id="15346" w:author="Phuong Truong Thi" w:date="2024-10-17T19:01:00Z">
              <w:r w:rsidRPr="00CE1CE9">
                <w:rPr>
                  <w:rFonts w:ascii="Times New Roman" w:hAnsi="Times New Roman"/>
                  <w:color w:val="000000" w:themeColor="text1"/>
                  <w:sz w:val="24"/>
                  <w:szCs w:val="24"/>
                </w:rPr>
                <w:t>“</w:t>
              </w:r>
            </w:ins>
            <w:ins w:id="15347" w:author="Phuong Truong Thi" w:date="2024-10-17T19:03:00Z">
              <w:r>
                <w:rPr>
                  <w:rFonts w:ascii="Times New Roman" w:hAnsi="Times New Roman"/>
                  <w:color w:val="000000" w:themeColor="text1"/>
                  <w:sz w:val="24"/>
                  <w:szCs w:val="24"/>
                </w:rPr>
                <w:t>Tên CBBH</w:t>
              </w:r>
            </w:ins>
            <w:ins w:id="15348" w:author="Phuong Truong Thi" w:date="2024-10-17T19:01:00Z">
              <w:r>
                <w:rPr>
                  <w:rFonts w:ascii="Times New Roman" w:hAnsi="Times New Roman"/>
                  <w:color w:val="000000" w:themeColor="text1"/>
                  <w:sz w:val="24"/>
                  <w:szCs w:val="24"/>
                </w:rPr>
                <w:t>”</w:t>
              </w:r>
            </w:ins>
          </w:p>
          <w:p w14:paraId="6E5ADE0D" w14:textId="77777777" w:rsidR="006F67C5" w:rsidRPr="00CE1CE9" w:rsidRDefault="006F67C5" w:rsidP="00817E47">
            <w:pPr>
              <w:rPr>
                <w:ins w:id="15349" w:author="Phuong Truong Thi" w:date="2024-10-17T19:01:00Z"/>
                <w:rFonts w:ascii="Times New Roman" w:hAnsi="Times New Roman"/>
                <w:color w:val="000000" w:themeColor="text1"/>
                <w:sz w:val="24"/>
                <w:szCs w:val="24"/>
              </w:rPr>
            </w:pPr>
          </w:p>
        </w:tc>
        <w:tc>
          <w:tcPr>
            <w:tcW w:w="2970" w:type="dxa"/>
          </w:tcPr>
          <w:p w14:paraId="2F058200" w14:textId="77777777" w:rsidR="006F67C5" w:rsidRPr="00CE1CE9" w:rsidRDefault="006F67C5" w:rsidP="00817E47">
            <w:pPr>
              <w:rPr>
                <w:ins w:id="15350" w:author="Phuong Truong Thi" w:date="2024-10-17T19:01:00Z"/>
                <w:rFonts w:ascii="Times New Roman" w:hAnsi="Times New Roman"/>
                <w:color w:val="000000" w:themeColor="text1"/>
                <w:sz w:val="24"/>
                <w:szCs w:val="24"/>
              </w:rPr>
            </w:pPr>
            <w:ins w:id="15351" w:author="Phuong Truong Thi" w:date="2024-10-17T19:01:00Z">
              <w:r w:rsidRPr="00CE1CE9">
                <w:rPr>
                  <w:rFonts w:ascii="Times New Roman" w:hAnsi="Times New Roman"/>
                  <w:color w:val="000000" w:themeColor="text1"/>
                  <w:sz w:val="24"/>
                  <w:szCs w:val="24"/>
                </w:rPr>
                <w:t xml:space="preserve">Hệ thống điều hướng sang màn hình chi </w:t>
              </w:r>
            </w:ins>
            <w:ins w:id="15352" w:author="Phuong Truong Thi" w:date="2024-10-17T19:04:00Z">
              <w:r>
                <w:rPr>
                  <w:rFonts w:ascii="Times New Roman" w:hAnsi="Times New Roman"/>
                  <w:color w:val="000000" w:themeColor="text1"/>
                  <w:sz w:val="24"/>
                  <w:szCs w:val="24"/>
                </w:rPr>
                <w:t xml:space="preserve">tiết </w:t>
              </w:r>
            </w:ins>
            <w:ins w:id="15353" w:author="Phuong Truong Thi" w:date="2024-10-17T19:01:00Z">
              <w:r w:rsidRPr="00CE1CE9">
                <w:rPr>
                  <w:rFonts w:ascii="Times New Roman" w:hAnsi="Times New Roman"/>
                  <w:color w:val="000000" w:themeColor="text1"/>
                  <w:sz w:val="24"/>
                  <w:szCs w:val="24"/>
                </w:rPr>
                <w:t>CBBH</w:t>
              </w:r>
            </w:ins>
          </w:p>
        </w:tc>
        <w:tc>
          <w:tcPr>
            <w:tcW w:w="1495" w:type="dxa"/>
          </w:tcPr>
          <w:p w14:paraId="0158F56C" w14:textId="77777777" w:rsidR="006F67C5" w:rsidRPr="00CE1CE9" w:rsidRDefault="006F67C5" w:rsidP="00817E47">
            <w:pPr>
              <w:rPr>
                <w:ins w:id="15354" w:author="Phuong Truong Thi" w:date="2024-10-17T19:01:00Z"/>
                <w:rFonts w:ascii="Times New Roman" w:hAnsi="Times New Roman"/>
                <w:color w:val="000000" w:themeColor="text1"/>
                <w:sz w:val="24"/>
                <w:szCs w:val="24"/>
              </w:rPr>
            </w:pPr>
            <w:ins w:id="15355" w:author="Phuong Truong Thi" w:date="2024-10-17T19:01:00Z">
              <w:r w:rsidRPr="00CE1CE9">
                <w:rPr>
                  <w:rFonts w:ascii="Times New Roman" w:hAnsi="Times New Roman"/>
                  <w:color w:val="000000" w:themeColor="text1"/>
                  <w:sz w:val="24"/>
                  <w:szCs w:val="24"/>
                </w:rPr>
                <w:t>DETAIL_02</w:t>
              </w:r>
            </w:ins>
          </w:p>
        </w:tc>
        <w:tc>
          <w:tcPr>
            <w:tcW w:w="2267" w:type="dxa"/>
          </w:tcPr>
          <w:p w14:paraId="4CCBE548" w14:textId="5D84A4AC" w:rsidR="006F67C5" w:rsidRPr="00FD6BA2" w:rsidRDefault="003C6F4B" w:rsidP="00817E47">
            <w:pPr>
              <w:rPr>
                <w:ins w:id="15356" w:author="Phuong Truong Thi" w:date="2024-10-17T19:01:00Z"/>
                <w:rFonts w:ascii="Times New Roman" w:hAnsi="Times New Roman"/>
                <w:color w:val="FF0000"/>
                <w:sz w:val="24"/>
                <w:szCs w:val="24"/>
                <w:rPrChange w:id="15357" w:author="Phuong Truong Thi" w:date="2024-10-17T19:06:00Z">
                  <w:rPr>
                    <w:ins w:id="15358" w:author="Phuong Truong Thi" w:date="2024-10-17T19:01:00Z"/>
                    <w:rFonts w:ascii="Times New Roman" w:hAnsi="Times New Roman"/>
                    <w:color w:val="000000" w:themeColor="text1"/>
                    <w:sz w:val="24"/>
                    <w:szCs w:val="24"/>
                  </w:rPr>
                </w:rPrChange>
              </w:rPr>
            </w:pPr>
            <w:del w:id="15359"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ins w:id="15360" w:author="Phuong Truong Thi" w:date="2024-11-25T18:44:00Z">
              <w:r w:rsidR="005B45EC">
                <w:rPr>
                  <w:rFonts w:ascii="Times New Roman" w:hAnsi="Times New Roman"/>
                  <w:sz w:val="24"/>
                  <w:szCs w:val="24"/>
                </w:rPr>
                <w:t>Mục II.2.10.2</w:t>
              </w:r>
            </w:ins>
          </w:p>
        </w:tc>
      </w:tr>
      <w:tr w:rsidR="001710A9" w14:paraId="2B08B609" w14:textId="77777777" w:rsidTr="00817E47">
        <w:tc>
          <w:tcPr>
            <w:tcW w:w="2610" w:type="dxa"/>
          </w:tcPr>
          <w:p w14:paraId="066C1A22"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4.Click vào :</w:t>
            </w:r>
          </w:p>
          <w:p w14:paraId="7C333342"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61A9FC2B" w14:textId="77777777" w:rsidR="001710A9" w:rsidRDefault="001710A9" w:rsidP="001710A9">
            <w:pPr>
              <w:rPr>
                <w:rFonts w:ascii="Times New Roman" w:hAnsi="Times New Roman"/>
                <w:color w:val="000000" w:themeColor="text1"/>
                <w:sz w:val="24"/>
                <w:szCs w:val="24"/>
              </w:rPr>
            </w:pPr>
          </w:p>
        </w:tc>
        <w:tc>
          <w:tcPr>
            <w:tcW w:w="2970" w:type="dxa"/>
          </w:tcPr>
          <w:p w14:paraId="513BEB17" w14:textId="534271EC" w:rsidR="001710A9" w:rsidRPr="00CE1CE9" w:rsidRDefault="001710A9" w:rsidP="001710A9">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495" w:type="dxa"/>
          </w:tcPr>
          <w:p w14:paraId="02B6B9A9" w14:textId="77777777" w:rsidR="001710A9" w:rsidRPr="00CE1CE9" w:rsidRDefault="001710A9" w:rsidP="001710A9">
            <w:pPr>
              <w:rPr>
                <w:rFonts w:ascii="Times New Roman" w:hAnsi="Times New Roman"/>
                <w:color w:val="000000" w:themeColor="text1"/>
                <w:sz w:val="24"/>
                <w:szCs w:val="24"/>
              </w:rPr>
            </w:pPr>
          </w:p>
        </w:tc>
        <w:tc>
          <w:tcPr>
            <w:tcW w:w="2267" w:type="dxa"/>
          </w:tcPr>
          <w:p w14:paraId="36FD35E0" w14:textId="1B942C56" w:rsidR="001710A9" w:rsidRPr="003C6F4B" w:rsidRDefault="001710A9" w:rsidP="001710A9">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15361" w:author="Phuong Truong Thi" w:date="2024-11-25T10:24: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1AC0929C" w14:textId="0660A4A1" w:rsidR="00E8609E" w:rsidDel="00F868EA" w:rsidRDefault="00384F62" w:rsidP="00817E47">
      <w:pPr>
        <w:spacing w:before="0" w:line="240" w:lineRule="auto"/>
        <w:contextualSpacing w:val="0"/>
        <w:rPr>
          <w:del w:id="15362" w:author="Phuong Truong Thi" w:date="2024-10-16T01:00:00Z"/>
          <w:rFonts w:ascii="Times New Roman" w:eastAsia="Times New Roman" w:hAnsi="Times New Roman"/>
          <w:color w:val="000000"/>
          <w:sz w:val="24"/>
          <w:szCs w:val="24"/>
          <w:lang w:eastAsia="vi-VN"/>
        </w:rPr>
      </w:pPr>
      <w:del w:id="15363" w:author="Phuong Truong Thi" w:date="2024-10-16T01:00:00Z">
        <w:r w:rsidDel="00F868EA">
          <w:rPr>
            <w:rFonts w:ascii="Times New Roman" w:hAnsi="Times New Roman"/>
            <w:color w:val="000000"/>
            <w:sz w:val="24"/>
            <w:szCs w:val="24"/>
          </w:rPr>
          <w:delText>Number</w:delText>
        </w:r>
        <w:r w:rsidR="00E8609E" w:rsidDel="00F868EA">
          <w:rPr>
            <w:rFonts w:ascii="Times New Roman" w:eastAsia="Times New Roman" w:hAnsi="Times New Roman"/>
            <w:color w:val="000000"/>
            <w:sz w:val="24"/>
            <w:szCs w:val="24"/>
            <w:lang w:eastAsia="vi-VN"/>
          </w:rPr>
          <w:delText>Text</w:delText>
        </w:r>
      </w:del>
    </w:p>
    <w:p w14:paraId="20F52407" w14:textId="3A60430A" w:rsidR="007E0F89" w:rsidDel="00F868EA" w:rsidRDefault="00E8609E" w:rsidP="00817E47">
      <w:pPr>
        <w:spacing w:before="0" w:line="240" w:lineRule="auto"/>
        <w:contextualSpacing w:val="0"/>
        <w:rPr>
          <w:del w:id="15364" w:author="Phuong Truong Thi" w:date="2024-10-16T01:00:00Z"/>
          <w:rFonts w:ascii="Times New Roman" w:eastAsia="Times New Roman" w:hAnsi="Times New Roman"/>
          <w:color w:val="000000"/>
          <w:sz w:val="24"/>
          <w:szCs w:val="24"/>
          <w:lang w:eastAsia="vi-VN"/>
        </w:rPr>
      </w:pPr>
      <w:del w:id="15365" w:author="Phuong Truong Thi" w:date="2024-10-16T01:00:00Z">
        <w:r w:rsidDel="00F868EA">
          <w:rPr>
            <w:rFonts w:ascii="Times New Roman" w:eastAsia="Times New Roman" w:hAnsi="Times New Roman"/>
            <w:color w:val="000000"/>
            <w:sz w:val="24"/>
            <w:szCs w:val="24"/>
            <w:lang w:eastAsia="vi-VN"/>
          </w:rPr>
          <w:delText>Text linkNumber</w:delText>
        </w:r>
      </w:del>
    </w:p>
    <w:p w14:paraId="38E21EFB" w14:textId="773186BE" w:rsidR="00E8609E" w:rsidDel="00F868EA" w:rsidRDefault="00384F62" w:rsidP="00817E47">
      <w:pPr>
        <w:spacing w:before="0" w:line="240" w:lineRule="auto"/>
        <w:contextualSpacing w:val="0"/>
        <w:rPr>
          <w:del w:id="15366" w:author="Phuong Truong Thi" w:date="2024-10-16T01:00:00Z"/>
          <w:rFonts w:ascii="Times New Roman" w:eastAsia="Times New Roman" w:hAnsi="Times New Roman"/>
          <w:color w:val="000000"/>
          <w:sz w:val="24"/>
          <w:szCs w:val="24"/>
          <w:lang w:eastAsia="vi-VN"/>
        </w:rPr>
      </w:pPr>
      <w:del w:id="15367" w:author="Phuong Truong Thi" w:date="2024-10-16T01:00:00Z">
        <w:r w:rsidDel="00F868EA">
          <w:rPr>
            <w:rFonts w:ascii="Times New Roman" w:eastAsia="Times New Roman" w:hAnsi="Times New Roman"/>
            <w:color w:val="000000"/>
            <w:sz w:val="24"/>
            <w:szCs w:val="24"/>
            <w:lang w:eastAsia="vi-VN"/>
          </w:rPr>
          <w:delText>Text link</w:delText>
        </w:r>
        <w:r w:rsidR="00E8609E" w:rsidDel="00F868EA">
          <w:rPr>
            <w:rFonts w:ascii="Times New Roman" w:eastAsia="Times New Roman" w:hAnsi="Times New Roman"/>
            <w:color w:val="000000"/>
            <w:sz w:val="24"/>
            <w:szCs w:val="24"/>
            <w:lang w:eastAsia="vi-VN"/>
          </w:rPr>
          <w:delText>EmailText</w:delText>
        </w:r>
      </w:del>
    </w:p>
    <w:p w14:paraId="533D99B0" w14:textId="2CF81287" w:rsidR="00E8609E" w:rsidDel="00F868EA" w:rsidRDefault="00E8609E" w:rsidP="00817E47">
      <w:pPr>
        <w:spacing w:before="0" w:line="240" w:lineRule="auto"/>
        <w:contextualSpacing w:val="0"/>
        <w:rPr>
          <w:del w:id="15368" w:author="Phuong Truong Thi" w:date="2024-10-16T01:00:00Z"/>
          <w:rFonts w:ascii="Times New Roman" w:eastAsia="Times New Roman" w:hAnsi="Times New Roman"/>
          <w:sz w:val="24"/>
          <w:szCs w:val="24"/>
          <w:lang w:eastAsia="vi-VN"/>
        </w:rPr>
      </w:pPr>
      <w:del w:id="15369" w:author="Phuong Truong Thi" w:date="2024-10-16T01:00:00Z">
        <w:r w:rsidDel="00F868EA">
          <w:rPr>
            <w:rFonts w:ascii="Times New Roman" w:eastAsia="Times New Roman" w:hAnsi="Times New Roman"/>
            <w:color w:val="000000"/>
            <w:sz w:val="24"/>
            <w:szCs w:val="24"/>
            <w:lang w:eastAsia="vi-VN"/>
          </w:rPr>
          <w:delText>Text link</w:delText>
        </w:r>
        <w:r w:rsidDel="00F868EA">
          <w:rPr>
            <w:rFonts w:ascii="Times New Roman" w:eastAsia="Times New Roman" w:hAnsi="Times New Roman"/>
            <w:sz w:val="24"/>
            <w:szCs w:val="24"/>
            <w:lang w:eastAsia="vi-VN"/>
          </w:rPr>
          <w:delText>Text</w:delText>
        </w:r>
      </w:del>
    </w:p>
    <w:p w14:paraId="6302A742" w14:textId="1BB3AA29" w:rsidR="00B65462" w:rsidRPr="00B65462" w:rsidDel="00C86300" w:rsidRDefault="00E8609E" w:rsidP="00B65462">
      <w:pPr>
        <w:rPr>
          <w:del w:id="15370" w:author="Phuong Truong Thi" w:date="2024-10-17T19:08:00Z"/>
        </w:rPr>
      </w:pPr>
      <w:del w:id="15371" w:author="Phuong Truong Thi" w:date="2024-10-16T01:00:00Z">
        <w:r w:rsidDel="00F868EA">
          <w:rPr>
            <w:rFonts w:ascii="Times New Roman" w:eastAsia="Times New Roman" w:hAnsi="Times New Roman"/>
            <w:sz w:val="24"/>
            <w:szCs w:val="24"/>
            <w:lang w:eastAsia="vi-VN"/>
          </w:rPr>
          <w:delText>Text linkDateDateCurrencyCurrencyCurrencyCurrencyCurrencyCurrencyCurrencyCurrencyCurrencyCurrencyCurrencyNumberCurrencyCurrencyCurrencyCurrencyCurrencyCurrencyCurrencyCurrencyCurrencyCurrencyCurrencyCurrencyCurrency</w:delText>
        </w:r>
        <w:r w:rsidR="00F52124" w:rsidDel="00F868EA">
          <w:rPr>
            <w:rFonts w:ascii="Times New Roman" w:eastAsia="Times New Roman" w:hAnsi="Times New Roman"/>
            <w:sz w:val="24"/>
            <w:szCs w:val="24"/>
            <w:lang w:eastAsia="vi-VN"/>
          </w:rPr>
          <w:delText>_CurrencyCurrencyCurrencyCurrencyCurrency</w:delText>
        </w:r>
        <w:r w:rsidR="00AD3DE7" w:rsidDel="00F868EA">
          <w:rPr>
            <w:rFonts w:ascii="Times New Roman" w:eastAsia="Times New Roman" w:hAnsi="Times New Roman"/>
            <w:sz w:val="24"/>
            <w:szCs w:val="24"/>
            <w:lang w:eastAsia="vi-VN"/>
          </w:rPr>
          <w:delText>CurrencyCurrencyCurrencyCurrencyCurrencyCurrencyCurrencyCurrency</w:delText>
        </w:r>
        <w:r w:rsidR="00F52124" w:rsidDel="00F868EA">
          <w:rPr>
            <w:rFonts w:ascii="Times New Roman" w:eastAsia="Times New Roman" w:hAnsi="Times New Roman"/>
            <w:sz w:val="24"/>
            <w:szCs w:val="24"/>
            <w:lang w:eastAsia="vi-VN"/>
          </w:rPr>
          <w:delText>Text</w:delText>
        </w:r>
      </w:del>
    </w:p>
    <w:p w14:paraId="6E7280C8" w14:textId="77777777" w:rsidR="008571F1" w:rsidRPr="00465695" w:rsidRDefault="008571F1">
      <w:pPr>
        <w:pPrChange w:id="15372" w:author="Phuong Truong Thi" w:date="2024-10-17T19:08:00Z">
          <w:pPr>
            <w:pStyle w:val="ListParagraph"/>
            <w:numPr>
              <w:ilvl w:val="0"/>
              <w:numId w:val="0"/>
            </w:numPr>
            <w:ind w:left="0" w:firstLine="0"/>
          </w:pPr>
        </w:pPrChange>
      </w:pP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373" w:author="thu nga" w:date="2024-10-01T10:51:00Z">
          <w:tblPr>
            <w:tblW w:w="10503"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670"/>
        <w:gridCol w:w="662"/>
        <w:gridCol w:w="1435"/>
        <w:gridCol w:w="2230"/>
        <w:gridCol w:w="963"/>
        <w:gridCol w:w="1166"/>
        <w:gridCol w:w="1134"/>
        <w:gridCol w:w="1134"/>
        <w:tblGridChange w:id="15374">
          <w:tblGrid>
            <w:gridCol w:w="670"/>
            <w:gridCol w:w="662"/>
            <w:gridCol w:w="1435"/>
            <w:gridCol w:w="2230"/>
            <w:gridCol w:w="963"/>
            <w:gridCol w:w="1166"/>
            <w:gridCol w:w="730"/>
            <w:gridCol w:w="404"/>
            <w:gridCol w:w="1134"/>
            <w:gridCol w:w="372"/>
            <w:gridCol w:w="737"/>
          </w:tblGrid>
        </w:tblGridChange>
      </w:tblGrid>
      <w:tr w:rsidR="007B7F57" w:rsidRPr="001859AE" w:rsidDel="007E0F89" w14:paraId="53DAD543" w14:textId="42EC248A" w:rsidTr="00E57F75">
        <w:trPr>
          <w:trHeight w:val="528"/>
          <w:tblHeader/>
          <w:del w:id="15375" w:author="Phuong Truong Thi" w:date="2024-10-08T18:12:00Z"/>
          <w:trPrChange w:id="15376" w:author="thu nga" w:date="2024-10-01T10:51:00Z">
            <w:trPr>
              <w:trHeight w:val="528"/>
              <w:tblHeader/>
            </w:trPr>
          </w:trPrChange>
        </w:trPr>
        <w:tc>
          <w:tcPr>
            <w:tcW w:w="670" w:type="dxa"/>
            <w:shd w:val="clear" w:color="auto" w:fill="F7C7AC"/>
            <w:vAlign w:val="center"/>
            <w:hideMark/>
            <w:tcPrChange w:id="15377" w:author="thu nga" w:date="2024-10-01T10:51:00Z">
              <w:tcPr>
                <w:tcW w:w="670" w:type="dxa"/>
                <w:shd w:val="clear" w:color="auto" w:fill="F7C7AC"/>
                <w:vAlign w:val="center"/>
                <w:hideMark/>
              </w:tcPr>
            </w:tcPrChange>
          </w:tcPr>
          <w:p w14:paraId="7B2786AD" w14:textId="5FD7D190" w:rsidR="007B7F57" w:rsidRPr="0052167B" w:rsidDel="007E0F89" w:rsidRDefault="007B7F57">
            <w:pPr>
              <w:spacing w:before="0" w:line="240" w:lineRule="auto"/>
              <w:contextualSpacing w:val="0"/>
              <w:jc w:val="center"/>
              <w:rPr>
                <w:del w:id="15378" w:author="Phuong Truong Thi" w:date="2024-10-08T18:12:00Z"/>
                <w:rFonts w:ascii="Times New Roman" w:eastAsia="Times New Roman" w:hAnsi="Times New Roman"/>
                <w:b/>
                <w:bCs/>
                <w:color w:val="000000"/>
                <w:sz w:val="24"/>
                <w:szCs w:val="24"/>
                <w:lang w:val="vi-VN" w:eastAsia="vi-VN"/>
              </w:rPr>
            </w:pPr>
            <w:del w:id="15379" w:author="Phuong Truong Thi" w:date="2024-10-08T18:12:00Z">
              <w:r w:rsidRPr="0052167B" w:rsidDel="007E0F89">
                <w:rPr>
                  <w:rFonts w:ascii="Times New Roman" w:eastAsia="Times New Roman" w:hAnsi="Times New Roman"/>
                  <w:b/>
                  <w:bCs/>
                  <w:color w:val="000000"/>
                  <w:sz w:val="24"/>
                  <w:szCs w:val="24"/>
                  <w:lang w:val="vi-VN" w:eastAsia="vi-VN"/>
                </w:rPr>
                <w:delText>STT</w:delText>
              </w:r>
            </w:del>
          </w:p>
        </w:tc>
        <w:tc>
          <w:tcPr>
            <w:tcW w:w="2097" w:type="dxa"/>
            <w:gridSpan w:val="2"/>
            <w:shd w:val="clear" w:color="auto" w:fill="F7C7AC"/>
            <w:vAlign w:val="center"/>
            <w:hideMark/>
            <w:tcPrChange w:id="15380" w:author="thu nga" w:date="2024-10-01T10:51:00Z">
              <w:tcPr>
                <w:tcW w:w="2097" w:type="dxa"/>
                <w:gridSpan w:val="2"/>
                <w:shd w:val="clear" w:color="auto" w:fill="F7C7AC"/>
                <w:vAlign w:val="center"/>
                <w:hideMark/>
              </w:tcPr>
            </w:tcPrChange>
          </w:tcPr>
          <w:p w14:paraId="366692BC" w14:textId="1B04322D" w:rsidR="007B7F57" w:rsidRPr="0052167B" w:rsidDel="007E0F89" w:rsidRDefault="007B7F57">
            <w:pPr>
              <w:spacing w:before="0" w:line="240" w:lineRule="auto"/>
              <w:contextualSpacing w:val="0"/>
              <w:jc w:val="center"/>
              <w:rPr>
                <w:del w:id="15381" w:author="Phuong Truong Thi" w:date="2024-10-08T18:12:00Z"/>
                <w:rFonts w:ascii="Times New Roman" w:eastAsia="Times New Roman" w:hAnsi="Times New Roman"/>
                <w:b/>
                <w:bCs/>
                <w:color w:val="000000"/>
                <w:sz w:val="24"/>
                <w:szCs w:val="24"/>
                <w:lang w:val="vi-VN" w:eastAsia="vi-VN"/>
              </w:rPr>
            </w:pPr>
            <w:del w:id="15382" w:author="Phuong Truong Thi" w:date="2024-10-08T18:12:00Z">
              <w:r w:rsidRPr="0052167B" w:rsidDel="007E0F89">
                <w:rPr>
                  <w:rFonts w:ascii="Times New Roman" w:eastAsia="Times New Roman" w:hAnsi="Times New Roman"/>
                  <w:b/>
                  <w:bCs/>
                  <w:color w:val="000000"/>
                  <w:sz w:val="24"/>
                  <w:szCs w:val="24"/>
                  <w:lang w:val="vi-VN" w:eastAsia="vi-VN"/>
                </w:rPr>
                <w:delText>Trường dữ liệu</w:delText>
              </w:r>
            </w:del>
          </w:p>
        </w:tc>
        <w:tc>
          <w:tcPr>
            <w:tcW w:w="2230" w:type="dxa"/>
            <w:shd w:val="clear" w:color="auto" w:fill="F7C7AC"/>
            <w:vAlign w:val="center"/>
            <w:tcPrChange w:id="15383" w:author="thu nga" w:date="2024-10-01T10:51:00Z">
              <w:tcPr>
                <w:tcW w:w="2230" w:type="dxa"/>
                <w:shd w:val="clear" w:color="auto" w:fill="F7C7AC"/>
                <w:vAlign w:val="center"/>
              </w:tcPr>
            </w:tcPrChange>
          </w:tcPr>
          <w:p w14:paraId="42861A03" w14:textId="707A07DB" w:rsidR="007B7F57" w:rsidRPr="0052167B" w:rsidDel="007E0F89" w:rsidRDefault="007B7F57">
            <w:pPr>
              <w:spacing w:before="0" w:line="240" w:lineRule="auto"/>
              <w:contextualSpacing w:val="0"/>
              <w:jc w:val="center"/>
              <w:rPr>
                <w:del w:id="15384" w:author="Phuong Truong Thi" w:date="2024-10-08T18:12:00Z"/>
                <w:rFonts w:ascii="Times New Roman" w:eastAsia="Times New Roman" w:hAnsi="Times New Roman"/>
                <w:b/>
                <w:bCs/>
                <w:color w:val="000000"/>
                <w:sz w:val="24"/>
                <w:szCs w:val="24"/>
                <w:lang w:eastAsia="vi-VN"/>
              </w:rPr>
            </w:pPr>
            <w:del w:id="15385" w:author="Phuong Truong Thi" w:date="2024-10-08T18:12:00Z">
              <w:r w:rsidRPr="0052167B" w:rsidDel="007E0F89">
                <w:rPr>
                  <w:rFonts w:ascii="Times New Roman" w:eastAsia="Times New Roman" w:hAnsi="Times New Roman"/>
                  <w:b/>
                  <w:bCs/>
                  <w:color w:val="000000"/>
                  <w:sz w:val="24"/>
                  <w:szCs w:val="24"/>
                  <w:lang w:eastAsia="vi-VN"/>
                </w:rPr>
                <w:delText>Mô tả trường</w:delText>
              </w:r>
            </w:del>
          </w:p>
        </w:tc>
        <w:tc>
          <w:tcPr>
            <w:tcW w:w="963" w:type="dxa"/>
            <w:shd w:val="clear" w:color="auto" w:fill="F7C7AC"/>
            <w:vAlign w:val="center"/>
            <w:tcPrChange w:id="15386" w:author="thu nga" w:date="2024-10-01T10:51:00Z">
              <w:tcPr>
                <w:tcW w:w="963" w:type="dxa"/>
                <w:shd w:val="clear" w:color="auto" w:fill="F7C7AC"/>
                <w:vAlign w:val="center"/>
              </w:tcPr>
            </w:tcPrChange>
          </w:tcPr>
          <w:p w14:paraId="71E25E78" w14:textId="68427169" w:rsidR="007B7F57" w:rsidRPr="0052167B" w:rsidDel="007E0F89" w:rsidRDefault="007B7F57" w:rsidP="007B7F57">
            <w:pPr>
              <w:spacing w:before="0" w:line="240" w:lineRule="auto"/>
              <w:contextualSpacing w:val="0"/>
              <w:jc w:val="center"/>
              <w:rPr>
                <w:del w:id="15387" w:author="Phuong Truong Thi" w:date="2024-10-08T18:12:00Z"/>
                <w:rFonts w:ascii="Times New Roman" w:eastAsia="Times New Roman" w:hAnsi="Times New Roman"/>
                <w:b/>
                <w:bCs/>
                <w:color w:val="000000"/>
                <w:sz w:val="24"/>
                <w:szCs w:val="24"/>
                <w:lang w:val="vi-VN" w:eastAsia="vi-VN"/>
              </w:rPr>
            </w:pPr>
            <w:del w:id="15388" w:author="Phuong Truong Thi" w:date="2024-10-08T18:12:00Z">
              <w:r w:rsidDel="007E0F89">
                <w:rPr>
                  <w:rFonts w:ascii="Times New Roman" w:eastAsia="Times New Roman" w:hAnsi="Times New Roman"/>
                  <w:b/>
                  <w:bCs/>
                  <w:color w:val="000000"/>
                  <w:sz w:val="24"/>
                  <w:szCs w:val="24"/>
                  <w:lang w:val="vi-VN" w:eastAsia="vi-VN"/>
                </w:rPr>
                <w:delText>Nguồn</w:delText>
              </w:r>
            </w:del>
          </w:p>
        </w:tc>
        <w:tc>
          <w:tcPr>
            <w:tcW w:w="1166" w:type="dxa"/>
            <w:shd w:val="clear" w:color="auto" w:fill="F7C7AC"/>
            <w:vAlign w:val="center"/>
            <w:tcPrChange w:id="15389" w:author="thu nga" w:date="2024-10-01T10:51:00Z">
              <w:tcPr>
                <w:tcW w:w="1896" w:type="dxa"/>
                <w:gridSpan w:val="2"/>
                <w:shd w:val="clear" w:color="auto" w:fill="F7C7AC"/>
                <w:vAlign w:val="center"/>
              </w:tcPr>
            </w:tcPrChange>
          </w:tcPr>
          <w:p w14:paraId="181801C1" w14:textId="704F5568" w:rsidR="007B7F57" w:rsidRPr="0052167B" w:rsidDel="007E0F89" w:rsidRDefault="007B7F57">
            <w:pPr>
              <w:spacing w:before="0" w:line="240" w:lineRule="auto"/>
              <w:contextualSpacing w:val="0"/>
              <w:jc w:val="center"/>
              <w:rPr>
                <w:del w:id="15390" w:author="Phuong Truong Thi" w:date="2024-10-08T18:12:00Z"/>
                <w:rFonts w:ascii="Times New Roman" w:eastAsia="Times New Roman" w:hAnsi="Times New Roman"/>
                <w:b/>
                <w:bCs/>
                <w:color w:val="000000"/>
                <w:sz w:val="24"/>
                <w:szCs w:val="24"/>
                <w:lang w:val="vi-VN" w:eastAsia="vi-VN"/>
              </w:rPr>
            </w:pPr>
            <w:del w:id="15391" w:author="Phuong Truong Thi" w:date="2024-10-08T18:12:00Z">
              <w:r w:rsidRPr="0052167B" w:rsidDel="007E0F89">
                <w:rPr>
                  <w:rFonts w:ascii="Times New Roman" w:eastAsia="Times New Roman" w:hAnsi="Times New Roman"/>
                  <w:b/>
                  <w:bCs/>
                  <w:color w:val="000000"/>
                  <w:sz w:val="24"/>
                  <w:szCs w:val="24"/>
                  <w:lang w:val="vi-VN" w:eastAsia="vi-VN"/>
                </w:rPr>
                <w:delText>Định dạng</w:delText>
              </w:r>
            </w:del>
          </w:p>
        </w:tc>
        <w:tc>
          <w:tcPr>
            <w:tcW w:w="1134" w:type="dxa"/>
            <w:shd w:val="clear" w:color="auto" w:fill="F7C7AC"/>
            <w:vAlign w:val="center"/>
            <w:hideMark/>
            <w:tcPrChange w:id="15392" w:author="thu nga" w:date="2024-10-01T10:51:00Z">
              <w:tcPr>
                <w:tcW w:w="1910" w:type="dxa"/>
                <w:gridSpan w:val="3"/>
                <w:shd w:val="clear" w:color="auto" w:fill="F7C7AC"/>
                <w:vAlign w:val="center"/>
                <w:hideMark/>
              </w:tcPr>
            </w:tcPrChange>
          </w:tcPr>
          <w:p w14:paraId="6C07F937" w14:textId="5D925528" w:rsidR="007B7F57" w:rsidRPr="0052167B" w:rsidDel="007E0F89" w:rsidRDefault="007B7F57">
            <w:pPr>
              <w:spacing w:before="0" w:line="240" w:lineRule="auto"/>
              <w:contextualSpacing w:val="0"/>
              <w:jc w:val="center"/>
              <w:rPr>
                <w:del w:id="15393" w:author="Phuong Truong Thi" w:date="2024-10-08T18:12:00Z"/>
                <w:rFonts w:ascii="Times New Roman" w:eastAsia="Times New Roman" w:hAnsi="Times New Roman"/>
                <w:b/>
                <w:bCs/>
                <w:color w:val="000000"/>
                <w:sz w:val="24"/>
                <w:szCs w:val="24"/>
                <w:lang w:val="vi-VN" w:eastAsia="vi-VN"/>
              </w:rPr>
            </w:pPr>
            <w:del w:id="15394" w:author="Phuong Truong Thi" w:date="2024-10-08T18:12:00Z">
              <w:r w:rsidRPr="0052167B" w:rsidDel="007E0F89">
                <w:rPr>
                  <w:rFonts w:ascii="Times New Roman" w:eastAsia="Times New Roman" w:hAnsi="Times New Roman"/>
                  <w:b/>
                  <w:bCs/>
                  <w:color w:val="000000"/>
                  <w:sz w:val="24"/>
                  <w:szCs w:val="24"/>
                  <w:lang w:val="vi-VN" w:eastAsia="vi-VN"/>
                </w:rPr>
                <w:delText>Mã danh mục tham chiếu</w:delText>
              </w:r>
            </w:del>
          </w:p>
        </w:tc>
        <w:tc>
          <w:tcPr>
            <w:tcW w:w="1134" w:type="dxa"/>
            <w:shd w:val="clear" w:color="auto" w:fill="F7C7AC"/>
            <w:tcPrChange w:id="15395" w:author="thu nga" w:date="2024-10-01T10:51:00Z">
              <w:tcPr>
                <w:tcW w:w="737" w:type="dxa"/>
                <w:shd w:val="clear" w:color="auto" w:fill="F7C7AC"/>
              </w:tcPr>
            </w:tcPrChange>
          </w:tcPr>
          <w:p w14:paraId="12DDBD6E" w14:textId="2C1BBB7B" w:rsidR="007B7F57" w:rsidRPr="00763017" w:rsidDel="007E0F89" w:rsidRDefault="007B7F57">
            <w:pPr>
              <w:spacing w:before="0" w:line="240" w:lineRule="auto"/>
              <w:contextualSpacing w:val="0"/>
              <w:jc w:val="center"/>
              <w:rPr>
                <w:del w:id="15396" w:author="Phuong Truong Thi" w:date="2024-10-08T18:12:00Z"/>
                <w:rFonts w:ascii="Times New Roman" w:eastAsia="Times New Roman" w:hAnsi="Times New Roman"/>
                <w:b/>
                <w:bCs/>
                <w:color w:val="000000"/>
                <w:sz w:val="24"/>
                <w:szCs w:val="24"/>
                <w:lang w:val="vi-VN" w:eastAsia="vi-VN"/>
                <w:rPrChange w:id="15397" w:author="thu nga" w:date="2024-09-30T13:54:00Z">
                  <w:rPr>
                    <w:del w:id="15398" w:author="Phuong Truong Thi" w:date="2024-10-08T18:12:00Z"/>
                    <w:rFonts w:ascii="Times New Roman" w:eastAsia="Times New Roman" w:hAnsi="Times New Roman"/>
                    <w:b/>
                    <w:bCs/>
                    <w:color w:val="000000"/>
                    <w:sz w:val="24"/>
                    <w:szCs w:val="24"/>
                    <w:lang w:eastAsia="vi-VN"/>
                  </w:rPr>
                </w:rPrChange>
              </w:rPr>
            </w:pPr>
            <w:del w:id="15399" w:author="Phuong Truong Thi" w:date="2024-10-08T18:12:00Z">
              <w:r w:rsidRPr="00763017" w:rsidDel="007E0F89">
                <w:rPr>
                  <w:rFonts w:ascii="Times New Roman" w:eastAsia="Times New Roman" w:hAnsi="Times New Roman"/>
                  <w:b/>
                  <w:bCs/>
                  <w:color w:val="000000"/>
                  <w:sz w:val="24"/>
                  <w:szCs w:val="24"/>
                  <w:lang w:val="vi-VN" w:eastAsia="vi-VN"/>
                  <w:rPrChange w:id="15400" w:author="thu nga" w:date="2024-09-30T13:54:00Z">
                    <w:rPr>
                      <w:rFonts w:ascii="Times New Roman" w:eastAsia="Times New Roman" w:hAnsi="Times New Roman"/>
                      <w:b/>
                      <w:bCs/>
                      <w:color w:val="000000"/>
                      <w:sz w:val="24"/>
                      <w:szCs w:val="24"/>
                      <w:lang w:eastAsia="vi-VN"/>
                    </w:rPr>
                  </w:rPrChange>
                </w:rPr>
                <w:delText>Hiển thị mặc định</w:delText>
              </w:r>
            </w:del>
          </w:p>
          <w:p w14:paraId="5FB8E94B" w14:textId="3A1140B5" w:rsidR="007B7F57" w:rsidRPr="00763017" w:rsidDel="007E0F89" w:rsidRDefault="007B7F57" w:rsidP="006B0757">
            <w:pPr>
              <w:spacing w:before="0" w:line="240" w:lineRule="auto"/>
              <w:contextualSpacing w:val="0"/>
              <w:jc w:val="center"/>
              <w:rPr>
                <w:del w:id="15401" w:author="Phuong Truong Thi" w:date="2024-10-08T18:12:00Z"/>
                <w:rFonts w:ascii="Times New Roman" w:eastAsia="Times New Roman" w:hAnsi="Times New Roman"/>
                <w:b/>
                <w:bCs/>
                <w:color w:val="000000"/>
                <w:sz w:val="24"/>
                <w:szCs w:val="24"/>
                <w:lang w:val="vi-VN" w:eastAsia="vi-VN"/>
                <w:rPrChange w:id="15402" w:author="thu nga" w:date="2024-09-30T13:54:00Z">
                  <w:rPr>
                    <w:del w:id="15403" w:author="Phuong Truong Thi" w:date="2024-10-08T18:12:00Z"/>
                    <w:rFonts w:ascii="Times New Roman" w:eastAsia="Times New Roman" w:hAnsi="Times New Roman"/>
                    <w:b/>
                    <w:bCs/>
                    <w:color w:val="000000"/>
                    <w:sz w:val="24"/>
                    <w:szCs w:val="24"/>
                    <w:lang w:eastAsia="vi-VN"/>
                  </w:rPr>
                </w:rPrChange>
              </w:rPr>
            </w:pPr>
            <w:del w:id="15404" w:author="Phuong Truong Thi" w:date="2024-10-08T18:12:00Z">
              <w:r w:rsidRPr="00763017" w:rsidDel="007E0F89">
                <w:rPr>
                  <w:rFonts w:ascii="Times New Roman" w:eastAsia="Times New Roman" w:hAnsi="Times New Roman"/>
                  <w:b/>
                  <w:bCs/>
                  <w:color w:val="000000"/>
                  <w:sz w:val="24"/>
                  <w:szCs w:val="24"/>
                  <w:lang w:val="vi-VN" w:eastAsia="vi-VN"/>
                  <w:rPrChange w:id="15405" w:author="thu nga" w:date="2024-09-30T13:54:00Z">
                    <w:rPr>
                      <w:rFonts w:ascii="Times New Roman" w:eastAsia="Times New Roman" w:hAnsi="Times New Roman"/>
                      <w:b/>
                      <w:bCs/>
                      <w:color w:val="000000"/>
                      <w:sz w:val="24"/>
                      <w:szCs w:val="24"/>
                      <w:lang w:eastAsia="vi-VN"/>
                    </w:rPr>
                  </w:rPrChange>
                </w:rPr>
                <w:delText>trên danh sách Y/N)</w:delText>
              </w:r>
            </w:del>
          </w:p>
        </w:tc>
      </w:tr>
      <w:tr w:rsidR="007B7F57" w:rsidRPr="0052167B" w:rsidDel="007E0F89" w14:paraId="3C5823ED" w14:textId="7CE1FF7B" w:rsidTr="00E57F75">
        <w:trPr>
          <w:trHeight w:val="354"/>
          <w:del w:id="15406" w:author="Phuong Truong Thi" w:date="2024-10-08T18:12:00Z"/>
          <w:trPrChange w:id="15407" w:author="thu nga" w:date="2024-10-01T10:51:00Z">
            <w:trPr>
              <w:trHeight w:val="354"/>
            </w:trPr>
          </w:trPrChange>
        </w:trPr>
        <w:tc>
          <w:tcPr>
            <w:tcW w:w="1332" w:type="dxa"/>
            <w:gridSpan w:val="2"/>
            <w:tcPrChange w:id="15408" w:author="thu nga" w:date="2024-10-01T10:51:00Z">
              <w:tcPr>
                <w:tcW w:w="1332" w:type="dxa"/>
                <w:gridSpan w:val="2"/>
              </w:tcPr>
            </w:tcPrChange>
          </w:tcPr>
          <w:p w14:paraId="3AD340A7" w14:textId="7842923A" w:rsidR="007B7F57" w:rsidRPr="00D06746" w:rsidDel="007E0F89" w:rsidRDefault="007B7F57" w:rsidP="00341A2C">
            <w:pPr>
              <w:spacing w:before="0" w:line="240" w:lineRule="auto"/>
              <w:contextualSpacing w:val="0"/>
              <w:jc w:val="left"/>
              <w:rPr>
                <w:del w:id="15409" w:author="Phuong Truong Thi" w:date="2024-10-08T18:12:00Z"/>
                <w:rFonts w:ascii="Times New Roman" w:hAnsi="Times New Roman"/>
                <w:color w:val="000000"/>
                <w:sz w:val="24"/>
                <w:szCs w:val="24"/>
                <w:lang w:val="vi-VN"/>
              </w:rPr>
            </w:pPr>
          </w:p>
        </w:tc>
        <w:tc>
          <w:tcPr>
            <w:tcW w:w="8062" w:type="dxa"/>
            <w:gridSpan w:val="6"/>
            <w:tcPrChange w:id="15410" w:author="thu nga" w:date="2024-10-01T10:51:00Z">
              <w:tcPr>
                <w:tcW w:w="9171" w:type="dxa"/>
                <w:gridSpan w:val="9"/>
              </w:tcPr>
            </w:tcPrChange>
          </w:tcPr>
          <w:p w14:paraId="1B879B29" w14:textId="15E13CB1" w:rsidR="007B7F57" w:rsidRPr="0052167B" w:rsidDel="007E0F89" w:rsidRDefault="007B7F57" w:rsidP="00341A2C">
            <w:pPr>
              <w:spacing w:before="0" w:line="240" w:lineRule="auto"/>
              <w:contextualSpacing w:val="0"/>
              <w:jc w:val="left"/>
              <w:rPr>
                <w:del w:id="15411" w:author="Phuong Truong Thi" w:date="2024-10-08T18:12:00Z"/>
                <w:rFonts w:ascii="Times New Roman" w:eastAsia="Times New Roman" w:hAnsi="Times New Roman"/>
                <w:sz w:val="24"/>
                <w:szCs w:val="24"/>
                <w:lang w:val="vi-VN" w:eastAsia="vi-VN"/>
              </w:rPr>
            </w:pPr>
            <w:del w:id="15412" w:author="Phuong Truong Thi" w:date="2024-10-08T18:12:00Z">
              <w:r w:rsidRPr="0052167B" w:rsidDel="007E0F89">
                <w:rPr>
                  <w:rFonts w:ascii="Times New Roman" w:hAnsi="Times New Roman"/>
                  <w:color w:val="000000"/>
                  <w:sz w:val="24"/>
                  <w:szCs w:val="24"/>
                </w:rPr>
                <w:delText xml:space="preserve">Thông tin tổng quan </w:delText>
              </w:r>
              <w:r w:rsidRPr="0052167B" w:rsidDel="007E0F89">
                <w:rPr>
                  <w:rFonts w:ascii="Times New Roman" w:hAnsi="Times New Roman"/>
                  <w:i/>
                  <w:iCs/>
                  <w:color w:val="000000"/>
                  <w:sz w:val="24"/>
                  <w:szCs w:val="24"/>
                </w:rPr>
                <w:delText>(dòng thông tin chung)</w:delText>
              </w:r>
            </w:del>
          </w:p>
        </w:tc>
      </w:tr>
      <w:tr w:rsidR="007B7F57" w:rsidRPr="0052167B" w:rsidDel="007E0F89" w14:paraId="47063935" w14:textId="72A18951" w:rsidTr="00E57F75">
        <w:trPr>
          <w:trHeight w:val="660"/>
          <w:del w:id="15413" w:author="Phuong Truong Thi" w:date="2024-10-08T18:12:00Z"/>
          <w:trPrChange w:id="15414" w:author="thu nga" w:date="2024-10-01T10:51:00Z">
            <w:trPr>
              <w:trHeight w:val="660"/>
            </w:trPr>
          </w:trPrChange>
        </w:trPr>
        <w:tc>
          <w:tcPr>
            <w:tcW w:w="670" w:type="dxa"/>
            <w:shd w:val="clear" w:color="auto" w:fill="auto"/>
            <w:vAlign w:val="center"/>
            <w:tcPrChange w:id="15415" w:author="thu nga" w:date="2024-10-01T10:51:00Z">
              <w:tcPr>
                <w:tcW w:w="670" w:type="dxa"/>
                <w:shd w:val="clear" w:color="auto" w:fill="auto"/>
                <w:vAlign w:val="center"/>
              </w:tcPr>
            </w:tcPrChange>
          </w:tcPr>
          <w:p w14:paraId="44937820" w14:textId="0512FFD5" w:rsidR="007B7F57" w:rsidRPr="0052167B" w:rsidDel="007E0F89" w:rsidRDefault="007B7F57">
            <w:pPr>
              <w:spacing w:before="0" w:line="240" w:lineRule="auto"/>
              <w:contextualSpacing w:val="0"/>
              <w:jc w:val="left"/>
              <w:rPr>
                <w:del w:id="15416" w:author="Phuong Truong Thi" w:date="2024-10-08T18:12:00Z"/>
                <w:rFonts w:ascii="Times New Roman" w:eastAsia="Times New Roman" w:hAnsi="Times New Roman"/>
                <w:color w:val="000000"/>
                <w:sz w:val="24"/>
                <w:szCs w:val="24"/>
                <w:lang w:val="vi-VN" w:eastAsia="vi-VN"/>
              </w:rPr>
            </w:pPr>
          </w:p>
        </w:tc>
        <w:tc>
          <w:tcPr>
            <w:tcW w:w="2097" w:type="dxa"/>
            <w:gridSpan w:val="2"/>
            <w:shd w:val="clear" w:color="auto" w:fill="auto"/>
            <w:vAlign w:val="center"/>
            <w:tcPrChange w:id="15417" w:author="thu nga" w:date="2024-10-01T10:51:00Z">
              <w:tcPr>
                <w:tcW w:w="2097" w:type="dxa"/>
                <w:gridSpan w:val="2"/>
                <w:shd w:val="clear" w:color="auto" w:fill="auto"/>
                <w:vAlign w:val="center"/>
              </w:tcPr>
            </w:tcPrChange>
          </w:tcPr>
          <w:p w14:paraId="68743C1D" w14:textId="416CEA71" w:rsidR="007B7F57" w:rsidRPr="0052167B" w:rsidDel="007E0F89" w:rsidRDefault="007B7F57" w:rsidP="677A921B">
            <w:pPr>
              <w:spacing w:before="0" w:line="240" w:lineRule="auto"/>
              <w:rPr>
                <w:del w:id="15418" w:author="Phuong Truong Thi" w:date="2024-10-08T18:12:00Z"/>
                <w:rFonts w:ascii="Times New Roman" w:hAnsi="Times New Roman"/>
                <w:color w:val="000000"/>
                <w:sz w:val="24"/>
                <w:szCs w:val="24"/>
              </w:rPr>
            </w:pPr>
            <w:commentRangeStart w:id="15419"/>
            <w:del w:id="15420" w:author="Phuong Truong Thi" w:date="2024-10-08T18:12:00Z">
              <w:r w:rsidRPr="677A921B" w:rsidDel="007E0F89">
                <w:rPr>
                  <w:rFonts w:ascii="Times New Roman" w:hAnsi="Times New Roman"/>
                  <w:color w:val="000000" w:themeColor="text1"/>
                  <w:sz w:val="24"/>
                  <w:szCs w:val="24"/>
                </w:rPr>
                <w:delText>Tổng KH trong danh sách</w:delText>
              </w:r>
              <w:commentRangeEnd w:id="15419"/>
              <w:r w:rsidDel="007E0F89">
                <w:rPr>
                  <w:rStyle w:val="CommentReference"/>
                </w:rPr>
                <w:commentReference w:id="15419"/>
              </w:r>
            </w:del>
          </w:p>
        </w:tc>
        <w:tc>
          <w:tcPr>
            <w:tcW w:w="2230" w:type="dxa"/>
            <w:tcPrChange w:id="15421" w:author="thu nga" w:date="2024-10-01T10:51:00Z">
              <w:tcPr>
                <w:tcW w:w="2230" w:type="dxa"/>
              </w:tcPr>
            </w:tcPrChange>
          </w:tcPr>
          <w:p w14:paraId="0A8C22D3" w14:textId="6F0663A6" w:rsidR="007B7F57" w:rsidRPr="0052167B" w:rsidDel="007E0F89" w:rsidRDefault="007B7F57" w:rsidP="00E25144">
            <w:pPr>
              <w:spacing w:before="0" w:line="240" w:lineRule="auto"/>
              <w:contextualSpacing w:val="0"/>
              <w:rPr>
                <w:del w:id="15422" w:author="Phuong Truong Thi" w:date="2024-10-08T18:12:00Z"/>
                <w:rFonts w:ascii="Times New Roman" w:hAnsi="Times New Roman"/>
                <w:color w:val="000000"/>
                <w:sz w:val="24"/>
                <w:szCs w:val="24"/>
              </w:rPr>
            </w:pPr>
            <w:del w:id="15423" w:author="Phuong Truong Thi" w:date="2024-10-08T18:12:00Z">
              <w:r w:rsidRPr="0052167B" w:rsidDel="007E0F89">
                <w:rPr>
                  <w:rFonts w:ascii="Times New Roman" w:hAnsi="Times New Roman"/>
                  <w:color w:val="000000"/>
                  <w:sz w:val="24"/>
                  <w:szCs w:val="24"/>
                </w:rPr>
                <w:delText xml:space="preserve">Tổng số lượng KH trong danh sách </w:delText>
              </w:r>
            </w:del>
          </w:p>
          <w:p w14:paraId="40C5CDE1" w14:textId="6329D46F" w:rsidR="007B7F57" w:rsidRPr="0052167B" w:rsidDel="007E0F89" w:rsidRDefault="007B7F57">
            <w:pPr>
              <w:spacing w:before="0" w:line="240" w:lineRule="auto"/>
              <w:contextualSpacing w:val="0"/>
              <w:rPr>
                <w:del w:id="15424" w:author="Phuong Truong Thi" w:date="2024-10-08T18:12:00Z"/>
                <w:rFonts w:ascii="Times New Roman" w:eastAsia="Times New Roman" w:hAnsi="Times New Roman"/>
                <w:color w:val="000000"/>
                <w:sz w:val="24"/>
                <w:szCs w:val="24"/>
                <w:lang w:eastAsia="vi-VN"/>
              </w:rPr>
            </w:pPr>
          </w:p>
        </w:tc>
        <w:tc>
          <w:tcPr>
            <w:tcW w:w="963" w:type="dxa"/>
            <w:tcPrChange w:id="15425" w:author="thu nga" w:date="2024-10-01T10:51:00Z">
              <w:tcPr>
                <w:tcW w:w="963" w:type="dxa"/>
              </w:tcPr>
            </w:tcPrChange>
          </w:tcPr>
          <w:p w14:paraId="7C9094C9" w14:textId="4086862B" w:rsidR="007B7F57" w:rsidRPr="0052167B" w:rsidDel="007E0F89" w:rsidRDefault="007B7F57">
            <w:pPr>
              <w:spacing w:before="0" w:line="240" w:lineRule="auto"/>
              <w:contextualSpacing w:val="0"/>
              <w:rPr>
                <w:del w:id="15426" w:author="Phuong Truong Thi" w:date="2024-10-08T18:12:00Z"/>
                <w:rFonts w:ascii="Times New Roman" w:eastAsia="Times New Roman" w:hAnsi="Times New Roman"/>
                <w:color w:val="000000"/>
                <w:sz w:val="24"/>
                <w:szCs w:val="24"/>
                <w:lang w:eastAsia="vi-VN"/>
              </w:rPr>
            </w:pPr>
            <w:ins w:id="15427" w:author="thu nga" w:date="2024-09-30T15:25:00Z">
              <w:del w:id="15428" w:author="Phuong Truong Thi" w:date="2024-10-08T18:12:00Z">
                <w:r w:rsidDel="007E0F89">
                  <w:rPr>
                    <w:rFonts w:ascii="Times New Roman" w:eastAsia="Times New Roman" w:hAnsi="Times New Roman"/>
                    <w:color w:val="000000"/>
                    <w:sz w:val="24"/>
                    <w:szCs w:val="24"/>
                    <w:lang w:val="vi-VN" w:eastAsia="vi-VN"/>
                  </w:rPr>
                  <w:delText>CRM</w:delText>
                </w:r>
              </w:del>
            </w:ins>
          </w:p>
        </w:tc>
        <w:tc>
          <w:tcPr>
            <w:tcW w:w="1166" w:type="dxa"/>
            <w:tcPrChange w:id="15429" w:author="thu nga" w:date="2024-10-01T10:51:00Z">
              <w:tcPr>
                <w:tcW w:w="1896" w:type="dxa"/>
                <w:gridSpan w:val="2"/>
              </w:tcPr>
            </w:tcPrChange>
          </w:tcPr>
          <w:p w14:paraId="4E33123B" w14:textId="4348B01C" w:rsidR="007B7F57" w:rsidRPr="0052167B" w:rsidDel="007E0F89" w:rsidRDefault="007B7F57">
            <w:pPr>
              <w:spacing w:before="0" w:line="240" w:lineRule="auto"/>
              <w:contextualSpacing w:val="0"/>
              <w:rPr>
                <w:del w:id="15430" w:author="Phuong Truong Thi" w:date="2024-10-08T18:12:00Z"/>
                <w:rFonts w:ascii="Times New Roman" w:eastAsia="Times New Roman" w:hAnsi="Times New Roman"/>
                <w:color w:val="000000"/>
                <w:sz w:val="24"/>
                <w:szCs w:val="24"/>
                <w:lang w:eastAsia="vi-VN"/>
              </w:rPr>
            </w:pPr>
            <w:del w:id="15431" w:author="Phuong Truong Thi" w:date="2024-10-08T18:12:00Z">
              <w:r w:rsidRPr="0052167B" w:rsidDel="007E0F89">
                <w:rPr>
                  <w:rFonts w:ascii="Times New Roman" w:eastAsia="Times New Roman" w:hAnsi="Times New Roman"/>
                  <w:color w:val="000000"/>
                  <w:sz w:val="24"/>
                  <w:szCs w:val="24"/>
                  <w:lang w:eastAsia="vi-VN"/>
                </w:rPr>
                <w:delText>Number</w:delText>
              </w:r>
            </w:del>
          </w:p>
        </w:tc>
        <w:tc>
          <w:tcPr>
            <w:tcW w:w="1134" w:type="dxa"/>
            <w:shd w:val="clear" w:color="auto" w:fill="auto"/>
            <w:noWrap/>
            <w:vAlign w:val="center"/>
            <w:tcPrChange w:id="15432" w:author="thu nga" w:date="2024-10-01T10:51:00Z">
              <w:tcPr>
                <w:tcW w:w="1910" w:type="dxa"/>
                <w:gridSpan w:val="3"/>
                <w:shd w:val="clear" w:color="auto" w:fill="auto"/>
                <w:noWrap/>
                <w:vAlign w:val="center"/>
              </w:tcPr>
            </w:tcPrChange>
          </w:tcPr>
          <w:p w14:paraId="184F3847" w14:textId="5698E7EE" w:rsidR="007B7F57" w:rsidRPr="0052167B" w:rsidDel="007E0F89" w:rsidRDefault="007B7F57">
            <w:pPr>
              <w:spacing w:before="0" w:line="240" w:lineRule="auto"/>
              <w:contextualSpacing w:val="0"/>
              <w:rPr>
                <w:del w:id="15433" w:author="Phuong Truong Thi" w:date="2024-10-08T18:12:00Z"/>
                <w:rFonts w:ascii="Times New Roman" w:eastAsia="Times New Roman" w:hAnsi="Times New Roman"/>
                <w:color w:val="000000"/>
                <w:sz w:val="24"/>
                <w:szCs w:val="24"/>
                <w:lang w:val="vi-VN" w:eastAsia="vi-VN"/>
              </w:rPr>
            </w:pPr>
          </w:p>
        </w:tc>
        <w:tc>
          <w:tcPr>
            <w:tcW w:w="1134" w:type="dxa"/>
            <w:tcPrChange w:id="15434" w:author="thu nga" w:date="2024-10-01T10:51:00Z">
              <w:tcPr>
                <w:tcW w:w="737" w:type="dxa"/>
              </w:tcPr>
            </w:tcPrChange>
          </w:tcPr>
          <w:p w14:paraId="322EC347" w14:textId="6986C788" w:rsidR="007B7F57" w:rsidRPr="0052167B" w:rsidDel="007E0F89" w:rsidRDefault="007B7F57">
            <w:pPr>
              <w:spacing w:before="0" w:line="240" w:lineRule="auto"/>
              <w:contextualSpacing w:val="0"/>
              <w:jc w:val="center"/>
              <w:rPr>
                <w:del w:id="15435" w:author="Phuong Truong Thi" w:date="2024-10-08T18:12:00Z"/>
                <w:rFonts w:ascii="Times New Roman" w:eastAsia="Times New Roman" w:hAnsi="Times New Roman"/>
                <w:sz w:val="24"/>
                <w:szCs w:val="24"/>
                <w:lang w:eastAsia="vi-VN"/>
              </w:rPr>
            </w:pPr>
            <w:del w:id="15436"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6A603844" w14:textId="74FA88B1" w:rsidTr="00E57F75">
        <w:trPr>
          <w:trHeight w:val="399"/>
          <w:del w:id="15437" w:author="Phuong Truong Thi" w:date="2024-10-08T18:12:00Z"/>
          <w:trPrChange w:id="15438" w:author="thu nga" w:date="2024-10-01T10:51:00Z">
            <w:trPr>
              <w:trHeight w:val="399"/>
            </w:trPr>
          </w:trPrChange>
        </w:trPr>
        <w:tc>
          <w:tcPr>
            <w:tcW w:w="1332" w:type="dxa"/>
            <w:gridSpan w:val="2"/>
            <w:tcPrChange w:id="15439" w:author="thu nga" w:date="2024-10-01T10:51:00Z">
              <w:tcPr>
                <w:tcW w:w="1332" w:type="dxa"/>
                <w:gridSpan w:val="2"/>
              </w:tcPr>
            </w:tcPrChange>
          </w:tcPr>
          <w:p w14:paraId="547E51C5" w14:textId="3A1DCB42" w:rsidR="007B7F57" w:rsidRPr="0052167B" w:rsidDel="007E0F89" w:rsidRDefault="007B7F57" w:rsidP="00341A2C">
            <w:pPr>
              <w:spacing w:before="0" w:line="240" w:lineRule="auto"/>
              <w:ind w:left="360" w:hanging="360"/>
              <w:contextualSpacing w:val="0"/>
              <w:jc w:val="left"/>
              <w:rPr>
                <w:del w:id="15440" w:author="Phuong Truong Thi" w:date="2024-10-08T18:12:00Z"/>
                <w:rFonts w:ascii="Times New Roman" w:eastAsia="Times New Roman" w:hAnsi="Times New Roman"/>
                <w:color w:val="000000"/>
                <w:sz w:val="24"/>
                <w:szCs w:val="24"/>
                <w:lang w:val="vi-VN" w:eastAsia="vi-VN"/>
              </w:rPr>
            </w:pPr>
          </w:p>
        </w:tc>
        <w:tc>
          <w:tcPr>
            <w:tcW w:w="8062" w:type="dxa"/>
            <w:gridSpan w:val="6"/>
            <w:tcPrChange w:id="15441" w:author="thu nga" w:date="2024-10-01T10:51:00Z">
              <w:tcPr>
                <w:tcW w:w="9171" w:type="dxa"/>
                <w:gridSpan w:val="9"/>
              </w:tcPr>
            </w:tcPrChange>
          </w:tcPr>
          <w:p w14:paraId="13096479" w14:textId="009F2928" w:rsidR="007B7F57" w:rsidRPr="0052167B" w:rsidDel="007E0F89" w:rsidRDefault="007B7F57" w:rsidP="00341A2C">
            <w:pPr>
              <w:spacing w:before="0" w:line="240" w:lineRule="auto"/>
              <w:ind w:left="360" w:hanging="360"/>
              <w:contextualSpacing w:val="0"/>
              <w:jc w:val="left"/>
              <w:rPr>
                <w:del w:id="15442" w:author="Phuong Truong Thi" w:date="2024-10-08T18:12:00Z"/>
                <w:rFonts w:ascii="Times New Roman" w:eastAsia="Times New Roman" w:hAnsi="Times New Roman"/>
                <w:color w:val="000000"/>
                <w:sz w:val="24"/>
                <w:szCs w:val="24"/>
                <w:lang w:eastAsia="vi-VN"/>
              </w:rPr>
            </w:pPr>
            <w:del w:id="15443" w:author="Phuong Truong Thi" w:date="2024-10-08T18:12:00Z">
              <w:r w:rsidRPr="0052167B" w:rsidDel="007E0F89">
                <w:rPr>
                  <w:rFonts w:ascii="Times New Roman" w:eastAsia="Times New Roman" w:hAnsi="Times New Roman"/>
                  <w:color w:val="000000"/>
                  <w:sz w:val="24"/>
                  <w:szCs w:val="24"/>
                  <w:lang w:val="vi-VN" w:eastAsia="vi-VN"/>
                </w:rPr>
                <w:delText>Th</w:delText>
              </w:r>
              <w:r w:rsidRPr="0052167B" w:rsidDel="007E0F89">
                <w:rPr>
                  <w:rFonts w:ascii="Times New Roman" w:eastAsia="Times New Roman" w:hAnsi="Times New Roman"/>
                  <w:color w:val="000000"/>
                  <w:sz w:val="24"/>
                  <w:szCs w:val="24"/>
                  <w:lang w:eastAsia="vi-VN"/>
                </w:rPr>
                <w:delText>ông tin chung</w:delText>
              </w:r>
            </w:del>
          </w:p>
        </w:tc>
      </w:tr>
      <w:tr w:rsidR="007B7F57" w:rsidRPr="0052167B" w:rsidDel="007E0F89" w14:paraId="6AE647FF" w14:textId="2EB1A31D" w:rsidTr="00E57F75">
        <w:trPr>
          <w:trHeight w:val="480"/>
          <w:del w:id="15444" w:author="Phuong Truong Thi" w:date="2024-10-08T18:12:00Z"/>
          <w:trPrChange w:id="15445" w:author="thu nga" w:date="2024-10-01T10:51:00Z">
            <w:trPr>
              <w:trHeight w:val="480"/>
            </w:trPr>
          </w:trPrChange>
        </w:trPr>
        <w:tc>
          <w:tcPr>
            <w:tcW w:w="670" w:type="dxa"/>
            <w:shd w:val="clear" w:color="auto" w:fill="auto"/>
            <w:vAlign w:val="center"/>
            <w:tcPrChange w:id="15446" w:author="thu nga" w:date="2024-10-01T10:51:00Z">
              <w:tcPr>
                <w:tcW w:w="670" w:type="dxa"/>
                <w:shd w:val="clear" w:color="auto" w:fill="auto"/>
                <w:vAlign w:val="center"/>
              </w:tcPr>
            </w:tcPrChange>
          </w:tcPr>
          <w:p w14:paraId="4CB0BCB7" w14:textId="4A5AF21A" w:rsidR="007B7F57" w:rsidRPr="0052167B" w:rsidDel="007E0F89" w:rsidRDefault="007B7F57" w:rsidP="007B7F57">
            <w:pPr>
              <w:pStyle w:val="ListParagraph"/>
              <w:numPr>
                <w:ilvl w:val="0"/>
                <w:numId w:val="68"/>
              </w:numPr>
              <w:spacing w:before="0" w:line="240" w:lineRule="auto"/>
              <w:contextualSpacing w:val="0"/>
              <w:jc w:val="left"/>
              <w:rPr>
                <w:del w:id="15447" w:author="Phuong Truong Thi" w:date="2024-10-08T18:12:00Z"/>
                <w:rFonts w:eastAsia="Times New Roman"/>
                <w:color w:val="000000"/>
                <w:szCs w:val="24"/>
                <w:lang w:val="vi-VN" w:eastAsia="vi-VN"/>
              </w:rPr>
            </w:pPr>
          </w:p>
        </w:tc>
        <w:tc>
          <w:tcPr>
            <w:tcW w:w="2097" w:type="dxa"/>
            <w:gridSpan w:val="2"/>
            <w:shd w:val="clear" w:color="auto" w:fill="auto"/>
            <w:vAlign w:val="center"/>
            <w:tcPrChange w:id="15448" w:author="thu nga" w:date="2024-10-01T10:51:00Z">
              <w:tcPr>
                <w:tcW w:w="2097" w:type="dxa"/>
                <w:gridSpan w:val="2"/>
                <w:shd w:val="clear" w:color="auto" w:fill="auto"/>
                <w:vAlign w:val="center"/>
              </w:tcPr>
            </w:tcPrChange>
          </w:tcPr>
          <w:p w14:paraId="33449744" w14:textId="7F7F73DD" w:rsidR="007B7F57" w:rsidRPr="0052167B" w:rsidDel="007E0F89" w:rsidRDefault="007B7F57" w:rsidP="007B7F57">
            <w:pPr>
              <w:spacing w:before="0" w:line="240" w:lineRule="auto"/>
              <w:contextualSpacing w:val="0"/>
              <w:rPr>
                <w:del w:id="15449" w:author="Phuong Truong Thi" w:date="2024-10-08T18:12:00Z"/>
                <w:rFonts w:ascii="Times New Roman" w:hAnsi="Times New Roman"/>
                <w:color w:val="000000"/>
                <w:sz w:val="24"/>
                <w:szCs w:val="24"/>
              </w:rPr>
            </w:pPr>
            <w:del w:id="15450" w:author="Phuong Truong Thi" w:date="2024-10-08T18:12:00Z">
              <w:r w:rsidRPr="0052167B" w:rsidDel="007E0F89">
                <w:rPr>
                  <w:rFonts w:ascii="Times New Roman" w:hAnsi="Times New Roman"/>
                  <w:color w:val="000000"/>
                  <w:sz w:val="24"/>
                  <w:szCs w:val="24"/>
                </w:rPr>
                <w:delText>CIF</w:delText>
              </w:r>
            </w:del>
          </w:p>
        </w:tc>
        <w:tc>
          <w:tcPr>
            <w:tcW w:w="2230" w:type="dxa"/>
            <w:vAlign w:val="center"/>
            <w:tcPrChange w:id="15451" w:author="thu nga" w:date="2024-10-01T10:51:00Z">
              <w:tcPr>
                <w:tcW w:w="2230" w:type="dxa"/>
                <w:vAlign w:val="center"/>
              </w:tcPr>
            </w:tcPrChange>
          </w:tcPr>
          <w:p w14:paraId="4505804E" w14:textId="5D9716A5" w:rsidR="007B7F57" w:rsidRPr="0052167B" w:rsidDel="007E0F89" w:rsidRDefault="007B7F57" w:rsidP="007B7F57">
            <w:pPr>
              <w:spacing w:before="0" w:line="240" w:lineRule="auto"/>
              <w:contextualSpacing w:val="0"/>
              <w:rPr>
                <w:del w:id="15452" w:author="Phuong Truong Thi" w:date="2024-10-08T18:12:00Z"/>
                <w:rFonts w:ascii="Times New Roman" w:hAnsi="Times New Roman"/>
                <w:color w:val="000000"/>
                <w:sz w:val="24"/>
                <w:szCs w:val="24"/>
              </w:rPr>
            </w:pPr>
            <w:del w:id="15453" w:author="Phuong Truong Thi" w:date="2024-10-08T18:12:00Z">
              <w:r w:rsidRPr="0052167B" w:rsidDel="007E0F89">
                <w:rPr>
                  <w:rFonts w:ascii="Times New Roman" w:hAnsi="Times New Roman"/>
                  <w:color w:val="000000"/>
                  <w:sz w:val="24"/>
                  <w:szCs w:val="24"/>
                </w:rPr>
                <w:delText>CIF của khách hàng trên T24</w:delText>
              </w:r>
            </w:del>
          </w:p>
        </w:tc>
        <w:tc>
          <w:tcPr>
            <w:tcW w:w="963" w:type="dxa"/>
            <w:tcPrChange w:id="15454" w:author="thu nga" w:date="2024-10-01T10:51:00Z">
              <w:tcPr>
                <w:tcW w:w="963" w:type="dxa"/>
              </w:tcPr>
            </w:tcPrChange>
          </w:tcPr>
          <w:p w14:paraId="4CEB9410" w14:textId="7EDD1C2B" w:rsidR="007B7F57" w:rsidRPr="0052167B" w:rsidDel="007E0F89" w:rsidRDefault="007B7F57" w:rsidP="007B7F57">
            <w:pPr>
              <w:spacing w:before="0" w:line="240" w:lineRule="auto"/>
              <w:contextualSpacing w:val="0"/>
              <w:rPr>
                <w:del w:id="15455" w:author="Phuong Truong Thi" w:date="2024-10-08T18:12:00Z"/>
                <w:rFonts w:ascii="Times New Roman" w:hAnsi="Times New Roman"/>
                <w:color w:val="000000"/>
                <w:sz w:val="24"/>
                <w:szCs w:val="24"/>
              </w:rPr>
            </w:pPr>
            <w:ins w:id="15456" w:author="thu nga" w:date="2024-09-30T15:26:00Z">
              <w:del w:id="15457"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458" w:author="thu nga" w:date="2024-10-01T10:51:00Z">
              <w:tcPr>
                <w:tcW w:w="1896" w:type="dxa"/>
                <w:gridSpan w:val="2"/>
              </w:tcPr>
            </w:tcPrChange>
          </w:tcPr>
          <w:p w14:paraId="696BDCEC" w14:textId="0E021F2A" w:rsidR="007B7F57" w:rsidRPr="0052167B" w:rsidDel="007E0F89" w:rsidRDefault="007B7F57" w:rsidP="007B7F57">
            <w:pPr>
              <w:spacing w:before="0" w:line="240" w:lineRule="auto"/>
              <w:contextualSpacing w:val="0"/>
              <w:rPr>
                <w:del w:id="15459" w:author="Phuong Truong Thi" w:date="2024-10-08T18:12:00Z"/>
                <w:rFonts w:ascii="Times New Roman" w:hAnsi="Times New Roman"/>
                <w:color w:val="000000"/>
                <w:sz w:val="24"/>
                <w:szCs w:val="24"/>
              </w:rPr>
            </w:pPr>
            <w:del w:id="15460" w:author="Phuong Truong Thi" w:date="2024-10-08T18:12:00Z">
              <w:r w:rsidRPr="0052167B" w:rsidDel="007E0F89">
                <w:rPr>
                  <w:rFonts w:ascii="Times New Roman" w:hAnsi="Times New Roman"/>
                  <w:color w:val="000000"/>
                  <w:sz w:val="24"/>
                  <w:szCs w:val="24"/>
                </w:rPr>
                <w:delText>Text</w:delText>
              </w:r>
            </w:del>
          </w:p>
        </w:tc>
        <w:tc>
          <w:tcPr>
            <w:tcW w:w="1134" w:type="dxa"/>
            <w:shd w:val="clear" w:color="auto" w:fill="auto"/>
            <w:noWrap/>
            <w:vAlign w:val="center"/>
            <w:tcPrChange w:id="15461" w:author="thu nga" w:date="2024-10-01T10:51:00Z">
              <w:tcPr>
                <w:tcW w:w="1910" w:type="dxa"/>
                <w:gridSpan w:val="3"/>
                <w:shd w:val="clear" w:color="auto" w:fill="auto"/>
                <w:noWrap/>
                <w:vAlign w:val="center"/>
              </w:tcPr>
            </w:tcPrChange>
          </w:tcPr>
          <w:p w14:paraId="6A07460A" w14:textId="02725658" w:rsidR="007B7F57" w:rsidRPr="0052167B" w:rsidDel="007E0F89" w:rsidRDefault="007B7F57" w:rsidP="007B7F57">
            <w:pPr>
              <w:spacing w:before="0" w:line="240" w:lineRule="auto"/>
              <w:contextualSpacing w:val="0"/>
              <w:rPr>
                <w:del w:id="15462" w:author="Phuong Truong Thi" w:date="2024-10-08T18:12:00Z"/>
                <w:rFonts w:ascii="Times New Roman" w:eastAsia="Times New Roman" w:hAnsi="Times New Roman"/>
                <w:color w:val="000000"/>
                <w:sz w:val="24"/>
                <w:szCs w:val="24"/>
                <w:lang w:val="vi-VN" w:eastAsia="vi-VN"/>
              </w:rPr>
            </w:pPr>
          </w:p>
        </w:tc>
        <w:tc>
          <w:tcPr>
            <w:tcW w:w="1134" w:type="dxa"/>
            <w:tcPrChange w:id="15463" w:author="thu nga" w:date="2024-10-01T10:51:00Z">
              <w:tcPr>
                <w:tcW w:w="737" w:type="dxa"/>
              </w:tcPr>
            </w:tcPrChange>
          </w:tcPr>
          <w:p w14:paraId="3416D496" w14:textId="48F9B56B" w:rsidR="007B7F57" w:rsidRPr="0052167B" w:rsidDel="007E0F89" w:rsidRDefault="007B7F57" w:rsidP="007B7F57">
            <w:pPr>
              <w:spacing w:before="0" w:line="240" w:lineRule="auto"/>
              <w:contextualSpacing w:val="0"/>
              <w:jc w:val="center"/>
              <w:rPr>
                <w:del w:id="15464" w:author="Phuong Truong Thi" w:date="2024-10-08T18:12:00Z"/>
                <w:rFonts w:ascii="Times New Roman" w:eastAsia="Times New Roman" w:hAnsi="Times New Roman"/>
                <w:sz w:val="24"/>
                <w:szCs w:val="24"/>
                <w:lang w:eastAsia="vi-VN"/>
              </w:rPr>
            </w:pPr>
            <w:del w:id="15465"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3B82FD2D" w14:textId="48A6FBEB" w:rsidTr="00E57F75">
        <w:trPr>
          <w:trHeight w:val="276"/>
          <w:del w:id="15466" w:author="Phuong Truong Thi" w:date="2024-10-08T18:12:00Z"/>
          <w:trPrChange w:id="15467" w:author="thu nga" w:date="2024-10-01T10:51:00Z">
            <w:trPr>
              <w:trHeight w:val="276"/>
            </w:trPr>
          </w:trPrChange>
        </w:trPr>
        <w:tc>
          <w:tcPr>
            <w:tcW w:w="670" w:type="dxa"/>
            <w:shd w:val="clear" w:color="auto" w:fill="FFFFFF" w:themeFill="background1"/>
            <w:vAlign w:val="center"/>
            <w:tcPrChange w:id="15468" w:author="thu nga" w:date="2024-10-01T10:51:00Z">
              <w:tcPr>
                <w:tcW w:w="670" w:type="dxa"/>
                <w:shd w:val="clear" w:color="auto" w:fill="FFFFFF" w:themeFill="background1"/>
                <w:vAlign w:val="center"/>
              </w:tcPr>
            </w:tcPrChange>
          </w:tcPr>
          <w:p w14:paraId="085B7F65" w14:textId="6FCB4FD2" w:rsidR="007B7F57" w:rsidRPr="0052167B" w:rsidDel="007E0F89" w:rsidRDefault="007B7F57" w:rsidP="007B7F57">
            <w:pPr>
              <w:pStyle w:val="ListParagraph"/>
              <w:numPr>
                <w:ilvl w:val="0"/>
                <w:numId w:val="68"/>
              </w:numPr>
              <w:spacing w:before="0" w:line="240" w:lineRule="auto"/>
              <w:contextualSpacing w:val="0"/>
              <w:jc w:val="left"/>
              <w:rPr>
                <w:del w:id="15469" w:author="Phuong Truong Thi" w:date="2024-10-08T18:12:00Z"/>
                <w:rFonts w:eastAsia="Times New Roman"/>
                <w:color w:val="000000"/>
                <w:szCs w:val="24"/>
                <w:lang w:val="vi-VN" w:eastAsia="vi-VN"/>
              </w:rPr>
            </w:pPr>
          </w:p>
        </w:tc>
        <w:tc>
          <w:tcPr>
            <w:tcW w:w="2097" w:type="dxa"/>
            <w:gridSpan w:val="2"/>
            <w:shd w:val="clear" w:color="auto" w:fill="FFFFFF" w:themeFill="background1"/>
            <w:vAlign w:val="center"/>
            <w:hideMark/>
            <w:tcPrChange w:id="15470" w:author="thu nga" w:date="2024-10-01T10:51:00Z">
              <w:tcPr>
                <w:tcW w:w="2097" w:type="dxa"/>
                <w:gridSpan w:val="2"/>
                <w:shd w:val="clear" w:color="auto" w:fill="FFFFFF" w:themeFill="background1"/>
                <w:vAlign w:val="center"/>
                <w:hideMark/>
              </w:tcPr>
            </w:tcPrChange>
          </w:tcPr>
          <w:p w14:paraId="3932EE61" w14:textId="32D27F23" w:rsidR="007B7F57" w:rsidRPr="0052167B" w:rsidDel="007E0F89" w:rsidRDefault="007B7F57" w:rsidP="007B7F57">
            <w:pPr>
              <w:spacing w:before="0" w:line="240" w:lineRule="auto"/>
              <w:contextualSpacing w:val="0"/>
              <w:rPr>
                <w:del w:id="15471" w:author="Phuong Truong Thi" w:date="2024-10-08T18:12:00Z"/>
                <w:rFonts w:ascii="Times New Roman" w:eastAsia="Times New Roman" w:hAnsi="Times New Roman"/>
                <w:color w:val="000000"/>
                <w:sz w:val="24"/>
                <w:szCs w:val="24"/>
                <w:lang w:val="vi-VN" w:eastAsia="vi-VN"/>
              </w:rPr>
            </w:pPr>
            <w:del w:id="15472" w:author="Phuong Truong Thi" w:date="2024-10-08T18:12:00Z">
              <w:r w:rsidRPr="0052167B" w:rsidDel="007E0F89">
                <w:rPr>
                  <w:rFonts w:ascii="Times New Roman" w:hAnsi="Times New Roman"/>
                  <w:color w:val="000000"/>
                  <w:sz w:val="24"/>
                  <w:szCs w:val="24"/>
                </w:rPr>
                <w:delText>Ngày mở CIF</w:delText>
              </w:r>
            </w:del>
          </w:p>
        </w:tc>
        <w:tc>
          <w:tcPr>
            <w:tcW w:w="2230" w:type="dxa"/>
            <w:vAlign w:val="center"/>
            <w:tcPrChange w:id="15473" w:author="thu nga" w:date="2024-10-01T10:51:00Z">
              <w:tcPr>
                <w:tcW w:w="2230" w:type="dxa"/>
                <w:vAlign w:val="center"/>
              </w:tcPr>
            </w:tcPrChange>
          </w:tcPr>
          <w:p w14:paraId="5B089276" w14:textId="5E0EF9EA" w:rsidR="007B7F57" w:rsidRPr="00763017" w:rsidDel="007E0F89" w:rsidRDefault="007B7F57" w:rsidP="007B7F57">
            <w:pPr>
              <w:spacing w:before="0" w:line="240" w:lineRule="auto"/>
              <w:contextualSpacing w:val="0"/>
              <w:rPr>
                <w:del w:id="15474" w:author="Phuong Truong Thi" w:date="2024-10-08T18:12:00Z"/>
                <w:rFonts w:ascii="Times New Roman" w:hAnsi="Times New Roman"/>
                <w:color w:val="000000"/>
                <w:sz w:val="24"/>
                <w:szCs w:val="24"/>
                <w:lang w:val="vi-VN"/>
                <w:rPrChange w:id="15475" w:author="thu nga" w:date="2024-09-30T13:54:00Z">
                  <w:rPr>
                    <w:del w:id="15476" w:author="Phuong Truong Thi" w:date="2024-10-08T18:12:00Z"/>
                    <w:rFonts w:ascii="Times New Roman" w:hAnsi="Times New Roman"/>
                    <w:color w:val="000000"/>
                    <w:sz w:val="24"/>
                    <w:szCs w:val="24"/>
                  </w:rPr>
                </w:rPrChange>
              </w:rPr>
            </w:pPr>
            <w:del w:id="15477" w:author="Phuong Truong Thi" w:date="2024-10-08T18:12:00Z">
              <w:r w:rsidRPr="00763017" w:rsidDel="007E0F89">
                <w:rPr>
                  <w:rFonts w:ascii="Times New Roman" w:hAnsi="Times New Roman"/>
                  <w:color w:val="000000"/>
                  <w:sz w:val="24"/>
                  <w:szCs w:val="24"/>
                  <w:lang w:val="vi-VN"/>
                  <w:rPrChange w:id="15478" w:author="thu nga" w:date="2024-09-30T13:54:00Z">
                    <w:rPr>
                      <w:rFonts w:ascii="Times New Roman" w:hAnsi="Times New Roman"/>
                      <w:color w:val="000000"/>
                      <w:sz w:val="24"/>
                      <w:szCs w:val="24"/>
                    </w:rPr>
                  </w:rPrChange>
                </w:rPr>
                <w:delText>Ngày mở CIF của KH trên T24</w:delText>
              </w:r>
            </w:del>
          </w:p>
        </w:tc>
        <w:tc>
          <w:tcPr>
            <w:tcW w:w="963" w:type="dxa"/>
            <w:tcPrChange w:id="15479" w:author="thu nga" w:date="2024-10-01T10:51:00Z">
              <w:tcPr>
                <w:tcW w:w="963" w:type="dxa"/>
              </w:tcPr>
            </w:tcPrChange>
          </w:tcPr>
          <w:p w14:paraId="7172C1C2" w14:textId="485AB449" w:rsidR="007B7F57" w:rsidRPr="0052167B" w:rsidDel="007E0F89" w:rsidRDefault="007B7F57" w:rsidP="007B7F57">
            <w:pPr>
              <w:spacing w:before="0" w:line="240" w:lineRule="auto"/>
              <w:contextualSpacing w:val="0"/>
              <w:rPr>
                <w:del w:id="15480" w:author="Phuong Truong Thi" w:date="2024-10-08T18:12:00Z"/>
                <w:rFonts w:ascii="Times New Roman" w:hAnsi="Times New Roman"/>
                <w:color w:val="000000"/>
                <w:sz w:val="24"/>
                <w:szCs w:val="24"/>
              </w:rPr>
            </w:pPr>
            <w:ins w:id="15481" w:author="thu nga" w:date="2024-09-30T15:26:00Z">
              <w:del w:id="15482"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483" w:author="thu nga" w:date="2024-10-01T10:51:00Z">
              <w:tcPr>
                <w:tcW w:w="1896" w:type="dxa"/>
                <w:gridSpan w:val="2"/>
              </w:tcPr>
            </w:tcPrChange>
          </w:tcPr>
          <w:p w14:paraId="71EFCAEA" w14:textId="0C635645" w:rsidR="007B7F57" w:rsidRPr="0052167B" w:rsidDel="007E0F89" w:rsidRDefault="007B7F57" w:rsidP="007B7F57">
            <w:pPr>
              <w:spacing w:before="0" w:line="240" w:lineRule="auto"/>
              <w:contextualSpacing w:val="0"/>
              <w:rPr>
                <w:del w:id="15484" w:author="Phuong Truong Thi" w:date="2024-10-08T18:12:00Z"/>
                <w:rFonts w:ascii="Times New Roman" w:hAnsi="Times New Roman"/>
                <w:color w:val="000000"/>
                <w:sz w:val="24"/>
                <w:szCs w:val="24"/>
              </w:rPr>
            </w:pPr>
            <w:del w:id="15485" w:author="Phuong Truong Thi" w:date="2024-10-08T18:12:00Z">
              <w:r w:rsidRPr="0052167B" w:rsidDel="007E0F89">
                <w:rPr>
                  <w:rFonts w:ascii="Times New Roman" w:hAnsi="Times New Roman"/>
                  <w:color w:val="000000"/>
                  <w:sz w:val="24"/>
                  <w:szCs w:val="24"/>
                </w:rPr>
                <w:delText>Date</w:delText>
              </w:r>
            </w:del>
          </w:p>
        </w:tc>
        <w:tc>
          <w:tcPr>
            <w:tcW w:w="1134" w:type="dxa"/>
            <w:shd w:val="clear" w:color="auto" w:fill="auto"/>
            <w:noWrap/>
            <w:vAlign w:val="center"/>
            <w:tcPrChange w:id="15486" w:author="thu nga" w:date="2024-10-01T10:51:00Z">
              <w:tcPr>
                <w:tcW w:w="1910" w:type="dxa"/>
                <w:gridSpan w:val="3"/>
                <w:shd w:val="clear" w:color="auto" w:fill="auto"/>
                <w:noWrap/>
                <w:vAlign w:val="center"/>
              </w:tcPr>
            </w:tcPrChange>
          </w:tcPr>
          <w:p w14:paraId="17485E62" w14:textId="59F1537B" w:rsidR="007B7F57" w:rsidRPr="0052167B" w:rsidDel="007E0F89" w:rsidRDefault="007B7F57" w:rsidP="007B7F57">
            <w:pPr>
              <w:spacing w:before="0" w:line="240" w:lineRule="auto"/>
              <w:contextualSpacing w:val="0"/>
              <w:rPr>
                <w:del w:id="15487" w:author="Phuong Truong Thi" w:date="2024-10-08T18:12:00Z"/>
                <w:rFonts w:ascii="Times New Roman" w:eastAsia="Times New Roman" w:hAnsi="Times New Roman"/>
                <w:color w:val="000000"/>
                <w:sz w:val="24"/>
                <w:szCs w:val="24"/>
                <w:lang w:val="vi-VN" w:eastAsia="vi-VN"/>
              </w:rPr>
            </w:pPr>
          </w:p>
        </w:tc>
        <w:tc>
          <w:tcPr>
            <w:tcW w:w="1134" w:type="dxa"/>
            <w:tcPrChange w:id="15488" w:author="thu nga" w:date="2024-10-01T10:51:00Z">
              <w:tcPr>
                <w:tcW w:w="737" w:type="dxa"/>
              </w:tcPr>
            </w:tcPrChange>
          </w:tcPr>
          <w:p w14:paraId="5D9BC289" w14:textId="51B2850C" w:rsidR="007B7F57" w:rsidRPr="0052167B" w:rsidDel="007E0F89" w:rsidRDefault="007B7F57" w:rsidP="007B7F57">
            <w:pPr>
              <w:spacing w:before="0" w:line="240" w:lineRule="auto"/>
              <w:contextualSpacing w:val="0"/>
              <w:jc w:val="center"/>
              <w:rPr>
                <w:del w:id="15489" w:author="Phuong Truong Thi" w:date="2024-10-08T18:12:00Z"/>
                <w:rFonts w:ascii="Times New Roman" w:eastAsia="Times New Roman" w:hAnsi="Times New Roman"/>
                <w:sz w:val="24"/>
                <w:szCs w:val="24"/>
                <w:lang w:eastAsia="vi-VN"/>
              </w:rPr>
            </w:pPr>
            <w:del w:id="1549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2DFF2C1" w14:textId="0147D840" w:rsidTr="00E57F75">
        <w:trPr>
          <w:trHeight w:val="276"/>
          <w:del w:id="15491" w:author="Phuong Truong Thi" w:date="2024-10-08T18:12:00Z"/>
          <w:trPrChange w:id="15492" w:author="thu nga" w:date="2024-10-01T10:51:00Z">
            <w:trPr>
              <w:trHeight w:val="276"/>
            </w:trPr>
          </w:trPrChange>
        </w:trPr>
        <w:tc>
          <w:tcPr>
            <w:tcW w:w="670" w:type="dxa"/>
            <w:shd w:val="clear" w:color="auto" w:fill="auto"/>
            <w:vAlign w:val="center"/>
            <w:tcPrChange w:id="15493" w:author="thu nga" w:date="2024-10-01T10:51:00Z">
              <w:tcPr>
                <w:tcW w:w="670" w:type="dxa"/>
                <w:shd w:val="clear" w:color="auto" w:fill="auto"/>
                <w:vAlign w:val="center"/>
              </w:tcPr>
            </w:tcPrChange>
          </w:tcPr>
          <w:p w14:paraId="2B378768" w14:textId="491B490D" w:rsidR="007B7F57" w:rsidRPr="0052167B" w:rsidDel="007E0F89" w:rsidRDefault="007B7F57" w:rsidP="007B7F57">
            <w:pPr>
              <w:pStyle w:val="ListParagraph"/>
              <w:numPr>
                <w:ilvl w:val="0"/>
                <w:numId w:val="68"/>
              </w:numPr>
              <w:spacing w:before="0" w:line="240" w:lineRule="auto"/>
              <w:contextualSpacing w:val="0"/>
              <w:jc w:val="left"/>
              <w:rPr>
                <w:del w:id="15494"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495" w:author="thu nga" w:date="2024-10-01T10:51:00Z">
              <w:tcPr>
                <w:tcW w:w="2097" w:type="dxa"/>
                <w:gridSpan w:val="2"/>
                <w:shd w:val="clear" w:color="auto" w:fill="auto"/>
                <w:vAlign w:val="center"/>
                <w:hideMark/>
              </w:tcPr>
            </w:tcPrChange>
          </w:tcPr>
          <w:p w14:paraId="0C527561" w14:textId="064CBA54" w:rsidR="007B7F57" w:rsidRPr="0052167B" w:rsidDel="007E0F89" w:rsidRDefault="007B7F57" w:rsidP="007B7F57">
            <w:pPr>
              <w:spacing w:before="0" w:line="240" w:lineRule="auto"/>
              <w:contextualSpacing w:val="0"/>
              <w:rPr>
                <w:del w:id="15496" w:author="Phuong Truong Thi" w:date="2024-10-08T18:12:00Z"/>
                <w:rFonts w:ascii="Times New Roman" w:eastAsia="Times New Roman" w:hAnsi="Times New Roman"/>
                <w:color w:val="000000"/>
                <w:sz w:val="24"/>
                <w:szCs w:val="24"/>
                <w:lang w:val="vi-VN" w:eastAsia="vi-VN"/>
              </w:rPr>
            </w:pPr>
            <w:del w:id="15497" w:author="Phuong Truong Thi" w:date="2024-10-08T18:12:00Z">
              <w:r w:rsidRPr="0052167B" w:rsidDel="007E0F89">
                <w:rPr>
                  <w:rFonts w:ascii="Times New Roman" w:hAnsi="Times New Roman"/>
                  <w:color w:val="000000"/>
                  <w:sz w:val="24"/>
                  <w:szCs w:val="24"/>
                </w:rPr>
                <w:delText>Số CCCD/CMT/HC…</w:delText>
              </w:r>
            </w:del>
          </w:p>
        </w:tc>
        <w:tc>
          <w:tcPr>
            <w:tcW w:w="2230" w:type="dxa"/>
            <w:vAlign w:val="center"/>
            <w:tcPrChange w:id="15498" w:author="thu nga" w:date="2024-10-01T10:51:00Z">
              <w:tcPr>
                <w:tcW w:w="2230" w:type="dxa"/>
                <w:vAlign w:val="center"/>
              </w:tcPr>
            </w:tcPrChange>
          </w:tcPr>
          <w:p w14:paraId="3D71C7B2" w14:textId="12D8E949" w:rsidR="007B7F57" w:rsidRPr="00763017" w:rsidDel="007E0F89" w:rsidRDefault="007B7F57" w:rsidP="007B7F57">
            <w:pPr>
              <w:spacing w:before="0" w:line="240" w:lineRule="auto"/>
              <w:contextualSpacing w:val="0"/>
              <w:rPr>
                <w:del w:id="15499" w:author="Phuong Truong Thi" w:date="2024-10-08T18:12:00Z"/>
                <w:rFonts w:ascii="Times New Roman" w:eastAsia="Times New Roman" w:hAnsi="Times New Roman"/>
                <w:color w:val="000000"/>
                <w:sz w:val="24"/>
                <w:szCs w:val="24"/>
                <w:lang w:val="vi-VN" w:eastAsia="vi-VN"/>
                <w:rPrChange w:id="15500" w:author="thu nga" w:date="2024-09-30T13:54:00Z">
                  <w:rPr>
                    <w:del w:id="15501" w:author="Phuong Truong Thi" w:date="2024-10-08T18:12:00Z"/>
                    <w:rFonts w:ascii="Times New Roman" w:eastAsia="Times New Roman" w:hAnsi="Times New Roman"/>
                    <w:color w:val="000000"/>
                    <w:sz w:val="24"/>
                    <w:szCs w:val="24"/>
                    <w:lang w:eastAsia="vi-VN"/>
                  </w:rPr>
                </w:rPrChange>
              </w:rPr>
            </w:pPr>
            <w:del w:id="15502" w:author="Phuong Truong Thi" w:date="2024-10-08T18:12:00Z">
              <w:r w:rsidRPr="00763017" w:rsidDel="007E0F89">
                <w:rPr>
                  <w:rFonts w:ascii="Times New Roman" w:hAnsi="Times New Roman"/>
                  <w:color w:val="000000"/>
                  <w:sz w:val="24"/>
                  <w:szCs w:val="24"/>
                  <w:lang w:val="vi-VN"/>
                  <w:rPrChange w:id="15503" w:author="thu nga" w:date="2024-09-30T13:54:00Z">
                    <w:rPr>
                      <w:rFonts w:ascii="Times New Roman" w:hAnsi="Times New Roman"/>
                      <w:color w:val="000000"/>
                      <w:sz w:val="24"/>
                      <w:szCs w:val="24"/>
                    </w:rPr>
                  </w:rPrChange>
                </w:rPr>
                <w:delText>(Legal ID/Document Num) Thông tin trên giấy tờ tùy thân Số CCCD/CMT/HCtrên T24</w:delText>
              </w:r>
            </w:del>
          </w:p>
        </w:tc>
        <w:tc>
          <w:tcPr>
            <w:tcW w:w="963" w:type="dxa"/>
            <w:tcPrChange w:id="15504" w:author="thu nga" w:date="2024-10-01T10:51:00Z">
              <w:tcPr>
                <w:tcW w:w="963" w:type="dxa"/>
              </w:tcPr>
            </w:tcPrChange>
          </w:tcPr>
          <w:p w14:paraId="0105AB4E" w14:textId="3B71DA44" w:rsidR="007B7F57" w:rsidRPr="0052167B" w:rsidDel="007E0F89" w:rsidRDefault="007B7F57" w:rsidP="007B7F57">
            <w:pPr>
              <w:spacing w:before="0" w:line="240" w:lineRule="auto"/>
              <w:contextualSpacing w:val="0"/>
              <w:rPr>
                <w:del w:id="15505" w:author="Phuong Truong Thi" w:date="2024-10-08T18:12:00Z"/>
                <w:rFonts w:ascii="Times New Roman" w:eastAsia="Times New Roman" w:hAnsi="Times New Roman"/>
                <w:color w:val="000000"/>
                <w:sz w:val="24"/>
                <w:szCs w:val="24"/>
                <w:lang w:eastAsia="vi-VN"/>
              </w:rPr>
            </w:pPr>
            <w:ins w:id="15506" w:author="thu nga" w:date="2024-09-30T15:26:00Z">
              <w:del w:id="15507"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508" w:author="thu nga" w:date="2024-10-01T10:51:00Z">
              <w:tcPr>
                <w:tcW w:w="1896" w:type="dxa"/>
                <w:gridSpan w:val="2"/>
              </w:tcPr>
            </w:tcPrChange>
          </w:tcPr>
          <w:p w14:paraId="526DC07C" w14:textId="3FD0C0F8" w:rsidR="007B7F57" w:rsidRPr="0052167B" w:rsidDel="007E0F89" w:rsidRDefault="007B7F57" w:rsidP="007B7F57">
            <w:pPr>
              <w:spacing w:before="0" w:line="240" w:lineRule="auto"/>
              <w:contextualSpacing w:val="0"/>
              <w:rPr>
                <w:del w:id="15509" w:author="Phuong Truong Thi" w:date="2024-10-08T18:12:00Z"/>
                <w:rFonts w:ascii="Times New Roman" w:eastAsia="Times New Roman" w:hAnsi="Times New Roman"/>
                <w:color w:val="000000"/>
                <w:sz w:val="24"/>
                <w:szCs w:val="24"/>
                <w:lang w:eastAsia="vi-VN"/>
              </w:rPr>
            </w:pPr>
            <w:del w:id="15510" w:author="Phuong Truong Thi" w:date="2024-10-08T18:12:00Z">
              <w:r w:rsidRPr="0052167B" w:rsidDel="007E0F89">
                <w:rPr>
                  <w:rFonts w:ascii="Times New Roman" w:eastAsia="Times New Roman" w:hAnsi="Times New Roman"/>
                  <w:color w:val="000000"/>
                  <w:sz w:val="24"/>
                  <w:szCs w:val="24"/>
                  <w:lang w:eastAsia="vi-VN"/>
                </w:rPr>
                <w:delText>Number</w:delText>
              </w:r>
            </w:del>
          </w:p>
        </w:tc>
        <w:tc>
          <w:tcPr>
            <w:tcW w:w="1134" w:type="dxa"/>
            <w:shd w:val="clear" w:color="auto" w:fill="auto"/>
            <w:noWrap/>
            <w:vAlign w:val="center"/>
            <w:tcPrChange w:id="15511" w:author="thu nga" w:date="2024-10-01T10:51:00Z">
              <w:tcPr>
                <w:tcW w:w="1910" w:type="dxa"/>
                <w:gridSpan w:val="3"/>
                <w:shd w:val="clear" w:color="auto" w:fill="auto"/>
                <w:noWrap/>
                <w:vAlign w:val="center"/>
              </w:tcPr>
            </w:tcPrChange>
          </w:tcPr>
          <w:p w14:paraId="577E425E" w14:textId="4687B878" w:rsidR="007B7F57" w:rsidRPr="0052167B" w:rsidDel="007E0F89" w:rsidRDefault="007B7F57" w:rsidP="007B7F57">
            <w:pPr>
              <w:spacing w:before="0" w:line="240" w:lineRule="auto"/>
              <w:contextualSpacing w:val="0"/>
              <w:rPr>
                <w:del w:id="15512" w:author="Phuong Truong Thi" w:date="2024-10-08T18:12:00Z"/>
                <w:rFonts w:ascii="Times New Roman" w:eastAsia="Times New Roman" w:hAnsi="Times New Roman"/>
                <w:color w:val="000000"/>
                <w:sz w:val="24"/>
                <w:szCs w:val="24"/>
                <w:lang w:val="vi-VN" w:eastAsia="vi-VN"/>
              </w:rPr>
            </w:pPr>
          </w:p>
        </w:tc>
        <w:tc>
          <w:tcPr>
            <w:tcW w:w="1134" w:type="dxa"/>
            <w:tcPrChange w:id="15513" w:author="thu nga" w:date="2024-10-01T10:51:00Z">
              <w:tcPr>
                <w:tcW w:w="737" w:type="dxa"/>
              </w:tcPr>
            </w:tcPrChange>
          </w:tcPr>
          <w:p w14:paraId="1A657FAE" w14:textId="64508D41" w:rsidR="007B7F57" w:rsidRPr="0052167B" w:rsidDel="007E0F89" w:rsidRDefault="007B7F57" w:rsidP="007B7F57">
            <w:pPr>
              <w:spacing w:before="0" w:line="240" w:lineRule="auto"/>
              <w:contextualSpacing w:val="0"/>
              <w:jc w:val="center"/>
              <w:rPr>
                <w:del w:id="15514" w:author="Phuong Truong Thi" w:date="2024-10-08T18:12:00Z"/>
                <w:rFonts w:ascii="Times New Roman" w:eastAsia="Times New Roman" w:hAnsi="Times New Roman"/>
                <w:sz w:val="24"/>
                <w:szCs w:val="24"/>
                <w:lang w:eastAsia="vi-VN"/>
              </w:rPr>
            </w:pPr>
            <w:del w:id="15515"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71D472EC" w14:textId="7FD887C9" w:rsidTr="00E57F75">
        <w:trPr>
          <w:trHeight w:val="276"/>
          <w:del w:id="15516" w:author="Phuong Truong Thi" w:date="2024-10-08T18:12:00Z"/>
          <w:trPrChange w:id="15517" w:author="thu nga" w:date="2024-10-01T10:51:00Z">
            <w:trPr>
              <w:trHeight w:val="276"/>
            </w:trPr>
          </w:trPrChange>
        </w:trPr>
        <w:tc>
          <w:tcPr>
            <w:tcW w:w="670" w:type="dxa"/>
            <w:shd w:val="clear" w:color="auto" w:fill="auto"/>
            <w:vAlign w:val="center"/>
            <w:tcPrChange w:id="15518" w:author="thu nga" w:date="2024-10-01T10:51:00Z">
              <w:tcPr>
                <w:tcW w:w="670" w:type="dxa"/>
                <w:shd w:val="clear" w:color="auto" w:fill="auto"/>
                <w:vAlign w:val="center"/>
              </w:tcPr>
            </w:tcPrChange>
          </w:tcPr>
          <w:p w14:paraId="2470A6F7" w14:textId="3C3FB65D" w:rsidR="007B7F57" w:rsidRPr="0052167B" w:rsidDel="007E0F89" w:rsidRDefault="007B7F57" w:rsidP="007B7F57">
            <w:pPr>
              <w:pStyle w:val="ListParagraph"/>
              <w:numPr>
                <w:ilvl w:val="0"/>
                <w:numId w:val="68"/>
              </w:numPr>
              <w:spacing w:before="0" w:line="240" w:lineRule="auto"/>
              <w:contextualSpacing w:val="0"/>
              <w:jc w:val="left"/>
              <w:rPr>
                <w:del w:id="15519"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520" w:author="thu nga" w:date="2024-10-01T10:51:00Z">
              <w:tcPr>
                <w:tcW w:w="2097" w:type="dxa"/>
                <w:gridSpan w:val="2"/>
                <w:shd w:val="clear" w:color="auto" w:fill="auto"/>
                <w:vAlign w:val="center"/>
                <w:hideMark/>
              </w:tcPr>
            </w:tcPrChange>
          </w:tcPr>
          <w:p w14:paraId="10C204D6" w14:textId="0E0B8E6C" w:rsidR="007B7F57" w:rsidRPr="0052167B" w:rsidDel="007E0F89" w:rsidRDefault="007B7F57" w:rsidP="007B7F57">
            <w:pPr>
              <w:spacing w:before="0" w:line="240" w:lineRule="auto"/>
              <w:contextualSpacing w:val="0"/>
              <w:rPr>
                <w:del w:id="15521" w:author="Phuong Truong Thi" w:date="2024-10-08T18:12:00Z"/>
                <w:rFonts w:ascii="Times New Roman" w:eastAsia="Times New Roman" w:hAnsi="Times New Roman"/>
                <w:color w:val="000000"/>
                <w:sz w:val="24"/>
                <w:szCs w:val="24"/>
                <w:lang w:val="vi-VN" w:eastAsia="vi-VN"/>
              </w:rPr>
            </w:pPr>
            <w:del w:id="15522" w:author="Phuong Truong Thi" w:date="2024-10-08T18:12:00Z">
              <w:r w:rsidRPr="0052167B" w:rsidDel="007E0F89">
                <w:rPr>
                  <w:rFonts w:ascii="Times New Roman" w:hAnsi="Times New Roman"/>
                  <w:color w:val="000000"/>
                  <w:sz w:val="24"/>
                  <w:szCs w:val="24"/>
                </w:rPr>
                <w:delText>Tên khách hàng</w:delText>
              </w:r>
            </w:del>
          </w:p>
        </w:tc>
        <w:tc>
          <w:tcPr>
            <w:tcW w:w="2230" w:type="dxa"/>
            <w:vAlign w:val="center"/>
            <w:tcPrChange w:id="15523" w:author="thu nga" w:date="2024-10-01T10:51:00Z">
              <w:tcPr>
                <w:tcW w:w="2230" w:type="dxa"/>
                <w:vAlign w:val="center"/>
              </w:tcPr>
            </w:tcPrChange>
          </w:tcPr>
          <w:p w14:paraId="0DC291FD" w14:textId="13D79C51" w:rsidR="007B7F57" w:rsidRPr="00763017" w:rsidDel="007E0F89" w:rsidRDefault="007B7F57" w:rsidP="007B7F57">
            <w:pPr>
              <w:spacing w:before="0" w:line="240" w:lineRule="auto"/>
              <w:contextualSpacing w:val="0"/>
              <w:rPr>
                <w:del w:id="15524" w:author="Phuong Truong Thi" w:date="2024-10-08T18:12:00Z"/>
                <w:rFonts w:ascii="Times New Roman" w:eastAsia="Times New Roman" w:hAnsi="Times New Roman"/>
                <w:color w:val="000000"/>
                <w:sz w:val="24"/>
                <w:szCs w:val="24"/>
                <w:lang w:val="vi-VN" w:eastAsia="vi-VN"/>
                <w:rPrChange w:id="15525" w:author="thu nga" w:date="2024-09-30T13:54:00Z">
                  <w:rPr>
                    <w:del w:id="15526" w:author="Phuong Truong Thi" w:date="2024-10-08T18:12:00Z"/>
                    <w:rFonts w:ascii="Times New Roman" w:eastAsia="Times New Roman" w:hAnsi="Times New Roman"/>
                    <w:color w:val="000000"/>
                    <w:sz w:val="24"/>
                    <w:szCs w:val="24"/>
                    <w:lang w:eastAsia="vi-VN"/>
                  </w:rPr>
                </w:rPrChange>
              </w:rPr>
            </w:pPr>
            <w:del w:id="15527" w:author="Phuong Truong Thi" w:date="2024-10-08T18:12:00Z">
              <w:r w:rsidRPr="00763017" w:rsidDel="007E0F89">
                <w:rPr>
                  <w:rFonts w:ascii="Times New Roman" w:hAnsi="Times New Roman"/>
                  <w:color w:val="000000"/>
                  <w:sz w:val="24"/>
                  <w:szCs w:val="24"/>
                  <w:lang w:val="vi-VN"/>
                  <w:rPrChange w:id="15528" w:author="thu nga" w:date="2024-09-30T13:54:00Z">
                    <w:rPr>
                      <w:rFonts w:ascii="Times New Roman" w:hAnsi="Times New Roman"/>
                      <w:color w:val="000000"/>
                      <w:sz w:val="24"/>
                      <w:szCs w:val="24"/>
                    </w:rPr>
                  </w:rPrChange>
                </w:rPr>
                <w:delText>Lấy trường họ và tên có dấu của KH</w:delText>
              </w:r>
              <w:r w:rsidRPr="00763017" w:rsidDel="007E0F89">
                <w:rPr>
                  <w:rFonts w:ascii="Times New Roman" w:hAnsi="Times New Roman"/>
                  <w:color w:val="000000"/>
                  <w:sz w:val="24"/>
                  <w:szCs w:val="24"/>
                  <w:lang w:val="vi-VN"/>
                  <w:rPrChange w:id="15529" w:author="thu nga" w:date="2024-09-30T13:54:00Z">
                    <w:rPr>
                      <w:rFonts w:ascii="Times New Roman" w:hAnsi="Times New Roman"/>
                      <w:color w:val="000000"/>
                      <w:sz w:val="24"/>
                      <w:szCs w:val="24"/>
                    </w:rPr>
                  </w:rPrChange>
                </w:rPr>
                <w:br/>
                <w:delText>TH KH không lấy được họ và tên có dấu sẽ lấy trường họ và tên không dấu trên T24</w:delText>
              </w:r>
            </w:del>
          </w:p>
        </w:tc>
        <w:tc>
          <w:tcPr>
            <w:tcW w:w="963" w:type="dxa"/>
            <w:tcPrChange w:id="15530" w:author="thu nga" w:date="2024-10-01T10:51:00Z">
              <w:tcPr>
                <w:tcW w:w="963" w:type="dxa"/>
              </w:tcPr>
            </w:tcPrChange>
          </w:tcPr>
          <w:p w14:paraId="257A3F92" w14:textId="49DEC48C" w:rsidR="007B7F57" w:rsidRPr="0052167B" w:rsidDel="007E0F89" w:rsidRDefault="007B7F57" w:rsidP="007B7F57">
            <w:pPr>
              <w:spacing w:before="0" w:line="240" w:lineRule="auto"/>
              <w:contextualSpacing w:val="0"/>
              <w:rPr>
                <w:del w:id="15531" w:author="Phuong Truong Thi" w:date="2024-10-08T18:12:00Z"/>
                <w:rFonts w:ascii="Times New Roman" w:eastAsia="Times New Roman" w:hAnsi="Times New Roman"/>
                <w:color w:val="000000"/>
                <w:sz w:val="24"/>
                <w:szCs w:val="24"/>
                <w:lang w:eastAsia="vi-VN"/>
              </w:rPr>
            </w:pPr>
            <w:ins w:id="15532" w:author="thu nga" w:date="2024-09-30T15:26:00Z">
              <w:del w:id="15533"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534" w:author="thu nga" w:date="2024-10-01T10:51:00Z">
              <w:tcPr>
                <w:tcW w:w="1896" w:type="dxa"/>
                <w:gridSpan w:val="2"/>
              </w:tcPr>
            </w:tcPrChange>
          </w:tcPr>
          <w:p w14:paraId="7E403492" w14:textId="2D5D7A05" w:rsidR="007B7F57" w:rsidRPr="0052167B" w:rsidDel="007E0F89" w:rsidRDefault="007B7F57" w:rsidP="007B7F57">
            <w:pPr>
              <w:spacing w:before="0" w:line="240" w:lineRule="auto"/>
              <w:contextualSpacing w:val="0"/>
              <w:rPr>
                <w:del w:id="15535" w:author="Phuong Truong Thi" w:date="2024-10-08T18:12:00Z"/>
                <w:rFonts w:ascii="Times New Roman" w:eastAsia="Times New Roman" w:hAnsi="Times New Roman"/>
                <w:color w:val="000000"/>
                <w:sz w:val="24"/>
                <w:szCs w:val="24"/>
                <w:lang w:eastAsia="vi-VN"/>
              </w:rPr>
            </w:pPr>
            <w:del w:id="15536" w:author="Phuong Truong Thi" w:date="2024-10-08T18:12:00Z">
              <w:r w:rsidRPr="0052167B" w:rsidDel="007E0F89">
                <w:rPr>
                  <w:rFonts w:ascii="Times New Roman" w:eastAsia="Times New Roman" w:hAnsi="Times New Roman"/>
                  <w:color w:val="000000"/>
                  <w:sz w:val="24"/>
                  <w:szCs w:val="24"/>
                  <w:lang w:eastAsia="vi-VN"/>
                </w:rPr>
                <w:delText>Textlink</w:delText>
              </w:r>
            </w:del>
          </w:p>
        </w:tc>
        <w:tc>
          <w:tcPr>
            <w:tcW w:w="1134" w:type="dxa"/>
            <w:shd w:val="clear" w:color="auto" w:fill="auto"/>
            <w:noWrap/>
            <w:vAlign w:val="center"/>
            <w:tcPrChange w:id="15537" w:author="thu nga" w:date="2024-10-01T10:51:00Z">
              <w:tcPr>
                <w:tcW w:w="1910" w:type="dxa"/>
                <w:gridSpan w:val="3"/>
                <w:shd w:val="clear" w:color="auto" w:fill="auto"/>
                <w:noWrap/>
                <w:vAlign w:val="center"/>
              </w:tcPr>
            </w:tcPrChange>
          </w:tcPr>
          <w:p w14:paraId="002DB30A" w14:textId="761EEDAE" w:rsidR="007B7F57" w:rsidRPr="0052167B" w:rsidDel="007E0F89" w:rsidRDefault="007B7F57" w:rsidP="007B7F57">
            <w:pPr>
              <w:spacing w:before="0" w:line="240" w:lineRule="auto"/>
              <w:contextualSpacing w:val="0"/>
              <w:rPr>
                <w:del w:id="15538" w:author="Phuong Truong Thi" w:date="2024-10-08T18:12:00Z"/>
                <w:rFonts w:ascii="Times New Roman" w:eastAsia="Times New Roman" w:hAnsi="Times New Roman"/>
                <w:color w:val="000000"/>
                <w:sz w:val="24"/>
                <w:szCs w:val="24"/>
                <w:lang w:val="vi-VN" w:eastAsia="vi-VN"/>
              </w:rPr>
            </w:pPr>
          </w:p>
        </w:tc>
        <w:tc>
          <w:tcPr>
            <w:tcW w:w="1134" w:type="dxa"/>
            <w:tcPrChange w:id="15539" w:author="thu nga" w:date="2024-10-01T10:51:00Z">
              <w:tcPr>
                <w:tcW w:w="737" w:type="dxa"/>
              </w:tcPr>
            </w:tcPrChange>
          </w:tcPr>
          <w:p w14:paraId="76CEAD1F" w14:textId="274E3F20" w:rsidR="007B7F57" w:rsidRPr="0052167B" w:rsidDel="007E0F89" w:rsidRDefault="007B7F57" w:rsidP="007B7F57">
            <w:pPr>
              <w:spacing w:before="0" w:line="240" w:lineRule="auto"/>
              <w:contextualSpacing w:val="0"/>
              <w:jc w:val="center"/>
              <w:rPr>
                <w:del w:id="15540" w:author="Phuong Truong Thi" w:date="2024-10-08T18:12:00Z"/>
                <w:rFonts w:ascii="Times New Roman" w:eastAsia="Times New Roman" w:hAnsi="Times New Roman"/>
                <w:sz w:val="24"/>
                <w:szCs w:val="24"/>
                <w:lang w:eastAsia="vi-VN"/>
              </w:rPr>
            </w:pPr>
            <w:del w:id="15541"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33DF6AA5" w14:textId="2FABB8CA" w:rsidTr="00E57F75">
        <w:trPr>
          <w:trHeight w:val="276"/>
          <w:del w:id="15542" w:author="Phuong Truong Thi" w:date="2024-10-08T18:12:00Z"/>
          <w:trPrChange w:id="15543" w:author="thu nga" w:date="2024-10-01T10:51:00Z">
            <w:trPr>
              <w:trHeight w:val="276"/>
            </w:trPr>
          </w:trPrChange>
        </w:trPr>
        <w:tc>
          <w:tcPr>
            <w:tcW w:w="670" w:type="dxa"/>
            <w:shd w:val="clear" w:color="auto" w:fill="auto"/>
            <w:vAlign w:val="center"/>
            <w:tcPrChange w:id="15544" w:author="thu nga" w:date="2024-10-01T10:51:00Z">
              <w:tcPr>
                <w:tcW w:w="670" w:type="dxa"/>
                <w:shd w:val="clear" w:color="auto" w:fill="auto"/>
                <w:vAlign w:val="center"/>
              </w:tcPr>
            </w:tcPrChange>
          </w:tcPr>
          <w:p w14:paraId="7E49C0E4" w14:textId="30DE3011" w:rsidR="007B7F57" w:rsidRPr="0052167B" w:rsidDel="007E0F89" w:rsidRDefault="007B7F57" w:rsidP="007B7F57">
            <w:pPr>
              <w:pStyle w:val="ListParagraph"/>
              <w:numPr>
                <w:ilvl w:val="0"/>
                <w:numId w:val="68"/>
              </w:numPr>
              <w:spacing w:before="0" w:line="240" w:lineRule="auto"/>
              <w:contextualSpacing w:val="0"/>
              <w:jc w:val="left"/>
              <w:rPr>
                <w:del w:id="15545"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546" w:author="thu nga" w:date="2024-10-01T10:51:00Z">
              <w:tcPr>
                <w:tcW w:w="2097" w:type="dxa"/>
                <w:gridSpan w:val="2"/>
                <w:shd w:val="clear" w:color="auto" w:fill="auto"/>
                <w:vAlign w:val="center"/>
                <w:hideMark/>
              </w:tcPr>
            </w:tcPrChange>
          </w:tcPr>
          <w:p w14:paraId="6E79E017" w14:textId="2C9FA54B" w:rsidR="007B7F57" w:rsidRPr="0052167B" w:rsidDel="007E0F89" w:rsidRDefault="007B7F57" w:rsidP="007B7F57">
            <w:pPr>
              <w:spacing w:before="0" w:line="240" w:lineRule="auto"/>
              <w:contextualSpacing w:val="0"/>
              <w:rPr>
                <w:del w:id="15547" w:author="Phuong Truong Thi" w:date="2024-10-08T18:12:00Z"/>
                <w:rFonts w:ascii="Times New Roman" w:eastAsia="Times New Roman" w:hAnsi="Times New Roman"/>
                <w:color w:val="000000"/>
                <w:sz w:val="24"/>
                <w:szCs w:val="24"/>
                <w:lang w:val="vi-VN" w:eastAsia="vi-VN"/>
              </w:rPr>
            </w:pPr>
            <w:del w:id="15548" w:author="Phuong Truong Thi" w:date="2024-10-08T18:12:00Z">
              <w:r w:rsidRPr="0052167B" w:rsidDel="007E0F89">
                <w:rPr>
                  <w:rFonts w:ascii="Times New Roman" w:hAnsi="Times New Roman"/>
                  <w:color w:val="000000"/>
                  <w:sz w:val="24"/>
                  <w:szCs w:val="24"/>
                </w:rPr>
                <w:delText>Trạng thái khách hàng</w:delText>
              </w:r>
            </w:del>
          </w:p>
        </w:tc>
        <w:tc>
          <w:tcPr>
            <w:tcW w:w="2230" w:type="dxa"/>
            <w:vAlign w:val="center"/>
            <w:tcPrChange w:id="15549" w:author="thu nga" w:date="2024-10-01T10:51:00Z">
              <w:tcPr>
                <w:tcW w:w="2230" w:type="dxa"/>
                <w:vAlign w:val="center"/>
              </w:tcPr>
            </w:tcPrChange>
          </w:tcPr>
          <w:p w14:paraId="1FE2DD8E" w14:textId="7982A514" w:rsidR="007B7F57" w:rsidRPr="00763017" w:rsidDel="007E0F89" w:rsidRDefault="007B7F57" w:rsidP="007B7F57">
            <w:pPr>
              <w:spacing w:before="0" w:line="240" w:lineRule="auto"/>
              <w:contextualSpacing w:val="0"/>
              <w:rPr>
                <w:del w:id="15550" w:author="Phuong Truong Thi" w:date="2024-10-08T18:12:00Z"/>
                <w:rFonts w:ascii="Times New Roman" w:eastAsia="Times New Roman" w:hAnsi="Times New Roman"/>
                <w:color w:val="000000"/>
                <w:sz w:val="24"/>
                <w:szCs w:val="24"/>
                <w:lang w:val="fr-FR" w:eastAsia="vi-VN"/>
                <w:rPrChange w:id="15551" w:author="thu nga" w:date="2024-09-30T13:54:00Z">
                  <w:rPr>
                    <w:del w:id="15552" w:author="Phuong Truong Thi" w:date="2024-10-08T18:12:00Z"/>
                    <w:rFonts w:ascii="Times New Roman" w:eastAsia="Times New Roman" w:hAnsi="Times New Roman"/>
                    <w:color w:val="000000"/>
                    <w:sz w:val="24"/>
                    <w:szCs w:val="24"/>
                    <w:lang w:eastAsia="vi-VN"/>
                  </w:rPr>
                </w:rPrChange>
              </w:rPr>
            </w:pPr>
            <w:del w:id="15553" w:author="Phuong Truong Thi" w:date="2024-10-08T18:12:00Z">
              <w:r w:rsidRPr="00763017" w:rsidDel="007E0F89">
                <w:rPr>
                  <w:rFonts w:ascii="Times New Roman" w:hAnsi="Times New Roman"/>
                  <w:color w:val="000000"/>
                  <w:sz w:val="24"/>
                  <w:szCs w:val="24"/>
                  <w:lang w:val="fr-FR"/>
                  <w:rPrChange w:id="15554" w:author="thu nga" w:date="2024-09-30T13:54:00Z">
                    <w:rPr>
                      <w:rFonts w:ascii="Times New Roman" w:hAnsi="Times New Roman"/>
                      <w:color w:val="000000"/>
                      <w:sz w:val="24"/>
                      <w:szCs w:val="24"/>
                    </w:rPr>
                  </w:rPrChange>
                </w:rPr>
                <w:delText>Trạng thái của KH trên T24: Active, Dormant...</w:delText>
              </w:r>
            </w:del>
          </w:p>
        </w:tc>
        <w:tc>
          <w:tcPr>
            <w:tcW w:w="963" w:type="dxa"/>
            <w:tcPrChange w:id="15555" w:author="thu nga" w:date="2024-10-01T10:51:00Z">
              <w:tcPr>
                <w:tcW w:w="963" w:type="dxa"/>
              </w:tcPr>
            </w:tcPrChange>
          </w:tcPr>
          <w:p w14:paraId="4AC46AFB" w14:textId="454427E4" w:rsidR="007B7F57" w:rsidRPr="0052167B" w:rsidDel="007E0F89" w:rsidRDefault="007B7F57" w:rsidP="007B7F57">
            <w:pPr>
              <w:spacing w:before="0" w:line="240" w:lineRule="auto"/>
              <w:contextualSpacing w:val="0"/>
              <w:rPr>
                <w:del w:id="15556" w:author="Phuong Truong Thi" w:date="2024-10-08T18:12:00Z"/>
                <w:rFonts w:ascii="Times New Roman" w:eastAsia="Times New Roman" w:hAnsi="Times New Roman"/>
                <w:color w:val="000000"/>
                <w:sz w:val="24"/>
                <w:szCs w:val="24"/>
                <w:lang w:eastAsia="vi-VN"/>
              </w:rPr>
            </w:pPr>
            <w:ins w:id="15557" w:author="thu nga" w:date="2024-09-30T15:26:00Z">
              <w:del w:id="15558"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559" w:author="thu nga" w:date="2024-10-01T10:51:00Z">
              <w:tcPr>
                <w:tcW w:w="1896" w:type="dxa"/>
                <w:gridSpan w:val="2"/>
              </w:tcPr>
            </w:tcPrChange>
          </w:tcPr>
          <w:p w14:paraId="5496B689" w14:textId="426E214D" w:rsidR="007B7F57" w:rsidRPr="0052167B" w:rsidDel="007E0F89" w:rsidRDefault="007B7F57" w:rsidP="007B7F57">
            <w:pPr>
              <w:spacing w:before="0" w:line="240" w:lineRule="auto"/>
              <w:contextualSpacing w:val="0"/>
              <w:rPr>
                <w:del w:id="15560" w:author="Phuong Truong Thi" w:date="2024-10-08T18:12:00Z"/>
                <w:rFonts w:ascii="Times New Roman" w:eastAsia="Times New Roman" w:hAnsi="Times New Roman"/>
                <w:color w:val="000000"/>
                <w:sz w:val="24"/>
                <w:szCs w:val="24"/>
                <w:lang w:eastAsia="vi-VN"/>
              </w:rPr>
            </w:pPr>
            <w:del w:id="15561"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562" w:author="thu nga" w:date="2024-10-01T10:51:00Z">
              <w:tcPr>
                <w:tcW w:w="1910" w:type="dxa"/>
                <w:gridSpan w:val="3"/>
                <w:shd w:val="clear" w:color="auto" w:fill="auto"/>
                <w:noWrap/>
                <w:vAlign w:val="center"/>
              </w:tcPr>
            </w:tcPrChange>
          </w:tcPr>
          <w:p w14:paraId="34E57A11" w14:textId="16006430" w:rsidR="007B7F57" w:rsidRPr="0052167B" w:rsidDel="007E0F89" w:rsidRDefault="007B7F57" w:rsidP="007B7F57">
            <w:pPr>
              <w:spacing w:before="0" w:line="240" w:lineRule="auto"/>
              <w:contextualSpacing w:val="0"/>
              <w:rPr>
                <w:del w:id="15563" w:author="Phuong Truong Thi" w:date="2024-10-08T18:12:00Z"/>
                <w:rFonts w:ascii="Times New Roman" w:eastAsia="Times New Roman" w:hAnsi="Times New Roman"/>
                <w:color w:val="000000"/>
                <w:sz w:val="24"/>
                <w:szCs w:val="24"/>
                <w:lang w:val="vi-VN" w:eastAsia="vi-VN"/>
              </w:rPr>
            </w:pPr>
          </w:p>
        </w:tc>
        <w:tc>
          <w:tcPr>
            <w:tcW w:w="1134" w:type="dxa"/>
            <w:tcPrChange w:id="15564" w:author="thu nga" w:date="2024-10-01T10:51:00Z">
              <w:tcPr>
                <w:tcW w:w="737" w:type="dxa"/>
              </w:tcPr>
            </w:tcPrChange>
          </w:tcPr>
          <w:p w14:paraId="2E454E73" w14:textId="112ABD45" w:rsidR="007B7F57" w:rsidRPr="0052167B" w:rsidDel="007E0F89" w:rsidRDefault="007B7F57" w:rsidP="007B7F57">
            <w:pPr>
              <w:spacing w:before="0" w:line="240" w:lineRule="auto"/>
              <w:contextualSpacing w:val="0"/>
              <w:jc w:val="center"/>
              <w:rPr>
                <w:del w:id="15565" w:author="Phuong Truong Thi" w:date="2024-10-08T18:12:00Z"/>
                <w:rFonts w:ascii="Times New Roman" w:eastAsia="Times New Roman" w:hAnsi="Times New Roman"/>
                <w:sz w:val="24"/>
                <w:szCs w:val="24"/>
                <w:lang w:eastAsia="vi-VN"/>
              </w:rPr>
            </w:pPr>
            <w:del w:id="15566"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AADFB5D" w14:textId="6674E1AC" w:rsidTr="00E57F75">
        <w:trPr>
          <w:trHeight w:val="276"/>
          <w:del w:id="15567" w:author="Phuong Truong Thi" w:date="2024-10-08T18:12:00Z"/>
          <w:trPrChange w:id="15568" w:author="thu nga" w:date="2024-10-01T10:51:00Z">
            <w:trPr>
              <w:trHeight w:val="276"/>
            </w:trPr>
          </w:trPrChange>
        </w:trPr>
        <w:tc>
          <w:tcPr>
            <w:tcW w:w="670" w:type="dxa"/>
            <w:shd w:val="clear" w:color="auto" w:fill="auto"/>
            <w:vAlign w:val="center"/>
            <w:tcPrChange w:id="15569" w:author="thu nga" w:date="2024-10-01T10:51:00Z">
              <w:tcPr>
                <w:tcW w:w="670" w:type="dxa"/>
                <w:shd w:val="clear" w:color="auto" w:fill="auto"/>
                <w:vAlign w:val="center"/>
              </w:tcPr>
            </w:tcPrChange>
          </w:tcPr>
          <w:p w14:paraId="1D0AFFC1" w14:textId="69DCE41D" w:rsidR="007B7F57" w:rsidRPr="0052167B" w:rsidDel="007E0F89" w:rsidRDefault="007B7F57" w:rsidP="007B7F57">
            <w:pPr>
              <w:pStyle w:val="ListParagraph"/>
              <w:numPr>
                <w:ilvl w:val="0"/>
                <w:numId w:val="68"/>
              </w:numPr>
              <w:spacing w:before="0" w:line="240" w:lineRule="auto"/>
              <w:contextualSpacing w:val="0"/>
              <w:jc w:val="left"/>
              <w:rPr>
                <w:del w:id="15570"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571" w:author="thu nga" w:date="2024-10-01T10:51:00Z">
              <w:tcPr>
                <w:tcW w:w="2097" w:type="dxa"/>
                <w:gridSpan w:val="2"/>
                <w:shd w:val="clear" w:color="auto" w:fill="auto"/>
                <w:vAlign w:val="center"/>
                <w:hideMark/>
              </w:tcPr>
            </w:tcPrChange>
          </w:tcPr>
          <w:p w14:paraId="4A025159" w14:textId="369B8C24" w:rsidR="007B7F57" w:rsidRPr="0052167B" w:rsidDel="007E0F89" w:rsidRDefault="007B7F57" w:rsidP="007B7F57">
            <w:pPr>
              <w:spacing w:before="0" w:line="240" w:lineRule="auto"/>
              <w:contextualSpacing w:val="0"/>
              <w:rPr>
                <w:del w:id="15572" w:author="Phuong Truong Thi" w:date="2024-10-08T18:12:00Z"/>
                <w:rFonts w:ascii="Times New Roman" w:eastAsia="Times New Roman" w:hAnsi="Times New Roman"/>
                <w:color w:val="000000"/>
                <w:sz w:val="24"/>
                <w:szCs w:val="24"/>
                <w:lang w:val="vi-VN" w:eastAsia="vi-VN"/>
              </w:rPr>
            </w:pPr>
            <w:del w:id="15573" w:author="Phuong Truong Thi" w:date="2024-10-08T18:12:00Z">
              <w:r w:rsidRPr="0052167B" w:rsidDel="007E0F89">
                <w:rPr>
                  <w:rFonts w:ascii="Times New Roman" w:hAnsi="Times New Roman"/>
                  <w:color w:val="000000"/>
                  <w:sz w:val="24"/>
                  <w:szCs w:val="24"/>
                </w:rPr>
                <w:delText>Giới tính</w:delText>
              </w:r>
            </w:del>
          </w:p>
        </w:tc>
        <w:tc>
          <w:tcPr>
            <w:tcW w:w="2230" w:type="dxa"/>
            <w:vAlign w:val="center"/>
            <w:tcPrChange w:id="15574" w:author="thu nga" w:date="2024-10-01T10:51:00Z">
              <w:tcPr>
                <w:tcW w:w="2230" w:type="dxa"/>
                <w:vAlign w:val="center"/>
              </w:tcPr>
            </w:tcPrChange>
          </w:tcPr>
          <w:p w14:paraId="6DFFC84E" w14:textId="03A223A7" w:rsidR="007B7F57" w:rsidRPr="00763017" w:rsidDel="007E0F89" w:rsidRDefault="007B7F57" w:rsidP="007B7F57">
            <w:pPr>
              <w:spacing w:before="0" w:line="240" w:lineRule="auto"/>
              <w:contextualSpacing w:val="0"/>
              <w:rPr>
                <w:del w:id="15575" w:author="Phuong Truong Thi" w:date="2024-10-08T18:12:00Z"/>
                <w:rFonts w:ascii="Times New Roman" w:eastAsia="Times New Roman" w:hAnsi="Times New Roman"/>
                <w:color w:val="000000"/>
                <w:sz w:val="24"/>
                <w:szCs w:val="24"/>
                <w:lang w:val="vi-VN" w:eastAsia="vi-VN"/>
                <w:rPrChange w:id="15576" w:author="thu nga" w:date="2024-09-30T13:54:00Z">
                  <w:rPr>
                    <w:del w:id="15577" w:author="Phuong Truong Thi" w:date="2024-10-08T18:12:00Z"/>
                    <w:rFonts w:ascii="Times New Roman" w:eastAsia="Times New Roman" w:hAnsi="Times New Roman"/>
                    <w:color w:val="000000"/>
                    <w:sz w:val="24"/>
                    <w:szCs w:val="24"/>
                    <w:lang w:eastAsia="vi-VN"/>
                  </w:rPr>
                </w:rPrChange>
              </w:rPr>
            </w:pPr>
            <w:del w:id="15578" w:author="Phuong Truong Thi" w:date="2024-10-08T18:12:00Z">
              <w:r w:rsidRPr="00763017" w:rsidDel="007E0F89">
                <w:rPr>
                  <w:rFonts w:ascii="Times New Roman" w:hAnsi="Times New Roman"/>
                  <w:color w:val="000000"/>
                  <w:sz w:val="24"/>
                  <w:szCs w:val="24"/>
                  <w:lang w:val="vi-VN"/>
                  <w:rPrChange w:id="15579" w:author="thu nga" w:date="2024-09-30T13:54:00Z">
                    <w:rPr>
                      <w:rFonts w:ascii="Times New Roman" w:hAnsi="Times New Roman"/>
                      <w:color w:val="000000"/>
                      <w:sz w:val="24"/>
                      <w:szCs w:val="24"/>
                    </w:rPr>
                  </w:rPrChange>
                </w:rPr>
                <w:delText>Giới tính của khách hàng</w:delText>
              </w:r>
            </w:del>
          </w:p>
        </w:tc>
        <w:tc>
          <w:tcPr>
            <w:tcW w:w="963" w:type="dxa"/>
            <w:tcPrChange w:id="15580" w:author="thu nga" w:date="2024-10-01T10:51:00Z">
              <w:tcPr>
                <w:tcW w:w="963" w:type="dxa"/>
              </w:tcPr>
            </w:tcPrChange>
          </w:tcPr>
          <w:p w14:paraId="48D09278" w14:textId="3DCF1B5F" w:rsidR="007B7F57" w:rsidRPr="0052167B" w:rsidDel="007E0F89" w:rsidRDefault="007B7F57" w:rsidP="007B7F57">
            <w:pPr>
              <w:spacing w:before="0" w:line="240" w:lineRule="auto"/>
              <w:contextualSpacing w:val="0"/>
              <w:rPr>
                <w:del w:id="15581" w:author="Phuong Truong Thi" w:date="2024-10-08T18:12:00Z"/>
                <w:rFonts w:ascii="Times New Roman" w:eastAsia="Times New Roman" w:hAnsi="Times New Roman"/>
                <w:color w:val="000000"/>
                <w:sz w:val="24"/>
                <w:szCs w:val="24"/>
                <w:lang w:eastAsia="vi-VN"/>
              </w:rPr>
            </w:pPr>
            <w:ins w:id="15582" w:author="thu nga" w:date="2024-09-30T15:26:00Z">
              <w:del w:id="15583"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584" w:author="thu nga" w:date="2024-10-01T10:51:00Z">
              <w:tcPr>
                <w:tcW w:w="1896" w:type="dxa"/>
                <w:gridSpan w:val="2"/>
              </w:tcPr>
            </w:tcPrChange>
          </w:tcPr>
          <w:p w14:paraId="55F7B30D" w14:textId="0B451071" w:rsidR="007B7F57" w:rsidRPr="0052167B" w:rsidDel="007E0F89" w:rsidRDefault="007B7F57" w:rsidP="007B7F57">
            <w:pPr>
              <w:spacing w:before="0" w:line="240" w:lineRule="auto"/>
              <w:contextualSpacing w:val="0"/>
              <w:rPr>
                <w:del w:id="15585" w:author="Phuong Truong Thi" w:date="2024-10-08T18:12:00Z"/>
                <w:rFonts w:ascii="Times New Roman" w:eastAsia="Times New Roman" w:hAnsi="Times New Roman"/>
                <w:color w:val="000000"/>
                <w:sz w:val="24"/>
                <w:szCs w:val="24"/>
                <w:lang w:eastAsia="vi-VN"/>
              </w:rPr>
            </w:pPr>
            <w:del w:id="15586"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587" w:author="thu nga" w:date="2024-10-01T10:51:00Z">
              <w:tcPr>
                <w:tcW w:w="1910" w:type="dxa"/>
                <w:gridSpan w:val="3"/>
                <w:shd w:val="clear" w:color="auto" w:fill="auto"/>
                <w:noWrap/>
                <w:vAlign w:val="center"/>
              </w:tcPr>
            </w:tcPrChange>
          </w:tcPr>
          <w:p w14:paraId="1A9CCCE5" w14:textId="739478F8" w:rsidR="007B7F57" w:rsidRPr="0052167B" w:rsidDel="007E0F89" w:rsidRDefault="007B7F57" w:rsidP="007B7F57">
            <w:pPr>
              <w:spacing w:before="0" w:line="240" w:lineRule="auto"/>
              <w:contextualSpacing w:val="0"/>
              <w:rPr>
                <w:del w:id="15588" w:author="Phuong Truong Thi" w:date="2024-10-08T18:12:00Z"/>
                <w:rFonts w:ascii="Times New Roman" w:eastAsia="Times New Roman" w:hAnsi="Times New Roman"/>
                <w:color w:val="000000"/>
                <w:sz w:val="24"/>
                <w:szCs w:val="24"/>
                <w:lang w:val="vi-VN" w:eastAsia="vi-VN"/>
              </w:rPr>
            </w:pPr>
          </w:p>
        </w:tc>
        <w:tc>
          <w:tcPr>
            <w:tcW w:w="1134" w:type="dxa"/>
            <w:tcPrChange w:id="15589" w:author="thu nga" w:date="2024-10-01T10:51:00Z">
              <w:tcPr>
                <w:tcW w:w="737" w:type="dxa"/>
              </w:tcPr>
            </w:tcPrChange>
          </w:tcPr>
          <w:p w14:paraId="551D28AB" w14:textId="4F50B677" w:rsidR="007B7F57" w:rsidRPr="0052167B" w:rsidDel="007E0F89" w:rsidRDefault="007B7F57" w:rsidP="007B7F57">
            <w:pPr>
              <w:spacing w:before="0" w:line="240" w:lineRule="auto"/>
              <w:contextualSpacing w:val="0"/>
              <w:jc w:val="center"/>
              <w:rPr>
                <w:del w:id="15590" w:author="Phuong Truong Thi" w:date="2024-10-08T18:12:00Z"/>
                <w:rFonts w:ascii="Times New Roman" w:eastAsia="Times New Roman" w:hAnsi="Times New Roman"/>
                <w:sz w:val="24"/>
                <w:szCs w:val="24"/>
                <w:lang w:val="vi-VN" w:eastAsia="vi-VN"/>
              </w:rPr>
            </w:pPr>
            <w:del w:id="15591"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106DCF5C" w14:textId="51E12D65" w:rsidTr="00E57F75">
        <w:trPr>
          <w:trHeight w:val="276"/>
          <w:del w:id="15592" w:author="Phuong Truong Thi" w:date="2024-10-08T18:12:00Z"/>
          <w:trPrChange w:id="15593" w:author="thu nga" w:date="2024-10-01T10:51:00Z">
            <w:trPr>
              <w:trHeight w:val="276"/>
            </w:trPr>
          </w:trPrChange>
        </w:trPr>
        <w:tc>
          <w:tcPr>
            <w:tcW w:w="670" w:type="dxa"/>
            <w:shd w:val="clear" w:color="auto" w:fill="auto"/>
            <w:vAlign w:val="center"/>
            <w:tcPrChange w:id="15594" w:author="thu nga" w:date="2024-10-01T10:51:00Z">
              <w:tcPr>
                <w:tcW w:w="670" w:type="dxa"/>
                <w:shd w:val="clear" w:color="auto" w:fill="auto"/>
                <w:vAlign w:val="center"/>
              </w:tcPr>
            </w:tcPrChange>
          </w:tcPr>
          <w:p w14:paraId="5F91176B" w14:textId="2D0279A6" w:rsidR="007B7F57" w:rsidRPr="0052167B" w:rsidDel="007E0F89" w:rsidRDefault="007B7F57" w:rsidP="007B7F57">
            <w:pPr>
              <w:pStyle w:val="ListParagraph"/>
              <w:numPr>
                <w:ilvl w:val="0"/>
                <w:numId w:val="68"/>
              </w:numPr>
              <w:spacing w:before="0" w:line="240" w:lineRule="auto"/>
              <w:contextualSpacing w:val="0"/>
              <w:jc w:val="left"/>
              <w:rPr>
                <w:del w:id="15595"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596" w:author="thu nga" w:date="2024-10-01T10:51:00Z">
              <w:tcPr>
                <w:tcW w:w="2097" w:type="dxa"/>
                <w:gridSpan w:val="2"/>
                <w:shd w:val="clear" w:color="auto" w:fill="auto"/>
                <w:vAlign w:val="center"/>
                <w:hideMark/>
              </w:tcPr>
            </w:tcPrChange>
          </w:tcPr>
          <w:p w14:paraId="5C3C4EA4" w14:textId="382CE617" w:rsidR="007B7F57" w:rsidRPr="0052167B" w:rsidDel="007E0F89" w:rsidRDefault="007B7F57" w:rsidP="007B7F57">
            <w:pPr>
              <w:spacing w:before="0" w:line="240" w:lineRule="auto"/>
              <w:contextualSpacing w:val="0"/>
              <w:rPr>
                <w:del w:id="15597" w:author="Phuong Truong Thi" w:date="2024-10-08T18:12:00Z"/>
                <w:rFonts w:ascii="Times New Roman" w:eastAsia="Times New Roman" w:hAnsi="Times New Roman"/>
                <w:color w:val="000000"/>
                <w:sz w:val="24"/>
                <w:szCs w:val="24"/>
                <w:lang w:val="vi-VN" w:eastAsia="vi-VN"/>
              </w:rPr>
            </w:pPr>
            <w:del w:id="15598" w:author="Phuong Truong Thi" w:date="2024-10-08T18:12:00Z">
              <w:r w:rsidRPr="0052167B" w:rsidDel="007E0F89">
                <w:rPr>
                  <w:rFonts w:ascii="Times New Roman" w:hAnsi="Times New Roman"/>
                  <w:color w:val="000000"/>
                  <w:sz w:val="24"/>
                  <w:szCs w:val="24"/>
                </w:rPr>
                <w:delText>Tuổi</w:delText>
              </w:r>
            </w:del>
          </w:p>
        </w:tc>
        <w:tc>
          <w:tcPr>
            <w:tcW w:w="2230" w:type="dxa"/>
            <w:vAlign w:val="center"/>
            <w:tcPrChange w:id="15599" w:author="thu nga" w:date="2024-10-01T10:51:00Z">
              <w:tcPr>
                <w:tcW w:w="2230" w:type="dxa"/>
                <w:vAlign w:val="center"/>
              </w:tcPr>
            </w:tcPrChange>
          </w:tcPr>
          <w:p w14:paraId="08624725" w14:textId="27744783" w:rsidR="007B7F57" w:rsidRPr="0052167B" w:rsidDel="007E0F89" w:rsidRDefault="007B7F57" w:rsidP="007B7F57">
            <w:pPr>
              <w:spacing w:before="0" w:line="240" w:lineRule="auto"/>
              <w:contextualSpacing w:val="0"/>
              <w:rPr>
                <w:del w:id="15600" w:author="Phuong Truong Thi" w:date="2024-10-08T18:12:00Z"/>
                <w:rFonts w:ascii="Times New Roman" w:eastAsia="Times New Roman" w:hAnsi="Times New Roman"/>
                <w:color w:val="000000"/>
                <w:sz w:val="24"/>
                <w:szCs w:val="24"/>
                <w:lang w:eastAsia="vi-VN"/>
              </w:rPr>
            </w:pPr>
            <w:del w:id="15601" w:author="Phuong Truong Thi" w:date="2024-10-08T18:12:00Z">
              <w:r w:rsidRPr="0052167B" w:rsidDel="007E0F89">
                <w:rPr>
                  <w:rFonts w:ascii="Times New Roman" w:hAnsi="Times New Roman"/>
                  <w:color w:val="000000"/>
                  <w:sz w:val="24"/>
                  <w:szCs w:val="24"/>
                </w:rPr>
                <w:delText>Tuổi của khách hàng</w:delText>
              </w:r>
            </w:del>
          </w:p>
        </w:tc>
        <w:tc>
          <w:tcPr>
            <w:tcW w:w="963" w:type="dxa"/>
            <w:tcPrChange w:id="15602" w:author="thu nga" w:date="2024-10-01T10:51:00Z">
              <w:tcPr>
                <w:tcW w:w="963" w:type="dxa"/>
              </w:tcPr>
            </w:tcPrChange>
          </w:tcPr>
          <w:p w14:paraId="1EEE71D3" w14:textId="114AB983" w:rsidR="007B7F57" w:rsidRPr="0052167B" w:rsidDel="007E0F89" w:rsidRDefault="007B7F57" w:rsidP="007B7F57">
            <w:pPr>
              <w:spacing w:before="0" w:line="240" w:lineRule="auto"/>
              <w:contextualSpacing w:val="0"/>
              <w:rPr>
                <w:del w:id="15603" w:author="Phuong Truong Thi" w:date="2024-10-08T18:12:00Z"/>
                <w:rFonts w:ascii="Times New Roman" w:eastAsia="Times New Roman" w:hAnsi="Times New Roman"/>
                <w:color w:val="000000"/>
                <w:sz w:val="24"/>
                <w:szCs w:val="24"/>
                <w:lang w:eastAsia="vi-VN"/>
              </w:rPr>
            </w:pPr>
            <w:ins w:id="15604" w:author="thu nga" w:date="2024-09-30T15:26:00Z">
              <w:del w:id="15605"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606" w:author="thu nga" w:date="2024-10-01T10:51:00Z">
              <w:tcPr>
                <w:tcW w:w="1896" w:type="dxa"/>
                <w:gridSpan w:val="2"/>
              </w:tcPr>
            </w:tcPrChange>
          </w:tcPr>
          <w:p w14:paraId="10A1E391" w14:textId="068A2CEA" w:rsidR="007B7F57" w:rsidRPr="0052167B" w:rsidDel="007E0F89" w:rsidRDefault="007B7F57" w:rsidP="007B7F57">
            <w:pPr>
              <w:spacing w:before="0" w:line="240" w:lineRule="auto"/>
              <w:contextualSpacing w:val="0"/>
              <w:rPr>
                <w:del w:id="15607" w:author="Phuong Truong Thi" w:date="2024-10-08T18:12:00Z"/>
                <w:rFonts w:ascii="Times New Roman" w:eastAsia="Times New Roman" w:hAnsi="Times New Roman"/>
                <w:color w:val="000000"/>
                <w:sz w:val="24"/>
                <w:szCs w:val="24"/>
                <w:lang w:eastAsia="vi-VN"/>
              </w:rPr>
            </w:pPr>
            <w:del w:id="15608" w:author="Phuong Truong Thi" w:date="2024-10-08T18:12:00Z">
              <w:r w:rsidRPr="0052167B" w:rsidDel="007E0F89">
                <w:rPr>
                  <w:rFonts w:ascii="Times New Roman" w:eastAsia="Times New Roman" w:hAnsi="Times New Roman"/>
                  <w:color w:val="000000"/>
                  <w:sz w:val="24"/>
                  <w:szCs w:val="24"/>
                  <w:lang w:eastAsia="vi-VN"/>
                </w:rPr>
                <w:delText>Date</w:delText>
              </w:r>
            </w:del>
          </w:p>
        </w:tc>
        <w:tc>
          <w:tcPr>
            <w:tcW w:w="1134" w:type="dxa"/>
            <w:shd w:val="clear" w:color="auto" w:fill="auto"/>
            <w:noWrap/>
            <w:vAlign w:val="center"/>
            <w:tcPrChange w:id="15609" w:author="thu nga" w:date="2024-10-01T10:51:00Z">
              <w:tcPr>
                <w:tcW w:w="1910" w:type="dxa"/>
                <w:gridSpan w:val="3"/>
                <w:shd w:val="clear" w:color="auto" w:fill="auto"/>
                <w:noWrap/>
                <w:vAlign w:val="center"/>
              </w:tcPr>
            </w:tcPrChange>
          </w:tcPr>
          <w:p w14:paraId="2DA3DA10" w14:textId="7DE9BA56" w:rsidR="007B7F57" w:rsidRPr="0052167B" w:rsidDel="007E0F89" w:rsidRDefault="007B7F57" w:rsidP="007B7F57">
            <w:pPr>
              <w:spacing w:before="0" w:line="240" w:lineRule="auto"/>
              <w:contextualSpacing w:val="0"/>
              <w:rPr>
                <w:del w:id="15610" w:author="Phuong Truong Thi" w:date="2024-10-08T18:12:00Z"/>
                <w:rFonts w:ascii="Times New Roman" w:eastAsia="Times New Roman" w:hAnsi="Times New Roman"/>
                <w:color w:val="000000"/>
                <w:sz w:val="24"/>
                <w:szCs w:val="24"/>
                <w:lang w:val="vi-VN" w:eastAsia="vi-VN"/>
              </w:rPr>
            </w:pPr>
          </w:p>
        </w:tc>
        <w:tc>
          <w:tcPr>
            <w:tcW w:w="1134" w:type="dxa"/>
            <w:tcPrChange w:id="15611" w:author="thu nga" w:date="2024-10-01T10:51:00Z">
              <w:tcPr>
                <w:tcW w:w="737" w:type="dxa"/>
              </w:tcPr>
            </w:tcPrChange>
          </w:tcPr>
          <w:p w14:paraId="26150BAE" w14:textId="7B6E4F32" w:rsidR="007B7F57" w:rsidRPr="0052167B" w:rsidDel="007E0F89" w:rsidRDefault="007B7F57" w:rsidP="007B7F57">
            <w:pPr>
              <w:spacing w:before="0" w:line="240" w:lineRule="auto"/>
              <w:contextualSpacing w:val="0"/>
              <w:jc w:val="center"/>
              <w:rPr>
                <w:del w:id="15612" w:author="Phuong Truong Thi" w:date="2024-10-08T18:12:00Z"/>
                <w:rFonts w:ascii="Times New Roman" w:eastAsia="Times New Roman" w:hAnsi="Times New Roman"/>
                <w:sz w:val="24"/>
                <w:szCs w:val="24"/>
                <w:lang w:val="vi-VN" w:eastAsia="vi-VN"/>
              </w:rPr>
            </w:pPr>
            <w:del w:id="15613"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B2DBFA4" w14:textId="4C3AF0DC" w:rsidTr="00E57F75">
        <w:trPr>
          <w:trHeight w:val="276"/>
          <w:del w:id="15614" w:author="Phuong Truong Thi" w:date="2024-10-08T18:12:00Z"/>
          <w:trPrChange w:id="15615" w:author="thu nga" w:date="2024-10-01T10:51:00Z">
            <w:trPr>
              <w:trHeight w:val="276"/>
            </w:trPr>
          </w:trPrChange>
        </w:trPr>
        <w:tc>
          <w:tcPr>
            <w:tcW w:w="670" w:type="dxa"/>
            <w:shd w:val="clear" w:color="auto" w:fill="auto"/>
            <w:vAlign w:val="center"/>
            <w:tcPrChange w:id="15616" w:author="thu nga" w:date="2024-10-01T10:51:00Z">
              <w:tcPr>
                <w:tcW w:w="670" w:type="dxa"/>
                <w:shd w:val="clear" w:color="auto" w:fill="auto"/>
                <w:vAlign w:val="center"/>
              </w:tcPr>
            </w:tcPrChange>
          </w:tcPr>
          <w:p w14:paraId="5FB8A8ED" w14:textId="46975BD3" w:rsidR="007B7F57" w:rsidRPr="0052167B" w:rsidDel="007E0F89" w:rsidRDefault="007B7F57" w:rsidP="007B7F57">
            <w:pPr>
              <w:pStyle w:val="ListParagraph"/>
              <w:numPr>
                <w:ilvl w:val="0"/>
                <w:numId w:val="68"/>
              </w:numPr>
              <w:spacing w:before="0" w:line="240" w:lineRule="auto"/>
              <w:contextualSpacing w:val="0"/>
              <w:jc w:val="left"/>
              <w:rPr>
                <w:del w:id="15617"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618" w:author="thu nga" w:date="2024-10-01T10:51:00Z">
              <w:tcPr>
                <w:tcW w:w="2097" w:type="dxa"/>
                <w:gridSpan w:val="2"/>
                <w:shd w:val="clear" w:color="auto" w:fill="auto"/>
                <w:vAlign w:val="center"/>
                <w:hideMark/>
              </w:tcPr>
            </w:tcPrChange>
          </w:tcPr>
          <w:p w14:paraId="4A358841" w14:textId="245EDB79" w:rsidR="007B7F57" w:rsidRPr="0052167B" w:rsidDel="007E0F89" w:rsidRDefault="007B7F57" w:rsidP="007B7F57">
            <w:pPr>
              <w:spacing w:before="0" w:line="240" w:lineRule="auto"/>
              <w:contextualSpacing w:val="0"/>
              <w:rPr>
                <w:del w:id="15619" w:author="Phuong Truong Thi" w:date="2024-10-08T18:12:00Z"/>
                <w:rFonts w:ascii="Times New Roman" w:eastAsia="Times New Roman" w:hAnsi="Times New Roman"/>
                <w:color w:val="000000"/>
                <w:sz w:val="24"/>
                <w:szCs w:val="24"/>
                <w:lang w:val="vi-VN" w:eastAsia="vi-VN"/>
              </w:rPr>
            </w:pPr>
            <w:del w:id="15620" w:author="Phuong Truong Thi" w:date="2024-10-08T18:12:00Z">
              <w:r w:rsidRPr="0052167B" w:rsidDel="007E0F89">
                <w:rPr>
                  <w:rFonts w:ascii="Times New Roman" w:hAnsi="Times New Roman"/>
                  <w:color w:val="000000"/>
                  <w:sz w:val="24"/>
                  <w:szCs w:val="24"/>
                </w:rPr>
                <w:delText>Ngày sinh</w:delText>
              </w:r>
            </w:del>
          </w:p>
        </w:tc>
        <w:tc>
          <w:tcPr>
            <w:tcW w:w="2230" w:type="dxa"/>
            <w:vAlign w:val="center"/>
            <w:tcPrChange w:id="15621" w:author="thu nga" w:date="2024-10-01T10:51:00Z">
              <w:tcPr>
                <w:tcW w:w="2230" w:type="dxa"/>
                <w:vAlign w:val="center"/>
              </w:tcPr>
            </w:tcPrChange>
          </w:tcPr>
          <w:p w14:paraId="41B63843" w14:textId="071185BA" w:rsidR="007B7F57" w:rsidRPr="0052167B" w:rsidDel="007E0F89" w:rsidRDefault="007B7F57" w:rsidP="007B7F57">
            <w:pPr>
              <w:spacing w:before="0" w:line="240" w:lineRule="auto"/>
              <w:contextualSpacing w:val="0"/>
              <w:rPr>
                <w:del w:id="15622" w:author="Phuong Truong Thi" w:date="2024-10-08T18:12:00Z"/>
                <w:rFonts w:ascii="Times New Roman" w:eastAsia="Times New Roman" w:hAnsi="Times New Roman"/>
                <w:color w:val="000000"/>
                <w:sz w:val="24"/>
                <w:szCs w:val="24"/>
                <w:lang w:eastAsia="vi-VN"/>
              </w:rPr>
            </w:pPr>
            <w:del w:id="15623" w:author="Phuong Truong Thi" w:date="2024-10-08T18:12:00Z">
              <w:r w:rsidRPr="0052167B" w:rsidDel="007E0F89">
                <w:rPr>
                  <w:rFonts w:ascii="Times New Roman" w:hAnsi="Times New Roman"/>
                  <w:color w:val="000000"/>
                  <w:sz w:val="24"/>
                  <w:szCs w:val="24"/>
                </w:rPr>
                <w:delText xml:space="preserve">Ngày sinh khách hàng </w:delText>
              </w:r>
            </w:del>
          </w:p>
        </w:tc>
        <w:tc>
          <w:tcPr>
            <w:tcW w:w="963" w:type="dxa"/>
            <w:tcPrChange w:id="15624" w:author="thu nga" w:date="2024-10-01T10:51:00Z">
              <w:tcPr>
                <w:tcW w:w="963" w:type="dxa"/>
              </w:tcPr>
            </w:tcPrChange>
          </w:tcPr>
          <w:p w14:paraId="33F4D8E1" w14:textId="388FEF81" w:rsidR="007B7F57" w:rsidRPr="0052167B" w:rsidDel="007E0F89" w:rsidRDefault="007B7F57" w:rsidP="007B7F57">
            <w:pPr>
              <w:spacing w:before="0" w:line="240" w:lineRule="auto"/>
              <w:contextualSpacing w:val="0"/>
              <w:rPr>
                <w:del w:id="15625" w:author="Phuong Truong Thi" w:date="2024-10-08T18:12:00Z"/>
                <w:rFonts w:ascii="Times New Roman" w:eastAsia="Times New Roman" w:hAnsi="Times New Roman"/>
                <w:color w:val="000000"/>
                <w:sz w:val="24"/>
                <w:szCs w:val="24"/>
                <w:lang w:eastAsia="vi-VN"/>
              </w:rPr>
            </w:pPr>
            <w:ins w:id="15626" w:author="thu nga" w:date="2024-09-30T15:26:00Z">
              <w:del w:id="15627" w:author="Phuong Truong Thi" w:date="2024-10-08T18:12:00Z">
                <w:r w:rsidRPr="00A92CB1" w:rsidDel="007E0F89">
                  <w:rPr>
                    <w:rFonts w:ascii="Times New Roman" w:hAnsi="Times New Roman"/>
                    <w:color w:val="000000"/>
                    <w:sz w:val="24"/>
                    <w:szCs w:val="24"/>
                    <w:lang w:val="vi-VN"/>
                  </w:rPr>
                  <w:delText>EZ/T24</w:delText>
                </w:r>
              </w:del>
            </w:ins>
          </w:p>
        </w:tc>
        <w:tc>
          <w:tcPr>
            <w:tcW w:w="1166" w:type="dxa"/>
            <w:tcPrChange w:id="15628" w:author="thu nga" w:date="2024-10-01T10:51:00Z">
              <w:tcPr>
                <w:tcW w:w="1896" w:type="dxa"/>
                <w:gridSpan w:val="2"/>
              </w:tcPr>
            </w:tcPrChange>
          </w:tcPr>
          <w:p w14:paraId="02B8FEA2" w14:textId="3625B5F9" w:rsidR="007B7F57" w:rsidRPr="0052167B" w:rsidDel="007E0F89" w:rsidRDefault="007B7F57" w:rsidP="007B7F57">
            <w:pPr>
              <w:spacing w:before="0" w:line="240" w:lineRule="auto"/>
              <w:contextualSpacing w:val="0"/>
              <w:rPr>
                <w:del w:id="15629" w:author="Phuong Truong Thi" w:date="2024-10-08T18:12:00Z"/>
                <w:rFonts w:ascii="Times New Roman" w:eastAsia="Times New Roman" w:hAnsi="Times New Roman"/>
                <w:color w:val="000000"/>
                <w:sz w:val="24"/>
                <w:szCs w:val="24"/>
                <w:lang w:eastAsia="vi-VN"/>
              </w:rPr>
            </w:pPr>
            <w:del w:id="15630" w:author="Phuong Truong Thi" w:date="2024-10-08T18:12:00Z">
              <w:r w:rsidRPr="0052167B" w:rsidDel="007E0F89">
                <w:rPr>
                  <w:rFonts w:ascii="Times New Roman" w:eastAsia="Times New Roman" w:hAnsi="Times New Roman"/>
                  <w:color w:val="000000"/>
                  <w:sz w:val="24"/>
                  <w:szCs w:val="24"/>
                  <w:lang w:eastAsia="vi-VN"/>
                </w:rPr>
                <w:delText>Date</w:delText>
              </w:r>
            </w:del>
          </w:p>
        </w:tc>
        <w:tc>
          <w:tcPr>
            <w:tcW w:w="1134" w:type="dxa"/>
            <w:shd w:val="clear" w:color="auto" w:fill="auto"/>
            <w:noWrap/>
            <w:vAlign w:val="center"/>
            <w:tcPrChange w:id="15631" w:author="thu nga" w:date="2024-10-01T10:51:00Z">
              <w:tcPr>
                <w:tcW w:w="1910" w:type="dxa"/>
                <w:gridSpan w:val="3"/>
                <w:shd w:val="clear" w:color="auto" w:fill="auto"/>
                <w:noWrap/>
                <w:vAlign w:val="center"/>
              </w:tcPr>
            </w:tcPrChange>
          </w:tcPr>
          <w:p w14:paraId="0E0D383D" w14:textId="5FC2F004" w:rsidR="007B7F57" w:rsidRPr="0052167B" w:rsidDel="007E0F89" w:rsidRDefault="007B7F57" w:rsidP="007B7F57">
            <w:pPr>
              <w:spacing w:before="0" w:line="240" w:lineRule="auto"/>
              <w:contextualSpacing w:val="0"/>
              <w:rPr>
                <w:del w:id="15632" w:author="Phuong Truong Thi" w:date="2024-10-08T18:12:00Z"/>
                <w:rFonts w:ascii="Times New Roman" w:eastAsia="Times New Roman" w:hAnsi="Times New Roman"/>
                <w:color w:val="000000"/>
                <w:sz w:val="24"/>
                <w:szCs w:val="24"/>
                <w:lang w:val="vi-VN" w:eastAsia="vi-VN"/>
              </w:rPr>
            </w:pPr>
          </w:p>
        </w:tc>
        <w:tc>
          <w:tcPr>
            <w:tcW w:w="1134" w:type="dxa"/>
            <w:tcPrChange w:id="15633" w:author="thu nga" w:date="2024-10-01T10:51:00Z">
              <w:tcPr>
                <w:tcW w:w="737" w:type="dxa"/>
              </w:tcPr>
            </w:tcPrChange>
          </w:tcPr>
          <w:p w14:paraId="43B17DA3" w14:textId="1A9E76A9" w:rsidR="007B7F57" w:rsidRPr="0052167B" w:rsidDel="007E0F89" w:rsidRDefault="007B7F57" w:rsidP="007B7F57">
            <w:pPr>
              <w:spacing w:before="0" w:line="240" w:lineRule="auto"/>
              <w:contextualSpacing w:val="0"/>
              <w:jc w:val="center"/>
              <w:rPr>
                <w:del w:id="15634" w:author="Phuong Truong Thi" w:date="2024-10-08T18:12:00Z"/>
                <w:rFonts w:ascii="Times New Roman" w:eastAsia="Times New Roman" w:hAnsi="Times New Roman"/>
                <w:sz w:val="24"/>
                <w:szCs w:val="24"/>
                <w:lang w:val="vi-VN" w:eastAsia="vi-VN"/>
              </w:rPr>
            </w:pPr>
            <w:del w:id="15635"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66147EE" w14:textId="5946B016" w:rsidTr="00E57F75">
        <w:trPr>
          <w:trHeight w:val="276"/>
          <w:del w:id="15636" w:author="Phuong Truong Thi" w:date="2024-10-08T18:12:00Z"/>
          <w:trPrChange w:id="15637" w:author="thu nga" w:date="2024-10-01T10:51:00Z">
            <w:trPr>
              <w:trHeight w:val="276"/>
            </w:trPr>
          </w:trPrChange>
        </w:trPr>
        <w:tc>
          <w:tcPr>
            <w:tcW w:w="670" w:type="dxa"/>
            <w:shd w:val="clear" w:color="auto" w:fill="auto"/>
            <w:vAlign w:val="center"/>
            <w:tcPrChange w:id="15638" w:author="thu nga" w:date="2024-10-01T10:51:00Z">
              <w:tcPr>
                <w:tcW w:w="670" w:type="dxa"/>
                <w:shd w:val="clear" w:color="auto" w:fill="auto"/>
                <w:vAlign w:val="center"/>
              </w:tcPr>
            </w:tcPrChange>
          </w:tcPr>
          <w:p w14:paraId="751DBFDB" w14:textId="0C36FBFF" w:rsidR="007B7F57" w:rsidRPr="0052167B" w:rsidDel="007E0F89" w:rsidRDefault="007B7F57" w:rsidP="00E25144">
            <w:pPr>
              <w:pStyle w:val="ListParagraph"/>
              <w:numPr>
                <w:ilvl w:val="0"/>
                <w:numId w:val="68"/>
              </w:numPr>
              <w:spacing w:before="0" w:line="240" w:lineRule="auto"/>
              <w:contextualSpacing w:val="0"/>
              <w:jc w:val="left"/>
              <w:rPr>
                <w:del w:id="15639"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640" w:author="thu nga" w:date="2024-10-01T10:51:00Z">
              <w:tcPr>
                <w:tcW w:w="2097" w:type="dxa"/>
                <w:gridSpan w:val="2"/>
                <w:shd w:val="clear" w:color="auto" w:fill="auto"/>
                <w:vAlign w:val="center"/>
                <w:hideMark/>
              </w:tcPr>
            </w:tcPrChange>
          </w:tcPr>
          <w:p w14:paraId="11562721" w14:textId="45F84249" w:rsidR="007B7F57" w:rsidRPr="0052167B" w:rsidDel="007E0F89" w:rsidRDefault="007B7F57" w:rsidP="00E25144">
            <w:pPr>
              <w:spacing w:before="0" w:line="240" w:lineRule="auto"/>
              <w:contextualSpacing w:val="0"/>
              <w:rPr>
                <w:del w:id="15641" w:author="Phuong Truong Thi" w:date="2024-10-08T18:12:00Z"/>
                <w:rFonts w:ascii="Times New Roman" w:eastAsia="Times New Roman" w:hAnsi="Times New Roman"/>
                <w:color w:val="000000"/>
                <w:sz w:val="24"/>
                <w:szCs w:val="24"/>
                <w:lang w:val="vi-VN" w:eastAsia="vi-VN"/>
              </w:rPr>
            </w:pPr>
            <w:del w:id="15642" w:author="Phuong Truong Thi" w:date="2024-10-08T18:12:00Z">
              <w:r w:rsidRPr="00763017" w:rsidDel="007E0F89">
                <w:rPr>
                  <w:rFonts w:ascii="Times New Roman" w:hAnsi="Times New Roman"/>
                  <w:color w:val="000000"/>
                  <w:sz w:val="24"/>
                  <w:szCs w:val="24"/>
                  <w:lang w:val="vi-VN"/>
                  <w:rPrChange w:id="15643" w:author="thu nga" w:date="2024-09-30T13:54:00Z">
                    <w:rPr>
                      <w:rFonts w:ascii="Times New Roman" w:hAnsi="Times New Roman"/>
                      <w:color w:val="000000"/>
                      <w:sz w:val="24"/>
                      <w:szCs w:val="24"/>
                    </w:rPr>
                  </w:rPrChange>
                </w:rPr>
                <w:delText>Ngày tương tác gần nhất</w:delText>
              </w:r>
            </w:del>
          </w:p>
        </w:tc>
        <w:tc>
          <w:tcPr>
            <w:tcW w:w="2230" w:type="dxa"/>
            <w:vAlign w:val="center"/>
            <w:tcPrChange w:id="15644" w:author="thu nga" w:date="2024-10-01T10:51:00Z">
              <w:tcPr>
                <w:tcW w:w="2230" w:type="dxa"/>
                <w:vAlign w:val="center"/>
              </w:tcPr>
            </w:tcPrChange>
          </w:tcPr>
          <w:p w14:paraId="3CA1452C" w14:textId="04022278" w:rsidR="007B7F57" w:rsidRPr="00763017" w:rsidDel="007E0F89" w:rsidRDefault="007B7F57" w:rsidP="00E25144">
            <w:pPr>
              <w:spacing w:before="0" w:line="240" w:lineRule="auto"/>
              <w:contextualSpacing w:val="0"/>
              <w:rPr>
                <w:del w:id="15645" w:author="Phuong Truong Thi" w:date="2024-10-08T18:12:00Z"/>
                <w:rFonts w:ascii="Times New Roman" w:eastAsia="Times New Roman" w:hAnsi="Times New Roman"/>
                <w:color w:val="000000"/>
                <w:sz w:val="24"/>
                <w:szCs w:val="24"/>
                <w:lang w:val="vi-VN" w:eastAsia="vi-VN"/>
                <w:rPrChange w:id="15646" w:author="thu nga" w:date="2024-09-30T13:54:00Z">
                  <w:rPr>
                    <w:del w:id="15647" w:author="Phuong Truong Thi" w:date="2024-10-08T18:12:00Z"/>
                    <w:rFonts w:ascii="Times New Roman" w:eastAsia="Times New Roman" w:hAnsi="Times New Roman"/>
                    <w:color w:val="000000"/>
                    <w:sz w:val="24"/>
                    <w:szCs w:val="24"/>
                    <w:lang w:eastAsia="vi-VN"/>
                  </w:rPr>
                </w:rPrChange>
              </w:rPr>
            </w:pPr>
            <w:del w:id="15648" w:author="Phuong Truong Thi" w:date="2024-10-08T18:12:00Z">
              <w:r w:rsidRPr="00763017" w:rsidDel="007E0F89">
                <w:rPr>
                  <w:rFonts w:ascii="Times New Roman" w:hAnsi="Times New Roman"/>
                  <w:color w:val="000000"/>
                  <w:sz w:val="24"/>
                  <w:szCs w:val="24"/>
                  <w:lang w:val="vi-VN"/>
                  <w:rPrChange w:id="15649" w:author="thu nga" w:date="2024-09-30T13:54:00Z">
                    <w:rPr>
                      <w:rFonts w:ascii="Times New Roman" w:hAnsi="Times New Roman"/>
                      <w:color w:val="000000"/>
                      <w:sz w:val="24"/>
                      <w:szCs w:val="24"/>
                    </w:rPr>
                  </w:rPrChange>
                </w:rPr>
                <w:delText>Thời gian tương tác công gần nhất của VPB với khách hàng: Last activity/event</w:delText>
              </w:r>
            </w:del>
          </w:p>
        </w:tc>
        <w:tc>
          <w:tcPr>
            <w:tcW w:w="963" w:type="dxa"/>
            <w:tcPrChange w:id="15650" w:author="thu nga" w:date="2024-10-01T10:51:00Z">
              <w:tcPr>
                <w:tcW w:w="963" w:type="dxa"/>
              </w:tcPr>
            </w:tcPrChange>
          </w:tcPr>
          <w:p w14:paraId="1B0FC707" w14:textId="1C402ED5" w:rsidR="007B7F57" w:rsidRPr="007B7F57" w:rsidDel="007E0F89" w:rsidRDefault="007B7F57" w:rsidP="00E25144">
            <w:pPr>
              <w:spacing w:before="0" w:line="240" w:lineRule="auto"/>
              <w:contextualSpacing w:val="0"/>
              <w:rPr>
                <w:del w:id="15651" w:author="Phuong Truong Thi" w:date="2024-10-08T18:12:00Z"/>
                <w:rFonts w:ascii="Times New Roman" w:eastAsia="Times New Roman" w:hAnsi="Times New Roman"/>
                <w:color w:val="000000"/>
                <w:sz w:val="24"/>
                <w:szCs w:val="24"/>
                <w:lang w:val="vi-VN" w:eastAsia="vi-VN"/>
                <w:rPrChange w:id="15652" w:author="thu nga" w:date="2024-09-30T15:26:00Z">
                  <w:rPr>
                    <w:del w:id="15653" w:author="Phuong Truong Thi" w:date="2024-10-08T18:12:00Z"/>
                    <w:rFonts w:ascii="Times New Roman" w:eastAsia="Times New Roman" w:hAnsi="Times New Roman"/>
                    <w:color w:val="000000"/>
                    <w:sz w:val="24"/>
                    <w:szCs w:val="24"/>
                    <w:lang w:eastAsia="vi-VN"/>
                  </w:rPr>
                </w:rPrChange>
              </w:rPr>
            </w:pPr>
            <w:ins w:id="15654" w:author="thu nga" w:date="2024-09-30T15:26:00Z">
              <w:del w:id="15655" w:author="Phuong Truong Thi" w:date="2024-10-08T18:12:00Z">
                <w:r w:rsidDel="007E0F89">
                  <w:rPr>
                    <w:rFonts w:ascii="Times New Roman" w:eastAsia="Times New Roman" w:hAnsi="Times New Roman"/>
                    <w:color w:val="000000"/>
                    <w:sz w:val="24"/>
                    <w:szCs w:val="24"/>
                    <w:lang w:val="vi-VN" w:eastAsia="vi-VN"/>
                  </w:rPr>
                  <w:delText>CRM</w:delText>
                </w:r>
              </w:del>
            </w:ins>
          </w:p>
        </w:tc>
        <w:tc>
          <w:tcPr>
            <w:tcW w:w="1166" w:type="dxa"/>
            <w:tcPrChange w:id="15656" w:author="thu nga" w:date="2024-10-01T10:51:00Z">
              <w:tcPr>
                <w:tcW w:w="1896" w:type="dxa"/>
                <w:gridSpan w:val="2"/>
              </w:tcPr>
            </w:tcPrChange>
          </w:tcPr>
          <w:p w14:paraId="3127C620" w14:textId="7C9E6250" w:rsidR="007B7F57" w:rsidRPr="0052167B" w:rsidDel="007E0F89" w:rsidRDefault="007B7F57" w:rsidP="00E25144">
            <w:pPr>
              <w:spacing w:before="0" w:line="240" w:lineRule="auto"/>
              <w:contextualSpacing w:val="0"/>
              <w:rPr>
                <w:del w:id="15657" w:author="Phuong Truong Thi" w:date="2024-10-08T18:12:00Z"/>
                <w:rFonts w:ascii="Times New Roman" w:eastAsia="Times New Roman" w:hAnsi="Times New Roman"/>
                <w:color w:val="000000"/>
                <w:sz w:val="24"/>
                <w:szCs w:val="24"/>
                <w:lang w:eastAsia="vi-VN"/>
              </w:rPr>
            </w:pPr>
            <w:del w:id="15658" w:author="Phuong Truong Thi" w:date="2024-10-08T18:12:00Z">
              <w:r w:rsidRPr="0052167B" w:rsidDel="007E0F89">
                <w:rPr>
                  <w:rFonts w:ascii="Times New Roman" w:eastAsia="Times New Roman" w:hAnsi="Times New Roman"/>
                  <w:color w:val="000000"/>
                  <w:sz w:val="24"/>
                  <w:szCs w:val="24"/>
                  <w:lang w:eastAsia="vi-VN"/>
                </w:rPr>
                <w:delText>Date</w:delText>
              </w:r>
            </w:del>
          </w:p>
        </w:tc>
        <w:tc>
          <w:tcPr>
            <w:tcW w:w="1134" w:type="dxa"/>
            <w:shd w:val="clear" w:color="auto" w:fill="auto"/>
            <w:noWrap/>
            <w:vAlign w:val="center"/>
            <w:tcPrChange w:id="15659" w:author="thu nga" w:date="2024-10-01T10:51:00Z">
              <w:tcPr>
                <w:tcW w:w="1910" w:type="dxa"/>
                <w:gridSpan w:val="3"/>
                <w:shd w:val="clear" w:color="auto" w:fill="auto"/>
                <w:noWrap/>
                <w:vAlign w:val="center"/>
              </w:tcPr>
            </w:tcPrChange>
          </w:tcPr>
          <w:p w14:paraId="5DE888BF" w14:textId="632E93AB" w:rsidR="007B7F57" w:rsidRPr="0052167B" w:rsidDel="007E0F89" w:rsidRDefault="007B7F57" w:rsidP="00E25144">
            <w:pPr>
              <w:spacing w:before="0" w:line="240" w:lineRule="auto"/>
              <w:contextualSpacing w:val="0"/>
              <w:rPr>
                <w:del w:id="15660" w:author="Phuong Truong Thi" w:date="2024-10-08T18:12:00Z"/>
                <w:rFonts w:ascii="Times New Roman" w:eastAsia="Times New Roman" w:hAnsi="Times New Roman"/>
                <w:color w:val="000000"/>
                <w:sz w:val="24"/>
                <w:szCs w:val="24"/>
                <w:lang w:val="vi-VN" w:eastAsia="vi-VN"/>
              </w:rPr>
            </w:pPr>
          </w:p>
        </w:tc>
        <w:tc>
          <w:tcPr>
            <w:tcW w:w="1134" w:type="dxa"/>
            <w:tcPrChange w:id="15661" w:author="thu nga" w:date="2024-10-01T10:51:00Z">
              <w:tcPr>
                <w:tcW w:w="737" w:type="dxa"/>
              </w:tcPr>
            </w:tcPrChange>
          </w:tcPr>
          <w:p w14:paraId="05C309F2" w14:textId="1DA18A63" w:rsidR="007B7F57" w:rsidRPr="0052167B" w:rsidDel="007E0F89" w:rsidRDefault="007B7F57" w:rsidP="00E25144">
            <w:pPr>
              <w:spacing w:before="0" w:line="240" w:lineRule="auto"/>
              <w:contextualSpacing w:val="0"/>
              <w:jc w:val="center"/>
              <w:rPr>
                <w:del w:id="15662" w:author="Phuong Truong Thi" w:date="2024-10-08T18:12:00Z"/>
                <w:rFonts w:ascii="Times New Roman" w:eastAsia="Times New Roman" w:hAnsi="Times New Roman"/>
                <w:sz w:val="24"/>
                <w:szCs w:val="24"/>
                <w:lang w:eastAsia="vi-VN"/>
              </w:rPr>
            </w:pPr>
            <w:del w:id="15663"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1ABA7E8E" w14:textId="4B94E5FB" w:rsidTr="00E57F75">
        <w:trPr>
          <w:trHeight w:val="276"/>
          <w:del w:id="15664" w:author="Phuong Truong Thi" w:date="2024-10-08T18:12:00Z"/>
          <w:trPrChange w:id="15665" w:author="thu nga" w:date="2024-10-01T10:51:00Z">
            <w:trPr>
              <w:trHeight w:val="276"/>
            </w:trPr>
          </w:trPrChange>
        </w:trPr>
        <w:tc>
          <w:tcPr>
            <w:tcW w:w="1332" w:type="dxa"/>
            <w:gridSpan w:val="2"/>
            <w:tcPrChange w:id="15666" w:author="thu nga" w:date="2024-10-01T10:51:00Z">
              <w:tcPr>
                <w:tcW w:w="1332" w:type="dxa"/>
                <w:gridSpan w:val="2"/>
              </w:tcPr>
            </w:tcPrChange>
          </w:tcPr>
          <w:p w14:paraId="58A3C76F" w14:textId="07DE17B5" w:rsidR="007B7F57" w:rsidRPr="0052167B" w:rsidDel="007E0F89" w:rsidRDefault="007B7F57">
            <w:pPr>
              <w:spacing w:before="0" w:line="240" w:lineRule="auto"/>
              <w:contextualSpacing w:val="0"/>
              <w:jc w:val="left"/>
              <w:rPr>
                <w:del w:id="15667" w:author="Phuong Truong Thi" w:date="2024-10-08T18:12:00Z"/>
                <w:rFonts w:ascii="Times New Roman" w:eastAsia="Times New Roman" w:hAnsi="Times New Roman"/>
                <w:sz w:val="24"/>
                <w:szCs w:val="24"/>
                <w:lang w:eastAsia="vi-VN"/>
              </w:rPr>
            </w:pPr>
          </w:p>
        </w:tc>
        <w:tc>
          <w:tcPr>
            <w:tcW w:w="8062" w:type="dxa"/>
            <w:gridSpan w:val="6"/>
            <w:tcPrChange w:id="15668" w:author="thu nga" w:date="2024-10-01T10:51:00Z">
              <w:tcPr>
                <w:tcW w:w="9171" w:type="dxa"/>
                <w:gridSpan w:val="9"/>
              </w:tcPr>
            </w:tcPrChange>
          </w:tcPr>
          <w:p w14:paraId="2B618064" w14:textId="311D4961" w:rsidR="007B7F57" w:rsidRPr="0052167B" w:rsidDel="007E0F89" w:rsidRDefault="007B7F57">
            <w:pPr>
              <w:spacing w:before="0" w:line="240" w:lineRule="auto"/>
              <w:contextualSpacing w:val="0"/>
              <w:jc w:val="left"/>
              <w:rPr>
                <w:del w:id="15669" w:author="Phuong Truong Thi" w:date="2024-10-08T18:12:00Z"/>
                <w:rFonts w:ascii="Times New Roman" w:eastAsia="Times New Roman" w:hAnsi="Times New Roman"/>
                <w:sz w:val="24"/>
                <w:szCs w:val="24"/>
                <w:lang w:eastAsia="vi-VN"/>
              </w:rPr>
            </w:pPr>
            <w:del w:id="15670" w:author="Phuong Truong Thi" w:date="2024-10-08T18:12:00Z">
              <w:r w:rsidRPr="0052167B" w:rsidDel="007E0F89">
                <w:rPr>
                  <w:rFonts w:ascii="Times New Roman" w:eastAsia="Times New Roman" w:hAnsi="Times New Roman"/>
                  <w:sz w:val="24"/>
                  <w:szCs w:val="24"/>
                  <w:lang w:eastAsia="vi-VN"/>
                </w:rPr>
                <w:delText>Thông tin liên hệ</w:delText>
              </w:r>
            </w:del>
          </w:p>
        </w:tc>
      </w:tr>
      <w:tr w:rsidR="007B7F57" w:rsidRPr="0052167B" w:rsidDel="007E0F89" w14:paraId="694FA19B" w14:textId="6211DC03" w:rsidTr="00E57F75">
        <w:trPr>
          <w:trHeight w:val="276"/>
          <w:del w:id="15671" w:author="Phuong Truong Thi" w:date="2024-10-08T18:12:00Z"/>
          <w:trPrChange w:id="15672" w:author="thu nga" w:date="2024-10-01T10:51:00Z">
            <w:trPr>
              <w:trHeight w:val="276"/>
            </w:trPr>
          </w:trPrChange>
        </w:trPr>
        <w:tc>
          <w:tcPr>
            <w:tcW w:w="670" w:type="dxa"/>
            <w:shd w:val="clear" w:color="auto" w:fill="auto"/>
            <w:vAlign w:val="center"/>
            <w:tcPrChange w:id="15673" w:author="thu nga" w:date="2024-10-01T10:51:00Z">
              <w:tcPr>
                <w:tcW w:w="670" w:type="dxa"/>
                <w:shd w:val="clear" w:color="auto" w:fill="auto"/>
                <w:vAlign w:val="center"/>
              </w:tcPr>
            </w:tcPrChange>
          </w:tcPr>
          <w:p w14:paraId="7F95C8DA" w14:textId="2A479C8F" w:rsidR="007B7F57" w:rsidRPr="0052167B" w:rsidDel="007E0F89" w:rsidRDefault="007B7F57" w:rsidP="007B7F57">
            <w:pPr>
              <w:pStyle w:val="ListParagraph"/>
              <w:numPr>
                <w:ilvl w:val="0"/>
                <w:numId w:val="68"/>
              </w:numPr>
              <w:spacing w:before="0" w:line="240" w:lineRule="auto"/>
              <w:contextualSpacing w:val="0"/>
              <w:jc w:val="left"/>
              <w:rPr>
                <w:del w:id="15674"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675" w:author="thu nga" w:date="2024-10-01T10:51:00Z">
              <w:tcPr>
                <w:tcW w:w="2097" w:type="dxa"/>
                <w:gridSpan w:val="2"/>
                <w:shd w:val="clear" w:color="auto" w:fill="auto"/>
                <w:vAlign w:val="center"/>
                <w:hideMark/>
              </w:tcPr>
            </w:tcPrChange>
          </w:tcPr>
          <w:p w14:paraId="30474709" w14:textId="0B59685C" w:rsidR="007B7F57" w:rsidRPr="0052167B" w:rsidDel="007E0F89" w:rsidRDefault="007B7F57" w:rsidP="007B7F57">
            <w:pPr>
              <w:spacing w:before="0" w:line="240" w:lineRule="auto"/>
              <w:contextualSpacing w:val="0"/>
              <w:rPr>
                <w:del w:id="15676" w:author="Phuong Truong Thi" w:date="2024-10-08T18:12:00Z"/>
                <w:rFonts w:ascii="Times New Roman" w:eastAsia="Times New Roman" w:hAnsi="Times New Roman"/>
                <w:color w:val="000000"/>
                <w:sz w:val="24"/>
                <w:szCs w:val="24"/>
                <w:lang w:val="vi-VN" w:eastAsia="vi-VN"/>
              </w:rPr>
            </w:pPr>
            <w:del w:id="15677" w:author="Phuong Truong Thi" w:date="2024-10-08T18:12:00Z">
              <w:r w:rsidRPr="0052167B" w:rsidDel="007E0F89">
                <w:rPr>
                  <w:rFonts w:ascii="Times New Roman" w:hAnsi="Times New Roman"/>
                  <w:color w:val="000000"/>
                  <w:sz w:val="24"/>
                  <w:szCs w:val="24"/>
                </w:rPr>
                <w:delText>Số điện thoại</w:delText>
              </w:r>
            </w:del>
          </w:p>
        </w:tc>
        <w:tc>
          <w:tcPr>
            <w:tcW w:w="2230" w:type="dxa"/>
            <w:vAlign w:val="center"/>
            <w:tcPrChange w:id="15678" w:author="thu nga" w:date="2024-10-01T10:51:00Z">
              <w:tcPr>
                <w:tcW w:w="2230" w:type="dxa"/>
                <w:vAlign w:val="center"/>
              </w:tcPr>
            </w:tcPrChange>
          </w:tcPr>
          <w:p w14:paraId="033A25E9" w14:textId="12ED83FC" w:rsidR="007B7F57" w:rsidRPr="00763017" w:rsidDel="007E0F89" w:rsidRDefault="007B7F57" w:rsidP="007B7F57">
            <w:pPr>
              <w:spacing w:before="0" w:line="240" w:lineRule="auto"/>
              <w:contextualSpacing w:val="0"/>
              <w:rPr>
                <w:del w:id="15679" w:author="Phuong Truong Thi" w:date="2024-10-08T18:12:00Z"/>
                <w:rFonts w:ascii="Times New Roman" w:eastAsia="Times New Roman" w:hAnsi="Times New Roman"/>
                <w:color w:val="000000"/>
                <w:sz w:val="24"/>
                <w:szCs w:val="24"/>
                <w:lang w:val="vi-VN" w:eastAsia="vi-VN"/>
                <w:rPrChange w:id="15680" w:author="thu nga" w:date="2024-09-30T13:54:00Z">
                  <w:rPr>
                    <w:del w:id="15681" w:author="Phuong Truong Thi" w:date="2024-10-08T18:12:00Z"/>
                    <w:rFonts w:ascii="Times New Roman" w:eastAsia="Times New Roman" w:hAnsi="Times New Roman"/>
                    <w:color w:val="000000"/>
                    <w:sz w:val="24"/>
                    <w:szCs w:val="24"/>
                    <w:lang w:eastAsia="vi-VN"/>
                  </w:rPr>
                </w:rPrChange>
              </w:rPr>
            </w:pPr>
            <w:del w:id="15682" w:author="Phuong Truong Thi" w:date="2024-10-08T18:12:00Z">
              <w:r w:rsidRPr="00763017" w:rsidDel="007E0F89">
                <w:rPr>
                  <w:rFonts w:ascii="Times New Roman" w:hAnsi="Times New Roman"/>
                  <w:color w:val="000000"/>
                  <w:sz w:val="24"/>
                  <w:szCs w:val="24"/>
                  <w:lang w:val="vi-VN"/>
                  <w:rPrChange w:id="15683" w:author="thu nga" w:date="2024-09-30T13:54:00Z">
                    <w:rPr>
                      <w:rFonts w:ascii="Times New Roman" w:hAnsi="Times New Roman"/>
                      <w:color w:val="000000"/>
                      <w:sz w:val="24"/>
                      <w:szCs w:val="24"/>
                    </w:rPr>
                  </w:rPrChange>
                </w:rPr>
                <w:delText>Số điện thoại quản lý khách hàng</w:delText>
              </w:r>
            </w:del>
          </w:p>
        </w:tc>
        <w:tc>
          <w:tcPr>
            <w:tcW w:w="963" w:type="dxa"/>
            <w:tcPrChange w:id="15684" w:author="thu nga" w:date="2024-10-01T10:51:00Z">
              <w:tcPr>
                <w:tcW w:w="963" w:type="dxa"/>
              </w:tcPr>
            </w:tcPrChange>
          </w:tcPr>
          <w:p w14:paraId="536548E4" w14:textId="6E7EDF7E" w:rsidR="007B7F57" w:rsidDel="007E0F89" w:rsidRDefault="007B7F57" w:rsidP="007B7F57">
            <w:pPr>
              <w:spacing w:before="0" w:line="240" w:lineRule="auto"/>
              <w:contextualSpacing w:val="0"/>
              <w:rPr>
                <w:del w:id="15685" w:author="Phuong Truong Thi" w:date="2024-10-08T18:12:00Z"/>
                <w:rFonts w:ascii="Times New Roman" w:eastAsia="Times New Roman" w:hAnsi="Times New Roman"/>
                <w:color w:val="000000"/>
                <w:sz w:val="24"/>
                <w:szCs w:val="24"/>
                <w:lang w:eastAsia="vi-VN"/>
              </w:rPr>
            </w:pPr>
            <w:ins w:id="15686" w:author="thu nga" w:date="2024-09-30T15:26:00Z">
              <w:del w:id="15687" w:author="Phuong Truong Thi" w:date="2024-10-08T18:12:00Z">
                <w:r w:rsidRPr="00BC0606" w:rsidDel="007E0F89">
                  <w:rPr>
                    <w:rFonts w:ascii="Times New Roman" w:hAnsi="Times New Roman"/>
                    <w:color w:val="000000"/>
                    <w:sz w:val="24"/>
                    <w:szCs w:val="24"/>
                    <w:lang w:val="vi-VN"/>
                  </w:rPr>
                  <w:delText>EZ/T24</w:delText>
                </w:r>
              </w:del>
            </w:ins>
          </w:p>
        </w:tc>
        <w:tc>
          <w:tcPr>
            <w:tcW w:w="1166" w:type="dxa"/>
            <w:tcPrChange w:id="15688" w:author="thu nga" w:date="2024-10-01T10:51:00Z">
              <w:tcPr>
                <w:tcW w:w="1896" w:type="dxa"/>
                <w:gridSpan w:val="2"/>
              </w:tcPr>
            </w:tcPrChange>
          </w:tcPr>
          <w:p w14:paraId="397CF737" w14:textId="7ECBF839" w:rsidR="007B7F57" w:rsidRPr="0052167B" w:rsidDel="007E0F89" w:rsidRDefault="007B7F57" w:rsidP="007B7F57">
            <w:pPr>
              <w:spacing w:before="0" w:line="240" w:lineRule="auto"/>
              <w:contextualSpacing w:val="0"/>
              <w:rPr>
                <w:del w:id="15689" w:author="Phuong Truong Thi" w:date="2024-10-08T18:12:00Z"/>
                <w:rFonts w:ascii="Times New Roman" w:eastAsia="Times New Roman" w:hAnsi="Times New Roman"/>
                <w:color w:val="000000"/>
                <w:sz w:val="24"/>
                <w:szCs w:val="24"/>
                <w:lang w:eastAsia="vi-VN"/>
              </w:rPr>
            </w:pPr>
            <w:del w:id="15690" w:author="Phuong Truong Thi" w:date="2024-10-08T18:12:00Z">
              <w:r w:rsidDel="007E0F89">
                <w:rPr>
                  <w:rFonts w:ascii="Times New Roman" w:eastAsia="Times New Roman" w:hAnsi="Times New Roman"/>
                  <w:color w:val="000000"/>
                  <w:sz w:val="24"/>
                  <w:szCs w:val="24"/>
                  <w:lang w:eastAsia="vi-VN"/>
                </w:rPr>
                <w:delText>Phone</w:delText>
              </w:r>
            </w:del>
          </w:p>
        </w:tc>
        <w:tc>
          <w:tcPr>
            <w:tcW w:w="1134" w:type="dxa"/>
            <w:shd w:val="clear" w:color="auto" w:fill="auto"/>
            <w:noWrap/>
            <w:vAlign w:val="center"/>
            <w:tcPrChange w:id="15691" w:author="thu nga" w:date="2024-10-01T10:51:00Z">
              <w:tcPr>
                <w:tcW w:w="1910" w:type="dxa"/>
                <w:gridSpan w:val="3"/>
                <w:shd w:val="clear" w:color="auto" w:fill="auto"/>
                <w:noWrap/>
                <w:vAlign w:val="center"/>
              </w:tcPr>
            </w:tcPrChange>
          </w:tcPr>
          <w:p w14:paraId="0A24D5BF" w14:textId="71FE8D8D" w:rsidR="007B7F57" w:rsidRPr="0052167B" w:rsidDel="007E0F89" w:rsidRDefault="007B7F57" w:rsidP="007B7F57">
            <w:pPr>
              <w:spacing w:before="0" w:line="240" w:lineRule="auto"/>
              <w:contextualSpacing w:val="0"/>
              <w:rPr>
                <w:del w:id="15692" w:author="Phuong Truong Thi" w:date="2024-10-08T18:12:00Z"/>
                <w:rFonts w:ascii="Times New Roman" w:eastAsia="Times New Roman" w:hAnsi="Times New Roman"/>
                <w:color w:val="000000"/>
                <w:sz w:val="24"/>
                <w:szCs w:val="24"/>
                <w:lang w:val="vi-VN" w:eastAsia="vi-VN"/>
              </w:rPr>
            </w:pPr>
          </w:p>
        </w:tc>
        <w:tc>
          <w:tcPr>
            <w:tcW w:w="1134" w:type="dxa"/>
            <w:tcPrChange w:id="15693" w:author="thu nga" w:date="2024-10-01T10:51:00Z">
              <w:tcPr>
                <w:tcW w:w="737" w:type="dxa"/>
              </w:tcPr>
            </w:tcPrChange>
          </w:tcPr>
          <w:p w14:paraId="2DCB3F7E" w14:textId="298157CB" w:rsidR="007B7F57" w:rsidRPr="0052167B" w:rsidDel="007E0F89" w:rsidRDefault="007B7F57" w:rsidP="007B7F57">
            <w:pPr>
              <w:spacing w:before="0" w:line="240" w:lineRule="auto"/>
              <w:contextualSpacing w:val="0"/>
              <w:jc w:val="center"/>
              <w:rPr>
                <w:del w:id="15694" w:author="Phuong Truong Thi" w:date="2024-10-08T18:12:00Z"/>
                <w:rFonts w:ascii="Times New Roman" w:eastAsia="Times New Roman" w:hAnsi="Times New Roman"/>
                <w:sz w:val="24"/>
                <w:szCs w:val="24"/>
                <w:lang w:eastAsia="vi-VN"/>
              </w:rPr>
            </w:pPr>
            <w:del w:id="15695"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3D5DA836" w14:textId="276D0E46" w:rsidTr="00E57F75">
        <w:trPr>
          <w:trHeight w:val="276"/>
          <w:del w:id="15696" w:author="Phuong Truong Thi" w:date="2024-10-08T18:12:00Z"/>
          <w:trPrChange w:id="15697" w:author="thu nga" w:date="2024-10-01T10:51:00Z">
            <w:trPr>
              <w:trHeight w:val="276"/>
            </w:trPr>
          </w:trPrChange>
        </w:trPr>
        <w:tc>
          <w:tcPr>
            <w:tcW w:w="670" w:type="dxa"/>
            <w:shd w:val="clear" w:color="auto" w:fill="auto"/>
            <w:vAlign w:val="center"/>
            <w:tcPrChange w:id="15698" w:author="thu nga" w:date="2024-10-01T10:51:00Z">
              <w:tcPr>
                <w:tcW w:w="670" w:type="dxa"/>
                <w:shd w:val="clear" w:color="auto" w:fill="auto"/>
                <w:vAlign w:val="center"/>
              </w:tcPr>
            </w:tcPrChange>
          </w:tcPr>
          <w:p w14:paraId="2EF7B989" w14:textId="6232540D" w:rsidR="007B7F57" w:rsidRPr="0052167B" w:rsidDel="007E0F89" w:rsidRDefault="007B7F57" w:rsidP="007B7F57">
            <w:pPr>
              <w:pStyle w:val="ListParagraph"/>
              <w:numPr>
                <w:ilvl w:val="0"/>
                <w:numId w:val="68"/>
              </w:numPr>
              <w:spacing w:before="0" w:line="240" w:lineRule="auto"/>
              <w:contextualSpacing w:val="0"/>
              <w:jc w:val="left"/>
              <w:rPr>
                <w:del w:id="15699"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700" w:author="thu nga" w:date="2024-10-01T10:51:00Z">
              <w:tcPr>
                <w:tcW w:w="2097" w:type="dxa"/>
                <w:gridSpan w:val="2"/>
                <w:shd w:val="clear" w:color="auto" w:fill="auto"/>
                <w:vAlign w:val="center"/>
                <w:hideMark/>
              </w:tcPr>
            </w:tcPrChange>
          </w:tcPr>
          <w:p w14:paraId="70958AC4" w14:textId="126EB22A" w:rsidR="007B7F57" w:rsidRPr="0052167B" w:rsidDel="007E0F89" w:rsidRDefault="007B7F57" w:rsidP="007B7F57">
            <w:pPr>
              <w:spacing w:before="0" w:line="240" w:lineRule="auto"/>
              <w:contextualSpacing w:val="0"/>
              <w:rPr>
                <w:del w:id="15701" w:author="Phuong Truong Thi" w:date="2024-10-08T18:12:00Z"/>
                <w:rFonts w:ascii="Times New Roman" w:eastAsia="Times New Roman" w:hAnsi="Times New Roman"/>
                <w:color w:val="000000"/>
                <w:sz w:val="24"/>
                <w:szCs w:val="24"/>
                <w:lang w:val="vi-VN" w:eastAsia="vi-VN"/>
              </w:rPr>
            </w:pPr>
            <w:del w:id="15702" w:author="Phuong Truong Thi" w:date="2024-10-08T18:12:00Z">
              <w:r w:rsidRPr="0052167B" w:rsidDel="007E0F89">
                <w:rPr>
                  <w:rFonts w:ascii="Times New Roman" w:hAnsi="Times New Roman"/>
                  <w:color w:val="000000"/>
                  <w:sz w:val="24"/>
                  <w:szCs w:val="24"/>
                </w:rPr>
                <w:delText>Email</w:delText>
              </w:r>
            </w:del>
          </w:p>
        </w:tc>
        <w:tc>
          <w:tcPr>
            <w:tcW w:w="2230" w:type="dxa"/>
            <w:vAlign w:val="center"/>
            <w:tcPrChange w:id="15703" w:author="thu nga" w:date="2024-10-01T10:51:00Z">
              <w:tcPr>
                <w:tcW w:w="2230" w:type="dxa"/>
                <w:vAlign w:val="center"/>
              </w:tcPr>
            </w:tcPrChange>
          </w:tcPr>
          <w:p w14:paraId="20286EA7" w14:textId="57F9AF66" w:rsidR="007B7F57" w:rsidRPr="00763017" w:rsidDel="007E0F89" w:rsidRDefault="007B7F57" w:rsidP="007B7F57">
            <w:pPr>
              <w:spacing w:before="0" w:line="240" w:lineRule="auto"/>
              <w:contextualSpacing w:val="0"/>
              <w:rPr>
                <w:del w:id="15704" w:author="Phuong Truong Thi" w:date="2024-10-08T18:12:00Z"/>
                <w:rFonts w:ascii="Times New Roman" w:eastAsia="Times New Roman" w:hAnsi="Times New Roman"/>
                <w:color w:val="000000"/>
                <w:sz w:val="24"/>
                <w:szCs w:val="24"/>
                <w:lang w:val="vi-VN" w:eastAsia="vi-VN"/>
                <w:rPrChange w:id="15705" w:author="thu nga" w:date="2024-09-30T13:54:00Z">
                  <w:rPr>
                    <w:del w:id="15706" w:author="Phuong Truong Thi" w:date="2024-10-08T18:12:00Z"/>
                    <w:rFonts w:ascii="Times New Roman" w:eastAsia="Times New Roman" w:hAnsi="Times New Roman"/>
                    <w:color w:val="000000"/>
                    <w:sz w:val="24"/>
                    <w:szCs w:val="24"/>
                    <w:lang w:eastAsia="vi-VN"/>
                  </w:rPr>
                </w:rPrChange>
              </w:rPr>
            </w:pPr>
            <w:del w:id="15707" w:author="Phuong Truong Thi" w:date="2024-10-08T18:12:00Z">
              <w:r w:rsidRPr="00763017" w:rsidDel="007E0F89">
                <w:rPr>
                  <w:rFonts w:ascii="Times New Roman" w:hAnsi="Times New Roman"/>
                  <w:color w:val="000000"/>
                  <w:sz w:val="24"/>
                  <w:szCs w:val="24"/>
                  <w:lang w:val="vi-VN"/>
                  <w:rPrChange w:id="15708" w:author="thu nga" w:date="2024-09-30T13:54:00Z">
                    <w:rPr>
                      <w:rFonts w:ascii="Times New Roman" w:hAnsi="Times New Roman"/>
                      <w:color w:val="000000"/>
                      <w:sz w:val="24"/>
                      <w:szCs w:val="24"/>
                    </w:rPr>
                  </w:rPrChange>
                </w:rPr>
                <w:delText>Email quản lý khách hàng</w:delText>
              </w:r>
            </w:del>
          </w:p>
        </w:tc>
        <w:tc>
          <w:tcPr>
            <w:tcW w:w="963" w:type="dxa"/>
            <w:tcPrChange w:id="15709" w:author="thu nga" w:date="2024-10-01T10:51:00Z">
              <w:tcPr>
                <w:tcW w:w="963" w:type="dxa"/>
              </w:tcPr>
            </w:tcPrChange>
          </w:tcPr>
          <w:p w14:paraId="6FB12015" w14:textId="1FC454EC" w:rsidR="007B7F57" w:rsidRPr="0052167B" w:rsidDel="007E0F89" w:rsidRDefault="007B7F57" w:rsidP="007B7F57">
            <w:pPr>
              <w:spacing w:before="0" w:line="240" w:lineRule="auto"/>
              <w:contextualSpacing w:val="0"/>
              <w:rPr>
                <w:del w:id="15710" w:author="Phuong Truong Thi" w:date="2024-10-08T18:12:00Z"/>
                <w:rFonts w:ascii="Times New Roman" w:eastAsia="Times New Roman" w:hAnsi="Times New Roman"/>
                <w:color w:val="000000"/>
                <w:sz w:val="24"/>
                <w:szCs w:val="24"/>
                <w:lang w:eastAsia="vi-VN"/>
              </w:rPr>
            </w:pPr>
            <w:ins w:id="15711" w:author="thu nga" w:date="2024-09-30T15:26:00Z">
              <w:del w:id="15712" w:author="Phuong Truong Thi" w:date="2024-10-08T18:12:00Z">
                <w:r w:rsidRPr="00BC0606" w:rsidDel="007E0F89">
                  <w:rPr>
                    <w:rFonts w:ascii="Times New Roman" w:hAnsi="Times New Roman"/>
                    <w:color w:val="000000"/>
                    <w:sz w:val="24"/>
                    <w:szCs w:val="24"/>
                    <w:lang w:val="vi-VN"/>
                  </w:rPr>
                  <w:delText>EZ/T24</w:delText>
                </w:r>
              </w:del>
            </w:ins>
          </w:p>
        </w:tc>
        <w:tc>
          <w:tcPr>
            <w:tcW w:w="1166" w:type="dxa"/>
            <w:tcPrChange w:id="15713" w:author="thu nga" w:date="2024-10-01T10:51:00Z">
              <w:tcPr>
                <w:tcW w:w="1896" w:type="dxa"/>
                <w:gridSpan w:val="2"/>
              </w:tcPr>
            </w:tcPrChange>
          </w:tcPr>
          <w:p w14:paraId="33F984C7" w14:textId="2D326AAE" w:rsidR="007B7F57" w:rsidRPr="0052167B" w:rsidDel="007E0F89" w:rsidRDefault="007B7F57" w:rsidP="007B7F57">
            <w:pPr>
              <w:spacing w:before="0" w:line="240" w:lineRule="auto"/>
              <w:contextualSpacing w:val="0"/>
              <w:rPr>
                <w:del w:id="15714" w:author="Phuong Truong Thi" w:date="2024-10-08T18:12:00Z"/>
                <w:rFonts w:ascii="Times New Roman" w:eastAsia="Times New Roman" w:hAnsi="Times New Roman"/>
                <w:color w:val="000000"/>
                <w:sz w:val="24"/>
                <w:szCs w:val="24"/>
                <w:lang w:eastAsia="vi-VN"/>
              </w:rPr>
            </w:pPr>
            <w:del w:id="15715"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716" w:author="thu nga" w:date="2024-10-01T10:51:00Z">
              <w:tcPr>
                <w:tcW w:w="1910" w:type="dxa"/>
                <w:gridSpan w:val="3"/>
                <w:shd w:val="clear" w:color="auto" w:fill="auto"/>
                <w:noWrap/>
                <w:vAlign w:val="center"/>
              </w:tcPr>
            </w:tcPrChange>
          </w:tcPr>
          <w:p w14:paraId="06679EA3" w14:textId="0233549B" w:rsidR="007B7F57" w:rsidRPr="0052167B" w:rsidDel="007E0F89" w:rsidRDefault="007B7F57" w:rsidP="007B7F57">
            <w:pPr>
              <w:spacing w:before="0" w:line="240" w:lineRule="auto"/>
              <w:contextualSpacing w:val="0"/>
              <w:rPr>
                <w:del w:id="15717" w:author="Phuong Truong Thi" w:date="2024-10-08T18:12:00Z"/>
                <w:rFonts w:ascii="Times New Roman" w:eastAsia="Times New Roman" w:hAnsi="Times New Roman"/>
                <w:color w:val="000000"/>
                <w:sz w:val="24"/>
                <w:szCs w:val="24"/>
                <w:lang w:val="vi-VN" w:eastAsia="vi-VN"/>
              </w:rPr>
            </w:pPr>
          </w:p>
        </w:tc>
        <w:tc>
          <w:tcPr>
            <w:tcW w:w="1134" w:type="dxa"/>
            <w:tcPrChange w:id="15718" w:author="thu nga" w:date="2024-10-01T10:51:00Z">
              <w:tcPr>
                <w:tcW w:w="737" w:type="dxa"/>
              </w:tcPr>
            </w:tcPrChange>
          </w:tcPr>
          <w:p w14:paraId="64481BC1" w14:textId="15CE53AF" w:rsidR="007B7F57" w:rsidRPr="0052167B" w:rsidDel="007E0F89" w:rsidRDefault="007B7F57" w:rsidP="007B7F57">
            <w:pPr>
              <w:spacing w:before="0" w:line="240" w:lineRule="auto"/>
              <w:contextualSpacing w:val="0"/>
              <w:jc w:val="center"/>
              <w:rPr>
                <w:del w:id="15719" w:author="Phuong Truong Thi" w:date="2024-10-08T18:12:00Z"/>
                <w:rFonts w:ascii="Times New Roman" w:eastAsia="Times New Roman" w:hAnsi="Times New Roman"/>
                <w:sz w:val="24"/>
                <w:szCs w:val="24"/>
                <w:lang w:eastAsia="vi-VN"/>
              </w:rPr>
            </w:pPr>
            <w:del w:id="1572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1859AE" w:rsidDel="007E0F89" w14:paraId="3602F25A" w14:textId="64C78FF7" w:rsidTr="00E57F75">
        <w:trPr>
          <w:trHeight w:val="276"/>
          <w:del w:id="15721" w:author="Phuong Truong Thi" w:date="2024-10-08T18:12:00Z"/>
          <w:trPrChange w:id="15722" w:author="thu nga" w:date="2024-10-01T10:51:00Z">
            <w:trPr>
              <w:trHeight w:val="276"/>
            </w:trPr>
          </w:trPrChange>
        </w:trPr>
        <w:tc>
          <w:tcPr>
            <w:tcW w:w="1332" w:type="dxa"/>
            <w:gridSpan w:val="2"/>
            <w:tcPrChange w:id="15723" w:author="thu nga" w:date="2024-10-01T10:51:00Z">
              <w:tcPr>
                <w:tcW w:w="1332" w:type="dxa"/>
                <w:gridSpan w:val="2"/>
              </w:tcPr>
            </w:tcPrChange>
          </w:tcPr>
          <w:p w14:paraId="29EFE883" w14:textId="1DC95661" w:rsidR="007B7F57" w:rsidRPr="0052167B" w:rsidDel="007E0F89" w:rsidRDefault="007B7F57">
            <w:pPr>
              <w:spacing w:before="0" w:line="240" w:lineRule="auto"/>
              <w:contextualSpacing w:val="0"/>
              <w:jc w:val="left"/>
              <w:rPr>
                <w:del w:id="15724" w:author="Phuong Truong Thi" w:date="2024-10-08T18:12:00Z"/>
                <w:rFonts w:ascii="Times New Roman" w:eastAsia="Times New Roman" w:hAnsi="Times New Roman"/>
                <w:sz w:val="24"/>
                <w:szCs w:val="24"/>
                <w:lang w:val="vi-VN" w:eastAsia="vi-VN"/>
              </w:rPr>
            </w:pPr>
          </w:p>
        </w:tc>
        <w:tc>
          <w:tcPr>
            <w:tcW w:w="8062" w:type="dxa"/>
            <w:gridSpan w:val="6"/>
            <w:tcPrChange w:id="15725" w:author="thu nga" w:date="2024-10-01T10:51:00Z">
              <w:tcPr>
                <w:tcW w:w="9171" w:type="dxa"/>
                <w:gridSpan w:val="9"/>
              </w:tcPr>
            </w:tcPrChange>
          </w:tcPr>
          <w:p w14:paraId="5705AC62" w14:textId="351AEB74" w:rsidR="007B7F57" w:rsidRPr="0052167B" w:rsidDel="007E0F89" w:rsidRDefault="007B7F57">
            <w:pPr>
              <w:spacing w:before="0" w:line="240" w:lineRule="auto"/>
              <w:contextualSpacing w:val="0"/>
              <w:jc w:val="left"/>
              <w:rPr>
                <w:del w:id="15726" w:author="Phuong Truong Thi" w:date="2024-10-08T18:12:00Z"/>
                <w:rFonts w:ascii="Times New Roman" w:eastAsia="Times New Roman" w:hAnsi="Times New Roman"/>
                <w:sz w:val="24"/>
                <w:szCs w:val="24"/>
                <w:lang w:val="vi-VN" w:eastAsia="vi-VN"/>
              </w:rPr>
            </w:pPr>
            <w:del w:id="15727" w:author="Phuong Truong Thi" w:date="2024-10-08T18:12:00Z">
              <w:r w:rsidRPr="0052167B" w:rsidDel="007E0F89">
                <w:rPr>
                  <w:rFonts w:ascii="Times New Roman" w:eastAsia="Times New Roman" w:hAnsi="Times New Roman"/>
                  <w:sz w:val="24"/>
                  <w:szCs w:val="24"/>
                  <w:lang w:val="vi-VN" w:eastAsia="vi-VN"/>
                </w:rPr>
                <w:delText>Thông tin chi nhánh &amp; cán bộ bán phụ trách KH</w:delText>
              </w:r>
            </w:del>
          </w:p>
        </w:tc>
      </w:tr>
      <w:tr w:rsidR="007B7F57" w:rsidRPr="0052167B" w:rsidDel="007E0F89" w14:paraId="0E7A7F46" w14:textId="3C3F2245" w:rsidTr="00E57F75">
        <w:trPr>
          <w:trHeight w:val="276"/>
          <w:del w:id="15728" w:author="Phuong Truong Thi" w:date="2024-10-08T18:12:00Z"/>
          <w:trPrChange w:id="15729" w:author="thu nga" w:date="2024-10-01T10:51:00Z">
            <w:trPr>
              <w:trHeight w:val="276"/>
            </w:trPr>
          </w:trPrChange>
        </w:trPr>
        <w:tc>
          <w:tcPr>
            <w:tcW w:w="670" w:type="dxa"/>
            <w:shd w:val="clear" w:color="auto" w:fill="auto"/>
            <w:vAlign w:val="center"/>
            <w:tcPrChange w:id="15730" w:author="thu nga" w:date="2024-10-01T10:51:00Z">
              <w:tcPr>
                <w:tcW w:w="670" w:type="dxa"/>
                <w:shd w:val="clear" w:color="auto" w:fill="auto"/>
                <w:vAlign w:val="center"/>
              </w:tcPr>
            </w:tcPrChange>
          </w:tcPr>
          <w:p w14:paraId="2A18487A" w14:textId="56EAD3DE" w:rsidR="007B7F57" w:rsidRPr="0052167B" w:rsidDel="007E0F89" w:rsidRDefault="007B7F57" w:rsidP="007B7F57">
            <w:pPr>
              <w:pStyle w:val="ListParagraph"/>
              <w:numPr>
                <w:ilvl w:val="0"/>
                <w:numId w:val="68"/>
              </w:numPr>
              <w:spacing w:before="0" w:line="240" w:lineRule="auto"/>
              <w:contextualSpacing w:val="0"/>
              <w:jc w:val="left"/>
              <w:rPr>
                <w:del w:id="15731" w:author="Phuong Truong Thi" w:date="2024-10-08T18:12:00Z"/>
                <w:rFonts w:eastAsia="Times New Roman"/>
                <w:color w:val="000000"/>
                <w:szCs w:val="24"/>
                <w:lang w:val="vi-VN" w:eastAsia="vi-VN"/>
              </w:rPr>
            </w:pPr>
          </w:p>
        </w:tc>
        <w:tc>
          <w:tcPr>
            <w:tcW w:w="2097" w:type="dxa"/>
            <w:gridSpan w:val="2"/>
            <w:shd w:val="clear" w:color="auto" w:fill="auto"/>
            <w:vAlign w:val="center"/>
            <w:hideMark/>
            <w:tcPrChange w:id="15732" w:author="thu nga" w:date="2024-10-01T10:51:00Z">
              <w:tcPr>
                <w:tcW w:w="2097" w:type="dxa"/>
                <w:gridSpan w:val="2"/>
                <w:shd w:val="clear" w:color="auto" w:fill="auto"/>
                <w:vAlign w:val="center"/>
                <w:hideMark/>
              </w:tcPr>
            </w:tcPrChange>
          </w:tcPr>
          <w:p w14:paraId="00A14BBD" w14:textId="3ED85821" w:rsidR="007B7F57" w:rsidRPr="0052167B" w:rsidDel="007E0F89" w:rsidRDefault="007B7F57" w:rsidP="007B7F57">
            <w:pPr>
              <w:spacing w:before="0" w:line="240" w:lineRule="auto"/>
              <w:contextualSpacing w:val="0"/>
              <w:rPr>
                <w:del w:id="15733" w:author="Phuong Truong Thi" w:date="2024-10-08T18:12:00Z"/>
                <w:rFonts w:ascii="Times New Roman" w:eastAsia="Times New Roman" w:hAnsi="Times New Roman"/>
                <w:color w:val="000000"/>
                <w:sz w:val="24"/>
                <w:szCs w:val="24"/>
                <w:lang w:val="vi-VN" w:eastAsia="vi-VN"/>
              </w:rPr>
            </w:pPr>
            <w:del w:id="15734" w:author="Phuong Truong Thi" w:date="2024-10-08T18:12:00Z">
              <w:r w:rsidRPr="0052167B" w:rsidDel="007E0F89">
                <w:rPr>
                  <w:rFonts w:ascii="Times New Roman" w:hAnsi="Times New Roman"/>
                  <w:color w:val="000000"/>
                  <w:sz w:val="24"/>
                  <w:szCs w:val="24"/>
                </w:rPr>
                <w:delText>Mã CN quản lý</w:delText>
              </w:r>
            </w:del>
          </w:p>
        </w:tc>
        <w:tc>
          <w:tcPr>
            <w:tcW w:w="2230" w:type="dxa"/>
            <w:vAlign w:val="center"/>
            <w:tcPrChange w:id="15735" w:author="thu nga" w:date="2024-10-01T10:51:00Z">
              <w:tcPr>
                <w:tcW w:w="2230" w:type="dxa"/>
                <w:vAlign w:val="center"/>
              </w:tcPr>
            </w:tcPrChange>
          </w:tcPr>
          <w:p w14:paraId="412D0C36" w14:textId="7AE820B5" w:rsidR="007B7F57" w:rsidRPr="00763017" w:rsidDel="007E0F89" w:rsidRDefault="007B7F57" w:rsidP="007B7F57">
            <w:pPr>
              <w:spacing w:before="0" w:line="240" w:lineRule="auto"/>
              <w:contextualSpacing w:val="0"/>
              <w:rPr>
                <w:del w:id="15736" w:author="Phuong Truong Thi" w:date="2024-10-08T18:12:00Z"/>
                <w:rFonts w:ascii="Times New Roman" w:eastAsia="Times New Roman" w:hAnsi="Times New Roman"/>
                <w:color w:val="000000"/>
                <w:sz w:val="24"/>
                <w:szCs w:val="24"/>
                <w:lang w:val="vi-VN" w:eastAsia="vi-VN"/>
                <w:rPrChange w:id="15737" w:author="thu nga" w:date="2024-09-30T13:54:00Z">
                  <w:rPr>
                    <w:del w:id="15738" w:author="Phuong Truong Thi" w:date="2024-10-08T18:12:00Z"/>
                    <w:rFonts w:ascii="Times New Roman" w:eastAsia="Times New Roman" w:hAnsi="Times New Roman"/>
                    <w:color w:val="000000"/>
                    <w:sz w:val="24"/>
                    <w:szCs w:val="24"/>
                    <w:lang w:eastAsia="vi-VN"/>
                  </w:rPr>
                </w:rPrChange>
              </w:rPr>
            </w:pPr>
            <w:del w:id="15739" w:author="Phuong Truong Thi" w:date="2024-10-08T18:12:00Z">
              <w:r w:rsidRPr="00763017" w:rsidDel="007E0F89">
                <w:rPr>
                  <w:rFonts w:ascii="Times New Roman" w:hAnsi="Times New Roman"/>
                  <w:color w:val="000000"/>
                  <w:sz w:val="24"/>
                  <w:szCs w:val="24"/>
                  <w:lang w:val="vi-VN"/>
                  <w:rPrChange w:id="15740" w:author="thu nga" w:date="2024-09-30T13:54:00Z">
                    <w:rPr>
                      <w:rFonts w:ascii="Times New Roman" w:hAnsi="Times New Roman"/>
                      <w:color w:val="000000"/>
                      <w:sz w:val="24"/>
                      <w:szCs w:val="24"/>
                    </w:rPr>
                  </w:rPrChange>
                </w:rPr>
                <w:delText>Mã chi nhánh quản lý khách hàng/ Book quản lý: VN0010338</w:delText>
              </w:r>
            </w:del>
          </w:p>
        </w:tc>
        <w:tc>
          <w:tcPr>
            <w:tcW w:w="963" w:type="dxa"/>
            <w:tcPrChange w:id="15741" w:author="thu nga" w:date="2024-10-01T10:51:00Z">
              <w:tcPr>
                <w:tcW w:w="963" w:type="dxa"/>
              </w:tcPr>
            </w:tcPrChange>
          </w:tcPr>
          <w:p w14:paraId="668FE128" w14:textId="2A68AC8C" w:rsidR="007B7F57" w:rsidRPr="0052167B" w:rsidDel="007E0F89" w:rsidRDefault="007B7F57" w:rsidP="007B7F57">
            <w:pPr>
              <w:spacing w:before="0" w:line="240" w:lineRule="auto"/>
              <w:contextualSpacing w:val="0"/>
              <w:rPr>
                <w:del w:id="15742" w:author="Phuong Truong Thi" w:date="2024-10-08T18:12:00Z"/>
                <w:rFonts w:ascii="Times New Roman" w:eastAsia="Times New Roman" w:hAnsi="Times New Roman"/>
                <w:color w:val="000000"/>
                <w:sz w:val="24"/>
                <w:szCs w:val="24"/>
                <w:lang w:eastAsia="vi-VN"/>
              </w:rPr>
            </w:pPr>
            <w:ins w:id="15743" w:author="thu nga" w:date="2024-09-30T15:26:00Z">
              <w:del w:id="15744"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745" w:author="thu nga" w:date="2024-10-01T10:51:00Z">
              <w:tcPr>
                <w:tcW w:w="1896" w:type="dxa"/>
                <w:gridSpan w:val="2"/>
              </w:tcPr>
            </w:tcPrChange>
          </w:tcPr>
          <w:p w14:paraId="46E335DA" w14:textId="605FF3DD" w:rsidR="007B7F57" w:rsidRPr="0052167B" w:rsidDel="007E0F89" w:rsidRDefault="007B7F57" w:rsidP="007B7F57">
            <w:pPr>
              <w:spacing w:before="0" w:line="240" w:lineRule="auto"/>
              <w:contextualSpacing w:val="0"/>
              <w:rPr>
                <w:del w:id="15746" w:author="Phuong Truong Thi" w:date="2024-10-08T18:12:00Z"/>
                <w:rFonts w:ascii="Times New Roman" w:eastAsia="Times New Roman" w:hAnsi="Times New Roman"/>
                <w:color w:val="000000"/>
                <w:sz w:val="24"/>
                <w:szCs w:val="24"/>
                <w:lang w:eastAsia="vi-VN"/>
              </w:rPr>
            </w:pPr>
            <w:del w:id="15747"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748" w:author="thu nga" w:date="2024-10-01T10:51:00Z">
              <w:tcPr>
                <w:tcW w:w="1910" w:type="dxa"/>
                <w:gridSpan w:val="3"/>
                <w:shd w:val="clear" w:color="auto" w:fill="auto"/>
                <w:noWrap/>
                <w:vAlign w:val="center"/>
              </w:tcPr>
            </w:tcPrChange>
          </w:tcPr>
          <w:p w14:paraId="1595BBC6" w14:textId="5C1B60C4" w:rsidR="007B7F57" w:rsidRPr="0052167B" w:rsidDel="007E0F89" w:rsidRDefault="007B7F57" w:rsidP="007B7F57">
            <w:pPr>
              <w:spacing w:before="0" w:line="240" w:lineRule="auto"/>
              <w:contextualSpacing w:val="0"/>
              <w:rPr>
                <w:del w:id="15749" w:author="Phuong Truong Thi" w:date="2024-10-08T18:12:00Z"/>
                <w:rFonts w:ascii="Times New Roman" w:eastAsia="Times New Roman" w:hAnsi="Times New Roman"/>
                <w:color w:val="000000"/>
                <w:sz w:val="24"/>
                <w:szCs w:val="24"/>
                <w:lang w:val="vi-VN" w:eastAsia="vi-VN"/>
              </w:rPr>
            </w:pPr>
          </w:p>
        </w:tc>
        <w:tc>
          <w:tcPr>
            <w:tcW w:w="1134" w:type="dxa"/>
            <w:tcPrChange w:id="15750" w:author="thu nga" w:date="2024-10-01T10:51:00Z">
              <w:tcPr>
                <w:tcW w:w="737" w:type="dxa"/>
              </w:tcPr>
            </w:tcPrChange>
          </w:tcPr>
          <w:p w14:paraId="4761D022" w14:textId="673375E8" w:rsidR="007B7F57" w:rsidRPr="0052167B" w:rsidDel="007E0F89" w:rsidRDefault="007B7F57" w:rsidP="007B7F57">
            <w:pPr>
              <w:spacing w:before="0" w:line="240" w:lineRule="auto"/>
              <w:contextualSpacing w:val="0"/>
              <w:jc w:val="center"/>
              <w:rPr>
                <w:del w:id="15751" w:author="Phuong Truong Thi" w:date="2024-10-08T18:12:00Z"/>
                <w:rFonts w:ascii="Times New Roman" w:eastAsia="Times New Roman" w:hAnsi="Times New Roman"/>
                <w:sz w:val="24"/>
                <w:szCs w:val="24"/>
                <w:lang w:val="vi-VN" w:eastAsia="vi-VN"/>
              </w:rPr>
            </w:pPr>
            <w:del w:id="1575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BD95C84" w14:textId="3B07EC2C" w:rsidTr="00E57F75">
        <w:trPr>
          <w:trHeight w:val="276"/>
          <w:del w:id="15753" w:author="Phuong Truong Thi" w:date="2024-10-08T18:12:00Z"/>
          <w:trPrChange w:id="15754" w:author="thu nga" w:date="2024-10-01T10:51:00Z">
            <w:trPr>
              <w:trHeight w:val="276"/>
            </w:trPr>
          </w:trPrChange>
        </w:trPr>
        <w:tc>
          <w:tcPr>
            <w:tcW w:w="670" w:type="dxa"/>
            <w:shd w:val="clear" w:color="auto" w:fill="auto"/>
            <w:vAlign w:val="center"/>
            <w:tcPrChange w:id="15755" w:author="thu nga" w:date="2024-10-01T10:51:00Z">
              <w:tcPr>
                <w:tcW w:w="670" w:type="dxa"/>
                <w:shd w:val="clear" w:color="auto" w:fill="auto"/>
                <w:vAlign w:val="center"/>
              </w:tcPr>
            </w:tcPrChange>
          </w:tcPr>
          <w:p w14:paraId="0C714885" w14:textId="5D127480" w:rsidR="007B7F57" w:rsidRPr="0052167B" w:rsidDel="007E0F89" w:rsidRDefault="007B7F57" w:rsidP="007B7F57">
            <w:pPr>
              <w:pStyle w:val="ListParagraph"/>
              <w:numPr>
                <w:ilvl w:val="0"/>
                <w:numId w:val="68"/>
              </w:numPr>
              <w:spacing w:before="0" w:line="240" w:lineRule="auto"/>
              <w:contextualSpacing w:val="0"/>
              <w:jc w:val="left"/>
              <w:rPr>
                <w:del w:id="15756" w:author="Phuong Truong Thi" w:date="2024-10-08T18:12:00Z"/>
                <w:rFonts w:eastAsia="Times New Roman"/>
                <w:szCs w:val="24"/>
                <w:lang w:val="vi-VN" w:eastAsia="vi-VN"/>
              </w:rPr>
            </w:pPr>
          </w:p>
        </w:tc>
        <w:tc>
          <w:tcPr>
            <w:tcW w:w="2097" w:type="dxa"/>
            <w:gridSpan w:val="2"/>
            <w:shd w:val="clear" w:color="auto" w:fill="auto"/>
            <w:vAlign w:val="center"/>
            <w:hideMark/>
            <w:tcPrChange w:id="15757" w:author="thu nga" w:date="2024-10-01T10:51:00Z">
              <w:tcPr>
                <w:tcW w:w="2097" w:type="dxa"/>
                <w:gridSpan w:val="2"/>
                <w:shd w:val="clear" w:color="auto" w:fill="auto"/>
                <w:vAlign w:val="center"/>
                <w:hideMark/>
              </w:tcPr>
            </w:tcPrChange>
          </w:tcPr>
          <w:p w14:paraId="70F7D09C" w14:textId="657F82D9" w:rsidR="007B7F57" w:rsidRPr="0052167B" w:rsidDel="007E0F89" w:rsidRDefault="007B7F57" w:rsidP="007B7F57">
            <w:pPr>
              <w:spacing w:before="0" w:line="240" w:lineRule="auto"/>
              <w:contextualSpacing w:val="0"/>
              <w:rPr>
                <w:del w:id="15758" w:author="Phuong Truong Thi" w:date="2024-10-08T18:12:00Z"/>
                <w:rFonts w:ascii="Times New Roman" w:eastAsia="Times New Roman" w:hAnsi="Times New Roman"/>
                <w:sz w:val="24"/>
                <w:szCs w:val="24"/>
                <w:lang w:val="vi-VN" w:eastAsia="vi-VN"/>
              </w:rPr>
            </w:pPr>
            <w:del w:id="15759" w:author="Phuong Truong Thi" w:date="2024-10-08T18:12:00Z">
              <w:r w:rsidRPr="0052167B" w:rsidDel="007E0F89">
                <w:rPr>
                  <w:rFonts w:ascii="Times New Roman" w:hAnsi="Times New Roman"/>
                  <w:color w:val="000000"/>
                  <w:sz w:val="24"/>
                  <w:szCs w:val="24"/>
                </w:rPr>
                <w:delText>Tên CN quản lý</w:delText>
              </w:r>
            </w:del>
          </w:p>
        </w:tc>
        <w:tc>
          <w:tcPr>
            <w:tcW w:w="2230" w:type="dxa"/>
            <w:vAlign w:val="center"/>
            <w:tcPrChange w:id="15760" w:author="thu nga" w:date="2024-10-01T10:51:00Z">
              <w:tcPr>
                <w:tcW w:w="2230" w:type="dxa"/>
                <w:vAlign w:val="center"/>
              </w:tcPr>
            </w:tcPrChange>
          </w:tcPr>
          <w:p w14:paraId="717ABF00" w14:textId="046091F2" w:rsidR="007B7F57" w:rsidRPr="00763017" w:rsidDel="007E0F89" w:rsidRDefault="007B7F57" w:rsidP="007B7F57">
            <w:pPr>
              <w:spacing w:before="0" w:line="240" w:lineRule="auto"/>
              <w:contextualSpacing w:val="0"/>
              <w:rPr>
                <w:del w:id="15761" w:author="Phuong Truong Thi" w:date="2024-10-08T18:12:00Z"/>
                <w:rFonts w:ascii="Times New Roman" w:eastAsia="Times New Roman" w:hAnsi="Times New Roman"/>
                <w:color w:val="000000"/>
                <w:sz w:val="24"/>
                <w:szCs w:val="24"/>
                <w:lang w:val="vi-VN" w:eastAsia="vi-VN"/>
                <w:rPrChange w:id="15762" w:author="thu nga" w:date="2024-09-30T13:54:00Z">
                  <w:rPr>
                    <w:del w:id="15763" w:author="Phuong Truong Thi" w:date="2024-10-08T18:12:00Z"/>
                    <w:rFonts w:ascii="Times New Roman" w:eastAsia="Times New Roman" w:hAnsi="Times New Roman"/>
                    <w:color w:val="000000"/>
                    <w:sz w:val="24"/>
                    <w:szCs w:val="24"/>
                    <w:lang w:eastAsia="vi-VN"/>
                  </w:rPr>
                </w:rPrChange>
              </w:rPr>
            </w:pPr>
            <w:del w:id="15764" w:author="Phuong Truong Thi" w:date="2024-10-08T18:12:00Z">
              <w:r w:rsidRPr="00763017" w:rsidDel="007E0F89">
                <w:rPr>
                  <w:rFonts w:ascii="Times New Roman" w:hAnsi="Times New Roman"/>
                  <w:color w:val="000000"/>
                  <w:sz w:val="24"/>
                  <w:szCs w:val="24"/>
                  <w:lang w:val="vi-VN"/>
                  <w:rPrChange w:id="15765" w:author="thu nga" w:date="2024-09-30T13:54:00Z">
                    <w:rPr>
                      <w:rFonts w:ascii="Times New Roman" w:hAnsi="Times New Roman"/>
                      <w:color w:val="000000"/>
                      <w:sz w:val="24"/>
                      <w:szCs w:val="24"/>
                    </w:rPr>
                  </w:rPrChange>
                </w:rPr>
                <w:delText>Tên chi nhánh quản lý khách hàng/ Book quản lý: VPBank Láng Hạ</w:delText>
              </w:r>
            </w:del>
          </w:p>
        </w:tc>
        <w:tc>
          <w:tcPr>
            <w:tcW w:w="963" w:type="dxa"/>
            <w:tcPrChange w:id="15766" w:author="thu nga" w:date="2024-10-01T10:51:00Z">
              <w:tcPr>
                <w:tcW w:w="963" w:type="dxa"/>
              </w:tcPr>
            </w:tcPrChange>
          </w:tcPr>
          <w:p w14:paraId="5D9F1D98" w14:textId="2AFE1B89" w:rsidR="007B7F57" w:rsidRPr="0052167B" w:rsidDel="007E0F89" w:rsidRDefault="007B7F57" w:rsidP="007B7F57">
            <w:pPr>
              <w:spacing w:before="0" w:line="240" w:lineRule="auto"/>
              <w:contextualSpacing w:val="0"/>
              <w:rPr>
                <w:del w:id="15767" w:author="Phuong Truong Thi" w:date="2024-10-08T18:12:00Z"/>
                <w:rFonts w:ascii="Times New Roman" w:eastAsia="Times New Roman" w:hAnsi="Times New Roman"/>
                <w:color w:val="000000"/>
                <w:sz w:val="24"/>
                <w:szCs w:val="24"/>
                <w:lang w:eastAsia="vi-VN"/>
              </w:rPr>
            </w:pPr>
            <w:ins w:id="15768" w:author="thu nga" w:date="2024-09-30T15:26:00Z">
              <w:del w:id="15769"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770" w:author="thu nga" w:date="2024-10-01T10:51:00Z">
              <w:tcPr>
                <w:tcW w:w="1896" w:type="dxa"/>
                <w:gridSpan w:val="2"/>
              </w:tcPr>
            </w:tcPrChange>
          </w:tcPr>
          <w:p w14:paraId="6E0AD6A6" w14:textId="68E93BB0" w:rsidR="007B7F57" w:rsidRPr="0052167B" w:rsidDel="007E0F89" w:rsidRDefault="007B7F57" w:rsidP="007B7F57">
            <w:pPr>
              <w:spacing w:before="0" w:line="240" w:lineRule="auto"/>
              <w:contextualSpacing w:val="0"/>
              <w:rPr>
                <w:del w:id="15771" w:author="Phuong Truong Thi" w:date="2024-10-08T18:12:00Z"/>
                <w:rFonts w:ascii="Times New Roman" w:eastAsia="Times New Roman" w:hAnsi="Times New Roman"/>
                <w:sz w:val="24"/>
                <w:szCs w:val="24"/>
                <w:lang w:eastAsia="vi-VN"/>
              </w:rPr>
            </w:pPr>
            <w:del w:id="15772" w:author="Phuong Truong Thi" w:date="2024-10-08T18:12:00Z">
              <w:r w:rsidRPr="0052167B" w:rsidDel="007E0F89">
                <w:rPr>
                  <w:rFonts w:ascii="Times New Roman" w:eastAsia="Times New Roman" w:hAnsi="Times New Roman"/>
                  <w:color w:val="000000"/>
                  <w:sz w:val="24"/>
                  <w:szCs w:val="24"/>
                  <w:lang w:eastAsia="vi-VN"/>
                </w:rPr>
                <w:delText>Textlink</w:delText>
              </w:r>
            </w:del>
          </w:p>
        </w:tc>
        <w:tc>
          <w:tcPr>
            <w:tcW w:w="1134" w:type="dxa"/>
            <w:shd w:val="clear" w:color="auto" w:fill="auto"/>
            <w:noWrap/>
            <w:vAlign w:val="center"/>
            <w:tcPrChange w:id="15773" w:author="thu nga" w:date="2024-10-01T10:51:00Z">
              <w:tcPr>
                <w:tcW w:w="1910" w:type="dxa"/>
                <w:gridSpan w:val="3"/>
                <w:shd w:val="clear" w:color="auto" w:fill="auto"/>
                <w:noWrap/>
                <w:vAlign w:val="center"/>
              </w:tcPr>
            </w:tcPrChange>
          </w:tcPr>
          <w:p w14:paraId="30D98063" w14:textId="56A3D0F0" w:rsidR="007B7F57" w:rsidRPr="0052167B" w:rsidDel="007E0F89" w:rsidRDefault="007B7F57" w:rsidP="007B7F57">
            <w:pPr>
              <w:spacing w:before="0" w:line="240" w:lineRule="auto"/>
              <w:contextualSpacing w:val="0"/>
              <w:rPr>
                <w:del w:id="15774" w:author="Phuong Truong Thi" w:date="2024-10-08T18:12:00Z"/>
                <w:rFonts w:ascii="Times New Roman" w:eastAsia="Times New Roman" w:hAnsi="Times New Roman"/>
                <w:sz w:val="24"/>
                <w:szCs w:val="24"/>
                <w:lang w:val="vi-VN" w:eastAsia="vi-VN"/>
              </w:rPr>
            </w:pPr>
          </w:p>
        </w:tc>
        <w:tc>
          <w:tcPr>
            <w:tcW w:w="1134" w:type="dxa"/>
            <w:tcPrChange w:id="15775" w:author="thu nga" w:date="2024-10-01T10:51:00Z">
              <w:tcPr>
                <w:tcW w:w="737" w:type="dxa"/>
              </w:tcPr>
            </w:tcPrChange>
          </w:tcPr>
          <w:p w14:paraId="7D2692C4" w14:textId="62D5B183" w:rsidR="007B7F57" w:rsidRPr="0052167B" w:rsidDel="007E0F89" w:rsidRDefault="007B7F57" w:rsidP="007B7F57">
            <w:pPr>
              <w:spacing w:before="0" w:line="240" w:lineRule="auto"/>
              <w:contextualSpacing w:val="0"/>
              <w:jc w:val="center"/>
              <w:rPr>
                <w:del w:id="15776" w:author="Phuong Truong Thi" w:date="2024-10-08T18:12:00Z"/>
                <w:rFonts w:ascii="Times New Roman" w:eastAsia="Times New Roman" w:hAnsi="Times New Roman"/>
                <w:sz w:val="24"/>
                <w:szCs w:val="24"/>
                <w:lang w:val="vi-VN" w:eastAsia="vi-VN"/>
              </w:rPr>
            </w:pPr>
            <w:del w:id="1577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3677B43" w14:textId="396D5E32" w:rsidTr="00E57F75">
        <w:trPr>
          <w:trHeight w:val="276"/>
          <w:del w:id="15778" w:author="Phuong Truong Thi" w:date="2024-10-08T18:12:00Z"/>
          <w:trPrChange w:id="15779" w:author="thu nga" w:date="2024-10-01T10:51:00Z">
            <w:trPr>
              <w:trHeight w:val="276"/>
            </w:trPr>
          </w:trPrChange>
        </w:trPr>
        <w:tc>
          <w:tcPr>
            <w:tcW w:w="670" w:type="dxa"/>
            <w:shd w:val="clear" w:color="auto" w:fill="auto"/>
            <w:vAlign w:val="center"/>
            <w:tcPrChange w:id="15780" w:author="thu nga" w:date="2024-10-01T10:51:00Z">
              <w:tcPr>
                <w:tcW w:w="670" w:type="dxa"/>
                <w:shd w:val="clear" w:color="auto" w:fill="auto"/>
                <w:vAlign w:val="center"/>
              </w:tcPr>
            </w:tcPrChange>
          </w:tcPr>
          <w:p w14:paraId="6CBF22C5" w14:textId="39FC17F2" w:rsidR="007B7F57" w:rsidRPr="0052167B" w:rsidDel="007E0F89" w:rsidRDefault="007B7F57" w:rsidP="00E25144">
            <w:pPr>
              <w:pStyle w:val="ListParagraph"/>
              <w:numPr>
                <w:ilvl w:val="0"/>
                <w:numId w:val="68"/>
              </w:numPr>
              <w:spacing w:before="0" w:line="240" w:lineRule="auto"/>
              <w:contextualSpacing w:val="0"/>
              <w:jc w:val="left"/>
              <w:rPr>
                <w:del w:id="15781" w:author="Phuong Truong Thi" w:date="2024-10-08T18:12:00Z"/>
                <w:rFonts w:eastAsia="Times New Roman"/>
                <w:szCs w:val="24"/>
                <w:lang w:val="vi-VN" w:eastAsia="vi-VN"/>
              </w:rPr>
            </w:pPr>
          </w:p>
        </w:tc>
        <w:tc>
          <w:tcPr>
            <w:tcW w:w="2097" w:type="dxa"/>
            <w:gridSpan w:val="2"/>
            <w:shd w:val="clear" w:color="auto" w:fill="auto"/>
            <w:vAlign w:val="center"/>
            <w:hideMark/>
            <w:tcPrChange w:id="15782" w:author="thu nga" w:date="2024-10-01T10:51:00Z">
              <w:tcPr>
                <w:tcW w:w="2097" w:type="dxa"/>
                <w:gridSpan w:val="2"/>
                <w:shd w:val="clear" w:color="auto" w:fill="auto"/>
                <w:vAlign w:val="center"/>
                <w:hideMark/>
              </w:tcPr>
            </w:tcPrChange>
          </w:tcPr>
          <w:p w14:paraId="7BA5D234" w14:textId="4A0FF536" w:rsidR="007B7F57" w:rsidRPr="0052167B" w:rsidDel="007E0F89" w:rsidRDefault="007B7F57" w:rsidP="00E25144">
            <w:pPr>
              <w:spacing w:before="0" w:line="240" w:lineRule="auto"/>
              <w:contextualSpacing w:val="0"/>
              <w:rPr>
                <w:del w:id="15783" w:author="Phuong Truong Thi" w:date="2024-10-08T18:12:00Z"/>
                <w:rFonts w:ascii="Times New Roman" w:eastAsia="Times New Roman" w:hAnsi="Times New Roman"/>
                <w:sz w:val="24"/>
                <w:szCs w:val="24"/>
                <w:lang w:val="vi-VN" w:eastAsia="vi-VN"/>
              </w:rPr>
            </w:pPr>
            <w:del w:id="15784" w:author="Phuong Truong Thi" w:date="2024-10-08T18:12:00Z">
              <w:r w:rsidRPr="0052167B" w:rsidDel="007E0F89">
                <w:rPr>
                  <w:rFonts w:ascii="Times New Roman" w:hAnsi="Times New Roman"/>
                  <w:color w:val="000000"/>
                  <w:sz w:val="24"/>
                  <w:szCs w:val="24"/>
                </w:rPr>
                <w:delText>Mã khu vực</w:delText>
              </w:r>
            </w:del>
          </w:p>
        </w:tc>
        <w:tc>
          <w:tcPr>
            <w:tcW w:w="2230" w:type="dxa"/>
            <w:vAlign w:val="center"/>
            <w:tcPrChange w:id="15785" w:author="thu nga" w:date="2024-10-01T10:51:00Z">
              <w:tcPr>
                <w:tcW w:w="2230" w:type="dxa"/>
                <w:vAlign w:val="center"/>
              </w:tcPr>
            </w:tcPrChange>
          </w:tcPr>
          <w:p w14:paraId="11C9C656" w14:textId="5847D996" w:rsidR="007B7F57" w:rsidRPr="00763017" w:rsidDel="007E0F89" w:rsidRDefault="007B7F57" w:rsidP="00E25144">
            <w:pPr>
              <w:spacing w:before="0" w:line="240" w:lineRule="auto"/>
              <w:contextualSpacing w:val="0"/>
              <w:rPr>
                <w:del w:id="15786" w:author="Phuong Truong Thi" w:date="2024-10-08T18:12:00Z"/>
                <w:rFonts w:ascii="Times New Roman" w:eastAsia="Times New Roman" w:hAnsi="Times New Roman"/>
                <w:color w:val="000000"/>
                <w:sz w:val="24"/>
                <w:szCs w:val="24"/>
                <w:lang w:val="vi-VN" w:eastAsia="vi-VN"/>
                <w:rPrChange w:id="15787" w:author="thu nga" w:date="2024-09-30T13:54:00Z">
                  <w:rPr>
                    <w:del w:id="15788" w:author="Phuong Truong Thi" w:date="2024-10-08T18:12:00Z"/>
                    <w:rFonts w:ascii="Times New Roman" w:eastAsia="Times New Roman" w:hAnsi="Times New Roman"/>
                    <w:color w:val="000000"/>
                    <w:sz w:val="24"/>
                    <w:szCs w:val="24"/>
                    <w:lang w:eastAsia="vi-VN"/>
                  </w:rPr>
                </w:rPrChange>
              </w:rPr>
            </w:pPr>
            <w:del w:id="15789" w:author="Phuong Truong Thi" w:date="2024-10-08T18:12:00Z">
              <w:r w:rsidRPr="00763017" w:rsidDel="007E0F89">
                <w:rPr>
                  <w:rFonts w:ascii="Times New Roman" w:hAnsi="Times New Roman"/>
                  <w:color w:val="000000"/>
                  <w:sz w:val="24"/>
                  <w:szCs w:val="24"/>
                  <w:lang w:val="vi-VN"/>
                  <w:rPrChange w:id="15790" w:author="thu nga" w:date="2024-09-30T13:54:00Z">
                    <w:rPr>
                      <w:rFonts w:ascii="Times New Roman" w:hAnsi="Times New Roman"/>
                      <w:color w:val="000000"/>
                      <w:sz w:val="24"/>
                      <w:szCs w:val="24"/>
                    </w:rPr>
                  </w:rPrChange>
                </w:rPr>
                <w:delText>Mã khu vực quản lý khách hàng</w:delText>
              </w:r>
            </w:del>
          </w:p>
        </w:tc>
        <w:tc>
          <w:tcPr>
            <w:tcW w:w="963" w:type="dxa"/>
            <w:tcPrChange w:id="15791" w:author="thu nga" w:date="2024-10-01T10:51:00Z">
              <w:tcPr>
                <w:tcW w:w="963" w:type="dxa"/>
              </w:tcPr>
            </w:tcPrChange>
          </w:tcPr>
          <w:p w14:paraId="606AFA08" w14:textId="784D5051" w:rsidR="007B7F57" w:rsidRPr="007B7F57" w:rsidDel="007E0F89" w:rsidRDefault="007B7F57" w:rsidP="00E25144">
            <w:pPr>
              <w:spacing w:before="0" w:line="240" w:lineRule="auto"/>
              <w:contextualSpacing w:val="0"/>
              <w:rPr>
                <w:del w:id="15792" w:author="Phuong Truong Thi" w:date="2024-10-08T18:12:00Z"/>
                <w:rFonts w:ascii="Times New Roman" w:eastAsia="Times New Roman" w:hAnsi="Times New Roman"/>
                <w:color w:val="000000"/>
                <w:sz w:val="24"/>
                <w:szCs w:val="24"/>
                <w:lang w:val="vi-VN" w:eastAsia="vi-VN"/>
                <w:rPrChange w:id="15793" w:author="thu nga" w:date="2024-09-30T15:26:00Z">
                  <w:rPr>
                    <w:del w:id="15794" w:author="Phuong Truong Thi" w:date="2024-10-08T18:12:00Z"/>
                    <w:rFonts w:ascii="Times New Roman" w:eastAsia="Times New Roman" w:hAnsi="Times New Roman"/>
                    <w:color w:val="000000"/>
                    <w:sz w:val="24"/>
                    <w:szCs w:val="24"/>
                    <w:lang w:eastAsia="vi-VN"/>
                  </w:rPr>
                </w:rPrChange>
              </w:rPr>
            </w:pPr>
            <w:ins w:id="15795" w:author="thu nga" w:date="2024-09-30T15:26:00Z">
              <w:del w:id="15796" w:author="Phuong Truong Thi" w:date="2024-10-08T18:12:00Z">
                <w:r w:rsidDel="007E0F89">
                  <w:rPr>
                    <w:rFonts w:ascii="Times New Roman" w:eastAsia="Times New Roman" w:hAnsi="Times New Roman"/>
                    <w:color w:val="000000"/>
                    <w:sz w:val="24"/>
                    <w:szCs w:val="24"/>
                    <w:lang w:val="vi-VN" w:eastAsia="vi-VN"/>
                  </w:rPr>
                  <w:delText>CRM</w:delText>
                </w:r>
              </w:del>
            </w:ins>
          </w:p>
        </w:tc>
        <w:tc>
          <w:tcPr>
            <w:tcW w:w="1166" w:type="dxa"/>
            <w:tcPrChange w:id="15797" w:author="thu nga" w:date="2024-10-01T10:51:00Z">
              <w:tcPr>
                <w:tcW w:w="1896" w:type="dxa"/>
                <w:gridSpan w:val="2"/>
              </w:tcPr>
            </w:tcPrChange>
          </w:tcPr>
          <w:p w14:paraId="237E11CC" w14:textId="633A477A" w:rsidR="007B7F57" w:rsidRPr="0052167B" w:rsidDel="007E0F89" w:rsidRDefault="007B7F57" w:rsidP="00E25144">
            <w:pPr>
              <w:spacing w:before="0" w:line="240" w:lineRule="auto"/>
              <w:contextualSpacing w:val="0"/>
              <w:rPr>
                <w:del w:id="15798" w:author="Phuong Truong Thi" w:date="2024-10-08T18:12:00Z"/>
                <w:rFonts w:ascii="Times New Roman" w:eastAsia="Times New Roman" w:hAnsi="Times New Roman"/>
                <w:sz w:val="24"/>
                <w:szCs w:val="24"/>
                <w:lang w:eastAsia="vi-VN"/>
              </w:rPr>
            </w:pPr>
            <w:del w:id="15799"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800" w:author="thu nga" w:date="2024-10-01T10:51:00Z">
              <w:tcPr>
                <w:tcW w:w="1910" w:type="dxa"/>
                <w:gridSpan w:val="3"/>
                <w:shd w:val="clear" w:color="auto" w:fill="auto"/>
                <w:noWrap/>
                <w:vAlign w:val="center"/>
              </w:tcPr>
            </w:tcPrChange>
          </w:tcPr>
          <w:p w14:paraId="367D9128" w14:textId="4DD5080F" w:rsidR="007B7F57" w:rsidRPr="0052167B" w:rsidDel="007E0F89" w:rsidRDefault="007B7F57" w:rsidP="00E25144">
            <w:pPr>
              <w:spacing w:before="0" w:line="240" w:lineRule="auto"/>
              <w:contextualSpacing w:val="0"/>
              <w:rPr>
                <w:del w:id="15801" w:author="Phuong Truong Thi" w:date="2024-10-08T18:12:00Z"/>
                <w:rFonts w:ascii="Times New Roman" w:eastAsia="Times New Roman" w:hAnsi="Times New Roman"/>
                <w:sz w:val="24"/>
                <w:szCs w:val="24"/>
                <w:lang w:val="vi-VN" w:eastAsia="vi-VN"/>
              </w:rPr>
            </w:pPr>
          </w:p>
        </w:tc>
        <w:tc>
          <w:tcPr>
            <w:tcW w:w="1134" w:type="dxa"/>
            <w:tcPrChange w:id="15802" w:author="thu nga" w:date="2024-10-01T10:51:00Z">
              <w:tcPr>
                <w:tcW w:w="737" w:type="dxa"/>
              </w:tcPr>
            </w:tcPrChange>
          </w:tcPr>
          <w:p w14:paraId="680F0609" w14:textId="086F85D1" w:rsidR="007B7F57" w:rsidRPr="0052167B" w:rsidDel="007E0F89" w:rsidRDefault="007B7F57" w:rsidP="00E25144">
            <w:pPr>
              <w:spacing w:before="0" w:line="240" w:lineRule="auto"/>
              <w:contextualSpacing w:val="0"/>
              <w:jc w:val="center"/>
              <w:rPr>
                <w:del w:id="15803" w:author="Phuong Truong Thi" w:date="2024-10-08T18:12:00Z"/>
                <w:rFonts w:ascii="Times New Roman" w:eastAsia="Times New Roman" w:hAnsi="Times New Roman"/>
                <w:sz w:val="24"/>
                <w:szCs w:val="24"/>
                <w:lang w:val="vi-VN" w:eastAsia="vi-VN"/>
              </w:rPr>
            </w:pPr>
            <w:del w:id="15804"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6C466BE" w14:textId="5ADF2DA0" w:rsidTr="00E57F75">
        <w:trPr>
          <w:trHeight w:val="276"/>
          <w:del w:id="15805" w:author="Phuong Truong Thi" w:date="2024-10-08T18:12:00Z"/>
          <w:trPrChange w:id="15806" w:author="thu nga" w:date="2024-10-01T10:51:00Z">
            <w:trPr>
              <w:trHeight w:val="276"/>
            </w:trPr>
          </w:trPrChange>
        </w:trPr>
        <w:tc>
          <w:tcPr>
            <w:tcW w:w="670" w:type="dxa"/>
            <w:shd w:val="clear" w:color="auto" w:fill="auto"/>
            <w:vAlign w:val="center"/>
            <w:tcPrChange w:id="15807" w:author="thu nga" w:date="2024-10-01T10:51:00Z">
              <w:tcPr>
                <w:tcW w:w="670" w:type="dxa"/>
                <w:shd w:val="clear" w:color="auto" w:fill="auto"/>
                <w:vAlign w:val="center"/>
              </w:tcPr>
            </w:tcPrChange>
          </w:tcPr>
          <w:p w14:paraId="53F073B5" w14:textId="33C37D24" w:rsidR="007B7F57" w:rsidRPr="0052167B" w:rsidDel="007E0F89" w:rsidRDefault="007B7F57" w:rsidP="007B7F57">
            <w:pPr>
              <w:pStyle w:val="ListParagraph"/>
              <w:numPr>
                <w:ilvl w:val="0"/>
                <w:numId w:val="68"/>
              </w:numPr>
              <w:spacing w:before="0" w:line="240" w:lineRule="auto"/>
              <w:contextualSpacing w:val="0"/>
              <w:jc w:val="left"/>
              <w:rPr>
                <w:del w:id="15808" w:author="Phuong Truong Thi" w:date="2024-10-08T18:12:00Z"/>
                <w:rFonts w:eastAsia="Times New Roman"/>
                <w:szCs w:val="24"/>
                <w:lang w:val="vi-VN" w:eastAsia="vi-VN"/>
              </w:rPr>
            </w:pPr>
          </w:p>
        </w:tc>
        <w:tc>
          <w:tcPr>
            <w:tcW w:w="2097" w:type="dxa"/>
            <w:gridSpan w:val="2"/>
            <w:shd w:val="clear" w:color="auto" w:fill="auto"/>
            <w:vAlign w:val="center"/>
            <w:tcPrChange w:id="15809" w:author="thu nga" w:date="2024-10-01T10:51:00Z">
              <w:tcPr>
                <w:tcW w:w="2097" w:type="dxa"/>
                <w:gridSpan w:val="2"/>
                <w:shd w:val="clear" w:color="auto" w:fill="auto"/>
                <w:vAlign w:val="center"/>
              </w:tcPr>
            </w:tcPrChange>
          </w:tcPr>
          <w:p w14:paraId="4A93D3B3" w14:textId="55639F8A" w:rsidR="007B7F57" w:rsidRPr="0052167B" w:rsidDel="007E0F89" w:rsidRDefault="007B7F57" w:rsidP="007B7F57">
            <w:pPr>
              <w:spacing w:before="0" w:line="240" w:lineRule="auto"/>
              <w:contextualSpacing w:val="0"/>
              <w:rPr>
                <w:del w:id="15810" w:author="Phuong Truong Thi" w:date="2024-10-08T18:12:00Z"/>
                <w:rFonts w:ascii="Times New Roman" w:hAnsi="Times New Roman"/>
                <w:sz w:val="24"/>
                <w:szCs w:val="24"/>
              </w:rPr>
            </w:pPr>
            <w:del w:id="15811" w:author="Phuong Truong Thi" w:date="2024-10-08T18:12:00Z">
              <w:r w:rsidRPr="0052167B" w:rsidDel="007E0F89">
                <w:rPr>
                  <w:rFonts w:ascii="Times New Roman" w:hAnsi="Times New Roman"/>
                  <w:color w:val="000000"/>
                  <w:sz w:val="24"/>
                  <w:szCs w:val="24"/>
                </w:rPr>
                <w:delText>Tên khu vực</w:delText>
              </w:r>
            </w:del>
          </w:p>
        </w:tc>
        <w:tc>
          <w:tcPr>
            <w:tcW w:w="2230" w:type="dxa"/>
            <w:vAlign w:val="center"/>
            <w:tcPrChange w:id="15812" w:author="thu nga" w:date="2024-10-01T10:51:00Z">
              <w:tcPr>
                <w:tcW w:w="2230" w:type="dxa"/>
                <w:vAlign w:val="center"/>
              </w:tcPr>
            </w:tcPrChange>
          </w:tcPr>
          <w:p w14:paraId="69ED6605" w14:textId="6658335C" w:rsidR="007B7F57" w:rsidRPr="0052167B" w:rsidDel="007E0F89" w:rsidRDefault="007B7F57" w:rsidP="007B7F57">
            <w:pPr>
              <w:spacing w:before="0" w:line="240" w:lineRule="auto"/>
              <w:contextualSpacing w:val="0"/>
              <w:rPr>
                <w:del w:id="15813" w:author="Phuong Truong Thi" w:date="2024-10-08T18:12:00Z"/>
                <w:rFonts w:ascii="Times New Roman" w:eastAsia="Times New Roman" w:hAnsi="Times New Roman"/>
                <w:color w:val="000000"/>
                <w:sz w:val="24"/>
                <w:szCs w:val="24"/>
                <w:lang w:eastAsia="vi-VN"/>
              </w:rPr>
            </w:pPr>
            <w:del w:id="15814" w:author="Phuong Truong Thi" w:date="2024-10-08T18:12:00Z">
              <w:r w:rsidRPr="0052167B" w:rsidDel="007E0F89">
                <w:rPr>
                  <w:rFonts w:ascii="Times New Roman" w:hAnsi="Times New Roman"/>
                  <w:color w:val="000000"/>
                  <w:sz w:val="24"/>
                  <w:szCs w:val="24"/>
                </w:rPr>
                <w:delText>Tên khu vực quản lý khách hàng</w:delText>
              </w:r>
            </w:del>
          </w:p>
        </w:tc>
        <w:tc>
          <w:tcPr>
            <w:tcW w:w="963" w:type="dxa"/>
            <w:tcPrChange w:id="15815" w:author="thu nga" w:date="2024-10-01T10:51:00Z">
              <w:tcPr>
                <w:tcW w:w="963" w:type="dxa"/>
              </w:tcPr>
            </w:tcPrChange>
          </w:tcPr>
          <w:p w14:paraId="3A768D3B" w14:textId="70EAFAD5" w:rsidR="007B7F57" w:rsidRPr="0052167B" w:rsidDel="007E0F89" w:rsidRDefault="007B7F57" w:rsidP="007B7F57">
            <w:pPr>
              <w:spacing w:before="0" w:line="240" w:lineRule="auto"/>
              <w:contextualSpacing w:val="0"/>
              <w:rPr>
                <w:del w:id="15816" w:author="Phuong Truong Thi" w:date="2024-10-08T18:12:00Z"/>
                <w:rFonts w:ascii="Times New Roman" w:eastAsia="Times New Roman" w:hAnsi="Times New Roman"/>
                <w:color w:val="000000"/>
                <w:sz w:val="24"/>
                <w:szCs w:val="24"/>
                <w:lang w:eastAsia="vi-VN"/>
              </w:rPr>
            </w:pPr>
            <w:ins w:id="15817" w:author="thu nga" w:date="2024-09-30T15:26:00Z">
              <w:del w:id="15818" w:author="Phuong Truong Thi" w:date="2024-10-08T18:12:00Z">
                <w:r w:rsidRPr="00665953" w:rsidDel="007E0F89">
                  <w:rPr>
                    <w:rFonts w:ascii="Times New Roman" w:eastAsia="Times New Roman" w:hAnsi="Times New Roman"/>
                    <w:sz w:val="24"/>
                    <w:szCs w:val="24"/>
                    <w:lang w:val="vi-VN" w:eastAsia="vi-VN"/>
                  </w:rPr>
                  <w:delText>CRM</w:delText>
                </w:r>
              </w:del>
            </w:ins>
          </w:p>
        </w:tc>
        <w:tc>
          <w:tcPr>
            <w:tcW w:w="1166" w:type="dxa"/>
            <w:tcPrChange w:id="15819" w:author="thu nga" w:date="2024-10-01T10:51:00Z">
              <w:tcPr>
                <w:tcW w:w="1896" w:type="dxa"/>
                <w:gridSpan w:val="2"/>
              </w:tcPr>
            </w:tcPrChange>
          </w:tcPr>
          <w:p w14:paraId="242D57EA" w14:textId="4D139E23" w:rsidR="007B7F57" w:rsidRPr="0052167B" w:rsidDel="007E0F89" w:rsidRDefault="007B7F57" w:rsidP="007B7F57">
            <w:pPr>
              <w:spacing w:before="0" w:line="240" w:lineRule="auto"/>
              <w:contextualSpacing w:val="0"/>
              <w:rPr>
                <w:del w:id="15820" w:author="Phuong Truong Thi" w:date="2024-10-08T18:12:00Z"/>
                <w:rFonts w:ascii="Times New Roman" w:eastAsia="Times New Roman" w:hAnsi="Times New Roman"/>
                <w:sz w:val="24"/>
                <w:szCs w:val="24"/>
                <w:lang w:eastAsia="vi-VN"/>
              </w:rPr>
            </w:pPr>
            <w:del w:id="15821"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822" w:author="thu nga" w:date="2024-10-01T10:51:00Z">
              <w:tcPr>
                <w:tcW w:w="1910" w:type="dxa"/>
                <w:gridSpan w:val="3"/>
                <w:shd w:val="clear" w:color="auto" w:fill="auto"/>
                <w:noWrap/>
                <w:vAlign w:val="center"/>
              </w:tcPr>
            </w:tcPrChange>
          </w:tcPr>
          <w:p w14:paraId="7A927655" w14:textId="04A678A4" w:rsidR="007B7F57" w:rsidRPr="0052167B" w:rsidDel="007E0F89" w:rsidRDefault="007B7F57" w:rsidP="007B7F57">
            <w:pPr>
              <w:spacing w:before="0" w:line="240" w:lineRule="auto"/>
              <w:contextualSpacing w:val="0"/>
              <w:rPr>
                <w:del w:id="15823" w:author="Phuong Truong Thi" w:date="2024-10-08T18:12:00Z"/>
                <w:rFonts w:ascii="Times New Roman" w:eastAsia="Times New Roman" w:hAnsi="Times New Roman"/>
                <w:sz w:val="24"/>
                <w:szCs w:val="24"/>
                <w:lang w:val="vi-VN" w:eastAsia="vi-VN"/>
              </w:rPr>
            </w:pPr>
          </w:p>
        </w:tc>
        <w:tc>
          <w:tcPr>
            <w:tcW w:w="1134" w:type="dxa"/>
            <w:tcPrChange w:id="15824" w:author="thu nga" w:date="2024-10-01T10:51:00Z">
              <w:tcPr>
                <w:tcW w:w="737" w:type="dxa"/>
              </w:tcPr>
            </w:tcPrChange>
          </w:tcPr>
          <w:p w14:paraId="2EA839F6" w14:textId="13EBDF38" w:rsidR="007B7F57" w:rsidRPr="0052167B" w:rsidDel="007E0F89" w:rsidRDefault="007B7F57" w:rsidP="007B7F57">
            <w:pPr>
              <w:spacing w:before="0" w:line="240" w:lineRule="auto"/>
              <w:contextualSpacing w:val="0"/>
              <w:jc w:val="center"/>
              <w:rPr>
                <w:del w:id="15825" w:author="Phuong Truong Thi" w:date="2024-10-08T18:12:00Z"/>
                <w:rFonts w:ascii="Times New Roman" w:eastAsia="Times New Roman" w:hAnsi="Times New Roman"/>
                <w:sz w:val="24"/>
                <w:szCs w:val="24"/>
                <w:lang w:val="vi-VN" w:eastAsia="vi-VN"/>
              </w:rPr>
            </w:pPr>
            <w:del w:id="15826"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8C56992" w14:textId="22762F76" w:rsidTr="00E57F75">
        <w:trPr>
          <w:trHeight w:val="276"/>
          <w:del w:id="15827" w:author="Phuong Truong Thi" w:date="2024-10-08T18:12:00Z"/>
          <w:trPrChange w:id="15828" w:author="thu nga" w:date="2024-10-01T10:51:00Z">
            <w:trPr>
              <w:trHeight w:val="276"/>
            </w:trPr>
          </w:trPrChange>
        </w:trPr>
        <w:tc>
          <w:tcPr>
            <w:tcW w:w="670" w:type="dxa"/>
            <w:shd w:val="clear" w:color="auto" w:fill="auto"/>
            <w:vAlign w:val="center"/>
            <w:tcPrChange w:id="15829" w:author="thu nga" w:date="2024-10-01T10:51:00Z">
              <w:tcPr>
                <w:tcW w:w="670" w:type="dxa"/>
                <w:shd w:val="clear" w:color="auto" w:fill="auto"/>
                <w:vAlign w:val="center"/>
              </w:tcPr>
            </w:tcPrChange>
          </w:tcPr>
          <w:p w14:paraId="37A6285E" w14:textId="3EE64701" w:rsidR="007B7F57" w:rsidRPr="0052167B" w:rsidDel="007E0F89" w:rsidRDefault="007B7F57" w:rsidP="007B7F57">
            <w:pPr>
              <w:pStyle w:val="ListParagraph"/>
              <w:numPr>
                <w:ilvl w:val="0"/>
                <w:numId w:val="68"/>
              </w:numPr>
              <w:spacing w:before="0" w:line="240" w:lineRule="auto"/>
              <w:contextualSpacing w:val="0"/>
              <w:jc w:val="left"/>
              <w:rPr>
                <w:del w:id="15830" w:author="Phuong Truong Thi" w:date="2024-10-08T18:12:00Z"/>
                <w:rFonts w:eastAsia="Times New Roman"/>
                <w:szCs w:val="24"/>
                <w:lang w:val="vi-VN" w:eastAsia="vi-VN"/>
              </w:rPr>
            </w:pPr>
          </w:p>
        </w:tc>
        <w:tc>
          <w:tcPr>
            <w:tcW w:w="2097" w:type="dxa"/>
            <w:gridSpan w:val="2"/>
            <w:shd w:val="clear" w:color="auto" w:fill="auto"/>
            <w:vAlign w:val="center"/>
            <w:tcPrChange w:id="15831" w:author="thu nga" w:date="2024-10-01T10:51:00Z">
              <w:tcPr>
                <w:tcW w:w="2097" w:type="dxa"/>
                <w:gridSpan w:val="2"/>
                <w:shd w:val="clear" w:color="auto" w:fill="auto"/>
                <w:vAlign w:val="center"/>
              </w:tcPr>
            </w:tcPrChange>
          </w:tcPr>
          <w:p w14:paraId="7C677177" w14:textId="379F62C0" w:rsidR="007B7F57" w:rsidRPr="0052167B" w:rsidDel="007E0F89" w:rsidRDefault="007B7F57" w:rsidP="007B7F57">
            <w:pPr>
              <w:spacing w:before="0" w:line="240" w:lineRule="auto"/>
              <w:contextualSpacing w:val="0"/>
              <w:rPr>
                <w:del w:id="15832" w:author="Phuong Truong Thi" w:date="2024-10-08T18:12:00Z"/>
                <w:rFonts w:ascii="Times New Roman" w:hAnsi="Times New Roman"/>
                <w:sz w:val="24"/>
                <w:szCs w:val="24"/>
              </w:rPr>
            </w:pPr>
            <w:del w:id="15833" w:author="Phuong Truong Thi" w:date="2024-10-08T18:12:00Z">
              <w:r w:rsidRPr="0052167B" w:rsidDel="007E0F89">
                <w:rPr>
                  <w:rFonts w:ascii="Times New Roman" w:hAnsi="Times New Roman"/>
                  <w:color w:val="000000"/>
                  <w:sz w:val="24"/>
                  <w:szCs w:val="24"/>
                </w:rPr>
                <w:delText>Tên vùng</w:delText>
              </w:r>
            </w:del>
          </w:p>
        </w:tc>
        <w:tc>
          <w:tcPr>
            <w:tcW w:w="2230" w:type="dxa"/>
            <w:vAlign w:val="center"/>
            <w:tcPrChange w:id="15834" w:author="thu nga" w:date="2024-10-01T10:51:00Z">
              <w:tcPr>
                <w:tcW w:w="2230" w:type="dxa"/>
                <w:vAlign w:val="center"/>
              </w:tcPr>
            </w:tcPrChange>
          </w:tcPr>
          <w:p w14:paraId="011A6032" w14:textId="3C09F35D" w:rsidR="007B7F57" w:rsidRPr="0052167B" w:rsidDel="007E0F89" w:rsidRDefault="007B7F57" w:rsidP="007B7F57">
            <w:pPr>
              <w:spacing w:before="0" w:line="240" w:lineRule="auto"/>
              <w:contextualSpacing w:val="0"/>
              <w:rPr>
                <w:del w:id="15835" w:author="Phuong Truong Thi" w:date="2024-10-08T18:12:00Z"/>
                <w:rFonts w:ascii="Times New Roman" w:eastAsia="Times New Roman" w:hAnsi="Times New Roman"/>
                <w:color w:val="000000"/>
                <w:sz w:val="24"/>
                <w:szCs w:val="24"/>
                <w:lang w:eastAsia="vi-VN"/>
              </w:rPr>
            </w:pPr>
            <w:del w:id="15836" w:author="Phuong Truong Thi" w:date="2024-10-08T18:12:00Z">
              <w:r w:rsidRPr="0052167B" w:rsidDel="007E0F89">
                <w:rPr>
                  <w:rFonts w:ascii="Times New Roman" w:hAnsi="Times New Roman"/>
                  <w:color w:val="000000"/>
                  <w:sz w:val="24"/>
                  <w:szCs w:val="24"/>
                </w:rPr>
                <w:delText>Vùng quản lý khách hàng. VD: Vùng 1</w:delText>
              </w:r>
            </w:del>
          </w:p>
        </w:tc>
        <w:tc>
          <w:tcPr>
            <w:tcW w:w="963" w:type="dxa"/>
            <w:tcPrChange w:id="15837" w:author="thu nga" w:date="2024-10-01T10:51:00Z">
              <w:tcPr>
                <w:tcW w:w="963" w:type="dxa"/>
              </w:tcPr>
            </w:tcPrChange>
          </w:tcPr>
          <w:p w14:paraId="4969B3BE" w14:textId="388A892D" w:rsidR="007B7F57" w:rsidRPr="0052167B" w:rsidDel="007E0F89" w:rsidRDefault="007B7F57" w:rsidP="007B7F57">
            <w:pPr>
              <w:spacing w:before="0" w:line="240" w:lineRule="auto"/>
              <w:contextualSpacing w:val="0"/>
              <w:rPr>
                <w:del w:id="15838" w:author="Phuong Truong Thi" w:date="2024-10-08T18:12:00Z"/>
                <w:rFonts w:ascii="Times New Roman" w:eastAsia="Times New Roman" w:hAnsi="Times New Roman"/>
                <w:color w:val="000000"/>
                <w:sz w:val="24"/>
                <w:szCs w:val="24"/>
                <w:lang w:eastAsia="vi-VN"/>
              </w:rPr>
            </w:pPr>
            <w:ins w:id="15839" w:author="thu nga" w:date="2024-09-30T15:26:00Z">
              <w:del w:id="15840" w:author="Phuong Truong Thi" w:date="2024-10-08T18:12:00Z">
                <w:r w:rsidRPr="00665953" w:rsidDel="007E0F89">
                  <w:rPr>
                    <w:rFonts w:ascii="Times New Roman" w:eastAsia="Times New Roman" w:hAnsi="Times New Roman"/>
                    <w:sz w:val="24"/>
                    <w:szCs w:val="24"/>
                    <w:lang w:val="vi-VN" w:eastAsia="vi-VN"/>
                  </w:rPr>
                  <w:delText>CRM</w:delText>
                </w:r>
              </w:del>
            </w:ins>
          </w:p>
        </w:tc>
        <w:tc>
          <w:tcPr>
            <w:tcW w:w="1166" w:type="dxa"/>
            <w:tcPrChange w:id="15841" w:author="thu nga" w:date="2024-10-01T10:51:00Z">
              <w:tcPr>
                <w:tcW w:w="1896" w:type="dxa"/>
                <w:gridSpan w:val="2"/>
              </w:tcPr>
            </w:tcPrChange>
          </w:tcPr>
          <w:p w14:paraId="2778E1D6" w14:textId="39E9ABED" w:rsidR="007B7F57" w:rsidRPr="0052167B" w:rsidDel="007E0F89" w:rsidRDefault="007B7F57" w:rsidP="007B7F57">
            <w:pPr>
              <w:spacing w:before="0" w:line="240" w:lineRule="auto"/>
              <w:contextualSpacing w:val="0"/>
              <w:rPr>
                <w:del w:id="15842" w:author="Phuong Truong Thi" w:date="2024-10-08T18:12:00Z"/>
                <w:rFonts w:ascii="Times New Roman" w:eastAsia="Times New Roman" w:hAnsi="Times New Roman"/>
                <w:sz w:val="24"/>
                <w:szCs w:val="24"/>
                <w:lang w:eastAsia="vi-VN"/>
              </w:rPr>
            </w:pPr>
            <w:del w:id="15843"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844" w:author="thu nga" w:date="2024-10-01T10:51:00Z">
              <w:tcPr>
                <w:tcW w:w="1910" w:type="dxa"/>
                <w:gridSpan w:val="3"/>
                <w:shd w:val="clear" w:color="auto" w:fill="auto"/>
                <w:noWrap/>
                <w:vAlign w:val="center"/>
              </w:tcPr>
            </w:tcPrChange>
          </w:tcPr>
          <w:p w14:paraId="637C8F1B" w14:textId="54756675" w:rsidR="007B7F57" w:rsidRPr="0052167B" w:rsidDel="007E0F89" w:rsidRDefault="007B7F57" w:rsidP="007B7F57">
            <w:pPr>
              <w:spacing w:before="0" w:line="240" w:lineRule="auto"/>
              <w:contextualSpacing w:val="0"/>
              <w:rPr>
                <w:del w:id="15845" w:author="Phuong Truong Thi" w:date="2024-10-08T18:12:00Z"/>
                <w:rFonts w:ascii="Times New Roman" w:eastAsia="Times New Roman" w:hAnsi="Times New Roman"/>
                <w:sz w:val="24"/>
                <w:szCs w:val="24"/>
                <w:lang w:val="vi-VN" w:eastAsia="vi-VN"/>
              </w:rPr>
            </w:pPr>
          </w:p>
        </w:tc>
        <w:tc>
          <w:tcPr>
            <w:tcW w:w="1134" w:type="dxa"/>
            <w:tcPrChange w:id="15846" w:author="thu nga" w:date="2024-10-01T10:51:00Z">
              <w:tcPr>
                <w:tcW w:w="737" w:type="dxa"/>
              </w:tcPr>
            </w:tcPrChange>
          </w:tcPr>
          <w:p w14:paraId="35D1480A" w14:textId="0FDCBE1E" w:rsidR="007B7F57" w:rsidRPr="0052167B" w:rsidDel="007E0F89" w:rsidRDefault="007B7F57" w:rsidP="007B7F57">
            <w:pPr>
              <w:spacing w:before="0" w:line="240" w:lineRule="auto"/>
              <w:contextualSpacing w:val="0"/>
              <w:jc w:val="center"/>
              <w:rPr>
                <w:del w:id="15847" w:author="Phuong Truong Thi" w:date="2024-10-08T18:12:00Z"/>
                <w:rFonts w:ascii="Times New Roman" w:eastAsia="Times New Roman" w:hAnsi="Times New Roman"/>
                <w:sz w:val="24"/>
                <w:szCs w:val="24"/>
                <w:lang w:val="vi-VN" w:eastAsia="vi-VN"/>
              </w:rPr>
            </w:pPr>
            <w:del w:id="1584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A1288D0" w14:textId="477810C8" w:rsidTr="00E57F75">
        <w:trPr>
          <w:trHeight w:val="276"/>
          <w:del w:id="15849" w:author="Phuong Truong Thi" w:date="2024-10-08T18:12:00Z"/>
          <w:trPrChange w:id="15850" w:author="thu nga" w:date="2024-10-01T10:51:00Z">
            <w:trPr>
              <w:trHeight w:val="276"/>
            </w:trPr>
          </w:trPrChange>
        </w:trPr>
        <w:tc>
          <w:tcPr>
            <w:tcW w:w="670" w:type="dxa"/>
            <w:shd w:val="clear" w:color="auto" w:fill="auto"/>
            <w:vAlign w:val="center"/>
            <w:tcPrChange w:id="15851" w:author="thu nga" w:date="2024-10-01T10:51:00Z">
              <w:tcPr>
                <w:tcW w:w="670" w:type="dxa"/>
                <w:shd w:val="clear" w:color="auto" w:fill="auto"/>
                <w:vAlign w:val="center"/>
              </w:tcPr>
            </w:tcPrChange>
          </w:tcPr>
          <w:p w14:paraId="086FD9E3" w14:textId="2B077BF0" w:rsidR="007B7F57" w:rsidRPr="0052167B" w:rsidDel="007E0F89" w:rsidRDefault="007B7F57" w:rsidP="007B7F57">
            <w:pPr>
              <w:pStyle w:val="ListParagraph"/>
              <w:numPr>
                <w:ilvl w:val="0"/>
                <w:numId w:val="68"/>
              </w:numPr>
              <w:spacing w:before="0" w:line="240" w:lineRule="auto"/>
              <w:contextualSpacing w:val="0"/>
              <w:jc w:val="left"/>
              <w:rPr>
                <w:del w:id="15852" w:author="Phuong Truong Thi" w:date="2024-10-08T18:12:00Z"/>
                <w:rFonts w:eastAsia="Times New Roman"/>
                <w:szCs w:val="24"/>
                <w:lang w:val="vi-VN" w:eastAsia="vi-VN"/>
              </w:rPr>
            </w:pPr>
          </w:p>
        </w:tc>
        <w:tc>
          <w:tcPr>
            <w:tcW w:w="2097" w:type="dxa"/>
            <w:gridSpan w:val="2"/>
            <w:shd w:val="clear" w:color="auto" w:fill="auto"/>
            <w:vAlign w:val="center"/>
            <w:tcPrChange w:id="15853" w:author="thu nga" w:date="2024-10-01T10:51:00Z">
              <w:tcPr>
                <w:tcW w:w="2097" w:type="dxa"/>
                <w:gridSpan w:val="2"/>
                <w:shd w:val="clear" w:color="auto" w:fill="auto"/>
                <w:vAlign w:val="center"/>
              </w:tcPr>
            </w:tcPrChange>
          </w:tcPr>
          <w:p w14:paraId="460696C2" w14:textId="4D2E0D58" w:rsidR="007B7F57" w:rsidRPr="0052167B" w:rsidDel="007E0F89" w:rsidRDefault="007B7F57" w:rsidP="007B7F57">
            <w:pPr>
              <w:spacing w:before="0" w:line="240" w:lineRule="auto"/>
              <w:contextualSpacing w:val="0"/>
              <w:rPr>
                <w:del w:id="15854" w:author="Phuong Truong Thi" w:date="2024-10-08T18:12:00Z"/>
                <w:rFonts w:ascii="Times New Roman" w:hAnsi="Times New Roman"/>
                <w:sz w:val="24"/>
                <w:szCs w:val="24"/>
              </w:rPr>
            </w:pPr>
            <w:del w:id="15855" w:author="Phuong Truong Thi" w:date="2024-10-08T18:12:00Z">
              <w:r w:rsidRPr="0052167B" w:rsidDel="007E0F89">
                <w:rPr>
                  <w:rFonts w:ascii="Times New Roman" w:hAnsi="Times New Roman"/>
                  <w:color w:val="000000"/>
                  <w:sz w:val="24"/>
                  <w:szCs w:val="24"/>
                </w:rPr>
                <w:delText>Mã DAO CBBH</w:delText>
              </w:r>
            </w:del>
          </w:p>
        </w:tc>
        <w:tc>
          <w:tcPr>
            <w:tcW w:w="2230" w:type="dxa"/>
            <w:vAlign w:val="center"/>
            <w:tcPrChange w:id="15856" w:author="thu nga" w:date="2024-10-01T10:51:00Z">
              <w:tcPr>
                <w:tcW w:w="2230" w:type="dxa"/>
                <w:vAlign w:val="center"/>
              </w:tcPr>
            </w:tcPrChange>
          </w:tcPr>
          <w:p w14:paraId="647F52F8" w14:textId="6D61CF60" w:rsidR="007B7F57" w:rsidRPr="0052167B" w:rsidDel="007E0F89" w:rsidRDefault="007B7F57" w:rsidP="007B7F57">
            <w:pPr>
              <w:spacing w:before="0" w:line="240" w:lineRule="auto"/>
              <w:contextualSpacing w:val="0"/>
              <w:rPr>
                <w:del w:id="15857" w:author="Phuong Truong Thi" w:date="2024-10-08T18:12:00Z"/>
                <w:rFonts w:ascii="Times New Roman" w:eastAsia="Times New Roman" w:hAnsi="Times New Roman"/>
                <w:color w:val="000000"/>
                <w:sz w:val="24"/>
                <w:szCs w:val="24"/>
                <w:lang w:eastAsia="vi-VN"/>
              </w:rPr>
            </w:pPr>
            <w:del w:id="15858" w:author="Phuong Truong Thi" w:date="2024-10-08T18:12:00Z">
              <w:r w:rsidRPr="0052167B" w:rsidDel="007E0F89">
                <w:rPr>
                  <w:rFonts w:ascii="Times New Roman" w:hAnsi="Times New Roman"/>
                  <w:color w:val="000000"/>
                  <w:sz w:val="24"/>
                  <w:szCs w:val="24"/>
                </w:rPr>
                <w:delText>DAO cán bộ bán hàng gắn với KH</w:delText>
              </w:r>
            </w:del>
          </w:p>
        </w:tc>
        <w:tc>
          <w:tcPr>
            <w:tcW w:w="963" w:type="dxa"/>
            <w:tcPrChange w:id="15859" w:author="thu nga" w:date="2024-10-01T10:51:00Z">
              <w:tcPr>
                <w:tcW w:w="963" w:type="dxa"/>
              </w:tcPr>
            </w:tcPrChange>
          </w:tcPr>
          <w:p w14:paraId="57EE2906" w14:textId="0AC9AC3E" w:rsidR="007B7F57" w:rsidRPr="0052167B" w:rsidDel="007E0F89" w:rsidRDefault="007B7F57" w:rsidP="007B7F57">
            <w:pPr>
              <w:spacing w:before="0" w:line="240" w:lineRule="auto"/>
              <w:contextualSpacing w:val="0"/>
              <w:rPr>
                <w:del w:id="15860" w:author="Phuong Truong Thi" w:date="2024-10-08T18:12:00Z"/>
                <w:rFonts w:ascii="Times New Roman" w:eastAsia="Times New Roman" w:hAnsi="Times New Roman"/>
                <w:color w:val="000000"/>
                <w:sz w:val="24"/>
                <w:szCs w:val="24"/>
                <w:lang w:eastAsia="vi-VN"/>
              </w:rPr>
            </w:pPr>
            <w:ins w:id="15861" w:author="thu nga" w:date="2024-09-30T15:26:00Z">
              <w:del w:id="15862"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863" w:author="thu nga" w:date="2024-10-01T10:51:00Z">
              <w:tcPr>
                <w:tcW w:w="1896" w:type="dxa"/>
                <w:gridSpan w:val="2"/>
              </w:tcPr>
            </w:tcPrChange>
          </w:tcPr>
          <w:p w14:paraId="05D25A49" w14:textId="68A4660E" w:rsidR="007B7F57" w:rsidRPr="0052167B" w:rsidDel="007E0F89" w:rsidRDefault="007B7F57" w:rsidP="007B7F57">
            <w:pPr>
              <w:spacing w:before="0" w:line="240" w:lineRule="auto"/>
              <w:contextualSpacing w:val="0"/>
              <w:rPr>
                <w:del w:id="15864" w:author="Phuong Truong Thi" w:date="2024-10-08T18:12:00Z"/>
                <w:rFonts w:ascii="Times New Roman" w:eastAsia="Times New Roman" w:hAnsi="Times New Roman"/>
                <w:sz w:val="24"/>
                <w:szCs w:val="24"/>
                <w:lang w:eastAsia="vi-VN"/>
              </w:rPr>
            </w:pPr>
            <w:del w:id="15865"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866" w:author="thu nga" w:date="2024-10-01T10:51:00Z">
              <w:tcPr>
                <w:tcW w:w="1910" w:type="dxa"/>
                <w:gridSpan w:val="3"/>
                <w:shd w:val="clear" w:color="auto" w:fill="auto"/>
                <w:noWrap/>
                <w:vAlign w:val="center"/>
              </w:tcPr>
            </w:tcPrChange>
          </w:tcPr>
          <w:p w14:paraId="71DE52C5" w14:textId="05EC0FEA" w:rsidR="007B7F57" w:rsidRPr="0052167B" w:rsidDel="007E0F89" w:rsidRDefault="007B7F57" w:rsidP="007B7F57">
            <w:pPr>
              <w:spacing w:before="0" w:line="240" w:lineRule="auto"/>
              <w:contextualSpacing w:val="0"/>
              <w:rPr>
                <w:del w:id="15867" w:author="Phuong Truong Thi" w:date="2024-10-08T18:12:00Z"/>
                <w:rFonts w:ascii="Times New Roman" w:eastAsia="Times New Roman" w:hAnsi="Times New Roman"/>
                <w:sz w:val="24"/>
                <w:szCs w:val="24"/>
                <w:lang w:val="vi-VN" w:eastAsia="vi-VN"/>
              </w:rPr>
            </w:pPr>
          </w:p>
        </w:tc>
        <w:tc>
          <w:tcPr>
            <w:tcW w:w="1134" w:type="dxa"/>
            <w:tcPrChange w:id="15868" w:author="thu nga" w:date="2024-10-01T10:51:00Z">
              <w:tcPr>
                <w:tcW w:w="737" w:type="dxa"/>
              </w:tcPr>
            </w:tcPrChange>
          </w:tcPr>
          <w:p w14:paraId="01508BDF" w14:textId="31A5FA17" w:rsidR="007B7F57" w:rsidRPr="0052167B" w:rsidDel="007E0F89" w:rsidRDefault="007B7F57" w:rsidP="007B7F57">
            <w:pPr>
              <w:spacing w:before="0" w:line="240" w:lineRule="auto"/>
              <w:contextualSpacing w:val="0"/>
              <w:jc w:val="center"/>
              <w:rPr>
                <w:del w:id="15869" w:author="Phuong Truong Thi" w:date="2024-10-08T18:12:00Z"/>
                <w:rFonts w:ascii="Times New Roman" w:eastAsia="Times New Roman" w:hAnsi="Times New Roman"/>
                <w:sz w:val="24"/>
                <w:szCs w:val="24"/>
                <w:lang w:val="vi-VN" w:eastAsia="vi-VN"/>
              </w:rPr>
            </w:pPr>
            <w:del w:id="1587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BFCCAF5" w14:textId="54487DF4" w:rsidTr="00E57F75">
        <w:trPr>
          <w:trHeight w:val="276"/>
          <w:del w:id="15871" w:author="Phuong Truong Thi" w:date="2024-10-08T18:12:00Z"/>
          <w:trPrChange w:id="15872" w:author="thu nga" w:date="2024-10-01T10:51:00Z">
            <w:trPr>
              <w:trHeight w:val="276"/>
            </w:trPr>
          </w:trPrChange>
        </w:trPr>
        <w:tc>
          <w:tcPr>
            <w:tcW w:w="670" w:type="dxa"/>
            <w:shd w:val="clear" w:color="auto" w:fill="auto"/>
            <w:vAlign w:val="center"/>
            <w:tcPrChange w:id="15873" w:author="thu nga" w:date="2024-10-01T10:51:00Z">
              <w:tcPr>
                <w:tcW w:w="670" w:type="dxa"/>
                <w:shd w:val="clear" w:color="auto" w:fill="auto"/>
                <w:vAlign w:val="center"/>
              </w:tcPr>
            </w:tcPrChange>
          </w:tcPr>
          <w:p w14:paraId="041739C8" w14:textId="6428ACFC" w:rsidR="007B7F57" w:rsidRPr="0052167B" w:rsidDel="007E0F89" w:rsidRDefault="007B7F57" w:rsidP="007B7F57">
            <w:pPr>
              <w:pStyle w:val="ListParagraph"/>
              <w:numPr>
                <w:ilvl w:val="0"/>
                <w:numId w:val="68"/>
              </w:numPr>
              <w:spacing w:before="0" w:line="240" w:lineRule="auto"/>
              <w:contextualSpacing w:val="0"/>
              <w:jc w:val="left"/>
              <w:rPr>
                <w:del w:id="15874" w:author="Phuong Truong Thi" w:date="2024-10-08T18:12:00Z"/>
                <w:rFonts w:eastAsia="Times New Roman"/>
                <w:szCs w:val="24"/>
                <w:lang w:val="vi-VN" w:eastAsia="vi-VN"/>
              </w:rPr>
            </w:pPr>
          </w:p>
        </w:tc>
        <w:tc>
          <w:tcPr>
            <w:tcW w:w="2097" w:type="dxa"/>
            <w:gridSpan w:val="2"/>
            <w:shd w:val="clear" w:color="auto" w:fill="auto"/>
            <w:vAlign w:val="center"/>
            <w:tcPrChange w:id="15875" w:author="thu nga" w:date="2024-10-01T10:51:00Z">
              <w:tcPr>
                <w:tcW w:w="2097" w:type="dxa"/>
                <w:gridSpan w:val="2"/>
                <w:shd w:val="clear" w:color="auto" w:fill="auto"/>
                <w:vAlign w:val="center"/>
              </w:tcPr>
            </w:tcPrChange>
          </w:tcPr>
          <w:p w14:paraId="0A105EB3" w14:textId="7FF6CE47" w:rsidR="007B7F57" w:rsidRPr="0052167B" w:rsidDel="007E0F89" w:rsidRDefault="007B7F57" w:rsidP="007B7F57">
            <w:pPr>
              <w:spacing w:before="0" w:line="240" w:lineRule="auto"/>
              <w:contextualSpacing w:val="0"/>
              <w:rPr>
                <w:del w:id="15876" w:author="Phuong Truong Thi" w:date="2024-10-08T18:12:00Z"/>
                <w:rFonts w:ascii="Times New Roman" w:hAnsi="Times New Roman"/>
                <w:sz w:val="24"/>
                <w:szCs w:val="24"/>
              </w:rPr>
            </w:pPr>
            <w:del w:id="15877" w:author="Phuong Truong Thi" w:date="2024-10-08T18:12:00Z">
              <w:r w:rsidRPr="0052167B" w:rsidDel="007E0F89">
                <w:rPr>
                  <w:rFonts w:ascii="Times New Roman" w:hAnsi="Times New Roman"/>
                  <w:color w:val="000000"/>
                  <w:sz w:val="24"/>
                  <w:szCs w:val="24"/>
                </w:rPr>
                <w:delText>Tên CBBH</w:delText>
              </w:r>
            </w:del>
          </w:p>
        </w:tc>
        <w:tc>
          <w:tcPr>
            <w:tcW w:w="2230" w:type="dxa"/>
            <w:vAlign w:val="center"/>
            <w:tcPrChange w:id="15878" w:author="thu nga" w:date="2024-10-01T10:51:00Z">
              <w:tcPr>
                <w:tcW w:w="2230" w:type="dxa"/>
                <w:vAlign w:val="center"/>
              </w:tcPr>
            </w:tcPrChange>
          </w:tcPr>
          <w:p w14:paraId="0100FC76" w14:textId="67262C45" w:rsidR="007B7F57" w:rsidRPr="0052167B" w:rsidDel="007E0F89" w:rsidRDefault="007B7F57" w:rsidP="007B7F57">
            <w:pPr>
              <w:spacing w:before="0" w:line="240" w:lineRule="auto"/>
              <w:contextualSpacing w:val="0"/>
              <w:rPr>
                <w:del w:id="15879" w:author="Phuong Truong Thi" w:date="2024-10-08T18:12:00Z"/>
                <w:rFonts w:ascii="Times New Roman" w:eastAsia="Times New Roman" w:hAnsi="Times New Roman"/>
                <w:sz w:val="24"/>
                <w:szCs w:val="24"/>
                <w:lang w:eastAsia="vi-VN"/>
              </w:rPr>
            </w:pPr>
            <w:del w:id="15880" w:author="Phuong Truong Thi" w:date="2024-10-08T18:12:00Z">
              <w:r w:rsidRPr="0052167B" w:rsidDel="007E0F89">
                <w:rPr>
                  <w:rFonts w:ascii="Times New Roman" w:hAnsi="Times New Roman"/>
                  <w:color w:val="000000"/>
                  <w:sz w:val="24"/>
                  <w:szCs w:val="24"/>
                </w:rPr>
                <w:delText xml:space="preserve">Tên CBBH phụ trách khách hàng. </w:delText>
              </w:r>
            </w:del>
          </w:p>
        </w:tc>
        <w:tc>
          <w:tcPr>
            <w:tcW w:w="963" w:type="dxa"/>
            <w:tcPrChange w:id="15881" w:author="thu nga" w:date="2024-10-01T10:51:00Z">
              <w:tcPr>
                <w:tcW w:w="963" w:type="dxa"/>
              </w:tcPr>
            </w:tcPrChange>
          </w:tcPr>
          <w:p w14:paraId="6D991074" w14:textId="66A8C9FD" w:rsidR="007B7F57" w:rsidRPr="0052167B" w:rsidDel="007E0F89" w:rsidRDefault="007B7F57" w:rsidP="007B7F57">
            <w:pPr>
              <w:spacing w:before="0" w:line="240" w:lineRule="auto"/>
              <w:contextualSpacing w:val="0"/>
              <w:rPr>
                <w:del w:id="15882" w:author="Phuong Truong Thi" w:date="2024-10-08T18:12:00Z"/>
                <w:rFonts w:ascii="Times New Roman" w:eastAsia="Times New Roman" w:hAnsi="Times New Roman"/>
                <w:sz w:val="24"/>
                <w:szCs w:val="24"/>
                <w:lang w:eastAsia="vi-VN"/>
              </w:rPr>
            </w:pPr>
            <w:ins w:id="15883" w:author="thu nga" w:date="2024-09-30T15:26:00Z">
              <w:del w:id="15884"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885" w:author="thu nga" w:date="2024-10-01T10:51:00Z">
              <w:tcPr>
                <w:tcW w:w="1896" w:type="dxa"/>
                <w:gridSpan w:val="2"/>
              </w:tcPr>
            </w:tcPrChange>
          </w:tcPr>
          <w:p w14:paraId="310DBB3A" w14:textId="38092AC9" w:rsidR="007B7F57" w:rsidRPr="0052167B" w:rsidDel="007E0F89" w:rsidRDefault="007B7F57" w:rsidP="007B7F57">
            <w:pPr>
              <w:spacing w:before="0" w:line="240" w:lineRule="auto"/>
              <w:contextualSpacing w:val="0"/>
              <w:rPr>
                <w:del w:id="15886" w:author="Phuong Truong Thi" w:date="2024-10-08T18:12:00Z"/>
                <w:rFonts w:ascii="Times New Roman" w:eastAsia="Times New Roman" w:hAnsi="Times New Roman"/>
                <w:sz w:val="24"/>
                <w:szCs w:val="24"/>
                <w:lang w:eastAsia="vi-VN"/>
              </w:rPr>
            </w:pPr>
            <w:del w:id="15887" w:author="Phuong Truong Thi" w:date="2024-10-08T18:12:00Z">
              <w:r w:rsidRPr="0052167B" w:rsidDel="007E0F89">
                <w:rPr>
                  <w:rFonts w:ascii="Times New Roman" w:eastAsia="Times New Roman" w:hAnsi="Times New Roman"/>
                  <w:sz w:val="24"/>
                  <w:szCs w:val="24"/>
                  <w:lang w:eastAsia="vi-VN"/>
                </w:rPr>
                <w:delText>Textlink</w:delText>
              </w:r>
            </w:del>
          </w:p>
        </w:tc>
        <w:tc>
          <w:tcPr>
            <w:tcW w:w="1134" w:type="dxa"/>
            <w:shd w:val="clear" w:color="auto" w:fill="auto"/>
            <w:noWrap/>
            <w:vAlign w:val="center"/>
            <w:tcPrChange w:id="15888" w:author="thu nga" w:date="2024-10-01T10:51:00Z">
              <w:tcPr>
                <w:tcW w:w="1910" w:type="dxa"/>
                <w:gridSpan w:val="3"/>
                <w:shd w:val="clear" w:color="auto" w:fill="auto"/>
                <w:noWrap/>
                <w:vAlign w:val="center"/>
              </w:tcPr>
            </w:tcPrChange>
          </w:tcPr>
          <w:p w14:paraId="76D4791F" w14:textId="52BB4533" w:rsidR="007B7F57" w:rsidRPr="0052167B" w:rsidDel="007E0F89" w:rsidRDefault="007B7F57" w:rsidP="007B7F57">
            <w:pPr>
              <w:spacing w:before="0" w:line="240" w:lineRule="auto"/>
              <w:contextualSpacing w:val="0"/>
              <w:rPr>
                <w:del w:id="15889" w:author="Phuong Truong Thi" w:date="2024-10-08T18:12:00Z"/>
                <w:rFonts w:ascii="Times New Roman" w:eastAsia="Times New Roman" w:hAnsi="Times New Roman"/>
                <w:sz w:val="24"/>
                <w:szCs w:val="24"/>
                <w:lang w:val="vi-VN" w:eastAsia="vi-VN"/>
              </w:rPr>
            </w:pPr>
          </w:p>
        </w:tc>
        <w:tc>
          <w:tcPr>
            <w:tcW w:w="1134" w:type="dxa"/>
            <w:tcPrChange w:id="15890" w:author="thu nga" w:date="2024-10-01T10:51:00Z">
              <w:tcPr>
                <w:tcW w:w="737" w:type="dxa"/>
              </w:tcPr>
            </w:tcPrChange>
          </w:tcPr>
          <w:p w14:paraId="7C9CF1FF" w14:textId="2D634485" w:rsidR="007B7F57" w:rsidRPr="0052167B" w:rsidDel="007E0F89" w:rsidRDefault="007B7F57" w:rsidP="007B7F57">
            <w:pPr>
              <w:spacing w:before="0" w:line="240" w:lineRule="auto"/>
              <w:contextualSpacing w:val="0"/>
              <w:jc w:val="center"/>
              <w:rPr>
                <w:del w:id="15891" w:author="Phuong Truong Thi" w:date="2024-10-08T18:12:00Z"/>
                <w:rFonts w:ascii="Times New Roman" w:eastAsia="Times New Roman" w:hAnsi="Times New Roman"/>
                <w:sz w:val="24"/>
                <w:szCs w:val="24"/>
                <w:lang w:val="vi-VN" w:eastAsia="vi-VN"/>
              </w:rPr>
            </w:pPr>
            <w:del w:id="1589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196430C" w14:textId="4DC0C714" w:rsidTr="00E57F75">
        <w:trPr>
          <w:trHeight w:val="276"/>
          <w:del w:id="15893" w:author="Phuong Truong Thi" w:date="2024-10-08T18:12:00Z"/>
          <w:trPrChange w:id="15894" w:author="thu nga" w:date="2024-10-01T10:51:00Z">
            <w:trPr>
              <w:trHeight w:val="276"/>
            </w:trPr>
          </w:trPrChange>
        </w:trPr>
        <w:tc>
          <w:tcPr>
            <w:tcW w:w="670" w:type="dxa"/>
            <w:shd w:val="clear" w:color="auto" w:fill="auto"/>
            <w:vAlign w:val="center"/>
            <w:tcPrChange w:id="15895" w:author="thu nga" w:date="2024-10-01T10:51:00Z">
              <w:tcPr>
                <w:tcW w:w="670" w:type="dxa"/>
                <w:shd w:val="clear" w:color="auto" w:fill="auto"/>
                <w:vAlign w:val="center"/>
              </w:tcPr>
            </w:tcPrChange>
          </w:tcPr>
          <w:p w14:paraId="1C02F4A5" w14:textId="7C14D919" w:rsidR="007B7F57" w:rsidRPr="0052167B" w:rsidDel="007E0F89" w:rsidRDefault="007B7F57" w:rsidP="007B7F57">
            <w:pPr>
              <w:pStyle w:val="ListParagraph"/>
              <w:numPr>
                <w:ilvl w:val="0"/>
                <w:numId w:val="68"/>
              </w:numPr>
              <w:spacing w:before="0" w:line="240" w:lineRule="auto"/>
              <w:contextualSpacing w:val="0"/>
              <w:jc w:val="left"/>
              <w:rPr>
                <w:del w:id="15896" w:author="Phuong Truong Thi" w:date="2024-10-08T18:12:00Z"/>
                <w:rFonts w:eastAsia="Times New Roman"/>
                <w:szCs w:val="24"/>
                <w:lang w:val="vi-VN" w:eastAsia="vi-VN"/>
              </w:rPr>
            </w:pPr>
          </w:p>
        </w:tc>
        <w:tc>
          <w:tcPr>
            <w:tcW w:w="2097" w:type="dxa"/>
            <w:gridSpan w:val="2"/>
            <w:shd w:val="clear" w:color="auto" w:fill="auto"/>
            <w:vAlign w:val="center"/>
            <w:tcPrChange w:id="15897" w:author="thu nga" w:date="2024-10-01T10:51:00Z">
              <w:tcPr>
                <w:tcW w:w="2097" w:type="dxa"/>
                <w:gridSpan w:val="2"/>
                <w:shd w:val="clear" w:color="auto" w:fill="auto"/>
                <w:vAlign w:val="center"/>
              </w:tcPr>
            </w:tcPrChange>
          </w:tcPr>
          <w:p w14:paraId="3870170A" w14:textId="62B0F5AE" w:rsidR="007B7F57" w:rsidRPr="0052167B" w:rsidDel="007E0F89" w:rsidRDefault="007B7F57" w:rsidP="007B7F57">
            <w:pPr>
              <w:spacing w:before="0" w:line="240" w:lineRule="auto"/>
              <w:contextualSpacing w:val="0"/>
              <w:rPr>
                <w:del w:id="15898" w:author="Phuong Truong Thi" w:date="2024-10-08T18:12:00Z"/>
                <w:rFonts w:ascii="Times New Roman" w:hAnsi="Times New Roman"/>
                <w:sz w:val="24"/>
                <w:szCs w:val="24"/>
              </w:rPr>
            </w:pPr>
            <w:del w:id="15899" w:author="Phuong Truong Thi" w:date="2024-10-08T18:12:00Z">
              <w:r w:rsidRPr="0052167B" w:rsidDel="007E0F89">
                <w:rPr>
                  <w:rFonts w:ascii="Times New Roman" w:hAnsi="Times New Roman"/>
                  <w:color w:val="000000"/>
                  <w:sz w:val="24"/>
                  <w:szCs w:val="24"/>
                </w:rPr>
                <w:delText>Chức danh CBBH</w:delText>
              </w:r>
            </w:del>
          </w:p>
        </w:tc>
        <w:tc>
          <w:tcPr>
            <w:tcW w:w="2230" w:type="dxa"/>
            <w:vAlign w:val="center"/>
            <w:tcPrChange w:id="15900" w:author="thu nga" w:date="2024-10-01T10:51:00Z">
              <w:tcPr>
                <w:tcW w:w="2230" w:type="dxa"/>
                <w:vAlign w:val="center"/>
              </w:tcPr>
            </w:tcPrChange>
          </w:tcPr>
          <w:p w14:paraId="00B229F0" w14:textId="185BC28C" w:rsidR="007B7F57" w:rsidRPr="0052167B" w:rsidDel="007E0F89" w:rsidRDefault="007B7F57" w:rsidP="007B7F57">
            <w:pPr>
              <w:spacing w:before="0" w:line="240" w:lineRule="auto"/>
              <w:contextualSpacing w:val="0"/>
              <w:rPr>
                <w:del w:id="15901" w:author="Phuong Truong Thi" w:date="2024-10-08T18:12:00Z"/>
                <w:rFonts w:ascii="Times New Roman" w:eastAsia="Times New Roman" w:hAnsi="Times New Roman"/>
                <w:color w:val="000000"/>
                <w:sz w:val="24"/>
                <w:szCs w:val="24"/>
                <w:lang w:eastAsia="vi-VN"/>
              </w:rPr>
            </w:pPr>
            <w:del w:id="15902" w:author="Phuong Truong Thi" w:date="2024-10-08T18:12:00Z">
              <w:r w:rsidRPr="0052167B" w:rsidDel="007E0F89">
                <w:rPr>
                  <w:rFonts w:ascii="Times New Roman" w:hAnsi="Times New Roman"/>
                  <w:color w:val="000000"/>
                  <w:sz w:val="24"/>
                  <w:szCs w:val="24"/>
                </w:rPr>
                <w:delText>Chức danh CBBH. Ví dụ CV. CVCC</w:delText>
              </w:r>
            </w:del>
          </w:p>
        </w:tc>
        <w:tc>
          <w:tcPr>
            <w:tcW w:w="963" w:type="dxa"/>
            <w:tcPrChange w:id="15903" w:author="thu nga" w:date="2024-10-01T10:51:00Z">
              <w:tcPr>
                <w:tcW w:w="963" w:type="dxa"/>
              </w:tcPr>
            </w:tcPrChange>
          </w:tcPr>
          <w:p w14:paraId="735186DF" w14:textId="143E0818" w:rsidR="007B7F57" w:rsidRPr="0052167B" w:rsidDel="007E0F89" w:rsidRDefault="007B7F57" w:rsidP="007B7F57">
            <w:pPr>
              <w:spacing w:before="0" w:line="240" w:lineRule="auto"/>
              <w:contextualSpacing w:val="0"/>
              <w:rPr>
                <w:del w:id="15904" w:author="Phuong Truong Thi" w:date="2024-10-08T18:12:00Z"/>
                <w:rFonts w:ascii="Times New Roman" w:eastAsia="Times New Roman" w:hAnsi="Times New Roman"/>
                <w:color w:val="000000"/>
                <w:sz w:val="24"/>
                <w:szCs w:val="24"/>
                <w:lang w:eastAsia="vi-VN"/>
              </w:rPr>
            </w:pPr>
            <w:ins w:id="15905" w:author="thu nga" w:date="2024-09-30T15:26:00Z">
              <w:del w:id="15906"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907" w:author="thu nga" w:date="2024-10-01T10:51:00Z">
              <w:tcPr>
                <w:tcW w:w="1896" w:type="dxa"/>
                <w:gridSpan w:val="2"/>
              </w:tcPr>
            </w:tcPrChange>
          </w:tcPr>
          <w:p w14:paraId="3F309DD8" w14:textId="07E0A5EE" w:rsidR="007B7F57" w:rsidRPr="0052167B" w:rsidDel="007E0F89" w:rsidRDefault="007B7F57" w:rsidP="007B7F57">
            <w:pPr>
              <w:spacing w:before="0" w:line="240" w:lineRule="auto"/>
              <w:contextualSpacing w:val="0"/>
              <w:rPr>
                <w:del w:id="15908" w:author="Phuong Truong Thi" w:date="2024-10-08T18:12:00Z"/>
                <w:rFonts w:ascii="Times New Roman" w:eastAsia="Times New Roman" w:hAnsi="Times New Roman"/>
                <w:sz w:val="24"/>
                <w:szCs w:val="24"/>
                <w:lang w:eastAsia="vi-VN"/>
              </w:rPr>
            </w:pPr>
            <w:del w:id="15909"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910" w:author="thu nga" w:date="2024-10-01T10:51:00Z">
              <w:tcPr>
                <w:tcW w:w="1910" w:type="dxa"/>
                <w:gridSpan w:val="3"/>
                <w:shd w:val="clear" w:color="auto" w:fill="auto"/>
                <w:noWrap/>
                <w:vAlign w:val="center"/>
              </w:tcPr>
            </w:tcPrChange>
          </w:tcPr>
          <w:p w14:paraId="47243EAF" w14:textId="504A4951" w:rsidR="007B7F57" w:rsidRPr="0052167B" w:rsidDel="007E0F89" w:rsidRDefault="007B7F57" w:rsidP="007B7F57">
            <w:pPr>
              <w:spacing w:before="0" w:line="240" w:lineRule="auto"/>
              <w:contextualSpacing w:val="0"/>
              <w:rPr>
                <w:del w:id="15911" w:author="Phuong Truong Thi" w:date="2024-10-08T18:12:00Z"/>
                <w:rFonts w:ascii="Times New Roman" w:eastAsia="Times New Roman" w:hAnsi="Times New Roman"/>
                <w:sz w:val="24"/>
                <w:szCs w:val="24"/>
                <w:lang w:val="vi-VN" w:eastAsia="vi-VN"/>
              </w:rPr>
            </w:pPr>
          </w:p>
        </w:tc>
        <w:tc>
          <w:tcPr>
            <w:tcW w:w="1134" w:type="dxa"/>
            <w:tcPrChange w:id="15912" w:author="thu nga" w:date="2024-10-01T10:51:00Z">
              <w:tcPr>
                <w:tcW w:w="737" w:type="dxa"/>
              </w:tcPr>
            </w:tcPrChange>
          </w:tcPr>
          <w:p w14:paraId="26D3ACBB" w14:textId="02E2B184" w:rsidR="007B7F57" w:rsidRPr="0052167B" w:rsidDel="007E0F89" w:rsidRDefault="007B7F57" w:rsidP="007B7F57">
            <w:pPr>
              <w:spacing w:before="0" w:line="240" w:lineRule="auto"/>
              <w:contextualSpacing w:val="0"/>
              <w:jc w:val="center"/>
              <w:rPr>
                <w:del w:id="15913" w:author="Phuong Truong Thi" w:date="2024-10-08T18:12:00Z"/>
                <w:rFonts w:ascii="Times New Roman" w:eastAsia="Times New Roman" w:hAnsi="Times New Roman"/>
                <w:sz w:val="24"/>
                <w:szCs w:val="24"/>
                <w:lang w:val="vi-VN" w:eastAsia="vi-VN"/>
              </w:rPr>
            </w:pPr>
            <w:del w:id="15914"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862E606" w14:textId="26F2F438" w:rsidTr="00E57F75">
        <w:trPr>
          <w:trHeight w:val="276"/>
          <w:del w:id="15915" w:author="Phuong Truong Thi" w:date="2024-10-08T18:12:00Z"/>
          <w:trPrChange w:id="15916" w:author="thu nga" w:date="2024-10-01T10:51:00Z">
            <w:trPr>
              <w:trHeight w:val="276"/>
            </w:trPr>
          </w:trPrChange>
        </w:trPr>
        <w:tc>
          <w:tcPr>
            <w:tcW w:w="670" w:type="dxa"/>
            <w:shd w:val="clear" w:color="auto" w:fill="auto"/>
            <w:vAlign w:val="center"/>
            <w:tcPrChange w:id="15917" w:author="thu nga" w:date="2024-10-01T10:51:00Z">
              <w:tcPr>
                <w:tcW w:w="670" w:type="dxa"/>
                <w:shd w:val="clear" w:color="auto" w:fill="auto"/>
                <w:vAlign w:val="center"/>
              </w:tcPr>
            </w:tcPrChange>
          </w:tcPr>
          <w:p w14:paraId="1C96F748" w14:textId="77A237F6" w:rsidR="007B7F57" w:rsidRPr="0052167B" w:rsidDel="007E0F89" w:rsidRDefault="007B7F57" w:rsidP="007B7F57">
            <w:pPr>
              <w:pStyle w:val="ListParagraph"/>
              <w:numPr>
                <w:ilvl w:val="0"/>
                <w:numId w:val="68"/>
              </w:numPr>
              <w:spacing w:before="0" w:line="240" w:lineRule="auto"/>
              <w:contextualSpacing w:val="0"/>
              <w:jc w:val="left"/>
              <w:rPr>
                <w:del w:id="15918" w:author="Phuong Truong Thi" w:date="2024-10-08T18:12:00Z"/>
                <w:rFonts w:eastAsia="Times New Roman"/>
                <w:szCs w:val="24"/>
                <w:lang w:val="vi-VN" w:eastAsia="vi-VN"/>
              </w:rPr>
            </w:pPr>
          </w:p>
        </w:tc>
        <w:tc>
          <w:tcPr>
            <w:tcW w:w="2097" w:type="dxa"/>
            <w:gridSpan w:val="2"/>
            <w:shd w:val="clear" w:color="auto" w:fill="auto"/>
            <w:vAlign w:val="center"/>
            <w:tcPrChange w:id="15919" w:author="thu nga" w:date="2024-10-01T10:51:00Z">
              <w:tcPr>
                <w:tcW w:w="2097" w:type="dxa"/>
                <w:gridSpan w:val="2"/>
                <w:shd w:val="clear" w:color="auto" w:fill="auto"/>
                <w:vAlign w:val="center"/>
              </w:tcPr>
            </w:tcPrChange>
          </w:tcPr>
          <w:p w14:paraId="6699496A" w14:textId="4EAA988E" w:rsidR="007B7F57" w:rsidRPr="0052167B" w:rsidDel="007E0F89" w:rsidRDefault="007B7F57" w:rsidP="007B7F57">
            <w:pPr>
              <w:spacing w:before="0" w:line="240" w:lineRule="auto"/>
              <w:contextualSpacing w:val="0"/>
              <w:rPr>
                <w:del w:id="15920" w:author="Phuong Truong Thi" w:date="2024-10-08T18:12:00Z"/>
                <w:rFonts w:ascii="Times New Roman" w:hAnsi="Times New Roman"/>
                <w:sz w:val="24"/>
                <w:szCs w:val="24"/>
              </w:rPr>
            </w:pPr>
            <w:del w:id="15921" w:author="Phuong Truong Thi" w:date="2024-10-08T18:12:00Z">
              <w:r w:rsidRPr="0052167B" w:rsidDel="007E0F89">
                <w:rPr>
                  <w:rFonts w:ascii="Times New Roman" w:hAnsi="Times New Roman"/>
                  <w:color w:val="000000"/>
                  <w:sz w:val="24"/>
                  <w:szCs w:val="24"/>
                </w:rPr>
                <w:delText>Vị trí CBBH</w:delText>
              </w:r>
            </w:del>
          </w:p>
        </w:tc>
        <w:tc>
          <w:tcPr>
            <w:tcW w:w="2230" w:type="dxa"/>
            <w:vAlign w:val="center"/>
            <w:tcPrChange w:id="15922" w:author="thu nga" w:date="2024-10-01T10:51:00Z">
              <w:tcPr>
                <w:tcW w:w="2230" w:type="dxa"/>
                <w:vAlign w:val="center"/>
              </w:tcPr>
            </w:tcPrChange>
          </w:tcPr>
          <w:p w14:paraId="5FA614F6" w14:textId="1759DB99" w:rsidR="007B7F57" w:rsidRPr="0052167B" w:rsidDel="007E0F89" w:rsidRDefault="007B7F57" w:rsidP="007B7F57">
            <w:pPr>
              <w:spacing w:before="0" w:line="240" w:lineRule="auto"/>
              <w:contextualSpacing w:val="0"/>
              <w:rPr>
                <w:del w:id="15923" w:author="Phuong Truong Thi" w:date="2024-10-08T18:12:00Z"/>
                <w:rFonts w:ascii="Times New Roman" w:eastAsia="Times New Roman" w:hAnsi="Times New Roman"/>
                <w:color w:val="000000"/>
                <w:sz w:val="24"/>
                <w:szCs w:val="24"/>
                <w:lang w:eastAsia="vi-VN"/>
              </w:rPr>
            </w:pPr>
            <w:del w:id="15924" w:author="Phuong Truong Thi" w:date="2024-10-08T18:12:00Z">
              <w:r w:rsidRPr="0052167B" w:rsidDel="007E0F89">
                <w:rPr>
                  <w:rFonts w:ascii="Times New Roman" w:hAnsi="Times New Roman"/>
                  <w:color w:val="000000"/>
                  <w:sz w:val="24"/>
                  <w:szCs w:val="24"/>
                </w:rPr>
                <w:delText>Vị trí CBBH. Ví dụ RM, CSR</w:delText>
              </w:r>
            </w:del>
          </w:p>
        </w:tc>
        <w:tc>
          <w:tcPr>
            <w:tcW w:w="963" w:type="dxa"/>
            <w:tcPrChange w:id="15925" w:author="thu nga" w:date="2024-10-01T10:51:00Z">
              <w:tcPr>
                <w:tcW w:w="963" w:type="dxa"/>
              </w:tcPr>
            </w:tcPrChange>
          </w:tcPr>
          <w:p w14:paraId="123496A2" w14:textId="51BB05C7" w:rsidR="007B7F57" w:rsidRPr="0052167B" w:rsidDel="007E0F89" w:rsidRDefault="007B7F57" w:rsidP="007B7F57">
            <w:pPr>
              <w:spacing w:before="0" w:line="240" w:lineRule="auto"/>
              <w:contextualSpacing w:val="0"/>
              <w:rPr>
                <w:del w:id="15926" w:author="Phuong Truong Thi" w:date="2024-10-08T18:12:00Z"/>
                <w:rFonts w:ascii="Times New Roman" w:eastAsia="Times New Roman" w:hAnsi="Times New Roman"/>
                <w:color w:val="000000"/>
                <w:sz w:val="24"/>
                <w:szCs w:val="24"/>
                <w:lang w:eastAsia="vi-VN"/>
              </w:rPr>
            </w:pPr>
            <w:ins w:id="15927" w:author="thu nga" w:date="2024-09-30T15:26:00Z">
              <w:del w:id="15928"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929" w:author="thu nga" w:date="2024-10-01T10:51:00Z">
              <w:tcPr>
                <w:tcW w:w="1896" w:type="dxa"/>
                <w:gridSpan w:val="2"/>
              </w:tcPr>
            </w:tcPrChange>
          </w:tcPr>
          <w:p w14:paraId="21A2538E" w14:textId="47D35C56" w:rsidR="007B7F57" w:rsidRPr="0052167B" w:rsidDel="007E0F89" w:rsidRDefault="007B7F57" w:rsidP="007B7F57">
            <w:pPr>
              <w:spacing w:before="0" w:line="240" w:lineRule="auto"/>
              <w:contextualSpacing w:val="0"/>
              <w:rPr>
                <w:del w:id="15930" w:author="Phuong Truong Thi" w:date="2024-10-08T18:12:00Z"/>
                <w:rFonts w:ascii="Times New Roman" w:eastAsia="Times New Roman" w:hAnsi="Times New Roman"/>
                <w:sz w:val="24"/>
                <w:szCs w:val="24"/>
                <w:lang w:eastAsia="vi-VN"/>
              </w:rPr>
            </w:pPr>
            <w:del w:id="15931"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932" w:author="thu nga" w:date="2024-10-01T10:51:00Z">
              <w:tcPr>
                <w:tcW w:w="1910" w:type="dxa"/>
                <w:gridSpan w:val="3"/>
                <w:shd w:val="clear" w:color="auto" w:fill="auto"/>
                <w:noWrap/>
                <w:vAlign w:val="center"/>
              </w:tcPr>
            </w:tcPrChange>
          </w:tcPr>
          <w:p w14:paraId="6B6C4593" w14:textId="128A1E72" w:rsidR="007B7F57" w:rsidRPr="0052167B" w:rsidDel="007E0F89" w:rsidRDefault="007B7F57" w:rsidP="007B7F57">
            <w:pPr>
              <w:spacing w:before="0" w:line="240" w:lineRule="auto"/>
              <w:contextualSpacing w:val="0"/>
              <w:rPr>
                <w:del w:id="15933" w:author="Phuong Truong Thi" w:date="2024-10-08T18:12:00Z"/>
                <w:rFonts w:ascii="Times New Roman" w:eastAsia="Times New Roman" w:hAnsi="Times New Roman"/>
                <w:sz w:val="24"/>
                <w:szCs w:val="24"/>
                <w:lang w:val="vi-VN" w:eastAsia="vi-VN"/>
              </w:rPr>
            </w:pPr>
          </w:p>
        </w:tc>
        <w:tc>
          <w:tcPr>
            <w:tcW w:w="1134" w:type="dxa"/>
            <w:tcPrChange w:id="15934" w:author="thu nga" w:date="2024-10-01T10:51:00Z">
              <w:tcPr>
                <w:tcW w:w="737" w:type="dxa"/>
              </w:tcPr>
            </w:tcPrChange>
          </w:tcPr>
          <w:p w14:paraId="6B312B9C" w14:textId="493F92E3" w:rsidR="007B7F57" w:rsidRPr="0052167B" w:rsidDel="007E0F89" w:rsidRDefault="007B7F57" w:rsidP="007B7F57">
            <w:pPr>
              <w:spacing w:before="0" w:line="240" w:lineRule="auto"/>
              <w:contextualSpacing w:val="0"/>
              <w:jc w:val="center"/>
              <w:rPr>
                <w:del w:id="15935" w:author="Phuong Truong Thi" w:date="2024-10-08T18:12:00Z"/>
                <w:rFonts w:ascii="Times New Roman" w:eastAsia="Times New Roman" w:hAnsi="Times New Roman"/>
                <w:sz w:val="24"/>
                <w:szCs w:val="24"/>
                <w:lang w:val="vi-VN" w:eastAsia="vi-VN"/>
              </w:rPr>
            </w:pPr>
            <w:del w:id="15936"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85B10D2" w14:textId="1F928398" w:rsidTr="00E57F75">
        <w:trPr>
          <w:trHeight w:val="276"/>
          <w:del w:id="15937" w:author="Phuong Truong Thi" w:date="2024-10-08T18:12:00Z"/>
          <w:trPrChange w:id="15938" w:author="thu nga" w:date="2024-10-01T10:51:00Z">
            <w:trPr>
              <w:trHeight w:val="276"/>
            </w:trPr>
          </w:trPrChange>
        </w:trPr>
        <w:tc>
          <w:tcPr>
            <w:tcW w:w="670" w:type="dxa"/>
            <w:shd w:val="clear" w:color="auto" w:fill="auto"/>
            <w:vAlign w:val="center"/>
            <w:tcPrChange w:id="15939" w:author="thu nga" w:date="2024-10-01T10:51:00Z">
              <w:tcPr>
                <w:tcW w:w="670" w:type="dxa"/>
                <w:shd w:val="clear" w:color="auto" w:fill="auto"/>
                <w:vAlign w:val="center"/>
              </w:tcPr>
            </w:tcPrChange>
          </w:tcPr>
          <w:p w14:paraId="651F52D0" w14:textId="518FD572" w:rsidR="007B7F57" w:rsidRPr="0052167B" w:rsidDel="007E0F89" w:rsidRDefault="007B7F57" w:rsidP="007B7F57">
            <w:pPr>
              <w:pStyle w:val="ListParagraph"/>
              <w:numPr>
                <w:ilvl w:val="0"/>
                <w:numId w:val="68"/>
              </w:numPr>
              <w:spacing w:before="0" w:line="240" w:lineRule="auto"/>
              <w:contextualSpacing w:val="0"/>
              <w:jc w:val="left"/>
              <w:rPr>
                <w:del w:id="15940" w:author="Phuong Truong Thi" w:date="2024-10-08T18:12:00Z"/>
                <w:rFonts w:eastAsia="Times New Roman"/>
                <w:szCs w:val="24"/>
                <w:lang w:val="vi-VN" w:eastAsia="vi-VN"/>
              </w:rPr>
            </w:pPr>
          </w:p>
        </w:tc>
        <w:tc>
          <w:tcPr>
            <w:tcW w:w="2097" w:type="dxa"/>
            <w:gridSpan w:val="2"/>
            <w:shd w:val="clear" w:color="auto" w:fill="auto"/>
            <w:vAlign w:val="center"/>
            <w:tcPrChange w:id="15941" w:author="thu nga" w:date="2024-10-01T10:51:00Z">
              <w:tcPr>
                <w:tcW w:w="2097" w:type="dxa"/>
                <w:gridSpan w:val="2"/>
                <w:shd w:val="clear" w:color="auto" w:fill="auto"/>
                <w:vAlign w:val="center"/>
              </w:tcPr>
            </w:tcPrChange>
          </w:tcPr>
          <w:p w14:paraId="7DB8DF35" w14:textId="795DDB56" w:rsidR="007B7F57" w:rsidRPr="0052167B" w:rsidDel="007E0F89" w:rsidRDefault="007B7F57" w:rsidP="007B7F57">
            <w:pPr>
              <w:spacing w:before="0" w:line="240" w:lineRule="auto"/>
              <w:contextualSpacing w:val="0"/>
              <w:rPr>
                <w:del w:id="15942" w:author="Phuong Truong Thi" w:date="2024-10-08T18:12:00Z"/>
                <w:rFonts w:ascii="Times New Roman" w:hAnsi="Times New Roman"/>
                <w:sz w:val="24"/>
                <w:szCs w:val="24"/>
              </w:rPr>
            </w:pPr>
            <w:del w:id="15943" w:author="Phuong Truong Thi" w:date="2024-10-08T18:12:00Z">
              <w:r w:rsidRPr="0052167B" w:rsidDel="007E0F89">
                <w:rPr>
                  <w:rFonts w:ascii="Times New Roman" w:hAnsi="Times New Roman"/>
                  <w:color w:val="000000"/>
                  <w:sz w:val="24"/>
                  <w:szCs w:val="24"/>
                </w:rPr>
                <w:delText>Trạng thái CBBH</w:delText>
              </w:r>
            </w:del>
          </w:p>
        </w:tc>
        <w:tc>
          <w:tcPr>
            <w:tcW w:w="2230" w:type="dxa"/>
            <w:vAlign w:val="center"/>
            <w:tcPrChange w:id="15944" w:author="thu nga" w:date="2024-10-01T10:51:00Z">
              <w:tcPr>
                <w:tcW w:w="2230" w:type="dxa"/>
                <w:vAlign w:val="center"/>
              </w:tcPr>
            </w:tcPrChange>
          </w:tcPr>
          <w:p w14:paraId="00B143D5" w14:textId="41289212" w:rsidR="007B7F57" w:rsidRPr="0052167B" w:rsidDel="007E0F89" w:rsidRDefault="007B7F57" w:rsidP="007B7F57">
            <w:pPr>
              <w:spacing w:before="0" w:line="240" w:lineRule="auto"/>
              <w:contextualSpacing w:val="0"/>
              <w:rPr>
                <w:del w:id="15945" w:author="Phuong Truong Thi" w:date="2024-10-08T18:12:00Z"/>
                <w:rFonts w:ascii="Times New Roman" w:eastAsia="Times New Roman" w:hAnsi="Times New Roman"/>
                <w:color w:val="000000"/>
                <w:sz w:val="24"/>
                <w:szCs w:val="24"/>
                <w:lang w:eastAsia="vi-VN"/>
              </w:rPr>
            </w:pPr>
            <w:del w:id="15946" w:author="Phuong Truong Thi" w:date="2024-10-08T18:12:00Z">
              <w:r w:rsidRPr="0052167B" w:rsidDel="007E0F89">
                <w:rPr>
                  <w:rFonts w:ascii="Times New Roman" w:hAnsi="Times New Roman"/>
                  <w:color w:val="000000"/>
                  <w:sz w:val="24"/>
                  <w:szCs w:val="24"/>
                </w:rPr>
                <w:delText>Trạng thái CBBH. Ví dụ Active/ Inactive</w:delText>
              </w:r>
            </w:del>
          </w:p>
        </w:tc>
        <w:tc>
          <w:tcPr>
            <w:tcW w:w="963" w:type="dxa"/>
            <w:tcPrChange w:id="15947" w:author="thu nga" w:date="2024-10-01T10:51:00Z">
              <w:tcPr>
                <w:tcW w:w="963" w:type="dxa"/>
              </w:tcPr>
            </w:tcPrChange>
          </w:tcPr>
          <w:p w14:paraId="7C36257D" w14:textId="486A61B4" w:rsidR="007B7F57" w:rsidRPr="0052167B" w:rsidDel="007E0F89" w:rsidRDefault="007B7F57" w:rsidP="007B7F57">
            <w:pPr>
              <w:spacing w:before="0" w:line="240" w:lineRule="auto"/>
              <w:contextualSpacing w:val="0"/>
              <w:rPr>
                <w:del w:id="15948" w:author="Phuong Truong Thi" w:date="2024-10-08T18:12:00Z"/>
                <w:rFonts w:ascii="Times New Roman" w:eastAsia="Times New Roman" w:hAnsi="Times New Roman"/>
                <w:color w:val="000000"/>
                <w:sz w:val="24"/>
                <w:szCs w:val="24"/>
                <w:lang w:eastAsia="vi-VN"/>
              </w:rPr>
            </w:pPr>
            <w:ins w:id="15949" w:author="thu nga" w:date="2024-09-30T15:26:00Z">
              <w:del w:id="15950"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951" w:author="thu nga" w:date="2024-10-01T10:51:00Z">
              <w:tcPr>
                <w:tcW w:w="1896" w:type="dxa"/>
                <w:gridSpan w:val="2"/>
              </w:tcPr>
            </w:tcPrChange>
          </w:tcPr>
          <w:p w14:paraId="3857F8CE" w14:textId="27B1A5B5" w:rsidR="007B7F57" w:rsidRPr="0052167B" w:rsidDel="007E0F89" w:rsidRDefault="007B7F57" w:rsidP="007B7F57">
            <w:pPr>
              <w:spacing w:before="0" w:line="240" w:lineRule="auto"/>
              <w:contextualSpacing w:val="0"/>
              <w:rPr>
                <w:del w:id="15952" w:author="Phuong Truong Thi" w:date="2024-10-08T18:12:00Z"/>
                <w:rFonts w:ascii="Times New Roman" w:eastAsia="Times New Roman" w:hAnsi="Times New Roman"/>
                <w:sz w:val="24"/>
                <w:szCs w:val="24"/>
                <w:lang w:eastAsia="vi-VN"/>
              </w:rPr>
            </w:pPr>
            <w:del w:id="15953"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5954" w:author="thu nga" w:date="2024-10-01T10:51:00Z">
              <w:tcPr>
                <w:tcW w:w="1910" w:type="dxa"/>
                <w:gridSpan w:val="3"/>
                <w:shd w:val="clear" w:color="auto" w:fill="auto"/>
                <w:noWrap/>
                <w:vAlign w:val="center"/>
              </w:tcPr>
            </w:tcPrChange>
          </w:tcPr>
          <w:p w14:paraId="21F0B6C0" w14:textId="652EE5CC" w:rsidR="007B7F57" w:rsidRPr="0052167B" w:rsidDel="007E0F89" w:rsidRDefault="007B7F57" w:rsidP="007B7F57">
            <w:pPr>
              <w:spacing w:before="0" w:line="240" w:lineRule="auto"/>
              <w:contextualSpacing w:val="0"/>
              <w:rPr>
                <w:del w:id="15955" w:author="Phuong Truong Thi" w:date="2024-10-08T18:12:00Z"/>
                <w:rFonts w:ascii="Times New Roman" w:eastAsia="Times New Roman" w:hAnsi="Times New Roman"/>
                <w:sz w:val="24"/>
                <w:szCs w:val="24"/>
                <w:lang w:val="vi-VN" w:eastAsia="vi-VN"/>
              </w:rPr>
            </w:pPr>
          </w:p>
        </w:tc>
        <w:tc>
          <w:tcPr>
            <w:tcW w:w="1134" w:type="dxa"/>
            <w:tcPrChange w:id="15956" w:author="thu nga" w:date="2024-10-01T10:51:00Z">
              <w:tcPr>
                <w:tcW w:w="737" w:type="dxa"/>
              </w:tcPr>
            </w:tcPrChange>
          </w:tcPr>
          <w:p w14:paraId="4CDFFF89" w14:textId="58AA7D37" w:rsidR="007B7F57" w:rsidRPr="0052167B" w:rsidDel="007E0F89" w:rsidRDefault="007B7F57" w:rsidP="007B7F57">
            <w:pPr>
              <w:spacing w:before="0" w:line="240" w:lineRule="auto"/>
              <w:contextualSpacing w:val="0"/>
              <w:jc w:val="center"/>
              <w:rPr>
                <w:del w:id="15957" w:author="Phuong Truong Thi" w:date="2024-10-08T18:12:00Z"/>
                <w:rFonts w:ascii="Times New Roman" w:eastAsia="Times New Roman" w:hAnsi="Times New Roman"/>
                <w:sz w:val="24"/>
                <w:szCs w:val="24"/>
                <w:lang w:val="vi-VN" w:eastAsia="vi-VN"/>
              </w:rPr>
            </w:pPr>
            <w:del w:id="1595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74CECCAA" w14:textId="1FBF5B09" w:rsidTr="00E57F75">
        <w:trPr>
          <w:trHeight w:val="276"/>
          <w:del w:id="15959" w:author="Phuong Truong Thi" w:date="2024-10-08T18:12:00Z"/>
          <w:trPrChange w:id="15960" w:author="thu nga" w:date="2024-10-01T10:51:00Z">
            <w:trPr>
              <w:trHeight w:val="276"/>
            </w:trPr>
          </w:trPrChange>
        </w:trPr>
        <w:tc>
          <w:tcPr>
            <w:tcW w:w="670" w:type="dxa"/>
            <w:shd w:val="clear" w:color="auto" w:fill="auto"/>
            <w:vAlign w:val="center"/>
            <w:tcPrChange w:id="15961" w:author="thu nga" w:date="2024-10-01T10:51:00Z">
              <w:tcPr>
                <w:tcW w:w="670" w:type="dxa"/>
                <w:shd w:val="clear" w:color="auto" w:fill="auto"/>
                <w:vAlign w:val="center"/>
              </w:tcPr>
            </w:tcPrChange>
          </w:tcPr>
          <w:p w14:paraId="68A13143" w14:textId="52CF252D" w:rsidR="007B7F57" w:rsidRPr="0052167B" w:rsidDel="007E0F89" w:rsidRDefault="007B7F57" w:rsidP="007B7F57">
            <w:pPr>
              <w:pStyle w:val="ListParagraph"/>
              <w:numPr>
                <w:ilvl w:val="0"/>
                <w:numId w:val="68"/>
              </w:numPr>
              <w:spacing w:before="0" w:line="240" w:lineRule="auto"/>
              <w:contextualSpacing w:val="0"/>
              <w:jc w:val="left"/>
              <w:rPr>
                <w:del w:id="15962" w:author="Phuong Truong Thi" w:date="2024-10-08T18:12:00Z"/>
                <w:rFonts w:eastAsia="Times New Roman"/>
                <w:szCs w:val="24"/>
                <w:lang w:val="vi-VN" w:eastAsia="vi-VN"/>
              </w:rPr>
            </w:pPr>
          </w:p>
        </w:tc>
        <w:tc>
          <w:tcPr>
            <w:tcW w:w="2097" w:type="dxa"/>
            <w:gridSpan w:val="2"/>
            <w:shd w:val="clear" w:color="auto" w:fill="auto"/>
            <w:vAlign w:val="center"/>
            <w:tcPrChange w:id="15963" w:author="thu nga" w:date="2024-10-01T10:51:00Z">
              <w:tcPr>
                <w:tcW w:w="2097" w:type="dxa"/>
                <w:gridSpan w:val="2"/>
                <w:shd w:val="clear" w:color="auto" w:fill="auto"/>
                <w:vAlign w:val="center"/>
              </w:tcPr>
            </w:tcPrChange>
          </w:tcPr>
          <w:p w14:paraId="0AEBC38A" w14:textId="061DFAD5" w:rsidR="007B7F57" w:rsidRPr="0052167B" w:rsidDel="007E0F89" w:rsidRDefault="007B7F57" w:rsidP="007B7F57">
            <w:pPr>
              <w:spacing w:before="0" w:line="240" w:lineRule="auto"/>
              <w:contextualSpacing w:val="0"/>
              <w:rPr>
                <w:del w:id="15964" w:author="Phuong Truong Thi" w:date="2024-10-08T18:12:00Z"/>
                <w:rFonts w:ascii="Times New Roman" w:hAnsi="Times New Roman"/>
                <w:sz w:val="24"/>
                <w:szCs w:val="24"/>
              </w:rPr>
            </w:pPr>
            <w:del w:id="15965" w:author="Phuong Truong Thi" w:date="2024-10-08T18:12:00Z">
              <w:r w:rsidRPr="0052167B" w:rsidDel="007E0F89">
                <w:rPr>
                  <w:rFonts w:ascii="Times New Roman" w:hAnsi="Times New Roman"/>
                  <w:color w:val="000000"/>
                  <w:sz w:val="24"/>
                  <w:szCs w:val="24"/>
                </w:rPr>
                <w:delText>Ngày gắn Dao CBBH</w:delText>
              </w:r>
            </w:del>
          </w:p>
        </w:tc>
        <w:tc>
          <w:tcPr>
            <w:tcW w:w="2230" w:type="dxa"/>
            <w:vAlign w:val="center"/>
            <w:tcPrChange w:id="15966" w:author="thu nga" w:date="2024-10-01T10:51:00Z">
              <w:tcPr>
                <w:tcW w:w="2230" w:type="dxa"/>
                <w:vAlign w:val="center"/>
              </w:tcPr>
            </w:tcPrChange>
          </w:tcPr>
          <w:p w14:paraId="0216BD3D" w14:textId="0E52841C" w:rsidR="007B7F57" w:rsidRPr="0052167B" w:rsidDel="007E0F89" w:rsidRDefault="007B7F57" w:rsidP="007B7F57">
            <w:pPr>
              <w:spacing w:before="0" w:line="240" w:lineRule="auto"/>
              <w:contextualSpacing w:val="0"/>
              <w:rPr>
                <w:del w:id="15967" w:author="Phuong Truong Thi" w:date="2024-10-08T18:12:00Z"/>
                <w:rFonts w:ascii="Times New Roman" w:eastAsia="Times New Roman" w:hAnsi="Times New Roman"/>
                <w:sz w:val="24"/>
                <w:szCs w:val="24"/>
                <w:lang w:eastAsia="vi-VN"/>
              </w:rPr>
            </w:pPr>
            <w:del w:id="15968" w:author="Phuong Truong Thi" w:date="2024-10-08T18:12:00Z">
              <w:r w:rsidRPr="0052167B" w:rsidDel="007E0F89">
                <w:rPr>
                  <w:rFonts w:ascii="Times New Roman" w:hAnsi="Times New Roman"/>
                  <w:color w:val="000000"/>
                  <w:sz w:val="24"/>
                  <w:szCs w:val="24"/>
                </w:rPr>
                <w:delText>Ngày gắn DAO quản lý cho CBBH</w:delText>
              </w:r>
            </w:del>
          </w:p>
        </w:tc>
        <w:tc>
          <w:tcPr>
            <w:tcW w:w="963" w:type="dxa"/>
            <w:tcPrChange w:id="15969" w:author="thu nga" w:date="2024-10-01T10:51:00Z">
              <w:tcPr>
                <w:tcW w:w="963" w:type="dxa"/>
              </w:tcPr>
            </w:tcPrChange>
          </w:tcPr>
          <w:p w14:paraId="42C35CED" w14:textId="1C1C5D98" w:rsidR="007B7F57" w:rsidRPr="0052167B" w:rsidDel="007E0F89" w:rsidRDefault="007B7F57" w:rsidP="007B7F57">
            <w:pPr>
              <w:spacing w:before="0" w:line="240" w:lineRule="auto"/>
              <w:contextualSpacing w:val="0"/>
              <w:rPr>
                <w:del w:id="15970" w:author="Phuong Truong Thi" w:date="2024-10-08T18:12:00Z"/>
                <w:rFonts w:ascii="Times New Roman" w:eastAsia="Times New Roman" w:hAnsi="Times New Roman"/>
                <w:sz w:val="24"/>
                <w:szCs w:val="24"/>
                <w:lang w:eastAsia="vi-VN"/>
              </w:rPr>
            </w:pPr>
            <w:ins w:id="15971" w:author="thu nga" w:date="2024-09-30T15:26:00Z">
              <w:del w:id="15972"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5973" w:author="thu nga" w:date="2024-10-01T10:51:00Z">
              <w:tcPr>
                <w:tcW w:w="1896" w:type="dxa"/>
                <w:gridSpan w:val="2"/>
              </w:tcPr>
            </w:tcPrChange>
          </w:tcPr>
          <w:p w14:paraId="11B943B3" w14:textId="073F5B3A" w:rsidR="007B7F57" w:rsidRPr="0052167B" w:rsidDel="007E0F89" w:rsidRDefault="007B7F57" w:rsidP="007B7F57">
            <w:pPr>
              <w:spacing w:before="0" w:line="240" w:lineRule="auto"/>
              <w:contextualSpacing w:val="0"/>
              <w:rPr>
                <w:del w:id="15974" w:author="Phuong Truong Thi" w:date="2024-10-08T18:12:00Z"/>
                <w:rFonts w:ascii="Times New Roman" w:eastAsia="Times New Roman" w:hAnsi="Times New Roman"/>
                <w:sz w:val="24"/>
                <w:szCs w:val="24"/>
                <w:lang w:eastAsia="vi-VN"/>
              </w:rPr>
            </w:pPr>
          </w:p>
        </w:tc>
        <w:tc>
          <w:tcPr>
            <w:tcW w:w="1134" w:type="dxa"/>
            <w:shd w:val="clear" w:color="auto" w:fill="auto"/>
            <w:noWrap/>
            <w:vAlign w:val="center"/>
            <w:tcPrChange w:id="15975" w:author="thu nga" w:date="2024-10-01T10:51:00Z">
              <w:tcPr>
                <w:tcW w:w="1910" w:type="dxa"/>
                <w:gridSpan w:val="3"/>
                <w:shd w:val="clear" w:color="auto" w:fill="auto"/>
                <w:noWrap/>
                <w:vAlign w:val="center"/>
              </w:tcPr>
            </w:tcPrChange>
          </w:tcPr>
          <w:p w14:paraId="0B66F735" w14:textId="249B6CBB" w:rsidR="007B7F57" w:rsidRPr="0052167B" w:rsidDel="007E0F89" w:rsidRDefault="007B7F57" w:rsidP="007B7F57">
            <w:pPr>
              <w:spacing w:before="0" w:line="240" w:lineRule="auto"/>
              <w:contextualSpacing w:val="0"/>
              <w:rPr>
                <w:del w:id="15976" w:author="Phuong Truong Thi" w:date="2024-10-08T18:12:00Z"/>
                <w:rFonts w:ascii="Times New Roman" w:eastAsia="Times New Roman" w:hAnsi="Times New Roman"/>
                <w:sz w:val="24"/>
                <w:szCs w:val="24"/>
                <w:lang w:val="vi-VN" w:eastAsia="vi-VN"/>
              </w:rPr>
            </w:pPr>
          </w:p>
        </w:tc>
        <w:tc>
          <w:tcPr>
            <w:tcW w:w="1134" w:type="dxa"/>
            <w:tcPrChange w:id="15977" w:author="thu nga" w:date="2024-10-01T10:51:00Z">
              <w:tcPr>
                <w:tcW w:w="737" w:type="dxa"/>
              </w:tcPr>
            </w:tcPrChange>
          </w:tcPr>
          <w:p w14:paraId="43B794A8" w14:textId="169CFDC0" w:rsidR="007B7F57" w:rsidRPr="0052167B" w:rsidDel="007E0F89" w:rsidRDefault="007B7F57" w:rsidP="007B7F57">
            <w:pPr>
              <w:spacing w:before="0" w:line="240" w:lineRule="auto"/>
              <w:contextualSpacing w:val="0"/>
              <w:jc w:val="center"/>
              <w:rPr>
                <w:del w:id="15978" w:author="Phuong Truong Thi" w:date="2024-10-08T18:12:00Z"/>
                <w:rFonts w:ascii="Times New Roman" w:eastAsia="Times New Roman" w:hAnsi="Times New Roman"/>
                <w:sz w:val="24"/>
                <w:szCs w:val="24"/>
                <w:lang w:val="vi-VN" w:eastAsia="vi-VN"/>
              </w:rPr>
            </w:pPr>
            <w:del w:id="15979"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0465EAC" w14:textId="1EE5C06C" w:rsidTr="00E57F75">
        <w:trPr>
          <w:trHeight w:val="276"/>
          <w:del w:id="15980" w:author="Phuong Truong Thi" w:date="2024-10-08T18:12:00Z"/>
          <w:trPrChange w:id="15981" w:author="thu nga" w:date="2024-10-01T10:51:00Z">
            <w:trPr>
              <w:trHeight w:val="276"/>
            </w:trPr>
          </w:trPrChange>
        </w:trPr>
        <w:tc>
          <w:tcPr>
            <w:tcW w:w="670" w:type="dxa"/>
            <w:shd w:val="clear" w:color="auto" w:fill="auto"/>
            <w:vAlign w:val="center"/>
            <w:tcPrChange w:id="15982" w:author="thu nga" w:date="2024-10-01T10:51:00Z">
              <w:tcPr>
                <w:tcW w:w="670" w:type="dxa"/>
                <w:shd w:val="clear" w:color="auto" w:fill="auto"/>
                <w:vAlign w:val="center"/>
              </w:tcPr>
            </w:tcPrChange>
          </w:tcPr>
          <w:p w14:paraId="3C8E9B95" w14:textId="0B142929" w:rsidR="007B7F57" w:rsidRPr="0052167B" w:rsidDel="007E0F89" w:rsidRDefault="007B7F57" w:rsidP="007B7F57">
            <w:pPr>
              <w:pStyle w:val="ListParagraph"/>
              <w:numPr>
                <w:ilvl w:val="0"/>
                <w:numId w:val="68"/>
              </w:numPr>
              <w:spacing w:before="0" w:line="240" w:lineRule="auto"/>
              <w:contextualSpacing w:val="0"/>
              <w:jc w:val="left"/>
              <w:rPr>
                <w:del w:id="15983" w:author="Phuong Truong Thi" w:date="2024-10-08T18:12:00Z"/>
                <w:rFonts w:eastAsia="Times New Roman"/>
                <w:szCs w:val="24"/>
                <w:lang w:val="vi-VN" w:eastAsia="vi-VN"/>
              </w:rPr>
            </w:pPr>
          </w:p>
        </w:tc>
        <w:tc>
          <w:tcPr>
            <w:tcW w:w="2097" w:type="dxa"/>
            <w:gridSpan w:val="2"/>
            <w:shd w:val="clear" w:color="auto" w:fill="auto"/>
            <w:vAlign w:val="center"/>
            <w:tcPrChange w:id="15984" w:author="thu nga" w:date="2024-10-01T10:51:00Z">
              <w:tcPr>
                <w:tcW w:w="2097" w:type="dxa"/>
                <w:gridSpan w:val="2"/>
                <w:shd w:val="clear" w:color="auto" w:fill="auto"/>
                <w:vAlign w:val="center"/>
              </w:tcPr>
            </w:tcPrChange>
          </w:tcPr>
          <w:p w14:paraId="45F3667D" w14:textId="24BF65C2" w:rsidR="007B7F57" w:rsidRPr="00763017" w:rsidDel="007E0F89" w:rsidRDefault="007B7F57" w:rsidP="007B7F57">
            <w:pPr>
              <w:spacing w:before="0" w:line="240" w:lineRule="auto"/>
              <w:contextualSpacing w:val="0"/>
              <w:rPr>
                <w:del w:id="15985" w:author="Phuong Truong Thi" w:date="2024-10-08T18:12:00Z"/>
                <w:rFonts w:ascii="Times New Roman" w:hAnsi="Times New Roman"/>
                <w:sz w:val="24"/>
                <w:szCs w:val="24"/>
                <w:lang w:val="vi-VN"/>
                <w:rPrChange w:id="15986" w:author="thu nga" w:date="2024-09-30T13:54:00Z">
                  <w:rPr>
                    <w:del w:id="15987" w:author="Phuong Truong Thi" w:date="2024-10-08T18:12:00Z"/>
                    <w:rFonts w:ascii="Times New Roman" w:hAnsi="Times New Roman"/>
                    <w:sz w:val="24"/>
                    <w:szCs w:val="24"/>
                  </w:rPr>
                </w:rPrChange>
              </w:rPr>
            </w:pPr>
            <w:del w:id="15988" w:author="Phuong Truong Thi" w:date="2024-10-08T18:12:00Z">
              <w:r w:rsidRPr="00763017" w:rsidDel="007E0F89">
                <w:rPr>
                  <w:rFonts w:ascii="Times New Roman" w:hAnsi="Times New Roman"/>
                  <w:color w:val="000000"/>
                  <w:sz w:val="24"/>
                  <w:szCs w:val="24"/>
                  <w:lang w:val="vi-VN"/>
                  <w:rPrChange w:id="15989" w:author="thu nga" w:date="2024-09-30T13:54:00Z">
                    <w:rPr>
                      <w:rFonts w:ascii="Times New Roman" w:hAnsi="Times New Roman"/>
                      <w:color w:val="000000"/>
                      <w:sz w:val="24"/>
                      <w:szCs w:val="24"/>
                    </w:rPr>
                  </w:rPrChange>
                </w:rPr>
                <w:delText>Mã DAO CBBH tháng trước</w:delText>
              </w:r>
            </w:del>
          </w:p>
        </w:tc>
        <w:tc>
          <w:tcPr>
            <w:tcW w:w="2230" w:type="dxa"/>
            <w:vAlign w:val="center"/>
            <w:tcPrChange w:id="15990" w:author="thu nga" w:date="2024-10-01T10:51:00Z">
              <w:tcPr>
                <w:tcW w:w="2230" w:type="dxa"/>
                <w:vAlign w:val="center"/>
              </w:tcPr>
            </w:tcPrChange>
          </w:tcPr>
          <w:p w14:paraId="22BBF3CC" w14:textId="62C6C58F" w:rsidR="007B7F57" w:rsidRPr="00763017" w:rsidDel="007E0F89" w:rsidRDefault="007B7F57" w:rsidP="007B7F57">
            <w:pPr>
              <w:spacing w:before="0" w:line="240" w:lineRule="auto"/>
              <w:contextualSpacing w:val="0"/>
              <w:rPr>
                <w:del w:id="15991" w:author="Phuong Truong Thi" w:date="2024-10-08T18:12:00Z"/>
                <w:rFonts w:ascii="Times New Roman" w:eastAsia="Times New Roman" w:hAnsi="Times New Roman"/>
                <w:color w:val="000000"/>
                <w:sz w:val="24"/>
                <w:szCs w:val="24"/>
                <w:lang w:val="vi-VN" w:eastAsia="vi-VN"/>
                <w:rPrChange w:id="15992" w:author="thu nga" w:date="2024-09-30T13:54:00Z">
                  <w:rPr>
                    <w:del w:id="15993" w:author="Phuong Truong Thi" w:date="2024-10-08T18:12:00Z"/>
                    <w:rFonts w:ascii="Times New Roman" w:eastAsia="Times New Roman" w:hAnsi="Times New Roman"/>
                    <w:color w:val="000000"/>
                    <w:sz w:val="24"/>
                    <w:szCs w:val="24"/>
                    <w:lang w:eastAsia="vi-VN"/>
                  </w:rPr>
                </w:rPrChange>
              </w:rPr>
            </w:pPr>
            <w:del w:id="15994" w:author="Phuong Truong Thi" w:date="2024-10-08T18:12:00Z">
              <w:r w:rsidRPr="00763017" w:rsidDel="007E0F89">
                <w:rPr>
                  <w:rFonts w:ascii="Times New Roman" w:hAnsi="Times New Roman"/>
                  <w:color w:val="000000"/>
                  <w:sz w:val="24"/>
                  <w:szCs w:val="24"/>
                  <w:lang w:val="vi-VN"/>
                  <w:rPrChange w:id="15995" w:author="thu nga" w:date="2024-09-30T13:54:00Z">
                    <w:rPr>
                      <w:rFonts w:ascii="Times New Roman" w:hAnsi="Times New Roman"/>
                      <w:color w:val="000000"/>
                      <w:sz w:val="24"/>
                      <w:szCs w:val="24"/>
                    </w:rPr>
                  </w:rPrChange>
                </w:rPr>
                <w:delText>Mã DAO CBBH phụ trách KH tháng trước</w:delText>
              </w:r>
            </w:del>
          </w:p>
        </w:tc>
        <w:tc>
          <w:tcPr>
            <w:tcW w:w="963" w:type="dxa"/>
            <w:tcPrChange w:id="15996" w:author="thu nga" w:date="2024-10-01T10:51:00Z">
              <w:tcPr>
                <w:tcW w:w="963" w:type="dxa"/>
              </w:tcPr>
            </w:tcPrChange>
          </w:tcPr>
          <w:p w14:paraId="7627539A" w14:textId="5922C717" w:rsidR="007B7F57" w:rsidRPr="0052167B" w:rsidDel="007E0F89" w:rsidRDefault="007B7F57" w:rsidP="007B7F57">
            <w:pPr>
              <w:spacing w:before="0" w:line="240" w:lineRule="auto"/>
              <w:contextualSpacing w:val="0"/>
              <w:rPr>
                <w:del w:id="15997" w:author="Phuong Truong Thi" w:date="2024-10-08T18:12:00Z"/>
                <w:rFonts w:ascii="Times New Roman" w:eastAsia="Times New Roman" w:hAnsi="Times New Roman"/>
                <w:color w:val="000000"/>
                <w:sz w:val="24"/>
                <w:szCs w:val="24"/>
                <w:lang w:eastAsia="vi-VN"/>
              </w:rPr>
            </w:pPr>
            <w:ins w:id="15998" w:author="thu nga" w:date="2024-09-30T15:26:00Z">
              <w:del w:id="15999"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000" w:author="thu nga" w:date="2024-10-01T10:51:00Z">
              <w:tcPr>
                <w:tcW w:w="1896" w:type="dxa"/>
                <w:gridSpan w:val="2"/>
              </w:tcPr>
            </w:tcPrChange>
          </w:tcPr>
          <w:p w14:paraId="25AFAE91" w14:textId="0215F613" w:rsidR="007B7F57" w:rsidRPr="0052167B" w:rsidDel="007E0F89" w:rsidRDefault="007B7F57" w:rsidP="007B7F57">
            <w:pPr>
              <w:spacing w:before="0" w:line="240" w:lineRule="auto"/>
              <w:contextualSpacing w:val="0"/>
              <w:rPr>
                <w:del w:id="16001" w:author="Phuong Truong Thi" w:date="2024-10-08T18:12:00Z"/>
                <w:rFonts w:ascii="Times New Roman" w:eastAsia="Times New Roman" w:hAnsi="Times New Roman"/>
                <w:sz w:val="24"/>
                <w:szCs w:val="24"/>
                <w:lang w:eastAsia="vi-VN"/>
              </w:rPr>
            </w:pPr>
            <w:del w:id="16002"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003" w:author="thu nga" w:date="2024-10-01T10:51:00Z">
              <w:tcPr>
                <w:tcW w:w="1910" w:type="dxa"/>
                <w:gridSpan w:val="3"/>
                <w:shd w:val="clear" w:color="auto" w:fill="auto"/>
                <w:noWrap/>
                <w:vAlign w:val="center"/>
              </w:tcPr>
            </w:tcPrChange>
          </w:tcPr>
          <w:p w14:paraId="5FC8AC64" w14:textId="1F8DF086" w:rsidR="007B7F57" w:rsidRPr="0052167B" w:rsidDel="007E0F89" w:rsidRDefault="007B7F57" w:rsidP="007B7F57">
            <w:pPr>
              <w:spacing w:before="0" w:line="240" w:lineRule="auto"/>
              <w:contextualSpacing w:val="0"/>
              <w:rPr>
                <w:del w:id="16004" w:author="Phuong Truong Thi" w:date="2024-10-08T18:12:00Z"/>
                <w:rFonts w:ascii="Times New Roman" w:eastAsia="Times New Roman" w:hAnsi="Times New Roman"/>
                <w:sz w:val="24"/>
                <w:szCs w:val="24"/>
                <w:lang w:val="vi-VN" w:eastAsia="vi-VN"/>
              </w:rPr>
            </w:pPr>
          </w:p>
        </w:tc>
        <w:tc>
          <w:tcPr>
            <w:tcW w:w="1134" w:type="dxa"/>
            <w:tcPrChange w:id="16005" w:author="thu nga" w:date="2024-10-01T10:51:00Z">
              <w:tcPr>
                <w:tcW w:w="737" w:type="dxa"/>
              </w:tcPr>
            </w:tcPrChange>
          </w:tcPr>
          <w:p w14:paraId="49E8BA78" w14:textId="78383211" w:rsidR="007B7F57" w:rsidRPr="0052167B" w:rsidDel="007E0F89" w:rsidRDefault="007B7F57" w:rsidP="007B7F57">
            <w:pPr>
              <w:spacing w:before="0" w:line="240" w:lineRule="auto"/>
              <w:contextualSpacing w:val="0"/>
              <w:jc w:val="center"/>
              <w:rPr>
                <w:del w:id="16006" w:author="Phuong Truong Thi" w:date="2024-10-08T18:12:00Z"/>
                <w:rFonts w:ascii="Times New Roman" w:eastAsia="Times New Roman" w:hAnsi="Times New Roman"/>
                <w:sz w:val="24"/>
                <w:szCs w:val="24"/>
                <w:lang w:val="vi-VN" w:eastAsia="vi-VN"/>
              </w:rPr>
            </w:pPr>
            <w:del w:id="1600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7CB614B4" w14:textId="565C4689" w:rsidTr="00E57F75">
        <w:trPr>
          <w:trHeight w:val="276"/>
          <w:del w:id="16008" w:author="Phuong Truong Thi" w:date="2024-10-08T18:12:00Z"/>
          <w:trPrChange w:id="16009" w:author="thu nga" w:date="2024-10-01T10:51:00Z">
            <w:trPr>
              <w:trHeight w:val="276"/>
            </w:trPr>
          </w:trPrChange>
        </w:trPr>
        <w:tc>
          <w:tcPr>
            <w:tcW w:w="1332" w:type="dxa"/>
            <w:gridSpan w:val="2"/>
            <w:tcPrChange w:id="16010" w:author="thu nga" w:date="2024-10-01T10:51:00Z">
              <w:tcPr>
                <w:tcW w:w="1332" w:type="dxa"/>
                <w:gridSpan w:val="2"/>
              </w:tcPr>
            </w:tcPrChange>
          </w:tcPr>
          <w:p w14:paraId="0D584674" w14:textId="6F13A7A7" w:rsidR="007B7F57" w:rsidRPr="0052167B" w:rsidDel="007E0F89" w:rsidRDefault="007B7F57">
            <w:pPr>
              <w:spacing w:before="0" w:line="240" w:lineRule="auto"/>
              <w:contextualSpacing w:val="0"/>
              <w:jc w:val="left"/>
              <w:rPr>
                <w:del w:id="16011" w:author="Phuong Truong Thi" w:date="2024-10-08T18:12:00Z"/>
                <w:rFonts w:ascii="Times New Roman" w:eastAsia="Times New Roman" w:hAnsi="Times New Roman"/>
                <w:sz w:val="24"/>
                <w:szCs w:val="24"/>
                <w:lang w:eastAsia="vi-VN"/>
              </w:rPr>
            </w:pPr>
          </w:p>
        </w:tc>
        <w:tc>
          <w:tcPr>
            <w:tcW w:w="8062" w:type="dxa"/>
            <w:gridSpan w:val="6"/>
            <w:tcPrChange w:id="16012" w:author="thu nga" w:date="2024-10-01T10:51:00Z">
              <w:tcPr>
                <w:tcW w:w="9171" w:type="dxa"/>
                <w:gridSpan w:val="9"/>
              </w:tcPr>
            </w:tcPrChange>
          </w:tcPr>
          <w:p w14:paraId="4E35FEA3" w14:textId="6D50F88E" w:rsidR="007B7F57" w:rsidRPr="0052167B" w:rsidDel="007E0F89" w:rsidRDefault="007B7F57">
            <w:pPr>
              <w:spacing w:before="0" w:line="240" w:lineRule="auto"/>
              <w:contextualSpacing w:val="0"/>
              <w:jc w:val="left"/>
              <w:rPr>
                <w:del w:id="16013" w:author="Phuong Truong Thi" w:date="2024-10-08T18:12:00Z"/>
                <w:rFonts w:ascii="Times New Roman" w:eastAsia="Times New Roman" w:hAnsi="Times New Roman"/>
                <w:sz w:val="24"/>
                <w:szCs w:val="24"/>
                <w:lang w:eastAsia="vi-VN"/>
              </w:rPr>
            </w:pPr>
            <w:del w:id="16014" w:author="Phuong Truong Thi" w:date="2024-10-08T18:12:00Z">
              <w:r w:rsidRPr="0052167B" w:rsidDel="007E0F89">
                <w:rPr>
                  <w:rFonts w:ascii="Times New Roman" w:eastAsia="Times New Roman" w:hAnsi="Times New Roman"/>
                  <w:sz w:val="24"/>
                  <w:szCs w:val="24"/>
                  <w:lang w:eastAsia="vi-VN"/>
                </w:rPr>
                <w:delText>Thông tin phân khúc</w:delText>
              </w:r>
            </w:del>
          </w:p>
        </w:tc>
      </w:tr>
      <w:tr w:rsidR="007B7F57" w:rsidRPr="0052167B" w:rsidDel="007E0F89" w14:paraId="3FBC6301" w14:textId="2E5CA2F7" w:rsidTr="00E57F75">
        <w:trPr>
          <w:trHeight w:val="276"/>
          <w:del w:id="16015" w:author="Phuong Truong Thi" w:date="2024-10-08T18:12:00Z"/>
          <w:trPrChange w:id="16016" w:author="thu nga" w:date="2024-10-01T10:51:00Z">
            <w:trPr>
              <w:trHeight w:val="276"/>
            </w:trPr>
          </w:trPrChange>
        </w:trPr>
        <w:tc>
          <w:tcPr>
            <w:tcW w:w="670" w:type="dxa"/>
            <w:shd w:val="clear" w:color="auto" w:fill="auto"/>
            <w:vAlign w:val="center"/>
            <w:tcPrChange w:id="16017" w:author="thu nga" w:date="2024-10-01T10:51:00Z">
              <w:tcPr>
                <w:tcW w:w="670" w:type="dxa"/>
                <w:shd w:val="clear" w:color="auto" w:fill="auto"/>
                <w:vAlign w:val="center"/>
              </w:tcPr>
            </w:tcPrChange>
          </w:tcPr>
          <w:p w14:paraId="7045283C" w14:textId="2D0AE5CA" w:rsidR="007B7F57" w:rsidRPr="0052167B" w:rsidDel="007E0F89" w:rsidRDefault="007B7F57" w:rsidP="007B7F57">
            <w:pPr>
              <w:pStyle w:val="ListParagraph"/>
              <w:numPr>
                <w:ilvl w:val="0"/>
                <w:numId w:val="68"/>
              </w:numPr>
              <w:spacing w:before="0" w:line="240" w:lineRule="auto"/>
              <w:contextualSpacing w:val="0"/>
              <w:jc w:val="left"/>
              <w:rPr>
                <w:del w:id="16018" w:author="Phuong Truong Thi" w:date="2024-10-08T18:12:00Z"/>
                <w:rFonts w:eastAsia="Times New Roman"/>
                <w:szCs w:val="24"/>
                <w:lang w:val="vi-VN" w:eastAsia="vi-VN"/>
              </w:rPr>
            </w:pPr>
          </w:p>
        </w:tc>
        <w:tc>
          <w:tcPr>
            <w:tcW w:w="2097" w:type="dxa"/>
            <w:gridSpan w:val="2"/>
            <w:shd w:val="clear" w:color="auto" w:fill="auto"/>
            <w:vAlign w:val="center"/>
            <w:tcPrChange w:id="16019" w:author="thu nga" w:date="2024-10-01T10:51:00Z">
              <w:tcPr>
                <w:tcW w:w="2097" w:type="dxa"/>
                <w:gridSpan w:val="2"/>
                <w:shd w:val="clear" w:color="auto" w:fill="auto"/>
                <w:vAlign w:val="center"/>
              </w:tcPr>
            </w:tcPrChange>
          </w:tcPr>
          <w:p w14:paraId="282586E6" w14:textId="216629FF" w:rsidR="007B7F57" w:rsidRPr="0052167B" w:rsidDel="007E0F89" w:rsidRDefault="007B7F57" w:rsidP="007B7F57">
            <w:pPr>
              <w:spacing w:before="0" w:line="240" w:lineRule="auto"/>
              <w:contextualSpacing w:val="0"/>
              <w:rPr>
                <w:del w:id="16020" w:author="Phuong Truong Thi" w:date="2024-10-08T18:12:00Z"/>
                <w:rFonts w:ascii="Times New Roman" w:hAnsi="Times New Roman"/>
                <w:color w:val="000000"/>
                <w:sz w:val="24"/>
                <w:szCs w:val="24"/>
              </w:rPr>
            </w:pPr>
            <w:del w:id="16021" w:author="Phuong Truong Thi" w:date="2024-10-08T18:12:00Z">
              <w:r w:rsidRPr="0052167B" w:rsidDel="007E0F89">
                <w:rPr>
                  <w:rFonts w:ascii="Times New Roman" w:hAnsi="Times New Roman"/>
                  <w:color w:val="000000"/>
                  <w:sz w:val="24"/>
                  <w:szCs w:val="24"/>
                </w:rPr>
                <w:delText>Phân khúc</w:delText>
              </w:r>
            </w:del>
          </w:p>
        </w:tc>
        <w:tc>
          <w:tcPr>
            <w:tcW w:w="2230" w:type="dxa"/>
            <w:vAlign w:val="center"/>
            <w:tcPrChange w:id="16022" w:author="thu nga" w:date="2024-10-01T10:51:00Z">
              <w:tcPr>
                <w:tcW w:w="2230" w:type="dxa"/>
                <w:vAlign w:val="center"/>
              </w:tcPr>
            </w:tcPrChange>
          </w:tcPr>
          <w:p w14:paraId="401086F4" w14:textId="4B289648" w:rsidR="007B7F57" w:rsidRPr="0052167B" w:rsidDel="007E0F89" w:rsidRDefault="007B7F57" w:rsidP="007B7F57">
            <w:pPr>
              <w:spacing w:before="0" w:line="240" w:lineRule="auto"/>
              <w:contextualSpacing w:val="0"/>
              <w:rPr>
                <w:del w:id="16023" w:author="Phuong Truong Thi" w:date="2024-10-08T18:12:00Z"/>
                <w:rFonts w:ascii="Times New Roman" w:eastAsia="Times New Roman" w:hAnsi="Times New Roman"/>
                <w:color w:val="000000"/>
                <w:sz w:val="24"/>
                <w:szCs w:val="24"/>
                <w:lang w:eastAsia="vi-VN"/>
              </w:rPr>
            </w:pPr>
            <w:del w:id="16024" w:author="Phuong Truong Thi" w:date="2024-10-08T18:12:00Z">
              <w:r w:rsidRPr="0052167B" w:rsidDel="007E0F89">
                <w:rPr>
                  <w:rFonts w:ascii="Times New Roman" w:hAnsi="Times New Roman"/>
                  <w:color w:val="000000"/>
                  <w:sz w:val="24"/>
                  <w:szCs w:val="24"/>
                </w:rPr>
                <w:delText>Phân khúc khách hàng: AF/MAF/Mass…</w:delText>
              </w:r>
            </w:del>
          </w:p>
        </w:tc>
        <w:tc>
          <w:tcPr>
            <w:tcW w:w="963" w:type="dxa"/>
            <w:tcPrChange w:id="16025" w:author="thu nga" w:date="2024-10-01T10:51:00Z">
              <w:tcPr>
                <w:tcW w:w="963" w:type="dxa"/>
              </w:tcPr>
            </w:tcPrChange>
          </w:tcPr>
          <w:p w14:paraId="4C2A3633" w14:textId="569A3C33" w:rsidR="007B7F57" w:rsidRPr="0052167B" w:rsidDel="007E0F89" w:rsidRDefault="007B7F57" w:rsidP="007B7F57">
            <w:pPr>
              <w:spacing w:before="0" w:line="240" w:lineRule="auto"/>
              <w:contextualSpacing w:val="0"/>
              <w:rPr>
                <w:del w:id="16026" w:author="Phuong Truong Thi" w:date="2024-10-08T18:12:00Z"/>
                <w:rFonts w:ascii="Times New Roman" w:eastAsia="Times New Roman" w:hAnsi="Times New Roman"/>
                <w:color w:val="000000"/>
                <w:sz w:val="24"/>
                <w:szCs w:val="24"/>
                <w:lang w:eastAsia="vi-VN"/>
              </w:rPr>
            </w:pPr>
            <w:ins w:id="16027" w:author="thu nga" w:date="2024-09-30T15:27:00Z">
              <w:del w:id="16028"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029" w:author="thu nga" w:date="2024-10-01T10:51:00Z">
              <w:tcPr>
                <w:tcW w:w="1896" w:type="dxa"/>
                <w:gridSpan w:val="2"/>
              </w:tcPr>
            </w:tcPrChange>
          </w:tcPr>
          <w:p w14:paraId="42B4FE32" w14:textId="1DAB8990" w:rsidR="007B7F57" w:rsidRPr="0052167B" w:rsidDel="007E0F89" w:rsidRDefault="007B7F57" w:rsidP="007B7F57">
            <w:pPr>
              <w:spacing w:before="0" w:line="240" w:lineRule="auto"/>
              <w:contextualSpacing w:val="0"/>
              <w:rPr>
                <w:del w:id="16030" w:author="Phuong Truong Thi" w:date="2024-10-08T18:12:00Z"/>
                <w:rFonts w:ascii="Times New Roman" w:eastAsia="Times New Roman" w:hAnsi="Times New Roman"/>
                <w:sz w:val="24"/>
                <w:szCs w:val="24"/>
                <w:lang w:eastAsia="vi-VN"/>
              </w:rPr>
            </w:pPr>
            <w:del w:id="16031"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032" w:author="thu nga" w:date="2024-10-01T10:51:00Z">
              <w:tcPr>
                <w:tcW w:w="1910" w:type="dxa"/>
                <w:gridSpan w:val="3"/>
                <w:shd w:val="clear" w:color="auto" w:fill="auto"/>
                <w:noWrap/>
                <w:vAlign w:val="center"/>
              </w:tcPr>
            </w:tcPrChange>
          </w:tcPr>
          <w:p w14:paraId="3488996F" w14:textId="386EBFD8" w:rsidR="007B7F57" w:rsidRPr="0052167B" w:rsidDel="007E0F89" w:rsidRDefault="007B7F57" w:rsidP="007B7F57">
            <w:pPr>
              <w:spacing w:before="0" w:line="240" w:lineRule="auto"/>
              <w:contextualSpacing w:val="0"/>
              <w:rPr>
                <w:del w:id="16033" w:author="Phuong Truong Thi" w:date="2024-10-08T18:12:00Z"/>
                <w:rFonts w:ascii="Times New Roman" w:eastAsia="Times New Roman" w:hAnsi="Times New Roman"/>
                <w:sz w:val="24"/>
                <w:szCs w:val="24"/>
                <w:lang w:eastAsia="vi-VN"/>
              </w:rPr>
            </w:pPr>
            <w:del w:id="16034" w:author="Phuong Truong Thi" w:date="2024-10-08T18:12:00Z">
              <w:r w:rsidRPr="0052167B" w:rsidDel="007E0F89">
                <w:rPr>
                  <w:rFonts w:ascii="Times New Roman" w:eastAsia="Times New Roman" w:hAnsi="Times New Roman"/>
                  <w:sz w:val="24"/>
                  <w:szCs w:val="24"/>
                  <w:lang w:eastAsia="vi-VN"/>
                </w:rPr>
                <w:delText>DM_SEGMENT</w:delText>
              </w:r>
            </w:del>
          </w:p>
          <w:p w14:paraId="777305EC" w14:textId="0BC2862E" w:rsidR="007B7F57" w:rsidRPr="0052167B" w:rsidDel="007E0F89" w:rsidRDefault="007B7F57" w:rsidP="007B7F57">
            <w:pPr>
              <w:spacing w:before="0" w:line="240" w:lineRule="auto"/>
              <w:contextualSpacing w:val="0"/>
              <w:rPr>
                <w:del w:id="16035" w:author="Phuong Truong Thi" w:date="2024-10-08T18:12:00Z"/>
                <w:rFonts w:ascii="Times New Roman" w:eastAsia="Times New Roman" w:hAnsi="Times New Roman"/>
                <w:sz w:val="24"/>
                <w:szCs w:val="24"/>
                <w:lang w:eastAsia="vi-VN"/>
              </w:rPr>
            </w:pPr>
          </w:p>
        </w:tc>
        <w:tc>
          <w:tcPr>
            <w:tcW w:w="1134" w:type="dxa"/>
            <w:tcPrChange w:id="16036" w:author="thu nga" w:date="2024-10-01T10:51:00Z">
              <w:tcPr>
                <w:tcW w:w="737" w:type="dxa"/>
              </w:tcPr>
            </w:tcPrChange>
          </w:tcPr>
          <w:p w14:paraId="15ECFD41" w14:textId="2FAA2BBC" w:rsidR="007B7F57" w:rsidRPr="0052167B" w:rsidDel="007E0F89" w:rsidRDefault="007B7F57" w:rsidP="007B7F57">
            <w:pPr>
              <w:spacing w:before="0" w:line="240" w:lineRule="auto"/>
              <w:contextualSpacing w:val="0"/>
              <w:jc w:val="center"/>
              <w:rPr>
                <w:del w:id="16037" w:author="Phuong Truong Thi" w:date="2024-10-08T18:12:00Z"/>
                <w:rFonts w:ascii="Times New Roman" w:eastAsia="Times New Roman" w:hAnsi="Times New Roman"/>
                <w:sz w:val="24"/>
                <w:szCs w:val="24"/>
                <w:lang w:eastAsia="vi-VN"/>
              </w:rPr>
            </w:pPr>
            <w:del w:id="1603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2FCEC16" w14:textId="3A224A47" w:rsidTr="00E57F75">
        <w:trPr>
          <w:trHeight w:val="276"/>
          <w:del w:id="16039" w:author="Phuong Truong Thi" w:date="2024-10-08T18:12:00Z"/>
          <w:trPrChange w:id="16040" w:author="thu nga" w:date="2024-10-01T10:51:00Z">
            <w:trPr>
              <w:trHeight w:val="276"/>
            </w:trPr>
          </w:trPrChange>
        </w:trPr>
        <w:tc>
          <w:tcPr>
            <w:tcW w:w="670" w:type="dxa"/>
            <w:shd w:val="clear" w:color="auto" w:fill="auto"/>
            <w:vAlign w:val="center"/>
            <w:tcPrChange w:id="16041" w:author="thu nga" w:date="2024-10-01T10:51:00Z">
              <w:tcPr>
                <w:tcW w:w="670" w:type="dxa"/>
                <w:shd w:val="clear" w:color="auto" w:fill="auto"/>
                <w:vAlign w:val="center"/>
              </w:tcPr>
            </w:tcPrChange>
          </w:tcPr>
          <w:p w14:paraId="392F06A3" w14:textId="32E4A523" w:rsidR="007B7F57" w:rsidRPr="0052167B" w:rsidDel="007E0F89" w:rsidRDefault="007B7F57" w:rsidP="007B7F57">
            <w:pPr>
              <w:pStyle w:val="ListParagraph"/>
              <w:numPr>
                <w:ilvl w:val="0"/>
                <w:numId w:val="68"/>
              </w:numPr>
              <w:spacing w:before="0" w:line="240" w:lineRule="auto"/>
              <w:contextualSpacing w:val="0"/>
              <w:jc w:val="left"/>
              <w:rPr>
                <w:del w:id="16042" w:author="Phuong Truong Thi" w:date="2024-10-08T18:12:00Z"/>
                <w:rFonts w:eastAsia="Times New Roman"/>
                <w:szCs w:val="24"/>
                <w:lang w:val="vi-VN" w:eastAsia="vi-VN"/>
              </w:rPr>
            </w:pPr>
          </w:p>
        </w:tc>
        <w:tc>
          <w:tcPr>
            <w:tcW w:w="2097" w:type="dxa"/>
            <w:gridSpan w:val="2"/>
            <w:shd w:val="clear" w:color="auto" w:fill="auto"/>
            <w:vAlign w:val="center"/>
            <w:tcPrChange w:id="16043" w:author="thu nga" w:date="2024-10-01T10:51:00Z">
              <w:tcPr>
                <w:tcW w:w="2097" w:type="dxa"/>
                <w:gridSpan w:val="2"/>
                <w:shd w:val="clear" w:color="auto" w:fill="auto"/>
                <w:vAlign w:val="center"/>
              </w:tcPr>
            </w:tcPrChange>
          </w:tcPr>
          <w:p w14:paraId="5C1E7CEC" w14:textId="3F9AF645" w:rsidR="007B7F57" w:rsidRPr="0052167B" w:rsidDel="007E0F89" w:rsidRDefault="007B7F57" w:rsidP="007B7F57">
            <w:pPr>
              <w:spacing w:before="0" w:line="240" w:lineRule="auto"/>
              <w:contextualSpacing w:val="0"/>
              <w:rPr>
                <w:del w:id="16044" w:author="Phuong Truong Thi" w:date="2024-10-08T18:12:00Z"/>
                <w:rFonts w:ascii="Times New Roman" w:hAnsi="Times New Roman"/>
                <w:color w:val="000000"/>
                <w:sz w:val="24"/>
                <w:szCs w:val="24"/>
              </w:rPr>
            </w:pPr>
            <w:del w:id="16045" w:author="Phuong Truong Thi" w:date="2024-10-08T18:12:00Z">
              <w:r w:rsidRPr="0052167B" w:rsidDel="007E0F89">
                <w:rPr>
                  <w:rFonts w:ascii="Times New Roman" w:hAnsi="Times New Roman"/>
                  <w:color w:val="000000"/>
                  <w:sz w:val="24"/>
                  <w:szCs w:val="24"/>
                </w:rPr>
                <w:delText>Phân hạng</w:delText>
              </w:r>
            </w:del>
          </w:p>
        </w:tc>
        <w:tc>
          <w:tcPr>
            <w:tcW w:w="2230" w:type="dxa"/>
            <w:vAlign w:val="center"/>
            <w:tcPrChange w:id="16046" w:author="thu nga" w:date="2024-10-01T10:51:00Z">
              <w:tcPr>
                <w:tcW w:w="2230" w:type="dxa"/>
                <w:vAlign w:val="center"/>
              </w:tcPr>
            </w:tcPrChange>
          </w:tcPr>
          <w:p w14:paraId="4D4E25FE" w14:textId="406DD620" w:rsidR="007B7F57" w:rsidRPr="0052167B" w:rsidDel="007E0F89" w:rsidRDefault="007B7F57" w:rsidP="007B7F57">
            <w:pPr>
              <w:spacing w:before="0" w:line="240" w:lineRule="auto"/>
              <w:contextualSpacing w:val="0"/>
              <w:rPr>
                <w:del w:id="16047" w:author="Phuong Truong Thi" w:date="2024-10-08T18:12:00Z"/>
                <w:rFonts w:ascii="Times New Roman" w:eastAsia="Times New Roman" w:hAnsi="Times New Roman"/>
                <w:color w:val="000000"/>
                <w:sz w:val="24"/>
                <w:szCs w:val="24"/>
                <w:lang w:eastAsia="vi-VN"/>
              </w:rPr>
            </w:pPr>
            <w:del w:id="16048" w:author="Phuong Truong Thi" w:date="2024-10-08T18:12:00Z">
              <w:r w:rsidRPr="0052167B" w:rsidDel="007E0F89">
                <w:rPr>
                  <w:rFonts w:ascii="Times New Roman" w:hAnsi="Times New Roman"/>
                  <w:color w:val="000000"/>
                  <w:sz w:val="24"/>
                  <w:szCs w:val="24"/>
                </w:rPr>
                <w:delText>Khách hàng AF được chia làm ba nhóm lớn là AF Private,  AF Preferred và AF Special</w:delText>
              </w:r>
              <w:r w:rsidRPr="0052167B" w:rsidDel="007E0F89">
                <w:rPr>
                  <w:rFonts w:ascii="Times New Roman" w:hAnsi="Times New Roman"/>
                  <w:color w:val="000000"/>
                  <w:sz w:val="24"/>
                  <w:szCs w:val="24"/>
                </w:rPr>
                <w:br/>
                <w:delText>Khách hàng MAF được chia làm 2 nhóm chính: nhóm MAF core và nhóm Mega. Nhóm MAF core bao gồm 3 phân hạng: Champion - Rising - Upper Mega</w:delText>
              </w:r>
            </w:del>
          </w:p>
        </w:tc>
        <w:tc>
          <w:tcPr>
            <w:tcW w:w="963" w:type="dxa"/>
            <w:tcPrChange w:id="16049" w:author="thu nga" w:date="2024-10-01T10:51:00Z">
              <w:tcPr>
                <w:tcW w:w="963" w:type="dxa"/>
              </w:tcPr>
            </w:tcPrChange>
          </w:tcPr>
          <w:p w14:paraId="3DCFED7C" w14:textId="665D5C9B" w:rsidR="007B7F57" w:rsidRPr="0052167B" w:rsidDel="007E0F89" w:rsidRDefault="007B7F57" w:rsidP="007B7F57">
            <w:pPr>
              <w:spacing w:before="0" w:line="240" w:lineRule="auto"/>
              <w:contextualSpacing w:val="0"/>
              <w:rPr>
                <w:del w:id="16050" w:author="Phuong Truong Thi" w:date="2024-10-08T18:12:00Z"/>
                <w:rFonts w:ascii="Times New Roman" w:eastAsia="Times New Roman" w:hAnsi="Times New Roman"/>
                <w:color w:val="000000"/>
                <w:sz w:val="24"/>
                <w:szCs w:val="24"/>
                <w:lang w:eastAsia="vi-VN"/>
              </w:rPr>
            </w:pPr>
            <w:ins w:id="16051" w:author="thu nga" w:date="2024-09-30T15:27:00Z">
              <w:del w:id="16052"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053" w:author="thu nga" w:date="2024-10-01T10:51:00Z">
              <w:tcPr>
                <w:tcW w:w="1896" w:type="dxa"/>
                <w:gridSpan w:val="2"/>
              </w:tcPr>
            </w:tcPrChange>
          </w:tcPr>
          <w:p w14:paraId="18AB3E2E" w14:textId="47A046F4" w:rsidR="007B7F57" w:rsidRPr="0052167B" w:rsidDel="007E0F89" w:rsidRDefault="007B7F57" w:rsidP="007B7F57">
            <w:pPr>
              <w:spacing w:before="0" w:line="240" w:lineRule="auto"/>
              <w:contextualSpacing w:val="0"/>
              <w:rPr>
                <w:del w:id="16054" w:author="Phuong Truong Thi" w:date="2024-10-08T18:12:00Z"/>
                <w:rFonts w:ascii="Times New Roman" w:eastAsia="Times New Roman" w:hAnsi="Times New Roman"/>
                <w:sz w:val="24"/>
                <w:szCs w:val="24"/>
                <w:lang w:eastAsia="vi-VN"/>
              </w:rPr>
            </w:pPr>
            <w:del w:id="16055"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056" w:author="thu nga" w:date="2024-10-01T10:51:00Z">
              <w:tcPr>
                <w:tcW w:w="1910" w:type="dxa"/>
                <w:gridSpan w:val="3"/>
                <w:shd w:val="clear" w:color="auto" w:fill="auto"/>
                <w:noWrap/>
                <w:vAlign w:val="center"/>
              </w:tcPr>
            </w:tcPrChange>
          </w:tcPr>
          <w:p w14:paraId="4B10EA1E" w14:textId="1AB00B3D" w:rsidR="007B7F57" w:rsidRPr="0052167B" w:rsidDel="007E0F89" w:rsidRDefault="007B7F57" w:rsidP="007B7F57">
            <w:pPr>
              <w:spacing w:before="0" w:line="240" w:lineRule="auto"/>
              <w:contextualSpacing w:val="0"/>
              <w:rPr>
                <w:del w:id="16057" w:author="Phuong Truong Thi" w:date="2024-10-08T18:12:00Z"/>
                <w:rFonts w:ascii="Times New Roman" w:eastAsia="Times New Roman" w:hAnsi="Times New Roman"/>
                <w:sz w:val="24"/>
                <w:szCs w:val="24"/>
                <w:lang w:eastAsia="vi-VN"/>
              </w:rPr>
            </w:pPr>
            <w:del w:id="16058" w:author="Phuong Truong Thi" w:date="2024-10-08T18:12:00Z">
              <w:r w:rsidRPr="0052167B" w:rsidDel="007E0F89">
                <w:rPr>
                  <w:rFonts w:ascii="Times New Roman" w:eastAsia="Times New Roman" w:hAnsi="Times New Roman"/>
                  <w:sz w:val="24"/>
                  <w:szCs w:val="24"/>
                  <w:lang w:eastAsia="vi-VN"/>
                </w:rPr>
                <w:delText>DM_SEGMENT</w:delText>
              </w:r>
            </w:del>
          </w:p>
          <w:p w14:paraId="7C7D3962" w14:textId="6EABF069" w:rsidR="007B7F57" w:rsidRPr="0052167B" w:rsidDel="007E0F89" w:rsidRDefault="007B7F57" w:rsidP="007B7F57">
            <w:pPr>
              <w:spacing w:before="0" w:line="240" w:lineRule="auto"/>
              <w:contextualSpacing w:val="0"/>
              <w:rPr>
                <w:del w:id="16059" w:author="Phuong Truong Thi" w:date="2024-10-08T18:12:00Z"/>
                <w:rFonts w:ascii="Times New Roman" w:eastAsia="Times New Roman" w:hAnsi="Times New Roman"/>
                <w:sz w:val="24"/>
                <w:szCs w:val="24"/>
                <w:lang w:eastAsia="vi-VN"/>
              </w:rPr>
            </w:pPr>
          </w:p>
        </w:tc>
        <w:tc>
          <w:tcPr>
            <w:tcW w:w="1134" w:type="dxa"/>
            <w:tcPrChange w:id="16060" w:author="thu nga" w:date="2024-10-01T10:51:00Z">
              <w:tcPr>
                <w:tcW w:w="737" w:type="dxa"/>
              </w:tcPr>
            </w:tcPrChange>
          </w:tcPr>
          <w:p w14:paraId="4702D6F2" w14:textId="1971B465" w:rsidR="007B7F57" w:rsidRPr="0052167B" w:rsidDel="007E0F89" w:rsidRDefault="007B7F57" w:rsidP="007B7F57">
            <w:pPr>
              <w:spacing w:before="0" w:line="240" w:lineRule="auto"/>
              <w:contextualSpacing w:val="0"/>
              <w:jc w:val="center"/>
              <w:rPr>
                <w:del w:id="16061" w:author="Phuong Truong Thi" w:date="2024-10-08T18:12:00Z"/>
                <w:rFonts w:ascii="Times New Roman" w:eastAsia="Times New Roman" w:hAnsi="Times New Roman"/>
                <w:sz w:val="24"/>
                <w:szCs w:val="24"/>
                <w:lang w:eastAsia="vi-VN"/>
              </w:rPr>
            </w:pPr>
            <w:del w:id="16062"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539E6E5D" w14:textId="0DF3ABBE" w:rsidTr="00E57F75">
        <w:trPr>
          <w:trHeight w:val="276"/>
          <w:del w:id="16063" w:author="Phuong Truong Thi" w:date="2024-10-08T18:12:00Z"/>
          <w:trPrChange w:id="16064" w:author="thu nga" w:date="2024-10-01T10:51:00Z">
            <w:trPr>
              <w:trHeight w:val="276"/>
            </w:trPr>
          </w:trPrChange>
        </w:trPr>
        <w:tc>
          <w:tcPr>
            <w:tcW w:w="670" w:type="dxa"/>
            <w:shd w:val="clear" w:color="auto" w:fill="auto"/>
            <w:vAlign w:val="center"/>
            <w:tcPrChange w:id="16065" w:author="thu nga" w:date="2024-10-01T10:51:00Z">
              <w:tcPr>
                <w:tcW w:w="670" w:type="dxa"/>
                <w:shd w:val="clear" w:color="auto" w:fill="auto"/>
                <w:vAlign w:val="center"/>
              </w:tcPr>
            </w:tcPrChange>
          </w:tcPr>
          <w:p w14:paraId="4BF9F097" w14:textId="5088597D" w:rsidR="007B7F57" w:rsidRPr="0052167B" w:rsidDel="007E0F89" w:rsidRDefault="007B7F57" w:rsidP="007B7F57">
            <w:pPr>
              <w:pStyle w:val="ListParagraph"/>
              <w:numPr>
                <w:ilvl w:val="0"/>
                <w:numId w:val="68"/>
              </w:numPr>
              <w:spacing w:before="0" w:line="240" w:lineRule="auto"/>
              <w:contextualSpacing w:val="0"/>
              <w:jc w:val="left"/>
              <w:rPr>
                <w:del w:id="16066" w:author="Phuong Truong Thi" w:date="2024-10-08T18:12:00Z"/>
                <w:rFonts w:eastAsia="Times New Roman"/>
                <w:szCs w:val="24"/>
                <w:lang w:val="vi-VN" w:eastAsia="vi-VN"/>
              </w:rPr>
            </w:pPr>
          </w:p>
        </w:tc>
        <w:tc>
          <w:tcPr>
            <w:tcW w:w="2097" w:type="dxa"/>
            <w:gridSpan w:val="2"/>
            <w:shd w:val="clear" w:color="auto" w:fill="auto"/>
            <w:vAlign w:val="center"/>
            <w:tcPrChange w:id="16067" w:author="thu nga" w:date="2024-10-01T10:51:00Z">
              <w:tcPr>
                <w:tcW w:w="2097" w:type="dxa"/>
                <w:gridSpan w:val="2"/>
                <w:shd w:val="clear" w:color="auto" w:fill="auto"/>
                <w:vAlign w:val="center"/>
              </w:tcPr>
            </w:tcPrChange>
          </w:tcPr>
          <w:p w14:paraId="4E8FC093" w14:textId="13DF93DA" w:rsidR="007B7F57" w:rsidRPr="0052167B" w:rsidDel="007E0F89" w:rsidRDefault="007B7F57" w:rsidP="007B7F57">
            <w:pPr>
              <w:spacing w:before="0" w:line="240" w:lineRule="auto"/>
              <w:contextualSpacing w:val="0"/>
              <w:rPr>
                <w:del w:id="16068" w:author="Phuong Truong Thi" w:date="2024-10-08T18:12:00Z"/>
                <w:rFonts w:ascii="Times New Roman" w:hAnsi="Times New Roman"/>
                <w:color w:val="000000"/>
                <w:sz w:val="24"/>
                <w:szCs w:val="24"/>
              </w:rPr>
            </w:pPr>
            <w:del w:id="16069" w:author="Phuong Truong Thi" w:date="2024-10-08T18:12:00Z">
              <w:r w:rsidRPr="0052167B" w:rsidDel="007E0F89">
                <w:rPr>
                  <w:rFonts w:ascii="Times New Roman" w:hAnsi="Times New Roman"/>
                  <w:color w:val="000000"/>
                  <w:sz w:val="24"/>
                  <w:szCs w:val="24"/>
                </w:rPr>
                <w:delText>Ngày định danh</w:delText>
              </w:r>
            </w:del>
          </w:p>
        </w:tc>
        <w:tc>
          <w:tcPr>
            <w:tcW w:w="2230" w:type="dxa"/>
            <w:vAlign w:val="center"/>
            <w:tcPrChange w:id="16070" w:author="thu nga" w:date="2024-10-01T10:51:00Z">
              <w:tcPr>
                <w:tcW w:w="2230" w:type="dxa"/>
                <w:vAlign w:val="center"/>
              </w:tcPr>
            </w:tcPrChange>
          </w:tcPr>
          <w:p w14:paraId="08714ACD" w14:textId="02D3D470" w:rsidR="007B7F57" w:rsidRPr="0052167B" w:rsidDel="007E0F89" w:rsidRDefault="007B7F57" w:rsidP="007B7F57">
            <w:pPr>
              <w:spacing w:before="0" w:line="240" w:lineRule="auto"/>
              <w:contextualSpacing w:val="0"/>
              <w:rPr>
                <w:del w:id="16071" w:author="Phuong Truong Thi" w:date="2024-10-08T18:12:00Z"/>
                <w:rFonts w:ascii="Times New Roman" w:eastAsia="Times New Roman" w:hAnsi="Times New Roman"/>
                <w:sz w:val="24"/>
                <w:szCs w:val="24"/>
                <w:lang w:eastAsia="vi-VN"/>
              </w:rPr>
            </w:pPr>
            <w:del w:id="16072" w:author="Phuong Truong Thi" w:date="2024-10-08T18:12:00Z">
              <w:r w:rsidRPr="0052167B" w:rsidDel="007E0F89">
                <w:rPr>
                  <w:rFonts w:ascii="Times New Roman" w:hAnsi="Times New Roman"/>
                  <w:color w:val="000000"/>
                  <w:sz w:val="24"/>
                  <w:szCs w:val="24"/>
                </w:rPr>
                <w:delText>Ngày gần nhất KH được định danh lên phân khúc hiện tại</w:delText>
              </w:r>
            </w:del>
          </w:p>
        </w:tc>
        <w:tc>
          <w:tcPr>
            <w:tcW w:w="963" w:type="dxa"/>
            <w:tcPrChange w:id="16073" w:author="thu nga" w:date="2024-10-01T10:51:00Z">
              <w:tcPr>
                <w:tcW w:w="963" w:type="dxa"/>
              </w:tcPr>
            </w:tcPrChange>
          </w:tcPr>
          <w:p w14:paraId="7B92935E" w14:textId="1B79EEC8" w:rsidR="007B7F57" w:rsidRPr="0052167B" w:rsidDel="007E0F89" w:rsidRDefault="007B7F57" w:rsidP="007B7F57">
            <w:pPr>
              <w:spacing w:before="0" w:line="240" w:lineRule="auto"/>
              <w:contextualSpacing w:val="0"/>
              <w:rPr>
                <w:del w:id="16074" w:author="Phuong Truong Thi" w:date="2024-10-08T18:12:00Z"/>
                <w:rFonts w:ascii="Times New Roman" w:eastAsia="Times New Roman" w:hAnsi="Times New Roman"/>
                <w:sz w:val="24"/>
                <w:szCs w:val="24"/>
                <w:lang w:eastAsia="vi-VN"/>
              </w:rPr>
            </w:pPr>
            <w:ins w:id="16075" w:author="thu nga" w:date="2024-09-30T15:27:00Z">
              <w:del w:id="16076"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077" w:author="thu nga" w:date="2024-10-01T10:51:00Z">
              <w:tcPr>
                <w:tcW w:w="1896" w:type="dxa"/>
                <w:gridSpan w:val="2"/>
              </w:tcPr>
            </w:tcPrChange>
          </w:tcPr>
          <w:p w14:paraId="7BDB9A92" w14:textId="7AEAC8BB" w:rsidR="007B7F57" w:rsidRPr="000E4E67" w:rsidDel="007E0F89" w:rsidRDefault="000E4E67" w:rsidP="007B7F57">
            <w:pPr>
              <w:spacing w:before="0" w:line="240" w:lineRule="auto"/>
              <w:contextualSpacing w:val="0"/>
              <w:rPr>
                <w:del w:id="16078" w:author="Phuong Truong Thi" w:date="2024-10-08T18:12:00Z"/>
                <w:rFonts w:ascii="Times New Roman" w:eastAsia="Times New Roman" w:hAnsi="Times New Roman"/>
                <w:sz w:val="24"/>
                <w:szCs w:val="24"/>
                <w:lang w:val="vi-VN" w:eastAsia="vi-VN"/>
                <w:rPrChange w:id="16079" w:author="thu nga" w:date="2024-10-01T10:16:00Z">
                  <w:rPr>
                    <w:del w:id="16080" w:author="Phuong Truong Thi" w:date="2024-10-08T18:12:00Z"/>
                    <w:rFonts w:ascii="Times New Roman" w:eastAsia="Times New Roman" w:hAnsi="Times New Roman"/>
                    <w:sz w:val="24"/>
                    <w:szCs w:val="24"/>
                    <w:lang w:eastAsia="vi-VN"/>
                  </w:rPr>
                </w:rPrChange>
              </w:rPr>
            </w:pPr>
            <w:ins w:id="16081" w:author="thu nga" w:date="2024-10-01T10:16:00Z">
              <w:del w:id="16082" w:author="Phuong Truong Thi" w:date="2024-10-08T18:12:00Z">
                <w:r w:rsidDel="007E0F89">
                  <w:rPr>
                    <w:rFonts w:ascii="Times New Roman" w:eastAsia="Times New Roman" w:hAnsi="Times New Roman"/>
                    <w:sz w:val="24"/>
                    <w:szCs w:val="24"/>
                    <w:lang w:val="vi-VN" w:eastAsia="vi-VN"/>
                  </w:rPr>
                  <w:delText>Date</w:delText>
                </w:r>
              </w:del>
            </w:ins>
          </w:p>
        </w:tc>
        <w:tc>
          <w:tcPr>
            <w:tcW w:w="1134" w:type="dxa"/>
            <w:shd w:val="clear" w:color="auto" w:fill="auto"/>
            <w:noWrap/>
            <w:vAlign w:val="center"/>
            <w:tcPrChange w:id="16083" w:author="thu nga" w:date="2024-10-01T10:51:00Z">
              <w:tcPr>
                <w:tcW w:w="1910" w:type="dxa"/>
                <w:gridSpan w:val="3"/>
                <w:shd w:val="clear" w:color="auto" w:fill="auto"/>
                <w:noWrap/>
                <w:vAlign w:val="center"/>
              </w:tcPr>
            </w:tcPrChange>
          </w:tcPr>
          <w:p w14:paraId="32C5C4B5" w14:textId="1C23BA80" w:rsidR="007B7F57" w:rsidRPr="0052167B" w:rsidDel="007E0F89" w:rsidRDefault="007B7F57" w:rsidP="007B7F57">
            <w:pPr>
              <w:spacing w:before="0" w:line="240" w:lineRule="auto"/>
              <w:contextualSpacing w:val="0"/>
              <w:rPr>
                <w:del w:id="16084" w:author="Phuong Truong Thi" w:date="2024-10-08T18:12:00Z"/>
                <w:rFonts w:ascii="Times New Roman" w:eastAsia="Times New Roman" w:hAnsi="Times New Roman"/>
                <w:color w:val="FF0000"/>
                <w:sz w:val="24"/>
                <w:szCs w:val="24"/>
                <w:lang w:eastAsia="vi-VN"/>
              </w:rPr>
            </w:pPr>
          </w:p>
        </w:tc>
        <w:tc>
          <w:tcPr>
            <w:tcW w:w="1134" w:type="dxa"/>
            <w:tcPrChange w:id="16085" w:author="thu nga" w:date="2024-10-01T10:51:00Z">
              <w:tcPr>
                <w:tcW w:w="737" w:type="dxa"/>
              </w:tcPr>
            </w:tcPrChange>
          </w:tcPr>
          <w:p w14:paraId="0004CFA4" w14:textId="73E75D50" w:rsidR="007B7F57" w:rsidRPr="0052167B" w:rsidDel="007E0F89" w:rsidRDefault="007B7F57" w:rsidP="007B7F57">
            <w:pPr>
              <w:spacing w:before="0" w:line="240" w:lineRule="auto"/>
              <w:contextualSpacing w:val="0"/>
              <w:jc w:val="center"/>
              <w:rPr>
                <w:del w:id="16086" w:author="Phuong Truong Thi" w:date="2024-10-08T18:12:00Z"/>
                <w:rFonts w:ascii="Times New Roman" w:eastAsia="Times New Roman" w:hAnsi="Times New Roman"/>
                <w:sz w:val="24"/>
                <w:szCs w:val="24"/>
                <w:lang w:eastAsia="vi-VN"/>
              </w:rPr>
            </w:pPr>
            <w:del w:id="1608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4352AFC" w14:textId="30241F7B" w:rsidTr="00E57F75">
        <w:trPr>
          <w:trHeight w:val="276"/>
          <w:del w:id="16088" w:author="Phuong Truong Thi" w:date="2024-10-08T18:12:00Z"/>
          <w:trPrChange w:id="16089" w:author="thu nga" w:date="2024-10-01T10:51:00Z">
            <w:trPr>
              <w:trHeight w:val="276"/>
            </w:trPr>
          </w:trPrChange>
        </w:trPr>
        <w:tc>
          <w:tcPr>
            <w:tcW w:w="670" w:type="dxa"/>
            <w:shd w:val="clear" w:color="auto" w:fill="auto"/>
            <w:vAlign w:val="center"/>
            <w:tcPrChange w:id="16090" w:author="thu nga" w:date="2024-10-01T10:51:00Z">
              <w:tcPr>
                <w:tcW w:w="670" w:type="dxa"/>
                <w:shd w:val="clear" w:color="auto" w:fill="auto"/>
                <w:vAlign w:val="center"/>
              </w:tcPr>
            </w:tcPrChange>
          </w:tcPr>
          <w:p w14:paraId="7FFCD0EE" w14:textId="58105E3B" w:rsidR="007B7F57" w:rsidRPr="0052167B" w:rsidDel="007E0F89" w:rsidRDefault="007B7F57" w:rsidP="007B7F57">
            <w:pPr>
              <w:pStyle w:val="ListParagraph"/>
              <w:numPr>
                <w:ilvl w:val="0"/>
                <w:numId w:val="68"/>
              </w:numPr>
              <w:spacing w:before="0" w:line="240" w:lineRule="auto"/>
              <w:contextualSpacing w:val="0"/>
              <w:jc w:val="left"/>
              <w:rPr>
                <w:del w:id="16091" w:author="Phuong Truong Thi" w:date="2024-10-08T18:12:00Z"/>
                <w:rFonts w:eastAsia="Times New Roman"/>
                <w:szCs w:val="24"/>
                <w:lang w:val="vi-VN" w:eastAsia="vi-VN"/>
              </w:rPr>
            </w:pPr>
          </w:p>
        </w:tc>
        <w:tc>
          <w:tcPr>
            <w:tcW w:w="2097" w:type="dxa"/>
            <w:gridSpan w:val="2"/>
            <w:shd w:val="clear" w:color="auto" w:fill="auto"/>
            <w:vAlign w:val="center"/>
            <w:tcPrChange w:id="16092" w:author="thu nga" w:date="2024-10-01T10:51:00Z">
              <w:tcPr>
                <w:tcW w:w="2097" w:type="dxa"/>
                <w:gridSpan w:val="2"/>
                <w:shd w:val="clear" w:color="auto" w:fill="auto"/>
                <w:vAlign w:val="center"/>
              </w:tcPr>
            </w:tcPrChange>
          </w:tcPr>
          <w:p w14:paraId="20E83EC9" w14:textId="07A0BD0B" w:rsidR="007B7F57" w:rsidRPr="0052167B" w:rsidDel="007E0F89" w:rsidRDefault="007B7F57" w:rsidP="007B7F57">
            <w:pPr>
              <w:spacing w:before="0" w:line="240" w:lineRule="auto"/>
              <w:contextualSpacing w:val="0"/>
              <w:rPr>
                <w:del w:id="16093" w:author="Phuong Truong Thi" w:date="2024-10-08T18:12:00Z"/>
                <w:rFonts w:ascii="Times New Roman" w:hAnsi="Times New Roman"/>
                <w:color w:val="000000"/>
                <w:sz w:val="24"/>
                <w:szCs w:val="24"/>
              </w:rPr>
            </w:pPr>
            <w:del w:id="16094" w:author="Phuong Truong Thi" w:date="2024-10-08T18:12:00Z">
              <w:r w:rsidRPr="0052167B" w:rsidDel="007E0F89">
                <w:rPr>
                  <w:rFonts w:ascii="Times New Roman" w:hAnsi="Times New Roman"/>
                  <w:color w:val="000000"/>
                  <w:sz w:val="24"/>
                  <w:szCs w:val="24"/>
                </w:rPr>
                <w:delText>Chân dung khách hàng</w:delText>
              </w:r>
            </w:del>
          </w:p>
        </w:tc>
        <w:tc>
          <w:tcPr>
            <w:tcW w:w="2230" w:type="dxa"/>
            <w:vAlign w:val="center"/>
            <w:tcPrChange w:id="16095" w:author="thu nga" w:date="2024-10-01T10:51:00Z">
              <w:tcPr>
                <w:tcW w:w="2230" w:type="dxa"/>
                <w:vAlign w:val="center"/>
              </w:tcPr>
            </w:tcPrChange>
          </w:tcPr>
          <w:p w14:paraId="641E0F97" w14:textId="27E1BDAF" w:rsidR="007B7F57" w:rsidRPr="0052167B" w:rsidDel="007E0F89" w:rsidRDefault="007B7F57" w:rsidP="007B7F57">
            <w:pPr>
              <w:spacing w:before="0" w:line="240" w:lineRule="auto"/>
              <w:contextualSpacing w:val="0"/>
              <w:rPr>
                <w:del w:id="16096" w:author="Phuong Truong Thi" w:date="2024-10-08T18:12:00Z"/>
                <w:rFonts w:ascii="Times New Roman" w:eastAsia="Times New Roman" w:hAnsi="Times New Roman"/>
                <w:color w:val="000000"/>
                <w:sz w:val="24"/>
                <w:szCs w:val="24"/>
                <w:lang w:eastAsia="vi-VN"/>
              </w:rPr>
            </w:pPr>
            <w:del w:id="16097" w:author="Phuong Truong Thi" w:date="2024-10-08T18:12:00Z">
              <w:r w:rsidRPr="0052167B" w:rsidDel="007E0F89">
                <w:rPr>
                  <w:rFonts w:ascii="Times New Roman" w:hAnsi="Times New Roman"/>
                  <w:color w:val="000000"/>
                  <w:sz w:val="24"/>
                  <w:szCs w:val="24"/>
                </w:rPr>
                <w:delText>Tactical Segment</w:delText>
              </w:r>
              <w:r w:rsidRPr="0052167B" w:rsidDel="007E0F89">
                <w:rPr>
                  <w:rFonts w:ascii="Times New Roman" w:hAnsi="Times New Roman"/>
                  <w:color w:val="000000"/>
                  <w:sz w:val="24"/>
                  <w:szCs w:val="24"/>
                </w:rPr>
                <w:br/>
                <w:delText>Chân dung khách hàng MAF (loại chân dung investor, family, salaried,...)</w:delText>
              </w:r>
            </w:del>
          </w:p>
        </w:tc>
        <w:tc>
          <w:tcPr>
            <w:tcW w:w="963" w:type="dxa"/>
            <w:tcPrChange w:id="16098" w:author="thu nga" w:date="2024-10-01T10:51:00Z">
              <w:tcPr>
                <w:tcW w:w="963" w:type="dxa"/>
              </w:tcPr>
            </w:tcPrChange>
          </w:tcPr>
          <w:p w14:paraId="639AEE63" w14:textId="3E12A0C5" w:rsidR="007B7F57" w:rsidRPr="0052167B" w:rsidDel="007E0F89" w:rsidRDefault="007B7F57" w:rsidP="007B7F57">
            <w:pPr>
              <w:spacing w:before="0" w:line="240" w:lineRule="auto"/>
              <w:contextualSpacing w:val="0"/>
              <w:rPr>
                <w:del w:id="16099" w:author="Phuong Truong Thi" w:date="2024-10-08T18:12:00Z"/>
                <w:rFonts w:ascii="Times New Roman" w:eastAsia="Times New Roman" w:hAnsi="Times New Roman"/>
                <w:color w:val="000000"/>
                <w:sz w:val="24"/>
                <w:szCs w:val="24"/>
                <w:lang w:eastAsia="vi-VN"/>
              </w:rPr>
            </w:pPr>
            <w:ins w:id="16100" w:author="thu nga" w:date="2024-09-30T15:27:00Z">
              <w:del w:id="16101"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102" w:author="thu nga" w:date="2024-10-01T10:51:00Z">
              <w:tcPr>
                <w:tcW w:w="1896" w:type="dxa"/>
                <w:gridSpan w:val="2"/>
              </w:tcPr>
            </w:tcPrChange>
          </w:tcPr>
          <w:p w14:paraId="08BD7678" w14:textId="20B0C693" w:rsidR="007B7F57" w:rsidRPr="0052167B" w:rsidDel="007E0F89" w:rsidRDefault="007B7F57" w:rsidP="007B7F57">
            <w:pPr>
              <w:spacing w:before="0" w:line="240" w:lineRule="auto"/>
              <w:contextualSpacing w:val="0"/>
              <w:rPr>
                <w:del w:id="16103" w:author="Phuong Truong Thi" w:date="2024-10-08T18:12:00Z"/>
                <w:rFonts w:ascii="Times New Roman" w:eastAsia="Times New Roman" w:hAnsi="Times New Roman"/>
                <w:sz w:val="24"/>
                <w:szCs w:val="24"/>
                <w:lang w:eastAsia="vi-VN"/>
              </w:rPr>
            </w:pPr>
            <w:del w:id="16104"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105" w:author="thu nga" w:date="2024-10-01T10:51:00Z">
              <w:tcPr>
                <w:tcW w:w="1910" w:type="dxa"/>
                <w:gridSpan w:val="3"/>
                <w:shd w:val="clear" w:color="auto" w:fill="auto"/>
                <w:noWrap/>
                <w:vAlign w:val="center"/>
              </w:tcPr>
            </w:tcPrChange>
          </w:tcPr>
          <w:p w14:paraId="67769E13" w14:textId="38BEC640" w:rsidR="007B7F57" w:rsidRPr="0052167B" w:rsidDel="007E0F89" w:rsidRDefault="007B7F57" w:rsidP="007B7F57">
            <w:pPr>
              <w:spacing w:before="0" w:line="240" w:lineRule="auto"/>
              <w:contextualSpacing w:val="0"/>
              <w:rPr>
                <w:del w:id="16106" w:author="Phuong Truong Thi" w:date="2024-10-08T18:12:00Z"/>
                <w:rFonts w:ascii="Times New Roman" w:eastAsia="Times New Roman" w:hAnsi="Times New Roman"/>
                <w:color w:val="FF0000"/>
                <w:sz w:val="24"/>
                <w:szCs w:val="24"/>
                <w:lang w:eastAsia="vi-VN"/>
              </w:rPr>
            </w:pPr>
          </w:p>
        </w:tc>
        <w:tc>
          <w:tcPr>
            <w:tcW w:w="1134" w:type="dxa"/>
            <w:tcPrChange w:id="16107" w:author="thu nga" w:date="2024-10-01T10:51:00Z">
              <w:tcPr>
                <w:tcW w:w="737" w:type="dxa"/>
              </w:tcPr>
            </w:tcPrChange>
          </w:tcPr>
          <w:p w14:paraId="7AED7F2F" w14:textId="66E667AC" w:rsidR="007B7F57" w:rsidRPr="0052167B" w:rsidDel="007E0F89" w:rsidRDefault="007B7F57" w:rsidP="007B7F57">
            <w:pPr>
              <w:spacing w:before="0" w:line="240" w:lineRule="auto"/>
              <w:contextualSpacing w:val="0"/>
              <w:jc w:val="center"/>
              <w:rPr>
                <w:del w:id="16108" w:author="Phuong Truong Thi" w:date="2024-10-08T18:12:00Z"/>
                <w:rFonts w:ascii="Times New Roman" w:eastAsia="Times New Roman" w:hAnsi="Times New Roman"/>
                <w:sz w:val="24"/>
                <w:szCs w:val="24"/>
                <w:lang w:eastAsia="vi-VN"/>
              </w:rPr>
            </w:pPr>
            <w:del w:id="16109"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277E9C5" w14:textId="42A62E55" w:rsidTr="00E57F75">
        <w:trPr>
          <w:trHeight w:val="276"/>
          <w:del w:id="16110" w:author="Phuong Truong Thi" w:date="2024-10-08T18:12:00Z"/>
          <w:trPrChange w:id="16111" w:author="thu nga" w:date="2024-10-01T10:51:00Z">
            <w:trPr>
              <w:trHeight w:val="276"/>
            </w:trPr>
          </w:trPrChange>
        </w:trPr>
        <w:tc>
          <w:tcPr>
            <w:tcW w:w="670" w:type="dxa"/>
            <w:shd w:val="clear" w:color="auto" w:fill="auto"/>
            <w:vAlign w:val="center"/>
            <w:tcPrChange w:id="16112" w:author="thu nga" w:date="2024-10-01T10:51:00Z">
              <w:tcPr>
                <w:tcW w:w="670" w:type="dxa"/>
                <w:shd w:val="clear" w:color="auto" w:fill="auto"/>
                <w:vAlign w:val="center"/>
              </w:tcPr>
            </w:tcPrChange>
          </w:tcPr>
          <w:p w14:paraId="06BEB13C" w14:textId="74D87E08" w:rsidR="007B7F57" w:rsidRPr="0052167B" w:rsidDel="007E0F89" w:rsidRDefault="007B7F57" w:rsidP="007B7F57">
            <w:pPr>
              <w:pStyle w:val="ListParagraph"/>
              <w:numPr>
                <w:ilvl w:val="0"/>
                <w:numId w:val="68"/>
              </w:numPr>
              <w:spacing w:before="0" w:line="240" w:lineRule="auto"/>
              <w:contextualSpacing w:val="0"/>
              <w:jc w:val="left"/>
              <w:rPr>
                <w:del w:id="16113" w:author="Phuong Truong Thi" w:date="2024-10-08T18:12:00Z"/>
                <w:rFonts w:eastAsia="Times New Roman"/>
                <w:szCs w:val="24"/>
                <w:lang w:val="vi-VN" w:eastAsia="vi-VN"/>
              </w:rPr>
            </w:pPr>
          </w:p>
        </w:tc>
        <w:tc>
          <w:tcPr>
            <w:tcW w:w="2097" w:type="dxa"/>
            <w:gridSpan w:val="2"/>
            <w:shd w:val="clear" w:color="auto" w:fill="auto"/>
            <w:vAlign w:val="center"/>
            <w:tcPrChange w:id="16114" w:author="thu nga" w:date="2024-10-01T10:51:00Z">
              <w:tcPr>
                <w:tcW w:w="2097" w:type="dxa"/>
                <w:gridSpan w:val="2"/>
                <w:shd w:val="clear" w:color="auto" w:fill="auto"/>
                <w:vAlign w:val="center"/>
              </w:tcPr>
            </w:tcPrChange>
          </w:tcPr>
          <w:p w14:paraId="5CA1FA4D" w14:textId="1C768676" w:rsidR="007B7F57" w:rsidRPr="00763017" w:rsidDel="007E0F89" w:rsidRDefault="007B7F57" w:rsidP="007B7F57">
            <w:pPr>
              <w:spacing w:before="0" w:line="240" w:lineRule="auto"/>
              <w:contextualSpacing w:val="0"/>
              <w:rPr>
                <w:del w:id="16115" w:author="Phuong Truong Thi" w:date="2024-10-08T18:12:00Z"/>
                <w:rFonts w:ascii="Times New Roman" w:hAnsi="Times New Roman"/>
                <w:color w:val="000000"/>
                <w:sz w:val="24"/>
                <w:szCs w:val="24"/>
                <w:lang w:val="vi-VN"/>
                <w:rPrChange w:id="16116" w:author="thu nga" w:date="2024-09-30T13:54:00Z">
                  <w:rPr>
                    <w:del w:id="16117" w:author="Phuong Truong Thi" w:date="2024-10-08T18:12:00Z"/>
                    <w:rFonts w:ascii="Times New Roman" w:hAnsi="Times New Roman"/>
                    <w:color w:val="000000"/>
                    <w:sz w:val="24"/>
                    <w:szCs w:val="24"/>
                  </w:rPr>
                </w:rPrChange>
              </w:rPr>
            </w:pPr>
            <w:del w:id="16118" w:author="Phuong Truong Thi" w:date="2024-10-08T18:12:00Z">
              <w:r w:rsidRPr="00763017" w:rsidDel="007E0F89">
                <w:rPr>
                  <w:rFonts w:ascii="Times New Roman" w:hAnsi="Times New Roman"/>
                  <w:color w:val="000000"/>
                  <w:sz w:val="24"/>
                  <w:szCs w:val="24"/>
                  <w:lang w:val="vi-VN"/>
                  <w:rPrChange w:id="16119" w:author="thu nga" w:date="2024-09-30T13:54:00Z">
                    <w:rPr>
                      <w:rFonts w:ascii="Times New Roman" w:hAnsi="Times New Roman"/>
                      <w:color w:val="000000"/>
                      <w:sz w:val="24"/>
                      <w:szCs w:val="24"/>
                    </w:rPr>
                  </w:rPrChange>
                </w:rPr>
                <w:delText>Tiêu chí vào phân hạng</w:delText>
              </w:r>
            </w:del>
          </w:p>
        </w:tc>
        <w:tc>
          <w:tcPr>
            <w:tcW w:w="2230" w:type="dxa"/>
            <w:vAlign w:val="center"/>
            <w:tcPrChange w:id="16120" w:author="thu nga" w:date="2024-10-01T10:51:00Z">
              <w:tcPr>
                <w:tcW w:w="2230" w:type="dxa"/>
                <w:vAlign w:val="center"/>
              </w:tcPr>
            </w:tcPrChange>
          </w:tcPr>
          <w:p w14:paraId="39800F94" w14:textId="04B33911" w:rsidR="007B7F57" w:rsidRPr="00763017" w:rsidDel="007E0F89" w:rsidRDefault="007B7F57" w:rsidP="007B7F57">
            <w:pPr>
              <w:spacing w:before="0" w:line="240" w:lineRule="auto"/>
              <w:contextualSpacing w:val="0"/>
              <w:rPr>
                <w:del w:id="16121" w:author="Phuong Truong Thi" w:date="2024-10-08T18:12:00Z"/>
                <w:rFonts w:ascii="Times New Roman" w:eastAsia="Times New Roman" w:hAnsi="Times New Roman"/>
                <w:color w:val="000000"/>
                <w:sz w:val="24"/>
                <w:szCs w:val="24"/>
                <w:lang w:val="vi-VN" w:eastAsia="vi-VN"/>
                <w:rPrChange w:id="16122" w:author="thu nga" w:date="2024-09-30T13:54:00Z">
                  <w:rPr>
                    <w:del w:id="16123" w:author="Phuong Truong Thi" w:date="2024-10-08T18:12:00Z"/>
                    <w:rFonts w:ascii="Times New Roman" w:eastAsia="Times New Roman" w:hAnsi="Times New Roman"/>
                    <w:color w:val="000000"/>
                    <w:sz w:val="24"/>
                    <w:szCs w:val="24"/>
                    <w:lang w:eastAsia="vi-VN"/>
                  </w:rPr>
                </w:rPrChange>
              </w:rPr>
            </w:pPr>
            <w:del w:id="16124" w:author="Phuong Truong Thi" w:date="2024-10-08T18:12:00Z">
              <w:r w:rsidRPr="00763017" w:rsidDel="007E0F89">
                <w:rPr>
                  <w:rFonts w:ascii="Times New Roman" w:hAnsi="Times New Roman"/>
                  <w:color w:val="000000"/>
                  <w:sz w:val="24"/>
                  <w:szCs w:val="24"/>
                  <w:lang w:val="vi-VN"/>
                  <w:rPrChange w:id="16125" w:author="thu nga" w:date="2024-09-30T13:54:00Z">
                    <w:rPr>
                      <w:rFonts w:ascii="Times New Roman" w:hAnsi="Times New Roman"/>
                      <w:color w:val="000000"/>
                      <w:sz w:val="24"/>
                      <w:szCs w:val="24"/>
                    </w:rPr>
                  </w:rPrChange>
                </w:rPr>
                <w:delText>Maf_Identype: Điều kiện KH thỏa mãn tại thời điểm định danh</w:delText>
              </w:r>
            </w:del>
          </w:p>
        </w:tc>
        <w:tc>
          <w:tcPr>
            <w:tcW w:w="963" w:type="dxa"/>
            <w:tcPrChange w:id="16126" w:author="thu nga" w:date="2024-10-01T10:51:00Z">
              <w:tcPr>
                <w:tcW w:w="963" w:type="dxa"/>
              </w:tcPr>
            </w:tcPrChange>
          </w:tcPr>
          <w:p w14:paraId="3C4C5671" w14:textId="3AA5CA0D" w:rsidR="007B7F57" w:rsidRPr="0052167B" w:rsidDel="007E0F89" w:rsidRDefault="007B7F57" w:rsidP="007B7F57">
            <w:pPr>
              <w:spacing w:before="0" w:line="240" w:lineRule="auto"/>
              <w:contextualSpacing w:val="0"/>
              <w:rPr>
                <w:del w:id="16127" w:author="Phuong Truong Thi" w:date="2024-10-08T18:12:00Z"/>
                <w:rFonts w:ascii="Times New Roman" w:eastAsia="Times New Roman" w:hAnsi="Times New Roman"/>
                <w:color w:val="000000"/>
                <w:sz w:val="24"/>
                <w:szCs w:val="24"/>
                <w:lang w:eastAsia="vi-VN"/>
              </w:rPr>
            </w:pPr>
            <w:ins w:id="16128" w:author="thu nga" w:date="2024-09-30T15:27:00Z">
              <w:del w:id="16129"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130" w:author="thu nga" w:date="2024-10-01T10:51:00Z">
              <w:tcPr>
                <w:tcW w:w="1896" w:type="dxa"/>
                <w:gridSpan w:val="2"/>
              </w:tcPr>
            </w:tcPrChange>
          </w:tcPr>
          <w:p w14:paraId="4D0C3BF5" w14:textId="4680455E" w:rsidR="007B7F57" w:rsidRPr="0052167B" w:rsidDel="007E0F89" w:rsidRDefault="007B7F57" w:rsidP="007B7F57">
            <w:pPr>
              <w:spacing w:before="0" w:line="240" w:lineRule="auto"/>
              <w:contextualSpacing w:val="0"/>
              <w:rPr>
                <w:del w:id="16131" w:author="Phuong Truong Thi" w:date="2024-10-08T18:12:00Z"/>
                <w:rFonts w:ascii="Times New Roman" w:eastAsia="Times New Roman" w:hAnsi="Times New Roman"/>
                <w:sz w:val="24"/>
                <w:szCs w:val="24"/>
                <w:lang w:eastAsia="vi-VN"/>
              </w:rPr>
            </w:pPr>
            <w:del w:id="16132"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133" w:author="thu nga" w:date="2024-10-01T10:51:00Z">
              <w:tcPr>
                <w:tcW w:w="1910" w:type="dxa"/>
                <w:gridSpan w:val="3"/>
                <w:shd w:val="clear" w:color="auto" w:fill="auto"/>
                <w:noWrap/>
                <w:vAlign w:val="center"/>
              </w:tcPr>
            </w:tcPrChange>
          </w:tcPr>
          <w:p w14:paraId="6964F3A1" w14:textId="41F20EED" w:rsidR="007B7F57" w:rsidRPr="0052167B" w:rsidDel="007E0F89" w:rsidRDefault="007B7F57" w:rsidP="007B7F57">
            <w:pPr>
              <w:spacing w:before="0" w:line="240" w:lineRule="auto"/>
              <w:contextualSpacing w:val="0"/>
              <w:rPr>
                <w:del w:id="16134" w:author="Phuong Truong Thi" w:date="2024-10-08T18:12:00Z"/>
                <w:rFonts w:ascii="Times New Roman" w:eastAsia="Times New Roman" w:hAnsi="Times New Roman"/>
                <w:color w:val="FF0000"/>
                <w:sz w:val="24"/>
                <w:szCs w:val="24"/>
                <w:lang w:eastAsia="vi-VN"/>
              </w:rPr>
            </w:pPr>
          </w:p>
        </w:tc>
        <w:tc>
          <w:tcPr>
            <w:tcW w:w="1134" w:type="dxa"/>
            <w:tcPrChange w:id="16135" w:author="thu nga" w:date="2024-10-01T10:51:00Z">
              <w:tcPr>
                <w:tcW w:w="737" w:type="dxa"/>
              </w:tcPr>
            </w:tcPrChange>
          </w:tcPr>
          <w:p w14:paraId="0A56794B" w14:textId="147E0C2F" w:rsidR="007B7F57" w:rsidRPr="0052167B" w:rsidDel="007E0F89" w:rsidRDefault="007B7F57" w:rsidP="007B7F57">
            <w:pPr>
              <w:spacing w:before="0" w:line="240" w:lineRule="auto"/>
              <w:contextualSpacing w:val="0"/>
              <w:jc w:val="center"/>
              <w:rPr>
                <w:del w:id="16136" w:author="Phuong Truong Thi" w:date="2024-10-08T18:12:00Z"/>
                <w:rFonts w:ascii="Times New Roman" w:eastAsia="Times New Roman" w:hAnsi="Times New Roman"/>
                <w:sz w:val="24"/>
                <w:szCs w:val="24"/>
                <w:lang w:eastAsia="vi-VN"/>
              </w:rPr>
            </w:pPr>
            <w:del w:id="1613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078966E" w14:textId="47ADC804" w:rsidTr="00E57F75">
        <w:trPr>
          <w:trHeight w:val="276"/>
          <w:del w:id="16138" w:author="Phuong Truong Thi" w:date="2024-10-08T18:12:00Z"/>
          <w:trPrChange w:id="16139" w:author="thu nga" w:date="2024-10-01T10:51:00Z">
            <w:trPr>
              <w:trHeight w:val="276"/>
            </w:trPr>
          </w:trPrChange>
        </w:trPr>
        <w:tc>
          <w:tcPr>
            <w:tcW w:w="670" w:type="dxa"/>
            <w:shd w:val="clear" w:color="auto" w:fill="auto"/>
            <w:vAlign w:val="center"/>
            <w:tcPrChange w:id="16140" w:author="thu nga" w:date="2024-10-01T10:51:00Z">
              <w:tcPr>
                <w:tcW w:w="670" w:type="dxa"/>
                <w:shd w:val="clear" w:color="auto" w:fill="auto"/>
                <w:vAlign w:val="center"/>
              </w:tcPr>
            </w:tcPrChange>
          </w:tcPr>
          <w:p w14:paraId="3D4FF4E5" w14:textId="7C4C42C0" w:rsidR="007B7F57" w:rsidRPr="0052167B" w:rsidDel="007E0F89" w:rsidRDefault="007B7F57" w:rsidP="007B7F57">
            <w:pPr>
              <w:pStyle w:val="ListParagraph"/>
              <w:numPr>
                <w:ilvl w:val="0"/>
                <w:numId w:val="68"/>
              </w:numPr>
              <w:spacing w:before="0" w:line="240" w:lineRule="auto"/>
              <w:contextualSpacing w:val="0"/>
              <w:jc w:val="left"/>
              <w:rPr>
                <w:del w:id="16141" w:author="Phuong Truong Thi" w:date="2024-10-08T18:12:00Z"/>
                <w:rFonts w:eastAsia="Times New Roman"/>
                <w:szCs w:val="24"/>
                <w:lang w:val="vi-VN" w:eastAsia="vi-VN"/>
              </w:rPr>
            </w:pPr>
          </w:p>
        </w:tc>
        <w:tc>
          <w:tcPr>
            <w:tcW w:w="2097" w:type="dxa"/>
            <w:gridSpan w:val="2"/>
            <w:shd w:val="clear" w:color="auto" w:fill="auto"/>
            <w:vAlign w:val="center"/>
            <w:tcPrChange w:id="16142" w:author="thu nga" w:date="2024-10-01T10:51:00Z">
              <w:tcPr>
                <w:tcW w:w="2097" w:type="dxa"/>
                <w:gridSpan w:val="2"/>
                <w:shd w:val="clear" w:color="auto" w:fill="auto"/>
                <w:vAlign w:val="center"/>
              </w:tcPr>
            </w:tcPrChange>
          </w:tcPr>
          <w:p w14:paraId="3F72D639" w14:textId="21F2C107" w:rsidR="007B7F57" w:rsidRPr="00763017" w:rsidDel="007E0F89" w:rsidRDefault="007B7F57" w:rsidP="007B7F57">
            <w:pPr>
              <w:spacing w:before="0" w:line="240" w:lineRule="auto"/>
              <w:contextualSpacing w:val="0"/>
              <w:rPr>
                <w:del w:id="16143" w:author="Phuong Truong Thi" w:date="2024-10-08T18:12:00Z"/>
                <w:rFonts w:ascii="Times New Roman" w:hAnsi="Times New Roman"/>
                <w:color w:val="000000"/>
                <w:sz w:val="24"/>
                <w:szCs w:val="24"/>
                <w:lang w:val="vi-VN"/>
                <w:rPrChange w:id="16144" w:author="thu nga" w:date="2024-09-30T13:54:00Z">
                  <w:rPr>
                    <w:del w:id="16145" w:author="Phuong Truong Thi" w:date="2024-10-08T18:12:00Z"/>
                    <w:rFonts w:ascii="Times New Roman" w:hAnsi="Times New Roman"/>
                    <w:color w:val="000000"/>
                    <w:sz w:val="24"/>
                    <w:szCs w:val="24"/>
                  </w:rPr>
                </w:rPrChange>
              </w:rPr>
            </w:pPr>
            <w:del w:id="16146" w:author="Phuong Truong Thi" w:date="2024-10-08T18:12:00Z">
              <w:r w:rsidRPr="00763017" w:rsidDel="007E0F89">
                <w:rPr>
                  <w:rFonts w:ascii="Times New Roman" w:hAnsi="Times New Roman"/>
                  <w:color w:val="000000"/>
                  <w:sz w:val="24"/>
                  <w:szCs w:val="24"/>
                  <w:lang w:val="vi-VN"/>
                  <w:rPrChange w:id="16147" w:author="thu nga" w:date="2024-09-30T13:54:00Z">
                    <w:rPr>
                      <w:rFonts w:ascii="Times New Roman" w:hAnsi="Times New Roman"/>
                      <w:color w:val="000000"/>
                      <w:sz w:val="24"/>
                      <w:szCs w:val="24"/>
                    </w:rPr>
                  </w:rPrChange>
                </w:rPr>
                <w:delText>Số tháng KH được giữ lại trong phân khúc Core</w:delText>
              </w:r>
            </w:del>
          </w:p>
        </w:tc>
        <w:tc>
          <w:tcPr>
            <w:tcW w:w="2230" w:type="dxa"/>
            <w:vAlign w:val="center"/>
            <w:tcPrChange w:id="16148" w:author="thu nga" w:date="2024-10-01T10:51:00Z">
              <w:tcPr>
                <w:tcW w:w="2230" w:type="dxa"/>
                <w:vAlign w:val="center"/>
              </w:tcPr>
            </w:tcPrChange>
          </w:tcPr>
          <w:p w14:paraId="08EB7BFD" w14:textId="465D262C" w:rsidR="007B7F57" w:rsidRPr="00763017" w:rsidDel="007E0F89" w:rsidRDefault="007B7F57" w:rsidP="007B7F57">
            <w:pPr>
              <w:spacing w:before="0" w:line="240" w:lineRule="auto"/>
              <w:contextualSpacing w:val="0"/>
              <w:rPr>
                <w:del w:id="16149" w:author="Phuong Truong Thi" w:date="2024-10-08T18:12:00Z"/>
                <w:rFonts w:ascii="Times New Roman" w:eastAsia="Times New Roman" w:hAnsi="Times New Roman"/>
                <w:sz w:val="24"/>
                <w:szCs w:val="24"/>
                <w:lang w:val="vi-VN" w:eastAsia="vi-VN"/>
                <w:rPrChange w:id="16150" w:author="thu nga" w:date="2024-09-30T13:54:00Z">
                  <w:rPr>
                    <w:del w:id="16151" w:author="Phuong Truong Thi" w:date="2024-10-08T18:12:00Z"/>
                    <w:rFonts w:ascii="Times New Roman" w:eastAsia="Times New Roman" w:hAnsi="Times New Roman"/>
                    <w:sz w:val="24"/>
                    <w:szCs w:val="24"/>
                    <w:lang w:eastAsia="vi-VN"/>
                  </w:rPr>
                </w:rPrChange>
              </w:rPr>
            </w:pPr>
            <w:del w:id="16152" w:author="Phuong Truong Thi" w:date="2024-10-08T18:12:00Z">
              <w:r w:rsidRPr="00763017" w:rsidDel="007E0F89">
                <w:rPr>
                  <w:rFonts w:ascii="Times New Roman" w:hAnsi="Times New Roman"/>
                  <w:color w:val="000000"/>
                  <w:sz w:val="24"/>
                  <w:szCs w:val="24"/>
                  <w:lang w:val="vi-VN"/>
                  <w:rPrChange w:id="16153" w:author="thu nga" w:date="2024-09-30T13:54:00Z">
                    <w:rPr>
                      <w:rFonts w:ascii="Times New Roman" w:hAnsi="Times New Roman"/>
                      <w:color w:val="000000"/>
                      <w:sz w:val="24"/>
                      <w:szCs w:val="24"/>
                    </w:rPr>
                  </w:rPrChange>
                </w:rPr>
                <w:delText>Partner</w:delText>
              </w:r>
              <w:r w:rsidRPr="00763017" w:rsidDel="007E0F89">
                <w:rPr>
                  <w:rFonts w:ascii="Times New Roman" w:hAnsi="Times New Roman"/>
                  <w:color w:val="000000"/>
                  <w:sz w:val="24"/>
                  <w:szCs w:val="24"/>
                  <w:lang w:val="vi-VN"/>
                  <w:rPrChange w:id="16154" w:author="thu nga" w:date="2024-09-30T13:54:00Z">
                    <w:rPr>
                      <w:rFonts w:ascii="Times New Roman" w:hAnsi="Times New Roman"/>
                      <w:color w:val="000000"/>
                      <w:sz w:val="24"/>
                      <w:szCs w:val="24"/>
                    </w:rPr>
                  </w:rPrChange>
                </w:rPr>
                <w:br/>
                <w:delText>Đánh dấu số tháng KH được giữ lại trong phân hạng CORE</w:delText>
              </w:r>
              <w:r w:rsidRPr="00763017" w:rsidDel="007E0F89">
                <w:rPr>
                  <w:rFonts w:ascii="Times New Roman" w:hAnsi="Times New Roman"/>
                  <w:color w:val="000000"/>
                  <w:sz w:val="24"/>
                  <w:szCs w:val="24"/>
                  <w:lang w:val="vi-VN"/>
                  <w:rPrChange w:id="16155" w:author="thu nga" w:date="2024-09-30T13:54:00Z">
                    <w:rPr>
                      <w:rFonts w:ascii="Times New Roman" w:hAnsi="Times New Roman"/>
                      <w:color w:val="000000"/>
                      <w:sz w:val="24"/>
                      <w:szCs w:val="24"/>
                    </w:rPr>
                  </w:rPrChange>
                </w:rPr>
                <w:br/>
                <w:delText>Điền 1 trong 3 giá trị: 1, 2 hoặc 3. TH khi KH không thảo mãn đk core MAF, được phép giữ hạn trọng 1-3 tháng</w:delText>
              </w:r>
            </w:del>
          </w:p>
        </w:tc>
        <w:tc>
          <w:tcPr>
            <w:tcW w:w="963" w:type="dxa"/>
            <w:tcPrChange w:id="16156" w:author="thu nga" w:date="2024-10-01T10:51:00Z">
              <w:tcPr>
                <w:tcW w:w="963" w:type="dxa"/>
              </w:tcPr>
            </w:tcPrChange>
          </w:tcPr>
          <w:p w14:paraId="3F5D3C25" w14:textId="2FFA2CEF" w:rsidR="007B7F57" w:rsidRPr="0052167B" w:rsidDel="007E0F89" w:rsidRDefault="007B7F57" w:rsidP="007B7F57">
            <w:pPr>
              <w:spacing w:before="0" w:line="240" w:lineRule="auto"/>
              <w:contextualSpacing w:val="0"/>
              <w:rPr>
                <w:del w:id="16157" w:author="Phuong Truong Thi" w:date="2024-10-08T18:12:00Z"/>
                <w:rFonts w:ascii="Times New Roman" w:eastAsia="Times New Roman" w:hAnsi="Times New Roman"/>
                <w:sz w:val="24"/>
                <w:szCs w:val="24"/>
                <w:lang w:eastAsia="vi-VN"/>
              </w:rPr>
            </w:pPr>
            <w:ins w:id="16158" w:author="thu nga" w:date="2024-09-30T15:27:00Z">
              <w:del w:id="16159" w:author="Phuong Truong Thi" w:date="2024-10-08T18:12:00Z">
                <w:r w:rsidRPr="00451E92" w:rsidDel="007E0F89">
                  <w:rPr>
                    <w:rFonts w:ascii="Times New Roman" w:hAnsi="Times New Roman"/>
                    <w:color w:val="000000"/>
                    <w:sz w:val="24"/>
                    <w:szCs w:val="24"/>
                    <w:lang w:val="vi-VN"/>
                  </w:rPr>
                  <w:delText>EZ/T24</w:delText>
                </w:r>
              </w:del>
            </w:ins>
          </w:p>
        </w:tc>
        <w:tc>
          <w:tcPr>
            <w:tcW w:w="1166" w:type="dxa"/>
            <w:tcPrChange w:id="16160" w:author="thu nga" w:date="2024-10-01T10:51:00Z">
              <w:tcPr>
                <w:tcW w:w="1896" w:type="dxa"/>
                <w:gridSpan w:val="2"/>
              </w:tcPr>
            </w:tcPrChange>
          </w:tcPr>
          <w:p w14:paraId="33912B2A" w14:textId="62B44A92" w:rsidR="007B7F57" w:rsidRPr="0052167B" w:rsidDel="007E0F89" w:rsidRDefault="007B7F57" w:rsidP="007B7F57">
            <w:pPr>
              <w:spacing w:before="0" w:line="240" w:lineRule="auto"/>
              <w:contextualSpacing w:val="0"/>
              <w:rPr>
                <w:del w:id="16161" w:author="Phuong Truong Thi" w:date="2024-10-08T18:12:00Z"/>
                <w:rFonts w:ascii="Times New Roman" w:eastAsia="Times New Roman" w:hAnsi="Times New Roman"/>
                <w:sz w:val="24"/>
                <w:szCs w:val="24"/>
                <w:lang w:eastAsia="vi-VN"/>
              </w:rPr>
            </w:pPr>
            <w:del w:id="16162"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163" w:author="thu nga" w:date="2024-10-01T10:51:00Z">
              <w:tcPr>
                <w:tcW w:w="1910" w:type="dxa"/>
                <w:gridSpan w:val="3"/>
                <w:shd w:val="clear" w:color="auto" w:fill="auto"/>
                <w:noWrap/>
                <w:vAlign w:val="center"/>
              </w:tcPr>
            </w:tcPrChange>
          </w:tcPr>
          <w:p w14:paraId="6331B7A8" w14:textId="399DBBE6" w:rsidR="007B7F57" w:rsidRPr="0052167B" w:rsidDel="007E0F89" w:rsidRDefault="007B7F57" w:rsidP="007B7F57">
            <w:pPr>
              <w:spacing w:before="0" w:line="240" w:lineRule="auto"/>
              <w:contextualSpacing w:val="0"/>
              <w:rPr>
                <w:del w:id="16164" w:author="Phuong Truong Thi" w:date="2024-10-08T18:12:00Z"/>
                <w:rFonts w:ascii="Times New Roman" w:eastAsia="Times New Roman" w:hAnsi="Times New Roman"/>
                <w:color w:val="FF0000"/>
                <w:sz w:val="24"/>
                <w:szCs w:val="24"/>
                <w:lang w:eastAsia="vi-VN"/>
              </w:rPr>
            </w:pPr>
          </w:p>
        </w:tc>
        <w:tc>
          <w:tcPr>
            <w:tcW w:w="1134" w:type="dxa"/>
            <w:tcPrChange w:id="16165" w:author="thu nga" w:date="2024-10-01T10:51:00Z">
              <w:tcPr>
                <w:tcW w:w="737" w:type="dxa"/>
              </w:tcPr>
            </w:tcPrChange>
          </w:tcPr>
          <w:p w14:paraId="3FAC4FA7" w14:textId="36251545" w:rsidR="007B7F57" w:rsidRPr="0052167B" w:rsidDel="007E0F89" w:rsidRDefault="007B7F57" w:rsidP="007B7F57">
            <w:pPr>
              <w:spacing w:before="0" w:line="240" w:lineRule="auto"/>
              <w:contextualSpacing w:val="0"/>
              <w:jc w:val="center"/>
              <w:rPr>
                <w:del w:id="16166" w:author="Phuong Truong Thi" w:date="2024-10-08T18:12:00Z"/>
                <w:rFonts w:ascii="Times New Roman" w:eastAsia="Times New Roman" w:hAnsi="Times New Roman"/>
                <w:sz w:val="24"/>
                <w:szCs w:val="24"/>
                <w:lang w:eastAsia="vi-VN"/>
              </w:rPr>
            </w:pPr>
            <w:del w:id="1616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98BF49A" w14:textId="1AC4D845" w:rsidTr="00E57F75">
        <w:trPr>
          <w:trHeight w:val="276"/>
          <w:del w:id="16168" w:author="Phuong Truong Thi" w:date="2024-10-08T18:12:00Z"/>
          <w:trPrChange w:id="16169" w:author="thu nga" w:date="2024-10-01T10:51:00Z">
            <w:trPr>
              <w:trHeight w:val="276"/>
            </w:trPr>
          </w:trPrChange>
        </w:trPr>
        <w:tc>
          <w:tcPr>
            <w:tcW w:w="1332" w:type="dxa"/>
            <w:gridSpan w:val="2"/>
            <w:tcPrChange w:id="16170" w:author="thu nga" w:date="2024-10-01T10:51:00Z">
              <w:tcPr>
                <w:tcW w:w="1332" w:type="dxa"/>
                <w:gridSpan w:val="2"/>
              </w:tcPr>
            </w:tcPrChange>
          </w:tcPr>
          <w:p w14:paraId="05A34490" w14:textId="70DF1405" w:rsidR="007B7F57" w:rsidRPr="0052167B" w:rsidDel="007E0F89" w:rsidRDefault="007B7F57">
            <w:pPr>
              <w:spacing w:before="0" w:line="240" w:lineRule="auto"/>
              <w:contextualSpacing w:val="0"/>
              <w:jc w:val="left"/>
              <w:rPr>
                <w:del w:id="16171" w:author="Phuong Truong Thi" w:date="2024-10-08T18:12:00Z"/>
                <w:rFonts w:ascii="Times New Roman" w:eastAsia="Times New Roman" w:hAnsi="Times New Roman"/>
                <w:sz w:val="24"/>
                <w:szCs w:val="24"/>
                <w:lang w:eastAsia="vi-VN"/>
              </w:rPr>
            </w:pPr>
          </w:p>
        </w:tc>
        <w:tc>
          <w:tcPr>
            <w:tcW w:w="8062" w:type="dxa"/>
            <w:gridSpan w:val="6"/>
            <w:tcPrChange w:id="16172" w:author="thu nga" w:date="2024-10-01T10:51:00Z">
              <w:tcPr>
                <w:tcW w:w="9171" w:type="dxa"/>
                <w:gridSpan w:val="9"/>
              </w:tcPr>
            </w:tcPrChange>
          </w:tcPr>
          <w:p w14:paraId="42D6D6E8" w14:textId="376E3A71" w:rsidR="007B7F57" w:rsidRPr="0052167B" w:rsidDel="007E0F89" w:rsidRDefault="007B7F57">
            <w:pPr>
              <w:spacing w:before="0" w:line="240" w:lineRule="auto"/>
              <w:contextualSpacing w:val="0"/>
              <w:jc w:val="left"/>
              <w:rPr>
                <w:del w:id="16173" w:author="Phuong Truong Thi" w:date="2024-10-08T18:12:00Z"/>
                <w:rFonts w:ascii="Times New Roman" w:eastAsia="Times New Roman" w:hAnsi="Times New Roman"/>
                <w:sz w:val="24"/>
                <w:szCs w:val="24"/>
                <w:lang w:eastAsia="vi-VN"/>
              </w:rPr>
            </w:pPr>
            <w:del w:id="16174" w:author="Phuong Truong Thi" w:date="2024-10-08T18:12:00Z">
              <w:r w:rsidRPr="0052167B" w:rsidDel="007E0F89">
                <w:rPr>
                  <w:rFonts w:ascii="Times New Roman" w:eastAsia="Times New Roman" w:hAnsi="Times New Roman"/>
                  <w:sz w:val="24"/>
                  <w:szCs w:val="24"/>
                  <w:lang w:eastAsia="vi-VN"/>
                </w:rPr>
                <w:delText>Lead/Opt</w:delText>
              </w:r>
            </w:del>
          </w:p>
        </w:tc>
      </w:tr>
      <w:tr w:rsidR="007B7F57" w:rsidRPr="0052167B" w:rsidDel="007E0F89" w14:paraId="0ED12D80" w14:textId="700021FC" w:rsidTr="00E57F75">
        <w:trPr>
          <w:trHeight w:val="276"/>
          <w:del w:id="16175" w:author="Phuong Truong Thi" w:date="2024-10-08T18:12:00Z"/>
          <w:trPrChange w:id="16176" w:author="thu nga" w:date="2024-10-01T10:51:00Z">
            <w:trPr>
              <w:trHeight w:val="276"/>
            </w:trPr>
          </w:trPrChange>
        </w:trPr>
        <w:tc>
          <w:tcPr>
            <w:tcW w:w="670" w:type="dxa"/>
            <w:shd w:val="clear" w:color="auto" w:fill="auto"/>
            <w:vAlign w:val="center"/>
            <w:tcPrChange w:id="16177" w:author="thu nga" w:date="2024-10-01T10:51:00Z">
              <w:tcPr>
                <w:tcW w:w="670" w:type="dxa"/>
                <w:shd w:val="clear" w:color="auto" w:fill="auto"/>
                <w:vAlign w:val="center"/>
              </w:tcPr>
            </w:tcPrChange>
          </w:tcPr>
          <w:p w14:paraId="4933808D" w14:textId="0CA99308" w:rsidR="007B7F57" w:rsidRPr="0052167B" w:rsidDel="007E0F89" w:rsidRDefault="007B7F57" w:rsidP="00E25144">
            <w:pPr>
              <w:pStyle w:val="ListParagraph"/>
              <w:numPr>
                <w:ilvl w:val="0"/>
                <w:numId w:val="68"/>
              </w:numPr>
              <w:spacing w:before="0" w:line="240" w:lineRule="auto"/>
              <w:contextualSpacing w:val="0"/>
              <w:jc w:val="left"/>
              <w:rPr>
                <w:del w:id="16178" w:author="Phuong Truong Thi" w:date="2024-10-08T18:12:00Z"/>
                <w:rFonts w:eastAsia="Times New Roman"/>
                <w:szCs w:val="24"/>
                <w:lang w:val="vi-VN" w:eastAsia="vi-VN"/>
              </w:rPr>
            </w:pPr>
          </w:p>
        </w:tc>
        <w:tc>
          <w:tcPr>
            <w:tcW w:w="2097" w:type="dxa"/>
            <w:gridSpan w:val="2"/>
            <w:shd w:val="clear" w:color="auto" w:fill="auto"/>
            <w:vAlign w:val="center"/>
            <w:tcPrChange w:id="16179" w:author="thu nga" w:date="2024-10-01T10:51:00Z">
              <w:tcPr>
                <w:tcW w:w="2097" w:type="dxa"/>
                <w:gridSpan w:val="2"/>
                <w:shd w:val="clear" w:color="auto" w:fill="auto"/>
                <w:vAlign w:val="center"/>
              </w:tcPr>
            </w:tcPrChange>
          </w:tcPr>
          <w:p w14:paraId="57D77B6F" w14:textId="7B56E45B" w:rsidR="007B7F57" w:rsidRPr="0052167B" w:rsidDel="007E0F89" w:rsidRDefault="007B7F57" w:rsidP="00E25144">
            <w:pPr>
              <w:spacing w:before="0" w:line="240" w:lineRule="auto"/>
              <w:contextualSpacing w:val="0"/>
              <w:rPr>
                <w:del w:id="16180" w:author="Phuong Truong Thi" w:date="2024-10-08T18:12:00Z"/>
                <w:rFonts w:ascii="Times New Roman" w:hAnsi="Times New Roman"/>
                <w:sz w:val="24"/>
                <w:szCs w:val="24"/>
              </w:rPr>
            </w:pPr>
            <w:del w:id="16181" w:author="Phuong Truong Thi" w:date="2024-10-08T18:12:00Z">
              <w:r w:rsidRPr="0052167B" w:rsidDel="007E0F89">
                <w:rPr>
                  <w:rFonts w:ascii="Times New Roman" w:hAnsi="Times New Roman"/>
                  <w:color w:val="000000"/>
                  <w:sz w:val="24"/>
                  <w:szCs w:val="24"/>
                </w:rPr>
                <w:delText>Số lead/opt đang khai thác</w:delText>
              </w:r>
            </w:del>
          </w:p>
        </w:tc>
        <w:tc>
          <w:tcPr>
            <w:tcW w:w="2230" w:type="dxa"/>
            <w:vAlign w:val="center"/>
            <w:tcPrChange w:id="16182" w:author="thu nga" w:date="2024-10-01T10:51:00Z">
              <w:tcPr>
                <w:tcW w:w="2230" w:type="dxa"/>
                <w:vAlign w:val="center"/>
              </w:tcPr>
            </w:tcPrChange>
          </w:tcPr>
          <w:p w14:paraId="33F5B67D" w14:textId="28C5C6FF" w:rsidR="007B7F57" w:rsidRPr="0052167B" w:rsidDel="007E0F89" w:rsidRDefault="007B7F57" w:rsidP="00E25144">
            <w:pPr>
              <w:spacing w:before="0" w:line="240" w:lineRule="auto"/>
              <w:contextualSpacing w:val="0"/>
              <w:rPr>
                <w:del w:id="16183" w:author="Phuong Truong Thi" w:date="2024-10-08T18:12:00Z"/>
                <w:rFonts w:ascii="Times New Roman" w:eastAsia="Times New Roman" w:hAnsi="Times New Roman"/>
                <w:sz w:val="24"/>
                <w:szCs w:val="24"/>
                <w:lang w:eastAsia="vi-VN"/>
              </w:rPr>
            </w:pPr>
            <w:del w:id="16184" w:author="Phuong Truong Thi" w:date="2024-10-08T18:12:00Z">
              <w:r w:rsidRPr="0052167B" w:rsidDel="007E0F89">
                <w:rPr>
                  <w:rFonts w:ascii="Times New Roman" w:hAnsi="Times New Roman"/>
                  <w:color w:val="000000"/>
                  <w:sz w:val="24"/>
                  <w:szCs w:val="24"/>
                </w:rPr>
                <w:delText>Tổng số lead của KH đó đang có trạng thái khác đóng</w:delText>
              </w:r>
            </w:del>
          </w:p>
        </w:tc>
        <w:tc>
          <w:tcPr>
            <w:tcW w:w="963" w:type="dxa"/>
            <w:tcPrChange w:id="16185" w:author="thu nga" w:date="2024-10-01T10:51:00Z">
              <w:tcPr>
                <w:tcW w:w="963" w:type="dxa"/>
              </w:tcPr>
            </w:tcPrChange>
          </w:tcPr>
          <w:p w14:paraId="421CA892" w14:textId="4C6F1A72" w:rsidR="007B7F57" w:rsidRPr="007B7F57" w:rsidDel="007E0F89" w:rsidRDefault="007B7F57" w:rsidP="00E25144">
            <w:pPr>
              <w:spacing w:before="0" w:line="240" w:lineRule="auto"/>
              <w:contextualSpacing w:val="0"/>
              <w:rPr>
                <w:del w:id="16186" w:author="Phuong Truong Thi" w:date="2024-10-08T18:12:00Z"/>
                <w:rFonts w:ascii="Times New Roman" w:eastAsia="Times New Roman" w:hAnsi="Times New Roman"/>
                <w:sz w:val="24"/>
                <w:szCs w:val="24"/>
                <w:lang w:val="vi-VN" w:eastAsia="vi-VN"/>
                <w:rPrChange w:id="16187" w:author="thu nga" w:date="2024-09-30T15:28:00Z">
                  <w:rPr>
                    <w:del w:id="16188" w:author="Phuong Truong Thi" w:date="2024-10-08T18:12:00Z"/>
                    <w:rFonts w:ascii="Times New Roman" w:eastAsia="Times New Roman" w:hAnsi="Times New Roman"/>
                    <w:sz w:val="24"/>
                    <w:szCs w:val="24"/>
                    <w:lang w:eastAsia="vi-VN"/>
                  </w:rPr>
                </w:rPrChange>
              </w:rPr>
            </w:pPr>
            <w:ins w:id="16189" w:author="thu nga" w:date="2024-09-30T15:28:00Z">
              <w:del w:id="16190" w:author="Phuong Truong Thi" w:date="2024-10-08T18:12:00Z">
                <w:r w:rsidDel="007E0F89">
                  <w:rPr>
                    <w:rFonts w:ascii="Times New Roman" w:eastAsia="Times New Roman" w:hAnsi="Times New Roman"/>
                    <w:sz w:val="24"/>
                    <w:szCs w:val="24"/>
                    <w:lang w:val="vi-VN" w:eastAsia="vi-VN"/>
                  </w:rPr>
                  <w:delText>CRM</w:delText>
                </w:r>
              </w:del>
            </w:ins>
          </w:p>
        </w:tc>
        <w:tc>
          <w:tcPr>
            <w:tcW w:w="1166" w:type="dxa"/>
            <w:tcPrChange w:id="16191" w:author="thu nga" w:date="2024-10-01T10:51:00Z">
              <w:tcPr>
                <w:tcW w:w="1896" w:type="dxa"/>
                <w:gridSpan w:val="2"/>
              </w:tcPr>
            </w:tcPrChange>
          </w:tcPr>
          <w:p w14:paraId="00A745D8" w14:textId="58FCE855" w:rsidR="007B7F57" w:rsidRPr="0052167B" w:rsidDel="007E0F89" w:rsidRDefault="007B7F57" w:rsidP="00E25144">
            <w:pPr>
              <w:spacing w:before="0" w:line="240" w:lineRule="auto"/>
              <w:contextualSpacing w:val="0"/>
              <w:rPr>
                <w:del w:id="16192" w:author="Phuong Truong Thi" w:date="2024-10-08T18:12:00Z"/>
                <w:rFonts w:ascii="Times New Roman" w:eastAsia="Times New Roman" w:hAnsi="Times New Roman"/>
                <w:sz w:val="24"/>
                <w:szCs w:val="24"/>
                <w:lang w:eastAsia="vi-VN"/>
              </w:rPr>
            </w:pPr>
            <w:del w:id="16193"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194" w:author="thu nga" w:date="2024-10-01T10:51:00Z">
              <w:tcPr>
                <w:tcW w:w="1910" w:type="dxa"/>
                <w:gridSpan w:val="3"/>
                <w:shd w:val="clear" w:color="auto" w:fill="auto"/>
                <w:noWrap/>
                <w:vAlign w:val="center"/>
              </w:tcPr>
            </w:tcPrChange>
          </w:tcPr>
          <w:p w14:paraId="2C2F0DE4" w14:textId="7969E383" w:rsidR="007B7F57" w:rsidRPr="0052167B" w:rsidDel="007E0F89" w:rsidRDefault="007B7F57" w:rsidP="00E25144">
            <w:pPr>
              <w:spacing w:before="0" w:line="240" w:lineRule="auto"/>
              <w:contextualSpacing w:val="0"/>
              <w:rPr>
                <w:del w:id="16195" w:author="Phuong Truong Thi" w:date="2024-10-08T18:12:00Z"/>
                <w:rFonts w:ascii="Times New Roman" w:eastAsia="Times New Roman" w:hAnsi="Times New Roman"/>
                <w:sz w:val="24"/>
                <w:szCs w:val="24"/>
                <w:lang w:val="vi-VN" w:eastAsia="vi-VN"/>
              </w:rPr>
            </w:pPr>
          </w:p>
        </w:tc>
        <w:tc>
          <w:tcPr>
            <w:tcW w:w="1134" w:type="dxa"/>
            <w:tcPrChange w:id="16196" w:author="thu nga" w:date="2024-10-01T10:51:00Z">
              <w:tcPr>
                <w:tcW w:w="737" w:type="dxa"/>
              </w:tcPr>
            </w:tcPrChange>
          </w:tcPr>
          <w:p w14:paraId="14E7771C" w14:textId="2844BC7F" w:rsidR="007B7F57" w:rsidRPr="0052167B" w:rsidDel="007E0F89" w:rsidRDefault="007B7F57" w:rsidP="00E25144">
            <w:pPr>
              <w:spacing w:before="0" w:line="240" w:lineRule="auto"/>
              <w:contextualSpacing w:val="0"/>
              <w:jc w:val="center"/>
              <w:rPr>
                <w:del w:id="16197" w:author="Phuong Truong Thi" w:date="2024-10-08T18:12:00Z"/>
                <w:rFonts w:ascii="Times New Roman" w:eastAsia="Times New Roman" w:hAnsi="Times New Roman"/>
                <w:sz w:val="24"/>
                <w:szCs w:val="24"/>
                <w:lang w:eastAsia="vi-VN"/>
              </w:rPr>
            </w:pPr>
            <w:del w:id="16198"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4A85453C" w14:textId="55079219" w:rsidTr="00E57F75">
        <w:trPr>
          <w:trHeight w:val="276"/>
          <w:del w:id="16199" w:author="Phuong Truong Thi" w:date="2024-10-08T18:12:00Z"/>
          <w:trPrChange w:id="16200" w:author="thu nga" w:date="2024-10-01T10:51:00Z">
            <w:trPr>
              <w:trHeight w:val="276"/>
            </w:trPr>
          </w:trPrChange>
        </w:trPr>
        <w:tc>
          <w:tcPr>
            <w:tcW w:w="670" w:type="dxa"/>
            <w:shd w:val="clear" w:color="auto" w:fill="auto"/>
            <w:vAlign w:val="center"/>
            <w:tcPrChange w:id="16201" w:author="thu nga" w:date="2024-10-01T10:51:00Z">
              <w:tcPr>
                <w:tcW w:w="670" w:type="dxa"/>
                <w:shd w:val="clear" w:color="auto" w:fill="auto"/>
                <w:vAlign w:val="center"/>
              </w:tcPr>
            </w:tcPrChange>
          </w:tcPr>
          <w:p w14:paraId="09CB4BCD" w14:textId="5024B62F" w:rsidR="007B7F57" w:rsidRPr="0052167B" w:rsidDel="007E0F89" w:rsidRDefault="007B7F57" w:rsidP="00E25144">
            <w:pPr>
              <w:pStyle w:val="ListParagraph"/>
              <w:numPr>
                <w:ilvl w:val="0"/>
                <w:numId w:val="68"/>
              </w:numPr>
              <w:spacing w:before="0" w:line="240" w:lineRule="auto"/>
              <w:contextualSpacing w:val="0"/>
              <w:jc w:val="left"/>
              <w:rPr>
                <w:del w:id="16202" w:author="Phuong Truong Thi" w:date="2024-10-08T18:12:00Z"/>
                <w:rFonts w:eastAsia="Times New Roman"/>
                <w:szCs w:val="24"/>
                <w:lang w:val="vi-VN" w:eastAsia="vi-VN"/>
              </w:rPr>
            </w:pPr>
          </w:p>
        </w:tc>
        <w:tc>
          <w:tcPr>
            <w:tcW w:w="2097" w:type="dxa"/>
            <w:gridSpan w:val="2"/>
            <w:shd w:val="clear" w:color="auto" w:fill="auto"/>
            <w:vAlign w:val="center"/>
            <w:tcPrChange w:id="16203" w:author="thu nga" w:date="2024-10-01T10:51:00Z">
              <w:tcPr>
                <w:tcW w:w="2097" w:type="dxa"/>
                <w:gridSpan w:val="2"/>
                <w:shd w:val="clear" w:color="auto" w:fill="auto"/>
                <w:vAlign w:val="center"/>
              </w:tcPr>
            </w:tcPrChange>
          </w:tcPr>
          <w:p w14:paraId="5727AD75" w14:textId="45848545" w:rsidR="007B7F57" w:rsidRPr="0052167B" w:rsidDel="007E0F89" w:rsidRDefault="007B7F57" w:rsidP="00E25144">
            <w:pPr>
              <w:spacing w:before="0" w:line="240" w:lineRule="auto"/>
              <w:contextualSpacing w:val="0"/>
              <w:rPr>
                <w:del w:id="16204" w:author="Phuong Truong Thi" w:date="2024-10-08T18:12:00Z"/>
                <w:rFonts w:ascii="Times New Roman" w:hAnsi="Times New Roman"/>
                <w:sz w:val="24"/>
                <w:szCs w:val="24"/>
              </w:rPr>
            </w:pPr>
            <w:del w:id="16205" w:author="Phuong Truong Thi" w:date="2024-10-08T18:12:00Z">
              <w:r w:rsidRPr="0052167B" w:rsidDel="007E0F89">
                <w:rPr>
                  <w:rFonts w:ascii="Times New Roman" w:hAnsi="Times New Roman"/>
                  <w:color w:val="000000"/>
                  <w:sz w:val="24"/>
                  <w:szCs w:val="24"/>
                </w:rPr>
                <w:delText>Tổng số lead/opt của KH</w:delText>
              </w:r>
            </w:del>
          </w:p>
        </w:tc>
        <w:tc>
          <w:tcPr>
            <w:tcW w:w="2230" w:type="dxa"/>
            <w:vAlign w:val="center"/>
            <w:tcPrChange w:id="16206" w:author="thu nga" w:date="2024-10-01T10:51:00Z">
              <w:tcPr>
                <w:tcW w:w="2230" w:type="dxa"/>
                <w:vAlign w:val="center"/>
              </w:tcPr>
            </w:tcPrChange>
          </w:tcPr>
          <w:p w14:paraId="22705601" w14:textId="5D5D8FFA" w:rsidR="007B7F57" w:rsidRPr="0052167B" w:rsidDel="007E0F89" w:rsidRDefault="007B7F57" w:rsidP="00E25144">
            <w:pPr>
              <w:spacing w:before="0" w:line="240" w:lineRule="auto"/>
              <w:contextualSpacing w:val="0"/>
              <w:rPr>
                <w:del w:id="16207" w:author="Phuong Truong Thi" w:date="2024-10-08T18:12:00Z"/>
                <w:rFonts w:ascii="Times New Roman" w:eastAsia="Times New Roman" w:hAnsi="Times New Roman"/>
                <w:sz w:val="24"/>
                <w:szCs w:val="24"/>
                <w:lang w:eastAsia="vi-VN"/>
              </w:rPr>
            </w:pPr>
            <w:del w:id="16208" w:author="Phuong Truong Thi" w:date="2024-10-08T18:12:00Z">
              <w:r w:rsidRPr="0052167B" w:rsidDel="007E0F89">
                <w:rPr>
                  <w:rFonts w:ascii="Times New Roman" w:hAnsi="Times New Roman"/>
                  <w:color w:val="000000"/>
                  <w:sz w:val="24"/>
                  <w:szCs w:val="24"/>
                </w:rPr>
                <w:delText>Tổng số lead/opt đã được tạo ra để khai thác khách hàng đó</w:delText>
              </w:r>
            </w:del>
          </w:p>
        </w:tc>
        <w:tc>
          <w:tcPr>
            <w:tcW w:w="963" w:type="dxa"/>
            <w:tcPrChange w:id="16209" w:author="thu nga" w:date="2024-10-01T10:51:00Z">
              <w:tcPr>
                <w:tcW w:w="963" w:type="dxa"/>
              </w:tcPr>
            </w:tcPrChange>
          </w:tcPr>
          <w:p w14:paraId="040A64C8" w14:textId="0B0FA5A0" w:rsidR="007B7F57" w:rsidRPr="007B7F57" w:rsidDel="007E0F89" w:rsidRDefault="007B7F57" w:rsidP="00E25144">
            <w:pPr>
              <w:spacing w:before="0" w:line="240" w:lineRule="auto"/>
              <w:contextualSpacing w:val="0"/>
              <w:rPr>
                <w:del w:id="16210" w:author="Phuong Truong Thi" w:date="2024-10-08T18:12:00Z"/>
                <w:rFonts w:ascii="Times New Roman" w:eastAsia="Times New Roman" w:hAnsi="Times New Roman"/>
                <w:sz w:val="24"/>
                <w:szCs w:val="24"/>
                <w:lang w:val="vi-VN" w:eastAsia="vi-VN"/>
                <w:rPrChange w:id="16211" w:author="thu nga" w:date="2024-09-30T15:28:00Z">
                  <w:rPr>
                    <w:del w:id="16212" w:author="Phuong Truong Thi" w:date="2024-10-08T18:12:00Z"/>
                    <w:rFonts w:ascii="Times New Roman" w:eastAsia="Times New Roman" w:hAnsi="Times New Roman"/>
                    <w:sz w:val="24"/>
                    <w:szCs w:val="24"/>
                    <w:lang w:eastAsia="vi-VN"/>
                  </w:rPr>
                </w:rPrChange>
              </w:rPr>
            </w:pPr>
            <w:ins w:id="16213" w:author="thu nga" w:date="2024-09-30T15:28:00Z">
              <w:del w:id="16214" w:author="Phuong Truong Thi" w:date="2024-10-08T18:12:00Z">
                <w:r w:rsidDel="007E0F89">
                  <w:rPr>
                    <w:rFonts w:ascii="Times New Roman" w:eastAsia="Times New Roman" w:hAnsi="Times New Roman"/>
                    <w:sz w:val="24"/>
                    <w:szCs w:val="24"/>
                    <w:lang w:val="vi-VN" w:eastAsia="vi-VN"/>
                  </w:rPr>
                  <w:delText>CRM</w:delText>
                </w:r>
              </w:del>
            </w:ins>
          </w:p>
        </w:tc>
        <w:tc>
          <w:tcPr>
            <w:tcW w:w="1166" w:type="dxa"/>
            <w:tcPrChange w:id="16215" w:author="thu nga" w:date="2024-10-01T10:51:00Z">
              <w:tcPr>
                <w:tcW w:w="1896" w:type="dxa"/>
                <w:gridSpan w:val="2"/>
              </w:tcPr>
            </w:tcPrChange>
          </w:tcPr>
          <w:p w14:paraId="2836499E" w14:textId="3EE27B44" w:rsidR="007B7F57" w:rsidRPr="0052167B" w:rsidDel="007E0F89" w:rsidRDefault="007B7F57" w:rsidP="00E25144">
            <w:pPr>
              <w:spacing w:before="0" w:line="240" w:lineRule="auto"/>
              <w:contextualSpacing w:val="0"/>
              <w:rPr>
                <w:del w:id="16216" w:author="Phuong Truong Thi" w:date="2024-10-08T18:12:00Z"/>
                <w:rFonts w:ascii="Times New Roman" w:eastAsia="Times New Roman" w:hAnsi="Times New Roman"/>
                <w:sz w:val="24"/>
                <w:szCs w:val="24"/>
                <w:lang w:eastAsia="vi-VN"/>
              </w:rPr>
            </w:pPr>
            <w:del w:id="1621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218" w:author="thu nga" w:date="2024-10-01T10:51:00Z">
              <w:tcPr>
                <w:tcW w:w="1910" w:type="dxa"/>
                <w:gridSpan w:val="3"/>
                <w:shd w:val="clear" w:color="auto" w:fill="auto"/>
                <w:noWrap/>
                <w:vAlign w:val="center"/>
              </w:tcPr>
            </w:tcPrChange>
          </w:tcPr>
          <w:p w14:paraId="45B307F7" w14:textId="119FB919" w:rsidR="007B7F57" w:rsidRPr="0052167B" w:rsidDel="007E0F89" w:rsidRDefault="007B7F57" w:rsidP="00E25144">
            <w:pPr>
              <w:spacing w:before="0" w:line="240" w:lineRule="auto"/>
              <w:contextualSpacing w:val="0"/>
              <w:rPr>
                <w:del w:id="16219" w:author="Phuong Truong Thi" w:date="2024-10-08T18:12:00Z"/>
                <w:rFonts w:ascii="Times New Roman" w:eastAsia="Times New Roman" w:hAnsi="Times New Roman"/>
                <w:sz w:val="24"/>
                <w:szCs w:val="24"/>
                <w:lang w:val="vi-VN" w:eastAsia="vi-VN"/>
              </w:rPr>
            </w:pPr>
          </w:p>
        </w:tc>
        <w:tc>
          <w:tcPr>
            <w:tcW w:w="1134" w:type="dxa"/>
            <w:tcPrChange w:id="16220" w:author="thu nga" w:date="2024-10-01T10:51:00Z">
              <w:tcPr>
                <w:tcW w:w="737" w:type="dxa"/>
              </w:tcPr>
            </w:tcPrChange>
          </w:tcPr>
          <w:p w14:paraId="04479E01" w14:textId="28475EAB" w:rsidR="007B7F57" w:rsidRPr="0052167B" w:rsidDel="007E0F89" w:rsidRDefault="007B7F57" w:rsidP="00E25144">
            <w:pPr>
              <w:spacing w:before="0" w:line="240" w:lineRule="auto"/>
              <w:contextualSpacing w:val="0"/>
              <w:jc w:val="center"/>
              <w:rPr>
                <w:del w:id="16221" w:author="Phuong Truong Thi" w:date="2024-10-08T18:12:00Z"/>
                <w:rFonts w:ascii="Times New Roman" w:eastAsia="Times New Roman" w:hAnsi="Times New Roman"/>
                <w:sz w:val="24"/>
                <w:szCs w:val="24"/>
                <w:lang w:eastAsia="vi-VN"/>
              </w:rPr>
            </w:pPr>
            <w:del w:id="1622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12F38D0A" w14:textId="5C6E3D45" w:rsidTr="00E57F75">
        <w:trPr>
          <w:trHeight w:val="276"/>
          <w:del w:id="16223" w:author="Phuong Truong Thi" w:date="2024-10-08T18:12:00Z"/>
          <w:trPrChange w:id="16224" w:author="thu nga" w:date="2024-10-01T10:51:00Z">
            <w:trPr>
              <w:trHeight w:val="276"/>
            </w:trPr>
          </w:trPrChange>
        </w:trPr>
        <w:tc>
          <w:tcPr>
            <w:tcW w:w="1332" w:type="dxa"/>
            <w:gridSpan w:val="2"/>
            <w:tcPrChange w:id="16225" w:author="thu nga" w:date="2024-10-01T10:51:00Z">
              <w:tcPr>
                <w:tcW w:w="1332" w:type="dxa"/>
                <w:gridSpan w:val="2"/>
              </w:tcPr>
            </w:tcPrChange>
          </w:tcPr>
          <w:p w14:paraId="4161FDAE" w14:textId="1E7CA9F7" w:rsidR="007B7F57" w:rsidRPr="0052167B" w:rsidDel="007E0F89" w:rsidRDefault="007B7F57">
            <w:pPr>
              <w:spacing w:before="0" w:line="240" w:lineRule="auto"/>
              <w:contextualSpacing w:val="0"/>
              <w:jc w:val="left"/>
              <w:rPr>
                <w:del w:id="16226" w:author="Phuong Truong Thi" w:date="2024-10-08T18:12:00Z"/>
                <w:rFonts w:ascii="Times New Roman" w:eastAsia="Times New Roman" w:hAnsi="Times New Roman"/>
                <w:sz w:val="24"/>
                <w:szCs w:val="24"/>
                <w:lang w:eastAsia="vi-VN"/>
              </w:rPr>
            </w:pPr>
          </w:p>
        </w:tc>
        <w:tc>
          <w:tcPr>
            <w:tcW w:w="8062" w:type="dxa"/>
            <w:gridSpan w:val="6"/>
            <w:tcPrChange w:id="16227" w:author="thu nga" w:date="2024-10-01T10:51:00Z">
              <w:tcPr>
                <w:tcW w:w="9171" w:type="dxa"/>
                <w:gridSpan w:val="9"/>
              </w:tcPr>
            </w:tcPrChange>
          </w:tcPr>
          <w:p w14:paraId="70B9EA3C" w14:textId="71E795E4" w:rsidR="007B7F57" w:rsidRPr="0052167B" w:rsidDel="007E0F89" w:rsidRDefault="007B7F57">
            <w:pPr>
              <w:spacing w:before="0" w:line="240" w:lineRule="auto"/>
              <w:contextualSpacing w:val="0"/>
              <w:jc w:val="left"/>
              <w:rPr>
                <w:del w:id="16228" w:author="Phuong Truong Thi" w:date="2024-10-08T18:12:00Z"/>
                <w:rFonts w:ascii="Times New Roman" w:eastAsia="Times New Roman" w:hAnsi="Times New Roman"/>
                <w:sz w:val="24"/>
                <w:szCs w:val="24"/>
                <w:lang w:eastAsia="vi-VN"/>
              </w:rPr>
            </w:pPr>
            <w:del w:id="16229" w:author="Phuong Truong Thi" w:date="2024-10-08T18:12:00Z">
              <w:r w:rsidRPr="0052167B" w:rsidDel="007E0F89">
                <w:rPr>
                  <w:rFonts w:ascii="Times New Roman" w:eastAsia="Times New Roman" w:hAnsi="Times New Roman"/>
                  <w:sz w:val="24"/>
                  <w:szCs w:val="24"/>
                  <w:lang w:eastAsia="vi-VN"/>
                </w:rPr>
                <w:delText>Gợi ý bán</w:delText>
              </w:r>
            </w:del>
          </w:p>
        </w:tc>
      </w:tr>
      <w:tr w:rsidR="007B7F57" w:rsidRPr="0052167B" w:rsidDel="007E0F89" w14:paraId="40A2C4D7" w14:textId="6AA6BE14" w:rsidTr="00E57F75">
        <w:trPr>
          <w:trHeight w:val="276"/>
          <w:del w:id="16230" w:author="Phuong Truong Thi" w:date="2024-10-08T18:12:00Z"/>
          <w:trPrChange w:id="16231" w:author="thu nga" w:date="2024-10-01T10:51:00Z">
            <w:trPr>
              <w:trHeight w:val="276"/>
            </w:trPr>
          </w:trPrChange>
        </w:trPr>
        <w:tc>
          <w:tcPr>
            <w:tcW w:w="670" w:type="dxa"/>
            <w:shd w:val="clear" w:color="auto" w:fill="auto"/>
            <w:vAlign w:val="center"/>
            <w:tcPrChange w:id="16232" w:author="thu nga" w:date="2024-10-01T10:51:00Z">
              <w:tcPr>
                <w:tcW w:w="670" w:type="dxa"/>
                <w:shd w:val="clear" w:color="auto" w:fill="auto"/>
                <w:vAlign w:val="center"/>
              </w:tcPr>
            </w:tcPrChange>
          </w:tcPr>
          <w:p w14:paraId="24767A7F" w14:textId="0C315A35" w:rsidR="007B7F57" w:rsidRPr="0052167B" w:rsidDel="007E0F89" w:rsidRDefault="007B7F57" w:rsidP="00E25144">
            <w:pPr>
              <w:pStyle w:val="ListParagraph"/>
              <w:numPr>
                <w:ilvl w:val="0"/>
                <w:numId w:val="68"/>
              </w:numPr>
              <w:spacing w:before="0" w:line="240" w:lineRule="auto"/>
              <w:contextualSpacing w:val="0"/>
              <w:jc w:val="left"/>
              <w:rPr>
                <w:del w:id="16233" w:author="Phuong Truong Thi" w:date="2024-10-08T18:12:00Z"/>
                <w:rFonts w:eastAsia="Times New Roman"/>
                <w:szCs w:val="24"/>
                <w:lang w:val="vi-VN" w:eastAsia="vi-VN"/>
              </w:rPr>
            </w:pPr>
          </w:p>
        </w:tc>
        <w:tc>
          <w:tcPr>
            <w:tcW w:w="2097" w:type="dxa"/>
            <w:gridSpan w:val="2"/>
            <w:shd w:val="clear" w:color="auto" w:fill="auto"/>
            <w:vAlign w:val="center"/>
            <w:tcPrChange w:id="16234" w:author="thu nga" w:date="2024-10-01T10:51:00Z">
              <w:tcPr>
                <w:tcW w:w="2097" w:type="dxa"/>
                <w:gridSpan w:val="2"/>
                <w:shd w:val="clear" w:color="auto" w:fill="auto"/>
                <w:vAlign w:val="center"/>
              </w:tcPr>
            </w:tcPrChange>
          </w:tcPr>
          <w:p w14:paraId="70462703" w14:textId="7B4E6A94" w:rsidR="007B7F57" w:rsidRPr="0052167B" w:rsidDel="007E0F89" w:rsidRDefault="007B7F57" w:rsidP="00E25144">
            <w:pPr>
              <w:spacing w:before="0" w:line="240" w:lineRule="auto"/>
              <w:contextualSpacing w:val="0"/>
              <w:rPr>
                <w:del w:id="16235" w:author="Phuong Truong Thi" w:date="2024-10-08T18:12:00Z"/>
                <w:rFonts w:ascii="Times New Roman" w:hAnsi="Times New Roman"/>
                <w:sz w:val="24"/>
                <w:szCs w:val="24"/>
              </w:rPr>
            </w:pPr>
            <w:del w:id="16236" w:author="Phuong Truong Thi" w:date="2024-10-08T18:12:00Z">
              <w:r w:rsidRPr="0052167B" w:rsidDel="007E0F89">
                <w:rPr>
                  <w:rFonts w:ascii="Times New Roman" w:hAnsi="Times New Roman"/>
                  <w:color w:val="000000"/>
                  <w:sz w:val="24"/>
                  <w:szCs w:val="24"/>
                </w:rPr>
                <w:delText>Gợi ý bán 1</w:delText>
              </w:r>
            </w:del>
          </w:p>
        </w:tc>
        <w:tc>
          <w:tcPr>
            <w:tcW w:w="2230" w:type="dxa"/>
            <w:vAlign w:val="center"/>
            <w:tcPrChange w:id="16237" w:author="thu nga" w:date="2024-10-01T10:51:00Z">
              <w:tcPr>
                <w:tcW w:w="2230" w:type="dxa"/>
                <w:vAlign w:val="center"/>
              </w:tcPr>
            </w:tcPrChange>
          </w:tcPr>
          <w:p w14:paraId="5A18EEEE" w14:textId="5C7D9A6B" w:rsidR="007B7F57" w:rsidRPr="0052167B" w:rsidDel="007E0F89" w:rsidRDefault="007B7F57" w:rsidP="00E25144">
            <w:pPr>
              <w:spacing w:before="0" w:line="240" w:lineRule="auto"/>
              <w:contextualSpacing w:val="0"/>
              <w:rPr>
                <w:del w:id="16238" w:author="Phuong Truong Thi" w:date="2024-10-08T18:12:00Z"/>
                <w:rFonts w:ascii="Times New Roman" w:eastAsia="Times New Roman" w:hAnsi="Times New Roman"/>
                <w:color w:val="000000"/>
                <w:sz w:val="24"/>
                <w:szCs w:val="24"/>
                <w:lang w:eastAsia="vi-VN"/>
              </w:rPr>
            </w:pPr>
            <w:del w:id="16239" w:author="Phuong Truong Thi" w:date="2024-10-08T18:12:00Z">
              <w:r w:rsidRPr="0052167B" w:rsidDel="007E0F89">
                <w:rPr>
                  <w:rFonts w:ascii="Times New Roman" w:hAnsi="Times New Roman"/>
                  <w:color w:val="000000"/>
                  <w:sz w:val="24"/>
                  <w:szCs w:val="24"/>
                </w:rPr>
                <w:delText>Gợi ý bán sản phẩm từ Model AI của EDA</w:delText>
              </w:r>
            </w:del>
          </w:p>
        </w:tc>
        <w:tc>
          <w:tcPr>
            <w:tcW w:w="963" w:type="dxa"/>
            <w:tcPrChange w:id="16240" w:author="thu nga" w:date="2024-10-01T10:51:00Z">
              <w:tcPr>
                <w:tcW w:w="963" w:type="dxa"/>
              </w:tcPr>
            </w:tcPrChange>
          </w:tcPr>
          <w:p w14:paraId="31EB2D72" w14:textId="01678EEB" w:rsidR="007B7F57" w:rsidRPr="007B7F57" w:rsidDel="007E0F89" w:rsidRDefault="007B7F57" w:rsidP="00E25144">
            <w:pPr>
              <w:spacing w:before="0" w:line="240" w:lineRule="auto"/>
              <w:contextualSpacing w:val="0"/>
              <w:rPr>
                <w:del w:id="16241" w:author="Phuong Truong Thi" w:date="2024-10-08T18:12:00Z"/>
                <w:rFonts w:ascii="Times New Roman" w:eastAsia="Times New Roman" w:hAnsi="Times New Roman"/>
                <w:color w:val="000000"/>
                <w:sz w:val="24"/>
                <w:szCs w:val="24"/>
                <w:lang w:val="vi-VN" w:eastAsia="vi-VN"/>
                <w:rPrChange w:id="16242" w:author="thu nga" w:date="2024-09-30T15:28:00Z">
                  <w:rPr>
                    <w:del w:id="16243" w:author="Phuong Truong Thi" w:date="2024-10-08T18:12:00Z"/>
                    <w:rFonts w:ascii="Times New Roman" w:eastAsia="Times New Roman" w:hAnsi="Times New Roman"/>
                    <w:color w:val="000000"/>
                    <w:sz w:val="24"/>
                    <w:szCs w:val="24"/>
                    <w:lang w:eastAsia="vi-VN"/>
                  </w:rPr>
                </w:rPrChange>
              </w:rPr>
            </w:pPr>
            <w:ins w:id="16244" w:author="thu nga" w:date="2024-09-30T15:28:00Z">
              <w:del w:id="16245" w:author="Phuong Truong Thi" w:date="2024-10-08T18:12:00Z">
                <w:r w:rsidDel="007E0F89">
                  <w:rPr>
                    <w:rFonts w:ascii="Times New Roman" w:eastAsia="Times New Roman" w:hAnsi="Times New Roman"/>
                    <w:color w:val="000000"/>
                    <w:sz w:val="24"/>
                    <w:szCs w:val="24"/>
                    <w:lang w:val="vi-VN" w:eastAsia="vi-VN"/>
                  </w:rPr>
                  <w:delText>EDA</w:delText>
                </w:r>
              </w:del>
            </w:ins>
          </w:p>
        </w:tc>
        <w:tc>
          <w:tcPr>
            <w:tcW w:w="1166" w:type="dxa"/>
            <w:tcPrChange w:id="16246" w:author="thu nga" w:date="2024-10-01T10:51:00Z">
              <w:tcPr>
                <w:tcW w:w="1896" w:type="dxa"/>
                <w:gridSpan w:val="2"/>
              </w:tcPr>
            </w:tcPrChange>
          </w:tcPr>
          <w:p w14:paraId="4E5385DD" w14:textId="16CF4985" w:rsidR="007B7F57" w:rsidRPr="0052167B" w:rsidDel="007E0F89" w:rsidRDefault="007B7F57" w:rsidP="00E25144">
            <w:pPr>
              <w:spacing w:before="0" w:line="240" w:lineRule="auto"/>
              <w:contextualSpacing w:val="0"/>
              <w:rPr>
                <w:del w:id="16247" w:author="Phuong Truong Thi" w:date="2024-10-08T18:12:00Z"/>
                <w:rFonts w:ascii="Times New Roman" w:eastAsia="Times New Roman" w:hAnsi="Times New Roman"/>
                <w:sz w:val="24"/>
                <w:szCs w:val="24"/>
                <w:lang w:eastAsia="vi-VN"/>
              </w:rPr>
            </w:pPr>
            <w:del w:id="16248"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249" w:author="thu nga" w:date="2024-10-01T10:51:00Z">
              <w:tcPr>
                <w:tcW w:w="1910" w:type="dxa"/>
                <w:gridSpan w:val="3"/>
                <w:shd w:val="clear" w:color="auto" w:fill="auto"/>
                <w:noWrap/>
                <w:vAlign w:val="center"/>
              </w:tcPr>
            </w:tcPrChange>
          </w:tcPr>
          <w:p w14:paraId="75435F26" w14:textId="294429F1" w:rsidR="007B7F57" w:rsidRPr="0052167B" w:rsidDel="007E0F89" w:rsidRDefault="007B7F57" w:rsidP="00E25144">
            <w:pPr>
              <w:spacing w:before="0" w:line="240" w:lineRule="auto"/>
              <w:contextualSpacing w:val="0"/>
              <w:rPr>
                <w:del w:id="16250" w:author="Phuong Truong Thi" w:date="2024-10-08T18:12:00Z"/>
                <w:rFonts w:ascii="Times New Roman" w:eastAsia="Times New Roman" w:hAnsi="Times New Roman"/>
                <w:sz w:val="24"/>
                <w:szCs w:val="24"/>
                <w:lang w:val="vi-VN" w:eastAsia="vi-VN"/>
              </w:rPr>
            </w:pPr>
          </w:p>
        </w:tc>
        <w:tc>
          <w:tcPr>
            <w:tcW w:w="1134" w:type="dxa"/>
            <w:tcPrChange w:id="16251" w:author="thu nga" w:date="2024-10-01T10:51:00Z">
              <w:tcPr>
                <w:tcW w:w="737" w:type="dxa"/>
              </w:tcPr>
            </w:tcPrChange>
          </w:tcPr>
          <w:p w14:paraId="686332DA" w14:textId="0CFD40AC" w:rsidR="007B7F57" w:rsidRPr="0052167B" w:rsidDel="007E0F89" w:rsidRDefault="007B7F57" w:rsidP="00E25144">
            <w:pPr>
              <w:spacing w:before="0" w:line="240" w:lineRule="auto"/>
              <w:contextualSpacing w:val="0"/>
              <w:jc w:val="center"/>
              <w:rPr>
                <w:del w:id="16252" w:author="Phuong Truong Thi" w:date="2024-10-08T18:12:00Z"/>
                <w:rFonts w:ascii="Times New Roman" w:eastAsia="Times New Roman" w:hAnsi="Times New Roman"/>
                <w:sz w:val="24"/>
                <w:szCs w:val="24"/>
                <w:lang w:eastAsia="vi-VN"/>
              </w:rPr>
            </w:pPr>
            <w:del w:id="16253"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239DE0C5" w14:textId="4759A105" w:rsidTr="00E57F75">
        <w:trPr>
          <w:trHeight w:val="276"/>
          <w:del w:id="16254" w:author="Phuong Truong Thi" w:date="2024-10-08T18:12:00Z"/>
          <w:trPrChange w:id="16255" w:author="thu nga" w:date="2024-10-01T10:51:00Z">
            <w:trPr>
              <w:trHeight w:val="276"/>
            </w:trPr>
          </w:trPrChange>
        </w:trPr>
        <w:tc>
          <w:tcPr>
            <w:tcW w:w="670" w:type="dxa"/>
            <w:shd w:val="clear" w:color="auto" w:fill="auto"/>
            <w:vAlign w:val="center"/>
            <w:tcPrChange w:id="16256" w:author="thu nga" w:date="2024-10-01T10:51:00Z">
              <w:tcPr>
                <w:tcW w:w="670" w:type="dxa"/>
                <w:shd w:val="clear" w:color="auto" w:fill="auto"/>
                <w:vAlign w:val="center"/>
              </w:tcPr>
            </w:tcPrChange>
          </w:tcPr>
          <w:p w14:paraId="3F66384F" w14:textId="19D6FCEE" w:rsidR="007B7F57" w:rsidRPr="0052167B" w:rsidDel="007E0F89" w:rsidRDefault="007B7F57" w:rsidP="00E25144">
            <w:pPr>
              <w:pStyle w:val="ListParagraph"/>
              <w:numPr>
                <w:ilvl w:val="0"/>
                <w:numId w:val="68"/>
              </w:numPr>
              <w:spacing w:before="0" w:line="240" w:lineRule="auto"/>
              <w:contextualSpacing w:val="0"/>
              <w:jc w:val="left"/>
              <w:rPr>
                <w:del w:id="16257" w:author="Phuong Truong Thi" w:date="2024-10-08T18:12:00Z"/>
                <w:rFonts w:eastAsia="Times New Roman"/>
                <w:szCs w:val="24"/>
                <w:lang w:val="vi-VN" w:eastAsia="vi-VN"/>
              </w:rPr>
            </w:pPr>
          </w:p>
        </w:tc>
        <w:tc>
          <w:tcPr>
            <w:tcW w:w="2097" w:type="dxa"/>
            <w:gridSpan w:val="2"/>
            <w:shd w:val="clear" w:color="auto" w:fill="auto"/>
            <w:vAlign w:val="center"/>
            <w:tcPrChange w:id="16258" w:author="thu nga" w:date="2024-10-01T10:51:00Z">
              <w:tcPr>
                <w:tcW w:w="2097" w:type="dxa"/>
                <w:gridSpan w:val="2"/>
                <w:shd w:val="clear" w:color="auto" w:fill="auto"/>
                <w:vAlign w:val="center"/>
              </w:tcPr>
            </w:tcPrChange>
          </w:tcPr>
          <w:p w14:paraId="4F8AFE1F" w14:textId="73732599" w:rsidR="007B7F57" w:rsidRPr="0052167B" w:rsidDel="007E0F89" w:rsidRDefault="007B7F57" w:rsidP="00E25144">
            <w:pPr>
              <w:spacing w:before="0" w:line="240" w:lineRule="auto"/>
              <w:contextualSpacing w:val="0"/>
              <w:rPr>
                <w:del w:id="16259" w:author="Phuong Truong Thi" w:date="2024-10-08T18:12:00Z"/>
                <w:rFonts w:ascii="Times New Roman" w:hAnsi="Times New Roman"/>
                <w:sz w:val="24"/>
                <w:szCs w:val="24"/>
              </w:rPr>
            </w:pPr>
            <w:del w:id="16260" w:author="Phuong Truong Thi" w:date="2024-10-08T18:12:00Z">
              <w:r w:rsidRPr="0052167B" w:rsidDel="007E0F89">
                <w:rPr>
                  <w:rFonts w:ascii="Times New Roman" w:hAnsi="Times New Roman"/>
                  <w:color w:val="000000"/>
                  <w:sz w:val="24"/>
                  <w:szCs w:val="24"/>
                </w:rPr>
                <w:delText>Gợi ý bán 2</w:delText>
              </w:r>
            </w:del>
          </w:p>
        </w:tc>
        <w:tc>
          <w:tcPr>
            <w:tcW w:w="2230" w:type="dxa"/>
            <w:vAlign w:val="center"/>
            <w:tcPrChange w:id="16261" w:author="thu nga" w:date="2024-10-01T10:51:00Z">
              <w:tcPr>
                <w:tcW w:w="2230" w:type="dxa"/>
                <w:vAlign w:val="center"/>
              </w:tcPr>
            </w:tcPrChange>
          </w:tcPr>
          <w:p w14:paraId="66798F11" w14:textId="1FD4ED3D" w:rsidR="007B7F57" w:rsidRPr="0052167B" w:rsidDel="007E0F89" w:rsidRDefault="007B7F57" w:rsidP="00E25144">
            <w:pPr>
              <w:spacing w:before="0" w:line="240" w:lineRule="auto"/>
              <w:contextualSpacing w:val="0"/>
              <w:rPr>
                <w:del w:id="16262" w:author="Phuong Truong Thi" w:date="2024-10-08T18:12:00Z"/>
                <w:rFonts w:ascii="Times New Roman" w:eastAsia="Times New Roman" w:hAnsi="Times New Roman"/>
                <w:color w:val="000000"/>
                <w:sz w:val="24"/>
                <w:szCs w:val="24"/>
                <w:lang w:eastAsia="vi-VN"/>
              </w:rPr>
            </w:pPr>
            <w:del w:id="16263" w:author="Phuong Truong Thi" w:date="2024-10-08T18:12:00Z">
              <w:r w:rsidRPr="0052167B" w:rsidDel="007E0F89">
                <w:rPr>
                  <w:rFonts w:ascii="Times New Roman" w:hAnsi="Times New Roman"/>
                  <w:color w:val="000000"/>
                  <w:sz w:val="24"/>
                  <w:szCs w:val="24"/>
                </w:rPr>
                <w:delText>Gợi ý bán sản phẩm từ Model AI của EDA</w:delText>
              </w:r>
            </w:del>
          </w:p>
        </w:tc>
        <w:tc>
          <w:tcPr>
            <w:tcW w:w="963" w:type="dxa"/>
            <w:tcPrChange w:id="16264" w:author="thu nga" w:date="2024-10-01T10:51:00Z">
              <w:tcPr>
                <w:tcW w:w="963" w:type="dxa"/>
              </w:tcPr>
            </w:tcPrChange>
          </w:tcPr>
          <w:p w14:paraId="48EE52B4" w14:textId="387DDCD7" w:rsidR="007B7F57" w:rsidRPr="0052167B" w:rsidDel="007E0F89" w:rsidRDefault="007B7F57" w:rsidP="00E25144">
            <w:pPr>
              <w:spacing w:before="0" w:line="240" w:lineRule="auto"/>
              <w:contextualSpacing w:val="0"/>
              <w:rPr>
                <w:del w:id="16265" w:author="Phuong Truong Thi" w:date="2024-10-08T18:12:00Z"/>
                <w:rFonts w:ascii="Times New Roman" w:eastAsia="Times New Roman" w:hAnsi="Times New Roman"/>
                <w:color w:val="000000"/>
                <w:sz w:val="24"/>
                <w:szCs w:val="24"/>
                <w:lang w:eastAsia="vi-VN"/>
              </w:rPr>
            </w:pPr>
            <w:ins w:id="16266" w:author="thu nga" w:date="2024-09-30T15:28:00Z">
              <w:del w:id="16267" w:author="Phuong Truong Thi" w:date="2024-10-08T18:12:00Z">
                <w:r w:rsidDel="007E0F89">
                  <w:rPr>
                    <w:rFonts w:ascii="Times New Roman" w:eastAsia="Times New Roman" w:hAnsi="Times New Roman"/>
                    <w:color w:val="000000"/>
                    <w:sz w:val="24"/>
                    <w:szCs w:val="24"/>
                    <w:lang w:val="vi-VN" w:eastAsia="vi-VN"/>
                  </w:rPr>
                  <w:delText>EDA</w:delText>
                </w:r>
              </w:del>
            </w:ins>
          </w:p>
        </w:tc>
        <w:tc>
          <w:tcPr>
            <w:tcW w:w="1166" w:type="dxa"/>
            <w:tcPrChange w:id="16268" w:author="thu nga" w:date="2024-10-01T10:51:00Z">
              <w:tcPr>
                <w:tcW w:w="1896" w:type="dxa"/>
                <w:gridSpan w:val="2"/>
              </w:tcPr>
            </w:tcPrChange>
          </w:tcPr>
          <w:p w14:paraId="2243D9C8" w14:textId="11F88542" w:rsidR="007B7F57" w:rsidRPr="0052167B" w:rsidDel="007E0F89" w:rsidRDefault="007B7F57" w:rsidP="00E25144">
            <w:pPr>
              <w:spacing w:before="0" w:line="240" w:lineRule="auto"/>
              <w:contextualSpacing w:val="0"/>
              <w:rPr>
                <w:del w:id="16269" w:author="Phuong Truong Thi" w:date="2024-10-08T18:12:00Z"/>
                <w:rFonts w:ascii="Times New Roman" w:eastAsia="Times New Roman" w:hAnsi="Times New Roman"/>
                <w:sz w:val="24"/>
                <w:szCs w:val="24"/>
                <w:lang w:eastAsia="vi-VN"/>
              </w:rPr>
            </w:pPr>
            <w:del w:id="16270"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271" w:author="thu nga" w:date="2024-10-01T10:51:00Z">
              <w:tcPr>
                <w:tcW w:w="1910" w:type="dxa"/>
                <w:gridSpan w:val="3"/>
                <w:shd w:val="clear" w:color="auto" w:fill="auto"/>
                <w:noWrap/>
                <w:vAlign w:val="center"/>
              </w:tcPr>
            </w:tcPrChange>
          </w:tcPr>
          <w:p w14:paraId="2006A46D" w14:textId="061CEC94" w:rsidR="007B7F57" w:rsidRPr="0052167B" w:rsidDel="007E0F89" w:rsidRDefault="007B7F57" w:rsidP="00E25144">
            <w:pPr>
              <w:spacing w:before="0" w:line="240" w:lineRule="auto"/>
              <w:contextualSpacing w:val="0"/>
              <w:rPr>
                <w:del w:id="16272" w:author="Phuong Truong Thi" w:date="2024-10-08T18:12:00Z"/>
                <w:rFonts w:ascii="Times New Roman" w:eastAsia="Times New Roman" w:hAnsi="Times New Roman"/>
                <w:sz w:val="24"/>
                <w:szCs w:val="24"/>
                <w:lang w:val="vi-VN" w:eastAsia="vi-VN"/>
              </w:rPr>
            </w:pPr>
          </w:p>
        </w:tc>
        <w:tc>
          <w:tcPr>
            <w:tcW w:w="1134" w:type="dxa"/>
            <w:tcPrChange w:id="16273" w:author="thu nga" w:date="2024-10-01T10:51:00Z">
              <w:tcPr>
                <w:tcW w:w="737" w:type="dxa"/>
              </w:tcPr>
            </w:tcPrChange>
          </w:tcPr>
          <w:p w14:paraId="2E30DD13" w14:textId="5DD173F0" w:rsidR="007B7F57" w:rsidRPr="0052167B" w:rsidDel="007E0F89" w:rsidRDefault="007B7F57" w:rsidP="00E25144">
            <w:pPr>
              <w:spacing w:before="0" w:line="240" w:lineRule="auto"/>
              <w:contextualSpacing w:val="0"/>
              <w:jc w:val="center"/>
              <w:rPr>
                <w:del w:id="16274" w:author="Phuong Truong Thi" w:date="2024-10-08T18:12:00Z"/>
                <w:rFonts w:ascii="Times New Roman" w:eastAsia="Times New Roman" w:hAnsi="Times New Roman"/>
                <w:sz w:val="24"/>
                <w:szCs w:val="24"/>
                <w:lang w:eastAsia="vi-VN"/>
              </w:rPr>
            </w:pPr>
            <w:del w:id="16275"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4C2B210B" w14:textId="4AC19FD6" w:rsidTr="00E57F75">
        <w:trPr>
          <w:trHeight w:val="276"/>
          <w:del w:id="16276" w:author="Phuong Truong Thi" w:date="2024-10-08T18:12:00Z"/>
          <w:trPrChange w:id="16277" w:author="thu nga" w:date="2024-10-01T10:51:00Z">
            <w:trPr>
              <w:trHeight w:val="276"/>
            </w:trPr>
          </w:trPrChange>
        </w:trPr>
        <w:tc>
          <w:tcPr>
            <w:tcW w:w="670" w:type="dxa"/>
            <w:shd w:val="clear" w:color="auto" w:fill="auto"/>
            <w:vAlign w:val="center"/>
            <w:tcPrChange w:id="16278" w:author="thu nga" w:date="2024-10-01T10:51:00Z">
              <w:tcPr>
                <w:tcW w:w="670" w:type="dxa"/>
                <w:shd w:val="clear" w:color="auto" w:fill="auto"/>
                <w:vAlign w:val="center"/>
              </w:tcPr>
            </w:tcPrChange>
          </w:tcPr>
          <w:p w14:paraId="7AC4A840" w14:textId="548306B2" w:rsidR="007B7F57" w:rsidRPr="0052167B" w:rsidDel="007E0F89" w:rsidRDefault="007B7F57" w:rsidP="00E25144">
            <w:pPr>
              <w:pStyle w:val="ListParagraph"/>
              <w:numPr>
                <w:ilvl w:val="0"/>
                <w:numId w:val="68"/>
              </w:numPr>
              <w:spacing w:before="0" w:line="240" w:lineRule="auto"/>
              <w:contextualSpacing w:val="0"/>
              <w:jc w:val="left"/>
              <w:rPr>
                <w:del w:id="16279" w:author="Phuong Truong Thi" w:date="2024-10-08T18:12:00Z"/>
                <w:rFonts w:eastAsia="Times New Roman"/>
                <w:szCs w:val="24"/>
                <w:lang w:val="vi-VN" w:eastAsia="vi-VN"/>
              </w:rPr>
            </w:pPr>
          </w:p>
        </w:tc>
        <w:tc>
          <w:tcPr>
            <w:tcW w:w="2097" w:type="dxa"/>
            <w:gridSpan w:val="2"/>
            <w:shd w:val="clear" w:color="auto" w:fill="auto"/>
            <w:vAlign w:val="center"/>
            <w:tcPrChange w:id="16280" w:author="thu nga" w:date="2024-10-01T10:51:00Z">
              <w:tcPr>
                <w:tcW w:w="2097" w:type="dxa"/>
                <w:gridSpan w:val="2"/>
                <w:shd w:val="clear" w:color="auto" w:fill="auto"/>
                <w:vAlign w:val="center"/>
              </w:tcPr>
            </w:tcPrChange>
          </w:tcPr>
          <w:p w14:paraId="6577926A" w14:textId="42A43442" w:rsidR="007B7F57" w:rsidRPr="0052167B" w:rsidDel="007E0F89" w:rsidRDefault="007B7F57" w:rsidP="00E25144">
            <w:pPr>
              <w:spacing w:before="0" w:line="240" w:lineRule="auto"/>
              <w:contextualSpacing w:val="0"/>
              <w:rPr>
                <w:del w:id="16281" w:author="Phuong Truong Thi" w:date="2024-10-08T18:12:00Z"/>
                <w:rFonts w:ascii="Times New Roman" w:hAnsi="Times New Roman"/>
                <w:sz w:val="24"/>
                <w:szCs w:val="24"/>
              </w:rPr>
            </w:pPr>
            <w:del w:id="16282" w:author="Phuong Truong Thi" w:date="2024-10-08T18:12:00Z">
              <w:r w:rsidRPr="0052167B" w:rsidDel="007E0F89">
                <w:rPr>
                  <w:rFonts w:ascii="Times New Roman" w:hAnsi="Times New Roman"/>
                  <w:color w:val="000000"/>
                  <w:sz w:val="24"/>
                  <w:szCs w:val="24"/>
                </w:rPr>
                <w:delText>Gợi ý bán 3</w:delText>
              </w:r>
            </w:del>
          </w:p>
        </w:tc>
        <w:tc>
          <w:tcPr>
            <w:tcW w:w="2230" w:type="dxa"/>
            <w:vAlign w:val="center"/>
            <w:tcPrChange w:id="16283" w:author="thu nga" w:date="2024-10-01T10:51:00Z">
              <w:tcPr>
                <w:tcW w:w="2230" w:type="dxa"/>
                <w:vAlign w:val="center"/>
              </w:tcPr>
            </w:tcPrChange>
          </w:tcPr>
          <w:p w14:paraId="1EC7D4E0" w14:textId="1403906E" w:rsidR="007B7F57" w:rsidRPr="0052167B" w:rsidDel="007E0F89" w:rsidRDefault="007B7F57" w:rsidP="00E25144">
            <w:pPr>
              <w:spacing w:before="0" w:line="240" w:lineRule="auto"/>
              <w:contextualSpacing w:val="0"/>
              <w:rPr>
                <w:del w:id="16284" w:author="Phuong Truong Thi" w:date="2024-10-08T18:12:00Z"/>
                <w:rFonts w:ascii="Times New Roman" w:eastAsia="Times New Roman" w:hAnsi="Times New Roman"/>
                <w:color w:val="000000"/>
                <w:sz w:val="24"/>
                <w:szCs w:val="24"/>
                <w:lang w:eastAsia="vi-VN"/>
              </w:rPr>
            </w:pPr>
            <w:del w:id="16285" w:author="Phuong Truong Thi" w:date="2024-10-08T18:12:00Z">
              <w:r w:rsidRPr="0052167B" w:rsidDel="007E0F89">
                <w:rPr>
                  <w:rFonts w:ascii="Times New Roman" w:hAnsi="Times New Roman"/>
                  <w:color w:val="000000"/>
                  <w:sz w:val="24"/>
                  <w:szCs w:val="24"/>
                </w:rPr>
                <w:delText>Gợi ý bán sản phẩm từ Model AI của EDA</w:delText>
              </w:r>
            </w:del>
          </w:p>
        </w:tc>
        <w:tc>
          <w:tcPr>
            <w:tcW w:w="963" w:type="dxa"/>
            <w:tcPrChange w:id="16286" w:author="thu nga" w:date="2024-10-01T10:51:00Z">
              <w:tcPr>
                <w:tcW w:w="963" w:type="dxa"/>
              </w:tcPr>
            </w:tcPrChange>
          </w:tcPr>
          <w:p w14:paraId="442901E2" w14:textId="1579B313" w:rsidR="007B7F57" w:rsidRPr="0052167B" w:rsidDel="007E0F89" w:rsidRDefault="007B7F57" w:rsidP="00E25144">
            <w:pPr>
              <w:spacing w:before="0" w:line="240" w:lineRule="auto"/>
              <w:contextualSpacing w:val="0"/>
              <w:rPr>
                <w:del w:id="16287" w:author="Phuong Truong Thi" w:date="2024-10-08T18:12:00Z"/>
                <w:rFonts w:ascii="Times New Roman" w:eastAsia="Times New Roman" w:hAnsi="Times New Roman"/>
                <w:color w:val="000000"/>
                <w:sz w:val="24"/>
                <w:szCs w:val="24"/>
                <w:lang w:eastAsia="vi-VN"/>
              </w:rPr>
            </w:pPr>
            <w:ins w:id="16288" w:author="thu nga" w:date="2024-09-30T15:28:00Z">
              <w:del w:id="16289" w:author="Phuong Truong Thi" w:date="2024-10-08T18:12:00Z">
                <w:r w:rsidDel="007E0F89">
                  <w:rPr>
                    <w:rFonts w:ascii="Times New Roman" w:eastAsia="Times New Roman" w:hAnsi="Times New Roman"/>
                    <w:color w:val="000000"/>
                    <w:sz w:val="24"/>
                    <w:szCs w:val="24"/>
                    <w:lang w:val="vi-VN" w:eastAsia="vi-VN"/>
                  </w:rPr>
                  <w:delText>EDA</w:delText>
                </w:r>
              </w:del>
            </w:ins>
          </w:p>
        </w:tc>
        <w:tc>
          <w:tcPr>
            <w:tcW w:w="1166" w:type="dxa"/>
            <w:tcPrChange w:id="16290" w:author="thu nga" w:date="2024-10-01T10:51:00Z">
              <w:tcPr>
                <w:tcW w:w="1896" w:type="dxa"/>
                <w:gridSpan w:val="2"/>
              </w:tcPr>
            </w:tcPrChange>
          </w:tcPr>
          <w:p w14:paraId="3738CD64" w14:textId="0071AB19" w:rsidR="007B7F57" w:rsidRPr="0052167B" w:rsidDel="007E0F89" w:rsidRDefault="007B7F57" w:rsidP="00E25144">
            <w:pPr>
              <w:spacing w:before="0" w:line="240" w:lineRule="auto"/>
              <w:contextualSpacing w:val="0"/>
              <w:rPr>
                <w:del w:id="16291" w:author="Phuong Truong Thi" w:date="2024-10-08T18:12:00Z"/>
                <w:rFonts w:ascii="Times New Roman" w:eastAsia="Times New Roman" w:hAnsi="Times New Roman"/>
                <w:sz w:val="24"/>
                <w:szCs w:val="24"/>
                <w:lang w:eastAsia="vi-VN"/>
              </w:rPr>
            </w:pPr>
            <w:del w:id="16292" w:author="Phuong Truong Thi" w:date="2024-10-08T18:12:00Z">
              <w:r w:rsidRPr="0052167B" w:rsidDel="007E0F89">
                <w:rPr>
                  <w:rFonts w:ascii="Times New Roman" w:eastAsia="Times New Roman" w:hAnsi="Times New Roman"/>
                  <w:color w:val="000000"/>
                  <w:sz w:val="24"/>
                  <w:szCs w:val="24"/>
                  <w:lang w:eastAsia="vi-VN"/>
                </w:rPr>
                <w:delText>Text</w:delText>
              </w:r>
            </w:del>
          </w:p>
        </w:tc>
        <w:tc>
          <w:tcPr>
            <w:tcW w:w="1134" w:type="dxa"/>
            <w:shd w:val="clear" w:color="auto" w:fill="auto"/>
            <w:noWrap/>
            <w:vAlign w:val="center"/>
            <w:tcPrChange w:id="16293" w:author="thu nga" w:date="2024-10-01T10:51:00Z">
              <w:tcPr>
                <w:tcW w:w="1910" w:type="dxa"/>
                <w:gridSpan w:val="3"/>
                <w:shd w:val="clear" w:color="auto" w:fill="auto"/>
                <w:noWrap/>
                <w:vAlign w:val="center"/>
              </w:tcPr>
            </w:tcPrChange>
          </w:tcPr>
          <w:p w14:paraId="192C49DA" w14:textId="23BD82E0" w:rsidR="007B7F57" w:rsidRPr="0052167B" w:rsidDel="007E0F89" w:rsidRDefault="007B7F57" w:rsidP="00E25144">
            <w:pPr>
              <w:spacing w:before="0" w:line="240" w:lineRule="auto"/>
              <w:contextualSpacing w:val="0"/>
              <w:rPr>
                <w:del w:id="16294" w:author="Phuong Truong Thi" w:date="2024-10-08T18:12:00Z"/>
                <w:rFonts w:ascii="Times New Roman" w:eastAsia="Times New Roman" w:hAnsi="Times New Roman"/>
                <w:sz w:val="24"/>
                <w:szCs w:val="24"/>
                <w:lang w:val="vi-VN" w:eastAsia="vi-VN"/>
              </w:rPr>
            </w:pPr>
          </w:p>
        </w:tc>
        <w:tc>
          <w:tcPr>
            <w:tcW w:w="1134" w:type="dxa"/>
            <w:tcPrChange w:id="16295" w:author="thu nga" w:date="2024-10-01T10:51:00Z">
              <w:tcPr>
                <w:tcW w:w="737" w:type="dxa"/>
              </w:tcPr>
            </w:tcPrChange>
          </w:tcPr>
          <w:p w14:paraId="229F1667" w14:textId="50EA6215" w:rsidR="007B7F57" w:rsidRPr="0052167B" w:rsidDel="007E0F89" w:rsidRDefault="007B7F57" w:rsidP="00E25144">
            <w:pPr>
              <w:spacing w:before="0" w:line="240" w:lineRule="auto"/>
              <w:contextualSpacing w:val="0"/>
              <w:jc w:val="center"/>
              <w:rPr>
                <w:del w:id="16296" w:author="Phuong Truong Thi" w:date="2024-10-08T18:12:00Z"/>
                <w:rFonts w:ascii="Times New Roman" w:eastAsia="Times New Roman" w:hAnsi="Times New Roman"/>
                <w:sz w:val="24"/>
                <w:szCs w:val="24"/>
                <w:lang w:eastAsia="vi-VN"/>
              </w:rPr>
            </w:pPr>
            <w:del w:id="16297"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5B18606E" w14:textId="6B896FA5" w:rsidTr="00E57F75">
        <w:trPr>
          <w:trHeight w:val="276"/>
          <w:del w:id="16298" w:author="Phuong Truong Thi" w:date="2024-10-08T18:12:00Z"/>
          <w:trPrChange w:id="16299" w:author="thu nga" w:date="2024-10-01T10:51:00Z">
            <w:trPr>
              <w:trHeight w:val="276"/>
            </w:trPr>
          </w:trPrChange>
        </w:trPr>
        <w:tc>
          <w:tcPr>
            <w:tcW w:w="1332" w:type="dxa"/>
            <w:gridSpan w:val="2"/>
            <w:tcPrChange w:id="16300" w:author="thu nga" w:date="2024-10-01T10:51:00Z">
              <w:tcPr>
                <w:tcW w:w="1332" w:type="dxa"/>
                <w:gridSpan w:val="2"/>
              </w:tcPr>
            </w:tcPrChange>
          </w:tcPr>
          <w:p w14:paraId="73CC2D03" w14:textId="011DB747" w:rsidR="007B7F57" w:rsidRPr="0052167B" w:rsidDel="007E0F89" w:rsidRDefault="007B7F57" w:rsidP="00341A2C">
            <w:pPr>
              <w:spacing w:before="0" w:line="240" w:lineRule="auto"/>
              <w:contextualSpacing w:val="0"/>
              <w:jc w:val="left"/>
              <w:rPr>
                <w:del w:id="16301" w:author="Phuong Truong Thi" w:date="2024-10-08T18:12:00Z"/>
                <w:rFonts w:ascii="Times New Roman" w:eastAsia="Times New Roman" w:hAnsi="Times New Roman"/>
                <w:sz w:val="24"/>
                <w:szCs w:val="24"/>
                <w:lang w:eastAsia="vi-VN"/>
              </w:rPr>
            </w:pPr>
          </w:p>
        </w:tc>
        <w:tc>
          <w:tcPr>
            <w:tcW w:w="8062" w:type="dxa"/>
            <w:gridSpan w:val="6"/>
            <w:tcPrChange w:id="16302" w:author="thu nga" w:date="2024-10-01T10:51:00Z">
              <w:tcPr>
                <w:tcW w:w="9171" w:type="dxa"/>
                <w:gridSpan w:val="9"/>
              </w:tcPr>
            </w:tcPrChange>
          </w:tcPr>
          <w:p w14:paraId="3755367E" w14:textId="42199C2E" w:rsidR="007B7F57" w:rsidRPr="0052167B" w:rsidDel="007E0F89" w:rsidRDefault="007B7F57" w:rsidP="00341A2C">
            <w:pPr>
              <w:spacing w:before="0" w:line="240" w:lineRule="auto"/>
              <w:contextualSpacing w:val="0"/>
              <w:jc w:val="left"/>
              <w:rPr>
                <w:del w:id="16303" w:author="Phuong Truong Thi" w:date="2024-10-08T18:12:00Z"/>
                <w:rFonts w:ascii="Times New Roman" w:eastAsia="Times New Roman" w:hAnsi="Times New Roman"/>
                <w:sz w:val="24"/>
                <w:szCs w:val="24"/>
                <w:lang w:eastAsia="vi-VN"/>
              </w:rPr>
            </w:pPr>
            <w:del w:id="16304" w:author="Phuong Truong Thi" w:date="2024-10-08T18:12:00Z">
              <w:r w:rsidRPr="0052167B" w:rsidDel="007E0F89">
                <w:rPr>
                  <w:rFonts w:ascii="Times New Roman" w:eastAsia="Times New Roman" w:hAnsi="Times New Roman"/>
                  <w:sz w:val="24"/>
                  <w:szCs w:val="24"/>
                  <w:lang w:eastAsia="vi-VN"/>
                </w:rPr>
                <w:delText>AUM</w:delText>
              </w:r>
            </w:del>
          </w:p>
        </w:tc>
      </w:tr>
      <w:tr w:rsidR="007B7F57" w:rsidRPr="0052167B" w:rsidDel="007E0F89" w14:paraId="5503F571" w14:textId="7D5F9C55" w:rsidTr="00E57F75">
        <w:trPr>
          <w:trHeight w:val="276"/>
          <w:del w:id="16305" w:author="Phuong Truong Thi" w:date="2024-10-08T18:12:00Z"/>
          <w:trPrChange w:id="16306" w:author="thu nga" w:date="2024-10-01T10:51:00Z">
            <w:trPr>
              <w:trHeight w:val="276"/>
            </w:trPr>
          </w:trPrChange>
        </w:trPr>
        <w:tc>
          <w:tcPr>
            <w:tcW w:w="670" w:type="dxa"/>
            <w:shd w:val="clear" w:color="auto" w:fill="auto"/>
            <w:vAlign w:val="center"/>
            <w:tcPrChange w:id="16307" w:author="thu nga" w:date="2024-10-01T10:51:00Z">
              <w:tcPr>
                <w:tcW w:w="670" w:type="dxa"/>
                <w:shd w:val="clear" w:color="auto" w:fill="auto"/>
                <w:vAlign w:val="center"/>
              </w:tcPr>
            </w:tcPrChange>
          </w:tcPr>
          <w:p w14:paraId="640F687A" w14:textId="128CEC1A" w:rsidR="007B7F57" w:rsidRPr="0052167B" w:rsidDel="007E0F89" w:rsidRDefault="007B7F57" w:rsidP="00E25144">
            <w:pPr>
              <w:pStyle w:val="ListParagraph"/>
              <w:numPr>
                <w:ilvl w:val="0"/>
                <w:numId w:val="68"/>
              </w:numPr>
              <w:spacing w:before="0" w:line="240" w:lineRule="auto"/>
              <w:contextualSpacing w:val="0"/>
              <w:jc w:val="left"/>
              <w:rPr>
                <w:del w:id="16308" w:author="Phuong Truong Thi" w:date="2024-10-08T18:12:00Z"/>
                <w:rFonts w:eastAsia="Times New Roman"/>
                <w:szCs w:val="24"/>
                <w:lang w:val="vi-VN" w:eastAsia="vi-VN"/>
              </w:rPr>
            </w:pPr>
          </w:p>
        </w:tc>
        <w:tc>
          <w:tcPr>
            <w:tcW w:w="2097" w:type="dxa"/>
            <w:gridSpan w:val="2"/>
            <w:shd w:val="clear" w:color="auto" w:fill="auto"/>
            <w:vAlign w:val="center"/>
            <w:tcPrChange w:id="16309" w:author="thu nga" w:date="2024-10-01T10:51:00Z">
              <w:tcPr>
                <w:tcW w:w="2097" w:type="dxa"/>
                <w:gridSpan w:val="2"/>
                <w:shd w:val="clear" w:color="auto" w:fill="auto"/>
                <w:vAlign w:val="center"/>
              </w:tcPr>
            </w:tcPrChange>
          </w:tcPr>
          <w:p w14:paraId="3E27FB65" w14:textId="46CBBDC6" w:rsidR="007B7F57" w:rsidRPr="00763017" w:rsidDel="007E0F89" w:rsidRDefault="007B7F57" w:rsidP="00E25144">
            <w:pPr>
              <w:spacing w:before="0" w:line="240" w:lineRule="auto"/>
              <w:contextualSpacing w:val="0"/>
              <w:rPr>
                <w:del w:id="16310" w:author="Phuong Truong Thi" w:date="2024-10-08T18:12:00Z"/>
                <w:rFonts w:ascii="Times New Roman" w:hAnsi="Times New Roman"/>
                <w:sz w:val="24"/>
                <w:szCs w:val="24"/>
                <w:lang w:val="vi-VN"/>
                <w:rPrChange w:id="16311" w:author="thu nga" w:date="2024-09-30T13:54:00Z">
                  <w:rPr>
                    <w:del w:id="16312" w:author="Phuong Truong Thi" w:date="2024-10-08T18:12:00Z"/>
                    <w:rFonts w:ascii="Times New Roman" w:hAnsi="Times New Roman"/>
                    <w:sz w:val="24"/>
                    <w:szCs w:val="24"/>
                  </w:rPr>
                </w:rPrChange>
              </w:rPr>
            </w:pPr>
            <w:del w:id="16313" w:author="Phuong Truong Thi" w:date="2024-10-08T18:12:00Z">
              <w:r w:rsidRPr="00763017" w:rsidDel="007E0F89">
                <w:rPr>
                  <w:rFonts w:ascii="Times New Roman" w:hAnsi="Times New Roman"/>
                  <w:color w:val="000000"/>
                  <w:sz w:val="24"/>
                  <w:szCs w:val="24"/>
                  <w:lang w:val="vi-VN"/>
                  <w:rPrChange w:id="16314" w:author="thu nga" w:date="2024-09-30T13:54:00Z">
                    <w:rPr>
                      <w:rFonts w:ascii="Times New Roman" w:hAnsi="Times New Roman"/>
                      <w:color w:val="000000"/>
                      <w:sz w:val="24"/>
                      <w:szCs w:val="24"/>
                    </w:rPr>
                  </w:rPrChange>
                </w:rPr>
                <w:delText>AUM tại ngày dữ liệu</w:delText>
              </w:r>
            </w:del>
          </w:p>
        </w:tc>
        <w:tc>
          <w:tcPr>
            <w:tcW w:w="2230" w:type="dxa"/>
            <w:vAlign w:val="center"/>
            <w:tcPrChange w:id="16315" w:author="thu nga" w:date="2024-10-01T10:51:00Z">
              <w:tcPr>
                <w:tcW w:w="2230" w:type="dxa"/>
                <w:vAlign w:val="center"/>
              </w:tcPr>
            </w:tcPrChange>
          </w:tcPr>
          <w:p w14:paraId="4012EA70" w14:textId="3052A05C" w:rsidR="007B7F57" w:rsidRPr="00763017" w:rsidDel="007E0F89" w:rsidRDefault="007B7F57" w:rsidP="00E25144">
            <w:pPr>
              <w:spacing w:before="0" w:line="240" w:lineRule="auto"/>
              <w:contextualSpacing w:val="0"/>
              <w:rPr>
                <w:del w:id="16316" w:author="Phuong Truong Thi" w:date="2024-10-08T18:12:00Z"/>
                <w:rFonts w:ascii="Times New Roman" w:eastAsia="Times New Roman" w:hAnsi="Times New Roman"/>
                <w:sz w:val="24"/>
                <w:szCs w:val="24"/>
                <w:lang w:val="vi-VN" w:eastAsia="vi-VN"/>
                <w:rPrChange w:id="16317" w:author="thu nga" w:date="2024-09-30T13:54:00Z">
                  <w:rPr>
                    <w:del w:id="16318" w:author="Phuong Truong Thi" w:date="2024-10-08T18:12:00Z"/>
                    <w:rFonts w:ascii="Times New Roman" w:eastAsia="Times New Roman" w:hAnsi="Times New Roman"/>
                    <w:sz w:val="24"/>
                    <w:szCs w:val="24"/>
                    <w:lang w:eastAsia="vi-VN"/>
                  </w:rPr>
                </w:rPrChange>
              </w:rPr>
            </w:pPr>
            <w:del w:id="16319" w:author="Phuong Truong Thi" w:date="2024-10-08T18:12:00Z">
              <w:r w:rsidRPr="00763017" w:rsidDel="007E0F89">
                <w:rPr>
                  <w:rFonts w:ascii="Times New Roman" w:hAnsi="Times New Roman"/>
                  <w:color w:val="000000"/>
                  <w:sz w:val="24"/>
                  <w:szCs w:val="24"/>
                  <w:lang w:val="vi-VN"/>
                  <w:rPrChange w:id="16320" w:author="thu nga" w:date="2024-09-30T13:54:00Z">
                    <w:rPr>
                      <w:rFonts w:ascii="Times New Roman" w:hAnsi="Times New Roman"/>
                      <w:color w:val="000000"/>
                      <w:sz w:val="24"/>
                      <w:szCs w:val="24"/>
                    </w:rPr>
                  </w:rPrChange>
                </w:rPr>
                <w:delText>AUM cuối kỳ (Tổng tài sản của khách hàng) tại ngày T-1</w:delText>
              </w:r>
            </w:del>
          </w:p>
        </w:tc>
        <w:tc>
          <w:tcPr>
            <w:tcW w:w="963" w:type="dxa"/>
            <w:tcPrChange w:id="16321" w:author="thu nga" w:date="2024-10-01T10:51:00Z">
              <w:tcPr>
                <w:tcW w:w="963" w:type="dxa"/>
              </w:tcPr>
            </w:tcPrChange>
          </w:tcPr>
          <w:p w14:paraId="28A3B5DC" w14:textId="37ED3EE9" w:rsidR="007B7F57" w:rsidRPr="007B7F57" w:rsidDel="007E0F89" w:rsidRDefault="007B7F57" w:rsidP="00E25144">
            <w:pPr>
              <w:spacing w:before="0" w:line="240" w:lineRule="auto"/>
              <w:contextualSpacing w:val="0"/>
              <w:rPr>
                <w:del w:id="16322" w:author="Phuong Truong Thi" w:date="2024-10-08T18:12:00Z"/>
                <w:rFonts w:ascii="Times New Roman" w:eastAsia="Times New Roman" w:hAnsi="Times New Roman"/>
                <w:sz w:val="24"/>
                <w:szCs w:val="24"/>
                <w:lang w:val="vi-VN" w:eastAsia="vi-VN"/>
                <w:rPrChange w:id="16323" w:author="thu nga" w:date="2024-09-30T15:28:00Z">
                  <w:rPr>
                    <w:del w:id="16324" w:author="Phuong Truong Thi" w:date="2024-10-08T18:12:00Z"/>
                    <w:rFonts w:ascii="Times New Roman" w:eastAsia="Times New Roman" w:hAnsi="Times New Roman"/>
                    <w:sz w:val="24"/>
                    <w:szCs w:val="24"/>
                    <w:lang w:eastAsia="vi-VN"/>
                  </w:rPr>
                </w:rPrChange>
              </w:rPr>
            </w:pPr>
            <w:ins w:id="16325" w:author="thu nga" w:date="2024-09-30T15:28:00Z">
              <w:del w:id="16326" w:author="Phuong Truong Thi" w:date="2024-10-08T18:12:00Z">
                <w:r w:rsidDel="007E0F89">
                  <w:rPr>
                    <w:rFonts w:ascii="Times New Roman" w:eastAsia="Times New Roman" w:hAnsi="Times New Roman"/>
                    <w:sz w:val="24"/>
                    <w:szCs w:val="24"/>
                    <w:lang w:val="vi-VN" w:eastAsia="vi-VN"/>
                  </w:rPr>
                  <w:delText>CRM</w:delText>
                </w:r>
              </w:del>
            </w:ins>
          </w:p>
        </w:tc>
        <w:tc>
          <w:tcPr>
            <w:tcW w:w="1166" w:type="dxa"/>
            <w:tcPrChange w:id="16327" w:author="thu nga" w:date="2024-10-01T10:51:00Z">
              <w:tcPr>
                <w:tcW w:w="1896" w:type="dxa"/>
                <w:gridSpan w:val="2"/>
              </w:tcPr>
            </w:tcPrChange>
          </w:tcPr>
          <w:p w14:paraId="1EE41AD3" w14:textId="7B5E830B" w:rsidR="007B7F57" w:rsidRPr="0052167B" w:rsidDel="007E0F89" w:rsidRDefault="000E4E67" w:rsidP="00E25144">
            <w:pPr>
              <w:spacing w:before="0" w:line="240" w:lineRule="auto"/>
              <w:contextualSpacing w:val="0"/>
              <w:rPr>
                <w:del w:id="16328" w:author="Phuong Truong Thi" w:date="2024-10-08T18:12:00Z"/>
                <w:rFonts w:ascii="Times New Roman" w:eastAsia="Times New Roman" w:hAnsi="Times New Roman"/>
                <w:sz w:val="24"/>
                <w:szCs w:val="24"/>
                <w:lang w:eastAsia="vi-VN"/>
              </w:rPr>
            </w:pPr>
            <w:ins w:id="16329" w:author="thu nga" w:date="2024-10-01T10:16:00Z">
              <w:del w:id="16330"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331"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332" w:author="thu nga" w:date="2024-10-01T10:51:00Z">
              <w:tcPr>
                <w:tcW w:w="1910" w:type="dxa"/>
                <w:gridSpan w:val="3"/>
                <w:shd w:val="clear" w:color="auto" w:fill="auto"/>
                <w:noWrap/>
                <w:vAlign w:val="center"/>
              </w:tcPr>
            </w:tcPrChange>
          </w:tcPr>
          <w:p w14:paraId="2FE5CEEB" w14:textId="73D62A50" w:rsidR="007B7F57" w:rsidRPr="0052167B" w:rsidDel="007E0F89" w:rsidRDefault="007B7F57" w:rsidP="00E25144">
            <w:pPr>
              <w:spacing w:before="0" w:line="240" w:lineRule="auto"/>
              <w:contextualSpacing w:val="0"/>
              <w:rPr>
                <w:del w:id="16333" w:author="Phuong Truong Thi" w:date="2024-10-08T18:12:00Z"/>
                <w:rFonts w:ascii="Times New Roman" w:eastAsia="Times New Roman" w:hAnsi="Times New Roman"/>
                <w:sz w:val="24"/>
                <w:szCs w:val="24"/>
                <w:lang w:eastAsia="vi-VN"/>
              </w:rPr>
            </w:pPr>
          </w:p>
        </w:tc>
        <w:tc>
          <w:tcPr>
            <w:tcW w:w="1134" w:type="dxa"/>
            <w:tcPrChange w:id="16334" w:author="thu nga" w:date="2024-10-01T10:51:00Z">
              <w:tcPr>
                <w:tcW w:w="737" w:type="dxa"/>
              </w:tcPr>
            </w:tcPrChange>
          </w:tcPr>
          <w:p w14:paraId="1442780B" w14:textId="0EF8E46B" w:rsidR="007B7F57" w:rsidRPr="0052167B" w:rsidDel="007E0F89" w:rsidRDefault="007B7F57" w:rsidP="00E25144">
            <w:pPr>
              <w:spacing w:before="0" w:line="240" w:lineRule="auto"/>
              <w:contextualSpacing w:val="0"/>
              <w:jc w:val="center"/>
              <w:rPr>
                <w:del w:id="16335" w:author="Phuong Truong Thi" w:date="2024-10-08T18:12:00Z"/>
                <w:rFonts w:ascii="Times New Roman" w:eastAsia="Times New Roman" w:hAnsi="Times New Roman"/>
                <w:sz w:val="24"/>
                <w:szCs w:val="24"/>
                <w:lang w:eastAsia="vi-VN"/>
              </w:rPr>
            </w:pPr>
            <w:del w:id="16336"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32862042" w14:textId="6D56F580" w:rsidTr="00E57F75">
        <w:trPr>
          <w:trHeight w:val="276"/>
          <w:del w:id="16337" w:author="Phuong Truong Thi" w:date="2024-10-08T18:12:00Z"/>
          <w:trPrChange w:id="16338" w:author="thu nga" w:date="2024-10-01T10:51:00Z">
            <w:trPr>
              <w:trHeight w:val="276"/>
            </w:trPr>
          </w:trPrChange>
        </w:trPr>
        <w:tc>
          <w:tcPr>
            <w:tcW w:w="670" w:type="dxa"/>
            <w:shd w:val="clear" w:color="auto" w:fill="auto"/>
            <w:vAlign w:val="center"/>
            <w:tcPrChange w:id="16339" w:author="thu nga" w:date="2024-10-01T10:51:00Z">
              <w:tcPr>
                <w:tcW w:w="670" w:type="dxa"/>
                <w:shd w:val="clear" w:color="auto" w:fill="auto"/>
                <w:vAlign w:val="center"/>
              </w:tcPr>
            </w:tcPrChange>
          </w:tcPr>
          <w:p w14:paraId="13EBD9C7" w14:textId="57FD6350" w:rsidR="007B7F57" w:rsidRPr="0052167B" w:rsidDel="007E0F89" w:rsidRDefault="007B7F57" w:rsidP="007B7F57">
            <w:pPr>
              <w:pStyle w:val="ListParagraph"/>
              <w:numPr>
                <w:ilvl w:val="0"/>
                <w:numId w:val="68"/>
              </w:numPr>
              <w:spacing w:before="0" w:line="240" w:lineRule="auto"/>
              <w:contextualSpacing w:val="0"/>
              <w:jc w:val="left"/>
              <w:rPr>
                <w:del w:id="16340" w:author="Phuong Truong Thi" w:date="2024-10-08T18:12:00Z"/>
                <w:rFonts w:eastAsia="Times New Roman"/>
                <w:szCs w:val="24"/>
                <w:lang w:val="vi-VN" w:eastAsia="vi-VN"/>
              </w:rPr>
            </w:pPr>
          </w:p>
        </w:tc>
        <w:tc>
          <w:tcPr>
            <w:tcW w:w="2097" w:type="dxa"/>
            <w:gridSpan w:val="2"/>
            <w:shd w:val="clear" w:color="auto" w:fill="auto"/>
            <w:vAlign w:val="center"/>
            <w:tcPrChange w:id="16341" w:author="thu nga" w:date="2024-10-01T10:51:00Z">
              <w:tcPr>
                <w:tcW w:w="2097" w:type="dxa"/>
                <w:gridSpan w:val="2"/>
                <w:shd w:val="clear" w:color="auto" w:fill="auto"/>
                <w:vAlign w:val="center"/>
              </w:tcPr>
            </w:tcPrChange>
          </w:tcPr>
          <w:p w14:paraId="5A0E6615" w14:textId="18D664D7" w:rsidR="007B7F57" w:rsidRPr="0052167B" w:rsidDel="007E0F89" w:rsidRDefault="007B7F57" w:rsidP="007B7F57">
            <w:pPr>
              <w:spacing w:before="0" w:line="240" w:lineRule="auto"/>
              <w:contextualSpacing w:val="0"/>
              <w:rPr>
                <w:del w:id="16342" w:author="Phuong Truong Thi" w:date="2024-10-08T18:12:00Z"/>
                <w:rFonts w:ascii="Times New Roman" w:hAnsi="Times New Roman"/>
                <w:sz w:val="24"/>
                <w:szCs w:val="24"/>
              </w:rPr>
            </w:pPr>
            <w:del w:id="16343" w:author="Phuong Truong Thi" w:date="2024-10-08T18:12:00Z">
              <w:r w:rsidRPr="0052167B" w:rsidDel="007E0F89">
                <w:rPr>
                  <w:rFonts w:ascii="Times New Roman" w:hAnsi="Times New Roman"/>
                  <w:color w:val="000000"/>
                  <w:sz w:val="24"/>
                  <w:szCs w:val="24"/>
                </w:rPr>
                <w:delText>AUM trung bình tháng trước</w:delText>
              </w:r>
            </w:del>
          </w:p>
        </w:tc>
        <w:tc>
          <w:tcPr>
            <w:tcW w:w="2230" w:type="dxa"/>
            <w:vAlign w:val="center"/>
            <w:tcPrChange w:id="16344" w:author="thu nga" w:date="2024-10-01T10:51:00Z">
              <w:tcPr>
                <w:tcW w:w="2230" w:type="dxa"/>
                <w:vAlign w:val="center"/>
              </w:tcPr>
            </w:tcPrChange>
          </w:tcPr>
          <w:p w14:paraId="3869CB3F" w14:textId="3699ABEE" w:rsidR="007B7F57" w:rsidRPr="0052167B" w:rsidDel="007E0F89" w:rsidRDefault="007B7F57" w:rsidP="007B7F57">
            <w:pPr>
              <w:spacing w:before="0" w:line="240" w:lineRule="auto"/>
              <w:contextualSpacing w:val="0"/>
              <w:rPr>
                <w:del w:id="16345" w:author="Phuong Truong Thi" w:date="2024-10-08T18:12:00Z"/>
                <w:rFonts w:ascii="Times New Roman" w:eastAsia="Times New Roman" w:hAnsi="Times New Roman"/>
                <w:sz w:val="24"/>
                <w:szCs w:val="24"/>
                <w:lang w:eastAsia="vi-VN"/>
              </w:rPr>
            </w:pPr>
            <w:del w:id="16346" w:author="Phuong Truong Thi" w:date="2024-10-08T18:12:00Z">
              <w:r w:rsidRPr="0052167B" w:rsidDel="007E0F89">
                <w:rPr>
                  <w:rFonts w:ascii="Times New Roman" w:hAnsi="Times New Roman"/>
                  <w:color w:val="000000"/>
                  <w:sz w:val="24"/>
                  <w:szCs w:val="24"/>
                </w:rPr>
                <w:delText>AUM (Tổng tài sản của khách hàng) trung bình của tháng trước</w:delText>
              </w:r>
            </w:del>
          </w:p>
        </w:tc>
        <w:tc>
          <w:tcPr>
            <w:tcW w:w="963" w:type="dxa"/>
            <w:tcPrChange w:id="16347" w:author="thu nga" w:date="2024-10-01T10:51:00Z">
              <w:tcPr>
                <w:tcW w:w="963" w:type="dxa"/>
              </w:tcPr>
            </w:tcPrChange>
          </w:tcPr>
          <w:p w14:paraId="135EC9CC" w14:textId="12E978AB" w:rsidR="007B7F57" w:rsidRPr="0052167B" w:rsidDel="007E0F89" w:rsidRDefault="007B7F57" w:rsidP="007B7F57">
            <w:pPr>
              <w:spacing w:before="0" w:line="240" w:lineRule="auto"/>
              <w:contextualSpacing w:val="0"/>
              <w:rPr>
                <w:del w:id="16348" w:author="Phuong Truong Thi" w:date="2024-10-08T18:12:00Z"/>
                <w:rFonts w:ascii="Times New Roman" w:eastAsia="Times New Roman" w:hAnsi="Times New Roman"/>
                <w:sz w:val="24"/>
                <w:szCs w:val="24"/>
                <w:lang w:eastAsia="vi-VN"/>
              </w:rPr>
            </w:pPr>
            <w:ins w:id="16349" w:author="thu nga" w:date="2024-09-30T15:28:00Z">
              <w:del w:id="16350" w:author="Phuong Truong Thi" w:date="2024-10-08T18:12:00Z">
                <w:r w:rsidRPr="00A56173" w:rsidDel="007E0F89">
                  <w:rPr>
                    <w:rFonts w:ascii="Times New Roman" w:eastAsia="Times New Roman" w:hAnsi="Times New Roman"/>
                    <w:sz w:val="24"/>
                    <w:szCs w:val="24"/>
                    <w:lang w:val="vi-VN" w:eastAsia="vi-VN"/>
                  </w:rPr>
                  <w:delText>CRM</w:delText>
                </w:r>
              </w:del>
            </w:ins>
          </w:p>
        </w:tc>
        <w:tc>
          <w:tcPr>
            <w:tcW w:w="1166" w:type="dxa"/>
            <w:tcPrChange w:id="16351" w:author="thu nga" w:date="2024-10-01T10:51:00Z">
              <w:tcPr>
                <w:tcW w:w="1896" w:type="dxa"/>
                <w:gridSpan w:val="2"/>
              </w:tcPr>
            </w:tcPrChange>
          </w:tcPr>
          <w:p w14:paraId="756F15B5" w14:textId="0545D8CD" w:rsidR="007B7F57" w:rsidRPr="0052167B" w:rsidDel="007E0F89" w:rsidRDefault="000E4E67" w:rsidP="007B7F57">
            <w:pPr>
              <w:spacing w:before="0" w:line="240" w:lineRule="auto"/>
              <w:contextualSpacing w:val="0"/>
              <w:rPr>
                <w:del w:id="16352" w:author="Phuong Truong Thi" w:date="2024-10-08T18:12:00Z"/>
                <w:rFonts w:ascii="Times New Roman" w:eastAsia="Times New Roman" w:hAnsi="Times New Roman"/>
                <w:sz w:val="24"/>
                <w:szCs w:val="24"/>
                <w:lang w:eastAsia="vi-VN"/>
              </w:rPr>
            </w:pPr>
            <w:ins w:id="16353" w:author="thu nga" w:date="2024-10-01T10:16:00Z">
              <w:del w:id="16354"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355"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356" w:author="thu nga" w:date="2024-10-01T10:51:00Z">
              <w:tcPr>
                <w:tcW w:w="1910" w:type="dxa"/>
                <w:gridSpan w:val="3"/>
                <w:shd w:val="clear" w:color="auto" w:fill="auto"/>
                <w:noWrap/>
                <w:vAlign w:val="center"/>
              </w:tcPr>
            </w:tcPrChange>
          </w:tcPr>
          <w:p w14:paraId="41A0B80A" w14:textId="639ADD5A" w:rsidR="007B7F57" w:rsidRPr="0052167B" w:rsidDel="007E0F89" w:rsidRDefault="007B7F57" w:rsidP="007B7F57">
            <w:pPr>
              <w:spacing w:before="0" w:line="240" w:lineRule="auto"/>
              <w:contextualSpacing w:val="0"/>
              <w:rPr>
                <w:del w:id="16357" w:author="Phuong Truong Thi" w:date="2024-10-08T18:12:00Z"/>
                <w:rFonts w:ascii="Times New Roman" w:eastAsia="Times New Roman" w:hAnsi="Times New Roman"/>
                <w:sz w:val="24"/>
                <w:szCs w:val="24"/>
                <w:lang w:val="vi-VN" w:eastAsia="vi-VN"/>
              </w:rPr>
            </w:pPr>
          </w:p>
        </w:tc>
        <w:tc>
          <w:tcPr>
            <w:tcW w:w="1134" w:type="dxa"/>
            <w:tcPrChange w:id="16358" w:author="thu nga" w:date="2024-10-01T10:51:00Z">
              <w:tcPr>
                <w:tcW w:w="737" w:type="dxa"/>
              </w:tcPr>
            </w:tcPrChange>
          </w:tcPr>
          <w:p w14:paraId="0890B540" w14:textId="4DD4874A" w:rsidR="007B7F57" w:rsidRPr="0052167B" w:rsidDel="007E0F89" w:rsidRDefault="007B7F57" w:rsidP="007B7F57">
            <w:pPr>
              <w:spacing w:before="0" w:line="240" w:lineRule="auto"/>
              <w:contextualSpacing w:val="0"/>
              <w:jc w:val="center"/>
              <w:rPr>
                <w:del w:id="16359" w:author="Phuong Truong Thi" w:date="2024-10-08T18:12:00Z"/>
                <w:rFonts w:ascii="Times New Roman" w:eastAsia="Times New Roman" w:hAnsi="Times New Roman"/>
                <w:sz w:val="24"/>
                <w:szCs w:val="24"/>
                <w:lang w:eastAsia="vi-VN"/>
              </w:rPr>
            </w:pPr>
            <w:del w:id="1636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89B087C" w14:textId="4A4DB831" w:rsidTr="00E57F75">
        <w:trPr>
          <w:trHeight w:val="276"/>
          <w:del w:id="16361" w:author="Phuong Truong Thi" w:date="2024-10-08T18:12:00Z"/>
          <w:trPrChange w:id="16362" w:author="thu nga" w:date="2024-10-01T10:51:00Z">
            <w:trPr>
              <w:trHeight w:val="276"/>
            </w:trPr>
          </w:trPrChange>
        </w:trPr>
        <w:tc>
          <w:tcPr>
            <w:tcW w:w="670" w:type="dxa"/>
            <w:shd w:val="clear" w:color="auto" w:fill="auto"/>
            <w:vAlign w:val="center"/>
            <w:tcPrChange w:id="16363" w:author="thu nga" w:date="2024-10-01T10:51:00Z">
              <w:tcPr>
                <w:tcW w:w="670" w:type="dxa"/>
                <w:shd w:val="clear" w:color="auto" w:fill="auto"/>
                <w:vAlign w:val="center"/>
              </w:tcPr>
            </w:tcPrChange>
          </w:tcPr>
          <w:p w14:paraId="5E904CCE" w14:textId="3C15249D" w:rsidR="007B7F57" w:rsidRPr="0052167B" w:rsidDel="007E0F89" w:rsidRDefault="007B7F57" w:rsidP="007B7F57">
            <w:pPr>
              <w:pStyle w:val="ListParagraph"/>
              <w:numPr>
                <w:ilvl w:val="0"/>
                <w:numId w:val="68"/>
              </w:numPr>
              <w:spacing w:before="0" w:line="240" w:lineRule="auto"/>
              <w:contextualSpacing w:val="0"/>
              <w:jc w:val="left"/>
              <w:rPr>
                <w:del w:id="16364" w:author="Phuong Truong Thi" w:date="2024-10-08T18:12:00Z"/>
                <w:rFonts w:eastAsia="Times New Roman"/>
                <w:szCs w:val="24"/>
                <w:lang w:val="vi-VN" w:eastAsia="vi-VN"/>
              </w:rPr>
            </w:pPr>
          </w:p>
        </w:tc>
        <w:tc>
          <w:tcPr>
            <w:tcW w:w="2097" w:type="dxa"/>
            <w:gridSpan w:val="2"/>
            <w:shd w:val="clear" w:color="auto" w:fill="auto"/>
            <w:vAlign w:val="center"/>
            <w:tcPrChange w:id="16365" w:author="thu nga" w:date="2024-10-01T10:51:00Z">
              <w:tcPr>
                <w:tcW w:w="2097" w:type="dxa"/>
                <w:gridSpan w:val="2"/>
                <w:shd w:val="clear" w:color="auto" w:fill="auto"/>
                <w:vAlign w:val="center"/>
              </w:tcPr>
            </w:tcPrChange>
          </w:tcPr>
          <w:p w14:paraId="60DF69F4" w14:textId="1B49E916" w:rsidR="007B7F57" w:rsidRPr="00763017" w:rsidDel="007E0F89" w:rsidRDefault="007B7F57" w:rsidP="007B7F57">
            <w:pPr>
              <w:spacing w:before="0" w:line="240" w:lineRule="auto"/>
              <w:contextualSpacing w:val="0"/>
              <w:rPr>
                <w:del w:id="16366" w:author="Phuong Truong Thi" w:date="2024-10-08T18:12:00Z"/>
                <w:rFonts w:ascii="Times New Roman" w:hAnsi="Times New Roman"/>
                <w:sz w:val="24"/>
                <w:szCs w:val="24"/>
                <w:lang w:val="vi-VN"/>
                <w:rPrChange w:id="16367" w:author="thu nga" w:date="2024-09-30T13:54:00Z">
                  <w:rPr>
                    <w:del w:id="16368" w:author="Phuong Truong Thi" w:date="2024-10-08T18:12:00Z"/>
                    <w:rFonts w:ascii="Times New Roman" w:hAnsi="Times New Roman"/>
                    <w:sz w:val="24"/>
                    <w:szCs w:val="24"/>
                  </w:rPr>
                </w:rPrChange>
              </w:rPr>
            </w:pPr>
            <w:del w:id="16369" w:author="Phuong Truong Thi" w:date="2024-10-08T18:12:00Z">
              <w:r w:rsidRPr="00763017" w:rsidDel="007E0F89">
                <w:rPr>
                  <w:rFonts w:ascii="Times New Roman" w:hAnsi="Times New Roman"/>
                  <w:color w:val="000000"/>
                  <w:sz w:val="24"/>
                  <w:szCs w:val="24"/>
                  <w:lang w:val="vi-VN"/>
                  <w:rPrChange w:id="16370" w:author="thu nga" w:date="2024-09-30T13:54:00Z">
                    <w:rPr>
                      <w:rFonts w:ascii="Times New Roman" w:hAnsi="Times New Roman"/>
                      <w:color w:val="000000"/>
                      <w:sz w:val="24"/>
                      <w:szCs w:val="24"/>
                    </w:rPr>
                  </w:rPrChange>
                </w:rPr>
                <w:delText>AUM trung bình 3 tháng gần nhất</w:delText>
              </w:r>
            </w:del>
          </w:p>
        </w:tc>
        <w:tc>
          <w:tcPr>
            <w:tcW w:w="2230" w:type="dxa"/>
            <w:vAlign w:val="center"/>
            <w:tcPrChange w:id="16371" w:author="thu nga" w:date="2024-10-01T10:51:00Z">
              <w:tcPr>
                <w:tcW w:w="2230" w:type="dxa"/>
                <w:vAlign w:val="center"/>
              </w:tcPr>
            </w:tcPrChange>
          </w:tcPr>
          <w:p w14:paraId="1D12EBE6" w14:textId="7698979A" w:rsidR="007B7F57" w:rsidRPr="00763017" w:rsidDel="007E0F89" w:rsidRDefault="007B7F57" w:rsidP="007B7F57">
            <w:pPr>
              <w:spacing w:before="0" w:line="240" w:lineRule="auto"/>
              <w:contextualSpacing w:val="0"/>
              <w:rPr>
                <w:del w:id="16372" w:author="Phuong Truong Thi" w:date="2024-10-08T18:12:00Z"/>
                <w:rFonts w:ascii="Times New Roman" w:eastAsia="Times New Roman" w:hAnsi="Times New Roman"/>
                <w:sz w:val="24"/>
                <w:szCs w:val="24"/>
                <w:lang w:val="vi-VN" w:eastAsia="vi-VN"/>
                <w:rPrChange w:id="16373" w:author="thu nga" w:date="2024-09-30T13:54:00Z">
                  <w:rPr>
                    <w:del w:id="16374" w:author="Phuong Truong Thi" w:date="2024-10-08T18:12:00Z"/>
                    <w:rFonts w:ascii="Times New Roman" w:eastAsia="Times New Roman" w:hAnsi="Times New Roman"/>
                    <w:sz w:val="24"/>
                    <w:szCs w:val="24"/>
                    <w:lang w:eastAsia="vi-VN"/>
                  </w:rPr>
                </w:rPrChange>
              </w:rPr>
            </w:pPr>
            <w:del w:id="16375" w:author="Phuong Truong Thi" w:date="2024-10-08T18:12:00Z">
              <w:r w:rsidRPr="00763017" w:rsidDel="007E0F89">
                <w:rPr>
                  <w:rFonts w:ascii="Times New Roman" w:hAnsi="Times New Roman"/>
                  <w:color w:val="000000"/>
                  <w:sz w:val="24"/>
                  <w:szCs w:val="24"/>
                  <w:lang w:val="vi-VN"/>
                  <w:rPrChange w:id="16376" w:author="thu nga" w:date="2024-09-30T13:54:00Z">
                    <w:rPr>
                      <w:rFonts w:ascii="Times New Roman" w:hAnsi="Times New Roman"/>
                      <w:color w:val="000000"/>
                      <w:sz w:val="24"/>
                      <w:szCs w:val="24"/>
                    </w:rPr>
                  </w:rPrChange>
                </w:rPr>
                <w:delText>AUM (Tổng tài sản của khách hàng) trung bình trong 3 tháng gần nhất</w:delText>
              </w:r>
            </w:del>
          </w:p>
        </w:tc>
        <w:tc>
          <w:tcPr>
            <w:tcW w:w="963" w:type="dxa"/>
            <w:tcPrChange w:id="16377" w:author="thu nga" w:date="2024-10-01T10:51:00Z">
              <w:tcPr>
                <w:tcW w:w="963" w:type="dxa"/>
              </w:tcPr>
            </w:tcPrChange>
          </w:tcPr>
          <w:p w14:paraId="0E545DDF" w14:textId="40D11228" w:rsidR="007B7F57" w:rsidRPr="0052167B" w:rsidDel="007E0F89" w:rsidRDefault="007B7F57" w:rsidP="007B7F57">
            <w:pPr>
              <w:spacing w:before="0" w:line="240" w:lineRule="auto"/>
              <w:contextualSpacing w:val="0"/>
              <w:rPr>
                <w:del w:id="16378" w:author="Phuong Truong Thi" w:date="2024-10-08T18:12:00Z"/>
                <w:rFonts w:ascii="Times New Roman" w:eastAsia="Times New Roman" w:hAnsi="Times New Roman"/>
                <w:sz w:val="24"/>
                <w:szCs w:val="24"/>
                <w:lang w:eastAsia="vi-VN"/>
              </w:rPr>
            </w:pPr>
            <w:ins w:id="16379" w:author="thu nga" w:date="2024-09-30T15:28:00Z">
              <w:del w:id="16380" w:author="Phuong Truong Thi" w:date="2024-10-08T18:12:00Z">
                <w:r w:rsidRPr="00A56173" w:rsidDel="007E0F89">
                  <w:rPr>
                    <w:rFonts w:ascii="Times New Roman" w:eastAsia="Times New Roman" w:hAnsi="Times New Roman"/>
                    <w:sz w:val="24"/>
                    <w:szCs w:val="24"/>
                    <w:lang w:val="vi-VN" w:eastAsia="vi-VN"/>
                  </w:rPr>
                  <w:delText>CRM</w:delText>
                </w:r>
              </w:del>
            </w:ins>
          </w:p>
        </w:tc>
        <w:tc>
          <w:tcPr>
            <w:tcW w:w="1166" w:type="dxa"/>
            <w:tcPrChange w:id="16381" w:author="thu nga" w:date="2024-10-01T10:51:00Z">
              <w:tcPr>
                <w:tcW w:w="1896" w:type="dxa"/>
                <w:gridSpan w:val="2"/>
              </w:tcPr>
            </w:tcPrChange>
          </w:tcPr>
          <w:p w14:paraId="75F09DCA" w14:textId="7B2EFD5E" w:rsidR="007B7F57" w:rsidRPr="0052167B" w:rsidDel="007E0F89" w:rsidRDefault="000E4E67" w:rsidP="007B7F57">
            <w:pPr>
              <w:spacing w:before="0" w:line="240" w:lineRule="auto"/>
              <w:contextualSpacing w:val="0"/>
              <w:rPr>
                <w:del w:id="16382" w:author="Phuong Truong Thi" w:date="2024-10-08T18:12:00Z"/>
                <w:rFonts w:ascii="Times New Roman" w:eastAsia="Times New Roman" w:hAnsi="Times New Roman"/>
                <w:sz w:val="24"/>
                <w:szCs w:val="24"/>
                <w:lang w:eastAsia="vi-VN"/>
              </w:rPr>
            </w:pPr>
            <w:ins w:id="16383" w:author="thu nga" w:date="2024-10-01T10:16:00Z">
              <w:del w:id="16384"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385"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386" w:author="thu nga" w:date="2024-10-01T10:51:00Z">
              <w:tcPr>
                <w:tcW w:w="1910" w:type="dxa"/>
                <w:gridSpan w:val="3"/>
                <w:shd w:val="clear" w:color="auto" w:fill="auto"/>
                <w:noWrap/>
                <w:vAlign w:val="center"/>
              </w:tcPr>
            </w:tcPrChange>
          </w:tcPr>
          <w:p w14:paraId="2AE23AA8" w14:textId="54BB0B1D" w:rsidR="007B7F57" w:rsidRPr="0052167B" w:rsidDel="007E0F89" w:rsidRDefault="007B7F57" w:rsidP="007B7F57">
            <w:pPr>
              <w:spacing w:before="0" w:line="240" w:lineRule="auto"/>
              <w:contextualSpacing w:val="0"/>
              <w:rPr>
                <w:del w:id="16387" w:author="Phuong Truong Thi" w:date="2024-10-08T18:12:00Z"/>
                <w:rFonts w:ascii="Times New Roman" w:eastAsia="Times New Roman" w:hAnsi="Times New Roman"/>
                <w:sz w:val="24"/>
                <w:szCs w:val="24"/>
                <w:lang w:val="vi-VN" w:eastAsia="vi-VN"/>
              </w:rPr>
            </w:pPr>
          </w:p>
        </w:tc>
        <w:tc>
          <w:tcPr>
            <w:tcW w:w="1134" w:type="dxa"/>
            <w:tcPrChange w:id="16388" w:author="thu nga" w:date="2024-10-01T10:51:00Z">
              <w:tcPr>
                <w:tcW w:w="737" w:type="dxa"/>
              </w:tcPr>
            </w:tcPrChange>
          </w:tcPr>
          <w:p w14:paraId="104BD79B" w14:textId="52816D5F" w:rsidR="007B7F57" w:rsidRPr="0052167B" w:rsidDel="007E0F89" w:rsidRDefault="007B7F57" w:rsidP="007B7F57">
            <w:pPr>
              <w:spacing w:before="0" w:line="240" w:lineRule="auto"/>
              <w:contextualSpacing w:val="0"/>
              <w:jc w:val="center"/>
              <w:rPr>
                <w:del w:id="16389" w:author="Phuong Truong Thi" w:date="2024-10-08T18:12:00Z"/>
                <w:rFonts w:ascii="Times New Roman" w:eastAsia="Times New Roman" w:hAnsi="Times New Roman"/>
                <w:sz w:val="24"/>
                <w:szCs w:val="24"/>
                <w:lang w:eastAsia="vi-VN"/>
              </w:rPr>
            </w:pPr>
            <w:del w:id="16390"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5A971F19" w14:textId="21B0F2DE" w:rsidTr="00E57F75">
        <w:trPr>
          <w:trHeight w:val="276"/>
          <w:del w:id="16391" w:author="Phuong Truong Thi" w:date="2024-10-08T18:12:00Z"/>
          <w:trPrChange w:id="16392" w:author="thu nga" w:date="2024-10-01T10:51:00Z">
            <w:trPr>
              <w:trHeight w:val="276"/>
            </w:trPr>
          </w:trPrChange>
        </w:trPr>
        <w:tc>
          <w:tcPr>
            <w:tcW w:w="1332" w:type="dxa"/>
            <w:gridSpan w:val="2"/>
            <w:tcPrChange w:id="16393" w:author="thu nga" w:date="2024-10-01T10:51:00Z">
              <w:tcPr>
                <w:tcW w:w="1332" w:type="dxa"/>
                <w:gridSpan w:val="2"/>
              </w:tcPr>
            </w:tcPrChange>
          </w:tcPr>
          <w:p w14:paraId="41D55A14" w14:textId="22A0121C" w:rsidR="007B7F57" w:rsidRPr="0052167B" w:rsidDel="007E0F89" w:rsidRDefault="007B7F57" w:rsidP="00341A2C">
            <w:pPr>
              <w:spacing w:before="0" w:line="240" w:lineRule="auto"/>
              <w:contextualSpacing w:val="0"/>
              <w:jc w:val="left"/>
              <w:rPr>
                <w:del w:id="16394" w:author="Phuong Truong Thi" w:date="2024-10-08T18:12:00Z"/>
                <w:rFonts w:ascii="Times New Roman" w:eastAsia="Times New Roman" w:hAnsi="Times New Roman"/>
                <w:sz w:val="24"/>
                <w:szCs w:val="24"/>
                <w:lang w:eastAsia="vi-VN"/>
              </w:rPr>
            </w:pPr>
          </w:p>
        </w:tc>
        <w:tc>
          <w:tcPr>
            <w:tcW w:w="8062" w:type="dxa"/>
            <w:gridSpan w:val="6"/>
            <w:tcPrChange w:id="16395" w:author="thu nga" w:date="2024-10-01T10:51:00Z">
              <w:tcPr>
                <w:tcW w:w="9171" w:type="dxa"/>
                <w:gridSpan w:val="9"/>
              </w:tcPr>
            </w:tcPrChange>
          </w:tcPr>
          <w:p w14:paraId="434C20E7" w14:textId="3F0AF049" w:rsidR="007B7F57" w:rsidRPr="0052167B" w:rsidDel="007E0F89" w:rsidRDefault="007B7F57" w:rsidP="00341A2C">
            <w:pPr>
              <w:spacing w:before="0" w:line="240" w:lineRule="auto"/>
              <w:contextualSpacing w:val="0"/>
              <w:jc w:val="left"/>
              <w:rPr>
                <w:del w:id="16396" w:author="Phuong Truong Thi" w:date="2024-10-08T18:12:00Z"/>
                <w:rFonts w:ascii="Times New Roman" w:eastAsia="Times New Roman" w:hAnsi="Times New Roman"/>
                <w:sz w:val="24"/>
                <w:szCs w:val="24"/>
                <w:lang w:eastAsia="vi-VN"/>
              </w:rPr>
            </w:pPr>
            <w:del w:id="16397" w:author="Phuong Truong Thi" w:date="2024-10-08T18:12:00Z">
              <w:r w:rsidRPr="0052167B" w:rsidDel="007E0F89">
                <w:rPr>
                  <w:rFonts w:ascii="Times New Roman" w:eastAsia="Times New Roman" w:hAnsi="Times New Roman"/>
                  <w:sz w:val="24"/>
                  <w:szCs w:val="24"/>
                  <w:lang w:eastAsia="vi-VN"/>
                </w:rPr>
                <w:delText>Casa</w:delText>
              </w:r>
            </w:del>
          </w:p>
        </w:tc>
      </w:tr>
      <w:tr w:rsidR="007B7F57" w:rsidRPr="0052167B" w:rsidDel="007E0F89" w14:paraId="11828183" w14:textId="05651B7D" w:rsidTr="00E57F75">
        <w:trPr>
          <w:trHeight w:val="276"/>
          <w:del w:id="16398" w:author="Phuong Truong Thi" w:date="2024-10-08T18:12:00Z"/>
          <w:trPrChange w:id="16399" w:author="thu nga" w:date="2024-10-01T10:51:00Z">
            <w:trPr>
              <w:trHeight w:val="276"/>
            </w:trPr>
          </w:trPrChange>
        </w:trPr>
        <w:tc>
          <w:tcPr>
            <w:tcW w:w="670" w:type="dxa"/>
            <w:shd w:val="clear" w:color="auto" w:fill="auto"/>
            <w:vAlign w:val="center"/>
            <w:tcPrChange w:id="16400" w:author="thu nga" w:date="2024-10-01T10:51:00Z">
              <w:tcPr>
                <w:tcW w:w="670" w:type="dxa"/>
                <w:shd w:val="clear" w:color="auto" w:fill="auto"/>
                <w:vAlign w:val="center"/>
              </w:tcPr>
            </w:tcPrChange>
          </w:tcPr>
          <w:p w14:paraId="7C8B2EC9" w14:textId="1C61FA07" w:rsidR="007B7F57" w:rsidRPr="0052167B" w:rsidDel="007E0F89" w:rsidRDefault="007B7F57" w:rsidP="007B7F57">
            <w:pPr>
              <w:pStyle w:val="ListParagraph"/>
              <w:numPr>
                <w:ilvl w:val="0"/>
                <w:numId w:val="68"/>
              </w:numPr>
              <w:spacing w:before="0" w:line="240" w:lineRule="auto"/>
              <w:contextualSpacing w:val="0"/>
              <w:jc w:val="left"/>
              <w:rPr>
                <w:del w:id="16401" w:author="Phuong Truong Thi" w:date="2024-10-08T18:12:00Z"/>
                <w:rFonts w:eastAsia="Times New Roman"/>
                <w:szCs w:val="24"/>
                <w:lang w:val="vi-VN" w:eastAsia="vi-VN"/>
              </w:rPr>
            </w:pPr>
          </w:p>
        </w:tc>
        <w:tc>
          <w:tcPr>
            <w:tcW w:w="2097" w:type="dxa"/>
            <w:gridSpan w:val="2"/>
            <w:shd w:val="clear" w:color="auto" w:fill="auto"/>
            <w:vAlign w:val="center"/>
            <w:tcPrChange w:id="16402" w:author="thu nga" w:date="2024-10-01T10:51:00Z">
              <w:tcPr>
                <w:tcW w:w="2097" w:type="dxa"/>
                <w:gridSpan w:val="2"/>
                <w:shd w:val="clear" w:color="auto" w:fill="auto"/>
                <w:vAlign w:val="center"/>
              </w:tcPr>
            </w:tcPrChange>
          </w:tcPr>
          <w:p w14:paraId="028EDC32" w14:textId="6AAED15F" w:rsidR="007B7F57" w:rsidRPr="00763017" w:rsidDel="007E0F89" w:rsidRDefault="007B7F57" w:rsidP="007B7F57">
            <w:pPr>
              <w:spacing w:before="0" w:line="240" w:lineRule="auto"/>
              <w:contextualSpacing w:val="0"/>
              <w:rPr>
                <w:del w:id="16403" w:author="Phuong Truong Thi" w:date="2024-10-08T18:12:00Z"/>
                <w:rFonts w:ascii="Times New Roman" w:hAnsi="Times New Roman"/>
                <w:sz w:val="24"/>
                <w:szCs w:val="24"/>
                <w:lang w:val="vi-VN"/>
                <w:rPrChange w:id="16404" w:author="thu nga" w:date="2024-09-30T13:54:00Z">
                  <w:rPr>
                    <w:del w:id="16405" w:author="Phuong Truong Thi" w:date="2024-10-08T18:12:00Z"/>
                    <w:rFonts w:ascii="Times New Roman" w:hAnsi="Times New Roman"/>
                    <w:sz w:val="24"/>
                    <w:szCs w:val="24"/>
                  </w:rPr>
                </w:rPrChange>
              </w:rPr>
            </w:pPr>
            <w:del w:id="16406" w:author="Phuong Truong Thi" w:date="2024-10-08T18:12:00Z">
              <w:r w:rsidRPr="00763017" w:rsidDel="007E0F89">
                <w:rPr>
                  <w:rFonts w:ascii="Times New Roman" w:hAnsi="Times New Roman"/>
                  <w:color w:val="000000"/>
                  <w:sz w:val="24"/>
                  <w:szCs w:val="24"/>
                  <w:lang w:val="vi-VN"/>
                  <w:rPrChange w:id="16407" w:author="thu nga" w:date="2024-09-30T13:54:00Z">
                    <w:rPr>
                      <w:rFonts w:ascii="Times New Roman" w:hAnsi="Times New Roman"/>
                      <w:color w:val="000000"/>
                      <w:sz w:val="24"/>
                      <w:szCs w:val="24"/>
                    </w:rPr>
                  </w:rPrChange>
                </w:rPr>
                <w:delText>EOP_ Casa: Số dư cuối kỳ Casa (chỉ bao gồm VND) ngày dữ liệu</w:delText>
              </w:r>
            </w:del>
          </w:p>
        </w:tc>
        <w:tc>
          <w:tcPr>
            <w:tcW w:w="2230" w:type="dxa"/>
            <w:vAlign w:val="center"/>
            <w:tcPrChange w:id="16408" w:author="thu nga" w:date="2024-10-01T10:51:00Z">
              <w:tcPr>
                <w:tcW w:w="2230" w:type="dxa"/>
                <w:vAlign w:val="center"/>
              </w:tcPr>
            </w:tcPrChange>
          </w:tcPr>
          <w:p w14:paraId="628576B7" w14:textId="218BBCD5" w:rsidR="007B7F57" w:rsidRPr="00763017" w:rsidDel="007E0F89" w:rsidRDefault="007B7F57" w:rsidP="007B7F57">
            <w:pPr>
              <w:spacing w:before="0" w:line="240" w:lineRule="auto"/>
              <w:contextualSpacing w:val="0"/>
              <w:rPr>
                <w:del w:id="16409" w:author="Phuong Truong Thi" w:date="2024-10-08T18:12:00Z"/>
                <w:rFonts w:ascii="Times New Roman" w:eastAsia="Times New Roman" w:hAnsi="Times New Roman"/>
                <w:sz w:val="24"/>
                <w:szCs w:val="24"/>
                <w:lang w:val="vi-VN" w:eastAsia="vi-VN"/>
                <w:rPrChange w:id="16410" w:author="thu nga" w:date="2024-09-30T13:54:00Z">
                  <w:rPr>
                    <w:del w:id="16411" w:author="Phuong Truong Thi" w:date="2024-10-08T18:12:00Z"/>
                    <w:rFonts w:ascii="Times New Roman" w:eastAsia="Times New Roman" w:hAnsi="Times New Roman"/>
                    <w:sz w:val="24"/>
                    <w:szCs w:val="24"/>
                    <w:lang w:eastAsia="vi-VN"/>
                  </w:rPr>
                </w:rPrChange>
              </w:rPr>
            </w:pPr>
            <w:del w:id="16412" w:author="Phuong Truong Thi" w:date="2024-10-08T18:12:00Z">
              <w:r w:rsidRPr="00763017" w:rsidDel="007E0F89">
                <w:rPr>
                  <w:rFonts w:ascii="Times New Roman" w:hAnsi="Times New Roman"/>
                  <w:color w:val="000000"/>
                  <w:sz w:val="24"/>
                  <w:szCs w:val="24"/>
                  <w:lang w:val="vi-VN"/>
                  <w:rPrChange w:id="16413" w:author="thu nga" w:date="2024-09-30T13:54:00Z">
                    <w:rPr>
                      <w:rFonts w:ascii="Times New Roman" w:hAnsi="Times New Roman"/>
                      <w:color w:val="000000"/>
                      <w:sz w:val="24"/>
                      <w:szCs w:val="24"/>
                    </w:rPr>
                  </w:rPrChange>
                </w:rPr>
                <w:delText>Tổng số dư cuối kỳ Casa (chỉ bao gồm VND) của các Tài khoản thanh toán (Category là TKTT) ngày dữ liệu T-1</w:delText>
              </w:r>
            </w:del>
          </w:p>
        </w:tc>
        <w:tc>
          <w:tcPr>
            <w:tcW w:w="963" w:type="dxa"/>
            <w:tcPrChange w:id="16414" w:author="thu nga" w:date="2024-10-01T10:51:00Z">
              <w:tcPr>
                <w:tcW w:w="963" w:type="dxa"/>
              </w:tcPr>
            </w:tcPrChange>
          </w:tcPr>
          <w:p w14:paraId="24601816" w14:textId="5F313B88" w:rsidR="007B7F57" w:rsidRPr="0052167B" w:rsidDel="007E0F89" w:rsidRDefault="007B7F57" w:rsidP="007B7F57">
            <w:pPr>
              <w:spacing w:before="0" w:line="240" w:lineRule="auto"/>
              <w:contextualSpacing w:val="0"/>
              <w:rPr>
                <w:del w:id="16415" w:author="Phuong Truong Thi" w:date="2024-10-08T18:12:00Z"/>
                <w:rFonts w:ascii="Times New Roman" w:eastAsia="Times New Roman" w:hAnsi="Times New Roman"/>
                <w:sz w:val="24"/>
                <w:szCs w:val="24"/>
                <w:lang w:eastAsia="vi-VN"/>
              </w:rPr>
            </w:pPr>
            <w:ins w:id="16416" w:author="thu nga" w:date="2024-09-30T15:28:00Z">
              <w:del w:id="16417"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418" w:author="thu nga" w:date="2024-10-01T10:51:00Z">
              <w:tcPr>
                <w:tcW w:w="1896" w:type="dxa"/>
                <w:gridSpan w:val="2"/>
              </w:tcPr>
            </w:tcPrChange>
          </w:tcPr>
          <w:p w14:paraId="3DA2115A" w14:textId="0F8BAFAF" w:rsidR="007B7F57" w:rsidRPr="0052167B" w:rsidDel="007E0F89" w:rsidRDefault="000E4E67" w:rsidP="007B7F57">
            <w:pPr>
              <w:spacing w:before="0" w:line="240" w:lineRule="auto"/>
              <w:contextualSpacing w:val="0"/>
              <w:rPr>
                <w:del w:id="16419" w:author="Phuong Truong Thi" w:date="2024-10-08T18:12:00Z"/>
                <w:rFonts w:ascii="Times New Roman" w:eastAsia="Times New Roman" w:hAnsi="Times New Roman"/>
                <w:sz w:val="24"/>
                <w:szCs w:val="24"/>
                <w:lang w:eastAsia="vi-VN"/>
              </w:rPr>
            </w:pPr>
            <w:ins w:id="16420" w:author="thu nga" w:date="2024-10-01T10:16:00Z">
              <w:del w:id="16421"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422"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423" w:author="thu nga" w:date="2024-10-01T10:51:00Z">
              <w:tcPr>
                <w:tcW w:w="1910" w:type="dxa"/>
                <w:gridSpan w:val="3"/>
                <w:shd w:val="clear" w:color="auto" w:fill="auto"/>
                <w:noWrap/>
                <w:vAlign w:val="center"/>
              </w:tcPr>
            </w:tcPrChange>
          </w:tcPr>
          <w:p w14:paraId="0D808377" w14:textId="7CDF7D0D" w:rsidR="007B7F57" w:rsidRPr="0052167B" w:rsidDel="007E0F89" w:rsidRDefault="007B7F57" w:rsidP="007B7F57">
            <w:pPr>
              <w:spacing w:before="0" w:line="240" w:lineRule="auto"/>
              <w:contextualSpacing w:val="0"/>
              <w:rPr>
                <w:del w:id="16424" w:author="Phuong Truong Thi" w:date="2024-10-08T18:12:00Z"/>
                <w:rFonts w:ascii="Times New Roman" w:eastAsia="Times New Roman" w:hAnsi="Times New Roman"/>
                <w:sz w:val="24"/>
                <w:szCs w:val="24"/>
                <w:lang w:eastAsia="vi-VN"/>
              </w:rPr>
            </w:pPr>
          </w:p>
        </w:tc>
        <w:tc>
          <w:tcPr>
            <w:tcW w:w="1134" w:type="dxa"/>
            <w:tcPrChange w:id="16425" w:author="thu nga" w:date="2024-10-01T10:51:00Z">
              <w:tcPr>
                <w:tcW w:w="737" w:type="dxa"/>
              </w:tcPr>
            </w:tcPrChange>
          </w:tcPr>
          <w:p w14:paraId="363B06D9" w14:textId="728C249A" w:rsidR="007B7F57" w:rsidRPr="0052167B" w:rsidDel="007E0F89" w:rsidRDefault="007B7F57" w:rsidP="007B7F57">
            <w:pPr>
              <w:spacing w:before="0" w:line="240" w:lineRule="auto"/>
              <w:contextualSpacing w:val="0"/>
              <w:jc w:val="center"/>
              <w:rPr>
                <w:del w:id="16426" w:author="Phuong Truong Thi" w:date="2024-10-08T18:12:00Z"/>
                <w:rFonts w:ascii="Times New Roman" w:eastAsia="Times New Roman" w:hAnsi="Times New Roman"/>
                <w:sz w:val="24"/>
                <w:szCs w:val="24"/>
                <w:lang w:eastAsia="vi-VN"/>
              </w:rPr>
            </w:pPr>
            <w:del w:id="16427"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44EF25F9" w14:textId="7DAE6BDE" w:rsidTr="00E57F75">
        <w:trPr>
          <w:trHeight w:val="276"/>
          <w:del w:id="16428" w:author="Phuong Truong Thi" w:date="2024-10-08T18:12:00Z"/>
          <w:trPrChange w:id="16429" w:author="thu nga" w:date="2024-10-01T10:51:00Z">
            <w:trPr>
              <w:trHeight w:val="276"/>
            </w:trPr>
          </w:trPrChange>
        </w:trPr>
        <w:tc>
          <w:tcPr>
            <w:tcW w:w="670" w:type="dxa"/>
            <w:shd w:val="clear" w:color="auto" w:fill="auto"/>
            <w:vAlign w:val="center"/>
            <w:tcPrChange w:id="16430" w:author="thu nga" w:date="2024-10-01T10:51:00Z">
              <w:tcPr>
                <w:tcW w:w="670" w:type="dxa"/>
                <w:shd w:val="clear" w:color="auto" w:fill="auto"/>
                <w:vAlign w:val="center"/>
              </w:tcPr>
            </w:tcPrChange>
          </w:tcPr>
          <w:p w14:paraId="56AF276D" w14:textId="12DC417C" w:rsidR="007B7F57" w:rsidRPr="0052167B" w:rsidDel="007E0F89" w:rsidRDefault="007B7F57" w:rsidP="007B7F57">
            <w:pPr>
              <w:pStyle w:val="ListParagraph"/>
              <w:numPr>
                <w:ilvl w:val="0"/>
                <w:numId w:val="68"/>
              </w:numPr>
              <w:spacing w:before="0" w:line="240" w:lineRule="auto"/>
              <w:contextualSpacing w:val="0"/>
              <w:jc w:val="left"/>
              <w:rPr>
                <w:del w:id="16431" w:author="Phuong Truong Thi" w:date="2024-10-08T18:12:00Z"/>
                <w:rFonts w:eastAsia="Times New Roman"/>
                <w:szCs w:val="24"/>
                <w:lang w:val="vi-VN" w:eastAsia="vi-VN"/>
              </w:rPr>
            </w:pPr>
          </w:p>
        </w:tc>
        <w:tc>
          <w:tcPr>
            <w:tcW w:w="2097" w:type="dxa"/>
            <w:gridSpan w:val="2"/>
            <w:shd w:val="clear" w:color="auto" w:fill="auto"/>
            <w:vAlign w:val="center"/>
            <w:tcPrChange w:id="16432" w:author="thu nga" w:date="2024-10-01T10:51:00Z">
              <w:tcPr>
                <w:tcW w:w="2097" w:type="dxa"/>
                <w:gridSpan w:val="2"/>
                <w:shd w:val="clear" w:color="auto" w:fill="auto"/>
                <w:vAlign w:val="center"/>
              </w:tcPr>
            </w:tcPrChange>
          </w:tcPr>
          <w:p w14:paraId="18885A37" w14:textId="69BD4D27" w:rsidR="007B7F57" w:rsidRPr="00763017" w:rsidDel="007E0F89" w:rsidRDefault="007B7F57" w:rsidP="007B7F57">
            <w:pPr>
              <w:spacing w:before="0" w:line="240" w:lineRule="auto"/>
              <w:contextualSpacing w:val="0"/>
              <w:rPr>
                <w:del w:id="16433" w:author="Phuong Truong Thi" w:date="2024-10-08T18:12:00Z"/>
                <w:rFonts w:ascii="Times New Roman" w:hAnsi="Times New Roman"/>
                <w:sz w:val="24"/>
                <w:szCs w:val="24"/>
                <w:lang w:val="vi-VN"/>
                <w:rPrChange w:id="16434" w:author="thu nga" w:date="2024-09-30T13:54:00Z">
                  <w:rPr>
                    <w:del w:id="16435" w:author="Phuong Truong Thi" w:date="2024-10-08T18:12:00Z"/>
                    <w:rFonts w:ascii="Times New Roman" w:hAnsi="Times New Roman"/>
                    <w:sz w:val="24"/>
                    <w:szCs w:val="24"/>
                  </w:rPr>
                </w:rPrChange>
              </w:rPr>
            </w:pPr>
            <w:del w:id="16436" w:author="Phuong Truong Thi" w:date="2024-10-08T18:12:00Z">
              <w:r w:rsidRPr="00763017" w:rsidDel="007E0F89">
                <w:rPr>
                  <w:rFonts w:ascii="Times New Roman" w:hAnsi="Times New Roman"/>
                  <w:color w:val="000000"/>
                  <w:sz w:val="24"/>
                  <w:szCs w:val="24"/>
                  <w:lang w:val="vi-VN"/>
                  <w:rPrChange w:id="16437" w:author="thu nga" w:date="2024-09-30T13:54:00Z">
                    <w:rPr>
                      <w:rFonts w:ascii="Times New Roman" w:hAnsi="Times New Roman"/>
                      <w:color w:val="000000"/>
                      <w:sz w:val="24"/>
                      <w:szCs w:val="24"/>
                    </w:rPr>
                  </w:rPrChange>
                </w:rPr>
                <w:delText>Chênh lệch số dư cuối kỳ Casa VND so với chốt ngày hôm trước</w:delText>
              </w:r>
            </w:del>
          </w:p>
        </w:tc>
        <w:tc>
          <w:tcPr>
            <w:tcW w:w="2230" w:type="dxa"/>
            <w:vAlign w:val="center"/>
            <w:tcPrChange w:id="16438" w:author="thu nga" w:date="2024-10-01T10:51:00Z">
              <w:tcPr>
                <w:tcW w:w="2230" w:type="dxa"/>
                <w:vAlign w:val="center"/>
              </w:tcPr>
            </w:tcPrChange>
          </w:tcPr>
          <w:p w14:paraId="608A6983" w14:textId="2ACA5316" w:rsidR="007B7F57" w:rsidRPr="00763017" w:rsidDel="007E0F89" w:rsidRDefault="007B7F57" w:rsidP="007B7F57">
            <w:pPr>
              <w:spacing w:before="0" w:line="240" w:lineRule="auto"/>
              <w:contextualSpacing w:val="0"/>
              <w:rPr>
                <w:del w:id="16439" w:author="Phuong Truong Thi" w:date="2024-10-08T18:12:00Z"/>
                <w:rFonts w:ascii="Times New Roman" w:eastAsia="Times New Roman" w:hAnsi="Times New Roman"/>
                <w:sz w:val="24"/>
                <w:szCs w:val="24"/>
                <w:lang w:val="vi-VN" w:eastAsia="vi-VN"/>
                <w:rPrChange w:id="16440" w:author="thu nga" w:date="2024-09-30T13:54:00Z">
                  <w:rPr>
                    <w:del w:id="16441" w:author="Phuong Truong Thi" w:date="2024-10-08T18:12:00Z"/>
                    <w:rFonts w:ascii="Times New Roman" w:eastAsia="Times New Roman" w:hAnsi="Times New Roman"/>
                    <w:sz w:val="24"/>
                    <w:szCs w:val="24"/>
                    <w:lang w:eastAsia="vi-VN"/>
                  </w:rPr>
                </w:rPrChange>
              </w:rPr>
            </w:pPr>
            <w:del w:id="16442" w:author="Phuong Truong Thi" w:date="2024-10-08T18:12:00Z">
              <w:r w:rsidRPr="00763017" w:rsidDel="007E0F89">
                <w:rPr>
                  <w:rFonts w:ascii="Times New Roman" w:hAnsi="Times New Roman"/>
                  <w:color w:val="000000"/>
                  <w:sz w:val="24"/>
                  <w:szCs w:val="24"/>
                  <w:lang w:val="vi-VN"/>
                  <w:rPrChange w:id="16443" w:author="thu nga" w:date="2024-09-30T13:54:00Z">
                    <w:rPr>
                      <w:rFonts w:ascii="Times New Roman" w:hAnsi="Times New Roman"/>
                      <w:color w:val="000000"/>
                      <w:sz w:val="24"/>
                      <w:szCs w:val="24"/>
                    </w:rPr>
                  </w:rPrChange>
                </w:rPr>
                <w:delText>Bằng số dư cuối kỳ Casa VND ngày dữ liệu  - số dư cuối kỳ Casa VND ngày hôm trước</w:delText>
              </w:r>
            </w:del>
          </w:p>
        </w:tc>
        <w:tc>
          <w:tcPr>
            <w:tcW w:w="963" w:type="dxa"/>
            <w:tcPrChange w:id="16444" w:author="thu nga" w:date="2024-10-01T10:51:00Z">
              <w:tcPr>
                <w:tcW w:w="963" w:type="dxa"/>
              </w:tcPr>
            </w:tcPrChange>
          </w:tcPr>
          <w:p w14:paraId="3AE1B206" w14:textId="3A42DDB5" w:rsidR="007B7F57" w:rsidRPr="0052167B" w:rsidDel="007E0F89" w:rsidRDefault="007B7F57" w:rsidP="007B7F57">
            <w:pPr>
              <w:spacing w:before="0" w:line="240" w:lineRule="auto"/>
              <w:contextualSpacing w:val="0"/>
              <w:rPr>
                <w:del w:id="16445" w:author="Phuong Truong Thi" w:date="2024-10-08T18:12:00Z"/>
                <w:rFonts w:ascii="Times New Roman" w:eastAsia="Times New Roman" w:hAnsi="Times New Roman"/>
                <w:sz w:val="24"/>
                <w:szCs w:val="24"/>
                <w:lang w:eastAsia="vi-VN"/>
              </w:rPr>
            </w:pPr>
            <w:ins w:id="16446" w:author="thu nga" w:date="2024-09-30T15:28:00Z">
              <w:del w:id="16447"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448" w:author="thu nga" w:date="2024-10-01T10:51:00Z">
              <w:tcPr>
                <w:tcW w:w="1896" w:type="dxa"/>
                <w:gridSpan w:val="2"/>
              </w:tcPr>
            </w:tcPrChange>
          </w:tcPr>
          <w:p w14:paraId="41F9ACBF" w14:textId="14AE1991" w:rsidR="007B7F57" w:rsidRPr="0052167B" w:rsidDel="007E0F89" w:rsidRDefault="000E4E67" w:rsidP="007B7F57">
            <w:pPr>
              <w:spacing w:before="0" w:line="240" w:lineRule="auto"/>
              <w:contextualSpacing w:val="0"/>
              <w:rPr>
                <w:del w:id="16449" w:author="Phuong Truong Thi" w:date="2024-10-08T18:12:00Z"/>
                <w:rFonts w:ascii="Times New Roman" w:eastAsia="Times New Roman" w:hAnsi="Times New Roman"/>
                <w:sz w:val="24"/>
                <w:szCs w:val="24"/>
                <w:lang w:eastAsia="vi-VN"/>
              </w:rPr>
            </w:pPr>
            <w:ins w:id="16450" w:author="thu nga" w:date="2024-10-01T10:16:00Z">
              <w:del w:id="16451"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452"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453" w:author="thu nga" w:date="2024-10-01T10:51:00Z">
              <w:tcPr>
                <w:tcW w:w="1910" w:type="dxa"/>
                <w:gridSpan w:val="3"/>
                <w:shd w:val="clear" w:color="auto" w:fill="auto"/>
                <w:noWrap/>
                <w:vAlign w:val="center"/>
              </w:tcPr>
            </w:tcPrChange>
          </w:tcPr>
          <w:p w14:paraId="22650124" w14:textId="7617937C" w:rsidR="007B7F57" w:rsidRPr="0052167B" w:rsidDel="007E0F89" w:rsidRDefault="007B7F57" w:rsidP="007B7F57">
            <w:pPr>
              <w:spacing w:before="0" w:line="240" w:lineRule="auto"/>
              <w:contextualSpacing w:val="0"/>
              <w:rPr>
                <w:del w:id="16454" w:author="Phuong Truong Thi" w:date="2024-10-08T18:12:00Z"/>
                <w:rFonts w:ascii="Times New Roman" w:eastAsia="Times New Roman" w:hAnsi="Times New Roman"/>
                <w:sz w:val="24"/>
                <w:szCs w:val="24"/>
                <w:lang w:val="vi-VN" w:eastAsia="vi-VN"/>
              </w:rPr>
            </w:pPr>
          </w:p>
        </w:tc>
        <w:tc>
          <w:tcPr>
            <w:tcW w:w="1134" w:type="dxa"/>
            <w:tcPrChange w:id="16455" w:author="thu nga" w:date="2024-10-01T10:51:00Z">
              <w:tcPr>
                <w:tcW w:w="737" w:type="dxa"/>
              </w:tcPr>
            </w:tcPrChange>
          </w:tcPr>
          <w:p w14:paraId="7626AE06" w14:textId="729FF607" w:rsidR="007B7F57" w:rsidRPr="0052167B" w:rsidDel="007E0F89" w:rsidRDefault="007B7F57" w:rsidP="007B7F57">
            <w:pPr>
              <w:spacing w:before="0" w:line="240" w:lineRule="auto"/>
              <w:contextualSpacing w:val="0"/>
              <w:jc w:val="center"/>
              <w:rPr>
                <w:del w:id="16456" w:author="Phuong Truong Thi" w:date="2024-10-08T18:12:00Z"/>
                <w:rFonts w:ascii="Times New Roman" w:eastAsia="Times New Roman" w:hAnsi="Times New Roman"/>
                <w:sz w:val="24"/>
                <w:szCs w:val="24"/>
                <w:lang w:eastAsia="vi-VN"/>
              </w:rPr>
            </w:pPr>
            <w:del w:id="1645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13AF5C2" w14:textId="79468DD7" w:rsidTr="00E57F75">
        <w:trPr>
          <w:trHeight w:val="276"/>
          <w:del w:id="16458" w:author="Phuong Truong Thi" w:date="2024-10-08T18:12:00Z"/>
          <w:trPrChange w:id="16459" w:author="thu nga" w:date="2024-10-01T10:51:00Z">
            <w:trPr>
              <w:trHeight w:val="276"/>
            </w:trPr>
          </w:trPrChange>
        </w:trPr>
        <w:tc>
          <w:tcPr>
            <w:tcW w:w="670" w:type="dxa"/>
            <w:shd w:val="clear" w:color="auto" w:fill="auto"/>
            <w:vAlign w:val="center"/>
            <w:tcPrChange w:id="16460" w:author="thu nga" w:date="2024-10-01T10:51:00Z">
              <w:tcPr>
                <w:tcW w:w="670" w:type="dxa"/>
                <w:shd w:val="clear" w:color="auto" w:fill="auto"/>
                <w:vAlign w:val="center"/>
              </w:tcPr>
            </w:tcPrChange>
          </w:tcPr>
          <w:p w14:paraId="25909CCC" w14:textId="276D1CA9" w:rsidR="007B7F57" w:rsidRPr="0052167B" w:rsidDel="007E0F89" w:rsidRDefault="007B7F57" w:rsidP="007B7F57">
            <w:pPr>
              <w:pStyle w:val="ListParagraph"/>
              <w:numPr>
                <w:ilvl w:val="0"/>
                <w:numId w:val="68"/>
              </w:numPr>
              <w:spacing w:before="0" w:line="240" w:lineRule="auto"/>
              <w:contextualSpacing w:val="0"/>
              <w:jc w:val="left"/>
              <w:rPr>
                <w:del w:id="16461" w:author="Phuong Truong Thi" w:date="2024-10-08T18:12:00Z"/>
                <w:rFonts w:eastAsia="Times New Roman"/>
                <w:szCs w:val="24"/>
                <w:lang w:val="vi-VN" w:eastAsia="vi-VN"/>
              </w:rPr>
            </w:pPr>
          </w:p>
        </w:tc>
        <w:tc>
          <w:tcPr>
            <w:tcW w:w="2097" w:type="dxa"/>
            <w:gridSpan w:val="2"/>
            <w:shd w:val="clear" w:color="auto" w:fill="auto"/>
            <w:vAlign w:val="center"/>
            <w:tcPrChange w:id="16462" w:author="thu nga" w:date="2024-10-01T10:51:00Z">
              <w:tcPr>
                <w:tcW w:w="2097" w:type="dxa"/>
                <w:gridSpan w:val="2"/>
                <w:shd w:val="clear" w:color="auto" w:fill="auto"/>
                <w:vAlign w:val="center"/>
              </w:tcPr>
            </w:tcPrChange>
          </w:tcPr>
          <w:p w14:paraId="37DC01B2" w14:textId="321C26EF" w:rsidR="007B7F57" w:rsidRPr="00763017" w:rsidDel="007E0F89" w:rsidRDefault="007B7F57" w:rsidP="007B7F57">
            <w:pPr>
              <w:spacing w:before="0" w:line="240" w:lineRule="auto"/>
              <w:contextualSpacing w:val="0"/>
              <w:rPr>
                <w:del w:id="16463" w:author="Phuong Truong Thi" w:date="2024-10-08T18:12:00Z"/>
                <w:rFonts w:ascii="Times New Roman" w:hAnsi="Times New Roman"/>
                <w:sz w:val="24"/>
                <w:szCs w:val="24"/>
                <w:lang w:val="vi-VN"/>
                <w:rPrChange w:id="16464" w:author="thu nga" w:date="2024-09-30T13:54:00Z">
                  <w:rPr>
                    <w:del w:id="16465" w:author="Phuong Truong Thi" w:date="2024-10-08T18:12:00Z"/>
                    <w:rFonts w:ascii="Times New Roman" w:hAnsi="Times New Roman"/>
                    <w:sz w:val="24"/>
                    <w:szCs w:val="24"/>
                  </w:rPr>
                </w:rPrChange>
              </w:rPr>
            </w:pPr>
            <w:del w:id="16466" w:author="Phuong Truong Thi" w:date="2024-10-08T18:12:00Z">
              <w:r w:rsidRPr="00763017" w:rsidDel="007E0F89">
                <w:rPr>
                  <w:rFonts w:ascii="Times New Roman" w:hAnsi="Times New Roman"/>
                  <w:color w:val="000000"/>
                  <w:sz w:val="24"/>
                  <w:szCs w:val="24"/>
                  <w:lang w:val="vi-VN"/>
                  <w:rPrChange w:id="16467" w:author="thu nga" w:date="2024-09-30T13:54:00Z">
                    <w:rPr>
                      <w:rFonts w:ascii="Times New Roman" w:hAnsi="Times New Roman"/>
                      <w:color w:val="000000"/>
                      <w:sz w:val="24"/>
                      <w:szCs w:val="24"/>
                    </w:rPr>
                  </w:rPrChange>
                </w:rPr>
                <w:delText>EOP_ Casa: Số dư cuối kỳ Casa (chỉ bao gồm VND) tháng trước</w:delText>
              </w:r>
            </w:del>
          </w:p>
        </w:tc>
        <w:tc>
          <w:tcPr>
            <w:tcW w:w="2230" w:type="dxa"/>
            <w:vAlign w:val="center"/>
            <w:tcPrChange w:id="16468" w:author="thu nga" w:date="2024-10-01T10:51:00Z">
              <w:tcPr>
                <w:tcW w:w="2230" w:type="dxa"/>
                <w:vAlign w:val="center"/>
              </w:tcPr>
            </w:tcPrChange>
          </w:tcPr>
          <w:p w14:paraId="1BA26A88" w14:textId="577ADC16" w:rsidR="007B7F57" w:rsidRPr="00763017" w:rsidDel="007E0F89" w:rsidRDefault="007B7F57" w:rsidP="007B7F57">
            <w:pPr>
              <w:spacing w:before="0" w:line="240" w:lineRule="auto"/>
              <w:contextualSpacing w:val="0"/>
              <w:rPr>
                <w:del w:id="16469" w:author="Phuong Truong Thi" w:date="2024-10-08T18:12:00Z"/>
                <w:rFonts w:ascii="Times New Roman" w:eastAsia="Times New Roman" w:hAnsi="Times New Roman"/>
                <w:sz w:val="24"/>
                <w:szCs w:val="24"/>
                <w:lang w:val="vi-VN" w:eastAsia="vi-VN"/>
                <w:rPrChange w:id="16470" w:author="thu nga" w:date="2024-09-30T13:54:00Z">
                  <w:rPr>
                    <w:del w:id="16471" w:author="Phuong Truong Thi" w:date="2024-10-08T18:12:00Z"/>
                    <w:rFonts w:ascii="Times New Roman" w:eastAsia="Times New Roman" w:hAnsi="Times New Roman"/>
                    <w:sz w:val="24"/>
                    <w:szCs w:val="24"/>
                    <w:lang w:eastAsia="vi-VN"/>
                  </w:rPr>
                </w:rPrChange>
              </w:rPr>
            </w:pPr>
            <w:del w:id="16472" w:author="Phuong Truong Thi" w:date="2024-10-08T18:12:00Z">
              <w:r w:rsidRPr="00763017" w:rsidDel="007E0F89">
                <w:rPr>
                  <w:rFonts w:ascii="Times New Roman" w:hAnsi="Times New Roman"/>
                  <w:color w:val="000000"/>
                  <w:sz w:val="24"/>
                  <w:szCs w:val="24"/>
                  <w:lang w:val="vi-VN"/>
                  <w:rPrChange w:id="16473" w:author="thu nga" w:date="2024-09-30T13:54:00Z">
                    <w:rPr>
                      <w:rFonts w:ascii="Times New Roman" w:hAnsi="Times New Roman"/>
                      <w:color w:val="000000"/>
                      <w:sz w:val="24"/>
                      <w:szCs w:val="24"/>
                    </w:rPr>
                  </w:rPrChange>
                </w:rPr>
                <w:delText>Tổng số dư cuối kỳ Casa (chỉ bao gồm VND) của các Tài khoản thanh toán (Category là TKTT) tháng trước</w:delText>
              </w:r>
            </w:del>
          </w:p>
        </w:tc>
        <w:tc>
          <w:tcPr>
            <w:tcW w:w="963" w:type="dxa"/>
            <w:tcPrChange w:id="16474" w:author="thu nga" w:date="2024-10-01T10:51:00Z">
              <w:tcPr>
                <w:tcW w:w="963" w:type="dxa"/>
              </w:tcPr>
            </w:tcPrChange>
          </w:tcPr>
          <w:p w14:paraId="205C73D2" w14:textId="608A0619" w:rsidR="007B7F57" w:rsidRPr="0052167B" w:rsidDel="007E0F89" w:rsidRDefault="007B7F57" w:rsidP="007B7F57">
            <w:pPr>
              <w:spacing w:before="0" w:line="240" w:lineRule="auto"/>
              <w:contextualSpacing w:val="0"/>
              <w:rPr>
                <w:del w:id="16475" w:author="Phuong Truong Thi" w:date="2024-10-08T18:12:00Z"/>
                <w:rFonts w:ascii="Times New Roman" w:eastAsia="Times New Roman" w:hAnsi="Times New Roman"/>
                <w:sz w:val="24"/>
                <w:szCs w:val="24"/>
                <w:lang w:eastAsia="vi-VN"/>
              </w:rPr>
            </w:pPr>
            <w:ins w:id="16476" w:author="thu nga" w:date="2024-09-30T15:28:00Z">
              <w:del w:id="16477"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478" w:author="thu nga" w:date="2024-10-01T10:51:00Z">
              <w:tcPr>
                <w:tcW w:w="1896" w:type="dxa"/>
                <w:gridSpan w:val="2"/>
              </w:tcPr>
            </w:tcPrChange>
          </w:tcPr>
          <w:p w14:paraId="0E39DD5D" w14:textId="5BA98B2F" w:rsidR="007B7F57" w:rsidRPr="0052167B" w:rsidDel="007E0F89" w:rsidRDefault="000E4E67" w:rsidP="007B7F57">
            <w:pPr>
              <w:spacing w:before="0" w:line="240" w:lineRule="auto"/>
              <w:contextualSpacing w:val="0"/>
              <w:rPr>
                <w:del w:id="16479" w:author="Phuong Truong Thi" w:date="2024-10-08T18:12:00Z"/>
                <w:rFonts w:ascii="Times New Roman" w:eastAsia="Times New Roman" w:hAnsi="Times New Roman"/>
                <w:sz w:val="24"/>
                <w:szCs w:val="24"/>
                <w:lang w:eastAsia="vi-VN"/>
              </w:rPr>
            </w:pPr>
            <w:ins w:id="16480" w:author="thu nga" w:date="2024-10-01T10:16:00Z">
              <w:del w:id="16481"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482"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483" w:author="thu nga" w:date="2024-10-01T10:51:00Z">
              <w:tcPr>
                <w:tcW w:w="1910" w:type="dxa"/>
                <w:gridSpan w:val="3"/>
                <w:shd w:val="clear" w:color="auto" w:fill="auto"/>
                <w:noWrap/>
                <w:vAlign w:val="center"/>
              </w:tcPr>
            </w:tcPrChange>
          </w:tcPr>
          <w:p w14:paraId="5CEDE823" w14:textId="124D80FD" w:rsidR="007B7F57" w:rsidRPr="0052167B" w:rsidDel="007E0F89" w:rsidRDefault="007B7F57" w:rsidP="007B7F57">
            <w:pPr>
              <w:spacing w:before="0" w:line="240" w:lineRule="auto"/>
              <w:contextualSpacing w:val="0"/>
              <w:rPr>
                <w:del w:id="16484" w:author="Phuong Truong Thi" w:date="2024-10-08T18:12:00Z"/>
                <w:rFonts w:ascii="Times New Roman" w:eastAsia="Times New Roman" w:hAnsi="Times New Roman"/>
                <w:sz w:val="24"/>
                <w:szCs w:val="24"/>
                <w:lang w:val="vi-VN" w:eastAsia="vi-VN"/>
              </w:rPr>
            </w:pPr>
          </w:p>
        </w:tc>
        <w:tc>
          <w:tcPr>
            <w:tcW w:w="1134" w:type="dxa"/>
            <w:tcPrChange w:id="16485" w:author="thu nga" w:date="2024-10-01T10:51:00Z">
              <w:tcPr>
                <w:tcW w:w="737" w:type="dxa"/>
              </w:tcPr>
            </w:tcPrChange>
          </w:tcPr>
          <w:p w14:paraId="57ECC47E" w14:textId="17AA3F2E" w:rsidR="007B7F57" w:rsidRPr="0052167B" w:rsidDel="007E0F89" w:rsidRDefault="007B7F57" w:rsidP="007B7F57">
            <w:pPr>
              <w:spacing w:before="0" w:line="240" w:lineRule="auto"/>
              <w:contextualSpacing w:val="0"/>
              <w:jc w:val="center"/>
              <w:rPr>
                <w:del w:id="16486" w:author="Phuong Truong Thi" w:date="2024-10-08T18:12:00Z"/>
                <w:rFonts w:ascii="Times New Roman" w:eastAsia="Times New Roman" w:hAnsi="Times New Roman"/>
                <w:sz w:val="24"/>
                <w:szCs w:val="24"/>
                <w:lang w:val="vi-VN" w:eastAsia="vi-VN"/>
              </w:rPr>
            </w:pPr>
            <w:del w:id="1648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123CABFB" w14:textId="060CF861" w:rsidTr="00E57F75">
        <w:trPr>
          <w:trHeight w:val="276"/>
          <w:del w:id="16488" w:author="Phuong Truong Thi" w:date="2024-10-08T18:12:00Z"/>
          <w:trPrChange w:id="16489" w:author="thu nga" w:date="2024-10-01T10:51:00Z">
            <w:trPr>
              <w:trHeight w:val="276"/>
            </w:trPr>
          </w:trPrChange>
        </w:trPr>
        <w:tc>
          <w:tcPr>
            <w:tcW w:w="670" w:type="dxa"/>
            <w:shd w:val="clear" w:color="auto" w:fill="auto"/>
            <w:vAlign w:val="center"/>
            <w:tcPrChange w:id="16490" w:author="thu nga" w:date="2024-10-01T10:51:00Z">
              <w:tcPr>
                <w:tcW w:w="670" w:type="dxa"/>
                <w:shd w:val="clear" w:color="auto" w:fill="auto"/>
                <w:vAlign w:val="center"/>
              </w:tcPr>
            </w:tcPrChange>
          </w:tcPr>
          <w:p w14:paraId="3DF2E11A" w14:textId="22BC71E9" w:rsidR="007B7F57" w:rsidRPr="0052167B" w:rsidDel="007E0F89" w:rsidRDefault="007B7F57" w:rsidP="007B7F57">
            <w:pPr>
              <w:pStyle w:val="ListParagraph"/>
              <w:numPr>
                <w:ilvl w:val="0"/>
                <w:numId w:val="68"/>
              </w:numPr>
              <w:spacing w:before="0" w:line="240" w:lineRule="auto"/>
              <w:contextualSpacing w:val="0"/>
              <w:jc w:val="left"/>
              <w:rPr>
                <w:del w:id="16491" w:author="Phuong Truong Thi" w:date="2024-10-08T18:12:00Z"/>
                <w:rFonts w:eastAsia="Times New Roman"/>
                <w:szCs w:val="24"/>
                <w:lang w:val="vi-VN" w:eastAsia="vi-VN"/>
              </w:rPr>
            </w:pPr>
          </w:p>
        </w:tc>
        <w:tc>
          <w:tcPr>
            <w:tcW w:w="2097" w:type="dxa"/>
            <w:gridSpan w:val="2"/>
            <w:shd w:val="clear" w:color="auto" w:fill="auto"/>
            <w:vAlign w:val="center"/>
            <w:tcPrChange w:id="16492" w:author="thu nga" w:date="2024-10-01T10:51:00Z">
              <w:tcPr>
                <w:tcW w:w="2097" w:type="dxa"/>
                <w:gridSpan w:val="2"/>
                <w:shd w:val="clear" w:color="auto" w:fill="auto"/>
                <w:vAlign w:val="center"/>
              </w:tcPr>
            </w:tcPrChange>
          </w:tcPr>
          <w:p w14:paraId="29B2832E" w14:textId="04A4D688" w:rsidR="007B7F57" w:rsidRPr="00763017" w:rsidDel="007E0F89" w:rsidRDefault="007B7F57" w:rsidP="007B7F57">
            <w:pPr>
              <w:spacing w:before="0" w:line="240" w:lineRule="auto"/>
              <w:contextualSpacing w:val="0"/>
              <w:rPr>
                <w:del w:id="16493" w:author="Phuong Truong Thi" w:date="2024-10-08T18:12:00Z"/>
                <w:rFonts w:ascii="Times New Roman" w:hAnsi="Times New Roman"/>
                <w:sz w:val="24"/>
                <w:szCs w:val="24"/>
                <w:lang w:val="vi-VN"/>
                <w:rPrChange w:id="16494" w:author="thu nga" w:date="2024-09-30T13:54:00Z">
                  <w:rPr>
                    <w:del w:id="16495" w:author="Phuong Truong Thi" w:date="2024-10-08T18:12:00Z"/>
                    <w:rFonts w:ascii="Times New Roman" w:hAnsi="Times New Roman"/>
                    <w:sz w:val="24"/>
                    <w:szCs w:val="24"/>
                  </w:rPr>
                </w:rPrChange>
              </w:rPr>
            </w:pPr>
            <w:del w:id="16496" w:author="Phuong Truong Thi" w:date="2024-10-08T18:12:00Z">
              <w:r w:rsidRPr="00763017" w:rsidDel="007E0F89">
                <w:rPr>
                  <w:rFonts w:ascii="Times New Roman" w:hAnsi="Times New Roman"/>
                  <w:color w:val="000000"/>
                  <w:sz w:val="24"/>
                  <w:szCs w:val="24"/>
                  <w:lang w:val="vi-VN"/>
                  <w:rPrChange w:id="16497" w:author="thu nga" w:date="2024-09-30T13:54:00Z">
                    <w:rPr>
                      <w:rFonts w:ascii="Times New Roman" w:hAnsi="Times New Roman"/>
                      <w:color w:val="000000"/>
                      <w:sz w:val="24"/>
                      <w:szCs w:val="24"/>
                    </w:rPr>
                  </w:rPrChange>
                </w:rPr>
                <w:delText>Chênh lệch số dư cuối kỳ Casa VND so với chốt tháng trước</w:delText>
              </w:r>
            </w:del>
          </w:p>
        </w:tc>
        <w:tc>
          <w:tcPr>
            <w:tcW w:w="2230" w:type="dxa"/>
            <w:vAlign w:val="center"/>
            <w:tcPrChange w:id="16498" w:author="thu nga" w:date="2024-10-01T10:51:00Z">
              <w:tcPr>
                <w:tcW w:w="2230" w:type="dxa"/>
                <w:vAlign w:val="center"/>
              </w:tcPr>
            </w:tcPrChange>
          </w:tcPr>
          <w:p w14:paraId="124DD29E" w14:textId="11B1086B" w:rsidR="007B7F57" w:rsidRPr="00763017" w:rsidDel="007E0F89" w:rsidRDefault="007B7F57" w:rsidP="007B7F57">
            <w:pPr>
              <w:spacing w:before="0" w:line="240" w:lineRule="auto"/>
              <w:contextualSpacing w:val="0"/>
              <w:rPr>
                <w:del w:id="16499" w:author="Phuong Truong Thi" w:date="2024-10-08T18:12:00Z"/>
                <w:rFonts w:ascii="Times New Roman" w:eastAsia="Times New Roman" w:hAnsi="Times New Roman"/>
                <w:sz w:val="24"/>
                <w:szCs w:val="24"/>
                <w:lang w:val="vi-VN" w:eastAsia="vi-VN"/>
                <w:rPrChange w:id="16500" w:author="thu nga" w:date="2024-09-30T13:54:00Z">
                  <w:rPr>
                    <w:del w:id="16501" w:author="Phuong Truong Thi" w:date="2024-10-08T18:12:00Z"/>
                    <w:rFonts w:ascii="Times New Roman" w:eastAsia="Times New Roman" w:hAnsi="Times New Roman"/>
                    <w:sz w:val="24"/>
                    <w:szCs w:val="24"/>
                    <w:lang w:eastAsia="vi-VN"/>
                  </w:rPr>
                </w:rPrChange>
              </w:rPr>
            </w:pPr>
            <w:del w:id="16502" w:author="Phuong Truong Thi" w:date="2024-10-08T18:12:00Z">
              <w:r w:rsidRPr="00763017" w:rsidDel="007E0F89">
                <w:rPr>
                  <w:rFonts w:ascii="Times New Roman" w:hAnsi="Times New Roman"/>
                  <w:color w:val="000000"/>
                  <w:sz w:val="24"/>
                  <w:szCs w:val="24"/>
                  <w:lang w:val="vi-VN"/>
                  <w:rPrChange w:id="16503" w:author="thu nga" w:date="2024-09-30T13:54:00Z">
                    <w:rPr>
                      <w:rFonts w:ascii="Times New Roman" w:hAnsi="Times New Roman"/>
                      <w:color w:val="000000"/>
                      <w:sz w:val="24"/>
                      <w:szCs w:val="24"/>
                    </w:rPr>
                  </w:rPrChange>
                </w:rPr>
                <w:delText>Bằng số dư cuối kỳ Casa VND ngày dữ liệu  - số dư cuối kỳ Casa VND chốt tháng trước</w:delText>
              </w:r>
            </w:del>
          </w:p>
        </w:tc>
        <w:tc>
          <w:tcPr>
            <w:tcW w:w="963" w:type="dxa"/>
            <w:tcPrChange w:id="16504" w:author="thu nga" w:date="2024-10-01T10:51:00Z">
              <w:tcPr>
                <w:tcW w:w="963" w:type="dxa"/>
              </w:tcPr>
            </w:tcPrChange>
          </w:tcPr>
          <w:p w14:paraId="03EEE303" w14:textId="4AB53556" w:rsidR="007B7F57" w:rsidRPr="0052167B" w:rsidDel="007E0F89" w:rsidRDefault="007B7F57" w:rsidP="007B7F57">
            <w:pPr>
              <w:spacing w:before="0" w:line="240" w:lineRule="auto"/>
              <w:contextualSpacing w:val="0"/>
              <w:rPr>
                <w:del w:id="16505" w:author="Phuong Truong Thi" w:date="2024-10-08T18:12:00Z"/>
                <w:rFonts w:ascii="Times New Roman" w:eastAsia="Times New Roman" w:hAnsi="Times New Roman"/>
                <w:sz w:val="24"/>
                <w:szCs w:val="24"/>
                <w:lang w:eastAsia="vi-VN"/>
              </w:rPr>
            </w:pPr>
            <w:ins w:id="16506" w:author="thu nga" w:date="2024-09-30T15:28:00Z">
              <w:del w:id="16507"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508" w:author="thu nga" w:date="2024-10-01T10:51:00Z">
              <w:tcPr>
                <w:tcW w:w="1896" w:type="dxa"/>
                <w:gridSpan w:val="2"/>
              </w:tcPr>
            </w:tcPrChange>
          </w:tcPr>
          <w:p w14:paraId="405F424B" w14:textId="76FF9C6C" w:rsidR="007B7F57" w:rsidRPr="0052167B" w:rsidDel="007E0F89" w:rsidRDefault="000E4E67" w:rsidP="007B7F57">
            <w:pPr>
              <w:spacing w:before="0" w:line="240" w:lineRule="auto"/>
              <w:contextualSpacing w:val="0"/>
              <w:rPr>
                <w:del w:id="16509" w:author="Phuong Truong Thi" w:date="2024-10-08T18:12:00Z"/>
                <w:rFonts w:ascii="Times New Roman" w:eastAsia="Times New Roman" w:hAnsi="Times New Roman"/>
                <w:sz w:val="24"/>
                <w:szCs w:val="24"/>
                <w:lang w:eastAsia="vi-VN"/>
              </w:rPr>
            </w:pPr>
            <w:ins w:id="16510" w:author="thu nga" w:date="2024-10-01T10:17:00Z">
              <w:del w:id="16511"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512"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513" w:author="thu nga" w:date="2024-10-01T10:51:00Z">
              <w:tcPr>
                <w:tcW w:w="1910" w:type="dxa"/>
                <w:gridSpan w:val="3"/>
                <w:shd w:val="clear" w:color="auto" w:fill="auto"/>
                <w:noWrap/>
                <w:vAlign w:val="center"/>
              </w:tcPr>
            </w:tcPrChange>
          </w:tcPr>
          <w:p w14:paraId="217F1522" w14:textId="4720D332" w:rsidR="007B7F57" w:rsidRPr="0052167B" w:rsidDel="007E0F89" w:rsidRDefault="007B7F57" w:rsidP="007B7F57">
            <w:pPr>
              <w:spacing w:before="0" w:line="240" w:lineRule="auto"/>
              <w:contextualSpacing w:val="0"/>
              <w:rPr>
                <w:del w:id="16514" w:author="Phuong Truong Thi" w:date="2024-10-08T18:12:00Z"/>
                <w:rFonts w:ascii="Times New Roman" w:eastAsia="Times New Roman" w:hAnsi="Times New Roman"/>
                <w:sz w:val="24"/>
                <w:szCs w:val="24"/>
                <w:lang w:val="vi-VN" w:eastAsia="vi-VN"/>
              </w:rPr>
            </w:pPr>
          </w:p>
        </w:tc>
        <w:tc>
          <w:tcPr>
            <w:tcW w:w="1134" w:type="dxa"/>
            <w:tcPrChange w:id="16515" w:author="thu nga" w:date="2024-10-01T10:51:00Z">
              <w:tcPr>
                <w:tcW w:w="737" w:type="dxa"/>
              </w:tcPr>
            </w:tcPrChange>
          </w:tcPr>
          <w:p w14:paraId="627A8B3E" w14:textId="76F3E7B5" w:rsidR="007B7F57" w:rsidRPr="0052167B" w:rsidDel="007E0F89" w:rsidRDefault="007B7F57" w:rsidP="007B7F57">
            <w:pPr>
              <w:spacing w:before="0" w:line="240" w:lineRule="auto"/>
              <w:contextualSpacing w:val="0"/>
              <w:jc w:val="center"/>
              <w:rPr>
                <w:del w:id="16516" w:author="Phuong Truong Thi" w:date="2024-10-08T18:12:00Z"/>
                <w:rFonts w:ascii="Times New Roman" w:eastAsia="Times New Roman" w:hAnsi="Times New Roman"/>
                <w:sz w:val="24"/>
                <w:szCs w:val="24"/>
                <w:lang w:val="vi-VN" w:eastAsia="vi-VN"/>
              </w:rPr>
            </w:pPr>
            <w:del w:id="16517"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ADDF531" w14:textId="27A2AFA6" w:rsidTr="00E57F75">
        <w:trPr>
          <w:trHeight w:val="276"/>
          <w:del w:id="16518" w:author="Phuong Truong Thi" w:date="2024-10-08T18:12:00Z"/>
          <w:trPrChange w:id="16519" w:author="thu nga" w:date="2024-10-01T10:51:00Z">
            <w:trPr>
              <w:trHeight w:val="276"/>
            </w:trPr>
          </w:trPrChange>
        </w:trPr>
        <w:tc>
          <w:tcPr>
            <w:tcW w:w="670" w:type="dxa"/>
            <w:shd w:val="clear" w:color="auto" w:fill="auto"/>
            <w:vAlign w:val="center"/>
            <w:tcPrChange w:id="16520" w:author="thu nga" w:date="2024-10-01T10:51:00Z">
              <w:tcPr>
                <w:tcW w:w="670" w:type="dxa"/>
                <w:shd w:val="clear" w:color="auto" w:fill="auto"/>
                <w:vAlign w:val="center"/>
              </w:tcPr>
            </w:tcPrChange>
          </w:tcPr>
          <w:p w14:paraId="3C9E8996" w14:textId="3AA14AD3" w:rsidR="007B7F57" w:rsidRPr="0052167B" w:rsidDel="007E0F89" w:rsidRDefault="007B7F57" w:rsidP="007B7F57">
            <w:pPr>
              <w:pStyle w:val="ListParagraph"/>
              <w:numPr>
                <w:ilvl w:val="0"/>
                <w:numId w:val="68"/>
              </w:numPr>
              <w:spacing w:before="0" w:line="240" w:lineRule="auto"/>
              <w:contextualSpacing w:val="0"/>
              <w:jc w:val="left"/>
              <w:rPr>
                <w:del w:id="16521" w:author="Phuong Truong Thi" w:date="2024-10-08T18:12:00Z"/>
                <w:rFonts w:eastAsia="Times New Roman"/>
                <w:szCs w:val="24"/>
                <w:lang w:val="vi-VN" w:eastAsia="vi-VN"/>
              </w:rPr>
            </w:pPr>
          </w:p>
        </w:tc>
        <w:tc>
          <w:tcPr>
            <w:tcW w:w="2097" w:type="dxa"/>
            <w:gridSpan w:val="2"/>
            <w:shd w:val="clear" w:color="auto" w:fill="auto"/>
            <w:vAlign w:val="center"/>
            <w:tcPrChange w:id="16522" w:author="thu nga" w:date="2024-10-01T10:51:00Z">
              <w:tcPr>
                <w:tcW w:w="2097" w:type="dxa"/>
                <w:gridSpan w:val="2"/>
                <w:shd w:val="clear" w:color="auto" w:fill="auto"/>
                <w:vAlign w:val="center"/>
              </w:tcPr>
            </w:tcPrChange>
          </w:tcPr>
          <w:p w14:paraId="29110B52" w14:textId="608C25B7" w:rsidR="007B7F57" w:rsidRPr="00763017" w:rsidDel="007E0F89" w:rsidRDefault="007B7F57" w:rsidP="007B7F57">
            <w:pPr>
              <w:spacing w:before="0" w:line="240" w:lineRule="auto"/>
              <w:contextualSpacing w:val="0"/>
              <w:rPr>
                <w:del w:id="16523" w:author="Phuong Truong Thi" w:date="2024-10-08T18:12:00Z"/>
                <w:rFonts w:ascii="Times New Roman" w:hAnsi="Times New Roman"/>
                <w:sz w:val="24"/>
                <w:szCs w:val="24"/>
                <w:lang w:val="vi-VN"/>
                <w:rPrChange w:id="16524" w:author="thu nga" w:date="2024-09-30T13:54:00Z">
                  <w:rPr>
                    <w:del w:id="16525" w:author="Phuong Truong Thi" w:date="2024-10-08T18:12:00Z"/>
                    <w:rFonts w:ascii="Times New Roman" w:hAnsi="Times New Roman"/>
                    <w:sz w:val="24"/>
                    <w:szCs w:val="24"/>
                  </w:rPr>
                </w:rPrChange>
              </w:rPr>
            </w:pPr>
            <w:del w:id="16526" w:author="Phuong Truong Thi" w:date="2024-10-08T18:12:00Z">
              <w:r w:rsidRPr="00763017" w:rsidDel="007E0F89">
                <w:rPr>
                  <w:rFonts w:ascii="Times New Roman" w:hAnsi="Times New Roman"/>
                  <w:color w:val="000000"/>
                  <w:sz w:val="24"/>
                  <w:szCs w:val="24"/>
                  <w:lang w:val="vi-VN"/>
                  <w:rPrChange w:id="16527" w:author="thu nga" w:date="2024-09-30T13:54:00Z">
                    <w:rPr>
                      <w:rFonts w:ascii="Times New Roman" w:hAnsi="Times New Roman"/>
                      <w:color w:val="000000"/>
                      <w:sz w:val="24"/>
                      <w:szCs w:val="24"/>
                    </w:rPr>
                  </w:rPrChange>
                </w:rPr>
                <w:delText>ADB_Casa: Số dư bình quân Casa (chỉ bao gồm VND) tháng dữ liệu</w:delText>
              </w:r>
            </w:del>
          </w:p>
        </w:tc>
        <w:tc>
          <w:tcPr>
            <w:tcW w:w="2230" w:type="dxa"/>
            <w:vAlign w:val="center"/>
            <w:tcPrChange w:id="16528" w:author="thu nga" w:date="2024-10-01T10:51:00Z">
              <w:tcPr>
                <w:tcW w:w="2230" w:type="dxa"/>
                <w:vAlign w:val="center"/>
              </w:tcPr>
            </w:tcPrChange>
          </w:tcPr>
          <w:p w14:paraId="61418898" w14:textId="279D41D8" w:rsidR="007B7F57" w:rsidRPr="00763017" w:rsidDel="007E0F89" w:rsidRDefault="007B7F57" w:rsidP="007B7F57">
            <w:pPr>
              <w:spacing w:before="0" w:line="240" w:lineRule="auto"/>
              <w:contextualSpacing w:val="0"/>
              <w:rPr>
                <w:del w:id="16529" w:author="Phuong Truong Thi" w:date="2024-10-08T18:12:00Z"/>
                <w:rFonts w:ascii="Times New Roman" w:eastAsia="Times New Roman" w:hAnsi="Times New Roman"/>
                <w:sz w:val="24"/>
                <w:szCs w:val="24"/>
                <w:lang w:val="vi-VN" w:eastAsia="vi-VN"/>
                <w:rPrChange w:id="16530" w:author="thu nga" w:date="2024-09-30T13:54:00Z">
                  <w:rPr>
                    <w:del w:id="16531" w:author="Phuong Truong Thi" w:date="2024-10-08T18:12:00Z"/>
                    <w:rFonts w:ascii="Times New Roman" w:eastAsia="Times New Roman" w:hAnsi="Times New Roman"/>
                    <w:sz w:val="24"/>
                    <w:szCs w:val="24"/>
                    <w:lang w:eastAsia="vi-VN"/>
                  </w:rPr>
                </w:rPrChange>
              </w:rPr>
            </w:pPr>
            <w:del w:id="16532" w:author="Phuong Truong Thi" w:date="2024-10-08T18:12:00Z">
              <w:r w:rsidRPr="00763017" w:rsidDel="007E0F89">
                <w:rPr>
                  <w:rFonts w:ascii="Times New Roman" w:hAnsi="Times New Roman"/>
                  <w:color w:val="000000"/>
                  <w:sz w:val="24"/>
                  <w:szCs w:val="24"/>
                  <w:lang w:val="vi-VN"/>
                  <w:rPrChange w:id="16533" w:author="thu nga" w:date="2024-09-30T13:54:00Z">
                    <w:rPr>
                      <w:rFonts w:ascii="Times New Roman" w:hAnsi="Times New Roman"/>
                      <w:color w:val="000000"/>
                      <w:sz w:val="24"/>
                      <w:szCs w:val="24"/>
                    </w:rPr>
                  </w:rPrChange>
                </w:rPr>
                <w:delText>Tổng Số dư Casa trung bình trong kỳ</w:delText>
              </w:r>
              <w:r w:rsidRPr="00763017" w:rsidDel="007E0F89">
                <w:rPr>
                  <w:rFonts w:ascii="Times New Roman" w:hAnsi="Times New Roman"/>
                  <w:color w:val="000000"/>
                  <w:sz w:val="24"/>
                  <w:szCs w:val="24"/>
                  <w:lang w:val="vi-VN"/>
                  <w:rPrChange w:id="16534" w:author="thu nga" w:date="2024-09-30T13:54:00Z">
                    <w:rPr>
                      <w:rFonts w:ascii="Times New Roman" w:hAnsi="Times New Roman"/>
                      <w:color w:val="000000"/>
                      <w:sz w:val="24"/>
                      <w:szCs w:val="24"/>
                    </w:rPr>
                  </w:rPrChange>
                </w:rPr>
                <w:br/>
                <w:delText>= Tổng (Giá trị Casa từ ngày 1-n)/ Tổng số ngày trong kỳ tính.</w:delText>
              </w:r>
            </w:del>
          </w:p>
        </w:tc>
        <w:tc>
          <w:tcPr>
            <w:tcW w:w="963" w:type="dxa"/>
            <w:tcPrChange w:id="16535" w:author="thu nga" w:date="2024-10-01T10:51:00Z">
              <w:tcPr>
                <w:tcW w:w="963" w:type="dxa"/>
              </w:tcPr>
            </w:tcPrChange>
          </w:tcPr>
          <w:p w14:paraId="314D7106" w14:textId="5DCD689C" w:rsidR="007B7F57" w:rsidRPr="0052167B" w:rsidDel="007E0F89" w:rsidRDefault="007B7F57" w:rsidP="007B7F57">
            <w:pPr>
              <w:spacing w:before="0" w:line="240" w:lineRule="auto"/>
              <w:contextualSpacing w:val="0"/>
              <w:rPr>
                <w:del w:id="16536" w:author="Phuong Truong Thi" w:date="2024-10-08T18:12:00Z"/>
                <w:rFonts w:ascii="Times New Roman" w:eastAsia="Times New Roman" w:hAnsi="Times New Roman"/>
                <w:sz w:val="24"/>
                <w:szCs w:val="24"/>
                <w:lang w:eastAsia="vi-VN"/>
              </w:rPr>
            </w:pPr>
            <w:ins w:id="16537" w:author="thu nga" w:date="2024-09-30T15:28:00Z">
              <w:del w:id="16538"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539" w:author="thu nga" w:date="2024-10-01T10:51:00Z">
              <w:tcPr>
                <w:tcW w:w="1896" w:type="dxa"/>
                <w:gridSpan w:val="2"/>
              </w:tcPr>
            </w:tcPrChange>
          </w:tcPr>
          <w:p w14:paraId="0DEC1BBD" w14:textId="2D1AA5E5" w:rsidR="007B7F57" w:rsidRPr="0052167B" w:rsidDel="007E0F89" w:rsidRDefault="000E4E67" w:rsidP="007B7F57">
            <w:pPr>
              <w:spacing w:before="0" w:line="240" w:lineRule="auto"/>
              <w:contextualSpacing w:val="0"/>
              <w:rPr>
                <w:del w:id="16540" w:author="Phuong Truong Thi" w:date="2024-10-08T18:12:00Z"/>
                <w:rFonts w:ascii="Times New Roman" w:eastAsia="Times New Roman" w:hAnsi="Times New Roman"/>
                <w:sz w:val="24"/>
                <w:szCs w:val="24"/>
                <w:lang w:eastAsia="vi-VN"/>
              </w:rPr>
            </w:pPr>
            <w:ins w:id="16541" w:author="thu nga" w:date="2024-10-01T10:17:00Z">
              <w:del w:id="16542"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543"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544" w:author="thu nga" w:date="2024-10-01T10:51:00Z">
              <w:tcPr>
                <w:tcW w:w="1910" w:type="dxa"/>
                <w:gridSpan w:val="3"/>
                <w:shd w:val="clear" w:color="auto" w:fill="auto"/>
                <w:noWrap/>
                <w:vAlign w:val="center"/>
              </w:tcPr>
            </w:tcPrChange>
          </w:tcPr>
          <w:p w14:paraId="35F0D80F" w14:textId="725B016E" w:rsidR="007B7F57" w:rsidRPr="0052167B" w:rsidDel="007E0F89" w:rsidRDefault="007B7F57" w:rsidP="007B7F57">
            <w:pPr>
              <w:spacing w:before="0" w:line="240" w:lineRule="auto"/>
              <w:contextualSpacing w:val="0"/>
              <w:rPr>
                <w:del w:id="16545" w:author="Phuong Truong Thi" w:date="2024-10-08T18:12:00Z"/>
                <w:rFonts w:ascii="Times New Roman" w:eastAsia="Times New Roman" w:hAnsi="Times New Roman"/>
                <w:sz w:val="24"/>
                <w:szCs w:val="24"/>
                <w:lang w:val="vi-VN" w:eastAsia="vi-VN"/>
              </w:rPr>
            </w:pPr>
          </w:p>
        </w:tc>
        <w:tc>
          <w:tcPr>
            <w:tcW w:w="1134" w:type="dxa"/>
            <w:tcPrChange w:id="16546" w:author="thu nga" w:date="2024-10-01T10:51:00Z">
              <w:tcPr>
                <w:tcW w:w="737" w:type="dxa"/>
              </w:tcPr>
            </w:tcPrChange>
          </w:tcPr>
          <w:p w14:paraId="7E1DDE16" w14:textId="0962A00C" w:rsidR="007B7F57" w:rsidRPr="0052167B" w:rsidDel="007E0F89" w:rsidRDefault="007B7F57" w:rsidP="007B7F57">
            <w:pPr>
              <w:spacing w:before="0" w:line="240" w:lineRule="auto"/>
              <w:contextualSpacing w:val="0"/>
              <w:jc w:val="center"/>
              <w:rPr>
                <w:del w:id="16547" w:author="Phuong Truong Thi" w:date="2024-10-08T18:12:00Z"/>
                <w:rFonts w:ascii="Times New Roman" w:eastAsia="Times New Roman" w:hAnsi="Times New Roman"/>
                <w:sz w:val="24"/>
                <w:szCs w:val="24"/>
                <w:lang w:val="vi-VN" w:eastAsia="vi-VN"/>
              </w:rPr>
            </w:pPr>
            <w:del w:id="1654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DFCF8AF" w14:textId="5E4F88A2" w:rsidTr="00E57F75">
        <w:trPr>
          <w:trHeight w:val="276"/>
          <w:del w:id="16549" w:author="Phuong Truong Thi" w:date="2024-10-08T18:12:00Z"/>
          <w:trPrChange w:id="16550" w:author="thu nga" w:date="2024-10-01T10:51:00Z">
            <w:trPr>
              <w:trHeight w:val="276"/>
            </w:trPr>
          </w:trPrChange>
        </w:trPr>
        <w:tc>
          <w:tcPr>
            <w:tcW w:w="670" w:type="dxa"/>
            <w:shd w:val="clear" w:color="auto" w:fill="auto"/>
            <w:vAlign w:val="center"/>
            <w:tcPrChange w:id="16551" w:author="thu nga" w:date="2024-10-01T10:51:00Z">
              <w:tcPr>
                <w:tcW w:w="670" w:type="dxa"/>
                <w:shd w:val="clear" w:color="auto" w:fill="auto"/>
                <w:vAlign w:val="center"/>
              </w:tcPr>
            </w:tcPrChange>
          </w:tcPr>
          <w:p w14:paraId="101434BE" w14:textId="27392B21" w:rsidR="007B7F57" w:rsidRPr="0052167B" w:rsidDel="007E0F89" w:rsidRDefault="007B7F57" w:rsidP="007B7F57">
            <w:pPr>
              <w:pStyle w:val="ListParagraph"/>
              <w:numPr>
                <w:ilvl w:val="0"/>
                <w:numId w:val="68"/>
              </w:numPr>
              <w:spacing w:before="0" w:line="240" w:lineRule="auto"/>
              <w:contextualSpacing w:val="0"/>
              <w:jc w:val="left"/>
              <w:rPr>
                <w:del w:id="16552" w:author="Phuong Truong Thi" w:date="2024-10-08T18:12:00Z"/>
                <w:rFonts w:eastAsia="Times New Roman"/>
                <w:szCs w:val="24"/>
                <w:lang w:val="vi-VN" w:eastAsia="vi-VN"/>
              </w:rPr>
            </w:pPr>
          </w:p>
        </w:tc>
        <w:tc>
          <w:tcPr>
            <w:tcW w:w="2097" w:type="dxa"/>
            <w:gridSpan w:val="2"/>
            <w:shd w:val="clear" w:color="auto" w:fill="auto"/>
            <w:vAlign w:val="center"/>
            <w:tcPrChange w:id="16553" w:author="thu nga" w:date="2024-10-01T10:51:00Z">
              <w:tcPr>
                <w:tcW w:w="2097" w:type="dxa"/>
                <w:gridSpan w:val="2"/>
                <w:shd w:val="clear" w:color="auto" w:fill="auto"/>
                <w:vAlign w:val="center"/>
              </w:tcPr>
            </w:tcPrChange>
          </w:tcPr>
          <w:p w14:paraId="72380BA0" w14:textId="1346353A" w:rsidR="007B7F57" w:rsidRPr="00763017" w:rsidDel="007E0F89" w:rsidRDefault="007B7F57" w:rsidP="007B7F57">
            <w:pPr>
              <w:spacing w:before="0" w:line="240" w:lineRule="auto"/>
              <w:contextualSpacing w:val="0"/>
              <w:rPr>
                <w:del w:id="16554" w:author="Phuong Truong Thi" w:date="2024-10-08T18:12:00Z"/>
                <w:rFonts w:ascii="Times New Roman" w:hAnsi="Times New Roman"/>
                <w:sz w:val="24"/>
                <w:szCs w:val="24"/>
                <w:lang w:val="vi-VN"/>
                <w:rPrChange w:id="16555" w:author="thu nga" w:date="2024-09-30T13:54:00Z">
                  <w:rPr>
                    <w:del w:id="16556" w:author="Phuong Truong Thi" w:date="2024-10-08T18:12:00Z"/>
                    <w:rFonts w:ascii="Times New Roman" w:hAnsi="Times New Roman"/>
                    <w:sz w:val="24"/>
                    <w:szCs w:val="24"/>
                  </w:rPr>
                </w:rPrChange>
              </w:rPr>
            </w:pPr>
            <w:del w:id="16557" w:author="Phuong Truong Thi" w:date="2024-10-08T18:12:00Z">
              <w:r w:rsidRPr="00763017" w:rsidDel="007E0F89">
                <w:rPr>
                  <w:rFonts w:ascii="Times New Roman" w:hAnsi="Times New Roman"/>
                  <w:color w:val="000000"/>
                  <w:sz w:val="24"/>
                  <w:szCs w:val="24"/>
                  <w:lang w:val="vi-VN"/>
                  <w:rPrChange w:id="16558" w:author="thu nga" w:date="2024-09-30T13:54:00Z">
                    <w:rPr>
                      <w:rFonts w:ascii="Times New Roman" w:hAnsi="Times New Roman"/>
                      <w:color w:val="000000"/>
                      <w:sz w:val="24"/>
                      <w:szCs w:val="24"/>
                    </w:rPr>
                  </w:rPrChange>
                </w:rPr>
                <w:delText>ADB_Casa Số dư bình quân Casa (chỉ bao gồm VND) tháng trước</w:delText>
              </w:r>
            </w:del>
          </w:p>
        </w:tc>
        <w:tc>
          <w:tcPr>
            <w:tcW w:w="2230" w:type="dxa"/>
            <w:vAlign w:val="center"/>
            <w:tcPrChange w:id="16559" w:author="thu nga" w:date="2024-10-01T10:51:00Z">
              <w:tcPr>
                <w:tcW w:w="2230" w:type="dxa"/>
                <w:vAlign w:val="center"/>
              </w:tcPr>
            </w:tcPrChange>
          </w:tcPr>
          <w:p w14:paraId="78CD7E95" w14:textId="3376231F" w:rsidR="007B7F57" w:rsidRPr="00763017" w:rsidDel="007E0F89" w:rsidRDefault="007B7F57" w:rsidP="007B7F57">
            <w:pPr>
              <w:spacing w:before="0" w:line="240" w:lineRule="auto"/>
              <w:contextualSpacing w:val="0"/>
              <w:rPr>
                <w:del w:id="16560" w:author="Phuong Truong Thi" w:date="2024-10-08T18:12:00Z"/>
                <w:rFonts w:ascii="Times New Roman" w:eastAsia="Times New Roman" w:hAnsi="Times New Roman"/>
                <w:sz w:val="24"/>
                <w:szCs w:val="24"/>
                <w:lang w:val="vi-VN" w:eastAsia="vi-VN"/>
                <w:rPrChange w:id="16561" w:author="thu nga" w:date="2024-09-30T13:54:00Z">
                  <w:rPr>
                    <w:del w:id="16562" w:author="Phuong Truong Thi" w:date="2024-10-08T18:12:00Z"/>
                    <w:rFonts w:ascii="Times New Roman" w:eastAsia="Times New Roman" w:hAnsi="Times New Roman"/>
                    <w:sz w:val="24"/>
                    <w:szCs w:val="24"/>
                    <w:lang w:eastAsia="vi-VN"/>
                  </w:rPr>
                </w:rPrChange>
              </w:rPr>
            </w:pPr>
            <w:del w:id="16563" w:author="Phuong Truong Thi" w:date="2024-10-08T18:12:00Z">
              <w:r w:rsidRPr="00763017" w:rsidDel="007E0F89">
                <w:rPr>
                  <w:rFonts w:ascii="Times New Roman" w:hAnsi="Times New Roman"/>
                  <w:color w:val="000000"/>
                  <w:sz w:val="24"/>
                  <w:szCs w:val="24"/>
                  <w:lang w:val="vi-VN"/>
                  <w:rPrChange w:id="16564" w:author="thu nga" w:date="2024-09-30T13:54:00Z">
                    <w:rPr>
                      <w:rFonts w:ascii="Times New Roman" w:hAnsi="Times New Roman"/>
                      <w:color w:val="000000"/>
                      <w:sz w:val="24"/>
                      <w:szCs w:val="24"/>
                    </w:rPr>
                  </w:rPrChange>
                </w:rPr>
                <w:delText>Tổng số dư bình quân Casa của các Tài khoản thanh toán (Category là TKTT) (chỉ bao gồm VND) tháng trước T-1</w:delText>
              </w:r>
            </w:del>
          </w:p>
        </w:tc>
        <w:tc>
          <w:tcPr>
            <w:tcW w:w="963" w:type="dxa"/>
            <w:tcPrChange w:id="16565" w:author="thu nga" w:date="2024-10-01T10:51:00Z">
              <w:tcPr>
                <w:tcW w:w="963" w:type="dxa"/>
              </w:tcPr>
            </w:tcPrChange>
          </w:tcPr>
          <w:p w14:paraId="2AA48C0B" w14:textId="42C7D8AF" w:rsidR="007B7F57" w:rsidRPr="0052167B" w:rsidDel="007E0F89" w:rsidRDefault="007B7F57" w:rsidP="007B7F57">
            <w:pPr>
              <w:spacing w:before="0" w:line="240" w:lineRule="auto"/>
              <w:contextualSpacing w:val="0"/>
              <w:rPr>
                <w:del w:id="16566" w:author="Phuong Truong Thi" w:date="2024-10-08T18:12:00Z"/>
                <w:rFonts w:ascii="Times New Roman" w:eastAsia="Times New Roman" w:hAnsi="Times New Roman"/>
                <w:sz w:val="24"/>
                <w:szCs w:val="24"/>
                <w:lang w:eastAsia="vi-VN"/>
              </w:rPr>
            </w:pPr>
            <w:ins w:id="16567" w:author="thu nga" w:date="2024-09-30T15:28:00Z">
              <w:del w:id="16568"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569" w:author="thu nga" w:date="2024-10-01T10:51:00Z">
              <w:tcPr>
                <w:tcW w:w="1896" w:type="dxa"/>
                <w:gridSpan w:val="2"/>
              </w:tcPr>
            </w:tcPrChange>
          </w:tcPr>
          <w:p w14:paraId="6B22F893" w14:textId="2FB143CE" w:rsidR="007B7F57" w:rsidRPr="0052167B" w:rsidDel="007E0F89" w:rsidRDefault="000E4E67" w:rsidP="007B7F57">
            <w:pPr>
              <w:spacing w:before="0" w:line="240" w:lineRule="auto"/>
              <w:contextualSpacing w:val="0"/>
              <w:rPr>
                <w:del w:id="16570" w:author="Phuong Truong Thi" w:date="2024-10-08T18:12:00Z"/>
                <w:rFonts w:ascii="Times New Roman" w:eastAsia="Times New Roman" w:hAnsi="Times New Roman"/>
                <w:sz w:val="24"/>
                <w:szCs w:val="24"/>
                <w:lang w:eastAsia="vi-VN"/>
              </w:rPr>
            </w:pPr>
            <w:ins w:id="16571" w:author="thu nga" w:date="2024-10-01T10:17:00Z">
              <w:del w:id="16572"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573"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574" w:author="thu nga" w:date="2024-10-01T10:51:00Z">
              <w:tcPr>
                <w:tcW w:w="1910" w:type="dxa"/>
                <w:gridSpan w:val="3"/>
                <w:shd w:val="clear" w:color="auto" w:fill="auto"/>
                <w:noWrap/>
                <w:vAlign w:val="center"/>
              </w:tcPr>
            </w:tcPrChange>
          </w:tcPr>
          <w:p w14:paraId="37A71E8E" w14:textId="3E83064F" w:rsidR="007B7F57" w:rsidRPr="0052167B" w:rsidDel="007E0F89" w:rsidRDefault="007B7F57" w:rsidP="007B7F57">
            <w:pPr>
              <w:spacing w:before="0" w:line="240" w:lineRule="auto"/>
              <w:contextualSpacing w:val="0"/>
              <w:rPr>
                <w:del w:id="16575" w:author="Phuong Truong Thi" w:date="2024-10-08T18:12:00Z"/>
                <w:rFonts w:ascii="Times New Roman" w:eastAsia="Times New Roman" w:hAnsi="Times New Roman"/>
                <w:sz w:val="24"/>
                <w:szCs w:val="24"/>
                <w:lang w:val="vi-VN" w:eastAsia="vi-VN"/>
              </w:rPr>
            </w:pPr>
          </w:p>
        </w:tc>
        <w:tc>
          <w:tcPr>
            <w:tcW w:w="1134" w:type="dxa"/>
            <w:tcPrChange w:id="16576" w:author="thu nga" w:date="2024-10-01T10:51:00Z">
              <w:tcPr>
                <w:tcW w:w="737" w:type="dxa"/>
              </w:tcPr>
            </w:tcPrChange>
          </w:tcPr>
          <w:p w14:paraId="7E2FE1F9" w14:textId="67FFE05F" w:rsidR="007B7F57" w:rsidRPr="0052167B" w:rsidDel="007E0F89" w:rsidRDefault="007B7F57" w:rsidP="007B7F57">
            <w:pPr>
              <w:spacing w:before="0" w:line="240" w:lineRule="auto"/>
              <w:contextualSpacing w:val="0"/>
              <w:jc w:val="center"/>
              <w:rPr>
                <w:del w:id="16577" w:author="Phuong Truong Thi" w:date="2024-10-08T18:12:00Z"/>
                <w:rFonts w:ascii="Times New Roman" w:eastAsia="Times New Roman" w:hAnsi="Times New Roman"/>
                <w:sz w:val="24"/>
                <w:szCs w:val="24"/>
                <w:lang w:val="vi-VN" w:eastAsia="vi-VN"/>
              </w:rPr>
            </w:pPr>
            <w:del w:id="1657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E591C74" w14:textId="5481801C" w:rsidTr="00E57F75">
        <w:trPr>
          <w:trHeight w:val="276"/>
          <w:del w:id="16579" w:author="Phuong Truong Thi" w:date="2024-10-08T18:12:00Z"/>
          <w:trPrChange w:id="16580" w:author="thu nga" w:date="2024-10-01T10:51:00Z">
            <w:trPr>
              <w:trHeight w:val="276"/>
            </w:trPr>
          </w:trPrChange>
        </w:trPr>
        <w:tc>
          <w:tcPr>
            <w:tcW w:w="670" w:type="dxa"/>
            <w:shd w:val="clear" w:color="auto" w:fill="auto"/>
            <w:vAlign w:val="center"/>
            <w:tcPrChange w:id="16581" w:author="thu nga" w:date="2024-10-01T10:51:00Z">
              <w:tcPr>
                <w:tcW w:w="670" w:type="dxa"/>
                <w:shd w:val="clear" w:color="auto" w:fill="auto"/>
                <w:vAlign w:val="center"/>
              </w:tcPr>
            </w:tcPrChange>
          </w:tcPr>
          <w:p w14:paraId="3CDD025A" w14:textId="2C398CD0" w:rsidR="007B7F57" w:rsidRPr="0052167B" w:rsidDel="007E0F89" w:rsidRDefault="007B7F57" w:rsidP="007B7F57">
            <w:pPr>
              <w:pStyle w:val="ListParagraph"/>
              <w:numPr>
                <w:ilvl w:val="0"/>
                <w:numId w:val="68"/>
              </w:numPr>
              <w:spacing w:before="0" w:line="240" w:lineRule="auto"/>
              <w:contextualSpacing w:val="0"/>
              <w:jc w:val="left"/>
              <w:rPr>
                <w:del w:id="16582" w:author="Phuong Truong Thi" w:date="2024-10-08T18:12:00Z"/>
                <w:rFonts w:eastAsia="Times New Roman"/>
                <w:szCs w:val="24"/>
                <w:lang w:val="vi-VN" w:eastAsia="vi-VN"/>
              </w:rPr>
            </w:pPr>
          </w:p>
        </w:tc>
        <w:tc>
          <w:tcPr>
            <w:tcW w:w="2097" w:type="dxa"/>
            <w:gridSpan w:val="2"/>
            <w:shd w:val="clear" w:color="auto" w:fill="auto"/>
            <w:vAlign w:val="center"/>
            <w:tcPrChange w:id="16583" w:author="thu nga" w:date="2024-10-01T10:51:00Z">
              <w:tcPr>
                <w:tcW w:w="2097" w:type="dxa"/>
                <w:gridSpan w:val="2"/>
                <w:shd w:val="clear" w:color="auto" w:fill="auto"/>
                <w:vAlign w:val="center"/>
              </w:tcPr>
            </w:tcPrChange>
          </w:tcPr>
          <w:p w14:paraId="05B01A0E" w14:textId="391C7DD9" w:rsidR="007B7F57" w:rsidRPr="00763017" w:rsidDel="007E0F89" w:rsidRDefault="007B7F57" w:rsidP="007B7F57">
            <w:pPr>
              <w:spacing w:before="0" w:line="240" w:lineRule="auto"/>
              <w:contextualSpacing w:val="0"/>
              <w:rPr>
                <w:del w:id="16584" w:author="Phuong Truong Thi" w:date="2024-10-08T18:12:00Z"/>
                <w:rFonts w:ascii="Times New Roman" w:hAnsi="Times New Roman"/>
                <w:sz w:val="24"/>
                <w:szCs w:val="24"/>
                <w:lang w:val="vi-VN"/>
                <w:rPrChange w:id="16585" w:author="thu nga" w:date="2024-09-30T13:54:00Z">
                  <w:rPr>
                    <w:del w:id="16586" w:author="Phuong Truong Thi" w:date="2024-10-08T18:12:00Z"/>
                    <w:rFonts w:ascii="Times New Roman" w:hAnsi="Times New Roman"/>
                    <w:sz w:val="24"/>
                    <w:szCs w:val="24"/>
                  </w:rPr>
                </w:rPrChange>
              </w:rPr>
            </w:pPr>
            <w:del w:id="16587" w:author="Phuong Truong Thi" w:date="2024-10-08T18:12:00Z">
              <w:r w:rsidRPr="00763017" w:rsidDel="007E0F89">
                <w:rPr>
                  <w:rFonts w:ascii="Times New Roman" w:hAnsi="Times New Roman"/>
                  <w:color w:val="000000"/>
                  <w:sz w:val="24"/>
                  <w:szCs w:val="24"/>
                  <w:lang w:val="vi-VN"/>
                  <w:rPrChange w:id="16588" w:author="thu nga" w:date="2024-09-30T13:54:00Z">
                    <w:rPr>
                      <w:rFonts w:ascii="Times New Roman" w:hAnsi="Times New Roman"/>
                      <w:color w:val="000000"/>
                      <w:sz w:val="24"/>
                      <w:szCs w:val="24"/>
                    </w:rPr>
                  </w:rPrChange>
                </w:rPr>
                <w:delText>Chênh lệch số dư bình quân Casa so với tháng trước</w:delText>
              </w:r>
            </w:del>
          </w:p>
        </w:tc>
        <w:tc>
          <w:tcPr>
            <w:tcW w:w="2230" w:type="dxa"/>
            <w:vAlign w:val="center"/>
            <w:tcPrChange w:id="16589" w:author="thu nga" w:date="2024-10-01T10:51:00Z">
              <w:tcPr>
                <w:tcW w:w="2230" w:type="dxa"/>
                <w:vAlign w:val="center"/>
              </w:tcPr>
            </w:tcPrChange>
          </w:tcPr>
          <w:p w14:paraId="438925DF" w14:textId="3711AD12" w:rsidR="007B7F57" w:rsidRPr="00763017" w:rsidDel="007E0F89" w:rsidRDefault="007B7F57" w:rsidP="007B7F57">
            <w:pPr>
              <w:spacing w:before="0" w:line="240" w:lineRule="auto"/>
              <w:contextualSpacing w:val="0"/>
              <w:rPr>
                <w:del w:id="16590" w:author="Phuong Truong Thi" w:date="2024-10-08T18:12:00Z"/>
                <w:rFonts w:ascii="Times New Roman" w:eastAsia="Times New Roman" w:hAnsi="Times New Roman"/>
                <w:sz w:val="24"/>
                <w:szCs w:val="24"/>
                <w:lang w:val="vi-VN" w:eastAsia="vi-VN"/>
                <w:rPrChange w:id="16591" w:author="thu nga" w:date="2024-09-30T13:54:00Z">
                  <w:rPr>
                    <w:del w:id="16592" w:author="Phuong Truong Thi" w:date="2024-10-08T18:12:00Z"/>
                    <w:rFonts w:ascii="Times New Roman" w:eastAsia="Times New Roman" w:hAnsi="Times New Roman"/>
                    <w:sz w:val="24"/>
                    <w:szCs w:val="24"/>
                    <w:lang w:eastAsia="vi-VN"/>
                  </w:rPr>
                </w:rPrChange>
              </w:rPr>
            </w:pPr>
            <w:del w:id="16593" w:author="Phuong Truong Thi" w:date="2024-10-08T18:12:00Z">
              <w:r w:rsidRPr="00763017" w:rsidDel="007E0F89">
                <w:rPr>
                  <w:rFonts w:ascii="Times New Roman" w:hAnsi="Times New Roman"/>
                  <w:color w:val="000000"/>
                  <w:sz w:val="24"/>
                  <w:szCs w:val="24"/>
                  <w:lang w:val="vi-VN"/>
                  <w:rPrChange w:id="16594" w:author="thu nga" w:date="2024-09-30T13:54:00Z">
                    <w:rPr>
                      <w:rFonts w:ascii="Times New Roman" w:hAnsi="Times New Roman"/>
                      <w:color w:val="000000"/>
                      <w:sz w:val="24"/>
                      <w:szCs w:val="24"/>
                    </w:rPr>
                  </w:rPrChange>
                </w:rPr>
                <w:delText>Bằng ADB_Casa  tháng dữ liệu - ADB Casa tháng trước</w:delText>
              </w:r>
            </w:del>
          </w:p>
        </w:tc>
        <w:tc>
          <w:tcPr>
            <w:tcW w:w="963" w:type="dxa"/>
            <w:tcPrChange w:id="16595" w:author="thu nga" w:date="2024-10-01T10:51:00Z">
              <w:tcPr>
                <w:tcW w:w="963" w:type="dxa"/>
              </w:tcPr>
            </w:tcPrChange>
          </w:tcPr>
          <w:p w14:paraId="7CB17944" w14:textId="1A99121F" w:rsidR="007B7F57" w:rsidRPr="0052167B" w:rsidDel="007E0F89" w:rsidRDefault="007B7F57" w:rsidP="007B7F57">
            <w:pPr>
              <w:spacing w:before="0" w:line="240" w:lineRule="auto"/>
              <w:contextualSpacing w:val="0"/>
              <w:rPr>
                <w:del w:id="16596" w:author="Phuong Truong Thi" w:date="2024-10-08T18:12:00Z"/>
                <w:rFonts w:ascii="Times New Roman" w:eastAsia="Times New Roman" w:hAnsi="Times New Roman"/>
                <w:sz w:val="24"/>
                <w:szCs w:val="24"/>
                <w:lang w:eastAsia="vi-VN"/>
              </w:rPr>
            </w:pPr>
            <w:ins w:id="16597" w:author="thu nga" w:date="2024-09-30T15:28:00Z">
              <w:del w:id="16598"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599" w:author="thu nga" w:date="2024-10-01T10:51:00Z">
              <w:tcPr>
                <w:tcW w:w="1896" w:type="dxa"/>
                <w:gridSpan w:val="2"/>
              </w:tcPr>
            </w:tcPrChange>
          </w:tcPr>
          <w:p w14:paraId="4FE43904" w14:textId="6BE3804B" w:rsidR="007B7F57" w:rsidRPr="0052167B" w:rsidDel="007E0F89" w:rsidRDefault="000E4E67" w:rsidP="007B7F57">
            <w:pPr>
              <w:spacing w:before="0" w:line="240" w:lineRule="auto"/>
              <w:contextualSpacing w:val="0"/>
              <w:rPr>
                <w:del w:id="16600" w:author="Phuong Truong Thi" w:date="2024-10-08T18:12:00Z"/>
                <w:rFonts w:ascii="Times New Roman" w:eastAsia="Times New Roman" w:hAnsi="Times New Roman"/>
                <w:sz w:val="24"/>
                <w:szCs w:val="24"/>
                <w:lang w:eastAsia="vi-VN"/>
              </w:rPr>
            </w:pPr>
            <w:ins w:id="16601" w:author="thu nga" w:date="2024-10-01T10:17:00Z">
              <w:del w:id="16602"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603"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604" w:author="thu nga" w:date="2024-10-01T10:51:00Z">
              <w:tcPr>
                <w:tcW w:w="1910" w:type="dxa"/>
                <w:gridSpan w:val="3"/>
                <w:shd w:val="clear" w:color="auto" w:fill="auto"/>
                <w:noWrap/>
                <w:vAlign w:val="center"/>
              </w:tcPr>
            </w:tcPrChange>
          </w:tcPr>
          <w:p w14:paraId="016C358F" w14:textId="11BDB74F" w:rsidR="007B7F57" w:rsidRPr="0052167B" w:rsidDel="007E0F89" w:rsidRDefault="007B7F57" w:rsidP="007B7F57">
            <w:pPr>
              <w:spacing w:before="0" w:line="240" w:lineRule="auto"/>
              <w:contextualSpacing w:val="0"/>
              <w:rPr>
                <w:del w:id="16605" w:author="Phuong Truong Thi" w:date="2024-10-08T18:12:00Z"/>
                <w:rFonts w:ascii="Times New Roman" w:eastAsia="Times New Roman" w:hAnsi="Times New Roman"/>
                <w:sz w:val="24"/>
                <w:szCs w:val="24"/>
                <w:lang w:val="vi-VN" w:eastAsia="vi-VN"/>
              </w:rPr>
            </w:pPr>
          </w:p>
        </w:tc>
        <w:tc>
          <w:tcPr>
            <w:tcW w:w="1134" w:type="dxa"/>
            <w:tcPrChange w:id="16606" w:author="thu nga" w:date="2024-10-01T10:51:00Z">
              <w:tcPr>
                <w:tcW w:w="737" w:type="dxa"/>
              </w:tcPr>
            </w:tcPrChange>
          </w:tcPr>
          <w:p w14:paraId="1323C56A" w14:textId="1DEE2801" w:rsidR="007B7F57" w:rsidRPr="0052167B" w:rsidDel="007E0F89" w:rsidRDefault="007B7F57" w:rsidP="007B7F57">
            <w:pPr>
              <w:spacing w:before="0" w:line="240" w:lineRule="auto"/>
              <w:contextualSpacing w:val="0"/>
              <w:jc w:val="center"/>
              <w:rPr>
                <w:del w:id="16607" w:author="Phuong Truong Thi" w:date="2024-10-08T18:12:00Z"/>
                <w:rFonts w:ascii="Times New Roman" w:eastAsia="Times New Roman" w:hAnsi="Times New Roman"/>
                <w:sz w:val="24"/>
                <w:szCs w:val="24"/>
                <w:lang w:val="vi-VN" w:eastAsia="vi-VN"/>
              </w:rPr>
            </w:pPr>
            <w:del w:id="1660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DFA9AED" w14:textId="4BAB6937" w:rsidTr="00E57F75">
        <w:trPr>
          <w:trHeight w:val="276"/>
          <w:del w:id="16609" w:author="Phuong Truong Thi" w:date="2024-10-08T18:12:00Z"/>
          <w:trPrChange w:id="16610" w:author="thu nga" w:date="2024-10-01T10:51:00Z">
            <w:trPr>
              <w:trHeight w:val="276"/>
            </w:trPr>
          </w:trPrChange>
        </w:trPr>
        <w:tc>
          <w:tcPr>
            <w:tcW w:w="670" w:type="dxa"/>
            <w:shd w:val="clear" w:color="auto" w:fill="auto"/>
            <w:vAlign w:val="center"/>
            <w:tcPrChange w:id="16611" w:author="thu nga" w:date="2024-10-01T10:51:00Z">
              <w:tcPr>
                <w:tcW w:w="670" w:type="dxa"/>
                <w:shd w:val="clear" w:color="auto" w:fill="auto"/>
                <w:vAlign w:val="center"/>
              </w:tcPr>
            </w:tcPrChange>
          </w:tcPr>
          <w:p w14:paraId="1BA58564" w14:textId="071C9289" w:rsidR="007B7F57" w:rsidRPr="0052167B" w:rsidDel="007E0F89" w:rsidRDefault="007B7F57" w:rsidP="007B7F57">
            <w:pPr>
              <w:pStyle w:val="ListParagraph"/>
              <w:numPr>
                <w:ilvl w:val="0"/>
                <w:numId w:val="68"/>
              </w:numPr>
              <w:spacing w:before="0" w:line="240" w:lineRule="auto"/>
              <w:contextualSpacing w:val="0"/>
              <w:jc w:val="left"/>
              <w:rPr>
                <w:del w:id="16612" w:author="Phuong Truong Thi" w:date="2024-10-08T18:12:00Z"/>
                <w:rFonts w:eastAsia="Times New Roman"/>
                <w:szCs w:val="24"/>
                <w:lang w:val="vi-VN" w:eastAsia="vi-VN"/>
              </w:rPr>
            </w:pPr>
          </w:p>
        </w:tc>
        <w:tc>
          <w:tcPr>
            <w:tcW w:w="2097" w:type="dxa"/>
            <w:gridSpan w:val="2"/>
            <w:shd w:val="clear" w:color="auto" w:fill="auto"/>
            <w:vAlign w:val="center"/>
            <w:tcPrChange w:id="16613" w:author="thu nga" w:date="2024-10-01T10:51:00Z">
              <w:tcPr>
                <w:tcW w:w="2097" w:type="dxa"/>
                <w:gridSpan w:val="2"/>
                <w:shd w:val="clear" w:color="auto" w:fill="auto"/>
                <w:vAlign w:val="center"/>
              </w:tcPr>
            </w:tcPrChange>
          </w:tcPr>
          <w:p w14:paraId="37FB170F" w14:textId="7344BBCF" w:rsidR="007B7F57" w:rsidRPr="00763017" w:rsidDel="007E0F89" w:rsidRDefault="007B7F57" w:rsidP="007B7F57">
            <w:pPr>
              <w:spacing w:before="0" w:line="240" w:lineRule="auto"/>
              <w:contextualSpacing w:val="0"/>
              <w:rPr>
                <w:del w:id="16614" w:author="Phuong Truong Thi" w:date="2024-10-08T18:12:00Z"/>
                <w:rFonts w:ascii="Times New Roman" w:hAnsi="Times New Roman"/>
                <w:sz w:val="24"/>
                <w:szCs w:val="24"/>
                <w:lang w:val="vi-VN"/>
                <w:rPrChange w:id="16615" w:author="thu nga" w:date="2024-09-30T13:54:00Z">
                  <w:rPr>
                    <w:del w:id="16616" w:author="Phuong Truong Thi" w:date="2024-10-08T18:12:00Z"/>
                    <w:rFonts w:ascii="Times New Roman" w:hAnsi="Times New Roman"/>
                    <w:sz w:val="24"/>
                    <w:szCs w:val="24"/>
                  </w:rPr>
                </w:rPrChange>
              </w:rPr>
            </w:pPr>
            <w:del w:id="16617" w:author="Phuong Truong Thi" w:date="2024-10-08T18:12:00Z">
              <w:r w:rsidRPr="00763017" w:rsidDel="007E0F89">
                <w:rPr>
                  <w:rFonts w:ascii="Times New Roman" w:hAnsi="Times New Roman"/>
                  <w:color w:val="000000"/>
                  <w:sz w:val="24"/>
                  <w:szCs w:val="24"/>
                  <w:lang w:val="vi-VN"/>
                  <w:rPrChange w:id="16618" w:author="thu nga" w:date="2024-09-30T13:54:00Z">
                    <w:rPr>
                      <w:rFonts w:ascii="Times New Roman" w:hAnsi="Times New Roman"/>
                      <w:color w:val="000000"/>
                      <w:sz w:val="24"/>
                      <w:szCs w:val="24"/>
                    </w:rPr>
                  </w:rPrChange>
                </w:rPr>
                <w:delText>ADB_Casa 3 tháng gần nhất</w:delText>
              </w:r>
            </w:del>
          </w:p>
        </w:tc>
        <w:tc>
          <w:tcPr>
            <w:tcW w:w="2230" w:type="dxa"/>
            <w:vAlign w:val="center"/>
            <w:tcPrChange w:id="16619" w:author="thu nga" w:date="2024-10-01T10:51:00Z">
              <w:tcPr>
                <w:tcW w:w="2230" w:type="dxa"/>
                <w:vAlign w:val="center"/>
              </w:tcPr>
            </w:tcPrChange>
          </w:tcPr>
          <w:p w14:paraId="3BB436A0" w14:textId="0CFC7551" w:rsidR="007B7F57" w:rsidRPr="00763017" w:rsidDel="007E0F89" w:rsidRDefault="007B7F57" w:rsidP="007B7F57">
            <w:pPr>
              <w:spacing w:before="0" w:line="240" w:lineRule="auto"/>
              <w:contextualSpacing w:val="0"/>
              <w:rPr>
                <w:del w:id="16620" w:author="Phuong Truong Thi" w:date="2024-10-08T18:12:00Z"/>
                <w:rFonts w:ascii="Times New Roman" w:eastAsia="Times New Roman" w:hAnsi="Times New Roman"/>
                <w:sz w:val="24"/>
                <w:szCs w:val="24"/>
                <w:lang w:val="vi-VN" w:eastAsia="vi-VN"/>
                <w:rPrChange w:id="16621" w:author="thu nga" w:date="2024-09-30T13:54:00Z">
                  <w:rPr>
                    <w:del w:id="16622" w:author="Phuong Truong Thi" w:date="2024-10-08T18:12:00Z"/>
                    <w:rFonts w:ascii="Times New Roman" w:eastAsia="Times New Roman" w:hAnsi="Times New Roman"/>
                    <w:sz w:val="24"/>
                    <w:szCs w:val="24"/>
                    <w:lang w:eastAsia="vi-VN"/>
                  </w:rPr>
                </w:rPrChange>
              </w:rPr>
            </w:pPr>
            <w:del w:id="16623" w:author="Phuong Truong Thi" w:date="2024-10-08T18:12:00Z">
              <w:r w:rsidRPr="00763017" w:rsidDel="007E0F89">
                <w:rPr>
                  <w:rFonts w:ascii="Times New Roman" w:hAnsi="Times New Roman"/>
                  <w:color w:val="000000"/>
                  <w:sz w:val="24"/>
                  <w:szCs w:val="24"/>
                  <w:lang w:val="vi-VN"/>
                  <w:rPrChange w:id="16624" w:author="thu nga" w:date="2024-09-30T13:54:00Z">
                    <w:rPr>
                      <w:rFonts w:ascii="Times New Roman" w:hAnsi="Times New Roman"/>
                      <w:color w:val="000000"/>
                      <w:sz w:val="24"/>
                      <w:szCs w:val="24"/>
                    </w:rPr>
                  </w:rPrChange>
                </w:rPr>
                <w:delText>ADB Casa của các Tài khoản thanh toán (Category là TKTT) 3 tháng gần nhất. Average daily balance (ADB) là Số dư bình quân hàng ngày của các Tài khoản thanh toán (Category là TKTT)</w:delText>
              </w:r>
            </w:del>
          </w:p>
        </w:tc>
        <w:tc>
          <w:tcPr>
            <w:tcW w:w="963" w:type="dxa"/>
            <w:tcPrChange w:id="16625" w:author="thu nga" w:date="2024-10-01T10:51:00Z">
              <w:tcPr>
                <w:tcW w:w="963" w:type="dxa"/>
              </w:tcPr>
            </w:tcPrChange>
          </w:tcPr>
          <w:p w14:paraId="15864858" w14:textId="04AE7248" w:rsidR="007B7F57" w:rsidRPr="0052167B" w:rsidDel="007E0F89" w:rsidRDefault="007B7F57" w:rsidP="007B7F57">
            <w:pPr>
              <w:spacing w:before="0" w:line="240" w:lineRule="auto"/>
              <w:contextualSpacing w:val="0"/>
              <w:rPr>
                <w:del w:id="16626" w:author="Phuong Truong Thi" w:date="2024-10-08T18:12:00Z"/>
                <w:rFonts w:ascii="Times New Roman" w:eastAsia="Times New Roman" w:hAnsi="Times New Roman"/>
                <w:sz w:val="24"/>
                <w:szCs w:val="24"/>
                <w:lang w:eastAsia="vi-VN"/>
              </w:rPr>
            </w:pPr>
            <w:ins w:id="16627" w:author="thu nga" w:date="2024-09-30T15:28:00Z">
              <w:del w:id="16628"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629" w:author="thu nga" w:date="2024-10-01T10:51:00Z">
              <w:tcPr>
                <w:tcW w:w="1896" w:type="dxa"/>
                <w:gridSpan w:val="2"/>
              </w:tcPr>
            </w:tcPrChange>
          </w:tcPr>
          <w:p w14:paraId="36B06A19" w14:textId="40FF1C59" w:rsidR="007B7F57" w:rsidRPr="0052167B" w:rsidDel="007E0F89" w:rsidRDefault="000E4E67" w:rsidP="007B7F57">
            <w:pPr>
              <w:spacing w:before="0" w:line="240" w:lineRule="auto"/>
              <w:contextualSpacing w:val="0"/>
              <w:rPr>
                <w:del w:id="16630" w:author="Phuong Truong Thi" w:date="2024-10-08T18:12:00Z"/>
                <w:rFonts w:ascii="Times New Roman" w:eastAsia="Times New Roman" w:hAnsi="Times New Roman"/>
                <w:sz w:val="24"/>
                <w:szCs w:val="24"/>
                <w:lang w:eastAsia="vi-VN"/>
              </w:rPr>
            </w:pPr>
            <w:ins w:id="16631" w:author="thu nga" w:date="2024-10-01T10:17:00Z">
              <w:del w:id="16632"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633"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634" w:author="thu nga" w:date="2024-10-01T10:51:00Z">
              <w:tcPr>
                <w:tcW w:w="1910" w:type="dxa"/>
                <w:gridSpan w:val="3"/>
                <w:shd w:val="clear" w:color="auto" w:fill="auto"/>
                <w:noWrap/>
                <w:vAlign w:val="center"/>
              </w:tcPr>
            </w:tcPrChange>
          </w:tcPr>
          <w:p w14:paraId="28E31E25" w14:textId="15EF4AB7" w:rsidR="007B7F57" w:rsidRPr="0052167B" w:rsidDel="007E0F89" w:rsidRDefault="007B7F57" w:rsidP="007B7F57">
            <w:pPr>
              <w:spacing w:before="0" w:line="240" w:lineRule="auto"/>
              <w:contextualSpacing w:val="0"/>
              <w:rPr>
                <w:del w:id="16635" w:author="Phuong Truong Thi" w:date="2024-10-08T18:12:00Z"/>
                <w:rFonts w:ascii="Times New Roman" w:eastAsia="Times New Roman" w:hAnsi="Times New Roman"/>
                <w:sz w:val="24"/>
                <w:szCs w:val="24"/>
                <w:lang w:val="vi-VN" w:eastAsia="vi-VN"/>
              </w:rPr>
            </w:pPr>
          </w:p>
        </w:tc>
        <w:tc>
          <w:tcPr>
            <w:tcW w:w="1134" w:type="dxa"/>
            <w:tcPrChange w:id="16636" w:author="thu nga" w:date="2024-10-01T10:51:00Z">
              <w:tcPr>
                <w:tcW w:w="737" w:type="dxa"/>
              </w:tcPr>
            </w:tcPrChange>
          </w:tcPr>
          <w:p w14:paraId="52ECB578" w14:textId="088E06E6" w:rsidR="007B7F57" w:rsidRPr="0052167B" w:rsidDel="007E0F89" w:rsidRDefault="007B7F57" w:rsidP="007B7F57">
            <w:pPr>
              <w:spacing w:before="0" w:line="240" w:lineRule="auto"/>
              <w:contextualSpacing w:val="0"/>
              <w:jc w:val="center"/>
              <w:rPr>
                <w:del w:id="16637" w:author="Phuong Truong Thi" w:date="2024-10-08T18:12:00Z"/>
                <w:rFonts w:ascii="Times New Roman" w:eastAsia="Times New Roman" w:hAnsi="Times New Roman"/>
                <w:sz w:val="24"/>
                <w:szCs w:val="24"/>
                <w:lang w:val="vi-VN" w:eastAsia="vi-VN"/>
              </w:rPr>
            </w:pPr>
            <w:del w:id="1663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767D6603" w14:textId="543A14CE" w:rsidTr="00E57F75">
        <w:trPr>
          <w:trHeight w:val="276"/>
          <w:del w:id="16639" w:author="Phuong Truong Thi" w:date="2024-10-08T18:12:00Z"/>
          <w:trPrChange w:id="16640" w:author="thu nga" w:date="2024-10-01T10:51:00Z">
            <w:trPr>
              <w:trHeight w:val="276"/>
            </w:trPr>
          </w:trPrChange>
        </w:trPr>
        <w:tc>
          <w:tcPr>
            <w:tcW w:w="670" w:type="dxa"/>
            <w:shd w:val="clear" w:color="auto" w:fill="auto"/>
            <w:vAlign w:val="center"/>
            <w:tcPrChange w:id="16641" w:author="thu nga" w:date="2024-10-01T10:51:00Z">
              <w:tcPr>
                <w:tcW w:w="670" w:type="dxa"/>
                <w:shd w:val="clear" w:color="auto" w:fill="auto"/>
                <w:vAlign w:val="center"/>
              </w:tcPr>
            </w:tcPrChange>
          </w:tcPr>
          <w:p w14:paraId="6D88980A" w14:textId="09F03DA6" w:rsidR="007B7F57" w:rsidRPr="0052167B" w:rsidDel="007E0F89" w:rsidRDefault="007B7F57" w:rsidP="007B7F57">
            <w:pPr>
              <w:pStyle w:val="ListParagraph"/>
              <w:numPr>
                <w:ilvl w:val="0"/>
                <w:numId w:val="68"/>
              </w:numPr>
              <w:spacing w:before="0" w:line="240" w:lineRule="auto"/>
              <w:contextualSpacing w:val="0"/>
              <w:jc w:val="left"/>
              <w:rPr>
                <w:del w:id="16642" w:author="Phuong Truong Thi" w:date="2024-10-08T18:12:00Z"/>
                <w:rFonts w:eastAsia="Times New Roman"/>
                <w:szCs w:val="24"/>
                <w:lang w:val="vi-VN" w:eastAsia="vi-VN"/>
              </w:rPr>
            </w:pPr>
          </w:p>
        </w:tc>
        <w:tc>
          <w:tcPr>
            <w:tcW w:w="2097" w:type="dxa"/>
            <w:gridSpan w:val="2"/>
            <w:shd w:val="clear" w:color="auto" w:fill="auto"/>
            <w:vAlign w:val="center"/>
            <w:tcPrChange w:id="16643" w:author="thu nga" w:date="2024-10-01T10:51:00Z">
              <w:tcPr>
                <w:tcW w:w="2097" w:type="dxa"/>
                <w:gridSpan w:val="2"/>
                <w:shd w:val="clear" w:color="auto" w:fill="auto"/>
                <w:vAlign w:val="center"/>
              </w:tcPr>
            </w:tcPrChange>
          </w:tcPr>
          <w:p w14:paraId="2C3DA900" w14:textId="00721446" w:rsidR="007B7F57" w:rsidRPr="00763017" w:rsidDel="007E0F89" w:rsidRDefault="007B7F57" w:rsidP="007B7F57">
            <w:pPr>
              <w:spacing w:before="0" w:line="240" w:lineRule="auto"/>
              <w:contextualSpacing w:val="0"/>
              <w:rPr>
                <w:del w:id="16644" w:author="Phuong Truong Thi" w:date="2024-10-08T18:12:00Z"/>
                <w:rFonts w:ascii="Times New Roman" w:hAnsi="Times New Roman"/>
                <w:color w:val="000000"/>
                <w:sz w:val="24"/>
                <w:szCs w:val="24"/>
                <w:lang w:val="vi-VN"/>
                <w:rPrChange w:id="16645" w:author="thu nga" w:date="2024-09-30T13:54:00Z">
                  <w:rPr>
                    <w:del w:id="16646" w:author="Phuong Truong Thi" w:date="2024-10-08T18:12:00Z"/>
                    <w:rFonts w:ascii="Times New Roman" w:hAnsi="Times New Roman"/>
                    <w:color w:val="000000"/>
                    <w:sz w:val="24"/>
                    <w:szCs w:val="24"/>
                  </w:rPr>
                </w:rPrChange>
              </w:rPr>
            </w:pPr>
            <w:del w:id="16647" w:author="Phuong Truong Thi" w:date="2024-10-08T18:12:00Z">
              <w:r w:rsidRPr="00763017" w:rsidDel="007E0F89">
                <w:rPr>
                  <w:rFonts w:ascii="Times New Roman" w:hAnsi="Times New Roman"/>
                  <w:color w:val="000000"/>
                  <w:sz w:val="24"/>
                  <w:szCs w:val="24"/>
                  <w:lang w:val="vi-VN"/>
                  <w:rPrChange w:id="16648" w:author="thu nga" w:date="2024-09-30T13:54:00Z">
                    <w:rPr>
                      <w:rFonts w:ascii="Times New Roman" w:hAnsi="Times New Roman"/>
                      <w:color w:val="000000"/>
                      <w:sz w:val="24"/>
                      <w:szCs w:val="24"/>
                    </w:rPr>
                  </w:rPrChange>
                </w:rPr>
                <w:delText>SL TK casa chất lượng được tính trong tháng</w:delText>
              </w:r>
            </w:del>
          </w:p>
        </w:tc>
        <w:tc>
          <w:tcPr>
            <w:tcW w:w="2230" w:type="dxa"/>
            <w:vAlign w:val="center"/>
            <w:tcPrChange w:id="16649" w:author="thu nga" w:date="2024-10-01T10:51:00Z">
              <w:tcPr>
                <w:tcW w:w="2230" w:type="dxa"/>
                <w:vAlign w:val="center"/>
              </w:tcPr>
            </w:tcPrChange>
          </w:tcPr>
          <w:p w14:paraId="251E63F5" w14:textId="7F86B2E7" w:rsidR="007B7F57" w:rsidRPr="002F0D98" w:rsidDel="007E0F89" w:rsidRDefault="007B7F57" w:rsidP="007B7F57">
            <w:pPr>
              <w:spacing w:before="0" w:line="240" w:lineRule="auto"/>
              <w:contextualSpacing w:val="0"/>
              <w:rPr>
                <w:del w:id="16650" w:author="Phuong Truong Thi" w:date="2024-10-08T18:12:00Z"/>
                <w:rFonts w:ascii="Times New Roman" w:eastAsia="Times New Roman" w:hAnsi="Times New Roman"/>
                <w:sz w:val="24"/>
                <w:szCs w:val="24"/>
                <w:lang w:val="vi-VN" w:eastAsia="vi-VN"/>
              </w:rPr>
            </w:pPr>
            <w:del w:id="16651" w:author="Phuong Truong Thi" w:date="2024-10-08T18:12:00Z">
              <w:r w:rsidRPr="00763017" w:rsidDel="007E0F89">
                <w:rPr>
                  <w:rFonts w:ascii="Times New Roman" w:hAnsi="Times New Roman"/>
                  <w:sz w:val="24"/>
                  <w:szCs w:val="24"/>
                  <w:lang w:val="vi-VN"/>
                  <w:rPrChange w:id="16652" w:author="thu nga" w:date="2024-09-30T13:54:00Z">
                    <w:rPr>
                      <w:rFonts w:ascii="Times New Roman" w:hAnsi="Times New Roman"/>
                      <w:sz w:val="24"/>
                      <w:szCs w:val="24"/>
                    </w:rPr>
                  </w:rPrChange>
                </w:rPr>
                <w:delText xml:space="preserve">Số lượng TK casa CL được tính KPI trong tháng </w:delText>
              </w:r>
              <w:r w:rsidRPr="00763017" w:rsidDel="007E0F89">
                <w:rPr>
                  <w:rFonts w:ascii="Times New Roman" w:hAnsi="Times New Roman"/>
                  <w:sz w:val="24"/>
                  <w:szCs w:val="24"/>
                  <w:lang w:val="vi-VN"/>
                  <w:rPrChange w:id="16653" w:author="thu nga" w:date="2024-09-30T13:54:00Z">
                    <w:rPr>
                      <w:rFonts w:ascii="Times New Roman" w:hAnsi="Times New Roman"/>
                      <w:sz w:val="24"/>
                      <w:szCs w:val="24"/>
                    </w:rPr>
                  </w:rPrChange>
                </w:rPr>
                <w:br/>
                <w:delText>Là tài khoản mới gắn theo các chức danh để đánh giá mức độ hiệu quả của Sale:</w:delText>
              </w:r>
              <w:r w:rsidRPr="00763017" w:rsidDel="007E0F89">
                <w:rPr>
                  <w:rFonts w:ascii="Times New Roman" w:hAnsi="Times New Roman"/>
                  <w:sz w:val="24"/>
                  <w:szCs w:val="24"/>
                  <w:lang w:val="vi-VN"/>
                  <w:rPrChange w:id="16654" w:author="thu nga" w:date="2024-09-30T13:54:00Z">
                    <w:rPr>
                      <w:rFonts w:ascii="Times New Roman" w:hAnsi="Times New Roman"/>
                      <w:sz w:val="24"/>
                      <w:szCs w:val="24"/>
                    </w:rPr>
                  </w:rPrChange>
                </w:rPr>
                <w:br/>
                <w:delText>+ Đối với tài khoản AF: Là tài khoản có số dư casa bình quân &gt;= 40tr tại 1 tháng bất kỳ trong vòng 1 năm liên tiếp kể từ tháng mở tài khoản; =&gt; không áp dụng ở sheet này</w:delText>
              </w:r>
              <w:r w:rsidRPr="00763017" w:rsidDel="007E0F89">
                <w:rPr>
                  <w:rFonts w:ascii="Times New Roman" w:hAnsi="Times New Roman"/>
                  <w:sz w:val="24"/>
                  <w:szCs w:val="24"/>
                  <w:lang w:val="vi-VN"/>
                  <w:rPrChange w:id="16655" w:author="thu nga" w:date="2024-09-30T13:54:00Z">
                    <w:rPr>
                      <w:rFonts w:ascii="Times New Roman" w:hAnsi="Times New Roman"/>
                      <w:sz w:val="24"/>
                      <w:szCs w:val="24"/>
                    </w:rPr>
                  </w:rPrChange>
                </w:rPr>
                <w:br/>
                <w:delText xml:space="preserve"> + Đối với Tài khoản mới chất lượng gắn các vị trí còn lại hoặc các tài khoản chưa gắn vị trí: Là tài khoản có số dư casa bình quân &gt;= 2tr tại 1 tháng bất kỳ trong vòng  năm kể từ tháng mở Tài khoản =&gt; áp dụng cho MAF</w:delText>
              </w:r>
              <w:r w:rsidRPr="00763017" w:rsidDel="007E0F89">
                <w:rPr>
                  <w:rFonts w:ascii="Times New Roman" w:hAnsi="Times New Roman"/>
                  <w:sz w:val="24"/>
                  <w:szCs w:val="24"/>
                  <w:lang w:val="vi-VN"/>
                  <w:rPrChange w:id="16656" w:author="thu nga" w:date="2024-09-30T13:54:00Z">
                    <w:rPr>
                      <w:rFonts w:ascii="Times New Roman" w:hAnsi="Times New Roman"/>
                      <w:sz w:val="24"/>
                      <w:szCs w:val="24"/>
                    </w:rPr>
                  </w:rPrChange>
                </w:rPr>
                <w:br/>
                <w:delText>- Các TK được ghi nhận là TK CL là TK chưa được tính KPI Incentive theo diện TK CL trong vòng 12 tháng trước đó</w:delText>
              </w:r>
              <w:r w:rsidRPr="00763017" w:rsidDel="007E0F89">
                <w:rPr>
                  <w:rFonts w:ascii="Times New Roman" w:hAnsi="Times New Roman"/>
                  <w:sz w:val="24"/>
                  <w:szCs w:val="24"/>
                  <w:lang w:val="vi-VN"/>
                  <w:rPrChange w:id="16657" w:author="thu nga" w:date="2024-09-30T13:54:00Z">
                    <w:rPr>
                      <w:rFonts w:ascii="Times New Roman" w:hAnsi="Times New Roman"/>
                      <w:sz w:val="24"/>
                      <w:szCs w:val="24"/>
                    </w:rPr>
                  </w:rPrChange>
                </w:rPr>
                <w:br/>
                <w:delText>VD: Tháng chốt dữ liệu 01/2023.</w:delText>
              </w:r>
              <w:r w:rsidRPr="00763017" w:rsidDel="007E0F89">
                <w:rPr>
                  <w:rFonts w:ascii="Times New Roman" w:hAnsi="Times New Roman"/>
                  <w:sz w:val="24"/>
                  <w:szCs w:val="24"/>
                  <w:lang w:val="vi-VN"/>
                  <w:rPrChange w:id="16658" w:author="thu nga" w:date="2024-09-30T13:54:00Z">
                    <w:rPr>
                      <w:rFonts w:ascii="Times New Roman" w:hAnsi="Times New Roman"/>
                      <w:sz w:val="24"/>
                      <w:szCs w:val="24"/>
                    </w:rPr>
                  </w:rPrChange>
                </w:rPr>
                <w:br/>
              </w:r>
              <w:r w:rsidRPr="002F0D98" w:rsidDel="007E0F89">
                <w:rPr>
                  <w:rFonts w:ascii="Times New Roman" w:hAnsi="Times New Roman"/>
                  <w:sz w:val="24"/>
                  <w:szCs w:val="24"/>
                  <w:lang w:val="vi-VN"/>
                </w:rPr>
                <w:delText>Xét toàn bộ tài khoản mở từ tháng 01/02/2022 đến 31/01/2023 đối với chức danh RM có ĐK ADB CASA tại 1 tháng bất kỳ &gt;=40tr và các chức danh còn lại có ADB CASA &gt;=2tr.</w:delText>
              </w:r>
            </w:del>
          </w:p>
        </w:tc>
        <w:tc>
          <w:tcPr>
            <w:tcW w:w="963" w:type="dxa"/>
            <w:tcPrChange w:id="16659" w:author="thu nga" w:date="2024-10-01T10:51:00Z">
              <w:tcPr>
                <w:tcW w:w="963" w:type="dxa"/>
              </w:tcPr>
            </w:tcPrChange>
          </w:tcPr>
          <w:p w14:paraId="0C9188CE" w14:textId="6B2BF3F5" w:rsidR="007B7F57" w:rsidRPr="0052167B" w:rsidDel="007E0F89" w:rsidRDefault="007B7F57" w:rsidP="007B7F57">
            <w:pPr>
              <w:spacing w:before="0" w:line="240" w:lineRule="auto"/>
              <w:contextualSpacing w:val="0"/>
              <w:rPr>
                <w:del w:id="16660" w:author="Phuong Truong Thi" w:date="2024-10-08T18:12:00Z"/>
                <w:rFonts w:ascii="Times New Roman" w:eastAsia="Times New Roman" w:hAnsi="Times New Roman"/>
                <w:sz w:val="24"/>
                <w:szCs w:val="24"/>
                <w:lang w:eastAsia="vi-VN"/>
              </w:rPr>
            </w:pPr>
            <w:ins w:id="16661" w:author="thu nga" w:date="2024-09-30T15:28:00Z">
              <w:del w:id="16662" w:author="Phuong Truong Thi" w:date="2024-10-08T18:12:00Z">
                <w:r w:rsidRPr="00D721FE" w:rsidDel="007E0F89">
                  <w:rPr>
                    <w:rFonts w:ascii="Times New Roman" w:eastAsia="Times New Roman" w:hAnsi="Times New Roman"/>
                    <w:sz w:val="24"/>
                    <w:szCs w:val="24"/>
                    <w:lang w:val="vi-VN" w:eastAsia="vi-VN"/>
                  </w:rPr>
                  <w:delText>CRM</w:delText>
                </w:r>
              </w:del>
            </w:ins>
          </w:p>
        </w:tc>
        <w:tc>
          <w:tcPr>
            <w:tcW w:w="1166" w:type="dxa"/>
            <w:tcPrChange w:id="16663" w:author="thu nga" w:date="2024-10-01T10:51:00Z">
              <w:tcPr>
                <w:tcW w:w="1896" w:type="dxa"/>
                <w:gridSpan w:val="2"/>
              </w:tcPr>
            </w:tcPrChange>
          </w:tcPr>
          <w:p w14:paraId="54893818" w14:textId="3FC46532" w:rsidR="007B7F57" w:rsidRPr="0052167B" w:rsidDel="007E0F89" w:rsidRDefault="007B7F57" w:rsidP="007B7F57">
            <w:pPr>
              <w:spacing w:before="0" w:line="240" w:lineRule="auto"/>
              <w:contextualSpacing w:val="0"/>
              <w:rPr>
                <w:del w:id="16664" w:author="Phuong Truong Thi" w:date="2024-10-08T18:12:00Z"/>
                <w:rFonts w:ascii="Times New Roman" w:eastAsia="Times New Roman" w:hAnsi="Times New Roman"/>
                <w:sz w:val="24"/>
                <w:szCs w:val="24"/>
                <w:lang w:eastAsia="vi-VN"/>
              </w:rPr>
            </w:pPr>
            <w:del w:id="16665"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666" w:author="thu nga" w:date="2024-10-01T10:51:00Z">
              <w:tcPr>
                <w:tcW w:w="1910" w:type="dxa"/>
                <w:gridSpan w:val="3"/>
                <w:shd w:val="clear" w:color="auto" w:fill="auto"/>
                <w:noWrap/>
                <w:vAlign w:val="center"/>
              </w:tcPr>
            </w:tcPrChange>
          </w:tcPr>
          <w:p w14:paraId="2F39DB6B" w14:textId="6C6AF931" w:rsidR="007B7F57" w:rsidRPr="0052167B" w:rsidDel="007E0F89" w:rsidRDefault="007B7F57" w:rsidP="007B7F57">
            <w:pPr>
              <w:spacing w:before="0" w:line="240" w:lineRule="auto"/>
              <w:contextualSpacing w:val="0"/>
              <w:rPr>
                <w:del w:id="16667" w:author="Phuong Truong Thi" w:date="2024-10-08T18:12:00Z"/>
                <w:rFonts w:ascii="Times New Roman" w:eastAsia="Times New Roman" w:hAnsi="Times New Roman"/>
                <w:sz w:val="24"/>
                <w:szCs w:val="24"/>
                <w:lang w:val="vi-VN" w:eastAsia="vi-VN"/>
              </w:rPr>
            </w:pPr>
          </w:p>
        </w:tc>
        <w:tc>
          <w:tcPr>
            <w:tcW w:w="1134" w:type="dxa"/>
            <w:tcPrChange w:id="16668" w:author="thu nga" w:date="2024-10-01T10:51:00Z">
              <w:tcPr>
                <w:tcW w:w="737" w:type="dxa"/>
              </w:tcPr>
            </w:tcPrChange>
          </w:tcPr>
          <w:p w14:paraId="6C543B8C" w14:textId="5EE6B852" w:rsidR="007B7F57" w:rsidRPr="0052167B" w:rsidDel="007E0F89" w:rsidRDefault="007B7F57" w:rsidP="007B7F57">
            <w:pPr>
              <w:spacing w:before="0" w:line="240" w:lineRule="auto"/>
              <w:contextualSpacing w:val="0"/>
              <w:jc w:val="center"/>
              <w:rPr>
                <w:del w:id="16669" w:author="Phuong Truong Thi" w:date="2024-10-08T18:12:00Z"/>
                <w:rFonts w:ascii="Times New Roman" w:eastAsia="Times New Roman" w:hAnsi="Times New Roman"/>
                <w:sz w:val="24"/>
                <w:szCs w:val="24"/>
                <w:lang w:eastAsia="vi-VN"/>
              </w:rPr>
            </w:pPr>
          </w:p>
        </w:tc>
      </w:tr>
      <w:tr w:rsidR="007B7F57" w:rsidRPr="0052167B" w:rsidDel="007E0F89" w14:paraId="003F8FFD" w14:textId="47A3301F" w:rsidTr="00E57F75">
        <w:trPr>
          <w:trHeight w:val="276"/>
          <w:del w:id="16670" w:author="Phuong Truong Thi" w:date="2024-10-08T18:12:00Z"/>
          <w:trPrChange w:id="16671" w:author="thu nga" w:date="2024-10-01T10:51:00Z">
            <w:trPr>
              <w:trHeight w:val="276"/>
            </w:trPr>
          </w:trPrChange>
        </w:trPr>
        <w:tc>
          <w:tcPr>
            <w:tcW w:w="1332" w:type="dxa"/>
            <w:gridSpan w:val="2"/>
            <w:tcPrChange w:id="16672" w:author="thu nga" w:date="2024-10-01T10:51:00Z">
              <w:tcPr>
                <w:tcW w:w="1332" w:type="dxa"/>
                <w:gridSpan w:val="2"/>
              </w:tcPr>
            </w:tcPrChange>
          </w:tcPr>
          <w:p w14:paraId="3AABF092" w14:textId="533CF5B5" w:rsidR="007B7F57" w:rsidRPr="0052167B" w:rsidDel="007E0F89" w:rsidRDefault="007B7F57" w:rsidP="00341A2C">
            <w:pPr>
              <w:spacing w:before="0" w:line="240" w:lineRule="auto"/>
              <w:contextualSpacing w:val="0"/>
              <w:jc w:val="left"/>
              <w:rPr>
                <w:del w:id="16673" w:author="Phuong Truong Thi" w:date="2024-10-08T18:12:00Z"/>
                <w:rFonts w:ascii="Times New Roman" w:eastAsia="Times New Roman" w:hAnsi="Times New Roman"/>
                <w:sz w:val="24"/>
                <w:szCs w:val="24"/>
                <w:lang w:eastAsia="vi-VN"/>
              </w:rPr>
            </w:pPr>
          </w:p>
        </w:tc>
        <w:tc>
          <w:tcPr>
            <w:tcW w:w="8062" w:type="dxa"/>
            <w:gridSpan w:val="6"/>
            <w:tcPrChange w:id="16674" w:author="thu nga" w:date="2024-10-01T10:51:00Z">
              <w:tcPr>
                <w:tcW w:w="9171" w:type="dxa"/>
                <w:gridSpan w:val="9"/>
              </w:tcPr>
            </w:tcPrChange>
          </w:tcPr>
          <w:p w14:paraId="11AEF6D2" w14:textId="0DC131E1" w:rsidR="007B7F57" w:rsidRPr="0052167B" w:rsidDel="007E0F89" w:rsidRDefault="007B7F57" w:rsidP="00341A2C">
            <w:pPr>
              <w:spacing w:before="0" w:line="240" w:lineRule="auto"/>
              <w:contextualSpacing w:val="0"/>
              <w:jc w:val="left"/>
              <w:rPr>
                <w:del w:id="16675" w:author="Phuong Truong Thi" w:date="2024-10-08T18:12:00Z"/>
                <w:rFonts w:ascii="Times New Roman" w:eastAsia="Times New Roman" w:hAnsi="Times New Roman"/>
                <w:sz w:val="24"/>
                <w:szCs w:val="24"/>
                <w:lang w:eastAsia="vi-VN"/>
              </w:rPr>
            </w:pPr>
            <w:del w:id="16676" w:author="Phuong Truong Thi" w:date="2024-10-08T18:12:00Z">
              <w:r w:rsidRPr="0052167B" w:rsidDel="007E0F89">
                <w:rPr>
                  <w:rFonts w:ascii="Times New Roman" w:eastAsia="Times New Roman" w:hAnsi="Times New Roman"/>
                  <w:sz w:val="24"/>
                  <w:szCs w:val="24"/>
                  <w:lang w:eastAsia="vi-VN"/>
                </w:rPr>
                <w:delText>TD</w:delText>
              </w:r>
            </w:del>
          </w:p>
        </w:tc>
      </w:tr>
      <w:tr w:rsidR="007B7F57" w:rsidRPr="0052167B" w:rsidDel="007E0F89" w14:paraId="3E6C3D6D" w14:textId="2305F2FA" w:rsidTr="00E57F75">
        <w:trPr>
          <w:trHeight w:val="276"/>
          <w:del w:id="16677" w:author="Phuong Truong Thi" w:date="2024-10-08T18:12:00Z"/>
          <w:trPrChange w:id="16678" w:author="thu nga" w:date="2024-10-01T10:51:00Z">
            <w:trPr>
              <w:trHeight w:val="276"/>
            </w:trPr>
          </w:trPrChange>
        </w:trPr>
        <w:tc>
          <w:tcPr>
            <w:tcW w:w="670" w:type="dxa"/>
            <w:shd w:val="clear" w:color="auto" w:fill="auto"/>
            <w:vAlign w:val="center"/>
            <w:tcPrChange w:id="16679" w:author="thu nga" w:date="2024-10-01T10:51:00Z">
              <w:tcPr>
                <w:tcW w:w="670" w:type="dxa"/>
                <w:shd w:val="clear" w:color="auto" w:fill="auto"/>
                <w:vAlign w:val="center"/>
              </w:tcPr>
            </w:tcPrChange>
          </w:tcPr>
          <w:p w14:paraId="68F8B002" w14:textId="5A79F59E" w:rsidR="007B7F57" w:rsidRPr="0052167B" w:rsidDel="007E0F89" w:rsidRDefault="007B7F57" w:rsidP="007B7F57">
            <w:pPr>
              <w:pStyle w:val="ListParagraph"/>
              <w:numPr>
                <w:ilvl w:val="0"/>
                <w:numId w:val="68"/>
              </w:numPr>
              <w:spacing w:before="0" w:line="240" w:lineRule="auto"/>
              <w:contextualSpacing w:val="0"/>
              <w:jc w:val="left"/>
              <w:rPr>
                <w:del w:id="16680" w:author="Phuong Truong Thi" w:date="2024-10-08T18:12:00Z"/>
                <w:rFonts w:eastAsia="Times New Roman"/>
                <w:szCs w:val="24"/>
                <w:lang w:val="vi-VN" w:eastAsia="vi-VN"/>
              </w:rPr>
            </w:pPr>
          </w:p>
        </w:tc>
        <w:tc>
          <w:tcPr>
            <w:tcW w:w="2097" w:type="dxa"/>
            <w:gridSpan w:val="2"/>
            <w:shd w:val="clear" w:color="auto" w:fill="auto"/>
            <w:vAlign w:val="center"/>
            <w:tcPrChange w:id="16681" w:author="thu nga" w:date="2024-10-01T10:51:00Z">
              <w:tcPr>
                <w:tcW w:w="2097" w:type="dxa"/>
                <w:gridSpan w:val="2"/>
                <w:shd w:val="clear" w:color="auto" w:fill="auto"/>
                <w:vAlign w:val="center"/>
              </w:tcPr>
            </w:tcPrChange>
          </w:tcPr>
          <w:p w14:paraId="27852255" w14:textId="1793B423" w:rsidR="007B7F57" w:rsidRPr="002F0D98" w:rsidDel="007E0F89" w:rsidRDefault="007B7F57" w:rsidP="007B7F57">
            <w:pPr>
              <w:spacing w:before="0" w:line="240" w:lineRule="auto"/>
              <w:contextualSpacing w:val="0"/>
              <w:rPr>
                <w:del w:id="16682" w:author="Phuong Truong Thi" w:date="2024-10-08T18:12:00Z"/>
                <w:rFonts w:ascii="Times New Roman" w:hAnsi="Times New Roman"/>
                <w:sz w:val="24"/>
                <w:szCs w:val="24"/>
                <w:lang w:val="vi-VN"/>
              </w:rPr>
            </w:pPr>
            <w:del w:id="16683" w:author="Phuong Truong Thi" w:date="2024-10-08T18:12:00Z">
              <w:r w:rsidRPr="002F0D98" w:rsidDel="007E0F89">
                <w:rPr>
                  <w:rFonts w:ascii="Times New Roman" w:hAnsi="Times New Roman"/>
                  <w:color w:val="000000"/>
                  <w:sz w:val="24"/>
                  <w:szCs w:val="24"/>
                  <w:lang w:val="vi-VN"/>
                </w:rPr>
                <w:delText>EOP_ TD: Số dư cuối kỳ TD (Cả nội và ngoại tệ) ngày dữ liệu</w:delText>
              </w:r>
            </w:del>
          </w:p>
        </w:tc>
        <w:tc>
          <w:tcPr>
            <w:tcW w:w="2230" w:type="dxa"/>
            <w:vAlign w:val="center"/>
            <w:tcPrChange w:id="16684" w:author="thu nga" w:date="2024-10-01T10:51:00Z">
              <w:tcPr>
                <w:tcW w:w="2230" w:type="dxa"/>
                <w:vAlign w:val="center"/>
              </w:tcPr>
            </w:tcPrChange>
          </w:tcPr>
          <w:p w14:paraId="3CADB7CC" w14:textId="4582AFC4" w:rsidR="007B7F57" w:rsidRPr="002F0D98" w:rsidDel="007E0F89" w:rsidRDefault="007B7F57" w:rsidP="007B7F57">
            <w:pPr>
              <w:spacing w:before="0" w:line="240" w:lineRule="auto"/>
              <w:contextualSpacing w:val="0"/>
              <w:rPr>
                <w:del w:id="16685" w:author="Phuong Truong Thi" w:date="2024-10-08T18:12:00Z"/>
                <w:rFonts w:ascii="Times New Roman" w:eastAsia="Times New Roman" w:hAnsi="Times New Roman"/>
                <w:sz w:val="24"/>
                <w:szCs w:val="24"/>
                <w:lang w:val="vi-VN" w:eastAsia="vi-VN"/>
              </w:rPr>
            </w:pPr>
            <w:del w:id="16686" w:author="Phuong Truong Thi" w:date="2024-10-08T18:12:00Z">
              <w:r w:rsidRPr="002F0D98" w:rsidDel="007E0F89">
                <w:rPr>
                  <w:rFonts w:ascii="Times New Roman" w:hAnsi="Times New Roman"/>
                  <w:color w:val="000000"/>
                  <w:sz w:val="24"/>
                  <w:szCs w:val="24"/>
                  <w:lang w:val="vi-VN"/>
                </w:rPr>
                <w:delText>Tổng số dư cuối kỳ các tài khoản TD  (Category là Saving) (Cả nội và ngoại tệ) ngày dữ liệu</w:delText>
              </w:r>
              <w:r w:rsidRPr="002F0D98" w:rsidDel="007E0F89">
                <w:rPr>
                  <w:rFonts w:ascii="Times New Roman" w:hAnsi="Times New Roman"/>
                  <w:color w:val="000000"/>
                  <w:sz w:val="24"/>
                  <w:szCs w:val="24"/>
                  <w:lang w:val="vi-VN"/>
                </w:rPr>
                <w:br/>
              </w:r>
              <w:r w:rsidRPr="002F0D98" w:rsidDel="007E0F89">
                <w:rPr>
                  <w:rFonts w:ascii="Times New Roman" w:hAnsi="Times New Roman"/>
                  <w:sz w:val="24"/>
                  <w:szCs w:val="24"/>
                  <w:lang w:val="vi-VN"/>
                </w:rPr>
                <w:delText>Lưu ý có tính TD của LD Easy saving (Cat code 21018) và Saving lĩnh lãi trả trước</w:delText>
              </w:r>
            </w:del>
          </w:p>
        </w:tc>
        <w:tc>
          <w:tcPr>
            <w:tcW w:w="963" w:type="dxa"/>
            <w:tcPrChange w:id="16687" w:author="thu nga" w:date="2024-10-01T10:51:00Z">
              <w:tcPr>
                <w:tcW w:w="963" w:type="dxa"/>
              </w:tcPr>
            </w:tcPrChange>
          </w:tcPr>
          <w:p w14:paraId="2D10C883" w14:textId="5F4D40C9" w:rsidR="007B7F57" w:rsidRPr="0052167B" w:rsidDel="007E0F89" w:rsidRDefault="007B7F57" w:rsidP="007B7F57">
            <w:pPr>
              <w:spacing w:before="0" w:line="240" w:lineRule="auto"/>
              <w:contextualSpacing w:val="0"/>
              <w:rPr>
                <w:del w:id="16688" w:author="Phuong Truong Thi" w:date="2024-10-08T18:12:00Z"/>
                <w:rFonts w:ascii="Times New Roman" w:eastAsia="Times New Roman" w:hAnsi="Times New Roman"/>
                <w:sz w:val="24"/>
                <w:szCs w:val="24"/>
                <w:lang w:eastAsia="vi-VN"/>
              </w:rPr>
            </w:pPr>
            <w:ins w:id="16689" w:author="thu nga" w:date="2024-09-30T15:29:00Z">
              <w:del w:id="16690" w:author="Phuong Truong Thi" w:date="2024-10-08T18:12:00Z">
                <w:r w:rsidRPr="00072832" w:rsidDel="007E0F89">
                  <w:rPr>
                    <w:rFonts w:ascii="Times New Roman" w:eastAsia="Times New Roman" w:hAnsi="Times New Roman"/>
                    <w:sz w:val="24"/>
                    <w:szCs w:val="24"/>
                    <w:lang w:val="vi-VN" w:eastAsia="vi-VN"/>
                  </w:rPr>
                  <w:delText>CRM</w:delText>
                </w:r>
              </w:del>
            </w:ins>
          </w:p>
        </w:tc>
        <w:tc>
          <w:tcPr>
            <w:tcW w:w="1166" w:type="dxa"/>
            <w:tcPrChange w:id="16691" w:author="thu nga" w:date="2024-10-01T10:51:00Z">
              <w:tcPr>
                <w:tcW w:w="1896" w:type="dxa"/>
                <w:gridSpan w:val="2"/>
              </w:tcPr>
            </w:tcPrChange>
          </w:tcPr>
          <w:p w14:paraId="3982D60B" w14:textId="4316179B" w:rsidR="007B7F57" w:rsidRPr="0052167B" w:rsidDel="007E0F89" w:rsidRDefault="000E4E67" w:rsidP="007B7F57">
            <w:pPr>
              <w:spacing w:before="0" w:line="240" w:lineRule="auto"/>
              <w:contextualSpacing w:val="0"/>
              <w:rPr>
                <w:del w:id="16692" w:author="Phuong Truong Thi" w:date="2024-10-08T18:12:00Z"/>
                <w:rFonts w:ascii="Times New Roman" w:eastAsia="Times New Roman" w:hAnsi="Times New Roman"/>
                <w:sz w:val="24"/>
                <w:szCs w:val="24"/>
                <w:lang w:eastAsia="vi-VN"/>
              </w:rPr>
            </w:pPr>
            <w:ins w:id="16693" w:author="thu nga" w:date="2024-10-01T10:17:00Z">
              <w:del w:id="16694"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695"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696" w:author="thu nga" w:date="2024-10-01T10:51:00Z">
              <w:tcPr>
                <w:tcW w:w="1910" w:type="dxa"/>
                <w:gridSpan w:val="3"/>
                <w:shd w:val="clear" w:color="auto" w:fill="auto"/>
                <w:noWrap/>
                <w:vAlign w:val="center"/>
              </w:tcPr>
            </w:tcPrChange>
          </w:tcPr>
          <w:p w14:paraId="6B5A428E" w14:textId="41945BBE" w:rsidR="007B7F57" w:rsidRPr="0052167B" w:rsidDel="007E0F89" w:rsidRDefault="007B7F57" w:rsidP="007B7F57">
            <w:pPr>
              <w:spacing w:before="0" w:line="240" w:lineRule="auto"/>
              <w:contextualSpacing w:val="0"/>
              <w:rPr>
                <w:del w:id="16697" w:author="Phuong Truong Thi" w:date="2024-10-08T18:12:00Z"/>
                <w:rFonts w:ascii="Times New Roman" w:eastAsia="Times New Roman" w:hAnsi="Times New Roman"/>
                <w:sz w:val="24"/>
                <w:szCs w:val="24"/>
                <w:lang w:eastAsia="vi-VN"/>
              </w:rPr>
            </w:pPr>
          </w:p>
        </w:tc>
        <w:tc>
          <w:tcPr>
            <w:tcW w:w="1134" w:type="dxa"/>
            <w:tcPrChange w:id="16698" w:author="thu nga" w:date="2024-10-01T10:51:00Z">
              <w:tcPr>
                <w:tcW w:w="737" w:type="dxa"/>
              </w:tcPr>
            </w:tcPrChange>
          </w:tcPr>
          <w:p w14:paraId="33542716" w14:textId="038BBE08" w:rsidR="007B7F57" w:rsidRPr="0052167B" w:rsidDel="007E0F89" w:rsidRDefault="007B7F57" w:rsidP="007B7F57">
            <w:pPr>
              <w:spacing w:before="0" w:line="240" w:lineRule="auto"/>
              <w:contextualSpacing w:val="0"/>
              <w:jc w:val="center"/>
              <w:rPr>
                <w:del w:id="16699" w:author="Phuong Truong Thi" w:date="2024-10-08T18:12:00Z"/>
                <w:rFonts w:ascii="Times New Roman" w:eastAsia="Times New Roman" w:hAnsi="Times New Roman"/>
                <w:sz w:val="24"/>
                <w:szCs w:val="24"/>
                <w:lang w:eastAsia="vi-VN"/>
              </w:rPr>
            </w:pPr>
            <w:del w:id="16700"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6D8CEFF4" w14:textId="05540AE2" w:rsidTr="00E57F75">
        <w:trPr>
          <w:trHeight w:val="276"/>
          <w:del w:id="16701" w:author="Phuong Truong Thi" w:date="2024-10-08T18:12:00Z"/>
          <w:trPrChange w:id="16702" w:author="thu nga" w:date="2024-10-01T10:51:00Z">
            <w:trPr>
              <w:trHeight w:val="276"/>
            </w:trPr>
          </w:trPrChange>
        </w:trPr>
        <w:tc>
          <w:tcPr>
            <w:tcW w:w="670" w:type="dxa"/>
            <w:shd w:val="clear" w:color="auto" w:fill="auto"/>
            <w:vAlign w:val="center"/>
            <w:tcPrChange w:id="16703" w:author="thu nga" w:date="2024-10-01T10:51:00Z">
              <w:tcPr>
                <w:tcW w:w="670" w:type="dxa"/>
                <w:shd w:val="clear" w:color="auto" w:fill="auto"/>
                <w:vAlign w:val="center"/>
              </w:tcPr>
            </w:tcPrChange>
          </w:tcPr>
          <w:p w14:paraId="597D5A0C" w14:textId="364731E5" w:rsidR="007B7F57" w:rsidRPr="0052167B" w:rsidDel="007E0F89" w:rsidRDefault="007B7F57" w:rsidP="007B7F57">
            <w:pPr>
              <w:pStyle w:val="ListParagraph"/>
              <w:numPr>
                <w:ilvl w:val="0"/>
                <w:numId w:val="68"/>
              </w:numPr>
              <w:spacing w:before="0" w:line="240" w:lineRule="auto"/>
              <w:contextualSpacing w:val="0"/>
              <w:jc w:val="left"/>
              <w:rPr>
                <w:del w:id="16704" w:author="Phuong Truong Thi" w:date="2024-10-08T18:12:00Z"/>
                <w:rFonts w:eastAsia="Times New Roman"/>
                <w:szCs w:val="24"/>
                <w:lang w:val="vi-VN" w:eastAsia="vi-VN"/>
              </w:rPr>
            </w:pPr>
          </w:p>
        </w:tc>
        <w:tc>
          <w:tcPr>
            <w:tcW w:w="2097" w:type="dxa"/>
            <w:gridSpan w:val="2"/>
            <w:shd w:val="clear" w:color="auto" w:fill="auto"/>
            <w:vAlign w:val="center"/>
            <w:tcPrChange w:id="16705" w:author="thu nga" w:date="2024-10-01T10:51:00Z">
              <w:tcPr>
                <w:tcW w:w="2097" w:type="dxa"/>
                <w:gridSpan w:val="2"/>
                <w:shd w:val="clear" w:color="auto" w:fill="auto"/>
                <w:vAlign w:val="center"/>
              </w:tcPr>
            </w:tcPrChange>
          </w:tcPr>
          <w:p w14:paraId="38F45F9E" w14:textId="4A601651" w:rsidR="007B7F57" w:rsidRPr="002F0D98" w:rsidDel="007E0F89" w:rsidRDefault="007B7F57" w:rsidP="007B7F57">
            <w:pPr>
              <w:spacing w:before="0" w:line="240" w:lineRule="auto"/>
              <w:contextualSpacing w:val="0"/>
              <w:rPr>
                <w:del w:id="16706" w:author="Phuong Truong Thi" w:date="2024-10-08T18:12:00Z"/>
                <w:rFonts w:ascii="Times New Roman" w:hAnsi="Times New Roman"/>
                <w:sz w:val="24"/>
                <w:szCs w:val="24"/>
                <w:lang w:val="vi-VN"/>
              </w:rPr>
            </w:pPr>
            <w:del w:id="16707" w:author="Phuong Truong Thi" w:date="2024-10-08T18:12:00Z">
              <w:r w:rsidRPr="002F0D98" w:rsidDel="007E0F89">
                <w:rPr>
                  <w:rFonts w:ascii="Times New Roman" w:hAnsi="Times New Roman"/>
                  <w:color w:val="000000"/>
                  <w:sz w:val="24"/>
                  <w:szCs w:val="24"/>
                  <w:lang w:val="vi-VN"/>
                </w:rPr>
                <w:delText>EOP_ TD: Số dư cuối kỳ TD (Cả nội và ngoại tệ) tháng trước</w:delText>
              </w:r>
            </w:del>
          </w:p>
        </w:tc>
        <w:tc>
          <w:tcPr>
            <w:tcW w:w="2230" w:type="dxa"/>
            <w:vAlign w:val="center"/>
            <w:tcPrChange w:id="16708" w:author="thu nga" w:date="2024-10-01T10:51:00Z">
              <w:tcPr>
                <w:tcW w:w="2230" w:type="dxa"/>
                <w:vAlign w:val="center"/>
              </w:tcPr>
            </w:tcPrChange>
          </w:tcPr>
          <w:p w14:paraId="5708A497" w14:textId="1158E2E8" w:rsidR="007B7F57" w:rsidRPr="002F0D98" w:rsidDel="007E0F89" w:rsidRDefault="007B7F57" w:rsidP="007B7F57">
            <w:pPr>
              <w:spacing w:before="0" w:line="240" w:lineRule="auto"/>
              <w:contextualSpacing w:val="0"/>
              <w:rPr>
                <w:del w:id="16709" w:author="Phuong Truong Thi" w:date="2024-10-08T18:12:00Z"/>
                <w:rFonts w:ascii="Times New Roman" w:eastAsia="Times New Roman" w:hAnsi="Times New Roman"/>
                <w:sz w:val="24"/>
                <w:szCs w:val="24"/>
                <w:lang w:val="vi-VN" w:eastAsia="vi-VN"/>
              </w:rPr>
            </w:pPr>
            <w:del w:id="16710" w:author="Phuong Truong Thi" w:date="2024-10-08T18:12:00Z">
              <w:r w:rsidRPr="002F0D98" w:rsidDel="007E0F89">
                <w:rPr>
                  <w:rFonts w:ascii="Times New Roman" w:hAnsi="Times New Roman"/>
                  <w:color w:val="000000"/>
                  <w:sz w:val="24"/>
                  <w:szCs w:val="24"/>
                  <w:lang w:val="vi-VN"/>
                </w:rPr>
                <w:delText>Tổng số dư cuối kỳ các tài khoản TD  (Category là Saving) (Cả nội và ngoại tệ) cthangs trước</w:delText>
              </w:r>
            </w:del>
          </w:p>
        </w:tc>
        <w:tc>
          <w:tcPr>
            <w:tcW w:w="963" w:type="dxa"/>
            <w:tcPrChange w:id="16711" w:author="thu nga" w:date="2024-10-01T10:51:00Z">
              <w:tcPr>
                <w:tcW w:w="963" w:type="dxa"/>
              </w:tcPr>
            </w:tcPrChange>
          </w:tcPr>
          <w:p w14:paraId="412CFC3E" w14:textId="6159C0CC" w:rsidR="007B7F57" w:rsidRPr="0052167B" w:rsidDel="007E0F89" w:rsidRDefault="007B7F57" w:rsidP="007B7F57">
            <w:pPr>
              <w:spacing w:before="0" w:line="240" w:lineRule="auto"/>
              <w:contextualSpacing w:val="0"/>
              <w:rPr>
                <w:del w:id="16712" w:author="Phuong Truong Thi" w:date="2024-10-08T18:12:00Z"/>
                <w:rFonts w:ascii="Times New Roman" w:eastAsia="Times New Roman" w:hAnsi="Times New Roman"/>
                <w:sz w:val="24"/>
                <w:szCs w:val="24"/>
                <w:lang w:eastAsia="vi-VN"/>
              </w:rPr>
            </w:pPr>
            <w:ins w:id="16713" w:author="thu nga" w:date="2024-09-30T15:29:00Z">
              <w:del w:id="16714" w:author="Phuong Truong Thi" w:date="2024-10-08T18:12:00Z">
                <w:r w:rsidRPr="00072832" w:rsidDel="007E0F89">
                  <w:rPr>
                    <w:rFonts w:ascii="Times New Roman" w:eastAsia="Times New Roman" w:hAnsi="Times New Roman"/>
                    <w:sz w:val="24"/>
                    <w:szCs w:val="24"/>
                    <w:lang w:val="vi-VN" w:eastAsia="vi-VN"/>
                  </w:rPr>
                  <w:delText>CRM</w:delText>
                </w:r>
              </w:del>
            </w:ins>
          </w:p>
        </w:tc>
        <w:tc>
          <w:tcPr>
            <w:tcW w:w="1166" w:type="dxa"/>
            <w:tcPrChange w:id="16715" w:author="thu nga" w:date="2024-10-01T10:51:00Z">
              <w:tcPr>
                <w:tcW w:w="1896" w:type="dxa"/>
                <w:gridSpan w:val="2"/>
              </w:tcPr>
            </w:tcPrChange>
          </w:tcPr>
          <w:p w14:paraId="12050166" w14:textId="2714BDEE" w:rsidR="007B7F57" w:rsidRPr="0052167B" w:rsidDel="007E0F89" w:rsidRDefault="000E4E67" w:rsidP="007B7F57">
            <w:pPr>
              <w:spacing w:before="0" w:line="240" w:lineRule="auto"/>
              <w:contextualSpacing w:val="0"/>
              <w:rPr>
                <w:del w:id="16716" w:author="Phuong Truong Thi" w:date="2024-10-08T18:12:00Z"/>
                <w:rFonts w:ascii="Times New Roman" w:eastAsia="Times New Roman" w:hAnsi="Times New Roman"/>
                <w:sz w:val="24"/>
                <w:szCs w:val="24"/>
                <w:lang w:eastAsia="vi-VN"/>
              </w:rPr>
            </w:pPr>
            <w:ins w:id="16717" w:author="thu nga" w:date="2024-10-01T10:17:00Z">
              <w:del w:id="16718"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719"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720" w:author="thu nga" w:date="2024-10-01T10:51:00Z">
              <w:tcPr>
                <w:tcW w:w="1910" w:type="dxa"/>
                <w:gridSpan w:val="3"/>
                <w:shd w:val="clear" w:color="auto" w:fill="auto"/>
                <w:noWrap/>
                <w:vAlign w:val="center"/>
              </w:tcPr>
            </w:tcPrChange>
          </w:tcPr>
          <w:p w14:paraId="65136717" w14:textId="61C71180" w:rsidR="007B7F57" w:rsidRPr="0052167B" w:rsidDel="007E0F89" w:rsidRDefault="007B7F57" w:rsidP="007B7F57">
            <w:pPr>
              <w:spacing w:before="0" w:line="240" w:lineRule="auto"/>
              <w:contextualSpacing w:val="0"/>
              <w:rPr>
                <w:del w:id="16721" w:author="Phuong Truong Thi" w:date="2024-10-08T18:12:00Z"/>
                <w:rFonts w:ascii="Times New Roman" w:eastAsia="Times New Roman" w:hAnsi="Times New Roman"/>
                <w:sz w:val="24"/>
                <w:szCs w:val="24"/>
                <w:lang w:val="vi-VN" w:eastAsia="vi-VN"/>
              </w:rPr>
            </w:pPr>
          </w:p>
        </w:tc>
        <w:tc>
          <w:tcPr>
            <w:tcW w:w="1134" w:type="dxa"/>
            <w:tcPrChange w:id="16722" w:author="thu nga" w:date="2024-10-01T10:51:00Z">
              <w:tcPr>
                <w:tcW w:w="737" w:type="dxa"/>
              </w:tcPr>
            </w:tcPrChange>
          </w:tcPr>
          <w:p w14:paraId="67601EDD" w14:textId="251081E6" w:rsidR="007B7F57" w:rsidRPr="0052167B" w:rsidDel="007E0F89" w:rsidRDefault="007B7F57" w:rsidP="007B7F57">
            <w:pPr>
              <w:spacing w:before="0" w:line="240" w:lineRule="auto"/>
              <w:contextualSpacing w:val="0"/>
              <w:jc w:val="center"/>
              <w:rPr>
                <w:del w:id="16723" w:author="Phuong Truong Thi" w:date="2024-10-08T18:12:00Z"/>
                <w:rFonts w:ascii="Times New Roman" w:eastAsia="Times New Roman" w:hAnsi="Times New Roman"/>
                <w:sz w:val="24"/>
                <w:szCs w:val="24"/>
                <w:lang w:val="vi-VN" w:eastAsia="vi-VN"/>
              </w:rPr>
            </w:pPr>
            <w:del w:id="16724"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79D09BB" w14:textId="37B30A2E" w:rsidTr="00E57F75">
        <w:trPr>
          <w:trHeight w:val="276"/>
          <w:del w:id="16725" w:author="Phuong Truong Thi" w:date="2024-10-08T18:12:00Z"/>
          <w:trPrChange w:id="16726" w:author="thu nga" w:date="2024-10-01T10:51:00Z">
            <w:trPr>
              <w:trHeight w:val="276"/>
            </w:trPr>
          </w:trPrChange>
        </w:trPr>
        <w:tc>
          <w:tcPr>
            <w:tcW w:w="670" w:type="dxa"/>
            <w:shd w:val="clear" w:color="auto" w:fill="auto"/>
            <w:vAlign w:val="center"/>
            <w:tcPrChange w:id="16727" w:author="thu nga" w:date="2024-10-01T10:51:00Z">
              <w:tcPr>
                <w:tcW w:w="670" w:type="dxa"/>
                <w:shd w:val="clear" w:color="auto" w:fill="auto"/>
                <w:vAlign w:val="center"/>
              </w:tcPr>
            </w:tcPrChange>
          </w:tcPr>
          <w:p w14:paraId="52DE6484" w14:textId="043227AB" w:rsidR="007B7F57" w:rsidRPr="0052167B" w:rsidDel="007E0F89" w:rsidRDefault="007B7F57" w:rsidP="007B7F57">
            <w:pPr>
              <w:pStyle w:val="ListParagraph"/>
              <w:numPr>
                <w:ilvl w:val="0"/>
                <w:numId w:val="68"/>
              </w:numPr>
              <w:spacing w:before="0" w:line="240" w:lineRule="auto"/>
              <w:contextualSpacing w:val="0"/>
              <w:jc w:val="left"/>
              <w:rPr>
                <w:del w:id="16728" w:author="Phuong Truong Thi" w:date="2024-10-08T18:12:00Z"/>
                <w:rFonts w:eastAsia="Times New Roman"/>
                <w:szCs w:val="24"/>
                <w:lang w:val="vi-VN" w:eastAsia="vi-VN"/>
              </w:rPr>
            </w:pPr>
          </w:p>
        </w:tc>
        <w:tc>
          <w:tcPr>
            <w:tcW w:w="2097" w:type="dxa"/>
            <w:gridSpan w:val="2"/>
            <w:shd w:val="clear" w:color="auto" w:fill="auto"/>
            <w:vAlign w:val="center"/>
            <w:tcPrChange w:id="16729" w:author="thu nga" w:date="2024-10-01T10:51:00Z">
              <w:tcPr>
                <w:tcW w:w="2097" w:type="dxa"/>
                <w:gridSpan w:val="2"/>
                <w:shd w:val="clear" w:color="auto" w:fill="auto"/>
                <w:vAlign w:val="center"/>
              </w:tcPr>
            </w:tcPrChange>
          </w:tcPr>
          <w:p w14:paraId="38C305FA" w14:textId="62EB10FD" w:rsidR="007B7F57" w:rsidRPr="002F0D98" w:rsidDel="007E0F89" w:rsidRDefault="007B7F57" w:rsidP="007B7F57">
            <w:pPr>
              <w:spacing w:before="0" w:line="240" w:lineRule="auto"/>
              <w:contextualSpacing w:val="0"/>
              <w:rPr>
                <w:del w:id="16730" w:author="Phuong Truong Thi" w:date="2024-10-08T18:12:00Z"/>
                <w:rFonts w:ascii="Times New Roman" w:hAnsi="Times New Roman"/>
                <w:sz w:val="24"/>
                <w:szCs w:val="24"/>
                <w:lang w:val="vi-VN"/>
              </w:rPr>
            </w:pPr>
            <w:del w:id="16731" w:author="Phuong Truong Thi" w:date="2024-10-08T18:12:00Z">
              <w:r w:rsidRPr="002F0D98" w:rsidDel="007E0F89">
                <w:rPr>
                  <w:rFonts w:ascii="Times New Roman" w:hAnsi="Times New Roman"/>
                  <w:color w:val="000000"/>
                  <w:sz w:val="24"/>
                  <w:szCs w:val="24"/>
                  <w:lang w:val="vi-VN"/>
                </w:rPr>
                <w:delText>Chênh lệch số dư cuối kỳ TD so với ngày hôm trước</w:delText>
              </w:r>
            </w:del>
          </w:p>
        </w:tc>
        <w:tc>
          <w:tcPr>
            <w:tcW w:w="2230" w:type="dxa"/>
            <w:vAlign w:val="center"/>
            <w:tcPrChange w:id="16732" w:author="thu nga" w:date="2024-10-01T10:51:00Z">
              <w:tcPr>
                <w:tcW w:w="2230" w:type="dxa"/>
                <w:vAlign w:val="center"/>
              </w:tcPr>
            </w:tcPrChange>
          </w:tcPr>
          <w:p w14:paraId="4EB00C93" w14:textId="2A0680F6" w:rsidR="007B7F57" w:rsidRPr="002F0D98" w:rsidDel="007E0F89" w:rsidRDefault="007B7F57" w:rsidP="007B7F57">
            <w:pPr>
              <w:spacing w:before="0" w:line="240" w:lineRule="auto"/>
              <w:contextualSpacing w:val="0"/>
              <w:rPr>
                <w:del w:id="16733" w:author="Phuong Truong Thi" w:date="2024-10-08T18:12:00Z"/>
                <w:rFonts w:ascii="Times New Roman" w:eastAsia="Times New Roman" w:hAnsi="Times New Roman"/>
                <w:sz w:val="24"/>
                <w:szCs w:val="24"/>
                <w:lang w:val="vi-VN" w:eastAsia="vi-VN"/>
              </w:rPr>
            </w:pPr>
            <w:del w:id="16734" w:author="Phuong Truong Thi" w:date="2024-10-08T18:12:00Z">
              <w:r w:rsidRPr="002F0D98" w:rsidDel="007E0F89">
                <w:rPr>
                  <w:rFonts w:ascii="Times New Roman" w:hAnsi="Times New Roman"/>
                  <w:color w:val="000000"/>
                  <w:sz w:val="24"/>
                  <w:szCs w:val="24"/>
                  <w:lang w:val="vi-VN"/>
                </w:rPr>
                <w:delText>Bằng = Số dư cuối kỳ TD ngày dữ liệu - Số dư cuối kỳ TD ngày (T-1)</w:delText>
              </w:r>
            </w:del>
          </w:p>
        </w:tc>
        <w:tc>
          <w:tcPr>
            <w:tcW w:w="963" w:type="dxa"/>
            <w:tcPrChange w:id="16735" w:author="thu nga" w:date="2024-10-01T10:51:00Z">
              <w:tcPr>
                <w:tcW w:w="963" w:type="dxa"/>
              </w:tcPr>
            </w:tcPrChange>
          </w:tcPr>
          <w:p w14:paraId="22E42590" w14:textId="282B0677" w:rsidR="007B7F57" w:rsidRPr="0052167B" w:rsidDel="007E0F89" w:rsidRDefault="007B7F57" w:rsidP="007B7F57">
            <w:pPr>
              <w:spacing w:before="0" w:line="240" w:lineRule="auto"/>
              <w:contextualSpacing w:val="0"/>
              <w:rPr>
                <w:del w:id="16736" w:author="Phuong Truong Thi" w:date="2024-10-08T18:12:00Z"/>
                <w:rFonts w:ascii="Times New Roman" w:eastAsia="Times New Roman" w:hAnsi="Times New Roman"/>
                <w:sz w:val="24"/>
                <w:szCs w:val="24"/>
                <w:lang w:eastAsia="vi-VN"/>
              </w:rPr>
            </w:pPr>
            <w:ins w:id="16737" w:author="thu nga" w:date="2024-09-30T15:29:00Z">
              <w:del w:id="16738" w:author="Phuong Truong Thi" w:date="2024-10-08T18:12:00Z">
                <w:r w:rsidRPr="00AC47A7" w:rsidDel="007E0F89">
                  <w:rPr>
                    <w:rFonts w:ascii="Times New Roman" w:eastAsia="Times New Roman" w:hAnsi="Times New Roman"/>
                    <w:sz w:val="24"/>
                    <w:szCs w:val="24"/>
                    <w:lang w:val="vi-VN" w:eastAsia="vi-VN"/>
                  </w:rPr>
                  <w:delText>CRM</w:delText>
                </w:r>
              </w:del>
            </w:ins>
          </w:p>
        </w:tc>
        <w:tc>
          <w:tcPr>
            <w:tcW w:w="1166" w:type="dxa"/>
            <w:tcPrChange w:id="16739" w:author="thu nga" w:date="2024-10-01T10:51:00Z">
              <w:tcPr>
                <w:tcW w:w="1896" w:type="dxa"/>
                <w:gridSpan w:val="2"/>
              </w:tcPr>
            </w:tcPrChange>
          </w:tcPr>
          <w:p w14:paraId="2CC9227C" w14:textId="4038BD3F" w:rsidR="007B7F57" w:rsidRPr="0052167B" w:rsidDel="007E0F89" w:rsidRDefault="000E4E67" w:rsidP="007B7F57">
            <w:pPr>
              <w:spacing w:before="0" w:line="240" w:lineRule="auto"/>
              <w:contextualSpacing w:val="0"/>
              <w:rPr>
                <w:del w:id="16740" w:author="Phuong Truong Thi" w:date="2024-10-08T18:12:00Z"/>
                <w:rFonts w:ascii="Times New Roman" w:eastAsia="Times New Roman" w:hAnsi="Times New Roman"/>
                <w:sz w:val="24"/>
                <w:szCs w:val="24"/>
                <w:lang w:eastAsia="vi-VN"/>
              </w:rPr>
            </w:pPr>
            <w:ins w:id="16741" w:author="thu nga" w:date="2024-10-01T10:17:00Z">
              <w:del w:id="16742"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743"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744" w:author="thu nga" w:date="2024-10-01T10:51:00Z">
              <w:tcPr>
                <w:tcW w:w="1910" w:type="dxa"/>
                <w:gridSpan w:val="3"/>
                <w:shd w:val="clear" w:color="auto" w:fill="auto"/>
                <w:noWrap/>
                <w:vAlign w:val="center"/>
              </w:tcPr>
            </w:tcPrChange>
          </w:tcPr>
          <w:p w14:paraId="3B3CC0A5" w14:textId="5BC0F23A" w:rsidR="007B7F57" w:rsidRPr="0052167B" w:rsidDel="007E0F89" w:rsidRDefault="007B7F57" w:rsidP="007B7F57">
            <w:pPr>
              <w:spacing w:before="0" w:line="240" w:lineRule="auto"/>
              <w:contextualSpacing w:val="0"/>
              <w:rPr>
                <w:del w:id="16745" w:author="Phuong Truong Thi" w:date="2024-10-08T18:12:00Z"/>
                <w:rFonts w:ascii="Times New Roman" w:eastAsia="Times New Roman" w:hAnsi="Times New Roman"/>
                <w:sz w:val="24"/>
                <w:szCs w:val="24"/>
                <w:lang w:val="vi-VN" w:eastAsia="vi-VN"/>
              </w:rPr>
            </w:pPr>
          </w:p>
        </w:tc>
        <w:tc>
          <w:tcPr>
            <w:tcW w:w="1134" w:type="dxa"/>
            <w:tcPrChange w:id="16746" w:author="thu nga" w:date="2024-10-01T10:51:00Z">
              <w:tcPr>
                <w:tcW w:w="737" w:type="dxa"/>
              </w:tcPr>
            </w:tcPrChange>
          </w:tcPr>
          <w:p w14:paraId="26F95E22" w14:textId="3089F61A" w:rsidR="007B7F57" w:rsidRPr="0052167B" w:rsidDel="007E0F89" w:rsidRDefault="007B7F57" w:rsidP="007B7F57">
            <w:pPr>
              <w:spacing w:before="0" w:line="240" w:lineRule="auto"/>
              <w:contextualSpacing w:val="0"/>
              <w:jc w:val="center"/>
              <w:rPr>
                <w:del w:id="16747" w:author="Phuong Truong Thi" w:date="2024-10-08T18:12:00Z"/>
                <w:rFonts w:ascii="Times New Roman" w:eastAsia="Times New Roman" w:hAnsi="Times New Roman"/>
                <w:sz w:val="24"/>
                <w:szCs w:val="24"/>
                <w:lang w:val="vi-VN" w:eastAsia="vi-VN"/>
              </w:rPr>
            </w:pPr>
            <w:del w:id="1674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0EF8EA45" w14:textId="516C9CEA" w:rsidTr="00E57F75">
        <w:trPr>
          <w:trHeight w:val="276"/>
          <w:del w:id="16749" w:author="Phuong Truong Thi" w:date="2024-10-08T18:12:00Z"/>
          <w:trPrChange w:id="16750" w:author="thu nga" w:date="2024-10-01T10:51:00Z">
            <w:trPr>
              <w:trHeight w:val="276"/>
            </w:trPr>
          </w:trPrChange>
        </w:trPr>
        <w:tc>
          <w:tcPr>
            <w:tcW w:w="670" w:type="dxa"/>
            <w:shd w:val="clear" w:color="auto" w:fill="auto"/>
            <w:vAlign w:val="center"/>
            <w:tcPrChange w:id="16751" w:author="thu nga" w:date="2024-10-01T10:51:00Z">
              <w:tcPr>
                <w:tcW w:w="670" w:type="dxa"/>
                <w:shd w:val="clear" w:color="auto" w:fill="auto"/>
                <w:vAlign w:val="center"/>
              </w:tcPr>
            </w:tcPrChange>
          </w:tcPr>
          <w:p w14:paraId="6E8B1A6E" w14:textId="6A9A4C2B" w:rsidR="007B7F57" w:rsidRPr="0052167B" w:rsidDel="007E0F89" w:rsidRDefault="007B7F57" w:rsidP="007B7F57">
            <w:pPr>
              <w:pStyle w:val="ListParagraph"/>
              <w:numPr>
                <w:ilvl w:val="0"/>
                <w:numId w:val="68"/>
              </w:numPr>
              <w:spacing w:before="0" w:line="240" w:lineRule="auto"/>
              <w:contextualSpacing w:val="0"/>
              <w:jc w:val="left"/>
              <w:rPr>
                <w:del w:id="16752" w:author="Phuong Truong Thi" w:date="2024-10-08T18:12:00Z"/>
                <w:rFonts w:eastAsia="Times New Roman"/>
                <w:szCs w:val="24"/>
                <w:lang w:val="vi-VN" w:eastAsia="vi-VN"/>
              </w:rPr>
            </w:pPr>
          </w:p>
        </w:tc>
        <w:tc>
          <w:tcPr>
            <w:tcW w:w="2097" w:type="dxa"/>
            <w:gridSpan w:val="2"/>
            <w:shd w:val="clear" w:color="auto" w:fill="auto"/>
            <w:vAlign w:val="center"/>
            <w:tcPrChange w:id="16753" w:author="thu nga" w:date="2024-10-01T10:51:00Z">
              <w:tcPr>
                <w:tcW w:w="2097" w:type="dxa"/>
                <w:gridSpan w:val="2"/>
                <w:shd w:val="clear" w:color="auto" w:fill="auto"/>
                <w:vAlign w:val="center"/>
              </w:tcPr>
            </w:tcPrChange>
          </w:tcPr>
          <w:p w14:paraId="6981E372" w14:textId="65207AE8" w:rsidR="007B7F57" w:rsidRPr="002F0D98" w:rsidDel="007E0F89" w:rsidRDefault="007B7F57" w:rsidP="007B7F57">
            <w:pPr>
              <w:spacing w:before="0" w:line="240" w:lineRule="auto"/>
              <w:contextualSpacing w:val="0"/>
              <w:rPr>
                <w:del w:id="16754" w:author="Phuong Truong Thi" w:date="2024-10-08T18:12:00Z"/>
                <w:rFonts w:ascii="Times New Roman" w:hAnsi="Times New Roman"/>
                <w:sz w:val="24"/>
                <w:szCs w:val="24"/>
                <w:lang w:val="vi-VN"/>
              </w:rPr>
            </w:pPr>
            <w:del w:id="16755" w:author="Phuong Truong Thi" w:date="2024-10-08T18:12:00Z">
              <w:r w:rsidRPr="002F0D98" w:rsidDel="007E0F89">
                <w:rPr>
                  <w:rFonts w:ascii="Times New Roman" w:hAnsi="Times New Roman"/>
                  <w:color w:val="000000"/>
                  <w:sz w:val="24"/>
                  <w:szCs w:val="24"/>
                  <w:lang w:val="vi-VN"/>
                </w:rPr>
                <w:delText>Chênh lệch số dư cuối kỳ TD so với chốt tháng trước</w:delText>
              </w:r>
            </w:del>
          </w:p>
        </w:tc>
        <w:tc>
          <w:tcPr>
            <w:tcW w:w="2230" w:type="dxa"/>
            <w:vAlign w:val="center"/>
            <w:tcPrChange w:id="16756" w:author="thu nga" w:date="2024-10-01T10:51:00Z">
              <w:tcPr>
                <w:tcW w:w="2230" w:type="dxa"/>
                <w:vAlign w:val="center"/>
              </w:tcPr>
            </w:tcPrChange>
          </w:tcPr>
          <w:p w14:paraId="5C5C6CB5" w14:textId="5149430F" w:rsidR="007B7F57" w:rsidRPr="002F0D98" w:rsidDel="007E0F89" w:rsidRDefault="007B7F57" w:rsidP="007B7F57">
            <w:pPr>
              <w:spacing w:before="0" w:line="240" w:lineRule="auto"/>
              <w:contextualSpacing w:val="0"/>
              <w:rPr>
                <w:del w:id="16757" w:author="Phuong Truong Thi" w:date="2024-10-08T18:12:00Z"/>
                <w:rFonts w:ascii="Times New Roman" w:eastAsia="Times New Roman" w:hAnsi="Times New Roman"/>
                <w:sz w:val="24"/>
                <w:szCs w:val="24"/>
                <w:lang w:val="vi-VN" w:eastAsia="vi-VN"/>
              </w:rPr>
            </w:pPr>
            <w:del w:id="16758" w:author="Phuong Truong Thi" w:date="2024-10-08T18:12:00Z">
              <w:r w:rsidRPr="002F0D98" w:rsidDel="007E0F89">
                <w:rPr>
                  <w:rFonts w:ascii="Times New Roman" w:hAnsi="Times New Roman"/>
                  <w:color w:val="000000"/>
                  <w:sz w:val="24"/>
                  <w:szCs w:val="24"/>
                  <w:lang w:val="vi-VN"/>
                </w:rPr>
                <w:delText>Bằng = Số dư cuối kỳ TD ngày dữ liệu - Số dư cuối kỳ TD tháng (T-1)</w:delText>
              </w:r>
            </w:del>
          </w:p>
        </w:tc>
        <w:tc>
          <w:tcPr>
            <w:tcW w:w="963" w:type="dxa"/>
            <w:tcPrChange w:id="16759" w:author="thu nga" w:date="2024-10-01T10:51:00Z">
              <w:tcPr>
                <w:tcW w:w="963" w:type="dxa"/>
              </w:tcPr>
            </w:tcPrChange>
          </w:tcPr>
          <w:p w14:paraId="7D3BE7CF" w14:textId="1454CC67" w:rsidR="007B7F57" w:rsidRPr="0052167B" w:rsidDel="007E0F89" w:rsidRDefault="007B7F57" w:rsidP="007B7F57">
            <w:pPr>
              <w:spacing w:before="0" w:line="240" w:lineRule="auto"/>
              <w:contextualSpacing w:val="0"/>
              <w:rPr>
                <w:del w:id="16760" w:author="Phuong Truong Thi" w:date="2024-10-08T18:12:00Z"/>
                <w:rFonts w:ascii="Times New Roman" w:eastAsia="Times New Roman" w:hAnsi="Times New Roman"/>
                <w:sz w:val="24"/>
                <w:szCs w:val="24"/>
                <w:lang w:eastAsia="vi-VN"/>
              </w:rPr>
            </w:pPr>
            <w:ins w:id="16761" w:author="thu nga" w:date="2024-09-30T15:29:00Z">
              <w:del w:id="16762" w:author="Phuong Truong Thi" w:date="2024-10-08T18:12:00Z">
                <w:r w:rsidRPr="00AC47A7" w:rsidDel="007E0F89">
                  <w:rPr>
                    <w:rFonts w:ascii="Times New Roman" w:eastAsia="Times New Roman" w:hAnsi="Times New Roman"/>
                    <w:sz w:val="24"/>
                    <w:szCs w:val="24"/>
                    <w:lang w:val="vi-VN" w:eastAsia="vi-VN"/>
                  </w:rPr>
                  <w:delText>CRM</w:delText>
                </w:r>
              </w:del>
            </w:ins>
          </w:p>
        </w:tc>
        <w:tc>
          <w:tcPr>
            <w:tcW w:w="1166" w:type="dxa"/>
            <w:tcPrChange w:id="16763" w:author="thu nga" w:date="2024-10-01T10:51:00Z">
              <w:tcPr>
                <w:tcW w:w="1896" w:type="dxa"/>
                <w:gridSpan w:val="2"/>
              </w:tcPr>
            </w:tcPrChange>
          </w:tcPr>
          <w:p w14:paraId="36FF856D" w14:textId="14C9CF28" w:rsidR="007B7F57" w:rsidRPr="0052167B" w:rsidDel="007E0F89" w:rsidRDefault="000E4E67" w:rsidP="007B7F57">
            <w:pPr>
              <w:spacing w:before="0" w:line="240" w:lineRule="auto"/>
              <w:contextualSpacing w:val="0"/>
              <w:rPr>
                <w:del w:id="16764" w:author="Phuong Truong Thi" w:date="2024-10-08T18:12:00Z"/>
                <w:rFonts w:ascii="Times New Roman" w:eastAsia="Times New Roman" w:hAnsi="Times New Roman"/>
                <w:sz w:val="24"/>
                <w:szCs w:val="24"/>
                <w:lang w:eastAsia="vi-VN"/>
              </w:rPr>
            </w:pPr>
            <w:ins w:id="16765" w:author="thu nga" w:date="2024-10-01T10:17:00Z">
              <w:del w:id="16766"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767"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768" w:author="thu nga" w:date="2024-10-01T10:51:00Z">
              <w:tcPr>
                <w:tcW w:w="1910" w:type="dxa"/>
                <w:gridSpan w:val="3"/>
                <w:shd w:val="clear" w:color="auto" w:fill="auto"/>
                <w:noWrap/>
                <w:vAlign w:val="center"/>
              </w:tcPr>
            </w:tcPrChange>
          </w:tcPr>
          <w:p w14:paraId="03AE677D" w14:textId="1D1CDC3E" w:rsidR="007B7F57" w:rsidRPr="0052167B" w:rsidDel="007E0F89" w:rsidRDefault="007B7F57" w:rsidP="007B7F57">
            <w:pPr>
              <w:spacing w:before="0" w:line="240" w:lineRule="auto"/>
              <w:contextualSpacing w:val="0"/>
              <w:rPr>
                <w:del w:id="16769" w:author="Phuong Truong Thi" w:date="2024-10-08T18:12:00Z"/>
                <w:rFonts w:ascii="Times New Roman" w:eastAsia="Times New Roman" w:hAnsi="Times New Roman"/>
                <w:sz w:val="24"/>
                <w:szCs w:val="24"/>
                <w:lang w:val="vi-VN" w:eastAsia="vi-VN"/>
              </w:rPr>
            </w:pPr>
          </w:p>
        </w:tc>
        <w:tc>
          <w:tcPr>
            <w:tcW w:w="1134" w:type="dxa"/>
            <w:tcPrChange w:id="16770" w:author="thu nga" w:date="2024-10-01T10:51:00Z">
              <w:tcPr>
                <w:tcW w:w="737" w:type="dxa"/>
              </w:tcPr>
            </w:tcPrChange>
          </w:tcPr>
          <w:p w14:paraId="20A25739" w14:textId="06E6703E" w:rsidR="007B7F57" w:rsidRPr="0052167B" w:rsidDel="007E0F89" w:rsidRDefault="007B7F57" w:rsidP="007B7F57">
            <w:pPr>
              <w:spacing w:before="0" w:line="240" w:lineRule="auto"/>
              <w:contextualSpacing w:val="0"/>
              <w:jc w:val="center"/>
              <w:rPr>
                <w:del w:id="16771" w:author="Phuong Truong Thi" w:date="2024-10-08T18:12:00Z"/>
                <w:rFonts w:ascii="Times New Roman" w:eastAsia="Times New Roman" w:hAnsi="Times New Roman"/>
                <w:sz w:val="24"/>
                <w:szCs w:val="24"/>
                <w:lang w:val="vi-VN" w:eastAsia="vi-VN"/>
              </w:rPr>
            </w:pPr>
            <w:del w:id="1677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61C2A960" w14:textId="5984AF8B" w:rsidTr="00E57F75">
        <w:trPr>
          <w:trHeight w:val="276"/>
          <w:del w:id="16773" w:author="Phuong Truong Thi" w:date="2024-10-08T18:12:00Z"/>
          <w:trPrChange w:id="16774" w:author="thu nga" w:date="2024-10-01T10:51:00Z">
            <w:trPr>
              <w:trHeight w:val="276"/>
            </w:trPr>
          </w:trPrChange>
        </w:trPr>
        <w:tc>
          <w:tcPr>
            <w:tcW w:w="670" w:type="dxa"/>
            <w:shd w:val="clear" w:color="auto" w:fill="auto"/>
            <w:vAlign w:val="center"/>
            <w:tcPrChange w:id="16775" w:author="thu nga" w:date="2024-10-01T10:51:00Z">
              <w:tcPr>
                <w:tcW w:w="670" w:type="dxa"/>
                <w:shd w:val="clear" w:color="auto" w:fill="auto"/>
                <w:vAlign w:val="center"/>
              </w:tcPr>
            </w:tcPrChange>
          </w:tcPr>
          <w:p w14:paraId="7E401442" w14:textId="4ECCA528" w:rsidR="007B7F57" w:rsidRPr="0052167B" w:rsidDel="007E0F89" w:rsidRDefault="007B7F57" w:rsidP="007B7F57">
            <w:pPr>
              <w:pStyle w:val="ListParagraph"/>
              <w:numPr>
                <w:ilvl w:val="0"/>
                <w:numId w:val="68"/>
              </w:numPr>
              <w:spacing w:before="0" w:line="240" w:lineRule="auto"/>
              <w:contextualSpacing w:val="0"/>
              <w:jc w:val="left"/>
              <w:rPr>
                <w:del w:id="16776" w:author="Phuong Truong Thi" w:date="2024-10-08T18:12:00Z"/>
                <w:rFonts w:eastAsia="Times New Roman"/>
                <w:szCs w:val="24"/>
                <w:lang w:val="vi-VN" w:eastAsia="vi-VN"/>
              </w:rPr>
            </w:pPr>
          </w:p>
        </w:tc>
        <w:tc>
          <w:tcPr>
            <w:tcW w:w="2097" w:type="dxa"/>
            <w:gridSpan w:val="2"/>
            <w:shd w:val="clear" w:color="auto" w:fill="auto"/>
            <w:vAlign w:val="center"/>
            <w:tcPrChange w:id="16777" w:author="thu nga" w:date="2024-10-01T10:51:00Z">
              <w:tcPr>
                <w:tcW w:w="2097" w:type="dxa"/>
                <w:gridSpan w:val="2"/>
                <w:shd w:val="clear" w:color="auto" w:fill="auto"/>
                <w:vAlign w:val="center"/>
              </w:tcPr>
            </w:tcPrChange>
          </w:tcPr>
          <w:p w14:paraId="7B5614D8" w14:textId="60E6276D" w:rsidR="007B7F57" w:rsidRPr="002F0D98" w:rsidDel="007E0F89" w:rsidRDefault="007B7F57" w:rsidP="007B7F57">
            <w:pPr>
              <w:spacing w:before="0" w:line="240" w:lineRule="auto"/>
              <w:contextualSpacing w:val="0"/>
              <w:rPr>
                <w:del w:id="16778" w:author="Phuong Truong Thi" w:date="2024-10-08T18:12:00Z"/>
                <w:rFonts w:ascii="Times New Roman" w:hAnsi="Times New Roman"/>
                <w:sz w:val="24"/>
                <w:szCs w:val="24"/>
                <w:lang w:val="vi-VN"/>
              </w:rPr>
            </w:pPr>
            <w:del w:id="16779" w:author="Phuong Truong Thi" w:date="2024-10-08T18:12:00Z">
              <w:r w:rsidRPr="002F0D98" w:rsidDel="007E0F89">
                <w:rPr>
                  <w:rFonts w:ascii="Times New Roman" w:hAnsi="Times New Roman"/>
                  <w:color w:val="000000"/>
                  <w:sz w:val="24"/>
                  <w:szCs w:val="24"/>
                  <w:lang w:val="vi-VN"/>
                </w:rPr>
                <w:delText>ADB_TD: Số dư bình quân TD (Cả nội và ngoại tệ) tháng này</w:delText>
              </w:r>
            </w:del>
          </w:p>
        </w:tc>
        <w:tc>
          <w:tcPr>
            <w:tcW w:w="2230" w:type="dxa"/>
            <w:vAlign w:val="center"/>
            <w:tcPrChange w:id="16780" w:author="thu nga" w:date="2024-10-01T10:51:00Z">
              <w:tcPr>
                <w:tcW w:w="2230" w:type="dxa"/>
                <w:vAlign w:val="center"/>
              </w:tcPr>
            </w:tcPrChange>
          </w:tcPr>
          <w:p w14:paraId="3B703F74" w14:textId="1D2348DB" w:rsidR="007B7F57" w:rsidRPr="002F0D98" w:rsidDel="007E0F89" w:rsidRDefault="007B7F57" w:rsidP="007B7F57">
            <w:pPr>
              <w:spacing w:before="0" w:line="240" w:lineRule="auto"/>
              <w:contextualSpacing w:val="0"/>
              <w:rPr>
                <w:del w:id="16781" w:author="Phuong Truong Thi" w:date="2024-10-08T18:12:00Z"/>
                <w:rFonts w:ascii="Times New Roman" w:eastAsia="Times New Roman" w:hAnsi="Times New Roman"/>
                <w:sz w:val="24"/>
                <w:szCs w:val="24"/>
                <w:lang w:val="vi-VN" w:eastAsia="vi-VN"/>
              </w:rPr>
            </w:pPr>
            <w:del w:id="16782" w:author="Phuong Truong Thi" w:date="2024-10-08T18:12:00Z">
              <w:r w:rsidRPr="002F0D98" w:rsidDel="007E0F89">
                <w:rPr>
                  <w:rFonts w:ascii="Times New Roman" w:hAnsi="Times New Roman"/>
                  <w:color w:val="000000"/>
                  <w:sz w:val="24"/>
                  <w:szCs w:val="24"/>
                  <w:lang w:val="vi-VN"/>
                </w:rPr>
                <w:delText>Tổng số dư bình quân các Tài khoản TD (Category là Saving) (Cả nội và ngoại tệ) tháng này</w:delText>
              </w:r>
            </w:del>
          </w:p>
        </w:tc>
        <w:tc>
          <w:tcPr>
            <w:tcW w:w="963" w:type="dxa"/>
            <w:tcPrChange w:id="16783" w:author="thu nga" w:date="2024-10-01T10:51:00Z">
              <w:tcPr>
                <w:tcW w:w="963" w:type="dxa"/>
              </w:tcPr>
            </w:tcPrChange>
          </w:tcPr>
          <w:p w14:paraId="694332F9" w14:textId="61E33BEC" w:rsidR="007B7F57" w:rsidRPr="0052167B" w:rsidDel="007E0F89" w:rsidRDefault="007B7F57" w:rsidP="007B7F57">
            <w:pPr>
              <w:spacing w:before="0" w:line="240" w:lineRule="auto"/>
              <w:contextualSpacing w:val="0"/>
              <w:rPr>
                <w:del w:id="16784" w:author="Phuong Truong Thi" w:date="2024-10-08T18:12:00Z"/>
                <w:rFonts w:ascii="Times New Roman" w:eastAsia="Times New Roman" w:hAnsi="Times New Roman"/>
                <w:sz w:val="24"/>
                <w:szCs w:val="24"/>
                <w:lang w:eastAsia="vi-VN"/>
              </w:rPr>
            </w:pPr>
            <w:ins w:id="16785" w:author="thu nga" w:date="2024-09-30T15:29:00Z">
              <w:del w:id="16786" w:author="Phuong Truong Thi" w:date="2024-10-08T18:12:00Z">
                <w:r w:rsidRPr="00AC47A7" w:rsidDel="007E0F89">
                  <w:rPr>
                    <w:rFonts w:ascii="Times New Roman" w:eastAsia="Times New Roman" w:hAnsi="Times New Roman"/>
                    <w:sz w:val="24"/>
                    <w:szCs w:val="24"/>
                    <w:lang w:val="vi-VN" w:eastAsia="vi-VN"/>
                  </w:rPr>
                  <w:delText>CRM</w:delText>
                </w:r>
              </w:del>
            </w:ins>
          </w:p>
        </w:tc>
        <w:tc>
          <w:tcPr>
            <w:tcW w:w="1166" w:type="dxa"/>
            <w:tcPrChange w:id="16787" w:author="thu nga" w:date="2024-10-01T10:51:00Z">
              <w:tcPr>
                <w:tcW w:w="1896" w:type="dxa"/>
                <w:gridSpan w:val="2"/>
              </w:tcPr>
            </w:tcPrChange>
          </w:tcPr>
          <w:p w14:paraId="306A9FD3" w14:textId="1D06F68A" w:rsidR="007B7F57" w:rsidRPr="0052167B" w:rsidDel="007E0F89" w:rsidRDefault="000E4E67" w:rsidP="007B7F57">
            <w:pPr>
              <w:spacing w:before="0" w:line="240" w:lineRule="auto"/>
              <w:contextualSpacing w:val="0"/>
              <w:rPr>
                <w:del w:id="16788" w:author="Phuong Truong Thi" w:date="2024-10-08T18:12:00Z"/>
                <w:rFonts w:ascii="Times New Roman" w:eastAsia="Times New Roman" w:hAnsi="Times New Roman"/>
                <w:sz w:val="24"/>
                <w:szCs w:val="24"/>
                <w:lang w:eastAsia="vi-VN"/>
              </w:rPr>
            </w:pPr>
            <w:ins w:id="16789" w:author="thu nga" w:date="2024-10-01T10:17:00Z">
              <w:del w:id="16790" w:author="Phuong Truong Thi" w:date="2024-10-08T18:12:00Z">
                <w:r w:rsidDel="007E0F89">
                  <w:rPr>
                    <w:rFonts w:ascii="Times New Roman" w:eastAsia="Times New Roman" w:hAnsi="Times New Roman"/>
                    <w:sz w:val="24"/>
                    <w:szCs w:val="24"/>
                    <w:lang w:eastAsia="vi-VN"/>
                  </w:rPr>
                  <w:delText>Currency</w:delText>
                </w:r>
                <w:r w:rsidRPr="0052167B" w:rsidDel="007E0F89">
                  <w:rPr>
                    <w:rFonts w:ascii="Times New Roman" w:eastAsia="Times New Roman" w:hAnsi="Times New Roman"/>
                    <w:sz w:val="24"/>
                    <w:szCs w:val="24"/>
                    <w:lang w:eastAsia="vi-VN"/>
                  </w:rPr>
                  <w:delText xml:space="preserve"> </w:delText>
                </w:r>
              </w:del>
            </w:ins>
            <w:del w:id="16791"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792" w:author="thu nga" w:date="2024-10-01T10:51:00Z">
              <w:tcPr>
                <w:tcW w:w="1910" w:type="dxa"/>
                <w:gridSpan w:val="3"/>
                <w:shd w:val="clear" w:color="auto" w:fill="auto"/>
                <w:noWrap/>
                <w:vAlign w:val="center"/>
              </w:tcPr>
            </w:tcPrChange>
          </w:tcPr>
          <w:p w14:paraId="05823726" w14:textId="2F2CC7B4" w:rsidR="007B7F57" w:rsidRPr="0052167B" w:rsidDel="007E0F89" w:rsidRDefault="007B7F57" w:rsidP="007B7F57">
            <w:pPr>
              <w:spacing w:before="0" w:line="240" w:lineRule="auto"/>
              <w:contextualSpacing w:val="0"/>
              <w:rPr>
                <w:del w:id="16793" w:author="Phuong Truong Thi" w:date="2024-10-08T18:12:00Z"/>
                <w:rFonts w:ascii="Times New Roman" w:eastAsia="Times New Roman" w:hAnsi="Times New Roman"/>
                <w:sz w:val="24"/>
                <w:szCs w:val="24"/>
                <w:lang w:val="vi-VN" w:eastAsia="vi-VN"/>
              </w:rPr>
            </w:pPr>
          </w:p>
        </w:tc>
        <w:tc>
          <w:tcPr>
            <w:tcW w:w="1134" w:type="dxa"/>
            <w:tcPrChange w:id="16794" w:author="thu nga" w:date="2024-10-01T10:51:00Z">
              <w:tcPr>
                <w:tcW w:w="737" w:type="dxa"/>
              </w:tcPr>
            </w:tcPrChange>
          </w:tcPr>
          <w:p w14:paraId="2C0F4B26" w14:textId="7085D68C" w:rsidR="007B7F57" w:rsidRPr="0052167B" w:rsidDel="007E0F89" w:rsidRDefault="007B7F57" w:rsidP="007B7F57">
            <w:pPr>
              <w:spacing w:before="0" w:line="240" w:lineRule="auto"/>
              <w:contextualSpacing w:val="0"/>
              <w:jc w:val="center"/>
              <w:rPr>
                <w:del w:id="16795" w:author="Phuong Truong Thi" w:date="2024-10-08T18:12:00Z"/>
                <w:rFonts w:ascii="Times New Roman" w:eastAsia="Times New Roman" w:hAnsi="Times New Roman"/>
                <w:sz w:val="24"/>
                <w:szCs w:val="24"/>
                <w:lang w:val="vi-VN" w:eastAsia="vi-VN"/>
              </w:rPr>
            </w:pPr>
            <w:del w:id="16796"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7A0D17EB" w14:textId="55E9FB15" w:rsidTr="00E57F75">
        <w:trPr>
          <w:trHeight w:val="276"/>
          <w:del w:id="16797" w:author="Phuong Truong Thi" w:date="2024-10-08T18:12:00Z"/>
          <w:trPrChange w:id="16798" w:author="thu nga" w:date="2024-10-01T10:51:00Z">
            <w:trPr>
              <w:trHeight w:val="276"/>
            </w:trPr>
          </w:trPrChange>
        </w:trPr>
        <w:tc>
          <w:tcPr>
            <w:tcW w:w="670" w:type="dxa"/>
            <w:shd w:val="clear" w:color="auto" w:fill="auto"/>
            <w:vAlign w:val="center"/>
            <w:tcPrChange w:id="16799" w:author="thu nga" w:date="2024-10-01T10:51:00Z">
              <w:tcPr>
                <w:tcW w:w="670" w:type="dxa"/>
                <w:shd w:val="clear" w:color="auto" w:fill="auto"/>
                <w:vAlign w:val="center"/>
              </w:tcPr>
            </w:tcPrChange>
          </w:tcPr>
          <w:p w14:paraId="03E8A70A" w14:textId="524F5CE8" w:rsidR="007B7F57" w:rsidRPr="0052167B" w:rsidDel="007E0F89" w:rsidRDefault="007B7F57" w:rsidP="007B7F57">
            <w:pPr>
              <w:pStyle w:val="ListParagraph"/>
              <w:numPr>
                <w:ilvl w:val="0"/>
                <w:numId w:val="68"/>
              </w:numPr>
              <w:spacing w:before="0" w:line="240" w:lineRule="auto"/>
              <w:contextualSpacing w:val="0"/>
              <w:jc w:val="left"/>
              <w:rPr>
                <w:del w:id="16800" w:author="Phuong Truong Thi" w:date="2024-10-08T18:12:00Z"/>
                <w:rFonts w:eastAsia="Times New Roman"/>
                <w:szCs w:val="24"/>
                <w:lang w:val="vi-VN" w:eastAsia="vi-VN"/>
              </w:rPr>
            </w:pPr>
          </w:p>
        </w:tc>
        <w:tc>
          <w:tcPr>
            <w:tcW w:w="2097" w:type="dxa"/>
            <w:gridSpan w:val="2"/>
            <w:shd w:val="clear" w:color="auto" w:fill="auto"/>
            <w:vAlign w:val="center"/>
            <w:tcPrChange w:id="16801" w:author="thu nga" w:date="2024-10-01T10:51:00Z">
              <w:tcPr>
                <w:tcW w:w="2097" w:type="dxa"/>
                <w:gridSpan w:val="2"/>
                <w:shd w:val="clear" w:color="auto" w:fill="auto"/>
                <w:vAlign w:val="center"/>
              </w:tcPr>
            </w:tcPrChange>
          </w:tcPr>
          <w:p w14:paraId="0F5CD1F9" w14:textId="54A25D93" w:rsidR="007B7F57" w:rsidRPr="002F0D98" w:rsidDel="007E0F89" w:rsidRDefault="007B7F57" w:rsidP="007B7F57">
            <w:pPr>
              <w:spacing w:before="0" w:line="240" w:lineRule="auto"/>
              <w:contextualSpacing w:val="0"/>
              <w:rPr>
                <w:del w:id="16802" w:author="Phuong Truong Thi" w:date="2024-10-08T18:12:00Z"/>
                <w:rFonts w:ascii="Times New Roman" w:hAnsi="Times New Roman"/>
                <w:sz w:val="24"/>
                <w:szCs w:val="24"/>
                <w:lang w:val="vi-VN"/>
              </w:rPr>
            </w:pPr>
            <w:del w:id="16803" w:author="Phuong Truong Thi" w:date="2024-10-08T18:12:00Z">
              <w:r w:rsidRPr="002F0D98" w:rsidDel="007E0F89">
                <w:rPr>
                  <w:rFonts w:ascii="Times New Roman" w:hAnsi="Times New Roman"/>
                  <w:color w:val="000000"/>
                  <w:sz w:val="24"/>
                  <w:szCs w:val="24"/>
                  <w:lang w:val="vi-VN"/>
                </w:rPr>
                <w:delText>ADB_TD: Số dư bình quân TD (Cả nội và ngoại tệ) tháng trước</w:delText>
              </w:r>
            </w:del>
          </w:p>
        </w:tc>
        <w:tc>
          <w:tcPr>
            <w:tcW w:w="2230" w:type="dxa"/>
            <w:vAlign w:val="center"/>
            <w:tcPrChange w:id="16804" w:author="thu nga" w:date="2024-10-01T10:51:00Z">
              <w:tcPr>
                <w:tcW w:w="2230" w:type="dxa"/>
                <w:vAlign w:val="center"/>
              </w:tcPr>
            </w:tcPrChange>
          </w:tcPr>
          <w:p w14:paraId="7A528ED9" w14:textId="01BF994A" w:rsidR="007B7F57" w:rsidRPr="002F0D98" w:rsidDel="007E0F89" w:rsidRDefault="007B7F57" w:rsidP="007B7F57">
            <w:pPr>
              <w:spacing w:before="0" w:line="240" w:lineRule="auto"/>
              <w:contextualSpacing w:val="0"/>
              <w:rPr>
                <w:del w:id="16805" w:author="Phuong Truong Thi" w:date="2024-10-08T18:12:00Z"/>
                <w:rFonts w:ascii="Times New Roman" w:eastAsia="Times New Roman" w:hAnsi="Times New Roman"/>
                <w:sz w:val="24"/>
                <w:szCs w:val="24"/>
                <w:lang w:val="vi-VN" w:eastAsia="vi-VN"/>
              </w:rPr>
            </w:pPr>
            <w:del w:id="16806" w:author="Phuong Truong Thi" w:date="2024-10-08T18:12:00Z">
              <w:r w:rsidRPr="002F0D98" w:rsidDel="007E0F89">
                <w:rPr>
                  <w:rFonts w:ascii="Times New Roman" w:hAnsi="Times New Roman"/>
                  <w:color w:val="000000"/>
                  <w:sz w:val="24"/>
                  <w:szCs w:val="24"/>
                  <w:lang w:val="vi-VN"/>
                </w:rPr>
                <w:delText>Tổng số dư bình quân các Tài khoản TD (Category là Saving) (Cả nội và ngoại tệ) tháng trước T-1</w:delText>
              </w:r>
            </w:del>
          </w:p>
        </w:tc>
        <w:tc>
          <w:tcPr>
            <w:tcW w:w="963" w:type="dxa"/>
            <w:tcPrChange w:id="16807" w:author="thu nga" w:date="2024-10-01T10:51:00Z">
              <w:tcPr>
                <w:tcW w:w="963" w:type="dxa"/>
              </w:tcPr>
            </w:tcPrChange>
          </w:tcPr>
          <w:p w14:paraId="021C4C8A" w14:textId="75361D0F" w:rsidR="007B7F57" w:rsidRPr="0052167B" w:rsidDel="007E0F89" w:rsidRDefault="007B7F57" w:rsidP="007B7F57">
            <w:pPr>
              <w:spacing w:before="0" w:line="240" w:lineRule="auto"/>
              <w:contextualSpacing w:val="0"/>
              <w:rPr>
                <w:del w:id="16808" w:author="Phuong Truong Thi" w:date="2024-10-08T18:12:00Z"/>
                <w:rFonts w:ascii="Times New Roman" w:eastAsia="Times New Roman" w:hAnsi="Times New Roman"/>
                <w:sz w:val="24"/>
                <w:szCs w:val="24"/>
                <w:lang w:eastAsia="vi-VN"/>
              </w:rPr>
            </w:pPr>
            <w:ins w:id="16809" w:author="thu nga" w:date="2024-09-30T15:29:00Z">
              <w:del w:id="16810" w:author="Phuong Truong Thi" w:date="2024-10-08T18:12:00Z">
                <w:r w:rsidRPr="00AC47A7" w:rsidDel="007E0F89">
                  <w:rPr>
                    <w:rFonts w:ascii="Times New Roman" w:eastAsia="Times New Roman" w:hAnsi="Times New Roman"/>
                    <w:sz w:val="24"/>
                    <w:szCs w:val="24"/>
                    <w:lang w:val="vi-VN" w:eastAsia="vi-VN"/>
                  </w:rPr>
                  <w:delText>CRM</w:delText>
                </w:r>
              </w:del>
            </w:ins>
          </w:p>
        </w:tc>
        <w:tc>
          <w:tcPr>
            <w:tcW w:w="1166" w:type="dxa"/>
            <w:tcPrChange w:id="16811" w:author="thu nga" w:date="2024-10-01T10:51:00Z">
              <w:tcPr>
                <w:tcW w:w="1896" w:type="dxa"/>
                <w:gridSpan w:val="2"/>
              </w:tcPr>
            </w:tcPrChange>
          </w:tcPr>
          <w:p w14:paraId="76EFFECB" w14:textId="2EDFE432" w:rsidR="007B7F57" w:rsidRPr="0052167B" w:rsidDel="007E0F89" w:rsidRDefault="000E4E67" w:rsidP="007B7F57">
            <w:pPr>
              <w:spacing w:before="0" w:line="240" w:lineRule="auto"/>
              <w:contextualSpacing w:val="0"/>
              <w:rPr>
                <w:del w:id="16812" w:author="Phuong Truong Thi" w:date="2024-10-08T18:12:00Z"/>
                <w:rFonts w:ascii="Times New Roman" w:eastAsia="Times New Roman" w:hAnsi="Times New Roman"/>
                <w:sz w:val="24"/>
                <w:szCs w:val="24"/>
                <w:lang w:eastAsia="vi-VN"/>
              </w:rPr>
            </w:pPr>
            <w:ins w:id="16813" w:author="thu nga" w:date="2024-10-01T10:17:00Z">
              <w:del w:id="16814" w:author="Phuong Truong Thi" w:date="2024-10-08T18:12:00Z">
                <w:r w:rsidDel="007E0F89">
                  <w:rPr>
                    <w:rFonts w:ascii="Times New Roman" w:eastAsia="Times New Roman" w:hAnsi="Times New Roman"/>
                    <w:sz w:val="24"/>
                    <w:szCs w:val="24"/>
                    <w:lang w:eastAsia="vi-VN"/>
                  </w:rPr>
                  <w:delText>Currency</w:delText>
                </w:r>
              </w:del>
            </w:ins>
            <w:del w:id="16815"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816" w:author="thu nga" w:date="2024-10-01T10:51:00Z">
              <w:tcPr>
                <w:tcW w:w="1910" w:type="dxa"/>
                <w:gridSpan w:val="3"/>
                <w:shd w:val="clear" w:color="auto" w:fill="auto"/>
                <w:noWrap/>
                <w:vAlign w:val="center"/>
              </w:tcPr>
            </w:tcPrChange>
          </w:tcPr>
          <w:p w14:paraId="700E9A91" w14:textId="5E4212AD" w:rsidR="007B7F57" w:rsidRPr="0052167B" w:rsidDel="007E0F89" w:rsidRDefault="007B7F57" w:rsidP="007B7F57">
            <w:pPr>
              <w:spacing w:before="0" w:line="240" w:lineRule="auto"/>
              <w:contextualSpacing w:val="0"/>
              <w:rPr>
                <w:del w:id="16817" w:author="Phuong Truong Thi" w:date="2024-10-08T18:12:00Z"/>
                <w:rFonts w:ascii="Times New Roman" w:eastAsia="Times New Roman" w:hAnsi="Times New Roman"/>
                <w:sz w:val="24"/>
                <w:szCs w:val="24"/>
                <w:lang w:val="vi-VN" w:eastAsia="vi-VN"/>
              </w:rPr>
            </w:pPr>
          </w:p>
        </w:tc>
        <w:tc>
          <w:tcPr>
            <w:tcW w:w="1134" w:type="dxa"/>
            <w:tcPrChange w:id="16818" w:author="thu nga" w:date="2024-10-01T10:51:00Z">
              <w:tcPr>
                <w:tcW w:w="737" w:type="dxa"/>
              </w:tcPr>
            </w:tcPrChange>
          </w:tcPr>
          <w:p w14:paraId="483D7DBA" w14:textId="730D079D" w:rsidR="007B7F57" w:rsidRPr="0052167B" w:rsidDel="007E0F89" w:rsidRDefault="007B7F57" w:rsidP="007B7F57">
            <w:pPr>
              <w:spacing w:before="0" w:line="240" w:lineRule="auto"/>
              <w:contextualSpacing w:val="0"/>
              <w:jc w:val="center"/>
              <w:rPr>
                <w:del w:id="16819" w:author="Phuong Truong Thi" w:date="2024-10-08T18:12:00Z"/>
                <w:rFonts w:ascii="Times New Roman" w:eastAsia="Times New Roman" w:hAnsi="Times New Roman"/>
                <w:sz w:val="24"/>
                <w:szCs w:val="24"/>
                <w:lang w:val="vi-VN" w:eastAsia="vi-VN"/>
              </w:rPr>
            </w:pPr>
            <w:del w:id="16820"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62A2C57D" w14:textId="011C94B7" w:rsidTr="00E57F75">
        <w:trPr>
          <w:trHeight w:val="276"/>
          <w:del w:id="16821" w:author="Phuong Truong Thi" w:date="2024-10-08T18:12:00Z"/>
          <w:trPrChange w:id="16822" w:author="thu nga" w:date="2024-10-01T10:51:00Z">
            <w:trPr>
              <w:trHeight w:val="276"/>
            </w:trPr>
          </w:trPrChange>
        </w:trPr>
        <w:tc>
          <w:tcPr>
            <w:tcW w:w="670" w:type="dxa"/>
            <w:shd w:val="clear" w:color="auto" w:fill="auto"/>
            <w:vAlign w:val="center"/>
            <w:tcPrChange w:id="16823" w:author="thu nga" w:date="2024-10-01T10:51:00Z">
              <w:tcPr>
                <w:tcW w:w="670" w:type="dxa"/>
                <w:shd w:val="clear" w:color="auto" w:fill="auto"/>
                <w:vAlign w:val="center"/>
              </w:tcPr>
            </w:tcPrChange>
          </w:tcPr>
          <w:p w14:paraId="635B79EC" w14:textId="0C5247F2" w:rsidR="000E4E67" w:rsidRPr="0052167B" w:rsidDel="007E0F89" w:rsidRDefault="000E4E67" w:rsidP="000E4E67">
            <w:pPr>
              <w:pStyle w:val="ListParagraph"/>
              <w:numPr>
                <w:ilvl w:val="0"/>
                <w:numId w:val="68"/>
              </w:numPr>
              <w:spacing w:before="0" w:line="240" w:lineRule="auto"/>
              <w:contextualSpacing w:val="0"/>
              <w:jc w:val="left"/>
              <w:rPr>
                <w:del w:id="16824" w:author="Phuong Truong Thi" w:date="2024-10-08T18:12:00Z"/>
                <w:rFonts w:eastAsia="Times New Roman"/>
                <w:szCs w:val="24"/>
                <w:lang w:val="vi-VN" w:eastAsia="vi-VN"/>
              </w:rPr>
            </w:pPr>
          </w:p>
        </w:tc>
        <w:tc>
          <w:tcPr>
            <w:tcW w:w="2097" w:type="dxa"/>
            <w:gridSpan w:val="2"/>
            <w:shd w:val="clear" w:color="auto" w:fill="auto"/>
            <w:vAlign w:val="center"/>
            <w:tcPrChange w:id="16825" w:author="thu nga" w:date="2024-10-01T10:51:00Z">
              <w:tcPr>
                <w:tcW w:w="2097" w:type="dxa"/>
                <w:gridSpan w:val="2"/>
                <w:shd w:val="clear" w:color="auto" w:fill="auto"/>
                <w:vAlign w:val="center"/>
              </w:tcPr>
            </w:tcPrChange>
          </w:tcPr>
          <w:p w14:paraId="47612DC6" w14:textId="10087128" w:rsidR="000E4E67" w:rsidRPr="002F0D98" w:rsidDel="007E0F89" w:rsidRDefault="000E4E67" w:rsidP="000E4E67">
            <w:pPr>
              <w:spacing w:before="0" w:line="240" w:lineRule="auto"/>
              <w:contextualSpacing w:val="0"/>
              <w:rPr>
                <w:del w:id="16826" w:author="Phuong Truong Thi" w:date="2024-10-08T18:12:00Z"/>
                <w:rFonts w:ascii="Times New Roman" w:hAnsi="Times New Roman"/>
                <w:sz w:val="24"/>
                <w:szCs w:val="24"/>
                <w:lang w:val="vi-VN"/>
              </w:rPr>
            </w:pPr>
            <w:del w:id="16827" w:author="Phuong Truong Thi" w:date="2024-10-08T18:12:00Z">
              <w:r w:rsidRPr="002F0D98" w:rsidDel="007E0F89">
                <w:rPr>
                  <w:rFonts w:ascii="Times New Roman" w:hAnsi="Times New Roman"/>
                  <w:color w:val="000000"/>
                  <w:sz w:val="24"/>
                  <w:szCs w:val="24"/>
                  <w:lang w:val="vi-VN"/>
                </w:rPr>
                <w:delText>ADB_TD Trung bình số dư TD 3 tháng gần nhất</w:delText>
              </w:r>
            </w:del>
          </w:p>
        </w:tc>
        <w:tc>
          <w:tcPr>
            <w:tcW w:w="2230" w:type="dxa"/>
            <w:vAlign w:val="center"/>
            <w:tcPrChange w:id="16828" w:author="thu nga" w:date="2024-10-01T10:51:00Z">
              <w:tcPr>
                <w:tcW w:w="2230" w:type="dxa"/>
                <w:vAlign w:val="center"/>
              </w:tcPr>
            </w:tcPrChange>
          </w:tcPr>
          <w:p w14:paraId="2992F5C0" w14:textId="7FD2072E" w:rsidR="000E4E67" w:rsidRPr="002F0D98" w:rsidDel="007E0F89" w:rsidRDefault="000E4E67" w:rsidP="000E4E67">
            <w:pPr>
              <w:spacing w:before="0" w:line="240" w:lineRule="auto"/>
              <w:contextualSpacing w:val="0"/>
              <w:rPr>
                <w:del w:id="16829" w:author="Phuong Truong Thi" w:date="2024-10-08T18:12:00Z"/>
                <w:rFonts w:ascii="Times New Roman" w:eastAsia="Times New Roman" w:hAnsi="Times New Roman"/>
                <w:sz w:val="24"/>
                <w:szCs w:val="24"/>
                <w:lang w:val="vi-VN" w:eastAsia="vi-VN"/>
              </w:rPr>
            </w:pPr>
            <w:del w:id="16830" w:author="Phuong Truong Thi" w:date="2024-10-08T18:12:00Z">
              <w:r w:rsidRPr="002F0D98" w:rsidDel="007E0F89">
                <w:rPr>
                  <w:rFonts w:ascii="Times New Roman" w:hAnsi="Times New Roman"/>
                  <w:color w:val="000000"/>
                  <w:sz w:val="24"/>
                  <w:szCs w:val="24"/>
                  <w:lang w:val="vi-VN"/>
                </w:rPr>
                <w:delText>Tổng số dư bình quân các Tài khoản TD (Category là Saving) (Cả nội và ngoại tệ)trung bình trong 3 tháng gần nhất (Tháng T-3, T-2, T-1)</w:delText>
              </w:r>
            </w:del>
          </w:p>
        </w:tc>
        <w:tc>
          <w:tcPr>
            <w:tcW w:w="963" w:type="dxa"/>
            <w:tcPrChange w:id="16831" w:author="thu nga" w:date="2024-10-01T10:51:00Z">
              <w:tcPr>
                <w:tcW w:w="963" w:type="dxa"/>
              </w:tcPr>
            </w:tcPrChange>
          </w:tcPr>
          <w:p w14:paraId="29F5A73F" w14:textId="06B68AE5" w:rsidR="000E4E67" w:rsidRPr="0052167B" w:rsidDel="007E0F89" w:rsidRDefault="000E4E67" w:rsidP="000E4E67">
            <w:pPr>
              <w:spacing w:before="0" w:line="240" w:lineRule="auto"/>
              <w:contextualSpacing w:val="0"/>
              <w:rPr>
                <w:del w:id="16832" w:author="Phuong Truong Thi" w:date="2024-10-08T18:12:00Z"/>
                <w:rFonts w:ascii="Times New Roman" w:eastAsia="Times New Roman" w:hAnsi="Times New Roman"/>
                <w:sz w:val="24"/>
                <w:szCs w:val="24"/>
                <w:lang w:eastAsia="vi-VN"/>
              </w:rPr>
            </w:pPr>
            <w:ins w:id="16833" w:author="thu nga" w:date="2024-09-30T15:29:00Z">
              <w:del w:id="16834" w:author="Phuong Truong Thi" w:date="2024-10-08T18:12:00Z">
                <w:r w:rsidRPr="004842B7" w:rsidDel="007E0F89">
                  <w:rPr>
                    <w:rFonts w:ascii="Times New Roman" w:eastAsia="Times New Roman" w:hAnsi="Times New Roman"/>
                    <w:sz w:val="24"/>
                    <w:szCs w:val="24"/>
                    <w:lang w:val="vi-VN" w:eastAsia="vi-VN"/>
                  </w:rPr>
                  <w:delText>CRM</w:delText>
                </w:r>
              </w:del>
            </w:ins>
          </w:p>
        </w:tc>
        <w:tc>
          <w:tcPr>
            <w:tcW w:w="1166" w:type="dxa"/>
            <w:tcPrChange w:id="16835" w:author="thu nga" w:date="2024-10-01T10:51:00Z">
              <w:tcPr>
                <w:tcW w:w="1896" w:type="dxa"/>
                <w:gridSpan w:val="2"/>
              </w:tcPr>
            </w:tcPrChange>
          </w:tcPr>
          <w:p w14:paraId="7625D301" w14:textId="02ED4C38" w:rsidR="000E4E67" w:rsidRPr="0052167B" w:rsidDel="007E0F89" w:rsidRDefault="000E4E67" w:rsidP="000E4E67">
            <w:pPr>
              <w:spacing w:before="0" w:line="240" w:lineRule="auto"/>
              <w:contextualSpacing w:val="0"/>
              <w:rPr>
                <w:del w:id="16836" w:author="Phuong Truong Thi" w:date="2024-10-08T18:12:00Z"/>
                <w:rFonts w:ascii="Times New Roman" w:eastAsia="Times New Roman" w:hAnsi="Times New Roman"/>
                <w:sz w:val="24"/>
                <w:szCs w:val="24"/>
                <w:lang w:eastAsia="vi-VN"/>
              </w:rPr>
            </w:pPr>
            <w:ins w:id="16837" w:author="thu nga" w:date="2024-10-01T10:17:00Z">
              <w:del w:id="16838" w:author="Phuong Truong Thi" w:date="2024-10-08T18:12:00Z">
                <w:r w:rsidRPr="000C03E2" w:rsidDel="007E0F89">
                  <w:rPr>
                    <w:rFonts w:ascii="Times New Roman" w:eastAsia="Times New Roman" w:hAnsi="Times New Roman"/>
                    <w:sz w:val="24"/>
                    <w:szCs w:val="24"/>
                    <w:lang w:eastAsia="vi-VN"/>
                  </w:rPr>
                  <w:delText>Currency</w:delText>
                </w:r>
              </w:del>
            </w:ins>
            <w:del w:id="16839"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840" w:author="thu nga" w:date="2024-10-01T10:51:00Z">
              <w:tcPr>
                <w:tcW w:w="1910" w:type="dxa"/>
                <w:gridSpan w:val="3"/>
                <w:shd w:val="clear" w:color="auto" w:fill="auto"/>
                <w:noWrap/>
                <w:vAlign w:val="center"/>
              </w:tcPr>
            </w:tcPrChange>
          </w:tcPr>
          <w:p w14:paraId="241CB18B" w14:textId="6491A13C" w:rsidR="000E4E67" w:rsidRPr="0052167B" w:rsidDel="007E0F89" w:rsidRDefault="000E4E67" w:rsidP="000E4E67">
            <w:pPr>
              <w:spacing w:before="0" w:line="240" w:lineRule="auto"/>
              <w:contextualSpacing w:val="0"/>
              <w:rPr>
                <w:del w:id="16841" w:author="Phuong Truong Thi" w:date="2024-10-08T18:12:00Z"/>
                <w:rFonts w:ascii="Times New Roman" w:eastAsia="Times New Roman" w:hAnsi="Times New Roman"/>
                <w:sz w:val="24"/>
                <w:szCs w:val="24"/>
                <w:lang w:val="vi-VN" w:eastAsia="vi-VN"/>
              </w:rPr>
            </w:pPr>
          </w:p>
        </w:tc>
        <w:tc>
          <w:tcPr>
            <w:tcW w:w="1134" w:type="dxa"/>
            <w:tcPrChange w:id="16842" w:author="thu nga" w:date="2024-10-01T10:51:00Z">
              <w:tcPr>
                <w:tcW w:w="737" w:type="dxa"/>
              </w:tcPr>
            </w:tcPrChange>
          </w:tcPr>
          <w:p w14:paraId="0D892D7D" w14:textId="4D7448E0" w:rsidR="000E4E67" w:rsidRPr="0052167B" w:rsidDel="007E0F89" w:rsidRDefault="000E4E67" w:rsidP="000E4E67">
            <w:pPr>
              <w:spacing w:before="0" w:line="240" w:lineRule="auto"/>
              <w:contextualSpacing w:val="0"/>
              <w:jc w:val="center"/>
              <w:rPr>
                <w:del w:id="16843" w:author="Phuong Truong Thi" w:date="2024-10-08T18:12:00Z"/>
                <w:rFonts w:ascii="Times New Roman" w:eastAsia="Times New Roman" w:hAnsi="Times New Roman"/>
                <w:sz w:val="24"/>
                <w:szCs w:val="24"/>
                <w:lang w:val="vi-VN" w:eastAsia="vi-VN"/>
              </w:rPr>
            </w:pPr>
            <w:del w:id="16844"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1784027E" w14:textId="3F59EB51" w:rsidTr="00E57F75">
        <w:trPr>
          <w:trHeight w:val="276"/>
          <w:del w:id="16845" w:author="Phuong Truong Thi" w:date="2024-10-08T18:12:00Z"/>
          <w:trPrChange w:id="16846" w:author="thu nga" w:date="2024-10-01T10:51:00Z">
            <w:trPr>
              <w:trHeight w:val="276"/>
            </w:trPr>
          </w:trPrChange>
        </w:trPr>
        <w:tc>
          <w:tcPr>
            <w:tcW w:w="670" w:type="dxa"/>
            <w:shd w:val="clear" w:color="auto" w:fill="auto"/>
            <w:vAlign w:val="center"/>
            <w:tcPrChange w:id="16847" w:author="thu nga" w:date="2024-10-01T10:51:00Z">
              <w:tcPr>
                <w:tcW w:w="670" w:type="dxa"/>
                <w:shd w:val="clear" w:color="auto" w:fill="auto"/>
                <w:vAlign w:val="center"/>
              </w:tcPr>
            </w:tcPrChange>
          </w:tcPr>
          <w:p w14:paraId="197F2547" w14:textId="4081F411" w:rsidR="000E4E67" w:rsidRPr="0052167B" w:rsidDel="007E0F89" w:rsidRDefault="000E4E67" w:rsidP="000E4E67">
            <w:pPr>
              <w:pStyle w:val="ListParagraph"/>
              <w:numPr>
                <w:ilvl w:val="0"/>
                <w:numId w:val="68"/>
              </w:numPr>
              <w:spacing w:before="0" w:line="240" w:lineRule="auto"/>
              <w:contextualSpacing w:val="0"/>
              <w:jc w:val="left"/>
              <w:rPr>
                <w:del w:id="16848" w:author="Phuong Truong Thi" w:date="2024-10-08T18:12:00Z"/>
                <w:rFonts w:eastAsia="Times New Roman"/>
                <w:szCs w:val="24"/>
                <w:lang w:val="vi-VN" w:eastAsia="vi-VN"/>
              </w:rPr>
            </w:pPr>
          </w:p>
        </w:tc>
        <w:tc>
          <w:tcPr>
            <w:tcW w:w="2097" w:type="dxa"/>
            <w:gridSpan w:val="2"/>
            <w:shd w:val="clear" w:color="auto" w:fill="auto"/>
            <w:vAlign w:val="center"/>
            <w:tcPrChange w:id="16849" w:author="thu nga" w:date="2024-10-01T10:51:00Z">
              <w:tcPr>
                <w:tcW w:w="2097" w:type="dxa"/>
                <w:gridSpan w:val="2"/>
                <w:shd w:val="clear" w:color="auto" w:fill="auto"/>
                <w:vAlign w:val="center"/>
              </w:tcPr>
            </w:tcPrChange>
          </w:tcPr>
          <w:p w14:paraId="3DC5D89B" w14:textId="58F0672F" w:rsidR="000E4E67" w:rsidRPr="002F0D98" w:rsidDel="007E0F89" w:rsidRDefault="000E4E67" w:rsidP="000E4E67">
            <w:pPr>
              <w:spacing w:before="0" w:line="240" w:lineRule="auto"/>
              <w:contextualSpacing w:val="0"/>
              <w:rPr>
                <w:del w:id="16850" w:author="Phuong Truong Thi" w:date="2024-10-08T18:12:00Z"/>
                <w:rFonts w:ascii="Times New Roman" w:hAnsi="Times New Roman"/>
                <w:sz w:val="24"/>
                <w:szCs w:val="24"/>
                <w:lang w:val="vi-VN"/>
              </w:rPr>
            </w:pPr>
            <w:del w:id="16851" w:author="Phuong Truong Thi" w:date="2024-10-08T18:12:00Z">
              <w:r w:rsidRPr="002F0D98" w:rsidDel="007E0F89">
                <w:rPr>
                  <w:rFonts w:ascii="Times New Roman" w:hAnsi="Times New Roman"/>
                  <w:color w:val="000000"/>
                  <w:sz w:val="24"/>
                  <w:szCs w:val="24"/>
                  <w:lang w:val="vi-VN"/>
                </w:rPr>
                <w:delText>Chênh lệch số dư bình quân TD so với chốt tháng trước</w:delText>
              </w:r>
            </w:del>
          </w:p>
        </w:tc>
        <w:tc>
          <w:tcPr>
            <w:tcW w:w="2230" w:type="dxa"/>
            <w:vAlign w:val="center"/>
            <w:tcPrChange w:id="16852" w:author="thu nga" w:date="2024-10-01T10:51:00Z">
              <w:tcPr>
                <w:tcW w:w="2230" w:type="dxa"/>
                <w:vAlign w:val="center"/>
              </w:tcPr>
            </w:tcPrChange>
          </w:tcPr>
          <w:p w14:paraId="0FDB6F2F" w14:textId="4A651A44" w:rsidR="000E4E67" w:rsidRPr="002F0D98" w:rsidDel="007E0F89" w:rsidRDefault="000E4E67" w:rsidP="000E4E67">
            <w:pPr>
              <w:spacing w:before="0" w:line="240" w:lineRule="auto"/>
              <w:contextualSpacing w:val="0"/>
              <w:rPr>
                <w:del w:id="16853" w:author="Phuong Truong Thi" w:date="2024-10-08T18:12:00Z"/>
                <w:rFonts w:ascii="Times New Roman" w:eastAsia="Times New Roman" w:hAnsi="Times New Roman"/>
                <w:sz w:val="24"/>
                <w:szCs w:val="24"/>
                <w:lang w:val="vi-VN" w:eastAsia="vi-VN"/>
              </w:rPr>
            </w:pPr>
            <w:del w:id="16854" w:author="Phuong Truong Thi" w:date="2024-10-08T18:12:00Z">
              <w:r w:rsidRPr="002F0D98" w:rsidDel="007E0F89">
                <w:rPr>
                  <w:rFonts w:ascii="Times New Roman" w:hAnsi="Times New Roman"/>
                  <w:color w:val="000000"/>
                  <w:sz w:val="24"/>
                  <w:szCs w:val="24"/>
                  <w:lang w:val="vi-VN"/>
                </w:rPr>
                <w:delText>Bằng = Số dư bình quân TD tháng T - Số dư cuối kỳ TD Tháng (T-1)</w:delText>
              </w:r>
            </w:del>
          </w:p>
        </w:tc>
        <w:tc>
          <w:tcPr>
            <w:tcW w:w="963" w:type="dxa"/>
            <w:tcPrChange w:id="16855" w:author="thu nga" w:date="2024-10-01T10:51:00Z">
              <w:tcPr>
                <w:tcW w:w="963" w:type="dxa"/>
              </w:tcPr>
            </w:tcPrChange>
          </w:tcPr>
          <w:p w14:paraId="255DB54B" w14:textId="5341BEA4" w:rsidR="000E4E67" w:rsidRPr="0052167B" w:rsidDel="007E0F89" w:rsidRDefault="000E4E67" w:rsidP="000E4E67">
            <w:pPr>
              <w:spacing w:before="0" w:line="240" w:lineRule="auto"/>
              <w:contextualSpacing w:val="0"/>
              <w:rPr>
                <w:del w:id="16856" w:author="Phuong Truong Thi" w:date="2024-10-08T18:12:00Z"/>
                <w:rFonts w:ascii="Times New Roman" w:eastAsia="Times New Roman" w:hAnsi="Times New Roman"/>
                <w:sz w:val="24"/>
                <w:szCs w:val="24"/>
                <w:lang w:eastAsia="vi-VN"/>
              </w:rPr>
            </w:pPr>
            <w:ins w:id="16857" w:author="thu nga" w:date="2024-09-30T15:29:00Z">
              <w:del w:id="16858" w:author="Phuong Truong Thi" w:date="2024-10-08T18:12:00Z">
                <w:r w:rsidRPr="004842B7" w:rsidDel="007E0F89">
                  <w:rPr>
                    <w:rFonts w:ascii="Times New Roman" w:eastAsia="Times New Roman" w:hAnsi="Times New Roman"/>
                    <w:sz w:val="24"/>
                    <w:szCs w:val="24"/>
                    <w:lang w:val="vi-VN" w:eastAsia="vi-VN"/>
                  </w:rPr>
                  <w:delText>CRM</w:delText>
                </w:r>
              </w:del>
            </w:ins>
          </w:p>
        </w:tc>
        <w:tc>
          <w:tcPr>
            <w:tcW w:w="1166" w:type="dxa"/>
            <w:tcPrChange w:id="16859" w:author="thu nga" w:date="2024-10-01T10:51:00Z">
              <w:tcPr>
                <w:tcW w:w="1896" w:type="dxa"/>
                <w:gridSpan w:val="2"/>
              </w:tcPr>
            </w:tcPrChange>
          </w:tcPr>
          <w:p w14:paraId="6A13748B" w14:textId="55D1F1E5" w:rsidR="000E4E67" w:rsidRPr="0052167B" w:rsidDel="007E0F89" w:rsidRDefault="000E4E67" w:rsidP="000E4E67">
            <w:pPr>
              <w:spacing w:before="0" w:line="240" w:lineRule="auto"/>
              <w:contextualSpacing w:val="0"/>
              <w:rPr>
                <w:del w:id="16860" w:author="Phuong Truong Thi" w:date="2024-10-08T18:12:00Z"/>
                <w:rFonts w:ascii="Times New Roman" w:eastAsia="Times New Roman" w:hAnsi="Times New Roman"/>
                <w:sz w:val="24"/>
                <w:szCs w:val="24"/>
                <w:lang w:eastAsia="vi-VN"/>
              </w:rPr>
            </w:pPr>
            <w:ins w:id="16861" w:author="thu nga" w:date="2024-10-01T10:17:00Z">
              <w:del w:id="16862" w:author="Phuong Truong Thi" w:date="2024-10-08T18:12:00Z">
                <w:r w:rsidRPr="000C03E2" w:rsidDel="007E0F89">
                  <w:rPr>
                    <w:rFonts w:ascii="Times New Roman" w:eastAsia="Times New Roman" w:hAnsi="Times New Roman"/>
                    <w:sz w:val="24"/>
                    <w:szCs w:val="24"/>
                    <w:lang w:eastAsia="vi-VN"/>
                  </w:rPr>
                  <w:delText>Currency</w:delText>
                </w:r>
              </w:del>
            </w:ins>
            <w:del w:id="16863"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864" w:author="thu nga" w:date="2024-10-01T10:51:00Z">
              <w:tcPr>
                <w:tcW w:w="1910" w:type="dxa"/>
                <w:gridSpan w:val="3"/>
                <w:shd w:val="clear" w:color="auto" w:fill="auto"/>
                <w:noWrap/>
                <w:vAlign w:val="center"/>
              </w:tcPr>
            </w:tcPrChange>
          </w:tcPr>
          <w:p w14:paraId="076AE838" w14:textId="7239CC8F" w:rsidR="000E4E67" w:rsidRPr="0052167B" w:rsidDel="007E0F89" w:rsidRDefault="000E4E67" w:rsidP="000E4E67">
            <w:pPr>
              <w:spacing w:before="0" w:line="240" w:lineRule="auto"/>
              <w:contextualSpacing w:val="0"/>
              <w:rPr>
                <w:del w:id="16865" w:author="Phuong Truong Thi" w:date="2024-10-08T18:12:00Z"/>
                <w:rFonts w:ascii="Times New Roman" w:eastAsia="Times New Roman" w:hAnsi="Times New Roman"/>
                <w:sz w:val="24"/>
                <w:szCs w:val="24"/>
                <w:lang w:val="vi-VN" w:eastAsia="vi-VN"/>
              </w:rPr>
            </w:pPr>
          </w:p>
        </w:tc>
        <w:tc>
          <w:tcPr>
            <w:tcW w:w="1134" w:type="dxa"/>
            <w:tcPrChange w:id="16866" w:author="thu nga" w:date="2024-10-01T10:51:00Z">
              <w:tcPr>
                <w:tcW w:w="737" w:type="dxa"/>
              </w:tcPr>
            </w:tcPrChange>
          </w:tcPr>
          <w:p w14:paraId="6A77F878" w14:textId="1F594933" w:rsidR="000E4E67" w:rsidRPr="0052167B" w:rsidDel="007E0F89" w:rsidRDefault="000E4E67" w:rsidP="000E4E67">
            <w:pPr>
              <w:spacing w:before="0" w:line="240" w:lineRule="auto"/>
              <w:contextualSpacing w:val="0"/>
              <w:jc w:val="center"/>
              <w:rPr>
                <w:del w:id="16867" w:author="Phuong Truong Thi" w:date="2024-10-08T18:12:00Z"/>
                <w:rFonts w:ascii="Times New Roman" w:eastAsia="Times New Roman" w:hAnsi="Times New Roman"/>
                <w:sz w:val="24"/>
                <w:szCs w:val="24"/>
                <w:lang w:val="vi-VN" w:eastAsia="vi-VN"/>
              </w:rPr>
            </w:pPr>
            <w:del w:id="16868"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9478E62" w14:textId="2B3DD2FE" w:rsidTr="00E57F75">
        <w:trPr>
          <w:trHeight w:val="276"/>
          <w:del w:id="16869" w:author="Phuong Truong Thi" w:date="2024-10-08T18:12:00Z"/>
          <w:trPrChange w:id="16870" w:author="thu nga" w:date="2024-10-01T10:51:00Z">
            <w:trPr>
              <w:trHeight w:val="276"/>
            </w:trPr>
          </w:trPrChange>
        </w:trPr>
        <w:tc>
          <w:tcPr>
            <w:tcW w:w="1332" w:type="dxa"/>
            <w:gridSpan w:val="2"/>
            <w:tcPrChange w:id="16871" w:author="thu nga" w:date="2024-10-01T10:51:00Z">
              <w:tcPr>
                <w:tcW w:w="1332" w:type="dxa"/>
                <w:gridSpan w:val="2"/>
              </w:tcPr>
            </w:tcPrChange>
          </w:tcPr>
          <w:p w14:paraId="11417149" w14:textId="77A54855" w:rsidR="007B7F57" w:rsidRPr="0052167B" w:rsidDel="007E0F89" w:rsidRDefault="007B7F57" w:rsidP="00341A2C">
            <w:pPr>
              <w:spacing w:before="0" w:line="240" w:lineRule="auto"/>
              <w:contextualSpacing w:val="0"/>
              <w:jc w:val="left"/>
              <w:rPr>
                <w:del w:id="16872" w:author="Phuong Truong Thi" w:date="2024-10-08T18:12:00Z"/>
                <w:rFonts w:ascii="Times New Roman" w:eastAsia="Times New Roman" w:hAnsi="Times New Roman"/>
                <w:sz w:val="24"/>
                <w:szCs w:val="24"/>
                <w:lang w:eastAsia="vi-VN"/>
              </w:rPr>
            </w:pPr>
          </w:p>
        </w:tc>
        <w:tc>
          <w:tcPr>
            <w:tcW w:w="8062" w:type="dxa"/>
            <w:gridSpan w:val="6"/>
            <w:tcPrChange w:id="16873" w:author="thu nga" w:date="2024-10-01T10:51:00Z">
              <w:tcPr>
                <w:tcW w:w="9171" w:type="dxa"/>
                <w:gridSpan w:val="9"/>
              </w:tcPr>
            </w:tcPrChange>
          </w:tcPr>
          <w:p w14:paraId="443FA91D" w14:textId="715A2B58" w:rsidR="007B7F57" w:rsidRPr="0052167B" w:rsidDel="007E0F89" w:rsidRDefault="007B7F57" w:rsidP="00341A2C">
            <w:pPr>
              <w:spacing w:before="0" w:line="240" w:lineRule="auto"/>
              <w:contextualSpacing w:val="0"/>
              <w:jc w:val="left"/>
              <w:rPr>
                <w:del w:id="16874" w:author="Phuong Truong Thi" w:date="2024-10-08T18:12:00Z"/>
                <w:rFonts w:ascii="Times New Roman" w:eastAsia="Times New Roman" w:hAnsi="Times New Roman"/>
                <w:sz w:val="24"/>
                <w:szCs w:val="24"/>
                <w:lang w:eastAsia="vi-VN"/>
              </w:rPr>
            </w:pPr>
            <w:del w:id="16875" w:author="Phuong Truong Thi" w:date="2024-10-08T18:12:00Z">
              <w:r w:rsidRPr="0052167B" w:rsidDel="007E0F89">
                <w:rPr>
                  <w:rFonts w:ascii="Times New Roman" w:eastAsia="Times New Roman" w:hAnsi="Times New Roman"/>
                  <w:sz w:val="24"/>
                  <w:szCs w:val="24"/>
                  <w:lang w:eastAsia="vi-VN"/>
                </w:rPr>
                <w:delText>TD Online</w:delText>
              </w:r>
            </w:del>
          </w:p>
        </w:tc>
      </w:tr>
      <w:tr w:rsidR="000E4E67" w:rsidRPr="0052167B" w:rsidDel="007E0F89" w14:paraId="5C17EDAB" w14:textId="18148E0F" w:rsidTr="00E57F75">
        <w:trPr>
          <w:trHeight w:val="276"/>
          <w:del w:id="16876" w:author="Phuong Truong Thi" w:date="2024-10-08T18:12:00Z"/>
          <w:trPrChange w:id="16877" w:author="thu nga" w:date="2024-10-01T10:51:00Z">
            <w:trPr>
              <w:trHeight w:val="276"/>
            </w:trPr>
          </w:trPrChange>
        </w:trPr>
        <w:tc>
          <w:tcPr>
            <w:tcW w:w="670" w:type="dxa"/>
            <w:shd w:val="clear" w:color="auto" w:fill="auto"/>
            <w:vAlign w:val="center"/>
            <w:tcPrChange w:id="16878" w:author="thu nga" w:date="2024-10-01T10:51:00Z">
              <w:tcPr>
                <w:tcW w:w="670" w:type="dxa"/>
                <w:shd w:val="clear" w:color="auto" w:fill="auto"/>
                <w:vAlign w:val="center"/>
              </w:tcPr>
            </w:tcPrChange>
          </w:tcPr>
          <w:p w14:paraId="62809FBE" w14:textId="7DD43635" w:rsidR="000E4E67" w:rsidRPr="0052167B" w:rsidDel="007E0F89" w:rsidRDefault="000E4E67" w:rsidP="000E4E67">
            <w:pPr>
              <w:pStyle w:val="ListParagraph"/>
              <w:numPr>
                <w:ilvl w:val="0"/>
                <w:numId w:val="68"/>
              </w:numPr>
              <w:spacing w:before="0" w:line="240" w:lineRule="auto"/>
              <w:contextualSpacing w:val="0"/>
              <w:jc w:val="left"/>
              <w:rPr>
                <w:del w:id="16879" w:author="Phuong Truong Thi" w:date="2024-10-08T18:12:00Z"/>
                <w:rFonts w:eastAsia="Times New Roman"/>
                <w:szCs w:val="24"/>
                <w:lang w:val="vi-VN" w:eastAsia="vi-VN"/>
              </w:rPr>
            </w:pPr>
          </w:p>
        </w:tc>
        <w:tc>
          <w:tcPr>
            <w:tcW w:w="2097" w:type="dxa"/>
            <w:gridSpan w:val="2"/>
            <w:shd w:val="clear" w:color="auto" w:fill="auto"/>
            <w:vAlign w:val="center"/>
            <w:tcPrChange w:id="16880" w:author="thu nga" w:date="2024-10-01T10:51:00Z">
              <w:tcPr>
                <w:tcW w:w="2097" w:type="dxa"/>
                <w:gridSpan w:val="2"/>
                <w:shd w:val="clear" w:color="auto" w:fill="auto"/>
                <w:vAlign w:val="center"/>
              </w:tcPr>
            </w:tcPrChange>
          </w:tcPr>
          <w:p w14:paraId="7B7D3601" w14:textId="127B6225" w:rsidR="000E4E67" w:rsidRPr="0052167B" w:rsidDel="007E0F89" w:rsidRDefault="000E4E67" w:rsidP="000E4E67">
            <w:pPr>
              <w:spacing w:before="0" w:line="240" w:lineRule="auto"/>
              <w:contextualSpacing w:val="0"/>
              <w:rPr>
                <w:del w:id="16881" w:author="Phuong Truong Thi" w:date="2024-10-08T18:12:00Z"/>
                <w:rFonts w:ascii="Times New Roman" w:hAnsi="Times New Roman"/>
                <w:sz w:val="24"/>
                <w:szCs w:val="24"/>
              </w:rPr>
            </w:pPr>
            <w:del w:id="16882" w:author="Phuong Truong Thi" w:date="2024-10-08T18:12:00Z">
              <w:r w:rsidRPr="0052167B" w:rsidDel="007E0F89">
                <w:rPr>
                  <w:rFonts w:ascii="Times New Roman" w:hAnsi="Times New Roman"/>
                  <w:color w:val="000000"/>
                  <w:sz w:val="24"/>
                  <w:szCs w:val="24"/>
                </w:rPr>
                <w:delText>EOP_TD online ngày dữ liệu</w:delText>
              </w:r>
            </w:del>
          </w:p>
        </w:tc>
        <w:tc>
          <w:tcPr>
            <w:tcW w:w="2230" w:type="dxa"/>
            <w:vAlign w:val="center"/>
            <w:tcPrChange w:id="16883" w:author="thu nga" w:date="2024-10-01T10:51:00Z">
              <w:tcPr>
                <w:tcW w:w="2230" w:type="dxa"/>
                <w:vAlign w:val="center"/>
              </w:tcPr>
            </w:tcPrChange>
          </w:tcPr>
          <w:p w14:paraId="7FCDD18B" w14:textId="2526A168" w:rsidR="000E4E67" w:rsidRPr="0052167B" w:rsidDel="007E0F89" w:rsidRDefault="000E4E67" w:rsidP="000E4E67">
            <w:pPr>
              <w:spacing w:before="0" w:line="240" w:lineRule="auto"/>
              <w:contextualSpacing w:val="0"/>
              <w:rPr>
                <w:del w:id="16884" w:author="Phuong Truong Thi" w:date="2024-10-08T18:12:00Z"/>
                <w:rFonts w:ascii="Times New Roman" w:eastAsia="Times New Roman" w:hAnsi="Times New Roman"/>
                <w:sz w:val="24"/>
                <w:szCs w:val="24"/>
                <w:lang w:eastAsia="vi-VN"/>
              </w:rPr>
            </w:pPr>
            <w:del w:id="16885" w:author="Phuong Truong Thi" w:date="2024-10-08T18:12:00Z">
              <w:r w:rsidRPr="0052167B" w:rsidDel="007E0F89">
                <w:rPr>
                  <w:rFonts w:ascii="Times New Roman" w:hAnsi="Times New Roman"/>
                  <w:color w:val="000000"/>
                  <w:sz w:val="24"/>
                  <w:szCs w:val="24"/>
                </w:rPr>
                <w:delText xml:space="preserve">Tổng số dư cuối kỳ các tài khoản TD Online (Category là Saving) (Cả nội và ngoại tệ) ngày dữ liệu </w:delText>
              </w:r>
            </w:del>
          </w:p>
        </w:tc>
        <w:tc>
          <w:tcPr>
            <w:tcW w:w="963" w:type="dxa"/>
            <w:tcPrChange w:id="16886" w:author="thu nga" w:date="2024-10-01T10:51:00Z">
              <w:tcPr>
                <w:tcW w:w="963" w:type="dxa"/>
              </w:tcPr>
            </w:tcPrChange>
          </w:tcPr>
          <w:p w14:paraId="23B8368E" w14:textId="7A6F7516" w:rsidR="000E4E67" w:rsidRPr="0052167B" w:rsidDel="007E0F89" w:rsidRDefault="000E4E67" w:rsidP="000E4E67">
            <w:pPr>
              <w:spacing w:before="0" w:line="240" w:lineRule="auto"/>
              <w:contextualSpacing w:val="0"/>
              <w:rPr>
                <w:del w:id="16887" w:author="Phuong Truong Thi" w:date="2024-10-08T18:12:00Z"/>
                <w:rFonts w:ascii="Times New Roman" w:eastAsia="Times New Roman" w:hAnsi="Times New Roman"/>
                <w:sz w:val="24"/>
                <w:szCs w:val="24"/>
                <w:lang w:eastAsia="vi-VN"/>
              </w:rPr>
            </w:pPr>
            <w:ins w:id="16888" w:author="thu nga" w:date="2024-09-30T15:29:00Z">
              <w:del w:id="16889" w:author="Phuong Truong Thi" w:date="2024-10-08T18:12:00Z">
                <w:r w:rsidDel="007E0F89">
                  <w:rPr>
                    <w:rFonts w:ascii="Times New Roman" w:eastAsia="Times New Roman" w:hAnsi="Times New Roman"/>
                    <w:sz w:val="24"/>
                    <w:szCs w:val="24"/>
                    <w:lang w:val="vi-VN" w:eastAsia="vi-VN"/>
                  </w:rPr>
                  <w:delText>CRM</w:delText>
                </w:r>
              </w:del>
            </w:ins>
          </w:p>
        </w:tc>
        <w:tc>
          <w:tcPr>
            <w:tcW w:w="1166" w:type="dxa"/>
            <w:tcPrChange w:id="16890" w:author="thu nga" w:date="2024-10-01T10:51:00Z">
              <w:tcPr>
                <w:tcW w:w="1896" w:type="dxa"/>
                <w:gridSpan w:val="2"/>
              </w:tcPr>
            </w:tcPrChange>
          </w:tcPr>
          <w:p w14:paraId="0D8DB97B" w14:textId="2056754B" w:rsidR="000E4E67" w:rsidRPr="0052167B" w:rsidDel="007E0F89" w:rsidRDefault="000E4E67" w:rsidP="000E4E67">
            <w:pPr>
              <w:spacing w:before="0" w:line="240" w:lineRule="auto"/>
              <w:contextualSpacing w:val="0"/>
              <w:rPr>
                <w:del w:id="16891" w:author="Phuong Truong Thi" w:date="2024-10-08T18:12:00Z"/>
                <w:rFonts w:ascii="Times New Roman" w:eastAsia="Times New Roman" w:hAnsi="Times New Roman"/>
                <w:sz w:val="24"/>
                <w:szCs w:val="24"/>
                <w:lang w:eastAsia="vi-VN"/>
              </w:rPr>
            </w:pPr>
            <w:ins w:id="16892" w:author="thu nga" w:date="2024-10-01T10:17:00Z">
              <w:del w:id="16893" w:author="Phuong Truong Thi" w:date="2024-10-08T18:12:00Z">
                <w:r w:rsidRPr="00127765" w:rsidDel="007E0F89">
                  <w:rPr>
                    <w:rFonts w:ascii="Times New Roman" w:eastAsia="Times New Roman" w:hAnsi="Times New Roman"/>
                    <w:sz w:val="24"/>
                    <w:szCs w:val="24"/>
                    <w:lang w:eastAsia="vi-VN"/>
                  </w:rPr>
                  <w:delText>Currency</w:delText>
                </w:r>
              </w:del>
            </w:ins>
            <w:del w:id="16894"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895" w:author="thu nga" w:date="2024-10-01T10:51:00Z">
              <w:tcPr>
                <w:tcW w:w="1910" w:type="dxa"/>
                <w:gridSpan w:val="3"/>
                <w:shd w:val="clear" w:color="auto" w:fill="auto"/>
                <w:noWrap/>
                <w:vAlign w:val="center"/>
              </w:tcPr>
            </w:tcPrChange>
          </w:tcPr>
          <w:p w14:paraId="11115391" w14:textId="2FDE7851" w:rsidR="000E4E67" w:rsidRPr="0052167B" w:rsidDel="007E0F89" w:rsidRDefault="000E4E67" w:rsidP="000E4E67">
            <w:pPr>
              <w:spacing w:before="0" w:line="240" w:lineRule="auto"/>
              <w:contextualSpacing w:val="0"/>
              <w:rPr>
                <w:del w:id="16896" w:author="Phuong Truong Thi" w:date="2024-10-08T18:12:00Z"/>
                <w:rFonts w:ascii="Times New Roman" w:eastAsia="Times New Roman" w:hAnsi="Times New Roman"/>
                <w:sz w:val="24"/>
                <w:szCs w:val="24"/>
                <w:lang w:val="vi-VN" w:eastAsia="vi-VN"/>
              </w:rPr>
            </w:pPr>
          </w:p>
        </w:tc>
        <w:tc>
          <w:tcPr>
            <w:tcW w:w="1134" w:type="dxa"/>
            <w:tcPrChange w:id="16897" w:author="thu nga" w:date="2024-10-01T10:51:00Z">
              <w:tcPr>
                <w:tcW w:w="737" w:type="dxa"/>
              </w:tcPr>
            </w:tcPrChange>
          </w:tcPr>
          <w:p w14:paraId="312E6651" w14:textId="03ACD283" w:rsidR="000E4E67" w:rsidRPr="0052167B" w:rsidDel="007E0F89" w:rsidRDefault="000E4E67" w:rsidP="000E4E67">
            <w:pPr>
              <w:spacing w:before="0" w:line="240" w:lineRule="auto"/>
              <w:contextualSpacing w:val="0"/>
              <w:jc w:val="center"/>
              <w:rPr>
                <w:del w:id="16898" w:author="Phuong Truong Thi" w:date="2024-10-08T18:12:00Z"/>
                <w:rFonts w:ascii="Times New Roman" w:eastAsia="Times New Roman" w:hAnsi="Times New Roman"/>
                <w:sz w:val="24"/>
                <w:szCs w:val="24"/>
                <w:lang w:val="vi-VN" w:eastAsia="vi-VN"/>
              </w:rPr>
            </w:pPr>
            <w:del w:id="16899"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0B7F95A4" w14:textId="7AC4BFC7" w:rsidTr="00E57F75">
        <w:trPr>
          <w:trHeight w:val="276"/>
          <w:del w:id="16900" w:author="Phuong Truong Thi" w:date="2024-10-08T18:12:00Z"/>
          <w:trPrChange w:id="16901" w:author="thu nga" w:date="2024-10-01T10:51:00Z">
            <w:trPr>
              <w:trHeight w:val="276"/>
            </w:trPr>
          </w:trPrChange>
        </w:trPr>
        <w:tc>
          <w:tcPr>
            <w:tcW w:w="670" w:type="dxa"/>
            <w:shd w:val="clear" w:color="auto" w:fill="auto"/>
            <w:vAlign w:val="center"/>
            <w:tcPrChange w:id="16902" w:author="thu nga" w:date="2024-10-01T10:51:00Z">
              <w:tcPr>
                <w:tcW w:w="670" w:type="dxa"/>
                <w:shd w:val="clear" w:color="auto" w:fill="auto"/>
                <w:vAlign w:val="center"/>
              </w:tcPr>
            </w:tcPrChange>
          </w:tcPr>
          <w:p w14:paraId="1D059476" w14:textId="679A9E34" w:rsidR="000E4E67" w:rsidRPr="0052167B" w:rsidDel="007E0F89" w:rsidRDefault="000E4E67" w:rsidP="000E4E67">
            <w:pPr>
              <w:pStyle w:val="ListParagraph"/>
              <w:numPr>
                <w:ilvl w:val="0"/>
                <w:numId w:val="68"/>
              </w:numPr>
              <w:spacing w:before="0" w:line="240" w:lineRule="auto"/>
              <w:contextualSpacing w:val="0"/>
              <w:jc w:val="left"/>
              <w:rPr>
                <w:del w:id="16903" w:author="Phuong Truong Thi" w:date="2024-10-08T18:12:00Z"/>
                <w:rFonts w:eastAsia="Times New Roman"/>
                <w:szCs w:val="24"/>
                <w:lang w:val="vi-VN" w:eastAsia="vi-VN"/>
              </w:rPr>
            </w:pPr>
          </w:p>
        </w:tc>
        <w:tc>
          <w:tcPr>
            <w:tcW w:w="2097" w:type="dxa"/>
            <w:gridSpan w:val="2"/>
            <w:shd w:val="clear" w:color="auto" w:fill="auto"/>
            <w:vAlign w:val="center"/>
            <w:tcPrChange w:id="16904" w:author="thu nga" w:date="2024-10-01T10:51:00Z">
              <w:tcPr>
                <w:tcW w:w="2097" w:type="dxa"/>
                <w:gridSpan w:val="2"/>
                <w:shd w:val="clear" w:color="auto" w:fill="auto"/>
                <w:vAlign w:val="center"/>
              </w:tcPr>
            </w:tcPrChange>
          </w:tcPr>
          <w:p w14:paraId="7A1D3673" w14:textId="63512341" w:rsidR="000E4E67" w:rsidRPr="0052167B" w:rsidDel="007E0F89" w:rsidRDefault="000E4E67" w:rsidP="000E4E67">
            <w:pPr>
              <w:spacing w:before="0" w:line="240" w:lineRule="auto"/>
              <w:contextualSpacing w:val="0"/>
              <w:rPr>
                <w:del w:id="16905" w:author="Phuong Truong Thi" w:date="2024-10-08T18:12:00Z"/>
                <w:rFonts w:ascii="Times New Roman" w:hAnsi="Times New Roman"/>
                <w:sz w:val="24"/>
                <w:szCs w:val="24"/>
              </w:rPr>
            </w:pPr>
            <w:del w:id="16906" w:author="Phuong Truong Thi" w:date="2024-10-08T18:12:00Z">
              <w:r w:rsidRPr="0052167B" w:rsidDel="007E0F89">
                <w:rPr>
                  <w:rFonts w:ascii="Times New Roman" w:hAnsi="Times New Roman"/>
                  <w:color w:val="000000"/>
                  <w:sz w:val="24"/>
                  <w:szCs w:val="24"/>
                </w:rPr>
                <w:delText>EOP_TD online mở mới trong tháng</w:delText>
              </w:r>
            </w:del>
          </w:p>
        </w:tc>
        <w:tc>
          <w:tcPr>
            <w:tcW w:w="2230" w:type="dxa"/>
            <w:vAlign w:val="bottom"/>
            <w:tcPrChange w:id="16907" w:author="thu nga" w:date="2024-10-01T10:51:00Z">
              <w:tcPr>
                <w:tcW w:w="2230" w:type="dxa"/>
                <w:vAlign w:val="bottom"/>
              </w:tcPr>
            </w:tcPrChange>
          </w:tcPr>
          <w:p w14:paraId="37D27623" w14:textId="2558EA21" w:rsidR="000E4E67" w:rsidRPr="0052167B" w:rsidDel="007E0F89" w:rsidRDefault="000E4E67" w:rsidP="000E4E67">
            <w:pPr>
              <w:spacing w:before="0" w:line="240" w:lineRule="auto"/>
              <w:contextualSpacing w:val="0"/>
              <w:rPr>
                <w:del w:id="16908" w:author="Phuong Truong Thi" w:date="2024-10-08T18:12:00Z"/>
                <w:rFonts w:ascii="Times New Roman" w:eastAsia="Times New Roman" w:hAnsi="Times New Roman"/>
                <w:sz w:val="24"/>
                <w:szCs w:val="24"/>
                <w:lang w:eastAsia="vi-VN"/>
              </w:rPr>
            </w:pPr>
            <w:del w:id="16909" w:author="Phuong Truong Thi" w:date="2024-10-08T18:12:00Z">
              <w:r w:rsidRPr="0052167B" w:rsidDel="007E0F89">
                <w:rPr>
                  <w:rFonts w:ascii="Times New Roman" w:hAnsi="Times New Roman"/>
                  <w:color w:val="000000"/>
                  <w:sz w:val="24"/>
                  <w:szCs w:val="24"/>
                </w:rPr>
                <w:delText>Tổng số dư cuối kỳ các tài khoản TD Online  mở trong tháng(Category là Saving) (Cả nội và ngoại tệ) ngày dữ liệu</w:delText>
              </w:r>
            </w:del>
          </w:p>
        </w:tc>
        <w:tc>
          <w:tcPr>
            <w:tcW w:w="963" w:type="dxa"/>
            <w:tcPrChange w:id="16910" w:author="thu nga" w:date="2024-10-01T10:51:00Z">
              <w:tcPr>
                <w:tcW w:w="963" w:type="dxa"/>
              </w:tcPr>
            </w:tcPrChange>
          </w:tcPr>
          <w:p w14:paraId="5CA1AD80" w14:textId="207FA4E6" w:rsidR="000E4E67" w:rsidRPr="0052167B" w:rsidDel="007E0F89" w:rsidRDefault="000E4E67" w:rsidP="000E4E67">
            <w:pPr>
              <w:spacing w:before="0" w:line="240" w:lineRule="auto"/>
              <w:contextualSpacing w:val="0"/>
              <w:rPr>
                <w:del w:id="16911" w:author="Phuong Truong Thi" w:date="2024-10-08T18:12:00Z"/>
                <w:rFonts w:ascii="Times New Roman" w:eastAsia="Times New Roman" w:hAnsi="Times New Roman"/>
                <w:sz w:val="24"/>
                <w:szCs w:val="24"/>
                <w:lang w:eastAsia="vi-VN"/>
              </w:rPr>
            </w:pPr>
            <w:ins w:id="16912" w:author="thu nga" w:date="2024-09-30T15:29:00Z">
              <w:del w:id="16913" w:author="Phuong Truong Thi" w:date="2024-10-08T18:12:00Z">
                <w:r w:rsidDel="007E0F89">
                  <w:rPr>
                    <w:rFonts w:ascii="Times New Roman" w:eastAsia="Times New Roman" w:hAnsi="Times New Roman"/>
                    <w:sz w:val="24"/>
                    <w:szCs w:val="24"/>
                    <w:lang w:val="vi-VN" w:eastAsia="vi-VN"/>
                  </w:rPr>
                  <w:delText>CRM</w:delText>
                </w:r>
              </w:del>
            </w:ins>
          </w:p>
        </w:tc>
        <w:tc>
          <w:tcPr>
            <w:tcW w:w="1166" w:type="dxa"/>
            <w:tcPrChange w:id="16914" w:author="thu nga" w:date="2024-10-01T10:51:00Z">
              <w:tcPr>
                <w:tcW w:w="1896" w:type="dxa"/>
                <w:gridSpan w:val="2"/>
              </w:tcPr>
            </w:tcPrChange>
          </w:tcPr>
          <w:p w14:paraId="4DBED3D6" w14:textId="537CAC43" w:rsidR="000E4E67" w:rsidRPr="0052167B" w:rsidDel="007E0F89" w:rsidRDefault="000E4E67" w:rsidP="000E4E67">
            <w:pPr>
              <w:spacing w:before="0" w:line="240" w:lineRule="auto"/>
              <w:contextualSpacing w:val="0"/>
              <w:rPr>
                <w:del w:id="16915" w:author="Phuong Truong Thi" w:date="2024-10-08T18:12:00Z"/>
                <w:rFonts w:ascii="Times New Roman" w:eastAsia="Times New Roman" w:hAnsi="Times New Roman"/>
                <w:sz w:val="24"/>
                <w:szCs w:val="24"/>
                <w:lang w:eastAsia="vi-VN"/>
              </w:rPr>
            </w:pPr>
            <w:ins w:id="16916" w:author="thu nga" w:date="2024-10-01T10:17:00Z">
              <w:del w:id="16917" w:author="Phuong Truong Thi" w:date="2024-10-08T18:12:00Z">
                <w:r w:rsidRPr="00127765" w:rsidDel="007E0F89">
                  <w:rPr>
                    <w:rFonts w:ascii="Times New Roman" w:eastAsia="Times New Roman" w:hAnsi="Times New Roman"/>
                    <w:sz w:val="24"/>
                    <w:szCs w:val="24"/>
                    <w:lang w:eastAsia="vi-VN"/>
                  </w:rPr>
                  <w:delText>Currency</w:delText>
                </w:r>
              </w:del>
            </w:ins>
            <w:del w:id="16918"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919" w:author="thu nga" w:date="2024-10-01T10:51:00Z">
              <w:tcPr>
                <w:tcW w:w="1910" w:type="dxa"/>
                <w:gridSpan w:val="3"/>
                <w:shd w:val="clear" w:color="auto" w:fill="auto"/>
                <w:noWrap/>
                <w:vAlign w:val="center"/>
              </w:tcPr>
            </w:tcPrChange>
          </w:tcPr>
          <w:p w14:paraId="2CD18E89" w14:textId="70E9559C" w:rsidR="000E4E67" w:rsidRPr="0052167B" w:rsidDel="007E0F89" w:rsidRDefault="000E4E67" w:rsidP="000E4E67">
            <w:pPr>
              <w:spacing w:before="0" w:line="240" w:lineRule="auto"/>
              <w:contextualSpacing w:val="0"/>
              <w:rPr>
                <w:del w:id="16920" w:author="Phuong Truong Thi" w:date="2024-10-08T18:12:00Z"/>
                <w:rFonts w:ascii="Times New Roman" w:eastAsia="Times New Roman" w:hAnsi="Times New Roman"/>
                <w:sz w:val="24"/>
                <w:szCs w:val="24"/>
                <w:lang w:val="vi-VN" w:eastAsia="vi-VN"/>
              </w:rPr>
            </w:pPr>
          </w:p>
        </w:tc>
        <w:tc>
          <w:tcPr>
            <w:tcW w:w="1134" w:type="dxa"/>
            <w:tcPrChange w:id="16921" w:author="thu nga" w:date="2024-10-01T10:51:00Z">
              <w:tcPr>
                <w:tcW w:w="737" w:type="dxa"/>
              </w:tcPr>
            </w:tcPrChange>
          </w:tcPr>
          <w:p w14:paraId="42E94EC4" w14:textId="349CB47C" w:rsidR="000E4E67" w:rsidRPr="0052167B" w:rsidDel="007E0F89" w:rsidRDefault="000E4E67" w:rsidP="000E4E67">
            <w:pPr>
              <w:spacing w:before="0" w:line="240" w:lineRule="auto"/>
              <w:contextualSpacing w:val="0"/>
              <w:jc w:val="center"/>
              <w:rPr>
                <w:del w:id="16922" w:author="Phuong Truong Thi" w:date="2024-10-08T18:12:00Z"/>
                <w:rFonts w:ascii="Times New Roman" w:eastAsia="Times New Roman" w:hAnsi="Times New Roman"/>
                <w:sz w:val="24"/>
                <w:szCs w:val="24"/>
                <w:lang w:val="vi-VN" w:eastAsia="vi-VN"/>
              </w:rPr>
            </w:pPr>
            <w:del w:id="16923"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20205EC" w14:textId="240B2949" w:rsidTr="00E57F75">
        <w:trPr>
          <w:trHeight w:val="417"/>
          <w:del w:id="16924" w:author="Phuong Truong Thi" w:date="2024-10-08T18:12:00Z"/>
          <w:trPrChange w:id="16925" w:author="thu nga" w:date="2024-10-01T10:51:00Z">
            <w:trPr>
              <w:trHeight w:val="417"/>
            </w:trPr>
          </w:trPrChange>
        </w:trPr>
        <w:tc>
          <w:tcPr>
            <w:tcW w:w="1332" w:type="dxa"/>
            <w:gridSpan w:val="2"/>
            <w:tcPrChange w:id="16926" w:author="thu nga" w:date="2024-10-01T10:51:00Z">
              <w:tcPr>
                <w:tcW w:w="1332" w:type="dxa"/>
                <w:gridSpan w:val="2"/>
              </w:tcPr>
            </w:tcPrChange>
          </w:tcPr>
          <w:p w14:paraId="65792B87" w14:textId="68FE211D" w:rsidR="007B7F57" w:rsidRPr="0052167B" w:rsidDel="007E0F89" w:rsidRDefault="007B7F57" w:rsidP="00E25144">
            <w:pPr>
              <w:spacing w:before="0" w:line="240" w:lineRule="auto"/>
              <w:contextualSpacing w:val="0"/>
              <w:jc w:val="left"/>
              <w:rPr>
                <w:del w:id="16927" w:author="Phuong Truong Thi" w:date="2024-10-08T18:12:00Z"/>
                <w:rFonts w:ascii="Times New Roman" w:hAnsi="Times New Roman"/>
                <w:color w:val="000000"/>
                <w:sz w:val="24"/>
                <w:szCs w:val="24"/>
              </w:rPr>
            </w:pPr>
          </w:p>
        </w:tc>
        <w:tc>
          <w:tcPr>
            <w:tcW w:w="8062" w:type="dxa"/>
            <w:gridSpan w:val="6"/>
            <w:shd w:val="clear" w:color="auto" w:fill="auto"/>
            <w:vAlign w:val="center"/>
            <w:tcPrChange w:id="16928" w:author="thu nga" w:date="2024-10-01T10:51:00Z">
              <w:tcPr>
                <w:tcW w:w="9171" w:type="dxa"/>
                <w:gridSpan w:val="9"/>
                <w:shd w:val="clear" w:color="auto" w:fill="auto"/>
                <w:vAlign w:val="center"/>
              </w:tcPr>
            </w:tcPrChange>
          </w:tcPr>
          <w:p w14:paraId="0C3E6DAC" w14:textId="0010EAC5" w:rsidR="007B7F57" w:rsidRPr="0052167B" w:rsidDel="007E0F89" w:rsidRDefault="007B7F57" w:rsidP="00E25144">
            <w:pPr>
              <w:spacing w:before="0" w:line="240" w:lineRule="auto"/>
              <w:contextualSpacing w:val="0"/>
              <w:jc w:val="left"/>
              <w:rPr>
                <w:del w:id="16929" w:author="Phuong Truong Thi" w:date="2024-10-08T18:12:00Z"/>
                <w:rFonts w:ascii="Times New Roman" w:eastAsia="Times New Roman" w:hAnsi="Times New Roman"/>
                <w:sz w:val="24"/>
                <w:szCs w:val="24"/>
                <w:lang w:eastAsia="vi-VN"/>
              </w:rPr>
            </w:pPr>
            <w:del w:id="16930" w:author="Phuong Truong Thi" w:date="2024-10-08T18:12:00Z">
              <w:r w:rsidRPr="0052167B" w:rsidDel="007E0F89">
                <w:rPr>
                  <w:rFonts w:ascii="Times New Roman" w:hAnsi="Times New Roman"/>
                  <w:color w:val="000000"/>
                  <w:sz w:val="24"/>
                  <w:szCs w:val="24"/>
                </w:rPr>
                <w:delText>Sản phẩm khác</w:delText>
              </w:r>
            </w:del>
          </w:p>
        </w:tc>
      </w:tr>
      <w:tr w:rsidR="000E4E67" w:rsidRPr="0052167B" w:rsidDel="007E0F89" w14:paraId="3C9CFEE2" w14:textId="37C1ADF7" w:rsidTr="00E57F75">
        <w:trPr>
          <w:trHeight w:val="417"/>
          <w:del w:id="16931" w:author="Phuong Truong Thi" w:date="2024-10-08T18:12:00Z"/>
          <w:trPrChange w:id="16932" w:author="thu nga" w:date="2024-10-01T10:51:00Z">
            <w:trPr>
              <w:trHeight w:val="417"/>
            </w:trPr>
          </w:trPrChange>
        </w:trPr>
        <w:tc>
          <w:tcPr>
            <w:tcW w:w="670" w:type="dxa"/>
            <w:shd w:val="clear" w:color="auto" w:fill="auto"/>
            <w:vAlign w:val="center"/>
            <w:tcPrChange w:id="16933" w:author="thu nga" w:date="2024-10-01T10:51:00Z">
              <w:tcPr>
                <w:tcW w:w="670" w:type="dxa"/>
                <w:shd w:val="clear" w:color="auto" w:fill="auto"/>
                <w:vAlign w:val="center"/>
              </w:tcPr>
            </w:tcPrChange>
          </w:tcPr>
          <w:p w14:paraId="43B830A9" w14:textId="5B3BA551" w:rsidR="000E4E67" w:rsidRPr="0052167B" w:rsidDel="007E0F89" w:rsidRDefault="000E4E67" w:rsidP="000E4E67">
            <w:pPr>
              <w:pStyle w:val="ListParagraph"/>
              <w:numPr>
                <w:ilvl w:val="0"/>
                <w:numId w:val="68"/>
              </w:numPr>
              <w:spacing w:before="0" w:line="240" w:lineRule="auto"/>
              <w:contextualSpacing w:val="0"/>
              <w:jc w:val="left"/>
              <w:rPr>
                <w:del w:id="16934" w:author="Phuong Truong Thi" w:date="2024-10-08T18:12:00Z"/>
                <w:rFonts w:eastAsia="Times New Roman"/>
                <w:szCs w:val="24"/>
                <w:lang w:val="vi-VN" w:eastAsia="vi-VN"/>
              </w:rPr>
            </w:pPr>
          </w:p>
        </w:tc>
        <w:tc>
          <w:tcPr>
            <w:tcW w:w="2097" w:type="dxa"/>
            <w:gridSpan w:val="2"/>
            <w:shd w:val="clear" w:color="auto" w:fill="auto"/>
            <w:vAlign w:val="center"/>
            <w:tcPrChange w:id="16935" w:author="thu nga" w:date="2024-10-01T10:51:00Z">
              <w:tcPr>
                <w:tcW w:w="2097" w:type="dxa"/>
                <w:gridSpan w:val="2"/>
                <w:shd w:val="clear" w:color="auto" w:fill="auto"/>
                <w:vAlign w:val="center"/>
              </w:tcPr>
            </w:tcPrChange>
          </w:tcPr>
          <w:p w14:paraId="0C2F8C27" w14:textId="392CC644" w:rsidR="000E4E67" w:rsidRPr="0052167B" w:rsidDel="007E0F89" w:rsidRDefault="000E4E67" w:rsidP="000E4E67">
            <w:pPr>
              <w:spacing w:before="0" w:line="240" w:lineRule="auto"/>
              <w:contextualSpacing w:val="0"/>
              <w:rPr>
                <w:del w:id="16936" w:author="Phuong Truong Thi" w:date="2024-10-08T18:12:00Z"/>
                <w:rFonts w:ascii="Times New Roman" w:hAnsi="Times New Roman"/>
                <w:sz w:val="24"/>
                <w:szCs w:val="24"/>
              </w:rPr>
            </w:pPr>
            <w:del w:id="16937" w:author="Phuong Truong Thi" w:date="2024-10-08T18:12:00Z">
              <w:r w:rsidRPr="0052167B" w:rsidDel="007E0F89">
                <w:rPr>
                  <w:rFonts w:ascii="Times New Roman" w:hAnsi="Times New Roman"/>
                  <w:color w:val="000000"/>
                  <w:sz w:val="24"/>
                  <w:szCs w:val="24"/>
                </w:rPr>
                <w:delText>Số dư Bond ngày báo cáo</w:delText>
              </w:r>
            </w:del>
          </w:p>
        </w:tc>
        <w:tc>
          <w:tcPr>
            <w:tcW w:w="2230" w:type="dxa"/>
            <w:vAlign w:val="center"/>
            <w:tcPrChange w:id="16938" w:author="thu nga" w:date="2024-10-01T10:51:00Z">
              <w:tcPr>
                <w:tcW w:w="2230" w:type="dxa"/>
                <w:vAlign w:val="center"/>
              </w:tcPr>
            </w:tcPrChange>
          </w:tcPr>
          <w:p w14:paraId="5CC4783C" w14:textId="05F11BE8" w:rsidR="000E4E67" w:rsidRPr="0052167B" w:rsidDel="007E0F89" w:rsidRDefault="000E4E67" w:rsidP="000E4E67">
            <w:pPr>
              <w:spacing w:before="0" w:line="240" w:lineRule="auto"/>
              <w:contextualSpacing w:val="0"/>
              <w:rPr>
                <w:del w:id="16939" w:author="Phuong Truong Thi" w:date="2024-10-08T18:12:00Z"/>
                <w:rFonts w:ascii="Times New Roman" w:eastAsia="Times New Roman" w:hAnsi="Times New Roman"/>
                <w:sz w:val="24"/>
                <w:szCs w:val="24"/>
                <w:lang w:eastAsia="vi-VN"/>
              </w:rPr>
            </w:pPr>
            <w:del w:id="16940" w:author="Phuong Truong Thi" w:date="2024-10-08T18:12:00Z">
              <w:r w:rsidRPr="0052167B" w:rsidDel="007E0F89">
                <w:rPr>
                  <w:rFonts w:ascii="Times New Roman" w:hAnsi="Times New Roman"/>
                  <w:color w:val="000000"/>
                  <w:sz w:val="24"/>
                  <w:szCs w:val="24"/>
                </w:rPr>
                <w:delText>Tổng số dư các hợp đồng bond của KH tại ngày báo cáo</w:delText>
              </w:r>
            </w:del>
          </w:p>
        </w:tc>
        <w:tc>
          <w:tcPr>
            <w:tcW w:w="963" w:type="dxa"/>
            <w:tcPrChange w:id="16941" w:author="thu nga" w:date="2024-10-01T10:51:00Z">
              <w:tcPr>
                <w:tcW w:w="963" w:type="dxa"/>
              </w:tcPr>
            </w:tcPrChange>
          </w:tcPr>
          <w:p w14:paraId="19C40076" w14:textId="57AB4E02" w:rsidR="000E4E67" w:rsidRPr="0052167B" w:rsidDel="007E0F89" w:rsidRDefault="000E4E67" w:rsidP="000E4E67">
            <w:pPr>
              <w:spacing w:before="0" w:line="240" w:lineRule="auto"/>
              <w:contextualSpacing w:val="0"/>
              <w:rPr>
                <w:del w:id="16942" w:author="Phuong Truong Thi" w:date="2024-10-08T18:12:00Z"/>
                <w:rFonts w:ascii="Times New Roman" w:eastAsia="Times New Roman" w:hAnsi="Times New Roman"/>
                <w:sz w:val="24"/>
                <w:szCs w:val="24"/>
                <w:lang w:eastAsia="vi-VN"/>
              </w:rPr>
            </w:pPr>
            <w:ins w:id="16943" w:author="thu nga" w:date="2024-09-30T15:29:00Z">
              <w:del w:id="16944" w:author="Phuong Truong Thi" w:date="2024-10-08T18:12:00Z">
                <w:r w:rsidRPr="00311C0E" w:rsidDel="007E0F89">
                  <w:rPr>
                    <w:rFonts w:ascii="Times New Roman" w:eastAsia="Times New Roman" w:hAnsi="Times New Roman"/>
                    <w:sz w:val="24"/>
                    <w:szCs w:val="24"/>
                    <w:lang w:val="vi-VN" w:eastAsia="vi-VN"/>
                  </w:rPr>
                  <w:delText>CRM</w:delText>
                </w:r>
              </w:del>
            </w:ins>
          </w:p>
        </w:tc>
        <w:tc>
          <w:tcPr>
            <w:tcW w:w="1166" w:type="dxa"/>
            <w:tcPrChange w:id="16945" w:author="thu nga" w:date="2024-10-01T10:51:00Z">
              <w:tcPr>
                <w:tcW w:w="1896" w:type="dxa"/>
                <w:gridSpan w:val="2"/>
              </w:tcPr>
            </w:tcPrChange>
          </w:tcPr>
          <w:p w14:paraId="172075F5" w14:textId="32A90CE4" w:rsidR="000E4E67" w:rsidRPr="0052167B" w:rsidDel="007E0F89" w:rsidRDefault="000E4E67" w:rsidP="000E4E67">
            <w:pPr>
              <w:spacing w:before="0" w:line="240" w:lineRule="auto"/>
              <w:contextualSpacing w:val="0"/>
              <w:rPr>
                <w:del w:id="16946" w:author="Phuong Truong Thi" w:date="2024-10-08T18:12:00Z"/>
                <w:rFonts w:ascii="Times New Roman" w:eastAsia="Times New Roman" w:hAnsi="Times New Roman"/>
                <w:sz w:val="24"/>
                <w:szCs w:val="24"/>
                <w:lang w:eastAsia="vi-VN"/>
              </w:rPr>
            </w:pPr>
            <w:ins w:id="16947" w:author="thu nga" w:date="2024-10-01T10:18:00Z">
              <w:del w:id="16948" w:author="Phuong Truong Thi" w:date="2024-10-08T18:12:00Z">
                <w:r w:rsidRPr="006F72C0" w:rsidDel="007E0F89">
                  <w:rPr>
                    <w:rFonts w:ascii="Times New Roman" w:eastAsia="Times New Roman" w:hAnsi="Times New Roman"/>
                    <w:sz w:val="24"/>
                    <w:szCs w:val="24"/>
                    <w:lang w:eastAsia="vi-VN"/>
                  </w:rPr>
                  <w:delText>Currency</w:delText>
                </w:r>
              </w:del>
            </w:ins>
            <w:del w:id="16949"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950" w:author="thu nga" w:date="2024-10-01T10:51:00Z">
              <w:tcPr>
                <w:tcW w:w="1910" w:type="dxa"/>
                <w:gridSpan w:val="3"/>
                <w:shd w:val="clear" w:color="auto" w:fill="auto"/>
                <w:noWrap/>
                <w:vAlign w:val="center"/>
              </w:tcPr>
            </w:tcPrChange>
          </w:tcPr>
          <w:p w14:paraId="5359FDE9" w14:textId="1A604B9D" w:rsidR="000E4E67" w:rsidRPr="0052167B" w:rsidDel="007E0F89" w:rsidRDefault="000E4E67" w:rsidP="000E4E67">
            <w:pPr>
              <w:spacing w:before="0" w:line="240" w:lineRule="auto"/>
              <w:contextualSpacing w:val="0"/>
              <w:rPr>
                <w:del w:id="16951" w:author="Phuong Truong Thi" w:date="2024-10-08T18:12:00Z"/>
                <w:rFonts w:ascii="Times New Roman" w:eastAsia="Times New Roman" w:hAnsi="Times New Roman"/>
                <w:sz w:val="24"/>
                <w:szCs w:val="24"/>
                <w:lang w:val="vi-VN" w:eastAsia="vi-VN"/>
              </w:rPr>
            </w:pPr>
          </w:p>
        </w:tc>
        <w:tc>
          <w:tcPr>
            <w:tcW w:w="1134" w:type="dxa"/>
            <w:tcPrChange w:id="16952" w:author="thu nga" w:date="2024-10-01T10:51:00Z">
              <w:tcPr>
                <w:tcW w:w="737" w:type="dxa"/>
              </w:tcPr>
            </w:tcPrChange>
          </w:tcPr>
          <w:p w14:paraId="39B7008D" w14:textId="1E2976DD" w:rsidR="000E4E67" w:rsidRPr="0052167B" w:rsidDel="007E0F89" w:rsidRDefault="000E4E67" w:rsidP="000E4E67">
            <w:pPr>
              <w:spacing w:before="0" w:line="240" w:lineRule="auto"/>
              <w:contextualSpacing w:val="0"/>
              <w:jc w:val="center"/>
              <w:rPr>
                <w:del w:id="16953" w:author="Phuong Truong Thi" w:date="2024-10-08T18:12:00Z"/>
                <w:rFonts w:ascii="Times New Roman" w:eastAsia="Times New Roman" w:hAnsi="Times New Roman"/>
                <w:sz w:val="24"/>
                <w:szCs w:val="24"/>
                <w:lang w:val="vi-VN" w:eastAsia="vi-VN"/>
              </w:rPr>
            </w:pPr>
            <w:del w:id="16954"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41FCEE5B" w14:textId="3C1370BA" w:rsidTr="00E57F75">
        <w:trPr>
          <w:trHeight w:val="276"/>
          <w:del w:id="16955" w:author="Phuong Truong Thi" w:date="2024-10-08T18:12:00Z"/>
          <w:trPrChange w:id="16956" w:author="thu nga" w:date="2024-10-01T10:51:00Z">
            <w:trPr>
              <w:trHeight w:val="276"/>
            </w:trPr>
          </w:trPrChange>
        </w:trPr>
        <w:tc>
          <w:tcPr>
            <w:tcW w:w="670" w:type="dxa"/>
            <w:shd w:val="clear" w:color="auto" w:fill="auto"/>
            <w:vAlign w:val="center"/>
            <w:tcPrChange w:id="16957" w:author="thu nga" w:date="2024-10-01T10:51:00Z">
              <w:tcPr>
                <w:tcW w:w="670" w:type="dxa"/>
                <w:shd w:val="clear" w:color="auto" w:fill="auto"/>
                <w:vAlign w:val="center"/>
              </w:tcPr>
            </w:tcPrChange>
          </w:tcPr>
          <w:p w14:paraId="6DEAFFE3" w14:textId="1C3BA09E" w:rsidR="000E4E67" w:rsidRPr="0052167B" w:rsidDel="007E0F89" w:rsidRDefault="000E4E67" w:rsidP="000E4E67">
            <w:pPr>
              <w:pStyle w:val="ListParagraph"/>
              <w:numPr>
                <w:ilvl w:val="0"/>
                <w:numId w:val="68"/>
              </w:numPr>
              <w:spacing w:before="0" w:line="240" w:lineRule="auto"/>
              <w:contextualSpacing w:val="0"/>
              <w:jc w:val="left"/>
              <w:rPr>
                <w:del w:id="16958" w:author="Phuong Truong Thi" w:date="2024-10-08T18:12:00Z"/>
                <w:rFonts w:eastAsia="Times New Roman"/>
                <w:szCs w:val="24"/>
                <w:lang w:val="vi-VN" w:eastAsia="vi-VN"/>
              </w:rPr>
            </w:pPr>
          </w:p>
        </w:tc>
        <w:tc>
          <w:tcPr>
            <w:tcW w:w="2097" w:type="dxa"/>
            <w:gridSpan w:val="2"/>
            <w:shd w:val="clear" w:color="auto" w:fill="auto"/>
            <w:vAlign w:val="center"/>
            <w:tcPrChange w:id="16959" w:author="thu nga" w:date="2024-10-01T10:51:00Z">
              <w:tcPr>
                <w:tcW w:w="2097" w:type="dxa"/>
                <w:gridSpan w:val="2"/>
                <w:shd w:val="clear" w:color="auto" w:fill="auto"/>
                <w:vAlign w:val="center"/>
              </w:tcPr>
            </w:tcPrChange>
          </w:tcPr>
          <w:p w14:paraId="6B6794DC" w14:textId="335EF924" w:rsidR="000E4E67" w:rsidRPr="0052167B" w:rsidDel="007E0F89" w:rsidRDefault="000E4E67" w:rsidP="000E4E67">
            <w:pPr>
              <w:spacing w:before="0" w:line="240" w:lineRule="auto"/>
              <w:contextualSpacing w:val="0"/>
              <w:rPr>
                <w:del w:id="16960" w:author="Phuong Truong Thi" w:date="2024-10-08T18:12:00Z"/>
                <w:rFonts w:ascii="Times New Roman" w:hAnsi="Times New Roman"/>
                <w:sz w:val="24"/>
                <w:szCs w:val="24"/>
              </w:rPr>
            </w:pPr>
            <w:del w:id="16961" w:author="Phuong Truong Thi" w:date="2024-10-08T18:12:00Z">
              <w:r w:rsidRPr="0052167B" w:rsidDel="007E0F89">
                <w:rPr>
                  <w:rFonts w:ascii="Times New Roman" w:hAnsi="Times New Roman"/>
                  <w:color w:val="000000"/>
                  <w:sz w:val="24"/>
                  <w:szCs w:val="24"/>
                </w:rPr>
                <w:delText>Doanh số bán mới Bond</w:delText>
              </w:r>
            </w:del>
          </w:p>
        </w:tc>
        <w:tc>
          <w:tcPr>
            <w:tcW w:w="2230" w:type="dxa"/>
            <w:vAlign w:val="center"/>
            <w:tcPrChange w:id="16962" w:author="thu nga" w:date="2024-10-01T10:51:00Z">
              <w:tcPr>
                <w:tcW w:w="2230" w:type="dxa"/>
                <w:vAlign w:val="center"/>
              </w:tcPr>
            </w:tcPrChange>
          </w:tcPr>
          <w:p w14:paraId="1D0918AC" w14:textId="48F515A7" w:rsidR="000E4E67" w:rsidRPr="0052167B" w:rsidDel="007E0F89" w:rsidRDefault="000E4E67" w:rsidP="000E4E67">
            <w:pPr>
              <w:spacing w:before="0" w:line="240" w:lineRule="auto"/>
              <w:contextualSpacing w:val="0"/>
              <w:rPr>
                <w:del w:id="16963" w:author="Phuong Truong Thi" w:date="2024-10-08T18:12:00Z"/>
                <w:rFonts w:ascii="Times New Roman" w:eastAsia="Times New Roman" w:hAnsi="Times New Roman"/>
                <w:sz w:val="24"/>
                <w:szCs w:val="24"/>
                <w:lang w:eastAsia="vi-VN"/>
              </w:rPr>
            </w:pPr>
            <w:del w:id="16964" w:author="Phuong Truong Thi" w:date="2024-10-08T18:12:00Z">
              <w:r w:rsidRPr="0052167B" w:rsidDel="007E0F89">
                <w:rPr>
                  <w:rFonts w:ascii="Times New Roman" w:hAnsi="Times New Roman"/>
                  <w:sz w:val="24"/>
                  <w:szCs w:val="24"/>
                </w:rPr>
                <w:delText>Tổng doanh số bán mới trong tháng các hợp đồng Bond của KH đến ngày báo cáo</w:delText>
              </w:r>
            </w:del>
          </w:p>
        </w:tc>
        <w:tc>
          <w:tcPr>
            <w:tcW w:w="963" w:type="dxa"/>
            <w:tcPrChange w:id="16965" w:author="thu nga" w:date="2024-10-01T10:51:00Z">
              <w:tcPr>
                <w:tcW w:w="963" w:type="dxa"/>
              </w:tcPr>
            </w:tcPrChange>
          </w:tcPr>
          <w:p w14:paraId="65DBA3EA" w14:textId="7967BD09" w:rsidR="000E4E67" w:rsidRPr="0052167B" w:rsidDel="007E0F89" w:rsidRDefault="000E4E67" w:rsidP="000E4E67">
            <w:pPr>
              <w:spacing w:before="0" w:line="240" w:lineRule="auto"/>
              <w:contextualSpacing w:val="0"/>
              <w:rPr>
                <w:del w:id="16966" w:author="Phuong Truong Thi" w:date="2024-10-08T18:12:00Z"/>
                <w:rFonts w:ascii="Times New Roman" w:eastAsia="Times New Roman" w:hAnsi="Times New Roman"/>
                <w:sz w:val="24"/>
                <w:szCs w:val="24"/>
                <w:lang w:eastAsia="vi-VN"/>
              </w:rPr>
            </w:pPr>
            <w:ins w:id="16967" w:author="thu nga" w:date="2024-09-30T15:29:00Z">
              <w:del w:id="16968" w:author="Phuong Truong Thi" w:date="2024-10-08T18:12:00Z">
                <w:r w:rsidRPr="00311C0E" w:rsidDel="007E0F89">
                  <w:rPr>
                    <w:rFonts w:ascii="Times New Roman" w:eastAsia="Times New Roman" w:hAnsi="Times New Roman"/>
                    <w:sz w:val="24"/>
                    <w:szCs w:val="24"/>
                    <w:lang w:val="vi-VN" w:eastAsia="vi-VN"/>
                  </w:rPr>
                  <w:delText>CRM</w:delText>
                </w:r>
              </w:del>
            </w:ins>
          </w:p>
        </w:tc>
        <w:tc>
          <w:tcPr>
            <w:tcW w:w="1166" w:type="dxa"/>
            <w:tcPrChange w:id="16969" w:author="thu nga" w:date="2024-10-01T10:51:00Z">
              <w:tcPr>
                <w:tcW w:w="1896" w:type="dxa"/>
                <w:gridSpan w:val="2"/>
              </w:tcPr>
            </w:tcPrChange>
          </w:tcPr>
          <w:p w14:paraId="7FC69D40" w14:textId="5CB888DF" w:rsidR="000E4E67" w:rsidRPr="0052167B" w:rsidDel="007E0F89" w:rsidRDefault="000E4E67" w:rsidP="000E4E67">
            <w:pPr>
              <w:spacing w:before="0" w:line="240" w:lineRule="auto"/>
              <w:contextualSpacing w:val="0"/>
              <w:rPr>
                <w:del w:id="16970" w:author="Phuong Truong Thi" w:date="2024-10-08T18:12:00Z"/>
                <w:rFonts w:ascii="Times New Roman" w:eastAsia="Times New Roman" w:hAnsi="Times New Roman"/>
                <w:sz w:val="24"/>
                <w:szCs w:val="24"/>
                <w:lang w:eastAsia="vi-VN"/>
              </w:rPr>
            </w:pPr>
            <w:ins w:id="16971" w:author="thu nga" w:date="2024-10-01T10:18:00Z">
              <w:del w:id="16972" w:author="Phuong Truong Thi" w:date="2024-10-08T18:12:00Z">
                <w:r w:rsidRPr="006F72C0" w:rsidDel="007E0F89">
                  <w:rPr>
                    <w:rFonts w:ascii="Times New Roman" w:eastAsia="Times New Roman" w:hAnsi="Times New Roman"/>
                    <w:sz w:val="24"/>
                    <w:szCs w:val="24"/>
                    <w:lang w:eastAsia="vi-VN"/>
                  </w:rPr>
                  <w:delText>Currency</w:delText>
                </w:r>
              </w:del>
            </w:ins>
            <w:del w:id="16973"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974" w:author="thu nga" w:date="2024-10-01T10:51:00Z">
              <w:tcPr>
                <w:tcW w:w="1910" w:type="dxa"/>
                <w:gridSpan w:val="3"/>
                <w:shd w:val="clear" w:color="auto" w:fill="auto"/>
                <w:noWrap/>
                <w:vAlign w:val="center"/>
              </w:tcPr>
            </w:tcPrChange>
          </w:tcPr>
          <w:p w14:paraId="018B9EA8" w14:textId="2E67AEA7" w:rsidR="000E4E67" w:rsidRPr="0052167B" w:rsidDel="007E0F89" w:rsidRDefault="000E4E67" w:rsidP="000E4E67">
            <w:pPr>
              <w:spacing w:before="0" w:line="240" w:lineRule="auto"/>
              <w:contextualSpacing w:val="0"/>
              <w:rPr>
                <w:del w:id="16975" w:author="Phuong Truong Thi" w:date="2024-10-08T18:12:00Z"/>
                <w:rFonts w:ascii="Times New Roman" w:eastAsia="Times New Roman" w:hAnsi="Times New Roman"/>
                <w:sz w:val="24"/>
                <w:szCs w:val="24"/>
                <w:lang w:val="vi-VN" w:eastAsia="vi-VN"/>
              </w:rPr>
            </w:pPr>
          </w:p>
        </w:tc>
        <w:tc>
          <w:tcPr>
            <w:tcW w:w="1134" w:type="dxa"/>
            <w:tcPrChange w:id="16976" w:author="thu nga" w:date="2024-10-01T10:51:00Z">
              <w:tcPr>
                <w:tcW w:w="737" w:type="dxa"/>
              </w:tcPr>
            </w:tcPrChange>
          </w:tcPr>
          <w:p w14:paraId="45E01E73" w14:textId="5F18236A" w:rsidR="000E4E67" w:rsidRPr="0052167B" w:rsidDel="007E0F89" w:rsidRDefault="000E4E67" w:rsidP="000E4E67">
            <w:pPr>
              <w:spacing w:before="0" w:line="240" w:lineRule="auto"/>
              <w:contextualSpacing w:val="0"/>
              <w:jc w:val="center"/>
              <w:rPr>
                <w:del w:id="16977" w:author="Phuong Truong Thi" w:date="2024-10-08T18:12:00Z"/>
                <w:rFonts w:ascii="Times New Roman" w:eastAsia="Times New Roman" w:hAnsi="Times New Roman"/>
                <w:sz w:val="24"/>
                <w:szCs w:val="24"/>
                <w:lang w:val="vi-VN" w:eastAsia="vi-VN"/>
              </w:rPr>
            </w:pPr>
            <w:del w:id="16978"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0FCC542F" w14:textId="050CCF25" w:rsidTr="00E57F75">
        <w:trPr>
          <w:trHeight w:val="276"/>
          <w:del w:id="16979" w:author="Phuong Truong Thi" w:date="2024-10-08T18:12:00Z"/>
          <w:trPrChange w:id="16980" w:author="thu nga" w:date="2024-10-01T10:51:00Z">
            <w:trPr>
              <w:trHeight w:val="276"/>
            </w:trPr>
          </w:trPrChange>
        </w:trPr>
        <w:tc>
          <w:tcPr>
            <w:tcW w:w="670" w:type="dxa"/>
            <w:shd w:val="clear" w:color="auto" w:fill="auto"/>
            <w:vAlign w:val="center"/>
            <w:tcPrChange w:id="16981" w:author="thu nga" w:date="2024-10-01T10:51:00Z">
              <w:tcPr>
                <w:tcW w:w="670" w:type="dxa"/>
                <w:shd w:val="clear" w:color="auto" w:fill="auto"/>
                <w:vAlign w:val="center"/>
              </w:tcPr>
            </w:tcPrChange>
          </w:tcPr>
          <w:p w14:paraId="1F50E4F7" w14:textId="50D85388" w:rsidR="000E4E67" w:rsidRPr="0052167B" w:rsidDel="007E0F89" w:rsidRDefault="000E4E67" w:rsidP="000E4E67">
            <w:pPr>
              <w:pStyle w:val="ListParagraph"/>
              <w:numPr>
                <w:ilvl w:val="0"/>
                <w:numId w:val="68"/>
              </w:numPr>
              <w:spacing w:before="0" w:line="240" w:lineRule="auto"/>
              <w:contextualSpacing w:val="0"/>
              <w:jc w:val="left"/>
              <w:rPr>
                <w:del w:id="16982" w:author="Phuong Truong Thi" w:date="2024-10-08T18:12:00Z"/>
                <w:rFonts w:eastAsia="Times New Roman"/>
                <w:szCs w:val="24"/>
                <w:lang w:val="vi-VN" w:eastAsia="vi-VN"/>
              </w:rPr>
            </w:pPr>
          </w:p>
        </w:tc>
        <w:tc>
          <w:tcPr>
            <w:tcW w:w="2097" w:type="dxa"/>
            <w:gridSpan w:val="2"/>
            <w:shd w:val="clear" w:color="auto" w:fill="auto"/>
            <w:vAlign w:val="center"/>
            <w:tcPrChange w:id="16983" w:author="thu nga" w:date="2024-10-01T10:51:00Z">
              <w:tcPr>
                <w:tcW w:w="2097" w:type="dxa"/>
                <w:gridSpan w:val="2"/>
                <w:shd w:val="clear" w:color="auto" w:fill="auto"/>
                <w:vAlign w:val="center"/>
              </w:tcPr>
            </w:tcPrChange>
          </w:tcPr>
          <w:p w14:paraId="7D6C8B47" w14:textId="727C7665" w:rsidR="000E4E67" w:rsidRPr="002F0D98" w:rsidDel="007E0F89" w:rsidRDefault="000E4E67" w:rsidP="000E4E67">
            <w:pPr>
              <w:spacing w:before="0" w:line="240" w:lineRule="auto"/>
              <w:contextualSpacing w:val="0"/>
              <w:rPr>
                <w:del w:id="16984" w:author="Phuong Truong Thi" w:date="2024-10-08T18:12:00Z"/>
                <w:rFonts w:ascii="Times New Roman" w:hAnsi="Times New Roman"/>
                <w:sz w:val="24"/>
                <w:szCs w:val="24"/>
                <w:lang w:val="vi-VN"/>
              </w:rPr>
            </w:pPr>
            <w:del w:id="16985" w:author="Phuong Truong Thi" w:date="2024-10-08T18:12:00Z">
              <w:r w:rsidRPr="002F0D98" w:rsidDel="007E0F89">
                <w:rPr>
                  <w:rFonts w:ascii="Times New Roman" w:hAnsi="Times New Roman"/>
                  <w:color w:val="000000"/>
                  <w:sz w:val="24"/>
                  <w:szCs w:val="24"/>
                  <w:lang w:val="vi-VN"/>
                </w:rPr>
                <w:delText xml:space="preserve">Doanh số bán  mới MF </w:delText>
              </w:r>
            </w:del>
          </w:p>
        </w:tc>
        <w:tc>
          <w:tcPr>
            <w:tcW w:w="2230" w:type="dxa"/>
            <w:vAlign w:val="center"/>
            <w:tcPrChange w:id="16986" w:author="thu nga" w:date="2024-10-01T10:51:00Z">
              <w:tcPr>
                <w:tcW w:w="2230" w:type="dxa"/>
                <w:vAlign w:val="center"/>
              </w:tcPr>
            </w:tcPrChange>
          </w:tcPr>
          <w:p w14:paraId="193CB932" w14:textId="32F933FA" w:rsidR="000E4E67" w:rsidRPr="002F0D98" w:rsidDel="007E0F89" w:rsidRDefault="000E4E67" w:rsidP="000E4E67">
            <w:pPr>
              <w:spacing w:before="0" w:line="240" w:lineRule="auto"/>
              <w:contextualSpacing w:val="0"/>
              <w:rPr>
                <w:del w:id="16987" w:author="Phuong Truong Thi" w:date="2024-10-08T18:12:00Z"/>
                <w:rFonts w:ascii="Times New Roman" w:eastAsia="Times New Roman" w:hAnsi="Times New Roman"/>
                <w:sz w:val="24"/>
                <w:szCs w:val="24"/>
                <w:lang w:val="vi-VN" w:eastAsia="vi-VN"/>
              </w:rPr>
            </w:pPr>
            <w:del w:id="16988" w:author="Phuong Truong Thi" w:date="2024-10-08T18:12:00Z">
              <w:r w:rsidRPr="002F0D98" w:rsidDel="007E0F89">
                <w:rPr>
                  <w:rFonts w:ascii="Times New Roman" w:hAnsi="Times New Roman"/>
                  <w:sz w:val="24"/>
                  <w:szCs w:val="24"/>
                  <w:lang w:val="vi-VN"/>
                </w:rPr>
                <w:delText>Tổng doanh số bán mới trong tháng các hợp đồng MF của KH đến ngày báo cáo</w:delText>
              </w:r>
            </w:del>
          </w:p>
        </w:tc>
        <w:tc>
          <w:tcPr>
            <w:tcW w:w="963" w:type="dxa"/>
            <w:tcPrChange w:id="16989" w:author="thu nga" w:date="2024-10-01T10:51:00Z">
              <w:tcPr>
                <w:tcW w:w="963" w:type="dxa"/>
              </w:tcPr>
            </w:tcPrChange>
          </w:tcPr>
          <w:p w14:paraId="5B11DA57" w14:textId="01E23CF7" w:rsidR="000E4E67" w:rsidRPr="0052167B" w:rsidDel="007E0F89" w:rsidRDefault="000E4E67" w:rsidP="000E4E67">
            <w:pPr>
              <w:spacing w:before="0" w:line="240" w:lineRule="auto"/>
              <w:contextualSpacing w:val="0"/>
              <w:rPr>
                <w:del w:id="16990" w:author="Phuong Truong Thi" w:date="2024-10-08T18:12:00Z"/>
                <w:rFonts w:ascii="Times New Roman" w:eastAsia="Times New Roman" w:hAnsi="Times New Roman"/>
                <w:sz w:val="24"/>
                <w:szCs w:val="24"/>
                <w:lang w:eastAsia="vi-VN"/>
              </w:rPr>
            </w:pPr>
            <w:ins w:id="16991" w:author="thu nga" w:date="2024-09-30T15:29:00Z">
              <w:del w:id="16992" w:author="Phuong Truong Thi" w:date="2024-10-08T18:12:00Z">
                <w:r w:rsidRPr="00311C0E" w:rsidDel="007E0F89">
                  <w:rPr>
                    <w:rFonts w:ascii="Times New Roman" w:eastAsia="Times New Roman" w:hAnsi="Times New Roman"/>
                    <w:sz w:val="24"/>
                    <w:szCs w:val="24"/>
                    <w:lang w:val="vi-VN" w:eastAsia="vi-VN"/>
                  </w:rPr>
                  <w:delText>CRM</w:delText>
                </w:r>
              </w:del>
            </w:ins>
          </w:p>
        </w:tc>
        <w:tc>
          <w:tcPr>
            <w:tcW w:w="1166" w:type="dxa"/>
            <w:tcPrChange w:id="16993" w:author="thu nga" w:date="2024-10-01T10:51:00Z">
              <w:tcPr>
                <w:tcW w:w="1896" w:type="dxa"/>
                <w:gridSpan w:val="2"/>
              </w:tcPr>
            </w:tcPrChange>
          </w:tcPr>
          <w:p w14:paraId="482821CC" w14:textId="4FB8A687" w:rsidR="000E4E67" w:rsidRPr="0052167B" w:rsidDel="007E0F89" w:rsidRDefault="000E4E67" w:rsidP="000E4E67">
            <w:pPr>
              <w:spacing w:before="0" w:line="240" w:lineRule="auto"/>
              <w:contextualSpacing w:val="0"/>
              <w:rPr>
                <w:del w:id="16994" w:author="Phuong Truong Thi" w:date="2024-10-08T18:12:00Z"/>
                <w:rFonts w:ascii="Times New Roman" w:eastAsia="Times New Roman" w:hAnsi="Times New Roman"/>
                <w:sz w:val="24"/>
                <w:szCs w:val="24"/>
                <w:lang w:eastAsia="vi-VN"/>
              </w:rPr>
            </w:pPr>
            <w:ins w:id="16995" w:author="thu nga" w:date="2024-10-01T10:18:00Z">
              <w:del w:id="16996" w:author="Phuong Truong Thi" w:date="2024-10-08T18:12:00Z">
                <w:r w:rsidRPr="006F72C0" w:rsidDel="007E0F89">
                  <w:rPr>
                    <w:rFonts w:ascii="Times New Roman" w:eastAsia="Times New Roman" w:hAnsi="Times New Roman"/>
                    <w:sz w:val="24"/>
                    <w:szCs w:val="24"/>
                    <w:lang w:eastAsia="vi-VN"/>
                  </w:rPr>
                  <w:delText>Currency</w:delText>
                </w:r>
              </w:del>
            </w:ins>
            <w:del w:id="1699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6998" w:author="thu nga" w:date="2024-10-01T10:51:00Z">
              <w:tcPr>
                <w:tcW w:w="1910" w:type="dxa"/>
                <w:gridSpan w:val="3"/>
                <w:shd w:val="clear" w:color="auto" w:fill="auto"/>
                <w:noWrap/>
                <w:vAlign w:val="center"/>
              </w:tcPr>
            </w:tcPrChange>
          </w:tcPr>
          <w:p w14:paraId="46A56474" w14:textId="79D97683" w:rsidR="000E4E67" w:rsidRPr="0052167B" w:rsidDel="007E0F89" w:rsidRDefault="000E4E67" w:rsidP="000E4E67">
            <w:pPr>
              <w:spacing w:before="0" w:line="240" w:lineRule="auto"/>
              <w:contextualSpacing w:val="0"/>
              <w:rPr>
                <w:del w:id="16999" w:author="Phuong Truong Thi" w:date="2024-10-08T18:12:00Z"/>
                <w:rFonts w:ascii="Times New Roman" w:eastAsia="Times New Roman" w:hAnsi="Times New Roman"/>
                <w:sz w:val="24"/>
                <w:szCs w:val="24"/>
                <w:lang w:val="vi-VN" w:eastAsia="vi-VN"/>
              </w:rPr>
            </w:pPr>
          </w:p>
        </w:tc>
        <w:tc>
          <w:tcPr>
            <w:tcW w:w="1134" w:type="dxa"/>
            <w:tcPrChange w:id="17000" w:author="thu nga" w:date="2024-10-01T10:51:00Z">
              <w:tcPr>
                <w:tcW w:w="737" w:type="dxa"/>
              </w:tcPr>
            </w:tcPrChange>
          </w:tcPr>
          <w:p w14:paraId="1FFB893B" w14:textId="0C3269AD" w:rsidR="000E4E67" w:rsidRPr="0052167B" w:rsidDel="007E0F89" w:rsidRDefault="000E4E67" w:rsidP="000E4E67">
            <w:pPr>
              <w:spacing w:before="0" w:line="240" w:lineRule="auto"/>
              <w:contextualSpacing w:val="0"/>
              <w:jc w:val="center"/>
              <w:rPr>
                <w:del w:id="17001" w:author="Phuong Truong Thi" w:date="2024-10-08T18:12:00Z"/>
                <w:rFonts w:ascii="Times New Roman" w:eastAsia="Times New Roman" w:hAnsi="Times New Roman"/>
                <w:sz w:val="24"/>
                <w:szCs w:val="24"/>
                <w:lang w:eastAsia="vi-VN"/>
              </w:rPr>
            </w:pPr>
            <w:del w:id="1700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7DB66C5" w14:textId="635401CC" w:rsidTr="00E57F75">
        <w:trPr>
          <w:trHeight w:val="276"/>
          <w:del w:id="17003" w:author="Phuong Truong Thi" w:date="2024-10-08T18:12:00Z"/>
          <w:trPrChange w:id="17004" w:author="thu nga" w:date="2024-10-01T10:51:00Z">
            <w:trPr>
              <w:trHeight w:val="276"/>
            </w:trPr>
          </w:trPrChange>
        </w:trPr>
        <w:tc>
          <w:tcPr>
            <w:tcW w:w="1332" w:type="dxa"/>
            <w:gridSpan w:val="2"/>
            <w:tcPrChange w:id="17005" w:author="thu nga" w:date="2024-10-01T10:51:00Z">
              <w:tcPr>
                <w:tcW w:w="1332" w:type="dxa"/>
                <w:gridSpan w:val="2"/>
              </w:tcPr>
            </w:tcPrChange>
          </w:tcPr>
          <w:p w14:paraId="2318E677" w14:textId="577361E2" w:rsidR="007B7F57" w:rsidRPr="0052167B" w:rsidDel="007E0F89" w:rsidRDefault="007B7F57" w:rsidP="00341A2C">
            <w:pPr>
              <w:spacing w:before="0" w:line="240" w:lineRule="auto"/>
              <w:contextualSpacing w:val="0"/>
              <w:jc w:val="left"/>
              <w:rPr>
                <w:del w:id="17006" w:author="Phuong Truong Thi" w:date="2024-10-08T18:12:00Z"/>
                <w:rFonts w:ascii="Times New Roman" w:eastAsia="Times New Roman" w:hAnsi="Times New Roman"/>
                <w:sz w:val="24"/>
                <w:szCs w:val="24"/>
                <w:lang w:eastAsia="vi-VN"/>
              </w:rPr>
            </w:pPr>
          </w:p>
        </w:tc>
        <w:tc>
          <w:tcPr>
            <w:tcW w:w="8062" w:type="dxa"/>
            <w:gridSpan w:val="6"/>
            <w:tcPrChange w:id="17007" w:author="thu nga" w:date="2024-10-01T10:51:00Z">
              <w:tcPr>
                <w:tcW w:w="9171" w:type="dxa"/>
                <w:gridSpan w:val="9"/>
              </w:tcPr>
            </w:tcPrChange>
          </w:tcPr>
          <w:p w14:paraId="14E6085C" w14:textId="210BF8C9" w:rsidR="007B7F57" w:rsidRPr="0052167B" w:rsidDel="007E0F89" w:rsidRDefault="007B7F57" w:rsidP="00341A2C">
            <w:pPr>
              <w:spacing w:before="0" w:line="240" w:lineRule="auto"/>
              <w:contextualSpacing w:val="0"/>
              <w:jc w:val="left"/>
              <w:rPr>
                <w:del w:id="17008" w:author="Phuong Truong Thi" w:date="2024-10-08T18:12:00Z"/>
                <w:rFonts w:ascii="Times New Roman" w:eastAsia="Times New Roman" w:hAnsi="Times New Roman"/>
                <w:sz w:val="24"/>
                <w:szCs w:val="24"/>
                <w:lang w:eastAsia="vi-VN"/>
              </w:rPr>
            </w:pPr>
            <w:del w:id="17009" w:author="Phuong Truong Thi" w:date="2024-10-08T18:12:00Z">
              <w:r w:rsidRPr="0052167B" w:rsidDel="007E0F89">
                <w:rPr>
                  <w:rFonts w:ascii="Times New Roman" w:eastAsia="Times New Roman" w:hAnsi="Times New Roman"/>
                  <w:sz w:val="24"/>
                  <w:szCs w:val="24"/>
                  <w:lang w:eastAsia="vi-VN"/>
                </w:rPr>
                <w:delText>Sản phẩm khác</w:delText>
              </w:r>
            </w:del>
          </w:p>
        </w:tc>
      </w:tr>
      <w:tr w:rsidR="007B7F57" w:rsidRPr="0052167B" w:rsidDel="007E0F89" w14:paraId="725388BE" w14:textId="2CC38337" w:rsidTr="00E57F75">
        <w:trPr>
          <w:trHeight w:val="276"/>
          <w:del w:id="17010" w:author="Phuong Truong Thi" w:date="2024-10-08T18:12:00Z"/>
          <w:trPrChange w:id="17011" w:author="thu nga" w:date="2024-10-01T10:51:00Z">
            <w:trPr>
              <w:trHeight w:val="276"/>
            </w:trPr>
          </w:trPrChange>
        </w:trPr>
        <w:tc>
          <w:tcPr>
            <w:tcW w:w="670" w:type="dxa"/>
            <w:shd w:val="clear" w:color="auto" w:fill="auto"/>
            <w:vAlign w:val="center"/>
            <w:tcPrChange w:id="17012" w:author="thu nga" w:date="2024-10-01T10:51:00Z">
              <w:tcPr>
                <w:tcW w:w="670" w:type="dxa"/>
                <w:shd w:val="clear" w:color="auto" w:fill="auto"/>
                <w:vAlign w:val="center"/>
              </w:tcPr>
            </w:tcPrChange>
          </w:tcPr>
          <w:p w14:paraId="48A1AEB5" w14:textId="28D5DF17" w:rsidR="007B7F57" w:rsidRPr="0052167B" w:rsidDel="007E0F89" w:rsidRDefault="007B7F57" w:rsidP="007B7F57">
            <w:pPr>
              <w:pStyle w:val="ListParagraph"/>
              <w:numPr>
                <w:ilvl w:val="0"/>
                <w:numId w:val="68"/>
              </w:numPr>
              <w:spacing w:before="0" w:line="240" w:lineRule="auto"/>
              <w:contextualSpacing w:val="0"/>
              <w:jc w:val="left"/>
              <w:rPr>
                <w:del w:id="17013" w:author="Phuong Truong Thi" w:date="2024-10-08T18:12:00Z"/>
                <w:rFonts w:eastAsia="Times New Roman"/>
                <w:szCs w:val="24"/>
                <w:lang w:val="vi-VN" w:eastAsia="vi-VN"/>
              </w:rPr>
            </w:pPr>
          </w:p>
        </w:tc>
        <w:tc>
          <w:tcPr>
            <w:tcW w:w="2097" w:type="dxa"/>
            <w:gridSpan w:val="2"/>
            <w:shd w:val="clear" w:color="auto" w:fill="auto"/>
            <w:vAlign w:val="center"/>
            <w:tcPrChange w:id="17014" w:author="thu nga" w:date="2024-10-01T10:51:00Z">
              <w:tcPr>
                <w:tcW w:w="2097" w:type="dxa"/>
                <w:gridSpan w:val="2"/>
                <w:shd w:val="clear" w:color="auto" w:fill="auto"/>
                <w:vAlign w:val="center"/>
              </w:tcPr>
            </w:tcPrChange>
          </w:tcPr>
          <w:p w14:paraId="7DB83EF3" w14:textId="7A0EEAC7" w:rsidR="007B7F57" w:rsidRPr="002F0D98" w:rsidDel="007E0F89" w:rsidRDefault="007B7F57" w:rsidP="007B7F57">
            <w:pPr>
              <w:spacing w:before="0" w:line="240" w:lineRule="auto"/>
              <w:contextualSpacing w:val="0"/>
              <w:rPr>
                <w:del w:id="17015" w:author="Phuong Truong Thi" w:date="2024-10-08T18:12:00Z"/>
                <w:rFonts w:ascii="Times New Roman" w:hAnsi="Times New Roman"/>
                <w:sz w:val="24"/>
                <w:szCs w:val="24"/>
                <w:lang w:val="vi-VN"/>
              </w:rPr>
            </w:pPr>
            <w:del w:id="17016" w:author="Phuong Truong Thi" w:date="2024-10-08T18:12:00Z">
              <w:r w:rsidRPr="002F0D98" w:rsidDel="007E0F89">
                <w:rPr>
                  <w:rFonts w:ascii="Times New Roman" w:hAnsi="Times New Roman"/>
                  <w:sz w:val="24"/>
                  <w:szCs w:val="24"/>
                  <w:lang w:val="vi-VN"/>
                </w:rPr>
                <w:delText>Số lượng thẻ IDC của KH tại ngày dữ liệu</w:delText>
              </w:r>
            </w:del>
          </w:p>
        </w:tc>
        <w:tc>
          <w:tcPr>
            <w:tcW w:w="2230" w:type="dxa"/>
            <w:vAlign w:val="center"/>
            <w:tcPrChange w:id="17017" w:author="thu nga" w:date="2024-10-01T10:51:00Z">
              <w:tcPr>
                <w:tcW w:w="2230" w:type="dxa"/>
                <w:vAlign w:val="center"/>
              </w:tcPr>
            </w:tcPrChange>
          </w:tcPr>
          <w:p w14:paraId="2623ABF9" w14:textId="3525C19B" w:rsidR="007B7F57" w:rsidRPr="002F0D98" w:rsidDel="007E0F89" w:rsidRDefault="007B7F57" w:rsidP="007B7F57">
            <w:pPr>
              <w:spacing w:before="0" w:line="240" w:lineRule="auto"/>
              <w:contextualSpacing w:val="0"/>
              <w:rPr>
                <w:del w:id="17018" w:author="Phuong Truong Thi" w:date="2024-10-08T18:12:00Z"/>
                <w:rFonts w:ascii="Times New Roman" w:eastAsia="Times New Roman" w:hAnsi="Times New Roman"/>
                <w:sz w:val="24"/>
                <w:szCs w:val="24"/>
                <w:lang w:val="vi-VN" w:eastAsia="vi-VN"/>
              </w:rPr>
            </w:pPr>
            <w:del w:id="17019" w:author="Phuong Truong Thi" w:date="2024-10-08T18:12:00Z">
              <w:r w:rsidRPr="002F0D98" w:rsidDel="007E0F89">
                <w:rPr>
                  <w:rFonts w:ascii="Times New Roman" w:hAnsi="Times New Roman"/>
                  <w:color w:val="000000"/>
                  <w:sz w:val="24"/>
                  <w:szCs w:val="24"/>
                  <w:lang w:val="vi-VN"/>
                </w:rPr>
                <w:delText>Tổng số lượng hợp đồng thẻ IDC của KH tại VPB đến ngày dữ liệu</w:delText>
              </w:r>
            </w:del>
          </w:p>
        </w:tc>
        <w:tc>
          <w:tcPr>
            <w:tcW w:w="963" w:type="dxa"/>
            <w:tcPrChange w:id="17020" w:author="thu nga" w:date="2024-10-01T10:51:00Z">
              <w:tcPr>
                <w:tcW w:w="963" w:type="dxa"/>
              </w:tcPr>
            </w:tcPrChange>
          </w:tcPr>
          <w:p w14:paraId="08202B8D" w14:textId="6ABD56AF" w:rsidR="007B7F57" w:rsidRPr="0052167B" w:rsidDel="007E0F89" w:rsidRDefault="007B7F57" w:rsidP="007B7F57">
            <w:pPr>
              <w:spacing w:before="0" w:line="240" w:lineRule="auto"/>
              <w:contextualSpacing w:val="0"/>
              <w:rPr>
                <w:del w:id="17021" w:author="Phuong Truong Thi" w:date="2024-10-08T18:12:00Z"/>
                <w:rFonts w:ascii="Times New Roman" w:eastAsia="Times New Roman" w:hAnsi="Times New Roman"/>
                <w:sz w:val="24"/>
                <w:szCs w:val="24"/>
                <w:lang w:eastAsia="vi-VN"/>
              </w:rPr>
            </w:pPr>
            <w:ins w:id="17022" w:author="thu nga" w:date="2024-09-30T15:29:00Z">
              <w:del w:id="17023" w:author="Phuong Truong Thi" w:date="2024-10-08T18:12:00Z">
                <w:r w:rsidRPr="00966DDA" w:rsidDel="007E0F89">
                  <w:rPr>
                    <w:rFonts w:ascii="Times New Roman" w:eastAsia="Times New Roman" w:hAnsi="Times New Roman"/>
                    <w:sz w:val="24"/>
                    <w:szCs w:val="24"/>
                    <w:lang w:val="vi-VN" w:eastAsia="vi-VN"/>
                  </w:rPr>
                  <w:delText>CRM</w:delText>
                </w:r>
              </w:del>
            </w:ins>
          </w:p>
        </w:tc>
        <w:tc>
          <w:tcPr>
            <w:tcW w:w="1166" w:type="dxa"/>
            <w:tcPrChange w:id="17024" w:author="thu nga" w:date="2024-10-01T10:51:00Z">
              <w:tcPr>
                <w:tcW w:w="1896" w:type="dxa"/>
                <w:gridSpan w:val="2"/>
              </w:tcPr>
            </w:tcPrChange>
          </w:tcPr>
          <w:p w14:paraId="2053F162" w14:textId="071BD79D" w:rsidR="007B7F57" w:rsidRPr="0052167B" w:rsidDel="007E0F89" w:rsidRDefault="007B7F57" w:rsidP="007B7F57">
            <w:pPr>
              <w:spacing w:before="0" w:line="240" w:lineRule="auto"/>
              <w:contextualSpacing w:val="0"/>
              <w:rPr>
                <w:del w:id="17025" w:author="Phuong Truong Thi" w:date="2024-10-08T18:12:00Z"/>
                <w:rFonts w:ascii="Times New Roman" w:eastAsia="Times New Roman" w:hAnsi="Times New Roman"/>
                <w:sz w:val="24"/>
                <w:szCs w:val="24"/>
                <w:lang w:eastAsia="vi-VN"/>
              </w:rPr>
            </w:pPr>
            <w:del w:id="17026"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027" w:author="thu nga" w:date="2024-10-01T10:51:00Z">
              <w:tcPr>
                <w:tcW w:w="1910" w:type="dxa"/>
                <w:gridSpan w:val="3"/>
                <w:shd w:val="clear" w:color="auto" w:fill="auto"/>
                <w:noWrap/>
                <w:vAlign w:val="center"/>
              </w:tcPr>
            </w:tcPrChange>
          </w:tcPr>
          <w:p w14:paraId="4F5FEEE1" w14:textId="522B5702" w:rsidR="007B7F57" w:rsidRPr="0052167B" w:rsidDel="007E0F89" w:rsidRDefault="007B7F57" w:rsidP="007B7F57">
            <w:pPr>
              <w:spacing w:before="0" w:line="240" w:lineRule="auto"/>
              <w:contextualSpacing w:val="0"/>
              <w:rPr>
                <w:del w:id="17028" w:author="Phuong Truong Thi" w:date="2024-10-08T18:12:00Z"/>
                <w:rFonts w:ascii="Times New Roman" w:eastAsia="Times New Roman" w:hAnsi="Times New Roman"/>
                <w:sz w:val="24"/>
                <w:szCs w:val="24"/>
                <w:lang w:val="vi-VN" w:eastAsia="vi-VN"/>
              </w:rPr>
            </w:pPr>
          </w:p>
        </w:tc>
        <w:tc>
          <w:tcPr>
            <w:tcW w:w="1134" w:type="dxa"/>
            <w:tcPrChange w:id="17029" w:author="thu nga" w:date="2024-10-01T10:51:00Z">
              <w:tcPr>
                <w:tcW w:w="737" w:type="dxa"/>
              </w:tcPr>
            </w:tcPrChange>
          </w:tcPr>
          <w:p w14:paraId="1AEC3254" w14:textId="5139AD8B" w:rsidR="007B7F57" w:rsidRPr="0052167B" w:rsidDel="007E0F89" w:rsidRDefault="007B7F57" w:rsidP="007B7F57">
            <w:pPr>
              <w:spacing w:before="0" w:line="240" w:lineRule="auto"/>
              <w:contextualSpacing w:val="0"/>
              <w:jc w:val="center"/>
              <w:rPr>
                <w:del w:id="17030" w:author="Phuong Truong Thi" w:date="2024-10-08T18:12:00Z"/>
                <w:rFonts w:ascii="Times New Roman" w:eastAsia="Times New Roman" w:hAnsi="Times New Roman"/>
                <w:sz w:val="24"/>
                <w:szCs w:val="24"/>
                <w:lang w:val="vi-VN" w:eastAsia="vi-VN"/>
              </w:rPr>
            </w:pPr>
            <w:del w:id="17031"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8F071D9" w14:textId="09ECE3A0" w:rsidTr="00E57F75">
        <w:trPr>
          <w:trHeight w:val="276"/>
          <w:del w:id="17032" w:author="Phuong Truong Thi" w:date="2024-10-08T18:12:00Z"/>
          <w:trPrChange w:id="17033" w:author="thu nga" w:date="2024-10-01T10:51:00Z">
            <w:trPr>
              <w:trHeight w:val="276"/>
            </w:trPr>
          </w:trPrChange>
        </w:trPr>
        <w:tc>
          <w:tcPr>
            <w:tcW w:w="670" w:type="dxa"/>
            <w:shd w:val="clear" w:color="auto" w:fill="auto"/>
            <w:vAlign w:val="center"/>
            <w:tcPrChange w:id="17034" w:author="thu nga" w:date="2024-10-01T10:51:00Z">
              <w:tcPr>
                <w:tcW w:w="670" w:type="dxa"/>
                <w:shd w:val="clear" w:color="auto" w:fill="auto"/>
                <w:vAlign w:val="center"/>
              </w:tcPr>
            </w:tcPrChange>
          </w:tcPr>
          <w:p w14:paraId="09B1E520" w14:textId="638DA706" w:rsidR="007B7F57" w:rsidRPr="0052167B" w:rsidDel="007E0F89" w:rsidRDefault="007B7F57" w:rsidP="007B7F57">
            <w:pPr>
              <w:pStyle w:val="ListParagraph"/>
              <w:numPr>
                <w:ilvl w:val="0"/>
                <w:numId w:val="68"/>
              </w:numPr>
              <w:spacing w:before="0" w:line="240" w:lineRule="auto"/>
              <w:contextualSpacing w:val="0"/>
              <w:jc w:val="left"/>
              <w:rPr>
                <w:del w:id="17035" w:author="Phuong Truong Thi" w:date="2024-10-08T18:12:00Z"/>
                <w:rFonts w:eastAsia="Times New Roman"/>
                <w:szCs w:val="24"/>
                <w:lang w:val="vi-VN" w:eastAsia="vi-VN"/>
              </w:rPr>
            </w:pPr>
          </w:p>
        </w:tc>
        <w:tc>
          <w:tcPr>
            <w:tcW w:w="2097" w:type="dxa"/>
            <w:gridSpan w:val="2"/>
            <w:shd w:val="clear" w:color="auto" w:fill="auto"/>
            <w:vAlign w:val="center"/>
            <w:tcPrChange w:id="17036" w:author="thu nga" w:date="2024-10-01T10:51:00Z">
              <w:tcPr>
                <w:tcW w:w="2097" w:type="dxa"/>
                <w:gridSpan w:val="2"/>
                <w:shd w:val="clear" w:color="auto" w:fill="auto"/>
                <w:vAlign w:val="center"/>
              </w:tcPr>
            </w:tcPrChange>
          </w:tcPr>
          <w:p w14:paraId="08AFB919" w14:textId="57A9E6B3" w:rsidR="007B7F57" w:rsidRPr="002F0D98" w:rsidDel="007E0F89" w:rsidRDefault="007B7F57" w:rsidP="007B7F57">
            <w:pPr>
              <w:spacing w:before="0" w:line="240" w:lineRule="auto"/>
              <w:contextualSpacing w:val="0"/>
              <w:rPr>
                <w:del w:id="17037" w:author="Phuong Truong Thi" w:date="2024-10-08T18:12:00Z"/>
                <w:rFonts w:ascii="Times New Roman" w:hAnsi="Times New Roman"/>
                <w:sz w:val="24"/>
                <w:szCs w:val="24"/>
                <w:lang w:val="vi-VN"/>
              </w:rPr>
            </w:pPr>
            <w:del w:id="17038" w:author="Phuong Truong Thi" w:date="2024-10-08T18:12:00Z">
              <w:r w:rsidRPr="002F0D98" w:rsidDel="007E0F89">
                <w:rPr>
                  <w:rFonts w:ascii="Times New Roman" w:hAnsi="Times New Roman"/>
                  <w:sz w:val="24"/>
                  <w:szCs w:val="24"/>
                  <w:lang w:val="vi-VN"/>
                </w:rPr>
                <w:delText>Số thẻ ghi nợ nội địa</w:delText>
              </w:r>
            </w:del>
          </w:p>
        </w:tc>
        <w:tc>
          <w:tcPr>
            <w:tcW w:w="2230" w:type="dxa"/>
            <w:vAlign w:val="center"/>
            <w:tcPrChange w:id="17039" w:author="thu nga" w:date="2024-10-01T10:51:00Z">
              <w:tcPr>
                <w:tcW w:w="2230" w:type="dxa"/>
                <w:vAlign w:val="center"/>
              </w:tcPr>
            </w:tcPrChange>
          </w:tcPr>
          <w:p w14:paraId="46D71EF0" w14:textId="697CCBD1" w:rsidR="007B7F57" w:rsidRPr="002F0D98" w:rsidDel="007E0F89" w:rsidRDefault="007B7F57" w:rsidP="007B7F57">
            <w:pPr>
              <w:spacing w:before="0" w:line="240" w:lineRule="auto"/>
              <w:contextualSpacing w:val="0"/>
              <w:rPr>
                <w:del w:id="17040" w:author="Phuong Truong Thi" w:date="2024-10-08T18:12:00Z"/>
                <w:rFonts w:ascii="Times New Roman" w:eastAsia="Times New Roman" w:hAnsi="Times New Roman"/>
                <w:sz w:val="24"/>
                <w:szCs w:val="24"/>
                <w:lang w:val="vi-VN" w:eastAsia="vi-VN"/>
              </w:rPr>
            </w:pPr>
            <w:del w:id="17041" w:author="Phuong Truong Thi" w:date="2024-10-08T18:12:00Z">
              <w:r w:rsidRPr="002F0D98" w:rsidDel="007E0F89">
                <w:rPr>
                  <w:rFonts w:ascii="Times New Roman" w:hAnsi="Times New Roman"/>
                  <w:color w:val="000000"/>
                  <w:sz w:val="24"/>
                  <w:szCs w:val="24"/>
                  <w:lang w:val="vi-VN"/>
                </w:rPr>
                <w:delText>Tổng số lượng hợp đồng thẻ nội địa của KH tại VPB đến ngày dữ liệu</w:delText>
              </w:r>
            </w:del>
          </w:p>
        </w:tc>
        <w:tc>
          <w:tcPr>
            <w:tcW w:w="963" w:type="dxa"/>
            <w:tcPrChange w:id="17042" w:author="thu nga" w:date="2024-10-01T10:51:00Z">
              <w:tcPr>
                <w:tcW w:w="963" w:type="dxa"/>
              </w:tcPr>
            </w:tcPrChange>
          </w:tcPr>
          <w:p w14:paraId="30917B38" w14:textId="75800FB2" w:rsidR="007B7F57" w:rsidRPr="0052167B" w:rsidDel="007E0F89" w:rsidRDefault="007B7F57" w:rsidP="007B7F57">
            <w:pPr>
              <w:spacing w:before="0" w:line="240" w:lineRule="auto"/>
              <w:contextualSpacing w:val="0"/>
              <w:rPr>
                <w:del w:id="17043" w:author="Phuong Truong Thi" w:date="2024-10-08T18:12:00Z"/>
                <w:rFonts w:ascii="Times New Roman" w:eastAsia="Times New Roman" w:hAnsi="Times New Roman"/>
                <w:sz w:val="24"/>
                <w:szCs w:val="24"/>
                <w:lang w:eastAsia="vi-VN"/>
              </w:rPr>
            </w:pPr>
            <w:ins w:id="17044" w:author="thu nga" w:date="2024-09-30T15:29:00Z">
              <w:del w:id="17045" w:author="Phuong Truong Thi" w:date="2024-10-08T18:12:00Z">
                <w:r w:rsidRPr="00966DDA" w:rsidDel="007E0F89">
                  <w:rPr>
                    <w:rFonts w:ascii="Times New Roman" w:eastAsia="Times New Roman" w:hAnsi="Times New Roman"/>
                    <w:sz w:val="24"/>
                    <w:szCs w:val="24"/>
                    <w:lang w:val="vi-VN" w:eastAsia="vi-VN"/>
                  </w:rPr>
                  <w:delText>CRM</w:delText>
                </w:r>
              </w:del>
            </w:ins>
          </w:p>
        </w:tc>
        <w:tc>
          <w:tcPr>
            <w:tcW w:w="1166" w:type="dxa"/>
            <w:tcPrChange w:id="17046" w:author="thu nga" w:date="2024-10-01T10:51:00Z">
              <w:tcPr>
                <w:tcW w:w="1896" w:type="dxa"/>
                <w:gridSpan w:val="2"/>
              </w:tcPr>
            </w:tcPrChange>
          </w:tcPr>
          <w:p w14:paraId="585C9799" w14:textId="5870E865" w:rsidR="007B7F57" w:rsidRPr="0052167B" w:rsidDel="007E0F89" w:rsidRDefault="007B7F57" w:rsidP="007B7F57">
            <w:pPr>
              <w:spacing w:before="0" w:line="240" w:lineRule="auto"/>
              <w:contextualSpacing w:val="0"/>
              <w:rPr>
                <w:del w:id="17047" w:author="Phuong Truong Thi" w:date="2024-10-08T18:12:00Z"/>
                <w:rFonts w:ascii="Times New Roman" w:eastAsia="Times New Roman" w:hAnsi="Times New Roman"/>
                <w:sz w:val="24"/>
                <w:szCs w:val="24"/>
                <w:lang w:eastAsia="vi-VN"/>
              </w:rPr>
            </w:pPr>
            <w:del w:id="17048"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049" w:author="thu nga" w:date="2024-10-01T10:51:00Z">
              <w:tcPr>
                <w:tcW w:w="1910" w:type="dxa"/>
                <w:gridSpan w:val="3"/>
                <w:shd w:val="clear" w:color="auto" w:fill="auto"/>
                <w:noWrap/>
                <w:vAlign w:val="center"/>
              </w:tcPr>
            </w:tcPrChange>
          </w:tcPr>
          <w:p w14:paraId="7330A62A" w14:textId="7E905CBB" w:rsidR="007B7F57" w:rsidRPr="0052167B" w:rsidDel="007E0F89" w:rsidRDefault="007B7F57" w:rsidP="007B7F57">
            <w:pPr>
              <w:spacing w:before="0" w:line="240" w:lineRule="auto"/>
              <w:contextualSpacing w:val="0"/>
              <w:rPr>
                <w:del w:id="17050" w:author="Phuong Truong Thi" w:date="2024-10-08T18:12:00Z"/>
                <w:rFonts w:ascii="Times New Roman" w:eastAsia="Times New Roman" w:hAnsi="Times New Roman"/>
                <w:sz w:val="24"/>
                <w:szCs w:val="24"/>
                <w:lang w:val="vi-VN" w:eastAsia="vi-VN"/>
              </w:rPr>
            </w:pPr>
          </w:p>
        </w:tc>
        <w:tc>
          <w:tcPr>
            <w:tcW w:w="1134" w:type="dxa"/>
            <w:tcPrChange w:id="17051" w:author="thu nga" w:date="2024-10-01T10:51:00Z">
              <w:tcPr>
                <w:tcW w:w="737" w:type="dxa"/>
              </w:tcPr>
            </w:tcPrChange>
          </w:tcPr>
          <w:p w14:paraId="03427E35" w14:textId="24025E6B" w:rsidR="007B7F57" w:rsidRPr="0052167B" w:rsidDel="007E0F89" w:rsidRDefault="007B7F57" w:rsidP="007B7F57">
            <w:pPr>
              <w:spacing w:before="0" w:line="240" w:lineRule="auto"/>
              <w:contextualSpacing w:val="0"/>
              <w:jc w:val="center"/>
              <w:rPr>
                <w:del w:id="17052" w:author="Phuong Truong Thi" w:date="2024-10-08T18:12:00Z"/>
                <w:rFonts w:ascii="Times New Roman" w:eastAsia="Times New Roman" w:hAnsi="Times New Roman"/>
                <w:sz w:val="24"/>
                <w:szCs w:val="24"/>
                <w:lang w:val="vi-VN" w:eastAsia="vi-VN"/>
              </w:rPr>
            </w:pPr>
            <w:del w:id="17053"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2D2759C" w14:textId="4BA70CED" w:rsidTr="00E57F75">
        <w:trPr>
          <w:trHeight w:val="276"/>
          <w:del w:id="17054" w:author="Phuong Truong Thi" w:date="2024-10-08T18:12:00Z"/>
          <w:trPrChange w:id="17055" w:author="thu nga" w:date="2024-10-01T10:51:00Z">
            <w:trPr>
              <w:trHeight w:val="276"/>
            </w:trPr>
          </w:trPrChange>
        </w:trPr>
        <w:tc>
          <w:tcPr>
            <w:tcW w:w="670" w:type="dxa"/>
            <w:shd w:val="clear" w:color="auto" w:fill="auto"/>
            <w:vAlign w:val="center"/>
            <w:tcPrChange w:id="17056" w:author="thu nga" w:date="2024-10-01T10:51:00Z">
              <w:tcPr>
                <w:tcW w:w="670" w:type="dxa"/>
                <w:shd w:val="clear" w:color="auto" w:fill="auto"/>
                <w:vAlign w:val="center"/>
              </w:tcPr>
            </w:tcPrChange>
          </w:tcPr>
          <w:p w14:paraId="2B4C6D53" w14:textId="5FE536CF" w:rsidR="007B7F57" w:rsidRPr="0052167B" w:rsidDel="007E0F89" w:rsidRDefault="007B7F57" w:rsidP="007B7F57">
            <w:pPr>
              <w:pStyle w:val="ListParagraph"/>
              <w:numPr>
                <w:ilvl w:val="0"/>
                <w:numId w:val="68"/>
              </w:numPr>
              <w:spacing w:before="0" w:line="240" w:lineRule="auto"/>
              <w:contextualSpacing w:val="0"/>
              <w:jc w:val="left"/>
              <w:rPr>
                <w:del w:id="17057" w:author="Phuong Truong Thi" w:date="2024-10-08T18:12:00Z"/>
                <w:rFonts w:eastAsia="Times New Roman"/>
                <w:szCs w:val="24"/>
                <w:lang w:val="vi-VN" w:eastAsia="vi-VN"/>
              </w:rPr>
            </w:pPr>
          </w:p>
        </w:tc>
        <w:tc>
          <w:tcPr>
            <w:tcW w:w="2097" w:type="dxa"/>
            <w:gridSpan w:val="2"/>
            <w:shd w:val="clear" w:color="auto" w:fill="auto"/>
            <w:vAlign w:val="center"/>
            <w:tcPrChange w:id="17058" w:author="thu nga" w:date="2024-10-01T10:51:00Z">
              <w:tcPr>
                <w:tcW w:w="2097" w:type="dxa"/>
                <w:gridSpan w:val="2"/>
                <w:shd w:val="clear" w:color="auto" w:fill="auto"/>
                <w:vAlign w:val="center"/>
              </w:tcPr>
            </w:tcPrChange>
          </w:tcPr>
          <w:p w14:paraId="2E0ACB51" w14:textId="13C0DA27" w:rsidR="007B7F57" w:rsidRPr="002F0D98" w:rsidDel="007E0F89" w:rsidRDefault="007B7F57" w:rsidP="007B7F57">
            <w:pPr>
              <w:spacing w:before="0" w:line="240" w:lineRule="auto"/>
              <w:contextualSpacing w:val="0"/>
              <w:rPr>
                <w:del w:id="17059" w:author="Phuong Truong Thi" w:date="2024-10-08T18:12:00Z"/>
                <w:rFonts w:ascii="Times New Roman" w:hAnsi="Times New Roman"/>
                <w:sz w:val="24"/>
                <w:szCs w:val="24"/>
                <w:lang w:val="vi-VN"/>
              </w:rPr>
            </w:pPr>
            <w:del w:id="17060" w:author="Phuong Truong Thi" w:date="2024-10-08T18:12:00Z">
              <w:r w:rsidRPr="002F0D98" w:rsidDel="007E0F89">
                <w:rPr>
                  <w:rFonts w:ascii="Times New Roman" w:hAnsi="Times New Roman"/>
                  <w:sz w:val="24"/>
                  <w:szCs w:val="24"/>
                  <w:lang w:val="vi-VN"/>
                </w:rPr>
                <w:delText>Số thẻ CC hiện có</w:delText>
              </w:r>
            </w:del>
          </w:p>
        </w:tc>
        <w:tc>
          <w:tcPr>
            <w:tcW w:w="2230" w:type="dxa"/>
            <w:vAlign w:val="center"/>
            <w:tcPrChange w:id="17061" w:author="thu nga" w:date="2024-10-01T10:51:00Z">
              <w:tcPr>
                <w:tcW w:w="2230" w:type="dxa"/>
                <w:vAlign w:val="center"/>
              </w:tcPr>
            </w:tcPrChange>
          </w:tcPr>
          <w:p w14:paraId="0AF96EF2" w14:textId="5A9A855C" w:rsidR="007B7F57" w:rsidRPr="002F0D98" w:rsidDel="007E0F89" w:rsidRDefault="007B7F57" w:rsidP="007B7F57">
            <w:pPr>
              <w:spacing w:before="0" w:line="240" w:lineRule="auto"/>
              <w:contextualSpacing w:val="0"/>
              <w:rPr>
                <w:del w:id="17062" w:author="Phuong Truong Thi" w:date="2024-10-08T18:12:00Z"/>
                <w:rFonts w:ascii="Times New Roman" w:eastAsia="Times New Roman" w:hAnsi="Times New Roman"/>
                <w:sz w:val="24"/>
                <w:szCs w:val="24"/>
                <w:lang w:val="vi-VN" w:eastAsia="vi-VN"/>
              </w:rPr>
            </w:pPr>
            <w:del w:id="17063" w:author="Phuong Truong Thi" w:date="2024-10-08T18:12:00Z">
              <w:r w:rsidRPr="002F0D98" w:rsidDel="007E0F89">
                <w:rPr>
                  <w:rFonts w:ascii="Times New Roman" w:hAnsi="Times New Roman"/>
                  <w:color w:val="000000"/>
                  <w:sz w:val="24"/>
                  <w:szCs w:val="24"/>
                  <w:lang w:val="vi-VN"/>
                </w:rPr>
                <w:delText>Tổng số lượng hợp đồng thẻ CC của KH tại VPB đến ngày dữ liệu</w:delText>
              </w:r>
            </w:del>
          </w:p>
        </w:tc>
        <w:tc>
          <w:tcPr>
            <w:tcW w:w="963" w:type="dxa"/>
            <w:tcPrChange w:id="17064" w:author="thu nga" w:date="2024-10-01T10:51:00Z">
              <w:tcPr>
                <w:tcW w:w="963" w:type="dxa"/>
              </w:tcPr>
            </w:tcPrChange>
          </w:tcPr>
          <w:p w14:paraId="6755BDC3" w14:textId="5C6DA982" w:rsidR="007B7F57" w:rsidRPr="0052167B" w:rsidDel="007E0F89" w:rsidRDefault="007B7F57" w:rsidP="007B7F57">
            <w:pPr>
              <w:spacing w:before="0" w:line="240" w:lineRule="auto"/>
              <w:contextualSpacing w:val="0"/>
              <w:rPr>
                <w:del w:id="17065" w:author="Phuong Truong Thi" w:date="2024-10-08T18:12:00Z"/>
                <w:rFonts w:ascii="Times New Roman" w:eastAsia="Times New Roman" w:hAnsi="Times New Roman"/>
                <w:sz w:val="24"/>
                <w:szCs w:val="24"/>
                <w:lang w:eastAsia="vi-VN"/>
              </w:rPr>
            </w:pPr>
            <w:ins w:id="17066" w:author="thu nga" w:date="2024-09-30T15:29:00Z">
              <w:del w:id="17067" w:author="Phuong Truong Thi" w:date="2024-10-08T18:12:00Z">
                <w:r w:rsidRPr="00966DDA" w:rsidDel="007E0F89">
                  <w:rPr>
                    <w:rFonts w:ascii="Times New Roman" w:eastAsia="Times New Roman" w:hAnsi="Times New Roman"/>
                    <w:sz w:val="24"/>
                    <w:szCs w:val="24"/>
                    <w:lang w:val="vi-VN" w:eastAsia="vi-VN"/>
                  </w:rPr>
                  <w:delText>CRM</w:delText>
                </w:r>
              </w:del>
            </w:ins>
          </w:p>
        </w:tc>
        <w:tc>
          <w:tcPr>
            <w:tcW w:w="1166" w:type="dxa"/>
            <w:tcPrChange w:id="17068" w:author="thu nga" w:date="2024-10-01T10:51:00Z">
              <w:tcPr>
                <w:tcW w:w="1896" w:type="dxa"/>
                <w:gridSpan w:val="2"/>
              </w:tcPr>
            </w:tcPrChange>
          </w:tcPr>
          <w:p w14:paraId="6F26A4CF" w14:textId="62FFDC30" w:rsidR="007B7F57" w:rsidRPr="0052167B" w:rsidDel="007E0F89" w:rsidRDefault="007B7F57" w:rsidP="007B7F57">
            <w:pPr>
              <w:spacing w:before="0" w:line="240" w:lineRule="auto"/>
              <w:contextualSpacing w:val="0"/>
              <w:rPr>
                <w:del w:id="17069" w:author="Phuong Truong Thi" w:date="2024-10-08T18:12:00Z"/>
                <w:rFonts w:ascii="Times New Roman" w:eastAsia="Times New Roman" w:hAnsi="Times New Roman"/>
                <w:sz w:val="24"/>
                <w:szCs w:val="24"/>
                <w:lang w:eastAsia="vi-VN"/>
              </w:rPr>
            </w:pPr>
            <w:del w:id="17070"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071" w:author="thu nga" w:date="2024-10-01T10:51:00Z">
              <w:tcPr>
                <w:tcW w:w="1910" w:type="dxa"/>
                <w:gridSpan w:val="3"/>
                <w:shd w:val="clear" w:color="auto" w:fill="auto"/>
                <w:noWrap/>
                <w:vAlign w:val="center"/>
              </w:tcPr>
            </w:tcPrChange>
          </w:tcPr>
          <w:p w14:paraId="388D96DB" w14:textId="0CAF10C1" w:rsidR="007B7F57" w:rsidRPr="0052167B" w:rsidDel="007E0F89" w:rsidRDefault="007B7F57" w:rsidP="007B7F57">
            <w:pPr>
              <w:spacing w:before="0" w:line="240" w:lineRule="auto"/>
              <w:contextualSpacing w:val="0"/>
              <w:rPr>
                <w:del w:id="17072" w:author="Phuong Truong Thi" w:date="2024-10-08T18:12:00Z"/>
                <w:rFonts w:ascii="Times New Roman" w:eastAsia="Times New Roman" w:hAnsi="Times New Roman"/>
                <w:sz w:val="24"/>
                <w:szCs w:val="24"/>
                <w:lang w:val="vi-VN" w:eastAsia="vi-VN"/>
              </w:rPr>
            </w:pPr>
          </w:p>
        </w:tc>
        <w:tc>
          <w:tcPr>
            <w:tcW w:w="1134" w:type="dxa"/>
            <w:tcPrChange w:id="17073" w:author="thu nga" w:date="2024-10-01T10:51:00Z">
              <w:tcPr>
                <w:tcW w:w="737" w:type="dxa"/>
              </w:tcPr>
            </w:tcPrChange>
          </w:tcPr>
          <w:p w14:paraId="18C4D956" w14:textId="4E41C172" w:rsidR="007B7F57" w:rsidRPr="0052167B" w:rsidDel="007E0F89" w:rsidRDefault="007B7F57" w:rsidP="007B7F57">
            <w:pPr>
              <w:spacing w:before="0" w:line="240" w:lineRule="auto"/>
              <w:contextualSpacing w:val="0"/>
              <w:jc w:val="center"/>
              <w:rPr>
                <w:del w:id="17074" w:author="Phuong Truong Thi" w:date="2024-10-08T18:12:00Z"/>
                <w:rFonts w:ascii="Times New Roman" w:eastAsia="Times New Roman" w:hAnsi="Times New Roman"/>
                <w:sz w:val="24"/>
                <w:szCs w:val="24"/>
                <w:lang w:val="vi-VN" w:eastAsia="vi-VN"/>
              </w:rPr>
            </w:pPr>
            <w:del w:id="17075"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2326CCB8" w14:textId="49407367" w:rsidTr="00E57F75">
        <w:trPr>
          <w:trHeight w:val="276"/>
          <w:del w:id="17076" w:author="Phuong Truong Thi" w:date="2024-10-08T18:12:00Z"/>
          <w:trPrChange w:id="17077" w:author="thu nga" w:date="2024-10-01T10:51:00Z">
            <w:trPr>
              <w:trHeight w:val="276"/>
            </w:trPr>
          </w:trPrChange>
        </w:trPr>
        <w:tc>
          <w:tcPr>
            <w:tcW w:w="670" w:type="dxa"/>
            <w:shd w:val="clear" w:color="auto" w:fill="auto"/>
            <w:vAlign w:val="center"/>
            <w:tcPrChange w:id="17078" w:author="thu nga" w:date="2024-10-01T10:51:00Z">
              <w:tcPr>
                <w:tcW w:w="670" w:type="dxa"/>
                <w:shd w:val="clear" w:color="auto" w:fill="auto"/>
                <w:vAlign w:val="center"/>
              </w:tcPr>
            </w:tcPrChange>
          </w:tcPr>
          <w:p w14:paraId="6EF6B271" w14:textId="62A7CA1F" w:rsidR="007B7F57" w:rsidRPr="0052167B" w:rsidDel="007E0F89" w:rsidRDefault="007B7F57" w:rsidP="007B7F57">
            <w:pPr>
              <w:pStyle w:val="ListParagraph"/>
              <w:numPr>
                <w:ilvl w:val="0"/>
                <w:numId w:val="68"/>
              </w:numPr>
              <w:spacing w:before="0" w:line="240" w:lineRule="auto"/>
              <w:contextualSpacing w:val="0"/>
              <w:jc w:val="left"/>
              <w:rPr>
                <w:del w:id="17079" w:author="Phuong Truong Thi" w:date="2024-10-08T18:12:00Z"/>
                <w:rFonts w:eastAsia="Times New Roman"/>
                <w:szCs w:val="24"/>
                <w:lang w:val="vi-VN" w:eastAsia="vi-VN"/>
              </w:rPr>
            </w:pPr>
          </w:p>
        </w:tc>
        <w:tc>
          <w:tcPr>
            <w:tcW w:w="2097" w:type="dxa"/>
            <w:gridSpan w:val="2"/>
            <w:shd w:val="clear" w:color="auto" w:fill="auto"/>
            <w:vAlign w:val="center"/>
            <w:tcPrChange w:id="17080" w:author="thu nga" w:date="2024-10-01T10:51:00Z">
              <w:tcPr>
                <w:tcW w:w="2097" w:type="dxa"/>
                <w:gridSpan w:val="2"/>
                <w:shd w:val="clear" w:color="auto" w:fill="auto"/>
                <w:vAlign w:val="center"/>
              </w:tcPr>
            </w:tcPrChange>
          </w:tcPr>
          <w:p w14:paraId="092891EA" w14:textId="74C86356" w:rsidR="007B7F57" w:rsidRPr="0052167B" w:rsidDel="007E0F89" w:rsidRDefault="007B7F57" w:rsidP="007B7F57">
            <w:pPr>
              <w:spacing w:before="0" w:line="240" w:lineRule="auto"/>
              <w:contextualSpacing w:val="0"/>
              <w:rPr>
                <w:del w:id="17081" w:author="Phuong Truong Thi" w:date="2024-10-08T18:12:00Z"/>
                <w:rFonts w:ascii="Times New Roman" w:hAnsi="Times New Roman"/>
                <w:sz w:val="24"/>
                <w:szCs w:val="24"/>
              </w:rPr>
            </w:pPr>
            <w:del w:id="17082" w:author="Phuong Truong Thi" w:date="2024-10-08T18:12:00Z">
              <w:r w:rsidRPr="0052167B" w:rsidDel="007E0F89">
                <w:rPr>
                  <w:rFonts w:ascii="Times New Roman" w:hAnsi="Times New Roman"/>
                  <w:sz w:val="24"/>
                  <w:szCs w:val="24"/>
                </w:rPr>
                <w:delText>Trạng thái NEO</w:delText>
              </w:r>
            </w:del>
          </w:p>
        </w:tc>
        <w:tc>
          <w:tcPr>
            <w:tcW w:w="2230" w:type="dxa"/>
            <w:vAlign w:val="center"/>
            <w:tcPrChange w:id="17083" w:author="thu nga" w:date="2024-10-01T10:51:00Z">
              <w:tcPr>
                <w:tcW w:w="2230" w:type="dxa"/>
                <w:vAlign w:val="center"/>
              </w:tcPr>
            </w:tcPrChange>
          </w:tcPr>
          <w:p w14:paraId="16D0A4AD" w14:textId="20050636" w:rsidR="007B7F57" w:rsidRPr="0052167B" w:rsidDel="007E0F89" w:rsidRDefault="007B7F57" w:rsidP="007B7F57">
            <w:pPr>
              <w:spacing w:before="0" w:line="240" w:lineRule="auto"/>
              <w:contextualSpacing w:val="0"/>
              <w:rPr>
                <w:del w:id="17084" w:author="Phuong Truong Thi" w:date="2024-10-08T18:12:00Z"/>
                <w:rFonts w:ascii="Times New Roman" w:eastAsia="Times New Roman" w:hAnsi="Times New Roman"/>
                <w:sz w:val="24"/>
                <w:szCs w:val="24"/>
                <w:lang w:eastAsia="vi-VN"/>
              </w:rPr>
            </w:pPr>
            <w:del w:id="17085" w:author="Phuong Truong Thi" w:date="2024-10-08T18:12:00Z">
              <w:r w:rsidRPr="0052167B" w:rsidDel="007E0F89">
                <w:rPr>
                  <w:rFonts w:ascii="Times New Roman" w:hAnsi="Times New Roman"/>
                  <w:color w:val="000000"/>
                  <w:sz w:val="24"/>
                  <w:szCs w:val="24"/>
                </w:rPr>
                <w:delText>Trạng thái VPB NEO của khách hàng</w:delText>
              </w:r>
            </w:del>
          </w:p>
        </w:tc>
        <w:tc>
          <w:tcPr>
            <w:tcW w:w="963" w:type="dxa"/>
            <w:tcPrChange w:id="17086" w:author="thu nga" w:date="2024-10-01T10:51:00Z">
              <w:tcPr>
                <w:tcW w:w="963" w:type="dxa"/>
              </w:tcPr>
            </w:tcPrChange>
          </w:tcPr>
          <w:p w14:paraId="2DB028F3" w14:textId="5E72B91C" w:rsidR="007B7F57" w:rsidRPr="0052167B" w:rsidDel="007E0F89" w:rsidRDefault="007B7F57" w:rsidP="007B7F57">
            <w:pPr>
              <w:spacing w:before="0" w:line="240" w:lineRule="auto"/>
              <w:contextualSpacing w:val="0"/>
              <w:rPr>
                <w:del w:id="17087" w:author="Phuong Truong Thi" w:date="2024-10-08T18:12:00Z"/>
                <w:rFonts w:ascii="Times New Roman" w:eastAsia="Times New Roman" w:hAnsi="Times New Roman"/>
                <w:sz w:val="24"/>
                <w:szCs w:val="24"/>
                <w:lang w:eastAsia="vi-VN"/>
              </w:rPr>
            </w:pPr>
            <w:ins w:id="17088" w:author="thu nga" w:date="2024-09-30T15:29:00Z">
              <w:del w:id="17089" w:author="Phuong Truong Thi" w:date="2024-10-08T18:12:00Z">
                <w:r w:rsidRPr="00966DDA" w:rsidDel="007E0F89">
                  <w:rPr>
                    <w:rFonts w:ascii="Times New Roman" w:eastAsia="Times New Roman" w:hAnsi="Times New Roman"/>
                    <w:sz w:val="24"/>
                    <w:szCs w:val="24"/>
                    <w:lang w:val="vi-VN" w:eastAsia="vi-VN"/>
                  </w:rPr>
                  <w:delText>CRM</w:delText>
                </w:r>
              </w:del>
            </w:ins>
          </w:p>
        </w:tc>
        <w:tc>
          <w:tcPr>
            <w:tcW w:w="1166" w:type="dxa"/>
            <w:tcPrChange w:id="17090" w:author="thu nga" w:date="2024-10-01T10:51:00Z">
              <w:tcPr>
                <w:tcW w:w="1896" w:type="dxa"/>
                <w:gridSpan w:val="2"/>
              </w:tcPr>
            </w:tcPrChange>
          </w:tcPr>
          <w:p w14:paraId="74727108" w14:textId="5ACE54D4" w:rsidR="007B7F57" w:rsidRPr="0052167B" w:rsidDel="007E0F89" w:rsidRDefault="007B7F57" w:rsidP="007B7F57">
            <w:pPr>
              <w:spacing w:before="0" w:line="240" w:lineRule="auto"/>
              <w:contextualSpacing w:val="0"/>
              <w:rPr>
                <w:del w:id="17091" w:author="Phuong Truong Thi" w:date="2024-10-08T18:12:00Z"/>
                <w:rFonts w:ascii="Times New Roman" w:eastAsia="Times New Roman" w:hAnsi="Times New Roman"/>
                <w:sz w:val="24"/>
                <w:szCs w:val="24"/>
                <w:lang w:eastAsia="vi-VN"/>
              </w:rPr>
            </w:pPr>
            <w:del w:id="17092" w:author="Phuong Truong Thi" w:date="2024-10-08T18:12: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17093" w:author="thu nga" w:date="2024-10-01T10:51:00Z">
              <w:tcPr>
                <w:tcW w:w="1910" w:type="dxa"/>
                <w:gridSpan w:val="3"/>
                <w:shd w:val="clear" w:color="auto" w:fill="auto"/>
                <w:noWrap/>
                <w:vAlign w:val="center"/>
              </w:tcPr>
            </w:tcPrChange>
          </w:tcPr>
          <w:p w14:paraId="56FD548D" w14:textId="674AECAD" w:rsidR="007B7F57" w:rsidRPr="0052167B" w:rsidDel="007E0F89" w:rsidRDefault="007B7F57" w:rsidP="007B7F57">
            <w:pPr>
              <w:spacing w:before="0" w:line="240" w:lineRule="auto"/>
              <w:contextualSpacing w:val="0"/>
              <w:rPr>
                <w:del w:id="17094" w:author="Phuong Truong Thi" w:date="2024-10-08T18:12:00Z"/>
                <w:rFonts w:ascii="Times New Roman" w:eastAsia="Times New Roman" w:hAnsi="Times New Roman"/>
                <w:sz w:val="24"/>
                <w:szCs w:val="24"/>
                <w:lang w:eastAsia="vi-VN"/>
              </w:rPr>
            </w:pPr>
            <w:del w:id="17095" w:author="Phuong Truong Thi" w:date="2024-10-08T18:12:00Z">
              <w:r w:rsidRPr="0052167B" w:rsidDel="007E0F89">
                <w:rPr>
                  <w:rFonts w:ascii="Times New Roman" w:eastAsia="Times New Roman" w:hAnsi="Times New Roman"/>
                  <w:sz w:val="24"/>
                  <w:szCs w:val="24"/>
                  <w:lang w:eastAsia="vi-VN"/>
                </w:rPr>
                <w:delText>DM_NEO_</w:delText>
              </w:r>
            </w:del>
          </w:p>
          <w:p w14:paraId="6567347E" w14:textId="390F1BD5" w:rsidR="007B7F57" w:rsidRPr="0052167B" w:rsidDel="007E0F89" w:rsidRDefault="007B7F57" w:rsidP="007B7F57">
            <w:pPr>
              <w:spacing w:before="0" w:line="240" w:lineRule="auto"/>
              <w:contextualSpacing w:val="0"/>
              <w:rPr>
                <w:del w:id="17096" w:author="Phuong Truong Thi" w:date="2024-10-08T18:12:00Z"/>
                <w:rFonts w:ascii="Times New Roman" w:eastAsia="Times New Roman" w:hAnsi="Times New Roman"/>
                <w:sz w:val="24"/>
                <w:szCs w:val="24"/>
                <w:lang w:eastAsia="vi-VN"/>
              </w:rPr>
            </w:pPr>
            <w:del w:id="17097" w:author="Phuong Truong Thi" w:date="2024-10-08T18:12:00Z">
              <w:r w:rsidRPr="0052167B" w:rsidDel="007E0F89">
                <w:rPr>
                  <w:rFonts w:ascii="Times New Roman" w:eastAsia="Times New Roman" w:hAnsi="Times New Roman"/>
                  <w:sz w:val="24"/>
                  <w:szCs w:val="24"/>
                  <w:lang w:eastAsia="vi-VN"/>
                </w:rPr>
                <w:delText>STATUS</w:delText>
              </w:r>
            </w:del>
          </w:p>
        </w:tc>
        <w:tc>
          <w:tcPr>
            <w:tcW w:w="1134" w:type="dxa"/>
            <w:tcPrChange w:id="17098" w:author="thu nga" w:date="2024-10-01T10:51:00Z">
              <w:tcPr>
                <w:tcW w:w="737" w:type="dxa"/>
              </w:tcPr>
            </w:tcPrChange>
          </w:tcPr>
          <w:p w14:paraId="4A7C71CE" w14:textId="37B581C7" w:rsidR="007B7F57" w:rsidRPr="0052167B" w:rsidDel="007E0F89" w:rsidRDefault="007B7F57" w:rsidP="007B7F57">
            <w:pPr>
              <w:spacing w:before="0" w:line="240" w:lineRule="auto"/>
              <w:contextualSpacing w:val="0"/>
              <w:jc w:val="center"/>
              <w:rPr>
                <w:del w:id="17099" w:author="Phuong Truong Thi" w:date="2024-10-08T18:12:00Z"/>
                <w:rFonts w:ascii="Times New Roman" w:eastAsia="Times New Roman" w:hAnsi="Times New Roman"/>
                <w:sz w:val="24"/>
                <w:szCs w:val="24"/>
                <w:lang w:val="vi-VN" w:eastAsia="vi-VN"/>
              </w:rPr>
            </w:pPr>
            <w:del w:id="1710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4E60465E" w14:textId="041BA3C5" w:rsidTr="00E57F75">
        <w:trPr>
          <w:trHeight w:val="276"/>
          <w:del w:id="17101" w:author="Phuong Truong Thi" w:date="2024-10-08T18:12:00Z"/>
          <w:trPrChange w:id="17102" w:author="thu nga" w:date="2024-10-01T10:51:00Z">
            <w:trPr>
              <w:trHeight w:val="276"/>
            </w:trPr>
          </w:trPrChange>
        </w:trPr>
        <w:tc>
          <w:tcPr>
            <w:tcW w:w="670" w:type="dxa"/>
            <w:shd w:val="clear" w:color="auto" w:fill="auto"/>
            <w:vAlign w:val="center"/>
            <w:tcPrChange w:id="17103" w:author="thu nga" w:date="2024-10-01T10:51:00Z">
              <w:tcPr>
                <w:tcW w:w="670" w:type="dxa"/>
                <w:shd w:val="clear" w:color="auto" w:fill="auto"/>
                <w:vAlign w:val="center"/>
              </w:tcPr>
            </w:tcPrChange>
          </w:tcPr>
          <w:p w14:paraId="2288835D" w14:textId="48981487" w:rsidR="007B7F57" w:rsidRPr="0052167B" w:rsidDel="007E0F89" w:rsidRDefault="007B7F57" w:rsidP="007B7F57">
            <w:pPr>
              <w:pStyle w:val="ListParagraph"/>
              <w:numPr>
                <w:ilvl w:val="0"/>
                <w:numId w:val="68"/>
              </w:numPr>
              <w:spacing w:before="0" w:line="240" w:lineRule="auto"/>
              <w:contextualSpacing w:val="0"/>
              <w:jc w:val="left"/>
              <w:rPr>
                <w:del w:id="17104" w:author="Phuong Truong Thi" w:date="2024-10-08T18:12:00Z"/>
                <w:rFonts w:eastAsia="Times New Roman"/>
                <w:szCs w:val="24"/>
                <w:lang w:val="vi-VN" w:eastAsia="vi-VN"/>
              </w:rPr>
            </w:pPr>
          </w:p>
        </w:tc>
        <w:tc>
          <w:tcPr>
            <w:tcW w:w="2097" w:type="dxa"/>
            <w:gridSpan w:val="2"/>
            <w:shd w:val="clear" w:color="auto" w:fill="auto"/>
            <w:vAlign w:val="center"/>
            <w:tcPrChange w:id="17105" w:author="thu nga" w:date="2024-10-01T10:51:00Z">
              <w:tcPr>
                <w:tcW w:w="2097" w:type="dxa"/>
                <w:gridSpan w:val="2"/>
                <w:shd w:val="clear" w:color="auto" w:fill="auto"/>
                <w:vAlign w:val="center"/>
              </w:tcPr>
            </w:tcPrChange>
          </w:tcPr>
          <w:p w14:paraId="6A245C6D" w14:textId="7505D868" w:rsidR="007B7F57" w:rsidRPr="002F0D98" w:rsidDel="007E0F89" w:rsidRDefault="007B7F57" w:rsidP="007B7F57">
            <w:pPr>
              <w:spacing w:before="0" w:line="240" w:lineRule="auto"/>
              <w:contextualSpacing w:val="0"/>
              <w:rPr>
                <w:del w:id="17106" w:author="Phuong Truong Thi" w:date="2024-10-08T18:12:00Z"/>
                <w:rFonts w:ascii="Times New Roman" w:hAnsi="Times New Roman"/>
                <w:sz w:val="24"/>
                <w:szCs w:val="24"/>
                <w:lang w:val="vi-VN"/>
              </w:rPr>
            </w:pPr>
            <w:del w:id="17107" w:author="Phuong Truong Thi" w:date="2024-10-08T18:12:00Z">
              <w:r w:rsidRPr="002F0D98" w:rsidDel="007E0F89">
                <w:rPr>
                  <w:rFonts w:ascii="Times New Roman" w:hAnsi="Times New Roman"/>
                  <w:sz w:val="24"/>
                  <w:szCs w:val="24"/>
                  <w:lang w:val="vi-VN"/>
                </w:rPr>
                <w:delText>Số lượng TKTT của KH</w:delText>
              </w:r>
            </w:del>
          </w:p>
        </w:tc>
        <w:tc>
          <w:tcPr>
            <w:tcW w:w="2230" w:type="dxa"/>
            <w:vAlign w:val="center"/>
            <w:tcPrChange w:id="17108" w:author="thu nga" w:date="2024-10-01T10:51:00Z">
              <w:tcPr>
                <w:tcW w:w="2230" w:type="dxa"/>
                <w:vAlign w:val="center"/>
              </w:tcPr>
            </w:tcPrChange>
          </w:tcPr>
          <w:p w14:paraId="0316A235" w14:textId="6E06133C" w:rsidR="007B7F57" w:rsidRPr="002F0D98" w:rsidDel="007E0F89" w:rsidRDefault="007B7F57" w:rsidP="007B7F57">
            <w:pPr>
              <w:spacing w:before="0" w:line="240" w:lineRule="auto"/>
              <w:contextualSpacing w:val="0"/>
              <w:rPr>
                <w:del w:id="17109" w:author="Phuong Truong Thi" w:date="2024-10-08T18:12:00Z"/>
                <w:rFonts w:ascii="Times New Roman" w:eastAsia="Times New Roman" w:hAnsi="Times New Roman"/>
                <w:sz w:val="24"/>
                <w:szCs w:val="24"/>
                <w:lang w:val="vi-VN" w:eastAsia="vi-VN"/>
              </w:rPr>
            </w:pPr>
            <w:del w:id="17110" w:author="Phuong Truong Thi" w:date="2024-10-08T18:12:00Z">
              <w:r w:rsidRPr="002F0D98" w:rsidDel="007E0F89">
                <w:rPr>
                  <w:rFonts w:ascii="Times New Roman" w:hAnsi="Times New Roman"/>
                  <w:sz w:val="24"/>
                  <w:szCs w:val="24"/>
                  <w:lang w:val="vi-VN"/>
                </w:rPr>
                <w:delText>Tổng số lượng TKTT của khách hang</w:delText>
              </w:r>
            </w:del>
          </w:p>
        </w:tc>
        <w:tc>
          <w:tcPr>
            <w:tcW w:w="963" w:type="dxa"/>
            <w:tcPrChange w:id="17111" w:author="thu nga" w:date="2024-10-01T10:51:00Z">
              <w:tcPr>
                <w:tcW w:w="963" w:type="dxa"/>
              </w:tcPr>
            </w:tcPrChange>
          </w:tcPr>
          <w:p w14:paraId="0D03D952" w14:textId="3DD28D7B" w:rsidR="007B7F57" w:rsidRPr="0052167B" w:rsidDel="007E0F89" w:rsidRDefault="007B7F57" w:rsidP="007B7F57">
            <w:pPr>
              <w:spacing w:before="0" w:line="240" w:lineRule="auto"/>
              <w:contextualSpacing w:val="0"/>
              <w:rPr>
                <w:del w:id="17112" w:author="Phuong Truong Thi" w:date="2024-10-08T18:12:00Z"/>
                <w:rFonts w:ascii="Times New Roman" w:eastAsia="Times New Roman" w:hAnsi="Times New Roman"/>
                <w:sz w:val="24"/>
                <w:szCs w:val="24"/>
                <w:lang w:eastAsia="vi-VN"/>
              </w:rPr>
            </w:pPr>
            <w:ins w:id="17113" w:author="thu nga" w:date="2024-09-30T15:29:00Z">
              <w:del w:id="17114" w:author="Phuong Truong Thi" w:date="2024-10-08T18:12:00Z">
                <w:r w:rsidRPr="00966DDA" w:rsidDel="007E0F89">
                  <w:rPr>
                    <w:rFonts w:ascii="Times New Roman" w:eastAsia="Times New Roman" w:hAnsi="Times New Roman"/>
                    <w:sz w:val="24"/>
                    <w:szCs w:val="24"/>
                    <w:lang w:val="vi-VN" w:eastAsia="vi-VN"/>
                  </w:rPr>
                  <w:delText>CRM</w:delText>
                </w:r>
              </w:del>
            </w:ins>
          </w:p>
        </w:tc>
        <w:tc>
          <w:tcPr>
            <w:tcW w:w="1166" w:type="dxa"/>
            <w:tcPrChange w:id="17115" w:author="thu nga" w:date="2024-10-01T10:51:00Z">
              <w:tcPr>
                <w:tcW w:w="1896" w:type="dxa"/>
                <w:gridSpan w:val="2"/>
              </w:tcPr>
            </w:tcPrChange>
          </w:tcPr>
          <w:p w14:paraId="0FFAB30B" w14:textId="46FCE15B" w:rsidR="007B7F57" w:rsidRPr="0052167B" w:rsidDel="007E0F89" w:rsidRDefault="007B7F57" w:rsidP="007B7F57">
            <w:pPr>
              <w:spacing w:before="0" w:line="240" w:lineRule="auto"/>
              <w:contextualSpacing w:val="0"/>
              <w:rPr>
                <w:del w:id="17116" w:author="Phuong Truong Thi" w:date="2024-10-08T18:12:00Z"/>
                <w:rFonts w:ascii="Times New Roman" w:eastAsia="Times New Roman" w:hAnsi="Times New Roman"/>
                <w:sz w:val="24"/>
                <w:szCs w:val="24"/>
                <w:lang w:eastAsia="vi-VN"/>
              </w:rPr>
            </w:pPr>
            <w:del w:id="1711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118" w:author="thu nga" w:date="2024-10-01T10:51:00Z">
              <w:tcPr>
                <w:tcW w:w="1910" w:type="dxa"/>
                <w:gridSpan w:val="3"/>
                <w:shd w:val="clear" w:color="auto" w:fill="auto"/>
                <w:noWrap/>
                <w:vAlign w:val="center"/>
              </w:tcPr>
            </w:tcPrChange>
          </w:tcPr>
          <w:p w14:paraId="1FB360A0" w14:textId="6E5E3673" w:rsidR="007B7F57" w:rsidRPr="0052167B" w:rsidDel="007E0F89" w:rsidRDefault="007B7F57" w:rsidP="007B7F57">
            <w:pPr>
              <w:spacing w:before="0" w:line="240" w:lineRule="auto"/>
              <w:contextualSpacing w:val="0"/>
              <w:rPr>
                <w:del w:id="17119" w:author="Phuong Truong Thi" w:date="2024-10-08T18:12:00Z"/>
                <w:rFonts w:ascii="Times New Roman" w:eastAsia="Times New Roman" w:hAnsi="Times New Roman"/>
                <w:sz w:val="24"/>
                <w:szCs w:val="24"/>
                <w:lang w:val="vi-VN" w:eastAsia="vi-VN"/>
              </w:rPr>
            </w:pPr>
          </w:p>
        </w:tc>
        <w:tc>
          <w:tcPr>
            <w:tcW w:w="1134" w:type="dxa"/>
            <w:tcPrChange w:id="17120" w:author="thu nga" w:date="2024-10-01T10:51:00Z">
              <w:tcPr>
                <w:tcW w:w="737" w:type="dxa"/>
              </w:tcPr>
            </w:tcPrChange>
          </w:tcPr>
          <w:p w14:paraId="5BB874A8" w14:textId="6E81C97D" w:rsidR="007B7F57" w:rsidRPr="0052167B" w:rsidDel="007E0F89" w:rsidRDefault="007B7F57" w:rsidP="007B7F57">
            <w:pPr>
              <w:spacing w:before="0" w:line="240" w:lineRule="auto"/>
              <w:contextualSpacing w:val="0"/>
              <w:jc w:val="center"/>
              <w:rPr>
                <w:del w:id="17121" w:author="Phuong Truong Thi" w:date="2024-10-08T18:12:00Z"/>
                <w:rFonts w:ascii="Times New Roman" w:eastAsia="Times New Roman" w:hAnsi="Times New Roman"/>
                <w:sz w:val="24"/>
                <w:szCs w:val="24"/>
                <w:lang w:val="vi-VN" w:eastAsia="vi-VN"/>
              </w:rPr>
            </w:pPr>
            <w:del w:id="17122"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707807B" w14:textId="3FC1B8F9" w:rsidTr="00E57F75">
        <w:trPr>
          <w:trHeight w:val="276"/>
          <w:del w:id="17123" w:author="Phuong Truong Thi" w:date="2024-10-08T18:12:00Z"/>
          <w:trPrChange w:id="17124" w:author="thu nga" w:date="2024-10-01T10:51:00Z">
            <w:trPr>
              <w:trHeight w:val="276"/>
            </w:trPr>
          </w:trPrChange>
        </w:trPr>
        <w:tc>
          <w:tcPr>
            <w:tcW w:w="670" w:type="dxa"/>
            <w:shd w:val="clear" w:color="auto" w:fill="auto"/>
            <w:vAlign w:val="center"/>
            <w:tcPrChange w:id="17125" w:author="thu nga" w:date="2024-10-01T10:51:00Z">
              <w:tcPr>
                <w:tcW w:w="670" w:type="dxa"/>
                <w:shd w:val="clear" w:color="auto" w:fill="auto"/>
                <w:vAlign w:val="center"/>
              </w:tcPr>
            </w:tcPrChange>
          </w:tcPr>
          <w:p w14:paraId="5E786F38" w14:textId="33666AA6" w:rsidR="007B7F57" w:rsidRPr="0052167B" w:rsidDel="007E0F89" w:rsidRDefault="007B7F57" w:rsidP="007B7F57">
            <w:pPr>
              <w:pStyle w:val="ListParagraph"/>
              <w:numPr>
                <w:ilvl w:val="0"/>
                <w:numId w:val="68"/>
              </w:numPr>
              <w:spacing w:before="0" w:line="240" w:lineRule="auto"/>
              <w:contextualSpacing w:val="0"/>
              <w:jc w:val="left"/>
              <w:rPr>
                <w:del w:id="17126" w:author="Phuong Truong Thi" w:date="2024-10-08T18:12:00Z"/>
                <w:rFonts w:eastAsia="Times New Roman"/>
                <w:szCs w:val="24"/>
                <w:lang w:val="vi-VN" w:eastAsia="vi-VN"/>
              </w:rPr>
            </w:pPr>
          </w:p>
        </w:tc>
        <w:tc>
          <w:tcPr>
            <w:tcW w:w="2097" w:type="dxa"/>
            <w:gridSpan w:val="2"/>
            <w:shd w:val="clear" w:color="auto" w:fill="auto"/>
            <w:vAlign w:val="center"/>
            <w:tcPrChange w:id="17127" w:author="thu nga" w:date="2024-10-01T10:51:00Z">
              <w:tcPr>
                <w:tcW w:w="2097" w:type="dxa"/>
                <w:gridSpan w:val="2"/>
                <w:shd w:val="clear" w:color="auto" w:fill="auto"/>
                <w:vAlign w:val="center"/>
              </w:tcPr>
            </w:tcPrChange>
          </w:tcPr>
          <w:p w14:paraId="4D4FA6D6" w14:textId="555F8EB2" w:rsidR="007B7F57" w:rsidRPr="002F0D98" w:rsidDel="007E0F89" w:rsidRDefault="007B7F57" w:rsidP="007B7F57">
            <w:pPr>
              <w:spacing w:before="0" w:line="240" w:lineRule="auto"/>
              <w:contextualSpacing w:val="0"/>
              <w:rPr>
                <w:del w:id="17128" w:author="Phuong Truong Thi" w:date="2024-10-08T18:12:00Z"/>
                <w:rFonts w:ascii="Times New Roman" w:hAnsi="Times New Roman"/>
                <w:sz w:val="24"/>
                <w:szCs w:val="24"/>
                <w:lang w:val="vi-VN"/>
              </w:rPr>
            </w:pPr>
            <w:del w:id="17129" w:author="Phuong Truong Thi" w:date="2024-10-08T18:12:00Z">
              <w:r w:rsidRPr="002F0D98" w:rsidDel="007E0F89">
                <w:rPr>
                  <w:rFonts w:ascii="Times New Roman" w:hAnsi="Times New Roman"/>
                  <w:sz w:val="24"/>
                  <w:szCs w:val="24"/>
                  <w:lang w:val="vi-VN"/>
                </w:rPr>
                <w:delText>Phí Tài khoản số đẹp</w:delText>
              </w:r>
            </w:del>
          </w:p>
        </w:tc>
        <w:tc>
          <w:tcPr>
            <w:tcW w:w="2230" w:type="dxa"/>
            <w:vAlign w:val="center"/>
            <w:tcPrChange w:id="17130" w:author="thu nga" w:date="2024-10-01T10:51:00Z">
              <w:tcPr>
                <w:tcW w:w="2230" w:type="dxa"/>
                <w:vAlign w:val="center"/>
              </w:tcPr>
            </w:tcPrChange>
          </w:tcPr>
          <w:p w14:paraId="0242DEE8" w14:textId="4FED111F" w:rsidR="007B7F57" w:rsidRPr="002F0D98" w:rsidDel="007E0F89" w:rsidRDefault="007B7F57" w:rsidP="007B7F57">
            <w:pPr>
              <w:spacing w:before="0" w:line="240" w:lineRule="auto"/>
              <w:contextualSpacing w:val="0"/>
              <w:rPr>
                <w:del w:id="17131" w:author="Phuong Truong Thi" w:date="2024-10-08T18:12:00Z"/>
                <w:rFonts w:ascii="Times New Roman" w:eastAsia="Times New Roman" w:hAnsi="Times New Roman"/>
                <w:sz w:val="24"/>
                <w:szCs w:val="24"/>
                <w:lang w:val="vi-VN" w:eastAsia="vi-VN"/>
              </w:rPr>
            </w:pPr>
            <w:del w:id="17132" w:author="Phuong Truong Thi" w:date="2024-10-08T18:12:00Z">
              <w:r w:rsidRPr="002F0D98" w:rsidDel="007E0F89">
                <w:rPr>
                  <w:rFonts w:ascii="Times New Roman" w:hAnsi="Times New Roman"/>
                  <w:sz w:val="24"/>
                  <w:szCs w:val="24"/>
                  <w:lang w:val="vi-VN"/>
                </w:rPr>
                <w:delText>Tổng phí tài khoản số đẹp của KH đến ngày dữ liệu</w:delText>
              </w:r>
            </w:del>
          </w:p>
        </w:tc>
        <w:tc>
          <w:tcPr>
            <w:tcW w:w="963" w:type="dxa"/>
            <w:tcPrChange w:id="17133" w:author="thu nga" w:date="2024-10-01T10:51:00Z">
              <w:tcPr>
                <w:tcW w:w="963" w:type="dxa"/>
              </w:tcPr>
            </w:tcPrChange>
          </w:tcPr>
          <w:p w14:paraId="1FD94208" w14:textId="009040A1" w:rsidR="007B7F57" w:rsidRPr="0052167B" w:rsidDel="007E0F89" w:rsidRDefault="007B7F57" w:rsidP="007B7F57">
            <w:pPr>
              <w:spacing w:before="0" w:line="240" w:lineRule="auto"/>
              <w:contextualSpacing w:val="0"/>
              <w:rPr>
                <w:del w:id="17134" w:author="Phuong Truong Thi" w:date="2024-10-08T18:12:00Z"/>
                <w:rFonts w:ascii="Times New Roman" w:eastAsia="Times New Roman" w:hAnsi="Times New Roman"/>
                <w:sz w:val="24"/>
                <w:szCs w:val="24"/>
                <w:lang w:eastAsia="vi-VN"/>
              </w:rPr>
            </w:pPr>
            <w:ins w:id="17135" w:author="thu nga" w:date="2024-09-30T15:29:00Z">
              <w:del w:id="17136" w:author="Phuong Truong Thi" w:date="2024-10-08T18:12:00Z">
                <w:r w:rsidRPr="00D22B93" w:rsidDel="007E0F89">
                  <w:rPr>
                    <w:rFonts w:ascii="Times New Roman" w:eastAsia="Times New Roman" w:hAnsi="Times New Roman"/>
                    <w:sz w:val="24"/>
                    <w:szCs w:val="24"/>
                    <w:lang w:val="vi-VN" w:eastAsia="vi-VN"/>
                  </w:rPr>
                  <w:delText>CRM</w:delText>
                </w:r>
              </w:del>
            </w:ins>
          </w:p>
        </w:tc>
        <w:tc>
          <w:tcPr>
            <w:tcW w:w="1166" w:type="dxa"/>
            <w:tcPrChange w:id="17137" w:author="thu nga" w:date="2024-10-01T10:51:00Z">
              <w:tcPr>
                <w:tcW w:w="1896" w:type="dxa"/>
                <w:gridSpan w:val="2"/>
              </w:tcPr>
            </w:tcPrChange>
          </w:tcPr>
          <w:p w14:paraId="03C04460" w14:textId="7CCD9F27" w:rsidR="007B7F57" w:rsidRPr="0052167B" w:rsidDel="007E0F89" w:rsidRDefault="000E4E67" w:rsidP="007B7F57">
            <w:pPr>
              <w:spacing w:before="0" w:line="240" w:lineRule="auto"/>
              <w:contextualSpacing w:val="0"/>
              <w:rPr>
                <w:del w:id="17138" w:author="Phuong Truong Thi" w:date="2024-10-08T18:12:00Z"/>
                <w:rFonts w:ascii="Times New Roman" w:eastAsia="Times New Roman" w:hAnsi="Times New Roman"/>
                <w:sz w:val="24"/>
                <w:szCs w:val="24"/>
                <w:lang w:eastAsia="vi-VN"/>
              </w:rPr>
            </w:pPr>
            <w:ins w:id="17139" w:author="thu nga" w:date="2024-10-01T10:18:00Z">
              <w:del w:id="17140" w:author="Phuong Truong Thi" w:date="2024-10-08T18:12:00Z">
                <w:r w:rsidDel="007E0F89">
                  <w:rPr>
                    <w:rFonts w:ascii="Times New Roman" w:eastAsia="Times New Roman" w:hAnsi="Times New Roman"/>
                    <w:sz w:val="24"/>
                    <w:szCs w:val="24"/>
                    <w:lang w:eastAsia="vi-VN"/>
                  </w:rPr>
                  <w:delText>Currency</w:delText>
                </w:r>
              </w:del>
            </w:ins>
            <w:del w:id="17141"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142" w:author="thu nga" w:date="2024-10-01T10:51:00Z">
              <w:tcPr>
                <w:tcW w:w="1910" w:type="dxa"/>
                <w:gridSpan w:val="3"/>
                <w:shd w:val="clear" w:color="auto" w:fill="auto"/>
                <w:noWrap/>
                <w:vAlign w:val="center"/>
              </w:tcPr>
            </w:tcPrChange>
          </w:tcPr>
          <w:p w14:paraId="020BC82F" w14:textId="775F8CE8" w:rsidR="007B7F57" w:rsidRPr="0052167B" w:rsidDel="007E0F89" w:rsidRDefault="007B7F57" w:rsidP="007B7F57">
            <w:pPr>
              <w:spacing w:before="0" w:line="240" w:lineRule="auto"/>
              <w:contextualSpacing w:val="0"/>
              <w:rPr>
                <w:del w:id="17143" w:author="Phuong Truong Thi" w:date="2024-10-08T18:12:00Z"/>
                <w:rFonts w:ascii="Times New Roman" w:eastAsia="Times New Roman" w:hAnsi="Times New Roman"/>
                <w:sz w:val="24"/>
                <w:szCs w:val="24"/>
                <w:lang w:val="vi-VN" w:eastAsia="vi-VN"/>
              </w:rPr>
            </w:pPr>
          </w:p>
        </w:tc>
        <w:tc>
          <w:tcPr>
            <w:tcW w:w="1134" w:type="dxa"/>
            <w:tcPrChange w:id="17144" w:author="thu nga" w:date="2024-10-01T10:51:00Z">
              <w:tcPr>
                <w:tcW w:w="737" w:type="dxa"/>
              </w:tcPr>
            </w:tcPrChange>
          </w:tcPr>
          <w:p w14:paraId="62A6E0B6" w14:textId="496B9862" w:rsidR="007B7F57" w:rsidRPr="0052167B" w:rsidDel="007E0F89" w:rsidRDefault="007B7F57" w:rsidP="007B7F57">
            <w:pPr>
              <w:spacing w:before="0" w:line="240" w:lineRule="auto"/>
              <w:contextualSpacing w:val="0"/>
              <w:jc w:val="center"/>
              <w:rPr>
                <w:del w:id="17145" w:author="Phuong Truong Thi" w:date="2024-10-08T18:12:00Z"/>
                <w:rFonts w:ascii="Times New Roman" w:eastAsia="Times New Roman" w:hAnsi="Times New Roman"/>
                <w:sz w:val="24"/>
                <w:szCs w:val="24"/>
                <w:lang w:val="vi-VN" w:eastAsia="vi-VN"/>
              </w:rPr>
            </w:pPr>
            <w:del w:id="17146"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72F801F6" w14:textId="5B701301" w:rsidTr="00E57F75">
        <w:trPr>
          <w:trHeight w:val="276"/>
          <w:del w:id="17147" w:author="Phuong Truong Thi" w:date="2024-10-08T18:12:00Z"/>
          <w:trPrChange w:id="17148" w:author="thu nga" w:date="2024-10-01T10:51:00Z">
            <w:trPr>
              <w:trHeight w:val="276"/>
            </w:trPr>
          </w:trPrChange>
        </w:trPr>
        <w:tc>
          <w:tcPr>
            <w:tcW w:w="670" w:type="dxa"/>
            <w:shd w:val="clear" w:color="auto" w:fill="auto"/>
            <w:vAlign w:val="center"/>
            <w:tcPrChange w:id="17149" w:author="thu nga" w:date="2024-10-01T10:51:00Z">
              <w:tcPr>
                <w:tcW w:w="670" w:type="dxa"/>
                <w:shd w:val="clear" w:color="auto" w:fill="auto"/>
                <w:vAlign w:val="center"/>
              </w:tcPr>
            </w:tcPrChange>
          </w:tcPr>
          <w:p w14:paraId="35D8CAC5" w14:textId="05E20C57" w:rsidR="007B7F57" w:rsidRPr="0052167B" w:rsidDel="007E0F89" w:rsidRDefault="007B7F57" w:rsidP="007B7F57">
            <w:pPr>
              <w:pStyle w:val="ListParagraph"/>
              <w:numPr>
                <w:ilvl w:val="0"/>
                <w:numId w:val="68"/>
              </w:numPr>
              <w:spacing w:before="0" w:line="240" w:lineRule="auto"/>
              <w:contextualSpacing w:val="0"/>
              <w:jc w:val="left"/>
              <w:rPr>
                <w:del w:id="17150" w:author="Phuong Truong Thi" w:date="2024-10-08T18:12:00Z"/>
                <w:rFonts w:eastAsia="Times New Roman"/>
                <w:szCs w:val="24"/>
                <w:lang w:val="vi-VN" w:eastAsia="vi-VN"/>
              </w:rPr>
            </w:pPr>
          </w:p>
        </w:tc>
        <w:tc>
          <w:tcPr>
            <w:tcW w:w="2097" w:type="dxa"/>
            <w:gridSpan w:val="2"/>
            <w:shd w:val="clear" w:color="auto" w:fill="auto"/>
            <w:vAlign w:val="center"/>
            <w:tcPrChange w:id="17151" w:author="thu nga" w:date="2024-10-01T10:51:00Z">
              <w:tcPr>
                <w:tcW w:w="2097" w:type="dxa"/>
                <w:gridSpan w:val="2"/>
                <w:shd w:val="clear" w:color="auto" w:fill="auto"/>
                <w:vAlign w:val="center"/>
              </w:tcPr>
            </w:tcPrChange>
          </w:tcPr>
          <w:p w14:paraId="58E7CA78" w14:textId="64757E30" w:rsidR="007B7F57" w:rsidRPr="002F0D98" w:rsidDel="007E0F89" w:rsidRDefault="007B7F57" w:rsidP="007B7F57">
            <w:pPr>
              <w:spacing w:before="0" w:line="240" w:lineRule="auto"/>
              <w:contextualSpacing w:val="0"/>
              <w:rPr>
                <w:del w:id="17152" w:author="Phuong Truong Thi" w:date="2024-10-08T18:12:00Z"/>
                <w:rFonts w:ascii="Times New Roman" w:hAnsi="Times New Roman"/>
                <w:sz w:val="24"/>
                <w:szCs w:val="24"/>
                <w:lang w:val="vi-VN"/>
              </w:rPr>
            </w:pPr>
            <w:del w:id="17153" w:author="Phuong Truong Thi" w:date="2024-10-08T18:12:00Z">
              <w:r w:rsidRPr="002F0D98" w:rsidDel="007E0F89">
                <w:rPr>
                  <w:rFonts w:ascii="Times New Roman" w:hAnsi="Times New Roman"/>
                  <w:sz w:val="24"/>
                  <w:szCs w:val="24"/>
                  <w:lang w:val="vi-VN"/>
                </w:rPr>
                <w:delText>KH đã có thấu chi chưa</w:delText>
              </w:r>
            </w:del>
          </w:p>
        </w:tc>
        <w:tc>
          <w:tcPr>
            <w:tcW w:w="2230" w:type="dxa"/>
            <w:vAlign w:val="center"/>
            <w:tcPrChange w:id="17154" w:author="thu nga" w:date="2024-10-01T10:51:00Z">
              <w:tcPr>
                <w:tcW w:w="2230" w:type="dxa"/>
                <w:vAlign w:val="center"/>
              </w:tcPr>
            </w:tcPrChange>
          </w:tcPr>
          <w:p w14:paraId="4B872386" w14:textId="6AE7C900" w:rsidR="007B7F57" w:rsidRPr="002F0D98" w:rsidDel="007E0F89" w:rsidRDefault="007B7F57" w:rsidP="007B7F57">
            <w:pPr>
              <w:spacing w:before="0" w:line="240" w:lineRule="auto"/>
              <w:contextualSpacing w:val="0"/>
              <w:rPr>
                <w:del w:id="17155" w:author="Phuong Truong Thi" w:date="2024-10-08T18:12:00Z"/>
                <w:rFonts w:ascii="Times New Roman" w:eastAsia="Times New Roman" w:hAnsi="Times New Roman"/>
                <w:sz w:val="24"/>
                <w:szCs w:val="24"/>
                <w:lang w:val="vi-VN" w:eastAsia="vi-VN"/>
              </w:rPr>
            </w:pPr>
            <w:del w:id="17156" w:author="Phuong Truong Thi" w:date="2024-10-08T18:12:00Z">
              <w:r w:rsidRPr="002F0D98" w:rsidDel="007E0F89">
                <w:rPr>
                  <w:rFonts w:ascii="Times New Roman" w:hAnsi="Times New Roman"/>
                  <w:color w:val="000000"/>
                  <w:sz w:val="24"/>
                  <w:szCs w:val="24"/>
                  <w:lang w:val="vi-VN"/>
                </w:rPr>
                <w:delText>Có/ chưa: Đánh dấu KH đang nắm giữ sản phẩm OD hay không</w:delText>
              </w:r>
            </w:del>
          </w:p>
        </w:tc>
        <w:tc>
          <w:tcPr>
            <w:tcW w:w="963" w:type="dxa"/>
            <w:tcPrChange w:id="17157" w:author="thu nga" w:date="2024-10-01T10:51:00Z">
              <w:tcPr>
                <w:tcW w:w="963" w:type="dxa"/>
              </w:tcPr>
            </w:tcPrChange>
          </w:tcPr>
          <w:p w14:paraId="26DF8727" w14:textId="62D93184" w:rsidR="007B7F57" w:rsidRPr="0052167B" w:rsidDel="007E0F89" w:rsidRDefault="007B7F57" w:rsidP="007B7F57">
            <w:pPr>
              <w:spacing w:before="0" w:line="240" w:lineRule="auto"/>
              <w:contextualSpacing w:val="0"/>
              <w:rPr>
                <w:del w:id="17158" w:author="Phuong Truong Thi" w:date="2024-10-08T18:12:00Z"/>
                <w:rFonts w:ascii="Times New Roman" w:eastAsia="Times New Roman" w:hAnsi="Times New Roman"/>
                <w:sz w:val="24"/>
                <w:szCs w:val="24"/>
                <w:lang w:eastAsia="vi-VN"/>
              </w:rPr>
            </w:pPr>
            <w:ins w:id="17159" w:author="thu nga" w:date="2024-09-30T15:29:00Z">
              <w:del w:id="17160" w:author="Phuong Truong Thi" w:date="2024-10-08T18:12:00Z">
                <w:r w:rsidRPr="00D22B93" w:rsidDel="007E0F89">
                  <w:rPr>
                    <w:rFonts w:ascii="Times New Roman" w:eastAsia="Times New Roman" w:hAnsi="Times New Roman"/>
                    <w:sz w:val="24"/>
                    <w:szCs w:val="24"/>
                    <w:lang w:val="vi-VN" w:eastAsia="vi-VN"/>
                  </w:rPr>
                  <w:delText>CRM</w:delText>
                </w:r>
              </w:del>
            </w:ins>
          </w:p>
        </w:tc>
        <w:tc>
          <w:tcPr>
            <w:tcW w:w="1166" w:type="dxa"/>
            <w:tcPrChange w:id="17161" w:author="thu nga" w:date="2024-10-01T10:51:00Z">
              <w:tcPr>
                <w:tcW w:w="1896" w:type="dxa"/>
                <w:gridSpan w:val="2"/>
              </w:tcPr>
            </w:tcPrChange>
          </w:tcPr>
          <w:p w14:paraId="4F4F54CE" w14:textId="54E1F96C" w:rsidR="007B7F57" w:rsidRPr="0052167B" w:rsidDel="007E0F89" w:rsidRDefault="007B7F57" w:rsidP="007B7F57">
            <w:pPr>
              <w:spacing w:before="0" w:line="240" w:lineRule="auto"/>
              <w:contextualSpacing w:val="0"/>
              <w:rPr>
                <w:del w:id="17162" w:author="Phuong Truong Thi" w:date="2024-10-08T18:12:00Z"/>
                <w:rFonts w:ascii="Times New Roman" w:eastAsia="Times New Roman" w:hAnsi="Times New Roman"/>
                <w:sz w:val="24"/>
                <w:szCs w:val="24"/>
                <w:lang w:eastAsia="vi-VN"/>
              </w:rPr>
            </w:pPr>
            <w:del w:id="17163" w:author="Phuong Truong Thi" w:date="2024-10-08T18:12: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17164" w:author="thu nga" w:date="2024-10-01T10:51:00Z">
              <w:tcPr>
                <w:tcW w:w="1910" w:type="dxa"/>
                <w:gridSpan w:val="3"/>
                <w:shd w:val="clear" w:color="auto" w:fill="auto"/>
                <w:noWrap/>
                <w:vAlign w:val="center"/>
              </w:tcPr>
            </w:tcPrChange>
          </w:tcPr>
          <w:p w14:paraId="31753C4D" w14:textId="077AF653" w:rsidR="007B7F57" w:rsidRPr="0052167B" w:rsidDel="007E0F89" w:rsidRDefault="007B7F57" w:rsidP="007B7F57">
            <w:pPr>
              <w:spacing w:before="0" w:line="240" w:lineRule="auto"/>
              <w:contextualSpacing w:val="0"/>
              <w:rPr>
                <w:del w:id="17165" w:author="Phuong Truong Thi" w:date="2024-10-08T18:12:00Z"/>
                <w:rFonts w:ascii="Times New Roman" w:eastAsia="Times New Roman" w:hAnsi="Times New Roman"/>
                <w:sz w:val="24"/>
                <w:szCs w:val="24"/>
                <w:lang w:eastAsia="vi-VN"/>
              </w:rPr>
            </w:pPr>
            <w:del w:id="17166" w:author="Phuong Truong Thi" w:date="2024-10-08T18:12:00Z">
              <w:r w:rsidRPr="0052167B" w:rsidDel="007E0F89">
                <w:rPr>
                  <w:rFonts w:ascii="Times New Roman" w:eastAsia="Times New Roman" w:hAnsi="Times New Roman"/>
                  <w:sz w:val="24"/>
                  <w:szCs w:val="24"/>
                  <w:lang w:eastAsia="vi-VN"/>
                </w:rPr>
                <w:delText>DM_OD_MARK</w:delText>
              </w:r>
            </w:del>
          </w:p>
        </w:tc>
        <w:tc>
          <w:tcPr>
            <w:tcW w:w="1134" w:type="dxa"/>
            <w:tcPrChange w:id="17167" w:author="thu nga" w:date="2024-10-01T10:51:00Z">
              <w:tcPr>
                <w:tcW w:w="737" w:type="dxa"/>
              </w:tcPr>
            </w:tcPrChange>
          </w:tcPr>
          <w:p w14:paraId="375FD841" w14:textId="60B00300" w:rsidR="007B7F57" w:rsidRPr="0052167B" w:rsidDel="007E0F89" w:rsidRDefault="007B7F57" w:rsidP="007B7F57">
            <w:pPr>
              <w:spacing w:before="0" w:line="240" w:lineRule="auto"/>
              <w:contextualSpacing w:val="0"/>
              <w:jc w:val="center"/>
              <w:rPr>
                <w:del w:id="17168" w:author="Phuong Truong Thi" w:date="2024-10-08T18:12:00Z"/>
                <w:rFonts w:ascii="Times New Roman" w:eastAsia="Times New Roman" w:hAnsi="Times New Roman"/>
                <w:sz w:val="24"/>
                <w:szCs w:val="24"/>
                <w:lang w:val="vi-VN" w:eastAsia="vi-VN"/>
              </w:rPr>
            </w:pPr>
            <w:del w:id="17169"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52E475AD" w14:textId="45854C2D" w:rsidTr="00E57F75">
        <w:trPr>
          <w:trHeight w:val="276"/>
          <w:del w:id="17170" w:author="Phuong Truong Thi" w:date="2024-10-08T18:12:00Z"/>
          <w:trPrChange w:id="17171" w:author="thu nga" w:date="2024-10-01T10:51:00Z">
            <w:trPr>
              <w:trHeight w:val="276"/>
            </w:trPr>
          </w:trPrChange>
        </w:trPr>
        <w:tc>
          <w:tcPr>
            <w:tcW w:w="670" w:type="dxa"/>
            <w:shd w:val="clear" w:color="auto" w:fill="auto"/>
            <w:vAlign w:val="center"/>
            <w:tcPrChange w:id="17172" w:author="thu nga" w:date="2024-10-01T10:51:00Z">
              <w:tcPr>
                <w:tcW w:w="670" w:type="dxa"/>
                <w:shd w:val="clear" w:color="auto" w:fill="auto"/>
                <w:vAlign w:val="center"/>
              </w:tcPr>
            </w:tcPrChange>
          </w:tcPr>
          <w:p w14:paraId="2F703E18" w14:textId="7595FECD" w:rsidR="007B7F57" w:rsidRPr="0052167B" w:rsidDel="007E0F89" w:rsidRDefault="007B7F57" w:rsidP="007B7F57">
            <w:pPr>
              <w:pStyle w:val="ListParagraph"/>
              <w:numPr>
                <w:ilvl w:val="0"/>
                <w:numId w:val="68"/>
              </w:numPr>
              <w:spacing w:before="0" w:line="240" w:lineRule="auto"/>
              <w:contextualSpacing w:val="0"/>
              <w:jc w:val="left"/>
              <w:rPr>
                <w:del w:id="17173" w:author="Phuong Truong Thi" w:date="2024-10-08T18:12:00Z"/>
                <w:rFonts w:eastAsia="Times New Roman"/>
                <w:szCs w:val="24"/>
                <w:lang w:val="vi-VN" w:eastAsia="vi-VN"/>
              </w:rPr>
            </w:pPr>
          </w:p>
        </w:tc>
        <w:tc>
          <w:tcPr>
            <w:tcW w:w="2097" w:type="dxa"/>
            <w:gridSpan w:val="2"/>
            <w:shd w:val="clear" w:color="auto" w:fill="auto"/>
            <w:vAlign w:val="center"/>
            <w:tcPrChange w:id="17174" w:author="thu nga" w:date="2024-10-01T10:51:00Z">
              <w:tcPr>
                <w:tcW w:w="2097" w:type="dxa"/>
                <w:gridSpan w:val="2"/>
                <w:shd w:val="clear" w:color="auto" w:fill="auto"/>
                <w:vAlign w:val="center"/>
              </w:tcPr>
            </w:tcPrChange>
          </w:tcPr>
          <w:p w14:paraId="000ADEC9" w14:textId="7EDC8E98" w:rsidR="007B7F57" w:rsidRPr="0052167B" w:rsidDel="007E0F89" w:rsidRDefault="007B7F57" w:rsidP="007B7F57">
            <w:pPr>
              <w:spacing w:before="0" w:line="240" w:lineRule="auto"/>
              <w:contextualSpacing w:val="0"/>
              <w:rPr>
                <w:del w:id="17175" w:author="Phuong Truong Thi" w:date="2024-10-08T18:12:00Z"/>
                <w:rFonts w:ascii="Times New Roman" w:hAnsi="Times New Roman"/>
                <w:sz w:val="24"/>
                <w:szCs w:val="24"/>
              </w:rPr>
            </w:pPr>
            <w:del w:id="17176" w:author="Phuong Truong Thi" w:date="2024-10-08T18:12:00Z">
              <w:r w:rsidRPr="0052167B" w:rsidDel="007E0F89">
                <w:rPr>
                  <w:rFonts w:ascii="Times New Roman" w:hAnsi="Times New Roman"/>
                  <w:color w:val="000000"/>
                  <w:sz w:val="24"/>
                  <w:szCs w:val="24"/>
                </w:rPr>
                <w:delText>Hạn mức thấu chi</w:delText>
              </w:r>
            </w:del>
          </w:p>
        </w:tc>
        <w:tc>
          <w:tcPr>
            <w:tcW w:w="2230" w:type="dxa"/>
            <w:vAlign w:val="center"/>
            <w:tcPrChange w:id="17177" w:author="thu nga" w:date="2024-10-01T10:51:00Z">
              <w:tcPr>
                <w:tcW w:w="2230" w:type="dxa"/>
                <w:vAlign w:val="center"/>
              </w:tcPr>
            </w:tcPrChange>
          </w:tcPr>
          <w:p w14:paraId="0959A59C" w14:textId="0BC77637" w:rsidR="007B7F57" w:rsidRPr="0052167B" w:rsidDel="007E0F89" w:rsidRDefault="007B7F57" w:rsidP="007B7F57">
            <w:pPr>
              <w:spacing w:before="0" w:line="240" w:lineRule="auto"/>
              <w:contextualSpacing w:val="0"/>
              <w:rPr>
                <w:del w:id="17178" w:author="Phuong Truong Thi" w:date="2024-10-08T18:12:00Z"/>
                <w:rFonts w:ascii="Times New Roman" w:eastAsia="Times New Roman" w:hAnsi="Times New Roman"/>
                <w:sz w:val="24"/>
                <w:szCs w:val="24"/>
                <w:lang w:eastAsia="vi-VN"/>
              </w:rPr>
            </w:pPr>
            <w:del w:id="17179" w:author="Phuong Truong Thi" w:date="2024-10-08T18:12:00Z">
              <w:r w:rsidRPr="0052167B" w:rsidDel="007E0F89">
                <w:rPr>
                  <w:rFonts w:ascii="Times New Roman" w:hAnsi="Times New Roman"/>
                  <w:color w:val="000000"/>
                  <w:sz w:val="24"/>
                  <w:szCs w:val="24"/>
                </w:rPr>
                <w:delText>Nếu Khách hàng chưa có thấu chi lấy hạn mức PDT của KH nếu có</w:delText>
              </w:r>
              <w:r w:rsidRPr="0052167B" w:rsidDel="007E0F89">
                <w:rPr>
                  <w:rFonts w:ascii="Times New Roman" w:hAnsi="Times New Roman"/>
                  <w:color w:val="000000"/>
                  <w:sz w:val="24"/>
                  <w:szCs w:val="24"/>
                </w:rPr>
                <w:br/>
                <w:delText>Nếu Khách hàng đã có thấu chi lấy Hạn mức thấu chi của khách hàng</w:delText>
              </w:r>
            </w:del>
          </w:p>
        </w:tc>
        <w:tc>
          <w:tcPr>
            <w:tcW w:w="963" w:type="dxa"/>
            <w:tcPrChange w:id="17180" w:author="thu nga" w:date="2024-10-01T10:51:00Z">
              <w:tcPr>
                <w:tcW w:w="963" w:type="dxa"/>
              </w:tcPr>
            </w:tcPrChange>
          </w:tcPr>
          <w:p w14:paraId="78597678" w14:textId="17D7FD16" w:rsidR="007B7F57" w:rsidRPr="0052167B" w:rsidDel="007E0F89" w:rsidRDefault="007B7F57" w:rsidP="007B7F57">
            <w:pPr>
              <w:spacing w:before="0" w:line="240" w:lineRule="auto"/>
              <w:contextualSpacing w:val="0"/>
              <w:rPr>
                <w:del w:id="17181" w:author="Phuong Truong Thi" w:date="2024-10-08T18:12:00Z"/>
                <w:rFonts w:ascii="Times New Roman" w:eastAsia="Times New Roman" w:hAnsi="Times New Roman"/>
                <w:sz w:val="24"/>
                <w:szCs w:val="24"/>
                <w:lang w:eastAsia="vi-VN"/>
              </w:rPr>
            </w:pPr>
            <w:ins w:id="17182" w:author="thu nga" w:date="2024-09-30T15:29:00Z">
              <w:del w:id="17183" w:author="Phuong Truong Thi" w:date="2024-10-08T18:12:00Z">
                <w:r w:rsidRPr="00D22B93" w:rsidDel="007E0F89">
                  <w:rPr>
                    <w:rFonts w:ascii="Times New Roman" w:eastAsia="Times New Roman" w:hAnsi="Times New Roman"/>
                    <w:sz w:val="24"/>
                    <w:szCs w:val="24"/>
                    <w:lang w:val="vi-VN" w:eastAsia="vi-VN"/>
                  </w:rPr>
                  <w:delText>CRM</w:delText>
                </w:r>
              </w:del>
            </w:ins>
          </w:p>
        </w:tc>
        <w:tc>
          <w:tcPr>
            <w:tcW w:w="1166" w:type="dxa"/>
            <w:tcPrChange w:id="17184" w:author="thu nga" w:date="2024-10-01T10:51:00Z">
              <w:tcPr>
                <w:tcW w:w="1896" w:type="dxa"/>
                <w:gridSpan w:val="2"/>
              </w:tcPr>
            </w:tcPrChange>
          </w:tcPr>
          <w:p w14:paraId="3C11841C" w14:textId="6002AFB8" w:rsidR="007B7F57" w:rsidRPr="0052167B" w:rsidDel="007E0F89" w:rsidRDefault="000E4E67" w:rsidP="007B7F57">
            <w:pPr>
              <w:spacing w:before="0" w:line="240" w:lineRule="auto"/>
              <w:contextualSpacing w:val="0"/>
              <w:rPr>
                <w:del w:id="17185" w:author="Phuong Truong Thi" w:date="2024-10-08T18:12:00Z"/>
                <w:rFonts w:ascii="Times New Roman" w:eastAsia="Times New Roman" w:hAnsi="Times New Roman"/>
                <w:sz w:val="24"/>
                <w:szCs w:val="24"/>
                <w:lang w:eastAsia="vi-VN"/>
              </w:rPr>
            </w:pPr>
            <w:ins w:id="17186" w:author="thu nga" w:date="2024-10-01T10:18:00Z">
              <w:del w:id="17187" w:author="Phuong Truong Thi" w:date="2024-10-08T18:12:00Z">
                <w:r w:rsidDel="007E0F89">
                  <w:rPr>
                    <w:rFonts w:ascii="Times New Roman" w:eastAsia="Times New Roman" w:hAnsi="Times New Roman"/>
                    <w:sz w:val="24"/>
                    <w:szCs w:val="24"/>
                    <w:lang w:eastAsia="vi-VN"/>
                  </w:rPr>
                  <w:delText>Currency</w:delText>
                </w:r>
              </w:del>
            </w:ins>
            <w:del w:id="17188" w:author="Phuong Truong Thi" w:date="2024-10-08T18:12: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189" w:author="thu nga" w:date="2024-10-01T10:51:00Z">
              <w:tcPr>
                <w:tcW w:w="1910" w:type="dxa"/>
                <w:gridSpan w:val="3"/>
                <w:shd w:val="clear" w:color="auto" w:fill="auto"/>
                <w:noWrap/>
                <w:vAlign w:val="center"/>
              </w:tcPr>
            </w:tcPrChange>
          </w:tcPr>
          <w:p w14:paraId="0705FDC5" w14:textId="621C1B08" w:rsidR="007B7F57" w:rsidRPr="0052167B" w:rsidDel="007E0F89" w:rsidRDefault="007B7F57" w:rsidP="007B7F57">
            <w:pPr>
              <w:spacing w:before="0" w:line="240" w:lineRule="auto"/>
              <w:contextualSpacing w:val="0"/>
              <w:rPr>
                <w:del w:id="17190" w:author="Phuong Truong Thi" w:date="2024-10-08T18:12:00Z"/>
                <w:rFonts w:ascii="Times New Roman" w:eastAsia="Times New Roman" w:hAnsi="Times New Roman"/>
                <w:sz w:val="24"/>
                <w:szCs w:val="24"/>
                <w:lang w:val="vi-VN" w:eastAsia="vi-VN"/>
              </w:rPr>
            </w:pPr>
          </w:p>
        </w:tc>
        <w:tc>
          <w:tcPr>
            <w:tcW w:w="1134" w:type="dxa"/>
            <w:tcPrChange w:id="17191" w:author="thu nga" w:date="2024-10-01T10:51:00Z">
              <w:tcPr>
                <w:tcW w:w="737" w:type="dxa"/>
              </w:tcPr>
            </w:tcPrChange>
          </w:tcPr>
          <w:p w14:paraId="6E9485F8" w14:textId="728A7A5E" w:rsidR="007B7F57" w:rsidRPr="0052167B" w:rsidDel="007E0F89" w:rsidRDefault="007B7F57" w:rsidP="007B7F57">
            <w:pPr>
              <w:spacing w:before="0" w:line="240" w:lineRule="auto"/>
              <w:contextualSpacing w:val="0"/>
              <w:jc w:val="center"/>
              <w:rPr>
                <w:del w:id="17192" w:author="Phuong Truong Thi" w:date="2024-10-08T18:12:00Z"/>
                <w:rFonts w:ascii="Times New Roman" w:eastAsia="Times New Roman" w:hAnsi="Times New Roman"/>
                <w:sz w:val="24"/>
                <w:szCs w:val="24"/>
                <w:lang w:val="vi-VN" w:eastAsia="vi-VN"/>
              </w:rPr>
            </w:pPr>
            <w:del w:id="17193"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7D25F546" w14:textId="6EACEF4F" w:rsidTr="00E57F75">
        <w:trPr>
          <w:trHeight w:val="276"/>
          <w:del w:id="17194" w:author="Phuong Truong Thi" w:date="2024-10-08T18:12:00Z"/>
          <w:trPrChange w:id="17195" w:author="thu nga" w:date="2024-10-01T10:51:00Z">
            <w:trPr>
              <w:trHeight w:val="276"/>
            </w:trPr>
          </w:trPrChange>
        </w:trPr>
        <w:tc>
          <w:tcPr>
            <w:tcW w:w="670" w:type="dxa"/>
            <w:shd w:val="clear" w:color="auto" w:fill="auto"/>
            <w:vAlign w:val="center"/>
            <w:tcPrChange w:id="17196" w:author="thu nga" w:date="2024-10-01T10:51:00Z">
              <w:tcPr>
                <w:tcW w:w="670" w:type="dxa"/>
                <w:shd w:val="clear" w:color="auto" w:fill="auto"/>
                <w:vAlign w:val="center"/>
              </w:tcPr>
            </w:tcPrChange>
          </w:tcPr>
          <w:p w14:paraId="21834DFC" w14:textId="25C84712" w:rsidR="000E4E67" w:rsidRPr="0052167B" w:rsidDel="007E0F89" w:rsidRDefault="000E4E67" w:rsidP="000E4E67">
            <w:pPr>
              <w:pStyle w:val="ListParagraph"/>
              <w:numPr>
                <w:ilvl w:val="0"/>
                <w:numId w:val="68"/>
              </w:numPr>
              <w:spacing w:before="0" w:line="240" w:lineRule="auto"/>
              <w:contextualSpacing w:val="0"/>
              <w:jc w:val="left"/>
              <w:rPr>
                <w:del w:id="17197" w:author="Phuong Truong Thi" w:date="2024-10-08T18:12:00Z"/>
                <w:rFonts w:eastAsia="Times New Roman"/>
                <w:szCs w:val="24"/>
                <w:lang w:val="vi-VN" w:eastAsia="vi-VN"/>
              </w:rPr>
            </w:pPr>
          </w:p>
        </w:tc>
        <w:tc>
          <w:tcPr>
            <w:tcW w:w="2097" w:type="dxa"/>
            <w:gridSpan w:val="2"/>
            <w:shd w:val="clear" w:color="auto" w:fill="auto"/>
            <w:vAlign w:val="center"/>
            <w:tcPrChange w:id="17198" w:author="thu nga" w:date="2024-10-01T10:51:00Z">
              <w:tcPr>
                <w:tcW w:w="2097" w:type="dxa"/>
                <w:gridSpan w:val="2"/>
                <w:shd w:val="clear" w:color="auto" w:fill="auto"/>
                <w:vAlign w:val="center"/>
              </w:tcPr>
            </w:tcPrChange>
          </w:tcPr>
          <w:p w14:paraId="455371BF" w14:textId="64EA6F49" w:rsidR="000E4E67" w:rsidRPr="002F0D98" w:rsidDel="007E0F89" w:rsidRDefault="000E4E67" w:rsidP="000E4E67">
            <w:pPr>
              <w:spacing w:before="0" w:line="240" w:lineRule="auto"/>
              <w:contextualSpacing w:val="0"/>
              <w:rPr>
                <w:del w:id="17199" w:author="Phuong Truong Thi" w:date="2024-10-08T18:12:00Z"/>
                <w:rFonts w:ascii="Times New Roman" w:hAnsi="Times New Roman"/>
                <w:sz w:val="24"/>
                <w:szCs w:val="24"/>
                <w:lang w:val="vi-VN"/>
              </w:rPr>
            </w:pPr>
            <w:del w:id="17200" w:author="Phuong Truong Thi" w:date="2024-10-08T18:12:00Z">
              <w:r w:rsidRPr="002F0D98" w:rsidDel="007E0F89">
                <w:rPr>
                  <w:rFonts w:ascii="Times New Roman" w:hAnsi="Times New Roman"/>
                  <w:sz w:val="24"/>
                  <w:szCs w:val="24"/>
                  <w:lang w:val="vi-VN"/>
                </w:rPr>
                <w:delText>Số tiền KH vay tín chấp</w:delText>
              </w:r>
            </w:del>
          </w:p>
        </w:tc>
        <w:tc>
          <w:tcPr>
            <w:tcW w:w="2230" w:type="dxa"/>
            <w:vAlign w:val="center"/>
            <w:tcPrChange w:id="17201" w:author="thu nga" w:date="2024-10-01T10:51:00Z">
              <w:tcPr>
                <w:tcW w:w="2230" w:type="dxa"/>
                <w:vAlign w:val="center"/>
              </w:tcPr>
            </w:tcPrChange>
          </w:tcPr>
          <w:p w14:paraId="766CF10A" w14:textId="597273DF" w:rsidR="000E4E67" w:rsidRPr="002F0D98" w:rsidDel="007E0F89" w:rsidRDefault="000E4E67" w:rsidP="000E4E67">
            <w:pPr>
              <w:spacing w:before="0" w:line="240" w:lineRule="auto"/>
              <w:contextualSpacing w:val="0"/>
              <w:rPr>
                <w:del w:id="17202" w:author="Phuong Truong Thi" w:date="2024-10-08T18:12:00Z"/>
                <w:rFonts w:ascii="Times New Roman" w:eastAsia="Times New Roman" w:hAnsi="Times New Roman"/>
                <w:sz w:val="24"/>
                <w:szCs w:val="24"/>
                <w:lang w:val="vi-VN" w:eastAsia="vi-VN"/>
              </w:rPr>
            </w:pPr>
            <w:del w:id="17203" w:author="Phuong Truong Thi" w:date="2024-10-08T18:12:00Z">
              <w:r w:rsidRPr="002F0D98" w:rsidDel="007E0F89">
                <w:rPr>
                  <w:rFonts w:ascii="Times New Roman" w:hAnsi="Times New Roman"/>
                  <w:color w:val="000000"/>
                  <w:sz w:val="24"/>
                  <w:szCs w:val="24"/>
                  <w:lang w:val="vi-VN"/>
                </w:rPr>
                <w:delText>Tổng số tiền các hợp đồng vay tín chấp của KH tại thời điểm báo cáo</w:delText>
              </w:r>
            </w:del>
          </w:p>
        </w:tc>
        <w:tc>
          <w:tcPr>
            <w:tcW w:w="963" w:type="dxa"/>
            <w:tcPrChange w:id="17204" w:author="thu nga" w:date="2024-10-01T10:51:00Z">
              <w:tcPr>
                <w:tcW w:w="963" w:type="dxa"/>
              </w:tcPr>
            </w:tcPrChange>
          </w:tcPr>
          <w:p w14:paraId="238E72E9" w14:textId="62781D9A" w:rsidR="000E4E67" w:rsidRPr="0052167B" w:rsidDel="007E0F89" w:rsidRDefault="000E4E67" w:rsidP="000E4E67">
            <w:pPr>
              <w:spacing w:before="0" w:line="240" w:lineRule="auto"/>
              <w:contextualSpacing w:val="0"/>
              <w:rPr>
                <w:del w:id="17205" w:author="Phuong Truong Thi" w:date="2024-10-08T18:12:00Z"/>
                <w:rFonts w:ascii="Times New Roman" w:eastAsia="Times New Roman" w:hAnsi="Times New Roman"/>
                <w:sz w:val="24"/>
                <w:szCs w:val="24"/>
                <w:lang w:eastAsia="vi-VN"/>
              </w:rPr>
            </w:pPr>
            <w:ins w:id="17206" w:author="thu nga" w:date="2024-09-30T15:29:00Z">
              <w:del w:id="17207" w:author="Phuong Truong Thi" w:date="2024-10-08T18:12:00Z">
                <w:r w:rsidRPr="00252D78" w:rsidDel="007E0F89">
                  <w:rPr>
                    <w:rFonts w:ascii="Times New Roman" w:eastAsia="Times New Roman" w:hAnsi="Times New Roman"/>
                    <w:sz w:val="24"/>
                    <w:szCs w:val="24"/>
                    <w:lang w:val="vi-VN" w:eastAsia="vi-VN"/>
                  </w:rPr>
                  <w:delText>CRM</w:delText>
                </w:r>
              </w:del>
            </w:ins>
          </w:p>
        </w:tc>
        <w:tc>
          <w:tcPr>
            <w:tcW w:w="1166" w:type="dxa"/>
            <w:tcPrChange w:id="17208" w:author="thu nga" w:date="2024-10-01T10:51:00Z">
              <w:tcPr>
                <w:tcW w:w="1896" w:type="dxa"/>
                <w:gridSpan w:val="2"/>
              </w:tcPr>
            </w:tcPrChange>
          </w:tcPr>
          <w:p w14:paraId="2D3F84E1" w14:textId="7B7B8E04" w:rsidR="000E4E67" w:rsidRPr="0052167B" w:rsidDel="007E0F89" w:rsidRDefault="000E4E67" w:rsidP="000E4E67">
            <w:pPr>
              <w:spacing w:before="0" w:line="240" w:lineRule="auto"/>
              <w:contextualSpacing w:val="0"/>
              <w:rPr>
                <w:del w:id="17209" w:author="Phuong Truong Thi" w:date="2024-10-08T18:12:00Z"/>
                <w:rFonts w:ascii="Times New Roman" w:eastAsia="Times New Roman" w:hAnsi="Times New Roman"/>
                <w:sz w:val="24"/>
                <w:szCs w:val="24"/>
                <w:lang w:eastAsia="vi-VN"/>
              </w:rPr>
            </w:pPr>
            <w:ins w:id="17210" w:author="thu nga" w:date="2024-10-01T10:18:00Z">
              <w:del w:id="17211" w:author="Phuong Truong Thi" w:date="2024-10-08T18:12:00Z">
                <w:r w:rsidRPr="001302C7" w:rsidDel="007E0F89">
                  <w:rPr>
                    <w:rFonts w:ascii="Times New Roman" w:eastAsia="Times New Roman" w:hAnsi="Times New Roman"/>
                    <w:sz w:val="24"/>
                    <w:szCs w:val="24"/>
                    <w:lang w:eastAsia="vi-VN"/>
                  </w:rPr>
                  <w:delText>Currency</w:delText>
                </w:r>
              </w:del>
            </w:ins>
            <w:del w:id="17212"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213" w:author="thu nga" w:date="2024-10-01T10:51:00Z">
              <w:tcPr>
                <w:tcW w:w="1910" w:type="dxa"/>
                <w:gridSpan w:val="3"/>
                <w:shd w:val="clear" w:color="auto" w:fill="auto"/>
                <w:noWrap/>
                <w:vAlign w:val="center"/>
              </w:tcPr>
            </w:tcPrChange>
          </w:tcPr>
          <w:p w14:paraId="78D97311" w14:textId="4E042E02" w:rsidR="000E4E67" w:rsidRPr="0052167B" w:rsidDel="007E0F89" w:rsidRDefault="000E4E67" w:rsidP="000E4E67">
            <w:pPr>
              <w:spacing w:before="0" w:line="240" w:lineRule="auto"/>
              <w:contextualSpacing w:val="0"/>
              <w:rPr>
                <w:del w:id="17214" w:author="Phuong Truong Thi" w:date="2024-10-08T18:12:00Z"/>
                <w:rFonts w:ascii="Times New Roman" w:eastAsia="Times New Roman" w:hAnsi="Times New Roman"/>
                <w:sz w:val="24"/>
                <w:szCs w:val="24"/>
                <w:lang w:val="vi-VN" w:eastAsia="vi-VN"/>
              </w:rPr>
            </w:pPr>
          </w:p>
        </w:tc>
        <w:tc>
          <w:tcPr>
            <w:tcW w:w="1134" w:type="dxa"/>
            <w:tcPrChange w:id="17215" w:author="thu nga" w:date="2024-10-01T10:51:00Z">
              <w:tcPr>
                <w:tcW w:w="737" w:type="dxa"/>
              </w:tcPr>
            </w:tcPrChange>
          </w:tcPr>
          <w:p w14:paraId="77B88728" w14:textId="0A9AC60F" w:rsidR="000E4E67" w:rsidRPr="0052167B" w:rsidDel="007E0F89" w:rsidRDefault="000E4E67" w:rsidP="000E4E67">
            <w:pPr>
              <w:spacing w:before="0" w:line="240" w:lineRule="auto"/>
              <w:contextualSpacing w:val="0"/>
              <w:jc w:val="center"/>
              <w:rPr>
                <w:del w:id="17216" w:author="Phuong Truong Thi" w:date="2024-10-08T18:12:00Z"/>
                <w:rFonts w:ascii="Times New Roman" w:eastAsia="Times New Roman" w:hAnsi="Times New Roman"/>
                <w:sz w:val="24"/>
                <w:szCs w:val="24"/>
                <w:lang w:val="vi-VN" w:eastAsia="vi-VN"/>
              </w:rPr>
            </w:pPr>
            <w:del w:id="17217"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07E8590A" w14:textId="3269E856" w:rsidTr="00E57F75">
        <w:trPr>
          <w:trHeight w:val="276"/>
          <w:del w:id="17218" w:author="Phuong Truong Thi" w:date="2024-10-08T18:12:00Z"/>
          <w:trPrChange w:id="17219" w:author="thu nga" w:date="2024-10-01T10:51:00Z">
            <w:trPr>
              <w:trHeight w:val="276"/>
            </w:trPr>
          </w:trPrChange>
        </w:trPr>
        <w:tc>
          <w:tcPr>
            <w:tcW w:w="670" w:type="dxa"/>
            <w:shd w:val="clear" w:color="auto" w:fill="auto"/>
            <w:vAlign w:val="center"/>
            <w:tcPrChange w:id="17220" w:author="thu nga" w:date="2024-10-01T10:51:00Z">
              <w:tcPr>
                <w:tcW w:w="670" w:type="dxa"/>
                <w:shd w:val="clear" w:color="auto" w:fill="auto"/>
                <w:vAlign w:val="center"/>
              </w:tcPr>
            </w:tcPrChange>
          </w:tcPr>
          <w:p w14:paraId="343F866D" w14:textId="7B659CF0" w:rsidR="000E4E67" w:rsidRPr="0052167B" w:rsidDel="007E0F89" w:rsidRDefault="000E4E67" w:rsidP="000E4E67">
            <w:pPr>
              <w:pStyle w:val="ListParagraph"/>
              <w:numPr>
                <w:ilvl w:val="0"/>
                <w:numId w:val="68"/>
              </w:numPr>
              <w:spacing w:before="0" w:line="240" w:lineRule="auto"/>
              <w:contextualSpacing w:val="0"/>
              <w:jc w:val="left"/>
              <w:rPr>
                <w:del w:id="17221" w:author="Phuong Truong Thi" w:date="2024-10-08T18:12:00Z"/>
                <w:rFonts w:eastAsia="Times New Roman"/>
                <w:szCs w:val="24"/>
                <w:lang w:val="vi-VN" w:eastAsia="vi-VN"/>
              </w:rPr>
            </w:pPr>
          </w:p>
        </w:tc>
        <w:tc>
          <w:tcPr>
            <w:tcW w:w="2097" w:type="dxa"/>
            <w:gridSpan w:val="2"/>
            <w:shd w:val="clear" w:color="auto" w:fill="auto"/>
            <w:vAlign w:val="center"/>
            <w:tcPrChange w:id="17222" w:author="thu nga" w:date="2024-10-01T10:51:00Z">
              <w:tcPr>
                <w:tcW w:w="2097" w:type="dxa"/>
                <w:gridSpan w:val="2"/>
                <w:shd w:val="clear" w:color="auto" w:fill="auto"/>
                <w:vAlign w:val="center"/>
              </w:tcPr>
            </w:tcPrChange>
          </w:tcPr>
          <w:p w14:paraId="0414D127" w14:textId="77560B03" w:rsidR="000E4E67" w:rsidRPr="002F0D98" w:rsidDel="007E0F89" w:rsidRDefault="000E4E67" w:rsidP="000E4E67">
            <w:pPr>
              <w:spacing w:before="0" w:line="240" w:lineRule="auto"/>
              <w:contextualSpacing w:val="0"/>
              <w:rPr>
                <w:del w:id="17223" w:author="Phuong Truong Thi" w:date="2024-10-08T18:12:00Z"/>
                <w:rFonts w:ascii="Times New Roman" w:hAnsi="Times New Roman"/>
                <w:sz w:val="24"/>
                <w:szCs w:val="24"/>
                <w:lang w:val="vi-VN"/>
              </w:rPr>
            </w:pPr>
            <w:del w:id="17224" w:author="Phuong Truong Thi" w:date="2024-10-08T18:12:00Z">
              <w:r w:rsidRPr="002F0D98" w:rsidDel="007E0F89">
                <w:rPr>
                  <w:rFonts w:ascii="Times New Roman" w:hAnsi="Times New Roman"/>
                  <w:sz w:val="24"/>
                  <w:szCs w:val="24"/>
                  <w:lang w:val="vi-VN"/>
                </w:rPr>
                <w:delText>Phí BH phi nhân thọ lũy kế đến thời điểm báo cáo</w:delText>
              </w:r>
            </w:del>
          </w:p>
        </w:tc>
        <w:tc>
          <w:tcPr>
            <w:tcW w:w="2230" w:type="dxa"/>
            <w:vAlign w:val="center"/>
            <w:tcPrChange w:id="17225" w:author="thu nga" w:date="2024-10-01T10:51:00Z">
              <w:tcPr>
                <w:tcW w:w="2230" w:type="dxa"/>
                <w:vAlign w:val="center"/>
              </w:tcPr>
            </w:tcPrChange>
          </w:tcPr>
          <w:p w14:paraId="4C31DCFA" w14:textId="52E41A6F" w:rsidR="000E4E67" w:rsidRPr="002F0D98" w:rsidDel="007E0F89" w:rsidRDefault="000E4E67" w:rsidP="000E4E67">
            <w:pPr>
              <w:spacing w:before="0" w:line="240" w:lineRule="auto"/>
              <w:contextualSpacing w:val="0"/>
              <w:rPr>
                <w:del w:id="17226" w:author="Phuong Truong Thi" w:date="2024-10-08T18:12:00Z"/>
                <w:rFonts w:ascii="Times New Roman" w:eastAsia="Times New Roman" w:hAnsi="Times New Roman"/>
                <w:sz w:val="24"/>
                <w:szCs w:val="24"/>
                <w:lang w:val="vi-VN" w:eastAsia="vi-VN"/>
              </w:rPr>
            </w:pPr>
            <w:del w:id="17227" w:author="Phuong Truong Thi" w:date="2024-10-08T18:12:00Z">
              <w:r w:rsidRPr="002F0D98" w:rsidDel="007E0F89">
                <w:rPr>
                  <w:rFonts w:ascii="Times New Roman" w:hAnsi="Times New Roman"/>
                  <w:sz w:val="24"/>
                  <w:szCs w:val="24"/>
                  <w:lang w:val="vi-VN"/>
                </w:rPr>
                <w:delText>Tổng phí các hợp đồng BH PNT lũy kế đến thời điểm báo cáo</w:delText>
              </w:r>
            </w:del>
          </w:p>
        </w:tc>
        <w:tc>
          <w:tcPr>
            <w:tcW w:w="963" w:type="dxa"/>
            <w:tcPrChange w:id="17228" w:author="thu nga" w:date="2024-10-01T10:51:00Z">
              <w:tcPr>
                <w:tcW w:w="963" w:type="dxa"/>
              </w:tcPr>
            </w:tcPrChange>
          </w:tcPr>
          <w:p w14:paraId="3123AFCE" w14:textId="35F4A485" w:rsidR="000E4E67" w:rsidRPr="0052167B" w:rsidDel="007E0F89" w:rsidRDefault="000E4E67" w:rsidP="000E4E67">
            <w:pPr>
              <w:spacing w:before="0" w:line="240" w:lineRule="auto"/>
              <w:contextualSpacing w:val="0"/>
              <w:rPr>
                <w:del w:id="17229" w:author="Phuong Truong Thi" w:date="2024-10-08T18:12:00Z"/>
                <w:rFonts w:ascii="Times New Roman" w:eastAsia="Times New Roman" w:hAnsi="Times New Roman"/>
                <w:sz w:val="24"/>
                <w:szCs w:val="24"/>
                <w:lang w:eastAsia="vi-VN"/>
              </w:rPr>
            </w:pPr>
            <w:ins w:id="17230" w:author="thu nga" w:date="2024-09-30T15:29:00Z">
              <w:del w:id="17231" w:author="Phuong Truong Thi" w:date="2024-10-08T18:12:00Z">
                <w:r w:rsidRPr="00252D78" w:rsidDel="007E0F89">
                  <w:rPr>
                    <w:rFonts w:ascii="Times New Roman" w:eastAsia="Times New Roman" w:hAnsi="Times New Roman"/>
                    <w:sz w:val="24"/>
                    <w:szCs w:val="24"/>
                    <w:lang w:val="vi-VN" w:eastAsia="vi-VN"/>
                  </w:rPr>
                  <w:delText>CRM</w:delText>
                </w:r>
              </w:del>
            </w:ins>
          </w:p>
        </w:tc>
        <w:tc>
          <w:tcPr>
            <w:tcW w:w="1166" w:type="dxa"/>
            <w:tcPrChange w:id="17232" w:author="thu nga" w:date="2024-10-01T10:51:00Z">
              <w:tcPr>
                <w:tcW w:w="1896" w:type="dxa"/>
                <w:gridSpan w:val="2"/>
              </w:tcPr>
            </w:tcPrChange>
          </w:tcPr>
          <w:p w14:paraId="2DA87892" w14:textId="116D3ACE" w:rsidR="000E4E67" w:rsidRPr="0052167B" w:rsidDel="007E0F89" w:rsidRDefault="000E4E67" w:rsidP="000E4E67">
            <w:pPr>
              <w:spacing w:before="0" w:line="240" w:lineRule="auto"/>
              <w:contextualSpacing w:val="0"/>
              <w:rPr>
                <w:del w:id="17233" w:author="Phuong Truong Thi" w:date="2024-10-08T18:12:00Z"/>
                <w:rFonts w:ascii="Times New Roman" w:eastAsia="Times New Roman" w:hAnsi="Times New Roman"/>
                <w:sz w:val="24"/>
                <w:szCs w:val="24"/>
                <w:lang w:eastAsia="vi-VN"/>
              </w:rPr>
            </w:pPr>
            <w:ins w:id="17234" w:author="thu nga" w:date="2024-10-01T10:18:00Z">
              <w:del w:id="17235" w:author="Phuong Truong Thi" w:date="2024-10-08T18:12:00Z">
                <w:r w:rsidRPr="001302C7" w:rsidDel="007E0F89">
                  <w:rPr>
                    <w:rFonts w:ascii="Times New Roman" w:eastAsia="Times New Roman" w:hAnsi="Times New Roman"/>
                    <w:sz w:val="24"/>
                    <w:szCs w:val="24"/>
                    <w:lang w:eastAsia="vi-VN"/>
                  </w:rPr>
                  <w:delText>Currency</w:delText>
                </w:r>
              </w:del>
            </w:ins>
            <w:del w:id="17236"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237" w:author="thu nga" w:date="2024-10-01T10:51:00Z">
              <w:tcPr>
                <w:tcW w:w="1910" w:type="dxa"/>
                <w:gridSpan w:val="3"/>
                <w:shd w:val="clear" w:color="auto" w:fill="auto"/>
                <w:noWrap/>
                <w:vAlign w:val="center"/>
              </w:tcPr>
            </w:tcPrChange>
          </w:tcPr>
          <w:p w14:paraId="332643BE" w14:textId="2675BE9D" w:rsidR="000E4E67" w:rsidRPr="0052167B" w:rsidDel="007E0F89" w:rsidRDefault="000E4E67" w:rsidP="000E4E67">
            <w:pPr>
              <w:spacing w:before="0" w:line="240" w:lineRule="auto"/>
              <w:contextualSpacing w:val="0"/>
              <w:rPr>
                <w:del w:id="17238" w:author="Phuong Truong Thi" w:date="2024-10-08T18:12:00Z"/>
                <w:rFonts w:ascii="Times New Roman" w:eastAsia="Times New Roman" w:hAnsi="Times New Roman"/>
                <w:sz w:val="24"/>
                <w:szCs w:val="24"/>
                <w:lang w:val="vi-VN" w:eastAsia="vi-VN"/>
              </w:rPr>
            </w:pPr>
          </w:p>
        </w:tc>
        <w:tc>
          <w:tcPr>
            <w:tcW w:w="1134" w:type="dxa"/>
            <w:tcPrChange w:id="17239" w:author="thu nga" w:date="2024-10-01T10:51:00Z">
              <w:tcPr>
                <w:tcW w:w="737" w:type="dxa"/>
              </w:tcPr>
            </w:tcPrChange>
          </w:tcPr>
          <w:p w14:paraId="016B2EA0" w14:textId="3CBCCF4F" w:rsidR="000E4E67" w:rsidRPr="0052167B" w:rsidDel="007E0F89" w:rsidRDefault="000E4E67" w:rsidP="000E4E67">
            <w:pPr>
              <w:spacing w:before="0" w:line="240" w:lineRule="auto"/>
              <w:contextualSpacing w:val="0"/>
              <w:jc w:val="center"/>
              <w:rPr>
                <w:del w:id="17240" w:author="Phuong Truong Thi" w:date="2024-10-08T18:12:00Z"/>
                <w:rFonts w:ascii="Times New Roman" w:eastAsia="Times New Roman" w:hAnsi="Times New Roman"/>
                <w:sz w:val="24"/>
                <w:szCs w:val="24"/>
                <w:lang w:val="vi-VN" w:eastAsia="vi-VN"/>
              </w:rPr>
            </w:pPr>
            <w:del w:id="17241"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42BC2AB4" w14:textId="338F5CB4" w:rsidTr="00E57F75">
        <w:trPr>
          <w:trHeight w:val="276"/>
          <w:del w:id="17242" w:author="Phuong Truong Thi" w:date="2024-10-08T18:12:00Z"/>
          <w:trPrChange w:id="17243" w:author="thu nga" w:date="2024-10-01T10:51:00Z">
            <w:trPr>
              <w:trHeight w:val="276"/>
            </w:trPr>
          </w:trPrChange>
        </w:trPr>
        <w:tc>
          <w:tcPr>
            <w:tcW w:w="670" w:type="dxa"/>
            <w:shd w:val="clear" w:color="auto" w:fill="auto"/>
            <w:vAlign w:val="center"/>
            <w:tcPrChange w:id="17244" w:author="thu nga" w:date="2024-10-01T10:51:00Z">
              <w:tcPr>
                <w:tcW w:w="670" w:type="dxa"/>
                <w:shd w:val="clear" w:color="auto" w:fill="auto"/>
                <w:vAlign w:val="center"/>
              </w:tcPr>
            </w:tcPrChange>
          </w:tcPr>
          <w:p w14:paraId="77AC8EDA" w14:textId="2402EE88" w:rsidR="000E4E67" w:rsidRPr="0052167B" w:rsidDel="007E0F89" w:rsidRDefault="000E4E67" w:rsidP="000E4E67">
            <w:pPr>
              <w:pStyle w:val="ListParagraph"/>
              <w:numPr>
                <w:ilvl w:val="0"/>
                <w:numId w:val="68"/>
              </w:numPr>
              <w:spacing w:before="0" w:line="240" w:lineRule="auto"/>
              <w:contextualSpacing w:val="0"/>
              <w:jc w:val="left"/>
              <w:rPr>
                <w:del w:id="17245" w:author="Phuong Truong Thi" w:date="2024-10-08T18:12:00Z"/>
                <w:rFonts w:eastAsia="Times New Roman"/>
                <w:szCs w:val="24"/>
                <w:lang w:val="vi-VN" w:eastAsia="vi-VN"/>
              </w:rPr>
            </w:pPr>
          </w:p>
        </w:tc>
        <w:tc>
          <w:tcPr>
            <w:tcW w:w="2097" w:type="dxa"/>
            <w:gridSpan w:val="2"/>
            <w:shd w:val="clear" w:color="auto" w:fill="auto"/>
            <w:vAlign w:val="center"/>
            <w:tcPrChange w:id="17246" w:author="thu nga" w:date="2024-10-01T10:51:00Z">
              <w:tcPr>
                <w:tcW w:w="2097" w:type="dxa"/>
                <w:gridSpan w:val="2"/>
                <w:shd w:val="clear" w:color="auto" w:fill="auto"/>
                <w:vAlign w:val="center"/>
              </w:tcPr>
            </w:tcPrChange>
          </w:tcPr>
          <w:p w14:paraId="31F12BB5" w14:textId="14EC6A9C" w:rsidR="000E4E67" w:rsidRPr="0052167B" w:rsidDel="007E0F89" w:rsidRDefault="000E4E67" w:rsidP="000E4E67">
            <w:pPr>
              <w:spacing w:before="0" w:line="240" w:lineRule="auto"/>
              <w:contextualSpacing w:val="0"/>
              <w:rPr>
                <w:del w:id="17247" w:author="Phuong Truong Thi" w:date="2024-10-08T18:12:00Z"/>
                <w:rFonts w:ascii="Times New Roman" w:hAnsi="Times New Roman"/>
                <w:sz w:val="24"/>
                <w:szCs w:val="24"/>
              </w:rPr>
            </w:pPr>
            <w:del w:id="17248" w:author="Phuong Truong Thi" w:date="2024-10-08T18:12:00Z">
              <w:r w:rsidRPr="0052167B" w:rsidDel="007E0F89">
                <w:rPr>
                  <w:rFonts w:ascii="Times New Roman" w:hAnsi="Times New Roman"/>
                  <w:sz w:val="24"/>
                  <w:szCs w:val="24"/>
                </w:rPr>
                <w:delText>Phí BHNT mới trong tháng</w:delText>
              </w:r>
            </w:del>
          </w:p>
        </w:tc>
        <w:tc>
          <w:tcPr>
            <w:tcW w:w="2230" w:type="dxa"/>
            <w:vAlign w:val="center"/>
            <w:tcPrChange w:id="17249" w:author="thu nga" w:date="2024-10-01T10:51:00Z">
              <w:tcPr>
                <w:tcW w:w="2230" w:type="dxa"/>
                <w:vAlign w:val="center"/>
              </w:tcPr>
            </w:tcPrChange>
          </w:tcPr>
          <w:p w14:paraId="38EDA771" w14:textId="0AC6D1B4" w:rsidR="000E4E67" w:rsidRPr="0052167B" w:rsidDel="007E0F89" w:rsidRDefault="000E4E67" w:rsidP="000E4E67">
            <w:pPr>
              <w:spacing w:before="0" w:line="240" w:lineRule="auto"/>
              <w:contextualSpacing w:val="0"/>
              <w:rPr>
                <w:del w:id="17250" w:author="Phuong Truong Thi" w:date="2024-10-08T18:12:00Z"/>
                <w:rFonts w:ascii="Times New Roman" w:eastAsia="Times New Roman" w:hAnsi="Times New Roman"/>
                <w:sz w:val="24"/>
                <w:szCs w:val="24"/>
                <w:lang w:eastAsia="vi-VN"/>
              </w:rPr>
            </w:pPr>
            <w:del w:id="17251" w:author="Phuong Truong Thi" w:date="2024-10-08T18:12:00Z">
              <w:r w:rsidRPr="0052167B" w:rsidDel="007E0F89">
                <w:rPr>
                  <w:rFonts w:ascii="Times New Roman" w:hAnsi="Times New Roman"/>
                  <w:sz w:val="24"/>
                  <w:szCs w:val="24"/>
                </w:rPr>
                <w:delText>Tổng phí các hợp đồng BHNT mới trong tháng</w:delText>
              </w:r>
            </w:del>
          </w:p>
        </w:tc>
        <w:tc>
          <w:tcPr>
            <w:tcW w:w="963" w:type="dxa"/>
            <w:tcPrChange w:id="17252" w:author="thu nga" w:date="2024-10-01T10:51:00Z">
              <w:tcPr>
                <w:tcW w:w="963" w:type="dxa"/>
              </w:tcPr>
            </w:tcPrChange>
          </w:tcPr>
          <w:p w14:paraId="723A43ED" w14:textId="0C526B1F" w:rsidR="000E4E67" w:rsidRPr="0052167B" w:rsidDel="007E0F89" w:rsidRDefault="000E4E67" w:rsidP="000E4E67">
            <w:pPr>
              <w:spacing w:before="0" w:line="240" w:lineRule="auto"/>
              <w:contextualSpacing w:val="0"/>
              <w:rPr>
                <w:del w:id="17253" w:author="Phuong Truong Thi" w:date="2024-10-08T18:12:00Z"/>
                <w:rFonts w:ascii="Times New Roman" w:eastAsia="Times New Roman" w:hAnsi="Times New Roman"/>
                <w:sz w:val="24"/>
                <w:szCs w:val="24"/>
                <w:lang w:eastAsia="vi-VN"/>
              </w:rPr>
            </w:pPr>
            <w:ins w:id="17254" w:author="thu nga" w:date="2024-09-30T15:29:00Z">
              <w:del w:id="17255" w:author="Phuong Truong Thi" w:date="2024-10-08T18:12:00Z">
                <w:r w:rsidRPr="00252D78" w:rsidDel="007E0F89">
                  <w:rPr>
                    <w:rFonts w:ascii="Times New Roman" w:eastAsia="Times New Roman" w:hAnsi="Times New Roman"/>
                    <w:sz w:val="24"/>
                    <w:szCs w:val="24"/>
                    <w:lang w:val="vi-VN" w:eastAsia="vi-VN"/>
                  </w:rPr>
                  <w:delText>CRM</w:delText>
                </w:r>
              </w:del>
            </w:ins>
          </w:p>
        </w:tc>
        <w:tc>
          <w:tcPr>
            <w:tcW w:w="1166" w:type="dxa"/>
            <w:tcPrChange w:id="17256" w:author="thu nga" w:date="2024-10-01T10:51:00Z">
              <w:tcPr>
                <w:tcW w:w="1896" w:type="dxa"/>
                <w:gridSpan w:val="2"/>
              </w:tcPr>
            </w:tcPrChange>
          </w:tcPr>
          <w:p w14:paraId="0C268D35" w14:textId="1902B9D3" w:rsidR="000E4E67" w:rsidRPr="0052167B" w:rsidDel="007E0F89" w:rsidRDefault="000E4E67" w:rsidP="000E4E67">
            <w:pPr>
              <w:spacing w:before="0" w:line="240" w:lineRule="auto"/>
              <w:contextualSpacing w:val="0"/>
              <w:rPr>
                <w:del w:id="17257" w:author="Phuong Truong Thi" w:date="2024-10-08T18:12:00Z"/>
                <w:rFonts w:ascii="Times New Roman" w:eastAsia="Times New Roman" w:hAnsi="Times New Roman"/>
                <w:sz w:val="24"/>
                <w:szCs w:val="24"/>
                <w:lang w:eastAsia="vi-VN"/>
              </w:rPr>
            </w:pPr>
            <w:ins w:id="17258" w:author="thu nga" w:date="2024-10-01T10:18:00Z">
              <w:del w:id="17259" w:author="Phuong Truong Thi" w:date="2024-10-08T18:12:00Z">
                <w:r w:rsidRPr="001302C7" w:rsidDel="007E0F89">
                  <w:rPr>
                    <w:rFonts w:ascii="Times New Roman" w:eastAsia="Times New Roman" w:hAnsi="Times New Roman"/>
                    <w:sz w:val="24"/>
                    <w:szCs w:val="24"/>
                    <w:lang w:eastAsia="vi-VN"/>
                  </w:rPr>
                  <w:delText>Currency</w:delText>
                </w:r>
              </w:del>
            </w:ins>
            <w:del w:id="17260"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261" w:author="thu nga" w:date="2024-10-01T10:51:00Z">
              <w:tcPr>
                <w:tcW w:w="1910" w:type="dxa"/>
                <w:gridSpan w:val="3"/>
                <w:shd w:val="clear" w:color="auto" w:fill="auto"/>
                <w:noWrap/>
                <w:vAlign w:val="center"/>
              </w:tcPr>
            </w:tcPrChange>
          </w:tcPr>
          <w:p w14:paraId="3E03E48C" w14:textId="189F833C" w:rsidR="000E4E67" w:rsidRPr="0052167B" w:rsidDel="007E0F89" w:rsidRDefault="000E4E67" w:rsidP="000E4E67">
            <w:pPr>
              <w:spacing w:before="0" w:line="240" w:lineRule="auto"/>
              <w:contextualSpacing w:val="0"/>
              <w:rPr>
                <w:del w:id="17262" w:author="Phuong Truong Thi" w:date="2024-10-08T18:12:00Z"/>
                <w:rFonts w:ascii="Times New Roman" w:eastAsia="Times New Roman" w:hAnsi="Times New Roman"/>
                <w:sz w:val="24"/>
                <w:szCs w:val="24"/>
                <w:lang w:val="vi-VN" w:eastAsia="vi-VN"/>
              </w:rPr>
            </w:pPr>
          </w:p>
        </w:tc>
        <w:tc>
          <w:tcPr>
            <w:tcW w:w="1134" w:type="dxa"/>
            <w:tcPrChange w:id="17263" w:author="thu nga" w:date="2024-10-01T10:51:00Z">
              <w:tcPr>
                <w:tcW w:w="737" w:type="dxa"/>
              </w:tcPr>
            </w:tcPrChange>
          </w:tcPr>
          <w:p w14:paraId="2A1D57C0" w14:textId="022A8079" w:rsidR="000E4E67" w:rsidRPr="0052167B" w:rsidDel="007E0F89" w:rsidRDefault="000E4E67" w:rsidP="000E4E67">
            <w:pPr>
              <w:spacing w:before="0" w:line="240" w:lineRule="auto"/>
              <w:contextualSpacing w:val="0"/>
              <w:jc w:val="center"/>
              <w:rPr>
                <w:del w:id="17264" w:author="Phuong Truong Thi" w:date="2024-10-08T18:12:00Z"/>
                <w:rFonts w:ascii="Times New Roman" w:eastAsia="Times New Roman" w:hAnsi="Times New Roman"/>
                <w:sz w:val="24"/>
                <w:szCs w:val="24"/>
                <w:lang w:eastAsia="vi-VN"/>
              </w:rPr>
            </w:pPr>
            <w:del w:id="17265"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AFA6118" w14:textId="7826EF06" w:rsidTr="00E57F75">
        <w:trPr>
          <w:trHeight w:val="276"/>
          <w:del w:id="17266" w:author="Phuong Truong Thi" w:date="2024-10-08T18:12:00Z"/>
          <w:trPrChange w:id="17267" w:author="thu nga" w:date="2024-10-01T10:51:00Z">
            <w:trPr>
              <w:trHeight w:val="276"/>
            </w:trPr>
          </w:trPrChange>
        </w:trPr>
        <w:tc>
          <w:tcPr>
            <w:tcW w:w="670" w:type="dxa"/>
            <w:shd w:val="clear" w:color="auto" w:fill="auto"/>
            <w:vAlign w:val="center"/>
            <w:tcPrChange w:id="17268" w:author="thu nga" w:date="2024-10-01T10:51:00Z">
              <w:tcPr>
                <w:tcW w:w="670" w:type="dxa"/>
                <w:shd w:val="clear" w:color="auto" w:fill="auto"/>
                <w:vAlign w:val="center"/>
              </w:tcPr>
            </w:tcPrChange>
          </w:tcPr>
          <w:p w14:paraId="47BF1FF2" w14:textId="1DE42875" w:rsidR="007B7F57" w:rsidRPr="0052167B" w:rsidDel="007E0F89" w:rsidRDefault="007B7F57" w:rsidP="007B7F57">
            <w:pPr>
              <w:pStyle w:val="ListParagraph"/>
              <w:numPr>
                <w:ilvl w:val="0"/>
                <w:numId w:val="68"/>
              </w:numPr>
              <w:spacing w:before="0" w:line="240" w:lineRule="auto"/>
              <w:contextualSpacing w:val="0"/>
              <w:jc w:val="left"/>
              <w:rPr>
                <w:del w:id="17269" w:author="Phuong Truong Thi" w:date="2024-10-08T18:12:00Z"/>
                <w:rFonts w:eastAsia="Times New Roman"/>
                <w:szCs w:val="24"/>
                <w:lang w:val="vi-VN" w:eastAsia="vi-VN"/>
              </w:rPr>
            </w:pPr>
          </w:p>
        </w:tc>
        <w:tc>
          <w:tcPr>
            <w:tcW w:w="2097" w:type="dxa"/>
            <w:gridSpan w:val="2"/>
            <w:shd w:val="clear" w:color="auto" w:fill="auto"/>
            <w:vAlign w:val="center"/>
            <w:tcPrChange w:id="17270" w:author="thu nga" w:date="2024-10-01T10:51:00Z">
              <w:tcPr>
                <w:tcW w:w="2097" w:type="dxa"/>
                <w:gridSpan w:val="2"/>
                <w:shd w:val="clear" w:color="auto" w:fill="auto"/>
                <w:vAlign w:val="center"/>
              </w:tcPr>
            </w:tcPrChange>
          </w:tcPr>
          <w:p w14:paraId="0A39579E" w14:textId="21C8A200" w:rsidR="007B7F57" w:rsidRPr="002F0D98" w:rsidDel="007E0F89" w:rsidRDefault="007B7F57" w:rsidP="007B7F57">
            <w:pPr>
              <w:spacing w:before="0" w:line="240" w:lineRule="auto"/>
              <w:contextualSpacing w:val="0"/>
              <w:rPr>
                <w:del w:id="17271" w:author="Phuong Truong Thi" w:date="2024-10-08T18:12:00Z"/>
                <w:rFonts w:ascii="Times New Roman" w:hAnsi="Times New Roman"/>
                <w:sz w:val="24"/>
                <w:szCs w:val="24"/>
                <w:lang w:val="vi-VN"/>
              </w:rPr>
            </w:pPr>
            <w:del w:id="17272" w:author="Phuong Truong Thi" w:date="2024-10-08T18:12:00Z">
              <w:r w:rsidRPr="002F0D98" w:rsidDel="007E0F89">
                <w:rPr>
                  <w:rFonts w:ascii="Times New Roman" w:hAnsi="Times New Roman"/>
                  <w:sz w:val="24"/>
                  <w:szCs w:val="24"/>
                  <w:lang w:val="vi-VN"/>
                </w:rPr>
                <w:delText>Tổng số sản phẩm KH đang nắm giữ</w:delText>
              </w:r>
            </w:del>
          </w:p>
        </w:tc>
        <w:tc>
          <w:tcPr>
            <w:tcW w:w="2230" w:type="dxa"/>
            <w:vAlign w:val="center"/>
            <w:tcPrChange w:id="17273" w:author="thu nga" w:date="2024-10-01T10:51:00Z">
              <w:tcPr>
                <w:tcW w:w="2230" w:type="dxa"/>
                <w:vAlign w:val="center"/>
              </w:tcPr>
            </w:tcPrChange>
          </w:tcPr>
          <w:p w14:paraId="1E1E3FD3" w14:textId="709C69D1" w:rsidR="007B7F57" w:rsidRPr="0052167B" w:rsidDel="007E0F89" w:rsidRDefault="007B7F57" w:rsidP="007B7F57">
            <w:pPr>
              <w:spacing w:before="0" w:line="240" w:lineRule="auto"/>
              <w:contextualSpacing w:val="0"/>
              <w:rPr>
                <w:del w:id="17274" w:author="Phuong Truong Thi" w:date="2024-10-08T18:12:00Z"/>
                <w:rFonts w:ascii="Times New Roman" w:eastAsia="Times New Roman" w:hAnsi="Times New Roman"/>
                <w:sz w:val="24"/>
                <w:szCs w:val="24"/>
                <w:lang w:eastAsia="vi-VN"/>
              </w:rPr>
            </w:pPr>
            <w:del w:id="17275" w:author="Phuong Truong Thi" w:date="2024-10-08T18:12:00Z">
              <w:r w:rsidRPr="0052167B" w:rsidDel="007E0F89">
                <w:rPr>
                  <w:rFonts w:ascii="Times New Roman" w:hAnsi="Times New Roman"/>
                  <w:sz w:val="24"/>
                  <w:szCs w:val="24"/>
                </w:rPr>
                <w:delText>Tổng số lượng KH sản phẩm đang nắm giữ theo file Product holding</w:delText>
              </w:r>
            </w:del>
          </w:p>
        </w:tc>
        <w:tc>
          <w:tcPr>
            <w:tcW w:w="963" w:type="dxa"/>
            <w:tcPrChange w:id="17276" w:author="thu nga" w:date="2024-10-01T10:51:00Z">
              <w:tcPr>
                <w:tcW w:w="963" w:type="dxa"/>
              </w:tcPr>
            </w:tcPrChange>
          </w:tcPr>
          <w:p w14:paraId="5EE7D1C1" w14:textId="45978D9B" w:rsidR="007B7F57" w:rsidRPr="0052167B" w:rsidDel="007E0F89" w:rsidRDefault="007B7F57" w:rsidP="007B7F57">
            <w:pPr>
              <w:spacing w:before="0" w:line="240" w:lineRule="auto"/>
              <w:contextualSpacing w:val="0"/>
              <w:rPr>
                <w:del w:id="17277" w:author="Phuong Truong Thi" w:date="2024-10-08T18:12:00Z"/>
                <w:rFonts w:ascii="Times New Roman" w:eastAsia="Times New Roman" w:hAnsi="Times New Roman"/>
                <w:sz w:val="24"/>
                <w:szCs w:val="24"/>
                <w:lang w:eastAsia="vi-VN"/>
              </w:rPr>
            </w:pPr>
            <w:ins w:id="17278" w:author="thu nga" w:date="2024-09-30T15:29:00Z">
              <w:del w:id="17279" w:author="Phuong Truong Thi" w:date="2024-10-08T18:12:00Z">
                <w:r w:rsidRPr="00252D78" w:rsidDel="007E0F89">
                  <w:rPr>
                    <w:rFonts w:ascii="Times New Roman" w:eastAsia="Times New Roman" w:hAnsi="Times New Roman"/>
                    <w:sz w:val="24"/>
                    <w:szCs w:val="24"/>
                    <w:lang w:val="vi-VN" w:eastAsia="vi-VN"/>
                  </w:rPr>
                  <w:delText>CRM</w:delText>
                </w:r>
              </w:del>
            </w:ins>
          </w:p>
        </w:tc>
        <w:tc>
          <w:tcPr>
            <w:tcW w:w="1166" w:type="dxa"/>
            <w:tcPrChange w:id="17280" w:author="thu nga" w:date="2024-10-01T10:51:00Z">
              <w:tcPr>
                <w:tcW w:w="1896" w:type="dxa"/>
                <w:gridSpan w:val="2"/>
              </w:tcPr>
            </w:tcPrChange>
          </w:tcPr>
          <w:p w14:paraId="54E2ED90" w14:textId="0C229DA5" w:rsidR="007B7F57" w:rsidRPr="0052167B" w:rsidDel="007E0F89" w:rsidRDefault="007B7F57" w:rsidP="007B7F57">
            <w:pPr>
              <w:spacing w:before="0" w:line="240" w:lineRule="auto"/>
              <w:contextualSpacing w:val="0"/>
              <w:rPr>
                <w:del w:id="17281" w:author="Phuong Truong Thi" w:date="2024-10-08T18:12:00Z"/>
                <w:rFonts w:ascii="Times New Roman" w:eastAsia="Times New Roman" w:hAnsi="Times New Roman"/>
                <w:sz w:val="24"/>
                <w:szCs w:val="24"/>
                <w:lang w:eastAsia="vi-VN"/>
              </w:rPr>
            </w:pPr>
            <w:del w:id="17282"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283" w:author="thu nga" w:date="2024-10-01T10:51:00Z">
              <w:tcPr>
                <w:tcW w:w="1910" w:type="dxa"/>
                <w:gridSpan w:val="3"/>
                <w:shd w:val="clear" w:color="auto" w:fill="auto"/>
                <w:noWrap/>
                <w:vAlign w:val="center"/>
              </w:tcPr>
            </w:tcPrChange>
          </w:tcPr>
          <w:p w14:paraId="20C08AC0" w14:textId="270674B2" w:rsidR="007B7F57" w:rsidRPr="0052167B" w:rsidDel="007E0F89" w:rsidRDefault="007B7F57" w:rsidP="007B7F57">
            <w:pPr>
              <w:spacing w:before="0" w:line="240" w:lineRule="auto"/>
              <w:contextualSpacing w:val="0"/>
              <w:rPr>
                <w:del w:id="17284" w:author="Phuong Truong Thi" w:date="2024-10-08T18:12:00Z"/>
                <w:rFonts w:ascii="Times New Roman" w:eastAsia="Times New Roman" w:hAnsi="Times New Roman"/>
                <w:sz w:val="24"/>
                <w:szCs w:val="24"/>
                <w:lang w:val="vi-VN" w:eastAsia="vi-VN"/>
              </w:rPr>
            </w:pPr>
          </w:p>
        </w:tc>
        <w:tc>
          <w:tcPr>
            <w:tcW w:w="1134" w:type="dxa"/>
            <w:tcPrChange w:id="17285" w:author="thu nga" w:date="2024-10-01T10:51:00Z">
              <w:tcPr>
                <w:tcW w:w="737" w:type="dxa"/>
              </w:tcPr>
            </w:tcPrChange>
          </w:tcPr>
          <w:p w14:paraId="7713503E" w14:textId="47D60266" w:rsidR="007B7F57" w:rsidRPr="0052167B" w:rsidDel="007E0F89" w:rsidRDefault="007B7F57" w:rsidP="007B7F57">
            <w:pPr>
              <w:spacing w:before="0" w:line="240" w:lineRule="auto"/>
              <w:contextualSpacing w:val="0"/>
              <w:jc w:val="center"/>
              <w:rPr>
                <w:del w:id="17286" w:author="Phuong Truong Thi" w:date="2024-10-08T18:12:00Z"/>
                <w:rFonts w:ascii="Times New Roman" w:eastAsia="Times New Roman" w:hAnsi="Times New Roman"/>
                <w:sz w:val="24"/>
                <w:szCs w:val="24"/>
                <w:lang w:eastAsia="vi-VN"/>
              </w:rPr>
            </w:pPr>
            <w:del w:id="17287" w:author="Phuong Truong Thi" w:date="2024-10-08T18:12:00Z">
              <w:r w:rsidRPr="0052167B" w:rsidDel="007E0F89">
                <w:rPr>
                  <w:rFonts w:ascii="Times New Roman" w:eastAsia="Times New Roman" w:hAnsi="Times New Roman"/>
                  <w:sz w:val="24"/>
                  <w:szCs w:val="24"/>
                  <w:lang w:eastAsia="vi-VN"/>
                </w:rPr>
                <w:delText>Y</w:delText>
              </w:r>
            </w:del>
          </w:p>
        </w:tc>
      </w:tr>
      <w:tr w:rsidR="007B7F57" w:rsidRPr="0052167B" w:rsidDel="007E0F89" w14:paraId="4101CF90" w14:textId="261A5FF4" w:rsidTr="00E57F75">
        <w:trPr>
          <w:trHeight w:val="276"/>
          <w:del w:id="17288" w:author="Phuong Truong Thi" w:date="2024-10-08T18:12:00Z"/>
          <w:trPrChange w:id="17289" w:author="thu nga" w:date="2024-10-01T10:51:00Z">
            <w:trPr>
              <w:trHeight w:val="276"/>
            </w:trPr>
          </w:trPrChange>
        </w:trPr>
        <w:tc>
          <w:tcPr>
            <w:tcW w:w="1332" w:type="dxa"/>
            <w:gridSpan w:val="2"/>
            <w:tcPrChange w:id="17290" w:author="thu nga" w:date="2024-10-01T10:51:00Z">
              <w:tcPr>
                <w:tcW w:w="1332" w:type="dxa"/>
                <w:gridSpan w:val="2"/>
              </w:tcPr>
            </w:tcPrChange>
          </w:tcPr>
          <w:p w14:paraId="4A1370F4" w14:textId="08ACAF92" w:rsidR="007B7F57" w:rsidRPr="0052167B" w:rsidDel="007E0F89" w:rsidRDefault="007B7F57" w:rsidP="00341A2C">
            <w:pPr>
              <w:spacing w:before="0" w:line="240" w:lineRule="auto"/>
              <w:contextualSpacing w:val="0"/>
              <w:jc w:val="left"/>
              <w:rPr>
                <w:del w:id="17291" w:author="Phuong Truong Thi" w:date="2024-10-08T18:12:00Z"/>
                <w:rFonts w:ascii="Times New Roman" w:eastAsia="Times New Roman" w:hAnsi="Times New Roman"/>
                <w:sz w:val="24"/>
                <w:szCs w:val="24"/>
                <w:lang w:eastAsia="vi-VN"/>
              </w:rPr>
            </w:pPr>
          </w:p>
        </w:tc>
        <w:tc>
          <w:tcPr>
            <w:tcW w:w="8062" w:type="dxa"/>
            <w:gridSpan w:val="6"/>
            <w:tcPrChange w:id="17292" w:author="thu nga" w:date="2024-10-01T10:51:00Z">
              <w:tcPr>
                <w:tcW w:w="9171" w:type="dxa"/>
                <w:gridSpan w:val="9"/>
              </w:tcPr>
            </w:tcPrChange>
          </w:tcPr>
          <w:p w14:paraId="237E57FA" w14:textId="76654524" w:rsidR="007B7F57" w:rsidRPr="0052167B" w:rsidDel="007E0F89" w:rsidRDefault="007B7F57" w:rsidP="00341A2C">
            <w:pPr>
              <w:spacing w:before="0" w:line="240" w:lineRule="auto"/>
              <w:contextualSpacing w:val="0"/>
              <w:jc w:val="left"/>
              <w:rPr>
                <w:del w:id="17293" w:author="Phuong Truong Thi" w:date="2024-10-08T18:12:00Z"/>
                <w:rFonts w:ascii="Times New Roman" w:eastAsia="Times New Roman" w:hAnsi="Times New Roman"/>
                <w:sz w:val="24"/>
                <w:szCs w:val="24"/>
                <w:lang w:eastAsia="vi-VN"/>
              </w:rPr>
            </w:pPr>
            <w:del w:id="17294" w:author="Phuong Truong Thi" w:date="2024-10-08T18:12:00Z">
              <w:r w:rsidRPr="0052167B" w:rsidDel="007E0F89">
                <w:rPr>
                  <w:rFonts w:ascii="Times New Roman" w:eastAsia="Times New Roman" w:hAnsi="Times New Roman"/>
                  <w:sz w:val="24"/>
                  <w:szCs w:val="24"/>
                  <w:lang w:eastAsia="vi-VN"/>
                </w:rPr>
                <w:delText>Dư nợ</w:delText>
              </w:r>
            </w:del>
          </w:p>
        </w:tc>
      </w:tr>
      <w:tr w:rsidR="000E4E67" w:rsidRPr="0052167B" w:rsidDel="007E0F89" w14:paraId="63B3F5E7" w14:textId="13B87420" w:rsidTr="00E57F75">
        <w:trPr>
          <w:trHeight w:val="276"/>
          <w:del w:id="17295" w:author="Phuong Truong Thi" w:date="2024-10-08T18:12:00Z"/>
          <w:trPrChange w:id="17296" w:author="thu nga" w:date="2024-10-01T10:51:00Z">
            <w:trPr>
              <w:trHeight w:val="276"/>
            </w:trPr>
          </w:trPrChange>
        </w:trPr>
        <w:tc>
          <w:tcPr>
            <w:tcW w:w="670" w:type="dxa"/>
            <w:shd w:val="clear" w:color="auto" w:fill="auto"/>
            <w:vAlign w:val="center"/>
            <w:tcPrChange w:id="17297" w:author="thu nga" w:date="2024-10-01T10:51:00Z">
              <w:tcPr>
                <w:tcW w:w="670" w:type="dxa"/>
                <w:shd w:val="clear" w:color="auto" w:fill="auto"/>
                <w:vAlign w:val="center"/>
              </w:tcPr>
            </w:tcPrChange>
          </w:tcPr>
          <w:p w14:paraId="2B96F278" w14:textId="5CDFE071" w:rsidR="000E4E67" w:rsidRPr="0052167B" w:rsidDel="007E0F89" w:rsidRDefault="000E4E67" w:rsidP="000E4E67">
            <w:pPr>
              <w:pStyle w:val="ListParagraph"/>
              <w:numPr>
                <w:ilvl w:val="0"/>
                <w:numId w:val="68"/>
              </w:numPr>
              <w:spacing w:before="0" w:line="240" w:lineRule="auto"/>
              <w:contextualSpacing w:val="0"/>
              <w:jc w:val="left"/>
              <w:rPr>
                <w:del w:id="17298" w:author="Phuong Truong Thi" w:date="2024-10-08T18:12:00Z"/>
                <w:rFonts w:eastAsia="Times New Roman"/>
                <w:szCs w:val="24"/>
                <w:lang w:val="vi-VN" w:eastAsia="vi-VN"/>
              </w:rPr>
            </w:pPr>
          </w:p>
        </w:tc>
        <w:tc>
          <w:tcPr>
            <w:tcW w:w="2097" w:type="dxa"/>
            <w:gridSpan w:val="2"/>
            <w:shd w:val="clear" w:color="auto" w:fill="auto"/>
            <w:vAlign w:val="center"/>
            <w:tcPrChange w:id="17299" w:author="thu nga" w:date="2024-10-01T10:51:00Z">
              <w:tcPr>
                <w:tcW w:w="2097" w:type="dxa"/>
                <w:gridSpan w:val="2"/>
                <w:shd w:val="clear" w:color="auto" w:fill="auto"/>
                <w:vAlign w:val="center"/>
              </w:tcPr>
            </w:tcPrChange>
          </w:tcPr>
          <w:p w14:paraId="58E0B8EA" w14:textId="024931C1" w:rsidR="000E4E67" w:rsidRPr="0052167B" w:rsidDel="007E0F89" w:rsidRDefault="000E4E67" w:rsidP="000E4E67">
            <w:pPr>
              <w:spacing w:before="0" w:line="240" w:lineRule="auto"/>
              <w:contextualSpacing w:val="0"/>
              <w:rPr>
                <w:del w:id="17300" w:author="Phuong Truong Thi" w:date="2024-10-08T18:12:00Z"/>
                <w:rFonts w:ascii="Times New Roman" w:hAnsi="Times New Roman"/>
                <w:sz w:val="24"/>
                <w:szCs w:val="24"/>
              </w:rPr>
            </w:pPr>
            <w:ins w:id="17301" w:author="thu nga" w:date="2024-09-30T15:30:00Z">
              <w:del w:id="17302" w:author="Phuong Truong Thi" w:date="2024-10-08T18:12:00Z">
                <w:r w:rsidRPr="007B7F57" w:rsidDel="007E0F89">
                  <w:rPr>
                    <w:rFonts w:ascii="Times New Roman" w:hAnsi="Times New Roman"/>
                    <w:sz w:val="24"/>
                    <w:szCs w:val="24"/>
                  </w:rPr>
                  <w:delText xml:space="preserve">Tổng dư nợ OD, UPL, SL </w:delText>
                </w:r>
              </w:del>
            </w:ins>
            <w:commentRangeStart w:id="17303"/>
            <w:commentRangeStart w:id="17304"/>
            <w:del w:id="17305" w:author="Phuong Truong Thi" w:date="2024-10-08T18:12:00Z">
              <w:r w:rsidRPr="0052167B" w:rsidDel="007E0F89">
                <w:rPr>
                  <w:rFonts w:ascii="Times New Roman" w:hAnsi="Times New Roman"/>
                  <w:sz w:val="24"/>
                  <w:szCs w:val="24"/>
                </w:rPr>
                <w:delText>Dư nợ OD</w:delText>
              </w:r>
              <w:commentRangeEnd w:id="17303"/>
              <w:r w:rsidDel="007E0F89">
                <w:rPr>
                  <w:rStyle w:val="CommentReference"/>
                  <w:lang w:val="x-none" w:eastAsia="x-none"/>
                </w:rPr>
                <w:commentReference w:id="17303"/>
              </w:r>
              <w:commentRangeEnd w:id="17304"/>
              <w:r w:rsidDel="007E0F89">
                <w:rPr>
                  <w:rStyle w:val="CommentReference"/>
                  <w:lang w:val="x-none" w:eastAsia="x-none"/>
                </w:rPr>
                <w:commentReference w:id="17304"/>
              </w:r>
            </w:del>
          </w:p>
        </w:tc>
        <w:tc>
          <w:tcPr>
            <w:tcW w:w="2230" w:type="dxa"/>
            <w:vAlign w:val="center"/>
            <w:tcPrChange w:id="17306" w:author="thu nga" w:date="2024-10-01T10:51:00Z">
              <w:tcPr>
                <w:tcW w:w="2230" w:type="dxa"/>
                <w:vAlign w:val="center"/>
              </w:tcPr>
            </w:tcPrChange>
          </w:tcPr>
          <w:p w14:paraId="40D87293" w14:textId="60DFCB37" w:rsidR="000E4E67" w:rsidRPr="0052167B" w:rsidDel="007E0F89" w:rsidRDefault="000E4E67" w:rsidP="000E4E67">
            <w:pPr>
              <w:spacing w:before="0" w:line="240" w:lineRule="auto"/>
              <w:contextualSpacing w:val="0"/>
              <w:rPr>
                <w:del w:id="17307" w:author="Phuong Truong Thi" w:date="2024-10-08T18:12:00Z"/>
                <w:rFonts w:ascii="Times New Roman" w:eastAsia="Times New Roman" w:hAnsi="Times New Roman"/>
                <w:sz w:val="24"/>
                <w:szCs w:val="24"/>
                <w:lang w:eastAsia="vi-VN"/>
              </w:rPr>
            </w:pPr>
            <w:del w:id="17308" w:author="Phuong Truong Thi" w:date="2024-10-08T18:12:00Z">
              <w:r w:rsidRPr="0052167B" w:rsidDel="007E0F89">
                <w:rPr>
                  <w:rFonts w:ascii="Times New Roman" w:hAnsi="Times New Roman"/>
                  <w:color w:val="000000"/>
                  <w:sz w:val="24"/>
                  <w:szCs w:val="24"/>
                </w:rPr>
                <w:delText>Tổng dư nợ OD, UPL, SL của KH tại VPB tại ngày dữ liệu</w:delText>
              </w:r>
            </w:del>
          </w:p>
        </w:tc>
        <w:tc>
          <w:tcPr>
            <w:tcW w:w="963" w:type="dxa"/>
            <w:tcPrChange w:id="17309" w:author="thu nga" w:date="2024-10-01T10:51:00Z">
              <w:tcPr>
                <w:tcW w:w="963" w:type="dxa"/>
              </w:tcPr>
            </w:tcPrChange>
          </w:tcPr>
          <w:p w14:paraId="62F0074E" w14:textId="5430814B" w:rsidR="000E4E67" w:rsidRPr="0052167B" w:rsidDel="007E0F89" w:rsidRDefault="000E4E67" w:rsidP="000E4E67">
            <w:pPr>
              <w:spacing w:before="0" w:line="240" w:lineRule="auto"/>
              <w:contextualSpacing w:val="0"/>
              <w:rPr>
                <w:del w:id="17310" w:author="Phuong Truong Thi" w:date="2024-10-08T18:12:00Z"/>
                <w:rFonts w:ascii="Times New Roman" w:eastAsia="Times New Roman" w:hAnsi="Times New Roman"/>
                <w:sz w:val="24"/>
                <w:szCs w:val="24"/>
                <w:lang w:eastAsia="vi-VN"/>
              </w:rPr>
            </w:pPr>
            <w:ins w:id="17311" w:author="thu nga" w:date="2024-09-30T15:29:00Z">
              <w:del w:id="17312" w:author="Phuong Truong Thi" w:date="2024-10-08T18:12:00Z">
                <w:r w:rsidRPr="008E63F5" w:rsidDel="007E0F89">
                  <w:rPr>
                    <w:rFonts w:ascii="Times New Roman" w:eastAsia="Times New Roman" w:hAnsi="Times New Roman"/>
                    <w:sz w:val="24"/>
                    <w:szCs w:val="24"/>
                    <w:lang w:val="vi-VN" w:eastAsia="vi-VN"/>
                  </w:rPr>
                  <w:delText>CRM</w:delText>
                </w:r>
              </w:del>
            </w:ins>
          </w:p>
        </w:tc>
        <w:tc>
          <w:tcPr>
            <w:tcW w:w="1166" w:type="dxa"/>
            <w:tcPrChange w:id="17313" w:author="thu nga" w:date="2024-10-01T10:51:00Z">
              <w:tcPr>
                <w:tcW w:w="1896" w:type="dxa"/>
                <w:gridSpan w:val="2"/>
              </w:tcPr>
            </w:tcPrChange>
          </w:tcPr>
          <w:p w14:paraId="4022C23F" w14:textId="0C80B97A" w:rsidR="000E4E67" w:rsidRPr="0052167B" w:rsidDel="007E0F89" w:rsidRDefault="000E4E67" w:rsidP="000E4E67">
            <w:pPr>
              <w:spacing w:before="0" w:line="240" w:lineRule="auto"/>
              <w:contextualSpacing w:val="0"/>
              <w:rPr>
                <w:del w:id="17314" w:author="Phuong Truong Thi" w:date="2024-10-08T18:12:00Z"/>
                <w:rFonts w:ascii="Times New Roman" w:eastAsia="Times New Roman" w:hAnsi="Times New Roman"/>
                <w:sz w:val="24"/>
                <w:szCs w:val="24"/>
                <w:lang w:eastAsia="vi-VN"/>
              </w:rPr>
            </w:pPr>
            <w:ins w:id="17315" w:author="thu nga" w:date="2024-10-01T10:18:00Z">
              <w:del w:id="17316" w:author="Phuong Truong Thi" w:date="2024-10-08T18:12:00Z">
                <w:r w:rsidRPr="00485D39" w:rsidDel="007E0F89">
                  <w:rPr>
                    <w:rFonts w:ascii="Times New Roman" w:eastAsia="Times New Roman" w:hAnsi="Times New Roman"/>
                    <w:sz w:val="24"/>
                    <w:szCs w:val="24"/>
                    <w:lang w:eastAsia="vi-VN"/>
                  </w:rPr>
                  <w:delText>Currency</w:delText>
                </w:r>
              </w:del>
            </w:ins>
            <w:del w:id="1731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318" w:author="thu nga" w:date="2024-10-01T10:51:00Z">
              <w:tcPr>
                <w:tcW w:w="1910" w:type="dxa"/>
                <w:gridSpan w:val="3"/>
                <w:shd w:val="clear" w:color="auto" w:fill="auto"/>
                <w:noWrap/>
                <w:vAlign w:val="center"/>
              </w:tcPr>
            </w:tcPrChange>
          </w:tcPr>
          <w:p w14:paraId="1082D18B" w14:textId="41583272" w:rsidR="000E4E67" w:rsidRPr="0052167B" w:rsidDel="007E0F89" w:rsidRDefault="000E4E67" w:rsidP="000E4E67">
            <w:pPr>
              <w:spacing w:before="0" w:line="240" w:lineRule="auto"/>
              <w:contextualSpacing w:val="0"/>
              <w:rPr>
                <w:del w:id="17319" w:author="Phuong Truong Thi" w:date="2024-10-08T18:12:00Z"/>
                <w:rFonts w:ascii="Times New Roman" w:eastAsia="Times New Roman" w:hAnsi="Times New Roman"/>
                <w:sz w:val="24"/>
                <w:szCs w:val="24"/>
                <w:lang w:val="vi-VN" w:eastAsia="vi-VN"/>
              </w:rPr>
            </w:pPr>
          </w:p>
        </w:tc>
        <w:tc>
          <w:tcPr>
            <w:tcW w:w="1134" w:type="dxa"/>
            <w:tcPrChange w:id="17320" w:author="thu nga" w:date="2024-10-01T10:51:00Z">
              <w:tcPr>
                <w:tcW w:w="737" w:type="dxa"/>
              </w:tcPr>
            </w:tcPrChange>
          </w:tcPr>
          <w:p w14:paraId="698D1037" w14:textId="1E5A92A5" w:rsidR="000E4E67" w:rsidRPr="0052167B" w:rsidDel="007E0F89" w:rsidRDefault="000E4E67" w:rsidP="000E4E67">
            <w:pPr>
              <w:spacing w:before="0" w:line="240" w:lineRule="auto"/>
              <w:contextualSpacing w:val="0"/>
              <w:jc w:val="center"/>
              <w:rPr>
                <w:del w:id="17321" w:author="Phuong Truong Thi" w:date="2024-10-08T18:12:00Z"/>
                <w:rFonts w:ascii="Times New Roman" w:eastAsia="Times New Roman" w:hAnsi="Times New Roman"/>
                <w:sz w:val="24"/>
                <w:szCs w:val="24"/>
                <w:lang w:eastAsia="vi-VN"/>
              </w:rPr>
            </w:pPr>
            <w:del w:id="17322"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36BEFD2D" w14:textId="02B0C2EF" w:rsidTr="00E57F75">
        <w:trPr>
          <w:trHeight w:val="276"/>
          <w:del w:id="17323" w:author="Phuong Truong Thi" w:date="2024-10-08T18:12:00Z"/>
          <w:trPrChange w:id="17324" w:author="thu nga" w:date="2024-10-01T10:51:00Z">
            <w:trPr>
              <w:trHeight w:val="276"/>
            </w:trPr>
          </w:trPrChange>
        </w:trPr>
        <w:tc>
          <w:tcPr>
            <w:tcW w:w="670" w:type="dxa"/>
            <w:shd w:val="clear" w:color="auto" w:fill="auto"/>
            <w:vAlign w:val="center"/>
            <w:tcPrChange w:id="17325" w:author="thu nga" w:date="2024-10-01T10:51:00Z">
              <w:tcPr>
                <w:tcW w:w="670" w:type="dxa"/>
                <w:shd w:val="clear" w:color="auto" w:fill="auto"/>
                <w:vAlign w:val="center"/>
              </w:tcPr>
            </w:tcPrChange>
          </w:tcPr>
          <w:p w14:paraId="09ED9CA7" w14:textId="264B9B3C" w:rsidR="000E4E67" w:rsidRPr="0052167B" w:rsidDel="007E0F89" w:rsidRDefault="000E4E67" w:rsidP="000E4E67">
            <w:pPr>
              <w:pStyle w:val="ListParagraph"/>
              <w:numPr>
                <w:ilvl w:val="0"/>
                <w:numId w:val="68"/>
              </w:numPr>
              <w:spacing w:before="0" w:line="240" w:lineRule="auto"/>
              <w:contextualSpacing w:val="0"/>
              <w:jc w:val="left"/>
              <w:rPr>
                <w:del w:id="17326" w:author="Phuong Truong Thi" w:date="2024-10-08T18:12:00Z"/>
                <w:rFonts w:eastAsia="Times New Roman"/>
                <w:szCs w:val="24"/>
                <w:lang w:val="vi-VN" w:eastAsia="vi-VN"/>
              </w:rPr>
            </w:pPr>
          </w:p>
        </w:tc>
        <w:tc>
          <w:tcPr>
            <w:tcW w:w="2097" w:type="dxa"/>
            <w:gridSpan w:val="2"/>
            <w:shd w:val="clear" w:color="auto" w:fill="auto"/>
            <w:vAlign w:val="center"/>
            <w:tcPrChange w:id="17327" w:author="thu nga" w:date="2024-10-01T10:51:00Z">
              <w:tcPr>
                <w:tcW w:w="2097" w:type="dxa"/>
                <w:gridSpan w:val="2"/>
                <w:shd w:val="clear" w:color="auto" w:fill="auto"/>
                <w:vAlign w:val="center"/>
              </w:tcPr>
            </w:tcPrChange>
          </w:tcPr>
          <w:p w14:paraId="7B9F5E33" w14:textId="44E98965" w:rsidR="000E4E67" w:rsidRPr="0052167B" w:rsidDel="007E0F89" w:rsidRDefault="000E4E67" w:rsidP="000E4E67">
            <w:pPr>
              <w:spacing w:before="0" w:line="240" w:lineRule="auto"/>
              <w:contextualSpacing w:val="0"/>
              <w:rPr>
                <w:del w:id="17328" w:author="Phuong Truong Thi" w:date="2024-10-08T18:12:00Z"/>
                <w:rFonts w:ascii="Times New Roman" w:hAnsi="Times New Roman"/>
                <w:sz w:val="24"/>
                <w:szCs w:val="24"/>
              </w:rPr>
            </w:pPr>
            <w:commentRangeStart w:id="17329"/>
            <w:commentRangeStart w:id="17330"/>
            <w:ins w:id="17331" w:author="thu nga" w:date="2024-09-30T15:29:00Z">
              <w:del w:id="17332" w:author="Phuong Truong Thi" w:date="2024-10-08T18:12:00Z">
                <w:r w:rsidRPr="0052167B" w:rsidDel="007E0F89">
                  <w:rPr>
                    <w:rFonts w:ascii="Times New Roman" w:hAnsi="Times New Roman"/>
                    <w:sz w:val="24"/>
                    <w:szCs w:val="24"/>
                  </w:rPr>
                  <w:delText>Dư nợ OD</w:delText>
                </w:r>
                <w:commentRangeEnd w:id="17329"/>
                <w:r w:rsidDel="007E0F89">
                  <w:rPr>
                    <w:rStyle w:val="CommentReference"/>
                    <w:lang w:val="x-none" w:eastAsia="x-none"/>
                  </w:rPr>
                  <w:commentReference w:id="17329"/>
                </w:r>
              </w:del>
            </w:ins>
            <w:commentRangeEnd w:id="17330"/>
            <w:ins w:id="17333" w:author="thu nga" w:date="2024-09-30T15:30:00Z">
              <w:del w:id="17334" w:author="Phuong Truong Thi" w:date="2024-10-08T18:12:00Z">
                <w:r w:rsidDel="007E0F89">
                  <w:rPr>
                    <w:rStyle w:val="CommentReference"/>
                    <w:lang w:val="x-none" w:eastAsia="x-none"/>
                  </w:rPr>
                  <w:commentReference w:id="17330"/>
                </w:r>
              </w:del>
            </w:ins>
            <w:del w:id="17335" w:author="Phuong Truong Thi" w:date="2024-10-08T18:12:00Z">
              <w:r w:rsidRPr="0052167B" w:rsidDel="007E0F89">
                <w:rPr>
                  <w:rFonts w:ascii="Times New Roman" w:hAnsi="Times New Roman"/>
                  <w:sz w:val="24"/>
                  <w:szCs w:val="24"/>
                </w:rPr>
                <w:delText>Dư nợ UPL</w:delText>
              </w:r>
            </w:del>
          </w:p>
        </w:tc>
        <w:tc>
          <w:tcPr>
            <w:tcW w:w="2230" w:type="dxa"/>
            <w:vAlign w:val="center"/>
            <w:tcPrChange w:id="17336" w:author="thu nga" w:date="2024-10-01T10:51:00Z">
              <w:tcPr>
                <w:tcW w:w="2230" w:type="dxa"/>
                <w:vAlign w:val="center"/>
              </w:tcPr>
            </w:tcPrChange>
          </w:tcPr>
          <w:p w14:paraId="65551CF3" w14:textId="5E225505" w:rsidR="000E4E67" w:rsidRPr="0052167B" w:rsidDel="007E0F89" w:rsidRDefault="000E4E67" w:rsidP="000E4E67">
            <w:pPr>
              <w:spacing w:before="0" w:line="240" w:lineRule="auto"/>
              <w:contextualSpacing w:val="0"/>
              <w:rPr>
                <w:del w:id="17337" w:author="Phuong Truong Thi" w:date="2024-10-08T18:12:00Z"/>
                <w:rFonts w:ascii="Times New Roman" w:eastAsia="Times New Roman" w:hAnsi="Times New Roman"/>
                <w:sz w:val="24"/>
                <w:szCs w:val="24"/>
                <w:lang w:eastAsia="vi-VN"/>
              </w:rPr>
            </w:pPr>
            <w:del w:id="17338" w:author="Phuong Truong Thi" w:date="2024-10-08T18:12:00Z">
              <w:r w:rsidRPr="0052167B" w:rsidDel="007E0F89">
                <w:rPr>
                  <w:rFonts w:ascii="Times New Roman" w:hAnsi="Times New Roman"/>
                  <w:sz w:val="24"/>
                  <w:szCs w:val="24"/>
                </w:rPr>
                <w:delText>Tổng Dư nợ OD của KH tại ngày báo cáo</w:delText>
              </w:r>
            </w:del>
          </w:p>
        </w:tc>
        <w:tc>
          <w:tcPr>
            <w:tcW w:w="963" w:type="dxa"/>
            <w:tcPrChange w:id="17339" w:author="thu nga" w:date="2024-10-01T10:51:00Z">
              <w:tcPr>
                <w:tcW w:w="963" w:type="dxa"/>
              </w:tcPr>
            </w:tcPrChange>
          </w:tcPr>
          <w:p w14:paraId="36591728" w14:textId="23598FFC" w:rsidR="000E4E67" w:rsidRPr="0052167B" w:rsidDel="007E0F89" w:rsidRDefault="000E4E67" w:rsidP="000E4E67">
            <w:pPr>
              <w:spacing w:before="0" w:line="240" w:lineRule="auto"/>
              <w:contextualSpacing w:val="0"/>
              <w:rPr>
                <w:del w:id="17340" w:author="Phuong Truong Thi" w:date="2024-10-08T18:12:00Z"/>
                <w:rFonts w:ascii="Times New Roman" w:eastAsia="Times New Roman" w:hAnsi="Times New Roman"/>
                <w:sz w:val="24"/>
                <w:szCs w:val="24"/>
                <w:lang w:eastAsia="vi-VN"/>
              </w:rPr>
            </w:pPr>
            <w:ins w:id="17341" w:author="thu nga" w:date="2024-09-30T15:29:00Z">
              <w:del w:id="17342" w:author="Phuong Truong Thi" w:date="2024-10-08T18:12:00Z">
                <w:r w:rsidRPr="008E63F5" w:rsidDel="007E0F89">
                  <w:rPr>
                    <w:rFonts w:ascii="Times New Roman" w:eastAsia="Times New Roman" w:hAnsi="Times New Roman"/>
                    <w:sz w:val="24"/>
                    <w:szCs w:val="24"/>
                    <w:lang w:val="vi-VN" w:eastAsia="vi-VN"/>
                  </w:rPr>
                  <w:delText>CRM</w:delText>
                </w:r>
              </w:del>
            </w:ins>
          </w:p>
        </w:tc>
        <w:tc>
          <w:tcPr>
            <w:tcW w:w="1166" w:type="dxa"/>
            <w:tcPrChange w:id="17343" w:author="thu nga" w:date="2024-10-01T10:51:00Z">
              <w:tcPr>
                <w:tcW w:w="1896" w:type="dxa"/>
                <w:gridSpan w:val="2"/>
              </w:tcPr>
            </w:tcPrChange>
          </w:tcPr>
          <w:p w14:paraId="2BEDB8D3" w14:textId="276AE236" w:rsidR="000E4E67" w:rsidRPr="0052167B" w:rsidDel="007E0F89" w:rsidRDefault="000E4E67" w:rsidP="000E4E67">
            <w:pPr>
              <w:spacing w:before="0" w:line="240" w:lineRule="auto"/>
              <w:contextualSpacing w:val="0"/>
              <w:rPr>
                <w:del w:id="17344" w:author="Phuong Truong Thi" w:date="2024-10-08T18:12:00Z"/>
                <w:rFonts w:ascii="Times New Roman" w:eastAsia="Times New Roman" w:hAnsi="Times New Roman"/>
                <w:sz w:val="24"/>
                <w:szCs w:val="24"/>
                <w:lang w:eastAsia="vi-VN"/>
              </w:rPr>
            </w:pPr>
            <w:ins w:id="17345" w:author="thu nga" w:date="2024-10-01T10:18:00Z">
              <w:del w:id="17346" w:author="Phuong Truong Thi" w:date="2024-10-08T18:12:00Z">
                <w:r w:rsidRPr="00485D39" w:rsidDel="007E0F89">
                  <w:rPr>
                    <w:rFonts w:ascii="Times New Roman" w:eastAsia="Times New Roman" w:hAnsi="Times New Roman"/>
                    <w:sz w:val="24"/>
                    <w:szCs w:val="24"/>
                    <w:lang w:eastAsia="vi-VN"/>
                  </w:rPr>
                  <w:delText>Currency</w:delText>
                </w:r>
              </w:del>
            </w:ins>
            <w:del w:id="1734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348" w:author="thu nga" w:date="2024-10-01T10:51:00Z">
              <w:tcPr>
                <w:tcW w:w="1910" w:type="dxa"/>
                <w:gridSpan w:val="3"/>
                <w:shd w:val="clear" w:color="auto" w:fill="auto"/>
                <w:noWrap/>
                <w:vAlign w:val="center"/>
              </w:tcPr>
            </w:tcPrChange>
          </w:tcPr>
          <w:p w14:paraId="59D83883" w14:textId="4A7501DD" w:rsidR="000E4E67" w:rsidRPr="0052167B" w:rsidDel="007E0F89" w:rsidRDefault="000E4E67" w:rsidP="000E4E67">
            <w:pPr>
              <w:spacing w:before="0" w:line="240" w:lineRule="auto"/>
              <w:contextualSpacing w:val="0"/>
              <w:rPr>
                <w:del w:id="17349" w:author="Phuong Truong Thi" w:date="2024-10-08T18:12:00Z"/>
                <w:rFonts w:ascii="Times New Roman" w:eastAsia="Times New Roman" w:hAnsi="Times New Roman"/>
                <w:sz w:val="24"/>
                <w:szCs w:val="24"/>
                <w:lang w:val="vi-VN" w:eastAsia="vi-VN"/>
              </w:rPr>
            </w:pPr>
          </w:p>
        </w:tc>
        <w:tc>
          <w:tcPr>
            <w:tcW w:w="1134" w:type="dxa"/>
            <w:tcPrChange w:id="17350" w:author="thu nga" w:date="2024-10-01T10:51:00Z">
              <w:tcPr>
                <w:tcW w:w="737" w:type="dxa"/>
              </w:tcPr>
            </w:tcPrChange>
          </w:tcPr>
          <w:p w14:paraId="401668CB" w14:textId="6745FABB" w:rsidR="000E4E67" w:rsidRPr="0052167B" w:rsidDel="007E0F89" w:rsidRDefault="000E4E67" w:rsidP="000E4E67">
            <w:pPr>
              <w:spacing w:before="0" w:line="240" w:lineRule="auto"/>
              <w:contextualSpacing w:val="0"/>
              <w:jc w:val="center"/>
              <w:rPr>
                <w:del w:id="17351" w:author="Phuong Truong Thi" w:date="2024-10-08T18:12:00Z"/>
                <w:rFonts w:ascii="Times New Roman" w:eastAsia="Times New Roman" w:hAnsi="Times New Roman"/>
                <w:sz w:val="24"/>
                <w:szCs w:val="24"/>
                <w:lang w:val="vi-VN" w:eastAsia="vi-VN"/>
              </w:rPr>
            </w:pPr>
            <w:del w:id="17352"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6764A68C" w14:textId="3E0424F8" w:rsidTr="00E57F75">
        <w:trPr>
          <w:trHeight w:val="276"/>
          <w:del w:id="17353" w:author="Phuong Truong Thi" w:date="2024-10-08T18:12:00Z"/>
          <w:trPrChange w:id="17354" w:author="thu nga" w:date="2024-10-01T10:51:00Z">
            <w:trPr>
              <w:trHeight w:val="276"/>
            </w:trPr>
          </w:trPrChange>
        </w:trPr>
        <w:tc>
          <w:tcPr>
            <w:tcW w:w="670" w:type="dxa"/>
            <w:shd w:val="clear" w:color="auto" w:fill="auto"/>
            <w:vAlign w:val="center"/>
            <w:tcPrChange w:id="17355" w:author="thu nga" w:date="2024-10-01T10:51:00Z">
              <w:tcPr>
                <w:tcW w:w="670" w:type="dxa"/>
                <w:shd w:val="clear" w:color="auto" w:fill="auto"/>
                <w:vAlign w:val="center"/>
              </w:tcPr>
            </w:tcPrChange>
          </w:tcPr>
          <w:p w14:paraId="5803817C" w14:textId="52330CFC" w:rsidR="000E4E67" w:rsidRPr="0052167B" w:rsidDel="007E0F89" w:rsidRDefault="000E4E67" w:rsidP="000E4E67">
            <w:pPr>
              <w:pStyle w:val="ListParagraph"/>
              <w:numPr>
                <w:ilvl w:val="0"/>
                <w:numId w:val="68"/>
              </w:numPr>
              <w:spacing w:before="0" w:line="240" w:lineRule="auto"/>
              <w:contextualSpacing w:val="0"/>
              <w:jc w:val="left"/>
              <w:rPr>
                <w:del w:id="17356" w:author="Phuong Truong Thi" w:date="2024-10-08T18:12:00Z"/>
                <w:rFonts w:eastAsia="Times New Roman"/>
                <w:szCs w:val="24"/>
                <w:lang w:val="vi-VN" w:eastAsia="vi-VN"/>
              </w:rPr>
            </w:pPr>
          </w:p>
        </w:tc>
        <w:tc>
          <w:tcPr>
            <w:tcW w:w="2097" w:type="dxa"/>
            <w:gridSpan w:val="2"/>
            <w:shd w:val="clear" w:color="auto" w:fill="auto"/>
            <w:vAlign w:val="center"/>
            <w:tcPrChange w:id="17357" w:author="thu nga" w:date="2024-10-01T10:51:00Z">
              <w:tcPr>
                <w:tcW w:w="2097" w:type="dxa"/>
                <w:gridSpan w:val="2"/>
                <w:shd w:val="clear" w:color="auto" w:fill="auto"/>
                <w:vAlign w:val="center"/>
              </w:tcPr>
            </w:tcPrChange>
          </w:tcPr>
          <w:p w14:paraId="198B5F98" w14:textId="1ABB6DEE" w:rsidR="000E4E67" w:rsidRPr="0052167B" w:rsidDel="007E0F89" w:rsidRDefault="000E4E67" w:rsidP="000E4E67">
            <w:pPr>
              <w:spacing w:before="0" w:line="240" w:lineRule="auto"/>
              <w:contextualSpacing w:val="0"/>
              <w:rPr>
                <w:del w:id="17358" w:author="Phuong Truong Thi" w:date="2024-10-08T18:12:00Z"/>
                <w:rFonts w:ascii="Times New Roman" w:hAnsi="Times New Roman"/>
                <w:sz w:val="24"/>
                <w:szCs w:val="24"/>
              </w:rPr>
            </w:pPr>
            <w:ins w:id="17359" w:author="thu nga" w:date="2024-09-30T15:29:00Z">
              <w:del w:id="17360" w:author="Phuong Truong Thi" w:date="2024-10-08T18:12:00Z">
                <w:r w:rsidRPr="0052167B" w:rsidDel="007E0F89">
                  <w:rPr>
                    <w:rFonts w:ascii="Times New Roman" w:hAnsi="Times New Roman"/>
                    <w:sz w:val="24"/>
                    <w:szCs w:val="24"/>
                  </w:rPr>
                  <w:delText>Dư nợ UPL</w:delText>
                </w:r>
              </w:del>
            </w:ins>
            <w:del w:id="17361" w:author="Phuong Truong Thi" w:date="2024-10-08T18:12:00Z">
              <w:r w:rsidRPr="0052167B" w:rsidDel="007E0F89">
                <w:rPr>
                  <w:rFonts w:ascii="Times New Roman" w:hAnsi="Times New Roman"/>
                  <w:sz w:val="24"/>
                  <w:szCs w:val="24"/>
                </w:rPr>
                <w:delText>Dư nợ Home loan</w:delText>
              </w:r>
            </w:del>
          </w:p>
        </w:tc>
        <w:tc>
          <w:tcPr>
            <w:tcW w:w="2230" w:type="dxa"/>
            <w:vAlign w:val="center"/>
            <w:tcPrChange w:id="17362" w:author="thu nga" w:date="2024-10-01T10:51:00Z">
              <w:tcPr>
                <w:tcW w:w="2230" w:type="dxa"/>
                <w:vAlign w:val="center"/>
              </w:tcPr>
            </w:tcPrChange>
          </w:tcPr>
          <w:p w14:paraId="15B35EE4" w14:textId="07F878E6" w:rsidR="000E4E67" w:rsidRPr="0052167B" w:rsidDel="007E0F89" w:rsidRDefault="000E4E67" w:rsidP="000E4E67">
            <w:pPr>
              <w:spacing w:before="0" w:line="240" w:lineRule="auto"/>
              <w:contextualSpacing w:val="0"/>
              <w:rPr>
                <w:del w:id="17363" w:author="Phuong Truong Thi" w:date="2024-10-08T18:12:00Z"/>
                <w:rFonts w:ascii="Times New Roman" w:eastAsia="Times New Roman" w:hAnsi="Times New Roman"/>
                <w:sz w:val="24"/>
                <w:szCs w:val="24"/>
                <w:lang w:eastAsia="vi-VN"/>
              </w:rPr>
            </w:pPr>
            <w:del w:id="17364" w:author="Phuong Truong Thi" w:date="2024-10-08T18:12:00Z">
              <w:r w:rsidRPr="0052167B" w:rsidDel="007E0F89">
                <w:rPr>
                  <w:rFonts w:ascii="Times New Roman" w:hAnsi="Times New Roman"/>
                  <w:sz w:val="24"/>
                  <w:szCs w:val="24"/>
                </w:rPr>
                <w:delText>Tổng Dư nợ UPL của KH tại ngày báo cáo</w:delText>
              </w:r>
            </w:del>
          </w:p>
        </w:tc>
        <w:tc>
          <w:tcPr>
            <w:tcW w:w="963" w:type="dxa"/>
            <w:tcPrChange w:id="17365" w:author="thu nga" w:date="2024-10-01T10:51:00Z">
              <w:tcPr>
                <w:tcW w:w="963" w:type="dxa"/>
              </w:tcPr>
            </w:tcPrChange>
          </w:tcPr>
          <w:p w14:paraId="55177608" w14:textId="38C79E7B" w:rsidR="000E4E67" w:rsidRPr="0052167B" w:rsidDel="007E0F89" w:rsidRDefault="000E4E67" w:rsidP="000E4E67">
            <w:pPr>
              <w:spacing w:before="0" w:line="240" w:lineRule="auto"/>
              <w:contextualSpacing w:val="0"/>
              <w:rPr>
                <w:del w:id="17366" w:author="Phuong Truong Thi" w:date="2024-10-08T18:12:00Z"/>
                <w:rFonts w:ascii="Times New Roman" w:eastAsia="Times New Roman" w:hAnsi="Times New Roman"/>
                <w:sz w:val="24"/>
                <w:szCs w:val="24"/>
                <w:lang w:eastAsia="vi-VN"/>
              </w:rPr>
            </w:pPr>
            <w:ins w:id="17367" w:author="thu nga" w:date="2024-09-30T15:29:00Z">
              <w:del w:id="17368" w:author="Phuong Truong Thi" w:date="2024-10-08T18:12:00Z">
                <w:r w:rsidRPr="008E63F5" w:rsidDel="007E0F89">
                  <w:rPr>
                    <w:rFonts w:ascii="Times New Roman" w:eastAsia="Times New Roman" w:hAnsi="Times New Roman"/>
                    <w:sz w:val="24"/>
                    <w:szCs w:val="24"/>
                    <w:lang w:val="vi-VN" w:eastAsia="vi-VN"/>
                  </w:rPr>
                  <w:delText>CRM</w:delText>
                </w:r>
              </w:del>
            </w:ins>
          </w:p>
        </w:tc>
        <w:tc>
          <w:tcPr>
            <w:tcW w:w="1166" w:type="dxa"/>
            <w:tcPrChange w:id="17369" w:author="thu nga" w:date="2024-10-01T10:51:00Z">
              <w:tcPr>
                <w:tcW w:w="1896" w:type="dxa"/>
                <w:gridSpan w:val="2"/>
              </w:tcPr>
            </w:tcPrChange>
          </w:tcPr>
          <w:p w14:paraId="12DF1321" w14:textId="2DAB0A41" w:rsidR="000E4E67" w:rsidRPr="0052167B" w:rsidDel="007E0F89" w:rsidRDefault="000E4E67" w:rsidP="000E4E67">
            <w:pPr>
              <w:spacing w:before="0" w:line="240" w:lineRule="auto"/>
              <w:contextualSpacing w:val="0"/>
              <w:rPr>
                <w:del w:id="17370" w:author="Phuong Truong Thi" w:date="2024-10-08T18:12:00Z"/>
                <w:rFonts w:ascii="Times New Roman" w:eastAsia="Times New Roman" w:hAnsi="Times New Roman"/>
                <w:sz w:val="24"/>
                <w:szCs w:val="24"/>
                <w:lang w:eastAsia="vi-VN"/>
              </w:rPr>
            </w:pPr>
            <w:ins w:id="17371" w:author="thu nga" w:date="2024-10-01T10:18:00Z">
              <w:del w:id="17372" w:author="Phuong Truong Thi" w:date="2024-10-08T18:12:00Z">
                <w:r w:rsidRPr="00485D39" w:rsidDel="007E0F89">
                  <w:rPr>
                    <w:rFonts w:ascii="Times New Roman" w:eastAsia="Times New Roman" w:hAnsi="Times New Roman"/>
                    <w:sz w:val="24"/>
                    <w:szCs w:val="24"/>
                    <w:lang w:eastAsia="vi-VN"/>
                  </w:rPr>
                  <w:delText>Currency</w:delText>
                </w:r>
              </w:del>
            </w:ins>
            <w:del w:id="17373"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374" w:author="thu nga" w:date="2024-10-01T10:51:00Z">
              <w:tcPr>
                <w:tcW w:w="1910" w:type="dxa"/>
                <w:gridSpan w:val="3"/>
                <w:shd w:val="clear" w:color="auto" w:fill="auto"/>
                <w:noWrap/>
                <w:vAlign w:val="center"/>
              </w:tcPr>
            </w:tcPrChange>
          </w:tcPr>
          <w:p w14:paraId="12ED825A" w14:textId="15B5315D" w:rsidR="000E4E67" w:rsidRPr="0052167B" w:rsidDel="007E0F89" w:rsidRDefault="000E4E67" w:rsidP="000E4E67">
            <w:pPr>
              <w:spacing w:before="0" w:line="240" w:lineRule="auto"/>
              <w:contextualSpacing w:val="0"/>
              <w:rPr>
                <w:del w:id="17375" w:author="Phuong Truong Thi" w:date="2024-10-08T18:12:00Z"/>
                <w:rFonts w:ascii="Times New Roman" w:eastAsia="Times New Roman" w:hAnsi="Times New Roman"/>
                <w:sz w:val="24"/>
                <w:szCs w:val="24"/>
                <w:lang w:val="vi-VN" w:eastAsia="vi-VN"/>
              </w:rPr>
            </w:pPr>
          </w:p>
        </w:tc>
        <w:tc>
          <w:tcPr>
            <w:tcW w:w="1134" w:type="dxa"/>
            <w:tcPrChange w:id="17376" w:author="thu nga" w:date="2024-10-01T10:51:00Z">
              <w:tcPr>
                <w:tcW w:w="737" w:type="dxa"/>
              </w:tcPr>
            </w:tcPrChange>
          </w:tcPr>
          <w:p w14:paraId="0BB2DA12" w14:textId="4860A0C3" w:rsidR="000E4E67" w:rsidRPr="0052167B" w:rsidDel="007E0F89" w:rsidRDefault="000E4E67" w:rsidP="000E4E67">
            <w:pPr>
              <w:spacing w:before="0" w:line="240" w:lineRule="auto"/>
              <w:contextualSpacing w:val="0"/>
              <w:jc w:val="center"/>
              <w:rPr>
                <w:del w:id="17377" w:author="Phuong Truong Thi" w:date="2024-10-08T18:12:00Z"/>
                <w:rFonts w:ascii="Times New Roman" w:eastAsia="Times New Roman" w:hAnsi="Times New Roman"/>
                <w:sz w:val="24"/>
                <w:szCs w:val="24"/>
                <w:lang w:val="vi-VN" w:eastAsia="vi-VN"/>
              </w:rPr>
            </w:pPr>
            <w:del w:id="17378"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56443694" w14:textId="1B9EC035" w:rsidTr="00E57F75">
        <w:trPr>
          <w:trHeight w:val="276"/>
          <w:del w:id="17379" w:author="Phuong Truong Thi" w:date="2024-10-08T18:12:00Z"/>
          <w:trPrChange w:id="17380" w:author="thu nga" w:date="2024-10-01T10:51:00Z">
            <w:trPr>
              <w:trHeight w:val="276"/>
            </w:trPr>
          </w:trPrChange>
        </w:trPr>
        <w:tc>
          <w:tcPr>
            <w:tcW w:w="670" w:type="dxa"/>
            <w:shd w:val="clear" w:color="auto" w:fill="auto"/>
            <w:vAlign w:val="center"/>
            <w:tcPrChange w:id="17381" w:author="thu nga" w:date="2024-10-01T10:51:00Z">
              <w:tcPr>
                <w:tcW w:w="670" w:type="dxa"/>
                <w:shd w:val="clear" w:color="auto" w:fill="auto"/>
                <w:vAlign w:val="center"/>
              </w:tcPr>
            </w:tcPrChange>
          </w:tcPr>
          <w:p w14:paraId="1B564A0A" w14:textId="400B068D" w:rsidR="000E4E67" w:rsidRPr="0052167B" w:rsidDel="007E0F89" w:rsidRDefault="000E4E67" w:rsidP="000E4E67">
            <w:pPr>
              <w:pStyle w:val="ListParagraph"/>
              <w:numPr>
                <w:ilvl w:val="0"/>
                <w:numId w:val="68"/>
              </w:numPr>
              <w:spacing w:before="0" w:line="240" w:lineRule="auto"/>
              <w:contextualSpacing w:val="0"/>
              <w:jc w:val="left"/>
              <w:rPr>
                <w:del w:id="17382" w:author="Phuong Truong Thi" w:date="2024-10-08T18:12:00Z"/>
                <w:rFonts w:eastAsia="Times New Roman"/>
                <w:szCs w:val="24"/>
                <w:lang w:val="vi-VN" w:eastAsia="vi-VN"/>
              </w:rPr>
            </w:pPr>
          </w:p>
        </w:tc>
        <w:tc>
          <w:tcPr>
            <w:tcW w:w="2097" w:type="dxa"/>
            <w:gridSpan w:val="2"/>
            <w:shd w:val="clear" w:color="auto" w:fill="auto"/>
            <w:vAlign w:val="center"/>
            <w:tcPrChange w:id="17383" w:author="thu nga" w:date="2024-10-01T10:51:00Z">
              <w:tcPr>
                <w:tcW w:w="2097" w:type="dxa"/>
                <w:gridSpan w:val="2"/>
                <w:shd w:val="clear" w:color="auto" w:fill="auto"/>
                <w:vAlign w:val="center"/>
              </w:tcPr>
            </w:tcPrChange>
          </w:tcPr>
          <w:p w14:paraId="58631ACD" w14:textId="32FF7EEB" w:rsidR="000E4E67" w:rsidRPr="0052167B" w:rsidDel="007E0F89" w:rsidRDefault="000E4E67" w:rsidP="000E4E67">
            <w:pPr>
              <w:spacing w:before="0" w:line="240" w:lineRule="auto"/>
              <w:contextualSpacing w:val="0"/>
              <w:rPr>
                <w:del w:id="17384" w:author="Phuong Truong Thi" w:date="2024-10-08T18:12:00Z"/>
                <w:rFonts w:ascii="Times New Roman" w:hAnsi="Times New Roman"/>
                <w:sz w:val="24"/>
                <w:szCs w:val="24"/>
              </w:rPr>
            </w:pPr>
            <w:ins w:id="17385" w:author="thu nga" w:date="2024-09-30T15:29:00Z">
              <w:del w:id="17386" w:author="Phuong Truong Thi" w:date="2024-10-08T18:12:00Z">
                <w:r w:rsidRPr="0052167B" w:rsidDel="007E0F89">
                  <w:rPr>
                    <w:rFonts w:ascii="Times New Roman" w:hAnsi="Times New Roman"/>
                    <w:sz w:val="24"/>
                    <w:szCs w:val="24"/>
                  </w:rPr>
                  <w:delText>Dư nợ Home loan</w:delText>
                </w:r>
              </w:del>
            </w:ins>
            <w:del w:id="17387" w:author="Phuong Truong Thi" w:date="2024-10-08T18:12:00Z">
              <w:r w:rsidRPr="0052167B" w:rsidDel="007E0F89">
                <w:rPr>
                  <w:rFonts w:ascii="Times New Roman" w:hAnsi="Times New Roman"/>
                  <w:sz w:val="24"/>
                  <w:szCs w:val="24"/>
                </w:rPr>
                <w:delText>Dư nợ Auto loan</w:delText>
              </w:r>
            </w:del>
          </w:p>
        </w:tc>
        <w:tc>
          <w:tcPr>
            <w:tcW w:w="2230" w:type="dxa"/>
            <w:vAlign w:val="center"/>
            <w:tcPrChange w:id="17388" w:author="thu nga" w:date="2024-10-01T10:51:00Z">
              <w:tcPr>
                <w:tcW w:w="2230" w:type="dxa"/>
                <w:vAlign w:val="center"/>
              </w:tcPr>
            </w:tcPrChange>
          </w:tcPr>
          <w:p w14:paraId="0BB4EED3" w14:textId="4C150616" w:rsidR="000E4E67" w:rsidRPr="0052167B" w:rsidDel="007E0F89" w:rsidRDefault="000E4E67" w:rsidP="000E4E67">
            <w:pPr>
              <w:spacing w:before="0" w:line="240" w:lineRule="auto"/>
              <w:contextualSpacing w:val="0"/>
              <w:rPr>
                <w:del w:id="17389" w:author="Phuong Truong Thi" w:date="2024-10-08T18:12:00Z"/>
                <w:rFonts w:ascii="Times New Roman" w:eastAsia="Times New Roman" w:hAnsi="Times New Roman"/>
                <w:sz w:val="24"/>
                <w:szCs w:val="24"/>
                <w:lang w:eastAsia="vi-VN"/>
              </w:rPr>
            </w:pPr>
            <w:del w:id="17390" w:author="Phuong Truong Thi" w:date="2024-10-08T18:12:00Z">
              <w:r w:rsidRPr="0052167B" w:rsidDel="007E0F89">
                <w:rPr>
                  <w:rFonts w:ascii="Times New Roman" w:hAnsi="Times New Roman"/>
                  <w:sz w:val="24"/>
                  <w:szCs w:val="24"/>
                </w:rPr>
                <w:delText>Tổng Dư nợ Home loan của KH tại ngày báo cáo</w:delText>
              </w:r>
            </w:del>
          </w:p>
        </w:tc>
        <w:tc>
          <w:tcPr>
            <w:tcW w:w="963" w:type="dxa"/>
            <w:tcPrChange w:id="17391" w:author="thu nga" w:date="2024-10-01T10:51:00Z">
              <w:tcPr>
                <w:tcW w:w="963" w:type="dxa"/>
              </w:tcPr>
            </w:tcPrChange>
          </w:tcPr>
          <w:p w14:paraId="3227E0F4" w14:textId="104FD160" w:rsidR="000E4E67" w:rsidRPr="0052167B" w:rsidDel="007E0F89" w:rsidRDefault="000E4E67" w:rsidP="000E4E67">
            <w:pPr>
              <w:spacing w:before="0" w:line="240" w:lineRule="auto"/>
              <w:contextualSpacing w:val="0"/>
              <w:rPr>
                <w:del w:id="17392" w:author="Phuong Truong Thi" w:date="2024-10-08T18:12:00Z"/>
                <w:rFonts w:ascii="Times New Roman" w:eastAsia="Times New Roman" w:hAnsi="Times New Roman"/>
                <w:sz w:val="24"/>
                <w:szCs w:val="24"/>
                <w:lang w:eastAsia="vi-VN"/>
              </w:rPr>
            </w:pPr>
            <w:ins w:id="17393" w:author="thu nga" w:date="2024-09-30T15:29:00Z">
              <w:del w:id="17394" w:author="Phuong Truong Thi" w:date="2024-10-08T18:12:00Z">
                <w:r w:rsidRPr="009871D3" w:rsidDel="007E0F89">
                  <w:rPr>
                    <w:rFonts w:ascii="Times New Roman" w:eastAsia="Times New Roman" w:hAnsi="Times New Roman"/>
                    <w:sz w:val="24"/>
                    <w:szCs w:val="24"/>
                    <w:lang w:val="vi-VN" w:eastAsia="vi-VN"/>
                  </w:rPr>
                  <w:delText>CRM</w:delText>
                </w:r>
              </w:del>
            </w:ins>
          </w:p>
        </w:tc>
        <w:tc>
          <w:tcPr>
            <w:tcW w:w="1166" w:type="dxa"/>
            <w:tcPrChange w:id="17395" w:author="thu nga" w:date="2024-10-01T10:51:00Z">
              <w:tcPr>
                <w:tcW w:w="1896" w:type="dxa"/>
                <w:gridSpan w:val="2"/>
              </w:tcPr>
            </w:tcPrChange>
          </w:tcPr>
          <w:p w14:paraId="6D081B03" w14:textId="1E03CB97" w:rsidR="000E4E67" w:rsidRPr="0052167B" w:rsidDel="007E0F89" w:rsidRDefault="000E4E67" w:rsidP="000E4E67">
            <w:pPr>
              <w:spacing w:before="0" w:line="240" w:lineRule="auto"/>
              <w:contextualSpacing w:val="0"/>
              <w:rPr>
                <w:del w:id="17396" w:author="Phuong Truong Thi" w:date="2024-10-08T18:12:00Z"/>
                <w:rFonts w:ascii="Times New Roman" w:eastAsia="Times New Roman" w:hAnsi="Times New Roman"/>
                <w:sz w:val="24"/>
                <w:szCs w:val="24"/>
                <w:lang w:eastAsia="vi-VN"/>
              </w:rPr>
            </w:pPr>
            <w:ins w:id="17397" w:author="thu nga" w:date="2024-10-01T10:18:00Z">
              <w:del w:id="17398" w:author="Phuong Truong Thi" w:date="2024-10-08T18:12:00Z">
                <w:r w:rsidRPr="00144FEF" w:rsidDel="007E0F89">
                  <w:rPr>
                    <w:rFonts w:ascii="Times New Roman" w:eastAsia="Times New Roman" w:hAnsi="Times New Roman"/>
                    <w:sz w:val="24"/>
                    <w:szCs w:val="24"/>
                    <w:lang w:eastAsia="vi-VN"/>
                  </w:rPr>
                  <w:delText>Currency</w:delText>
                </w:r>
              </w:del>
            </w:ins>
            <w:del w:id="17399"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400" w:author="thu nga" w:date="2024-10-01T10:51:00Z">
              <w:tcPr>
                <w:tcW w:w="1910" w:type="dxa"/>
                <w:gridSpan w:val="3"/>
                <w:shd w:val="clear" w:color="auto" w:fill="auto"/>
                <w:noWrap/>
                <w:vAlign w:val="center"/>
              </w:tcPr>
            </w:tcPrChange>
          </w:tcPr>
          <w:p w14:paraId="6B013B8C" w14:textId="12A611D6" w:rsidR="000E4E67" w:rsidRPr="0052167B" w:rsidDel="007E0F89" w:rsidRDefault="000E4E67" w:rsidP="000E4E67">
            <w:pPr>
              <w:spacing w:before="0" w:line="240" w:lineRule="auto"/>
              <w:contextualSpacing w:val="0"/>
              <w:rPr>
                <w:del w:id="17401" w:author="Phuong Truong Thi" w:date="2024-10-08T18:12:00Z"/>
                <w:rFonts w:ascii="Times New Roman" w:eastAsia="Times New Roman" w:hAnsi="Times New Roman"/>
                <w:sz w:val="24"/>
                <w:szCs w:val="24"/>
                <w:lang w:val="vi-VN" w:eastAsia="vi-VN"/>
              </w:rPr>
            </w:pPr>
          </w:p>
        </w:tc>
        <w:tc>
          <w:tcPr>
            <w:tcW w:w="1134" w:type="dxa"/>
            <w:tcPrChange w:id="17402" w:author="thu nga" w:date="2024-10-01T10:51:00Z">
              <w:tcPr>
                <w:tcW w:w="737" w:type="dxa"/>
              </w:tcPr>
            </w:tcPrChange>
          </w:tcPr>
          <w:p w14:paraId="6FF99E8B" w14:textId="0E6A35CD" w:rsidR="000E4E67" w:rsidRPr="0052167B" w:rsidDel="007E0F89" w:rsidRDefault="000E4E67" w:rsidP="000E4E67">
            <w:pPr>
              <w:spacing w:before="0" w:line="240" w:lineRule="auto"/>
              <w:contextualSpacing w:val="0"/>
              <w:jc w:val="center"/>
              <w:rPr>
                <w:del w:id="17403" w:author="Phuong Truong Thi" w:date="2024-10-08T18:12:00Z"/>
                <w:rFonts w:ascii="Times New Roman" w:eastAsia="Times New Roman" w:hAnsi="Times New Roman"/>
                <w:sz w:val="24"/>
                <w:szCs w:val="24"/>
                <w:lang w:val="vi-VN" w:eastAsia="vi-VN"/>
              </w:rPr>
            </w:pPr>
            <w:del w:id="17404"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5FC81451" w14:textId="7C04D45A" w:rsidTr="00E57F75">
        <w:trPr>
          <w:trHeight w:val="276"/>
          <w:del w:id="17405" w:author="Phuong Truong Thi" w:date="2024-10-08T18:12:00Z"/>
          <w:trPrChange w:id="17406" w:author="thu nga" w:date="2024-10-01T10:51:00Z">
            <w:trPr>
              <w:trHeight w:val="276"/>
            </w:trPr>
          </w:trPrChange>
        </w:trPr>
        <w:tc>
          <w:tcPr>
            <w:tcW w:w="670" w:type="dxa"/>
            <w:shd w:val="clear" w:color="auto" w:fill="auto"/>
            <w:vAlign w:val="center"/>
            <w:tcPrChange w:id="17407" w:author="thu nga" w:date="2024-10-01T10:51:00Z">
              <w:tcPr>
                <w:tcW w:w="670" w:type="dxa"/>
                <w:shd w:val="clear" w:color="auto" w:fill="auto"/>
                <w:vAlign w:val="center"/>
              </w:tcPr>
            </w:tcPrChange>
          </w:tcPr>
          <w:p w14:paraId="11EE9DD1" w14:textId="344076B7" w:rsidR="000E4E67" w:rsidRPr="0052167B" w:rsidDel="007E0F89" w:rsidRDefault="000E4E67" w:rsidP="000E4E67">
            <w:pPr>
              <w:pStyle w:val="ListParagraph"/>
              <w:numPr>
                <w:ilvl w:val="0"/>
                <w:numId w:val="68"/>
              </w:numPr>
              <w:spacing w:before="0" w:line="240" w:lineRule="auto"/>
              <w:contextualSpacing w:val="0"/>
              <w:jc w:val="left"/>
              <w:rPr>
                <w:del w:id="17408" w:author="Phuong Truong Thi" w:date="2024-10-08T18:12:00Z"/>
                <w:rFonts w:eastAsia="Times New Roman"/>
                <w:szCs w:val="24"/>
                <w:lang w:val="vi-VN" w:eastAsia="vi-VN"/>
              </w:rPr>
            </w:pPr>
          </w:p>
        </w:tc>
        <w:tc>
          <w:tcPr>
            <w:tcW w:w="2097" w:type="dxa"/>
            <w:gridSpan w:val="2"/>
            <w:shd w:val="clear" w:color="auto" w:fill="auto"/>
            <w:vAlign w:val="center"/>
            <w:tcPrChange w:id="17409" w:author="thu nga" w:date="2024-10-01T10:51:00Z">
              <w:tcPr>
                <w:tcW w:w="2097" w:type="dxa"/>
                <w:gridSpan w:val="2"/>
                <w:shd w:val="clear" w:color="auto" w:fill="auto"/>
                <w:vAlign w:val="center"/>
              </w:tcPr>
            </w:tcPrChange>
          </w:tcPr>
          <w:p w14:paraId="0A290A6F" w14:textId="3180434B" w:rsidR="000E4E67" w:rsidRPr="0052167B" w:rsidDel="007E0F89" w:rsidRDefault="000E4E67" w:rsidP="000E4E67">
            <w:pPr>
              <w:spacing w:before="0" w:line="240" w:lineRule="auto"/>
              <w:contextualSpacing w:val="0"/>
              <w:rPr>
                <w:del w:id="17410" w:author="Phuong Truong Thi" w:date="2024-10-08T18:12:00Z"/>
                <w:rFonts w:ascii="Times New Roman" w:hAnsi="Times New Roman"/>
                <w:sz w:val="24"/>
                <w:szCs w:val="24"/>
              </w:rPr>
            </w:pPr>
            <w:ins w:id="17411" w:author="thu nga" w:date="2024-09-30T15:29:00Z">
              <w:del w:id="17412" w:author="Phuong Truong Thi" w:date="2024-10-08T18:12:00Z">
                <w:r w:rsidRPr="0052167B" w:rsidDel="007E0F89">
                  <w:rPr>
                    <w:rFonts w:ascii="Times New Roman" w:hAnsi="Times New Roman"/>
                    <w:sz w:val="24"/>
                    <w:szCs w:val="24"/>
                  </w:rPr>
                  <w:delText>Dư nợ Auto loan</w:delText>
                </w:r>
              </w:del>
            </w:ins>
            <w:del w:id="17413" w:author="Phuong Truong Thi" w:date="2024-10-08T18:12:00Z">
              <w:r w:rsidRPr="0052167B" w:rsidDel="007E0F89">
                <w:rPr>
                  <w:rFonts w:ascii="Times New Roman" w:hAnsi="Times New Roman"/>
                  <w:sz w:val="24"/>
                  <w:szCs w:val="24"/>
                </w:rPr>
                <w:delText>Dư nợ Bussiness loan</w:delText>
              </w:r>
            </w:del>
          </w:p>
        </w:tc>
        <w:tc>
          <w:tcPr>
            <w:tcW w:w="2230" w:type="dxa"/>
            <w:vAlign w:val="center"/>
            <w:tcPrChange w:id="17414" w:author="thu nga" w:date="2024-10-01T10:51:00Z">
              <w:tcPr>
                <w:tcW w:w="2230" w:type="dxa"/>
                <w:vAlign w:val="center"/>
              </w:tcPr>
            </w:tcPrChange>
          </w:tcPr>
          <w:p w14:paraId="67A32E8F" w14:textId="58AA422F" w:rsidR="000E4E67" w:rsidRPr="0052167B" w:rsidDel="007E0F89" w:rsidRDefault="000E4E67" w:rsidP="000E4E67">
            <w:pPr>
              <w:spacing w:before="0" w:line="240" w:lineRule="auto"/>
              <w:contextualSpacing w:val="0"/>
              <w:rPr>
                <w:del w:id="17415" w:author="Phuong Truong Thi" w:date="2024-10-08T18:12:00Z"/>
                <w:rFonts w:ascii="Times New Roman" w:eastAsia="Times New Roman" w:hAnsi="Times New Roman"/>
                <w:sz w:val="24"/>
                <w:szCs w:val="24"/>
                <w:lang w:eastAsia="vi-VN"/>
              </w:rPr>
            </w:pPr>
            <w:del w:id="17416" w:author="Phuong Truong Thi" w:date="2024-10-08T18:12:00Z">
              <w:r w:rsidRPr="0052167B" w:rsidDel="007E0F89">
                <w:rPr>
                  <w:rFonts w:ascii="Times New Roman" w:hAnsi="Times New Roman"/>
                  <w:sz w:val="24"/>
                  <w:szCs w:val="24"/>
                </w:rPr>
                <w:delText>Tổng Dư nợ  Auto loan của KH tại ngày báo cáo</w:delText>
              </w:r>
            </w:del>
          </w:p>
        </w:tc>
        <w:tc>
          <w:tcPr>
            <w:tcW w:w="963" w:type="dxa"/>
            <w:tcPrChange w:id="17417" w:author="thu nga" w:date="2024-10-01T10:51:00Z">
              <w:tcPr>
                <w:tcW w:w="963" w:type="dxa"/>
              </w:tcPr>
            </w:tcPrChange>
          </w:tcPr>
          <w:p w14:paraId="4332F35B" w14:textId="76F98287" w:rsidR="000E4E67" w:rsidRPr="0052167B" w:rsidDel="007E0F89" w:rsidRDefault="000E4E67" w:rsidP="000E4E67">
            <w:pPr>
              <w:spacing w:before="0" w:line="240" w:lineRule="auto"/>
              <w:contextualSpacing w:val="0"/>
              <w:rPr>
                <w:del w:id="17418" w:author="Phuong Truong Thi" w:date="2024-10-08T18:12:00Z"/>
                <w:rFonts w:ascii="Times New Roman" w:eastAsia="Times New Roman" w:hAnsi="Times New Roman"/>
                <w:sz w:val="24"/>
                <w:szCs w:val="24"/>
                <w:lang w:eastAsia="vi-VN"/>
              </w:rPr>
            </w:pPr>
            <w:ins w:id="17419" w:author="thu nga" w:date="2024-09-30T15:29:00Z">
              <w:del w:id="17420" w:author="Phuong Truong Thi" w:date="2024-10-08T18:12:00Z">
                <w:r w:rsidRPr="009871D3" w:rsidDel="007E0F89">
                  <w:rPr>
                    <w:rFonts w:ascii="Times New Roman" w:eastAsia="Times New Roman" w:hAnsi="Times New Roman"/>
                    <w:sz w:val="24"/>
                    <w:szCs w:val="24"/>
                    <w:lang w:val="vi-VN" w:eastAsia="vi-VN"/>
                  </w:rPr>
                  <w:delText>CRM</w:delText>
                </w:r>
              </w:del>
            </w:ins>
          </w:p>
        </w:tc>
        <w:tc>
          <w:tcPr>
            <w:tcW w:w="1166" w:type="dxa"/>
            <w:tcPrChange w:id="17421" w:author="thu nga" w:date="2024-10-01T10:51:00Z">
              <w:tcPr>
                <w:tcW w:w="1896" w:type="dxa"/>
                <w:gridSpan w:val="2"/>
              </w:tcPr>
            </w:tcPrChange>
          </w:tcPr>
          <w:p w14:paraId="6381FDF1" w14:textId="5C5B9F97" w:rsidR="000E4E67" w:rsidRPr="0052167B" w:rsidDel="007E0F89" w:rsidRDefault="000E4E67" w:rsidP="000E4E67">
            <w:pPr>
              <w:spacing w:before="0" w:line="240" w:lineRule="auto"/>
              <w:contextualSpacing w:val="0"/>
              <w:rPr>
                <w:del w:id="17422" w:author="Phuong Truong Thi" w:date="2024-10-08T18:12:00Z"/>
                <w:rFonts w:ascii="Times New Roman" w:eastAsia="Times New Roman" w:hAnsi="Times New Roman"/>
                <w:sz w:val="24"/>
                <w:szCs w:val="24"/>
                <w:lang w:eastAsia="vi-VN"/>
              </w:rPr>
            </w:pPr>
            <w:ins w:id="17423" w:author="thu nga" w:date="2024-10-01T10:18:00Z">
              <w:del w:id="17424" w:author="Phuong Truong Thi" w:date="2024-10-08T18:12:00Z">
                <w:r w:rsidRPr="00144FEF" w:rsidDel="007E0F89">
                  <w:rPr>
                    <w:rFonts w:ascii="Times New Roman" w:eastAsia="Times New Roman" w:hAnsi="Times New Roman"/>
                    <w:sz w:val="24"/>
                    <w:szCs w:val="24"/>
                    <w:lang w:eastAsia="vi-VN"/>
                  </w:rPr>
                  <w:delText>Currency</w:delText>
                </w:r>
              </w:del>
            </w:ins>
            <w:del w:id="17425"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426" w:author="thu nga" w:date="2024-10-01T10:51:00Z">
              <w:tcPr>
                <w:tcW w:w="1910" w:type="dxa"/>
                <w:gridSpan w:val="3"/>
                <w:shd w:val="clear" w:color="auto" w:fill="auto"/>
                <w:noWrap/>
                <w:vAlign w:val="center"/>
              </w:tcPr>
            </w:tcPrChange>
          </w:tcPr>
          <w:p w14:paraId="0CF7FA8B" w14:textId="42064530" w:rsidR="000E4E67" w:rsidRPr="0052167B" w:rsidDel="007E0F89" w:rsidRDefault="000E4E67" w:rsidP="000E4E67">
            <w:pPr>
              <w:spacing w:before="0" w:line="240" w:lineRule="auto"/>
              <w:contextualSpacing w:val="0"/>
              <w:rPr>
                <w:del w:id="17427" w:author="Phuong Truong Thi" w:date="2024-10-08T18:12:00Z"/>
                <w:rFonts w:ascii="Times New Roman" w:eastAsia="Times New Roman" w:hAnsi="Times New Roman"/>
                <w:sz w:val="24"/>
                <w:szCs w:val="24"/>
                <w:lang w:val="vi-VN" w:eastAsia="vi-VN"/>
              </w:rPr>
            </w:pPr>
          </w:p>
        </w:tc>
        <w:tc>
          <w:tcPr>
            <w:tcW w:w="1134" w:type="dxa"/>
            <w:tcPrChange w:id="17428" w:author="thu nga" w:date="2024-10-01T10:51:00Z">
              <w:tcPr>
                <w:tcW w:w="737" w:type="dxa"/>
              </w:tcPr>
            </w:tcPrChange>
          </w:tcPr>
          <w:p w14:paraId="39B7EB3B" w14:textId="5D96C4B2" w:rsidR="000E4E67" w:rsidRPr="0052167B" w:rsidDel="007E0F89" w:rsidRDefault="000E4E67" w:rsidP="000E4E67">
            <w:pPr>
              <w:spacing w:before="0" w:line="240" w:lineRule="auto"/>
              <w:contextualSpacing w:val="0"/>
              <w:jc w:val="center"/>
              <w:rPr>
                <w:del w:id="17429" w:author="Phuong Truong Thi" w:date="2024-10-08T18:12:00Z"/>
                <w:rFonts w:ascii="Times New Roman" w:eastAsia="Times New Roman" w:hAnsi="Times New Roman"/>
                <w:sz w:val="24"/>
                <w:szCs w:val="24"/>
                <w:lang w:val="vi-VN" w:eastAsia="vi-VN"/>
              </w:rPr>
            </w:pPr>
            <w:del w:id="17430"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5F21734C" w14:textId="7AD5E673" w:rsidTr="00E57F75">
        <w:trPr>
          <w:trHeight w:val="276"/>
          <w:del w:id="17431" w:author="Phuong Truong Thi" w:date="2024-10-08T18:12:00Z"/>
          <w:trPrChange w:id="17432" w:author="thu nga" w:date="2024-10-01T10:51:00Z">
            <w:trPr>
              <w:trHeight w:val="276"/>
            </w:trPr>
          </w:trPrChange>
        </w:trPr>
        <w:tc>
          <w:tcPr>
            <w:tcW w:w="670" w:type="dxa"/>
            <w:shd w:val="clear" w:color="auto" w:fill="auto"/>
            <w:vAlign w:val="center"/>
            <w:tcPrChange w:id="17433" w:author="thu nga" w:date="2024-10-01T10:51:00Z">
              <w:tcPr>
                <w:tcW w:w="670" w:type="dxa"/>
                <w:shd w:val="clear" w:color="auto" w:fill="auto"/>
                <w:vAlign w:val="center"/>
              </w:tcPr>
            </w:tcPrChange>
          </w:tcPr>
          <w:p w14:paraId="19C0581F" w14:textId="60536BEB" w:rsidR="000E4E67" w:rsidRPr="0052167B" w:rsidDel="007E0F89" w:rsidRDefault="000E4E67" w:rsidP="000E4E67">
            <w:pPr>
              <w:pStyle w:val="ListParagraph"/>
              <w:numPr>
                <w:ilvl w:val="0"/>
                <w:numId w:val="68"/>
              </w:numPr>
              <w:spacing w:before="0" w:line="240" w:lineRule="auto"/>
              <w:contextualSpacing w:val="0"/>
              <w:jc w:val="left"/>
              <w:rPr>
                <w:del w:id="17434" w:author="Phuong Truong Thi" w:date="2024-10-08T18:12:00Z"/>
                <w:rFonts w:eastAsia="Times New Roman"/>
                <w:szCs w:val="24"/>
                <w:lang w:val="vi-VN" w:eastAsia="vi-VN"/>
              </w:rPr>
            </w:pPr>
          </w:p>
        </w:tc>
        <w:tc>
          <w:tcPr>
            <w:tcW w:w="2097" w:type="dxa"/>
            <w:gridSpan w:val="2"/>
            <w:shd w:val="clear" w:color="auto" w:fill="auto"/>
            <w:vAlign w:val="center"/>
            <w:tcPrChange w:id="17435" w:author="thu nga" w:date="2024-10-01T10:51:00Z">
              <w:tcPr>
                <w:tcW w:w="2097" w:type="dxa"/>
                <w:gridSpan w:val="2"/>
                <w:shd w:val="clear" w:color="auto" w:fill="auto"/>
                <w:vAlign w:val="center"/>
              </w:tcPr>
            </w:tcPrChange>
          </w:tcPr>
          <w:p w14:paraId="030157EF" w14:textId="3DC206B2" w:rsidR="000E4E67" w:rsidRPr="0052167B" w:rsidDel="007E0F89" w:rsidRDefault="000E4E67" w:rsidP="000E4E67">
            <w:pPr>
              <w:spacing w:before="0" w:line="240" w:lineRule="auto"/>
              <w:contextualSpacing w:val="0"/>
              <w:rPr>
                <w:del w:id="17436" w:author="Phuong Truong Thi" w:date="2024-10-08T18:12:00Z"/>
                <w:rFonts w:ascii="Times New Roman" w:hAnsi="Times New Roman"/>
                <w:sz w:val="24"/>
                <w:szCs w:val="24"/>
              </w:rPr>
            </w:pPr>
            <w:ins w:id="17437" w:author="thu nga" w:date="2024-09-30T15:29:00Z">
              <w:del w:id="17438" w:author="Phuong Truong Thi" w:date="2024-10-08T18:12:00Z">
                <w:r w:rsidRPr="0052167B" w:rsidDel="007E0F89">
                  <w:rPr>
                    <w:rFonts w:ascii="Times New Roman" w:hAnsi="Times New Roman"/>
                    <w:sz w:val="24"/>
                    <w:szCs w:val="24"/>
                  </w:rPr>
                  <w:delText>Dư nợ Bussiness loan</w:delText>
                </w:r>
              </w:del>
            </w:ins>
            <w:del w:id="17439" w:author="Phuong Truong Thi" w:date="2024-10-08T18:12:00Z">
              <w:r w:rsidRPr="0052167B" w:rsidDel="007E0F89">
                <w:rPr>
                  <w:rFonts w:ascii="Times New Roman" w:hAnsi="Times New Roman"/>
                  <w:sz w:val="24"/>
                  <w:szCs w:val="24"/>
                </w:rPr>
                <w:delText>Dư nợ Consumption loan</w:delText>
              </w:r>
            </w:del>
          </w:p>
        </w:tc>
        <w:tc>
          <w:tcPr>
            <w:tcW w:w="2230" w:type="dxa"/>
            <w:vAlign w:val="center"/>
            <w:tcPrChange w:id="17440" w:author="thu nga" w:date="2024-10-01T10:51:00Z">
              <w:tcPr>
                <w:tcW w:w="2230" w:type="dxa"/>
                <w:vAlign w:val="center"/>
              </w:tcPr>
            </w:tcPrChange>
          </w:tcPr>
          <w:p w14:paraId="3BF269DE" w14:textId="08791C16" w:rsidR="000E4E67" w:rsidRPr="0052167B" w:rsidDel="007E0F89" w:rsidRDefault="000E4E67" w:rsidP="000E4E67">
            <w:pPr>
              <w:spacing w:before="0" w:line="240" w:lineRule="auto"/>
              <w:contextualSpacing w:val="0"/>
              <w:rPr>
                <w:del w:id="17441" w:author="Phuong Truong Thi" w:date="2024-10-08T18:12:00Z"/>
                <w:rFonts w:ascii="Times New Roman" w:eastAsia="Times New Roman" w:hAnsi="Times New Roman"/>
                <w:sz w:val="24"/>
                <w:szCs w:val="24"/>
                <w:lang w:eastAsia="vi-VN"/>
              </w:rPr>
            </w:pPr>
            <w:del w:id="17442" w:author="Phuong Truong Thi" w:date="2024-10-08T18:12:00Z">
              <w:r w:rsidRPr="0052167B" w:rsidDel="007E0F89">
                <w:rPr>
                  <w:rFonts w:ascii="Times New Roman" w:hAnsi="Times New Roman"/>
                  <w:sz w:val="24"/>
                  <w:szCs w:val="24"/>
                </w:rPr>
                <w:delText>Tổng Dư nợ Bussiness loan của KH tại ngày báo cáo</w:delText>
              </w:r>
            </w:del>
          </w:p>
        </w:tc>
        <w:tc>
          <w:tcPr>
            <w:tcW w:w="963" w:type="dxa"/>
            <w:tcPrChange w:id="17443" w:author="thu nga" w:date="2024-10-01T10:51:00Z">
              <w:tcPr>
                <w:tcW w:w="963" w:type="dxa"/>
              </w:tcPr>
            </w:tcPrChange>
          </w:tcPr>
          <w:p w14:paraId="0EB26AD6" w14:textId="41FEE99F" w:rsidR="000E4E67" w:rsidRPr="0052167B" w:rsidDel="007E0F89" w:rsidRDefault="000E4E67" w:rsidP="000E4E67">
            <w:pPr>
              <w:spacing w:before="0" w:line="240" w:lineRule="auto"/>
              <w:contextualSpacing w:val="0"/>
              <w:rPr>
                <w:del w:id="17444" w:author="Phuong Truong Thi" w:date="2024-10-08T18:12:00Z"/>
                <w:rFonts w:ascii="Times New Roman" w:eastAsia="Times New Roman" w:hAnsi="Times New Roman"/>
                <w:sz w:val="24"/>
                <w:szCs w:val="24"/>
                <w:lang w:eastAsia="vi-VN"/>
              </w:rPr>
            </w:pPr>
            <w:ins w:id="17445" w:author="thu nga" w:date="2024-09-30T15:29:00Z">
              <w:del w:id="17446" w:author="Phuong Truong Thi" w:date="2024-10-08T18:12:00Z">
                <w:r w:rsidRPr="009871D3" w:rsidDel="007E0F89">
                  <w:rPr>
                    <w:rFonts w:ascii="Times New Roman" w:eastAsia="Times New Roman" w:hAnsi="Times New Roman"/>
                    <w:sz w:val="24"/>
                    <w:szCs w:val="24"/>
                    <w:lang w:val="vi-VN" w:eastAsia="vi-VN"/>
                  </w:rPr>
                  <w:delText>CRM</w:delText>
                </w:r>
              </w:del>
            </w:ins>
          </w:p>
        </w:tc>
        <w:tc>
          <w:tcPr>
            <w:tcW w:w="1166" w:type="dxa"/>
            <w:tcPrChange w:id="17447" w:author="thu nga" w:date="2024-10-01T10:51:00Z">
              <w:tcPr>
                <w:tcW w:w="1896" w:type="dxa"/>
                <w:gridSpan w:val="2"/>
              </w:tcPr>
            </w:tcPrChange>
          </w:tcPr>
          <w:p w14:paraId="659727EA" w14:textId="033D1AFC" w:rsidR="000E4E67" w:rsidRPr="0052167B" w:rsidDel="007E0F89" w:rsidRDefault="000E4E67" w:rsidP="000E4E67">
            <w:pPr>
              <w:spacing w:before="0" w:line="240" w:lineRule="auto"/>
              <w:contextualSpacing w:val="0"/>
              <w:rPr>
                <w:del w:id="17448" w:author="Phuong Truong Thi" w:date="2024-10-08T18:12:00Z"/>
                <w:rFonts w:ascii="Times New Roman" w:eastAsia="Times New Roman" w:hAnsi="Times New Roman"/>
                <w:sz w:val="24"/>
                <w:szCs w:val="24"/>
                <w:lang w:eastAsia="vi-VN"/>
              </w:rPr>
            </w:pPr>
            <w:ins w:id="17449" w:author="thu nga" w:date="2024-10-01T10:18:00Z">
              <w:del w:id="17450" w:author="Phuong Truong Thi" w:date="2024-10-08T18:12:00Z">
                <w:r w:rsidRPr="00144FEF" w:rsidDel="007E0F89">
                  <w:rPr>
                    <w:rFonts w:ascii="Times New Roman" w:eastAsia="Times New Roman" w:hAnsi="Times New Roman"/>
                    <w:sz w:val="24"/>
                    <w:szCs w:val="24"/>
                    <w:lang w:eastAsia="vi-VN"/>
                  </w:rPr>
                  <w:delText>Currency</w:delText>
                </w:r>
              </w:del>
            </w:ins>
            <w:del w:id="17451"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452" w:author="thu nga" w:date="2024-10-01T10:51:00Z">
              <w:tcPr>
                <w:tcW w:w="1910" w:type="dxa"/>
                <w:gridSpan w:val="3"/>
                <w:shd w:val="clear" w:color="auto" w:fill="auto"/>
                <w:noWrap/>
                <w:vAlign w:val="center"/>
              </w:tcPr>
            </w:tcPrChange>
          </w:tcPr>
          <w:p w14:paraId="72E32FC6" w14:textId="5A40DF35" w:rsidR="000E4E67" w:rsidRPr="0052167B" w:rsidDel="007E0F89" w:rsidRDefault="000E4E67" w:rsidP="000E4E67">
            <w:pPr>
              <w:spacing w:before="0" w:line="240" w:lineRule="auto"/>
              <w:contextualSpacing w:val="0"/>
              <w:rPr>
                <w:del w:id="17453" w:author="Phuong Truong Thi" w:date="2024-10-08T18:12:00Z"/>
                <w:rFonts w:ascii="Times New Roman" w:eastAsia="Times New Roman" w:hAnsi="Times New Roman"/>
                <w:sz w:val="24"/>
                <w:szCs w:val="24"/>
                <w:lang w:val="vi-VN" w:eastAsia="vi-VN"/>
              </w:rPr>
            </w:pPr>
          </w:p>
        </w:tc>
        <w:tc>
          <w:tcPr>
            <w:tcW w:w="1134" w:type="dxa"/>
            <w:tcPrChange w:id="17454" w:author="thu nga" w:date="2024-10-01T10:51:00Z">
              <w:tcPr>
                <w:tcW w:w="737" w:type="dxa"/>
              </w:tcPr>
            </w:tcPrChange>
          </w:tcPr>
          <w:p w14:paraId="49C67FCB" w14:textId="2A46D7EA" w:rsidR="000E4E67" w:rsidRPr="0052167B" w:rsidDel="007E0F89" w:rsidRDefault="000E4E67" w:rsidP="000E4E67">
            <w:pPr>
              <w:spacing w:before="0" w:line="240" w:lineRule="auto"/>
              <w:contextualSpacing w:val="0"/>
              <w:jc w:val="center"/>
              <w:rPr>
                <w:del w:id="17455" w:author="Phuong Truong Thi" w:date="2024-10-08T18:12:00Z"/>
                <w:rFonts w:ascii="Times New Roman" w:eastAsia="Times New Roman" w:hAnsi="Times New Roman"/>
                <w:sz w:val="24"/>
                <w:szCs w:val="24"/>
                <w:lang w:val="vi-VN" w:eastAsia="vi-VN"/>
              </w:rPr>
            </w:pPr>
            <w:del w:id="17456"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35B5A3B7" w14:textId="574ECA01" w:rsidTr="00E57F75">
        <w:trPr>
          <w:trHeight w:val="276"/>
          <w:del w:id="17457" w:author="Phuong Truong Thi" w:date="2024-10-08T18:12:00Z"/>
          <w:trPrChange w:id="17458" w:author="thu nga" w:date="2024-10-01T10:51:00Z">
            <w:trPr>
              <w:trHeight w:val="276"/>
            </w:trPr>
          </w:trPrChange>
        </w:trPr>
        <w:tc>
          <w:tcPr>
            <w:tcW w:w="670" w:type="dxa"/>
            <w:shd w:val="clear" w:color="auto" w:fill="auto"/>
            <w:vAlign w:val="center"/>
            <w:tcPrChange w:id="17459" w:author="thu nga" w:date="2024-10-01T10:51:00Z">
              <w:tcPr>
                <w:tcW w:w="670" w:type="dxa"/>
                <w:shd w:val="clear" w:color="auto" w:fill="auto"/>
                <w:vAlign w:val="center"/>
              </w:tcPr>
            </w:tcPrChange>
          </w:tcPr>
          <w:p w14:paraId="215121AC" w14:textId="7AF6BDB0" w:rsidR="000E4E67" w:rsidRPr="0052167B" w:rsidDel="007E0F89" w:rsidRDefault="000E4E67" w:rsidP="000E4E67">
            <w:pPr>
              <w:pStyle w:val="ListParagraph"/>
              <w:numPr>
                <w:ilvl w:val="0"/>
                <w:numId w:val="68"/>
              </w:numPr>
              <w:spacing w:before="0" w:line="240" w:lineRule="auto"/>
              <w:contextualSpacing w:val="0"/>
              <w:jc w:val="left"/>
              <w:rPr>
                <w:del w:id="17460" w:author="Phuong Truong Thi" w:date="2024-10-08T18:12:00Z"/>
                <w:rFonts w:eastAsia="Times New Roman"/>
                <w:szCs w:val="24"/>
                <w:lang w:val="vi-VN" w:eastAsia="vi-VN"/>
              </w:rPr>
            </w:pPr>
          </w:p>
        </w:tc>
        <w:tc>
          <w:tcPr>
            <w:tcW w:w="2097" w:type="dxa"/>
            <w:gridSpan w:val="2"/>
            <w:shd w:val="clear" w:color="auto" w:fill="auto"/>
            <w:vAlign w:val="center"/>
            <w:tcPrChange w:id="17461" w:author="thu nga" w:date="2024-10-01T10:51:00Z">
              <w:tcPr>
                <w:tcW w:w="2097" w:type="dxa"/>
                <w:gridSpan w:val="2"/>
                <w:shd w:val="clear" w:color="auto" w:fill="auto"/>
                <w:vAlign w:val="center"/>
              </w:tcPr>
            </w:tcPrChange>
          </w:tcPr>
          <w:p w14:paraId="40858F03" w14:textId="76736FAA" w:rsidR="000E4E67" w:rsidRPr="0052167B" w:rsidDel="007E0F89" w:rsidRDefault="000E4E67" w:rsidP="000E4E67">
            <w:pPr>
              <w:spacing w:before="0" w:line="240" w:lineRule="auto"/>
              <w:contextualSpacing w:val="0"/>
              <w:rPr>
                <w:del w:id="17462" w:author="Phuong Truong Thi" w:date="2024-10-08T18:12:00Z"/>
                <w:rFonts w:ascii="Times New Roman" w:hAnsi="Times New Roman"/>
                <w:sz w:val="24"/>
                <w:szCs w:val="24"/>
              </w:rPr>
            </w:pPr>
            <w:ins w:id="17463" w:author="thu nga" w:date="2024-09-30T15:29:00Z">
              <w:del w:id="17464" w:author="Phuong Truong Thi" w:date="2024-10-08T18:12:00Z">
                <w:r w:rsidRPr="0052167B" w:rsidDel="007E0F89">
                  <w:rPr>
                    <w:rFonts w:ascii="Times New Roman" w:hAnsi="Times New Roman"/>
                    <w:sz w:val="24"/>
                    <w:szCs w:val="24"/>
                  </w:rPr>
                  <w:delText>Dư nợ Consumption loan</w:delText>
                </w:r>
              </w:del>
            </w:ins>
            <w:del w:id="17465" w:author="Phuong Truong Thi" w:date="2024-10-08T18:12:00Z">
              <w:r w:rsidRPr="0052167B" w:rsidDel="007E0F89">
                <w:rPr>
                  <w:rFonts w:ascii="Times New Roman" w:hAnsi="Times New Roman"/>
                  <w:sz w:val="24"/>
                  <w:szCs w:val="24"/>
                </w:rPr>
                <w:delText>Dư nợ Passbook</w:delText>
              </w:r>
            </w:del>
          </w:p>
        </w:tc>
        <w:tc>
          <w:tcPr>
            <w:tcW w:w="2230" w:type="dxa"/>
            <w:vAlign w:val="center"/>
            <w:tcPrChange w:id="17466" w:author="thu nga" w:date="2024-10-01T10:51:00Z">
              <w:tcPr>
                <w:tcW w:w="2230" w:type="dxa"/>
                <w:vAlign w:val="center"/>
              </w:tcPr>
            </w:tcPrChange>
          </w:tcPr>
          <w:p w14:paraId="33112560" w14:textId="7AFA8097" w:rsidR="000E4E67" w:rsidRPr="0052167B" w:rsidDel="007E0F89" w:rsidRDefault="000E4E67" w:rsidP="000E4E67">
            <w:pPr>
              <w:spacing w:before="0" w:line="240" w:lineRule="auto"/>
              <w:contextualSpacing w:val="0"/>
              <w:rPr>
                <w:del w:id="17467" w:author="Phuong Truong Thi" w:date="2024-10-08T18:12:00Z"/>
                <w:rFonts w:ascii="Times New Roman" w:eastAsia="Times New Roman" w:hAnsi="Times New Roman"/>
                <w:sz w:val="24"/>
                <w:szCs w:val="24"/>
                <w:lang w:eastAsia="vi-VN"/>
              </w:rPr>
            </w:pPr>
            <w:del w:id="17468" w:author="Phuong Truong Thi" w:date="2024-10-08T18:12:00Z">
              <w:r w:rsidRPr="0052167B" w:rsidDel="007E0F89">
                <w:rPr>
                  <w:rFonts w:ascii="Times New Roman" w:hAnsi="Times New Roman"/>
                  <w:sz w:val="24"/>
                  <w:szCs w:val="24"/>
                </w:rPr>
                <w:delText>Tổng Dư nợ Consumption loan của KH tại ngày báo cáo</w:delText>
              </w:r>
            </w:del>
          </w:p>
        </w:tc>
        <w:tc>
          <w:tcPr>
            <w:tcW w:w="963" w:type="dxa"/>
            <w:tcPrChange w:id="17469" w:author="thu nga" w:date="2024-10-01T10:51:00Z">
              <w:tcPr>
                <w:tcW w:w="963" w:type="dxa"/>
              </w:tcPr>
            </w:tcPrChange>
          </w:tcPr>
          <w:p w14:paraId="76C30E76" w14:textId="3E6BA156" w:rsidR="000E4E67" w:rsidRPr="0052167B" w:rsidDel="007E0F89" w:rsidRDefault="000E4E67" w:rsidP="000E4E67">
            <w:pPr>
              <w:spacing w:before="0" w:line="240" w:lineRule="auto"/>
              <w:contextualSpacing w:val="0"/>
              <w:rPr>
                <w:del w:id="17470" w:author="Phuong Truong Thi" w:date="2024-10-08T18:12:00Z"/>
                <w:rFonts w:ascii="Times New Roman" w:eastAsia="Times New Roman" w:hAnsi="Times New Roman"/>
                <w:sz w:val="24"/>
                <w:szCs w:val="24"/>
                <w:lang w:eastAsia="vi-VN"/>
              </w:rPr>
            </w:pPr>
            <w:ins w:id="17471" w:author="thu nga" w:date="2024-09-30T15:29:00Z">
              <w:del w:id="17472" w:author="Phuong Truong Thi" w:date="2024-10-08T18:12:00Z">
                <w:r w:rsidRPr="009871D3" w:rsidDel="007E0F89">
                  <w:rPr>
                    <w:rFonts w:ascii="Times New Roman" w:eastAsia="Times New Roman" w:hAnsi="Times New Roman"/>
                    <w:sz w:val="24"/>
                    <w:szCs w:val="24"/>
                    <w:lang w:val="vi-VN" w:eastAsia="vi-VN"/>
                  </w:rPr>
                  <w:delText>CRM</w:delText>
                </w:r>
              </w:del>
            </w:ins>
          </w:p>
        </w:tc>
        <w:tc>
          <w:tcPr>
            <w:tcW w:w="1166" w:type="dxa"/>
            <w:tcPrChange w:id="17473" w:author="thu nga" w:date="2024-10-01T10:51:00Z">
              <w:tcPr>
                <w:tcW w:w="1896" w:type="dxa"/>
                <w:gridSpan w:val="2"/>
              </w:tcPr>
            </w:tcPrChange>
          </w:tcPr>
          <w:p w14:paraId="5ECC4386" w14:textId="1C168C6E" w:rsidR="000E4E67" w:rsidRPr="0052167B" w:rsidDel="007E0F89" w:rsidRDefault="000E4E67" w:rsidP="000E4E67">
            <w:pPr>
              <w:spacing w:before="0" w:line="240" w:lineRule="auto"/>
              <w:contextualSpacing w:val="0"/>
              <w:rPr>
                <w:del w:id="17474" w:author="Phuong Truong Thi" w:date="2024-10-08T18:12:00Z"/>
                <w:rFonts w:ascii="Times New Roman" w:eastAsia="Times New Roman" w:hAnsi="Times New Roman"/>
                <w:sz w:val="24"/>
                <w:szCs w:val="24"/>
                <w:lang w:eastAsia="vi-VN"/>
              </w:rPr>
            </w:pPr>
            <w:ins w:id="17475" w:author="thu nga" w:date="2024-10-01T10:18:00Z">
              <w:del w:id="17476" w:author="Phuong Truong Thi" w:date="2024-10-08T18:12:00Z">
                <w:r w:rsidRPr="00144FEF" w:rsidDel="007E0F89">
                  <w:rPr>
                    <w:rFonts w:ascii="Times New Roman" w:eastAsia="Times New Roman" w:hAnsi="Times New Roman"/>
                    <w:sz w:val="24"/>
                    <w:szCs w:val="24"/>
                    <w:lang w:eastAsia="vi-VN"/>
                  </w:rPr>
                  <w:delText>Currency</w:delText>
                </w:r>
              </w:del>
            </w:ins>
            <w:del w:id="17477"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478" w:author="thu nga" w:date="2024-10-01T10:51:00Z">
              <w:tcPr>
                <w:tcW w:w="1910" w:type="dxa"/>
                <w:gridSpan w:val="3"/>
                <w:shd w:val="clear" w:color="auto" w:fill="auto"/>
                <w:noWrap/>
                <w:vAlign w:val="center"/>
              </w:tcPr>
            </w:tcPrChange>
          </w:tcPr>
          <w:p w14:paraId="5D4758EC" w14:textId="28160D50" w:rsidR="000E4E67" w:rsidRPr="0052167B" w:rsidDel="007E0F89" w:rsidRDefault="000E4E67" w:rsidP="000E4E67">
            <w:pPr>
              <w:spacing w:before="0" w:line="240" w:lineRule="auto"/>
              <w:contextualSpacing w:val="0"/>
              <w:rPr>
                <w:del w:id="17479" w:author="Phuong Truong Thi" w:date="2024-10-08T18:12:00Z"/>
                <w:rFonts w:ascii="Times New Roman" w:eastAsia="Times New Roman" w:hAnsi="Times New Roman"/>
                <w:sz w:val="24"/>
                <w:szCs w:val="24"/>
                <w:lang w:val="vi-VN" w:eastAsia="vi-VN"/>
              </w:rPr>
            </w:pPr>
          </w:p>
        </w:tc>
        <w:tc>
          <w:tcPr>
            <w:tcW w:w="1134" w:type="dxa"/>
            <w:tcPrChange w:id="17480" w:author="thu nga" w:date="2024-10-01T10:51:00Z">
              <w:tcPr>
                <w:tcW w:w="737" w:type="dxa"/>
              </w:tcPr>
            </w:tcPrChange>
          </w:tcPr>
          <w:p w14:paraId="399574FB" w14:textId="13058F15" w:rsidR="000E4E67" w:rsidRPr="0052167B" w:rsidDel="007E0F89" w:rsidRDefault="000E4E67" w:rsidP="000E4E67">
            <w:pPr>
              <w:spacing w:before="0" w:line="240" w:lineRule="auto"/>
              <w:contextualSpacing w:val="0"/>
              <w:jc w:val="center"/>
              <w:rPr>
                <w:del w:id="17481" w:author="Phuong Truong Thi" w:date="2024-10-08T18:12:00Z"/>
                <w:rFonts w:ascii="Times New Roman" w:eastAsia="Times New Roman" w:hAnsi="Times New Roman"/>
                <w:sz w:val="24"/>
                <w:szCs w:val="24"/>
                <w:lang w:val="vi-VN" w:eastAsia="vi-VN"/>
              </w:rPr>
            </w:pPr>
            <w:del w:id="17482" w:author="Phuong Truong Thi" w:date="2024-10-08T18:12:00Z">
              <w:r w:rsidRPr="0052167B" w:rsidDel="007E0F89">
                <w:rPr>
                  <w:rFonts w:ascii="Times New Roman" w:eastAsia="Times New Roman" w:hAnsi="Times New Roman"/>
                  <w:sz w:val="24"/>
                  <w:szCs w:val="24"/>
                  <w:lang w:eastAsia="vi-VN"/>
                </w:rPr>
                <w:delText>N</w:delText>
              </w:r>
            </w:del>
          </w:p>
        </w:tc>
      </w:tr>
      <w:tr w:rsidR="000E4E67" w:rsidRPr="0052167B" w:rsidDel="007E0F89" w14:paraId="48CCD9B8" w14:textId="06D91689" w:rsidTr="00E57F75">
        <w:trPr>
          <w:trHeight w:val="276"/>
          <w:del w:id="17483" w:author="Phuong Truong Thi" w:date="2024-10-08T18:12:00Z"/>
          <w:trPrChange w:id="17484" w:author="thu nga" w:date="2024-10-01T10:51:00Z">
            <w:trPr>
              <w:trHeight w:val="276"/>
            </w:trPr>
          </w:trPrChange>
        </w:trPr>
        <w:tc>
          <w:tcPr>
            <w:tcW w:w="670" w:type="dxa"/>
            <w:shd w:val="clear" w:color="auto" w:fill="auto"/>
            <w:vAlign w:val="center"/>
            <w:tcPrChange w:id="17485" w:author="thu nga" w:date="2024-10-01T10:51:00Z">
              <w:tcPr>
                <w:tcW w:w="670" w:type="dxa"/>
                <w:shd w:val="clear" w:color="auto" w:fill="auto"/>
                <w:vAlign w:val="center"/>
              </w:tcPr>
            </w:tcPrChange>
          </w:tcPr>
          <w:p w14:paraId="145677DA" w14:textId="04A87D1B" w:rsidR="000E4E67" w:rsidRPr="0052167B" w:rsidDel="007E0F89" w:rsidRDefault="000E4E67" w:rsidP="000E4E67">
            <w:pPr>
              <w:pStyle w:val="ListParagraph"/>
              <w:numPr>
                <w:ilvl w:val="0"/>
                <w:numId w:val="68"/>
              </w:numPr>
              <w:spacing w:before="0" w:line="240" w:lineRule="auto"/>
              <w:contextualSpacing w:val="0"/>
              <w:jc w:val="left"/>
              <w:rPr>
                <w:del w:id="17486" w:author="Phuong Truong Thi" w:date="2024-10-08T18:12:00Z"/>
                <w:rFonts w:eastAsia="Times New Roman"/>
                <w:szCs w:val="24"/>
                <w:lang w:val="vi-VN" w:eastAsia="vi-VN"/>
              </w:rPr>
            </w:pPr>
          </w:p>
        </w:tc>
        <w:tc>
          <w:tcPr>
            <w:tcW w:w="2097" w:type="dxa"/>
            <w:gridSpan w:val="2"/>
            <w:shd w:val="clear" w:color="auto" w:fill="auto"/>
            <w:vAlign w:val="center"/>
            <w:tcPrChange w:id="17487" w:author="thu nga" w:date="2024-10-01T10:51:00Z">
              <w:tcPr>
                <w:tcW w:w="2097" w:type="dxa"/>
                <w:gridSpan w:val="2"/>
                <w:shd w:val="clear" w:color="auto" w:fill="auto"/>
                <w:vAlign w:val="center"/>
              </w:tcPr>
            </w:tcPrChange>
          </w:tcPr>
          <w:p w14:paraId="5440ADE7" w14:textId="38617559" w:rsidR="000E4E67" w:rsidRPr="0052167B" w:rsidDel="007E0F89" w:rsidRDefault="000E4E67" w:rsidP="000E4E67">
            <w:pPr>
              <w:spacing w:before="0" w:line="240" w:lineRule="auto"/>
              <w:contextualSpacing w:val="0"/>
              <w:rPr>
                <w:del w:id="17488" w:author="Phuong Truong Thi" w:date="2024-10-08T18:12:00Z"/>
                <w:rFonts w:ascii="Times New Roman" w:hAnsi="Times New Roman"/>
                <w:sz w:val="24"/>
                <w:szCs w:val="24"/>
              </w:rPr>
            </w:pPr>
            <w:ins w:id="17489" w:author="thu nga" w:date="2024-09-30T15:29:00Z">
              <w:del w:id="17490" w:author="Phuong Truong Thi" w:date="2024-10-08T18:12:00Z">
                <w:r w:rsidRPr="0052167B" w:rsidDel="007E0F89">
                  <w:rPr>
                    <w:rFonts w:ascii="Times New Roman" w:hAnsi="Times New Roman"/>
                    <w:sz w:val="24"/>
                    <w:szCs w:val="24"/>
                  </w:rPr>
                  <w:delText>Dư nợ Passbook</w:delText>
                </w:r>
              </w:del>
            </w:ins>
            <w:commentRangeStart w:id="17491"/>
            <w:commentRangeStart w:id="17492"/>
            <w:del w:id="17493" w:author="Phuong Truong Thi" w:date="2024-10-08T18:12:00Z">
              <w:r w:rsidRPr="0052167B" w:rsidDel="007E0F89">
                <w:rPr>
                  <w:rFonts w:ascii="Times New Roman" w:hAnsi="Times New Roman"/>
                  <w:sz w:val="24"/>
                  <w:szCs w:val="24"/>
                </w:rPr>
                <w:delText>Dư nợ OD</w:delText>
              </w:r>
              <w:commentRangeEnd w:id="17491"/>
              <w:r w:rsidDel="007E0F89">
                <w:rPr>
                  <w:rStyle w:val="CommentReference"/>
                  <w:lang w:val="x-none" w:eastAsia="x-none"/>
                </w:rPr>
                <w:commentReference w:id="17491"/>
              </w:r>
              <w:commentRangeEnd w:id="17492"/>
              <w:r w:rsidDel="007E0F89">
                <w:rPr>
                  <w:rStyle w:val="CommentReference"/>
                  <w:lang w:val="x-none" w:eastAsia="x-none"/>
                </w:rPr>
                <w:commentReference w:id="17492"/>
              </w:r>
            </w:del>
          </w:p>
        </w:tc>
        <w:tc>
          <w:tcPr>
            <w:tcW w:w="2230" w:type="dxa"/>
            <w:vAlign w:val="center"/>
            <w:tcPrChange w:id="17494" w:author="thu nga" w:date="2024-10-01T10:51:00Z">
              <w:tcPr>
                <w:tcW w:w="2230" w:type="dxa"/>
                <w:vAlign w:val="center"/>
              </w:tcPr>
            </w:tcPrChange>
          </w:tcPr>
          <w:p w14:paraId="5B181303" w14:textId="014E987A" w:rsidR="000E4E67" w:rsidRPr="0052167B" w:rsidDel="007E0F89" w:rsidRDefault="000E4E67" w:rsidP="000E4E67">
            <w:pPr>
              <w:spacing w:before="0" w:line="240" w:lineRule="auto"/>
              <w:contextualSpacing w:val="0"/>
              <w:rPr>
                <w:del w:id="17495" w:author="Phuong Truong Thi" w:date="2024-10-08T18:12:00Z"/>
                <w:rFonts w:ascii="Times New Roman" w:eastAsia="Times New Roman" w:hAnsi="Times New Roman"/>
                <w:sz w:val="24"/>
                <w:szCs w:val="24"/>
                <w:lang w:eastAsia="vi-VN"/>
              </w:rPr>
            </w:pPr>
            <w:del w:id="17496" w:author="Phuong Truong Thi" w:date="2024-10-08T18:12:00Z">
              <w:r w:rsidRPr="0052167B" w:rsidDel="007E0F89">
                <w:rPr>
                  <w:rFonts w:ascii="Times New Roman" w:hAnsi="Times New Roman"/>
                  <w:sz w:val="24"/>
                  <w:szCs w:val="24"/>
                </w:rPr>
                <w:delText>Tổng Dư nợ Dư nợ Passbook của KH tại ngày báo cáo</w:delText>
              </w:r>
            </w:del>
          </w:p>
        </w:tc>
        <w:tc>
          <w:tcPr>
            <w:tcW w:w="963" w:type="dxa"/>
            <w:tcPrChange w:id="17497" w:author="thu nga" w:date="2024-10-01T10:51:00Z">
              <w:tcPr>
                <w:tcW w:w="963" w:type="dxa"/>
              </w:tcPr>
            </w:tcPrChange>
          </w:tcPr>
          <w:p w14:paraId="369C8A6C" w14:textId="031D707A" w:rsidR="000E4E67" w:rsidRPr="0052167B" w:rsidDel="007E0F89" w:rsidRDefault="000E4E67" w:rsidP="000E4E67">
            <w:pPr>
              <w:spacing w:before="0" w:line="240" w:lineRule="auto"/>
              <w:contextualSpacing w:val="0"/>
              <w:rPr>
                <w:del w:id="17498" w:author="Phuong Truong Thi" w:date="2024-10-08T18:12:00Z"/>
                <w:rFonts w:ascii="Times New Roman" w:eastAsia="Times New Roman" w:hAnsi="Times New Roman"/>
                <w:sz w:val="24"/>
                <w:szCs w:val="24"/>
                <w:lang w:eastAsia="vi-VN"/>
              </w:rPr>
            </w:pPr>
            <w:ins w:id="17499" w:author="thu nga" w:date="2024-09-30T15:29:00Z">
              <w:del w:id="17500" w:author="Phuong Truong Thi" w:date="2024-10-08T18:12:00Z">
                <w:r w:rsidRPr="009871D3" w:rsidDel="007E0F89">
                  <w:rPr>
                    <w:rFonts w:ascii="Times New Roman" w:eastAsia="Times New Roman" w:hAnsi="Times New Roman"/>
                    <w:sz w:val="24"/>
                    <w:szCs w:val="24"/>
                    <w:lang w:val="vi-VN" w:eastAsia="vi-VN"/>
                  </w:rPr>
                  <w:delText>CRM</w:delText>
                </w:r>
              </w:del>
            </w:ins>
          </w:p>
        </w:tc>
        <w:tc>
          <w:tcPr>
            <w:tcW w:w="1166" w:type="dxa"/>
            <w:tcPrChange w:id="17501" w:author="thu nga" w:date="2024-10-01T10:51:00Z">
              <w:tcPr>
                <w:tcW w:w="1896" w:type="dxa"/>
                <w:gridSpan w:val="2"/>
              </w:tcPr>
            </w:tcPrChange>
          </w:tcPr>
          <w:p w14:paraId="505C4A3D" w14:textId="3D420849" w:rsidR="000E4E67" w:rsidRPr="0052167B" w:rsidDel="007E0F89" w:rsidRDefault="000E4E67" w:rsidP="000E4E67">
            <w:pPr>
              <w:spacing w:before="0" w:line="240" w:lineRule="auto"/>
              <w:contextualSpacing w:val="0"/>
              <w:rPr>
                <w:del w:id="17502" w:author="Phuong Truong Thi" w:date="2024-10-08T18:12:00Z"/>
                <w:rFonts w:ascii="Times New Roman" w:eastAsia="Times New Roman" w:hAnsi="Times New Roman"/>
                <w:sz w:val="24"/>
                <w:szCs w:val="24"/>
                <w:lang w:eastAsia="vi-VN"/>
              </w:rPr>
            </w:pPr>
            <w:ins w:id="17503" w:author="thu nga" w:date="2024-10-01T10:18:00Z">
              <w:del w:id="17504" w:author="Phuong Truong Thi" w:date="2024-10-08T18:12:00Z">
                <w:r w:rsidRPr="00144FEF" w:rsidDel="007E0F89">
                  <w:rPr>
                    <w:rFonts w:ascii="Times New Roman" w:eastAsia="Times New Roman" w:hAnsi="Times New Roman"/>
                    <w:sz w:val="24"/>
                    <w:szCs w:val="24"/>
                    <w:lang w:eastAsia="vi-VN"/>
                  </w:rPr>
                  <w:delText>Currency</w:delText>
                </w:r>
              </w:del>
            </w:ins>
            <w:del w:id="17505"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506" w:author="thu nga" w:date="2024-10-01T10:51:00Z">
              <w:tcPr>
                <w:tcW w:w="1910" w:type="dxa"/>
                <w:gridSpan w:val="3"/>
                <w:shd w:val="clear" w:color="auto" w:fill="auto"/>
                <w:noWrap/>
                <w:vAlign w:val="center"/>
              </w:tcPr>
            </w:tcPrChange>
          </w:tcPr>
          <w:p w14:paraId="7F98DF65" w14:textId="2944A04D" w:rsidR="000E4E67" w:rsidRPr="0052167B" w:rsidDel="007E0F89" w:rsidRDefault="000E4E67" w:rsidP="000E4E67">
            <w:pPr>
              <w:spacing w:before="0" w:line="240" w:lineRule="auto"/>
              <w:contextualSpacing w:val="0"/>
              <w:rPr>
                <w:del w:id="17507" w:author="Phuong Truong Thi" w:date="2024-10-08T18:12:00Z"/>
                <w:rFonts w:ascii="Times New Roman" w:eastAsia="Times New Roman" w:hAnsi="Times New Roman"/>
                <w:sz w:val="24"/>
                <w:szCs w:val="24"/>
                <w:lang w:val="vi-VN" w:eastAsia="vi-VN"/>
              </w:rPr>
            </w:pPr>
          </w:p>
        </w:tc>
        <w:tc>
          <w:tcPr>
            <w:tcW w:w="1134" w:type="dxa"/>
            <w:tcPrChange w:id="17508" w:author="thu nga" w:date="2024-10-01T10:51:00Z">
              <w:tcPr>
                <w:tcW w:w="737" w:type="dxa"/>
              </w:tcPr>
            </w:tcPrChange>
          </w:tcPr>
          <w:p w14:paraId="10091DE7" w14:textId="02CCD376" w:rsidR="000E4E67" w:rsidRPr="0052167B" w:rsidDel="007E0F89" w:rsidRDefault="000E4E67" w:rsidP="000E4E67">
            <w:pPr>
              <w:spacing w:before="0" w:line="240" w:lineRule="auto"/>
              <w:contextualSpacing w:val="0"/>
              <w:jc w:val="center"/>
              <w:rPr>
                <w:del w:id="17509" w:author="Phuong Truong Thi" w:date="2024-10-08T18:12:00Z"/>
                <w:rFonts w:ascii="Times New Roman" w:eastAsia="Times New Roman" w:hAnsi="Times New Roman"/>
                <w:sz w:val="24"/>
                <w:szCs w:val="24"/>
                <w:lang w:val="vi-VN" w:eastAsia="vi-VN"/>
              </w:rPr>
            </w:pPr>
            <w:del w:id="17510"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1859AE" w:rsidDel="007E0F89" w14:paraId="5375E609" w14:textId="608283CE" w:rsidTr="00E57F75">
        <w:trPr>
          <w:trHeight w:val="276"/>
          <w:del w:id="17511" w:author="Phuong Truong Thi" w:date="2024-10-08T18:12:00Z"/>
          <w:trPrChange w:id="17512" w:author="thu nga" w:date="2024-10-01T10:51:00Z">
            <w:trPr>
              <w:trHeight w:val="276"/>
            </w:trPr>
          </w:trPrChange>
        </w:trPr>
        <w:tc>
          <w:tcPr>
            <w:tcW w:w="1332" w:type="dxa"/>
            <w:gridSpan w:val="2"/>
            <w:tcPrChange w:id="17513" w:author="thu nga" w:date="2024-10-01T10:51:00Z">
              <w:tcPr>
                <w:tcW w:w="1332" w:type="dxa"/>
                <w:gridSpan w:val="2"/>
              </w:tcPr>
            </w:tcPrChange>
          </w:tcPr>
          <w:p w14:paraId="2D93DFE0" w14:textId="51422FE1" w:rsidR="007B7F57" w:rsidRPr="0052167B" w:rsidDel="007E0F89" w:rsidRDefault="007B7F57" w:rsidP="007B7F57">
            <w:pPr>
              <w:spacing w:before="0" w:line="240" w:lineRule="auto"/>
              <w:contextualSpacing w:val="0"/>
              <w:jc w:val="left"/>
              <w:rPr>
                <w:del w:id="17514" w:author="Phuong Truong Thi" w:date="2024-10-08T18:12:00Z"/>
                <w:rFonts w:ascii="Times New Roman" w:eastAsia="Times New Roman" w:hAnsi="Times New Roman"/>
                <w:sz w:val="24"/>
                <w:szCs w:val="24"/>
                <w:lang w:val="vi-VN" w:eastAsia="vi-VN"/>
              </w:rPr>
            </w:pPr>
          </w:p>
        </w:tc>
        <w:tc>
          <w:tcPr>
            <w:tcW w:w="8062" w:type="dxa"/>
            <w:gridSpan w:val="6"/>
            <w:tcPrChange w:id="17515" w:author="thu nga" w:date="2024-10-01T10:51:00Z">
              <w:tcPr>
                <w:tcW w:w="9171" w:type="dxa"/>
                <w:gridSpan w:val="9"/>
              </w:tcPr>
            </w:tcPrChange>
          </w:tcPr>
          <w:p w14:paraId="0E6F0094" w14:textId="23286A4B" w:rsidR="007B7F57" w:rsidRPr="00126368" w:rsidDel="007E0F89" w:rsidRDefault="007B7F57" w:rsidP="007B7F57">
            <w:pPr>
              <w:spacing w:before="0" w:line="240" w:lineRule="auto"/>
              <w:contextualSpacing w:val="0"/>
              <w:jc w:val="left"/>
              <w:rPr>
                <w:del w:id="17516" w:author="Phuong Truong Thi" w:date="2024-10-08T18:12:00Z"/>
                <w:rFonts w:ascii="Times New Roman" w:eastAsia="Times New Roman" w:hAnsi="Times New Roman"/>
                <w:sz w:val="24"/>
                <w:szCs w:val="24"/>
                <w:lang w:val="vi-VN" w:eastAsia="vi-VN"/>
              </w:rPr>
            </w:pPr>
            <w:del w:id="17517" w:author="Phuong Truong Thi" w:date="2024-10-08T18:12:00Z">
              <w:r w:rsidRPr="0052167B" w:rsidDel="007E0F89">
                <w:rPr>
                  <w:rFonts w:ascii="Times New Roman" w:eastAsia="Times New Roman" w:hAnsi="Times New Roman"/>
                  <w:sz w:val="24"/>
                  <w:szCs w:val="24"/>
                  <w:lang w:val="vi-VN" w:eastAsia="vi-VN"/>
                </w:rPr>
                <w:delText>Xếp hạng khách hàng tiềm năng EDA</w:delText>
              </w:r>
            </w:del>
          </w:p>
        </w:tc>
      </w:tr>
      <w:tr w:rsidR="007B7F57" w:rsidRPr="0052167B" w:rsidDel="007E0F89" w14:paraId="516F6E73" w14:textId="1AAC766E" w:rsidTr="00E57F75">
        <w:trPr>
          <w:trHeight w:val="276"/>
          <w:del w:id="17518" w:author="Phuong Truong Thi" w:date="2024-10-08T18:12:00Z"/>
          <w:trPrChange w:id="17519" w:author="thu nga" w:date="2024-10-01T10:51:00Z">
            <w:trPr>
              <w:trHeight w:val="276"/>
            </w:trPr>
          </w:trPrChange>
        </w:trPr>
        <w:tc>
          <w:tcPr>
            <w:tcW w:w="670" w:type="dxa"/>
            <w:shd w:val="clear" w:color="auto" w:fill="auto"/>
            <w:vAlign w:val="center"/>
            <w:tcPrChange w:id="17520" w:author="thu nga" w:date="2024-10-01T10:51:00Z">
              <w:tcPr>
                <w:tcW w:w="670" w:type="dxa"/>
                <w:shd w:val="clear" w:color="auto" w:fill="auto"/>
                <w:vAlign w:val="center"/>
              </w:tcPr>
            </w:tcPrChange>
          </w:tcPr>
          <w:p w14:paraId="6C5C95BF" w14:textId="0A075765" w:rsidR="007B7F57" w:rsidRPr="0052167B" w:rsidDel="007E0F89" w:rsidRDefault="007B7F57" w:rsidP="007B7F57">
            <w:pPr>
              <w:pStyle w:val="ListParagraph"/>
              <w:numPr>
                <w:ilvl w:val="0"/>
                <w:numId w:val="68"/>
              </w:numPr>
              <w:spacing w:before="0" w:line="240" w:lineRule="auto"/>
              <w:contextualSpacing w:val="0"/>
              <w:jc w:val="left"/>
              <w:rPr>
                <w:del w:id="17521" w:author="Phuong Truong Thi" w:date="2024-10-08T18:12:00Z"/>
                <w:rFonts w:eastAsia="Times New Roman"/>
                <w:szCs w:val="24"/>
                <w:lang w:val="vi-VN" w:eastAsia="vi-VN"/>
              </w:rPr>
            </w:pPr>
          </w:p>
        </w:tc>
        <w:tc>
          <w:tcPr>
            <w:tcW w:w="2097" w:type="dxa"/>
            <w:gridSpan w:val="2"/>
            <w:shd w:val="clear" w:color="auto" w:fill="auto"/>
            <w:vAlign w:val="center"/>
            <w:tcPrChange w:id="17522" w:author="thu nga" w:date="2024-10-01T10:51:00Z">
              <w:tcPr>
                <w:tcW w:w="2097" w:type="dxa"/>
                <w:gridSpan w:val="2"/>
                <w:shd w:val="clear" w:color="auto" w:fill="auto"/>
                <w:vAlign w:val="center"/>
              </w:tcPr>
            </w:tcPrChange>
          </w:tcPr>
          <w:p w14:paraId="36E9ABD6" w14:textId="4CCC6F72" w:rsidR="007B7F57" w:rsidRPr="0052167B" w:rsidDel="007E0F89" w:rsidRDefault="007B7F57" w:rsidP="007B7F57">
            <w:pPr>
              <w:spacing w:before="0" w:line="240" w:lineRule="auto"/>
              <w:contextualSpacing w:val="0"/>
              <w:rPr>
                <w:del w:id="17523" w:author="Phuong Truong Thi" w:date="2024-10-08T18:12:00Z"/>
                <w:rFonts w:ascii="Times New Roman" w:hAnsi="Times New Roman"/>
                <w:sz w:val="24"/>
                <w:szCs w:val="24"/>
              </w:rPr>
            </w:pPr>
            <w:del w:id="17524" w:author="Phuong Truong Thi" w:date="2024-10-08T18:12:00Z">
              <w:r w:rsidRPr="0052167B" w:rsidDel="007E0F89">
                <w:rPr>
                  <w:rFonts w:ascii="Times New Roman" w:hAnsi="Times New Roman"/>
                  <w:sz w:val="24"/>
                  <w:szCs w:val="24"/>
                </w:rPr>
                <w:delText>Nhóm ưu tiên farming khách hàng</w:delText>
              </w:r>
            </w:del>
          </w:p>
        </w:tc>
        <w:tc>
          <w:tcPr>
            <w:tcW w:w="2230" w:type="dxa"/>
            <w:vAlign w:val="center"/>
            <w:tcPrChange w:id="17525" w:author="thu nga" w:date="2024-10-01T10:51:00Z">
              <w:tcPr>
                <w:tcW w:w="2230" w:type="dxa"/>
                <w:vAlign w:val="center"/>
              </w:tcPr>
            </w:tcPrChange>
          </w:tcPr>
          <w:p w14:paraId="6210886D" w14:textId="49A9B74B" w:rsidR="007B7F57" w:rsidRPr="0052167B" w:rsidDel="007E0F89" w:rsidRDefault="007B7F57" w:rsidP="007B7F57">
            <w:pPr>
              <w:spacing w:before="0" w:line="240" w:lineRule="auto"/>
              <w:contextualSpacing w:val="0"/>
              <w:rPr>
                <w:del w:id="17526" w:author="Phuong Truong Thi" w:date="2024-10-08T18:12:00Z"/>
                <w:rFonts w:ascii="Times New Roman" w:eastAsia="Times New Roman" w:hAnsi="Times New Roman"/>
                <w:sz w:val="24"/>
                <w:szCs w:val="24"/>
                <w:lang w:eastAsia="vi-VN"/>
              </w:rPr>
            </w:pPr>
            <w:del w:id="17527" w:author="Phuong Truong Thi" w:date="2024-10-08T18:12:00Z">
              <w:r w:rsidRPr="0052167B" w:rsidDel="007E0F89">
                <w:rPr>
                  <w:rFonts w:ascii="Times New Roman" w:hAnsi="Times New Roman"/>
                  <w:sz w:val="24"/>
                  <w:szCs w:val="24"/>
                </w:rPr>
                <w:delText>Ranking KH tiềm năng theo Logic của EDA</w:delText>
              </w:r>
            </w:del>
          </w:p>
        </w:tc>
        <w:tc>
          <w:tcPr>
            <w:tcW w:w="963" w:type="dxa"/>
            <w:tcPrChange w:id="17528" w:author="thu nga" w:date="2024-10-01T10:51:00Z">
              <w:tcPr>
                <w:tcW w:w="963" w:type="dxa"/>
              </w:tcPr>
            </w:tcPrChange>
          </w:tcPr>
          <w:p w14:paraId="342C6A2E" w14:textId="3045D6CC" w:rsidR="007B7F57" w:rsidRPr="007B7F57" w:rsidDel="007E0F89" w:rsidRDefault="007B7F57" w:rsidP="007B7F57">
            <w:pPr>
              <w:spacing w:before="0" w:line="240" w:lineRule="auto"/>
              <w:contextualSpacing w:val="0"/>
              <w:rPr>
                <w:del w:id="17529" w:author="Phuong Truong Thi" w:date="2024-10-08T18:12:00Z"/>
                <w:rFonts w:ascii="Times New Roman" w:eastAsia="Times New Roman" w:hAnsi="Times New Roman"/>
                <w:sz w:val="24"/>
                <w:szCs w:val="24"/>
                <w:lang w:val="vi-VN" w:eastAsia="vi-VN"/>
                <w:rPrChange w:id="17530" w:author="thu nga" w:date="2024-09-30T15:30:00Z">
                  <w:rPr>
                    <w:del w:id="17531" w:author="Phuong Truong Thi" w:date="2024-10-08T18:12:00Z"/>
                    <w:rFonts w:ascii="Times New Roman" w:eastAsia="Times New Roman" w:hAnsi="Times New Roman"/>
                    <w:sz w:val="24"/>
                    <w:szCs w:val="24"/>
                    <w:lang w:eastAsia="vi-VN"/>
                  </w:rPr>
                </w:rPrChange>
              </w:rPr>
            </w:pPr>
            <w:ins w:id="17532" w:author="thu nga" w:date="2024-09-30T15:30:00Z">
              <w:del w:id="17533" w:author="Phuong Truong Thi" w:date="2024-10-08T18:12:00Z">
                <w:r w:rsidDel="007E0F89">
                  <w:rPr>
                    <w:rFonts w:ascii="Times New Roman" w:eastAsia="Times New Roman" w:hAnsi="Times New Roman"/>
                    <w:sz w:val="24"/>
                    <w:szCs w:val="24"/>
                    <w:lang w:val="vi-VN" w:eastAsia="vi-VN"/>
                  </w:rPr>
                  <w:delText>EDA</w:delText>
                </w:r>
              </w:del>
            </w:ins>
          </w:p>
        </w:tc>
        <w:tc>
          <w:tcPr>
            <w:tcW w:w="1166" w:type="dxa"/>
            <w:tcPrChange w:id="17534" w:author="thu nga" w:date="2024-10-01T10:51:00Z">
              <w:tcPr>
                <w:tcW w:w="1896" w:type="dxa"/>
                <w:gridSpan w:val="2"/>
              </w:tcPr>
            </w:tcPrChange>
          </w:tcPr>
          <w:p w14:paraId="3D71F680" w14:textId="091F9E4F" w:rsidR="007B7F57" w:rsidRPr="0052167B" w:rsidDel="007E0F89" w:rsidRDefault="007B7F57" w:rsidP="007B7F57">
            <w:pPr>
              <w:spacing w:before="0" w:line="240" w:lineRule="auto"/>
              <w:contextualSpacing w:val="0"/>
              <w:rPr>
                <w:del w:id="17535" w:author="Phuong Truong Thi" w:date="2024-10-08T18:12:00Z"/>
                <w:rFonts w:ascii="Times New Roman" w:eastAsia="Times New Roman" w:hAnsi="Times New Roman"/>
                <w:sz w:val="24"/>
                <w:szCs w:val="24"/>
                <w:lang w:eastAsia="vi-VN"/>
              </w:rPr>
            </w:pPr>
            <w:del w:id="17536" w:author="Phuong Truong Thi" w:date="2024-10-08T18:12: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17537" w:author="thu nga" w:date="2024-10-01T10:51:00Z">
              <w:tcPr>
                <w:tcW w:w="1910" w:type="dxa"/>
                <w:gridSpan w:val="3"/>
                <w:shd w:val="clear" w:color="auto" w:fill="auto"/>
                <w:noWrap/>
                <w:vAlign w:val="center"/>
              </w:tcPr>
            </w:tcPrChange>
          </w:tcPr>
          <w:p w14:paraId="580A6A75" w14:textId="1D08FE7E" w:rsidR="007B7F57" w:rsidRPr="0052167B" w:rsidDel="007E0F89" w:rsidRDefault="007B7F57" w:rsidP="007B7F57">
            <w:pPr>
              <w:spacing w:before="0" w:line="240" w:lineRule="auto"/>
              <w:contextualSpacing w:val="0"/>
              <w:rPr>
                <w:del w:id="17538" w:author="Phuong Truong Thi" w:date="2024-10-08T18:12:00Z"/>
                <w:rFonts w:ascii="Times New Roman" w:eastAsia="Times New Roman" w:hAnsi="Times New Roman"/>
                <w:sz w:val="24"/>
                <w:szCs w:val="24"/>
                <w:lang w:val="vi-VN" w:eastAsia="vi-VN"/>
              </w:rPr>
            </w:pPr>
          </w:p>
        </w:tc>
        <w:tc>
          <w:tcPr>
            <w:tcW w:w="1134" w:type="dxa"/>
            <w:tcPrChange w:id="17539" w:author="thu nga" w:date="2024-10-01T10:51:00Z">
              <w:tcPr>
                <w:tcW w:w="737" w:type="dxa"/>
              </w:tcPr>
            </w:tcPrChange>
          </w:tcPr>
          <w:p w14:paraId="6296E22B" w14:textId="17B876A6" w:rsidR="007B7F57" w:rsidRPr="0052167B" w:rsidDel="007E0F89" w:rsidRDefault="007B7F57" w:rsidP="007B7F57">
            <w:pPr>
              <w:spacing w:before="0" w:line="240" w:lineRule="auto"/>
              <w:contextualSpacing w:val="0"/>
              <w:jc w:val="center"/>
              <w:rPr>
                <w:del w:id="17540" w:author="Phuong Truong Thi" w:date="2024-10-08T18:12:00Z"/>
                <w:rFonts w:ascii="Times New Roman" w:eastAsia="Times New Roman" w:hAnsi="Times New Roman"/>
                <w:sz w:val="24"/>
                <w:szCs w:val="24"/>
                <w:lang w:val="vi-VN" w:eastAsia="vi-VN"/>
              </w:rPr>
            </w:pPr>
            <w:del w:id="17541"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8BC0FDD" w14:textId="7AE8B629" w:rsidTr="00E57F75">
        <w:trPr>
          <w:trHeight w:val="276"/>
          <w:del w:id="17542" w:author="Phuong Truong Thi" w:date="2024-10-08T18:12:00Z"/>
          <w:trPrChange w:id="17543" w:author="thu nga" w:date="2024-10-01T10:51:00Z">
            <w:trPr>
              <w:trHeight w:val="276"/>
            </w:trPr>
          </w:trPrChange>
        </w:trPr>
        <w:tc>
          <w:tcPr>
            <w:tcW w:w="670" w:type="dxa"/>
            <w:shd w:val="clear" w:color="auto" w:fill="auto"/>
            <w:vAlign w:val="center"/>
            <w:tcPrChange w:id="17544" w:author="thu nga" w:date="2024-10-01T10:51:00Z">
              <w:tcPr>
                <w:tcW w:w="670" w:type="dxa"/>
                <w:shd w:val="clear" w:color="auto" w:fill="auto"/>
                <w:vAlign w:val="center"/>
              </w:tcPr>
            </w:tcPrChange>
          </w:tcPr>
          <w:p w14:paraId="3AED2205" w14:textId="65480F4F" w:rsidR="007B7F57" w:rsidRPr="0052167B" w:rsidDel="007E0F89" w:rsidRDefault="007B7F57" w:rsidP="007B7F57">
            <w:pPr>
              <w:pStyle w:val="ListParagraph"/>
              <w:numPr>
                <w:ilvl w:val="0"/>
                <w:numId w:val="68"/>
              </w:numPr>
              <w:spacing w:before="0" w:line="240" w:lineRule="auto"/>
              <w:contextualSpacing w:val="0"/>
              <w:jc w:val="left"/>
              <w:rPr>
                <w:del w:id="17545" w:author="Phuong Truong Thi" w:date="2024-10-08T18:12:00Z"/>
                <w:rFonts w:eastAsia="Times New Roman"/>
                <w:szCs w:val="24"/>
                <w:lang w:val="vi-VN" w:eastAsia="vi-VN"/>
              </w:rPr>
            </w:pPr>
          </w:p>
        </w:tc>
        <w:tc>
          <w:tcPr>
            <w:tcW w:w="2097" w:type="dxa"/>
            <w:gridSpan w:val="2"/>
            <w:shd w:val="clear" w:color="auto" w:fill="auto"/>
            <w:vAlign w:val="center"/>
            <w:tcPrChange w:id="17546" w:author="thu nga" w:date="2024-10-01T10:51:00Z">
              <w:tcPr>
                <w:tcW w:w="2097" w:type="dxa"/>
                <w:gridSpan w:val="2"/>
                <w:shd w:val="clear" w:color="auto" w:fill="auto"/>
                <w:vAlign w:val="center"/>
              </w:tcPr>
            </w:tcPrChange>
          </w:tcPr>
          <w:p w14:paraId="363EF767" w14:textId="5AFE1C0B" w:rsidR="007B7F57" w:rsidRPr="0052167B" w:rsidDel="007E0F89" w:rsidRDefault="007B7F57" w:rsidP="007B7F57">
            <w:pPr>
              <w:spacing w:before="0" w:line="240" w:lineRule="auto"/>
              <w:contextualSpacing w:val="0"/>
              <w:rPr>
                <w:del w:id="17547" w:author="Phuong Truong Thi" w:date="2024-10-08T18:12:00Z"/>
                <w:rFonts w:ascii="Times New Roman" w:hAnsi="Times New Roman"/>
                <w:sz w:val="24"/>
                <w:szCs w:val="24"/>
              </w:rPr>
            </w:pPr>
            <w:del w:id="17548" w:author="Phuong Truong Thi" w:date="2024-10-08T18:12:00Z">
              <w:r w:rsidRPr="0052167B" w:rsidDel="007E0F89">
                <w:rPr>
                  <w:rFonts w:ascii="Times New Roman" w:hAnsi="Times New Roman"/>
                  <w:sz w:val="24"/>
                  <w:szCs w:val="24"/>
                </w:rPr>
                <w:delText>Ưu tiên tiếp cận</w:delText>
              </w:r>
            </w:del>
          </w:p>
        </w:tc>
        <w:tc>
          <w:tcPr>
            <w:tcW w:w="2230" w:type="dxa"/>
            <w:vAlign w:val="center"/>
            <w:tcPrChange w:id="17549" w:author="thu nga" w:date="2024-10-01T10:51:00Z">
              <w:tcPr>
                <w:tcW w:w="2230" w:type="dxa"/>
                <w:vAlign w:val="center"/>
              </w:tcPr>
            </w:tcPrChange>
          </w:tcPr>
          <w:p w14:paraId="795E83F4" w14:textId="66940B2B" w:rsidR="007B7F57" w:rsidRPr="0052167B" w:rsidDel="007E0F89" w:rsidRDefault="007B7F57" w:rsidP="007B7F57">
            <w:pPr>
              <w:spacing w:before="0" w:line="240" w:lineRule="auto"/>
              <w:contextualSpacing w:val="0"/>
              <w:rPr>
                <w:del w:id="17550" w:author="Phuong Truong Thi" w:date="2024-10-08T18:12:00Z"/>
                <w:rFonts w:ascii="Times New Roman" w:eastAsia="Times New Roman" w:hAnsi="Times New Roman"/>
                <w:sz w:val="24"/>
                <w:szCs w:val="24"/>
                <w:lang w:eastAsia="vi-VN"/>
              </w:rPr>
            </w:pPr>
            <w:del w:id="17551" w:author="Phuong Truong Thi" w:date="2024-10-08T18:12:00Z">
              <w:r w:rsidRPr="0052167B" w:rsidDel="007E0F89">
                <w:rPr>
                  <w:rFonts w:ascii="Times New Roman" w:hAnsi="Times New Roman"/>
                  <w:sz w:val="24"/>
                  <w:szCs w:val="24"/>
                </w:rPr>
                <w:delText>Ranking KH ưu tiên tiếp cận trước theo logic EDA</w:delText>
              </w:r>
            </w:del>
          </w:p>
        </w:tc>
        <w:tc>
          <w:tcPr>
            <w:tcW w:w="963" w:type="dxa"/>
            <w:tcPrChange w:id="17552" w:author="thu nga" w:date="2024-10-01T10:51:00Z">
              <w:tcPr>
                <w:tcW w:w="963" w:type="dxa"/>
              </w:tcPr>
            </w:tcPrChange>
          </w:tcPr>
          <w:p w14:paraId="35306394" w14:textId="5A7BB894" w:rsidR="007B7F57" w:rsidRPr="0052167B" w:rsidDel="007E0F89" w:rsidRDefault="007B7F57" w:rsidP="007B7F57">
            <w:pPr>
              <w:spacing w:before="0" w:line="240" w:lineRule="auto"/>
              <w:contextualSpacing w:val="0"/>
              <w:rPr>
                <w:del w:id="17553" w:author="Phuong Truong Thi" w:date="2024-10-08T18:12:00Z"/>
                <w:rFonts w:ascii="Times New Roman" w:eastAsia="Times New Roman" w:hAnsi="Times New Roman"/>
                <w:sz w:val="24"/>
                <w:szCs w:val="24"/>
                <w:lang w:eastAsia="vi-VN"/>
              </w:rPr>
            </w:pPr>
            <w:ins w:id="17554" w:author="thu nga" w:date="2024-09-30T15:30:00Z">
              <w:del w:id="17555" w:author="Phuong Truong Thi" w:date="2024-10-08T18:12:00Z">
                <w:r w:rsidRPr="00141EF5" w:rsidDel="007E0F89">
                  <w:rPr>
                    <w:rFonts w:ascii="Times New Roman" w:eastAsia="Times New Roman" w:hAnsi="Times New Roman"/>
                    <w:sz w:val="24"/>
                    <w:szCs w:val="24"/>
                    <w:lang w:val="vi-VN" w:eastAsia="vi-VN"/>
                  </w:rPr>
                  <w:delText>EDA</w:delText>
                </w:r>
              </w:del>
            </w:ins>
          </w:p>
        </w:tc>
        <w:tc>
          <w:tcPr>
            <w:tcW w:w="1166" w:type="dxa"/>
            <w:tcPrChange w:id="17556" w:author="thu nga" w:date="2024-10-01T10:51:00Z">
              <w:tcPr>
                <w:tcW w:w="1896" w:type="dxa"/>
                <w:gridSpan w:val="2"/>
              </w:tcPr>
            </w:tcPrChange>
          </w:tcPr>
          <w:p w14:paraId="28A5FF3D" w14:textId="5801FF84" w:rsidR="007B7F57" w:rsidRPr="0052167B" w:rsidDel="007E0F89" w:rsidRDefault="007B7F57" w:rsidP="007B7F57">
            <w:pPr>
              <w:spacing w:before="0" w:line="240" w:lineRule="auto"/>
              <w:contextualSpacing w:val="0"/>
              <w:rPr>
                <w:del w:id="17557" w:author="Phuong Truong Thi" w:date="2024-10-08T18:12:00Z"/>
                <w:rFonts w:ascii="Times New Roman" w:eastAsia="Times New Roman" w:hAnsi="Times New Roman"/>
                <w:sz w:val="24"/>
                <w:szCs w:val="24"/>
                <w:lang w:eastAsia="vi-VN"/>
              </w:rPr>
            </w:pPr>
            <w:del w:id="17558"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559" w:author="thu nga" w:date="2024-10-01T10:51:00Z">
              <w:tcPr>
                <w:tcW w:w="1910" w:type="dxa"/>
                <w:gridSpan w:val="3"/>
                <w:shd w:val="clear" w:color="auto" w:fill="auto"/>
                <w:noWrap/>
                <w:vAlign w:val="center"/>
              </w:tcPr>
            </w:tcPrChange>
          </w:tcPr>
          <w:p w14:paraId="033D9251" w14:textId="5FB45A72" w:rsidR="007B7F57" w:rsidRPr="0052167B" w:rsidDel="007E0F89" w:rsidRDefault="007B7F57" w:rsidP="007B7F57">
            <w:pPr>
              <w:spacing w:before="0" w:line="240" w:lineRule="auto"/>
              <w:contextualSpacing w:val="0"/>
              <w:rPr>
                <w:del w:id="17560" w:author="Phuong Truong Thi" w:date="2024-10-08T18:12:00Z"/>
                <w:rFonts w:ascii="Times New Roman" w:eastAsia="Times New Roman" w:hAnsi="Times New Roman"/>
                <w:sz w:val="24"/>
                <w:szCs w:val="24"/>
                <w:lang w:val="vi-VN" w:eastAsia="vi-VN"/>
              </w:rPr>
            </w:pPr>
          </w:p>
        </w:tc>
        <w:tc>
          <w:tcPr>
            <w:tcW w:w="1134" w:type="dxa"/>
            <w:tcPrChange w:id="17561" w:author="thu nga" w:date="2024-10-01T10:51:00Z">
              <w:tcPr>
                <w:tcW w:w="737" w:type="dxa"/>
              </w:tcPr>
            </w:tcPrChange>
          </w:tcPr>
          <w:p w14:paraId="122BE34F" w14:textId="591AF9A9" w:rsidR="007B7F57" w:rsidRPr="0052167B" w:rsidDel="007E0F89" w:rsidRDefault="007B7F57" w:rsidP="007B7F57">
            <w:pPr>
              <w:spacing w:before="0" w:line="240" w:lineRule="auto"/>
              <w:contextualSpacing w:val="0"/>
              <w:jc w:val="center"/>
              <w:rPr>
                <w:del w:id="17562" w:author="Phuong Truong Thi" w:date="2024-10-08T18:12:00Z"/>
                <w:rFonts w:ascii="Times New Roman" w:eastAsia="Times New Roman" w:hAnsi="Times New Roman"/>
                <w:sz w:val="24"/>
                <w:szCs w:val="24"/>
                <w:lang w:val="vi-VN" w:eastAsia="vi-VN"/>
              </w:rPr>
            </w:pPr>
            <w:del w:id="17563" w:author="Phuong Truong Thi" w:date="2024-10-08T18:12:00Z">
              <w:r w:rsidRPr="0052167B" w:rsidDel="007E0F89">
                <w:rPr>
                  <w:rFonts w:ascii="Times New Roman" w:eastAsia="Times New Roman" w:hAnsi="Times New Roman"/>
                  <w:sz w:val="24"/>
                  <w:szCs w:val="24"/>
                  <w:lang w:eastAsia="vi-VN"/>
                </w:rPr>
                <w:delText>N</w:delText>
              </w:r>
            </w:del>
          </w:p>
        </w:tc>
      </w:tr>
      <w:tr w:rsidR="007B7F57" w:rsidRPr="0052167B" w:rsidDel="007E0F89" w14:paraId="377FF7EB" w14:textId="5B62C911" w:rsidTr="00E57F75">
        <w:trPr>
          <w:trHeight w:val="276"/>
          <w:del w:id="17564" w:author="Phuong Truong Thi" w:date="2024-10-08T18:12:00Z"/>
          <w:trPrChange w:id="17565" w:author="thu nga" w:date="2024-10-01T10:51:00Z">
            <w:trPr>
              <w:trHeight w:val="276"/>
            </w:trPr>
          </w:trPrChange>
        </w:trPr>
        <w:tc>
          <w:tcPr>
            <w:tcW w:w="670" w:type="dxa"/>
            <w:shd w:val="clear" w:color="auto" w:fill="auto"/>
            <w:vAlign w:val="center"/>
            <w:tcPrChange w:id="17566" w:author="thu nga" w:date="2024-10-01T10:51:00Z">
              <w:tcPr>
                <w:tcW w:w="670" w:type="dxa"/>
                <w:shd w:val="clear" w:color="auto" w:fill="auto"/>
                <w:vAlign w:val="center"/>
              </w:tcPr>
            </w:tcPrChange>
          </w:tcPr>
          <w:p w14:paraId="21B953AC" w14:textId="4CA14711" w:rsidR="007B7F57" w:rsidRPr="0052167B" w:rsidDel="007E0F89" w:rsidRDefault="007B7F57" w:rsidP="007B7F57">
            <w:pPr>
              <w:pStyle w:val="ListParagraph"/>
              <w:numPr>
                <w:ilvl w:val="0"/>
                <w:numId w:val="68"/>
              </w:numPr>
              <w:spacing w:before="0" w:line="240" w:lineRule="auto"/>
              <w:contextualSpacing w:val="0"/>
              <w:jc w:val="left"/>
              <w:rPr>
                <w:del w:id="17567" w:author="Phuong Truong Thi" w:date="2024-10-08T18:12:00Z"/>
                <w:rFonts w:eastAsia="Times New Roman"/>
                <w:szCs w:val="24"/>
                <w:lang w:val="vi-VN" w:eastAsia="vi-VN"/>
              </w:rPr>
            </w:pPr>
          </w:p>
        </w:tc>
        <w:tc>
          <w:tcPr>
            <w:tcW w:w="2097" w:type="dxa"/>
            <w:gridSpan w:val="2"/>
            <w:shd w:val="clear" w:color="auto" w:fill="auto"/>
            <w:vAlign w:val="center"/>
            <w:tcPrChange w:id="17568" w:author="thu nga" w:date="2024-10-01T10:51:00Z">
              <w:tcPr>
                <w:tcW w:w="2097" w:type="dxa"/>
                <w:gridSpan w:val="2"/>
                <w:shd w:val="clear" w:color="auto" w:fill="auto"/>
                <w:vAlign w:val="center"/>
              </w:tcPr>
            </w:tcPrChange>
          </w:tcPr>
          <w:p w14:paraId="5DCBC4C6" w14:textId="5FA8F7A2" w:rsidR="007B7F57" w:rsidRPr="0052167B" w:rsidDel="007E0F89" w:rsidRDefault="007B7F57" w:rsidP="007B7F57">
            <w:pPr>
              <w:spacing w:before="0" w:line="240" w:lineRule="auto"/>
              <w:contextualSpacing w:val="0"/>
              <w:rPr>
                <w:del w:id="17569" w:author="Phuong Truong Thi" w:date="2024-10-08T18:12:00Z"/>
                <w:rFonts w:ascii="Times New Roman" w:hAnsi="Times New Roman"/>
                <w:sz w:val="24"/>
                <w:szCs w:val="24"/>
              </w:rPr>
            </w:pPr>
            <w:del w:id="17570" w:author="Phuong Truong Thi" w:date="2024-10-08T18:12:00Z">
              <w:r w:rsidRPr="0052167B" w:rsidDel="007E0F89">
                <w:rPr>
                  <w:rFonts w:ascii="Times New Roman" w:hAnsi="Times New Roman"/>
                  <w:sz w:val="24"/>
                  <w:szCs w:val="24"/>
                </w:rPr>
                <w:delText>Điểm tiềm năng NEO</w:delText>
              </w:r>
            </w:del>
          </w:p>
        </w:tc>
        <w:tc>
          <w:tcPr>
            <w:tcW w:w="2230" w:type="dxa"/>
            <w:vAlign w:val="center"/>
            <w:tcPrChange w:id="17571" w:author="thu nga" w:date="2024-10-01T10:51:00Z">
              <w:tcPr>
                <w:tcW w:w="2230" w:type="dxa"/>
                <w:vAlign w:val="center"/>
              </w:tcPr>
            </w:tcPrChange>
          </w:tcPr>
          <w:p w14:paraId="26355E52" w14:textId="3F4E7F64" w:rsidR="007B7F57" w:rsidRPr="0052167B" w:rsidDel="007E0F89" w:rsidRDefault="007B7F57" w:rsidP="007B7F57">
            <w:pPr>
              <w:spacing w:before="0" w:line="240" w:lineRule="auto"/>
              <w:contextualSpacing w:val="0"/>
              <w:rPr>
                <w:del w:id="17572" w:author="Phuong Truong Thi" w:date="2024-10-08T18:12:00Z"/>
                <w:rFonts w:ascii="Times New Roman" w:eastAsia="Times New Roman" w:hAnsi="Times New Roman"/>
                <w:sz w:val="24"/>
                <w:szCs w:val="24"/>
                <w:lang w:eastAsia="vi-VN"/>
              </w:rPr>
            </w:pPr>
            <w:del w:id="17573" w:author="Phuong Truong Thi" w:date="2024-10-08T18:12:00Z">
              <w:r w:rsidRPr="0052167B" w:rsidDel="007E0F89">
                <w:rPr>
                  <w:rFonts w:ascii="Times New Roman" w:hAnsi="Times New Roman"/>
                  <w:sz w:val="24"/>
                  <w:szCs w:val="24"/>
                </w:rPr>
                <w:delText>Ranking tiềm năng KH dựa trên thông tin trên NEO</w:delText>
              </w:r>
            </w:del>
          </w:p>
        </w:tc>
        <w:tc>
          <w:tcPr>
            <w:tcW w:w="963" w:type="dxa"/>
            <w:tcPrChange w:id="17574" w:author="thu nga" w:date="2024-10-01T10:51:00Z">
              <w:tcPr>
                <w:tcW w:w="963" w:type="dxa"/>
              </w:tcPr>
            </w:tcPrChange>
          </w:tcPr>
          <w:p w14:paraId="02193C34" w14:textId="000AF047" w:rsidR="007B7F57" w:rsidRPr="0052167B" w:rsidDel="007E0F89" w:rsidRDefault="007B7F57" w:rsidP="007B7F57">
            <w:pPr>
              <w:spacing w:before="0" w:line="240" w:lineRule="auto"/>
              <w:contextualSpacing w:val="0"/>
              <w:rPr>
                <w:del w:id="17575" w:author="Phuong Truong Thi" w:date="2024-10-08T18:12:00Z"/>
                <w:rFonts w:ascii="Times New Roman" w:eastAsia="Times New Roman" w:hAnsi="Times New Roman"/>
                <w:sz w:val="24"/>
                <w:szCs w:val="24"/>
                <w:lang w:eastAsia="vi-VN"/>
              </w:rPr>
            </w:pPr>
            <w:ins w:id="17576" w:author="thu nga" w:date="2024-09-30T15:30:00Z">
              <w:del w:id="17577" w:author="Phuong Truong Thi" w:date="2024-10-08T18:12:00Z">
                <w:r w:rsidRPr="00141EF5" w:rsidDel="007E0F89">
                  <w:rPr>
                    <w:rFonts w:ascii="Times New Roman" w:eastAsia="Times New Roman" w:hAnsi="Times New Roman"/>
                    <w:sz w:val="24"/>
                    <w:szCs w:val="24"/>
                    <w:lang w:val="vi-VN" w:eastAsia="vi-VN"/>
                  </w:rPr>
                  <w:delText>EDA</w:delText>
                </w:r>
              </w:del>
            </w:ins>
          </w:p>
        </w:tc>
        <w:tc>
          <w:tcPr>
            <w:tcW w:w="1166" w:type="dxa"/>
            <w:tcPrChange w:id="17578" w:author="thu nga" w:date="2024-10-01T10:51:00Z">
              <w:tcPr>
                <w:tcW w:w="1896" w:type="dxa"/>
                <w:gridSpan w:val="2"/>
              </w:tcPr>
            </w:tcPrChange>
          </w:tcPr>
          <w:p w14:paraId="6D48D138" w14:textId="17251E04" w:rsidR="007B7F57" w:rsidRPr="0052167B" w:rsidDel="007E0F89" w:rsidRDefault="007B7F57" w:rsidP="007B7F57">
            <w:pPr>
              <w:spacing w:before="0" w:line="240" w:lineRule="auto"/>
              <w:contextualSpacing w:val="0"/>
              <w:rPr>
                <w:del w:id="17579" w:author="Phuong Truong Thi" w:date="2024-10-08T18:12:00Z"/>
                <w:rFonts w:ascii="Times New Roman" w:eastAsia="Times New Roman" w:hAnsi="Times New Roman"/>
                <w:sz w:val="24"/>
                <w:szCs w:val="24"/>
                <w:lang w:eastAsia="vi-VN"/>
              </w:rPr>
            </w:pPr>
            <w:del w:id="17580" w:author="Phuong Truong Thi" w:date="2024-10-08T18:12: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17581" w:author="thu nga" w:date="2024-10-01T10:51:00Z">
              <w:tcPr>
                <w:tcW w:w="1910" w:type="dxa"/>
                <w:gridSpan w:val="3"/>
                <w:shd w:val="clear" w:color="auto" w:fill="auto"/>
                <w:noWrap/>
                <w:vAlign w:val="center"/>
              </w:tcPr>
            </w:tcPrChange>
          </w:tcPr>
          <w:p w14:paraId="1D8F43C3" w14:textId="05FD3E52" w:rsidR="007B7F57" w:rsidRPr="0052167B" w:rsidDel="007E0F89" w:rsidRDefault="007B7F57" w:rsidP="007B7F57">
            <w:pPr>
              <w:spacing w:before="0" w:line="240" w:lineRule="auto"/>
              <w:contextualSpacing w:val="0"/>
              <w:rPr>
                <w:del w:id="17582" w:author="Phuong Truong Thi" w:date="2024-10-08T18:12:00Z"/>
                <w:rFonts w:ascii="Times New Roman" w:eastAsia="Times New Roman" w:hAnsi="Times New Roman"/>
                <w:sz w:val="24"/>
                <w:szCs w:val="24"/>
                <w:lang w:val="vi-VN" w:eastAsia="vi-VN"/>
              </w:rPr>
            </w:pPr>
          </w:p>
        </w:tc>
        <w:tc>
          <w:tcPr>
            <w:tcW w:w="1134" w:type="dxa"/>
            <w:tcPrChange w:id="17583" w:author="thu nga" w:date="2024-10-01T10:51:00Z">
              <w:tcPr>
                <w:tcW w:w="737" w:type="dxa"/>
              </w:tcPr>
            </w:tcPrChange>
          </w:tcPr>
          <w:p w14:paraId="2B6AB3C9" w14:textId="179C1F20" w:rsidR="007B7F57" w:rsidRPr="0052167B" w:rsidDel="007E0F89" w:rsidRDefault="007B7F57" w:rsidP="007B7F57">
            <w:pPr>
              <w:spacing w:before="0" w:line="240" w:lineRule="auto"/>
              <w:contextualSpacing w:val="0"/>
              <w:jc w:val="center"/>
              <w:rPr>
                <w:del w:id="17584" w:author="Phuong Truong Thi" w:date="2024-10-08T18:12:00Z"/>
                <w:rFonts w:ascii="Times New Roman" w:eastAsia="Times New Roman" w:hAnsi="Times New Roman"/>
                <w:sz w:val="24"/>
                <w:szCs w:val="24"/>
                <w:lang w:val="vi-VN" w:eastAsia="vi-VN"/>
              </w:rPr>
            </w:pPr>
            <w:del w:id="17585" w:author="Phuong Truong Thi" w:date="2024-10-08T18:12:00Z">
              <w:r w:rsidRPr="0052167B" w:rsidDel="007E0F89">
                <w:rPr>
                  <w:rFonts w:ascii="Times New Roman" w:eastAsia="Times New Roman" w:hAnsi="Times New Roman"/>
                  <w:sz w:val="24"/>
                  <w:szCs w:val="24"/>
                  <w:lang w:eastAsia="vi-VN"/>
                </w:rPr>
                <w:delText>N</w:delText>
              </w:r>
            </w:del>
          </w:p>
        </w:tc>
      </w:tr>
    </w:tbl>
    <w:p w14:paraId="15B3F617" w14:textId="77777777" w:rsidR="00E57F75" w:rsidRPr="00FC1BDF" w:rsidRDefault="00E57F75" w:rsidP="00E57F75">
      <w:pPr>
        <w:rPr>
          <w:ins w:id="17586" w:author="Phuong Truong Thi" w:date="2024-10-17T19:24:00Z"/>
          <w:rFonts w:ascii="Times New Roman" w:hAnsi="Times New Roman"/>
          <w:sz w:val="24"/>
          <w:szCs w:val="24"/>
          <w:lang w:val="vi-VN"/>
        </w:rPr>
      </w:pPr>
      <w:ins w:id="17587" w:author="Phuong Truong Thi" w:date="2024-10-17T19:24:00Z">
        <w:r w:rsidRPr="00FC1BDF">
          <w:rPr>
            <w:rFonts w:ascii="Times New Roman" w:hAnsi="Times New Roman"/>
            <w:b/>
            <w:bCs/>
            <w:sz w:val="24"/>
            <w:szCs w:val="24"/>
            <w:lang w:val="vi-VN"/>
          </w:rPr>
          <w:t xml:space="preserve">Trong đó: </w:t>
        </w:r>
        <w:r w:rsidRPr="00FC1BDF">
          <w:rPr>
            <w:rFonts w:ascii="Times New Roman" w:hAnsi="Times New Roman"/>
            <w:color w:val="000000"/>
            <w:sz w:val="24"/>
            <w:szCs w:val="24"/>
            <w:lang w:val="vi-VN"/>
          </w:rPr>
          <w:t>AUM (Tổng tài sản của khách hàng) tại ngày T-1</w:t>
        </w:r>
        <w:r w:rsidRPr="00FC1BDF">
          <w:rPr>
            <w:rFonts w:ascii="Times New Roman" w:hAnsi="Times New Roman"/>
            <w:b/>
            <w:bCs/>
            <w:sz w:val="24"/>
            <w:szCs w:val="24"/>
            <w:lang w:val="vi-VN"/>
          </w:rPr>
          <w:t xml:space="preserve"> </w:t>
        </w:r>
        <w:r w:rsidRPr="00FC1BDF">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ins>
    </w:p>
    <w:p w14:paraId="33F48781" w14:textId="77777777" w:rsidR="00E57F75" w:rsidRPr="00FC1BDF" w:rsidRDefault="00E57F75" w:rsidP="00E57F75">
      <w:pPr>
        <w:pStyle w:val="ListParagraph"/>
        <w:numPr>
          <w:ilvl w:val="0"/>
          <w:numId w:val="101"/>
        </w:numPr>
        <w:spacing w:line="300" w:lineRule="auto"/>
        <w:rPr>
          <w:ins w:id="17588" w:author="Phuong Truong Thi" w:date="2024-10-17T19:24:00Z"/>
          <w:szCs w:val="24"/>
          <w:lang w:val="vi-VN"/>
        </w:rPr>
      </w:pPr>
      <w:ins w:id="17589" w:author="Phuong Truong Thi" w:date="2024-10-17T19:24:00Z">
        <w:r w:rsidRPr="00FC1BDF">
          <w:rPr>
            <w:szCs w:val="24"/>
            <w:lang w:val="vi-VN"/>
          </w:rPr>
          <w:t>Số dư tiền gửi tiết kiệm trung bình tháng: Số dư tiền gửi tiết kiệm trung bình từ ngày đầu tháng đến ngày T-1 của Khách hàng</w:t>
        </w:r>
      </w:ins>
    </w:p>
    <w:p w14:paraId="46FF2DB7" w14:textId="77777777" w:rsidR="00E57F75" w:rsidRPr="00FC1BDF" w:rsidRDefault="00E57F75" w:rsidP="00E57F75">
      <w:pPr>
        <w:pStyle w:val="ListParagraph"/>
        <w:numPr>
          <w:ilvl w:val="0"/>
          <w:numId w:val="101"/>
        </w:numPr>
        <w:spacing w:line="300" w:lineRule="auto"/>
        <w:rPr>
          <w:ins w:id="17590" w:author="Phuong Truong Thi" w:date="2024-10-17T19:24:00Z"/>
          <w:szCs w:val="24"/>
          <w:lang w:val="vi-VN"/>
        </w:rPr>
      </w:pPr>
      <w:ins w:id="17591" w:author="Phuong Truong Thi" w:date="2024-10-17T19:24:00Z">
        <w:r w:rsidRPr="00FC1BDF">
          <w:rPr>
            <w:szCs w:val="24"/>
            <w:lang w:val="vi-VN"/>
          </w:rPr>
          <w:t>Số dư tài khoản thanh toán trung bình tháng: Số dư tài khoản thanh toán trung bình từ ngày đầu tháng đến ngày T-1 của Khách hàng</w:t>
        </w:r>
      </w:ins>
    </w:p>
    <w:p w14:paraId="468994C1" w14:textId="77777777" w:rsidR="00E57F75" w:rsidRPr="00FC1BDF" w:rsidRDefault="00E57F75" w:rsidP="00E57F75">
      <w:pPr>
        <w:pStyle w:val="ListParagraph"/>
        <w:numPr>
          <w:ilvl w:val="0"/>
          <w:numId w:val="101"/>
        </w:numPr>
        <w:spacing w:line="300" w:lineRule="auto"/>
        <w:rPr>
          <w:ins w:id="17592" w:author="Phuong Truong Thi" w:date="2024-10-17T19:24:00Z"/>
          <w:szCs w:val="24"/>
          <w:lang w:val="vi-VN"/>
        </w:rPr>
      </w:pPr>
      <w:ins w:id="17593" w:author="Phuong Truong Thi" w:date="2024-10-17T19:24:00Z">
        <w:r w:rsidRPr="00FC1BDF">
          <w:rPr>
            <w:szCs w:val="24"/>
            <w:lang w:val="vi-VN"/>
          </w:rPr>
          <w:t>Giá trị hợp đồng trái phiếu: Tổng số dư trái phiếu tại ngày T-1 của Khách hàng</w:t>
        </w:r>
      </w:ins>
    </w:p>
    <w:p w14:paraId="271C90B3" w14:textId="77777777" w:rsidR="00E57F75" w:rsidRPr="00FC1BDF" w:rsidRDefault="00E57F75" w:rsidP="00E57F75">
      <w:pPr>
        <w:pStyle w:val="ListParagraph"/>
        <w:numPr>
          <w:ilvl w:val="0"/>
          <w:numId w:val="101"/>
        </w:numPr>
        <w:spacing w:line="300" w:lineRule="auto"/>
        <w:rPr>
          <w:ins w:id="17594" w:author="Phuong Truong Thi" w:date="2024-10-17T19:24:00Z"/>
          <w:szCs w:val="24"/>
          <w:lang w:val="vi-VN"/>
        </w:rPr>
      </w:pPr>
      <w:ins w:id="17595" w:author="Phuong Truong Thi" w:date="2024-10-17T19:24:00Z">
        <w:r w:rsidRPr="00FC1BDF">
          <w:rPr>
            <w:szCs w:val="24"/>
            <w:lang w:val="vi-VN"/>
          </w:rPr>
          <w:t>Giá trị hợp đồng chứng chỉ quỹ: Tổng số dư tại ngày T-1 của Khách hàng</w:t>
        </w:r>
      </w:ins>
    </w:p>
    <w:p w14:paraId="122FF4BC" w14:textId="3A96CDD5" w:rsidR="007B7F57" w:rsidDel="00437F9E" w:rsidRDefault="007B7F57" w:rsidP="00437F9E">
      <w:pPr>
        <w:rPr>
          <w:del w:id="17596" w:author="Phuong Truong Thi" w:date="2024-10-15T00:12:00Z"/>
          <w:rFonts w:ascii="Times New Roman" w:hAnsi="Times New Roman"/>
          <w:i/>
          <w:iCs/>
          <w:sz w:val="24"/>
          <w:szCs w:val="24"/>
        </w:rPr>
      </w:pPr>
      <w:ins w:id="17597" w:author="thu nga" w:date="2024-09-30T15:32:00Z">
        <w:del w:id="17598" w:author="Phuong Truong Thi" w:date="2024-10-17T19:21:00Z">
          <w:r w:rsidRPr="00383D7A" w:rsidDel="00E57F75">
            <w:rPr>
              <w:rFonts w:ascii="Times New Roman" w:hAnsi="Times New Roman"/>
              <w:b/>
              <w:bCs/>
              <w:i/>
              <w:iCs/>
              <w:sz w:val="24"/>
              <w:szCs w:val="24"/>
              <w:lang w:val="vi-VN"/>
            </w:rPr>
            <w:lastRenderedPageBreak/>
            <w:delText xml:space="preserve">Trong đó: </w:delText>
          </w:r>
          <w:commentRangeStart w:id="17599"/>
          <w:r w:rsidRPr="00383D7A" w:rsidDel="00E57F75">
            <w:rPr>
              <w:rFonts w:ascii="Times New Roman" w:hAnsi="Times New Roman"/>
              <w:color w:val="000000"/>
              <w:sz w:val="24"/>
              <w:szCs w:val="24"/>
              <w:lang w:val="vi-VN"/>
            </w:rPr>
            <w:delText>AUM (Tổng tài sản của khách hàng) tại ngày T-1</w:delText>
          </w:r>
          <w:commentRangeEnd w:id="17599"/>
          <w:r w:rsidRPr="00383D7A" w:rsidDel="00E57F75">
            <w:rPr>
              <w:rStyle w:val="CommentReference"/>
              <w:rFonts w:ascii="Times New Roman" w:hAnsi="Times New Roman"/>
              <w:sz w:val="24"/>
              <w:szCs w:val="24"/>
              <w:lang w:val="x-none" w:eastAsia="x-none"/>
            </w:rPr>
            <w:commentReference w:id="17599"/>
          </w:r>
          <w:r w:rsidRPr="00383D7A" w:rsidDel="00E57F75">
            <w:rPr>
              <w:rFonts w:ascii="Times New Roman" w:hAnsi="Times New Roman"/>
              <w:b/>
              <w:bCs/>
              <w:i/>
              <w:iCs/>
              <w:sz w:val="24"/>
              <w:szCs w:val="24"/>
              <w:lang w:val="vi-VN"/>
            </w:rPr>
            <w:delText xml:space="preserve"> </w:delText>
          </w:r>
          <w:r w:rsidRPr="00383D7A" w:rsidDel="00E57F75">
            <w:rPr>
              <w:rFonts w:ascii="Times New Roman" w:hAnsi="Times New Roman"/>
              <w:i/>
              <w:iCs/>
              <w:sz w:val="24"/>
              <w:szCs w:val="24"/>
              <w:lang w:val="vi-VN"/>
            </w:rPr>
            <w:delText xml:space="preserve">= Số dư tiền gửi tiết kiệm trung bình tháng + Số dư tài khoản thanh toán trung bình tháng + Giá trị hợp đồng trái phiếu + Giá trị hợp đồng chứng chỉ quỹ </w:delText>
          </w:r>
        </w:del>
        <w:del w:id="17600" w:author="Phuong Truong Thi" w:date="2024-10-15T00:12:00Z">
          <w:r w:rsidRPr="00383D7A" w:rsidDel="00437F9E">
            <w:rPr>
              <w:rFonts w:ascii="Times New Roman" w:hAnsi="Times New Roman"/>
              <w:i/>
              <w:iCs/>
              <w:sz w:val="24"/>
              <w:szCs w:val="24"/>
              <w:lang w:val="vi-VN"/>
            </w:rPr>
            <w:delText>+ Gác sản phẩm đầu tư khác của khách hàng (Banca, FX)</w:delText>
          </w:r>
        </w:del>
      </w:ins>
      <w:bookmarkStart w:id="17601" w:name="_Toc183455075"/>
      <w:bookmarkStart w:id="17602" w:name="_Toc183456027"/>
      <w:bookmarkStart w:id="17603" w:name="_Toc184406361"/>
      <w:bookmarkStart w:id="17604" w:name="_Toc184407620"/>
      <w:bookmarkStart w:id="17605" w:name="_Toc184408568"/>
      <w:bookmarkStart w:id="17606" w:name="_Toc184409516"/>
      <w:bookmarkStart w:id="17607" w:name="_Toc184813302"/>
      <w:bookmarkEnd w:id="17601"/>
      <w:bookmarkEnd w:id="17602"/>
      <w:bookmarkEnd w:id="17603"/>
      <w:bookmarkEnd w:id="17604"/>
      <w:bookmarkEnd w:id="17605"/>
      <w:bookmarkEnd w:id="17606"/>
      <w:bookmarkEnd w:id="17607"/>
    </w:p>
    <w:p w14:paraId="54CC880B" w14:textId="08D89C58" w:rsidR="007B7F57" w:rsidRPr="00421C65" w:rsidDel="00E57F75" w:rsidRDefault="007B7F57">
      <w:pPr>
        <w:pStyle w:val="ListParagraph"/>
        <w:rPr>
          <w:ins w:id="17608" w:author="thu nga" w:date="2024-09-30T15:32:00Z"/>
          <w:del w:id="17609" w:author="Phuong Truong Thi" w:date="2024-10-17T19:21:00Z"/>
          <w:lang w:val="vi-VN"/>
        </w:rPr>
        <w:pPrChange w:id="17610" w:author="Phuong Truong Thi" w:date="2024-10-15T00:12:00Z">
          <w:pPr>
            <w:pStyle w:val="ListParagraph"/>
            <w:numPr>
              <w:ilvl w:val="0"/>
              <w:numId w:val="101"/>
            </w:numPr>
            <w:spacing w:line="300" w:lineRule="auto"/>
            <w:ind w:left="720"/>
          </w:pPr>
        </w:pPrChange>
      </w:pPr>
      <w:ins w:id="17611" w:author="thu nga" w:date="2024-09-30T15:32:00Z">
        <w:del w:id="17612" w:author="Phuong Truong Thi" w:date="2024-10-17T19:21:00Z">
          <w:r w:rsidRPr="00421C65" w:rsidDel="00E57F75">
            <w:rPr>
              <w:lang w:val="vi-VN"/>
            </w:rPr>
            <w:delText>Số dư tiền gửi tiết kiệm trung bình tháng: Số dư tiền gửi tiết kiệm trung bình từ ngày đầu tháng đến ngày T-1 của Khách hàng</w:delText>
          </w:r>
          <w:bookmarkStart w:id="17613" w:name="_Toc183455076"/>
          <w:bookmarkStart w:id="17614" w:name="_Toc183456028"/>
          <w:bookmarkStart w:id="17615" w:name="_Toc184406362"/>
          <w:bookmarkStart w:id="17616" w:name="_Toc184407621"/>
          <w:bookmarkStart w:id="17617" w:name="_Toc184408569"/>
          <w:bookmarkStart w:id="17618" w:name="_Toc184409517"/>
          <w:bookmarkStart w:id="17619" w:name="_Toc184813303"/>
          <w:bookmarkEnd w:id="17613"/>
          <w:bookmarkEnd w:id="17614"/>
          <w:bookmarkEnd w:id="17615"/>
          <w:bookmarkEnd w:id="17616"/>
          <w:bookmarkEnd w:id="17617"/>
          <w:bookmarkEnd w:id="17618"/>
          <w:bookmarkEnd w:id="17619"/>
        </w:del>
      </w:ins>
    </w:p>
    <w:p w14:paraId="458BED3B" w14:textId="051AFCA0" w:rsidR="007B7F57" w:rsidRPr="00437F9E" w:rsidDel="00E57F75" w:rsidRDefault="007B7F57">
      <w:pPr>
        <w:pStyle w:val="ListParagraph"/>
        <w:rPr>
          <w:ins w:id="17620" w:author="thu nga" w:date="2024-09-30T15:32:00Z"/>
          <w:del w:id="17621" w:author="Phuong Truong Thi" w:date="2024-10-17T19:21:00Z"/>
          <w:lang w:val="vi-VN"/>
        </w:rPr>
        <w:pPrChange w:id="17622" w:author="Phuong Truong Thi" w:date="2024-10-15T00:13:00Z">
          <w:pPr>
            <w:pStyle w:val="ListParagraph"/>
            <w:numPr>
              <w:ilvl w:val="0"/>
              <w:numId w:val="101"/>
            </w:numPr>
            <w:spacing w:line="300" w:lineRule="auto"/>
            <w:ind w:left="720"/>
          </w:pPr>
        </w:pPrChange>
      </w:pPr>
      <w:ins w:id="17623" w:author="thu nga" w:date="2024-09-30T15:32:00Z">
        <w:del w:id="17624" w:author="Phuong Truong Thi" w:date="2024-10-17T19:21:00Z">
          <w:r w:rsidRPr="00437F9E" w:rsidDel="00E57F75">
            <w:rPr>
              <w:lang w:val="vi-VN"/>
            </w:rPr>
            <w:delText>Số dư tài khoản thanh toán trung bình tháng: Số dư tài khoản thanh toán trung bình từ ngày đầu tháng đến ngày T-1 của Khách hàng</w:delText>
          </w:r>
          <w:bookmarkStart w:id="17625" w:name="_Toc183455077"/>
          <w:bookmarkStart w:id="17626" w:name="_Toc183456029"/>
          <w:bookmarkStart w:id="17627" w:name="_Toc184406363"/>
          <w:bookmarkStart w:id="17628" w:name="_Toc184407622"/>
          <w:bookmarkStart w:id="17629" w:name="_Toc184408570"/>
          <w:bookmarkStart w:id="17630" w:name="_Toc184409518"/>
          <w:bookmarkStart w:id="17631" w:name="_Toc184813304"/>
          <w:bookmarkEnd w:id="17625"/>
          <w:bookmarkEnd w:id="17626"/>
          <w:bookmarkEnd w:id="17627"/>
          <w:bookmarkEnd w:id="17628"/>
          <w:bookmarkEnd w:id="17629"/>
          <w:bookmarkEnd w:id="17630"/>
          <w:bookmarkEnd w:id="17631"/>
        </w:del>
      </w:ins>
    </w:p>
    <w:p w14:paraId="2418C51B" w14:textId="3F7D6CE1" w:rsidR="007B7F57" w:rsidRPr="00437F9E" w:rsidDel="00E57F75" w:rsidRDefault="007B7F57">
      <w:pPr>
        <w:pStyle w:val="ListParagraph"/>
        <w:rPr>
          <w:ins w:id="17632" w:author="thu nga" w:date="2024-09-30T15:32:00Z"/>
          <w:del w:id="17633" w:author="Phuong Truong Thi" w:date="2024-10-17T19:21:00Z"/>
          <w:lang w:val="vi-VN"/>
        </w:rPr>
        <w:pPrChange w:id="17634" w:author="Phuong Truong Thi" w:date="2024-10-15T00:13:00Z">
          <w:pPr>
            <w:pStyle w:val="ListParagraph"/>
            <w:numPr>
              <w:ilvl w:val="0"/>
              <w:numId w:val="101"/>
            </w:numPr>
            <w:spacing w:line="300" w:lineRule="auto"/>
            <w:ind w:left="720"/>
          </w:pPr>
        </w:pPrChange>
      </w:pPr>
      <w:ins w:id="17635" w:author="thu nga" w:date="2024-09-30T15:32:00Z">
        <w:del w:id="17636" w:author="Phuong Truong Thi" w:date="2024-10-17T19:21:00Z">
          <w:r w:rsidRPr="00437F9E" w:rsidDel="00E57F75">
            <w:rPr>
              <w:lang w:val="vi-VN"/>
            </w:rPr>
            <w:delText>Giá trị hợp đồng trái phiếu: Tổng số dư trái phiếu tại ngày T-1 của Khách hàng</w:delText>
          </w:r>
          <w:bookmarkStart w:id="17637" w:name="_Toc183455078"/>
          <w:bookmarkStart w:id="17638" w:name="_Toc183456030"/>
          <w:bookmarkStart w:id="17639" w:name="_Toc184406364"/>
          <w:bookmarkStart w:id="17640" w:name="_Toc184407623"/>
          <w:bookmarkStart w:id="17641" w:name="_Toc184408571"/>
          <w:bookmarkStart w:id="17642" w:name="_Toc184409519"/>
          <w:bookmarkStart w:id="17643" w:name="_Toc184813305"/>
          <w:bookmarkEnd w:id="17637"/>
          <w:bookmarkEnd w:id="17638"/>
          <w:bookmarkEnd w:id="17639"/>
          <w:bookmarkEnd w:id="17640"/>
          <w:bookmarkEnd w:id="17641"/>
          <w:bookmarkEnd w:id="17642"/>
          <w:bookmarkEnd w:id="17643"/>
        </w:del>
      </w:ins>
    </w:p>
    <w:p w14:paraId="654E5A06" w14:textId="59C05182" w:rsidR="007B7F57" w:rsidRPr="00437F9E" w:rsidDel="00E57F75" w:rsidRDefault="007B7F57">
      <w:pPr>
        <w:pStyle w:val="ListParagraph"/>
        <w:rPr>
          <w:ins w:id="17644" w:author="thu nga" w:date="2024-09-30T15:32:00Z"/>
          <w:del w:id="17645" w:author="Phuong Truong Thi" w:date="2024-10-17T19:21:00Z"/>
          <w:lang w:val="vi-VN"/>
        </w:rPr>
        <w:pPrChange w:id="17646" w:author="Phuong Truong Thi" w:date="2024-10-15T00:13:00Z">
          <w:pPr>
            <w:pStyle w:val="ListParagraph"/>
            <w:numPr>
              <w:ilvl w:val="0"/>
              <w:numId w:val="101"/>
            </w:numPr>
            <w:spacing w:line="300" w:lineRule="auto"/>
            <w:ind w:left="720"/>
          </w:pPr>
        </w:pPrChange>
      </w:pPr>
      <w:ins w:id="17647" w:author="thu nga" w:date="2024-09-30T15:32:00Z">
        <w:del w:id="17648" w:author="Phuong Truong Thi" w:date="2024-10-17T19:21:00Z">
          <w:r w:rsidRPr="00437F9E" w:rsidDel="00E57F75">
            <w:rPr>
              <w:lang w:val="vi-VN"/>
            </w:rPr>
            <w:delText>Giá trị hợp đồng chứng chỉ quỹ: Tổng số dư tại ngày T-1 của Khách hàng</w:delText>
          </w:r>
          <w:bookmarkStart w:id="17649" w:name="_Toc183455079"/>
          <w:bookmarkStart w:id="17650" w:name="_Toc183456031"/>
          <w:bookmarkStart w:id="17651" w:name="_Toc184406365"/>
          <w:bookmarkStart w:id="17652" w:name="_Toc184407624"/>
          <w:bookmarkStart w:id="17653" w:name="_Toc184408572"/>
          <w:bookmarkStart w:id="17654" w:name="_Toc184409520"/>
          <w:bookmarkStart w:id="17655" w:name="_Toc184813306"/>
          <w:bookmarkEnd w:id="17649"/>
          <w:bookmarkEnd w:id="17650"/>
          <w:bookmarkEnd w:id="17651"/>
          <w:bookmarkEnd w:id="17652"/>
          <w:bookmarkEnd w:id="17653"/>
          <w:bookmarkEnd w:id="17654"/>
          <w:bookmarkEnd w:id="17655"/>
        </w:del>
      </w:ins>
    </w:p>
    <w:p w14:paraId="09E08162" w14:textId="58B29F89" w:rsidR="007B7F57" w:rsidRPr="00421C65" w:rsidDel="00437F9E" w:rsidRDefault="007B7F57" w:rsidP="007B7F57">
      <w:pPr>
        <w:pStyle w:val="ListParagraph"/>
        <w:numPr>
          <w:ilvl w:val="0"/>
          <w:numId w:val="101"/>
        </w:numPr>
        <w:spacing w:line="300" w:lineRule="auto"/>
        <w:rPr>
          <w:ins w:id="17656" w:author="thu nga" w:date="2024-09-30T15:32:00Z"/>
          <w:del w:id="17657" w:author="Phuong Truong Thi" w:date="2024-10-15T00:12:00Z"/>
          <w:szCs w:val="24"/>
          <w:lang w:val="vi-VN"/>
        </w:rPr>
      </w:pPr>
      <w:ins w:id="17658" w:author="thu nga" w:date="2024-09-30T15:32:00Z">
        <w:del w:id="17659" w:author="Phuong Truong Thi" w:date="2024-10-15T00:12:00Z">
          <w:r w:rsidRPr="00421C65" w:rsidDel="00437F9E">
            <w:rPr>
              <w:szCs w:val="24"/>
              <w:lang w:val="vi-VN"/>
            </w:rPr>
            <w:delText>Các sản phẩm đầu tư khác của khách hàng</w:delText>
          </w:r>
          <w:bookmarkStart w:id="17660" w:name="_Toc183455080"/>
          <w:bookmarkStart w:id="17661" w:name="_Toc183456032"/>
          <w:bookmarkStart w:id="17662" w:name="_Toc184406366"/>
          <w:bookmarkStart w:id="17663" w:name="_Toc184407625"/>
          <w:bookmarkStart w:id="17664" w:name="_Toc184408573"/>
          <w:bookmarkStart w:id="17665" w:name="_Toc184409521"/>
          <w:bookmarkStart w:id="17666" w:name="_Toc184813307"/>
          <w:bookmarkEnd w:id="17660"/>
          <w:bookmarkEnd w:id="17661"/>
          <w:bookmarkEnd w:id="17662"/>
          <w:bookmarkEnd w:id="17663"/>
          <w:bookmarkEnd w:id="17664"/>
          <w:bookmarkEnd w:id="17665"/>
          <w:bookmarkEnd w:id="17666"/>
        </w:del>
      </w:ins>
    </w:p>
    <w:p w14:paraId="04D040FB" w14:textId="053ED3A1" w:rsidR="007B7F57" w:rsidDel="00437F9E" w:rsidRDefault="007B7F57" w:rsidP="007B7F57">
      <w:pPr>
        <w:pStyle w:val="ListParagraph"/>
        <w:ind w:left="1134"/>
        <w:rPr>
          <w:ins w:id="17667" w:author="thu nga" w:date="2024-09-30T15:32:00Z"/>
          <w:del w:id="17668" w:author="Phuong Truong Thi" w:date="2024-10-15T00:12:00Z"/>
          <w:lang w:val="vi-VN"/>
        </w:rPr>
      </w:pPr>
      <w:ins w:id="17669" w:author="thu nga" w:date="2024-09-30T15:32:00Z">
        <w:del w:id="17670" w:author="Phuong Truong Thi" w:date="2024-10-15T00:12:00Z">
          <w:r w:rsidRPr="00421C65" w:rsidDel="00437F9E">
            <w:rPr>
              <w:lang w:val="vi-VN"/>
            </w:rPr>
            <w:delText xml:space="preserve">Bảo hiểm: Tổng số dư đầu tư của các </w:delText>
          </w:r>
          <w:commentRangeStart w:id="17671"/>
          <w:r w:rsidRPr="00421C65" w:rsidDel="00437F9E">
            <w:rPr>
              <w:lang w:val="vi-VN"/>
            </w:rPr>
            <w:delText xml:space="preserve">mã sản phẩm phụ </w:delText>
          </w:r>
          <w:commentRangeEnd w:id="17671"/>
          <w:r w:rsidDel="00437F9E">
            <w:rPr>
              <w:rStyle w:val="CommentReference"/>
              <w:rFonts w:ascii="Arial" w:hAnsi="Arial"/>
              <w:lang w:val="x-none" w:eastAsia="x-none"/>
            </w:rPr>
            <w:commentReference w:id="17671"/>
          </w:r>
          <w:r w:rsidRPr="00421C65" w:rsidDel="00437F9E">
            <w:rPr>
              <w:lang w:val="vi-VN"/>
            </w:rPr>
            <w:delText>là đầu tư</w:delText>
          </w:r>
          <w:bookmarkStart w:id="17672" w:name="_Toc183455081"/>
          <w:bookmarkStart w:id="17673" w:name="_Toc183456033"/>
          <w:bookmarkStart w:id="17674" w:name="_Toc184406367"/>
          <w:bookmarkStart w:id="17675" w:name="_Toc184407626"/>
          <w:bookmarkStart w:id="17676" w:name="_Toc184408574"/>
          <w:bookmarkStart w:id="17677" w:name="_Toc184409522"/>
          <w:bookmarkStart w:id="17678" w:name="_Toc184813308"/>
          <w:bookmarkEnd w:id="17672"/>
          <w:bookmarkEnd w:id="17673"/>
          <w:bookmarkEnd w:id="17674"/>
          <w:bookmarkEnd w:id="17675"/>
          <w:bookmarkEnd w:id="17676"/>
          <w:bookmarkEnd w:id="17677"/>
          <w:bookmarkEnd w:id="17678"/>
        </w:del>
      </w:ins>
    </w:p>
    <w:p w14:paraId="44598F63" w14:textId="6DCA99B1" w:rsidR="007B7F57" w:rsidRPr="005266A5" w:rsidDel="00437F9E" w:rsidRDefault="007B7F57" w:rsidP="007B7F57">
      <w:pPr>
        <w:pStyle w:val="ListParagraph"/>
        <w:ind w:left="1134"/>
        <w:rPr>
          <w:ins w:id="17679" w:author="thu nga" w:date="2024-09-30T15:32:00Z"/>
          <w:del w:id="17680" w:author="Phuong Truong Thi" w:date="2024-10-15T00:12:00Z"/>
          <w:lang w:val="vi-VN"/>
        </w:rPr>
      </w:pPr>
      <w:commentRangeStart w:id="17681"/>
      <w:ins w:id="17682" w:author="thu nga" w:date="2024-09-30T15:32:00Z">
        <w:del w:id="17683" w:author="Phuong Truong Thi" w:date="2024-10-15T00:12:00Z">
          <w:r w:rsidRPr="004C7F2E" w:rsidDel="00437F9E">
            <w:rPr>
              <w:szCs w:val="24"/>
              <w:lang w:val="vi-VN"/>
            </w:rPr>
            <w:delText xml:space="preserve">FX: </w:delText>
          </w:r>
          <w:r w:rsidRPr="00421C65" w:rsidDel="00437F9E">
            <w:rPr>
              <w:szCs w:val="24"/>
              <w:lang w:val="vi-VN"/>
            </w:rPr>
            <w:delText>có tính sản phẩm FX vào tổng tài sản khách hàng không, nếu có thì lấy từ BIC tool</w:delText>
          </w:r>
          <w:r w:rsidRPr="004C7F2E" w:rsidDel="00437F9E">
            <w:rPr>
              <w:szCs w:val="24"/>
              <w:lang w:val="vi-VN"/>
            </w:rPr>
            <w:delText xml:space="preserve"> hay không</w:delText>
          </w:r>
          <w:commentRangeEnd w:id="17681"/>
          <w:r w:rsidRPr="00421C65" w:rsidDel="00437F9E">
            <w:rPr>
              <w:szCs w:val="24"/>
              <w:lang w:val="vi-VN"/>
            </w:rPr>
            <w:commentReference w:id="17681"/>
          </w:r>
          <w:r w:rsidDel="00437F9E">
            <w:rPr>
              <w:szCs w:val="24"/>
              <w:lang w:val="vi-VN"/>
            </w:rPr>
            <w:delText>?</w:delText>
          </w:r>
          <w:bookmarkStart w:id="17684" w:name="_Toc183455082"/>
          <w:bookmarkStart w:id="17685" w:name="_Toc183456034"/>
          <w:bookmarkStart w:id="17686" w:name="_Toc184406368"/>
          <w:bookmarkStart w:id="17687" w:name="_Toc184407627"/>
          <w:bookmarkStart w:id="17688" w:name="_Toc184408575"/>
          <w:bookmarkStart w:id="17689" w:name="_Toc184409523"/>
          <w:bookmarkStart w:id="17690" w:name="_Toc184813309"/>
          <w:bookmarkEnd w:id="17684"/>
          <w:bookmarkEnd w:id="17685"/>
          <w:bookmarkEnd w:id="17686"/>
          <w:bookmarkEnd w:id="17687"/>
          <w:bookmarkEnd w:id="17688"/>
          <w:bookmarkEnd w:id="17689"/>
          <w:bookmarkEnd w:id="17690"/>
        </w:del>
      </w:ins>
    </w:p>
    <w:p w14:paraId="681C26E1" w14:textId="77777777" w:rsidR="001A1CF1" w:rsidRPr="00126368" w:rsidDel="00E57F75" w:rsidRDefault="001A1CF1" w:rsidP="00F748D4">
      <w:pPr>
        <w:rPr>
          <w:del w:id="17691" w:author="Phuong Truong Thi" w:date="2024-10-17T19:19:00Z"/>
          <w:lang w:val="vi-VN"/>
        </w:rPr>
      </w:pPr>
      <w:bookmarkStart w:id="17692" w:name="_Toc183455083"/>
      <w:bookmarkStart w:id="17693" w:name="_Toc183456035"/>
      <w:bookmarkStart w:id="17694" w:name="_Toc184406369"/>
      <w:bookmarkStart w:id="17695" w:name="_Toc184407628"/>
      <w:bookmarkStart w:id="17696" w:name="_Toc184408576"/>
      <w:bookmarkStart w:id="17697" w:name="_Toc184409524"/>
      <w:bookmarkStart w:id="17698" w:name="_Toc184813310"/>
      <w:bookmarkEnd w:id="17692"/>
      <w:bookmarkEnd w:id="17693"/>
      <w:bookmarkEnd w:id="17694"/>
      <w:bookmarkEnd w:id="17695"/>
      <w:bookmarkEnd w:id="17696"/>
      <w:bookmarkEnd w:id="17697"/>
      <w:bookmarkEnd w:id="17698"/>
    </w:p>
    <w:p w14:paraId="35A72A47" w14:textId="77777777" w:rsidR="00445D58" w:rsidRPr="00126368" w:rsidDel="00E57F75" w:rsidRDefault="00445D58" w:rsidP="00F748D4">
      <w:pPr>
        <w:rPr>
          <w:del w:id="17699" w:author="Phuong Truong Thi" w:date="2024-10-17T19:19:00Z"/>
          <w:lang w:val="vi-VN"/>
        </w:rPr>
      </w:pPr>
      <w:bookmarkStart w:id="17700" w:name="_Toc183455084"/>
      <w:bookmarkStart w:id="17701" w:name="_Toc183456036"/>
      <w:bookmarkStart w:id="17702" w:name="_Toc184406370"/>
      <w:bookmarkStart w:id="17703" w:name="_Toc184407629"/>
      <w:bookmarkStart w:id="17704" w:name="_Toc184408577"/>
      <w:bookmarkStart w:id="17705" w:name="_Toc184409525"/>
      <w:bookmarkStart w:id="17706" w:name="_Toc184813311"/>
      <w:bookmarkEnd w:id="17700"/>
      <w:bookmarkEnd w:id="17701"/>
      <w:bookmarkEnd w:id="17702"/>
      <w:bookmarkEnd w:id="17703"/>
      <w:bookmarkEnd w:id="17704"/>
      <w:bookmarkEnd w:id="17705"/>
      <w:bookmarkEnd w:id="17706"/>
    </w:p>
    <w:p w14:paraId="4E8C0663" w14:textId="77777777" w:rsidR="00445D58" w:rsidRPr="00126368" w:rsidDel="00E57F75" w:rsidRDefault="00445D58" w:rsidP="00F748D4">
      <w:pPr>
        <w:rPr>
          <w:del w:id="17707" w:author="Phuong Truong Thi" w:date="2024-10-17T19:19:00Z"/>
          <w:lang w:val="vi-VN"/>
        </w:rPr>
      </w:pPr>
      <w:bookmarkStart w:id="17708" w:name="_Toc183455085"/>
      <w:bookmarkStart w:id="17709" w:name="_Toc183456037"/>
      <w:bookmarkStart w:id="17710" w:name="_Toc184406371"/>
      <w:bookmarkStart w:id="17711" w:name="_Toc184407630"/>
      <w:bookmarkStart w:id="17712" w:name="_Toc184408578"/>
      <w:bookmarkStart w:id="17713" w:name="_Toc184409526"/>
      <w:bookmarkStart w:id="17714" w:name="_Toc184813312"/>
      <w:bookmarkEnd w:id="17708"/>
      <w:bookmarkEnd w:id="17709"/>
      <w:bookmarkEnd w:id="17710"/>
      <w:bookmarkEnd w:id="17711"/>
      <w:bookmarkEnd w:id="17712"/>
      <w:bookmarkEnd w:id="17713"/>
      <w:bookmarkEnd w:id="17714"/>
    </w:p>
    <w:p w14:paraId="16A438BC" w14:textId="77777777" w:rsidR="00445D58" w:rsidRPr="00126368" w:rsidDel="00E57F75" w:rsidRDefault="00445D58" w:rsidP="00F748D4">
      <w:pPr>
        <w:rPr>
          <w:del w:id="17715" w:author="Phuong Truong Thi" w:date="2024-10-17T19:19:00Z"/>
          <w:lang w:val="vi-VN"/>
        </w:rPr>
      </w:pPr>
      <w:bookmarkStart w:id="17716" w:name="_Toc183455086"/>
      <w:bookmarkStart w:id="17717" w:name="_Toc183456038"/>
      <w:bookmarkStart w:id="17718" w:name="_Toc184406372"/>
      <w:bookmarkStart w:id="17719" w:name="_Toc184407631"/>
      <w:bookmarkStart w:id="17720" w:name="_Toc184408579"/>
      <w:bookmarkStart w:id="17721" w:name="_Toc184409527"/>
      <w:bookmarkStart w:id="17722" w:name="_Toc184813313"/>
      <w:bookmarkEnd w:id="17716"/>
      <w:bookmarkEnd w:id="17717"/>
      <w:bookmarkEnd w:id="17718"/>
      <w:bookmarkEnd w:id="17719"/>
      <w:bookmarkEnd w:id="17720"/>
      <w:bookmarkEnd w:id="17721"/>
      <w:bookmarkEnd w:id="17722"/>
    </w:p>
    <w:p w14:paraId="585F61D7" w14:textId="77777777" w:rsidR="00445D58" w:rsidRPr="00126368" w:rsidDel="00E57F75" w:rsidRDefault="00445D58" w:rsidP="00F748D4">
      <w:pPr>
        <w:rPr>
          <w:del w:id="17723" w:author="Phuong Truong Thi" w:date="2024-10-17T19:19:00Z"/>
          <w:lang w:val="vi-VN"/>
        </w:rPr>
      </w:pPr>
      <w:bookmarkStart w:id="17724" w:name="_Toc183455087"/>
      <w:bookmarkStart w:id="17725" w:name="_Toc183456039"/>
      <w:bookmarkStart w:id="17726" w:name="_Toc184406373"/>
      <w:bookmarkStart w:id="17727" w:name="_Toc184407632"/>
      <w:bookmarkStart w:id="17728" w:name="_Toc184408580"/>
      <w:bookmarkStart w:id="17729" w:name="_Toc184409528"/>
      <w:bookmarkStart w:id="17730" w:name="_Toc184813314"/>
      <w:bookmarkEnd w:id="17724"/>
      <w:bookmarkEnd w:id="17725"/>
      <w:bookmarkEnd w:id="17726"/>
      <w:bookmarkEnd w:id="17727"/>
      <w:bookmarkEnd w:id="17728"/>
      <w:bookmarkEnd w:id="17729"/>
      <w:bookmarkEnd w:id="17730"/>
    </w:p>
    <w:p w14:paraId="580F2627" w14:textId="77777777" w:rsidR="00445D58" w:rsidRPr="00126368" w:rsidDel="00E57F75" w:rsidRDefault="00445D58" w:rsidP="00F748D4">
      <w:pPr>
        <w:rPr>
          <w:del w:id="17731" w:author="Phuong Truong Thi" w:date="2024-10-17T19:19:00Z"/>
          <w:lang w:val="vi-VN"/>
        </w:rPr>
      </w:pPr>
      <w:bookmarkStart w:id="17732" w:name="_Toc183455088"/>
      <w:bookmarkStart w:id="17733" w:name="_Toc183456040"/>
      <w:bookmarkStart w:id="17734" w:name="_Toc184406374"/>
      <w:bookmarkStart w:id="17735" w:name="_Toc184407633"/>
      <w:bookmarkStart w:id="17736" w:name="_Toc184408581"/>
      <w:bookmarkStart w:id="17737" w:name="_Toc184409529"/>
      <w:bookmarkStart w:id="17738" w:name="_Toc184813315"/>
      <w:bookmarkEnd w:id="17732"/>
      <w:bookmarkEnd w:id="17733"/>
      <w:bookmarkEnd w:id="17734"/>
      <w:bookmarkEnd w:id="17735"/>
      <w:bookmarkEnd w:id="17736"/>
      <w:bookmarkEnd w:id="17737"/>
      <w:bookmarkEnd w:id="17738"/>
    </w:p>
    <w:p w14:paraId="66F3FED7" w14:textId="77777777" w:rsidR="00445D58" w:rsidRPr="00126368" w:rsidDel="00E57F75" w:rsidRDefault="00445D58" w:rsidP="00F748D4">
      <w:pPr>
        <w:rPr>
          <w:del w:id="17739" w:author="Phuong Truong Thi" w:date="2024-10-17T19:19:00Z"/>
          <w:lang w:val="vi-VN"/>
        </w:rPr>
      </w:pPr>
      <w:bookmarkStart w:id="17740" w:name="_Toc183455089"/>
      <w:bookmarkStart w:id="17741" w:name="_Toc183456041"/>
      <w:bookmarkStart w:id="17742" w:name="_Toc184406375"/>
      <w:bookmarkStart w:id="17743" w:name="_Toc184407634"/>
      <w:bookmarkStart w:id="17744" w:name="_Toc184408582"/>
      <w:bookmarkStart w:id="17745" w:name="_Toc184409530"/>
      <w:bookmarkStart w:id="17746" w:name="_Toc184813316"/>
      <w:bookmarkEnd w:id="17740"/>
      <w:bookmarkEnd w:id="17741"/>
      <w:bookmarkEnd w:id="17742"/>
      <w:bookmarkEnd w:id="17743"/>
      <w:bookmarkEnd w:id="17744"/>
      <w:bookmarkEnd w:id="17745"/>
      <w:bookmarkEnd w:id="17746"/>
    </w:p>
    <w:p w14:paraId="29A6BD1E" w14:textId="77777777" w:rsidR="00445D58" w:rsidDel="00E57F75" w:rsidRDefault="00445D58" w:rsidP="00F748D4">
      <w:pPr>
        <w:rPr>
          <w:del w:id="17747" w:author="Phuong Truong Thi" w:date="2024-10-17T19:19:00Z"/>
        </w:rPr>
      </w:pPr>
      <w:bookmarkStart w:id="17748" w:name="_Toc183455090"/>
      <w:bookmarkStart w:id="17749" w:name="_Toc183456042"/>
      <w:bookmarkStart w:id="17750" w:name="_Toc184406376"/>
      <w:bookmarkStart w:id="17751" w:name="_Toc184407635"/>
      <w:bookmarkStart w:id="17752" w:name="_Toc184408583"/>
      <w:bookmarkStart w:id="17753" w:name="_Toc184409531"/>
      <w:bookmarkStart w:id="17754" w:name="_Toc184813317"/>
      <w:bookmarkEnd w:id="17748"/>
      <w:bookmarkEnd w:id="17749"/>
      <w:bookmarkEnd w:id="17750"/>
      <w:bookmarkEnd w:id="17751"/>
      <w:bookmarkEnd w:id="17752"/>
      <w:bookmarkEnd w:id="17753"/>
      <w:bookmarkEnd w:id="17754"/>
    </w:p>
    <w:p w14:paraId="3E844DDA" w14:textId="77777777" w:rsidR="00384F62" w:rsidDel="00E57F75" w:rsidRDefault="00384F62" w:rsidP="00F748D4">
      <w:pPr>
        <w:rPr>
          <w:del w:id="17755" w:author="Phuong Truong Thi" w:date="2024-10-17T19:19:00Z"/>
        </w:rPr>
      </w:pPr>
      <w:bookmarkStart w:id="17756" w:name="_Toc183455091"/>
      <w:bookmarkStart w:id="17757" w:name="_Toc183456043"/>
      <w:bookmarkStart w:id="17758" w:name="_Toc184406377"/>
      <w:bookmarkStart w:id="17759" w:name="_Toc184407636"/>
      <w:bookmarkStart w:id="17760" w:name="_Toc184408584"/>
      <w:bookmarkStart w:id="17761" w:name="_Toc184409532"/>
      <w:bookmarkStart w:id="17762" w:name="_Toc184813318"/>
      <w:bookmarkEnd w:id="17756"/>
      <w:bookmarkEnd w:id="17757"/>
      <w:bookmarkEnd w:id="17758"/>
      <w:bookmarkEnd w:id="17759"/>
      <w:bookmarkEnd w:id="17760"/>
      <w:bookmarkEnd w:id="17761"/>
      <w:bookmarkEnd w:id="17762"/>
    </w:p>
    <w:p w14:paraId="6FE709C5" w14:textId="77777777" w:rsidR="00384F62" w:rsidDel="00E57F75" w:rsidRDefault="00384F62" w:rsidP="00F748D4">
      <w:pPr>
        <w:rPr>
          <w:del w:id="17763" w:author="Phuong Truong Thi" w:date="2024-10-17T19:19:00Z"/>
        </w:rPr>
      </w:pPr>
      <w:bookmarkStart w:id="17764" w:name="_Toc183455092"/>
      <w:bookmarkStart w:id="17765" w:name="_Toc183456044"/>
      <w:bookmarkStart w:id="17766" w:name="_Toc184406378"/>
      <w:bookmarkStart w:id="17767" w:name="_Toc184407637"/>
      <w:bookmarkStart w:id="17768" w:name="_Toc184408585"/>
      <w:bookmarkStart w:id="17769" w:name="_Toc184409533"/>
      <w:bookmarkStart w:id="17770" w:name="_Toc184813319"/>
      <w:bookmarkEnd w:id="17764"/>
      <w:bookmarkEnd w:id="17765"/>
      <w:bookmarkEnd w:id="17766"/>
      <w:bookmarkEnd w:id="17767"/>
      <w:bookmarkEnd w:id="17768"/>
      <w:bookmarkEnd w:id="17769"/>
      <w:bookmarkEnd w:id="17770"/>
    </w:p>
    <w:p w14:paraId="6C3252A9" w14:textId="77777777" w:rsidR="00384F62" w:rsidDel="00E57F75" w:rsidRDefault="00384F62" w:rsidP="00F748D4">
      <w:pPr>
        <w:rPr>
          <w:del w:id="17771" w:author="Phuong Truong Thi" w:date="2024-10-17T19:19:00Z"/>
        </w:rPr>
      </w:pPr>
      <w:bookmarkStart w:id="17772" w:name="_Toc183455093"/>
      <w:bookmarkStart w:id="17773" w:name="_Toc183456045"/>
      <w:bookmarkStart w:id="17774" w:name="_Toc184406379"/>
      <w:bookmarkStart w:id="17775" w:name="_Toc184407638"/>
      <w:bookmarkStart w:id="17776" w:name="_Toc184408586"/>
      <w:bookmarkStart w:id="17777" w:name="_Toc184409534"/>
      <w:bookmarkStart w:id="17778" w:name="_Toc184813320"/>
      <w:bookmarkEnd w:id="17772"/>
      <w:bookmarkEnd w:id="17773"/>
      <w:bookmarkEnd w:id="17774"/>
      <w:bookmarkEnd w:id="17775"/>
      <w:bookmarkEnd w:id="17776"/>
      <w:bookmarkEnd w:id="17777"/>
      <w:bookmarkEnd w:id="17778"/>
    </w:p>
    <w:p w14:paraId="6BF91BBE" w14:textId="77777777" w:rsidR="00384F62" w:rsidDel="00E57F75" w:rsidRDefault="00384F62" w:rsidP="00F748D4">
      <w:pPr>
        <w:rPr>
          <w:del w:id="17779" w:author="Phuong Truong Thi" w:date="2024-10-17T19:19:00Z"/>
        </w:rPr>
      </w:pPr>
      <w:bookmarkStart w:id="17780" w:name="_Toc183455094"/>
      <w:bookmarkStart w:id="17781" w:name="_Toc183456046"/>
      <w:bookmarkStart w:id="17782" w:name="_Toc184406380"/>
      <w:bookmarkStart w:id="17783" w:name="_Toc184407639"/>
      <w:bookmarkStart w:id="17784" w:name="_Toc184408587"/>
      <w:bookmarkStart w:id="17785" w:name="_Toc184409535"/>
      <w:bookmarkStart w:id="17786" w:name="_Toc184813321"/>
      <w:bookmarkEnd w:id="17780"/>
      <w:bookmarkEnd w:id="17781"/>
      <w:bookmarkEnd w:id="17782"/>
      <w:bookmarkEnd w:id="17783"/>
      <w:bookmarkEnd w:id="17784"/>
      <w:bookmarkEnd w:id="17785"/>
      <w:bookmarkEnd w:id="17786"/>
    </w:p>
    <w:p w14:paraId="759ECB05" w14:textId="77777777" w:rsidR="00384F62" w:rsidRPr="00384F62" w:rsidDel="00E57F75" w:rsidRDefault="00384F62" w:rsidP="00F748D4">
      <w:pPr>
        <w:rPr>
          <w:del w:id="17787" w:author="Phuong Truong Thi" w:date="2024-10-17T19:19:00Z"/>
        </w:rPr>
      </w:pPr>
      <w:bookmarkStart w:id="17788" w:name="_Toc183455095"/>
      <w:bookmarkStart w:id="17789" w:name="_Toc183456047"/>
      <w:bookmarkStart w:id="17790" w:name="_Toc184406381"/>
      <w:bookmarkStart w:id="17791" w:name="_Toc184407640"/>
      <w:bookmarkStart w:id="17792" w:name="_Toc184408588"/>
      <w:bookmarkStart w:id="17793" w:name="_Toc184409536"/>
      <w:bookmarkStart w:id="17794" w:name="_Toc184813322"/>
      <w:bookmarkEnd w:id="17788"/>
      <w:bookmarkEnd w:id="17789"/>
      <w:bookmarkEnd w:id="17790"/>
      <w:bookmarkEnd w:id="17791"/>
      <w:bookmarkEnd w:id="17792"/>
      <w:bookmarkEnd w:id="17793"/>
      <w:bookmarkEnd w:id="17794"/>
    </w:p>
    <w:p w14:paraId="4F92B407" w14:textId="77777777" w:rsidR="00445D58" w:rsidRPr="00126368" w:rsidDel="00E57F75" w:rsidRDefault="00445D58" w:rsidP="00F748D4">
      <w:pPr>
        <w:rPr>
          <w:del w:id="17795" w:author="Phuong Truong Thi" w:date="2024-10-17T19:19:00Z"/>
          <w:lang w:val="vi-VN"/>
        </w:rPr>
      </w:pPr>
      <w:bookmarkStart w:id="17796" w:name="_Toc183455096"/>
      <w:bookmarkStart w:id="17797" w:name="_Toc183456048"/>
      <w:bookmarkStart w:id="17798" w:name="_Toc184406382"/>
      <w:bookmarkStart w:id="17799" w:name="_Toc184407641"/>
      <w:bookmarkStart w:id="17800" w:name="_Toc184408589"/>
      <w:bookmarkStart w:id="17801" w:name="_Toc184409537"/>
      <w:bookmarkStart w:id="17802" w:name="_Toc184813323"/>
      <w:bookmarkEnd w:id="17796"/>
      <w:bookmarkEnd w:id="17797"/>
      <w:bookmarkEnd w:id="17798"/>
      <w:bookmarkEnd w:id="17799"/>
      <w:bookmarkEnd w:id="17800"/>
      <w:bookmarkEnd w:id="17801"/>
      <w:bookmarkEnd w:id="17802"/>
    </w:p>
    <w:p w14:paraId="14F4DC8D" w14:textId="77777777" w:rsidR="00445D58" w:rsidRPr="00126368" w:rsidDel="00E57F75" w:rsidRDefault="00445D58" w:rsidP="00F748D4">
      <w:pPr>
        <w:rPr>
          <w:del w:id="17803" w:author="Phuong Truong Thi" w:date="2024-10-17T19:19:00Z"/>
          <w:lang w:val="vi-VN"/>
        </w:rPr>
      </w:pPr>
      <w:bookmarkStart w:id="17804" w:name="_Toc183455097"/>
      <w:bookmarkStart w:id="17805" w:name="_Toc183456049"/>
      <w:bookmarkStart w:id="17806" w:name="_Toc184406383"/>
      <w:bookmarkStart w:id="17807" w:name="_Toc184407642"/>
      <w:bookmarkStart w:id="17808" w:name="_Toc184408590"/>
      <w:bookmarkStart w:id="17809" w:name="_Toc184409538"/>
      <w:bookmarkStart w:id="17810" w:name="_Toc184813324"/>
      <w:bookmarkEnd w:id="17804"/>
      <w:bookmarkEnd w:id="17805"/>
      <w:bookmarkEnd w:id="17806"/>
      <w:bookmarkEnd w:id="17807"/>
      <w:bookmarkEnd w:id="17808"/>
      <w:bookmarkEnd w:id="17809"/>
      <w:bookmarkEnd w:id="17810"/>
    </w:p>
    <w:p w14:paraId="5CE68A0E" w14:textId="67CA54F6" w:rsidR="00445D58" w:rsidRPr="00E57F75" w:rsidDel="00E57F75" w:rsidRDefault="00445D58" w:rsidP="00F748D4">
      <w:pPr>
        <w:rPr>
          <w:del w:id="17811" w:author="Phuong Truong Thi" w:date="2024-10-17T19:19:00Z"/>
          <w:rPrChange w:id="17812" w:author="Phuong Truong Thi" w:date="2024-10-17T19:19:00Z">
            <w:rPr>
              <w:del w:id="17813" w:author="Phuong Truong Thi" w:date="2024-10-17T19:19:00Z"/>
              <w:lang w:val="vi-VN"/>
            </w:rPr>
          </w:rPrChange>
        </w:rPr>
      </w:pPr>
      <w:bookmarkStart w:id="17814" w:name="_Toc183455098"/>
      <w:bookmarkStart w:id="17815" w:name="_Toc183456050"/>
      <w:bookmarkStart w:id="17816" w:name="_Toc184406384"/>
      <w:bookmarkStart w:id="17817" w:name="_Toc184407643"/>
      <w:bookmarkStart w:id="17818" w:name="_Toc184408591"/>
      <w:bookmarkStart w:id="17819" w:name="_Toc184409539"/>
      <w:bookmarkStart w:id="17820" w:name="_Toc184813325"/>
      <w:bookmarkEnd w:id="17814"/>
      <w:bookmarkEnd w:id="17815"/>
      <w:bookmarkEnd w:id="17816"/>
      <w:bookmarkEnd w:id="17817"/>
      <w:bookmarkEnd w:id="17818"/>
      <w:bookmarkEnd w:id="17819"/>
      <w:bookmarkEnd w:id="17820"/>
    </w:p>
    <w:p w14:paraId="41391577" w14:textId="3E84290A" w:rsidR="000239EC" w:rsidDel="00E57F75" w:rsidRDefault="000239EC">
      <w:pPr>
        <w:pStyle w:val="ListParagraph"/>
        <w:numPr>
          <w:ilvl w:val="0"/>
          <w:numId w:val="59"/>
        </w:numPr>
        <w:rPr>
          <w:del w:id="17821" w:author="Phuong Truong Thi" w:date="2024-10-17T19:19:00Z"/>
          <w:szCs w:val="24"/>
        </w:rPr>
      </w:pPr>
      <w:del w:id="17822" w:author="Phuong Truong Thi" w:date="2024-10-17T19:19:00Z">
        <w:r w:rsidRPr="001A1CF1" w:rsidDel="00E57F75">
          <w:rPr>
            <w:szCs w:val="24"/>
          </w:rPr>
          <w:delText>Màn hình minh họa</w:delText>
        </w:r>
        <w:bookmarkStart w:id="17823" w:name="_Toc183455099"/>
        <w:bookmarkStart w:id="17824" w:name="_Toc183456051"/>
        <w:bookmarkStart w:id="17825" w:name="_Toc184406385"/>
        <w:bookmarkStart w:id="17826" w:name="_Toc184407644"/>
        <w:bookmarkStart w:id="17827" w:name="_Toc184408592"/>
        <w:bookmarkStart w:id="17828" w:name="_Toc184409540"/>
        <w:bookmarkStart w:id="17829" w:name="_Toc184813326"/>
        <w:bookmarkEnd w:id="17823"/>
        <w:bookmarkEnd w:id="17824"/>
        <w:bookmarkEnd w:id="17825"/>
        <w:bookmarkEnd w:id="17826"/>
        <w:bookmarkEnd w:id="17827"/>
        <w:bookmarkEnd w:id="17828"/>
        <w:bookmarkEnd w:id="17829"/>
      </w:del>
    </w:p>
    <w:p w14:paraId="76D62BA6" w14:textId="5699634E" w:rsidR="00F748D4" w:rsidRPr="00F748D4" w:rsidDel="005B45EC" w:rsidRDefault="002424E2" w:rsidP="00F748D4">
      <w:pPr>
        <w:rPr>
          <w:del w:id="17830" w:author="Phuong Truong Thi" w:date="2024-11-25T18:45:00Z"/>
          <w:szCs w:val="24"/>
        </w:rPr>
      </w:pPr>
      <w:del w:id="17831" w:author="Phuong Truong Thi" w:date="2024-10-17T19:19:00Z">
        <w:r w:rsidDel="00E57F75">
          <w:rPr>
            <w:noProof/>
            <w:szCs w:val="24"/>
          </w:rPr>
          <w:drawing>
            <wp:inline distT="0" distB="0" distL="0" distR="0" wp14:anchorId="2D1B0A0F" wp14:editId="1D6DFCC8">
              <wp:extent cx="5816757" cy="5048655"/>
              <wp:effectExtent l="0" t="0" r="0" b="0"/>
              <wp:docPr id="13784996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99652" name="Picture 8" descr="A screenshot of a computer&#10;&#10;Description automatically generated"/>
                      <pic:cNvPicPr/>
                    </pic:nvPicPr>
                    <pic:blipFill>
                      <a:blip r:embed="rId24"/>
                      <a:stretch>
                        <a:fillRect/>
                      </a:stretch>
                    </pic:blipFill>
                    <pic:spPr>
                      <a:xfrm>
                        <a:off x="0" y="0"/>
                        <a:ext cx="5849951" cy="5077465"/>
                      </a:xfrm>
                      <a:prstGeom prst="rect">
                        <a:avLst/>
                      </a:prstGeom>
                    </pic:spPr>
                  </pic:pic>
                </a:graphicData>
              </a:graphic>
            </wp:inline>
          </w:drawing>
        </w:r>
      </w:del>
      <w:bookmarkStart w:id="17832" w:name="_Toc183455100"/>
      <w:bookmarkStart w:id="17833" w:name="_Toc183456052"/>
      <w:bookmarkStart w:id="17834" w:name="_Toc184406386"/>
      <w:bookmarkStart w:id="17835" w:name="_Toc184407645"/>
      <w:bookmarkStart w:id="17836" w:name="_Toc184408593"/>
      <w:bookmarkStart w:id="17837" w:name="_Toc184409541"/>
      <w:bookmarkStart w:id="17838" w:name="_Toc184813327"/>
      <w:bookmarkEnd w:id="17832"/>
      <w:bookmarkEnd w:id="17833"/>
      <w:bookmarkEnd w:id="17834"/>
      <w:bookmarkEnd w:id="17835"/>
      <w:bookmarkEnd w:id="17836"/>
      <w:bookmarkEnd w:id="17837"/>
      <w:bookmarkEnd w:id="17838"/>
    </w:p>
    <w:p w14:paraId="18BBF12E" w14:textId="0CDE81AA" w:rsidR="008D7233" w:rsidDel="00E57F75" w:rsidRDefault="00B50F17">
      <w:pPr>
        <w:pStyle w:val="Heading31"/>
        <w:numPr>
          <w:ilvl w:val="2"/>
          <w:numId w:val="88"/>
        </w:numPr>
        <w:ind w:left="504" w:hanging="504"/>
        <w:rPr>
          <w:del w:id="17839" w:author="Phuong Truong Thi" w:date="2024-10-17T19:19:00Z"/>
        </w:rPr>
        <w:pPrChange w:id="17840" w:author="Phuong Truong Thi" w:date="2024-10-08T18:25:00Z">
          <w:pPr>
            <w:pStyle w:val="Heading31"/>
            <w:numPr>
              <w:numId w:val="66"/>
            </w:numPr>
            <w:tabs>
              <w:tab w:val="clear" w:pos="1080"/>
            </w:tabs>
            <w:ind w:left="720" w:hanging="720"/>
          </w:pPr>
        </w:pPrChange>
      </w:pPr>
      <w:del w:id="17841" w:author="Phuong Truong Thi" w:date="2024-10-17T19:19:00Z">
        <w:r w:rsidDel="00E57F75">
          <w:rPr>
            <w:sz w:val="24"/>
            <w:szCs w:val="24"/>
          </w:rPr>
          <w:delText xml:space="preserve"> C360 - </w:delText>
        </w:r>
        <w:r w:rsidR="002E1AD8" w:rsidDel="00E57F75">
          <w:rPr>
            <w:sz w:val="24"/>
            <w:szCs w:val="24"/>
          </w:rPr>
          <w:delText xml:space="preserve"> </w:delText>
        </w:r>
        <w:bookmarkStart w:id="17842" w:name="_Toc177425390"/>
        <w:r w:rsidR="00104609" w:rsidDel="00E57F75">
          <w:rPr>
            <w:sz w:val="24"/>
            <w:szCs w:val="24"/>
          </w:rPr>
          <w:delText>Màn hình chi tiết khách hàng C360</w:delText>
        </w:r>
        <w:bookmarkStart w:id="17843" w:name="_Toc180598122"/>
        <w:bookmarkStart w:id="17844" w:name="_Toc180598886"/>
        <w:bookmarkStart w:id="17845" w:name="_Toc181872631"/>
        <w:bookmarkStart w:id="17846" w:name="_Toc183455101"/>
        <w:bookmarkStart w:id="17847" w:name="_Toc183456053"/>
        <w:bookmarkStart w:id="17848" w:name="_Toc184406387"/>
        <w:bookmarkStart w:id="17849" w:name="_Toc184407646"/>
        <w:bookmarkStart w:id="17850" w:name="_Toc184408594"/>
        <w:bookmarkStart w:id="17851" w:name="_Toc184409542"/>
        <w:bookmarkStart w:id="17852" w:name="_Toc184813328"/>
        <w:bookmarkEnd w:id="17842"/>
        <w:bookmarkEnd w:id="17843"/>
        <w:bookmarkEnd w:id="17844"/>
        <w:bookmarkEnd w:id="17845"/>
        <w:bookmarkEnd w:id="17846"/>
        <w:bookmarkEnd w:id="17847"/>
        <w:bookmarkEnd w:id="17848"/>
        <w:bookmarkEnd w:id="17849"/>
        <w:bookmarkEnd w:id="17850"/>
        <w:bookmarkEnd w:id="17851"/>
        <w:bookmarkEnd w:id="17852"/>
      </w:del>
    </w:p>
    <w:p w14:paraId="7D203A50" w14:textId="4366FC64" w:rsidR="008D7233" w:rsidRPr="008D7233" w:rsidDel="00E57F75" w:rsidRDefault="008D7233">
      <w:pPr>
        <w:pStyle w:val="Heading31"/>
        <w:numPr>
          <w:ilvl w:val="0"/>
          <w:numId w:val="65"/>
        </w:numPr>
        <w:tabs>
          <w:tab w:val="clear" w:pos="1080"/>
        </w:tabs>
        <w:ind w:left="600" w:hanging="600"/>
        <w:outlineLvl w:val="9"/>
        <w:rPr>
          <w:del w:id="17853" w:author="Phuong Truong Thi" w:date="2024-10-17T19:19:00Z"/>
        </w:rPr>
      </w:pPr>
      <w:del w:id="17854" w:author="Phuong Truong Thi" w:date="2024-10-17T19:19:00Z">
        <w:r w:rsidDel="00E57F75">
          <w:rPr>
            <w:b w:val="0"/>
            <w:bCs w:val="0"/>
            <w:i/>
            <w:iCs/>
            <w:sz w:val="24"/>
            <w:szCs w:val="24"/>
          </w:rPr>
          <w:delText>Mô tả chức năng</w:delText>
        </w:r>
        <w:bookmarkStart w:id="17855" w:name="_Toc180598123"/>
        <w:bookmarkStart w:id="17856" w:name="_Toc180598887"/>
        <w:bookmarkStart w:id="17857" w:name="_Toc181872632"/>
        <w:bookmarkStart w:id="17858" w:name="_Toc183455102"/>
        <w:bookmarkStart w:id="17859" w:name="_Toc183456054"/>
        <w:bookmarkStart w:id="17860" w:name="_Toc184406388"/>
        <w:bookmarkStart w:id="17861" w:name="_Toc184407647"/>
        <w:bookmarkStart w:id="17862" w:name="_Toc184408595"/>
        <w:bookmarkStart w:id="17863" w:name="_Toc184409543"/>
        <w:bookmarkStart w:id="17864" w:name="_Toc184813329"/>
        <w:bookmarkEnd w:id="17855"/>
        <w:bookmarkEnd w:id="17856"/>
        <w:bookmarkEnd w:id="17857"/>
        <w:bookmarkEnd w:id="17858"/>
        <w:bookmarkEnd w:id="17859"/>
        <w:bookmarkEnd w:id="17860"/>
        <w:bookmarkEnd w:id="17861"/>
        <w:bookmarkEnd w:id="17862"/>
        <w:bookmarkEnd w:id="17863"/>
        <w:bookmarkEnd w:id="1786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8D7233" w:rsidRPr="00075487" w:rsidDel="00E57F75" w14:paraId="6D7BCEB7" w14:textId="3D9AE4D9">
        <w:trPr>
          <w:trHeight w:val="792"/>
          <w:del w:id="17865" w:author="Phuong Truong Thi" w:date="2024-10-17T19:19:00Z"/>
        </w:trPr>
        <w:tc>
          <w:tcPr>
            <w:tcW w:w="1647" w:type="dxa"/>
            <w:shd w:val="clear" w:color="auto" w:fill="auto"/>
          </w:tcPr>
          <w:p w14:paraId="586A0FA3" w14:textId="0ADC5FD4" w:rsidR="008D7233" w:rsidRPr="00075487" w:rsidDel="00E57F75" w:rsidRDefault="008D7233">
            <w:pPr>
              <w:pStyle w:val="Bd-1BodyText1"/>
              <w:keepLines/>
              <w:spacing w:line="276" w:lineRule="auto"/>
              <w:ind w:left="0"/>
              <w:jc w:val="left"/>
              <w:rPr>
                <w:del w:id="17866" w:author="Phuong Truong Thi" w:date="2024-10-17T19:19:00Z"/>
                <w:rFonts w:ascii="Times New Roman" w:hAnsi="Times New Roman"/>
                <w:b/>
                <w:bCs/>
                <w:i/>
                <w:sz w:val="24"/>
                <w:szCs w:val="24"/>
              </w:rPr>
            </w:pPr>
            <w:del w:id="17867" w:author="Phuong Truong Thi" w:date="2024-10-17T19:19:00Z">
              <w:r w:rsidRPr="00075487" w:rsidDel="00E57F75">
                <w:rPr>
                  <w:rFonts w:ascii="Times New Roman" w:hAnsi="Times New Roman"/>
                  <w:b/>
                  <w:i/>
                  <w:sz w:val="24"/>
                  <w:szCs w:val="24"/>
                </w:rPr>
                <w:delText>Mô tả</w:delText>
              </w:r>
              <w:bookmarkStart w:id="17868" w:name="_Toc180598124"/>
              <w:bookmarkStart w:id="17869" w:name="_Toc180598888"/>
              <w:bookmarkStart w:id="17870" w:name="_Toc181872633"/>
              <w:bookmarkStart w:id="17871" w:name="_Toc183455103"/>
              <w:bookmarkStart w:id="17872" w:name="_Toc183456055"/>
              <w:bookmarkStart w:id="17873" w:name="_Toc184406389"/>
              <w:bookmarkStart w:id="17874" w:name="_Toc184407648"/>
              <w:bookmarkStart w:id="17875" w:name="_Toc184408596"/>
              <w:bookmarkStart w:id="17876" w:name="_Toc184409544"/>
              <w:bookmarkStart w:id="17877" w:name="_Toc184813330"/>
              <w:bookmarkEnd w:id="17868"/>
              <w:bookmarkEnd w:id="17869"/>
              <w:bookmarkEnd w:id="17870"/>
              <w:bookmarkEnd w:id="17871"/>
              <w:bookmarkEnd w:id="17872"/>
              <w:bookmarkEnd w:id="17873"/>
              <w:bookmarkEnd w:id="17874"/>
              <w:bookmarkEnd w:id="17875"/>
              <w:bookmarkEnd w:id="17876"/>
              <w:bookmarkEnd w:id="17877"/>
            </w:del>
          </w:p>
        </w:tc>
        <w:tc>
          <w:tcPr>
            <w:tcW w:w="7510" w:type="dxa"/>
            <w:shd w:val="clear" w:color="auto" w:fill="auto"/>
          </w:tcPr>
          <w:p w14:paraId="77E6D4BA" w14:textId="47D12590" w:rsidR="008D7233" w:rsidRPr="00075487" w:rsidDel="00E57F75" w:rsidRDefault="008D7233">
            <w:pPr>
              <w:pStyle w:val="Normal10"/>
              <w:rPr>
                <w:del w:id="17878" w:author="Phuong Truong Thi" w:date="2024-10-17T19:19:00Z"/>
              </w:rPr>
            </w:pPr>
            <w:del w:id="17879" w:author="Phuong Truong Thi" w:date="2024-10-17T19:19:00Z">
              <w:r w:rsidRPr="00075487" w:rsidDel="00E57F75">
                <w:delText xml:space="preserve">Chức năng hỗ trợ NSD </w:delText>
              </w:r>
              <w:r w:rsidDel="00E57F75">
                <w:delText>nhìn thấy thông tin chi tiết của khách hàng. Chi tiết ở phần “Thông tin dữ liệu”</w:delText>
              </w:r>
              <w:bookmarkStart w:id="17880" w:name="_Toc180598125"/>
              <w:bookmarkStart w:id="17881" w:name="_Toc180598889"/>
              <w:bookmarkStart w:id="17882" w:name="_Toc181872634"/>
              <w:bookmarkStart w:id="17883" w:name="_Toc183455104"/>
              <w:bookmarkStart w:id="17884" w:name="_Toc183456056"/>
              <w:bookmarkStart w:id="17885" w:name="_Toc184406390"/>
              <w:bookmarkStart w:id="17886" w:name="_Toc184407649"/>
              <w:bookmarkStart w:id="17887" w:name="_Toc184408597"/>
              <w:bookmarkStart w:id="17888" w:name="_Toc184409545"/>
              <w:bookmarkStart w:id="17889" w:name="_Toc184813331"/>
              <w:bookmarkEnd w:id="17880"/>
              <w:bookmarkEnd w:id="17881"/>
              <w:bookmarkEnd w:id="17882"/>
              <w:bookmarkEnd w:id="17883"/>
              <w:bookmarkEnd w:id="17884"/>
              <w:bookmarkEnd w:id="17885"/>
              <w:bookmarkEnd w:id="17886"/>
              <w:bookmarkEnd w:id="17887"/>
              <w:bookmarkEnd w:id="17888"/>
              <w:bookmarkEnd w:id="17889"/>
            </w:del>
          </w:p>
        </w:tc>
        <w:bookmarkStart w:id="17890" w:name="_Toc180598126"/>
        <w:bookmarkStart w:id="17891" w:name="_Toc180598890"/>
        <w:bookmarkStart w:id="17892" w:name="_Toc181872635"/>
        <w:bookmarkStart w:id="17893" w:name="_Toc183455105"/>
        <w:bookmarkStart w:id="17894" w:name="_Toc183456057"/>
        <w:bookmarkStart w:id="17895" w:name="_Toc184406391"/>
        <w:bookmarkStart w:id="17896" w:name="_Toc184407650"/>
        <w:bookmarkStart w:id="17897" w:name="_Toc184408598"/>
        <w:bookmarkStart w:id="17898" w:name="_Toc184409546"/>
        <w:bookmarkStart w:id="17899" w:name="_Toc184813332"/>
        <w:bookmarkEnd w:id="17890"/>
        <w:bookmarkEnd w:id="17891"/>
        <w:bookmarkEnd w:id="17892"/>
        <w:bookmarkEnd w:id="17893"/>
        <w:bookmarkEnd w:id="17894"/>
        <w:bookmarkEnd w:id="17895"/>
        <w:bookmarkEnd w:id="17896"/>
        <w:bookmarkEnd w:id="17897"/>
        <w:bookmarkEnd w:id="17898"/>
        <w:bookmarkEnd w:id="17899"/>
      </w:tr>
      <w:tr w:rsidR="008D7233" w:rsidRPr="00075487" w:rsidDel="00E57F75" w14:paraId="6335C98A" w14:textId="1279C92F">
        <w:trPr>
          <w:trHeight w:val="765"/>
          <w:del w:id="17900" w:author="Phuong Truong Thi" w:date="2024-10-17T19:19:00Z"/>
        </w:trPr>
        <w:tc>
          <w:tcPr>
            <w:tcW w:w="1647" w:type="dxa"/>
            <w:shd w:val="clear" w:color="auto" w:fill="auto"/>
          </w:tcPr>
          <w:p w14:paraId="41B63918" w14:textId="092DFD30" w:rsidR="008D7233" w:rsidRPr="00075487" w:rsidDel="00E57F75" w:rsidRDefault="008D7233">
            <w:pPr>
              <w:pStyle w:val="Bd-1BodyText1"/>
              <w:keepLines/>
              <w:spacing w:line="276" w:lineRule="auto"/>
              <w:ind w:left="0"/>
              <w:jc w:val="left"/>
              <w:rPr>
                <w:del w:id="17901" w:author="Phuong Truong Thi" w:date="2024-10-17T19:19:00Z"/>
                <w:rFonts w:ascii="Times New Roman" w:hAnsi="Times New Roman"/>
                <w:b/>
                <w:bCs/>
                <w:i/>
                <w:sz w:val="24"/>
                <w:szCs w:val="24"/>
              </w:rPr>
            </w:pPr>
            <w:del w:id="17902" w:author="Phuong Truong Thi" w:date="2024-10-17T19:19:00Z">
              <w:r w:rsidRPr="00075487" w:rsidDel="00E57F75">
                <w:rPr>
                  <w:rFonts w:ascii="Times New Roman" w:hAnsi="Times New Roman"/>
                  <w:b/>
                  <w:i/>
                  <w:sz w:val="24"/>
                  <w:szCs w:val="24"/>
                </w:rPr>
                <w:delText>Điều kiện đầu vào</w:delText>
              </w:r>
              <w:bookmarkStart w:id="17903" w:name="_Toc180598127"/>
              <w:bookmarkStart w:id="17904" w:name="_Toc180598891"/>
              <w:bookmarkStart w:id="17905" w:name="_Toc181872636"/>
              <w:bookmarkStart w:id="17906" w:name="_Toc183455106"/>
              <w:bookmarkStart w:id="17907" w:name="_Toc183456058"/>
              <w:bookmarkStart w:id="17908" w:name="_Toc184406392"/>
              <w:bookmarkStart w:id="17909" w:name="_Toc184407651"/>
              <w:bookmarkStart w:id="17910" w:name="_Toc184408599"/>
              <w:bookmarkStart w:id="17911" w:name="_Toc184409547"/>
              <w:bookmarkStart w:id="17912" w:name="_Toc184813333"/>
              <w:bookmarkEnd w:id="17903"/>
              <w:bookmarkEnd w:id="17904"/>
              <w:bookmarkEnd w:id="17905"/>
              <w:bookmarkEnd w:id="17906"/>
              <w:bookmarkEnd w:id="17907"/>
              <w:bookmarkEnd w:id="17908"/>
              <w:bookmarkEnd w:id="17909"/>
              <w:bookmarkEnd w:id="17910"/>
              <w:bookmarkEnd w:id="17911"/>
              <w:bookmarkEnd w:id="17912"/>
            </w:del>
          </w:p>
        </w:tc>
        <w:tc>
          <w:tcPr>
            <w:tcW w:w="7510" w:type="dxa"/>
            <w:shd w:val="clear" w:color="auto" w:fill="auto"/>
          </w:tcPr>
          <w:p w14:paraId="06B915E1" w14:textId="7170F038" w:rsidR="008D7233" w:rsidDel="00E57F75" w:rsidRDefault="008D7233">
            <w:pPr>
              <w:pStyle w:val="Normal10"/>
              <w:keepNext/>
              <w:keepLines/>
              <w:rPr>
                <w:del w:id="17913" w:author="Phuong Truong Thi" w:date="2024-10-17T19:19:00Z"/>
                <w:szCs w:val="24"/>
              </w:rPr>
            </w:pPr>
            <w:del w:id="17914" w:author="Phuong Truong Thi" w:date="2024-10-17T19:19:00Z">
              <w:r w:rsidRPr="00075487" w:rsidDel="00E57F75">
                <w:rPr>
                  <w:szCs w:val="24"/>
                </w:rPr>
                <w:delText>NSD đăng nhập vào hệ thống</w:delText>
              </w:r>
              <w:bookmarkStart w:id="17915" w:name="_Toc180598128"/>
              <w:bookmarkStart w:id="17916" w:name="_Toc180598892"/>
              <w:bookmarkStart w:id="17917" w:name="_Toc181872637"/>
              <w:bookmarkStart w:id="17918" w:name="_Toc183455107"/>
              <w:bookmarkStart w:id="17919" w:name="_Toc183456059"/>
              <w:bookmarkStart w:id="17920" w:name="_Toc184406393"/>
              <w:bookmarkStart w:id="17921" w:name="_Toc184407652"/>
              <w:bookmarkStart w:id="17922" w:name="_Toc184408600"/>
              <w:bookmarkStart w:id="17923" w:name="_Toc184409548"/>
              <w:bookmarkStart w:id="17924" w:name="_Toc184813334"/>
              <w:bookmarkEnd w:id="17915"/>
              <w:bookmarkEnd w:id="17916"/>
              <w:bookmarkEnd w:id="17917"/>
              <w:bookmarkEnd w:id="17918"/>
              <w:bookmarkEnd w:id="17919"/>
              <w:bookmarkEnd w:id="17920"/>
              <w:bookmarkEnd w:id="17921"/>
              <w:bookmarkEnd w:id="17922"/>
              <w:bookmarkEnd w:id="17923"/>
              <w:bookmarkEnd w:id="17924"/>
            </w:del>
          </w:p>
          <w:p w14:paraId="753090F4" w14:textId="0F1ACEBC" w:rsidR="008D7233" w:rsidRPr="00075487" w:rsidDel="00E57F75" w:rsidRDefault="008D7233">
            <w:pPr>
              <w:pStyle w:val="Normal10"/>
              <w:keepNext/>
              <w:keepLines/>
              <w:rPr>
                <w:del w:id="17925" w:author="Phuong Truong Thi" w:date="2024-10-17T19:19:00Z"/>
                <w:szCs w:val="24"/>
              </w:rPr>
            </w:pPr>
            <w:del w:id="17926" w:author="Phuong Truong Thi" w:date="2024-10-17T19:19:00Z">
              <w:r w:rsidDel="00E57F75">
                <w:rPr>
                  <w:szCs w:val="24"/>
                </w:rPr>
                <w:delText>Từ màn hình listview “Portfilio</w:delText>
              </w:r>
              <w:r w:rsidR="008571F1" w:rsidDel="00E57F75">
                <w:rPr>
                  <w:szCs w:val="24"/>
                </w:rPr>
                <w:delText xml:space="preserve"> MAF</w:delText>
              </w:r>
              <w:r w:rsidDel="00E57F75">
                <w:rPr>
                  <w:szCs w:val="24"/>
                </w:rPr>
                <w:delText xml:space="preserve">” click vào </w:delText>
              </w:r>
              <w:r w:rsidR="00E8609E" w:rsidDel="00E57F75">
                <w:rPr>
                  <w:szCs w:val="24"/>
                </w:rPr>
                <w:delText>Text link</w:delText>
              </w:r>
              <w:r w:rsidDel="00E57F75">
                <w:rPr>
                  <w:szCs w:val="24"/>
                </w:rPr>
                <w:delText xml:space="preserve"> “Tên khách hàng” trên danh sách.</w:delText>
              </w:r>
              <w:bookmarkStart w:id="17927" w:name="_Toc180598129"/>
              <w:bookmarkStart w:id="17928" w:name="_Toc180598893"/>
              <w:bookmarkStart w:id="17929" w:name="_Toc181872638"/>
              <w:bookmarkStart w:id="17930" w:name="_Toc183455108"/>
              <w:bookmarkStart w:id="17931" w:name="_Toc183456060"/>
              <w:bookmarkStart w:id="17932" w:name="_Toc184406394"/>
              <w:bookmarkStart w:id="17933" w:name="_Toc184407653"/>
              <w:bookmarkStart w:id="17934" w:name="_Toc184408601"/>
              <w:bookmarkStart w:id="17935" w:name="_Toc184409549"/>
              <w:bookmarkStart w:id="17936" w:name="_Toc184813335"/>
              <w:bookmarkEnd w:id="17927"/>
              <w:bookmarkEnd w:id="17928"/>
              <w:bookmarkEnd w:id="17929"/>
              <w:bookmarkEnd w:id="17930"/>
              <w:bookmarkEnd w:id="17931"/>
              <w:bookmarkEnd w:id="17932"/>
              <w:bookmarkEnd w:id="17933"/>
              <w:bookmarkEnd w:id="17934"/>
              <w:bookmarkEnd w:id="17935"/>
              <w:bookmarkEnd w:id="17936"/>
            </w:del>
          </w:p>
        </w:tc>
        <w:bookmarkStart w:id="17937" w:name="_Toc180598130"/>
        <w:bookmarkStart w:id="17938" w:name="_Toc180598894"/>
        <w:bookmarkStart w:id="17939" w:name="_Toc181872639"/>
        <w:bookmarkStart w:id="17940" w:name="_Toc183455109"/>
        <w:bookmarkStart w:id="17941" w:name="_Toc183456061"/>
        <w:bookmarkStart w:id="17942" w:name="_Toc184406395"/>
        <w:bookmarkStart w:id="17943" w:name="_Toc184407654"/>
        <w:bookmarkStart w:id="17944" w:name="_Toc184408602"/>
        <w:bookmarkStart w:id="17945" w:name="_Toc184409550"/>
        <w:bookmarkStart w:id="17946" w:name="_Toc184813336"/>
        <w:bookmarkEnd w:id="17937"/>
        <w:bookmarkEnd w:id="17938"/>
        <w:bookmarkEnd w:id="17939"/>
        <w:bookmarkEnd w:id="17940"/>
        <w:bookmarkEnd w:id="17941"/>
        <w:bookmarkEnd w:id="17942"/>
        <w:bookmarkEnd w:id="17943"/>
        <w:bookmarkEnd w:id="17944"/>
        <w:bookmarkEnd w:id="17945"/>
        <w:bookmarkEnd w:id="17946"/>
      </w:tr>
      <w:tr w:rsidR="008D7233" w:rsidRPr="00075487" w:rsidDel="00E57F75" w14:paraId="4E35F0C2" w14:textId="23CF64B5">
        <w:trPr>
          <w:trHeight w:val="765"/>
          <w:del w:id="17947" w:author="Phuong Truong Thi" w:date="2024-10-17T19:19:00Z"/>
        </w:trPr>
        <w:tc>
          <w:tcPr>
            <w:tcW w:w="1647" w:type="dxa"/>
            <w:shd w:val="clear" w:color="auto" w:fill="auto"/>
          </w:tcPr>
          <w:p w14:paraId="2181985D" w14:textId="408E9504" w:rsidR="008D7233" w:rsidRPr="00075487" w:rsidDel="00E57F75" w:rsidRDefault="008D7233">
            <w:pPr>
              <w:pStyle w:val="Bd-1BodyText1"/>
              <w:keepLines/>
              <w:spacing w:line="276" w:lineRule="auto"/>
              <w:ind w:left="0"/>
              <w:jc w:val="left"/>
              <w:rPr>
                <w:del w:id="17948" w:author="Phuong Truong Thi" w:date="2024-10-17T19:19:00Z"/>
                <w:rFonts w:ascii="Times New Roman" w:hAnsi="Times New Roman"/>
                <w:b/>
                <w:i/>
                <w:sz w:val="24"/>
                <w:szCs w:val="24"/>
              </w:rPr>
            </w:pPr>
            <w:del w:id="17949" w:author="Phuong Truong Thi" w:date="2024-10-17T19:19:00Z">
              <w:r w:rsidRPr="00075487" w:rsidDel="00E57F75">
                <w:rPr>
                  <w:rFonts w:ascii="Times New Roman" w:hAnsi="Times New Roman"/>
                  <w:b/>
                  <w:i/>
                  <w:sz w:val="24"/>
                  <w:szCs w:val="24"/>
                </w:rPr>
                <w:delText>Điều kiện đầu ra</w:delText>
              </w:r>
              <w:bookmarkStart w:id="17950" w:name="_Toc180598131"/>
              <w:bookmarkStart w:id="17951" w:name="_Toc180598895"/>
              <w:bookmarkStart w:id="17952" w:name="_Toc181872640"/>
              <w:bookmarkStart w:id="17953" w:name="_Toc183455110"/>
              <w:bookmarkStart w:id="17954" w:name="_Toc183456062"/>
              <w:bookmarkStart w:id="17955" w:name="_Toc184406396"/>
              <w:bookmarkStart w:id="17956" w:name="_Toc184407655"/>
              <w:bookmarkStart w:id="17957" w:name="_Toc184408603"/>
              <w:bookmarkStart w:id="17958" w:name="_Toc184409551"/>
              <w:bookmarkStart w:id="17959" w:name="_Toc184813337"/>
              <w:bookmarkEnd w:id="17950"/>
              <w:bookmarkEnd w:id="17951"/>
              <w:bookmarkEnd w:id="17952"/>
              <w:bookmarkEnd w:id="17953"/>
              <w:bookmarkEnd w:id="17954"/>
              <w:bookmarkEnd w:id="17955"/>
              <w:bookmarkEnd w:id="17956"/>
              <w:bookmarkEnd w:id="17957"/>
              <w:bookmarkEnd w:id="17958"/>
              <w:bookmarkEnd w:id="17959"/>
            </w:del>
          </w:p>
        </w:tc>
        <w:tc>
          <w:tcPr>
            <w:tcW w:w="7510" w:type="dxa"/>
            <w:shd w:val="clear" w:color="auto" w:fill="auto"/>
          </w:tcPr>
          <w:p w14:paraId="03BEEA7A" w14:textId="1397060A" w:rsidR="008D7233" w:rsidRPr="00075487" w:rsidDel="00E57F75" w:rsidRDefault="008D7233">
            <w:pPr>
              <w:pStyle w:val="Normal10"/>
              <w:keepNext/>
              <w:keepLines/>
              <w:rPr>
                <w:del w:id="17960" w:author="Phuong Truong Thi" w:date="2024-10-17T19:19:00Z"/>
                <w:szCs w:val="24"/>
              </w:rPr>
            </w:pPr>
            <w:del w:id="17961" w:author="Phuong Truong Thi" w:date="2024-10-17T19:19:00Z">
              <w:r w:rsidDel="00E57F75">
                <w:rPr>
                  <w:szCs w:val="24"/>
                </w:rPr>
                <w:delText>Hệ thống điều hướng sang trang thông tin chi tiết C360 của khách hàng đó.</w:delText>
              </w:r>
              <w:bookmarkStart w:id="17962" w:name="_Toc180598132"/>
              <w:bookmarkStart w:id="17963" w:name="_Toc180598896"/>
              <w:bookmarkStart w:id="17964" w:name="_Toc181872641"/>
              <w:bookmarkStart w:id="17965" w:name="_Toc183455111"/>
              <w:bookmarkStart w:id="17966" w:name="_Toc183456063"/>
              <w:bookmarkStart w:id="17967" w:name="_Toc184406397"/>
              <w:bookmarkStart w:id="17968" w:name="_Toc184407656"/>
              <w:bookmarkStart w:id="17969" w:name="_Toc184408604"/>
              <w:bookmarkStart w:id="17970" w:name="_Toc184409552"/>
              <w:bookmarkStart w:id="17971" w:name="_Toc184813338"/>
              <w:bookmarkEnd w:id="17962"/>
              <w:bookmarkEnd w:id="17963"/>
              <w:bookmarkEnd w:id="17964"/>
              <w:bookmarkEnd w:id="17965"/>
              <w:bookmarkEnd w:id="17966"/>
              <w:bookmarkEnd w:id="17967"/>
              <w:bookmarkEnd w:id="17968"/>
              <w:bookmarkEnd w:id="17969"/>
              <w:bookmarkEnd w:id="17970"/>
              <w:bookmarkEnd w:id="17971"/>
            </w:del>
          </w:p>
        </w:tc>
        <w:bookmarkStart w:id="17972" w:name="_Toc180598133"/>
        <w:bookmarkStart w:id="17973" w:name="_Toc180598897"/>
        <w:bookmarkStart w:id="17974" w:name="_Toc181872642"/>
        <w:bookmarkStart w:id="17975" w:name="_Toc183455112"/>
        <w:bookmarkStart w:id="17976" w:name="_Toc183456064"/>
        <w:bookmarkStart w:id="17977" w:name="_Toc184406398"/>
        <w:bookmarkStart w:id="17978" w:name="_Toc184407657"/>
        <w:bookmarkStart w:id="17979" w:name="_Toc184408605"/>
        <w:bookmarkStart w:id="17980" w:name="_Toc184409553"/>
        <w:bookmarkStart w:id="17981" w:name="_Toc184813339"/>
        <w:bookmarkEnd w:id="17972"/>
        <w:bookmarkEnd w:id="17973"/>
        <w:bookmarkEnd w:id="17974"/>
        <w:bookmarkEnd w:id="17975"/>
        <w:bookmarkEnd w:id="17976"/>
        <w:bookmarkEnd w:id="17977"/>
        <w:bookmarkEnd w:id="17978"/>
        <w:bookmarkEnd w:id="17979"/>
        <w:bookmarkEnd w:id="17980"/>
        <w:bookmarkEnd w:id="17981"/>
      </w:tr>
    </w:tbl>
    <w:p w14:paraId="0662234A" w14:textId="057B0AE2" w:rsidR="008D7233" w:rsidRPr="00167654" w:rsidDel="00E57F75" w:rsidRDefault="008D7233">
      <w:pPr>
        <w:pStyle w:val="Heading31"/>
        <w:numPr>
          <w:ilvl w:val="0"/>
          <w:numId w:val="64"/>
        </w:numPr>
        <w:tabs>
          <w:tab w:val="clear" w:pos="1080"/>
        </w:tabs>
        <w:outlineLvl w:val="9"/>
        <w:rPr>
          <w:del w:id="17982" w:author="Phuong Truong Thi" w:date="2024-10-17T19:19:00Z"/>
          <w:i/>
          <w:iCs/>
        </w:rPr>
      </w:pPr>
      <w:del w:id="17983" w:author="Phuong Truong Thi" w:date="2024-10-17T19:19:00Z">
        <w:r w:rsidDel="00E57F75">
          <w:rPr>
            <w:b w:val="0"/>
            <w:bCs w:val="0"/>
            <w:i/>
            <w:iCs/>
            <w:sz w:val="24"/>
            <w:szCs w:val="24"/>
          </w:rPr>
          <w:delText>Thông tin dữ liệu</w:delText>
        </w:r>
        <w:bookmarkStart w:id="17984" w:name="_Toc180598134"/>
        <w:bookmarkStart w:id="17985" w:name="_Toc180598898"/>
        <w:bookmarkStart w:id="17986" w:name="_Toc181872643"/>
        <w:bookmarkStart w:id="17987" w:name="_Toc183455113"/>
        <w:bookmarkStart w:id="17988" w:name="_Toc183456065"/>
        <w:bookmarkStart w:id="17989" w:name="_Toc184406399"/>
        <w:bookmarkStart w:id="17990" w:name="_Toc184407658"/>
        <w:bookmarkStart w:id="17991" w:name="_Toc184408606"/>
        <w:bookmarkStart w:id="17992" w:name="_Toc184409554"/>
        <w:bookmarkStart w:id="17993" w:name="_Toc184813340"/>
        <w:bookmarkEnd w:id="17984"/>
        <w:bookmarkEnd w:id="17985"/>
        <w:bookmarkEnd w:id="17986"/>
        <w:bookmarkEnd w:id="17987"/>
        <w:bookmarkEnd w:id="17988"/>
        <w:bookmarkEnd w:id="17989"/>
        <w:bookmarkEnd w:id="17990"/>
        <w:bookmarkEnd w:id="17991"/>
        <w:bookmarkEnd w:id="17992"/>
        <w:bookmarkEnd w:id="17993"/>
      </w:del>
    </w:p>
    <w:p w14:paraId="6EDC9331" w14:textId="25906D34" w:rsidR="00E03C3F" w:rsidRPr="00E03C3F" w:rsidDel="00E57F75" w:rsidRDefault="00167654" w:rsidP="00E03C3F">
      <w:pPr>
        <w:pStyle w:val="Heading31"/>
        <w:numPr>
          <w:ilvl w:val="0"/>
          <w:numId w:val="0"/>
        </w:numPr>
        <w:tabs>
          <w:tab w:val="clear" w:pos="1080"/>
        </w:tabs>
        <w:ind w:left="90"/>
        <w:outlineLvl w:val="9"/>
        <w:rPr>
          <w:del w:id="17994" w:author="Phuong Truong Thi" w:date="2024-10-17T19:19:00Z"/>
          <w:sz w:val="24"/>
          <w:szCs w:val="24"/>
        </w:rPr>
      </w:pPr>
      <w:del w:id="17995" w:author="Phuong Truong Thi" w:date="2024-10-17T19:19:00Z">
        <w:r w:rsidDel="00E57F75">
          <w:rPr>
            <w:b w:val="0"/>
            <w:bCs w:val="0"/>
            <w:sz w:val="24"/>
            <w:szCs w:val="24"/>
          </w:rPr>
          <w:delText xml:space="preserve">Tham chiếu thông tin dữ liệu và các chức năng theo tài liệu </w:delText>
        </w:r>
        <w:r w:rsidR="00E03C3F" w:rsidRPr="00E03C3F" w:rsidDel="00E57F75">
          <w:rPr>
            <w:sz w:val="24"/>
            <w:szCs w:val="24"/>
          </w:rPr>
          <w:delText>“</w:delText>
        </w:r>
        <w:r w:rsidR="00E03C3F" w:rsidRPr="00E03C3F" w:rsidDel="00E57F75">
          <w:rPr>
            <w:b w:val="0"/>
            <w:bCs w:val="0"/>
            <w:sz w:val="24"/>
            <w:szCs w:val="24"/>
          </w:rPr>
          <w:delText>Tài liệu đặc tả yêu cầu phần mềm hệ thống Customer C360</w:delText>
        </w:r>
        <w:r w:rsidR="00E03C3F" w:rsidRPr="00E03C3F" w:rsidDel="00E57F75">
          <w:rPr>
            <w:sz w:val="24"/>
            <w:szCs w:val="24"/>
          </w:rPr>
          <w:delText>”</w:delText>
        </w:r>
        <w:bookmarkStart w:id="17996" w:name="_Toc180598135"/>
        <w:bookmarkStart w:id="17997" w:name="_Toc180598899"/>
        <w:bookmarkStart w:id="17998" w:name="_Toc181872644"/>
        <w:bookmarkStart w:id="17999" w:name="_Toc183455114"/>
        <w:bookmarkStart w:id="18000" w:name="_Toc183456066"/>
        <w:bookmarkStart w:id="18001" w:name="_Toc184406400"/>
        <w:bookmarkStart w:id="18002" w:name="_Toc184407659"/>
        <w:bookmarkStart w:id="18003" w:name="_Toc184408607"/>
        <w:bookmarkStart w:id="18004" w:name="_Toc184409555"/>
        <w:bookmarkStart w:id="18005" w:name="_Toc184813341"/>
        <w:bookmarkEnd w:id="17996"/>
        <w:bookmarkEnd w:id="17997"/>
        <w:bookmarkEnd w:id="17998"/>
        <w:bookmarkEnd w:id="17999"/>
        <w:bookmarkEnd w:id="18000"/>
        <w:bookmarkEnd w:id="18001"/>
        <w:bookmarkEnd w:id="18002"/>
        <w:bookmarkEnd w:id="18003"/>
        <w:bookmarkEnd w:id="18004"/>
        <w:bookmarkEnd w:id="18005"/>
      </w:del>
    </w:p>
    <w:p w14:paraId="5874F2FC" w14:textId="30BA2B86" w:rsidR="008D7233" w:rsidRPr="00104609" w:rsidDel="00E57F75" w:rsidRDefault="008D7233" w:rsidP="008D7233">
      <w:pPr>
        <w:pStyle w:val="Heading31"/>
        <w:numPr>
          <w:ilvl w:val="0"/>
          <w:numId w:val="0"/>
        </w:numPr>
        <w:tabs>
          <w:tab w:val="clear" w:pos="1080"/>
        </w:tabs>
        <w:outlineLvl w:val="9"/>
        <w:rPr>
          <w:del w:id="18006" w:author="Phuong Truong Thi" w:date="2024-10-17T19:19:00Z"/>
        </w:rPr>
      </w:pPr>
      <w:bookmarkStart w:id="18007" w:name="_Toc180598136"/>
      <w:bookmarkStart w:id="18008" w:name="_Toc180598900"/>
      <w:bookmarkStart w:id="18009" w:name="_Toc181872645"/>
      <w:bookmarkStart w:id="18010" w:name="_Toc183455115"/>
      <w:bookmarkStart w:id="18011" w:name="_Toc183456067"/>
      <w:bookmarkStart w:id="18012" w:name="_Toc184406401"/>
      <w:bookmarkStart w:id="18013" w:name="_Toc184407660"/>
      <w:bookmarkStart w:id="18014" w:name="_Toc184408608"/>
      <w:bookmarkStart w:id="18015" w:name="_Toc184409556"/>
      <w:bookmarkStart w:id="18016" w:name="_Toc184813342"/>
      <w:bookmarkEnd w:id="18007"/>
      <w:bookmarkEnd w:id="18008"/>
      <w:bookmarkEnd w:id="18009"/>
      <w:bookmarkEnd w:id="18010"/>
      <w:bookmarkEnd w:id="18011"/>
      <w:bookmarkEnd w:id="18012"/>
      <w:bookmarkEnd w:id="18013"/>
      <w:bookmarkEnd w:id="18014"/>
      <w:bookmarkEnd w:id="18015"/>
      <w:bookmarkEnd w:id="18016"/>
    </w:p>
    <w:p w14:paraId="4C13BF97" w14:textId="02D06DC1" w:rsidR="00104609" w:rsidRPr="008D7233" w:rsidDel="00FD6BA2" w:rsidRDefault="00B50F17">
      <w:pPr>
        <w:pStyle w:val="Heading31"/>
        <w:numPr>
          <w:ilvl w:val="2"/>
          <w:numId w:val="88"/>
        </w:numPr>
        <w:rPr>
          <w:del w:id="18017" w:author="Phuong Truong Thi" w:date="2024-10-17T18:56:00Z"/>
        </w:rPr>
        <w:pPrChange w:id="18018" w:author="Phuong Truong Thi" w:date="2024-10-08T18:25:00Z">
          <w:pPr>
            <w:pStyle w:val="Heading31"/>
            <w:numPr>
              <w:numId w:val="66"/>
            </w:numPr>
            <w:tabs>
              <w:tab w:val="clear" w:pos="1080"/>
            </w:tabs>
            <w:ind w:left="720" w:hanging="720"/>
          </w:pPr>
        </w:pPrChange>
      </w:pPr>
      <w:bookmarkStart w:id="18019" w:name="_Toc177425391"/>
      <w:del w:id="18020" w:author="Phuong Truong Thi" w:date="2024-10-17T18:56:00Z">
        <w:r w:rsidDel="00FD6BA2">
          <w:rPr>
            <w:sz w:val="24"/>
            <w:szCs w:val="24"/>
          </w:rPr>
          <w:delText xml:space="preserve">DETAIL_01- </w:delText>
        </w:r>
        <w:r w:rsidR="00104609" w:rsidDel="00FD6BA2">
          <w:rPr>
            <w:sz w:val="24"/>
            <w:szCs w:val="24"/>
          </w:rPr>
          <w:delText xml:space="preserve">Màn hình chi tiết </w:delText>
        </w:r>
        <w:r w:rsidR="008D7233" w:rsidDel="00FD6BA2">
          <w:rPr>
            <w:sz w:val="24"/>
            <w:szCs w:val="24"/>
          </w:rPr>
          <w:delText xml:space="preserve">chi nhánh </w:delText>
        </w:r>
        <w:r w:rsidR="00104609" w:rsidDel="00FD6BA2">
          <w:rPr>
            <w:sz w:val="24"/>
            <w:szCs w:val="24"/>
          </w:rPr>
          <w:delText>quản lý KH</w:delText>
        </w:r>
        <w:bookmarkStart w:id="18021" w:name="_Toc180598137"/>
        <w:bookmarkStart w:id="18022" w:name="_Toc180598901"/>
        <w:bookmarkStart w:id="18023" w:name="_Toc181872646"/>
        <w:bookmarkStart w:id="18024" w:name="_Toc183455116"/>
        <w:bookmarkStart w:id="18025" w:name="_Toc183456068"/>
        <w:bookmarkStart w:id="18026" w:name="_Toc184406402"/>
        <w:bookmarkStart w:id="18027" w:name="_Toc184407661"/>
        <w:bookmarkStart w:id="18028" w:name="_Toc184408609"/>
        <w:bookmarkStart w:id="18029" w:name="_Toc184409557"/>
        <w:bookmarkStart w:id="18030" w:name="_Toc184813343"/>
        <w:bookmarkEnd w:id="18019"/>
        <w:bookmarkEnd w:id="18021"/>
        <w:bookmarkEnd w:id="18022"/>
        <w:bookmarkEnd w:id="18023"/>
        <w:bookmarkEnd w:id="18024"/>
        <w:bookmarkEnd w:id="18025"/>
        <w:bookmarkEnd w:id="18026"/>
        <w:bookmarkEnd w:id="18027"/>
        <w:bookmarkEnd w:id="18028"/>
        <w:bookmarkEnd w:id="18029"/>
        <w:bookmarkEnd w:id="18030"/>
      </w:del>
    </w:p>
    <w:p w14:paraId="75023A19" w14:textId="115C5AA0" w:rsidR="008D7233" w:rsidDel="00FD6BA2" w:rsidRDefault="008D7233">
      <w:pPr>
        <w:pStyle w:val="Heading31"/>
        <w:numPr>
          <w:ilvl w:val="0"/>
          <w:numId w:val="67"/>
        </w:numPr>
        <w:tabs>
          <w:tab w:val="clear" w:pos="1080"/>
        </w:tabs>
        <w:outlineLvl w:val="9"/>
        <w:rPr>
          <w:del w:id="18031" w:author="Phuong Truong Thi" w:date="2024-10-17T18:56:00Z"/>
        </w:rPr>
      </w:pPr>
      <w:del w:id="18032" w:author="Phuong Truong Thi" w:date="2024-10-17T18:56:00Z">
        <w:r w:rsidDel="00FD6BA2">
          <w:rPr>
            <w:b w:val="0"/>
            <w:bCs w:val="0"/>
            <w:i/>
            <w:iCs/>
            <w:sz w:val="24"/>
            <w:szCs w:val="24"/>
          </w:rPr>
          <w:delText>Mô tả chức năng</w:delText>
        </w:r>
        <w:bookmarkStart w:id="18033" w:name="_Toc180598138"/>
        <w:bookmarkStart w:id="18034" w:name="_Toc180598902"/>
        <w:bookmarkStart w:id="18035" w:name="_Toc181872647"/>
        <w:bookmarkStart w:id="18036" w:name="_Toc183455117"/>
        <w:bookmarkStart w:id="18037" w:name="_Toc183456069"/>
        <w:bookmarkStart w:id="18038" w:name="_Toc184406403"/>
        <w:bookmarkStart w:id="18039" w:name="_Toc184407662"/>
        <w:bookmarkStart w:id="18040" w:name="_Toc184408610"/>
        <w:bookmarkStart w:id="18041" w:name="_Toc184409558"/>
        <w:bookmarkStart w:id="18042" w:name="_Toc184813344"/>
        <w:bookmarkEnd w:id="18033"/>
        <w:bookmarkEnd w:id="18034"/>
        <w:bookmarkEnd w:id="18035"/>
        <w:bookmarkEnd w:id="18036"/>
        <w:bookmarkEnd w:id="18037"/>
        <w:bookmarkEnd w:id="18038"/>
        <w:bookmarkEnd w:id="18039"/>
        <w:bookmarkEnd w:id="18040"/>
        <w:bookmarkEnd w:id="18041"/>
        <w:bookmarkEnd w:id="18042"/>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8D7233" w:rsidRPr="00075487" w:rsidDel="00FD6BA2" w14:paraId="309BC885" w14:textId="39877640">
        <w:trPr>
          <w:trHeight w:val="792"/>
          <w:del w:id="18043" w:author="Phuong Truong Thi" w:date="2024-10-17T18:56:00Z"/>
        </w:trPr>
        <w:tc>
          <w:tcPr>
            <w:tcW w:w="1647" w:type="dxa"/>
            <w:shd w:val="clear" w:color="auto" w:fill="auto"/>
          </w:tcPr>
          <w:p w14:paraId="3377C745" w14:textId="61414FC9" w:rsidR="008D7233" w:rsidRPr="00075487" w:rsidDel="00FD6BA2" w:rsidRDefault="008D7233">
            <w:pPr>
              <w:pStyle w:val="Bd-1BodyText1"/>
              <w:keepLines/>
              <w:spacing w:line="276" w:lineRule="auto"/>
              <w:ind w:left="0"/>
              <w:jc w:val="left"/>
              <w:rPr>
                <w:del w:id="18044" w:author="Phuong Truong Thi" w:date="2024-10-17T18:56:00Z"/>
                <w:rFonts w:ascii="Times New Roman" w:hAnsi="Times New Roman"/>
                <w:b/>
                <w:bCs/>
                <w:i/>
                <w:sz w:val="24"/>
                <w:szCs w:val="24"/>
              </w:rPr>
            </w:pPr>
            <w:del w:id="18045" w:author="Phuong Truong Thi" w:date="2024-10-17T18:56:00Z">
              <w:r w:rsidRPr="00075487" w:rsidDel="00FD6BA2">
                <w:rPr>
                  <w:rFonts w:ascii="Times New Roman" w:hAnsi="Times New Roman"/>
                  <w:b/>
                  <w:i/>
                  <w:sz w:val="24"/>
                  <w:szCs w:val="24"/>
                </w:rPr>
                <w:delText>Mô tả</w:delText>
              </w:r>
              <w:bookmarkStart w:id="18046" w:name="_Toc180598139"/>
              <w:bookmarkStart w:id="18047" w:name="_Toc180598903"/>
              <w:bookmarkStart w:id="18048" w:name="_Toc181872648"/>
              <w:bookmarkStart w:id="18049" w:name="_Toc183455118"/>
              <w:bookmarkStart w:id="18050" w:name="_Toc183456070"/>
              <w:bookmarkStart w:id="18051" w:name="_Toc184406404"/>
              <w:bookmarkStart w:id="18052" w:name="_Toc184407663"/>
              <w:bookmarkStart w:id="18053" w:name="_Toc184408611"/>
              <w:bookmarkStart w:id="18054" w:name="_Toc184409559"/>
              <w:bookmarkStart w:id="18055" w:name="_Toc184813345"/>
              <w:bookmarkEnd w:id="18046"/>
              <w:bookmarkEnd w:id="18047"/>
              <w:bookmarkEnd w:id="18048"/>
              <w:bookmarkEnd w:id="18049"/>
              <w:bookmarkEnd w:id="18050"/>
              <w:bookmarkEnd w:id="18051"/>
              <w:bookmarkEnd w:id="18052"/>
              <w:bookmarkEnd w:id="18053"/>
              <w:bookmarkEnd w:id="18054"/>
              <w:bookmarkEnd w:id="18055"/>
            </w:del>
          </w:p>
        </w:tc>
        <w:tc>
          <w:tcPr>
            <w:tcW w:w="7510" w:type="dxa"/>
            <w:shd w:val="clear" w:color="auto" w:fill="auto"/>
          </w:tcPr>
          <w:p w14:paraId="1524674E" w14:textId="295EEBC4" w:rsidR="008D7233" w:rsidRPr="00075487" w:rsidDel="00FD6BA2" w:rsidRDefault="008D7233">
            <w:pPr>
              <w:pStyle w:val="Normal10"/>
              <w:rPr>
                <w:del w:id="18056" w:author="Phuong Truong Thi" w:date="2024-10-17T18:56:00Z"/>
              </w:rPr>
            </w:pPr>
            <w:del w:id="18057" w:author="Phuong Truong Thi" w:date="2024-10-17T18:56:00Z">
              <w:r w:rsidRPr="00075487" w:rsidDel="00FD6BA2">
                <w:delText xml:space="preserve">Chức năng hỗ trợ NSD </w:delText>
              </w:r>
              <w:r w:rsidDel="00FD6BA2">
                <w:delText>nhìn thấy thông tin chi tiết chi nhánh quản lý KH. Chi tiết ở phần “Thông tin dữ liệu”</w:delText>
              </w:r>
              <w:bookmarkStart w:id="18058" w:name="_Toc180598140"/>
              <w:bookmarkStart w:id="18059" w:name="_Toc180598904"/>
              <w:bookmarkStart w:id="18060" w:name="_Toc181872649"/>
              <w:bookmarkStart w:id="18061" w:name="_Toc183455119"/>
              <w:bookmarkStart w:id="18062" w:name="_Toc183456071"/>
              <w:bookmarkStart w:id="18063" w:name="_Toc184406405"/>
              <w:bookmarkStart w:id="18064" w:name="_Toc184407664"/>
              <w:bookmarkStart w:id="18065" w:name="_Toc184408612"/>
              <w:bookmarkStart w:id="18066" w:name="_Toc184409560"/>
              <w:bookmarkStart w:id="18067" w:name="_Toc184813346"/>
              <w:bookmarkEnd w:id="18058"/>
              <w:bookmarkEnd w:id="18059"/>
              <w:bookmarkEnd w:id="18060"/>
              <w:bookmarkEnd w:id="18061"/>
              <w:bookmarkEnd w:id="18062"/>
              <w:bookmarkEnd w:id="18063"/>
              <w:bookmarkEnd w:id="18064"/>
              <w:bookmarkEnd w:id="18065"/>
              <w:bookmarkEnd w:id="18066"/>
              <w:bookmarkEnd w:id="18067"/>
            </w:del>
          </w:p>
        </w:tc>
        <w:bookmarkStart w:id="18068" w:name="_Toc180598141"/>
        <w:bookmarkStart w:id="18069" w:name="_Toc180598905"/>
        <w:bookmarkStart w:id="18070" w:name="_Toc181872650"/>
        <w:bookmarkStart w:id="18071" w:name="_Toc183455120"/>
        <w:bookmarkStart w:id="18072" w:name="_Toc183456072"/>
        <w:bookmarkStart w:id="18073" w:name="_Toc184406406"/>
        <w:bookmarkStart w:id="18074" w:name="_Toc184407665"/>
        <w:bookmarkStart w:id="18075" w:name="_Toc184408613"/>
        <w:bookmarkStart w:id="18076" w:name="_Toc184409561"/>
        <w:bookmarkStart w:id="18077" w:name="_Toc184813347"/>
        <w:bookmarkEnd w:id="18068"/>
        <w:bookmarkEnd w:id="18069"/>
        <w:bookmarkEnd w:id="18070"/>
        <w:bookmarkEnd w:id="18071"/>
        <w:bookmarkEnd w:id="18072"/>
        <w:bookmarkEnd w:id="18073"/>
        <w:bookmarkEnd w:id="18074"/>
        <w:bookmarkEnd w:id="18075"/>
        <w:bookmarkEnd w:id="18076"/>
        <w:bookmarkEnd w:id="18077"/>
      </w:tr>
      <w:tr w:rsidR="008D7233" w:rsidRPr="00075487" w:rsidDel="00FD6BA2" w14:paraId="14F72B85" w14:textId="6585EA51">
        <w:trPr>
          <w:trHeight w:val="765"/>
          <w:del w:id="18078" w:author="Phuong Truong Thi" w:date="2024-10-17T18:56:00Z"/>
        </w:trPr>
        <w:tc>
          <w:tcPr>
            <w:tcW w:w="1647" w:type="dxa"/>
            <w:shd w:val="clear" w:color="auto" w:fill="auto"/>
          </w:tcPr>
          <w:p w14:paraId="63685E19" w14:textId="7DB37FD1" w:rsidR="008D7233" w:rsidRPr="00075487" w:rsidDel="00FD6BA2" w:rsidRDefault="008D7233">
            <w:pPr>
              <w:pStyle w:val="Bd-1BodyText1"/>
              <w:keepLines/>
              <w:spacing w:line="276" w:lineRule="auto"/>
              <w:ind w:left="0"/>
              <w:jc w:val="left"/>
              <w:rPr>
                <w:del w:id="18079" w:author="Phuong Truong Thi" w:date="2024-10-17T18:56:00Z"/>
                <w:rFonts w:ascii="Times New Roman" w:hAnsi="Times New Roman"/>
                <w:b/>
                <w:bCs/>
                <w:i/>
                <w:sz w:val="24"/>
                <w:szCs w:val="24"/>
              </w:rPr>
            </w:pPr>
            <w:del w:id="18080" w:author="Phuong Truong Thi" w:date="2024-10-17T18:56:00Z">
              <w:r w:rsidRPr="00075487" w:rsidDel="00FD6BA2">
                <w:rPr>
                  <w:rFonts w:ascii="Times New Roman" w:hAnsi="Times New Roman"/>
                  <w:b/>
                  <w:i/>
                  <w:sz w:val="24"/>
                  <w:szCs w:val="24"/>
                </w:rPr>
                <w:delText>Điều kiện đầu vào</w:delText>
              </w:r>
              <w:bookmarkStart w:id="18081" w:name="_Toc180598142"/>
              <w:bookmarkStart w:id="18082" w:name="_Toc180598906"/>
              <w:bookmarkStart w:id="18083" w:name="_Toc181872651"/>
              <w:bookmarkStart w:id="18084" w:name="_Toc183455121"/>
              <w:bookmarkStart w:id="18085" w:name="_Toc183456073"/>
              <w:bookmarkStart w:id="18086" w:name="_Toc184406407"/>
              <w:bookmarkStart w:id="18087" w:name="_Toc184407666"/>
              <w:bookmarkStart w:id="18088" w:name="_Toc184408614"/>
              <w:bookmarkStart w:id="18089" w:name="_Toc184409562"/>
              <w:bookmarkStart w:id="18090" w:name="_Toc184813348"/>
              <w:bookmarkEnd w:id="18081"/>
              <w:bookmarkEnd w:id="18082"/>
              <w:bookmarkEnd w:id="18083"/>
              <w:bookmarkEnd w:id="18084"/>
              <w:bookmarkEnd w:id="18085"/>
              <w:bookmarkEnd w:id="18086"/>
              <w:bookmarkEnd w:id="18087"/>
              <w:bookmarkEnd w:id="18088"/>
              <w:bookmarkEnd w:id="18089"/>
              <w:bookmarkEnd w:id="18090"/>
            </w:del>
          </w:p>
        </w:tc>
        <w:tc>
          <w:tcPr>
            <w:tcW w:w="7510" w:type="dxa"/>
            <w:shd w:val="clear" w:color="auto" w:fill="auto"/>
          </w:tcPr>
          <w:p w14:paraId="35EEBF5F" w14:textId="39BCEA9B" w:rsidR="008D7233" w:rsidDel="00FD6BA2" w:rsidRDefault="008D7233">
            <w:pPr>
              <w:pStyle w:val="Normal10"/>
              <w:keepNext/>
              <w:keepLines/>
              <w:rPr>
                <w:del w:id="18091" w:author="Phuong Truong Thi" w:date="2024-10-17T18:56:00Z"/>
                <w:szCs w:val="24"/>
              </w:rPr>
            </w:pPr>
            <w:del w:id="18092" w:author="Phuong Truong Thi" w:date="2024-10-17T18:56:00Z">
              <w:r w:rsidRPr="00075487" w:rsidDel="00FD6BA2">
                <w:rPr>
                  <w:szCs w:val="24"/>
                </w:rPr>
                <w:delText>NSD đăng nhập vào hệ thống</w:delText>
              </w:r>
              <w:bookmarkStart w:id="18093" w:name="_Toc180598143"/>
              <w:bookmarkStart w:id="18094" w:name="_Toc180598907"/>
              <w:bookmarkStart w:id="18095" w:name="_Toc181872652"/>
              <w:bookmarkStart w:id="18096" w:name="_Toc183455122"/>
              <w:bookmarkStart w:id="18097" w:name="_Toc183456074"/>
              <w:bookmarkStart w:id="18098" w:name="_Toc184406408"/>
              <w:bookmarkStart w:id="18099" w:name="_Toc184407667"/>
              <w:bookmarkStart w:id="18100" w:name="_Toc184408615"/>
              <w:bookmarkStart w:id="18101" w:name="_Toc184409563"/>
              <w:bookmarkStart w:id="18102" w:name="_Toc184813349"/>
              <w:bookmarkEnd w:id="18093"/>
              <w:bookmarkEnd w:id="18094"/>
              <w:bookmarkEnd w:id="18095"/>
              <w:bookmarkEnd w:id="18096"/>
              <w:bookmarkEnd w:id="18097"/>
              <w:bookmarkEnd w:id="18098"/>
              <w:bookmarkEnd w:id="18099"/>
              <w:bookmarkEnd w:id="18100"/>
              <w:bookmarkEnd w:id="18101"/>
              <w:bookmarkEnd w:id="18102"/>
            </w:del>
          </w:p>
          <w:p w14:paraId="233074A2" w14:textId="061B6F35" w:rsidR="008D7233" w:rsidRPr="00075487" w:rsidDel="00FD6BA2" w:rsidRDefault="006B0757">
            <w:pPr>
              <w:pStyle w:val="Normal10"/>
              <w:keepNext/>
              <w:keepLines/>
              <w:rPr>
                <w:del w:id="18103" w:author="Phuong Truong Thi" w:date="2024-10-17T18:56:00Z"/>
                <w:szCs w:val="24"/>
              </w:rPr>
            </w:pPr>
            <w:del w:id="18104" w:author="Phuong Truong Thi" w:date="2024-10-17T18:56:00Z">
              <w:r w:rsidDel="00FD6BA2">
                <w:rPr>
                  <w:szCs w:val="24"/>
                </w:rPr>
                <w:delText>Được truy cập vào</w:delText>
              </w:r>
              <w:r w:rsidR="008D7233" w:rsidDel="00FD6BA2">
                <w:rPr>
                  <w:szCs w:val="24"/>
                </w:rPr>
                <w:delText xml:space="preserve"> listview “Portfolio MAF” click vào </w:delText>
              </w:r>
              <w:r w:rsidR="00E8609E" w:rsidDel="00FD6BA2">
                <w:rPr>
                  <w:szCs w:val="24"/>
                </w:rPr>
                <w:delText>Text link</w:delText>
              </w:r>
              <w:r w:rsidR="008D7233" w:rsidDel="00FD6BA2">
                <w:rPr>
                  <w:szCs w:val="24"/>
                </w:rPr>
                <w:delText xml:space="preserve"> “Tên CN quản lý” trên danh sách. </w:delText>
              </w:r>
              <w:bookmarkStart w:id="18105" w:name="_Toc180598144"/>
              <w:bookmarkStart w:id="18106" w:name="_Toc180598908"/>
              <w:bookmarkStart w:id="18107" w:name="_Toc181872653"/>
              <w:bookmarkStart w:id="18108" w:name="_Toc183455123"/>
              <w:bookmarkStart w:id="18109" w:name="_Toc183456075"/>
              <w:bookmarkStart w:id="18110" w:name="_Toc184406409"/>
              <w:bookmarkStart w:id="18111" w:name="_Toc184407668"/>
              <w:bookmarkStart w:id="18112" w:name="_Toc184408616"/>
              <w:bookmarkStart w:id="18113" w:name="_Toc184409564"/>
              <w:bookmarkStart w:id="18114" w:name="_Toc184813350"/>
              <w:bookmarkEnd w:id="18105"/>
              <w:bookmarkEnd w:id="18106"/>
              <w:bookmarkEnd w:id="18107"/>
              <w:bookmarkEnd w:id="18108"/>
              <w:bookmarkEnd w:id="18109"/>
              <w:bookmarkEnd w:id="18110"/>
              <w:bookmarkEnd w:id="18111"/>
              <w:bookmarkEnd w:id="18112"/>
              <w:bookmarkEnd w:id="18113"/>
              <w:bookmarkEnd w:id="18114"/>
            </w:del>
          </w:p>
        </w:tc>
        <w:bookmarkStart w:id="18115" w:name="_Toc180598145"/>
        <w:bookmarkStart w:id="18116" w:name="_Toc180598909"/>
        <w:bookmarkStart w:id="18117" w:name="_Toc181872654"/>
        <w:bookmarkStart w:id="18118" w:name="_Toc183455124"/>
        <w:bookmarkStart w:id="18119" w:name="_Toc183456076"/>
        <w:bookmarkStart w:id="18120" w:name="_Toc184406410"/>
        <w:bookmarkStart w:id="18121" w:name="_Toc184407669"/>
        <w:bookmarkStart w:id="18122" w:name="_Toc184408617"/>
        <w:bookmarkStart w:id="18123" w:name="_Toc184409565"/>
        <w:bookmarkStart w:id="18124" w:name="_Toc184813351"/>
        <w:bookmarkEnd w:id="18115"/>
        <w:bookmarkEnd w:id="18116"/>
        <w:bookmarkEnd w:id="18117"/>
        <w:bookmarkEnd w:id="18118"/>
        <w:bookmarkEnd w:id="18119"/>
        <w:bookmarkEnd w:id="18120"/>
        <w:bookmarkEnd w:id="18121"/>
        <w:bookmarkEnd w:id="18122"/>
        <w:bookmarkEnd w:id="18123"/>
        <w:bookmarkEnd w:id="18124"/>
      </w:tr>
      <w:tr w:rsidR="008D7233" w:rsidRPr="00075487" w:rsidDel="00FD6BA2" w14:paraId="026596EF" w14:textId="39309A67">
        <w:trPr>
          <w:trHeight w:val="765"/>
          <w:del w:id="18125" w:author="Phuong Truong Thi" w:date="2024-10-17T18:56:00Z"/>
        </w:trPr>
        <w:tc>
          <w:tcPr>
            <w:tcW w:w="1647" w:type="dxa"/>
            <w:shd w:val="clear" w:color="auto" w:fill="auto"/>
          </w:tcPr>
          <w:p w14:paraId="694D376D" w14:textId="54321345" w:rsidR="008D7233" w:rsidRPr="00075487" w:rsidDel="00FD6BA2" w:rsidRDefault="008D7233">
            <w:pPr>
              <w:pStyle w:val="Bd-1BodyText1"/>
              <w:keepLines/>
              <w:spacing w:line="276" w:lineRule="auto"/>
              <w:ind w:left="0"/>
              <w:jc w:val="left"/>
              <w:rPr>
                <w:del w:id="18126" w:author="Phuong Truong Thi" w:date="2024-10-17T18:56:00Z"/>
                <w:rFonts w:ascii="Times New Roman" w:hAnsi="Times New Roman"/>
                <w:b/>
                <w:i/>
                <w:sz w:val="24"/>
                <w:szCs w:val="24"/>
              </w:rPr>
            </w:pPr>
            <w:del w:id="18127" w:author="Phuong Truong Thi" w:date="2024-10-17T18:56:00Z">
              <w:r w:rsidRPr="00075487" w:rsidDel="00FD6BA2">
                <w:rPr>
                  <w:rFonts w:ascii="Times New Roman" w:hAnsi="Times New Roman"/>
                  <w:b/>
                  <w:i/>
                  <w:sz w:val="24"/>
                  <w:szCs w:val="24"/>
                </w:rPr>
                <w:delText>Điều kiện đầu ra</w:delText>
              </w:r>
              <w:bookmarkStart w:id="18128" w:name="_Toc180598146"/>
              <w:bookmarkStart w:id="18129" w:name="_Toc180598910"/>
              <w:bookmarkStart w:id="18130" w:name="_Toc181872655"/>
              <w:bookmarkStart w:id="18131" w:name="_Toc183455125"/>
              <w:bookmarkStart w:id="18132" w:name="_Toc183456077"/>
              <w:bookmarkStart w:id="18133" w:name="_Toc184406411"/>
              <w:bookmarkStart w:id="18134" w:name="_Toc184407670"/>
              <w:bookmarkStart w:id="18135" w:name="_Toc184408618"/>
              <w:bookmarkStart w:id="18136" w:name="_Toc184409566"/>
              <w:bookmarkStart w:id="18137" w:name="_Toc184813352"/>
              <w:bookmarkEnd w:id="18128"/>
              <w:bookmarkEnd w:id="18129"/>
              <w:bookmarkEnd w:id="18130"/>
              <w:bookmarkEnd w:id="18131"/>
              <w:bookmarkEnd w:id="18132"/>
              <w:bookmarkEnd w:id="18133"/>
              <w:bookmarkEnd w:id="18134"/>
              <w:bookmarkEnd w:id="18135"/>
              <w:bookmarkEnd w:id="18136"/>
              <w:bookmarkEnd w:id="18137"/>
            </w:del>
          </w:p>
        </w:tc>
        <w:tc>
          <w:tcPr>
            <w:tcW w:w="7510" w:type="dxa"/>
            <w:shd w:val="clear" w:color="auto" w:fill="auto"/>
          </w:tcPr>
          <w:p w14:paraId="52542D95" w14:textId="065D025F" w:rsidR="008D7233" w:rsidRPr="00075487" w:rsidDel="00FD6BA2" w:rsidRDefault="008D7233">
            <w:pPr>
              <w:pStyle w:val="Normal10"/>
              <w:keepNext/>
              <w:keepLines/>
              <w:rPr>
                <w:del w:id="18138" w:author="Phuong Truong Thi" w:date="2024-10-17T18:56:00Z"/>
                <w:szCs w:val="24"/>
              </w:rPr>
            </w:pPr>
            <w:del w:id="18139" w:author="Phuong Truong Thi" w:date="2024-10-17T18:56:00Z">
              <w:r w:rsidDel="00FD6BA2">
                <w:rPr>
                  <w:szCs w:val="24"/>
                </w:rPr>
                <w:delText>Hệ thống hiển thị popup thông tin chi tiết chi nhánh</w:delText>
              </w:r>
              <w:bookmarkStart w:id="18140" w:name="_Toc180598147"/>
              <w:bookmarkStart w:id="18141" w:name="_Toc180598911"/>
              <w:bookmarkStart w:id="18142" w:name="_Toc181872656"/>
              <w:bookmarkStart w:id="18143" w:name="_Toc183455126"/>
              <w:bookmarkStart w:id="18144" w:name="_Toc183456078"/>
              <w:bookmarkStart w:id="18145" w:name="_Toc184406412"/>
              <w:bookmarkStart w:id="18146" w:name="_Toc184407671"/>
              <w:bookmarkStart w:id="18147" w:name="_Toc184408619"/>
              <w:bookmarkStart w:id="18148" w:name="_Toc184409567"/>
              <w:bookmarkStart w:id="18149" w:name="_Toc184813353"/>
              <w:bookmarkEnd w:id="18140"/>
              <w:bookmarkEnd w:id="18141"/>
              <w:bookmarkEnd w:id="18142"/>
              <w:bookmarkEnd w:id="18143"/>
              <w:bookmarkEnd w:id="18144"/>
              <w:bookmarkEnd w:id="18145"/>
              <w:bookmarkEnd w:id="18146"/>
              <w:bookmarkEnd w:id="18147"/>
              <w:bookmarkEnd w:id="18148"/>
              <w:bookmarkEnd w:id="18149"/>
            </w:del>
          </w:p>
        </w:tc>
        <w:bookmarkStart w:id="18150" w:name="_Toc180598148"/>
        <w:bookmarkStart w:id="18151" w:name="_Toc180598912"/>
        <w:bookmarkStart w:id="18152" w:name="_Toc181872657"/>
        <w:bookmarkStart w:id="18153" w:name="_Toc183455127"/>
        <w:bookmarkStart w:id="18154" w:name="_Toc183456079"/>
        <w:bookmarkStart w:id="18155" w:name="_Toc184406413"/>
        <w:bookmarkStart w:id="18156" w:name="_Toc184407672"/>
        <w:bookmarkStart w:id="18157" w:name="_Toc184408620"/>
        <w:bookmarkStart w:id="18158" w:name="_Toc184409568"/>
        <w:bookmarkStart w:id="18159" w:name="_Toc184813354"/>
        <w:bookmarkEnd w:id="18150"/>
        <w:bookmarkEnd w:id="18151"/>
        <w:bookmarkEnd w:id="18152"/>
        <w:bookmarkEnd w:id="18153"/>
        <w:bookmarkEnd w:id="18154"/>
        <w:bookmarkEnd w:id="18155"/>
        <w:bookmarkEnd w:id="18156"/>
        <w:bookmarkEnd w:id="18157"/>
        <w:bookmarkEnd w:id="18158"/>
        <w:bookmarkEnd w:id="18159"/>
      </w:tr>
    </w:tbl>
    <w:p w14:paraId="37C8F550" w14:textId="58215B7A" w:rsidR="008D7233" w:rsidRPr="00445D58" w:rsidDel="00471E7D" w:rsidRDefault="008D7233">
      <w:pPr>
        <w:pStyle w:val="Heading31"/>
        <w:numPr>
          <w:ilvl w:val="0"/>
          <w:numId w:val="67"/>
        </w:numPr>
        <w:tabs>
          <w:tab w:val="clear" w:pos="1080"/>
        </w:tabs>
        <w:outlineLvl w:val="9"/>
        <w:rPr>
          <w:del w:id="18160" w:author="Phuong Truong Thi" w:date="2024-10-08T18:04:00Z"/>
        </w:rPr>
      </w:pPr>
      <w:del w:id="18161" w:author="Phuong Truong Thi" w:date="2024-10-08T18:04:00Z">
        <w:r w:rsidDel="00471E7D">
          <w:rPr>
            <w:b w:val="0"/>
            <w:bCs w:val="0"/>
            <w:i/>
            <w:iCs/>
            <w:sz w:val="24"/>
            <w:szCs w:val="24"/>
          </w:rPr>
          <w:delText>Thông tin dữ liệu</w:delText>
        </w:r>
        <w:bookmarkStart w:id="18162" w:name="_Toc180598149"/>
        <w:bookmarkStart w:id="18163" w:name="_Toc180598913"/>
        <w:bookmarkStart w:id="18164" w:name="_Toc181872658"/>
        <w:bookmarkStart w:id="18165" w:name="_Toc183455128"/>
        <w:bookmarkStart w:id="18166" w:name="_Toc183456080"/>
        <w:bookmarkStart w:id="18167" w:name="_Toc184406414"/>
        <w:bookmarkStart w:id="18168" w:name="_Toc184407673"/>
        <w:bookmarkStart w:id="18169" w:name="_Toc184408621"/>
        <w:bookmarkStart w:id="18170" w:name="_Toc184409569"/>
        <w:bookmarkStart w:id="18171" w:name="_Toc184813355"/>
        <w:bookmarkEnd w:id="18162"/>
        <w:bookmarkEnd w:id="18163"/>
        <w:bookmarkEnd w:id="18164"/>
        <w:bookmarkEnd w:id="18165"/>
        <w:bookmarkEnd w:id="18166"/>
        <w:bookmarkEnd w:id="18167"/>
        <w:bookmarkEnd w:id="18168"/>
        <w:bookmarkEnd w:id="18169"/>
        <w:bookmarkEnd w:id="18170"/>
        <w:bookmarkEnd w:id="18171"/>
      </w:del>
    </w:p>
    <w:p w14:paraId="7049295F" w14:textId="12BF2F10" w:rsidR="00445D58" w:rsidRPr="00B92CBA" w:rsidDel="00471E7D" w:rsidRDefault="00445D58" w:rsidP="00445D58">
      <w:pPr>
        <w:pStyle w:val="Heading31"/>
        <w:numPr>
          <w:ilvl w:val="0"/>
          <w:numId w:val="0"/>
        </w:numPr>
        <w:tabs>
          <w:tab w:val="clear" w:pos="1080"/>
        </w:tabs>
        <w:ind w:left="90"/>
        <w:outlineLvl w:val="9"/>
        <w:rPr>
          <w:del w:id="18172" w:author="Phuong Truong Thi" w:date="2024-10-08T18:04:00Z"/>
        </w:rPr>
      </w:pPr>
      <w:bookmarkStart w:id="18173" w:name="_Toc180598150"/>
      <w:bookmarkStart w:id="18174" w:name="_Toc180598914"/>
      <w:bookmarkStart w:id="18175" w:name="_Toc181872659"/>
      <w:bookmarkStart w:id="18176" w:name="_Toc183455129"/>
      <w:bookmarkStart w:id="18177" w:name="_Toc183456081"/>
      <w:bookmarkStart w:id="18178" w:name="_Toc184406415"/>
      <w:bookmarkStart w:id="18179" w:name="_Toc184407674"/>
      <w:bookmarkStart w:id="18180" w:name="_Toc184408622"/>
      <w:bookmarkStart w:id="18181" w:name="_Toc184409570"/>
      <w:bookmarkStart w:id="18182" w:name="_Toc184813356"/>
      <w:bookmarkEnd w:id="18173"/>
      <w:bookmarkEnd w:id="18174"/>
      <w:bookmarkEnd w:id="18175"/>
      <w:bookmarkEnd w:id="18176"/>
      <w:bookmarkEnd w:id="18177"/>
      <w:bookmarkEnd w:id="18178"/>
      <w:bookmarkEnd w:id="18179"/>
      <w:bookmarkEnd w:id="18180"/>
      <w:bookmarkEnd w:id="18181"/>
      <w:bookmarkEnd w:id="18182"/>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6B0757" w:rsidRPr="00AC685F" w:rsidDel="00471E7D" w14:paraId="1CB542E9" w14:textId="0B225063" w:rsidTr="006B0757">
        <w:trPr>
          <w:trHeight w:val="528"/>
          <w:tblHeader/>
          <w:del w:id="18183" w:author="Phuong Truong Thi" w:date="2024-10-08T18:04:00Z"/>
        </w:trPr>
        <w:tc>
          <w:tcPr>
            <w:tcW w:w="936" w:type="dxa"/>
            <w:shd w:val="clear" w:color="000000" w:fill="F7C7AC"/>
            <w:vAlign w:val="center"/>
            <w:hideMark/>
          </w:tcPr>
          <w:p w14:paraId="33985C15" w14:textId="2020D621" w:rsidR="006B0757" w:rsidRPr="00AC685F" w:rsidDel="00471E7D" w:rsidRDefault="006B0757">
            <w:pPr>
              <w:spacing w:before="0" w:line="240" w:lineRule="auto"/>
              <w:contextualSpacing w:val="0"/>
              <w:jc w:val="center"/>
              <w:rPr>
                <w:del w:id="18184" w:author="Phuong Truong Thi" w:date="2024-10-08T18:04:00Z"/>
                <w:rFonts w:ascii="Times New Roman" w:eastAsia="Times New Roman" w:hAnsi="Times New Roman"/>
                <w:b/>
                <w:bCs/>
                <w:color w:val="000000"/>
                <w:sz w:val="24"/>
                <w:szCs w:val="24"/>
                <w:lang w:val="vi-VN" w:eastAsia="vi-VN"/>
              </w:rPr>
            </w:pPr>
            <w:del w:id="18185" w:author="Phuong Truong Thi" w:date="2024-10-08T18:04:00Z">
              <w:r w:rsidRPr="00AC685F" w:rsidDel="00471E7D">
                <w:rPr>
                  <w:rFonts w:ascii="Times New Roman" w:eastAsia="Times New Roman" w:hAnsi="Times New Roman"/>
                  <w:b/>
                  <w:bCs/>
                  <w:color w:val="000000"/>
                  <w:sz w:val="24"/>
                  <w:szCs w:val="24"/>
                  <w:lang w:val="vi-VN" w:eastAsia="vi-VN"/>
                </w:rPr>
                <w:delText>STT</w:delText>
              </w:r>
              <w:bookmarkStart w:id="18186" w:name="_Toc180598151"/>
              <w:bookmarkStart w:id="18187" w:name="_Toc180598915"/>
              <w:bookmarkStart w:id="18188" w:name="_Toc181872660"/>
              <w:bookmarkStart w:id="18189" w:name="_Toc183455130"/>
              <w:bookmarkStart w:id="18190" w:name="_Toc183456082"/>
              <w:bookmarkStart w:id="18191" w:name="_Toc184406416"/>
              <w:bookmarkStart w:id="18192" w:name="_Toc184407675"/>
              <w:bookmarkStart w:id="18193" w:name="_Toc184408623"/>
              <w:bookmarkStart w:id="18194" w:name="_Toc184409571"/>
              <w:bookmarkStart w:id="18195" w:name="_Toc184813357"/>
              <w:bookmarkEnd w:id="18186"/>
              <w:bookmarkEnd w:id="18187"/>
              <w:bookmarkEnd w:id="18188"/>
              <w:bookmarkEnd w:id="18189"/>
              <w:bookmarkEnd w:id="18190"/>
              <w:bookmarkEnd w:id="18191"/>
              <w:bookmarkEnd w:id="18192"/>
              <w:bookmarkEnd w:id="18193"/>
              <w:bookmarkEnd w:id="18194"/>
              <w:bookmarkEnd w:id="18195"/>
            </w:del>
          </w:p>
        </w:tc>
        <w:tc>
          <w:tcPr>
            <w:tcW w:w="2329" w:type="dxa"/>
            <w:shd w:val="clear" w:color="000000" w:fill="F7C7AC"/>
            <w:vAlign w:val="center"/>
            <w:hideMark/>
          </w:tcPr>
          <w:p w14:paraId="77115164" w14:textId="333B61D7" w:rsidR="006B0757" w:rsidRPr="00AC685F" w:rsidDel="00471E7D" w:rsidRDefault="006B0757">
            <w:pPr>
              <w:spacing w:before="0" w:line="240" w:lineRule="auto"/>
              <w:contextualSpacing w:val="0"/>
              <w:jc w:val="center"/>
              <w:rPr>
                <w:del w:id="18196" w:author="Phuong Truong Thi" w:date="2024-10-08T18:04:00Z"/>
                <w:rFonts w:ascii="Times New Roman" w:eastAsia="Times New Roman" w:hAnsi="Times New Roman"/>
                <w:b/>
                <w:bCs/>
                <w:color w:val="000000"/>
                <w:sz w:val="24"/>
                <w:szCs w:val="24"/>
                <w:lang w:val="vi-VN" w:eastAsia="vi-VN"/>
              </w:rPr>
            </w:pPr>
            <w:del w:id="18197" w:author="Phuong Truong Thi" w:date="2024-10-08T18:04:00Z">
              <w:r w:rsidRPr="00AC685F" w:rsidDel="00471E7D">
                <w:rPr>
                  <w:rFonts w:ascii="Times New Roman" w:eastAsia="Times New Roman" w:hAnsi="Times New Roman"/>
                  <w:b/>
                  <w:bCs/>
                  <w:color w:val="000000"/>
                  <w:sz w:val="24"/>
                  <w:szCs w:val="24"/>
                  <w:lang w:val="vi-VN" w:eastAsia="vi-VN"/>
                </w:rPr>
                <w:delText>Trường dữ liệu</w:delText>
              </w:r>
              <w:bookmarkStart w:id="18198" w:name="_Toc180598152"/>
              <w:bookmarkStart w:id="18199" w:name="_Toc180598916"/>
              <w:bookmarkStart w:id="18200" w:name="_Toc181872661"/>
              <w:bookmarkStart w:id="18201" w:name="_Toc183455131"/>
              <w:bookmarkStart w:id="18202" w:name="_Toc183456083"/>
              <w:bookmarkStart w:id="18203" w:name="_Toc184406417"/>
              <w:bookmarkStart w:id="18204" w:name="_Toc184407676"/>
              <w:bookmarkStart w:id="18205" w:name="_Toc184408624"/>
              <w:bookmarkStart w:id="18206" w:name="_Toc184409572"/>
              <w:bookmarkStart w:id="18207" w:name="_Toc184813358"/>
              <w:bookmarkEnd w:id="18198"/>
              <w:bookmarkEnd w:id="18199"/>
              <w:bookmarkEnd w:id="18200"/>
              <w:bookmarkEnd w:id="18201"/>
              <w:bookmarkEnd w:id="18202"/>
              <w:bookmarkEnd w:id="18203"/>
              <w:bookmarkEnd w:id="18204"/>
              <w:bookmarkEnd w:id="18205"/>
              <w:bookmarkEnd w:id="18206"/>
              <w:bookmarkEnd w:id="18207"/>
            </w:del>
          </w:p>
        </w:tc>
        <w:tc>
          <w:tcPr>
            <w:tcW w:w="1405" w:type="dxa"/>
            <w:shd w:val="clear" w:color="000000" w:fill="F7C7AC"/>
            <w:vAlign w:val="center"/>
          </w:tcPr>
          <w:p w14:paraId="6E6C5945" w14:textId="187820ED" w:rsidR="006B0757" w:rsidRPr="00497C9A" w:rsidDel="00471E7D" w:rsidRDefault="006B0757">
            <w:pPr>
              <w:spacing w:before="0" w:line="240" w:lineRule="auto"/>
              <w:contextualSpacing w:val="0"/>
              <w:jc w:val="center"/>
              <w:rPr>
                <w:del w:id="18208" w:author="Phuong Truong Thi" w:date="2024-10-08T18:04:00Z"/>
                <w:rFonts w:ascii="Times New Roman" w:eastAsia="Times New Roman" w:hAnsi="Times New Roman"/>
                <w:b/>
                <w:bCs/>
                <w:color w:val="000000"/>
                <w:sz w:val="24"/>
                <w:szCs w:val="24"/>
                <w:lang w:val="vi-VN" w:eastAsia="vi-VN"/>
              </w:rPr>
            </w:pPr>
            <w:del w:id="18209" w:author="Phuong Truong Thi" w:date="2024-10-08T18:04:00Z">
              <w:r w:rsidRPr="00497C9A" w:rsidDel="00471E7D">
                <w:rPr>
                  <w:rFonts w:ascii="Times New Roman" w:eastAsia="Times New Roman" w:hAnsi="Times New Roman"/>
                  <w:b/>
                  <w:bCs/>
                  <w:color w:val="000000"/>
                  <w:sz w:val="24"/>
                  <w:szCs w:val="24"/>
                  <w:lang w:val="vi-VN" w:eastAsia="vi-VN"/>
                </w:rPr>
                <w:delText>Định dạng</w:delText>
              </w:r>
              <w:bookmarkStart w:id="18210" w:name="_Toc180598153"/>
              <w:bookmarkStart w:id="18211" w:name="_Toc180598917"/>
              <w:bookmarkStart w:id="18212" w:name="_Toc181872662"/>
              <w:bookmarkStart w:id="18213" w:name="_Toc183455132"/>
              <w:bookmarkStart w:id="18214" w:name="_Toc183456084"/>
              <w:bookmarkStart w:id="18215" w:name="_Toc184406418"/>
              <w:bookmarkStart w:id="18216" w:name="_Toc184407677"/>
              <w:bookmarkStart w:id="18217" w:name="_Toc184408625"/>
              <w:bookmarkStart w:id="18218" w:name="_Toc184409573"/>
              <w:bookmarkStart w:id="18219" w:name="_Toc184813359"/>
              <w:bookmarkEnd w:id="18210"/>
              <w:bookmarkEnd w:id="18211"/>
              <w:bookmarkEnd w:id="18212"/>
              <w:bookmarkEnd w:id="18213"/>
              <w:bookmarkEnd w:id="18214"/>
              <w:bookmarkEnd w:id="18215"/>
              <w:bookmarkEnd w:id="18216"/>
              <w:bookmarkEnd w:id="18217"/>
              <w:bookmarkEnd w:id="18218"/>
              <w:bookmarkEnd w:id="18219"/>
            </w:del>
          </w:p>
        </w:tc>
        <w:tc>
          <w:tcPr>
            <w:tcW w:w="2670" w:type="dxa"/>
            <w:shd w:val="clear" w:color="000000" w:fill="F7C7AC"/>
            <w:vAlign w:val="center"/>
            <w:hideMark/>
          </w:tcPr>
          <w:p w14:paraId="4DA9944B" w14:textId="6DDB24DE" w:rsidR="006B0757" w:rsidRPr="00AC685F" w:rsidDel="00471E7D" w:rsidRDefault="006B0757">
            <w:pPr>
              <w:spacing w:before="0" w:line="240" w:lineRule="auto"/>
              <w:contextualSpacing w:val="0"/>
              <w:jc w:val="center"/>
              <w:rPr>
                <w:del w:id="18220" w:author="Phuong Truong Thi" w:date="2024-10-08T18:04:00Z"/>
                <w:rFonts w:ascii="Times New Roman" w:eastAsia="Times New Roman" w:hAnsi="Times New Roman"/>
                <w:b/>
                <w:bCs/>
                <w:color w:val="000000"/>
                <w:sz w:val="24"/>
                <w:szCs w:val="24"/>
                <w:lang w:val="vi-VN" w:eastAsia="vi-VN"/>
              </w:rPr>
            </w:pPr>
            <w:del w:id="18221" w:author="Phuong Truong Thi" w:date="2024-10-08T18:04:00Z">
              <w:r w:rsidRPr="00AC685F" w:rsidDel="00471E7D">
                <w:rPr>
                  <w:rFonts w:ascii="Times New Roman" w:eastAsia="Times New Roman" w:hAnsi="Times New Roman"/>
                  <w:b/>
                  <w:bCs/>
                  <w:color w:val="000000"/>
                  <w:sz w:val="24"/>
                  <w:szCs w:val="24"/>
                  <w:lang w:val="vi-VN" w:eastAsia="vi-VN"/>
                </w:rPr>
                <w:delText>Mã danh mục tham chiếu</w:delText>
              </w:r>
              <w:bookmarkStart w:id="18222" w:name="_Toc180598154"/>
              <w:bookmarkStart w:id="18223" w:name="_Toc180598918"/>
              <w:bookmarkStart w:id="18224" w:name="_Toc181872663"/>
              <w:bookmarkStart w:id="18225" w:name="_Toc183455133"/>
              <w:bookmarkStart w:id="18226" w:name="_Toc183456085"/>
              <w:bookmarkStart w:id="18227" w:name="_Toc184406419"/>
              <w:bookmarkStart w:id="18228" w:name="_Toc184407678"/>
              <w:bookmarkStart w:id="18229" w:name="_Toc184408626"/>
              <w:bookmarkStart w:id="18230" w:name="_Toc184409574"/>
              <w:bookmarkStart w:id="18231" w:name="_Toc184813360"/>
              <w:bookmarkEnd w:id="18222"/>
              <w:bookmarkEnd w:id="18223"/>
              <w:bookmarkEnd w:id="18224"/>
              <w:bookmarkEnd w:id="18225"/>
              <w:bookmarkEnd w:id="18226"/>
              <w:bookmarkEnd w:id="18227"/>
              <w:bookmarkEnd w:id="18228"/>
              <w:bookmarkEnd w:id="18229"/>
              <w:bookmarkEnd w:id="18230"/>
              <w:bookmarkEnd w:id="18231"/>
            </w:del>
          </w:p>
        </w:tc>
        <w:bookmarkStart w:id="18232" w:name="_Toc180598155"/>
        <w:bookmarkStart w:id="18233" w:name="_Toc180598919"/>
        <w:bookmarkStart w:id="18234" w:name="_Toc181872664"/>
        <w:bookmarkStart w:id="18235" w:name="_Toc183455134"/>
        <w:bookmarkStart w:id="18236" w:name="_Toc183456086"/>
        <w:bookmarkStart w:id="18237" w:name="_Toc184406420"/>
        <w:bookmarkStart w:id="18238" w:name="_Toc184407679"/>
        <w:bookmarkStart w:id="18239" w:name="_Toc184408627"/>
        <w:bookmarkStart w:id="18240" w:name="_Toc184409575"/>
        <w:bookmarkStart w:id="18241" w:name="_Toc184813361"/>
        <w:bookmarkEnd w:id="18232"/>
        <w:bookmarkEnd w:id="18233"/>
        <w:bookmarkEnd w:id="18234"/>
        <w:bookmarkEnd w:id="18235"/>
        <w:bookmarkEnd w:id="18236"/>
        <w:bookmarkEnd w:id="18237"/>
        <w:bookmarkEnd w:id="18238"/>
        <w:bookmarkEnd w:id="18239"/>
        <w:bookmarkEnd w:id="18240"/>
        <w:bookmarkEnd w:id="18241"/>
      </w:tr>
      <w:tr w:rsidR="006B0757" w:rsidRPr="00AC685F" w:rsidDel="00471E7D" w14:paraId="1C6CE7A8" w14:textId="086AE94A" w:rsidTr="006B0757">
        <w:trPr>
          <w:trHeight w:val="276"/>
          <w:del w:id="18242" w:author="Phuong Truong Thi" w:date="2024-10-08T18:04:00Z"/>
        </w:trPr>
        <w:tc>
          <w:tcPr>
            <w:tcW w:w="936" w:type="dxa"/>
            <w:shd w:val="clear" w:color="auto" w:fill="auto"/>
            <w:vAlign w:val="center"/>
          </w:tcPr>
          <w:p w14:paraId="70D4AA1A" w14:textId="3E72A3A2" w:rsidR="006B0757" w:rsidRPr="00E6562C" w:rsidDel="00471E7D" w:rsidRDefault="006B0757">
            <w:pPr>
              <w:pStyle w:val="ListParagraph"/>
              <w:numPr>
                <w:ilvl w:val="0"/>
                <w:numId w:val="84"/>
              </w:numPr>
              <w:spacing w:before="0" w:line="240" w:lineRule="auto"/>
              <w:contextualSpacing w:val="0"/>
              <w:jc w:val="center"/>
              <w:rPr>
                <w:del w:id="18243" w:author="Phuong Truong Thi" w:date="2024-10-08T18:04:00Z"/>
                <w:rFonts w:eastAsia="Times New Roman"/>
                <w:color w:val="000000"/>
                <w:szCs w:val="24"/>
                <w:lang w:eastAsia="vi-VN"/>
              </w:rPr>
            </w:pPr>
            <w:bookmarkStart w:id="18244" w:name="_Toc180598156"/>
            <w:bookmarkStart w:id="18245" w:name="_Toc180598920"/>
            <w:bookmarkStart w:id="18246" w:name="_Toc181872665"/>
            <w:bookmarkStart w:id="18247" w:name="_Toc183455135"/>
            <w:bookmarkStart w:id="18248" w:name="_Toc183456087"/>
            <w:bookmarkStart w:id="18249" w:name="_Toc184406421"/>
            <w:bookmarkStart w:id="18250" w:name="_Toc184407680"/>
            <w:bookmarkStart w:id="18251" w:name="_Toc184408628"/>
            <w:bookmarkStart w:id="18252" w:name="_Toc184409576"/>
            <w:bookmarkStart w:id="18253" w:name="_Toc184813362"/>
            <w:bookmarkEnd w:id="18244"/>
            <w:bookmarkEnd w:id="18245"/>
            <w:bookmarkEnd w:id="18246"/>
            <w:bookmarkEnd w:id="18247"/>
            <w:bookmarkEnd w:id="18248"/>
            <w:bookmarkEnd w:id="18249"/>
            <w:bookmarkEnd w:id="18250"/>
            <w:bookmarkEnd w:id="18251"/>
            <w:bookmarkEnd w:id="18252"/>
            <w:bookmarkEnd w:id="18253"/>
          </w:p>
        </w:tc>
        <w:tc>
          <w:tcPr>
            <w:tcW w:w="2329" w:type="dxa"/>
            <w:shd w:val="clear" w:color="auto" w:fill="auto"/>
            <w:vAlign w:val="bottom"/>
          </w:tcPr>
          <w:p w14:paraId="298E8FE6" w14:textId="3ECEB4BA" w:rsidR="006B0757" w:rsidRPr="00285EF0" w:rsidDel="00471E7D" w:rsidRDefault="006B0757">
            <w:pPr>
              <w:spacing w:before="0" w:line="240" w:lineRule="auto"/>
              <w:contextualSpacing w:val="0"/>
              <w:rPr>
                <w:del w:id="18254" w:author="Phuong Truong Thi" w:date="2024-10-08T18:04:00Z"/>
                <w:rFonts w:ascii="Times New Roman" w:hAnsi="Times New Roman"/>
                <w:color w:val="000000"/>
                <w:sz w:val="24"/>
                <w:szCs w:val="24"/>
              </w:rPr>
            </w:pPr>
            <w:del w:id="18255" w:author="Phuong Truong Thi" w:date="2024-10-08T18:04:00Z">
              <w:r w:rsidRPr="00285EF0" w:rsidDel="00471E7D">
                <w:rPr>
                  <w:rFonts w:ascii="Times New Roman" w:hAnsi="Times New Roman"/>
                  <w:color w:val="000000"/>
                  <w:sz w:val="24"/>
                  <w:szCs w:val="24"/>
                </w:rPr>
                <w:delText>Mã chi nhánh</w:delText>
              </w:r>
              <w:bookmarkStart w:id="18256" w:name="_Toc180598157"/>
              <w:bookmarkStart w:id="18257" w:name="_Toc180598921"/>
              <w:bookmarkStart w:id="18258" w:name="_Toc181872666"/>
              <w:bookmarkStart w:id="18259" w:name="_Toc183455136"/>
              <w:bookmarkStart w:id="18260" w:name="_Toc183456088"/>
              <w:bookmarkStart w:id="18261" w:name="_Toc184406422"/>
              <w:bookmarkStart w:id="18262" w:name="_Toc184407681"/>
              <w:bookmarkStart w:id="18263" w:name="_Toc184408629"/>
              <w:bookmarkStart w:id="18264" w:name="_Toc184409577"/>
              <w:bookmarkStart w:id="18265" w:name="_Toc184813363"/>
              <w:bookmarkEnd w:id="18256"/>
              <w:bookmarkEnd w:id="18257"/>
              <w:bookmarkEnd w:id="18258"/>
              <w:bookmarkEnd w:id="18259"/>
              <w:bookmarkEnd w:id="18260"/>
              <w:bookmarkEnd w:id="18261"/>
              <w:bookmarkEnd w:id="18262"/>
              <w:bookmarkEnd w:id="18263"/>
              <w:bookmarkEnd w:id="18264"/>
              <w:bookmarkEnd w:id="18265"/>
            </w:del>
          </w:p>
        </w:tc>
        <w:tc>
          <w:tcPr>
            <w:tcW w:w="1405" w:type="dxa"/>
          </w:tcPr>
          <w:p w14:paraId="5D33261F" w14:textId="3BB27523" w:rsidR="006B0757" w:rsidRPr="003A44DC" w:rsidDel="00471E7D" w:rsidRDefault="006B0757">
            <w:pPr>
              <w:spacing w:before="0" w:line="240" w:lineRule="auto"/>
              <w:contextualSpacing w:val="0"/>
              <w:jc w:val="left"/>
              <w:rPr>
                <w:del w:id="18266" w:author="Phuong Truong Thi" w:date="2024-10-08T18:04:00Z"/>
                <w:rFonts w:ascii="Times New Roman" w:eastAsia="Times New Roman" w:hAnsi="Times New Roman"/>
                <w:color w:val="000000"/>
                <w:sz w:val="24"/>
                <w:szCs w:val="24"/>
                <w:lang w:eastAsia="vi-VN"/>
              </w:rPr>
            </w:pPr>
            <w:del w:id="18267" w:author="Phuong Truong Thi" w:date="2024-10-08T18:04:00Z">
              <w:r w:rsidDel="00471E7D">
                <w:rPr>
                  <w:rFonts w:ascii="Times New Roman" w:eastAsia="Times New Roman" w:hAnsi="Times New Roman"/>
                  <w:color w:val="000000"/>
                  <w:sz w:val="24"/>
                  <w:szCs w:val="24"/>
                  <w:lang w:eastAsia="vi-VN"/>
                </w:rPr>
                <w:delText>Text</w:delText>
              </w:r>
              <w:bookmarkStart w:id="18268" w:name="_Toc180598158"/>
              <w:bookmarkStart w:id="18269" w:name="_Toc180598922"/>
              <w:bookmarkStart w:id="18270" w:name="_Toc181872667"/>
              <w:bookmarkStart w:id="18271" w:name="_Toc183455137"/>
              <w:bookmarkStart w:id="18272" w:name="_Toc183456089"/>
              <w:bookmarkStart w:id="18273" w:name="_Toc184406423"/>
              <w:bookmarkStart w:id="18274" w:name="_Toc184407682"/>
              <w:bookmarkStart w:id="18275" w:name="_Toc184408630"/>
              <w:bookmarkStart w:id="18276" w:name="_Toc184409578"/>
              <w:bookmarkStart w:id="18277" w:name="_Toc184813364"/>
              <w:bookmarkEnd w:id="18268"/>
              <w:bookmarkEnd w:id="18269"/>
              <w:bookmarkEnd w:id="18270"/>
              <w:bookmarkEnd w:id="18271"/>
              <w:bookmarkEnd w:id="18272"/>
              <w:bookmarkEnd w:id="18273"/>
              <w:bookmarkEnd w:id="18274"/>
              <w:bookmarkEnd w:id="18275"/>
              <w:bookmarkEnd w:id="18276"/>
              <w:bookmarkEnd w:id="18277"/>
            </w:del>
          </w:p>
        </w:tc>
        <w:tc>
          <w:tcPr>
            <w:tcW w:w="2670" w:type="dxa"/>
            <w:shd w:val="clear" w:color="auto" w:fill="auto"/>
            <w:noWrap/>
            <w:vAlign w:val="center"/>
          </w:tcPr>
          <w:p w14:paraId="0E4A5C9D" w14:textId="484489E5" w:rsidR="006B0757" w:rsidRPr="003A44DC" w:rsidDel="00471E7D" w:rsidRDefault="006B0757">
            <w:pPr>
              <w:spacing w:before="0" w:line="240" w:lineRule="auto"/>
              <w:contextualSpacing w:val="0"/>
              <w:rPr>
                <w:del w:id="18278" w:author="Phuong Truong Thi" w:date="2024-10-08T18:04:00Z"/>
                <w:rFonts w:ascii="Times New Roman" w:eastAsia="Times New Roman" w:hAnsi="Times New Roman"/>
                <w:color w:val="000000"/>
                <w:sz w:val="24"/>
                <w:szCs w:val="24"/>
                <w:lang w:val="vi-VN" w:eastAsia="vi-VN"/>
              </w:rPr>
            </w:pPr>
            <w:bookmarkStart w:id="18279" w:name="_Toc180598159"/>
            <w:bookmarkStart w:id="18280" w:name="_Toc180598923"/>
            <w:bookmarkStart w:id="18281" w:name="_Toc181872668"/>
            <w:bookmarkStart w:id="18282" w:name="_Toc183455138"/>
            <w:bookmarkStart w:id="18283" w:name="_Toc183456090"/>
            <w:bookmarkStart w:id="18284" w:name="_Toc184406424"/>
            <w:bookmarkStart w:id="18285" w:name="_Toc184407683"/>
            <w:bookmarkStart w:id="18286" w:name="_Toc184408631"/>
            <w:bookmarkStart w:id="18287" w:name="_Toc184409579"/>
            <w:bookmarkStart w:id="18288" w:name="_Toc184813365"/>
            <w:bookmarkEnd w:id="18279"/>
            <w:bookmarkEnd w:id="18280"/>
            <w:bookmarkEnd w:id="18281"/>
            <w:bookmarkEnd w:id="18282"/>
            <w:bookmarkEnd w:id="18283"/>
            <w:bookmarkEnd w:id="18284"/>
            <w:bookmarkEnd w:id="18285"/>
            <w:bookmarkEnd w:id="18286"/>
            <w:bookmarkEnd w:id="18287"/>
            <w:bookmarkEnd w:id="18288"/>
          </w:p>
        </w:tc>
        <w:bookmarkStart w:id="18289" w:name="_Toc180598160"/>
        <w:bookmarkStart w:id="18290" w:name="_Toc180598924"/>
        <w:bookmarkStart w:id="18291" w:name="_Toc181872669"/>
        <w:bookmarkStart w:id="18292" w:name="_Toc183455139"/>
        <w:bookmarkStart w:id="18293" w:name="_Toc183456091"/>
        <w:bookmarkStart w:id="18294" w:name="_Toc184406425"/>
        <w:bookmarkStart w:id="18295" w:name="_Toc184407684"/>
        <w:bookmarkStart w:id="18296" w:name="_Toc184408632"/>
        <w:bookmarkStart w:id="18297" w:name="_Toc184409580"/>
        <w:bookmarkStart w:id="18298" w:name="_Toc184813366"/>
        <w:bookmarkEnd w:id="18289"/>
        <w:bookmarkEnd w:id="18290"/>
        <w:bookmarkEnd w:id="18291"/>
        <w:bookmarkEnd w:id="18292"/>
        <w:bookmarkEnd w:id="18293"/>
        <w:bookmarkEnd w:id="18294"/>
        <w:bookmarkEnd w:id="18295"/>
        <w:bookmarkEnd w:id="18296"/>
        <w:bookmarkEnd w:id="18297"/>
        <w:bookmarkEnd w:id="18298"/>
      </w:tr>
      <w:tr w:rsidR="006B0757" w:rsidRPr="00AC685F" w:rsidDel="00471E7D" w14:paraId="42FB01ED" w14:textId="4DF1AFA7" w:rsidTr="006B0757">
        <w:trPr>
          <w:trHeight w:val="309"/>
          <w:del w:id="18299" w:author="Phuong Truong Thi" w:date="2024-10-08T18:04:00Z"/>
        </w:trPr>
        <w:tc>
          <w:tcPr>
            <w:tcW w:w="936" w:type="dxa"/>
            <w:shd w:val="clear" w:color="auto" w:fill="auto"/>
            <w:vAlign w:val="center"/>
            <w:hideMark/>
          </w:tcPr>
          <w:p w14:paraId="18FFE715" w14:textId="08848039" w:rsidR="006B0757" w:rsidRPr="00E6562C" w:rsidDel="00471E7D" w:rsidRDefault="006B0757">
            <w:pPr>
              <w:pStyle w:val="ListParagraph"/>
              <w:numPr>
                <w:ilvl w:val="0"/>
                <w:numId w:val="84"/>
              </w:numPr>
              <w:spacing w:before="0" w:line="240" w:lineRule="auto"/>
              <w:contextualSpacing w:val="0"/>
              <w:jc w:val="center"/>
              <w:rPr>
                <w:del w:id="18300" w:author="Phuong Truong Thi" w:date="2024-10-08T18:04:00Z"/>
                <w:rFonts w:eastAsia="Times New Roman"/>
                <w:color w:val="000000"/>
                <w:szCs w:val="24"/>
                <w:lang w:eastAsia="vi-VN"/>
              </w:rPr>
            </w:pPr>
            <w:bookmarkStart w:id="18301" w:name="_Toc180598161"/>
            <w:bookmarkStart w:id="18302" w:name="_Toc180598925"/>
            <w:bookmarkStart w:id="18303" w:name="_Toc181872670"/>
            <w:bookmarkStart w:id="18304" w:name="_Toc183455140"/>
            <w:bookmarkStart w:id="18305" w:name="_Toc183456092"/>
            <w:bookmarkStart w:id="18306" w:name="_Toc184406426"/>
            <w:bookmarkStart w:id="18307" w:name="_Toc184407685"/>
            <w:bookmarkStart w:id="18308" w:name="_Toc184408633"/>
            <w:bookmarkStart w:id="18309" w:name="_Toc184409581"/>
            <w:bookmarkStart w:id="18310" w:name="_Toc184813367"/>
            <w:bookmarkEnd w:id="18301"/>
            <w:bookmarkEnd w:id="18302"/>
            <w:bookmarkEnd w:id="18303"/>
            <w:bookmarkEnd w:id="18304"/>
            <w:bookmarkEnd w:id="18305"/>
            <w:bookmarkEnd w:id="18306"/>
            <w:bookmarkEnd w:id="18307"/>
            <w:bookmarkEnd w:id="18308"/>
            <w:bookmarkEnd w:id="18309"/>
            <w:bookmarkEnd w:id="18310"/>
          </w:p>
        </w:tc>
        <w:tc>
          <w:tcPr>
            <w:tcW w:w="2329" w:type="dxa"/>
            <w:shd w:val="clear" w:color="auto" w:fill="auto"/>
            <w:vAlign w:val="bottom"/>
          </w:tcPr>
          <w:p w14:paraId="2C50DC4F" w14:textId="76A9C604" w:rsidR="006B0757" w:rsidRPr="00285EF0" w:rsidDel="00471E7D" w:rsidRDefault="006B0757">
            <w:pPr>
              <w:spacing w:before="0" w:line="240" w:lineRule="auto"/>
              <w:contextualSpacing w:val="0"/>
              <w:rPr>
                <w:del w:id="18311" w:author="Phuong Truong Thi" w:date="2024-10-08T18:04:00Z"/>
                <w:rFonts w:ascii="Times New Roman" w:eastAsia="Times New Roman" w:hAnsi="Times New Roman"/>
                <w:color w:val="000000"/>
                <w:sz w:val="24"/>
                <w:szCs w:val="24"/>
                <w:lang w:val="vi-VN" w:eastAsia="vi-VN"/>
              </w:rPr>
            </w:pPr>
            <w:del w:id="18312" w:author="Phuong Truong Thi" w:date="2024-10-08T18:04:00Z">
              <w:r w:rsidRPr="00285EF0" w:rsidDel="00471E7D">
                <w:rPr>
                  <w:rFonts w:ascii="Times New Roman" w:hAnsi="Times New Roman"/>
                  <w:color w:val="000000"/>
                  <w:sz w:val="24"/>
                  <w:szCs w:val="24"/>
                </w:rPr>
                <w:delText>Tên chi nhánh</w:delText>
              </w:r>
              <w:bookmarkStart w:id="18313" w:name="_Toc180598162"/>
              <w:bookmarkStart w:id="18314" w:name="_Toc180598926"/>
              <w:bookmarkStart w:id="18315" w:name="_Toc181872671"/>
              <w:bookmarkStart w:id="18316" w:name="_Toc183455141"/>
              <w:bookmarkStart w:id="18317" w:name="_Toc183456093"/>
              <w:bookmarkStart w:id="18318" w:name="_Toc184406427"/>
              <w:bookmarkStart w:id="18319" w:name="_Toc184407686"/>
              <w:bookmarkStart w:id="18320" w:name="_Toc184408634"/>
              <w:bookmarkStart w:id="18321" w:name="_Toc184409582"/>
              <w:bookmarkStart w:id="18322" w:name="_Toc184813368"/>
              <w:bookmarkEnd w:id="18313"/>
              <w:bookmarkEnd w:id="18314"/>
              <w:bookmarkEnd w:id="18315"/>
              <w:bookmarkEnd w:id="18316"/>
              <w:bookmarkEnd w:id="18317"/>
              <w:bookmarkEnd w:id="18318"/>
              <w:bookmarkEnd w:id="18319"/>
              <w:bookmarkEnd w:id="18320"/>
              <w:bookmarkEnd w:id="18321"/>
              <w:bookmarkEnd w:id="18322"/>
            </w:del>
          </w:p>
        </w:tc>
        <w:tc>
          <w:tcPr>
            <w:tcW w:w="1405" w:type="dxa"/>
          </w:tcPr>
          <w:p w14:paraId="352087B6" w14:textId="30276B21" w:rsidR="006B0757" w:rsidRPr="003A44DC" w:rsidDel="00471E7D" w:rsidRDefault="006B0757">
            <w:pPr>
              <w:spacing w:before="0" w:line="240" w:lineRule="auto"/>
              <w:contextualSpacing w:val="0"/>
              <w:jc w:val="left"/>
              <w:rPr>
                <w:del w:id="18323" w:author="Phuong Truong Thi" w:date="2024-10-08T18:04:00Z"/>
                <w:rFonts w:ascii="Times New Roman" w:hAnsi="Times New Roman"/>
                <w:color w:val="000000"/>
                <w:sz w:val="24"/>
                <w:szCs w:val="24"/>
              </w:rPr>
            </w:pPr>
            <w:del w:id="18324" w:author="Phuong Truong Thi" w:date="2024-10-08T18:04:00Z">
              <w:r w:rsidDel="00471E7D">
                <w:rPr>
                  <w:rFonts w:ascii="Times New Roman" w:hAnsi="Times New Roman"/>
                  <w:color w:val="000000"/>
                  <w:sz w:val="24"/>
                  <w:szCs w:val="24"/>
                </w:rPr>
                <w:delText>Text</w:delText>
              </w:r>
              <w:bookmarkStart w:id="18325" w:name="_Toc180598163"/>
              <w:bookmarkStart w:id="18326" w:name="_Toc180598927"/>
              <w:bookmarkStart w:id="18327" w:name="_Toc181872672"/>
              <w:bookmarkStart w:id="18328" w:name="_Toc183455142"/>
              <w:bookmarkStart w:id="18329" w:name="_Toc183456094"/>
              <w:bookmarkStart w:id="18330" w:name="_Toc184406428"/>
              <w:bookmarkStart w:id="18331" w:name="_Toc184407687"/>
              <w:bookmarkStart w:id="18332" w:name="_Toc184408635"/>
              <w:bookmarkStart w:id="18333" w:name="_Toc184409583"/>
              <w:bookmarkStart w:id="18334" w:name="_Toc184813369"/>
              <w:bookmarkEnd w:id="18325"/>
              <w:bookmarkEnd w:id="18326"/>
              <w:bookmarkEnd w:id="18327"/>
              <w:bookmarkEnd w:id="18328"/>
              <w:bookmarkEnd w:id="18329"/>
              <w:bookmarkEnd w:id="18330"/>
              <w:bookmarkEnd w:id="18331"/>
              <w:bookmarkEnd w:id="18332"/>
              <w:bookmarkEnd w:id="18333"/>
              <w:bookmarkEnd w:id="18334"/>
            </w:del>
          </w:p>
        </w:tc>
        <w:tc>
          <w:tcPr>
            <w:tcW w:w="2670" w:type="dxa"/>
            <w:shd w:val="clear" w:color="auto" w:fill="auto"/>
            <w:noWrap/>
            <w:vAlign w:val="center"/>
          </w:tcPr>
          <w:p w14:paraId="3C030FC2" w14:textId="73458AFB" w:rsidR="006B0757" w:rsidRPr="003A44DC" w:rsidDel="00471E7D" w:rsidRDefault="006B0757">
            <w:pPr>
              <w:spacing w:before="0" w:line="240" w:lineRule="auto"/>
              <w:contextualSpacing w:val="0"/>
              <w:rPr>
                <w:del w:id="18335" w:author="Phuong Truong Thi" w:date="2024-10-08T18:04:00Z"/>
                <w:rFonts w:ascii="Times New Roman" w:eastAsia="Times New Roman" w:hAnsi="Times New Roman"/>
                <w:color w:val="000000"/>
                <w:sz w:val="24"/>
                <w:szCs w:val="24"/>
                <w:lang w:eastAsia="vi-VN"/>
              </w:rPr>
            </w:pPr>
            <w:bookmarkStart w:id="18336" w:name="_Toc180598164"/>
            <w:bookmarkStart w:id="18337" w:name="_Toc180598928"/>
            <w:bookmarkStart w:id="18338" w:name="_Toc181872673"/>
            <w:bookmarkStart w:id="18339" w:name="_Toc183455143"/>
            <w:bookmarkStart w:id="18340" w:name="_Toc183456095"/>
            <w:bookmarkStart w:id="18341" w:name="_Toc184406429"/>
            <w:bookmarkStart w:id="18342" w:name="_Toc184407688"/>
            <w:bookmarkStart w:id="18343" w:name="_Toc184408636"/>
            <w:bookmarkStart w:id="18344" w:name="_Toc184409584"/>
            <w:bookmarkStart w:id="18345" w:name="_Toc184813370"/>
            <w:bookmarkEnd w:id="18336"/>
            <w:bookmarkEnd w:id="18337"/>
            <w:bookmarkEnd w:id="18338"/>
            <w:bookmarkEnd w:id="18339"/>
            <w:bookmarkEnd w:id="18340"/>
            <w:bookmarkEnd w:id="18341"/>
            <w:bookmarkEnd w:id="18342"/>
            <w:bookmarkEnd w:id="18343"/>
            <w:bookmarkEnd w:id="18344"/>
            <w:bookmarkEnd w:id="18345"/>
          </w:p>
        </w:tc>
        <w:bookmarkStart w:id="18346" w:name="_Toc180598165"/>
        <w:bookmarkStart w:id="18347" w:name="_Toc180598929"/>
        <w:bookmarkStart w:id="18348" w:name="_Toc181872674"/>
        <w:bookmarkStart w:id="18349" w:name="_Toc183455144"/>
        <w:bookmarkStart w:id="18350" w:name="_Toc183456096"/>
        <w:bookmarkStart w:id="18351" w:name="_Toc184406430"/>
        <w:bookmarkStart w:id="18352" w:name="_Toc184407689"/>
        <w:bookmarkStart w:id="18353" w:name="_Toc184408637"/>
        <w:bookmarkStart w:id="18354" w:name="_Toc184409585"/>
        <w:bookmarkStart w:id="18355" w:name="_Toc184813371"/>
        <w:bookmarkEnd w:id="18346"/>
        <w:bookmarkEnd w:id="18347"/>
        <w:bookmarkEnd w:id="18348"/>
        <w:bookmarkEnd w:id="18349"/>
        <w:bookmarkEnd w:id="18350"/>
        <w:bookmarkEnd w:id="18351"/>
        <w:bookmarkEnd w:id="18352"/>
        <w:bookmarkEnd w:id="18353"/>
        <w:bookmarkEnd w:id="18354"/>
        <w:bookmarkEnd w:id="18355"/>
      </w:tr>
      <w:tr w:rsidR="006B0757" w:rsidRPr="00AC685F" w:rsidDel="00471E7D" w14:paraId="66C067A2" w14:textId="46A80A2E" w:rsidTr="006B0757">
        <w:trPr>
          <w:trHeight w:val="276"/>
          <w:del w:id="18356" w:author="Phuong Truong Thi" w:date="2024-10-08T18:04:00Z"/>
        </w:trPr>
        <w:tc>
          <w:tcPr>
            <w:tcW w:w="936" w:type="dxa"/>
            <w:shd w:val="clear" w:color="000000" w:fill="FFFFFF"/>
            <w:vAlign w:val="center"/>
            <w:hideMark/>
          </w:tcPr>
          <w:p w14:paraId="3285C0C8" w14:textId="4BEC65DF" w:rsidR="006B0757" w:rsidRPr="00E6562C" w:rsidDel="00471E7D" w:rsidRDefault="006B0757">
            <w:pPr>
              <w:pStyle w:val="ListParagraph"/>
              <w:numPr>
                <w:ilvl w:val="0"/>
                <w:numId w:val="84"/>
              </w:numPr>
              <w:spacing w:before="0" w:line="240" w:lineRule="auto"/>
              <w:contextualSpacing w:val="0"/>
              <w:jc w:val="center"/>
              <w:rPr>
                <w:del w:id="18357" w:author="Phuong Truong Thi" w:date="2024-10-08T18:04:00Z"/>
                <w:rFonts w:eastAsia="Times New Roman"/>
                <w:color w:val="000000"/>
                <w:szCs w:val="24"/>
                <w:lang w:eastAsia="vi-VN"/>
              </w:rPr>
            </w:pPr>
            <w:bookmarkStart w:id="18358" w:name="_Toc180598166"/>
            <w:bookmarkStart w:id="18359" w:name="_Toc180598930"/>
            <w:bookmarkStart w:id="18360" w:name="_Toc181872675"/>
            <w:bookmarkStart w:id="18361" w:name="_Toc183455145"/>
            <w:bookmarkStart w:id="18362" w:name="_Toc183456097"/>
            <w:bookmarkStart w:id="18363" w:name="_Toc184406431"/>
            <w:bookmarkStart w:id="18364" w:name="_Toc184407690"/>
            <w:bookmarkStart w:id="18365" w:name="_Toc184408638"/>
            <w:bookmarkStart w:id="18366" w:name="_Toc184409586"/>
            <w:bookmarkStart w:id="18367" w:name="_Toc184813372"/>
            <w:bookmarkEnd w:id="18358"/>
            <w:bookmarkEnd w:id="18359"/>
            <w:bookmarkEnd w:id="18360"/>
            <w:bookmarkEnd w:id="18361"/>
            <w:bookmarkEnd w:id="18362"/>
            <w:bookmarkEnd w:id="18363"/>
            <w:bookmarkEnd w:id="18364"/>
            <w:bookmarkEnd w:id="18365"/>
            <w:bookmarkEnd w:id="18366"/>
            <w:bookmarkEnd w:id="18367"/>
          </w:p>
        </w:tc>
        <w:tc>
          <w:tcPr>
            <w:tcW w:w="2329" w:type="dxa"/>
            <w:shd w:val="clear" w:color="000000" w:fill="FFFFFF"/>
            <w:vAlign w:val="bottom"/>
          </w:tcPr>
          <w:p w14:paraId="504190C5" w14:textId="69BECCAC" w:rsidR="006B0757" w:rsidRPr="00285EF0" w:rsidDel="00471E7D" w:rsidRDefault="006B0757">
            <w:pPr>
              <w:spacing w:before="0" w:line="240" w:lineRule="auto"/>
              <w:contextualSpacing w:val="0"/>
              <w:rPr>
                <w:del w:id="18368" w:author="Phuong Truong Thi" w:date="2024-10-08T18:04:00Z"/>
                <w:rFonts w:ascii="Times New Roman" w:eastAsia="Times New Roman" w:hAnsi="Times New Roman"/>
                <w:color w:val="000000"/>
                <w:sz w:val="24"/>
                <w:szCs w:val="24"/>
                <w:lang w:val="vi-VN" w:eastAsia="vi-VN"/>
              </w:rPr>
            </w:pPr>
            <w:del w:id="18369" w:author="Phuong Truong Thi" w:date="2024-10-08T18:04:00Z">
              <w:r w:rsidRPr="00285EF0" w:rsidDel="00471E7D">
                <w:rPr>
                  <w:rFonts w:ascii="Times New Roman" w:hAnsi="Times New Roman"/>
                  <w:color w:val="000000"/>
                  <w:sz w:val="24"/>
                  <w:szCs w:val="24"/>
                </w:rPr>
                <w:delText>Giám đốc chi nhánh</w:delText>
              </w:r>
              <w:bookmarkStart w:id="18370" w:name="_Toc180598167"/>
              <w:bookmarkStart w:id="18371" w:name="_Toc180598931"/>
              <w:bookmarkStart w:id="18372" w:name="_Toc181872676"/>
              <w:bookmarkStart w:id="18373" w:name="_Toc183455146"/>
              <w:bookmarkStart w:id="18374" w:name="_Toc183456098"/>
              <w:bookmarkStart w:id="18375" w:name="_Toc184406432"/>
              <w:bookmarkStart w:id="18376" w:name="_Toc184407691"/>
              <w:bookmarkStart w:id="18377" w:name="_Toc184408639"/>
              <w:bookmarkStart w:id="18378" w:name="_Toc184409587"/>
              <w:bookmarkStart w:id="18379" w:name="_Toc184813373"/>
              <w:bookmarkEnd w:id="18370"/>
              <w:bookmarkEnd w:id="18371"/>
              <w:bookmarkEnd w:id="18372"/>
              <w:bookmarkEnd w:id="18373"/>
              <w:bookmarkEnd w:id="18374"/>
              <w:bookmarkEnd w:id="18375"/>
              <w:bookmarkEnd w:id="18376"/>
              <w:bookmarkEnd w:id="18377"/>
              <w:bookmarkEnd w:id="18378"/>
              <w:bookmarkEnd w:id="18379"/>
            </w:del>
          </w:p>
        </w:tc>
        <w:tc>
          <w:tcPr>
            <w:tcW w:w="1405" w:type="dxa"/>
          </w:tcPr>
          <w:p w14:paraId="7E5BC6C8" w14:textId="4D9033B3" w:rsidR="006B0757" w:rsidRPr="003A44DC" w:rsidDel="00471E7D" w:rsidRDefault="006B0757">
            <w:pPr>
              <w:spacing w:before="0" w:line="240" w:lineRule="auto"/>
              <w:contextualSpacing w:val="0"/>
              <w:jc w:val="left"/>
              <w:rPr>
                <w:del w:id="18380" w:author="Phuong Truong Thi" w:date="2024-10-08T18:04:00Z"/>
                <w:rFonts w:ascii="Times New Roman" w:hAnsi="Times New Roman"/>
                <w:color w:val="000000"/>
                <w:sz w:val="24"/>
                <w:szCs w:val="24"/>
              </w:rPr>
            </w:pPr>
            <w:del w:id="18381" w:author="Phuong Truong Thi" w:date="2024-10-08T18:04:00Z">
              <w:r w:rsidDel="00471E7D">
                <w:rPr>
                  <w:rFonts w:ascii="Times New Roman" w:hAnsi="Times New Roman"/>
                  <w:color w:val="000000"/>
                  <w:sz w:val="24"/>
                  <w:szCs w:val="24"/>
                </w:rPr>
                <w:delText>Number</w:delText>
              </w:r>
              <w:bookmarkStart w:id="18382" w:name="_Toc180598168"/>
              <w:bookmarkStart w:id="18383" w:name="_Toc180598932"/>
              <w:bookmarkStart w:id="18384" w:name="_Toc181872677"/>
              <w:bookmarkStart w:id="18385" w:name="_Toc183455147"/>
              <w:bookmarkStart w:id="18386" w:name="_Toc183456099"/>
              <w:bookmarkStart w:id="18387" w:name="_Toc184406433"/>
              <w:bookmarkStart w:id="18388" w:name="_Toc184407692"/>
              <w:bookmarkStart w:id="18389" w:name="_Toc184408640"/>
              <w:bookmarkStart w:id="18390" w:name="_Toc184409588"/>
              <w:bookmarkStart w:id="18391" w:name="_Toc184813374"/>
              <w:bookmarkEnd w:id="18382"/>
              <w:bookmarkEnd w:id="18383"/>
              <w:bookmarkEnd w:id="18384"/>
              <w:bookmarkEnd w:id="18385"/>
              <w:bookmarkEnd w:id="18386"/>
              <w:bookmarkEnd w:id="18387"/>
              <w:bookmarkEnd w:id="18388"/>
              <w:bookmarkEnd w:id="18389"/>
              <w:bookmarkEnd w:id="18390"/>
              <w:bookmarkEnd w:id="18391"/>
            </w:del>
          </w:p>
        </w:tc>
        <w:tc>
          <w:tcPr>
            <w:tcW w:w="2670" w:type="dxa"/>
            <w:shd w:val="clear" w:color="auto" w:fill="auto"/>
            <w:noWrap/>
            <w:vAlign w:val="center"/>
          </w:tcPr>
          <w:p w14:paraId="21E5D21B" w14:textId="301C3EF5" w:rsidR="006B0757" w:rsidRPr="003A44DC" w:rsidDel="00471E7D" w:rsidRDefault="006B0757">
            <w:pPr>
              <w:spacing w:before="0" w:line="240" w:lineRule="auto"/>
              <w:contextualSpacing w:val="0"/>
              <w:rPr>
                <w:del w:id="18392" w:author="Phuong Truong Thi" w:date="2024-10-08T18:04:00Z"/>
                <w:rFonts w:ascii="Times New Roman" w:eastAsia="Times New Roman" w:hAnsi="Times New Roman"/>
                <w:color w:val="000000"/>
                <w:sz w:val="24"/>
                <w:szCs w:val="24"/>
                <w:lang w:eastAsia="vi-VN"/>
              </w:rPr>
            </w:pPr>
            <w:bookmarkStart w:id="18393" w:name="_Toc180598169"/>
            <w:bookmarkStart w:id="18394" w:name="_Toc180598933"/>
            <w:bookmarkStart w:id="18395" w:name="_Toc181872678"/>
            <w:bookmarkStart w:id="18396" w:name="_Toc183455148"/>
            <w:bookmarkStart w:id="18397" w:name="_Toc183456100"/>
            <w:bookmarkStart w:id="18398" w:name="_Toc184406434"/>
            <w:bookmarkStart w:id="18399" w:name="_Toc184407693"/>
            <w:bookmarkStart w:id="18400" w:name="_Toc184408641"/>
            <w:bookmarkStart w:id="18401" w:name="_Toc184409589"/>
            <w:bookmarkStart w:id="18402" w:name="_Toc184813375"/>
            <w:bookmarkEnd w:id="18393"/>
            <w:bookmarkEnd w:id="18394"/>
            <w:bookmarkEnd w:id="18395"/>
            <w:bookmarkEnd w:id="18396"/>
            <w:bookmarkEnd w:id="18397"/>
            <w:bookmarkEnd w:id="18398"/>
            <w:bookmarkEnd w:id="18399"/>
            <w:bookmarkEnd w:id="18400"/>
            <w:bookmarkEnd w:id="18401"/>
            <w:bookmarkEnd w:id="18402"/>
          </w:p>
        </w:tc>
        <w:bookmarkStart w:id="18403" w:name="_Toc180598170"/>
        <w:bookmarkStart w:id="18404" w:name="_Toc180598934"/>
        <w:bookmarkStart w:id="18405" w:name="_Toc181872679"/>
        <w:bookmarkStart w:id="18406" w:name="_Toc183455149"/>
        <w:bookmarkStart w:id="18407" w:name="_Toc183456101"/>
        <w:bookmarkStart w:id="18408" w:name="_Toc184406435"/>
        <w:bookmarkStart w:id="18409" w:name="_Toc184407694"/>
        <w:bookmarkStart w:id="18410" w:name="_Toc184408642"/>
        <w:bookmarkStart w:id="18411" w:name="_Toc184409590"/>
        <w:bookmarkStart w:id="18412" w:name="_Toc184813376"/>
        <w:bookmarkEnd w:id="18403"/>
        <w:bookmarkEnd w:id="18404"/>
        <w:bookmarkEnd w:id="18405"/>
        <w:bookmarkEnd w:id="18406"/>
        <w:bookmarkEnd w:id="18407"/>
        <w:bookmarkEnd w:id="18408"/>
        <w:bookmarkEnd w:id="18409"/>
        <w:bookmarkEnd w:id="18410"/>
        <w:bookmarkEnd w:id="18411"/>
        <w:bookmarkEnd w:id="18412"/>
      </w:tr>
      <w:tr w:rsidR="006B0757" w:rsidRPr="00AC685F" w:rsidDel="00471E7D" w14:paraId="5A8148A1" w14:textId="7B6D8D1E" w:rsidTr="006B0757">
        <w:trPr>
          <w:trHeight w:val="276"/>
          <w:del w:id="18413" w:author="Phuong Truong Thi" w:date="2024-10-08T18:04:00Z"/>
        </w:trPr>
        <w:tc>
          <w:tcPr>
            <w:tcW w:w="936" w:type="dxa"/>
            <w:shd w:val="clear" w:color="000000" w:fill="FFFFFF"/>
            <w:vAlign w:val="center"/>
          </w:tcPr>
          <w:p w14:paraId="7E54A982" w14:textId="379B63FF" w:rsidR="006B0757" w:rsidRPr="00E6562C" w:rsidDel="00471E7D" w:rsidRDefault="006B0757">
            <w:pPr>
              <w:pStyle w:val="ListParagraph"/>
              <w:numPr>
                <w:ilvl w:val="0"/>
                <w:numId w:val="84"/>
              </w:numPr>
              <w:spacing w:before="0" w:line="240" w:lineRule="auto"/>
              <w:contextualSpacing w:val="0"/>
              <w:jc w:val="center"/>
              <w:rPr>
                <w:del w:id="18414" w:author="Phuong Truong Thi" w:date="2024-10-08T18:04:00Z"/>
                <w:rFonts w:eastAsia="Times New Roman"/>
                <w:color w:val="000000"/>
                <w:szCs w:val="24"/>
                <w:lang w:eastAsia="vi-VN"/>
              </w:rPr>
            </w:pPr>
            <w:bookmarkStart w:id="18415" w:name="_Toc180598171"/>
            <w:bookmarkStart w:id="18416" w:name="_Toc180598935"/>
            <w:bookmarkStart w:id="18417" w:name="_Toc181872680"/>
            <w:bookmarkStart w:id="18418" w:name="_Toc183455150"/>
            <w:bookmarkStart w:id="18419" w:name="_Toc183456102"/>
            <w:bookmarkStart w:id="18420" w:name="_Toc184406436"/>
            <w:bookmarkStart w:id="18421" w:name="_Toc184407695"/>
            <w:bookmarkStart w:id="18422" w:name="_Toc184408643"/>
            <w:bookmarkStart w:id="18423" w:name="_Toc184409591"/>
            <w:bookmarkStart w:id="18424" w:name="_Toc184813377"/>
            <w:bookmarkEnd w:id="18415"/>
            <w:bookmarkEnd w:id="18416"/>
            <w:bookmarkEnd w:id="18417"/>
            <w:bookmarkEnd w:id="18418"/>
            <w:bookmarkEnd w:id="18419"/>
            <w:bookmarkEnd w:id="18420"/>
            <w:bookmarkEnd w:id="18421"/>
            <w:bookmarkEnd w:id="18422"/>
            <w:bookmarkEnd w:id="18423"/>
            <w:bookmarkEnd w:id="18424"/>
          </w:p>
        </w:tc>
        <w:tc>
          <w:tcPr>
            <w:tcW w:w="2329" w:type="dxa"/>
            <w:shd w:val="clear" w:color="000000" w:fill="FFFFFF"/>
            <w:vAlign w:val="bottom"/>
          </w:tcPr>
          <w:p w14:paraId="10F7E381" w14:textId="4FF57B8D" w:rsidR="006B0757" w:rsidRPr="00285EF0" w:rsidDel="00471E7D" w:rsidRDefault="006B0757">
            <w:pPr>
              <w:spacing w:before="0" w:line="240" w:lineRule="auto"/>
              <w:contextualSpacing w:val="0"/>
              <w:rPr>
                <w:del w:id="18425" w:author="Phuong Truong Thi" w:date="2024-10-08T18:04:00Z"/>
                <w:rFonts w:ascii="Times New Roman" w:hAnsi="Times New Roman"/>
                <w:color w:val="000000"/>
                <w:sz w:val="24"/>
                <w:szCs w:val="24"/>
              </w:rPr>
            </w:pPr>
            <w:del w:id="18426" w:author="Phuong Truong Thi" w:date="2024-10-08T18:04:00Z">
              <w:r w:rsidRPr="00285EF0" w:rsidDel="00471E7D">
                <w:rPr>
                  <w:rFonts w:ascii="Times New Roman" w:hAnsi="Times New Roman"/>
                  <w:color w:val="000000"/>
                  <w:sz w:val="24"/>
                  <w:szCs w:val="24"/>
                </w:rPr>
                <w:delText>Vùng</w:delText>
              </w:r>
              <w:bookmarkStart w:id="18427" w:name="_Toc180598172"/>
              <w:bookmarkStart w:id="18428" w:name="_Toc180598936"/>
              <w:bookmarkStart w:id="18429" w:name="_Toc181872681"/>
              <w:bookmarkStart w:id="18430" w:name="_Toc183455151"/>
              <w:bookmarkStart w:id="18431" w:name="_Toc183456103"/>
              <w:bookmarkStart w:id="18432" w:name="_Toc184406437"/>
              <w:bookmarkStart w:id="18433" w:name="_Toc184407696"/>
              <w:bookmarkStart w:id="18434" w:name="_Toc184408644"/>
              <w:bookmarkStart w:id="18435" w:name="_Toc184409592"/>
              <w:bookmarkStart w:id="18436" w:name="_Toc184813378"/>
              <w:bookmarkEnd w:id="18427"/>
              <w:bookmarkEnd w:id="18428"/>
              <w:bookmarkEnd w:id="18429"/>
              <w:bookmarkEnd w:id="18430"/>
              <w:bookmarkEnd w:id="18431"/>
              <w:bookmarkEnd w:id="18432"/>
              <w:bookmarkEnd w:id="18433"/>
              <w:bookmarkEnd w:id="18434"/>
              <w:bookmarkEnd w:id="18435"/>
              <w:bookmarkEnd w:id="18436"/>
            </w:del>
          </w:p>
        </w:tc>
        <w:tc>
          <w:tcPr>
            <w:tcW w:w="1405" w:type="dxa"/>
          </w:tcPr>
          <w:p w14:paraId="10DF8855" w14:textId="4B0D8FC9" w:rsidR="006B0757" w:rsidRPr="003A44DC" w:rsidDel="00471E7D" w:rsidRDefault="006B0757">
            <w:pPr>
              <w:spacing w:before="0" w:line="240" w:lineRule="auto"/>
              <w:contextualSpacing w:val="0"/>
              <w:jc w:val="left"/>
              <w:rPr>
                <w:del w:id="18437" w:author="Phuong Truong Thi" w:date="2024-10-08T18:04:00Z"/>
                <w:rFonts w:ascii="Times New Roman" w:hAnsi="Times New Roman"/>
                <w:color w:val="000000"/>
                <w:sz w:val="24"/>
                <w:szCs w:val="24"/>
              </w:rPr>
            </w:pPr>
            <w:del w:id="18438" w:author="Phuong Truong Thi" w:date="2024-10-08T18:04:00Z">
              <w:r w:rsidDel="00471E7D">
                <w:rPr>
                  <w:rFonts w:ascii="Times New Roman" w:hAnsi="Times New Roman"/>
                  <w:color w:val="000000"/>
                  <w:sz w:val="24"/>
                  <w:szCs w:val="24"/>
                </w:rPr>
                <w:delText>Text</w:delText>
              </w:r>
              <w:bookmarkStart w:id="18439" w:name="_Toc180598173"/>
              <w:bookmarkStart w:id="18440" w:name="_Toc180598937"/>
              <w:bookmarkStart w:id="18441" w:name="_Toc181872682"/>
              <w:bookmarkStart w:id="18442" w:name="_Toc183455152"/>
              <w:bookmarkStart w:id="18443" w:name="_Toc183456104"/>
              <w:bookmarkStart w:id="18444" w:name="_Toc184406438"/>
              <w:bookmarkStart w:id="18445" w:name="_Toc184407697"/>
              <w:bookmarkStart w:id="18446" w:name="_Toc184408645"/>
              <w:bookmarkStart w:id="18447" w:name="_Toc184409593"/>
              <w:bookmarkStart w:id="18448" w:name="_Toc184813379"/>
              <w:bookmarkEnd w:id="18439"/>
              <w:bookmarkEnd w:id="18440"/>
              <w:bookmarkEnd w:id="18441"/>
              <w:bookmarkEnd w:id="18442"/>
              <w:bookmarkEnd w:id="18443"/>
              <w:bookmarkEnd w:id="18444"/>
              <w:bookmarkEnd w:id="18445"/>
              <w:bookmarkEnd w:id="18446"/>
              <w:bookmarkEnd w:id="18447"/>
              <w:bookmarkEnd w:id="18448"/>
            </w:del>
          </w:p>
        </w:tc>
        <w:tc>
          <w:tcPr>
            <w:tcW w:w="2670" w:type="dxa"/>
            <w:shd w:val="clear" w:color="auto" w:fill="auto"/>
            <w:noWrap/>
            <w:vAlign w:val="center"/>
          </w:tcPr>
          <w:p w14:paraId="6A7DEEC2" w14:textId="6251E93C" w:rsidR="006B0757" w:rsidRPr="003A44DC" w:rsidDel="00471E7D" w:rsidRDefault="006B0757">
            <w:pPr>
              <w:spacing w:before="0" w:line="240" w:lineRule="auto"/>
              <w:contextualSpacing w:val="0"/>
              <w:rPr>
                <w:del w:id="18449" w:author="Phuong Truong Thi" w:date="2024-10-08T18:04:00Z"/>
                <w:rFonts w:ascii="Times New Roman" w:eastAsia="Times New Roman" w:hAnsi="Times New Roman"/>
                <w:color w:val="000000"/>
                <w:sz w:val="24"/>
                <w:szCs w:val="24"/>
                <w:lang w:eastAsia="vi-VN"/>
              </w:rPr>
            </w:pPr>
            <w:bookmarkStart w:id="18450" w:name="_Toc180598174"/>
            <w:bookmarkStart w:id="18451" w:name="_Toc180598938"/>
            <w:bookmarkStart w:id="18452" w:name="_Toc181872683"/>
            <w:bookmarkStart w:id="18453" w:name="_Toc183455153"/>
            <w:bookmarkStart w:id="18454" w:name="_Toc183456105"/>
            <w:bookmarkStart w:id="18455" w:name="_Toc184406439"/>
            <w:bookmarkStart w:id="18456" w:name="_Toc184407698"/>
            <w:bookmarkStart w:id="18457" w:name="_Toc184408646"/>
            <w:bookmarkStart w:id="18458" w:name="_Toc184409594"/>
            <w:bookmarkStart w:id="18459" w:name="_Toc184813380"/>
            <w:bookmarkEnd w:id="18450"/>
            <w:bookmarkEnd w:id="18451"/>
            <w:bookmarkEnd w:id="18452"/>
            <w:bookmarkEnd w:id="18453"/>
            <w:bookmarkEnd w:id="18454"/>
            <w:bookmarkEnd w:id="18455"/>
            <w:bookmarkEnd w:id="18456"/>
            <w:bookmarkEnd w:id="18457"/>
            <w:bookmarkEnd w:id="18458"/>
            <w:bookmarkEnd w:id="18459"/>
          </w:p>
        </w:tc>
        <w:bookmarkStart w:id="18460" w:name="_Toc180598175"/>
        <w:bookmarkStart w:id="18461" w:name="_Toc180598939"/>
        <w:bookmarkStart w:id="18462" w:name="_Toc181872684"/>
        <w:bookmarkStart w:id="18463" w:name="_Toc183455154"/>
        <w:bookmarkStart w:id="18464" w:name="_Toc183456106"/>
        <w:bookmarkStart w:id="18465" w:name="_Toc184406440"/>
        <w:bookmarkStart w:id="18466" w:name="_Toc184407699"/>
        <w:bookmarkStart w:id="18467" w:name="_Toc184408647"/>
        <w:bookmarkStart w:id="18468" w:name="_Toc184409595"/>
        <w:bookmarkStart w:id="18469" w:name="_Toc184813381"/>
        <w:bookmarkEnd w:id="18460"/>
        <w:bookmarkEnd w:id="18461"/>
        <w:bookmarkEnd w:id="18462"/>
        <w:bookmarkEnd w:id="18463"/>
        <w:bookmarkEnd w:id="18464"/>
        <w:bookmarkEnd w:id="18465"/>
        <w:bookmarkEnd w:id="18466"/>
        <w:bookmarkEnd w:id="18467"/>
        <w:bookmarkEnd w:id="18468"/>
        <w:bookmarkEnd w:id="18469"/>
      </w:tr>
      <w:tr w:rsidR="006B0757" w:rsidRPr="00AC685F" w:rsidDel="00471E7D" w14:paraId="46E00348" w14:textId="0279E213" w:rsidTr="006B0757">
        <w:trPr>
          <w:trHeight w:val="276"/>
          <w:del w:id="18470" w:author="Phuong Truong Thi" w:date="2024-10-08T18:04:00Z"/>
        </w:trPr>
        <w:tc>
          <w:tcPr>
            <w:tcW w:w="936" w:type="dxa"/>
            <w:shd w:val="clear" w:color="auto" w:fill="auto"/>
            <w:vAlign w:val="center"/>
            <w:hideMark/>
          </w:tcPr>
          <w:p w14:paraId="2CCC3A02" w14:textId="34CBAE70" w:rsidR="006B0757" w:rsidRPr="00E6562C" w:rsidDel="00471E7D" w:rsidRDefault="006B0757">
            <w:pPr>
              <w:pStyle w:val="ListParagraph"/>
              <w:numPr>
                <w:ilvl w:val="0"/>
                <w:numId w:val="84"/>
              </w:numPr>
              <w:spacing w:before="0" w:line="240" w:lineRule="auto"/>
              <w:contextualSpacing w:val="0"/>
              <w:jc w:val="center"/>
              <w:rPr>
                <w:del w:id="18471" w:author="Phuong Truong Thi" w:date="2024-10-08T18:04:00Z"/>
                <w:rFonts w:eastAsia="Times New Roman"/>
                <w:color w:val="000000"/>
                <w:szCs w:val="24"/>
                <w:lang w:eastAsia="vi-VN"/>
              </w:rPr>
            </w:pPr>
            <w:bookmarkStart w:id="18472" w:name="_Toc180598176"/>
            <w:bookmarkStart w:id="18473" w:name="_Toc180598940"/>
            <w:bookmarkStart w:id="18474" w:name="_Toc181872685"/>
            <w:bookmarkStart w:id="18475" w:name="_Toc183455155"/>
            <w:bookmarkStart w:id="18476" w:name="_Toc183456107"/>
            <w:bookmarkStart w:id="18477" w:name="_Toc184406441"/>
            <w:bookmarkStart w:id="18478" w:name="_Toc184407700"/>
            <w:bookmarkStart w:id="18479" w:name="_Toc184408648"/>
            <w:bookmarkStart w:id="18480" w:name="_Toc184409596"/>
            <w:bookmarkStart w:id="18481" w:name="_Toc184813382"/>
            <w:bookmarkEnd w:id="18472"/>
            <w:bookmarkEnd w:id="18473"/>
            <w:bookmarkEnd w:id="18474"/>
            <w:bookmarkEnd w:id="18475"/>
            <w:bookmarkEnd w:id="18476"/>
            <w:bookmarkEnd w:id="18477"/>
            <w:bookmarkEnd w:id="18478"/>
            <w:bookmarkEnd w:id="18479"/>
            <w:bookmarkEnd w:id="18480"/>
            <w:bookmarkEnd w:id="18481"/>
          </w:p>
        </w:tc>
        <w:tc>
          <w:tcPr>
            <w:tcW w:w="2329" w:type="dxa"/>
            <w:shd w:val="clear" w:color="auto" w:fill="auto"/>
            <w:vAlign w:val="bottom"/>
          </w:tcPr>
          <w:p w14:paraId="31DA1952" w14:textId="61842BCD" w:rsidR="006B0757" w:rsidRPr="00285EF0" w:rsidDel="00471E7D" w:rsidRDefault="006B0757">
            <w:pPr>
              <w:spacing w:before="0" w:line="240" w:lineRule="auto"/>
              <w:contextualSpacing w:val="0"/>
              <w:rPr>
                <w:del w:id="18482" w:author="Phuong Truong Thi" w:date="2024-10-08T18:04:00Z"/>
                <w:rFonts w:ascii="Times New Roman" w:eastAsia="Times New Roman" w:hAnsi="Times New Roman"/>
                <w:color w:val="000000"/>
                <w:sz w:val="24"/>
                <w:szCs w:val="24"/>
                <w:lang w:val="vi-VN" w:eastAsia="vi-VN"/>
              </w:rPr>
            </w:pPr>
            <w:del w:id="18483" w:author="Phuong Truong Thi" w:date="2024-10-08T18:04:00Z">
              <w:r w:rsidRPr="00285EF0" w:rsidDel="00471E7D">
                <w:rPr>
                  <w:rFonts w:ascii="Times New Roman" w:hAnsi="Times New Roman"/>
                  <w:color w:val="000000"/>
                  <w:sz w:val="24"/>
                  <w:szCs w:val="24"/>
                </w:rPr>
                <w:delText>Miền</w:delText>
              </w:r>
              <w:bookmarkStart w:id="18484" w:name="_Toc180598177"/>
              <w:bookmarkStart w:id="18485" w:name="_Toc180598941"/>
              <w:bookmarkStart w:id="18486" w:name="_Toc181872686"/>
              <w:bookmarkStart w:id="18487" w:name="_Toc183455156"/>
              <w:bookmarkStart w:id="18488" w:name="_Toc183456108"/>
              <w:bookmarkStart w:id="18489" w:name="_Toc184406442"/>
              <w:bookmarkStart w:id="18490" w:name="_Toc184407701"/>
              <w:bookmarkStart w:id="18491" w:name="_Toc184408649"/>
              <w:bookmarkStart w:id="18492" w:name="_Toc184409597"/>
              <w:bookmarkStart w:id="18493" w:name="_Toc184813383"/>
              <w:bookmarkEnd w:id="18484"/>
              <w:bookmarkEnd w:id="18485"/>
              <w:bookmarkEnd w:id="18486"/>
              <w:bookmarkEnd w:id="18487"/>
              <w:bookmarkEnd w:id="18488"/>
              <w:bookmarkEnd w:id="18489"/>
              <w:bookmarkEnd w:id="18490"/>
              <w:bookmarkEnd w:id="18491"/>
              <w:bookmarkEnd w:id="18492"/>
              <w:bookmarkEnd w:id="18493"/>
            </w:del>
          </w:p>
        </w:tc>
        <w:tc>
          <w:tcPr>
            <w:tcW w:w="1405" w:type="dxa"/>
          </w:tcPr>
          <w:p w14:paraId="170A3A48" w14:textId="306D3E91" w:rsidR="006B0757" w:rsidRPr="003A44DC" w:rsidDel="00471E7D" w:rsidRDefault="006B0757">
            <w:pPr>
              <w:spacing w:before="0" w:line="240" w:lineRule="auto"/>
              <w:contextualSpacing w:val="0"/>
              <w:jc w:val="left"/>
              <w:rPr>
                <w:del w:id="18494" w:author="Phuong Truong Thi" w:date="2024-10-08T18:04:00Z"/>
                <w:rFonts w:ascii="Times New Roman" w:eastAsia="Times New Roman" w:hAnsi="Times New Roman"/>
                <w:color w:val="000000"/>
                <w:sz w:val="24"/>
                <w:szCs w:val="24"/>
                <w:lang w:eastAsia="vi-VN"/>
              </w:rPr>
            </w:pPr>
            <w:del w:id="18495" w:author="Phuong Truong Thi" w:date="2024-10-08T18:04:00Z">
              <w:r w:rsidDel="00471E7D">
                <w:rPr>
                  <w:rFonts w:ascii="Times New Roman" w:eastAsia="Times New Roman" w:hAnsi="Times New Roman"/>
                  <w:color w:val="000000"/>
                  <w:sz w:val="24"/>
                  <w:szCs w:val="24"/>
                  <w:lang w:eastAsia="vi-VN"/>
                </w:rPr>
                <w:delText>Text</w:delText>
              </w:r>
              <w:bookmarkStart w:id="18496" w:name="_Toc180598178"/>
              <w:bookmarkStart w:id="18497" w:name="_Toc180598942"/>
              <w:bookmarkStart w:id="18498" w:name="_Toc181872687"/>
              <w:bookmarkStart w:id="18499" w:name="_Toc183455157"/>
              <w:bookmarkStart w:id="18500" w:name="_Toc183456109"/>
              <w:bookmarkStart w:id="18501" w:name="_Toc184406443"/>
              <w:bookmarkStart w:id="18502" w:name="_Toc184407702"/>
              <w:bookmarkStart w:id="18503" w:name="_Toc184408650"/>
              <w:bookmarkStart w:id="18504" w:name="_Toc184409598"/>
              <w:bookmarkStart w:id="18505" w:name="_Toc184813384"/>
              <w:bookmarkEnd w:id="18496"/>
              <w:bookmarkEnd w:id="18497"/>
              <w:bookmarkEnd w:id="18498"/>
              <w:bookmarkEnd w:id="18499"/>
              <w:bookmarkEnd w:id="18500"/>
              <w:bookmarkEnd w:id="18501"/>
              <w:bookmarkEnd w:id="18502"/>
              <w:bookmarkEnd w:id="18503"/>
              <w:bookmarkEnd w:id="18504"/>
              <w:bookmarkEnd w:id="18505"/>
            </w:del>
          </w:p>
        </w:tc>
        <w:tc>
          <w:tcPr>
            <w:tcW w:w="2670" w:type="dxa"/>
            <w:shd w:val="clear" w:color="auto" w:fill="auto"/>
            <w:noWrap/>
            <w:vAlign w:val="center"/>
          </w:tcPr>
          <w:p w14:paraId="7E6A8750" w14:textId="6A05FAF8" w:rsidR="006B0757" w:rsidRPr="003A44DC" w:rsidDel="00471E7D" w:rsidRDefault="006B0757">
            <w:pPr>
              <w:spacing w:before="0" w:line="240" w:lineRule="auto"/>
              <w:contextualSpacing w:val="0"/>
              <w:rPr>
                <w:del w:id="18506" w:author="Phuong Truong Thi" w:date="2024-10-08T18:04:00Z"/>
                <w:rFonts w:ascii="Times New Roman" w:eastAsia="Times New Roman" w:hAnsi="Times New Roman"/>
                <w:color w:val="000000"/>
                <w:sz w:val="24"/>
                <w:szCs w:val="24"/>
                <w:lang w:val="vi-VN" w:eastAsia="vi-VN"/>
              </w:rPr>
            </w:pPr>
            <w:bookmarkStart w:id="18507" w:name="_Toc180598179"/>
            <w:bookmarkStart w:id="18508" w:name="_Toc180598943"/>
            <w:bookmarkStart w:id="18509" w:name="_Toc181872688"/>
            <w:bookmarkStart w:id="18510" w:name="_Toc183455158"/>
            <w:bookmarkStart w:id="18511" w:name="_Toc183456110"/>
            <w:bookmarkStart w:id="18512" w:name="_Toc184406444"/>
            <w:bookmarkStart w:id="18513" w:name="_Toc184407703"/>
            <w:bookmarkStart w:id="18514" w:name="_Toc184408651"/>
            <w:bookmarkStart w:id="18515" w:name="_Toc184409599"/>
            <w:bookmarkStart w:id="18516" w:name="_Toc184813385"/>
            <w:bookmarkEnd w:id="18507"/>
            <w:bookmarkEnd w:id="18508"/>
            <w:bookmarkEnd w:id="18509"/>
            <w:bookmarkEnd w:id="18510"/>
            <w:bookmarkEnd w:id="18511"/>
            <w:bookmarkEnd w:id="18512"/>
            <w:bookmarkEnd w:id="18513"/>
            <w:bookmarkEnd w:id="18514"/>
            <w:bookmarkEnd w:id="18515"/>
            <w:bookmarkEnd w:id="18516"/>
          </w:p>
        </w:tc>
        <w:bookmarkStart w:id="18517" w:name="_Toc180598180"/>
        <w:bookmarkStart w:id="18518" w:name="_Toc180598944"/>
        <w:bookmarkStart w:id="18519" w:name="_Toc181872689"/>
        <w:bookmarkStart w:id="18520" w:name="_Toc183455159"/>
        <w:bookmarkStart w:id="18521" w:name="_Toc183456111"/>
        <w:bookmarkStart w:id="18522" w:name="_Toc184406445"/>
        <w:bookmarkStart w:id="18523" w:name="_Toc184407704"/>
        <w:bookmarkStart w:id="18524" w:name="_Toc184408652"/>
        <w:bookmarkStart w:id="18525" w:name="_Toc184409600"/>
        <w:bookmarkStart w:id="18526" w:name="_Toc184813386"/>
        <w:bookmarkEnd w:id="18517"/>
        <w:bookmarkEnd w:id="18518"/>
        <w:bookmarkEnd w:id="18519"/>
        <w:bookmarkEnd w:id="18520"/>
        <w:bookmarkEnd w:id="18521"/>
        <w:bookmarkEnd w:id="18522"/>
        <w:bookmarkEnd w:id="18523"/>
        <w:bookmarkEnd w:id="18524"/>
        <w:bookmarkEnd w:id="18525"/>
        <w:bookmarkEnd w:id="18526"/>
      </w:tr>
      <w:tr w:rsidR="006B0757" w:rsidRPr="00AC685F" w:rsidDel="00471E7D" w14:paraId="505EE60D" w14:textId="646CD703" w:rsidTr="006B0757">
        <w:trPr>
          <w:trHeight w:val="276"/>
          <w:del w:id="18527" w:author="Phuong Truong Thi" w:date="2024-10-08T18:04:00Z"/>
        </w:trPr>
        <w:tc>
          <w:tcPr>
            <w:tcW w:w="936" w:type="dxa"/>
            <w:shd w:val="clear" w:color="auto" w:fill="auto"/>
            <w:vAlign w:val="center"/>
            <w:hideMark/>
          </w:tcPr>
          <w:p w14:paraId="1AEAB321" w14:textId="18E2AE8C" w:rsidR="006B0757" w:rsidRPr="00E6562C" w:rsidDel="00471E7D" w:rsidRDefault="006B0757">
            <w:pPr>
              <w:pStyle w:val="ListParagraph"/>
              <w:numPr>
                <w:ilvl w:val="0"/>
                <w:numId w:val="84"/>
              </w:numPr>
              <w:spacing w:before="0" w:line="240" w:lineRule="auto"/>
              <w:contextualSpacing w:val="0"/>
              <w:jc w:val="center"/>
              <w:rPr>
                <w:del w:id="18528" w:author="Phuong Truong Thi" w:date="2024-10-08T18:04:00Z"/>
                <w:rFonts w:eastAsia="Times New Roman"/>
                <w:color w:val="000000"/>
                <w:szCs w:val="24"/>
                <w:lang w:eastAsia="vi-VN"/>
              </w:rPr>
            </w:pPr>
            <w:bookmarkStart w:id="18529" w:name="_Toc180598181"/>
            <w:bookmarkStart w:id="18530" w:name="_Toc180598945"/>
            <w:bookmarkStart w:id="18531" w:name="_Toc181872690"/>
            <w:bookmarkStart w:id="18532" w:name="_Toc183455160"/>
            <w:bookmarkStart w:id="18533" w:name="_Toc183456112"/>
            <w:bookmarkStart w:id="18534" w:name="_Toc184406446"/>
            <w:bookmarkStart w:id="18535" w:name="_Toc184407705"/>
            <w:bookmarkStart w:id="18536" w:name="_Toc184408653"/>
            <w:bookmarkStart w:id="18537" w:name="_Toc184409601"/>
            <w:bookmarkStart w:id="18538" w:name="_Toc184813387"/>
            <w:bookmarkEnd w:id="18529"/>
            <w:bookmarkEnd w:id="18530"/>
            <w:bookmarkEnd w:id="18531"/>
            <w:bookmarkEnd w:id="18532"/>
            <w:bookmarkEnd w:id="18533"/>
            <w:bookmarkEnd w:id="18534"/>
            <w:bookmarkEnd w:id="18535"/>
            <w:bookmarkEnd w:id="18536"/>
            <w:bookmarkEnd w:id="18537"/>
            <w:bookmarkEnd w:id="18538"/>
          </w:p>
        </w:tc>
        <w:tc>
          <w:tcPr>
            <w:tcW w:w="2329" w:type="dxa"/>
            <w:shd w:val="clear" w:color="auto" w:fill="auto"/>
            <w:vAlign w:val="bottom"/>
          </w:tcPr>
          <w:p w14:paraId="38E6C7E3" w14:textId="47DBDA8B" w:rsidR="006B0757" w:rsidRPr="00285EF0" w:rsidDel="00471E7D" w:rsidRDefault="006B0757">
            <w:pPr>
              <w:spacing w:before="0" w:line="240" w:lineRule="auto"/>
              <w:contextualSpacing w:val="0"/>
              <w:rPr>
                <w:del w:id="18539" w:author="Phuong Truong Thi" w:date="2024-10-08T18:04:00Z"/>
                <w:rFonts w:ascii="Times New Roman" w:eastAsia="Times New Roman" w:hAnsi="Times New Roman"/>
                <w:color w:val="000000"/>
                <w:sz w:val="24"/>
                <w:szCs w:val="24"/>
                <w:lang w:val="vi-VN" w:eastAsia="vi-VN"/>
              </w:rPr>
            </w:pPr>
            <w:del w:id="18540" w:author="Phuong Truong Thi" w:date="2024-10-08T18:04:00Z">
              <w:r w:rsidRPr="00285EF0" w:rsidDel="00471E7D">
                <w:rPr>
                  <w:rFonts w:ascii="Times New Roman" w:hAnsi="Times New Roman"/>
                  <w:color w:val="000000"/>
                  <w:sz w:val="24"/>
                  <w:szCs w:val="24"/>
                </w:rPr>
                <w:delText>Trạng thái</w:delText>
              </w:r>
              <w:bookmarkStart w:id="18541" w:name="_Toc180598182"/>
              <w:bookmarkStart w:id="18542" w:name="_Toc180598946"/>
              <w:bookmarkStart w:id="18543" w:name="_Toc181872691"/>
              <w:bookmarkStart w:id="18544" w:name="_Toc183455161"/>
              <w:bookmarkStart w:id="18545" w:name="_Toc183456113"/>
              <w:bookmarkStart w:id="18546" w:name="_Toc184406447"/>
              <w:bookmarkStart w:id="18547" w:name="_Toc184407706"/>
              <w:bookmarkStart w:id="18548" w:name="_Toc184408654"/>
              <w:bookmarkStart w:id="18549" w:name="_Toc184409602"/>
              <w:bookmarkStart w:id="18550" w:name="_Toc184813388"/>
              <w:bookmarkEnd w:id="18541"/>
              <w:bookmarkEnd w:id="18542"/>
              <w:bookmarkEnd w:id="18543"/>
              <w:bookmarkEnd w:id="18544"/>
              <w:bookmarkEnd w:id="18545"/>
              <w:bookmarkEnd w:id="18546"/>
              <w:bookmarkEnd w:id="18547"/>
              <w:bookmarkEnd w:id="18548"/>
              <w:bookmarkEnd w:id="18549"/>
              <w:bookmarkEnd w:id="18550"/>
            </w:del>
          </w:p>
        </w:tc>
        <w:tc>
          <w:tcPr>
            <w:tcW w:w="1405" w:type="dxa"/>
          </w:tcPr>
          <w:p w14:paraId="088F3393" w14:textId="58440EB5" w:rsidR="006B0757" w:rsidRPr="003A44DC" w:rsidDel="00471E7D" w:rsidRDefault="006B0757">
            <w:pPr>
              <w:spacing w:before="0" w:line="240" w:lineRule="auto"/>
              <w:contextualSpacing w:val="0"/>
              <w:jc w:val="left"/>
              <w:rPr>
                <w:del w:id="18551" w:author="Phuong Truong Thi" w:date="2024-10-08T18:04:00Z"/>
                <w:rFonts w:ascii="Times New Roman" w:eastAsia="Times New Roman" w:hAnsi="Times New Roman"/>
                <w:color w:val="000000"/>
                <w:sz w:val="24"/>
                <w:szCs w:val="24"/>
                <w:lang w:eastAsia="vi-VN"/>
              </w:rPr>
            </w:pPr>
            <w:del w:id="18552" w:author="Phuong Truong Thi" w:date="2024-10-08T18:04:00Z">
              <w:r w:rsidDel="00471E7D">
                <w:rPr>
                  <w:rFonts w:ascii="Times New Roman" w:eastAsia="Times New Roman" w:hAnsi="Times New Roman"/>
                  <w:color w:val="000000"/>
                  <w:sz w:val="24"/>
                  <w:szCs w:val="24"/>
                  <w:lang w:eastAsia="vi-VN"/>
                </w:rPr>
                <w:delText>Text</w:delText>
              </w:r>
              <w:bookmarkStart w:id="18553" w:name="_Toc180598183"/>
              <w:bookmarkStart w:id="18554" w:name="_Toc180598947"/>
              <w:bookmarkStart w:id="18555" w:name="_Toc181872692"/>
              <w:bookmarkStart w:id="18556" w:name="_Toc183455162"/>
              <w:bookmarkStart w:id="18557" w:name="_Toc183456114"/>
              <w:bookmarkStart w:id="18558" w:name="_Toc184406448"/>
              <w:bookmarkStart w:id="18559" w:name="_Toc184407707"/>
              <w:bookmarkStart w:id="18560" w:name="_Toc184408655"/>
              <w:bookmarkStart w:id="18561" w:name="_Toc184409603"/>
              <w:bookmarkStart w:id="18562" w:name="_Toc184813389"/>
              <w:bookmarkEnd w:id="18553"/>
              <w:bookmarkEnd w:id="18554"/>
              <w:bookmarkEnd w:id="18555"/>
              <w:bookmarkEnd w:id="18556"/>
              <w:bookmarkEnd w:id="18557"/>
              <w:bookmarkEnd w:id="18558"/>
              <w:bookmarkEnd w:id="18559"/>
              <w:bookmarkEnd w:id="18560"/>
              <w:bookmarkEnd w:id="18561"/>
              <w:bookmarkEnd w:id="18562"/>
            </w:del>
          </w:p>
        </w:tc>
        <w:tc>
          <w:tcPr>
            <w:tcW w:w="2670" w:type="dxa"/>
            <w:shd w:val="clear" w:color="auto" w:fill="auto"/>
            <w:noWrap/>
            <w:vAlign w:val="center"/>
          </w:tcPr>
          <w:p w14:paraId="78BA3549" w14:textId="45F50926" w:rsidR="006B0757" w:rsidRPr="003A44DC" w:rsidDel="00471E7D" w:rsidRDefault="006B0757">
            <w:pPr>
              <w:spacing w:before="0" w:line="240" w:lineRule="auto"/>
              <w:contextualSpacing w:val="0"/>
              <w:rPr>
                <w:del w:id="18563" w:author="Phuong Truong Thi" w:date="2024-10-08T18:04:00Z"/>
                <w:rFonts w:ascii="Times New Roman" w:eastAsia="Times New Roman" w:hAnsi="Times New Roman"/>
                <w:color w:val="000000"/>
                <w:sz w:val="24"/>
                <w:szCs w:val="24"/>
                <w:lang w:val="vi-VN" w:eastAsia="vi-VN"/>
              </w:rPr>
            </w:pPr>
            <w:bookmarkStart w:id="18564" w:name="_Toc180598184"/>
            <w:bookmarkStart w:id="18565" w:name="_Toc180598948"/>
            <w:bookmarkStart w:id="18566" w:name="_Toc181872693"/>
            <w:bookmarkStart w:id="18567" w:name="_Toc183455163"/>
            <w:bookmarkStart w:id="18568" w:name="_Toc183456115"/>
            <w:bookmarkStart w:id="18569" w:name="_Toc184406449"/>
            <w:bookmarkStart w:id="18570" w:name="_Toc184407708"/>
            <w:bookmarkStart w:id="18571" w:name="_Toc184408656"/>
            <w:bookmarkStart w:id="18572" w:name="_Toc184409604"/>
            <w:bookmarkStart w:id="18573" w:name="_Toc184813390"/>
            <w:bookmarkEnd w:id="18564"/>
            <w:bookmarkEnd w:id="18565"/>
            <w:bookmarkEnd w:id="18566"/>
            <w:bookmarkEnd w:id="18567"/>
            <w:bookmarkEnd w:id="18568"/>
            <w:bookmarkEnd w:id="18569"/>
            <w:bookmarkEnd w:id="18570"/>
            <w:bookmarkEnd w:id="18571"/>
            <w:bookmarkEnd w:id="18572"/>
            <w:bookmarkEnd w:id="18573"/>
          </w:p>
        </w:tc>
        <w:bookmarkStart w:id="18574" w:name="_Toc180598185"/>
        <w:bookmarkStart w:id="18575" w:name="_Toc180598949"/>
        <w:bookmarkStart w:id="18576" w:name="_Toc181872694"/>
        <w:bookmarkStart w:id="18577" w:name="_Toc183455164"/>
        <w:bookmarkStart w:id="18578" w:name="_Toc183456116"/>
        <w:bookmarkStart w:id="18579" w:name="_Toc184406450"/>
        <w:bookmarkStart w:id="18580" w:name="_Toc184407709"/>
        <w:bookmarkStart w:id="18581" w:name="_Toc184408657"/>
        <w:bookmarkStart w:id="18582" w:name="_Toc184409605"/>
        <w:bookmarkStart w:id="18583" w:name="_Toc184813391"/>
        <w:bookmarkEnd w:id="18574"/>
        <w:bookmarkEnd w:id="18575"/>
        <w:bookmarkEnd w:id="18576"/>
        <w:bookmarkEnd w:id="18577"/>
        <w:bookmarkEnd w:id="18578"/>
        <w:bookmarkEnd w:id="18579"/>
        <w:bookmarkEnd w:id="18580"/>
        <w:bookmarkEnd w:id="18581"/>
        <w:bookmarkEnd w:id="18582"/>
        <w:bookmarkEnd w:id="18583"/>
      </w:tr>
    </w:tbl>
    <w:p w14:paraId="2B493C3B" w14:textId="6CD885A4" w:rsidR="00B92CBA" w:rsidRPr="00B92CBA" w:rsidDel="00471E7D" w:rsidRDefault="00B92CBA" w:rsidP="00616C86">
      <w:pPr>
        <w:pStyle w:val="Heading31"/>
        <w:numPr>
          <w:ilvl w:val="0"/>
          <w:numId w:val="0"/>
        </w:numPr>
        <w:tabs>
          <w:tab w:val="clear" w:pos="1080"/>
        </w:tabs>
        <w:outlineLvl w:val="9"/>
        <w:rPr>
          <w:del w:id="18584" w:author="Phuong Truong Thi" w:date="2024-10-08T18:04:00Z"/>
        </w:rPr>
      </w:pPr>
      <w:bookmarkStart w:id="18585" w:name="_Toc180598186"/>
      <w:bookmarkStart w:id="18586" w:name="_Toc180598950"/>
      <w:bookmarkStart w:id="18587" w:name="_Toc181872695"/>
      <w:bookmarkStart w:id="18588" w:name="_Toc183455165"/>
      <w:bookmarkStart w:id="18589" w:name="_Toc183456117"/>
      <w:bookmarkStart w:id="18590" w:name="_Toc184406451"/>
      <w:bookmarkStart w:id="18591" w:name="_Toc184407710"/>
      <w:bookmarkStart w:id="18592" w:name="_Toc184408658"/>
      <w:bookmarkStart w:id="18593" w:name="_Toc184409606"/>
      <w:bookmarkStart w:id="18594" w:name="_Toc184813392"/>
      <w:bookmarkEnd w:id="18585"/>
      <w:bookmarkEnd w:id="18586"/>
      <w:bookmarkEnd w:id="18587"/>
      <w:bookmarkEnd w:id="18588"/>
      <w:bookmarkEnd w:id="18589"/>
      <w:bookmarkEnd w:id="18590"/>
      <w:bookmarkEnd w:id="18591"/>
      <w:bookmarkEnd w:id="18592"/>
      <w:bookmarkEnd w:id="18593"/>
      <w:bookmarkEnd w:id="18594"/>
    </w:p>
    <w:p w14:paraId="76EC1E97" w14:textId="13F79F4F" w:rsidR="00A72054" w:rsidRPr="00616C86" w:rsidDel="00471E7D" w:rsidRDefault="00A72054">
      <w:pPr>
        <w:pStyle w:val="Heading31"/>
        <w:numPr>
          <w:ilvl w:val="0"/>
          <w:numId w:val="67"/>
        </w:numPr>
        <w:tabs>
          <w:tab w:val="clear" w:pos="1080"/>
        </w:tabs>
        <w:outlineLvl w:val="9"/>
        <w:rPr>
          <w:del w:id="18595" w:author="Phuong Truong Thi" w:date="2024-10-08T18:04:00Z"/>
        </w:rPr>
      </w:pPr>
      <w:del w:id="18596" w:author="Phuong Truong Thi" w:date="2024-10-08T18:04:00Z">
        <w:r w:rsidDel="00471E7D">
          <w:rPr>
            <w:b w:val="0"/>
            <w:bCs w:val="0"/>
            <w:i/>
            <w:iCs/>
            <w:sz w:val="24"/>
            <w:szCs w:val="24"/>
          </w:rPr>
          <w:delText>Màn hình minh họa</w:delText>
        </w:r>
        <w:bookmarkStart w:id="18597" w:name="_Toc180598187"/>
        <w:bookmarkStart w:id="18598" w:name="_Toc180598951"/>
        <w:bookmarkStart w:id="18599" w:name="_Toc181872696"/>
        <w:bookmarkStart w:id="18600" w:name="_Toc183455166"/>
        <w:bookmarkStart w:id="18601" w:name="_Toc183456118"/>
        <w:bookmarkStart w:id="18602" w:name="_Toc184406452"/>
        <w:bookmarkStart w:id="18603" w:name="_Toc184407711"/>
        <w:bookmarkStart w:id="18604" w:name="_Toc184408659"/>
        <w:bookmarkStart w:id="18605" w:name="_Toc184409607"/>
        <w:bookmarkStart w:id="18606" w:name="_Toc184813393"/>
        <w:bookmarkEnd w:id="18597"/>
        <w:bookmarkEnd w:id="18598"/>
        <w:bookmarkEnd w:id="18599"/>
        <w:bookmarkEnd w:id="18600"/>
        <w:bookmarkEnd w:id="18601"/>
        <w:bookmarkEnd w:id="18602"/>
        <w:bookmarkEnd w:id="18603"/>
        <w:bookmarkEnd w:id="18604"/>
        <w:bookmarkEnd w:id="18605"/>
        <w:bookmarkEnd w:id="18606"/>
      </w:del>
    </w:p>
    <w:p w14:paraId="03D42A19" w14:textId="18A03B7C" w:rsidR="00616C86" w:rsidRPr="00616C86" w:rsidDel="00FD6BA2" w:rsidRDefault="00616C86" w:rsidP="00616C86">
      <w:pPr>
        <w:pStyle w:val="Heading31"/>
        <w:numPr>
          <w:ilvl w:val="0"/>
          <w:numId w:val="0"/>
        </w:numPr>
        <w:tabs>
          <w:tab w:val="clear" w:pos="1080"/>
        </w:tabs>
        <w:ind w:left="90"/>
        <w:outlineLvl w:val="9"/>
        <w:rPr>
          <w:del w:id="18607" w:author="Phuong Truong Thi" w:date="2024-10-17T18:56:00Z"/>
        </w:rPr>
      </w:pPr>
      <w:del w:id="18608" w:author="Phuong Truong Thi" w:date="2024-10-08T18:04:00Z">
        <w:r w:rsidDel="00471E7D">
          <w:rPr>
            <w:noProof/>
          </w:rPr>
          <w:drawing>
            <wp:inline distT="0" distB="0" distL="0" distR="0" wp14:anchorId="5CF1D45C" wp14:editId="557DA56E">
              <wp:extent cx="4952739" cy="2362100"/>
              <wp:effectExtent l="0" t="0" r="635" b="635"/>
              <wp:docPr id="994056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5291" name="Picture 1" descr="A white rectangular object with black text&#10;&#10;Description automatically generated"/>
                      <pic:cNvPicPr/>
                    </pic:nvPicPr>
                    <pic:blipFill>
                      <a:blip r:embed="rId19"/>
                      <a:stretch>
                        <a:fillRect/>
                      </a:stretch>
                    </pic:blipFill>
                    <pic:spPr>
                      <a:xfrm>
                        <a:off x="0" y="0"/>
                        <a:ext cx="4967856" cy="2369310"/>
                      </a:xfrm>
                      <a:prstGeom prst="rect">
                        <a:avLst/>
                      </a:prstGeom>
                    </pic:spPr>
                  </pic:pic>
                </a:graphicData>
              </a:graphic>
            </wp:inline>
          </w:drawing>
        </w:r>
      </w:del>
      <w:bookmarkStart w:id="18609" w:name="_Toc180598188"/>
      <w:bookmarkStart w:id="18610" w:name="_Toc180598952"/>
      <w:bookmarkStart w:id="18611" w:name="_Toc181872697"/>
      <w:bookmarkStart w:id="18612" w:name="_Toc183455167"/>
      <w:bookmarkStart w:id="18613" w:name="_Toc183456119"/>
      <w:bookmarkStart w:id="18614" w:name="_Toc184406453"/>
      <w:bookmarkStart w:id="18615" w:name="_Toc184407712"/>
      <w:bookmarkStart w:id="18616" w:name="_Toc184408660"/>
      <w:bookmarkStart w:id="18617" w:name="_Toc184409608"/>
      <w:bookmarkStart w:id="18618" w:name="_Toc184813394"/>
      <w:bookmarkEnd w:id="18609"/>
      <w:bookmarkEnd w:id="18610"/>
      <w:bookmarkEnd w:id="18611"/>
      <w:bookmarkEnd w:id="18612"/>
      <w:bookmarkEnd w:id="18613"/>
      <w:bookmarkEnd w:id="18614"/>
      <w:bookmarkEnd w:id="18615"/>
      <w:bookmarkEnd w:id="18616"/>
      <w:bookmarkEnd w:id="18617"/>
      <w:bookmarkEnd w:id="18618"/>
    </w:p>
    <w:p w14:paraId="2B0194A8" w14:textId="49366686" w:rsidR="008D7233" w:rsidRPr="00104609" w:rsidDel="00FD6BA2" w:rsidRDefault="00B50F17">
      <w:pPr>
        <w:pStyle w:val="Heading31"/>
        <w:numPr>
          <w:ilvl w:val="2"/>
          <w:numId w:val="88"/>
        </w:numPr>
        <w:rPr>
          <w:del w:id="18619" w:author="Phuong Truong Thi" w:date="2024-10-17T18:57:00Z"/>
        </w:rPr>
        <w:pPrChange w:id="18620" w:author="Phuong Truong Thi" w:date="2024-10-08T18:25:00Z">
          <w:pPr>
            <w:pStyle w:val="Heading31"/>
            <w:numPr>
              <w:numId w:val="66"/>
            </w:numPr>
            <w:tabs>
              <w:tab w:val="clear" w:pos="1080"/>
            </w:tabs>
            <w:ind w:left="720" w:hanging="720"/>
          </w:pPr>
        </w:pPrChange>
      </w:pPr>
      <w:bookmarkStart w:id="18621" w:name="_Toc177425392"/>
      <w:del w:id="18622" w:author="Phuong Truong Thi" w:date="2024-10-17T18:57:00Z">
        <w:r w:rsidDel="00FD6BA2">
          <w:rPr>
            <w:sz w:val="24"/>
            <w:szCs w:val="24"/>
          </w:rPr>
          <w:delText xml:space="preserve">DETAIL_02 - </w:delText>
        </w:r>
        <w:r w:rsidR="008D7233" w:rsidDel="00FD6BA2">
          <w:rPr>
            <w:sz w:val="24"/>
            <w:szCs w:val="24"/>
          </w:rPr>
          <w:delText>Màn hình chi tiết CBBH quản lý KH</w:delText>
        </w:r>
        <w:bookmarkStart w:id="18623" w:name="_Toc180598189"/>
        <w:bookmarkStart w:id="18624" w:name="_Toc180598953"/>
        <w:bookmarkStart w:id="18625" w:name="_Toc181872698"/>
        <w:bookmarkStart w:id="18626" w:name="_Toc183455168"/>
        <w:bookmarkStart w:id="18627" w:name="_Toc183456120"/>
        <w:bookmarkStart w:id="18628" w:name="_Toc184406454"/>
        <w:bookmarkStart w:id="18629" w:name="_Toc184407713"/>
        <w:bookmarkStart w:id="18630" w:name="_Toc184408661"/>
        <w:bookmarkStart w:id="18631" w:name="_Toc184409609"/>
        <w:bookmarkStart w:id="18632" w:name="_Toc184813395"/>
        <w:bookmarkEnd w:id="18621"/>
        <w:bookmarkEnd w:id="18623"/>
        <w:bookmarkEnd w:id="18624"/>
        <w:bookmarkEnd w:id="18625"/>
        <w:bookmarkEnd w:id="18626"/>
        <w:bookmarkEnd w:id="18627"/>
        <w:bookmarkEnd w:id="18628"/>
        <w:bookmarkEnd w:id="18629"/>
        <w:bookmarkEnd w:id="18630"/>
        <w:bookmarkEnd w:id="18631"/>
        <w:bookmarkEnd w:id="18632"/>
      </w:del>
    </w:p>
    <w:p w14:paraId="5A872983" w14:textId="19B9DD1E" w:rsidR="00C11198" w:rsidRPr="008D7233" w:rsidDel="00FD6BA2" w:rsidRDefault="008D7233">
      <w:pPr>
        <w:pStyle w:val="Heading61"/>
        <w:numPr>
          <w:ilvl w:val="0"/>
          <w:numId w:val="67"/>
        </w:numPr>
        <w:outlineLvl w:val="9"/>
        <w:rPr>
          <w:del w:id="18633" w:author="Phuong Truong Thi" w:date="2024-10-17T18:57:00Z"/>
          <w:i w:val="0"/>
          <w:iCs w:val="0"/>
        </w:rPr>
      </w:pPr>
      <w:del w:id="18634" w:author="Phuong Truong Thi" w:date="2024-10-17T18:57:00Z">
        <w:r w:rsidDel="00FD6BA2">
          <w:delText>Mô tả chức năng</w:delText>
        </w:r>
        <w:bookmarkStart w:id="18635" w:name="_Toc180598190"/>
        <w:bookmarkStart w:id="18636" w:name="_Toc180598954"/>
        <w:bookmarkStart w:id="18637" w:name="_Toc181872699"/>
        <w:bookmarkStart w:id="18638" w:name="_Toc183455169"/>
        <w:bookmarkStart w:id="18639" w:name="_Toc183456121"/>
        <w:bookmarkStart w:id="18640" w:name="_Toc184406455"/>
        <w:bookmarkStart w:id="18641" w:name="_Toc184407714"/>
        <w:bookmarkStart w:id="18642" w:name="_Toc184408662"/>
        <w:bookmarkStart w:id="18643" w:name="_Toc184409610"/>
        <w:bookmarkStart w:id="18644" w:name="_Toc184813396"/>
        <w:bookmarkEnd w:id="18635"/>
        <w:bookmarkEnd w:id="18636"/>
        <w:bookmarkEnd w:id="18637"/>
        <w:bookmarkEnd w:id="18638"/>
        <w:bookmarkEnd w:id="18639"/>
        <w:bookmarkEnd w:id="18640"/>
        <w:bookmarkEnd w:id="18641"/>
        <w:bookmarkEnd w:id="18642"/>
        <w:bookmarkEnd w:id="18643"/>
        <w:bookmarkEnd w:id="1864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8D7233" w:rsidRPr="00075487" w:rsidDel="00FD6BA2" w14:paraId="45AD9817" w14:textId="690B85AA">
        <w:trPr>
          <w:trHeight w:val="792"/>
          <w:del w:id="18645" w:author="Phuong Truong Thi" w:date="2024-10-17T18:57:00Z"/>
        </w:trPr>
        <w:tc>
          <w:tcPr>
            <w:tcW w:w="1647" w:type="dxa"/>
            <w:shd w:val="clear" w:color="auto" w:fill="auto"/>
          </w:tcPr>
          <w:p w14:paraId="4DE5F7E8" w14:textId="4F841984" w:rsidR="008D7233" w:rsidRPr="00075487" w:rsidDel="00FD6BA2" w:rsidRDefault="008D7233">
            <w:pPr>
              <w:pStyle w:val="Bd-1BodyText1"/>
              <w:keepLines/>
              <w:spacing w:line="276" w:lineRule="auto"/>
              <w:ind w:left="0"/>
              <w:jc w:val="left"/>
              <w:rPr>
                <w:del w:id="18646" w:author="Phuong Truong Thi" w:date="2024-10-17T18:57:00Z"/>
                <w:rFonts w:ascii="Times New Roman" w:hAnsi="Times New Roman"/>
                <w:b/>
                <w:bCs/>
                <w:i/>
                <w:sz w:val="24"/>
                <w:szCs w:val="24"/>
              </w:rPr>
            </w:pPr>
            <w:del w:id="18647" w:author="Phuong Truong Thi" w:date="2024-10-17T18:57:00Z">
              <w:r w:rsidRPr="00075487" w:rsidDel="00FD6BA2">
                <w:rPr>
                  <w:rFonts w:ascii="Times New Roman" w:hAnsi="Times New Roman"/>
                  <w:b/>
                  <w:i/>
                  <w:sz w:val="24"/>
                  <w:szCs w:val="24"/>
                </w:rPr>
                <w:delText>Mô tả</w:delText>
              </w:r>
              <w:bookmarkStart w:id="18648" w:name="_Toc180598191"/>
              <w:bookmarkStart w:id="18649" w:name="_Toc180598955"/>
              <w:bookmarkStart w:id="18650" w:name="_Toc181872700"/>
              <w:bookmarkStart w:id="18651" w:name="_Toc183455170"/>
              <w:bookmarkStart w:id="18652" w:name="_Toc183456122"/>
              <w:bookmarkStart w:id="18653" w:name="_Toc184406456"/>
              <w:bookmarkStart w:id="18654" w:name="_Toc184407715"/>
              <w:bookmarkStart w:id="18655" w:name="_Toc184408663"/>
              <w:bookmarkStart w:id="18656" w:name="_Toc184409611"/>
              <w:bookmarkStart w:id="18657" w:name="_Toc184813397"/>
              <w:bookmarkEnd w:id="18648"/>
              <w:bookmarkEnd w:id="18649"/>
              <w:bookmarkEnd w:id="18650"/>
              <w:bookmarkEnd w:id="18651"/>
              <w:bookmarkEnd w:id="18652"/>
              <w:bookmarkEnd w:id="18653"/>
              <w:bookmarkEnd w:id="18654"/>
              <w:bookmarkEnd w:id="18655"/>
              <w:bookmarkEnd w:id="18656"/>
              <w:bookmarkEnd w:id="18657"/>
            </w:del>
          </w:p>
        </w:tc>
        <w:tc>
          <w:tcPr>
            <w:tcW w:w="7510" w:type="dxa"/>
            <w:shd w:val="clear" w:color="auto" w:fill="auto"/>
          </w:tcPr>
          <w:p w14:paraId="0A645215" w14:textId="72EC29C6" w:rsidR="008D7233" w:rsidRPr="00075487" w:rsidDel="00FD6BA2" w:rsidRDefault="008D7233">
            <w:pPr>
              <w:pStyle w:val="Normal10"/>
              <w:rPr>
                <w:del w:id="18658" w:author="Phuong Truong Thi" w:date="2024-10-17T18:57:00Z"/>
              </w:rPr>
            </w:pPr>
            <w:del w:id="18659"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18660" w:name="_Toc180598192"/>
              <w:bookmarkStart w:id="18661" w:name="_Toc180598956"/>
              <w:bookmarkStart w:id="18662" w:name="_Toc181872701"/>
              <w:bookmarkStart w:id="18663" w:name="_Toc183455171"/>
              <w:bookmarkStart w:id="18664" w:name="_Toc183456123"/>
              <w:bookmarkStart w:id="18665" w:name="_Toc184406457"/>
              <w:bookmarkStart w:id="18666" w:name="_Toc184407716"/>
              <w:bookmarkStart w:id="18667" w:name="_Toc184408664"/>
              <w:bookmarkStart w:id="18668" w:name="_Toc184409612"/>
              <w:bookmarkStart w:id="18669" w:name="_Toc184813398"/>
              <w:bookmarkEnd w:id="18660"/>
              <w:bookmarkEnd w:id="18661"/>
              <w:bookmarkEnd w:id="18662"/>
              <w:bookmarkEnd w:id="18663"/>
              <w:bookmarkEnd w:id="18664"/>
              <w:bookmarkEnd w:id="18665"/>
              <w:bookmarkEnd w:id="18666"/>
              <w:bookmarkEnd w:id="18667"/>
              <w:bookmarkEnd w:id="18668"/>
              <w:bookmarkEnd w:id="18669"/>
            </w:del>
          </w:p>
        </w:tc>
        <w:bookmarkStart w:id="18670" w:name="_Toc180598193"/>
        <w:bookmarkStart w:id="18671" w:name="_Toc180598957"/>
        <w:bookmarkStart w:id="18672" w:name="_Toc181872702"/>
        <w:bookmarkStart w:id="18673" w:name="_Toc183455172"/>
        <w:bookmarkStart w:id="18674" w:name="_Toc183456124"/>
        <w:bookmarkStart w:id="18675" w:name="_Toc184406458"/>
        <w:bookmarkStart w:id="18676" w:name="_Toc184407717"/>
        <w:bookmarkStart w:id="18677" w:name="_Toc184408665"/>
        <w:bookmarkStart w:id="18678" w:name="_Toc184409613"/>
        <w:bookmarkStart w:id="18679" w:name="_Toc184813399"/>
        <w:bookmarkEnd w:id="18670"/>
        <w:bookmarkEnd w:id="18671"/>
        <w:bookmarkEnd w:id="18672"/>
        <w:bookmarkEnd w:id="18673"/>
        <w:bookmarkEnd w:id="18674"/>
        <w:bookmarkEnd w:id="18675"/>
        <w:bookmarkEnd w:id="18676"/>
        <w:bookmarkEnd w:id="18677"/>
        <w:bookmarkEnd w:id="18678"/>
        <w:bookmarkEnd w:id="18679"/>
      </w:tr>
      <w:tr w:rsidR="008D7233" w:rsidRPr="00075487" w:rsidDel="00FD6BA2" w14:paraId="0A3AA981" w14:textId="3669D3FA">
        <w:trPr>
          <w:trHeight w:val="765"/>
          <w:del w:id="18680" w:author="Phuong Truong Thi" w:date="2024-10-17T18:57:00Z"/>
        </w:trPr>
        <w:tc>
          <w:tcPr>
            <w:tcW w:w="1647" w:type="dxa"/>
            <w:shd w:val="clear" w:color="auto" w:fill="auto"/>
          </w:tcPr>
          <w:p w14:paraId="2FB0877E" w14:textId="645E110A" w:rsidR="008D7233" w:rsidRPr="00075487" w:rsidDel="00FD6BA2" w:rsidRDefault="008D7233">
            <w:pPr>
              <w:pStyle w:val="Bd-1BodyText1"/>
              <w:keepLines/>
              <w:spacing w:line="276" w:lineRule="auto"/>
              <w:ind w:left="0"/>
              <w:jc w:val="left"/>
              <w:rPr>
                <w:del w:id="18681" w:author="Phuong Truong Thi" w:date="2024-10-17T18:57:00Z"/>
                <w:rFonts w:ascii="Times New Roman" w:hAnsi="Times New Roman"/>
                <w:b/>
                <w:bCs/>
                <w:i/>
                <w:sz w:val="24"/>
                <w:szCs w:val="24"/>
              </w:rPr>
            </w:pPr>
            <w:del w:id="18682" w:author="Phuong Truong Thi" w:date="2024-10-17T18:57:00Z">
              <w:r w:rsidRPr="00075487" w:rsidDel="00FD6BA2">
                <w:rPr>
                  <w:rFonts w:ascii="Times New Roman" w:hAnsi="Times New Roman"/>
                  <w:b/>
                  <w:i/>
                  <w:sz w:val="24"/>
                  <w:szCs w:val="24"/>
                </w:rPr>
                <w:delText>Điều kiện đầu vào</w:delText>
              </w:r>
              <w:bookmarkStart w:id="18683" w:name="_Toc180598194"/>
              <w:bookmarkStart w:id="18684" w:name="_Toc180598958"/>
              <w:bookmarkStart w:id="18685" w:name="_Toc181872703"/>
              <w:bookmarkStart w:id="18686" w:name="_Toc183455173"/>
              <w:bookmarkStart w:id="18687" w:name="_Toc183456125"/>
              <w:bookmarkStart w:id="18688" w:name="_Toc184406459"/>
              <w:bookmarkStart w:id="18689" w:name="_Toc184407718"/>
              <w:bookmarkStart w:id="18690" w:name="_Toc184408666"/>
              <w:bookmarkStart w:id="18691" w:name="_Toc184409614"/>
              <w:bookmarkStart w:id="18692" w:name="_Toc184813400"/>
              <w:bookmarkEnd w:id="18683"/>
              <w:bookmarkEnd w:id="18684"/>
              <w:bookmarkEnd w:id="18685"/>
              <w:bookmarkEnd w:id="18686"/>
              <w:bookmarkEnd w:id="18687"/>
              <w:bookmarkEnd w:id="18688"/>
              <w:bookmarkEnd w:id="18689"/>
              <w:bookmarkEnd w:id="18690"/>
              <w:bookmarkEnd w:id="18691"/>
              <w:bookmarkEnd w:id="18692"/>
            </w:del>
          </w:p>
        </w:tc>
        <w:tc>
          <w:tcPr>
            <w:tcW w:w="7510" w:type="dxa"/>
            <w:shd w:val="clear" w:color="auto" w:fill="auto"/>
          </w:tcPr>
          <w:p w14:paraId="224ABE26" w14:textId="5E1CB002" w:rsidR="008D7233" w:rsidDel="00FD6BA2" w:rsidRDefault="008D7233">
            <w:pPr>
              <w:pStyle w:val="Normal10"/>
              <w:keepNext/>
              <w:keepLines/>
              <w:rPr>
                <w:del w:id="18693" w:author="Phuong Truong Thi" w:date="2024-10-17T18:57:00Z"/>
                <w:szCs w:val="24"/>
              </w:rPr>
            </w:pPr>
            <w:del w:id="18694" w:author="Phuong Truong Thi" w:date="2024-10-17T18:57:00Z">
              <w:r w:rsidRPr="00075487" w:rsidDel="00FD6BA2">
                <w:rPr>
                  <w:szCs w:val="24"/>
                </w:rPr>
                <w:delText>NSD đăng nhập vào hệ thống</w:delText>
              </w:r>
              <w:bookmarkStart w:id="18695" w:name="_Toc180598195"/>
              <w:bookmarkStart w:id="18696" w:name="_Toc180598959"/>
              <w:bookmarkStart w:id="18697" w:name="_Toc181872704"/>
              <w:bookmarkStart w:id="18698" w:name="_Toc183455174"/>
              <w:bookmarkStart w:id="18699" w:name="_Toc183456126"/>
              <w:bookmarkStart w:id="18700" w:name="_Toc184406460"/>
              <w:bookmarkStart w:id="18701" w:name="_Toc184407719"/>
              <w:bookmarkStart w:id="18702" w:name="_Toc184408667"/>
              <w:bookmarkStart w:id="18703" w:name="_Toc184409615"/>
              <w:bookmarkStart w:id="18704" w:name="_Toc184813401"/>
              <w:bookmarkEnd w:id="18695"/>
              <w:bookmarkEnd w:id="18696"/>
              <w:bookmarkEnd w:id="18697"/>
              <w:bookmarkEnd w:id="18698"/>
              <w:bookmarkEnd w:id="18699"/>
              <w:bookmarkEnd w:id="18700"/>
              <w:bookmarkEnd w:id="18701"/>
              <w:bookmarkEnd w:id="18702"/>
              <w:bookmarkEnd w:id="18703"/>
              <w:bookmarkEnd w:id="18704"/>
            </w:del>
          </w:p>
          <w:p w14:paraId="286D7553" w14:textId="63C923A8" w:rsidR="008D7233" w:rsidRPr="00075487" w:rsidDel="00FD6BA2" w:rsidRDefault="008D7233">
            <w:pPr>
              <w:pStyle w:val="Normal10"/>
              <w:keepNext/>
              <w:keepLines/>
              <w:rPr>
                <w:del w:id="18705" w:author="Phuong Truong Thi" w:date="2024-10-17T18:57:00Z"/>
                <w:szCs w:val="24"/>
              </w:rPr>
            </w:pPr>
            <w:del w:id="18706" w:author="Phuong Truong Thi" w:date="2024-10-17T18:57:00Z">
              <w:r w:rsidDel="00FD6BA2">
                <w:rPr>
                  <w:szCs w:val="24"/>
                </w:rPr>
                <w:delText xml:space="preserve">Từ listview “Portfolio MAF” click vào </w:delText>
              </w:r>
              <w:r w:rsidR="00E8609E" w:rsidDel="00FD6BA2">
                <w:rPr>
                  <w:szCs w:val="24"/>
                </w:rPr>
                <w:delText>Text link</w:delText>
              </w:r>
              <w:r w:rsidDel="00FD6BA2">
                <w:rPr>
                  <w:szCs w:val="24"/>
                </w:rPr>
                <w:delText xml:space="preserve"> “Tên CBBH” trên danh sách. </w:delText>
              </w:r>
              <w:bookmarkStart w:id="18707" w:name="_Toc180598196"/>
              <w:bookmarkStart w:id="18708" w:name="_Toc180598960"/>
              <w:bookmarkStart w:id="18709" w:name="_Toc181872705"/>
              <w:bookmarkStart w:id="18710" w:name="_Toc183455175"/>
              <w:bookmarkStart w:id="18711" w:name="_Toc183456127"/>
              <w:bookmarkStart w:id="18712" w:name="_Toc184406461"/>
              <w:bookmarkStart w:id="18713" w:name="_Toc184407720"/>
              <w:bookmarkStart w:id="18714" w:name="_Toc184408668"/>
              <w:bookmarkStart w:id="18715" w:name="_Toc184409616"/>
              <w:bookmarkStart w:id="18716" w:name="_Toc184813402"/>
              <w:bookmarkEnd w:id="18707"/>
              <w:bookmarkEnd w:id="18708"/>
              <w:bookmarkEnd w:id="18709"/>
              <w:bookmarkEnd w:id="18710"/>
              <w:bookmarkEnd w:id="18711"/>
              <w:bookmarkEnd w:id="18712"/>
              <w:bookmarkEnd w:id="18713"/>
              <w:bookmarkEnd w:id="18714"/>
              <w:bookmarkEnd w:id="18715"/>
              <w:bookmarkEnd w:id="18716"/>
            </w:del>
          </w:p>
        </w:tc>
        <w:bookmarkStart w:id="18717" w:name="_Toc180598197"/>
        <w:bookmarkStart w:id="18718" w:name="_Toc180598961"/>
        <w:bookmarkStart w:id="18719" w:name="_Toc181872706"/>
        <w:bookmarkStart w:id="18720" w:name="_Toc183455176"/>
        <w:bookmarkStart w:id="18721" w:name="_Toc183456128"/>
        <w:bookmarkStart w:id="18722" w:name="_Toc184406462"/>
        <w:bookmarkStart w:id="18723" w:name="_Toc184407721"/>
        <w:bookmarkStart w:id="18724" w:name="_Toc184408669"/>
        <w:bookmarkStart w:id="18725" w:name="_Toc184409617"/>
        <w:bookmarkStart w:id="18726" w:name="_Toc184813403"/>
        <w:bookmarkEnd w:id="18717"/>
        <w:bookmarkEnd w:id="18718"/>
        <w:bookmarkEnd w:id="18719"/>
        <w:bookmarkEnd w:id="18720"/>
        <w:bookmarkEnd w:id="18721"/>
        <w:bookmarkEnd w:id="18722"/>
        <w:bookmarkEnd w:id="18723"/>
        <w:bookmarkEnd w:id="18724"/>
        <w:bookmarkEnd w:id="18725"/>
        <w:bookmarkEnd w:id="18726"/>
      </w:tr>
      <w:tr w:rsidR="008D7233" w:rsidRPr="00075487" w:rsidDel="00FD6BA2" w14:paraId="6D0397EC" w14:textId="7D72C812">
        <w:trPr>
          <w:trHeight w:val="765"/>
          <w:del w:id="18727" w:author="Phuong Truong Thi" w:date="2024-10-17T18:57:00Z"/>
        </w:trPr>
        <w:tc>
          <w:tcPr>
            <w:tcW w:w="1647" w:type="dxa"/>
            <w:shd w:val="clear" w:color="auto" w:fill="auto"/>
          </w:tcPr>
          <w:p w14:paraId="07855DC2" w14:textId="378D49B6" w:rsidR="008D7233" w:rsidRPr="00075487" w:rsidDel="00FD6BA2" w:rsidRDefault="008D7233">
            <w:pPr>
              <w:pStyle w:val="Bd-1BodyText1"/>
              <w:keepLines/>
              <w:spacing w:line="276" w:lineRule="auto"/>
              <w:ind w:left="0"/>
              <w:jc w:val="left"/>
              <w:rPr>
                <w:del w:id="18728" w:author="Phuong Truong Thi" w:date="2024-10-17T18:57:00Z"/>
                <w:rFonts w:ascii="Times New Roman" w:hAnsi="Times New Roman"/>
                <w:b/>
                <w:i/>
                <w:sz w:val="24"/>
                <w:szCs w:val="24"/>
              </w:rPr>
            </w:pPr>
            <w:del w:id="18729" w:author="Phuong Truong Thi" w:date="2024-10-17T18:57:00Z">
              <w:r w:rsidRPr="00075487" w:rsidDel="00FD6BA2">
                <w:rPr>
                  <w:rFonts w:ascii="Times New Roman" w:hAnsi="Times New Roman"/>
                  <w:b/>
                  <w:i/>
                  <w:sz w:val="24"/>
                  <w:szCs w:val="24"/>
                </w:rPr>
                <w:delText>Điều kiện đầu ra</w:delText>
              </w:r>
              <w:bookmarkStart w:id="18730" w:name="_Toc180598198"/>
              <w:bookmarkStart w:id="18731" w:name="_Toc180598962"/>
              <w:bookmarkStart w:id="18732" w:name="_Toc181872707"/>
              <w:bookmarkStart w:id="18733" w:name="_Toc183455177"/>
              <w:bookmarkStart w:id="18734" w:name="_Toc183456129"/>
              <w:bookmarkStart w:id="18735" w:name="_Toc184406463"/>
              <w:bookmarkStart w:id="18736" w:name="_Toc184407722"/>
              <w:bookmarkStart w:id="18737" w:name="_Toc184408670"/>
              <w:bookmarkStart w:id="18738" w:name="_Toc184409618"/>
              <w:bookmarkStart w:id="18739" w:name="_Toc184813404"/>
              <w:bookmarkEnd w:id="18730"/>
              <w:bookmarkEnd w:id="18731"/>
              <w:bookmarkEnd w:id="18732"/>
              <w:bookmarkEnd w:id="18733"/>
              <w:bookmarkEnd w:id="18734"/>
              <w:bookmarkEnd w:id="18735"/>
              <w:bookmarkEnd w:id="18736"/>
              <w:bookmarkEnd w:id="18737"/>
              <w:bookmarkEnd w:id="18738"/>
              <w:bookmarkEnd w:id="18739"/>
            </w:del>
          </w:p>
        </w:tc>
        <w:tc>
          <w:tcPr>
            <w:tcW w:w="7510" w:type="dxa"/>
            <w:shd w:val="clear" w:color="auto" w:fill="auto"/>
          </w:tcPr>
          <w:p w14:paraId="226A8F2E" w14:textId="07D12485" w:rsidR="008D7233" w:rsidRPr="00075487" w:rsidDel="00FD6BA2" w:rsidRDefault="008D7233">
            <w:pPr>
              <w:pStyle w:val="Normal10"/>
              <w:keepNext/>
              <w:keepLines/>
              <w:rPr>
                <w:del w:id="18740" w:author="Phuong Truong Thi" w:date="2024-10-17T18:57:00Z"/>
                <w:szCs w:val="24"/>
              </w:rPr>
            </w:pPr>
            <w:del w:id="18741" w:author="Phuong Truong Thi" w:date="2024-10-17T18:57:00Z">
              <w:r w:rsidDel="00FD6BA2">
                <w:rPr>
                  <w:szCs w:val="24"/>
                </w:rPr>
                <w:delText>Hệ thống hiển thị popup thông tin chi tiết CBBH</w:delText>
              </w:r>
              <w:bookmarkStart w:id="18742" w:name="_Toc180598199"/>
              <w:bookmarkStart w:id="18743" w:name="_Toc180598963"/>
              <w:bookmarkStart w:id="18744" w:name="_Toc181872708"/>
              <w:bookmarkStart w:id="18745" w:name="_Toc183455178"/>
              <w:bookmarkStart w:id="18746" w:name="_Toc183456130"/>
              <w:bookmarkStart w:id="18747" w:name="_Toc184406464"/>
              <w:bookmarkStart w:id="18748" w:name="_Toc184407723"/>
              <w:bookmarkStart w:id="18749" w:name="_Toc184408671"/>
              <w:bookmarkStart w:id="18750" w:name="_Toc184409619"/>
              <w:bookmarkStart w:id="18751" w:name="_Toc184813405"/>
              <w:bookmarkEnd w:id="18742"/>
              <w:bookmarkEnd w:id="18743"/>
              <w:bookmarkEnd w:id="18744"/>
              <w:bookmarkEnd w:id="18745"/>
              <w:bookmarkEnd w:id="18746"/>
              <w:bookmarkEnd w:id="18747"/>
              <w:bookmarkEnd w:id="18748"/>
              <w:bookmarkEnd w:id="18749"/>
              <w:bookmarkEnd w:id="18750"/>
              <w:bookmarkEnd w:id="18751"/>
            </w:del>
          </w:p>
        </w:tc>
        <w:bookmarkStart w:id="18752" w:name="_Toc180598200"/>
        <w:bookmarkStart w:id="18753" w:name="_Toc180598964"/>
        <w:bookmarkStart w:id="18754" w:name="_Toc181872709"/>
        <w:bookmarkStart w:id="18755" w:name="_Toc183455179"/>
        <w:bookmarkStart w:id="18756" w:name="_Toc183456131"/>
        <w:bookmarkStart w:id="18757" w:name="_Toc184406465"/>
        <w:bookmarkStart w:id="18758" w:name="_Toc184407724"/>
        <w:bookmarkStart w:id="18759" w:name="_Toc184408672"/>
        <w:bookmarkStart w:id="18760" w:name="_Toc184409620"/>
        <w:bookmarkStart w:id="18761" w:name="_Toc184813406"/>
        <w:bookmarkEnd w:id="18752"/>
        <w:bookmarkEnd w:id="18753"/>
        <w:bookmarkEnd w:id="18754"/>
        <w:bookmarkEnd w:id="18755"/>
        <w:bookmarkEnd w:id="18756"/>
        <w:bookmarkEnd w:id="18757"/>
        <w:bookmarkEnd w:id="18758"/>
        <w:bookmarkEnd w:id="18759"/>
        <w:bookmarkEnd w:id="18760"/>
        <w:bookmarkEnd w:id="18761"/>
      </w:tr>
    </w:tbl>
    <w:p w14:paraId="5BC1393B" w14:textId="20B573D1" w:rsidR="00815A62" w:rsidRPr="00CF7360" w:rsidDel="00890E54" w:rsidRDefault="00815A62" w:rsidP="00815A62">
      <w:pPr>
        <w:pStyle w:val="Heading31"/>
        <w:rPr>
          <w:del w:id="18762" w:author="Phuong Truong Thi" w:date="2024-11-20T12:58:00Z"/>
          <w:sz w:val="24"/>
          <w:szCs w:val="24"/>
          <w:lang w:val="vi-VN"/>
        </w:rPr>
      </w:pPr>
      <w:commentRangeStart w:id="18763"/>
      <w:del w:id="18764" w:author="Phuong Truong Thi" w:date="2024-11-20T12:58:00Z">
        <w:r w:rsidRPr="00815A62" w:rsidDel="00890E54">
          <w:rPr>
            <w:sz w:val="24"/>
            <w:szCs w:val="24"/>
          </w:rPr>
          <w:delText xml:space="preserve">Các </w:delText>
        </w:r>
        <w:r w:rsidR="00872D81" w:rsidDel="00890E54">
          <w:rPr>
            <w:sz w:val="24"/>
            <w:szCs w:val="24"/>
          </w:rPr>
          <w:delText>tính</w:delText>
        </w:r>
        <w:r w:rsidRPr="00815A62" w:rsidDel="00890E54">
          <w:rPr>
            <w:sz w:val="24"/>
            <w:szCs w:val="24"/>
          </w:rPr>
          <w:delText xml:space="preserve"> năng trên danh sách KH MAF</w:delText>
        </w:r>
        <w:commentRangeEnd w:id="18763"/>
        <w:r w:rsidR="005354E4" w:rsidDel="00890E54">
          <w:rPr>
            <w:rStyle w:val="CommentReference"/>
            <w:rFonts w:ascii="Arial" w:eastAsia="Calibri" w:hAnsi="Arial"/>
            <w:b w:val="0"/>
            <w:bCs w:val="0"/>
            <w:lang w:val="x-none"/>
          </w:rPr>
          <w:commentReference w:id="18763"/>
        </w:r>
        <w:bookmarkStart w:id="18765" w:name="_Toc183455180"/>
        <w:bookmarkStart w:id="18766" w:name="_Toc183456132"/>
        <w:bookmarkStart w:id="18767" w:name="_Toc184406466"/>
        <w:bookmarkStart w:id="18768" w:name="_Toc184407725"/>
        <w:bookmarkStart w:id="18769" w:name="_Toc184408673"/>
        <w:bookmarkStart w:id="18770" w:name="_Toc184409621"/>
        <w:bookmarkStart w:id="18771" w:name="_Toc184813407"/>
        <w:bookmarkEnd w:id="18765"/>
        <w:bookmarkEnd w:id="18766"/>
        <w:bookmarkEnd w:id="18767"/>
        <w:bookmarkEnd w:id="18768"/>
        <w:bookmarkEnd w:id="18769"/>
        <w:bookmarkEnd w:id="18770"/>
        <w:bookmarkEnd w:id="18771"/>
      </w:del>
    </w:p>
    <w:p w14:paraId="7020DAA1" w14:textId="3C6058B5" w:rsidR="00CF7360" w:rsidDel="00890E54" w:rsidRDefault="00872D81" w:rsidP="00CF7360">
      <w:pPr>
        <w:pStyle w:val="Heading31"/>
        <w:numPr>
          <w:ilvl w:val="0"/>
          <w:numId w:val="141"/>
        </w:numPr>
        <w:ind w:hanging="540"/>
        <w:outlineLvl w:val="9"/>
        <w:rPr>
          <w:del w:id="18772" w:author="Phuong Truong Thi" w:date="2024-11-20T12:58:00Z"/>
          <w:sz w:val="24"/>
          <w:szCs w:val="24"/>
        </w:rPr>
      </w:pPr>
      <w:del w:id="18773" w:author="Phuong Truong Thi" w:date="2024-11-20T12:58:00Z">
        <w:r w:rsidDel="00890E54">
          <w:rPr>
            <w:sz w:val="24"/>
            <w:szCs w:val="24"/>
          </w:rPr>
          <w:delText>Tính</w:delText>
        </w:r>
        <w:r w:rsidR="00CF7360" w:rsidDel="00890E54">
          <w:rPr>
            <w:sz w:val="24"/>
            <w:szCs w:val="24"/>
          </w:rPr>
          <w:delText xml:space="preserve"> </w:delText>
        </w:r>
        <w:r w:rsidDel="00890E54">
          <w:rPr>
            <w:sz w:val="24"/>
            <w:szCs w:val="24"/>
          </w:rPr>
          <w:delText>năng</w:delText>
        </w:r>
        <w:r w:rsidR="00CF7360" w:rsidDel="00890E54">
          <w:rPr>
            <w:sz w:val="24"/>
            <w:szCs w:val="24"/>
          </w:rPr>
          <w:delText xml:space="preserve"> Search in list </w:delText>
        </w:r>
        <w:bookmarkStart w:id="18774" w:name="_Toc183455181"/>
        <w:bookmarkStart w:id="18775" w:name="_Toc183456133"/>
        <w:bookmarkStart w:id="18776" w:name="_Toc184406467"/>
        <w:bookmarkStart w:id="18777" w:name="_Toc184407726"/>
        <w:bookmarkStart w:id="18778" w:name="_Toc184408674"/>
        <w:bookmarkStart w:id="18779" w:name="_Toc184409622"/>
        <w:bookmarkStart w:id="18780" w:name="_Toc184813408"/>
        <w:bookmarkEnd w:id="18774"/>
        <w:bookmarkEnd w:id="18775"/>
        <w:bookmarkEnd w:id="18776"/>
        <w:bookmarkEnd w:id="18777"/>
        <w:bookmarkEnd w:id="18778"/>
        <w:bookmarkEnd w:id="18779"/>
        <w:bookmarkEnd w:id="18780"/>
      </w:del>
    </w:p>
    <w:p w14:paraId="6ADF04F2" w14:textId="038F265F" w:rsidR="00CF7360" w:rsidRPr="00BB69B9" w:rsidDel="00890E54" w:rsidRDefault="00CF7360" w:rsidP="00A35866">
      <w:pPr>
        <w:pStyle w:val="ListParagraph"/>
        <w:numPr>
          <w:ilvl w:val="0"/>
          <w:numId w:val="0"/>
        </w:numPr>
        <w:tabs>
          <w:tab w:val="left" w:pos="360"/>
        </w:tabs>
        <w:ind w:left="360" w:hanging="180"/>
        <w:rPr>
          <w:del w:id="18781" w:author="Phuong Truong Thi" w:date="2024-11-20T12:58:00Z"/>
          <w:szCs w:val="24"/>
        </w:rPr>
      </w:pPr>
      <w:del w:id="18782" w:author="Phuong Truong Thi" w:date="2024-11-20T12:58:00Z">
        <w:r w:rsidDel="00890E54">
          <w:rPr>
            <w:szCs w:val="24"/>
          </w:rPr>
          <w:delText xml:space="preserve">Bước 1: </w:delText>
        </w:r>
        <w:r w:rsidRPr="00902F80" w:rsidDel="00890E54">
          <w:rPr>
            <w:szCs w:val="24"/>
          </w:rPr>
          <w:delText xml:space="preserve">Tại màn hình danh sách </w:delText>
        </w:r>
        <w:r w:rsidR="004B3858" w:rsidDel="00890E54">
          <w:rPr>
            <w:szCs w:val="24"/>
          </w:rPr>
          <w:delText>KH MAF</w:delText>
        </w:r>
        <w:r w:rsidRPr="00902F80" w:rsidDel="00890E54">
          <w:rPr>
            <w:szCs w:val="24"/>
          </w:rPr>
          <w:delText xml:space="preserve">, </w:delText>
        </w:r>
        <w:r w:rsidDel="00890E54">
          <w:rPr>
            <w:szCs w:val="24"/>
          </w:rPr>
          <w:delText>User</w:delText>
        </w:r>
        <w:r w:rsidRPr="00902F80" w:rsidDel="00890E54">
          <w:rPr>
            <w:szCs w:val="24"/>
          </w:rPr>
          <w:delText xml:space="preserve"> nhập thông tin tìm kiếm vào search </w:delText>
        </w:r>
        <w:bookmarkStart w:id="18783" w:name="_Toc183455182"/>
        <w:bookmarkStart w:id="18784" w:name="_Toc183456134"/>
        <w:bookmarkStart w:id="18785" w:name="_Toc184406468"/>
        <w:bookmarkStart w:id="18786" w:name="_Toc184407727"/>
        <w:bookmarkStart w:id="18787" w:name="_Toc184408675"/>
        <w:bookmarkStart w:id="18788" w:name="_Toc184409623"/>
        <w:bookmarkStart w:id="18789" w:name="_Toc184813409"/>
        <w:bookmarkEnd w:id="18783"/>
        <w:bookmarkEnd w:id="18784"/>
        <w:bookmarkEnd w:id="18785"/>
        <w:bookmarkEnd w:id="18786"/>
        <w:bookmarkEnd w:id="18787"/>
        <w:bookmarkEnd w:id="18788"/>
        <w:bookmarkEnd w:id="18789"/>
      </w:del>
    </w:p>
    <w:p w14:paraId="08CDA35D" w14:textId="7510AC09" w:rsidR="00CF7360" w:rsidRPr="00902F80" w:rsidDel="00890E54" w:rsidRDefault="00CF7360" w:rsidP="00CF7360">
      <w:pPr>
        <w:pStyle w:val="ListParagraph"/>
        <w:numPr>
          <w:ilvl w:val="0"/>
          <w:numId w:val="0"/>
        </w:numPr>
        <w:ind w:left="360" w:hanging="180"/>
        <w:rPr>
          <w:del w:id="18790" w:author="Phuong Truong Thi" w:date="2024-11-20T12:58:00Z"/>
          <w:szCs w:val="24"/>
        </w:rPr>
      </w:pPr>
      <w:del w:id="18791" w:author="Phuong Truong Thi" w:date="2024-11-20T12:58:00Z">
        <w:r w:rsidDel="00890E54">
          <w:rPr>
            <w:szCs w:val="24"/>
          </w:rPr>
          <w:delText>Bước 2:</w:delText>
        </w:r>
        <w:r w:rsidRPr="00902F80" w:rsidDel="00890E54">
          <w:rPr>
            <w:szCs w:val="24"/>
          </w:rPr>
          <w:delText xml:space="preserve"> </w:delText>
        </w:r>
        <w:r w:rsidR="00A35866" w:rsidRPr="00902F80" w:rsidDel="00890E54">
          <w:rPr>
            <w:szCs w:val="24"/>
          </w:rPr>
          <w:delText xml:space="preserve">Hệ thống </w:delText>
        </w:r>
        <w:r w:rsidR="00A35866" w:rsidDel="00890E54">
          <w:rPr>
            <w:szCs w:val="24"/>
          </w:rPr>
          <w:delText>thực hiện tra cứu thông tin tìm kiếm trên 4 trường CIF/ Legal ID/ Số điện thoại/ Tên khách hàng và trả ra kết quả phù hợp</w:delText>
        </w:r>
        <w:bookmarkStart w:id="18792" w:name="_Toc183455183"/>
        <w:bookmarkStart w:id="18793" w:name="_Toc183456135"/>
        <w:bookmarkStart w:id="18794" w:name="_Toc184406469"/>
        <w:bookmarkStart w:id="18795" w:name="_Toc184407728"/>
        <w:bookmarkStart w:id="18796" w:name="_Toc184408676"/>
        <w:bookmarkStart w:id="18797" w:name="_Toc184409624"/>
        <w:bookmarkStart w:id="18798" w:name="_Toc184813410"/>
        <w:bookmarkEnd w:id="18792"/>
        <w:bookmarkEnd w:id="18793"/>
        <w:bookmarkEnd w:id="18794"/>
        <w:bookmarkEnd w:id="18795"/>
        <w:bookmarkEnd w:id="18796"/>
        <w:bookmarkEnd w:id="18797"/>
        <w:bookmarkEnd w:id="18798"/>
      </w:del>
    </w:p>
    <w:p w14:paraId="5400EC8B" w14:textId="2AC4A14B" w:rsidR="00CF7360" w:rsidRPr="00902F80" w:rsidDel="00890E54" w:rsidRDefault="00CF7360" w:rsidP="00CF7360">
      <w:pPr>
        <w:pStyle w:val="ListParagraph"/>
        <w:numPr>
          <w:ilvl w:val="0"/>
          <w:numId w:val="0"/>
        </w:numPr>
        <w:ind w:left="360" w:hanging="180"/>
        <w:rPr>
          <w:del w:id="18799" w:author="Phuong Truong Thi" w:date="2024-11-20T12:58:00Z"/>
          <w:szCs w:val="24"/>
        </w:rPr>
      </w:pPr>
      <w:del w:id="18800" w:author="Phuong Truong Thi" w:date="2024-11-20T12:58:00Z">
        <w:r w:rsidRPr="00902F80" w:rsidDel="00890E54">
          <w:rPr>
            <w:szCs w:val="24"/>
          </w:rPr>
          <w:delText>Cho phép tìm kiếm gần đúng, không phân biệt chữ hoa, chữ thường.</w:delText>
        </w:r>
        <w:bookmarkStart w:id="18801" w:name="_Toc183455184"/>
        <w:bookmarkStart w:id="18802" w:name="_Toc183456136"/>
        <w:bookmarkStart w:id="18803" w:name="_Toc184406470"/>
        <w:bookmarkStart w:id="18804" w:name="_Toc184407729"/>
        <w:bookmarkStart w:id="18805" w:name="_Toc184408677"/>
        <w:bookmarkStart w:id="18806" w:name="_Toc184409625"/>
        <w:bookmarkStart w:id="18807" w:name="_Toc184813411"/>
        <w:bookmarkEnd w:id="18801"/>
        <w:bookmarkEnd w:id="18802"/>
        <w:bookmarkEnd w:id="18803"/>
        <w:bookmarkEnd w:id="18804"/>
        <w:bookmarkEnd w:id="18805"/>
        <w:bookmarkEnd w:id="18806"/>
        <w:bookmarkEnd w:id="18807"/>
      </w:del>
    </w:p>
    <w:p w14:paraId="427F6E75" w14:textId="7C1CC113" w:rsidR="00CF7360" w:rsidRPr="00902F80" w:rsidDel="00890E54" w:rsidRDefault="00872D81" w:rsidP="00CF7360">
      <w:pPr>
        <w:pStyle w:val="Heading31"/>
        <w:numPr>
          <w:ilvl w:val="0"/>
          <w:numId w:val="141"/>
        </w:numPr>
        <w:outlineLvl w:val="9"/>
        <w:rPr>
          <w:del w:id="18808" w:author="Phuong Truong Thi" w:date="2024-11-20T12:58:00Z"/>
          <w:sz w:val="24"/>
          <w:szCs w:val="24"/>
        </w:rPr>
      </w:pPr>
      <w:del w:id="18809" w:author="Phuong Truong Thi" w:date="2024-11-20T12:58:00Z">
        <w:r w:rsidDel="00890E54">
          <w:rPr>
            <w:sz w:val="24"/>
            <w:szCs w:val="24"/>
          </w:rPr>
          <w:delText>Tính</w:delText>
        </w:r>
        <w:r w:rsidR="00CF7360" w:rsidRPr="00902F80" w:rsidDel="00890E54">
          <w:rPr>
            <w:sz w:val="24"/>
            <w:szCs w:val="24"/>
          </w:rPr>
          <w:delText xml:space="preserve"> năng Filter</w:delText>
        </w:r>
        <w:bookmarkStart w:id="18810" w:name="_Toc183455185"/>
        <w:bookmarkStart w:id="18811" w:name="_Toc183456137"/>
        <w:bookmarkStart w:id="18812" w:name="_Toc184406471"/>
        <w:bookmarkStart w:id="18813" w:name="_Toc184407730"/>
        <w:bookmarkStart w:id="18814" w:name="_Toc184408678"/>
        <w:bookmarkStart w:id="18815" w:name="_Toc184409626"/>
        <w:bookmarkStart w:id="18816" w:name="_Toc184813412"/>
        <w:bookmarkEnd w:id="18810"/>
        <w:bookmarkEnd w:id="18811"/>
        <w:bookmarkEnd w:id="18812"/>
        <w:bookmarkEnd w:id="18813"/>
        <w:bookmarkEnd w:id="18814"/>
        <w:bookmarkEnd w:id="18815"/>
        <w:bookmarkEnd w:id="18816"/>
      </w:del>
    </w:p>
    <w:p w14:paraId="2DBD4FCD" w14:textId="37391D8D" w:rsidR="00CF7360" w:rsidRPr="00902F80" w:rsidDel="00890E54" w:rsidRDefault="00CF7360" w:rsidP="00CF7360">
      <w:pPr>
        <w:pStyle w:val="ListParagraph"/>
        <w:numPr>
          <w:ilvl w:val="0"/>
          <w:numId w:val="0"/>
        </w:numPr>
        <w:spacing w:before="0" w:line="240" w:lineRule="auto"/>
        <w:ind w:left="450" w:hanging="270"/>
        <w:contextualSpacing w:val="0"/>
        <w:rPr>
          <w:del w:id="18817" w:author="Phuong Truong Thi" w:date="2024-11-20T12:58:00Z"/>
          <w:rFonts w:eastAsia="Times New Roman"/>
          <w:color w:val="000000"/>
          <w:szCs w:val="24"/>
        </w:rPr>
      </w:pPr>
      <w:del w:id="18818" w:author="Phuong Truong Thi" w:date="2024-11-20T12:58:00Z">
        <w:r w:rsidDel="00890E54">
          <w:rPr>
            <w:rFonts w:eastAsia="Times New Roman"/>
            <w:color w:val="000000"/>
            <w:szCs w:val="24"/>
          </w:rPr>
          <w:delText xml:space="preserve">Bước 1: </w:delText>
        </w:r>
        <w:r w:rsidRPr="00902F80" w:rsidDel="00890E54">
          <w:rPr>
            <w:rFonts w:eastAsia="Times New Roman"/>
            <w:color w:val="000000"/>
            <w:szCs w:val="24"/>
          </w:rPr>
          <w:delText xml:space="preserve"> </w:delText>
        </w:r>
        <w:r w:rsidR="004B3858" w:rsidDel="00890E54">
          <w:rPr>
            <w:rFonts w:eastAsia="Times New Roman"/>
            <w:color w:val="000000"/>
            <w:szCs w:val="24"/>
          </w:rPr>
          <w:delText>KH MAF</w:delText>
        </w:r>
        <w:r w:rsidDel="00890E54">
          <w:rPr>
            <w:rFonts w:eastAsia="Times New Roman"/>
            <w:color w:val="000000"/>
            <w:szCs w:val="24"/>
          </w:rPr>
          <w:delText>User</w:delText>
        </w:r>
        <w:r w:rsidRPr="00902F80" w:rsidDel="00890E54">
          <w:rPr>
            <w:rFonts w:eastAsia="Times New Roman"/>
            <w:color w:val="000000"/>
            <w:szCs w:val="24"/>
          </w:rPr>
          <w:delText xml:space="preserve"> nhấn vào icon Filter</w:delText>
        </w:r>
        <w:bookmarkStart w:id="18819" w:name="_Toc183455186"/>
        <w:bookmarkStart w:id="18820" w:name="_Toc183456138"/>
        <w:bookmarkStart w:id="18821" w:name="_Toc184406472"/>
        <w:bookmarkStart w:id="18822" w:name="_Toc184407731"/>
        <w:bookmarkStart w:id="18823" w:name="_Toc184408679"/>
        <w:bookmarkStart w:id="18824" w:name="_Toc184409627"/>
        <w:bookmarkStart w:id="18825" w:name="_Toc184813413"/>
        <w:bookmarkEnd w:id="18819"/>
        <w:bookmarkEnd w:id="18820"/>
        <w:bookmarkEnd w:id="18821"/>
        <w:bookmarkEnd w:id="18822"/>
        <w:bookmarkEnd w:id="18823"/>
        <w:bookmarkEnd w:id="18824"/>
        <w:bookmarkEnd w:id="18825"/>
      </w:del>
    </w:p>
    <w:p w14:paraId="5FC09364" w14:textId="638822FC" w:rsidR="00CF7360" w:rsidRPr="00902F80" w:rsidDel="00890E54" w:rsidRDefault="00CF7360" w:rsidP="00CF7360">
      <w:pPr>
        <w:spacing w:before="0" w:line="240" w:lineRule="auto"/>
        <w:ind w:left="360" w:hanging="360"/>
        <w:contextualSpacing w:val="0"/>
        <w:rPr>
          <w:del w:id="18826" w:author="Phuong Truong Thi" w:date="2024-11-20T12:58:00Z"/>
          <w:rFonts w:ascii="Times New Roman" w:eastAsia="Times New Roman" w:hAnsi="Times New Roman"/>
          <w:color w:val="000000"/>
          <w:sz w:val="24"/>
          <w:szCs w:val="24"/>
        </w:rPr>
      </w:pPr>
      <w:del w:id="18827"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3.1: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5: </w:delText>
        </w:r>
        <w:bookmarkStart w:id="18828" w:name="_Toc183455187"/>
        <w:bookmarkStart w:id="18829" w:name="_Toc183456139"/>
        <w:bookmarkStart w:id="18830" w:name="_Toc184406473"/>
        <w:bookmarkStart w:id="18831" w:name="_Toc184407732"/>
        <w:bookmarkStart w:id="18832" w:name="_Toc184408680"/>
        <w:bookmarkStart w:id="18833" w:name="_Toc184409628"/>
        <w:bookmarkStart w:id="18834" w:name="_Toc184813414"/>
        <w:bookmarkEnd w:id="18828"/>
        <w:bookmarkEnd w:id="18829"/>
        <w:bookmarkEnd w:id="18830"/>
        <w:bookmarkEnd w:id="18831"/>
        <w:bookmarkEnd w:id="18832"/>
        <w:bookmarkEnd w:id="18833"/>
        <w:bookmarkEnd w:id="18834"/>
      </w:del>
    </w:p>
    <w:p w14:paraId="79E33ED0" w14:textId="78B2FE0D" w:rsidR="00CF7360" w:rsidRPr="00902F80" w:rsidDel="00890E54" w:rsidRDefault="00CF7360" w:rsidP="00CF7360">
      <w:pPr>
        <w:pStyle w:val="ListParagraph"/>
        <w:numPr>
          <w:ilvl w:val="0"/>
          <w:numId w:val="0"/>
        </w:numPr>
        <w:spacing w:before="0" w:line="240" w:lineRule="auto"/>
        <w:ind w:left="450"/>
        <w:contextualSpacing w:val="0"/>
        <w:rPr>
          <w:del w:id="18835" w:author="Phuong Truong Thi" w:date="2024-11-20T12:58:00Z"/>
          <w:rFonts w:eastAsia="Times New Roman"/>
          <w:color w:val="000000"/>
          <w:szCs w:val="24"/>
        </w:rPr>
      </w:pPr>
      <w:bookmarkStart w:id="18836" w:name="_Toc183455188"/>
      <w:bookmarkStart w:id="18837" w:name="_Toc183456140"/>
      <w:bookmarkStart w:id="18838" w:name="_Toc184406474"/>
      <w:bookmarkStart w:id="18839" w:name="_Toc184407733"/>
      <w:bookmarkStart w:id="18840" w:name="_Toc184408681"/>
      <w:bookmarkStart w:id="18841" w:name="_Toc184409629"/>
      <w:bookmarkStart w:id="18842" w:name="_Toc184813415"/>
      <w:bookmarkEnd w:id="18836"/>
      <w:bookmarkEnd w:id="18837"/>
      <w:bookmarkEnd w:id="18838"/>
      <w:bookmarkEnd w:id="18839"/>
      <w:bookmarkEnd w:id="18840"/>
      <w:bookmarkEnd w:id="18841"/>
      <w:bookmarkEnd w:id="18842"/>
    </w:p>
    <w:p w14:paraId="1DEDA973" w14:textId="33152A74" w:rsidR="00CF7360" w:rsidRPr="00D61B4B" w:rsidDel="00890E54" w:rsidRDefault="00872D81" w:rsidP="00CF7360">
      <w:pPr>
        <w:pStyle w:val="ListParagraph"/>
        <w:numPr>
          <w:ilvl w:val="0"/>
          <w:numId w:val="141"/>
        </w:numPr>
        <w:spacing w:before="0" w:line="240" w:lineRule="auto"/>
        <w:ind w:hanging="630"/>
        <w:contextualSpacing w:val="0"/>
        <w:rPr>
          <w:del w:id="18843" w:author="Phuong Truong Thi" w:date="2024-11-20T12:58:00Z"/>
          <w:rFonts w:eastAsia="Times New Roman"/>
          <w:b/>
          <w:bCs/>
          <w:color w:val="000000"/>
          <w:szCs w:val="24"/>
        </w:rPr>
      </w:pPr>
      <w:del w:id="18844" w:author="Phuong Truong Thi" w:date="2024-11-20T12:58:00Z">
        <w:r w:rsidDel="00890E54">
          <w:rPr>
            <w:rFonts w:eastAsia="Times New Roman"/>
            <w:b/>
            <w:bCs/>
            <w:color w:val="000000"/>
            <w:szCs w:val="24"/>
          </w:rPr>
          <w:delText xml:space="preserve">Tính năng </w:delText>
        </w:r>
        <w:r w:rsidR="00CF7360" w:rsidRPr="00D61B4B" w:rsidDel="00890E54">
          <w:rPr>
            <w:rFonts w:eastAsia="Times New Roman"/>
            <w:b/>
            <w:bCs/>
            <w:color w:val="000000"/>
            <w:szCs w:val="24"/>
          </w:rPr>
          <w:delText>Sort</w:delText>
        </w:r>
        <w:bookmarkStart w:id="18845" w:name="_Toc183455189"/>
        <w:bookmarkStart w:id="18846" w:name="_Toc183456141"/>
        <w:bookmarkStart w:id="18847" w:name="_Toc184406475"/>
        <w:bookmarkStart w:id="18848" w:name="_Toc184407734"/>
        <w:bookmarkStart w:id="18849" w:name="_Toc184408682"/>
        <w:bookmarkStart w:id="18850" w:name="_Toc184409630"/>
        <w:bookmarkStart w:id="18851" w:name="_Toc184813416"/>
        <w:bookmarkEnd w:id="18845"/>
        <w:bookmarkEnd w:id="18846"/>
        <w:bookmarkEnd w:id="18847"/>
        <w:bookmarkEnd w:id="18848"/>
        <w:bookmarkEnd w:id="18849"/>
        <w:bookmarkEnd w:id="18850"/>
        <w:bookmarkEnd w:id="18851"/>
      </w:del>
    </w:p>
    <w:p w14:paraId="418A6C3B" w14:textId="404E4061" w:rsidR="00CF7360" w:rsidDel="00890E54" w:rsidRDefault="00CF7360" w:rsidP="00CF7360">
      <w:pPr>
        <w:spacing w:before="0" w:line="240" w:lineRule="auto"/>
        <w:ind w:left="90" w:firstLine="90"/>
        <w:contextualSpacing w:val="0"/>
        <w:rPr>
          <w:del w:id="18852" w:author="Phuong Truong Thi" w:date="2024-11-20T12:58:00Z"/>
          <w:rFonts w:ascii="Times New Roman" w:eastAsia="Times New Roman" w:hAnsi="Times New Roman"/>
          <w:color w:val="000000"/>
          <w:sz w:val="24"/>
          <w:szCs w:val="24"/>
        </w:rPr>
      </w:pPr>
      <w:del w:id="18853"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 </w:delText>
        </w:r>
        <w:r w:rsidR="004B3858" w:rsidDel="00890E54">
          <w:rPr>
            <w:rFonts w:ascii="Times New Roman" w:eastAsia="Times New Roman" w:hAnsi="Times New Roman"/>
            <w:color w:val="000000"/>
            <w:sz w:val="24"/>
            <w:szCs w:val="24"/>
          </w:rPr>
          <w:delText>KH MAF</w:delText>
        </w:r>
        <w:r w:rsidR="008D4758" w:rsidDel="00890E54">
          <w:rPr>
            <w:rFonts w:ascii="Times New Roman" w:eastAsia="Times New Roman" w:hAnsi="Times New Roman"/>
            <w:color w:val="000000"/>
            <w:sz w:val="24"/>
            <w:szCs w:val="24"/>
          </w:rPr>
          <w:delText>User</w:delText>
        </w:r>
        <w:r w:rsidDel="00890E54">
          <w:rPr>
            <w:rFonts w:ascii="Times New Roman" w:eastAsia="Times New Roman" w:hAnsi="Times New Roman"/>
            <w:color w:val="000000"/>
            <w:sz w:val="24"/>
            <w:szCs w:val="24"/>
          </w:rPr>
          <w:delText>.</w:delText>
        </w:r>
        <w:bookmarkStart w:id="18854" w:name="_Toc183455190"/>
        <w:bookmarkStart w:id="18855" w:name="_Toc183456142"/>
        <w:bookmarkStart w:id="18856" w:name="_Toc184406476"/>
        <w:bookmarkStart w:id="18857" w:name="_Toc184407735"/>
        <w:bookmarkStart w:id="18858" w:name="_Toc184408683"/>
        <w:bookmarkStart w:id="18859" w:name="_Toc184409631"/>
        <w:bookmarkStart w:id="18860" w:name="_Toc184813417"/>
        <w:bookmarkEnd w:id="18854"/>
        <w:bookmarkEnd w:id="18855"/>
        <w:bookmarkEnd w:id="18856"/>
        <w:bookmarkEnd w:id="18857"/>
        <w:bookmarkEnd w:id="18858"/>
        <w:bookmarkEnd w:id="18859"/>
        <w:bookmarkEnd w:id="18860"/>
      </w:del>
    </w:p>
    <w:p w14:paraId="65280DEB" w14:textId="1508A6D4" w:rsidR="00CF7360" w:rsidDel="00890E54" w:rsidRDefault="00CF7360" w:rsidP="004B3858">
      <w:pPr>
        <w:spacing w:before="0" w:line="240" w:lineRule="auto"/>
        <w:contextualSpacing w:val="0"/>
        <w:rPr>
          <w:del w:id="18861" w:author="Phuong Truong Thi" w:date="2024-11-20T12:58:00Z"/>
          <w:rFonts w:ascii="Times New Roman" w:eastAsia="Times New Roman" w:hAnsi="Times New Roman"/>
          <w:color w:val="000000"/>
          <w:sz w:val="24"/>
          <w:szCs w:val="24"/>
        </w:rPr>
      </w:pPr>
      <w:bookmarkStart w:id="18862" w:name="_Toc183455191"/>
      <w:bookmarkStart w:id="18863" w:name="_Toc183456143"/>
      <w:bookmarkStart w:id="18864" w:name="_Toc184406477"/>
      <w:bookmarkStart w:id="18865" w:name="_Toc184407736"/>
      <w:bookmarkStart w:id="18866" w:name="_Toc184408684"/>
      <w:bookmarkStart w:id="18867" w:name="_Toc184409632"/>
      <w:bookmarkStart w:id="18868" w:name="_Toc184813418"/>
      <w:bookmarkEnd w:id="18862"/>
      <w:bookmarkEnd w:id="18863"/>
      <w:bookmarkEnd w:id="18864"/>
      <w:bookmarkEnd w:id="18865"/>
      <w:bookmarkEnd w:id="18866"/>
      <w:bookmarkEnd w:id="18867"/>
      <w:bookmarkEnd w:id="18868"/>
    </w:p>
    <w:p w14:paraId="4CAAE9D4" w14:textId="07F4C17A" w:rsidR="00CF7360" w:rsidDel="00890E54" w:rsidRDefault="00CF7360" w:rsidP="00CF7360">
      <w:pPr>
        <w:spacing w:before="0" w:line="240" w:lineRule="auto"/>
        <w:ind w:left="90" w:firstLine="90"/>
        <w:contextualSpacing w:val="0"/>
        <w:rPr>
          <w:del w:id="18869" w:author="Phuong Truong Thi" w:date="2024-11-20T12:58:00Z"/>
          <w:rFonts w:ascii="Times New Roman" w:eastAsia="Times New Roman" w:hAnsi="Times New Roman"/>
          <w:color w:val="000000"/>
          <w:sz w:val="24"/>
          <w:szCs w:val="24"/>
        </w:rPr>
      </w:pPr>
      <w:bookmarkStart w:id="18870" w:name="_Toc183455192"/>
      <w:bookmarkStart w:id="18871" w:name="_Toc183456144"/>
      <w:bookmarkStart w:id="18872" w:name="_Toc184406478"/>
      <w:bookmarkStart w:id="18873" w:name="_Toc184407737"/>
      <w:bookmarkStart w:id="18874" w:name="_Toc184408685"/>
      <w:bookmarkStart w:id="18875" w:name="_Toc184409633"/>
      <w:bookmarkStart w:id="18876" w:name="_Toc184813419"/>
      <w:bookmarkEnd w:id="18870"/>
      <w:bookmarkEnd w:id="18871"/>
      <w:bookmarkEnd w:id="18872"/>
      <w:bookmarkEnd w:id="18873"/>
      <w:bookmarkEnd w:id="18874"/>
      <w:bookmarkEnd w:id="18875"/>
      <w:bookmarkEnd w:id="18876"/>
    </w:p>
    <w:p w14:paraId="53D954B6" w14:textId="5DE88E79" w:rsidR="00CF7360" w:rsidRPr="00591547" w:rsidDel="00890E54" w:rsidRDefault="00872D81" w:rsidP="00CF7360">
      <w:pPr>
        <w:pStyle w:val="ListParagraph"/>
        <w:numPr>
          <w:ilvl w:val="0"/>
          <w:numId w:val="141"/>
        </w:numPr>
        <w:spacing w:before="0" w:line="240" w:lineRule="auto"/>
        <w:ind w:hanging="630"/>
        <w:contextualSpacing w:val="0"/>
        <w:rPr>
          <w:del w:id="18877" w:author="Phuong Truong Thi" w:date="2024-11-20T12:58:00Z"/>
          <w:rFonts w:eastAsia="Times New Roman"/>
          <w:b/>
          <w:bCs/>
          <w:color w:val="000000"/>
          <w:szCs w:val="24"/>
        </w:rPr>
      </w:pPr>
      <w:del w:id="18878" w:author="Phuong Truong Thi" w:date="2024-11-20T12:58:00Z">
        <w:r w:rsidDel="00890E54">
          <w:rPr>
            <w:rFonts w:eastAsia="Times New Roman"/>
            <w:b/>
            <w:bCs/>
            <w:color w:val="000000"/>
            <w:szCs w:val="24"/>
          </w:rPr>
          <w:delText xml:space="preserve">Tính năng </w:delText>
        </w:r>
        <w:r w:rsidR="00CF7360" w:rsidRPr="00591547" w:rsidDel="00890E54">
          <w:rPr>
            <w:rFonts w:eastAsia="Times New Roman"/>
            <w:b/>
            <w:bCs/>
            <w:color w:val="000000"/>
            <w:szCs w:val="24"/>
          </w:rPr>
          <w:delText>Điều chỉnh các trường hiển thị trên danh sách</w:delText>
        </w:r>
        <w:bookmarkStart w:id="18879" w:name="_Toc183455193"/>
        <w:bookmarkStart w:id="18880" w:name="_Toc183456145"/>
        <w:bookmarkStart w:id="18881" w:name="_Toc184406479"/>
        <w:bookmarkStart w:id="18882" w:name="_Toc184407738"/>
        <w:bookmarkStart w:id="18883" w:name="_Toc184408686"/>
        <w:bookmarkStart w:id="18884" w:name="_Toc184409634"/>
        <w:bookmarkStart w:id="18885" w:name="_Toc184813420"/>
        <w:bookmarkEnd w:id="18879"/>
        <w:bookmarkEnd w:id="18880"/>
        <w:bookmarkEnd w:id="18881"/>
        <w:bookmarkEnd w:id="18882"/>
        <w:bookmarkEnd w:id="18883"/>
        <w:bookmarkEnd w:id="18884"/>
        <w:bookmarkEnd w:id="18885"/>
      </w:del>
    </w:p>
    <w:p w14:paraId="5393BD22" w14:textId="134EEA18" w:rsidR="00CF7360" w:rsidRPr="0013060C" w:rsidDel="00471E7D" w:rsidRDefault="00CF7360" w:rsidP="00CF7360">
      <w:pPr>
        <w:ind w:left="360"/>
        <w:rPr>
          <w:del w:id="18886" w:author="Phuong Truong Thi" w:date="2024-10-08T18:00:00Z"/>
          <w:rFonts w:ascii="Times New Roman" w:hAnsi="Times New Roman"/>
          <w:sz w:val="24"/>
          <w:szCs w:val="24"/>
        </w:rPr>
      </w:pPr>
      <w:del w:id="18887" w:author="Phuong Truong Thi" w:date="2024-11-20T12:58:00Z">
        <w:r w:rsidRPr="0013060C" w:rsidDel="00890E54">
          <w:rPr>
            <w:rFonts w:ascii="Times New Roman" w:hAnsi="Times New Roman"/>
            <w:sz w:val="24"/>
            <w:szCs w:val="24"/>
          </w:rPr>
          <w:delText xml:space="preserve">    Bước 1: </w:delText>
        </w:r>
      </w:del>
      <w:bookmarkStart w:id="18888" w:name="_Toc183455194"/>
      <w:bookmarkStart w:id="18889" w:name="_Toc183456146"/>
      <w:bookmarkStart w:id="18890" w:name="_Toc184406480"/>
      <w:bookmarkStart w:id="18891" w:name="_Toc184407739"/>
      <w:bookmarkStart w:id="18892" w:name="_Toc184408687"/>
      <w:bookmarkStart w:id="18893" w:name="_Toc184409635"/>
      <w:bookmarkStart w:id="18894" w:name="_Toc184813421"/>
      <w:bookmarkEnd w:id="18888"/>
      <w:bookmarkEnd w:id="18889"/>
      <w:bookmarkEnd w:id="18890"/>
      <w:bookmarkEnd w:id="18891"/>
      <w:bookmarkEnd w:id="18892"/>
      <w:bookmarkEnd w:id="18893"/>
      <w:bookmarkEnd w:id="18894"/>
    </w:p>
    <w:p w14:paraId="65CB9438" w14:textId="77777777" w:rsidR="00CF7360" w:rsidRPr="0013060C" w:rsidDel="00471E7D" w:rsidRDefault="00CF7360" w:rsidP="00CF7360">
      <w:pPr>
        <w:rPr>
          <w:del w:id="18895" w:author="Phuong Truong Thi" w:date="2024-10-08T18:00:00Z"/>
          <w:rFonts w:ascii="Times New Roman" w:hAnsi="Times New Roman"/>
          <w:sz w:val="24"/>
          <w:szCs w:val="24"/>
        </w:rPr>
      </w:pPr>
      <w:del w:id="18896" w:author="Phuong Truong Thi" w:date="2024-10-08T18:00:00Z">
        <w:r w:rsidRPr="0013060C" w:rsidDel="00471E7D">
          <w:rPr>
            <w:rFonts w:ascii="Times New Roman" w:hAnsi="Times New Roman"/>
            <w:i/>
            <w:iCs/>
            <w:sz w:val="24"/>
            <w:szCs w:val="24"/>
          </w:rPr>
          <w:delText>Màn hình minh họa</w:delText>
        </w:r>
        <w:bookmarkStart w:id="18897" w:name="_Toc183455195"/>
        <w:bookmarkStart w:id="18898" w:name="_Toc183456147"/>
        <w:bookmarkStart w:id="18899" w:name="_Toc184406481"/>
        <w:bookmarkStart w:id="18900" w:name="_Toc184407740"/>
        <w:bookmarkStart w:id="18901" w:name="_Toc184408688"/>
        <w:bookmarkStart w:id="18902" w:name="_Toc184409636"/>
        <w:bookmarkStart w:id="18903" w:name="_Toc184813422"/>
        <w:bookmarkEnd w:id="18897"/>
        <w:bookmarkEnd w:id="18898"/>
        <w:bookmarkEnd w:id="18899"/>
        <w:bookmarkEnd w:id="18900"/>
        <w:bookmarkEnd w:id="18901"/>
        <w:bookmarkEnd w:id="18902"/>
        <w:bookmarkEnd w:id="18903"/>
      </w:del>
    </w:p>
    <w:p w14:paraId="4E022480" w14:textId="77777777" w:rsidR="00CF7360" w:rsidRPr="0013060C" w:rsidDel="00FD6BA2" w:rsidRDefault="00CF7360" w:rsidP="00CF7360">
      <w:pPr>
        <w:rPr>
          <w:del w:id="18904" w:author="Phuong Truong Thi" w:date="2024-10-17T18:56:00Z"/>
          <w:rFonts w:ascii="Times New Roman" w:hAnsi="Times New Roman"/>
          <w:sz w:val="24"/>
          <w:szCs w:val="24"/>
        </w:rPr>
      </w:pPr>
      <w:del w:id="18905" w:author="Phuong Truong Thi" w:date="2024-10-08T18:00:00Z">
        <w:r w:rsidRPr="0013060C" w:rsidDel="00471E7D">
          <w:rPr>
            <w:rFonts w:ascii="Times New Roman" w:eastAsia="Times New Roman" w:hAnsi="Times New Roman"/>
            <w:noProof/>
            <w:sz w:val="24"/>
            <w:szCs w:val="24"/>
          </w:rPr>
          <w:drawing>
            <wp:inline distT="0" distB="0" distL="0" distR="0" wp14:anchorId="35563594" wp14:editId="47523B0B">
              <wp:extent cx="5821045" cy="2266950"/>
              <wp:effectExtent l="0" t="0" r="8255" b="0"/>
              <wp:docPr id="1453420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18906" w:name="_Toc183455196"/>
      <w:bookmarkStart w:id="18907" w:name="_Toc183456148"/>
      <w:bookmarkStart w:id="18908" w:name="_Toc184406482"/>
      <w:bookmarkStart w:id="18909" w:name="_Toc184407741"/>
      <w:bookmarkStart w:id="18910" w:name="_Toc184408689"/>
      <w:bookmarkStart w:id="18911" w:name="_Toc184409637"/>
      <w:bookmarkStart w:id="18912" w:name="_Toc184813423"/>
      <w:bookmarkEnd w:id="18906"/>
      <w:bookmarkEnd w:id="18907"/>
      <w:bookmarkEnd w:id="18908"/>
      <w:bookmarkEnd w:id="18909"/>
      <w:bookmarkEnd w:id="18910"/>
      <w:bookmarkEnd w:id="18911"/>
      <w:bookmarkEnd w:id="18912"/>
    </w:p>
    <w:p w14:paraId="3FFA4F12" w14:textId="0001E1F4" w:rsidR="00CF7360" w:rsidRPr="0013060C" w:rsidDel="00890E54" w:rsidRDefault="00CF7360" w:rsidP="00CF7360">
      <w:pPr>
        <w:spacing w:before="0" w:line="240" w:lineRule="auto"/>
        <w:ind w:left="360" w:hanging="360"/>
        <w:contextualSpacing w:val="0"/>
        <w:rPr>
          <w:del w:id="18913" w:author="Phuong Truong Thi" w:date="2024-11-20T12:58:00Z"/>
          <w:rFonts w:ascii="Times New Roman" w:eastAsia="Times New Roman" w:hAnsi="Times New Roman"/>
          <w:color w:val="000000"/>
          <w:sz w:val="24"/>
          <w:szCs w:val="24"/>
        </w:rPr>
      </w:pPr>
      <w:del w:id="18914" w:author="Phuong Truong Thi" w:date="2024-11-20T12:58:00Z">
        <w:r w:rsidRPr="0013060C" w:rsidDel="00890E54">
          <w:rPr>
            <w:rFonts w:ascii="Times New Roman" w:eastAsia="Times New Roman" w:hAnsi="Times New Roman"/>
            <w:color w:val="000000"/>
            <w:sz w:val="24"/>
            <w:szCs w:val="24"/>
          </w:rPr>
          <w:delText xml:space="preserve"> </w:delText>
        </w:r>
        <w:r w:rsidR="004B3858" w:rsidDel="00890E54">
          <w:rPr>
            <w:rFonts w:ascii="Times New Roman" w:eastAsia="Times New Roman" w:hAnsi="Times New Roman"/>
            <w:color w:val="000000"/>
            <w:sz w:val="24"/>
            <w:szCs w:val="24"/>
          </w:rPr>
          <w:delText>KH MAF</w:delText>
        </w:r>
        <w:r w:rsidRPr="0013060C" w:rsidDel="00890E54">
          <w:rPr>
            <w:rFonts w:ascii="Times New Roman" w:eastAsia="Times New Roman" w:hAnsi="Times New Roman"/>
            <w:color w:val="000000"/>
            <w:sz w:val="24"/>
            <w:szCs w:val="24"/>
          </w:rPr>
          <w:delText xml:space="preserve">    Bước 2:     Bước 3:  lên danh sách.    Bước 4: </w:delText>
        </w:r>
        <w:bookmarkStart w:id="18915" w:name="_Toc183455197"/>
        <w:bookmarkStart w:id="18916" w:name="_Toc183456149"/>
        <w:bookmarkStart w:id="18917" w:name="_Toc184406483"/>
        <w:bookmarkStart w:id="18918" w:name="_Toc184407742"/>
        <w:bookmarkStart w:id="18919" w:name="_Toc184408690"/>
        <w:bookmarkStart w:id="18920" w:name="_Toc184409638"/>
        <w:bookmarkStart w:id="18921" w:name="_Toc184813424"/>
        <w:bookmarkEnd w:id="18915"/>
        <w:bookmarkEnd w:id="18916"/>
        <w:bookmarkEnd w:id="18917"/>
        <w:bookmarkEnd w:id="18918"/>
        <w:bookmarkEnd w:id="18919"/>
        <w:bookmarkEnd w:id="18920"/>
        <w:bookmarkEnd w:id="18921"/>
      </w:del>
    </w:p>
    <w:p w14:paraId="00B831AC" w14:textId="736FD8AE" w:rsidR="00CF7360" w:rsidDel="00890E54" w:rsidRDefault="00CF7360" w:rsidP="00CF7360">
      <w:pPr>
        <w:spacing w:before="0" w:line="240" w:lineRule="auto"/>
        <w:ind w:left="360" w:hanging="360"/>
        <w:contextualSpacing w:val="0"/>
        <w:rPr>
          <w:del w:id="18922" w:author="Phuong Truong Thi" w:date="2024-11-20T12:58:00Z"/>
          <w:rFonts w:ascii="Times New Roman" w:eastAsia="Times New Roman" w:hAnsi="Times New Roman"/>
          <w:color w:val="000000"/>
          <w:sz w:val="24"/>
          <w:szCs w:val="24"/>
        </w:rPr>
      </w:pPr>
      <w:del w:id="18923" w:author="Phuong Truong Thi" w:date="2024-11-20T12:58:00Z">
        <w:r w:rsidRPr="0013060C" w:rsidDel="00890E54">
          <w:rPr>
            <w:rFonts w:ascii="Times New Roman" w:eastAsia="Times New Roman" w:hAnsi="Times New Roman"/>
            <w:color w:val="000000"/>
            <w:sz w:val="24"/>
            <w:szCs w:val="24"/>
          </w:rPr>
          <w:delText xml:space="preserve">    Bước 5: Danh sáchhiển thị </w:delText>
        </w:r>
        <w:bookmarkStart w:id="18924" w:name="_Toc183455198"/>
        <w:bookmarkStart w:id="18925" w:name="_Toc183456150"/>
        <w:bookmarkStart w:id="18926" w:name="_Toc184406484"/>
        <w:bookmarkStart w:id="18927" w:name="_Toc184407743"/>
        <w:bookmarkStart w:id="18928" w:name="_Toc184408691"/>
        <w:bookmarkStart w:id="18929" w:name="_Toc184409639"/>
        <w:bookmarkStart w:id="18930" w:name="_Toc184813425"/>
        <w:bookmarkEnd w:id="18924"/>
        <w:bookmarkEnd w:id="18925"/>
        <w:bookmarkEnd w:id="18926"/>
        <w:bookmarkEnd w:id="18927"/>
        <w:bookmarkEnd w:id="18928"/>
        <w:bookmarkEnd w:id="18929"/>
        <w:bookmarkEnd w:id="18930"/>
      </w:del>
    </w:p>
    <w:p w14:paraId="7B22E9EC" w14:textId="1EA07EEA" w:rsidR="00872D81" w:rsidRPr="00872D81" w:rsidDel="00890E54" w:rsidRDefault="00872D81" w:rsidP="00872D81">
      <w:pPr>
        <w:pStyle w:val="ListParagraph"/>
        <w:numPr>
          <w:ilvl w:val="0"/>
          <w:numId w:val="141"/>
        </w:numPr>
        <w:spacing w:before="0" w:line="240" w:lineRule="auto"/>
        <w:ind w:hanging="630"/>
        <w:contextualSpacing w:val="0"/>
        <w:rPr>
          <w:del w:id="18931" w:author="Phuong Truong Thi" w:date="2024-11-20T12:58:00Z"/>
          <w:rFonts w:eastAsia="Times New Roman"/>
          <w:b/>
          <w:bCs/>
          <w:color w:val="000000"/>
          <w:szCs w:val="24"/>
        </w:rPr>
      </w:pPr>
      <w:del w:id="18932" w:author="Phuong Truong Thi" w:date="2024-11-20T12:58:00Z">
        <w:r w:rsidRPr="00872D81" w:rsidDel="00890E54">
          <w:rPr>
            <w:rFonts w:eastAsia="Times New Roman"/>
            <w:b/>
            <w:bCs/>
            <w:color w:val="000000"/>
            <w:szCs w:val="24"/>
          </w:rPr>
          <w:delText>Tính năng Tạo mới listview</w:delText>
        </w:r>
        <w:bookmarkStart w:id="18933" w:name="_Toc183455199"/>
        <w:bookmarkStart w:id="18934" w:name="_Toc183456151"/>
        <w:bookmarkStart w:id="18935" w:name="_Toc184406485"/>
        <w:bookmarkStart w:id="18936" w:name="_Toc184407744"/>
        <w:bookmarkStart w:id="18937" w:name="_Toc184408692"/>
        <w:bookmarkStart w:id="18938" w:name="_Toc184409640"/>
        <w:bookmarkStart w:id="18939" w:name="_Toc184813426"/>
        <w:bookmarkEnd w:id="18933"/>
        <w:bookmarkEnd w:id="18934"/>
        <w:bookmarkEnd w:id="18935"/>
        <w:bookmarkEnd w:id="18936"/>
        <w:bookmarkEnd w:id="18937"/>
        <w:bookmarkEnd w:id="18938"/>
        <w:bookmarkEnd w:id="18939"/>
      </w:del>
    </w:p>
    <w:p w14:paraId="0574FB13" w14:textId="20C8041F" w:rsidR="00872D81" w:rsidRPr="00ED5AD9" w:rsidDel="00890E54" w:rsidRDefault="00872D81" w:rsidP="00872D81">
      <w:pPr>
        <w:spacing w:before="0" w:line="240" w:lineRule="auto"/>
        <w:ind w:left="360" w:hanging="360"/>
        <w:contextualSpacing w:val="0"/>
        <w:rPr>
          <w:del w:id="18940" w:author="Phuong Truong Thi" w:date="2024-11-20T12:58:00Z"/>
          <w:rFonts w:ascii="Times New Roman" w:eastAsia="Times New Roman" w:hAnsi="Times New Roman"/>
          <w:color w:val="000000"/>
          <w:sz w:val="24"/>
          <w:szCs w:val="24"/>
        </w:rPr>
      </w:pPr>
      <w:del w:id="18941" w:author="Phuong Truong Thi" w:date="2024-11-20T12:58:00Z">
        <w:r w:rsidRPr="00ED5AD9" w:rsidDel="00890E54">
          <w:rPr>
            <w:rFonts w:ascii="Times New Roman" w:eastAsia="Times New Roman" w:hAnsi="Times New Roman"/>
            <w:color w:val="000000"/>
            <w:sz w:val="24"/>
            <w:szCs w:val="24"/>
          </w:rPr>
          <w:delText xml:space="preserve">   Tạo ra danh sách listview mới</w:delText>
        </w:r>
        <w:bookmarkStart w:id="18942" w:name="_Toc183455200"/>
        <w:bookmarkStart w:id="18943" w:name="_Toc183456152"/>
        <w:bookmarkStart w:id="18944" w:name="_Toc184406486"/>
        <w:bookmarkStart w:id="18945" w:name="_Toc184407745"/>
        <w:bookmarkStart w:id="18946" w:name="_Toc184408693"/>
        <w:bookmarkStart w:id="18947" w:name="_Toc184409641"/>
        <w:bookmarkStart w:id="18948" w:name="_Toc184813427"/>
        <w:bookmarkEnd w:id="18942"/>
        <w:bookmarkEnd w:id="18943"/>
        <w:bookmarkEnd w:id="18944"/>
        <w:bookmarkEnd w:id="18945"/>
        <w:bookmarkEnd w:id="18946"/>
        <w:bookmarkEnd w:id="18947"/>
        <w:bookmarkEnd w:id="18948"/>
      </w:del>
    </w:p>
    <w:p w14:paraId="0A6EBD38" w14:textId="544AF44B" w:rsidR="00872D81" w:rsidRPr="00ED5AD9" w:rsidDel="00890E54" w:rsidRDefault="00872D81" w:rsidP="00872D81">
      <w:pPr>
        <w:pStyle w:val="ListParagraph"/>
        <w:numPr>
          <w:ilvl w:val="0"/>
          <w:numId w:val="141"/>
        </w:numPr>
        <w:spacing w:before="0" w:line="240" w:lineRule="auto"/>
        <w:ind w:hanging="630"/>
        <w:contextualSpacing w:val="0"/>
        <w:rPr>
          <w:del w:id="18949" w:author="Phuong Truong Thi" w:date="2024-11-20T12:58:00Z"/>
          <w:rFonts w:eastAsia="Times New Roman"/>
          <w:b/>
          <w:bCs/>
          <w:color w:val="000000"/>
          <w:szCs w:val="24"/>
        </w:rPr>
      </w:pPr>
      <w:del w:id="18950" w:author="Phuong Truong Thi" w:date="2024-11-20T12:58:00Z">
        <w:r w:rsidRPr="00ED5AD9" w:rsidDel="00890E54">
          <w:rPr>
            <w:rFonts w:eastAsia="Times New Roman"/>
            <w:color w:val="000000"/>
            <w:szCs w:val="24"/>
          </w:rPr>
          <w:delText xml:space="preserve">    Bước :  KH</w:delText>
        </w:r>
        <w:r w:rsidDel="00890E54">
          <w:rPr>
            <w:rFonts w:eastAsia="Times New Roman"/>
            <w:color w:val="000000"/>
            <w:szCs w:val="24"/>
          </w:rPr>
          <w:delText>User</w:delText>
        </w:r>
        <w:r w:rsidRPr="00ED5AD9" w:rsidDel="00890E54">
          <w:rPr>
            <w:rFonts w:eastAsia="Times New Roman"/>
            <w:color w:val="000000"/>
            <w:szCs w:val="24"/>
          </w:rPr>
          <w:delText xml:space="preserve">    Bước :     Bước     Bước     Bước     Bước </w:delText>
        </w:r>
        <w:r w:rsidRPr="00ED5AD9" w:rsidDel="00890E54">
          <w:rPr>
            <w:rFonts w:eastAsia="Times New Roman"/>
            <w:b/>
            <w:bCs/>
            <w:color w:val="000000"/>
            <w:szCs w:val="24"/>
          </w:rPr>
          <w:delText>Tính năng Cl</w:delText>
        </w:r>
        <w:r w:rsidDel="00890E54">
          <w:rPr>
            <w:rFonts w:eastAsia="Times New Roman"/>
            <w:b/>
            <w:bCs/>
            <w:color w:val="000000"/>
            <w:szCs w:val="24"/>
          </w:rPr>
          <w:delText>o</w:delText>
        </w:r>
        <w:r w:rsidRPr="00ED5AD9" w:rsidDel="00890E54">
          <w:rPr>
            <w:rFonts w:eastAsia="Times New Roman"/>
            <w:b/>
            <w:bCs/>
            <w:color w:val="000000"/>
            <w:szCs w:val="24"/>
          </w:rPr>
          <w:delText>ne listview</w:delText>
        </w:r>
        <w:bookmarkStart w:id="18951" w:name="_Toc183455201"/>
        <w:bookmarkStart w:id="18952" w:name="_Toc183456153"/>
        <w:bookmarkStart w:id="18953" w:name="_Toc184406487"/>
        <w:bookmarkStart w:id="18954" w:name="_Toc184407746"/>
        <w:bookmarkStart w:id="18955" w:name="_Toc184408694"/>
        <w:bookmarkStart w:id="18956" w:name="_Toc184409642"/>
        <w:bookmarkStart w:id="18957" w:name="_Toc184813428"/>
        <w:bookmarkEnd w:id="18951"/>
        <w:bookmarkEnd w:id="18952"/>
        <w:bookmarkEnd w:id="18953"/>
        <w:bookmarkEnd w:id="18954"/>
        <w:bookmarkEnd w:id="18955"/>
        <w:bookmarkEnd w:id="18956"/>
        <w:bookmarkEnd w:id="18957"/>
      </w:del>
    </w:p>
    <w:p w14:paraId="555DBC3F" w14:textId="235024B2" w:rsidR="00872D81" w:rsidRPr="00ED5AD9" w:rsidDel="00890E54" w:rsidRDefault="00872D81" w:rsidP="00872D81">
      <w:pPr>
        <w:spacing w:before="0" w:line="240" w:lineRule="auto"/>
        <w:contextualSpacing w:val="0"/>
        <w:rPr>
          <w:del w:id="18958" w:author="Phuong Truong Thi" w:date="2024-11-20T12:58:00Z"/>
          <w:rFonts w:ascii="Times New Roman" w:eastAsia="Times New Roman" w:hAnsi="Times New Roman"/>
          <w:color w:val="000000"/>
          <w:sz w:val="24"/>
          <w:szCs w:val="24"/>
        </w:rPr>
      </w:pPr>
      <w:del w:id="18959" w:author="Phuong Truong Thi" w:date="2024-11-20T12:58:00Z">
        <w:r w:rsidRPr="00ED5AD9" w:rsidDel="00890E54">
          <w:rPr>
            <w:rFonts w:ascii="Times New Roman" w:eastAsia="Times New Roman" w:hAnsi="Times New Roman"/>
            <w:b/>
            <w:bCs/>
            <w:color w:val="000000"/>
            <w:sz w:val="24"/>
            <w:szCs w:val="24"/>
          </w:rPr>
          <w:delText xml:space="preserve">   </w:delText>
        </w:r>
        <w:r w:rsidRPr="00ED5AD9" w:rsidDel="00890E54">
          <w:rPr>
            <w:rFonts w:ascii="Times New Roman" w:eastAsia="Times New Roman" w:hAnsi="Times New Roman"/>
            <w:color w:val="000000"/>
            <w:sz w:val="24"/>
            <w:szCs w:val="24"/>
          </w:rPr>
          <w:delText>Tạo ra danh sách khách hàng khác được sao chép từ danh sách hiện tại</w:delText>
        </w:r>
        <w:bookmarkStart w:id="18960" w:name="_Toc183455202"/>
        <w:bookmarkStart w:id="18961" w:name="_Toc183456154"/>
        <w:bookmarkStart w:id="18962" w:name="_Toc184406488"/>
        <w:bookmarkStart w:id="18963" w:name="_Toc184407747"/>
        <w:bookmarkStart w:id="18964" w:name="_Toc184408695"/>
        <w:bookmarkStart w:id="18965" w:name="_Toc184409643"/>
        <w:bookmarkStart w:id="18966" w:name="_Toc184813429"/>
        <w:bookmarkEnd w:id="18960"/>
        <w:bookmarkEnd w:id="18961"/>
        <w:bookmarkEnd w:id="18962"/>
        <w:bookmarkEnd w:id="18963"/>
        <w:bookmarkEnd w:id="18964"/>
        <w:bookmarkEnd w:id="18965"/>
        <w:bookmarkEnd w:id="18966"/>
      </w:del>
    </w:p>
    <w:p w14:paraId="52FE26CA" w14:textId="18B650E9" w:rsidR="00872D81" w:rsidRPr="0013060C" w:rsidDel="00890E54" w:rsidRDefault="00872D81" w:rsidP="00CF7360">
      <w:pPr>
        <w:spacing w:before="0" w:line="240" w:lineRule="auto"/>
        <w:ind w:left="360" w:hanging="360"/>
        <w:contextualSpacing w:val="0"/>
        <w:rPr>
          <w:del w:id="18967" w:author="Phuong Truong Thi" w:date="2024-11-20T12:58:00Z"/>
          <w:rFonts w:ascii="Times New Roman" w:eastAsia="Times New Roman" w:hAnsi="Times New Roman"/>
          <w:color w:val="000000"/>
          <w:sz w:val="24"/>
          <w:szCs w:val="24"/>
        </w:rPr>
      </w:pPr>
      <w:del w:id="18968" w:author="Phuong Truong Thi" w:date="2024-11-20T12:58:00Z">
        <w:r w:rsidRPr="00ED5AD9" w:rsidDel="00890E54">
          <w:rPr>
            <w:rFonts w:ascii="Times New Roman" w:eastAsia="Times New Roman" w:hAnsi="Times New Roman"/>
            <w:color w:val="000000"/>
            <w:sz w:val="24"/>
            <w:szCs w:val="24"/>
          </w:rPr>
          <w:delText xml:space="preserve">    Bước :  KH</w:delText>
        </w:r>
        <w:r w:rsidDel="00890E54">
          <w:rPr>
            <w:rFonts w:ascii="Times New Roman" w:eastAsia="Times New Roman" w:hAnsi="Times New Roman"/>
            <w:color w:val="000000"/>
            <w:sz w:val="24"/>
            <w:szCs w:val="24"/>
          </w:rPr>
          <w:delText>User</w:delText>
        </w:r>
        <w:r w:rsidRPr="00ED5AD9" w:rsidDel="00890E54">
          <w:rPr>
            <w:rFonts w:ascii="Times New Roman" w:eastAsia="Times New Roman" w:hAnsi="Times New Roman"/>
            <w:color w:val="000000"/>
            <w:sz w:val="24"/>
            <w:szCs w:val="24"/>
          </w:rPr>
          <w:delText xml:space="preserve">    Bước : </w:delText>
        </w:r>
        <w:r w:rsidDel="00890E54">
          <w:rPr>
            <w:rFonts w:ascii="Times New Roman" w:eastAsia="Times New Roman" w:hAnsi="Times New Roman"/>
            <w:color w:val="000000"/>
            <w:sz w:val="24"/>
            <w:szCs w:val="24"/>
          </w:rPr>
          <w:delText>Clone</w:delText>
        </w:r>
        <w:r w:rsidRPr="00ED5AD9" w:rsidDel="00890E54">
          <w:rPr>
            <w:rFonts w:ascii="Times New Roman" w:eastAsia="Times New Roman" w:hAnsi="Times New Roman"/>
            <w:color w:val="000000"/>
            <w:sz w:val="24"/>
            <w:szCs w:val="24"/>
          </w:rPr>
          <w:delText xml:space="preserve">    Bước     Bước     Bước     Bước </w:delText>
        </w:r>
        <w:bookmarkStart w:id="18969" w:name="_Toc183455203"/>
        <w:bookmarkStart w:id="18970" w:name="_Toc183456155"/>
        <w:bookmarkStart w:id="18971" w:name="_Toc184406489"/>
        <w:bookmarkStart w:id="18972" w:name="_Toc184407748"/>
        <w:bookmarkStart w:id="18973" w:name="_Toc184408696"/>
        <w:bookmarkStart w:id="18974" w:name="_Toc184409644"/>
        <w:bookmarkStart w:id="18975" w:name="_Toc184813430"/>
        <w:bookmarkEnd w:id="18969"/>
        <w:bookmarkEnd w:id="18970"/>
        <w:bookmarkEnd w:id="18971"/>
        <w:bookmarkEnd w:id="18972"/>
        <w:bookmarkEnd w:id="18973"/>
        <w:bookmarkEnd w:id="18974"/>
        <w:bookmarkEnd w:id="18975"/>
      </w:del>
    </w:p>
    <w:p w14:paraId="1A5ABD1A" w14:textId="135A9F63" w:rsidR="008D7233" w:rsidRPr="00815A62" w:rsidDel="00471E7D" w:rsidRDefault="00B92CBA" w:rsidP="00815A62">
      <w:pPr>
        <w:pStyle w:val="Heading31"/>
        <w:numPr>
          <w:ilvl w:val="0"/>
          <w:numId w:val="0"/>
        </w:numPr>
        <w:outlineLvl w:val="9"/>
        <w:rPr>
          <w:del w:id="18976" w:author="Phuong Truong Thi" w:date="2024-10-08T18:05:00Z"/>
          <w:i/>
          <w:iCs/>
          <w:sz w:val="24"/>
          <w:szCs w:val="24"/>
        </w:rPr>
      </w:pPr>
      <w:del w:id="18977" w:author="Phuong Truong Thi" w:date="2024-10-08T18:05:00Z">
        <w:r w:rsidRPr="00815A62" w:rsidDel="00471E7D">
          <w:rPr>
            <w:sz w:val="24"/>
            <w:szCs w:val="24"/>
          </w:rPr>
          <w:delText>Mô tả chức năng</w:delText>
        </w:r>
        <w:bookmarkStart w:id="18978" w:name="_Toc180598202"/>
        <w:bookmarkStart w:id="18979" w:name="_Toc180598966"/>
        <w:bookmarkStart w:id="18980" w:name="_Toc181872711"/>
        <w:bookmarkStart w:id="18981" w:name="_Toc183455204"/>
        <w:bookmarkStart w:id="18982" w:name="_Toc183456156"/>
        <w:bookmarkStart w:id="18983" w:name="_Toc184406490"/>
        <w:bookmarkStart w:id="18984" w:name="_Toc184407749"/>
        <w:bookmarkStart w:id="18985" w:name="_Toc184408697"/>
        <w:bookmarkStart w:id="18986" w:name="_Toc184409645"/>
        <w:bookmarkStart w:id="18987" w:name="_Toc184813431"/>
        <w:bookmarkEnd w:id="18978"/>
        <w:bookmarkEnd w:id="18979"/>
        <w:bookmarkEnd w:id="18980"/>
        <w:bookmarkEnd w:id="18981"/>
        <w:bookmarkEnd w:id="18982"/>
        <w:bookmarkEnd w:id="18983"/>
        <w:bookmarkEnd w:id="18984"/>
        <w:bookmarkEnd w:id="18985"/>
        <w:bookmarkEnd w:id="18986"/>
        <w:bookmarkEnd w:id="18987"/>
      </w:del>
    </w:p>
    <w:p w14:paraId="156AE6B4" w14:textId="37725EDD" w:rsidR="00B92CBA" w:rsidRPr="00815A62" w:rsidDel="00FD6BA2" w:rsidRDefault="00B92CBA" w:rsidP="00815A62">
      <w:pPr>
        <w:pStyle w:val="Heading31"/>
        <w:numPr>
          <w:ilvl w:val="0"/>
          <w:numId w:val="0"/>
        </w:numPr>
        <w:rPr>
          <w:del w:id="18988" w:author="Phuong Truong Thi" w:date="2024-10-17T18:57:00Z"/>
          <w:i/>
          <w:iCs/>
          <w:sz w:val="24"/>
          <w:szCs w:val="24"/>
        </w:rPr>
      </w:pPr>
      <w:bookmarkStart w:id="18989" w:name="_Toc180598203"/>
      <w:bookmarkStart w:id="18990" w:name="_Toc180598967"/>
      <w:bookmarkStart w:id="18991" w:name="_Toc181872712"/>
      <w:bookmarkStart w:id="18992" w:name="_Toc183455205"/>
      <w:bookmarkStart w:id="18993" w:name="_Toc183456157"/>
      <w:bookmarkStart w:id="18994" w:name="_Toc184406491"/>
      <w:bookmarkStart w:id="18995" w:name="_Toc184407750"/>
      <w:bookmarkStart w:id="18996" w:name="_Toc184408698"/>
      <w:bookmarkStart w:id="18997" w:name="_Toc184409646"/>
      <w:bookmarkStart w:id="18998" w:name="_Toc184813432"/>
      <w:bookmarkEnd w:id="18989"/>
      <w:bookmarkEnd w:id="18990"/>
      <w:bookmarkEnd w:id="18991"/>
      <w:bookmarkEnd w:id="18992"/>
      <w:bookmarkEnd w:id="18993"/>
      <w:bookmarkEnd w:id="18994"/>
      <w:bookmarkEnd w:id="18995"/>
      <w:bookmarkEnd w:id="18996"/>
      <w:bookmarkEnd w:id="18997"/>
      <w:bookmarkEnd w:id="18998"/>
    </w:p>
    <w:p w14:paraId="5F2137B9" w14:textId="6078F2E7" w:rsidR="00B92CBA" w:rsidRPr="00815A62" w:rsidDel="00471E7D" w:rsidRDefault="00B92CBA" w:rsidP="00815A62">
      <w:pPr>
        <w:pStyle w:val="Heading31"/>
        <w:numPr>
          <w:ilvl w:val="0"/>
          <w:numId w:val="0"/>
        </w:numPr>
        <w:rPr>
          <w:del w:id="18999" w:author="Phuong Truong Thi" w:date="2024-10-08T18:05:00Z"/>
          <w:i/>
          <w:iCs/>
          <w:sz w:val="24"/>
          <w:szCs w:val="24"/>
        </w:rPr>
      </w:pPr>
      <w:del w:id="19000" w:author="Phuong Truong Thi" w:date="2024-10-08T18:05:00Z">
        <w:r w:rsidRPr="00815A62" w:rsidDel="00471E7D">
          <w:rPr>
            <w:sz w:val="24"/>
            <w:szCs w:val="24"/>
          </w:rPr>
          <w:delText>Màn hình minh họa</w:delText>
        </w:r>
        <w:bookmarkStart w:id="19001" w:name="_Toc180598204"/>
        <w:bookmarkStart w:id="19002" w:name="_Toc180598968"/>
        <w:bookmarkStart w:id="19003" w:name="_Toc181872713"/>
        <w:bookmarkStart w:id="19004" w:name="_Toc183455206"/>
        <w:bookmarkStart w:id="19005" w:name="_Toc183456158"/>
        <w:bookmarkStart w:id="19006" w:name="_Toc184406492"/>
        <w:bookmarkStart w:id="19007" w:name="_Toc184407751"/>
        <w:bookmarkStart w:id="19008" w:name="_Toc184408699"/>
        <w:bookmarkStart w:id="19009" w:name="_Toc184409647"/>
        <w:bookmarkStart w:id="19010" w:name="_Toc184813433"/>
        <w:bookmarkEnd w:id="19001"/>
        <w:bookmarkEnd w:id="19002"/>
        <w:bookmarkEnd w:id="19003"/>
        <w:bookmarkEnd w:id="19004"/>
        <w:bookmarkEnd w:id="19005"/>
        <w:bookmarkEnd w:id="19006"/>
        <w:bookmarkEnd w:id="19007"/>
        <w:bookmarkEnd w:id="19008"/>
        <w:bookmarkEnd w:id="19009"/>
        <w:bookmarkEnd w:id="19010"/>
      </w:del>
    </w:p>
    <w:p w14:paraId="57778101" w14:textId="0EB0131D" w:rsidR="00471E7D" w:rsidRPr="00815A62" w:rsidDel="00FD6BA2" w:rsidRDefault="00616C86" w:rsidP="00815A62">
      <w:pPr>
        <w:pStyle w:val="Heading31"/>
        <w:numPr>
          <w:ilvl w:val="0"/>
          <w:numId w:val="0"/>
        </w:numPr>
        <w:rPr>
          <w:del w:id="19011" w:author="Phuong Truong Thi" w:date="2024-10-17T18:57:00Z"/>
          <w:i/>
          <w:iCs/>
          <w:sz w:val="24"/>
          <w:szCs w:val="24"/>
        </w:rPr>
      </w:pPr>
      <w:del w:id="19012" w:author="Phuong Truong Thi" w:date="2024-10-08T18:05:00Z">
        <w:r w:rsidRPr="00815A62" w:rsidDel="00471E7D">
          <w:rPr>
            <w:b w:val="0"/>
            <w:bCs w:val="0"/>
            <w:i/>
            <w:iCs/>
            <w:noProof/>
            <w:sz w:val="24"/>
            <w:szCs w:val="24"/>
          </w:rPr>
          <w:drawing>
            <wp:inline distT="0" distB="0" distL="0" distR="0" wp14:anchorId="7C1D52B8" wp14:editId="06EC456B">
              <wp:extent cx="5821045" cy="2266950"/>
              <wp:effectExtent l="0" t="0" r="8255" b="0"/>
              <wp:docPr id="14182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19013" w:name="_Toc180598205"/>
      <w:bookmarkStart w:id="19014" w:name="_Toc180598969"/>
      <w:bookmarkStart w:id="19015" w:name="_Toc181872714"/>
      <w:bookmarkStart w:id="19016" w:name="_Toc183455207"/>
      <w:bookmarkStart w:id="19017" w:name="_Toc183456159"/>
      <w:bookmarkStart w:id="19018" w:name="_Toc184406493"/>
      <w:bookmarkStart w:id="19019" w:name="_Toc184407752"/>
      <w:bookmarkStart w:id="19020" w:name="_Toc184408700"/>
      <w:bookmarkStart w:id="19021" w:name="_Toc184409648"/>
      <w:bookmarkStart w:id="19022" w:name="_Toc184813434"/>
      <w:bookmarkEnd w:id="19013"/>
      <w:bookmarkEnd w:id="19014"/>
      <w:bookmarkEnd w:id="19015"/>
      <w:bookmarkEnd w:id="19016"/>
      <w:bookmarkEnd w:id="19017"/>
      <w:bookmarkEnd w:id="19018"/>
      <w:bookmarkEnd w:id="19019"/>
      <w:bookmarkEnd w:id="19020"/>
      <w:bookmarkEnd w:id="19021"/>
      <w:bookmarkEnd w:id="19022"/>
    </w:p>
    <w:p w14:paraId="6A4DD7E2" w14:textId="69969B7A" w:rsidR="002C3C88" w:rsidRPr="00815A62" w:rsidRDefault="005044F7">
      <w:pPr>
        <w:pStyle w:val="Heading31"/>
        <w:pPrChange w:id="19023" w:author="Phuong Truong Thi" w:date="2024-10-08T18:24:00Z">
          <w:pPr>
            <w:pStyle w:val="Heading23"/>
            <w:numPr>
              <w:numId w:val="66"/>
            </w:numPr>
            <w:tabs>
              <w:tab w:val="clear" w:pos="1430"/>
            </w:tabs>
            <w:ind w:left="810" w:hanging="600"/>
            <w:outlineLvl w:val="2"/>
          </w:pPr>
        </w:pPrChange>
      </w:pPr>
      <w:bookmarkStart w:id="19024" w:name="_Toc176352114"/>
      <w:bookmarkStart w:id="19025" w:name="_Toc177425393"/>
      <w:bookmarkStart w:id="19026" w:name="_Toc184813435"/>
      <w:r w:rsidRPr="00815A62">
        <w:rPr>
          <w:sz w:val="24"/>
          <w:szCs w:val="24"/>
        </w:rPr>
        <w:t>PORT</w:t>
      </w:r>
      <w:r w:rsidR="00EC5606" w:rsidRPr="00815A62">
        <w:rPr>
          <w:sz w:val="24"/>
          <w:szCs w:val="24"/>
          <w:lang w:val="vi-VN"/>
        </w:rPr>
        <w:t>.04</w:t>
      </w:r>
      <w:r w:rsidR="002C3C88" w:rsidRPr="00815A62">
        <w:rPr>
          <w:sz w:val="24"/>
          <w:szCs w:val="24"/>
          <w:lang w:val="vi-VN"/>
        </w:rPr>
        <w:t xml:space="preserve"> </w:t>
      </w:r>
      <w:r w:rsidR="00EC5606" w:rsidRPr="00815A62">
        <w:rPr>
          <w:sz w:val="24"/>
          <w:szCs w:val="24"/>
          <w:lang w:val="vi-VN"/>
        </w:rPr>
        <w:t>–</w:t>
      </w:r>
      <w:r w:rsidR="002C3C88" w:rsidRPr="00815A62">
        <w:rPr>
          <w:sz w:val="24"/>
          <w:szCs w:val="24"/>
          <w:lang w:val="vi-VN"/>
        </w:rPr>
        <w:t xml:space="preserve"> </w:t>
      </w:r>
      <w:bookmarkEnd w:id="13143"/>
      <w:bookmarkEnd w:id="13144"/>
      <w:bookmarkEnd w:id="19024"/>
      <w:ins w:id="19027" w:author="Phuong Truong Thi" w:date="2024-10-16T01:19:00Z">
        <w:r w:rsidR="000350F3" w:rsidRPr="00815A62">
          <w:rPr>
            <w:sz w:val="24"/>
            <w:szCs w:val="24"/>
          </w:rPr>
          <w:t>Xem d</w:t>
        </w:r>
      </w:ins>
      <w:del w:id="19028" w:author="Phuong Truong Thi" w:date="2024-10-16T01:19:00Z">
        <w:r w:rsidRPr="00815A62" w:rsidDel="000350F3">
          <w:rPr>
            <w:sz w:val="24"/>
            <w:szCs w:val="24"/>
          </w:rPr>
          <w:delText>D</w:delText>
        </w:r>
      </w:del>
      <w:r w:rsidRPr="00815A62">
        <w:rPr>
          <w:sz w:val="24"/>
          <w:szCs w:val="24"/>
        </w:rPr>
        <w:t>anh sách KH</w:t>
      </w:r>
      <w:ins w:id="19029" w:author="Phuong Truong Thi" w:date="2024-12-04T01:30:00Z">
        <w:r w:rsidR="00AF4CBB">
          <w:rPr>
            <w:sz w:val="24"/>
            <w:szCs w:val="24"/>
          </w:rPr>
          <w:t xml:space="preserve"> </w:t>
        </w:r>
      </w:ins>
      <w:ins w:id="19030" w:author="Phuong Truong Thi" w:date="2024-12-04T01:31:00Z">
        <w:r w:rsidR="00294BE6">
          <w:rPr>
            <w:sz w:val="24"/>
            <w:szCs w:val="24"/>
          </w:rPr>
          <w:t>Mass</w:t>
        </w:r>
      </w:ins>
      <w:bookmarkEnd w:id="19026"/>
      <w:del w:id="19031" w:author="Phuong Truong Thi" w:date="2024-12-04T01:30:00Z">
        <w:r w:rsidRPr="00815A62" w:rsidDel="00AF4CBB">
          <w:rPr>
            <w:sz w:val="24"/>
            <w:szCs w:val="24"/>
          </w:rPr>
          <w:delText xml:space="preserve"> MASS</w:delText>
        </w:r>
      </w:del>
      <w:bookmarkEnd w:id="19025"/>
    </w:p>
    <w:p w14:paraId="667C7D02" w14:textId="562117BA" w:rsidR="00074458" w:rsidRPr="00A35118" w:rsidRDefault="001A1CF1" w:rsidP="00CF7360">
      <w:pPr>
        <w:pStyle w:val="Heading31"/>
        <w:numPr>
          <w:ilvl w:val="0"/>
          <w:numId w:val="143"/>
        </w:numPr>
        <w:ind w:hanging="720"/>
        <w:outlineLvl w:val="9"/>
        <w:rPr>
          <w:i/>
          <w:iCs/>
          <w:sz w:val="24"/>
          <w:szCs w:val="24"/>
          <w:lang w:val="vi-VN"/>
        </w:rPr>
      </w:pPr>
      <w:r w:rsidRPr="00A35118">
        <w:rPr>
          <w:i/>
          <w:iCs/>
          <w:sz w:val="24"/>
          <w:szCs w:val="24"/>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7257B6" w:rsidRPr="00075487" w14:paraId="63C64470" w14:textId="77777777" w:rsidTr="00187AFA">
        <w:trPr>
          <w:trHeight w:val="792"/>
        </w:trPr>
        <w:tc>
          <w:tcPr>
            <w:tcW w:w="1795" w:type="dxa"/>
            <w:shd w:val="clear" w:color="auto" w:fill="auto"/>
          </w:tcPr>
          <w:p w14:paraId="3A425077" w14:textId="77777777" w:rsidR="007257B6" w:rsidRPr="00187AFA" w:rsidRDefault="007257B6">
            <w:pPr>
              <w:pStyle w:val="Bd-1BodyText1"/>
              <w:keepLines/>
              <w:spacing w:line="276" w:lineRule="auto"/>
              <w:ind w:left="0"/>
              <w:jc w:val="left"/>
              <w:rPr>
                <w:rFonts w:ascii="Times New Roman" w:hAnsi="Times New Roman"/>
                <w:b/>
                <w:bCs/>
                <w:iCs/>
                <w:sz w:val="24"/>
                <w:szCs w:val="24"/>
              </w:rPr>
            </w:pPr>
            <w:r w:rsidRPr="00187AFA">
              <w:rPr>
                <w:rFonts w:ascii="Times New Roman" w:hAnsi="Times New Roman"/>
                <w:b/>
                <w:iCs/>
                <w:sz w:val="24"/>
                <w:szCs w:val="24"/>
              </w:rPr>
              <w:t>Mô tả</w:t>
            </w:r>
          </w:p>
        </w:tc>
        <w:tc>
          <w:tcPr>
            <w:tcW w:w="7362" w:type="dxa"/>
            <w:shd w:val="clear" w:color="auto" w:fill="auto"/>
          </w:tcPr>
          <w:p w14:paraId="1D15AE23" w14:textId="51D77548" w:rsidR="007257B6" w:rsidRPr="00075487" w:rsidRDefault="00AE66DE">
            <w:pPr>
              <w:pStyle w:val="Normal10"/>
            </w:pPr>
            <w:r w:rsidRPr="00075487">
              <w:t xml:space="preserve">Chức năng hỗ trợ NSD </w:t>
            </w:r>
            <w:r>
              <w:t xml:space="preserve">nhìn thấy danh sách khách hàng </w:t>
            </w:r>
            <w:del w:id="19032" w:author="Phuong Truong Thi" w:date="2024-12-04T01:31:00Z">
              <w:r w:rsidDel="00294BE6">
                <w:delText>Mass</w:delText>
              </w:r>
            </w:del>
            <w:ins w:id="19033" w:author="Phuong Truong Thi" w:date="2024-12-04T01:31:00Z">
              <w:r w:rsidR="00294BE6">
                <w:t>Mass</w:t>
              </w:r>
            </w:ins>
            <w:r>
              <w:t xml:space="preserve"> mà cán bộ đó được phân bổ. Chi tiết ở phần “Thông tin dữ liệu”</w:t>
            </w:r>
          </w:p>
        </w:tc>
      </w:tr>
      <w:tr w:rsidR="00187AFA" w:rsidRPr="00075487" w14:paraId="691E9C9F" w14:textId="77777777" w:rsidTr="00187AFA">
        <w:trPr>
          <w:trHeight w:val="525"/>
        </w:trPr>
        <w:tc>
          <w:tcPr>
            <w:tcW w:w="1795" w:type="dxa"/>
            <w:shd w:val="clear" w:color="auto" w:fill="auto"/>
          </w:tcPr>
          <w:p w14:paraId="7D9631DF" w14:textId="76DC94FD" w:rsidR="00187AFA" w:rsidRPr="00187AFA" w:rsidRDefault="00187AFA">
            <w:pPr>
              <w:pStyle w:val="Bd-1BodyText1"/>
              <w:keepLines/>
              <w:spacing w:line="276" w:lineRule="auto"/>
              <w:ind w:left="0"/>
              <w:jc w:val="left"/>
              <w:rPr>
                <w:rFonts w:ascii="Times New Roman" w:hAnsi="Times New Roman"/>
                <w:b/>
                <w:iCs/>
                <w:sz w:val="24"/>
                <w:szCs w:val="24"/>
              </w:rPr>
            </w:pPr>
            <w:r w:rsidRPr="00187AFA">
              <w:rPr>
                <w:rFonts w:ascii="Times New Roman" w:hAnsi="Times New Roman"/>
                <w:b/>
                <w:iCs/>
                <w:sz w:val="24"/>
                <w:szCs w:val="24"/>
              </w:rPr>
              <w:t>Actor</w:t>
            </w:r>
          </w:p>
        </w:tc>
        <w:tc>
          <w:tcPr>
            <w:tcW w:w="7362" w:type="dxa"/>
            <w:shd w:val="clear" w:color="auto" w:fill="auto"/>
          </w:tcPr>
          <w:p w14:paraId="06042C28" w14:textId="54ADFB90" w:rsidR="00187AFA" w:rsidRPr="00075487" w:rsidRDefault="00187AFA">
            <w:pPr>
              <w:pStyle w:val="Normal10"/>
            </w:pPr>
            <w:r>
              <w:t>CBBH, CBQL</w:t>
            </w:r>
          </w:p>
        </w:tc>
      </w:tr>
      <w:tr w:rsidR="007257B6" w:rsidRPr="00075487" w14:paraId="2239AE19" w14:textId="77777777" w:rsidTr="00CC34AC">
        <w:trPr>
          <w:trHeight w:val="1083"/>
        </w:trPr>
        <w:tc>
          <w:tcPr>
            <w:tcW w:w="1795" w:type="dxa"/>
            <w:shd w:val="clear" w:color="auto" w:fill="auto"/>
          </w:tcPr>
          <w:p w14:paraId="483C60B7" w14:textId="6BA8D15F" w:rsidR="007257B6" w:rsidRPr="00187AFA" w:rsidRDefault="00187AFA">
            <w:pPr>
              <w:pStyle w:val="Bd-1BodyText1"/>
              <w:keepLines/>
              <w:spacing w:line="276" w:lineRule="auto"/>
              <w:ind w:left="0"/>
              <w:jc w:val="left"/>
              <w:rPr>
                <w:rFonts w:ascii="Times New Roman" w:hAnsi="Times New Roman"/>
                <w:b/>
                <w:bCs/>
                <w:iCs/>
                <w:sz w:val="24"/>
                <w:szCs w:val="24"/>
              </w:rPr>
            </w:pPr>
            <w:r w:rsidRPr="00187AFA">
              <w:rPr>
                <w:rFonts w:ascii="Times New Roman" w:hAnsi="Times New Roman"/>
                <w:b/>
                <w:iCs/>
                <w:sz w:val="24"/>
                <w:szCs w:val="24"/>
              </w:rPr>
              <w:t>Các bước xử lý</w:t>
            </w:r>
          </w:p>
        </w:tc>
        <w:tc>
          <w:tcPr>
            <w:tcW w:w="7362" w:type="dxa"/>
            <w:shd w:val="clear" w:color="auto" w:fill="auto"/>
          </w:tcPr>
          <w:p w14:paraId="0BC3A3C6" w14:textId="38B5B28F" w:rsidR="008F5D76" w:rsidRDefault="008F5D76" w:rsidP="00187AFA">
            <w:pPr>
              <w:pStyle w:val="Normal10"/>
              <w:keepNext/>
              <w:keepLines/>
              <w:rPr>
                <w:szCs w:val="24"/>
              </w:rPr>
            </w:pPr>
            <w:r>
              <w:rPr>
                <w:szCs w:val="24"/>
              </w:rPr>
              <w:t>1.User đăng nhập hệ thống</w:t>
            </w:r>
          </w:p>
          <w:p w14:paraId="22CDED7F" w14:textId="77777777" w:rsidR="00187AFA" w:rsidRDefault="00187AFA" w:rsidP="00187AFA">
            <w:pPr>
              <w:pStyle w:val="Normal10"/>
              <w:keepNext/>
              <w:keepLines/>
              <w:rPr>
                <w:szCs w:val="24"/>
              </w:rPr>
            </w:pPr>
            <w:ins w:id="19034" w:author="Phuong Truong Thi" w:date="2024-10-15T10:46:00Z">
              <w:r>
                <w:rPr>
                  <w:szCs w:val="24"/>
                </w:rPr>
                <w:t>2.</w:t>
              </w:r>
            </w:ins>
            <w:ins w:id="19035" w:author="Phuong Truong Thi" w:date="2024-10-15T10:49:00Z">
              <w:r>
                <w:rPr>
                  <w:szCs w:val="24"/>
                </w:rPr>
                <w:t>Truy cập</w:t>
              </w:r>
            </w:ins>
            <w:del w:id="19036" w:author="Phuong Truong Thi" w:date="2024-10-15T10:49:00Z">
              <w:r w:rsidDel="00D978C6">
                <w:rPr>
                  <w:szCs w:val="24"/>
                </w:rPr>
                <w:delText>Từ</w:delText>
              </w:r>
            </w:del>
            <w:r>
              <w:rPr>
                <w:szCs w:val="24"/>
              </w:rPr>
              <w:t xml:space="preserve"> màn hình Account</w:t>
            </w:r>
            <w:del w:id="19037" w:author="Phuong Truong Thi" w:date="2024-10-15T11:11:00Z">
              <w:r w:rsidDel="008938F2">
                <w:rPr>
                  <w:szCs w:val="24"/>
                </w:rPr>
                <w:delText xml:space="preserve">, </w:delText>
              </w:r>
            </w:del>
          </w:p>
          <w:p w14:paraId="48C3FFD0" w14:textId="4602D3AD" w:rsidR="007257B6" w:rsidRPr="0025550D" w:rsidRDefault="00187AFA" w:rsidP="00AE66DE">
            <w:pPr>
              <w:pStyle w:val="Normal10"/>
              <w:keepNext/>
              <w:keepLines/>
              <w:rPr>
                <w:szCs w:val="24"/>
              </w:rPr>
            </w:pPr>
            <w:r>
              <w:rPr>
                <w:szCs w:val="24"/>
              </w:rPr>
              <w:t xml:space="preserve">3.Chọn list view </w:t>
            </w:r>
            <w:ins w:id="19038" w:author="Phuong Truong Thi" w:date="2024-12-06T18:47:00Z">
              <w:r w:rsidR="003444D6">
                <w:rPr>
                  <w:szCs w:val="24"/>
                </w:rPr>
                <w:t>Khách hàng Mass</w:t>
              </w:r>
            </w:ins>
            <w:del w:id="19039" w:author="Phuong Truong Thi" w:date="2024-12-06T18:47:00Z">
              <w:r w:rsidDel="003444D6">
                <w:rPr>
                  <w:szCs w:val="24"/>
                </w:rPr>
                <w:delText xml:space="preserve">“Portfolio </w:delText>
              </w:r>
            </w:del>
            <w:del w:id="19040" w:author="Phuong Truong Thi" w:date="2024-12-04T01:30:00Z">
              <w:r w:rsidDel="00294BE6">
                <w:rPr>
                  <w:szCs w:val="24"/>
                </w:rPr>
                <w:delText>MASS</w:delText>
              </w:r>
            </w:del>
            <w:r>
              <w:rPr>
                <w:szCs w:val="24"/>
              </w:rPr>
              <w:t>”</w:t>
            </w:r>
          </w:p>
        </w:tc>
      </w:tr>
      <w:tr w:rsidR="007257B6" w:rsidRPr="00075487" w14:paraId="286ACD06" w14:textId="77777777" w:rsidTr="00187AFA">
        <w:trPr>
          <w:trHeight w:val="765"/>
        </w:trPr>
        <w:tc>
          <w:tcPr>
            <w:tcW w:w="1795" w:type="dxa"/>
            <w:shd w:val="clear" w:color="auto" w:fill="auto"/>
          </w:tcPr>
          <w:p w14:paraId="19D8BF44" w14:textId="6AA78BF4" w:rsidR="007257B6" w:rsidRPr="00187AFA" w:rsidRDefault="00187AFA">
            <w:pPr>
              <w:pStyle w:val="Bd-1BodyText1"/>
              <w:keepLines/>
              <w:spacing w:line="276" w:lineRule="auto"/>
              <w:ind w:left="0"/>
              <w:jc w:val="left"/>
              <w:rPr>
                <w:rFonts w:ascii="Times New Roman" w:hAnsi="Times New Roman"/>
                <w:b/>
                <w:iCs/>
                <w:sz w:val="24"/>
                <w:szCs w:val="24"/>
              </w:rPr>
            </w:pPr>
            <w:r w:rsidRPr="00187AFA">
              <w:rPr>
                <w:rFonts w:ascii="Times New Roman" w:hAnsi="Times New Roman"/>
                <w:b/>
                <w:iCs/>
                <w:sz w:val="24"/>
                <w:szCs w:val="24"/>
              </w:rPr>
              <w:t>Kết quả</w:t>
            </w:r>
            <w:r w:rsidR="007257B6" w:rsidRPr="00187AFA">
              <w:rPr>
                <w:rFonts w:ascii="Times New Roman" w:hAnsi="Times New Roman"/>
                <w:b/>
                <w:iCs/>
                <w:sz w:val="24"/>
                <w:szCs w:val="24"/>
              </w:rPr>
              <w:t xml:space="preserve"> đầu ra</w:t>
            </w:r>
          </w:p>
        </w:tc>
        <w:tc>
          <w:tcPr>
            <w:tcW w:w="7362" w:type="dxa"/>
            <w:shd w:val="clear" w:color="auto" w:fill="auto"/>
          </w:tcPr>
          <w:p w14:paraId="6E396E04" w14:textId="24D3310E" w:rsidR="007257B6" w:rsidDel="0025550D" w:rsidRDefault="00AE66DE" w:rsidP="0025550D">
            <w:pPr>
              <w:rPr>
                <w:del w:id="19041" w:author="Phuong Truong Thi" w:date="2024-10-08T18:37:00Z"/>
                <w:rFonts w:ascii="Times New Roman" w:hAnsi="Times New Roman"/>
                <w:sz w:val="24"/>
                <w:szCs w:val="24"/>
              </w:rPr>
            </w:pPr>
            <w:r w:rsidRPr="0025550D">
              <w:rPr>
                <w:rFonts w:ascii="Times New Roman" w:hAnsi="Times New Roman"/>
                <w:sz w:val="24"/>
                <w:szCs w:val="24"/>
                <w:rPrChange w:id="19042" w:author="Phuong Truong Thi" w:date="2024-10-08T18:38:00Z">
                  <w:rPr>
                    <w:szCs w:val="24"/>
                  </w:rPr>
                </w:rPrChange>
              </w:rPr>
              <w:t xml:space="preserve">Hệ thống hiển thị màn hình danh sách </w:t>
            </w:r>
            <w:r w:rsidRPr="0025550D">
              <w:rPr>
                <w:rFonts w:ascii="Times New Roman" w:hAnsi="Times New Roman"/>
                <w:sz w:val="24"/>
                <w:szCs w:val="24"/>
                <w:rPrChange w:id="19043" w:author="Phuong Truong Thi" w:date="2024-10-08T18:38:00Z">
                  <w:rPr/>
                </w:rPrChange>
              </w:rPr>
              <w:t xml:space="preserve">khách hàng </w:t>
            </w:r>
            <w:del w:id="19044" w:author="Phuong Truong Thi" w:date="2024-12-04T01:30:00Z">
              <w:r w:rsidRPr="0025550D" w:rsidDel="00294BE6">
                <w:rPr>
                  <w:rFonts w:ascii="Times New Roman" w:hAnsi="Times New Roman"/>
                  <w:sz w:val="24"/>
                  <w:szCs w:val="24"/>
                  <w:rPrChange w:id="19045" w:author="Phuong Truong Thi" w:date="2024-10-08T18:38:00Z">
                    <w:rPr/>
                  </w:rPrChange>
                </w:rPr>
                <w:delText>Mass</w:delText>
              </w:r>
            </w:del>
            <w:ins w:id="19046" w:author="Phuong Truong Thi" w:date="2024-12-04T01:30:00Z">
              <w:r w:rsidR="00294BE6">
                <w:rPr>
                  <w:rFonts w:ascii="Times New Roman" w:hAnsi="Times New Roman"/>
                  <w:sz w:val="24"/>
                  <w:szCs w:val="24"/>
                </w:rPr>
                <w:t>Mass</w:t>
              </w:r>
            </w:ins>
            <w:r w:rsidRPr="0025550D">
              <w:rPr>
                <w:rFonts w:ascii="Times New Roman" w:hAnsi="Times New Roman"/>
                <w:sz w:val="24"/>
                <w:szCs w:val="24"/>
                <w:rPrChange w:id="19047" w:author="Phuong Truong Thi" w:date="2024-10-08T18:38:00Z">
                  <w:rPr/>
                </w:rPrChange>
              </w:rPr>
              <w:t xml:space="preserve"> mà </w:t>
            </w:r>
            <w:commentRangeStart w:id="19048"/>
            <w:commentRangeStart w:id="19049"/>
            <w:ins w:id="19050" w:author="Phuong Truong Thi" w:date="2024-10-08T18:37:00Z">
              <w:r w:rsidR="0025550D" w:rsidRPr="0025550D">
                <w:rPr>
                  <w:rFonts w:ascii="Times New Roman" w:hAnsi="Times New Roman"/>
                  <w:sz w:val="24"/>
                  <w:szCs w:val="24"/>
                  <w:rPrChange w:id="19051" w:author="Phuong Truong Thi" w:date="2024-10-08T18:38:00Z">
                    <w:rPr/>
                  </w:rPrChange>
                </w:rPr>
                <w:t xml:space="preserve">cán bộ đó đang được phân bổ theo rule phân bổ </w:t>
              </w:r>
            </w:ins>
            <w:r w:rsidR="000A2F3A">
              <w:rPr>
                <w:rFonts w:ascii="Times New Roman" w:hAnsi="Times New Roman"/>
                <w:sz w:val="24"/>
                <w:szCs w:val="24"/>
              </w:rPr>
              <w:t>mục II.2.1</w:t>
            </w:r>
            <w:ins w:id="19052" w:author="Phuong Truong Thi" w:date="2024-10-08T18:37:00Z">
              <w:r w:rsidR="0025550D" w:rsidRPr="0025550D">
                <w:rPr>
                  <w:rFonts w:ascii="Times New Roman" w:hAnsi="Times New Roman"/>
                  <w:sz w:val="24"/>
                  <w:szCs w:val="24"/>
                  <w:rPrChange w:id="19053" w:author="Phuong Truong Thi" w:date="2024-10-08T18:38:00Z">
                    <w:rPr/>
                  </w:rPrChange>
                </w:rPr>
                <w:t>.</w:t>
              </w:r>
              <w:commentRangeEnd w:id="19048"/>
              <w:r w:rsidR="0025550D" w:rsidRPr="0025550D">
                <w:rPr>
                  <w:rStyle w:val="CommentReference"/>
                  <w:rFonts w:ascii="Times New Roman" w:hAnsi="Times New Roman"/>
                  <w:sz w:val="24"/>
                  <w:szCs w:val="24"/>
                  <w:lang w:val="x-none" w:eastAsia="x-none"/>
                  <w:rPrChange w:id="19054" w:author="Phuong Truong Thi" w:date="2024-10-08T18:38:00Z">
                    <w:rPr>
                      <w:rStyle w:val="CommentReference"/>
                      <w:lang w:val="x-none" w:eastAsia="x-none"/>
                    </w:rPr>
                  </w:rPrChange>
                </w:rPr>
                <w:commentReference w:id="19048"/>
              </w:r>
              <w:commentRangeEnd w:id="19049"/>
              <w:r w:rsidR="0025550D" w:rsidRPr="0025550D">
                <w:rPr>
                  <w:rStyle w:val="CommentReference"/>
                  <w:rFonts w:ascii="Times New Roman" w:hAnsi="Times New Roman"/>
                  <w:sz w:val="24"/>
                  <w:szCs w:val="24"/>
                  <w:lang w:val="x-none" w:eastAsia="x-none"/>
                  <w:rPrChange w:id="19055" w:author="Phuong Truong Thi" w:date="2024-10-08T18:38:00Z">
                    <w:rPr>
                      <w:rStyle w:val="CommentReference"/>
                      <w:lang w:val="x-none" w:eastAsia="x-none"/>
                    </w:rPr>
                  </w:rPrChange>
                </w:rPr>
                <w:commentReference w:id="19049"/>
              </w:r>
            </w:ins>
            <w:commentRangeStart w:id="19056"/>
            <w:del w:id="19057" w:author="Phuong Truong Thi" w:date="2024-10-08T18:37:00Z">
              <w:r w:rsidRPr="0025550D" w:rsidDel="0025550D">
                <w:rPr>
                  <w:rFonts w:ascii="Times New Roman" w:hAnsi="Times New Roman"/>
                  <w:sz w:val="24"/>
                  <w:szCs w:val="24"/>
                  <w:rPrChange w:id="19058" w:author="Phuong Truong Thi" w:date="2024-10-08T18:38:00Z">
                    <w:rPr/>
                  </w:rPrChange>
                </w:rPr>
                <w:delText>cán bộ đó đang được phân bổ.</w:delText>
              </w:r>
              <w:commentRangeEnd w:id="19056"/>
              <w:r w:rsidR="00960909" w:rsidRPr="0025550D" w:rsidDel="0025550D">
                <w:rPr>
                  <w:rStyle w:val="CommentReference"/>
                  <w:rFonts w:ascii="Times New Roman" w:hAnsi="Times New Roman"/>
                  <w:sz w:val="24"/>
                  <w:szCs w:val="24"/>
                  <w:lang w:val="x-none" w:eastAsia="x-none"/>
                  <w:rPrChange w:id="19059" w:author="Phuong Truong Thi" w:date="2024-10-08T18:38:00Z">
                    <w:rPr>
                      <w:rStyle w:val="CommentReference"/>
                      <w:lang w:val="x-none" w:eastAsia="x-none"/>
                    </w:rPr>
                  </w:rPrChange>
                </w:rPr>
                <w:commentReference w:id="19056"/>
              </w:r>
            </w:del>
          </w:p>
          <w:p w14:paraId="1CF9F2DD" w14:textId="77777777" w:rsidR="0025550D" w:rsidRPr="00AD3DE7" w:rsidRDefault="0025550D">
            <w:pPr>
              <w:rPr>
                <w:ins w:id="19060" w:author="Phuong Truong Thi" w:date="2024-10-08T18:38:00Z"/>
                <w:szCs w:val="24"/>
              </w:rPr>
              <w:pPrChange w:id="19061" w:author="Phuong Truong Thi" w:date="2024-10-08T18:37:00Z">
                <w:pPr>
                  <w:pStyle w:val="Normal10"/>
                  <w:keepNext/>
                  <w:keepLines/>
                </w:pPr>
              </w:pPrChange>
            </w:pPr>
          </w:p>
          <w:p w14:paraId="38AD6952" w14:textId="3339FEBC" w:rsidR="005F0A45" w:rsidRPr="0025550D" w:rsidDel="004B55BA" w:rsidRDefault="00A77FEB">
            <w:pPr>
              <w:pStyle w:val="ListParagraph"/>
              <w:rPr>
                <w:ins w:id="19062" w:author="thu nga" w:date="2024-09-30T17:53:00Z"/>
                <w:del w:id="19063" w:author="Phuong Truong Thi" w:date="2024-11-29T18:04:00Z"/>
                <w:szCs w:val="24"/>
              </w:rPr>
              <w:pPrChange w:id="19064" w:author="Phuong Truong Thi" w:date="2024-10-08T18:37:00Z">
                <w:pPr/>
              </w:pPrChange>
            </w:pPr>
            <w:del w:id="19065" w:author="Phuong Truong Thi" w:date="2024-11-29T18:04:00Z">
              <w:r w:rsidRPr="0025550D" w:rsidDel="004B55BA">
                <w:rPr>
                  <w:rFonts w:eastAsia="Times New Roman"/>
                  <w:color w:val="000000"/>
                  <w:szCs w:val="24"/>
                </w:rPr>
                <w:delText xml:space="preserve">Với KH mới được gắn DAO CBBH trong vòng 30 ngày, </w:delText>
              </w:r>
            </w:del>
            <w:ins w:id="19066" w:author="thu nga" w:date="2024-09-30T17:53:00Z">
              <w:del w:id="19067" w:author="Phuong Truong Thi" w:date="2024-11-29T18:04:00Z">
                <w:r w:rsidR="005F0A45" w:rsidRPr="0025550D" w:rsidDel="004B55BA">
                  <w:rPr>
                    <w:szCs w:val="24"/>
                  </w:rPr>
                  <w:delText xml:space="preserve">hiển thị 1 trường </w:delText>
                </w:r>
              </w:del>
              <w:del w:id="19068" w:author="Phuong Truong Thi" w:date="2024-10-08T18:30:00Z">
                <w:r w:rsidR="005F0A45" w:rsidRPr="0025550D" w:rsidDel="002A3A8A">
                  <w:rPr>
                    <w:szCs w:val="24"/>
                  </w:rPr>
                  <w:delText xml:space="preserve">có màu xanh </w:delText>
                </w:r>
              </w:del>
              <w:del w:id="19069" w:author="Phuong Truong Thi" w:date="2024-11-29T18:04:00Z">
                <w:r w:rsidR="005F0A45" w:rsidRPr="0025550D" w:rsidDel="004B55BA">
                  <w:rPr>
                    <w:szCs w:val="24"/>
                  </w:rPr>
                  <w:delText>để filter tập KH này</w:delText>
                </w:r>
              </w:del>
            </w:ins>
          </w:p>
          <w:p w14:paraId="775EFA36" w14:textId="6FAE2E1A" w:rsidR="00A77FEB" w:rsidRPr="0025550D" w:rsidDel="005F0A45" w:rsidRDefault="00A77FEB">
            <w:pPr>
              <w:rPr>
                <w:del w:id="19070" w:author="thu nga" w:date="2024-09-30T17:52:00Z"/>
                <w:szCs w:val="24"/>
              </w:rPr>
              <w:pPrChange w:id="19071" w:author="thu nga" w:date="2024-09-30T17:53:00Z">
                <w:pPr>
                  <w:pStyle w:val="ListParagraph"/>
                </w:pPr>
              </w:pPrChange>
            </w:pPr>
            <w:del w:id="19072" w:author="thu nga" w:date="2024-09-30T17:52:00Z">
              <w:r w:rsidRPr="0025550D" w:rsidDel="005F0A45">
                <w:rPr>
                  <w:rFonts w:ascii="Times New Roman" w:hAnsi="Times New Roman"/>
                  <w:sz w:val="24"/>
                  <w:szCs w:val="24"/>
                </w:rPr>
                <w:delText>hiển thị label để đánh dấu hoặc 1 trường để filter tập KH này</w:delText>
              </w:r>
            </w:del>
          </w:p>
          <w:p w14:paraId="2B2E4070" w14:textId="372B2127" w:rsidR="00A77FEB" w:rsidRPr="00D942CB" w:rsidRDefault="00A77FEB">
            <w:pPr>
              <w:rPr>
                <w:szCs w:val="24"/>
              </w:rPr>
              <w:pPrChange w:id="19073" w:author="Phuong Truong Thi" w:date="2024-12-06T19:21:00Z">
                <w:pPr>
                  <w:pStyle w:val="ListParagraph"/>
                </w:pPr>
              </w:pPrChange>
            </w:pPr>
            <w:del w:id="19074" w:author="Phuong Truong Thi" w:date="2024-12-06T19:20:00Z">
              <w:r w:rsidRPr="00D942CB" w:rsidDel="00E32A10">
                <w:rPr>
                  <w:szCs w:val="24"/>
                </w:rPr>
                <w:delText xml:space="preserve">Với KH mới out khỏi Portfolio của CBBH, hiển thị trong Portfolio trong vòng T + 30 ngày trong đó ngày T là ngày out Portfolio, </w:delText>
              </w:r>
            </w:del>
            <w:ins w:id="19075" w:author="thu nga" w:date="2024-09-30T17:53:00Z">
              <w:del w:id="19076" w:author="Phuong Truong Thi" w:date="2024-12-06T19:20:00Z">
                <w:r w:rsidR="005F0A45" w:rsidRPr="00D942CB" w:rsidDel="00E32A10">
                  <w:rPr>
                    <w:szCs w:val="24"/>
                  </w:rPr>
                  <w:delText xml:space="preserve">hiển thị 1 trường </w:delText>
                </w:r>
              </w:del>
              <w:del w:id="19077" w:author="Phuong Truong Thi" w:date="2024-10-08T18:30:00Z">
                <w:r w:rsidR="005F0A45" w:rsidRPr="00D942CB" w:rsidDel="002A3A8A">
                  <w:rPr>
                    <w:szCs w:val="24"/>
                  </w:rPr>
                  <w:delText xml:space="preserve">có màu đỏ </w:delText>
                </w:r>
              </w:del>
              <w:del w:id="19078" w:author="Phuong Truong Thi" w:date="2024-12-06T19:20:00Z">
                <w:r w:rsidR="005F0A45" w:rsidRPr="00D942CB" w:rsidDel="00E32A10">
                  <w:rPr>
                    <w:szCs w:val="24"/>
                  </w:rPr>
                  <w:delText>để filter tập KH</w:delText>
                </w:r>
                <w:r w:rsidR="005F0A45" w:rsidRPr="00D942CB" w:rsidDel="00E32A10">
                  <w:rPr>
                    <w:szCs w:val="24"/>
                    <w:lang w:val="vi-VN"/>
                  </w:rPr>
                  <w:delText xml:space="preserve"> này </w:delText>
                </w:r>
              </w:del>
            </w:ins>
            <w:del w:id="19079" w:author="thu nga" w:date="2024-09-30T17:53:00Z">
              <w:r w:rsidRPr="00D942CB" w:rsidDel="005F0A45">
                <w:rPr>
                  <w:szCs w:val="24"/>
                </w:rPr>
                <w:delText>hiển thị label để đánh dấu hoặc 1 trường để filter tập KH này</w:delText>
              </w:r>
            </w:del>
          </w:p>
        </w:tc>
      </w:tr>
    </w:tbl>
    <w:p w14:paraId="52FAAA72" w14:textId="1491DAC2" w:rsidR="00C86300" w:rsidRPr="00A35118" w:rsidRDefault="00C86300">
      <w:pPr>
        <w:pStyle w:val="Heading31"/>
        <w:numPr>
          <w:ilvl w:val="0"/>
          <w:numId w:val="143"/>
        </w:numPr>
        <w:outlineLvl w:val="9"/>
        <w:rPr>
          <w:ins w:id="19080" w:author="Phuong Truong Thi" w:date="2024-10-17T19:17:00Z"/>
          <w:i/>
          <w:iCs/>
          <w:sz w:val="24"/>
          <w:szCs w:val="24"/>
          <w:lang w:val="vi-VN"/>
          <w:rPrChange w:id="19081" w:author="Phuong Truong Thi" w:date="2024-10-17T19:17:00Z">
            <w:rPr>
              <w:ins w:id="19082" w:author="Phuong Truong Thi" w:date="2024-10-17T19:17:00Z"/>
              <w:sz w:val="24"/>
              <w:szCs w:val="24"/>
            </w:rPr>
          </w:rPrChange>
        </w:rPr>
        <w:pPrChange w:id="19083" w:author="Phuong Truong Thi" w:date="2024-11-25T18:48:00Z">
          <w:pPr>
            <w:pStyle w:val="Heading31"/>
            <w:numPr>
              <w:ilvl w:val="0"/>
              <w:numId w:val="151"/>
            </w:numPr>
            <w:ind w:left="720" w:hanging="360"/>
            <w:outlineLvl w:val="9"/>
          </w:pPr>
        </w:pPrChange>
      </w:pPr>
      <w:ins w:id="19084" w:author="Phuong Truong Thi" w:date="2024-10-17T19:17:00Z">
        <w:r w:rsidRPr="00A35118">
          <w:rPr>
            <w:i/>
            <w:iCs/>
            <w:sz w:val="24"/>
            <w:szCs w:val="24"/>
            <w:rPrChange w:id="19085" w:author="Phuong Truong Thi" w:date="2024-10-17T19:17:00Z">
              <w:rPr>
                <w:sz w:val="24"/>
                <w:szCs w:val="24"/>
              </w:rPr>
            </w:rPrChange>
          </w:rPr>
          <w:t>Màn hình minh họa</w:t>
        </w:r>
      </w:ins>
    </w:p>
    <w:p w14:paraId="6BB418E0" w14:textId="3CA5980F" w:rsidR="00C86300" w:rsidRPr="00C86300" w:rsidRDefault="005B45EC">
      <w:pPr>
        <w:pStyle w:val="Heading31"/>
        <w:numPr>
          <w:ilvl w:val="0"/>
          <w:numId w:val="0"/>
        </w:numPr>
        <w:ind w:left="90"/>
        <w:outlineLvl w:val="9"/>
        <w:rPr>
          <w:ins w:id="19086" w:author="Phuong Truong Thi" w:date="2024-10-17T19:17:00Z"/>
          <w:sz w:val="24"/>
          <w:szCs w:val="24"/>
          <w:lang w:val="vi-VN"/>
          <w:rPrChange w:id="19087" w:author="Phuong Truong Thi" w:date="2024-10-17T19:17:00Z">
            <w:rPr>
              <w:ins w:id="19088" w:author="Phuong Truong Thi" w:date="2024-10-17T19:17:00Z"/>
              <w:b w:val="0"/>
              <w:bCs w:val="0"/>
              <w:i/>
              <w:iCs/>
              <w:sz w:val="24"/>
              <w:szCs w:val="24"/>
            </w:rPr>
          </w:rPrChange>
        </w:rPr>
        <w:pPrChange w:id="19089" w:author="Phuong Truong Thi" w:date="2024-10-17T19:17:00Z">
          <w:pPr>
            <w:pStyle w:val="Heading31"/>
            <w:numPr>
              <w:ilvl w:val="0"/>
              <w:numId w:val="57"/>
            </w:numPr>
            <w:ind w:left="450" w:hanging="360"/>
            <w:outlineLvl w:val="9"/>
          </w:pPr>
        </w:pPrChange>
      </w:pPr>
      <w:ins w:id="19090" w:author="Phuong Truong Thi" w:date="2024-11-25T18:46:00Z">
        <w:r>
          <w:rPr>
            <w:noProof/>
            <w:sz w:val="24"/>
            <w:szCs w:val="24"/>
            <w:lang w:eastAsia="en-US"/>
          </w:rPr>
          <w:drawing>
            <wp:inline distT="0" distB="0" distL="0" distR="0" wp14:anchorId="37C74A78" wp14:editId="2BA71A23">
              <wp:extent cx="5820121" cy="5326912"/>
              <wp:effectExtent l="0" t="0" r="0" b="7620"/>
              <wp:docPr id="1873760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0288" name="Picture 1873760288"/>
                      <pic:cNvPicPr/>
                    </pic:nvPicPr>
                    <pic:blipFill>
                      <a:blip r:embed="rId25"/>
                      <a:stretch>
                        <a:fillRect/>
                      </a:stretch>
                    </pic:blipFill>
                    <pic:spPr>
                      <a:xfrm>
                        <a:off x="0" y="0"/>
                        <a:ext cx="5823708" cy="5330195"/>
                      </a:xfrm>
                      <a:prstGeom prst="rect">
                        <a:avLst/>
                      </a:prstGeom>
                    </pic:spPr>
                  </pic:pic>
                </a:graphicData>
              </a:graphic>
            </wp:inline>
          </w:drawing>
        </w:r>
      </w:ins>
    </w:p>
    <w:p w14:paraId="1892ABE2" w14:textId="77777777" w:rsidR="00EA72F0" w:rsidRPr="00EA72F0" w:rsidRDefault="00EA72F0">
      <w:pPr>
        <w:pStyle w:val="Heading31"/>
        <w:numPr>
          <w:ilvl w:val="0"/>
          <w:numId w:val="0"/>
        </w:numPr>
        <w:ind w:left="504" w:hanging="504"/>
        <w:outlineLvl w:val="9"/>
        <w:rPr>
          <w:ins w:id="19091" w:author="Phuong Truong Thi" w:date="2024-12-11T11:57:00Z" w16du:dateUtc="2024-12-11T04:57:00Z"/>
          <w:sz w:val="24"/>
          <w:szCs w:val="24"/>
          <w:lang w:val="vi-VN"/>
          <w:rPrChange w:id="19092" w:author="Phuong Truong Thi" w:date="2024-12-11T11:57:00Z" w16du:dateUtc="2024-12-11T04:57:00Z">
            <w:rPr>
              <w:ins w:id="19093" w:author="Phuong Truong Thi" w:date="2024-12-11T11:57:00Z" w16du:dateUtc="2024-12-11T04:57:00Z"/>
              <w:i/>
              <w:iCs/>
              <w:sz w:val="24"/>
              <w:szCs w:val="24"/>
            </w:rPr>
          </w:rPrChange>
        </w:rPr>
        <w:pPrChange w:id="19094" w:author="Phuong Truong Thi" w:date="2024-12-11T11:57:00Z" w16du:dateUtc="2024-12-11T04:57:00Z">
          <w:pPr>
            <w:pStyle w:val="Heading31"/>
            <w:numPr>
              <w:ilvl w:val="0"/>
              <w:numId w:val="143"/>
            </w:numPr>
            <w:ind w:left="720" w:hanging="360"/>
            <w:outlineLvl w:val="9"/>
          </w:pPr>
        </w:pPrChange>
      </w:pPr>
    </w:p>
    <w:p w14:paraId="764AA151" w14:textId="77777777" w:rsidR="00EA72F0" w:rsidRPr="00EA72F0" w:rsidRDefault="00EA72F0">
      <w:pPr>
        <w:pStyle w:val="Heading31"/>
        <w:numPr>
          <w:ilvl w:val="0"/>
          <w:numId w:val="0"/>
        </w:numPr>
        <w:ind w:left="720"/>
        <w:outlineLvl w:val="9"/>
        <w:rPr>
          <w:ins w:id="19095" w:author="Phuong Truong Thi" w:date="2024-12-11T11:57:00Z" w16du:dateUtc="2024-12-11T04:57:00Z"/>
          <w:sz w:val="24"/>
          <w:szCs w:val="24"/>
          <w:lang w:val="vi-VN"/>
          <w:rPrChange w:id="19096" w:author="Phuong Truong Thi" w:date="2024-12-11T11:57:00Z" w16du:dateUtc="2024-12-11T04:57:00Z">
            <w:rPr>
              <w:ins w:id="19097" w:author="Phuong Truong Thi" w:date="2024-12-11T11:57:00Z" w16du:dateUtc="2024-12-11T04:57:00Z"/>
              <w:i/>
              <w:iCs/>
              <w:sz w:val="24"/>
              <w:szCs w:val="24"/>
            </w:rPr>
          </w:rPrChange>
        </w:rPr>
        <w:pPrChange w:id="19098" w:author="Phuong Truong Thi" w:date="2024-12-11T11:57:00Z" w16du:dateUtc="2024-12-11T04:57:00Z">
          <w:pPr>
            <w:pStyle w:val="Heading31"/>
            <w:numPr>
              <w:ilvl w:val="0"/>
              <w:numId w:val="143"/>
            </w:numPr>
            <w:ind w:left="720" w:hanging="360"/>
            <w:outlineLvl w:val="9"/>
          </w:pPr>
        </w:pPrChange>
      </w:pPr>
    </w:p>
    <w:p w14:paraId="7AED87C5" w14:textId="71C38ECF" w:rsidR="00074458" w:rsidRPr="00A35118" w:rsidRDefault="00074458">
      <w:pPr>
        <w:pStyle w:val="Heading31"/>
        <w:numPr>
          <w:ilvl w:val="0"/>
          <w:numId w:val="143"/>
        </w:numPr>
        <w:outlineLvl w:val="9"/>
        <w:rPr>
          <w:sz w:val="24"/>
          <w:szCs w:val="24"/>
          <w:lang w:val="vi-VN"/>
        </w:rPr>
        <w:pPrChange w:id="19099" w:author="Phuong Truong Thi" w:date="2024-11-25T18:48:00Z">
          <w:pPr>
            <w:pStyle w:val="Heading31"/>
            <w:numPr>
              <w:ilvl w:val="0"/>
              <w:numId w:val="151"/>
            </w:numPr>
            <w:ind w:left="720" w:hanging="360"/>
            <w:outlineLvl w:val="9"/>
          </w:pPr>
        </w:pPrChange>
      </w:pPr>
      <w:r w:rsidRPr="00A35118">
        <w:rPr>
          <w:i/>
          <w:iCs/>
          <w:sz w:val="24"/>
          <w:szCs w:val="24"/>
        </w:rPr>
        <w:lastRenderedPageBreak/>
        <w:t>Thông tin dữ liệ</w:t>
      </w:r>
      <w:r w:rsidR="001D3706" w:rsidRPr="00A35118">
        <w:rPr>
          <w:i/>
          <w:iCs/>
          <w:sz w:val="24"/>
          <w:szCs w:val="24"/>
        </w:rPr>
        <w:t xml:space="preserve">u </w:t>
      </w:r>
    </w:p>
    <w:p w14:paraId="7A09DDCB" w14:textId="59E3364B" w:rsidR="00F73CF7" w:rsidRPr="00C86300" w:rsidRDefault="00087D14">
      <w:pPr>
        <w:pStyle w:val="ListParagraph"/>
        <w:rPr>
          <w:ins w:id="19100" w:author="Phuong Truong Thi" w:date="2024-10-08T18:13:00Z"/>
          <w:lang w:val="vi-VN"/>
          <w:rPrChange w:id="19101" w:author="Phuong Truong Thi" w:date="2024-10-17T19:17:00Z">
            <w:rPr>
              <w:ins w:id="19102" w:author="Phuong Truong Thi" w:date="2024-10-08T18:13:00Z"/>
            </w:rPr>
          </w:rPrChange>
        </w:rPr>
        <w:pPrChange w:id="19103" w:author="Phuong Truong Thi" w:date="2024-10-17T19:17:00Z">
          <w:pPr>
            <w:pStyle w:val="ListParagraph"/>
            <w:numPr>
              <w:numId w:val="60"/>
            </w:numPr>
            <w:ind w:left="720" w:hanging="720"/>
          </w:pPr>
        </w:pPrChange>
      </w:pPr>
      <w:r w:rsidRPr="00C86300">
        <w:rPr>
          <w:lang w:val="vi-VN"/>
        </w:rPr>
        <w:t>Thông tin các trường dữ liệu cần hiển thị</w:t>
      </w:r>
    </w:p>
    <w:tbl>
      <w:tblPr>
        <w:tblW w:w="9306"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2097"/>
        <w:gridCol w:w="2363"/>
        <w:gridCol w:w="937"/>
        <w:gridCol w:w="1111"/>
        <w:gridCol w:w="1134"/>
        <w:gridCol w:w="994"/>
      </w:tblGrid>
      <w:tr w:rsidR="00F868EA" w:rsidRPr="0052167B" w14:paraId="183AC1DD" w14:textId="77777777" w:rsidTr="004B3858">
        <w:trPr>
          <w:trHeight w:val="528"/>
          <w:tblHeader/>
          <w:ins w:id="19104" w:author="Phuong Truong Thi" w:date="2024-10-16T01:03:00Z"/>
        </w:trPr>
        <w:tc>
          <w:tcPr>
            <w:tcW w:w="670" w:type="dxa"/>
            <w:shd w:val="clear" w:color="000000" w:fill="F7C7AC"/>
            <w:vAlign w:val="center"/>
            <w:hideMark/>
          </w:tcPr>
          <w:p w14:paraId="524EADFE" w14:textId="77777777" w:rsidR="00F868EA" w:rsidRPr="0052167B" w:rsidRDefault="00F868EA" w:rsidP="00817E47">
            <w:pPr>
              <w:spacing w:before="0" w:line="240" w:lineRule="auto"/>
              <w:contextualSpacing w:val="0"/>
              <w:jc w:val="center"/>
              <w:rPr>
                <w:ins w:id="19105" w:author="Phuong Truong Thi" w:date="2024-10-16T01:03:00Z"/>
                <w:rFonts w:ascii="Times New Roman" w:eastAsia="Times New Roman" w:hAnsi="Times New Roman"/>
                <w:b/>
                <w:bCs/>
                <w:sz w:val="24"/>
                <w:szCs w:val="24"/>
                <w:lang w:val="vi-VN" w:eastAsia="vi-VN"/>
              </w:rPr>
            </w:pPr>
            <w:ins w:id="19106" w:author="Phuong Truong Thi" w:date="2024-10-16T01:03:00Z">
              <w:r w:rsidRPr="0052167B">
                <w:rPr>
                  <w:rFonts w:ascii="Times New Roman" w:eastAsia="Times New Roman" w:hAnsi="Times New Roman"/>
                  <w:b/>
                  <w:bCs/>
                  <w:sz w:val="24"/>
                  <w:szCs w:val="24"/>
                  <w:lang w:val="vi-VN" w:eastAsia="vi-VN"/>
                </w:rPr>
                <w:t>STT</w:t>
              </w:r>
            </w:ins>
          </w:p>
        </w:tc>
        <w:tc>
          <w:tcPr>
            <w:tcW w:w="2097" w:type="dxa"/>
            <w:shd w:val="clear" w:color="000000" w:fill="F7C7AC"/>
            <w:vAlign w:val="center"/>
            <w:hideMark/>
          </w:tcPr>
          <w:p w14:paraId="2F75D04D" w14:textId="77777777" w:rsidR="00F868EA" w:rsidRPr="0052167B" w:rsidRDefault="00F868EA" w:rsidP="00817E47">
            <w:pPr>
              <w:spacing w:before="0" w:line="240" w:lineRule="auto"/>
              <w:contextualSpacing w:val="0"/>
              <w:jc w:val="center"/>
              <w:rPr>
                <w:ins w:id="19107" w:author="Phuong Truong Thi" w:date="2024-10-16T01:03:00Z"/>
                <w:rFonts w:ascii="Times New Roman" w:eastAsia="Times New Roman" w:hAnsi="Times New Roman"/>
                <w:b/>
                <w:bCs/>
                <w:sz w:val="24"/>
                <w:szCs w:val="24"/>
                <w:lang w:val="vi-VN" w:eastAsia="vi-VN"/>
              </w:rPr>
            </w:pPr>
            <w:ins w:id="19108" w:author="Phuong Truong Thi" w:date="2024-10-16T01:03:00Z">
              <w:r w:rsidRPr="0052167B">
                <w:rPr>
                  <w:rFonts w:ascii="Times New Roman" w:eastAsia="Times New Roman" w:hAnsi="Times New Roman"/>
                  <w:b/>
                  <w:bCs/>
                  <w:sz w:val="24"/>
                  <w:szCs w:val="24"/>
                  <w:lang w:val="vi-VN" w:eastAsia="vi-VN"/>
                </w:rPr>
                <w:t>Trường dữ liệu</w:t>
              </w:r>
            </w:ins>
          </w:p>
        </w:tc>
        <w:tc>
          <w:tcPr>
            <w:tcW w:w="2363" w:type="dxa"/>
            <w:shd w:val="clear" w:color="000000" w:fill="F7C7AC"/>
            <w:vAlign w:val="center"/>
          </w:tcPr>
          <w:p w14:paraId="55C4EA72" w14:textId="77777777" w:rsidR="00F868EA" w:rsidRPr="0052167B" w:rsidRDefault="00F868EA" w:rsidP="00817E47">
            <w:pPr>
              <w:spacing w:before="0" w:line="240" w:lineRule="auto"/>
              <w:contextualSpacing w:val="0"/>
              <w:jc w:val="center"/>
              <w:rPr>
                <w:ins w:id="19109" w:author="Phuong Truong Thi" w:date="2024-10-16T01:03:00Z"/>
                <w:rFonts w:ascii="Times New Roman" w:eastAsia="Times New Roman" w:hAnsi="Times New Roman"/>
                <w:b/>
                <w:bCs/>
                <w:sz w:val="24"/>
                <w:szCs w:val="24"/>
                <w:lang w:eastAsia="vi-VN"/>
              </w:rPr>
            </w:pPr>
            <w:ins w:id="19110" w:author="Phuong Truong Thi" w:date="2024-10-16T01:03:00Z">
              <w:r w:rsidRPr="0052167B">
                <w:rPr>
                  <w:rFonts w:ascii="Times New Roman" w:eastAsia="Times New Roman" w:hAnsi="Times New Roman"/>
                  <w:b/>
                  <w:bCs/>
                  <w:sz w:val="24"/>
                  <w:szCs w:val="24"/>
                  <w:lang w:eastAsia="vi-VN"/>
                </w:rPr>
                <w:t>Mô tả trường</w:t>
              </w:r>
            </w:ins>
          </w:p>
        </w:tc>
        <w:tc>
          <w:tcPr>
            <w:tcW w:w="937" w:type="dxa"/>
            <w:shd w:val="clear" w:color="000000" w:fill="F7C7AC"/>
            <w:vAlign w:val="center"/>
          </w:tcPr>
          <w:p w14:paraId="7E62F466" w14:textId="77777777" w:rsidR="00F868EA" w:rsidRPr="0052167B" w:rsidRDefault="00F868EA" w:rsidP="00817E47">
            <w:pPr>
              <w:spacing w:before="0" w:line="240" w:lineRule="auto"/>
              <w:contextualSpacing w:val="0"/>
              <w:jc w:val="center"/>
              <w:rPr>
                <w:ins w:id="19111" w:author="Phuong Truong Thi" w:date="2024-10-16T01:03:00Z"/>
                <w:rFonts w:ascii="Times New Roman" w:eastAsia="Times New Roman" w:hAnsi="Times New Roman"/>
                <w:b/>
                <w:bCs/>
                <w:sz w:val="24"/>
                <w:szCs w:val="24"/>
                <w:lang w:val="vi-VN" w:eastAsia="vi-VN"/>
              </w:rPr>
            </w:pPr>
            <w:ins w:id="19112" w:author="Phuong Truong Thi" w:date="2024-10-16T01:03:00Z">
              <w:r>
                <w:rPr>
                  <w:rFonts w:ascii="Times New Roman" w:eastAsia="Times New Roman" w:hAnsi="Times New Roman"/>
                  <w:b/>
                  <w:bCs/>
                  <w:sz w:val="24"/>
                  <w:szCs w:val="24"/>
                  <w:lang w:val="vi-VN" w:eastAsia="vi-VN"/>
                </w:rPr>
                <w:t>Nguồn</w:t>
              </w:r>
            </w:ins>
          </w:p>
        </w:tc>
        <w:tc>
          <w:tcPr>
            <w:tcW w:w="1111" w:type="dxa"/>
            <w:shd w:val="clear" w:color="000000" w:fill="F7C7AC"/>
            <w:vAlign w:val="center"/>
          </w:tcPr>
          <w:p w14:paraId="3546D6DB" w14:textId="77777777" w:rsidR="00F868EA" w:rsidRPr="0052167B" w:rsidRDefault="00F868EA" w:rsidP="00817E47">
            <w:pPr>
              <w:spacing w:before="0" w:line="240" w:lineRule="auto"/>
              <w:contextualSpacing w:val="0"/>
              <w:jc w:val="center"/>
              <w:rPr>
                <w:ins w:id="19113" w:author="Phuong Truong Thi" w:date="2024-10-16T01:03:00Z"/>
                <w:rFonts w:ascii="Times New Roman" w:eastAsia="Times New Roman" w:hAnsi="Times New Roman"/>
                <w:b/>
                <w:bCs/>
                <w:sz w:val="24"/>
                <w:szCs w:val="24"/>
                <w:lang w:val="vi-VN" w:eastAsia="vi-VN"/>
              </w:rPr>
            </w:pPr>
            <w:ins w:id="19114" w:author="Phuong Truong Thi" w:date="2024-10-16T01:03:00Z">
              <w:r w:rsidRPr="0052167B">
                <w:rPr>
                  <w:rFonts w:ascii="Times New Roman" w:eastAsia="Times New Roman" w:hAnsi="Times New Roman"/>
                  <w:b/>
                  <w:bCs/>
                  <w:sz w:val="24"/>
                  <w:szCs w:val="24"/>
                  <w:lang w:val="vi-VN" w:eastAsia="vi-VN"/>
                </w:rPr>
                <w:t>Định dạng</w:t>
              </w:r>
            </w:ins>
          </w:p>
        </w:tc>
        <w:tc>
          <w:tcPr>
            <w:tcW w:w="1134" w:type="dxa"/>
            <w:shd w:val="clear" w:color="000000" w:fill="F7C7AC"/>
            <w:vAlign w:val="center"/>
            <w:hideMark/>
          </w:tcPr>
          <w:p w14:paraId="79AD5550" w14:textId="77777777" w:rsidR="00F868EA" w:rsidRPr="0052167B" w:rsidRDefault="00F868EA" w:rsidP="00817E47">
            <w:pPr>
              <w:spacing w:before="0" w:line="240" w:lineRule="auto"/>
              <w:contextualSpacing w:val="0"/>
              <w:jc w:val="center"/>
              <w:rPr>
                <w:ins w:id="19115" w:author="Phuong Truong Thi" w:date="2024-10-16T01:03:00Z"/>
                <w:rFonts w:ascii="Times New Roman" w:eastAsia="Times New Roman" w:hAnsi="Times New Roman"/>
                <w:b/>
                <w:bCs/>
                <w:sz w:val="24"/>
                <w:szCs w:val="24"/>
                <w:lang w:val="vi-VN" w:eastAsia="vi-VN"/>
              </w:rPr>
            </w:pPr>
            <w:ins w:id="19116" w:author="Phuong Truong Thi" w:date="2024-10-16T01:03:00Z">
              <w:r w:rsidRPr="0052167B">
                <w:rPr>
                  <w:rFonts w:ascii="Times New Roman" w:eastAsia="Times New Roman" w:hAnsi="Times New Roman"/>
                  <w:b/>
                  <w:bCs/>
                  <w:sz w:val="24"/>
                  <w:szCs w:val="24"/>
                  <w:lang w:val="vi-VN" w:eastAsia="vi-VN"/>
                </w:rPr>
                <w:t>Mã danh mục tham chiếu</w:t>
              </w:r>
            </w:ins>
          </w:p>
        </w:tc>
        <w:tc>
          <w:tcPr>
            <w:tcW w:w="994" w:type="dxa"/>
            <w:shd w:val="clear" w:color="000000" w:fill="F7C7AC"/>
          </w:tcPr>
          <w:p w14:paraId="09AEE264" w14:textId="77777777" w:rsidR="00F868EA" w:rsidRPr="002F0D98" w:rsidRDefault="00F868EA" w:rsidP="00817E47">
            <w:pPr>
              <w:spacing w:before="0" w:line="240" w:lineRule="auto"/>
              <w:contextualSpacing w:val="0"/>
              <w:jc w:val="center"/>
              <w:rPr>
                <w:ins w:id="19117" w:author="Phuong Truong Thi" w:date="2024-10-16T01:03:00Z"/>
                <w:rFonts w:ascii="Times New Roman" w:eastAsia="Times New Roman" w:hAnsi="Times New Roman"/>
                <w:b/>
                <w:bCs/>
                <w:sz w:val="24"/>
                <w:szCs w:val="24"/>
                <w:lang w:val="vi-VN" w:eastAsia="vi-VN"/>
              </w:rPr>
            </w:pPr>
            <w:ins w:id="19118" w:author="Phuong Truong Thi" w:date="2024-10-16T01:03:00Z">
              <w:r w:rsidRPr="002F0D98">
                <w:rPr>
                  <w:rFonts w:ascii="Times New Roman" w:eastAsia="Times New Roman" w:hAnsi="Times New Roman"/>
                  <w:b/>
                  <w:bCs/>
                  <w:sz w:val="24"/>
                  <w:szCs w:val="24"/>
                  <w:lang w:val="vi-VN" w:eastAsia="vi-VN"/>
                </w:rPr>
                <w:t>Hiển thị mặc định</w:t>
              </w:r>
            </w:ins>
          </w:p>
          <w:p w14:paraId="152FC16A" w14:textId="77777777" w:rsidR="00F868EA" w:rsidRPr="002F0D98" w:rsidRDefault="00F868EA" w:rsidP="00817E47">
            <w:pPr>
              <w:spacing w:before="0" w:line="240" w:lineRule="auto"/>
              <w:contextualSpacing w:val="0"/>
              <w:jc w:val="center"/>
              <w:rPr>
                <w:ins w:id="19119" w:author="Phuong Truong Thi" w:date="2024-10-16T01:03:00Z"/>
                <w:rFonts w:ascii="Times New Roman" w:eastAsia="Times New Roman" w:hAnsi="Times New Roman"/>
                <w:b/>
                <w:bCs/>
                <w:sz w:val="24"/>
                <w:szCs w:val="24"/>
                <w:lang w:val="vi-VN" w:eastAsia="vi-VN"/>
              </w:rPr>
            </w:pPr>
            <w:ins w:id="19120" w:author="Phuong Truong Thi" w:date="2024-10-16T01:03:00Z">
              <w:r w:rsidRPr="002F0D98">
                <w:rPr>
                  <w:rFonts w:ascii="Times New Roman" w:eastAsia="Times New Roman" w:hAnsi="Times New Roman"/>
                  <w:b/>
                  <w:bCs/>
                  <w:sz w:val="24"/>
                  <w:szCs w:val="24"/>
                  <w:lang w:val="vi-VN" w:eastAsia="vi-VN"/>
                </w:rPr>
                <w:t>trên danh sách</w:t>
              </w:r>
            </w:ins>
          </w:p>
          <w:p w14:paraId="641BC3FE" w14:textId="77777777" w:rsidR="00F868EA" w:rsidRPr="0052167B" w:rsidRDefault="00F868EA" w:rsidP="00817E47">
            <w:pPr>
              <w:spacing w:before="0" w:line="240" w:lineRule="auto"/>
              <w:contextualSpacing w:val="0"/>
              <w:jc w:val="center"/>
              <w:rPr>
                <w:ins w:id="19121" w:author="Phuong Truong Thi" w:date="2024-10-16T01:03:00Z"/>
                <w:rFonts w:ascii="Times New Roman" w:eastAsia="Times New Roman" w:hAnsi="Times New Roman"/>
                <w:b/>
                <w:bCs/>
                <w:sz w:val="24"/>
                <w:szCs w:val="24"/>
                <w:lang w:eastAsia="vi-VN"/>
              </w:rPr>
            </w:pPr>
            <w:ins w:id="19122" w:author="Phuong Truong Thi" w:date="2024-10-16T01:03:00Z">
              <w:r w:rsidRPr="0052167B">
                <w:rPr>
                  <w:rFonts w:ascii="Times New Roman" w:eastAsia="Times New Roman" w:hAnsi="Times New Roman"/>
                  <w:b/>
                  <w:bCs/>
                  <w:sz w:val="24"/>
                  <w:szCs w:val="24"/>
                  <w:lang w:eastAsia="vi-VN"/>
                </w:rPr>
                <w:t>(Y/N)</w:t>
              </w:r>
            </w:ins>
          </w:p>
        </w:tc>
      </w:tr>
      <w:tr w:rsidR="00A35118" w:rsidRPr="0052167B" w14:paraId="5E13CB31" w14:textId="77777777" w:rsidTr="00817E47">
        <w:trPr>
          <w:trHeight w:val="276"/>
          <w:ins w:id="19123" w:author="Phuong Truong Thi" w:date="2024-10-16T01:03:00Z"/>
        </w:trPr>
        <w:tc>
          <w:tcPr>
            <w:tcW w:w="9306" w:type="dxa"/>
            <w:gridSpan w:val="7"/>
          </w:tcPr>
          <w:p w14:paraId="30EBB88D" w14:textId="77777777" w:rsidR="00A35118" w:rsidRPr="0052167B" w:rsidRDefault="00A35118" w:rsidP="00817E47">
            <w:pPr>
              <w:spacing w:before="0" w:line="240" w:lineRule="auto"/>
              <w:contextualSpacing w:val="0"/>
              <w:jc w:val="left"/>
              <w:rPr>
                <w:ins w:id="19124" w:author="Phuong Truong Thi" w:date="2024-10-16T01:03:00Z"/>
                <w:rFonts w:ascii="Times New Roman" w:eastAsia="Times New Roman" w:hAnsi="Times New Roman"/>
                <w:sz w:val="24"/>
                <w:szCs w:val="24"/>
                <w:lang w:val="vi-VN" w:eastAsia="vi-VN"/>
              </w:rPr>
            </w:pPr>
            <w:ins w:id="19125" w:author="Phuong Truong Thi" w:date="2024-10-16T01:03:00Z">
              <w:r w:rsidRPr="0052167B">
                <w:rPr>
                  <w:rFonts w:ascii="Times New Roman" w:eastAsia="Times New Roman" w:hAnsi="Times New Roman"/>
                  <w:sz w:val="24"/>
                  <w:szCs w:val="24"/>
                  <w:lang w:eastAsia="vi-VN"/>
                </w:rPr>
                <w:t xml:space="preserve">Thông tin tổng quan </w:t>
              </w:r>
              <w:r w:rsidRPr="0052167B">
                <w:rPr>
                  <w:rFonts w:ascii="Times New Roman" w:eastAsia="Times New Roman" w:hAnsi="Times New Roman"/>
                  <w:i/>
                  <w:iCs/>
                  <w:sz w:val="24"/>
                  <w:szCs w:val="24"/>
                  <w:lang w:eastAsia="vi-VN"/>
                </w:rPr>
                <w:t>(dòng thông tin chung)</w:t>
              </w:r>
            </w:ins>
          </w:p>
        </w:tc>
      </w:tr>
      <w:tr w:rsidR="00F868EA" w:rsidRPr="0052167B" w14:paraId="71934A7E" w14:textId="77777777" w:rsidTr="004B3858">
        <w:trPr>
          <w:trHeight w:val="579"/>
          <w:ins w:id="19126" w:author="Phuong Truong Thi" w:date="2024-10-16T01:03:00Z"/>
        </w:trPr>
        <w:tc>
          <w:tcPr>
            <w:tcW w:w="670" w:type="dxa"/>
            <w:shd w:val="clear" w:color="auto" w:fill="auto"/>
            <w:vAlign w:val="center"/>
          </w:tcPr>
          <w:p w14:paraId="38670C10" w14:textId="77777777" w:rsidR="00F868EA" w:rsidRPr="0052167B" w:rsidRDefault="00F868EA" w:rsidP="00817E47">
            <w:pPr>
              <w:spacing w:before="0" w:line="240" w:lineRule="auto"/>
              <w:contextualSpacing w:val="0"/>
              <w:jc w:val="left"/>
              <w:rPr>
                <w:ins w:id="19127" w:author="Phuong Truong Thi" w:date="2024-10-16T01:03:00Z"/>
                <w:rFonts w:ascii="Times New Roman" w:eastAsia="Times New Roman" w:hAnsi="Times New Roman"/>
                <w:sz w:val="24"/>
                <w:szCs w:val="24"/>
                <w:lang w:val="vi-VN" w:eastAsia="vi-VN"/>
              </w:rPr>
            </w:pPr>
          </w:p>
        </w:tc>
        <w:tc>
          <w:tcPr>
            <w:tcW w:w="2097" w:type="dxa"/>
            <w:shd w:val="clear" w:color="auto" w:fill="auto"/>
            <w:vAlign w:val="center"/>
          </w:tcPr>
          <w:p w14:paraId="6446A5EA" w14:textId="77777777" w:rsidR="00F868EA" w:rsidRPr="0052167B" w:rsidRDefault="00F868EA" w:rsidP="00817E47">
            <w:pPr>
              <w:spacing w:before="0" w:line="240" w:lineRule="auto"/>
              <w:contextualSpacing w:val="0"/>
              <w:rPr>
                <w:ins w:id="19128" w:author="Phuong Truong Thi" w:date="2024-10-16T01:03:00Z"/>
                <w:rFonts w:ascii="Times New Roman" w:hAnsi="Times New Roman"/>
                <w:sz w:val="24"/>
                <w:szCs w:val="24"/>
              </w:rPr>
            </w:pPr>
            <w:ins w:id="19129" w:author="Phuong Truong Thi" w:date="2024-10-16T01:03:00Z">
              <w:r w:rsidRPr="0052167B">
                <w:rPr>
                  <w:rFonts w:ascii="Times New Roman" w:hAnsi="Times New Roman"/>
                  <w:sz w:val="24"/>
                  <w:szCs w:val="24"/>
                </w:rPr>
                <w:t>Tổng KH trong danh sách</w:t>
              </w:r>
            </w:ins>
          </w:p>
          <w:p w14:paraId="0557F5A0" w14:textId="77777777" w:rsidR="00F868EA" w:rsidRPr="0052167B" w:rsidRDefault="00F868EA" w:rsidP="00817E47">
            <w:pPr>
              <w:spacing w:before="0" w:line="240" w:lineRule="auto"/>
              <w:contextualSpacing w:val="0"/>
              <w:rPr>
                <w:ins w:id="19130" w:author="Phuong Truong Thi" w:date="2024-10-16T01:03:00Z"/>
                <w:rFonts w:ascii="Times New Roman" w:hAnsi="Times New Roman"/>
                <w:sz w:val="24"/>
                <w:szCs w:val="24"/>
              </w:rPr>
            </w:pPr>
          </w:p>
        </w:tc>
        <w:tc>
          <w:tcPr>
            <w:tcW w:w="2363" w:type="dxa"/>
          </w:tcPr>
          <w:p w14:paraId="1A76B905" w14:textId="77777777" w:rsidR="00F868EA" w:rsidRPr="0052167B" w:rsidRDefault="00F868EA" w:rsidP="00817E47">
            <w:pPr>
              <w:spacing w:before="0" w:line="240" w:lineRule="auto"/>
              <w:contextualSpacing w:val="0"/>
              <w:rPr>
                <w:ins w:id="19131" w:author="Phuong Truong Thi" w:date="2024-10-16T01:03:00Z"/>
                <w:rFonts w:ascii="Times New Roman" w:hAnsi="Times New Roman"/>
                <w:sz w:val="24"/>
                <w:szCs w:val="24"/>
              </w:rPr>
            </w:pPr>
            <w:ins w:id="19132" w:author="Phuong Truong Thi" w:date="2024-10-16T01:03:00Z">
              <w:r w:rsidRPr="0052167B">
                <w:rPr>
                  <w:rFonts w:ascii="Times New Roman" w:hAnsi="Times New Roman"/>
                  <w:sz w:val="24"/>
                  <w:szCs w:val="24"/>
                </w:rPr>
                <w:t xml:space="preserve">Tổng số lượng KH trong danh sách </w:t>
              </w:r>
            </w:ins>
          </w:p>
          <w:p w14:paraId="57A4A9A4" w14:textId="2F33047D" w:rsidR="00F868EA" w:rsidRPr="0052167B" w:rsidRDefault="000A7657" w:rsidP="00817E47">
            <w:pPr>
              <w:spacing w:before="0" w:line="240" w:lineRule="auto"/>
              <w:contextualSpacing w:val="0"/>
              <w:rPr>
                <w:ins w:id="19133" w:author="Phuong Truong Thi" w:date="2024-10-16T01:03:00Z"/>
                <w:rFonts w:ascii="Times New Roman" w:eastAsia="Times New Roman" w:hAnsi="Times New Roman"/>
                <w:sz w:val="24"/>
                <w:szCs w:val="24"/>
                <w:lang w:eastAsia="vi-VN"/>
              </w:rPr>
            </w:pPr>
            <w:ins w:id="19134" w:author="Phuong Truong Thi" w:date="2024-10-16T01:11:00Z">
              <w:r w:rsidRPr="000A7657">
                <w:rPr>
                  <w:rFonts w:ascii="Times New Roman" w:eastAsia="Times New Roman" w:hAnsi="Times New Roman"/>
                  <w:sz w:val="24"/>
                  <w:szCs w:val="24"/>
                  <w:lang w:eastAsia="vi-VN"/>
                </w:rPr>
                <w:t>Số lượng KH sẽ thay đổi khi thay đỏi điều kiện lọc</w:t>
              </w:r>
            </w:ins>
          </w:p>
        </w:tc>
        <w:tc>
          <w:tcPr>
            <w:tcW w:w="937" w:type="dxa"/>
          </w:tcPr>
          <w:p w14:paraId="630CD497" w14:textId="77777777" w:rsidR="00F868EA" w:rsidRPr="00B66378" w:rsidRDefault="00F868EA" w:rsidP="00817E47">
            <w:pPr>
              <w:spacing w:before="0" w:line="240" w:lineRule="auto"/>
              <w:contextualSpacing w:val="0"/>
              <w:rPr>
                <w:ins w:id="19135" w:author="Phuong Truong Thi" w:date="2024-10-16T01:03:00Z"/>
                <w:rFonts w:ascii="Times New Roman" w:eastAsia="Times New Roman" w:hAnsi="Times New Roman"/>
                <w:sz w:val="24"/>
                <w:szCs w:val="24"/>
                <w:lang w:val="vi-VN" w:eastAsia="vi-VN"/>
              </w:rPr>
            </w:pPr>
            <w:ins w:id="19136" w:author="Phuong Truong Thi" w:date="2024-10-16T01:03:00Z">
              <w:r>
                <w:rPr>
                  <w:rFonts w:ascii="Times New Roman" w:eastAsia="Times New Roman" w:hAnsi="Times New Roman"/>
                  <w:sz w:val="24"/>
                  <w:szCs w:val="24"/>
                  <w:lang w:val="vi-VN" w:eastAsia="vi-VN"/>
                </w:rPr>
                <w:t>CRM</w:t>
              </w:r>
            </w:ins>
          </w:p>
        </w:tc>
        <w:tc>
          <w:tcPr>
            <w:tcW w:w="1111" w:type="dxa"/>
          </w:tcPr>
          <w:p w14:paraId="7E4480CA" w14:textId="77777777" w:rsidR="00F868EA" w:rsidRPr="0052167B" w:rsidRDefault="00F868EA" w:rsidP="00817E47">
            <w:pPr>
              <w:spacing w:before="0" w:line="240" w:lineRule="auto"/>
              <w:contextualSpacing w:val="0"/>
              <w:rPr>
                <w:ins w:id="19137" w:author="Phuong Truong Thi" w:date="2024-10-16T01:03:00Z"/>
                <w:rFonts w:ascii="Times New Roman" w:eastAsia="Times New Roman" w:hAnsi="Times New Roman"/>
                <w:sz w:val="24"/>
                <w:szCs w:val="24"/>
                <w:lang w:eastAsia="vi-VN"/>
              </w:rPr>
            </w:pPr>
            <w:ins w:id="19138"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250DC0B7" w14:textId="77777777" w:rsidR="00F868EA" w:rsidRPr="0052167B" w:rsidRDefault="00F868EA" w:rsidP="00817E47">
            <w:pPr>
              <w:spacing w:before="0" w:line="240" w:lineRule="auto"/>
              <w:contextualSpacing w:val="0"/>
              <w:rPr>
                <w:ins w:id="19139" w:author="Phuong Truong Thi" w:date="2024-10-16T01:03:00Z"/>
                <w:rFonts w:ascii="Times New Roman" w:eastAsia="Times New Roman" w:hAnsi="Times New Roman"/>
                <w:sz w:val="24"/>
                <w:szCs w:val="24"/>
                <w:lang w:eastAsia="vi-VN"/>
              </w:rPr>
            </w:pPr>
          </w:p>
        </w:tc>
        <w:tc>
          <w:tcPr>
            <w:tcW w:w="994" w:type="dxa"/>
          </w:tcPr>
          <w:p w14:paraId="1BA705B9" w14:textId="77777777" w:rsidR="00F868EA" w:rsidRPr="0052167B" w:rsidRDefault="00F868EA" w:rsidP="00817E47">
            <w:pPr>
              <w:spacing w:before="0" w:line="240" w:lineRule="auto"/>
              <w:contextualSpacing w:val="0"/>
              <w:jc w:val="center"/>
              <w:rPr>
                <w:ins w:id="19140" w:author="Phuong Truong Thi" w:date="2024-10-16T01:03:00Z"/>
                <w:rFonts w:ascii="Times New Roman" w:eastAsia="Times New Roman" w:hAnsi="Times New Roman"/>
                <w:sz w:val="24"/>
                <w:szCs w:val="24"/>
                <w:lang w:eastAsia="vi-VN"/>
              </w:rPr>
            </w:pPr>
            <w:ins w:id="19141" w:author="Phuong Truong Thi" w:date="2024-10-16T01:03:00Z">
              <w:r w:rsidRPr="0052167B">
                <w:rPr>
                  <w:rFonts w:ascii="Times New Roman" w:eastAsia="Times New Roman" w:hAnsi="Times New Roman"/>
                  <w:sz w:val="24"/>
                  <w:szCs w:val="24"/>
                  <w:lang w:eastAsia="vi-VN"/>
                </w:rPr>
                <w:t>Y</w:t>
              </w:r>
            </w:ins>
          </w:p>
        </w:tc>
      </w:tr>
      <w:tr w:rsidR="00A35118" w:rsidRPr="0052167B" w14:paraId="55779A90" w14:textId="77777777" w:rsidTr="00817E47">
        <w:trPr>
          <w:trHeight w:val="354"/>
          <w:ins w:id="19142" w:author="Phuong Truong Thi" w:date="2024-10-16T01:03:00Z"/>
        </w:trPr>
        <w:tc>
          <w:tcPr>
            <w:tcW w:w="9306" w:type="dxa"/>
            <w:gridSpan w:val="7"/>
          </w:tcPr>
          <w:p w14:paraId="5093E9A7" w14:textId="77777777" w:rsidR="00A35118" w:rsidRPr="0052167B" w:rsidRDefault="00A35118" w:rsidP="00817E47">
            <w:pPr>
              <w:spacing w:before="0" w:line="240" w:lineRule="auto"/>
              <w:contextualSpacing w:val="0"/>
              <w:rPr>
                <w:ins w:id="19143" w:author="Phuong Truong Thi" w:date="2024-10-16T01:03:00Z"/>
                <w:rFonts w:ascii="Times New Roman" w:eastAsia="Times New Roman" w:hAnsi="Times New Roman"/>
                <w:sz w:val="24"/>
                <w:szCs w:val="24"/>
                <w:lang w:eastAsia="vi-VN"/>
              </w:rPr>
            </w:pPr>
            <w:ins w:id="19144" w:author="Phuong Truong Thi" w:date="2024-10-16T01:03:00Z">
              <w:r w:rsidRPr="0052167B">
                <w:rPr>
                  <w:rFonts w:ascii="Times New Roman" w:eastAsia="Times New Roman" w:hAnsi="Times New Roman"/>
                  <w:sz w:val="24"/>
                  <w:szCs w:val="24"/>
                  <w:lang w:eastAsia="vi-VN"/>
                </w:rPr>
                <w:t>Thông tin chung</w:t>
              </w:r>
            </w:ins>
          </w:p>
        </w:tc>
      </w:tr>
      <w:tr w:rsidR="008D3718" w:rsidRPr="0052167B" w14:paraId="6D0B681C" w14:textId="77777777" w:rsidTr="004B3858">
        <w:trPr>
          <w:trHeight w:val="480"/>
          <w:ins w:id="19145" w:author="Phuong Truong Thi" w:date="2024-10-16T01:03:00Z"/>
        </w:trPr>
        <w:tc>
          <w:tcPr>
            <w:tcW w:w="670" w:type="dxa"/>
            <w:shd w:val="clear" w:color="auto" w:fill="auto"/>
            <w:vAlign w:val="center"/>
          </w:tcPr>
          <w:p w14:paraId="6871598E" w14:textId="77777777" w:rsidR="008D3718" w:rsidRPr="0052167B" w:rsidRDefault="008D3718" w:rsidP="008D3718">
            <w:pPr>
              <w:pStyle w:val="ListParagraph"/>
              <w:numPr>
                <w:ilvl w:val="0"/>
                <w:numId w:val="63"/>
              </w:numPr>
              <w:spacing w:before="0" w:line="240" w:lineRule="auto"/>
              <w:contextualSpacing w:val="0"/>
              <w:jc w:val="left"/>
              <w:rPr>
                <w:ins w:id="19146" w:author="Phuong Truong Thi" w:date="2024-10-16T01:03:00Z"/>
                <w:rFonts w:eastAsia="Times New Roman"/>
                <w:szCs w:val="24"/>
                <w:lang w:val="vi-VN" w:eastAsia="vi-VN"/>
              </w:rPr>
            </w:pPr>
          </w:p>
        </w:tc>
        <w:tc>
          <w:tcPr>
            <w:tcW w:w="2097" w:type="dxa"/>
            <w:shd w:val="clear" w:color="auto" w:fill="auto"/>
            <w:vAlign w:val="center"/>
          </w:tcPr>
          <w:p w14:paraId="5F859538" w14:textId="77777777" w:rsidR="008D3718" w:rsidRPr="0052167B" w:rsidRDefault="008D3718" w:rsidP="008D3718">
            <w:pPr>
              <w:spacing w:before="0" w:line="240" w:lineRule="auto"/>
              <w:contextualSpacing w:val="0"/>
              <w:rPr>
                <w:ins w:id="19147" w:author="Phuong Truong Thi" w:date="2024-10-16T01:03:00Z"/>
                <w:rFonts w:ascii="Times New Roman" w:hAnsi="Times New Roman"/>
                <w:sz w:val="24"/>
                <w:szCs w:val="24"/>
              </w:rPr>
            </w:pPr>
            <w:ins w:id="19148" w:author="Phuong Truong Thi" w:date="2024-10-16T01:03:00Z">
              <w:r w:rsidRPr="0052167B">
                <w:rPr>
                  <w:rFonts w:ascii="Times New Roman" w:hAnsi="Times New Roman"/>
                  <w:sz w:val="24"/>
                  <w:szCs w:val="24"/>
                </w:rPr>
                <w:t>CIF</w:t>
              </w:r>
            </w:ins>
          </w:p>
        </w:tc>
        <w:tc>
          <w:tcPr>
            <w:tcW w:w="2363" w:type="dxa"/>
            <w:vAlign w:val="center"/>
          </w:tcPr>
          <w:p w14:paraId="22BA701E" w14:textId="33A82537" w:rsidR="008D3718" w:rsidRPr="008D3718" w:rsidRDefault="008D3718" w:rsidP="008D3718">
            <w:pPr>
              <w:spacing w:before="0" w:line="240" w:lineRule="auto"/>
              <w:contextualSpacing w:val="0"/>
              <w:rPr>
                <w:ins w:id="19149" w:author="Phuong Truong Thi" w:date="2024-10-16T01:03:00Z"/>
                <w:rFonts w:ascii="Times New Roman" w:hAnsi="Times New Roman"/>
                <w:sz w:val="24"/>
                <w:szCs w:val="24"/>
              </w:rPr>
            </w:pPr>
            <w:ins w:id="19150" w:author="Phuong Truong Thi" w:date="2024-11-25T12:32:00Z">
              <w:r w:rsidRPr="008D3718">
                <w:rPr>
                  <w:rFonts w:ascii="Times New Roman" w:hAnsi="Times New Roman"/>
                  <w:color w:val="000000"/>
                  <w:sz w:val="24"/>
                  <w:szCs w:val="24"/>
                  <w:rPrChange w:id="19151" w:author="Phuong Truong Thi" w:date="2024-11-25T12:33:00Z">
                    <w:rPr>
                      <w:rFonts w:ascii="Calibri" w:hAnsi="Calibri" w:cs="Calibri"/>
                      <w:color w:val="000000"/>
                    </w:rPr>
                  </w:rPrChange>
                </w:rPr>
                <w:t>CIF của khách hàng trên T24</w:t>
              </w:r>
            </w:ins>
          </w:p>
        </w:tc>
        <w:tc>
          <w:tcPr>
            <w:tcW w:w="937" w:type="dxa"/>
          </w:tcPr>
          <w:p w14:paraId="656C0284" w14:textId="77777777" w:rsidR="008D3718" w:rsidRPr="0052167B" w:rsidRDefault="008D3718" w:rsidP="008D3718">
            <w:pPr>
              <w:spacing w:before="0" w:line="240" w:lineRule="auto"/>
              <w:contextualSpacing w:val="0"/>
              <w:rPr>
                <w:ins w:id="19152" w:author="Phuong Truong Thi" w:date="2024-10-16T01:03:00Z"/>
                <w:rFonts w:ascii="Times New Roman" w:hAnsi="Times New Roman"/>
                <w:sz w:val="24"/>
                <w:szCs w:val="24"/>
              </w:rPr>
            </w:pPr>
            <w:ins w:id="19153" w:author="Phuong Truong Thi" w:date="2024-10-16T01:03:00Z">
              <w:r w:rsidRPr="001965B1">
                <w:rPr>
                  <w:rFonts w:ascii="Times New Roman" w:hAnsi="Times New Roman"/>
                  <w:color w:val="000000"/>
                  <w:sz w:val="24"/>
                  <w:szCs w:val="24"/>
                  <w:lang w:val="vi-VN"/>
                </w:rPr>
                <w:t>EZ/T24</w:t>
              </w:r>
            </w:ins>
          </w:p>
        </w:tc>
        <w:tc>
          <w:tcPr>
            <w:tcW w:w="1111" w:type="dxa"/>
          </w:tcPr>
          <w:p w14:paraId="7BA97710" w14:textId="294DF8DF" w:rsidR="008D3718" w:rsidRPr="0052167B" w:rsidRDefault="008D3718" w:rsidP="008D3718">
            <w:pPr>
              <w:spacing w:before="0" w:line="240" w:lineRule="auto"/>
              <w:contextualSpacing w:val="0"/>
              <w:rPr>
                <w:ins w:id="19154" w:author="Phuong Truong Thi" w:date="2024-10-16T01:03:00Z"/>
                <w:rFonts w:ascii="Times New Roman" w:hAnsi="Times New Roman"/>
                <w:sz w:val="24"/>
                <w:szCs w:val="24"/>
              </w:rPr>
            </w:pPr>
            <w:r>
              <w:rPr>
                <w:rFonts w:ascii="Times New Roman" w:hAnsi="Times New Roman"/>
                <w:sz w:val="24"/>
                <w:szCs w:val="24"/>
              </w:rPr>
              <w:t>Text (255)</w:t>
            </w:r>
          </w:p>
        </w:tc>
        <w:tc>
          <w:tcPr>
            <w:tcW w:w="1134" w:type="dxa"/>
            <w:shd w:val="clear" w:color="auto" w:fill="auto"/>
            <w:noWrap/>
            <w:vAlign w:val="center"/>
          </w:tcPr>
          <w:p w14:paraId="2F499D58" w14:textId="77777777" w:rsidR="008D3718" w:rsidRPr="0052167B" w:rsidRDefault="008D3718" w:rsidP="008D3718">
            <w:pPr>
              <w:spacing w:before="0" w:line="240" w:lineRule="auto"/>
              <w:contextualSpacing w:val="0"/>
              <w:rPr>
                <w:ins w:id="19155" w:author="Phuong Truong Thi" w:date="2024-10-16T01:03:00Z"/>
                <w:rFonts w:ascii="Times New Roman" w:eastAsia="Times New Roman" w:hAnsi="Times New Roman"/>
                <w:sz w:val="24"/>
                <w:szCs w:val="24"/>
                <w:lang w:eastAsia="vi-VN"/>
              </w:rPr>
            </w:pPr>
          </w:p>
        </w:tc>
        <w:tc>
          <w:tcPr>
            <w:tcW w:w="994" w:type="dxa"/>
          </w:tcPr>
          <w:p w14:paraId="36260E9D" w14:textId="77777777" w:rsidR="008D3718" w:rsidRPr="0052167B" w:rsidRDefault="008D3718" w:rsidP="008D3718">
            <w:pPr>
              <w:spacing w:before="0" w:line="240" w:lineRule="auto"/>
              <w:contextualSpacing w:val="0"/>
              <w:jc w:val="center"/>
              <w:rPr>
                <w:ins w:id="19156" w:author="Phuong Truong Thi" w:date="2024-10-16T01:03:00Z"/>
                <w:rFonts w:ascii="Times New Roman" w:eastAsia="Times New Roman" w:hAnsi="Times New Roman"/>
                <w:sz w:val="24"/>
                <w:szCs w:val="24"/>
                <w:lang w:eastAsia="vi-VN"/>
              </w:rPr>
            </w:pPr>
            <w:ins w:id="19157" w:author="Phuong Truong Thi" w:date="2024-10-16T01:03:00Z">
              <w:r w:rsidRPr="0052167B">
                <w:rPr>
                  <w:rFonts w:ascii="Times New Roman" w:eastAsia="Times New Roman" w:hAnsi="Times New Roman"/>
                  <w:sz w:val="24"/>
                  <w:szCs w:val="24"/>
                  <w:lang w:eastAsia="vi-VN"/>
                </w:rPr>
                <w:t>Y</w:t>
              </w:r>
            </w:ins>
          </w:p>
        </w:tc>
      </w:tr>
      <w:tr w:rsidR="008D3718" w:rsidRPr="0052167B" w14:paraId="5E057148" w14:textId="77777777" w:rsidTr="004B3858">
        <w:trPr>
          <w:trHeight w:val="276"/>
          <w:ins w:id="19158" w:author="Phuong Truong Thi" w:date="2024-10-16T01:03:00Z"/>
        </w:trPr>
        <w:tc>
          <w:tcPr>
            <w:tcW w:w="670" w:type="dxa"/>
            <w:shd w:val="clear" w:color="000000" w:fill="FFFFFF"/>
            <w:vAlign w:val="center"/>
          </w:tcPr>
          <w:p w14:paraId="69A5FA86" w14:textId="77777777" w:rsidR="008D3718" w:rsidRPr="0052167B" w:rsidRDefault="008D3718" w:rsidP="008D3718">
            <w:pPr>
              <w:pStyle w:val="ListParagraph"/>
              <w:numPr>
                <w:ilvl w:val="0"/>
                <w:numId w:val="63"/>
              </w:numPr>
              <w:spacing w:before="0" w:line="240" w:lineRule="auto"/>
              <w:contextualSpacing w:val="0"/>
              <w:jc w:val="left"/>
              <w:rPr>
                <w:ins w:id="19159" w:author="Phuong Truong Thi" w:date="2024-10-16T01:03:00Z"/>
                <w:rFonts w:eastAsia="Times New Roman"/>
                <w:szCs w:val="24"/>
                <w:lang w:val="vi-VN" w:eastAsia="vi-VN"/>
              </w:rPr>
            </w:pPr>
          </w:p>
        </w:tc>
        <w:tc>
          <w:tcPr>
            <w:tcW w:w="2097" w:type="dxa"/>
            <w:shd w:val="clear" w:color="000000" w:fill="FFFFFF"/>
            <w:vAlign w:val="center"/>
            <w:hideMark/>
          </w:tcPr>
          <w:p w14:paraId="1F88C65E" w14:textId="77777777" w:rsidR="008D3718" w:rsidRPr="0052167B" w:rsidRDefault="008D3718" w:rsidP="008D3718">
            <w:pPr>
              <w:spacing w:before="0" w:line="240" w:lineRule="auto"/>
              <w:contextualSpacing w:val="0"/>
              <w:rPr>
                <w:ins w:id="19160" w:author="Phuong Truong Thi" w:date="2024-10-16T01:03:00Z"/>
                <w:rFonts w:ascii="Times New Roman" w:eastAsia="Times New Roman" w:hAnsi="Times New Roman"/>
                <w:sz w:val="24"/>
                <w:szCs w:val="24"/>
                <w:lang w:val="vi-VN" w:eastAsia="vi-VN"/>
              </w:rPr>
            </w:pPr>
            <w:ins w:id="19161" w:author="Phuong Truong Thi" w:date="2024-10-16T01:03:00Z">
              <w:r w:rsidRPr="0052167B">
                <w:rPr>
                  <w:rFonts w:ascii="Times New Roman" w:hAnsi="Times New Roman"/>
                  <w:sz w:val="24"/>
                  <w:szCs w:val="24"/>
                </w:rPr>
                <w:t>Ngày mở CIF</w:t>
              </w:r>
            </w:ins>
          </w:p>
        </w:tc>
        <w:tc>
          <w:tcPr>
            <w:tcW w:w="2363" w:type="dxa"/>
            <w:vAlign w:val="center"/>
          </w:tcPr>
          <w:p w14:paraId="5D2EB5E6" w14:textId="7298927D" w:rsidR="008D3718" w:rsidRPr="008D3718" w:rsidRDefault="008D3718" w:rsidP="008D3718">
            <w:pPr>
              <w:spacing w:before="0" w:line="240" w:lineRule="auto"/>
              <w:contextualSpacing w:val="0"/>
              <w:rPr>
                <w:ins w:id="19162" w:author="Phuong Truong Thi" w:date="2024-10-16T01:03:00Z"/>
                <w:rFonts w:ascii="Times New Roman" w:hAnsi="Times New Roman"/>
                <w:sz w:val="24"/>
                <w:szCs w:val="24"/>
                <w:lang w:val="vi-VN"/>
              </w:rPr>
            </w:pPr>
            <w:ins w:id="19163" w:author="Phuong Truong Thi" w:date="2024-11-25T12:32:00Z">
              <w:r w:rsidRPr="008D3718">
                <w:rPr>
                  <w:rFonts w:ascii="Times New Roman" w:hAnsi="Times New Roman"/>
                  <w:color w:val="000000"/>
                  <w:sz w:val="24"/>
                  <w:szCs w:val="24"/>
                  <w:rPrChange w:id="19164" w:author="Phuong Truong Thi" w:date="2024-11-25T12:33:00Z">
                    <w:rPr>
                      <w:rFonts w:ascii="Calibri" w:hAnsi="Calibri" w:cs="Calibri"/>
                      <w:color w:val="000000"/>
                    </w:rPr>
                  </w:rPrChange>
                </w:rPr>
                <w:t>Ngày mở CIF của KH trên T24</w:t>
              </w:r>
            </w:ins>
          </w:p>
        </w:tc>
        <w:tc>
          <w:tcPr>
            <w:tcW w:w="937" w:type="dxa"/>
          </w:tcPr>
          <w:p w14:paraId="640529C5" w14:textId="77777777" w:rsidR="008D3718" w:rsidRPr="0052167B" w:rsidRDefault="008D3718" w:rsidP="008D3718">
            <w:pPr>
              <w:spacing w:before="0" w:line="240" w:lineRule="auto"/>
              <w:contextualSpacing w:val="0"/>
              <w:rPr>
                <w:ins w:id="19165" w:author="Phuong Truong Thi" w:date="2024-10-16T01:03:00Z"/>
                <w:rFonts w:ascii="Times New Roman" w:hAnsi="Times New Roman"/>
                <w:sz w:val="24"/>
                <w:szCs w:val="24"/>
              </w:rPr>
            </w:pPr>
            <w:ins w:id="19166" w:author="Phuong Truong Thi" w:date="2024-10-16T01:03:00Z">
              <w:r w:rsidRPr="001965B1">
                <w:rPr>
                  <w:rFonts w:ascii="Times New Roman" w:hAnsi="Times New Roman"/>
                  <w:color w:val="000000"/>
                  <w:sz w:val="24"/>
                  <w:szCs w:val="24"/>
                  <w:lang w:val="vi-VN"/>
                </w:rPr>
                <w:t>EZ/T24</w:t>
              </w:r>
            </w:ins>
          </w:p>
        </w:tc>
        <w:tc>
          <w:tcPr>
            <w:tcW w:w="1111" w:type="dxa"/>
          </w:tcPr>
          <w:p w14:paraId="35205604" w14:textId="77777777" w:rsidR="008D3718" w:rsidRPr="0052167B" w:rsidRDefault="008D3718" w:rsidP="008D3718">
            <w:pPr>
              <w:spacing w:before="0" w:line="240" w:lineRule="auto"/>
              <w:contextualSpacing w:val="0"/>
              <w:rPr>
                <w:ins w:id="19167" w:author="Phuong Truong Thi" w:date="2024-10-16T01:03:00Z"/>
                <w:rFonts w:ascii="Times New Roman" w:hAnsi="Times New Roman"/>
                <w:sz w:val="24"/>
                <w:szCs w:val="24"/>
              </w:rPr>
            </w:pPr>
            <w:ins w:id="19168" w:author="Phuong Truong Thi" w:date="2024-10-16T01:03:00Z">
              <w:r w:rsidRPr="0052167B">
                <w:rPr>
                  <w:rFonts w:ascii="Times New Roman" w:hAnsi="Times New Roman"/>
                  <w:sz w:val="24"/>
                  <w:szCs w:val="24"/>
                </w:rPr>
                <w:t>Date</w:t>
              </w:r>
            </w:ins>
          </w:p>
        </w:tc>
        <w:tc>
          <w:tcPr>
            <w:tcW w:w="1134" w:type="dxa"/>
            <w:shd w:val="clear" w:color="auto" w:fill="auto"/>
            <w:noWrap/>
            <w:vAlign w:val="center"/>
          </w:tcPr>
          <w:p w14:paraId="34909D10" w14:textId="77777777" w:rsidR="008D3718" w:rsidRPr="0052167B" w:rsidRDefault="008D3718" w:rsidP="008D3718">
            <w:pPr>
              <w:spacing w:before="0" w:line="240" w:lineRule="auto"/>
              <w:contextualSpacing w:val="0"/>
              <w:rPr>
                <w:ins w:id="19169" w:author="Phuong Truong Thi" w:date="2024-10-16T01:03:00Z"/>
                <w:rFonts w:ascii="Times New Roman" w:eastAsia="Times New Roman" w:hAnsi="Times New Roman"/>
                <w:sz w:val="24"/>
                <w:szCs w:val="24"/>
                <w:lang w:val="vi-VN" w:eastAsia="vi-VN"/>
              </w:rPr>
            </w:pPr>
          </w:p>
        </w:tc>
        <w:tc>
          <w:tcPr>
            <w:tcW w:w="994" w:type="dxa"/>
          </w:tcPr>
          <w:p w14:paraId="2AE63ED6" w14:textId="77777777" w:rsidR="008D3718" w:rsidRPr="0052167B" w:rsidRDefault="008D3718" w:rsidP="008D3718">
            <w:pPr>
              <w:spacing w:before="0" w:line="240" w:lineRule="auto"/>
              <w:contextualSpacing w:val="0"/>
              <w:jc w:val="center"/>
              <w:rPr>
                <w:ins w:id="19170" w:author="Phuong Truong Thi" w:date="2024-10-16T01:03:00Z"/>
                <w:rFonts w:ascii="Times New Roman" w:eastAsia="Times New Roman" w:hAnsi="Times New Roman"/>
                <w:sz w:val="24"/>
                <w:szCs w:val="24"/>
                <w:lang w:eastAsia="vi-VN"/>
              </w:rPr>
            </w:pPr>
            <w:ins w:id="19171" w:author="Phuong Truong Thi" w:date="2024-10-16T01:03:00Z">
              <w:r w:rsidRPr="0052167B">
                <w:rPr>
                  <w:rFonts w:ascii="Times New Roman" w:eastAsia="Times New Roman" w:hAnsi="Times New Roman"/>
                  <w:sz w:val="24"/>
                  <w:szCs w:val="24"/>
                  <w:lang w:eastAsia="vi-VN"/>
                </w:rPr>
                <w:t>N</w:t>
              </w:r>
            </w:ins>
          </w:p>
        </w:tc>
      </w:tr>
      <w:tr w:rsidR="008D3718" w:rsidRPr="0052167B" w14:paraId="3F390E09" w14:textId="77777777" w:rsidTr="004B3858">
        <w:trPr>
          <w:trHeight w:val="276"/>
          <w:ins w:id="19172" w:author="Phuong Truong Thi" w:date="2024-10-16T01:03:00Z"/>
        </w:trPr>
        <w:tc>
          <w:tcPr>
            <w:tcW w:w="670" w:type="dxa"/>
            <w:shd w:val="clear" w:color="auto" w:fill="auto"/>
            <w:vAlign w:val="center"/>
          </w:tcPr>
          <w:p w14:paraId="11D7B352" w14:textId="77777777" w:rsidR="008D3718" w:rsidRPr="0052167B" w:rsidRDefault="008D3718" w:rsidP="008D3718">
            <w:pPr>
              <w:pStyle w:val="ListParagraph"/>
              <w:numPr>
                <w:ilvl w:val="0"/>
                <w:numId w:val="63"/>
              </w:numPr>
              <w:spacing w:before="0" w:line="240" w:lineRule="auto"/>
              <w:contextualSpacing w:val="0"/>
              <w:jc w:val="left"/>
              <w:rPr>
                <w:ins w:id="19173" w:author="Phuong Truong Thi" w:date="2024-10-16T01:03:00Z"/>
                <w:rFonts w:eastAsia="Times New Roman"/>
                <w:szCs w:val="24"/>
                <w:lang w:val="vi-VN" w:eastAsia="vi-VN"/>
              </w:rPr>
            </w:pPr>
          </w:p>
        </w:tc>
        <w:tc>
          <w:tcPr>
            <w:tcW w:w="2097" w:type="dxa"/>
            <w:shd w:val="clear" w:color="auto" w:fill="auto"/>
            <w:vAlign w:val="center"/>
            <w:hideMark/>
          </w:tcPr>
          <w:p w14:paraId="1B07144D" w14:textId="77777777" w:rsidR="008D3718" w:rsidRPr="0052167B" w:rsidRDefault="008D3718" w:rsidP="008D3718">
            <w:pPr>
              <w:spacing w:before="0" w:line="240" w:lineRule="auto"/>
              <w:contextualSpacing w:val="0"/>
              <w:rPr>
                <w:ins w:id="19174" w:author="Phuong Truong Thi" w:date="2024-10-16T01:03:00Z"/>
                <w:rFonts w:ascii="Times New Roman" w:eastAsia="Times New Roman" w:hAnsi="Times New Roman"/>
                <w:sz w:val="24"/>
                <w:szCs w:val="24"/>
                <w:lang w:val="vi-VN" w:eastAsia="vi-VN"/>
              </w:rPr>
            </w:pPr>
            <w:ins w:id="19175" w:author="Phuong Truong Thi" w:date="2024-10-16T01:03:00Z">
              <w:r w:rsidRPr="0052167B">
                <w:rPr>
                  <w:rFonts w:ascii="Times New Roman" w:hAnsi="Times New Roman"/>
                  <w:sz w:val="24"/>
                  <w:szCs w:val="24"/>
                </w:rPr>
                <w:t>Số CCCD/CMT/HC…</w:t>
              </w:r>
            </w:ins>
          </w:p>
        </w:tc>
        <w:tc>
          <w:tcPr>
            <w:tcW w:w="2363" w:type="dxa"/>
            <w:vAlign w:val="center"/>
          </w:tcPr>
          <w:p w14:paraId="79A29AB2" w14:textId="3045B02B" w:rsidR="008D3718" w:rsidRPr="008D3718" w:rsidRDefault="008D3718" w:rsidP="008D3718">
            <w:pPr>
              <w:spacing w:before="0" w:line="240" w:lineRule="auto"/>
              <w:contextualSpacing w:val="0"/>
              <w:rPr>
                <w:ins w:id="19176" w:author="Phuong Truong Thi" w:date="2024-10-16T01:03:00Z"/>
                <w:rFonts w:ascii="Times New Roman" w:eastAsia="Times New Roman" w:hAnsi="Times New Roman"/>
                <w:sz w:val="24"/>
                <w:szCs w:val="24"/>
                <w:lang w:val="vi-VN" w:eastAsia="vi-VN"/>
              </w:rPr>
            </w:pPr>
            <w:ins w:id="19177" w:author="Phuong Truong Thi" w:date="2024-11-25T12:32:00Z">
              <w:r w:rsidRPr="008D3718">
                <w:rPr>
                  <w:rFonts w:ascii="Times New Roman" w:hAnsi="Times New Roman"/>
                  <w:color w:val="000000"/>
                  <w:sz w:val="24"/>
                  <w:szCs w:val="24"/>
                  <w:rPrChange w:id="19178" w:author="Phuong Truong Thi" w:date="2024-11-25T12:33:00Z">
                    <w:rPr>
                      <w:rFonts w:ascii="Calibri" w:hAnsi="Calibri" w:cs="Calibri"/>
                      <w:color w:val="000000"/>
                    </w:rPr>
                  </w:rPrChange>
                </w:rPr>
                <w:t>(Legal ID/Document Num) Thông tin trên giấy tờ tùy thân Số CCCD/CMT/HCtrên T24</w:t>
              </w:r>
            </w:ins>
          </w:p>
        </w:tc>
        <w:tc>
          <w:tcPr>
            <w:tcW w:w="937" w:type="dxa"/>
          </w:tcPr>
          <w:p w14:paraId="6E159EDD" w14:textId="77777777" w:rsidR="008D3718" w:rsidRPr="0052167B" w:rsidRDefault="008D3718" w:rsidP="008D3718">
            <w:pPr>
              <w:spacing w:before="0" w:line="240" w:lineRule="auto"/>
              <w:contextualSpacing w:val="0"/>
              <w:rPr>
                <w:ins w:id="19179" w:author="Phuong Truong Thi" w:date="2024-10-16T01:03:00Z"/>
                <w:rFonts w:ascii="Times New Roman" w:eastAsia="Times New Roman" w:hAnsi="Times New Roman"/>
                <w:sz w:val="24"/>
                <w:szCs w:val="24"/>
                <w:lang w:eastAsia="vi-VN"/>
              </w:rPr>
            </w:pPr>
            <w:ins w:id="19180" w:author="Phuong Truong Thi" w:date="2024-10-16T01:03:00Z">
              <w:r w:rsidRPr="001965B1">
                <w:rPr>
                  <w:rFonts w:ascii="Times New Roman" w:hAnsi="Times New Roman"/>
                  <w:color w:val="000000"/>
                  <w:sz w:val="24"/>
                  <w:szCs w:val="24"/>
                  <w:lang w:val="vi-VN"/>
                </w:rPr>
                <w:t>EZ/T24</w:t>
              </w:r>
            </w:ins>
          </w:p>
        </w:tc>
        <w:tc>
          <w:tcPr>
            <w:tcW w:w="1111" w:type="dxa"/>
          </w:tcPr>
          <w:p w14:paraId="4E7C7C65" w14:textId="77777777" w:rsidR="008D3718" w:rsidRPr="0052167B" w:rsidRDefault="008D3718" w:rsidP="008D3718">
            <w:pPr>
              <w:spacing w:before="0" w:line="240" w:lineRule="auto"/>
              <w:contextualSpacing w:val="0"/>
              <w:rPr>
                <w:ins w:id="19181" w:author="Phuong Truong Thi" w:date="2024-10-16T01:03:00Z"/>
                <w:rFonts w:ascii="Times New Roman" w:eastAsia="Times New Roman" w:hAnsi="Times New Roman"/>
                <w:sz w:val="24"/>
                <w:szCs w:val="24"/>
                <w:lang w:eastAsia="vi-VN"/>
              </w:rPr>
            </w:pPr>
            <w:ins w:id="19182"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18BD0F20" w14:textId="77777777" w:rsidR="008D3718" w:rsidRPr="0052167B" w:rsidRDefault="008D3718" w:rsidP="008D3718">
            <w:pPr>
              <w:spacing w:before="0" w:line="240" w:lineRule="auto"/>
              <w:contextualSpacing w:val="0"/>
              <w:rPr>
                <w:ins w:id="19183" w:author="Phuong Truong Thi" w:date="2024-10-16T01:03:00Z"/>
                <w:rFonts w:ascii="Times New Roman" w:eastAsia="Times New Roman" w:hAnsi="Times New Roman"/>
                <w:sz w:val="24"/>
                <w:szCs w:val="24"/>
                <w:lang w:val="vi-VN" w:eastAsia="vi-VN"/>
              </w:rPr>
            </w:pPr>
          </w:p>
        </w:tc>
        <w:tc>
          <w:tcPr>
            <w:tcW w:w="994" w:type="dxa"/>
          </w:tcPr>
          <w:p w14:paraId="27FA0FB3" w14:textId="77777777" w:rsidR="008D3718" w:rsidRPr="0052167B" w:rsidRDefault="008D3718" w:rsidP="008D3718">
            <w:pPr>
              <w:spacing w:before="0" w:line="240" w:lineRule="auto"/>
              <w:contextualSpacing w:val="0"/>
              <w:jc w:val="center"/>
              <w:rPr>
                <w:ins w:id="19184" w:author="Phuong Truong Thi" w:date="2024-10-16T01:03:00Z"/>
                <w:rFonts w:ascii="Times New Roman" w:eastAsia="Times New Roman" w:hAnsi="Times New Roman"/>
                <w:sz w:val="24"/>
                <w:szCs w:val="24"/>
                <w:lang w:eastAsia="vi-VN"/>
              </w:rPr>
            </w:pPr>
            <w:ins w:id="19185" w:author="Phuong Truong Thi" w:date="2024-10-16T01:03:00Z">
              <w:r w:rsidRPr="0052167B">
                <w:rPr>
                  <w:rFonts w:ascii="Times New Roman" w:eastAsia="Times New Roman" w:hAnsi="Times New Roman"/>
                  <w:sz w:val="24"/>
                  <w:szCs w:val="24"/>
                  <w:lang w:eastAsia="vi-VN"/>
                </w:rPr>
                <w:t>Y</w:t>
              </w:r>
            </w:ins>
          </w:p>
        </w:tc>
      </w:tr>
      <w:tr w:rsidR="008D3718" w:rsidRPr="0052167B" w14:paraId="33AB7B29" w14:textId="77777777" w:rsidTr="004B3858">
        <w:trPr>
          <w:trHeight w:val="276"/>
          <w:ins w:id="19186" w:author="Phuong Truong Thi" w:date="2024-10-16T01:03:00Z"/>
        </w:trPr>
        <w:tc>
          <w:tcPr>
            <w:tcW w:w="670" w:type="dxa"/>
            <w:shd w:val="clear" w:color="auto" w:fill="auto"/>
            <w:vAlign w:val="center"/>
          </w:tcPr>
          <w:p w14:paraId="0ADC381A" w14:textId="77777777" w:rsidR="008D3718" w:rsidRPr="0052167B" w:rsidRDefault="008D3718" w:rsidP="008D3718">
            <w:pPr>
              <w:pStyle w:val="ListParagraph"/>
              <w:numPr>
                <w:ilvl w:val="0"/>
                <w:numId w:val="63"/>
              </w:numPr>
              <w:spacing w:before="0" w:line="240" w:lineRule="auto"/>
              <w:contextualSpacing w:val="0"/>
              <w:jc w:val="left"/>
              <w:rPr>
                <w:ins w:id="19187" w:author="Phuong Truong Thi" w:date="2024-10-16T01:03:00Z"/>
                <w:rFonts w:eastAsia="Times New Roman"/>
                <w:szCs w:val="24"/>
                <w:lang w:val="vi-VN" w:eastAsia="vi-VN"/>
              </w:rPr>
            </w:pPr>
          </w:p>
        </w:tc>
        <w:tc>
          <w:tcPr>
            <w:tcW w:w="2097" w:type="dxa"/>
            <w:shd w:val="clear" w:color="auto" w:fill="auto"/>
            <w:vAlign w:val="center"/>
            <w:hideMark/>
          </w:tcPr>
          <w:p w14:paraId="3D610633" w14:textId="77777777" w:rsidR="008D3718" w:rsidRPr="0052167B" w:rsidRDefault="008D3718" w:rsidP="008D3718">
            <w:pPr>
              <w:spacing w:before="0" w:line="240" w:lineRule="auto"/>
              <w:contextualSpacing w:val="0"/>
              <w:rPr>
                <w:ins w:id="19188" w:author="Phuong Truong Thi" w:date="2024-10-16T01:03:00Z"/>
                <w:rFonts w:ascii="Times New Roman" w:eastAsia="Times New Roman" w:hAnsi="Times New Roman"/>
                <w:sz w:val="24"/>
                <w:szCs w:val="24"/>
                <w:lang w:val="vi-VN" w:eastAsia="vi-VN"/>
              </w:rPr>
            </w:pPr>
            <w:ins w:id="19189" w:author="Phuong Truong Thi" w:date="2024-10-16T01:03:00Z">
              <w:r w:rsidRPr="0052167B">
                <w:rPr>
                  <w:rFonts w:ascii="Times New Roman" w:hAnsi="Times New Roman"/>
                  <w:sz w:val="24"/>
                  <w:szCs w:val="24"/>
                </w:rPr>
                <w:t>Tên khách hàng</w:t>
              </w:r>
            </w:ins>
          </w:p>
        </w:tc>
        <w:tc>
          <w:tcPr>
            <w:tcW w:w="2363" w:type="dxa"/>
            <w:vAlign w:val="center"/>
          </w:tcPr>
          <w:p w14:paraId="4E37BAAD" w14:textId="2AFCCF73" w:rsidR="008D3718" w:rsidRPr="008D3718" w:rsidRDefault="008D3718" w:rsidP="008D3718">
            <w:pPr>
              <w:spacing w:before="0" w:line="240" w:lineRule="auto"/>
              <w:contextualSpacing w:val="0"/>
              <w:rPr>
                <w:ins w:id="19190" w:author="Phuong Truong Thi" w:date="2024-10-16T01:03:00Z"/>
                <w:rFonts w:ascii="Times New Roman" w:eastAsia="Times New Roman" w:hAnsi="Times New Roman"/>
                <w:sz w:val="24"/>
                <w:szCs w:val="24"/>
                <w:lang w:val="fr-FR" w:eastAsia="vi-VN"/>
              </w:rPr>
            </w:pPr>
            <w:ins w:id="19191" w:author="Phuong Truong Thi" w:date="2024-11-25T12:32:00Z">
              <w:r w:rsidRPr="008D3718">
                <w:rPr>
                  <w:rFonts w:ascii="Times New Roman" w:hAnsi="Times New Roman"/>
                  <w:color w:val="000000"/>
                  <w:sz w:val="24"/>
                  <w:szCs w:val="24"/>
                  <w:rPrChange w:id="19192" w:author="Phuong Truong Thi" w:date="2024-11-25T12:33:00Z">
                    <w:rPr>
                      <w:rFonts w:ascii="Calibri" w:hAnsi="Calibri" w:cs="Calibri"/>
                      <w:color w:val="000000"/>
                    </w:rPr>
                  </w:rPrChange>
                </w:rPr>
                <w:t>Lấy trường họ và tên có dấu của KH</w:t>
              </w:r>
              <w:r w:rsidRPr="008D3718">
                <w:rPr>
                  <w:rFonts w:ascii="Times New Roman" w:hAnsi="Times New Roman"/>
                  <w:color w:val="000000"/>
                  <w:sz w:val="24"/>
                  <w:szCs w:val="24"/>
                  <w:rPrChange w:id="19193" w:author="Phuong Truong Thi" w:date="2024-11-25T12:33:00Z">
                    <w:rPr>
                      <w:rFonts w:ascii="Calibri" w:hAnsi="Calibri" w:cs="Calibri"/>
                      <w:color w:val="000000"/>
                    </w:rPr>
                  </w:rPrChange>
                </w:rPr>
                <w:br/>
                <w:t>TH KH không lấy được họ và tên có dấu sẽ lấy trường họ và tên không dấu trên T24</w:t>
              </w:r>
            </w:ins>
          </w:p>
        </w:tc>
        <w:tc>
          <w:tcPr>
            <w:tcW w:w="937" w:type="dxa"/>
          </w:tcPr>
          <w:p w14:paraId="4B016B1E" w14:textId="77777777" w:rsidR="008D3718" w:rsidRPr="0052167B" w:rsidRDefault="008D3718" w:rsidP="008D3718">
            <w:pPr>
              <w:spacing w:before="0" w:line="240" w:lineRule="auto"/>
              <w:contextualSpacing w:val="0"/>
              <w:rPr>
                <w:ins w:id="19194" w:author="Phuong Truong Thi" w:date="2024-10-16T01:03:00Z"/>
                <w:rFonts w:ascii="Times New Roman" w:eastAsia="Times New Roman" w:hAnsi="Times New Roman"/>
                <w:sz w:val="24"/>
                <w:szCs w:val="24"/>
                <w:lang w:eastAsia="vi-VN"/>
              </w:rPr>
            </w:pPr>
            <w:ins w:id="19195" w:author="Phuong Truong Thi" w:date="2024-10-16T01:03:00Z">
              <w:r w:rsidRPr="001965B1">
                <w:rPr>
                  <w:rFonts w:ascii="Times New Roman" w:hAnsi="Times New Roman"/>
                  <w:color w:val="000000"/>
                  <w:sz w:val="24"/>
                  <w:szCs w:val="24"/>
                  <w:lang w:val="vi-VN"/>
                </w:rPr>
                <w:t>EZ/T24</w:t>
              </w:r>
            </w:ins>
          </w:p>
        </w:tc>
        <w:tc>
          <w:tcPr>
            <w:tcW w:w="1111" w:type="dxa"/>
          </w:tcPr>
          <w:p w14:paraId="75D27FB0" w14:textId="61EE6EDE" w:rsidR="008D3718" w:rsidRDefault="008D3718" w:rsidP="008D3718">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107749CC" w14:textId="38141766" w:rsidR="008D3718" w:rsidRPr="0052167B" w:rsidRDefault="008D3718" w:rsidP="008D3718">
            <w:pPr>
              <w:spacing w:before="0" w:line="240" w:lineRule="auto"/>
              <w:contextualSpacing w:val="0"/>
              <w:rPr>
                <w:ins w:id="19196" w:author="Phuong Truong Thi" w:date="2024-10-16T01:03:00Z"/>
                <w:rFonts w:ascii="Times New Roman" w:eastAsia="Times New Roman" w:hAnsi="Times New Roman"/>
                <w:sz w:val="24"/>
                <w:szCs w:val="24"/>
                <w:lang w:eastAsia="vi-VN"/>
              </w:rPr>
            </w:pPr>
            <w:commentRangeStart w:id="19197"/>
            <w:commentRangeStart w:id="19198"/>
            <w:commentRangeStart w:id="19199"/>
            <w:r>
              <w:rPr>
                <w:rFonts w:ascii="Times New Roman" w:eastAsia="Times New Roman" w:hAnsi="Times New Roman"/>
                <w:sz w:val="24"/>
                <w:szCs w:val="24"/>
                <w:lang w:eastAsia="vi-VN"/>
              </w:rPr>
              <w:t>Text link</w:t>
            </w:r>
            <w:commentRangeEnd w:id="19197"/>
            <w:r>
              <w:rPr>
                <w:rStyle w:val="CommentReference"/>
                <w:lang w:val="x-none" w:eastAsia="x-none"/>
              </w:rPr>
              <w:commentReference w:id="19197"/>
            </w:r>
            <w:commentRangeEnd w:id="19198"/>
            <w:r>
              <w:rPr>
                <w:rStyle w:val="CommentReference"/>
                <w:lang w:val="x-none" w:eastAsia="x-none"/>
              </w:rPr>
              <w:commentReference w:id="19198"/>
            </w:r>
            <w:commentRangeEnd w:id="19199"/>
            <w:r w:rsidR="00AE5A0A">
              <w:rPr>
                <w:rStyle w:val="CommentReference"/>
                <w:lang w:val="x-none" w:eastAsia="x-none"/>
              </w:rPr>
              <w:commentReference w:id="19199"/>
            </w:r>
          </w:p>
        </w:tc>
        <w:tc>
          <w:tcPr>
            <w:tcW w:w="1134" w:type="dxa"/>
            <w:shd w:val="clear" w:color="auto" w:fill="auto"/>
            <w:noWrap/>
            <w:vAlign w:val="center"/>
          </w:tcPr>
          <w:p w14:paraId="4B56E02A" w14:textId="77777777" w:rsidR="008D3718" w:rsidRPr="0052167B" w:rsidRDefault="008D3718" w:rsidP="008D3718">
            <w:pPr>
              <w:spacing w:before="0" w:line="240" w:lineRule="auto"/>
              <w:contextualSpacing w:val="0"/>
              <w:rPr>
                <w:ins w:id="19200" w:author="Phuong Truong Thi" w:date="2024-10-16T01:03:00Z"/>
                <w:rFonts w:ascii="Times New Roman" w:eastAsia="Times New Roman" w:hAnsi="Times New Roman"/>
                <w:sz w:val="24"/>
                <w:szCs w:val="24"/>
                <w:lang w:val="vi-VN" w:eastAsia="vi-VN"/>
              </w:rPr>
            </w:pPr>
          </w:p>
        </w:tc>
        <w:tc>
          <w:tcPr>
            <w:tcW w:w="994" w:type="dxa"/>
          </w:tcPr>
          <w:p w14:paraId="5EE288EB" w14:textId="77777777" w:rsidR="008D3718" w:rsidRPr="0052167B" w:rsidRDefault="008D3718" w:rsidP="008D3718">
            <w:pPr>
              <w:spacing w:before="0" w:line="240" w:lineRule="auto"/>
              <w:contextualSpacing w:val="0"/>
              <w:jc w:val="center"/>
              <w:rPr>
                <w:ins w:id="19201" w:author="Phuong Truong Thi" w:date="2024-10-16T01:03:00Z"/>
                <w:rFonts w:ascii="Times New Roman" w:eastAsia="Times New Roman" w:hAnsi="Times New Roman"/>
                <w:sz w:val="24"/>
                <w:szCs w:val="24"/>
                <w:lang w:eastAsia="vi-VN"/>
              </w:rPr>
            </w:pPr>
            <w:ins w:id="19202" w:author="Phuong Truong Thi" w:date="2024-10-16T01:03:00Z">
              <w:r w:rsidRPr="0052167B">
                <w:rPr>
                  <w:rFonts w:ascii="Times New Roman" w:eastAsia="Times New Roman" w:hAnsi="Times New Roman"/>
                  <w:sz w:val="24"/>
                  <w:szCs w:val="24"/>
                  <w:lang w:eastAsia="vi-VN"/>
                </w:rPr>
                <w:t>Y</w:t>
              </w:r>
            </w:ins>
          </w:p>
        </w:tc>
      </w:tr>
      <w:tr w:rsidR="008D3718" w:rsidRPr="0052167B" w14:paraId="425CE621" w14:textId="77777777" w:rsidTr="004B3858">
        <w:trPr>
          <w:trHeight w:val="276"/>
          <w:ins w:id="19203" w:author="Phuong Truong Thi" w:date="2024-10-16T01:03:00Z"/>
        </w:trPr>
        <w:tc>
          <w:tcPr>
            <w:tcW w:w="670" w:type="dxa"/>
            <w:shd w:val="clear" w:color="auto" w:fill="auto"/>
            <w:vAlign w:val="center"/>
          </w:tcPr>
          <w:p w14:paraId="54A09AED" w14:textId="77777777" w:rsidR="008D3718" w:rsidRPr="0052167B" w:rsidRDefault="008D3718" w:rsidP="008D3718">
            <w:pPr>
              <w:pStyle w:val="ListParagraph"/>
              <w:numPr>
                <w:ilvl w:val="0"/>
                <w:numId w:val="63"/>
              </w:numPr>
              <w:spacing w:before="0" w:line="240" w:lineRule="auto"/>
              <w:contextualSpacing w:val="0"/>
              <w:jc w:val="left"/>
              <w:rPr>
                <w:ins w:id="19204" w:author="Phuong Truong Thi" w:date="2024-10-16T01:03:00Z"/>
                <w:rFonts w:eastAsia="Times New Roman"/>
                <w:szCs w:val="24"/>
                <w:lang w:val="vi-VN" w:eastAsia="vi-VN"/>
              </w:rPr>
            </w:pPr>
          </w:p>
        </w:tc>
        <w:tc>
          <w:tcPr>
            <w:tcW w:w="2097" w:type="dxa"/>
            <w:shd w:val="clear" w:color="auto" w:fill="auto"/>
            <w:vAlign w:val="center"/>
            <w:hideMark/>
          </w:tcPr>
          <w:p w14:paraId="3064576E" w14:textId="77777777" w:rsidR="008D3718" w:rsidRPr="0052167B" w:rsidRDefault="008D3718" w:rsidP="008D3718">
            <w:pPr>
              <w:spacing w:before="0" w:line="240" w:lineRule="auto"/>
              <w:contextualSpacing w:val="0"/>
              <w:rPr>
                <w:ins w:id="19205" w:author="Phuong Truong Thi" w:date="2024-10-16T01:03:00Z"/>
                <w:rFonts w:ascii="Times New Roman" w:eastAsia="Times New Roman" w:hAnsi="Times New Roman"/>
                <w:sz w:val="24"/>
                <w:szCs w:val="24"/>
                <w:lang w:val="vi-VN" w:eastAsia="vi-VN"/>
              </w:rPr>
            </w:pPr>
            <w:ins w:id="19206" w:author="Phuong Truong Thi" w:date="2024-10-16T01:03:00Z">
              <w:r w:rsidRPr="0052167B">
                <w:rPr>
                  <w:rFonts w:ascii="Times New Roman" w:hAnsi="Times New Roman"/>
                  <w:sz w:val="24"/>
                  <w:szCs w:val="24"/>
                </w:rPr>
                <w:t>Trạng thái khách hàng</w:t>
              </w:r>
            </w:ins>
          </w:p>
        </w:tc>
        <w:tc>
          <w:tcPr>
            <w:tcW w:w="2363" w:type="dxa"/>
            <w:vAlign w:val="center"/>
          </w:tcPr>
          <w:p w14:paraId="147AEEEE" w14:textId="3B080EF0" w:rsidR="008D3718" w:rsidRPr="008D3718" w:rsidRDefault="008D3718" w:rsidP="008D3718">
            <w:pPr>
              <w:spacing w:before="0" w:line="240" w:lineRule="auto"/>
              <w:contextualSpacing w:val="0"/>
              <w:rPr>
                <w:ins w:id="19207" w:author="Phuong Truong Thi" w:date="2024-10-16T01:03:00Z"/>
                <w:rFonts w:ascii="Times New Roman" w:eastAsia="Times New Roman" w:hAnsi="Times New Roman"/>
                <w:sz w:val="24"/>
                <w:szCs w:val="24"/>
                <w:lang w:val="vi-VN" w:eastAsia="vi-VN"/>
              </w:rPr>
            </w:pPr>
            <w:ins w:id="19208" w:author="Phuong Truong Thi" w:date="2024-11-25T12:32:00Z">
              <w:r w:rsidRPr="008D3718">
                <w:rPr>
                  <w:rFonts w:ascii="Times New Roman" w:hAnsi="Times New Roman"/>
                  <w:color w:val="000000"/>
                  <w:sz w:val="24"/>
                  <w:szCs w:val="24"/>
                  <w:rPrChange w:id="19209" w:author="Phuong Truong Thi" w:date="2024-11-25T12:33:00Z">
                    <w:rPr>
                      <w:rFonts w:ascii="Calibri" w:hAnsi="Calibri" w:cs="Calibri"/>
                      <w:color w:val="000000"/>
                    </w:rPr>
                  </w:rPrChange>
                </w:rPr>
                <w:t>Trạng thái của KH trên T24: Active, Dormant…</w:t>
              </w:r>
            </w:ins>
          </w:p>
        </w:tc>
        <w:tc>
          <w:tcPr>
            <w:tcW w:w="937" w:type="dxa"/>
          </w:tcPr>
          <w:p w14:paraId="4B2CDD61" w14:textId="77777777" w:rsidR="008D3718" w:rsidRPr="0052167B" w:rsidRDefault="008D3718" w:rsidP="008D3718">
            <w:pPr>
              <w:spacing w:before="0" w:line="240" w:lineRule="auto"/>
              <w:contextualSpacing w:val="0"/>
              <w:rPr>
                <w:ins w:id="19210" w:author="Phuong Truong Thi" w:date="2024-10-16T01:03:00Z"/>
                <w:rFonts w:ascii="Times New Roman" w:eastAsia="Times New Roman" w:hAnsi="Times New Roman"/>
                <w:sz w:val="24"/>
                <w:szCs w:val="24"/>
                <w:lang w:eastAsia="vi-VN"/>
              </w:rPr>
            </w:pPr>
            <w:ins w:id="19211" w:author="Phuong Truong Thi" w:date="2024-10-16T01:03:00Z">
              <w:r w:rsidRPr="001965B1">
                <w:rPr>
                  <w:rFonts w:ascii="Times New Roman" w:hAnsi="Times New Roman"/>
                  <w:color w:val="000000"/>
                  <w:sz w:val="24"/>
                  <w:szCs w:val="24"/>
                  <w:lang w:val="vi-VN"/>
                </w:rPr>
                <w:t>EZ/T24</w:t>
              </w:r>
            </w:ins>
          </w:p>
        </w:tc>
        <w:tc>
          <w:tcPr>
            <w:tcW w:w="1111" w:type="dxa"/>
          </w:tcPr>
          <w:p w14:paraId="13359F91" w14:textId="1FB89D6D" w:rsidR="008D3718" w:rsidRPr="0052167B" w:rsidRDefault="008D3718" w:rsidP="008D3718">
            <w:pPr>
              <w:spacing w:before="0" w:line="240" w:lineRule="auto"/>
              <w:contextualSpacing w:val="0"/>
              <w:rPr>
                <w:ins w:id="19212"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0B37428A" w14:textId="77777777" w:rsidR="008D3718" w:rsidRPr="0052167B" w:rsidRDefault="008D3718" w:rsidP="008D3718">
            <w:pPr>
              <w:spacing w:before="0" w:line="240" w:lineRule="auto"/>
              <w:contextualSpacing w:val="0"/>
              <w:rPr>
                <w:ins w:id="19213" w:author="Phuong Truong Thi" w:date="2024-10-16T01:03:00Z"/>
                <w:rFonts w:ascii="Times New Roman" w:eastAsia="Times New Roman" w:hAnsi="Times New Roman"/>
                <w:sz w:val="24"/>
                <w:szCs w:val="24"/>
                <w:lang w:val="vi-VN" w:eastAsia="vi-VN"/>
              </w:rPr>
            </w:pPr>
          </w:p>
        </w:tc>
        <w:tc>
          <w:tcPr>
            <w:tcW w:w="994" w:type="dxa"/>
          </w:tcPr>
          <w:p w14:paraId="620058D6" w14:textId="77777777" w:rsidR="008D3718" w:rsidRPr="0052167B" w:rsidRDefault="008D3718" w:rsidP="008D3718">
            <w:pPr>
              <w:spacing w:before="0" w:line="240" w:lineRule="auto"/>
              <w:contextualSpacing w:val="0"/>
              <w:jc w:val="center"/>
              <w:rPr>
                <w:ins w:id="19214" w:author="Phuong Truong Thi" w:date="2024-10-16T01:03:00Z"/>
                <w:rFonts w:ascii="Times New Roman" w:eastAsia="Times New Roman" w:hAnsi="Times New Roman"/>
                <w:sz w:val="24"/>
                <w:szCs w:val="24"/>
                <w:lang w:eastAsia="vi-VN"/>
              </w:rPr>
            </w:pPr>
            <w:ins w:id="19215" w:author="Phuong Truong Thi" w:date="2024-10-16T01:03:00Z">
              <w:r w:rsidRPr="0052167B">
                <w:rPr>
                  <w:rFonts w:ascii="Times New Roman" w:eastAsia="Times New Roman" w:hAnsi="Times New Roman"/>
                  <w:sz w:val="24"/>
                  <w:szCs w:val="24"/>
                  <w:lang w:eastAsia="vi-VN"/>
                </w:rPr>
                <w:t>N</w:t>
              </w:r>
            </w:ins>
          </w:p>
        </w:tc>
      </w:tr>
      <w:tr w:rsidR="008D3718" w:rsidRPr="0052167B" w14:paraId="66BFD9B6" w14:textId="77777777" w:rsidTr="004B3858">
        <w:trPr>
          <w:trHeight w:val="276"/>
          <w:ins w:id="19216" w:author="Phuong Truong Thi" w:date="2024-10-16T01:03:00Z"/>
        </w:trPr>
        <w:tc>
          <w:tcPr>
            <w:tcW w:w="670" w:type="dxa"/>
            <w:shd w:val="clear" w:color="auto" w:fill="auto"/>
            <w:vAlign w:val="center"/>
          </w:tcPr>
          <w:p w14:paraId="00F55868" w14:textId="77777777" w:rsidR="008D3718" w:rsidRPr="0052167B" w:rsidRDefault="008D3718" w:rsidP="008D3718">
            <w:pPr>
              <w:pStyle w:val="ListParagraph"/>
              <w:numPr>
                <w:ilvl w:val="0"/>
                <w:numId w:val="63"/>
              </w:numPr>
              <w:spacing w:before="0" w:line="240" w:lineRule="auto"/>
              <w:contextualSpacing w:val="0"/>
              <w:jc w:val="left"/>
              <w:rPr>
                <w:ins w:id="19217" w:author="Phuong Truong Thi" w:date="2024-10-16T01:03:00Z"/>
                <w:rFonts w:eastAsia="Times New Roman"/>
                <w:szCs w:val="24"/>
                <w:lang w:val="vi-VN" w:eastAsia="vi-VN"/>
              </w:rPr>
            </w:pPr>
          </w:p>
        </w:tc>
        <w:tc>
          <w:tcPr>
            <w:tcW w:w="2097" w:type="dxa"/>
            <w:shd w:val="clear" w:color="auto" w:fill="auto"/>
            <w:vAlign w:val="center"/>
            <w:hideMark/>
          </w:tcPr>
          <w:p w14:paraId="5F4D4E25" w14:textId="77777777" w:rsidR="008D3718" w:rsidRPr="0052167B" w:rsidRDefault="008D3718" w:rsidP="008D3718">
            <w:pPr>
              <w:spacing w:before="0" w:line="240" w:lineRule="auto"/>
              <w:contextualSpacing w:val="0"/>
              <w:rPr>
                <w:ins w:id="19218" w:author="Phuong Truong Thi" w:date="2024-10-16T01:03:00Z"/>
                <w:rFonts w:ascii="Times New Roman" w:eastAsia="Times New Roman" w:hAnsi="Times New Roman"/>
                <w:sz w:val="24"/>
                <w:szCs w:val="24"/>
                <w:lang w:val="vi-VN" w:eastAsia="vi-VN"/>
              </w:rPr>
            </w:pPr>
            <w:ins w:id="19219" w:author="Phuong Truong Thi" w:date="2024-10-16T01:03:00Z">
              <w:r w:rsidRPr="0052167B">
                <w:rPr>
                  <w:rFonts w:ascii="Times New Roman" w:hAnsi="Times New Roman"/>
                  <w:sz w:val="24"/>
                  <w:szCs w:val="24"/>
                </w:rPr>
                <w:t>Giới tính</w:t>
              </w:r>
            </w:ins>
          </w:p>
        </w:tc>
        <w:tc>
          <w:tcPr>
            <w:tcW w:w="2363" w:type="dxa"/>
            <w:vAlign w:val="center"/>
          </w:tcPr>
          <w:p w14:paraId="33BBBC68" w14:textId="2B6FB5C2" w:rsidR="008D3718" w:rsidRPr="008D3718" w:rsidRDefault="008D3718" w:rsidP="008D3718">
            <w:pPr>
              <w:spacing w:before="0" w:line="240" w:lineRule="auto"/>
              <w:contextualSpacing w:val="0"/>
              <w:rPr>
                <w:ins w:id="19220" w:author="Phuong Truong Thi" w:date="2024-10-16T01:03:00Z"/>
                <w:rFonts w:ascii="Times New Roman" w:eastAsia="Times New Roman" w:hAnsi="Times New Roman"/>
                <w:sz w:val="24"/>
                <w:szCs w:val="24"/>
                <w:lang w:eastAsia="vi-VN"/>
              </w:rPr>
            </w:pPr>
            <w:ins w:id="19221" w:author="Phuong Truong Thi" w:date="2024-11-25T12:32:00Z">
              <w:r w:rsidRPr="008D3718">
                <w:rPr>
                  <w:rFonts w:ascii="Times New Roman" w:hAnsi="Times New Roman"/>
                  <w:color w:val="000000"/>
                  <w:sz w:val="24"/>
                  <w:szCs w:val="24"/>
                  <w:rPrChange w:id="19222" w:author="Phuong Truong Thi" w:date="2024-11-25T12:33:00Z">
                    <w:rPr>
                      <w:rFonts w:ascii="Calibri" w:hAnsi="Calibri" w:cs="Calibri"/>
                      <w:color w:val="000000"/>
                    </w:rPr>
                  </w:rPrChange>
                </w:rPr>
                <w:t>Giới tính của khách hàng</w:t>
              </w:r>
            </w:ins>
          </w:p>
        </w:tc>
        <w:tc>
          <w:tcPr>
            <w:tcW w:w="937" w:type="dxa"/>
          </w:tcPr>
          <w:p w14:paraId="4437B45A" w14:textId="77777777" w:rsidR="008D3718" w:rsidRPr="0052167B" w:rsidRDefault="008D3718" w:rsidP="008D3718">
            <w:pPr>
              <w:spacing w:before="0" w:line="240" w:lineRule="auto"/>
              <w:contextualSpacing w:val="0"/>
              <w:rPr>
                <w:ins w:id="19223" w:author="Phuong Truong Thi" w:date="2024-10-16T01:03:00Z"/>
                <w:rFonts w:ascii="Times New Roman" w:eastAsia="Times New Roman" w:hAnsi="Times New Roman"/>
                <w:sz w:val="24"/>
                <w:szCs w:val="24"/>
                <w:lang w:eastAsia="vi-VN"/>
              </w:rPr>
            </w:pPr>
            <w:ins w:id="19224" w:author="Phuong Truong Thi" w:date="2024-10-16T01:03:00Z">
              <w:r w:rsidRPr="001965B1">
                <w:rPr>
                  <w:rFonts w:ascii="Times New Roman" w:hAnsi="Times New Roman"/>
                  <w:color w:val="000000"/>
                  <w:sz w:val="24"/>
                  <w:szCs w:val="24"/>
                  <w:lang w:val="vi-VN"/>
                </w:rPr>
                <w:t>EZ/T24</w:t>
              </w:r>
            </w:ins>
          </w:p>
        </w:tc>
        <w:tc>
          <w:tcPr>
            <w:tcW w:w="1111" w:type="dxa"/>
          </w:tcPr>
          <w:p w14:paraId="280EC0FB" w14:textId="6EF8AA0F" w:rsidR="008D3718" w:rsidRPr="0052167B" w:rsidRDefault="00FD79CF" w:rsidP="008D3718">
            <w:pPr>
              <w:spacing w:before="0" w:line="240" w:lineRule="auto"/>
              <w:contextualSpacing w:val="0"/>
              <w:rPr>
                <w:ins w:id="19225" w:author="Phuong Truong Thi" w:date="2024-10-16T01:03:00Z"/>
                <w:rFonts w:ascii="Times New Roman" w:eastAsia="Times New Roman" w:hAnsi="Times New Roman"/>
                <w:sz w:val="24"/>
                <w:szCs w:val="24"/>
                <w:lang w:eastAsia="vi-VN"/>
              </w:rPr>
            </w:pPr>
            <w:ins w:id="19226" w:author="Phuong Truong Thi" w:date="2024-12-07T00:24:00Z">
              <w:r>
                <w:rPr>
                  <w:rFonts w:ascii="Times New Roman" w:eastAsia="Times New Roman" w:hAnsi="Times New Roman"/>
                  <w:color w:val="000000"/>
                  <w:sz w:val="24"/>
                  <w:szCs w:val="24"/>
                  <w:lang w:eastAsia="vi-VN"/>
                </w:rPr>
                <w:t>Picklist</w:t>
              </w:r>
            </w:ins>
            <w:del w:id="19227" w:author="Phuong Truong Thi" w:date="2024-12-07T00:24:00Z">
              <w:r w:rsidR="008D3718" w:rsidDel="00FD79CF">
                <w:rPr>
                  <w:rFonts w:ascii="Times New Roman" w:eastAsia="Times New Roman" w:hAnsi="Times New Roman"/>
                  <w:sz w:val="24"/>
                  <w:szCs w:val="24"/>
                  <w:lang w:eastAsia="vi-VN"/>
                </w:rPr>
                <w:delText>Text (255)</w:delText>
              </w:r>
            </w:del>
          </w:p>
        </w:tc>
        <w:tc>
          <w:tcPr>
            <w:tcW w:w="1134" w:type="dxa"/>
            <w:shd w:val="clear" w:color="auto" w:fill="auto"/>
            <w:noWrap/>
            <w:vAlign w:val="center"/>
          </w:tcPr>
          <w:p w14:paraId="590E2051" w14:textId="77777777" w:rsidR="008D3718" w:rsidRPr="0052167B" w:rsidRDefault="008D3718" w:rsidP="008D3718">
            <w:pPr>
              <w:spacing w:before="0" w:line="240" w:lineRule="auto"/>
              <w:contextualSpacing w:val="0"/>
              <w:rPr>
                <w:ins w:id="19228" w:author="Phuong Truong Thi" w:date="2024-10-16T01:03:00Z"/>
                <w:rFonts w:ascii="Times New Roman" w:eastAsia="Times New Roman" w:hAnsi="Times New Roman"/>
                <w:sz w:val="24"/>
                <w:szCs w:val="24"/>
                <w:lang w:val="vi-VN" w:eastAsia="vi-VN"/>
              </w:rPr>
            </w:pPr>
          </w:p>
        </w:tc>
        <w:tc>
          <w:tcPr>
            <w:tcW w:w="994" w:type="dxa"/>
          </w:tcPr>
          <w:p w14:paraId="0DFABA0A" w14:textId="77777777" w:rsidR="008D3718" w:rsidRPr="0052167B" w:rsidRDefault="008D3718" w:rsidP="008D3718">
            <w:pPr>
              <w:spacing w:before="0" w:line="240" w:lineRule="auto"/>
              <w:contextualSpacing w:val="0"/>
              <w:jc w:val="center"/>
              <w:rPr>
                <w:ins w:id="19229" w:author="Phuong Truong Thi" w:date="2024-10-16T01:03:00Z"/>
                <w:rFonts w:ascii="Times New Roman" w:eastAsia="Times New Roman" w:hAnsi="Times New Roman"/>
                <w:sz w:val="24"/>
                <w:szCs w:val="24"/>
                <w:lang w:val="vi-VN" w:eastAsia="vi-VN"/>
              </w:rPr>
            </w:pPr>
            <w:ins w:id="19230" w:author="Phuong Truong Thi" w:date="2024-10-16T01:03:00Z">
              <w:r w:rsidRPr="0052167B">
                <w:rPr>
                  <w:rFonts w:ascii="Times New Roman" w:eastAsia="Times New Roman" w:hAnsi="Times New Roman"/>
                  <w:sz w:val="24"/>
                  <w:szCs w:val="24"/>
                  <w:lang w:eastAsia="vi-VN"/>
                </w:rPr>
                <w:t>N</w:t>
              </w:r>
            </w:ins>
          </w:p>
        </w:tc>
      </w:tr>
      <w:tr w:rsidR="008D3718" w:rsidRPr="0052167B" w14:paraId="7814D5EA" w14:textId="77777777" w:rsidTr="004B3858">
        <w:trPr>
          <w:trHeight w:val="276"/>
          <w:ins w:id="19231" w:author="Phuong Truong Thi" w:date="2024-10-16T01:03:00Z"/>
        </w:trPr>
        <w:tc>
          <w:tcPr>
            <w:tcW w:w="670" w:type="dxa"/>
            <w:shd w:val="clear" w:color="auto" w:fill="auto"/>
            <w:vAlign w:val="center"/>
          </w:tcPr>
          <w:p w14:paraId="69101147" w14:textId="77777777" w:rsidR="008D3718" w:rsidRPr="0052167B" w:rsidRDefault="008D3718" w:rsidP="008D3718">
            <w:pPr>
              <w:pStyle w:val="ListParagraph"/>
              <w:numPr>
                <w:ilvl w:val="0"/>
                <w:numId w:val="63"/>
              </w:numPr>
              <w:spacing w:before="0" w:line="240" w:lineRule="auto"/>
              <w:contextualSpacing w:val="0"/>
              <w:jc w:val="left"/>
              <w:rPr>
                <w:ins w:id="19232" w:author="Phuong Truong Thi" w:date="2024-10-16T01:03:00Z"/>
                <w:rFonts w:eastAsia="Times New Roman"/>
                <w:szCs w:val="24"/>
                <w:lang w:val="vi-VN" w:eastAsia="vi-VN"/>
              </w:rPr>
            </w:pPr>
          </w:p>
        </w:tc>
        <w:tc>
          <w:tcPr>
            <w:tcW w:w="2097" w:type="dxa"/>
            <w:shd w:val="clear" w:color="auto" w:fill="auto"/>
            <w:vAlign w:val="center"/>
            <w:hideMark/>
          </w:tcPr>
          <w:p w14:paraId="2873BBCB" w14:textId="77777777" w:rsidR="008D3718" w:rsidRPr="0052167B" w:rsidRDefault="008D3718" w:rsidP="008D3718">
            <w:pPr>
              <w:spacing w:before="0" w:line="240" w:lineRule="auto"/>
              <w:contextualSpacing w:val="0"/>
              <w:rPr>
                <w:ins w:id="19233" w:author="Phuong Truong Thi" w:date="2024-10-16T01:03:00Z"/>
                <w:rFonts w:ascii="Times New Roman" w:eastAsia="Times New Roman" w:hAnsi="Times New Roman"/>
                <w:sz w:val="24"/>
                <w:szCs w:val="24"/>
                <w:lang w:val="vi-VN" w:eastAsia="vi-VN"/>
              </w:rPr>
            </w:pPr>
            <w:ins w:id="19234" w:author="Phuong Truong Thi" w:date="2024-10-16T01:03:00Z">
              <w:r w:rsidRPr="0052167B">
                <w:rPr>
                  <w:rFonts w:ascii="Times New Roman" w:hAnsi="Times New Roman"/>
                  <w:sz w:val="24"/>
                  <w:szCs w:val="24"/>
                </w:rPr>
                <w:t>Tuổi</w:t>
              </w:r>
            </w:ins>
          </w:p>
        </w:tc>
        <w:tc>
          <w:tcPr>
            <w:tcW w:w="2363" w:type="dxa"/>
            <w:vAlign w:val="center"/>
          </w:tcPr>
          <w:p w14:paraId="7AF81CE8" w14:textId="4E2B0B32" w:rsidR="008D3718" w:rsidRPr="008D3718" w:rsidRDefault="008D3718" w:rsidP="008D3718">
            <w:pPr>
              <w:spacing w:before="0" w:line="240" w:lineRule="auto"/>
              <w:contextualSpacing w:val="0"/>
              <w:rPr>
                <w:ins w:id="19235" w:author="Phuong Truong Thi" w:date="2024-10-16T01:03:00Z"/>
                <w:rFonts w:ascii="Times New Roman" w:eastAsia="Times New Roman" w:hAnsi="Times New Roman"/>
                <w:sz w:val="24"/>
                <w:szCs w:val="24"/>
                <w:lang w:eastAsia="vi-VN"/>
              </w:rPr>
            </w:pPr>
            <w:ins w:id="19236" w:author="Phuong Truong Thi" w:date="2024-11-25T12:32:00Z">
              <w:r w:rsidRPr="008D3718">
                <w:rPr>
                  <w:rFonts w:ascii="Times New Roman" w:hAnsi="Times New Roman"/>
                  <w:color w:val="000000"/>
                  <w:sz w:val="24"/>
                  <w:szCs w:val="24"/>
                  <w:rPrChange w:id="19237" w:author="Phuong Truong Thi" w:date="2024-11-25T12:33:00Z">
                    <w:rPr>
                      <w:rFonts w:ascii="Calibri" w:hAnsi="Calibri" w:cs="Calibri"/>
                      <w:color w:val="000000"/>
                    </w:rPr>
                  </w:rPrChange>
                </w:rPr>
                <w:t>Tuổi của khách hàng</w:t>
              </w:r>
            </w:ins>
          </w:p>
        </w:tc>
        <w:tc>
          <w:tcPr>
            <w:tcW w:w="937" w:type="dxa"/>
          </w:tcPr>
          <w:p w14:paraId="1B79D909" w14:textId="77777777" w:rsidR="008D3718" w:rsidRPr="0052167B" w:rsidRDefault="008D3718" w:rsidP="008D3718">
            <w:pPr>
              <w:spacing w:before="0" w:line="240" w:lineRule="auto"/>
              <w:contextualSpacing w:val="0"/>
              <w:rPr>
                <w:ins w:id="19238" w:author="Phuong Truong Thi" w:date="2024-10-16T01:03:00Z"/>
                <w:rFonts w:ascii="Times New Roman" w:eastAsia="Times New Roman" w:hAnsi="Times New Roman"/>
                <w:sz w:val="24"/>
                <w:szCs w:val="24"/>
                <w:lang w:eastAsia="vi-VN"/>
              </w:rPr>
            </w:pPr>
            <w:ins w:id="19239" w:author="Phuong Truong Thi" w:date="2024-10-16T01:03:00Z">
              <w:r w:rsidRPr="001965B1">
                <w:rPr>
                  <w:rFonts w:ascii="Times New Roman" w:hAnsi="Times New Roman"/>
                  <w:color w:val="000000"/>
                  <w:sz w:val="24"/>
                  <w:szCs w:val="24"/>
                  <w:lang w:val="vi-VN"/>
                </w:rPr>
                <w:t>EZ/T24</w:t>
              </w:r>
            </w:ins>
          </w:p>
        </w:tc>
        <w:tc>
          <w:tcPr>
            <w:tcW w:w="1111" w:type="dxa"/>
          </w:tcPr>
          <w:p w14:paraId="2C87DF59" w14:textId="77777777" w:rsidR="008D3718" w:rsidRPr="0052167B" w:rsidRDefault="008D3718" w:rsidP="008D3718">
            <w:pPr>
              <w:spacing w:before="0" w:line="240" w:lineRule="auto"/>
              <w:contextualSpacing w:val="0"/>
              <w:rPr>
                <w:ins w:id="19240" w:author="Phuong Truong Thi" w:date="2024-10-16T01:03:00Z"/>
                <w:rFonts w:ascii="Times New Roman" w:eastAsia="Times New Roman" w:hAnsi="Times New Roman"/>
                <w:sz w:val="24"/>
                <w:szCs w:val="24"/>
                <w:lang w:eastAsia="vi-VN"/>
              </w:rPr>
            </w:pPr>
            <w:ins w:id="19241"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73903232" w14:textId="77777777" w:rsidR="008D3718" w:rsidRPr="0052167B" w:rsidRDefault="008D3718" w:rsidP="008D3718">
            <w:pPr>
              <w:spacing w:before="0" w:line="240" w:lineRule="auto"/>
              <w:contextualSpacing w:val="0"/>
              <w:rPr>
                <w:ins w:id="19242" w:author="Phuong Truong Thi" w:date="2024-10-16T01:03:00Z"/>
                <w:rFonts w:ascii="Times New Roman" w:eastAsia="Times New Roman" w:hAnsi="Times New Roman"/>
                <w:sz w:val="24"/>
                <w:szCs w:val="24"/>
                <w:lang w:val="vi-VN" w:eastAsia="vi-VN"/>
              </w:rPr>
            </w:pPr>
          </w:p>
        </w:tc>
        <w:tc>
          <w:tcPr>
            <w:tcW w:w="994" w:type="dxa"/>
          </w:tcPr>
          <w:p w14:paraId="7DE29256" w14:textId="77777777" w:rsidR="008D3718" w:rsidRPr="0052167B" w:rsidRDefault="008D3718" w:rsidP="008D3718">
            <w:pPr>
              <w:spacing w:before="0" w:line="240" w:lineRule="auto"/>
              <w:contextualSpacing w:val="0"/>
              <w:jc w:val="center"/>
              <w:rPr>
                <w:ins w:id="19243" w:author="Phuong Truong Thi" w:date="2024-10-16T01:03:00Z"/>
                <w:rFonts w:ascii="Times New Roman" w:eastAsia="Times New Roman" w:hAnsi="Times New Roman"/>
                <w:sz w:val="24"/>
                <w:szCs w:val="24"/>
                <w:lang w:val="vi-VN" w:eastAsia="vi-VN"/>
              </w:rPr>
            </w:pPr>
            <w:ins w:id="19244" w:author="Phuong Truong Thi" w:date="2024-10-16T01:03:00Z">
              <w:r w:rsidRPr="0052167B">
                <w:rPr>
                  <w:rFonts w:ascii="Times New Roman" w:eastAsia="Times New Roman" w:hAnsi="Times New Roman"/>
                  <w:sz w:val="24"/>
                  <w:szCs w:val="24"/>
                  <w:lang w:eastAsia="vi-VN"/>
                </w:rPr>
                <w:t>N</w:t>
              </w:r>
            </w:ins>
          </w:p>
        </w:tc>
      </w:tr>
      <w:tr w:rsidR="008D3718" w:rsidRPr="0052167B" w14:paraId="4BF673B8" w14:textId="77777777" w:rsidTr="004B3858">
        <w:trPr>
          <w:trHeight w:val="276"/>
          <w:ins w:id="19245" w:author="Phuong Truong Thi" w:date="2024-10-16T01:03:00Z"/>
        </w:trPr>
        <w:tc>
          <w:tcPr>
            <w:tcW w:w="670" w:type="dxa"/>
            <w:shd w:val="clear" w:color="auto" w:fill="auto"/>
            <w:vAlign w:val="center"/>
          </w:tcPr>
          <w:p w14:paraId="525F68C5" w14:textId="77777777" w:rsidR="008D3718" w:rsidRPr="0052167B" w:rsidRDefault="008D3718" w:rsidP="008D3718">
            <w:pPr>
              <w:pStyle w:val="ListParagraph"/>
              <w:numPr>
                <w:ilvl w:val="0"/>
                <w:numId w:val="63"/>
              </w:numPr>
              <w:spacing w:before="0" w:line="240" w:lineRule="auto"/>
              <w:contextualSpacing w:val="0"/>
              <w:jc w:val="left"/>
              <w:rPr>
                <w:ins w:id="19246" w:author="Phuong Truong Thi" w:date="2024-10-16T01:03:00Z"/>
                <w:rFonts w:eastAsia="Times New Roman"/>
                <w:szCs w:val="24"/>
                <w:lang w:val="vi-VN" w:eastAsia="vi-VN"/>
              </w:rPr>
            </w:pPr>
          </w:p>
        </w:tc>
        <w:tc>
          <w:tcPr>
            <w:tcW w:w="2097" w:type="dxa"/>
            <w:shd w:val="clear" w:color="auto" w:fill="auto"/>
            <w:vAlign w:val="center"/>
            <w:hideMark/>
          </w:tcPr>
          <w:p w14:paraId="314323A9" w14:textId="77777777" w:rsidR="008D3718" w:rsidRPr="0052167B" w:rsidRDefault="008D3718" w:rsidP="008D3718">
            <w:pPr>
              <w:spacing w:before="0" w:line="240" w:lineRule="auto"/>
              <w:contextualSpacing w:val="0"/>
              <w:rPr>
                <w:ins w:id="19247" w:author="Phuong Truong Thi" w:date="2024-10-16T01:03:00Z"/>
                <w:rFonts w:ascii="Times New Roman" w:eastAsia="Times New Roman" w:hAnsi="Times New Roman"/>
                <w:sz w:val="24"/>
                <w:szCs w:val="24"/>
                <w:lang w:val="vi-VN" w:eastAsia="vi-VN"/>
              </w:rPr>
            </w:pPr>
            <w:ins w:id="19248" w:author="Phuong Truong Thi" w:date="2024-10-16T01:03:00Z">
              <w:r w:rsidRPr="0052167B">
                <w:rPr>
                  <w:rFonts w:ascii="Times New Roman" w:hAnsi="Times New Roman"/>
                  <w:sz w:val="24"/>
                  <w:szCs w:val="24"/>
                </w:rPr>
                <w:t>Ngày sinh</w:t>
              </w:r>
            </w:ins>
          </w:p>
        </w:tc>
        <w:tc>
          <w:tcPr>
            <w:tcW w:w="2363" w:type="dxa"/>
            <w:vAlign w:val="center"/>
          </w:tcPr>
          <w:p w14:paraId="77BBD8EB" w14:textId="6BF4634B" w:rsidR="008D3718" w:rsidRPr="008D3718" w:rsidRDefault="008D3718" w:rsidP="008D3718">
            <w:pPr>
              <w:spacing w:before="0" w:line="240" w:lineRule="auto"/>
              <w:contextualSpacing w:val="0"/>
              <w:rPr>
                <w:ins w:id="19249" w:author="Phuong Truong Thi" w:date="2024-10-16T01:03:00Z"/>
                <w:rFonts w:ascii="Times New Roman" w:eastAsia="Times New Roman" w:hAnsi="Times New Roman"/>
                <w:sz w:val="24"/>
                <w:szCs w:val="24"/>
                <w:lang w:val="vi-VN" w:eastAsia="vi-VN"/>
              </w:rPr>
            </w:pPr>
            <w:ins w:id="19250" w:author="Phuong Truong Thi" w:date="2024-11-25T12:32:00Z">
              <w:r w:rsidRPr="008D3718">
                <w:rPr>
                  <w:rFonts w:ascii="Times New Roman" w:hAnsi="Times New Roman"/>
                  <w:color w:val="000000"/>
                  <w:sz w:val="24"/>
                  <w:szCs w:val="24"/>
                  <w:rPrChange w:id="19251" w:author="Phuong Truong Thi" w:date="2024-11-25T12:33:00Z">
                    <w:rPr>
                      <w:rFonts w:ascii="Calibri" w:hAnsi="Calibri" w:cs="Calibri"/>
                      <w:color w:val="000000"/>
                    </w:rPr>
                  </w:rPrChange>
                </w:rPr>
                <w:t xml:space="preserve">Ngày sinh khách hàng </w:t>
              </w:r>
            </w:ins>
          </w:p>
        </w:tc>
        <w:tc>
          <w:tcPr>
            <w:tcW w:w="937" w:type="dxa"/>
          </w:tcPr>
          <w:p w14:paraId="7C7D96FE" w14:textId="77777777" w:rsidR="008D3718" w:rsidRPr="0052167B" w:rsidRDefault="008D3718" w:rsidP="008D3718">
            <w:pPr>
              <w:spacing w:before="0" w:line="240" w:lineRule="auto"/>
              <w:contextualSpacing w:val="0"/>
              <w:rPr>
                <w:ins w:id="19252" w:author="Phuong Truong Thi" w:date="2024-10-16T01:03:00Z"/>
                <w:rFonts w:ascii="Times New Roman" w:eastAsia="Times New Roman" w:hAnsi="Times New Roman"/>
                <w:sz w:val="24"/>
                <w:szCs w:val="24"/>
                <w:lang w:eastAsia="vi-VN"/>
              </w:rPr>
            </w:pPr>
            <w:ins w:id="19253" w:author="Phuong Truong Thi" w:date="2024-10-16T01:03:00Z">
              <w:r w:rsidRPr="001965B1">
                <w:rPr>
                  <w:rFonts w:ascii="Times New Roman" w:hAnsi="Times New Roman"/>
                  <w:color w:val="000000"/>
                  <w:sz w:val="24"/>
                  <w:szCs w:val="24"/>
                  <w:lang w:val="vi-VN"/>
                </w:rPr>
                <w:t>EZ/T24</w:t>
              </w:r>
            </w:ins>
          </w:p>
        </w:tc>
        <w:tc>
          <w:tcPr>
            <w:tcW w:w="1111" w:type="dxa"/>
          </w:tcPr>
          <w:p w14:paraId="79169691" w14:textId="77777777" w:rsidR="008D3718" w:rsidRPr="0052167B" w:rsidRDefault="008D3718" w:rsidP="008D3718">
            <w:pPr>
              <w:spacing w:before="0" w:line="240" w:lineRule="auto"/>
              <w:contextualSpacing w:val="0"/>
              <w:rPr>
                <w:ins w:id="19254" w:author="Phuong Truong Thi" w:date="2024-10-16T01:03:00Z"/>
                <w:rFonts w:ascii="Times New Roman" w:eastAsia="Times New Roman" w:hAnsi="Times New Roman"/>
                <w:sz w:val="24"/>
                <w:szCs w:val="24"/>
                <w:lang w:eastAsia="vi-VN"/>
              </w:rPr>
            </w:pPr>
            <w:ins w:id="19255" w:author="Phuong Truong Thi" w:date="2024-10-16T01:03:00Z">
              <w:r w:rsidRPr="0052167B">
                <w:rPr>
                  <w:rFonts w:ascii="Times New Roman" w:eastAsia="Times New Roman" w:hAnsi="Times New Roman"/>
                  <w:sz w:val="24"/>
                  <w:szCs w:val="24"/>
                  <w:lang w:eastAsia="vi-VN"/>
                </w:rPr>
                <w:t>Date</w:t>
              </w:r>
            </w:ins>
          </w:p>
        </w:tc>
        <w:tc>
          <w:tcPr>
            <w:tcW w:w="1134" w:type="dxa"/>
            <w:shd w:val="clear" w:color="auto" w:fill="auto"/>
            <w:noWrap/>
            <w:vAlign w:val="center"/>
          </w:tcPr>
          <w:p w14:paraId="729B2219" w14:textId="77777777" w:rsidR="008D3718" w:rsidRPr="0052167B" w:rsidRDefault="008D3718" w:rsidP="008D3718">
            <w:pPr>
              <w:spacing w:before="0" w:line="240" w:lineRule="auto"/>
              <w:contextualSpacing w:val="0"/>
              <w:rPr>
                <w:ins w:id="19256" w:author="Phuong Truong Thi" w:date="2024-10-16T01:03:00Z"/>
                <w:rFonts w:ascii="Times New Roman" w:eastAsia="Times New Roman" w:hAnsi="Times New Roman"/>
                <w:sz w:val="24"/>
                <w:szCs w:val="24"/>
                <w:lang w:val="vi-VN" w:eastAsia="vi-VN"/>
              </w:rPr>
            </w:pPr>
          </w:p>
        </w:tc>
        <w:tc>
          <w:tcPr>
            <w:tcW w:w="994" w:type="dxa"/>
          </w:tcPr>
          <w:p w14:paraId="447808CD" w14:textId="77777777" w:rsidR="008D3718" w:rsidRPr="0052167B" w:rsidRDefault="008D3718" w:rsidP="008D3718">
            <w:pPr>
              <w:spacing w:before="0" w:line="240" w:lineRule="auto"/>
              <w:contextualSpacing w:val="0"/>
              <w:jc w:val="center"/>
              <w:rPr>
                <w:ins w:id="19257" w:author="Phuong Truong Thi" w:date="2024-10-16T01:03:00Z"/>
                <w:rFonts w:ascii="Times New Roman" w:eastAsia="Times New Roman" w:hAnsi="Times New Roman"/>
                <w:sz w:val="24"/>
                <w:szCs w:val="24"/>
                <w:lang w:val="vi-VN" w:eastAsia="vi-VN"/>
              </w:rPr>
            </w:pPr>
            <w:ins w:id="19258" w:author="Phuong Truong Thi" w:date="2024-10-16T01:03:00Z">
              <w:r w:rsidRPr="0052167B">
                <w:rPr>
                  <w:rFonts w:ascii="Times New Roman" w:eastAsia="Times New Roman" w:hAnsi="Times New Roman"/>
                  <w:sz w:val="24"/>
                  <w:szCs w:val="24"/>
                  <w:lang w:eastAsia="vi-VN"/>
                </w:rPr>
                <w:t>N</w:t>
              </w:r>
            </w:ins>
          </w:p>
        </w:tc>
      </w:tr>
      <w:tr w:rsidR="008D3718" w:rsidRPr="0052167B" w14:paraId="5DAF064F" w14:textId="77777777" w:rsidTr="004B3858">
        <w:trPr>
          <w:trHeight w:val="276"/>
          <w:ins w:id="19259" w:author="Phuong Truong Thi" w:date="2024-10-16T01:03:00Z"/>
        </w:trPr>
        <w:tc>
          <w:tcPr>
            <w:tcW w:w="670" w:type="dxa"/>
            <w:shd w:val="clear" w:color="auto" w:fill="auto"/>
            <w:vAlign w:val="center"/>
          </w:tcPr>
          <w:p w14:paraId="48C22C1D" w14:textId="77777777" w:rsidR="008D3718" w:rsidRPr="0052167B" w:rsidRDefault="008D3718" w:rsidP="008D3718">
            <w:pPr>
              <w:pStyle w:val="ListParagraph"/>
              <w:numPr>
                <w:ilvl w:val="0"/>
                <w:numId w:val="63"/>
              </w:numPr>
              <w:spacing w:before="0" w:line="240" w:lineRule="auto"/>
              <w:contextualSpacing w:val="0"/>
              <w:jc w:val="left"/>
              <w:rPr>
                <w:ins w:id="19260" w:author="Phuong Truong Thi" w:date="2024-10-16T01:03:00Z"/>
                <w:rFonts w:eastAsia="Times New Roman"/>
                <w:szCs w:val="24"/>
                <w:lang w:val="vi-VN" w:eastAsia="vi-VN"/>
              </w:rPr>
            </w:pPr>
          </w:p>
        </w:tc>
        <w:tc>
          <w:tcPr>
            <w:tcW w:w="2097" w:type="dxa"/>
            <w:shd w:val="clear" w:color="auto" w:fill="auto"/>
            <w:vAlign w:val="center"/>
            <w:hideMark/>
          </w:tcPr>
          <w:p w14:paraId="5C233F4E" w14:textId="77777777" w:rsidR="008D3718" w:rsidRPr="0052167B" w:rsidRDefault="008D3718" w:rsidP="008D3718">
            <w:pPr>
              <w:spacing w:before="0" w:line="240" w:lineRule="auto"/>
              <w:contextualSpacing w:val="0"/>
              <w:rPr>
                <w:ins w:id="19261" w:author="Phuong Truong Thi" w:date="2024-10-16T01:03:00Z"/>
                <w:rFonts w:ascii="Times New Roman" w:eastAsia="Times New Roman" w:hAnsi="Times New Roman"/>
                <w:sz w:val="24"/>
                <w:szCs w:val="24"/>
                <w:lang w:val="vi-VN" w:eastAsia="vi-VN"/>
              </w:rPr>
            </w:pPr>
            <w:ins w:id="19262" w:author="Phuong Truong Thi" w:date="2024-10-16T01:03:00Z">
              <w:r w:rsidRPr="002F0D98">
                <w:rPr>
                  <w:rFonts w:ascii="Times New Roman" w:hAnsi="Times New Roman"/>
                  <w:sz w:val="24"/>
                  <w:szCs w:val="24"/>
                  <w:lang w:val="vi-VN"/>
                </w:rPr>
                <w:t>Ngày tương tác gần nhất</w:t>
              </w:r>
            </w:ins>
          </w:p>
        </w:tc>
        <w:tc>
          <w:tcPr>
            <w:tcW w:w="2363" w:type="dxa"/>
            <w:vAlign w:val="center"/>
          </w:tcPr>
          <w:p w14:paraId="4F408D52" w14:textId="650CB029" w:rsidR="008D3718" w:rsidRPr="008D3718" w:rsidRDefault="008D3718" w:rsidP="008D3718">
            <w:pPr>
              <w:spacing w:before="0" w:line="240" w:lineRule="auto"/>
              <w:contextualSpacing w:val="0"/>
              <w:rPr>
                <w:ins w:id="19263" w:author="Phuong Truong Thi" w:date="2024-10-16T01:03:00Z"/>
                <w:rFonts w:ascii="Times New Roman" w:eastAsia="Times New Roman" w:hAnsi="Times New Roman"/>
                <w:sz w:val="24"/>
                <w:szCs w:val="24"/>
                <w:lang w:val="vi-VN" w:eastAsia="vi-VN"/>
              </w:rPr>
            </w:pPr>
            <w:ins w:id="19264" w:author="Phuong Truong Thi" w:date="2024-11-25T12:33:00Z">
              <w:r w:rsidRPr="00975861">
                <w:rPr>
                  <w:rFonts w:ascii="Times New Roman" w:hAnsi="Times New Roman"/>
                  <w:color w:val="000000"/>
                  <w:sz w:val="24"/>
                  <w:szCs w:val="24"/>
                </w:rPr>
                <w:t xml:space="preserve">Thời gian tương tác thành công gần nhất của VPB với KH: gồm Task, Event, Log a Call và bao gồm cả bên Service. Ghi nhận theo ngày gần nhất Task, Event, Log a </w:t>
              </w:r>
              <w:r w:rsidRPr="00975861">
                <w:rPr>
                  <w:rFonts w:ascii="Times New Roman" w:hAnsi="Times New Roman"/>
                  <w:color w:val="000000"/>
                  <w:sz w:val="24"/>
                  <w:szCs w:val="24"/>
                </w:rPr>
                <w:lastRenderedPageBreak/>
                <w:t>Call được cập nhật hoàn thành, không bao gồm trạng thái hủy.</w:t>
              </w:r>
            </w:ins>
          </w:p>
        </w:tc>
        <w:tc>
          <w:tcPr>
            <w:tcW w:w="937" w:type="dxa"/>
          </w:tcPr>
          <w:p w14:paraId="7A7A5189" w14:textId="77777777" w:rsidR="008D3718" w:rsidRPr="00B66378" w:rsidRDefault="008D3718" w:rsidP="008D3718">
            <w:pPr>
              <w:spacing w:before="0" w:line="240" w:lineRule="auto"/>
              <w:contextualSpacing w:val="0"/>
              <w:rPr>
                <w:ins w:id="19265" w:author="Phuong Truong Thi" w:date="2024-10-16T01:03:00Z"/>
                <w:rFonts w:ascii="Times New Roman" w:eastAsia="Times New Roman" w:hAnsi="Times New Roman"/>
                <w:sz w:val="24"/>
                <w:szCs w:val="24"/>
                <w:lang w:val="vi-VN" w:eastAsia="vi-VN"/>
              </w:rPr>
            </w:pPr>
            <w:ins w:id="19266" w:author="Phuong Truong Thi" w:date="2024-10-16T01:03:00Z">
              <w:r>
                <w:rPr>
                  <w:rFonts w:ascii="Times New Roman" w:eastAsia="Times New Roman" w:hAnsi="Times New Roman"/>
                  <w:sz w:val="24"/>
                  <w:szCs w:val="24"/>
                  <w:lang w:val="vi-VN" w:eastAsia="vi-VN"/>
                </w:rPr>
                <w:lastRenderedPageBreak/>
                <w:t>CRM</w:t>
              </w:r>
            </w:ins>
          </w:p>
        </w:tc>
        <w:tc>
          <w:tcPr>
            <w:tcW w:w="1111" w:type="dxa"/>
          </w:tcPr>
          <w:p w14:paraId="4196F14D" w14:textId="77777777" w:rsidR="008D3718" w:rsidRPr="0052167B" w:rsidRDefault="008D3718" w:rsidP="008D3718">
            <w:pPr>
              <w:spacing w:before="0" w:line="240" w:lineRule="auto"/>
              <w:contextualSpacing w:val="0"/>
              <w:rPr>
                <w:ins w:id="19267" w:author="Phuong Truong Thi" w:date="2024-10-16T01:03:00Z"/>
                <w:rFonts w:ascii="Times New Roman" w:eastAsia="Times New Roman" w:hAnsi="Times New Roman"/>
                <w:sz w:val="24"/>
                <w:szCs w:val="24"/>
                <w:lang w:eastAsia="vi-VN"/>
              </w:rPr>
            </w:pPr>
            <w:ins w:id="19268" w:author="Phuong Truong Thi" w:date="2024-10-16T01:03:00Z">
              <w:r w:rsidRPr="0052167B">
                <w:rPr>
                  <w:rFonts w:ascii="Times New Roman" w:eastAsia="Times New Roman" w:hAnsi="Times New Roman"/>
                  <w:sz w:val="24"/>
                  <w:szCs w:val="24"/>
                  <w:lang w:eastAsia="vi-VN"/>
                </w:rPr>
                <w:t>Date</w:t>
              </w:r>
            </w:ins>
          </w:p>
        </w:tc>
        <w:tc>
          <w:tcPr>
            <w:tcW w:w="1134" w:type="dxa"/>
            <w:shd w:val="clear" w:color="auto" w:fill="auto"/>
            <w:noWrap/>
            <w:vAlign w:val="center"/>
          </w:tcPr>
          <w:p w14:paraId="56B3EC9D" w14:textId="77777777" w:rsidR="008D3718" w:rsidRPr="0052167B" w:rsidRDefault="008D3718" w:rsidP="008D3718">
            <w:pPr>
              <w:spacing w:before="0" w:line="240" w:lineRule="auto"/>
              <w:contextualSpacing w:val="0"/>
              <w:rPr>
                <w:ins w:id="19269" w:author="Phuong Truong Thi" w:date="2024-10-16T01:03:00Z"/>
                <w:rFonts w:ascii="Times New Roman" w:eastAsia="Times New Roman" w:hAnsi="Times New Roman"/>
                <w:sz w:val="24"/>
                <w:szCs w:val="24"/>
                <w:lang w:val="vi-VN" w:eastAsia="vi-VN"/>
              </w:rPr>
            </w:pPr>
          </w:p>
        </w:tc>
        <w:tc>
          <w:tcPr>
            <w:tcW w:w="994" w:type="dxa"/>
          </w:tcPr>
          <w:p w14:paraId="4F89347A" w14:textId="77777777" w:rsidR="008D3718" w:rsidRPr="0052167B" w:rsidRDefault="008D3718" w:rsidP="008D3718">
            <w:pPr>
              <w:spacing w:before="0" w:line="240" w:lineRule="auto"/>
              <w:contextualSpacing w:val="0"/>
              <w:jc w:val="center"/>
              <w:rPr>
                <w:ins w:id="19270" w:author="Phuong Truong Thi" w:date="2024-10-16T01:03:00Z"/>
                <w:rFonts w:ascii="Times New Roman" w:eastAsia="Times New Roman" w:hAnsi="Times New Roman"/>
                <w:sz w:val="24"/>
                <w:szCs w:val="24"/>
                <w:lang w:eastAsia="vi-VN"/>
              </w:rPr>
            </w:pPr>
            <w:ins w:id="19271" w:author="Phuong Truong Thi" w:date="2024-10-16T01:03:00Z">
              <w:r w:rsidRPr="0052167B">
                <w:rPr>
                  <w:rFonts w:ascii="Times New Roman" w:eastAsia="Times New Roman" w:hAnsi="Times New Roman"/>
                  <w:sz w:val="24"/>
                  <w:szCs w:val="24"/>
                  <w:lang w:eastAsia="vi-VN"/>
                </w:rPr>
                <w:t>Y</w:t>
              </w:r>
            </w:ins>
          </w:p>
        </w:tc>
      </w:tr>
      <w:tr w:rsidR="00A35118" w:rsidRPr="0052167B" w14:paraId="6DCC02CE" w14:textId="77777777" w:rsidTr="00817E47">
        <w:trPr>
          <w:trHeight w:val="276"/>
          <w:ins w:id="19272" w:author="Phuong Truong Thi" w:date="2024-10-16T01:03:00Z"/>
        </w:trPr>
        <w:tc>
          <w:tcPr>
            <w:tcW w:w="9306" w:type="dxa"/>
            <w:gridSpan w:val="7"/>
          </w:tcPr>
          <w:p w14:paraId="5DF07BD8" w14:textId="77777777" w:rsidR="00A35118" w:rsidRPr="0052167B" w:rsidRDefault="00A35118" w:rsidP="00817E47">
            <w:pPr>
              <w:spacing w:before="0" w:line="240" w:lineRule="auto"/>
              <w:contextualSpacing w:val="0"/>
              <w:jc w:val="left"/>
              <w:rPr>
                <w:ins w:id="19273" w:author="Phuong Truong Thi" w:date="2024-10-16T01:03:00Z"/>
                <w:rFonts w:ascii="Times New Roman" w:eastAsia="Times New Roman" w:hAnsi="Times New Roman"/>
                <w:sz w:val="24"/>
                <w:szCs w:val="24"/>
                <w:lang w:eastAsia="vi-VN"/>
              </w:rPr>
            </w:pPr>
            <w:ins w:id="19274" w:author="Phuong Truong Thi" w:date="2024-10-16T01:03:00Z">
              <w:r w:rsidRPr="0052167B">
                <w:rPr>
                  <w:rFonts w:ascii="Times New Roman" w:eastAsia="Times New Roman" w:hAnsi="Times New Roman"/>
                  <w:sz w:val="24"/>
                  <w:szCs w:val="24"/>
                  <w:lang w:eastAsia="vi-VN"/>
                </w:rPr>
                <w:t>Thông tin liên hệ</w:t>
              </w:r>
            </w:ins>
          </w:p>
        </w:tc>
      </w:tr>
      <w:tr w:rsidR="00F868EA" w:rsidRPr="0052167B" w14:paraId="6A2B1510" w14:textId="77777777" w:rsidTr="004B3858">
        <w:trPr>
          <w:trHeight w:val="276"/>
          <w:ins w:id="19275" w:author="Phuong Truong Thi" w:date="2024-10-16T01:03:00Z"/>
        </w:trPr>
        <w:tc>
          <w:tcPr>
            <w:tcW w:w="670" w:type="dxa"/>
            <w:shd w:val="clear" w:color="auto" w:fill="auto"/>
            <w:vAlign w:val="center"/>
          </w:tcPr>
          <w:p w14:paraId="469483E9" w14:textId="77777777" w:rsidR="00F868EA" w:rsidRPr="0052167B" w:rsidRDefault="00F868EA" w:rsidP="00817E47">
            <w:pPr>
              <w:pStyle w:val="ListParagraph"/>
              <w:numPr>
                <w:ilvl w:val="0"/>
                <w:numId w:val="63"/>
              </w:numPr>
              <w:spacing w:before="0" w:line="240" w:lineRule="auto"/>
              <w:contextualSpacing w:val="0"/>
              <w:jc w:val="left"/>
              <w:rPr>
                <w:ins w:id="19276" w:author="Phuong Truong Thi" w:date="2024-10-16T01:03:00Z"/>
                <w:rFonts w:eastAsia="Times New Roman"/>
                <w:szCs w:val="24"/>
                <w:lang w:val="vi-VN" w:eastAsia="vi-VN"/>
              </w:rPr>
            </w:pPr>
          </w:p>
        </w:tc>
        <w:tc>
          <w:tcPr>
            <w:tcW w:w="2097" w:type="dxa"/>
            <w:shd w:val="clear" w:color="auto" w:fill="auto"/>
            <w:vAlign w:val="center"/>
            <w:hideMark/>
          </w:tcPr>
          <w:p w14:paraId="4A954AD9" w14:textId="77777777" w:rsidR="00F868EA" w:rsidRPr="0052167B" w:rsidRDefault="00F868EA" w:rsidP="00817E47">
            <w:pPr>
              <w:spacing w:before="0" w:line="240" w:lineRule="auto"/>
              <w:contextualSpacing w:val="0"/>
              <w:rPr>
                <w:ins w:id="19277" w:author="Phuong Truong Thi" w:date="2024-10-16T01:03:00Z"/>
                <w:rFonts w:ascii="Times New Roman" w:eastAsia="Times New Roman" w:hAnsi="Times New Roman"/>
                <w:sz w:val="24"/>
                <w:szCs w:val="24"/>
                <w:lang w:val="vi-VN" w:eastAsia="vi-VN"/>
              </w:rPr>
            </w:pPr>
            <w:ins w:id="19278" w:author="Phuong Truong Thi" w:date="2024-10-16T01:03:00Z">
              <w:r w:rsidRPr="0052167B">
                <w:rPr>
                  <w:rFonts w:ascii="Times New Roman" w:hAnsi="Times New Roman"/>
                  <w:sz w:val="24"/>
                  <w:szCs w:val="24"/>
                </w:rPr>
                <w:t>Số điện thoại</w:t>
              </w:r>
            </w:ins>
          </w:p>
        </w:tc>
        <w:tc>
          <w:tcPr>
            <w:tcW w:w="2363" w:type="dxa"/>
            <w:vAlign w:val="center"/>
          </w:tcPr>
          <w:p w14:paraId="5C65526D" w14:textId="77777777" w:rsidR="00F868EA" w:rsidRPr="002F0D98" w:rsidRDefault="00F868EA" w:rsidP="00817E47">
            <w:pPr>
              <w:spacing w:before="0" w:line="240" w:lineRule="auto"/>
              <w:contextualSpacing w:val="0"/>
              <w:rPr>
                <w:ins w:id="19279" w:author="Phuong Truong Thi" w:date="2024-10-16T01:03:00Z"/>
                <w:rFonts w:ascii="Times New Roman" w:eastAsia="Times New Roman" w:hAnsi="Times New Roman"/>
                <w:sz w:val="24"/>
                <w:szCs w:val="24"/>
                <w:lang w:val="vi-VN" w:eastAsia="vi-VN"/>
              </w:rPr>
            </w:pPr>
            <w:ins w:id="19280" w:author="Phuong Truong Thi" w:date="2024-10-16T01:03:00Z">
              <w:r w:rsidRPr="002F0D98">
                <w:rPr>
                  <w:rFonts w:ascii="Times New Roman" w:hAnsi="Times New Roman"/>
                  <w:sz w:val="24"/>
                  <w:szCs w:val="24"/>
                  <w:lang w:val="vi-VN"/>
                </w:rPr>
                <w:t>Số điện thoại quản lý khách hàng</w:t>
              </w:r>
            </w:ins>
          </w:p>
        </w:tc>
        <w:tc>
          <w:tcPr>
            <w:tcW w:w="937" w:type="dxa"/>
          </w:tcPr>
          <w:p w14:paraId="36181982" w14:textId="77777777" w:rsidR="00F868EA" w:rsidRDefault="00F868EA" w:rsidP="00817E47">
            <w:pPr>
              <w:spacing w:before="0" w:line="240" w:lineRule="auto"/>
              <w:contextualSpacing w:val="0"/>
              <w:rPr>
                <w:ins w:id="19281" w:author="Phuong Truong Thi" w:date="2024-10-16T01:03:00Z"/>
                <w:rFonts w:ascii="Times New Roman" w:eastAsia="Times New Roman" w:hAnsi="Times New Roman"/>
                <w:sz w:val="24"/>
                <w:szCs w:val="24"/>
                <w:lang w:eastAsia="vi-VN"/>
              </w:rPr>
            </w:pPr>
            <w:ins w:id="19282" w:author="Phuong Truong Thi" w:date="2024-10-16T01:03:00Z">
              <w:r w:rsidRPr="00C80285">
                <w:rPr>
                  <w:rFonts w:ascii="Times New Roman" w:hAnsi="Times New Roman"/>
                  <w:color w:val="000000"/>
                  <w:sz w:val="24"/>
                  <w:szCs w:val="24"/>
                  <w:lang w:val="vi-VN"/>
                </w:rPr>
                <w:t>EZ/T24</w:t>
              </w:r>
            </w:ins>
          </w:p>
        </w:tc>
        <w:tc>
          <w:tcPr>
            <w:tcW w:w="1111" w:type="dxa"/>
          </w:tcPr>
          <w:p w14:paraId="55975802" w14:textId="1A07F743" w:rsidR="00F868EA" w:rsidRPr="0052167B" w:rsidRDefault="00F868EA" w:rsidP="00817E47">
            <w:pPr>
              <w:spacing w:before="0" w:line="240" w:lineRule="auto"/>
              <w:contextualSpacing w:val="0"/>
              <w:rPr>
                <w:ins w:id="19283" w:author="Phuong Truong Thi" w:date="2024-10-16T01:03:00Z"/>
                <w:rFonts w:ascii="Times New Roman" w:eastAsia="Times New Roman" w:hAnsi="Times New Roman"/>
                <w:sz w:val="24"/>
                <w:szCs w:val="24"/>
                <w:lang w:eastAsia="vi-VN"/>
              </w:rPr>
            </w:pPr>
            <w:ins w:id="19284" w:author="Phuong Truong Thi" w:date="2024-10-16T01:03:00Z">
              <w:r>
                <w:rPr>
                  <w:rFonts w:ascii="Times New Roman" w:eastAsia="Times New Roman" w:hAnsi="Times New Roman"/>
                  <w:sz w:val="24"/>
                  <w:szCs w:val="24"/>
                  <w:lang w:eastAsia="vi-VN"/>
                </w:rPr>
                <w:t>Phone</w:t>
              </w:r>
            </w:ins>
            <w:r w:rsidR="0089299E">
              <w:rPr>
                <w:rFonts w:ascii="Times New Roman" w:eastAsia="Times New Roman" w:hAnsi="Times New Roman"/>
                <w:sz w:val="24"/>
                <w:szCs w:val="24"/>
                <w:lang w:eastAsia="vi-VN"/>
              </w:rPr>
              <w:t xml:space="preserve"> (40)</w:t>
            </w:r>
          </w:p>
        </w:tc>
        <w:tc>
          <w:tcPr>
            <w:tcW w:w="1134" w:type="dxa"/>
            <w:shd w:val="clear" w:color="auto" w:fill="auto"/>
            <w:noWrap/>
            <w:vAlign w:val="center"/>
          </w:tcPr>
          <w:p w14:paraId="2A181F04" w14:textId="77777777" w:rsidR="00F868EA" w:rsidRPr="0052167B" w:rsidRDefault="00F868EA" w:rsidP="00817E47">
            <w:pPr>
              <w:spacing w:before="0" w:line="240" w:lineRule="auto"/>
              <w:contextualSpacing w:val="0"/>
              <w:rPr>
                <w:ins w:id="19285" w:author="Phuong Truong Thi" w:date="2024-10-16T01:03:00Z"/>
                <w:rFonts w:ascii="Times New Roman" w:eastAsia="Times New Roman" w:hAnsi="Times New Roman"/>
                <w:sz w:val="24"/>
                <w:szCs w:val="24"/>
                <w:lang w:val="vi-VN" w:eastAsia="vi-VN"/>
              </w:rPr>
            </w:pPr>
          </w:p>
        </w:tc>
        <w:tc>
          <w:tcPr>
            <w:tcW w:w="994" w:type="dxa"/>
          </w:tcPr>
          <w:p w14:paraId="7A6AB192" w14:textId="77777777" w:rsidR="00F868EA" w:rsidRPr="0052167B" w:rsidRDefault="00F868EA" w:rsidP="00817E47">
            <w:pPr>
              <w:spacing w:before="0" w:line="240" w:lineRule="auto"/>
              <w:contextualSpacing w:val="0"/>
              <w:jc w:val="center"/>
              <w:rPr>
                <w:ins w:id="19286" w:author="Phuong Truong Thi" w:date="2024-10-16T01:03:00Z"/>
                <w:rFonts w:ascii="Times New Roman" w:eastAsia="Times New Roman" w:hAnsi="Times New Roman"/>
                <w:sz w:val="24"/>
                <w:szCs w:val="24"/>
                <w:lang w:eastAsia="vi-VN"/>
              </w:rPr>
            </w:pPr>
            <w:ins w:id="19287" w:author="Phuong Truong Thi" w:date="2024-10-16T01:03:00Z">
              <w:r w:rsidRPr="0052167B">
                <w:rPr>
                  <w:rFonts w:ascii="Times New Roman" w:eastAsia="Times New Roman" w:hAnsi="Times New Roman"/>
                  <w:sz w:val="24"/>
                  <w:szCs w:val="24"/>
                  <w:lang w:eastAsia="vi-VN"/>
                </w:rPr>
                <w:t>Y</w:t>
              </w:r>
            </w:ins>
          </w:p>
        </w:tc>
      </w:tr>
      <w:tr w:rsidR="00F868EA" w:rsidRPr="0052167B" w14:paraId="08E73A46" w14:textId="77777777" w:rsidTr="004B3858">
        <w:trPr>
          <w:trHeight w:val="276"/>
          <w:ins w:id="19288" w:author="Phuong Truong Thi" w:date="2024-10-16T01:03:00Z"/>
        </w:trPr>
        <w:tc>
          <w:tcPr>
            <w:tcW w:w="670" w:type="dxa"/>
            <w:shd w:val="clear" w:color="auto" w:fill="auto"/>
            <w:vAlign w:val="center"/>
          </w:tcPr>
          <w:p w14:paraId="11D3FDBA" w14:textId="77777777" w:rsidR="00F868EA" w:rsidRPr="0052167B" w:rsidRDefault="00F868EA" w:rsidP="00817E47">
            <w:pPr>
              <w:pStyle w:val="ListParagraph"/>
              <w:numPr>
                <w:ilvl w:val="0"/>
                <w:numId w:val="63"/>
              </w:numPr>
              <w:spacing w:before="0" w:line="240" w:lineRule="auto"/>
              <w:contextualSpacing w:val="0"/>
              <w:jc w:val="left"/>
              <w:rPr>
                <w:ins w:id="19289" w:author="Phuong Truong Thi" w:date="2024-10-16T01:03:00Z"/>
                <w:rFonts w:eastAsia="Times New Roman"/>
                <w:szCs w:val="24"/>
                <w:lang w:val="vi-VN" w:eastAsia="vi-VN"/>
              </w:rPr>
            </w:pPr>
          </w:p>
        </w:tc>
        <w:tc>
          <w:tcPr>
            <w:tcW w:w="2097" w:type="dxa"/>
            <w:shd w:val="clear" w:color="auto" w:fill="auto"/>
            <w:vAlign w:val="center"/>
            <w:hideMark/>
          </w:tcPr>
          <w:p w14:paraId="0CB9862A" w14:textId="77777777" w:rsidR="00F868EA" w:rsidRPr="0052167B" w:rsidRDefault="00F868EA" w:rsidP="00817E47">
            <w:pPr>
              <w:spacing w:before="0" w:line="240" w:lineRule="auto"/>
              <w:contextualSpacing w:val="0"/>
              <w:rPr>
                <w:ins w:id="19290" w:author="Phuong Truong Thi" w:date="2024-10-16T01:03:00Z"/>
                <w:rFonts w:ascii="Times New Roman" w:eastAsia="Times New Roman" w:hAnsi="Times New Roman"/>
                <w:sz w:val="24"/>
                <w:szCs w:val="24"/>
                <w:lang w:val="vi-VN" w:eastAsia="vi-VN"/>
              </w:rPr>
            </w:pPr>
            <w:ins w:id="19291" w:author="Phuong Truong Thi" w:date="2024-10-16T01:03:00Z">
              <w:r w:rsidRPr="0052167B">
                <w:rPr>
                  <w:rFonts w:ascii="Times New Roman" w:hAnsi="Times New Roman"/>
                  <w:sz w:val="24"/>
                  <w:szCs w:val="24"/>
                </w:rPr>
                <w:t>Email</w:t>
              </w:r>
            </w:ins>
          </w:p>
        </w:tc>
        <w:tc>
          <w:tcPr>
            <w:tcW w:w="2363" w:type="dxa"/>
            <w:vAlign w:val="center"/>
          </w:tcPr>
          <w:p w14:paraId="445CB893" w14:textId="77777777" w:rsidR="00F868EA" w:rsidRPr="002F0D98" w:rsidRDefault="00F868EA" w:rsidP="00817E47">
            <w:pPr>
              <w:spacing w:before="0" w:line="240" w:lineRule="auto"/>
              <w:contextualSpacing w:val="0"/>
              <w:rPr>
                <w:ins w:id="19292" w:author="Phuong Truong Thi" w:date="2024-10-16T01:03:00Z"/>
                <w:rFonts w:ascii="Times New Roman" w:eastAsia="Times New Roman" w:hAnsi="Times New Roman"/>
                <w:sz w:val="24"/>
                <w:szCs w:val="24"/>
                <w:lang w:val="vi-VN" w:eastAsia="vi-VN"/>
              </w:rPr>
            </w:pPr>
            <w:ins w:id="19293" w:author="Phuong Truong Thi" w:date="2024-10-16T01:03:00Z">
              <w:r w:rsidRPr="002F0D98">
                <w:rPr>
                  <w:rFonts w:ascii="Times New Roman" w:hAnsi="Times New Roman"/>
                  <w:sz w:val="24"/>
                  <w:szCs w:val="24"/>
                  <w:lang w:val="vi-VN"/>
                </w:rPr>
                <w:t>Email quản lý khách hàng</w:t>
              </w:r>
            </w:ins>
          </w:p>
        </w:tc>
        <w:tc>
          <w:tcPr>
            <w:tcW w:w="937" w:type="dxa"/>
          </w:tcPr>
          <w:p w14:paraId="3421A589" w14:textId="77777777" w:rsidR="00F868EA" w:rsidRPr="0052167B" w:rsidRDefault="00F868EA" w:rsidP="00817E47">
            <w:pPr>
              <w:spacing w:before="0" w:line="240" w:lineRule="auto"/>
              <w:contextualSpacing w:val="0"/>
              <w:rPr>
                <w:ins w:id="19294" w:author="Phuong Truong Thi" w:date="2024-10-16T01:03:00Z"/>
                <w:rFonts w:ascii="Times New Roman" w:eastAsia="Times New Roman" w:hAnsi="Times New Roman"/>
                <w:sz w:val="24"/>
                <w:szCs w:val="24"/>
                <w:lang w:eastAsia="vi-VN"/>
              </w:rPr>
            </w:pPr>
            <w:ins w:id="19295" w:author="Phuong Truong Thi" w:date="2024-10-16T01:03:00Z">
              <w:r w:rsidRPr="00C80285">
                <w:rPr>
                  <w:rFonts w:ascii="Times New Roman" w:hAnsi="Times New Roman"/>
                  <w:color w:val="000000"/>
                  <w:sz w:val="24"/>
                  <w:szCs w:val="24"/>
                  <w:lang w:val="vi-VN"/>
                </w:rPr>
                <w:t>EZ/T24</w:t>
              </w:r>
            </w:ins>
          </w:p>
        </w:tc>
        <w:tc>
          <w:tcPr>
            <w:tcW w:w="1111" w:type="dxa"/>
          </w:tcPr>
          <w:p w14:paraId="09D85336" w14:textId="0C8AB21B" w:rsidR="00F868EA" w:rsidRPr="0052167B" w:rsidRDefault="00525739" w:rsidP="00817E47">
            <w:pPr>
              <w:spacing w:before="0" w:line="240" w:lineRule="auto"/>
              <w:contextualSpacing w:val="0"/>
              <w:rPr>
                <w:ins w:id="19296"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4AFCFB4F" w14:textId="77777777" w:rsidR="00F868EA" w:rsidRPr="0052167B" w:rsidRDefault="00F868EA" w:rsidP="00817E47">
            <w:pPr>
              <w:spacing w:before="0" w:line="240" w:lineRule="auto"/>
              <w:contextualSpacing w:val="0"/>
              <w:rPr>
                <w:ins w:id="19297" w:author="Phuong Truong Thi" w:date="2024-10-16T01:03:00Z"/>
                <w:rFonts w:ascii="Times New Roman" w:eastAsia="Times New Roman" w:hAnsi="Times New Roman"/>
                <w:sz w:val="24"/>
                <w:szCs w:val="24"/>
                <w:lang w:val="vi-VN" w:eastAsia="vi-VN"/>
              </w:rPr>
            </w:pPr>
          </w:p>
        </w:tc>
        <w:tc>
          <w:tcPr>
            <w:tcW w:w="994" w:type="dxa"/>
          </w:tcPr>
          <w:p w14:paraId="6641E47B" w14:textId="77777777" w:rsidR="00F868EA" w:rsidRPr="0052167B" w:rsidRDefault="00F868EA" w:rsidP="00817E47">
            <w:pPr>
              <w:spacing w:before="0" w:line="240" w:lineRule="auto"/>
              <w:contextualSpacing w:val="0"/>
              <w:jc w:val="center"/>
              <w:rPr>
                <w:ins w:id="19298" w:author="Phuong Truong Thi" w:date="2024-10-16T01:03:00Z"/>
                <w:rFonts w:ascii="Times New Roman" w:eastAsia="Times New Roman" w:hAnsi="Times New Roman"/>
                <w:sz w:val="24"/>
                <w:szCs w:val="24"/>
                <w:lang w:eastAsia="vi-VN"/>
              </w:rPr>
            </w:pPr>
            <w:ins w:id="19299" w:author="Phuong Truong Thi" w:date="2024-10-16T01:03:00Z">
              <w:r w:rsidRPr="0052167B">
                <w:rPr>
                  <w:rFonts w:ascii="Times New Roman" w:eastAsia="Times New Roman" w:hAnsi="Times New Roman"/>
                  <w:sz w:val="24"/>
                  <w:szCs w:val="24"/>
                  <w:lang w:eastAsia="vi-VN"/>
                </w:rPr>
                <w:t>N</w:t>
              </w:r>
            </w:ins>
          </w:p>
        </w:tc>
      </w:tr>
      <w:tr w:rsidR="00A35118" w:rsidRPr="001859AE" w14:paraId="78C3DAB6" w14:textId="77777777" w:rsidTr="00817E47">
        <w:trPr>
          <w:trHeight w:val="276"/>
          <w:ins w:id="19300" w:author="Phuong Truong Thi" w:date="2024-10-16T01:03:00Z"/>
        </w:trPr>
        <w:tc>
          <w:tcPr>
            <w:tcW w:w="9306" w:type="dxa"/>
            <w:gridSpan w:val="7"/>
          </w:tcPr>
          <w:p w14:paraId="5C8516AD" w14:textId="77777777" w:rsidR="00A35118" w:rsidRPr="00126368" w:rsidRDefault="00A35118" w:rsidP="00817E47">
            <w:pPr>
              <w:spacing w:before="0" w:line="240" w:lineRule="auto"/>
              <w:contextualSpacing w:val="0"/>
              <w:jc w:val="left"/>
              <w:rPr>
                <w:ins w:id="19301" w:author="Phuong Truong Thi" w:date="2024-10-16T01:03:00Z"/>
                <w:rFonts w:ascii="Times New Roman" w:eastAsia="Times New Roman" w:hAnsi="Times New Roman"/>
                <w:sz w:val="24"/>
                <w:szCs w:val="24"/>
                <w:lang w:val="vi-VN" w:eastAsia="vi-VN"/>
              </w:rPr>
            </w:pPr>
            <w:ins w:id="19302" w:author="Phuong Truong Thi" w:date="2024-10-16T01:03:00Z">
              <w:r w:rsidRPr="0052167B">
                <w:rPr>
                  <w:rFonts w:ascii="Times New Roman" w:eastAsia="Times New Roman" w:hAnsi="Times New Roman"/>
                  <w:sz w:val="24"/>
                  <w:szCs w:val="24"/>
                  <w:lang w:val="vi-VN" w:eastAsia="vi-VN"/>
                </w:rPr>
                <w:t>Thông tin chi nhánh &amp; cán bộ bán phụ trách KH</w:t>
              </w:r>
            </w:ins>
          </w:p>
        </w:tc>
      </w:tr>
      <w:tr w:rsidR="00F868EA" w:rsidRPr="0052167B" w14:paraId="3B00BF8B" w14:textId="77777777" w:rsidTr="004B3858">
        <w:trPr>
          <w:trHeight w:val="276"/>
          <w:ins w:id="19303" w:author="Phuong Truong Thi" w:date="2024-10-16T01:03:00Z"/>
        </w:trPr>
        <w:tc>
          <w:tcPr>
            <w:tcW w:w="670" w:type="dxa"/>
            <w:shd w:val="clear" w:color="auto" w:fill="auto"/>
            <w:vAlign w:val="center"/>
          </w:tcPr>
          <w:p w14:paraId="0CAA7F97" w14:textId="77777777" w:rsidR="00F868EA" w:rsidRPr="0052167B" w:rsidRDefault="00F868EA" w:rsidP="00817E47">
            <w:pPr>
              <w:pStyle w:val="ListParagraph"/>
              <w:numPr>
                <w:ilvl w:val="0"/>
                <w:numId w:val="63"/>
              </w:numPr>
              <w:spacing w:before="0" w:line="240" w:lineRule="auto"/>
              <w:contextualSpacing w:val="0"/>
              <w:jc w:val="left"/>
              <w:rPr>
                <w:ins w:id="19304" w:author="Phuong Truong Thi" w:date="2024-10-16T01:03:00Z"/>
                <w:rFonts w:eastAsia="Times New Roman"/>
                <w:szCs w:val="24"/>
                <w:lang w:val="vi-VN" w:eastAsia="vi-VN"/>
              </w:rPr>
            </w:pPr>
          </w:p>
        </w:tc>
        <w:tc>
          <w:tcPr>
            <w:tcW w:w="2097" w:type="dxa"/>
            <w:shd w:val="clear" w:color="auto" w:fill="auto"/>
            <w:vAlign w:val="center"/>
            <w:hideMark/>
          </w:tcPr>
          <w:p w14:paraId="03ED86EC" w14:textId="77777777" w:rsidR="00F868EA" w:rsidRPr="0052167B" w:rsidRDefault="00F868EA" w:rsidP="00817E47">
            <w:pPr>
              <w:spacing w:before="0" w:line="240" w:lineRule="auto"/>
              <w:contextualSpacing w:val="0"/>
              <w:rPr>
                <w:ins w:id="19305" w:author="Phuong Truong Thi" w:date="2024-10-16T01:03:00Z"/>
                <w:rFonts w:ascii="Times New Roman" w:eastAsia="Times New Roman" w:hAnsi="Times New Roman"/>
                <w:sz w:val="24"/>
                <w:szCs w:val="24"/>
                <w:lang w:val="vi-VN" w:eastAsia="vi-VN"/>
              </w:rPr>
            </w:pPr>
            <w:ins w:id="19306" w:author="Phuong Truong Thi" w:date="2024-10-16T01:03:00Z">
              <w:r w:rsidRPr="0052167B">
                <w:rPr>
                  <w:rFonts w:ascii="Times New Roman" w:hAnsi="Times New Roman"/>
                  <w:sz w:val="24"/>
                  <w:szCs w:val="24"/>
                </w:rPr>
                <w:t>Mã CN quản lý</w:t>
              </w:r>
            </w:ins>
          </w:p>
        </w:tc>
        <w:tc>
          <w:tcPr>
            <w:tcW w:w="2363" w:type="dxa"/>
            <w:vAlign w:val="center"/>
          </w:tcPr>
          <w:p w14:paraId="4A5DAEA7" w14:textId="77777777" w:rsidR="00F868EA" w:rsidRPr="002F0D98" w:rsidRDefault="00F868EA" w:rsidP="00817E47">
            <w:pPr>
              <w:spacing w:before="0" w:line="240" w:lineRule="auto"/>
              <w:contextualSpacing w:val="0"/>
              <w:rPr>
                <w:ins w:id="19307" w:author="Phuong Truong Thi" w:date="2024-10-16T01:03:00Z"/>
                <w:rFonts w:ascii="Times New Roman" w:eastAsia="Times New Roman" w:hAnsi="Times New Roman"/>
                <w:sz w:val="24"/>
                <w:szCs w:val="24"/>
                <w:lang w:val="vi-VN" w:eastAsia="vi-VN"/>
              </w:rPr>
            </w:pPr>
            <w:ins w:id="19308" w:author="Phuong Truong Thi" w:date="2024-10-16T01:03:00Z">
              <w:r w:rsidRPr="002F0D98">
                <w:rPr>
                  <w:rFonts w:ascii="Times New Roman" w:hAnsi="Times New Roman"/>
                  <w:sz w:val="24"/>
                  <w:szCs w:val="24"/>
                  <w:lang w:val="vi-VN"/>
                </w:rPr>
                <w:t>Mã chi nhánh quản lý khách hàng/ Book quản lý: VN0010338</w:t>
              </w:r>
            </w:ins>
          </w:p>
        </w:tc>
        <w:tc>
          <w:tcPr>
            <w:tcW w:w="937" w:type="dxa"/>
          </w:tcPr>
          <w:p w14:paraId="070208E0" w14:textId="77777777" w:rsidR="00F868EA" w:rsidRPr="0052167B" w:rsidRDefault="00F868EA" w:rsidP="00817E47">
            <w:pPr>
              <w:spacing w:before="0" w:line="240" w:lineRule="auto"/>
              <w:contextualSpacing w:val="0"/>
              <w:rPr>
                <w:ins w:id="19309" w:author="Phuong Truong Thi" w:date="2024-10-16T01:03:00Z"/>
                <w:rFonts w:ascii="Times New Roman" w:eastAsia="Times New Roman" w:hAnsi="Times New Roman"/>
                <w:sz w:val="24"/>
                <w:szCs w:val="24"/>
                <w:lang w:eastAsia="vi-VN"/>
              </w:rPr>
            </w:pPr>
            <w:ins w:id="19310" w:author="Phuong Truong Thi" w:date="2024-10-16T01:03:00Z">
              <w:r w:rsidRPr="00B956B6">
                <w:rPr>
                  <w:rFonts w:ascii="Times New Roman" w:hAnsi="Times New Roman"/>
                  <w:color w:val="000000"/>
                  <w:sz w:val="24"/>
                  <w:szCs w:val="24"/>
                  <w:lang w:val="vi-VN"/>
                </w:rPr>
                <w:t>EZ/T24</w:t>
              </w:r>
            </w:ins>
          </w:p>
        </w:tc>
        <w:tc>
          <w:tcPr>
            <w:tcW w:w="1111" w:type="dxa"/>
          </w:tcPr>
          <w:p w14:paraId="741B226F" w14:textId="757D0349" w:rsidR="00F868EA" w:rsidRPr="0052167B" w:rsidRDefault="00525739" w:rsidP="00817E47">
            <w:pPr>
              <w:spacing w:before="0" w:line="240" w:lineRule="auto"/>
              <w:contextualSpacing w:val="0"/>
              <w:rPr>
                <w:ins w:id="19311"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link</w:t>
            </w:r>
          </w:p>
        </w:tc>
        <w:tc>
          <w:tcPr>
            <w:tcW w:w="1134" w:type="dxa"/>
            <w:shd w:val="clear" w:color="auto" w:fill="auto"/>
            <w:noWrap/>
            <w:vAlign w:val="center"/>
          </w:tcPr>
          <w:p w14:paraId="5004EAD8" w14:textId="77777777" w:rsidR="00F868EA" w:rsidRPr="0052167B" w:rsidRDefault="00F868EA" w:rsidP="00817E47">
            <w:pPr>
              <w:spacing w:before="0" w:line="240" w:lineRule="auto"/>
              <w:contextualSpacing w:val="0"/>
              <w:rPr>
                <w:ins w:id="19312" w:author="Phuong Truong Thi" w:date="2024-10-16T01:03:00Z"/>
                <w:rFonts w:ascii="Times New Roman" w:eastAsia="Times New Roman" w:hAnsi="Times New Roman"/>
                <w:sz w:val="24"/>
                <w:szCs w:val="24"/>
                <w:lang w:val="vi-VN" w:eastAsia="vi-VN"/>
              </w:rPr>
            </w:pPr>
          </w:p>
        </w:tc>
        <w:tc>
          <w:tcPr>
            <w:tcW w:w="994" w:type="dxa"/>
          </w:tcPr>
          <w:p w14:paraId="67B2374F" w14:textId="77777777" w:rsidR="00F868EA" w:rsidRPr="0052167B" w:rsidRDefault="00F868EA" w:rsidP="00817E47">
            <w:pPr>
              <w:spacing w:before="0" w:line="240" w:lineRule="auto"/>
              <w:contextualSpacing w:val="0"/>
              <w:jc w:val="center"/>
              <w:rPr>
                <w:ins w:id="19313" w:author="Phuong Truong Thi" w:date="2024-10-16T01:03:00Z"/>
                <w:rFonts w:ascii="Times New Roman" w:eastAsia="Times New Roman" w:hAnsi="Times New Roman"/>
                <w:sz w:val="24"/>
                <w:szCs w:val="24"/>
                <w:lang w:val="vi-VN" w:eastAsia="vi-VN"/>
              </w:rPr>
            </w:pPr>
            <w:ins w:id="19314" w:author="Phuong Truong Thi" w:date="2024-10-16T01:03:00Z">
              <w:r w:rsidRPr="0052167B">
                <w:rPr>
                  <w:rFonts w:ascii="Times New Roman" w:eastAsia="Times New Roman" w:hAnsi="Times New Roman"/>
                  <w:sz w:val="24"/>
                  <w:szCs w:val="24"/>
                  <w:lang w:eastAsia="vi-VN"/>
                </w:rPr>
                <w:t>N</w:t>
              </w:r>
            </w:ins>
          </w:p>
        </w:tc>
      </w:tr>
      <w:tr w:rsidR="00F868EA" w:rsidRPr="0052167B" w14:paraId="5C10C24F" w14:textId="77777777" w:rsidTr="004B3858">
        <w:trPr>
          <w:trHeight w:val="276"/>
          <w:ins w:id="19315" w:author="Phuong Truong Thi" w:date="2024-10-16T01:03:00Z"/>
        </w:trPr>
        <w:tc>
          <w:tcPr>
            <w:tcW w:w="670" w:type="dxa"/>
            <w:shd w:val="clear" w:color="auto" w:fill="auto"/>
            <w:vAlign w:val="center"/>
          </w:tcPr>
          <w:p w14:paraId="26C11C47" w14:textId="77777777" w:rsidR="00F868EA" w:rsidRPr="0052167B" w:rsidRDefault="00F868EA" w:rsidP="00817E47">
            <w:pPr>
              <w:pStyle w:val="ListParagraph"/>
              <w:numPr>
                <w:ilvl w:val="0"/>
                <w:numId w:val="63"/>
              </w:numPr>
              <w:spacing w:before="0" w:line="240" w:lineRule="auto"/>
              <w:contextualSpacing w:val="0"/>
              <w:jc w:val="left"/>
              <w:rPr>
                <w:ins w:id="19316" w:author="Phuong Truong Thi" w:date="2024-10-16T01:03:00Z"/>
                <w:rFonts w:eastAsia="Times New Roman"/>
                <w:szCs w:val="24"/>
                <w:lang w:val="vi-VN" w:eastAsia="vi-VN"/>
              </w:rPr>
            </w:pPr>
          </w:p>
        </w:tc>
        <w:tc>
          <w:tcPr>
            <w:tcW w:w="2097" w:type="dxa"/>
            <w:shd w:val="clear" w:color="auto" w:fill="auto"/>
            <w:vAlign w:val="center"/>
            <w:hideMark/>
          </w:tcPr>
          <w:p w14:paraId="59668F08" w14:textId="77777777" w:rsidR="00F868EA" w:rsidRPr="0052167B" w:rsidRDefault="00F868EA" w:rsidP="00817E47">
            <w:pPr>
              <w:spacing w:before="0" w:line="240" w:lineRule="auto"/>
              <w:contextualSpacing w:val="0"/>
              <w:rPr>
                <w:ins w:id="19317" w:author="Phuong Truong Thi" w:date="2024-10-16T01:03:00Z"/>
                <w:rFonts w:ascii="Times New Roman" w:eastAsia="Times New Roman" w:hAnsi="Times New Roman"/>
                <w:sz w:val="24"/>
                <w:szCs w:val="24"/>
                <w:lang w:val="vi-VN" w:eastAsia="vi-VN"/>
              </w:rPr>
            </w:pPr>
            <w:ins w:id="19318" w:author="Phuong Truong Thi" w:date="2024-10-16T01:03:00Z">
              <w:r w:rsidRPr="0052167B">
                <w:rPr>
                  <w:rFonts w:ascii="Times New Roman" w:hAnsi="Times New Roman"/>
                  <w:sz w:val="24"/>
                  <w:szCs w:val="24"/>
                </w:rPr>
                <w:t>Tên CN quản lý</w:t>
              </w:r>
            </w:ins>
          </w:p>
        </w:tc>
        <w:tc>
          <w:tcPr>
            <w:tcW w:w="2363" w:type="dxa"/>
            <w:vAlign w:val="center"/>
          </w:tcPr>
          <w:p w14:paraId="4E8A0B6F" w14:textId="77777777" w:rsidR="00F868EA" w:rsidRPr="002F0D98" w:rsidRDefault="00F868EA" w:rsidP="00817E47">
            <w:pPr>
              <w:spacing w:before="0" w:line="240" w:lineRule="auto"/>
              <w:contextualSpacing w:val="0"/>
              <w:rPr>
                <w:ins w:id="19319" w:author="Phuong Truong Thi" w:date="2024-10-16T01:03:00Z"/>
                <w:rFonts w:ascii="Times New Roman" w:eastAsia="Times New Roman" w:hAnsi="Times New Roman"/>
                <w:sz w:val="24"/>
                <w:szCs w:val="24"/>
                <w:lang w:val="vi-VN" w:eastAsia="vi-VN"/>
              </w:rPr>
            </w:pPr>
            <w:ins w:id="19320" w:author="Phuong Truong Thi" w:date="2024-10-16T01:03:00Z">
              <w:r w:rsidRPr="002F0D98">
                <w:rPr>
                  <w:rFonts w:ascii="Times New Roman" w:hAnsi="Times New Roman"/>
                  <w:sz w:val="24"/>
                  <w:szCs w:val="24"/>
                  <w:lang w:val="vi-VN"/>
                </w:rPr>
                <w:t>Tên chi nhánh quản lý khách hàng/ Book quản lý: VPBank Láng Hạ</w:t>
              </w:r>
            </w:ins>
          </w:p>
        </w:tc>
        <w:tc>
          <w:tcPr>
            <w:tcW w:w="937" w:type="dxa"/>
          </w:tcPr>
          <w:p w14:paraId="20E57FE3" w14:textId="77777777" w:rsidR="00F868EA" w:rsidRPr="0052167B" w:rsidRDefault="00F868EA" w:rsidP="00817E47">
            <w:pPr>
              <w:spacing w:before="0" w:line="240" w:lineRule="auto"/>
              <w:contextualSpacing w:val="0"/>
              <w:rPr>
                <w:ins w:id="19321" w:author="Phuong Truong Thi" w:date="2024-10-16T01:03:00Z"/>
                <w:rFonts w:ascii="Times New Roman" w:eastAsia="Times New Roman" w:hAnsi="Times New Roman"/>
                <w:sz w:val="24"/>
                <w:szCs w:val="24"/>
                <w:lang w:eastAsia="vi-VN"/>
              </w:rPr>
            </w:pPr>
            <w:ins w:id="19322" w:author="Phuong Truong Thi" w:date="2024-10-16T01:03:00Z">
              <w:r w:rsidRPr="00B956B6">
                <w:rPr>
                  <w:rFonts w:ascii="Times New Roman" w:hAnsi="Times New Roman"/>
                  <w:color w:val="000000"/>
                  <w:sz w:val="24"/>
                  <w:szCs w:val="24"/>
                  <w:lang w:val="vi-VN"/>
                </w:rPr>
                <w:t>EZ/T24</w:t>
              </w:r>
            </w:ins>
          </w:p>
        </w:tc>
        <w:tc>
          <w:tcPr>
            <w:tcW w:w="1111" w:type="dxa"/>
          </w:tcPr>
          <w:p w14:paraId="1F67E3C9" w14:textId="6EC47C33" w:rsidR="00F868EA" w:rsidRPr="0052167B" w:rsidRDefault="00525739" w:rsidP="00817E47">
            <w:pPr>
              <w:spacing w:before="0" w:line="240" w:lineRule="auto"/>
              <w:contextualSpacing w:val="0"/>
              <w:rPr>
                <w:ins w:id="19323"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6F9A51F6" w14:textId="77777777" w:rsidR="00F868EA" w:rsidRPr="0052167B" w:rsidRDefault="00F868EA" w:rsidP="00817E47">
            <w:pPr>
              <w:spacing w:before="0" w:line="240" w:lineRule="auto"/>
              <w:contextualSpacing w:val="0"/>
              <w:rPr>
                <w:ins w:id="19324" w:author="Phuong Truong Thi" w:date="2024-10-16T01:03:00Z"/>
                <w:rFonts w:ascii="Times New Roman" w:eastAsia="Times New Roman" w:hAnsi="Times New Roman"/>
                <w:sz w:val="24"/>
                <w:szCs w:val="24"/>
                <w:lang w:val="vi-VN" w:eastAsia="vi-VN"/>
              </w:rPr>
            </w:pPr>
          </w:p>
        </w:tc>
        <w:tc>
          <w:tcPr>
            <w:tcW w:w="994" w:type="dxa"/>
          </w:tcPr>
          <w:p w14:paraId="0E473033" w14:textId="77777777" w:rsidR="00F868EA" w:rsidRPr="0052167B" w:rsidRDefault="00F868EA" w:rsidP="00817E47">
            <w:pPr>
              <w:spacing w:before="0" w:line="240" w:lineRule="auto"/>
              <w:contextualSpacing w:val="0"/>
              <w:jc w:val="center"/>
              <w:rPr>
                <w:ins w:id="19325" w:author="Phuong Truong Thi" w:date="2024-10-16T01:03:00Z"/>
                <w:rFonts w:ascii="Times New Roman" w:eastAsia="Times New Roman" w:hAnsi="Times New Roman"/>
                <w:sz w:val="24"/>
                <w:szCs w:val="24"/>
                <w:lang w:val="vi-VN" w:eastAsia="vi-VN"/>
              </w:rPr>
            </w:pPr>
            <w:ins w:id="19326" w:author="Phuong Truong Thi" w:date="2024-10-16T01:03:00Z">
              <w:r w:rsidRPr="0052167B">
                <w:rPr>
                  <w:rFonts w:ascii="Times New Roman" w:eastAsia="Times New Roman" w:hAnsi="Times New Roman"/>
                  <w:sz w:val="24"/>
                  <w:szCs w:val="24"/>
                  <w:lang w:eastAsia="vi-VN"/>
                </w:rPr>
                <w:t>N</w:t>
              </w:r>
            </w:ins>
          </w:p>
        </w:tc>
      </w:tr>
      <w:tr w:rsidR="00F868EA" w:rsidRPr="0052167B" w14:paraId="691E2C6B" w14:textId="77777777" w:rsidTr="004B3858">
        <w:trPr>
          <w:trHeight w:val="276"/>
          <w:ins w:id="19327" w:author="Phuong Truong Thi" w:date="2024-10-16T01:03:00Z"/>
        </w:trPr>
        <w:tc>
          <w:tcPr>
            <w:tcW w:w="670" w:type="dxa"/>
            <w:shd w:val="clear" w:color="auto" w:fill="auto"/>
            <w:vAlign w:val="center"/>
          </w:tcPr>
          <w:p w14:paraId="09FB29DE" w14:textId="77777777" w:rsidR="00F868EA" w:rsidRPr="0052167B" w:rsidRDefault="00F868EA" w:rsidP="00817E47">
            <w:pPr>
              <w:pStyle w:val="ListParagraph"/>
              <w:numPr>
                <w:ilvl w:val="0"/>
                <w:numId w:val="63"/>
              </w:numPr>
              <w:spacing w:before="0" w:line="240" w:lineRule="auto"/>
              <w:contextualSpacing w:val="0"/>
              <w:jc w:val="left"/>
              <w:rPr>
                <w:ins w:id="19328" w:author="Phuong Truong Thi" w:date="2024-10-16T01:03:00Z"/>
                <w:rFonts w:eastAsia="Times New Roman"/>
                <w:szCs w:val="24"/>
                <w:lang w:val="vi-VN" w:eastAsia="vi-VN"/>
              </w:rPr>
            </w:pPr>
          </w:p>
        </w:tc>
        <w:tc>
          <w:tcPr>
            <w:tcW w:w="2097" w:type="dxa"/>
            <w:shd w:val="clear" w:color="auto" w:fill="auto"/>
            <w:vAlign w:val="center"/>
            <w:hideMark/>
          </w:tcPr>
          <w:p w14:paraId="0381E2F9" w14:textId="77777777" w:rsidR="00F868EA" w:rsidRPr="0052167B" w:rsidRDefault="00F868EA" w:rsidP="00817E47">
            <w:pPr>
              <w:spacing w:before="0" w:line="240" w:lineRule="auto"/>
              <w:contextualSpacing w:val="0"/>
              <w:rPr>
                <w:ins w:id="19329" w:author="Phuong Truong Thi" w:date="2024-10-16T01:03:00Z"/>
                <w:rFonts w:ascii="Times New Roman" w:eastAsia="Times New Roman" w:hAnsi="Times New Roman"/>
                <w:sz w:val="24"/>
                <w:szCs w:val="24"/>
                <w:lang w:val="vi-VN" w:eastAsia="vi-VN"/>
              </w:rPr>
            </w:pPr>
            <w:ins w:id="19330" w:author="Phuong Truong Thi" w:date="2024-10-16T01:03:00Z">
              <w:r w:rsidRPr="0052167B">
                <w:rPr>
                  <w:rFonts w:ascii="Times New Roman" w:hAnsi="Times New Roman"/>
                  <w:sz w:val="24"/>
                  <w:szCs w:val="24"/>
                </w:rPr>
                <w:t>Mã khu vực</w:t>
              </w:r>
            </w:ins>
          </w:p>
        </w:tc>
        <w:tc>
          <w:tcPr>
            <w:tcW w:w="2363" w:type="dxa"/>
            <w:vAlign w:val="center"/>
          </w:tcPr>
          <w:p w14:paraId="28ED1C36" w14:textId="77777777" w:rsidR="00F868EA" w:rsidRPr="002F0D98" w:rsidRDefault="00F868EA" w:rsidP="00817E47">
            <w:pPr>
              <w:spacing w:before="0" w:line="240" w:lineRule="auto"/>
              <w:contextualSpacing w:val="0"/>
              <w:rPr>
                <w:ins w:id="19331" w:author="Phuong Truong Thi" w:date="2024-10-16T01:03:00Z"/>
                <w:rFonts w:ascii="Times New Roman" w:eastAsia="Times New Roman" w:hAnsi="Times New Roman"/>
                <w:sz w:val="24"/>
                <w:szCs w:val="24"/>
                <w:lang w:val="vi-VN" w:eastAsia="vi-VN"/>
              </w:rPr>
            </w:pPr>
            <w:ins w:id="19332" w:author="Phuong Truong Thi" w:date="2024-10-16T01:03:00Z">
              <w:r w:rsidRPr="002F0D98">
                <w:rPr>
                  <w:rFonts w:ascii="Times New Roman" w:hAnsi="Times New Roman"/>
                  <w:sz w:val="24"/>
                  <w:szCs w:val="24"/>
                  <w:lang w:val="vi-VN"/>
                </w:rPr>
                <w:t>Mã khu vực quản lý khách hàng</w:t>
              </w:r>
            </w:ins>
          </w:p>
        </w:tc>
        <w:tc>
          <w:tcPr>
            <w:tcW w:w="937" w:type="dxa"/>
          </w:tcPr>
          <w:p w14:paraId="2B600E79" w14:textId="77777777" w:rsidR="00F868EA" w:rsidRPr="00B66378" w:rsidRDefault="00F868EA" w:rsidP="00817E47">
            <w:pPr>
              <w:spacing w:before="0" w:line="240" w:lineRule="auto"/>
              <w:contextualSpacing w:val="0"/>
              <w:rPr>
                <w:ins w:id="19333" w:author="Phuong Truong Thi" w:date="2024-10-16T01:03:00Z"/>
                <w:rFonts w:ascii="Times New Roman" w:eastAsia="Times New Roman" w:hAnsi="Times New Roman"/>
                <w:sz w:val="24"/>
                <w:szCs w:val="24"/>
                <w:lang w:val="vi-VN" w:eastAsia="vi-VN"/>
              </w:rPr>
            </w:pPr>
            <w:ins w:id="19334" w:author="Phuong Truong Thi" w:date="2024-10-16T01:03:00Z">
              <w:r>
                <w:rPr>
                  <w:rFonts w:ascii="Times New Roman" w:eastAsia="Times New Roman" w:hAnsi="Times New Roman"/>
                  <w:sz w:val="24"/>
                  <w:szCs w:val="24"/>
                  <w:lang w:val="vi-VN" w:eastAsia="vi-VN"/>
                </w:rPr>
                <w:t>CRM</w:t>
              </w:r>
            </w:ins>
          </w:p>
        </w:tc>
        <w:tc>
          <w:tcPr>
            <w:tcW w:w="1111" w:type="dxa"/>
          </w:tcPr>
          <w:p w14:paraId="1F17FD0B" w14:textId="0C423996" w:rsidR="00F868EA" w:rsidRPr="0052167B" w:rsidRDefault="00525739" w:rsidP="00817E47">
            <w:pPr>
              <w:spacing w:before="0" w:line="240" w:lineRule="auto"/>
              <w:contextualSpacing w:val="0"/>
              <w:rPr>
                <w:ins w:id="19335"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7653549A" w14:textId="77777777" w:rsidR="00F868EA" w:rsidRPr="0052167B" w:rsidRDefault="00F868EA" w:rsidP="00817E47">
            <w:pPr>
              <w:spacing w:before="0" w:line="240" w:lineRule="auto"/>
              <w:contextualSpacing w:val="0"/>
              <w:rPr>
                <w:ins w:id="19336" w:author="Phuong Truong Thi" w:date="2024-10-16T01:03:00Z"/>
                <w:rFonts w:ascii="Times New Roman" w:eastAsia="Times New Roman" w:hAnsi="Times New Roman"/>
                <w:sz w:val="24"/>
                <w:szCs w:val="24"/>
                <w:lang w:val="vi-VN" w:eastAsia="vi-VN"/>
              </w:rPr>
            </w:pPr>
          </w:p>
        </w:tc>
        <w:tc>
          <w:tcPr>
            <w:tcW w:w="994" w:type="dxa"/>
          </w:tcPr>
          <w:p w14:paraId="75E18E54" w14:textId="77777777" w:rsidR="00F868EA" w:rsidRPr="0052167B" w:rsidRDefault="00F868EA" w:rsidP="00817E47">
            <w:pPr>
              <w:spacing w:before="0" w:line="240" w:lineRule="auto"/>
              <w:contextualSpacing w:val="0"/>
              <w:jc w:val="center"/>
              <w:rPr>
                <w:ins w:id="19337" w:author="Phuong Truong Thi" w:date="2024-10-16T01:03:00Z"/>
                <w:rFonts w:ascii="Times New Roman" w:eastAsia="Times New Roman" w:hAnsi="Times New Roman"/>
                <w:sz w:val="24"/>
                <w:szCs w:val="24"/>
                <w:lang w:val="vi-VN" w:eastAsia="vi-VN"/>
              </w:rPr>
            </w:pPr>
            <w:ins w:id="19338" w:author="Phuong Truong Thi" w:date="2024-10-16T01:03:00Z">
              <w:r w:rsidRPr="0052167B">
                <w:rPr>
                  <w:rFonts w:ascii="Times New Roman" w:eastAsia="Times New Roman" w:hAnsi="Times New Roman"/>
                  <w:sz w:val="24"/>
                  <w:szCs w:val="24"/>
                  <w:lang w:eastAsia="vi-VN"/>
                </w:rPr>
                <w:t>N</w:t>
              </w:r>
            </w:ins>
          </w:p>
        </w:tc>
      </w:tr>
      <w:tr w:rsidR="00F868EA" w:rsidRPr="0052167B" w14:paraId="3D5439E0" w14:textId="77777777" w:rsidTr="004B3858">
        <w:trPr>
          <w:trHeight w:val="276"/>
          <w:ins w:id="19339" w:author="Phuong Truong Thi" w:date="2024-10-16T01:03:00Z"/>
        </w:trPr>
        <w:tc>
          <w:tcPr>
            <w:tcW w:w="670" w:type="dxa"/>
            <w:shd w:val="clear" w:color="auto" w:fill="auto"/>
            <w:vAlign w:val="center"/>
          </w:tcPr>
          <w:p w14:paraId="459AE11C" w14:textId="77777777" w:rsidR="00F868EA" w:rsidRPr="0052167B" w:rsidRDefault="00F868EA" w:rsidP="00817E47">
            <w:pPr>
              <w:pStyle w:val="ListParagraph"/>
              <w:numPr>
                <w:ilvl w:val="0"/>
                <w:numId w:val="63"/>
              </w:numPr>
              <w:spacing w:before="0" w:line="240" w:lineRule="auto"/>
              <w:contextualSpacing w:val="0"/>
              <w:jc w:val="left"/>
              <w:rPr>
                <w:ins w:id="19340" w:author="Phuong Truong Thi" w:date="2024-10-16T01:03:00Z"/>
                <w:rFonts w:eastAsia="Times New Roman"/>
                <w:szCs w:val="24"/>
                <w:lang w:val="vi-VN" w:eastAsia="vi-VN"/>
              </w:rPr>
            </w:pPr>
          </w:p>
        </w:tc>
        <w:tc>
          <w:tcPr>
            <w:tcW w:w="2097" w:type="dxa"/>
            <w:shd w:val="clear" w:color="auto" w:fill="auto"/>
            <w:vAlign w:val="center"/>
          </w:tcPr>
          <w:p w14:paraId="61BAB9A6" w14:textId="77777777" w:rsidR="00F868EA" w:rsidRPr="0052167B" w:rsidRDefault="00F868EA" w:rsidP="00817E47">
            <w:pPr>
              <w:spacing w:before="0" w:line="240" w:lineRule="auto"/>
              <w:contextualSpacing w:val="0"/>
              <w:rPr>
                <w:ins w:id="19341" w:author="Phuong Truong Thi" w:date="2024-10-16T01:03:00Z"/>
                <w:rFonts w:ascii="Times New Roman" w:hAnsi="Times New Roman"/>
                <w:sz w:val="24"/>
                <w:szCs w:val="24"/>
              </w:rPr>
            </w:pPr>
            <w:ins w:id="19342" w:author="Phuong Truong Thi" w:date="2024-10-16T01:03:00Z">
              <w:r w:rsidRPr="0052167B">
                <w:rPr>
                  <w:rFonts w:ascii="Times New Roman" w:hAnsi="Times New Roman"/>
                  <w:sz w:val="24"/>
                  <w:szCs w:val="24"/>
                </w:rPr>
                <w:t>Tên khu vực</w:t>
              </w:r>
            </w:ins>
          </w:p>
        </w:tc>
        <w:tc>
          <w:tcPr>
            <w:tcW w:w="2363" w:type="dxa"/>
            <w:vAlign w:val="center"/>
          </w:tcPr>
          <w:p w14:paraId="53710446" w14:textId="77777777" w:rsidR="00F868EA" w:rsidRPr="0052167B" w:rsidRDefault="00F868EA" w:rsidP="00817E47">
            <w:pPr>
              <w:spacing w:before="0" w:line="240" w:lineRule="auto"/>
              <w:contextualSpacing w:val="0"/>
              <w:rPr>
                <w:ins w:id="19343" w:author="Phuong Truong Thi" w:date="2024-10-16T01:03:00Z"/>
                <w:rFonts w:ascii="Times New Roman" w:eastAsia="Times New Roman" w:hAnsi="Times New Roman"/>
                <w:sz w:val="24"/>
                <w:szCs w:val="24"/>
                <w:lang w:eastAsia="vi-VN"/>
              </w:rPr>
            </w:pPr>
            <w:ins w:id="19344" w:author="Phuong Truong Thi" w:date="2024-10-16T01:03:00Z">
              <w:r w:rsidRPr="0052167B">
                <w:rPr>
                  <w:rFonts w:ascii="Times New Roman" w:hAnsi="Times New Roman"/>
                  <w:sz w:val="24"/>
                  <w:szCs w:val="24"/>
                </w:rPr>
                <w:t>Tên khu vực quản lý khách hàng</w:t>
              </w:r>
            </w:ins>
          </w:p>
        </w:tc>
        <w:tc>
          <w:tcPr>
            <w:tcW w:w="937" w:type="dxa"/>
          </w:tcPr>
          <w:p w14:paraId="31BDCBA5" w14:textId="77777777" w:rsidR="00F868EA" w:rsidRPr="0052167B" w:rsidRDefault="00F868EA" w:rsidP="00817E47">
            <w:pPr>
              <w:spacing w:before="0" w:line="240" w:lineRule="auto"/>
              <w:contextualSpacing w:val="0"/>
              <w:rPr>
                <w:ins w:id="19345" w:author="Phuong Truong Thi" w:date="2024-10-16T01:03:00Z"/>
                <w:rFonts w:ascii="Times New Roman" w:eastAsia="Times New Roman" w:hAnsi="Times New Roman"/>
                <w:sz w:val="24"/>
                <w:szCs w:val="24"/>
                <w:lang w:eastAsia="vi-VN"/>
              </w:rPr>
            </w:pPr>
            <w:ins w:id="19346" w:author="Phuong Truong Thi" w:date="2024-10-16T01:03:00Z">
              <w:r w:rsidRPr="001053FA">
                <w:rPr>
                  <w:rFonts w:ascii="Times New Roman" w:eastAsia="Times New Roman" w:hAnsi="Times New Roman"/>
                  <w:sz w:val="24"/>
                  <w:szCs w:val="24"/>
                  <w:lang w:val="vi-VN" w:eastAsia="vi-VN"/>
                </w:rPr>
                <w:t>CRM</w:t>
              </w:r>
            </w:ins>
          </w:p>
        </w:tc>
        <w:tc>
          <w:tcPr>
            <w:tcW w:w="1111" w:type="dxa"/>
          </w:tcPr>
          <w:p w14:paraId="593A4717" w14:textId="3A455210" w:rsidR="00F868EA" w:rsidRPr="0052167B" w:rsidRDefault="00525739" w:rsidP="00817E47">
            <w:pPr>
              <w:spacing w:before="0" w:line="240" w:lineRule="auto"/>
              <w:contextualSpacing w:val="0"/>
              <w:rPr>
                <w:ins w:id="19347"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2BC62881" w14:textId="77777777" w:rsidR="00F868EA" w:rsidRPr="0052167B" w:rsidRDefault="00F868EA" w:rsidP="00817E47">
            <w:pPr>
              <w:spacing w:before="0" w:line="240" w:lineRule="auto"/>
              <w:contextualSpacing w:val="0"/>
              <w:rPr>
                <w:ins w:id="19348" w:author="Phuong Truong Thi" w:date="2024-10-16T01:03:00Z"/>
                <w:rFonts w:ascii="Times New Roman" w:eastAsia="Times New Roman" w:hAnsi="Times New Roman"/>
                <w:sz w:val="24"/>
                <w:szCs w:val="24"/>
                <w:lang w:val="vi-VN" w:eastAsia="vi-VN"/>
              </w:rPr>
            </w:pPr>
          </w:p>
        </w:tc>
        <w:tc>
          <w:tcPr>
            <w:tcW w:w="994" w:type="dxa"/>
          </w:tcPr>
          <w:p w14:paraId="6C0CACF6" w14:textId="77777777" w:rsidR="00F868EA" w:rsidRPr="0052167B" w:rsidRDefault="00F868EA" w:rsidP="00817E47">
            <w:pPr>
              <w:spacing w:before="0" w:line="240" w:lineRule="auto"/>
              <w:contextualSpacing w:val="0"/>
              <w:jc w:val="center"/>
              <w:rPr>
                <w:ins w:id="19349" w:author="Phuong Truong Thi" w:date="2024-10-16T01:03:00Z"/>
                <w:rFonts w:ascii="Times New Roman" w:eastAsia="Times New Roman" w:hAnsi="Times New Roman"/>
                <w:sz w:val="24"/>
                <w:szCs w:val="24"/>
                <w:lang w:val="vi-VN" w:eastAsia="vi-VN"/>
              </w:rPr>
            </w:pPr>
            <w:ins w:id="19350" w:author="Phuong Truong Thi" w:date="2024-10-16T01:03:00Z">
              <w:r w:rsidRPr="0052167B">
                <w:rPr>
                  <w:rFonts w:ascii="Times New Roman" w:eastAsia="Times New Roman" w:hAnsi="Times New Roman"/>
                  <w:sz w:val="24"/>
                  <w:szCs w:val="24"/>
                  <w:lang w:eastAsia="vi-VN"/>
                </w:rPr>
                <w:t>N</w:t>
              </w:r>
            </w:ins>
          </w:p>
        </w:tc>
      </w:tr>
      <w:tr w:rsidR="00F868EA" w:rsidRPr="0052167B" w14:paraId="3BEC94C3" w14:textId="77777777" w:rsidTr="004B3858">
        <w:trPr>
          <w:trHeight w:val="276"/>
          <w:ins w:id="19351" w:author="Phuong Truong Thi" w:date="2024-10-16T01:03:00Z"/>
        </w:trPr>
        <w:tc>
          <w:tcPr>
            <w:tcW w:w="670" w:type="dxa"/>
            <w:shd w:val="clear" w:color="auto" w:fill="auto"/>
            <w:vAlign w:val="center"/>
          </w:tcPr>
          <w:p w14:paraId="633D1E6A" w14:textId="77777777" w:rsidR="00F868EA" w:rsidRPr="0052167B" w:rsidRDefault="00F868EA" w:rsidP="00817E47">
            <w:pPr>
              <w:pStyle w:val="ListParagraph"/>
              <w:numPr>
                <w:ilvl w:val="0"/>
                <w:numId w:val="63"/>
              </w:numPr>
              <w:spacing w:before="0" w:line="240" w:lineRule="auto"/>
              <w:contextualSpacing w:val="0"/>
              <w:jc w:val="left"/>
              <w:rPr>
                <w:ins w:id="19352" w:author="Phuong Truong Thi" w:date="2024-10-16T01:03:00Z"/>
                <w:rFonts w:eastAsia="Times New Roman"/>
                <w:szCs w:val="24"/>
                <w:lang w:val="vi-VN" w:eastAsia="vi-VN"/>
              </w:rPr>
            </w:pPr>
          </w:p>
        </w:tc>
        <w:tc>
          <w:tcPr>
            <w:tcW w:w="2097" w:type="dxa"/>
            <w:shd w:val="clear" w:color="auto" w:fill="auto"/>
            <w:vAlign w:val="center"/>
          </w:tcPr>
          <w:p w14:paraId="3AC4B2C2" w14:textId="77777777" w:rsidR="00F868EA" w:rsidRPr="0052167B" w:rsidRDefault="00F868EA" w:rsidP="00817E47">
            <w:pPr>
              <w:spacing w:before="0" w:line="240" w:lineRule="auto"/>
              <w:contextualSpacing w:val="0"/>
              <w:rPr>
                <w:ins w:id="19353" w:author="Phuong Truong Thi" w:date="2024-10-16T01:03:00Z"/>
                <w:rFonts w:ascii="Times New Roman" w:hAnsi="Times New Roman"/>
                <w:sz w:val="24"/>
                <w:szCs w:val="24"/>
              </w:rPr>
            </w:pPr>
            <w:ins w:id="19354" w:author="Phuong Truong Thi" w:date="2024-10-16T01:03:00Z">
              <w:r w:rsidRPr="0052167B">
                <w:rPr>
                  <w:rFonts w:ascii="Times New Roman" w:hAnsi="Times New Roman"/>
                  <w:sz w:val="24"/>
                  <w:szCs w:val="24"/>
                </w:rPr>
                <w:t>Tên vùng</w:t>
              </w:r>
            </w:ins>
          </w:p>
        </w:tc>
        <w:tc>
          <w:tcPr>
            <w:tcW w:w="2363" w:type="dxa"/>
            <w:vAlign w:val="center"/>
          </w:tcPr>
          <w:p w14:paraId="270A85AF" w14:textId="77777777" w:rsidR="00F868EA" w:rsidRPr="0052167B" w:rsidRDefault="00F868EA" w:rsidP="00817E47">
            <w:pPr>
              <w:spacing w:before="0" w:line="240" w:lineRule="auto"/>
              <w:contextualSpacing w:val="0"/>
              <w:rPr>
                <w:ins w:id="19355" w:author="Phuong Truong Thi" w:date="2024-10-16T01:03:00Z"/>
                <w:rFonts w:ascii="Times New Roman" w:eastAsia="Times New Roman" w:hAnsi="Times New Roman"/>
                <w:sz w:val="24"/>
                <w:szCs w:val="24"/>
                <w:lang w:eastAsia="vi-VN"/>
              </w:rPr>
            </w:pPr>
            <w:ins w:id="19356" w:author="Phuong Truong Thi" w:date="2024-10-16T01:03:00Z">
              <w:r w:rsidRPr="0052167B">
                <w:rPr>
                  <w:rFonts w:ascii="Times New Roman" w:hAnsi="Times New Roman"/>
                  <w:sz w:val="24"/>
                  <w:szCs w:val="24"/>
                </w:rPr>
                <w:t>Vùng quản lý khách hàng. VD: Vùng 1</w:t>
              </w:r>
            </w:ins>
          </w:p>
        </w:tc>
        <w:tc>
          <w:tcPr>
            <w:tcW w:w="937" w:type="dxa"/>
          </w:tcPr>
          <w:p w14:paraId="59B74FCF" w14:textId="77777777" w:rsidR="00F868EA" w:rsidRPr="0052167B" w:rsidRDefault="00F868EA" w:rsidP="00817E47">
            <w:pPr>
              <w:spacing w:before="0" w:line="240" w:lineRule="auto"/>
              <w:contextualSpacing w:val="0"/>
              <w:rPr>
                <w:ins w:id="19357" w:author="Phuong Truong Thi" w:date="2024-10-16T01:03:00Z"/>
                <w:rFonts w:ascii="Times New Roman" w:eastAsia="Times New Roman" w:hAnsi="Times New Roman"/>
                <w:sz w:val="24"/>
                <w:szCs w:val="24"/>
                <w:lang w:eastAsia="vi-VN"/>
              </w:rPr>
            </w:pPr>
            <w:ins w:id="19358" w:author="Phuong Truong Thi" w:date="2024-10-16T01:03:00Z">
              <w:r w:rsidRPr="001053FA">
                <w:rPr>
                  <w:rFonts w:ascii="Times New Roman" w:eastAsia="Times New Roman" w:hAnsi="Times New Roman"/>
                  <w:sz w:val="24"/>
                  <w:szCs w:val="24"/>
                  <w:lang w:val="vi-VN" w:eastAsia="vi-VN"/>
                </w:rPr>
                <w:t>CRM</w:t>
              </w:r>
            </w:ins>
          </w:p>
        </w:tc>
        <w:tc>
          <w:tcPr>
            <w:tcW w:w="1111" w:type="dxa"/>
          </w:tcPr>
          <w:p w14:paraId="687D8BBE" w14:textId="4D9CAD60" w:rsidR="00F868EA" w:rsidRPr="0052167B" w:rsidRDefault="00525739" w:rsidP="00817E47">
            <w:pPr>
              <w:spacing w:before="0" w:line="240" w:lineRule="auto"/>
              <w:contextualSpacing w:val="0"/>
              <w:rPr>
                <w:ins w:id="19359"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3366E62B" w14:textId="77777777" w:rsidR="00F868EA" w:rsidRPr="0052167B" w:rsidRDefault="00F868EA" w:rsidP="00817E47">
            <w:pPr>
              <w:spacing w:before="0" w:line="240" w:lineRule="auto"/>
              <w:contextualSpacing w:val="0"/>
              <w:rPr>
                <w:ins w:id="19360" w:author="Phuong Truong Thi" w:date="2024-10-16T01:03:00Z"/>
                <w:rFonts w:ascii="Times New Roman" w:eastAsia="Times New Roman" w:hAnsi="Times New Roman"/>
                <w:sz w:val="24"/>
                <w:szCs w:val="24"/>
                <w:lang w:val="vi-VN" w:eastAsia="vi-VN"/>
              </w:rPr>
            </w:pPr>
          </w:p>
        </w:tc>
        <w:tc>
          <w:tcPr>
            <w:tcW w:w="994" w:type="dxa"/>
          </w:tcPr>
          <w:p w14:paraId="0D98D9EA" w14:textId="77777777" w:rsidR="00F868EA" w:rsidRPr="0052167B" w:rsidRDefault="00F868EA" w:rsidP="00817E47">
            <w:pPr>
              <w:spacing w:before="0" w:line="240" w:lineRule="auto"/>
              <w:contextualSpacing w:val="0"/>
              <w:jc w:val="center"/>
              <w:rPr>
                <w:ins w:id="19361" w:author="Phuong Truong Thi" w:date="2024-10-16T01:03:00Z"/>
                <w:rFonts w:ascii="Times New Roman" w:eastAsia="Times New Roman" w:hAnsi="Times New Roman"/>
                <w:sz w:val="24"/>
                <w:szCs w:val="24"/>
                <w:lang w:val="vi-VN" w:eastAsia="vi-VN"/>
              </w:rPr>
            </w:pPr>
            <w:ins w:id="19362" w:author="Phuong Truong Thi" w:date="2024-10-16T01:03:00Z">
              <w:r w:rsidRPr="0052167B">
                <w:rPr>
                  <w:rFonts w:ascii="Times New Roman" w:eastAsia="Times New Roman" w:hAnsi="Times New Roman"/>
                  <w:sz w:val="24"/>
                  <w:szCs w:val="24"/>
                  <w:lang w:eastAsia="vi-VN"/>
                </w:rPr>
                <w:t>N</w:t>
              </w:r>
            </w:ins>
          </w:p>
        </w:tc>
      </w:tr>
      <w:tr w:rsidR="00F868EA" w:rsidRPr="0052167B" w14:paraId="3163E3F6" w14:textId="77777777" w:rsidTr="004B3858">
        <w:trPr>
          <w:trHeight w:val="276"/>
          <w:ins w:id="19363" w:author="Phuong Truong Thi" w:date="2024-10-16T01:03:00Z"/>
        </w:trPr>
        <w:tc>
          <w:tcPr>
            <w:tcW w:w="670" w:type="dxa"/>
            <w:shd w:val="clear" w:color="auto" w:fill="auto"/>
            <w:vAlign w:val="center"/>
          </w:tcPr>
          <w:p w14:paraId="7E13E3DD" w14:textId="77777777" w:rsidR="00F868EA" w:rsidRPr="0052167B" w:rsidRDefault="00F868EA" w:rsidP="00817E47">
            <w:pPr>
              <w:pStyle w:val="ListParagraph"/>
              <w:numPr>
                <w:ilvl w:val="0"/>
                <w:numId w:val="63"/>
              </w:numPr>
              <w:spacing w:before="0" w:line="240" w:lineRule="auto"/>
              <w:contextualSpacing w:val="0"/>
              <w:jc w:val="left"/>
              <w:rPr>
                <w:ins w:id="19364" w:author="Phuong Truong Thi" w:date="2024-10-16T01:03:00Z"/>
                <w:rFonts w:eastAsia="Times New Roman"/>
                <w:szCs w:val="24"/>
                <w:lang w:val="vi-VN" w:eastAsia="vi-VN"/>
              </w:rPr>
            </w:pPr>
          </w:p>
        </w:tc>
        <w:tc>
          <w:tcPr>
            <w:tcW w:w="2097" w:type="dxa"/>
            <w:shd w:val="clear" w:color="auto" w:fill="auto"/>
            <w:vAlign w:val="center"/>
          </w:tcPr>
          <w:p w14:paraId="5C198C1F" w14:textId="77777777" w:rsidR="00F868EA" w:rsidRPr="0052167B" w:rsidRDefault="00F868EA" w:rsidP="00817E47">
            <w:pPr>
              <w:spacing w:before="0" w:line="240" w:lineRule="auto"/>
              <w:contextualSpacing w:val="0"/>
              <w:rPr>
                <w:ins w:id="19365" w:author="Phuong Truong Thi" w:date="2024-10-16T01:03:00Z"/>
                <w:rFonts w:ascii="Times New Roman" w:hAnsi="Times New Roman"/>
                <w:sz w:val="24"/>
                <w:szCs w:val="24"/>
              </w:rPr>
            </w:pPr>
            <w:ins w:id="19366" w:author="Phuong Truong Thi" w:date="2024-10-16T01:03:00Z">
              <w:r w:rsidRPr="0052167B">
                <w:rPr>
                  <w:rFonts w:ascii="Times New Roman" w:hAnsi="Times New Roman"/>
                  <w:sz w:val="24"/>
                  <w:szCs w:val="24"/>
                </w:rPr>
                <w:t>Mã DAO CBBH</w:t>
              </w:r>
            </w:ins>
          </w:p>
        </w:tc>
        <w:tc>
          <w:tcPr>
            <w:tcW w:w="2363" w:type="dxa"/>
            <w:vAlign w:val="center"/>
          </w:tcPr>
          <w:p w14:paraId="5B215E65" w14:textId="77777777" w:rsidR="00F868EA" w:rsidRPr="0052167B" w:rsidRDefault="00F868EA" w:rsidP="00817E47">
            <w:pPr>
              <w:spacing w:before="0" w:line="240" w:lineRule="auto"/>
              <w:contextualSpacing w:val="0"/>
              <w:rPr>
                <w:ins w:id="19367" w:author="Phuong Truong Thi" w:date="2024-10-16T01:03:00Z"/>
                <w:rFonts w:ascii="Times New Roman" w:eastAsia="Times New Roman" w:hAnsi="Times New Roman"/>
                <w:sz w:val="24"/>
                <w:szCs w:val="24"/>
                <w:lang w:eastAsia="vi-VN"/>
              </w:rPr>
            </w:pPr>
            <w:ins w:id="19368" w:author="Phuong Truong Thi" w:date="2024-10-16T01:03:00Z">
              <w:r w:rsidRPr="0052167B">
                <w:rPr>
                  <w:rFonts w:ascii="Times New Roman" w:hAnsi="Times New Roman"/>
                  <w:sz w:val="24"/>
                  <w:szCs w:val="24"/>
                </w:rPr>
                <w:t>DAO cán bộ bán hàng gắn với KH</w:t>
              </w:r>
            </w:ins>
          </w:p>
        </w:tc>
        <w:tc>
          <w:tcPr>
            <w:tcW w:w="937" w:type="dxa"/>
          </w:tcPr>
          <w:p w14:paraId="2A2F406E" w14:textId="77777777" w:rsidR="00F868EA" w:rsidRPr="0052167B" w:rsidRDefault="00F868EA" w:rsidP="00817E47">
            <w:pPr>
              <w:spacing w:before="0" w:line="240" w:lineRule="auto"/>
              <w:contextualSpacing w:val="0"/>
              <w:rPr>
                <w:ins w:id="19369" w:author="Phuong Truong Thi" w:date="2024-10-16T01:03:00Z"/>
                <w:rFonts w:ascii="Times New Roman" w:eastAsia="Times New Roman" w:hAnsi="Times New Roman"/>
                <w:sz w:val="24"/>
                <w:szCs w:val="24"/>
                <w:lang w:eastAsia="vi-VN"/>
              </w:rPr>
            </w:pPr>
            <w:ins w:id="19370" w:author="Phuong Truong Thi" w:date="2024-10-16T01:03:00Z">
              <w:r w:rsidRPr="00B956B6">
                <w:rPr>
                  <w:rFonts w:ascii="Times New Roman" w:hAnsi="Times New Roman"/>
                  <w:color w:val="000000"/>
                  <w:sz w:val="24"/>
                  <w:szCs w:val="24"/>
                  <w:lang w:val="vi-VN"/>
                </w:rPr>
                <w:t>EZ/T24</w:t>
              </w:r>
            </w:ins>
          </w:p>
        </w:tc>
        <w:tc>
          <w:tcPr>
            <w:tcW w:w="1111" w:type="dxa"/>
          </w:tcPr>
          <w:p w14:paraId="71C77979" w14:textId="2F780AB8" w:rsidR="00F868EA" w:rsidRPr="0052167B" w:rsidRDefault="00525739" w:rsidP="00817E47">
            <w:pPr>
              <w:spacing w:before="0" w:line="240" w:lineRule="auto"/>
              <w:contextualSpacing w:val="0"/>
              <w:rPr>
                <w:ins w:id="19371"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0C8C1C08" w14:textId="77777777" w:rsidR="00F868EA" w:rsidRPr="0052167B" w:rsidRDefault="00F868EA" w:rsidP="00817E47">
            <w:pPr>
              <w:spacing w:before="0" w:line="240" w:lineRule="auto"/>
              <w:contextualSpacing w:val="0"/>
              <w:rPr>
                <w:ins w:id="19372" w:author="Phuong Truong Thi" w:date="2024-10-16T01:03:00Z"/>
                <w:rFonts w:ascii="Times New Roman" w:eastAsia="Times New Roman" w:hAnsi="Times New Roman"/>
                <w:sz w:val="24"/>
                <w:szCs w:val="24"/>
                <w:lang w:val="vi-VN" w:eastAsia="vi-VN"/>
              </w:rPr>
            </w:pPr>
          </w:p>
        </w:tc>
        <w:tc>
          <w:tcPr>
            <w:tcW w:w="994" w:type="dxa"/>
          </w:tcPr>
          <w:p w14:paraId="761C2928" w14:textId="77777777" w:rsidR="00F868EA" w:rsidRPr="0052167B" w:rsidRDefault="00F868EA" w:rsidP="00817E47">
            <w:pPr>
              <w:spacing w:before="0" w:line="240" w:lineRule="auto"/>
              <w:contextualSpacing w:val="0"/>
              <w:jc w:val="center"/>
              <w:rPr>
                <w:ins w:id="19373" w:author="Phuong Truong Thi" w:date="2024-10-16T01:03:00Z"/>
                <w:rFonts w:ascii="Times New Roman" w:eastAsia="Times New Roman" w:hAnsi="Times New Roman"/>
                <w:sz w:val="24"/>
                <w:szCs w:val="24"/>
                <w:lang w:val="vi-VN" w:eastAsia="vi-VN"/>
              </w:rPr>
            </w:pPr>
            <w:ins w:id="19374" w:author="Phuong Truong Thi" w:date="2024-10-16T01:03:00Z">
              <w:r w:rsidRPr="0052167B">
                <w:rPr>
                  <w:rFonts w:ascii="Times New Roman" w:eastAsia="Times New Roman" w:hAnsi="Times New Roman"/>
                  <w:sz w:val="24"/>
                  <w:szCs w:val="24"/>
                  <w:lang w:eastAsia="vi-VN"/>
                </w:rPr>
                <w:t>N</w:t>
              </w:r>
            </w:ins>
          </w:p>
        </w:tc>
      </w:tr>
      <w:tr w:rsidR="00F868EA" w:rsidRPr="0052167B" w14:paraId="1595A8E7" w14:textId="77777777" w:rsidTr="004B3858">
        <w:trPr>
          <w:trHeight w:val="276"/>
          <w:ins w:id="19375" w:author="Phuong Truong Thi" w:date="2024-10-16T01:03:00Z"/>
        </w:trPr>
        <w:tc>
          <w:tcPr>
            <w:tcW w:w="670" w:type="dxa"/>
            <w:shd w:val="clear" w:color="auto" w:fill="auto"/>
            <w:vAlign w:val="center"/>
          </w:tcPr>
          <w:p w14:paraId="602D14BB" w14:textId="77777777" w:rsidR="00F868EA" w:rsidRPr="0052167B" w:rsidRDefault="00F868EA" w:rsidP="00817E47">
            <w:pPr>
              <w:pStyle w:val="ListParagraph"/>
              <w:numPr>
                <w:ilvl w:val="0"/>
                <w:numId w:val="63"/>
              </w:numPr>
              <w:spacing w:before="0" w:line="240" w:lineRule="auto"/>
              <w:contextualSpacing w:val="0"/>
              <w:jc w:val="left"/>
              <w:rPr>
                <w:ins w:id="19376" w:author="Phuong Truong Thi" w:date="2024-10-16T01:03:00Z"/>
                <w:rFonts w:eastAsia="Times New Roman"/>
                <w:szCs w:val="24"/>
                <w:lang w:val="vi-VN" w:eastAsia="vi-VN"/>
              </w:rPr>
            </w:pPr>
          </w:p>
        </w:tc>
        <w:tc>
          <w:tcPr>
            <w:tcW w:w="2097" w:type="dxa"/>
            <w:shd w:val="clear" w:color="auto" w:fill="auto"/>
            <w:vAlign w:val="center"/>
          </w:tcPr>
          <w:p w14:paraId="3C8124E6" w14:textId="77777777" w:rsidR="00F868EA" w:rsidRPr="0052167B" w:rsidRDefault="00F868EA" w:rsidP="00817E47">
            <w:pPr>
              <w:spacing w:before="0" w:line="240" w:lineRule="auto"/>
              <w:contextualSpacing w:val="0"/>
              <w:rPr>
                <w:ins w:id="19377" w:author="Phuong Truong Thi" w:date="2024-10-16T01:03:00Z"/>
                <w:rFonts w:ascii="Times New Roman" w:hAnsi="Times New Roman"/>
                <w:sz w:val="24"/>
                <w:szCs w:val="24"/>
              </w:rPr>
            </w:pPr>
            <w:ins w:id="19378" w:author="Phuong Truong Thi" w:date="2024-10-16T01:03:00Z">
              <w:r w:rsidRPr="0052167B">
                <w:rPr>
                  <w:rFonts w:ascii="Times New Roman" w:hAnsi="Times New Roman"/>
                  <w:sz w:val="24"/>
                  <w:szCs w:val="24"/>
                </w:rPr>
                <w:t>Tên CBBH</w:t>
              </w:r>
            </w:ins>
          </w:p>
        </w:tc>
        <w:tc>
          <w:tcPr>
            <w:tcW w:w="2363" w:type="dxa"/>
            <w:vAlign w:val="center"/>
          </w:tcPr>
          <w:p w14:paraId="417152A9" w14:textId="77777777" w:rsidR="00F868EA" w:rsidRPr="0052167B" w:rsidRDefault="00F868EA" w:rsidP="00817E47">
            <w:pPr>
              <w:spacing w:before="0" w:line="240" w:lineRule="auto"/>
              <w:contextualSpacing w:val="0"/>
              <w:rPr>
                <w:ins w:id="19379" w:author="Phuong Truong Thi" w:date="2024-10-16T01:03:00Z"/>
                <w:rFonts w:ascii="Times New Roman" w:eastAsia="Times New Roman" w:hAnsi="Times New Roman"/>
                <w:sz w:val="24"/>
                <w:szCs w:val="24"/>
                <w:lang w:eastAsia="vi-VN"/>
              </w:rPr>
            </w:pPr>
            <w:ins w:id="19380" w:author="Phuong Truong Thi" w:date="2024-10-16T01:03:00Z">
              <w:r w:rsidRPr="0052167B">
                <w:rPr>
                  <w:rFonts w:ascii="Times New Roman" w:hAnsi="Times New Roman"/>
                  <w:sz w:val="24"/>
                  <w:szCs w:val="24"/>
                </w:rPr>
                <w:t xml:space="preserve">Tên CBBH phụ trách khách hàng. </w:t>
              </w:r>
            </w:ins>
          </w:p>
        </w:tc>
        <w:tc>
          <w:tcPr>
            <w:tcW w:w="937" w:type="dxa"/>
          </w:tcPr>
          <w:p w14:paraId="337D05B2" w14:textId="77777777" w:rsidR="00F868EA" w:rsidRPr="0052167B" w:rsidRDefault="00F868EA" w:rsidP="00817E47">
            <w:pPr>
              <w:spacing w:before="0" w:line="240" w:lineRule="auto"/>
              <w:contextualSpacing w:val="0"/>
              <w:rPr>
                <w:ins w:id="19381" w:author="Phuong Truong Thi" w:date="2024-10-16T01:03:00Z"/>
                <w:rFonts w:ascii="Times New Roman" w:eastAsia="Times New Roman" w:hAnsi="Times New Roman"/>
                <w:sz w:val="24"/>
                <w:szCs w:val="24"/>
                <w:lang w:eastAsia="vi-VN"/>
              </w:rPr>
            </w:pPr>
            <w:ins w:id="19382" w:author="Phuong Truong Thi" w:date="2024-10-16T01:03:00Z">
              <w:r w:rsidRPr="00B956B6">
                <w:rPr>
                  <w:rFonts w:ascii="Times New Roman" w:hAnsi="Times New Roman"/>
                  <w:color w:val="000000"/>
                  <w:sz w:val="24"/>
                  <w:szCs w:val="24"/>
                  <w:lang w:val="vi-VN"/>
                </w:rPr>
                <w:t>EZ/T24</w:t>
              </w:r>
            </w:ins>
          </w:p>
        </w:tc>
        <w:tc>
          <w:tcPr>
            <w:tcW w:w="1111" w:type="dxa"/>
          </w:tcPr>
          <w:p w14:paraId="7FE45D08" w14:textId="74F11AE5" w:rsidR="0068028E" w:rsidRDefault="0068028E" w:rsidP="00817E47">
            <w:pPr>
              <w:spacing w:before="0" w:line="240" w:lineRule="auto"/>
              <w:contextualSpacing w:val="0"/>
              <w:rPr>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p w14:paraId="5E505182" w14:textId="2C7E2F2B" w:rsidR="00F868EA" w:rsidRPr="0052167B" w:rsidRDefault="00525739" w:rsidP="00817E47">
            <w:pPr>
              <w:spacing w:before="0" w:line="240" w:lineRule="auto"/>
              <w:contextualSpacing w:val="0"/>
              <w:rPr>
                <w:ins w:id="19383" w:author="Phuong Truong Thi" w:date="2024-10-16T01:03:00Z"/>
                <w:rFonts w:ascii="Times New Roman" w:eastAsia="Times New Roman" w:hAnsi="Times New Roman"/>
                <w:sz w:val="24"/>
                <w:szCs w:val="24"/>
                <w:lang w:eastAsia="vi-VN"/>
              </w:rPr>
            </w:pPr>
            <w:commentRangeStart w:id="19384"/>
            <w:commentRangeStart w:id="19385"/>
            <w:commentRangeStart w:id="19386"/>
            <w:r>
              <w:rPr>
                <w:rFonts w:ascii="Times New Roman" w:eastAsia="Times New Roman" w:hAnsi="Times New Roman"/>
                <w:sz w:val="24"/>
                <w:szCs w:val="24"/>
                <w:lang w:eastAsia="vi-VN"/>
              </w:rPr>
              <w:t>Text link</w:t>
            </w:r>
            <w:commentRangeEnd w:id="19384"/>
            <w:r w:rsidR="003D6596">
              <w:rPr>
                <w:rStyle w:val="CommentReference"/>
                <w:lang w:val="x-none" w:eastAsia="x-none"/>
              </w:rPr>
              <w:commentReference w:id="19384"/>
            </w:r>
            <w:commentRangeEnd w:id="19385"/>
            <w:r w:rsidR="0068028E">
              <w:rPr>
                <w:rStyle w:val="CommentReference"/>
                <w:lang w:val="x-none" w:eastAsia="x-none"/>
              </w:rPr>
              <w:commentReference w:id="19385"/>
            </w:r>
            <w:commentRangeEnd w:id="19386"/>
            <w:r w:rsidR="00AE5A0A">
              <w:rPr>
                <w:rStyle w:val="CommentReference"/>
                <w:lang w:val="x-none" w:eastAsia="x-none"/>
              </w:rPr>
              <w:commentReference w:id="19386"/>
            </w:r>
          </w:p>
        </w:tc>
        <w:tc>
          <w:tcPr>
            <w:tcW w:w="1134" w:type="dxa"/>
            <w:shd w:val="clear" w:color="auto" w:fill="auto"/>
            <w:noWrap/>
            <w:vAlign w:val="center"/>
          </w:tcPr>
          <w:p w14:paraId="4A53CBE2" w14:textId="77777777" w:rsidR="00F868EA" w:rsidRPr="0052167B" w:rsidRDefault="00F868EA" w:rsidP="00817E47">
            <w:pPr>
              <w:spacing w:before="0" w:line="240" w:lineRule="auto"/>
              <w:contextualSpacing w:val="0"/>
              <w:rPr>
                <w:ins w:id="19387" w:author="Phuong Truong Thi" w:date="2024-10-16T01:03:00Z"/>
                <w:rFonts w:ascii="Times New Roman" w:eastAsia="Times New Roman" w:hAnsi="Times New Roman"/>
                <w:sz w:val="24"/>
                <w:szCs w:val="24"/>
                <w:lang w:val="vi-VN" w:eastAsia="vi-VN"/>
              </w:rPr>
            </w:pPr>
          </w:p>
        </w:tc>
        <w:tc>
          <w:tcPr>
            <w:tcW w:w="994" w:type="dxa"/>
          </w:tcPr>
          <w:p w14:paraId="0BC166E9" w14:textId="77777777" w:rsidR="00F868EA" w:rsidRPr="0052167B" w:rsidRDefault="00F868EA" w:rsidP="00817E47">
            <w:pPr>
              <w:spacing w:before="0" w:line="240" w:lineRule="auto"/>
              <w:contextualSpacing w:val="0"/>
              <w:jc w:val="center"/>
              <w:rPr>
                <w:ins w:id="19388" w:author="Phuong Truong Thi" w:date="2024-10-16T01:03:00Z"/>
                <w:rFonts w:ascii="Times New Roman" w:eastAsia="Times New Roman" w:hAnsi="Times New Roman"/>
                <w:sz w:val="24"/>
                <w:szCs w:val="24"/>
                <w:lang w:val="vi-VN" w:eastAsia="vi-VN"/>
              </w:rPr>
            </w:pPr>
            <w:ins w:id="19389" w:author="Phuong Truong Thi" w:date="2024-10-16T01:03:00Z">
              <w:r w:rsidRPr="0052167B">
                <w:rPr>
                  <w:rFonts w:ascii="Times New Roman" w:eastAsia="Times New Roman" w:hAnsi="Times New Roman"/>
                  <w:sz w:val="24"/>
                  <w:szCs w:val="24"/>
                  <w:lang w:eastAsia="vi-VN"/>
                </w:rPr>
                <w:t>N</w:t>
              </w:r>
            </w:ins>
          </w:p>
        </w:tc>
      </w:tr>
      <w:tr w:rsidR="00F868EA" w:rsidRPr="0052167B" w14:paraId="4A98525B" w14:textId="77777777" w:rsidTr="004B3858">
        <w:trPr>
          <w:trHeight w:val="276"/>
          <w:ins w:id="19390" w:author="Phuong Truong Thi" w:date="2024-10-16T01:03:00Z"/>
        </w:trPr>
        <w:tc>
          <w:tcPr>
            <w:tcW w:w="670" w:type="dxa"/>
            <w:shd w:val="clear" w:color="auto" w:fill="auto"/>
            <w:vAlign w:val="center"/>
          </w:tcPr>
          <w:p w14:paraId="297D587F" w14:textId="77777777" w:rsidR="00F868EA" w:rsidRPr="0052167B" w:rsidRDefault="00F868EA" w:rsidP="00817E47">
            <w:pPr>
              <w:pStyle w:val="ListParagraph"/>
              <w:numPr>
                <w:ilvl w:val="0"/>
                <w:numId w:val="63"/>
              </w:numPr>
              <w:spacing w:before="0" w:line="240" w:lineRule="auto"/>
              <w:contextualSpacing w:val="0"/>
              <w:jc w:val="left"/>
              <w:rPr>
                <w:ins w:id="19391" w:author="Phuong Truong Thi" w:date="2024-10-16T01:03:00Z"/>
                <w:rFonts w:eastAsia="Times New Roman"/>
                <w:szCs w:val="24"/>
                <w:lang w:val="vi-VN" w:eastAsia="vi-VN"/>
              </w:rPr>
            </w:pPr>
          </w:p>
        </w:tc>
        <w:tc>
          <w:tcPr>
            <w:tcW w:w="2097" w:type="dxa"/>
            <w:shd w:val="clear" w:color="auto" w:fill="auto"/>
            <w:vAlign w:val="center"/>
          </w:tcPr>
          <w:p w14:paraId="48B8CAEA" w14:textId="77777777" w:rsidR="00F868EA" w:rsidRPr="0052167B" w:rsidRDefault="00F868EA" w:rsidP="00817E47">
            <w:pPr>
              <w:spacing w:before="0" w:line="240" w:lineRule="auto"/>
              <w:contextualSpacing w:val="0"/>
              <w:rPr>
                <w:ins w:id="19392" w:author="Phuong Truong Thi" w:date="2024-10-16T01:03:00Z"/>
                <w:rFonts w:ascii="Times New Roman" w:hAnsi="Times New Roman"/>
                <w:sz w:val="24"/>
                <w:szCs w:val="24"/>
              </w:rPr>
            </w:pPr>
            <w:ins w:id="19393" w:author="Phuong Truong Thi" w:date="2024-10-16T01:03:00Z">
              <w:r w:rsidRPr="0052167B">
                <w:rPr>
                  <w:rFonts w:ascii="Times New Roman" w:hAnsi="Times New Roman"/>
                  <w:sz w:val="24"/>
                  <w:szCs w:val="24"/>
                </w:rPr>
                <w:t>Chức danh CBBH</w:t>
              </w:r>
            </w:ins>
          </w:p>
        </w:tc>
        <w:tc>
          <w:tcPr>
            <w:tcW w:w="2363" w:type="dxa"/>
            <w:vAlign w:val="center"/>
          </w:tcPr>
          <w:p w14:paraId="744D577C" w14:textId="77777777" w:rsidR="00F868EA" w:rsidRPr="0052167B" w:rsidRDefault="00F868EA" w:rsidP="00817E47">
            <w:pPr>
              <w:spacing w:before="0" w:line="240" w:lineRule="auto"/>
              <w:contextualSpacing w:val="0"/>
              <w:rPr>
                <w:ins w:id="19394" w:author="Phuong Truong Thi" w:date="2024-10-16T01:03:00Z"/>
                <w:rFonts w:ascii="Times New Roman" w:eastAsia="Times New Roman" w:hAnsi="Times New Roman"/>
                <w:sz w:val="24"/>
                <w:szCs w:val="24"/>
                <w:lang w:eastAsia="vi-VN"/>
              </w:rPr>
            </w:pPr>
            <w:ins w:id="19395" w:author="Phuong Truong Thi" w:date="2024-10-16T01:03:00Z">
              <w:r w:rsidRPr="0052167B">
                <w:rPr>
                  <w:rFonts w:ascii="Times New Roman" w:hAnsi="Times New Roman"/>
                  <w:sz w:val="24"/>
                  <w:szCs w:val="24"/>
                </w:rPr>
                <w:t>Chức danh CBBH. Ví dụ CV. CVCC</w:t>
              </w:r>
            </w:ins>
          </w:p>
        </w:tc>
        <w:tc>
          <w:tcPr>
            <w:tcW w:w="937" w:type="dxa"/>
          </w:tcPr>
          <w:p w14:paraId="56222023" w14:textId="77777777" w:rsidR="00F868EA" w:rsidRPr="0052167B" w:rsidRDefault="00F868EA" w:rsidP="00817E47">
            <w:pPr>
              <w:spacing w:before="0" w:line="240" w:lineRule="auto"/>
              <w:contextualSpacing w:val="0"/>
              <w:rPr>
                <w:ins w:id="19396" w:author="Phuong Truong Thi" w:date="2024-10-16T01:03:00Z"/>
                <w:rFonts w:ascii="Times New Roman" w:eastAsia="Times New Roman" w:hAnsi="Times New Roman"/>
                <w:sz w:val="24"/>
                <w:szCs w:val="24"/>
                <w:lang w:eastAsia="vi-VN"/>
              </w:rPr>
            </w:pPr>
            <w:ins w:id="19397" w:author="Phuong Truong Thi" w:date="2024-10-16T01:03:00Z">
              <w:r w:rsidRPr="00B956B6">
                <w:rPr>
                  <w:rFonts w:ascii="Times New Roman" w:hAnsi="Times New Roman"/>
                  <w:color w:val="000000"/>
                  <w:sz w:val="24"/>
                  <w:szCs w:val="24"/>
                  <w:lang w:val="vi-VN"/>
                </w:rPr>
                <w:t>EZ/T24</w:t>
              </w:r>
            </w:ins>
          </w:p>
        </w:tc>
        <w:tc>
          <w:tcPr>
            <w:tcW w:w="1111" w:type="dxa"/>
          </w:tcPr>
          <w:p w14:paraId="7637D4B9" w14:textId="2285BEA4" w:rsidR="00F868EA" w:rsidRPr="0052167B" w:rsidRDefault="00525739" w:rsidP="00817E47">
            <w:pPr>
              <w:spacing w:before="0" w:line="240" w:lineRule="auto"/>
              <w:contextualSpacing w:val="0"/>
              <w:rPr>
                <w:ins w:id="19398"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56E8C0A1" w14:textId="77777777" w:rsidR="00F868EA" w:rsidRPr="0052167B" w:rsidRDefault="00F868EA" w:rsidP="00817E47">
            <w:pPr>
              <w:spacing w:before="0" w:line="240" w:lineRule="auto"/>
              <w:contextualSpacing w:val="0"/>
              <w:rPr>
                <w:ins w:id="19399" w:author="Phuong Truong Thi" w:date="2024-10-16T01:03:00Z"/>
                <w:rFonts w:ascii="Times New Roman" w:eastAsia="Times New Roman" w:hAnsi="Times New Roman"/>
                <w:sz w:val="24"/>
                <w:szCs w:val="24"/>
                <w:lang w:val="vi-VN" w:eastAsia="vi-VN"/>
              </w:rPr>
            </w:pPr>
          </w:p>
        </w:tc>
        <w:tc>
          <w:tcPr>
            <w:tcW w:w="994" w:type="dxa"/>
          </w:tcPr>
          <w:p w14:paraId="3A32D168" w14:textId="77777777" w:rsidR="00F868EA" w:rsidRPr="0052167B" w:rsidRDefault="00F868EA" w:rsidP="00817E47">
            <w:pPr>
              <w:spacing w:before="0" w:line="240" w:lineRule="auto"/>
              <w:contextualSpacing w:val="0"/>
              <w:jc w:val="center"/>
              <w:rPr>
                <w:ins w:id="19400" w:author="Phuong Truong Thi" w:date="2024-10-16T01:03:00Z"/>
                <w:rFonts w:ascii="Times New Roman" w:eastAsia="Times New Roman" w:hAnsi="Times New Roman"/>
                <w:sz w:val="24"/>
                <w:szCs w:val="24"/>
                <w:lang w:val="vi-VN" w:eastAsia="vi-VN"/>
              </w:rPr>
            </w:pPr>
            <w:ins w:id="19401" w:author="Phuong Truong Thi" w:date="2024-10-16T01:03:00Z">
              <w:r w:rsidRPr="0052167B">
                <w:rPr>
                  <w:rFonts w:ascii="Times New Roman" w:eastAsia="Times New Roman" w:hAnsi="Times New Roman"/>
                  <w:sz w:val="24"/>
                  <w:szCs w:val="24"/>
                  <w:lang w:eastAsia="vi-VN"/>
                </w:rPr>
                <w:t>N</w:t>
              </w:r>
            </w:ins>
          </w:p>
        </w:tc>
      </w:tr>
      <w:tr w:rsidR="00F868EA" w:rsidRPr="0052167B" w14:paraId="5093321E" w14:textId="77777777" w:rsidTr="004B3858">
        <w:trPr>
          <w:trHeight w:val="276"/>
          <w:ins w:id="19402" w:author="Phuong Truong Thi" w:date="2024-10-16T01:03:00Z"/>
        </w:trPr>
        <w:tc>
          <w:tcPr>
            <w:tcW w:w="670" w:type="dxa"/>
            <w:shd w:val="clear" w:color="auto" w:fill="auto"/>
            <w:vAlign w:val="center"/>
          </w:tcPr>
          <w:p w14:paraId="509C4327" w14:textId="77777777" w:rsidR="00F868EA" w:rsidRPr="0052167B" w:rsidRDefault="00F868EA" w:rsidP="00817E47">
            <w:pPr>
              <w:pStyle w:val="ListParagraph"/>
              <w:numPr>
                <w:ilvl w:val="0"/>
                <w:numId w:val="63"/>
              </w:numPr>
              <w:spacing w:before="0" w:line="240" w:lineRule="auto"/>
              <w:contextualSpacing w:val="0"/>
              <w:jc w:val="left"/>
              <w:rPr>
                <w:ins w:id="19403" w:author="Phuong Truong Thi" w:date="2024-10-16T01:03:00Z"/>
                <w:rFonts w:eastAsia="Times New Roman"/>
                <w:szCs w:val="24"/>
                <w:lang w:val="vi-VN" w:eastAsia="vi-VN"/>
              </w:rPr>
            </w:pPr>
          </w:p>
        </w:tc>
        <w:tc>
          <w:tcPr>
            <w:tcW w:w="2097" w:type="dxa"/>
            <w:shd w:val="clear" w:color="auto" w:fill="auto"/>
            <w:vAlign w:val="center"/>
          </w:tcPr>
          <w:p w14:paraId="15C8FDB2" w14:textId="77777777" w:rsidR="00F868EA" w:rsidRPr="0052167B" w:rsidRDefault="00F868EA" w:rsidP="00817E47">
            <w:pPr>
              <w:spacing w:before="0" w:line="240" w:lineRule="auto"/>
              <w:contextualSpacing w:val="0"/>
              <w:rPr>
                <w:ins w:id="19404" w:author="Phuong Truong Thi" w:date="2024-10-16T01:03:00Z"/>
                <w:rFonts w:ascii="Times New Roman" w:hAnsi="Times New Roman"/>
                <w:sz w:val="24"/>
                <w:szCs w:val="24"/>
              </w:rPr>
            </w:pPr>
            <w:ins w:id="19405" w:author="Phuong Truong Thi" w:date="2024-10-16T01:03:00Z">
              <w:r w:rsidRPr="0052167B">
                <w:rPr>
                  <w:rFonts w:ascii="Times New Roman" w:hAnsi="Times New Roman"/>
                  <w:sz w:val="24"/>
                  <w:szCs w:val="24"/>
                </w:rPr>
                <w:t>Vị trí CBBH</w:t>
              </w:r>
            </w:ins>
          </w:p>
        </w:tc>
        <w:tc>
          <w:tcPr>
            <w:tcW w:w="2363" w:type="dxa"/>
            <w:vAlign w:val="center"/>
          </w:tcPr>
          <w:p w14:paraId="5AB956ED" w14:textId="77777777" w:rsidR="00F868EA" w:rsidRPr="0052167B" w:rsidRDefault="00F868EA" w:rsidP="00817E47">
            <w:pPr>
              <w:spacing w:before="0" w:line="240" w:lineRule="auto"/>
              <w:contextualSpacing w:val="0"/>
              <w:rPr>
                <w:ins w:id="19406" w:author="Phuong Truong Thi" w:date="2024-10-16T01:03:00Z"/>
                <w:rFonts w:ascii="Times New Roman" w:eastAsia="Times New Roman" w:hAnsi="Times New Roman"/>
                <w:sz w:val="24"/>
                <w:szCs w:val="24"/>
                <w:lang w:eastAsia="vi-VN"/>
              </w:rPr>
            </w:pPr>
            <w:ins w:id="19407" w:author="Phuong Truong Thi" w:date="2024-10-16T01:03:00Z">
              <w:r w:rsidRPr="0052167B">
                <w:rPr>
                  <w:rFonts w:ascii="Times New Roman" w:hAnsi="Times New Roman"/>
                  <w:sz w:val="24"/>
                  <w:szCs w:val="24"/>
                </w:rPr>
                <w:t>Vị trí CBBH. Ví dụ RM, CSR</w:t>
              </w:r>
            </w:ins>
          </w:p>
        </w:tc>
        <w:tc>
          <w:tcPr>
            <w:tcW w:w="937" w:type="dxa"/>
          </w:tcPr>
          <w:p w14:paraId="1348A3F5" w14:textId="77777777" w:rsidR="00F868EA" w:rsidRPr="0052167B" w:rsidRDefault="00F868EA" w:rsidP="00817E47">
            <w:pPr>
              <w:spacing w:before="0" w:line="240" w:lineRule="auto"/>
              <w:contextualSpacing w:val="0"/>
              <w:rPr>
                <w:ins w:id="19408" w:author="Phuong Truong Thi" w:date="2024-10-16T01:03:00Z"/>
                <w:rFonts w:ascii="Times New Roman" w:eastAsia="Times New Roman" w:hAnsi="Times New Roman"/>
                <w:sz w:val="24"/>
                <w:szCs w:val="24"/>
                <w:lang w:eastAsia="vi-VN"/>
              </w:rPr>
            </w:pPr>
            <w:ins w:id="19409" w:author="Phuong Truong Thi" w:date="2024-10-16T01:03:00Z">
              <w:r w:rsidRPr="00B956B6">
                <w:rPr>
                  <w:rFonts w:ascii="Times New Roman" w:hAnsi="Times New Roman"/>
                  <w:color w:val="000000"/>
                  <w:sz w:val="24"/>
                  <w:szCs w:val="24"/>
                  <w:lang w:val="vi-VN"/>
                </w:rPr>
                <w:t>EZ/T24</w:t>
              </w:r>
            </w:ins>
          </w:p>
        </w:tc>
        <w:tc>
          <w:tcPr>
            <w:tcW w:w="1111" w:type="dxa"/>
          </w:tcPr>
          <w:p w14:paraId="64C6AA05" w14:textId="1F962845" w:rsidR="00F868EA" w:rsidRPr="0052167B" w:rsidRDefault="00525739" w:rsidP="00817E47">
            <w:pPr>
              <w:spacing w:before="0" w:line="240" w:lineRule="auto"/>
              <w:contextualSpacing w:val="0"/>
              <w:rPr>
                <w:ins w:id="19410"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34756E9D" w14:textId="77777777" w:rsidR="00F868EA" w:rsidRPr="0052167B" w:rsidRDefault="00F868EA" w:rsidP="00817E47">
            <w:pPr>
              <w:spacing w:before="0" w:line="240" w:lineRule="auto"/>
              <w:contextualSpacing w:val="0"/>
              <w:rPr>
                <w:ins w:id="19411" w:author="Phuong Truong Thi" w:date="2024-10-16T01:03:00Z"/>
                <w:rFonts w:ascii="Times New Roman" w:eastAsia="Times New Roman" w:hAnsi="Times New Roman"/>
                <w:sz w:val="24"/>
                <w:szCs w:val="24"/>
                <w:lang w:val="vi-VN" w:eastAsia="vi-VN"/>
              </w:rPr>
            </w:pPr>
          </w:p>
        </w:tc>
        <w:tc>
          <w:tcPr>
            <w:tcW w:w="994" w:type="dxa"/>
          </w:tcPr>
          <w:p w14:paraId="18214CFD" w14:textId="77777777" w:rsidR="00F868EA" w:rsidRPr="0052167B" w:rsidRDefault="00F868EA" w:rsidP="00817E47">
            <w:pPr>
              <w:spacing w:before="0" w:line="240" w:lineRule="auto"/>
              <w:contextualSpacing w:val="0"/>
              <w:jc w:val="center"/>
              <w:rPr>
                <w:ins w:id="19412" w:author="Phuong Truong Thi" w:date="2024-10-16T01:03:00Z"/>
                <w:rFonts w:ascii="Times New Roman" w:eastAsia="Times New Roman" w:hAnsi="Times New Roman"/>
                <w:sz w:val="24"/>
                <w:szCs w:val="24"/>
                <w:lang w:val="vi-VN" w:eastAsia="vi-VN"/>
              </w:rPr>
            </w:pPr>
            <w:ins w:id="19413" w:author="Phuong Truong Thi" w:date="2024-10-16T01:03:00Z">
              <w:r w:rsidRPr="0052167B">
                <w:rPr>
                  <w:rFonts w:ascii="Times New Roman" w:eastAsia="Times New Roman" w:hAnsi="Times New Roman"/>
                  <w:sz w:val="24"/>
                  <w:szCs w:val="24"/>
                  <w:lang w:eastAsia="vi-VN"/>
                </w:rPr>
                <w:t>N</w:t>
              </w:r>
            </w:ins>
          </w:p>
        </w:tc>
      </w:tr>
      <w:tr w:rsidR="00F868EA" w:rsidRPr="0052167B" w14:paraId="0845514D" w14:textId="77777777" w:rsidTr="004B3858">
        <w:trPr>
          <w:trHeight w:val="276"/>
          <w:ins w:id="19414" w:author="Phuong Truong Thi" w:date="2024-10-16T01:03:00Z"/>
        </w:trPr>
        <w:tc>
          <w:tcPr>
            <w:tcW w:w="670" w:type="dxa"/>
            <w:shd w:val="clear" w:color="auto" w:fill="auto"/>
            <w:vAlign w:val="center"/>
          </w:tcPr>
          <w:p w14:paraId="39F6892F" w14:textId="77777777" w:rsidR="00F868EA" w:rsidRPr="0052167B" w:rsidRDefault="00F868EA" w:rsidP="00817E47">
            <w:pPr>
              <w:pStyle w:val="ListParagraph"/>
              <w:numPr>
                <w:ilvl w:val="0"/>
                <w:numId w:val="63"/>
              </w:numPr>
              <w:spacing w:before="0" w:line="240" w:lineRule="auto"/>
              <w:contextualSpacing w:val="0"/>
              <w:jc w:val="left"/>
              <w:rPr>
                <w:ins w:id="19415" w:author="Phuong Truong Thi" w:date="2024-10-16T01:03:00Z"/>
                <w:rFonts w:eastAsia="Times New Roman"/>
                <w:szCs w:val="24"/>
                <w:lang w:val="vi-VN" w:eastAsia="vi-VN"/>
              </w:rPr>
            </w:pPr>
          </w:p>
        </w:tc>
        <w:tc>
          <w:tcPr>
            <w:tcW w:w="2097" w:type="dxa"/>
            <w:shd w:val="clear" w:color="auto" w:fill="auto"/>
            <w:vAlign w:val="center"/>
          </w:tcPr>
          <w:p w14:paraId="41F99336" w14:textId="77777777" w:rsidR="00F868EA" w:rsidRPr="0052167B" w:rsidRDefault="00F868EA" w:rsidP="00817E47">
            <w:pPr>
              <w:spacing w:before="0" w:line="240" w:lineRule="auto"/>
              <w:contextualSpacing w:val="0"/>
              <w:rPr>
                <w:ins w:id="19416" w:author="Phuong Truong Thi" w:date="2024-10-16T01:03:00Z"/>
                <w:rFonts w:ascii="Times New Roman" w:hAnsi="Times New Roman"/>
                <w:sz w:val="24"/>
                <w:szCs w:val="24"/>
              </w:rPr>
            </w:pPr>
            <w:ins w:id="19417" w:author="Phuong Truong Thi" w:date="2024-10-16T01:03:00Z">
              <w:r w:rsidRPr="0052167B">
                <w:rPr>
                  <w:rFonts w:ascii="Times New Roman" w:hAnsi="Times New Roman"/>
                  <w:sz w:val="24"/>
                  <w:szCs w:val="24"/>
                </w:rPr>
                <w:t>Trạng thái CBBH</w:t>
              </w:r>
            </w:ins>
          </w:p>
        </w:tc>
        <w:tc>
          <w:tcPr>
            <w:tcW w:w="2363" w:type="dxa"/>
            <w:vAlign w:val="center"/>
          </w:tcPr>
          <w:p w14:paraId="1E914EDE" w14:textId="77777777" w:rsidR="00F868EA" w:rsidRPr="0052167B" w:rsidRDefault="00F868EA" w:rsidP="00817E47">
            <w:pPr>
              <w:spacing w:before="0" w:line="240" w:lineRule="auto"/>
              <w:contextualSpacing w:val="0"/>
              <w:rPr>
                <w:ins w:id="19418" w:author="Phuong Truong Thi" w:date="2024-10-16T01:03:00Z"/>
                <w:rFonts w:ascii="Times New Roman" w:eastAsia="Times New Roman" w:hAnsi="Times New Roman"/>
                <w:sz w:val="24"/>
                <w:szCs w:val="24"/>
                <w:lang w:eastAsia="vi-VN"/>
              </w:rPr>
            </w:pPr>
            <w:ins w:id="19419" w:author="Phuong Truong Thi" w:date="2024-10-16T01:03:00Z">
              <w:r w:rsidRPr="0052167B">
                <w:rPr>
                  <w:rFonts w:ascii="Times New Roman" w:hAnsi="Times New Roman"/>
                  <w:sz w:val="24"/>
                  <w:szCs w:val="24"/>
                </w:rPr>
                <w:t>Trạng thái CBBH. Ví dụ Active/ Inactive</w:t>
              </w:r>
            </w:ins>
          </w:p>
        </w:tc>
        <w:tc>
          <w:tcPr>
            <w:tcW w:w="937" w:type="dxa"/>
          </w:tcPr>
          <w:p w14:paraId="478B62BB" w14:textId="77777777" w:rsidR="00F868EA" w:rsidRPr="0052167B" w:rsidRDefault="00F868EA" w:rsidP="00817E47">
            <w:pPr>
              <w:spacing w:before="0" w:line="240" w:lineRule="auto"/>
              <w:contextualSpacing w:val="0"/>
              <w:rPr>
                <w:ins w:id="19420" w:author="Phuong Truong Thi" w:date="2024-10-16T01:03:00Z"/>
                <w:rFonts w:ascii="Times New Roman" w:eastAsia="Times New Roman" w:hAnsi="Times New Roman"/>
                <w:sz w:val="24"/>
                <w:szCs w:val="24"/>
                <w:lang w:eastAsia="vi-VN"/>
              </w:rPr>
            </w:pPr>
            <w:ins w:id="19421" w:author="Phuong Truong Thi" w:date="2024-10-16T01:03:00Z">
              <w:r w:rsidRPr="00B956B6">
                <w:rPr>
                  <w:rFonts w:ascii="Times New Roman" w:hAnsi="Times New Roman"/>
                  <w:color w:val="000000"/>
                  <w:sz w:val="24"/>
                  <w:szCs w:val="24"/>
                  <w:lang w:val="vi-VN"/>
                </w:rPr>
                <w:t>EZ/T24</w:t>
              </w:r>
            </w:ins>
          </w:p>
        </w:tc>
        <w:tc>
          <w:tcPr>
            <w:tcW w:w="1111" w:type="dxa"/>
          </w:tcPr>
          <w:p w14:paraId="49576FBB" w14:textId="61BC89E3" w:rsidR="00F868EA" w:rsidRPr="0052167B" w:rsidRDefault="00525739" w:rsidP="00817E47">
            <w:pPr>
              <w:spacing w:before="0" w:line="240" w:lineRule="auto"/>
              <w:contextualSpacing w:val="0"/>
              <w:rPr>
                <w:ins w:id="19422"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3A6643EF" w14:textId="77777777" w:rsidR="00F868EA" w:rsidRPr="0052167B" w:rsidRDefault="00F868EA" w:rsidP="00817E47">
            <w:pPr>
              <w:spacing w:before="0" w:line="240" w:lineRule="auto"/>
              <w:contextualSpacing w:val="0"/>
              <w:rPr>
                <w:ins w:id="19423" w:author="Phuong Truong Thi" w:date="2024-10-16T01:03:00Z"/>
                <w:rFonts w:ascii="Times New Roman" w:eastAsia="Times New Roman" w:hAnsi="Times New Roman"/>
                <w:sz w:val="24"/>
                <w:szCs w:val="24"/>
                <w:lang w:eastAsia="vi-VN"/>
              </w:rPr>
            </w:pPr>
          </w:p>
        </w:tc>
        <w:tc>
          <w:tcPr>
            <w:tcW w:w="994" w:type="dxa"/>
          </w:tcPr>
          <w:p w14:paraId="0048E9FD" w14:textId="77777777" w:rsidR="00F868EA" w:rsidRPr="0052167B" w:rsidRDefault="00F868EA" w:rsidP="00817E47">
            <w:pPr>
              <w:spacing w:before="0" w:line="240" w:lineRule="auto"/>
              <w:contextualSpacing w:val="0"/>
              <w:jc w:val="center"/>
              <w:rPr>
                <w:ins w:id="19424" w:author="Phuong Truong Thi" w:date="2024-10-16T01:03:00Z"/>
                <w:rFonts w:ascii="Times New Roman" w:eastAsia="Times New Roman" w:hAnsi="Times New Roman"/>
                <w:sz w:val="24"/>
                <w:szCs w:val="24"/>
                <w:lang w:val="vi-VN" w:eastAsia="vi-VN"/>
              </w:rPr>
            </w:pPr>
            <w:ins w:id="19425" w:author="Phuong Truong Thi" w:date="2024-10-16T01:03:00Z">
              <w:r w:rsidRPr="0052167B">
                <w:rPr>
                  <w:rFonts w:ascii="Times New Roman" w:eastAsia="Times New Roman" w:hAnsi="Times New Roman"/>
                  <w:sz w:val="24"/>
                  <w:szCs w:val="24"/>
                  <w:lang w:eastAsia="vi-VN"/>
                </w:rPr>
                <w:t>N</w:t>
              </w:r>
            </w:ins>
          </w:p>
        </w:tc>
      </w:tr>
      <w:tr w:rsidR="00F868EA" w:rsidRPr="0052167B" w14:paraId="1845DB14" w14:textId="77777777" w:rsidTr="004B3858">
        <w:trPr>
          <w:trHeight w:val="276"/>
          <w:ins w:id="19426" w:author="Phuong Truong Thi" w:date="2024-10-16T01:03:00Z"/>
        </w:trPr>
        <w:tc>
          <w:tcPr>
            <w:tcW w:w="670" w:type="dxa"/>
            <w:shd w:val="clear" w:color="auto" w:fill="auto"/>
            <w:vAlign w:val="center"/>
          </w:tcPr>
          <w:p w14:paraId="664CA7E6" w14:textId="77777777" w:rsidR="00F868EA" w:rsidRPr="0052167B" w:rsidRDefault="00F868EA" w:rsidP="00817E47">
            <w:pPr>
              <w:pStyle w:val="ListParagraph"/>
              <w:numPr>
                <w:ilvl w:val="0"/>
                <w:numId w:val="63"/>
              </w:numPr>
              <w:spacing w:before="0" w:line="240" w:lineRule="auto"/>
              <w:contextualSpacing w:val="0"/>
              <w:jc w:val="left"/>
              <w:rPr>
                <w:ins w:id="19427" w:author="Phuong Truong Thi" w:date="2024-10-16T01:03:00Z"/>
                <w:rFonts w:eastAsia="Times New Roman"/>
                <w:szCs w:val="24"/>
                <w:lang w:val="vi-VN" w:eastAsia="vi-VN"/>
              </w:rPr>
            </w:pPr>
          </w:p>
        </w:tc>
        <w:tc>
          <w:tcPr>
            <w:tcW w:w="2097" w:type="dxa"/>
            <w:shd w:val="clear" w:color="auto" w:fill="auto"/>
            <w:vAlign w:val="center"/>
          </w:tcPr>
          <w:p w14:paraId="25D2223A" w14:textId="77777777" w:rsidR="00F868EA" w:rsidRPr="0052167B" w:rsidRDefault="00F868EA" w:rsidP="00817E47">
            <w:pPr>
              <w:spacing w:before="0" w:line="240" w:lineRule="auto"/>
              <w:contextualSpacing w:val="0"/>
              <w:rPr>
                <w:ins w:id="19428" w:author="Phuong Truong Thi" w:date="2024-10-16T01:03:00Z"/>
                <w:rFonts w:ascii="Times New Roman" w:hAnsi="Times New Roman"/>
                <w:sz w:val="24"/>
                <w:szCs w:val="24"/>
              </w:rPr>
            </w:pPr>
            <w:ins w:id="19429" w:author="Phuong Truong Thi" w:date="2024-10-16T01:03:00Z">
              <w:r w:rsidRPr="0052167B">
                <w:rPr>
                  <w:rFonts w:ascii="Times New Roman" w:hAnsi="Times New Roman"/>
                  <w:sz w:val="24"/>
                  <w:szCs w:val="24"/>
                </w:rPr>
                <w:t>Ngày gắn Dao CBBH</w:t>
              </w:r>
            </w:ins>
          </w:p>
        </w:tc>
        <w:tc>
          <w:tcPr>
            <w:tcW w:w="2363" w:type="dxa"/>
            <w:vAlign w:val="center"/>
          </w:tcPr>
          <w:p w14:paraId="0977C30C" w14:textId="77777777" w:rsidR="00F868EA" w:rsidRPr="0052167B" w:rsidRDefault="00F868EA" w:rsidP="00817E47">
            <w:pPr>
              <w:spacing w:before="0" w:line="240" w:lineRule="auto"/>
              <w:contextualSpacing w:val="0"/>
              <w:rPr>
                <w:ins w:id="19430" w:author="Phuong Truong Thi" w:date="2024-10-16T01:03:00Z"/>
                <w:rFonts w:ascii="Times New Roman" w:eastAsia="Times New Roman" w:hAnsi="Times New Roman"/>
                <w:sz w:val="24"/>
                <w:szCs w:val="24"/>
                <w:lang w:eastAsia="vi-VN"/>
              </w:rPr>
            </w:pPr>
            <w:ins w:id="19431" w:author="Phuong Truong Thi" w:date="2024-10-16T01:03:00Z">
              <w:r w:rsidRPr="0052167B">
                <w:rPr>
                  <w:rFonts w:ascii="Times New Roman" w:hAnsi="Times New Roman"/>
                  <w:sz w:val="24"/>
                  <w:szCs w:val="24"/>
                </w:rPr>
                <w:t>Ngày gắn DAO quản lý cho CBBH</w:t>
              </w:r>
            </w:ins>
          </w:p>
        </w:tc>
        <w:tc>
          <w:tcPr>
            <w:tcW w:w="937" w:type="dxa"/>
          </w:tcPr>
          <w:p w14:paraId="52824AC5" w14:textId="77777777" w:rsidR="00F868EA" w:rsidRPr="0052167B" w:rsidRDefault="00F868EA" w:rsidP="00817E47">
            <w:pPr>
              <w:spacing w:before="0" w:line="240" w:lineRule="auto"/>
              <w:contextualSpacing w:val="0"/>
              <w:rPr>
                <w:ins w:id="19432" w:author="Phuong Truong Thi" w:date="2024-10-16T01:03:00Z"/>
                <w:rFonts w:ascii="Times New Roman" w:eastAsia="Times New Roman" w:hAnsi="Times New Roman"/>
                <w:sz w:val="24"/>
                <w:szCs w:val="24"/>
                <w:lang w:eastAsia="vi-VN"/>
              </w:rPr>
            </w:pPr>
            <w:ins w:id="19433" w:author="Phuong Truong Thi" w:date="2024-10-16T01:03:00Z">
              <w:r w:rsidRPr="00B956B6">
                <w:rPr>
                  <w:rFonts w:ascii="Times New Roman" w:hAnsi="Times New Roman"/>
                  <w:color w:val="000000"/>
                  <w:sz w:val="24"/>
                  <w:szCs w:val="24"/>
                  <w:lang w:val="vi-VN"/>
                </w:rPr>
                <w:t>EZ/T24</w:t>
              </w:r>
            </w:ins>
          </w:p>
        </w:tc>
        <w:tc>
          <w:tcPr>
            <w:tcW w:w="1111" w:type="dxa"/>
          </w:tcPr>
          <w:p w14:paraId="6B7B563C" w14:textId="77777777" w:rsidR="00F868EA" w:rsidRPr="0052167B" w:rsidRDefault="00F868EA" w:rsidP="00817E47">
            <w:pPr>
              <w:spacing w:before="0" w:line="240" w:lineRule="auto"/>
              <w:contextualSpacing w:val="0"/>
              <w:rPr>
                <w:ins w:id="19434" w:author="Phuong Truong Thi" w:date="2024-10-16T01:03:00Z"/>
                <w:rFonts w:ascii="Times New Roman" w:eastAsia="Times New Roman" w:hAnsi="Times New Roman"/>
                <w:sz w:val="24"/>
                <w:szCs w:val="24"/>
                <w:lang w:eastAsia="vi-VN"/>
              </w:rPr>
            </w:pPr>
            <w:ins w:id="19435" w:author="Phuong Truong Thi" w:date="2024-10-16T01:03:00Z">
              <w:r w:rsidRPr="0052167B">
                <w:rPr>
                  <w:rFonts w:ascii="Times New Roman" w:eastAsia="Times New Roman" w:hAnsi="Times New Roman"/>
                  <w:sz w:val="24"/>
                  <w:szCs w:val="24"/>
                  <w:lang w:eastAsia="vi-VN"/>
                </w:rPr>
                <w:t>Date</w:t>
              </w:r>
            </w:ins>
          </w:p>
        </w:tc>
        <w:tc>
          <w:tcPr>
            <w:tcW w:w="1134" w:type="dxa"/>
            <w:shd w:val="clear" w:color="auto" w:fill="auto"/>
            <w:noWrap/>
            <w:vAlign w:val="center"/>
          </w:tcPr>
          <w:p w14:paraId="75A8207F" w14:textId="77777777" w:rsidR="00F868EA" w:rsidRPr="0052167B" w:rsidRDefault="00F868EA" w:rsidP="00817E47">
            <w:pPr>
              <w:spacing w:before="0" w:line="240" w:lineRule="auto"/>
              <w:contextualSpacing w:val="0"/>
              <w:rPr>
                <w:ins w:id="19436" w:author="Phuong Truong Thi" w:date="2024-10-16T01:03:00Z"/>
                <w:rFonts w:ascii="Times New Roman" w:eastAsia="Times New Roman" w:hAnsi="Times New Roman"/>
                <w:sz w:val="24"/>
                <w:szCs w:val="24"/>
                <w:lang w:val="vi-VN" w:eastAsia="vi-VN"/>
              </w:rPr>
            </w:pPr>
          </w:p>
        </w:tc>
        <w:tc>
          <w:tcPr>
            <w:tcW w:w="994" w:type="dxa"/>
          </w:tcPr>
          <w:p w14:paraId="4DF3AD22" w14:textId="77777777" w:rsidR="00F868EA" w:rsidRPr="0052167B" w:rsidRDefault="00F868EA" w:rsidP="00817E47">
            <w:pPr>
              <w:spacing w:before="0" w:line="240" w:lineRule="auto"/>
              <w:contextualSpacing w:val="0"/>
              <w:jc w:val="center"/>
              <w:rPr>
                <w:ins w:id="19437" w:author="Phuong Truong Thi" w:date="2024-10-16T01:03:00Z"/>
                <w:rFonts w:ascii="Times New Roman" w:eastAsia="Times New Roman" w:hAnsi="Times New Roman"/>
                <w:sz w:val="24"/>
                <w:szCs w:val="24"/>
                <w:lang w:val="vi-VN" w:eastAsia="vi-VN"/>
              </w:rPr>
            </w:pPr>
            <w:ins w:id="19438" w:author="Phuong Truong Thi" w:date="2024-10-16T01:03:00Z">
              <w:r w:rsidRPr="0052167B">
                <w:rPr>
                  <w:rFonts w:ascii="Times New Roman" w:eastAsia="Times New Roman" w:hAnsi="Times New Roman"/>
                  <w:sz w:val="24"/>
                  <w:szCs w:val="24"/>
                  <w:lang w:eastAsia="vi-VN"/>
                </w:rPr>
                <w:t>N</w:t>
              </w:r>
            </w:ins>
          </w:p>
        </w:tc>
      </w:tr>
      <w:tr w:rsidR="00F868EA" w:rsidRPr="0052167B" w14:paraId="55583361" w14:textId="77777777" w:rsidTr="004B3858">
        <w:trPr>
          <w:trHeight w:val="276"/>
          <w:ins w:id="19439" w:author="Phuong Truong Thi" w:date="2024-10-16T01:03:00Z"/>
        </w:trPr>
        <w:tc>
          <w:tcPr>
            <w:tcW w:w="670" w:type="dxa"/>
            <w:shd w:val="clear" w:color="auto" w:fill="auto"/>
            <w:vAlign w:val="center"/>
          </w:tcPr>
          <w:p w14:paraId="4AF24D0E" w14:textId="77777777" w:rsidR="00F868EA" w:rsidRPr="0052167B" w:rsidRDefault="00F868EA" w:rsidP="00817E47">
            <w:pPr>
              <w:pStyle w:val="ListParagraph"/>
              <w:numPr>
                <w:ilvl w:val="0"/>
                <w:numId w:val="63"/>
              </w:numPr>
              <w:spacing w:before="0" w:line="240" w:lineRule="auto"/>
              <w:contextualSpacing w:val="0"/>
              <w:jc w:val="left"/>
              <w:rPr>
                <w:ins w:id="19440" w:author="Phuong Truong Thi" w:date="2024-10-16T01:03:00Z"/>
                <w:rFonts w:eastAsia="Times New Roman"/>
                <w:szCs w:val="24"/>
                <w:lang w:val="vi-VN" w:eastAsia="vi-VN"/>
              </w:rPr>
            </w:pPr>
          </w:p>
        </w:tc>
        <w:tc>
          <w:tcPr>
            <w:tcW w:w="2097" w:type="dxa"/>
            <w:shd w:val="clear" w:color="auto" w:fill="auto"/>
            <w:vAlign w:val="center"/>
          </w:tcPr>
          <w:p w14:paraId="4C82F42B" w14:textId="77777777" w:rsidR="00F868EA" w:rsidRPr="002F0D98" w:rsidRDefault="00F868EA" w:rsidP="00817E47">
            <w:pPr>
              <w:spacing w:before="0" w:line="240" w:lineRule="auto"/>
              <w:contextualSpacing w:val="0"/>
              <w:rPr>
                <w:ins w:id="19441" w:author="Phuong Truong Thi" w:date="2024-10-16T01:03:00Z"/>
                <w:rFonts w:ascii="Times New Roman" w:hAnsi="Times New Roman"/>
                <w:sz w:val="24"/>
                <w:szCs w:val="24"/>
                <w:lang w:val="vi-VN"/>
              </w:rPr>
            </w:pPr>
            <w:ins w:id="19442" w:author="Phuong Truong Thi" w:date="2024-10-16T01:03:00Z">
              <w:r w:rsidRPr="002F0D98">
                <w:rPr>
                  <w:rFonts w:ascii="Times New Roman" w:hAnsi="Times New Roman"/>
                  <w:sz w:val="24"/>
                  <w:szCs w:val="24"/>
                  <w:lang w:val="vi-VN"/>
                </w:rPr>
                <w:t>Mã DAO CBBH tháng trước</w:t>
              </w:r>
            </w:ins>
          </w:p>
        </w:tc>
        <w:tc>
          <w:tcPr>
            <w:tcW w:w="2363" w:type="dxa"/>
            <w:vAlign w:val="center"/>
          </w:tcPr>
          <w:p w14:paraId="56DDE68B" w14:textId="77777777" w:rsidR="00F868EA" w:rsidRPr="002F0D98" w:rsidRDefault="00F868EA" w:rsidP="00817E47">
            <w:pPr>
              <w:spacing w:before="0" w:line="240" w:lineRule="auto"/>
              <w:contextualSpacing w:val="0"/>
              <w:rPr>
                <w:ins w:id="19443" w:author="Phuong Truong Thi" w:date="2024-10-16T01:03:00Z"/>
                <w:rFonts w:ascii="Times New Roman" w:eastAsia="Times New Roman" w:hAnsi="Times New Roman"/>
                <w:sz w:val="24"/>
                <w:szCs w:val="24"/>
                <w:lang w:val="vi-VN" w:eastAsia="vi-VN"/>
              </w:rPr>
            </w:pPr>
            <w:ins w:id="19444" w:author="Phuong Truong Thi" w:date="2024-10-16T01:03:00Z">
              <w:r w:rsidRPr="002F0D98">
                <w:rPr>
                  <w:rFonts w:ascii="Times New Roman" w:hAnsi="Times New Roman"/>
                  <w:sz w:val="24"/>
                  <w:szCs w:val="24"/>
                  <w:lang w:val="vi-VN"/>
                </w:rPr>
                <w:t>Mã DAO CBBH phụ trách KH tháng trước</w:t>
              </w:r>
            </w:ins>
          </w:p>
        </w:tc>
        <w:tc>
          <w:tcPr>
            <w:tcW w:w="937" w:type="dxa"/>
          </w:tcPr>
          <w:p w14:paraId="19E242EE" w14:textId="77777777" w:rsidR="00F868EA" w:rsidRPr="0052167B" w:rsidRDefault="00F868EA" w:rsidP="00817E47">
            <w:pPr>
              <w:spacing w:before="0" w:line="240" w:lineRule="auto"/>
              <w:contextualSpacing w:val="0"/>
              <w:rPr>
                <w:ins w:id="19445" w:author="Phuong Truong Thi" w:date="2024-10-16T01:03:00Z"/>
                <w:rFonts w:ascii="Times New Roman" w:eastAsia="Times New Roman" w:hAnsi="Times New Roman"/>
                <w:sz w:val="24"/>
                <w:szCs w:val="24"/>
                <w:lang w:eastAsia="vi-VN"/>
              </w:rPr>
            </w:pPr>
            <w:ins w:id="19446" w:author="Phuong Truong Thi" w:date="2024-10-16T01:03:00Z">
              <w:r w:rsidRPr="00B956B6">
                <w:rPr>
                  <w:rFonts w:ascii="Times New Roman" w:hAnsi="Times New Roman"/>
                  <w:color w:val="000000"/>
                  <w:sz w:val="24"/>
                  <w:szCs w:val="24"/>
                  <w:lang w:val="vi-VN"/>
                </w:rPr>
                <w:t>EZ/T24</w:t>
              </w:r>
            </w:ins>
          </w:p>
        </w:tc>
        <w:tc>
          <w:tcPr>
            <w:tcW w:w="1111" w:type="dxa"/>
          </w:tcPr>
          <w:p w14:paraId="182E7589" w14:textId="16596C56" w:rsidR="00F868EA" w:rsidRPr="0052167B" w:rsidRDefault="00525739" w:rsidP="00817E47">
            <w:pPr>
              <w:spacing w:before="0" w:line="240" w:lineRule="auto"/>
              <w:contextualSpacing w:val="0"/>
              <w:rPr>
                <w:ins w:id="19447"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495FD0C6" w14:textId="77777777" w:rsidR="00F868EA" w:rsidRPr="0052167B" w:rsidRDefault="00F868EA" w:rsidP="00817E47">
            <w:pPr>
              <w:spacing w:before="0" w:line="240" w:lineRule="auto"/>
              <w:contextualSpacing w:val="0"/>
              <w:rPr>
                <w:ins w:id="19448" w:author="Phuong Truong Thi" w:date="2024-10-16T01:03:00Z"/>
                <w:rFonts w:ascii="Times New Roman" w:eastAsia="Times New Roman" w:hAnsi="Times New Roman"/>
                <w:sz w:val="24"/>
                <w:szCs w:val="24"/>
                <w:lang w:val="vi-VN" w:eastAsia="vi-VN"/>
              </w:rPr>
            </w:pPr>
          </w:p>
        </w:tc>
        <w:tc>
          <w:tcPr>
            <w:tcW w:w="994" w:type="dxa"/>
          </w:tcPr>
          <w:p w14:paraId="7BD92B1F" w14:textId="77777777" w:rsidR="00F868EA" w:rsidRPr="0052167B" w:rsidRDefault="00F868EA" w:rsidP="00817E47">
            <w:pPr>
              <w:spacing w:before="0" w:line="240" w:lineRule="auto"/>
              <w:contextualSpacing w:val="0"/>
              <w:jc w:val="center"/>
              <w:rPr>
                <w:ins w:id="19449" w:author="Phuong Truong Thi" w:date="2024-10-16T01:03:00Z"/>
                <w:rFonts w:ascii="Times New Roman" w:eastAsia="Times New Roman" w:hAnsi="Times New Roman"/>
                <w:sz w:val="24"/>
                <w:szCs w:val="24"/>
                <w:lang w:val="vi-VN" w:eastAsia="vi-VN"/>
              </w:rPr>
            </w:pPr>
            <w:ins w:id="19450" w:author="Phuong Truong Thi" w:date="2024-10-16T01:03:00Z">
              <w:r w:rsidRPr="0052167B">
                <w:rPr>
                  <w:rFonts w:ascii="Times New Roman" w:eastAsia="Times New Roman" w:hAnsi="Times New Roman"/>
                  <w:sz w:val="24"/>
                  <w:szCs w:val="24"/>
                  <w:lang w:eastAsia="vi-VN"/>
                </w:rPr>
                <w:t>N</w:t>
              </w:r>
            </w:ins>
          </w:p>
        </w:tc>
      </w:tr>
      <w:tr w:rsidR="00A35118" w:rsidRPr="0052167B" w14:paraId="76C78595" w14:textId="77777777" w:rsidTr="00817E47">
        <w:trPr>
          <w:trHeight w:val="276"/>
          <w:ins w:id="19451" w:author="Phuong Truong Thi" w:date="2024-10-16T01:03:00Z"/>
        </w:trPr>
        <w:tc>
          <w:tcPr>
            <w:tcW w:w="9306" w:type="dxa"/>
            <w:gridSpan w:val="7"/>
          </w:tcPr>
          <w:p w14:paraId="33C3BA1C" w14:textId="77777777" w:rsidR="00A35118" w:rsidRPr="0052167B" w:rsidRDefault="00A35118" w:rsidP="00817E47">
            <w:pPr>
              <w:spacing w:before="0" w:line="240" w:lineRule="auto"/>
              <w:contextualSpacing w:val="0"/>
              <w:jc w:val="left"/>
              <w:rPr>
                <w:ins w:id="19452" w:author="Phuong Truong Thi" w:date="2024-10-16T01:03:00Z"/>
                <w:rFonts w:ascii="Times New Roman" w:eastAsia="Times New Roman" w:hAnsi="Times New Roman"/>
                <w:sz w:val="24"/>
                <w:szCs w:val="24"/>
                <w:lang w:eastAsia="vi-VN"/>
              </w:rPr>
            </w:pPr>
            <w:ins w:id="19453" w:author="Phuong Truong Thi" w:date="2024-10-16T01:03:00Z">
              <w:r w:rsidRPr="0052167B">
                <w:rPr>
                  <w:rFonts w:ascii="Times New Roman" w:eastAsia="Times New Roman" w:hAnsi="Times New Roman"/>
                  <w:sz w:val="24"/>
                  <w:szCs w:val="24"/>
                  <w:lang w:eastAsia="vi-VN"/>
                </w:rPr>
                <w:t>Thông tin phân khúc</w:t>
              </w:r>
            </w:ins>
          </w:p>
        </w:tc>
      </w:tr>
      <w:tr w:rsidR="00F868EA" w:rsidRPr="0052167B" w14:paraId="655A3140" w14:textId="77777777" w:rsidTr="004B3858">
        <w:trPr>
          <w:trHeight w:val="276"/>
          <w:ins w:id="19454" w:author="Phuong Truong Thi" w:date="2024-10-16T01:03:00Z"/>
        </w:trPr>
        <w:tc>
          <w:tcPr>
            <w:tcW w:w="670" w:type="dxa"/>
            <w:shd w:val="clear" w:color="auto" w:fill="auto"/>
            <w:vAlign w:val="center"/>
          </w:tcPr>
          <w:p w14:paraId="5F5C94EC" w14:textId="77777777" w:rsidR="00F868EA" w:rsidRPr="0052167B" w:rsidRDefault="00F868EA" w:rsidP="00817E47">
            <w:pPr>
              <w:pStyle w:val="ListParagraph"/>
              <w:numPr>
                <w:ilvl w:val="0"/>
                <w:numId w:val="63"/>
              </w:numPr>
              <w:spacing w:before="0" w:line="240" w:lineRule="auto"/>
              <w:contextualSpacing w:val="0"/>
              <w:jc w:val="left"/>
              <w:rPr>
                <w:ins w:id="19455" w:author="Phuong Truong Thi" w:date="2024-10-16T01:03:00Z"/>
                <w:rFonts w:eastAsia="Times New Roman"/>
                <w:szCs w:val="24"/>
                <w:lang w:val="vi-VN" w:eastAsia="vi-VN"/>
              </w:rPr>
            </w:pPr>
          </w:p>
        </w:tc>
        <w:tc>
          <w:tcPr>
            <w:tcW w:w="2097" w:type="dxa"/>
            <w:shd w:val="clear" w:color="auto" w:fill="auto"/>
            <w:vAlign w:val="center"/>
          </w:tcPr>
          <w:p w14:paraId="7DC9FBDF" w14:textId="77777777" w:rsidR="00F868EA" w:rsidRPr="0052167B" w:rsidRDefault="00F868EA" w:rsidP="00817E47">
            <w:pPr>
              <w:spacing w:before="0" w:line="240" w:lineRule="auto"/>
              <w:contextualSpacing w:val="0"/>
              <w:rPr>
                <w:ins w:id="19456" w:author="Phuong Truong Thi" w:date="2024-10-16T01:03:00Z"/>
                <w:rFonts w:ascii="Times New Roman" w:hAnsi="Times New Roman"/>
                <w:sz w:val="24"/>
                <w:szCs w:val="24"/>
              </w:rPr>
            </w:pPr>
            <w:ins w:id="19457" w:author="Phuong Truong Thi" w:date="2024-10-16T01:03:00Z">
              <w:r w:rsidRPr="0052167B">
                <w:rPr>
                  <w:rFonts w:ascii="Times New Roman" w:hAnsi="Times New Roman"/>
                  <w:sz w:val="24"/>
                  <w:szCs w:val="24"/>
                </w:rPr>
                <w:t>Phân khúc</w:t>
              </w:r>
            </w:ins>
          </w:p>
        </w:tc>
        <w:tc>
          <w:tcPr>
            <w:tcW w:w="2363" w:type="dxa"/>
          </w:tcPr>
          <w:p w14:paraId="48D0878F" w14:textId="0B43BBE0" w:rsidR="00F868EA" w:rsidRPr="0052167B" w:rsidRDefault="00F868EA" w:rsidP="00817E47">
            <w:pPr>
              <w:spacing w:before="0" w:line="240" w:lineRule="auto"/>
              <w:contextualSpacing w:val="0"/>
              <w:rPr>
                <w:ins w:id="19458" w:author="Phuong Truong Thi" w:date="2024-10-16T01:03:00Z"/>
                <w:rFonts w:ascii="Times New Roman" w:eastAsia="Times New Roman" w:hAnsi="Times New Roman"/>
                <w:sz w:val="24"/>
                <w:szCs w:val="24"/>
                <w:lang w:eastAsia="vi-VN"/>
              </w:rPr>
            </w:pPr>
            <w:ins w:id="19459" w:author="Phuong Truong Thi" w:date="2024-10-16T01:03:00Z">
              <w:r w:rsidRPr="0052167B">
                <w:rPr>
                  <w:rFonts w:ascii="Times New Roman" w:eastAsia="Times New Roman" w:hAnsi="Times New Roman"/>
                  <w:sz w:val="24"/>
                  <w:szCs w:val="24"/>
                  <w:lang w:eastAsia="vi-VN"/>
                </w:rPr>
                <w:t>Phân khúc khách hàng: AF/MAF/</w:t>
              </w:r>
            </w:ins>
            <w:ins w:id="19460" w:author="Phuong Truong Thi" w:date="2024-12-04T01:30:00Z">
              <w:r w:rsidR="00294BE6">
                <w:rPr>
                  <w:rFonts w:ascii="Times New Roman" w:eastAsia="Times New Roman" w:hAnsi="Times New Roman"/>
                  <w:sz w:val="24"/>
                  <w:szCs w:val="24"/>
                  <w:lang w:eastAsia="vi-VN"/>
                </w:rPr>
                <w:t>Mass</w:t>
              </w:r>
            </w:ins>
            <w:ins w:id="19461" w:author="Phuong Truong Thi" w:date="2024-10-16T01:03:00Z">
              <w:r w:rsidRPr="0052167B">
                <w:rPr>
                  <w:rFonts w:ascii="Times New Roman" w:eastAsia="Times New Roman" w:hAnsi="Times New Roman"/>
                  <w:sz w:val="24"/>
                  <w:szCs w:val="24"/>
                  <w:lang w:eastAsia="vi-VN"/>
                </w:rPr>
                <w:t>…</w:t>
              </w:r>
            </w:ins>
          </w:p>
        </w:tc>
        <w:tc>
          <w:tcPr>
            <w:tcW w:w="937" w:type="dxa"/>
          </w:tcPr>
          <w:p w14:paraId="02ED4202" w14:textId="77777777" w:rsidR="00F868EA" w:rsidRPr="0052167B" w:rsidRDefault="00F868EA" w:rsidP="00817E47">
            <w:pPr>
              <w:spacing w:before="0" w:line="240" w:lineRule="auto"/>
              <w:contextualSpacing w:val="0"/>
              <w:rPr>
                <w:ins w:id="19462" w:author="Phuong Truong Thi" w:date="2024-10-16T01:03:00Z"/>
                <w:rFonts w:ascii="Times New Roman" w:eastAsia="Times New Roman" w:hAnsi="Times New Roman"/>
                <w:sz w:val="24"/>
                <w:szCs w:val="24"/>
                <w:lang w:eastAsia="vi-VN"/>
              </w:rPr>
            </w:pPr>
            <w:ins w:id="19463" w:author="Phuong Truong Thi" w:date="2024-10-16T01:03:00Z">
              <w:r w:rsidRPr="00B956B6">
                <w:rPr>
                  <w:rFonts w:ascii="Times New Roman" w:hAnsi="Times New Roman"/>
                  <w:color w:val="000000"/>
                  <w:sz w:val="24"/>
                  <w:szCs w:val="24"/>
                  <w:lang w:val="vi-VN"/>
                </w:rPr>
                <w:t>EZ/T24</w:t>
              </w:r>
            </w:ins>
          </w:p>
        </w:tc>
        <w:tc>
          <w:tcPr>
            <w:tcW w:w="1111" w:type="dxa"/>
          </w:tcPr>
          <w:p w14:paraId="6309FE06" w14:textId="290D7686" w:rsidR="00F868EA" w:rsidRPr="0052167B" w:rsidRDefault="00794D8C" w:rsidP="00817E47">
            <w:pPr>
              <w:spacing w:before="0" w:line="240" w:lineRule="auto"/>
              <w:contextualSpacing w:val="0"/>
              <w:rPr>
                <w:ins w:id="19464" w:author="Phuong Truong Thi" w:date="2024-10-16T01:03:00Z"/>
                <w:rFonts w:ascii="Times New Roman" w:eastAsia="Times New Roman" w:hAnsi="Times New Roman"/>
                <w:sz w:val="24"/>
                <w:szCs w:val="24"/>
                <w:lang w:eastAsia="vi-VN"/>
              </w:rPr>
            </w:pPr>
            <w:ins w:id="19465" w:author="Phuong Truong Thi" w:date="2024-12-07T00:34:00Z">
              <w:r>
                <w:rPr>
                  <w:rFonts w:ascii="Times New Roman" w:eastAsia="Times New Roman" w:hAnsi="Times New Roman"/>
                  <w:sz w:val="24"/>
                  <w:szCs w:val="24"/>
                  <w:lang w:eastAsia="vi-VN"/>
                </w:rPr>
                <w:t>Picklist</w:t>
              </w:r>
            </w:ins>
            <w:del w:id="19466" w:author="Phuong Truong Thi" w:date="2024-12-07T00:34:00Z">
              <w:r w:rsidR="00525739" w:rsidDel="00794D8C">
                <w:rPr>
                  <w:rFonts w:ascii="Times New Roman" w:eastAsia="Times New Roman" w:hAnsi="Times New Roman"/>
                  <w:sz w:val="24"/>
                  <w:szCs w:val="24"/>
                  <w:lang w:eastAsia="vi-VN"/>
                </w:rPr>
                <w:delText>Text (255)</w:delText>
              </w:r>
            </w:del>
          </w:p>
        </w:tc>
        <w:tc>
          <w:tcPr>
            <w:tcW w:w="1134" w:type="dxa"/>
            <w:shd w:val="clear" w:color="auto" w:fill="auto"/>
            <w:noWrap/>
            <w:vAlign w:val="center"/>
          </w:tcPr>
          <w:p w14:paraId="116307F9" w14:textId="77777777" w:rsidR="00F868EA" w:rsidRPr="0052167B" w:rsidRDefault="00F868EA" w:rsidP="00817E47">
            <w:pPr>
              <w:spacing w:before="0" w:line="240" w:lineRule="auto"/>
              <w:contextualSpacing w:val="0"/>
              <w:rPr>
                <w:ins w:id="19467" w:author="Phuong Truong Thi" w:date="2024-10-16T01:03:00Z"/>
                <w:rFonts w:ascii="Times New Roman" w:eastAsia="Times New Roman" w:hAnsi="Times New Roman"/>
                <w:sz w:val="24"/>
                <w:szCs w:val="24"/>
                <w:lang w:eastAsia="vi-VN"/>
              </w:rPr>
            </w:pPr>
            <w:ins w:id="19468" w:author="Phuong Truong Thi" w:date="2024-10-16T01:03:00Z">
              <w:r w:rsidRPr="0052167B">
                <w:rPr>
                  <w:rFonts w:ascii="Times New Roman" w:eastAsia="Times New Roman" w:hAnsi="Times New Roman"/>
                  <w:sz w:val="24"/>
                  <w:szCs w:val="24"/>
                  <w:lang w:eastAsia="vi-VN"/>
                </w:rPr>
                <w:t>DM_SEGMENT</w:t>
              </w:r>
            </w:ins>
          </w:p>
        </w:tc>
        <w:tc>
          <w:tcPr>
            <w:tcW w:w="994" w:type="dxa"/>
          </w:tcPr>
          <w:p w14:paraId="1F359322" w14:textId="77777777" w:rsidR="00F868EA" w:rsidRPr="0052167B" w:rsidRDefault="00F868EA" w:rsidP="00817E47">
            <w:pPr>
              <w:spacing w:before="0" w:line="240" w:lineRule="auto"/>
              <w:contextualSpacing w:val="0"/>
              <w:jc w:val="center"/>
              <w:rPr>
                <w:ins w:id="19469" w:author="Phuong Truong Thi" w:date="2024-10-16T01:03:00Z"/>
                <w:rFonts w:ascii="Times New Roman" w:eastAsia="Times New Roman" w:hAnsi="Times New Roman"/>
                <w:sz w:val="24"/>
                <w:szCs w:val="24"/>
                <w:lang w:eastAsia="vi-VN"/>
              </w:rPr>
            </w:pPr>
            <w:ins w:id="19470" w:author="Phuong Truong Thi" w:date="2024-10-16T01:03:00Z">
              <w:r w:rsidRPr="0052167B">
                <w:rPr>
                  <w:rFonts w:ascii="Times New Roman" w:eastAsia="Times New Roman" w:hAnsi="Times New Roman"/>
                  <w:sz w:val="24"/>
                  <w:szCs w:val="24"/>
                  <w:lang w:eastAsia="vi-VN"/>
                </w:rPr>
                <w:t>N</w:t>
              </w:r>
            </w:ins>
          </w:p>
        </w:tc>
      </w:tr>
      <w:tr w:rsidR="00A35118" w:rsidRPr="0052167B" w14:paraId="581F457B" w14:textId="77777777" w:rsidTr="00817E47">
        <w:trPr>
          <w:trHeight w:val="276"/>
          <w:ins w:id="19471" w:author="Phuong Truong Thi" w:date="2024-10-16T01:03:00Z"/>
        </w:trPr>
        <w:tc>
          <w:tcPr>
            <w:tcW w:w="9306" w:type="dxa"/>
            <w:gridSpan w:val="7"/>
          </w:tcPr>
          <w:p w14:paraId="059249A0" w14:textId="77777777" w:rsidR="00A35118" w:rsidRPr="0052167B" w:rsidRDefault="00A35118" w:rsidP="00817E47">
            <w:pPr>
              <w:spacing w:before="0" w:line="240" w:lineRule="auto"/>
              <w:contextualSpacing w:val="0"/>
              <w:jc w:val="left"/>
              <w:rPr>
                <w:ins w:id="19472" w:author="Phuong Truong Thi" w:date="2024-10-16T01:03:00Z"/>
                <w:rFonts w:ascii="Times New Roman" w:eastAsia="Times New Roman" w:hAnsi="Times New Roman"/>
                <w:sz w:val="24"/>
                <w:szCs w:val="24"/>
                <w:lang w:eastAsia="vi-VN"/>
              </w:rPr>
            </w:pPr>
            <w:ins w:id="19473" w:author="Phuong Truong Thi" w:date="2024-10-16T01:03:00Z">
              <w:r w:rsidRPr="0052167B">
                <w:rPr>
                  <w:rFonts w:ascii="Times New Roman" w:eastAsia="Times New Roman" w:hAnsi="Times New Roman"/>
                  <w:sz w:val="24"/>
                  <w:szCs w:val="24"/>
                  <w:lang w:eastAsia="vi-VN"/>
                </w:rPr>
                <w:t>Lead/Opt</w:t>
              </w:r>
            </w:ins>
          </w:p>
        </w:tc>
      </w:tr>
      <w:tr w:rsidR="00F868EA" w:rsidRPr="0052167B" w14:paraId="6557BC54" w14:textId="77777777" w:rsidTr="004B3858">
        <w:trPr>
          <w:trHeight w:val="276"/>
          <w:ins w:id="19474" w:author="Phuong Truong Thi" w:date="2024-10-16T01:03:00Z"/>
        </w:trPr>
        <w:tc>
          <w:tcPr>
            <w:tcW w:w="670" w:type="dxa"/>
            <w:shd w:val="clear" w:color="auto" w:fill="auto"/>
            <w:vAlign w:val="center"/>
          </w:tcPr>
          <w:p w14:paraId="42B96F07" w14:textId="77777777" w:rsidR="00F868EA" w:rsidRPr="0052167B" w:rsidRDefault="00F868EA" w:rsidP="00817E47">
            <w:pPr>
              <w:pStyle w:val="ListParagraph"/>
              <w:numPr>
                <w:ilvl w:val="0"/>
                <w:numId w:val="63"/>
              </w:numPr>
              <w:spacing w:before="0" w:line="240" w:lineRule="auto"/>
              <w:contextualSpacing w:val="0"/>
              <w:jc w:val="left"/>
              <w:rPr>
                <w:ins w:id="19475" w:author="Phuong Truong Thi" w:date="2024-10-16T01:03:00Z"/>
                <w:rFonts w:eastAsia="Times New Roman"/>
                <w:szCs w:val="24"/>
                <w:lang w:val="vi-VN" w:eastAsia="vi-VN"/>
              </w:rPr>
            </w:pPr>
          </w:p>
        </w:tc>
        <w:tc>
          <w:tcPr>
            <w:tcW w:w="2097" w:type="dxa"/>
            <w:shd w:val="clear" w:color="auto" w:fill="auto"/>
            <w:vAlign w:val="center"/>
          </w:tcPr>
          <w:p w14:paraId="5EE5363C" w14:textId="77777777" w:rsidR="00F868EA" w:rsidRPr="008D3718" w:rsidRDefault="00F868EA" w:rsidP="00817E47">
            <w:pPr>
              <w:spacing w:before="0" w:line="240" w:lineRule="auto"/>
              <w:contextualSpacing w:val="0"/>
              <w:rPr>
                <w:ins w:id="19476" w:author="Phuong Truong Thi" w:date="2024-10-16T01:03:00Z"/>
                <w:rFonts w:ascii="Times New Roman" w:hAnsi="Times New Roman"/>
                <w:sz w:val="24"/>
                <w:szCs w:val="24"/>
              </w:rPr>
            </w:pPr>
            <w:ins w:id="19477" w:author="Phuong Truong Thi" w:date="2024-10-16T01:03:00Z">
              <w:r w:rsidRPr="008D3718">
                <w:rPr>
                  <w:rFonts w:ascii="Times New Roman" w:hAnsi="Times New Roman"/>
                  <w:sz w:val="24"/>
                  <w:szCs w:val="24"/>
                </w:rPr>
                <w:t>Số lead/opt đang khai thác</w:t>
              </w:r>
            </w:ins>
          </w:p>
        </w:tc>
        <w:tc>
          <w:tcPr>
            <w:tcW w:w="2363" w:type="dxa"/>
            <w:vAlign w:val="center"/>
          </w:tcPr>
          <w:p w14:paraId="5C5C8018" w14:textId="77777777" w:rsidR="008D3718" w:rsidRPr="008D3718" w:rsidRDefault="008D3718" w:rsidP="008D3718">
            <w:pPr>
              <w:spacing w:before="0" w:line="240" w:lineRule="auto"/>
              <w:contextualSpacing w:val="0"/>
              <w:rPr>
                <w:ins w:id="19478" w:author="Phuong Truong Thi" w:date="2024-11-25T12:29:00Z"/>
                <w:rFonts w:ascii="Times New Roman" w:hAnsi="Times New Roman"/>
                <w:color w:val="000000"/>
                <w:sz w:val="24"/>
                <w:szCs w:val="24"/>
              </w:rPr>
            </w:pPr>
            <w:ins w:id="19479" w:author="Phuong Truong Thi" w:date="2024-11-25T12:29:00Z">
              <w:r w:rsidRPr="008D3718">
                <w:rPr>
                  <w:rFonts w:ascii="Times New Roman" w:hAnsi="Times New Roman"/>
                  <w:color w:val="000000"/>
                  <w:sz w:val="24"/>
                  <w:szCs w:val="24"/>
                </w:rPr>
                <w:t xml:space="preserve">Tổng số Opp của KH đó đang có </w:t>
              </w:r>
              <w:commentRangeStart w:id="19480"/>
              <w:commentRangeStart w:id="19481"/>
              <w:commentRangeStart w:id="19482"/>
              <w:r w:rsidRPr="008D3718">
                <w:rPr>
                  <w:rFonts w:ascii="Times New Roman" w:hAnsi="Times New Roman"/>
                  <w:color w:val="000000"/>
                  <w:sz w:val="24"/>
                  <w:szCs w:val="24"/>
                </w:rPr>
                <w:t>trạng thái khác đóng</w:t>
              </w:r>
              <w:commentRangeEnd w:id="19480"/>
              <w:r w:rsidRPr="008D3718">
                <w:rPr>
                  <w:rStyle w:val="CommentReference"/>
                  <w:lang w:val="x-none" w:eastAsia="x-none"/>
                </w:rPr>
                <w:commentReference w:id="19480"/>
              </w:r>
              <w:commentRangeEnd w:id="19481"/>
              <w:r w:rsidRPr="008D3718">
                <w:rPr>
                  <w:rStyle w:val="CommentReference"/>
                  <w:lang w:val="x-none" w:eastAsia="x-none"/>
                </w:rPr>
                <w:commentReference w:id="19481"/>
              </w:r>
            </w:ins>
            <w:commentRangeEnd w:id="19482"/>
            <w:r w:rsidR="007D13C9">
              <w:rPr>
                <w:rStyle w:val="CommentReference"/>
                <w:lang w:val="x-none" w:eastAsia="x-none"/>
              </w:rPr>
              <w:commentReference w:id="19482"/>
            </w:r>
            <w:ins w:id="19483" w:author="Phuong Truong Thi" w:date="2024-11-25T12:29:00Z">
              <w:r w:rsidRPr="008D3718">
                <w:rPr>
                  <w:rFonts w:ascii="Times New Roman" w:hAnsi="Times New Roman"/>
                  <w:color w:val="000000"/>
                  <w:sz w:val="24"/>
                  <w:szCs w:val="24"/>
                </w:rPr>
                <w:t xml:space="preserve">. </w:t>
              </w:r>
            </w:ins>
          </w:p>
          <w:p w14:paraId="63AB0AE8" w14:textId="77777777" w:rsidR="008D3718" w:rsidRPr="008D3718" w:rsidRDefault="008D3718" w:rsidP="008D3718">
            <w:pPr>
              <w:spacing w:before="0" w:line="240" w:lineRule="auto"/>
              <w:contextualSpacing w:val="0"/>
              <w:rPr>
                <w:ins w:id="19484" w:author="Phuong Truong Thi" w:date="2024-11-25T12:29:00Z"/>
                <w:rFonts w:ascii="Times New Roman" w:hAnsi="Times New Roman"/>
                <w:color w:val="000000"/>
                <w:sz w:val="24"/>
                <w:szCs w:val="24"/>
              </w:rPr>
            </w:pPr>
            <w:ins w:id="19485" w:author="Phuong Truong Thi" w:date="2024-11-25T12:29:00Z">
              <w:r w:rsidRPr="008D3718">
                <w:rPr>
                  <w:rFonts w:ascii="Times New Roman" w:hAnsi="Times New Roman"/>
                  <w:color w:val="000000"/>
                  <w:sz w:val="24"/>
                  <w:szCs w:val="24"/>
                </w:rPr>
                <w:t xml:space="preserve">Opp đang khai thác là Opp có trạng thái khác: </w:t>
              </w:r>
            </w:ins>
          </w:p>
          <w:p w14:paraId="33CE5F97" w14:textId="77777777" w:rsidR="008D3718" w:rsidRPr="008D3718" w:rsidRDefault="008D3718" w:rsidP="008D3718">
            <w:pPr>
              <w:pStyle w:val="ListParagraph"/>
              <w:numPr>
                <w:ilvl w:val="3"/>
                <w:numId w:val="47"/>
              </w:numPr>
              <w:rPr>
                <w:ins w:id="19486" w:author="Phuong Truong Thi" w:date="2024-11-25T12:29:00Z"/>
                <w:lang w:eastAsia="vi-VN"/>
              </w:rPr>
            </w:pPr>
            <w:ins w:id="19487" w:author="Phuong Truong Thi" w:date="2024-11-25T12:29:00Z">
              <w:r w:rsidRPr="008D3718">
                <w:rPr>
                  <w:color w:val="000000"/>
                  <w:szCs w:val="24"/>
                </w:rPr>
                <w:t xml:space="preserve">Đóng - </w:t>
              </w:r>
              <w:r w:rsidRPr="008D3718">
                <w:rPr>
                  <w:lang w:eastAsia="vi-VN"/>
                </w:rPr>
                <w:t>Không hoàn thành</w:t>
              </w:r>
            </w:ins>
          </w:p>
          <w:p w14:paraId="0F36009F" w14:textId="77777777" w:rsidR="008D3718" w:rsidRPr="008D3718" w:rsidRDefault="008D3718" w:rsidP="008D3718">
            <w:pPr>
              <w:pStyle w:val="ListParagraph"/>
              <w:numPr>
                <w:ilvl w:val="3"/>
                <w:numId w:val="47"/>
              </w:numPr>
              <w:rPr>
                <w:ins w:id="19488" w:author="Phuong Truong Thi" w:date="2024-11-25T12:29:00Z"/>
                <w:lang w:eastAsia="vi-VN"/>
              </w:rPr>
            </w:pPr>
            <w:ins w:id="19489" w:author="Phuong Truong Thi" w:date="2024-11-25T12:29:00Z">
              <w:r w:rsidRPr="008D3718">
                <w:rPr>
                  <w:lang w:eastAsia="vi-VN"/>
                </w:rPr>
                <w:t>Đóng - Hoàn thành 1 phần</w:t>
              </w:r>
            </w:ins>
          </w:p>
          <w:p w14:paraId="1A5E7BB5" w14:textId="4227C39C" w:rsidR="00975861" w:rsidRPr="008D3718" w:rsidRDefault="008D3718">
            <w:pPr>
              <w:pStyle w:val="ListParagraph"/>
              <w:numPr>
                <w:ilvl w:val="3"/>
                <w:numId w:val="47"/>
              </w:numPr>
              <w:rPr>
                <w:ins w:id="19490" w:author="Phuong Truong Thi" w:date="2024-10-16T01:03:00Z"/>
                <w:rFonts w:eastAsia="Times New Roman"/>
                <w:szCs w:val="24"/>
                <w:lang w:eastAsia="vi-VN"/>
              </w:rPr>
              <w:pPrChange w:id="19491" w:author="Phuong Truong Thi" w:date="2024-11-25T12:29:00Z">
                <w:pPr>
                  <w:spacing w:before="0" w:line="240" w:lineRule="auto"/>
                  <w:contextualSpacing w:val="0"/>
                </w:pPr>
              </w:pPrChange>
            </w:pPr>
            <w:ins w:id="19492" w:author="Phuong Truong Thi" w:date="2024-11-25T12:29:00Z">
              <w:r w:rsidRPr="008D3718">
                <w:rPr>
                  <w:lang w:eastAsia="vi-VN"/>
                </w:rPr>
                <w:t>Đóng  - Hoàn thành toàn phần</w:t>
              </w:r>
            </w:ins>
          </w:p>
        </w:tc>
        <w:tc>
          <w:tcPr>
            <w:tcW w:w="937" w:type="dxa"/>
          </w:tcPr>
          <w:p w14:paraId="35BC956A" w14:textId="77777777" w:rsidR="00F868EA" w:rsidRPr="00B66378" w:rsidRDefault="00F868EA" w:rsidP="00817E47">
            <w:pPr>
              <w:spacing w:before="0" w:line="240" w:lineRule="auto"/>
              <w:contextualSpacing w:val="0"/>
              <w:rPr>
                <w:ins w:id="19493" w:author="Phuong Truong Thi" w:date="2024-10-16T01:03:00Z"/>
                <w:rFonts w:ascii="Times New Roman" w:eastAsia="Times New Roman" w:hAnsi="Times New Roman"/>
                <w:sz w:val="24"/>
                <w:szCs w:val="24"/>
                <w:lang w:val="vi-VN" w:eastAsia="vi-VN"/>
              </w:rPr>
            </w:pPr>
            <w:ins w:id="19494" w:author="Phuong Truong Thi" w:date="2024-10-16T01:03:00Z">
              <w:r>
                <w:rPr>
                  <w:rFonts w:ascii="Times New Roman" w:eastAsia="Times New Roman" w:hAnsi="Times New Roman"/>
                  <w:sz w:val="24"/>
                  <w:szCs w:val="24"/>
                  <w:lang w:val="vi-VN" w:eastAsia="vi-VN"/>
                </w:rPr>
                <w:t>CRM</w:t>
              </w:r>
            </w:ins>
          </w:p>
        </w:tc>
        <w:tc>
          <w:tcPr>
            <w:tcW w:w="1111" w:type="dxa"/>
          </w:tcPr>
          <w:p w14:paraId="1EBCC200" w14:textId="77777777" w:rsidR="00F868EA" w:rsidRPr="0052167B" w:rsidRDefault="00F868EA" w:rsidP="00817E47">
            <w:pPr>
              <w:spacing w:before="0" w:line="240" w:lineRule="auto"/>
              <w:contextualSpacing w:val="0"/>
              <w:rPr>
                <w:ins w:id="19495" w:author="Phuong Truong Thi" w:date="2024-10-16T01:03:00Z"/>
                <w:rFonts w:ascii="Times New Roman" w:eastAsia="Times New Roman" w:hAnsi="Times New Roman"/>
                <w:sz w:val="24"/>
                <w:szCs w:val="24"/>
                <w:lang w:eastAsia="vi-VN"/>
              </w:rPr>
            </w:pPr>
            <w:ins w:id="19496"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4A6B4035" w14:textId="77777777" w:rsidR="00F868EA" w:rsidRPr="0052167B" w:rsidRDefault="00F868EA" w:rsidP="00817E47">
            <w:pPr>
              <w:spacing w:before="0" w:line="240" w:lineRule="auto"/>
              <w:contextualSpacing w:val="0"/>
              <w:rPr>
                <w:ins w:id="19497" w:author="Phuong Truong Thi" w:date="2024-10-16T01:03:00Z"/>
                <w:rFonts w:ascii="Times New Roman" w:eastAsia="Times New Roman" w:hAnsi="Times New Roman"/>
                <w:sz w:val="24"/>
                <w:szCs w:val="24"/>
                <w:lang w:val="vi-VN" w:eastAsia="vi-VN"/>
              </w:rPr>
            </w:pPr>
          </w:p>
        </w:tc>
        <w:tc>
          <w:tcPr>
            <w:tcW w:w="994" w:type="dxa"/>
          </w:tcPr>
          <w:p w14:paraId="0F8B12AA" w14:textId="77777777" w:rsidR="00F868EA" w:rsidRPr="0052167B" w:rsidRDefault="00F868EA" w:rsidP="00817E47">
            <w:pPr>
              <w:spacing w:before="0" w:line="240" w:lineRule="auto"/>
              <w:contextualSpacing w:val="0"/>
              <w:jc w:val="center"/>
              <w:rPr>
                <w:ins w:id="19498" w:author="Phuong Truong Thi" w:date="2024-10-16T01:03:00Z"/>
                <w:rFonts w:ascii="Times New Roman" w:eastAsia="Times New Roman" w:hAnsi="Times New Roman"/>
                <w:sz w:val="24"/>
                <w:szCs w:val="24"/>
                <w:lang w:eastAsia="vi-VN"/>
              </w:rPr>
            </w:pPr>
            <w:ins w:id="19499" w:author="Phuong Truong Thi" w:date="2024-10-16T01:03:00Z">
              <w:r w:rsidRPr="0052167B">
                <w:rPr>
                  <w:rFonts w:ascii="Times New Roman" w:eastAsia="Times New Roman" w:hAnsi="Times New Roman"/>
                  <w:sz w:val="24"/>
                  <w:szCs w:val="24"/>
                  <w:lang w:eastAsia="vi-VN"/>
                </w:rPr>
                <w:t>Y</w:t>
              </w:r>
            </w:ins>
          </w:p>
        </w:tc>
      </w:tr>
      <w:tr w:rsidR="00F868EA" w:rsidRPr="0052167B" w14:paraId="65BEEE51" w14:textId="77777777" w:rsidTr="004B3858">
        <w:trPr>
          <w:trHeight w:val="276"/>
          <w:ins w:id="19500" w:author="Phuong Truong Thi" w:date="2024-10-16T01:03:00Z"/>
        </w:trPr>
        <w:tc>
          <w:tcPr>
            <w:tcW w:w="670" w:type="dxa"/>
            <w:shd w:val="clear" w:color="auto" w:fill="auto"/>
            <w:vAlign w:val="center"/>
          </w:tcPr>
          <w:p w14:paraId="71E0C1AC" w14:textId="77777777" w:rsidR="00F868EA" w:rsidRPr="0052167B" w:rsidRDefault="00F868EA" w:rsidP="00817E47">
            <w:pPr>
              <w:pStyle w:val="ListParagraph"/>
              <w:numPr>
                <w:ilvl w:val="0"/>
                <w:numId w:val="63"/>
              </w:numPr>
              <w:spacing w:before="0" w:line="240" w:lineRule="auto"/>
              <w:contextualSpacing w:val="0"/>
              <w:jc w:val="left"/>
              <w:rPr>
                <w:ins w:id="19501" w:author="Phuong Truong Thi" w:date="2024-10-16T01:03:00Z"/>
                <w:rFonts w:eastAsia="Times New Roman"/>
                <w:szCs w:val="24"/>
                <w:lang w:val="vi-VN" w:eastAsia="vi-VN"/>
              </w:rPr>
            </w:pPr>
          </w:p>
        </w:tc>
        <w:tc>
          <w:tcPr>
            <w:tcW w:w="2097" w:type="dxa"/>
            <w:shd w:val="clear" w:color="auto" w:fill="auto"/>
            <w:vAlign w:val="center"/>
          </w:tcPr>
          <w:p w14:paraId="5672D78C" w14:textId="77777777" w:rsidR="00F868EA" w:rsidRPr="0052167B" w:rsidRDefault="00F868EA" w:rsidP="00817E47">
            <w:pPr>
              <w:spacing w:before="0" w:line="240" w:lineRule="auto"/>
              <w:contextualSpacing w:val="0"/>
              <w:rPr>
                <w:ins w:id="19502" w:author="Phuong Truong Thi" w:date="2024-10-16T01:03:00Z"/>
                <w:rFonts w:ascii="Times New Roman" w:hAnsi="Times New Roman"/>
                <w:sz w:val="24"/>
                <w:szCs w:val="24"/>
              </w:rPr>
            </w:pPr>
            <w:ins w:id="19503" w:author="Phuong Truong Thi" w:date="2024-10-16T01:03:00Z">
              <w:r w:rsidRPr="0052167B">
                <w:rPr>
                  <w:rFonts w:ascii="Times New Roman" w:hAnsi="Times New Roman"/>
                  <w:sz w:val="24"/>
                  <w:szCs w:val="24"/>
                </w:rPr>
                <w:t>Tổng số lead/opt của KH</w:t>
              </w:r>
            </w:ins>
          </w:p>
        </w:tc>
        <w:tc>
          <w:tcPr>
            <w:tcW w:w="2363" w:type="dxa"/>
            <w:vAlign w:val="center"/>
          </w:tcPr>
          <w:p w14:paraId="0EC3FDA3" w14:textId="77777777" w:rsidR="00F868EA" w:rsidRPr="0052167B" w:rsidRDefault="00F868EA" w:rsidP="00817E47">
            <w:pPr>
              <w:spacing w:before="0" w:line="240" w:lineRule="auto"/>
              <w:contextualSpacing w:val="0"/>
              <w:rPr>
                <w:ins w:id="19504" w:author="Phuong Truong Thi" w:date="2024-10-16T01:03:00Z"/>
                <w:rFonts w:ascii="Times New Roman" w:eastAsia="Times New Roman" w:hAnsi="Times New Roman"/>
                <w:sz w:val="24"/>
                <w:szCs w:val="24"/>
                <w:lang w:eastAsia="vi-VN"/>
              </w:rPr>
            </w:pPr>
            <w:ins w:id="19505" w:author="Phuong Truong Thi" w:date="2024-10-16T01:03:00Z">
              <w:r w:rsidRPr="0052167B">
                <w:rPr>
                  <w:rFonts w:ascii="Times New Roman" w:hAnsi="Times New Roman"/>
                  <w:sz w:val="24"/>
                  <w:szCs w:val="24"/>
                </w:rPr>
                <w:t>Tổng số lead/opt đã được tạo ra để khai thác khách hàng đó</w:t>
              </w:r>
            </w:ins>
          </w:p>
        </w:tc>
        <w:tc>
          <w:tcPr>
            <w:tcW w:w="937" w:type="dxa"/>
          </w:tcPr>
          <w:p w14:paraId="0FE61FA6" w14:textId="77777777" w:rsidR="00F868EA" w:rsidRPr="00B66378" w:rsidRDefault="00F868EA" w:rsidP="00817E47">
            <w:pPr>
              <w:spacing w:before="0" w:line="240" w:lineRule="auto"/>
              <w:contextualSpacing w:val="0"/>
              <w:rPr>
                <w:ins w:id="19506" w:author="Phuong Truong Thi" w:date="2024-10-16T01:03:00Z"/>
                <w:rFonts w:ascii="Times New Roman" w:eastAsia="Times New Roman" w:hAnsi="Times New Roman"/>
                <w:sz w:val="24"/>
                <w:szCs w:val="24"/>
                <w:lang w:val="vi-VN" w:eastAsia="vi-VN"/>
              </w:rPr>
            </w:pPr>
            <w:ins w:id="19507" w:author="Phuong Truong Thi" w:date="2024-10-16T01:03:00Z">
              <w:r>
                <w:rPr>
                  <w:rFonts w:ascii="Times New Roman" w:eastAsia="Times New Roman" w:hAnsi="Times New Roman"/>
                  <w:sz w:val="24"/>
                  <w:szCs w:val="24"/>
                  <w:lang w:val="vi-VN" w:eastAsia="vi-VN"/>
                </w:rPr>
                <w:t>CRM</w:t>
              </w:r>
            </w:ins>
          </w:p>
        </w:tc>
        <w:tc>
          <w:tcPr>
            <w:tcW w:w="1111" w:type="dxa"/>
          </w:tcPr>
          <w:p w14:paraId="0A58D715" w14:textId="77777777" w:rsidR="00F868EA" w:rsidRPr="0052167B" w:rsidRDefault="00F868EA" w:rsidP="00817E47">
            <w:pPr>
              <w:spacing w:before="0" w:line="240" w:lineRule="auto"/>
              <w:contextualSpacing w:val="0"/>
              <w:rPr>
                <w:ins w:id="19508" w:author="Phuong Truong Thi" w:date="2024-10-16T01:03:00Z"/>
                <w:rFonts w:ascii="Times New Roman" w:eastAsia="Times New Roman" w:hAnsi="Times New Roman"/>
                <w:sz w:val="24"/>
                <w:szCs w:val="24"/>
                <w:lang w:eastAsia="vi-VN"/>
              </w:rPr>
            </w:pPr>
            <w:ins w:id="19509"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0D4007D0" w14:textId="77777777" w:rsidR="00F868EA" w:rsidRPr="0052167B" w:rsidRDefault="00F868EA" w:rsidP="00817E47">
            <w:pPr>
              <w:spacing w:before="0" w:line="240" w:lineRule="auto"/>
              <w:contextualSpacing w:val="0"/>
              <w:rPr>
                <w:ins w:id="19510" w:author="Phuong Truong Thi" w:date="2024-10-16T01:03:00Z"/>
                <w:rFonts w:ascii="Times New Roman" w:eastAsia="Times New Roman" w:hAnsi="Times New Roman"/>
                <w:sz w:val="24"/>
                <w:szCs w:val="24"/>
                <w:lang w:val="vi-VN" w:eastAsia="vi-VN"/>
              </w:rPr>
            </w:pPr>
          </w:p>
        </w:tc>
        <w:tc>
          <w:tcPr>
            <w:tcW w:w="994" w:type="dxa"/>
          </w:tcPr>
          <w:p w14:paraId="6C787F77" w14:textId="77777777" w:rsidR="00F868EA" w:rsidRPr="0052167B" w:rsidRDefault="00F868EA" w:rsidP="00817E47">
            <w:pPr>
              <w:spacing w:before="0" w:line="240" w:lineRule="auto"/>
              <w:contextualSpacing w:val="0"/>
              <w:jc w:val="center"/>
              <w:rPr>
                <w:ins w:id="19511" w:author="Phuong Truong Thi" w:date="2024-10-16T01:03:00Z"/>
                <w:rFonts w:ascii="Times New Roman" w:eastAsia="Times New Roman" w:hAnsi="Times New Roman"/>
                <w:sz w:val="24"/>
                <w:szCs w:val="24"/>
                <w:lang w:eastAsia="vi-VN"/>
              </w:rPr>
            </w:pPr>
            <w:ins w:id="19512" w:author="Phuong Truong Thi" w:date="2024-10-16T01:03:00Z">
              <w:r w:rsidRPr="0052167B">
                <w:rPr>
                  <w:rFonts w:ascii="Times New Roman" w:eastAsia="Times New Roman" w:hAnsi="Times New Roman"/>
                  <w:sz w:val="24"/>
                  <w:szCs w:val="24"/>
                  <w:lang w:eastAsia="vi-VN"/>
                </w:rPr>
                <w:t>N</w:t>
              </w:r>
            </w:ins>
          </w:p>
        </w:tc>
      </w:tr>
      <w:tr w:rsidR="00A35118" w:rsidRPr="0052167B" w14:paraId="3F3D8265" w14:textId="77777777" w:rsidTr="00817E47">
        <w:trPr>
          <w:trHeight w:val="276"/>
          <w:ins w:id="19513" w:author="Phuong Truong Thi" w:date="2024-10-16T01:03:00Z"/>
        </w:trPr>
        <w:tc>
          <w:tcPr>
            <w:tcW w:w="9306" w:type="dxa"/>
            <w:gridSpan w:val="7"/>
          </w:tcPr>
          <w:p w14:paraId="14DEB7CA" w14:textId="77777777" w:rsidR="00A35118" w:rsidRPr="0052167B" w:rsidRDefault="00A35118" w:rsidP="00817E47">
            <w:pPr>
              <w:spacing w:before="0" w:line="240" w:lineRule="auto"/>
              <w:contextualSpacing w:val="0"/>
              <w:jc w:val="left"/>
              <w:rPr>
                <w:ins w:id="19514" w:author="Phuong Truong Thi" w:date="2024-10-16T01:03:00Z"/>
                <w:rFonts w:ascii="Times New Roman" w:eastAsia="Times New Roman" w:hAnsi="Times New Roman"/>
                <w:sz w:val="24"/>
                <w:szCs w:val="24"/>
                <w:lang w:eastAsia="vi-VN"/>
              </w:rPr>
            </w:pPr>
            <w:ins w:id="19515" w:author="Phuong Truong Thi" w:date="2024-10-16T01:03:00Z">
              <w:r w:rsidRPr="0052167B">
                <w:rPr>
                  <w:rFonts w:ascii="Times New Roman" w:eastAsia="Times New Roman" w:hAnsi="Times New Roman"/>
                  <w:sz w:val="24"/>
                  <w:szCs w:val="24"/>
                  <w:lang w:eastAsia="vi-VN"/>
                </w:rPr>
                <w:t>Gợi ý bán</w:t>
              </w:r>
            </w:ins>
          </w:p>
        </w:tc>
      </w:tr>
      <w:tr w:rsidR="00F868EA" w:rsidRPr="0052167B" w14:paraId="6F54668F" w14:textId="77777777" w:rsidTr="004B3858">
        <w:trPr>
          <w:trHeight w:val="276"/>
          <w:ins w:id="19516" w:author="Phuong Truong Thi" w:date="2024-10-16T01:03:00Z"/>
        </w:trPr>
        <w:tc>
          <w:tcPr>
            <w:tcW w:w="670" w:type="dxa"/>
            <w:shd w:val="clear" w:color="auto" w:fill="auto"/>
            <w:vAlign w:val="center"/>
          </w:tcPr>
          <w:p w14:paraId="35C03781" w14:textId="77777777" w:rsidR="00F868EA" w:rsidRPr="0052167B" w:rsidRDefault="00F868EA" w:rsidP="00817E47">
            <w:pPr>
              <w:pStyle w:val="ListParagraph"/>
              <w:numPr>
                <w:ilvl w:val="0"/>
                <w:numId w:val="63"/>
              </w:numPr>
              <w:spacing w:before="0" w:line="240" w:lineRule="auto"/>
              <w:contextualSpacing w:val="0"/>
              <w:jc w:val="left"/>
              <w:rPr>
                <w:ins w:id="19517" w:author="Phuong Truong Thi" w:date="2024-10-16T01:03:00Z"/>
                <w:rFonts w:eastAsia="Times New Roman"/>
                <w:szCs w:val="24"/>
                <w:lang w:val="vi-VN" w:eastAsia="vi-VN"/>
              </w:rPr>
            </w:pPr>
          </w:p>
        </w:tc>
        <w:tc>
          <w:tcPr>
            <w:tcW w:w="2097" w:type="dxa"/>
            <w:shd w:val="clear" w:color="auto" w:fill="auto"/>
            <w:vAlign w:val="center"/>
          </w:tcPr>
          <w:p w14:paraId="2A1E2F66" w14:textId="77777777" w:rsidR="00F868EA" w:rsidRPr="0052167B" w:rsidRDefault="00F868EA" w:rsidP="00817E47">
            <w:pPr>
              <w:spacing w:before="0" w:line="240" w:lineRule="auto"/>
              <w:contextualSpacing w:val="0"/>
              <w:rPr>
                <w:ins w:id="19518" w:author="Phuong Truong Thi" w:date="2024-10-16T01:03:00Z"/>
                <w:rFonts w:ascii="Times New Roman" w:hAnsi="Times New Roman"/>
                <w:sz w:val="24"/>
                <w:szCs w:val="24"/>
              </w:rPr>
            </w:pPr>
            <w:ins w:id="19519" w:author="Phuong Truong Thi" w:date="2024-10-16T01:03:00Z">
              <w:r w:rsidRPr="0052167B">
                <w:rPr>
                  <w:rFonts w:ascii="Times New Roman" w:hAnsi="Times New Roman"/>
                  <w:sz w:val="24"/>
                  <w:szCs w:val="24"/>
                </w:rPr>
                <w:t>Gợi ý bán 1</w:t>
              </w:r>
            </w:ins>
          </w:p>
        </w:tc>
        <w:tc>
          <w:tcPr>
            <w:tcW w:w="2363" w:type="dxa"/>
            <w:vAlign w:val="center"/>
          </w:tcPr>
          <w:p w14:paraId="630D263B" w14:textId="77777777" w:rsidR="00F868EA" w:rsidRPr="0052167B" w:rsidRDefault="00F868EA" w:rsidP="00817E47">
            <w:pPr>
              <w:spacing w:before="0" w:line="240" w:lineRule="auto"/>
              <w:contextualSpacing w:val="0"/>
              <w:rPr>
                <w:ins w:id="19520" w:author="Phuong Truong Thi" w:date="2024-10-16T01:03:00Z"/>
                <w:rFonts w:ascii="Times New Roman" w:eastAsia="Times New Roman" w:hAnsi="Times New Roman"/>
                <w:sz w:val="24"/>
                <w:szCs w:val="24"/>
                <w:lang w:eastAsia="vi-VN"/>
              </w:rPr>
            </w:pPr>
            <w:ins w:id="19521" w:author="Phuong Truong Thi" w:date="2024-10-16T01:03:00Z">
              <w:r w:rsidRPr="0052167B">
                <w:rPr>
                  <w:rFonts w:ascii="Times New Roman" w:hAnsi="Times New Roman"/>
                  <w:sz w:val="24"/>
                  <w:szCs w:val="24"/>
                </w:rPr>
                <w:t>Gợi ý bán sản phẩm từ Model AI của EDA</w:t>
              </w:r>
            </w:ins>
          </w:p>
        </w:tc>
        <w:tc>
          <w:tcPr>
            <w:tcW w:w="937" w:type="dxa"/>
          </w:tcPr>
          <w:p w14:paraId="0A809EE5" w14:textId="77777777" w:rsidR="00F868EA" w:rsidRPr="00B66378" w:rsidRDefault="00F868EA" w:rsidP="00817E47">
            <w:pPr>
              <w:spacing w:before="0" w:line="240" w:lineRule="auto"/>
              <w:contextualSpacing w:val="0"/>
              <w:rPr>
                <w:ins w:id="19522" w:author="Phuong Truong Thi" w:date="2024-10-16T01:03:00Z"/>
                <w:rFonts w:ascii="Times New Roman" w:eastAsia="Times New Roman" w:hAnsi="Times New Roman"/>
                <w:sz w:val="24"/>
                <w:szCs w:val="24"/>
                <w:lang w:val="vi-VN" w:eastAsia="vi-VN"/>
              </w:rPr>
            </w:pPr>
            <w:ins w:id="19523" w:author="Phuong Truong Thi" w:date="2024-10-16T01:03:00Z">
              <w:r>
                <w:rPr>
                  <w:rFonts w:ascii="Times New Roman" w:eastAsia="Times New Roman" w:hAnsi="Times New Roman"/>
                  <w:sz w:val="24"/>
                  <w:szCs w:val="24"/>
                  <w:lang w:val="vi-VN" w:eastAsia="vi-VN"/>
                </w:rPr>
                <w:t>EDA</w:t>
              </w:r>
            </w:ins>
          </w:p>
        </w:tc>
        <w:tc>
          <w:tcPr>
            <w:tcW w:w="1111" w:type="dxa"/>
          </w:tcPr>
          <w:p w14:paraId="035C7B88" w14:textId="78E9C8C9" w:rsidR="00F868EA" w:rsidRPr="0052167B" w:rsidRDefault="00525739" w:rsidP="00817E47">
            <w:pPr>
              <w:spacing w:before="0" w:line="240" w:lineRule="auto"/>
              <w:contextualSpacing w:val="0"/>
              <w:rPr>
                <w:ins w:id="19524"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0DFBB6B3" w14:textId="77777777" w:rsidR="00F868EA" w:rsidRPr="0052167B" w:rsidRDefault="00F868EA" w:rsidP="00817E47">
            <w:pPr>
              <w:spacing w:before="0" w:line="240" w:lineRule="auto"/>
              <w:contextualSpacing w:val="0"/>
              <w:rPr>
                <w:ins w:id="19525" w:author="Phuong Truong Thi" w:date="2024-10-16T01:03:00Z"/>
                <w:rFonts w:ascii="Times New Roman" w:eastAsia="Times New Roman" w:hAnsi="Times New Roman"/>
                <w:sz w:val="24"/>
                <w:szCs w:val="24"/>
                <w:lang w:val="vi-VN" w:eastAsia="vi-VN"/>
              </w:rPr>
            </w:pPr>
          </w:p>
        </w:tc>
        <w:tc>
          <w:tcPr>
            <w:tcW w:w="994" w:type="dxa"/>
          </w:tcPr>
          <w:p w14:paraId="0C9C9D8A" w14:textId="77777777" w:rsidR="00F868EA" w:rsidRPr="0052167B" w:rsidRDefault="00F868EA" w:rsidP="00817E47">
            <w:pPr>
              <w:spacing w:before="0" w:line="240" w:lineRule="auto"/>
              <w:contextualSpacing w:val="0"/>
              <w:jc w:val="center"/>
              <w:rPr>
                <w:ins w:id="19526" w:author="Phuong Truong Thi" w:date="2024-10-16T01:03:00Z"/>
                <w:rFonts w:ascii="Times New Roman" w:eastAsia="Times New Roman" w:hAnsi="Times New Roman"/>
                <w:sz w:val="24"/>
                <w:szCs w:val="24"/>
                <w:lang w:eastAsia="vi-VN"/>
              </w:rPr>
            </w:pPr>
            <w:ins w:id="19527" w:author="Phuong Truong Thi" w:date="2024-10-16T01:03:00Z">
              <w:r w:rsidRPr="0052167B">
                <w:rPr>
                  <w:rFonts w:ascii="Times New Roman" w:eastAsia="Times New Roman" w:hAnsi="Times New Roman"/>
                  <w:sz w:val="24"/>
                  <w:szCs w:val="24"/>
                  <w:lang w:eastAsia="vi-VN"/>
                </w:rPr>
                <w:t>Y</w:t>
              </w:r>
            </w:ins>
          </w:p>
        </w:tc>
      </w:tr>
      <w:tr w:rsidR="00F868EA" w:rsidRPr="0052167B" w14:paraId="000547A8" w14:textId="77777777" w:rsidTr="004B3858">
        <w:trPr>
          <w:trHeight w:val="276"/>
          <w:ins w:id="19528" w:author="Phuong Truong Thi" w:date="2024-10-16T01:03:00Z"/>
        </w:trPr>
        <w:tc>
          <w:tcPr>
            <w:tcW w:w="670" w:type="dxa"/>
            <w:shd w:val="clear" w:color="auto" w:fill="auto"/>
            <w:vAlign w:val="center"/>
          </w:tcPr>
          <w:p w14:paraId="13EF7B55" w14:textId="77777777" w:rsidR="00F868EA" w:rsidRPr="0052167B" w:rsidRDefault="00F868EA" w:rsidP="00817E47">
            <w:pPr>
              <w:pStyle w:val="ListParagraph"/>
              <w:numPr>
                <w:ilvl w:val="0"/>
                <w:numId w:val="63"/>
              </w:numPr>
              <w:spacing w:before="0" w:line="240" w:lineRule="auto"/>
              <w:contextualSpacing w:val="0"/>
              <w:jc w:val="left"/>
              <w:rPr>
                <w:ins w:id="19529" w:author="Phuong Truong Thi" w:date="2024-10-16T01:03:00Z"/>
                <w:rFonts w:eastAsia="Times New Roman"/>
                <w:szCs w:val="24"/>
                <w:lang w:val="vi-VN" w:eastAsia="vi-VN"/>
              </w:rPr>
            </w:pPr>
          </w:p>
        </w:tc>
        <w:tc>
          <w:tcPr>
            <w:tcW w:w="2097" w:type="dxa"/>
            <w:shd w:val="clear" w:color="auto" w:fill="auto"/>
            <w:vAlign w:val="center"/>
          </w:tcPr>
          <w:p w14:paraId="655B1743" w14:textId="77777777" w:rsidR="00F868EA" w:rsidRPr="0052167B" w:rsidRDefault="00F868EA" w:rsidP="00817E47">
            <w:pPr>
              <w:spacing w:before="0" w:line="240" w:lineRule="auto"/>
              <w:contextualSpacing w:val="0"/>
              <w:rPr>
                <w:ins w:id="19530" w:author="Phuong Truong Thi" w:date="2024-10-16T01:03:00Z"/>
                <w:rFonts w:ascii="Times New Roman" w:hAnsi="Times New Roman"/>
                <w:sz w:val="24"/>
                <w:szCs w:val="24"/>
              </w:rPr>
            </w:pPr>
            <w:ins w:id="19531" w:author="Phuong Truong Thi" w:date="2024-10-16T01:03:00Z">
              <w:r w:rsidRPr="0052167B">
                <w:rPr>
                  <w:rFonts w:ascii="Times New Roman" w:hAnsi="Times New Roman"/>
                  <w:sz w:val="24"/>
                  <w:szCs w:val="24"/>
                </w:rPr>
                <w:t>Gợi ý bán 2</w:t>
              </w:r>
            </w:ins>
          </w:p>
        </w:tc>
        <w:tc>
          <w:tcPr>
            <w:tcW w:w="2363" w:type="dxa"/>
            <w:vAlign w:val="center"/>
          </w:tcPr>
          <w:p w14:paraId="729845B2" w14:textId="77777777" w:rsidR="00F868EA" w:rsidRPr="0052167B" w:rsidRDefault="00F868EA" w:rsidP="00817E47">
            <w:pPr>
              <w:spacing w:before="0" w:line="240" w:lineRule="auto"/>
              <w:contextualSpacing w:val="0"/>
              <w:rPr>
                <w:ins w:id="19532" w:author="Phuong Truong Thi" w:date="2024-10-16T01:03:00Z"/>
                <w:rFonts w:ascii="Times New Roman" w:eastAsia="Times New Roman" w:hAnsi="Times New Roman"/>
                <w:sz w:val="24"/>
                <w:szCs w:val="24"/>
                <w:lang w:eastAsia="vi-VN"/>
              </w:rPr>
            </w:pPr>
            <w:ins w:id="19533" w:author="Phuong Truong Thi" w:date="2024-10-16T01:03:00Z">
              <w:r w:rsidRPr="0052167B">
                <w:rPr>
                  <w:rFonts w:ascii="Times New Roman" w:hAnsi="Times New Roman"/>
                  <w:sz w:val="24"/>
                  <w:szCs w:val="24"/>
                </w:rPr>
                <w:t>Gợi ý bán sản phẩm từ Model AI của EDA</w:t>
              </w:r>
            </w:ins>
          </w:p>
        </w:tc>
        <w:tc>
          <w:tcPr>
            <w:tcW w:w="937" w:type="dxa"/>
          </w:tcPr>
          <w:p w14:paraId="56B6AE21" w14:textId="77777777" w:rsidR="00F868EA" w:rsidRPr="0052167B" w:rsidRDefault="00F868EA" w:rsidP="00817E47">
            <w:pPr>
              <w:spacing w:before="0" w:line="240" w:lineRule="auto"/>
              <w:contextualSpacing w:val="0"/>
              <w:rPr>
                <w:ins w:id="19534" w:author="Phuong Truong Thi" w:date="2024-10-16T01:03:00Z"/>
                <w:rFonts w:ascii="Times New Roman" w:eastAsia="Times New Roman" w:hAnsi="Times New Roman"/>
                <w:sz w:val="24"/>
                <w:szCs w:val="24"/>
                <w:lang w:eastAsia="vi-VN"/>
              </w:rPr>
            </w:pPr>
            <w:ins w:id="19535" w:author="Phuong Truong Thi" w:date="2024-10-16T01:03:00Z">
              <w:r w:rsidRPr="00927521">
                <w:rPr>
                  <w:rFonts w:ascii="Times New Roman" w:eastAsia="Times New Roman" w:hAnsi="Times New Roman"/>
                  <w:sz w:val="24"/>
                  <w:szCs w:val="24"/>
                  <w:lang w:val="vi-VN" w:eastAsia="vi-VN"/>
                </w:rPr>
                <w:t>EDA</w:t>
              </w:r>
            </w:ins>
          </w:p>
        </w:tc>
        <w:tc>
          <w:tcPr>
            <w:tcW w:w="1111" w:type="dxa"/>
          </w:tcPr>
          <w:p w14:paraId="39431A8E" w14:textId="1F2577C0" w:rsidR="00F868EA" w:rsidRPr="0052167B" w:rsidRDefault="00525739" w:rsidP="00817E47">
            <w:pPr>
              <w:spacing w:before="0" w:line="240" w:lineRule="auto"/>
              <w:contextualSpacing w:val="0"/>
              <w:rPr>
                <w:ins w:id="19536"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5E5E8902" w14:textId="77777777" w:rsidR="00F868EA" w:rsidRPr="0052167B" w:rsidRDefault="00F868EA" w:rsidP="00817E47">
            <w:pPr>
              <w:spacing w:before="0" w:line="240" w:lineRule="auto"/>
              <w:contextualSpacing w:val="0"/>
              <w:rPr>
                <w:ins w:id="19537" w:author="Phuong Truong Thi" w:date="2024-10-16T01:03:00Z"/>
                <w:rFonts w:ascii="Times New Roman" w:eastAsia="Times New Roman" w:hAnsi="Times New Roman"/>
                <w:sz w:val="24"/>
                <w:szCs w:val="24"/>
                <w:lang w:val="vi-VN" w:eastAsia="vi-VN"/>
              </w:rPr>
            </w:pPr>
          </w:p>
        </w:tc>
        <w:tc>
          <w:tcPr>
            <w:tcW w:w="994" w:type="dxa"/>
          </w:tcPr>
          <w:p w14:paraId="6BBB003E" w14:textId="77777777" w:rsidR="00F868EA" w:rsidRPr="0052167B" w:rsidRDefault="00F868EA" w:rsidP="00817E47">
            <w:pPr>
              <w:spacing w:before="0" w:line="240" w:lineRule="auto"/>
              <w:contextualSpacing w:val="0"/>
              <w:jc w:val="center"/>
              <w:rPr>
                <w:ins w:id="19538" w:author="Phuong Truong Thi" w:date="2024-10-16T01:03:00Z"/>
                <w:rFonts w:ascii="Times New Roman" w:eastAsia="Times New Roman" w:hAnsi="Times New Roman"/>
                <w:sz w:val="24"/>
                <w:szCs w:val="24"/>
                <w:lang w:eastAsia="vi-VN"/>
              </w:rPr>
            </w:pPr>
            <w:ins w:id="19539" w:author="Phuong Truong Thi" w:date="2024-10-16T01:03:00Z">
              <w:r w:rsidRPr="0052167B">
                <w:rPr>
                  <w:rFonts w:ascii="Times New Roman" w:eastAsia="Times New Roman" w:hAnsi="Times New Roman"/>
                  <w:sz w:val="24"/>
                  <w:szCs w:val="24"/>
                  <w:lang w:eastAsia="vi-VN"/>
                </w:rPr>
                <w:t>Y</w:t>
              </w:r>
            </w:ins>
          </w:p>
        </w:tc>
      </w:tr>
      <w:tr w:rsidR="00F868EA" w:rsidRPr="0052167B" w14:paraId="777F27D5" w14:textId="77777777" w:rsidTr="004B3858">
        <w:trPr>
          <w:trHeight w:val="276"/>
          <w:ins w:id="19540" w:author="Phuong Truong Thi" w:date="2024-10-16T01:03:00Z"/>
        </w:trPr>
        <w:tc>
          <w:tcPr>
            <w:tcW w:w="670" w:type="dxa"/>
            <w:shd w:val="clear" w:color="auto" w:fill="auto"/>
            <w:vAlign w:val="center"/>
          </w:tcPr>
          <w:p w14:paraId="659AB8B1" w14:textId="77777777" w:rsidR="00F868EA" w:rsidRPr="0052167B" w:rsidRDefault="00F868EA" w:rsidP="00817E47">
            <w:pPr>
              <w:pStyle w:val="ListParagraph"/>
              <w:numPr>
                <w:ilvl w:val="0"/>
                <w:numId w:val="63"/>
              </w:numPr>
              <w:spacing w:before="0" w:line="240" w:lineRule="auto"/>
              <w:contextualSpacing w:val="0"/>
              <w:jc w:val="left"/>
              <w:rPr>
                <w:ins w:id="19541" w:author="Phuong Truong Thi" w:date="2024-10-16T01:03:00Z"/>
                <w:rFonts w:eastAsia="Times New Roman"/>
                <w:szCs w:val="24"/>
                <w:lang w:val="vi-VN" w:eastAsia="vi-VN"/>
              </w:rPr>
            </w:pPr>
          </w:p>
        </w:tc>
        <w:tc>
          <w:tcPr>
            <w:tcW w:w="2097" w:type="dxa"/>
            <w:shd w:val="clear" w:color="auto" w:fill="auto"/>
            <w:vAlign w:val="center"/>
          </w:tcPr>
          <w:p w14:paraId="7BAC5523" w14:textId="77777777" w:rsidR="00F868EA" w:rsidRPr="0052167B" w:rsidRDefault="00F868EA" w:rsidP="00817E47">
            <w:pPr>
              <w:spacing w:before="0" w:line="240" w:lineRule="auto"/>
              <w:contextualSpacing w:val="0"/>
              <w:rPr>
                <w:ins w:id="19542" w:author="Phuong Truong Thi" w:date="2024-10-16T01:03:00Z"/>
                <w:rFonts w:ascii="Times New Roman" w:hAnsi="Times New Roman"/>
                <w:sz w:val="24"/>
                <w:szCs w:val="24"/>
              </w:rPr>
            </w:pPr>
            <w:ins w:id="19543" w:author="Phuong Truong Thi" w:date="2024-10-16T01:03:00Z">
              <w:r w:rsidRPr="0052167B">
                <w:rPr>
                  <w:rFonts w:ascii="Times New Roman" w:hAnsi="Times New Roman"/>
                  <w:sz w:val="24"/>
                  <w:szCs w:val="24"/>
                </w:rPr>
                <w:t>Gợi ý bán 3</w:t>
              </w:r>
            </w:ins>
          </w:p>
        </w:tc>
        <w:tc>
          <w:tcPr>
            <w:tcW w:w="2363" w:type="dxa"/>
            <w:vAlign w:val="center"/>
          </w:tcPr>
          <w:p w14:paraId="1D4B0A91" w14:textId="77777777" w:rsidR="00F868EA" w:rsidRPr="0052167B" w:rsidRDefault="00F868EA" w:rsidP="00817E47">
            <w:pPr>
              <w:spacing w:before="0" w:line="240" w:lineRule="auto"/>
              <w:contextualSpacing w:val="0"/>
              <w:rPr>
                <w:ins w:id="19544" w:author="Phuong Truong Thi" w:date="2024-10-16T01:03:00Z"/>
                <w:rFonts w:ascii="Times New Roman" w:eastAsia="Times New Roman" w:hAnsi="Times New Roman"/>
                <w:sz w:val="24"/>
                <w:szCs w:val="24"/>
                <w:lang w:eastAsia="vi-VN"/>
              </w:rPr>
            </w:pPr>
            <w:ins w:id="19545" w:author="Phuong Truong Thi" w:date="2024-10-16T01:03:00Z">
              <w:r w:rsidRPr="0052167B">
                <w:rPr>
                  <w:rFonts w:ascii="Times New Roman" w:hAnsi="Times New Roman"/>
                  <w:sz w:val="24"/>
                  <w:szCs w:val="24"/>
                </w:rPr>
                <w:t>Gợi ý bán sản phẩm từ Model AI của EDA</w:t>
              </w:r>
            </w:ins>
          </w:p>
        </w:tc>
        <w:tc>
          <w:tcPr>
            <w:tcW w:w="937" w:type="dxa"/>
          </w:tcPr>
          <w:p w14:paraId="62E1110D" w14:textId="77777777" w:rsidR="00F868EA" w:rsidRPr="0052167B" w:rsidRDefault="00F868EA" w:rsidP="00817E47">
            <w:pPr>
              <w:spacing w:before="0" w:line="240" w:lineRule="auto"/>
              <w:contextualSpacing w:val="0"/>
              <w:rPr>
                <w:ins w:id="19546" w:author="Phuong Truong Thi" w:date="2024-10-16T01:03:00Z"/>
                <w:rFonts w:ascii="Times New Roman" w:eastAsia="Times New Roman" w:hAnsi="Times New Roman"/>
                <w:sz w:val="24"/>
                <w:szCs w:val="24"/>
                <w:lang w:eastAsia="vi-VN"/>
              </w:rPr>
            </w:pPr>
            <w:ins w:id="19547" w:author="Phuong Truong Thi" w:date="2024-10-16T01:03:00Z">
              <w:r w:rsidRPr="00927521">
                <w:rPr>
                  <w:rFonts w:ascii="Times New Roman" w:eastAsia="Times New Roman" w:hAnsi="Times New Roman"/>
                  <w:sz w:val="24"/>
                  <w:szCs w:val="24"/>
                  <w:lang w:val="vi-VN" w:eastAsia="vi-VN"/>
                </w:rPr>
                <w:t>EDA</w:t>
              </w:r>
            </w:ins>
          </w:p>
        </w:tc>
        <w:tc>
          <w:tcPr>
            <w:tcW w:w="1111" w:type="dxa"/>
          </w:tcPr>
          <w:p w14:paraId="6F57F849" w14:textId="0B6F980F" w:rsidR="00F868EA" w:rsidRPr="0052167B" w:rsidRDefault="00525739" w:rsidP="00817E47">
            <w:pPr>
              <w:spacing w:before="0" w:line="240" w:lineRule="auto"/>
              <w:contextualSpacing w:val="0"/>
              <w:rPr>
                <w:ins w:id="19548"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1CDCFD2F" w14:textId="77777777" w:rsidR="00F868EA" w:rsidRPr="0052167B" w:rsidRDefault="00F868EA" w:rsidP="00817E47">
            <w:pPr>
              <w:spacing w:before="0" w:line="240" w:lineRule="auto"/>
              <w:contextualSpacing w:val="0"/>
              <w:rPr>
                <w:ins w:id="19549" w:author="Phuong Truong Thi" w:date="2024-10-16T01:03:00Z"/>
                <w:rFonts w:ascii="Times New Roman" w:eastAsia="Times New Roman" w:hAnsi="Times New Roman"/>
                <w:sz w:val="24"/>
                <w:szCs w:val="24"/>
                <w:lang w:val="vi-VN" w:eastAsia="vi-VN"/>
              </w:rPr>
            </w:pPr>
          </w:p>
        </w:tc>
        <w:tc>
          <w:tcPr>
            <w:tcW w:w="994" w:type="dxa"/>
          </w:tcPr>
          <w:p w14:paraId="64E9C6DE" w14:textId="77777777" w:rsidR="00F868EA" w:rsidRPr="0052167B" w:rsidRDefault="00F868EA" w:rsidP="00817E47">
            <w:pPr>
              <w:spacing w:before="0" w:line="240" w:lineRule="auto"/>
              <w:contextualSpacing w:val="0"/>
              <w:jc w:val="center"/>
              <w:rPr>
                <w:ins w:id="19550" w:author="Phuong Truong Thi" w:date="2024-10-16T01:03:00Z"/>
                <w:rFonts w:ascii="Times New Roman" w:eastAsia="Times New Roman" w:hAnsi="Times New Roman"/>
                <w:sz w:val="24"/>
                <w:szCs w:val="24"/>
                <w:lang w:eastAsia="vi-VN"/>
              </w:rPr>
            </w:pPr>
            <w:ins w:id="19551" w:author="Phuong Truong Thi" w:date="2024-10-16T01:03:00Z">
              <w:r w:rsidRPr="0052167B">
                <w:rPr>
                  <w:rFonts w:ascii="Times New Roman" w:eastAsia="Times New Roman" w:hAnsi="Times New Roman"/>
                  <w:sz w:val="24"/>
                  <w:szCs w:val="24"/>
                  <w:lang w:eastAsia="vi-VN"/>
                </w:rPr>
                <w:t>Y</w:t>
              </w:r>
            </w:ins>
          </w:p>
        </w:tc>
      </w:tr>
      <w:tr w:rsidR="00A35118" w:rsidRPr="0052167B" w14:paraId="48425BEC" w14:textId="77777777" w:rsidTr="00817E47">
        <w:trPr>
          <w:trHeight w:val="276"/>
          <w:ins w:id="19552" w:author="Phuong Truong Thi" w:date="2024-10-16T01:03:00Z"/>
        </w:trPr>
        <w:tc>
          <w:tcPr>
            <w:tcW w:w="9306" w:type="dxa"/>
            <w:gridSpan w:val="7"/>
          </w:tcPr>
          <w:p w14:paraId="71759E2F" w14:textId="77777777" w:rsidR="00A35118" w:rsidRPr="0052167B" w:rsidRDefault="00A35118" w:rsidP="00817E47">
            <w:pPr>
              <w:spacing w:before="0" w:line="240" w:lineRule="auto"/>
              <w:contextualSpacing w:val="0"/>
              <w:jc w:val="left"/>
              <w:rPr>
                <w:ins w:id="19553" w:author="Phuong Truong Thi" w:date="2024-10-16T01:03:00Z"/>
                <w:rFonts w:ascii="Times New Roman" w:eastAsia="Times New Roman" w:hAnsi="Times New Roman"/>
                <w:sz w:val="24"/>
                <w:szCs w:val="24"/>
                <w:lang w:eastAsia="vi-VN"/>
              </w:rPr>
            </w:pPr>
            <w:ins w:id="19554" w:author="Phuong Truong Thi" w:date="2024-10-16T01:03:00Z">
              <w:r w:rsidRPr="0052167B">
                <w:rPr>
                  <w:rFonts w:ascii="Times New Roman" w:eastAsia="Times New Roman" w:hAnsi="Times New Roman"/>
                  <w:sz w:val="24"/>
                  <w:szCs w:val="24"/>
                  <w:lang w:eastAsia="vi-VN"/>
                </w:rPr>
                <w:t>AUM</w:t>
              </w:r>
            </w:ins>
          </w:p>
        </w:tc>
      </w:tr>
      <w:tr w:rsidR="00F868EA" w:rsidRPr="0052167B" w14:paraId="4F10D96F" w14:textId="77777777" w:rsidTr="004B3858">
        <w:trPr>
          <w:trHeight w:val="276"/>
          <w:ins w:id="19555" w:author="Phuong Truong Thi" w:date="2024-10-16T01:03:00Z"/>
        </w:trPr>
        <w:tc>
          <w:tcPr>
            <w:tcW w:w="670" w:type="dxa"/>
            <w:shd w:val="clear" w:color="auto" w:fill="auto"/>
            <w:vAlign w:val="center"/>
          </w:tcPr>
          <w:p w14:paraId="34CD4779" w14:textId="77777777" w:rsidR="00F868EA" w:rsidRPr="0052167B" w:rsidRDefault="00F868EA" w:rsidP="00817E47">
            <w:pPr>
              <w:pStyle w:val="ListParagraph"/>
              <w:numPr>
                <w:ilvl w:val="0"/>
                <w:numId w:val="63"/>
              </w:numPr>
              <w:spacing w:before="0" w:line="240" w:lineRule="auto"/>
              <w:contextualSpacing w:val="0"/>
              <w:jc w:val="left"/>
              <w:rPr>
                <w:ins w:id="19556" w:author="Phuong Truong Thi" w:date="2024-10-16T01:03:00Z"/>
                <w:rFonts w:eastAsia="Times New Roman"/>
                <w:szCs w:val="24"/>
                <w:lang w:val="vi-VN" w:eastAsia="vi-VN"/>
              </w:rPr>
            </w:pPr>
          </w:p>
        </w:tc>
        <w:tc>
          <w:tcPr>
            <w:tcW w:w="2097" w:type="dxa"/>
            <w:shd w:val="clear" w:color="auto" w:fill="auto"/>
            <w:vAlign w:val="center"/>
          </w:tcPr>
          <w:p w14:paraId="423BC586" w14:textId="77777777" w:rsidR="00F868EA" w:rsidRPr="002F0D98" w:rsidRDefault="00F868EA" w:rsidP="00817E47">
            <w:pPr>
              <w:spacing w:before="0" w:line="240" w:lineRule="auto"/>
              <w:contextualSpacing w:val="0"/>
              <w:rPr>
                <w:ins w:id="19557" w:author="Phuong Truong Thi" w:date="2024-10-16T01:03:00Z"/>
                <w:rFonts w:ascii="Times New Roman" w:hAnsi="Times New Roman"/>
                <w:sz w:val="24"/>
                <w:szCs w:val="24"/>
                <w:lang w:val="vi-VN"/>
              </w:rPr>
            </w:pPr>
            <w:ins w:id="19558" w:author="Phuong Truong Thi" w:date="2024-10-16T01:03:00Z">
              <w:r w:rsidRPr="002F0D98">
                <w:rPr>
                  <w:rFonts w:ascii="Times New Roman" w:hAnsi="Times New Roman"/>
                  <w:sz w:val="24"/>
                  <w:szCs w:val="24"/>
                  <w:lang w:val="vi-VN"/>
                </w:rPr>
                <w:t>AUM tại ngày dữ liệu</w:t>
              </w:r>
            </w:ins>
          </w:p>
        </w:tc>
        <w:tc>
          <w:tcPr>
            <w:tcW w:w="2363" w:type="dxa"/>
            <w:vAlign w:val="center"/>
          </w:tcPr>
          <w:p w14:paraId="0A1573FC" w14:textId="77777777" w:rsidR="00F868EA" w:rsidRPr="002F0D98" w:rsidRDefault="00F868EA" w:rsidP="00817E47">
            <w:pPr>
              <w:spacing w:before="0" w:line="240" w:lineRule="auto"/>
              <w:contextualSpacing w:val="0"/>
              <w:rPr>
                <w:ins w:id="19559" w:author="Phuong Truong Thi" w:date="2024-10-16T01:03:00Z"/>
                <w:rFonts w:ascii="Times New Roman" w:eastAsia="Times New Roman" w:hAnsi="Times New Roman"/>
                <w:sz w:val="24"/>
                <w:szCs w:val="24"/>
                <w:lang w:val="vi-VN" w:eastAsia="vi-VN"/>
              </w:rPr>
            </w:pPr>
            <w:ins w:id="19560" w:author="Phuong Truong Thi" w:date="2024-10-16T01:03:00Z">
              <w:r w:rsidRPr="002F0D98">
                <w:rPr>
                  <w:rFonts w:ascii="Times New Roman" w:hAnsi="Times New Roman"/>
                  <w:sz w:val="24"/>
                  <w:szCs w:val="24"/>
                  <w:lang w:val="vi-VN"/>
                </w:rPr>
                <w:t>AUM cuối kỳ (Tổng tài sản của khách hàng) tại ngày T-1</w:t>
              </w:r>
            </w:ins>
          </w:p>
        </w:tc>
        <w:tc>
          <w:tcPr>
            <w:tcW w:w="937" w:type="dxa"/>
          </w:tcPr>
          <w:p w14:paraId="740F36E7" w14:textId="77777777" w:rsidR="00F868EA" w:rsidRPr="00B66378" w:rsidRDefault="00F868EA" w:rsidP="00817E47">
            <w:pPr>
              <w:spacing w:before="0" w:line="240" w:lineRule="auto"/>
              <w:contextualSpacing w:val="0"/>
              <w:rPr>
                <w:ins w:id="19561" w:author="Phuong Truong Thi" w:date="2024-10-16T01:03:00Z"/>
                <w:rFonts w:ascii="Times New Roman" w:eastAsia="Times New Roman" w:hAnsi="Times New Roman"/>
                <w:sz w:val="24"/>
                <w:szCs w:val="24"/>
                <w:lang w:val="vi-VN" w:eastAsia="vi-VN"/>
              </w:rPr>
            </w:pPr>
            <w:ins w:id="19562" w:author="Phuong Truong Thi" w:date="2024-10-16T01:03:00Z">
              <w:r>
                <w:rPr>
                  <w:rFonts w:ascii="Times New Roman" w:eastAsia="Times New Roman" w:hAnsi="Times New Roman"/>
                  <w:sz w:val="24"/>
                  <w:szCs w:val="24"/>
                  <w:lang w:val="vi-VN" w:eastAsia="vi-VN"/>
                </w:rPr>
                <w:t>CRM</w:t>
              </w:r>
            </w:ins>
          </w:p>
        </w:tc>
        <w:tc>
          <w:tcPr>
            <w:tcW w:w="1111" w:type="dxa"/>
          </w:tcPr>
          <w:p w14:paraId="06BA2A24" w14:textId="77777777" w:rsidR="00F868EA" w:rsidRPr="0052167B" w:rsidRDefault="00F868EA" w:rsidP="00817E47">
            <w:pPr>
              <w:spacing w:before="0" w:line="240" w:lineRule="auto"/>
              <w:contextualSpacing w:val="0"/>
              <w:rPr>
                <w:ins w:id="19563" w:author="Phuong Truong Thi" w:date="2024-10-16T01:03:00Z"/>
                <w:rFonts w:ascii="Times New Roman" w:eastAsia="Times New Roman" w:hAnsi="Times New Roman"/>
                <w:sz w:val="24"/>
                <w:szCs w:val="24"/>
                <w:lang w:eastAsia="vi-VN"/>
              </w:rPr>
            </w:pPr>
            <w:ins w:id="19564" w:author="Phuong Truong Thi" w:date="2024-10-16T01:03:00Z">
              <w:r w:rsidRPr="00D147EC">
                <w:rPr>
                  <w:rFonts w:ascii="Times New Roman" w:eastAsia="Times New Roman" w:hAnsi="Times New Roman"/>
                  <w:sz w:val="24"/>
                  <w:szCs w:val="24"/>
                  <w:lang w:eastAsia="vi-VN"/>
                </w:rPr>
                <w:t>Currency</w:t>
              </w:r>
              <w:r>
                <w:rPr>
                  <w:rFonts w:ascii="Times New Roman" w:eastAsia="Times New Roman" w:hAnsi="Times New Roman"/>
                  <w:sz w:val="24"/>
                  <w:szCs w:val="24"/>
                  <w:lang w:val="vi-VN" w:eastAsia="vi-VN"/>
                </w:rPr>
                <w:t xml:space="preserve"> </w:t>
              </w:r>
            </w:ins>
          </w:p>
        </w:tc>
        <w:tc>
          <w:tcPr>
            <w:tcW w:w="1134" w:type="dxa"/>
            <w:shd w:val="clear" w:color="auto" w:fill="auto"/>
            <w:noWrap/>
            <w:vAlign w:val="center"/>
          </w:tcPr>
          <w:p w14:paraId="2EEF620C" w14:textId="77777777" w:rsidR="00F868EA" w:rsidRPr="0052167B" w:rsidRDefault="00F868EA" w:rsidP="00817E47">
            <w:pPr>
              <w:spacing w:before="0" w:line="240" w:lineRule="auto"/>
              <w:contextualSpacing w:val="0"/>
              <w:rPr>
                <w:ins w:id="19565" w:author="Phuong Truong Thi" w:date="2024-10-16T01:03:00Z"/>
                <w:rFonts w:ascii="Times New Roman" w:eastAsia="Times New Roman" w:hAnsi="Times New Roman"/>
                <w:sz w:val="24"/>
                <w:szCs w:val="24"/>
                <w:lang w:val="vi-VN" w:eastAsia="vi-VN"/>
              </w:rPr>
            </w:pPr>
          </w:p>
        </w:tc>
        <w:tc>
          <w:tcPr>
            <w:tcW w:w="994" w:type="dxa"/>
          </w:tcPr>
          <w:p w14:paraId="30913E54" w14:textId="77777777" w:rsidR="00F868EA" w:rsidRPr="0052167B" w:rsidRDefault="00F868EA" w:rsidP="00817E47">
            <w:pPr>
              <w:spacing w:before="0" w:line="240" w:lineRule="auto"/>
              <w:contextualSpacing w:val="0"/>
              <w:jc w:val="center"/>
              <w:rPr>
                <w:ins w:id="19566" w:author="Phuong Truong Thi" w:date="2024-10-16T01:03:00Z"/>
                <w:rFonts w:ascii="Times New Roman" w:eastAsia="Times New Roman" w:hAnsi="Times New Roman"/>
                <w:sz w:val="24"/>
                <w:szCs w:val="24"/>
                <w:lang w:eastAsia="vi-VN"/>
              </w:rPr>
            </w:pPr>
            <w:ins w:id="19567" w:author="Phuong Truong Thi" w:date="2024-10-16T01:03:00Z">
              <w:r w:rsidRPr="0052167B">
                <w:rPr>
                  <w:rFonts w:ascii="Times New Roman" w:eastAsia="Times New Roman" w:hAnsi="Times New Roman"/>
                  <w:sz w:val="24"/>
                  <w:szCs w:val="24"/>
                  <w:lang w:eastAsia="vi-VN"/>
                </w:rPr>
                <w:t>Y</w:t>
              </w:r>
            </w:ins>
          </w:p>
        </w:tc>
      </w:tr>
      <w:tr w:rsidR="00F868EA" w:rsidRPr="0052167B" w14:paraId="6CE1C631" w14:textId="77777777" w:rsidTr="004B3858">
        <w:trPr>
          <w:trHeight w:val="276"/>
          <w:ins w:id="19568" w:author="Phuong Truong Thi" w:date="2024-10-16T01:03:00Z"/>
        </w:trPr>
        <w:tc>
          <w:tcPr>
            <w:tcW w:w="670" w:type="dxa"/>
            <w:shd w:val="clear" w:color="auto" w:fill="auto"/>
            <w:vAlign w:val="center"/>
          </w:tcPr>
          <w:p w14:paraId="547244A6" w14:textId="77777777" w:rsidR="00F868EA" w:rsidRPr="0052167B" w:rsidRDefault="00F868EA" w:rsidP="00817E47">
            <w:pPr>
              <w:pStyle w:val="ListParagraph"/>
              <w:numPr>
                <w:ilvl w:val="0"/>
                <w:numId w:val="63"/>
              </w:numPr>
              <w:spacing w:before="0" w:line="240" w:lineRule="auto"/>
              <w:contextualSpacing w:val="0"/>
              <w:jc w:val="left"/>
              <w:rPr>
                <w:ins w:id="19569" w:author="Phuong Truong Thi" w:date="2024-10-16T01:03:00Z"/>
                <w:rFonts w:eastAsia="Times New Roman"/>
                <w:szCs w:val="24"/>
                <w:lang w:val="vi-VN" w:eastAsia="vi-VN"/>
              </w:rPr>
            </w:pPr>
          </w:p>
        </w:tc>
        <w:tc>
          <w:tcPr>
            <w:tcW w:w="2097" w:type="dxa"/>
            <w:shd w:val="clear" w:color="auto" w:fill="auto"/>
            <w:vAlign w:val="center"/>
          </w:tcPr>
          <w:p w14:paraId="3EC07F87" w14:textId="77777777" w:rsidR="00F868EA" w:rsidRPr="0052167B" w:rsidRDefault="00F868EA" w:rsidP="00817E47">
            <w:pPr>
              <w:spacing w:before="0" w:line="240" w:lineRule="auto"/>
              <w:contextualSpacing w:val="0"/>
              <w:rPr>
                <w:ins w:id="19570" w:author="Phuong Truong Thi" w:date="2024-10-16T01:03:00Z"/>
                <w:rFonts w:ascii="Times New Roman" w:hAnsi="Times New Roman"/>
                <w:sz w:val="24"/>
                <w:szCs w:val="24"/>
              </w:rPr>
            </w:pPr>
            <w:ins w:id="19571" w:author="Phuong Truong Thi" w:date="2024-10-16T01:03:00Z">
              <w:r w:rsidRPr="0052167B">
                <w:rPr>
                  <w:rFonts w:ascii="Times New Roman" w:hAnsi="Times New Roman"/>
                  <w:sz w:val="24"/>
                  <w:szCs w:val="24"/>
                </w:rPr>
                <w:t>AUM trung bình tháng trước</w:t>
              </w:r>
            </w:ins>
          </w:p>
        </w:tc>
        <w:tc>
          <w:tcPr>
            <w:tcW w:w="2363" w:type="dxa"/>
            <w:vAlign w:val="center"/>
          </w:tcPr>
          <w:p w14:paraId="79E9351B" w14:textId="77777777" w:rsidR="00F868EA" w:rsidRPr="0052167B" w:rsidRDefault="00F868EA" w:rsidP="00817E47">
            <w:pPr>
              <w:spacing w:before="0" w:line="240" w:lineRule="auto"/>
              <w:contextualSpacing w:val="0"/>
              <w:rPr>
                <w:ins w:id="19572" w:author="Phuong Truong Thi" w:date="2024-10-16T01:03:00Z"/>
                <w:rFonts w:ascii="Times New Roman" w:eastAsia="Times New Roman" w:hAnsi="Times New Roman"/>
                <w:sz w:val="24"/>
                <w:szCs w:val="24"/>
                <w:lang w:eastAsia="vi-VN"/>
              </w:rPr>
            </w:pPr>
            <w:ins w:id="19573" w:author="Phuong Truong Thi" w:date="2024-10-16T01:03:00Z">
              <w:r w:rsidRPr="0052167B">
                <w:rPr>
                  <w:rFonts w:ascii="Times New Roman" w:hAnsi="Times New Roman"/>
                  <w:sz w:val="24"/>
                  <w:szCs w:val="24"/>
                </w:rPr>
                <w:t>AUM (Tổng tài sản của khách hàng) trung bình của tháng trước</w:t>
              </w:r>
            </w:ins>
          </w:p>
        </w:tc>
        <w:tc>
          <w:tcPr>
            <w:tcW w:w="937" w:type="dxa"/>
          </w:tcPr>
          <w:p w14:paraId="02A74F90" w14:textId="77777777" w:rsidR="00F868EA" w:rsidRPr="0052167B" w:rsidRDefault="00F868EA" w:rsidP="00817E47">
            <w:pPr>
              <w:spacing w:before="0" w:line="240" w:lineRule="auto"/>
              <w:contextualSpacing w:val="0"/>
              <w:rPr>
                <w:ins w:id="19574" w:author="Phuong Truong Thi" w:date="2024-10-16T01:03:00Z"/>
                <w:rFonts w:ascii="Times New Roman" w:eastAsia="Times New Roman" w:hAnsi="Times New Roman"/>
                <w:sz w:val="24"/>
                <w:szCs w:val="24"/>
                <w:lang w:eastAsia="vi-VN"/>
              </w:rPr>
            </w:pPr>
          </w:p>
        </w:tc>
        <w:tc>
          <w:tcPr>
            <w:tcW w:w="1111" w:type="dxa"/>
          </w:tcPr>
          <w:p w14:paraId="67A3F970" w14:textId="77777777" w:rsidR="00F868EA" w:rsidRPr="0052167B" w:rsidRDefault="00F868EA" w:rsidP="00817E47">
            <w:pPr>
              <w:spacing w:before="0" w:line="240" w:lineRule="auto"/>
              <w:contextualSpacing w:val="0"/>
              <w:rPr>
                <w:ins w:id="19575" w:author="Phuong Truong Thi" w:date="2024-10-16T01:03:00Z"/>
                <w:rFonts w:ascii="Times New Roman" w:eastAsia="Times New Roman" w:hAnsi="Times New Roman"/>
                <w:sz w:val="24"/>
                <w:szCs w:val="24"/>
                <w:lang w:eastAsia="vi-VN"/>
              </w:rPr>
            </w:pPr>
            <w:ins w:id="19576" w:author="Phuong Truong Thi" w:date="2024-10-16T01:03:00Z">
              <w:r w:rsidRPr="00D147EC">
                <w:rPr>
                  <w:rFonts w:ascii="Times New Roman" w:eastAsia="Times New Roman" w:hAnsi="Times New Roman"/>
                  <w:sz w:val="24"/>
                  <w:szCs w:val="24"/>
                  <w:lang w:eastAsia="vi-VN"/>
                </w:rPr>
                <w:t>Currency</w:t>
              </w:r>
              <w:r>
                <w:rPr>
                  <w:rFonts w:ascii="Times New Roman" w:eastAsia="Times New Roman" w:hAnsi="Times New Roman"/>
                  <w:sz w:val="24"/>
                  <w:szCs w:val="24"/>
                  <w:lang w:val="vi-VN" w:eastAsia="vi-VN"/>
                </w:rPr>
                <w:t xml:space="preserve"> </w:t>
              </w:r>
            </w:ins>
          </w:p>
        </w:tc>
        <w:tc>
          <w:tcPr>
            <w:tcW w:w="1134" w:type="dxa"/>
            <w:shd w:val="clear" w:color="auto" w:fill="auto"/>
            <w:noWrap/>
            <w:vAlign w:val="center"/>
          </w:tcPr>
          <w:p w14:paraId="18A52B63" w14:textId="77777777" w:rsidR="00F868EA" w:rsidRPr="0052167B" w:rsidRDefault="00F868EA" w:rsidP="00817E47">
            <w:pPr>
              <w:spacing w:before="0" w:line="240" w:lineRule="auto"/>
              <w:contextualSpacing w:val="0"/>
              <w:rPr>
                <w:ins w:id="19577" w:author="Phuong Truong Thi" w:date="2024-10-16T01:03:00Z"/>
                <w:rFonts w:ascii="Times New Roman" w:eastAsia="Times New Roman" w:hAnsi="Times New Roman"/>
                <w:sz w:val="24"/>
                <w:szCs w:val="24"/>
                <w:lang w:val="vi-VN" w:eastAsia="vi-VN"/>
              </w:rPr>
            </w:pPr>
          </w:p>
        </w:tc>
        <w:tc>
          <w:tcPr>
            <w:tcW w:w="994" w:type="dxa"/>
          </w:tcPr>
          <w:p w14:paraId="137E3C73" w14:textId="77777777" w:rsidR="00F868EA" w:rsidRPr="0052167B" w:rsidRDefault="00F868EA" w:rsidP="00817E47">
            <w:pPr>
              <w:spacing w:before="0" w:line="240" w:lineRule="auto"/>
              <w:contextualSpacing w:val="0"/>
              <w:jc w:val="center"/>
              <w:rPr>
                <w:ins w:id="19578" w:author="Phuong Truong Thi" w:date="2024-10-16T01:03:00Z"/>
                <w:rFonts w:ascii="Times New Roman" w:eastAsia="Times New Roman" w:hAnsi="Times New Roman"/>
                <w:sz w:val="24"/>
                <w:szCs w:val="24"/>
                <w:lang w:eastAsia="vi-VN"/>
              </w:rPr>
            </w:pPr>
            <w:ins w:id="19579" w:author="Phuong Truong Thi" w:date="2024-10-16T01:03:00Z">
              <w:r w:rsidRPr="0052167B">
                <w:rPr>
                  <w:rFonts w:ascii="Times New Roman" w:eastAsia="Times New Roman" w:hAnsi="Times New Roman"/>
                  <w:sz w:val="24"/>
                  <w:szCs w:val="24"/>
                  <w:lang w:eastAsia="vi-VN"/>
                </w:rPr>
                <w:t>N</w:t>
              </w:r>
            </w:ins>
          </w:p>
        </w:tc>
      </w:tr>
      <w:tr w:rsidR="00F868EA" w:rsidRPr="0052167B" w14:paraId="3B947A53" w14:textId="77777777" w:rsidTr="004B3858">
        <w:trPr>
          <w:trHeight w:val="276"/>
          <w:ins w:id="19580" w:author="Phuong Truong Thi" w:date="2024-10-16T01:03:00Z"/>
        </w:trPr>
        <w:tc>
          <w:tcPr>
            <w:tcW w:w="670" w:type="dxa"/>
            <w:shd w:val="clear" w:color="auto" w:fill="auto"/>
            <w:vAlign w:val="center"/>
          </w:tcPr>
          <w:p w14:paraId="2C7D2B68" w14:textId="77777777" w:rsidR="00F868EA" w:rsidRPr="0052167B" w:rsidRDefault="00F868EA" w:rsidP="00817E47">
            <w:pPr>
              <w:pStyle w:val="ListParagraph"/>
              <w:numPr>
                <w:ilvl w:val="0"/>
                <w:numId w:val="63"/>
              </w:numPr>
              <w:spacing w:before="0" w:line="240" w:lineRule="auto"/>
              <w:contextualSpacing w:val="0"/>
              <w:jc w:val="left"/>
              <w:rPr>
                <w:ins w:id="19581" w:author="Phuong Truong Thi" w:date="2024-10-16T01:03:00Z"/>
                <w:rFonts w:eastAsia="Times New Roman"/>
                <w:szCs w:val="24"/>
                <w:lang w:val="vi-VN" w:eastAsia="vi-VN"/>
              </w:rPr>
            </w:pPr>
          </w:p>
        </w:tc>
        <w:tc>
          <w:tcPr>
            <w:tcW w:w="2097" w:type="dxa"/>
            <w:shd w:val="clear" w:color="auto" w:fill="auto"/>
            <w:vAlign w:val="center"/>
          </w:tcPr>
          <w:p w14:paraId="58F6F3F2" w14:textId="77777777" w:rsidR="00F868EA" w:rsidRPr="002F0D98" w:rsidRDefault="00F868EA" w:rsidP="00817E47">
            <w:pPr>
              <w:spacing w:before="0" w:line="240" w:lineRule="auto"/>
              <w:contextualSpacing w:val="0"/>
              <w:rPr>
                <w:ins w:id="19582" w:author="Phuong Truong Thi" w:date="2024-10-16T01:03:00Z"/>
                <w:rFonts w:ascii="Times New Roman" w:hAnsi="Times New Roman"/>
                <w:sz w:val="24"/>
                <w:szCs w:val="24"/>
                <w:lang w:val="vi-VN"/>
              </w:rPr>
            </w:pPr>
            <w:ins w:id="19583" w:author="Phuong Truong Thi" w:date="2024-10-16T01:03:00Z">
              <w:r w:rsidRPr="002F0D98">
                <w:rPr>
                  <w:rFonts w:ascii="Times New Roman" w:hAnsi="Times New Roman"/>
                  <w:sz w:val="24"/>
                  <w:szCs w:val="24"/>
                  <w:lang w:val="vi-VN"/>
                </w:rPr>
                <w:t>AUM trung bình 3 tháng gần nhất</w:t>
              </w:r>
            </w:ins>
          </w:p>
        </w:tc>
        <w:tc>
          <w:tcPr>
            <w:tcW w:w="2363" w:type="dxa"/>
            <w:vAlign w:val="center"/>
          </w:tcPr>
          <w:p w14:paraId="14F9697A" w14:textId="45394AE4" w:rsidR="00F868EA" w:rsidRPr="0068028E" w:rsidRDefault="00F868EA" w:rsidP="00817E47">
            <w:pPr>
              <w:spacing w:before="0" w:line="240" w:lineRule="auto"/>
              <w:contextualSpacing w:val="0"/>
              <w:rPr>
                <w:ins w:id="19584" w:author="Phuong Truong Thi" w:date="2024-10-16T01:03:00Z"/>
                <w:rFonts w:ascii="Times New Roman" w:eastAsia="Times New Roman" w:hAnsi="Times New Roman"/>
                <w:sz w:val="24"/>
                <w:szCs w:val="24"/>
                <w:lang w:eastAsia="vi-VN"/>
              </w:rPr>
            </w:pPr>
            <w:commentRangeStart w:id="19585"/>
            <w:commentRangeStart w:id="19586"/>
            <w:commentRangeStart w:id="19587"/>
            <w:ins w:id="19588" w:author="Phuong Truong Thi" w:date="2024-10-16T01:03:00Z">
              <w:r w:rsidRPr="002F0D98">
                <w:rPr>
                  <w:rFonts w:ascii="Times New Roman" w:hAnsi="Times New Roman"/>
                  <w:sz w:val="24"/>
                  <w:szCs w:val="24"/>
                  <w:lang w:val="vi-VN"/>
                </w:rPr>
                <w:t>AUM (Tổng tài sản của khách hàng) trung bình trong 3 tháng gần nhất</w:t>
              </w:r>
            </w:ins>
            <w:commentRangeEnd w:id="19585"/>
            <w:r w:rsidR="0045503C">
              <w:rPr>
                <w:rStyle w:val="CommentReference"/>
                <w:lang w:val="x-none" w:eastAsia="x-none"/>
              </w:rPr>
              <w:commentReference w:id="19585"/>
            </w:r>
            <w:commentRangeEnd w:id="19586"/>
            <w:r w:rsidR="0068028E">
              <w:rPr>
                <w:rStyle w:val="CommentReference"/>
                <w:lang w:val="x-none" w:eastAsia="x-none"/>
              </w:rPr>
              <w:commentReference w:id="19586"/>
            </w:r>
            <w:commentRangeEnd w:id="19587"/>
            <w:r w:rsidR="007D13C9">
              <w:rPr>
                <w:rStyle w:val="CommentReference"/>
                <w:lang w:val="x-none" w:eastAsia="x-none"/>
              </w:rPr>
              <w:commentReference w:id="19587"/>
            </w:r>
            <w:r w:rsidR="0068028E">
              <w:rPr>
                <w:rFonts w:ascii="Times New Roman" w:hAnsi="Times New Roman"/>
                <w:sz w:val="24"/>
                <w:szCs w:val="24"/>
              </w:rPr>
              <w:t xml:space="preserve"> (tháng T-3, tháng T-2, tháng T-1, trong đó T là tháng hiện tại)</w:t>
            </w:r>
          </w:p>
        </w:tc>
        <w:tc>
          <w:tcPr>
            <w:tcW w:w="937" w:type="dxa"/>
          </w:tcPr>
          <w:p w14:paraId="3F5029A3" w14:textId="77777777" w:rsidR="00F868EA" w:rsidRPr="0052167B" w:rsidRDefault="00F868EA" w:rsidP="00817E47">
            <w:pPr>
              <w:spacing w:before="0" w:line="240" w:lineRule="auto"/>
              <w:contextualSpacing w:val="0"/>
              <w:rPr>
                <w:ins w:id="19589" w:author="Phuong Truong Thi" w:date="2024-10-16T01:03:00Z"/>
                <w:rFonts w:ascii="Times New Roman" w:eastAsia="Times New Roman" w:hAnsi="Times New Roman"/>
                <w:sz w:val="24"/>
                <w:szCs w:val="24"/>
                <w:lang w:eastAsia="vi-VN"/>
              </w:rPr>
            </w:pPr>
            <w:ins w:id="19590" w:author="Phuong Truong Thi" w:date="2024-10-16T01:03:00Z">
              <w:r>
                <w:rPr>
                  <w:rFonts w:ascii="Times New Roman" w:eastAsia="Times New Roman" w:hAnsi="Times New Roman"/>
                  <w:sz w:val="24"/>
                  <w:szCs w:val="24"/>
                  <w:lang w:val="vi-VN" w:eastAsia="vi-VN"/>
                </w:rPr>
                <w:t>CRM</w:t>
              </w:r>
            </w:ins>
          </w:p>
        </w:tc>
        <w:tc>
          <w:tcPr>
            <w:tcW w:w="1111" w:type="dxa"/>
          </w:tcPr>
          <w:p w14:paraId="015A3486" w14:textId="77777777" w:rsidR="00F868EA" w:rsidRPr="0052167B" w:rsidRDefault="00F868EA" w:rsidP="00817E47">
            <w:pPr>
              <w:spacing w:before="0" w:line="240" w:lineRule="auto"/>
              <w:contextualSpacing w:val="0"/>
              <w:rPr>
                <w:ins w:id="19591" w:author="Phuong Truong Thi" w:date="2024-10-16T01:03:00Z"/>
                <w:rFonts w:ascii="Times New Roman" w:eastAsia="Times New Roman" w:hAnsi="Times New Roman"/>
                <w:sz w:val="24"/>
                <w:szCs w:val="24"/>
                <w:lang w:eastAsia="vi-VN"/>
              </w:rPr>
            </w:pPr>
            <w:ins w:id="19592" w:author="Phuong Truong Thi" w:date="2024-10-16T01:03:00Z">
              <w:r w:rsidRPr="00D147EC">
                <w:rPr>
                  <w:rFonts w:ascii="Times New Roman" w:eastAsia="Times New Roman" w:hAnsi="Times New Roman"/>
                  <w:sz w:val="24"/>
                  <w:szCs w:val="24"/>
                  <w:lang w:eastAsia="vi-VN"/>
                </w:rPr>
                <w:t>Currency</w:t>
              </w:r>
            </w:ins>
          </w:p>
        </w:tc>
        <w:tc>
          <w:tcPr>
            <w:tcW w:w="1134" w:type="dxa"/>
            <w:shd w:val="clear" w:color="auto" w:fill="auto"/>
            <w:noWrap/>
            <w:vAlign w:val="center"/>
          </w:tcPr>
          <w:p w14:paraId="7C9DB824" w14:textId="77777777" w:rsidR="00F868EA" w:rsidRPr="0052167B" w:rsidRDefault="00F868EA" w:rsidP="00817E47">
            <w:pPr>
              <w:spacing w:before="0" w:line="240" w:lineRule="auto"/>
              <w:contextualSpacing w:val="0"/>
              <w:rPr>
                <w:ins w:id="19593" w:author="Phuong Truong Thi" w:date="2024-10-16T01:03:00Z"/>
                <w:rFonts w:ascii="Times New Roman" w:eastAsia="Times New Roman" w:hAnsi="Times New Roman"/>
                <w:sz w:val="24"/>
                <w:szCs w:val="24"/>
                <w:lang w:val="vi-VN" w:eastAsia="vi-VN"/>
              </w:rPr>
            </w:pPr>
          </w:p>
        </w:tc>
        <w:tc>
          <w:tcPr>
            <w:tcW w:w="994" w:type="dxa"/>
          </w:tcPr>
          <w:p w14:paraId="49AE3783" w14:textId="77777777" w:rsidR="00F868EA" w:rsidRPr="0052167B" w:rsidRDefault="00F868EA" w:rsidP="00817E47">
            <w:pPr>
              <w:spacing w:before="0" w:line="240" w:lineRule="auto"/>
              <w:contextualSpacing w:val="0"/>
              <w:jc w:val="center"/>
              <w:rPr>
                <w:ins w:id="19594" w:author="Phuong Truong Thi" w:date="2024-10-16T01:03:00Z"/>
                <w:rFonts w:ascii="Times New Roman" w:eastAsia="Times New Roman" w:hAnsi="Times New Roman"/>
                <w:sz w:val="24"/>
                <w:szCs w:val="24"/>
                <w:lang w:eastAsia="vi-VN"/>
              </w:rPr>
            </w:pPr>
            <w:ins w:id="19595" w:author="Phuong Truong Thi" w:date="2024-10-16T01:03:00Z">
              <w:r w:rsidRPr="0052167B">
                <w:rPr>
                  <w:rFonts w:ascii="Times New Roman" w:eastAsia="Times New Roman" w:hAnsi="Times New Roman"/>
                  <w:sz w:val="24"/>
                  <w:szCs w:val="24"/>
                  <w:lang w:eastAsia="vi-VN"/>
                </w:rPr>
                <w:t>Y</w:t>
              </w:r>
            </w:ins>
          </w:p>
        </w:tc>
      </w:tr>
      <w:tr w:rsidR="00E139B5" w:rsidRPr="0052167B" w14:paraId="6CC3C64A" w14:textId="77777777" w:rsidTr="00817E47">
        <w:trPr>
          <w:trHeight w:val="276"/>
          <w:ins w:id="19596" w:author="Phuong Truong Thi" w:date="2024-10-16T01:03:00Z"/>
        </w:trPr>
        <w:tc>
          <w:tcPr>
            <w:tcW w:w="9306" w:type="dxa"/>
            <w:gridSpan w:val="7"/>
          </w:tcPr>
          <w:p w14:paraId="2134418F" w14:textId="77777777" w:rsidR="00E139B5" w:rsidRPr="0052167B" w:rsidRDefault="00E139B5" w:rsidP="00817E47">
            <w:pPr>
              <w:spacing w:before="0" w:line="240" w:lineRule="auto"/>
              <w:contextualSpacing w:val="0"/>
              <w:jc w:val="left"/>
              <w:rPr>
                <w:ins w:id="19597" w:author="Phuong Truong Thi" w:date="2024-10-16T01:03:00Z"/>
                <w:rFonts w:ascii="Times New Roman" w:eastAsia="Times New Roman" w:hAnsi="Times New Roman"/>
                <w:sz w:val="24"/>
                <w:szCs w:val="24"/>
                <w:lang w:eastAsia="vi-VN"/>
              </w:rPr>
            </w:pPr>
            <w:ins w:id="19598" w:author="Phuong Truong Thi" w:date="2024-10-16T01:03:00Z">
              <w:r w:rsidRPr="0052167B">
                <w:rPr>
                  <w:rFonts w:ascii="Times New Roman" w:eastAsia="Times New Roman" w:hAnsi="Times New Roman"/>
                  <w:sz w:val="24"/>
                  <w:szCs w:val="24"/>
                  <w:lang w:eastAsia="vi-VN"/>
                </w:rPr>
                <w:t>Casa</w:t>
              </w:r>
            </w:ins>
          </w:p>
        </w:tc>
      </w:tr>
      <w:tr w:rsidR="00F868EA" w:rsidRPr="0052167B" w14:paraId="5DE57FE6" w14:textId="77777777" w:rsidTr="004B3858">
        <w:trPr>
          <w:trHeight w:val="276"/>
          <w:ins w:id="19599" w:author="Phuong Truong Thi" w:date="2024-10-16T01:03:00Z"/>
        </w:trPr>
        <w:tc>
          <w:tcPr>
            <w:tcW w:w="670" w:type="dxa"/>
            <w:shd w:val="clear" w:color="auto" w:fill="auto"/>
            <w:vAlign w:val="center"/>
          </w:tcPr>
          <w:p w14:paraId="2D9AFFB1" w14:textId="77777777" w:rsidR="00F868EA" w:rsidRPr="0052167B" w:rsidRDefault="00F868EA" w:rsidP="00817E47">
            <w:pPr>
              <w:pStyle w:val="ListParagraph"/>
              <w:numPr>
                <w:ilvl w:val="0"/>
                <w:numId w:val="63"/>
              </w:numPr>
              <w:spacing w:before="0" w:line="240" w:lineRule="auto"/>
              <w:contextualSpacing w:val="0"/>
              <w:jc w:val="left"/>
              <w:rPr>
                <w:ins w:id="19600" w:author="Phuong Truong Thi" w:date="2024-10-16T01:03:00Z"/>
                <w:rFonts w:eastAsia="Times New Roman"/>
                <w:szCs w:val="24"/>
                <w:lang w:val="vi-VN" w:eastAsia="vi-VN"/>
              </w:rPr>
            </w:pPr>
          </w:p>
        </w:tc>
        <w:tc>
          <w:tcPr>
            <w:tcW w:w="2097" w:type="dxa"/>
            <w:shd w:val="clear" w:color="auto" w:fill="auto"/>
            <w:vAlign w:val="center"/>
          </w:tcPr>
          <w:p w14:paraId="2E4FF80D" w14:textId="4BC4F7C9" w:rsidR="00F868EA" w:rsidRPr="002F0D98" w:rsidRDefault="00F868EA" w:rsidP="00817E47">
            <w:pPr>
              <w:spacing w:before="0" w:line="240" w:lineRule="auto"/>
              <w:contextualSpacing w:val="0"/>
              <w:rPr>
                <w:ins w:id="19601" w:author="Phuong Truong Thi" w:date="2024-10-16T01:03:00Z"/>
                <w:rFonts w:ascii="Times New Roman" w:hAnsi="Times New Roman"/>
                <w:sz w:val="24"/>
                <w:szCs w:val="24"/>
                <w:lang w:val="vi-VN"/>
              </w:rPr>
            </w:pPr>
            <w:ins w:id="19602" w:author="Phuong Truong Thi" w:date="2024-10-16T01:03:00Z">
              <w:r w:rsidRPr="002F0D98">
                <w:rPr>
                  <w:rFonts w:ascii="Times New Roman" w:hAnsi="Times New Roman"/>
                  <w:sz w:val="24"/>
                  <w:szCs w:val="24"/>
                  <w:lang w:val="vi-VN"/>
                </w:rPr>
                <w:t>EOP_ Casa: Số dư cuối kỳ Casa (</w:t>
              </w:r>
            </w:ins>
            <w:ins w:id="19603" w:author="Phuong Truong Thi" w:date="2024-11-28T00:59:00Z">
              <w:r w:rsidR="00644FA5">
                <w:rPr>
                  <w:rFonts w:ascii="Times New Roman" w:hAnsi="Times New Roman"/>
                  <w:sz w:val="24"/>
                  <w:szCs w:val="24"/>
                  <w:lang w:val="vi-VN"/>
                </w:rPr>
                <w:t>quy đổi ngoại tệ</w:t>
              </w:r>
            </w:ins>
            <w:ins w:id="19604" w:author="Phuong Truong Thi" w:date="2024-10-16T01:03:00Z">
              <w:r w:rsidRPr="002F0D98">
                <w:rPr>
                  <w:rFonts w:ascii="Times New Roman" w:hAnsi="Times New Roman"/>
                  <w:sz w:val="24"/>
                  <w:szCs w:val="24"/>
                  <w:lang w:val="vi-VN"/>
                </w:rPr>
                <w:t>) ngày dữ liệu</w:t>
              </w:r>
            </w:ins>
          </w:p>
        </w:tc>
        <w:tc>
          <w:tcPr>
            <w:tcW w:w="2363" w:type="dxa"/>
            <w:vAlign w:val="center"/>
          </w:tcPr>
          <w:p w14:paraId="44FE734D" w14:textId="5F1E52E1" w:rsidR="00F868EA" w:rsidRDefault="00F868EA" w:rsidP="00817E47">
            <w:pPr>
              <w:spacing w:before="0" w:line="240" w:lineRule="auto"/>
              <w:contextualSpacing w:val="0"/>
              <w:rPr>
                <w:rFonts w:ascii="Times New Roman" w:hAnsi="Times New Roman"/>
                <w:sz w:val="24"/>
                <w:szCs w:val="24"/>
              </w:rPr>
            </w:pPr>
            <w:ins w:id="19605" w:author="Phuong Truong Thi" w:date="2024-10-16T01:03:00Z">
              <w:r w:rsidRPr="002F0D98">
                <w:rPr>
                  <w:rFonts w:ascii="Times New Roman" w:hAnsi="Times New Roman"/>
                  <w:sz w:val="24"/>
                  <w:szCs w:val="24"/>
                  <w:lang w:val="vi-VN"/>
                </w:rPr>
                <w:t>Tổng số dư cuối kỳ Casa (</w:t>
              </w:r>
            </w:ins>
            <w:ins w:id="19606" w:author="Phuong Truong Thi" w:date="2024-11-28T00:59:00Z">
              <w:r w:rsidR="00644FA5">
                <w:rPr>
                  <w:rFonts w:ascii="Times New Roman" w:hAnsi="Times New Roman"/>
                  <w:sz w:val="24"/>
                  <w:szCs w:val="24"/>
                  <w:lang w:val="vi-VN"/>
                </w:rPr>
                <w:t>quy đổi ngoại tệ</w:t>
              </w:r>
            </w:ins>
            <w:ins w:id="19607" w:author="Phuong Truong Thi" w:date="2024-10-16T01:03:00Z">
              <w:r w:rsidRPr="002F0D98">
                <w:rPr>
                  <w:rFonts w:ascii="Times New Roman" w:hAnsi="Times New Roman"/>
                  <w:sz w:val="24"/>
                  <w:szCs w:val="24"/>
                  <w:lang w:val="vi-VN"/>
                </w:rPr>
                <w:t xml:space="preserve">) của các Tài khoản thanh toán (Category </w:t>
              </w:r>
              <w:r w:rsidRPr="002F0D98">
                <w:rPr>
                  <w:rFonts w:ascii="Times New Roman" w:hAnsi="Times New Roman"/>
                  <w:sz w:val="24"/>
                  <w:szCs w:val="24"/>
                  <w:lang w:val="vi-VN"/>
                </w:rPr>
                <w:lastRenderedPageBreak/>
                <w:t>là TKTT) ngày dữ liệu T-1</w:t>
              </w:r>
            </w:ins>
            <w:r w:rsidR="00EE19B0">
              <w:rPr>
                <w:rFonts w:ascii="Times New Roman" w:hAnsi="Times New Roman"/>
                <w:sz w:val="24"/>
                <w:szCs w:val="24"/>
              </w:rPr>
              <w:t>.</w:t>
            </w:r>
          </w:p>
          <w:p w14:paraId="4CEBE0E4" w14:textId="709A2B42" w:rsidR="00EE19B0" w:rsidRPr="00EE19B0" w:rsidRDefault="00EE19B0" w:rsidP="00817E47">
            <w:pPr>
              <w:spacing w:before="0" w:line="240" w:lineRule="auto"/>
              <w:contextualSpacing w:val="0"/>
              <w:rPr>
                <w:ins w:id="19608"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N</w:t>
            </w:r>
            <w:r w:rsidRPr="00EE19B0">
              <w:rPr>
                <w:rFonts w:ascii="Times New Roman" w:eastAsia="Times New Roman" w:hAnsi="Times New Roman"/>
                <w:sz w:val="24"/>
                <w:szCs w:val="24"/>
                <w:lang w:eastAsia="vi-VN"/>
              </w:rPr>
              <w:t>ếu TKTK mở OD có số dư dương thì sẽ được cộng Casa, số dư âm thì sẽ không được c</w:t>
            </w:r>
            <w:r>
              <w:rPr>
                <w:rFonts w:ascii="Times New Roman" w:eastAsia="Times New Roman" w:hAnsi="Times New Roman"/>
                <w:sz w:val="24"/>
                <w:szCs w:val="24"/>
                <w:lang w:eastAsia="vi-VN"/>
              </w:rPr>
              <w:t>ộ</w:t>
            </w:r>
            <w:r w:rsidRPr="00EE19B0">
              <w:rPr>
                <w:rFonts w:ascii="Times New Roman" w:eastAsia="Times New Roman" w:hAnsi="Times New Roman"/>
                <w:sz w:val="24"/>
                <w:szCs w:val="24"/>
                <w:lang w:eastAsia="vi-VN"/>
              </w:rPr>
              <w:t>ng Casa</w:t>
            </w:r>
          </w:p>
        </w:tc>
        <w:tc>
          <w:tcPr>
            <w:tcW w:w="937" w:type="dxa"/>
          </w:tcPr>
          <w:p w14:paraId="101F6053" w14:textId="77777777" w:rsidR="00F868EA" w:rsidRPr="0052167B" w:rsidRDefault="00F868EA" w:rsidP="00817E47">
            <w:pPr>
              <w:spacing w:before="0" w:line="240" w:lineRule="auto"/>
              <w:contextualSpacing w:val="0"/>
              <w:rPr>
                <w:ins w:id="19609" w:author="Phuong Truong Thi" w:date="2024-10-16T01:03:00Z"/>
                <w:rFonts w:ascii="Times New Roman" w:eastAsia="Times New Roman" w:hAnsi="Times New Roman"/>
                <w:sz w:val="24"/>
                <w:szCs w:val="24"/>
                <w:lang w:eastAsia="vi-VN"/>
              </w:rPr>
            </w:pPr>
            <w:ins w:id="19610" w:author="Phuong Truong Thi" w:date="2024-10-16T01:03:00Z">
              <w:r w:rsidRPr="00C756FA">
                <w:rPr>
                  <w:rFonts w:ascii="Times New Roman" w:eastAsia="Times New Roman" w:hAnsi="Times New Roman"/>
                  <w:sz w:val="24"/>
                  <w:szCs w:val="24"/>
                  <w:lang w:val="vi-VN" w:eastAsia="vi-VN"/>
                </w:rPr>
                <w:lastRenderedPageBreak/>
                <w:t>CRM</w:t>
              </w:r>
            </w:ins>
          </w:p>
        </w:tc>
        <w:tc>
          <w:tcPr>
            <w:tcW w:w="1111" w:type="dxa"/>
          </w:tcPr>
          <w:p w14:paraId="1EBF0D4C" w14:textId="77777777" w:rsidR="00F868EA" w:rsidRPr="0052167B" w:rsidRDefault="00F868EA" w:rsidP="00817E47">
            <w:pPr>
              <w:spacing w:before="0" w:line="240" w:lineRule="auto"/>
              <w:contextualSpacing w:val="0"/>
              <w:rPr>
                <w:ins w:id="19611" w:author="Phuong Truong Thi" w:date="2024-10-16T01:03:00Z"/>
                <w:rFonts w:ascii="Times New Roman" w:eastAsia="Times New Roman" w:hAnsi="Times New Roman"/>
                <w:sz w:val="24"/>
                <w:szCs w:val="24"/>
                <w:lang w:eastAsia="vi-VN"/>
              </w:rPr>
            </w:pPr>
            <w:ins w:id="19612" w:author="Phuong Truong Thi" w:date="2024-10-16T01:03:00Z">
              <w:r w:rsidRPr="005B23F7">
                <w:rPr>
                  <w:rFonts w:ascii="Times New Roman" w:eastAsia="Times New Roman" w:hAnsi="Times New Roman"/>
                  <w:sz w:val="24"/>
                  <w:szCs w:val="24"/>
                  <w:lang w:eastAsia="vi-VN"/>
                </w:rPr>
                <w:t>Currency</w:t>
              </w:r>
            </w:ins>
          </w:p>
        </w:tc>
        <w:tc>
          <w:tcPr>
            <w:tcW w:w="1134" w:type="dxa"/>
            <w:shd w:val="clear" w:color="auto" w:fill="auto"/>
            <w:noWrap/>
            <w:vAlign w:val="center"/>
          </w:tcPr>
          <w:p w14:paraId="226DD87B" w14:textId="77777777" w:rsidR="00F868EA" w:rsidRPr="0052167B" w:rsidRDefault="00F868EA" w:rsidP="00817E47">
            <w:pPr>
              <w:spacing w:before="0" w:line="240" w:lineRule="auto"/>
              <w:contextualSpacing w:val="0"/>
              <w:rPr>
                <w:ins w:id="19613" w:author="Phuong Truong Thi" w:date="2024-10-16T01:03:00Z"/>
                <w:rFonts w:ascii="Times New Roman" w:eastAsia="Times New Roman" w:hAnsi="Times New Roman"/>
                <w:sz w:val="24"/>
                <w:szCs w:val="24"/>
                <w:lang w:val="vi-VN" w:eastAsia="vi-VN"/>
              </w:rPr>
            </w:pPr>
          </w:p>
        </w:tc>
        <w:tc>
          <w:tcPr>
            <w:tcW w:w="994" w:type="dxa"/>
          </w:tcPr>
          <w:p w14:paraId="6B169F2D" w14:textId="77777777" w:rsidR="00F868EA" w:rsidRPr="0052167B" w:rsidRDefault="00F868EA" w:rsidP="00817E47">
            <w:pPr>
              <w:spacing w:before="0" w:line="240" w:lineRule="auto"/>
              <w:contextualSpacing w:val="0"/>
              <w:jc w:val="center"/>
              <w:rPr>
                <w:ins w:id="19614" w:author="Phuong Truong Thi" w:date="2024-10-16T01:03:00Z"/>
                <w:rFonts w:ascii="Times New Roman" w:eastAsia="Times New Roman" w:hAnsi="Times New Roman"/>
                <w:sz w:val="24"/>
                <w:szCs w:val="24"/>
                <w:lang w:eastAsia="vi-VN"/>
              </w:rPr>
            </w:pPr>
            <w:ins w:id="19615" w:author="Phuong Truong Thi" w:date="2024-10-16T01:03:00Z">
              <w:r w:rsidRPr="0052167B">
                <w:rPr>
                  <w:rFonts w:ascii="Times New Roman" w:eastAsia="Times New Roman" w:hAnsi="Times New Roman"/>
                  <w:sz w:val="24"/>
                  <w:szCs w:val="24"/>
                  <w:lang w:eastAsia="vi-VN"/>
                </w:rPr>
                <w:t>Y</w:t>
              </w:r>
            </w:ins>
          </w:p>
        </w:tc>
      </w:tr>
      <w:tr w:rsidR="00F868EA" w:rsidRPr="0052167B" w14:paraId="35DAF746" w14:textId="77777777" w:rsidTr="004B3858">
        <w:trPr>
          <w:trHeight w:val="276"/>
          <w:ins w:id="19616" w:author="Phuong Truong Thi" w:date="2024-10-16T01:03:00Z"/>
        </w:trPr>
        <w:tc>
          <w:tcPr>
            <w:tcW w:w="670" w:type="dxa"/>
            <w:shd w:val="clear" w:color="auto" w:fill="auto"/>
            <w:vAlign w:val="center"/>
          </w:tcPr>
          <w:p w14:paraId="486892D0" w14:textId="77777777" w:rsidR="00F868EA" w:rsidRPr="0052167B" w:rsidRDefault="00F868EA" w:rsidP="00817E47">
            <w:pPr>
              <w:pStyle w:val="ListParagraph"/>
              <w:numPr>
                <w:ilvl w:val="0"/>
                <w:numId w:val="63"/>
              </w:numPr>
              <w:spacing w:before="0" w:line="240" w:lineRule="auto"/>
              <w:contextualSpacing w:val="0"/>
              <w:jc w:val="left"/>
              <w:rPr>
                <w:ins w:id="19617" w:author="Phuong Truong Thi" w:date="2024-10-16T01:03:00Z"/>
                <w:rFonts w:eastAsia="Times New Roman"/>
                <w:szCs w:val="24"/>
                <w:lang w:val="vi-VN" w:eastAsia="vi-VN"/>
              </w:rPr>
            </w:pPr>
          </w:p>
        </w:tc>
        <w:tc>
          <w:tcPr>
            <w:tcW w:w="2097" w:type="dxa"/>
            <w:shd w:val="clear" w:color="auto" w:fill="auto"/>
            <w:vAlign w:val="center"/>
          </w:tcPr>
          <w:p w14:paraId="6ED523DB" w14:textId="77777777" w:rsidR="00F868EA" w:rsidRPr="002F0D98" w:rsidRDefault="00F868EA" w:rsidP="00817E47">
            <w:pPr>
              <w:spacing w:before="0" w:line="240" w:lineRule="auto"/>
              <w:contextualSpacing w:val="0"/>
              <w:rPr>
                <w:ins w:id="19618" w:author="Phuong Truong Thi" w:date="2024-10-16T01:03:00Z"/>
                <w:rFonts w:ascii="Times New Roman" w:hAnsi="Times New Roman"/>
                <w:sz w:val="24"/>
                <w:szCs w:val="24"/>
                <w:lang w:val="vi-VN"/>
              </w:rPr>
            </w:pPr>
            <w:ins w:id="19619" w:author="Phuong Truong Thi" w:date="2024-10-16T01:03:00Z">
              <w:r w:rsidRPr="002F0D98">
                <w:rPr>
                  <w:rFonts w:ascii="Times New Roman" w:hAnsi="Times New Roman"/>
                  <w:sz w:val="24"/>
                  <w:szCs w:val="24"/>
                  <w:lang w:val="vi-VN"/>
                </w:rPr>
                <w:t>Chênh lệch số dư cuối kỳ Casa VND so với chốt ngày hôm trước</w:t>
              </w:r>
            </w:ins>
          </w:p>
        </w:tc>
        <w:tc>
          <w:tcPr>
            <w:tcW w:w="2363" w:type="dxa"/>
            <w:vAlign w:val="center"/>
          </w:tcPr>
          <w:p w14:paraId="01CD70CA" w14:textId="77777777" w:rsidR="00F868EA" w:rsidRPr="002F0D98" w:rsidRDefault="00F868EA" w:rsidP="00817E47">
            <w:pPr>
              <w:spacing w:before="0" w:line="240" w:lineRule="auto"/>
              <w:contextualSpacing w:val="0"/>
              <w:rPr>
                <w:ins w:id="19620" w:author="Phuong Truong Thi" w:date="2024-10-16T01:03:00Z"/>
                <w:rFonts w:ascii="Times New Roman" w:eastAsia="Times New Roman" w:hAnsi="Times New Roman"/>
                <w:sz w:val="24"/>
                <w:szCs w:val="24"/>
                <w:lang w:val="vi-VN" w:eastAsia="vi-VN"/>
              </w:rPr>
            </w:pPr>
            <w:ins w:id="19621" w:author="Phuong Truong Thi" w:date="2024-10-16T01:03:00Z">
              <w:r w:rsidRPr="002F0D98">
                <w:rPr>
                  <w:rFonts w:ascii="Times New Roman" w:hAnsi="Times New Roman"/>
                  <w:sz w:val="24"/>
                  <w:szCs w:val="24"/>
                  <w:lang w:val="vi-VN"/>
                </w:rPr>
                <w:t>Bằng số dư cuối kỳ Casa VND ngày dữ liệu  - số dư cuối kỳ Casa VND ngày hôm trước</w:t>
              </w:r>
            </w:ins>
          </w:p>
        </w:tc>
        <w:tc>
          <w:tcPr>
            <w:tcW w:w="937" w:type="dxa"/>
          </w:tcPr>
          <w:p w14:paraId="416C9BF9" w14:textId="77777777" w:rsidR="00F868EA" w:rsidRPr="0052167B" w:rsidRDefault="00F868EA" w:rsidP="00817E47">
            <w:pPr>
              <w:spacing w:before="0" w:line="240" w:lineRule="auto"/>
              <w:contextualSpacing w:val="0"/>
              <w:rPr>
                <w:ins w:id="19622" w:author="Phuong Truong Thi" w:date="2024-10-16T01:03:00Z"/>
                <w:rFonts w:ascii="Times New Roman" w:eastAsia="Times New Roman" w:hAnsi="Times New Roman"/>
                <w:sz w:val="24"/>
                <w:szCs w:val="24"/>
                <w:lang w:eastAsia="vi-VN"/>
              </w:rPr>
            </w:pPr>
            <w:ins w:id="19623" w:author="Phuong Truong Thi" w:date="2024-10-16T01:03:00Z">
              <w:r w:rsidRPr="00C756FA">
                <w:rPr>
                  <w:rFonts w:ascii="Times New Roman" w:eastAsia="Times New Roman" w:hAnsi="Times New Roman"/>
                  <w:sz w:val="24"/>
                  <w:szCs w:val="24"/>
                  <w:lang w:val="vi-VN" w:eastAsia="vi-VN"/>
                </w:rPr>
                <w:t>CRM</w:t>
              </w:r>
            </w:ins>
          </w:p>
        </w:tc>
        <w:tc>
          <w:tcPr>
            <w:tcW w:w="1111" w:type="dxa"/>
          </w:tcPr>
          <w:p w14:paraId="7EA867D6" w14:textId="77777777" w:rsidR="00F868EA" w:rsidRPr="0052167B" w:rsidRDefault="00F868EA" w:rsidP="00817E47">
            <w:pPr>
              <w:spacing w:before="0" w:line="240" w:lineRule="auto"/>
              <w:contextualSpacing w:val="0"/>
              <w:rPr>
                <w:ins w:id="19624" w:author="Phuong Truong Thi" w:date="2024-10-16T01:03:00Z"/>
                <w:rFonts w:ascii="Times New Roman" w:eastAsia="Times New Roman" w:hAnsi="Times New Roman"/>
                <w:sz w:val="24"/>
                <w:szCs w:val="24"/>
                <w:lang w:eastAsia="vi-VN"/>
              </w:rPr>
            </w:pPr>
            <w:ins w:id="19625" w:author="Phuong Truong Thi" w:date="2024-10-16T01:03:00Z">
              <w:r w:rsidRPr="005B23F7">
                <w:rPr>
                  <w:rFonts w:ascii="Times New Roman" w:eastAsia="Times New Roman" w:hAnsi="Times New Roman"/>
                  <w:sz w:val="24"/>
                  <w:szCs w:val="24"/>
                  <w:lang w:eastAsia="vi-VN"/>
                </w:rPr>
                <w:t>Currency</w:t>
              </w:r>
            </w:ins>
          </w:p>
        </w:tc>
        <w:tc>
          <w:tcPr>
            <w:tcW w:w="1134" w:type="dxa"/>
            <w:shd w:val="clear" w:color="auto" w:fill="auto"/>
            <w:noWrap/>
            <w:vAlign w:val="center"/>
          </w:tcPr>
          <w:p w14:paraId="1DA47F6B" w14:textId="77777777" w:rsidR="00F868EA" w:rsidRPr="0052167B" w:rsidRDefault="00F868EA" w:rsidP="00817E47">
            <w:pPr>
              <w:spacing w:before="0" w:line="240" w:lineRule="auto"/>
              <w:contextualSpacing w:val="0"/>
              <w:rPr>
                <w:ins w:id="19626" w:author="Phuong Truong Thi" w:date="2024-10-16T01:03:00Z"/>
                <w:rFonts w:ascii="Times New Roman" w:eastAsia="Times New Roman" w:hAnsi="Times New Roman"/>
                <w:sz w:val="24"/>
                <w:szCs w:val="24"/>
                <w:lang w:val="vi-VN" w:eastAsia="vi-VN"/>
              </w:rPr>
            </w:pPr>
          </w:p>
        </w:tc>
        <w:tc>
          <w:tcPr>
            <w:tcW w:w="994" w:type="dxa"/>
          </w:tcPr>
          <w:p w14:paraId="4AB8FD51" w14:textId="77777777" w:rsidR="00F868EA" w:rsidRPr="0052167B" w:rsidRDefault="00F868EA" w:rsidP="00817E47">
            <w:pPr>
              <w:spacing w:before="0" w:line="240" w:lineRule="auto"/>
              <w:contextualSpacing w:val="0"/>
              <w:jc w:val="center"/>
              <w:rPr>
                <w:ins w:id="19627" w:author="Phuong Truong Thi" w:date="2024-10-16T01:03:00Z"/>
                <w:rFonts w:ascii="Times New Roman" w:eastAsia="Times New Roman" w:hAnsi="Times New Roman"/>
                <w:sz w:val="24"/>
                <w:szCs w:val="24"/>
                <w:lang w:val="vi-VN" w:eastAsia="vi-VN"/>
              </w:rPr>
            </w:pPr>
            <w:ins w:id="19628" w:author="Phuong Truong Thi" w:date="2024-10-16T01:03:00Z">
              <w:r w:rsidRPr="0052167B">
                <w:rPr>
                  <w:rFonts w:ascii="Times New Roman" w:eastAsia="Times New Roman" w:hAnsi="Times New Roman"/>
                  <w:sz w:val="24"/>
                  <w:szCs w:val="24"/>
                  <w:lang w:eastAsia="vi-VN"/>
                </w:rPr>
                <w:t>N</w:t>
              </w:r>
            </w:ins>
          </w:p>
        </w:tc>
      </w:tr>
      <w:tr w:rsidR="00F868EA" w:rsidRPr="0052167B" w14:paraId="6302B94C" w14:textId="77777777" w:rsidTr="004B3858">
        <w:trPr>
          <w:trHeight w:val="276"/>
          <w:ins w:id="19629" w:author="Phuong Truong Thi" w:date="2024-10-16T01:03:00Z"/>
        </w:trPr>
        <w:tc>
          <w:tcPr>
            <w:tcW w:w="670" w:type="dxa"/>
            <w:shd w:val="clear" w:color="auto" w:fill="auto"/>
            <w:vAlign w:val="center"/>
          </w:tcPr>
          <w:p w14:paraId="2C4D1305" w14:textId="77777777" w:rsidR="00F868EA" w:rsidRPr="0052167B" w:rsidRDefault="00F868EA" w:rsidP="00817E47">
            <w:pPr>
              <w:pStyle w:val="ListParagraph"/>
              <w:numPr>
                <w:ilvl w:val="0"/>
                <w:numId w:val="63"/>
              </w:numPr>
              <w:spacing w:before="0" w:line="240" w:lineRule="auto"/>
              <w:contextualSpacing w:val="0"/>
              <w:jc w:val="left"/>
              <w:rPr>
                <w:ins w:id="19630" w:author="Phuong Truong Thi" w:date="2024-10-16T01:03:00Z"/>
                <w:rFonts w:eastAsia="Times New Roman"/>
                <w:szCs w:val="24"/>
                <w:lang w:val="vi-VN" w:eastAsia="vi-VN"/>
              </w:rPr>
            </w:pPr>
          </w:p>
        </w:tc>
        <w:tc>
          <w:tcPr>
            <w:tcW w:w="2097" w:type="dxa"/>
            <w:shd w:val="clear" w:color="auto" w:fill="auto"/>
            <w:vAlign w:val="center"/>
          </w:tcPr>
          <w:p w14:paraId="23DF7172" w14:textId="1A5E073D" w:rsidR="00F868EA" w:rsidRPr="002F0D98" w:rsidRDefault="00F868EA" w:rsidP="00817E47">
            <w:pPr>
              <w:spacing w:before="0" w:line="240" w:lineRule="auto"/>
              <w:contextualSpacing w:val="0"/>
              <w:rPr>
                <w:ins w:id="19631" w:author="Phuong Truong Thi" w:date="2024-10-16T01:03:00Z"/>
                <w:rFonts w:ascii="Times New Roman" w:hAnsi="Times New Roman"/>
                <w:sz w:val="24"/>
                <w:szCs w:val="24"/>
                <w:lang w:val="vi-VN"/>
              </w:rPr>
            </w:pPr>
            <w:ins w:id="19632" w:author="Phuong Truong Thi" w:date="2024-10-16T01:03:00Z">
              <w:r w:rsidRPr="002F0D98">
                <w:rPr>
                  <w:rFonts w:ascii="Times New Roman" w:hAnsi="Times New Roman"/>
                  <w:sz w:val="24"/>
                  <w:szCs w:val="24"/>
                  <w:lang w:val="vi-VN"/>
                </w:rPr>
                <w:t>EOP_ Casa: Số dư cuối kỳ Casa (</w:t>
              </w:r>
            </w:ins>
            <w:ins w:id="19633" w:author="Phuong Truong Thi" w:date="2024-11-28T00:59:00Z">
              <w:r w:rsidR="00644FA5">
                <w:rPr>
                  <w:rFonts w:ascii="Times New Roman" w:hAnsi="Times New Roman"/>
                  <w:sz w:val="24"/>
                  <w:szCs w:val="24"/>
                  <w:lang w:val="vi-VN"/>
                </w:rPr>
                <w:t>quy đổi ngoại tệ</w:t>
              </w:r>
            </w:ins>
            <w:ins w:id="19634" w:author="Phuong Truong Thi" w:date="2024-10-16T01:03:00Z">
              <w:r w:rsidRPr="002F0D98">
                <w:rPr>
                  <w:rFonts w:ascii="Times New Roman" w:hAnsi="Times New Roman"/>
                  <w:sz w:val="24"/>
                  <w:szCs w:val="24"/>
                  <w:lang w:val="vi-VN"/>
                </w:rPr>
                <w:t>) tháng trước</w:t>
              </w:r>
            </w:ins>
          </w:p>
        </w:tc>
        <w:tc>
          <w:tcPr>
            <w:tcW w:w="2363" w:type="dxa"/>
            <w:vAlign w:val="center"/>
          </w:tcPr>
          <w:p w14:paraId="4E0FF8F5" w14:textId="02D86A9F" w:rsidR="00F868EA" w:rsidRPr="002F0D98" w:rsidRDefault="00F868EA" w:rsidP="00817E47">
            <w:pPr>
              <w:spacing w:before="0" w:line="240" w:lineRule="auto"/>
              <w:contextualSpacing w:val="0"/>
              <w:rPr>
                <w:ins w:id="19635" w:author="Phuong Truong Thi" w:date="2024-10-16T01:03:00Z"/>
                <w:rFonts w:ascii="Times New Roman" w:eastAsia="Times New Roman" w:hAnsi="Times New Roman"/>
                <w:sz w:val="24"/>
                <w:szCs w:val="24"/>
                <w:lang w:val="vi-VN" w:eastAsia="vi-VN"/>
              </w:rPr>
            </w:pPr>
            <w:ins w:id="19636" w:author="Phuong Truong Thi" w:date="2024-10-16T01:03:00Z">
              <w:r w:rsidRPr="002F0D98">
                <w:rPr>
                  <w:rFonts w:ascii="Times New Roman" w:hAnsi="Times New Roman"/>
                  <w:sz w:val="24"/>
                  <w:szCs w:val="24"/>
                  <w:lang w:val="vi-VN"/>
                </w:rPr>
                <w:t>Tổng số dư cuối kỳ Casa (</w:t>
              </w:r>
            </w:ins>
            <w:ins w:id="19637" w:author="Phuong Truong Thi" w:date="2024-11-28T00:59:00Z">
              <w:r w:rsidR="00644FA5">
                <w:rPr>
                  <w:rFonts w:ascii="Times New Roman" w:hAnsi="Times New Roman"/>
                  <w:sz w:val="24"/>
                  <w:szCs w:val="24"/>
                  <w:lang w:val="vi-VN"/>
                </w:rPr>
                <w:t>quy đổi ngoại tệ</w:t>
              </w:r>
            </w:ins>
            <w:ins w:id="19638" w:author="Phuong Truong Thi" w:date="2024-10-16T01:03:00Z">
              <w:r w:rsidRPr="002F0D98">
                <w:rPr>
                  <w:rFonts w:ascii="Times New Roman" w:hAnsi="Times New Roman"/>
                  <w:sz w:val="24"/>
                  <w:szCs w:val="24"/>
                  <w:lang w:val="vi-VN"/>
                </w:rPr>
                <w:t>) của các Tài khoản thanh toán (Category là TKTT) tháng trước</w:t>
              </w:r>
            </w:ins>
          </w:p>
        </w:tc>
        <w:tc>
          <w:tcPr>
            <w:tcW w:w="937" w:type="dxa"/>
          </w:tcPr>
          <w:p w14:paraId="55CEA0F9" w14:textId="77777777" w:rsidR="00F868EA" w:rsidRPr="0052167B" w:rsidRDefault="00F868EA" w:rsidP="00817E47">
            <w:pPr>
              <w:spacing w:before="0" w:line="240" w:lineRule="auto"/>
              <w:contextualSpacing w:val="0"/>
              <w:rPr>
                <w:ins w:id="19639" w:author="Phuong Truong Thi" w:date="2024-10-16T01:03:00Z"/>
                <w:rFonts w:ascii="Times New Roman" w:eastAsia="Times New Roman" w:hAnsi="Times New Roman"/>
                <w:sz w:val="24"/>
                <w:szCs w:val="24"/>
                <w:lang w:eastAsia="vi-VN"/>
              </w:rPr>
            </w:pPr>
            <w:ins w:id="19640" w:author="Phuong Truong Thi" w:date="2024-10-16T01:03:00Z">
              <w:r w:rsidRPr="00C756FA">
                <w:rPr>
                  <w:rFonts w:ascii="Times New Roman" w:eastAsia="Times New Roman" w:hAnsi="Times New Roman"/>
                  <w:sz w:val="24"/>
                  <w:szCs w:val="24"/>
                  <w:lang w:val="vi-VN" w:eastAsia="vi-VN"/>
                </w:rPr>
                <w:t>CRM</w:t>
              </w:r>
            </w:ins>
          </w:p>
        </w:tc>
        <w:tc>
          <w:tcPr>
            <w:tcW w:w="1111" w:type="dxa"/>
          </w:tcPr>
          <w:p w14:paraId="730265B8" w14:textId="77777777" w:rsidR="00F868EA" w:rsidRPr="0052167B" w:rsidRDefault="00F868EA" w:rsidP="00817E47">
            <w:pPr>
              <w:spacing w:before="0" w:line="240" w:lineRule="auto"/>
              <w:contextualSpacing w:val="0"/>
              <w:rPr>
                <w:ins w:id="19641" w:author="Phuong Truong Thi" w:date="2024-10-16T01:03:00Z"/>
                <w:rFonts w:ascii="Times New Roman" w:eastAsia="Times New Roman" w:hAnsi="Times New Roman"/>
                <w:sz w:val="24"/>
                <w:szCs w:val="24"/>
                <w:lang w:eastAsia="vi-VN"/>
              </w:rPr>
            </w:pPr>
            <w:ins w:id="19642" w:author="Phuong Truong Thi" w:date="2024-10-16T01:03:00Z">
              <w:r w:rsidRPr="005B23F7">
                <w:rPr>
                  <w:rFonts w:ascii="Times New Roman" w:eastAsia="Times New Roman" w:hAnsi="Times New Roman"/>
                  <w:sz w:val="24"/>
                  <w:szCs w:val="24"/>
                  <w:lang w:eastAsia="vi-VN"/>
                </w:rPr>
                <w:t>Currency</w:t>
              </w:r>
            </w:ins>
          </w:p>
        </w:tc>
        <w:tc>
          <w:tcPr>
            <w:tcW w:w="1134" w:type="dxa"/>
            <w:shd w:val="clear" w:color="auto" w:fill="auto"/>
            <w:noWrap/>
            <w:vAlign w:val="center"/>
          </w:tcPr>
          <w:p w14:paraId="3E0527F3" w14:textId="77777777" w:rsidR="00F868EA" w:rsidRPr="0052167B" w:rsidRDefault="00F868EA" w:rsidP="00817E47">
            <w:pPr>
              <w:spacing w:before="0" w:line="240" w:lineRule="auto"/>
              <w:contextualSpacing w:val="0"/>
              <w:rPr>
                <w:ins w:id="19643" w:author="Phuong Truong Thi" w:date="2024-10-16T01:03:00Z"/>
                <w:rFonts w:ascii="Times New Roman" w:eastAsia="Times New Roman" w:hAnsi="Times New Roman"/>
                <w:sz w:val="24"/>
                <w:szCs w:val="24"/>
                <w:lang w:val="vi-VN" w:eastAsia="vi-VN"/>
              </w:rPr>
            </w:pPr>
          </w:p>
        </w:tc>
        <w:tc>
          <w:tcPr>
            <w:tcW w:w="994" w:type="dxa"/>
          </w:tcPr>
          <w:p w14:paraId="66DA6287" w14:textId="77777777" w:rsidR="00F868EA" w:rsidRPr="0052167B" w:rsidRDefault="00F868EA" w:rsidP="00817E47">
            <w:pPr>
              <w:spacing w:before="0" w:line="240" w:lineRule="auto"/>
              <w:contextualSpacing w:val="0"/>
              <w:jc w:val="center"/>
              <w:rPr>
                <w:ins w:id="19644" w:author="Phuong Truong Thi" w:date="2024-10-16T01:03:00Z"/>
                <w:rFonts w:ascii="Times New Roman" w:eastAsia="Times New Roman" w:hAnsi="Times New Roman"/>
                <w:sz w:val="24"/>
                <w:szCs w:val="24"/>
                <w:lang w:val="vi-VN" w:eastAsia="vi-VN"/>
              </w:rPr>
            </w:pPr>
            <w:ins w:id="19645" w:author="Phuong Truong Thi" w:date="2024-10-16T01:03:00Z">
              <w:r w:rsidRPr="0052167B">
                <w:rPr>
                  <w:rFonts w:ascii="Times New Roman" w:eastAsia="Times New Roman" w:hAnsi="Times New Roman"/>
                  <w:sz w:val="24"/>
                  <w:szCs w:val="24"/>
                  <w:lang w:eastAsia="vi-VN"/>
                </w:rPr>
                <w:t>N</w:t>
              </w:r>
            </w:ins>
          </w:p>
        </w:tc>
      </w:tr>
      <w:tr w:rsidR="00F868EA" w:rsidRPr="0052167B" w14:paraId="5B4C3674" w14:textId="77777777" w:rsidTr="004B3858">
        <w:trPr>
          <w:trHeight w:val="276"/>
          <w:ins w:id="19646" w:author="Phuong Truong Thi" w:date="2024-10-16T01:03:00Z"/>
        </w:trPr>
        <w:tc>
          <w:tcPr>
            <w:tcW w:w="670" w:type="dxa"/>
            <w:shd w:val="clear" w:color="auto" w:fill="auto"/>
            <w:vAlign w:val="center"/>
          </w:tcPr>
          <w:p w14:paraId="7A8B73CB" w14:textId="77777777" w:rsidR="00F868EA" w:rsidRPr="0052167B" w:rsidRDefault="00F868EA" w:rsidP="00817E47">
            <w:pPr>
              <w:pStyle w:val="ListParagraph"/>
              <w:numPr>
                <w:ilvl w:val="0"/>
                <w:numId w:val="63"/>
              </w:numPr>
              <w:spacing w:before="0" w:line="240" w:lineRule="auto"/>
              <w:contextualSpacing w:val="0"/>
              <w:jc w:val="left"/>
              <w:rPr>
                <w:ins w:id="19647" w:author="Phuong Truong Thi" w:date="2024-10-16T01:03:00Z"/>
                <w:rFonts w:eastAsia="Times New Roman"/>
                <w:szCs w:val="24"/>
                <w:lang w:val="vi-VN" w:eastAsia="vi-VN"/>
              </w:rPr>
            </w:pPr>
          </w:p>
        </w:tc>
        <w:tc>
          <w:tcPr>
            <w:tcW w:w="2097" w:type="dxa"/>
            <w:shd w:val="clear" w:color="auto" w:fill="auto"/>
            <w:vAlign w:val="center"/>
          </w:tcPr>
          <w:p w14:paraId="52E6351F" w14:textId="77777777" w:rsidR="00F868EA" w:rsidRPr="002F0D98" w:rsidRDefault="00F868EA" w:rsidP="00817E47">
            <w:pPr>
              <w:spacing w:before="0" w:line="240" w:lineRule="auto"/>
              <w:contextualSpacing w:val="0"/>
              <w:rPr>
                <w:ins w:id="19648" w:author="Phuong Truong Thi" w:date="2024-10-16T01:03:00Z"/>
                <w:rFonts w:ascii="Times New Roman" w:hAnsi="Times New Roman"/>
                <w:sz w:val="24"/>
                <w:szCs w:val="24"/>
                <w:lang w:val="vi-VN"/>
              </w:rPr>
            </w:pPr>
            <w:ins w:id="19649" w:author="Phuong Truong Thi" w:date="2024-10-16T01:03:00Z">
              <w:r w:rsidRPr="002F0D98">
                <w:rPr>
                  <w:rFonts w:ascii="Times New Roman" w:hAnsi="Times New Roman"/>
                  <w:sz w:val="24"/>
                  <w:szCs w:val="24"/>
                  <w:lang w:val="vi-VN"/>
                </w:rPr>
                <w:t>Chênh lệch số dư cuối kỳ Casa VND so với chốt tháng trước</w:t>
              </w:r>
            </w:ins>
          </w:p>
        </w:tc>
        <w:tc>
          <w:tcPr>
            <w:tcW w:w="2363" w:type="dxa"/>
            <w:vAlign w:val="center"/>
          </w:tcPr>
          <w:p w14:paraId="6490C232" w14:textId="77777777" w:rsidR="00F868EA" w:rsidRPr="002F0D98" w:rsidRDefault="00F868EA" w:rsidP="00817E47">
            <w:pPr>
              <w:spacing w:before="0" w:line="240" w:lineRule="auto"/>
              <w:contextualSpacing w:val="0"/>
              <w:rPr>
                <w:ins w:id="19650" w:author="Phuong Truong Thi" w:date="2024-10-16T01:03:00Z"/>
                <w:rFonts w:ascii="Times New Roman" w:eastAsia="Times New Roman" w:hAnsi="Times New Roman"/>
                <w:sz w:val="24"/>
                <w:szCs w:val="24"/>
                <w:lang w:val="vi-VN" w:eastAsia="vi-VN"/>
              </w:rPr>
            </w:pPr>
            <w:ins w:id="19651" w:author="Phuong Truong Thi" w:date="2024-10-16T01:03:00Z">
              <w:r w:rsidRPr="002F0D98">
                <w:rPr>
                  <w:rFonts w:ascii="Times New Roman" w:hAnsi="Times New Roman"/>
                  <w:sz w:val="24"/>
                  <w:szCs w:val="24"/>
                  <w:lang w:val="vi-VN"/>
                </w:rPr>
                <w:t>Bằng số dư cuối kỳ Casa VND ngày dữ liệu  - số dư cuối kỳ Casa VND chốt tháng trước</w:t>
              </w:r>
            </w:ins>
          </w:p>
        </w:tc>
        <w:tc>
          <w:tcPr>
            <w:tcW w:w="937" w:type="dxa"/>
          </w:tcPr>
          <w:p w14:paraId="2076F380" w14:textId="77777777" w:rsidR="00F868EA" w:rsidRPr="0052167B" w:rsidRDefault="00F868EA" w:rsidP="00817E47">
            <w:pPr>
              <w:spacing w:before="0" w:line="240" w:lineRule="auto"/>
              <w:contextualSpacing w:val="0"/>
              <w:rPr>
                <w:ins w:id="19652" w:author="Phuong Truong Thi" w:date="2024-10-16T01:03:00Z"/>
                <w:rFonts w:ascii="Times New Roman" w:eastAsia="Times New Roman" w:hAnsi="Times New Roman"/>
                <w:sz w:val="24"/>
                <w:szCs w:val="24"/>
                <w:lang w:eastAsia="vi-VN"/>
              </w:rPr>
            </w:pPr>
            <w:ins w:id="19653" w:author="Phuong Truong Thi" w:date="2024-10-16T01:03:00Z">
              <w:r>
                <w:rPr>
                  <w:rFonts w:ascii="Times New Roman" w:eastAsia="Times New Roman" w:hAnsi="Times New Roman"/>
                  <w:sz w:val="24"/>
                  <w:szCs w:val="24"/>
                  <w:lang w:val="vi-VN" w:eastAsia="vi-VN"/>
                </w:rPr>
                <w:t>CRM</w:t>
              </w:r>
            </w:ins>
          </w:p>
        </w:tc>
        <w:tc>
          <w:tcPr>
            <w:tcW w:w="1111" w:type="dxa"/>
          </w:tcPr>
          <w:p w14:paraId="0E68283B" w14:textId="77777777" w:rsidR="00F868EA" w:rsidRPr="0052167B" w:rsidRDefault="00F868EA" w:rsidP="00817E47">
            <w:pPr>
              <w:spacing w:before="0" w:line="240" w:lineRule="auto"/>
              <w:contextualSpacing w:val="0"/>
              <w:rPr>
                <w:ins w:id="19654" w:author="Phuong Truong Thi" w:date="2024-10-16T01:03:00Z"/>
                <w:rFonts w:ascii="Times New Roman" w:eastAsia="Times New Roman" w:hAnsi="Times New Roman"/>
                <w:sz w:val="24"/>
                <w:szCs w:val="24"/>
                <w:lang w:eastAsia="vi-VN"/>
              </w:rPr>
            </w:pPr>
            <w:ins w:id="19655" w:author="Phuong Truong Thi" w:date="2024-10-16T01:03:00Z">
              <w:r w:rsidRPr="005B23F7">
                <w:rPr>
                  <w:rFonts w:ascii="Times New Roman" w:eastAsia="Times New Roman" w:hAnsi="Times New Roman"/>
                  <w:sz w:val="24"/>
                  <w:szCs w:val="24"/>
                  <w:lang w:eastAsia="vi-VN"/>
                </w:rPr>
                <w:t>Currency</w:t>
              </w:r>
            </w:ins>
          </w:p>
        </w:tc>
        <w:tc>
          <w:tcPr>
            <w:tcW w:w="1134" w:type="dxa"/>
            <w:shd w:val="clear" w:color="auto" w:fill="auto"/>
            <w:noWrap/>
            <w:vAlign w:val="center"/>
          </w:tcPr>
          <w:p w14:paraId="4CDC11C9" w14:textId="77777777" w:rsidR="00F868EA" w:rsidRPr="0052167B" w:rsidRDefault="00F868EA" w:rsidP="00817E47">
            <w:pPr>
              <w:spacing w:before="0" w:line="240" w:lineRule="auto"/>
              <w:contextualSpacing w:val="0"/>
              <w:rPr>
                <w:ins w:id="19656" w:author="Phuong Truong Thi" w:date="2024-10-16T01:03:00Z"/>
                <w:rFonts w:ascii="Times New Roman" w:eastAsia="Times New Roman" w:hAnsi="Times New Roman"/>
                <w:sz w:val="24"/>
                <w:szCs w:val="24"/>
                <w:lang w:val="vi-VN" w:eastAsia="vi-VN"/>
              </w:rPr>
            </w:pPr>
          </w:p>
        </w:tc>
        <w:tc>
          <w:tcPr>
            <w:tcW w:w="994" w:type="dxa"/>
          </w:tcPr>
          <w:p w14:paraId="31A32842" w14:textId="77777777" w:rsidR="00F868EA" w:rsidRPr="0052167B" w:rsidRDefault="00F868EA" w:rsidP="00817E47">
            <w:pPr>
              <w:spacing w:before="0" w:line="240" w:lineRule="auto"/>
              <w:contextualSpacing w:val="0"/>
              <w:jc w:val="center"/>
              <w:rPr>
                <w:ins w:id="19657" w:author="Phuong Truong Thi" w:date="2024-10-16T01:03:00Z"/>
                <w:rFonts w:ascii="Times New Roman" w:eastAsia="Times New Roman" w:hAnsi="Times New Roman"/>
                <w:sz w:val="24"/>
                <w:szCs w:val="24"/>
                <w:lang w:val="vi-VN" w:eastAsia="vi-VN"/>
              </w:rPr>
            </w:pPr>
            <w:ins w:id="19658" w:author="Phuong Truong Thi" w:date="2024-10-16T01:03:00Z">
              <w:r w:rsidRPr="0052167B">
                <w:rPr>
                  <w:rFonts w:ascii="Times New Roman" w:eastAsia="Times New Roman" w:hAnsi="Times New Roman"/>
                  <w:sz w:val="24"/>
                  <w:szCs w:val="24"/>
                  <w:lang w:eastAsia="vi-VN"/>
                </w:rPr>
                <w:t>N</w:t>
              </w:r>
            </w:ins>
          </w:p>
        </w:tc>
      </w:tr>
      <w:tr w:rsidR="00F868EA" w:rsidRPr="0052167B" w14:paraId="46300050" w14:textId="77777777" w:rsidTr="004B3858">
        <w:trPr>
          <w:trHeight w:val="276"/>
          <w:ins w:id="19659" w:author="Phuong Truong Thi" w:date="2024-10-16T01:03:00Z"/>
        </w:trPr>
        <w:tc>
          <w:tcPr>
            <w:tcW w:w="670" w:type="dxa"/>
            <w:shd w:val="clear" w:color="auto" w:fill="auto"/>
            <w:vAlign w:val="center"/>
          </w:tcPr>
          <w:p w14:paraId="15D1EF1D" w14:textId="77777777" w:rsidR="00F868EA" w:rsidRPr="0052167B" w:rsidRDefault="00F868EA" w:rsidP="00817E47">
            <w:pPr>
              <w:pStyle w:val="ListParagraph"/>
              <w:numPr>
                <w:ilvl w:val="0"/>
                <w:numId w:val="63"/>
              </w:numPr>
              <w:spacing w:before="0" w:line="240" w:lineRule="auto"/>
              <w:contextualSpacing w:val="0"/>
              <w:jc w:val="left"/>
              <w:rPr>
                <w:ins w:id="19660" w:author="Phuong Truong Thi" w:date="2024-10-16T01:03:00Z"/>
                <w:rFonts w:eastAsia="Times New Roman"/>
                <w:szCs w:val="24"/>
                <w:lang w:val="vi-VN" w:eastAsia="vi-VN"/>
              </w:rPr>
            </w:pPr>
          </w:p>
        </w:tc>
        <w:tc>
          <w:tcPr>
            <w:tcW w:w="2097" w:type="dxa"/>
            <w:shd w:val="clear" w:color="auto" w:fill="auto"/>
            <w:vAlign w:val="center"/>
          </w:tcPr>
          <w:p w14:paraId="31CEDF63" w14:textId="4AA34E1E" w:rsidR="00F868EA" w:rsidRPr="002F0D98" w:rsidRDefault="00F868EA" w:rsidP="00817E47">
            <w:pPr>
              <w:spacing w:before="0" w:line="240" w:lineRule="auto"/>
              <w:contextualSpacing w:val="0"/>
              <w:rPr>
                <w:ins w:id="19661" w:author="Phuong Truong Thi" w:date="2024-10-16T01:03:00Z"/>
                <w:rFonts w:ascii="Times New Roman" w:hAnsi="Times New Roman"/>
                <w:sz w:val="24"/>
                <w:szCs w:val="24"/>
                <w:lang w:val="vi-VN"/>
              </w:rPr>
            </w:pPr>
            <w:ins w:id="19662" w:author="Phuong Truong Thi" w:date="2024-10-16T01:03:00Z">
              <w:r w:rsidRPr="002F0D98">
                <w:rPr>
                  <w:rFonts w:ascii="Times New Roman" w:hAnsi="Times New Roman"/>
                  <w:sz w:val="24"/>
                  <w:szCs w:val="24"/>
                  <w:lang w:val="vi-VN"/>
                </w:rPr>
                <w:t>ADB_Casa: Số dư bình quân Casa (</w:t>
              </w:r>
            </w:ins>
            <w:ins w:id="19663" w:author="Phuong Truong Thi" w:date="2024-11-28T00:59:00Z">
              <w:r w:rsidR="00644FA5">
                <w:rPr>
                  <w:rFonts w:ascii="Times New Roman" w:hAnsi="Times New Roman"/>
                  <w:sz w:val="24"/>
                  <w:szCs w:val="24"/>
                  <w:lang w:val="vi-VN"/>
                </w:rPr>
                <w:t>quy đổi ngoại tệ</w:t>
              </w:r>
            </w:ins>
            <w:ins w:id="19664" w:author="Phuong Truong Thi" w:date="2024-10-16T01:03:00Z">
              <w:r w:rsidRPr="002F0D98">
                <w:rPr>
                  <w:rFonts w:ascii="Times New Roman" w:hAnsi="Times New Roman"/>
                  <w:sz w:val="24"/>
                  <w:szCs w:val="24"/>
                  <w:lang w:val="vi-VN"/>
                </w:rPr>
                <w:t>) tháng dữ liệu</w:t>
              </w:r>
            </w:ins>
          </w:p>
        </w:tc>
        <w:tc>
          <w:tcPr>
            <w:tcW w:w="2363" w:type="dxa"/>
            <w:vAlign w:val="center"/>
          </w:tcPr>
          <w:p w14:paraId="685CA71D" w14:textId="77777777" w:rsidR="00F868EA" w:rsidRPr="002F0D98" w:rsidRDefault="00F868EA" w:rsidP="00817E47">
            <w:pPr>
              <w:spacing w:before="0" w:line="240" w:lineRule="auto"/>
              <w:contextualSpacing w:val="0"/>
              <w:rPr>
                <w:ins w:id="19665" w:author="Phuong Truong Thi" w:date="2024-10-16T01:03:00Z"/>
                <w:rFonts w:ascii="Times New Roman" w:eastAsia="Times New Roman" w:hAnsi="Times New Roman"/>
                <w:sz w:val="24"/>
                <w:szCs w:val="24"/>
                <w:lang w:val="vi-VN" w:eastAsia="vi-VN"/>
              </w:rPr>
            </w:pPr>
            <w:ins w:id="19666" w:author="Phuong Truong Thi" w:date="2024-10-16T01:03:00Z">
              <w:r w:rsidRPr="002F0D98">
                <w:rPr>
                  <w:rFonts w:ascii="Times New Roman" w:hAnsi="Times New Roman"/>
                  <w:sz w:val="24"/>
                  <w:szCs w:val="24"/>
                  <w:lang w:val="vi-VN"/>
                </w:rPr>
                <w:t>Tổng Số dư Casa trung bình trong kỳ</w:t>
              </w:r>
              <w:r w:rsidRPr="002F0D98">
                <w:rPr>
                  <w:rFonts w:ascii="Times New Roman" w:hAnsi="Times New Roman"/>
                  <w:sz w:val="24"/>
                  <w:szCs w:val="24"/>
                  <w:lang w:val="vi-VN"/>
                </w:rPr>
                <w:br/>
                <w:t>= Tổng (Giá trị Casa từ ngày 1-n)/ Tổng số ngày trong kỳ tính.</w:t>
              </w:r>
            </w:ins>
          </w:p>
        </w:tc>
        <w:tc>
          <w:tcPr>
            <w:tcW w:w="937" w:type="dxa"/>
          </w:tcPr>
          <w:p w14:paraId="4583EEAF" w14:textId="77777777" w:rsidR="00F868EA" w:rsidRPr="0052167B" w:rsidRDefault="00F868EA" w:rsidP="00817E47">
            <w:pPr>
              <w:spacing w:before="0" w:line="240" w:lineRule="auto"/>
              <w:contextualSpacing w:val="0"/>
              <w:rPr>
                <w:ins w:id="19667" w:author="Phuong Truong Thi" w:date="2024-10-16T01:03:00Z"/>
                <w:rFonts w:ascii="Times New Roman" w:eastAsia="Times New Roman" w:hAnsi="Times New Roman"/>
                <w:sz w:val="24"/>
                <w:szCs w:val="24"/>
                <w:lang w:eastAsia="vi-VN"/>
              </w:rPr>
            </w:pPr>
            <w:ins w:id="19668" w:author="Phuong Truong Thi" w:date="2024-10-16T01:03:00Z">
              <w:r w:rsidRPr="0002126A">
                <w:rPr>
                  <w:rFonts w:ascii="Times New Roman" w:eastAsia="Times New Roman" w:hAnsi="Times New Roman"/>
                  <w:sz w:val="24"/>
                  <w:szCs w:val="24"/>
                  <w:lang w:val="vi-VN" w:eastAsia="vi-VN"/>
                </w:rPr>
                <w:t>CRM</w:t>
              </w:r>
            </w:ins>
          </w:p>
        </w:tc>
        <w:tc>
          <w:tcPr>
            <w:tcW w:w="1111" w:type="dxa"/>
          </w:tcPr>
          <w:p w14:paraId="71687FAB" w14:textId="77777777" w:rsidR="00F868EA" w:rsidRPr="0052167B" w:rsidRDefault="00F868EA" w:rsidP="00817E47">
            <w:pPr>
              <w:spacing w:before="0" w:line="240" w:lineRule="auto"/>
              <w:contextualSpacing w:val="0"/>
              <w:rPr>
                <w:ins w:id="19669" w:author="Phuong Truong Thi" w:date="2024-10-16T01:03:00Z"/>
                <w:rFonts w:ascii="Times New Roman" w:eastAsia="Times New Roman" w:hAnsi="Times New Roman"/>
                <w:sz w:val="24"/>
                <w:szCs w:val="24"/>
                <w:lang w:eastAsia="vi-VN"/>
              </w:rPr>
            </w:pPr>
            <w:ins w:id="19670" w:author="Phuong Truong Thi" w:date="2024-10-16T01:03:00Z">
              <w:r w:rsidRPr="00226260">
                <w:rPr>
                  <w:rFonts w:ascii="Times New Roman" w:eastAsia="Times New Roman" w:hAnsi="Times New Roman"/>
                  <w:sz w:val="24"/>
                  <w:szCs w:val="24"/>
                  <w:lang w:eastAsia="vi-VN"/>
                </w:rPr>
                <w:t>Currency</w:t>
              </w:r>
            </w:ins>
          </w:p>
        </w:tc>
        <w:tc>
          <w:tcPr>
            <w:tcW w:w="1134" w:type="dxa"/>
            <w:shd w:val="clear" w:color="auto" w:fill="auto"/>
            <w:noWrap/>
            <w:vAlign w:val="center"/>
          </w:tcPr>
          <w:p w14:paraId="50F6C9FE" w14:textId="77777777" w:rsidR="00F868EA" w:rsidRPr="0052167B" w:rsidRDefault="00F868EA" w:rsidP="00817E47">
            <w:pPr>
              <w:spacing w:before="0" w:line="240" w:lineRule="auto"/>
              <w:contextualSpacing w:val="0"/>
              <w:rPr>
                <w:ins w:id="19671" w:author="Phuong Truong Thi" w:date="2024-10-16T01:03:00Z"/>
                <w:rFonts w:ascii="Times New Roman" w:eastAsia="Times New Roman" w:hAnsi="Times New Roman"/>
                <w:sz w:val="24"/>
                <w:szCs w:val="24"/>
                <w:lang w:val="vi-VN" w:eastAsia="vi-VN"/>
              </w:rPr>
            </w:pPr>
          </w:p>
        </w:tc>
        <w:tc>
          <w:tcPr>
            <w:tcW w:w="994" w:type="dxa"/>
          </w:tcPr>
          <w:p w14:paraId="26AFED51" w14:textId="77777777" w:rsidR="00F868EA" w:rsidRPr="0052167B" w:rsidRDefault="00F868EA" w:rsidP="00817E47">
            <w:pPr>
              <w:spacing w:before="0" w:line="240" w:lineRule="auto"/>
              <w:contextualSpacing w:val="0"/>
              <w:jc w:val="center"/>
              <w:rPr>
                <w:ins w:id="19672" w:author="Phuong Truong Thi" w:date="2024-10-16T01:03:00Z"/>
                <w:rFonts w:ascii="Times New Roman" w:eastAsia="Times New Roman" w:hAnsi="Times New Roman"/>
                <w:sz w:val="24"/>
                <w:szCs w:val="24"/>
                <w:lang w:val="vi-VN" w:eastAsia="vi-VN"/>
              </w:rPr>
            </w:pPr>
            <w:ins w:id="19673" w:author="Phuong Truong Thi" w:date="2024-10-16T01:03:00Z">
              <w:r w:rsidRPr="0052167B">
                <w:rPr>
                  <w:rFonts w:ascii="Times New Roman" w:eastAsia="Times New Roman" w:hAnsi="Times New Roman"/>
                  <w:sz w:val="24"/>
                  <w:szCs w:val="24"/>
                  <w:lang w:eastAsia="vi-VN"/>
                </w:rPr>
                <w:t>N</w:t>
              </w:r>
            </w:ins>
          </w:p>
        </w:tc>
      </w:tr>
      <w:tr w:rsidR="00F868EA" w:rsidRPr="0052167B" w14:paraId="2AA98C52" w14:textId="77777777" w:rsidTr="004B3858">
        <w:trPr>
          <w:trHeight w:val="276"/>
          <w:ins w:id="19674" w:author="Phuong Truong Thi" w:date="2024-10-16T01:03:00Z"/>
        </w:trPr>
        <w:tc>
          <w:tcPr>
            <w:tcW w:w="670" w:type="dxa"/>
            <w:shd w:val="clear" w:color="auto" w:fill="auto"/>
            <w:vAlign w:val="center"/>
          </w:tcPr>
          <w:p w14:paraId="3A88C645" w14:textId="77777777" w:rsidR="00F868EA" w:rsidRPr="0052167B" w:rsidRDefault="00F868EA" w:rsidP="00817E47">
            <w:pPr>
              <w:pStyle w:val="ListParagraph"/>
              <w:numPr>
                <w:ilvl w:val="0"/>
                <w:numId w:val="63"/>
              </w:numPr>
              <w:spacing w:before="0" w:line="240" w:lineRule="auto"/>
              <w:contextualSpacing w:val="0"/>
              <w:jc w:val="left"/>
              <w:rPr>
                <w:ins w:id="19675" w:author="Phuong Truong Thi" w:date="2024-10-16T01:03:00Z"/>
                <w:rFonts w:eastAsia="Times New Roman"/>
                <w:szCs w:val="24"/>
                <w:lang w:val="vi-VN" w:eastAsia="vi-VN"/>
              </w:rPr>
            </w:pPr>
          </w:p>
        </w:tc>
        <w:tc>
          <w:tcPr>
            <w:tcW w:w="2097" w:type="dxa"/>
            <w:shd w:val="clear" w:color="auto" w:fill="auto"/>
            <w:vAlign w:val="center"/>
          </w:tcPr>
          <w:p w14:paraId="2C2B0A4D" w14:textId="281048CC" w:rsidR="00F868EA" w:rsidRPr="002F0D98" w:rsidRDefault="00F868EA" w:rsidP="00817E47">
            <w:pPr>
              <w:spacing w:before="0" w:line="240" w:lineRule="auto"/>
              <w:contextualSpacing w:val="0"/>
              <w:rPr>
                <w:ins w:id="19676" w:author="Phuong Truong Thi" w:date="2024-10-16T01:03:00Z"/>
                <w:rFonts w:ascii="Times New Roman" w:hAnsi="Times New Roman"/>
                <w:sz w:val="24"/>
                <w:szCs w:val="24"/>
                <w:lang w:val="vi-VN"/>
              </w:rPr>
            </w:pPr>
            <w:ins w:id="19677" w:author="Phuong Truong Thi" w:date="2024-10-16T01:03:00Z">
              <w:r w:rsidRPr="002F0D98">
                <w:rPr>
                  <w:rFonts w:ascii="Times New Roman" w:hAnsi="Times New Roman"/>
                  <w:sz w:val="24"/>
                  <w:szCs w:val="24"/>
                  <w:lang w:val="vi-VN"/>
                </w:rPr>
                <w:t>ADB_Casa Số dư bình quân Casa (</w:t>
              </w:r>
            </w:ins>
            <w:ins w:id="19678" w:author="Phuong Truong Thi" w:date="2024-11-28T00:59:00Z">
              <w:r w:rsidR="00644FA5">
                <w:rPr>
                  <w:rFonts w:ascii="Times New Roman" w:hAnsi="Times New Roman"/>
                  <w:sz w:val="24"/>
                  <w:szCs w:val="24"/>
                  <w:lang w:val="vi-VN"/>
                </w:rPr>
                <w:t>quy đổi ngoại tệ</w:t>
              </w:r>
            </w:ins>
            <w:ins w:id="19679" w:author="Phuong Truong Thi" w:date="2024-10-16T01:03:00Z">
              <w:r w:rsidRPr="002F0D98">
                <w:rPr>
                  <w:rFonts w:ascii="Times New Roman" w:hAnsi="Times New Roman"/>
                  <w:sz w:val="24"/>
                  <w:szCs w:val="24"/>
                  <w:lang w:val="vi-VN"/>
                </w:rPr>
                <w:t>) tháng trước</w:t>
              </w:r>
            </w:ins>
          </w:p>
        </w:tc>
        <w:tc>
          <w:tcPr>
            <w:tcW w:w="2363" w:type="dxa"/>
            <w:vAlign w:val="center"/>
          </w:tcPr>
          <w:p w14:paraId="0A36FF85" w14:textId="3E509C44" w:rsidR="00F868EA" w:rsidRPr="002F0D98" w:rsidRDefault="00F868EA" w:rsidP="00817E47">
            <w:pPr>
              <w:spacing w:before="0" w:line="240" w:lineRule="auto"/>
              <w:contextualSpacing w:val="0"/>
              <w:rPr>
                <w:ins w:id="19680" w:author="Phuong Truong Thi" w:date="2024-10-16T01:03:00Z"/>
                <w:rFonts w:ascii="Times New Roman" w:eastAsia="Times New Roman" w:hAnsi="Times New Roman"/>
                <w:sz w:val="24"/>
                <w:szCs w:val="24"/>
                <w:lang w:val="vi-VN" w:eastAsia="vi-VN"/>
              </w:rPr>
            </w:pPr>
            <w:ins w:id="19681" w:author="Phuong Truong Thi" w:date="2024-10-16T01:03:00Z">
              <w:r w:rsidRPr="002F0D98">
                <w:rPr>
                  <w:rFonts w:ascii="Times New Roman" w:hAnsi="Times New Roman"/>
                  <w:sz w:val="24"/>
                  <w:szCs w:val="24"/>
                  <w:lang w:val="vi-VN"/>
                </w:rPr>
                <w:t>Tổng số dư bình quân Casa của các Tài khoản thanh toán (Category là TKTT) (</w:t>
              </w:r>
            </w:ins>
            <w:ins w:id="19682" w:author="Phuong Truong Thi" w:date="2024-11-28T00:59:00Z">
              <w:r w:rsidR="00644FA5">
                <w:rPr>
                  <w:rFonts w:ascii="Times New Roman" w:hAnsi="Times New Roman"/>
                  <w:sz w:val="24"/>
                  <w:szCs w:val="24"/>
                  <w:lang w:val="vi-VN"/>
                </w:rPr>
                <w:t>quy đổi ngoại tệ</w:t>
              </w:r>
            </w:ins>
            <w:ins w:id="19683" w:author="Phuong Truong Thi" w:date="2024-10-16T01:03:00Z">
              <w:r w:rsidRPr="002F0D98">
                <w:rPr>
                  <w:rFonts w:ascii="Times New Roman" w:hAnsi="Times New Roman"/>
                  <w:sz w:val="24"/>
                  <w:szCs w:val="24"/>
                  <w:lang w:val="vi-VN"/>
                </w:rPr>
                <w:t>) tháng trước T-1</w:t>
              </w:r>
            </w:ins>
          </w:p>
        </w:tc>
        <w:tc>
          <w:tcPr>
            <w:tcW w:w="937" w:type="dxa"/>
          </w:tcPr>
          <w:p w14:paraId="7AF55918" w14:textId="77777777" w:rsidR="00F868EA" w:rsidRPr="0052167B" w:rsidRDefault="00F868EA" w:rsidP="00817E47">
            <w:pPr>
              <w:spacing w:before="0" w:line="240" w:lineRule="auto"/>
              <w:contextualSpacing w:val="0"/>
              <w:rPr>
                <w:ins w:id="19684" w:author="Phuong Truong Thi" w:date="2024-10-16T01:03:00Z"/>
                <w:rFonts w:ascii="Times New Roman" w:eastAsia="Times New Roman" w:hAnsi="Times New Roman"/>
                <w:sz w:val="24"/>
                <w:szCs w:val="24"/>
                <w:lang w:eastAsia="vi-VN"/>
              </w:rPr>
            </w:pPr>
            <w:ins w:id="19685" w:author="Phuong Truong Thi" w:date="2024-10-16T01:03:00Z">
              <w:r w:rsidRPr="0002126A">
                <w:rPr>
                  <w:rFonts w:ascii="Times New Roman" w:eastAsia="Times New Roman" w:hAnsi="Times New Roman"/>
                  <w:sz w:val="24"/>
                  <w:szCs w:val="24"/>
                  <w:lang w:val="vi-VN" w:eastAsia="vi-VN"/>
                </w:rPr>
                <w:t>CRM</w:t>
              </w:r>
            </w:ins>
          </w:p>
        </w:tc>
        <w:tc>
          <w:tcPr>
            <w:tcW w:w="1111" w:type="dxa"/>
          </w:tcPr>
          <w:p w14:paraId="3167EE5F" w14:textId="77777777" w:rsidR="00F868EA" w:rsidRPr="0052167B" w:rsidRDefault="00F868EA" w:rsidP="00817E47">
            <w:pPr>
              <w:spacing w:before="0" w:line="240" w:lineRule="auto"/>
              <w:contextualSpacing w:val="0"/>
              <w:rPr>
                <w:ins w:id="19686" w:author="Phuong Truong Thi" w:date="2024-10-16T01:03:00Z"/>
                <w:rFonts w:ascii="Times New Roman" w:eastAsia="Times New Roman" w:hAnsi="Times New Roman"/>
                <w:sz w:val="24"/>
                <w:szCs w:val="24"/>
                <w:lang w:eastAsia="vi-VN"/>
              </w:rPr>
            </w:pPr>
            <w:ins w:id="19687" w:author="Phuong Truong Thi" w:date="2024-10-16T01:03:00Z">
              <w:r w:rsidRPr="00226260">
                <w:rPr>
                  <w:rFonts w:ascii="Times New Roman" w:eastAsia="Times New Roman" w:hAnsi="Times New Roman"/>
                  <w:sz w:val="24"/>
                  <w:szCs w:val="24"/>
                  <w:lang w:eastAsia="vi-VN"/>
                </w:rPr>
                <w:t>Currency</w:t>
              </w:r>
            </w:ins>
          </w:p>
        </w:tc>
        <w:tc>
          <w:tcPr>
            <w:tcW w:w="1134" w:type="dxa"/>
            <w:shd w:val="clear" w:color="auto" w:fill="auto"/>
            <w:noWrap/>
            <w:vAlign w:val="center"/>
          </w:tcPr>
          <w:p w14:paraId="7B3087B4" w14:textId="77777777" w:rsidR="00F868EA" w:rsidRPr="0052167B" w:rsidRDefault="00F868EA" w:rsidP="00817E47">
            <w:pPr>
              <w:spacing w:before="0" w:line="240" w:lineRule="auto"/>
              <w:contextualSpacing w:val="0"/>
              <w:rPr>
                <w:ins w:id="19688" w:author="Phuong Truong Thi" w:date="2024-10-16T01:03:00Z"/>
                <w:rFonts w:ascii="Times New Roman" w:eastAsia="Times New Roman" w:hAnsi="Times New Roman"/>
                <w:sz w:val="24"/>
                <w:szCs w:val="24"/>
                <w:lang w:val="vi-VN" w:eastAsia="vi-VN"/>
              </w:rPr>
            </w:pPr>
          </w:p>
        </w:tc>
        <w:tc>
          <w:tcPr>
            <w:tcW w:w="994" w:type="dxa"/>
          </w:tcPr>
          <w:p w14:paraId="0FD2F263" w14:textId="77777777" w:rsidR="00F868EA" w:rsidRPr="0052167B" w:rsidRDefault="00F868EA" w:rsidP="00817E47">
            <w:pPr>
              <w:spacing w:before="0" w:line="240" w:lineRule="auto"/>
              <w:contextualSpacing w:val="0"/>
              <w:jc w:val="center"/>
              <w:rPr>
                <w:ins w:id="19689" w:author="Phuong Truong Thi" w:date="2024-10-16T01:03:00Z"/>
                <w:rFonts w:ascii="Times New Roman" w:eastAsia="Times New Roman" w:hAnsi="Times New Roman"/>
                <w:sz w:val="24"/>
                <w:szCs w:val="24"/>
                <w:lang w:val="vi-VN" w:eastAsia="vi-VN"/>
              </w:rPr>
            </w:pPr>
            <w:ins w:id="19690" w:author="Phuong Truong Thi" w:date="2024-10-16T01:03:00Z">
              <w:r w:rsidRPr="0052167B">
                <w:rPr>
                  <w:rFonts w:ascii="Times New Roman" w:eastAsia="Times New Roman" w:hAnsi="Times New Roman"/>
                  <w:sz w:val="24"/>
                  <w:szCs w:val="24"/>
                  <w:lang w:eastAsia="vi-VN"/>
                </w:rPr>
                <w:t>N</w:t>
              </w:r>
            </w:ins>
          </w:p>
        </w:tc>
      </w:tr>
      <w:tr w:rsidR="00F868EA" w:rsidRPr="0052167B" w14:paraId="02538F28" w14:textId="77777777" w:rsidTr="004B3858">
        <w:trPr>
          <w:trHeight w:val="276"/>
          <w:ins w:id="19691" w:author="Phuong Truong Thi" w:date="2024-10-16T01:03:00Z"/>
        </w:trPr>
        <w:tc>
          <w:tcPr>
            <w:tcW w:w="670" w:type="dxa"/>
            <w:shd w:val="clear" w:color="auto" w:fill="auto"/>
            <w:vAlign w:val="center"/>
          </w:tcPr>
          <w:p w14:paraId="4578DCC9" w14:textId="77777777" w:rsidR="00F868EA" w:rsidRPr="0052167B" w:rsidRDefault="00F868EA" w:rsidP="00817E47">
            <w:pPr>
              <w:pStyle w:val="ListParagraph"/>
              <w:numPr>
                <w:ilvl w:val="0"/>
                <w:numId w:val="63"/>
              </w:numPr>
              <w:spacing w:before="0" w:line="240" w:lineRule="auto"/>
              <w:contextualSpacing w:val="0"/>
              <w:jc w:val="left"/>
              <w:rPr>
                <w:ins w:id="19692" w:author="Phuong Truong Thi" w:date="2024-10-16T01:03:00Z"/>
                <w:rFonts w:eastAsia="Times New Roman"/>
                <w:szCs w:val="24"/>
                <w:lang w:val="vi-VN" w:eastAsia="vi-VN"/>
              </w:rPr>
            </w:pPr>
          </w:p>
        </w:tc>
        <w:tc>
          <w:tcPr>
            <w:tcW w:w="2097" w:type="dxa"/>
            <w:shd w:val="clear" w:color="auto" w:fill="auto"/>
            <w:vAlign w:val="center"/>
          </w:tcPr>
          <w:p w14:paraId="48BAF14C" w14:textId="77777777" w:rsidR="00F868EA" w:rsidRPr="002F0D98" w:rsidRDefault="00F868EA" w:rsidP="00817E47">
            <w:pPr>
              <w:spacing w:before="0" w:line="240" w:lineRule="auto"/>
              <w:contextualSpacing w:val="0"/>
              <w:rPr>
                <w:ins w:id="19693" w:author="Phuong Truong Thi" w:date="2024-10-16T01:03:00Z"/>
                <w:rFonts w:ascii="Times New Roman" w:hAnsi="Times New Roman"/>
                <w:sz w:val="24"/>
                <w:szCs w:val="24"/>
                <w:lang w:val="vi-VN"/>
              </w:rPr>
            </w:pPr>
            <w:ins w:id="19694" w:author="Phuong Truong Thi" w:date="2024-10-16T01:03:00Z">
              <w:r w:rsidRPr="002F0D98">
                <w:rPr>
                  <w:rFonts w:ascii="Times New Roman" w:hAnsi="Times New Roman"/>
                  <w:sz w:val="24"/>
                  <w:szCs w:val="24"/>
                  <w:lang w:val="vi-VN"/>
                </w:rPr>
                <w:t>Chênh lệch số dư bình quân Casa so với tháng trước</w:t>
              </w:r>
            </w:ins>
          </w:p>
        </w:tc>
        <w:tc>
          <w:tcPr>
            <w:tcW w:w="2363" w:type="dxa"/>
            <w:vAlign w:val="center"/>
          </w:tcPr>
          <w:p w14:paraId="46C7C820" w14:textId="77777777" w:rsidR="00F868EA" w:rsidRPr="002F0D98" w:rsidRDefault="00F868EA" w:rsidP="00817E47">
            <w:pPr>
              <w:spacing w:before="0" w:line="240" w:lineRule="auto"/>
              <w:contextualSpacing w:val="0"/>
              <w:rPr>
                <w:ins w:id="19695" w:author="Phuong Truong Thi" w:date="2024-10-16T01:03:00Z"/>
                <w:rFonts w:ascii="Times New Roman" w:eastAsia="Times New Roman" w:hAnsi="Times New Roman"/>
                <w:sz w:val="24"/>
                <w:szCs w:val="24"/>
                <w:lang w:val="vi-VN" w:eastAsia="vi-VN"/>
              </w:rPr>
            </w:pPr>
            <w:ins w:id="19696" w:author="Phuong Truong Thi" w:date="2024-10-16T01:03:00Z">
              <w:r w:rsidRPr="002F0D98">
                <w:rPr>
                  <w:rFonts w:ascii="Times New Roman" w:hAnsi="Times New Roman"/>
                  <w:sz w:val="24"/>
                  <w:szCs w:val="24"/>
                  <w:lang w:val="vi-VN"/>
                </w:rPr>
                <w:t>Bằng ADB_Casa  tháng dữ liệu - ADB Casa tháng trước</w:t>
              </w:r>
            </w:ins>
          </w:p>
        </w:tc>
        <w:tc>
          <w:tcPr>
            <w:tcW w:w="937" w:type="dxa"/>
          </w:tcPr>
          <w:p w14:paraId="79555375" w14:textId="77777777" w:rsidR="00F868EA" w:rsidRPr="0052167B" w:rsidRDefault="00F868EA" w:rsidP="00817E47">
            <w:pPr>
              <w:spacing w:before="0" w:line="240" w:lineRule="auto"/>
              <w:contextualSpacing w:val="0"/>
              <w:rPr>
                <w:ins w:id="19697" w:author="Phuong Truong Thi" w:date="2024-10-16T01:03:00Z"/>
                <w:rFonts w:ascii="Times New Roman" w:eastAsia="Times New Roman" w:hAnsi="Times New Roman"/>
                <w:sz w:val="24"/>
                <w:szCs w:val="24"/>
                <w:lang w:eastAsia="vi-VN"/>
              </w:rPr>
            </w:pPr>
            <w:ins w:id="19698" w:author="Phuong Truong Thi" w:date="2024-10-16T01:03:00Z">
              <w:r w:rsidRPr="0002126A">
                <w:rPr>
                  <w:rFonts w:ascii="Times New Roman" w:eastAsia="Times New Roman" w:hAnsi="Times New Roman"/>
                  <w:sz w:val="24"/>
                  <w:szCs w:val="24"/>
                  <w:lang w:val="vi-VN" w:eastAsia="vi-VN"/>
                </w:rPr>
                <w:t>CRM</w:t>
              </w:r>
            </w:ins>
          </w:p>
        </w:tc>
        <w:tc>
          <w:tcPr>
            <w:tcW w:w="1111" w:type="dxa"/>
          </w:tcPr>
          <w:p w14:paraId="596F958E" w14:textId="77777777" w:rsidR="00F868EA" w:rsidRPr="0052167B" w:rsidRDefault="00F868EA" w:rsidP="00817E47">
            <w:pPr>
              <w:spacing w:before="0" w:line="240" w:lineRule="auto"/>
              <w:contextualSpacing w:val="0"/>
              <w:rPr>
                <w:ins w:id="19699" w:author="Phuong Truong Thi" w:date="2024-10-16T01:03:00Z"/>
                <w:rFonts w:ascii="Times New Roman" w:eastAsia="Times New Roman" w:hAnsi="Times New Roman"/>
                <w:sz w:val="24"/>
                <w:szCs w:val="24"/>
                <w:lang w:eastAsia="vi-VN"/>
              </w:rPr>
            </w:pPr>
            <w:ins w:id="19700" w:author="Phuong Truong Thi" w:date="2024-10-16T01:03:00Z">
              <w:r w:rsidRPr="00226260">
                <w:rPr>
                  <w:rFonts w:ascii="Times New Roman" w:eastAsia="Times New Roman" w:hAnsi="Times New Roman"/>
                  <w:sz w:val="24"/>
                  <w:szCs w:val="24"/>
                  <w:lang w:eastAsia="vi-VN"/>
                </w:rPr>
                <w:t>Currency</w:t>
              </w:r>
            </w:ins>
          </w:p>
        </w:tc>
        <w:tc>
          <w:tcPr>
            <w:tcW w:w="1134" w:type="dxa"/>
            <w:shd w:val="clear" w:color="auto" w:fill="auto"/>
            <w:noWrap/>
            <w:vAlign w:val="center"/>
          </w:tcPr>
          <w:p w14:paraId="28C951B6" w14:textId="77777777" w:rsidR="00F868EA" w:rsidRPr="0052167B" w:rsidRDefault="00F868EA" w:rsidP="00817E47">
            <w:pPr>
              <w:spacing w:before="0" w:line="240" w:lineRule="auto"/>
              <w:contextualSpacing w:val="0"/>
              <w:rPr>
                <w:ins w:id="19701" w:author="Phuong Truong Thi" w:date="2024-10-16T01:03:00Z"/>
                <w:rFonts w:ascii="Times New Roman" w:eastAsia="Times New Roman" w:hAnsi="Times New Roman"/>
                <w:sz w:val="24"/>
                <w:szCs w:val="24"/>
                <w:lang w:val="vi-VN" w:eastAsia="vi-VN"/>
              </w:rPr>
            </w:pPr>
          </w:p>
        </w:tc>
        <w:tc>
          <w:tcPr>
            <w:tcW w:w="994" w:type="dxa"/>
          </w:tcPr>
          <w:p w14:paraId="4E5086E3" w14:textId="77777777" w:rsidR="00F868EA" w:rsidRPr="0052167B" w:rsidRDefault="00F868EA" w:rsidP="00817E47">
            <w:pPr>
              <w:spacing w:before="0" w:line="240" w:lineRule="auto"/>
              <w:contextualSpacing w:val="0"/>
              <w:jc w:val="center"/>
              <w:rPr>
                <w:ins w:id="19702" w:author="Phuong Truong Thi" w:date="2024-10-16T01:03:00Z"/>
                <w:rFonts w:ascii="Times New Roman" w:eastAsia="Times New Roman" w:hAnsi="Times New Roman"/>
                <w:sz w:val="24"/>
                <w:szCs w:val="24"/>
                <w:lang w:val="vi-VN" w:eastAsia="vi-VN"/>
              </w:rPr>
            </w:pPr>
            <w:ins w:id="19703" w:author="Phuong Truong Thi" w:date="2024-10-16T01:03:00Z">
              <w:r w:rsidRPr="0052167B">
                <w:rPr>
                  <w:rFonts w:ascii="Times New Roman" w:eastAsia="Times New Roman" w:hAnsi="Times New Roman"/>
                  <w:sz w:val="24"/>
                  <w:szCs w:val="24"/>
                  <w:lang w:eastAsia="vi-VN"/>
                </w:rPr>
                <w:t>N</w:t>
              </w:r>
            </w:ins>
          </w:p>
        </w:tc>
      </w:tr>
      <w:tr w:rsidR="00F868EA" w:rsidRPr="0052167B" w14:paraId="0C822A14" w14:textId="77777777" w:rsidTr="004B3858">
        <w:trPr>
          <w:trHeight w:val="276"/>
          <w:ins w:id="19704" w:author="Phuong Truong Thi" w:date="2024-10-16T01:03:00Z"/>
        </w:trPr>
        <w:tc>
          <w:tcPr>
            <w:tcW w:w="670" w:type="dxa"/>
            <w:shd w:val="clear" w:color="auto" w:fill="auto"/>
            <w:vAlign w:val="center"/>
          </w:tcPr>
          <w:p w14:paraId="5AA79918" w14:textId="77777777" w:rsidR="00F868EA" w:rsidRPr="0052167B" w:rsidRDefault="00F868EA" w:rsidP="00817E47">
            <w:pPr>
              <w:pStyle w:val="ListParagraph"/>
              <w:numPr>
                <w:ilvl w:val="0"/>
                <w:numId w:val="63"/>
              </w:numPr>
              <w:spacing w:before="0" w:line="240" w:lineRule="auto"/>
              <w:contextualSpacing w:val="0"/>
              <w:jc w:val="left"/>
              <w:rPr>
                <w:ins w:id="19705" w:author="Phuong Truong Thi" w:date="2024-10-16T01:03:00Z"/>
                <w:rFonts w:eastAsia="Times New Roman"/>
                <w:szCs w:val="24"/>
                <w:lang w:val="vi-VN" w:eastAsia="vi-VN"/>
              </w:rPr>
            </w:pPr>
          </w:p>
        </w:tc>
        <w:tc>
          <w:tcPr>
            <w:tcW w:w="2097" w:type="dxa"/>
            <w:shd w:val="clear" w:color="auto" w:fill="auto"/>
            <w:vAlign w:val="center"/>
          </w:tcPr>
          <w:p w14:paraId="6AA903F6" w14:textId="77777777" w:rsidR="00F868EA" w:rsidRPr="002F0D98" w:rsidRDefault="00F868EA" w:rsidP="00817E47">
            <w:pPr>
              <w:spacing w:before="0" w:line="240" w:lineRule="auto"/>
              <w:contextualSpacing w:val="0"/>
              <w:rPr>
                <w:ins w:id="19706" w:author="Phuong Truong Thi" w:date="2024-10-16T01:03:00Z"/>
                <w:rFonts w:ascii="Times New Roman" w:hAnsi="Times New Roman"/>
                <w:sz w:val="24"/>
                <w:szCs w:val="24"/>
                <w:lang w:val="vi-VN"/>
              </w:rPr>
            </w:pPr>
            <w:ins w:id="19707" w:author="Phuong Truong Thi" w:date="2024-10-16T01:03:00Z">
              <w:r w:rsidRPr="002F0D98">
                <w:rPr>
                  <w:rFonts w:ascii="Times New Roman" w:hAnsi="Times New Roman"/>
                  <w:sz w:val="24"/>
                  <w:szCs w:val="24"/>
                  <w:lang w:val="vi-VN"/>
                </w:rPr>
                <w:t>ADB_Casa 3 tháng gần nhất</w:t>
              </w:r>
            </w:ins>
          </w:p>
        </w:tc>
        <w:tc>
          <w:tcPr>
            <w:tcW w:w="2363" w:type="dxa"/>
            <w:vAlign w:val="center"/>
          </w:tcPr>
          <w:p w14:paraId="7109E7D4" w14:textId="77777777" w:rsidR="00F868EA" w:rsidRPr="002F0D98" w:rsidRDefault="00F868EA" w:rsidP="00817E47">
            <w:pPr>
              <w:spacing w:before="0" w:line="240" w:lineRule="auto"/>
              <w:contextualSpacing w:val="0"/>
              <w:rPr>
                <w:ins w:id="19708" w:author="Phuong Truong Thi" w:date="2024-10-16T01:03:00Z"/>
                <w:rFonts w:ascii="Times New Roman" w:eastAsia="Times New Roman" w:hAnsi="Times New Roman"/>
                <w:sz w:val="24"/>
                <w:szCs w:val="24"/>
                <w:lang w:val="vi-VN" w:eastAsia="vi-VN"/>
              </w:rPr>
            </w:pPr>
            <w:ins w:id="19709" w:author="Phuong Truong Thi" w:date="2024-10-16T01:03:00Z">
              <w:r w:rsidRPr="002F0D98">
                <w:rPr>
                  <w:rFonts w:ascii="Times New Roman" w:hAnsi="Times New Roman"/>
                  <w:sz w:val="24"/>
                  <w:szCs w:val="24"/>
                  <w:lang w:val="vi-VN"/>
                </w:rPr>
                <w:t xml:space="preserve">ADB Casa của các Tài khoản thanh toán (Category là TKTT) 3 tháng gần nhất. Average daily balance (ADB) là Số dư bình </w:t>
              </w:r>
              <w:r w:rsidRPr="002F0D98">
                <w:rPr>
                  <w:rFonts w:ascii="Times New Roman" w:hAnsi="Times New Roman"/>
                  <w:sz w:val="24"/>
                  <w:szCs w:val="24"/>
                  <w:lang w:val="vi-VN"/>
                </w:rPr>
                <w:lastRenderedPageBreak/>
                <w:t>quân hàng ngày của các Tài khoản thanh toán (Category là TKTT)</w:t>
              </w:r>
            </w:ins>
          </w:p>
        </w:tc>
        <w:tc>
          <w:tcPr>
            <w:tcW w:w="937" w:type="dxa"/>
          </w:tcPr>
          <w:p w14:paraId="240FACB3" w14:textId="77777777" w:rsidR="00F868EA" w:rsidRPr="0052167B" w:rsidRDefault="00F868EA" w:rsidP="00817E47">
            <w:pPr>
              <w:spacing w:before="0" w:line="240" w:lineRule="auto"/>
              <w:contextualSpacing w:val="0"/>
              <w:rPr>
                <w:ins w:id="19710" w:author="Phuong Truong Thi" w:date="2024-10-16T01:03:00Z"/>
                <w:rFonts w:ascii="Times New Roman" w:eastAsia="Times New Roman" w:hAnsi="Times New Roman"/>
                <w:sz w:val="24"/>
                <w:szCs w:val="24"/>
                <w:lang w:eastAsia="vi-VN"/>
              </w:rPr>
            </w:pPr>
            <w:ins w:id="19711" w:author="Phuong Truong Thi" w:date="2024-10-16T01:03:00Z">
              <w:r>
                <w:rPr>
                  <w:rFonts w:ascii="Times New Roman" w:eastAsia="Times New Roman" w:hAnsi="Times New Roman"/>
                  <w:sz w:val="24"/>
                  <w:szCs w:val="24"/>
                  <w:lang w:val="vi-VN" w:eastAsia="vi-VN"/>
                </w:rPr>
                <w:lastRenderedPageBreak/>
                <w:t>CRM</w:t>
              </w:r>
            </w:ins>
          </w:p>
        </w:tc>
        <w:tc>
          <w:tcPr>
            <w:tcW w:w="1111" w:type="dxa"/>
          </w:tcPr>
          <w:p w14:paraId="08610C19" w14:textId="77777777" w:rsidR="00F868EA" w:rsidRPr="0052167B" w:rsidRDefault="00F868EA" w:rsidP="00817E47">
            <w:pPr>
              <w:spacing w:before="0" w:line="240" w:lineRule="auto"/>
              <w:contextualSpacing w:val="0"/>
              <w:rPr>
                <w:ins w:id="19712" w:author="Phuong Truong Thi" w:date="2024-10-16T01:03:00Z"/>
                <w:rFonts w:ascii="Times New Roman" w:eastAsia="Times New Roman" w:hAnsi="Times New Roman"/>
                <w:sz w:val="24"/>
                <w:szCs w:val="24"/>
                <w:lang w:eastAsia="vi-VN"/>
              </w:rPr>
            </w:pPr>
            <w:ins w:id="19713" w:author="Phuong Truong Thi" w:date="2024-10-16T01:03:00Z">
              <w:r w:rsidRPr="00226260">
                <w:rPr>
                  <w:rFonts w:ascii="Times New Roman" w:eastAsia="Times New Roman" w:hAnsi="Times New Roman"/>
                  <w:sz w:val="24"/>
                  <w:szCs w:val="24"/>
                  <w:lang w:eastAsia="vi-VN"/>
                </w:rPr>
                <w:t>Currency</w:t>
              </w:r>
            </w:ins>
          </w:p>
        </w:tc>
        <w:tc>
          <w:tcPr>
            <w:tcW w:w="1134" w:type="dxa"/>
            <w:shd w:val="clear" w:color="auto" w:fill="auto"/>
            <w:noWrap/>
            <w:vAlign w:val="center"/>
          </w:tcPr>
          <w:p w14:paraId="0E19CFFC" w14:textId="77777777" w:rsidR="00F868EA" w:rsidRPr="0052167B" w:rsidRDefault="00F868EA" w:rsidP="00817E47">
            <w:pPr>
              <w:spacing w:before="0" w:line="240" w:lineRule="auto"/>
              <w:contextualSpacing w:val="0"/>
              <w:rPr>
                <w:ins w:id="19714" w:author="Phuong Truong Thi" w:date="2024-10-16T01:03:00Z"/>
                <w:rFonts w:ascii="Times New Roman" w:eastAsia="Times New Roman" w:hAnsi="Times New Roman"/>
                <w:sz w:val="24"/>
                <w:szCs w:val="24"/>
                <w:lang w:val="vi-VN" w:eastAsia="vi-VN"/>
              </w:rPr>
            </w:pPr>
          </w:p>
        </w:tc>
        <w:tc>
          <w:tcPr>
            <w:tcW w:w="994" w:type="dxa"/>
          </w:tcPr>
          <w:p w14:paraId="0F4CB32B" w14:textId="77777777" w:rsidR="00F868EA" w:rsidRPr="0052167B" w:rsidRDefault="00F868EA" w:rsidP="00817E47">
            <w:pPr>
              <w:spacing w:before="0" w:line="240" w:lineRule="auto"/>
              <w:contextualSpacing w:val="0"/>
              <w:jc w:val="center"/>
              <w:rPr>
                <w:ins w:id="19715" w:author="Phuong Truong Thi" w:date="2024-10-16T01:03:00Z"/>
                <w:rFonts w:ascii="Times New Roman" w:eastAsia="Times New Roman" w:hAnsi="Times New Roman"/>
                <w:sz w:val="24"/>
                <w:szCs w:val="24"/>
                <w:lang w:val="vi-VN" w:eastAsia="vi-VN"/>
              </w:rPr>
            </w:pPr>
            <w:ins w:id="19716" w:author="Phuong Truong Thi" w:date="2024-10-16T01:03:00Z">
              <w:r w:rsidRPr="0052167B">
                <w:rPr>
                  <w:rFonts w:ascii="Times New Roman" w:eastAsia="Times New Roman" w:hAnsi="Times New Roman"/>
                  <w:sz w:val="24"/>
                  <w:szCs w:val="24"/>
                  <w:lang w:eastAsia="vi-VN"/>
                </w:rPr>
                <w:t>N</w:t>
              </w:r>
            </w:ins>
          </w:p>
        </w:tc>
      </w:tr>
      <w:tr w:rsidR="00F868EA" w:rsidRPr="0052167B" w14:paraId="70ADEBB6" w14:textId="77777777" w:rsidTr="004B3858">
        <w:trPr>
          <w:trHeight w:val="276"/>
          <w:ins w:id="19717" w:author="Phuong Truong Thi" w:date="2024-10-16T01:03:00Z"/>
        </w:trPr>
        <w:tc>
          <w:tcPr>
            <w:tcW w:w="670" w:type="dxa"/>
            <w:shd w:val="clear" w:color="auto" w:fill="auto"/>
            <w:vAlign w:val="center"/>
          </w:tcPr>
          <w:p w14:paraId="7894F03E" w14:textId="77777777" w:rsidR="00F868EA" w:rsidRPr="0052167B" w:rsidRDefault="00F868EA" w:rsidP="00817E47">
            <w:pPr>
              <w:pStyle w:val="ListParagraph"/>
              <w:numPr>
                <w:ilvl w:val="0"/>
                <w:numId w:val="63"/>
              </w:numPr>
              <w:spacing w:before="0" w:line="240" w:lineRule="auto"/>
              <w:contextualSpacing w:val="0"/>
              <w:jc w:val="left"/>
              <w:rPr>
                <w:ins w:id="19718" w:author="Phuong Truong Thi" w:date="2024-10-16T01:03:00Z"/>
                <w:rFonts w:eastAsia="Times New Roman"/>
                <w:szCs w:val="24"/>
                <w:lang w:val="vi-VN" w:eastAsia="vi-VN"/>
              </w:rPr>
            </w:pPr>
          </w:p>
        </w:tc>
        <w:tc>
          <w:tcPr>
            <w:tcW w:w="2097" w:type="dxa"/>
            <w:shd w:val="clear" w:color="auto" w:fill="auto"/>
            <w:vAlign w:val="center"/>
          </w:tcPr>
          <w:p w14:paraId="04D17675" w14:textId="77777777" w:rsidR="00F868EA" w:rsidRPr="002F0D98" w:rsidRDefault="00F868EA" w:rsidP="00817E47">
            <w:pPr>
              <w:spacing w:before="0" w:line="240" w:lineRule="auto"/>
              <w:contextualSpacing w:val="0"/>
              <w:rPr>
                <w:ins w:id="19719" w:author="Phuong Truong Thi" w:date="2024-10-16T01:03:00Z"/>
                <w:rFonts w:ascii="Times New Roman" w:hAnsi="Times New Roman"/>
                <w:sz w:val="24"/>
                <w:szCs w:val="24"/>
                <w:lang w:val="vi-VN"/>
              </w:rPr>
            </w:pPr>
            <w:ins w:id="19720" w:author="Phuong Truong Thi" w:date="2024-10-16T01:03:00Z">
              <w:r w:rsidRPr="002F0D98">
                <w:rPr>
                  <w:rFonts w:ascii="Times New Roman" w:hAnsi="Times New Roman"/>
                  <w:sz w:val="24"/>
                  <w:szCs w:val="24"/>
                  <w:lang w:val="vi-VN"/>
                </w:rPr>
                <w:t>SL TK casa chất lượng được tính trong tháng</w:t>
              </w:r>
            </w:ins>
          </w:p>
        </w:tc>
        <w:tc>
          <w:tcPr>
            <w:tcW w:w="2363" w:type="dxa"/>
            <w:vAlign w:val="center"/>
          </w:tcPr>
          <w:p w14:paraId="72BA2AC3" w14:textId="77777777" w:rsidR="00F868EA" w:rsidRPr="00126368" w:rsidRDefault="00F868EA" w:rsidP="00817E47">
            <w:pPr>
              <w:spacing w:before="0" w:line="240" w:lineRule="auto"/>
              <w:contextualSpacing w:val="0"/>
              <w:rPr>
                <w:ins w:id="19721" w:author="Phuong Truong Thi" w:date="2024-10-16T01:03:00Z"/>
                <w:rFonts w:ascii="Times New Roman" w:eastAsia="Times New Roman" w:hAnsi="Times New Roman"/>
                <w:sz w:val="24"/>
                <w:szCs w:val="24"/>
                <w:lang w:val="vi-VN" w:eastAsia="vi-VN"/>
              </w:rPr>
            </w:pPr>
            <w:ins w:id="19722" w:author="Phuong Truong Thi" w:date="2024-10-16T01:03:00Z">
              <w:r w:rsidRPr="002F0D98">
                <w:rPr>
                  <w:rFonts w:ascii="Times New Roman" w:hAnsi="Times New Roman"/>
                  <w:sz w:val="24"/>
                  <w:szCs w:val="24"/>
                  <w:lang w:val="vi-VN"/>
                </w:rPr>
                <w:t xml:space="preserve">Số lượng TK casa CL được tính KPI trong tháng </w:t>
              </w:r>
              <w:r w:rsidRPr="002F0D98">
                <w:rPr>
                  <w:rFonts w:ascii="Times New Roman" w:hAnsi="Times New Roman"/>
                  <w:sz w:val="24"/>
                  <w:szCs w:val="24"/>
                  <w:lang w:val="vi-VN"/>
                </w:rPr>
                <w:br/>
                <w:t>Là tài khoản mới gắn theo các chức danh để đánh giá mức độ hiệu quả của Sale:</w:t>
              </w:r>
              <w:r w:rsidRPr="002F0D98">
                <w:rPr>
                  <w:rFonts w:ascii="Times New Roman" w:hAnsi="Times New Roman"/>
                  <w:sz w:val="24"/>
                  <w:szCs w:val="24"/>
                  <w:lang w:val="vi-VN"/>
                </w:rPr>
                <w:br/>
                <w:t>+ Đối với tài khoản AF: Là tài khoản có số dư casa bình quân &gt;= 40tr tại 1 tháng bất kỳ trong vòng 1 năm liên tiếp kể từ tháng mở tài khoản; =&gt; không áp dụng ở sheet này</w:t>
              </w:r>
              <w:r w:rsidRPr="002F0D98">
                <w:rPr>
                  <w:rFonts w:ascii="Times New Roman" w:hAnsi="Times New Roman"/>
                  <w:sz w:val="24"/>
                  <w:szCs w:val="24"/>
                  <w:lang w:val="vi-VN"/>
                </w:rPr>
                <w:br/>
                <w:t xml:space="preserve"> + Đối với Tài khoản mới chất lượng gắn các vị trí còn lại hoặc các tài khoản chưa gắn vị trí: Là tài khoản có số dư casa bình quân &gt;= 2tr tại 1 tháng bất kỳ trong vòng  năm kể từ tháng mở Tài khoản =&gt; áp dụng cho MAF</w:t>
              </w:r>
              <w:r w:rsidRPr="002F0D98">
                <w:rPr>
                  <w:rFonts w:ascii="Times New Roman" w:hAnsi="Times New Roman"/>
                  <w:sz w:val="24"/>
                  <w:szCs w:val="24"/>
                  <w:lang w:val="vi-VN"/>
                </w:rPr>
                <w:br/>
                <w:t>- Các TK được ghi nhận là TK CL là TK chưa được tính KPI Incentive theo diện TK CL trong vòng 12 tháng trước đó</w:t>
              </w:r>
              <w:r w:rsidRPr="002F0D98">
                <w:rPr>
                  <w:rFonts w:ascii="Times New Roman" w:hAnsi="Times New Roman"/>
                  <w:sz w:val="24"/>
                  <w:szCs w:val="24"/>
                  <w:lang w:val="vi-VN"/>
                </w:rPr>
                <w:br/>
                <w:t>VD: Tháng chốt dữ liệu 01/2023.</w:t>
              </w:r>
              <w:r w:rsidRPr="002F0D98">
                <w:rPr>
                  <w:rFonts w:ascii="Times New Roman" w:hAnsi="Times New Roman"/>
                  <w:sz w:val="24"/>
                  <w:szCs w:val="24"/>
                  <w:lang w:val="vi-VN"/>
                </w:rPr>
                <w:br/>
              </w:r>
              <w:r w:rsidRPr="00126368">
                <w:rPr>
                  <w:rFonts w:ascii="Times New Roman" w:hAnsi="Times New Roman"/>
                  <w:sz w:val="24"/>
                  <w:szCs w:val="24"/>
                  <w:lang w:val="vi-VN"/>
                </w:rPr>
                <w:t xml:space="preserve">Xét toàn bộ tài khoản mở từ tháng 01/02/2022 đến 31/01/2023 đối với chức danh RM có ĐK </w:t>
              </w:r>
              <w:r w:rsidRPr="00126368">
                <w:rPr>
                  <w:rFonts w:ascii="Times New Roman" w:hAnsi="Times New Roman"/>
                  <w:sz w:val="24"/>
                  <w:szCs w:val="24"/>
                  <w:lang w:val="vi-VN"/>
                </w:rPr>
                <w:lastRenderedPageBreak/>
                <w:t>ADB CASA tại 1 tháng bất kỳ &gt;=40tr và các chức danh còn lại có ADB CASA &gt;=2tr.</w:t>
              </w:r>
            </w:ins>
          </w:p>
        </w:tc>
        <w:tc>
          <w:tcPr>
            <w:tcW w:w="937" w:type="dxa"/>
          </w:tcPr>
          <w:p w14:paraId="6B0766E2" w14:textId="77777777" w:rsidR="00F868EA" w:rsidRPr="0052167B" w:rsidRDefault="00F868EA" w:rsidP="00817E47">
            <w:pPr>
              <w:spacing w:before="0" w:line="240" w:lineRule="auto"/>
              <w:contextualSpacing w:val="0"/>
              <w:rPr>
                <w:ins w:id="19723" w:author="Phuong Truong Thi" w:date="2024-10-16T01:03:00Z"/>
                <w:rFonts w:ascii="Times New Roman" w:eastAsia="Times New Roman" w:hAnsi="Times New Roman"/>
                <w:sz w:val="24"/>
                <w:szCs w:val="24"/>
                <w:lang w:eastAsia="vi-VN"/>
              </w:rPr>
            </w:pPr>
            <w:ins w:id="19724" w:author="Phuong Truong Thi" w:date="2024-10-16T01:03:00Z">
              <w:r>
                <w:rPr>
                  <w:rFonts w:ascii="Times New Roman" w:eastAsia="Times New Roman" w:hAnsi="Times New Roman"/>
                  <w:sz w:val="24"/>
                  <w:szCs w:val="24"/>
                  <w:lang w:val="vi-VN" w:eastAsia="vi-VN"/>
                </w:rPr>
                <w:lastRenderedPageBreak/>
                <w:t>CRM</w:t>
              </w:r>
            </w:ins>
          </w:p>
        </w:tc>
        <w:tc>
          <w:tcPr>
            <w:tcW w:w="1111" w:type="dxa"/>
          </w:tcPr>
          <w:p w14:paraId="1602E99C" w14:textId="77777777" w:rsidR="00F868EA" w:rsidRPr="0052167B" w:rsidRDefault="00F868EA" w:rsidP="00817E47">
            <w:pPr>
              <w:spacing w:before="0" w:line="240" w:lineRule="auto"/>
              <w:contextualSpacing w:val="0"/>
              <w:rPr>
                <w:ins w:id="19725" w:author="Phuong Truong Thi" w:date="2024-10-16T01:03:00Z"/>
                <w:rFonts w:ascii="Times New Roman" w:eastAsia="Times New Roman" w:hAnsi="Times New Roman"/>
                <w:sz w:val="24"/>
                <w:szCs w:val="24"/>
                <w:lang w:eastAsia="vi-VN"/>
              </w:rPr>
            </w:pPr>
            <w:ins w:id="19726"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08C8C2BE" w14:textId="77777777" w:rsidR="00F868EA" w:rsidRPr="0052167B" w:rsidRDefault="00F868EA" w:rsidP="00817E47">
            <w:pPr>
              <w:spacing w:before="0" w:line="240" w:lineRule="auto"/>
              <w:contextualSpacing w:val="0"/>
              <w:rPr>
                <w:ins w:id="19727" w:author="Phuong Truong Thi" w:date="2024-10-16T01:03:00Z"/>
                <w:rFonts w:ascii="Times New Roman" w:eastAsia="Times New Roman" w:hAnsi="Times New Roman"/>
                <w:sz w:val="24"/>
                <w:szCs w:val="24"/>
                <w:lang w:val="vi-VN" w:eastAsia="vi-VN"/>
              </w:rPr>
            </w:pPr>
          </w:p>
        </w:tc>
        <w:tc>
          <w:tcPr>
            <w:tcW w:w="994" w:type="dxa"/>
          </w:tcPr>
          <w:p w14:paraId="18E3A7ED" w14:textId="77777777" w:rsidR="00F868EA" w:rsidRPr="0052167B" w:rsidRDefault="00F868EA" w:rsidP="00817E47">
            <w:pPr>
              <w:spacing w:before="0" w:line="240" w:lineRule="auto"/>
              <w:contextualSpacing w:val="0"/>
              <w:jc w:val="center"/>
              <w:rPr>
                <w:ins w:id="19728" w:author="Phuong Truong Thi" w:date="2024-10-16T01:03:00Z"/>
                <w:rFonts w:ascii="Times New Roman" w:eastAsia="Times New Roman" w:hAnsi="Times New Roman"/>
                <w:sz w:val="24"/>
                <w:szCs w:val="24"/>
                <w:lang w:val="vi-VN" w:eastAsia="vi-VN"/>
              </w:rPr>
            </w:pPr>
            <w:ins w:id="19729" w:author="Phuong Truong Thi" w:date="2024-10-16T01:03:00Z">
              <w:r w:rsidRPr="0052167B">
                <w:rPr>
                  <w:rFonts w:ascii="Times New Roman" w:eastAsia="Times New Roman" w:hAnsi="Times New Roman"/>
                  <w:sz w:val="24"/>
                  <w:szCs w:val="24"/>
                  <w:lang w:eastAsia="vi-VN"/>
                </w:rPr>
                <w:t>N</w:t>
              </w:r>
            </w:ins>
          </w:p>
        </w:tc>
      </w:tr>
      <w:tr w:rsidR="004B3858" w:rsidRPr="0052167B" w14:paraId="181CB936" w14:textId="77777777" w:rsidTr="00817E47">
        <w:trPr>
          <w:trHeight w:val="276"/>
          <w:ins w:id="19730" w:author="Phuong Truong Thi" w:date="2024-10-16T01:03:00Z"/>
        </w:trPr>
        <w:tc>
          <w:tcPr>
            <w:tcW w:w="9306" w:type="dxa"/>
            <w:gridSpan w:val="7"/>
          </w:tcPr>
          <w:p w14:paraId="26DD6FF4" w14:textId="77777777" w:rsidR="004B3858" w:rsidRPr="0052167B" w:rsidRDefault="004B3858" w:rsidP="00817E47">
            <w:pPr>
              <w:spacing w:before="0" w:line="240" w:lineRule="auto"/>
              <w:contextualSpacing w:val="0"/>
              <w:jc w:val="left"/>
              <w:rPr>
                <w:ins w:id="19731" w:author="Phuong Truong Thi" w:date="2024-10-16T01:03:00Z"/>
                <w:rFonts w:ascii="Times New Roman" w:eastAsia="Times New Roman" w:hAnsi="Times New Roman"/>
                <w:sz w:val="24"/>
                <w:szCs w:val="24"/>
                <w:lang w:eastAsia="vi-VN"/>
              </w:rPr>
            </w:pPr>
            <w:ins w:id="19732" w:author="Phuong Truong Thi" w:date="2024-10-16T01:03:00Z">
              <w:r w:rsidRPr="0052167B">
                <w:rPr>
                  <w:rFonts w:ascii="Times New Roman" w:hAnsi="Times New Roman"/>
                  <w:sz w:val="24"/>
                  <w:szCs w:val="24"/>
                </w:rPr>
                <w:t>TD</w:t>
              </w:r>
            </w:ins>
          </w:p>
        </w:tc>
      </w:tr>
      <w:tr w:rsidR="00F868EA" w:rsidRPr="0052167B" w14:paraId="36AA2CC9" w14:textId="77777777" w:rsidTr="004B3858">
        <w:trPr>
          <w:trHeight w:val="276"/>
          <w:ins w:id="19733" w:author="Phuong Truong Thi" w:date="2024-10-16T01:03:00Z"/>
        </w:trPr>
        <w:tc>
          <w:tcPr>
            <w:tcW w:w="670" w:type="dxa"/>
            <w:shd w:val="clear" w:color="auto" w:fill="auto"/>
            <w:vAlign w:val="center"/>
          </w:tcPr>
          <w:p w14:paraId="20FA10BB" w14:textId="77777777" w:rsidR="00F868EA" w:rsidRPr="0052167B" w:rsidRDefault="00F868EA" w:rsidP="00817E47">
            <w:pPr>
              <w:pStyle w:val="ListParagraph"/>
              <w:numPr>
                <w:ilvl w:val="0"/>
                <w:numId w:val="63"/>
              </w:numPr>
              <w:spacing w:before="0" w:line="240" w:lineRule="auto"/>
              <w:contextualSpacing w:val="0"/>
              <w:jc w:val="left"/>
              <w:rPr>
                <w:ins w:id="19734" w:author="Phuong Truong Thi" w:date="2024-10-16T01:03:00Z"/>
                <w:rFonts w:eastAsia="Times New Roman"/>
                <w:szCs w:val="24"/>
                <w:lang w:val="vi-VN" w:eastAsia="vi-VN"/>
              </w:rPr>
            </w:pPr>
          </w:p>
        </w:tc>
        <w:tc>
          <w:tcPr>
            <w:tcW w:w="2097" w:type="dxa"/>
            <w:shd w:val="clear" w:color="auto" w:fill="auto"/>
            <w:vAlign w:val="center"/>
          </w:tcPr>
          <w:p w14:paraId="34608DAE" w14:textId="77777777" w:rsidR="00F868EA" w:rsidRPr="00126368" w:rsidRDefault="00F868EA" w:rsidP="00817E47">
            <w:pPr>
              <w:spacing w:before="0" w:line="240" w:lineRule="auto"/>
              <w:contextualSpacing w:val="0"/>
              <w:rPr>
                <w:ins w:id="19735" w:author="Phuong Truong Thi" w:date="2024-10-16T01:03:00Z"/>
                <w:rFonts w:ascii="Times New Roman" w:hAnsi="Times New Roman"/>
                <w:sz w:val="24"/>
                <w:szCs w:val="24"/>
                <w:lang w:val="vi-VN"/>
              </w:rPr>
            </w:pPr>
            <w:ins w:id="19736" w:author="Phuong Truong Thi" w:date="2024-10-16T01:03:00Z">
              <w:r w:rsidRPr="00126368">
                <w:rPr>
                  <w:rFonts w:ascii="Times New Roman" w:hAnsi="Times New Roman"/>
                  <w:sz w:val="24"/>
                  <w:szCs w:val="24"/>
                  <w:lang w:val="vi-VN"/>
                </w:rPr>
                <w:t>EOP_ TD: Số dư cuối kỳ TD (Cả nội và ngoại tệ) ngày dữ liệu</w:t>
              </w:r>
            </w:ins>
          </w:p>
        </w:tc>
        <w:tc>
          <w:tcPr>
            <w:tcW w:w="2363" w:type="dxa"/>
            <w:vAlign w:val="center"/>
          </w:tcPr>
          <w:p w14:paraId="77282B71" w14:textId="77777777" w:rsidR="00F868EA" w:rsidRPr="00126368" w:rsidRDefault="00F868EA" w:rsidP="00817E47">
            <w:pPr>
              <w:spacing w:before="0" w:line="240" w:lineRule="auto"/>
              <w:contextualSpacing w:val="0"/>
              <w:rPr>
                <w:ins w:id="19737" w:author="Phuong Truong Thi" w:date="2024-10-16T01:03:00Z"/>
                <w:rFonts w:ascii="Times New Roman" w:eastAsia="Times New Roman" w:hAnsi="Times New Roman"/>
                <w:sz w:val="24"/>
                <w:szCs w:val="24"/>
                <w:lang w:val="vi-VN" w:eastAsia="vi-VN"/>
              </w:rPr>
            </w:pPr>
            <w:ins w:id="19738" w:author="Phuong Truong Thi" w:date="2024-10-16T01:03:00Z">
              <w:r w:rsidRPr="00126368">
                <w:rPr>
                  <w:rFonts w:ascii="Times New Roman" w:hAnsi="Times New Roman"/>
                  <w:sz w:val="24"/>
                  <w:szCs w:val="24"/>
                  <w:lang w:val="vi-VN"/>
                </w:rPr>
                <w:t>Tổng số dư cuối kỳ các tài khoản TD  (Category là Saving) (Cả nội và ngoại tệ) ngày dữ liệu</w:t>
              </w:r>
              <w:r w:rsidRPr="00126368">
                <w:rPr>
                  <w:rFonts w:ascii="Times New Roman" w:hAnsi="Times New Roman"/>
                  <w:sz w:val="24"/>
                  <w:szCs w:val="24"/>
                  <w:lang w:val="vi-VN"/>
                </w:rPr>
                <w:br/>
                <w:t>Lưu ý có tính TD của LD Easy saving (Cat code 21018) và Saving lĩnh lãi trả trước</w:t>
              </w:r>
            </w:ins>
          </w:p>
        </w:tc>
        <w:tc>
          <w:tcPr>
            <w:tcW w:w="937" w:type="dxa"/>
          </w:tcPr>
          <w:p w14:paraId="5B178915" w14:textId="77777777" w:rsidR="00F868EA" w:rsidRPr="0052167B" w:rsidRDefault="00F868EA" w:rsidP="00817E47">
            <w:pPr>
              <w:spacing w:before="0" w:line="240" w:lineRule="auto"/>
              <w:contextualSpacing w:val="0"/>
              <w:rPr>
                <w:ins w:id="19739" w:author="Phuong Truong Thi" w:date="2024-10-16T01:03:00Z"/>
                <w:rFonts w:ascii="Times New Roman" w:eastAsia="Times New Roman" w:hAnsi="Times New Roman"/>
                <w:sz w:val="24"/>
                <w:szCs w:val="24"/>
                <w:lang w:eastAsia="vi-VN"/>
              </w:rPr>
            </w:pPr>
            <w:ins w:id="19740" w:author="Phuong Truong Thi" w:date="2024-10-16T01:03:00Z">
              <w:r>
                <w:rPr>
                  <w:rFonts w:ascii="Times New Roman" w:eastAsia="Times New Roman" w:hAnsi="Times New Roman"/>
                  <w:sz w:val="24"/>
                  <w:szCs w:val="24"/>
                  <w:lang w:val="vi-VN" w:eastAsia="vi-VN"/>
                </w:rPr>
                <w:t>CRM</w:t>
              </w:r>
            </w:ins>
          </w:p>
        </w:tc>
        <w:tc>
          <w:tcPr>
            <w:tcW w:w="1111" w:type="dxa"/>
          </w:tcPr>
          <w:p w14:paraId="30F2CE5C" w14:textId="77777777" w:rsidR="00F868EA" w:rsidRPr="0052167B" w:rsidRDefault="00F868EA" w:rsidP="00817E47">
            <w:pPr>
              <w:spacing w:before="0" w:line="240" w:lineRule="auto"/>
              <w:contextualSpacing w:val="0"/>
              <w:rPr>
                <w:ins w:id="19741" w:author="Phuong Truong Thi" w:date="2024-10-16T01:03:00Z"/>
                <w:rFonts w:ascii="Times New Roman" w:eastAsia="Times New Roman" w:hAnsi="Times New Roman"/>
                <w:sz w:val="24"/>
                <w:szCs w:val="24"/>
                <w:lang w:eastAsia="vi-VN"/>
              </w:rPr>
            </w:pPr>
            <w:ins w:id="19742" w:author="Phuong Truong Thi" w:date="2024-10-16T01:03:00Z">
              <w:r>
                <w:rPr>
                  <w:rFonts w:ascii="Times New Roman" w:eastAsia="Times New Roman" w:hAnsi="Times New Roman"/>
                  <w:sz w:val="24"/>
                  <w:szCs w:val="24"/>
                  <w:lang w:eastAsia="vi-VN"/>
                </w:rPr>
                <w:t>Currency</w:t>
              </w:r>
            </w:ins>
          </w:p>
        </w:tc>
        <w:tc>
          <w:tcPr>
            <w:tcW w:w="1134" w:type="dxa"/>
            <w:shd w:val="clear" w:color="auto" w:fill="auto"/>
            <w:noWrap/>
            <w:vAlign w:val="center"/>
          </w:tcPr>
          <w:p w14:paraId="6DE37031" w14:textId="77777777" w:rsidR="00F868EA" w:rsidRPr="0052167B" w:rsidRDefault="00F868EA" w:rsidP="00817E47">
            <w:pPr>
              <w:spacing w:before="0" w:line="240" w:lineRule="auto"/>
              <w:contextualSpacing w:val="0"/>
              <w:rPr>
                <w:ins w:id="19743" w:author="Phuong Truong Thi" w:date="2024-10-16T01:03:00Z"/>
                <w:rFonts w:ascii="Times New Roman" w:eastAsia="Times New Roman" w:hAnsi="Times New Roman"/>
                <w:sz w:val="24"/>
                <w:szCs w:val="24"/>
                <w:lang w:val="vi-VN" w:eastAsia="vi-VN"/>
              </w:rPr>
            </w:pPr>
          </w:p>
        </w:tc>
        <w:tc>
          <w:tcPr>
            <w:tcW w:w="994" w:type="dxa"/>
          </w:tcPr>
          <w:p w14:paraId="495400A9" w14:textId="77777777" w:rsidR="00F868EA" w:rsidRPr="0052167B" w:rsidRDefault="00F868EA" w:rsidP="00817E47">
            <w:pPr>
              <w:spacing w:before="0" w:line="240" w:lineRule="auto"/>
              <w:contextualSpacing w:val="0"/>
              <w:jc w:val="center"/>
              <w:rPr>
                <w:ins w:id="19744" w:author="Phuong Truong Thi" w:date="2024-10-16T01:03:00Z"/>
                <w:rFonts w:ascii="Times New Roman" w:eastAsia="Times New Roman" w:hAnsi="Times New Roman"/>
                <w:sz w:val="24"/>
                <w:szCs w:val="24"/>
                <w:lang w:eastAsia="vi-VN"/>
              </w:rPr>
            </w:pPr>
            <w:ins w:id="19745" w:author="Phuong Truong Thi" w:date="2024-10-16T01:03:00Z">
              <w:r w:rsidRPr="0052167B">
                <w:rPr>
                  <w:rFonts w:ascii="Times New Roman" w:eastAsia="Times New Roman" w:hAnsi="Times New Roman"/>
                  <w:sz w:val="24"/>
                  <w:szCs w:val="24"/>
                  <w:lang w:eastAsia="vi-VN"/>
                </w:rPr>
                <w:t>Y</w:t>
              </w:r>
            </w:ins>
          </w:p>
        </w:tc>
      </w:tr>
      <w:tr w:rsidR="00F868EA" w:rsidRPr="0052167B" w14:paraId="50EA745F" w14:textId="77777777" w:rsidTr="004B3858">
        <w:trPr>
          <w:trHeight w:val="276"/>
          <w:ins w:id="19746" w:author="Phuong Truong Thi" w:date="2024-10-16T01:03:00Z"/>
        </w:trPr>
        <w:tc>
          <w:tcPr>
            <w:tcW w:w="670" w:type="dxa"/>
            <w:shd w:val="clear" w:color="auto" w:fill="auto"/>
            <w:vAlign w:val="center"/>
          </w:tcPr>
          <w:p w14:paraId="3984E93F" w14:textId="77777777" w:rsidR="00F868EA" w:rsidRPr="0052167B" w:rsidRDefault="00F868EA" w:rsidP="00817E47">
            <w:pPr>
              <w:pStyle w:val="ListParagraph"/>
              <w:numPr>
                <w:ilvl w:val="0"/>
                <w:numId w:val="63"/>
              </w:numPr>
              <w:spacing w:before="0" w:line="240" w:lineRule="auto"/>
              <w:contextualSpacing w:val="0"/>
              <w:jc w:val="left"/>
              <w:rPr>
                <w:ins w:id="19747" w:author="Phuong Truong Thi" w:date="2024-10-16T01:03:00Z"/>
                <w:rFonts w:eastAsia="Times New Roman"/>
                <w:szCs w:val="24"/>
                <w:lang w:val="vi-VN" w:eastAsia="vi-VN"/>
              </w:rPr>
            </w:pPr>
          </w:p>
        </w:tc>
        <w:tc>
          <w:tcPr>
            <w:tcW w:w="2097" w:type="dxa"/>
            <w:shd w:val="clear" w:color="auto" w:fill="auto"/>
            <w:vAlign w:val="center"/>
          </w:tcPr>
          <w:p w14:paraId="3AF4E1A4" w14:textId="77777777" w:rsidR="00F868EA" w:rsidRPr="00126368" w:rsidRDefault="00F868EA" w:rsidP="00817E47">
            <w:pPr>
              <w:spacing w:before="0" w:line="240" w:lineRule="auto"/>
              <w:contextualSpacing w:val="0"/>
              <w:rPr>
                <w:ins w:id="19748" w:author="Phuong Truong Thi" w:date="2024-10-16T01:03:00Z"/>
                <w:rFonts w:ascii="Times New Roman" w:hAnsi="Times New Roman"/>
                <w:sz w:val="24"/>
                <w:szCs w:val="24"/>
                <w:lang w:val="vi-VN"/>
              </w:rPr>
            </w:pPr>
            <w:ins w:id="19749" w:author="Phuong Truong Thi" w:date="2024-10-16T01:03:00Z">
              <w:r w:rsidRPr="00126368">
                <w:rPr>
                  <w:rFonts w:ascii="Times New Roman" w:hAnsi="Times New Roman"/>
                  <w:sz w:val="24"/>
                  <w:szCs w:val="24"/>
                  <w:lang w:val="vi-VN"/>
                </w:rPr>
                <w:t>EOP_ TD: Số dư cuối kỳ TD (Cả nội và ngoại tệ) tháng trước</w:t>
              </w:r>
            </w:ins>
          </w:p>
        </w:tc>
        <w:tc>
          <w:tcPr>
            <w:tcW w:w="2363" w:type="dxa"/>
            <w:vAlign w:val="center"/>
          </w:tcPr>
          <w:p w14:paraId="5F811C8E" w14:textId="77777777" w:rsidR="00F868EA" w:rsidRPr="00126368" w:rsidRDefault="00F868EA" w:rsidP="00817E47">
            <w:pPr>
              <w:spacing w:before="0" w:line="240" w:lineRule="auto"/>
              <w:contextualSpacing w:val="0"/>
              <w:rPr>
                <w:ins w:id="19750" w:author="Phuong Truong Thi" w:date="2024-10-16T01:03:00Z"/>
                <w:rFonts w:ascii="Times New Roman" w:eastAsia="Times New Roman" w:hAnsi="Times New Roman"/>
                <w:sz w:val="24"/>
                <w:szCs w:val="24"/>
                <w:lang w:val="vi-VN" w:eastAsia="vi-VN"/>
              </w:rPr>
            </w:pPr>
            <w:ins w:id="19751" w:author="Phuong Truong Thi" w:date="2024-10-16T01:03:00Z">
              <w:r w:rsidRPr="00126368">
                <w:rPr>
                  <w:rFonts w:ascii="Times New Roman" w:hAnsi="Times New Roman"/>
                  <w:sz w:val="24"/>
                  <w:szCs w:val="24"/>
                  <w:lang w:val="vi-VN"/>
                </w:rPr>
                <w:t>Tổng số dư cuối kỳ các tài khoản TD  (Category là Saving) (Cả nội và ngoại tệ) cthangs trước</w:t>
              </w:r>
            </w:ins>
          </w:p>
        </w:tc>
        <w:tc>
          <w:tcPr>
            <w:tcW w:w="937" w:type="dxa"/>
          </w:tcPr>
          <w:p w14:paraId="77315477" w14:textId="77777777" w:rsidR="00F868EA" w:rsidRPr="0052167B" w:rsidRDefault="00F868EA" w:rsidP="00817E47">
            <w:pPr>
              <w:spacing w:before="0" w:line="240" w:lineRule="auto"/>
              <w:contextualSpacing w:val="0"/>
              <w:rPr>
                <w:ins w:id="19752" w:author="Phuong Truong Thi" w:date="2024-10-16T01:03:00Z"/>
                <w:rFonts w:ascii="Times New Roman" w:eastAsia="Times New Roman" w:hAnsi="Times New Roman"/>
                <w:sz w:val="24"/>
                <w:szCs w:val="24"/>
                <w:lang w:eastAsia="vi-VN"/>
              </w:rPr>
            </w:pPr>
            <w:ins w:id="19753" w:author="Phuong Truong Thi" w:date="2024-10-16T01:03:00Z">
              <w:r w:rsidRPr="00BF2B5D">
                <w:rPr>
                  <w:rFonts w:ascii="Times New Roman" w:eastAsia="Times New Roman" w:hAnsi="Times New Roman"/>
                  <w:sz w:val="24"/>
                  <w:szCs w:val="24"/>
                  <w:lang w:val="vi-VN" w:eastAsia="vi-VN"/>
                </w:rPr>
                <w:t>CRM</w:t>
              </w:r>
            </w:ins>
          </w:p>
        </w:tc>
        <w:tc>
          <w:tcPr>
            <w:tcW w:w="1111" w:type="dxa"/>
          </w:tcPr>
          <w:p w14:paraId="3A82541D" w14:textId="77777777" w:rsidR="00F868EA" w:rsidRPr="0052167B" w:rsidRDefault="00F868EA" w:rsidP="00817E47">
            <w:pPr>
              <w:spacing w:before="0" w:line="240" w:lineRule="auto"/>
              <w:contextualSpacing w:val="0"/>
              <w:rPr>
                <w:ins w:id="19754" w:author="Phuong Truong Thi" w:date="2024-10-16T01:03:00Z"/>
                <w:rFonts w:ascii="Times New Roman" w:eastAsia="Times New Roman" w:hAnsi="Times New Roman"/>
                <w:sz w:val="24"/>
                <w:szCs w:val="24"/>
                <w:lang w:eastAsia="vi-VN"/>
              </w:rPr>
            </w:pPr>
            <w:ins w:id="19755"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34E1B22E" w14:textId="77777777" w:rsidR="00F868EA" w:rsidRPr="0052167B" w:rsidRDefault="00F868EA" w:rsidP="00817E47">
            <w:pPr>
              <w:spacing w:before="0" w:line="240" w:lineRule="auto"/>
              <w:contextualSpacing w:val="0"/>
              <w:rPr>
                <w:ins w:id="19756" w:author="Phuong Truong Thi" w:date="2024-10-16T01:03:00Z"/>
                <w:rFonts w:ascii="Times New Roman" w:eastAsia="Times New Roman" w:hAnsi="Times New Roman"/>
                <w:sz w:val="24"/>
                <w:szCs w:val="24"/>
                <w:lang w:val="vi-VN" w:eastAsia="vi-VN"/>
              </w:rPr>
            </w:pPr>
          </w:p>
        </w:tc>
        <w:tc>
          <w:tcPr>
            <w:tcW w:w="994" w:type="dxa"/>
          </w:tcPr>
          <w:p w14:paraId="517D59CA" w14:textId="77777777" w:rsidR="00F868EA" w:rsidRPr="0052167B" w:rsidRDefault="00F868EA" w:rsidP="00817E47">
            <w:pPr>
              <w:spacing w:before="0" w:line="240" w:lineRule="auto"/>
              <w:contextualSpacing w:val="0"/>
              <w:jc w:val="center"/>
              <w:rPr>
                <w:ins w:id="19757" w:author="Phuong Truong Thi" w:date="2024-10-16T01:03:00Z"/>
                <w:rFonts w:ascii="Times New Roman" w:eastAsia="Times New Roman" w:hAnsi="Times New Roman"/>
                <w:sz w:val="24"/>
                <w:szCs w:val="24"/>
                <w:lang w:val="vi-VN" w:eastAsia="vi-VN"/>
              </w:rPr>
            </w:pPr>
            <w:ins w:id="19758" w:author="Phuong Truong Thi" w:date="2024-10-16T01:03:00Z">
              <w:r w:rsidRPr="0052167B">
                <w:rPr>
                  <w:rFonts w:ascii="Times New Roman" w:eastAsia="Times New Roman" w:hAnsi="Times New Roman"/>
                  <w:sz w:val="24"/>
                  <w:szCs w:val="24"/>
                  <w:lang w:eastAsia="vi-VN"/>
                </w:rPr>
                <w:t>N</w:t>
              </w:r>
            </w:ins>
          </w:p>
        </w:tc>
      </w:tr>
      <w:tr w:rsidR="00F868EA" w:rsidRPr="0052167B" w14:paraId="231B9FBE" w14:textId="77777777" w:rsidTr="004B3858">
        <w:trPr>
          <w:trHeight w:val="276"/>
          <w:ins w:id="19759" w:author="Phuong Truong Thi" w:date="2024-10-16T01:03:00Z"/>
        </w:trPr>
        <w:tc>
          <w:tcPr>
            <w:tcW w:w="670" w:type="dxa"/>
            <w:shd w:val="clear" w:color="auto" w:fill="auto"/>
            <w:vAlign w:val="center"/>
          </w:tcPr>
          <w:p w14:paraId="4D7F401F" w14:textId="77777777" w:rsidR="00F868EA" w:rsidRPr="0052167B" w:rsidRDefault="00F868EA" w:rsidP="00817E47">
            <w:pPr>
              <w:pStyle w:val="ListParagraph"/>
              <w:numPr>
                <w:ilvl w:val="0"/>
                <w:numId w:val="63"/>
              </w:numPr>
              <w:spacing w:before="0" w:line="240" w:lineRule="auto"/>
              <w:contextualSpacing w:val="0"/>
              <w:jc w:val="left"/>
              <w:rPr>
                <w:ins w:id="19760" w:author="Phuong Truong Thi" w:date="2024-10-16T01:03:00Z"/>
                <w:rFonts w:eastAsia="Times New Roman"/>
                <w:szCs w:val="24"/>
                <w:lang w:val="vi-VN" w:eastAsia="vi-VN"/>
              </w:rPr>
            </w:pPr>
          </w:p>
        </w:tc>
        <w:tc>
          <w:tcPr>
            <w:tcW w:w="2097" w:type="dxa"/>
            <w:shd w:val="clear" w:color="auto" w:fill="auto"/>
            <w:vAlign w:val="center"/>
          </w:tcPr>
          <w:p w14:paraId="25CBB669" w14:textId="77777777" w:rsidR="00F868EA" w:rsidRPr="00126368" w:rsidRDefault="00F868EA" w:rsidP="00817E47">
            <w:pPr>
              <w:spacing w:before="0" w:line="240" w:lineRule="auto"/>
              <w:contextualSpacing w:val="0"/>
              <w:rPr>
                <w:ins w:id="19761" w:author="Phuong Truong Thi" w:date="2024-10-16T01:03:00Z"/>
                <w:rFonts w:ascii="Times New Roman" w:hAnsi="Times New Roman"/>
                <w:sz w:val="24"/>
                <w:szCs w:val="24"/>
                <w:lang w:val="vi-VN"/>
              </w:rPr>
            </w:pPr>
            <w:ins w:id="19762" w:author="Phuong Truong Thi" w:date="2024-10-16T01:03:00Z">
              <w:r w:rsidRPr="00126368">
                <w:rPr>
                  <w:rFonts w:ascii="Times New Roman" w:hAnsi="Times New Roman"/>
                  <w:sz w:val="24"/>
                  <w:szCs w:val="24"/>
                  <w:lang w:val="vi-VN"/>
                </w:rPr>
                <w:t>Chênh lệch số dư cuối kỳ TD so với ngày hôm trước</w:t>
              </w:r>
            </w:ins>
          </w:p>
        </w:tc>
        <w:tc>
          <w:tcPr>
            <w:tcW w:w="2363" w:type="dxa"/>
            <w:vAlign w:val="center"/>
          </w:tcPr>
          <w:p w14:paraId="1321A91F" w14:textId="77777777" w:rsidR="00F868EA" w:rsidRPr="00126368" w:rsidRDefault="00F868EA" w:rsidP="00817E47">
            <w:pPr>
              <w:spacing w:before="0" w:line="240" w:lineRule="auto"/>
              <w:contextualSpacing w:val="0"/>
              <w:rPr>
                <w:ins w:id="19763" w:author="Phuong Truong Thi" w:date="2024-10-16T01:03:00Z"/>
                <w:rFonts w:ascii="Times New Roman" w:eastAsia="Times New Roman" w:hAnsi="Times New Roman"/>
                <w:sz w:val="24"/>
                <w:szCs w:val="24"/>
                <w:lang w:val="vi-VN" w:eastAsia="vi-VN"/>
              </w:rPr>
            </w:pPr>
            <w:ins w:id="19764" w:author="Phuong Truong Thi" w:date="2024-10-16T01:03:00Z">
              <w:r w:rsidRPr="00126368">
                <w:rPr>
                  <w:rFonts w:ascii="Times New Roman" w:hAnsi="Times New Roman"/>
                  <w:sz w:val="24"/>
                  <w:szCs w:val="24"/>
                  <w:lang w:val="vi-VN"/>
                </w:rPr>
                <w:t>Bằng = Số dư cuối kỳ TD ngày dữ liệu - Số dư cuối kỳ TD ngày (T-1)</w:t>
              </w:r>
            </w:ins>
          </w:p>
        </w:tc>
        <w:tc>
          <w:tcPr>
            <w:tcW w:w="937" w:type="dxa"/>
          </w:tcPr>
          <w:p w14:paraId="0D61CEF9" w14:textId="77777777" w:rsidR="00F868EA" w:rsidRPr="0052167B" w:rsidRDefault="00F868EA" w:rsidP="00817E47">
            <w:pPr>
              <w:spacing w:before="0" w:line="240" w:lineRule="auto"/>
              <w:contextualSpacing w:val="0"/>
              <w:rPr>
                <w:ins w:id="19765" w:author="Phuong Truong Thi" w:date="2024-10-16T01:03:00Z"/>
                <w:rFonts w:ascii="Times New Roman" w:eastAsia="Times New Roman" w:hAnsi="Times New Roman"/>
                <w:sz w:val="24"/>
                <w:szCs w:val="24"/>
                <w:lang w:eastAsia="vi-VN"/>
              </w:rPr>
            </w:pPr>
            <w:ins w:id="19766" w:author="Phuong Truong Thi" w:date="2024-10-16T01:03:00Z">
              <w:r w:rsidRPr="00BF2B5D">
                <w:rPr>
                  <w:rFonts w:ascii="Times New Roman" w:eastAsia="Times New Roman" w:hAnsi="Times New Roman"/>
                  <w:sz w:val="24"/>
                  <w:szCs w:val="24"/>
                  <w:lang w:val="vi-VN" w:eastAsia="vi-VN"/>
                </w:rPr>
                <w:t>CRM</w:t>
              </w:r>
            </w:ins>
          </w:p>
        </w:tc>
        <w:tc>
          <w:tcPr>
            <w:tcW w:w="1111" w:type="dxa"/>
          </w:tcPr>
          <w:p w14:paraId="7C4DEF95" w14:textId="77777777" w:rsidR="00F868EA" w:rsidRPr="0052167B" w:rsidRDefault="00F868EA" w:rsidP="00817E47">
            <w:pPr>
              <w:spacing w:before="0" w:line="240" w:lineRule="auto"/>
              <w:contextualSpacing w:val="0"/>
              <w:rPr>
                <w:ins w:id="19767" w:author="Phuong Truong Thi" w:date="2024-10-16T01:03:00Z"/>
                <w:rFonts w:ascii="Times New Roman" w:eastAsia="Times New Roman" w:hAnsi="Times New Roman"/>
                <w:sz w:val="24"/>
                <w:szCs w:val="24"/>
                <w:lang w:eastAsia="vi-VN"/>
              </w:rPr>
            </w:pPr>
            <w:ins w:id="19768"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54ED321F" w14:textId="77777777" w:rsidR="00F868EA" w:rsidRPr="0052167B" w:rsidRDefault="00F868EA" w:rsidP="00817E47">
            <w:pPr>
              <w:spacing w:before="0" w:line="240" w:lineRule="auto"/>
              <w:contextualSpacing w:val="0"/>
              <w:rPr>
                <w:ins w:id="19769" w:author="Phuong Truong Thi" w:date="2024-10-16T01:03:00Z"/>
                <w:rFonts w:ascii="Times New Roman" w:eastAsia="Times New Roman" w:hAnsi="Times New Roman"/>
                <w:sz w:val="24"/>
                <w:szCs w:val="24"/>
                <w:lang w:val="vi-VN" w:eastAsia="vi-VN"/>
              </w:rPr>
            </w:pPr>
          </w:p>
        </w:tc>
        <w:tc>
          <w:tcPr>
            <w:tcW w:w="994" w:type="dxa"/>
          </w:tcPr>
          <w:p w14:paraId="2AA8A701" w14:textId="77777777" w:rsidR="00F868EA" w:rsidRPr="0052167B" w:rsidRDefault="00F868EA" w:rsidP="00817E47">
            <w:pPr>
              <w:spacing w:before="0" w:line="240" w:lineRule="auto"/>
              <w:contextualSpacing w:val="0"/>
              <w:jc w:val="center"/>
              <w:rPr>
                <w:ins w:id="19770" w:author="Phuong Truong Thi" w:date="2024-10-16T01:03:00Z"/>
                <w:rFonts w:ascii="Times New Roman" w:eastAsia="Times New Roman" w:hAnsi="Times New Roman"/>
                <w:sz w:val="24"/>
                <w:szCs w:val="24"/>
                <w:lang w:val="vi-VN" w:eastAsia="vi-VN"/>
              </w:rPr>
            </w:pPr>
            <w:ins w:id="19771" w:author="Phuong Truong Thi" w:date="2024-10-16T01:03:00Z">
              <w:r w:rsidRPr="0052167B">
                <w:rPr>
                  <w:rFonts w:ascii="Times New Roman" w:eastAsia="Times New Roman" w:hAnsi="Times New Roman"/>
                  <w:sz w:val="24"/>
                  <w:szCs w:val="24"/>
                  <w:lang w:eastAsia="vi-VN"/>
                </w:rPr>
                <w:t>N</w:t>
              </w:r>
            </w:ins>
          </w:p>
        </w:tc>
      </w:tr>
      <w:tr w:rsidR="00F868EA" w:rsidRPr="0052167B" w14:paraId="1C73F910" w14:textId="77777777" w:rsidTr="004B3858">
        <w:trPr>
          <w:trHeight w:val="276"/>
          <w:ins w:id="19772" w:author="Phuong Truong Thi" w:date="2024-10-16T01:03:00Z"/>
        </w:trPr>
        <w:tc>
          <w:tcPr>
            <w:tcW w:w="670" w:type="dxa"/>
            <w:shd w:val="clear" w:color="auto" w:fill="auto"/>
            <w:vAlign w:val="center"/>
          </w:tcPr>
          <w:p w14:paraId="75CBEF59" w14:textId="77777777" w:rsidR="00F868EA" w:rsidRPr="0052167B" w:rsidRDefault="00F868EA" w:rsidP="00817E47">
            <w:pPr>
              <w:pStyle w:val="ListParagraph"/>
              <w:numPr>
                <w:ilvl w:val="0"/>
                <w:numId w:val="63"/>
              </w:numPr>
              <w:spacing w:before="0" w:line="240" w:lineRule="auto"/>
              <w:contextualSpacing w:val="0"/>
              <w:jc w:val="left"/>
              <w:rPr>
                <w:ins w:id="19773" w:author="Phuong Truong Thi" w:date="2024-10-16T01:03:00Z"/>
                <w:rFonts w:eastAsia="Times New Roman"/>
                <w:szCs w:val="24"/>
                <w:lang w:val="vi-VN" w:eastAsia="vi-VN"/>
              </w:rPr>
            </w:pPr>
          </w:p>
        </w:tc>
        <w:tc>
          <w:tcPr>
            <w:tcW w:w="2097" w:type="dxa"/>
            <w:shd w:val="clear" w:color="auto" w:fill="auto"/>
            <w:vAlign w:val="center"/>
          </w:tcPr>
          <w:p w14:paraId="2BAA136F" w14:textId="77777777" w:rsidR="00F868EA" w:rsidRPr="00126368" w:rsidRDefault="00F868EA" w:rsidP="00817E47">
            <w:pPr>
              <w:spacing w:before="0" w:line="240" w:lineRule="auto"/>
              <w:contextualSpacing w:val="0"/>
              <w:rPr>
                <w:ins w:id="19774" w:author="Phuong Truong Thi" w:date="2024-10-16T01:03:00Z"/>
                <w:rFonts w:ascii="Times New Roman" w:hAnsi="Times New Roman"/>
                <w:sz w:val="24"/>
                <w:szCs w:val="24"/>
                <w:lang w:val="vi-VN"/>
              </w:rPr>
            </w:pPr>
            <w:ins w:id="19775" w:author="Phuong Truong Thi" w:date="2024-10-16T01:03:00Z">
              <w:r w:rsidRPr="00126368">
                <w:rPr>
                  <w:rFonts w:ascii="Times New Roman" w:hAnsi="Times New Roman"/>
                  <w:sz w:val="24"/>
                  <w:szCs w:val="24"/>
                  <w:lang w:val="vi-VN"/>
                </w:rPr>
                <w:t>Chênh lệch số dư cuối kỳ TD so với chốt tháng trước</w:t>
              </w:r>
            </w:ins>
          </w:p>
        </w:tc>
        <w:tc>
          <w:tcPr>
            <w:tcW w:w="2363" w:type="dxa"/>
            <w:vAlign w:val="center"/>
          </w:tcPr>
          <w:p w14:paraId="36B84498" w14:textId="77777777" w:rsidR="00F868EA" w:rsidRPr="00126368" w:rsidRDefault="00F868EA" w:rsidP="00817E47">
            <w:pPr>
              <w:spacing w:before="0" w:line="240" w:lineRule="auto"/>
              <w:contextualSpacing w:val="0"/>
              <w:rPr>
                <w:ins w:id="19776" w:author="Phuong Truong Thi" w:date="2024-10-16T01:03:00Z"/>
                <w:rFonts w:ascii="Times New Roman" w:eastAsia="Times New Roman" w:hAnsi="Times New Roman"/>
                <w:sz w:val="24"/>
                <w:szCs w:val="24"/>
                <w:lang w:val="vi-VN" w:eastAsia="vi-VN"/>
              </w:rPr>
            </w:pPr>
            <w:ins w:id="19777" w:author="Phuong Truong Thi" w:date="2024-10-16T01:03:00Z">
              <w:r w:rsidRPr="00126368">
                <w:rPr>
                  <w:rFonts w:ascii="Times New Roman" w:hAnsi="Times New Roman"/>
                  <w:sz w:val="24"/>
                  <w:szCs w:val="24"/>
                  <w:lang w:val="vi-VN"/>
                </w:rPr>
                <w:t>Bằng = Số dư cuối kỳ TD ngày dữ liệu - Số dư cuối kỳ TD tháng (T-1)</w:t>
              </w:r>
            </w:ins>
          </w:p>
        </w:tc>
        <w:tc>
          <w:tcPr>
            <w:tcW w:w="937" w:type="dxa"/>
          </w:tcPr>
          <w:p w14:paraId="562C48B2" w14:textId="77777777" w:rsidR="00F868EA" w:rsidRPr="0052167B" w:rsidRDefault="00F868EA" w:rsidP="00817E47">
            <w:pPr>
              <w:spacing w:before="0" w:line="240" w:lineRule="auto"/>
              <w:contextualSpacing w:val="0"/>
              <w:rPr>
                <w:ins w:id="19778" w:author="Phuong Truong Thi" w:date="2024-10-16T01:03:00Z"/>
                <w:rFonts w:ascii="Times New Roman" w:eastAsia="Times New Roman" w:hAnsi="Times New Roman"/>
                <w:sz w:val="24"/>
                <w:szCs w:val="24"/>
                <w:lang w:eastAsia="vi-VN"/>
              </w:rPr>
            </w:pPr>
            <w:ins w:id="19779" w:author="Phuong Truong Thi" w:date="2024-10-16T01:03:00Z">
              <w:r w:rsidRPr="00BF2B5D">
                <w:rPr>
                  <w:rFonts w:ascii="Times New Roman" w:eastAsia="Times New Roman" w:hAnsi="Times New Roman"/>
                  <w:sz w:val="24"/>
                  <w:szCs w:val="24"/>
                  <w:lang w:val="vi-VN" w:eastAsia="vi-VN"/>
                </w:rPr>
                <w:t>CRM</w:t>
              </w:r>
            </w:ins>
          </w:p>
        </w:tc>
        <w:tc>
          <w:tcPr>
            <w:tcW w:w="1111" w:type="dxa"/>
          </w:tcPr>
          <w:p w14:paraId="7BEDA775" w14:textId="77777777" w:rsidR="00F868EA" w:rsidRPr="0052167B" w:rsidRDefault="00F868EA" w:rsidP="00817E47">
            <w:pPr>
              <w:spacing w:before="0" w:line="240" w:lineRule="auto"/>
              <w:contextualSpacing w:val="0"/>
              <w:rPr>
                <w:ins w:id="19780" w:author="Phuong Truong Thi" w:date="2024-10-16T01:03:00Z"/>
                <w:rFonts w:ascii="Times New Roman" w:eastAsia="Times New Roman" w:hAnsi="Times New Roman"/>
                <w:sz w:val="24"/>
                <w:szCs w:val="24"/>
                <w:lang w:eastAsia="vi-VN"/>
              </w:rPr>
            </w:pPr>
            <w:ins w:id="19781"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673E28B1" w14:textId="77777777" w:rsidR="00F868EA" w:rsidRPr="0052167B" w:rsidRDefault="00F868EA" w:rsidP="00817E47">
            <w:pPr>
              <w:spacing w:before="0" w:line="240" w:lineRule="auto"/>
              <w:contextualSpacing w:val="0"/>
              <w:rPr>
                <w:ins w:id="19782" w:author="Phuong Truong Thi" w:date="2024-10-16T01:03:00Z"/>
                <w:rFonts w:ascii="Times New Roman" w:eastAsia="Times New Roman" w:hAnsi="Times New Roman"/>
                <w:sz w:val="24"/>
                <w:szCs w:val="24"/>
                <w:lang w:val="vi-VN" w:eastAsia="vi-VN"/>
              </w:rPr>
            </w:pPr>
          </w:p>
        </w:tc>
        <w:tc>
          <w:tcPr>
            <w:tcW w:w="994" w:type="dxa"/>
          </w:tcPr>
          <w:p w14:paraId="56ABEB70" w14:textId="77777777" w:rsidR="00F868EA" w:rsidRPr="0052167B" w:rsidRDefault="00F868EA" w:rsidP="00817E47">
            <w:pPr>
              <w:spacing w:before="0" w:line="240" w:lineRule="auto"/>
              <w:contextualSpacing w:val="0"/>
              <w:jc w:val="center"/>
              <w:rPr>
                <w:ins w:id="19783" w:author="Phuong Truong Thi" w:date="2024-10-16T01:03:00Z"/>
                <w:rFonts w:ascii="Times New Roman" w:eastAsia="Times New Roman" w:hAnsi="Times New Roman"/>
                <w:sz w:val="24"/>
                <w:szCs w:val="24"/>
                <w:lang w:val="vi-VN" w:eastAsia="vi-VN"/>
              </w:rPr>
            </w:pPr>
            <w:ins w:id="19784" w:author="Phuong Truong Thi" w:date="2024-10-16T01:03:00Z">
              <w:r w:rsidRPr="0052167B">
                <w:rPr>
                  <w:rFonts w:ascii="Times New Roman" w:eastAsia="Times New Roman" w:hAnsi="Times New Roman"/>
                  <w:sz w:val="24"/>
                  <w:szCs w:val="24"/>
                  <w:lang w:eastAsia="vi-VN"/>
                </w:rPr>
                <w:t>N</w:t>
              </w:r>
            </w:ins>
          </w:p>
        </w:tc>
      </w:tr>
      <w:tr w:rsidR="00F868EA" w:rsidRPr="0052167B" w14:paraId="5AD80A8A" w14:textId="77777777" w:rsidTr="004B3858">
        <w:trPr>
          <w:trHeight w:val="276"/>
          <w:ins w:id="19785" w:author="Phuong Truong Thi" w:date="2024-10-16T01:03:00Z"/>
        </w:trPr>
        <w:tc>
          <w:tcPr>
            <w:tcW w:w="670" w:type="dxa"/>
            <w:shd w:val="clear" w:color="auto" w:fill="auto"/>
            <w:vAlign w:val="center"/>
          </w:tcPr>
          <w:p w14:paraId="28269855" w14:textId="77777777" w:rsidR="00F868EA" w:rsidRPr="0052167B" w:rsidRDefault="00F868EA" w:rsidP="00817E47">
            <w:pPr>
              <w:pStyle w:val="ListParagraph"/>
              <w:numPr>
                <w:ilvl w:val="0"/>
                <w:numId w:val="63"/>
              </w:numPr>
              <w:spacing w:before="0" w:line="240" w:lineRule="auto"/>
              <w:contextualSpacing w:val="0"/>
              <w:jc w:val="left"/>
              <w:rPr>
                <w:ins w:id="19786" w:author="Phuong Truong Thi" w:date="2024-10-16T01:03:00Z"/>
                <w:rFonts w:eastAsia="Times New Roman"/>
                <w:szCs w:val="24"/>
                <w:lang w:val="vi-VN" w:eastAsia="vi-VN"/>
              </w:rPr>
            </w:pPr>
          </w:p>
        </w:tc>
        <w:tc>
          <w:tcPr>
            <w:tcW w:w="2097" w:type="dxa"/>
            <w:shd w:val="clear" w:color="auto" w:fill="auto"/>
            <w:vAlign w:val="center"/>
          </w:tcPr>
          <w:p w14:paraId="6BAEAD39" w14:textId="77777777" w:rsidR="00F868EA" w:rsidRPr="00126368" w:rsidRDefault="00F868EA" w:rsidP="00817E47">
            <w:pPr>
              <w:spacing w:before="0" w:line="240" w:lineRule="auto"/>
              <w:contextualSpacing w:val="0"/>
              <w:rPr>
                <w:ins w:id="19787" w:author="Phuong Truong Thi" w:date="2024-10-16T01:03:00Z"/>
                <w:rFonts w:ascii="Times New Roman" w:hAnsi="Times New Roman"/>
                <w:sz w:val="24"/>
                <w:szCs w:val="24"/>
                <w:lang w:val="vi-VN"/>
              </w:rPr>
            </w:pPr>
            <w:ins w:id="19788" w:author="Phuong Truong Thi" w:date="2024-10-16T01:03:00Z">
              <w:r w:rsidRPr="00126368">
                <w:rPr>
                  <w:rFonts w:ascii="Times New Roman" w:hAnsi="Times New Roman"/>
                  <w:sz w:val="24"/>
                  <w:szCs w:val="24"/>
                  <w:lang w:val="vi-VN"/>
                </w:rPr>
                <w:t>ADB_TD: Số dư bình quân TD (Cả nội và ngoại tệ) tháng này</w:t>
              </w:r>
            </w:ins>
          </w:p>
        </w:tc>
        <w:tc>
          <w:tcPr>
            <w:tcW w:w="2363" w:type="dxa"/>
            <w:vAlign w:val="center"/>
          </w:tcPr>
          <w:p w14:paraId="27385453" w14:textId="77777777" w:rsidR="00F868EA" w:rsidRPr="00126368" w:rsidRDefault="00F868EA" w:rsidP="00817E47">
            <w:pPr>
              <w:spacing w:before="0" w:line="240" w:lineRule="auto"/>
              <w:contextualSpacing w:val="0"/>
              <w:rPr>
                <w:ins w:id="19789" w:author="Phuong Truong Thi" w:date="2024-10-16T01:03:00Z"/>
                <w:rFonts w:ascii="Times New Roman" w:eastAsia="Times New Roman" w:hAnsi="Times New Roman"/>
                <w:sz w:val="24"/>
                <w:szCs w:val="24"/>
                <w:lang w:val="vi-VN" w:eastAsia="vi-VN"/>
              </w:rPr>
            </w:pPr>
            <w:ins w:id="19790" w:author="Phuong Truong Thi" w:date="2024-10-16T01:03:00Z">
              <w:r w:rsidRPr="00126368">
                <w:rPr>
                  <w:rFonts w:ascii="Times New Roman" w:hAnsi="Times New Roman"/>
                  <w:sz w:val="24"/>
                  <w:szCs w:val="24"/>
                  <w:lang w:val="vi-VN"/>
                </w:rPr>
                <w:t>Tổng số dư bình quân các Tài khoản TD (Category là Saving) (Cả nội và ngoại tệ) tháng này</w:t>
              </w:r>
            </w:ins>
          </w:p>
        </w:tc>
        <w:tc>
          <w:tcPr>
            <w:tcW w:w="937" w:type="dxa"/>
          </w:tcPr>
          <w:p w14:paraId="3707CE4B" w14:textId="77777777" w:rsidR="00F868EA" w:rsidRPr="0052167B" w:rsidRDefault="00F868EA" w:rsidP="00817E47">
            <w:pPr>
              <w:spacing w:before="0" w:line="240" w:lineRule="auto"/>
              <w:contextualSpacing w:val="0"/>
              <w:rPr>
                <w:ins w:id="19791" w:author="Phuong Truong Thi" w:date="2024-10-16T01:03:00Z"/>
                <w:rFonts w:ascii="Times New Roman" w:eastAsia="Times New Roman" w:hAnsi="Times New Roman"/>
                <w:sz w:val="24"/>
                <w:szCs w:val="24"/>
                <w:lang w:eastAsia="vi-VN"/>
              </w:rPr>
            </w:pPr>
            <w:ins w:id="19792" w:author="Phuong Truong Thi" w:date="2024-10-16T01:03:00Z">
              <w:r w:rsidRPr="00BF2B5D">
                <w:rPr>
                  <w:rFonts w:ascii="Times New Roman" w:eastAsia="Times New Roman" w:hAnsi="Times New Roman"/>
                  <w:sz w:val="24"/>
                  <w:szCs w:val="24"/>
                  <w:lang w:val="vi-VN" w:eastAsia="vi-VN"/>
                </w:rPr>
                <w:t>CRM</w:t>
              </w:r>
            </w:ins>
          </w:p>
        </w:tc>
        <w:tc>
          <w:tcPr>
            <w:tcW w:w="1111" w:type="dxa"/>
          </w:tcPr>
          <w:p w14:paraId="4181DA6E" w14:textId="77777777" w:rsidR="00F868EA" w:rsidRPr="0052167B" w:rsidRDefault="00F868EA" w:rsidP="00817E47">
            <w:pPr>
              <w:spacing w:before="0" w:line="240" w:lineRule="auto"/>
              <w:contextualSpacing w:val="0"/>
              <w:rPr>
                <w:ins w:id="19793" w:author="Phuong Truong Thi" w:date="2024-10-16T01:03:00Z"/>
                <w:rFonts w:ascii="Times New Roman" w:eastAsia="Times New Roman" w:hAnsi="Times New Roman"/>
                <w:sz w:val="24"/>
                <w:szCs w:val="24"/>
                <w:lang w:eastAsia="vi-VN"/>
              </w:rPr>
            </w:pPr>
            <w:ins w:id="19794"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2DA576DE" w14:textId="77777777" w:rsidR="00F868EA" w:rsidRPr="0052167B" w:rsidRDefault="00F868EA" w:rsidP="00817E47">
            <w:pPr>
              <w:spacing w:before="0" w:line="240" w:lineRule="auto"/>
              <w:contextualSpacing w:val="0"/>
              <w:rPr>
                <w:ins w:id="19795" w:author="Phuong Truong Thi" w:date="2024-10-16T01:03:00Z"/>
                <w:rFonts w:ascii="Times New Roman" w:eastAsia="Times New Roman" w:hAnsi="Times New Roman"/>
                <w:sz w:val="24"/>
                <w:szCs w:val="24"/>
                <w:lang w:val="vi-VN" w:eastAsia="vi-VN"/>
              </w:rPr>
            </w:pPr>
          </w:p>
        </w:tc>
        <w:tc>
          <w:tcPr>
            <w:tcW w:w="994" w:type="dxa"/>
          </w:tcPr>
          <w:p w14:paraId="3FCDF25F" w14:textId="77777777" w:rsidR="00F868EA" w:rsidRPr="0052167B" w:rsidRDefault="00F868EA" w:rsidP="00817E47">
            <w:pPr>
              <w:spacing w:before="0" w:line="240" w:lineRule="auto"/>
              <w:contextualSpacing w:val="0"/>
              <w:jc w:val="center"/>
              <w:rPr>
                <w:ins w:id="19796" w:author="Phuong Truong Thi" w:date="2024-10-16T01:03:00Z"/>
                <w:rFonts w:ascii="Times New Roman" w:eastAsia="Times New Roman" w:hAnsi="Times New Roman"/>
                <w:sz w:val="24"/>
                <w:szCs w:val="24"/>
                <w:lang w:val="vi-VN" w:eastAsia="vi-VN"/>
              </w:rPr>
            </w:pPr>
            <w:ins w:id="19797" w:author="Phuong Truong Thi" w:date="2024-10-16T01:03:00Z">
              <w:r w:rsidRPr="0052167B">
                <w:rPr>
                  <w:rFonts w:ascii="Times New Roman" w:eastAsia="Times New Roman" w:hAnsi="Times New Roman"/>
                  <w:sz w:val="24"/>
                  <w:szCs w:val="24"/>
                  <w:lang w:eastAsia="vi-VN"/>
                </w:rPr>
                <w:t>N</w:t>
              </w:r>
            </w:ins>
          </w:p>
        </w:tc>
      </w:tr>
      <w:tr w:rsidR="00F868EA" w:rsidRPr="0052167B" w14:paraId="46D30188" w14:textId="77777777" w:rsidTr="004B3858">
        <w:trPr>
          <w:trHeight w:val="276"/>
          <w:ins w:id="19798" w:author="Phuong Truong Thi" w:date="2024-10-16T01:03:00Z"/>
        </w:trPr>
        <w:tc>
          <w:tcPr>
            <w:tcW w:w="670" w:type="dxa"/>
            <w:shd w:val="clear" w:color="auto" w:fill="auto"/>
            <w:vAlign w:val="center"/>
          </w:tcPr>
          <w:p w14:paraId="2D193CC8" w14:textId="77777777" w:rsidR="00F868EA" w:rsidRPr="0052167B" w:rsidRDefault="00F868EA" w:rsidP="00817E47">
            <w:pPr>
              <w:pStyle w:val="ListParagraph"/>
              <w:numPr>
                <w:ilvl w:val="0"/>
                <w:numId w:val="63"/>
              </w:numPr>
              <w:spacing w:before="0" w:line="240" w:lineRule="auto"/>
              <w:contextualSpacing w:val="0"/>
              <w:jc w:val="left"/>
              <w:rPr>
                <w:ins w:id="19799" w:author="Phuong Truong Thi" w:date="2024-10-16T01:03:00Z"/>
                <w:rFonts w:eastAsia="Times New Roman"/>
                <w:szCs w:val="24"/>
                <w:lang w:val="vi-VN" w:eastAsia="vi-VN"/>
              </w:rPr>
            </w:pPr>
          </w:p>
        </w:tc>
        <w:tc>
          <w:tcPr>
            <w:tcW w:w="2097" w:type="dxa"/>
            <w:shd w:val="clear" w:color="auto" w:fill="auto"/>
            <w:vAlign w:val="center"/>
          </w:tcPr>
          <w:p w14:paraId="3C3D86AB" w14:textId="77777777" w:rsidR="00F868EA" w:rsidRPr="00126368" w:rsidRDefault="00F868EA" w:rsidP="00817E47">
            <w:pPr>
              <w:spacing w:before="0" w:line="240" w:lineRule="auto"/>
              <w:contextualSpacing w:val="0"/>
              <w:rPr>
                <w:ins w:id="19800" w:author="Phuong Truong Thi" w:date="2024-10-16T01:03:00Z"/>
                <w:rFonts w:ascii="Times New Roman" w:hAnsi="Times New Roman"/>
                <w:sz w:val="24"/>
                <w:szCs w:val="24"/>
                <w:lang w:val="vi-VN"/>
              </w:rPr>
            </w:pPr>
            <w:ins w:id="19801" w:author="Phuong Truong Thi" w:date="2024-10-16T01:03:00Z">
              <w:r w:rsidRPr="00126368">
                <w:rPr>
                  <w:rFonts w:ascii="Times New Roman" w:hAnsi="Times New Roman"/>
                  <w:sz w:val="24"/>
                  <w:szCs w:val="24"/>
                  <w:lang w:val="vi-VN"/>
                </w:rPr>
                <w:t>ADB_TD: Số dư bình quân TD (Cả nội và ngoại tệ) tháng trước</w:t>
              </w:r>
            </w:ins>
          </w:p>
        </w:tc>
        <w:tc>
          <w:tcPr>
            <w:tcW w:w="2363" w:type="dxa"/>
            <w:vAlign w:val="center"/>
          </w:tcPr>
          <w:p w14:paraId="1F6428F0" w14:textId="77777777" w:rsidR="00F868EA" w:rsidRPr="00126368" w:rsidRDefault="00F868EA" w:rsidP="00817E47">
            <w:pPr>
              <w:spacing w:before="0" w:line="240" w:lineRule="auto"/>
              <w:contextualSpacing w:val="0"/>
              <w:rPr>
                <w:ins w:id="19802" w:author="Phuong Truong Thi" w:date="2024-10-16T01:03:00Z"/>
                <w:rFonts w:ascii="Times New Roman" w:eastAsia="Times New Roman" w:hAnsi="Times New Roman"/>
                <w:sz w:val="24"/>
                <w:szCs w:val="24"/>
                <w:lang w:val="vi-VN" w:eastAsia="vi-VN"/>
              </w:rPr>
            </w:pPr>
            <w:ins w:id="19803" w:author="Phuong Truong Thi" w:date="2024-10-16T01:03:00Z">
              <w:r w:rsidRPr="00126368">
                <w:rPr>
                  <w:rFonts w:ascii="Times New Roman" w:hAnsi="Times New Roman"/>
                  <w:sz w:val="24"/>
                  <w:szCs w:val="24"/>
                  <w:lang w:val="vi-VN"/>
                </w:rPr>
                <w:t>Tổng số dư bình quân các Tài khoản TD (Category là Saving) (Cả nội và ngoại tệ) tháng trước T-1</w:t>
              </w:r>
            </w:ins>
          </w:p>
        </w:tc>
        <w:tc>
          <w:tcPr>
            <w:tcW w:w="937" w:type="dxa"/>
          </w:tcPr>
          <w:p w14:paraId="6083385B" w14:textId="77777777" w:rsidR="00F868EA" w:rsidRPr="0052167B" w:rsidRDefault="00F868EA" w:rsidP="00817E47">
            <w:pPr>
              <w:spacing w:before="0" w:line="240" w:lineRule="auto"/>
              <w:contextualSpacing w:val="0"/>
              <w:rPr>
                <w:ins w:id="19804" w:author="Phuong Truong Thi" w:date="2024-10-16T01:03:00Z"/>
                <w:rFonts w:ascii="Times New Roman" w:eastAsia="Times New Roman" w:hAnsi="Times New Roman"/>
                <w:sz w:val="24"/>
                <w:szCs w:val="24"/>
                <w:lang w:eastAsia="vi-VN"/>
              </w:rPr>
            </w:pPr>
            <w:ins w:id="19805" w:author="Phuong Truong Thi" w:date="2024-10-16T01:03:00Z">
              <w:r w:rsidRPr="00BF2B5D">
                <w:rPr>
                  <w:rFonts w:ascii="Times New Roman" w:eastAsia="Times New Roman" w:hAnsi="Times New Roman"/>
                  <w:sz w:val="24"/>
                  <w:szCs w:val="24"/>
                  <w:lang w:val="vi-VN" w:eastAsia="vi-VN"/>
                </w:rPr>
                <w:t>CRM</w:t>
              </w:r>
            </w:ins>
          </w:p>
        </w:tc>
        <w:tc>
          <w:tcPr>
            <w:tcW w:w="1111" w:type="dxa"/>
          </w:tcPr>
          <w:p w14:paraId="2515EB9A" w14:textId="77777777" w:rsidR="00F868EA" w:rsidRPr="0052167B" w:rsidRDefault="00F868EA" w:rsidP="00817E47">
            <w:pPr>
              <w:spacing w:before="0" w:line="240" w:lineRule="auto"/>
              <w:contextualSpacing w:val="0"/>
              <w:rPr>
                <w:ins w:id="19806" w:author="Phuong Truong Thi" w:date="2024-10-16T01:03:00Z"/>
                <w:rFonts w:ascii="Times New Roman" w:eastAsia="Times New Roman" w:hAnsi="Times New Roman"/>
                <w:sz w:val="24"/>
                <w:szCs w:val="24"/>
                <w:lang w:eastAsia="vi-VN"/>
              </w:rPr>
            </w:pPr>
            <w:ins w:id="19807"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54FC460A" w14:textId="77777777" w:rsidR="00F868EA" w:rsidRPr="0052167B" w:rsidRDefault="00F868EA" w:rsidP="00817E47">
            <w:pPr>
              <w:spacing w:before="0" w:line="240" w:lineRule="auto"/>
              <w:contextualSpacing w:val="0"/>
              <w:rPr>
                <w:ins w:id="19808" w:author="Phuong Truong Thi" w:date="2024-10-16T01:03:00Z"/>
                <w:rFonts w:ascii="Times New Roman" w:eastAsia="Times New Roman" w:hAnsi="Times New Roman"/>
                <w:sz w:val="24"/>
                <w:szCs w:val="24"/>
                <w:lang w:val="vi-VN" w:eastAsia="vi-VN"/>
              </w:rPr>
            </w:pPr>
          </w:p>
        </w:tc>
        <w:tc>
          <w:tcPr>
            <w:tcW w:w="994" w:type="dxa"/>
          </w:tcPr>
          <w:p w14:paraId="6D17D854" w14:textId="77777777" w:rsidR="00F868EA" w:rsidRPr="0052167B" w:rsidRDefault="00F868EA" w:rsidP="00817E47">
            <w:pPr>
              <w:spacing w:before="0" w:line="240" w:lineRule="auto"/>
              <w:contextualSpacing w:val="0"/>
              <w:jc w:val="center"/>
              <w:rPr>
                <w:ins w:id="19809" w:author="Phuong Truong Thi" w:date="2024-10-16T01:03:00Z"/>
                <w:rFonts w:ascii="Times New Roman" w:eastAsia="Times New Roman" w:hAnsi="Times New Roman"/>
                <w:sz w:val="24"/>
                <w:szCs w:val="24"/>
                <w:lang w:val="vi-VN" w:eastAsia="vi-VN"/>
              </w:rPr>
            </w:pPr>
            <w:ins w:id="19810" w:author="Phuong Truong Thi" w:date="2024-10-16T01:03:00Z">
              <w:r w:rsidRPr="0052167B">
                <w:rPr>
                  <w:rFonts w:ascii="Times New Roman" w:eastAsia="Times New Roman" w:hAnsi="Times New Roman"/>
                  <w:sz w:val="24"/>
                  <w:szCs w:val="24"/>
                  <w:lang w:eastAsia="vi-VN"/>
                </w:rPr>
                <w:t>N</w:t>
              </w:r>
            </w:ins>
          </w:p>
        </w:tc>
      </w:tr>
      <w:tr w:rsidR="00F868EA" w:rsidRPr="0052167B" w14:paraId="7E5BF6A6" w14:textId="77777777" w:rsidTr="004B3858">
        <w:trPr>
          <w:trHeight w:val="276"/>
          <w:ins w:id="19811" w:author="Phuong Truong Thi" w:date="2024-10-16T01:03:00Z"/>
        </w:trPr>
        <w:tc>
          <w:tcPr>
            <w:tcW w:w="670" w:type="dxa"/>
            <w:shd w:val="clear" w:color="auto" w:fill="auto"/>
            <w:vAlign w:val="center"/>
          </w:tcPr>
          <w:p w14:paraId="27EE915B" w14:textId="77777777" w:rsidR="00F868EA" w:rsidRPr="0052167B" w:rsidRDefault="00F868EA" w:rsidP="00817E47">
            <w:pPr>
              <w:pStyle w:val="ListParagraph"/>
              <w:numPr>
                <w:ilvl w:val="0"/>
                <w:numId w:val="63"/>
              </w:numPr>
              <w:spacing w:before="0" w:line="240" w:lineRule="auto"/>
              <w:contextualSpacing w:val="0"/>
              <w:jc w:val="left"/>
              <w:rPr>
                <w:ins w:id="19812" w:author="Phuong Truong Thi" w:date="2024-10-16T01:03:00Z"/>
                <w:rFonts w:eastAsia="Times New Roman"/>
                <w:szCs w:val="24"/>
                <w:lang w:val="vi-VN" w:eastAsia="vi-VN"/>
              </w:rPr>
            </w:pPr>
          </w:p>
        </w:tc>
        <w:tc>
          <w:tcPr>
            <w:tcW w:w="2097" w:type="dxa"/>
            <w:shd w:val="clear" w:color="auto" w:fill="auto"/>
            <w:vAlign w:val="center"/>
          </w:tcPr>
          <w:p w14:paraId="064B0676" w14:textId="77777777" w:rsidR="00F868EA" w:rsidRPr="00126368" w:rsidRDefault="00F868EA" w:rsidP="00817E47">
            <w:pPr>
              <w:spacing w:before="0" w:line="240" w:lineRule="auto"/>
              <w:contextualSpacing w:val="0"/>
              <w:rPr>
                <w:ins w:id="19813" w:author="Phuong Truong Thi" w:date="2024-10-16T01:03:00Z"/>
                <w:rFonts w:ascii="Times New Roman" w:hAnsi="Times New Roman"/>
                <w:sz w:val="24"/>
                <w:szCs w:val="24"/>
                <w:lang w:val="vi-VN"/>
              </w:rPr>
            </w:pPr>
            <w:ins w:id="19814" w:author="Phuong Truong Thi" w:date="2024-10-16T01:03:00Z">
              <w:r w:rsidRPr="00126368">
                <w:rPr>
                  <w:rFonts w:ascii="Times New Roman" w:hAnsi="Times New Roman"/>
                  <w:sz w:val="24"/>
                  <w:szCs w:val="24"/>
                  <w:lang w:val="vi-VN"/>
                </w:rPr>
                <w:t>ADB_TD Trung bình số dư TD 3 tháng gần nhất</w:t>
              </w:r>
            </w:ins>
          </w:p>
        </w:tc>
        <w:tc>
          <w:tcPr>
            <w:tcW w:w="2363" w:type="dxa"/>
            <w:vAlign w:val="center"/>
          </w:tcPr>
          <w:p w14:paraId="07438B67" w14:textId="77777777" w:rsidR="00F868EA" w:rsidRPr="00126368" w:rsidRDefault="00F868EA" w:rsidP="00817E47">
            <w:pPr>
              <w:spacing w:before="0" w:line="240" w:lineRule="auto"/>
              <w:contextualSpacing w:val="0"/>
              <w:rPr>
                <w:ins w:id="19815" w:author="Phuong Truong Thi" w:date="2024-10-16T01:03:00Z"/>
                <w:rFonts w:ascii="Times New Roman" w:eastAsia="Times New Roman" w:hAnsi="Times New Roman"/>
                <w:sz w:val="24"/>
                <w:szCs w:val="24"/>
                <w:lang w:val="vi-VN" w:eastAsia="vi-VN"/>
              </w:rPr>
            </w:pPr>
            <w:ins w:id="19816" w:author="Phuong Truong Thi" w:date="2024-10-16T01:03:00Z">
              <w:r w:rsidRPr="00126368">
                <w:rPr>
                  <w:rFonts w:ascii="Times New Roman" w:hAnsi="Times New Roman"/>
                  <w:sz w:val="24"/>
                  <w:szCs w:val="24"/>
                  <w:lang w:val="vi-VN"/>
                </w:rPr>
                <w:t xml:space="preserve">Tổng số dư bình quân các Tài khoản TD (Category là Saving) (Cả nội và ngoại </w:t>
              </w:r>
              <w:r w:rsidRPr="00126368">
                <w:rPr>
                  <w:rFonts w:ascii="Times New Roman" w:hAnsi="Times New Roman"/>
                  <w:sz w:val="24"/>
                  <w:szCs w:val="24"/>
                  <w:lang w:val="vi-VN"/>
                </w:rPr>
                <w:lastRenderedPageBreak/>
                <w:t>tệ)trung bình trong 3 tháng gần nhất (Tháng T-3, T-2, T-1)</w:t>
              </w:r>
            </w:ins>
          </w:p>
        </w:tc>
        <w:tc>
          <w:tcPr>
            <w:tcW w:w="937" w:type="dxa"/>
          </w:tcPr>
          <w:p w14:paraId="45479A2D" w14:textId="77777777" w:rsidR="00F868EA" w:rsidRPr="0052167B" w:rsidRDefault="00F868EA" w:rsidP="00817E47">
            <w:pPr>
              <w:spacing w:before="0" w:line="240" w:lineRule="auto"/>
              <w:contextualSpacing w:val="0"/>
              <w:rPr>
                <w:ins w:id="19817" w:author="Phuong Truong Thi" w:date="2024-10-16T01:03:00Z"/>
                <w:rFonts w:ascii="Times New Roman" w:eastAsia="Times New Roman" w:hAnsi="Times New Roman"/>
                <w:sz w:val="24"/>
                <w:szCs w:val="24"/>
                <w:lang w:eastAsia="vi-VN"/>
              </w:rPr>
            </w:pPr>
            <w:ins w:id="19818" w:author="Phuong Truong Thi" w:date="2024-10-16T01:03:00Z">
              <w:r w:rsidRPr="00E252CF">
                <w:rPr>
                  <w:rFonts w:ascii="Times New Roman" w:eastAsia="Times New Roman" w:hAnsi="Times New Roman"/>
                  <w:sz w:val="24"/>
                  <w:szCs w:val="24"/>
                  <w:lang w:val="vi-VN" w:eastAsia="vi-VN"/>
                </w:rPr>
                <w:lastRenderedPageBreak/>
                <w:t>CRM</w:t>
              </w:r>
            </w:ins>
          </w:p>
        </w:tc>
        <w:tc>
          <w:tcPr>
            <w:tcW w:w="1111" w:type="dxa"/>
          </w:tcPr>
          <w:p w14:paraId="66F28D2F" w14:textId="77777777" w:rsidR="00F868EA" w:rsidRPr="0052167B" w:rsidRDefault="00F868EA" w:rsidP="00817E47">
            <w:pPr>
              <w:spacing w:before="0" w:line="240" w:lineRule="auto"/>
              <w:contextualSpacing w:val="0"/>
              <w:rPr>
                <w:ins w:id="19819" w:author="Phuong Truong Thi" w:date="2024-10-16T01:03:00Z"/>
                <w:rFonts w:ascii="Times New Roman" w:eastAsia="Times New Roman" w:hAnsi="Times New Roman"/>
                <w:sz w:val="24"/>
                <w:szCs w:val="24"/>
                <w:lang w:eastAsia="vi-VN"/>
              </w:rPr>
            </w:pPr>
            <w:ins w:id="19820" w:author="Phuong Truong Thi" w:date="2024-10-16T01:03:00Z">
              <w:r w:rsidRPr="000402B9">
                <w:rPr>
                  <w:rFonts w:ascii="Times New Roman" w:eastAsia="Times New Roman" w:hAnsi="Times New Roman"/>
                  <w:sz w:val="24"/>
                  <w:szCs w:val="24"/>
                  <w:lang w:eastAsia="vi-VN"/>
                </w:rPr>
                <w:t>Currency</w:t>
              </w:r>
            </w:ins>
          </w:p>
        </w:tc>
        <w:tc>
          <w:tcPr>
            <w:tcW w:w="1134" w:type="dxa"/>
            <w:shd w:val="clear" w:color="auto" w:fill="auto"/>
            <w:noWrap/>
            <w:vAlign w:val="center"/>
          </w:tcPr>
          <w:p w14:paraId="021F1FF1" w14:textId="77777777" w:rsidR="00F868EA" w:rsidRPr="0052167B" w:rsidRDefault="00F868EA" w:rsidP="00817E47">
            <w:pPr>
              <w:spacing w:before="0" w:line="240" w:lineRule="auto"/>
              <w:contextualSpacing w:val="0"/>
              <w:rPr>
                <w:ins w:id="19821" w:author="Phuong Truong Thi" w:date="2024-10-16T01:03:00Z"/>
                <w:rFonts w:ascii="Times New Roman" w:eastAsia="Times New Roman" w:hAnsi="Times New Roman"/>
                <w:sz w:val="24"/>
                <w:szCs w:val="24"/>
                <w:lang w:val="vi-VN" w:eastAsia="vi-VN"/>
              </w:rPr>
            </w:pPr>
          </w:p>
        </w:tc>
        <w:tc>
          <w:tcPr>
            <w:tcW w:w="994" w:type="dxa"/>
          </w:tcPr>
          <w:p w14:paraId="7F19082F" w14:textId="77777777" w:rsidR="00F868EA" w:rsidRPr="0052167B" w:rsidRDefault="00F868EA" w:rsidP="00817E47">
            <w:pPr>
              <w:spacing w:before="0" w:line="240" w:lineRule="auto"/>
              <w:contextualSpacing w:val="0"/>
              <w:jc w:val="center"/>
              <w:rPr>
                <w:ins w:id="19822" w:author="Phuong Truong Thi" w:date="2024-10-16T01:03:00Z"/>
                <w:rFonts w:ascii="Times New Roman" w:eastAsia="Times New Roman" w:hAnsi="Times New Roman"/>
                <w:sz w:val="24"/>
                <w:szCs w:val="24"/>
                <w:lang w:val="vi-VN" w:eastAsia="vi-VN"/>
              </w:rPr>
            </w:pPr>
            <w:ins w:id="19823" w:author="Phuong Truong Thi" w:date="2024-10-16T01:03:00Z">
              <w:r w:rsidRPr="0052167B">
                <w:rPr>
                  <w:rFonts w:ascii="Times New Roman" w:eastAsia="Times New Roman" w:hAnsi="Times New Roman"/>
                  <w:sz w:val="24"/>
                  <w:szCs w:val="24"/>
                  <w:lang w:eastAsia="vi-VN"/>
                </w:rPr>
                <w:t>N</w:t>
              </w:r>
            </w:ins>
          </w:p>
        </w:tc>
      </w:tr>
      <w:tr w:rsidR="00F868EA" w:rsidRPr="0052167B" w14:paraId="3A19BD65" w14:textId="77777777" w:rsidTr="004B3858">
        <w:trPr>
          <w:trHeight w:val="276"/>
          <w:ins w:id="19824" w:author="Phuong Truong Thi" w:date="2024-10-16T01:03:00Z"/>
        </w:trPr>
        <w:tc>
          <w:tcPr>
            <w:tcW w:w="670" w:type="dxa"/>
            <w:shd w:val="clear" w:color="auto" w:fill="auto"/>
            <w:vAlign w:val="center"/>
          </w:tcPr>
          <w:p w14:paraId="29122DBA" w14:textId="77777777" w:rsidR="00F868EA" w:rsidRPr="0052167B" w:rsidRDefault="00F868EA" w:rsidP="00817E47">
            <w:pPr>
              <w:pStyle w:val="ListParagraph"/>
              <w:numPr>
                <w:ilvl w:val="0"/>
                <w:numId w:val="63"/>
              </w:numPr>
              <w:spacing w:before="0" w:line="240" w:lineRule="auto"/>
              <w:contextualSpacing w:val="0"/>
              <w:jc w:val="left"/>
              <w:rPr>
                <w:ins w:id="19825" w:author="Phuong Truong Thi" w:date="2024-10-16T01:03:00Z"/>
                <w:rFonts w:eastAsia="Times New Roman"/>
                <w:szCs w:val="24"/>
                <w:lang w:val="vi-VN" w:eastAsia="vi-VN"/>
              </w:rPr>
            </w:pPr>
          </w:p>
        </w:tc>
        <w:tc>
          <w:tcPr>
            <w:tcW w:w="2097" w:type="dxa"/>
            <w:shd w:val="clear" w:color="auto" w:fill="auto"/>
            <w:vAlign w:val="center"/>
          </w:tcPr>
          <w:p w14:paraId="3970EFF1" w14:textId="77777777" w:rsidR="00F868EA" w:rsidRPr="00126368" w:rsidRDefault="00F868EA" w:rsidP="00817E47">
            <w:pPr>
              <w:spacing w:before="0" w:line="240" w:lineRule="auto"/>
              <w:contextualSpacing w:val="0"/>
              <w:rPr>
                <w:ins w:id="19826" w:author="Phuong Truong Thi" w:date="2024-10-16T01:03:00Z"/>
                <w:rFonts w:ascii="Times New Roman" w:hAnsi="Times New Roman"/>
                <w:sz w:val="24"/>
                <w:szCs w:val="24"/>
                <w:lang w:val="vi-VN"/>
              </w:rPr>
            </w:pPr>
            <w:ins w:id="19827" w:author="Phuong Truong Thi" w:date="2024-10-16T01:03:00Z">
              <w:r w:rsidRPr="00126368">
                <w:rPr>
                  <w:rFonts w:ascii="Times New Roman" w:hAnsi="Times New Roman"/>
                  <w:sz w:val="24"/>
                  <w:szCs w:val="24"/>
                  <w:lang w:val="vi-VN"/>
                </w:rPr>
                <w:t>Chênh lệch số dư bình quân TD so với chốt tháng trước</w:t>
              </w:r>
            </w:ins>
          </w:p>
        </w:tc>
        <w:tc>
          <w:tcPr>
            <w:tcW w:w="2363" w:type="dxa"/>
            <w:vAlign w:val="center"/>
          </w:tcPr>
          <w:p w14:paraId="3CB1D34F" w14:textId="77777777" w:rsidR="00F868EA" w:rsidRPr="00126368" w:rsidRDefault="00F868EA" w:rsidP="00817E47">
            <w:pPr>
              <w:spacing w:before="0" w:line="240" w:lineRule="auto"/>
              <w:contextualSpacing w:val="0"/>
              <w:rPr>
                <w:ins w:id="19828" w:author="Phuong Truong Thi" w:date="2024-10-16T01:03:00Z"/>
                <w:rFonts w:ascii="Times New Roman" w:eastAsia="Times New Roman" w:hAnsi="Times New Roman"/>
                <w:sz w:val="24"/>
                <w:szCs w:val="24"/>
                <w:lang w:val="vi-VN" w:eastAsia="vi-VN"/>
              </w:rPr>
            </w:pPr>
            <w:ins w:id="19829" w:author="Phuong Truong Thi" w:date="2024-10-16T01:03:00Z">
              <w:r w:rsidRPr="00126368">
                <w:rPr>
                  <w:rFonts w:ascii="Times New Roman" w:hAnsi="Times New Roman"/>
                  <w:sz w:val="24"/>
                  <w:szCs w:val="24"/>
                  <w:lang w:val="vi-VN"/>
                </w:rPr>
                <w:t>Bằng = Số dư bình quân TD tháng T - Số dư cuối kỳ TD Tháng (T-1)</w:t>
              </w:r>
            </w:ins>
          </w:p>
        </w:tc>
        <w:tc>
          <w:tcPr>
            <w:tcW w:w="937" w:type="dxa"/>
          </w:tcPr>
          <w:p w14:paraId="0D04409D" w14:textId="77777777" w:rsidR="00F868EA" w:rsidRPr="0052167B" w:rsidRDefault="00F868EA" w:rsidP="00817E47">
            <w:pPr>
              <w:spacing w:before="0" w:line="240" w:lineRule="auto"/>
              <w:contextualSpacing w:val="0"/>
              <w:rPr>
                <w:ins w:id="19830" w:author="Phuong Truong Thi" w:date="2024-10-16T01:03:00Z"/>
                <w:rFonts w:ascii="Times New Roman" w:eastAsia="Times New Roman" w:hAnsi="Times New Roman"/>
                <w:sz w:val="24"/>
                <w:szCs w:val="24"/>
                <w:lang w:eastAsia="vi-VN"/>
              </w:rPr>
            </w:pPr>
            <w:ins w:id="19831" w:author="Phuong Truong Thi" w:date="2024-10-16T01:03:00Z">
              <w:r w:rsidRPr="00E252CF">
                <w:rPr>
                  <w:rFonts w:ascii="Times New Roman" w:eastAsia="Times New Roman" w:hAnsi="Times New Roman"/>
                  <w:sz w:val="24"/>
                  <w:szCs w:val="24"/>
                  <w:lang w:val="vi-VN" w:eastAsia="vi-VN"/>
                </w:rPr>
                <w:t>CRM</w:t>
              </w:r>
            </w:ins>
          </w:p>
        </w:tc>
        <w:tc>
          <w:tcPr>
            <w:tcW w:w="1111" w:type="dxa"/>
          </w:tcPr>
          <w:p w14:paraId="772F8260" w14:textId="77777777" w:rsidR="00F868EA" w:rsidRPr="0052167B" w:rsidRDefault="00F868EA" w:rsidP="00817E47">
            <w:pPr>
              <w:spacing w:before="0" w:line="240" w:lineRule="auto"/>
              <w:contextualSpacing w:val="0"/>
              <w:rPr>
                <w:ins w:id="19832" w:author="Phuong Truong Thi" w:date="2024-10-16T01:03:00Z"/>
                <w:rFonts w:ascii="Times New Roman" w:eastAsia="Times New Roman" w:hAnsi="Times New Roman"/>
                <w:sz w:val="24"/>
                <w:szCs w:val="24"/>
                <w:lang w:eastAsia="vi-VN"/>
              </w:rPr>
            </w:pPr>
            <w:ins w:id="19833" w:author="Phuong Truong Thi" w:date="2024-10-16T01:03:00Z">
              <w:r>
                <w:rPr>
                  <w:rFonts w:ascii="Times New Roman" w:eastAsia="Times New Roman" w:hAnsi="Times New Roman"/>
                  <w:sz w:val="24"/>
                  <w:szCs w:val="24"/>
                  <w:lang w:eastAsia="vi-VN"/>
                </w:rPr>
                <w:t>Currency</w:t>
              </w:r>
            </w:ins>
          </w:p>
        </w:tc>
        <w:tc>
          <w:tcPr>
            <w:tcW w:w="1134" w:type="dxa"/>
            <w:shd w:val="clear" w:color="auto" w:fill="auto"/>
            <w:noWrap/>
            <w:vAlign w:val="center"/>
          </w:tcPr>
          <w:p w14:paraId="74A997AE" w14:textId="77777777" w:rsidR="00F868EA" w:rsidRPr="0052167B" w:rsidRDefault="00F868EA" w:rsidP="00817E47">
            <w:pPr>
              <w:spacing w:before="0" w:line="240" w:lineRule="auto"/>
              <w:contextualSpacing w:val="0"/>
              <w:rPr>
                <w:ins w:id="19834" w:author="Phuong Truong Thi" w:date="2024-10-16T01:03:00Z"/>
                <w:rFonts w:ascii="Times New Roman" w:eastAsia="Times New Roman" w:hAnsi="Times New Roman"/>
                <w:sz w:val="24"/>
                <w:szCs w:val="24"/>
                <w:lang w:val="vi-VN" w:eastAsia="vi-VN"/>
              </w:rPr>
            </w:pPr>
          </w:p>
        </w:tc>
        <w:tc>
          <w:tcPr>
            <w:tcW w:w="994" w:type="dxa"/>
          </w:tcPr>
          <w:p w14:paraId="292CE353" w14:textId="77777777" w:rsidR="00F868EA" w:rsidRPr="0052167B" w:rsidRDefault="00F868EA" w:rsidP="00817E47">
            <w:pPr>
              <w:spacing w:before="0" w:line="240" w:lineRule="auto"/>
              <w:contextualSpacing w:val="0"/>
              <w:jc w:val="center"/>
              <w:rPr>
                <w:ins w:id="19835" w:author="Phuong Truong Thi" w:date="2024-10-16T01:03:00Z"/>
                <w:rFonts w:ascii="Times New Roman" w:eastAsia="Times New Roman" w:hAnsi="Times New Roman"/>
                <w:sz w:val="24"/>
                <w:szCs w:val="24"/>
                <w:lang w:val="vi-VN" w:eastAsia="vi-VN"/>
              </w:rPr>
            </w:pPr>
            <w:ins w:id="19836" w:author="Phuong Truong Thi" w:date="2024-10-16T01:03:00Z">
              <w:r w:rsidRPr="0052167B">
                <w:rPr>
                  <w:rFonts w:ascii="Times New Roman" w:eastAsia="Times New Roman" w:hAnsi="Times New Roman"/>
                  <w:sz w:val="24"/>
                  <w:szCs w:val="24"/>
                  <w:lang w:eastAsia="vi-VN"/>
                </w:rPr>
                <w:t>N</w:t>
              </w:r>
            </w:ins>
          </w:p>
        </w:tc>
      </w:tr>
      <w:tr w:rsidR="004B3858" w:rsidRPr="0052167B" w14:paraId="727F66D3" w14:textId="77777777" w:rsidTr="00817E47">
        <w:trPr>
          <w:trHeight w:val="276"/>
          <w:ins w:id="19837" w:author="Phuong Truong Thi" w:date="2024-10-16T01:03:00Z"/>
        </w:trPr>
        <w:tc>
          <w:tcPr>
            <w:tcW w:w="9306" w:type="dxa"/>
            <w:gridSpan w:val="7"/>
          </w:tcPr>
          <w:p w14:paraId="3DD6BF8D" w14:textId="77777777" w:rsidR="004B3858" w:rsidRPr="0052167B" w:rsidRDefault="004B3858" w:rsidP="00817E47">
            <w:pPr>
              <w:spacing w:before="0" w:line="240" w:lineRule="auto"/>
              <w:contextualSpacing w:val="0"/>
              <w:jc w:val="left"/>
              <w:rPr>
                <w:ins w:id="19838" w:author="Phuong Truong Thi" w:date="2024-10-16T01:03:00Z"/>
                <w:rFonts w:ascii="Times New Roman" w:eastAsia="Times New Roman" w:hAnsi="Times New Roman"/>
                <w:sz w:val="24"/>
                <w:szCs w:val="24"/>
                <w:lang w:eastAsia="vi-VN"/>
              </w:rPr>
            </w:pPr>
            <w:ins w:id="19839" w:author="Phuong Truong Thi" w:date="2024-10-16T01:03:00Z">
              <w:r w:rsidRPr="0052167B">
                <w:rPr>
                  <w:rFonts w:ascii="Times New Roman" w:eastAsia="Times New Roman" w:hAnsi="Times New Roman"/>
                  <w:sz w:val="24"/>
                  <w:szCs w:val="24"/>
                  <w:lang w:eastAsia="vi-VN"/>
                </w:rPr>
                <w:t>TD Online</w:t>
              </w:r>
            </w:ins>
          </w:p>
        </w:tc>
      </w:tr>
      <w:tr w:rsidR="00F868EA" w:rsidRPr="0052167B" w14:paraId="289F12DC" w14:textId="77777777" w:rsidTr="004B3858">
        <w:trPr>
          <w:trHeight w:val="276"/>
          <w:ins w:id="19840" w:author="Phuong Truong Thi" w:date="2024-10-16T01:03:00Z"/>
        </w:trPr>
        <w:tc>
          <w:tcPr>
            <w:tcW w:w="670" w:type="dxa"/>
            <w:shd w:val="clear" w:color="auto" w:fill="auto"/>
            <w:vAlign w:val="center"/>
          </w:tcPr>
          <w:p w14:paraId="1C98AE5B" w14:textId="77777777" w:rsidR="00F868EA" w:rsidRPr="0052167B" w:rsidRDefault="00F868EA" w:rsidP="00817E47">
            <w:pPr>
              <w:pStyle w:val="ListParagraph"/>
              <w:numPr>
                <w:ilvl w:val="0"/>
                <w:numId w:val="63"/>
              </w:numPr>
              <w:spacing w:before="0" w:line="240" w:lineRule="auto"/>
              <w:contextualSpacing w:val="0"/>
              <w:jc w:val="left"/>
              <w:rPr>
                <w:ins w:id="19841" w:author="Phuong Truong Thi" w:date="2024-10-16T01:03:00Z"/>
                <w:rFonts w:eastAsia="Times New Roman"/>
                <w:szCs w:val="24"/>
                <w:lang w:val="vi-VN" w:eastAsia="vi-VN"/>
              </w:rPr>
            </w:pPr>
          </w:p>
        </w:tc>
        <w:tc>
          <w:tcPr>
            <w:tcW w:w="2097" w:type="dxa"/>
            <w:shd w:val="clear" w:color="auto" w:fill="auto"/>
            <w:vAlign w:val="center"/>
          </w:tcPr>
          <w:p w14:paraId="28659CB8" w14:textId="77777777" w:rsidR="00F868EA" w:rsidRPr="0052167B" w:rsidRDefault="00F868EA" w:rsidP="00817E47">
            <w:pPr>
              <w:spacing w:before="0" w:line="240" w:lineRule="auto"/>
              <w:contextualSpacing w:val="0"/>
              <w:rPr>
                <w:ins w:id="19842" w:author="Phuong Truong Thi" w:date="2024-10-16T01:03:00Z"/>
                <w:rFonts w:ascii="Times New Roman" w:hAnsi="Times New Roman"/>
                <w:sz w:val="24"/>
                <w:szCs w:val="24"/>
              </w:rPr>
            </w:pPr>
            <w:ins w:id="19843" w:author="Phuong Truong Thi" w:date="2024-10-16T01:03:00Z">
              <w:r w:rsidRPr="0052167B">
                <w:rPr>
                  <w:rFonts w:ascii="Times New Roman" w:hAnsi="Times New Roman"/>
                  <w:sz w:val="24"/>
                  <w:szCs w:val="24"/>
                </w:rPr>
                <w:t>EOP_TD online ngày dữ liệu</w:t>
              </w:r>
            </w:ins>
          </w:p>
        </w:tc>
        <w:tc>
          <w:tcPr>
            <w:tcW w:w="2363" w:type="dxa"/>
            <w:vAlign w:val="center"/>
          </w:tcPr>
          <w:p w14:paraId="5D3A1981" w14:textId="77777777" w:rsidR="00F868EA" w:rsidRPr="0052167B" w:rsidRDefault="00F868EA" w:rsidP="00817E47">
            <w:pPr>
              <w:spacing w:before="0" w:line="240" w:lineRule="auto"/>
              <w:contextualSpacing w:val="0"/>
              <w:rPr>
                <w:ins w:id="19844" w:author="Phuong Truong Thi" w:date="2024-10-16T01:03:00Z"/>
                <w:rFonts w:ascii="Times New Roman" w:eastAsia="Times New Roman" w:hAnsi="Times New Roman"/>
                <w:sz w:val="24"/>
                <w:szCs w:val="24"/>
                <w:lang w:eastAsia="vi-VN"/>
              </w:rPr>
            </w:pPr>
            <w:ins w:id="19845" w:author="Phuong Truong Thi" w:date="2024-10-16T01:03:00Z">
              <w:r w:rsidRPr="0052167B">
                <w:rPr>
                  <w:rFonts w:ascii="Times New Roman" w:hAnsi="Times New Roman"/>
                  <w:sz w:val="24"/>
                  <w:szCs w:val="24"/>
                </w:rPr>
                <w:t>Tổng số dư cuối kỳ các tài khoản TD  (Category là Saving) (Cả nội và ngoại tệ) ngày dữ liệu</w:t>
              </w:r>
              <w:r w:rsidRPr="0052167B">
                <w:rPr>
                  <w:rFonts w:ascii="Times New Roman" w:hAnsi="Times New Roman"/>
                  <w:sz w:val="24"/>
                  <w:szCs w:val="24"/>
                </w:rPr>
                <w:br/>
                <w:t>Lưu ý có tính TD của LD Easy saving (Cat code 21018) và Saving lĩnh lãi trả trước</w:t>
              </w:r>
            </w:ins>
          </w:p>
        </w:tc>
        <w:tc>
          <w:tcPr>
            <w:tcW w:w="937" w:type="dxa"/>
          </w:tcPr>
          <w:p w14:paraId="18F161D4" w14:textId="77777777" w:rsidR="00F868EA" w:rsidRPr="0052167B" w:rsidRDefault="00F868EA" w:rsidP="00817E47">
            <w:pPr>
              <w:spacing w:before="0" w:line="240" w:lineRule="auto"/>
              <w:contextualSpacing w:val="0"/>
              <w:rPr>
                <w:ins w:id="19846" w:author="Phuong Truong Thi" w:date="2024-10-16T01:03:00Z"/>
                <w:rFonts w:ascii="Times New Roman" w:eastAsia="Times New Roman" w:hAnsi="Times New Roman"/>
                <w:sz w:val="24"/>
                <w:szCs w:val="24"/>
                <w:lang w:eastAsia="vi-VN"/>
              </w:rPr>
            </w:pPr>
            <w:ins w:id="19847" w:author="Phuong Truong Thi" w:date="2024-10-16T01:03:00Z">
              <w:r w:rsidRPr="006D01A3">
                <w:rPr>
                  <w:rFonts w:ascii="Times New Roman" w:eastAsia="Times New Roman" w:hAnsi="Times New Roman"/>
                  <w:sz w:val="24"/>
                  <w:szCs w:val="24"/>
                  <w:lang w:val="vi-VN" w:eastAsia="vi-VN"/>
                </w:rPr>
                <w:t>CRM</w:t>
              </w:r>
            </w:ins>
          </w:p>
        </w:tc>
        <w:tc>
          <w:tcPr>
            <w:tcW w:w="1111" w:type="dxa"/>
          </w:tcPr>
          <w:p w14:paraId="7F42AE12" w14:textId="77777777" w:rsidR="00F868EA" w:rsidRPr="0052167B" w:rsidRDefault="00F868EA" w:rsidP="00817E47">
            <w:pPr>
              <w:spacing w:before="0" w:line="240" w:lineRule="auto"/>
              <w:contextualSpacing w:val="0"/>
              <w:rPr>
                <w:ins w:id="19848" w:author="Phuong Truong Thi" w:date="2024-10-16T01:03:00Z"/>
                <w:rFonts w:ascii="Times New Roman" w:eastAsia="Times New Roman" w:hAnsi="Times New Roman"/>
                <w:sz w:val="24"/>
                <w:szCs w:val="24"/>
                <w:lang w:eastAsia="vi-VN"/>
              </w:rPr>
            </w:pPr>
            <w:ins w:id="19849" w:author="Phuong Truong Thi" w:date="2024-10-16T01:03:00Z">
              <w:r w:rsidRPr="00A17111">
                <w:rPr>
                  <w:rFonts w:ascii="Times New Roman" w:eastAsia="Times New Roman" w:hAnsi="Times New Roman"/>
                  <w:sz w:val="24"/>
                  <w:szCs w:val="24"/>
                  <w:lang w:eastAsia="vi-VN"/>
                </w:rPr>
                <w:t>Currency</w:t>
              </w:r>
            </w:ins>
          </w:p>
        </w:tc>
        <w:tc>
          <w:tcPr>
            <w:tcW w:w="1134" w:type="dxa"/>
            <w:shd w:val="clear" w:color="auto" w:fill="auto"/>
            <w:noWrap/>
            <w:vAlign w:val="center"/>
          </w:tcPr>
          <w:p w14:paraId="3C1CE140" w14:textId="77777777" w:rsidR="00F868EA" w:rsidRPr="0052167B" w:rsidRDefault="00F868EA" w:rsidP="00817E47">
            <w:pPr>
              <w:spacing w:before="0" w:line="240" w:lineRule="auto"/>
              <w:contextualSpacing w:val="0"/>
              <w:rPr>
                <w:ins w:id="19850" w:author="Phuong Truong Thi" w:date="2024-10-16T01:03:00Z"/>
                <w:rFonts w:ascii="Times New Roman" w:eastAsia="Times New Roman" w:hAnsi="Times New Roman"/>
                <w:sz w:val="24"/>
                <w:szCs w:val="24"/>
                <w:lang w:val="vi-VN" w:eastAsia="vi-VN"/>
              </w:rPr>
            </w:pPr>
          </w:p>
        </w:tc>
        <w:tc>
          <w:tcPr>
            <w:tcW w:w="994" w:type="dxa"/>
          </w:tcPr>
          <w:p w14:paraId="3AFA1FB4" w14:textId="77777777" w:rsidR="00F868EA" w:rsidRPr="0052167B" w:rsidRDefault="00F868EA" w:rsidP="00817E47">
            <w:pPr>
              <w:spacing w:before="0" w:line="240" w:lineRule="auto"/>
              <w:contextualSpacing w:val="0"/>
              <w:jc w:val="center"/>
              <w:rPr>
                <w:ins w:id="19851" w:author="Phuong Truong Thi" w:date="2024-10-16T01:03:00Z"/>
                <w:rFonts w:ascii="Times New Roman" w:eastAsia="Times New Roman" w:hAnsi="Times New Roman"/>
                <w:sz w:val="24"/>
                <w:szCs w:val="24"/>
                <w:lang w:val="vi-VN" w:eastAsia="vi-VN"/>
              </w:rPr>
            </w:pPr>
            <w:ins w:id="19852" w:author="Phuong Truong Thi" w:date="2024-10-16T01:03:00Z">
              <w:r w:rsidRPr="0052167B">
                <w:rPr>
                  <w:rFonts w:ascii="Times New Roman" w:eastAsia="Times New Roman" w:hAnsi="Times New Roman"/>
                  <w:sz w:val="24"/>
                  <w:szCs w:val="24"/>
                  <w:lang w:eastAsia="vi-VN"/>
                </w:rPr>
                <w:t>N</w:t>
              </w:r>
            </w:ins>
          </w:p>
        </w:tc>
      </w:tr>
      <w:tr w:rsidR="00F868EA" w:rsidRPr="0052167B" w14:paraId="52A0C308" w14:textId="77777777" w:rsidTr="004B3858">
        <w:trPr>
          <w:trHeight w:val="276"/>
          <w:ins w:id="19853" w:author="Phuong Truong Thi" w:date="2024-10-16T01:03:00Z"/>
        </w:trPr>
        <w:tc>
          <w:tcPr>
            <w:tcW w:w="670" w:type="dxa"/>
            <w:shd w:val="clear" w:color="auto" w:fill="auto"/>
            <w:vAlign w:val="center"/>
          </w:tcPr>
          <w:p w14:paraId="79A34CEC" w14:textId="77777777" w:rsidR="00F868EA" w:rsidRPr="0052167B" w:rsidRDefault="00F868EA" w:rsidP="00817E47">
            <w:pPr>
              <w:pStyle w:val="ListParagraph"/>
              <w:numPr>
                <w:ilvl w:val="0"/>
                <w:numId w:val="63"/>
              </w:numPr>
              <w:spacing w:before="0" w:line="240" w:lineRule="auto"/>
              <w:contextualSpacing w:val="0"/>
              <w:jc w:val="left"/>
              <w:rPr>
                <w:ins w:id="19854" w:author="Phuong Truong Thi" w:date="2024-10-16T01:03:00Z"/>
                <w:rFonts w:eastAsia="Times New Roman"/>
                <w:szCs w:val="24"/>
                <w:lang w:val="vi-VN" w:eastAsia="vi-VN"/>
              </w:rPr>
            </w:pPr>
          </w:p>
        </w:tc>
        <w:tc>
          <w:tcPr>
            <w:tcW w:w="2097" w:type="dxa"/>
            <w:shd w:val="clear" w:color="auto" w:fill="auto"/>
            <w:vAlign w:val="center"/>
          </w:tcPr>
          <w:p w14:paraId="08CAF31F" w14:textId="77777777" w:rsidR="00F868EA" w:rsidRPr="0052167B" w:rsidRDefault="00F868EA" w:rsidP="00817E47">
            <w:pPr>
              <w:spacing w:before="0" w:line="240" w:lineRule="auto"/>
              <w:contextualSpacing w:val="0"/>
              <w:rPr>
                <w:ins w:id="19855" w:author="Phuong Truong Thi" w:date="2024-10-16T01:03:00Z"/>
                <w:rFonts w:ascii="Times New Roman" w:hAnsi="Times New Roman"/>
                <w:sz w:val="24"/>
                <w:szCs w:val="24"/>
              </w:rPr>
            </w:pPr>
            <w:ins w:id="19856" w:author="Phuong Truong Thi" w:date="2024-10-16T01:03:00Z">
              <w:r w:rsidRPr="0052167B">
                <w:rPr>
                  <w:rFonts w:ascii="Times New Roman" w:hAnsi="Times New Roman"/>
                  <w:sz w:val="24"/>
                  <w:szCs w:val="24"/>
                </w:rPr>
                <w:t>EOP_TD online mở mới trong tháng</w:t>
              </w:r>
            </w:ins>
          </w:p>
        </w:tc>
        <w:tc>
          <w:tcPr>
            <w:tcW w:w="2363" w:type="dxa"/>
            <w:vAlign w:val="center"/>
          </w:tcPr>
          <w:p w14:paraId="6CDDA9A0" w14:textId="77777777" w:rsidR="00F868EA" w:rsidRPr="0052167B" w:rsidRDefault="00F868EA" w:rsidP="00817E47">
            <w:pPr>
              <w:spacing w:before="0" w:line="240" w:lineRule="auto"/>
              <w:contextualSpacing w:val="0"/>
              <w:rPr>
                <w:ins w:id="19857" w:author="Phuong Truong Thi" w:date="2024-10-16T01:03:00Z"/>
                <w:rFonts w:ascii="Times New Roman" w:eastAsia="Times New Roman" w:hAnsi="Times New Roman"/>
                <w:sz w:val="24"/>
                <w:szCs w:val="24"/>
                <w:lang w:eastAsia="vi-VN"/>
              </w:rPr>
            </w:pPr>
            <w:ins w:id="19858" w:author="Phuong Truong Thi" w:date="2024-10-16T01:03:00Z">
              <w:r w:rsidRPr="0052167B">
                <w:rPr>
                  <w:rFonts w:ascii="Times New Roman" w:hAnsi="Times New Roman"/>
                  <w:sz w:val="24"/>
                  <w:szCs w:val="24"/>
                </w:rPr>
                <w:t>Tổng số dư cuối kỳ các tài khoản TD  (Category là Saving) (Cả nội và ngoại tệ) cthangs trước</w:t>
              </w:r>
            </w:ins>
          </w:p>
        </w:tc>
        <w:tc>
          <w:tcPr>
            <w:tcW w:w="937" w:type="dxa"/>
          </w:tcPr>
          <w:p w14:paraId="0EC15644" w14:textId="77777777" w:rsidR="00F868EA" w:rsidRPr="0052167B" w:rsidRDefault="00F868EA" w:rsidP="00817E47">
            <w:pPr>
              <w:spacing w:before="0" w:line="240" w:lineRule="auto"/>
              <w:contextualSpacing w:val="0"/>
              <w:rPr>
                <w:ins w:id="19859" w:author="Phuong Truong Thi" w:date="2024-10-16T01:03:00Z"/>
                <w:rFonts w:ascii="Times New Roman" w:eastAsia="Times New Roman" w:hAnsi="Times New Roman"/>
                <w:sz w:val="24"/>
                <w:szCs w:val="24"/>
                <w:lang w:eastAsia="vi-VN"/>
              </w:rPr>
            </w:pPr>
            <w:ins w:id="19860" w:author="Phuong Truong Thi" w:date="2024-10-16T01:03:00Z">
              <w:r w:rsidRPr="006D01A3">
                <w:rPr>
                  <w:rFonts w:ascii="Times New Roman" w:eastAsia="Times New Roman" w:hAnsi="Times New Roman"/>
                  <w:sz w:val="24"/>
                  <w:szCs w:val="24"/>
                  <w:lang w:val="vi-VN" w:eastAsia="vi-VN"/>
                </w:rPr>
                <w:t>CRM</w:t>
              </w:r>
            </w:ins>
          </w:p>
        </w:tc>
        <w:tc>
          <w:tcPr>
            <w:tcW w:w="1111" w:type="dxa"/>
          </w:tcPr>
          <w:p w14:paraId="2A171AFD" w14:textId="77777777" w:rsidR="00F868EA" w:rsidRPr="0052167B" w:rsidRDefault="00F868EA" w:rsidP="00817E47">
            <w:pPr>
              <w:spacing w:before="0" w:line="240" w:lineRule="auto"/>
              <w:contextualSpacing w:val="0"/>
              <w:rPr>
                <w:ins w:id="19861" w:author="Phuong Truong Thi" w:date="2024-10-16T01:03:00Z"/>
                <w:rFonts w:ascii="Times New Roman" w:eastAsia="Times New Roman" w:hAnsi="Times New Roman"/>
                <w:sz w:val="24"/>
                <w:szCs w:val="24"/>
                <w:lang w:eastAsia="vi-VN"/>
              </w:rPr>
            </w:pPr>
            <w:ins w:id="19862" w:author="Phuong Truong Thi" w:date="2024-10-16T01:03:00Z">
              <w:r w:rsidRPr="00A17111">
                <w:rPr>
                  <w:rFonts w:ascii="Times New Roman" w:eastAsia="Times New Roman" w:hAnsi="Times New Roman"/>
                  <w:sz w:val="24"/>
                  <w:szCs w:val="24"/>
                  <w:lang w:eastAsia="vi-VN"/>
                </w:rPr>
                <w:t>Currency</w:t>
              </w:r>
            </w:ins>
          </w:p>
        </w:tc>
        <w:tc>
          <w:tcPr>
            <w:tcW w:w="1134" w:type="dxa"/>
            <w:shd w:val="clear" w:color="auto" w:fill="auto"/>
            <w:noWrap/>
            <w:vAlign w:val="center"/>
          </w:tcPr>
          <w:p w14:paraId="53731CCC" w14:textId="77777777" w:rsidR="00F868EA" w:rsidRPr="0052167B" w:rsidRDefault="00F868EA" w:rsidP="00817E47">
            <w:pPr>
              <w:spacing w:before="0" w:line="240" w:lineRule="auto"/>
              <w:contextualSpacing w:val="0"/>
              <w:rPr>
                <w:ins w:id="19863" w:author="Phuong Truong Thi" w:date="2024-10-16T01:03:00Z"/>
                <w:rFonts w:ascii="Times New Roman" w:eastAsia="Times New Roman" w:hAnsi="Times New Roman"/>
                <w:sz w:val="24"/>
                <w:szCs w:val="24"/>
                <w:lang w:val="vi-VN" w:eastAsia="vi-VN"/>
              </w:rPr>
            </w:pPr>
          </w:p>
        </w:tc>
        <w:tc>
          <w:tcPr>
            <w:tcW w:w="994" w:type="dxa"/>
          </w:tcPr>
          <w:p w14:paraId="0224A37E" w14:textId="77777777" w:rsidR="00F868EA" w:rsidRPr="0052167B" w:rsidRDefault="00F868EA" w:rsidP="00817E47">
            <w:pPr>
              <w:spacing w:before="0" w:line="240" w:lineRule="auto"/>
              <w:contextualSpacing w:val="0"/>
              <w:jc w:val="center"/>
              <w:rPr>
                <w:ins w:id="19864" w:author="Phuong Truong Thi" w:date="2024-10-16T01:03:00Z"/>
                <w:rFonts w:ascii="Times New Roman" w:eastAsia="Times New Roman" w:hAnsi="Times New Roman"/>
                <w:sz w:val="24"/>
                <w:szCs w:val="24"/>
                <w:lang w:val="vi-VN" w:eastAsia="vi-VN"/>
              </w:rPr>
            </w:pPr>
            <w:ins w:id="19865" w:author="Phuong Truong Thi" w:date="2024-10-16T01:03:00Z">
              <w:r w:rsidRPr="0052167B">
                <w:rPr>
                  <w:rFonts w:ascii="Times New Roman" w:eastAsia="Times New Roman" w:hAnsi="Times New Roman"/>
                  <w:sz w:val="24"/>
                  <w:szCs w:val="24"/>
                  <w:lang w:eastAsia="vi-VN"/>
                </w:rPr>
                <w:t>N</w:t>
              </w:r>
            </w:ins>
          </w:p>
        </w:tc>
      </w:tr>
      <w:tr w:rsidR="00937058" w:rsidRPr="0052167B" w14:paraId="596B2848" w14:textId="77777777" w:rsidTr="00817E47">
        <w:trPr>
          <w:trHeight w:val="276"/>
          <w:ins w:id="19866" w:author="Phuong Truong Thi" w:date="2024-10-16T01:03:00Z"/>
        </w:trPr>
        <w:tc>
          <w:tcPr>
            <w:tcW w:w="9306" w:type="dxa"/>
            <w:gridSpan w:val="7"/>
          </w:tcPr>
          <w:p w14:paraId="14CB6194" w14:textId="77777777" w:rsidR="00937058" w:rsidRPr="0052167B" w:rsidRDefault="00937058" w:rsidP="00817E47">
            <w:pPr>
              <w:spacing w:before="0" w:line="240" w:lineRule="auto"/>
              <w:contextualSpacing w:val="0"/>
              <w:jc w:val="left"/>
              <w:rPr>
                <w:ins w:id="19867" w:author="Phuong Truong Thi" w:date="2024-10-16T01:03:00Z"/>
                <w:rFonts w:ascii="Times New Roman" w:eastAsia="Times New Roman" w:hAnsi="Times New Roman"/>
                <w:sz w:val="24"/>
                <w:szCs w:val="24"/>
                <w:lang w:eastAsia="vi-VN"/>
              </w:rPr>
            </w:pPr>
            <w:ins w:id="19868" w:author="Phuong Truong Thi" w:date="2024-10-16T01:03:00Z">
              <w:r w:rsidRPr="0052167B">
                <w:rPr>
                  <w:rFonts w:ascii="Times New Roman" w:eastAsia="Times New Roman" w:hAnsi="Times New Roman"/>
                  <w:sz w:val="24"/>
                  <w:szCs w:val="24"/>
                  <w:lang w:eastAsia="vi-VN"/>
                </w:rPr>
                <w:t>Bond &amp; MF</w:t>
              </w:r>
            </w:ins>
          </w:p>
        </w:tc>
      </w:tr>
      <w:tr w:rsidR="00F868EA" w:rsidRPr="0052167B" w14:paraId="1A81A54F" w14:textId="77777777" w:rsidTr="004B3858">
        <w:trPr>
          <w:trHeight w:val="276"/>
          <w:ins w:id="19869" w:author="Phuong Truong Thi" w:date="2024-10-16T01:03:00Z"/>
        </w:trPr>
        <w:tc>
          <w:tcPr>
            <w:tcW w:w="670" w:type="dxa"/>
            <w:shd w:val="clear" w:color="auto" w:fill="auto"/>
            <w:vAlign w:val="center"/>
          </w:tcPr>
          <w:p w14:paraId="7EF530DD" w14:textId="77777777" w:rsidR="00F868EA" w:rsidRPr="0052167B" w:rsidRDefault="00F868EA" w:rsidP="00817E47">
            <w:pPr>
              <w:pStyle w:val="ListParagraph"/>
              <w:numPr>
                <w:ilvl w:val="0"/>
                <w:numId w:val="63"/>
              </w:numPr>
              <w:spacing w:before="0" w:line="240" w:lineRule="auto"/>
              <w:contextualSpacing w:val="0"/>
              <w:jc w:val="left"/>
              <w:rPr>
                <w:ins w:id="19870" w:author="Phuong Truong Thi" w:date="2024-10-16T01:03:00Z"/>
                <w:rFonts w:eastAsia="Times New Roman"/>
                <w:szCs w:val="24"/>
                <w:lang w:val="vi-VN" w:eastAsia="vi-VN"/>
              </w:rPr>
            </w:pPr>
          </w:p>
        </w:tc>
        <w:tc>
          <w:tcPr>
            <w:tcW w:w="2097" w:type="dxa"/>
            <w:shd w:val="clear" w:color="auto" w:fill="auto"/>
            <w:vAlign w:val="center"/>
          </w:tcPr>
          <w:p w14:paraId="1F607EE8" w14:textId="77777777" w:rsidR="00F868EA" w:rsidRPr="0052167B" w:rsidRDefault="00F868EA" w:rsidP="00817E47">
            <w:pPr>
              <w:spacing w:before="0" w:line="240" w:lineRule="auto"/>
              <w:contextualSpacing w:val="0"/>
              <w:rPr>
                <w:ins w:id="19871" w:author="Phuong Truong Thi" w:date="2024-10-16T01:03:00Z"/>
                <w:rFonts w:ascii="Times New Roman" w:hAnsi="Times New Roman"/>
                <w:sz w:val="24"/>
                <w:szCs w:val="24"/>
              </w:rPr>
            </w:pPr>
            <w:ins w:id="19872" w:author="Phuong Truong Thi" w:date="2024-10-16T01:03:00Z">
              <w:r w:rsidRPr="0052167B">
                <w:rPr>
                  <w:rFonts w:ascii="Times New Roman" w:hAnsi="Times New Roman"/>
                  <w:sz w:val="24"/>
                  <w:szCs w:val="24"/>
                </w:rPr>
                <w:t>Số dư Bond ngày báo cáo</w:t>
              </w:r>
            </w:ins>
          </w:p>
        </w:tc>
        <w:tc>
          <w:tcPr>
            <w:tcW w:w="2363" w:type="dxa"/>
            <w:vAlign w:val="center"/>
          </w:tcPr>
          <w:p w14:paraId="53F13E0E" w14:textId="77777777" w:rsidR="00F868EA" w:rsidRPr="0052167B" w:rsidRDefault="00F868EA" w:rsidP="00817E47">
            <w:pPr>
              <w:spacing w:before="0" w:line="240" w:lineRule="auto"/>
              <w:contextualSpacing w:val="0"/>
              <w:rPr>
                <w:ins w:id="19873" w:author="Phuong Truong Thi" w:date="2024-10-16T01:03:00Z"/>
                <w:rFonts w:ascii="Times New Roman" w:eastAsia="Times New Roman" w:hAnsi="Times New Roman"/>
                <w:sz w:val="24"/>
                <w:szCs w:val="24"/>
                <w:lang w:eastAsia="vi-VN"/>
              </w:rPr>
            </w:pPr>
            <w:ins w:id="19874" w:author="Phuong Truong Thi" w:date="2024-10-16T01:03:00Z">
              <w:r w:rsidRPr="0052167B">
                <w:rPr>
                  <w:rFonts w:ascii="Times New Roman" w:hAnsi="Times New Roman"/>
                  <w:sz w:val="24"/>
                  <w:szCs w:val="24"/>
                </w:rPr>
                <w:t>Tổng số dư các hợp đồng bond của KH tại ngày báo cáo</w:t>
              </w:r>
            </w:ins>
          </w:p>
        </w:tc>
        <w:tc>
          <w:tcPr>
            <w:tcW w:w="937" w:type="dxa"/>
          </w:tcPr>
          <w:p w14:paraId="68E68CA1" w14:textId="77777777" w:rsidR="00F868EA" w:rsidRPr="0052167B" w:rsidRDefault="00F868EA" w:rsidP="00817E47">
            <w:pPr>
              <w:spacing w:before="0" w:line="240" w:lineRule="auto"/>
              <w:contextualSpacing w:val="0"/>
              <w:rPr>
                <w:ins w:id="19875" w:author="Phuong Truong Thi" w:date="2024-10-16T01:03:00Z"/>
                <w:rFonts w:ascii="Times New Roman" w:eastAsia="Times New Roman" w:hAnsi="Times New Roman"/>
                <w:sz w:val="24"/>
                <w:szCs w:val="24"/>
                <w:lang w:eastAsia="vi-VN"/>
              </w:rPr>
            </w:pPr>
            <w:ins w:id="19876" w:author="Phuong Truong Thi" w:date="2024-10-16T01:03:00Z">
              <w:r w:rsidRPr="00706851">
                <w:rPr>
                  <w:rFonts w:ascii="Times New Roman" w:eastAsia="Times New Roman" w:hAnsi="Times New Roman"/>
                  <w:sz w:val="24"/>
                  <w:szCs w:val="24"/>
                  <w:lang w:val="vi-VN" w:eastAsia="vi-VN"/>
                </w:rPr>
                <w:t>CRM</w:t>
              </w:r>
            </w:ins>
          </w:p>
        </w:tc>
        <w:tc>
          <w:tcPr>
            <w:tcW w:w="1111" w:type="dxa"/>
          </w:tcPr>
          <w:p w14:paraId="6FADEBC1" w14:textId="77777777" w:rsidR="00F868EA" w:rsidRPr="0052167B" w:rsidRDefault="00F868EA" w:rsidP="00817E47">
            <w:pPr>
              <w:spacing w:before="0" w:line="240" w:lineRule="auto"/>
              <w:contextualSpacing w:val="0"/>
              <w:rPr>
                <w:ins w:id="19877" w:author="Phuong Truong Thi" w:date="2024-10-16T01:03:00Z"/>
                <w:rFonts w:ascii="Times New Roman" w:eastAsia="Times New Roman" w:hAnsi="Times New Roman"/>
                <w:sz w:val="24"/>
                <w:szCs w:val="24"/>
                <w:lang w:eastAsia="vi-VN"/>
              </w:rPr>
            </w:pPr>
            <w:ins w:id="19878" w:author="Phuong Truong Thi" w:date="2024-10-16T01:03:00Z">
              <w:r w:rsidRPr="00065F6A">
                <w:rPr>
                  <w:rFonts w:ascii="Times New Roman" w:eastAsia="Times New Roman" w:hAnsi="Times New Roman"/>
                  <w:sz w:val="24"/>
                  <w:szCs w:val="24"/>
                  <w:lang w:eastAsia="vi-VN"/>
                </w:rPr>
                <w:t>Currency</w:t>
              </w:r>
            </w:ins>
          </w:p>
        </w:tc>
        <w:tc>
          <w:tcPr>
            <w:tcW w:w="1134" w:type="dxa"/>
            <w:shd w:val="clear" w:color="auto" w:fill="auto"/>
            <w:noWrap/>
            <w:vAlign w:val="center"/>
          </w:tcPr>
          <w:p w14:paraId="7E3A4132" w14:textId="77777777" w:rsidR="00F868EA" w:rsidRPr="0052167B" w:rsidRDefault="00F868EA" w:rsidP="00817E47">
            <w:pPr>
              <w:spacing w:before="0" w:line="240" w:lineRule="auto"/>
              <w:contextualSpacing w:val="0"/>
              <w:rPr>
                <w:ins w:id="19879" w:author="Phuong Truong Thi" w:date="2024-10-16T01:03:00Z"/>
                <w:rFonts w:ascii="Times New Roman" w:eastAsia="Times New Roman" w:hAnsi="Times New Roman"/>
                <w:sz w:val="24"/>
                <w:szCs w:val="24"/>
                <w:lang w:val="vi-VN" w:eastAsia="vi-VN"/>
              </w:rPr>
            </w:pPr>
          </w:p>
        </w:tc>
        <w:tc>
          <w:tcPr>
            <w:tcW w:w="994" w:type="dxa"/>
          </w:tcPr>
          <w:p w14:paraId="1BE4258F" w14:textId="77777777" w:rsidR="00F868EA" w:rsidRPr="0052167B" w:rsidRDefault="00F868EA" w:rsidP="00817E47">
            <w:pPr>
              <w:spacing w:before="0" w:line="240" w:lineRule="auto"/>
              <w:contextualSpacing w:val="0"/>
              <w:jc w:val="center"/>
              <w:rPr>
                <w:ins w:id="19880" w:author="Phuong Truong Thi" w:date="2024-10-16T01:03:00Z"/>
                <w:rFonts w:ascii="Times New Roman" w:eastAsia="Times New Roman" w:hAnsi="Times New Roman"/>
                <w:sz w:val="24"/>
                <w:szCs w:val="24"/>
                <w:lang w:val="vi-VN" w:eastAsia="vi-VN"/>
              </w:rPr>
            </w:pPr>
            <w:ins w:id="19881" w:author="Phuong Truong Thi" w:date="2024-10-16T01:03:00Z">
              <w:r w:rsidRPr="0052167B">
                <w:rPr>
                  <w:rFonts w:ascii="Times New Roman" w:eastAsia="Times New Roman" w:hAnsi="Times New Roman"/>
                  <w:sz w:val="24"/>
                  <w:szCs w:val="24"/>
                  <w:lang w:eastAsia="vi-VN"/>
                </w:rPr>
                <w:t>N</w:t>
              </w:r>
            </w:ins>
          </w:p>
        </w:tc>
      </w:tr>
      <w:tr w:rsidR="00F868EA" w:rsidRPr="0052167B" w14:paraId="4BD70AAD" w14:textId="77777777" w:rsidTr="004B3858">
        <w:trPr>
          <w:trHeight w:val="276"/>
          <w:ins w:id="19882" w:author="Phuong Truong Thi" w:date="2024-10-16T01:03:00Z"/>
        </w:trPr>
        <w:tc>
          <w:tcPr>
            <w:tcW w:w="670" w:type="dxa"/>
            <w:shd w:val="clear" w:color="auto" w:fill="auto"/>
            <w:vAlign w:val="center"/>
          </w:tcPr>
          <w:p w14:paraId="7AAF90AD" w14:textId="77777777" w:rsidR="00F868EA" w:rsidRPr="0052167B" w:rsidRDefault="00F868EA" w:rsidP="00817E47">
            <w:pPr>
              <w:pStyle w:val="ListParagraph"/>
              <w:numPr>
                <w:ilvl w:val="0"/>
                <w:numId w:val="63"/>
              </w:numPr>
              <w:spacing w:before="0" w:line="240" w:lineRule="auto"/>
              <w:contextualSpacing w:val="0"/>
              <w:jc w:val="left"/>
              <w:rPr>
                <w:ins w:id="19883" w:author="Phuong Truong Thi" w:date="2024-10-16T01:03:00Z"/>
                <w:rFonts w:eastAsia="Times New Roman"/>
                <w:szCs w:val="24"/>
                <w:lang w:val="vi-VN" w:eastAsia="vi-VN"/>
              </w:rPr>
            </w:pPr>
          </w:p>
        </w:tc>
        <w:tc>
          <w:tcPr>
            <w:tcW w:w="2097" w:type="dxa"/>
            <w:shd w:val="clear" w:color="auto" w:fill="auto"/>
            <w:vAlign w:val="center"/>
          </w:tcPr>
          <w:p w14:paraId="3C4E39E7" w14:textId="77777777" w:rsidR="00F868EA" w:rsidRPr="0052167B" w:rsidRDefault="00F868EA" w:rsidP="00817E47">
            <w:pPr>
              <w:spacing w:before="0" w:line="240" w:lineRule="auto"/>
              <w:contextualSpacing w:val="0"/>
              <w:rPr>
                <w:ins w:id="19884" w:author="Phuong Truong Thi" w:date="2024-10-16T01:03:00Z"/>
                <w:rFonts w:ascii="Times New Roman" w:hAnsi="Times New Roman"/>
                <w:sz w:val="24"/>
                <w:szCs w:val="24"/>
              </w:rPr>
            </w:pPr>
            <w:ins w:id="19885" w:author="Phuong Truong Thi" w:date="2024-10-16T01:03:00Z">
              <w:r w:rsidRPr="0052167B">
                <w:rPr>
                  <w:rFonts w:ascii="Times New Roman" w:hAnsi="Times New Roman"/>
                  <w:sz w:val="24"/>
                  <w:szCs w:val="24"/>
                </w:rPr>
                <w:t>Doanh số bán mới Bond</w:t>
              </w:r>
            </w:ins>
          </w:p>
        </w:tc>
        <w:tc>
          <w:tcPr>
            <w:tcW w:w="2363" w:type="dxa"/>
            <w:vAlign w:val="center"/>
          </w:tcPr>
          <w:p w14:paraId="201032E7" w14:textId="77777777" w:rsidR="00F868EA" w:rsidRPr="0052167B" w:rsidRDefault="00F868EA" w:rsidP="00817E47">
            <w:pPr>
              <w:spacing w:before="0" w:line="240" w:lineRule="auto"/>
              <w:contextualSpacing w:val="0"/>
              <w:rPr>
                <w:ins w:id="19886" w:author="Phuong Truong Thi" w:date="2024-10-16T01:03:00Z"/>
                <w:rFonts w:ascii="Times New Roman" w:eastAsia="Times New Roman" w:hAnsi="Times New Roman"/>
                <w:sz w:val="24"/>
                <w:szCs w:val="24"/>
                <w:lang w:eastAsia="vi-VN"/>
              </w:rPr>
            </w:pPr>
            <w:ins w:id="19887" w:author="Phuong Truong Thi" w:date="2024-10-16T01:03:00Z">
              <w:r w:rsidRPr="0052167B">
                <w:rPr>
                  <w:rFonts w:ascii="Times New Roman" w:hAnsi="Times New Roman"/>
                  <w:sz w:val="24"/>
                  <w:szCs w:val="24"/>
                </w:rPr>
                <w:t>Tổng doanh số bán mới trong tháng các hợp đồng Bond của KH đến ngày báo cáo</w:t>
              </w:r>
            </w:ins>
          </w:p>
        </w:tc>
        <w:tc>
          <w:tcPr>
            <w:tcW w:w="937" w:type="dxa"/>
          </w:tcPr>
          <w:p w14:paraId="287D958C" w14:textId="77777777" w:rsidR="00F868EA" w:rsidRPr="0052167B" w:rsidRDefault="00F868EA" w:rsidP="00817E47">
            <w:pPr>
              <w:spacing w:before="0" w:line="240" w:lineRule="auto"/>
              <w:contextualSpacing w:val="0"/>
              <w:rPr>
                <w:ins w:id="19888" w:author="Phuong Truong Thi" w:date="2024-10-16T01:03:00Z"/>
                <w:rFonts w:ascii="Times New Roman" w:eastAsia="Times New Roman" w:hAnsi="Times New Roman"/>
                <w:sz w:val="24"/>
                <w:szCs w:val="24"/>
                <w:lang w:eastAsia="vi-VN"/>
              </w:rPr>
            </w:pPr>
            <w:ins w:id="19889" w:author="Phuong Truong Thi" w:date="2024-10-16T01:03:00Z">
              <w:r w:rsidRPr="00706851">
                <w:rPr>
                  <w:rFonts w:ascii="Times New Roman" w:eastAsia="Times New Roman" w:hAnsi="Times New Roman"/>
                  <w:sz w:val="24"/>
                  <w:szCs w:val="24"/>
                  <w:lang w:val="vi-VN" w:eastAsia="vi-VN"/>
                </w:rPr>
                <w:t>CRM</w:t>
              </w:r>
            </w:ins>
          </w:p>
        </w:tc>
        <w:tc>
          <w:tcPr>
            <w:tcW w:w="1111" w:type="dxa"/>
          </w:tcPr>
          <w:p w14:paraId="74DED63A" w14:textId="77777777" w:rsidR="00F868EA" w:rsidRPr="0052167B" w:rsidRDefault="00F868EA" w:rsidP="00817E47">
            <w:pPr>
              <w:spacing w:before="0" w:line="240" w:lineRule="auto"/>
              <w:contextualSpacing w:val="0"/>
              <w:rPr>
                <w:ins w:id="19890" w:author="Phuong Truong Thi" w:date="2024-10-16T01:03:00Z"/>
                <w:rFonts w:ascii="Times New Roman" w:eastAsia="Times New Roman" w:hAnsi="Times New Roman"/>
                <w:sz w:val="24"/>
                <w:szCs w:val="24"/>
                <w:lang w:eastAsia="vi-VN"/>
              </w:rPr>
            </w:pPr>
            <w:ins w:id="19891" w:author="Phuong Truong Thi" w:date="2024-10-16T01:03:00Z">
              <w:r w:rsidRPr="00065F6A">
                <w:rPr>
                  <w:rFonts w:ascii="Times New Roman" w:eastAsia="Times New Roman" w:hAnsi="Times New Roman"/>
                  <w:sz w:val="24"/>
                  <w:szCs w:val="24"/>
                  <w:lang w:eastAsia="vi-VN"/>
                </w:rPr>
                <w:t>Currency</w:t>
              </w:r>
            </w:ins>
          </w:p>
        </w:tc>
        <w:tc>
          <w:tcPr>
            <w:tcW w:w="1134" w:type="dxa"/>
            <w:shd w:val="clear" w:color="auto" w:fill="auto"/>
            <w:noWrap/>
            <w:vAlign w:val="center"/>
          </w:tcPr>
          <w:p w14:paraId="23CD5C05" w14:textId="77777777" w:rsidR="00F868EA" w:rsidRPr="0052167B" w:rsidRDefault="00F868EA" w:rsidP="00817E47">
            <w:pPr>
              <w:spacing w:before="0" w:line="240" w:lineRule="auto"/>
              <w:contextualSpacing w:val="0"/>
              <w:rPr>
                <w:ins w:id="19892" w:author="Phuong Truong Thi" w:date="2024-10-16T01:03:00Z"/>
                <w:rFonts w:ascii="Times New Roman" w:eastAsia="Times New Roman" w:hAnsi="Times New Roman"/>
                <w:sz w:val="24"/>
                <w:szCs w:val="24"/>
                <w:lang w:val="vi-VN" w:eastAsia="vi-VN"/>
              </w:rPr>
            </w:pPr>
          </w:p>
        </w:tc>
        <w:tc>
          <w:tcPr>
            <w:tcW w:w="994" w:type="dxa"/>
          </w:tcPr>
          <w:p w14:paraId="184FE37E" w14:textId="77777777" w:rsidR="00F868EA" w:rsidRPr="0052167B" w:rsidRDefault="00F868EA" w:rsidP="00817E47">
            <w:pPr>
              <w:spacing w:before="0" w:line="240" w:lineRule="auto"/>
              <w:contextualSpacing w:val="0"/>
              <w:jc w:val="center"/>
              <w:rPr>
                <w:ins w:id="19893" w:author="Phuong Truong Thi" w:date="2024-10-16T01:03:00Z"/>
                <w:rFonts w:ascii="Times New Roman" w:eastAsia="Times New Roman" w:hAnsi="Times New Roman"/>
                <w:sz w:val="24"/>
                <w:szCs w:val="24"/>
                <w:lang w:val="vi-VN" w:eastAsia="vi-VN"/>
              </w:rPr>
            </w:pPr>
            <w:ins w:id="19894" w:author="Phuong Truong Thi" w:date="2024-10-16T01:03:00Z">
              <w:r w:rsidRPr="0052167B">
                <w:rPr>
                  <w:rFonts w:ascii="Times New Roman" w:eastAsia="Times New Roman" w:hAnsi="Times New Roman"/>
                  <w:sz w:val="24"/>
                  <w:szCs w:val="24"/>
                  <w:lang w:eastAsia="vi-VN"/>
                </w:rPr>
                <w:t>N</w:t>
              </w:r>
            </w:ins>
          </w:p>
        </w:tc>
      </w:tr>
      <w:tr w:rsidR="00F868EA" w:rsidRPr="0052167B" w14:paraId="1BE1764B" w14:textId="77777777" w:rsidTr="004B3858">
        <w:trPr>
          <w:trHeight w:val="276"/>
          <w:ins w:id="19895" w:author="Phuong Truong Thi" w:date="2024-10-16T01:03:00Z"/>
        </w:trPr>
        <w:tc>
          <w:tcPr>
            <w:tcW w:w="670" w:type="dxa"/>
            <w:shd w:val="clear" w:color="auto" w:fill="auto"/>
            <w:vAlign w:val="center"/>
          </w:tcPr>
          <w:p w14:paraId="13C167A4" w14:textId="77777777" w:rsidR="00F868EA" w:rsidRPr="0052167B" w:rsidRDefault="00F868EA" w:rsidP="00817E47">
            <w:pPr>
              <w:pStyle w:val="ListParagraph"/>
              <w:numPr>
                <w:ilvl w:val="0"/>
                <w:numId w:val="63"/>
              </w:numPr>
              <w:spacing w:before="0" w:line="240" w:lineRule="auto"/>
              <w:contextualSpacing w:val="0"/>
              <w:jc w:val="left"/>
              <w:rPr>
                <w:ins w:id="19896" w:author="Phuong Truong Thi" w:date="2024-10-16T01:03:00Z"/>
                <w:rFonts w:eastAsia="Times New Roman"/>
                <w:szCs w:val="24"/>
                <w:lang w:val="vi-VN" w:eastAsia="vi-VN"/>
              </w:rPr>
            </w:pPr>
          </w:p>
        </w:tc>
        <w:tc>
          <w:tcPr>
            <w:tcW w:w="2097" w:type="dxa"/>
            <w:shd w:val="clear" w:color="auto" w:fill="auto"/>
            <w:vAlign w:val="center"/>
          </w:tcPr>
          <w:p w14:paraId="7DB1BB6B" w14:textId="77777777" w:rsidR="00F868EA" w:rsidRPr="00126368" w:rsidRDefault="00F868EA" w:rsidP="00817E47">
            <w:pPr>
              <w:spacing w:before="0" w:line="240" w:lineRule="auto"/>
              <w:contextualSpacing w:val="0"/>
              <w:rPr>
                <w:ins w:id="19897" w:author="Phuong Truong Thi" w:date="2024-10-16T01:03:00Z"/>
                <w:rFonts w:ascii="Times New Roman" w:hAnsi="Times New Roman"/>
                <w:sz w:val="24"/>
                <w:szCs w:val="24"/>
                <w:lang w:val="vi-VN"/>
              </w:rPr>
            </w:pPr>
            <w:ins w:id="19898" w:author="Phuong Truong Thi" w:date="2024-10-16T01:03:00Z">
              <w:r w:rsidRPr="00126368">
                <w:rPr>
                  <w:rFonts w:ascii="Times New Roman" w:hAnsi="Times New Roman"/>
                  <w:sz w:val="24"/>
                  <w:szCs w:val="24"/>
                  <w:lang w:val="vi-VN"/>
                </w:rPr>
                <w:t xml:space="preserve">Doanh số bán  mới MF </w:t>
              </w:r>
            </w:ins>
          </w:p>
        </w:tc>
        <w:tc>
          <w:tcPr>
            <w:tcW w:w="2363" w:type="dxa"/>
            <w:vAlign w:val="center"/>
          </w:tcPr>
          <w:p w14:paraId="266FE498" w14:textId="77777777" w:rsidR="00F868EA" w:rsidRPr="00126368" w:rsidRDefault="00F868EA" w:rsidP="00817E47">
            <w:pPr>
              <w:spacing w:before="0" w:line="240" w:lineRule="auto"/>
              <w:contextualSpacing w:val="0"/>
              <w:rPr>
                <w:ins w:id="19899" w:author="Phuong Truong Thi" w:date="2024-10-16T01:03:00Z"/>
                <w:rFonts w:ascii="Times New Roman" w:eastAsia="Times New Roman" w:hAnsi="Times New Roman"/>
                <w:sz w:val="24"/>
                <w:szCs w:val="24"/>
                <w:lang w:val="vi-VN" w:eastAsia="vi-VN"/>
              </w:rPr>
            </w:pPr>
            <w:ins w:id="19900" w:author="Phuong Truong Thi" w:date="2024-10-16T01:03:00Z">
              <w:r w:rsidRPr="00126368">
                <w:rPr>
                  <w:rFonts w:ascii="Times New Roman" w:hAnsi="Times New Roman"/>
                  <w:sz w:val="24"/>
                  <w:szCs w:val="24"/>
                  <w:lang w:val="vi-VN"/>
                </w:rPr>
                <w:t>Tổng doanh số bán mới trong tháng các hợp đồng MF của KH đến ngày báo cáo</w:t>
              </w:r>
            </w:ins>
          </w:p>
        </w:tc>
        <w:tc>
          <w:tcPr>
            <w:tcW w:w="937" w:type="dxa"/>
          </w:tcPr>
          <w:p w14:paraId="2DA16446" w14:textId="77777777" w:rsidR="00F868EA" w:rsidRPr="0052167B" w:rsidRDefault="00F868EA" w:rsidP="00817E47">
            <w:pPr>
              <w:spacing w:before="0" w:line="240" w:lineRule="auto"/>
              <w:contextualSpacing w:val="0"/>
              <w:rPr>
                <w:ins w:id="19901" w:author="Phuong Truong Thi" w:date="2024-10-16T01:03:00Z"/>
                <w:rFonts w:ascii="Times New Roman" w:eastAsia="Times New Roman" w:hAnsi="Times New Roman"/>
                <w:sz w:val="24"/>
                <w:szCs w:val="24"/>
                <w:lang w:eastAsia="vi-VN"/>
              </w:rPr>
            </w:pPr>
            <w:ins w:id="19902" w:author="Phuong Truong Thi" w:date="2024-10-16T01:03:00Z">
              <w:r w:rsidRPr="00706851">
                <w:rPr>
                  <w:rFonts w:ascii="Times New Roman" w:eastAsia="Times New Roman" w:hAnsi="Times New Roman"/>
                  <w:sz w:val="24"/>
                  <w:szCs w:val="24"/>
                  <w:lang w:val="vi-VN" w:eastAsia="vi-VN"/>
                </w:rPr>
                <w:t>CRM</w:t>
              </w:r>
            </w:ins>
          </w:p>
        </w:tc>
        <w:tc>
          <w:tcPr>
            <w:tcW w:w="1111" w:type="dxa"/>
          </w:tcPr>
          <w:p w14:paraId="2390AF18" w14:textId="77777777" w:rsidR="00F868EA" w:rsidRPr="0052167B" w:rsidRDefault="00F868EA" w:rsidP="00817E47">
            <w:pPr>
              <w:spacing w:before="0" w:line="240" w:lineRule="auto"/>
              <w:contextualSpacing w:val="0"/>
              <w:rPr>
                <w:ins w:id="19903" w:author="Phuong Truong Thi" w:date="2024-10-16T01:03:00Z"/>
                <w:rFonts w:ascii="Times New Roman" w:eastAsia="Times New Roman" w:hAnsi="Times New Roman"/>
                <w:sz w:val="24"/>
                <w:szCs w:val="24"/>
                <w:lang w:eastAsia="vi-VN"/>
              </w:rPr>
            </w:pPr>
            <w:ins w:id="19904" w:author="Phuong Truong Thi" w:date="2024-10-16T01:03:00Z">
              <w:r w:rsidRPr="00065F6A">
                <w:rPr>
                  <w:rFonts w:ascii="Times New Roman" w:eastAsia="Times New Roman" w:hAnsi="Times New Roman"/>
                  <w:sz w:val="24"/>
                  <w:szCs w:val="24"/>
                  <w:lang w:eastAsia="vi-VN"/>
                </w:rPr>
                <w:t>Currency</w:t>
              </w:r>
            </w:ins>
          </w:p>
        </w:tc>
        <w:tc>
          <w:tcPr>
            <w:tcW w:w="1134" w:type="dxa"/>
            <w:shd w:val="clear" w:color="auto" w:fill="auto"/>
            <w:noWrap/>
            <w:vAlign w:val="center"/>
          </w:tcPr>
          <w:p w14:paraId="0099E126" w14:textId="77777777" w:rsidR="00F868EA" w:rsidRPr="0052167B" w:rsidRDefault="00F868EA" w:rsidP="00817E47">
            <w:pPr>
              <w:spacing w:before="0" w:line="240" w:lineRule="auto"/>
              <w:contextualSpacing w:val="0"/>
              <w:rPr>
                <w:ins w:id="19905" w:author="Phuong Truong Thi" w:date="2024-10-16T01:03:00Z"/>
                <w:rFonts w:ascii="Times New Roman" w:eastAsia="Times New Roman" w:hAnsi="Times New Roman"/>
                <w:sz w:val="24"/>
                <w:szCs w:val="24"/>
                <w:lang w:val="vi-VN" w:eastAsia="vi-VN"/>
              </w:rPr>
            </w:pPr>
          </w:p>
        </w:tc>
        <w:tc>
          <w:tcPr>
            <w:tcW w:w="994" w:type="dxa"/>
          </w:tcPr>
          <w:p w14:paraId="2A5F0F7A" w14:textId="77777777" w:rsidR="00F868EA" w:rsidRPr="0052167B" w:rsidRDefault="00F868EA" w:rsidP="00817E47">
            <w:pPr>
              <w:spacing w:before="0" w:line="240" w:lineRule="auto"/>
              <w:contextualSpacing w:val="0"/>
              <w:jc w:val="center"/>
              <w:rPr>
                <w:ins w:id="19906" w:author="Phuong Truong Thi" w:date="2024-10-16T01:03:00Z"/>
                <w:rFonts w:ascii="Times New Roman" w:eastAsia="Times New Roman" w:hAnsi="Times New Roman"/>
                <w:sz w:val="24"/>
                <w:szCs w:val="24"/>
                <w:lang w:val="vi-VN" w:eastAsia="vi-VN"/>
              </w:rPr>
            </w:pPr>
            <w:ins w:id="19907" w:author="Phuong Truong Thi" w:date="2024-10-16T01:03:00Z">
              <w:r w:rsidRPr="0052167B">
                <w:rPr>
                  <w:rFonts w:ascii="Times New Roman" w:eastAsia="Times New Roman" w:hAnsi="Times New Roman"/>
                  <w:sz w:val="24"/>
                  <w:szCs w:val="24"/>
                  <w:lang w:eastAsia="vi-VN"/>
                </w:rPr>
                <w:t>N</w:t>
              </w:r>
            </w:ins>
          </w:p>
        </w:tc>
      </w:tr>
      <w:tr w:rsidR="00ED7513" w:rsidRPr="0052167B" w14:paraId="4B4F9814" w14:textId="77777777" w:rsidTr="00817E47">
        <w:trPr>
          <w:trHeight w:val="276"/>
          <w:ins w:id="19908" w:author="Phuong Truong Thi" w:date="2024-10-16T01:03:00Z"/>
        </w:trPr>
        <w:tc>
          <w:tcPr>
            <w:tcW w:w="9306" w:type="dxa"/>
            <w:gridSpan w:val="7"/>
          </w:tcPr>
          <w:p w14:paraId="640FC042" w14:textId="77777777" w:rsidR="00ED7513" w:rsidRPr="0052167B" w:rsidRDefault="00ED7513" w:rsidP="00817E47">
            <w:pPr>
              <w:spacing w:before="0" w:line="240" w:lineRule="auto"/>
              <w:contextualSpacing w:val="0"/>
              <w:jc w:val="left"/>
              <w:rPr>
                <w:ins w:id="19909" w:author="Phuong Truong Thi" w:date="2024-10-16T01:03:00Z"/>
                <w:rFonts w:ascii="Times New Roman" w:eastAsia="Times New Roman" w:hAnsi="Times New Roman"/>
                <w:sz w:val="24"/>
                <w:szCs w:val="24"/>
                <w:lang w:eastAsia="vi-VN"/>
              </w:rPr>
            </w:pPr>
            <w:ins w:id="19910" w:author="Phuong Truong Thi" w:date="2024-10-16T01:03:00Z">
              <w:r w:rsidRPr="0052167B">
                <w:rPr>
                  <w:rFonts w:ascii="Times New Roman" w:eastAsia="Times New Roman" w:hAnsi="Times New Roman"/>
                  <w:sz w:val="24"/>
                  <w:szCs w:val="24"/>
                  <w:lang w:eastAsia="vi-VN"/>
                </w:rPr>
                <w:t>Sản phẩm khác</w:t>
              </w:r>
            </w:ins>
          </w:p>
        </w:tc>
      </w:tr>
      <w:tr w:rsidR="00F868EA" w:rsidRPr="0052167B" w14:paraId="62CF56BE" w14:textId="77777777" w:rsidTr="004B3858">
        <w:trPr>
          <w:trHeight w:val="276"/>
          <w:ins w:id="19911" w:author="Phuong Truong Thi" w:date="2024-10-16T01:03:00Z"/>
        </w:trPr>
        <w:tc>
          <w:tcPr>
            <w:tcW w:w="670" w:type="dxa"/>
            <w:shd w:val="clear" w:color="auto" w:fill="auto"/>
            <w:vAlign w:val="center"/>
          </w:tcPr>
          <w:p w14:paraId="478A0F3B" w14:textId="77777777" w:rsidR="00F868EA" w:rsidRPr="0052167B" w:rsidRDefault="00F868EA" w:rsidP="00817E47">
            <w:pPr>
              <w:pStyle w:val="ListParagraph"/>
              <w:numPr>
                <w:ilvl w:val="0"/>
                <w:numId w:val="63"/>
              </w:numPr>
              <w:spacing w:before="0" w:line="240" w:lineRule="auto"/>
              <w:contextualSpacing w:val="0"/>
              <w:jc w:val="left"/>
              <w:rPr>
                <w:ins w:id="19912" w:author="Phuong Truong Thi" w:date="2024-10-16T01:03:00Z"/>
                <w:rFonts w:eastAsia="Times New Roman"/>
                <w:szCs w:val="24"/>
                <w:lang w:val="vi-VN" w:eastAsia="vi-VN"/>
              </w:rPr>
            </w:pPr>
          </w:p>
        </w:tc>
        <w:tc>
          <w:tcPr>
            <w:tcW w:w="2097" w:type="dxa"/>
            <w:shd w:val="clear" w:color="auto" w:fill="auto"/>
            <w:vAlign w:val="center"/>
          </w:tcPr>
          <w:p w14:paraId="16772DB7" w14:textId="77777777" w:rsidR="00F868EA" w:rsidRPr="00126368" w:rsidRDefault="00F868EA" w:rsidP="00817E47">
            <w:pPr>
              <w:spacing w:before="0" w:line="240" w:lineRule="auto"/>
              <w:contextualSpacing w:val="0"/>
              <w:rPr>
                <w:ins w:id="19913" w:author="Phuong Truong Thi" w:date="2024-10-16T01:03:00Z"/>
                <w:rFonts w:ascii="Times New Roman" w:hAnsi="Times New Roman"/>
                <w:sz w:val="24"/>
                <w:szCs w:val="24"/>
                <w:lang w:val="vi-VN"/>
              </w:rPr>
            </w:pPr>
            <w:ins w:id="19914" w:author="Phuong Truong Thi" w:date="2024-10-16T01:03:00Z">
              <w:r w:rsidRPr="00126368">
                <w:rPr>
                  <w:rFonts w:ascii="Times New Roman" w:hAnsi="Times New Roman"/>
                  <w:sz w:val="24"/>
                  <w:szCs w:val="24"/>
                  <w:lang w:val="vi-VN"/>
                </w:rPr>
                <w:t>Số lượng thẻ IDC của KH tại ngày dữ liệu</w:t>
              </w:r>
            </w:ins>
          </w:p>
        </w:tc>
        <w:tc>
          <w:tcPr>
            <w:tcW w:w="2363" w:type="dxa"/>
            <w:vAlign w:val="center"/>
          </w:tcPr>
          <w:p w14:paraId="752192CE" w14:textId="77777777" w:rsidR="00F868EA" w:rsidRPr="00126368" w:rsidRDefault="00F868EA" w:rsidP="00817E47">
            <w:pPr>
              <w:spacing w:before="0" w:line="240" w:lineRule="auto"/>
              <w:contextualSpacing w:val="0"/>
              <w:rPr>
                <w:ins w:id="19915" w:author="Phuong Truong Thi" w:date="2024-10-16T01:03:00Z"/>
                <w:rFonts w:ascii="Times New Roman" w:eastAsia="Times New Roman" w:hAnsi="Times New Roman"/>
                <w:sz w:val="24"/>
                <w:szCs w:val="24"/>
                <w:lang w:val="vi-VN" w:eastAsia="vi-VN"/>
              </w:rPr>
            </w:pPr>
            <w:ins w:id="19916" w:author="Phuong Truong Thi" w:date="2024-10-16T01:03:00Z">
              <w:r w:rsidRPr="00126368">
                <w:rPr>
                  <w:rFonts w:ascii="Times New Roman" w:hAnsi="Times New Roman"/>
                  <w:sz w:val="24"/>
                  <w:szCs w:val="24"/>
                  <w:lang w:val="vi-VN"/>
                </w:rPr>
                <w:t>Tổng số lượng hợp đồng thẻ IDC của KH tại VPB đến ngày dữ liệu</w:t>
              </w:r>
            </w:ins>
          </w:p>
        </w:tc>
        <w:tc>
          <w:tcPr>
            <w:tcW w:w="937" w:type="dxa"/>
          </w:tcPr>
          <w:p w14:paraId="2409D40F" w14:textId="77777777" w:rsidR="00F868EA" w:rsidRPr="0052167B" w:rsidRDefault="00F868EA" w:rsidP="00817E47">
            <w:pPr>
              <w:spacing w:before="0" w:line="240" w:lineRule="auto"/>
              <w:contextualSpacing w:val="0"/>
              <w:rPr>
                <w:ins w:id="19917" w:author="Phuong Truong Thi" w:date="2024-10-16T01:03:00Z"/>
                <w:rFonts w:ascii="Times New Roman" w:eastAsia="Times New Roman" w:hAnsi="Times New Roman"/>
                <w:sz w:val="24"/>
                <w:szCs w:val="24"/>
                <w:lang w:eastAsia="vi-VN"/>
              </w:rPr>
            </w:pPr>
            <w:ins w:id="19918" w:author="Phuong Truong Thi" w:date="2024-10-16T01:03:00Z">
              <w:r w:rsidRPr="001C3FF2">
                <w:rPr>
                  <w:rFonts w:ascii="Times New Roman" w:eastAsia="Times New Roman" w:hAnsi="Times New Roman"/>
                  <w:sz w:val="24"/>
                  <w:szCs w:val="24"/>
                  <w:lang w:val="vi-VN" w:eastAsia="vi-VN"/>
                </w:rPr>
                <w:t>CRM</w:t>
              </w:r>
            </w:ins>
          </w:p>
        </w:tc>
        <w:tc>
          <w:tcPr>
            <w:tcW w:w="1111" w:type="dxa"/>
          </w:tcPr>
          <w:p w14:paraId="28191A98" w14:textId="77777777" w:rsidR="00F868EA" w:rsidRPr="0052167B" w:rsidRDefault="00F868EA" w:rsidP="00817E47">
            <w:pPr>
              <w:spacing w:before="0" w:line="240" w:lineRule="auto"/>
              <w:contextualSpacing w:val="0"/>
              <w:rPr>
                <w:ins w:id="19919" w:author="Phuong Truong Thi" w:date="2024-10-16T01:03:00Z"/>
                <w:rFonts w:ascii="Times New Roman" w:eastAsia="Times New Roman" w:hAnsi="Times New Roman"/>
                <w:sz w:val="24"/>
                <w:szCs w:val="24"/>
                <w:lang w:eastAsia="vi-VN"/>
              </w:rPr>
            </w:pPr>
            <w:ins w:id="19920"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661DF635" w14:textId="77777777" w:rsidR="00F868EA" w:rsidRPr="0052167B" w:rsidRDefault="00F868EA" w:rsidP="00817E47">
            <w:pPr>
              <w:spacing w:before="0" w:line="240" w:lineRule="auto"/>
              <w:contextualSpacing w:val="0"/>
              <w:rPr>
                <w:ins w:id="19921" w:author="Phuong Truong Thi" w:date="2024-10-16T01:03:00Z"/>
                <w:rFonts w:ascii="Times New Roman" w:eastAsia="Times New Roman" w:hAnsi="Times New Roman"/>
                <w:sz w:val="24"/>
                <w:szCs w:val="24"/>
                <w:lang w:val="vi-VN" w:eastAsia="vi-VN"/>
              </w:rPr>
            </w:pPr>
          </w:p>
        </w:tc>
        <w:tc>
          <w:tcPr>
            <w:tcW w:w="994" w:type="dxa"/>
          </w:tcPr>
          <w:p w14:paraId="267B49EA" w14:textId="77777777" w:rsidR="00F868EA" w:rsidRPr="0052167B" w:rsidRDefault="00F868EA" w:rsidP="00817E47">
            <w:pPr>
              <w:spacing w:before="0" w:line="240" w:lineRule="auto"/>
              <w:contextualSpacing w:val="0"/>
              <w:jc w:val="center"/>
              <w:rPr>
                <w:ins w:id="19922" w:author="Phuong Truong Thi" w:date="2024-10-16T01:03:00Z"/>
                <w:rFonts w:ascii="Times New Roman" w:eastAsia="Times New Roman" w:hAnsi="Times New Roman"/>
                <w:sz w:val="24"/>
                <w:szCs w:val="24"/>
                <w:lang w:val="vi-VN" w:eastAsia="vi-VN"/>
              </w:rPr>
            </w:pPr>
            <w:ins w:id="19923" w:author="Phuong Truong Thi" w:date="2024-10-16T01:03:00Z">
              <w:r w:rsidRPr="0052167B">
                <w:rPr>
                  <w:rFonts w:ascii="Times New Roman" w:eastAsia="Times New Roman" w:hAnsi="Times New Roman"/>
                  <w:sz w:val="24"/>
                  <w:szCs w:val="24"/>
                  <w:lang w:eastAsia="vi-VN"/>
                </w:rPr>
                <w:t>N</w:t>
              </w:r>
            </w:ins>
          </w:p>
        </w:tc>
      </w:tr>
      <w:tr w:rsidR="00F868EA" w:rsidRPr="0052167B" w14:paraId="676054FE" w14:textId="77777777" w:rsidTr="004B3858">
        <w:trPr>
          <w:trHeight w:val="276"/>
          <w:ins w:id="19924" w:author="Phuong Truong Thi" w:date="2024-10-16T01:03:00Z"/>
        </w:trPr>
        <w:tc>
          <w:tcPr>
            <w:tcW w:w="670" w:type="dxa"/>
            <w:shd w:val="clear" w:color="auto" w:fill="auto"/>
            <w:vAlign w:val="center"/>
          </w:tcPr>
          <w:p w14:paraId="473FB4D4" w14:textId="77777777" w:rsidR="00F868EA" w:rsidRPr="0052167B" w:rsidRDefault="00F868EA" w:rsidP="00817E47">
            <w:pPr>
              <w:pStyle w:val="ListParagraph"/>
              <w:numPr>
                <w:ilvl w:val="0"/>
                <w:numId w:val="63"/>
              </w:numPr>
              <w:spacing w:before="0" w:line="240" w:lineRule="auto"/>
              <w:contextualSpacing w:val="0"/>
              <w:jc w:val="left"/>
              <w:rPr>
                <w:ins w:id="19925" w:author="Phuong Truong Thi" w:date="2024-10-16T01:03:00Z"/>
                <w:rFonts w:eastAsia="Times New Roman"/>
                <w:szCs w:val="24"/>
                <w:lang w:val="vi-VN" w:eastAsia="vi-VN"/>
              </w:rPr>
            </w:pPr>
          </w:p>
        </w:tc>
        <w:tc>
          <w:tcPr>
            <w:tcW w:w="2097" w:type="dxa"/>
            <w:shd w:val="clear" w:color="auto" w:fill="auto"/>
            <w:vAlign w:val="center"/>
          </w:tcPr>
          <w:p w14:paraId="720901E1" w14:textId="77777777" w:rsidR="00F868EA" w:rsidRPr="00126368" w:rsidRDefault="00F868EA" w:rsidP="00817E47">
            <w:pPr>
              <w:spacing w:before="0" w:line="240" w:lineRule="auto"/>
              <w:contextualSpacing w:val="0"/>
              <w:rPr>
                <w:ins w:id="19926" w:author="Phuong Truong Thi" w:date="2024-10-16T01:03:00Z"/>
                <w:rFonts w:ascii="Times New Roman" w:hAnsi="Times New Roman"/>
                <w:sz w:val="24"/>
                <w:szCs w:val="24"/>
                <w:lang w:val="vi-VN"/>
              </w:rPr>
            </w:pPr>
            <w:ins w:id="19927" w:author="Phuong Truong Thi" w:date="2024-10-16T01:03:00Z">
              <w:r w:rsidRPr="00126368">
                <w:rPr>
                  <w:rFonts w:ascii="Times New Roman" w:hAnsi="Times New Roman"/>
                  <w:sz w:val="24"/>
                  <w:szCs w:val="24"/>
                  <w:lang w:val="vi-VN"/>
                </w:rPr>
                <w:t>Số thẻ ghi nợ nội địa</w:t>
              </w:r>
            </w:ins>
          </w:p>
        </w:tc>
        <w:tc>
          <w:tcPr>
            <w:tcW w:w="2363" w:type="dxa"/>
            <w:vAlign w:val="center"/>
          </w:tcPr>
          <w:p w14:paraId="5E99FEE9" w14:textId="77777777" w:rsidR="00F868EA" w:rsidRPr="00126368" w:rsidRDefault="00F868EA" w:rsidP="00817E47">
            <w:pPr>
              <w:spacing w:before="0" w:line="240" w:lineRule="auto"/>
              <w:contextualSpacing w:val="0"/>
              <w:rPr>
                <w:ins w:id="19928" w:author="Phuong Truong Thi" w:date="2024-10-16T01:03:00Z"/>
                <w:rFonts w:ascii="Times New Roman" w:eastAsia="Times New Roman" w:hAnsi="Times New Roman"/>
                <w:sz w:val="24"/>
                <w:szCs w:val="24"/>
                <w:lang w:val="vi-VN" w:eastAsia="vi-VN"/>
              </w:rPr>
            </w:pPr>
            <w:ins w:id="19929" w:author="Phuong Truong Thi" w:date="2024-10-16T01:03:00Z">
              <w:r w:rsidRPr="00126368">
                <w:rPr>
                  <w:rFonts w:ascii="Times New Roman" w:hAnsi="Times New Roman"/>
                  <w:sz w:val="24"/>
                  <w:szCs w:val="24"/>
                  <w:lang w:val="vi-VN"/>
                </w:rPr>
                <w:t xml:space="preserve">Tổng số lượng hợp đồng thẻ nội địa của </w:t>
              </w:r>
              <w:r w:rsidRPr="00126368">
                <w:rPr>
                  <w:rFonts w:ascii="Times New Roman" w:hAnsi="Times New Roman"/>
                  <w:sz w:val="24"/>
                  <w:szCs w:val="24"/>
                  <w:lang w:val="vi-VN"/>
                </w:rPr>
                <w:lastRenderedPageBreak/>
                <w:t>KH tại VPB đến ngày dữ liệu</w:t>
              </w:r>
            </w:ins>
          </w:p>
        </w:tc>
        <w:tc>
          <w:tcPr>
            <w:tcW w:w="937" w:type="dxa"/>
          </w:tcPr>
          <w:p w14:paraId="54D51952" w14:textId="77777777" w:rsidR="00F868EA" w:rsidRPr="0052167B" w:rsidRDefault="00F868EA" w:rsidP="00817E47">
            <w:pPr>
              <w:spacing w:before="0" w:line="240" w:lineRule="auto"/>
              <w:contextualSpacing w:val="0"/>
              <w:rPr>
                <w:ins w:id="19930" w:author="Phuong Truong Thi" w:date="2024-10-16T01:03:00Z"/>
                <w:rFonts w:ascii="Times New Roman" w:eastAsia="Times New Roman" w:hAnsi="Times New Roman"/>
                <w:sz w:val="24"/>
                <w:szCs w:val="24"/>
                <w:lang w:eastAsia="vi-VN"/>
              </w:rPr>
            </w:pPr>
            <w:ins w:id="19931" w:author="Phuong Truong Thi" w:date="2024-10-16T01:03:00Z">
              <w:r w:rsidRPr="001C3FF2">
                <w:rPr>
                  <w:rFonts w:ascii="Times New Roman" w:eastAsia="Times New Roman" w:hAnsi="Times New Roman"/>
                  <w:sz w:val="24"/>
                  <w:szCs w:val="24"/>
                  <w:lang w:val="vi-VN" w:eastAsia="vi-VN"/>
                </w:rPr>
                <w:lastRenderedPageBreak/>
                <w:t>CRM</w:t>
              </w:r>
            </w:ins>
          </w:p>
        </w:tc>
        <w:tc>
          <w:tcPr>
            <w:tcW w:w="1111" w:type="dxa"/>
          </w:tcPr>
          <w:p w14:paraId="0E392F1E" w14:textId="77777777" w:rsidR="00F868EA" w:rsidRPr="0052167B" w:rsidRDefault="00F868EA" w:rsidP="00817E47">
            <w:pPr>
              <w:spacing w:before="0" w:line="240" w:lineRule="auto"/>
              <w:contextualSpacing w:val="0"/>
              <w:rPr>
                <w:ins w:id="19932" w:author="Phuong Truong Thi" w:date="2024-10-16T01:03:00Z"/>
                <w:rFonts w:ascii="Times New Roman" w:eastAsia="Times New Roman" w:hAnsi="Times New Roman"/>
                <w:sz w:val="24"/>
                <w:szCs w:val="24"/>
                <w:lang w:eastAsia="vi-VN"/>
              </w:rPr>
            </w:pPr>
            <w:ins w:id="19933"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42D13A96" w14:textId="77777777" w:rsidR="00F868EA" w:rsidRPr="0052167B" w:rsidRDefault="00F868EA" w:rsidP="00817E47">
            <w:pPr>
              <w:spacing w:before="0" w:line="240" w:lineRule="auto"/>
              <w:contextualSpacing w:val="0"/>
              <w:rPr>
                <w:ins w:id="19934" w:author="Phuong Truong Thi" w:date="2024-10-16T01:03:00Z"/>
                <w:rFonts w:ascii="Times New Roman" w:eastAsia="Times New Roman" w:hAnsi="Times New Roman"/>
                <w:sz w:val="24"/>
                <w:szCs w:val="24"/>
                <w:lang w:val="vi-VN" w:eastAsia="vi-VN"/>
              </w:rPr>
            </w:pPr>
          </w:p>
        </w:tc>
        <w:tc>
          <w:tcPr>
            <w:tcW w:w="994" w:type="dxa"/>
          </w:tcPr>
          <w:p w14:paraId="6FC1582B" w14:textId="77777777" w:rsidR="00F868EA" w:rsidRPr="0052167B" w:rsidRDefault="00F868EA" w:rsidP="00817E47">
            <w:pPr>
              <w:spacing w:before="0" w:line="240" w:lineRule="auto"/>
              <w:contextualSpacing w:val="0"/>
              <w:jc w:val="center"/>
              <w:rPr>
                <w:ins w:id="19935" w:author="Phuong Truong Thi" w:date="2024-10-16T01:03:00Z"/>
                <w:rFonts w:ascii="Times New Roman" w:eastAsia="Times New Roman" w:hAnsi="Times New Roman"/>
                <w:sz w:val="24"/>
                <w:szCs w:val="24"/>
                <w:lang w:val="vi-VN" w:eastAsia="vi-VN"/>
              </w:rPr>
            </w:pPr>
            <w:ins w:id="19936" w:author="Phuong Truong Thi" w:date="2024-10-16T01:03:00Z">
              <w:r w:rsidRPr="0052167B">
                <w:rPr>
                  <w:rFonts w:ascii="Times New Roman" w:eastAsia="Times New Roman" w:hAnsi="Times New Roman"/>
                  <w:sz w:val="24"/>
                  <w:szCs w:val="24"/>
                  <w:lang w:eastAsia="vi-VN"/>
                </w:rPr>
                <w:t>N</w:t>
              </w:r>
            </w:ins>
          </w:p>
        </w:tc>
      </w:tr>
      <w:tr w:rsidR="00F868EA" w:rsidRPr="0052167B" w14:paraId="32C12271" w14:textId="77777777" w:rsidTr="004B3858">
        <w:trPr>
          <w:trHeight w:val="276"/>
          <w:ins w:id="19937" w:author="Phuong Truong Thi" w:date="2024-10-16T01:03:00Z"/>
        </w:trPr>
        <w:tc>
          <w:tcPr>
            <w:tcW w:w="670" w:type="dxa"/>
            <w:shd w:val="clear" w:color="auto" w:fill="auto"/>
            <w:vAlign w:val="center"/>
          </w:tcPr>
          <w:p w14:paraId="75A97959" w14:textId="77777777" w:rsidR="00F868EA" w:rsidRPr="0052167B" w:rsidRDefault="00F868EA" w:rsidP="00817E47">
            <w:pPr>
              <w:pStyle w:val="ListParagraph"/>
              <w:numPr>
                <w:ilvl w:val="0"/>
                <w:numId w:val="63"/>
              </w:numPr>
              <w:spacing w:before="0" w:line="240" w:lineRule="auto"/>
              <w:contextualSpacing w:val="0"/>
              <w:jc w:val="left"/>
              <w:rPr>
                <w:ins w:id="19938" w:author="Phuong Truong Thi" w:date="2024-10-16T01:03:00Z"/>
                <w:rFonts w:eastAsia="Times New Roman"/>
                <w:szCs w:val="24"/>
                <w:lang w:val="vi-VN" w:eastAsia="vi-VN"/>
              </w:rPr>
            </w:pPr>
          </w:p>
        </w:tc>
        <w:tc>
          <w:tcPr>
            <w:tcW w:w="2097" w:type="dxa"/>
            <w:shd w:val="clear" w:color="auto" w:fill="auto"/>
            <w:vAlign w:val="center"/>
          </w:tcPr>
          <w:p w14:paraId="01A14CD0" w14:textId="77777777" w:rsidR="00F868EA" w:rsidRPr="00126368" w:rsidRDefault="00F868EA" w:rsidP="00817E47">
            <w:pPr>
              <w:spacing w:before="0" w:line="240" w:lineRule="auto"/>
              <w:contextualSpacing w:val="0"/>
              <w:rPr>
                <w:ins w:id="19939" w:author="Phuong Truong Thi" w:date="2024-10-16T01:03:00Z"/>
                <w:rFonts w:ascii="Times New Roman" w:hAnsi="Times New Roman"/>
                <w:sz w:val="24"/>
                <w:szCs w:val="24"/>
                <w:lang w:val="vi-VN"/>
              </w:rPr>
            </w:pPr>
            <w:ins w:id="19940" w:author="Phuong Truong Thi" w:date="2024-10-16T01:03:00Z">
              <w:r w:rsidRPr="00126368">
                <w:rPr>
                  <w:rFonts w:ascii="Times New Roman" w:hAnsi="Times New Roman"/>
                  <w:sz w:val="24"/>
                  <w:szCs w:val="24"/>
                  <w:lang w:val="vi-VN"/>
                </w:rPr>
                <w:t>Số thẻ CC hiện có</w:t>
              </w:r>
            </w:ins>
          </w:p>
        </w:tc>
        <w:tc>
          <w:tcPr>
            <w:tcW w:w="2363" w:type="dxa"/>
            <w:vAlign w:val="center"/>
          </w:tcPr>
          <w:p w14:paraId="240C763F" w14:textId="77777777" w:rsidR="00F868EA" w:rsidRPr="00126368" w:rsidRDefault="00F868EA" w:rsidP="00817E47">
            <w:pPr>
              <w:spacing w:before="0" w:line="240" w:lineRule="auto"/>
              <w:contextualSpacing w:val="0"/>
              <w:rPr>
                <w:ins w:id="19941" w:author="Phuong Truong Thi" w:date="2024-10-16T01:03:00Z"/>
                <w:rFonts w:ascii="Times New Roman" w:eastAsia="Times New Roman" w:hAnsi="Times New Roman"/>
                <w:sz w:val="24"/>
                <w:szCs w:val="24"/>
                <w:lang w:val="vi-VN" w:eastAsia="vi-VN"/>
              </w:rPr>
            </w:pPr>
            <w:ins w:id="19942" w:author="Phuong Truong Thi" w:date="2024-10-16T01:03:00Z">
              <w:r w:rsidRPr="00126368">
                <w:rPr>
                  <w:rFonts w:ascii="Times New Roman" w:hAnsi="Times New Roman"/>
                  <w:sz w:val="24"/>
                  <w:szCs w:val="24"/>
                  <w:lang w:val="vi-VN"/>
                </w:rPr>
                <w:t>Tổng số lượng hợp đồng thẻ CC của KH tại VPB đến ngày dữ liệu</w:t>
              </w:r>
            </w:ins>
          </w:p>
        </w:tc>
        <w:tc>
          <w:tcPr>
            <w:tcW w:w="937" w:type="dxa"/>
          </w:tcPr>
          <w:p w14:paraId="0D210896" w14:textId="77777777" w:rsidR="00F868EA" w:rsidRPr="0052167B" w:rsidRDefault="00F868EA" w:rsidP="00817E47">
            <w:pPr>
              <w:spacing w:before="0" w:line="240" w:lineRule="auto"/>
              <w:contextualSpacing w:val="0"/>
              <w:rPr>
                <w:ins w:id="19943" w:author="Phuong Truong Thi" w:date="2024-10-16T01:03:00Z"/>
                <w:rFonts w:ascii="Times New Roman" w:eastAsia="Times New Roman" w:hAnsi="Times New Roman"/>
                <w:sz w:val="24"/>
                <w:szCs w:val="24"/>
                <w:lang w:eastAsia="vi-VN"/>
              </w:rPr>
            </w:pPr>
            <w:ins w:id="19944" w:author="Phuong Truong Thi" w:date="2024-10-16T01:03:00Z">
              <w:r w:rsidRPr="001C3FF2">
                <w:rPr>
                  <w:rFonts w:ascii="Times New Roman" w:eastAsia="Times New Roman" w:hAnsi="Times New Roman"/>
                  <w:sz w:val="24"/>
                  <w:szCs w:val="24"/>
                  <w:lang w:val="vi-VN" w:eastAsia="vi-VN"/>
                </w:rPr>
                <w:t>CRM</w:t>
              </w:r>
            </w:ins>
          </w:p>
        </w:tc>
        <w:tc>
          <w:tcPr>
            <w:tcW w:w="1111" w:type="dxa"/>
          </w:tcPr>
          <w:p w14:paraId="47531C39" w14:textId="77777777" w:rsidR="00F868EA" w:rsidRPr="0052167B" w:rsidRDefault="00F868EA" w:rsidP="00817E47">
            <w:pPr>
              <w:spacing w:before="0" w:line="240" w:lineRule="auto"/>
              <w:contextualSpacing w:val="0"/>
              <w:rPr>
                <w:ins w:id="19945" w:author="Phuong Truong Thi" w:date="2024-10-16T01:03:00Z"/>
                <w:rFonts w:ascii="Times New Roman" w:eastAsia="Times New Roman" w:hAnsi="Times New Roman"/>
                <w:sz w:val="24"/>
                <w:szCs w:val="24"/>
                <w:lang w:eastAsia="vi-VN"/>
              </w:rPr>
            </w:pPr>
            <w:ins w:id="19946"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5A6EA1F7" w14:textId="77777777" w:rsidR="00F868EA" w:rsidRPr="0052167B" w:rsidRDefault="00F868EA" w:rsidP="00817E47">
            <w:pPr>
              <w:spacing w:before="0" w:line="240" w:lineRule="auto"/>
              <w:contextualSpacing w:val="0"/>
              <w:rPr>
                <w:ins w:id="19947" w:author="Phuong Truong Thi" w:date="2024-10-16T01:03:00Z"/>
                <w:rFonts w:ascii="Times New Roman" w:eastAsia="Times New Roman" w:hAnsi="Times New Roman"/>
                <w:sz w:val="24"/>
                <w:szCs w:val="24"/>
                <w:lang w:val="vi-VN" w:eastAsia="vi-VN"/>
              </w:rPr>
            </w:pPr>
          </w:p>
        </w:tc>
        <w:tc>
          <w:tcPr>
            <w:tcW w:w="994" w:type="dxa"/>
          </w:tcPr>
          <w:p w14:paraId="61486E6C" w14:textId="77777777" w:rsidR="00F868EA" w:rsidRPr="0052167B" w:rsidRDefault="00F868EA" w:rsidP="00817E47">
            <w:pPr>
              <w:spacing w:before="0" w:line="240" w:lineRule="auto"/>
              <w:contextualSpacing w:val="0"/>
              <w:jc w:val="center"/>
              <w:rPr>
                <w:ins w:id="19948" w:author="Phuong Truong Thi" w:date="2024-10-16T01:03:00Z"/>
                <w:rFonts w:ascii="Times New Roman" w:eastAsia="Times New Roman" w:hAnsi="Times New Roman"/>
                <w:sz w:val="24"/>
                <w:szCs w:val="24"/>
                <w:lang w:val="vi-VN" w:eastAsia="vi-VN"/>
              </w:rPr>
            </w:pPr>
            <w:ins w:id="19949" w:author="Phuong Truong Thi" w:date="2024-10-16T01:03:00Z">
              <w:r w:rsidRPr="0052167B">
                <w:rPr>
                  <w:rFonts w:ascii="Times New Roman" w:eastAsia="Times New Roman" w:hAnsi="Times New Roman"/>
                  <w:sz w:val="24"/>
                  <w:szCs w:val="24"/>
                  <w:lang w:eastAsia="vi-VN"/>
                </w:rPr>
                <w:t>N</w:t>
              </w:r>
            </w:ins>
          </w:p>
        </w:tc>
      </w:tr>
      <w:tr w:rsidR="00F868EA" w:rsidRPr="0052167B" w14:paraId="2A202959" w14:textId="77777777" w:rsidTr="004B3858">
        <w:trPr>
          <w:trHeight w:val="276"/>
          <w:ins w:id="19950" w:author="Phuong Truong Thi" w:date="2024-10-16T01:03:00Z"/>
        </w:trPr>
        <w:tc>
          <w:tcPr>
            <w:tcW w:w="670" w:type="dxa"/>
            <w:shd w:val="clear" w:color="auto" w:fill="auto"/>
            <w:vAlign w:val="center"/>
          </w:tcPr>
          <w:p w14:paraId="36531089" w14:textId="77777777" w:rsidR="00F868EA" w:rsidRPr="0052167B" w:rsidRDefault="00F868EA" w:rsidP="00817E47">
            <w:pPr>
              <w:pStyle w:val="ListParagraph"/>
              <w:numPr>
                <w:ilvl w:val="0"/>
                <w:numId w:val="63"/>
              </w:numPr>
              <w:spacing w:before="0" w:line="240" w:lineRule="auto"/>
              <w:contextualSpacing w:val="0"/>
              <w:jc w:val="left"/>
              <w:rPr>
                <w:ins w:id="19951" w:author="Phuong Truong Thi" w:date="2024-10-16T01:03:00Z"/>
                <w:rFonts w:eastAsia="Times New Roman"/>
                <w:szCs w:val="24"/>
                <w:lang w:val="vi-VN" w:eastAsia="vi-VN"/>
              </w:rPr>
            </w:pPr>
          </w:p>
        </w:tc>
        <w:tc>
          <w:tcPr>
            <w:tcW w:w="2097" w:type="dxa"/>
            <w:shd w:val="clear" w:color="auto" w:fill="auto"/>
            <w:vAlign w:val="center"/>
          </w:tcPr>
          <w:p w14:paraId="2BAE1630" w14:textId="77777777" w:rsidR="00F868EA" w:rsidRPr="0052167B" w:rsidRDefault="00F868EA" w:rsidP="00817E47">
            <w:pPr>
              <w:spacing w:before="0" w:line="240" w:lineRule="auto"/>
              <w:contextualSpacing w:val="0"/>
              <w:rPr>
                <w:ins w:id="19952" w:author="Phuong Truong Thi" w:date="2024-10-16T01:03:00Z"/>
                <w:rFonts w:ascii="Times New Roman" w:hAnsi="Times New Roman"/>
                <w:sz w:val="24"/>
                <w:szCs w:val="24"/>
              </w:rPr>
            </w:pPr>
            <w:ins w:id="19953" w:author="Phuong Truong Thi" w:date="2024-10-16T01:03:00Z">
              <w:r w:rsidRPr="0052167B">
                <w:rPr>
                  <w:rFonts w:ascii="Times New Roman" w:hAnsi="Times New Roman"/>
                  <w:sz w:val="24"/>
                  <w:szCs w:val="24"/>
                </w:rPr>
                <w:t>Trạng thái NEO</w:t>
              </w:r>
            </w:ins>
          </w:p>
        </w:tc>
        <w:tc>
          <w:tcPr>
            <w:tcW w:w="2363" w:type="dxa"/>
            <w:vAlign w:val="center"/>
          </w:tcPr>
          <w:p w14:paraId="5095EEAD" w14:textId="77777777" w:rsidR="00F868EA" w:rsidRPr="0052167B" w:rsidRDefault="00F868EA" w:rsidP="00817E47">
            <w:pPr>
              <w:spacing w:before="0" w:line="240" w:lineRule="auto"/>
              <w:contextualSpacing w:val="0"/>
              <w:rPr>
                <w:ins w:id="19954" w:author="Phuong Truong Thi" w:date="2024-10-16T01:03:00Z"/>
                <w:rFonts w:ascii="Times New Roman" w:eastAsia="Times New Roman" w:hAnsi="Times New Roman"/>
                <w:sz w:val="24"/>
                <w:szCs w:val="24"/>
                <w:lang w:eastAsia="vi-VN"/>
              </w:rPr>
            </w:pPr>
            <w:ins w:id="19955" w:author="Phuong Truong Thi" w:date="2024-10-16T01:03:00Z">
              <w:r w:rsidRPr="0052167B">
                <w:rPr>
                  <w:rFonts w:ascii="Times New Roman" w:hAnsi="Times New Roman"/>
                  <w:sz w:val="24"/>
                  <w:szCs w:val="24"/>
                </w:rPr>
                <w:t>Trạng thái VPB NEO của khách hàng</w:t>
              </w:r>
            </w:ins>
          </w:p>
        </w:tc>
        <w:tc>
          <w:tcPr>
            <w:tcW w:w="937" w:type="dxa"/>
          </w:tcPr>
          <w:p w14:paraId="22F24861" w14:textId="77777777" w:rsidR="00F868EA" w:rsidRPr="0052167B" w:rsidRDefault="00F868EA" w:rsidP="00817E47">
            <w:pPr>
              <w:spacing w:before="0" w:line="240" w:lineRule="auto"/>
              <w:contextualSpacing w:val="0"/>
              <w:rPr>
                <w:ins w:id="19956" w:author="Phuong Truong Thi" w:date="2024-10-16T01:03:00Z"/>
                <w:rFonts w:ascii="Times New Roman" w:eastAsia="Times New Roman" w:hAnsi="Times New Roman"/>
                <w:sz w:val="24"/>
                <w:szCs w:val="24"/>
                <w:lang w:eastAsia="vi-VN"/>
              </w:rPr>
            </w:pPr>
            <w:ins w:id="19957" w:author="Phuong Truong Thi" w:date="2024-10-16T01:03:00Z">
              <w:r>
                <w:rPr>
                  <w:rFonts w:ascii="Times New Roman" w:eastAsia="Times New Roman" w:hAnsi="Times New Roman"/>
                  <w:sz w:val="24"/>
                  <w:szCs w:val="24"/>
                  <w:lang w:val="vi-VN" w:eastAsia="vi-VN"/>
                </w:rPr>
                <w:t>EZ/OCB</w:t>
              </w:r>
            </w:ins>
          </w:p>
        </w:tc>
        <w:tc>
          <w:tcPr>
            <w:tcW w:w="1111" w:type="dxa"/>
          </w:tcPr>
          <w:p w14:paraId="43CF696F" w14:textId="6E9709CD" w:rsidR="00F868EA" w:rsidRPr="0052167B" w:rsidRDefault="00525739" w:rsidP="00817E47">
            <w:pPr>
              <w:spacing w:before="0" w:line="240" w:lineRule="auto"/>
              <w:contextualSpacing w:val="0"/>
              <w:rPr>
                <w:ins w:id="19958"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070CAA02" w14:textId="77777777" w:rsidR="00F868EA" w:rsidRPr="0052167B" w:rsidRDefault="00F868EA" w:rsidP="00817E47">
            <w:pPr>
              <w:spacing w:before="0" w:line="240" w:lineRule="auto"/>
              <w:contextualSpacing w:val="0"/>
              <w:rPr>
                <w:ins w:id="19959" w:author="Phuong Truong Thi" w:date="2024-10-16T01:03:00Z"/>
                <w:rFonts w:ascii="Times New Roman" w:eastAsia="Times New Roman" w:hAnsi="Times New Roman"/>
                <w:sz w:val="24"/>
                <w:szCs w:val="24"/>
                <w:lang w:eastAsia="vi-VN"/>
              </w:rPr>
            </w:pPr>
            <w:ins w:id="19960" w:author="Phuong Truong Thi" w:date="2024-10-16T01:03:00Z">
              <w:r w:rsidRPr="0052167B">
                <w:rPr>
                  <w:rFonts w:ascii="Times New Roman" w:eastAsia="Times New Roman" w:hAnsi="Times New Roman"/>
                  <w:sz w:val="24"/>
                  <w:szCs w:val="24"/>
                  <w:lang w:eastAsia="vi-VN"/>
                </w:rPr>
                <w:t>DM_NEO_</w:t>
              </w:r>
            </w:ins>
          </w:p>
          <w:p w14:paraId="0BE2CAAC" w14:textId="77777777" w:rsidR="00F868EA" w:rsidRPr="0052167B" w:rsidRDefault="00F868EA" w:rsidP="00817E47">
            <w:pPr>
              <w:spacing w:before="0" w:line="240" w:lineRule="auto"/>
              <w:contextualSpacing w:val="0"/>
              <w:rPr>
                <w:ins w:id="19961" w:author="Phuong Truong Thi" w:date="2024-10-16T01:03:00Z"/>
                <w:rFonts w:ascii="Times New Roman" w:eastAsia="Times New Roman" w:hAnsi="Times New Roman"/>
                <w:sz w:val="24"/>
                <w:szCs w:val="24"/>
                <w:lang w:eastAsia="vi-VN"/>
              </w:rPr>
            </w:pPr>
            <w:ins w:id="19962" w:author="Phuong Truong Thi" w:date="2024-10-16T01:03:00Z">
              <w:r w:rsidRPr="0052167B">
                <w:rPr>
                  <w:rFonts w:ascii="Times New Roman" w:eastAsia="Times New Roman" w:hAnsi="Times New Roman"/>
                  <w:sz w:val="24"/>
                  <w:szCs w:val="24"/>
                  <w:lang w:eastAsia="vi-VN"/>
                </w:rPr>
                <w:t>STATUS</w:t>
              </w:r>
            </w:ins>
          </w:p>
        </w:tc>
        <w:tc>
          <w:tcPr>
            <w:tcW w:w="994" w:type="dxa"/>
          </w:tcPr>
          <w:p w14:paraId="1685E7F4" w14:textId="77777777" w:rsidR="00F868EA" w:rsidRPr="0052167B" w:rsidRDefault="00F868EA" w:rsidP="00817E47">
            <w:pPr>
              <w:spacing w:before="0" w:line="240" w:lineRule="auto"/>
              <w:contextualSpacing w:val="0"/>
              <w:jc w:val="center"/>
              <w:rPr>
                <w:ins w:id="19963" w:author="Phuong Truong Thi" w:date="2024-10-16T01:03:00Z"/>
                <w:rFonts w:ascii="Times New Roman" w:eastAsia="Times New Roman" w:hAnsi="Times New Roman"/>
                <w:sz w:val="24"/>
                <w:szCs w:val="24"/>
                <w:lang w:val="vi-VN" w:eastAsia="vi-VN"/>
              </w:rPr>
            </w:pPr>
            <w:ins w:id="19964" w:author="Phuong Truong Thi" w:date="2024-10-16T01:03:00Z">
              <w:r w:rsidRPr="0052167B">
                <w:rPr>
                  <w:rFonts w:ascii="Times New Roman" w:eastAsia="Times New Roman" w:hAnsi="Times New Roman"/>
                  <w:sz w:val="24"/>
                  <w:szCs w:val="24"/>
                  <w:lang w:eastAsia="vi-VN"/>
                </w:rPr>
                <w:t>N</w:t>
              </w:r>
            </w:ins>
          </w:p>
        </w:tc>
      </w:tr>
      <w:tr w:rsidR="00F868EA" w:rsidRPr="0052167B" w14:paraId="438697DC" w14:textId="77777777" w:rsidTr="004B3858">
        <w:trPr>
          <w:trHeight w:val="276"/>
          <w:ins w:id="19965" w:author="Phuong Truong Thi" w:date="2024-10-16T01:03:00Z"/>
        </w:trPr>
        <w:tc>
          <w:tcPr>
            <w:tcW w:w="670" w:type="dxa"/>
            <w:shd w:val="clear" w:color="auto" w:fill="auto"/>
            <w:vAlign w:val="center"/>
          </w:tcPr>
          <w:p w14:paraId="2EDF0D88" w14:textId="77777777" w:rsidR="00F868EA" w:rsidRPr="0052167B" w:rsidRDefault="00F868EA" w:rsidP="00817E47">
            <w:pPr>
              <w:pStyle w:val="ListParagraph"/>
              <w:numPr>
                <w:ilvl w:val="0"/>
                <w:numId w:val="63"/>
              </w:numPr>
              <w:spacing w:before="0" w:line="240" w:lineRule="auto"/>
              <w:contextualSpacing w:val="0"/>
              <w:jc w:val="left"/>
              <w:rPr>
                <w:ins w:id="19966" w:author="Phuong Truong Thi" w:date="2024-10-16T01:03:00Z"/>
                <w:rFonts w:eastAsia="Times New Roman"/>
                <w:szCs w:val="24"/>
                <w:lang w:val="vi-VN" w:eastAsia="vi-VN"/>
              </w:rPr>
            </w:pPr>
          </w:p>
        </w:tc>
        <w:tc>
          <w:tcPr>
            <w:tcW w:w="2097" w:type="dxa"/>
            <w:shd w:val="clear" w:color="auto" w:fill="auto"/>
            <w:vAlign w:val="center"/>
          </w:tcPr>
          <w:p w14:paraId="3E16D7D9" w14:textId="77777777" w:rsidR="00F868EA" w:rsidRPr="00126368" w:rsidRDefault="00F868EA" w:rsidP="00817E47">
            <w:pPr>
              <w:spacing w:before="0" w:line="240" w:lineRule="auto"/>
              <w:contextualSpacing w:val="0"/>
              <w:rPr>
                <w:ins w:id="19967" w:author="Phuong Truong Thi" w:date="2024-10-16T01:03:00Z"/>
                <w:rFonts w:ascii="Times New Roman" w:hAnsi="Times New Roman"/>
                <w:sz w:val="24"/>
                <w:szCs w:val="24"/>
                <w:lang w:val="vi-VN"/>
              </w:rPr>
            </w:pPr>
            <w:ins w:id="19968" w:author="Phuong Truong Thi" w:date="2024-10-16T01:03:00Z">
              <w:r w:rsidRPr="00126368">
                <w:rPr>
                  <w:rFonts w:ascii="Times New Roman" w:hAnsi="Times New Roman"/>
                  <w:sz w:val="24"/>
                  <w:szCs w:val="24"/>
                  <w:lang w:val="vi-VN"/>
                </w:rPr>
                <w:t>Số lượng TKTT của KH</w:t>
              </w:r>
            </w:ins>
          </w:p>
        </w:tc>
        <w:tc>
          <w:tcPr>
            <w:tcW w:w="2363" w:type="dxa"/>
            <w:vAlign w:val="center"/>
          </w:tcPr>
          <w:p w14:paraId="0D637794" w14:textId="77777777" w:rsidR="00F868EA" w:rsidRPr="00126368" w:rsidRDefault="00F868EA" w:rsidP="00817E47">
            <w:pPr>
              <w:spacing w:before="0" w:line="240" w:lineRule="auto"/>
              <w:contextualSpacing w:val="0"/>
              <w:rPr>
                <w:ins w:id="19969" w:author="Phuong Truong Thi" w:date="2024-10-16T01:03:00Z"/>
                <w:rFonts w:ascii="Times New Roman" w:eastAsia="Times New Roman" w:hAnsi="Times New Roman"/>
                <w:sz w:val="24"/>
                <w:szCs w:val="24"/>
                <w:lang w:val="vi-VN" w:eastAsia="vi-VN"/>
              </w:rPr>
            </w:pPr>
            <w:ins w:id="19970" w:author="Phuong Truong Thi" w:date="2024-10-16T01:03:00Z">
              <w:r w:rsidRPr="00126368">
                <w:rPr>
                  <w:rFonts w:ascii="Times New Roman" w:hAnsi="Times New Roman"/>
                  <w:sz w:val="24"/>
                  <w:szCs w:val="24"/>
                  <w:lang w:val="vi-VN"/>
                </w:rPr>
                <w:t>Tổng số lượng TKTT của khách hang</w:t>
              </w:r>
            </w:ins>
          </w:p>
        </w:tc>
        <w:tc>
          <w:tcPr>
            <w:tcW w:w="937" w:type="dxa"/>
          </w:tcPr>
          <w:p w14:paraId="3BEF10C7" w14:textId="77777777" w:rsidR="00F868EA" w:rsidRPr="0052167B" w:rsidRDefault="00F868EA" w:rsidP="00817E47">
            <w:pPr>
              <w:spacing w:before="0" w:line="240" w:lineRule="auto"/>
              <w:contextualSpacing w:val="0"/>
              <w:rPr>
                <w:ins w:id="19971" w:author="Phuong Truong Thi" w:date="2024-10-16T01:03:00Z"/>
                <w:rFonts w:ascii="Times New Roman" w:eastAsia="Times New Roman" w:hAnsi="Times New Roman"/>
                <w:sz w:val="24"/>
                <w:szCs w:val="24"/>
                <w:lang w:eastAsia="vi-VN"/>
              </w:rPr>
            </w:pPr>
            <w:ins w:id="19972"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5D637BFB" w14:textId="77777777" w:rsidR="00F868EA" w:rsidRPr="0052167B" w:rsidRDefault="00F868EA" w:rsidP="00817E47">
            <w:pPr>
              <w:spacing w:before="0" w:line="240" w:lineRule="auto"/>
              <w:contextualSpacing w:val="0"/>
              <w:rPr>
                <w:ins w:id="19973" w:author="Phuong Truong Thi" w:date="2024-10-16T01:03:00Z"/>
                <w:rFonts w:ascii="Times New Roman" w:eastAsia="Times New Roman" w:hAnsi="Times New Roman"/>
                <w:sz w:val="24"/>
                <w:szCs w:val="24"/>
                <w:lang w:eastAsia="vi-VN"/>
              </w:rPr>
            </w:pPr>
            <w:ins w:id="19974"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4C983648" w14:textId="77777777" w:rsidR="00F868EA" w:rsidRPr="0052167B" w:rsidRDefault="00F868EA" w:rsidP="00817E47">
            <w:pPr>
              <w:spacing w:before="0" w:line="240" w:lineRule="auto"/>
              <w:contextualSpacing w:val="0"/>
              <w:rPr>
                <w:ins w:id="19975" w:author="Phuong Truong Thi" w:date="2024-10-16T01:03:00Z"/>
                <w:rFonts w:ascii="Times New Roman" w:eastAsia="Times New Roman" w:hAnsi="Times New Roman"/>
                <w:sz w:val="24"/>
                <w:szCs w:val="24"/>
                <w:lang w:val="vi-VN" w:eastAsia="vi-VN"/>
              </w:rPr>
            </w:pPr>
          </w:p>
        </w:tc>
        <w:tc>
          <w:tcPr>
            <w:tcW w:w="994" w:type="dxa"/>
          </w:tcPr>
          <w:p w14:paraId="066749CB" w14:textId="77777777" w:rsidR="00F868EA" w:rsidRPr="0052167B" w:rsidRDefault="00F868EA" w:rsidP="00817E47">
            <w:pPr>
              <w:spacing w:before="0" w:line="240" w:lineRule="auto"/>
              <w:contextualSpacing w:val="0"/>
              <w:jc w:val="center"/>
              <w:rPr>
                <w:ins w:id="19976" w:author="Phuong Truong Thi" w:date="2024-10-16T01:03:00Z"/>
                <w:rFonts w:ascii="Times New Roman" w:eastAsia="Times New Roman" w:hAnsi="Times New Roman"/>
                <w:sz w:val="24"/>
                <w:szCs w:val="24"/>
                <w:lang w:val="vi-VN" w:eastAsia="vi-VN"/>
              </w:rPr>
            </w:pPr>
            <w:ins w:id="19977" w:author="Phuong Truong Thi" w:date="2024-10-16T01:03:00Z">
              <w:r w:rsidRPr="0052167B">
                <w:rPr>
                  <w:rFonts w:ascii="Times New Roman" w:eastAsia="Times New Roman" w:hAnsi="Times New Roman"/>
                  <w:sz w:val="24"/>
                  <w:szCs w:val="24"/>
                  <w:lang w:eastAsia="vi-VN"/>
                </w:rPr>
                <w:t>N</w:t>
              </w:r>
            </w:ins>
          </w:p>
        </w:tc>
      </w:tr>
      <w:tr w:rsidR="00F868EA" w:rsidRPr="0052167B" w14:paraId="4B3907A1" w14:textId="77777777" w:rsidTr="004B3858">
        <w:trPr>
          <w:trHeight w:val="276"/>
          <w:ins w:id="19978" w:author="Phuong Truong Thi" w:date="2024-10-16T01:03:00Z"/>
        </w:trPr>
        <w:tc>
          <w:tcPr>
            <w:tcW w:w="670" w:type="dxa"/>
            <w:shd w:val="clear" w:color="auto" w:fill="auto"/>
            <w:vAlign w:val="center"/>
          </w:tcPr>
          <w:p w14:paraId="1D7CA5B8" w14:textId="77777777" w:rsidR="00F868EA" w:rsidRPr="0052167B" w:rsidRDefault="00F868EA" w:rsidP="00817E47">
            <w:pPr>
              <w:pStyle w:val="ListParagraph"/>
              <w:numPr>
                <w:ilvl w:val="0"/>
                <w:numId w:val="63"/>
              </w:numPr>
              <w:spacing w:before="0" w:line="240" w:lineRule="auto"/>
              <w:contextualSpacing w:val="0"/>
              <w:jc w:val="left"/>
              <w:rPr>
                <w:ins w:id="19979" w:author="Phuong Truong Thi" w:date="2024-10-16T01:03:00Z"/>
                <w:rFonts w:eastAsia="Times New Roman"/>
                <w:szCs w:val="24"/>
                <w:lang w:val="vi-VN" w:eastAsia="vi-VN"/>
              </w:rPr>
            </w:pPr>
          </w:p>
        </w:tc>
        <w:tc>
          <w:tcPr>
            <w:tcW w:w="2097" w:type="dxa"/>
            <w:shd w:val="clear" w:color="auto" w:fill="auto"/>
            <w:vAlign w:val="center"/>
          </w:tcPr>
          <w:p w14:paraId="51EE52AB" w14:textId="77777777" w:rsidR="00F868EA" w:rsidRPr="00126368" w:rsidRDefault="00F868EA" w:rsidP="00817E47">
            <w:pPr>
              <w:spacing w:before="0" w:line="240" w:lineRule="auto"/>
              <w:contextualSpacing w:val="0"/>
              <w:rPr>
                <w:ins w:id="19980" w:author="Phuong Truong Thi" w:date="2024-10-16T01:03:00Z"/>
                <w:rFonts w:ascii="Times New Roman" w:hAnsi="Times New Roman"/>
                <w:sz w:val="24"/>
                <w:szCs w:val="24"/>
                <w:lang w:val="vi-VN"/>
              </w:rPr>
            </w:pPr>
            <w:ins w:id="19981" w:author="Phuong Truong Thi" w:date="2024-10-16T01:03:00Z">
              <w:r w:rsidRPr="00126368">
                <w:rPr>
                  <w:rFonts w:ascii="Times New Roman" w:hAnsi="Times New Roman"/>
                  <w:sz w:val="24"/>
                  <w:szCs w:val="24"/>
                  <w:lang w:val="vi-VN"/>
                </w:rPr>
                <w:t>Phí Tài khoản số đẹp</w:t>
              </w:r>
            </w:ins>
          </w:p>
        </w:tc>
        <w:tc>
          <w:tcPr>
            <w:tcW w:w="2363" w:type="dxa"/>
            <w:vAlign w:val="center"/>
          </w:tcPr>
          <w:p w14:paraId="3EE64742" w14:textId="77777777" w:rsidR="00F868EA" w:rsidRPr="00126368" w:rsidRDefault="00F868EA" w:rsidP="00817E47">
            <w:pPr>
              <w:spacing w:before="0" w:line="240" w:lineRule="auto"/>
              <w:contextualSpacing w:val="0"/>
              <w:rPr>
                <w:ins w:id="19982" w:author="Phuong Truong Thi" w:date="2024-10-16T01:03:00Z"/>
                <w:rFonts w:ascii="Times New Roman" w:eastAsia="Times New Roman" w:hAnsi="Times New Roman"/>
                <w:sz w:val="24"/>
                <w:szCs w:val="24"/>
                <w:lang w:val="vi-VN" w:eastAsia="vi-VN"/>
              </w:rPr>
            </w:pPr>
            <w:ins w:id="19983" w:author="Phuong Truong Thi" w:date="2024-10-16T01:03:00Z">
              <w:r w:rsidRPr="00126368">
                <w:rPr>
                  <w:rFonts w:ascii="Times New Roman" w:hAnsi="Times New Roman"/>
                  <w:sz w:val="24"/>
                  <w:szCs w:val="24"/>
                  <w:lang w:val="vi-VN"/>
                </w:rPr>
                <w:t>Tổng phí tài khoản số đẹp của KH đến ngày dữ liệu</w:t>
              </w:r>
            </w:ins>
          </w:p>
        </w:tc>
        <w:tc>
          <w:tcPr>
            <w:tcW w:w="937" w:type="dxa"/>
          </w:tcPr>
          <w:p w14:paraId="2348805A" w14:textId="77777777" w:rsidR="00F868EA" w:rsidRPr="0052167B" w:rsidRDefault="00F868EA" w:rsidP="00817E47">
            <w:pPr>
              <w:spacing w:before="0" w:line="240" w:lineRule="auto"/>
              <w:contextualSpacing w:val="0"/>
              <w:rPr>
                <w:ins w:id="19984" w:author="Phuong Truong Thi" w:date="2024-10-16T01:03:00Z"/>
                <w:rFonts w:ascii="Times New Roman" w:eastAsia="Times New Roman" w:hAnsi="Times New Roman"/>
                <w:sz w:val="24"/>
                <w:szCs w:val="24"/>
                <w:lang w:eastAsia="vi-VN"/>
              </w:rPr>
            </w:pPr>
            <w:ins w:id="19985"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2F70BA36" w14:textId="77777777" w:rsidR="00F868EA" w:rsidRPr="0052167B" w:rsidRDefault="00F868EA" w:rsidP="00817E47">
            <w:pPr>
              <w:spacing w:before="0" w:line="240" w:lineRule="auto"/>
              <w:contextualSpacing w:val="0"/>
              <w:rPr>
                <w:ins w:id="19986" w:author="Phuong Truong Thi" w:date="2024-10-16T01:03:00Z"/>
                <w:rFonts w:ascii="Times New Roman" w:eastAsia="Times New Roman" w:hAnsi="Times New Roman"/>
                <w:sz w:val="24"/>
                <w:szCs w:val="24"/>
                <w:lang w:eastAsia="vi-VN"/>
              </w:rPr>
            </w:pPr>
            <w:ins w:id="19987" w:author="Phuong Truong Thi" w:date="2024-10-16T01:03:00Z">
              <w:r>
                <w:rPr>
                  <w:rFonts w:ascii="Times New Roman" w:eastAsia="Times New Roman" w:hAnsi="Times New Roman"/>
                  <w:sz w:val="24"/>
                  <w:szCs w:val="24"/>
                  <w:lang w:eastAsia="vi-VN"/>
                </w:rPr>
                <w:t>Currency</w:t>
              </w:r>
            </w:ins>
          </w:p>
        </w:tc>
        <w:tc>
          <w:tcPr>
            <w:tcW w:w="1134" w:type="dxa"/>
            <w:shd w:val="clear" w:color="auto" w:fill="auto"/>
            <w:noWrap/>
            <w:vAlign w:val="center"/>
          </w:tcPr>
          <w:p w14:paraId="12A48854" w14:textId="77777777" w:rsidR="00F868EA" w:rsidRPr="0052167B" w:rsidRDefault="00F868EA" w:rsidP="00817E47">
            <w:pPr>
              <w:spacing w:before="0" w:line="240" w:lineRule="auto"/>
              <w:contextualSpacing w:val="0"/>
              <w:rPr>
                <w:ins w:id="19988" w:author="Phuong Truong Thi" w:date="2024-10-16T01:03:00Z"/>
                <w:rFonts w:ascii="Times New Roman" w:eastAsia="Times New Roman" w:hAnsi="Times New Roman"/>
                <w:sz w:val="24"/>
                <w:szCs w:val="24"/>
                <w:lang w:val="vi-VN" w:eastAsia="vi-VN"/>
              </w:rPr>
            </w:pPr>
          </w:p>
        </w:tc>
        <w:tc>
          <w:tcPr>
            <w:tcW w:w="994" w:type="dxa"/>
          </w:tcPr>
          <w:p w14:paraId="4D0EC8C5" w14:textId="77777777" w:rsidR="00F868EA" w:rsidRPr="0052167B" w:rsidRDefault="00F868EA" w:rsidP="00817E47">
            <w:pPr>
              <w:spacing w:before="0" w:line="240" w:lineRule="auto"/>
              <w:contextualSpacing w:val="0"/>
              <w:jc w:val="center"/>
              <w:rPr>
                <w:ins w:id="19989" w:author="Phuong Truong Thi" w:date="2024-10-16T01:03:00Z"/>
                <w:rFonts w:ascii="Times New Roman" w:eastAsia="Times New Roman" w:hAnsi="Times New Roman"/>
                <w:sz w:val="24"/>
                <w:szCs w:val="24"/>
                <w:lang w:val="vi-VN" w:eastAsia="vi-VN"/>
              </w:rPr>
            </w:pPr>
            <w:ins w:id="19990" w:author="Phuong Truong Thi" w:date="2024-10-16T01:03:00Z">
              <w:r w:rsidRPr="0052167B">
                <w:rPr>
                  <w:rFonts w:ascii="Times New Roman" w:eastAsia="Times New Roman" w:hAnsi="Times New Roman"/>
                  <w:sz w:val="24"/>
                  <w:szCs w:val="24"/>
                  <w:lang w:eastAsia="vi-VN"/>
                </w:rPr>
                <w:t>N</w:t>
              </w:r>
            </w:ins>
          </w:p>
        </w:tc>
      </w:tr>
      <w:tr w:rsidR="00F868EA" w:rsidRPr="0052167B" w14:paraId="3DAD481D" w14:textId="77777777" w:rsidTr="004B3858">
        <w:trPr>
          <w:trHeight w:val="276"/>
          <w:ins w:id="19991" w:author="Phuong Truong Thi" w:date="2024-10-16T01:03:00Z"/>
        </w:trPr>
        <w:tc>
          <w:tcPr>
            <w:tcW w:w="670" w:type="dxa"/>
            <w:shd w:val="clear" w:color="auto" w:fill="auto"/>
            <w:vAlign w:val="center"/>
          </w:tcPr>
          <w:p w14:paraId="65E69210" w14:textId="77777777" w:rsidR="00F868EA" w:rsidRPr="0052167B" w:rsidRDefault="00F868EA" w:rsidP="00817E47">
            <w:pPr>
              <w:pStyle w:val="ListParagraph"/>
              <w:numPr>
                <w:ilvl w:val="0"/>
                <w:numId w:val="63"/>
              </w:numPr>
              <w:spacing w:before="0" w:line="240" w:lineRule="auto"/>
              <w:contextualSpacing w:val="0"/>
              <w:jc w:val="left"/>
              <w:rPr>
                <w:ins w:id="19992" w:author="Phuong Truong Thi" w:date="2024-10-16T01:03:00Z"/>
                <w:rFonts w:eastAsia="Times New Roman"/>
                <w:szCs w:val="24"/>
                <w:lang w:val="vi-VN" w:eastAsia="vi-VN"/>
              </w:rPr>
            </w:pPr>
          </w:p>
        </w:tc>
        <w:tc>
          <w:tcPr>
            <w:tcW w:w="2097" w:type="dxa"/>
            <w:shd w:val="clear" w:color="auto" w:fill="auto"/>
            <w:vAlign w:val="center"/>
          </w:tcPr>
          <w:p w14:paraId="597E6333" w14:textId="77777777" w:rsidR="00F868EA" w:rsidRPr="00126368" w:rsidRDefault="00F868EA" w:rsidP="00817E47">
            <w:pPr>
              <w:spacing w:before="0" w:line="240" w:lineRule="auto"/>
              <w:contextualSpacing w:val="0"/>
              <w:rPr>
                <w:ins w:id="19993" w:author="Phuong Truong Thi" w:date="2024-10-16T01:03:00Z"/>
                <w:rFonts w:ascii="Times New Roman" w:hAnsi="Times New Roman"/>
                <w:sz w:val="24"/>
                <w:szCs w:val="24"/>
                <w:lang w:val="vi-VN"/>
              </w:rPr>
            </w:pPr>
            <w:ins w:id="19994" w:author="Phuong Truong Thi" w:date="2024-10-16T01:03:00Z">
              <w:r w:rsidRPr="00126368">
                <w:rPr>
                  <w:rFonts w:ascii="Times New Roman" w:hAnsi="Times New Roman"/>
                  <w:sz w:val="24"/>
                  <w:szCs w:val="24"/>
                  <w:lang w:val="vi-VN"/>
                </w:rPr>
                <w:t>KH đã có thấu chi chưa</w:t>
              </w:r>
            </w:ins>
          </w:p>
        </w:tc>
        <w:tc>
          <w:tcPr>
            <w:tcW w:w="2363" w:type="dxa"/>
            <w:vAlign w:val="center"/>
          </w:tcPr>
          <w:p w14:paraId="60B0913D" w14:textId="77777777" w:rsidR="00F868EA" w:rsidRPr="00126368" w:rsidRDefault="00F868EA" w:rsidP="00817E47">
            <w:pPr>
              <w:spacing w:before="0" w:line="240" w:lineRule="auto"/>
              <w:contextualSpacing w:val="0"/>
              <w:rPr>
                <w:ins w:id="19995" w:author="Phuong Truong Thi" w:date="2024-10-16T01:03:00Z"/>
                <w:rFonts w:ascii="Times New Roman" w:eastAsia="Times New Roman" w:hAnsi="Times New Roman"/>
                <w:sz w:val="24"/>
                <w:szCs w:val="24"/>
                <w:lang w:val="vi-VN" w:eastAsia="vi-VN"/>
              </w:rPr>
            </w:pPr>
            <w:ins w:id="19996" w:author="Phuong Truong Thi" w:date="2024-10-16T01:03:00Z">
              <w:r w:rsidRPr="00126368">
                <w:rPr>
                  <w:rFonts w:ascii="Times New Roman" w:hAnsi="Times New Roman"/>
                  <w:sz w:val="24"/>
                  <w:szCs w:val="24"/>
                  <w:lang w:val="vi-VN"/>
                </w:rPr>
                <w:t>Có/ chưa: Đánh dấu KH đang nắm giữ sản phẩm OD hay không</w:t>
              </w:r>
            </w:ins>
          </w:p>
        </w:tc>
        <w:tc>
          <w:tcPr>
            <w:tcW w:w="937" w:type="dxa"/>
          </w:tcPr>
          <w:p w14:paraId="70C0B8B5" w14:textId="77777777" w:rsidR="00F868EA" w:rsidRPr="0052167B" w:rsidRDefault="00F868EA" w:rsidP="00817E47">
            <w:pPr>
              <w:spacing w:before="0" w:line="240" w:lineRule="auto"/>
              <w:contextualSpacing w:val="0"/>
              <w:rPr>
                <w:ins w:id="19997" w:author="Phuong Truong Thi" w:date="2024-10-16T01:03:00Z"/>
                <w:rFonts w:ascii="Times New Roman" w:eastAsia="Times New Roman" w:hAnsi="Times New Roman"/>
                <w:sz w:val="24"/>
                <w:szCs w:val="24"/>
                <w:lang w:eastAsia="vi-VN"/>
              </w:rPr>
            </w:pPr>
            <w:ins w:id="19998"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2C7AF902" w14:textId="010D1035" w:rsidR="00F868EA" w:rsidRPr="0052167B" w:rsidRDefault="00525739" w:rsidP="00817E47">
            <w:pPr>
              <w:spacing w:before="0" w:line="240" w:lineRule="auto"/>
              <w:contextualSpacing w:val="0"/>
              <w:rPr>
                <w:ins w:id="19999"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134" w:type="dxa"/>
            <w:shd w:val="clear" w:color="auto" w:fill="auto"/>
            <w:noWrap/>
            <w:vAlign w:val="center"/>
          </w:tcPr>
          <w:p w14:paraId="04AF81F2" w14:textId="77777777" w:rsidR="00F868EA" w:rsidRPr="0052167B" w:rsidRDefault="00F868EA" w:rsidP="00817E47">
            <w:pPr>
              <w:spacing w:before="0" w:line="240" w:lineRule="auto"/>
              <w:contextualSpacing w:val="0"/>
              <w:rPr>
                <w:ins w:id="20000" w:author="Phuong Truong Thi" w:date="2024-10-16T01:03:00Z"/>
                <w:rFonts w:ascii="Times New Roman" w:eastAsia="Times New Roman" w:hAnsi="Times New Roman"/>
                <w:sz w:val="24"/>
                <w:szCs w:val="24"/>
                <w:lang w:eastAsia="vi-VN"/>
              </w:rPr>
            </w:pPr>
            <w:ins w:id="20001" w:author="Phuong Truong Thi" w:date="2024-10-16T01:03:00Z">
              <w:r w:rsidRPr="0052167B">
                <w:rPr>
                  <w:rFonts w:ascii="Times New Roman" w:eastAsia="Times New Roman" w:hAnsi="Times New Roman"/>
                  <w:sz w:val="24"/>
                  <w:szCs w:val="24"/>
                  <w:lang w:eastAsia="vi-VN"/>
                </w:rPr>
                <w:t>DM_OD_MARK</w:t>
              </w:r>
            </w:ins>
          </w:p>
        </w:tc>
        <w:tc>
          <w:tcPr>
            <w:tcW w:w="994" w:type="dxa"/>
          </w:tcPr>
          <w:p w14:paraId="5C18C793" w14:textId="77777777" w:rsidR="00F868EA" w:rsidRPr="0052167B" w:rsidRDefault="00F868EA" w:rsidP="00817E47">
            <w:pPr>
              <w:spacing w:before="0" w:line="240" w:lineRule="auto"/>
              <w:contextualSpacing w:val="0"/>
              <w:jc w:val="center"/>
              <w:rPr>
                <w:ins w:id="20002" w:author="Phuong Truong Thi" w:date="2024-10-16T01:03:00Z"/>
                <w:rFonts w:ascii="Times New Roman" w:eastAsia="Times New Roman" w:hAnsi="Times New Roman"/>
                <w:sz w:val="24"/>
                <w:szCs w:val="24"/>
                <w:lang w:val="vi-VN" w:eastAsia="vi-VN"/>
              </w:rPr>
            </w:pPr>
            <w:ins w:id="20003" w:author="Phuong Truong Thi" w:date="2024-10-16T01:03:00Z">
              <w:r w:rsidRPr="0052167B">
                <w:rPr>
                  <w:rFonts w:ascii="Times New Roman" w:eastAsia="Times New Roman" w:hAnsi="Times New Roman"/>
                  <w:sz w:val="24"/>
                  <w:szCs w:val="24"/>
                  <w:lang w:eastAsia="vi-VN"/>
                </w:rPr>
                <w:t>N</w:t>
              </w:r>
            </w:ins>
          </w:p>
        </w:tc>
      </w:tr>
      <w:tr w:rsidR="00F868EA" w:rsidRPr="0052167B" w14:paraId="2320246A" w14:textId="77777777" w:rsidTr="004B3858">
        <w:trPr>
          <w:trHeight w:val="276"/>
          <w:ins w:id="20004" w:author="Phuong Truong Thi" w:date="2024-10-16T01:03:00Z"/>
        </w:trPr>
        <w:tc>
          <w:tcPr>
            <w:tcW w:w="670" w:type="dxa"/>
            <w:shd w:val="clear" w:color="auto" w:fill="auto"/>
            <w:vAlign w:val="center"/>
          </w:tcPr>
          <w:p w14:paraId="3BB46816" w14:textId="77777777" w:rsidR="00F868EA" w:rsidRPr="0052167B" w:rsidRDefault="00F868EA" w:rsidP="00817E47">
            <w:pPr>
              <w:pStyle w:val="ListParagraph"/>
              <w:numPr>
                <w:ilvl w:val="0"/>
                <w:numId w:val="63"/>
              </w:numPr>
              <w:spacing w:before="0" w:line="240" w:lineRule="auto"/>
              <w:contextualSpacing w:val="0"/>
              <w:jc w:val="left"/>
              <w:rPr>
                <w:ins w:id="20005" w:author="Phuong Truong Thi" w:date="2024-10-16T01:03:00Z"/>
                <w:rFonts w:eastAsia="Times New Roman"/>
                <w:szCs w:val="24"/>
                <w:lang w:val="vi-VN" w:eastAsia="vi-VN"/>
              </w:rPr>
            </w:pPr>
          </w:p>
        </w:tc>
        <w:tc>
          <w:tcPr>
            <w:tcW w:w="2097" w:type="dxa"/>
            <w:shd w:val="clear" w:color="auto" w:fill="auto"/>
            <w:vAlign w:val="center"/>
          </w:tcPr>
          <w:p w14:paraId="1309EEE2" w14:textId="77777777" w:rsidR="00F868EA" w:rsidRPr="0052167B" w:rsidRDefault="00F868EA" w:rsidP="00817E47">
            <w:pPr>
              <w:spacing w:before="0" w:line="240" w:lineRule="auto"/>
              <w:contextualSpacing w:val="0"/>
              <w:rPr>
                <w:ins w:id="20006" w:author="Phuong Truong Thi" w:date="2024-10-16T01:03:00Z"/>
                <w:rFonts w:ascii="Times New Roman" w:hAnsi="Times New Roman"/>
                <w:sz w:val="24"/>
                <w:szCs w:val="24"/>
              </w:rPr>
            </w:pPr>
            <w:ins w:id="20007" w:author="Phuong Truong Thi" w:date="2024-10-16T01:03:00Z">
              <w:r w:rsidRPr="0052167B">
                <w:rPr>
                  <w:rFonts w:ascii="Times New Roman" w:hAnsi="Times New Roman"/>
                  <w:sz w:val="24"/>
                  <w:szCs w:val="24"/>
                </w:rPr>
                <w:t>Hạn mức thấu chi</w:t>
              </w:r>
            </w:ins>
          </w:p>
        </w:tc>
        <w:tc>
          <w:tcPr>
            <w:tcW w:w="2363" w:type="dxa"/>
            <w:vAlign w:val="center"/>
          </w:tcPr>
          <w:p w14:paraId="7F1E143D" w14:textId="77777777" w:rsidR="00F868EA" w:rsidRPr="0052167B" w:rsidRDefault="00F868EA" w:rsidP="00817E47">
            <w:pPr>
              <w:spacing w:before="0" w:line="240" w:lineRule="auto"/>
              <w:contextualSpacing w:val="0"/>
              <w:rPr>
                <w:ins w:id="20008" w:author="Phuong Truong Thi" w:date="2024-10-16T01:03:00Z"/>
                <w:rFonts w:ascii="Times New Roman" w:eastAsia="Times New Roman" w:hAnsi="Times New Roman"/>
                <w:sz w:val="24"/>
                <w:szCs w:val="24"/>
                <w:lang w:eastAsia="vi-VN"/>
              </w:rPr>
            </w:pPr>
            <w:ins w:id="20009" w:author="Phuong Truong Thi" w:date="2024-10-16T01:03:00Z">
              <w:r w:rsidRPr="0052167B">
                <w:rPr>
                  <w:rFonts w:ascii="Times New Roman" w:hAnsi="Times New Roman"/>
                  <w:sz w:val="24"/>
                  <w:szCs w:val="24"/>
                </w:rPr>
                <w:t>Nếu Khách hàng chưa có thấu chi lấy hạn mức PDT của KH nếu có</w:t>
              </w:r>
              <w:r w:rsidRPr="0052167B">
                <w:rPr>
                  <w:rFonts w:ascii="Times New Roman" w:hAnsi="Times New Roman"/>
                  <w:sz w:val="24"/>
                  <w:szCs w:val="24"/>
                </w:rPr>
                <w:br/>
                <w:t>Nếu Khách hàng đã có thấu chi lấy Hạn mức thấu chi của khách hàng</w:t>
              </w:r>
            </w:ins>
          </w:p>
        </w:tc>
        <w:tc>
          <w:tcPr>
            <w:tcW w:w="937" w:type="dxa"/>
          </w:tcPr>
          <w:p w14:paraId="3FFB5495" w14:textId="77777777" w:rsidR="00F868EA" w:rsidRPr="0052167B" w:rsidRDefault="00F868EA" w:rsidP="00817E47">
            <w:pPr>
              <w:spacing w:before="0" w:line="240" w:lineRule="auto"/>
              <w:contextualSpacing w:val="0"/>
              <w:rPr>
                <w:ins w:id="20010" w:author="Phuong Truong Thi" w:date="2024-10-16T01:03:00Z"/>
                <w:rFonts w:ascii="Times New Roman" w:eastAsia="Times New Roman" w:hAnsi="Times New Roman"/>
                <w:sz w:val="24"/>
                <w:szCs w:val="24"/>
                <w:lang w:eastAsia="vi-VN"/>
              </w:rPr>
            </w:pPr>
            <w:ins w:id="20011"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27E8ABAD" w14:textId="77777777" w:rsidR="00F868EA" w:rsidRPr="0052167B" w:rsidRDefault="00F868EA" w:rsidP="00817E47">
            <w:pPr>
              <w:spacing w:before="0" w:line="240" w:lineRule="auto"/>
              <w:contextualSpacing w:val="0"/>
              <w:rPr>
                <w:ins w:id="20012" w:author="Phuong Truong Thi" w:date="2024-10-16T01:03:00Z"/>
                <w:rFonts w:ascii="Times New Roman" w:eastAsia="Times New Roman" w:hAnsi="Times New Roman"/>
                <w:sz w:val="24"/>
                <w:szCs w:val="24"/>
                <w:lang w:eastAsia="vi-VN"/>
              </w:rPr>
            </w:pPr>
            <w:ins w:id="20013" w:author="Phuong Truong Thi" w:date="2024-10-16T01:03:00Z">
              <w:r w:rsidRPr="00805D2F">
                <w:rPr>
                  <w:rFonts w:ascii="Times New Roman" w:eastAsia="Times New Roman" w:hAnsi="Times New Roman"/>
                  <w:sz w:val="24"/>
                  <w:szCs w:val="24"/>
                  <w:lang w:eastAsia="vi-VN"/>
                </w:rPr>
                <w:t>Currency</w:t>
              </w:r>
            </w:ins>
          </w:p>
        </w:tc>
        <w:tc>
          <w:tcPr>
            <w:tcW w:w="1134" w:type="dxa"/>
            <w:shd w:val="clear" w:color="auto" w:fill="auto"/>
            <w:noWrap/>
            <w:vAlign w:val="center"/>
          </w:tcPr>
          <w:p w14:paraId="240ED3A2" w14:textId="77777777" w:rsidR="00F868EA" w:rsidRPr="0052167B" w:rsidRDefault="00F868EA" w:rsidP="00817E47">
            <w:pPr>
              <w:spacing w:before="0" w:line="240" w:lineRule="auto"/>
              <w:contextualSpacing w:val="0"/>
              <w:rPr>
                <w:ins w:id="20014" w:author="Phuong Truong Thi" w:date="2024-10-16T01:03:00Z"/>
                <w:rFonts w:ascii="Times New Roman" w:eastAsia="Times New Roman" w:hAnsi="Times New Roman"/>
                <w:sz w:val="24"/>
                <w:szCs w:val="24"/>
                <w:lang w:val="vi-VN" w:eastAsia="vi-VN"/>
              </w:rPr>
            </w:pPr>
          </w:p>
        </w:tc>
        <w:tc>
          <w:tcPr>
            <w:tcW w:w="994" w:type="dxa"/>
          </w:tcPr>
          <w:p w14:paraId="67D9A1C6" w14:textId="77777777" w:rsidR="00F868EA" w:rsidRPr="0052167B" w:rsidRDefault="00F868EA" w:rsidP="00817E47">
            <w:pPr>
              <w:spacing w:before="0" w:line="240" w:lineRule="auto"/>
              <w:contextualSpacing w:val="0"/>
              <w:jc w:val="center"/>
              <w:rPr>
                <w:ins w:id="20015" w:author="Phuong Truong Thi" w:date="2024-10-16T01:03:00Z"/>
                <w:rFonts w:ascii="Times New Roman" w:eastAsia="Times New Roman" w:hAnsi="Times New Roman"/>
                <w:sz w:val="24"/>
                <w:szCs w:val="24"/>
                <w:lang w:val="vi-VN" w:eastAsia="vi-VN"/>
              </w:rPr>
            </w:pPr>
            <w:ins w:id="20016" w:author="Phuong Truong Thi" w:date="2024-10-16T01:03:00Z">
              <w:r w:rsidRPr="0052167B">
                <w:rPr>
                  <w:rFonts w:ascii="Times New Roman" w:eastAsia="Times New Roman" w:hAnsi="Times New Roman"/>
                  <w:sz w:val="24"/>
                  <w:szCs w:val="24"/>
                  <w:lang w:eastAsia="vi-VN"/>
                </w:rPr>
                <w:t>N</w:t>
              </w:r>
            </w:ins>
          </w:p>
        </w:tc>
      </w:tr>
      <w:tr w:rsidR="00F868EA" w:rsidRPr="0052167B" w14:paraId="17613DD8" w14:textId="77777777" w:rsidTr="004B3858">
        <w:trPr>
          <w:trHeight w:val="276"/>
          <w:ins w:id="20017" w:author="Phuong Truong Thi" w:date="2024-10-16T01:03:00Z"/>
        </w:trPr>
        <w:tc>
          <w:tcPr>
            <w:tcW w:w="670" w:type="dxa"/>
            <w:shd w:val="clear" w:color="auto" w:fill="auto"/>
            <w:vAlign w:val="center"/>
          </w:tcPr>
          <w:p w14:paraId="2321B72C" w14:textId="77777777" w:rsidR="00F868EA" w:rsidRPr="0052167B" w:rsidRDefault="00F868EA" w:rsidP="00817E47">
            <w:pPr>
              <w:pStyle w:val="ListParagraph"/>
              <w:numPr>
                <w:ilvl w:val="0"/>
                <w:numId w:val="63"/>
              </w:numPr>
              <w:spacing w:before="0" w:line="240" w:lineRule="auto"/>
              <w:contextualSpacing w:val="0"/>
              <w:jc w:val="left"/>
              <w:rPr>
                <w:ins w:id="20018" w:author="Phuong Truong Thi" w:date="2024-10-16T01:03:00Z"/>
                <w:rFonts w:eastAsia="Times New Roman"/>
                <w:szCs w:val="24"/>
                <w:lang w:val="vi-VN" w:eastAsia="vi-VN"/>
              </w:rPr>
            </w:pPr>
          </w:p>
        </w:tc>
        <w:tc>
          <w:tcPr>
            <w:tcW w:w="2097" w:type="dxa"/>
            <w:shd w:val="clear" w:color="auto" w:fill="auto"/>
            <w:vAlign w:val="center"/>
          </w:tcPr>
          <w:p w14:paraId="5F7CE375" w14:textId="77777777" w:rsidR="00F868EA" w:rsidRPr="00126368" w:rsidRDefault="00F868EA" w:rsidP="00817E47">
            <w:pPr>
              <w:spacing w:before="0" w:line="240" w:lineRule="auto"/>
              <w:contextualSpacing w:val="0"/>
              <w:rPr>
                <w:ins w:id="20019" w:author="Phuong Truong Thi" w:date="2024-10-16T01:03:00Z"/>
                <w:rFonts w:ascii="Times New Roman" w:hAnsi="Times New Roman"/>
                <w:sz w:val="24"/>
                <w:szCs w:val="24"/>
                <w:lang w:val="vi-VN"/>
              </w:rPr>
            </w:pPr>
            <w:ins w:id="20020" w:author="Phuong Truong Thi" w:date="2024-10-16T01:03:00Z">
              <w:r w:rsidRPr="00126368">
                <w:rPr>
                  <w:rFonts w:ascii="Times New Roman" w:hAnsi="Times New Roman"/>
                  <w:sz w:val="24"/>
                  <w:szCs w:val="24"/>
                  <w:lang w:val="vi-VN"/>
                </w:rPr>
                <w:t>Số tiền KH vay tín chấp</w:t>
              </w:r>
            </w:ins>
          </w:p>
        </w:tc>
        <w:tc>
          <w:tcPr>
            <w:tcW w:w="2363" w:type="dxa"/>
            <w:vAlign w:val="center"/>
          </w:tcPr>
          <w:p w14:paraId="552EDC7D" w14:textId="77777777" w:rsidR="00F868EA" w:rsidRPr="00126368" w:rsidRDefault="00F868EA" w:rsidP="00817E47">
            <w:pPr>
              <w:spacing w:before="0" w:line="240" w:lineRule="auto"/>
              <w:contextualSpacing w:val="0"/>
              <w:rPr>
                <w:ins w:id="20021" w:author="Phuong Truong Thi" w:date="2024-10-16T01:03:00Z"/>
                <w:rFonts w:ascii="Times New Roman" w:eastAsia="Times New Roman" w:hAnsi="Times New Roman"/>
                <w:sz w:val="24"/>
                <w:szCs w:val="24"/>
                <w:lang w:val="vi-VN" w:eastAsia="vi-VN"/>
              </w:rPr>
            </w:pPr>
            <w:ins w:id="20022" w:author="Phuong Truong Thi" w:date="2024-10-16T01:03:00Z">
              <w:r w:rsidRPr="00126368">
                <w:rPr>
                  <w:rFonts w:ascii="Times New Roman" w:hAnsi="Times New Roman"/>
                  <w:sz w:val="24"/>
                  <w:szCs w:val="24"/>
                  <w:lang w:val="vi-VN"/>
                </w:rPr>
                <w:t>Tổng số tiền các hợp đồng vay tín chấp của KH tại thời điểm báo cáo</w:t>
              </w:r>
            </w:ins>
          </w:p>
        </w:tc>
        <w:tc>
          <w:tcPr>
            <w:tcW w:w="937" w:type="dxa"/>
          </w:tcPr>
          <w:p w14:paraId="01CD9137" w14:textId="77777777" w:rsidR="00F868EA" w:rsidRPr="0052167B" w:rsidRDefault="00F868EA" w:rsidP="00817E47">
            <w:pPr>
              <w:spacing w:before="0" w:line="240" w:lineRule="auto"/>
              <w:contextualSpacing w:val="0"/>
              <w:rPr>
                <w:ins w:id="20023" w:author="Phuong Truong Thi" w:date="2024-10-16T01:03:00Z"/>
                <w:rFonts w:ascii="Times New Roman" w:eastAsia="Times New Roman" w:hAnsi="Times New Roman"/>
                <w:sz w:val="24"/>
                <w:szCs w:val="24"/>
                <w:lang w:eastAsia="vi-VN"/>
              </w:rPr>
            </w:pPr>
            <w:ins w:id="20024" w:author="Phuong Truong Thi" w:date="2024-10-16T01:03:00Z">
              <w:r w:rsidRPr="00270EB5">
                <w:rPr>
                  <w:rFonts w:ascii="Times New Roman" w:eastAsia="Times New Roman" w:hAnsi="Times New Roman"/>
                  <w:sz w:val="24"/>
                  <w:szCs w:val="24"/>
                  <w:lang w:val="vi-VN" w:eastAsia="vi-VN"/>
                </w:rPr>
                <w:t>CRM</w:t>
              </w:r>
            </w:ins>
          </w:p>
        </w:tc>
        <w:tc>
          <w:tcPr>
            <w:tcW w:w="1111" w:type="dxa"/>
          </w:tcPr>
          <w:p w14:paraId="46488A60" w14:textId="77777777" w:rsidR="00F868EA" w:rsidRPr="0052167B" w:rsidRDefault="00F868EA" w:rsidP="00817E47">
            <w:pPr>
              <w:spacing w:before="0" w:line="240" w:lineRule="auto"/>
              <w:contextualSpacing w:val="0"/>
              <w:rPr>
                <w:ins w:id="20025" w:author="Phuong Truong Thi" w:date="2024-10-16T01:03:00Z"/>
                <w:rFonts w:ascii="Times New Roman" w:eastAsia="Times New Roman" w:hAnsi="Times New Roman"/>
                <w:sz w:val="24"/>
                <w:szCs w:val="24"/>
                <w:lang w:eastAsia="vi-VN"/>
              </w:rPr>
            </w:pPr>
            <w:ins w:id="20026" w:author="Phuong Truong Thi" w:date="2024-10-16T01:03:00Z">
              <w:r w:rsidRPr="00805D2F">
                <w:rPr>
                  <w:rFonts w:ascii="Times New Roman" w:eastAsia="Times New Roman" w:hAnsi="Times New Roman"/>
                  <w:sz w:val="24"/>
                  <w:szCs w:val="24"/>
                  <w:lang w:eastAsia="vi-VN"/>
                </w:rPr>
                <w:t>Currency</w:t>
              </w:r>
            </w:ins>
          </w:p>
        </w:tc>
        <w:tc>
          <w:tcPr>
            <w:tcW w:w="1134" w:type="dxa"/>
            <w:shd w:val="clear" w:color="auto" w:fill="auto"/>
            <w:noWrap/>
            <w:vAlign w:val="center"/>
          </w:tcPr>
          <w:p w14:paraId="67F162D6" w14:textId="77777777" w:rsidR="00F868EA" w:rsidRPr="0052167B" w:rsidRDefault="00F868EA" w:rsidP="00817E47">
            <w:pPr>
              <w:spacing w:before="0" w:line="240" w:lineRule="auto"/>
              <w:contextualSpacing w:val="0"/>
              <w:rPr>
                <w:ins w:id="20027" w:author="Phuong Truong Thi" w:date="2024-10-16T01:03:00Z"/>
                <w:rFonts w:ascii="Times New Roman" w:eastAsia="Times New Roman" w:hAnsi="Times New Roman"/>
                <w:sz w:val="24"/>
                <w:szCs w:val="24"/>
                <w:lang w:val="vi-VN" w:eastAsia="vi-VN"/>
              </w:rPr>
            </w:pPr>
          </w:p>
        </w:tc>
        <w:tc>
          <w:tcPr>
            <w:tcW w:w="994" w:type="dxa"/>
          </w:tcPr>
          <w:p w14:paraId="3269940B" w14:textId="77777777" w:rsidR="00F868EA" w:rsidRPr="0052167B" w:rsidRDefault="00F868EA" w:rsidP="00817E47">
            <w:pPr>
              <w:spacing w:before="0" w:line="240" w:lineRule="auto"/>
              <w:contextualSpacing w:val="0"/>
              <w:jc w:val="center"/>
              <w:rPr>
                <w:ins w:id="20028" w:author="Phuong Truong Thi" w:date="2024-10-16T01:03:00Z"/>
                <w:rFonts w:ascii="Times New Roman" w:eastAsia="Times New Roman" w:hAnsi="Times New Roman"/>
                <w:sz w:val="24"/>
                <w:szCs w:val="24"/>
                <w:lang w:val="vi-VN" w:eastAsia="vi-VN"/>
              </w:rPr>
            </w:pPr>
            <w:ins w:id="20029" w:author="Phuong Truong Thi" w:date="2024-10-16T01:03:00Z">
              <w:r w:rsidRPr="0052167B">
                <w:rPr>
                  <w:rFonts w:ascii="Times New Roman" w:eastAsia="Times New Roman" w:hAnsi="Times New Roman"/>
                  <w:sz w:val="24"/>
                  <w:szCs w:val="24"/>
                  <w:lang w:eastAsia="vi-VN"/>
                </w:rPr>
                <w:t>N</w:t>
              </w:r>
            </w:ins>
          </w:p>
        </w:tc>
      </w:tr>
      <w:tr w:rsidR="00F868EA" w:rsidRPr="0052167B" w14:paraId="15D12E30" w14:textId="77777777" w:rsidTr="004B3858">
        <w:trPr>
          <w:trHeight w:val="276"/>
          <w:ins w:id="20030" w:author="Phuong Truong Thi" w:date="2024-10-16T01:03:00Z"/>
        </w:trPr>
        <w:tc>
          <w:tcPr>
            <w:tcW w:w="670" w:type="dxa"/>
            <w:shd w:val="clear" w:color="auto" w:fill="auto"/>
            <w:vAlign w:val="center"/>
          </w:tcPr>
          <w:p w14:paraId="088E44C4" w14:textId="77777777" w:rsidR="00F868EA" w:rsidRPr="0052167B" w:rsidRDefault="00F868EA" w:rsidP="00817E47">
            <w:pPr>
              <w:pStyle w:val="ListParagraph"/>
              <w:numPr>
                <w:ilvl w:val="0"/>
                <w:numId w:val="63"/>
              </w:numPr>
              <w:spacing w:before="0" w:line="240" w:lineRule="auto"/>
              <w:contextualSpacing w:val="0"/>
              <w:jc w:val="left"/>
              <w:rPr>
                <w:ins w:id="20031" w:author="Phuong Truong Thi" w:date="2024-10-16T01:03:00Z"/>
                <w:rFonts w:eastAsia="Times New Roman"/>
                <w:szCs w:val="24"/>
                <w:lang w:val="vi-VN" w:eastAsia="vi-VN"/>
              </w:rPr>
            </w:pPr>
          </w:p>
        </w:tc>
        <w:tc>
          <w:tcPr>
            <w:tcW w:w="2097" w:type="dxa"/>
            <w:shd w:val="clear" w:color="auto" w:fill="auto"/>
            <w:vAlign w:val="center"/>
          </w:tcPr>
          <w:p w14:paraId="54F0B6A5" w14:textId="77777777" w:rsidR="00F868EA" w:rsidRPr="00126368" w:rsidRDefault="00F868EA" w:rsidP="00817E47">
            <w:pPr>
              <w:spacing w:before="0" w:line="240" w:lineRule="auto"/>
              <w:contextualSpacing w:val="0"/>
              <w:rPr>
                <w:ins w:id="20032" w:author="Phuong Truong Thi" w:date="2024-10-16T01:03:00Z"/>
                <w:rFonts w:ascii="Times New Roman" w:hAnsi="Times New Roman"/>
                <w:sz w:val="24"/>
                <w:szCs w:val="24"/>
                <w:lang w:val="vi-VN"/>
              </w:rPr>
            </w:pPr>
            <w:ins w:id="20033" w:author="Phuong Truong Thi" w:date="2024-10-16T01:03:00Z">
              <w:r w:rsidRPr="00126368">
                <w:rPr>
                  <w:rFonts w:ascii="Times New Roman" w:hAnsi="Times New Roman"/>
                  <w:sz w:val="24"/>
                  <w:szCs w:val="24"/>
                  <w:lang w:val="vi-VN"/>
                </w:rPr>
                <w:t>Phí BH phi nhân thọ lũy kế đến thời điểm báo cáo</w:t>
              </w:r>
            </w:ins>
          </w:p>
        </w:tc>
        <w:tc>
          <w:tcPr>
            <w:tcW w:w="2363" w:type="dxa"/>
            <w:vAlign w:val="center"/>
          </w:tcPr>
          <w:p w14:paraId="319BAE8F" w14:textId="77777777" w:rsidR="00F868EA" w:rsidRPr="00126368" w:rsidRDefault="00F868EA" w:rsidP="00817E47">
            <w:pPr>
              <w:spacing w:before="0" w:line="240" w:lineRule="auto"/>
              <w:contextualSpacing w:val="0"/>
              <w:rPr>
                <w:ins w:id="20034" w:author="Phuong Truong Thi" w:date="2024-10-16T01:03:00Z"/>
                <w:rFonts w:ascii="Times New Roman" w:eastAsia="Times New Roman" w:hAnsi="Times New Roman"/>
                <w:sz w:val="24"/>
                <w:szCs w:val="24"/>
                <w:lang w:val="vi-VN" w:eastAsia="vi-VN"/>
              </w:rPr>
            </w:pPr>
            <w:ins w:id="20035" w:author="Phuong Truong Thi" w:date="2024-10-16T01:03:00Z">
              <w:r w:rsidRPr="00126368">
                <w:rPr>
                  <w:rFonts w:ascii="Times New Roman" w:hAnsi="Times New Roman"/>
                  <w:sz w:val="24"/>
                  <w:szCs w:val="24"/>
                  <w:lang w:val="vi-VN"/>
                </w:rPr>
                <w:t>Tổng phí các hợp đồng BH PNT lũy kế đến thời điểm báo cáo</w:t>
              </w:r>
            </w:ins>
          </w:p>
        </w:tc>
        <w:tc>
          <w:tcPr>
            <w:tcW w:w="937" w:type="dxa"/>
          </w:tcPr>
          <w:p w14:paraId="3C847CE4" w14:textId="77777777" w:rsidR="00F868EA" w:rsidRPr="0052167B" w:rsidRDefault="00F868EA" w:rsidP="00817E47">
            <w:pPr>
              <w:spacing w:before="0" w:line="240" w:lineRule="auto"/>
              <w:contextualSpacing w:val="0"/>
              <w:rPr>
                <w:ins w:id="20036" w:author="Phuong Truong Thi" w:date="2024-10-16T01:03:00Z"/>
                <w:rFonts w:ascii="Times New Roman" w:eastAsia="Times New Roman" w:hAnsi="Times New Roman"/>
                <w:sz w:val="24"/>
                <w:szCs w:val="24"/>
                <w:lang w:eastAsia="vi-VN"/>
              </w:rPr>
            </w:pPr>
            <w:ins w:id="20037" w:author="Phuong Truong Thi" w:date="2024-10-16T01:03:00Z">
              <w:r w:rsidRPr="00270EB5">
                <w:rPr>
                  <w:rFonts w:ascii="Times New Roman" w:eastAsia="Times New Roman" w:hAnsi="Times New Roman"/>
                  <w:sz w:val="24"/>
                  <w:szCs w:val="24"/>
                  <w:lang w:val="vi-VN" w:eastAsia="vi-VN"/>
                </w:rPr>
                <w:t>CRM</w:t>
              </w:r>
            </w:ins>
          </w:p>
        </w:tc>
        <w:tc>
          <w:tcPr>
            <w:tcW w:w="1111" w:type="dxa"/>
          </w:tcPr>
          <w:p w14:paraId="41B8019B" w14:textId="77777777" w:rsidR="00F868EA" w:rsidRPr="0052167B" w:rsidRDefault="00F868EA" w:rsidP="00817E47">
            <w:pPr>
              <w:spacing w:before="0" w:line="240" w:lineRule="auto"/>
              <w:contextualSpacing w:val="0"/>
              <w:rPr>
                <w:ins w:id="20038" w:author="Phuong Truong Thi" w:date="2024-10-16T01:03:00Z"/>
                <w:rFonts w:ascii="Times New Roman" w:eastAsia="Times New Roman" w:hAnsi="Times New Roman"/>
                <w:sz w:val="24"/>
                <w:szCs w:val="24"/>
                <w:lang w:eastAsia="vi-VN"/>
              </w:rPr>
            </w:pPr>
            <w:ins w:id="20039" w:author="Phuong Truong Thi" w:date="2024-10-16T01:03:00Z">
              <w:r w:rsidRPr="00790CA4">
                <w:rPr>
                  <w:rFonts w:ascii="Times New Roman" w:eastAsia="Times New Roman" w:hAnsi="Times New Roman"/>
                  <w:sz w:val="24"/>
                  <w:szCs w:val="24"/>
                  <w:lang w:eastAsia="vi-VN"/>
                </w:rPr>
                <w:t>Currency</w:t>
              </w:r>
            </w:ins>
          </w:p>
        </w:tc>
        <w:tc>
          <w:tcPr>
            <w:tcW w:w="1134" w:type="dxa"/>
            <w:shd w:val="clear" w:color="auto" w:fill="auto"/>
            <w:noWrap/>
            <w:vAlign w:val="center"/>
          </w:tcPr>
          <w:p w14:paraId="4B227BC9" w14:textId="77777777" w:rsidR="00F868EA" w:rsidRPr="0052167B" w:rsidRDefault="00F868EA" w:rsidP="00817E47">
            <w:pPr>
              <w:spacing w:before="0" w:line="240" w:lineRule="auto"/>
              <w:contextualSpacing w:val="0"/>
              <w:rPr>
                <w:ins w:id="20040" w:author="Phuong Truong Thi" w:date="2024-10-16T01:03:00Z"/>
                <w:rFonts w:ascii="Times New Roman" w:eastAsia="Times New Roman" w:hAnsi="Times New Roman"/>
                <w:sz w:val="24"/>
                <w:szCs w:val="24"/>
                <w:lang w:val="vi-VN" w:eastAsia="vi-VN"/>
              </w:rPr>
            </w:pPr>
          </w:p>
        </w:tc>
        <w:tc>
          <w:tcPr>
            <w:tcW w:w="994" w:type="dxa"/>
          </w:tcPr>
          <w:p w14:paraId="04F3BE1E" w14:textId="77777777" w:rsidR="00F868EA" w:rsidRPr="0052167B" w:rsidRDefault="00F868EA" w:rsidP="00817E47">
            <w:pPr>
              <w:spacing w:before="0" w:line="240" w:lineRule="auto"/>
              <w:contextualSpacing w:val="0"/>
              <w:jc w:val="center"/>
              <w:rPr>
                <w:ins w:id="20041" w:author="Phuong Truong Thi" w:date="2024-10-16T01:03:00Z"/>
                <w:rFonts w:ascii="Times New Roman" w:eastAsia="Times New Roman" w:hAnsi="Times New Roman"/>
                <w:sz w:val="24"/>
                <w:szCs w:val="24"/>
                <w:lang w:val="vi-VN" w:eastAsia="vi-VN"/>
              </w:rPr>
            </w:pPr>
            <w:ins w:id="20042" w:author="Phuong Truong Thi" w:date="2024-10-16T01:03:00Z">
              <w:r w:rsidRPr="0052167B">
                <w:rPr>
                  <w:rFonts w:ascii="Times New Roman" w:eastAsia="Times New Roman" w:hAnsi="Times New Roman"/>
                  <w:sz w:val="24"/>
                  <w:szCs w:val="24"/>
                  <w:lang w:eastAsia="vi-VN"/>
                </w:rPr>
                <w:t>N</w:t>
              </w:r>
            </w:ins>
          </w:p>
        </w:tc>
      </w:tr>
      <w:tr w:rsidR="00F868EA" w:rsidRPr="0052167B" w14:paraId="7988343C" w14:textId="77777777" w:rsidTr="004B3858">
        <w:trPr>
          <w:trHeight w:val="276"/>
          <w:ins w:id="20043" w:author="Phuong Truong Thi" w:date="2024-10-16T01:03:00Z"/>
        </w:trPr>
        <w:tc>
          <w:tcPr>
            <w:tcW w:w="670" w:type="dxa"/>
            <w:shd w:val="clear" w:color="auto" w:fill="auto"/>
            <w:vAlign w:val="center"/>
          </w:tcPr>
          <w:p w14:paraId="14E59E23" w14:textId="77777777" w:rsidR="00F868EA" w:rsidRPr="0052167B" w:rsidRDefault="00F868EA" w:rsidP="00817E47">
            <w:pPr>
              <w:pStyle w:val="ListParagraph"/>
              <w:numPr>
                <w:ilvl w:val="0"/>
                <w:numId w:val="63"/>
              </w:numPr>
              <w:spacing w:before="0" w:line="240" w:lineRule="auto"/>
              <w:contextualSpacing w:val="0"/>
              <w:jc w:val="left"/>
              <w:rPr>
                <w:ins w:id="20044" w:author="Phuong Truong Thi" w:date="2024-10-16T01:03:00Z"/>
                <w:rFonts w:eastAsia="Times New Roman"/>
                <w:szCs w:val="24"/>
                <w:lang w:val="vi-VN" w:eastAsia="vi-VN"/>
              </w:rPr>
            </w:pPr>
          </w:p>
        </w:tc>
        <w:tc>
          <w:tcPr>
            <w:tcW w:w="2097" w:type="dxa"/>
            <w:shd w:val="clear" w:color="auto" w:fill="auto"/>
            <w:vAlign w:val="center"/>
          </w:tcPr>
          <w:p w14:paraId="47F06F1E" w14:textId="77777777" w:rsidR="00F868EA" w:rsidRPr="0052167B" w:rsidRDefault="00F868EA" w:rsidP="00817E47">
            <w:pPr>
              <w:spacing w:before="0" w:line="240" w:lineRule="auto"/>
              <w:contextualSpacing w:val="0"/>
              <w:rPr>
                <w:ins w:id="20045" w:author="Phuong Truong Thi" w:date="2024-10-16T01:03:00Z"/>
                <w:rFonts w:ascii="Times New Roman" w:hAnsi="Times New Roman"/>
                <w:sz w:val="24"/>
                <w:szCs w:val="24"/>
              </w:rPr>
            </w:pPr>
            <w:ins w:id="20046" w:author="Phuong Truong Thi" w:date="2024-10-16T01:03:00Z">
              <w:r w:rsidRPr="0052167B">
                <w:rPr>
                  <w:rFonts w:ascii="Times New Roman" w:hAnsi="Times New Roman"/>
                  <w:sz w:val="24"/>
                  <w:szCs w:val="24"/>
                </w:rPr>
                <w:t>Phí BHNT mới trong tháng</w:t>
              </w:r>
            </w:ins>
          </w:p>
        </w:tc>
        <w:tc>
          <w:tcPr>
            <w:tcW w:w="2363" w:type="dxa"/>
            <w:vAlign w:val="center"/>
          </w:tcPr>
          <w:p w14:paraId="6DE3B9E5" w14:textId="77777777" w:rsidR="00F868EA" w:rsidRPr="0052167B" w:rsidRDefault="00F868EA" w:rsidP="00817E47">
            <w:pPr>
              <w:spacing w:before="0" w:line="240" w:lineRule="auto"/>
              <w:contextualSpacing w:val="0"/>
              <w:rPr>
                <w:ins w:id="20047" w:author="Phuong Truong Thi" w:date="2024-10-16T01:03:00Z"/>
                <w:rFonts w:ascii="Times New Roman" w:eastAsia="Times New Roman" w:hAnsi="Times New Roman"/>
                <w:sz w:val="24"/>
                <w:szCs w:val="24"/>
                <w:lang w:eastAsia="vi-VN"/>
              </w:rPr>
            </w:pPr>
            <w:ins w:id="20048" w:author="Phuong Truong Thi" w:date="2024-10-16T01:03:00Z">
              <w:r w:rsidRPr="0052167B">
                <w:rPr>
                  <w:rFonts w:ascii="Times New Roman" w:hAnsi="Times New Roman"/>
                  <w:sz w:val="24"/>
                  <w:szCs w:val="24"/>
                </w:rPr>
                <w:t>Tổng phí các hợp đồng BHNT mới trong tháng</w:t>
              </w:r>
            </w:ins>
          </w:p>
        </w:tc>
        <w:tc>
          <w:tcPr>
            <w:tcW w:w="937" w:type="dxa"/>
          </w:tcPr>
          <w:p w14:paraId="545F8AE3" w14:textId="77777777" w:rsidR="00F868EA" w:rsidRPr="0052167B" w:rsidRDefault="00F868EA" w:rsidP="00817E47">
            <w:pPr>
              <w:spacing w:before="0" w:line="240" w:lineRule="auto"/>
              <w:contextualSpacing w:val="0"/>
              <w:rPr>
                <w:ins w:id="20049" w:author="Phuong Truong Thi" w:date="2024-10-16T01:03:00Z"/>
                <w:rFonts w:ascii="Times New Roman" w:eastAsia="Times New Roman" w:hAnsi="Times New Roman"/>
                <w:sz w:val="24"/>
                <w:szCs w:val="24"/>
                <w:lang w:eastAsia="vi-VN"/>
              </w:rPr>
            </w:pPr>
            <w:ins w:id="20050" w:author="Phuong Truong Thi" w:date="2024-10-16T01:03:00Z">
              <w:r w:rsidRPr="00270EB5">
                <w:rPr>
                  <w:rFonts w:ascii="Times New Roman" w:eastAsia="Times New Roman" w:hAnsi="Times New Roman"/>
                  <w:sz w:val="24"/>
                  <w:szCs w:val="24"/>
                  <w:lang w:val="vi-VN" w:eastAsia="vi-VN"/>
                </w:rPr>
                <w:t>CRM</w:t>
              </w:r>
            </w:ins>
          </w:p>
        </w:tc>
        <w:tc>
          <w:tcPr>
            <w:tcW w:w="1111" w:type="dxa"/>
          </w:tcPr>
          <w:p w14:paraId="70601AAD" w14:textId="77777777" w:rsidR="00F868EA" w:rsidRPr="0052167B" w:rsidRDefault="00F868EA" w:rsidP="00817E47">
            <w:pPr>
              <w:spacing w:before="0" w:line="240" w:lineRule="auto"/>
              <w:contextualSpacing w:val="0"/>
              <w:rPr>
                <w:ins w:id="20051" w:author="Phuong Truong Thi" w:date="2024-10-16T01:03:00Z"/>
                <w:rFonts w:ascii="Times New Roman" w:eastAsia="Times New Roman" w:hAnsi="Times New Roman"/>
                <w:sz w:val="24"/>
                <w:szCs w:val="24"/>
                <w:lang w:eastAsia="vi-VN"/>
              </w:rPr>
            </w:pPr>
            <w:ins w:id="20052" w:author="Phuong Truong Thi" w:date="2024-10-16T01:03:00Z">
              <w:r w:rsidRPr="00790CA4">
                <w:rPr>
                  <w:rFonts w:ascii="Times New Roman" w:eastAsia="Times New Roman" w:hAnsi="Times New Roman"/>
                  <w:sz w:val="24"/>
                  <w:szCs w:val="24"/>
                  <w:lang w:eastAsia="vi-VN"/>
                </w:rPr>
                <w:t>Currency</w:t>
              </w:r>
            </w:ins>
          </w:p>
        </w:tc>
        <w:tc>
          <w:tcPr>
            <w:tcW w:w="1134" w:type="dxa"/>
            <w:shd w:val="clear" w:color="auto" w:fill="auto"/>
            <w:noWrap/>
            <w:vAlign w:val="center"/>
          </w:tcPr>
          <w:p w14:paraId="31EC547C" w14:textId="77777777" w:rsidR="00F868EA" w:rsidRPr="0052167B" w:rsidRDefault="00F868EA" w:rsidP="00817E47">
            <w:pPr>
              <w:spacing w:before="0" w:line="240" w:lineRule="auto"/>
              <w:contextualSpacing w:val="0"/>
              <w:rPr>
                <w:ins w:id="20053" w:author="Phuong Truong Thi" w:date="2024-10-16T01:03:00Z"/>
                <w:rFonts w:ascii="Times New Roman" w:eastAsia="Times New Roman" w:hAnsi="Times New Roman"/>
                <w:sz w:val="24"/>
                <w:szCs w:val="24"/>
                <w:lang w:val="vi-VN" w:eastAsia="vi-VN"/>
              </w:rPr>
            </w:pPr>
          </w:p>
        </w:tc>
        <w:tc>
          <w:tcPr>
            <w:tcW w:w="994" w:type="dxa"/>
          </w:tcPr>
          <w:p w14:paraId="5271F9C7" w14:textId="77777777" w:rsidR="00F868EA" w:rsidRPr="0052167B" w:rsidRDefault="00F868EA" w:rsidP="00817E47">
            <w:pPr>
              <w:spacing w:before="0" w:line="240" w:lineRule="auto"/>
              <w:contextualSpacing w:val="0"/>
              <w:jc w:val="center"/>
              <w:rPr>
                <w:ins w:id="20054" w:author="Phuong Truong Thi" w:date="2024-10-16T01:03:00Z"/>
                <w:rFonts w:ascii="Times New Roman" w:eastAsia="Times New Roman" w:hAnsi="Times New Roman"/>
                <w:sz w:val="24"/>
                <w:szCs w:val="24"/>
                <w:lang w:eastAsia="vi-VN"/>
              </w:rPr>
            </w:pPr>
            <w:ins w:id="20055" w:author="Phuong Truong Thi" w:date="2024-10-16T01:03:00Z">
              <w:r w:rsidRPr="0052167B">
                <w:rPr>
                  <w:rFonts w:ascii="Times New Roman" w:eastAsia="Times New Roman" w:hAnsi="Times New Roman"/>
                  <w:sz w:val="24"/>
                  <w:szCs w:val="24"/>
                  <w:lang w:eastAsia="vi-VN"/>
                </w:rPr>
                <w:t>N</w:t>
              </w:r>
            </w:ins>
          </w:p>
        </w:tc>
      </w:tr>
      <w:tr w:rsidR="00F868EA" w:rsidRPr="0052167B" w14:paraId="6A130BAE" w14:textId="77777777" w:rsidTr="004B3858">
        <w:trPr>
          <w:trHeight w:val="276"/>
          <w:ins w:id="20056" w:author="Phuong Truong Thi" w:date="2024-10-16T01:03:00Z"/>
        </w:trPr>
        <w:tc>
          <w:tcPr>
            <w:tcW w:w="670" w:type="dxa"/>
            <w:shd w:val="clear" w:color="auto" w:fill="auto"/>
            <w:vAlign w:val="center"/>
          </w:tcPr>
          <w:p w14:paraId="7948E60B" w14:textId="77777777" w:rsidR="00F868EA" w:rsidRPr="0052167B" w:rsidRDefault="00F868EA" w:rsidP="00817E47">
            <w:pPr>
              <w:pStyle w:val="ListParagraph"/>
              <w:numPr>
                <w:ilvl w:val="0"/>
                <w:numId w:val="63"/>
              </w:numPr>
              <w:spacing w:before="0" w:line="240" w:lineRule="auto"/>
              <w:contextualSpacing w:val="0"/>
              <w:jc w:val="left"/>
              <w:rPr>
                <w:ins w:id="20057" w:author="Phuong Truong Thi" w:date="2024-10-16T01:03:00Z"/>
                <w:rFonts w:eastAsia="Times New Roman"/>
                <w:szCs w:val="24"/>
                <w:lang w:val="vi-VN" w:eastAsia="vi-VN"/>
              </w:rPr>
            </w:pPr>
          </w:p>
        </w:tc>
        <w:tc>
          <w:tcPr>
            <w:tcW w:w="2097" w:type="dxa"/>
            <w:shd w:val="clear" w:color="auto" w:fill="auto"/>
            <w:vAlign w:val="center"/>
          </w:tcPr>
          <w:p w14:paraId="7CAE24C3" w14:textId="77777777" w:rsidR="00F868EA" w:rsidRPr="00126368" w:rsidRDefault="00F868EA" w:rsidP="00817E47">
            <w:pPr>
              <w:spacing w:before="0" w:line="240" w:lineRule="auto"/>
              <w:contextualSpacing w:val="0"/>
              <w:rPr>
                <w:ins w:id="20058" w:author="Phuong Truong Thi" w:date="2024-10-16T01:03:00Z"/>
                <w:rFonts w:ascii="Times New Roman" w:hAnsi="Times New Roman"/>
                <w:sz w:val="24"/>
                <w:szCs w:val="24"/>
                <w:lang w:val="vi-VN"/>
              </w:rPr>
            </w:pPr>
            <w:ins w:id="20059" w:author="Phuong Truong Thi" w:date="2024-10-16T01:03:00Z">
              <w:r w:rsidRPr="00126368">
                <w:rPr>
                  <w:rFonts w:ascii="Times New Roman" w:hAnsi="Times New Roman"/>
                  <w:sz w:val="24"/>
                  <w:szCs w:val="24"/>
                  <w:lang w:val="vi-VN"/>
                </w:rPr>
                <w:t>Tổng số sản phẩm KH đang nắm giữ</w:t>
              </w:r>
            </w:ins>
          </w:p>
        </w:tc>
        <w:tc>
          <w:tcPr>
            <w:tcW w:w="2363" w:type="dxa"/>
            <w:vAlign w:val="center"/>
          </w:tcPr>
          <w:p w14:paraId="3FC534EA" w14:textId="77777777" w:rsidR="00F868EA" w:rsidRPr="0052167B" w:rsidRDefault="00F868EA" w:rsidP="00817E47">
            <w:pPr>
              <w:spacing w:before="0" w:line="240" w:lineRule="auto"/>
              <w:contextualSpacing w:val="0"/>
              <w:rPr>
                <w:ins w:id="20060" w:author="Phuong Truong Thi" w:date="2024-10-16T01:03:00Z"/>
                <w:rFonts w:ascii="Times New Roman" w:eastAsia="Times New Roman" w:hAnsi="Times New Roman"/>
                <w:sz w:val="24"/>
                <w:szCs w:val="24"/>
                <w:lang w:eastAsia="vi-VN"/>
              </w:rPr>
            </w:pPr>
            <w:ins w:id="20061" w:author="Phuong Truong Thi" w:date="2024-10-16T01:03:00Z">
              <w:r w:rsidRPr="0052167B">
                <w:rPr>
                  <w:rFonts w:ascii="Times New Roman" w:hAnsi="Times New Roman"/>
                  <w:sz w:val="24"/>
                  <w:szCs w:val="24"/>
                </w:rPr>
                <w:t>Tổng số lượng KH sản phẩm đang nắm giữ theo file Product holding</w:t>
              </w:r>
            </w:ins>
          </w:p>
        </w:tc>
        <w:tc>
          <w:tcPr>
            <w:tcW w:w="937" w:type="dxa"/>
          </w:tcPr>
          <w:p w14:paraId="0B8BDA64" w14:textId="77777777" w:rsidR="00F868EA" w:rsidRPr="0052167B" w:rsidRDefault="00F868EA" w:rsidP="00817E47">
            <w:pPr>
              <w:spacing w:before="0" w:line="240" w:lineRule="auto"/>
              <w:contextualSpacing w:val="0"/>
              <w:rPr>
                <w:ins w:id="20062" w:author="Phuong Truong Thi" w:date="2024-10-16T01:03:00Z"/>
                <w:rFonts w:ascii="Times New Roman" w:eastAsia="Times New Roman" w:hAnsi="Times New Roman"/>
                <w:sz w:val="24"/>
                <w:szCs w:val="24"/>
                <w:lang w:eastAsia="vi-VN"/>
              </w:rPr>
            </w:pPr>
            <w:ins w:id="20063" w:author="Phuong Truong Thi" w:date="2024-10-16T01:03:00Z">
              <w:r w:rsidRPr="00270EB5">
                <w:rPr>
                  <w:rFonts w:ascii="Times New Roman" w:eastAsia="Times New Roman" w:hAnsi="Times New Roman"/>
                  <w:sz w:val="24"/>
                  <w:szCs w:val="24"/>
                  <w:lang w:val="vi-VN" w:eastAsia="vi-VN"/>
                </w:rPr>
                <w:t>CRM</w:t>
              </w:r>
            </w:ins>
          </w:p>
        </w:tc>
        <w:tc>
          <w:tcPr>
            <w:tcW w:w="1111" w:type="dxa"/>
          </w:tcPr>
          <w:p w14:paraId="0F45D897" w14:textId="77777777" w:rsidR="00F868EA" w:rsidRPr="0052167B" w:rsidRDefault="00F868EA" w:rsidP="00817E47">
            <w:pPr>
              <w:spacing w:before="0" w:line="240" w:lineRule="auto"/>
              <w:contextualSpacing w:val="0"/>
              <w:rPr>
                <w:ins w:id="20064" w:author="Phuong Truong Thi" w:date="2024-10-16T01:03:00Z"/>
                <w:rFonts w:ascii="Times New Roman" w:eastAsia="Times New Roman" w:hAnsi="Times New Roman"/>
                <w:sz w:val="24"/>
                <w:szCs w:val="24"/>
                <w:lang w:eastAsia="vi-VN"/>
              </w:rPr>
            </w:pPr>
            <w:ins w:id="20065"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0592DD6B" w14:textId="77777777" w:rsidR="00F868EA" w:rsidRPr="0052167B" w:rsidRDefault="00F868EA" w:rsidP="00817E47">
            <w:pPr>
              <w:spacing w:before="0" w:line="240" w:lineRule="auto"/>
              <w:contextualSpacing w:val="0"/>
              <w:rPr>
                <w:ins w:id="20066" w:author="Phuong Truong Thi" w:date="2024-10-16T01:03:00Z"/>
                <w:rFonts w:ascii="Times New Roman" w:eastAsia="Times New Roman" w:hAnsi="Times New Roman"/>
                <w:sz w:val="24"/>
                <w:szCs w:val="24"/>
                <w:lang w:val="vi-VN" w:eastAsia="vi-VN"/>
              </w:rPr>
            </w:pPr>
          </w:p>
        </w:tc>
        <w:tc>
          <w:tcPr>
            <w:tcW w:w="994" w:type="dxa"/>
          </w:tcPr>
          <w:p w14:paraId="6E450D10" w14:textId="77777777" w:rsidR="00F868EA" w:rsidRPr="0052167B" w:rsidRDefault="00F868EA" w:rsidP="00817E47">
            <w:pPr>
              <w:spacing w:before="0" w:line="240" w:lineRule="auto"/>
              <w:contextualSpacing w:val="0"/>
              <w:jc w:val="center"/>
              <w:rPr>
                <w:ins w:id="20067" w:author="Phuong Truong Thi" w:date="2024-10-16T01:03:00Z"/>
                <w:rFonts w:ascii="Times New Roman" w:eastAsia="Times New Roman" w:hAnsi="Times New Roman"/>
                <w:sz w:val="24"/>
                <w:szCs w:val="24"/>
                <w:lang w:eastAsia="vi-VN"/>
              </w:rPr>
            </w:pPr>
            <w:ins w:id="20068" w:author="Phuong Truong Thi" w:date="2024-10-16T01:03:00Z">
              <w:r w:rsidRPr="0052167B">
                <w:rPr>
                  <w:rFonts w:ascii="Times New Roman" w:eastAsia="Times New Roman" w:hAnsi="Times New Roman"/>
                  <w:sz w:val="24"/>
                  <w:szCs w:val="24"/>
                  <w:lang w:eastAsia="vi-VN"/>
                </w:rPr>
                <w:t>Y</w:t>
              </w:r>
            </w:ins>
          </w:p>
        </w:tc>
      </w:tr>
      <w:tr w:rsidR="00ED7513" w:rsidRPr="0052167B" w14:paraId="34718C42" w14:textId="77777777" w:rsidTr="00817E47">
        <w:trPr>
          <w:trHeight w:val="276"/>
          <w:ins w:id="20069" w:author="Phuong Truong Thi" w:date="2024-10-16T01:03:00Z"/>
        </w:trPr>
        <w:tc>
          <w:tcPr>
            <w:tcW w:w="9306" w:type="dxa"/>
            <w:gridSpan w:val="7"/>
          </w:tcPr>
          <w:p w14:paraId="51C60318" w14:textId="77777777" w:rsidR="00ED7513" w:rsidRPr="0052167B" w:rsidRDefault="00ED7513" w:rsidP="00817E47">
            <w:pPr>
              <w:spacing w:before="0" w:line="240" w:lineRule="auto"/>
              <w:contextualSpacing w:val="0"/>
              <w:jc w:val="left"/>
              <w:rPr>
                <w:ins w:id="20070" w:author="Phuong Truong Thi" w:date="2024-10-16T01:03:00Z"/>
                <w:rFonts w:ascii="Times New Roman" w:eastAsia="Times New Roman" w:hAnsi="Times New Roman"/>
                <w:sz w:val="24"/>
                <w:szCs w:val="24"/>
                <w:lang w:eastAsia="vi-VN"/>
              </w:rPr>
            </w:pPr>
            <w:ins w:id="20071" w:author="Phuong Truong Thi" w:date="2024-10-16T01:03:00Z">
              <w:r w:rsidRPr="0052167B">
                <w:rPr>
                  <w:rFonts w:ascii="Times New Roman" w:eastAsia="Times New Roman" w:hAnsi="Times New Roman"/>
                  <w:sz w:val="24"/>
                  <w:szCs w:val="24"/>
                  <w:lang w:eastAsia="vi-VN"/>
                </w:rPr>
                <w:t>Dư nợ</w:t>
              </w:r>
            </w:ins>
          </w:p>
        </w:tc>
      </w:tr>
      <w:tr w:rsidR="00F868EA" w:rsidRPr="0052167B" w14:paraId="2772F042" w14:textId="77777777" w:rsidTr="004B3858">
        <w:trPr>
          <w:trHeight w:val="276"/>
          <w:ins w:id="20072" w:author="Phuong Truong Thi" w:date="2024-10-16T01:03:00Z"/>
        </w:trPr>
        <w:tc>
          <w:tcPr>
            <w:tcW w:w="670" w:type="dxa"/>
            <w:shd w:val="clear" w:color="auto" w:fill="auto"/>
            <w:vAlign w:val="center"/>
          </w:tcPr>
          <w:p w14:paraId="031E7FF8" w14:textId="77777777" w:rsidR="00F868EA" w:rsidRPr="0052167B" w:rsidRDefault="00F868EA" w:rsidP="00817E47">
            <w:pPr>
              <w:pStyle w:val="ListParagraph"/>
              <w:numPr>
                <w:ilvl w:val="0"/>
                <w:numId w:val="63"/>
              </w:numPr>
              <w:spacing w:before="0" w:line="240" w:lineRule="auto"/>
              <w:contextualSpacing w:val="0"/>
              <w:jc w:val="left"/>
              <w:rPr>
                <w:ins w:id="20073" w:author="Phuong Truong Thi" w:date="2024-10-16T01:03:00Z"/>
                <w:rFonts w:eastAsia="Times New Roman"/>
                <w:szCs w:val="24"/>
                <w:lang w:val="vi-VN" w:eastAsia="vi-VN"/>
              </w:rPr>
            </w:pPr>
          </w:p>
        </w:tc>
        <w:tc>
          <w:tcPr>
            <w:tcW w:w="2097" w:type="dxa"/>
            <w:shd w:val="clear" w:color="auto" w:fill="auto"/>
            <w:vAlign w:val="center"/>
          </w:tcPr>
          <w:p w14:paraId="44200537" w14:textId="77777777" w:rsidR="00F868EA" w:rsidRPr="0052167B" w:rsidRDefault="00F868EA" w:rsidP="00817E47">
            <w:pPr>
              <w:spacing w:before="0" w:line="240" w:lineRule="auto"/>
              <w:contextualSpacing w:val="0"/>
              <w:rPr>
                <w:ins w:id="20074" w:author="Phuong Truong Thi" w:date="2024-10-16T01:03:00Z"/>
                <w:rFonts w:ascii="Times New Roman" w:hAnsi="Times New Roman"/>
                <w:sz w:val="24"/>
                <w:szCs w:val="24"/>
              </w:rPr>
            </w:pPr>
            <w:ins w:id="20075" w:author="Phuong Truong Thi" w:date="2024-10-16T01:03:00Z">
              <w:r w:rsidRPr="0052167B">
                <w:rPr>
                  <w:rFonts w:ascii="Times New Roman" w:hAnsi="Times New Roman"/>
                  <w:sz w:val="24"/>
                  <w:szCs w:val="24"/>
                </w:rPr>
                <w:t>Tổng dư nợ OD, UPL, SL</w:t>
              </w:r>
            </w:ins>
          </w:p>
        </w:tc>
        <w:tc>
          <w:tcPr>
            <w:tcW w:w="2363" w:type="dxa"/>
            <w:vAlign w:val="center"/>
          </w:tcPr>
          <w:p w14:paraId="1B74EAB3" w14:textId="77777777" w:rsidR="00F868EA" w:rsidRPr="0052167B" w:rsidRDefault="00F868EA" w:rsidP="00817E47">
            <w:pPr>
              <w:spacing w:before="0" w:line="240" w:lineRule="auto"/>
              <w:contextualSpacing w:val="0"/>
              <w:rPr>
                <w:ins w:id="20076" w:author="Phuong Truong Thi" w:date="2024-10-16T01:03:00Z"/>
                <w:rFonts w:ascii="Times New Roman" w:eastAsia="Times New Roman" w:hAnsi="Times New Roman"/>
                <w:sz w:val="24"/>
                <w:szCs w:val="24"/>
                <w:lang w:eastAsia="vi-VN"/>
              </w:rPr>
            </w:pPr>
            <w:ins w:id="20077" w:author="Phuong Truong Thi" w:date="2024-10-16T01:03:00Z">
              <w:r w:rsidRPr="0052167B">
                <w:rPr>
                  <w:rFonts w:ascii="Times New Roman" w:hAnsi="Times New Roman"/>
                  <w:sz w:val="24"/>
                  <w:szCs w:val="24"/>
                </w:rPr>
                <w:t>Tổng dư nợ OD, UPL, SL của KH tại VPB tại ngày dữ liệu</w:t>
              </w:r>
            </w:ins>
          </w:p>
        </w:tc>
        <w:tc>
          <w:tcPr>
            <w:tcW w:w="937" w:type="dxa"/>
          </w:tcPr>
          <w:p w14:paraId="6F5C85BA" w14:textId="77777777" w:rsidR="00F868EA" w:rsidRPr="0052167B" w:rsidRDefault="00F868EA" w:rsidP="00817E47">
            <w:pPr>
              <w:spacing w:before="0" w:line="240" w:lineRule="auto"/>
              <w:contextualSpacing w:val="0"/>
              <w:rPr>
                <w:ins w:id="20078" w:author="Phuong Truong Thi" w:date="2024-10-16T01:03:00Z"/>
                <w:rFonts w:ascii="Times New Roman" w:eastAsia="Times New Roman" w:hAnsi="Times New Roman"/>
                <w:sz w:val="24"/>
                <w:szCs w:val="24"/>
                <w:lang w:eastAsia="vi-VN"/>
              </w:rPr>
            </w:pPr>
            <w:ins w:id="20079"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4B833352" w14:textId="77777777" w:rsidR="00F868EA" w:rsidRPr="0052167B" w:rsidRDefault="00F868EA" w:rsidP="00817E47">
            <w:pPr>
              <w:spacing w:before="0" w:line="240" w:lineRule="auto"/>
              <w:contextualSpacing w:val="0"/>
              <w:rPr>
                <w:ins w:id="20080" w:author="Phuong Truong Thi" w:date="2024-10-16T01:03:00Z"/>
                <w:rFonts w:ascii="Times New Roman" w:eastAsia="Times New Roman" w:hAnsi="Times New Roman"/>
                <w:sz w:val="24"/>
                <w:szCs w:val="24"/>
                <w:lang w:eastAsia="vi-VN"/>
              </w:rPr>
            </w:pPr>
            <w:ins w:id="20081"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0354A949" w14:textId="77777777" w:rsidR="00F868EA" w:rsidRPr="0052167B" w:rsidRDefault="00F868EA" w:rsidP="00817E47">
            <w:pPr>
              <w:spacing w:before="0" w:line="240" w:lineRule="auto"/>
              <w:contextualSpacing w:val="0"/>
              <w:rPr>
                <w:ins w:id="20082" w:author="Phuong Truong Thi" w:date="2024-10-16T01:03:00Z"/>
                <w:rFonts w:ascii="Times New Roman" w:eastAsia="Times New Roman" w:hAnsi="Times New Roman"/>
                <w:sz w:val="24"/>
                <w:szCs w:val="24"/>
                <w:lang w:val="vi-VN" w:eastAsia="vi-VN"/>
              </w:rPr>
            </w:pPr>
          </w:p>
        </w:tc>
        <w:tc>
          <w:tcPr>
            <w:tcW w:w="994" w:type="dxa"/>
          </w:tcPr>
          <w:p w14:paraId="61EEF67C" w14:textId="77777777" w:rsidR="00F868EA" w:rsidRPr="0052167B" w:rsidRDefault="00F868EA" w:rsidP="00817E47">
            <w:pPr>
              <w:spacing w:before="0" w:line="240" w:lineRule="auto"/>
              <w:contextualSpacing w:val="0"/>
              <w:jc w:val="center"/>
              <w:rPr>
                <w:ins w:id="20083" w:author="Phuong Truong Thi" w:date="2024-10-16T01:03:00Z"/>
                <w:rFonts w:ascii="Times New Roman" w:eastAsia="Times New Roman" w:hAnsi="Times New Roman"/>
                <w:sz w:val="24"/>
                <w:szCs w:val="24"/>
                <w:lang w:eastAsia="vi-VN"/>
              </w:rPr>
            </w:pPr>
            <w:ins w:id="20084" w:author="Phuong Truong Thi" w:date="2024-10-16T01:03:00Z">
              <w:r w:rsidRPr="0052167B">
                <w:rPr>
                  <w:rFonts w:ascii="Times New Roman" w:eastAsia="Times New Roman" w:hAnsi="Times New Roman"/>
                  <w:sz w:val="24"/>
                  <w:szCs w:val="24"/>
                  <w:lang w:eastAsia="vi-VN"/>
                </w:rPr>
                <w:t>N</w:t>
              </w:r>
            </w:ins>
          </w:p>
        </w:tc>
      </w:tr>
      <w:tr w:rsidR="00F868EA" w:rsidRPr="0052167B" w14:paraId="411C3727" w14:textId="77777777" w:rsidTr="004B3858">
        <w:trPr>
          <w:trHeight w:val="276"/>
          <w:ins w:id="20085" w:author="Phuong Truong Thi" w:date="2024-10-16T01:03:00Z"/>
        </w:trPr>
        <w:tc>
          <w:tcPr>
            <w:tcW w:w="670" w:type="dxa"/>
            <w:shd w:val="clear" w:color="auto" w:fill="auto"/>
            <w:vAlign w:val="center"/>
          </w:tcPr>
          <w:p w14:paraId="7F77CC18" w14:textId="77777777" w:rsidR="00F868EA" w:rsidRPr="0052167B" w:rsidRDefault="00F868EA" w:rsidP="00817E47">
            <w:pPr>
              <w:pStyle w:val="ListParagraph"/>
              <w:numPr>
                <w:ilvl w:val="0"/>
                <w:numId w:val="63"/>
              </w:numPr>
              <w:spacing w:before="0" w:line="240" w:lineRule="auto"/>
              <w:contextualSpacing w:val="0"/>
              <w:jc w:val="left"/>
              <w:rPr>
                <w:ins w:id="20086" w:author="Phuong Truong Thi" w:date="2024-10-16T01:03:00Z"/>
                <w:rFonts w:eastAsia="Times New Roman"/>
                <w:szCs w:val="24"/>
                <w:lang w:val="vi-VN" w:eastAsia="vi-VN"/>
              </w:rPr>
            </w:pPr>
          </w:p>
        </w:tc>
        <w:tc>
          <w:tcPr>
            <w:tcW w:w="2097" w:type="dxa"/>
            <w:shd w:val="clear" w:color="auto" w:fill="auto"/>
            <w:vAlign w:val="center"/>
          </w:tcPr>
          <w:p w14:paraId="31DDB6CC" w14:textId="77777777" w:rsidR="00F868EA" w:rsidRPr="0052167B" w:rsidRDefault="00F868EA" w:rsidP="00817E47">
            <w:pPr>
              <w:spacing w:before="0" w:line="240" w:lineRule="auto"/>
              <w:contextualSpacing w:val="0"/>
              <w:rPr>
                <w:ins w:id="20087" w:author="Phuong Truong Thi" w:date="2024-10-16T01:03:00Z"/>
                <w:rFonts w:ascii="Times New Roman" w:hAnsi="Times New Roman"/>
                <w:sz w:val="24"/>
                <w:szCs w:val="24"/>
              </w:rPr>
            </w:pPr>
            <w:ins w:id="20088" w:author="Phuong Truong Thi" w:date="2024-10-16T01:03:00Z">
              <w:r w:rsidRPr="0052167B">
                <w:rPr>
                  <w:rFonts w:ascii="Times New Roman" w:hAnsi="Times New Roman"/>
                  <w:sz w:val="24"/>
                  <w:szCs w:val="24"/>
                </w:rPr>
                <w:t>Dư nợ OD</w:t>
              </w:r>
            </w:ins>
          </w:p>
        </w:tc>
        <w:tc>
          <w:tcPr>
            <w:tcW w:w="2363" w:type="dxa"/>
            <w:vAlign w:val="center"/>
          </w:tcPr>
          <w:p w14:paraId="21BA702D" w14:textId="77777777" w:rsidR="00F868EA" w:rsidRPr="0052167B" w:rsidRDefault="00F868EA" w:rsidP="00817E47">
            <w:pPr>
              <w:spacing w:before="0" w:line="240" w:lineRule="auto"/>
              <w:contextualSpacing w:val="0"/>
              <w:rPr>
                <w:ins w:id="20089" w:author="Phuong Truong Thi" w:date="2024-10-16T01:03:00Z"/>
                <w:rFonts w:ascii="Times New Roman" w:eastAsia="Times New Roman" w:hAnsi="Times New Roman"/>
                <w:sz w:val="24"/>
                <w:szCs w:val="24"/>
                <w:lang w:eastAsia="vi-VN"/>
              </w:rPr>
            </w:pPr>
            <w:ins w:id="20090" w:author="Phuong Truong Thi" w:date="2024-10-16T01:03:00Z">
              <w:r w:rsidRPr="0052167B">
                <w:rPr>
                  <w:rFonts w:ascii="Times New Roman" w:hAnsi="Times New Roman"/>
                  <w:sz w:val="24"/>
                  <w:szCs w:val="24"/>
                </w:rPr>
                <w:t>Tổng Dư nợ OD của KH tại ngày báo cáo</w:t>
              </w:r>
            </w:ins>
          </w:p>
        </w:tc>
        <w:tc>
          <w:tcPr>
            <w:tcW w:w="937" w:type="dxa"/>
          </w:tcPr>
          <w:p w14:paraId="086E2D71" w14:textId="77777777" w:rsidR="00F868EA" w:rsidRPr="0052167B" w:rsidRDefault="00F868EA" w:rsidP="00817E47">
            <w:pPr>
              <w:spacing w:before="0" w:line="240" w:lineRule="auto"/>
              <w:contextualSpacing w:val="0"/>
              <w:rPr>
                <w:ins w:id="20091" w:author="Phuong Truong Thi" w:date="2024-10-16T01:03:00Z"/>
                <w:rFonts w:ascii="Times New Roman" w:eastAsia="Times New Roman" w:hAnsi="Times New Roman"/>
                <w:sz w:val="24"/>
                <w:szCs w:val="24"/>
                <w:lang w:eastAsia="vi-VN"/>
              </w:rPr>
            </w:pPr>
            <w:ins w:id="20092"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05D1F948" w14:textId="77777777" w:rsidR="00F868EA" w:rsidRPr="0052167B" w:rsidRDefault="00F868EA" w:rsidP="00817E47">
            <w:pPr>
              <w:spacing w:before="0" w:line="240" w:lineRule="auto"/>
              <w:contextualSpacing w:val="0"/>
              <w:rPr>
                <w:ins w:id="20093" w:author="Phuong Truong Thi" w:date="2024-10-16T01:03:00Z"/>
                <w:rFonts w:ascii="Times New Roman" w:eastAsia="Times New Roman" w:hAnsi="Times New Roman"/>
                <w:sz w:val="24"/>
                <w:szCs w:val="24"/>
                <w:lang w:eastAsia="vi-VN"/>
              </w:rPr>
            </w:pPr>
            <w:ins w:id="20094"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6354FF98" w14:textId="77777777" w:rsidR="00F868EA" w:rsidRPr="0052167B" w:rsidRDefault="00F868EA" w:rsidP="00817E47">
            <w:pPr>
              <w:spacing w:before="0" w:line="240" w:lineRule="auto"/>
              <w:contextualSpacing w:val="0"/>
              <w:rPr>
                <w:ins w:id="20095" w:author="Phuong Truong Thi" w:date="2024-10-16T01:03:00Z"/>
                <w:rFonts w:ascii="Times New Roman" w:eastAsia="Times New Roman" w:hAnsi="Times New Roman"/>
                <w:sz w:val="24"/>
                <w:szCs w:val="24"/>
                <w:lang w:val="vi-VN" w:eastAsia="vi-VN"/>
              </w:rPr>
            </w:pPr>
          </w:p>
        </w:tc>
        <w:tc>
          <w:tcPr>
            <w:tcW w:w="994" w:type="dxa"/>
          </w:tcPr>
          <w:p w14:paraId="4EDE4C26" w14:textId="77777777" w:rsidR="00F868EA" w:rsidRPr="0052167B" w:rsidRDefault="00F868EA" w:rsidP="00817E47">
            <w:pPr>
              <w:spacing w:before="0" w:line="240" w:lineRule="auto"/>
              <w:contextualSpacing w:val="0"/>
              <w:jc w:val="center"/>
              <w:rPr>
                <w:ins w:id="20096" w:author="Phuong Truong Thi" w:date="2024-10-16T01:03:00Z"/>
                <w:rFonts w:ascii="Times New Roman" w:eastAsia="Times New Roman" w:hAnsi="Times New Roman"/>
                <w:sz w:val="24"/>
                <w:szCs w:val="24"/>
                <w:lang w:val="vi-VN" w:eastAsia="vi-VN"/>
              </w:rPr>
            </w:pPr>
            <w:ins w:id="20097" w:author="Phuong Truong Thi" w:date="2024-10-16T01:03:00Z">
              <w:r w:rsidRPr="0052167B">
                <w:rPr>
                  <w:rFonts w:ascii="Times New Roman" w:eastAsia="Times New Roman" w:hAnsi="Times New Roman"/>
                  <w:sz w:val="24"/>
                  <w:szCs w:val="24"/>
                  <w:lang w:eastAsia="vi-VN"/>
                </w:rPr>
                <w:t>N</w:t>
              </w:r>
            </w:ins>
          </w:p>
        </w:tc>
      </w:tr>
      <w:tr w:rsidR="00F868EA" w:rsidRPr="0052167B" w14:paraId="18ADBB59" w14:textId="77777777" w:rsidTr="004B3858">
        <w:trPr>
          <w:trHeight w:val="276"/>
          <w:ins w:id="20098" w:author="Phuong Truong Thi" w:date="2024-10-16T01:03:00Z"/>
        </w:trPr>
        <w:tc>
          <w:tcPr>
            <w:tcW w:w="670" w:type="dxa"/>
            <w:shd w:val="clear" w:color="auto" w:fill="auto"/>
            <w:vAlign w:val="center"/>
          </w:tcPr>
          <w:p w14:paraId="727CBBD7" w14:textId="77777777" w:rsidR="00F868EA" w:rsidRPr="0052167B" w:rsidRDefault="00F868EA" w:rsidP="00817E47">
            <w:pPr>
              <w:pStyle w:val="ListParagraph"/>
              <w:numPr>
                <w:ilvl w:val="0"/>
                <w:numId w:val="63"/>
              </w:numPr>
              <w:spacing w:before="0" w:line="240" w:lineRule="auto"/>
              <w:contextualSpacing w:val="0"/>
              <w:jc w:val="left"/>
              <w:rPr>
                <w:ins w:id="20099" w:author="Phuong Truong Thi" w:date="2024-10-16T01:03:00Z"/>
                <w:rFonts w:eastAsia="Times New Roman"/>
                <w:szCs w:val="24"/>
                <w:lang w:val="vi-VN" w:eastAsia="vi-VN"/>
              </w:rPr>
            </w:pPr>
          </w:p>
        </w:tc>
        <w:tc>
          <w:tcPr>
            <w:tcW w:w="2097" w:type="dxa"/>
            <w:shd w:val="clear" w:color="auto" w:fill="auto"/>
            <w:vAlign w:val="center"/>
          </w:tcPr>
          <w:p w14:paraId="363F1DCB" w14:textId="77777777" w:rsidR="00F868EA" w:rsidRPr="0052167B" w:rsidRDefault="00F868EA" w:rsidP="00817E47">
            <w:pPr>
              <w:spacing w:before="0" w:line="240" w:lineRule="auto"/>
              <w:contextualSpacing w:val="0"/>
              <w:rPr>
                <w:ins w:id="20100" w:author="Phuong Truong Thi" w:date="2024-10-16T01:03:00Z"/>
                <w:rFonts w:ascii="Times New Roman" w:hAnsi="Times New Roman"/>
                <w:sz w:val="24"/>
                <w:szCs w:val="24"/>
              </w:rPr>
            </w:pPr>
            <w:ins w:id="20101" w:author="Phuong Truong Thi" w:date="2024-10-16T01:03:00Z">
              <w:r w:rsidRPr="0052167B">
                <w:rPr>
                  <w:rFonts w:ascii="Times New Roman" w:hAnsi="Times New Roman"/>
                  <w:sz w:val="24"/>
                  <w:szCs w:val="24"/>
                </w:rPr>
                <w:t>Dư nợ UPL</w:t>
              </w:r>
            </w:ins>
          </w:p>
        </w:tc>
        <w:tc>
          <w:tcPr>
            <w:tcW w:w="2363" w:type="dxa"/>
            <w:vAlign w:val="center"/>
          </w:tcPr>
          <w:p w14:paraId="2E66C3CC" w14:textId="77777777" w:rsidR="00F868EA" w:rsidRPr="0052167B" w:rsidRDefault="00F868EA" w:rsidP="00817E47">
            <w:pPr>
              <w:spacing w:before="0" w:line="240" w:lineRule="auto"/>
              <w:contextualSpacing w:val="0"/>
              <w:rPr>
                <w:ins w:id="20102" w:author="Phuong Truong Thi" w:date="2024-10-16T01:03:00Z"/>
                <w:rFonts w:ascii="Times New Roman" w:eastAsia="Times New Roman" w:hAnsi="Times New Roman"/>
                <w:sz w:val="24"/>
                <w:szCs w:val="24"/>
                <w:lang w:eastAsia="vi-VN"/>
              </w:rPr>
            </w:pPr>
            <w:ins w:id="20103" w:author="Phuong Truong Thi" w:date="2024-10-16T01:03:00Z">
              <w:r w:rsidRPr="0052167B">
                <w:rPr>
                  <w:rFonts w:ascii="Times New Roman" w:hAnsi="Times New Roman"/>
                  <w:sz w:val="24"/>
                  <w:szCs w:val="24"/>
                </w:rPr>
                <w:t>Tổng Dư nợ UPL của KH tại ngày báo cáo</w:t>
              </w:r>
            </w:ins>
          </w:p>
        </w:tc>
        <w:tc>
          <w:tcPr>
            <w:tcW w:w="937" w:type="dxa"/>
          </w:tcPr>
          <w:p w14:paraId="377234CA" w14:textId="77777777" w:rsidR="00F868EA" w:rsidRPr="0052167B" w:rsidRDefault="00F868EA" w:rsidP="00817E47">
            <w:pPr>
              <w:spacing w:before="0" w:line="240" w:lineRule="auto"/>
              <w:contextualSpacing w:val="0"/>
              <w:rPr>
                <w:ins w:id="20104" w:author="Phuong Truong Thi" w:date="2024-10-16T01:03:00Z"/>
                <w:rFonts w:ascii="Times New Roman" w:eastAsia="Times New Roman" w:hAnsi="Times New Roman"/>
                <w:sz w:val="24"/>
                <w:szCs w:val="24"/>
                <w:lang w:eastAsia="vi-VN"/>
              </w:rPr>
            </w:pPr>
            <w:ins w:id="20105"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335FEE65" w14:textId="77777777" w:rsidR="00F868EA" w:rsidRPr="0052167B" w:rsidRDefault="00F868EA" w:rsidP="00817E47">
            <w:pPr>
              <w:spacing w:before="0" w:line="240" w:lineRule="auto"/>
              <w:contextualSpacing w:val="0"/>
              <w:rPr>
                <w:ins w:id="20106" w:author="Phuong Truong Thi" w:date="2024-10-16T01:03:00Z"/>
                <w:rFonts w:ascii="Times New Roman" w:eastAsia="Times New Roman" w:hAnsi="Times New Roman"/>
                <w:sz w:val="24"/>
                <w:szCs w:val="24"/>
                <w:lang w:eastAsia="vi-VN"/>
              </w:rPr>
            </w:pPr>
            <w:ins w:id="20107"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02495756" w14:textId="77777777" w:rsidR="00F868EA" w:rsidRPr="0052167B" w:rsidRDefault="00F868EA" w:rsidP="00817E47">
            <w:pPr>
              <w:spacing w:before="0" w:line="240" w:lineRule="auto"/>
              <w:contextualSpacing w:val="0"/>
              <w:rPr>
                <w:ins w:id="20108" w:author="Phuong Truong Thi" w:date="2024-10-16T01:03:00Z"/>
                <w:rFonts w:ascii="Times New Roman" w:eastAsia="Times New Roman" w:hAnsi="Times New Roman"/>
                <w:sz w:val="24"/>
                <w:szCs w:val="24"/>
                <w:lang w:val="vi-VN" w:eastAsia="vi-VN"/>
              </w:rPr>
            </w:pPr>
          </w:p>
        </w:tc>
        <w:tc>
          <w:tcPr>
            <w:tcW w:w="994" w:type="dxa"/>
          </w:tcPr>
          <w:p w14:paraId="52A82C06" w14:textId="77777777" w:rsidR="00F868EA" w:rsidRPr="0052167B" w:rsidRDefault="00F868EA" w:rsidP="00817E47">
            <w:pPr>
              <w:spacing w:before="0" w:line="240" w:lineRule="auto"/>
              <w:contextualSpacing w:val="0"/>
              <w:jc w:val="center"/>
              <w:rPr>
                <w:ins w:id="20109" w:author="Phuong Truong Thi" w:date="2024-10-16T01:03:00Z"/>
                <w:rFonts w:ascii="Times New Roman" w:eastAsia="Times New Roman" w:hAnsi="Times New Roman"/>
                <w:sz w:val="24"/>
                <w:szCs w:val="24"/>
                <w:lang w:val="vi-VN" w:eastAsia="vi-VN"/>
              </w:rPr>
            </w:pPr>
            <w:ins w:id="20110" w:author="Phuong Truong Thi" w:date="2024-10-16T01:03:00Z">
              <w:r w:rsidRPr="0052167B">
                <w:rPr>
                  <w:rFonts w:ascii="Times New Roman" w:eastAsia="Times New Roman" w:hAnsi="Times New Roman"/>
                  <w:sz w:val="24"/>
                  <w:szCs w:val="24"/>
                  <w:lang w:eastAsia="vi-VN"/>
                </w:rPr>
                <w:t>N</w:t>
              </w:r>
            </w:ins>
          </w:p>
        </w:tc>
      </w:tr>
      <w:tr w:rsidR="00F868EA" w:rsidRPr="0052167B" w14:paraId="38793585" w14:textId="77777777" w:rsidTr="004B3858">
        <w:trPr>
          <w:trHeight w:val="276"/>
          <w:ins w:id="20111" w:author="Phuong Truong Thi" w:date="2024-10-16T01:03:00Z"/>
        </w:trPr>
        <w:tc>
          <w:tcPr>
            <w:tcW w:w="670" w:type="dxa"/>
            <w:shd w:val="clear" w:color="auto" w:fill="auto"/>
            <w:vAlign w:val="center"/>
          </w:tcPr>
          <w:p w14:paraId="5BF915A7" w14:textId="77777777" w:rsidR="00F868EA" w:rsidRPr="0052167B" w:rsidRDefault="00F868EA" w:rsidP="00817E47">
            <w:pPr>
              <w:pStyle w:val="ListParagraph"/>
              <w:numPr>
                <w:ilvl w:val="0"/>
                <w:numId w:val="63"/>
              </w:numPr>
              <w:spacing w:before="0" w:line="240" w:lineRule="auto"/>
              <w:contextualSpacing w:val="0"/>
              <w:jc w:val="left"/>
              <w:rPr>
                <w:ins w:id="20112" w:author="Phuong Truong Thi" w:date="2024-10-16T01:03:00Z"/>
                <w:rFonts w:eastAsia="Times New Roman"/>
                <w:szCs w:val="24"/>
                <w:lang w:val="vi-VN" w:eastAsia="vi-VN"/>
              </w:rPr>
            </w:pPr>
          </w:p>
        </w:tc>
        <w:tc>
          <w:tcPr>
            <w:tcW w:w="2097" w:type="dxa"/>
            <w:shd w:val="clear" w:color="auto" w:fill="auto"/>
            <w:vAlign w:val="center"/>
          </w:tcPr>
          <w:p w14:paraId="7DC09D14" w14:textId="77777777" w:rsidR="00F868EA" w:rsidRPr="0052167B" w:rsidRDefault="00F868EA" w:rsidP="00817E47">
            <w:pPr>
              <w:spacing w:before="0" w:line="240" w:lineRule="auto"/>
              <w:contextualSpacing w:val="0"/>
              <w:rPr>
                <w:ins w:id="20113" w:author="Phuong Truong Thi" w:date="2024-10-16T01:03:00Z"/>
                <w:rFonts w:ascii="Times New Roman" w:hAnsi="Times New Roman"/>
                <w:sz w:val="24"/>
                <w:szCs w:val="24"/>
              </w:rPr>
            </w:pPr>
            <w:ins w:id="20114" w:author="Phuong Truong Thi" w:date="2024-10-16T01:03:00Z">
              <w:r w:rsidRPr="0052167B">
                <w:rPr>
                  <w:rFonts w:ascii="Times New Roman" w:hAnsi="Times New Roman"/>
                  <w:sz w:val="24"/>
                  <w:szCs w:val="24"/>
                </w:rPr>
                <w:t>Dư nợ Home loan</w:t>
              </w:r>
            </w:ins>
          </w:p>
        </w:tc>
        <w:tc>
          <w:tcPr>
            <w:tcW w:w="2363" w:type="dxa"/>
            <w:vAlign w:val="center"/>
          </w:tcPr>
          <w:p w14:paraId="6156FA4E" w14:textId="77777777" w:rsidR="00F868EA" w:rsidRPr="0052167B" w:rsidRDefault="00F868EA" w:rsidP="00817E47">
            <w:pPr>
              <w:spacing w:before="0" w:line="240" w:lineRule="auto"/>
              <w:contextualSpacing w:val="0"/>
              <w:rPr>
                <w:ins w:id="20115" w:author="Phuong Truong Thi" w:date="2024-10-16T01:03:00Z"/>
                <w:rFonts w:ascii="Times New Roman" w:eastAsia="Times New Roman" w:hAnsi="Times New Roman"/>
                <w:sz w:val="24"/>
                <w:szCs w:val="24"/>
                <w:lang w:eastAsia="vi-VN"/>
              </w:rPr>
            </w:pPr>
            <w:ins w:id="20116" w:author="Phuong Truong Thi" w:date="2024-10-16T01:03:00Z">
              <w:r w:rsidRPr="0052167B">
                <w:rPr>
                  <w:rFonts w:ascii="Times New Roman" w:hAnsi="Times New Roman"/>
                  <w:sz w:val="24"/>
                  <w:szCs w:val="24"/>
                </w:rPr>
                <w:t>Tổng Dư nợ Home loan của KH tại ngày báo cáo</w:t>
              </w:r>
            </w:ins>
          </w:p>
        </w:tc>
        <w:tc>
          <w:tcPr>
            <w:tcW w:w="937" w:type="dxa"/>
          </w:tcPr>
          <w:p w14:paraId="60CD6DDB" w14:textId="77777777" w:rsidR="00F868EA" w:rsidRPr="0052167B" w:rsidRDefault="00F868EA" w:rsidP="00817E47">
            <w:pPr>
              <w:spacing w:before="0" w:line="240" w:lineRule="auto"/>
              <w:contextualSpacing w:val="0"/>
              <w:rPr>
                <w:ins w:id="20117" w:author="Phuong Truong Thi" w:date="2024-10-16T01:03:00Z"/>
                <w:rFonts w:ascii="Times New Roman" w:eastAsia="Times New Roman" w:hAnsi="Times New Roman"/>
                <w:sz w:val="24"/>
                <w:szCs w:val="24"/>
                <w:lang w:eastAsia="vi-VN"/>
              </w:rPr>
            </w:pPr>
            <w:ins w:id="20118"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43FC5D80" w14:textId="77777777" w:rsidR="00F868EA" w:rsidRPr="0052167B" w:rsidRDefault="00F868EA" w:rsidP="00817E47">
            <w:pPr>
              <w:spacing w:before="0" w:line="240" w:lineRule="auto"/>
              <w:contextualSpacing w:val="0"/>
              <w:rPr>
                <w:ins w:id="20119" w:author="Phuong Truong Thi" w:date="2024-10-16T01:03:00Z"/>
                <w:rFonts w:ascii="Times New Roman" w:eastAsia="Times New Roman" w:hAnsi="Times New Roman"/>
                <w:sz w:val="24"/>
                <w:szCs w:val="24"/>
                <w:lang w:eastAsia="vi-VN"/>
              </w:rPr>
            </w:pPr>
            <w:ins w:id="20120"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439BC367" w14:textId="77777777" w:rsidR="00F868EA" w:rsidRPr="0052167B" w:rsidRDefault="00F868EA" w:rsidP="00817E47">
            <w:pPr>
              <w:spacing w:before="0" w:line="240" w:lineRule="auto"/>
              <w:contextualSpacing w:val="0"/>
              <w:rPr>
                <w:ins w:id="20121" w:author="Phuong Truong Thi" w:date="2024-10-16T01:03:00Z"/>
                <w:rFonts w:ascii="Times New Roman" w:eastAsia="Times New Roman" w:hAnsi="Times New Roman"/>
                <w:sz w:val="24"/>
                <w:szCs w:val="24"/>
                <w:lang w:val="vi-VN" w:eastAsia="vi-VN"/>
              </w:rPr>
            </w:pPr>
          </w:p>
        </w:tc>
        <w:tc>
          <w:tcPr>
            <w:tcW w:w="994" w:type="dxa"/>
          </w:tcPr>
          <w:p w14:paraId="49A42055" w14:textId="77777777" w:rsidR="00F868EA" w:rsidRPr="0052167B" w:rsidRDefault="00F868EA" w:rsidP="00817E47">
            <w:pPr>
              <w:spacing w:before="0" w:line="240" w:lineRule="auto"/>
              <w:contextualSpacing w:val="0"/>
              <w:jc w:val="center"/>
              <w:rPr>
                <w:ins w:id="20122" w:author="Phuong Truong Thi" w:date="2024-10-16T01:03:00Z"/>
                <w:rFonts w:ascii="Times New Roman" w:eastAsia="Times New Roman" w:hAnsi="Times New Roman"/>
                <w:sz w:val="24"/>
                <w:szCs w:val="24"/>
                <w:lang w:val="vi-VN" w:eastAsia="vi-VN"/>
              </w:rPr>
            </w:pPr>
            <w:ins w:id="20123" w:author="Phuong Truong Thi" w:date="2024-10-16T01:03:00Z">
              <w:r w:rsidRPr="0052167B">
                <w:rPr>
                  <w:rFonts w:ascii="Times New Roman" w:eastAsia="Times New Roman" w:hAnsi="Times New Roman"/>
                  <w:sz w:val="24"/>
                  <w:szCs w:val="24"/>
                  <w:lang w:eastAsia="vi-VN"/>
                </w:rPr>
                <w:t>N</w:t>
              </w:r>
            </w:ins>
          </w:p>
        </w:tc>
      </w:tr>
      <w:tr w:rsidR="00F868EA" w:rsidRPr="0052167B" w14:paraId="009B1162" w14:textId="77777777" w:rsidTr="004B3858">
        <w:trPr>
          <w:trHeight w:val="276"/>
          <w:ins w:id="20124" w:author="Phuong Truong Thi" w:date="2024-10-16T01:03:00Z"/>
        </w:trPr>
        <w:tc>
          <w:tcPr>
            <w:tcW w:w="670" w:type="dxa"/>
            <w:shd w:val="clear" w:color="auto" w:fill="auto"/>
            <w:vAlign w:val="center"/>
          </w:tcPr>
          <w:p w14:paraId="1D070496" w14:textId="77777777" w:rsidR="00F868EA" w:rsidRPr="0052167B" w:rsidRDefault="00F868EA" w:rsidP="00817E47">
            <w:pPr>
              <w:pStyle w:val="ListParagraph"/>
              <w:numPr>
                <w:ilvl w:val="0"/>
                <w:numId w:val="63"/>
              </w:numPr>
              <w:spacing w:before="0" w:line="240" w:lineRule="auto"/>
              <w:contextualSpacing w:val="0"/>
              <w:jc w:val="left"/>
              <w:rPr>
                <w:ins w:id="20125" w:author="Phuong Truong Thi" w:date="2024-10-16T01:03:00Z"/>
                <w:rFonts w:eastAsia="Times New Roman"/>
                <w:szCs w:val="24"/>
                <w:lang w:val="vi-VN" w:eastAsia="vi-VN"/>
              </w:rPr>
            </w:pPr>
          </w:p>
        </w:tc>
        <w:tc>
          <w:tcPr>
            <w:tcW w:w="2097" w:type="dxa"/>
            <w:shd w:val="clear" w:color="auto" w:fill="auto"/>
            <w:vAlign w:val="center"/>
          </w:tcPr>
          <w:p w14:paraId="3147BD18" w14:textId="77777777" w:rsidR="00F868EA" w:rsidRPr="0052167B" w:rsidRDefault="00F868EA" w:rsidP="00817E47">
            <w:pPr>
              <w:spacing w:before="0" w:line="240" w:lineRule="auto"/>
              <w:contextualSpacing w:val="0"/>
              <w:rPr>
                <w:ins w:id="20126" w:author="Phuong Truong Thi" w:date="2024-10-16T01:03:00Z"/>
                <w:rFonts w:ascii="Times New Roman" w:hAnsi="Times New Roman"/>
                <w:sz w:val="24"/>
                <w:szCs w:val="24"/>
              </w:rPr>
            </w:pPr>
            <w:ins w:id="20127" w:author="Phuong Truong Thi" w:date="2024-10-16T01:03:00Z">
              <w:r w:rsidRPr="0052167B">
                <w:rPr>
                  <w:rFonts w:ascii="Times New Roman" w:hAnsi="Times New Roman"/>
                  <w:sz w:val="24"/>
                  <w:szCs w:val="24"/>
                </w:rPr>
                <w:t>Dư nợ Auto loan</w:t>
              </w:r>
            </w:ins>
          </w:p>
        </w:tc>
        <w:tc>
          <w:tcPr>
            <w:tcW w:w="2363" w:type="dxa"/>
            <w:vAlign w:val="center"/>
          </w:tcPr>
          <w:p w14:paraId="282E09F4" w14:textId="77777777" w:rsidR="00F868EA" w:rsidRPr="0052167B" w:rsidRDefault="00F868EA" w:rsidP="00817E47">
            <w:pPr>
              <w:spacing w:before="0" w:line="240" w:lineRule="auto"/>
              <w:contextualSpacing w:val="0"/>
              <w:rPr>
                <w:ins w:id="20128" w:author="Phuong Truong Thi" w:date="2024-10-16T01:03:00Z"/>
                <w:rFonts w:ascii="Times New Roman" w:eastAsia="Times New Roman" w:hAnsi="Times New Roman"/>
                <w:sz w:val="24"/>
                <w:szCs w:val="24"/>
                <w:lang w:eastAsia="vi-VN"/>
              </w:rPr>
            </w:pPr>
            <w:ins w:id="20129" w:author="Phuong Truong Thi" w:date="2024-10-16T01:03:00Z">
              <w:r w:rsidRPr="0052167B">
                <w:rPr>
                  <w:rFonts w:ascii="Times New Roman" w:hAnsi="Times New Roman"/>
                  <w:sz w:val="24"/>
                  <w:szCs w:val="24"/>
                </w:rPr>
                <w:t>Tổng Dư nợ  Auto loan của KH tại ngày báo cáo</w:t>
              </w:r>
            </w:ins>
          </w:p>
        </w:tc>
        <w:tc>
          <w:tcPr>
            <w:tcW w:w="937" w:type="dxa"/>
          </w:tcPr>
          <w:p w14:paraId="09408D04" w14:textId="77777777" w:rsidR="00F868EA" w:rsidRPr="0052167B" w:rsidRDefault="00F868EA" w:rsidP="00817E47">
            <w:pPr>
              <w:spacing w:before="0" w:line="240" w:lineRule="auto"/>
              <w:contextualSpacing w:val="0"/>
              <w:rPr>
                <w:ins w:id="20130" w:author="Phuong Truong Thi" w:date="2024-10-16T01:03:00Z"/>
                <w:rFonts w:ascii="Times New Roman" w:eastAsia="Times New Roman" w:hAnsi="Times New Roman"/>
                <w:sz w:val="24"/>
                <w:szCs w:val="24"/>
                <w:lang w:eastAsia="vi-VN"/>
              </w:rPr>
            </w:pPr>
            <w:ins w:id="20131"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0C6E8ED9" w14:textId="77777777" w:rsidR="00F868EA" w:rsidRPr="0052167B" w:rsidRDefault="00F868EA" w:rsidP="00817E47">
            <w:pPr>
              <w:spacing w:before="0" w:line="240" w:lineRule="auto"/>
              <w:contextualSpacing w:val="0"/>
              <w:rPr>
                <w:ins w:id="20132" w:author="Phuong Truong Thi" w:date="2024-10-16T01:03:00Z"/>
                <w:rFonts w:ascii="Times New Roman" w:eastAsia="Times New Roman" w:hAnsi="Times New Roman"/>
                <w:sz w:val="24"/>
                <w:szCs w:val="24"/>
                <w:lang w:eastAsia="vi-VN"/>
              </w:rPr>
            </w:pPr>
            <w:ins w:id="20133"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086ADDBF" w14:textId="77777777" w:rsidR="00F868EA" w:rsidRPr="0052167B" w:rsidRDefault="00F868EA" w:rsidP="00817E47">
            <w:pPr>
              <w:spacing w:before="0" w:line="240" w:lineRule="auto"/>
              <w:contextualSpacing w:val="0"/>
              <w:rPr>
                <w:ins w:id="20134" w:author="Phuong Truong Thi" w:date="2024-10-16T01:03:00Z"/>
                <w:rFonts w:ascii="Times New Roman" w:eastAsia="Times New Roman" w:hAnsi="Times New Roman"/>
                <w:sz w:val="24"/>
                <w:szCs w:val="24"/>
                <w:lang w:val="vi-VN" w:eastAsia="vi-VN"/>
              </w:rPr>
            </w:pPr>
          </w:p>
        </w:tc>
        <w:tc>
          <w:tcPr>
            <w:tcW w:w="994" w:type="dxa"/>
          </w:tcPr>
          <w:p w14:paraId="06C9A3BC" w14:textId="77777777" w:rsidR="00F868EA" w:rsidRPr="0052167B" w:rsidRDefault="00F868EA" w:rsidP="00817E47">
            <w:pPr>
              <w:spacing w:before="0" w:line="240" w:lineRule="auto"/>
              <w:contextualSpacing w:val="0"/>
              <w:jc w:val="center"/>
              <w:rPr>
                <w:ins w:id="20135" w:author="Phuong Truong Thi" w:date="2024-10-16T01:03:00Z"/>
                <w:rFonts w:ascii="Times New Roman" w:eastAsia="Times New Roman" w:hAnsi="Times New Roman"/>
                <w:sz w:val="24"/>
                <w:szCs w:val="24"/>
                <w:lang w:val="vi-VN" w:eastAsia="vi-VN"/>
              </w:rPr>
            </w:pPr>
            <w:ins w:id="20136" w:author="Phuong Truong Thi" w:date="2024-10-16T01:03:00Z">
              <w:r w:rsidRPr="0052167B">
                <w:rPr>
                  <w:rFonts w:ascii="Times New Roman" w:eastAsia="Times New Roman" w:hAnsi="Times New Roman"/>
                  <w:sz w:val="24"/>
                  <w:szCs w:val="24"/>
                  <w:lang w:eastAsia="vi-VN"/>
                </w:rPr>
                <w:t>N</w:t>
              </w:r>
            </w:ins>
          </w:p>
        </w:tc>
      </w:tr>
      <w:tr w:rsidR="00F868EA" w:rsidRPr="0052167B" w14:paraId="68E4EC14" w14:textId="77777777" w:rsidTr="004B3858">
        <w:trPr>
          <w:trHeight w:val="276"/>
          <w:ins w:id="20137" w:author="Phuong Truong Thi" w:date="2024-10-16T01:03:00Z"/>
        </w:trPr>
        <w:tc>
          <w:tcPr>
            <w:tcW w:w="670" w:type="dxa"/>
            <w:shd w:val="clear" w:color="auto" w:fill="auto"/>
            <w:vAlign w:val="center"/>
          </w:tcPr>
          <w:p w14:paraId="57F684E9" w14:textId="77777777" w:rsidR="00F868EA" w:rsidRPr="0052167B" w:rsidRDefault="00F868EA" w:rsidP="00817E47">
            <w:pPr>
              <w:pStyle w:val="ListParagraph"/>
              <w:numPr>
                <w:ilvl w:val="0"/>
                <w:numId w:val="63"/>
              </w:numPr>
              <w:spacing w:before="0" w:line="240" w:lineRule="auto"/>
              <w:contextualSpacing w:val="0"/>
              <w:jc w:val="left"/>
              <w:rPr>
                <w:ins w:id="20138" w:author="Phuong Truong Thi" w:date="2024-10-16T01:03:00Z"/>
                <w:rFonts w:eastAsia="Times New Roman"/>
                <w:szCs w:val="24"/>
                <w:lang w:val="vi-VN" w:eastAsia="vi-VN"/>
              </w:rPr>
            </w:pPr>
          </w:p>
        </w:tc>
        <w:tc>
          <w:tcPr>
            <w:tcW w:w="2097" w:type="dxa"/>
            <w:shd w:val="clear" w:color="auto" w:fill="auto"/>
            <w:vAlign w:val="center"/>
          </w:tcPr>
          <w:p w14:paraId="2755D436" w14:textId="77777777" w:rsidR="00F868EA" w:rsidRPr="0052167B" w:rsidRDefault="00F868EA" w:rsidP="00817E47">
            <w:pPr>
              <w:spacing w:before="0" w:line="240" w:lineRule="auto"/>
              <w:contextualSpacing w:val="0"/>
              <w:rPr>
                <w:ins w:id="20139" w:author="Phuong Truong Thi" w:date="2024-10-16T01:03:00Z"/>
                <w:rFonts w:ascii="Times New Roman" w:hAnsi="Times New Roman"/>
                <w:sz w:val="24"/>
                <w:szCs w:val="24"/>
              </w:rPr>
            </w:pPr>
            <w:ins w:id="20140" w:author="Phuong Truong Thi" w:date="2024-10-16T01:03:00Z">
              <w:r w:rsidRPr="0052167B">
                <w:rPr>
                  <w:rFonts w:ascii="Times New Roman" w:hAnsi="Times New Roman"/>
                  <w:sz w:val="24"/>
                  <w:szCs w:val="24"/>
                </w:rPr>
                <w:t>Dư nợ Bussiness loan</w:t>
              </w:r>
            </w:ins>
          </w:p>
        </w:tc>
        <w:tc>
          <w:tcPr>
            <w:tcW w:w="2363" w:type="dxa"/>
            <w:vAlign w:val="center"/>
          </w:tcPr>
          <w:p w14:paraId="22BADA56" w14:textId="77777777" w:rsidR="00F868EA" w:rsidRPr="0052167B" w:rsidRDefault="00F868EA" w:rsidP="00817E47">
            <w:pPr>
              <w:spacing w:before="0" w:line="240" w:lineRule="auto"/>
              <w:contextualSpacing w:val="0"/>
              <w:rPr>
                <w:ins w:id="20141" w:author="Phuong Truong Thi" w:date="2024-10-16T01:03:00Z"/>
                <w:rFonts w:ascii="Times New Roman" w:eastAsia="Times New Roman" w:hAnsi="Times New Roman"/>
                <w:sz w:val="24"/>
                <w:szCs w:val="24"/>
                <w:lang w:eastAsia="vi-VN"/>
              </w:rPr>
            </w:pPr>
            <w:ins w:id="20142" w:author="Phuong Truong Thi" w:date="2024-10-16T01:03:00Z">
              <w:r w:rsidRPr="0052167B">
                <w:rPr>
                  <w:rFonts w:ascii="Times New Roman" w:hAnsi="Times New Roman"/>
                  <w:sz w:val="24"/>
                  <w:szCs w:val="24"/>
                </w:rPr>
                <w:t>Tổng Dư nợ Bussiness loan của KH tại ngày báo cáo</w:t>
              </w:r>
            </w:ins>
          </w:p>
        </w:tc>
        <w:tc>
          <w:tcPr>
            <w:tcW w:w="937" w:type="dxa"/>
          </w:tcPr>
          <w:p w14:paraId="7556C9FD" w14:textId="77777777" w:rsidR="00F868EA" w:rsidRPr="0052167B" w:rsidRDefault="00F868EA" w:rsidP="00817E47">
            <w:pPr>
              <w:spacing w:before="0" w:line="240" w:lineRule="auto"/>
              <w:contextualSpacing w:val="0"/>
              <w:rPr>
                <w:ins w:id="20143" w:author="Phuong Truong Thi" w:date="2024-10-16T01:03:00Z"/>
                <w:rFonts w:ascii="Times New Roman" w:eastAsia="Times New Roman" w:hAnsi="Times New Roman"/>
                <w:sz w:val="24"/>
                <w:szCs w:val="24"/>
                <w:lang w:eastAsia="vi-VN"/>
              </w:rPr>
            </w:pPr>
            <w:ins w:id="20144"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1D8FEA52" w14:textId="77777777" w:rsidR="00F868EA" w:rsidRPr="0052167B" w:rsidRDefault="00F868EA" w:rsidP="00817E47">
            <w:pPr>
              <w:spacing w:before="0" w:line="240" w:lineRule="auto"/>
              <w:contextualSpacing w:val="0"/>
              <w:rPr>
                <w:ins w:id="20145" w:author="Phuong Truong Thi" w:date="2024-10-16T01:03:00Z"/>
                <w:rFonts w:ascii="Times New Roman" w:eastAsia="Times New Roman" w:hAnsi="Times New Roman"/>
                <w:sz w:val="24"/>
                <w:szCs w:val="24"/>
                <w:lang w:eastAsia="vi-VN"/>
              </w:rPr>
            </w:pPr>
            <w:ins w:id="20146"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351D058F" w14:textId="77777777" w:rsidR="00F868EA" w:rsidRPr="0052167B" w:rsidRDefault="00F868EA" w:rsidP="00817E47">
            <w:pPr>
              <w:spacing w:before="0" w:line="240" w:lineRule="auto"/>
              <w:contextualSpacing w:val="0"/>
              <w:rPr>
                <w:ins w:id="20147" w:author="Phuong Truong Thi" w:date="2024-10-16T01:03:00Z"/>
                <w:rFonts w:ascii="Times New Roman" w:eastAsia="Times New Roman" w:hAnsi="Times New Roman"/>
                <w:sz w:val="24"/>
                <w:szCs w:val="24"/>
                <w:lang w:val="vi-VN" w:eastAsia="vi-VN"/>
              </w:rPr>
            </w:pPr>
          </w:p>
        </w:tc>
        <w:tc>
          <w:tcPr>
            <w:tcW w:w="994" w:type="dxa"/>
          </w:tcPr>
          <w:p w14:paraId="356B1A83" w14:textId="77777777" w:rsidR="00F868EA" w:rsidRPr="0052167B" w:rsidRDefault="00F868EA" w:rsidP="00817E47">
            <w:pPr>
              <w:spacing w:before="0" w:line="240" w:lineRule="auto"/>
              <w:contextualSpacing w:val="0"/>
              <w:jc w:val="center"/>
              <w:rPr>
                <w:ins w:id="20148" w:author="Phuong Truong Thi" w:date="2024-10-16T01:03:00Z"/>
                <w:rFonts w:ascii="Times New Roman" w:eastAsia="Times New Roman" w:hAnsi="Times New Roman"/>
                <w:sz w:val="24"/>
                <w:szCs w:val="24"/>
                <w:lang w:val="vi-VN" w:eastAsia="vi-VN"/>
              </w:rPr>
            </w:pPr>
            <w:ins w:id="20149" w:author="Phuong Truong Thi" w:date="2024-10-16T01:03:00Z">
              <w:r w:rsidRPr="0052167B">
                <w:rPr>
                  <w:rFonts w:ascii="Times New Roman" w:eastAsia="Times New Roman" w:hAnsi="Times New Roman"/>
                  <w:sz w:val="24"/>
                  <w:szCs w:val="24"/>
                  <w:lang w:eastAsia="vi-VN"/>
                </w:rPr>
                <w:t>N</w:t>
              </w:r>
            </w:ins>
          </w:p>
        </w:tc>
      </w:tr>
      <w:tr w:rsidR="00F868EA" w:rsidRPr="0052167B" w14:paraId="350EBE3E" w14:textId="77777777" w:rsidTr="004B3858">
        <w:trPr>
          <w:trHeight w:val="276"/>
          <w:ins w:id="20150" w:author="Phuong Truong Thi" w:date="2024-10-16T01:03:00Z"/>
        </w:trPr>
        <w:tc>
          <w:tcPr>
            <w:tcW w:w="670" w:type="dxa"/>
            <w:shd w:val="clear" w:color="auto" w:fill="auto"/>
            <w:vAlign w:val="center"/>
          </w:tcPr>
          <w:p w14:paraId="3141A8F6" w14:textId="77777777" w:rsidR="00F868EA" w:rsidRPr="0052167B" w:rsidRDefault="00F868EA" w:rsidP="00817E47">
            <w:pPr>
              <w:pStyle w:val="ListParagraph"/>
              <w:numPr>
                <w:ilvl w:val="0"/>
                <w:numId w:val="63"/>
              </w:numPr>
              <w:spacing w:before="0" w:line="240" w:lineRule="auto"/>
              <w:contextualSpacing w:val="0"/>
              <w:jc w:val="left"/>
              <w:rPr>
                <w:ins w:id="20151" w:author="Phuong Truong Thi" w:date="2024-10-16T01:03:00Z"/>
                <w:rFonts w:eastAsia="Times New Roman"/>
                <w:szCs w:val="24"/>
                <w:lang w:val="vi-VN" w:eastAsia="vi-VN"/>
              </w:rPr>
            </w:pPr>
          </w:p>
        </w:tc>
        <w:tc>
          <w:tcPr>
            <w:tcW w:w="2097" w:type="dxa"/>
            <w:shd w:val="clear" w:color="auto" w:fill="auto"/>
            <w:vAlign w:val="center"/>
          </w:tcPr>
          <w:p w14:paraId="3EFBBC36" w14:textId="77777777" w:rsidR="00F868EA" w:rsidRPr="0052167B" w:rsidRDefault="00F868EA" w:rsidP="00817E47">
            <w:pPr>
              <w:spacing w:before="0" w:line="240" w:lineRule="auto"/>
              <w:contextualSpacing w:val="0"/>
              <w:jc w:val="left"/>
              <w:rPr>
                <w:ins w:id="20152" w:author="Phuong Truong Thi" w:date="2024-10-16T01:03:00Z"/>
                <w:rFonts w:ascii="Times New Roman" w:hAnsi="Times New Roman"/>
                <w:sz w:val="24"/>
                <w:szCs w:val="24"/>
              </w:rPr>
            </w:pPr>
            <w:ins w:id="20153" w:author="Phuong Truong Thi" w:date="2024-10-16T01:03:00Z">
              <w:r w:rsidRPr="0052167B">
                <w:rPr>
                  <w:rFonts w:ascii="Times New Roman" w:hAnsi="Times New Roman"/>
                  <w:sz w:val="24"/>
                  <w:szCs w:val="24"/>
                </w:rPr>
                <w:t>Dư nợ Consumption loan</w:t>
              </w:r>
            </w:ins>
          </w:p>
        </w:tc>
        <w:tc>
          <w:tcPr>
            <w:tcW w:w="2363" w:type="dxa"/>
            <w:vAlign w:val="center"/>
          </w:tcPr>
          <w:p w14:paraId="5A702B19" w14:textId="77777777" w:rsidR="00F868EA" w:rsidRPr="0052167B" w:rsidRDefault="00F868EA" w:rsidP="00817E47">
            <w:pPr>
              <w:spacing w:before="0" w:line="240" w:lineRule="auto"/>
              <w:contextualSpacing w:val="0"/>
              <w:rPr>
                <w:ins w:id="20154" w:author="Phuong Truong Thi" w:date="2024-10-16T01:03:00Z"/>
                <w:rFonts w:ascii="Times New Roman" w:eastAsia="Times New Roman" w:hAnsi="Times New Roman"/>
                <w:sz w:val="24"/>
                <w:szCs w:val="24"/>
                <w:lang w:eastAsia="vi-VN"/>
              </w:rPr>
            </w:pPr>
            <w:ins w:id="20155" w:author="Phuong Truong Thi" w:date="2024-10-16T01:03:00Z">
              <w:r w:rsidRPr="0052167B">
                <w:rPr>
                  <w:rFonts w:ascii="Times New Roman" w:hAnsi="Times New Roman"/>
                  <w:sz w:val="24"/>
                  <w:szCs w:val="24"/>
                </w:rPr>
                <w:t>Tổng Dư nợ Consumption loan của KH tại ngày báo cáo</w:t>
              </w:r>
            </w:ins>
          </w:p>
        </w:tc>
        <w:tc>
          <w:tcPr>
            <w:tcW w:w="937" w:type="dxa"/>
          </w:tcPr>
          <w:p w14:paraId="1C3242DD" w14:textId="77777777" w:rsidR="00F868EA" w:rsidRPr="0052167B" w:rsidRDefault="00F868EA" w:rsidP="00817E47">
            <w:pPr>
              <w:spacing w:before="0" w:line="240" w:lineRule="auto"/>
              <w:contextualSpacing w:val="0"/>
              <w:rPr>
                <w:ins w:id="20156" w:author="Phuong Truong Thi" w:date="2024-10-16T01:03:00Z"/>
                <w:rFonts w:ascii="Times New Roman" w:eastAsia="Times New Roman" w:hAnsi="Times New Roman"/>
                <w:sz w:val="24"/>
                <w:szCs w:val="24"/>
                <w:lang w:eastAsia="vi-VN"/>
              </w:rPr>
            </w:pPr>
            <w:ins w:id="20157" w:author="Phuong Truong Thi" w:date="2024-10-16T01:03:00Z">
              <w:r w:rsidRPr="001C6E38">
                <w:rPr>
                  <w:rFonts w:ascii="Times New Roman" w:eastAsia="Times New Roman" w:hAnsi="Times New Roman"/>
                  <w:sz w:val="24"/>
                  <w:szCs w:val="24"/>
                  <w:lang w:val="vi-VN" w:eastAsia="vi-VN"/>
                </w:rPr>
                <w:t>CRM</w:t>
              </w:r>
            </w:ins>
          </w:p>
        </w:tc>
        <w:tc>
          <w:tcPr>
            <w:tcW w:w="1111" w:type="dxa"/>
          </w:tcPr>
          <w:p w14:paraId="4F3BD786" w14:textId="77777777" w:rsidR="00F868EA" w:rsidRPr="0052167B" w:rsidRDefault="00F868EA" w:rsidP="00817E47">
            <w:pPr>
              <w:spacing w:before="0" w:line="240" w:lineRule="auto"/>
              <w:contextualSpacing w:val="0"/>
              <w:rPr>
                <w:ins w:id="20158" w:author="Phuong Truong Thi" w:date="2024-10-16T01:03:00Z"/>
                <w:rFonts w:ascii="Times New Roman" w:eastAsia="Times New Roman" w:hAnsi="Times New Roman"/>
                <w:sz w:val="24"/>
                <w:szCs w:val="24"/>
                <w:lang w:eastAsia="vi-VN"/>
              </w:rPr>
            </w:pPr>
            <w:ins w:id="20159"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45C81535" w14:textId="77777777" w:rsidR="00F868EA" w:rsidRPr="0052167B" w:rsidRDefault="00F868EA" w:rsidP="00817E47">
            <w:pPr>
              <w:spacing w:before="0" w:line="240" w:lineRule="auto"/>
              <w:contextualSpacing w:val="0"/>
              <w:rPr>
                <w:ins w:id="20160" w:author="Phuong Truong Thi" w:date="2024-10-16T01:03:00Z"/>
                <w:rFonts w:ascii="Times New Roman" w:eastAsia="Times New Roman" w:hAnsi="Times New Roman"/>
                <w:sz w:val="24"/>
                <w:szCs w:val="24"/>
                <w:lang w:val="vi-VN" w:eastAsia="vi-VN"/>
              </w:rPr>
            </w:pPr>
          </w:p>
        </w:tc>
        <w:tc>
          <w:tcPr>
            <w:tcW w:w="994" w:type="dxa"/>
          </w:tcPr>
          <w:p w14:paraId="27E270D1" w14:textId="77777777" w:rsidR="00F868EA" w:rsidRPr="0052167B" w:rsidRDefault="00F868EA" w:rsidP="00817E47">
            <w:pPr>
              <w:spacing w:before="0" w:line="240" w:lineRule="auto"/>
              <w:contextualSpacing w:val="0"/>
              <w:jc w:val="center"/>
              <w:rPr>
                <w:ins w:id="20161" w:author="Phuong Truong Thi" w:date="2024-10-16T01:03:00Z"/>
                <w:rFonts w:ascii="Times New Roman" w:eastAsia="Times New Roman" w:hAnsi="Times New Roman"/>
                <w:sz w:val="24"/>
                <w:szCs w:val="24"/>
                <w:lang w:val="vi-VN" w:eastAsia="vi-VN"/>
              </w:rPr>
            </w:pPr>
            <w:ins w:id="20162" w:author="Phuong Truong Thi" w:date="2024-10-16T01:03:00Z">
              <w:r w:rsidRPr="0052167B">
                <w:rPr>
                  <w:rFonts w:ascii="Times New Roman" w:eastAsia="Times New Roman" w:hAnsi="Times New Roman"/>
                  <w:sz w:val="24"/>
                  <w:szCs w:val="24"/>
                  <w:lang w:eastAsia="vi-VN"/>
                </w:rPr>
                <w:t>N</w:t>
              </w:r>
            </w:ins>
          </w:p>
        </w:tc>
      </w:tr>
      <w:tr w:rsidR="00F868EA" w:rsidRPr="0052167B" w14:paraId="79FAAE58" w14:textId="77777777" w:rsidTr="004B3858">
        <w:trPr>
          <w:trHeight w:val="276"/>
          <w:ins w:id="20163" w:author="Phuong Truong Thi" w:date="2024-10-16T01:03:00Z"/>
        </w:trPr>
        <w:tc>
          <w:tcPr>
            <w:tcW w:w="670" w:type="dxa"/>
            <w:shd w:val="clear" w:color="auto" w:fill="auto"/>
            <w:vAlign w:val="center"/>
          </w:tcPr>
          <w:p w14:paraId="11A532D5" w14:textId="77777777" w:rsidR="00F868EA" w:rsidRPr="0052167B" w:rsidRDefault="00F868EA" w:rsidP="00817E47">
            <w:pPr>
              <w:pStyle w:val="ListParagraph"/>
              <w:numPr>
                <w:ilvl w:val="0"/>
                <w:numId w:val="63"/>
              </w:numPr>
              <w:spacing w:before="0" w:line="240" w:lineRule="auto"/>
              <w:contextualSpacing w:val="0"/>
              <w:jc w:val="left"/>
              <w:rPr>
                <w:ins w:id="20164" w:author="Phuong Truong Thi" w:date="2024-10-16T01:03:00Z"/>
                <w:rFonts w:eastAsia="Times New Roman"/>
                <w:szCs w:val="24"/>
                <w:lang w:val="vi-VN" w:eastAsia="vi-VN"/>
              </w:rPr>
            </w:pPr>
          </w:p>
        </w:tc>
        <w:tc>
          <w:tcPr>
            <w:tcW w:w="2097" w:type="dxa"/>
            <w:shd w:val="clear" w:color="auto" w:fill="auto"/>
            <w:vAlign w:val="center"/>
          </w:tcPr>
          <w:p w14:paraId="099BD4D9" w14:textId="77777777" w:rsidR="00F868EA" w:rsidRPr="0052167B" w:rsidRDefault="00F868EA" w:rsidP="00817E47">
            <w:pPr>
              <w:spacing w:before="0" w:line="240" w:lineRule="auto"/>
              <w:contextualSpacing w:val="0"/>
              <w:rPr>
                <w:ins w:id="20165" w:author="Phuong Truong Thi" w:date="2024-10-16T01:03:00Z"/>
                <w:rFonts w:ascii="Times New Roman" w:hAnsi="Times New Roman"/>
                <w:sz w:val="24"/>
                <w:szCs w:val="24"/>
              </w:rPr>
            </w:pPr>
            <w:ins w:id="20166" w:author="Phuong Truong Thi" w:date="2024-10-16T01:03:00Z">
              <w:r w:rsidRPr="0052167B">
                <w:rPr>
                  <w:rFonts w:ascii="Times New Roman" w:hAnsi="Times New Roman"/>
                  <w:sz w:val="24"/>
                  <w:szCs w:val="24"/>
                </w:rPr>
                <w:t>Dư nợ Passbook</w:t>
              </w:r>
            </w:ins>
          </w:p>
        </w:tc>
        <w:tc>
          <w:tcPr>
            <w:tcW w:w="2363" w:type="dxa"/>
            <w:vAlign w:val="center"/>
          </w:tcPr>
          <w:p w14:paraId="3A41368A" w14:textId="77777777" w:rsidR="00F868EA" w:rsidRPr="0052167B" w:rsidRDefault="00F868EA" w:rsidP="00817E47">
            <w:pPr>
              <w:spacing w:before="0" w:line="240" w:lineRule="auto"/>
              <w:contextualSpacing w:val="0"/>
              <w:rPr>
                <w:ins w:id="20167" w:author="Phuong Truong Thi" w:date="2024-10-16T01:03:00Z"/>
                <w:rFonts w:ascii="Times New Roman" w:eastAsia="Times New Roman" w:hAnsi="Times New Roman"/>
                <w:sz w:val="24"/>
                <w:szCs w:val="24"/>
                <w:lang w:eastAsia="vi-VN"/>
              </w:rPr>
            </w:pPr>
            <w:ins w:id="20168" w:author="Phuong Truong Thi" w:date="2024-10-16T01:03:00Z">
              <w:r w:rsidRPr="0052167B">
                <w:rPr>
                  <w:rFonts w:ascii="Times New Roman" w:hAnsi="Times New Roman"/>
                  <w:sz w:val="24"/>
                  <w:szCs w:val="24"/>
                </w:rPr>
                <w:t>Tổng Dư nợ Dư nợ Passbook của KH tại ngày báo cáo</w:t>
              </w:r>
            </w:ins>
          </w:p>
        </w:tc>
        <w:tc>
          <w:tcPr>
            <w:tcW w:w="937" w:type="dxa"/>
          </w:tcPr>
          <w:p w14:paraId="72D61E54" w14:textId="77777777" w:rsidR="00F868EA" w:rsidRPr="0052167B" w:rsidRDefault="00F868EA" w:rsidP="00817E47">
            <w:pPr>
              <w:spacing w:before="0" w:line="240" w:lineRule="auto"/>
              <w:contextualSpacing w:val="0"/>
              <w:rPr>
                <w:ins w:id="20169" w:author="Phuong Truong Thi" w:date="2024-10-16T01:03:00Z"/>
                <w:rFonts w:ascii="Times New Roman" w:eastAsia="Times New Roman" w:hAnsi="Times New Roman"/>
                <w:sz w:val="24"/>
                <w:szCs w:val="24"/>
                <w:lang w:eastAsia="vi-VN"/>
              </w:rPr>
            </w:pPr>
            <w:ins w:id="20170" w:author="Phuong Truong Thi" w:date="2024-10-16T01:03:00Z">
              <w:r w:rsidRPr="007560D5">
                <w:rPr>
                  <w:rFonts w:ascii="Times New Roman" w:eastAsia="Times New Roman" w:hAnsi="Times New Roman"/>
                  <w:sz w:val="24"/>
                  <w:szCs w:val="24"/>
                  <w:lang w:val="vi-VN" w:eastAsia="vi-VN"/>
                </w:rPr>
                <w:t>CRM</w:t>
              </w:r>
            </w:ins>
          </w:p>
        </w:tc>
        <w:tc>
          <w:tcPr>
            <w:tcW w:w="1111" w:type="dxa"/>
          </w:tcPr>
          <w:p w14:paraId="1B566053" w14:textId="77777777" w:rsidR="00F868EA" w:rsidRPr="0052167B" w:rsidRDefault="00F868EA" w:rsidP="00817E47">
            <w:pPr>
              <w:spacing w:before="0" w:line="240" w:lineRule="auto"/>
              <w:contextualSpacing w:val="0"/>
              <w:rPr>
                <w:ins w:id="20171" w:author="Phuong Truong Thi" w:date="2024-10-16T01:03:00Z"/>
                <w:rFonts w:ascii="Times New Roman" w:eastAsia="Times New Roman" w:hAnsi="Times New Roman"/>
                <w:sz w:val="24"/>
                <w:szCs w:val="24"/>
                <w:lang w:eastAsia="vi-VN"/>
              </w:rPr>
            </w:pPr>
            <w:ins w:id="20172" w:author="Phuong Truong Thi" w:date="2024-10-16T01:03:00Z">
              <w:r w:rsidRPr="00530B5D">
                <w:rPr>
                  <w:rFonts w:ascii="Times New Roman" w:eastAsia="Times New Roman" w:hAnsi="Times New Roman"/>
                  <w:sz w:val="24"/>
                  <w:szCs w:val="24"/>
                  <w:lang w:eastAsia="vi-VN"/>
                </w:rPr>
                <w:t>Currency</w:t>
              </w:r>
            </w:ins>
          </w:p>
        </w:tc>
        <w:tc>
          <w:tcPr>
            <w:tcW w:w="1134" w:type="dxa"/>
            <w:shd w:val="clear" w:color="auto" w:fill="auto"/>
            <w:noWrap/>
            <w:vAlign w:val="center"/>
          </w:tcPr>
          <w:p w14:paraId="5BBA0187" w14:textId="77777777" w:rsidR="00F868EA" w:rsidRPr="0052167B" w:rsidRDefault="00F868EA" w:rsidP="00817E47">
            <w:pPr>
              <w:spacing w:before="0" w:line="240" w:lineRule="auto"/>
              <w:contextualSpacing w:val="0"/>
              <w:rPr>
                <w:ins w:id="20173" w:author="Phuong Truong Thi" w:date="2024-10-16T01:03:00Z"/>
                <w:rFonts w:ascii="Times New Roman" w:eastAsia="Times New Roman" w:hAnsi="Times New Roman"/>
                <w:sz w:val="24"/>
                <w:szCs w:val="24"/>
                <w:lang w:val="vi-VN" w:eastAsia="vi-VN"/>
              </w:rPr>
            </w:pPr>
          </w:p>
        </w:tc>
        <w:tc>
          <w:tcPr>
            <w:tcW w:w="994" w:type="dxa"/>
          </w:tcPr>
          <w:p w14:paraId="09D98CC9" w14:textId="77777777" w:rsidR="00F868EA" w:rsidRPr="0052167B" w:rsidRDefault="00F868EA" w:rsidP="00817E47">
            <w:pPr>
              <w:spacing w:before="0" w:line="240" w:lineRule="auto"/>
              <w:contextualSpacing w:val="0"/>
              <w:jc w:val="center"/>
              <w:rPr>
                <w:ins w:id="20174" w:author="Phuong Truong Thi" w:date="2024-10-16T01:03:00Z"/>
                <w:rFonts w:ascii="Times New Roman" w:eastAsia="Times New Roman" w:hAnsi="Times New Roman"/>
                <w:sz w:val="24"/>
                <w:szCs w:val="24"/>
                <w:lang w:val="vi-VN" w:eastAsia="vi-VN"/>
              </w:rPr>
            </w:pPr>
            <w:ins w:id="20175" w:author="Phuong Truong Thi" w:date="2024-10-16T01:03:00Z">
              <w:r w:rsidRPr="0052167B">
                <w:rPr>
                  <w:rFonts w:ascii="Times New Roman" w:eastAsia="Times New Roman" w:hAnsi="Times New Roman"/>
                  <w:sz w:val="24"/>
                  <w:szCs w:val="24"/>
                  <w:lang w:eastAsia="vi-VN"/>
                </w:rPr>
                <w:t>N</w:t>
              </w:r>
            </w:ins>
          </w:p>
        </w:tc>
      </w:tr>
      <w:tr w:rsidR="00ED7513" w:rsidRPr="001859AE" w14:paraId="507A3BAD" w14:textId="77777777" w:rsidTr="00817E47">
        <w:trPr>
          <w:trHeight w:val="276"/>
          <w:ins w:id="20176" w:author="Phuong Truong Thi" w:date="2024-10-16T01:03:00Z"/>
        </w:trPr>
        <w:tc>
          <w:tcPr>
            <w:tcW w:w="9306" w:type="dxa"/>
            <w:gridSpan w:val="7"/>
          </w:tcPr>
          <w:p w14:paraId="7DAF7DCE" w14:textId="77777777" w:rsidR="00ED7513" w:rsidRPr="00126368" w:rsidRDefault="00ED7513" w:rsidP="00817E47">
            <w:pPr>
              <w:spacing w:before="0" w:line="240" w:lineRule="auto"/>
              <w:contextualSpacing w:val="0"/>
              <w:jc w:val="left"/>
              <w:rPr>
                <w:ins w:id="20177" w:author="Phuong Truong Thi" w:date="2024-10-16T01:03:00Z"/>
                <w:rFonts w:ascii="Times New Roman" w:eastAsia="Times New Roman" w:hAnsi="Times New Roman"/>
                <w:sz w:val="24"/>
                <w:szCs w:val="24"/>
                <w:lang w:val="vi-VN" w:eastAsia="vi-VN"/>
              </w:rPr>
            </w:pPr>
            <w:ins w:id="20178" w:author="Phuong Truong Thi" w:date="2024-10-16T01:03:00Z">
              <w:r w:rsidRPr="0052167B">
                <w:rPr>
                  <w:rFonts w:ascii="Times New Roman" w:eastAsia="Times New Roman" w:hAnsi="Times New Roman"/>
                  <w:sz w:val="24"/>
                  <w:szCs w:val="24"/>
                  <w:lang w:val="vi-VN" w:eastAsia="vi-VN"/>
                </w:rPr>
                <w:t>Xếp hạng khách hàng tiềm năng EDA</w:t>
              </w:r>
            </w:ins>
          </w:p>
        </w:tc>
      </w:tr>
      <w:tr w:rsidR="00F868EA" w:rsidRPr="0052167B" w14:paraId="6C4045BA" w14:textId="77777777" w:rsidTr="004B3858">
        <w:trPr>
          <w:trHeight w:val="276"/>
          <w:ins w:id="20179" w:author="Phuong Truong Thi" w:date="2024-10-16T01:03:00Z"/>
        </w:trPr>
        <w:tc>
          <w:tcPr>
            <w:tcW w:w="670" w:type="dxa"/>
            <w:shd w:val="clear" w:color="auto" w:fill="auto"/>
            <w:vAlign w:val="center"/>
          </w:tcPr>
          <w:p w14:paraId="7C502ECA" w14:textId="77777777" w:rsidR="00F868EA" w:rsidRPr="0052167B" w:rsidRDefault="00F868EA" w:rsidP="00817E47">
            <w:pPr>
              <w:pStyle w:val="ListParagraph"/>
              <w:numPr>
                <w:ilvl w:val="0"/>
                <w:numId w:val="63"/>
              </w:numPr>
              <w:spacing w:before="0" w:line="240" w:lineRule="auto"/>
              <w:contextualSpacing w:val="0"/>
              <w:jc w:val="left"/>
              <w:rPr>
                <w:ins w:id="20180" w:author="Phuong Truong Thi" w:date="2024-10-16T01:03:00Z"/>
                <w:rFonts w:eastAsia="Times New Roman"/>
                <w:szCs w:val="24"/>
                <w:lang w:val="vi-VN" w:eastAsia="vi-VN"/>
              </w:rPr>
            </w:pPr>
          </w:p>
        </w:tc>
        <w:tc>
          <w:tcPr>
            <w:tcW w:w="2097" w:type="dxa"/>
            <w:shd w:val="clear" w:color="auto" w:fill="auto"/>
            <w:vAlign w:val="center"/>
          </w:tcPr>
          <w:p w14:paraId="2B1FFE82" w14:textId="77777777" w:rsidR="00F868EA" w:rsidRPr="0052167B" w:rsidRDefault="00F868EA" w:rsidP="00817E47">
            <w:pPr>
              <w:spacing w:before="0" w:line="240" w:lineRule="auto"/>
              <w:contextualSpacing w:val="0"/>
              <w:rPr>
                <w:ins w:id="20181" w:author="Phuong Truong Thi" w:date="2024-10-16T01:03:00Z"/>
                <w:rFonts w:ascii="Times New Roman" w:hAnsi="Times New Roman"/>
                <w:sz w:val="24"/>
                <w:szCs w:val="24"/>
              </w:rPr>
            </w:pPr>
            <w:ins w:id="20182" w:author="Phuong Truong Thi" w:date="2024-10-16T01:03:00Z">
              <w:r w:rsidRPr="0052167B">
                <w:rPr>
                  <w:rFonts w:ascii="Times New Roman" w:hAnsi="Times New Roman"/>
                  <w:sz w:val="24"/>
                  <w:szCs w:val="24"/>
                </w:rPr>
                <w:t>Nhóm ưu tiên farming khách hàng</w:t>
              </w:r>
            </w:ins>
          </w:p>
        </w:tc>
        <w:tc>
          <w:tcPr>
            <w:tcW w:w="2363" w:type="dxa"/>
            <w:vAlign w:val="center"/>
          </w:tcPr>
          <w:p w14:paraId="05739646" w14:textId="77777777" w:rsidR="00F868EA" w:rsidRPr="0052167B" w:rsidRDefault="00F868EA" w:rsidP="00817E47">
            <w:pPr>
              <w:spacing w:before="0" w:line="240" w:lineRule="auto"/>
              <w:contextualSpacing w:val="0"/>
              <w:rPr>
                <w:ins w:id="20183" w:author="Phuong Truong Thi" w:date="2024-10-16T01:03:00Z"/>
                <w:rFonts w:ascii="Times New Roman" w:eastAsia="Times New Roman" w:hAnsi="Times New Roman"/>
                <w:sz w:val="24"/>
                <w:szCs w:val="24"/>
                <w:lang w:eastAsia="vi-VN"/>
              </w:rPr>
            </w:pPr>
            <w:ins w:id="20184" w:author="Phuong Truong Thi" w:date="2024-10-16T01:03:00Z">
              <w:r w:rsidRPr="0052167B">
                <w:rPr>
                  <w:rFonts w:ascii="Times New Roman" w:hAnsi="Times New Roman"/>
                  <w:sz w:val="24"/>
                  <w:szCs w:val="24"/>
                </w:rPr>
                <w:t>Ranking KH tiềm năng theo Logic của EDA</w:t>
              </w:r>
            </w:ins>
          </w:p>
        </w:tc>
        <w:tc>
          <w:tcPr>
            <w:tcW w:w="937" w:type="dxa"/>
          </w:tcPr>
          <w:p w14:paraId="3E58B520" w14:textId="77777777" w:rsidR="00F868EA" w:rsidRPr="0052167B" w:rsidRDefault="00F868EA" w:rsidP="00817E47">
            <w:pPr>
              <w:spacing w:before="0" w:line="240" w:lineRule="auto"/>
              <w:contextualSpacing w:val="0"/>
              <w:rPr>
                <w:ins w:id="20185" w:author="Phuong Truong Thi" w:date="2024-10-16T01:03:00Z"/>
                <w:rFonts w:ascii="Times New Roman" w:eastAsia="Times New Roman" w:hAnsi="Times New Roman"/>
                <w:sz w:val="24"/>
                <w:szCs w:val="24"/>
                <w:lang w:eastAsia="vi-VN"/>
              </w:rPr>
            </w:pPr>
            <w:ins w:id="20186" w:author="Phuong Truong Thi" w:date="2024-10-16T01:03:00Z">
              <w:r>
                <w:rPr>
                  <w:rFonts w:ascii="Times New Roman" w:eastAsia="Times New Roman" w:hAnsi="Times New Roman"/>
                  <w:sz w:val="24"/>
                  <w:szCs w:val="24"/>
                  <w:lang w:val="vi-VN" w:eastAsia="vi-VN"/>
                </w:rPr>
                <w:t>EDA</w:t>
              </w:r>
            </w:ins>
          </w:p>
        </w:tc>
        <w:tc>
          <w:tcPr>
            <w:tcW w:w="1111" w:type="dxa"/>
          </w:tcPr>
          <w:p w14:paraId="6C296137" w14:textId="697F6233" w:rsidR="00F868EA" w:rsidRPr="00B66378" w:rsidRDefault="00525739" w:rsidP="00817E47">
            <w:pPr>
              <w:spacing w:before="0" w:line="240" w:lineRule="auto"/>
              <w:contextualSpacing w:val="0"/>
              <w:rPr>
                <w:ins w:id="20187" w:author="Phuong Truong Thi" w:date="2024-10-16T01:03:00Z"/>
                <w:rFonts w:ascii="Times New Roman" w:eastAsia="Times New Roman" w:hAnsi="Times New Roman"/>
                <w:sz w:val="24"/>
                <w:szCs w:val="24"/>
                <w:lang w:val="vi-VN" w:eastAsia="vi-VN"/>
              </w:rPr>
            </w:pPr>
            <w:r>
              <w:rPr>
                <w:rFonts w:ascii="Times New Roman" w:eastAsia="Times New Roman" w:hAnsi="Times New Roman"/>
                <w:sz w:val="24"/>
                <w:szCs w:val="24"/>
                <w:lang w:val="vi-VN" w:eastAsia="vi-VN"/>
              </w:rPr>
              <w:t>Text (255)</w:t>
            </w:r>
          </w:p>
        </w:tc>
        <w:tc>
          <w:tcPr>
            <w:tcW w:w="1134" w:type="dxa"/>
            <w:shd w:val="clear" w:color="auto" w:fill="auto"/>
            <w:noWrap/>
            <w:vAlign w:val="center"/>
          </w:tcPr>
          <w:p w14:paraId="0A837DF5" w14:textId="77777777" w:rsidR="00F868EA" w:rsidRPr="0052167B" w:rsidRDefault="00F868EA" w:rsidP="00817E47">
            <w:pPr>
              <w:spacing w:before="0" w:line="240" w:lineRule="auto"/>
              <w:contextualSpacing w:val="0"/>
              <w:rPr>
                <w:ins w:id="20188" w:author="Phuong Truong Thi" w:date="2024-10-16T01:03:00Z"/>
                <w:rFonts w:ascii="Times New Roman" w:eastAsia="Times New Roman" w:hAnsi="Times New Roman"/>
                <w:sz w:val="24"/>
                <w:szCs w:val="24"/>
                <w:lang w:val="vi-VN" w:eastAsia="vi-VN"/>
              </w:rPr>
            </w:pPr>
          </w:p>
        </w:tc>
        <w:tc>
          <w:tcPr>
            <w:tcW w:w="994" w:type="dxa"/>
          </w:tcPr>
          <w:p w14:paraId="7183E6F5" w14:textId="77777777" w:rsidR="00F868EA" w:rsidRPr="0052167B" w:rsidRDefault="00F868EA" w:rsidP="00817E47">
            <w:pPr>
              <w:spacing w:before="0" w:line="240" w:lineRule="auto"/>
              <w:contextualSpacing w:val="0"/>
              <w:jc w:val="center"/>
              <w:rPr>
                <w:ins w:id="20189" w:author="Phuong Truong Thi" w:date="2024-10-16T01:03:00Z"/>
                <w:rFonts w:ascii="Times New Roman" w:eastAsia="Times New Roman" w:hAnsi="Times New Roman"/>
                <w:sz w:val="24"/>
                <w:szCs w:val="24"/>
                <w:lang w:val="vi-VN" w:eastAsia="vi-VN"/>
              </w:rPr>
            </w:pPr>
            <w:ins w:id="20190" w:author="Phuong Truong Thi" w:date="2024-10-16T01:03:00Z">
              <w:r w:rsidRPr="0052167B">
                <w:rPr>
                  <w:rFonts w:ascii="Times New Roman" w:eastAsia="Times New Roman" w:hAnsi="Times New Roman"/>
                  <w:sz w:val="24"/>
                  <w:szCs w:val="24"/>
                  <w:lang w:eastAsia="vi-VN"/>
                </w:rPr>
                <w:t>N</w:t>
              </w:r>
            </w:ins>
          </w:p>
        </w:tc>
      </w:tr>
      <w:tr w:rsidR="00F868EA" w:rsidRPr="0052167B" w14:paraId="420D7F9E" w14:textId="77777777" w:rsidTr="004B3858">
        <w:trPr>
          <w:trHeight w:val="276"/>
          <w:ins w:id="20191" w:author="Phuong Truong Thi" w:date="2024-10-16T01:03:00Z"/>
        </w:trPr>
        <w:tc>
          <w:tcPr>
            <w:tcW w:w="670" w:type="dxa"/>
            <w:shd w:val="clear" w:color="auto" w:fill="auto"/>
            <w:vAlign w:val="center"/>
          </w:tcPr>
          <w:p w14:paraId="78BFF32B" w14:textId="77777777" w:rsidR="00F868EA" w:rsidRPr="0052167B" w:rsidRDefault="00F868EA" w:rsidP="00817E47">
            <w:pPr>
              <w:pStyle w:val="ListParagraph"/>
              <w:numPr>
                <w:ilvl w:val="0"/>
                <w:numId w:val="63"/>
              </w:numPr>
              <w:spacing w:before="0" w:line="240" w:lineRule="auto"/>
              <w:contextualSpacing w:val="0"/>
              <w:jc w:val="left"/>
              <w:rPr>
                <w:ins w:id="20192" w:author="Phuong Truong Thi" w:date="2024-10-16T01:03:00Z"/>
                <w:rFonts w:eastAsia="Times New Roman"/>
                <w:szCs w:val="24"/>
                <w:lang w:val="vi-VN" w:eastAsia="vi-VN"/>
              </w:rPr>
            </w:pPr>
          </w:p>
        </w:tc>
        <w:tc>
          <w:tcPr>
            <w:tcW w:w="2097" w:type="dxa"/>
            <w:shd w:val="clear" w:color="auto" w:fill="auto"/>
            <w:vAlign w:val="center"/>
          </w:tcPr>
          <w:p w14:paraId="76E0A989" w14:textId="77777777" w:rsidR="00F868EA" w:rsidRPr="0052167B" w:rsidRDefault="00F868EA" w:rsidP="00817E47">
            <w:pPr>
              <w:spacing w:before="0" w:line="240" w:lineRule="auto"/>
              <w:contextualSpacing w:val="0"/>
              <w:rPr>
                <w:ins w:id="20193" w:author="Phuong Truong Thi" w:date="2024-10-16T01:03:00Z"/>
                <w:rFonts w:ascii="Times New Roman" w:hAnsi="Times New Roman"/>
                <w:sz w:val="24"/>
                <w:szCs w:val="24"/>
              </w:rPr>
            </w:pPr>
            <w:ins w:id="20194" w:author="Phuong Truong Thi" w:date="2024-10-16T01:03:00Z">
              <w:r w:rsidRPr="0052167B">
                <w:rPr>
                  <w:rFonts w:ascii="Times New Roman" w:hAnsi="Times New Roman"/>
                  <w:sz w:val="24"/>
                  <w:szCs w:val="24"/>
                </w:rPr>
                <w:t>Ưu tiên tiếp cận</w:t>
              </w:r>
            </w:ins>
          </w:p>
        </w:tc>
        <w:tc>
          <w:tcPr>
            <w:tcW w:w="2363" w:type="dxa"/>
            <w:vAlign w:val="center"/>
          </w:tcPr>
          <w:p w14:paraId="23D4E2C9" w14:textId="77777777" w:rsidR="00F868EA" w:rsidRPr="0052167B" w:rsidRDefault="00F868EA" w:rsidP="00817E47">
            <w:pPr>
              <w:spacing w:before="0" w:line="240" w:lineRule="auto"/>
              <w:contextualSpacing w:val="0"/>
              <w:rPr>
                <w:ins w:id="20195" w:author="Phuong Truong Thi" w:date="2024-10-16T01:03:00Z"/>
                <w:rFonts w:ascii="Times New Roman" w:eastAsia="Times New Roman" w:hAnsi="Times New Roman"/>
                <w:sz w:val="24"/>
                <w:szCs w:val="24"/>
                <w:lang w:eastAsia="vi-VN"/>
              </w:rPr>
            </w:pPr>
            <w:ins w:id="20196" w:author="Phuong Truong Thi" w:date="2024-10-16T01:03:00Z">
              <w:r w:rsidRPr="0052167B">
                <w:rPr>
                  <w:rFonts w:ascii="Times New Roman" w:hAnsi="Times New Roman"/>
                  <w:sz w:val="24"/>
                  <w:szCs w:val="24"/>
                </w:rPr>
                <w:t>Ranking KH ưu tiên tiếp cận trước theo logic EDA</w:t>
              </w:r>
            </w:ins>
          </w:p>
        </w:tc>
        <w:tc>
          <w:tcPr>
            <w:tcW w:w="937" w:type="dxa"/>
          </w:tcPr>
          <w:p w14:paraId="390CEFCB" w14:textId="77777777" w:rsidR="00F868EA" w:rsidRPr="0052167B" w:rsidRDefault="00F868EA" w:rsidP="00817E47">
            <w:pPr>
              <w:spacing w:before="0" w:line="240" w:lineRule="auto"/>
              <w:contextualSpacing w:val="0"/>
              <w:rPr>
                <w:ins w:id="20197" w:author="Phuong Truong Thi" w:date="2024-10-16T01:03:00Z"/>
                <w:rFonts w:ascii="Times New Roman" w:eastAsia="Times New Roman" w:hAnsi="Times New Roman"/>
                <w:sz w:val="24"/>
                <w:szCs w:val="24"/>
                <w:lang w:eastAsia="vi-VN"/>
              </w:rPr>
            </w:pPr>
            <w:ins w:id="20198" w:author="Phuong Truong Thi" w:date="2024-10-16T01:03:00Z">
              <w:r w:rsidRPr="00081D52">
                <w:rPr>
                  <w:rFonts w:ascii="Times New Roman" w:eastAsia="Times New Roman" w:hAnsi="Times New Roman"/>
                  <w:sz w:val="24"/>
                  <w:szCs w:val="24"/>
                  <w:lang w:val="vi-VN" w:eastAsia="vi-VN"/>
                </w:rPr>
                <w:t>EDA</w:t>
              </w:r>
            </w:ins>
          </w:p>
        </w:tc>
        <w:tc>
          <w:tcPr>
            <w:tcW w:w="1111" w:type="dxa"/>
          </w:tcPr>
          <w:p w14:paraId="4058101E" w14:textId="77777777" w:rsidR="00F868EA" w:rsidRPr="00B66378" w:rsidRDefault="00F868EA" w:rsidP="00817E47">
            <w:pPr>
              <w:spacing w:before="0" w:line="240" w:lineRule="auto"/>
              <w:contextualSpacing w:val="0"/>
              <w:rPr>
                <w:ins w:id="20199" w:author="Phuong Truong Thi" w:date="2024-10-16T01:03:00Z"/>
                <w:rFonts w:ascii="Times New Roman" w:eastAsia="Times New Roman" w:hAnsi="Times New Roman"/>
                <w:sz w:val="24"/>
                <w:szCs w:val="24"/>
                <w:lang w:val="vi-VN" w:eastAsia="vi-VN"/>
              </w:rPr>
            </w:pPr>
            <w:ins w:id="20200" w:author="Phuong Truong Thi" w:date="2024-10-16T01:03:00Z">
              <w:r>
                <w:rPr>
                  <w:rFonts w:ascii="Times New Roman" w:eastAsia="Times New Roman" w:hAnsi="Times New Roman"/>
                  <w:sz w:val="24"/>
                  <w:szCs w:val="24"/>
                  <w:lang w:val="vi-VN" w:eastAsia="vi-VN"/>
                </w:rPr>
                <w:t>Number</w:t>
              </w:r>
            </w:ins>
          </w:p>
        </w:tc>
        <w:tc>
          <w:tcPr>
            <w:tcW w:w="1134" w:type="dxa"/>
            <w:shd w:val="clear" w:color="auto" w:fill="auto"/>
            <w:noWrap/>
            <w:vAlign w:val="center"/>
          </w:tcPr>
          <w:p w14:paraId="0D6F32C8" w14:textId="77777777" w:rsidR="00F868EA" w:rsidRPr="0052167B" w:rsidRDefault="00F868EA" w:rsidP="00817E47">
            <w:pPr>
              <w:spacing w:before="0" w:line="240" w:lineRule="auto"/>
              <w:contextualSpacing w:val="0"/>
              <w:rPr>
                <w:ins w:id="20201" w:author="Phuong Truong Thi" w:date="2024-10-16T01:03:00Z"/>
                <w:rFonts w:ascii="Times New Roman" w:eastAsia="Times New Roman" w:hAnsi="Times New Roman"/>
                <w:sz w:val="24"/>
                <w:szCs w:val="24"/>
                <w:lang w:val="vi-VN" w:eastAsia="vi-VN"/>
              </w:rPr>
            </w:pPr>
          </w:p>
        </w:tc>
        <w:tc>
          <w:tcPr>
            <w:tcW w:w="994" w:type="dxa"/>
          </w:tcPr>
          <w:p w14:paraId="7DFBDB00" w14:textId="77777777" w:rsidR="00F868EA" w:rsidRPr="0052167B" w:rsidRDefault="00F868EA" w:rsidP="00817E47">
            <w:pPr>
              <w:spacing w:before="0" w:line="240" w:lineRule="auto"/>
              <w:contextualSpacing w:val="0"/>
              <w:jc w:val="center"/>
              <w:rPr>
                <w:ins w:id="20202" w:author="Phuong Truong Thi" w:date="2024-10-16T01:03:00Z"/>
                <w:rFonts w:ascii="Times New Roman" w:eastAsia="Times New Roman" w:hAnsi="Times New Roman"/>
                <w:sz w:val="24"/>
                <w:szCs w:val="24"/>
                <w:lang w:val="vi-VN" w:eastAsia="vi-VN"/>
              </w:rPr>
            </w:pPr>
            <w:ins w:id="20203" w:author="Phuong Truong Thi" w:date="2024-10-16T01:03:00Z">
              <w:r w:rsidRPr="0052167B">
                <w:rPr>
                  <w:rFonts w:ascii="Times New Roman" w:eastAsia="Times New Roman" w:hAnsi="Times New Roman"/>
                  <w:sz w:val="24"/>
                  <w:szCs w:val="24"/>
                  <w:lang w:eastAsia="vi-VN"/>
                </w:rPr>
                <w:t>N</w:t>
              </w:r>
            </w:ins>
          </w:p>
        </w:tc>
      </w:tr>
      <w:tr w:rsidR="00F868EA" w:rsidRPr="0052167B" w14:paraId="0B6E4AF9" w14:textId="77777777" w:rsidTr="004B3858">
        <w:trPr>
          <w:trHeight w:val="276"/>
          <w:ins w:id="20204" w:author="Phuong Truong Thi" w:date="2024-10-16T01:03:00Z"/>
        </w:trPr>
        <w:tc>
          <w:tcPr>
            <w:tcW w:w="670" w:type="dxa"/>
            <w:shd w:val="clear" w:color="auto" w:fill="auto"/>
            <w:vAlign w:val="center"/>
          </w:tcPr>
          <w:p w14:paraId="1AE5AA8A" w14:textId="77777777" w:rsidR="00F868EA" w:rsidRPr="0052167B" w:rsidRDefault="00F868EA" w:rsidP="00817E47">
            <w:pPr>
              <w:pStyle w:val="ListParagraph"/>
              <w:numPr>
                <w:ilvl w:val="0"/>
                <w:numId w:val="63"/>
              </w:numPr>
              <w:spacing w:before="0" w:line="240" w:lineRule="auto"/>
              <w:contextualSpacing w:val="0"/>
              <w:jc w:val="left"/>
              <w:rPr>
                <w:ins w:id="20205" w:author="Phuong Truong Thi" w:date="2024-10-16T01:03:00Z"/>
                <w:rFonts w:eastAsia="Times New Roman"/>
                <w:szCs w:val="24"/>
                <w:lang w:val="vi-VN" w:eastAsia="vi-VN"/>
              </w:rPr>
            </w:pPr>
          </w:p>
        </w:tc>
        <w:tc>
          <w:tcPr>
            <w:tcW w:w="2097" w:type="dxa"/>
            <w:shd w:val="clear" w:color="auto" w:fill="auto"/>
            <w:vAlign w:val="center"/>
          </w:tcPr>
          <w:p w14:paraId="77CC3750" w14:textId="77777777" w:rsidR="00F868EA" w:rsidRPr="0052167B" w:rsidRDefault="00F868EA" w:rsidP="00817E47">
            <w:pPr>
              <w:spacing w:before="0" w:line="240" w:lineRule="auto"/>
              <w:contextualSpacing w:val="0"/>
              <w:rPr>
                <w:ins w:id="20206" w:author="Phuong Truong Thi" w:date="2024-10-16T01:03:00Z"/>
                <w:rFonts w:ascii="Times New Roman" w:hAnsi="Times New Roman"/>
                <w:sz w:val="24"/>
                <w:szCs w:val="24"/>
              </w:rPr>
            </w:pPr>
            <w:ins w:id="20207" w:author="Phuong Truong Thi" w:date="2024-10-16T01:03:00Z">
              <w:r w:rsidRPr="0052167B">
                <w:rPr>
                  <w:rFonts w:ascii="Times New Roman" w:hAnsi="Times New Roman"/>
                  <w:sz w:val="24"/>
                  <w:szCs w:val="24"/>
                </w:rPr>
                <w:t>Điểm tiềm năng NEO</w:t>
              </w:r>
            </w:ins>
          </w:p>
        </w:tc>
        <w:tc>
          <w:tcPr>
            <w:tcW w:w="2363" w:type="dxa"/>
            <w:vAlign w:val="center"/>
          </w:tcPr>
          <w:p w14:paraId="7072E754" w14:textId="77777777" w:rsidR="00F868EA" w:rsidRPr="0052167B" w:rsidRDefault="00F868EA" w:rsidP="00817E47">
            <w:pPr>
              <w:spacing w:before="0" w:line="240" w:lineRule="auto"/>
              <w:contextualSpacing w:val="0"/>
              <w:rPr>
                <w:ins w:id="20208" w:author="Phuong Truong Thi" w:date="2024-10-16T01:03:00Z"/>
                <w:rFonts w:ascii="Times New Roman" w:eastAsia="Times New Roman" w:hAnsi="Times New Roman"/>
                <w:sz w:val="24"/>
                <w:szCs w:val="24"/>
                <w:lang w:eastAsia="vi-VN"/>
              </w:rPr>
            </w:pPr>
            <w:ins w:id="20209" w:author="Phuong Truong Thi" w:date="2024-10-16T01:03:00Z">
              <w:r w:rsidRPr="0052167B">
                <w:rPr>
                  <w:rFonts w:ascii="Times New Roman" w:hAnsi="Times New Roman"/>
                  <w:sz w:val="24"/>
                  <w:szCs w:val="24"/>
                </w:rPr>
                <w:t>Ranking tiềm năng KH dựa trên thông tin trên NEO</w:t>
              </w:r>
            </w:ins>
          </w:p>
        </w:tc>
        <w:tc>
          <w:tcPr>
            <w:tcW w:w="937" w:type="dxa"/>
          </w:tcPr>
          <w:p w14:paraId="032177AE" w14:textId="77777777" w:rsidR="00F868EA" w:rsidRPr="0052167B" w:rsidRDefault="00F868EA" w:rsidP="00817E47">
            <w:pPr>
              <w:spacing w:before="0" w:line="240" w:lineRule="auto"/>
              <w:contextualSpacing w:val="0"/>
              <w:rPr>
                <w:ins w:id="20210" w:author="Phuong Truong Thi" w:date="2024-10-16T01:03:00Z"/>
                <w:rFonts w:ascii="Times New Roman" w:eastAsia="Times New Roman" w:hAnsi="Times New Roman"/>
                <w:sz w:val="24"/>
                <w:szCs w:val="24"/>
                <w:lang w:eastAsia="vi-VN"/>
              </w:rPr>
            </w:pPr>
            <w:ins w:id="20211" w:author="Phuong Truong Thi" w:date="2024-10-16T01:03:00Z">
              <w:r w:rsidRPr="00081D52">
                <w:rPr>
                  <w:rFonts w:ascii="Times New Roman" w:eastAsia="Times New Roman" w:hAnsi="Times New Roman"/>
                  <w:sz w:val="24"/>
                  <w:szCs w:val="24"/>
                  <w:lang w:val="vi-VN" w:eastAsia="vi-VN"/>
                </w:rPr>
                <w:t>EDA</w:t>
              </w:r>
            </w:ins>
          </w:p>
        </w:tc>
        <w:tc>
          <w:tcPr>
            <w:tcW w:w="1111" w:type="dxa"/>
          </w:tcPr>
          <w:p w14:paraId="35F912EC" w14:textId="77777777" w:rsidR="00F868EA" w:rsidRPr="0052167B" w:rsidRDefault="00F868EA" w:rsidP="00817E47">
            <w:pPr>
              <w:spacing w:before="0" w:line="240" w:lineRule="auto"/>
              <w:contextualSpacing w:val="0"/>
              <w:rPr>
                <w:ins w:id="20212" w:author="Phuong Truong Thi" w:date="2024-10-16T01:03:00Z"/>
                <w:rFonts w:ascii="Times New Roman" w:eastAsia="Times New Roman" w:hAnsi="Times New Roman"/>
                <w:sz w:val="24"/>
                <w:szCs w:val="24"/>
                <w:lang w:eastAsia="vi-VN"/>
              </w:rPr>
            </w:pPr>
            <w:ins w:id="20213" w:author="Phuong Truong Thi" w:date="2024-10-16T01:03:00Z">
              <w:r w:rsidRPr="0052167B">
                <w:rPr>
                  <w:rFonts w:ascii="Times New Roman" w:eastAsia="Times New Roman" w:hAnsi="Times New Roman"/>
                  <w:sz w:val="24"/>
                  <w:szCs w:val="24"/>
                  <w:lang w:eastAsia="vi-VN"/>
                </w:rPr>
                <w:t>Number</w:t>
              </w:r>
            </w:ins>
          </w:p>
        </w:tc>
        <w:tc>
          <w:tcPr>
            <w:tcW w:w="1134" w:type="dxa"/>
            <w:shd w:val="clear" w:color="auto" w:fill="auto"/>
            <w:noWrap/>
            <w:vAlign w:val="center"/>
          </w:tcPr>
          <w:p w14:paraId="2F57B0DE" w14:textId="77777777" w:rsidR="00F868EA" w:rsidRPr="0052167B" w:rsidRDefault="00F868EA" w:rsidP="00817E47">
            <w:pPr>
              <w:spacing w:before="0" w:line="240" w:lineRule="auto"/>
              <w:contextualSpacing w:val="0"/>
              <w:rPr>
                <w:ins w:id="20214" w:author="Phuong Truong Thi" w:date="2024-10-16T01:03:00Z"/>
                <w:rFonts w:ascii="Times New Roman" w:eastAsia="Times New Roman" w:hAnsi="Times New Roman"/>
                <w:sz w:val="24"/>
                <w:szCs w:val="24"/>
                <w:lang w:val="vi-VN" w:eastAsia="vi-VN"/>
              </w:rPr>
            </w:pPr>
          </w:p>
        </w:tc>
        <w:tc>
          <w:tcPr>
            <w:tcW w:w="994" w:type="dxa"/>
          </w:tcPr>
          <w:p w14:paraId="522909EB" w14:textId="77777777" w:rsidR="00F868EA" w:rsidRPr="0052167B" w:rsidRDefault="00F868EA" w:rsidP="00817E47">
            <w:pPr>
              <w:spacing w:before="0" w:line="240" w:lineRule="auto"/>
              <w:contextualSpacing w:val="0"/>
              <w:jc w:val="center"/>
              <w:rPr>
                <w:ins w:id="20215" w:author="Phuong Truong Thi" w:date="2024-10-16T01:03:00Z"/>
                <w:rFonts w:ascii="Times New Roman" w:eastAsia="Times New Roman" w:hAnsi="Times New Roman"/>
                <w:sz w:val="24"/>
                <w:szCs w:val="24"/>
                <w:lang w:val="vi-VN" w:eastAsia="vi-VN"/>
              </w:rPr>
            </w:pPr>
            <w:ins w:id="20216" w:author="Phuong Truong Thi" w:date="2024-10-16T01:03:00Z">
              <w:r w:rsidRPr="0052167B">
                <w:rPr>
                  <w:rFonts w:ascii="Times New Roman" w:eastAsia="Times New Roman" w:hAnsi="Times New Roman"/>
                  <w:sz w:val="24"/>
                  <w:szCs w:val="24"/>
                  <w:lang w:eastAsia="vi-VN"/>
                </w:rPr>
                <w:t>N</w:t>
              </w:r>
            </w:ins>
          </w:p>
        </w:tc>
      </w:tr>
    </w:tbl>
    <w:p w14:paraId="1D55F7DC" w14:textId="3A20C939" w:rsidR="00F52124" w:rsidDel="00C86300" w:rsidRDefault="00F52124">
      <w:pPr>
        <w:pStyle w:val="ListParagraph"/>
        <w:rPr>
          <w:del w:id="20217" w:author="Phuong Truong Thi" w:date="2024-10-16T01:02:00Z"/>
        </w:rPr>
        <w:pPrChange w:id="20218" w:author="Phuong Truong Thi" w:date="2024-10-17T19:09:00Z">
          <w:pPr/>
        </w:pPrChange>
      </w:pPr>
      <w:del w:id="20219" w:author="Phuong Truong Thi" w:date="2024-10-16T01:02:00Z">
        <w:r w:rsidDel="00F868EA">
          <w:delText>Number</w:delText>
        </w:r>
        <w:r w:rsidDel="00F868EA">
          <w:rPr>
            <w:rFonts w:eastAsia="Times New Roman"/>
            <w:lang w:eastAsia="vi-VN"/>
          </w:rPr>
          <w:delText>Text</w:delText>
        </w:r>
      </w:del>
    </w:p>
    <w:p w14:paraId="5BB740C3" w14:textId="6276942D" w:rsidR="00C86300" w:rsidRPr="00C86300" w:rsidRDefault="00C86300" w:rsidP="00C86300">
      <w:pPr>
        <w:pStyle w:val="ListParagraph"/>
        <w:rPr>
          <w:ins w:id="20220" w:author="Phuong Truong Thi" w:date="2024-10-17T19:09:00Z"/>
          <w:rFonts w:eastAsia="Times New Roman"/>
          <w:lang w:eastAsia="vi-VN"/>
          <w:rPrChange w:id="20221" w:author="Phuong Truong Thi" w:date="2024-10-17T19:09:00Z">
            <w:rPr>
              <w:ins w:id="20222" w:author="Phuong Truong Thi" w:date="2024-10-17T19:09:00Z"/>
            </w:rPr>
          </w:rPrChange>
        </w:rPr>
      </w:pPr>
      <w:ins w:id="20223" w:author="Phuong Truong Thi" w:date="2024-10-17T19:09:00Z">
        <w:r>
          <w:t>Các Action trên màn hình</w:t>
        </w:r>
      </w:ins>
    </w:p>
    <w:tbl>
      <w:tblPr>
        <w:tblStyle w:val="TableGrid"/>
        <w:tblW w:w="0" w:type="auto"/>
        <w:tblInd w:w="-275" w:type="dxa"/>
        <w:tblLook w:val="04A0" w:firstRow="1" w:lastRow="0" w:firstColumn="1" w:lastColumn="0" w:noHBand="0" w:noVBand="1"/>
        <w:tblPrChange w:id="20224" w:author="Phuong Truong Thi" w:date="2024-11-25T18:54:00Z">
          <w:tblPr>
            <w:tblStyle w:val="TableGrid"/>
            <w:tblW w:w="0" w:type="auto"/>
            <w:tblInd w:w="-275" w:type="dxa"/>
            <w:tblLook w:val="04A0" w:firstRow="1" w:lastRow="0" w:firstColumn="1" w:lastColumn="0" w:noHBand="0" w:noVBand="1"/>
          </w:tblPr>
        </w:tblPrChange>
      </w:tblPr>
      <w:tblGrid>
        <w:gridCol w:w="2520"/>
        <w:gridCol w:w="2880"/>
        <w:gridCol w:w="1443"/>
        <w:gridCol w:w="2502"/>
        <w:tblGridChange w:id="20225">
          <w:tblGrid>
            <w:gridCol w:w="550"/>
            <w:gridCol w:w="1970"/>
            <w:gridCol w:w="640"/>
            <w:gridCol w:w="2240"/>
            <w:gridCol w:w="730"/>
            <w:gridCol w:w="713"/>
            <w:gridCol w:w="782"/>
            <w:gridCol w:w="1720"/>
            <w:gridCol w:w="547"/>
            <w:gridCol w:w="558"/>
            <w:gridCol w:w="2610"/>
            <w:gridCol w:w="2970"/>
            <w:gridCol w:w="1495"/>
            <w:gridCol w:w="2267"/>
          </w:tblGrid>
        </w:tblGridChange>
      </w:tblGrid>
      <w:tr w:rsidR="006F67C5" w14:paraId="6628963B" w14:textId="77777777" w:rsidTr="005B45EC">
        <w:trPr>
          <w:tblHeader/>
          <w:ins w:id="20226" w:author="Phuong Truong Thi" w:date="2024-10-17T19:01:00Z"/>
          <w:trPrChange w:id="20227" w:author="Phuong Truong Thi" w:date="2024-11-25T18:54:00Z">
            <w:trPr>
              <w:gridBefore w:val="1"/>
              <w:gridAfter w:val="0"/>
            </w:trPr>
          </w:trPrChange>
        </w:trPr>
        <w:tc>
          <w:tcPr>
            <w:tcW w:w="2520" w:type="dxa"/>
            <w:shd w:val="clear" w:color="auto" w:fill="F7CAAC" w:themeFill="accent2" w:themeFillTint="66"/>
            <w:vAlign w:val="center"/>
            <w:tcPrChange w:id="20228" w:author="Phuong Truong Thi" w:date="2024-11-25T18:54:00Z">
              <w:tcPr>
                <w:tcW w:w="2610" w:type="dxa"/>
                <w:gridSpan w:val="2"/>
                <w:shd w:val="clear" w:color="auto" w:fill="F7CAAC" w:themeFill="accent2" w:themeFillTint="66"/>
                <w:vAlign w:val="center"/>
              </w:tcPr>
            </w:tcPrChange>
          </w:tcPr>
          <w:p w14:paraId="675D61A0" w14:textId="77777777" w:rsidR="006F67C5" w:rsidRPr="008343A7" w:rsidRDefault="006F67C5" w:rsidP="00817E47">
            <w:pPr>
              <w:jc w:val="center"/>
              <w:rPr>
                <w:ins w:id="20229" w:author="Phuong Truong Thi" w:date="2024-10-17T19:01:00Z"/>
                <w:rFonts w:ascii="Times New Roman" w:hAnsi="Times New Roman"/>
                <w:b/>
                <w:bCs/>
                <w:sz w:val="24"/>
                <w:szCs w:val="24"/>
              </w:rPr>
            </w:pPr>
            <w:ins w:id="20230" w:author="Phuong Truong Thi" w:date="2024-10-17T19:01:00Z">
              <w:r w:rsidRPr="008343A7">
                <w:rPr>
                  <w:rFonts w:ascii="Times New Roman" w:hAnsi="Times New Roman"/>
                  <w:b/>
                  <w:bCs/>
                  <w:sz w:val="24"/>
                  <w:szCs w:val="24"/>
                </w:rPr>
                <w:t>Action</w:t>
              </w:r>
            </w:ins>
          </w:p>
        </w:tc>
        <w:tc>
          <w:tcPr>
            <w:tcW w:w="2880" w:type="dxa"/>
            <w:shd w:val="clear" w:color="auto" w:fill="F7CAAC" w:themeFill="accent2" w:themeFillTint="66"/>
            <w:vAlign w:val="center"/>
            <w:tcPrChange w:id="20231" w:author="Phuong Truong Thi" w:date="2024-11-25T18:54:00Z">
              <w:tcPr>
                <w:tcW w:w="2970" w:type="dxa"/>
                <w:gridSpan w:val="2"/>
                <w:shd w:val="clear" w:color="auto" w:fill="F7CAAC" w:themeFill="accent2" w:themeFillTint="66"/>
                <w:vAlign w:val="center"/>
              </w:tcPr>
            </w:tcPrChange>
          </w:tcPr>
          <w:p w14:paraId="04771BFC" w14:textId="77777777" w:rsidR="006F67C5" w:rsidRPr="008343A7" w:rsidRDefault="006F67C5" w:rsidP="00817E47">
            <w:pPr>
              <w:jc w:val="center"/>
              <w:rPr>
                <w:ins w:id="20232" w:author="Phuong Truong Thi" w:date="2024-10-17T19:01:00Z"/>
                <w:rFonts w:ascii="Times New Roman" w:hAnsi="Times New Roman"/>
                <w:b/>
                <w:bCs/>
                <w:sz w:val="24"/>
                <w:szCs w:val="24"/>
              </w:rPr>
            </w:pPr>
            <w:ins w:id="20233" w:author="Phuong Truong Thi" w:date="2024-10-17T19:01:00Z">
              <w:r w:rsidRPr="008343A7">
                <w:rPr>
                  <w:rFonts w:ascii="Times New Roman" w:hAnsi="Times New Roman"/>
                  <w:b/>
                  <w:bCs/>
                  <w:sz w:val="24"/>
                  <w:szCs w:val="24"/>
                </w:rPr>
                <w:t>Điều hướng</w:t>
              </w:r>
            </w:ins>
          </w:p>
        </w:tc>
        <w:tc>
          <w:tcPr>
            <w:tcW w:w="1440" w:type="dxa"/>
            <w:shd w:val="clear" w:color="auto" w:fill="F7CAAC" w:themeFill="accent2" w:themeFillTint="66"/>
            <w:vAlign w:val="center"/>
            <w:tcPrChange w:id="20234" w:author="Phuong Truong Thi" w:date="2024-11-25T18:54:00Z">
              <w:tcPr>
                <w:tcW w:w="1495" w:type="dxa"/>
                <w:gridSpan w:val="2"/>
                <w:shd w:val="clear" w:color="auto" w:fill="F7CAAC" w:themeFill="accent2" w:themeFillTint="66"/>
                <w:vAlign w:val="center"/>
              </w:tcPr>
            </w:tcPrChange>
          </w:tcPr>
          <w:p w14:paraId="68793264" w14:textId="77777777" w:rsidR="006F67C5" w:rsidRPr="008343A7" w:rsidRDefault="006F67C5" w:rsidP="00817E47">
            <w:pPr>
              <w:jc w:val="center"/>
              <w:rPr>
                <w:ins w:id="20235" w:author="Phuong Truong Thi" w:date="2024-10-17T19:01:00Z"/>
                <w:rFonts w:ascii="Times New Roman" w:hAnsi="Times New Roman"/>
                <w:b/>
                <w:bCs/>
                <w:sz w:val="24"/>
                <w:szCs w:val="24"/>
              </w:rPr>
            </w:pPr>
            <w:ins w:id="20236" w:author="Phuong Truong Thi" w:date="2024-10-17T19:01:00Z">
              <w:r w:rsidRPr="008343A7">
                <w:rPr>
                  <w:rFonts w:ascii="Times New Roman" w:hAnsi="Times New Roman"/>
                  <w:b/>
                  <w:bCs/>
                  <w:sz w:val="24"/>
                  <w:szCs w:val="24"/>
                </w:rPr>
                <w:t>Mã chức năng</w:t>
              </w:r>
            </w:ins>
          </w:p>
        </w:tc>
        <w:tc>
          <w:tcPr>
            <w:tcW w:w="2502" w:type="dxa"/>
            <w:shd w:val="clear" w:color="auto" w:fill="F7CAAC" w:themeFill="accent2" w:themeFillTint="66"/>
            <w:vAlign w:val="center"/>
            <w:tcPrChange w:id="20237" w:author="Phuong Truong Thi" w:date="2024-11-25T18:54:00Z">
              <w:tcPr>
                <w:tcW w:w="2267" w:type="dxa"/>
                <w:gridSpan w:val="2"/>
                <w:shd w:val="clear" w:color="auto" w:fill="F7CAAC" w:themeFill="accent2" w:themeFillTint="66"/>
                <w:vAlign w:val="center"/>
              </w:tcPr>
            </w:tcPrChange>
          </w:tcPr>
          <w:p w14:paraId="0C8F07BD" w14:textId="77777777" w:rsidR="006F67C5" w:rsidRPr="008343A7" w:rsidRDefault="006F67C5" w:rsidP="00817E47">
            <w:pPr>
              <w:jc w:val="center"/>
              <w:rPr>
                <w:ins w:id="20238" w:author="Phuong Truong Thi" w:date="2024-10-17T19:01:00Z"/>
                <w:rFonts w:ascii="Times New Roman" w:hAnsi="Times New Roman"/>
                <w:b/>
                <w:bCs/>
                <w:sz w:val="24"/>
                <w:szCs w:val="24"/>
              </w:rPr>
            </w:pPr>
            <w:ins w:id="20239"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7F73CC0B" w14:textId="77777777" w:rsidTr="005B45EC">
        <w:trPr>
          <w:ins w:id="20240" w:author="Phuong Truong Thi" w:date="2024-10-17T19:01:00Z"/>
          <w:trPrChange w:id="20241" w:author="Phuong Truong Thi" w:date="2024-11-25T18:54:00Z">
            <w:trPr>
              <w:gridBefore w:val="10"/>
            </w:trPr>
          </w:trPrChange>
        </w:trPr>
        <w:tc>
          <w:tcPr>
            <w:tcW w:w="2520" w:type="dxa"/>
            <w:shd w:val="clear" w:color="auto" w:fill="auto"/>
            <w:vAlign w:val="center"/>
            <w:tcPrChange w:id="20242" w:author="Phuong Truong Thi" w:date="2024-11-25T18:54:00Z">
              <w:tcPr>
                <w:tcW w:w="2610" w:type="dxa"/>
                <w:shd w:val="clear" w:color="auto" w:fill="F7CAAC" w:themeFill="accent2" w:themeFillTint="66"/>
                <w:vAlign w:val="center"/>
              </w:tcPr>
            </w:tcPrChange>
          </w:tcPr>
          <w:p w14:paraId="3E183498" w14:textId="77777777" w:rsidR="006F67C5" w:rsidRPr="00FD6BA2" w:rsidRDefault="006F67C5">
            <w:pPr>
              <w:jc w:val="left"/>
              <w:rPr>
                <w:ins w:id="20243" w:author="Phuong Truong Thi" w:date="2024-10-17T19:01:00Z"/>
                <w:rFonts w:ascii="Times New Roman" w:hAnsi="Times New Roman"/>
                <w:sz w:val="24"/>
                <w:szCs w:val="24"/>
                <w:rPrChange w:id="20244" w:author="Phuong Truong Thi" w:date="2024-10-17T19:01:00Z">
                  <w:rPr>
                    <w:ins w:id="20245" w:author="Phuong Truong Thi" w:date="2024-10-17T19:01:00Z"/>
                    <w:rFonts w:ascii="Times New Roman" w:hAnsi="Times New Roman"/>
                    <w:b/>
                    <w:bCs/>
                    <w:sz w:val="24"/>
                    <w:szCs w:val="24"/>
                  </w:rPr>
                </w:rPrChange>
              </w:rPr>
              <w:pPrChange w:id="20246" w:author="Phuong Truong Thi" w:date="2024-10-17T19:01:00Z">
                <w:pPr>
                  <w:jc w:val="center"/>
                </w:pPr>
              </w:pPrChange>
            </w:pPr>
            <w:ins w:id="20247" w:author="Phuong Truong Thi" w:date="2024-10-17T19:01:00Z">
              <w:r w:rsidRPr="00FD6BA2">
                <w:rPr>
                  <w:rFonts w:ascii="Times New Roman" w:hAnsi="Times New Roman"/>
                  <w:sz w:val="24"/>
                  <w:szCs w:val="24"/>
                  <w:rPrChange w:id="20248" w:author="Phuong Truong Thi" w:date="2024-10-17T19:01:00Z">
                    <w:rPr>
                      <w:rFonts w:ascii="Times New Roman" w:hAnsi="Times New Roman"/>
                      <w:b/>
                      <w:bCs/>
                      <w:sz w:val="24"/>
                      <w:szCs w:val="24"/>
                    </w:rPr>
                  </w:rPrChange>
                </w:rPr>
                <w:t>1.</w:t>
              </w:r>
            </w:ins>
            <w:ins w:id="20249"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20250" w:author="Phuong Truong Thi" w:date="2024-10-17T19:03:00Z">
              <w:r>
                <w:rPr>
                  <w:rFonts w:ascii="Times New Roman" w:hAnsi="Times New Roman"/>
                  <w:sz w:val="24"/>
                  <w:szCs w:val="24"/>
                </w:rPr>
                <w:t>link “Tên khách hàng”</w:t>
              </w:r>
            </w:ins>
          </w:p>
        </w:tc>
        <w:tc>
          <w:tcPr>
            <w:tcW w:w="2880" w:type="dxa"/>
            <w:shd w:val="clear" w:color="auto" w:fill="auto"/>
            <w:vAlign w:val="center"/>
            <w:tcPrChange w:id="20251" w:author="Phuong Truong Thi" w:date="2024-11-25T18:54:00Z">
              <w:tcPr>
                <w:tcW w:w="2970" w:type="dxa"/>
                <w:shd w:val="clear" w:color="auto" w:fill="F7CAAC" w:themeFill="accent2" w:themeFillTint="66"/>
                <w:vAlign w:val="center"/>
              </w:tcPr>
            </w:tcPrChange>
          </w:tcPr>
          <w:p w14:paraId="41A678EB" w14:textId="77777777" w:rsidR="006F67C5" w:rsidRPr="008343A7" w:rsidRDefault="006F67C5">
            <w:pPr>
              <w:jc w:val="left"/>
              <w:rPr>
                <w:ins w:id="20252" w:author="Phuong Truong Thi" w:date="2024-10-17T19:01:00Z"/>
                <w:rFonts w:ascii="Times New Roman" w:hAnsi="Times New Roman"/>
                <w:b/>
                <w:bCs/>
                <w:sz w:val="24"/>
                <w:szCs w:val="24"/>
              </w:rPr>
              <w:pPrChange w:id="20253" w:author="Phuong Truong Thi" w:date="2024-10-17T19:01:00Z">
                <w:pPr>
                  <w:jc w:val="center"/>
                </w:pPr>
              </w:pPrChange>
            </w:pPr>
            <w:ins w:id="20254"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40" w:type="dxa"/>
            <w:shd w:val="clear" w:color="auto" w:fill="auto"/>
            <w:vAlign w:val="center"/>
            <w:tcPrChange w:id="20255" w:author="Phuong Truong Thi" w:date="2024-11-25T18:54:00Z">
              <w:tcPr>
                <w:tcW w:w="1495" w:type="dxa"/>
                <w:shd w:val="clear" w:color="auto" w:fill="F7CAAC" w:themeFill="accent2" w:themeFillTint="66"/>
                <w:vAlign w:val="center"/>
              </w:tcPr>
            </w:tcPrChange>
          </w:tcPr>
          <w:p w14:paraId="2A79B713" w14:textId="77777777" w:rsidR="006F67C5" w:rsidRPr="00FD6BA2" w:rsidRDefault="006F67C5">
            <w:pPr>
              <w:jc w:val="left"/>
              <w:rPr>
                <w:ins w:id="20256" w:author="Phuong Truong Thi" w:date="2024-10-17T19:01:00Z"/>
                <w:rFonts w:ascii="Times New Roman" w:hAnsi="Times New Roman"/>
                <w:sz w:val="24"/>
                <w:szCs w:val="24"/>
                <w:rPrChange w:id="20257" w:author="Phuong Truong Thi" w:date="2024-10-17T19:05:00Z">
                  <w:rPr>
                    <w:ins w:id="20258" w:author="Phuong Truong Thi" w:date="2024-10-17T19:01:00Z"/>
                    <w:rFonts w:ascii="Times New Roman" w:hAnsi="Times New Roman"/>
                    <w:b/>
                    <w:bCs/>
                    <w:sz w:val="24"/>
                    <w:szCs w:val="24"/>
                  </w:rPr>
                </w:rPrChange>
              </w:rPr>
              <w:pPrChange w:id="20259" w:author="Phuong Truong Thi" w:date="2024-10-17T19:01:00Z">
                <w:pPr>
                  <w:jc w:val="center"/>
                </w:pPr>
              </w:pPrChange>
            </w:pPr>
            <w:ins w:id="20260" w:author="Phuong Truong Thi" w:date="2024-10-17T19:05:00Z">
              <w:r w:rsidRPr="00FD6BA2">
                <w:rPr>
                  <w:rFonts w:ascii="Times New Roman" w:hAnsi="Times New Roman"/>
                  <w:sz w:val="24"/>
                  <w:szCs w:val="24"/>
                  <w:rPrChange w:id="20261" w:author="Phuong Truong Thi" w:date="2024-10-17T19:05:00Z">
                    <w:rPr>
                      <w:rFonts w:ascii="Times New Roman" w:hAnsi="Times New Roman"/>
                      <w:b/>
                      <w:bCs/>
                      <w:sz w:val="24"/>
                      <w:szCs w:val="24"/>
                    </w:rPr>
                  </w:rPrChange>
                </w:rPr>
                <w:t>C360</w:t>
              </w:r>
            </w:ins>
          </w:p>
        </w:tc>
        <w:tc>
          <w:tcPr>
            <w:tcW w:w="2502" w:type="dxa"/>
            <w:shd w:val="clear" w:color="auto" w:fill="auto"/>
            <w:vAlign w:val="center"/>
            <w:tcPrChange w:id="20262" w:author="Phuong Truong Thi" w:date="2024-11-25T18:54:00Z">
              <w:tcPr>
                <w:tcW w:w="2267" w:type="dxa"/>
                <w:shd w:val="clear" w:color="auto" w:fill="F7CAAC" w:themeFill="accent2" w:themeFillTint="66"/>
                <w:vAlign w:val="center"/>
              </w:tcPr>
            </w:tcPrChange>
          </w:tcPr>
          <w:p w14:paraId="1A71165E" w14:textId="32BA7413" w:rsidR="006F67C5" w:rsidRPr="00FD6BA2" w:rsidRDefault="001710A9">
            <w:pPr>
              <w:jc w:val="left"/>
              <w:rPr>
                <w:ins w:id="20263" w:author="Phuong Truong Thi" w:date="2024-10-17T19:01:00Z"/>
                <w:rFonts w:ascii="Times New Roman" w:hAnsi="Times New Roman"/>
                <w:color w:val="FF0000"/>
                <w:sz w:val="24"/>
                <w:szCs w:val="24"/>
                <w:rPrChange w:id="20264" w:author="Phuong Truong Thi" w:date="2024-10-17T19:06:00Z">
                  <w:rPr>
                    <w:ins w:id="20265" w:author="Phuong Truong Thi" w:date="2024-10-17T19:01:00Z"/>
                    <w:rFonts w:ascii="Times New Roman" w:hAnsi="Times New Roman"/>
                    <w:b/>
                    <w:bCs/>
                    <w:sz w:val="24"/>
                    <w:szCs w:val="24"/>
                  </w:rPr>
                </w:rPrChange>
              </w:rPr>
              <w:pPrChange w:id="20266" w:author="Phuong Truong Thi" w:date="2024-10-17T19:01:00Z">
                <w:pPr>
                  <w:jc w:val="center"/>
                </w:pPr>
              </w:pPrChange>
            </w:pPr>
            <w:r>
              <w:rPr>
                <w:rFonts w:ascii="Times New Roman" w:hAnsi="Times New Roman"/>
                <w:bCs/>
                <w:sz w:val="24"/>
                <w:szCs w:val="24"/>
              </w:rPr>
              <w:t xml:space="preserve">Tài liệu “Đặc Tả Yêu Cầu Phần Mềm </w:t>
            </w:r>
            <w:del w:id="20267" w:author="Phuong Truong Thi" w:date="2024-11-25T10:24:00Z">
              <w:r w:rsidDel="004511D8">
                <w:rPr>
                  <w:rFonts w:ascii="Times New Roman" w:hAnsi="Times New Roman"/>
                  <w:bCs/>
                  <w:sz w:val="24"/>
                  <w:szCs w:val="24"/>
                </w:rPr>
                <w:delText>Cấu Phần</w:delText>
              </w:r>
            </w:del>
            <w:ins w:id="20268" w:author="Phuong Truong Thi" w:date="2024-11-25T10:24: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6F67C5" w14:paraId="4ADCA781" w14:textId="77777777" w:rsidTr="005B45EC">
        <w:trPr>
          <w:ins w:id="20269" w:author="Phuong Truong Thi" w:date="2024-10-17T19:01:00Z"/>
          <w:trPrChange w:id="20270" w:author="Phuong Truong Thi" w:date="2024-11-25T18:54:00Z">
            <w:trPr>
              <w:gridBefore w:val="1"/>
              <w:gridAfter w:val="0"/>
            </w:trPr>
          </w:trPrChange>
        </w:trPr>
        <w:tc>
          <w:tcPr>
            <w:tcW w:w="2520" w:type="dxa"/>
            <w:shd w:val="clear" w:color="auto" w:fill="FFFFFF" w:themeFill="background1"/>
            <w:vAlign w:val="center"/>
            <w:tcPrChange w:id="20271" w:author="Phuong Truong Thi" w:date="2024-11-25T18:54:00Z">
              <w:tcPr>
                <w:tcW w:w="2610" w:type="dxa"/>
                <w:gridSpan w:val="2"/>
                <w:shd w:val="clear" w:color="auto" w:fill="FFFFFF" w:themeFill="background1"/>
                <w:vAlign w:val="center"/>
              </w:tcPr>
            </w:tcPrChange>
          </w:tcPr>
          <w:p w14:paraId="1867AF2B" w14:textId="77777777" w:rsidR="006F67C5" w:rsidRDefault="006F67C5" w:rsidP="00817E47">
            <w:pPr>
              <w:jc w:val="left"/>
              <w:rPr>
                <w:ins w:id="20272" w:author="Phuong Truong Thi" w:date="2024-10-17T19:01:00Z"/>
                <w:rFonts w:ascii="Times New Roman" w:hAnsi="Times New Roman"/>
                <w:sz w:val="24"/>
                <w:szCs w:val="24"/>
              </w:rPr>
            </w:pPr>
            <w:ins w:id="20273" w:author="Phuong Truong Thi" w:date="2024-10-17T19:01:00Z">
              <w:r>
                <w:rPr>
                  <w:rFonts w:ascii="Times New Roman" w:hAnsi="Times New Roman"/>
                  <w:sz w:val="24"/>
                  <w:szCs w:val="24"/>
                </w:rPr>
                <w:t xml:space="preserve">2.Click vào </w:t>
              </w:r>
            </w:ins>
            <w:r>
              <w:rPr>
                <w:rFonts w:ascii="Times New Roman" w:hAnsi="Times New Roman"/>
                <w:sz w:val="24"/>
                <w:szCs w:val="24"/>
              </w:rPr>
              <w:t>Text</w:t>
            </w:r>
            <w:ins w:id="20274" w:author="Phuong Truong Thi" w:date="2024-10-17T19:01:00Z">
              <w:r>
                <w:rPr>
                  <w:rFonts w:ascii="Times New Roman" w:hAnsi="Times New Roman"/>
                  <w:sz w:val="24"/>
                  <w:szCs w:val="24"/>
                </w:rPr>
                <w:t xml:space="preserve"> link:</w:t>
              </w:r>
            </w:ins>
          </w:p>
          <w:p w14:paraId="5CB7D11F" w14:textId="77777777" w:rsidR="006F67C5" w:rsidRPr="00890A53" w:rsidRDefault="006F67C5" w:rsidP="00817E47">
            <w:pPr>
              <w:jc w:val="left"/>
              <w:rPr>
                <w:ins w:id="20275" w:author="Phuong Truong Thi" w:date="2024-10-17T19:01:00Z"/>
                <w:rFonts w:ascii="Times New Roman" w:hAnsi="Times New Roman"/>
                <w:sz w:val="24"/>
                <w:szCs w:val="24"/>
              </w:rPr>
            </w:pPr>
            <w:r>
              <w:rPr>
                <w:rFonts w:ascii="Times New Roman" w:hAnsi="Times New Roman"/>
                <w:sz w:val="24"/>
                <w:szCs w:val="24"/>
              </w:rPr>
              <w:t>“</w:t>
            </w:r>
            <w:ins w:id="20276" w:author="Phuong Truong Thi" w:date="2024-10-17T19:03:00Z">
              <w:r>
                <w:rPr>
                  <w:rFonts w:ascii="Times New Roman" w:hAnsi="Times New Roman"/>
                  <w:sz w:val="24"/>
                  <w:szCs w:val="24"/>
                </w:rPr>
                <w:t>Tên CN quản lý</w:t>
              </w:r>
            </w:ins>
            <w:ins w:id="20277" w:author="Phuong Truong Thi" w:date="2024-10-17T19:01:00Z">
              <w:r>
                <w:rPr>
                  <w:rFonts w:ascii="Times New Roman" w:hAnsi="Times New Roman"/>
                  <w:sz w:val="24"/>
                  <w:szCs w:val="24"/>
                </w:rPr>
                <w:t>”</w:t>
              </w:r>
            </w:ins>
          </w:p>
        </w:tc>
        <w:tc>
          <w:tcPr>
            <w:tcW w:w="2880" w:type="dxa"/>
            <w:shd w:val="clear" w:color="auto" w:fill="FFFFFF" w:themeFill="background1"/>
            <w:vAlign w:val="center"/>
            <w:tcPrChange w:id="20278" w:author="Phuong Truong Thi" w:date="2024-11-25T18:54:00Z">
              <w:tcPr>
                <w:tcW w:w="2970" w:type="dxa"/>
                <w:gridSpan w:val="2"/>
                <w:shd w:val="clear" w:color="auto" w:fill="FFFFFF" w:themeFill="background1"/>
                <w:vAlign w:val="center"/>
              </w:tcPr>
            </w:tcPrChange>
          </w:tcPr>
          <w:p w14:paraId="12DE7D90" w14:textId="77777777" w:rsidR="006F67C5" w:rsidRPr="00890A53" w:rsidRDefault="006F67C5" w:rsidP="00817E47">
            <w:pPr>
              <w:jc w:val="left"/>
              <w:rPr>
                <w:ins w:id="20279" w:author="Phuong Truong Thi" w:date="2024-10-17T19:01:00Z"/>
                <w:rFonts w:ascii="Times New Roman" w:hAnsi="Times New Roman"/>
                <w:sz w:val="24"/>
                <w:szCs w:val="24"/>
              </w:rPr>
            </w:pPr>
            <w:ins w:id="20280" w:author="Phuong Truong Thi" w:date="2024-10-17T19:04:00Z">
              <w:r w:rsidRPr="00CE1CE9">
                <w:rPr>
                  <w:rFonts w:ascii="Times New Roman" w:hAnsi="Times New Roman"/>
                  <w:color w:val="000000" w:themeColor="text1"/>
                  <w:sz w:val="24"/>
                  <w:szCs w:val="24"/>
                </w:rPr>
                <w:t>Hệ thống điều hướng sang màn hình c</w:t>
              </w:r>
            </w:ins>
            <w:ins w:id="20281" w:author="Phuong Truong Thi" w:date="2024-10-17T19:06:00Z">
              <w:r>
                <w:rPr>
                  <w:rFonts w:ascii="Times New Roman" w:hAnsi="Times New Roman"/>
                  <w:color w:val="000000" w:themeColor="text1"/>
                  <w:sz w:val="24"/>
                  <w:szCs w:val="24"/>
                </w:rPr>
                <w:t>h</w:t>
              </w:r>
            </w:ins>
            <w:ins w:id="20282" w:author="Phuong Truong Thi" w:date="2024-10-17T19:04:00Z">
              <w:r>
                <w:rPr>
                  <w:rFonts w:ascii="Times New Roman" w:hAnsi="Times New Roman"/>
                  <w:color w:val="000000" w:themeColor="text1"/>
                  <w:sz w:val="24"/>
                  <w:szCs w:val="24"/>
                </w:rPr>
                <w:t>i tiết chi nhánh</w:t>
              </w:r>
            </w:ins>
          </w:p>
        </w:tc>
        <w:tc>
          <w:tcPr>
            <w:tcW w:w="1440" w:type="dxa"/>
            <w:shd w:val="clear" w:color="auto" w:fill="FFFFFF" w:themeFill="background1"/>
            <w:vAlign w:val="center"/>
            <w:tcPrChange w:id="20283" w:author="Phuong Truong Thi" w:date="2024-11-25T18:54:00Z">
              <w:tcPr>
                <w:tcW w:w="1495" w:type="dxa"/>
                <w:gridSpan w:val="2"/>
                <w:shd w:val="clear" w:color="auto" w:fill="FFFFFF" w:themeFill="background1"/>
                <w:vAlign w:val="center"/>
              </w:tcPr>
            </w:tcPrChange>
          </w:tcPr>
          <w:p w14:paraId="7C83B4FB" w14:textId="77777777" w:rsidR="006F67C5" w:rsidRPr="008343A7" w:rsidRDefault="006F67C5" w:rsidP="00817E47">
            <w:pPr>
              <w:jc w:val="left"/>
              <w:rPr>
                <w:ins w:id="20284" w:author="Phuong Truong Thi" w:date="2024-10-17T19:01:00Z"/>
                <w:rFonts w:ascii="Times New Roman" w:hAnsi="Times New Roman"/>
                <w:b/>
                <w:bCs/>
                <w:sz w:val="24"/>
                <w:szCs w:val="24"/>
              </w:rPr>
            </w:pPr>
            <w:ins w:id="20285"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502" w:type="dxa"/>
            <w:shd w:val="clear" w:color="auto" w:fill="FFFFFF" w:themeFill="background1"/>
            <w:vAlign w:val="center"/>
            <w:tcPrChange w:id="20286" w:author="Phuong Truong Thi" w:date="2024-11-25T18:54:00Z">
              <w:tcPr>
                <w:tcW w:w="2267" w:type="dxa"/>
                <w:gridSpan w:val="2"/>
                <w:shd w:val="clear" w:color="auto" w:fill="FFFFFF" w:themeFill="background1"/>
                <w:vAlign w:val="center"/>
              </w:tcPr>
            </w:tcPrChange>
          </w:tcPr>
          <w:p w14:paraId="63C2FFD0" w14:textId="19E74332" w:rsidR="006F67C5" w:rsidRPr="00FD6BA2" w:rsidRDefault="003C6F4B" w:rsidP="00817E47">
            <w:pPr>
              <w:jc w:val="left"/>
              <w:rPr>
                <w:ins w:id="20287" w:author="Phuong Truong Thi" w:date="2024-10-17T19:01:00Z"/>
                <w:rFonts w:ascii="Times New Roman" w:hAnsi="Times New Roman"/>
                <w:b/>
                <w:bCs/>
                <w:color w:val="FF0000"/>
                <w:sz w:val="24"/>
                <w:szCs w:val="24"/>
              </w:rPr>
            </w:pPr>
            <w:del w:id="20288" w:author="Phuong Truong Thi" w:date="2024-11-25T18:44:00Z">
              <w:r w:rsidRPr="003C6F4B" w:rsidDel="005B45EC">
                <w:rPr>
                  <w:rFonts w:ascii="Times New Roman" w:hAnsi="Times New Roman"/>
                  <w:sz w:val="24"/>
                  <w:szCs w:val="24"/>
                </w:rPr>
                <w:delText>II.2.18.1</w:delText>
              </w:r>
            </w:del>
            <w:ins w:id="20289" w:author="Phuong Truong Thi" w:date="2024-11-25T18:44:00Z">
              <w:r w:rsidR="005B45EC">
                <w:rPr>
                  <w:rFonts w:ascii="Times New Roman" w:hAnsi="Times New Roman"/>
                  <w:sz w:val="24"/>
                  <w:szCs w:val="24"/>
                </w:rPr>
                <w:t>Mục II.2.10.1</w:t>
              </w:r>
            </w:ins>
          </w:p>
        </w:tc>
      </w:tr>
      <w:tr w:rsidR="006F67C5" w14:paraId="0236A837" w14:textId="77777777" w:rsidTr="005B45EC">
        <w:trPr>
          <w:ins w:id="20290" w:author="Phuong Truong Thi" w:date="2024-10-17T19:01:00Z"/>
          <w:trPrChange w:id="20291" w:author="Phuong Truong Thi" w:date="2024-11-25T18:54:00Z">
            <w:trPr>
              <w:gridBefore w:val="1"/>
              <w:gridAfter w:val="0"/>
            </w:trPr>
          </w:trPrChange>
        </w:trPr>
        <w:tc>
          <w:tcPr>
            <w:tcW w:w="2520" w:type="dxa"/>
            <w:tcPrChange w:id="20292" w:author="Phuong Truong Thi" w:date="2024-11-25T18:54:00Z">
              <w:tcPr>
                <w:tcW w:w="2610" w:type="dxa"/>
                <w:gridSpan w:val="2"/>
              </w:tcPr>
            </w:tcPrChange>
          </w:tcPr>
          <w:p w14:paraId="0E12CAA5" w14:textId="77777777" w:rsidR="006F67C5" w:rsidRDefault="006F67C5" w:rsidP="00817E47">
            <w:pPr>
              <w:rPr>
                <w:ins w:id="20293" w:author="Phuong Truong Thi" w:date="2024-10-17T19:01:00Z"/>
                <w:rFonts w:ascii="Times New Roman" w:hAnsi="Times New Roman"/>
                <w:color w:val="000000" w:themeColor="text1"/>
                <w:sz w:val="24"/>
                <w:szCs w:val="24"/>
              </w:rPr>
            </w:pPr>
            <w:ins w:id="20294" w:author="Phuong Truong Thi" w:date="2024-10-17T19:01:00Z">
              <w:r>
                <w:rPr>
                  <w:rFonts w:ascii="Times New Roman" w:hAnsi="Times New Roman"/>
                  <w:color w:val="000000" w:themeColor="text1"/>
                  <w:sz w:val="24"/>
                  <w:szCs w:val="24"/>
                </w:rPr>
                <w:lastRenderedPageBreak/>
                <w:t>3</w:t>
              </w:r>
              <w:r w:rsidRPr="00CE1CE9">
                <w:rPr>
                  <w:rFonts w:ascii="Times New Roman" w:hAnsi="Times New Roman"/>
                  <w:color w:val="000000" w:themeColor="text1"/>
                  <w:sz w:val="24"/>
                  <w:szCs w:val="24"/>
                </w:rPr>
                <w:t xml:space="preserve">.Click vào </w:t>
              </w:r>
            </w:ins>
            <w:r>
              <w:rPr>
                <w:rFonts w:ascii="Times New Roman" w:hAnsi="Times New Roman"/>
                <w:color w:val="000000" w:themeColor="text1"/>
                <w:sz w:val="24"/>
                <w:szCs w:val="24"/>
              </w:rPr>
              <w:t>Text</w:t>
            </w:r>
            <w:ins w:id="20295"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01F4DA10" w14:textId="77777777" w:rsidR="006F67C5" w:rsidRPr="00CE1CE9" w:rsidRDefault="006F67C5" w:rsidP="00817E47">
            <w:pPr>
              <w:rPr>
                <w:ins w:id="20296" w:author="Phuong Truong Thi" w:date="2024-10-17T19:01:00Z"/>
                <w:rFonts w:ascii="Times New Roman" w:hAnsi="Times New Roman"/>
                <w:color w:val="000000" w:themeColor="text1"/>
                <w:sz w:val="24"/>
                <w:szCs w:val="24"/>
              </w:rPr>
            </w:pPr>
            <w:ins w:id="20297" w:author="Phuong Truong Thi" w:date="2024-10-17T19:01:00Z">
              <w:r w:rsidRPr="00CE1CE9">
                <w:rPr>
                  <w:rFonts w:ascii="Times New Roman" w:hAnsi="Times New Roman"/>
                  <w:color w:val="000000" w:themeColor="text1"/>
                  <w:sz w:val="24"/>
                  <w:szCs w:val="24"/>
                </w:rPr>
                <w:t>“</w:t>
              </w:r>
            </w:ins>
            <w:ins w:id="20298" w:author="Phuong Truong Thi" w:date="2024-10-17T19:03:00Z">
              <w:r>
                <w:rPr>
                  <w:rFonts w:ascii="Times New Roman" w:hAnsi="Times New Roman"/>
                  <w:color w:val="000000" w:themeColor="text1"/>
                  <w:sz w:val="24"/>
                  <w:szCs w:val="24"/>
                </w:rPr>
                <w:t>Tên CBBH</w:t>
              </w:r>
            </w:ins>
            <w:ins w:id="20299" w:author="Phuong Truong Thi" w:date="2024-10-17T19:01:00Z">
              <w:r>
                <w:rPr>
                  <w:rFonts w:ascii="Times New Roman" w:hAnsi="Times New Roman"/>
                  <w:color w:val="000000" w:themeColor="text1"/>
                  <w:sz w:val="24"/>
                  <w:szCs w:val="24"/>
                </w:rPr>
                <w:t>”</w:t>
              </w:r>
            </w:ins>
          </w:p>
          <w:p w14:paraId="295E3B2E" w14:textId="77777777" w:rsidR="006F67C5" w:rsidRPr="00CE1CE9" w:rsidRDefault="006F67C5" w:rsidP="00817E47">
            <w:pPr>
              <w:rPr>
                <w:ins w:id="20300" w:author="Phuong Truong Thi" w:date="2024-10-17T19:01:00Z"/>
                <w:rFonts w:ascii="Times New Roman" w:hAnsi="Times New Roman"/>
                <w:color w:val="000000" w:themeColor="text1"/>
                <w:sz w:val="24"/>
                <w:szCs w:val="24"/>
              </w:rPr>
            </w:pPr>
          </w:p>
        </w:tc>
        <w:tc>
          <w:tcPr>
            <w:tcW w:w="2880" w:type="dxa"/>
            <w:tcPrChange w:id="20301" w:author="Phuong Truong Thi" w:date="2024-11-25T18:54:00Z">
              <w:tcPr>
                <w:tcW w:w="2970" w:type="dxa"/>
                <w:gridSpan w:val="2"/>
              </w:tcPr>
            </w:tcPrChange>
          </w:tcPr>
          <w:p w14:paraId="1F11235D" w14:textId="77777777" w:rsidR="006F67C5" w:rsidRPr="00CE1CE9" w:rsidRDefault="006F67C5" w:rsidP="00817E47">
            <w:pPr>
              <w:rPr>
                <w:ins w:id="20302" w:author="Phuong Truong Thi" w:date="2024-10-17T19:01:00Z"/>
                <w:rFonts w:ascii="Times New Roman" w:hAnsi="Times New Roman"/>
                <w:color w:val="000000" w:themeColor="text1"/>
                <w:sz w:val="24"/>
                <w:szCs w:val="24"/>
              </w:rPr>
            </w:pPr>
            <w:ins w:id="20303" w:author="Phuong Truong Thi" w:date="2024-10-17T19:01:00Z">
              <w:r w:rsidRPr="00CE1CE9">
                <w:rPr>
                  <w:rFonts w:ascii="Times New Roman" w:hAnsi="Times New Roman"/>
                  <w:color w:val="000000" w:themeColor="text1"/>
                  <w:sz w:val="24"/>
                  <w:szCs w:val="24"/>
                </w:rPr>
                <w:t xml:space="preserve">Hệ thống điều hướng sang màn hình chi </w:t>
              </w:r>
            </w:ins>
            <w:ins w:id="20304" w:author="Phuong Truong Thi" w:date="2024-10-17T19:04:00Z">
              <w:r>
                <w:rPr>
                  <w:rFonts w:ascii="Times New Roman" w:hAnsi="Times New Roman"/>
                  <w:color w:val="000000" w:themeColor="text1"/>
                  <w:sz w:val="24"/>
                  <w:szCs w:val="24"/>
                </w:rPr>
                <w:t xml:space="preserve">tiết </w:t>
              </w:r>
            </w:ins>
            <w:ins w:id="20305" w:author="Phuong Truong Thi" w:date="2024-10-17T19:01:00Z">
              <w:r w:rsidRPr="00CE1CE9">
                <w:rPr>
                  <w:rFonts w:ascii="Times New Roman" w:hAnsi="Times New Roman"/>
                  <w:color w:val="000000" w:themeColor="text1"/>
                  <w:sz w:val="24"/>
                  <w:szCs w:val="24"/>
                </w:rPr>
                <w:t>CBBH</w:t>
              </w:r>
            </w:ins>
          </w:p>
        </w:tc>
        <w:tc>
          <w:tcPr>
            <w:tcW w:w="1440" w:type="dxa"/>
            <w:tcPrChange w:id="20306" w:author="Phuong Truong Thi" w:date="2024-11-25T18:54:00Z">
              <w:tcPr>
                <w:tcW w:w="1495" w:type="dxa"/>
                <w:gridSpan w:val="2"/>
              </w:tcPr>
            </w:tcPrChange>
          </w:tcPr>
          <w:p w14:paraId="6F86747C" w14:textId="77777777" w:rsidR="006F67C5" w:rsidRPr="00CE1CE9" w:rsidRDefault="006F67C5" w:rsidP="00817E47">
            <w:pPr>
              <w:rPr>
                <w:ins w:id="20307" w:author="Phuong Truong Thi" w:date="2024-10-17T19:01:00Z"/>
                <w:rFonts w:ascii="Times New Roman" w:hAnsi="Times New Roman"/>
                <w:color w:val="000000" w:themeColor="text1"/>
                <w:sz w:val="24"/>
                <w:szCs w:val="24"/>
              </w:rPr>
            </w:pPr>
            <w:ins w:id="20308" w:author="Phuong Truong Thi" w:date="2024-10-17T19:01:00Z">
              <w:r w:rsidRPr="00CE1CE9">
                <w:rPr>
                  <w:rFonts w:ascii="Times New Roman" w:hAnsi="Times New Roman"/>
                  <w:color w:val="000000" w:themeColor="text1"/>
                  <w:sz w:val="24"/>
                  <w:szCs w:val="24"/>
                </w:rPr>
                <w:t>DETAIL_02</w:t>
              </w:r>
            </w:ins>
          </w:p>
        </w:tc>
        <w:tc>
          <w:tcPr>
            <w:tcW w:w="2502" w:type="dxa"/>
            <w:tcPrChange w:id="20309" w:author="Phuong Truong Thi" w:date="2024-11-25T18:54:00Z">
              <w:tcPr>
                <w:tcW w:w="2267" w:type="dxa"/>
                <w:gridSpan w:val="2"/>
              </w:tcPr>
            </w:tcPrChange>
          </w:tcPr>
          <w:p w14:paraId="142FA0C0" w14:textId="396F39FF" w:rsidR="006F67C5" w:rsidRPr="00FD6BA2" w:rsidRDefault="003C6F4B" w:rsidP="00817E47">
            <w:pPr>
              <w:rPr>
                <w:ins w:id="20310" w:author="Phuong Truong Thi" w:date="2024-10-17T19:01:00Z"/>
                <w:rFonts w:ascii="Times New Roman" w:hAnsi="Times New Roman"/>
                <w:color w:val="FF0000"/>
                <w:sz w:val="24"/>
                <w:szCs w:val="24"/>
                <w:rPrChange w:id="20311" w:author="Phuong Truong Thi" w:date="2024-10-17T19:06:00Z">
                  <w:rPr>
                    <w:ins w:id="20312" w:author="Phuong Truong Thi" w:date="2024-10-17T19:01:00Z"/>
                    <w:rFonts w:ascii="Times New Roman" w:hAnsi="Times New Roman"/>
                    <w:color w:val="000000" w:themeColor="text1"/>
                    <w:sz w:val="24"/>
                    <w:szCs w:val="24"/>
                  </w:rPr>
                </w:rPrChange>
              </w:rPr>
            </w:pPr>
            <w:del w:id="20313"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ins w:id="20314" w:author="Phuong Truong Thi" w:date="2024-11-25T18:44:00Z">
              <w:r w:rsidR="005B45EC">
                <w:rPr>
                  <w:rFonts w:ascii="Times New Roman" w:hAnsi="Times New Roman"/>
                  <w:sz w:val="24"/>
                  <w:szCs w:val="24"/>
                </w:rPr>
                <w:t>Mục II.2.10.2</w:t>
              </w:r>
            </w:ins>
          </w:p>
        </w:tc>
      </w:tr>
      <w:tr w:rsidR="001710A9" w14:paraId="17445EEB" w14:textId="77777777" w:rsidTr="005B45EC">
        <w:trPr>
          <w:trPrChange w:id="20315" w:author="Phuong Truong Thi" w:date="2024-11-25T18:54:00Z">
            <w:trPr>
              <w:gridBefore w:val="1"/>
              <w:gridAfter w:val="0"/>
            </w:trPr>
          </w:trPrChange>
        </w:trPr>
        <w:tc>
          <w:tcPr>
            <w:tcW w:w="2520" w:type="dxa"/>
            <w:tcPrChange w:id="20316" w:author="Phuong Truong Thi" w:date="2024-11-25T18:54:00Z">
              <w:tcPr>
                <w:tcW w:w="2610" w:type="dxa"/>
                <w:gridSpan w:val="2"/>
              </w:tcPr>
            </w:tcPrChange>
          </w:tcPr>
          <w:p w14:paraId="015A32BD"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4.Click vào :</w:t>
            </w:r>
          </w:p>
          <w:p w14:paraId="7C59371A"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2902705D" w14:textId="77777777" w:rsidR="001710A9" w:rsidRDefault="001710A9" w:rsidP="001710A9">
            <w:pPr>
              <w:rPr>
                <w:rFonts w:ascii="Times New Roman" w:hAnsi="Times New Roman"/>
                <w:color w:val="000000" w:themeColor="text1"/>
                <w:sz w:val="24"/>
                <w:szCs w:val="24"/>
              </w:rPr>
            </w:pPr>
          </w:p>
        </w:tc>
        <w:tc>
          <w:tcPr>
            <w:tcW w:w="2880" w:type="dxa"/>
            <w:tcPrChange w:id="20317" w:author="Phuong Truong Thi" w:date="2024-11-25T18:54:00Z">
              <w:tcPr>
                <w:tcW w:w="2970" w:type="dxa"/>
                <w:gridSpan w:val="2"/>
              </w:tcPr>
            </w:tcPrChange>
          </w:tcPr>
          <w:p w14:paraId="5D9D6910" w14:textId="05A3D45D" w:rsidR="001710A9" w:rsidRPr="00CE1CE9" w:rsidRDefault="001710A9" w:rsidP="001710A9">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440" w:type="dxa"/>
            <w:tcPrChange w:id="20318" w:author="Phuong Truong Thi" w:date="2024-11-25T18:54:00Z">
              <w:tcPr>
                <w:tcW w:w="1495" w:type="dxa"/>
                <w:gridSpan w:val="2"/>
              </w:tcPr>
            </w:tcPrChange>
          </w:tcPr>
          <w:p w14:paraId="7AD47D60" w14:textId="77777777" w:rsidR="001710A9" w:rsidRPr="00CE1CE9" w:rsidRDefault="001710A9" w:rsidP="001710A9">
            <w:pPr>
              <w:rPr>
                <w:rFonts w:ascii="Times New Roman" w:hAnsi="Times New Roman"/>
                <w:color w:val="000000" w:themeColor="text1"/>
                <w:sz w:val="24"/>
                <w:szCs w:val="24"/>
              </w:rPr>
            </w:pPr>
          </w:p>
        </w:tc>
        <w:tc>
          <w:tcPr>
            <w:tcW w:w="2502" w:type="dxa"/>
            <w:tcPrChange w:id="20319" w:author="Phuong Truong Thi" w:date="2024-11-25T18:54:00Z">
              <w:tcPr>
                <w:tcW w:w="2267" w:type="dxa"/>
                <w:gridSpan w:val="2"/>
              </w:tcPr>
            </w:tcPrChange>
          </w:tcPr>
          <w:p w14:paraId="44DAC1AA" w14:textId="48696ECE" w:rsidR="001710A9" w:rsidRPr="003C6F4B" w:rsidRDefault="001710A9" w:rsidP="001710A9">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20320" w:author="Phuong Truong Thi" w:date="2024-11-25T10:24: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71B4A321" w14:textId="77777777" w:rsidR="00C86300" w:rsidRPr="00C86300" w:rsidRDefault="00C86300">
      <w:pPr>
        <w:rPr>
          <w:ins w:id="20321" w:author="Phuong Truong Thi" w:date="2024-10-17T19:09:00Z"/>
          <w:rFonts w:eastAsia="Times New Roman"/>
          <w:lang w:eastAsia="vi-VN"/>
          <w:rPrChange w:id="20322" w:author="Phuong Truong Thi" w:date="2024-10-17T19:09:00Z">
            <w:rPr>
              <w:ins w:id="20323" w:author="Phuong Truong Thi" w:date="2024-10-17T19:09:00Z"/>
              <w:lang w:eastAsia="vi-VN"/>
            </w:rPr>
          </w:rPrChange>
        </w:rPr>
        <w:pPrChange w:id="20324" w:author="Phuong Truong Thi" w:date="2024-10-17T19:09:00Z">
          <w:pPr>
            <w:spacing w:before="0" w:line="240" w:lineRule="auto"/>
            <w:contextualSpacing w:val="0"/>
          </w:pPr>
        </w:pPrChange>
      </w:pPr>
    </w:p>
    <w:p w14:paraId="378A340F" w14:textId="40DA6CF8" w:rsidR="007E0F89" w:rsidDel="00F868EA" w:rsidRDefault="00E8609E" w:rsidP="00817E47">
      <w:pPr>
        <w:spacing w:before="0" w:line="240" w:lineRule="auto"/>
        <w:contextualSpacing w:val="0"/>
        <w:rPr>
          <w:del w:id="20325" w:author="Phuong Truong Thi" w:date="2024-10-16T01:02:00Z"/>
          <w:rFonts w:ascii="Times New Roman" w:eastAsia="Times New Roman" w:hAnsi="Times New Roman"/>
          <w:sz w:val="24"/>
          <w:szCs w:val="24"/>
          <w:lang w:eastAsia="vi-VN"/>
        </w:rPr>
      </w:pPr>
      <w:del w:id="20326" w:author="Phuong Truong Thi" w:date="2024-10-16T01:02:00Z">
        <w:r w:rsidDel="00F868EA">
          <w:rPr>
            <w:rFonts w:ascii="Times New Roman" w:eastAsia="Times New Roman" w:hAnsi="Times New Roman"/>
            <w:sz w:val="24"/>
            <w:szCs w:val="24"/>
            <w:lang w:eastAsia="vi-VN"/>
          </w:rPr>
          <w:delText>Text link</w:delText>
        </w:r>
        <w:r w:rsidR="00F52124" w:rsidDel="00F868EA">
          <w:rPr>
            <w:rFonts w:ascii="Times New Roman" w:eastAsia="Times New Roman" w:hAnsi="Times New Roman"/>
            <w:sz w:val="24"/>
            <w:szCs w:val="24"/>
            <w:lang w:eastAsia="vi-VN"/>
          </w:rPr>
          <w:delText>EmailText</w:delText>
        </w:r>
      </w:del>
    </w:p>
    <w:p w14:paraId="24FA890A" w14:textId="19C09931" w:rsidR="00F52124" w:rsidDel="00F868EA" w:rsidRDefault="00F52124" w:rsidP="00817E47">
      <w:pPr>
        <w:spacing w:before="0" w:line="240" w:lineRule="auto"/>
        <w:contextualSpacing w:val="0"/>
        <w:rPr>
          <w:del w:id="20327" w:author="Phuong Truong Thi" w:date="2024-10-16T01:02:00Z"/>
          <w:rFonts w:ascii="Times New Roman" w:eastAsia="Times New Roman" w:hAnsi="Times New Roman"/>
          <w:sz w:val="24"/>
          <w:szCs w:val="24"/>
          <w:lang w:eastAsia="vi-VN"/>
        </w:rPr>
      </w:pPr>
      <w:del w:id="20328" w:author="Phuong Truong Thi" w:date="2024-10-16T01:02:00Z">
        <w:r w:rsidDel="00F868EA">
          <w:rPr>
            <w:rFonts w:ascii="Times New Roman" w:eastAsia="Times New Roman" w:hAnsi="Times New Roman"/>
            <w:sz w:val="24"/>
            <w:szCs w:val="24"/>
            <w:lang w:eastAsia="vi-VN"/>
          </w:rPr>
          <w:delText>Text linkText</w:delText>
        </w:r>
      </w:del>
    </w:p>
    <w:p w14:paraId="06DFDC0C" w14:textId="5CD91FD0" w:rsidR="007E0F89" w:rsidRPr="007E0F89" w:rsidRDefault="00E8609E">
      <w:pPr>
        <w:rPr>
          <w:rPrChange w:id="20329" w:author="Phuong Truong Thi" w:date="2024-10-08T18:13:00Z">
            <w:rPr>
              <w:lang w:val="vi-VN"/>
            </w:rPr>
          </w:rPrChange>
        </w:rPr>
        <w:pPrChange w:id="20330" w:author="Phuong Truong Thi" w:date="2024-10-08T18:13:00Z">
          <w:pPr>
            <w:pStyle w:val="ListParagraph"/>
            <w:numPr>
              <w:numId w:val="60"/>
            </w:numPr>
            <w:ind w:left="720" w:hanging="720"/>
          </w:pPr>
        </w:pPrChange>
      </w:pPr>
      <w:del w:id="20331" w:author="Phuong Truong Thi" w:date="2024-10-16T01:02:00Z">
        <w:r w:rsidDel="00F868EA">
          <w:rPr>
            <w:rFonts w:ascii="Times New Roman" w:eastAsia="Times New Roman" w:hAnsi="Times New Roman"/>
            <w:sz w:val="24"/>
            <w:szCs w:val="24"/>
            <w:lang w:eastAsia="vi-VN"/>
          </w:rPr>
          <w:delText>Text link</w:delText>
        </w:r>
        <w:r w:rsidR="00F52124" w:rsidDel="00F868EA">
          <w:rPr>
            <w:rFonts w:ascii="Times New Roman" w:eastAsia="Times New Roman" w:hAnsi="Times New Roman"/>
            <w:sz w:val="24"/>
            <w:szCs w:val="24"/>
            <w:lang w:eastAsia="vi-VN"/>
          </w:rPr>
          <w:delText>CurrencyCurrencyCurrencyCurrencyCurrencyCurrencyCurrencyCurrencyCurrencyCurrencyCurrencyNumberCurrencyCurrencyCurrencyCurrencyCurrencyCurrencyCurrencyCurrencyCurrencyCurrencyCurrencyCurrencyCurrencyCurrencyCurrencyCurrencyCurrencyCurrencyCurrencyCurrencyCurrencyCurrencyCurrencyCurrencyCurrencyCurrencyTextText</w:delText>
        </w:r>
      </w:del>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0332" w:author="thu nga" w:date="2024-10-01T10:52:00Z">
          <w:tblPr>
            <w:tblW w:w="1053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670"/>
        <w:gridCol w:w="422"/>
        <w:gridCol w:w="1675"/>
        <w:gridCol w:w="2230"/>
        <w:gridCol w:w="1070"/>
        <w:gridCol w:w="1111"/>
        <w:gridCol w:w="1134"/>
        <w:gridCol w:w="994"/>
        <w:tblGridChange w:id="20333">
          <w:tblGrid>
            <w:gridCol w:w="670"/>
            <w:gridCol w:w="185"/>
            <w:gridCol w:w="1030"/>
            <w:gridCol w:w="882"/>
            <w:gridCol w:w="2230"/>
            <w:gridCol w:w="1070"/>
            <w:gridCol w:w="1111"/>
            <w:gridCol w:w="785"/>
            <w:gridCol w:w="349"/>
            <w:gridCol w:w="994"/>
            <w:gridCol w:w="567"/>
            <w:gridCol w:w="790"/>
            <w:gridCol w:w="492"/>
          </w:tblGrid>
        </w:tblGridChange>
      </w:tblGrid>
      <w:tr w:rsidR="000E4E67" w:rsidRPr="0052167B" w:rsidDel="007E0F89" w14:paraId="2857C2CA" w14:textId="358F72A5" w:rsidTr="00E57F75">
        <w:trPr>
          <w:trHeight w:val="528"/>
          <w:tblHeader/>
          <w:del w:id="20334" w:author="Phuong Truong Thi" w:date="2024-10-08T18:13:00Z"/>
          <w:trPrChange w:id="20335" w:author="thu nga" w:date="2024-10-01T10:52:00Z">
            <w:trPr>
              <w:gridAfter w:val="0"/>
              <w:trHeight w:val="528"/>
              <w:tblHeader/>
            </w:trPr>
          </w:trPrChange>
        </w:trPr>
        <w:tc>
          <w:tcPr>
            <w:tcW w:w="670" w:type="dxa"/>
            <w:shd w:val="clear" w:color="000000" w:fill="F7C7AC"/>
            <w:vAlign w:val="center"/>
            <w:hideMark/>
            <w:tcPrChange w:id="20336" w:author="thu nga" w:date="2024-10-01T10:52:00Z">
              <w:tcPr>
                <w:tcW w:w="670" w:type="dxa"/>
                <w:shd w:val="clear" w:color="000000" w:fill="F7C7AC"/>
                <w:vAlign w:val="center"/>
                <w:hideMark/>
              </w:tcPr>
            </w:tcPrChange>
          </w:tcPr>
          <w:p w14:paraId="30E74B8E" w14:textId="5ECE6BD4" w:rsidR="007B7F57" w:rsidRPr="0052167B" w:rsidDel="007E0F89" w:rsidRDefault="007B7F57">
            <w:pPr>
              <w:spacing w:before="0" w:line="240" w:lineRule="auto"/>
              <w:contextualSpacing w:val="0"/>
              <w:jc w:val="center"/>
              <w:rPr>
                <w:del w:id="20337" w:author="Phuong Truong Thi" w:date="2024-10-08T18:13:00Z"/>
                <w:rFonts w:ascii="Times New Roman" w:eastAsia="Times New Roman" w:hAnsi="Times New Roman"/>
                <w:b/>
                <w:bCs/>
                <w:sz w:val="24"/>
                <w:szCs w:val="24"/>
                <w:lang w:val="vi-VN" w:eastAsia="vi-VN"/>
              </w:rPr>
            </w:pPr>
            <w:del w:id="20338" w:author="Phuong Truong Thi" w:date="2024-10-08T18:13:00Z">
              <w:r w:rsidRPr="0052167B" w:rsidDel="007E0F89">
                <w:rPr>
                  <w:rFonts w:ascii="Times New Roman" w:eastAsia="Times New Roman" w:hAnsi="Times New Roman"/>
                  <w:b/>
                  <w:bCs/>
                  <w:sz w:val="24"/>
                  <w:szCs w:val="24"/>
                  <w:lang w:val="vi-VN" w:eastAsia="vi-VN"/>
                </w:rPr>
                <w:delText>STT</w:delText>
              </w:r>
            </w:del>
          </w:p>
        </w:tc>
        <w:tc>
          <w:tcPr>
            <w:tcW w:w="2097" w:type="dxa"/>
            <w:gridSpan w:val="2"/>
            <w:shd w:val="clear" w:color="000000" w:fill="F7C7AC"/>
            <w:vAlign w:val="center"/>
            <w:hideMark/>
            <w:tcPrChange w:id="20339" w:author="thu nga" w:date="2024-10-01T10:52:00Z">
              <w:tcPr>
                <w:tcW w:w="2097" w:type="dxa"/>
                <w:gridSpan w:val="3"/>
                <w:shd w:val="clear" w:color="000000" w:fill="F7C7AC"/>
                <w:vAlign w:val="center"/>
                <w:hideMark/>
              </w:tcPr>
            </w:tcPrChange>
          </w:tcPr>
          <w:p w14:paraId="344A4141" w14:textId="47A2614B" w:rsidR="007B7F57" w:rsidRPr="0052167B" w:rsidDel="007E0F89" w:rsidRDefault="007B7F57">
            <w:pPr>
              <w:spacing w:before="0" w:line="240" w:lineRule="auto"/>
              <w:contextualSpacing w:val="0"/>
              <w:jc w:val="center"/>
              <w:rPr>
                <w:del w:id="20340" w:author="Phuong Truong Thi" w:date="2024-10-08T18:13:00Z"/>
                <w:rFonts w:ascii="Times New Roman" w:eastAsia="Times New Roman" w:hAnsi="Times New Roman"/>
                <w:b/>
                <w:bCs/>
                <w:sz w:val="24"/>
                <w:szCs w:val="24"/>
                <w:lang w:val="vi-VN" w:eastAsia="vi-VN"/>
              </w:rPr>
            </w:pPr>
            <w:del w:id="20341" w:author="Phuong Truong Thi" w:date="2024-10-08T18:13:00Z">
              <w:r w:rsidRPr="0052167B" w:rsidDel="007E0F89">
                <w:rPr>
                  <w:rFonts w:ascii="Times New Roman" w:eastAsia="Times New Roman" w:hAnsi="Times New Roman"/>
                  <w:b/>
                  <w:bCs/>
                  <w:sz w:val="24"/>
                  <w:szCs w:val="24"/>
                  <w:lang w:val="vi-VN" w:eastAsia="vi-VN"/>
                </w:rPr>
                <w:delText>Trường dữ liệu</w:delText>
              </w:r>
            </w:del>
          </w:p>
        </w:tc>
        <w:tc>
          <w:tcPr>
            <w:tcW w:w="2230" w:type="dxa"/>
            <w:shd w:val="clear" w:color="000000" w:fill="F7C7AC"/>
            <w:vAlign w:val="center"/>
            <w:tcPrChange w:id="20342" w:author="thu nga" w:date="2024-10-01T10:52:00Z">
              <w:tcPr>
                <w:tcW w:w="2230" w:type="dxa"/>
                <w:shd w:val="clear" w:color="000000" w:fill="F7C7AC"/>
                <w:vAlign w:val="center"/>
              </w:tcPr>
            </w:tcPrChange>
          </w:tcPr>
          <w:p w14:paraId="0175C3A8" w14:textId="0732CC33" w:rsidR="007B7F57" w:rsidRPr="0052167B" w:rsidDel="007E0F89" w:rsidRDefault="007B7F57">
            <w:pPr>
              <w:spacing w:before="0" w:line="240" w:lineRule="auto"/>
              <w:contextualSpacing w:val="0"/>
              <w:jc w:val="center"/>
              <w:rPr>
                <w:del w:id="20343" w:author="Phuong Truong Thi" w:date="2024-10-08T18:13:00Z"/>
                <w:rFonts w:ascii="Times New Roman" w:eastAsia="Times New Roman" w:hAnsi="Times New Roman"/>
                <w:b/>
                <w:bCs/>
                <w:sz w:val="24"/>
                <w:szCs w:val="24"/>
                <w:lang w:eastAsia="vi-VN"/>
              </w:rPr>
            </w:pPr>
            <w:del w:id="20344" w:author="Phuong Truong Thi" w:date="2024-10-08T18:13:00Z">
              <w:r w:rsidRPr="0052167B" w:rsidDel="007E0F89">
                <w:rPr>
                  <w:rFonts w:ascii="Times New Roman" w:eastAsia="Times New Roman" w:hAnsi="Times New Roman"/>
                  <w:b/>
                  <w:bCs/>
                  <w:sz w:val="24"/>
                  <w:szCs w:val="24"/>
                  <w:lang w:eastAsia="vi-VN"/>
                </w:rPr>
                <w:delText>Mô tả trường</w:delText>
              </w:r>
            </w:del>
          </w:p>
        </w:tc>
        <w:tc>
          <w:tcPr>
            <w:tcW w:w="1070" w:type="dxa"/>
            <w:shd w:val="clear" w:color="000000" w:fill="F7C7AC"/>
            <w:vAlign w:val="center"/>
            <w:tcPrChange w:id="20345" w:author="thu nga" w:date="2024-10-01T10:52:00Z">
              <w:tcPr>
                <w:tcW w:w="1070" w:type="dxa"/>
                <w:shd w:val="clear" w:color="000000" w:fill="F7C7AC"/>
                <w:vAlign w:val="center"/>
              </w:tcPr>
            </w:tcPrChange>
          </w:tcPr>
          <w:p w14:paraId="68897128" w14:textId="52E511B0" w:rsidR="007B7F57" w:rsidRPr="0052167B" w:rsidDel="007E0F89" w:rsidRDefault="007B7F57" w:rsidP="007B7F57">
            <w:pPr>
              <w:spacing w:before="0" w:line="240" w:lineRule="auto"/>
              <w:contextualSpacing w:val="0"/>
              <w:jc w:val="center"/>
              <w:rPr>
                <w:del w:id="20346" w:author="Phuong Truong Thi" w:date="2024-10-08T18:13:00Z"/>
                <w:rFonts w:ascii="Times New Roman" w:eastAsia="Times New Roman" w:hAnsi="Times New Roman"/>
                <w:b/>
                <w:bCs/>
                <w:sz w:val="24"/>
                <w:szCs w:val="24"/>
                <w:lang w:val="vi-VN" w:eastAsia="vi-VN"/>
              </w:rPr>
            </w:pPr>
            <w:ins w:id="20347" w:author="thu nga" w:date="2024-09-30T15:33:00Z">
              <w:del w:id="20348" w:author="Phuong Truong Thi" w:date="2024-10-08T18:13:00Z">
                <w:r w:rsidDel="007E0F89">
                  <w:rPr>
                    <w:rFonts w:ascii="Times New Roman" w:eastAsia="Times New Roman" w:hAnsi="Times New Roman"/>
                    <w:b/>
                    <w:bCs/>
                    <w:sz w:val="24"/>
                    <w:szCs w:val="24"/>
                    <w:lang w:val="vi-VN" w:eastAsia="vi-VN"/>
                  </w:rPr>
                  <w:delText>Nguồn</w:delText>
                </w:r>
              </w:del>
            </w:ins>
          </w:p>
        </w:tc>
        <w:tc>
          <w:tcPr>
            <w:tcW w:w="1111" w:type="dxa"/>
            <w:shd w:val="clear" w:color="000000" w:fill="F7C7AC"/>
            <w:vAlign w:val="center"/>
            <w:tcPrChange w:id="20349" w:author="thu nga" w:date="2024-10-01T10:52:00Z">
              <w:tcPr>
                <w:tcW w:w="1896" w:type="dxa"/>
                <w:gridSpan w:val="2"/>
                <w:shd w:val="clear" w:color="000000" w:fill="F7C7AC"/>
                <w:vAlign w:val="center"/>
              </w:tcPr>
            </w:tcPrChange>
          </w:tcPr>
          <w:p w14:paraId="1FB63D12" w14:textId="2F8C57D8" w:rsidR="007B7F57" w:rsidRPr="0052167B" w:rsidDel="007E0F89" w:rsidRDefault="007B7F57">
            <w:pPr>
              <w:spacing w:before="0" w:line="240" w:lineRule="auto"/>
              <w:contextualSpacing w:val="0"/>
              <w:jc w:val="center"/>
              <w:rPr>
                <w:del w:id="20350" w:author="Phuong Truong Thi" w:date="2024-10-08T18:13:00Z"/>
                <w:rFonts w:ascii="Times New Roman" w:eastAsia="Times New Roman" w:hAnsi="Times New Roman"/>
                <w:b/>
                <w:bCs/>
                <w:sz w:val="24"/>
                <w:szCs w:val="24"/>
                <w:lang w:val="vi-VN" w:eastAsia="vi-VN"/>
              </w:rPr>
            </w:pPr>
            <w:del w:id="20351" w:author="Phuong Truong Thi" w:date="2024-10-08T18:13:00Z">
              <w:r w:rsidRPr="0052167B" w:rsidDel="007E0F89">
                <w:rPr>
                  <w:rFonts w:ascii="Times New Roman" w:eastAsia="Times New Roman" w:hAnsi="Times New Roman"/>
                  <w:b/>
                  <w:bCs/>
                  <w:sz w:val="24"/>
                  <w:szCs w:val="24"/>
                  <w:lang w:val="vi-VN" w:eastAsia="vi-VN"/>
                </w:rPr>
                <w:delText>Định dạng</w:delText>
              </w:r>
            </w:del>
          </w:p>
        </w:tc>
        <w:tc>
          <w:tcPr>
            <w:tcW w:w="1134" w:type="dxa"/>
            <w:shd w:val="clear" w:color="000000" w:fill="F7C7AC"/>
            <w:vAlign w:val="center"/>
            <w:hideMark/>
            <w:tcPrChange w:id="20352" w:author="thu nga" w:date="2024-10-01T10:52:00Z">
              <w:tcPr>
                <w:tcW w:w="1766" w:type="dxa"/>
                <w:gridSpan w:val="3"/>
                <w:shd w:val="clear" w:color="000000" w:fill="F7C7AC"/>
                <w:vAlign w:val="center"/>
                <w:hideMark/>
              </w:tcPr>
            </w:tcPrChange>
          </w:tcPr>
          <w:p w14:paraId="2D51A8F1" w14:textId="072AFE73" w:rsidR="007B7F57" w:rsidRPr="0052167B" w:rsidDel="007E0F89" w:rsidRDefault="007B7F57">
            <w:pPr>
              <w:spacing w:before="0" w:line="240" w:lineRule="auto"/>
              <w:contextualSpacing w:val="0"/>
              <w:jc w:val="center"/>
              <w:rPr>
                <w:del w:id="20353" w:author="Phuong Truong Thi" w:date="2024-10-08T18:13:00Z"/>
                <w:rFonts w:ascii="Times New Roman" w:eastAsia="Times New Roman" w:hAnsi="Times New Roman"/>
                <w:b/>
                <w:bCs/>
                <w:sz w:val="24"/>
                <w:szCs w:val="24"/>
                <w:lang w:val="vi-VN" w:eastAsia="vi-VN"/>
              </w:rPr>
            </w:pPr>
            <w:del w:id="20354" w:author="Phuong Truong Thi" w:date="2024-10-08T18:13:00Z">
              <w:r w:rsidRPr="0052167B" w:rsidDel="007E0F89">
                <w:rPr>
                  <w:rFonts w:ascii="Times New Roman" w:eastAsia="Times New Roman" w:hAnsi="Times New Roman"/>
                  <w:b/>
                  <w:bCs/>
                  <w:sz w:val="24"/>
                  <w:szCs w:val="24"/>
                  <w:lang w:val="vi-VN" w:eastAsia="vi-VN"/>
                </w:rPr>
                <w:delText>Mã danh mục tham chiếu</w:delText>
              </w:r>
            </w:del>
          </w:p>
        </w:tc>
        <w:tc>
          <w:tcPr>
            <w:tcW w:w="994" w:type="dxa"/>
            <w:shd w:val="clear" w:color="000000" w:fill="F7C7AC"/>
            <w:tcPrChange w:id="20355" w:author="thu nga" w:date="2024-10-01T10:52:00Z">
              <w:tcPr>
                <w:tcW w:w="790" w:type="dxa"/>
                <w:shd w:val="clear" w:color="000000" w:fill="F7C7AC"/>
              </w:tcPr>
            </w:tcPrChange>
          </w:tcPr>
          <w:p w14:paraId="749AE92E" w14:textId="473C0A56" w:rsidR="007B7F57" w:rsidRPr="002F0D98" w:rsidDel="007E0F89" w:rsidRDefault="007B7F57">
            <w:pPr>
              <w:spacing w:before="0" w:line="240" w:lineRule="auto"/>
              <w:contextualSpacing w:val="0"/>
              <w:jc w:val="center"/>
              <w:rPr>
                <w:del w:id="20356" w:author="Phuong Truong Thi" w:date="2024-10-08T18:13:00Z"/>
                <w:rFonts w:ascii="Times New Roman" w:eastAsia="Times New Roman" w:hAnsi="Times New Roman"/>
                <w:b/>
                <w:bCs/>
                <w:sz w:val="24"/>
                <w:szCs w:val="24"/>
                <w:lang w:val="vi-VN" w:eastAsia="vi-VN"/>
              </w:rPr>
            </w:pPr>
            <w:del w:id="20357" w:author="Phuong Truong Thi" w:date="2024-10-08T18:13:00Z">
              <w:r w:rsidRPr="002F0D98" w:rsidDel="007E0F89">
                <w:rPr>
                  <w:rFonts w:ascii="Times New Roman" w:eastAsia="Times New Roman" w:hAnsi="Times New Roman"/>
                  <w:b/>
                  <w:bCs/>
                  <w:sz w:val="24"/>
                  <w:szCs w:val="24"/>
                  <w:lang w:val="vi-VN" w:eastAsia="vi-VN"/>
                </w:rPr>
                <w:delText>Hiển thị mặc định</w:delText>
              </w:r>
            </w:del>
          </w:p>
          <w:p w14:paraId="56B9EA65" w14:textId="7D427732" w:rsidR="007B7F57" w:rsidRPr="002F0D98" w:rsidDel="007E0F89" w:rsidRDefault="007B7F57">
            <w:pPr>
              <w:spacing w:before="0" w:line="240" w:lineRule="auto"/>
              <w:contextualSpacing w:val="0"/>
              <w:jc w:val="center"/>
              <w:rPr>
                <w:del w:id="20358" w:author="Phuong Truong Thi" w:date="2024-10-08T18:13:00Z"/>
                <w:rFonts w:ascii="Times New Roman" w:eastAsia="Times New Roman" w:hAnsi="Times New Roman"/>
                <w:b/>
                <w:bCs/>
                <w:sz w:val="24"/>
                <w:szCs w:val="24"/>
                <w:lang w:val="vi-VN" w:eastAsia="vi-VN"/>
              </w:rPr>
            </w:pPr>
            <w:del w:id="20359" w:author="Phuong Truong Thi" w:date="2024-10-08T18:13:00Z">
              <w:r w:rsidRPr="002F0D98" w:rsidDel="007E0F89">
                <w:rPr>
                  <w:rFonts w:ascii="Times New Roman" w:eastAsia="Times New Roman" w:hAnsi="Times New Roman"/>
                  <w:b/>
                  <w:bCs/>
                  <w:sz w:val="24"/>
                  <w:szCs w:val="24"/>
                  <w:lang w:val="vi-VN" w:eastAsia="vi-VN"/>
                </w:rPr>
                <w:delText>trên danh sách</w:delText>
              </w:r>
            </w:del>
          </w:p>
          <w:p w14:paraId="75F08CD5" w14:textId="2CE703F4" w:rsidR="007B7F57" w:rsidRPr="0052167B" w:rsidDel="007E0F89" w:rsidRDefault="007B7F57">
            <w:pPr>
              <w:spacing w:before="0" w:line="240" w:lineRule="auto"/>
              <w:contextualSpacing w:val="0"/>
              <w:jc w:val="center"/>
              <w:rPr>
                <w:del w:id="20360" w:author="Phuong Truong Thi" w:date="2024-10-08T18:13:00Z"/>
                <w:rFonts w:ascii="Times New Roman" w:eastAsia="Times New Roman" w:hAnsi="Times New Roman"/>
                <w:b/>
                <w:bCs/>
                <w:sz w:val="24"/>
                <w:szCs w:val="24"/>
                <w:lang w:eastAsia="vi-VN"/>
              </w:rPr>
            </w:pPr>
            <w:del w:id="20361" w:author="Phuong Truong Thi" w:date="2024-10-08T18:13:00Z">
              <w:r w:rsidRPr="0052167B" w:rsidDel="007E0F89">
                <w:rPr>
                  <w:rFonts w:ascii="Times New Roman" w:eastAsia="Times New Roman" w:hAnsi="Times New Roman"/>
                  <w:b/>
                  <w:bCs/>
                  <w:sz w:val="24"/>
                  <w:szCs w:val="24"/>
                  <w:lang w:eastAsia="vi-VN"/>
                </w:rPr>
                <w:delText>(Y/N)</w:delText>
              </w:r>
            </w:del>
          </w:p>
        </w:tc>
      </w:tr>
      <w:tr w:rsidR="007B7F57" w:rsidRPr="0052167B" w:rsidDel="007E0F89" w14:paraId="3750B27E" w14:textId="13CF687A" w:rsidTr="00E57F75">
        <w:tblPrEx>
          <w:tblPrExChange w:id="20362" w:author="thu nga" w:date="2024-10-01T10:52:00Z">
            <w:tblPrEx>
              <w:tblW w:w="9270" w:type="dxa"/>
            </w:tblPrEx>
          </w:tblPrExChange>
        </w:tblPrEx>
        <w:trPr>
          <w:trHeight w:val="276"/>
          <w:del w:id="20363" w:author="Phuong Truong Thi" w:date="2024-10-08T18:13:00Z"/>
          <w:trPrChange w:id="20364" w:author="thu nga" w:date="2024-10-01T10:52:00Z">
            <w:trPr>
              <w:gridBefore w:val="2"/>
              <w:trHeight w:val="276"/>
            </w:trPr>
          </w:trPrChange>
        </w:trPr>
        <w:tc>
          <w:tcPr>
            <w:tcW w:w="1092" w:type="dxa"/>
            <w:gridSpan w:val="2"/>
            <w:tcPrChange w:id="20365" w:author="thu nga" w:date="2024-10-01T10:52:00Z">
              <w:tcPr>
                <w:tcW w:w="1030" w:type="dxa"/>
              </w:tcPr>
            </w:tcPrChange>
          </w:tcPr>
          <w:p w14:paraId="1B5C9C87" w14:textId="5B2DF6F6" w:rsidR="007B7F57" w:rsidRPr="0052167B" w:rsidDel="007E0F89" w:rsidRDefault="007B7F57" w:rsidP="002373A9">
            <w:pPr>
              <w:spacing w:before="0" w:line="240" w:lineRule="auto"/>
              <w:contextualSpacing w:val="0"/>
              <w:jc w:val="left"/>
              <w:rPr>
                <w:del w:id="20366" w:author="Phuong Truong Thi" w:date="2024-10-08T18:13:00Z"/>
                <w:rFonts w:ascii="Times New Roman" w:eastAsia="Times New Roman" w:hAnsi="Times New Roman"/>
                <w:sz w:val="24"/>
                <w:szCs w:val="24"/>
                <w:lang w:eastAsia="vi-VN"/>
              </w:rPr>
            </w:pPr>
          </w:p>
        </w:tc>
        <w:tc>
          <w:tcPr>
            <w:tcW w:w="8214" w:type="dxa"/>
            <w:gridSpan w:val="6"/>
            <w:tcPrChange w:id="20367" w:author="thu nga" w:date="2024-10-01T10:52:00Z">
              <w:tcPr>
                <w:tcW w:w="9270" w:type="dxa"/>
                <w:gridSpan w:val="10"/>
              </w:tcPr>
            </w:tcPrChange>
          </w:tcPr>
          <w:p w14:paraId="1C34F967" w14:textId="6C0EEE0D" w:rsidR="007B7F57" w:rsidRPr="0052167B" w:rsidDel="007E0F89" w:rsidRDefault="007B7F57" w:rsidP="002373A9">
            <w:pPr>
              <w:spacing w:before="0" w:line="240" w:lineRule="auto"/>
              <w:contextualSpacing w:val="0"/>
              <w:jc w:val="left"/>
              <w:rPr>
                <w:del w:id="20368" w:author="Phuong Truong Thi" w:date="2024-10-08T18:13:00Z"/>
                <w:rFonts w:ascii="Times New Roman" w:eastAsia="Times New Roman" w:hAnsi="Times New Roman"/>
                <w:sz w:val="24"/>
                <w:szCs w:val="24"/>
                <w:lang w:val="vi-VN" w:eastAsia="vi-VN"/>
              </w:rPr>
            </w:pPr>
            <w:del w:id="20369" w:author="Phuong Truong Thi" w:date="2024-10-08T18:13:00Z">
              <w:r w:rsidRPr="0052167B" w:rsidDel="007E0F89">
                <w:rPr>
                  <w:rFonts w:ascii="Times New Roman" w:eastAsia="Times New Roman" w:hAnsi="Times New Roman"/>
                  <w:sz w:val="24"/>
                  <w:szCs w:val="24"/>
                  <w:lang w:eastAsia="vi-VN"/>
                </w:rPr>
                <w:delText xml:space="preserve">Thông tin tổng quan </w:delText>
              </w:r>
              <w:r w:rsidRPr="0052167B" w:rsidDel="007E0F89">
                <w:rPr>
                  <w:rFonts w:ascii="Times New Roman" w:eastAsia="Times New Roman" w:hAnsi="Times New Roman"/>
                  <w:i/>
                  <w:iCs/>
                  <w:sz w:val="24"/>
                  <w:szCs w:val="24"/>
                  <w:lang w:eastAsia="vi-VN"/>
                </w:rPr>
                <w:delText>(dòng thông tin chung)</w:delText>
              </w:r>
            </w:del>
          </w:p>
        </w:tc>
      </w:tr>
      <w:tr w:rsidR="000E4E67" w:rsidRPr="0052167B" w:rsidDel="007E0F89" w14:paraId="3FAFC4D0" w14:textId="3D88D1CF" w:rsidTr="00E57F75">
        <w:trPr>
          <w:trHeight w:val="579"/>
          <w:del w:id="20370" w:author="Phuong Truong Thi" w:date="2024-10-08T18:13:00Z"/>
          <w:trPrChange w:id="20371" w:author="thu nga" w:date="2024-10-01T10:52:00Z">
            <w:trPr>
              <w:gridAfter w:val="0"/>
              <w:trHeight w:val="579"/>
            </w:trPr>
          </w:trPrChange>
        </w:trPr>
        <w:tc>
          <w:tcPr>
            <w:tcW w:w="670" w:type="dxa"/>
            <w:shd w:val="clear" w:color="auto" w:fill="auto"/>
            <w:vAlign w:val="center"/>
            <w:tcPrChange w:id="20372" w:author="thu nga" w:date="2024-10-01T10:52:00Z">
              <w:tcPr>
                <w:tcW w:w="670" w:type="dxa"/>
                <w:shd w:val="clear" w:color="auto" w:fill="auto"/>
                <w:vAlign w:val="center"/>
              </w:tcPr>
            </w:tcPrChange>
          </w:tcPr>
          <w:p w14:paraId="4AF33542" w14:textId="16E7DEA0" w:rsidR="007B7F57" w:rsidRPr="0052167B" w:rsidDel="007E0F89" w:rsidRDefault="007B7F57" w:rsidP="002373A9">
            <w:pPr>
              <w:spacing w:before="0" w:line="240" w:lineRule="auto"/>
              <w:contextualSpacing w:val="0"/>
              <w:jc w:val="left"/>
              <w:rPr>
                <w:del w:id="20373" w:author="Phuong Truong Thi" w:date="2024-10-08T18:13:00Z"/>
                <w:rFonts w:ascii="Times New Roman" w:eastAsia="Times New Roman" w:hAnsi="Times New Roman"/>
                <w:sz w:val="24"/>
                <w:szCs w:val="24"/>
                <w:lang w:val="vi-VN" w:eastAsia="vi-VN"/>
              </w:rPr>
            </w:pPr>
          </w:p>
        </w:tc>
        <w:tc>
          <w:tcPr>
            <w:tcW w:w="2097" w:type="dxa"/>
            <w:gridSpan w:val="2"/>
            <w:shd w:val="clear" w:color="auto" w:fill="auto"/>
            <w:vAlign w:val="center"/>
            <w:tcPrChange w:id="20374" w:author="thu nga" w:date="2024-10-01T10:52:00Z">
              <w:tcPr>
                <w:tcW w:w="2097" w:type="dxa"/>
                <w:gridSpan w:val="3"/>
                <w:shd w:val="clear" w:color="auto" w:fill="auto"/>
                <w:vAlign w:val="center"/>
              </w:tcPr>
            </w:tcPrChange>
          </w:tcPr>
          <w:p w14:paraId="141B9E53" w14:textId="57BF6A58" w:rsidR="007B7F57" w:rsidRPr="0052167B" w:rsidDel="007E0F89" w:rsidRDefault="007B7F57" w:rsidP="002373A9">
            <w:pPr>
              <w:spacing w:before="0" w:line="240" w:lineRule="auto"/>
              <w:contextualSpacing w:val="0"/>
              <w:rPr>
                <w:del w:id="20375" w:author="Phuong Truong Thi" w:date="2024-10-08T18:13:00Z"/>
                <w:rFonts w:ascii="Times New Roman" w:hAnsi="Times New Roman"/>
                <w:sz w:val="24"/>
                <w:szCs w:val="24"/>
              </w:rPr>
            </w:pPr>
            <w:del w:id="20376" w:author="Phuong Truong Thi" w:date="2024-10-08T18:13:00Z">
              <w:r w:rsidRPr="0052167B" w:rsidDel="007E0F89">
                <w:rPr>
                  <w:rFonts w:ascii="Times New Roman" w:hAnsi="Times New Roman"/>
                  <w:sz w:val="24"/>
                  <w:szCs w:val="24"/>
                </w:rPr>
                <w:delText>Tổng KH trong danh sách</w:delText>
              </w:r>
            </w:del>
          </w:p>
          <w:p w14:paraId="6F4F14D8" w14:textId="655F995E" w:rsidR="007B7F57" w:rsidRPr="0052167B" w:rsidDel="007E0F89" w:rsidRDefault="007B7F57" w:rsidP="002373A9">
            <w:pPr>
              <w:spacing w:before="0" w:line="240" w:lineRule="auto"/>
              <w:contextualSpacing w:val="0"/>
              <w:rPr>
                <w:del w:id="20377" w:author="Phuong Truong Thi" w:date="2024-10-08T18:13:00Z"/>
                <w:rFonts w:ascii="Times New Roman" w:hAnsi="Times New Roman"/>
                <w:sz w:val="24"/>
                <w:szCs w:val="24"/>
              </w:rPr>
            </w:pPr>
          </w:p>
        </w:tc>
        <w:tc>
          <w:tcPr>
            <w:tcW w:w="2230" w:type="dxa"/>
            <w:tcPrChange w:id="20378" w:author="thu nga" w:date="2024-10-01T10:52:00Z">
              <w:tcPr>
                <w:tcW w:w="2230" w:type="dxa"/>
              </w:tcPr>
            </w:tcPrChange>
          </w:tcPr>
          <w:p w14:paraId="45FD2C22" w14:textId="32BDD304" w:rsidR="007B7F57" w:rsidRPr="0052167B" w:rsidDel="007E0F89" w:rsidRDefault="007B7F57" w:rsidP="0052167B">
            <w:pPr>
              <w:spacing w:before="0" w:line="240" w:lineRule="auto"/>
              <w:contextualSpacing w:val="0"/>
              <w:rPr>
                <w:del w:id="20379" w:author="Phuong Truong Thi" w:date="2024-10-08T18:13:00Z"/>
                <w:rFonts w:ascii="Times New Roman" w:hAnsi="Times New Roman"/>
                <w:sz w:val="24"/>
                <w:szCs w:val="24"/>
              </w:rPr>
            </w:pPr>
            <w:del w:id="20380" w:author="Phuong Truong Thi" w:date="2024-10-08T18:13:00Z">
              <w:r w:rsidRPr="0052167B" w:rsidDel="007E0F89">
                <w:rPr>
                  <w:rFonts w:ascii="Times New Roman" w:hAnsi="Times New Roman"/>
                  <w:sz w:val="24"/>
                  <w:szCs w:val="24"/>
                </w:rPr>
                <w:delText xml:space="preserve">Tổng số lượng KH trong danh sách </w:delText>
              </w:r>
            </w:del>
          </w:p>
          <w:p w14:paraId="0F74B596" w14:textId="375512CD" w:rsidR="007B7F57" w:rsidRPr="0052167B" w:rsidDel="007E0F89" w:rsidRDefault="007B7F57" w:rsidP="002373A9">
            <w:pPr>
              <w:spacing w:before="0" w:line="240" w:lineRule="auto"/>
              <w:contextualSpacing w:val="0"/>
              <w:rPr>
                <w:del w:id="20381" w:author="Phuong Truong Thi" w:date="2024-10-08T18:13:00Z"/>
                <w:rFonts w:ascii="Times New Roman" w:eastAsia="Times New Roman" w:hAnsi="Times New Roman"/>
                <w:sz w:val="24"/>
                <w:szCs w:val="24"/>
                <w:lang w:eastAsia="vi-VN"/>
              </w:rPr>
            </w:pPr>
          </w:p>
        </w:tc>
        <w:tc>
          <w:tcPr>
            <w:tcW w:w="1070" w:type="dxa"/>
            <w:tcPrChange w:id="20382" w:author="thu nga" w:date="2024-10-01T10:52:00Z">
              <w:tcPr>
                <w:tcW w:w="1070" w:type="dxa"/>
              </w:tcPr>
            </w:tcPrChange>
          </w:tcPr>
          <w:p w14:paraId="1978A48B" w14:textId="1D8333B2" w:rsidR="007B7F57" w:rsidRPr="007B7F57" w:rsidDel="007E0F89" w:rsidRDefault="007B7F57" w:rsidP="002373A9">
            <w:pPr>
              <w:spacing w:before="0" w:line="240" w:lineRule="auto"/>
              <w:contextualSpacing w:val="0"/>
              <w:rPr>
                <w:del w:id="20383" w:author="Phuong Truong Thi" w:date="2024-10-08T18:13:00Z"/>
                <w:rFonts w:ascii="Times New Roman" w:eastAsia="Times New Roman" w:hAnsi="Times New Roman"/>
                <w:sz w:val="24"/>
                <w:szCs w:val="24"/>
                <w:lang w:val="vi-VN" w:eastAsia="vi-VN"/>
                <w:rPrChange w:id="20384" w:author="thu nga" w:date="2024-09-30T15:33:00Z">
                  <w:rPr>
                    <w:del w:id="20385" w:author="Phuong Truong Thi" w:date="2024-10-08T18:13:00Z"/>
                    <w:rFonts w:ascii="Times New Roman" w:eastAsia="Times New Roman" w:hAnsi="Times New Roman"/>
                    <w:sz w:val="24"/>
                    <w:szCs w:val="24"/>
                    <w:lang w:eastAsia="vi-VN"/>
                  </w:rPr>
                </w:rPrChange>
              </w:rPr>
            </w:pPr>
            <w:ins w:id="20386" w:author="thu nga" w:date="2024-09-30T15:33:00Z">
              <w:del w:id="20387"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0388" w:author="thu nga" w:date="2024-10-01T10:52:00Z">
              <w:tcPr>
                <w:tcW w:w="1896" w:type="dxa"/>
                <w:gridSpan w:val="2"/>
              </w:tcPr>
            </w:tcPrChange>
          </w:tcPr>
          <w:p w14:paraId="47DF8393" w14:textId="6A6ED207" w:rsidR="007B7F57" w:rsidRPr="0052167B" w:rsidDel="007E0F89" w:rsidRDefault="007B7F57" w:rsidP="002373A9">
            <w:pPr>
              <w:spacing w:before="0" w:line="240" w:lineRule="auto"/>
              <w:contextualSpacing w:val="0"/>
              <w:rPr>
                <w:del w:id="20389" w:author="Phuong Truong Thi" w:date="2024-10-08T18:13:00Z"/>
                <w:rFonts w:ascii="Times New Roman" w:eastAsia="Times New Roman" w:hAnsi="Times New Roman"/>
                <w:sz w:val="24"/>
                <w:szCs w:val="24"/>
                <w:lang w:eastAsia="vi-VN"/>
              </w:rPr>
            </w:pPr>
            <w:del w:id="20390"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0391" w:author="thu nga" w:date="2024-10-01T10:52:00Z">
              <w:tcPr>
                <w:tcW w:w="1766" w:type="dxa"/>
                <w:gridSpan w:val="3"/>
                <w:shd w:val="clear" w:color="auto" w:fill="auto"/>
                <w:noWrap/>
                <w:vAlign w:val="center"/>
              </w:tcPr>
            </w:tcPrChange>
          </w:tcPr>
          <w:p w14:paraId="64C787D3" w14:textId="387C3DCC" w:rsidR="007B7F57" w:rsidRPr="0052167B" w:rsidDel="007E0F89" w:rsidRDefault="007B7F57" w:rsidP="002373A9">
            <w:pPr>
              <w:spacing w:before="0" w:line="240" w:lineRule="auto"/>
              <w:contextualSpacing w:val="0"/>
              <w:rPr>
                <w:del w:id="20392" w:author="Phuong Truong Thi" w:date="2024-10-08T18:13:00Z"/>
                <w:rFonts w:ascii="Times New Roman" w:eastAsia="Times New Roman" w:hAnsi="Times New Roman"/>
                <w:sz w:val="24"/>
                <w:szCs w:val="24"/>
                <w:lang w:eastAsia="vi-VN"/>
              </w:rPr>
            </w:pPr>
          </w:p>
        </w:tc>
        <w:tc>
          <w:tcPr>
            <w:tcW w:w="994" w:type="dxa"/>
            <w:tcPrChange w:id="20393" w:author="thu nga" w:date="2024-10-01T10:52:00Z">
              <w:tcPr>
                <w:tcW w:w="790" w:type="dxa"/>
              </w:tcPr>
            </w:tcPrChange>
          </w:tcPr>
          <w:p w14:paraId="55B2994B" w14:textId="7D68EE3F" w:rsidR="007B7F57" w:rsidRPr="0052167B" w:rsidDel="007E0F89" w:rsidRDefault="007B7F57" w:rsidP="002373A9">
            <w:pPr>
              <w:spacing w:before="0" w:line="240" w:lineRule="auto"/>
              <w:contextualSpacing w:val="0"/>
              <w:jc w:val="center"/>
              <w:rPr>
                <w:del w:id="20394" w:author="Phuong Truong Thi" w:date="2024-10-08T18:13:00Z"/>
                <w:rFonts w:ascii="Times New Roman" w:eastAsia="Times New Roman" w:hAnsi="Times New Roman"/>
                <w:sz w:val="24"/>
                <w:szCs w:val="24"/>
                <w:lang w:eastAsia="vi-VN"/>
              </w:rPr>
            </w:pPr>
            <w:del w:id="20395" w:author="Phuong Truong Thi" w:date="2024-10-08T18:13:00Z">
              <w:r w:rsidRPr="0052167B" w:rsidDel="007E0F89">
                <w:rPr>
                  <w:rFonts w:ascii="Times New Roman" w:eastAsia="Times New Roman" w:hAnsi="Times New Roman"/>
                  <w:sz w:val="24"/>
                  <w:szCs w:val="24"/>
                  <w:lang w:eastAsia="vi-VN"/>
                </w:rPr>
                <w:delText>Y</w:delText>
              </w:r>
            </w:del>
          </w:p>
        </w:tc>
      </w:tr>
      <w:tr w:rsidR="007B7F57" w:rsidRPr="0052167B" w:rsidDel="007E0F89" w14:paraId="472403F8" w14:textId="31509CE2" w:rsidTr="00E57F75">
        <w:tblPrEx>
          <w:tblPrExChange w:id="20396" w:author="thu nga" w:date="2024-10-01T10:52:00Z">
            <w:tblPrEx>
              <w:tblW w:w="9270" w:type="dxa"/>
            </w:tblPrEx>
          </w:tblPrExChange>
        </w:tblPrEx>
        <w:trPr>
          <w:trHeight w:val="354"/>
          <w:del w:id="20397" w:author="Phuong Truong Thi" w:date="2024-10-08T18:13:00Z"/>
          <w:trPrChange w:id="20398" w:author="thu nga" w:date="2024-10-01T10:52:00Z">
            <w:trPr>
              <w:gridBefore w:val="2"/>
              <w:trHeight w:val="354"/>
            </w:trPr>
          </w:trPrChange>
        </w:trPr>
        <w:tc>
          <w:tcPr>
            <w:tcW w:w="1092" w:type="dxa"/>
            <w:gridSpan w:val="2"/>
            <w:tcPrChange w:id="20399" w:author="thu nga" w:date="2024-10-01T10:52:00Z">
              <w:tcPr>
                <w:tcW w:w="1030" w:type="dxa"/>
              </w:tcPr>
            </w:tcPrChange>
          </w:tcPr>
          <w:p w14:paraId="5C28BD49" w14:textId="44E5D3D5" w:rsidR="007B7F57" w:rsidRPr="0052167B" w:rsidDel="007E0F89" w:rsidRDefault="007B7F57" w:rsidP="002373A9">
            <w:pPr>
              <w:spacing w:before="0" w:line="240" w:lineRule="auto"/>
              <w:contextualSpacing w:val="0"/>
              <w:rPr>
                <w:del w:id="20400" w:author="Phuong Truong Thi" w:date="2024-10-08T18:13:00Z"/>
                <w:rFonts w:ascii="Times New Roman" w:eastAsia="Times New Roman" w:hAnsi="Times New Roman"/>
                <w:sz w:val="24"/>
                <w:szCs w:val="24"/>
                <w:lang w:eastAsia="vi-VN"/>
              </w:rPr>
            </w:pPr>
          </w:p>
        </w:tc>
        <w:tc>
          <w:tcPr>
            <w:tcW w:w="8214" w:type="dxa"/>
            <w:gridSpan w:val="6"/>
            <w:tcPrChange w:id="20401" w:author="thu nga" w:date="2024-10-01T10:52:00Z">
              <w:tcPr>
                <w:tcW w:w="9270" w:type="dxa"/>
                <w:gridSpan w:val="10"/>
              </w:tcPr>
            </w:tcPrChange>
          </w:tcPr>
          <w:p w14:paraId="7C72473E" w14:textId="4FF6275B" w:rsidR="007B7F57" w:rsidRPr="0052167B" w:rsidDel="007E0F89" w:rsidRDefault="007B7F57" w:rsidP="002373A9">
            <w:pPr>
              <w:spacing w:before="0" w:line="240" w:lineRule="auto"/>
              <w:contextualSpacing w:val="0"/>
              <w:rPr>
                <w:del w:id="20402" w:author="Phuong Truong Thi" w:date="2024-10-08T18:13:00Z"/>
                <w:rFonts w:ascii="Times New Roman" w:eastAsia="Times New Roman" w:hAnsi="Times New Roman"/>
                <w:sz w:val="24"/>
                <w:szCs w:val="24"/>
                <w:lang w:eastAsia="vi-VN"/>
              </w:rPr>
            </w:pPr>
            <w:del w:id="20403" w:author="Phuong Truong Thi" w:date="2024-10-08T18:13:00Z">
              <w:r w:rsidRPr="0052167B" w:rsidDel="007E0F89">
                <w:rPr>
                  <w:rFonts w:ascii="Times New Roman" w:eastAsia="Times New Roman" w:hAnsi="Times New Roman"/>
                  <w:sz w:val="24"/>
                  <w:szCs w:val="24"/>
                  <w:lang w:eastAsia="vi-VN"/>
                </w:rPr>
                <w:delText>Thông tin chung</w:delText>
              </w:r>
            </w:del>
          </w:p>
        </w:tc>
      </w:tr>
      <w:tr w:rsidR="000E4E67" w:rsidRPr="0052167B" w:rsidDel="007E0F89" w14:paraId="4614F98E" w14:textId="79743F84" w:rsidTr="00E57F75">
        <w:trPr>
          <w:trHeight w:val="480"/>
          <w:del w:id="20404" w:author="Phuong Truong Thi" w:date="2024-10-08T18:13:00Z"/>
          <w:trPrChange w:id="20405" w:author="thu nga" w:date="2024-10-01T10:52:00Z">
            <w:trPr>
              <w:gridAfter w:val="0"/>
              <w:trHeight w:val="480"/>
            </w:trPr>
          </w:trPrChange>
        </w:trPr>
        <w:tc>
          <w:tcPr>
            <w:tcW w:w="670" w:type="dxa"/>
            <w:shd w:val="clear" w:color="auto" w:fill="auto"/>
            <w:vAlign w:val="center"/>
            <w:tcPrChange w:id="20406" w:author="thu nga" w:date="2024-10-01T10:52:00Z">
              <w:tcPr>
                <w:tcW w:w="670" w:type="dxa"/>
                <w:shd w:val="clear" w:color="auto" w:fill="auto"/>
                <w:vAlign w:val="center"/>
              </w:tcPr>
            </w:tcPrChange>
          </w:tcPr>
          <w:p w14:paraId="3B6CE1BD" w14:textId="7C9F673C" w:rsidR="007B7F57" w:rsidRPr="0052167B" w:rsidDel="007E0F89" w:rsidRDefault="007B7F57" w:rsidP="007B7F57">
            <w:pPr>
              <w:pStyle w:val="ListParagraph"/>
              <w:numPr>
                <w:ilvl w:val="0"/>
                <w:numId w:val="63"/>
              </w:numPr>
              <w:spacing w:before="0" w:line="240" w:lineRule="auto"/>
              <w:contextualSpacing w:val="0"/>
              <w:jc w:val="left"/>
              <w:rPr>
                <w:del w:id="20407" w:author="Phuong Truong Thi" w:date="2024-10-08T18:13:00Z"/>
                <w:rFonts w:eastAsia="Times New Roman"/>
                <w:szCs w:val="24"/>
                <w:lang w:val="vi-VN" w:eastAsia="vi-VN"/>
              </w:rPr>
            </w:pPr>
          </w:p>
        </w:tc>
        <w:tc>
          <w:tcPr>
            <w:tcW w:w="2097" w:type="dxa"/>
            <w:gridSpan w:val="2"/>
            <w:shd w:val="clear" w:color="auto" w:fill="auto"/>
            <w:vAlign w:val="center"/>
            <w:tcPrChange w:id="20408" w:author="thu nga" w:date="2024-10-01T10:52:00Z">
              <w:tcPr>
                <w:tcW w:w="2097" w:type="dxa"/>
                <w:gridSpan w:val="3"/>
                <w:shd w:val="clear" w:color="auto" w:fill="auto"/>
                <w:vAlign w:val="center"/>
              </w:tcPr>
            </w:tcPrChange>
          </w:tcPr>
          <w:p w14:paraId="5B1CDA23" w14:textId="15AC2570" w:rsidR="007B7F57" w:rsidRPr="0052167B" w:rsidDel="007E0F89" w:rsidRDefault="007B7F57" w:rsidP="007B7F57">
            <w:pPr>
              <w:spacing w:before="0" w:line="240" w:lineRule="auto"/>
              <w:contextualSpacing w:val="0"/>
              <w:rPr>
                <w:del w:id="20409" w:author="Phuong Truong Thi" w:date="2024-10-08T18:13:00Z"/>
                <w:rFonts w:ascii="Times New Roman" w:hAnsi="Times New Roman"/>
                <w:sz w:val="24"/>
                <w:szCs w:val="24"/>
              </w:rPr>
            </w:pPr>
            <w:del w:id="20410" w:author="Phuong Truong Thi" w:date="2024-10-08T18:13:00Z">
              <w:r w:rsidRPr="0052167B" w:rsidDel="007E0F89">
                <w:rPr>
                  <w:rFonts w:ascii="Times New Roman" w:hAnsi="Times New Roman"/>
                  <w:sz w:val="24"/>
                  <w:szCs w:val="24"/>
                </w:rPr>
                <w:delText>CIF</w:delText>
              </w:r>
            </w:del>
          </w:p>
        </w:tc>
        <w:tc>
          <w:tcPr>
            <w:tcW w:w="2230" w:type="dxa"/>
            <w:vAlign w:val="center"/>
            <w:tcPrChange w:id="20411" w:author="thu nga" w:date="2024-10-01T10:52:00Z">
              <w:tcPr>
                <w:tcW w:w="2230" w:type="dxa"/>
                <w:vAlign w:val="center"/>
              </w:tcPr>
            </w:tcPrChange>
          </w:tcPr>
          <w:p w14:paraId="2EE8CC22" w14:textId="5E85F667" w:rsidR="007B7F57" w:rsidRPr="0052167B" w:rsidDel="007E0F89" w:rsidRDefault="007B7F57" w:rsidP="007B7F57">
            <w:pPr>
              <w:spacing w:before="0" w:line="240" w:lineRule="auto"/>
              <w:contextualSpacing w:val="0"/>
              <w:rPr>
                <w:del w:id="20412" w:author="Phuong Truong Thi" w:date="2024-10-08T18:13:00Z"/>
                <w:rFonts w:ascii="Times New Roman" w:hAnsi="Times New Roman"/>
                <w:sz w:val="24"/>
                <w:szCs w:val="24"/>
              </w:rPr>
            </w:pPr>
            <w:del w:id="20413" w:author="Phuong Truong Thi" w:date="2024-10-08T18:13:00Z">
              <w:r w:rsidRPr="0052167B" w:rsidDel="007E0F89">
                <w:rPr>
                  <w:rFonts w:ascii="Times New Roman" w:hAnsi="Times New Roman"/>
                  <w:sz w:val="24"/>
                  <w:szCs w:val="24"/>
                </w:rPr>
                <w:delText>Ngày mở CIF của KH trên T24</w:delText>
              </w:r>
            </w:del>
          </w:p>
        </w:tc>
        <w:tc>
          <w:tcPr>
            <w:tcW w:w="1070" w:type="dxa"/>
            <w:tcPrChange w:id="20414" w:author="thu nga" w:date="2024-10-01T10:52:00Z">
              <w:tcPr>
                <w:tcW w:w="1070" w:type="dxa"/>
              </w:tcPr>
            </w:tcPrChange>
          </w:tcPr>
          <w:p w14:paraId="6DBEDC67" w14:textId="5186238D" w:rsidR="007B7F57" w:rsidRPr="0052167B" w:rsidDel="007E0F89" w:rsidRDefault="007B7F57" w:rsidP="007B7F57">
            <w:pPr>
              <w:spacing w:before="0" w:line="240" w:lineRule="auto"/>
              <w:contextualSpacing w:val="0"/>
              <w:rPr>
                <w:del w:id="20415" w:author="Phuong Truong Thi" w:date="2024-10-08T18:13:00Z"/>
                <w:rFonts w:ascii="Times New Roman" w:hAnsi="Times New Roman"/>
                <w:sz w:val="24"/>
                <w:szCs w:val="24"/>
              </w:rPr>
            </w:pPr>
            <w:ins w:id="20416" w:author="thu nga" w:date="2024-09-30T15:33:00Z">
              <w:del w:id="20417"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418" w:author="thu nga" w:date="2024-10-01T10:52:00Z">
              <w:tcPr>
                <w:tcW w:w="1896" w:type="dxa"/>
                <w:gridSpan w:val="2"/>
              </w:tcPr>
            </w:tcPrChange>
          </w:tcPr>
          <w:p w14:paraId="7CE95FAE" w14:textId="27C68D83" w:rsidR="007B7F57" w:rsidRPr="0052167B" w:rsidDel="007E0F89" w:rsidRDefault="007B7F57" w:rsidP="007B7F57">
            <w:pPr>
              <w:spacing w:before="0" w:line="240" w:lineRule="auto"/>
              <w:contextualSpacing w:val="0"/>
              <w:rPr>
                <w:del w:id="20419" w:author="Phuong Truong Thi" w:date="2024-10-08T18:13:00Z"/>
                <w:rFonts w:ascii="Times New Roman" w:hAnsi="Times New Roman"/>
                <w:sz w:val="24"/>
                <w:szCs w:val="24"/>
              </w:rPr>
            </w:pPr>
            <w:del w:id="20420" w:author="Phuong Truong Thi" w:date="2024-10-08T18:13:00Z">
              <w:r w:rsidRPr="0052167B" w:rsidDel="007E0F89">
                <w:rPr>
                  <w:rFonts w:ascii="Times New Roman" w:hAnsi="Times New Roman"/>
                  <w:sz w:val="24"/>
                  <w:szCs w:val="24"/>
                </w:rPr>
                <w:delText>Text</w:delText>
              </w:r>
            </w:del>
          </w:p>
        </w:tc>
        <w:tc>
          <w:tcPr>
            <w:tcW w:w="1134" w:type="dxa"/>
            <w:shd w:val="clear" w:color="auto" w:fill="auto"/>
            <w:noWrap/>
            <w:vAlign w:val="center"/>
            <w:tcPrChange w:id="20421" w:author="thu nga" w:date="2024-10-01T10:52:00Z">
              <w:tcPr>
                <w:tcW w:w="1766" w:type="dxa"/>
                <w:gridSpan w:val="3"/>
                <w:shd w:val="clear" w:color="auto" w:fill="auto"/>
                <w:noWrap/>
                <w:vAlign w:val="center"/>
              </w:tcPr>
            </w:tcPrChange>
          </w:tcPr>
          <w:p w14:paraId="200896CA" w14:textId="072FB39C" w:rsidR="007B7F57" w:rsidRPr="0052167B" w:rsidDel="007E0F89" w:rsidRDefault="007B7F57" w:rsidP="007B7F57">
            <w:pPr>
              <w:spacing w:before="0" w:line="240" w:lineRule="auto"/>
              <w:contextualSpacing w:val="0"/>
              <w:rPr>
                <w:del w:id="20422" w:author="Phuong Truong Thi" w:date="2024-10-08T18:13:00Z"/>
                <w:rFonts w:ascii="Times New Roman" w:eastAsia="Times New Roman" w:hAnsi="Times New Roman"/>
                <w:sz w:val="24"/>
                <w:szCs w:val="24"/>
                <w:lang w:eastAsia="vi-VN"/>
              </w:rPr>
            </w:pPr>
          </w:p>
        </w:tc>
        <w:tc>
          <w:tcPr>
            <w:tcW w:w="994" w:type="dxa"/>
            <w:tcPrChange w:id="20423" w:author="thu nga" w:date="2024-10-01T10:52:00Z">
              <w:tcPr>
                <w:tcW w:w="790" w:type="dxa"/>
              </w:tcPr>
            </w:tcPrChange>
          </w:tcPr>
          <w:p w14:paraId="048D9189" w14:textId="3989E072" w:rsidR="007B7F57" w:rsidRPr="0052167B" w:rsidDel="007E0F89" w:rsidRDefault="007B7F57" w:rsidP="007B7F57">
            <w:pPr>
              <w:spacing w:before="0" w:line="240" w:lineRule="auto"/>
              <w:contextualSpacing w:val="0"/>
              <w:jc w:val="center"/>
              <w:rPr>
                <w:del w:id="20424" w:author="Phuong Truong Thi" w:date="2024-10-08T18:13:00Z"/>
                <w:rFonts w:ascii="Times New Roman" w:eastAsia="Times New Roman" w:hAnsi="Times New Roman"/>
                <w:sz w:val="24"/>
                <w:szCs w:val="24"/>
                <w:lang w:eastAsia="vi-VN"/>
              </w:rPr>
            </w:pPr>
            <w:del w:id="20425"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7240C532" w14:textId="27F0B2C0" w:rsidTr="00E57F75">
        <w:trPr>
          <w:trHeight w:val="276"/>
          <w:del w:id="20426" w:author="Phuong Truong Thi" w:date="2024-10-08T18:13:00Z"/>
          <w:trPrChange w:id="20427" w:author="thu nga" w:date="2024-10-01T10:52:00Z">
            <w:trPr>
              <w:gridAfter w:val="0"/>
              <w:trHeight w:val="276"/>
            </w:trPr>
          </w:trPrChange>
        </w:trPr>
        <w:tc>
          <w:tcPr>
            <w:tcW w:w="670" w:type="dxa"/>
            <w:shd w:val="clear" w:color="000000" w:fill="FFFFFF"/>
            <w:vAlign w:val="center"/>
            <w:tcPrChange w:id="20428" w:author="thu nga" w:date="2024-10-01T10:52:00Z">
              <w:tcPr>
                <w:tcW w:w="670" w:type="dxa"/>
                <w:shd w:val="clear" w:color="000000" w:fill="FFFFFF"/>
                <w:vAlign w:val="center"/>
              </w:tcPr>
            </w:tcPrChange>
          </w:tcPr>
          <w:p w14:paraId="4BB9110B" w14:textId="7BB59D71" w:rsidR="007B7F57" w:rsidRPr="0052167B" w:rsidDel="007E0F89" w:rsidRDefault="007B7F57" w:rsidP="007B7F57">
            <w:pPr>
              <w:pStyle w:val="ListParagraph"/>
              <w:numPr>
                <w:ilvl w:val="0"/>
                <w:numId w:val="63"/>
              </w:numPr>
              <w:spacing w:before="0" w:line="240" w:lineRule="auto"/>
              <w:contextualSpacing w:val="0"/>
              <w:jc w:val="left"/>
              <w:rPr>
                <w:del w:id="20429" w:author="Phuong Truong Thi" w:date="2024-10-08T18:13:00Z"/>
                <w:rFonts w:eastAsia="Times New Roman"/>
                <w:szCs w:val="24"/>
                <w:lang w:val="vi-VN" w:eastAsia="vi-VN"/>
              </w:rPr>
            </w:pPr>
          </w:p>
        </w:tc>
        <w:tc>
          <w:tcPr>
            <w:tcW w:w="2097" w:type="dxa"/>
            <w:gridSpan w:val="2"/>
            <w:shd w:val="clear" w:color="000000" w:fill="FFFFFF"/>
            <w:vAlign w:val="center"/>
            <w:hideMark/>
            <w:tcPrChange w:id="20430" w:author="thu nga" w:date="2024-10-01T10:52:00Z">
              <w:tcPr>
                <w:tcW w:w="2097" w:type="dxa"/>
                <w:gridSpan w:val="3"/>
                <w:shd w:val="clear" w:color="000000" w:fill="FFFFFF"/>
                <w:vAlign w:val="center"/>
                <w:hideMark/>
              </w:tcPr>
            </w:tcPrChange>
          </w:tcPr>
          <w:p w14:paraId="15CFA592" w14:textId="21CEA32F" w:rsidR="007B7F57" w:rsidRPr="0052167B" w:rsidDel="007E0F89" w:rsidRDefault="007B7F57" w:rsidP="007B7F57">
            <w:pPr>
              <w:spacing w:before="0" w:line="240" w:lineRule="auto"/>
              <w:contextualSpacing w:val="0"/>
              <w:rPr>
                <w:del w:id="20431" w:author="Phuong Truong Thi" w:date="2024-10-08T18:13:00Z"/>
                <w:rFonts w:ascii="Times New Roman" w:eastAsia="Times New Roman" w:hAnsi="Times New Roman"/>
                <w:sz w:val="24"/>
                <w:szCs w:val="24"/>
                <w:lang w:val="vi-VN" w:eastAsia="vi-VN"/>
              </w:rPr>
            </w:pPr>
            <w:del w:id="20432" w:author="Phuong Truong Thi" w:date="2024-10-08T18:13:00Z">
              <w:r w:rsidRPr="0052167B" w:rsidDel="007E0F89">
                <w:rPr>
                  <w:rFonts w:ascii="Times New Roman" w:hAnsi="Times New Roman"/>
                  <w:sz w:val="24"/>
                  <w:szCs w:val="24"/>
                </w:rPr>
                <w:delText>Ngày mở CIF</w:delText>
              </w:r>
            </w:del>
          </w:p>
        </w:tc>
        <w:tc>
          <w:tcPr>
            <w:tcW w:w="2230" w:type="dxa"/>
            <w:vAlign w:val="center"/>
            <w:tcPrChange w:id="20433" w:author="thu nga" w:date="2024-10-01T10:52:00Z">
              <w:tcPr>
                <w:tcW w:w="2230" w:type="dxa"/>
                <w:vAlign w:val="center"/>
              </w:tcPr>
            </w:tcPrChange>
          </w:tcPr>
          <w:p w14:paraId="7EAD64B7" w14:textId="763F8D36" w:rsidR="007B7F57" w:rsidRPr="002F0D98" w:rsidDel="007E0F89" w:rsidRDefault="007B7F57" w:rsidP="007B7F57">
            <w:pPr>
              <w:spacing w:before="0" w:line="240" w:lineRule="auto"/>
              <w:contextualSpacing w:val="0"/>
              <w:rPr>
                <w:del w:id="20434" w:author="Phuong Truong Thi" w:date="2024-10-08T18:13:00Z"/>
                <w:rFonts w:ascii="Times New Roman" w:hAnsi="Times New Roman"/>
                <w:sz w:val="24"/>
                <w:szCs w:val="24"/>
                <w:lang w:val="vi-VN"/>
              </w:rPr>
            </w:pPr>
            <w:del w:id="20435" w:author="Phuong Truong Thi" w:date="2024-10-08T18:13:00Z">
              <w:r w:rsidRPr="002F0D98" w:rsidDel="007E0F89">
                <w:rPr>
                  <w:rFonts w:ascii="Times New Roman" w:hAnsi="Times New Roman"/>
                  <w:sz w:val="24"/>
                  <w:szCs w:val="24"/>
                  <w:lang w:val="vi-VN"/>
                </w:rPr>
                <w:delText>(Legal ID/Document Num) Thông tin trên giấy tờ tùy thân Số CCCD/CMT/HCtrên T24</w:delText>
              </w:r>
            </w:del>
          </w:p>
        </w:tc>
        <w:tc>
          <w:tcPr>
            <w:tcW w:w="1070" w:type="dxa"/>
            <w:tcPrChange w:id="20436" w:author="thu nga" w:date="2024-10-01T10:52:00Z">
              <w:tcPr>
                <w:tcW w:w="1070" w:type="dxa"/>
              </w:tcPr>
            </w:tcPrChange>
          </w:tcPr>
          <w:p w14:paraId="5FFB2564" w14:textId="0ABCA8C4" w:rsidR="007B7F57" w:rsidRPr="0052167B" w:rsidDel="007E0F89" w:rsidRDefault="007B7F57" w:rsidP="007B7F57">
            <w:pPr>
              <w:spacing w:before="0" w:line="240" w:lineRule="auto"/>
              <w:contextualSpacing w:val="0"/>
              <w:rPr>
                <w:del w:id="20437" w:author="Phuong Truong Thi" w:date="2024-10-08T18:13:00Z"/>
                <w:rFonts w:ascii="Times New Roman" w:hAnsi="Times New Roman"/>
                <w:sz w:val="24"/>
                <w:szCs w:val="24"/>
              </w:rPr>
            </w:pPr>
            <w:ins w:id="20438" w:author="thu nga" w:date="2024-09-30T15:33:00Z">
              <w:del w:id="20439"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440" w:author="thu nga" w:date="2024-10-01T10:52:00Z">
              <w:tcPr>
                <w:tcW w:w="1896" w:type="dxa"/>
                <w:gridSpan w:val="2"/>
              </w:tcPr>
            </w:tcPrChange>
          </w:tcPr>
          <w:p w14:paraId="5A0F8BF5" w14:textId="448E6A8A" w:rsidR="007B7F57" w:rsidRPr="0052167B" w:rsidDel="007E0F89" w:rsidRDefault="007B7F57" w:rsidP="007B7F57">
            <w:pPr>
              <w:spacing w:before="0" w:line="240" w:lineRule="auto"/>
              <w:contextualSpacing w:val="0"/>
              <w:rPr>
                <w:del w:id="20441" w:author="Phuong Truong Thi" w:date="2024-10-08T18:13:00Z"/>
                <w:rFonts w:ascii="Times New Roman" w:hAnsi="Times New Roman"/>
                <w:sz w:val="24"/>
                <w:szCs w:val="24"/>
              </w:rPr>
            </w:pPr>
            <w:del w:id="20442" w:author="Phuong Truong Thi" w:date="2024-10-08T18:13:00Z">
              <w:r w:rsidRPr="0052167B" w:rsidDel="007E0F89">
                <w:rPr>
                  <w:rFonts w:ascii="Times New Roman" w:hAnsi="Times New Roman"/>
                  <w:sz w:val="24"/>
                  <w:szCs w:val="24"/>
                </w:rPr>
                <w:delText>Date</w:delText>
              </w:r>
            </w:del>
          </w:p>
        </w:tc>
        <w:tc>
          <w:tcPr>
            <w:tcW w:w="1134" w:type="dxa"/>
            <w:shd w:val="clear" w:color="auto" w:fill="auto"/>
            <w:noWrap/>
            <w:vAlign w:val="center"/>
            <w:tcPrChange w:id="20443" w:author="thu nga" w:date="2024-10-01T10:52:00Z">
              <w:tcPr>
                <w:tcW w:w="1766" w:type="dxa"/>
                <w:gridSpan w:val="3"/>
                <w:shd w:val="clear" w:color="auto" w:fill="auto"/>
                <w:noWrap/>
                <w:vAlign w:val="center"/>
              </w:tcPr>
            </w:tcPrChange>
          </w:tcPr>
          <w:p w14:paraId="21791F81" w14:textId="269A161D" w:rsidR="007B7F57" w:rsidRPr="0052167B" w:rsidDel="007E0F89" w:rsidRDefault="007B7F57" w:rsidP="007B7F57">
            <w:pPr>
              <w:spacing w:before="0" w:line="240" w:lineRule="auto"/>
              <w:contextualSpacing w:val="0"/>
              <w:rPr>
                <w:del w:id="20444" w:author="Phuong Truong Thi" w:date="2024-10-08T18:13:00Z"/>
                <w:rFonts w:ascii="Times New Roman" w:eastAsia="Times New Roman" w:hAnsi="Times New Roman"/>
                <w:sz w:val="24"/>
                <w:szCs w:val="24"/>
                <w:lang w:val="vi-VN" w:eastAsia="vi-VN"/>
              </w:rPr>
            </w:pPr>
          </w:p>
        </w:tc>
        <w:tc>
          <w:tcPr>
            <w:tcW w:w="994" w:type="dxa"/>
            <w:tcPrChange w:id="20445" w:author="thu nga" w:date="2024-10-01T10:52:00Z">
              <w:tcPr>
                <w:tcW w:w="790" w:type="dxa"/>
              </w:tcPr>
            </w:tcPrChange>
          </w:tcPr>
          <w:p w14:paraId="1038E89F" w14:textId="77EBB0F6" w:rsidR="007B7F57" w:rsidRPr="0052167B" w:rsidDel="007E0F89" w:rsidRDefault="007B7F57" w:rsidP="007B7F57">
            <w:pPr>
              <w:spacing w:before="0" w:line="240" w:lineRule="auto"/>
              <w:contextualSpacing w:val="0"/>
              <w:jc w:val="center"/>
              <w:rPr>
                <w:del w:id="20446" w:author="Phuong Truong Thi" w:date="2024-10-08T18:13:00Z"/>
                <w:rFonts w:ascii="Times New Roman" w:eastAsia="Times New Roman" w:hAnsi="Times New Roman"/>
                <w:sz w:val="24"/>
                <w:szCs w:val="24"/>
                <w:lang w:eastAsia="vi-VN"/>
              </w:rPr>
            </w:pPr>
            <w:del w:id="20447"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59191D1E" w14:textId="6E5D8C06" w:rsidTr="00E57F75">
        <w:trPr>
          <w:trHeight w:val="276"/>
          <w:del w:id="20448" w:author="Phuong Truong Thi" w:date="2024-10-08T18:13:00Z"/>
          <w:trPrChange w:id="20449" w:author="thu nga" w:date="2024-10-01T10:52:00Z">
            <w:trPr>
              <w:gridAfter w:val="0"/>
              <w:trHeight w:val="276"/>
            </w:trPr>
          </w:trPrChange>
        </w:trPr>
        <w:tc>
          <w:tcPr>
            <w:tcW w:w="670" w:type="dxa"/>
            <w:shd w:val="clear" w:color="auto" w:fill="auto"/>
            <w:vAlign w:val="center"/>
            <w:tcPrChange w:id="20450" w:author="thu nga" w:date="2024-10-01T10:52:00Z">
              <w:tcPr>
                <w:tcW w:w="670" w:type="dxa"/>
                <w:shd w:val="clear" w:color="auto" w:fill="auto"/>
                <w:vAlign w:val="center"/>
              </w:tcPr>
            </w:tcPrChange>
          </w:tcPr>
          <w:p w14:paraId="39D9FA2A" w14:textId="58062878" w:rsidR="007B7F57" w:rsidRPr="0052167B" w:rsidDel="007E0F89" w:rsidRDefault="007B7F57" w:rsidP="007B7F57">
            <w:pPr>
              <w:pStyle w:val="ListParagraph"/>
              <w:numPr>
                <w:ilvl w:val="0"/>
                <w:numId w:val="63"/>
              </w:numPr>
              <w:spacing w:before="0" w:line="240" w:lineRule="auto"/>
              <w:contextualSpacing w:val="0"/>
              <w:jc w:val="left"/>
              <w:rPr>
                <w:del w:id="20451" w:author="Phuong Truong Thi" w:date="2024-10-08T18:13:00Z"/>
                <w:rFonts w:eastAsia="Times New Roman"/>
                <w:szCs w:val="24"/>
                <w:lang w:val="vi-VN" w:eastAsia="vi-VN"/>
              </w:rPr>
            </w:pPr>
          </w:p>
        </w:tc>
        <w:tc>
          <w:tcPr>
            <w:tcW w:w="2097" w:type="dxa"/>
            <w:gridSpan w:val="2"/>
            <w:shd w:val="clear" w:color="auto" w:fill="auto"/>
            <w:vAlign w:val="center"/>
            <w:hideMark/>
            <w:tcPrChange w:id="20452" w:author="thu nga" w:date="2024-10-01T10:52:00Z">
              <w:tcPr>
                <w:tcW w:w="2097" w:type="dxa"/>
                <w:gridSpan w:val="3"/>
                <w:shd w:val="clear" w:color="auto" w:fill="auto"/>
                <w:vAlign w:val="center"/>
                <w:hideMark/>
              </w:tcPr>
            </w:tcPrChange>
          </w:tcPr>
          <w:p w14:paraId="7A5EDF6B" w14:textId="39C12AC0" w:rsidR="007B7F57" w:rsidRPr="0052167B" w:rsidDel="007E0F89" w:rsidRDefault="007B7F57" w:rsidP="007B7F57">
            <w:pPr>
              <w:spacing w:before="0" w:line="240" w:lineRule="auto"/>
              <w:contextualSpacing w:val="0"/>
              <w:rPr>
                <w:del w:id="20453" w:author="Phuong Truong Thi" w:date="2024-10-08T18:13:00Z"/>
                <w:rFonts w:ascii="Times New Roman" w:eastAsia="Times New Roman" w:hAnsi="Times New Roman"/>
                <w:sz w:val="24"/>
                <w:szCs w:val="24"/>
                <w:lang w:val="vi-VN" w:eastAsia="vi-VN"/>
              </w:rPr>
            </w:pPr>
            <w:del w:id="20454" w:author="Phuong Truong Thi" w:date="2024-10-08T18:13:00Z">
              <w:r w:rsidRPr="0052167B" w:rsidDel="007E0F89">
                <w:rPr>
                  <w:rFonts w:ascii="Times New Roman" w:hAnsi="Times New Roman"/>
                  <w:sz w:val="24"/>
                  <w:szCs w:val="24"/>
                </w:rPr>
                <w:delText>Số CCCD/CMT/HC…</w:delText>
              </w:r>
            </w:del>
          </w:p>
        </w:tc>
        <w:tc>
          <w:tcPr>
            <w:tcW w:w="2230" w:type="dxa"/>
            <w:vAlign w:val="center"/>
            <w:tcPrChange w:id="20455" w:author="thu nga" w:date="2024-10-01T10:52:00Z">
              <w:tcPr>
                <w:tcW w:w="2230" w:type="dxa"/>
                <w:vAlign w:val="center"/>
              </w:tcPr>
            </w:tcPrChange>
          </w:tcPr>
          <w:p w14:paraId="0D68903D" w14:textId="45FA6ADF" w:rsidR="007B7F57" w:rsidRPr="002F0D98" w:rsidDel="007E0F89" w:rsidRDefault="007B7F57" w:rsidP="007B7F57">
            <w:pPr>
              <w:spacing w:before="0" w:line="240" w:lineRule="auto"/>
              <w:contextualSpacing w:val="0"/>
              <w:rPr>
                <w:del w:id="20456" w:author="Phuong Truong Thi" w:date="2024-10-08T18:13:00Z"/>
                <w:rFonts w:ascii="Times New Roman" w:eastAsia="Times New Roman" w:hAnsi="Times New Roman"/>
                <w:sz w:val="24"/>
                <w:szCs w:val="24"/>
                <w:lang w:val="vi-VN" w:eastAsia="vi-VN"/>
              </w:rPr>
            </w:pPr>
            <w:del w:id="20457" w:author="Phuong Truong Thi" w:date="2024-10-08T18:13:00Z">
              <w:r w:rsidRPr="002F0D98" w:rsidDel="007E0F89">
                <w:rPr>
                  <w:rFonts w:ascii="Times New Roman" w:hAnsi="Times New Roman"/>
                  <w:sz w:val="24"/>
                  <w:szCs w:val="24"/>
                  <w:lang w:val="vi-VN"/>
                </w:rPr>
                <w:delText>Lấy trường họ và tên có dấu của KH</w:delText>
              </w:r>
              <w:r w:rsidRPr="002F0D98" w:rsidDel="007E0F89">
                <w:rPr>
                  <w:rFonts w:ascii="Times New Roman" w:hAnsi="Times New Roman"/>
                  <w:sz w:val="24"/>
                  <w:szCs w:val="24"/>
                  <w:lang w:val="vi-VN"/>
                </w:rPr>
                <w:br/>
                <w:delText>TH KH không lấy được họ và tên có dấu sẽ lấy trường họ và tên không dấu trên T24</w:delText>
              </w:r>
            </w:del>
          </w:p>
        </w:tc>
        <w:tc>
          <w:tcPr>
            <w:tcW w:w="1070" w:type="dxa"/>
            <w:tcPrChange w:id="20458" w:author="thu nga" w:date="2024-10-01T10:52:00Z">
              <w:tcPr>
                <w:tcW w:w="1070" w:type="dxa"/>
              </w:tcPr>
            </w:tcPrChange>
          </w:tcPr>
          <w:p w14:paraId="7BEA3AF2" w14:textId="3E920649" w:rsidR="007B7F57" w:rsidRPr="0052167B" w:rsidDel="007E0F89" w:rsidRDefault="007B7F57" w:rsidP="007B7F57">
            <w:pPr>
              <w:spacing w:before="0" w:line="240" w:lineRule="auto"/>
              <w:contextualSpacing w:val="0"/>
              <w:rPr>
                <w:del w:id="20459" w:author="Phuong Truong Thi" w:date="2024-10-08T18:13:00Z"/>
                <w:rFonts w:ascii="Times New Roman" w:eastAsia="Times New Roman" w:hAnsi="Times New Roman"/>
                <w:sz w:val="24"/>
                <w:szCs w:val="24"/>
                <w:lang w:eastAsia="vi-VN"/>
              </w:rPr>
            </w:pPr>
            <w:ins w:id="20460" w:author="thu nga" w:date="2024-09-30T15:33:00Z">
              <w:del w:id="20461"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462" w:author="thu nga" w:date="2024-10-01T10:52:00Z">
              <w:tcPr>
                <w:tcW w:w="1896" w:type="dxa"/>
                <w:gridSpan w:val="2"/>
              </w:tcPr>
            </w:tcPrChange>
          </w:tcPr>
          <w:p w14:paraId="24ADF49F" w14:textId="627102DF" w:rsidR="007B7F57" w:rsidRPr="0052167B" w:rsidDel="007E0F89" w:rsidRDefault="007B7F57" w:rsidP="007B7F57">
            <w:pPr>
              <w:spacing w:before="0" w:line="240" w:lineRule="auto"/>
              <w:contextualSpacing w:val="0"/>
              <w:rPr>
                <w:del w:id="20463" w:author="Phuong Truong Thi" w:date="2024-10-08T18:13:00Z"/>
                <w:rFonts w:ascii="Times New Roman" w:eastAsia="Times New Roman" w:hAnsi="Times New Roman"/>
                <w:sz w:val="24"/>
                <w:szCs w:val="24"/>
                <w:lang w:eastAsia="vi-VN"/>
              </w:rPr>
            </w:pPr>
            <w:del w:id="20464"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0465" w:author="thu nga" w:date="2024-10-01T10:52:00Z">
              <w:tcPr>
                <w:tcW w:w="1766" w:type="dxa"/>
                <w:gridSpan w:val="3"/>
                <w:shd w:val="clear" w:color="auto" w:fill="auto"/>
                <w:noWrap/>
                <w:vAlign w:val="center"/>
              </w:tcPr>
            </w:tcPrChange>
          </w:tcPr>
          <w:p w14:paraId="408E4F34" w14:textId="24880274" w:rsidR="007B7F57" w:rsidRPr="0052167B" w:rsidDel="007E0F89" w:rsidRDefault="007B7F57" w:rsidP="007B7F57">
            <w:pPr>
              <w:spacing w:before="0" w:line="240" w:lineRule="auto"/>
              <w:contextualSpacing w:val="0"/>
              <w:rPr>
                <w:del w:id="20466" w:author="Phuong Truong Thi" w:date="2024-10-08T18:13:00Z"/>
                <w:rFonts w:ascii="Times New Roman" w:eastAsia="Times New Roman" w:hAnsi="Times New Roman"/>
                <w:sz w:val="24"/>
                <w:szCs w:val="24"/>
                <w:lang w:val="vi-VN" w:eastAsia="vi-VN"/>
              </w:rPr>
            </w:pPr>
          </w:p>
        </w:tc>
        <w:tc>
          <w:tcPr>
            <w:tcW w:w="994" w:type="dxa"/>
            <w:tcPrChange w:id="20467" w:author="thu nga" w:date="2024-10-01T10:52:00Z">
              <w:tcPr>
                <w:tcW w:w="790" w:type="dxa"/>
              </w:tcPr>
            </w:tcPrChange>
          </w:tcPr>
          <w:p w14:paraId="32EA144A" w14:textId="030EEB17" w:rsidR="007B7F57" w:rsidRPr="0052167B" w:rsidDel="007E0F89" w:rsidRDefault="007B7F57" w:rsidP="007B7F57">
            <w:pPr>
              <w:spacing w:before="0" w:line="240" w:lineRule="auto"/>
              <w:contextualSpacing w:val="0"/>
              <w:jc w:val="center"/>
              <w:rPr>
                <w:del w:id="20468" w:author="Phuong Truong Thi" w:date="2024-10-08T18:13:00Z"/>
                <w:rFonts w:ascii="Times New Roman" w:eastAsia="Times New Roman" w:hAnsi="Times New Roman"/>
                <w:sz w:val="24"/>
                <w:szCs w:val="24"/>
                <w:lang w:eastAsia="vi-VN"/>
              </w:rPr>
            </w:pPr>
            <w:del w:id="20469"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117CD0CF" w14:textId="3528620C" w:rsidTr="00E57F75">
        <w:trPr>
          <w:trHeight w:val="276"/>
          <w:del w:id="20470" w:author="Phuong Truong Thi" w:date="2024-10-08T18:13:00Z"/>
          <w:trPrChange w:id="20471" w:author="thu nga" w:date="2024-10-01T10:52:00Z">
            <w:trPr>
              <w:gridAfter w:val="0"/>
              <w:trHeight w:val="276"/>
            </w:trPr>
          </w:trPrChange>
        </w:trPr>
        <w:tc>
          <w:tcPr>
            <w:tcW w:w="670" w:type="dxa"/>
            <w:shd w:val="clear" w:color="auto" w:fill="auto"/>
            <w:vAlign w:val="center"/>
            <w:tcPrChange w:id="20472" w:author="thu nga" w:date="2024-10-01T10:52:00Z">
              <w:tcPr>
                <w:tcW w:w="670" w:type="dxa"/>
                <w:shd w:val="clear" w:color="auto" w:fill="auto"/>
                <w:vAlign w:val="center"/>
              </w:tcPr>
            </w:tcPrChange>
          </w:tcPr>
          <w:p w14:paraId="337EF79E" w14:textId="15D1A4A4" w:rsidR="007B7F57" w:rsidRPr="0052167B" w:rsidDel="007E0F89" w:rsidRDefault="007B7F57" w:rsidP="007B7F57">
            <w:pPr>
              <w:pStyle w:val="ListParagraph"/>
              <w:numPr>
                <w:ilvl w:val="0"/>
                <w:numId w:val="63"/>
              </w:numPr>
              <w:spacing w:before="0" w:line="240" w:lineRule="auto"/>
              <w:contextualSpacing w:val="0"/>
              <w:jc w:val="left"/>
              <w:rPr>
                <w:del w:id="20473" w:author="Phuong Truong Thi" w:date="2024-10-08T18:13:00Z"/>
                <w:rFonts w:eastAsia="Times New Roman"/>
                <w:szCs w:val="24"/>
                <w:lang w:val="vi-VN" w:eastAsia="vi-VN"/>
              </w:rPr>
            </w:pPr>
          </w:p>
        </w:tc>
        <w:tc>
          <w:tcPr>
            <w:tcW w:w="2097" w:type="dxa"/>
            <w:gridSpan w:val="2"/>
            <w:shd w:val="clear" w:color="auto" w:fill="auto"/>
            <w:vAlign w:val="center"/>
            <w:hideMark/>
            <w:tcPrChange w:id="20474" w:author="thu nga" w:date="2024-10-01T10:52:00Z">
              <w:tcPr>
                <w:tcW w:w="2097" w:type="dxa"/>
                <w:gridSpan w:val="3"/>
                <w:shd w:val="clear" w:color="auto" w:fill="auto"/>
                <w:vAlign w:val="center"/>
                <w:hideMark/>
              </w:tcPr>
            </w:tcPrChange>
          </w:tcPr>
          <w:p w14:paraId="28EE3B92" w14:textId="4569A765" w:rsidR="007B7F57" w:rsidRPr="0052167B" w:rsidDel="007E0F89" w:rsidRDefault="007B7F57" w:rsidP="007B7F57">
            <w:pPr>
              <w:spacing w:before="0" w:line="240" w:lineRule="auto"/>
              <w:contextualSpacing w:val="0"/>
              <w:rPr>
                <w:del w:id="20475" w:author="Phuong Truong Thi" w:date="2024-10-08T18:13:00Z"/>
                <w:rFonts w:ascii="Times New Roman" w:eastAsia="Times New Roman" w:hAnsi="Times New Roman"/>
                <w:sz w:val="24"/>
                <w:szCs w:val="24"/>
                <w:lang w:val="vi-VN" w:eastAsia="vi-VN"/>
              </w:rPr>
            </w:pPr>
            <w:del w:id="20476" w:author="Phuong Truong Thi" w:date="2024-10-08T18:13:00Z">
              <w:r w:rsidRPr="0052167B" w:rsidDel="007E0F89">
                <w:rPr>
                  <w:rFonts w:ascii="Times New Roman" w:hAnsi="Times New Roman"/>
                  <w:sz w:val="24"/>
                  <w:szCs w:val="24"/>
                </w:rPr>
                <w:delText>Tên khách hàng</w:delText>
              </w:r>
            </w:del>
          </w:p>
        </w:tc>
        <w:tc>
          <w:tcPr>
            <w:tcW w:w="2230" w:type="dxa"/>
            <w:vAlign w:val="center"/>
            <w:tcPrChange w:id="20477" w:author="thu nga" w:date="2024-10-01T10:52:00Z">
              <w:tcPr>
                <w:tcW w:w="2230" w:type="dxa"/>
                <w:vAlign w:val="center"/>
              </w:tcPr>
            </w:tcPrChange>
          </w:tcPr>
          <w:p w14:paraId="5ADA3934" w14:textId="3B0D70EB" w:rsidR="007B7F57" w:rsidRPr="002F0D98" w:rsidDel="007E0F89" w:rsidRDefault="007B7F57" w:rsidP="007B7F57">
            <w:pPr>
              <w:spacing w:before="0" w:line="240" w:lineRule="auto"/>
              <w:contextualSpacing w:val="0"/>
              <w:rPr>
                <w:del w:id="20478" w:author="Phuong Truong Thi" w:date="2024-10-08T18:13:00Z"/>
                <w:rFonts w:ascii="Times New Roman" w:eastAsia="Times New Roman" w:hAnsi="Times New Roman"/>
                <w:sz w:val="24"/>
                <w:szCs w:val="24"/>
                <w:lang w:val="fr-FR" w:eastAsia="vi-VN"/>
              </w:rPr>
            </w:pPr>
            <w:del w:id="20479" w:author="Phuong Truong Thi" w:date="2024-10-08T18:13:00Z">
              <w:r w:rsidRPr="002F0D98" w:rsidDel="007E0F89">
                <w:rPr>
                  <w:rFonts w:ascii="Times New Roman" w:hAnsi="Times New Roman"/>
                  <w:sz w:val="24"/>
                  <w:szCs w:val="24"/>
                  <w:lang w:val="fr-FR"/>
                </w:rPr>
                <w:delText>Trạng thái của KH trên T24: Active, Dormant…</w:delText>
              </w:r>
            </w:del>
          </w:p>
        </w:tc>
        <w:tc>
          <w:tcPr>
            <w:tcW w:w="1070" w:type="dxa"/>
            <w:tcPrChange w:id="20480" w:author="thu nga" w:date="2024-10-01T10:52:00Z">
              <w:tcPr>
                <w:tcW w:w="1070" w:type="dxa"/>
              </w:tcPr>
            </w:tcPrChange>
          </w:tcPr>
          <w:p w14:paraId="4BBF9816" w14:textId="74FDE0ED" w:rsidR="007B7F57" w:rsidRPr="0052167B" w:rsidDel="007E0F89" w:rsidRDefault="007B7F57" w:rsidP="007B7F57">
            <w:pPr>
              <w:spacing w:before="0" w:line="240" w:lineRule="auto"/>
              <w:contextualSpacing w:val="0"/>
              <w:rPr>
                <w:del w:id="20481" w:author="Phuong Truong Thi" w:date="2024-10-08T18:13:00Z"/>
                <w:rFonts w:ascii="Times New Roman" w:eastAsia="Times New Roman" w:hAnsi="Times New Roman"/>
                <w:sz w:val="24"/>
                <w:szCs w:val="24"/>
                <w:lang w:eastAsia="vi-VN"/>
              </w:rPr>
            </w:pPr>
            <w:ins w:id="20482" w:author="thu nga" w:date="2024-09-30T15:33:00Z">
              <w:del w:id="20483"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484" w:author="thu nga" w:date="2024-10-01T10:52:00Z">
              <w:tcPr>
                <w:tcW w:w="1896" w:type="dxa"/>
                <w:gridSpan w:val="2"/>
              </w:tcPr>
            </w:tcPrChange>
          </w:tcPr>
          <w:p w14:paraId="56701B57" w14:textId="19B1A7F6" w:rsidR="007B7F57" w:rsidRPr="0052167B" w:rsidDel="007E0F89" w:rsidRDefault="007B7F57" w:rsidP="007B7F57">
            <w:pPr>
              <w:spacing w:before="0" w:line="240" w:lineRule="auto"/>
              <w:contextualSpacing w:val="0"/>
              <w:rPr>
                <w:del w:id="20485" w:author="Phuong Truong Thi" w:date="2024-10-08T18:13:00Z"/>
                <w:rFonts w:ascii="Times New Roman" w:eastAsia="Times New Roman" w:hAnsi="Times New Roman"/>
                <w:sz w:val="24"/>
                <w:szCs w:val="24"/>
                <w:lang w:eastAsia="vi-VN"/>
              </w:rPr>
            </w:pPr>
            <w:del w:id="20486" w:author="Phuong Truong Thi" w:date="2024-10-08T18:13:00Z">
              <w:r w:rsidRPr="0052167B" w:rsidDel="007E0F89">
                <w:rPr>
                  <w:rFonts w:ascii="Times New Roman" w:eastAsia="Times New Roman" w:hAnsi="Times New Roman"/>
                  <w:sz w:val="24"/>
                  <w:szCs w:val="24"/>
                  <w:lang w:eastAsia="vi-VN"/>
                </w:rPr>
                <w:delText>Textlink</w:delText>
              </w:r>
            </w:del>
          </w:p>
        </w:tc>
        <w:tc>
          <w:tcPr>
            <w:tcW w:w="1134" w:type="dxa"/>
            <w:shd w:val="clear" w:color="auto" w:fill="auto"/>
            <w:noWrap/>
            <w:vAlign w:val="center"/>
            <w:tcPrChange w:id="20487" w:author="thu nga" w:date="2024-10-01T10:52:00Z">
              <w:tcPr>
                <w:tcW w:w="1766" w:type="dxa"/>
                <w:gridSpan w:val="3"/>
                <w:shd w:val="clear" w:color="auto" w:fill="auto"/>
                <w:noWrap/>
                <w:vAlign w:val="center"/>
              </w:tcPr>
            </w:tcPrChange>
          </w:tcPr>
          <w:p w14:paraId="25D5C780" w14:textId="4F8557A4" w:rsidR="007B7F57" w:rsidRPr="0052167B" w:rsidDel="007E0F89" w:rsidRDefault="007B7F57" w:rsidP="007B7F57">
            <w:pPr>
              <w:spacing w:before="0" w:line="240" w:lineRule="auto"/>
              <w:contextualSpacing w:val="0"/>
              <w:rPr>
                <w:del w:id="20488" w:author="Phuong Truong Thi" w:date="2024-10-08T18:13:00Z"/>
                <w:rFonts w:ascii="Times New Roman" w:eastAsia="Times New Roman" w:hAnsi="Times New Roman"/>
                <w:sz w:val="24"/>
                <w:szCs w:val="24"/>
                <w:lang w:val="vi-VN" w:eastAsia="vi-VN"/>
              </w:rPr>
            </w:pPr>
          </w:p>
        </w:tc>
        <w:tc>
          <w:tcPr>
            <w:tcW w:w="994" w:type="dxa"/>
            <w:tcPrChange w:id="20489" w:author="thu nga" w:date="2024-10-01T10:52:00Z">
              <w:tcPr>
                <w:tcW w:w="790" w:type="dxa"/>
              </w:tcPr>
            </w:tcPrChange>
          </w:tcPr>
          <w:p w14:paraId="37B40DA9" w14:textId="50D276E7" w:rsidR="007B7F57" w:rsidRPr="0052167B" w:rsidDel="007E0F89" w:rsidRDefault="007B7F57" w:rsidP="007B7F57">
            <w:pPr>
              <w:spacing w:before="0" w:line="240" w:lineRule="auto"/>
              <w:contextualSpacing w:val="0"/>
              <w:jc w:val="center"/>
              <w:rPr>
                <w:del w:id="20490" w:author="Phuong Truong Thi" w:date="2024-10-08T18:13:00Z"/>
                <w:rFonts w:ascii="Times New Roman" w:eastAsia="Times New Roman" w:hAnsi="Times New Roman"/>
                <w:sz w:val="24"/>
                <w:szCs w:val="24"/>
                <w:lang w:eastAsia="vi-VN"/>
              </w:rPr>
            </w:pPr>
            <w:del w:id="20491"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39593BB1" w14:textId="32D75045" w:rsidTr="00E57F75">
        <w:trPr>
          <w:trHeight w:val="276"/>
          <w:del w:id="20492" w:author="Phuong Truong Thi" w:date="2024-10-08T18:13:00Z"/>
          <w:trPrChange w:id="20493" w:author="thu nga" w:date="2024-10-01T10:52:00Z">
            <w:trPr>
              <w:gridAfter w:val="0"/>
              <w:trHeight w:val="276"/>
            </w:trPr>
          </w:trPrChange>
        </w:trPr>
        <w:tc>
          <w:tcPr>
            <w:tcW w:w="670" w:type="dxa"/>
            <w:shd w:val="clear" w:color="auto" w:fill="auto"/>
            <w:vAlign w:val="center"/>
            <w:tcPrChange w:id="20494" w:author="thu nga" w:date="2024-10-01T10:52:00Z">
              <w:tcPr>
                <w:tcW w:w="670" w:type="dxa"/>
                <w:shd w:val="clear" w:color="auto" w:fill="auto"/>
                <w:vAlign w:val="center"/>
              </w:tcPr>
            </w:tcPrChange>
          </w:tcPr>
          <w:p w14:paraId="7C634274" w14:textId="69462FF0" w:rsidR="007B7F57" w:rsidRPr="0052167B" w:rsidDel="007E0F89" w:rsidRDefault="007B7F57" w:rsidP="007B7F57">
            <w:pPr>
              <w:pStyle w:val="ListParagraph"/>
              <w:numPr>
                <w:ilvl w:val="0"/>
                <w:numId w:val="63"/>
              </w:numPr>
              <w:spacing w:before="0" w:line="240" w:lineRule="auto"/>
              <w:contextualSpacing w:val="0"/>
              <w:jc w:val="left"/>
              <w:rPr>
                <w:del w:id="20495" w:author="Phuong Truong Thi" w:date="2024-10-08T18:13:00Z"/>
                <w:rFonts w:eastAsia="Times New Roman"/>
                <w:szCs w:val="24"/>
                <w:lang w:val="vi-VN" w:eastAsia="vi-VN"/>
              </w:rPr>
            </w:pPr>
          </w:p>
        </w:tc>
        <w:tc>
          <w:tcPr>
            <w:tcW w:w="2097" w:type="dxa"/>
            <w:gridSpan w:val="2"/>
            <w:shd w:val="clear" w:color="auto" w:fill="auto"/>
            <w:vAlign w:val="center"/>
            <w:hideMark/>
            <w:tcPrChange w:id="20496" w:author="thu nga" w:date="2024-10-01T10:52:00Z">
              <w:tcPr>
                <w:tcW w:w="2097" w:type="dxa"/>
                <w:gridSpan w:val="3"/>
                <w:shd w:val="clear" w:color="auto" w:fill="auto"/>
                <w:vAlign w:val="center"/>
                <w:hideMark/>
              </w:tcPr>
            </w:tcPrChange>
          </w:tcPr>
          <w:p w14:paraId="06F95142" w14:textId="200CAE44" w:rsidR="007B7F57" w:rsidRPr="0052167B" w:rsidDel="007E0F89" w:rsidRDefault="007B7F57" w:rsidP="007B7F57">
            <w:pPr>
              <w:spacing w:before="0" w:line="240" w:lineRule="auto"/>
              <w:contextualSpacing w:val="0"/>
              <w:rPr>
                <w:del w:id="20497" w:author="Phuong Truong Thi" w:date="2024-10-08T18:13:00Z"/>
                <w:rFonts w:ascii="Times New Roman" w:eastAsia="Times New Roman" w:hAnsi="Times New Roman"/>
                <w:sz w:val="24"/>
                <w:szCs w:val="24"/>
                <w:lang w:val="vi-VN" w:eastAsia="vi-VN"/>
              </w:rPr>
            </w:pPr>
            <w:del w:id="20498" w:author="Phuong Truong Thi" w:date="2024-10-08T18:13:00Z">
              <w:r w:rsidRPr="0052167B" w:rsidDel="007E0F89">
                <w:rPr>
                  <w:rFonts w:ascii="Times New Roman" w:hAnsi="Times New Roman"/>
                  <w:sz w:val="24"/>
                  <w:szCs w:val="24"/>
                </w:rPr>
                <w:delText>Trạng thái khách hàng</w:delText>
              </w:r>
            </w:del>
          </w:p>
        </w:tc>
        <w:tc>
          <w:tcPr>
            <w:tcW w:w="2230" w:type="dxa"/>
            <w:vAlign w:val="center"/>
            <w:tcPrChange w:id="20499" w:author="thu nga" w:date="2024-10-01T10:52:00Z">
              <w:tcPr>
                <w:tcW w:w="2230" w:type="dxa"/>
                <w:vAlign w:val="center"/>
              </w:tcPr>
            </w:tcPrChange>
          </w:tcPr>
          <w:p w14:paraId="7B2FA3CF" w14:textId="1225966D" w:rsidR="007B7F57" w:rsidRPr="002F0D98" w:rsidDel="007E0F89" w:rsidRDefault="007B7F57" w:rsidP="007B7F57">
            <w:pPr>
              <w:spacing w:before="0" w:line="240" w:lineRule="auto"/>
              <w:contextualSpacing w:val="0"/>
              <w:rPr>
                <w:del w:id="20500" w:author="Phuong Truong Thi" w:date="2024-10-08T18:13:00Z"/>
                <w:rFonts w:ascii="Times New Roman" w:eastAsia="Times New Roman" w:hAnsi="Times New Roman"/>
                <w:sz w:val="24"/>
                <w:szCs w:val="24"/>
                <w:lang w:val="vi-VN" w:eastAsia="vi-VN"/>
              </w:rPr>
            </w:pPr>
            <w:del w:id="20501" w:author="Phuong Truong Thi" w:date="2024-10-08T18:13:00Z">
              <w:r w:rsidRPr="002F0D98" w:rsidDel="007E0F89">
                <w:rPr>
                  <w:rFonts w:ascii="Times New Roman" w:hAnsi="Times New Roman"/>
                  <w:sz w:val="24"/>
                  <w:szCs w:val="24"/>
                  <w:lang w:val="vi-VN"/>
                </w:rPr>
                <w:delText>Giới tính của khách hàng</w:delText>
              </w:r>
            </w:del>
          </w:p>
        </w:tc>
        <w:tc>
          <w:tcPr>
            <w:tcW w:w="1070" w:type="dxa"/>
            <w:tcPrChange w:id="20502" w:author="thu nga" w:date="2024-10-01T10:52:00Z">
              <w:tcPr>
                <w:tcW w:w="1070" w:type="dxa"/>
              </w:tcPr>
            </w:tcPrChange>
          </w:tcPr>
          <w:p w14:paraId="2D5C0174" w14:textId="2D04B7A5" w:rsidR="007B7F57" w:rsidRPr="0052167B" w:rsidDel="007E0F89" w:rsidRDefault="007B7F57" w:rsidP="007B7F57">
            <w:pPr>
              <w:spacing w:before="0" w:line="240" w:lineRule="auto"/>
              <w:contextualSpacing w:val="0"/>
              <w:rPr>
                <w:del w:id="20503" w:author="Phuong Truong Thi" w:date="2024-10-08T18:13:00Z"/>
                <w:rFonts w:ascii="Times New Roman" w:eastAsia="Times New Roman" w:hAnsi="Times New Roman"/>
                <w:sz w:val="24"/>
                <w:szCs w:val="24"/>
                <w:lang w:eastAsia="vi-VN"/>
              </w:rPr>
            </w:pPr>
            <w:ins w:id="20504" w:author="thu nga" w:date="2024-09-30T15:33:00Z">
              <w:del w:id="20505"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506" w:author="thu nga" w:date="2024-10-01T10:52:00Z">
              <w:tcPr>
                <w:tcW w:w="1896" w:type="dxa"/>
                <w:gridSpan w:val="2"/>
              </w:tcPr>
            </w:tcPrChange>
          </w:tcPr>
          <w:p w14:paraId="25AF00DC" w14:textId="66C2B3BA" w:rsidR="007B7F57" w:rsidRPr="0052167B" w:rsidDel="007E0F89" w:rsidRDefault="007B7F57" w:rsidP="007B7F57">
            <w:pPr>
              <w:spacing w:before="0" w:line="240" w:lineRule="auto"/>
              <w:contextualSpacing w:val="0"/>
              <w:rPr>
                <w:del w:id="20507" w:author="Phuong Truong Thi" w:date="2024-10-08T18:13:00Z"/>
                <w:rFonts w:ascii="Times New Roman" w:eastAsia="Times New Roman" w:hAnsi="Times New Roman"/>
                <w:sz w:val="24"/>
                <w:szCs w:val="24"/>
                <w:lang w:eastAsia="vi-VN"/>
              </w:rPr>
            </w:pPr>
            <w:del w:id="20508"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509" w:author="thu nga" w:date="2024-10-01T10:52:00Z">
              <w:tcPr>
                <w:tcW w:w="1766" w:type="dxa"/>
                <w:gridSpan w:val="3"/>
                <w:shd w:val="clear" w:color="auto" w:fill="auto"/>
                <w:noWrap/>
                <w:vAlign w:val="center"/>
              </w:tcPr>
            </w:tcPrChange>
          </w:tcPr>
          <w:p w14:paraId="45C0AE05" w14:textId="5675C44E" w:rsidR="007B7F57" w:rsidRPr="0052167B" w:rsidDel="007E0F89" w:rsidRDefault="007B7F57" w:rsidP="007B7F57">
            <w:pPr>
              <w:spacing w:before="0" w:line="240" w:lineRule="auto"/>
              <w:contextualSpacing w:val="0"/>
              <w:rPr>
                <w:del w:id="20510" w:author="Phuong Truong Thi" w:date="2024-10-08T18:13:00Z"/>
                <w:rFonts w:ascii="Times New Roman" w:eastAsia="Times New Roman" w:hAnsi="Times New Roman"/>
                <w:sz w:val="24"/>
                <w:szCs w:val="24"/>
                <w:lang w:val="vi-VN" w:eastAsia="vi-VN"/>
              </w:rPr>
            </w:pPr>
          </w:p>
        </w:tc>
        <w:tc>
          <w:tcPr>
            <w:tcW w:w="994" w:type="dxa"/>
            <w:tcPrChange w:id="20511" w:author="thu nga" w:date="2024-10-01T10:52:00Z">
              <w:tcPr>
                <w:tcW w:w="790" w:type="dxa"/>
              </w:tcPr>
            </w:tcPrChange>
          </w:tcPr>
          <w:p w14:paraId="4B5FE822" w14:textId="28FAA6A2" w:rsidR="007B7F57" w:rsidRPr="0052167B" w:rsidDel="007E0F89" w:rsidRDefault="007B7F57" w:rsidP="007B7F57">
            <w:pPr>
              <w:spacing w:before="0" w:line="240" w:lineRule="auto"/>
              <w:contextualSpacing w:val="0"/>
              <w:jc w:val="center"/>
              <w:rPr>
                <w:del w:id="20512" w:author="Phuong Truong Thi" w:date="2024-10-08T18:13:00Z"/>
                <w:rFonts w:ascii="Times New Roman" w:eastAsia="Times New Roman" w:hAnsi="Times New Roman"/>
                <w:sz w:val="24"/>
                <w:szCs w:val="24"/>
                <w:lang w:eastAsia="vi-VN"/>
              </w:rPr>
            </w:pPr>
            <w:del w:id="20513"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5F094E3" w14:textId="4AEC36E4" w:rsidTr="00E57F75">
        <w:trPr>
          <w:trHeight w:val="276"/>
          <w:del w:id="20514" w:author="Phuong Truong Thi" w:date="2024-10-08T18:13:00Z"/>
          <w:trPrChange w:id="20515" w:author="thu nga" w:date="2024-10-01T10:52:00Z">
            <w:trPr>
              <w:gridAfter w:val="0"/>
              <w:trHeight w:val="276"/>
            </w:trPr>
          </w:trPrChange>
        </w:trPr>
        <w:tc>
          <w:tcPr>
            <w:tcW w:w="670" w:type="dxa"/>
            <w:shd w:val="clear" w:color="auto" w:fill="auto"/>
            <w:vAlign w:val="center"/>
            <w:tcPrChange w:id="20516" w:author="thu nga" w:date="2024-10-01T10:52:00Z">
              <w:tcPr>
                <w:tcW w:w="670" w:type="dxa"/>
                <w:shd w:val="clear" w:color="auto" w:fill="auto"/>
                <w:vAlign w:val="center"/>
              </w:tcPr>
            </w:tcPrChange>
          </w:tcPr>
          <w:p w14:paraId="2F53B8E3" w14:textId="092F427C" w:rsidR="007B7F57" w:rsidRPr="0052167B" w:rsidDel="007E0F89" w:rsidRDefault="007B7F57" w:rsidP="007B7F57">
            <w:pPr>
              <w:pStyle w:val="ListParagraph"/>
              <w:numPr>
                <w:ilvl w:val="0"/>
                <w:numId w:val="63"/>
              </w:numPr>
              <w:spacing w:before="0" w:line="240" w:lineRule="auto"/>
              <w:contextualSpacing w:val="0"/>
              <w:jc w:val="left"/>
              <w:rPr>
                <w:del w:id="20517" w:author="Phuong Truong Thi" w:date="2024-10-08T18:13:00Z"/>
                <w:rFonts w:eastAsia="Times New Roman"/>
                <w:szCs w:val="24"/>
                <w:lang w:val="vi-VN" w:eastAsia="vi-VN"/>
              </w:rPr>
            </w:pPr>
          </w:p>
        </w:tc>
        <w:tc>
          <w:tcPr>
            <w:tcW w:w="2097" w:type="dxa"/>
            <w:gridSpan w:val="2"/>
            <w:shd w:val="clear" w:color="auto" w:fill="auto"/>
            <w:vAlign w:val="center"/>
            <w:hideMark/>
            <w:tcPrChange w:id="20518" w:author="thu nga" w:date="2024-10-01T10:52:00Z">
              <w:tcPr>
                <w:tcW w:w="2097" w:type="dxa"/>
                <w:gridSpan w:val="3"/>
                <w:shd w:val="clear" w:color="auto" w:fill="auto"/>
                <w:vAlign w:val="center"/>
                <w:hideMark/>
              </w:tcPr>
            </w:tcPrChange>
          </w:tcPr>
          <w:p w14:paraId="39E8B029" w14:textId="7F3D0EAA" w:rsidR="007B7F57" w:rsidRPr="0052167B" w:rsidDel="007E0F89" w:rsidRDefault="007B7F57" w:rsidP="007B7F57">
            <w:pPr>
              <w:spacing w:before="0" w:line="240" w:lineRule="auto"/>
              <w:contextualSpacing w:val="0"/>
              <w:rPr>
                <w:del w:id="20519" w:author="Phuong Truong Thi" w:date="2024-10-08T18:13:00Z"/>
                <w:rFonts w:ascii="Times New Roman" w:eastAsia="Times New Roman" w:hAnsi="Times New Roman"/>
                <w:sz w:val="24"/>
                <w:szCs w:val="24"/>
                <w:lang w:val="vi-VN" w:eastAsia="vi-VN"/>
              </w:rPr>
            </w:pPr>
            <w:del w:id="20520" w:author="Phuong Truong Thi" w:date="2024-10-08T18:13:00Z">
              <w:r w:rsidRPr="0052167B" w:rsidDel="007E0F89">
                <w:rPr>
                  <w:rFonts w:ascii="Times New Roman" w:hAnsi="Times New Roman"/>
                  <w:sz w:val="24"/>
                  <w:szCs w:val="24"/>
                </w:rPr>
                <w:delText>Giới tính</w:delText>
              </w:r>
            </w:del>
          </w:p>
        </w:tc>
        <w:tc>
          <w:tcPr>
            <w:tcW w:w="2230" w:type="dxa"/>
            <w:vAlign w:val="center"/>
            <w:tcPrChange w:id="20521" w:author="thu nga" w:date="2024-10-01T10:52:00Z">
              <w:tcPr>
                <w:tcW w:w="2230" w:type="dxa"/>
                <w:vAlign w:val="center"/>
              </w:tcPr>
            </w:tcPrChange>
          </w:tcPr>
          <w:p w14:paraId="01C46DA9" w14:textId="330D37DD" w:rsidR="007B7F57" w:rsidRPr="0052167B" w:rsidDel="007E0F89" w:rsidRDefault="007B7F57" w:rsidP="007B7F57">
            <w:pPr>
              <w:spacing w:before="0" w:line="240" w:lineRule="auto"/>
              <w:contextualSpacing w:val="0"/>
              <w:rPr>
                <w:del w:id="20522" w:author="Phuong Truong Thi" w:date="2024-10-08T18:13:00Z"/>
                <w:rFonts w:ascii="Times New Roman" w:eastAsia="Times New Roman" w:hAnsi="Times New Roman"/>
                <w:sz w:val="24"/>
                <w:szCs w:val="24"/>
                <w:lang w:eastAsia="vi-VN"/>
              </w:rPr>
            </w:pPr>
            <w:del w:id="20523" w:author="Phuong Truong Thi" w:date="2024-10-08T18:13:00Z">
              <w:r w:rsidRPr="0052167B" w:rsidDel="007E0F89">
                <w:rPr>
                  <w:rFonts w:ascii="Times New Roman" w:hAnsi="Times New Roman"/>
                  <w:sz w:val="24"/>
                  <w:szCs w:val="24"/>
                </w:rPr>
                <w:delText>Tuổi của khách hàng</w:delText>
              </w:r>
            </w:del>
          </w:p>
        </w:tc>
        <w:tc>
          <w:tcPr>
            <w:tcW w:w="1070" w:type="dxa"/>
            <w:tcPrChange w:id="20524" w:author="thu nga" w:date="2024-10-01T10:52:00Z">
              <w:tcPr>
                <w:tcW w:w="1070" w:type="dxa"/>
              </w:tcPr>
            </w:tcPrChange>
          </w:tcPr>
          <w:p w14:paraId="388B2225" w14:textId="2954350E" w:rsidR="007B7F57" w:rsidRPr="0052167B" w:rsidDel="007E0F89" w:rsidRDefault="007B7F57" w:rsidP="007B7F57">
            <w:pPr>
              <w:spacing w:before="0" w:line="240" w:lineRule="auto"/>
              <w:contextualSpacing w:val="0"/>
              <w:rPr>
                <w:del w:id="20525" w:author="Phuong Truong Thi" w:date="2024-10-08T18:13:00Z"/>
                <w:rFonts w:ascii="Times New Roman" w:eastAsia="Times New Roman" w:hAnsi="Times New Roman"/>
                <w:sz w:val="24"/>
                <w:szCs w:val="24"/>
                <w:lang w:eastAsia="vi-VN"/>
              </w:rPr>
            </w:pPr>
            <w:ins w:id="20526" w:author="thu nga" w:date="2024-09-30T15:33:00Z">
              <w:del w:id="20527"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528" w:author="thu nga" w:date="2024-10-01T10:52:00Z">
              <w:tcPr>
                <w:tcW w:w="1896" w:type="dxa"/>
                <w:gridSpan w:val="2"/>
              </w:tcPr>
            </w:tcPrChange>
          </w:tcPr>
          <w:p w14:paraId="2EBAEA9D" w14:textId="4DD4DEC8" w:rsidR="007B7F57" w:rsidRPr="0052167B" w:rsidDel="007E0F89" w:rsidRDefault="007B7F57" w:rsidP="007B7F57">
            <w:pPr>
              <w:spacing w:before="0" w:line="240" w:lineRule="auto"/>
              <w:contextualSpacing w:val="0"/>
              <w:rPr>
                <w:del w:id="20529" w:author="Phuong Truong Thi" w:date="2024-10-08T18:13:00Z"/>
                <w:rFonts w:ascii="Times New Roman" w:eastAsia="Times New Roman" w:hAnsi="Times New Roman"/>
                <w:sz w:val="24"/>
                <w:szCs w:val="24"/>
                <w:lang w:eastAsia="vi-VN"/>
              </w:rPr>
            </w:pPr>
            <w:del w:id="20530"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531" w:author="thu nga" w:date="2024-10-01T10:52:00Z">
              <w:tcPr>
                <w:tcW w:w="1766" w:type="dxa"/>
                <w:gridSpan w:val="3"/>
                <w:shd w:val="clear" w:color="auto" w:fill="auto"/>
                <w:noWrap/>
                <w:vAlign w:val="center"/>
              </w:tcPr>
            </w:tcPrChange>
          </w:tcPr>
          <w:p w14:paraId="53C75B15" w14:textId="7A7381B5" w:rsidR="007B7F57" w:rsidRPr="0052167B" w:rsidDel="007E0F89" w:rsidRDefault="007B7F57" w:rsidP="007B7F57">
            <w:pPr>
              <w:spacing w:before="0" w:line="240" w:lineRule="auto"/>
              <w:contextualSpacing w:val="0"/>
              <w:rPr>
                <w:del w:id="20532" w:author="Phuong Truong Thi" w:date="2024-10-08T18:13:00Z"/>
                <w:rFonts w:ascii="Times New Roman" w:eastAsia="Times New Roman" w:hAnsi="Times New Roman"/>
                <w:sz w:val="24"/>
                <w:szCs w:val="24"/>
                <w:lang w:val="vi-VN" w:eastAsia="vi-VN"/>
              </w:rPr>
            </w:pPr>
          </w:p>
        </w:tc>
        <w:tc>
          <w:tcPr>
            <w:tcW w:w="994" w:type="dxa"/>
            <w:tcPrChange w:id="20533" w:author="thu nga" w:date="2024-10-01T10:52:00Z">
              <w:tcPr>
                <w:tcW w:w="790" w:type="dxa"/>
              </w:tcPr>
            </w:tcPrChange>
          </w:tcPr>
          <w:p w14:paraId="29E58A1F" w14:textId="1809CC38" w:rsidR="007B7F57" w:rsidRPr="0052167B" w:rsidDel="007E0F89" w:rsidRDefault="007B7F57" w:rsidP="007B7F57">
            <w:pPr>
              <w:spacing w:before="0" w:line="240" w:lineRule="auto"/>
              <w:contextualSpacing w:val="0"/>
              <w:jc w:val="center"/>
              <w:rPr>
                <w:del w:id="20534" w:author="Phuong Truong Thi" w:date="2024-10-08T18:13:00Z"/>
                <w:rFonts w:ascii="Times New Roman" w:eastAsia="Times New Roman" w:hAnsi="Times New Roman"/>
                <w:sz w:val="24"/>
                <w:szCs w:val="24"/>
                <w:lang w:val="vi-VN" w:eastAsia="vi-VN"/>
              </w:rPr>
            </w:pPr>
            <w:del w:id="20535"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4695039" w14:textId="46B22E9C" w:rsidTr="00E57F75">
        <w:trPr>
          <w:trHeight w:val="276"/>
          <w:del w:id="20536" w:author="Phuong Truong Thi" w:date="2024-10-08T18:13:00Z"/>
          <w:trPrChange w:id="20537" w:author="thu nga" w:date="2024-10-01T10:52:00Z">
            <w:trPr>
              <w:gridAfter w:val="0"/>
              <w:trHeight w:val="276"/>
            </w:trPr>
          </w:trPrChange>
        </w:trPr>
        <w:tc>
          <w:tcPr>
            <w:tcW w:w="670" w:type="dxa"/>
            <w:shd w:val="clear" w:color="auto" w:fill="auto"/>
            <w:vAlign w:val="center"/>
            <w:tcPrChange w:id="20538" w:author="thu nga" w:date="2024-10-01T10:52:00Z">
              <w:tcPr>
                <w:tcW w:w="670" w:type="dxa"/>
                <w:shd w:val="clear" w:color="auto" w:fill="auto"/>
                <w:vAlign w:val="center"/>
              </w:tcPr>
            </w:tcPrChange>
          </w:tcPr>
          <w:p w14:paraId="598CA932" w14:textId="6302ABA8" w:rsidR="007B7F57" w:rsidRPr="0052167B" w:rsidDel="007E0F89" w:rsidRDefault="007B7F57" w:rsidP="007B7F57">
            <w:pPr>
              <w:pStyle w:val="ListParagraph"/>
              <w:numPr>
                <w:ilvl w:val="0"/>
                <w:numId w:val="63"/>
              </w:numPr>
              <w:spacing w:before="0" w:line="240" w:lineRule="auto"/>
              <w:contextualSpacing w:val="0"/>
              <w:jc w:val="left"/>
              <w:rPr>
                <w:del w:id="20539" w:author="Phuong Truong Thi" w:date="2024-10-08T18:13:00Z"/>
                <w:rFonts w:eastAsia="Times New Roman"/>
                <w:szCs w:val="24"/>
                <w:lang w:val="vi-VN" w:eastAsia="vi-VN"/>
              </w:rPr>
            </w:pPr>
          </w:p>
        </w:tc>
        <w:tc>
          <w:tcPr>
            <w:tcW w:w="2097" w:type="dxa"/>
            <w:gridSpan w:val="2"/>
            <w:shd w:val="clear" w:color="auto" w:fill="auto"/>
            <w:vAlign w:val="center"/>
            <w:hideMark/>
            <w:tcPrChange w:id="20540" w:author="thu nga" w:date="2024-10-01T10:52:00Z">
              <w:tcPr>
                <w:tcW w:w="2097" w:type="dxa"/>
                <w:gridSpan w:val="3"/>
                <w:shd w:val="clear" w:color="auto" w:fill="auto"/>
                <w:vAlign w:val="center"/>
                <w:hideMark/>
              </w:tcPr>
            </w:tcPrChange>
          </w:tcPr>
          <w:p w14:paraId="0443D01D" w14:textId="5335BD74" w:rsidR="007B7F57" w:rsidRPr="0052167B" w:rsidDel="007E0F89" w:rsidRDefault="007B7F57" w:rsidP="007B7F57">
            <w:pPr>
              <w:spacing w:before="0" w:line="240" w:lineRule="auto"/>
              <w:contextualSpacing w:val="0"/>
              <w:rPr>
                <w:del w:id="20541" w:author="Phuong Truong Thi" w:date="2024-10-08T18:13:00Z"/>
                <w:rFonts w:ascii="Times New Roman" w:eastAsia="Times New Roman" w:hAnsi="Times New Roman"/>
                <w:sz w:val="24"/>
                <w:szCs w:val="24"/>
                <w:lang w:val="vi-VN" w:eastAsia="vi-VN"/>
              </w:rPr>
            </w:pPr>
            <w:del w:id="20542" w:author="Phuong Truong Thi" w:date="2024-10-08T18:13:00Z">
              <w:r w:rsidRPr="0052167B" w:rsidDel="007E0F89">
                <w:rPr>
                  <w:rFonts w:ascii="Times New Roman" w:hAnsi="Times New Roman"/>
                  <w:sz w:val="24"/>
                  <w:szCs w:val="24"/>
                </w:rPr>
                <w:delText>Tuổi</w:delText>
              </w:r>
            </w:del>
          </w:p>
        </w:tc>
        <w:tc>
          <w:tcPr>
            <w:tcW w:w="2230" w:type="dxa"/>
            <w:vAlign w:val="center"/>
            <w:tcPrChange w:id="20543" w:author="thu nga" w:date="2024-10-01T10:52:00Z">
              <w:tcPr>
                <w:tcW w:w="2230" w:type="dxa"/>
                <w:vAlign w:val="center"/>
              </w:tcPr>
            </w:tcPrChange>
          </w:tcPr>
          <w:p w14:paraId="54FA1DB0" w14:textId="771D3DAE" w:rsidR="007B7F57" w:rsidRPr="0052167B" w:rsidDel="007E0F89" w:rsidRDefault="007B7F57" w:rsidP="007B7F57">
            <w:pPr>
              <w:spacing w:before="0" w:line="240" w:lineRule="auto"/>
              <w:contextualSpacing w:val="0"/>
              <w:rPr>
                <w:del w:id="20544" w:author="Phuong Truong Thi" w:date="2024-10-08T18:13:00Z"/>
                <w:rFonts w:ascii="Times New Roman" w:eastAsia="Times New Roman" w:hAnsi="Times New Roman"/>
                <w:sz w:val="24"/>
                <w:szCs w:val="24"/>
                <w:lang w:eastAsia="vi-VN"/>
              </w:rPr>
            </w:pPr>
            <w:del w:id="20545" w:author="Phuong Truong Thi" w:date="2024-10-08T18:13:00Z">
              <w:r w:rsidRPr="0052167B" w:rsidDel="007E0F89">
                <w:rPr>
                  <w:rFonts w:ascii="Times New Roman" w:hAnsi="Times New Roman"/>
                  <w:sz w:val="24"/>
                  <w:szCs w:val="24"/>
                </w:rPr>
                <w:delText xml:space="preserve">Ngày sinh khách hàng </w:delText>
              </w:r>
            </w:del>
          </w:p>
        </w:tc>
        <w:tc>
          <w:tcPr>
            <w:tcW w:w="1070" w:type="dxa"/>
            <w:tcPrChange w:id="20546" w:author="thu nga" w:date="2024-10-01T10:52:00Z">
              <w:tcPr>
                <w:tcW w:w="1070" w:type="dxa"/>
              </w:tcPr>
            </w:tcPrChange>
          </w:tcPr>
          <w:p w14:paraId="251F35B9" w14:textId="625854B0" w:rsidR="007B7F57" w:rsidRPr="0052167B" w:rsidDel="007E0F89" w:rsidRDefault="007B7F57" w:rsidP="007B7F57">
            <w:pPr>
              <w:spacing w:before="0" w:line="240" w:lineRule="auto"/>
              <w:contextualSpacing w:val="0"/>
              <w:rPr>
                <w:del w:id="20547" w:author="Phuong Truong Thi" w:date="2024-10-08T18:13:00Z"/>
                <w:rFonts w:ascii="Times New Roman" w:eastAsia="Times New Roman" w:hAnsi="Times New Roman"/>
                <w:sz w:val="24"/>
                <w:szCs w:val="24"/>
                <w:lang w:eastAsia="vi-VN"/>
              </w:rPr>
            </w:pPr>
            <w:ins w:id="20548" w:author="thu nga" w:date="2024-09-30T15:33:00Z">
              <w:del w:id="20549"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550" w:author="thu nga" w:date="2024-10-01T10:52:00Z">
              <w:tcPr>
                <w:tcW w:w="1896" w:type="dxa"/>
                <w:gridSpan w:val="2"/>
              </w:tcPr>
            </w:tcPrChange>
          </w:tcPr>
          <w:p w14:paraId="3893A00F" w14:textId="65102386" w:rsidR="007B7F57" w:rsidRPr="0052167B" w:rsidDel="007E0F89" w:rsidRDefault="007B7F57" w:rsidP="007B7F57">
            <w:pPr>
              <w:spacing w:before="0" w:line="240" w:lineRule="auto"/>
              <w:contextualSpacing w:val="0"/>
              <w:rPr>
                <w:del w:id="20551" w:author="Phuong Truong Thi" w:date="2024-10-08T18:13:00Z"/>
                <w:rFonts w:ascii="Times New Roman" w:eastAsia="Times New Roman" w:hAnsi="Times New Roman"/>
                <w:sz w:val="24"/>
                <w:szCs w:val="24"/>
                <w:lang w:eastAsia="vi-VN"/>
              </w:rPr>
            </w:pPr>
            <w:del w:id="20552"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0553" w:author="thu nga" w:date="2024-10-01T10:52:00Z">
              <w:tcPr>
                <w:tcW w:w="1766" w:type="dxa"/>
                <w:gridSpan w:val="3"/>
                <w:shd w:val="clear" w:color="auto" w:fill="auto"/>
                <w:noWrap/>
                <w:vAlign w:val="center"/>
              </w:tcPr>
            </w:tcPrChange>
          </w:tcPr>
          <w:p w14:paraId="127029C8" w14:textId="372FAB37" w:rsidR="007B7F57" w:rsidRPr="0052167B" w:rsidDel="007E0F89" w:rsidRDefault="007B7F57" w:rsidP="007B7F57">
            <w:pPr>
              <w:spacing w:before="0" w:line="240" w:lineRule="auto"/>
              <w:contextualSpacing w:val="0"/>
              <w:rPr>
                <w:del w:id="20554" w:author="Phuong Truong Thi" w:date="2024-10-08T18:13:00Z"/>
                <w:rFonts w:ascii="Times New Roman" w:eastAsia="Times New Roman" w:hAnsi="Times New Roman"/>
                <w:sz w:val="24"/>
                <w:szCs w:val="24"/>
                <w:lang w:val="vi-VN" w:eastAsia="vi-VN"/>
              </w:rPr>
            </w:pPr>
          </w:p>
        </w:tc>
        <w:tc>
          <w:tcPr>
            <w:tcW w:w="994" w:type="dxa"/>
            <w:tcPrChange w:id="20555" w:author="thu nga" w:date="2024-10-01T10:52:00Z">
              <w:tcPr>
                <w:tcW w:w="790" w:type="dxa"/>
              </w:tcPr>
            </w:tcPrChange>
          </w:tcPr>
          <w:p w14:paraId="2F838A9C" w14:textId="2B9322FE" w:rsidR="007B7F57" w:rsidRPr="0052167B" w:rsidDel="007E0F89" w:rsidRDefault="007B7F57" w:rsidP="007B7F57">
            <w:pPr>
              <w:spacing w:before="0" w:line="240" w:lineRule="auto"/>
              <w:contextualSpacing w:val="0"/>
              <w:jc w:val="center"/>
              <w:rPr>
                <w:del w:id="20556" w:author="Phuong Truong Thi" w:date="2024-10-08T18:13:00Z"/>
                <w:rFonts w:ascii="Times New Roman" w:eastAsia="Times New Roman" w:hAnsi="Times New Roman"/>
                <w:sz w:val="24"/>
                <w:szCs w:val="24"/>
                <w:lang w:val="vi-VN" w:eastAsia="vi-VN"/>
              </w:rPr>
            </w:pPr>
            <w:del w:id="20557"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09669D7" w14:textId="0D6F3F56" w:rsidTr="00E57F75">
        <w:trPr>
          <w:trHeight w:val="276"/>
          <w:del w:id="20558" w:author="Phuong Truong Thi" w:date="2024-10-08T18:13:00Z"/>
          <w:trPrChange w:id="20559" w:author="thu nga" w:date="2024-10-01T10:52:00Z">
            <w:trPr>
              <w:gridAfter w:val="0"/>
              <w:trHeight w:val="276"/>
            </w:trPr>
          </w:trPrChange>
        </w:trPr>
        <w:tc>
          <w:tcPr>
            <w:tcW w:w="670" w:type="dxa"/>
            <w:shd w:val="clear" w:color="auto" w:fill="auto"/>
            <w:vAlign w:val="center"/>
            <w:tcPrChange w:id="20560" w:author="thu nga" w:date="2024-10-01T10:52:00Z">
              <w:tcPr>
                <w:tcW w:w="670" w:type="dxa"/>
                <w:shd w:val="clear" w:color="auto" w:fill="auto"/>
                <w:vAlign w:val="center"/>
              </w:tcPr>
            </w:tcPrChange>
          </w:tcPr>
          <w:p w14:paraId="37377479" w14:textId="3CB2E353" w:rsidR="007B7F57" w:rsidRPr="0052167B" w:rsidDel="007E0F89" w:rsidRDefault="007B7F57" w:rsidP="007B7F57">
            <w:pPr>
              <w:pStyle w:val="ListParagraph"/>
              <w:numPr>
                <w:ilvl w:val="0"/>
                <w:numId w:val="63"/>
              </w:numPr>
              <w:spacing w:before="0" w:line="240" w:lineRule="auto"/>
              <w:contextualSpacing w:val="0"/>
              <w:jc w:val="left"/>
              <w:rPr>
                <w:del w:id="20561" w:author="Phuong Truong Thi" w:date="2024-10-08T18:13:00Z"/>
                <w:rFonts w:eastAsia="Times New Roman"/>
                <w:szCs w:val="24"/>
                <w:lang w:val="vi-VN" w:eastAsia="vi-VN"/>
              </w:rPr>
            </w:pPr>
          </w:p>
        </w:tc>
        <w:tc>
          <w:tcPr>
            <w:tcW w:w="2097" w:type="dxa"/>
            <w:gridSpan w:val="2"/>
            <w:shd w:val="clear" w:color="auto" w:fill="auto"/>
            <w:vAlign w:val="center"/>
            <w:hideMark/>
            <w:tcPrChange w:id="20562" w:author="thu nga" w:date="2024-10-01T10:52:00Z">
              <w:tcPr>
                <w:tcW w:w="2097" w:type="dxa"/>
                <w:gridSpan w:val="3"/>
                <w:shd w:val="clear" w:color="auto" w:fill="auto"/>
                <w:vAlign w:val="center"/>
                <w:hideMark/>
              </w:tcPr>
            </w:tcPrChange>
          </w:tcPr>
          <w:p w14:paraId="657C10A9" w14:textId="4A384DF9" w:rsidR="007B7F57" w:rsidRPr="0052167B" w:rsidDel="007E0F89" w:rsidRDefault="007B7F57" w:rsidP="007B7F57">
            <w:pPr>
              <w:spacing w:before="0" w:line="240" w:lineRule="auto"/>
              <w:contextualSpacing w:val="0"/>
              <w:rPr>
                <w:del w:id="20563" w:author="Phuong Truong Thi" w:date="2024-10-08T18:13:00Z"/>
                <w:rFonts w:ascii="Times New Roman" w:eastAsia="Times New Roman" w:hAnsi="Times New Roman"/>
                <w:sz w:val="24"/>
                <w:szCs w:val="24"/>
                <w:lang w:val="vi-VN" w:eastAsia="vi-VN"/>
              </w:rPr>
            </w:pPr>
            <w:del w:id="20564" w:author="Phuong Truong Thi" w:date="2024-10-08T18:13:00Z">
              <w:r w:rsidRPr="0052167B" w:rsidDel="007E0F89">
                <w:rPr>
                  <w:rFonts w:ascii="Times New Roman" w:hAnsi="Times New Roman"/>
                  <w:sz w:val="24"/>
                  <w:szCs w:val="24"/>
                </w:rPr>
                <w:delText>Ngày sinh</w:delText>
              </w:r>
            </w:del>
          </w:p>
        </w:tc>
        <w:tc>
          <w:tcPr>
            <w:tcW w:w="2230" w:type="dxa"/>
            <w:vAlign w:val="center"/>
            <w:tcPrChange w:id="20565" w:author="thu nga" w:date="2024-10-01T10:52:00Z">
              <w:tcPr>
                <w:tcW w:w="2230" w:type="dxa"/>
                <w:vAlign w:val="center"/>
              </w:tcPr>
            </w:tcPrChange>
          </w:tcPr>
          <w:p w14:paraId="50985C36" w14:textId="7D6502ED" w:rsidR="007B7F57" w:rsidRPr="002F0D98" w:rsidDel="007E0F89" w:rsidRDefault="007B7F57" w:rsidP="007B7F57">
            <w:pPr>
              <w:spacing w:before="0" w:line="240" w:lineRule="auto"/>
              <w:contextualSpacing w:val="0"/>
              <w:rPr>
                <w:del w:id="20566" w:author="Phuong Truong Thi" w:date="2024-10-08T18:13:00Z"/>
                <w:rFonts w:ascii="Times New Roman" w:eastAsia="Times New Roman" w:hAnsi="Times New Roman"/>
                <w:sz w:val="24"/>
                <w:szCs w:val="24"/>
                <w:lang w:val="vi-VN" w:eastAsia="vi-VN"/>
              </w:rPr>
            </w:pPr>
            <w:del w:id="20567" w:author="Phuong Truong Thi" w:date="2024-10-08T18:13:00Z">
              <w:r w:rsidRPr="002F0D98" w:rsidDel="007E0F89">
                <w:rPr>
                  <w:rFonts w:ascii="Times New Roman" w:hAnsi="Times New Roman"/>
                  <w:sz w:val="24"/>
                  <w:szCs w:val="24"/>
                  <w:lang w:val="vi-VN"/>
                </w:rPr>
                <w:delText>Thời gian tương tác công gần nhất của VPB với khách hàng: Last activity/event</w:delText>
              </w:r>
            </w:del>
          </w:p>
        </w:tc>
        <w:tc>
          <w:tcPr>
            <w:tcW w:w="1070" w:type="dxa"/>
            <w:tcPrChange w:id="20568" w:author="thu nga" w:date="2024-10-01T10:52:00Z">
              <w:tcPr>
                <w:tcW w:w="1070" w:type="dxa"/>
              </w:tcPr>
            </w:tcPrChange>
          </w:tcPr>
          <w:p w14:paraId="3382C41E" w14:textId="31B1BD65" w:rsidR="007B7F57" w:rsidRPr="0052167B" w:rsidDel="007E0F89" w:rsidRDefault="007B7F57" w:rsidP="007B7F57">
            <w:pPr>
              <w:spacing w:before="0" w:line="240" w:lineRule="auto"/>
              <w:contextualSpacing w:val="0"/>
              <w:rPr>
                <w:del w:id="20569" w:author="Phuong Truong Thi" w:date="2024-10-08T18:13:00Z"/>
                <w:rFonts w:ascii="Times New Roman" w:eastAsia="Times New Roman" w:hAnsi="Times New Roman"/>
                <w:sz w:val="24"/>
                <w:szCs w:val="24"/>
                <w:lang w:eastAsia="vi-VN"/>
              </w:rPr>
            </w:pPr>
            <w:ins w:id="20570" w:author="thu nga" w:date="2024-09-30T15:33:00Z">
              <w:del w:id="20571" w:author="Phuong Truong Thi" w:date="2024-10-08T18:13:00Z">
                <w:r w:rsidRPr="001965B1" w:rsidDel="007E0F89">
                  <w:rPr>
                    <w:rFonts w:ascii="Times New Roman" w:hAnsi="Times New Roman"/>
                    <w:color w:val="000000"/>
                    <w:sz w:val="24"/>
                    <w:szCs w:val="24"/>
                    <w:lang w:val="vi-VN"/>
                  </w:rPr>
                  <w:delText>EZ/T24</w:delText>
                </w:r>
              </w:del>
            </w:ins>
          </w:p>
        </w:tc>
        <w:tc>
          <w:tcPr>
            <w:tcW w:w="1111" w:type="dxa"/>
            <w:tcPrChange w:id="20572" w:author="thu nga" w:date="2024-10-01T10:52:00Z">
              <w:tcPr>
                <w:tcW w:w="1896" w:type="dxa"/>
                <w:gridSpan w:val="2"/>
              </w:tcPr>
            </w:tcPrChange>
          </w:tcPr>
          <w:p w14:paraId="639800E7" w14:textId="5CB2F99A" w:rsidR="007B7F57" w:rsidRPr="0052167B" w:rsidDel="007E0F89" w:rsidRDefault="007B7F57" w:rsidP="007B7F57">
            <w:pPr>
              <w:spacing w:before="0" w:line="240" w:lineRule="auto"/>
              <w:contextualSpacing w:val="0"/>
              <w:rPr>
                <w:del w:id="20573" w:author="Phuong Truong Thi" w:date="2024-10-08T18:13:00Z"/>
                <w:rFonts w:ascii="Times New Roman" w:eastAsia="Times New Roman" w:hAnsi="Times New Roman"/>
                <w:sz w:val="24"/>
                <w:szCs w:val="24"/>
                <w:lang w:eastAsia="vi-VN"/>
              </w:rPr>
            </w:pPr>
            <w:del w:id="20574" w:author="Phuong Truong Thi" w:date="2024-10-08T18:13:00Z">
              <w:r w:rsidRPr="0052167B" w:rsidDel="007E0F89">
                <w:rPr>
                  <w:rFonts w:ascii="Times New Roman" w:eastAsia="Times New Roman" w:hAnsi="Times New Roman"/>
                  <w:sz w:val="24"/>
                  <w:szCs w:val="24"/>
                  <w:lang w:eastAsia="vi-VN"/>
                </w:rPr>
                <w:delText>Date</w:delText>
              </w:r>
            </w:del>
          </w:p>
        </w:tc>
        <w:tc>
          <w:tcPr>
            <w:tcW w:w="1134" w:type="dxa"/>
            <w:shd w:val="clear" w:color="auto" w:fill="auto"/>
            <w:noWrap/>
            <w:vAlign w:val="center"/>
            <w:tcPrChange w:id="20575" w:author="thu nga" w:date="2024-10-01T10:52:00Z">
              <w:tcPr>
                <w:tcW w:w="1766" w:type="dxa"/>
                <w:gridSpan w:val="3"/>
                <w:shd w:val="clear" w:color="auto" w:fill="auto"/>
                <w:noWrap/>
                <w:vAlign w:val="center"/>
              </w:tcPr>
            </w:tcPrChange>
          </w:tcPr>
          <w:p w14:paraId="59679221" w14:textId="591E6DCC" w:rsidR="007B7F57" w:rsidRPr="0052167B" w:rsidDel="007E0F89" w:rsidRDefault="007B7F57" w:rsidP="007B7F57">
            <w:pPr>
              <w:spacing w:before="0" w:line="240" w:lineRule="auto"/>
              <w:contextualSpacing w:val="0"/>
              <w:rPr>
                <w:del w:id="20576" w:author="Phuong Truong Thi" w:date="2024-10-08T18:13:00Z"/>
                <w:rFonts w:ascii="Times New Roman" w:eastAsia="Times New Roman" w:hAnsi="Times New Roman"/>
                <w:sz w:val="24"/>
                <w:szCs w:val="24"/>
                <w:lang w:val="vi-VN" w:eastAsia="vi-VN"/>
              </w:rPr>
            </w:pPr>
          </w:p>
        </w:tc>
        <w:tc>
          <w:tcPr>
            <w:tcW w:w="994" w:type="dxa"/>
            <w:tcPrChange w:id="20577" w:author="thu nga" w:date="2024-10-01T10:52:00Z">
              <w:tcPr>
                <w:tcW w:w="790" w:type="dxa"/>
              </w:tcPr>
            </w:tcPrChange>
          </w:tcPr>
          <w:p w14:paraId="300B67B5" w14:textId="31044F9E" w:rsidR="007B7F57" w:rsidRPr="0052167B" w:rsidDel="007E0F89" w:rsidRDefault="007B7F57" w:rsidP="007B7F57">
            <w:pPr>
              <w:spacing w:before="0" w:line="240" w:lineRule="auto"/>
              <w:contextualSpacing w:val="0"/>
              <w:jc w:val="center"/>
              <w:rPr>
                <w:del w:id="20578" w:author="Phuong Truong Thi" w:date="2024-10-08T18:13:00Z"/>
                <w:rFonts w:ascii="Times New Roman" w:eastAsia="Times New Roman" w:hAnsi="Times New Roman"/>
                <w:sz w:val="24"/>
                <w:szCs w:val="24"/>
                <w:lang w:val="vi-VN" w:eastAsia="vi-VN"/>
              </w:rPr>
            </w:pPr>
            <w:del w:id="20579"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399A9E7E" w14:textId="15FF8033" w:rsidTr="00E57F75">
        <w:trPr>
          <w:trHeight w:val="276"/>
          <w:del w:id="20580" w:author="Phuong Truong Thi" w:date="2024-10-08T18:13:00Z"/>
          <w:trPrChange w:id="20581" w:author="thu nga" w:date="2024-10-01T10:52:00Z">
            <w:trPr>
              <w:gridAfter w:val="0"/>
              <w:trHeight w:val="276"/>
            </w:trPr>
          </w:trPrChange>
        </w:trPr>
        <w:tc>
          <w:tcPr>
            <w:tcW w:w="670" w:type="dxa"/>
            <w:shd w:val="clear" w:color="auto" w:fill="auto"/>
            <w:vAlign w:val="center"/>
            <w:tcPrChange w:id="20582" w:author="thu nga" w:date="2024-10-01T10:52:00Z">
              <w:tcPr>
                <w:tcW w:w="670" w:type="dxa"/>
                <w:shd w:val="clear" w:color="auto" w:fill="auto"/>
                <w:vAlign w:val="center"/>
              </w:tcPr>
            </w:tcPrChange>
          </w:tcPr>
          <w:p w14:paraId="656723D6" w14:textId="7FDD7F09" w:rsidR="007B7F57" w:rsidRPr="0052167B" w:rsidDel="007E0F89" w:rsidRDefault="007B7F57" w:rsidP="0052167B">
            <w:pPr>
              <w:pStyle w:val="ListParagraph"/>
              <w:numPr>
                <w:ilvl w:val="0"/>
                <w:numId w:val="63"/>
              </w:numPr>
              <w:spacing w:before="0" w:line="240" w:lineRule="auto"/>
              <w:contextualSpacing w:val="0"/>
              <w:jc w:val="left"/>
              <w:rPr>
                <w:del w:id="20583" w:author="Phuong Truong Thi" w:date="2024-10-08T18:13:00Z"/>
                <w:rFonts w:eastAsia="Times New Roman"/>
                <w:szCs w:val="24"/>
                <w:lang w:val="vi-VN" w:eastAsia="vi-VN"/>
              </w:rPr>
            </w:pPr>
          </w:p>
        </w:tc>
        <w:tc>
          <w:tcPr>
            <w:tcW w:w="2097" w:type="dxa"/>
            <w:gridSpan w:val="2"/>
            <w:shd w:val="clear" w:color="auto" w:fill="auto"/>
            <w:vAlign w:val="center"/>
            <w:hideMark/>
            <w:tcPrChange w:id="20584" w:author="thu nga" w:date="2024-10-01T10:52:00Z">
              <w:tcPr>
                <w:tcW w:w="2097" w:type="dxa"/>
                <w:gridSpan w:val="3"/>
                <w:shd w:val="clear" w:color="auto" w:fill="auto"/>
                <w:vAlign w:val="center"/>
                <w:hideMark/>
              </w:tcPr>
            </w:tcPrChange>
          </w:tcPr>
          <w:p w14:paraId="40D6B490" w14:textId="249FDDC1" w:rsidR="007B7F57" w:rsidRPr="0052167B" w:rsidDel="007E0F89" w:rsidRDefault="007B7F57" w:rsidP="0052167B">
            <w:pPr>
              <w:spacing w:before="0" w:line="240" w:lineRule="auto"/>
              <w:contextualSpacing w:val="0"/>
              <w:rPr>
                <w:del w:id="20585" w:author="Phuong Truong Thi" w:date="2024-10-08T18:13:00Z"/>
                <w:rFonts w:ascii="Times New Roman" w:eastAsia="Times New Roman" w:hAnsi="Times New Roman"/>
                <w:sz w:val="24"/>
                <w:szCs w:val="24"/>
                <w:lang w:val="vi-VN" w:eastAsia="vi-VN"/>
              </w:rPr>
            </w:pPr>
            <w:del w:id="20586" w:author="Phuong Truong Thi" w:date="2024-10-08T18:13:00Z">
              <w:r w:rsidRPr="002F0D98" w:rsidDel="007E0F89">
                <w:rPr>
                  <w:rFonts w:ascii="Times New Roman" w:hAnsi="Times New Roman"/>
                  <w:sz w:val="24"/>
                  <w:szCs w:val="24"/>
                  <w:lang w:val="vi-VN"/>
                </w:rPr>
                <w:delText>Ngày tương tác gần nhất</w:delText>
              </w:r>
            </w:del>
          </w:p>
        </w:tc>
        <w:tc>
          <w:tcPr>
            <w:tcW w:w="2230" w:type="dxa"/>
            <w:vAlign w:val="center"/>
            <w:tcPrChange w:id="20587" w:author="thu nga" w:date="2024-10-01T10:52:00Z">
              <w:tcPr>
                <w:tcW w:w="2230" w:type="dxa"/>
                <w:vAlign w:val="center"/>
              </w:tcPr>
            </w:tcPrChange>
          </w:tcPr>
          <w:p w14:paraId="74C44668" w14:textId="7FB86BEB" w:rsidR="007B7F57" w:rsidRPr="002F0D98" w:rsidDel="007E0F89" w:rsidRDefault="007B7F57" w:rsidP="0052167B">
            <w:pPr>
              <w:spacing w:before="0" w:line="240" w:lineRule="auto"/>
              <w:contextualSpacing w:val="0"/>
              <w:rPr>
                <w:del w:id="20588" w:author="Phuong Truong Thi" w:date="2024-10-08T18:13:00Z"/>
                <w:rFonts w:ascii="Times New Roman" w:eastAsia="Times New Roman" w:hAnsi="Times New Roman"/>
                <w:sz w:val="24"/>
                <w:szCs w:val="24"/>
                <w:lang w:val="vi-VN" w:eastAsia="vi-VN"/>
              </w:rPr>
            </w:pPr>
            <w:del w:id="20589" w:author="Phuong Truong Thi" w:date="2024-10-08T18:13:00Z">
              <w:r w:rsidRPr="002F0D98" w:rsidDel="007E0F89">
                <w:rPr>
                  <w:rFonts w:ascii="Times New Roman" w:hAnsi="Times New Roman"/>
                  <w:sz w:val="24"/>
                  <w:szCs w:val="24"/>
                  <w:lang w:val="vi-VN"/>
                </w:rPr>
                <w:delText>Ngày mở CIF của KH trên T24</w:delText>
              </w:r>
            </w:del>
          </w:p>
        </w:tc>
        <w:tc>
          <w:tcPr>
            <w:tcW w:w="1070" w:type="dxa"/>
            <w:tcPrChange w:id="20590" w:author="thu nga" w:date="2024-10-01T10:52:00Z">
              <w:tcPr>
                <w:tcW w:w="1070" w:type="dxa"/>
              </w:tcPr>
            </w:tcPrChange>
          </w:tcPr>
          <w:p w14:paraId="3B36A839" w14:textId="6950DA6B" w:rsidR="007B7F57" w:rsidRPr="007B7F57" w:rsidDel="007E0F89" w:rsidRDefault="007B7F57" w:rsidP="0052167B">
            <w:pPr>
              <w:spacing w:before="0" w:line="240" w:lineRule="auto"/>
              <w:contextualSpacing w:val="0"/>
              <w:rPr>
                <w:del w:id="20591" w:author="Phuong Truong Thi" w:date="2024-10-08T18:13:00Z"/>
                <w:rFonts w:ascii="Times New Roman" w:eastAsia="Times New Roman" w:hAnsi="Times New Roman"/>
                <w:sz w:val="24"/>
                <w:szCs w:val="24"/>
                <w:lang w:val="vi-VN" w:eastAsia="vi-VN"/>
                <w:rPrChange w:id="20592" w:author="thu nga" w:date="2024-09-30T15:33:00Z">
                  <w:rPr>
                    <w:del w:id="20593" w:author="Phuong Truong Thi" w:date="2024-10-08T18:13:00Z"/>
                    <w:rFonts w:ascii="Times New Roman" w:eastAsia="Times New Roman" w:hAnsi="Times New Roman"/>
                    <w:sz w:val="24"/>
                    <w:szCs w:val="24"/>
                    <w:lang w:eastAsia="vi-VN"/>
                  </w:rPr>
                </w:rPrChange>
              </w:rPr>
            </w:pPr>
            <w:ins w:id="20594" w:author="thu nga" w:date="2024-09-30T15:33:00Z">
              <w:del w:id="20595"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0596" w:author="thu nga" w:date="2024-10-01T10:52:00Z">
              <w:tcPr>
                <w:tcW w:w="1896" w:type="dxa"/>
                <w:gridSpan w:val="2"/>
              </w:tcPr>
            </w:tcPrChange>
          </w:tcPr>
          <w:p w14:paraId="07D9E0C4" w14:textId="480F1FBA" w:rsidR="007B7F57" w:rsidRPr="0052167B" w:rsidDel="007E0F89" w:rsidRDefault="007B7F57" w:rsidP="0052167B">
            <w:pPr>
              <w:spacing w:before="0" w:line="240" w:lineRule="auto"/>
              <w:contextualSpacing w:val="0"/>
              <w:rPr>
                <w:del w:id="20597" w:author="Phuong Truong Thi" w:date="2024-10-08T18:13:00Z"/>
                <w:rFonts w:ascii="Times New Roman" w:eastAsia="Times New Roman" w:hAnsi="Times New Roman"/>
                <w:sz w:val="24"/>
                <w:szCs w:val="24"/>
                <w:lang w:eastAsia="vi-VN"/>
              </w:rPr>
            </w:pPr>
            <w:del w:id="20598" w:author="Phuong Truong Thi" w:date="2024-10-08T18:13:00Z">
              <w:r w:rsidRPr="0052167B" w:rsidDel="007E0F89">
                <w:rPr>
                  <w:rFonts w:ascii="Times New Roman" w:eastAsia="Times New Roman" w:hAnsi="Times New Roman"/>
                  <w:sz w:val="24"/>
                  <w:szCs w:val="24"/>
                  <w:lang w:eastAsia="vi-VN"/>
                </w:rPr>
                <w:delText>Date</w:delText>
              </w:r>
            </w:del>
          </w:p>
        </w:tc>
        <w:tc>
          <w:tcPr>
            <w:tcW w:w="1134" w:type="dxa"/>
            <w:shd w:val="clear" w:color="auto" w:fill="auto"/>
            <w:noWrap/>
            <w:vAlign w:val="center"/>
            <w:tcPrChange w:id="20599" w:author="thu nga" w:date="2024-10-01T10:52:00Z">
              <w:tcPr>
                <w:tcW w:w="1766" w:type="dxa"/>
                <w:gridSpan w:val="3"/>
                <w:shd w:val="clear" w:color="auto" w:fill="auto"/>
                <w:noWrap/>
                <w:vAlign w:val="center"/>
              </w:tcPr>
            </w:tcPrChange>
          </w:tcPr>
          <w:p w14:paraId="4C907A9F" w14:textId="0740F00D" w:rsidR="007B7F57" w:rsidRPr="0052167B" w:rsidDel="007E0F89" w:rsidRDefault="007B7F57" w:rsidP="0052167B">
            <w:pPr>
              <w:spacing w:before="0" w:line="240" w:lineRule="auto"/>
              <w:contextualSpacing w:val="0"/>
              <w:rPr>
                <w:del w:id="20600" w:author="Phuong Truong Thi" w:date="2024-10-08T18:13:00Z"/>
                <w:rFonts w:ascii="Times New Roman" w:eastAsia="Times New Roman" w:hAnsi="Times New Roman"/>
                <w:sz w:val="24"/>
                <w:szCs w:val="24"/>
                <w:lang w:val="vi-VN" w:eastAsia="vi-VN"/>
              </w:rPr>
            </w:pPr>
          </w:p>
        </w:tc>
        <w:tc>
          <w:tcPr>
            <w:tcW w:w="994" w:type="dxa"/>
            <w:tcPrChange w:id="20601" w:author="thu nga" w:date="2024-10-01T10:52:00Z">
              <w:tcPr>
                <w:tcW w:w="790" w:type="dxa"/>
              </w:tcPr>
            </w:tcPrChange>
          </w:tcPr>
          <w:p w14:paraId="36E2E5E7" w14:textId="4E29005B" w:rsidR="007B7F57" w:rsidRPr="0052167B" w:rsidDel="007E0F89" w:rsidRDefault="007B7F57" w:rsidP="0052167B">
            <w:pPr>
              <w:spacing w:before="0" w:line="240" w:lineRule="auto"/>
              <w:contextualSpacing w:val="0"/>
              <w:jc w:val="center"/>
              <w:rPr>
                <w:del w:id="20602" w:author="Phuong Truong Thi" w:date="2024-10-08T18:13:00Z"/>
                <w:rFonts w:ascii="Times New Roman" w:eastAsia="Times New Roman" w:hAnsi="Times New Roman"/>
                <w:sz w:val="24"/>
                <w:szCs w:val="24"/>
                <w:lang w:eastAsia="vi-VN"/>
              </w:rPr>
            </w:pPr>
            <w:del w:id="20603" w:author="Phuong Truong Thi" w:date="2024-10-08T18:13:00Z">
              <w:r w:rsidRPr="0052167B" w:rsidDel="007E0F89">
                <w:rPr>
                  <w:rFonts w:ascii="Times New Roman" w:eastAsia="Times New Roman" w:hAnsi="Times New Roman"/>
                  <w:sz w:val="24"/>
                  <w:szCs w:val="24"/>
                  <w:lang w:eastAsia="vi-VN"/>
                </w:rPr>
                <w:delText>Y</w:delText>
              </w:r>
            </w:del>
          </w:p>
        </w:tc>
      </w:tr>
      <w:tr w:rsidR="007B7F57" w:rsidRPr="0052167B" w:rsidDel="007E0F89" w14:paraId="53358B15" w14:textId="248ED4B6" w:rsidTr="00E57F75">
        <w:tblPrEx>
          <w:tblPrExChange w:id="20604" w:author="thu nga" w:date="2024-10-01T10:52:00Z">
            <w:tblPrEx>
              <w:tblW w:w="9270" w:type="dxa"/>
            </w:tblPrEx>
          </w:tblPrExChange>
        </w:tblPrEx>
        <w:trPr>
          <w:trHeight w:val="276"/>
          <w:del w:id="20605" w:author="Phuong Truong Thi" w:date="2024-10-08T18:13:00Z"/>
          <w:trPrChange w:id="20606" w:author="thu nga" w:date="2024-10-01T10:52:00Z">
            <w:trPr>
              <w:gridBefore w:val="2"/>
              <w:trHeight w:val="276"/>
            </w:trPr>
          </w:trPrChange>
        </w:trPr>
        <w:tc>
          <w:tcPr>
            <w:tcW w:w="1092" w:type="dxa"/>
            <w:gridSpan w:val="2"/>
            <w:tcPrChange w:id="20607" w:author="thu nga" w:date="2024-10-01T10:52:00Z">
              <w:tcPr>
                <w:tcW w:w="1030" w:type="dxa"/>
              </w:tcPr>
            </w:tcPrChange>
          </w:tcPr>
          <w:p w14:paraId="4C0D86EC" w14:textId="05E5CF8A" w:rsidR="007B7F57" w:rsidRPr="0052167B" w:rsidDel="007E0F89" w:rsidRDefault="007B7F57" w:rsidP="002373A9">
            <w:pPr>
              <w:spacing w:before="0" w:line="240" w:lineRule="auto"/>
              <w:contextualSpacing w:val="0"/>
              <w:jc w:val="left"/>
              <w:rPr>
                <w:del w:id="20608" w:author="Phuong Truong Thi" w:date="2024-10-08T18:13:00Z"/>
                <w:rFonts w:ascii="Times New Roman" w:eastAsia="Times New Roman" w:hAnsi="Times New Roman"/>
                <w:sz w:val="24"/>
                <w:szCs w:val="24"/>
                <w:lang w:eastAsia="vi-VN"/>
              </w:rPr>
            </w:pPr>
          </w:p>
        </w:tc>
        <w:tc>
          <w:tcPr>
            <w:tcW w:w="8214" w:type="dxa"/>
            <w:gridSpan w:val="6"/>
            <w:tcPrChange w:id="20609" w:author="thu nga" w:date="2024-10-01T10:52:00Z">
              <w:tcPr>
                <w:tcW w:w="9270" w:type="dxa"/>
                <w:gridSpan w:val="10"/>
              </w:tcPr>
            </w:tcPrChange>
          </w:tcPr>
          <w:p w14:paraId="129E0514" w14:textId="286E2504" w:rsidR="007B7F57" w:rsidRPr="0052167B" w:rsidDel="007E0F89" w:rsidRDefault="007B7F57" w:rsidP="002373A9">
            <w:pPr>
              <w:spacing w:before="0" w:line="240" w:lineRule="auto"/>
              <w:contextualSpacing w:val="0"/>
              <w:jc w:val="left"/>
              <w:rPr>
                <w:del w:id="20610" w:author="Phuong Truong Thi" w:date="2024-10-08T18:13:00Z"/>
                <w:rFonts w:ascii="Times New Roman" w:eastAsia="Times New Roman" w:hAnsi="Times New Roman"/>
                <w:sz w:val="24"/>
                <w:szCs w:val="24"/>
                <w:lang w:eastAsia="vi-VN"/>
              </w:rPr>
            </w:pPr>
            <w:del w:id="20611" w:author="Phuong Truong Thi" w:date="2024-10-08T18:13:00Z">
              <w:r w:rsidRPr="0052167B" w:rsidDel="007E0F89">
                <w:rPr>
                  <w:rFonts w:ascii="Times New Roman" w:eastAsia="Times New Roman" w:hAnsi="Times New Roman"/>
                  <w:sz w:val="24"/>
                  <w:szCs w:val="24"/>
                  <w:lang w:eastAsia="vi-VN"/>
                </w:rPr>
                <w:delText>Thông tin liên hệ</w:delText>
              </w:r>
            </w:del>
          </w:p>
        </w:tc>
      </w:tr>
      <w:tr w:rsidR="000E4E67" w:rsidRPr="0052167B" w:rsidDel="007E0F89" w14:paraId="3350CB7A" w14:textId="74EDCF59" w:rsidTr="00E57F75">
        <w:trPr>
          <w:trHeight w:val="276"/>
          <w:del w:id="20612" w:author="Phuong Truong Thi" w:date="2024-10-08T18:13:00Z"/>
          <w:trPrChange w:id="20613" w:author="thu nga" w:date="2024-10-01T10:52:00Z">
            <w:trPr>
              <w:gridAfter w:val="0"/>
              <w:trHeight w:val="276"/>
            </w:trPr>
          </w:trPrChange>
        </w:trPr>
        <w:tc>
          <w:tcPr>
            <w:tcW w:w="670" w:type="dxa"/>
            <w:shd w:val="clear" w:color="auto" w:fill="auto"/>
            <w:vAlign w:val="center"/>
            <w:tcPrChange w:id="20614" w:author="thu nga" w:date="2024-10-01T10:52:00Z">
              <w:tcPr>
                <w:tcW w:w="670" w:type="dxa"/>
                <w:shd w:val="clear" w:color="auto" w:fill="auto"/>
                <w:vAlign w:val="center"/>
              </w:tcPr>
            </w:tcPrChange>
          </w:tcPr>
          <w:p w14:paraId="36192B9C" w14:textId="1682FDD2" w:rsidR="007B7F57" w:rsidRPr="0052167B" w:rsidDel="007E0F89" w:rsidRDefault="007B7F57" w:rsidP="007B7F57">
            <w:pPr>
              <w:pStyle w:val="ListParagraph"/>
              <w:numPr>
                <w:ilvl w:val="0"/>
                <w:numId w:val="63"/>
              </w:numPr>
              <w:spacing w:before="0" w:line="240" w:lineRule="auto"/>
              <w:contextualSpacing w:val="0"/>
              <w:jc w:val="left"/>
              <w:rPr>
                <w:del w:id="20615" w:author="Phuong Truong Thi" w:date="2024-10-08T18:13:00Z"/>
                <w:rFonts w:eastAsia="Times New Roman"/>
                <w:szCs w:val="24"/>
                <w:lang w:val="vi-VN" w:eastAsia="vi-VN"/>
              </w:rPr>
            </w:pPr>
          </w:p>
        </w:tc>
        <w:tc>
          <w:tcPr>
            <w:tcW w:w="2097" w:type="dxa"/>
            <w:gridSpan w:val="2"/>
            <w:shd w:val="clear" w:color="auto" w:fill="auto"/>
            <w:vAlign w:val="center"/>
            <w:hideMark/>
            <w:tcPrChange w:id="20616" w:author="thu nga" w:date="2024-10-01T10:52:00Z">
              <w:tcPr>
                <w:tcW w:w="2097" w:type="dxa"/>
                <w:gridSpan w:val="3"/>
                <w:shd w:val="clear" w:color="auto" w:fill="auto"/>
                <w:vAlign w:val="center"/>
                <w:hideMark/>
              </w:tcPr>
            </w:tcPrChange>
          </w:tcPr>
          <w:p w14:paraId="7EAAE19A" w14:textId="77533269" w:rsidR="007B7F57" w:rsidRPr="0052167B" w:rsidDel="007E0F89" w:rsidRDefault="007B7F57" w:rsidP="007B7F57">
            <w:pPr>
              <w:spacing w:before="0" w:line="240" w:lineRule="auto"/>
              <w:contextualSpacing w:val="0"/>
              <w:rPr>
                <w:del w:id="20617" w:author="Phuong Truong Thi" w:date="2024-10-08T18:13:00Z"/>
                <w:rFonts w:ascii="Times New Roman" w:eastAsia="Times New Roman" w:hAnsi="Times New Roman"/>
                <w:sz w:val="24"/>
                <w:szCs w:val="24"/>
                <w:lang w:val="vi-VN" w:eastAsia="vi-VN"/>
              </w:rPr>
            </w:pPr>
            <w:del w:id="20618" w:author="Phuong Truong Thi" w:date="2024-10-08T18:13:00Z">
              <w:r w:rsidRPr="0052167B" w:rsidDel="007E0F89">
                <w:rPr>
                  <w:rFonts w:ascii="Times New Roman" w:hAnsi="Times New Roman"/>
                  <w:sz w:val="24"/>
                  <w:szCs w:val="24"/>
                </w:rPr>
                <w:delText>Số điện thoại</w:delText>
              </w:r>
            </w:del>
          </w:p>
        </w:tc>
        <w:tc>
          <w:tcPr>
            <w:tcW w:w="2230" w:type="dxa"/>
            <w:vAlign w:val="center"/>
            <w:tcPrChange w:id="20619" w:author="thu nga" w:date="2024-10-01T10:52:00Z">
              <w:tcPr>
                <w:tcW w:w="2230" w:type="dxa"/>
                <w:vAlign w:val="center"/>
              </w:tcPr>
            </w:tcPrChange>
          </w:tcPr>
          <w:p w14:paraId="49D7F98B" w14:textId="48EC12FC" w:rsidR="007B7F57" w:rsidRPr="002F0D98" w:rsidDel="007E0F89" w:rsidRDefault="007B7F57" w:rsidP="007B7F57">
            <w:pPr>
              <w:spacing w:before="0" w:line="240" w:lineRule="auto"/>
              <w:contextualSpacing w:val="0"/>
              <w:rPr>
                <w:del w:id="20620" w:author="Phuong Truong Thi" w:date="2024-10-08T18:13:00Z"/>
                <w:rFonts w:ascii="Times New Roman" w:eastAsia="Times New Roman" w:hAnsi="Times New Roman"/>
                <w:sz w:val="24"/>
                <w:szCs w:val="24"/>
                <w:lang w:val="vi-VN" w:eastAsia="vi-VN"/>
              </w:rPr>
            </w:pPr>
            <w:del w:id="20621" w:author="Phuong Truong Thi" w:date="2024-10-08T18:13:00Z">
              <w:r w:rsidRPr="002F0D98" w:rsidDel="007E0F89">
                <w:rPr>
                  <w:rFonts w:ascii="Times New Roman" w:hAnsi="Times New Roman"/>
                  <w:sz w:val="24"/>
                  <w:szCs w:val="24"/>
                  <w:lang w:val="vi-VN"/>
                </w:rPr>
                <w:delText>Số điện thoại quản lý khách hàng</w:delText>
              </w:r>
            </w:del>
          </w:p>
        </w:tc>
        <w:tc>
          <w:tcPr>
            <w:tcW w:w="1070" w:type="dxa"/>
            <w:tcPrChange w:id="20622" w:author="thu nga" w:date="2024-10-01T10:52:00Z">
              <w:tcPr>
                <w:tcW w:w="1070" w:type="dxa"/>
              </w:tcPr>
            </w:tcPrChange>
          </w:tcPr>
          <w:p w14:paraId="51B31AAF" w14:textId="76546AF2" w:rsidR="007B7F57" w:rsidDel="007E0F89" w:rsidRDefault="007B7F57" w:rsidP="007B7F57">
            <w:pPr>
              <w:spacing w:before="0" w:line="240" w:lineRule="auto"/>
              <w:contextualSpacing w:val="0"/>
              <w:rPr>
                <w:del w:id="20623" w:author="Phuong Truong Thi" w:date="2024-10-08T18:13:00Z"/>
                <w:rFonts w:ascii="Times New Roman" w:eastAsia="Times New Roman" w:hAnsi="Times New Roman"/>
                <w:sz w:val="24"/>
                <w:szCs w:val="24"/>
                <w:lang w:eastAsia="vi-VN"/>
              </w:rPr>
            </w:pPr>
            <w:ins w:id="20624" w:author="thu nga" w:date="2024-09-30T15:33:00Z">
              <w:del w:id="20625" w:author="Phuong Truong Thi" w:date="2024-10-08T18:13:00Z">
                <w:r w:rsidRPr="00C80285" w:rsidDel="007E0F89">
                  <w:rPr>
                    <w:rFonts w:ascii="Times New Roman" w:hAnsi="Times New Roman"/>
                    <w:color w:val="000000"/>
                    <w:sz w:val="24"/>
                    <w:szCs w:val="24"/>
                    <w:lang w:val="vi-VN"/>
                  </w:rPr>
                  <w:delText>EZ/T24</w:delText>
                </w:r>
              </w:del>
            </w:ins>
          </w:p>
        </w:tc>
        <w:tc>
          <w:tcPr>
            <w:tcW w:w="1111" w:type="dxa"/>
            <w:tcPrChange w:id="20626" w:author="thu nga" w:date="2024-10-01T10:52:00Z">
              <w:tcPr>
                <w:tcW w:w="1896" w:type="dxa"/>
                <w:gridSpan w:val="2"/>
              </w:tcPr>
            </w:tcPrChange>
          </w:tcPr>
          <w:p w14:paraId="7C9DBA4B" w14:textId="1DA6727E" w:rsidR="007B7F57" w:rsidRPr="0052167B" w:rsidDel="007E0F89" w:rsidRDefault="007B7F57" w:rsidP="007B7F57">
            <w:pPr>
              <w:spacing w:before="0" w:line="240" w:lineRule="auto"/>
              <w:contextualSpacing w:val="0"/>
              <w:rPr>
                <w:del w:id="20627" w:author="Phuong Truong Thi" w:date="2024-10-08T18:13:00Z"/>
                <w:rFonts w:ascii="Times New Roman" w:eastAsia="Times New Roman" w:hAnsi="Times New Roman"/>
                <w:sz w:val="24"/>
                <w:szCs w:val="24"/>
                <w:lang w:eastAsia="vi-VN"/>
              </w:rPr>
            </w:pPr>
            <w:del w:id="20628" w:author="Phuong Truong Thi" w:date="2024-10-08T18:13:00Z">
              <w:r w:rsidDel="007E0F89">
                <w:rPr>
                  <w:rFonts w:ascii="Times New Roman" w:eastAsia="Times New Roman" w:hAnsi="Times New Roman"/>
                  <w:sz w:val="24"/>
                  <w:szCs w:val="24"/>
                  <w:lang w:eastAsia="vi-VN"/>
                </w:rPr>
                <w:delText>Phone</w:delText>
              </w:r>
            </w:del>
          </w:p>
        </w:tc>
        <w:tc>
          <w:tcPr>
            <w:tcW w:w="1134" w:type="dxa"/>
            <w:shd w:val="clear" w:color="auto" w:fill="auto"/>
            <w:noWrap/>
            <w:vAlign w:val="center"/>
            <w:tcPrChange w:id="20629" w:author="thu nga" w:date="2024-10-01T10:52:00Z">
              <w:tcPr>
                <w:tcW w:w="1766" w:type="dxa"/>
                <w:gridSpan w:val="3"/>
                <w:shd w:val="clear" w:color="auto" w:fill="auto"/>
                <w:noWrap/>
                <w:vAlign w:val="center"/>
              </w:tcPr>
            </w:tcPrChange>
          </w:tcPr>
          <w:p w14:paraId="4A00B812" w14:textId="15830206" w:rsidR="007B7F57" w:rsidRPr="0052167B" w:rsidDel="007E0F89" w:rsidRDefault="007B7F57" w:rsidP="007B7F57">
            <w:pPr>
              <w:spacing w:before="0" w:line="240" w:lineRule="auto"/>
              <w:contextualSpacing w:val="0"/>
              <w:rPr>
                <w:del w:id="20630" w:author="Phuong Truong Thi" w:date="2024-10-08T18:13:00Z"/>
                <w:rFonts w:ascii="Times New Roman" w:eastAsia="Times New Roman" w:hAnsi="Times New Roman"/>
                <w:sz w:val="24"/>
                <w:szCs w:val="24"/>
                <w:lang w:val="vi-VN" w:eastAsia="vi-VN"/>
              </w:rPr>
            </w:pPr>
          </w:p>
        </w:tc>
        <w:tc>
          <w:tcPr>
            <w:tcW w:w="994" w:type="dxa"/>
            <w:tcPrChange w:id="20631" w:author="thu nga" w:date="2024-10-01T10:52:00Z">
              <w:tcPr>
                <w:tcW w:w="790" w:type="dxa"/>
              </w:tcPr>
            </w:tcPrChange>
          </w:tcPr>
          <w:p w14:paraId="299E2727" w14:textId="110E8415" w:rsidR="007B7F57" w:rsidRPr="0052167B" w:rsidDel="007E0F89" w:rsidRDefault="007B7F57" w:rsidP="007B7F57">
            <w:pPr>
              <w:spacing w:before="0" w:line="240" w:lineRule="auto"/>
              <w:contextualSpacing w:val="0"/>
              <w:jc w:val="center"/>
              <w:rPr>
                <w:del w:id="20632" w:author="Phuong Truong Thi" w:date="2024-10-08T18:13:00Z"/>
                <w:rFonts w:ascii="Times New Roman" w:eastAsia="Times New Roman" w:hAnsi="Times New Roman"/>
                <w:sz w:val="24"/>
                <w:szCs w:val="24"/>
                <w:lang w:eastAsia="vi-VN"/>
              </w:rPr>
            </w:pPr>
            <w:del w:id="20633"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410A7CF8" w14:textId="3228AD23" w:rsidTr="00E57F75">
        <w:trPr>
          <w:trHeight w:val="276"/>
          <w:del w:id="20634" w:author="Phuong Truong Thi" w:date="2024-10-08T18:13:00Z"/>
          <w:trPrChange w:id="20635" w:author="thu nga" w:date="2024-10-01T10:52:00Z">
            <w:trPr>
              <w:gridAfter w:val="0"/>
              <w:trHeight w:val="276"/>
            </w:trPr>
          </w:trPrChange>
        </w:trPr>
        <w:tc>
          <w:tcPr>
            <w:tcW w:w="670" w:type="dxa"/>
            <w:shd w:val="clear" w:color="auto" w:fill="auto"/>
            <w:vAlign w:val="center"/>
            <w:tcPrChange w:id="20636" w:author="thu nga" w:date="2024-10-01T10:52:00Z">
              <w:tcPr>
                <w:tcW w:w="670" w:type="dxa"/>
                <w:shd w:val="clear" w:color="auto" w:fill="auto"/>
                <w:vAlign w:val="center"/>
              </w:tcPr>
            </w:tcPrChange>
          </w:tcPr>
          <w:p w14:paraId="3D9AC5A9" w14:textId="62389299" w:rsidR="007B7F57" w:rsidRPr="0052167B" w:rsidDel="007E0F89" w:rsidRDefault="007B7F57" w:rsidP="007B7F57">
            <w:pPr>
              <w:pStyle w:val="ListParagraph"/>
              <w:numPr>
                <w:ilvl w:val="0"/>
                <w:numId w:val="63"/>
              </w:numPr>
              <w:spacing w:before="0" w:line="240" w:lineRule="auto"/>
              <w:contextualSpacing w:val="0"/>
              <w:jc w:val="left"/>
              <w:rPr>
                <w:del w:id="20637" w:author="Phuong Truong Thi" w:date="2024-10-08T18:13:00Z"/>
                <w:rFonts w:eastAsia="Times New Roman"/>
                <w:szCs w:val="24"/>
                <w:lang w:val="vi-VN" w:eastAsia="vi-VN"/>
              </w:rPr>
            </w:pPr>
          </w:p>
        </w:tc>
        <w:tc>
          <w:tcPr>
            <w:tcW w:w="2097" w:type="dxa"/>
            <w:gridSpan w:val="2"/>
            <w:shd w:val="clear" w:color="auto" w:fill="auto"/>
            <w:vAlign w:val="center"/>
            <w:hideMark/>
            <w:tcPrChange w:id="20638" w:author="thu nga" w:date="2024-10-01T10:52:00Z">
              <w:tcPr>
                <w:tcW w:w="2097" w:type="dxa"/>
                <w:gridSpan w:val="3"/>
                <w:shd w:val="clear" w:color="auto" w:fill="auto"/>
                <w:vAlign w:val="center"/>
                <w:hideMark/>
              </w:tcPr>
            </w:tcPrChange>
          </w:tcPr>
          <w:p w14:paraId="759DC307" w14:textId="1B41BB37" w:rsidR="007B7F57" w:rsidRPr="0052167B" w:rsidDel="007E0F89" w:rsidRDefault="007B7F57" w:rsidP="007B7F57">
            <w:pPr>
              <w:spacing w:before="0" w:line="240" w:lineRule="auto"/>
              <w:contextualSpacing w:val="0"/>
              <w:rPr>
                <w:del w:id="20639" w:author="Phuong Truong Thi" w:date="2024-10-08T18:13:00Z"/>
                <w:rFonts w:ascii="Times New Roman" w:eastAsia="Times New Roman" w:hAnsi="Times New Roman"/>
                <w:sz w:val="24"/>
                <w:szCs w:val="24"/>
                <w:lang w:val="vi-VN" w:eastAsia="vi-VN"/>
              </w:rPr>
            </w:pPr>
            <w:del w:id="20640" w:author="Phuong Truong Thi" w:date="2024-10-08T18:13:00Z">
              <w:r w:rsidRPr="0052167B" w:rsidDel="007E0F89">
                <w:rPr>
                  <w:rFonts w:ascii="Times New Roman" w:hAnsi="Times New Roman"/>
                  <w:sz w:val="24"/>
                  <w:szCs w:val="24"/>
                </w:rPr>
                <w:delText>Email</w:delText>
              </w:r>
            </w:del>
          </w:p>
        </w:tc>
        <w:tc>
          <w:tcPr>
            <w:tcW w:w="2230" w:type="dxa"/>
            <w:vAlign w:val="center"/>
            <w:tcPrChange w:id="20641" w:author="thu nga" w:date="2024-10-01T10:52:00Z">
              <w:tcPr>
                <w:tcW w:w="2230" w:type="dxa"/>
                <w:vAlign w:val="center"/>
              </w:tcPr>
            </w:tcPrChange>
          </w:tcPr>
          <w:p w14:paraId="2AED67C7" w14:textId="00139965" w:rsidR="007B7F57" w:rsidRPr="002F0D98" w:rsidDel="007E0F89" w:rsidRDefault="007B7F57" w:rsidP="007B7F57">
            <w:pPr>
              <w:spacing w:before="0" w:line="240" w:lineRule="auto"/>
              <w:contextualSpacing w:val="0"/>
              <w:rPr>
                <w:del w:id="20642" w:author="Phuong Truong Thi" w:date="2024-10-08T18:13:00Z"/>
                <w:rFonts w:ascii="Times New Roman" w:eastAsia="Times New Roman" w:hAnsi="Times New Roman"/>
                <w:sz w:val="24"/>
                <w:szCs w:val="24"/>
                <w:lang w:val="vi-VN" w:eastAsia="vi-VN"/>
              </w:rPr>
            </w:pPr>
            <w:del w:id="20643" w:author="Phuong Truong Thi" w:date="2024-10-08T18:13:00Z">
              <w:r w:rsidRPr="002F0D98" w:rsidDel="007E0F89">
                <w:rPr>
                  <w:rFonts w:ascii="Times New Roman" w:hAnsi="Times New Roman"/>
                  <w:sz w:val="24"/>
                  <w:szCs w:val="24"/>
                  <w:lang w:val="vi-VN"/>
                </w:rPr>
                <w:delText>Email quản lý khách hàng</w:delText>
              </w:r>
            </w:del>
          </w:p>
        </w:tc>
        <w:tc>
          <w:tcPr>
            <w:tcW w:w="1070" w:type="dxa"/>
            <w:tcPrChange w:id="20644" w:author="thu nga" w:date="2024-10-01T10:52:00Z">
              <w:tcPr>
                <w:tcW w:w="1070" w:type="dxa"/>
              </w:tcPr>
            </w:tcPrChange>
          </w:tcPr>
          <w:p w14:paraId="0C1FD79B" w14:textId="4174E304" w:rsidR="007B7F57" w:rsidRPr="0052167B" w:rsidDel="007E0F89" w:rsidRDefault="007B7F57" w:rsidP="007B7F57">
            <w:pPr>
              <w:spacing w:before="0" w:line="240" w:lineRule="auto"/>
              <w:contextualSpacing w:val="0"/>
              <w:rPr>
                <w:del w:id="20645" w:author="Phuong Truong Thi" w:date="2024-10-08T18:13:00Z"/>
                <w:rFonts w:ascii="Times New Roman" w:eastAsia="Times New Roman" w:hAnsi="Times New Roman"/>
                <w:sz w:val="24"/>
                <w:szCs w:val="24"/>
                <w:lang w:eastAsia="vi-VN"/>
              </w:rPr>
            </w:pPr>
            <w:ins w:id="20646" w:author="thu nga" w:date="2024-09-30T15:33:00Z">
              <w:del w:id="20647" w:author="Phuong Truong Thi" w:date="2024-10-08T18:13:00Z">
                <w:r w:rsidRPr="00C80285" w:rsidDel="007E0F89">
                  <w:rPr>
                    <w:rFonts w:ascii="Times New Roman" w:hAnsi="Times New Roman"/>
                    <w:color w:val="000000"/>
                    <w:sz w:val="24"/>
                    <w:szCs w:val="24"/>
                    <w:lang w:val="vi-VN"/>
                  </w:rPr>
                  <w:delText>EZ/T24</w:delText>
                </w:r>
              </w:del>
            </w:ins>
          </w:p>
        </w:tc>
        <w:tc>
          <w:tcPr>
            <w:tcW w:w="1111" w:type="dxa"/>
            <w:tcPrChange w:id="20648" w:author="thu nga" w:date="2024-10-01T10:52:00Z">
              <w:tcPr>
                <w:tcW w:w="1896" w:type="dxa"/>
                <w:gridSpan w:val="2"/>
              </w:tcPr>
            </w:tcPrChange>
          </w:tcPr>
          <w:p w14:paraId="404FCD31" w14:textId="78AA888C" w:rsidR="007B7F57" w:rsidRPr="0052167B" w:rsidDel="007E0F89" w:rsidRDefault="007B7F57" w:rsidP="007B7F57">
            <w:pPr>
              <w:spacing w:before="0" w:line="240" w:lineRule="auto"/>
              <w:contextualSpacing w:val="0"/>
              <w:rPr>
                <w:del w:id="20649" w:author="Phuong Truong Thi" w:date="2024-10-08T18:13:00Z"/>
                <w:rFonts w:ascii="Times New Roman" w:eastAsia="Times New Roman" w:hAnsi="Times New Roman"/>
                <w:sz w:val="24"/>
                <w:szCs w:val="24"/>
                <w:lang w:eastAsia="vi-VN"/>
              </w:rPr>
            </w:pPr>
            <w:del w:id="20650"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651" w:author="thu nga" w:date="2024-10-01T10:52:00Z">
              <w:tcPr>
                <w:tcW w:w="1766" w:type="dxa"/>
                <w:gridSpan w:val="3"/>
                <w:shd w:val="clear" w:color="auto" w:fill="auto"/>
                <w:noWrap/>
                <w:vAlign w:val="center"/>
              </w:tcPr>
            </w:tcPrChange>
          </w:tcPr>
          <w:p w14:paraId="507FAF23" w14:textId="41456C0E" w:rsidR="007B7F57" w:rsidRPr="0052167B" w:rsidDel="007E0F89" w:rsidRDefault="007B7F57" w:rsidP="007B7F57">
            <w:pPr>
              <w:spacing w:before="0" w:line="240" w:lineRule="auto"/>
              <w:contextualSpacing w:val="0"/>
              <w:rPr>
                <w:del w:id="20652" w:author="Phuong Truong Thi" w:date="2024-10-08T18:13:00Z"/>
                <w:rFonts w:ascii="Times New Roman" w:eastAsia="Times New Roman" w:hAnsi="Times New Roman"/>
                <w:sz w:val="24"/>
                <w:szCs w:val="24"/>
                <w:lang w:val="vi-VN" w:eastAsia="vi-VN"/>
              </w:rPr>
            </w:pPr>
          </w:p>
        </w:tc>
        <w:tc>
          <w:tcPr>
            <w:tcW w:w="994" w:type="dxa"/>
            <w:tcPrChange w:id="20653" w:author="thu nga" w:date="2024-10-01T10:52:00Z">
              <w:tcPr>
                <w:tcW w:w="790" w:type="dxa"/>
              </w:tcPr>
            </w:tcPrChange>
          </w:tcPr>
          <w:p w14:paraId="27E96D15" w14:textId="3966A730" w:rsidR="007B7F57" w:rsidRPr="0052167B" w:rsidDel="007E0F89" w:rsidRDefault="007B7F57" w:rsidP="007B7F57">
            <w:pPr>
              <w:spacing w:before="0" w:line="240" w:lineRule="auto"/>
              <w:contextualSpacing w:val="0"/>
              <w:jc w:val="center"/>
              <w:rPr>
                <w:del w:id="20654" w:author="Phuong Truong Thi" w:date="2024-10-08T18:13:00Z"/>
                <w:rFonts w:ascii="Times New Roman" w:eastAsia="Times New Roman" w:hAnsi="Times New Roman"/>
                <w:sz w:val="24"/>
                <w:szCs w:val="24"/>
                <w:lang w:eastAsia="vi-VN"/>
              </w:rPr>
            </w:pPr>
            <w:del w:id="20655"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1859AE" w:rsidDel="007E0F89" w14:paraId="01AFB8E8" w14:textId="60A10CA5" w:rsidTr="00E57F75">
        <w:tblPrEx>
          <w:tblPrExChange w:id="20656" w:author="thu nga" w:date="2024-10-01T10:52:00Z">
            <w:tblPrEx>
              <w:tblW w:w="9270" w:type="dxa"/>
            </w:tblPrEx>
          </w:tblPrExChange>
        </w:tblPrEx>
        <w:trPr>
          <w:trHeight w:val="276"/>
          <w:del w:id="20657" w:author="Phuong Truong Thi" w:date="2024-10-08T18:13:00Z"/>
          <w:trPrChange w:id="20658" w:author="thu nga" w:date="2024-10-01T10:52:00Z">
            <w:trPr>
              <w:gridBefore w:val="2"/>
              <w:trHeight w:val="276"/>
            </w:trPr>
          </w:trPrChange>
        </w:trPr>
        <w:tc>
          <w:tcPr>
            <w:tcW w:w="1092" w:type="dxa"/>
            <w:gridSpan w:val="2"/>
            <w:tcPrChange w:id="20659" w:author="thu nga" w:date="2024-10-01T10:52:00Z">
              <w:tcPr>
                <w:tcW w:w="1030" w:type="dxa"/>
              </w:tcPr>
            </w:tcPrChange>
          </w:tcPr>
          <w:p w14:paraId="3A748BF6" w14:textId="5D86E33E" w:rsidR="007B7F57" w:rsidRPr="0052167B" w:rsidDel="007E0F89" w:rsidRDefault="007B7F57" w:rsidP="002373A9">
            <w:pPr>
              <w:spacing w:before="0" w:line="240" w:lineRule="auto"/>
              <w:contextualSpacing w:val="0"/>
              <w:jc w:val="left"/>
              <w:rPr>
                <w:del w:id="20660" w:author="Phuong Truong Thi" w:date="2024-10-08T18:13:00Z"/>
                <w:rFonts w:ascii="Times New Roman" w:eastAsia="Times New Roman" w:hAnsi="Times New Roman"/>
                <w:sz w:val="24"/>
                <w:szCs w:val="24"/>
                <w:lang w:val="vi-VN" w:eastAsia="vi-VN"/>
              </w:rPr>
            </w:pPr>
          </w:p>
        </w:tc>
        <w:tc>
          <w:tcPr>
            <w:tcW w:w="8214" w:type="dxa"/>
            <w:gridSpan w:val="6"/>
            <w:tcPrChange w:id="20661" w:author="thu nga" w:date="2024-10-01T10:52:00Z">
              <w:tcPr>
                <w:tcW w:w="9270" w:type="dxa"/>
                <w:gridSpan w:val="10"/>
              </w:tcPr>
            </w:tcPrChange>
          </w:tcPr>
          <w:p w14:paraId="561BC05E" w14:textId="1D870A40" w:rsidR="007B7F57" w:rsidRPr="00126368" w:rsidDel="007E0F89" w:rsidRDefault="007B7F57" w:rsidP="002373A9">
            <w:pPr>
              <w:spacing w:before="0" w:line="240" w:lineRule="auto"/>
              <w:contextualSpacing w:val="0"/>
              <w:jc w:val="left"/>
              <w:rPr>
                <w:del w:id="20662" w:author="Phuong Truong Thi" w:date="2024-10-08T18:13:00Z"/>
                <w:rFonts w:ascii="Times New Roman" w:eastAsia="Times New Roman" w:hAnsi="Times New Roman"/>
                <w:sz w:val="24"/>
                <w:szCs w:val="24"/>
                <w:lang w:val="vi-VN" w:eastAsia="vi-VN"/>
              </w:rPr>
            </w:pPr>
            <w:del w:id="20663" w:author="Phuong Truong Thi" w:date="2024-10-08T18:13:00Z">
              <w:r w:rsidRPr="0052167B" w:rsidDel="007E0F89">
                <w:rPr>
                  <w:rFonts w:ascii="Times New Roman" w:eastAsia="Times New Roman" w:hAnsi="Times New Roman"/>
                  <w:sz w:val="24"/>
                  <w:szCs w:val="24"/>
                  <w:lang w:val="vi-VN" w:eastAsia="vi-VN"/>
                </w:rPr>
                <w:delText>Thông tin chi nhánh &amp; cán bộ bán phụ trách KH</w:delText>
              </w:r>
            </w:del>
          </w:p>
        </w:tc>
      </w:tr>
      <w:tr w:rsidR="000E4E67" w:rsidRPr="0052167B" w:rsidDel="007E0F89" w14:paraId="71DFE4CB" w14:textId="4641D041" w:rsidTr="00E57F75">
        <w:trPr>
          <w:trHeight w:val="276"/>
          <w:del w:id="20664" w:author="Phuong Truong Thi" w:date="2024-10-08T18:13:00Z"/>
          <w:trPrChange w:id="20665" w:author="thu nga" w:date="2024-10-01T10:52:00Z">
            <w:trPr>
              <w:gridAfter w:val="0"/>
              <w:trHeight w:val="276"/>
            </w:trPr>
          </w:trPrChange>
        </w:trPr>
        <w:tc>
          <w:tcPr>
            <w:tcW w:w="670" w:type="dxa"/>
            <w:shd w:val="clear" w:color="auto" w:fill="auto"/>
            <w:vAlign w:val="center"/>
            <w:tcPrChange w:id="20666" w:author="thu nga" w:date="2024-10-01T10:52:00Z">
              <w:tcPr>
                <w:tcW w:w="670" w:type="dxa"/>
                <w:shd w:val="clear" w:color="auto" w:fill="auto"/>
                <w:vAlign w:val="center"/>
              </w:tcPr>
            </w:tcPrChange>
          </w:tcPr>
          <w:p w14:paraId="7300FB87" w14:textId="1D6EF627" w:rsidR="007B7F57" w:rsidRPr="0052167B" w:rsidDel="007E0F89" w:rsidRDefault="007B7F57" w:rsidP="007B7F57">
            <w:pPr>
              <w:pStyle w:val="ListParagraph"/>
              <w:numPr>
                <w:ilvl w:val="0"/>
                <w:numId w:val="63"/>
              </w:numPr>
              <w:spacing w:before="0" w:line="240" w:lineRule="auto"/>
              <w:contextualSpacing w:val="0"/>
              <w:jc w:val="left"/>
              <w:rPr>
                <w:del w:id="20667" w:author="Phuong Truong Thi" w:date="2024-10-08T18:13:00Z"/>
                <w:rFonts w:eastAsia="Times New Roman"/>
                <w:szCs w:val="24"/>
                <w:lang w:val="vi-VN" w:eastAsia="vi-VN"/>
              </w:rPr>
            </w:pPr>
          </w:p>
        </w:tc>
        <w:tc>
          <w:tcPr>
            <w:tcW w:w="2097" w:type="dxa"/>
            <w:gridSpan w:val="2"/>
            <w:shd w:val="clear" w:color="auto" w:fill="auto"/>
            <w:vAlign w:val="center"/>
            <w:hideMark/>
            <w:tcPrChange w:id="20668" w:author="thu nga" w:date="2024-10-01T10:52:00Z">
              <w:tcPr>
                <w:tcW w:w="2097" w:type="dxa"/>
                <w:gridSpan w:val="3"/>
                <w:shd w:val="clear" w:color="auto" w:fill="auto"/>
                <w:vAlign w:val="center"/>
                <w:hideMark/>
              </w:tcPr>
            </w:tcPrChange>
          </w:tcPr>
          <w:p w14:paraId="07BE5040" w14:textId="1AC70B59" w:rsidR="007B7F57" w:rsidRPr="0052167B" w:rsidDel="007E0F89" w:rsidRDefault="007B7F57" w:rsidP="007B7F57">
            <w:pPr>
              <w:spacing w:before="0" w:line="240" w:lineRule="auto"/>
              <w:contextualSpacing w:val="0"/>
              <w:rPr>
                <w:del w:id="20669" w:author="Phuong Truong Thi" w:date="2024-10-08T18:13:00Z"/>
                <w:rFonts w:ascii="Times New Roman" w:eastAsia="Times New Roman" w:hAnsi="Times New Roman"/>
                <w:sz w:val="24"/>
                <w:szCs w:val="24"/>
                <w:lang w:val="vi-VN" w:eastAsia="vi-VN"/>
              </w:rPr>
            </w:pPr>
            <w:del w:id="20670" w:author="Phuong Truong Thi" w:date="2024-10-08T18:13:00Z">
              <w:r w:rsidRPr="0052167B" w:rsidDel="007E0F89">
                <w:rPr>
                  <w:rFonts w:ascii="Times New Roman" w:hAnsi="Times New Roman"/>
                  <w:sz w:val="24"/>
                  <w:szCs w:val="24"/>
                </w:rPr>
                <w:delText>Mã CN quản lý</w:delText>
              </w:r>
            </w:del>
          </w:p>
        </w:tc>
        <w:tc>
          <w:tcPr>
            <w:tcW w:w="2230" w:type="dxa"/>
            <w:vAlign w:val="center"/>
            <w:tcPrChange w:id="20671" w:author="thu nga" w:date="2024-10-01T10:52:00Z">
              <w:tcPr>
                <w:tcW w:w="2230" w:type="dxa"/>
                <w:vAlign w:val="center"/>
              </w:tcPr>
            </w:tcPrChange>
          </w:tcPr>
          <w:p w14:paraId="2CD390C7" w14:textId="05D17349" w:rsidR="007B7F57" w:rsidRPr="002F0D98" w:rsidDel="007E0F89" w:rsidRDefault="007B7F57" w:rsidP="007B7F57">
            <w:pPr>
              <w:spacing w:before="0" w:line="240" w:lineRule="auto"/>
              <w:contextualSpacing w:val="0"/>
              <w:rPr>
                <w:del w:id="20672" w:author="Phuong Truong Thi" w:date="2024-10-08T18:13:00Z"/>
                <w:rFonts w:ascii="Times New Roman" w:eastAsia="Times New Roman" w:hAnsi="Times New Roman"/>
                <w:sz w:val="24"/>
                <w:szCs w:val="24"/>
                <w:lang w:val="vi-VN" w:eastAsia="vi-VN"/>
              </w:rPr>
            </w:pPr>
            <w:del w:id="20673" w:author="Phuong Truong Thi" w:date="2024-10-08T18:13:00Z">
              <w:r w:rsidRPr="002F0D98" w:rsidDel="007E0F89">
                <w:rPr>
                  <w:rFonts w:ascii="Times New Roman" w:hAnsi="Times New Roman"/>
                  <w:sz w:val="24"/>
                  <w:szCs w:val="24"/>
                  <w:lang w:val="vi-VN"/>
                </w:rPr>
                <w:delText>Mã chi nhánh quản lý khách hàng/ Book quản lý: VN0010338</w:delText>
              </w:r>
            </w:del>
          </w:p>
        </w:tc>
        <w:tc>
          <w:tcPr>
            <w:tcW w:w="1070" w:type="dxa"/>
            <w:tcPrChange w:id="20674" w:author="thu nga" w:date="2024-10-01T10:52:00Z">
              <w:tcPr>
                <w:tcW w:w="1070" w:type="dxa"/>
              </w:tcPr>
            </w:tcPrChange>
          </w:tcPr>
          <w:p w14:paraId="0265C151" w14:textId="7436173D" w:rsidR="007B7F57" w:rsidRPr="0052167B" w:rsidDel="007E0F89" w:rsidRDefault="007B7F57" w:rsidP="007B7F57">
            <w:pPr>
              <w:spacing w:before="0" w:line="240" w:lineRule="auto"/>
              <w:contextualSpacing w:val="0"/>
              <w:rPr>
                <w:del w:id="20675" w:author="Phuong Truong Thi" w:date="2024-10-08T18:13:00Z"/>
                <w:rFonts w:ascii="Times New Roman" w:eastAsia="Times New Roman" w:hAnsi="Times New Roman"/>
                <w:sz w:val="24"/>
                <w:szCs w:val="24"/>
                <w:lang w:eastAsia="vi-VN"/>
              </w:rPr>
            </w:pPr>
            <w:ins w:id="20676" w:author="thu nga" w:date="2024-09-30T15:34:00Z">
              <w:del w:id="20677"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678" w:author="thu nga" w:date="2024-10-01T10:52:00Z">
              <w:tcPr>
                <w:tcW w:w="1896" w:type="dxa"/>
                <w:gridSpan w:val="2"/>
              </w:tcPr>
            </w:tcPrChange>
          </w:tcPr>
          <w:p w14:paraId="2B195170" w14:textId="10643662" w:rsidR="007B7F57" w:rsidRPr="0052167B" w:rsidDel="007E0F89" w:rsidRDefault="007B7F57" w:rsidP="007B7F57">
            <w:pPr>
              <w:spacing w:before="0" w:line="240" w:lineRule="auto"/>
              <w:contextualSpacing w:val="0"/>
              <w:rPr>
                <w:del w:id="20679" w:author="Phuong Truong Thi" w:date="2024-10-08T18:13:00Z"/>
                <w:rFonts w:ascii="Times New Roman" w:eastAsia="Times New Roman" w:hAnsi="Times New Roman"/>
                <w:sz w:val="24"/>
                <w:szCs w:val="24"/>
                <w:lang w:eastAsia="vi-VN"/>
              </w:rPr>
            </w:pPr>
            <w:del w:id="20680" w:author="Phuong Truong Thi" w:date="2024-10-08T18:13:00Z">
              <w:r w:rsidRPr="0052167B" w:rsidDel="007E0F89">
                <w:rPr>
                  <w:rFonts w:ascii="Times New Roman" w:eastAsia="Times New Roman" w:hAnsi="Times New Roman"/>
                  <w:sz w:val="24"/>
                  <w:szCs w:val="24"/>
                  <w:lang w:eastAsia="vi-VN"/>
                </w:rPr>
                <w:delText>Textlink</w:delText>
              </w:r>
            </w:del>
          </w:p>
        </w:tc>
        <w:tc>
          <w:tcPr>
            <w:tcW w:w="1134" w:type="dxa"/>
            <w:shd w:val="clear" w:color="auto" w:fill="auto"/>
            <w:noWrap/>
            <w:vAlign w:val="center"/>
            <w:tcPrChange w:id="20681" w:author="thu nga" w:date="2024-10-01T10:52:00Z">
              <w:tcPr>
                <w:tcW w:w="1766" w:type="dxa"/>
                <w:gridSpan w:val="3"/>
                <w:shd w:val="clear" w:color="auto" w:fill="auto"/>
                <w:noWrap/>
                <w:vAlign w:val="center"/>
              </w:tcPr>
            </w:tcPrChange>
          </w:tcPr>
          <w:p w14:paraId="0555F348" w14:textId="6F8700DA" w:rsidR="007B7F57" w:rsidRPr="0052167B" w:rsidDel="007E0F89" w:rsidRDefault="007B7F57" w:rsidP="007B7F57">
            <w:pPr>
              <w:spacing w:before="0" w:line="240" w:lineRule="auto"/>
              <w:contextualSpacing w:val="0"/>
              <w:rPr>
                <w:del w:id="20682" w:author="Phuong Truong Thi" w:date="2024-10-08T18:13:00Z"/>
                <w:rFonts w:ascii="Times New Roman" w:eastAsia="Times New Roman" w:hAnsi="Times New Roman"/>
                <w:sz w:val="24"/>
                <w:szCs w:val="24"/>
                <w:lang w:val="vi-VN" w:eastAsia="vi-VN"/>
              </w:rPr>
            </w:pPr>
          </w:p>
        </w:tc>
        <w:tc>
          <w:tcPr>
            <w:tcW w:w="994" w:type="dxa"/>
            <w:tcPrChange w:id="20683" w:author="thu nga" w:date="2024-10-01T10:52:00Z">
              <w:tcPr>
                <w:tcW w:w="790" w:type="dxa"/>
              </w:tcPr>
            </w:tcPrChange>
          </w:tcPr>
          <w:p w14:paraId="62E47817" w14:textId="79B8EBFA" w:rsidR="007B7F57" w:rsidRPr="0052167B" w:rsidDel="007E0F89" w:rsidRDefault="007B7F57" w:rsidP="007B7F57">
            <w:pPr>
              <w:spacing w:before="0" w:line="240" w:lineRule="auto"/>
              <w:contextualSpacing w:val="0"/>
              <w:jc w:val="center"/>
              <w:rPr>
                <w:del w:id="20684" w:author="Phuong Truong Thi" w:date="2024-10-08T18:13:00Z"/>
                <w:rFonts w:ascii="Times New Roman" w:eastAsia="Times New Roman" w:hAnsi="Times New Roman"/>
                <w:sz w:val="24"/>
                <w:szCs w:val="24"/>
                <w:lang w:val="vi-VN" w:eastAsia="vi-VN"/>
              </w:rPr>
            </w:pPr>
            <w:del w:id="20685"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EBC7CE4" w14:textId="2090AE68" w:rsidTr="00E57F75">
        <w:trPr>
          <w:trHeight w:val="276"/>
          <w:del w:id="20686" w:author="Phuong Truong Thi" w:date="2024-10-08T18:13:00Z"/>
          <w:trPrChange w:id="20687" w:author="thu nga" w:date="2024-10-01T10:52:00Z">
            <w:trPr>
              <w:gridAfter w:val="0"/>
              <w:trHeight w:val="276"/>
            </w:trPr>
          </w:trPrChange>
        </w:trPr>
        <w:tc>
          <w:tcPr>
            <w:tcW w:w="670" w:type="dxa"/>
            <w:shd w:val="clear" w:color="auto" w:fill="auto"/>
            <w:vAlign w:val="center"/>
            <w:tcPrChange w:id="20688" w:author="thu nga" w:date="2024-10-01T10:52:00Z">
              <w:tcPr>
                <w:tcW w:w="670" w:type="dxa"/>
                <w:shd w:val="clear" w:color="auto" w:fill="auto"/>
                <w:vAlign w:val="center"/>
              </w:tcPr>
            </w:tcPrChange>
          </w:tcPr>
          <w:p w14:paraId="355922CD" w14:textId="65DF1FF5" w:rsidR="007B7F57" w:rsidRPr="0052167B" w:rsidDel="007E0F89" w:rsidRDefault="007B7F57" w:rsidP="007B7F57">
            <w:pPr>
              <w:pStyle w:val="ListParagraph"/>
              <w:numPr>
                <w:ilvl w:val="0"/>
                <w:numId w:val="63"/>
              </w:numPr>
              <w:spacing w:before="0" w:line="240" w:lineRule="auto"/>
              <w:contextualSpacing w:val="0"/>
              <w:jc w:val="left"/>
              <w:rPr>
                <w:del w:id="20689" w:author="Phuong Truong Thi" w:date="2024-10-08T18:13:00Z"/>
                <w:rFonts w:eastAsia="Times New Roman"/>
                <w:szCs w:val="24"/>
                <w:lang w:val="vi-VN" w:eastAsia="vi-VN"/>
              </w:rPr>
            </w:pPr>
          </w:p>
        </w:tc>
        <w:tc>
          <w:tcPr>
            <w:tcW w:w="2097" w:type="dxa"/>
            <w:gridSpan w:val="2"/>
            <w:shd w:val="clear" w:color="auto" w:fill="auto"/>
            <w:vAlign w:val="center"/>
            <w:hideMark/>
            <w:tcPrChange w:id="20690" w:author="thu nga" w:date="2024-10-01T10:52:00Z">
              <w:tcPr>
                <w:tcW w:w="2097" w:type="dxa"/>
                <w:gridSpan w:val="3"/>
                <w:shd w:val="clear" w:color="auto" w:fill="auto"/>
                <w:vAlign w:val="center"/>
                <w:hideMark/>
              </w:tcPr>
            </w:tcPrChange>
          </w:tcPr>
          <w:p w14:paraId="3798F168" w14:textId="060F0F81" w:rsidR="007B7F57" w:rsidRPr="0052167B" w:rsidDel="007E0F89" w:rsidRDefault="007B7F57" w:rsidP="007B7F57">
            <w:pPr>
              <w:spacing w:before="0" w:line="240" w:lineRule="auto"/>
              <w:contextualSpacing w:val="0"/>
              <w:rPr>
                <w:del w:id="20691" w:author="Phuong Truong Thi" w:date="2024-10-08T18:13:00Z"/>
                <w:rFonts w:ascii="Times New Roman" w:eastAsia="Times New Roman" w:hAnsi="Times New Roman"/>
                <w:sz w:val="24"/>
                <w:szCs w:val="24"/>
                <w:lang w:val="vi-VN" w:eastAsia="vi-VN"/>
              </w:rPr>
            </w:pPr>
            <w:del w:id="20692" w:author="Phuong Truong Thi" w:date="2024-10-08T18:13:00Z">
              <w:r w:rsidRPr="0052167B" w:rsidDel="007E0F89">
                <w:rPr>
                  <w:rFonts w:ascii="Times New Roman" w:hAnsi="Times New Roman"/>
                  <w:sz w:val="24"/>
                  <w:szCs w:val="24"/>
                </w:rPr>
                <w:delText>Tên CN quản lý</w:delText>
              </w:r>
            </w:del>
          </w:p>
        </w:tc>
        <w:tc>
          <w:tcPr>
            <w:tcW w:w="2230" w:type="dxa"/>
            <w:vAlign w:val="center"/>
            <w:tcPrChange w:id="20693" w:author="thu nga" w:date="2024-10-01T10:52:00Z">
              <w:tcPr>
                <w:tcW w:w="2230" w:type="dxa"/>
                <w:vAlign w:val="center"/>
              </w:tcPr>
            </w:tcPrChange>
          </w:tcPr>
          <w:p w14:paraId="1EC66138" w14:textId="364D1F64" w:rsidR="007B7F57" w:rsidRPr="002F0D98" w:rsidDel="007E0F89" w:rsidRDefault="007B7F57" w:rsidP="007B7F57">
            <w:pPr>
              <w:spacing w:before="0" w:line="240" w:lineRule="auto"/>
              <w:contextualSpacing w:val="0"/>
              <w:rPr>
                <w:del w:id="20694" w:author="Phuong Truong Thi" w:date="2024-10-08T18:13:00Z"/>
                <w:rFonts w:ascii="Times New Roman" w:eastAsia="Times New Roman" w:hAnsi="Times New Roman"/>
                <w:sz w:val="24"/>
                <w:szCs w:val="24"/>
                <w:lang w:val="vi-VN" w:eastAsia="vi-VN"/>
              </w:rPr>
            </w:pPr>
            <w:del w:id="20695" w:author="Phuong Truong Thi" w:date="2024-10-08T18:13:00Z">
              <w:r w:rsidRPr="002F0D98" w:rsidDel="007E0F89">
                <w:rPr>
                  <w:rFonts w:ascii="Times New Roman" w:hAnsi="Times New Roman"/>
                  <w:sz w:val="24"/>
                  <w:szCs w:val="24"/>
                  <w:lang w:val="vi-VN"/>
                </w:rPr>
                <w:delText>Tên chi nhánh quản lý khách hàng/ Book quản lý: VPBank Láng Hạ</w:delText>
              </w:r>
            </w:del>
          </w:p>
        </w:tc>
        <w:tc>
          <w:tcPr>
            <w:tcW w:w="1070" w:type="dxa"/>
            <w:tcPrChange w:id="20696" w:author="thu nga" w:date="2024-10-01T10:52:00Z">
              <w:tcPr>
                <w:tcW w:w="1070" w:type="dxa"/>
              </w:tcPr>
            </w:tcPrChange>
          </w:tcPr>
          <w:p w14:paraId="2523C208" w14:textId="47AF776A" w:rsidR="007B7F57" w:rsidRPr="0052167B" w:rsidDel="007E0F89" w:rsidRDefault="007B7F57" w:rsidP="007B7F57">
            <w:pPr>
              <w:spacing w:before="0" w:line="240" w:lineRule="auto"/>
              <w:contextualSpacing w:val="0"/>
              <w:rPr>
                <w:del w:id="20697" w:author="Phuong Truong Thi" w:date="2024-10-08T18:13:00Z"/>
                <w:rFonts w:ascii="Times New Roman" w:eastAsia="Times New Roman" w:hAnsi="Times New Roman"/>
                <w:sz w:val="24"/>
                <w:szCs w:val="24"/>
                <w:lang w:eastAsia="vi-VN"/>
              </w:rPr>
            </w:pPr>
            <w:ins w:id="20698" w:author="thu nga" w:date="2024-09-30T15:34:00Z">
              <w:del w:id="20699"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700" w:author="thu nga" w:date="2024-10-01T10:52:00Z">
              <w:tcPr>
                <w:tcW w:w="1896" w:type="dxa"/>
                <w:gridSpan w:val="2"/>
              </w:tcPr>
            </w:tcPrChange>
          </w:tcPr>
          <w:p w14:paraId="017201F2" w14:textId="55AFFBE4" w:rsidR="007B7F57" w:rsidRPr="0052167B" w:rsidDel="007E0F89" w:rsidRDefault="007B7F57" w:rsidP="007B7F57">
            <w:pPr>
              <w:spacing w:before="0" w:line="240" w:lineRule="auto"/>
              <w:contextualSpacing w:val="0"/>
              <w:rPr>
                <w:del w:id="20701" w:author="Phuong Truong Thi" w:date="2024-10-08T18:13:00Z"/>
                <w:rFonts w:ascii="Times New Roman" w:eastAsia="Times New Roman" w:hAnsi="Times New Roman"/>
                <w:sz w:val="24"/>
                <w:szCs w:val="24"/>
                <w:lang w:eastAsia="vi-VN"/>
              </w:rPr>
            </w:pPr>
            <w:del w:id="20702"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703" w:author="thu nga" w:date="2024-10-01T10:52:00Z">
              <w:tcPr>
                <w:tcW w:w="1766" w:type="dxa"/>
                <w:gridSpan w:val="3"/>
                <w:shd w:val="clear" w:color="auto" w:fill="auto"/>
                <w:noWrap/>
                <w:vAlign w:val="center"/>
              </w:tcPr>
            </w:tcPrChange>
          </w:tcPr>
          <w:p w14:paraId="0DC14841" w14:textId="5B5F36BD" w:rsidR="007B7F57" w:rsidRPr="0052167B" w:rsidDel="007E0F89" w:rsidRDefault="007B7F57" w:rsidP="007B7F57">
            <w:pPr>
              <w:spacing w:before="0" w:line="240" w:lineRule="auto"/>
              <w:contextualSpacing w:val="0"/>
              <w:rPr>
                <w:del w:id="20704" w:author="Phuong Truong Thi" w:date="2024-10-08T18:13:00Z"/>
                <w:rFonts w:ascii="Times New Roman" w:eastAsia="Times New Roman" w:hAnsi="Times New Roman"/>
                <w:sz w:val="24"/>
                <w:szCs w:val="24"/>
                <w:lang w:val="vi-VN" w:eastAsia="vi-VN"/>
              </w:rPr>
            </w:pPr>
          </w:p>
        </w:tc>
        <w:tc>
          <w:tcPr>
            <w:tcW w:w="994" w:type="dxa"/>
            <w:tcPrChange w:id="20705" w:author="thu nga" w:date="2024-10-01T10:52:00Z">
              <w:tcPr>
                <w:tcW w:w="790" w:type="dxa"/>
              </w:tcPr>
            </w:tcPrChange>
          </w:tcPr>
          <w:p w14:paraId="7FFAAC9A" w14:textId="699552A7" w:rsidR="007B7F57" w:rsidRPr="0052167B" w:rsidDel="007E0F89" w:rsidRDefault="007B7F57" w:rsidP="007B7F57">
            <w:pPr>
              <w:spacing w:before="0" w:line="240" w:lineRule="auto"/>
              <w:contextualSpacing w:val="0"/>
              <w:jc w:val="center"/>
              <w:rPr>
                <w:del w:id="20706" w:author="Phuong Truong Thi" w:date="2024-10-08T18:13:00Z"/>
                <w:rFonts w:ascii="Times New Roman" w:eastAsia="Times New Roman" w:hAnsi="Times New Roman"/>
                <w:sz w:val="24"/>
                <w:szCs w:val="24"/>
                <w:lang w:val="vi-VN" w:eastAsia="vi-VN"/>
              </w:rPr>
            </w:pPr>
            <w:del w:id="20707"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79CF1CC" w14:textId="4E3C8890" w:rsidTr="00E57F75">
        <w:trPr>
          <w:trHeight w:val="276"/>
          <w:del w:id="20708" w:author="Phuong Truong Thi" w:date="2024-10-08T18:13:00Z"/>
          <w:trPrChange w:id="20709" w:author="thu nga" w:date="2024-10-01T10:52:00Z">
            <w:trPr>
              <w:gridAfter w:val="0"/>
              <w:trHeight w:val="276"/>
            </w:trPr>
          </w:trPrChange>
        </w:trPr>
        <w:tc>
          <w:tcPr>
            <w:tcW w:w="670" w:type="dxa"/>
            <w:shd w:val="clear" w:color="auto" w:fill="auto"/>
            <w:vAlign w:val="center"/>
            <w:tcPrChange w:id="20710" w:author="thu nga" w:date="2024-10-01T10:52:00Z">
              <w:tcPr>
                <w:tcW w:w="670" w:type="dxa"/>
                <w:shd w:val="clear" w:color="auto" w:fill="auto"/>
                <w:vAlign w:val="center"/>
              </w:tcPr>
            </w:tcPrChange>
          </w:tcPr>
          <w:p w14:paraId="301014DD" w14:textId="697F882C" w:rsidR="007B7F57" w:rsidRPr="0052167B" w:rsidDel="007E0F89" w:rsidRDefault="007B7F57" w:rsidP="0052167B">
            <w:pPr>
              <w:pStyle w:val="ListParagraph"/>
              <w:numPr>
                <w:ilvl w:val="0"/>
                <w:numId w:val="63"/>
              </w:numPr>
              <w:spacing w:before="0" w:line="240" w:lineRule="auto"/>
              <w:contextualSpacing w:val="0"/>
              <w:jc w:val="left"/>
              <w:rPr>
                <w:del w:id="20711" w:author="Phuong Truong Thi" w:date="2024-10-08T18:13:00Z"/>
                <w:rFonts w:eastAsia="Times New Roman"/>
                <w:szCs w:val="24"/>
                <w:lang w:val="vi-VN" w:eastAsia="vi-VN"/>
              </w:rPr>
            </w:pPr>
          </w:p>
        </w:tc>
        <w:tc>
          <w:tcPr>
            <w:tcW w:w="2097" w:type="dxa"/>
            <w:gridSpan w:val="2"/>
            <w:shd w:val="clear" w:color="auto" w:fill="auto"/>
            <w:vAlign w:val="center"/>
            <w:hideMark/>
            <w:tcPrChange w:id="20712" w:author="thu nga" w:date="2024-10-01T10:52:00Z">
              <w:tcPr>
                <w:tcW w:w="2097" w:type="dxa"/>
                <w:gridSpan w:val="3"/>
                <w:shd w:val="clear" w:color="auto" w:fill="auto"/>
                <w:vAlign w:val="center"/>
                <w:hideMark/>
              </w:tcPr>
            </w:tcPrChange>
          </w:tcPr>
          <w:p w14:paraId="73FD3A8C" w14:textId="5BA2DE7D" w:rsidR="007B7F57" w:rsidRPr="0052167B" w:rsidDel="007E0F89" w:rsidRDefault="007B7F57" w:rsidP="0052167B">
            <w:pPr>
              <w:spacing w:before="0" w:line="240" w:lineRule="auto"/>
              <w:contextualSpacing w:val="0"/>
              <w:rPr>
                <w:del w:id="20713" w:author="Phuong Truong Thi" w:date="2024-10-08T18:13:00Z"/>
                <w:rFonts w:ascii="Times New Roman" w:eastAsia="Times New Roman" w:hAnsi="Times New Roman"/>
                <w:sz w:val="24"/>
                <w:szCs w:val="24"/>
                <w:lang w:val="vi-VN" w:eastAsia="vi-VN"/>
              </w:rPr>
            </w:pPr>
            <w:del w:id="20714" w:author="Phuong Truong Thi" w:date="2024-10-08T18:13:00Z">
              <w:r w:rsidRPr="0052167B" w:rsidDel="007E0F89">
                <w:rPr>
                  <w:rFonts w:ascii="Times New Roman" w:hAnsi="Times New Roman"/>
                  <w:sz w:val="24"/>
                  <w:szCs w:val="24"/>
                </w:rPr>
                <w:delText>Mã khu vực</w:delText>
              </w:r>
            </w:del>
          </w:p>
        </w:tc>
        <w:tc>
          <w:tcPr>
            <w:tcW w:w="2230" w:type="dxa"/>
            <w:vAlign w:val="center"/>
            <w:tcPrChange w:id="20715" w:author="thu nga" w:date="2024-10-01T10:52:00Z">
              <w:tcPr>
                <w:tcW w:w="2230" w:type="dxa"/>
                <w:vAlign w:val="center"/>
              </w:tcPr>
            </w:tcPrChange>
          </w:tcPr>
          <w:p w14:paraId="169B148B" w14:textId="0C11CC67" w:rsidR="007B7F57" w:rsidRPr="002F0D98" w:rsidDel="007E0F89" w:rsidRDefault="007B7F57" w:rsidP="0052167B">
            <w:pPr>
              <w:spacing w:before="0" w:line="240" w:lineRule="auto"/>
              <w:contextualSpacing w:val="0"/>
              <w:rPr>
                <w:del w:id="20716" w:author="Phuong Truong Thi" w:date="2024-10-08T18:13:00Z"/>
                <w:rFonts w:ascii="Times New Roman" w:eastAsia="Times New Roman" w:hAnsi="Times New Roman"/>
                <w:sz w:val="24"/>
                <w:szCs w:val="24"/>
                <w:lang w:val="vi-VN" w:eastAsia="vi-VN"/>
              </w:rPr>
            </w:pPr>
            <w:del w:id="20717" w:author="Phuong Truong Thi" w:date="2024-10-08T18:13:00Z">
              <w:r w:rsidRPr="002F0D98" w:rsidDel="007E0F89">
                <w:rPr>
                  <w:rFonts w:ascii="Times New Roman" w:hAnsi="Times New Roman"/>
                  <w:sz w:val="24"/>
                  <w:szCs w:val="24"/>
                  <w:lang w:val="vi-VN"/>
                </w:rPr>
                <w:delText>Mã khu vực quản lý khách hàng</w:delText>
              </w:r>
            </w:del>
          </w:p>
        </w:tc>
        <w:tc>
          <w:tcPr>
            <w:tcW w:w="1070" w:type="dxa"/>
            <w:tcPrChange w:id="20718" w:author="thu nga" w:date="2024-10-01T10:52:00Z">
              <w:tcPr>
                <w:tcW w:w="1070" w:type="dxa"/>
              </w:tcPr>
            </w:tcPrChange>
          </w:tcPr>
          <w:p w14:paraId="4F84BFA6" w14:textId="73E8DEC6" w:rsidR="007B7F57" w:rsidRPr="007B7F57" w:rsidDel="007E0F89" w:rsidRDefault="007B7F57" w:rsidP="0052167B">
            <w:pPr>
              <w:spacing w:before="0" w:line="240" w:lineRule="auto"/>
              <w:contextualSpacing w:val="0"/>
              <w:rPr>
                <w:del w:id="20719" w:author="Phuong Truong Thi" w:date="2024-10-08T18:13:00Z"/>
                <w:rFonts w:ascii="Times New Roman" w:eastAsia="Times New Roman" w:hAnsi="Times New Roman"/>
                <w:sz w:val="24"/>
                <w:szCs w:val="24"/>
                <w:lang w:val="vi-VN" w:eastAsia="vi-VN"/>
                <w:rPrChange w:id="20720" w:author="thu nga" w:date="2024-09-30T15:34:00Z">
                  <w:rPr>
                    <w:del w:id="20721" w:author="Phuong Truong Thi" w:date="2024-10-08T18:13:00Z"/>
                    <w:rFonts w:ascii="Times New Roman" w:eastAsia="Times New Roman" w:hAnsi="Times New Roman"/>
                    <w:sz w:val="24"/>
                    <w:szCs w:val="24"/>
                    <w:lang w:eastAsia="vi-VN"/>
                  </w:rPr>
                </w:rPrChange>
              </w:rPr>
            </w:pPr>
            <w:ins w:id="20722" w:author="thu nga" w:date="2024-09-30T15:34:00Z">
              <w:del w:id="20723"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0724" w:author="thu nga" w:date="2024-10-01T10:52:00Z">
              <w:tcPr>
                <w:tcW w:w="1896" w:type="dxa"/>
                <w:gridSpan w:val="2"/>
              </w:tcPr>
            </w:tcPrChange>
          </w:tcPr>
          <w:p w14:paraId="54BC0C03" w14:textId="5C97CDF6" w:rsidR="007B7F57" w:rsidRPr="0052167B" w:rsidDel="007E0F89" w:rsidRDefault="007B7F57" w:rsidP="0052167B">
            <w:pPr>
              <w:spacing w:before="0" w:line="240" w:lineRule="auto"/>
              <w:contextualSpacing w:val="0"/>
              <w:rPr>
                <w:del w:id="20725" w:author="Phuong Truong Thi" w:date="2024-10-08T18:13:00Z"/>
                <w:rFonts w:ascii="Times New Roman" w:eastAsia="Times New Roman" w:hAnsi="Times New Roman"/>
                <w:sz w:val="24"/>
                <w:szCs w:val="24"/>
                <w:lang w:eastAsia="vi-VN"/>
              </w:rPr>
            </w:pPr>
            <w:del w:id="20726"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727" w:author="thu nga" w:date="2024-10-01T10:52:00Z">
              <w:tcPr>
                <w:tcW w:w="1766" w:type="dxa"/>
                <w:gridSpan w:val="3"/>
                <w:shd w:val="clear" w:color="auto" w:fill="auto"/>
                <w:noWrap/>
                <w:vAlign w:val="center"/>
              </w:tcPr>
            </w:tcPrChange>
          </w:tcPr>
          <w:p w14:paraId="4D25B25F" w14:textId="46C5494F" w:rsidR="007B7F57" w:rsidRPr="0052167B" w:rsidDel="007E0F89" w:rsidRDefault="007B7F57" w:rsidP="0052167B">
            <w:pPr>
              <w:spacing w:before="0" w:line="240" w:lineRule="auto"/>
              <w:contextualSpacing w:val="0"/>
              <w:rPr>
                <w:del w:id="20728" w:author="Phuong Truong Thi" w:date="2024-10-08T18:13:00Z"/>
                <w:rFonts w:ascii="Times New Roman" w:eastAsia="Times New Roman" w:hAnsi="Times New Roman"/>
                <w:sz w:val="24"/>
                <w:szCs w:val="24"/>
                <w:lang w:val="vi-VN" w:eastAsia="vi-VN"/>
              </w:rPr>
            </w:pPr>
          </w:p>
        </w:tc>
        <w:tc>
          <w:tcPr>
            <w:tcW w:w="994" w:type="dxa"/>
            <w:tcPrChange w:id="20729" w:author="thu nga" w:date="2024-10-01T10:52:00Z">
              <w:tcPr>
                <w:tcW w:w="790" w:type="dxa"/>
              </w:tcPr>
            </w:tcPrChange>
          </w:tcPr>
          <w:p w14:paraId="2C5803F7" w14:textId="49EE18DC" w:rsidR="007B7F57" w:rsidRPr="0052167B" w:rsidDel="007E0F89" w:rsidRDefault="007B7F57" w:rsidP="0052167B">
            <w:pPr>
              <w:spacing w:before="0" w:line="240" w:lineRule="auto"/>
              <w:contextualSpacing w:val="0"/>
              <w:jc w:val="center"/>
              <w:rPr>
                <w:del w:id="20730" w:author="Phuong Truong Thi" w:date="2024-10-08T18:13:00Z"/>
                <w:rFonts w:ascii="Times New Roman" w:eastAsia="Times New Roman" w:hAnsi="Times New Roman"/>
                <w:sz w:val="24"/>
                <w:szCs w:val="24"/>
                <w:lang w:val="vi-VN" w:eastAsia="vi-VN"/>
              </w:rPr>
            </w:pPr>
            <w:del w:id="20731"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B054D39" w14:textId="15D1B5E0" w:rsidTr="00E57F75">
        <w:trPr>
          <w:trHeight w:val="276"/>
          <w:del w:id="20732" w:author="Phuong Truong Thi" w:date="2024-10-08T18:13:00Z"/>
          <w:trPrChange w:id="20733" w:author="thu nga" w:date="2024-10-01T10:52:00Z">
            <w:trPr>
              <w:gridAfter w:val="0"/>
              <w:trHeight w:val="276"/>
            </w:trPr>
          </w:trPrChange>
        </w:trPr>
        <w:tc>
          <w:tcPr>
            <w:tcW w:w="670" w:type="dxa"/>
            <w:shd w:val="clear" w:color="auto" w:fill="auto"/>
            <w:vAlign w:val="center"/>
            <w:tcPrChange w:id="20734" w:author="thu nga" w:date="2024-10-01T10:52:00Z">
              <w:tcPr>
                <w:tcW w:w="670" w:type="dxa"/>
                <w:shd w:val="clear" w:color="auto" w:fill="auto"/>
                <w:vAlign w:val="center"/>
              </w:tcPr>
            </w:tcPrChange>
          </w:tcPr>
          <w:p w14:paraId="6AF4FB7E" w14:textId="034FD196" w:rsidR="007B7F57" w:rsidRPr="0052167B" w:rsidDel="007E0F89" w:rsidRDefault="007B7F57" w:rsidP="007B7F57">
            <w:pPr>
              <w:pStyle w:val="ListParagraph"/>
              <w:numPr>
                <w:ilvl w:val="0"/>
                <w:numId w:val="63"/>
              </w:numPr>
              <w:spacing w:before="0" w:line="240" w:lineRule="auto"/>
              <w:contextualSpacing w:val="0"/>
              <w:jc w:val="left"/>
              <w:rPr>
                <w:del w:id="20735" w:author="Phuong Truong Thi" w:date="2024-10-08T18:13:00Z"/>
                <w:rFonts w:eastAsia="Times New Roman"/>
                <w:szCs w:val="24"/>
                <w:lang w:val="vi-VN" w:eastAsia="vi-VN"/>
              </w:rPr>
            </w:pPr>
          </w:p>
        </w:tc>
        <w:tc>
          <w:tcPr>
            <w:tcW w:w="2097" w:type="dxa"/>
            <w:gridSpan w:val="2"/>
            <w:shd w:val="clear" w:color="auto" w:fill="auto"/>
            <w:vAlign w:val="center"/>
            <w:tcPrChange w:id="20736" w:author="thu nga" w:date="2024-10-01T10:52:00Z">
              <w:tcPr>
                <w:tcW w:w="2097" w:type="dxa"/>
                <w:gridSpan w:val="3"/>
                <w:shd w:val="clear" w:color="auto" w:fill="auto"/>
                <w:vAlign w:val="center"/>
              </w:tcPr>
            </w:tcPrChange>
          </w:tcPr>
          <w:p w14:paraId="53610F8D" w14:textId="632AFC53" w:rsidR="007B7F57" w:rsidRPr="0052167B" w:rsidDel="007E0F89" w:rsidRDefault="007B7F57" w:rsidP="007B7F57">
            <w:pPr>
              <w:spacing w:before="0" w:line="240" w:lineRule="auto"/>
              <w:contextualSpacing w:val="0"/>
              <w:rPr>
                <w:del w:id="20737" w:author="Phuong Truong Thi" w:date="2024-10-08T18:13:00Z"/>
                <w:rFonts w:ascii="Times New Roman" w:hAnsi="Times New Roman"/>
                <w:sz w:val="24"/>
                <w:szCs w:val="24"/>
              </w:rPr>
            </w:pPr>
            <w:del w:id="20738" w:author="Phuong Truong Thi" w:date="2024-10-08T18:13:00Z">
              <w:r w:rsidRPr="0052167B" w:rsidDel="007E0F89">
                <w:rPr>
                  <w:rFonts w:ascii="Times New Roman" w:hAnsi="Times New Roman"/>
                  <w:sz w:val="24"/>
                  <w:szCs w:val="24"/>
                </w:rPr>
                <w:delText>Tên khu vực</w:delText>
              </w:r>
            </w:del>
          </w:p>
        </w:tc>
        <w:tc>
          <w:tcPr>
            <w:tcW w:w="2230" w:type="dxa"/>
            <w:vAlign w:val="center"/>
            <w:tcPrChange w:id="20739" w:author="thu nga" w:date="2024-10-01T10:52:00Z">
              <w:tcPr>
                <w:tcW w:w="2230" w:type="dxa"/>
                <w:vAlign w:val="center"/>
              </w:tcPr>
            </w:tcPrChange>
          </w:tcPr>
          <w:p w14:paraId="1BA00DBC" w14:textId="73D24C48" w:rsidR="007B7F57" w:rsidRPr="0052167B" w:rsidDel="007E0F89" w:rsidRDefault="007B7F57" w:rsidP="007B7F57">
            <w:pPr>
              <w:spacing w:before="0" w:line="240" w:lineRule="auto"/>
              <w:contextualSpacing w:val="0"/>
              <w:rPr>
                <w:del w:id="20740" w:author="Phuong Truong Thi" w:date="2024-10-08T18:13:00Z"/>
                <w:rFonts w:ascii="Times New Roman" w:eastAsia="Times New Roman" w:hAnsi="Times New Roman"/>
                <w:sz w:val="24"/>
                <w:szCs w:val="24"/>
                <w:lang w:eastAsia="vi-VN"/>
              </w:rPr>
            </w:pPr>
            <w:del w:id="20741" w:author="Phuong Truong Thi" w:date="2024-10-08T18:13:00Z">
              <w:r w:rsidRPr="0052167B" w:rsidDel="007E0F89">
                <w:rPr>
                  <w:rFonts w:ascii="Times New Roman" w:hAnsi="Times New Roman"/>
                  <w:sz w:val="24"/>
                  <w:szCs w:val="24"/>
                </w:rPr>
                <w:delText>Tên khu vực quản lý khách hàng</w:delText>
              </w:r>
            </w:del>
          </w:p>
        </w:tc>
        <w:tc>
          <w:tcPr>
            <w:tcW w:w="1070" w:type="dxa"/>
            <w:tcPrChange w:id="20742" w:author="thu nga" w:date="2024-10-01T10:52:00Z">
              <w:tcPr>
                <w:tcW w:w="1070" w:type="dxa"/>
              </w:tcPr>
            </w:tcPrChange>
          </w:tcPr>
          <w:p w14:paraId="02F6223D" w14:textId="5FACF7E9" w:rsidR="007B7F57" w:rsidRPr="0052167B" w:rsidDel="007E0F89" w:rsidRDefault="007B7F57" w:rsidP="007B7F57">
            <w:pPr>
              <w:spacing w:before="0" w:line="240" w:lineRule="auto"/>
              <w:contextualSpacing w:val="0"/>
              <w:rPr>
                <w:del w:id="20743" w:author="Phuong Truong Thi" w:date="2024-10-08T18:13:00Z"/>
                <w:rFonts w:ascii="Times New Roman" w:eastAsia="Times New Roman" w:hAnsi="Times New Roman"/>
                <w:sz w:val="24"/>
                <w:szCs w:val="24"/>
                <w:lang w:eastAsia="vi-VN"/>
              </w:rPr>
            </w:pPr>
            <w:ins w:id="20744" w:author="thu nga" w:date="2024-09-30T15:34:00Z">
              <w:del w:id="20745" w:author="Phuong Truong Thi" w:date="2024-10-08T18:13:00Z">
                <w:r w:rsidRPr="001053FA" w:rsidDel="007E0F89">
                  <w:rPr>
                    <w:rFonts w:ascii="Times New Roman" w:eastAsia="Times New Roman" w:hAnsi="Times New Roman"/>
                    <w:sz w:val="24"/>
                    <w:szCs w:val="24"/>
                    <w:lang w:val="vi-VN" w:eastAsia="vi-VN"/>
                  </w:rPr>
                  <w:delText>CRM</w:delText>
                </w:r>
              </w:del>
            </w:ins>
          </w:p>
        </w:tc>
        <w:tc>
          <w:tcPr>
            <w:tcW w:w="1111" w:type="dxa"/>
            <w:tcPrChange w:id="20746" w:author="thu nga" w:date="2024-10-01T10:52:00Z">
              <w:tcPr>
                <w:tcW w:w="1896" w:type="dxa"/>
                <w:gridSpan w:val="2"/>
              </w:tcPr>
            </w:tcPrChange>
          </w:tcPr>
          <w:p w14:paraId="4D9E7AF3" w14:textId="2F1ECE2C" w:rsidR="007B7F57" w:rsidRPr="0052167B" w:rsidDel="007E0F89" w:rsidRDefault="007B7F57" w:rsidP="007B7F57">
            <w:pPr>
              <w:spacing w:before="0" w:line="240" w:lineRule="auto"/>
              <w:contextualSpacing w:val="0"/>
              <w:rPr>
                <w:del w:id="20747" w:author="Phuong Truong Thi" w:date="2024-10-08T18:13:00Z"/>
                <w:rFonts w:ascii="Times New Roman" w:eastAsia="Times New Roman" w:hAnsi="Times New Roman"/>
                <w:sz w:val="24"/>
                <w:szCs w:val="24"/>
                <w:lang w:eastAsia="vi-VN"/>
              </w:rPr>
            </w:pPr>
            <w:del w:id="20748"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749" w:author="thu nga" w:date="2024-10-01T10:52:00Z">
              <w:tcPr>
                <w:tcW w:w="1766" w:type="dxa"/>
                <w:gridSpan w:val="3"/>
                <w:shd w:val="clear" w:color="auto" w:fill="auto"/>
                <w:noWrap/>
                <w:vAlign w:val="center"/>
              </w:tcPr>
            </w:tcPrChange>
          </w:tcPr>
          <w:p w14:paraId="53DF973D" w14:textId="4BD84BF2" w:rsidR="007B7F57" w:rsidRPr="0052167B" w:rsidDel="007E0F89" w:rsidRDefault="007B7F57" w:rsidP="007B7F57">
            <w:pPr>
              <w:spacing w:before="0" w:line="240" w:lineRule="auto"/>
              <w:contextualSpacing w:val="0"/>
              <w:rPr>
                <w:del w:id="20750" w:author="Phuong Truong Thi" w:date="2024-10-08T18:13:00Z"/>
                <w:rFonts w:ascii="Times New Roman" w:eastAsia="Times New Roman" w:hAnsi="Times New Roman"/>
                <w:sz w:val="24"/>
                <w:szCs w:val="24"/>
                <w:lang w:val="vi-VN" w:eastAsia="vi-VN"/>
              </w:rPr>
            </w:pPr>
          </w:p>
        </w:tc>
        <w:tc>
          <w:tcPr>
            <w:tcW w:w="994" w:type="dxa"/>
            <w:tcPrChange w:id="20751" w:author="thu nga" w:date="2024-10-01T10:52:00Z">
              <w:tcPr>
                <w:tcW w:w="790" w:type="dxa"/>
              </w:tcPr>
            </w:tcPrChange>
          </w:tcPr>
          <w:p w14:paraId="4EB7C4CA" w14:textId="76397886" w:rsidR="007B7F57" w:rsidRPr="0052167B" w:rsidDel="007E0F89" w:rsidRDefault="007B7F57" w:rsidP="007B7F57">
            <w:pPr>
              <w:spacing w:before="0" w:line="240" w:lineRule="auto"/>
              <w:contextualSpacing w:val="0"/>
              <w:jc w:val="center"/>
              <w:rPr>
                <w:del w:id="20752" w:author="Phuong Truong Thi" w:date="2024-10-08T18:13:00Z"/>
                <w:rFonts w:ascii="Times New Roman" w:eastAsia="Times New Roman" w:hAnsi="Times New Roman"/>
                <w:sz w:val="24"/>
                <w:szCs w:val="24"/>
                <w:lang w:val="vi-VN" w:eastAsia="vi-VN"/>
              </w:rPr>
            </w:pPr>
            <w:del w:id="20753"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F75140B" w14:textId="53AB6BC0" w:rsidTr="00E57F75">
        <w:trPr>
          <w:trHeight w:val="276"/>
          <w:del w:id="20754" w:author="Phuong Truong Thi" w:date="2024-10-08T18:13:00Z"/>
          <w:trPrChange w:id="20755" w:author="thu nga" w:date="2024-10-01T10:52:00Z">
            <w:trPr>
              <w:gridAfter w:val="0"/>
              <w:trHeight w:val="276"/>
            </w:trPr>
          </w:trPrChange>
        </w:trPr>
        <w:tc>
          <w:tcPr>
            <w:tcW w:w="670" w:type="dxa"/>
            <w:shd w:val="clear" w:color="auto" w:fill="auto"/>
            <w:vAlign w:val="center"/>
            <w:tcPrChange w:id="20756" w:author="thu nga" w:date="2024-10-01T10:52:00Z">
              <w:tcPr>
                <w:tcW w:w="670" w:type="dxa"/>
                <w:shd w:val="clear" w:color="auto" w:fill="auto"/>
                <w:vAlign w:val="center"/>
              </w:tcPr>
            </w:tcPrChange>
          </w:tcPr>
          <w:p w14:paraId="15708DBA" w14:textId="293B1C55" w:rsidR="007B7F57" w:rsidRPr="0052167B" w:rsidDel="007E0F89" w:rsidRDefault="007B7F57" w:rsidP="007B7F57">
            <w:pPr>
              <w:pStyle w:val="ListParagraph"/>
              <w:numPr>
                <w:ilvl w:val="0"/>
                <w:numId w:val="63"/>
              </w:numPr>
              <w:spacing w:before="0" w:line="240" w:lineRule="auto"/>
              <w:contextualSpacing w:val="0"/>
              <w:jc w:val="left"/>
              <w:rPr>
                <w:del w:id="20757" w:author="Phuong Truong Thi" w:date="2024-10-08T18:13:00Z"/>
                <w:rFonts w:eastAsia="Times New Roman"/>
                <w:szCs w:val="24"/>
                <w:lang w:val="vi-VN" w:eastAsia="vi-VN"/>
              </w:rPr>
            </w:pPr>
          </w:p>
        </w:tc>
        <w:tc>
          <w:tcPr>
            <w:tcW w:w="2097" w:type="dxa"/>
            <w:gridSpan w:val="2"/>
            <w:shd w:val="clear" w:color="auto" w:fill="auto"/>
            <w:vAlign w:val="center"/>
            <w:tcPrChange w:id="20758" w:author="thu nga" w:date="2024-10-01T10:52:00Z">
              <w:tcPr>
                <w:tcW w:w="2097" w:type="dxa"/>
                <w:gridSpan w:val="3"/>
                <w:shd w:val="clear" w:color="auto" w:fill="auto"/>
                <w:vAlign w:val="center"/>
              </w:tcPr>
            </w:tcPrChange>
          </w:tcPr>
          <w:p w14:paraId="19F9E287" w14:textId="22A82E3D" w:rsidR="007B7F57" w:rsidRPr="0052167B" w:rsidDel="007E0F89" w:rsidRDefault="007B7F57" w:rsidP="007B7F57">
            <w:pPr>
              <w:spacing w:before="0" w:line="240" w:lineRule="auto"/>
              <w:contextualSpacing w:val="0"/>
              <w:rPr>
                <w:del w:id="20759" w:author="Phuong Truong Thi" w:date="2024-10-08T18:13:00Z"/>
                <w:rFonts w:ascii="Times New Roman" w:hAnsi="Times New Roman"/>
                <w:sz w:val="24"/>
                <w:szCs w:val="24"/>
              </w:rPr>
            </w:pPr>
            <w:del w:id="20760" w:author="Phuong Truong Thi" w:date="2024-10-08T18:13:00Z">
              <w:r w:rsidRPr="0052167B" w:rsidDel="007E0F89">
                <w:rPr>
                  <w:rFonts w:ascii="Times New Roman" w:hAnsi="Times New Roman"/>
                  <w:sz w:val="24"/>
                  <w:szCs w:val="24"/>
                </w:rPr>
                <w:delText>Tên vùng</w:delText>
              </w:r>
            </w:del>
          </w:p>
        </w:tc>
        <w:tc>
          <w:tcPr>
            <w:tcW w:w="2230" w:type="dxa"/>
            <w:vAlign w:val="center"/>
            <w:tcPrChange w:id="20761" w:author="thu nga" w:date="2024-10-01T10:52:00Z">
              <w:tcPr>
                <w:tcW w:w="2230" w:type="dxa"/>
                <w:vAlign w:val="center"/>
              </w:tcPr>
            </w:tcPrChange>
          </w:tcPr>
          <w:p w14:paraId="16A8BDE2" w14:textId="25EAE8E0" w:rsidR="007B7F57" w:rsidRPr="0052167B" w:rsidDel="007E0F89" w:rsidRDefault="007B7F57" w:rsidP="007B7F57">
            <w:pPr>
              <w:spacing w:before="0" w:line="240" w:lineRule="auto"/>
              <w:contextualSpacing w:val="0"/>
              <w:rPr>
                <w:del w:id="20762" w:author="Phuong Truong Thi" w:date="2024-10-08T18:13:00Z"/>
                <w:rFonts w:ascii="Times New Roman" w:eastAsia="Times New Roman" w:hAnsi="Times New Roman"/>
                <w:sz w:val="24"/>
                <w:szCs w:val="24"/>
                <w:lang w:eastAsia="vi-VN"/>
              </w:rPr>
            </w:pPr>
            <w:del w:id="20763" w:author="Phuong Truong Thi" w:date="2024-10-08T18:13:00Z">
              <w:r w:rsidRPr="0052167B" w:rsidDel="007E0F89">
                <w:rPr>
                  <w:rFonts w:ascii="Times New Roman" w:hAnsi="Times New Roman"/>
                  <w:sz w:val="24"/>
                  <w:szCs w:val="24"/>
                </w:rPr>
                <w:delText>Vùng quản lý khách hàng. VD: Vùng 1</w:delText>
              </w:r>
            </w:del>
          </w:p>
        </w:tc>
        <w:tc>
          <w:tcPr>
            <w:tcW w:w="1070" w:type="dxa"/>
            <w:tcPrChange w:id="20764" w:author="thu nga" w:date="2024-10-01T10:52:00Z">
              <w:tcPr>
                <w:tcW w:w="1070" w:type="dxa"/>
              </w:tcPr>
            </w:tcPrChange>
          </w:tcPr>
          <w:p w14:paraId="17001B69" w14:textId="24C0ADE0" w:rsidR="007B7F57" w:rsidRPr="0052167B" w:rsidDel="007E0F89" w:rsidRDefault="007B7F57" w:rsidP="007B7F57">
            <w:pPr>
              <w:spacing w:before="0" w:line="240" w:lineRule="auto"/>
              <w:contextualSpacing w:val="0"/>
              <w:rPr>
                <w:del w:id="20765" w:author="Phuong Truong Thi" w:date="2024-10-08T18:13:00Z"/>
                <w:rFonts w:ascii="Times New Roman" w:eastAsia="Times New Roman" w:hAnsi="Times New Roman"/>
                <w:sz w:val="24"/>
                <w:szCs w:val="24"/>
                <w:lang w:eastAsia="vi-VN"/>
              </w:rPr>
            </w:pPr>
            <w:ins w:id="20766" w:author="thu nga" w:date="2024-09-30T15:34:00Z">
              <w:del w:id="20767" w:author="Phuong Truong Thi" w:date="2024-10-08T18:13:00Z">
                <w:r w:rsidRPr="001053FA" w:rsidDel="007E0F89">
                  <w:rPr>
                    <w:rFonts w:ascii="Times New Roman" w:eastAsia="Times New Roman" w:hAnsi="Times New Roman"/>
                    <w:sz w:val="24"/>
                    <w:szCs w:val="24"/>
                    <w:lang w:val="vi-VN" w:eastAsia="vi-VN"/>
                  </w:rPr>
                  <w:delText>CRM</w:delText>
                </w:r>
              </w:del>
            </w:ins>
          </w:p>
        </w:tc>
        <w:tc>
          <w:tcPr>
            <w:tcW w:w="1111" w:type="dxa"/>
            <w:tcPrChange w:id="20768" w:author="thu nga" w:date="2024-10-01T10:52:00Z">
              <w:tcPr>
                <w:tcW w:w="1896" w:type="dxa"/>
                <w:gridSpan w:val="2"/>
              </w:tcPr>
            </w:tcPrChange>
          </w:tcPr>
          <w:p w14:paraId="2274133C" w14:textId="0C02ED19" w:rsidR="007B7F57" w:rsidRPr="0052167B" w:rsidDel="007E0F89" w:rsidRDefault="007B7F57" w:rsidP="007B7F57">
            <w:pPr>
              <w:spacing w:before="0" w:line="240" w:lineRule="auto"/>
              <w:contextualSpacing w:val="0"/>
              <w:rPr>
                <w:del w:id="20769" w:author="Phuong Truong Thi" w:date="2024-10-08T18:13:00Z"/>
                <w:rFonts w:ascii="Times New Roman" w:eastAsia="Times New Roman" w:hAnsi="Times New Roman"/>
                <w:sz w:val="24"/>
                <w:szCs w:val="24"/>
                <w:lang w:eastAsia="vi-VN"/>
              </w:rPr>
            </w:pPr>
            <w:del w:id="20770"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771" w:author="thu nga" w:date="2024-10-01T10:52:00Z">
              <w:tcPr>
                <w:tcW w:w="1766" w:type="dxa"/>
                <w:gridSpan w:val="3"/>
                <w:shd w:val="clear" w:color="auto" w:fill="auto"/>
                <w:noWrap/>
                <w:vAlign w:val="center"/>
              </w:tcPr>
            </w:tcPrChange>
          </w:tcPr>
          <w:p w14:paraId="5A12B57E" w14:textId="674E8509" w:rsidR="007B7F57" w:rsidRPr="0052167B" w:rsidDel="007E0F89" w:rsidRDefault="007B7F57" w:rsidP="007B7F57">
            <w:pPr>
              <w:spacing w:before="0" w:line="240" w:lineRule="auto"/>
              <w:contextualSpacing w:val="0"/>
              <w:rPr>
                <w:del w:id="20772" w:author="Phuong Truong Thi" w:date="2024-10-08T18:13:00Z"/>
                <w:rFonts w:ascii="Times New Roman" w:eastAsia="Times New Roman" w:hAnsi="Times New Roman"/>
                <w:sz w:val="24"/>
                <w:szCs w:val="24"/>
                <w:lang w:val="vi-VN" w:eastAsia="vi-VN"/>
              </w:rPr>
            </w:pPr>
          </w:p>
        </w:tc>
        <w:tc>
          <w:tcPr>
            <w:tcW w:w="994" w:type="dxa"/>
            <w:tcPrChange w:id="20773" w:author="thu nga" w:date="2024-10-01T10:52:00Z">
              <w:tcPr>
                <w:tcW w:w="790" w:type="dxa"/>
              </w:tcPr>
            </w:tcPrChange>
          </w:tcPr>
          <w:p w14:paraId="42591B32" w14:textId="604BB6A9" w:rsidR="007B7F57" w:rsidRPr="0052167B" w:rsidDel="007E0F89" w:rsidRDefault="007B7F57" w:rsidP="007B7F57">
            <w:pPr>
              <w:spacing w:before="0" w:line="240" w:lineRule="auto"/>
              <w:contextualSpacing w:val="0"/>
              <w:jc w:val="center"/>
              <w:rPr>
                <w:del w:id="20774" w:author="Phuong Truong Thi" w:date="2024-10-08T18:13:00Z"/>
                <w:rFonts w:ascii="Times New Roman" w:eastAsia="Times New Roman" w:hAnsi="Times New Roman"/>
                <w:sz w:val="24"/>
                <w:szCs w:val="24"/>
                <w:lang w:val="vi-VN" w:eastAsia="vi-VN"/>
              </w:rPr>
            </w:pPr>
            <w:del w:id="20775"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1319E4F" w14:textId="07BA02E2" w:rsidTr="00E57F75">
        <w:trPr>
          <w:trHeight w:val="276"/>
          <w:del w:id="20776" w:author="Phuong Truong Thi" w:date="2024-10-08T18:13:00Z"/>
          <w:trPrChange w:id="20777" w:author="thu nga" w:date="2024-10-01T10:52:00Z">
            <w:trPr>
              <w:gridAfter w:val="0"/>
              <w:trHeight w:val="276"/>
            </w:trPr>
          </w:trPrChange>
        </w:trPr>
        <w:tc>
          <w:tcPr>
            <w:tcW w:w="670" w:type="dxa"/>
            <w:shd w:val="clear" w:color="auto" w:fill="auto"/>
            <w:vAlign w:val="center"/>
            <w:tcPrChange w:id="20778" w:author="thu nga" w:date="2024-10-01T10:52:00Z">
              <w:tcPr>
                <w:tcW w:w="670" w:type="dxa"/>
                <w:shd w:val="clear" w:color="auto" w:fill="auto"/>
                <w:vAlign w:val="center"/>
              </w:tcPr>
            </w:tcPrChange>
          </w:tcPr>
          <w:p w14:paraId="798EE3C0" w14:textId="72519657" w:rsidR="007B7F57" w:rsidRPr="0052167B" w:rsidDel="007E0F89" w:rsidRDefault="007B7F57" w:rsidP="007B7F57">
            <w:pPr>
              <w:pStyle w:val="ListParagraph"/>
              <w:numPr>
                <w:ilvl w:val="0"/>
                <w:numId w:val="63"/>
              </w:numPr>
              <w:spacing w:before="0" w:line="240" w:lineRule="auto"/>
              <w:contextualSpacing w:val="0"/>
              <w:jc w:val="left"/>
              <w:rPr>
                <w:del w:id="20779" w:author="Phuong Truong Thi" w:date="2024-10-08T18:13:00Z"/>
                <w:rFonts w:eastAsia="Times New Roman"/>
                <w:szCs w:val="24"/>
                <w:lang w:val="vi-VN" w:eastAsia="vi-VN"/>
              </w:rPr>
            </w:pPr>
          </w:p>
        </w:tc>
        <w:tc>
          <w:tcPr>
            <w:tcW w:w="2097" w:type="dxa"/>
            <w:gridSpan w:val="2"/>
            <w:shd w:val="clear" w:color="auto" w:fill="auto"/>
            <w:vAlign w:val="center"/>
            <w:tcPrChange w:id="20780" w:author="thu nga" w:date="2024-10-01T10:52:00Z">
              <w:tcPr>
                <w:tcW w:w="2097" w:type="dxa"/>
                <w:gridSpan w:val="3"/>
                <w:shd w:val="clear" w:color="auto" w:fill="auto"/>
                <w:vAlign w:val="center"/>
              </w:tcPr>
            </w:tcPrChange>
          </w:tcPr>
          <w:p w14:paraId="79C44365" w14:textId="3CA1DCB3" w:rsidR="007B7F57" w:rsidRPr="0052167B" w:rsidDel="007E0F89" w:rsidRDefault="007B7F57" w:rsidP="007B7F57">
            <w:pPr>
              <w:spacing w:before="0" w:line="240" w:lineRule="auto"/>
              <w:contextualSpacing w:val="0"/>
              <w:rPr>
                <w:del w:id="20781" w:author="Phuong Truong Thi" w:date="2024-10-08T18:13:00Z"/>
                <w:rFonts w:ascii="Times New Roman" w:hAnsi="Times New Roman"/>
                <w:sz w:val="24"/>
                <w:szCs w:val="24"/>
              </w:rPr>
            </w:pPr>
            <w:del w:id="20782" w:author="Phuong Truong Thi" w:date="2024-10-08T18:13:00Z">
              <w:r w:rsidRPr="0052167B" w:rsidDel="007E0F89">
                <w:rPr>
                  <w:rFonts w:ascii="Times New Roman" w:hAnsi="Times New Roman"/>
                  <w:sz w:val="24"/>
                  <w:szCs w:val="24"/>
                </w:rPr>
                <w:delText>Mã DAO CBBH</w:delText>
              </w:r>
            </w:del>
          </w:p>
        </w:tc>
        <w:tc>
          <w:tcPr>
            <w:tcW w:w="2230" w:type="dxa"/>
            <w:vAlign w:val="center"/>
            <w:tcPrChange w:id="20783" w:author="thu nga" w:date="2024-10-01T10:52:00Z">
              <w:tcPr>
                <w:tcW w:w="2230" w:type="dxa"/>
                <w:vAlign w:val="center"/>
              </w:tcPr>
            </w:tcPrChange>
          </w:tcPr>
          <w:p w14:paraId="44CFDA7E" w14:textId="4AF4A239" w:rsidR="007B7F57" w:rsidRPr="0052167B" w:rsidDel="007E0F89" w:rsidRDefault="007B7F57" w:rsidP="007B7F57">
            <w:pPr>
              <w:spacing w:before="0" w:line="240" w:lineRule="auto"/>
              <w:contextualSpacing w:val="0"/>
              <w:rPr>
                <w:del w:id="20784" w:author="Phuong Truong Thi" w:date="2024-10-08T18:13:00Z"/>
                <w:rFonts w:ascii="Times New Roman" w:eastAsia="Times New Roman" w:hAnsi="Times New Roman"/>
                <w:sz w:val="24"/>
                <w:szCs w:val="24"/>
                <w:lang w:eastAsia="vi-VN"/>
              </w:rPr>
            </w:pPr>
            <w:del w:id="20785" w:author="Phuong Truong Thi" w:date="2024-10-08T18:13:00Z">
              <w:r w:rsidRPr="0052167B" w:rsidDel="007E0F89">
                <w:rPr>
                  <w:rFonts w:ascii="Times New Roman" w:hAnsi="Times New Roman"/>
                  <w:sz w:val="24"/>
                  <w:szCs w:val="24"/>
                </w:rPr>
                <w:delText>DAO cán bộ bán hàng gắn với KH</w:delText>
              </w:r>
            </w:del>
          </w:p>
        </w:tc>
        <w:tc>
          <w:tcPr>
            <w:tcW w:w="1070" w:type="dxa"/>
            <w:tcPrChange w:id="20786" w:author="thu nga" w:date="2024-10-01T10:52:00Z">
              <w:tcPr>
                <w:tcW w:w="1070" w:type="dxa"/>
              </w:tcPr>
            </w:tcPrChange>
          </w:tcPr>
          <w:p w14:paraId="77B76BBF" w14:textId="74F5F54D" w:rsidR="007B7F57" w:rsidRPr="0052167B" w:rsidDel="007E0F89" w:rsidRDefault="007B7F57" w:rsidP="007B7F57">
            <w:pPr>
              <w:spacing w:before="0" w:line="240" w:lineRule="auto"/>
              <w:contextualSpacing w:val="0"/>
              <w:rPr>
                <w:del w:id="20787" w:author="Phuong Truong Thi" w:date="2024-10-08T18:13:00Z"/>
                <w:rFonts w:ascii="Times New Roman" w:eastAsia="Times New Roman" w:hAnsi="Times New Roman"/>
                <w:sz w:val="24"/>
                <w:szCs w:val="24"/>
                <w:lang w:eastAsia="vi-VN"/>
              </w:rPr>
            </w:pPr>
            <w:ins w:id="20788" w:author="thu nga" w:date="2024-09-30T15:34:00Z">
              <w:del w:id="20789"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790" w:author="thu nga" w:date="2024-10-01T10:52:00Z">
              <w:tcPr>
                <w:tcW w:w="1896" w:type="dxa"/>
                <w:gridSpan w:val="2"/>
              </w:tcPr>
            </w:tcPrChange>
          </w:tcPr>
          <w:p w14:paraId="795A6343" w14:textId="4BCEA23C" w:rsidR="007B7F57" w:rsidRPr="0052167B" w:rsidDel="007E0F89" w:rsidRDefault="007B7F57" w:rsidP="007B7F57">
            <w:pPr>
              <w:spacing w:before="0" w:line="240" w:lineRule="auto"/>
              <w:contextualSpacing w:val="0"/>
              <w:rPr>
                <w:del w:id="20791" w:author="Phuong Truong Thi" w:date="2024-10-08T18:13:00Z"/>
                <w:rFonts w:ascii="Times New Roman" w:eastAsia="Times New Roman" w:hAnsi="Times New Roman"/>
                <w:sz w:val="24"/>
                <w:szCs w:val="24"/>
                <w:lang w:eastAsia="vi-VN"/>
              </w:rPr>
            </w:pPr>
            <w:del w:id="20792"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793" w:author="thu nga" w:date="2024-10-01T10:52:00Z">
              <w:tcPr>
                <w:tcW w:w="1766" w:type="dxa"/>
                <w:gridSpan w:val="3"/>
                <w:shd w:val="clear" w:color="auto" w:fill="auto"/>
                <w:noWrap/>
                <w:vAlign w:val="center"/>
              </w:tcPr>
            </w:tcPrChange>
          </w:tcPr>
          <w:p w14:paraId="1B9EFEFF" w14:textId="5132B442" w:rsidR="007B7F57" w:rsidRPr="0052167B" w:rsidDel="007E0F89" w:rsidRDefault="007B7F57" w:rsidP="007B7F57">
            <w:pPr>
              <w:spacing w:before="0" w:line="240" w:lineRule="auto"/>
              <w:contextualSpacing w:val="0"/>
              <w:rPr>
                <w:del w:id="20794" w:author="Phuong Truong Thi" w:date="2024-10-08T18:13:00Z"/>
                <w:rFonts w:ascii="Times New Roman" w:eastAsia="Times New Roman" w:hAnsi="Times New Roman"/>
                <w:sz w:val="24"/>
                <w:szCs w:val="24"/>
                <w:lang w:val="vi-VN" w:eastAsia="vi-VN"/>
              </w:rPr>
            </w:pPr>
          </w:p>
        </w:tc>
        <w:tc>
          <w:tcPr>
            <w:tcW w:w="994" w:type="dxa"/>
            <w:tcPrChange w:id="20795" w:author="thu nga" w:date="2024-10-01T10:52:00Z">
              <w:tcPr>
                <w:tcW w:w="790" w:type="dxa"/>
              </w:tcPr>
            </w:tcPrChange>
          </w:tcPr>
          <w:p w14:paraId="222E319A" w14:textId="4F04D707" w:rsidR="007B7F57" w:rsidRPr="0052167B" w:rsidDel="007E0F89" w:rsidRDefault="007B7F57" w:rsidP="007B7F57">
            <w:pPr>
              <w:spacing w:before="0" w:line="240" w:lineRule="auto"/>
              <w:contextualSpacing w:val="0"/>
              <w:jc w:val="center"/>
              <w:rPr>
                <w:del w:id="20796" w:author="Phuong Truong Thi" w:date="2024-10-08T18:13:00Z"/>
                <w:rFonts w:ascii="Times New Roman" w:eastAsia="Times New Roman" w:hAnsi="Times New Roman"/>
                <w:sz w:val="24"/>
                <w:szCs w:val="24"/>
                <w:lang w:val="vi-VN" w:eastAsia="vi-VN"/>
              </w:rPr>
            </w:pPr>
            <w:del w:id="20797"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55E3D81D" w14:textId="5C81ABB0" w:rsidTr="00E57F75">
        <w:trPr>
          <w:trHeight w:val="276"/>
          <w:del w:id="20798" w:author="Phuong Truong Thi" w:date="2024-10-08T18:13:00Z"/>
          <w:trPrChange w:id="20799" w:author="thu nga" w:date="2024-10-01T10:52:00Z">
            <w:trPr>
              <w:gridAfter w:val="0"/>
              <w:trHeight w:val="276"/>
            </w:trPr>
          </w:trPrChange>
        </w:trPr>
        <w:tc>
          <w:tcPr>
            <w:tcW w:w="670" w:type="dxa"/>
            <w:shd w:val="clear" w:color="auto" w:fill="auto"/>
            <w:vAlign w:val="center"/>
            <w:tcPrChange w:id="20800" w:author="thu nga" w:date="2024-10-01T10:52:00Z">
              <w:tcPr>
                <w:tcW w:w="670" w:type="dxa"/>
                <w:shd w:val="clear" w:color="auto" w:fill="auto"/>
                <w:vAlign w:val="center"/>
              </w:tcPr>
            </w:tcPrChange>
          </w:tcPr>
          <w:p w14:paraId="479333D6" w14:textId="060D5BB1" w:rsidR="007B7F57" w:rsidRPr="0052167B" w:rsidDel="007E0F89" w:rsidRDefault="007B7F57" w:rsidP="007B7F57">
            <w:pPr>
              <w:pStyle w:val="ListParagraph"/>
              <w:numPr>
                <w:ilvl w:val="0"/>
                <w:numId w:val="63"/>
              </w:numPr>
              <w:spacing w:before="0" w:line="240" w:lineRule="auto"/>
              <w:contextualSpacing w:val="0"/>
              <w:jc w:val="left"/>
              <w:rPr>
                <w:del w:id="20801" w:author="Phuong Truong Thi" w:date="2024-10-08T18:13:00Z"/>
                <w:rFonts w:eastAsia="Times New Roman"/>
                <w:szCs w:val="24"/>
                <w:lang w:val="vi-VN" w:eastAsia="vi-VN"/>
              </w:rPr>
            </w:pPr>
          </w:p>
        </w:tc>
        <w:tc>
          <w:tcPr>
            <w:tcW w:w="2097" w:type="dxa"/>
            <w:gridSpan w:val="2"/>
            <w:shd w:val="clear" w:color="auto" w:fill="auto"/>
            <w:vAlign w:val="center"/>
            <w:tcPrChange w:id="20802" w:author="thu nga" w:date="2024-10-01T10:52:00Z">
              <w:tcPr>
                <w:tcW w:w="2097" w:type="dxa"/>
                <w:gridSpan w:val="3"/>
                <w:shd w:val="clear" w:color="auto" w:fill="auto"/>
                <w:vAlign w:val="center"/>
              </w:tcPr>
            </w:tcPrChange>
          </w:tcPr>
          <w:p w14:paraId="75386B3C" w14:textId="4BA01692" w:rsidR="007B7F57" w:rsidRPr="0052167B" w:rsidDel="007E0F89" w:rsidRDefault="007B7F57" w:rsidP="007B7F57">
            <w:pPr>
              <w:spacing w:before="0" w:line="240" w:lineRule="auto"/>
              <w:contextualSpacing w:val="0"/>
              <w:rPr>
                <w:del w:id="20803" w:author="Phuong Truong Thi" w:date="2024-10-08T18:13:00Z"/>
                <w:rFonts w:ascii="Times New Roman" w:hAnsi="Times New Roman"/>
                <w:sz w:val="24"/>
                <w:szCs w:val="24"/>
              </w:rPr>
            </w:pPr>
            <w:del w:id="20804" w:author="Phuong Truong Thi" w:date="2024-10-08T18:13:00Z">
              <w:r w:rsidRPr="0052167B" w:rsidDel="007E0F89">
                <w:rPr>
                  <w:rFonts w:ascii="Times New Roman" w:hAnsi="Times New Roman"/>
                  <w:sz w:val="24"/>
                  <w:szCs w:val="24"/>
                </w:rPr>
                <w:delText>Tên CBBH</w:delText>
              </w:r>
            </w:del>
          </w:p>
        </w:tc>
        <w:tc>
          <w:tcPr>
            <w:tcW w:w="2230" w:type="dxa"/>
            <w:vAlign w:val="center"/>
            <w:tcPrChange w:id="20805" w:author="thu nga" w:date="2024-10-01T10:52:00Z">
              <w:tcPr>
                <w:tcW w:w="2230" w:type="dxa"/>
                <w:vAlign w:val="center"/>
              </w:tcPr>
            </w:tcPrChange>
          </w:tcPr>
          <w:p w14:paraId="49BD124C" w14:textId="22D90AE9" w:rsidR="007B7F57" w:rsidRPr="0052167B" w:rsidDel="007E0F89" w:rsidRDefault="007B7F57" w:rsidP="007B7F57">
            <w:pPr>
              <w:spacing w:before="0" w:line="240" w:lineRule="auto"/>
              <w:contextualSpacing w:val="0"/>
              <w:rPr>
                <w:del w:id="20806" w:author="Phuong Truong Thi" w:date="2024-10-08T18:13:00Z"/>
                <w:rFonts w:ascii="Times New Roman" w:eastAsia="Times New Roman" w:hAnsi="Times New Roman"/>
                <w:sz w:val="24"/>
                <w:szCs w:val="24"/>
                <w:lang w:eastAsia="vi-VN"/>
              </w:rPr>
            </w:pPr>
            <w:del w:id="20807" w:author="Phuong Truong Thi" w:date="2024-10-08T18:13:00Z">
              <w:r w:rsidRPr="0052167B" w:rsidDel="007E0F89">
                <w:rPr>
                  <w:rFonts w:ascii="Times New Roman" w:hAnsi="Times New Roman"/>
                  <w:sz w:val="24"/>
                  <w:szCs w:val="24"/>
                </w:rPr>
                <w:delText xml:space="preserve">Tên CBBH phụ trách khách hàng. </w:delText>
              </w:r>
            </w:del>
          </w:p>
        </w:tc>
        <w:tc>
          <w:tcPr>
            <w:tcW w:w="1070" w:type="dxa"/>
            <w:tcPrChange w:id="20808" w:author="thu nga" w:date="2024-10-01T10:52:00Z">
              <w:tcPr>
                <w:tcW w:w="1070" w:type="dxa"/>
              </w:tcPr>
            </w:tcPrChange>
          </w:tcPr>
          <w:p w14:paraId="62FB4E54" w14:textId="1CA52B0A" w:rsidR="007B7F57" w:rsidRPr="0052167B" w:rsidDel="007E0F89" w:rsidRDefault="007B7F57" w:rsidP="007B7F57">
            <w:pPr>
              <w:spacing w:before="0" w:line="240" w:lineRule="auto"/>
              <w:contextualSpacing w:val="0"/>
              <w:rPr>
                <w:del w:id="20809" w:author="Phuong Truong Thi" w:date="2024-10-08T18:13:00Z"/>
                <w:rFonts w:ascii="Times New Roman" w:eastAsia="Times New Roman" w:hAnsi="Times New Roman"/>
                <w:sz w:val="24"/>
                <w:szCs w:val="24"/>
                <w:lang w:eastAsia="vi-VN"/>
              </w:rPr>
            </w:pPr>
            <w:ins w:id="20810" w:author="thu nga" w:date="2024-09-30T15:34:00Z">
              <w:del w:id="20811"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812" w:author="thu nga" w:date="2024-10-01T10:52:00Z">
              <w:tcPr>
                <w:tcW w:w="1896" w:type="dxa"/>
                <w:gridSpan w:val="2"/>
              </w:tcPr>
            </w:tcPrChange>
          </w:tcPr>
          <w:p w14:paraId="1076DC7A" w14:textId="0EDA469B" w:rsidR="007B7F57" w:rsidRPr="0052167B" w:rsidDel="007E0F89" w:rsidRDefault="007B7F57" w:rsidP="007B7F57">
            <w:pPr>
              <w:spacing w:before="0" w:line="240" w:lineRule="auto"/>
              <w:contextualSpacing w:val="0"/>
              <w:rPr>
                <w:del w:id="20813" w:author="Phuong Truong Thi" w:date="2024-10-08T18:13:00Z"/>
                <w:rFonts w:ascii="Times New Roman" w:eastAsia="Times New Roman" w:hAnsi="Times New Roman"/>
                <w:sz w:val="24"/>
                <w:szCs w:val="24"/>
                <w:lang w:eastAsia="vi-VN"/>
              </w:rPr>
            </w:pPr>
            <w:del w:id="20814" w:author="Phuong Truong Thi" w:date="2024-10-08T18:13:00Z">
              <w:r w:rsidRPr="0052167B" w:rsidDel="007E0F89">
                <w:rPr>
                  <w:rFonts w:ascii="Times New Roman" w:eastAsia="Times New Roman" w:hAnsi="Times New Roman"/>
                  <w:sz w:val="24"/>
                  <w:szCs w:val="24"/>
                  <w:lang w:eastAsia="vi-VN"/>
                </w:rPr>
                <w:delText>Textlink</w:delText>
              </w:r>
            </w:del>
          </w:p>
        </w:tc>
        <w:tc>
          <w:tcPr>
            <w:tcW w:w="1134" w:type="dxa"/>
            <w:shd w:val="clear" w:color="auto" w:fill="auto"/>
            <w:noWrap/>
            <w:vAlign w:val="center"/>
            <w:tcPrChange w:id="20815" w:author="thu nga" w:date="2024-10-01T10:52:00Z">
              <w:tcPr>
                <w:tcW w:w="1766" w:type="dxa"/>
                <w:gridSpan w:val="3"/>
                <w:shd w:val="clear" w:color="auto" w:fill="auto"/>
                <w:noWrap/>
                <w:vAlign w:val="center"/>
              </w:tcPr>
            </w:tcPrChange>
          </w:tcPr>
          <w:p w14:paraId="3AF4FB94" w14:textId="66D35ABC" w:rsidR="007B7F57" w:rsidRPr="0052167B" w:rsidDel="007E0F89" w:rsidRDefault="007B7F57" w:rsidP="007B7F57">
            <w:pPr>
              <w:spacing w:before="0" w:line="240" w:lineRule="auto"/>
              <w:contextualSpacing w:val="0"/>
              <w:rPr>
                <w:del w:id="20816" w:author="Phuong Truong Thi" w:date="2024-10-08T18:13:00Z"/>
                <w:rFonts w:ascii="Times New Roman" w:eastAsia="Times New Roman" w:hAnsi="Times New Roman"/>
                <w:sz w:val="24"/>
                <w:szCs w:val="24"/>
                <w:lang w:val="vi-VN" w:eastAsia="vi-VN"/>
              </w:rPr>
            </w:pPr>
          </w:p>
        </w:tc>
        <w:tc>
          <w:tcPr>
            <w:tcW w:w="994" w:type="dxa"/>
            <w:tcPrChange w:id="20817" w:author="thu nga" w:date="2024-10-01T10:52:00Z">
              <w:tcPr>
                <w:tcW w:w="790" w:type="dxa"/>
              </w:tcPr>
            </w:tcPrChange>
          </w:tcPr>
          <w:p w14:paraId="15115B2F" w14:textId="7CA83838" w:rsidR="007B7F57" w:rsidRPr="0052167B" w:rsidDel="007E0F89" w:rsidRDefault="007B7F57" w:rsidP="007B7F57">
            <w:pPr>
              <w:spacing w:before="0" w:line="240" w:lineRule="auto"/>
              <w:contextualSpacing w:val="0"/>
              <w:jc w:val="center"/>
              <w:rPr>
                <w:del w:id="20818" w:author="Phuong Truong Thi" w:date="2024-10-08T18:13:00Z"/>
                <w:rFonts w:ascii="Times New Roman" w:eastAsia="Times New Roman" w:hAnsi="Times New Roman"/>
                <w:sz w:val="24"/>
                <w:szCs w:val="24"/>
                <w:lang w:val="vi-VN" w:eastAsia="vi-VN"/>
              </w:rPr>
            </w:pPr>
            <w:del w:id="20819"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530CB21" w14:textId="131F6DEE" w:rsidTr="00E57F75">
        <w:trPr>
          <w:trHeight w:val="276"/>
          <w:del w:id="20820" w:author="Phuong Truong Thi" w:date="2024-10-08T18:13:00Z"/>
          <w:trPrChange w:id="20821" w:author="thu nga" w:date="2024-10-01T10:52:00Z">
            <w:trPr>
              <w:gridAfter w:val="0"/>
              <w:trHeight w:val="276"/>
            </w:trPr>
          </w:trPrChange>
        </w:trPr>
        <w:tc>
          <w:tcPr>
            <w:tcW w:w="670" w:type="dxa"/>
            <w:shd w:val="clear" w:color="auto" w:fill="auto"/>
            <w:vAlign w:val="center"/>
            <w:tcPrChange w:id="20822" w:author="thu nga" w:date="2024-10-01T10:52:00Z">
              <w:tcPr>
                <w:tcW w:w="670" w:type="dxa"/>
                <w:shd w:val="clear" w:color="auto" w:fill="auto"/>
                <w:vAlign w:val="center"/>
              </w:tcPr>
            </w:tcPrChange>
          </w:tcPr>
          <w:p w14:paraId="20E6B9A9" w14:textId="75A455C7" w:rsidR="007B7F57" w:rsidRPr="0052167B" w:rsidDel="007E0F89" w:rsidRDefault="007B7F57" w:rsidP="007B7F57">
            <w:pPr>
              <w:pStyle w:val="ListParagraph"/>
              <w:numPr>
                <w:ilvl w:val="0"/>
                <w:numId w:val="63"/>
              </w:numPr>
              <w:spacing w:before="0" w:line="240" w:lineRule="auto"/>
              <w:contextualSpacing w:val="0"/>
              <w:jc w:val="left"/>
              <w:rPr>
                <w:del w:id="20823" w:author="Phuong Truong Thi" w:date="2024-10-08T18:13:00Z"/>
                <w:rFonts w:eastAsia="Times New Roman"/>
                <w:szCs w:val="24"/>
                <w:lang w:val="vi-VN" w:eastAsia="vi-VN"/>
              </w:rPr>
            </w:pPr>
          </w:p>
        </w:tc>
        <w:tc>
          <w:tcPr>
            <w:tcW w:w="2097" w:type="dxa"/>
            <w:gridSpan w:val="2"/>
            <w:shd w:val="clear" w:color="auto" w:fill="auto"/>
            <w:vAlign w:val="center"/>
            <w:tcPrChange w:id="20824" w:author="thu nga" w:date="2024-10-01T10:52:00Z">
              <w:tcPr>
                <w:tcW w:w="2097" w:type="dxa"/>
                <w:gridSpan w:val="3"/>
                <w:shd w:val="clear" w:color="auto" w:fill="auto"/>
                <w:vAlign w:val="center"/>
              </w:tcPr>
            </w:tcPrChange>
          </w:tcPr>
          <w:p w14:paraId="4E6D5C2A" w14:textId="43040756" w:rsidR="007B7F57" w:rsidRPr="0052167B" w:rsidDel="007E0F89" w:rsidRDefault="007B7F57" w:rsidP="007B7F57">
            <w:pPr>
              <w:spacing w:before="0" w:line="240" w:lineRule="auto"/>
              <w:contextualSpacing w:val="0"/>
              <w:rPr>
                <w:del w:id="20825" w:author="Phuong Truong Thi" w:date="2024-10-08T18:13:00Z"/>
                <w:rFonts w:ascii="Times New Roman" w:hAnsi="Times New Roman"/>
                <w:sz w:val="24"/>
                <w:szCs w:val="24"/>
              </w:rPr>
            </w:pPr>
            <w:del w:id="20826" w:author="Phuong Truong Thi" w:date="2024-10-08T18:13:00Z">
              <w:r w:rsidRPr="0052167B" w:rsidDel="007E0F89">
                <w:rPr>
                  <w:rFonts w:ascii="Times New Roman" w:hAnsi="Times New Roman"/>
                  <w:sz w:val="24"/>
                  <w:szCs w:val="24"/>
                </w:rPr>
                <w:delText>Chức danh CBBH</w:delText>
              </w:r>
            </w:del>
          </w:p>
        </w:tc>
        <w:tc>
          <w:tcPr>
            <w:tcW w:w="2230" w:type="dxa"/>
            <w:vAlign w:val="center"/>
            <w:tcPrChange w:id="20827" w:author="thu nga" w:date="2024-10-01T10:52:00Z">
              <w:tcPr>
                <w:tcW w:w="2230" w:type="dxa"/>
                <w:vAlign w:val="center"/>
              </w:tcPr>
            </w:tcPrChange>
          </w:tcPr>
          <w:p w14:paraId="7613544F" w14:textId="1B55FD1E" w:rsidR="007B7F57" w:rsidRPr="0052167B" w:rsidDel="007E0F89" w:rsidRDefault="007B7F57" w:rsidP="007B7F57">
            <w:pPr>
              <w:spacing w:before="0" w:line="240" w:lineRule="auto"/>
              <w:contextualSpacing w:val="0"/>
              <w:rPr>
                <w:del w:id="20828" w:author="Phuong Truong Thi" w:date="2024-10-08T18:13:00Z"/>
                <w:rFonts w:ascii="Times New Roman" w:eastAsia="Times New Roman" w:hAnsi="Times New Roman"/>
                <w:sz w:val="24"/>
                <w:szCs w:val="24"/>
                <w:lang w:eastAsia="vi-VN"/>
              </w:rPr>
            </w:pPr>
            <w:del w:id="20829" w:author="Phuong Truong Thi" w:date="2024-10-08T18:13:00Z">
              <w:r w:rsidRPr="0052167B" w:rsidDel="007E0F89">
                <w:rPr>
                  <w:rFonts w:ascii="Times New Roman" w:hAnsi="Times New Roman"/>
                  <w:sz w:val="24"/>
                  <w:szCs w:val="24"/>
                </w:rPr>
                <w:delText>Chức danh CBBH. Ví dụ CV. CVCC</w:delText>
              </w:r>
            </w:del>
          </w:p>
        </w:tc>
        <w:tc>
          <w:tcPr>
            <w:tcW w:w="1070" w:type="dxa"/>
            <w:tcPrChange w:id="20830" w:author="thu nga" w:date="2024-10-01T10:52:00Z">
              <w:tcPr>
                <w:tcW w:w="1070" w:type="dxa"/>
              </w:tcPr>
            </w:tcPrChange>
          </w:tcPr>
          <w:p w14:paraId="2D1D7460" w14:textId="37DB8C74" w:rsidR="007B7F57" w:rsidRPr="0052167B" w:rsidDel="007E0F89" w:rsidRDefault="007B7F57" w:rsidP="007B7F57">
            <w:pPr>
              <w:spacing w:before="0" w:line="240" w:lineRule="auto"/>
              <w:contextualSpacing w:val="0"/>
              <w:rPr>
                <w:del w:id="20831" w:author="Phuong Truong Thi" w:date="2024-10-08T18:13:00Z"/>
                <w:rFonts w:ascii="Times New Roman" w:eastAsia="Times New Roman" w:hAnsi="Times New Roman"/>
                <w:sz w:val="24"/>
                <w:szCs w:val="24"/>
                <w:lang w:eastAsia="vi-VN"/>
              </w:rPr>
            </w:pPr>
            <w:ins w:id="20832" w:author="thu nga" w:date="2024-09-30T15:34:00Z">
              <w:del w:id="20833"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834" w:author="thu nga" w:date="2024-10-01T10:52:00Z">
              <w:tcPr>
                <w:tcW w:w="1896" w:type="dxa"/>
                <w:gridSpan w:val="2"/>
              </w:tcPr>
            </w:tcPrChange>
          </w:tcPr>
          <w:p w14:paraId="547593F1" w14:textId="58FA3ADA" w:rsidR="007B7F57" w:rsidRPr="0052167B" w:rsidDel="007E0F89" w:rsidRDefault="007B7F57" w:rsidP="007B7F57">
            <w:pPr>
              <w:spacing w:before="0" w:line="240" w:lineRule="auto"/>
              <w:contextualSpacing w:val="0"/>
              <w:rPr>
                <w:del w:id="20835" w:author="Phuong Truong Thi" w:date="2024-10-08T18:13:00Z"/>
                <w:rFonts w:ascii="Times New Roman" w:eastAsia="Times New Roman" w:hAnsi="Times New Roman"/>
                <w:sz w:val="24"/>
                <w:szCs w:val="24"/>
                <w:lang w:eastAsia="vi-VN"/>
              </w:rPr>
            </w:pPr>
            <w:del w:id="20836"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837" w:author="thu nga" w:date="2024-10-01T10:52:00Z">
              <w:tcPr>
                <w:tcW w:w="1766" w:type="dxa"/>
                <w:gridSpan w:val="3"/>
                <w:shd w:val="clear" w:color="auto" w:fill="auto"/>
                <w:noWrap/>
                <w:vAlign w:val="center"/>
              </w:tcPr>
            </w:tcPrChange>
          </w:tcPr>
          <w:p w14:paraId="3DB978D7" w14:textId="12B0AB6B" w:rsidR="007B7F57" w:rsidRPr="0052167B" w:rsidDel="007E0F89" w:rsidRDefault="007B7F57" w:rsidP="007B7F57">
            <w:pPr>
              <w:spacing w:before="0" w:line="240" w:lineRule="auto"/>
              <w:contextualSpacing w:val="0"/>
              <w:rPr>
                <w:del w:id="20838" w:author="Phuong Truong Thi" w:date="2024-10-08T18:13:00Z"/>
                <w:rFonts w:ascii="Times New Roman" w:eastAsia="Times New Roman" w:hAnsi="Times New Roman"/>
                <w:sz w:val="24"/>
                <w:szCs w:val="24"/>
                <w:lang w:val="vi-VN" w:eastAsia="vi-VN"/>
              </w:rPr>
            </w:pPr>
          </w:p>
        </w:tc>
        <w:tc>
          <w:tcPr>
            <w:tcW w:w="994" w:type="dxa"/>
            <w:tcPrChange w:id="20839" w:author="thu nga" w:date="2024-10-01T10:52:00Z">
              <w:tcPr>
                <w:tcW w:w="790" w:type="dxa"/>
              </w:tcPr>
            </w:tcPrChange>
          </w:tcPr>
          <w:p w14:paraId="16C380CC" w14:textId="69844A33" w:rsidR="007B7F57" w:rsidRPr="0052167B" w:rsidDel="007E0F89" w:rsidRDefault="007B7F57" w:rsidP="007B7F57">
            <w:pPr>
              <w:spacing w:before="0" w:line="240" w:lineRule="auto"/>
              <w:contextualSpacing w:val="0"/>
              <w:jc w:val="center"/>
              <w:rPr>
                <w:del w:id="20840" w:author="Phuong Truong Thi" w:date="2024-10-08T18:13:00Z"/>
                <w:rFonts w:ascii="Times New Roman" w:eastAsia="Times New Roman" w:hAnsi="Times New Roman"/>
                <w:sz w:val="24"/>
                <w:szCs w:val="24"/>
                <w:lang w:val="vi-VN" w:eastAsia="vi-VN"/>
              </w:rPr>
            </w:pPr>
            <w:del w:id="20841"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3771A905" w14:textId="0439B8AE" w:rsidTr="00E57F75">
        <w:trPr>
          <w:trHeight w:val="276"/>
          <w:del w:id="20842" w:author="Phuong Truong Thi" w:date="2024-10-08T18:13:00Z"/>
          <w:trPrChange w:id="20843" w:author="thu nga" w:date="2024-10-01T10:52:00Z">
            <w:trPr>
              <w:gridAfter w:val="0"/>
              <w:trHeight w:val="276"/>
            </w:trPr>
          </w:trPrChange>
        </w:trPr>
        <w:tc>
          <w:tcPr>
            <w:tcW w:w="670" w:type="dxa"/>
            <w:shd w:val="clear" w:color="auto" w:fill="auto"/>
            <w:vAlign w:val="center"/>
            <w:tcPrChange w:id="20844" w:author="thu nga" w:date="2024-10-01T10:52:00Z">
              <w:tcPr>
                <w:tcW w:w="670" w:type="dxa"/>
                <w:shd w:val="clear" w:color="auto" w:fill="auto"/>
                <w:vAlign w:val="center"/>
              </w:tcPr>
            </w:tcPrChange>
          </w:tcPr>
          <w:p w14:paraId="1BED9399" w14:textId="37C9106A" w:rsidR="007B7F57" w:rsidRPr="0052167B" w:rsidDel="007E0F89" w:rsidRDefault="007B7F57" w:rsidP="007B7F57">
            <w:pPr>
              <w:pStyle w:val="ListParagraph"/>
              <w:numPr>
                <w:ilvl w:val="0"/>
                <w:numId w:val="63"/>
              </w:numPr>
              <w:spacing w:before="0" w:line="240" w:lineRule="auto"/>
              <w:contextualSpacing w:val="0"/>
              <w:jc w:val="left"/>
              <w:rPr>
                <w:del w:id="20845" w:author="Phuong Truong Thi" w:date="2024-10-08T18:13:00Z"/>
                <w:rFonts w:eastAsia="Times New Roman"/>
                <w:szCs w:val="24"/>
                <w:lang w:val="vi-VN" w:eastAsia="vi-VN"/>
              </w:rPr>
            </w:pPr>
          </w:p>
        </w:tc>
        <w:tc>
          <w:tcPr>
            <w:tcW w:w="2097" w:type="dxa"/>
            <w:gridSpan w:val="2"/>
            <w:shd w:val="clear" w:color="auto" w:fill="auto"/>
            <w:vAlign w:val="center"/>
            <w:tcPrChange w:id="20846" w:author="thu nga" w:date="2024-10-01T10:52:00Z">
              <w:tcPr>
                <w:tcW w:w="2097" w:type="dxa"/>
                <w:gridSpan w:val="3"/>
                <w:shd w:val="clear" w:color="auto" w:fill="auto"/>
                <w:vAlign w:val="center"/>
              </w:tcPr>
            </w:tcPrChange>
          </w:tcPr>
          <w:p w14:paraId="0444098F" w14:textId="2A5E8218" w:rsidR="007B7F57" w:rsidRPr="0052167B" w:rsidDel="007E0F89" w:rsidRDefault="007B7F57" w:rsidP="007B7F57">
            <w:pPr>
              <w:spacing w:before="0" w:line="240" w:lineRule="auto"/>
              <w:contextualSpacing w:val="0"/>
              <w:rPr>
                <w:del w:id="20847" w:author="Phuong Truong Thi" w:date="2024-10-08T18:13:00Z"/>
                <w:rFonts w:ascii="Times New Roman" w:hAnsi="Times New Roman"/>
                <w:sz w:val="24"/>
                <w:szCs w:val="24"/>
              </w:rPr>
            </w:pPr>
            <w:del w:id="20848" w:author="Phuong Truong Thi" w:date="2024-10-08T18:13:00Z">
              <w:r w:rsidRPr="0052167B" w:rsidDel="007E0F89">
                <w:rPr>
                  <w:rFonts w:ascii="Times New Roman" w:hAnsi="Times New Roman"/>
                  <w:sz w:val="24"/>
                  <w:szCs w:val="24"/>
                </w:rPr>
                <w:delText>Vị trí CBBH</w:delText>
              </w:r>
            </w:del>
          </w:p>
        </w:tc>
        <w:tc>
          <w:tcPr>
            <w:tcW w:w="2230" w:type="dxa"/>
            <w:vAlign w:val="center"/>
            <w:tcPrChange w:id="20849" w:author="thu nga" w:date="2024-10-01T10:52:00Z">
              <w:tcPr>
                <w:tcW w:w="2230" w:type="dxa"/>
                <w:vAlign w:val="center"/>
              </w:tcPr>
            </w:tcPrChange>
          </w:tcPr>
          <w:p w14:paraId="469ABF27" w14:textId="3F28995D" w:rsidR="007B7F57" w:rsidRPr="0052167B" w:rsidDel="007E0F89" w:rsidRDefault="007B7F57" w:rsidP="007B7F57">
            <w:pPr>
              <w:spacing w:before="0" w:line="240" w:lineRule="auto"/>
              <w:contextualSpacing w:val="0"/>
              <w:rPr>
                <w:del w:id="20850" w:author="Phuong Truong Thi" w:date="2024-10-08T18:13:00Z"/>
                <w:rFonts w:ascii="Times New Roman" w:eastAsia="Times New Roman" w:hAnsi="Times New Roman"/>
                <w:sz w:val="24"/>
                <w:szCs w:val="24"/>
                <w:lang w:eastAsia="vi-VN"/>
              </w:rPr>
            </w:pPr>
            <w:del w:id="20851" w:author="Phuong Truong Thi" w:date="2024-10-08T18:13:00Z">
              <w:r w:rsidRPr="0052167B" w:rsidDel="007E0F89">
                <w:rPr>
                  <w:rFonts w:ascii="Times New Roman" w:hAnsi="Times New Roman"/>
                  <w:sz w:val="24"/>
                  <w:szCs w:val="24"/>
                </w:rPr>
                <w:delText>Vị trí CBBH. Ví dụ RM, CSR</w:delText>
              </w:r>
            </w:del>
          </w:p>
        </w:tc>
        <w:tc>
          <w:tcPr>
            <w:tcW w:w="1070" w:type="dxa"/>
            <w:tcPrChange w:id="20852" w:author="thu nga" w:date="2024-10-01T10:52:00Z">
              <w:tcPr>
                <w:tcW w:w="1070" w:type="dxa"/>
              </w:tcPr>
            </w:tcPrChange>
          </w:tcPr>
          <w:p w14:paraId="3617F9E3" w14:textId="22EFE44B" w:rsidR="007B7F57" w:rsidRPr="0052167B" w:rsidDel="007E0F89" w:rsidRDefault="007B7F57" w:rsidP="007B7F57">
            <w:pPr>
              <w:spacing w:before="0" w:line="240" w:lineRule="auto"/>
              <w:contextualSpacing w:val="0"/>
              <w:rPr>
                <w:del w:id="20853" w:author="Phuong Truong Thi" w:date="2024-10-08T18:13:00Z"/>
                <w:rFonts w:ascii="Times New Roman" w:eastAsia="Times New Roman" w:hAnsi="Times New Roman"/>
                <w:sz w:val="24"/>
                <w:szCs w:val="24"/>
                <w:lang w:eastAsia="vi-VN"/>
              </w:rPr>
            </w:pPr>
            <w:ins w:id="20854" w:author="thu nga" w:date="2024-09-30T15:34:00Z">
              <w:del w:id="20855"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856" w:author="thu nga" w:date="2024-10-01T10:52:00Z">
              <w:tcPr>
                <w:tcW w:w="1896" w:type="dxa"/>
                <w:gridSpan w:val="2"/>
              </w:tcPr>
            </w:tcPrChange>
          </w:tcPr>
          <w:p w14:paraId="412F7689" w14:textId="282B47BB" w:rsidR="007B7F57" w:rsidRPr="0052167B" w:rsidDel="007E0F89" w:rsidRDefault="007B7F57" w:rsidP="007B7F57">
            <w:pPr>
              <w:spacing w:before="0" w:line="240" w:lineRule="auto"/>
              <w:contextualSpacing w:val="0"/>
              <w:rPr>
                <w:del w:id="20857" w:author="Phuong Truong Thi" w:date="2024-10-08T18:13:00Z"/>
                <w:rFonts w:ascii="Times New Roman" w:eastAsia="Times New Roman" w:hAnsi="Times New Roman"/>
                <w:sz w:val="24"/>
                <w:szCs w:val="24"/>
                <w:lang w:eastAsia="vi-VN"/>
              </w:rPr>
            </w:pPr>
            <w:del w:id="20858"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859" w:author="thu nga" w:date="2024-10-01T10:52:00Z">
              <w:tcPr>
                <w:tcW w:w="1766" w:type="dxa"/>
                <w:gridSpan w:val="3"/>
                <w:shd w:val="clear" w:color="auto" w:fill="auto"/>
                <w:noWrap/>
                <w:vAlign w:val="center"/>
              </w:tcPr>
            </w:tcPrChange>
          </w:tcPr>
          <w:p w14:paraId="54E33977" w14:textId="1F6BA18F" w:rsidR="007B7F57" w:rsidRPr="0052167B" w:rsidDel="007E0F89" w:rsidRDefault="007B7F57" w:rsidP="007B7F57">
            <w:pPr>
              <w:spacing w:before="0" w:line="240" w:lineRule="auto"/>
              <w:contextualSpacing w:val="0"/>
              <w:rPr>
                <w:del w:id="20860" w:author="Phuong Truong Thi" w:date="2024-10-08T18:13:00Z"/>
                <w:rFonts w:ascii="Times New Roman" w:eastAsia="Times New Roman" w:hAnsi="Times New Roman"/>
                <w:sz w:val="24"/>
                <w:szCs w:val="24"/>
                <w:lang w:val="vi-VN" w:eastAsia="vi-VN"/>
              </w:rPr>
            </w:pPr>
          </w:p>
        </w:tc>
        <w:tc>
          <w:tcPr>
            <w:tcW w:w="994" w:type="dxa"/>
            <w:tcPrChange w:id="20861" w:author="thu nga" w:date="2024-10-01T10:52:00Z">
              <w:tcPr>
                <w:tcW w:w="790" w:type="dxa"/>
              </w:tcPr>
            </w:tcPrChange>
          </w:tcPr>
          <w:p w14:paraId="710DBF52" w14:textId="4A56EFC8" w:rsidR="007B7F57" w:rsidRPr="0052167B" w:rsidDel="007E0F89" w:rsidRDefault="007B7F57" w:rsidP="007B7F57">
            <w:pPr>
              <w:spacing w:before="0" w:line="240" w:lineRule="auto"/>
              <w:contextualSpacing w:val="0"/>
              <w:jc w:val="center"/>
              <w:rPr>
                <w:del w:id="20862" w:author="Phuong Truong Thi" w:date="2024-10-08T18:13:00Z"/>
                <w:rFonts w:ascii="Times New Roman" w:eastAsia="Times New Roman" w:hAnsi="Times New Roman"/>
                <w:sz w:val="24"/>
                <w:szCs w:val="24"/>
                <w:lang w:val="vi-VN" w:eastAsia="vi-VN"/>
              </w:rPr>
            </w:pPr>
            <w:del w:id="20863"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16DCC3D5" w14:textId="67605489" w:rsidTr="00E57F75">
        <w:trPr>
          <w:trHeight w:val="276"/>
          <w:del w:id="20864" w:author="Phuong Truong Thi" w:date="2024-10-08T18:13:00Z"/>
          <w:trPrChange w:id="20865" w:author="thu nga" w:date="2024-10-01T10:52:00Z">
            <w:trPr>
              <w:gridAfter w:val="0"/>
              <w:trHeight w:val="276"/>
            </w:trPr>
          </w:trPrChange>
        </w:trPr>
        <w:tc>
          <w:tcPr>
            <w:tcW w:w="670" w:type="dxa"/>
            <w:shd w:val="clear" w:color="auto" w:fill="auto"/>
            <w:vAlign w:val="center"/>
            <w:tcPrChange w:id="20866" w:author="thu nga" w:date="2024-10-01T10:52:00Z">
              <w:tcPr>
                <w:tcW w:w="670" w:type="dxa"/>
                <w:shd w:val="clear" w:color="auto" w:fill="auto"/>
                <w:vAlign w:val="center"/>
              </w:tcPr>
            </w:tcPrChange>
          </w:tcPr>
          <w:p w14:paraId="1E6E04F4" w14:textId="356EA9B4" w:rsidR="007B7F57" w:rsidRPr="0052167B" w:rsidDel="007E0F89" w:rsidRDefault="007B7F57" w:rsidP="007B7F57">
            <w:pPr>
              <w:pStyle w:val="ListParagraph"/>
              <w:numPr>
                <w:ilvl w:val="0"/>
                <w:numId w:val="63"/>
              </w:numPr>
              <w:spacing w:before="0" w:line="240" w:lineRule="auto"/>
              <w:contextualSpacing w:val="0"/>
              <w:jc w:val="left"/>
              <w:rPr>
                <w:del w:id="20867" w:author="Phuong Truong Thi" w:date="2024-10-08T18:13:00Z"/>
                <w:rFonts w:eastAsia="Times New Roman"/>
                <w:szCs w:val="24"/>
                <w:lang w:val="vi-VN" w:eastAsia="vi-VN"/>
              </w:rPr>
            </w:pPr>
          </w:p>
        </w:tc>
        <w:tc>
          <w:tcPr>
            <w:tcW w:w="2097" w:type="dxa"/>
            <w:gridSpan w:val="2"/>
            <w:shd w:val="clear" w:color="auto" w:fill="auto"/>
            <w:vAlign w:val="center"/>
            <w:tcPrChange w:id="20868" w:author="thu nga" w:date="2024-10-01T10:52:00Z">
              <w:tcPr>
                <w:tcW w:w="2097" w:type="dxa"/>
                <w:gridSpan w:val="3"/>
                <w:shd w:val="clear" w:color="auto" w:fill="auto"/>
                <w:vAlign w:val="center"/>
              </w:tcPr>
            </w:tcPrChange>
          </w:tcPr>
          <w:p w14:paraId="7DC0B9D6" w14:textId="2FA68931" w:rsidR="007B7F57" w:rsidRPr="0052167B" w:rsidDel="007E0F89" w:rsidRDefault="007B7F57" w:rsidP="007B7F57">
            <w:pPr>
              <w:spacing w:before="0" w:line="240" w:lineRule="auto"/>
              <w:contextualSpacing w:val="0"/>
              <w:rPr>
                <w:del w:id="20869" w:author="Phuong Truong Thi" w:date="2024-10-08T18:13:00Z"/>
                <w:rFonts w:ascii="Times New Roman" w:hAnsi="Times New Roman"/>
                <w:sz w:val="24"/>
                <w:szCs w:val="24"/>
              </w:rPr>
            </w:pPr>
            <w:del w:id="20870" w:author="Phuong Truong Thi" w:date="2024-10-08T18:13:00Z">
              <w:r w:rsidRPr="0052167B" w:rsidDel="007E0F89">
                <w:rPr>
                  <w:rFonts w:ascii="Times New Roman" w:hAnsi="Times New Roman"/>
                  <w:sz w:val="24"/>
                  <w:szCs w:val="24"/>
                </w:rPr>
                <w:delText>Trạng thái CBBH</w:delText>
              </w:r>
            </w:del>
          </w:p>
        </w:tc>
        <w:tc>
          <w:tcPr>
            <w:tcW w:w="2230" w:type="dxa"/>
            <w:vAlign w:val="center"/>
            <w:tcPrChange w:id="20871" w:author="thu nga" w:date="2024-10-01T10:52:00Z">
              <w:tcPr>
                <w:tcW w:w="2230" w:type="dxa"/>
                <w:vAlign w:val="center"/>
              </w:tcPr>
            </w:tcPrChange>
          </w:tcPr>
          <w:p w14:paraId="64D575C5" w14:textId="4FA610A4" w:rsidR="007B7F57" w:rsidRPr="0052167B" w:rsidDel="007E0F89" w:rsidRDefault="007B7F57" w:rsidP="007B7F57">
            <w:pPr>
              <w:spacing w:before="0" w:line="240" w:lineRule="auto"/>
              <w:contextualSpacing w:val="0"/>
              <w:rPr>
                <w:del w:id="20872" w:author="Phuong Truong Thi" w:date="2024-10-08T18:13:00Z"/>
                <w:rFonts w:ascii="Times New Roman" w:eastAsia="Times New Roman" w:hAnsi="Times New Roman"/>
                <w:sz w:val="24"/>
                <w:szCs w:val="24"/>
                <w:lang w:eastAsia="vi-VN"/>
              </w:rPr>
            </w:pPr>
            <w:del w:id="20873" w:author="Phuong Truong Thi" w:date="2024-10-08T18:13:00Z">
              <w:r w:rsidRPr="0052167B" w:rsidDel="007E0F89">
                <w:rPr>
                  <w:rFonts w:ascii="Times New Roman" w:hAnsi="Times New Roman"/>
                  <w:sz w:val="24"/>
                  <w:szCs w:val="24"/>
                </w:rPr>
                <w:delText>Trạng thái CBBH. Ví dụ Active/ Inactive</w:delText>
              </w:r>
            </w:del>
          </w:p>
        </w:tc>
        <w:tc>
          <w:tcPr>
            <w:tcW w:w="1070" w:type="dxa"/>
            <w:tcPrChange w:id="20874" w:author="thu nga" w:date="2024-10-01T10:52:00Z">
              <w:tcPr>
                <w:tcW w:w="1070" w:type="dxa"/>
              </w:tcPr>
            </w:tcPrChange>
          </w:tcPr>
          <w:p w14:paraId="5F876DDD" w14:textId="17D41208" w:rsidR="007B7F57" w:rsidRPr="0052167B" w:rsidDel="007E0F89" w:rsidRDefault="007B7F57" w:rsidP="007B7F57">
            <w:pPr>
              <w:spacing w:before="0" w:line="240" w:lineRule="auto"/>
              <w:contextualSpacing w:val="0"/>
              <w:rPr>
                <w:del w:id="20875" w:author="Phuong Truong Thi" w:date="2024-10-08T18:13:00Z"/>
                <w:rFonts w:ascii="Times New Roman" w:eastAsia="Times New Roman" w:hAnsi="Times New Roman"/>
                <w:sz w:val="24"/>
                <w:szCs w:val="24"/>
                <w:lang w:eastAsia="vi-VN"/>
              </w:rPr>
            </w:pPr>
            <w:ins w:id="20876" w:author="thu nga" w:date="2024-09-30T15:34:00Z">
              <w:del w:id="20877"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878" w:author="thu nga" w:date="2024-10-01T10:52:00Z">
              <w:tcPr>
                <w:tcW w:w="1896" w:type="dxa"/>
                <w:gridSpan w:val="2"/>
              </w:tcPr>
            </w:tcPrChange>
          </w:tcPr>
          <w:p w14:paraId="65A64598" w14:textId="3434EFFB" w:rsidR="007B7F57" w:rsidRPr="0052167B" w:rsidDel="007E0F89" w:rsidRDefault="007B7F57" w:rsidP="007B7F57">
            <w:pPr>
              <w:spacing w:before="0" w:line="240" w:lineRule="auto"/>
              <w:contextualSpacing w:val="0"/>
              <w:rPr>
                <w:del w:id="20879" w:author="Phuong Truong Thi" w:date="2024-10-08T18:13:00Z"/>
                <w:rFonts w:ascii="Times New Roman" w:eastAsia="Times New Roman" w:hAnsi="Times New Roman"/>
                <w:sz w:val="24"/>
                <w:szCs w:val="24"/>
                <w:lang w:eastAsia="vi-VN"/>
              </w:rPr>
            </w:pPr>
            <w:del w:id="20880"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881" w:author="thu nga" w:date="2024-10-01T10:52:00Z">
              <w:tcPr>
                <w:tcW w:w="1766" w:type="dxa"/>
                <w:gridSpan w:val="3"/>
                <w:shd w:val="clear" w:color="auto" w:fill="auto"/>
                <w:noWrap/>
                <w:vAlign w:val="center"/>
              </w:tcPr>
            </w:tcPrChange>
          </w:tcPr>
          <w:p w14:paraId="36C8C5FD" w14:textId="6DE746B9" w:rsidR="007B7F57" w:rsidRPr="0052167B" w:rsidDel="007E0F89" w:rsidRDefault="007B7F57" w:rsidP="007B7F57">
            <w:pPr>
              <w:spacing w:before="0" w:line="240" w:lineRule="auto"/>
              <w:contextualSpacing w:val="0"/>
              <w:rPr>
                <w:del w:id="20882" w:author="Phuong Truong Thi" w:date="2024-10-08T18:13:00Z"/>
                <w:rFonts w:ascii="Times New Roman" w:eastAsia="Times New Roman" w:hAnsi="Times New Roman"/>
                <w:sz w:val="24"/>
                <w:szCs w:val="24"/>
                <w:lang w:eastAsia="vi-VN"/>
              </w:rPr>
            </w:pPr>
          </w:p>
        </w:tc>
        <w:tc>
          <w:tcPr>
            <w:tcW w:w="994" w:type="dxa"/>
            <w:tcPrChange w:id="20883" w:author="thu nga" w:date="2024-10-01T10:52:00Z">
              <w:tcPr>
                <w:tcW w:w="790" w:type="dxa"/>
              </w:tcPr>
            </w:tcPrChange>
          </w:tcPr>
          <w:p w14:paraId="3E387491" w14:textId="4673E68C" w:rsidR="007B7F57" w:rsidRPr="0052167B" w:rsidDel="007E0F89" w:rsidRDefault="007B7F57" w:rsidP="007B7F57">
            <w:pPr>
              <w:spacing w:before="0" w:line="240" w:lineRule="auto"/>
              <w:contextualSpacing w:val="0"/>
              <w:jc w:val="center"/>
              <w:rPr>
                <w:del w:id="20884" w:author="Phuong Truong Thi" w:date="2024-10-08T18:13:00Z"/>
                <w:rFonts w:ascii="Times New Roman" w:eastAsia="Times New Roman" w:hAnsi="Times New Roman"/>
                <w:sz w:val="24"/>
                <w:szCs w:val="24"/>
                <w:lang w:val="vi-VN" w:eastAsia="vi-VN"/>
              </w:rPr>
            </w:pPr>
            <w:del w:id="20885"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5FC7DF67" w14:textId="659C4D7B" w:rsidTr="00E57F75">
        <w:trPr>
          <w:trHeight w:val="276"/>
          <w:del w:id="20886" w:author="Phuong Truong Thi" w:date="2024-10-08T18:13:00Z"/>
          <w:trPrChange w:id="20887" w:author="thu nga" w:date="2024-10-01T10:52:00Z">
            <w:trPr>
              <w:gridAfter w:val="0"/>
              <w:trHeight w:val="276"/>
            </w:trPr>
          </w:trPrChange>
        </w:trPr>
        <w:tc>
          <w:tcPr>
            <w:tcW w:w="670" w:type="dxa"/>
            <w:shd w:val="clear" w:color="auto" w:fill="auto"/>
            <w:vAlign w:val="center"/>
            <w:tcPrChange w:id="20888" w:author="thu nga" w:date="2024-10-01T10:52:00Z">
              <w:tcPr>
                <w:tcW w:w="670" w:type="dxa"/>
                <w:shd w:val="clear" w:color="auto" w:fill="auto"/>
                <w:vAlign w:val="center"/>
              </w:tcPr>
            </w:tcPrChange>
          </w:tcPr>
          <w:p w14:paraId="2E517E19" w14:textId="7597F724" w:rsidR="007B7F57" w:rsidRPr="0052167B" w:rsidDel="007E0F89" w:rsidRDefault="007B7F57" w:rsidP="007B7F57">
            <w:pPr>
              <w:pStyle w:val="ListParagraph"/>
              <w:numPr>
                <w:ilvl w:val="0"/>
                <w:numId w:val="63"/>
              </w:numPr>
              <w:spacing w:before="0" w:line="240" w:lineRule="auto"/>
              <w:contextualSpacing w:val="0"/>
              <w:jc w:val="left"/>
              <w:rPr>
                <w:del w:id="20889" w:author="Phuong Truong Thi" w:date="2024-10-08T18:13:00Z"/>
                <w:rFonts w:eastAsia="Times New Roman"/>
                <w:szCs w:val="24"/>
                <w:lang w:val="vi-VN" w:eastAsia="vi-VN"/>
              </w:rPr>
            </w:pPr>
          </w:p>
        </w:tc>
        <w:tc>
          <w:tcPr>
            <w:tcW w:w="2097" w:type="dxa"/>
            <w:gridSpan w:val="2"/>
            <w:shd w:val="clear" w:color="auto" w:fill="auto"/>
            <w:vAlign w:val="center"/>
            <w:tcPrChange w:id="20890" w:author="thu nga" w:date="2024-10-01T10:52:00Z">
              <w:tcPr>
                <w:tcW w:w="2097" w:type="dxa"/>
                <w:gridSpan w:val="3"/>
                <w:shd w:val="clear" w:color="auto" w:fill="auto"/>
                <w:vAlign w:val="center"/>
              </w:tcPr>
            </w:tcPrChange>
          </w:tcPr>
          <w:p w14:paraId="075F5602" w14:textId="6F3D638D" w:rsidR="007B7F57" w:rsidRPr="0052167B" w:rsidDel="007E0F89" w:rsidRDefault="007B7F57" w:rsidP="007B7F57">
            <w:pPr>
              <w:spacing w:before="0" w:line="240" w:lineRule="auto"/>
              <w:contextualSpacing w:val="0"/>
              <w:rPr>
                <w:del w:id="20891" w:author="Phuong Truong Thi" w:date="2024-10-08T18:13:00Z"/>
                <w:rFonts w:ascii="Times New Roman" w:hAnsi="Times New Roman"/>
                <w:sz w:val="24"/>
                <w:szCs w:val="24"/>
              </w:rPr>
            </w:pPr>
            <w:del w:id="20892" w:author="Phuong Truong Thi" w:date="2024-10-08T18:13:00Z">
              <w:r w:rsidRPr="0052167B" w:rsidDel="007E0F89">
                <w:rPr>
                  <w:rFonts w:ascii="Times New Roman" w:hAnsi="Times New Roman"/>
                  <w:sz w:val="24"/>
                  <w:szCs w:val="24"/>
                </w:rPr>
                <w:delText>Ngày gắn Dao CBBH</w:delText>
              </w:r>
            </w:del>
          </w:p>
        </w:tc>
        <w:tc>
          <w:tcPr>
            <w:tcW w:w="2230" w:type="dxa"/>
            <w:vAlign w:val="center"/>
            <w:tcPrChange w:id="20893" w:author="thu nga" w:date="2024-10-01T10:52:00Z">
              <w:tcPr>
                <w:tcW w:w="2230" w:type="dxa"/>
                <w:vAlign w:val="center"/>
              </w:tcPr>
            </w:tcPrChange>
          </w:tcPr>
          <w:p w14:paraId="54DF018F" w14:textId="77DE164D" w:rsidR="007B7F57" w:rsidRPr="0052167B" w:rsidDel="007E0F89" w:rsidRDefault="007B7F57" w:rsidP="007B7F57">
            <w:pPr>
              <w:spacing w:before="0" w:line="240" w:lineRule="auto"/>
              <w:contextualSpacing w:val="0"/>
              <w:rPr>
                <w:del w:id="20894" w:author="Phuong Truong Thi" w:date="2024-10-08T18:13:00Z"/>
                <w:rFonts w:ascii="Times New Roman" w:eastAsia="Times New Roman" w:hAnsi="Times New Roman"/>
                <w:sz w:val="24"/>
                <w:szCs w:val="24"/>
                <w:lang w:eastAsia="vi-VN"/>
              </w:rPr>
            </w:pPr>
            <w:del w:id="20895" w:author="Phuong Truong Thi" w:date="2024-10-08T18:13:00Z">
              <w:r w:rsidRPr="0052167B" w:rsidDel="007E0F89">
                <w:rPr>
                  <w:rFonts w:ascii="Times New Roman" w:hAnsi="Times New Roman"/>
                  <w:sz w:val="24"/>
                  <w:szCs w:val="24"/>
                </w:rPr>
                <w:delText>Ngày gắn DAO quản lý cho CBBH</w:delText>
              </w:r>
            </w:del>
          </w:p>
        </w:tc>
        <w:tc>
          <w:tcPr>
            <w:tcW w:w="1070" w:type="dxa"/>
            <w:tcPrChange w:id="20896" w:author="thu nga" w:date="2024-10-01T10:52:00Z">
              <w:tcPr>
                <w:tcW w:w="1070" w:type="dxa"/>
              </w:tcPr>
            </w:tcPrChange>
          </w:tcPr>
          <w:p w14:paraId="20DA8256" w14:textId="157E7371" w:rsidR="007B7F57" w:rsidRPr="0052167B" w:rsidDel="007E0F89" w:rsidRDefault="007B7F57" w:rsidP="007B7F57">
            <w:pPr>
              <w:spacing w:before="0" w:line="240" w:lineRule="auto"/>
              <w:contextualSpacing w:val="0"/>
              <w:rPr>
                <w:del w:id="20897" w:author="Phuong Truong Thi" w:date="2024-10-08T18:13:00Z"/>
                <w:rFonts w:ascii="Times New Roman" w:eastAsia="Times New Roman" w:hAnsi="Times New Roman"/>
                <w:sz w:val="24"/>
                <w:szCs w:val="24"/>
                <w:lang w:eastAsia="vi-VN"/>
              </w:rPr>
            </w:pPr>
            <w:ins w:id="20898" w:author="thu nga" w:date="2024-09-30T15:34:00Z">
              <w:del w:id="20899"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900" w:author="thu nga" w:date="2024-10-01T10:52:00Z">
              <w:tcPr>
                <w:tcW w:w="1896" w:type="dxa"/>
                <w:gridSpan w:val="2"/>
              </w:tcPr>
            </w:tcPrChange>
          </w:tcPr>
          <w:p w14:paraId="6F7344CB" w14:textId="64DDBDAB" w:rsidR="007B7F57" w:rsidRPr="0052167B" w:rsidDel="007E0F89" w:rsidRDefault="007B7F57" w:rsidP="007B7F57">
            <w:pPr>
              <w:spacing w:before="0" w:line="240" w:lineRule="auto"/>
              <w:contextualSpacing w:val="0"/>
              <w:rPr>
                <w:del w:id="20901" w:author="Phuong Truong Thi" w:date="2024-10-08T18:13:00Z"/>
                <w:rFonts w:ascii="Times New Roman" w:eastAsia="Times New Roman" w:hAnsi="Times New Roman"/>
                <w:sz w:val="24"/>
                <w:szCs w:val="24"/>
                <w:lang w:eastAsia="vi-VN"/>
              </w:rPr>
            </w:pPr>
            <w:del w:id="20902" w:author="Phuong Truong Thi" w:date="2024-10-08T18:13:00Z">
              <w:r w:rsidRPr="0052167B" w:rsidDel="007E0F89">
                <w:rPr>
                  <w:rFonts w:ascii="Times New Roman" w:eastAsia="Times New Roman" w:hAnsi="Times New Roman"/>
                  <w:sz w:val="24"/>
                  <w:szCs w:val="24"/>
                  <w:lang w:eastAsia="vi-VN"/>
                </w:rPr>
                <w:delText>Date</w:delText>
              </w:r>
            </w:del>
          </w:p>
        </w:tc>
        <w:tc>
          <w:tcPr>
            <w:tcW w:w="1134" w:type="dxa"/>
            <w:shd w:val="clear" w:color="auto" w:fill="auto"/>
            <w:noWrap/>
            <w:vAlign w:val="center"/>
            <w:tcPrChange w:id="20903" w:author="thu nga" w:date="2024-10-01T10:52:00Z">
              <w:tcPr>
                <w:tcW w:w="1766" w:type="dxa"/>
                <w:gridSpan w:val="3"/>
                <w:shd w:val="clear" w:color="auto" w:fill="auto"/>
                <w:noWrap/>
                <w:vAlign w:val="center"/>
              </w:tcPr>
            </w:tcPrChange>
          </w:tcPr>
          <w:p w14:paraId="3423172F" w14:textId="29C22FED" w:rsidR="007B7F57" w:rsidRPr="0052167B" w:rsidDel="007E0F89" w:rsidRDefault="007B7F57" w:rsidP="007B7F57">
            <w:pPr>
              <w:spacing w:before="0" w:line="240" w:lineRule="auto"/>
              <w:contextualSpacing w:val="0"/>
              <w:rPr>
                <w:del w:id="20904" w:author="Phuong Truong Thi" w:date="2024-10-08T18:13:00Z"/>
                <w:rFonts w:ascii="Times New Roman" w:eastAsia="Times New Roman" w:hAnsi="Times New Roman"/>
                <w:sz w:val="24"/>
                <w:szCs w:val="24"/>
                <w:lang w:val="vi-VN" w:eastAsia="vi-VN"/>
              </w:rPr>
            </w:pPr>
          </w:p>
        </w:tc>
        <w:tc>
          <w:tcPr>
            <w:tcW w:w="994" w:type="dxa"/>
            <w:tcPrChange w:id="20905" w:author="thu nga" w:date="2024-10-01T10:52:00Z">
              <w:tcPr>
                <w:tcW w:w="790" w:type="dxa"/>
              </w:tcPr>
            </w:tcPrChange>
          </w:tcPr>
          <w:p w14:paraId="63236433" w14:textId="5C312D1B" w:rsidR="007B7F57" w:rsidRPr="0052167B" w:rsidDel="007E0F89" w:rsidRDefault="007B7F57" w:rsidP="007B7F57">
            <w:pPr>
              <w:spacing w:before="0" w:line="240" w:lineRule="auto"/>
              <w:contextualSpacing w:val="0"/>
              <w:jc w:val="center"/>
              <w:rPr>
                <w:del w:id="20906" w:author="Phuong Truong Thi" w:date="2024-10-08T18:13:00Z"/>
                <w:rFonts w:ascii="Times New Roman" w:eastAsia="Times New Roman" w:hAnsi="Times New Roman"/>
                <w:sz w:val="24"/>
                <w:szCs w:val="24"/>
                <w:lang w:val="vi-VN" w:eastAsia="vi-VN"/>
              </w:rPr>
            </w:pPr>
            <w:del w:id="20907"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0E6F9BD" w14:textId="56058BE3" w:rsidTr="00E57F75">
        <w:trPr>
          <w:trHeight w:val="276"/>
          <w:del w:id="20908" w:author="Phuong Truong Thi" w:date="2024-10-08T18:13:00Z"/>
          <w:trPrChange w:id="20909" w:author="thu nga" w:date="2024-10-01T10:52:00Z">
            <w:trPr>
              <w:gridAfter w:val="0"/>
              <w:trHeight w:val="276"/>
            </w:trPr>
          </w:trPrChange>
        </w:trPr>
        <w:tc>
          <w:tcPr>
            <w:tcW w:w="670" w:type="dxa"/>
            <w:shd w:val="clear" w:color="auto" w:fill="auto"/>
            <w:vAlign w:val="center"/>
            <w:tcPrChange w:id="20910" w:author="thu nga" w:date="2024-10-01T10:52:00Z">
              <w:tcPr>
                <w:tcW w:w="670" w:type="dxa"/>
                <w:shd w:val="clear" w:color="auto" w:fill="auto"/>
                <w:vAlign w:val="center"/>
              </w:tcPr>
            </w:tcPrChange>
          </w:tcPr>
          <w:p w14:paraId="11D25B52" w14:textId="38555E5F" w:rsidR="007B7F57" w:rsidRPr="0052167B" w:rsidDel="007E0F89" w:rsidRDefault="007B7F57" w:rsidP="007B7F57">
            <w:pPr>
              <w:pStyle w:val="ListParagraph"/>
              <w:numPr>
                <w:ilvl w:val="0"/>
                <w:numId w:val="63"/>
              </w:numPr>
              <w:spacing w:before="0" w:line="240" w:lineRule="auto"/>
              <w:contextualSpacing w:val="0"/>
              <w:jc w:val="left"/>
              <w:rPr>
                <w:del w:id="20911" w:author="Phuong Truong Thi" w:date="2024-10-08T18:13:00Z"/>
                <w:rFonts w:eastAsia="Times New Roman"/>
                <w:szCs w:val="24"/>
                <w:lang w:val="vi-VN" w:eastAsia="vi-VN"/>
              </w:rPr>
            </w:pPr>
          </w:p>
        </w:tc>
        <w:tc>
          <w:tcPr>
            <w:tcW w:w="2097" w:type="dxa"/>
            <w:gridSpan w:val="2"/>
            <w:shd w:val="clear" w:color="auto" w:fill="auto"/>
            <w:vAlign w:val="center"/>
            <w:tcPrChange w:id="20912" w:author="thu nga" w:date="2024-10-01T10:52:00Z">
              <w:tcPr>
                <w:tcW w:w="2097" w:type="dxa"/>
                <w:gridSpan w:val="3"/>
                <w:shd w:val="clear" w:color="auto" w:fill="auto"/>
                <w:vAlign w:val="center"/>
              </w:tcPr>
            </w:tcPrChange>
          </w:tcPr>
          <w:p w14:paraId="4E0617A7" w14:textId="66EF9C28" w:rsidR="007B7F57" w:rsidRPr="002F0D98" w:rsidDel="007E0F89" w:rsidRDefault="007B7F57" w:rsidP="007B7F57">
            <w:pPr>
              <w:spacing w:before="0" w:line="240" w:lineRule="auto"/>
              <w:contextualSpacing w:val="0"/>
              <w:rPr>
                <w:del w:id="20913" w:author="Phuong Truong Thi" w:date="2024-10-08T18:13:00Z"/>
                <w:rFonts w:ascii="Times New Roman" w:hAnsi="Times New Roman"/>
                <w:sz w:val="24"/>
                <w:szCs w:val="24"/>
                <w:lang w:val="vi-VN"/>
              </w:rPr>
            </w:pPr>
            <w:del w:id="20914" w:author="Phuong Truong Thi" w:date="2024-10-08T18:13:00Z">
              <w:r w:rsidRPr="002F0D98" w:rsidDel="007E0F89">
                <w:rPr>
                  <w:rFonts w:ascii="Times New Roman" w:hAnsi="Times New Roman"/>
                  <w:sz w:val="24"/>
                  <w:szCs w:val="24"/>
                  <w:lang w:val="vi-VN"/>
                </w:rPr>
                <w:delText>Mã DAO CBBH tháng trước</w:delText>
              </w:r>
            </w:del>
          </w:p>
        </w:tc>
        <w:tc>
          <w:tcPr>
            <w:tcW w:w="2230" w:type="dxa"/>
            <w:vAlign w:val="center"/>
            <w:tcPrChange w:id="20915" w:author="thu nga" w:date="2024-10-01T10:52:00Z">
              <w:tcPr>
                <w:tcW w:w="2230" w:type="dxa"/>
                <w:vAlign w:val="center"/>
              </w:tcPr>
            </w:tcPrChange>
          </w:tcPr>
          <w:p w14:paraId="15F488EA" w14:textId="0A96383E" w:rsidR="007B7F57" w:rsidRPr="002F0D98" w:rsidDel="007E0F89" w:rsidRDefault="007B7F57" w:rsidP="007B7F57">
            <w:pPr>
              <w:spacing w:before="0" w:line="240" w:lineRule="auto"/>
              <w:contextualSpacing w:val="0"/>
              <w:rPr>
                <w:del w:id="20916" w:author="Phuong Truong Thi" w:date="2024-10-08T18:13:00Z"/>
                <w:rFonts w:ascii="Times New Roman" w:eastAsia="Times New Roman" w:hAnsi="Times New Roman"/>
                <w:sz w:val="24"/>
                <w:szCs w:val="24"/>
                <w:lang w:val="vi-VN" w:eastAsia="vi-VN"/>
              </w:rPr>
            </w:pPr>
            <w:del w:id="20917" w:author="Phuong Truong Thi" w:date="2024-10-08T18:13:00Z">
              <w:r w:rsidRPr="002F0D98" w:rsidDel="007E0F89">
                <w:rPr>
                  <w:rFonts w:ascii="Times New Roman" w:hAnsi="Times New Roman"/>
                  <w:sz w:val="24"/>
                  <w:szCs w:val="24"/>
                  <w:lang w:val="vi-VN"/>
                </w:rPr>
                <w:delText>Mã DAO CBBH phụ trách KH tháng trước</w:delText>
              </w:r>
            </w:del>
          </w:p>
        </w:tc>
        <w:tc>
          <w:tcPr>
            <w:tcW w:w="1070" w:type="dxa"/>
            <w:tcPrChange w:id="20918" w:author="thu nga" w:date="2024-10-01T10:52:00Z">
              <w:tcPr>
                <w:tcW w:w="1070" w:type="dxa"/>
              </w:tcPr>
            </w:tcPrChange>
          </w:tcPr>
          <w:p w14:paraId="5FD3DFE1" w14:textId="330B4690" w:rsidR="007B7F57" w:rsidRPr="0052167B" w:rsidDel="007E0F89" w:rsidRDefault="007B7F57" w:rsidP="007B7F57">
            <w:pPr>
              <w:spacing w:before="0" w:line="240" w:lineRule="auto"/>
              <w:contextualSpacing w:val="0"/>
              <w:rPr>
                <w:del w:id="20919" w:author="Phuong Truong Thi" w:date="2024-10-08T18:13:00Z"/>
                <w:rFonts w:ascii="Times New Roman" w:eastAsia="Times New Roman" w:hAnsi="Times New Roman"/>
                <w:sz w:val="24"/>
                <w:szCs w:val="24"/>
                <w:lang w:eastAsia="vi-VN"/>
              </w:rPr>
            </w:pPr>
            <w:ins w:id="20920" w:author="thu nga" w:date="2024-09-30T15:34:00Z">
              <w:del w:id="20921"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922" w:author="thu nga" w:date="2024-10-01T10:52:00Z">
              <w:tcPr>
                <w:tcW w:w="1896" w:type="dxa"/>
                <w:gridSpan w:val="2"/>
              </w:tcPr>
            </w:tcPrChange>
          </w:tcPr>
          <w:p w14:paraId="5AC64AB7" w14:textId="337375B6" w:rsidR="007B7F57" w:rsidRPr="0052167B" w:rsidDel="007E0F89" w:rsidRDefault="007B7F57" w:rsidP="007B7F57">
            <w:pPr>
              <w:spacing w:before="0" w:line="240" w:lineRule="auto"/>
              <w:contextualSpacing w:val="0"/>
              <w:rPr>
                <w:del w:id="20923" w:author="Phuong Truong Thi" w:date="2024-10-08T18:13:00Z"/>
                <w:rFonts w:ascii="Times New Roman" w:eastAsia="Times New Roman" w:hAnsi="Times New Roman"/>
                <w:sz w:val="24"/>
                <w:szCs w:val="24"/>
                <w:lang w:eastAsia="vi-VN"/>
              </w:rPr>
            </w:pPr>
            <w:del w:id="20924"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925" w:author="thu nga" w:date="2024-10-01T10:52:00Z">
              <w:tcPr>
                <w:tcW w:w="1766" w:type="dxa"/>
                <w:gridSpan w:val="3"/>
                <w:shd w:val="clear" w:color="auto" w:fill="auto"/>
                <w:noWrap/>
                <w:vAlign w:val="center"/>
              </w:tcPr>
            </w:tcPrChange>
          </w:tcPr>
          <w:p w14:paraId="042D41A6" w14:textId="6F779C62" w:rsidR="007B7F57" w:rsidRPr="0052167B" w:rsidDel="007E0F89" w:rsidRDefault="007B7F57" w:rsidP="007B7F57">
            <w:pPr>
              <w:spacing w:before="0" w:line="240" w:lineRule="auto"/>
              <w:contextualSpacing w:val="0"/>
              <w:rPr>
                <w:del w:id="20926" w:author="Phuong Truong Thi" w:date="2024-10-08T18:13:00Z"/>
                <w:rFonts w:ascii="Times New Roman" w:eastAsia="Times New Roman" w:hAnsi="Times New Roman"/>
                <w:sz w:val="24"/>
                <w:szCs w:val="24"/>
                <w:lang w:val="vi-VN" w:eastAsia="vi-VN"/>
              </w:rPr>
            </w:pPr>
          </w:p>
        </w:tc>
        <w:tc>
          <w:tcPr>
            <w:tcW w:w="994" w:type="dxa"/>
            <w:tcPrChange w:id="20927" w:author="thu nga" w:date="2024-10-01T10:52:00Z">
              <w:tcPr>
                <w:tcW w:w="790" w:type="dxa"/>
              </w:tcPr>
            </w:tcPrChange>
          </w:tcPr>
          <w:p w14:paraId="3C338E4D" w14:textId="459A92FB" w:rsidR="007B7F57" w:rsidRPr="0052167B" w:rsidDel="007E0F89" w:rsidRDefault="007B7F57" w:rsidP="007B7F57">
            <w:pPr>
              <w:spacing w:before="0" w:line="240" w:lineRule="auto"/>
              <w:contextualSpacing w:val="0"/>
              <w:jc w:val="center"/>
              <w:rPr>
                <w:del w:id="20928" w:author="Phuong Truong Thi" w:date="2024-10-08T18:13:00Z"/>
                <w:rFonts w:ascii="Times New Roman" w:eastAsia="Times New Roman" w:hAnsi="Times New Roman"/>
                <w:sz w:val="24"/>
                <w:szCs w:val="24"/>
                <w:lang w:val="vi-VN" w:eastAsia="vi-VN"/>
              </w:rPr>
            </w:pPr>
            <w:del w:id="20929"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04221636" w14:textId="06960B1B" w:rsidTr="00E57F75">
        <w:tblPrEx>
          <w:tblPrExChange w:id="20930" w:author="thu nga" w:date="2024-10-01T10:52:00Z">
            <w:tblPrEx>
              <w:tblW w:w="9270" w:type="dxa"/>
            </w:tblPrEx>
          </w:tblPrExChange>
        </w:tblPrEx>
        <w:trPr>
          <w:trHeight w:val="276"/>
          <w:del w:id="20931" w:author="Phuong Truong Thi" w:date="2024-10-08T18:13:00Z"/>
          <w:trPrChange w:id="20932" w:author="thu nga" w:date="2024-10-01T10:52:00Z">
            <w:trPr>
              <w:gridBefore w:val="2"/>
              <w:trHeight w:val="276"/>
            </w:trPr>
          </w:trPrChange>
        </w:trPr>
        <w:tc>
          <w:tcPr>
            <w:tcW w:w="1092" w:type="dxa"/>
            <w:gridSpan w:val="2"/>
            <w:tcPrChange w:id="20933" w:author="thu nga" w:date="2024-10-01T10:52:00Z">
              <w:tcPr>
                <w:tcW w:w="1030" w:type="dxa"/>
              </w:tcPr>
            </w:tcPrChange>
          </w:tcPr>
          <w:p w14:paraId="701D7196" w14:textId="2DD4621A" w:rsidR="007B7F57" w:rsidRPr="0052167B" w:rsidDel="007E0F89" w:rsidRDefault="007B7F57" w:rsidP="002373A9">
            <w:pPr>
              <w:spacing w:before="0" w:line="240" w:lineRule="auto"/>
              <w:contextualSpacing w:val="0"/>
              <w:jc w:val="left"/>
              <w:rPr>
                <w:del w:id="20934" w:author="Phuong Truong Thi" w:date="2024-10-08T18:13:00Z"/>
                <w:rFonts w:ascii="Times New Roman" w:eastAsia="Times New Roman" w:hAnsi="Times New Roman"/>
                <w:sz w:val="24"/>
                <w:szCs w:val="24"/>
                <w:lang w:eastAsia="vi-VN"/>
              </w:rPr>
            </w:pPr>
          </w:p>
        </w:tc>
        <w:tc>
          <w:tcPr>
            <w:tcW w:w="8214" w:type="dxa"/>
            <w:gridSpan w:val="6"/>
            <w:tcPrChange w:id="20935" w:author="thu nga" w:date="2024-10-01T10:52:00Z">
              <w:tcPr>
                <w:tcW w:w="9270" w:type="dxa"/>
                <w:gridSpan w:val="10"/>
              </w:tcPr>
            </w:tcPrChange>
          </w:tcPr>
          <w:p w14:paraId="09A117FE" w14:textId="4F40DE1E" w:rsidR="007B7F57" w:rsidRPr="0052167B" w:rsidDel="007E0F89" w:rsidRDefault="007B7F57" w:rsidP="002373A9">
            <w:pPr>
              <w:spacing w:before="0" w:line="240" w:lineRule="auto"/>
              <w:contextualSpacing w:val="0"/>
              <w:jc w:val="left"/>
              <w:rPr>
                <w:del w:id="20936" w:author="Phuong Truong Thi" w:date="2024-10-08T18:13:00Z"/>
                <w:rFonts w:ascii="Times New Roman" w:eastAsia="Times New Roman" w:hAnsi="Times New Roman"/>
                <w:sz w:val="24"/>
                <w:szCs w:val="24"/>
                <w:lang w:eastAsia="vi-VN"/>
              </w:rPr>
            </w:pPr>
            <w:del w:id="20937" w:author="Phuong Truong Thi" w:date="2024-10-08T18:13:00Z">
              <w:r w:rsidRPr="0052167B" w:rsidDel="007E0F89">
                <w:rPr>
                  <w:rFonts w:ascii="Times New Roman" w:eastAsia="Times New Roman" w:hAnsi="Times New Roman"/>
                  <w:sz w:val="24"/>
                  <w:szCs w:val="24"/>
                  <w:lang w:eastAsia="vi-VN"/>
                </w:rPr>
                <w:delText>Thông tin phân khúc</w:delText>
              </w:r>
            </w:del>
          </w:p>
        </w:tc>
      </w:tr>
      <w:tr w:rsidR="000E4E67" w:rsidRPr="0052167B" w:rsidDel="007E0F89" w14:paraId="76CCD837" w14:textId="177C9653" w:rsidTr="00E57F75">
        <w:trPr>
          <w:trHeight w:val="276"/>
          <w:del w:id="20938" w:author="Phuong Truong Thi" w:date="2024-10-08T18:13:00Z"/>
          <w:trPrChange w:id="20939" w:author="thu nga" w:date="2024-10-01T10:52:00Z">
            <w:trPr>
              <w:gridAfter w:val="0"/>
              <w:trHeight w:val="276"/>
            </w:trPr>
          </w:trPrChange>
        </w:trPr>
        <w:tc>
          <w:tcPr>
            <w:tcW w:w="670" w:type="dxa"/>
            <w:shd w:val="clear" w:color="auto" w:fill="auto"/>
            <w:vAlign w:val="center"/>
            <w:tcPrChange w:id="20940" w:author="thu nga" w:date="2024-10-01T10:52:00Z">
              <w:tcPr>
                <w:tcW w:w="670" w:type="dxa"/>
                <w:shd w:val="clear" w:color="auto" w:fill="auto"/>
                <w:vAlign w:val="center"/>
              </w:tcPr>
            </w:tcPrChange>
          </w:tcPr>
          <w:p w14:paraId="10FE4C77" w14:textId="4534B4FE" w:rsidR="007B7F57" w:rsidRPr="0052167B" w:rsidDel="007E0F89" w:rsidRDefault="007B7F57" w:rsidP="007B7F57">
            <w:pPr>
              <w:pStyle w:val="ListParagraph"/>
              <w:numPr>
                <w:ilvl w:val="0"/>
                <w:numId w:val="63"/>
              </w:numPr>
              <w:spacing w:before="0" w:line="240" w:lineRule="auto"/>
              <w:contextualSpacing w:val="0"/>
              <w:jc w:val="left"/>
              <w:rPr>
                <w:del w:id="20941" w:author="Phuong Truong Thi" w:date="2024-10-08T18:13:00Z"/>
                <w:rFonts w:eastAsia="Times New Roman"/>
                <w:szCs w:val="24"/>
                <w:lang w:val="vi-VN" w:eastAsia="vi-VN"/>
              </w:rPr>
            </w:pPr>
          </w:p>
        </w:tc>
        <w:tc>
          <w:tcPr>
            <w:tcW w:w="2097" w:type="dxa"/>
            <w:gridSpan w:val="2"/>
            <w:shd w:val="clear" w:color="auto" w:fill="auto"/>
            <w:vAlign w:val="center"/>
            <w:tcPrChange w:id="20942" w:author="thu nga" w:date="2024-10-01T10:52:00Z">
              <w:tcPr>
                <w:tcW w:w="2097" w:type="dxa"/>
                <w:gridSpan w:val="3"/>
                <w:shd w:val="clear" w:color="auto" w:fill="auto"/>
                <w:vAlign w:val="center"/>
              </w:tcPr>
            </w:tcPrChange>
          </w:tcPr>
          <w:p w14:paraId="06C81A25" w14:textId="18158EC0" w:rsidR="007B7F57" w:rsidRPr="0052167B" w:rsidDel="007E0F89" w:rsidRDefault="007B7F57" w:rsidP="007B7F57">
            <w:pPr>
              <w:spacing w:before="0" w:line="240" w:lineRule="auto"/>
              <w:contextualSpacing w:val="0"/>
              <w:rPr>
                <w:del w:id="20943" w:author="Phuong Truong Thi" w:date="2024-10-08T18:13:00Z"/>
                <w:rFonts w:ascii="Times New Roman" w:hAnsi="Times New Roman"/>
                <w:sz w:val="24"/>
                <w:szCs w:val="24"/>
              </w:rPr>
            </w:pPr>
            <w:del w:id="20944" w:author="Phuong Truong Thi" w:date="2024-10-08T18:13:00Z">
              <w:r w:rsidRPr="0052167B" w:rsidDel="007E0F89">
                <w:rPr>
                  <w:rFonts w:ascii="Times New Roman" w:hAnsi="Times New Roman"/>
                  <w:sz w:val="24"/>
                  <w:szCs w:val="24"/>
                </w:rPr>
                <w:delText>Phân khúc</w:delText>
              </w:r>
            </w:del>
          </w:p>
        </w:tc>
        <w:tc>
          <w:tcPr>
            <w:tcW w:w="2230" w:type="dxa"/>
            <w:tcPrChange w:id="20945" w:author="thu nga" w:date="2024-10-01T10:52:00Z">
              <w:tcPr>
                <w:tcW w:w="2230" w:type="dxa"/>
              </w:tcPr>
            </w:tcPrChange>
          </w:tcPr>
          <w:p w14:paraId="6728DB50" w14:textId="7803522F" w:rsidR="007B7F57" w:rsidRPr="0052167B" w:rsidDel="007E0F89" w:rsidRDefault="007B7F57" w:rsidP="007B7F57">
            <w:pPr>
              <w:spacing w:before="0" w:line="240" w:lineRule="auto"/>
              <w:contextualSpacing w:val="0"/>
              <w:rPr>
                <w:del w:id="20946" w:author="Phuong Truong Thi" w:date="2024-10-08T18:13:00Z"/>
                <w:rFonts w:ascii="Times New Roman" w:eastAsia="Times New Roman" w:hAnsi="Times New Roman"/>
                <w:sz w:val="24"/>
                <w:szCs w:val="24"/>
                <w:lang w:eastAsia="vi-VN"/>
              </w:rPr>
            </w:pPr>
            <w:del w:id="20947" w:author="Phuong Truong Thi" w:date="2024-10-08T18:13:00Z">
              <w:r w:rsidRPr="0052167B" w:rsidDel="007E0F89">
                <w:rPr>
                  <w:rFonts w:ascii="Times New Roman" w:eastAsia="Times New Roman" w:hAnsi="Times New Roman"/>
                  <w:sz w:val="24"/>
                  <w:szCs w:val="24"/>
                  <w:lang w:eastAsia="vi-VN"/>
                </w:rPr>
                <w:delText>Phân khúc khách hàng: AF/MAF/Mass…</w:delText>
              </w:r>
            </w:del>
          </w:p>
        </w:tc>
        <w:tc>
          <w:tcPr>
            <w:tcW w:w="1070" w:type="dxa"/>
            <w:tcPrChange w:id="20948" w:author="thu nga" w:date="2024-10-01T10:52:00Z">
              <w:tcPr>
                <w:tcW w:w="1070" w:type="dxa"/>
              </w:tcPr>
            </w:tcPrChange>
          </w:tcPr>
          <w:p w14:paraId="4EA2FE8C" w14:textId="47E48E01" w:rsidR="007B7F57" w:rsidRPr="0052167B" w:rsidDel="007E0F89" w:rsidRDefault="007B7F57" w:rsidP="007B7F57">
            <w:pPr>
              <w:spacing w:before="0" w:line="240" w:lineRule="auto"/>
              <w:contextualSpacing w:val="0"/>
              <w:rPr>
                <w:del w:id="20949" w:author="Phuong Truong Thi" w:date="2024-10-08T18:13:00Z"/>
                <w:rFonts w:ascii="Times New Roman" w:eastAsia="Times New Roman" w:hAnsi="Times New Roman"/>
                <w:sz w:val="24"/>
                <w:szCs w:val="24"/>
                <w:lang w:eastAsia="vi-VN"/>
              </w:rPr>
            </w:pPr>
            <w:ins w:id="20950" w:author="thu nga" w:date="2024-09-30T15:34:00Z">
              <w:del w:id="20951" w:author="Phuong Truong Thi" w:date="2024-10-08T18:13:00Z">
                <w:r w:rsidRPr="00B956B6" w:rsidDel="007E0F89">
                  <w:rPr>
                    <w:rFonts w:ascii="Times New Roman" w:hAnsi="Times New Roman"/>
                    <w:color w:val="000000"/>
                    <w:sz w:val="24"/>
                    <w:szCs w:val="24"/>
                    <w:lang w:val="vi-VN"/>
                  </w:rPr>
                  <w:delText>EZ/T24</w:delText>
                </w:r>
              </w:del>
            </w:ins>
          </w:p>
        </w:tc>
        <w:tc>
          <w:tcPr>
            <w:tcW w:w="1111" w:type="dxa"/>
            <w:tcPrChange w:id="20952" w:author="thu nga" w:date="2024-10-01T10:52:00Z">
              <w:tcPr>
                <w:tcW w:w="1896" w:type="dxa"/>
                <w:gridSpan w:val="2"/>
              </w:tcPr>
            </w:tcPrChange>
          </w:tcPr>
          <w:p w14:paraId="459FB7A9" w14:textId="7E8CF542" w:rsidR="007B7F57" w:rsidRPr="0052167B" w:rsidDel="007E0F89" w:rsidRDefault="007B7F57" w:rsidP="007B7F57">
            <w:pPr>
              <w:spacing w:before="0" w:line="240" w:lineRule="auto"/>
              <w:contextualSpacing w:val="0"/>
              <w:rPr>
                <w:del w:id="20953" w:author="Phuong Truong Thi" w:date="2024-10-08T18:13:00Z"/>
                <w:rFonts w:ascii="Times New Roman" w:eastAsia="Times New Roman" w:hAnsi="Times New Roman"/>
                <w:sz w:val="24"/>
                <w:szCs w:val="24"/>
                <w:lang w:eastAsia="vi-VN"/>
              </w:rPr>
            </w:pPr>
            <w:del w:id="20954"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0955" w:author="thu nga" w:date="2024-10-01T10:52:00Z">
              <w:tcPr>
                <w:tcW w:w="1766" w:type="dxa"/>
                <w:gridSpan w:val="3"/>
                <w:shd w:val="clear" w:color="auto" w:fill="auto"/>
                <w:noWrap/>
                <w:vAlign w:val="center"/>
              </w:tcPr>
            </w:tcPrChange>
          </w:tcPr>
          <w:p w14:paraId="40EA2E8C" w14:textId="0E65A315" w:rsidR="007B7F57" w:rsidRPr="0052167B" w:rsidDel="007E0F89" w:rsidRDefault="007B7F57" w:rsidP="007B7F57">
            <w:pPr>
              <w:spacing w:before="0" w:line="240" w:lineRule="auto"/>
              <w:contextualSpacing w:val="0"/>
              <w:rPr>
                <w:del w:id="20956" w:author="Phuong Truong Thi" w:date="2024-10-08T18:13:00Z"/>
                <w:rFonts w:ascii="Times New Roman" w:eastAsia="Times New Roman" w:hAnsi="Times New Roman"/>
                <w:sz w:val="24"/>
                <w:szCs w:val="24"/>
                <w:lang w:eastAsia="vi-VN"/>
              </w:rPr>
            </w:pPr>
            <w:del w:id="20957" w:author="Phuong Truong Thi" w:date="2024-10-08T18:13:00Z">
              <w:r w:rsidRPr="0052167B" w:rsidDel="007E0F89">
                <w:rPr>
                  <w:rFonts w:ascii="Times New Roman" w:eastAsia="Times New Roman" w:hAnsi="Times New Roman"/>
                  <w:sz w:val="24"/>
                  <w:szCs w:val="24"/>
                  <w:lang w:eastAsia="vi-VN"/>
                </w:rPr>
                <w:delText>DM_SEGMENT</w:delText>
              </w:r>
            </w:del>
          </w:p>
        </w:tc>
        <w:tc>
          <w:tcPr>
            <w:tcW w:w="994" w:type="dxa"/>
            <w:tcPrChange w:id="20958" w:author="thu nga" w:date="2024-10-01T10:52:00Z">
              <w:tcPr>
                <w:tcW w:w="790" w:type="dxa"/>
              </w:tcPr>
            </w:tcPrChange>
          </w:tcPr>
          <w:p w14:paraId="274E02C4" w14:textId="3F82C998" w:rsidR="007B7F57" w:rsidRPr="0052167B" w:rsidDel="007E0F89" w:rsidRDefault="007B7F57" w:rsidP="007B7F57">
            <w:pPr>
              <w:spacing w:before="0" w:line="240" w:lineRule="auto"/>
              <w:contextualSpacing w:val="0"/>
              <w:jc w:val="center"/>
              <w:rPr>
                <w:del w:id="20959" w:author="Phuong Truong Thi" w:date="2024-10-08T18:13:00Z"/>
                <w:rFonts w:ascii="Times New Roman" w:eastAsia="Times New Roman" w:hAnsi="Times New Roman"/>
                <w:sz w:val="24"/>
                <w:szCs w:val="24"/>
                <w:lang w:eastAsia="vi-VN"/>
              </w:rPr>
            </w:pPr>
            <w:del w:id="20960"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2446C920" w14:textId="35573E75" w:rsidTr="00E57F75">
        <w:tblPrEx>
          <w:tblPrExChange w:id="20961" w:author="thu nga" w:date="2024-10-01T10:52:00Z">
            <w:tblPrEx>
              <w:tblW w:w="9270" w:type="dxa"/>
            </w:tblPrEx>
          </w:tblPrExChange>
        </w:tblPrEx>
        <w:trPr>
          <w:trHeight w:val="276"/>
          <w:del w:id="20962" w:author="Phuong Truong Thi" w:date="2024-10-08T18:13:00Z"/>
          <w:trPrChange w:id="20963" w:author="thu nga" w:date="2024-10-01T10:52:00Z">
            <w:trPr>
              <w:gridBefore w:val="2"/>
              <w:trHeight w:val="276"/>
            </w:trPr>
          </w:trPrChange>
        </w:trPr>
        <w:tc>
          <w:tcPr>
            <w:tcW w:w="1092" w:type="dxa"/>
            <w:gridSpan w:val="2"/>
            <w:tcPrChange w:id="20964" w:author="thu nga" w:date="2024-10-01T10:52:00Z">
              <w:tcPr>
                <w:tcW w:w="1030" w:type="dxa"/>
              </w:tcPr>
            </w:tcPrChange>
          </w:tcPr>
          <w:p w14:paraId="1240AD01" w14:textId="219FBA48" w:rsidR="007B7F57" w:rsidRPr="0052167B" w:rsidDel="007E0F89" w:rsidRDefault="007B7F57" w:rsidP="007B7F57">
            <w:pPr>
              <w:spacing w:before="0" w:line="240" w:lineRule="auto"/>
              <w:contextualSpacing w:val="0"/>
              <w:jc w:val="left"/>
              <w:rPr>
                <w:del w:id="20965" w:author="Phuong Truong Thi" w:date="2024-10-08T18:13:00Z"/>
                <w:rFonts w:ascii="Times New Roman" w:eastAsia="Times New Roman" w:hAnsi="Times New Roman"/>
                <w:sz w:val="24"/>
                <w:szCs w:val="24"/>
                <w:lang w:eastAsia="vi-VN"/>
              </w:rPr>
            </w:pPr>
          </w:p>
        </w:tc>
        <w:tc>
          <w:tcPr>
            <w:tcW w:w="8214" w:type="dxa"/>
            <w:gridSpan w:val="6"/>
            <w:tcPrChange w:id="20966" w:author="thu nga" w:date="2024-10-01T10:52:00Z">
              <w:tcPr>
                <w:tcW w:w="9270" w:type="dxa"/>
                <w:gridSpan w:val="10"/>
              </w:tcPr>
            </w:tcPrChange>
          </w:tcPr>
          <w:p w14:paraId="646F7E22" w14:textId="0B1B6751" w:rsidR="007B7F57" w:rsidRPr="0052167B" w:rsidDel="007E0F89" w:rsidRDefault="007B7F57" w:rsidP="007B7F57">
            <w:pPr>
              <w:spacing w:before="0" w:line="240" w:lineRule="auto"/>
              <w:contextualSpacing w:val="0"/>
              <w:jc w:val="left"/>
              <w:rPr>
                <w:del w:id="20967" w:author="Phuong Truong Thi" w:date="2024-10-08T18:13:00Z"/>
                <w:rFonts w:ascii="Times New Roman" w:eastAsia="Times New Roman" w:hAnsi="Times New Roman"/>
                <w:sz w:val="24"/>
                <w:szCs w:val="24"/>
                <w:lang w:eastAsia="vi-VN"/>
              </w:rPr>
            </w:pPr>
            <w:del w:id="20968" w:author="Phuong Truong Thi" w:date="2024-10-08T18:13:00Z">
              <w:r w:rsidRPr="0052167B" w:rsidDel="007E0F89">
                <w:rPr>
                  <w:rFonts w:ascii="Times New Roman" w:eastAsia="Times New Roman" w:hAnsi="Times New Roman"/>
                  <w:sz w:val="24"/>
                  <w:szCs w:val="24"/>
                  <w:lang w:eastAsia="vi-VN"/>
                </w:rPr>
                <w:delText>Lead/Opt</w:delText>
              </w:r>
            </w:del>
          </w:p>
        </w:tc>
      </w:tr>
      <w:tr w:rsidR="000E4E67" w:rsidRPr="0052167B" w:rsidDel="007E0F89" w14:paraId="6E796E37" w14:textId="3825A7D5" w:rsidTr="00E57F75">
        <w:trPr>
          <w:trHeight w:val="276"/>
          <w:del w:id="20969" w:author="Phuong Truong Thi" w:date="2024-10-08T18:13:00Z"/>
          <w:trPrChange w:id="20970" w:author="thu nga" w:date="2024-10-01T10:52:00Z">
            <w:trPr>
              <w:gridAfter w:val="0"/>
              <w:trHeight w:val="276"/>
            </w:trPr>
          </w:trPrChange>
        </w:trPr>
        <w:tc>
          <w:tcPr>
            <w:tcW w:w="670" w:type="dxa"/>
            <w:shd w:val="clear" w:color="auto" w:fill="auto"/>
            <w:vAlign w:val="center"/>
            <w:tcPrChange w:id="20971" w:author="thu nga" w:date="2024-10-01T10:52:00Z">
              <w:tcPr>
                <w:tcW w:w="670" w:type="dxa"/>
                <w:shd w:val="clear" w:color="auto" w:fill="auto"/>
                <w:vAlign w:val="center"/>
              </w:tcPr>
            </w:tcPrChange>
          </w:tcPr>
          <w:p w14:paraId="7F676A39" w14:textId="6F03D289" w:rsidR="007B7F57" w:rsidRPr="0052167B" w:rsidDel="007E0F89" w:rsidRDefault="007B7F57" w:rsidP="007B7F57">
            <w:pPr>
              <w:pStyle w:val="ListParagraph"/>
              <w:numPr>
                <w:ilvl w:val="0"/>
                <w:numId w:val="63"/>
              </w:numPr>
              <w:spacing w:before="0" w:line="240" w:lineRule="auto"/>
              <w:contextualSpacing w:val="0"/>
              <w:jc w:val="left"/>
              <w:rPr>
                <w:del w:id="20972" w:author="Phuong Truong Thi" w:date="2024-10-08T18:13:00Z"/>
                <w:rFonts w:eastAsia="Times New Roman"/>
                <w:szCs w:val="24"/>
                <w:lang w:val="vi-VN" w:eastAsia="vi-VN"/>
              </w:rPr>
            </w:pPr>
          </w:p>
        </w:tc>
        <w:tc>
          <w:tcPr>
            <w:tcW w:w="2097" w:type="dxa"/>
            <w:gridSpan w:val="2"/>
            <w:shd w:val="clear" w:color="auto" w:fill="auto"/>
            <w:vAlign w:val="center"/>
            <w:tcPrChange w:id="20973" w:author="thu nga" w:date="2024-10-01T10:52:00Z">
              <w:tcPr>
                <w:tcW w:w="2097" w:type="dxa"/>
                <w:gridSpan w:val="3"/>
                <w:shd w:val="clear" w:color="auto" w:fill="auto"/>
                <w:vAlign w:val="center"/>
              </w:tcPr>
            </w:tcPrChange>
          </w:tcPr>
          <w:p w14:paraId="3D62F994" w14:textId="31720B8F" w:rsidR="007B7F57" w:rsidRPr="0052167B" w:rsidDel="007E0F89" w:rsidRDefault="007B7F57" w:rsidP="007B7F57">
            <w:pPr>
              <w:spacing w:before="0" w:line="240" w:lineRule="auto"/>
              <w:contextualSpacing w:val="0"/>
              <w:rPr>
                <w:del w:id="20974" w:author="Phuong Truong Thi" w:date="2024-10-08T18:13:00Z"/>
                <w:rFonts w:ascii="Times New Roman" w:hAnsi="Times New Roman"/>
                <w:sz w:val="24"/>
                <w:szCs w:val="24"/>
              </w:rPr>
            </w:pPr>
            <w:del w:id="20975" w:author="Phuong Truong Thi" w:date="2024-10-08T18:13:00Z">
              <w:r w:rsidRPr="0052167B" w:rsidDel="007E0F89">
                <w:rPr>
                  <w:rFonts w:ascii="Times New Roman" w:hAnsi="Times New Roman"/>
                  <w:sz w:val="24"/>
                  <w:szCs w:val="24"/>
                </w:rPr>
                <w:delText>Số lead/opt đang khai thác</w:delText>
              </w:r>
            </w:del>
          </w:p>
        </w:tc>
        <w:tc>
          <w:tcPr>
            <w:tcW w:w="2230" w:type="dxa"/>
            <w:vAlign w:val="center"/>
            <w:tcPrChange w:id="20976" w:author="thu nga" w:date="2024-10-01T10:52:00Z">
              <w:tcPr>
                <w:tcW w:w="2230" w:type="dxa"/>
                <w:vAlign w:val="center"/>
              </w:tcPr>
            </w:tcPrChange>
          </w:tcPr>
          <w:p w14:paraId="3FBE98D1" w14:textId="52FDE73B" w:rsidR="007B7F57" w:rsidRPr="0052167B" w:rsidDel="007E0F89" w:rsidRDefault="007B7F57" w:rsidP="007B7F57">
            <w:pPr>
              <w:spacing w:before="0" w:line="240" w:lineRule="auto"/>
              <w:contextualSpacing w:val="0"/>
              <w:rPr>
                <w:del w:id="20977" w:author="Phuong Truong Thi" w:date="2024-10-08T18:13:00Z"/>
                <w:rFonts w:ascii="Times New Roman" w:eastAsia="Times New Roman" w:hAnsi="Times New Roman"/>
                <w:sz w:val="24"/>
                <w:szCs w:val="24"/>
                <w:lang w:eastAsia="vi-VN"/>
              </w:rPr>
            </w:pPr>
            <w:del w:id="20978" w:author="Phuong Truong Thi" w:date="2024-10-08T18:13:00Z">
              <w:r w:rsidRPr="0052167B" w:rsidDel="007E0F89">
                <w:rPr>
                  <w:rFonts w:ascii="Times New Roman" w:hAnsi="Times New Roman"/>
                  <w:sz w:val="24"/>
                  <w:szCs w:val="24"/>
                </w:rPr>
                <w:delText>Tổng số lead của KH đó đang có trạng thái khác đóng</w:delText>
              </w:r>
            </w:del>
          </w:p>
        </w:tc>
        <w:tc>
          <w:tcPr>
            <w:tcW w:w="1070" w:type="dxa"/>
            <w:tcPrChange w:id="20979" w:author="thu nga" w:date="2024-10-01T10:52:00Z">
              <w:tcPr>
                <w:tcW w:w="1070" w:type="dxa"/>
              </w:tcPr>
            </w:tcPrChange>
          </w:tcPr>
          <w:p w14:paraId="7E2A184D" w14:textId="24206D31" w:rsidR="007B7F57" w:rsidRPr="007B7F57" w:rsidDel="007E0F89" w:rsidRDefault="007B7F57" w:rsidP="007B7F57">
            <w:pPr>
              <w:spacing w:before="0" w:line="240" w:lineRule="auto"/>
              <w:contextualSpacing w:val="0"/>
              <w:rPr>
                <w:del w:id="20980" w:author="Phuong Truong Thi" w:date="2024-10-08T18:13:00Z"/>
                <w:rFonts w:ascii="Times New Roman" w:eastAsia="Times New Roman" w:hAnsi="Times New Roman"/>
                <w:sz w:val="24"/>
                <w:szCs w:val="24"/>
                <w:lang w:val="vi-VN" w:eastAsia="vi-VN"/>
                <w:rPrChange w:id="20981" w:author="thu nga" w:date="2024-09-30T15:34:00Z">
                  <w:rPr>
                    <w:del w:id="20982" w:author="Phuong Truong Thi" w:date="2024-10-08T18:13:00Z"/>
                    <w:rFonts w:ascii="Times New Roman" w:eastAsia="Times New Roman" w:hAnsi="Times New Roman"/>
                    <w:sz w:val="24"/>
                    <w:szCs w:val="24"/>
                    <w:lang w:eastAsia="vi-VN"/>
                  </w:rPr>
                </w:rPrChange>
              </w:rPr>
            </w:pPr>
            <w:ins w:id="20983" w:author="thu nga" w:date="2024-09-30T15:34:00Z">
              <w:del w:id="20984"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0985" w:author="thu nga" w:date="2024-10-01T10:52:00Z">
              <w:tcPr>
                <w:tcW w:w="1896" w:type="dxa"/>
                <w:gridSpan w:val="2"/>
              </w:tcPr>
            </w:tcPrChange>
          </w:tcPr>
          <w:p w14:paraId="190D79C3" w14:textId="10DB10D3" w:rsidR="007B7F57" w:rsidRPr="0052167B" w:rsidDel="007E0F89" w:rsidRDefault="007B7F57" w:rsidP="007B7F57">
            <w:pPr>
              <w:spacing w:before="0" w:line="240" w:lineRule="auto"/>
              <w:contextualSpacing w:val="0"/>
              <w:rPr>
                <w:del w:id="20986" w:author="Phuong Truong Thi" w:date="2024-10-08T18:13:00Z"/>
                <w:rFonts w:ascii="Times New Roman" w:eastAsia="Times New Roman" w:hAnsi="Times New Roman"/>
                <w:sz w:val="24"/>
                <w:szCs w:val="24"/>
                <w:lang w:eastAsia="vi-VN"/>
              </w:rPr>
            </w:pPr>
            <w:del w:id="2098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0988" w:author="thu nga" w:date="2024-10-01T10:52:00Z">
              <w:tcPr>
                <w:tcW w:w="1766" w:type="dxa"/>
                <w:gridSpan w:val="3"/>
                <w:shd w:val="clear" w:color="auto" w:fill="auto"/>
                <w:noWrap/>
                <w:vAlign w:val="center"/>
              </w:tcPr>
            </w:tcPrChange>
          </w:tcPr>
          <w:p w14:paraId="3504DCE5" w14:textId="3F211FBB" w:rsidR="007B7F57" w:rsidRPr="0052167B" w:rsidDel="007E0F89" w:rsidRDefault="007B7F57" w:rsidP="007B7F57">
            <w:pPr>
              <w:spacing w:before="0" w:line="240" w:lineRule="auto"/>
              <w:contextualSpacing w:val="0"/>
              <w:rPr>
                <w:del w:id="20989" w:author="Phuong Truong Thi" w:date="2024-10-08T18:13:00Z"/>
                <w:rFonts w:ascii="Times New Roman" w:eastAsia="Times New Roman" w:hAnsi="Times New Roman"/>
                <w:sz w:val="24"/>
                <w:szCs w:val="24"/>
                <w:lang w:val="vi-VN" w:eastAsia="vi-VN"/>
              </w:rPr>
            </w:pPr>
          </w:p>
        </w:tc>
        <w:tc>
          <w:tcPr>
            <w:tcW w:w="994" w:type="dxa"/>
            <w:tcPrChange w:id="20990" w:author="thu nga" w:date="2024-10-01T10:52:00Z">
              <w:tcPr>
                <w:tcW w:w="790" w:type="dxa"/>
              </w:tcPr>
            </w:tcPrChange>
          </w:tcPr>
          <w:p w14:paraId="5736DAEC" w14:textId="2FDC7949" w:rsidR="007B7F57" w:rsidRPr="0052167B" w:rsidDel="007E0F89" w:rsidRDefault="007B7F57" w:rsidP="007B7F57">
            <w:pPr>
              <w:spacing w:before="0" w:line="240" w:lineRule="auto"/>
              <w:contextualSpacing w:val="0"/>
              <w:jc w:val="center"/>
              <w:rPr>
                <w:del w:id="20991" w:author="Phuong Truong Thi" w:date="2024-10-08T18:13:00Z"/>
                <w:rFonts w:ascii="Times New Roman" w:eastAsia="Times New Roman" w:hAnsi="Times New Roman"/>
                <w:sz w:val="24"/>
                <w:szCs w:val="24"/>
                <w:lang w:eastAsia="vi-VN"/>
              </w:rPr>
            </w:pPr>
            <w:del w:id="20992"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63C614C5" w14:textId="450E8DD8" w:rsidTr="00E57F75">
        <w:trPr>
          <w:trHeight w:val="276"/>
          <w:del w:id="20993" w:author="Phuong Truong Thi" w:date="2024-10-08T18:13:00Z"/>
          <w:trPrChange w:id="20994" w:author="thu nga" w:date="2024-10-01T10:52:00Z">
            <w:trPr>
              <w:gridAfter w:val="0"/>
              <w:trHeight w:val="276"/>
            </w:trPr>
          </w:trPrChange>
        </w:trPr>
        <w:tc>
          <w:tcPr>
            <w:tcW w:w="670" w:type="dxa"/>
            <w:shd w:val="clear" w:color="auto" w:fill="auto"/>
            <w:vAlign w:val="center"/>
            <w:tcPrChange w:id="20995" w:author="thu nga" w:date="2024-10-01T10:52:00Z">
              <w:tcPr>
                <w:tcW w:w="670" w:type="dxa"/>
                <w:shd w:val="clear" w:color="auto" w:fill="auto"/>
                <w:vAlign w:val="center"/>
              </w:tcPr>
            </w:tcPrChange>
          </w:tcPr>
          <w:p w14:paraId="4386360E" w14:textId="17A466B4" w:rsidR="007B7F57" w:rsidRPr="0052167B" w:rsidDel="007E0F89" w:rsidRDefault="007B7F57" w:rsidP="007B7F57">
            <w:pPr>
              <w:pStyle w:val="ListParagraph"/>
              <w:numPr>
                <w:ilvl w:val="0"/>
                <w:numId w:val="63"/>
              </w:numPr>
              <w:spacing w:before="0" w:line="240" w:lineRule="auto"/>
              <w:contextualSpacing w:val="0"/>
              <w:jc w:val="left"/>
              <w:rPr>
                <w:del w:id="20996" w:author="Phuong Truong Thi" w:date="2024-10-08T18:13:00Z"/>
                <w:rFonts w:eastAsia="Times New Roman"/>
                <w:szCs w:val="24"/>
                <w:lang w:val="vi-VN" w:eastAsia="vi-VN"/>
              </w:rPr>
            </w:pPr>
          </w:p>
        </w:tc>
        <w:tc>
          <w:tcPr>
            <w:tcW w:w="2097" w:type="dxa"/>
            <w:gridSpan w:val="2"/>
            <w:shd w:val="clear" w:color="auto" w:fill="auto"/>
            <w:vAlign w:val="center"/>
            <w:tcPrChange w:id="20997" w:author="thu nga" w:date="2024-10-01T10:52:00Z">
              <w:tcPr>
                <w:tcW w:w="2097" w:type="dxa"/>
                <w:gridSpan w:val="3"/>
                <w:shd w:val="clear" w:color="auto" w:fill="auto"/>
                <w:vAlign w:val="center"/>
              </w:tcPr>
            </w:tcPrChange>
          </w:tcPr>
          <w:p w14:paraId="0ED49D84" w14:textId="40869765" w:rsidR="007B7F57" w:rsidRPr="0052167B" w:rsidDel="007E0F89" w:rsidRDefault="007B7F57" w:rsidP="007B7F57">
            <w:pPr>
              <w:spacing w:before="0" w:line="240" w:lineRule="auto"/>
              <w:contextualSpacing w:val="0"/>
              <w:rPr>
                <w:del w:id="20998" w:author="Phuong Truong Thi" w:date="2024-10-08T18:13:00Z"/>
                <w:rFonts w:ascii="Times New Roman" w:hAnsi="Times New Roman"/>
                <w:sz w:val="24"/>
                <w:szCs w:val="24"/>
              </w:rPr>
            </w:pPr>
            <w:del w:id="20999" w:author="Phuong Truong Thi" w:date="2024-10-08T18:13:00Z">
              <w:r w:rsidRPr="0052167B" w:rsidDel="007E0F89">
                <w:rPr>
                  <w:rFonts w:ascii="Times New Roman" w:hAnsi="Times New Roman"/>
                  <w:sz w:val="24"/>
                  <w:szCs w:val="24"/>
                </w:rPr>
                <w:delText>Tổng số lead/opt của KH</w:delText>
              </w:r>
            </w:del>
          </w:p>
        </w:tc>
        <w:tc>
          <w:tcPr>
            <w:tcW w:w="2230" w:type="dxa"/>
            <w:vAlign w:val="center"/>
            <w:tcPrChange w:id="21000" w:author="thu nga" w:date="2024-10-01T10:52:00Z">
              <w:tcPr>
                <w:tcW w:w="2230" w:type="dxa"/>
                <w:vAlign w:val="center"/>
              </w:tcPr>
            </w:tcPrChange>
          </w:tcPr>
          <w:p w14:paraId="3449DE4E" w14:textId="6966D535" w:rsidR="007B7F57" w:rsidRPr="0052167B" w:rsidDel="007E0F89" w:rsidRDefault="007B7F57" w:rsidP="007B7F57">
            <w:pPr>
              <w:spacing w:before="0" w:line="240" w:lineRule="auto"/>
              <w:contextualSpacing w:val="0"/>
              <w:rPr>
                <w:del w:id="21001" w:author="Phuong Truong Thi" w:date="2024-10-08T18:13:00Z"/>
                <w:rFonts w:ascii="Times New Roman" w:eastAsia="Times New Roman" w:hAnsi="Times New Roman"/>
                <w:sz w:val="24"/>
                <w:szCs w:val="24"/>
                <w:lang w:eastAsia="vi-VN"/>
              </w:rPr>
            </w:pPr>
            <w:del w:id="21002" w:author="Phuong Truong Thi" w:date="2024-10-08T18:13:00Z">
              <w:r w:rsidRPr="0052167B" w:rsidDel="007E0F89">
                <w:rPr>
                  <w:rFonts w:ascii="Times New Roman" w:hAnsi="Times New Roman"/>
                  <w:sz w:val="24"/>
                  <w:szCs w:val="24"/>
                </w:rPr>
                <w:delText>Tổng số lead/opt đã được tạo ra để khai thác khách hàng đó</w:delText>
              </w:r>
            </w:del>
          </w:p>
        </w:tc>
        <w:tc>
          <w:tcPr>
            <w:tcW w:w="1070" w:type="dxa"/>
            <w:tcPrChange w:id="21003" w:author="thu nga" w:date="2024-10-01T10:52:00Z">
              <w:tcPr>
                <w:tcW w:w="1070" w:type="dxa"/>
              </w:tcPr>
            </w:tcPrChange>
          </w:tcPr>
          <w:p w14:paraId="20CBBADB" w14:textId="22BDE3DD" w:rsidR="007B7F57" w:rsidRPr="007B7F57" w:rsidDel="007E0F89" w:rsidRDefault="007B7F57" w:rsidP="007B7F57">
            <w:pPr>
              <w:spacing w:before="0" w:line="240" w:lineRule="auto"/>
              <w:contextualSpacing w:val="0"/>
              <w:rPr>
                <w:del w:id="21004" w:author="Phuong Truong Thi" w:date="2024-10-08T18:13:00Z"/>
                <w:rFonts w:ascii="Times New Roman" w:eastAsia="Times New Roman" w:hAnsi="Times New Roman"/>
                <w:sz w:val="24"/>
                <w:szCs w:val="24"/>
                <w:lang w:val="vi-VN" w:eastAsia="vi-VN"/>
                <w:rPrChange w:id="21005" w:author="thu nga" w:date="2024-09-30T15:34:00Z">
                  <w:rPr>
                    <w:del w:id="21006" w:author="Phuong Truong Thi" w:date="2024-10-08T18:13:00Z"/>
                    <w:rFonts w:ascii="Times New Roman" w:eastAsia="Times New Roman" w:hAnsi="Times New Roman"/>
                    <w:sz w:val="24"/>
                    <w:szCs w:val="24"/>
                    <w:lang w:eastAsia="vi-VN"/>
                  </w:rPr>
                </w:rPrChange>
              </w:rPr>
            </w:pPr>
            <w:ins w:id="21007" w:author="thu nga" w:date="2024-09-30T15:34:00Z">
              <w:del w:id="21008"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009" w:author="thu nga" w:date="2024-10-01T10:52:00Z">
              <w:tcPr>
                <w:tcW w:w="1896" w:type="dxa"/>
                <w:gridSpan w:val="2"/>
              </w:tcPr>
            </w:tcPrChange>
          </w:tcPr>
          <w:p w14:paraId="0DAB900C" w14:textId="1E467E36" w:rsidR="007B7F57" w:rsidRPr="0052167B" w:rsidDel="007E0F89" w:rsidRDefault="007B7F57" w:rsidP="007B7F57">
            <w:pPr>
              <w:spacing w:before="0" w:line="240" w:lineRule="auto"/>
              <w:contextualSpacing w:val="0"/>
              <w:rPr>
                <w:del w:id="21010" w:author="Phuong Truong Thi" w:date="2024-10-08T18:13:00Z"/>
                <w:rFonts w:ascii="Times New Roman" w:eastAsia="Times New Roman" w:hAnsi="Times New Roman"/>
                <w:sz w:val="24"/>
                <w:szCs w:val="24"/>
                <w:lang w:eastAsia="vi-VN"/>
              </w:rPr>
            </w:pPr>
            <w:del w:id="2101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012" w:author="thu nga" w:date="2024-10-01T10:52:00Z">
              <w:tcPr>
                <w:tcW w:w="1766" w:type="dxa"/>
                <w:gridSpan w:val="3"/>
                <w:shd w:val="clear" w:color="auto" w:fill="auto"/>
                <w:noWrap/>
                <w:vAlign w:val="center"/>
              </w:tcPr>
            </w:tcPrChange>
          </w:tcPr>
          <w:p w14:paraId="09C1CD97" w14:textId="116495D1" w:rsidR="007B7F57" w:rsidRPr="0052167B" w:rsidDel="007E0F89" w:rsidRDefault="007B7F57" w:rsidP="007B7F57">
            <w:pPr>
              <w:spacing w:before="0" w:line="240" w:lineRule="auto"/>
              <w:contextualSpacing w:val="0"/>
              <w:rPr>
                <w:del w:id="21013" w:author="Phuong Truong Thi" w:date="2024-10-08T18:13:00Z"/>
                <w:rFonts w:ascii="Times New Roman" w:eastAsia="Times New Roman" w:hAnsi="Times New Roman"/>
                <w:sz w:val="24"/>
                <w:szCs w:val="24"/>
                <w:lang w:val="vi-VN" w:eastAsia="vi-VN"/>
              </w:rPr>
            </w:pPr>
          </w:p>
        </w:tc>
        <w:tc>
          <w:tcPr>
            <w:tcW w:w="994" w:type="dxa"/>
            <w:tcPrChange w:id="21014" w:author="thu nga" w:date="2024-10-01T10:52:00Z">
              <w:tcPr>
                <w:tcW w:w="790" w:type="dxa"/>
              </w:tcPr>
            </w:tcPrChange>
          </w:tcPr>
          <w:p w14:paraId="67DB512D" w14:textId="19253FD5" w:rsidR="007B7F57" w:rsidRPr="0052167B" w:rsidDel="007E0F89" w:rsidRDefault="007B7F57" w:rsidP="007B7F57">
            <w:pPr>
              <w:spacing w:before="0" w:line="240" w:lineRule="auto"/>
              <w:contextualSpacing w:val="0"/>
              <w:jc w:val="center"/>
              <w:rPr>
                <w:del w:id="21015" w:author="Phuong Truong Thi" w:date="2024-10-08T18:13:00Z"/>
                <w:rFonts w:ascii="Times New Roman" w:eastAsia="Times New Roman" w:hAnsi="Times New Roman"/>
                <w:sz w:val="24"/>
                <w:szCs w:val="24"/>
                <w:lang w:eastAsia="vi-VN"/>
              </w:rPr>
            </w:pPr>
            <w:del w:id="21016"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35C4B497" w14:textId="2CD20A88" w:rsidTr="00E57F75">
        <w:tblPrEx>
          <w:tblPrExChange w:id="21017" w:author="thu nga" w:date="2024-10-01T10:52:00Z">
            <w:tblPrEx>
              <w:tblW w:w="9270" w:type="dxa"/>
            </w:tblPrEx>
          </w:tblPrExChange>
        </w:tblPrEx>
        <w:trPr>
          <w:trHeight w:val="276"/>
          <w:del w:id="21018" w:author="Phuong Truong Thi" w:date="2024-10-08T18:13:00Z"/>
          <w:trPrChange w:id="21019" w:author="thu nga" w:date="2024-10-01T10:52:00Z">
            <w:trPr>
              <w:gridBefore w:val="2"/>
              <w:trHeight w:val="276"/>
            </w:trPr>
          </w:trPrChange>
        </w:trPr>
        <w:tc>
          <w:tcPr>
            <w:tcW w:w="1092" w:type="dxa"/>
            <w:gridSpan w:val="2"/>
            <w:tcPrChange w:id="21020" w:author="thu nga" w:date="2024-10-01T10:52:00Z">
              <w:tcPr>
                <w:tcW w:w="1030" w:type="dxa"/>
              </w:tcPr>
            </w:tcPrChange>
          </w:tcPr>
          <w:p w14:paraId="2BD0181B" w14:textId="5A646B89" w:rsidR="007B7F57" w:rsidRPr="0052167B" w:rsidDel="007E0F89" w:rsidRDefault="007B7F57" w:rsidP="007B7F57">
            <w:pPr>
              <w:spacing w:before="0" w:line="240" w:lineRule="auto"/>
              <w:contextualSpacing w:val="0"/>
              <w:jc w:val="left"/>
              <w:rPr>
                <w:del w:id="21021" w:author="Phuong Truong Thi" w:date="2024-10-08T18:13:00Z"/>
                <w:rFonts w:ascii="Times New Roman" w:eastAsia="Times New Roman" w:hAnsi="Times New Roman"/>
                <w:sz w:val="24"/>
                <w:szCs w:val="24"/>
                <w:lang w:eastAsia="vi-VN"/>
              </w:rPr>
            </w:pPr>
          </w:p>
        </w:tc>
        <w:tc>
          <w:tcPr>
            <w:tcW w:w="8214" w:type="dxa"/>
            <w:gridSpan w:val="6"/>
            <w:tcPrChange w:id="21022" w:author="thu nga" w:date="2024-10-01T10:52:00Z">
              <w:tcPr>
                <w:tcW w:w="9270" w:type="dxa"/>
                <w:gridSpan w:val="10"/>
              </w:tcPr>
            </w:tcPrChange>
          </w:tcPr>
          <w:p w14:paraId="5637CD1D" w14:textId="601BFD52" w:rsidR="007B7F57" w:rsidRPr="0052167B" w:rsidDel="007E0F89" w:rsidRDefault="007B7F57" w:rsidP="007B7F57">
            <w:pPr>
              <w:spacing w:before="0" w:line="240" w:lineRule="auto"/>
              <w:contextualSpacing w:val="0"/>
              <w:jc w:val="left"/>
              <w:rPr>
                <w:del w:id="21023" w:author="Phuong Truong Thi" w:date="2024-10-08T18:13:00Z"/>
                <w:rFonts w:ascii="Times New Roman" w:eastAsia="Times New Roman" w:hAnsi="Times New Roman"/>
                <w:sz w:val="24"/>
                <w:szCs w:val="24"/>
                <w:lang w:eastAsia="vi-VN"/>
              </w:rPr>
            </w:pPr>
            <w:del w:id="21024" w:author="Phuong Truong Thi" w:date="2024-10-08T18:13:00Z">
              <w:r w:rsidRPr="0052167B" w:rsidDel="007E0F89">
                <w:rPr>
                  <w:rFonts w:ascii="Times New Roman" w:eastAsia="Times New Roman" w:hAnsi="Times New Roman"/>
                  <w:sz w:val="24"/>
                  <w:szCs w:val="24"/>
                  <w:lang w:eastAsia="vi-VN"/>
                </w:rPr>
                <w:delText>Gợi ý bán</w:delText>
              </w:r>
            </w:del>
          </w:p>
        </w:tc>
      </w:tr>
      <w:tr w:rsidR="000E4E67" w:rsidRPr="0052167B" w:rsidDel="007E0F89" w14:paraId="68897FFF" w14:textId="1D7763AC" w:rsidTr="00E57F75">
        <w:trPr>
          <w:trHeight w:val="276"/>
          <w:del w:id="21025" w:author="Phuong Truong Thi" w:date="2024-10-08T18:13:00Z"/>
          <w:trPrChange w:id="21026" w:author="thu nga" w:date="2024-10-01T10:52:00Z">
            <w:trPr>
              <w:gridAfter w:val="0"/>
              <w:trHeight w:val="276"/>
            </w:trPr>
          </w:trPrChange>
        </w:trPr>
        <w:tc>
          <w:tcPr>
            <w:tcW w:w="670" w:type="dxa"/>
            <w:shd w:val="clear" w:color="auto" w:fill="auto"/>
            <w:vAlign w:val="center"/>
            <w:tcPrChange w:id="21027" w:author="thu nga" w:date="2024-10-01T10:52:00Z">
              <w:tcPr>
                <w:tcW w:w="670" w:type="dxa"/>
                <w:shd w:val="clear" w:color="auto" w:fill="auto"/>
                <w:vAlign w:val="center"/>
              </w:tcPr>
            </w:tcPrChange>
          </w:tcPr>
          <w:p w14:paraId="31A9FFB7" w14:textId="10EAD1C9" w:rsidR="007B7F57" w:rsidRPr="0052167B" w:rsidDel="007E0F89" w:rsidRDefault="007B7F57" w:rsidP="007B7F57">
            <w:pPr>
              <w:pStyle w:val="ListParagraph"/>
              <w:numPr>
                <w:ilvl w:val="0"/>
                <w:numId w:val="63"/>
              </w:numPr>
              <w:spacing w:before="0" w:line="240" w:lineRule="auto"/>
              <w:contextualSpacing w:val="0"/>
              <w:jc w:val="left"/>
              <w:rPr>
                <w:del w:id="21028" w:author="Phuong Truong Thi" w:date="2024-10-08T18:13:00Z"/>
                <w:rFonts w:eastAsia="Times New Roman"/>
                <w:szCs w:val="24"/>
                <w:lang w:val="vi-VN" w:eastAsia="vi-VN"/>
              </w:rPr>
            </w:pPr>
          </w:p>
        </w:tc>
        <w:tc>
          <w:tcPr>
            <w:tcW w:w="2097" w:type="dxa"/>
            <w:gridSpan w:val="2"/>
            <w:shd w:val="clear" w:color="auto" w:fill="auto"/>
            <w:vAlign w:val="center"/>
            <w:tcPrChange w:id="21029" w:author="thu nga" w:date="2024-10-01T10:52:00Z">
              <w:tcPr>
                <w:tcW w:w="2097" w:type="dxa"/>
                <w:gridSpan w:val="3"/>
                <w:shd w:val="clear" w:color="auto" w:fill="auto"/>
                <w:vAlign w:val="center"/>
              </w:tcPr>
            </w:tcPrChange>
          </w:tcPr>
          <w:p w14:paraId="61C3D7A2" w14:textId="285690AD" w:rsidR="007B7F57" w:rsidRPr="0052167B" w:rsidDel="007E0F89" w:rsidRDefault="007B7F57" w:rsidP="007B7F57">
            <w:pPr>
              <w:spacing w:before="0" w:line="240" w:lineRule="auto"/>
              <w:contextualSpacing w:val="0"/>
              <w:rPr>
                <w:del w:id="21030" w:author="Phuong Truong Thi" w:date="2024-10-08T18:13:00Z"/>
                <w:rFonts w:ascii="Times New Roman" w:hAnsi="Times New Roman"/>
                <w:sz w:val="24"/>
                <w:szCs w:val="24"/>
              </w:rPr>
            </w:pPr>
            <w:del w:id="21031" w:author="Phuong Truong Thi" w:date="2024-10-08T18:13:00Z">
              <w:r w:rsidRPr="0052167B" w:rsidDel="007E0F89">
                <w:rPr>
                  <w:rFonts w:ascii="Times New Roman" w:hAnsi="Times New Roman"/>
                  <w:sz w:val="24"/>
                  <w:szCs w:val="24"/>
                </w:rPr>
                <w:delText>Gợi ý bán 1</w:delText>
              </w:r>
            </w:del>
          </w:p>
        </w:tc>
        <w:tc>
          <w:tcPr>
            <w:tcW w:w="2230" w:type="dxa"/>
            <w:vAlign w:val="center"/>
            <w:tcPrChange w:id="21032" w:author="thu nga" w:date="2024-10-01T10:52:00Z">
              <w:tcPr>
                <w:tcW w:w="2230" w:type="dxa"/>
                <w:vAlign w:val="center"/>
              </w:tcPr>
            </w:tcPrChange>
          </w:tcPr>
          <w:p w14:paraId="73489888" w14:textId="0D4B776A" w:rsidR="007B7F57" w:rsidRPr="0052167B" w:rsidDel="007E0F89" w:rsidRDefault="007B7F57" w:rsidP="007B7F57">
            <w:pPr>
              <w:spacing w:before="0" w:line="240" w:lineRule="auto"/>
              <w:contextualSpacing w:val="0"/>
              <w:rPr>
                <w:del w:id="21033" w:author="Phuong Truong Thi" w:date="2024-10-08T18:13:00Z"/>
                <w:rFonts w:ascii="Times New Roman" w:eastAsia="Times New Roman" w:hAnsi="Times New Roman"/>
                <w:sz w:val="24"/>
                <w:szCs w:val="24"/>
                <w:lang w:eastAsia="vi-VN"/>
              </w:rPr>
            </w:pPr>
            <w:del w:id="21034" w:author="Phuong Truong Thi" w:date="2024-10-08T18:13:00Z">
              <w:r w:rsidRPr="0052167B" w:rsidDel="007E0F89">
                <w:rPr>
                  <w:rFonts w:ascii="Times New Roman" w:hAnsi="Times New Roman"/>
                  <w:sz w:val="24"/>
                  <w:szCs w:val="24"/>
                </w:rPr>
                <w:delText>Gợi ý bán sản phẩm từ Model AI của EDA</w:delText>
              </w:r>
            </w:del>
          </w:p>
        </w:tc>
        <w:tc>
          <w:tcPr>
            <w:tcW w:w="1070" w:type="dxa"/>
            <w:tcPrChange w:id="21035" w:author="thu nga" w:date="2024-10-01T10:52:00Z">
              <w:tcPr>
                <w:tcW w:w="1070" w:type="dxa"/>
              </w:tcPr>
            </w:tcPrChange>
          </w:tcPr>
          <w:p w14:paraId="5F793C78" w14:textId="260FBFB7" w:rsidR="007B7F57" w:rsidRPr="007B7F57" w:rsidDel="007E0F89" w:rsidRDefault="007B7F57" w:rsidP="007B7F57">
            <w:pPr>
              <w:spacing w:before="0" w:line="240" w:lineRule="auto"/>
              <w:contextualSpacing w:val="0"/>
              <w:rPr>
                <w:del w:id="21036" w:author="Phuong Truong Thi" w:date="2024-10-08T18:13:00Z"/>
                <w:rFonts w:ascii="Times New Roman" w:eastAsia="Times New Roman" w:hAnsi="Times New Roman"/>
                <w:sz w:val="24"/>
                <w:szCs w:val="24"/>
                <w:lang w:val="vi-VN" w:eastAsia="vi-VN"/>
                <w:rPrChange w:id="21037" w:author="thu nga" w:date="2024-09-30T15:34:00Z">
                  <w:rPr>
                    <w:del w:id="21038" w:author="Phuong Truong Thi" w:date="2024-10-08T18:13:00Z"/>
                    <w:rFonts w:ascii="Times New Roman" w:eastAsia="Times New Roman" w:hAnsi="Times New Roman"/>
                    <w:sz w:val="24"/>
                    <w:szCs w:val="24"/>
                    <w:lang w:eastAsia="vi-VN"/>
                  </w:rPr>
                </w:rPrChange>
              </w:rPr>
            </w:pPr>
            <w:ins w:id="21039" w:author="thu nga" w:date="2024-09-30T15:34:00Z">
              <w:del w:id="21040" w:author="Phuong Truong Thi" w:date="2024-10-08T18:13:00Z">
                <w:r w:rsidDel="007E0F89">
                  <w:rPr>
                    <w:rFonts w:ascii="Times New Roman" w:eastAsia="Times New Roman" w:hAnsi="Times New Roman"/>
                    <w:sz w:val="24"/>
                    <w:szCs w:val="24"/>
                    <w:lang w:val="vi-VN" w:eastAsia="vi-VN"/>
                  </w:rPr>
                  <w:delText>EDA</w:delText>
                </w:r>
              </w:del>
            </w:ins>
          </w:p>
        </w:tc>
        <w:tc>
          <w:tcPr>
            <w:tcW w:w="1111" w:type="dxa"/>
            <w:tcPrChange w:id="21041" w:author="thu nga" w:date="2024-10-01T10:52:00Z">
              <w:tcPr>
                <w:tcW w:w="1896" w:type="dxa"/>
                <w:gridSpan w:val="2"/>
              </w:tcPr>
            </w:tcPrChange>
          </w:tcPr>
          <w:p w14:paraId="31345EFC" w14:textId="758D0B52" w:rsidR="007B7F57" w:rsidRPr="0052167B" w:rsidDel="007E0F89" w:rsidRDefault="007B7F57" w:rsidP="007B7F57">
            <w:pPr>
              <w:spacing w:before="0" w:line="240" w:lineRule="auto"/>
              <w:contextualSpacing w:val="0"/>
              <w:rPr>
                <w:del w:id="21042" w:author="Phuong Truong Thi" w:date="2024-10-08T18:13:00Z"/>
                <w:rFonts w:ascii="Times New Roman" w:eastAsia="Times New Roman" w:hAnsi="Times New Roman"/>
                <w:sz w:val="24"/>
                <w:szCs w:val="24"/>
                <w:lang w:eastAsia="vi-VN"/>
              </w:rPr>
            </w:pPr>
            <w:del w:id="21043"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1044" w:author="thu nga" w:date="2024-10-01T10:52:00Z">
              <w:tcPr>
                <w:tcW w:w="1766" w:type="dxa"/>
                <w:gridSpan w:val="3"/>
                <w:shd w:val="clear" w:color="auto" w:fill="auto"/>
                <w:noWrap/>
                <w:vAlign w:val="center"/>
              </w:tcPr>
            </w:tcPrChange>
          </w:tcPr>
          <w:p w14:paraId="412CAA0F" w14:textId="3EF84971" w:rsidR="007B7F57" w:rsidRPr="0052167B" w:rsidDel="007E0F89" w:rsidRDefault="007B7F57" w:rsidP="007B7F57">
            <w:pPr>
              <w:spacing w:before="0" w:line="240" w:lineRule="auto"/>
              <w:contextualSpacing w:val="0"/>
              <w:rPr>
                <w:del w:id="21045" w:author="Phuong Truong Thi" w:date="2024-10-08T18:13:00Z"/>
                <w:rFonts w:ascii="Times New Roman" w:eastAsia="Times New Roman" w:hAnsi="Times New Roman"/>
                <w:sz w:val="24"/>
                <w:szCs w:val="24"/>
                <w:lang w:val="vi-VN" w:eastAsia="vi-VN"/>
              </w:rPr>
            </w:pPr>
          </w:p>
        </w:tc>
        <w:tc>
          <w:tcPr>
            <w:tcW w:w="994" w:type="dxa"/>
            <w:tcPrChange w:id="21046" w:author="thu nga" w:date="2024-10-01T10:52:00Z">
              <w:tcPr>
                <w:tcW w:w="790" w:type="dxa"/>
              </w:tcPr>
            </w:tcPrChange>
          </w:tcPr>
          <w:p w14:paraId="2B1F3D90" w14:textId="15D4BD85" w:rsidR="007B7F57" w:rsidRPr="0052167B" w:rsidDel="007E0F89" w:rsidRDefault="007B7F57" w:rsidP="007B7F57">
            <w:pPr>
              <w:spacing w:before="0" w:line="240" w:lineRule="auto"/>
              <w:contextualSpacing w:val="0"/>
              <w:jc w:val="center"/>
              <w:rPr>
                <w:del w:id="21047" w:author="Phuong Truong Thi" w:date="2024-10-08T18:13:00Z"/>
                <w:rFonts w:ascii="Times New Roman" w:eastAsia="Times New Roman" w:hAnsi="Times New Roman"/>
                <w:sz w:val="24"/>
                <w:szCs w:val="24"/>
                <w:lang w:eastAsia="vi-VN"/>
              </w:rPr>
            </w:pPr>
            <w:del w:id="21048"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1EC4F363" w14:textId="1FFADAAD" w:rsidTr="00E57F75">
        <w:trPr>
          <w:trHeight w:val="276"/>
          <w:del w:id="21049" w:author="Phuong Truong Thi" w:date="2024-10-08T18:13:00Z"/>
          <w:trPrChange w:id="21050" w:author="thu nga" w:date="2024-10-01T10:52:00Z">
            <w:trPr>
              <w:gridAfter w:val="0"/>
              <w:trHeight w:val="276"/>
            </w:trPr>
          </w:trPrChange>
        </w:trPr>
        <w:tc>
          <w:tcPr>
            <w:tcW w:w="670" w:type="dxa"/>
            <w:shd w:val="clear" w:color="auto" w:fill="auto"/>
            <w:vAlign w:val="center"/>
            <w:tcPrChange w:id="21051" w:author="thu nga" w:date="2024-10-01T10:52:00Z">
              <w:tcPr>
                <w:tcW w:w="670" w:type="dxa"/>
                <w:shd w:val="clear" w:color="auto" w:fill="auto"/>
                <w:vAlign w:val="center"/>
              </w:tcPr>
            </w:tcPrChange>
          </w:tcPr>
          <w:p w14:paraId="7E004CCC" w14:textId="0837747C" w:rsidR="007B7F57" w:rsidRPr="0052167B" w:rsidDel="007E0F89" w:rsidRDefault="007B7F57" w:rsidP="007B7F57">
            <w:pPr>
              <w:pStyle w:val="ListParagraph"/>
              <w:numPr>
                <w:ilvl w:val="0"/>
                <w:numId w:val="63"/>
              </w:numPr>
              <w:spacing w:before="0" w:line="240" w:lineRule="auto"/>
              <w:contextualSpacing w:val="0"/>
              <w:jc w:val="left"/>
              <w:rPr>
                <w:del w:id="21052" w:author="Phuong Truong Thi" w:date="2024-10-08T18:13:00Z"/>
                <w:rFonts w:eastAsia="Times New Roman"/>
                <w:szCs w:val="24"/>
                <w:lang w:val="vi-VN" w:eastAsia="vi-VN"/>
              </w:rPr>
            </w:pPr>
          </w:p>
        </w:tc>
        <w:tc>
          <w:tcPr>
            <w:tcW w:w="2097" w:type="dxa"/>
            <w:gridSpan w:val="2"/>
            <w:shd w:val="clear" w:color="auto" w:fill="auto"/>
            <w:vAlign w:val="center"/>
            <w:tcPrChange w:id="21053" w:author="thu nga" w:date="2024-10-01T10:52:00Z">
              <w:tcPr>
                <w:tcW w:w="2097" w:type="dxa"/>
                <w:gridSpan w:val="3"/>
                <w:shd w:val="clear" w:color="auto" w:fill="auto"/>
                <w:vAlign w:val="center"/>
              </w:tcPr>
            </w:tcPrChange>
          </w:tcPr>
          <w:p w14:paraId="6C8F3547" w14:textId="05520BE1" w:rsidR="007B7F57" w:rsidRPr="0052167B" w:rsidDel="007E0F89" w:rsidRDefault="007B7F57" w:rsidP="007B7F57">
            <w:pPr>
              <w:spacing w:before="0" w:line="240" w:lineRule="auto"/>
              <w:contextualSpacing w:val="0"/>
              <w:rPr>
                <w:del w:id="21054" w:author="Phuong Truong Thi" w:date="2024-10-08T18:13:00Z"/>
                <w:rFonts w:ascii="Times New Roman" w:hAnsi="Times New Roman"/>
                <w:sz w:val="24"/>
                <w:szCs w:val="24"/>
              </w:rPr>
            </w:pPr>
            <w:del w:id="21055" w:author="Phuong Truong Thi" w:date="2024-10-08T18:13:00Z">
              <w:r w:rsidRPr="0052167B" w:rsidDel="007E0F89">
                <w:rPr>
                  <w:rFonts w:ascii="Times New Roman" w:hAnsi="Times New Roman"/>
                  <w:sz w:val="24"/>
                  <w:szCs w:val="24"/>
                </w:rPr>
                <w:delText>Gợi ý bán 2</w:delText>
              </w:r>
            </w:del>
          </w:p>
        </w:tc>
        <w:tc>
          <w:tcPr>
            <w:tcW w:w="2230" w:type="dxa"/>
            <w:vAlign w:val="center"/>
            <w:tcPrChange w:id="21056" w:author="thu nga" w:date="2024-10-01T10:52:00Z">
              <w:tcPr>
                <w:tcW w:w="2230" w:type="dxa"/>
                <w:vAlign w:val="center"/>
              </w:tcPr>
            </w:tcPrChange>
          </w:tcPr>
          <w:p w14:paraId="6DB6D4DE" w14:textId="67E50DD9" w:rsidR="007B7F57" w:rsidRPr="0052167B" w:rsidDel="007E0F89" w:rsidRDefault="007B7F57" w:rsidP="007B7F57">
            <w:pPr>
              <w:spacing w:before="0" w:line="240" w:lineRule="auto"/>
              <w:contextualSpacing w:val="0"/>
              <w:rPr>
                <w:del w:id="21057" w:author="Phuong Truong Thi" w:date="2024-10-08T18:13:00Z"/>
                <w:rFonts w:ascii="Times New Roman" w:eastAsia="Times New Roman" w:hAnsi="Times New Roman"/>
                <w:sz w:val="24"/>
                <w:szCs w:val="24"/>
                <w:lang w:eastAsia="vi-VN"/>
              </w:rPr>
            </w:pPr>
            <w:del w:id="21058" w:author="Phuong Truong Thi" w:date="2024-10-08T18:13:00Z">
              <w:r w:rsidRPr="0052167B" w:rsidDel="007E0F89">
                <w:rPr>
                  <w:rFonts w:ascii="Times New Roman" w:hAnsi="Times New Roman"/>
                  <w:sz w:val="24"/>
                  <w:szCs w:val="24"/>
                </w:rPr>
                <w:delText>Gợi ý bán sản phẩm từ Model AI của EDA</w:delText>
              </w:r>
            </w:del>
          </w:p>
        </w:tc>
        <w:tc>
          <w:tcPr>
            <w:tcW w:w="1070" w:type="dxa"/>
            <w:tcPrChange w:id="21059" w:author="thu nga" w:date="2024-10-01T10:52:00Z">
              <w:tcPr>
                <w:tcW w:w="1070" w:type="dxa"/>
              </w:tcPr>
            </w:tcPrChange>
          </w:tcPr>
          <w:p w14:paraId="4913DB53" w14:textId="1B41A267" w:rsidR="007B7F57" w:rsidRPr="0052167B" w:rsidDel="007E0F89" w:rsidRDefault="007B7F57" w:rsidP="007B7F57">
            <w:pPr>
              <w:spacing w:before="0" w:line="240" w:lineRule="auto"/>
              <w:contextualSpacing w:val="0"/>
              <w:rPr>
                <w:del w:id="21060" w:author="Phuong Truong Thi" w:date="2024-10-08T18:13:00Z"/>
                <w:rFonts w:ascii="Times New Roman" w:eastAsia="Times New Roman" w:hAnsi="Times New Roman"/>
                <w:sz w:val="24"/>
                <w:szCs w:val="24"/>
                <w:lang w:eastAsia="vi-VN"/>
              </w:rPr>
            </w:pPr>
            <w:ins w:id="21061" w:author="thu nga" w:date="2024-09-30T15:35:00Z">
              <w:del w:id="21062" w:author="Phuong Truong Thi" w:date="2024-10-08T18:13:00Z">
                <w:r w:rsidRPr="00927521" w:rsidDel="007E0F89">
                  <w:rPr>
                    <w:rFonts w:ascii="Times New Roman" w:eastAsia="Times New Roman" w:hAnsi="Times New Roman"/>
                    <w:sz w:val="24"/>
                    <w:szCs w:val="24"/>
                    <w:lang w:val="vi-VN" w:eastAsia="vi-VN"/>
                  </w:rPr>
                  <w:delText>EDA</w:delText>
                </w:r>
              </w:del>
            </w:ins>
          </w:p>
        </w:tc>
        <w:tc>
          <w:tcPr>
            <w:tcW w:w="1111" w:type="dxa"/>
            <w:tcPrChange w:id="21063" w:author="thu nga" w:date="2024-10-01T10:52:00Z">
              <w:tcPr>
                <w:tcW w:w="1896" w:type="dxa"/>
                <w:gridSpan w:val="2"/>
              </w:tcPr>
            </w:tcPrChange>
          </w:tcPr>
          <w:p w14:paraId="4CFBD8B5" w14:textId="5D672E67" w:rsidR="007B7F57" w:rsidRPr="0052167B" w:rsidDel="007E0F89" w:rsidRDefault="007B7F57" w:rsidP="007B7F57">
            <w:pPr>
              <w:spacing w:before="0" w:line="240" w:lineRule="auto"/>
              <w:contextualSpacing w:val="0"/>
              <w:rPr>
                <w:del w:id="21064" w:author="Phuong Truong Thi" w:date="2024-10-08T18:13:00Z"/>
                <w:rFonts w:ascii="Times New Roman" w:eastAsia="Times New Roman" w:hAnsi="Times New Roman"/>
                <w:sz w:val="24"/>
                <w:szCs w:val="24"/>
                <w:lang w:eastAsia="vi-VN"/>
              </w:rPr>
            </w:pPr>
            <w:del w:id="21065"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1066" w:author="thu nga" w:date="2024-10-01T10:52:00Z">
              <w:tcPr>
                <w:tcW w:w="1766" w:type="dxa"/>
                <w:gridSpan w:val="3"/>
                <w:shd w:val="clear" w:color="auto" w:fill="auto"/>
                <w:noWrap/>
                <w:vAlign w:val="center"/>
              </w:tcPr>
            </w:tcPrChange>
          </w:tcPr>
          <w:p w14:paraId="74B57197" w14:textId="5A6C003B" w:rsidR="007B7F57" w:rsidRPr="0052167B" w:rsidDel="007E0F89" w:rsidRDefault="007B7F57" w:rsidP="007B7F57">
            <w:pPr>
              <w:spacing w:before="0" w:line="240" w:lineRule="auto"/>
              <w:contextualSpacing w:val="0"/>
              <w:rPr>
                <w:del w:id="21067" w:author="Phuong Truong Thi" w:date="2024-10-08T18:13:00Z"/>
                <w:rFonts w:ascii="Times New Roman" w:eastAsia="Times New Roman" w:hAnsi="Times New Roman"/>
                <w:sz w:val="24"/>
                <w:szCs w:val="24"/>
                <w:lang w:val="vi-VN" w:eastAsia="vi-VN"/>
              </w:rPr>
            </w:pPr>
          </w:p>
        </w:tc>
        <w:tc>
          <w:tcPr>
            <w:tcW w:w="994" w:type="dxa"/>
            <w:tcPrChange w:id="21068" w:author="thu nga" w:date="2024-10-01T10:52:00Z">
              <w:tcPr>
                <w:tcW w:w="790" w:type="dxa"/>
              </w:tcPr>
            </w:tcPrChange>
          </w:tcPr>
          <w:p w14:paraId="258FF55F" w14:textId="65E51245" w:rsidR="007B7F57" w:rsidRPr="0052167B" w:rsidDel="007E0F89" w:rsidRDefault="007B7F57" w:rsidP="007B7F57">
            <w:pPr>
              <w:spacing w:before="0" w:line="240" w:lineRule="auto"/>
              <w:contextualSpacing w:val="0"/>
              <w:jc w:val="center"/>
              <w:rPr>
                <w:del w:id="21069" w:author="Phuong Truong Thi" w:date="2024-10-08T18:13:00Z"/>
                <w:rFonts w:ascii="Times New Roman" w:eastAsia="Times New Roman" w:hAnsi="Times New Roman"/>
                <w:sz w:val="24"/>
                <w:szCs w:val="24"/>
                <w:lang w:eastAsia="vi-VN"/>
              </w:rPr>
            </w:pPr>
            <w:del w:id="21070"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0BEBA2B4" w14:textId="6F8D217A" w:rsidTr="00E57F75">
        <w:trPr>
          <w:trHeight w:val="276"/>
          <w:del w:id="21071" w:author="Phuong Truong Thi" w:date="2024-10-08T18:13:00Z"/>
          <w:trPrChange w:id="21072" w:author="thu nga" w:date="2024-10-01T10:52:00Z">
            <w:trPr>
              <w:gridAfter w:val="0"/>
              <w:trHeight w:val="276"/>
            </w:trPr>
          </w:trPrChange>
        </w:trPr>
        <w:tc>
          <w:tcPr>
            <w:tcW w:w="670" w:type="dxa"/>
            <w:shd w:val="clear" w:color="auto" w:fill="auto"/>
            <w:vAlign w:val="center"/>
            <w:tcPrChange w:id="21073" w:author="thu nga" w:date="2024-10-01T10:52:00Z">
              <w:tcPr>
                <w:tcW w:w="670" w:type="dxa"/>
                <w:shd w:val="clear" w:color="auto" w:fill="auto"/>
                <w:vAlign w:val="center"/>
              </w:tcPr>
            </w:tcPrChange>
          </w:tcPr>
          <w:p w14:paraId="04B9E773" w14:textId="75A3F11E" w:rsidR="007B7F57" w:rsidRPr="0052167B" w:rsidDel="007E0F89" w:rsidRDefault="007B7F57" w:rsidP="007B7F57">
            <w:pPr>
              <w:pStyle w:val="ListParagraph"/>
              <w:numPr>
                <w:ilvl w:val="0"/>
                <w:numId w:val="63"/>
              </w:numPr>
              <w:spacing w:before="0" w:line="240" w:lineRule="auto"/>
              <w:contextualSpacing w:val="0"/>
              <w:jc w:val="left"/>
              <w:rPr>
                <w:del w:id="21074" w:author="Phuong Truong Thi" w:date="2024-10-08T18:13:00Z"/>
                <w:rFonts w:eastAsia="Times New Roman"/>
                <w:szCs w:val="24"/>
                <w:lang w:val="vi-VN" w:eastAsia="vi-VN"/>
              </w:rPr>
            </w:pPr>
          </w:p>
        </w:tc>
        <w:tc>
          <w:tcPr>
            <w:tcW w:w="2097" w:type="dxa"/>
            <w:gridSpan w:val="2"/>
            <w:shd w:val="clear" w:color="auto" w:fill="auto"/>
            <w:vAlign w:val="center"/>
            <w:tcPrChange w:id="21075" w:author="thu nga" w:date="2024-10-01T10:52:00Z">
              <w:tcPr>
                <w:tcW w:w="2097" w:type="dxa"/>
                <w:gridSpan w:val="3"/>
                <w:shd w:val="clear" w:color="auto" w:fill="auto"/>
                <w:vAlign w:val="center"/>
              </w:tcPr>
            </w:tcPrChange>
          </w:tcPr>
          <w:p w14:paraId="6AF0C904" w14:textId="63129801" w:rsidR="007B7F57" w:rsidRPr="0052167B" w:rsidDel="007E0F89" w:rsidRDefault="007B7F57" w:rsidP="007B7F57">
            <w:pPr>
              <w:spacing w:before="0" w:line="240" w:lineRule="auto"/>
              <w:contextualSpacing w:val="0"/>
              <w:rPr>
                <w:del w:id="21076" w:author="Phuong Truong Thi" w:date="2024-10-08T18:13:00Z"/>
                <w:rFonts w:ascii="Times New Roman" w:hAnsi="Times New Roman"/>
                <w:sz w:val="24"/>
                <w:szCs w:val="24"/>
              </w:rPr>
            </w:pPr>
            <w:del w:id="21077" w:author="Phuong Truong Thi" w:date="2024-10-08T18:13:00Z">
              <w:r w:rsidRPr="0052167B" w:rsidDel="007E0F89">
                <w:rPr>
                  <w:rFonts w:ascii="Times New Roman" w:hAnsi="Times New Roman"/>
                  <w:sz w:val="24"/>
                  <w:szCs w:val="24"/>
                </w:rPr>
                <w:delText>Gợi ý bán 3</w:delText>
              </w:r>
            </w:del>
          </w:p>
        </w:tc>
        <w:tc>
          <w:tcPr>
            <w:tcW w:w="2230" w:type="dxa"/>
            <w:vAlign w:val="center"/>
            <w:tcPrChange w:id="21078" w:author="thu nga" w:date="2024-10-01T10:52:00Z">
              <w:tcPr>
                <w:tcW w:w="2230" w:type="dxa"/>
                <w:vAlign w:val="center"/>
              </w:tcPr>
            </w:tcPrChange>
          </w:tcPr>
          <w:p w14:paraId="205BF09A" w14:textId="0DBFD597" w:rsidR="007B7F57" w:rsidRPr="0052167B" w:rsidDel="007E0F89" w:rsidRDefault="007B7F57" w:rsidP="007B7F57">
            <w:pPr>
              <w:spacing w:before="0" w:line="240" w:lineRule="auto"/>
              <w:contextualSpacing w:val="0"/>
              <w:rPr>
                <w:del w:id="21079" w:author="Phuong Truong Thi" w:date="2024-10-08T18:13:00Z"/>
                <w:rFonts w:ascii="Times New Roman" w:eastAsia="Times New Roman" w:hAnsi="Times New Roman"/>
                <w:sz w:val="24"/>
                <w:szCs w:val="24"/>
                <w:lang w:eastAsia="vi-VN"/>
              </w:rPr>
            </w:pPr>
            <w:del w:id="21080" w:author="Phuong Truong Thi" w:date="2024-10-08T18:13:00Z">
              <w:r w:rsidRPr="0052167B" w:rsidDel="007E0F89">
                <w:rPr>
                  <w:rFonts w:ascii="Times New Roman" w:hAnsi="Times New Roman"/>
                  <w:sz w:val="24"/>
                  <w:szCs w:val="24"/>
                </w:rPr>
                <w:delText>Gợi ý bán sản phẩm từ Model AI của EDA</w:delText>
              </w:r>
            </w:del>
          </w:p>
        </w:tc>
        <w:tc>
          <w:tcPr>
            <w:tcW w:w="1070" w:type="dxa"/>
            <w:tcPrChange w:id="21081" w:author="thu nga" w:date="2024-10-01T10:52:00Z">
              <w:tcPr>
                <w:tcW w:w="1070" w:type="dxa"/>
              </w:tcPr>
            </w:tcPrChange>
          </w:tcPr>
          <w:p w14:paraId="24D71EEB" w14:textId="0C3DAFF1" w:rsidR="007B7F57" w:rsidRPr="0052167B" w:rsidDel="007E0F89" w:rsidRDefault="007B7F57" w:rsidP="007B7F57">
            <w:pPr>
              <w:spacing w:before="0" w:line="240" w:lineRule="auto"/>
              <w:contextualSpacing w:val="0"/>
              <w:rPr>
                <w:del w:id="21082" w:author="Phuong Truong Thi" w:date="2024-10-08T18:13:00Z"/>
                <w:rFonts w:ascii="Times New Roman" w:eastAsia="Times New Roman" w:hAnsi="Times New Roman"/>
                <w:sz w:val="24"/>
                <w:szCs w:val="24"/>
                <w:lang w:eastAsia="vi-VN"/>
              </w:rPr>
            </w:pPr>
            <w:ins w:id="21083" w:author="thu nga" w:date="2024-09-30T15:35:00Z">
              <w:del w:id="21084" w:author="Phuong Truong Thi" w:date="2024-10-08T18:13:00Z">
                <w:r w:rsidRPr="00927521" w:rsidDel="007E0F89">
                  <w:rPr>
                    <w:rFonts w:ascii="Times New Roman" w:eastAsia="Times New Roman" w:hAnsi="Times New Roman"/>
                    <w:sz w:val="24"/>
                    <w:szCs w:val="24"/>
                    <w:lang w:val="vi-VN" w:eastAsia="vi-VN"/>
                  </w:rPr>
                  <w:delText>EDA</w:delText>
                </w:r>
              </w:del>
            </w:ins>
          </w:p>
        </w:tc>
        <w:tc>
          <w:tcPr>
            <w:tcW w:w="1111" w:type="dxa"/>
            <w:tcPrChange w:id="21085" w:author="thu nga" w:date="2024-10-01T10:52:00Z">
              <w:tcPr>
                <w:tcW w:w="1896" w:type="dxa"/>
                <w:gridSpan w:val="2"/>
              </w:tcPr>
            </w:tcPrChange>
          </w:tcPr>
          <w:p w14:paraId="325C9F08" w14:textId="743A3DA6" w:rsidR="007B7F57" w:rsidRPr="0052167B" w:rsidDel="007E0F89" w:rsidRDefault="007B7F57" w:rsidP="007B7F57">
            <w:pPr>
              <w:spacing w:before="0" w:line="240" w:lineRule="auto"/>
              <w:contextualSpacing w:val="0"/>
              <w:rPr>
                <w:del w:id="21086" w:author="Phuong Truong Thi" w:date="2024-10-08T18:13:00Z"/>
                <w:rFonts w:ascii="Times New Roman" w:eastAsia="Times New Roman" w:hAnsi="Times New Roman"/>
                <w:sz w:val="24"/>
                <w:szCs w:val="24"/>
                <w:lang w:eastAsia="vi-VN"/>
              </w:rPr>
            </w:pPr>
            <w:del w:id="21087"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1088" w:author="thu nga" w:date="2024-10-01T10:52:00Z">
              <w:tcPr>
                <w:tcW w:w="1766" w:type="dxa"/>
                <w:gridSpan w:val="3"/>
                <w:shd w:val="clear" w:color="auto" w:fill="auto"/>
                <w:noWrap/>
                <w:vAlign w:val="center"/>
              </w:tcPr>
            </w:tcPrChange>
          </w:tcPr>
          <w:p w14:paraId="264DC40F" w14:textId="795C05FB" w:rsidR="007B7F57" w:rsidRPr="0052167B" w:rsidDel="007E0F89" w:rsidRDefault="007B7F57" w:rsidP="007B7F57">
            <w:pPr>
              <w:spacing w:before="0" w:line="240" w:lineRule="auto"/>
              <w:contextualSpacing w:val="0"/>
              <w:rPr>
                <w:del w:id="21089" w:author="Phuong Truong Thi" w:date="2024-10-08T18:13:00Z"/>
                <w:rFonts w:ascii="Times New Roman" w:eastAsia="Times New Roman" w:hAnsi="Times New Roman"/>
                <w:sz w:val="24"/>
                <w:szCs w:val="24"/>
                <w:lang w:val="vi-VN" w:eastAsia="vi-VN"/>
              </w:rPr>
            </w:pPr>
          </w:p>
        </w:tc>
        <w:tc>
          <w:tcPr>
            <w:tcW w:w="994" w:type="dxa"/>
            <w:tcPrChange w:id="21090" w:author="thu nga" w:date="2024-10-01T10:52:00Z">
              <w:tcPr>
                <w:tcW w:w="790" w:type="dxa"/>
              </w:tcPr>
            </w:tcPrChange>
          </w:tcPr>
          <w:p w14:paraId="62E525E5" w14:textId="752D8D28" w:rsidR="007B7F57" w:rsidRPr="0052167B" w:rsidDel="007E0F89" w:rsidRDefault="007B7F57" w:rsidP="007B7F57">
            <w:pPr>
              <w:spacing w:before="0" w:line="240" w:lineRule="auto"/>
              <w:contextualSpacing w:val="0"/>
              <w:jc w:val="center"/>
              <w:rPr>
                <w:del w:id="21091" w:author="Phuong Truong Thi" w:date="2024-10-08T18:13:00Z"/>
                <w:rFonts w:ascii="Times New Roman" w:eastAsia="Times New Roman" w:hAnsi="Times New Roman"/>
                <w:sz w:val="24"/>
                <w:szCs w:val="24"/>
                <w:lang w:eastAsia="vi-VN"/>
              </w:rPr>
            </w:pPr>
            <w:del w:id="21092" w:author="Phuong Truong Thi" w:date="2024-10-08T18:13:00Z">
              <w:r w:rsidRPr="0052167B" w:rsidDel="007E0F89">
                <w:rPr>
                  <w:rFonts w:ascii="Times New Roman" w:eastAsia="Times New Roman" w:hAnsi="Times New Roman"/>
                  <w:sz w:val="24"/>
                  <w:szCs w:val="24"/>
                  <w:lang w:eastAsia="vi-VN"/>
                </w:rPr>
                <w:delText>Y</w:delText>
              </w:r>
            </w:del>
          </w:p>
        </w:tc>
      </w:tr>
      <w:tr w:rsidR="007B7F57" w:rsidRPr="0052167B" w:rsidDel="007E0F89" w14:paraId="39AE0EC5" w14:textId="3DD0A109" w:rsidTr="00E57F75">
        <w:tblPrEx>
          <w:tblPrExChange w:id="21093" w:author="thu nga" w:date="2024-10-01T10:52:00Z">
            <w:tblPrEx>
              <w:tblW w:w="9270" w:type="dxa"/>
            </w:tblPrEx>
          </w:tblPrExChange>
        </w:tblPrEx>
        <w:trPr>
          <w:trHeight w:val="276"/>
          <w:del w:id="21094" w:author="Phuong Truong Thi" w:date="2024-10-08T18:13:00Z"/>
          <w:trPrChange w:id="21095" w:author="thu nga" w:date="2024-10-01T10:52:00Z">
            <w:trPr>
              <w:gridBefore w:val="2"/>
              <w:trHeight w:val="276"/>
            </w:trPr>
          </w:trPrChange>
        </w:trPr>
        <w:tc>
          <w:tcPr>
            <w:tcW w:w="1092" w:type="dxa"/>
            <w:gridSpan w:val="2"/>
            <w:tcPrChange w:id="21096" w:author="thu nga" w:date="2024-10-01T10:52:00Z">
              <w:tcPr>
                <w:tcW w:w="1030" w:type="dxa"/>
              </w:tcPr>
            </w:tcPrChange>
          </w:tcPr>
          <w:p w14:paraId="3B7462F1" w14:textId="144A3F88" w:rsidR="007B7F57" w:rsidRPr="0052167B" w:rsidDel="007E0F89" w:rsidRDefault="007B7F57" w:rsidP="007B7F57">
            <w:pPr>
              <w:spacing w:before="0" w:line="240" w:lineRule="auto"/>
              <w:contextualSpacing w:val="0"/>
              <w:jc w:val="left"/>
              <w:rPr>
                <w:del w:id="21097" w:author="Phuong Truong Thi" w:date="2024-10-08T18:13:00Z"/>
                <w:rFonts w:ascii="Times New Roman" w:eastAsia="Times New Roman" w:hAnsi="Times New Roman"/>
                <w:sz w:val="24"/>
                <w:szCs w:val="24"/>
                <w:lang w:eastAsia="vi-VN"/>
              </w:rPr>
            </w:pPr>
          </w:p>
        </w:tc>
        <w:tc>
          <w:tcPr>
            <w:tcW w:w="8214" w:type="dxa"/>
            <w:gridSpan w:val="6"/>
            <w:tcPrChange w:id="21098" w:author="thu nga" w:date="2024-10-01T10:52:00Z">
              <w:tcPr>
                <w:tcW w:w="9270" w:type="dxa"/>
                <w:gridSpan w:val="10"/>
              </w:tcPr>
            </w:tcPrChange>
          </w:tcPr>
          <w:p w14:paraId="41ECEF88" w14:textId="2074D9B4" w:rsidR="007B7F57" w:rsidRPr="0052167B" w:rsidDel="007E0F89" w:rsidRDefault="007B7F57" w:rsidP="007B7F57">
            <w:pPr>
              <w:spacing w:before="0" w:line="240" w:lineRule="auto"/>
              <w:contextualSpacing w:val="0"/>
              <w:jc w:val="left"/>
              <w:rPr>
                <w:del w:id="21099" w:author="Phuong Truong Thi" w:date="2024-10-08T18:13:00Z"/>
                <w:rFonts w:ascii="Times New Roman" w:eastAsia="Times New Roman" w:hAnsi="Times New Roman"/>
                <w:sz w:val="24"/>
                <w:szCs w:val="24"/>
                <w:lang w:eastAsia="vi-VN"/>
              </w:rPr>
            </w:pPr>
            <w:del w:id="21100" w:author="Phuong Truong Thi" w:date="2024-10-08T18:13:00Z">
              <w:r w:rsidRPr="0052167B" w:rsidDel="007E0F89">
                <w:rPr>
                  <w:rFonts w:ascii="Times New Roman" w:eastAsia="Times New Roman" w:hAnsi="Times New Roman"/>
                  <w:sz w:val="24"/>
                  <w:szCs w:val="24"/>
                  <w:lang w:eastAsia="vi-VN"/>
                </w:rPr>
                <w:delText>AUM</w:delText>
              </w:r>
            </w:del>
          </w:p>
        </w:tc>
      </w:tr>
      <w:tr w:rsidR="000E4E67" w:rsidRPr="0052167B" w:rsidDel="007E0F89" w14:paraId="5E933AD6" w14:textId="7DE93C6B" w:rsidTr="00E57F75">
        <w:trPr>
          <w:trHeight w:val="276"/>
          <w:del w:id="21101" w:author="Phuong Truong Thi" w:date="2024-10-08T18:13:00Z"/>
          <w:trPrChange w:id="21102" w:author="thu nga" w:date="2024-10-01T10:52:00Z">
            <w:trPr>
              <w:gridAfter w:val="0"/>
              <w:trHeight w:val="276"/>
            </w:trPr>
          </w:trPrChange>
        </w:trPr>
        <w:tc>
          <w:tcPr>
            <w:tcW w:w="670" w:type="dxa"/>
            <w:shd w:val="clear" w:color="auto" w:fill="auto"/>
            <w:vAlign w:val="center"/>
            <w:tcPrChange w:id="21103" w:author="thu nga" w:date="2024-10-01T10:52:00Z">
              <w:tcPr>
                <w:tcW w:w="670" w:type="dxa"/>
                <w:shd w:val="clear" w:color="auto" w:fill="auto"/>
                <w:vAlign w:val="center"/>
              </w:tcPr>
            </w:tcPrChange>
          </w:tcPr>
          <w:p w14:paraId="43CD69CD" w14:textId="07BEBD86" w:rsidR="000E4E67" w:rsidRPr="0052167B" w:rsidDel="007E0F89" w:rsidRDefault="000E4E67" w:rsidP="000E4E67">
            <w:pPr>
              <w:pStyle w:val="ListParagraph"/>
              <w:numPr>
                <w:ilvl w:val="0"/>
                <w:numId w:val="63"/>
              </w:numPr>
              <w:spacing w:before="0" w:line="240" w:lineRule="auto"/>
              <w:contextualSpacing w:val="0"/>
              <w:jc w:val="left"/>
              <w:rPr>
                <w:del w:id="21104" w:author="Phuong Truong Thi" w:date="2024-10-08T18:13:00Z"/>
                <w:rFonts w:eastAsia="Times New Roman"/>
                <w:szCs w:val="24"/>
                <w:lang w:val="vi-VN" w:eastAsia="vi-VN"/>
              </w:rPr>
            </w:pPr>
          </w:p>
        </w:tc>
        <w:tc>
          <w:tcPr>
            <w:tcW w:w="2097" w:type="dxa"/>
            <w:gridSpan w:val="2"/>
            <w:shd w:val="clear" w:color="auto" w:fill="auto"/>
            <w:vAlign w:val="center"/>
            <w:tcPrChange w:id="21105" w:author="thu nga" w:date="2024-10-01T10:52:00Z">
              <w:tcPr>
                <w:tcW w:w="2097" w:type="dxa"/>
                <w:gridSpan w:val="3"/>
                <w:shd w:val="clear" w:color="auto" w:fill="auto"/>
                <w:vAlign w:val="center"/>
              </w:tcPr>
            </w:tcPrChange>
          </w:tcPr>
          <w:p w14:paraId="3A60C912" w14:textId="46864933" w:rsidR="000E4E67" w:rsidRPr="002F0D98" w:rsidDel="007E0F89" w:rsidRDefault="000E4E67" w:rsidP="000E4E67">
            <w:pPr>
              <w:spacing w:before="0" w:line="240" w:lineRule="auto"/>
              <w:contextualSpacing w:val="0"/>
              <w:rPr>
                <w:del w:id="21106" w:author="Phuong Truong Thi" w:date="2024-10-08T18:13:00Z"/>
                <w:rFonts w:ascii="Times New Roman" w:hAnsi="Times New Roman"/>
                <w:sz w:val="24"/>
                <w:szCs w:val="24"/>
                <w:lang w:val="vi-VN"/>
              </w:rPr>
            </w:pPr>
            <w:del w:id="21107" w:author="Phuong Truong Thi" w:date="2024-10-08T18:13:00Z">
              <w:r w:rsidRPr="002F0D98" w:rsidDel="007E0F89">
                <w:rPr>
                  <w:rFonts w:ascii="Times New Roman" w:hAnsi="Times New Roman"/>
                  <w:sz w:val="24"/>
                  <w:szCs w:val="24"/>
                  <w:lang w:val="vi-VN"/>
                </w:rPr>
                <w:delText>AUM tại ngày dữ liệu</w:delText>
              </w:r>
            </w:del>
          </w:p>
        </w:tc>
        <w:tc>
          <w:tcPr>
            <w:tcW w:w="2230" w:type="dxa"/>
            <w:vAlign w:val="center"/>
            <w:tcPrChange w:id="21108" w:author="thu nga" w:date="2024-10-01T10:52:00Z">
              <w:tcPr>
                <w:tcW w:w="2230" w:type="dxa"/>
                <w:vAlign w:val="center"/>
              </w:tcPr>
            </w:tcPrChange>
          </w:tcPr>
          <w:p w14:paraId="4DAC3118" w14:textId="795F16FC" w:rsidR="000E4E67" w:rsidRPr="002F0D98" w:rsidDel="007E0F89" w:rsidRDefault="000E4E67" w:rsidP="000E4E67">
            <w:pPr>
              <w:spacing w:before="0" w:line="240" w:lineRule="auto"/>
              <w:contextualSpacing w:val="0"/>
              <w:rPr>
                <w:del w:id="21109" w:author="Phuong Truong Thi" w:date="2024-10-08T18:13:00Z"/>
                <w:rFonts w:ascii="Times New Roman" w:eastAsia="Times New Roman" w:hAnsi="Times New Roman"/>
                <w:sz w:val="24"/>
                <w:szCs w:val="24"/>
                <w:lang w:val="vi-VN" w:eastAsia="vi-VN"/>
              </w:rPr>
            </w:pPr>
            <w:del w:id="21110" w:author="Phuong Truong Thi" w:date="2024-10-08T18:13:00Z">
              <w:r w:rsidRPr="002F0D98" w:rsidDel="007E0F89">
                <w:rPr>
                  <w:rFonts w:ascii="Times New Roman" w:hAnsi="Times New Roman"/>
                  <w:sz w:val="24"/>
                  <w:szCs w:val="24"/>
                  <w:lang w:val="vi-VN"/>
                </w:rPr>
                <w:delText>AUM cuối kỳ (Tổng tài sản của khách hàng) tại ngày T-1</w:delText>
              </w:r>
            </w:del>
          </w:p>
        </w:tc>
        <w:tc>
          <w:tcPr>
            <w:tcW w:w="1070" w:type="dxa"/>
            <w:tcPrChange w:id="21111" w:author="thu nga" w:date="2024-10-01T10:52:00Z">
              <w:tcPr>
                <w:tcW w:w="1070" w:type="dxa"/>
              </w:tcPr>
            </w:tcPrChange>
          </w:tcPr>
          <w:p w14:paraId="761FDF78" w14:textId="6E6CF4C1" w:rsidR="000E4E67" w:rsidRPr="007B7F57" w:rsidDel="007E0F89" w:rsidRDefault="000E4E67" w:rsidP="000E4E67">
            <w:pPr>
              <w:spacing w:before="0" w:line="240" w:lineRule="auto"/>
              <w:contextualSpacing w:val="0"/>
              <w:rPr>
                <w:del w:id="21112" w:author="Phuong Truong Thi" w:date="2024-10-08T18:13:00Z"/>
                <w:rFonts w:ascii="Times New Roman" w:eastAsia="Times New Roman" w:hAnsi="Times New Roman"/>
                <w:sz w:val="24"/>
                <w:szCs w:val="24"/>
                <w:lang w:val="vi-VN" w:eastAsia="vi-VN"/>
                <w:rPrChange w:id="21113" w:author="thu nga" w:date="2024-09-30T15:35:00Z">
                  <w:rPr>
                    <w:del w:id="21114" w:author="Phuong Truong Thi" w:date="2024-10-08T18:13:00Z"/>
                    <w:rFonts w:ascii="Times New Roman" w:eastAsia="Times New Roman" w:hAnsi="Times New Roman"/>
                    <w:sz w:val="24"/>
                    <w:szCs w:val="24"/>
                    <w:lang w:eastAsia="vi-VN"/>
                  </w:rPr>
                </w:rPrChange>
              </w:rPr>
            </w:pPr>
            <w:ins w:id="21115" w:author="thu nga" w:date="2024-09-30T15:35:00Z">
              <w:del w:id="21116"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117" w:author="thu nga" w:date="2024-10-01T10:52:00Z">
              <w:tcPr>
                <w:tcW w:w="1896" w:type="dxa"/>
                <w:gridSpan w:val="2"/>
              </w:tcPr>
            </w:tcPrChange>
          </w:tcPr>
          <w:p w14:paraId="2E0E8B16" w14:textId="1F99A550" w:rsidR="000E4E67" w:rsidRPr="0052167B" w:rsidDel="007E0F89" w:rsidRDefault="000E4E67" w:rsidP="000E4E67">
            <w:pPr>
              <w:spacing w:before="0" w:line="240" w:lineRule="auto"/>
              <w:contextualSpacing w:val="0"/>
              <w:rPr>
                <w:del w:id="21118" w:author="Phuong Truong Thi" w:date="2024-10-08T18:13:00Z"/>
                <w:rFonts w:ascii="Times New Roman" w:eastAsia="Times New Roman" w:hAnsi="Times New Roman"/>
                <w:sz w:val="24"/>
                <w:szCs w:val="24"/>
                <w:lang w:eastAsia="vi-VN"/>
              </w:rPr>
            </w:pPr>
            <w:ins w:id="21119" w:author="thu nga" w:date="2024-10-01T10:19:00Z">
              <w:del w:id="21120" w:author="Phuong Truong Thi" w:date="2024-10-08T18:13:00Z">
                <w:r w:rsidRPr="00D147EC" w:rsidDel="007E0F89">
                  <w:rPr>
                    <w:rFonts w:ascii="Times New Roman" w:eastAsia="Times New Roman" w:hAnsi="Times New Roman"/>
                    <w:sz w:val="24"/>
                    <w:szCs w:val="24"/>
                    <w:lang w:eastAsia="vi-VN"/>
                  </w:rPr>
                  <w:delText>Currency</w:delText>
                </w:r>
              </w:del>
            </w:ins>
            <w:del w:id="21121" w:author="Phuong Truong Thi" w:date="2024-10-08T18:13:00Z">
              <w:r w:rsidDel="007E0F89">
                <w:rPr>
                  <w:rFonts w:ascii="Times New Roman" w:eastAsia="Times New Roman" w:hAnsi="Times New Roman"/>
                  <w:sz w:val="24"/>
                  <w:szCs w:val="24"/>
                  <w:lang w:val="vi-VN" w:eastAsia="vi-VN"/>
                </w:rPr>
                <w:delText xml:space="preserve"> </w:delText>
              </w:r>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122" w:author="thu nga" w:date="2024-10-01T10:52:00Z">
              <w:tcPr>
                <w:tcW w:w="1766" w:type="dxa"/>
                <w:gridSpan w:val="3"/>
                <w:shd w:val="clear" w:color="auto" w:fill="auto"/>
                <w:noWrap/>
                <w:vAlign w:val="center"/>
              </w:tcPr>
            </w:tcPrChange>
          </w:tcPr>
          <w:p w14:paraId="7EFA92C5" w14:textId="6467B697" w:rsidR="000E4E67" w:rsidRPr="0052167B" w:rsidDel="007E0F89" w:rsidRDefault="000E4E67" w:rsidP="000E4E67">
            <w:pPr>
              <w:spacing w:before="0" w:line="240" w:lineRule="auto"/>
              <w:contextualSpacing w:val="0"/>
              <w:rPr>
                <w:del w:id="21123" w:author="Phuong Truong Thi" w:date="2024-10-08T18:13:00Z"/>
                <w:rFonts w:ascii="Times New Roman" w:eastAsia="Times New Roman" w:hAnsi="Times New Roman"/>
                <w:sz w:val="24"/>
                <w:szCs w:val="24"/>
                <w:lang w:val="vi-VN" w:eastAsia="vi-VN"/>
              </w:rPr>
            </w:pPr>
          </w:p>
        </w:tc>
        <w:tc>
          <w:tcPr>
            <w:tcW w:w="994" w:type="dxa"/>
            <w:tcPrChange w:id="21124" w:author="thu nga" w:date="2024-10-01T10:52:00Z">
              <w:tcPr>
                <w:tcW w:w="790" w:type="dxa"/>
              </w:tcPr>
            </w:tcPrChange>
          </w:tcPr>
          <w:p w14:paraId="67F28989" w14:textId="70B57F80" w:rsidR="000E4E67" w:rsidRPr="0052167B" w:rsidDel="007E0F89" w:rsidRDefault="000E4E67" w:rsidP="000E4E67">
            <w:pPr>
              <w:spacing w:before="0" w:line="240" w:lineRule="auto"/>
              <w:contextualSpacing w:val="0"/>
              <w:jc w:val="center"/>
              <w:rPr>
                <w:del w:id="21125" w:author="Phuong Truong Thi" w:date="2024-10-08T18:13:00Z"/>
                <w:rFonts w:ascii="Times New Roman" w:eastAsia="Times New Roman" w:hAnsi="Times New Roman"/>
                <w:sz w:val="24"/>
                <w:szCs w:val="24"/>
                <w:lang w:eastAsia="vi-VN"/>
              </w:rPr>
            </w:pPr>
            <w:del w:id="21126"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7974DD70" w14:textId="399BDB22" w:rsidTr="00E57F75">
        <w:trPr>
          <w:trHeight w:val="276"/>
          <w:del w:id="21127" w:author="Phuong Truong Thi" w:date="2024-10-08T18:13:00Z"/>
          <w:trPrChange w:id="21128" w:author="thu nga" w:date="2024-10-01T10:52:00Z">
            <w:trPr>
              <w:gridAfter w:val="0"/>
              <w:trHeight w:val="276"/>
            </w:trPr>
          </w:trPrChange>
        </w:trPr>
        <w:tc>
          <w:tcPr>
            <w:tcW w:w="670" w:type="dxa"/>
            <w:shd w:val="clear" w:color="auto" w:fill="auto"/>
            <w:vAlign w:val="center"/>
            <w:tcPrChange w:id="21129" w:author="thu nga" w:date="2024-10-01T10:52:00Z">
              <w:tcPr>
                <w:tcW w:w="670" w:type="dxa"/>
                <w:shd w:val="clear" w:color="auto" w:fill="auto"/>
                <w:vAlign w:val="center"/>
              </w:tcPr>
            </w:tcPrChange>
          </w:tcPr>
          <w:p w14:paraId="51451D6D" w14:textId="77BFDCDD" w:rsidR="000E4E67" w:rsidRPr="0052167B" w:rsidDel="007E0F89" w:rsidRDefault="000E4E67" w:rsidP="000E4E67">
            <w:pPr>
              <w:pStyle w:val="ListParagraph"/>
              <w:numPr>
                <w:ilvl w:val="0"/>
                <w:numId w:val="63"/>
              </w:numPr>
              <w:spacing w:before="0" w:line="240" w:lineRule="auto"/>
              <w:contextualSpacing w:val="0"/>
              <w:jc w:val="left"/>
              <w:rPr>
                <w:del w:id="21130" w:author="Phuong Truong Thi" w:date="2024-10-08T18:13:00Z"/>
                <w:rFonts w:eastAsia="Times New Roman"/>
                <w:szCs w:val="24"/>
                <w:lang w:val="vi-VN" w:eastAsia="vi-VN"/>
              </w:rPr>
            </w:pPr>
          </w:p>
        </w:tc>
        <w:tc>
          <w:tcPr>
            <w:tcW w:w="2097" w:type="dxa"/>
            <w:gridSpan w:val="2"/>
            <w:shd w:val="clear" w:color="auto" w:fill="auto"/>
            <w:vAlign w:val="center"/>
            <w:tcPrChange w:id="21131" w:author="thu nga" w:date="2024-10-01T10:52:00Z">
              <w:tcPr>
                <w:tcW w:w="2097" w:type="dxa"/>
                <w:gridSpan w:val="3"/>
                <w:shd w:val="clear" w:color="auto" w:fill="auto"/>
                <w:vAlign w:val="center"/>
              </w:tcPr>
            </w:tcPrChange>
          </w:tcPr>
          <w:p w14:paraId="6386B7D6" w14:textId="297620AE" w:rsidR="000E4E67" w:rsidRPr="0052167B" w:rsidDel="007E0F89" w:rsidRDefault="000E4E67" w:rsidP="000E4E67">
            <w:pPr>
              <w:spacing w:before="0" w:line="240" w:lineRule="auto"/>
              <w:contextualSpacing w:val="0"/>
              <w:rPr>
                <w:del w:id="21132" w:author="Phuong Truong Thi" w:date="2024-10-08T18:13:00Z"/>
                <w:rFonts w:ascii="Times New Roman" w:hAnsi="Times New Roman"/>
                <w:sz w:val="24"/>
                <w:szCs w:val="24"/>
              </w:rPr>
            </w:pPr>
            <w:del w:id="21133" w:author="Phuong Truong Thi" w:date="2024-10-08T18:13:00Z">
              <w:r w:rsidRPr="0052167B" w:rsidDel="007E0F89">
                <w:rPr>
                  <w:rFonts w:ascii="Times New Roman" w:hAnsi="Times New Roman"/>
                  <w:sz w:val="24"/>
                  <w:szCs w:val="24"/>
                </w:rPr>
                <w:delText>AUM trung bình tháng trước</w:delText>
              </w:r>
            </w:del>
          </w:p>
        </w:tc>
        <w:tc>
          <w:tcPr>
            <w:tcW w:w="2230" w:type="dxa"/>
            <w:vAlign w:val="center"/>
            <w:tcPrChange w:id="21134" w:author="thu nga" w:date="2024-10-01T10:52:00Z">
              <w:tcPr>
                <w:tcW w:w="2230" w:type="dxa"/>
                <w:vAlign w:val="center"/>
              </w:tcPr>
            </w:tcPrChange>
          </w:tcPr>
          <w:p w14:paraId="0ECE46F3" w14:textId="7529610D" w:rsidR="000E4E67" w:rsidRPr="0052167B" w:rsidDel="007E0F89" w:rsidRDefault="000E4E67" w:rsidP="000E4E67">
            <w:pPr>
              <w:spacing w:before="0" w:line="240" w:lineRule="auto"/>
              <w:contextualSpacing w:val="0"/>
              <w:rPr>
                <w:del w:id="21135" w:author="Phuong Truong Thi" w:date="2024-10-08T18:13:00Z"/>
                <w:rFonts w:ascii="Times New Roman" w:eastAsia="Times New Roman" w:hAnsi="Times New Roman"/>
                <w:sz w:val="24"/>
                <w:szCs w:val="24"/>
                <w:lang w:eastAsia="vi-VN"/>
              </w:rPr>
            </w:pPr>
            <w:del w:id="21136" w:author="Phuong Truong Thi" w:date="2024-10-08T18:13:00Z">
              <w:r w:rsidRPr="0052167B" w:rsidDel="007E0F89">
                <w:rPr>
                  <w:rFonts w:ascii="Times New Roman" w:hAnsi="Times New Roman"/>
                  <w:sz w:val="24"/>
                  <w:szCs w:val="24"/>
                </w:rPr>
                <w:delText>AUM (Tổng tài sản của khách hàng) trung bình của tháng trước</w:delText>
              </w:r>
            </w:del>
          </w:p>
        </w:tc>
        <w:tc>
          <w:tcPr>
            <w:tcW w:w="1070" w:type="dxa"/>
            <w:tcPrChange w:id="21137" w:author="thu nga" w:date="2024-10-01T10:52:00Z">
              <w:tcPr>
                <w:tcW w:w="1070" w:type="dxa"/>
              </w:tcPr>
            </w:tcPrChange>
          </w:tcPr>
          <w:p w14:paraId="3235D973" w14:textId="4F7D1F37" w:rsidR="000E4E67" w:rsidRPr="0052167B" w:rsidDel="007E0F89" w:rsidRDefault="000E4E67" w:rsidP="000E4E67">
            <w:pPr>
              <w:spacing w:before="0" w:line="240" w:lineRule="auto"/>
              <w:contextualSpacing w:val="0"/>
              <w:rPr>
                <w:del w:id="21138" w:author="Phuong Truong Thi" w:date="2024-10-08T18:13:00Z"/>
                <w:rFonts w:ascii="Times New Roman" w:eastAsia="Times New Roman" w:hAnsi="Times New Roman"/>
                <w:sz w:val="24"/>
                <w:szCs w:val="24"/>
                <w:lang w:eastAsia="vi-VN"/>
              </w:rPr>
            </w:pPr>
          </w:p>
        </w:tc>
        <w:tc>
          <w:tcPr>
            <w:tcW w:w="1111" w:type="dxa"/>
            <w:tcPrChange w:id="21139" w:author="thu nga" w:date="2024-10-01T10:52:00Z">
              <w:tcPr>
                <w:tcW w:w="1896" w:type="dxa"/>
                <w:gridSpan w:val="2"/>
              </w:tcPr>
            </w:tcPrChange>
          </w:tcPr>
          <w:p w14:paraId="42477365" w14:textId="49D52EFA" w:rsidR="000E4E67" w:rsidRPr="0052167B" w:rsidDel="007E0F89" w:rsidRDefault="000E4E67" w:rsidP="000E4E67">
            <w:pPr>
              <w:spacing w:before="0" w:line="240" w:lineRule="auto"/>
              <w:contextualSpacing w:val="0"/>
              <w:rPr>
                <w:del w:id="21140" w:author="Phuong Truong Thi" w:date="2024-10-08T18:13:00Z"/>
                <w:rFonts w:ascii="Times New Roman" w:eastAsia="Times New Roman" w:hAnsi="Times New Roman"/>
                <w:sz w:val="24"/>
                <w:szCs w:val="24"/>
                <w:lang w:eastAsia="vi-VN"/>
              </w:rPr>
            </w:pPr>
            <w:ins w:id="21141" w:author="thu nga" w:date="2024-10-01T10:19:00Z">
              <w:del w:id="21142" w:author="Phuong Truong Thi" w:date="2024-10-08T18:13:00Z">
                <w:r w:rsidRPr="00D147EC" w:rsidDel="007E0F89">
                  <w:rPr>
                    <w:rFonts w:ascii="Times New Roman" w:eastAsia="Times New Roman" w:hAnsi="Times New Roman"/>
                    <w:sz w:val="24"/>
                    <w:szCs w:val="24"/>
                    <w:lang w:eastAsia="vi-VN"/>
                  </w:rPr>
                  <w:delText>Currency</w:delText>
                </w:r>
              </w:del>
            </w:ins>
            <w:del w:id="21143" w:author="Phuong Truong Thi" w:date="2024-10-08T18:13:00Z">
              <w:r w:rsidDel="007E0F89">
                <w:rPr>
                  <w:rFonts w:ascii="Times New Roman" w:eastAsia="Times New Roman" w:hAnsi="Times New Roman"/>
                  <w:sz w:val="24"/>
                  <w:szCs w:val="24"/>
                  <w:lang w:val="vi-VN" w:eastAsia="vi-VN"/>
                </w:rPr>
                <w:delText xml:space="preserve"> </w:delText>
              </w:r>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144" w:author="thu nga" w:date="2024-10-01T10:52:00Z">
              <w:tcPr>
                <w:tcW w:w="1766" w:type="dxa"/>
                <w:gridSpan w:val="3"/>
                <w:shd w:val="clear" w:color="auto" w:fill="auto"/>
                <w:noWrap/>
                <w:vAlign w:val="center"/>
              </w:tcPr>
            </w:tcPrChange>
          </w:tcPr>
          <w:p w14:paraId="4A22BDB0" w14:textId="1277F73A" w:rsidR="000E4E67" w:rsidRPr="0052167B" w:rsidDel="007E0F89" w:rsidRDefault="000E4E67" w:rsidP="000E4E67">
            <w:pPr>
              <w:spacing w:before="0" w:line="240" w:lineRule="auto"/>
              <w:contextualSpacing w:val="0"/>
              <w:rPr>
                <w:del w:id="21145" w:author="Phuong Truong Thi" w:date="2024-10-08T18:13:00Z"/>
                <w:rFonts w:ascii="Times New Roman" w:eastAsia="Times New Roman" w:hAnsi="Times New Roman"/>
                <w:sz w:val="24"/>
                <w:szCs w:val="24"/>
                <w:lang w:val="vi-VN" w:eastAsia="vi-VN"/>
              </w:rPr>
            </w:pPr>
          </w:p>
        </w:tc>
        <w:tc>
          <w:tcPr>
            <w:tcW w:w="994" w:type="dxa"/>
            <w:tcPrChange w:id="21146" w:author="thu nga" w:date="2024-10-01T10:52:00Z">
              <w:tcPr>
                <w:tcW w:w="790" w:type="dxa"/>
              </w:tcPr>
            </w:tcPrChange>
          </w:tcPr>
          <w:p w14:paraId="267F372F" w14:textId="7B6A5716" w:rsidR="000E4E67" w:rsidRPr="0052167B" w:rsidDel="007E0F89" w:rsidRDefault="000E4E67" w:rsidP="000E4E67">
            <w:pPr>
              <w:spacing w:before="0" w:line="240" w:lineRule="auto"/>
              <w:contextualSpacing w:val="0"/>
              <w:jc w:val="center"/>
              <w:rPr>
                <w:del w:id="21147" w:author="Phuong Truong Thi" w:date="2024-10-08T18:13:00Z"/>
                <w:rFonts w:ascii="Times New Roman" w:eastAsia="Times New Roman" w:hAnsi="Times New Roman"/>
                <w:sz w:val="24"/>
                <w:szCs w:val="24"/>
                <w:lang w:eastAsia="vi-VN"/>
              </w:rPr>
            </w:pPr>
            <w:del w:id="2114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C00BA1E" w14:textId="69AB1C62" w:rsidTr="00E57F75">
        <w:trPr>
          <w:trHeight w:val="276"/>
          <w:del w:id="21149" w:author="Phuong Truong Thi" w:date="2024-10-08T18:13:00Z"/>
          <w:trPrChange w:id="21150" w:author="thu nga" w:date="2024-10-01T10:52:00Z">
            <w:trPr>
              <w:gridAfter w:val="0"/>
              <w:trHeight w:val="276"/>
            </w:trPr>
          </w:trPrChange>
        </w:trPr>
        <w:tc>
          <w:tcPr>
            <w:tcW w:w="670" w:type="dxa"/>
            <w:shd w:val="clear" w:color="auto" w:fill="auto"/>
            <w:vAlign w:val="center"/>
            <w:tcPrChange w:id="21151" w:author="thu nga" w:date="2024-10-01T10:52:00Z">
              <w:tcPr>
                <w:tcW w:w="670" w:type="dxa"/>
                <w:shd w:val="clear" w:color="auto" w:fill="auto"/>
                <w:vAlign w:val="center"/>
              </w:tcPr>
            </w:tcPrChange>
          </w:tcPr>
          <w:p w14:paraId="136009F3" w14:textId="2B326FCF" w:rsidR="000E4E67" w:rsidRPr="0052167B" w:rsidDel="007E0F89" w:rsidRDefault="000E4E67" w:rsidP="000E4E67">
            <w:pPr>
              <w:pStyle w:val="ListParagraph"/>
              <w:numPr>
                <w:ilvl w:val="0"/>
                <w:numId w:val="63"/>
              </w:numPr>
              <w:spacing w:before="0" w:line="240" w:lineRule="auto"/>
              <w:contextualSpacing w:val="0"/>
              <w:jc w:val="left"/>
              <w:rPr>
                <w:del w:id="21152" w:author="Phuong Truong Thi" w:date="2024-10-08T18:13:00Z"/>
                <w:rFonts w:eastAsia="Times New Roman"/>
                <w:szCs w:val="24"/>
                <w:lang w:val="vi-VN" w:eastAsia="vi-VN"/>
              </w:rPr>
            </w:pPr>
          </w:p>
        </w:tc>
        <w:tc>
          <w:tcPr>
            <w:tcW w:w="2097" w:type="dxa"/>
            <w:gridSpan w:val="2"/>
            <w:shd w:val="clear" w:color="auto" w:fill="auto"/>
            <w:vAlign w:val="center"/>
            <w:tcPrChange w:id="21153" w:author="thu nga" w:date="2024-10-01T10:52:00Z">
              <w:tcPr>
                <w:tcW w:w="2097" w:type="dxa"/>
                <w:gridSpan w:val="3"/>
                <w:shd w:val="clear" w:color="auto" w:fill="auto"/>
                <w:vAlign w:val="center"/>
              </w:tcPr>
            </w:tcPrChange>
          </w:tcPr>
          <w:p w14:paraId="666A7748" w14:textId="0C633212" w:rsidR="000E4E67" w:rsidRPr="002F0D98" w:rsidDel="007E0F89" w:rsidRDefault="000E4E67" w:rsidP="000E4E67">
            <w:pPr>
              <w:spacing w:before="0" w:line="240" w:lineRule="auto"/>
              <w:contextualSpacing w:val="0"/>
              <w:rPr>
                <w:del w:id="21154" w:author="Phuong Truong Thi" w:date="2024-10-08T18:13:00Z"/>
                <w:rFonts w:ascii="Times New Roman" w:hAnsi="Times New Roman"/>
                <w:sz w:val="24"/>
                <w:szCs w:val="24"/>
                <w:lang w:val="vi-VN"/>
              </w:rPr>
            </w:pPr>
            <w:del w:id="21155" w:author="Phuong Truong Thi" w:date="2024-10-08T18:13:00Z">
              <w:r w:rsidRPr="002F0D98" w:rsidDel="007E0F89">
                <w:rPr>
                  <w:rFonts w:ascii="Times New Roman" w:hAnsi="Times New Roman"/>
                  <w:sz w:val="24"/>
                  <w:szCs w:val="24"/>
                  <w:lang w:val="vi-VN"/>
                </w:rPr>
                <w:delText>AUM trung bình 3 tháng gần nhất</w:delText>
              </w:r>
            </w:del>
          </w:p>
        </w:tc>
        <w:tc>
          <w:tcPr>
            <w:tcW w:w="2230" w:type="dxa"/>
            <w:vAlign w:val="center"/>
            <w:tcPrChange w:id="21156" w:author="thu nga" w:date="2024-10-01T10:52:00Z">
              <w:tcPr>
                <w:tcW w:w="2230" w:type="dxa"/>
                <w:vAlign w:val="center"/>
              </w:tcPr>
            </w:tcPrChange>
          </w:tcPr>
          <w:p w14:paraId="69F23CC8" w14:textId="7F22322A" w:rsidR="000E4E67" w:rsidRPr="002F0D98" w:rsidDel="007E0F89" w:rsidRDefault="000E4E67" w:rsidP="000E4E67">
            <w:pPr>
              <w:spacing w:before="0" w:line="240" w:lineRule="auto"/>
              <w:contextualSpacing w:val="0"/>
              <w:rPr>
                <w:del w:id="21157" w:author="Phuong Truong Thi" w:date="2024-10-08T18:13:00Z"/>
                <w:rFonts w:ascii="Times New Roman" w:eastAsia="Times New Roman" w:hAnsi="Times New Roman"/>
                <w:sz w:val="24"/>
                <w:szCs w:val="24"/>
                <w:lang w:val="vi-VN" w:eastAsia="vi-VN"/>
              </w:rPr>
            </w:pPr>
            <w:del w:id="21158" w:author="Phuong Truong Thi" w:date="2024-10-08T18:13:00Z">
              <w:r w:rsidRPr="002F0D98" w:rsidDel="007E0F89">
                <w:rPr>
                  <w:rFonts w:ascii="Times New Roman" w:hAnsi="Times New Roman"/>
                  <w:sz w:val="24"/>
                  <w:szCs w:val="24"/>
                  <w:lang w:val="vi-VN"/>
                </w:rPr>
                <w:delText>AUM (Tổng tài sản của khách hàng) trung bình trong 3 tháng gần nhất</w:delText>
              </w:r>
            </w:del>
          </w:p>
        </w:tc>
        <w:tc>
          <w:tcPr>
            <w:tcW w:w="1070" w:type="dxa"/>
            <w:tcPrChange w:id="21159" w:author="thu nga" w:date="2024-10-01T10:52:00Z">
              <w:tcPr>
                <w:tcW w:w="1070" w:type="dxa"/>
              </w:tcPr>
            </w:tcPrChange>
          </w:tcPr>
          <w:p w14:paraId="7EF4B4DB" w14:textId="2DF1B703" w:rsidR="000E4E67" w:rsidRPr="0052167B" w:rsidDel="007E0F89" w:rsidRDefault="000E4E67" w:rsidP="000E4E67">
            <w:pPr>
              <w:spacing w:before="0" w:line="240" w:lineRule="auto"/>
              <w:contextualSpacing w:val="0"/>
              <w:rPr>
                <w:del w:id="21160" w:author="Phuong Truong Thi" w:date="2024-10-08T18:13:00Z"/>
                <w:rFonts w:ascii="Times New Roman" w:eastAsia="Times New Roman" w:hAnsi="Times New Roman"/>
                <w:sz w:val="24"/>
                <w:szCs w:val="24"/>
                <w:lang w:eastAsia="vi-VN"/>
              </w:rPr>
            </w:pPr>
            <w:ins w:id="21161" w:author="thu nga" w:date="2024-09-30T15:35:00Z">
              <w:del w:id="21162"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163" w:author="thu nga" w:date="2024-10-01T10:52:00Z">
              <w:tcPr>
                <w:tcW w:w="1896" w:type="dxa"/>
                <w:gridSpan w:val="2"/>
              </w:tcPr>
            </w:tcPrChange>
          </w:tcPr>
          <w:p w14:paraId="1D6EF45A" w14:textId="2662FA7F" w:rsidR="000E4E67" w:rsidRPr="0052167B" w:rsidDel="007E0F89" w:rsidRDefault="000E4E67" w:rsidP="000E4E67">
            <w:pPr>
              <w:spacing w:before="0" w:line="240" w:lineRule="auto"/>
              <w:contextualSpacing w:val="0"/>
              <w:rPr>
                <w:del w:id="21164" w:author="Phuong Truong Thi" w:date="2024-10-08T18:13:00Z"/>
                <w:rFonts w:ascii="Times New Roman" w:eastAsia="Times New Roman" w:hAnsi="Times New Roman"/>
                <w:sz w:val="24"/>
                <w:szCs w:val="24"/>
                <w:lang w:eastAsia="vi-VN"/>
              </w:rPr>
            </w:pPr>
            <w:ins w:id="21165" w:author="thu nga" w:date="2024-10-01T10:19:00Z">
              <w:del w:id="21166" w:author="Phuong Truong Thi" w:date="2024-10-08T18:13:00Z">
                <w:r w:rsidRPr="00D147EC" w:rsidDel="007E0F89">
                  <w:rPr>
                    <w:rFonts w:ascii="Times New Roman" w:eastAsia="Times New Roman" w:hAnsi="Times New Roman"/>
                    <w:sz w:val="24"/>
                    <w:szCs w:val="24"/>
                    <w:lang w:eastAsia="vi-VN"/>
                  </w:rPr>
                  <w:delText>Currency</w:delText>
                </w:r>
              </w:del>
            </w:ins>
            <w:del w:id="2116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168" w:author="thu nga" w:date="2024-10-01T10:52:00Z">
              <w:tcPr>
                <w:tcW w:w="1766" w:type="dxa"/>
                <w:gridSpan w:val="3"/>
                <w:shd w:val="clear" w:color="auto" w:fill="auto"/>
                <w:noWrap/>
                <w:vAlign w:val="center"/>
              </w:tcPr>
            </w:tcPrChange>
          </w:tcPr>
          <w:p w14:paraId="44A0E973" w14:textId="3E30A118" w:rsidR="000E4E67" w:rsidRPr="0052167B" w:rsidDel="007E0F89" w:rsidRDefault="000E4E67" w:rsidP="000E4E67">
            <w:pPr>
              <w:spacing w:before="0" w:line="240" w:lineRule="auto"/>
              <w:contextualSpacing w:val="0"/>
              <w:rPr>
                <w:del w:id="21169" w:author="Phuong Truong Thi" w:date="2024-10-08T18:13:00Z"/>
                <w:rFonts w:ascii="Times New Roman" w:eastAsia="Times New Roman" w:hAnsi="Times New Roman"/>
                <w:sz w:val="24"/>
                <w:szCs w:val="24"/>
                <w:lang w:val="vi-VN" w:eastAsia="vi-VN"/>
              </w:rPr>
            </w:pPr>
          </w:p>
        </w:tc>
        <w:tc>
          <w:tcPr>
            <w:tcW w:w="994" w:type="dxa"/>
            <w:tcPrChange w:id="21170" w:author="thu nga" w:date="2024-10-01T10:52:00Z">
              <w:tcPr>
                <w:tcW w:w="790" w:type="dxa"/>
              </w:tcPr>
            </w:tcPrChange>
          </w:tcPr>
          <w:p w14:paraId="73B1185E" w14:textId="3B2731B7" w:rsidR="000E4E67" w:rsidRPr="0052167B" w:rsidDel="007E0F89" w:rsidRDefault="000E4E67" w:rsidP="000E4E67">
            <w:pPr>
              <w:spacing w:before="0" w:line="240" w:lineRule="auto"/>
              <w:contextualSpacing w:val="0"/>
              <w:jc w:val="center"/>
              <w:rPr>
                <w:del w:id="21171" w:author="Phuong Truong Thi" w:date="2024-10-08T18:13:00Z"/>
                <w:rFonts w:ascii="Times New Roman" w:eastAsia="Times New Roman" w:hAnsi="Times New Roman"/>
                <w:sz w:val="24"/>
                <w:szCs w:val="24"/>
                <w:lang w:eastAsia="vi-VN"/>
              </w:rPr>
            </w:pPr>
            <w:del w:id="21172" w:author="Phuong Truong Thi" w:date="2024-10-08T18:13:00Z">
              <w:r w:rsidRPr="0052167B" w:rsidDel="007E0F89">
                <w:rPr>
                  <w:rFonts w:ascii="Times New Roman" w:eastAsia="Times New Roman" w:hAnsi="Times New Roman"/>
                  <w:sz w:val="24"/>
                  <w:szCs w:val="24"/>
                  <w:lang w:eastAsia="vi-VN"/>
                </w:rPr>
                <w:delText>Y</w:delText>
              </w:r>
            </w:del>
          </w:p>
        </w:tc>
      </w:tr>
      <w:tr w:rsidR="007B7F57" w:rsidRPr="0052167B" w:rsidDel="007E0F89" w14:paraId="4FD835E2" w14:textId="1F0ADE4B" w:rsidTr="00E57F75">
        <w:tblPrEx>
          <w:tblPrExChange w:id="21173" w:author="thu nga" w:date="2024-10-01T10:52:00Z">
            <w:tblPrEx>
              <w:tblW w:w="9270" w:type="dxa"/>
            </w:tblPrEx>
          </w:tblPrExChange>
        </w:tblPrEx>
        <w:trPr>
          <w:trHeight w:val="276"/>
          <w:del w:id="21174" w:author="Phuong Truong Thi" w:date="2024-10-08T18:13:00Z"/>
          <w:trPrChange w:id="21175" w:author="thu nga" w:date="2024-10-01T10:52:00Z">
            <w:trPr>
              <w:gridBefore w:val="2"/>
              <w:trHeight w:val="276"/>
            </w:trPr>
          </w:trPrChange>
        </w:trPr>
        <w:tc>
          <w:tcPr>
            <w:tcW w:w="1092" w:type="dxa"/>
            <w:gridSpan w:val="2"/>
            <w:tcPrChange w:id="21176" w:author="thu nga" w:date="2024-10-01T10:52:00Z">
              <w:tcPr>
                <w:tcW w:w="1030" w:type="dxa"/>
              </w:tcPr>
            </w:tcPrChange>
          </w:tcPr>
          <w:p w14:paraId="678A51A9" w14:textId="646CD2D0" w:rsidR="007B7F57" w:rsidRPr="0052167B" w:rsidDel="007E0F89" w:rsidRDefault="007B7F57" w:rsidP="007B7F57">
            <w:pPr>
              <w:spacing w:before="0" w:line="240" w:lineRule="auto"/>
              <w:contextualSpacing w:val="0"/>
              <w:jc w:val="left"/>
              <w:rPr>
                <w:del w:id="21177" w:author="Phuong Truong Thi" w:date="2024-10-08T18:13:00Z"/>
                <w:rFonts w:ascii="Times New Roman" w:eastAsia="Times New Roman" w:hAnsi="Times New Roman"/>
                <w:sz w:val="24"/>
                <w:szCs w:val="24"/>
                <w:lang w:eastAsia="vi-VN"/>
              </w:rPr>
            </w:pPr>
          </w:p>
        </w:tc>
        <w:tc>
          <w:tcPr>
            <w:tcW w:w="8214" w:type="dxa"/>
            <w:gridSpan w:val="6"/>
            <w:tcPrChange w:id="21178" w:author="thu nga" w:date="2024-10-01T10:52:00Z">
              <w:tcPr>
                <w:tcW w:w="9270" w:type="dxa"/>
                <w:gridSpan w:val="10"/>
              </w:tcPr>
            </w:tcPrChange>
          </w:tcPr>
          <w:p w14:paraId="5A92E140" w14:textId="614494BC" w:rsidR="007B7F57" w:rsidRPr="0052167B" w:rsidDel="007E0F89" w:rsidRDefault="007B7F57" w:rsidP="007B7F57">
            <w:pPr>
              <w:spacing w:before="0" w:line="240" w:lineRule="auto"/>
              <w:contextualSpacing w:val="0"/>
              <w:jc w:val="left"/>
              <w:rPr>
                <w:del w:id="21179" w:author="Phuong Truong Thi" w:date="2024-10-08T18:13:00Z"/>
                <w:rFonts w:ascii="Times New Roman" w:eastAsia="Times New Roman" w:hAnsi="Times New Roman"/>
                <w:sz w:val="24"/>
                <w:szCs w:val="24"/>
                <w:lang w:eastAsia="vi-VN"/>
              </w:rPr>
            </w:pPr>
            <w:del w:id="21180" w:author="Phuong Truong Thi" w:date="2024-10-08T18:13:00Z">
              <w:r w:rsidRPr="0052167B" w:rsidDel="007E0F89">
                <w:rPr>
                  <w:rFonts w:ascii="Times New Roman" w:eastAsia="Times New Roman" w:hAnsi="Times New Roman"/>
                  <w:sz w:val="24"/>
                  <w:szCs w:val="24"/>
                  <w:lang w:eastAsia="vi-VN"/>
                </w:rPr>
                <w:delText>Casa</w:delText>
              </w:r>
            </w:del>
          </w:p>
        </w:tc>
      </w:tr>
      <w:tr w:rsidR="000E4E67" w:rsidRPr="0052167B" w:rsidDel="007E0F89" w14:paraId="20628157" w14:textId="7E60AB86" w:rsidTr="00E57F75">
        <w:trPr>
          <w:trHeight w:val="276"/>
          <w:del w:id="21181" w:author="Phuong Truong Thi" w:date="2024-10-08T18:13:00Z"/>
          <w:trPrChange w:id="21182" w:author="thu nga" w:date="2024-10-01T10:52:00Z">
            <w:trPr>
              <w:gridAfter w:val="0"/>
              <w:trHeight w:val="276"/>
            </w:trPr>
          </w:trPrChange>
        </w:trPr>
        <w:tc>
          <w:tcPr>
            <w:tcW w:w="670" w:type="dxa"/>
            <w:shd w:val="clear" w:color="auto" w:fill="auto"/>
            <w:vAlign w:val="center"/>
            <w:tcPrChange w:id="21183" w:author="thu nga" w:date="2024-10-01T10:52:00Z">
              <w:tcPr>
                <w:tcW w:w="670" w:type="dxa"/>
                <w:shd w:val="clear" w:color="auto" w:fill="auto"/>
                <w:vAlign w:val="center"/>
              </w:tcPr>
            </w:tcPrChange>
          </w:tcPr>
          <w:p w14:paraId="53624672" w14:textId="7EFEAF98" w:rsidR="000E4E67" w:rsidRPr="0052167B" w:rsidDel="007E0F89" w:rsidRDefault="000E4E67" w:rsidP="000E4E67">
            <w:pPr>
              <w:pStyle w:val="ListParagraph"/>
              <w:numPr>
                <w:ilvl w:val="0"/>
                <w:numId w:val="63"/>
              </w:numPr>
              <w:spacing w:before="0" w:line="240" w:lineRule="auto"/>
              <w:contextualSpacing w:val="0"/>
              <w:jc w:val="left"/>
              <w:rPr>
                <w:del w:id="21184" w:author="Phuong Truong Thi" w:date="2024-10-08T18:13:00Z"/>
                <w:rFonts w:eastAsia="Times New Roman"/>
                <w:szCs w:val="24"/>
                <w:lang w:val="vi-VN" w:eastAsia="vi-VN"/>
              </w:rPr>
            </w:pPr>
          </w:p>
        </w:tc>
        <w:tc>
          <w:tcPr>
            <w:tcW w:w="2097" w:type="dxa"/>
            <w:gridSpan w:val="2"/>
            <w:shd w:val="clear" w:color="auto" w:fill="auto"/>
            <w:vAlign w:val="center"/>
            <w:tcPrChange w:id="21185" w:author="thu nga" w:date="2024-10-01T10:52:00Z">
              <w:tcPr>
                <w:tcW w:w="2097" w:type="dxa"/>
                <w:gridSpan w:val="3"/>
                <w:shd w:val="clear" w:color="auto" w:fill="auto"/>
                <w:vAlign w:val="center"/>
              </w:tcPr>
            </w:tcPrChange>
          </w:tcPr>
          <w:p w14:paraId="7C357082" w14:textId="22F1D185" w:rsidR="000E4E67" w:rsidRPr="002F0D98" w:rsidDel="007E0F89" w:rsidRDefault="000E4E67" w:rsidP="000E4E67">
            <w:pPr>
              <w:spacing w:before="0" w:line="240" w:lineRule="auto"/>
              <w:contextualSpacing w:val="0"/>
              <w:rPr>
                <w:del w:id="21186" w:author="Phuong Truong Thi" w:date="2024-10-08T18:13:00Z"/>
                <w:rFonts w:ascii="Times New Roman" w:hAnsi="Times New Roman"/>
                <w:sz w:val="24"/>
                <w:szCs w:val="24"/>
                <w:lang w:val="vi-VN"/>
              </w:rPr>
            </w:pPr>
            <w:del w:id="21187" w:author="Phuong Truong Thi" w:date="2024-10-08T18:13:00Z">
              <w:r w:rsidRPr="002F0D98" w:rsidDel="007E0F89">
                <w:rPr>
                  <w:rFonts w:ascii="Times New Roman" w:hAnsi="Times New Roman"/>
                  <w:sz w:val="24"/>
                  <w:szCs w:val="24"/>
                  <w:lang w:val="vi-VN"/>
                </w:rPr>
                <w:delText>EOP_ Casa: Số dư cuối kỳ Casa (chỉ bao gồm VND) ngày dữ liệu</w:delText>
              </w:r>
            </w:del>
          </w:p>
        </w:tc>
        <w:tc>
          <w:tcPr>
            <w:tcW w:w="2230" w:type="dxa"/>
            <w:vAlign w:val="center"/>
            <w:tcPrChange w:id="21188" w:author="thu nga" w:date="2024-10-01T10:52:00Z">
              <w:tcPr>
                <w:tcW w:w="2230" w:type="dxa"/>
                <w:vAlign w:val="center"/>
              </w:tcPr>
            </w:tcPrChange>
          </w:tcPr>
          <w:p w14:paraId="3EE112AE" w14:textId="74B056D1" w:rsidR="000E4E67" w:rsidRPr="002F0D98" w:rsidDel="007E0F89" w:rsidRDefault="000E4E67" w:rsidP="000E4E67">
            <w:pPr>
              <w:spacing w:before="0" w:line="240" w:lineRule="auto"/>
              <w:contextualSpacing w:val="0"/>
              <w:rPr>
                <w:del w:id="21189" w:author="Phuong Truong Thi" w:date="2024-10-08T18:13:00Z"/>
                <w:rFonts w:ascii="Times New Roman" w:eastAsia="Times New Roman" w:hAnsi="Times New Roman"/>
                <w:sz w:val="24"/>
                <w:szCs w:val="24"/>
                <w:lang w:val="vi-VN" w:eastAsia="vi-VN"/>
              </w:rPr>
            </w:pPr>
            <w:del w:id="21190" w:author="Phuong Truong Thi" w:date="2024-10-08T18:13:00Z">
              <w:r w:rsidRPr="002F0D98" w:rsidDel="007E0F89">
                <w:rPr>
                  <w:rFonts w:ascii="Times New Roman" w:hAnsi="Times New Roman"/>
                  <w:sz w:val="24"/>
                  <w:szCs w:val="24"/>
                  <w:lang w:val="vi-VN"/>
                </w:rPr>
                <w:delText>Tổng số dư cuối kỳ Casa (chỉ bao gồm VND) của các Tài khoản thanh toán (Category là TKTT) ngày dữ liệu T-1</w:delText>
              </w:r>
            </w:del>
          </w:p>
        </w:tc>
        <w:tc>
          <w:tcPr>
            <w:tcW w:w="1070" w:type="dxa"/>
            <w:tcPrChange w:id="21191" w:author="thu nga" w:date="2024-10-01T10:52:00Z">
              <w:tcPr>
                <w:tcW w:w="1070" w:type="dxa"/>
              </w:tcPr>
            </w:tcPrChange>
          </w:tcPr>
          <w:p w14:paraId="7EEE3497" w14:textId="03D38FFD" w:rsidR="000E4E67" w:rsidRPr="0052167B" w:rsidDel="007E0F89" w:rsidRDefault="000E4E67" w:rsidP="000E4E67">
            <w:pPr>
              <w:spacing w:before="0" w:line="240" w:lineRule="auto"/>
              <w:contextualSpacing w:val="0"/>
              <w:rPr>
                <w:del w:id="21192" w:author="Phuong Truong Thi" w:date="2024-10-08T18:13:00Z"/>
                <w:rFonts w:ascii="Times New Roman" w:eastAsia="Times New Roman" w:hAnsi="Times New Roman"/>
                <w:sz w:val="24"/>
                <w:szCs w:val="24"/>
                <w:lang w:eastAsia="vi-VN"/>
              </w:rPr>
            </w:pPr>
            <w:ins w:id="21193" w:author="thu nga" w:date="2024-09-30T15:53:00Z">
              <w:del w:id="21194" w:author="Phuong Truong Thi" w:date="2024-10-08T18:13:00Z">
                <w:r w:rsidRPr="00C756FA" w:rsidDel="007E0F89">
                  <w:rPr>
                    <w:rFonts w:ascii="Times New Roman" w:eastAsia="Times New Roman" w:hAnsi="Times New Roman"/>
                    <w:sz w:val="24"/>
                    <w:szCs w:val="24"/>
                    <w:lang w:val="vi-VN" w:eastAsia="vi-VN"/>
                  </w:rPr>
                  <w:delText>CRM</w:delText>
                </w:r>
              </w:del>
            </w:ins>
          </w:p>
        </w:tc>
        <w:tc>
          <w:tcPr>
            <w:tcW w:w="1111" w:type="dxa"/>
            <w:tcPrChange w:id="21195" w:author="thu nga" w:date="2024-10-01T10:52:00Z">
              <w:tcPr>
                <w:tcW w:w="1896" w:type="dxa"/>
                <w:gridSpan w:val="2"/>
              </w:tcPr>
            </w:tcPrChange>
          </w:tcPr>
          <w:p w14:paraId="292A170D" w14:textId="5FFE02D4" w:rsidR="000E4E67" w:rsidRPr="0052167B" w:rsidDel="007E0F89" w:rsidRDefault="000E4E67" w:rsidP="000E4E67">
            <w:pPr>
              <w:spacing w:before="0" w:line="240" w:lineRule="auto"/>
              <w:contextualSpacing w:val="0"/>
              <w:rPr>
                <w:del w:id="21196" w:author="Phuong Truong Thi" w:date="2024-10-08T18:13:00Z"/>
                <w:rFonts w:ascii="Times New Roman" w:eastAsia="Times New Roman" w:hAnsi="Times New Roman"/>
                <w:sz w:val="24"/>
                <w:szCs w:val="24"/>
                <w:lang w:eastAsia="vi-VN"/>
              </w:rPr>
            </w:pPr>
            <w:ins w:id="21197" w:author="thu nga" w:date="2024-10-01T10:19:00Z">
              <w:del w:id="21198" w:author="Phuong Truong Thi" w:date="2024-10-08T18:13:00Z">
                <w:r w:rsidRPr="005B23F7" w:rsidDel="007E0F89">
                  <w:rPr>
                    <w:rFonts w:ascii="Times New Roman" w:eastAsia="Times New Roman" w:hAnsi="Times New Roman"/>
                    <w:sz w:val="24"/>
                    <w:szCs w:val="24"/>
                    <w:lang w:eastAsia="vi-VN"/>
                  </w:rPr>
                  <w:delText>Currency</w:delText>
                </w:r>
              </w:del>
            </w:ins>
            <w:del w:id="2119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200" w:author="thu nga" w:date="2024-10-01T10:52:00Z">
              <w:tcPr>
                <w:tcW w:w="1766" w:type="dxa"/>
                <w:gridSpan w:val="3"/>
                <w:shd w:val="clear" w:color="auto" w:fill="auto"/>
                <w:noWrap/>
                <w:vAlign w:val="center"/>
              </w:tcPr>
            </w:tcPrChange>
          </w:tcPr>
          <w:p w14:paraId="4EC30FE2" w14:textId="2EBF630C" w:rsidR="000E4E67" w:rsidRPr="0052167B" w:rsidDel="007E0F89" w:rsidRDefault="000E4E67" w:rsidP="000E4E67">
            <w:pPr>
              <w:spacing w:before="0" w:line="240" w:lineRule="auto"/>
              <w:contextualSpacing w:val="0"/>
              <w:rPr>
                <w:del w:id="21201" w:author="Phuong Truong Thi" w:date="2024-10-08T18:13:00Z"/>
                <w:rFonts w:ascii="Times New Roman" w:eastAsia="Times New Roman" w:hAnsi="Times New Roman"/>
                <w:sz w:val="24"/>
                <w:szCs w:val="24"/>
                <w:lang w:val="vi-VN" w:eastAsia="vi-VN"/>
              </w:rPr>
            </w:pPr>
          </w:p>
        </w:tc>
        <w:tc>
          <w:tcPr>
            <w:tcW w:w="994" w:type="dxa"/>
            <w:tcPrChange w:id="21202" w:author="thu nga" w:date="2024-10-01T10:52:00Z">
              <w:tcPr>
                <w:tcW w:w="790" w:type="dxa"/>
              </w:tcPr>
            </w:tcPrChange>
          </w:tcPr>
          <w:p w14:paraId="76C9377C" w14:textId="767840F3" w:rsidR="000E4E67" w:rsidRPr="0052167B" w:rsidDel="007E0F89" w:rsidRDefault="000E4E67" w:rsidP="000E4E67">
            <w:pPr>
              <w:spacing w:before="0" w:line="240" w:lineRule="auto"/>
              <w:contextualSpacing w:val="0"/>
              <w:jc w:val="center"/>
              <w:rPr>
                <w:del w:id="21203" w:author="Phuong Truong Thi" w:date="2024-10-08T18:13:00Z"/>
                <w:rFonts w:ascii="Times New Roman" w:eastAsia="Times New Roman" w:hAnsi="Times New Roman"/>
                <w:sz w:val="24"/>
                <w:szCs w:val="24"/>
                <w:lang w:eastAsia="vi-VN"/>
              </w:rPr>
            </w:pPr>
            <w:del w:id="21204"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009C05B3" w14:textId="35B707EC" w:rsidTr="00E57F75">
        <w:trPr>
          <w:trHeight w:val="276"/>
          <w:del w:id="21205" w:author="Phuong Truong Thi" w:date="2024-10-08T18:13:00Z"/>
          <w:trPrChange w:id="21206" w:author="thu nga" w:date="2024-10-01T10:52:00Z">
            <w:trPr>
              <w:gridAfter w:val="0"/>
              <w:trHeight w:val="276"/>
            </w:trPr>
          </w:trPrChange>
        </w:trPr>
        <w:tc>
          <w:tcPr>
            <w:tcW w:w="670" w:type="dxa"/>
            <w:shd w:val="clear" w:color="auto" w:fill="auto"/>
            <w:vAlign w:val="center"/>
            <w:tcPrChange w:id="21207" w:author="thu nga" w:date="2024-10-01T10:52:00Z">
              <w:tcPr>
                <w:tcW w:w="670" w:type="dxa"/>
                <w:shd w:val="clear" w:color="auto" w:fill="auto"/>
                <w:vAlign w:val="center"/>
              </w:tcPr>
            </w:tcPrChange>
          </w:tcPr>
          <w:p w14:paraId="7E08B2A7" w14:textId="5DA1409E" w:rsidR="000E4E67" w:rsidRPr="0052167B" w:rsidDel="007E0F89" w:rsidRDefault="000E4E67" w:rsidP="000E4E67">
            <w:pPr>
              <w:pStyle w:val="ListParagraph"/>
              <w:numPr>
                <w:ilvl w:val="0"/>
                <w:numId w:val="63"/>
              </w:numPr>
              <w:spacing w:before="0" w:line="240" w:lineRule="auto"/>
              <w:contextualSpacing w:val="0"/>
              <w:jc w:val="left"/>
              <w:rPr>
                <w:del w:id="21208" w:author="Phuong Truong Thi" w:date="2024-10-08T18:13:00Z"/>
                <w:rFonts w:eastAsia="Times New Roman"/>
                <w:szCs w:val="24"/>
                <w:lang w:val="vi-VN" w:eastAsia="vi-VN"/>
              </w:rPr>
            </w:pPr>
          </w:p>
        </w:tc>
        <w:tc>
          <w:tcPr>
            <w:tcW w:w="2097" w:type="dxa"/>
            <w:gridSpan w:val="2"/>
            <w:shd w:val="clear" w:color="auto" w:fill="auto"/>
            <w:vAlign w:val="center"/>
            <w:tcPrChange w:id="21209" w:author="thu nga" w:date="2024-10-01T10:52:00Z">
              <w:tcPr>
                <w:tcW w:w="2097" w:type="dxa"/>
                <w:gridSpan w:val="3"/>
                <w:shd w:val="clear" w:color="auto" w:fill="auto"/>
                <w:vAlign w:val="center"/>
              </w:tcPr>
            </w:tcPrChange>
          </w:tcPr>
          <w:p w14:paraId="2EBABEE2" w14:textId="6241433C" w:rsidR="000E4E67" w:rsidRPr="002F0D98" w:rsidDel="007E0F89" w:rsidRDefault="000E4E67" w:rsidP="000E4E67">
            <w:pPr>
              <w:spacing w:before="0" w:line="240" w:lineRule="auto"/>
              <w:contextualSpacing w:val="0"/>
              <w:rPr>
                <w:del w:id="21210" w:author="Phuong Truong Thi" w:date="2024-10-08T18:13:00Z"/>
                <w:rFonts w:ascii="Times New Roman" w:hAnsi="Times New Roman"/>
                <w:sz w:val="24"/>
                <w:szCs w:val="24"/>
                <w:lang w:val="vi-VN"/>
              </w:rPr>
            </w:pPr>
            <w:del w:id="21211" w:author="Phuong Truong Thi" w:date="2024-10-08T18:13:00Z">
              <w:r w:rsidRPr="002F0D98" w:rsidDel="007E0F89">
                <w:rPr>
                  <w:rFonts w:ascii="Times New Roman" w:hAnsi="Times New Roman"/>
                  <w:sz w:val="24"/>
                  <w:szCs w:val="24"/>
                  <w:lang w:val="vi-VN"/>
                </w:rPr>
                <w:delText>Chênh lệch số dư cuối kỳ Casa VND so với chốt ngày hôm trước</w:delText>
              </w:r>
            </w:del>
          </w:p>
        </w:tc>
        <w:tc>
          <w:tcPr>
            <w:tcW w:w="2230" w:type="dxa"/>
            <w:vAlign w:val="center"/>
            <w:tcPrChange w:id="21212" w:author="thu nga" w:date="2024-10-01T10:52:00Z">
              <w:tcPr>
                <w:tcW w:w="2230" w:type="dxa"/>
                <w:vAlign w:val="center"/>
              </w:tcPr>
            </w:tcPrChange>
          </w:tcPr>
          <w:p w14:paraId="3770333D" w14:textId="323D09C6" w:rsidR="000E4E67" w:rsidRPr="002F0D98" w:rsidDel="007E0F89" w:rsidRDefault="000E4E67" w:rsidP="000E4E67">
            <w:pPr>
              <w:spacing w:before="0" w:line="240" w:lineRule="auto"/>
              <w:contextualSpacing w:val="0"/>
              <w:rPr>
                <w:del w:id="21213" w:author="Phuong Truong Thi" w:date="2024-10-08T18:13:00Z"/>
                <w:rFonts w:ascii="Times New Roman" w:eastAsia="Times New Roman" w:hAnsi="Times New Roman"/>
                <w:sz w:val="24"/>
                <w:szCs w:val="24"/>
                <w:lang w:val="vi-VN" w:eastAsia="vi-VN"/>
              </w:rPr>
            </w:pPr>
            <w:del w:id="21214" w:author="Phuong Truong Thi" w:date="2024-10-08T18:13:00Z">
              <w:r w:rsidRPr="002F0D98" w:rsidDel="007E0F89">
                <w:rPr>
                  <w:rFonts w:ascii="Times New Roman" w:hAnsi="Times New Roman"/>
                  <w:sz w:val="24"/>
                  <w:szCs w:val="24"/>
                  <w:lang w:val="vi-VN"/>
                </w:rPr>
                <w:delText>Bằng số dư cuối kỳ Casa VND ngày dữ liệu  - số dư cuối kỳ Casa VND ngày hôm trước</w:delText>
              </w:r>
            </w:del>
          </w:p>
        </w:tc>
        <w:tc>
          <w:tcPr>
            <w:tcW w:w="1070" w:type="dxa"/>
            <w:tcPrChange w:id="21215" w:author="thu nga" w:date="2024-10-01T10:52:00Z">
              <w:tcPr>
                <w:tcW w:w="1070" w:type="dxa"/>
              </w:tcPr>
            </w:tcPrChange>
          </w:tcPr>
          <w:p w14:paraId="10AAD523" w14:textId="0036D867" w:rsidR="000E4E67" w:rsidRPr="0052167B" w:rsidDel="007E0F89" w:rsidRDefault="000E4E67" w:rsidP="000E4E67">
            <w:pPr>
              <w:spacing w:before="0" w:line="240" w:lineRule="auto"/>
              <w:contextualSpacing w:val="0"/>
              <w:rPr>
                <w:del w:id="21216" w:author="Phuong Truong Thi" w:date="2024-10-08T18:13:00Z"/>
                <w:rFonts w:ascii="Times New Roman" w:eastAsia="Times New Roman" w:hAnsi="Times New Roman"/>
                <w:sz w:val="24"/>
                <w:szCs w:val="24"/>
                <w:lang w:eastAsia="vi-VN"/>
              </w:rPr>
            </w:pPr>
            <w:ins w:id="21217" w:author="thu nga" w:date="2024-09-30T15:53:00Z">
              <w:del w:id="21218" w:author="Phuong Truong Thi" w:date="2024-10-08T18:13:00Z">
                <w:r w:rsidRPr="00C756FA" w:rsidDel="007E0F89">
                  <w:rPr>
                    <w:rFonts w:ascii="Times New Roman" w:eastAsia="Times New Roman" w:hAnsi="Times New Roman"/>
                    <w:sz w:val="24"/>
                    <w:szCs w:val="24"/>
                    <w:lang w:val="vi-VN" w:eastAsia="vi-VN"/>
                  </w:rPr>
                  <w:delText>CRM</w:delText>
                </w:r>
              </w:del>
            </w:ins>
          </w:p>
        </w:tc>
        <w:tc>
          <w:tcPr>
            <w:tcW w:w="1111" w:type="dxa"/>
            <w:tcPrChange w:id="21219" w:author="thu nga" w:date="2024-10-01T10:52:00Z">
              <w:tcPr>
                <w:tcW w:w="1896" w:type="dxa"/>
                <w:gridSpan w:val="2"/>
              </w:tcPr>
            </w:tcPrChange>
          </w:tcPr>
          <w:p w14:paraId="4D39B4A6" w14:textId="03BA2D03" w:rsidR="000E4E67" w:rsidRPr="0052167B" w:rsidDel="007E0F89" w:rsidRDefault="000E4E67" w:rsidP="000E4E67">
            <w:pPr>
              <w:spacing w:before="0" w:line="240" w:lineRule="auto"/>
              <w:contextualSpacing w:val="0"/>
              <w:rPr>
                <w:del w:id="21220" w:author="Phuong Truong Thi" w:date="2024-10-08T18:13:00Z"/>
                <w:rFonts w:ascii="Times New Roman" w:eastAsia="Times New Roman" w:hAnsi="Times New Roman"/>
                <w:sz w:val="24"/>
                <w:szCs w:val="24"/>
                <w:lang w:eastAsia="vi-VN"/>
              </w:rPr>
            </w:pPr>
            <w:ins w:id="21221" w:author="thu nga" w:date="2024-10-01T10:19:00Z">
              <w:del w:id="21222" w:author="Phuong Truong Thi" w:date="2024-10-08T18:13:00Z">
                <w:r w:rsidRPr="005B23F7" w:rsidDel="007E0F89">
                  <w:rPr>
                    <w:rFonts w:ascii="Times New Roman" w:eastAsia="Times New Roman" w:hAnsi="Times New Roman"/>
                    <w:sz w:val="24"/>
                    <w:szCs w:val="24"/>
                    <w:lang w:eastAsia="vi-VN"/>
                  </w:rPr>
                  <w:delText>Currency</w:delText>
                </w:r>
              </w:del>
            </w:ins>
            <w:del w:id="21223"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224" w:author="thu nga" w:date="2024-10-01T10:52:00Z">
              <w:tcPr>
                <w:tcW w:w="1766" w:type="dxa"/>
                <w:gridSpan w:val="3"/>
                <w:shd w:val="clear" w:color="auto" w:fill="auto"/>
                <w:noWrap/>
                <w:vAlign w:val="center"/>
              </w:tcPr>
            </w:tcPrChange>
          </w:tcPr>
          <w:p w14:paraId="39D42842" w14:textId="185D81F7" w:rsidR="000E4E67" w:rsidRPr="0052167B" w:rsidDel="007E0F89" w:rsidRDefault="000E4E67" w:rsidP="000E4E67">
            <w:pPr>
              <w:spacing w:before="0" w:line="240" w:lineRule="auto"/>
              <w:contextualSpacing w:val="0"/>
              <w:rPr>
                <w:del w:id="21225" w:author="Phuong Truong Thi" w:date="2024-10-08T18:13:00Z"/>
                <w:rFonts w:ascii="Times New Roman" w:eastAsia="Times New Roman" w:hAnsi="Times New Roman"/>
                <w:sz w:val="24"/>
                <w:szCs w:val="24"/>
                <w:lang w:val="vi-VN" w:eastAsia="vi-VN"/>
              </w:rPr>
            </w:pPr>
          </w:p>
        </w:tc>
        <w:tc>
          <w:tcPr>
            <w:tcW w:w="994" w:type="dxa"/>
            <w:tcPrChange w:id="21226" w:author="thu nga" w:date="2024-10-01T10:52:00Z">
              <w:tcPr>
                <w:tcW w:w="790" w:type="dxa"/>
              </w:tcPr>
            </w:tcPrChange>
          </w:tcPr>
          <w:p w14:paraId="355E602A" w14:textId="4967FF39" w:rsidR="000E4E67" w:rsidRPr="0052167B" w:rsidDel="007E0F89" w:rsidRDefault="000E4E67" w:rsidP="000E4E67">
            <w:pPr>
              <w:spacing w:before="0" w:line="240" w:lineRule="auto"/>
              <w:contextualSpacing w:val="0"/>
              <w:jc w:val="center"/>
              <w:rPr>
                <w:del w:id="21227" w:author="Phuong Truong Thi" w:date="2024-10-08T18:13:00Z"/>
                <w:rFonts w:ascii="Times New Roman" w:eastAsia="Times New Roman" w:hAnsi="Times New Roman"/>
                <w:sz w:val="24"/>
                <w:szCs w:val="24"/>
                <w:lang w:val="vi-VN" w:eastAsia="vi-VN"/>
              </w:rPr>
            </w:pPr>
            <w:del w:id="2122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5AF1D08" w14:textId="11E4408E" w:rsidTr="00E57F75">
        <w:trPr>
          <w:trHeight w:val="276"/>
          <w:del w:id="21229" w:author="Phuong Truong Thi" w:date="2024-10-08T18:13:00Z"/>
          <w:trPrChange w:id="21230" w:author="thu nga" w:date="2024-10-01T10:52:00Z">
            <w:trPr>
              <w:gridAfter w:val="0"/>
              <w:trHeight w:val="276"/>
            </w:trPr>
          </w:trPrChange>
        </w:trPr>
        <w:tc>
          <w:tcPr>
            <w:tcW w:w="670" w:type="dxa"/>
            <w:shd w:val="clear" w:color="auto" w:fill="auto"/>
            <w:vAlign w:val="center"/>
            <w:tcPrChange w:id="21231" w:author="thu nga" w:date="2024-10-01T10:52:00Z">
              <w:tcPr>
                <w:tcW w:w="670" w:type="dxa"/>
                <w:shd w:val="clear" w:color="auto" w:fill="auto"/>
                <w:vAlign w:val="center"/>
              </w:tcPr>
            </w:tcPrChange>
          </w:tcPr>
          <w:p w14:paraId="7C9360B7" w14:textId="49B7B6E2" w:rsidR="000E4E67" w:rsidRPr="0052167B" w:rsidDel="007E0F89" w:rsidRDefault="000E4E67" w:rsidP="000E4E67">
            <w:pPr>
              <w:pStyle w:val="ListParagraph"/>
              <w:numPr>
                <w:ilvl w:val="0"/>
                <w:numId w:val="63"/>
              </w:numPr>
              <w:spacing w:before="0" w:line="240" w:lineRule="auto"/>
              <w:contextualSpacing w:val="0"/>
              <w:jc w:val="left"/>
              <w:rPr>
                <w:del w:id="21232" w:author="Phuong Truong Thi" w:date="2024-10-08T18:13:00Z"/>
                <w:rFonts w:eastAsia="Times New Roman"/>
                <w:szCs w:val="24"/>
                <w:lang w:val="vi-VN" w:eastAsia="vi-VN"/>
              </w:rPr>
            </w:pPr>
          </w:p>
        </w:tc>
        <w:tc>
          <w:tcPr>
            <w:tcW w:w="2097" w:type="dxa"/>
            <w:gridSpan w:val="2"/>
            <w:shd w:val="clear" w:color="auto" w:fill="auto"/>
            <w:vAlign w:val="center"/>
            <w:tcPrChange w:id="21233" w:author="thu nga" w:date="2024-10-01T10:52:00Z">
              <w:tcPr>
                <w:tcW w:w="2097" w:type="dxa"/>
                <w:gridSpan w:val="3"/>
                <w:shd w:val="clear" w:color="auto" w:fill="auto"/>
                <w:vAlign w:val="center"/>
              </w:tcPr>
            </w:tcPrChange>
          </w:tcPr>
          <w:p w14:paraId="3CF251A1" w14:textId="03A103E4" w:rsidR="000E4E67" w:rsidRPr="002F0D98" w:rsidDel="007E0F89" w:rsidRDefault="000E4E67" w:rsidP="000E4E67">
            <w:pPr>
              <w:spacing w:before="0" w:line="240" w:lineRule="auto"/>
              <w:contextualSpacing w:val="0"/>
              <w:rPr>
                <w:del w:id="21234" w:author="Phuong Truong Thi" w:date="2024-10-08T18:13:00Z"/>
                <w:rFonts w:ascii="Times New Roman" w:hAnsi="Times New Roman"/>
                <w:sz w:val="24"/>
                <w:szCs w:val="24"/>
                <w:lang w:val="vi-VN"/>
              </w:rPr>
            </w:pPr>
            <w:del w:id="21235" w:author="Phuong Truong Thi" w:date="2024-10-08T18:13:00Z">
              <w:r w:rsidRPr="002F0D98" w:rsidDel="007E0F89">
                <w:rPr>
                  <w:rFonts w:ascii="Times New Roman" w:hAnsi="Times New Roman"/>
                  <w:sz w:val="24"/>
                  <w:szCs w:val="24"/>
                  <w:lang w:val="vi-VN"/>
                </w:rPr>
                <w:delText>EOP_ Casa: Số dư cuối kỳ Casa (chỉ bao gồm VND) tháng trước</w:delText>
              </w:r>
            </w:del>
          </w:p>
        </w:tc>
        <w:tc>
          <w:tcPr>
            <w:tcW w:w="2230" w:type="dxa"/>
            <w:vAlign w:val="center"/>
            <w:tcPrChange w:id="21236" w:author="thu nga" w:date="2024-10-01T10:52:00Z">
              <w:tcPr>
                <w:tcW w:w="2230" w:type="dxa"/>
                <w:vAlign w:val="center"/>
              </w:tcPr>
            </w:tcPrChange>
          </w:tcPr>
          <w:p w14:paraId="1EDC29EB" w14:textId="033637C0" w:rsidR="000E4E67" w:rsidRPr="002F0D98" w:rsidDel="007E0F89" w:rsidRDefault="000E4E67" w:rsidP="000E4E67">
            <w:pPr>
              <w:spacing w:before="0" w:line="240" w:lineRule="auto"/>
              <w:contextualSpacing w:val="0"/>
              <w:rPr>
                <w:del w:id="21237" w:author="Phuong Truong Thi" w:date="2024-10-08T18:13:00Z"/>
                <w:rFonts w:ascii="Times New Roman" w:eastAsia="Times New Roman" w:hAnsi="Times New Roman"/>
                <w:sz w:val="24"/>
                <w:szCs w:val="24"/>
                <w:lang w:val="vi-VN" w:eastAsia="vi-VN"/>
              </w:rPr>
            </w:pPr>
            <w:del w:id="21238" w:author="Phuong Truong Thi" w:date="2024-10-08T18:13:00Z">
              <w:r w:rsidRPr="002F0D98" w:rsidDel="007E0F89">
                <w:rPr>
                  <w:rFonts w:ascii="Times New Roman" w:hAnsi="Times New Roman"/>
                  <w:sz w:val="24"/>
                  <w:szCs w:val="24"/>
                  <w:lang w:val="vi-VN"/>
                </w:rPr>
                <w:delText>Tổng số dư cuối kỳ Casa (chỉ bao gồm VND) của các Tài khoản thanh toán (Category là TKTT) tháng trước</w:delText>
              </w:r>
            </w:del>
          </w:p>
        </w:tc>
        <w:tc>
          <w:tcPr>
            <w:tcW w:w="1070" w:type="dxa"/>
            <w:tcPrChange w:id="21239" w:author="thu nga" w:date="2024-10-01T10:52:00Z">
              <w:tcPr>
                <w:tcW w:w="1070" w:type="dxa"/>
              </w:tcPr>
            </w:tcPrChange>
          </w:tcPr>
          <w:p w14:paraId="39A27F16" w14:textId="3728DCA8" w:rsidR="000E4E67" w:rsidRPr="0052167B" w:rsidDel="007E0F89" w:rsidRDefault="000E4E67" w:rsidP="000E4E67">
            <w:pPr>
              <w:spacing w:before="0" w:line="240" w:lineRule="auto"/>
              <w:contextualSpacing w:val="0"/>
              <w:rPr>
                <w:del w:id="21240" w:author="Phuong Truong Thi" w:date="2024-10-08T18:13:00Z"/>
                <w:rFonts w:ascii="Times New Roman" w:eastAsia="Times New Roman" w:hAnsi="Times New Roman"/>
                <w:sz w:val="24"/>
                <w:szCs w:val="24"/>
                <w:lang w:eastAsia="vi-VN"/>
              </w:rPr>
            </w:pPr>
            <w:ins w:id="21241" w:author="thu nga" w:date="2024-09-30T15:53:00Z">
              <w:del w:id="21242" w:author="Phuong Truong Thi" w:date="2024-10-08T18:13:00Z">
                <w:r w:rsidRPr="00C756FA" w:rsidDel="007E0F89">
                  <w:rPr>
                    <w:rFonts w:ascii="Times New Roman" w:eastAsia="Times New Roman" w:hAnsi="Times New Roman"/>
                    <w:sz w:val="24"/>
                    <w:szCs w:val="24"/>
                    <w:lang w:val="vi-VN" w:eastAsia="vi-VN"/>
                  </w:rPr>
                  <w:delText>CRM</w:delText>
                </w:r>
              </w:del>
            </w:ins>
          </w:p>
        </w:tc>
        <w:tc>
          <w:tcPr>
            <w:tcW w:w="1111" w:type="dxa"/>
            <w:tcPrChange w:id="21243" w:author="thu nga" w:date="2024-10-01T10:52:00Z">
              <w:tcPr>
                <w:tcW w:w="1896" w:type="dxa"/>
                <w:gridSpan w:val="2"/>
              </w:tcPr>
            </w:tcPrChange>
          </w:tcPr>
          <w:p w14:paraId="37326A53" w14:textId="203E2344" w:rsidR="000E4E67" w:rsidRPr="0052167B" w:rsidDel="007E0F89" w:rsidRDefault="000E4E67" w:rsidP="000E4E67">
            <w:pPr>
              <w:spacing w:before="0" w:line="240" w:lineRule="auto"/>
              <w:contextualSpacing w:val="0"/>
              <w:rPr>
                <w:del w:id="21244" w:author="Phuong Truong Thi" w:date="2024-10-08T18:13:00Z"/>
                <w:rFonts w:ascii="Times New Roman" w:eastAsia="Times New Roman" w:hAnsi="Times New Roman"/>
                <w:sz w:val="24"/>
                <w:szCs w:val="24"/>
                <w:lang w:eastAsia="vi-VN"/>
              </w:rPr>
            </w:pPr>
            <w:ins w:id="21245" w:author="thu nga" w:date="2024-10-01T10:19:00Z">
              <w:del w:id="21246" w:author="Phuong Truong Thi" w:date="2024-10-08T18:13:00Z">
                <w:r w:rsidRPr="005B23F7" w:rsidDel="007E0F89">
                  <w:rPr>
                    <w:rFonts w:ascii="Times New Roman" w:eastAsia="Times New Roman" w:hAnsi="Times New Roman"/>
                    <w:sz w:val="24"/>
                    <w:szCs w:val="24"/>
                    <w:lang w:eastAsia="vi-VN"/>
                  </w:rPr>
                  <w:delText>Currency</w:delText>
                </w:r>
              </w:del>
            </w:ins>
            <w:del w:id="2124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248" w:author="thu nga" w:date="2024-10-01T10:52:00Z">
              <w:tcPr>
                <w:tcW w:w="1766" w:type="dxa"/>
                <w:gridSpan w:val="3"/>
                <w:shd w:val="clear" w:color="auto" w:fill="auto"/>
                <w:noWrap/>
                <w:vAlign w:val="center"/>
              </w:tcPr>
            </w:tcPrChange>
          </w:tcPr>
          <w:p w14:paraId="2425CE04" w14:textId="0ADBB7A8" w:rsidR="000E4E67" w:rsidRPr="0052167B" w:rsidDel="007E0F89" w:rsidRDefault="000E4E67" w:rsidP="000E4E67">
            <w:pPr>
              <w:spacing w:before="0" w:line="240" w:lineRule="auto"/>
              <w:contextualSpacing w:val="0"/>
              <w:rPr>
                <w:del w:id="21249" w:author="Phuong Truong Thi" w:date="2024-10-08T18:13:00Z"/>
                <w:rFonts w:ascii="Times New Roman" w:eastAsia="Times New Roman" w:hAnsi="Times New Roman"/>
                <w:sz w:val="24"/>
                <w:szCs w:val="24"/>
                <w:lang w:val="vi-VN" w:eastAsia="vi-VN"/>
              </w:rPr>
            </w:pPr>
          </w:p>
        </w:tc>
        <w:tc>
          <w:tcPr>
            <w:tcW w:w="994" w:type="dxa"/>
            <w:tcPrChange w:id="21250" w:author="thu nga" w:date="2024-10-01T10:52:00Z">
              <w:tcPr>
                <w:tcW w:w="790" w:type="dxa"/>
              </w:tcPr>
            </w:tcPrChange>
          </w:tcPr>
          <w:p w14:paraId="690B6859" w14:textId="5BA98871" w:rsidR="000E4E67" w:rsidRPr="0052167B" w:rsidDel="007E0F89" w:rsidRDefault="000E4E67" w:rsidP="000E4E67">
            <w:pPr>
              <w:spacing w:before="0" w:line="240" w:lineRule="auto"/>
              <w:contextualSpacing w:val="0"/>
              <w:jc w:val="center"/>
              <w:rPr>
                <w:del w:id="21251" w:author="Phuong Truong Thi" w:date="2024-10-08T18:13:00Z"/>
                <w:rFonts w:ascii="Times New Roman" w:eastAsia="Times New Roman" w:hAnsi="Times New Roman"/>
                <w:sz w:val="24"/>
                <w:szCs w:val="24"/>
                <w:lang w:val="vi-VN" w:eastAsia="vi-VN"/>
              </w:rPr>
            </w:pPr>
            <w:del w:id="2125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4CCF8FE" w14:textId="38750089" w:rsidTr="00E57F75">
        <w:trPr>
          <w:trHeight w:val="276"/>
          <w:del w:id="21253" w:author="Phuong Truong Thi" w:date="2024-10-08T18:13:00Z"/>
          <w:trPrChange w:id="21254" w:author="thu nga" w:date="2024-10-01T10:52:00Z">
            <w:trPr>
              <w:gridAfter w:val="0"/>
              <w:trHeight w:val="276"/>
            </w:trPr>
          </w:trPrChange>
        </w:trPr>
        <w:tc>
          <w:tcPr>
            <w:tcW w:w="670" w:type="dxa"/>
            <w:shd w:val="clear" w:color="auto" w:fill="auto"/>
            <w:vAlign w:val="center"/>
            <w:tcPrChange w:id="21255" w:author="thu nga" w:date="2024-10-01T10:52:00Z">
              <w:tcPr>
                <w:tcW w:w="670" w:type="dxa"/>
                <w:shd w:val="clear" w:color="auto" w:fill="auto"/>
                <w:vAlign w:val="center"/>
              </w:tcPr>
            </w:tcPrChange>
          </w:tcPr>
          <w:p w14:paraId="59F9C207" w14:textId="7C8D3178" w:rsidR="000E4E67" w:rsidRPr="0052167B" w:rsidDel="007E0F89" w:rsidRDefault="000E4E67" w:rsidP="000E4E67">
            <w:pPr>
              <w:pStyle w:val="ListParagraph"/>
              <w:numPr>
                <w:ilvl w:val="0"/>
                <w:numId w:val="63"/>
              </w:numPr>
              <w:spacing w:before="0" w:line="240" w:lineRule="auto"/>
              <w:contextualSpacing w:val="0"/>
              <w:jc w:val="left"/>
              <w:rPr>
                <w:del w:id="21256" w:author="Phuong Truong Thi" w:date="2024-10-08T18:13:00Z"/>
                <w:rFonts w:eastAsia="Times New Roman"/>
                <w:szCs w:val="24"/>
                <w:lang w:val="vi-VN" w:eastAsia="vi-VN"/>
              </w:rPr>
            </w:pPr>
          </w:p>
        </w:tc>
        <w:tc>
          <w:tcPr>
            <w:tcW w:w="2097" w:type="dxa"/>
            <w:gridSpan w:val="2"/>
            <w:shd w:val="clear" w:color="auto" w:fill="auto"/>
            <w:vAlign w:val="center"/>
            <w:tcPrChange w:id="21257" w:author="thu nga" w:date="2024-10-01T10:52:00Z">
              <w:tcPr>
                <w:tcW w:w="2097" w:type="dxa"/>
                <w:gridSpan w:val="3"/>
                <w:shd w:val="clear" w:color="auto" w:fill="auto"/>
                <w:vAlign w:val="center"/>
              </w:tcPr>
            </w:tcPrChange>
          </w:tcPr>
          <w:p w14:paraId="5D9565C6" w14:textId="31B1F07D" w:rsidR="000E4E67" w:rsidRPr="002F0D98" w:rsidDel="007E0F89" w:rsidRDefault="000E4E67" w:rsidP="000E4E67">
            <w:pPr>
              <w:spacing w:before="0" w:line="240" w:lineRule="auto"/>
              <w:contextualSpacing w:val="0"/>
              <w:rPr>
                <w:del w:id="21258" w:author="Phuong Truong Thi" w:date="2024-10-08T18:13:00Z"/>
                <w:rFonts w:ascii="Times New Roman" w:hAnsi="Times New Roman"/>
                <w:sz w:val="24"/>
                <w:szCs w:val="24"/>
                <w:lang w:val="vi-VN"/>
              </w:rPr>
            </w:pPr>
            <w:del w:id="21259" w:author="Phuong Truong Thi" w:date="2024-10-08T18:13:00Z">
              <w:r w:rsidRPr="002F0D98" w:rsidDel="007E0F89">
                <w:rPr>
                  <w:rFonts w:ascii="Times New Roman" w:hAnsi="Times New Roman"/>
                  <w:sz w:val="24"/>
                  <w:szCs w:val="24"/>
                  <w:lang w:val="vi-VN"/>
                </w:rPr>
                <w:delText>Chênh lệch số dư cuối kỳ Casa VND so với chốt tháng trước</w:delText>
              </w:r>
            </w:del>
          </w:p>
        </w:tc>
        <w:tc>
          <w:tcPr>
            <w:tcW w:w="2230" w:type="dxa"/>
            <w:vAlign w:val="center"/>
            <w:tcPrChange w:id="21260" w:author="thu nga" w:date="2024-10-01T10:52:00Z">
              <w:tcPr>
                <w:tcW w:w="2230" w:type="dxa"/>
                <w:vAlign w:val="center"/>
              </w:tcPr>
            </w:tcPrChange>
          </w:tcPr>
          <w:p w14:paraId="7478493E" w14:textId="48D0CBF2" w:rsidR="000E4E67" w:rsidRPr="002F0D98" w:rsidDel="007E0F89" w:rsidRDefault="000E4E67" w:rsidP="000E4E67">
            <w:pPr>
              <w:spacing w:before="0" w:line="240" w:lineRule="auto"/>
              <w:contextualSpacing w:val="0"/>
              <w:rPr>
                <w:del w:id="21261" w:author="Phuong Truong Thi" w:date="2024-10-08T18:13:00Z"/>
                <w:rFonts w:ascii="Times New Roman" w:eastAsia="Times New Roman" w:hAnsi="Times New Roman"/>
                <w:sz w:val="24"/>
                <w:szCs w:val="24"/>
                <w:lang w:val="vi-VN" w:eastAsia="vi-VN"/>
              </w:rPr>
            </w:pPr>
            <w:del w:id="21262" w:author="Phuong Truong Thi" w:date="2024-10-08T18:13:00Z">
              <w:r w:rsidRPr="002F0D98" w:rsidDel="007E0F89">
                <w:rPr>
                  <w:rFonts w:ascii="Times New Roman" w:hAnsi="Times New Roman"/>
                  <w:sz w:val="24"/>
                  <w:szCs w:val="24"/>
                  <w:lang w:val="vi-VN"/>
                </w:rPr>
                <w:delText>Bằng số dư cuối kỳ Casa VND ngày dữ liệu  - số dư cuối kỳ Casa VND chốt tháng trước</w:delText>
              </w:r>
            </w:del>
          </w:p>
        </w:tc>
        <w:tc>
          <w:tcPr>
            <w:tcW w:w="1070" w:type="dxa"/>
            <w:tcPrChange w:id="21263" w:author="thu nga" w:date="2024-10-01T10:52:00Z">
              <w:tcPr>
                <w:tcW w:w="1070" w:type="dxa"/>
              </w:tcPr>
            </w:tcPrChange>
          </w:tcPr>
          <w:p w14:paraId="4F9BBCA5" w14:textId="0B68BD72" w:rsidR="000E4E67" w:rsidRPr="0052167B" w:rsidDel="007E0F89" w:rsidRDefault="000E4E67" w:rsidP="000E4E67">
            <w:pPr>
              <w:spacing w:before="0" w:line="240" w:lineRule="auto"/>
              <w:contextualSpacing w:val="0"/>
              <w:rPr>
                <w:del w:id="21264" w:author="Phuong Truong Thi" w:date="2024-10-08T18:13:00Z"/>
                <w:rFonts w:ascii="Times New Roman" w:eastAsia="Times New Roman" w:hAnsi="Times New Roman"/>
                <w:sz w:val="24"/>
                <w:szCs w:val="24"/>
                <w:lang w:eastAsia="vi-VN"/>
              </w:rPr>
            </w:pPr>
            <w:ins w:id="21265" w:author="thu nga" w:date="2024-09-30T15:53:00Z">
              <w:del w:id="21266"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267" w:author="thu nga" w:date="2024-10-01T10:52:00Z">
              <w:tcPr>
                <w:tcW w:w="1896" w:type="dxa"/>
                <w:gridSpan w:val="2"/>
              </w:tcPr>
            </w:tcPrChange>
          </w:tcPr>
          <w:p w14:paraId="476E57F6" w14:textId="0FE64F2E" w:rsidR="000E4E67" w:rsidRPr="0052167B" w:rsidDel="007E0F89" w:rsidRDefault="000E4E67" w:rsidP="000E4E67">
            <w:pPr>
              <w:spacing w:before="0" w:line="240" w:lineRule="auto"/>
              <w:contextualSpacing w:val="0"/>
              <w:rPr>
                <w:del w:id="21268" w:author="Phuong Truong Thi" w:date="2024-10-08T18:13:00Z"/>
                <w:rFonts w:ascii="Times New Roman" w:eastAsia="Times New Roman" w:hAnsi="Times New Roman"/>
                <w:sz w:val="24"/>
                <w:szCs w:val="24"/>
                <w:lang w:eastAsia="vi-VN"/>
              </w:rPr>
            </w:pPr>
            <w:ins w:id="21269" w:author="thu nga" w:date="2024-10-01T10:19:00Z">
              <w:del w:id="21270" w:author="Phuong Truong Thi" w:date="2024-10-08T18:13:00Z">
                <w:r w:rsidRPr="005B23F7" w:rsidDel="007E0F89">
                  <w:rPr>
                    <w:rFonts w:ascii="Times New Roman" w:eastAsia="Times New Roman" w:hAnsi="Times New Roman"/>
                    <w:sz w:val="24"/>
                    <w:szCs w:val="24"/>
                    <w:lang w:eastAsia="vi-VN"/>
                  </w:rPr>
                  <w:delText>Currency</w:delText>
                </w:r>
              </w:del>
            </w:ins>
            <w:del w:id="2127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272" w:author="thu nga" w:date="2024-10-01T10:52:00Z">
              <w:tcPr>
                <w:tcW w:w="1766" w:type="dxa"/>
                <w:gridSpan w:val="3"/>
                <w:shd w:val="clear" w:color="auto" w:fill="auto"/>
                <w:noWrap/>
                <w:vAlign w:val="center"/>
              </w:tcPr>
            </w:tcPrChange>
          </w:tcPr>
          <w:p w14:paraId="6F315BF2" w14:textId="117855E8" w:rsidR="000E4E67" w:rsidRPr="0052167B" w:rsidDel="007E0F89" w:rsidRDefault="000E4E67" w:rsidP="000E4E67">
            <w:pPr>
              <w:spacing w:before="0" w:line="240" w:lineRule="auto"/>
              <w:contextualSpacing w:val="0"/>
              <w:rPr>
                <w:del w:id="21273" w:author="Phuong Truong Thi" w:date="2024-10-08T18:13:00Z"/>
                <w:rFonts w:ascii="Times New Roman" w:eastAsia="Times New Roman" w:hAnsi="Times New Roman"/>
                <w:sz w:val="24"/>
                <w:szCs w:val="24"/>
                <w:lang w:val="vi-VN" w:eastAsia="vi-VN"/>
              </w:rPr>
            </w:pPr>
          </w:p>
        </w:tc>
        <w:tc>
          <w:tcPr>
            <w:tcW w:w="994" w:type="dxa"/>
            <w:tcPrChange w:id="21274" w:author="thu nga" w:date="2024-10-01T10:52:00Z">
              <w:tcPr>
                <w:tcW w:w="790" w:type="dxa"/>
              </w:tcPr>
            </w:tcPrChange>
          </w:tcPr>
          <w:p w14:paraId="6B8BFF45" w14:textId="7EEF2BEC" w:rsidR="000E4E67" w:rsidRPr="0052167B" w:rsidDel="007E0F89" w:rsidRDefault="000E4E67" w:rsidP="000E4E67">
            <w:pPr>
              <w:spacing w:before="0" w:line="240" w:lineRule="auto"/>
              <w:contextualSpacing w:val="0"/>
              <w:jc w:val="center"/>
              <w:rPr>
                <w:del w:id="21275" w:author="Phuong Truong Thi" w:date="2024-10-08T18:13:00Z"/>
                <w:rFonts w:ascii="Times New Roman" w:eastAsia="Times New Roman" w:hAnsi="Times New Roman"/>
                <w:sz w:val="24"/>
                <w:szCs w:val="24"/>
                <w:lang w:val="vi-VN" w:eastAsia="vi-VN"/>
              </w:rPr>
            </w:pPr>
            <w:del w:id="2127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8A21EF6" w14:textId="4CD93213" w:rsidTr="00E57F75">
        <w:trPr>
          <w:trHeight w:val="276"/>
          <w:del w:id="21277" w:author="Phuong Truong Thi" w:date="2024-10-08T18:13:00Z"/>
          <w:trPrChange w:id="21278" w:author="thu nga" w:date="2024-10-01T10:52:00Z">
            <w:trPr>
              <w:gridAfter w:val="0"/>
              <w:trHeight w:val="276"/>
            </w:trPr>
          </w:trPrChange>
        </w:trPr>
        <w:tc>
          <w:tcPr>
            <w:tcW w:w="670" w:type="dxa"/>
            <w:shd w:val="clear" w:color="auto" w:fill="auto"/>
            <w:vAlign w:val="center"/>
            <w:tcPrChange w:id="21279" w:author="thu nga" w:date="2024-10-01T10:52:00Z">
              <w:tcPr>
                <w:tcW w:w="670" w:type="dxa"/>
                <w:shd w:val="clear" w:color="auto" w:fill="auto"/>
                <w:vAlign w:val="center"/>
              </w:tcPr>
            </w:tcPrChange>
          </w:tcPr>
          <w:p w14:paraId="76791D15" w14:textId="7BA24EB9" w:rsidR="000E4E67" w:rsidRPr="0052167B" w:rsidDel="007E0F89" w:rsidRDefault="000E4E67" w:rsidP="000E4E67">
            <w:pPr>
              <w:pStyle w:val="ListParagraph"/>
              <w:numPr>
                <w:ilvl w:val="0"/>
                <w:numId w:val="63"/>
              </w:numPr>
              <w:spacing w:before="0" w:line="240" w:lineRule="auto"/>
              <w:contextualSpacing w:val="0"/>
              <w:jc w:val="left"/>
              <w:rPr>
                <w:del w:id="21280" w:author="Phuong Truong Thi" w:date="2024-10-08T18:13:00Z"/>
                <w:rFonts w:eastAsia="Times New Roman"/>
                <w:szCs w:val="24"/>
                <w:lang w:val="vi-VN" w:eastAsia="vi-VN"/>
              </w:rPr>
            </w:pPr>
          </w:p>
        </w:tc>
        <w:tc>
          <w:tcPr>
            <w:tcW w:w="2097" w:type="dxa"/>
            <w:gridSpan w:val="2"/>
            <w:shd w:val="clear" w:color="auto" w:fill="auto"/>
            <w:vAlign w:val="center"/>
            <w:tcPrChange w:id="21281" w:author="thu nga" w:date="2024-10-01T10:52:00Z">
              <w:tcPr>
                <w:tcW w:w="2097" w:type="dxa"/>
                <w:gridSpan w:val="3"/>
                <w:shd w:val="clear" w:color="auto" w:fill="auto"/>
                <w:vAlign w:val="center"/>
              </w:tcPr>
            </w:tcPrChange>
          </w:tcPr>
          <w:p w14:paraId="1F5DB5BA" w14:textId="2401F3C3" w:rsidR="000E4E67" w:rsidRPr="002F0D98" w:rsidDel="007E0F89" w:rsidRDefault="000E4E67" w:rsidP="000E4E67">
            <w:pPr>
              <w:spacing w:before="0" w:line="240" w:lineRule="auto"/>
              <w:contextualSpacing w:val="0"/>
              <w:rPr>
                <w:del w:id="21282" w:author="Phuong Truong Thi" w:date="2024-10-08T18:13:00Z"/>
                <w:rFonts w:ascii="Times New Roman" w:hAnsi="Times New Roman"/>
                <w:sz w:val="24"/>
                <w:szCs w:val="24"/>
                <w:lang w:val="vi-VN"/>
              </w:rPr>
            </w:pPr>
            <w:del w:id="21283" w:author="Phuong Truong Thi" w:date="2024-10-08T18:13:00Z">
              <w:r w:rsidRPr="002F0D98" w:rsidDel="007E0F89">
                <w:rPr>
                  <w:rFonts w:ascii="Times New Roman" w:hAnsi="Times New Roman"/>
                  <w:sz w:val="24"/>
                  <w:szCs w:val="24"/>
                  <w:lang w:val="vi-VN"/>
                </w:rPr>
                <w:delText>ADB_Casa: Số dư bình quân Casa (chỉ bao gồm VND) tháng dữ liệu</w:delText>
              </w:r>
            </w:del>
          </w:p>
        </w:tc>
        <w:tc>
          <w:tcPr>
            <w:tcW w:w="2230" w:type="dxa"/>
            <w:vAlign w:val="center"/>
            <w:tcPrChange w:id="21284" w:author="thu nga" w:date="2024-10-01T10:52:00Z">
              <w:tcPr>
                <w:tcW w:w="2230" w:type="dxa"/>
                <w:vAlign w:val="center"/>
              </w:tcPr>
            </w:tcPrChange>
          </w:tcPr>
          <w:p w14:paraId="77467351" w14:textId="12CC217B" w:rsidR="000E4E67" w:rsidRPr="002F0D98" w:rsidDel="007E0F89" w:rsidRDefault="000E4E67" w:rsidP="000E4E67">
            <w:pPr>
              <w:spacing w:before="0" w:line="240" w:lineRule="auto"/>
              <w:contextualSpacing w:val="0"/>
              <w:rPr>
                <w:del w:id="21285" w:author="Phuong Truong Thi" w:date="2024-10-08T18:13:00Z"/>
                <w:rFonts w:ascii="Times New Roman" w:eastAsia="Times New Roman" w:hAnsi="Times New Roman"/>
                <w:sz w:val="24"/>
                <w:szCs w:val="24"/>
                <w:lang w:val="vi-VN" w:eastAsia="vi-VN"/>
              </w:rPr>
            </w:pPr>
            <w:del w:id="21286" w:author="Phuong Truong Thi" w:date="2024-10-08T18:13:00Z">
              <w:r w:rsidRPr="002F0D98" w:rsidDel="007E0F89">
                <w:rPr>
                  <w:rFonts w:ascii="Times New Roman" w:hAnsi="Times New Roman"/>
                  <w:sz w:val="24"/>
                  <w:szCs w:val="24"/>
                  <w:lang w:val="vi-VN"/>
                </w:rPr>
                <w:delText>Tổng Số dư Casa trung bình trong kỳ</w:delText>
              </w:r>
              <w:r w:rsidRPr="002F0D98" w:rsidDel="007E0F89">
                <w:rPr>
                  <w:rFonts w:ascii="Times New Roman" w:hAnsi="Times New Roman"/>
                  <w:sz w:val="24"/>
                  <w:szCs w:val="24"/>
                  <w:lang w:val="vi-VN"/>
                </w:rPr>
                <w:br/>
                <w:delText>= Tổng (Giá trị Casa từ ngày 1-n)/ Tổng số ngày trong kỳ tính.</w:delText>
              </w:r>
            </w:del>
          </w:p>
        </w:tc>
        <w:tc>
          <w:tcPr>
            <w:tcW w:w="1070" w:type="dxa"/>
            <w:tcPrChange w:id="21287" w:author="thu nga" w:date="2024-10-01T10:52:00Z">
              <w:tcPr>
                <w:tcW w:w="1070" w:type="dxa"/>
              </w:tcPr>
            </w:tcPrChange>
          </w:tcPr>
          <w:p w14:paraId="4ABE6CF1" w14:textId="2BCBE5A7" w:rsidR="000E4E67" w:rsidRPr="0052167B" w:rsidDel="007E0F89" w:rsidRDefault="000E4E67" w:rsidP="000E4E67">
            <w:pPr>
              <w:spacing w:before="0" w:line="240" w:lineRule="auto"/>
              <w:contextualSpacing w:val="0"/>
              <w:rPr>
                <w:del w:id="21288" w:author="Phuong Truong Thi" w:date="2024-10-08T18:13:00Z"/>
                <w:rFonts w:ascii="Times New Roman" w:eastAsia="Times New Roman" w:hAnsi="Times New Roman"/>
                <w:sz w:val="24"/>
                <w:szCs w:val="24"/>
                <w:lang w:eastAsia="vi-VN"/>
              </w:rPr>
            </w:pPr>
            <w:ins w:id="21289" w:author="thu nga" w:date="2024-09-30T15:54:00Z">
              <w:del w:id="21290" w:author="Phuong Truong Thi" w:date="2024-10-08T18:13:00Z">
                <w:r w:rsidRPr="0002126A" w:rsidDel="007E0F89">
                  <w:rPr>
                    <w:rFonts w:ascii="Times New Roman" w:eastAsia="Times New Roman" w:hAnsi="Times New Roman"/>
                    <w:sz w:val="24"/>
                    <w:szCs w:val="24"/>
                    <w:lang w:val="vi-VN" w:eastAsia="vi-VN"/>
                  </w:rPr>
                  <w:delText>CRM</w:delText>
                </w:r>
              </w:del>
            </w:ins>
          </w:p>
        </w:tc>
        <w:tc>
          <w:tcPr>
            <w:tcW w:w="1111" w:type="dxa"/>
            <w:tcPrChange w:id="21291" w:author="thu nga" w:date="2024-10-01T10:52:00Z">
              <w:tcPr>
                <w:tcW w:w="1896" w:type="dxa"/>
                <w:gridSpan w:val="2"/>
              </w:tcPr>
            </w:tcPrChange>
          </w:tcPr>
          <w:p w14:paraId="6911673A" w14:textId="3715CCFF" w:rsidR="000E4E67" w:rsidRPr="0052167B" w:rsidDel="007E0F89" w:rsidRDefault="000E4E67" w:rsidP="000E4E67">
            <w:pPr>
              <w:spacing w:before="0" w:line="240" w:lineRule="auto"/>
              <w:contextualSpacing w:val="0"/>
              <w:rPr>
                <w:del w:id="21292" w:author="Phuong Truong Thi" w:date="2024-10-08T18:13:00Z"/>
                <w:rFonts w:ascii="Times New Roman" w:eastAsia="Times New Roman" w:hAnsi="Times New Roman"/>
                <w:sz w:val="24"/>
                <w:szCs w:val="24"/>
                <w:lang w:eastAsia="vi-VN"/>
              </w:rPr>
            </w:pPr>
            <w:ins w:id="21293" w:author="thu nga" w:date="2024-10-01T10:19:00Z">
              <w:del w:id="21294" w:author="Phuong Truong Thi" w:date="2024-10-08T18:13:00Z">
                <w:r w:rsidRPr="00226260" w:rsidDel="007E0F89">
                  <w:rPr>
                    <w:rFonts w:ascii="Times New Roman" w:eastAsia="Times New Roman" w:hAnsi="Times New Roman"/>
                    <w:sz w:val="24"/>
                    <w:szCs w:val="24"/>
                    <w:lang w:eastAsia="vi-VN"/>
                  </w:rPr>
                  <w:delText>Currency</w:delText>
                </w:r>
              </w:del>
            </w:ins>
            <w:del w:id="2129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296" w:author="thu nga" w:date="2024-10-01T10:52:00Z">
              <w:tcPr>
                <w:tcW w:w="1766" w:type="dxa"/>
                <w:gridSpan w:val="3"/>
                <w:shd w:val="clear" w:color="auto" w:fill="auto"/>
                <w:noWrap/>
                <w:vAlign w:val="center"/>
              </w:tcPr>
            </w:tcPrChange>
          </w:tcPr>
          <w:p w14:paraId="5BB200EC" w14:textId="5A66298D" w:rsidR="000E4E67" w:rsidRPr="0052167B" w:rsidDel="007E0F89" w:rsidRDefault="000E4E67" w:rsidP="000E4E67">
            <w:pPr>
              <w:spacing w:before="0" w:line="240" w:lineRule="auto"/>
              <w:contextualSpacing w:val="0"/>
              <w:rPr>
                <w:del w:id="21297" w:author="Phuong Truong Thi" w:date="2024-10-08T18:13:00Z"/>
                <w:rFonts w:ascii="Times New Roman" w:eastAsia="Times New Roman" w:hAnsi="Times New Roman"/>
                <w:sz w:val="24"/>
                <w:szCs w:val="24"/>
                <w:lang w:val="vi-VN" w:eastAsia="vi-VN"/>
              </w:rPr>
            </w:pPr>
          </w:p>
        </w:tc>
        <w:tc>
          <w:tcPr>
            <w:tcW w:w="994" w:type="dxa"/>
            <w:tcPrChange w:id="21298" w:author="thu nga" w:date="2024-10-01T10:52:00Z">
              <w:tcPr>
                <w:tcW w:w="790" w:type="dxa"/>
              </w:tcPr>
            </w:tcPrChange>
          </w:tcPr>
          <w:p w14:paraId="0F6173BF" w14:textId="032F68EE" w:rsidR="000E4E67" w:rsidRPr="0052167B" w:rsidDel="007E0F89" w:rsidRDefault="000E4E67" w:rsidP="000E4E67">
            <w:pPr>
              <w:spacing w:before="0" w:line="240" w:lineRule="auto"/>
              <w:contextualSpacing w:val="0"/>
              <w:jc w:val="center"/>
              <w:rPr>
                <w:del w:id="21299" w:author="Phuong Truong Thi" w:date="2024-10-08T18:13:00Z"/>
                <w:rFonts w:ascii="Times New Roman" w:eastAsia="Times New Roman" w:hAnsi="Times New Roman"/>
                <w:sz w:val="24"/>
                <w:szCs w:val="24"/>
                <w:lang w:val="vi-VN" w:eastAsia="vi-VN"/>
              </w:rPr>
            </w:pPr>
            <w:del w:id="2130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F8245AC" w14:textId="635DF47A" w:rsidTr="00E57F75">
        <w:trPr>
          <w:trHeight w:val="276"/>
          <w:del w:id="21301" w:author="Phuong Truong Thi" w:date="2024-10-08T18:13:00Z"/>
          <w:trPrChange w:id="21302" w:author="thu nga" w:date="2024-10-01T10:52:00Z">
            <w:trPr>
              <w:gridAfter w:val="0"/>
              <w:trHeight w:val="276"/>
            </w:trPr>
          </w:trPrChange>
        </w:trPr>
        <w:tc>
          <w:tcPr>
            <w:tcW w:w="670" w:type="dxa"/>
            <w:shd w:val="clear" w:color="auto" w:fill="auto"/>
            <w:vAlign w:val="center"/>
            <w:tcPrChange w:id="21303" w:author="thu nga" w:date="2024-10-01T10:52:00Z">
              <w:tcPr>
                <w:tcW w:w="670" w:type="dxa"/>
                <w:shd w:val="clear" w:color="auto" w:fill="auto"/>
                <w:vAlign w:val="center"/>
              </w:tcPr>
            </w:tcPrChange>
          </w:tcPr>
          <w:p w14:paraId="6E8A7C29" w14:textId="4362E4E9" w:rsidR="000E4E67" w:rsidRPr="0052167B" w:rsidDel="007E0F89" w:rsidRDefault="000E4E67" w:rsidP="000E4E67">
            <w:pPr>
              <w:pStyle w:val="ListParagraph"/>
              <w:numPr>
                <w:ilvl w:val="0"/>
                <w:numId w:val="63"/>
              </w:numPr>
              <w:spacing w:before="0" w:line="240" w:lineRule="auto"/>
              <w:contextualSpacing w:val="0"/>
              <w:jc w:val="left"/>
              <w:rPr>
                <w:del w:id="21304" w:author="Phuong Truong Thi" w:date="2024-10-08T18:13:00Z"/>
                <w:rFonts w:eastAsia="Times New Roman"/>
                <w:szCs w:val="24"/>
                <w:lang w:val="vi-VN" w:eastAsia="vi-VN"/>
              </w:rPr>
            </w:pPr>
          </w:p>
        </w:tc>
        <w:tc>
          <w:tcPr>
            <w:tcW w:w="2097" w:type="dxa"/>
            <w:gridSpan w:val="2"/>
            <w:shd w:val="clear" w:color="auto" w:fill="auto"/>
            <w:vAlign w:val="center"/>
            <w:tcPrChange w:id="21305" w:author="thu nga" w:date="2024-10-01T10:52:00Z">
              <w:tcPr>
                <w:tcW w:w="2097" w:type="dxa"/>
                <w:gridSpan w:val="3"/>
                <w:shd w:val="clear" w:color="auto" w:fill="auto"/>
                <w:vAlign w:val="center"/>
              </w:tcPr>
            </w:tcPrChange>
          </w:tcPr>
          <w:p w14:paraId="51CA24F5" w14:textId="332E1718" w:rsidR="000E4E67" w:rsidRPr="002F0D98" w:rsidDel="007E0F89" w:rsidRDefault="000E4E67" w:rsidP="000E4E67">
            <w:pPr>
              <w:spacing w:before="0" w:line="240" w:lineRule="auto"/>
              <w:contextualSpacing w:val="0"/>
              <w:rPr>
                <w:del w:id="21306" w:author="Phuong Truong Thi" w:date="2024-10-08T18:13:00Z"/>
                <w:rFonts w:ascii="Times New Roman" w:hAnsi="Times New Roman"/>
                <w:sz w:val="24"/>
                <w:szCs w:val="24"/>
                <w:lang w:val="vi-VN"/>
              </w:rPr>
            </w:pPr>
            <w:del w:id="21307" w:author="Phuong Truong Thi" w:date="2024-10-08T18:13:00Z">
              <w:r w:rsidRPr="002F0D98" w:rsidDel="007E0F89">
                <w:rPr>
                  <w:rFonts w:ascii="Times New Roman" w:hAnsi="Times New Roman"/>
                  <w:sz w:val="24"/>
                  <w:szCs w:val="24"/>
                  <w:lang w:val="vi-VN"/>
                </w:rPr>
                <w:delText>ADB_Casa Số dư bình quân Casa (chỉ bao gồm VND) tháng trước</w:delText>
              </w:r>
            </w:del>
          </w:p>
        </w:tc>
        <w:tc>
          <w:tcPr>
            <w:tcW w:w="2230" w:type="dxa"/>
            <w:vAlign w:val="center"/>
            <w:tcPrChange w:id="21308" w:author="thu nga" w:date="2024-10-01T10:52:00Z">
              <w:tcPr>
                <w:tcW w:w="2230" w:type="dxa"/>
                <w:vAlign w:val="center"/>
              </w:tcPr>
            </w:tcPrChange>
          </w:tcPr>
          <w:p w14:paraId="2290ACC1" w14:textId="78EEAE60" w:rsidR="000E4E67" w:rsidRPr="002F0D98" w:rsidDel="007E0F89" w:rsidRDefault="000E4E67" w:rsidP="000E4E67">
            <w:pPr>
              <w:spacing w:before="0" w:line="240" w:lineRule="auto"/>
              <w:contextualSpacing w:val="0"/>
              <w:rPr>
                <w:del w:id="21309" w:author="Phuong Truong Thi" w:date="2024-10-08T18:13:00Z"/>
                <w:rFonts w:ascii="Times New Roman" w:eastAsia="Times New Roman" w:hAnsi="Times New Roman"/>
                <w:sz w:val="24"/>
                <w:szCs w:val="24"/>
                <w:lang w:val="vi-VN" w:eastAsia="vi-VN"/>
              </w:rPr>
            </w:pPr>
            <w:del w:id="21310" w:author="Phuong Truong Thi" w:date="2024-10-08T18:13:00Z">
              <w:r w:rsidRPr="002F0D98" w:rsidDel="007E0F89">
                <w:rPr>
                  <w:rFonts w:ascii="Times New Roman" w:hAnsi="Times New Roman"/>
                  <w:sz w:val="24"/>
                  <w:szCs w:val="24"/>
                  <w:lang w:val="vi-VN"/>
                </w:rPr>
                <w:delText>Tổng số dư bình quân Casa của các Tài khoản thanh toán (Category là TKTT) (chỉ bao gồm VND) tháng trước T-1</w:delText>
              </w:r>
            </w:del>
          </w:p>
        </w:tc>
        <w:tc>
          <w:tcPr>
            <w:tcW w:w="1070" w:type="dxa"/>
            <w:tcPrChange w:id="21311" w:author="thu nga" w:date="2024-10-01T10:52:00Z">
              <w:tcPr>
                <w:tcW w:w="1070" w:type="dxa"/>
              </w:tcPr>
            </w:tcPrChange>
          </w:tcPr>
          <w:p w14:paraId="17E2CB1E" w14:textId="003849F3" w:rsidR="000E4E67" w:rsidRPr="0052167B" w:rsidDel="007E0F89" w:rsidRDefault="000E4E67" w:rsidP="000E4E67">
            <w:pPr>
              <w:spacing w:before="0" w:line="240" w:lineRule="auto"/>
              <w:contextualSpacing w:val="0"/>
              <w:rPr>
                <w:del w:id="21312" w:author="Phuong Truong Thi" w:date="2024-10-08T18:13:00Z"/>
                <w:rFonts w:ascii="Times New Roman" w:eastAsia="Times New Roman" w:hAnsi="Times New Roman"/>
                <w:sz w:val="24"/>
                <w:szCs w:val="24"/>
                <w:lang w:eastAsia="vi-VN"/>
              </w:rPr>
            </w:pPr>
            <w:ins w:id="21313" w:author="thu nga" w:date="2024-09-30T15:54:00Z">
              <w:del w:id="21314" w:author="Phuong Truong Thi" w:date="2024-10-08T18:13:00Z">
                <w:r w:rsidRPr="0002126A" w:rsidDel="007E0F89">
                  <w:rPr>
                    <w:rFonts w:ascii="Times New Roman" w:eastAsia="Times New Roman" w:hAnsi="Times New Roman"/>
                    <w:sz w:val="24"/>
                    <w:szCs w:val="24"/>
                    <w:lang w:val="vi-VN" w:eastAsia="vi-VN"/>
                  </w:rPr>
                  <w:delText>CRM</w:delText>
                </w:r>
              </w:del>
            </w:ins>
          </w:p>
        </w:tc>
        <w:tc>
          <w:tcPr>
            <w:tcW w:w="1111" w:type="dxa"/>
            <w:tcPrChange w:id="21315" w:author="thu nga" w:date="2024-10-01T10:52:00Z">
              <w:tcPr>
                <w:tcW w:w="1896" w:type="dxa"/>
                <w:gridSpan w:val="2"/>
              </w:tcPr>
            </w:tcPrChange>
          </w:tcPr>
          <w:p w14:paraId="52F8B2C7" w14:textId="3498B7DB" w:rsidR="000E4E67" w:rsidRPr="0052167B" w:rsidDel="007E0F89" w:rsidRDefault="000E4E67" w:rsidP="000E4E67">
            <w:pPr>
              <w:spacing w:before="0" w:line="240" w:lineRule="auto"/>
              <w:contextualSpacing w:val="0"/>
              <w:rPr>
                <w:del w:id="21316" w:author="Phuong Truong Thi" w:date="2024-10-08T18:13:00Z"/>
                <w:rFonts w:ascii="Times New Roman" w:eastAsia="Times New Roman" w:hAnsi="Times New Roman"/>
                <w:sz w:val="24"/>
                <w:szCs w:val="24"/>
                <w:lang w:eastAsia="vi-VN"/>
              </w:rPr>
            </w:pPr>
            <w:ins w:id="21317" w:author="thu nga" w:date="2024-10-01T10:19:00Z">
              <w:del w:id="21318" w:author="Phuong Truong Thi" w:date="2024-10-08T18:13:00Z">
                <w:r w:rsidRPr="00226260" w:rsidDel="007E0F89">
                  <w:rPr>
                    <w:rFonts w:ascii="Times New Roman" w:eastAsia="Times New Roman" w:hAnsi="Times New Roman"/>
                    <w:sz w:val="24"/>
                    <w:szCs w:val="24"/>
                    <w:lang w:eastAsia="vi-VN"/>
                  </w:rPr>
                  <w:delText>Currency</w:delText>
                </w:r>
              </w:del>
            </w:ins>
            <w:del w:id="2131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320" w:author="thu nga" w:date="2024-10-01T10:52:00Z">
              <w:tcPr>
                <w:tcW w:w="1766" w:type="dxa"/>
                <w:gridSpan w:val="3"/>
                <w:shd w:val="clear" w:color="auto" w:fill="auto"/>
                <w:noWrap/>
                <w:vAlign w:val="center"/>
              </w:tcPr>
            </w:tcPrChange>
          </w:tcPr>
          <w:p w14:paraId="29EF6C16" w14:textId="61D21DDB" w:rsidR="000E4E67" w:rsidRPr="0052167B" w:rsidDel="007E0F89" w:rsidRDefault="000E4E67" w:rsidP="000E4E67">
            <w:pPr>
              <w:spacing w:before="0" w:line="240" w:lineRule="auto"/>
              <w:contextualSpacing w:val="0"/>
              <w:rPr>
                <w:del w:id="21321" w:author="Phuong Truong Thi" w:date="2024-10-08T18:13:00Z"/>
                <w:rFonts w:ascii="Times New Roman" w:eastAsia="Times New Roman" w:hAnsi="Times New Roman"/>
                <w:sz w:val="24"/>
                <w:szCs w:val="24"/>
                <w:lang w:val="vi-VN" w:eastAsia="vi-VN"/>
              </w:rPr>
            </w:pPr>
          </w:p>
        </w:tc>
        <w:tc>
          <w:tcPr>
            <w:tcW w:w="994" w:type="dxa"/>
            <w:tcPrChange w:id="21322" w:author="thu nga" w:date="2024-10-01T10:52:00Z">
              <w:tcPr>
                <w:tcW w:w="790" w:type="dxa"/>
              </w:tcPr>
            </w:tcPrChange>
          </w:tcPr>
          <w:p w14:paraId="194B7989" w14:textId="52ECD96C" w:rsidR="000E4E67" w:rsidRPr="0052167B" w:rsidDel="007E0F89" w:rsidRDefault="000E4E67" w:rsidP="000E4E67">
            <w:pPr>
              <w:spacing w:before="0" w:line="240" w:lineRule="auto"/>
              <w:contextualSpacing w:val="0"/>
              <w:jc w:val="center"/>
              <w:rPr>
                <w:del w:id="21323" w:author="Phuong Truong Thi" w:date="2024-10-08T18:13:00Z"/>
                <w:rFonts w:ascii="Times New Roman" w:eastAsia="Times New Roman" w:hAnsi="Times New Roman"/>
                <w:sz w:val="24"/>
                <w:szCs w:val="24"/>
                <w:lang w:val="vi-VN" w:eastAsia="vi-VN"/>
              </w:rPr>
            </w:pPr>
            <w:del w:id="2132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0363CDE2" w14:textId="262C690B" w:rsidTr="00E57F75">
        <w:trPr>
          <w:trHeight w:val="276"/>
          <w:del w:id="21325" w:author="Phuong Truong Thi" w:date="2024-10-08T18:13:00Z"/>
          <w:trPrChange w:id="21326" w:author="thu nga" w:date="2024-10-01T10:52:00Z">
            <w:trPr>
              <w:gridAfter w:val="0"/>
              <w:trHeight w:val="276"/>
            </w:trPr>
          </w:trPrChange>
        </w:trPr>
        <w:tc>
          <w:tcPr>
            <w:tcW w:w="670" w:type="dxa"/>
            <w:shd w:val="clear" w:color="auto" w:fill="auto"/>
            <w:vAlign w:val="center"/>
            <w:tcPrChange w:id="21327" w:author="thu nga" w:date="2024-10-01T10:52:00Z">
              <w:tcPr>
                <w:tcW w:w="670" w:type="dxa"/>
                <w:shd w:val="clear" w:color="auto" w:fill="auto"/>
                <w:vAlign w:val="center"/>
              </w:tcPr>
            </w:tcPrChange>
          </w:tcPr>
          <w:p w14:paraId="43B7CD92" w14:textId="2678C9E8" w:rsidR="000E4E67" w:rsidRPr="0052167B" w:rsidDel="007E0F89" w:rsidRDefault="000E4E67" w:rsidP="000E4E67">
            <w:pPr>
              <w:pStyle w:val="ListParagraph"/>
              <w:numPr>
                <w:ilvl w:val="0"/>
                <w:numId w:val="63"/>
              </w:numPr>
              <w:spacing w:before="0" w:line="240" w:lineRule="auto"/>
              <w:contextualSpacing w:val="0"/>
              <w:jc w:val="left"/>
              <w:rPr>
                <w:del w:id="21328" w:author="Phuong Truong Thi" w:date="2024-10-08T18:13:00Z"/>
                <w:rFonts w:eastAsia="Times New Roman"/>
                <w:szCs w:val="24"/>
                <w:lang w:val="vi-VN" w:eastAsia="vi-VN"/>
              </w:rPr>
            </w:pPr>
          </w:p>
        </w:tc>
        <w:tc>
          <w:tcPr>
            <w:tcW w:w="2097" w:type="dxa"/>
            <w:gridSpan w:val="2"/>
            <w:shd w:val="clear" w:color="auto" w:fill="auto"/>
            <w:vAlign w:val="center"/>
            <w:tcPrChange w:id="21329" w:author="thu nga" w:date="2024-10-01T10:52:00Z">
              <w:tcPr>
                <w:tcW w:w="2097" w:type="dxa"/>
                <w:gridSpan w:val="3"/>
                <w:shd w:val="clear" w:color="auto" w:fill="auto"/>
                <w:vAlign w:val="center"/>
              </w:tcPr>
            </w:tcPrChange>
          </w:tcPr>
          <w:p w14:paraId="7D563E11" w14:textId="766658AC" w:rsidR="000E4E67" w:rsidRPr="002F0D98" w:rsidDel="007E0F89" w:rsidRDefault="000E4E67" w:rsidP="000E4E67">
            <w:pPr>
              <w:spacing w:before="0" w:line="240" w:lineRule="auto"/>
              <w:contextualSpacing w:val="0"/>
              <w:rPr>
                <w:del w:id="21330" w:author="Phuong Truong Thi" w:date="2024-10-08T18:13:00Z"/>
                <w:rFonts w:ascii="Times New Roman" w:hAnsi="Times New Roman"/>
                <w:sz w:val="24"/>
                <w:szCs w:val="24"/>
                <w:lang w:val="vi-VN"/>
              </w:rPr>
            </w:pPr>
            <w:del w:id="21331" w:author="Phuong Truong Thi" w:date="2024-10-08T18:13:00Z">
              <w:r w:rsidRPr="002F0D98" w:rsidDel="007E0F89">
                <w:rPr>
                  <w:rFonts w:ascii="Times New Roman" w:hAnsi="Times New Roman"/>
                  <w:sz w:val="24"/>
                  <w:szCs w:val="24"/>
                  <w:lang w:val="vi-VN"/>
                </w:rPr>
                <w:delText>Chênh lệch số dư bình quân Casa so với tháng trước</w:delText>
              </w:r>
            </w:del>
          </w:p>
        </w:tc>
        <w:tc>
          <w:tcPr>
            <w:tcW w:w="2230" w:type="dxa"/>
            <w:vAlign w:val="center"/>
            <w:tcPrChange w:id="21332" w:author="thu nga" w:date="2024-10-01T10:52:00Z">
              <w:tcPr>
                <w:tcW w:w="2230" w:type="dxa"/>
                <w:vAlign w:val="center"/>
              </w:tcPr>
            </w:tcPrChange>
          </w:tcPr>
          <w:p w14:paraId="71323633" w14:textId="2765BC65" w:rsidR="000E4E67" w:rsidRPr="002F0D98" w:rsidDel="007E0F89" w:rsidRDefault="000E4E67" w:rsidP="000E4E67">
            <w:pPr>
              <w:spacing w:before="0" w:line="240" w:lineRule="auto"/>
              <w:contextualSpacing w:val="0"/>
              <w:rPr>
                <w:del w:id="21333" w:author="Phuong Truong Thi" w:date="2024-10-08T18:13:00Z"/>
                <w:rFonts w:ascii="Times New Roman" w:eastAsia="Times New Roman" w:hAnsi="Times New Roman"/>
                <w:sz w:val="24"/>
                <w:szCs w:val="24"/>
                <w:lang w:val="vi-VN" w:eastAsia="vi-VN"/>
              </w:rPr>
            </w:pPr>
            <w:del w:id="21334" w:author="Phuong Truong Thi" w:date="2024-10-08T18:13:00Z">
              <w:r w:rsidRPr="002F0D98" w:rsidDel="007E0F89">
                <w:rPr>
                  <w:rFonts w:ascii="Times New Roman" w:hAnsi="Times New Roman"/>
                  <w:sz w:val="24"/>
                  <w:szCs w:val="24"/>
                  <w:lang w:val="vi-VN"/>
                </w:rPr>
                <w:delText>Bằng ADB_Casa  tháng dữ liệu - ADB Casa tháng trước</w:delText>
              </w:r>
            </w:del>
          </w:p>
        </w:tc>
        <w:tc>
          <w:tcPr>
            <w:tcW w:w="1070" w:type="dxa"/>
            <w:tcPrChange w:id="21335" w:author="thu nga" w:date="2024-10-01T10:52:00Z">
              <w:tcPr>
                <w:tcW w:w="1070" w:type="dxa"/>
              </w:tcPr>
            </w:tcPrChange>
          </w:tcPr>
          <w:p w14:paraId="25C4C9E2" w14:textId="668C272D" w:rsidR="000E4E67" w:rsidRPr="0052167B" w:rsidDel="007E0F89" w:rsidRDefault="000E4E67" w:rsidP="000E4E67">
            <w:pPr>
              <w:spacing w:before="0" w:line="240" w:lineRule="auto"/>
              <w:contextualSpacing w:val="0"/>
              <w:rPr>
                <w:del w:id="21336" w:author="Phuong Truong Thi" w:date="2024-10-08T18:13:00Z"/>
                <w:rFonts w:ascii="Times New Roman" w:eastAsia="Times New Roman" w:hAnsi="Times New Roman"/>
                <w:sz w:val="24"/>
                <w:szCs w:val="24"/>
                <w:lang w:eastAsia="vi-VN"/>
              </w:rPr>
            </w:pPr>
            <w:ins w:id="21337" w:author="thu nga" w:date="2024-09-30T15:54:00Z">
              <w:del w:id="21338" w:author="Phuong Truong Thi" w:date="2024-10-08T18:13:00Z">
                <w:r w:rsidRPr="0002126A" w:rsidDel="007E0F89">
                  <w:rPr>
                    <w:rFonts w:ascii="Times New Roman" w:eastAsia="Times New Roman" w:hAnsi="Times New Roman"/>
                    <w:sz w:val="24"/>
                    <w:szCs w:val="24"/>
                    <w:lang w:val="vi-VN" w:eastAsia="vi-VN"/>
                  </w:rPr>
                  <w:delText>CRM</w:delText>
                </w:r>
              </w:del>
            </w:ins>
          </w:p>
        </w:tc>
        <w:tc>
          <w:tcPr>
            <w:tcW w:w="1111" w:type="dxa"/>
            <w:tcPrChange w:id="21339" w:author="thu nga" w:date="2024-10-01T10:52:00Z">
              <w:tcPr>
                <w:tcW w:w="1896" w:type="dxa"/>
                <w:gridSpan w:val="2"/>
              </w:tcPr>
            </w:tcPrChange>
          </w:tcPr>
          <w:p w14:paraId="7097FED2" w14:textId="3CC85CE7" w:rsidR="000E4E67" w:rsidRPr="0052167B" w:rsidDel="007E0F89" w:rsidRDefault="000E4E67" w:rsidP="000E4E67">
            <w:pPr>
              <w:spacing w:before="0" w:line="240" w:lineRule="auto"/>
              <w:contextualSpacing w:val="0"/>
              <w:rPr>
                <w:del w:id="21340" w:author="Phuong Truong Thi" w:date="2024-10-08T18:13:00Z"/>
                <w:rFonts w:ascii="Times New Roman" w:eastAsia="Times New Roman" w:hAnsi="Times New Roman"/>
                <w:sz w:val="24"/>
                <w:szCs w:val="24"/>
                <w:lang w:eastAsia="vi-VN"/>
              </w:rPr>
            </w:pPr>
            <w:ins w:id="21341" w:author="thu nga" w:date="2024-10-01T10:19:00Z">
              <w:del w:id="21342" w:author="Phuong Truong Thi" w:date="2024-10-08T18:13:00Z">
                <w:r w:rsidRPr="00226260" w:rsidDel="007E0F89">
                  <w:rPr>
                    <w:rFonts w:ascii="Times New Roman" w:eastAsia="Times New Roman" w:hAnsi="Times New Roman"/>
                    <w:sz w:val="24"/>
                    <w:szCs w:val="24"/>
                    <w:lang w:eastAsia="vi-VN"/>
                  </w:rPr>
                  <w:delText>Currency</w:delText>
                </w:r>
              </w:del>
            </w:ins>
            <w:del w:id="21343"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344" w:author="thu nga" w:date="2024-10-01T10:52:00Z">
              <w:tcPr>
                <w:tcW w:w="1766" w:type="dxa"/>
                <w:gridSpan w:val="3"/>
                <w:shd w:val="clear" w:color="auto" w:fill="auto"/>
                <w:noWrap/>
                <w:vAlign w:val="center"/>
              </w:tcPr>
            </w:tcPrChange>
          </w:tcPr>
          <w:p w14:paraId="1217A6D1" w14:textId="6DA0DBF6" w:rsidR="000E4E67" w:rsidRPr="0052167B" w:rsidDel="007E0F89" w:rsidRDefault="000E4E67" w:rsidP="000E4E67">
            <w:pPr>
              <w:spacing w:before="0" w:line="240" w:lineRule="auto"/>
              <w:contextualSpacing w:val="0"/>
              <w:rPr>
                <w:del w:id="21345" w:author="Phuong Truong Thi" w:date="2024-10-08T18:13:00Z"/>
                <w:rFonts w:ascii="Times New Roman" w:eastAsia="Times New Roman" w:hAnsi="Times New Roman"/>
                <w:sz w:val="24"/>
                <w:szCs w:val="24"/>
                <w:lang w:val="vi-VN" w:eastAsia="vi-VN"/>
              </w:rPr>
            </w:pPr>
          </w:p>
        </w:tc>
        <w:tc>
          <w:tcPr>
            <w:tcW w:w="994" w:type="dxa"/>
            <w:tcPrChange w:id="21346" w:author="thu nga" w:date="2024-10-01T10:52:00Z">
              <w:tcPr>
                <w:tcW w:w="790" w:type="dxa"/>
              </w:tcPr>
            </w:tcPrChange>
          </w:tcPr>
          <w:p w14:paraId="09364E3A" w14:textId="1C7095B8" w:rsidR="000E4E67" w:rsidRPr="0052167B" w:rsidDel="007E0F89" w:rsidRDefault="000E4E67" w:rsidP="000E4E67">
            <w:pPr>
              <w:spacing w:before="0" w:line="240" w:lineRule="auto"/>
              <w:contextualSpacing w:val="0"/>
              <w:jc w:val="center"/>
              <w:rPr>
                <w:del w:id="21347" w:author="Phuong Truong Thi" w:date="2024-10-08T18:13:00Z"/>
                <w:rFonts w:ascii="Times New Roman" w:eastAsia="Times New Roman" w:hAnsi="Times New Roman"/>
                <w:sz w:val="24"/>
                <w:szCs w:val="24"/>
                <w:lang w:val="vi-VN" w:eastAsia="vi-VN"/>
              </w:rPr>
            </w:pPr>
            <w:del w:id="2134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DC25EF1" w14:textId="24CBB493" w:rsidTr="00E57F75">
        <w:trPr>
          <w:trHeight w:val="276"/>
          <w:del w:id="21349" w:author="Phuong Truong Thi" w:date="2024-10-08T18:13:00Z"/>
          <w:trPrChange w:id="21350" w:author="thu nga" w:date="2024-10-01T10:52:00Z">
            <w:trPr>
              <w:gridAfter w:val="0"/>
              <w:trHeight w:val="276"/>
            </w:trPr>
          </w:trPrChange>
        </w:trPr>
        <w:tc>
          <w:tcPr>
            <w:tcW w:w="670" w:type="dxa"/>
            <w:shd w:val="clear" w:color="auto" w:fill="auto"/>
            <w:vAlign w:val="center"/>
            <w:tcPrChange w:id="21351" w:author="thu nga" w:date="2024-10-01T10:52:00Z">
              <w:tcPr>
                <w:tcW w:w="670" w:type="dxa"/>
                <w:shd w:val="clear" w:color="auto" w:fill="auto"/>
                <w:vAlign w:val="center"/>
              </w:tcPr>
            </w:tcPrChange>
          </w:tcPr>
          <w:p w14:paraId="26DDFD2B" w14:textId="10C6A37D" w:rsidR="000E4E67" w:rsidRPr="0052167B" w:rsidDel="007E0F89" w:rsidRDefault="000E4E67" w:rsidP="000E4E67">
            <w:pPr>
              <w:pStyle w:val="ListParagraph"/>
              <w:numPr>
                <w:ilvl w:val="0"/>
                <w:numId w:val="63"/>
              </w:numPr>
              <w:spacing w:before="0" w:line="240" w:lineRule="auto"/>
              <w:contextualSpacing w:val="0"/>
              <w:jc w:val="left"/>
              <w:rPr>
                <w:del w:id="21352" w:author="Phuong Truong Thi" w:date="2024-10-08T18:13:00Z"/>
                <w:rFonts w:eastAsia="Times New Roman"/>
                <w:szCs w:val="24"/>
                <w:lang w:val="vi-VN" w:eastAsia="vi-VN"/>
              </w:rPr>
            </w:pPr>
          </w:p>
        </w:tc>
        <w:tc>
          <w:tcPr>
            <w:tcW w:w="2097" w:type="dxa"/>
            <w:gridSpan w:val="2"/>
            <w:shd w:val="clear" w:color="auto" w:fill="auto"/>
            <w:vAlign w:val="center"/>
            <w:tcPrChange w:id="21353" w:author="thu nga" w:date="2024-10-01T10:52:00Z">
              <w:tcPr>
                <w:tcW w:w="2097" w:type="dxa"/>
                <w:gridSpan w:val="3"/>
                <w:shd w:val="clear" w:color="auto" w:fill="auto"/>
                <w:vAlign w:val="center"/>
              </w:tcPr>
            </w:tcPrChange>
          </w:tcPr>
          <w:p w14:paraId="2D461897" w14:textId="38DF7E5D" w:rsidR="000E4E67" w:rsidRPr="002F0D98" w:rsidDel="007E0F89" w:rsidRDefault="000E4E67" w:rsidP="000E4E67">
            <w:pPr>
              <w:spacing w:before="0" w:line="240" w:lineRule="auto"/>
              <w:contextualSpacing w:val="0"/>
              <w:rPr>
                <w:del w:id="21354" w:author="Phuong Truong Thi" w:date="2024-10-08T18:13:00Z"/>
                <w:rFonts w:ascii="Times New Roman" w:hAnsi="Times New Roman"/>
                <w:sz w:val="24"/>
                <w:szCs w:val="24"/>
                <w:lang w:val="vi-VN"/>
              </w:rPr>
            </w:pPr>
            <w:del w:id="21355" w:author="Phuong Truong Thi" w:date="2024-10-08T18:13:00Z">
              <w:r w:rsidRPr="002F0D98" w:rsidDel="007E0F89">
                <w:rPr>
                  <w:rFonts w:ascii="Times New Roman" w:hAnsi="Times New Roman"/>
                  <w:sz w:val="24"/>
                  <w:szCs w:val="24"/>
                  <w:lang w:val="vi-VN"/>
                </w:rPr>
                <w:delText>ADB_Casa 3 tháng gần nhất</w:delText>
              </w:r>
            </w:del>
          </w:p>
        </w:tc>
        <w:tc>
          <w:tcPr>
            <w:tcW w:w="2230" w:type="dxa"/>
            <w:vAlign w:val="center"/>
            <w:tcPrChange w:id="21356" w:author="thu nga" w:date="2024-10-01T10:52:00Z">
              <w:tcPr>
                <w:tcW w:w="2230" w:type="dxa"/>
                <w:vAlign w:val="center"/>
              </w:tcPr>
            </w:tcPrChange>
          </w:tcPr>
          <w:p w14:paraId="3E4DB17A" w14:textId="2002DE86" w:rsidR="000E4E67" w:rsidRPr="002F0D98" w:rsidDel="007E0F89" w:rsidRDefault="000E4E67" w:rsidP="000E4E67">
            <w:pPr>
              <w:spacing w:before="0" w:line="240" w:lineRule="auto"/>
              <w:contextualSpacing w:val="0"/>
              <w:rPr>
                <w:del w:id="21357" w:author="Phuong Truong Thi" w:date="2024-10-08T18:13:00Z"/>
                <w:rFonts w:ascii="Times New Roman" w:eastAsia="Times New Roman" w:hAnsi="Times New Roman"/>
                <w:sz w:val="24"/>
                <w:szCs w:val="24"/>
                <w:lang w:val="vi-VN" w:eastAsia="vi-VN"/>
              </w:rPr>
            </w:pPr>
            <w:del w:id="21358" w:author="Phuong Truong Thi" w:date="2024-10-08T18:13:00Z">
              <w:r w:rsidRPr="002F0D98" w:rsidDel="007E0F89">
                <w:rPr>
                  <w:rFonts w:ascii="Times New Roman" w:hAnsi="Times New Roman"/>
                  <w:sz w:val="24"/>
                  <w:szCs w:val="24"/>
                  <w:lang w:val="vi-VN"/>
                </w:rPr>
                <w:delText>ADB Casa của các Tài khoản thanh toán (Category là TKTT) 3 tháng gần nhất. Average daily balance (ADB) là Số dư bình quân hàng ngày của các Tài khoản thanh toán (Category là TKTT)</w:delText>
              </w:r>
            </w:del>
          </w:p>
        </w:tc>
        <w:tc>
          <w:tcPr>
            <w:tcW w:w="1070" w:type="dxa"/>
            <w:tcPrChange w:id="21359" w:author="thu nga" w:date="2024-10-01T10:52:00Z">
              <w:tcPr>
                <w:tcW w:w="1070" w:type="dxa"/>
              </w:tcPr>
            </w:tcPrChange>
          </w:tcPr>
          <w:p w14:paraId="4D632774" w14:textId="35E5E54C" w:rsidR="000E4E67" w:rsidRPr="0052167B" w:rsidDel="007E0F89" w:rsidRDefault="000E4E67" w:rsidP="000E4E67">
            <w:pPr>
              <w:spacing w:before="0" w:line="240" w:lineRule="auto"/>
              <w:contextualSpacing w:val="0"/>
              <w:rPr>
                <w:del w:id="21360" w:author="Phuong Truong Thi" w:date="2024-10-08T18:13:00Z"/>
                <w:rFonts w:ascii="Times New Roman" w:eastAsia="Times New Roman" w:hAnsi="Times New Roman"/>
                <w:sz w:val="24"/>
                <w:szCs w:val="24"/>
                <w:lang w:eastAsia="vi-VN"/>
              </w:rPr>
            </w:pPr>
            <w:ins w:id="21361" w:author="thu nga" w:date="2024-09-30T15:54:00Z">
              <w:del w:id="21362"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363" w:author="thu nga" w:date="2024-10-01T10:52:00Z">
              <w:tcPr>
                <w:tcW w:w="1896" w:type="dxa"/>
                <w:gridSpan w:val="2"/>
              </w:tcPr>
            </w:tcPrChange>
          </w:tcPr>
          <w:p w14:paraId="752A14A5" w14:textId="1FB538F0" w:rsidR="000E4E67" w:rsidRPr="0052167B" w:rsidDel="007E0F89" w:rsidRDefault="000E4E67" w:rsidP="000E4E67">
            <w:pPr>
              <w:spacing w:before="0" w:line="240" w:lineRule="auto"/>
              <w:contextualSpacing w:val="0"/>
              <w:rPr>
                <w:del w:id="21364" w:author="Phuong Truong Thi" w:date="2024-10-08T18:13:00Z"/>
                <w:rFonts w:ascii="Times New Roman" w:eastAsia="Times New Roman" w:hAnsi="Times New Roman"/>
                <w:sz w:val="24"/>
                <w:szCs w:val="24"/>
                <w:lang w:eastAsia="vi-VN"/>
              </w:rPr>
            </w:pPr>
            <w:ins w:id="21365" w:author="thu nga" w:date="2024-10-01T10:19:00Z">
              <w:del w:id="21366" w:author="Phuong Truong Thi" w:date="2024-10-08T18:13:00Z">
                <w:r w:rsidRPr="00226260" w:rsidDel="007E0F89">
                  <w:rPr>
                    <w:rFonts w:ascii="Times New Roman" w:eastAsia="Times New Roman" w:hAnsi="Times New Roman"/>
                    <w:sz w:val="24"/>
                    <w:szCs w:val="24"/>
                    <w:lang w:eastAsia="vi-VN"/>
                  </w:rPr>
                  <w:delText>Currency</w:delText>
                </w:r>
              </w:del>
            </w:ins>
            <w:del w:id="2136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368" w:author="thu nga" w:date="2024-10-01T10:52:00Z">
              <w:tcPr>
                <w:tcW w:w="1766" w:type="dxa"/>
                <w:gridSpan w:val="3"/>
                <w:shd w:val="clear" w:color="auto" w:fill="auto"/>
                <w:noWrap/>
                <w:vAlign w:val="center"/>
              </w:tcPr>
            </w:tcPrChange>
          </w:tcPr>
          <w:p w14:paraId="6A66FC31" w14:textId="06562489" w:rsidR="000E4E67" w:rsidRPr="0052167B" w:rsidDel="007E0F89" w:rsidRDefault="000E4E67" w:rsidP="000E4E67">
            <w:pPr>
              <w:spacing w:before="0" w:line="240" w:lineRule="auto"/>
              <w:contextualSpacing w:val="0"/>
              <w:rPr>
                <w:del w:id="21369" w:author="Phuong Truong Thi" w:date="2024-10-08T18:13:00Z"/>
                <w:rFonts w:ascii="Times New Roman" w:eastAsia="Times New Roman" w:hAnsi="Times New Roman"/>
                <w:sz w:val="24"/>
                <w:szCs w:val="24"/>
                <w:lang w:val="vi-VN" w:eastAsia="vi-VN"/>
              </w:rPr>
            </w:pPr>
          </w:p>
        </w:tc>
        <w:tc>
          <w:tcPr>
            <w:tcW w:w="994" w:type="dxa"/>
            <w:tcPrChange w:id="21370" w:author="thu nga" w:date="2024-10-01T10:52:00Z">
              <w:tcPr>
                <w:tcW w:w="790" w:type="dxa"/>
              </w:tcPr>
            </w:tcPrChange>
          </w:tcPr>
          <w:p w14:paraId="0DCA87A4" w14:textId="527D1CEE" w:rsidR="000E4E67" w:rsidRPr="0052167B" w:rsidDel="007E0F89" w:rsidRDefault="000E4E67" w:rsidP="000E4E67">
            <w:pPr>
              <w:spacing w:before="0" w:line="240" w:lineRule="auto"/>
              <w:contextualSpacing w:val="0"/>
              <w:jc w:val="center"/>
              <w:rPr>
                <w:del w:id="21371" w:author="Phuong Truong Thi" w:date="2024-10-08T18:13:00Z"/>
                <w:rFonts w:ascii="Times New Roman" w:eastAsia="Times New Roman" w:hAnsi="Times New Roman"/>
                <w:sz w:val="24"/>
                <w:szCs w:val="24"/>
                <w:lang w:val="vi-VN" w:eastAsia="vi-VN"/>
              </w:rPr>
            </w:pPr>
            <w:del w:id="2137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5BB6954" w14:textId="00B495FD" w:rsidTr="00E57F75">
        <w:trPr>
          <w:trHeight w:val="276"/>
          <w:del w:id="21373" w:author="Phuong Truong Thi" w:date="2024-10-08T18:13:00Z"/>
          <w:trPrChange w:id="21374" w:author="thu nga" w:date="2024-10-01T10:52:00Z">
            <w:trPr>
              <w:gridAfter w:val="0"/>
              <w:trHeight w:val="276"/>
            </w:trPr>
          </w:trPrChange>
        </w:trPr>
        <w:tc>
          <w:tcPr>
            <w:tcW w:w="670" w:type="dxa"/>
            <w:shd w:val="clear" w:color="auto" w:fill="auto"/>
            <w:vAlign w:val="center"/>
            <w:tcPrChange w:id="21375" w:author="thu nga" w:date="2024-10-01T10:52:00Z">
              <w:tcPr>
                <w:tcW w:w="670" w:type="dxa"/>
                <w:shd w:val="clear" w:color="auto" w:fill="auto"/>
                <w:vAlign w:val="center"/>
              </w:tcPr>
            </w:tcPrChange>
          </w:tcPr>
          <w:p w14:paraId="14C11E84" w14:textId="35DB2446" w:rsidR="007B7F57" w:rsidRPr="0052167B" w:rsidDel="007E0F89" w:rsidRDefault="007B7F57" w:rsidP="007B7F57">
            <w:pPr>
              <w:pStyle w:val="ListParagraph"/>
              <w:numPr>
                <w:ilvl w:val="0"/>
                <w:numId w:val="63"/>
              </w:numPr>
              <w:spacing w:before="0" w:line="240" w:lineRule="auto"/>
              <w:contextualSpacing w:val="0"/>
              <w:jc w:val="left"/>
              <w:rPr>
                <w:del w:id="21376" w:author="Phuong Truong Thi" w:date="2024-10-08T18:13:00Z"/>
                <w:rFonts w:eastAsia="Times New Roman"/>
                <w:szCs w:val="24"/>
                <w:lang w:val="vi-VN" w:eastAsia="vi-VN"/>
              </w:rPr>
            </w:pPr>
          </w:p>
        </w:tc>
        <w:tc>
          <w:tcPr>
            <w:tcW w:w="2097" w:type="dxa"/>
            <w:gridSpan w:val="2"/>
            <w:shd w:val="clear" w:color="auto" w:fill="auto"/>
            <w:vAlign w:val="center"/>
            <w:tcPrChange w:id="21377" w:author="thu nga" w:date="2024-10-01T10:52:00Z">
              <w:tcPr>
                <w:tcW w:w="2097" w:type="dxa"/>
                <w:gridSpan w:val="3"/>
                <w:shd w:val="clear" w:color="auto" w:fill="auto"/>
                <w:vAlign w:val="center"/>
              </w:tcPr>
            </w:tcPrChange>
          </w:tcPr>
          <w:p w14:paraId="4FBC750F" w14:textId="1C943709" w:rsidR="007B7F57" w:rsidRPr="002F0D98" w:rsidDel="007E0F89" w:rsidRDefault="007B7F57" w:rsidP="007B7F57">
            <w:pPr>
              <w:spacing w:before="0" w:line="240" w:lineRule="auto"/>
              <w:contextualSpacing w:val="0"/>
              <w:rPr>
                <w:del w:id="21378" w:author="Phuong Truong Thi" w:date="2024-10-08T18:13:00Z"/>
                <w:rFonts w:ascii="Times New Roman" w:hAnsi="Times New Roman"/>
                <w:sz w:val="24"/>
                <w:szCs w:val="24"/>
                <w:lang w:val="vi-VN"/>
              </w:rPr>
            </w:pPr>
            <w:del w:id="21379" w:author="Phuong Truong Thi" w:date="2024-10-08T18:13:00Z">
              <w:r w:rsidRPr="002F0D98" w:rsidDel="007E0F89">
                <w:rPr>
                  <w:rFonts w:ascii="Times New Roman" w:hAnsi="Times New Roman"/>
                  <w:sz w:val="24"/>
                  <w:szCs w:val="24"/>
                  <w:lang w:val="vi-VN"/>
                </w:rPr>
                <w:delText>SL TK casa chất lượng được tính trong tháng</w:delText>
              </w:r>
            </w:del>
          </w:p>
        </w:tc>
        <w:tc>
          <w:tcPr>
            <w:tcW w:w="2230" w:type="dxa"/>
            <w:vAlign w:val="center"/>
            <w:tcPrChange w:id="21380" w:author="thu nga" w:date="2024-10-01T10:52:00Z">
              <w:tcPr>
                <w:tcW w:w="2230" w:type="dxa"/>
                <w:vAlign w:val="center"/>
              </w:tcPr>
            </w:tcPrChange>
          </w:tcPr>
          <w:p w14:paraId="696BF174" w14:textId="40109762" w:rsidR="007B7F57" w:rsidRPr="00126368" w:rsidDel="007E0F89" w:rsidRDefault="007B7F57" w:rsidP="007B7F57">
            <w:pPr>
              <w:spacing w:before="0" w:line="240" w:lineRule="auto"/>
              <w:contextualSpacing w:val="0"/>
              <w:rPr>
                <w:del w:id="21381" w:author="Phuong Truong Thi" w:date="2024-10-08T18:13:00Z"/>
                <w:rFonts w:ascii="Times New Roman" w:eastAsia="Times New Roman" w:hAnsi="Times New Roman"/>
                <w:sz w:val="24"/>
                <w:szCs w:val="24"/>
                <w:lang w:val="vi-VN" w:eastAsia="vi-VN"/>
              </w:rPr>
            </w:pPr>
            <w:del w:id="21382" w:author="Phuong Truong Thi" w:date="2024-10-08T18:13:00Z">
              <w:r w:rsidRPr="002F0D98" w:rsidDel="007E0F89">
                <w:rPr>
                  <w:rFonts w:ascii="Times New Roman" w:hAnsi="Times New Roman"/>
                  <w:sz w:val="24"/>
                  <w:szCs w:val="24"/>
                  <w:lang w:val="vi-VN"/>
                </w:rPr>
                <w:delText xml:space="preserve">Số lượng TK casa CL được tính KPI trong tháng </w:delText>
              </w:r>
              <w:r w:rsidRPr="002F0D98" w:rsidDel="007E0F89">
                <w:rPr>
                  <w:rFonts w:ascii="Times New Roman" w:hAnsi="Times New Roman"/>
                  <w:sz w:val="24"/>
                  <w:szCs w:val="24"/>
                  <w:lang w:val="vi-VN"/>
                </w:rPr>
                <w:br/>
                <w:delText>Là tài khoản mới gắn theo các chức danh để đánh giá mức độ hiệu quả của Sale:</w:delText>
              </w:r>
              <w:r w:rsidRPr="002F0D98" w:rsidDel="007E0F89">
                <w:rPr>
                  <w:rFonts w:ascii="Times New Roman" w:hAnsi="Times New Roman"/>
                  <w:sz w:val="24"/>
                  <w:szCs w:val="24"/>
                  <w:lang w:val="vi-VN"/>
                </w:rPr>
                <w:br/>
                <w:delText>+ Đối với tài khoản AF: Là tài khoản có số dư casa bình quân &gt;= 40tr tại 1 tháng bất kỳ trong vòng 1 năm liên tiếp kể từ tháng mở tài khoản; =&gt; không áp dụng ở sheet này</w:delText>
              </w:r>
              <w:r w:rsidRPr="002F0D98" w:rsidDel="007E0F89">
                <w:rPr>
                  <w:rFonts w:ascii="Times New Roman" w:hAnsi="Times New Roman"/>
                  <w:sz w:val="24"/>
                  <w:szCs w:val="24"/>
                  <w:lang w:val="vi-VN"/>
                </w:rPr>
                <w:br/>
                <w:delText xml:space="preserve"> + Đối với Tài khoản mới chất lượng gắn các vị trí còn lại hoặc các tài khoản chưa gắn vị trí: Là tài khoản có số dư casa bình quân &gt;= 2tr tại 1 tháng bất kỳ trong vòng  năm kể từ tháng mở Tài khoản =&gt; áp dụng cho MAF</w:delText>
              </w:r>
              <w:r w:rsidRPr="002F0D98" w:rsidDel="007E0F89">
                <w:rPr>
                  <w:rFonts w:ascii="Times New Roman" w:hAnsi="Times New Roman"/>
                  <w:sz w:val="24"/>
                  <w:szCs w:val="24"/>
                  <w:lang w:val="vi-VN"/>
                </w:rPr>
                <w:br/>
                <w:delText>- Các TK được ghi nhận là TK CL là TK chưa được tính KPI Incentive theo diện TK CL trong vòng 12 tháng trước đó</w:delText>
              </w:r>
              <w:r w:rsidRPr="002F0D98" w:rsidDel="007E0F89">
                <w:rPr>
                  <w:rFonts w:ascii="Times New Roman" w:hAnsi="Times New Roman"/>
                  <w:sz w:val="24"/>
                  <w:szCs w:val="24"/>
                  <w:lang w:val="vi-VN"/>
                </w:rPr>
                <w:br/>
                <w:delText>VD: Tháng chốt dữ liệu 01/2023.</w:delText>
              </w:r>
              <w:r w:rsidRPr="002F0D98" w:rsidDel="007E0F89">
                <w:rPr>
                  <w:rFonts w:ascii="Times New Roman" w:hAnsi="Times New Roman"/>
                  <w:sz w:val="24"/>
                  <w:szCs w:val="24"/>
                  <w:lang w:val="vi-VN"/>
                </w:rPr>
                <w:br/>
              </w:r>
              <w:r w:rsidRPr="00126368" w:rsidDel="007E0F89">
                <w:rPr>
                  <w:rFonts w:ascii="Times New Roman" w:hAnsi="Times New Roman"/>
                  <w:sz w:val="24"/>
                  <w:szCs w:val="24"/>
                  <w:lang w:val="vi-VN"/>
                </w:rPr>
                <w:delText>Xét toàn bộ tài khoản mở từ tháng 01/02/2022 đến 31/01/2023 đối với chức danh RM có ĐK ADB CASA tại 1 tháng bất kỳ &gt;=40tr và các chức danh còn lại có ADB CASA &gt;=2tr.</w:delText>
              </w:r>
            </w:del>
          </w:p>
        </w:tc>
        <w:tc>
          <w:tcPr>
            <w:tcW w:w="1070" w:type="dxa"/>
            <w:tcPrChange w:id="21383" w:author="thu nga" w:date="2024-10-01T10:52:00Z">
              <w:tcPr>
                <w:tcW w:w="1070" w:type="dxa"/>
              </w:tcPr>
            </w:tcPrChange>
          </w:tcPr>
          <w:p w14:paraId="00020EF7" w14:textId="3FEA953E" w:rsidR="007B7F57" w:rsidRPr="0052167B" w:rsidDel="007E0F89" w:rsidRDefault="008730E6" w:rsidP="007B7F57">
            <w:pPr>
              <w:spacing w:before="0" w:line="240" w:lineRule="auto"/>
              <w:contextualSpacing w:val="0"/>
              <w:rPr>
                <w:del w:id="21384" w:author="Phuong Truong Thi" w:date="2024-10-08T18:13:00Z"/>
                <w:rFonts w:ascii="Times New Roman" w:eastAsia="Times New Roman" w:hAnsi="Times New Roman"/>
                <w:sz w:val="24"/>
                <w:szCs w:val="24"/>
                <w:lang w:eastAsia="vi-VN"/>
              </w:rPr>
            </w:pPr>
            <w:ins w:id="21385" w:author="thu nga" w:date="2024-09-30T15:54:00Z">
              <w:del w:id="21386"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387" w:author="thu nga" w:date="2024-10-01T10:52:00Z">
              <w:tcPr>
                <w:tcW w:w="1896" w:type="dxa"/>
                <w:gridSpan w:val="2"/>
              </w:tcPr>
            </w:tcPrChange>
          </w:tcPr>
          <w:p w14:paraId="0BE3A8C1" w14:textId="425538FF" w:rsidR="007B7F57" w:rsidRPr="0052167B" w:rsidDel="007E0F89" w:rsidRDefault="007B7F57" w:rsidP="007B7F57">
            <w:pPr>
              <w:spacing w:before="0" w:line="240" w:lineRule="auto"/>
              <w:contextualSpacing w:val="0"/>
              <w:rPr>
                <w:del w:id="21388" w:author="Phuong Truong Thi" w:date="2024-10-08T18:13:00Z"/>
                <w:rFonts w:ascii="Times New Roman" w:eastAsia="Times New Roman" w:hAnsi="Times New Roman"/>
                <w:sz w:val="24"/>
                <w:szCs w:val="24"/>
                <w:lang w:eastAsia="vi-VN"/>
              </w:rPr>
            </w:pPr>
            <w:del w:id="2138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390" w:author="thu nga" w:date="2024-10-01T10:52:00Z">
              <w:tcPr>
                <w:tcW w:w="1766" w:type="dxa"/>
                <w:gridSpan w:val="3"/>
                <w:shd w:val="clear" w:color="auto" w:fill="auto"/>
                <w:noWrap/>
                <w:vAlign w:val="center"/>
              </w:tcPr>
            </w:tcPrChange>
          </w:tcPr>
          <w:p w14:paraId="37CDA198" w14:textId="5A786879" w:rsidR="007B7F57" w:rsidRPr="0052167B" w:rsidDel="007E0F89" w:rsidRDefault="007B7F57" w:rsidP="007B7F57">
            <w:pPr>
              <w:spacing w:before="0" w:line="240" w:lineRule="auto"/>
              <w:contextualSpacing w:val="0"/>
              <w:rPr>
                <w:del w:id="21391" w:author="Phuong Truong Thi" w:date="2024-10-08T18:13:00Z"/>
                <w:rFonts w:ascii="Times New Roman" w:eastAsia="Times New Roman" w:hAnsi="Times New Roman"/>
                <w:sz w:val="24"/>
                <w:szCs w:val="24"/>
                <w:lang w:val="vi-VN" w:eastAsia="vi-VN"/>
              </w:rPr>
            </w:pPr>
          </w:p>
        </w:tc>
        <w:tc>
          <w:tcPr>
            <w:tcW w:w="994" w:type="dxa"/>
            <w:tcPrChange w:id="21392" w:author="thu nga" w:date="2024-10-01T10:52:00Z">
              <w:tcPr>
                <w:tcW w:w="790" w:type="dxa"/>
              </w:tcPr>
            </w:tcPrChange>
          </w:tcPr>
          <w:p w14:paraId="01AF862F" w14:textId="1886A6AA" w:rsidR="007B7F57" w:rsidRPr="0052167B" w:rsidDel="007E0F89" w:rsidRDefault="007B7F57" w:rsidP="007B7F57">
            <w:pPr>
              <w:spacing w:before="0" w:line="240" w:lineRule="auto"/>
              <w:contextualSpacing w:val="0"/>
              <w:jc w:val="center"/>
              <w:rPr>
                <w:del w:id="21393" w:author="Phuong Truong Thi" w:date="2024-10-08T18:13:00Z"/>
                <w:rFonts w:ascii="Times New Roman" w:eastAsia="Times New Roman" w:hAnsi="Times New Roman"/>
                <w:sz w:val="24"/>
                <w:szCs w:val="24"/>
                <w:lang w:val="vi-VN" w:eastAsia="vi-VN"/>
              </w:rPr>
            </w:pPr>
            <w:del w:id="21394"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0541A1B0" w14:textId="36C7A190" w:rsidTr="00E57F75">
        <w:tblPrEx>
          <w:tblPrExChange w:id="21395" w:author="thu nga" w:date="2024-10-01T10:52:00Z">
            <w:tblPrEx>
              <w:tblW w:w="9270" w:type="dxa"/>
            </w:tblPrEx>
          </w:tblPrExChange>
        </w:tblPrEx>
        <w:trPr>
          <w:trHeight w:val="276"/>
          <w:del w:id="21396" w:author="Phuong Truong Thi" w:date="2024-10-08T18:13:00Z"/>
          <w:trPrChange w:id="21397" w:author="thu nga" w:date="2024-10-01T10:52:00Z">
            <w:trPr>
              <w:gridBefore w:val="2"/>
              <w:trHeight w:val="276"/>
            </w:trPr>
          </w:trPrChange>
        </w:trPr>
        <w:tc>
          <w:tcPr>
            <w:tcW w:w="1092" w:type="dxa"/>
            <w:gridSpan w:val="2"/>
            <w:tcPrChange w:id="21398" w:author="thu nga" w:date="2024-10-01T10:52:00Z">
              <w:tcPr>
                <w:tcW w:w="1030" w:type="dxa"/>
              </w:tcPr>
            </w:tcPrChange>
          </w:tcPr>
          <w:p w14:paraId="556F39DB" w14:textId="2AEAB04D" w:rsidR="007B7F57" w:rsidRPr="0052167B" w:rsidDel="007E0F89" w:rsidRDefault="007B7F57" w:rsidP="007B7F57">
            <w:pPr>
              <w:spacing w:before="0" w:line="240" w:lineRule="auto"/>
              <w:contextualSpacing w:val="0"/>
              <w:jc w:val="left"/>
              <w:rPr>
                <w:del w:id="21399" w:author="Phuong Truong Thi" w:date="2024-10-08T18:13:00Z"/>
                <w:rFonts w:ascii="Times New Roman" w:hAnsi="Times New Roman"/>
                <w:sz w:val="24"/>
                <w:szCs w:val="24"/>
              </w:rPr>
            </w:pPr>
          </w:p>
        </w:tc>
        <w:tc>
          <w:tcPr>
            <w:tcW w:w="8214" w:type="dxa"/>
            <w:gridSpan w:val="6"/>
            <w:tcPrChange w:id="21400" w:author="thu nga" w:date="2024-10-01T10:52:00Z">
              <w:tcPr>
                <w:tcW w:w="9270" w:type="dxa"/>
                <w:gridSpan w:val="10"/>
              </w:tcPr>
            </w:tcPrChange>
          </w:tcPr>
          <w:p w14:paraId="2C8BAB91" w14:textId="55DA67A9" w:rsidR="007B7F57" w:rsidRPr="0052167B" w:rsidDel="007E0F89" w:rsidRDefault="007B7F57" w:rsidP="007B7F57">
            <w:pPr>
              <w:spacing w:before="0" w:line="240" w:lineRule="auto"/>
              <w:contextualSpacing w:val="0"/>
              <w:jc w:val="left"/>
              <w:rPr>
                <w:del w:id="21401" w:author="Phuong Truong Thi" w:date="2024-10-08T18:13:00Z"/>
                <w:rFonts w:ascii="Times New Roman" w:eastAsia="Times New Roman" w:hAnsi="Times New Roman"/>
                <w:sz w:val="24"/>
                <w:szCs w:val="24"/>
                <w:lang w:eastAsia="vi-VN"/>
              </w:rPr>
            </w:pPr>
            <w:del w:id="21402" w:author="Phuong Truong Thi" w:date="2024-10-08T18:13:00Z">
              <w:r w:rsidRPr="0052167B" w:rsidDel="007E0F89">
                <w:rPr>
                  <w:rFonts w:ascii="Times New Roman" w:hAnsi="Times New Roman"/>
                  <w:sz w:val="24"/>
                  <w:szCs w:val="24"/>
                </w:rPr>
                <w:delText>TD</w:delText>
              </w:r>
            </w:del>
          </w:p>
        </w:tc>
      </w:tr>
      <w:tr w:rsidR="000E4E67" w:rsidRPr="0052167B" w:rsidDel="007E0F89" w14:paraId="680C7E5D" w14:textId="19A8FCB6" w:rsidTr="00E57F75">
        <w:trPr>
          <w:trHeight w:val="276"/>
          <w:del w:id="21403" w:author="Phuong Truong Thi" w:date="2024-10-08T18:13:00Z"/>
          <w:trPrChange w:id="21404" w:author="thu nga" w:date="2024-10-01T10:52:00Z">
            <w:trPr>
              <w:gridAfter w:val="0"/>
              <w:trHeight w:val="276"/>
            </w:trPr>
          </w:trPrChange>
        </w:trPr>
        <w:tc>
          <w:tcPr>
            <w:tcW w:w="670" w:type="dxa"/>
            <w:shd w:val="clear" w:color="auto" w:fill="auto"/>
            <w:vAlign w:val="center"/>
            <w:tcPrChange w:id="21405" w:author="thu nga" w:date="2024-10-01T10:52:00Z">
              <w:tcPr>
                <w:tcW w:w="670" w:type="dxa"/>
                <w:shd w:val="clear" w:color="auto" w:fill="auto"/>
                <w:vAlign w:val="center"/>
              </w:tcPr>
            </w:tcPrChange>
          </w:tcPr>
          <w:p w14:paraId="297C81EF" w14:textId="238DE755" w:rsidR="007B7F57" w:rsidRPr="0052167B" w:rsidDel="007E0F89" w:rsidRDefault="007B7F57" w:rsidP="007B7F57">
            <w:pPr>
              <w:pStyle w:val="ListParagraph"/>
              <w:numPr>
                <w:ilvl w:val="0"/>
                <w:numId w:val="63"/>
              </w:numPr>
              <w:spacing w:before="0" w:line="240" w:lineRule="auto"/>
              <w:contextualSpacing w:val="0"/>
              <w:jc w:val="left"/>
              <w:rPr>
                <w:del w:id="21406" w:author="Phuong Truong Thi" w:date="2024-10-08T18:13:00Z"/>
                <w:rFonts w:eastAsia="Times New Roman"/>
                <w:szCs w:val="24"/>
                <w:lang w:val="vi-VN" w:eastAsia="vi-VN"/>
              </w:rPr>
            </w:pPr>
          </w:p>
        </w:tc>
        <w:tc>
          <w:tcPr>
            <w:tcW w:w="2097" w:type="dxa"/>
            <w:gridSpan w:val="2"/>
            <w:shd w:val="clear" w:color="auto" w:fill="auto"/>
            <w:vAlign w:val="center"/>
            <w:tcPrChange w:id="21407" w:author="thu nga" w:date="2024-10-01T10:52:00Z">
              <w:tcPr>
                <w:tcW w:w="2097" w:type="dxa"/>
                <w:gridSpan w:val="3"/>
                <w:shd w:val="clear" w:color="auto" w:fill="auto"/>
                <w:vAlign w:val="center"/>
              </w:tcPr>
            </w:tcPrChange>
          </w:tcPr>
          <w:p w14:paraId="28917861" w14:textId="5B540EF4" w:rsidR="007B7F57" w:rsidRPr="00126368" w:rsidDel="007E0F89" w:rsidRDefault="007B7F57" w:rsidP="007B7F57">
            <w:pPr>
              <w:spacing w:before="0" w:line="240" w:lineRule="auto"/>
              <w:contextualSpacing w:val="0"/>
              <w:rPr>
                <w:del w:id="21408" w:author="Phuong Truong Thi" w:date="2024-10-08T18:13:00Z"/>
                <w:rFonts w:ascii="Times New Roman" w:hAnsi="Times New Roman"/>
                <w:sz w:val="24"/>
                <w:szCs w:val="24"/>
                <w:lang w:val="vi-VN"/>
              </w:rPr>
            </w:pPr>
            <w:del w:id="21409" w:author="Phuong Truong Thi" w:date="2024-10-08T18:13:00Z">
              <w:r w:rsidRPr="00126368" w:rsidDel="007E0F89">
                <w:rPr>
                  <w:rFonts w:ascii="Times New Roman" w:hAnsi="Times New Roman"/>
                  <w:sz w:val="24"/>
                  <w:szCs w:val="24"/>
                  <w:lang w:val="vi-VN"/>
                </w:rPr>
                <w:delText>EOP_ TD: Số dư cuối kỳ TD (Cả nội và ngoại tệ) ngày dữ liệu</w:delText>
              </w:r>
            </w:del>
          </w:p>
        </w:tc>
        <w:tc>
          <w:tcPr>
            <w:tcW w:w="2230" w:type="dxa"/>
            <w:vAlign w:val="center"/>
            <w:tcPrChange w:id="21410" w:author="thu nga" w:date="2024-10-01T10:52:00Z">
              <w:tcPr>
                <w:tcW w:w="2230" w:type="dxa"/>
                <w:vAlign w:val="center"/>
              </w:tcPr>
            </w:tcPrChange>
          </w:tcPr>
          <w:p w14:paraId="612DE88A" w14:textId="5E0798D5" w:rsidR="007B7F57" w:rsidRPr="00126368" w:rsidDel="007E0F89" w:rsidRDefault="007B7F57" w:rsidP="007B7F57">
            <w:pPr>
              <w:spacing w:before="0" w:line="240" w:lineRule="auto"/>
              <w:contextualSpacing w:val="0"/>
              <w:rPr>
                <w:del w:id="21411" w:author="Phuong Truong Thi" w:date="2024-10-08T18:13:00Z"/>
                <w:rFonts w:ascii="Times New Roman" w:eastAsia="Times New Roman" w:hAnsi="Times New Roman"/>
                <w:sz w:val="24"/>
                <w:szCs w:val="24"/>
                <w:lang w:val="vi-VN" w:eastAsia="vi-VN"/>
              </w:rPr>
            </w:pPr>
            <w:del w:id="21412" w:author="Phuong Truong Thi" w:date="2024-10-08T18:13:00Z">
              <w:r w:rsidRPr="00126368" w:rsidDel="007E0F89">
                <w:rPr>
                  <w:rFonts w:ascii="Times New Roman" w:hAnsi="Times New Roman"/>
                  <w:sz w:val="24"/>
                  <w:szCs w:val="24"/>
                  <w:lang w:val="vi-VN"/>
                </w:rPr>
                <w:delText>Tổng số dư cuối kỳ các tài khoản TD  (Category là Saving) (Cả nội và ngoại tệ) ngày dữ liệu</w:delText>
              </w:r>
              <w:r w:rsidRPr="00126368" w:rsidDel="007E0F89">
                <w:rPr>
                  <w:rFonts w:ascii="Times New Roman" w:hAnsi="Times New Roman"/>
                  <w:sz w:val="24"/>
                  <w:szCs w:val="24"/>
                  <w:lang w:val="vi-VN"/>
                </w:rPr>
                <w:br/>
                <w:delText>Lưu ý có tính TD của LD Easy saving (Cat code 21018) và Saving lĩnh lãi trả trước</w:delText>
              </w:r>
            </w:del>
          </w:p>
        </w:tc>
        <w:tc>
          <w:tcPr>
            <w:tcW w:w="1070" w:type="dxa"/>
            <w:tcPrChange w:id="21413" w:author="thu nga" w:date="2024-10-01T10:52:00Z">
              <w:tcPr>
                <w:tcW w:w="1070" w:type="dxa"/>
              </w:tcPr>
            </w:tcPrChange>
          </w:tcPr>
          <w:p w14:paraId="7E1E70F3" w14:textId="798B1F12" w:rsidR="007B7F57" w:rsidRPr="0052167B" w:rsidDel="007E0F89" w:rsidRDefault="008730E6" w:rsidP="007B7F57">
            <w:pPr>
              <w:spacing w:before="0" w:line="240" w:lineRule="auto"/>
              <w:contextualSpacing w:val="0"/>
              <w:rPr>
                <w:del w:id="21414" w:author="Phuong Truong Thi" w:date="2024-10-08T18:13:00Z"/>
                <w:rFonts w:ascii="Times New Roman" w:eastAsia="Times New Roman" w:hAnsi="Times New Roman"/>
                <w:sz w:val="24"/>
                <w:szCs w:val="24"/>
                <w:lang w:eastAsia="vi-VN"/>
              </w:rPr>
            </w:pPr>
            <w:ins w:id="21415" w:author="thu nga" w:date="2024-09-30T15:54:00Z">
              <w:del w:id="21416" w:author="Phuong Truong Thi" w:date="2024-10-08T18:13:00Z">
                <w:r w:rsidDel="007E0F89">
                  <w:rPr>
                    <w:rFonts w:ascii="Times New Roman" w:eastAsia="Times New Roman" w:hAnsi="Times New Roman"/>
                    <w:sz w:val="24"/>
                    <w:szCs w:val="24"/>
                    <w:lang w:val="vi-VN" w:eastAsia="vi-VN"/>
                  </w:rPr>
                  <w:delText>CRM</w:delText>
                </w:r>
              </w:del>
            </w:ins>
          </w:p>
        </w:tc>
        <w:tc>
          <w:tcPr>
            <w:tcW w:w="1111" w:type="dxa"/>
            <w:tcPrChange w:id="21417" w:author="thu nga" w:date="2024-10-01T10:52:00Z">
              <w:tcPr>
                <w:tcW w:w="1896" w:type="dxa"/>
                <w:gridSpan w:val="2"/>
              </w:tcPr>
            </w:tcPrChange>
          </w:tcPr>
          <w:p w14:paraId="6FC3F0CF" w14:textId="2C125D8F" w:rsidR="007B7F57" w:rsidRPr="0052167B" w:rsidDel="007E0F89" w:rsidRDefault="000E4E67" w:rsidP="007B7F57">
            <w:pPr>
              <w:spacing w:before="0" w:line="240" w:lineRule="auto"/>
              <w:contextualSpacing w:val="0"/>
              <w:rPr>
                <w:del w:id="21418" w:author="Phuong Truong Thi" w:date="2024-10-08T18:13:00Z"/>
                <w:rFonts w:ascii="Times New Roman" w:eastAsia="Times New Roman" w:hAnsi="Times New Roman"/>
                <w:sz w:val="24"/>
                <w:szCs w:val="24"/>
                <w:lang w:eastAsia="vi-VN"/>
              </w:rPr>
            </w:pPr>
            <w:ins w:id="21419" w:author="thu nga" w:date="2024-10-01T10:19:00Z">
              <w:del w:id="21420" w:author="Phuong Truong Thi" w:date="2024-10-08T18:13:00Z">
                <w:r w:rsidDel="007E0F89">
                  <w:rPr>
                    <w:rFonts w:ascii="Times New Roman" w:eastAsia="Times New Roman" w:hAnsi="Times New Roman"/>
                    <w:sz w:val="24"/>
                    <w:szCs w:val="24"/>
                    <w:lang w:eastAsia="vi-VN"/>
                  </w:rPr>
                  <w:delText>Currency</w:delText>
                </w:r>
              </w:del>
            </w:ins>
            <w:del w:id="21421" w:author="Phuong Truong Thi" w:date="2024-10-08T18:13:00Z">
              <w:r w:rsidR="007B7F57"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422" w:author="thu nga" w:date="2024-10-01T10:52:00Z">
              <w:tcPr>
                <w:tcW w:w="1766" w:type="dxa"/>
                <w:gridSpan w:val="3"/>
                <w:shd w:val="clear" w:color="auto" w:fill="auto"/>
                <w:noWrap/>
                <w:vAlign w:val="center"/>
              </w:tcPr>
            </w:tcPrChange>
          </w:tcPr>
          <w:p w14:paraId="4AFA31A8" w14:textId="579C0FBD" w:rsidR="007B7F57" w:rsidRPr="0052167B" w:rsidDel="007E0F89" w:rsidRDefault="007B7F57" w:rsidP="007B7F57">
            <w:pPr>
              <w:spacing w:before="0" w:line="240" w:lineRule="auto"/>
              <w:contextualSpacing w:val="0"/>
              <w:rPr>
                <w:del w:id="21423" w:author="Phuong Truong Thi" w:date="2024-10-08T18:13:00Z"/>
                <w:rFonts w:ascii="Times New Roman" w:eastAsia="Times New Roman" w:hAnsi="Times New Roman"/>
                <w:sz w:val="24"/>
                <w:szCs w:val="24"/>
                <w:lang w:val="vi-VN" w:eastAsia="vi-VN"/>
              </w:rPr>
            </w:pPr>
          </w:p>
        </w:tc>
        <w:tc>
          <w:tcPr>
            <w:tcW w:w="994" w:type="dxa"/>
            <w:tcPrChange w:id="21424" w:author="thu nga" w:date="2024-10-01T10:52:00Z">
              <w:tcPr>
                <w:tcW w:w="790" w:type="dxa"/>
              </w:tcPr>
            </w:tcPrChange>
          </w:tcPr>
          <w:p w14:paraId="3ED0B715" w14:textId="489F1302" w:rsidR="007B7F57" w:rsidRPr="0052167B" w:rsidDel="007E0F89" w:rsidRDefault="007B7F57" w:rsidP="007B7F57">
            <w:pPr>
              <w:spacing w:before="0" w:line="240" w:lineRule="auto"/>
              <w:contextualSpacing w:val="0"/>
              <w:jc w:val="center"/>
              <w:rPr>
                <w:del w:id="21425" w:author="Phuong Truong Thi" w:date="2024-10-08T18:13:00Z"/>
                <w:rFonts w:ascii="Times New Roman" w:eastAsia="Times New Roman" w:hAnsi="Times New Roman"/>
                <w:sz w:val="24"/>
                <w:szCs w:val="24"/>
                <w:lang w:eastAsia="vi-VN"/>
              </w:rPr>
            </w:pPr>
            <w:del w:id="21426" w:author="Phuong Truong Thi" w:date="2024-10-08T18:13:00Z">
              <w:r w:rsidRPr="0052167B" w:rsidDel="007E0F89">
                <w:rPr>
                  <w:rFonts w:ascii="Times New Roman" w:eastAsia="Times New Roman" w:hAnsi="Times New Roman"/>
                  <w:sz w:val="24"/>
                  <w:szCs w:val="24"/>
                  <w:lang w:eastAsia="vi-VN"/>
                </w:rPr>
                <w:delText>Y</w:delText>
              </w:r>
            </w:del>
          </w:p>
        </w:tc>
      </w:tr>
      <w:tr w:rsidR="000E4E67" w:rsidRPr="0052167B" w:rsidDel="007E0F89" w14:paraId="6FF06140" w14:textId="43945FF0" w:rsidTr="00E57F75">
        <w:trPr>
          <w:trHeight w:val="276"/>
          <w:del w:id="21427" w:author="Phuong Truong Thi" w:date="2024-10-08T18:13:00Z"/>
          <w:trPrChange w:id="21428" w:author="thu nga" w:date="2024-10-01T10:52:00Z">
            <w:trPr>
              <w:gridAfter w:val="0"/>
              <w:trHeight w:val="276"/>
            </w:trPr>
          </w:trPrChange>
        </w:trPr>
        <w:tc>
          <w:tcPr>
            <w:tcW w:w="670" w:type="dxa"/>
            <w:shd w:val="clear" w:color="auto" w:fill="auto"/>
            <w:vAlign w:val="center"/>
            <w:tcPrChange w:id="21429" w:author="thu nga" w:date="2024-10-01T10:52:00Z">
              <w:tcPr>
                <w:tcW w:w="670" w:type="dxa"/>
                <w:shd w:val="clear" w:color="auto" w:fill="auto"/>
                <w:vAlign w:val="center"/>
              </w:tcPr>
            </w:tcPrChange>
          </w:tcPr>
          <w:p w14:paraId="4258988A" w14:textId="02F38273" w:rsidR="000E4E67" w:rsidRPr="0052167B" w:rsidDel="007E0F89" w:rsidRDefault="000E4E67" w:rsidP="000E4E67">
            <w:pPr>
              <w:pStyle w:val="ListParagraph"/>
              <w:numPr>
                <w:ilvl w:val="0"/>
                <w:numId w:val="63"/>
              </w:numPr>
              <w:spacing w:before="0" w:line="240" w:lineRule="auto"/>
              <w:contextualSpacing w:val="0"/>
              <w:jc w:val="left"/>
              <w:rPr>
                <w:del w:id="21430" w:author="Phuong Truong Thi" w:date="2024-10-08T18:13:00Z"/>
                <w:rFonts w:eastAsia="Times New Roman"/>
                <w:szCs w:val="24"/>
                <w:lang w:val="vi-VN" w:eastAsia="vi-VN"/>
              </w:rPr>
            </w:pPr>
          </w:p>
        </w:tc>
        <w:tc>
          <w:tcPr>
            <w:tcW w:w="2097" w:type="dxa"/>
            <w:gridSpan w:val="2"/>
            <w:shd w:val="clear" w:color="auto" w:fill="auto"/>
            <w:vAlign w:val="center"/>
            <w:tcPrChange w:id="21431" w:author="thu nga" w:date="2024-10-01T10:52:00Z">
              <w:tcPr>
                <w:tcW w:w="2097" w:type="dxa"/>
                <w:gridSpan w:val="3"/>
                <w:shd w:val="clear" w:color="auto" w:fill="auto"/>
                <w:vAlign w:val="center"/>
              </w:tcPr>
            </w:tcPrChange>
          </w:tcPr>
          <w:p w14:paraId="5BE0CF68" w14:textId="74DE3ADC" w:rsidR="000E4E67" w:rsidRPr="00126368" w:rsidDel="007E0F89" w:rsidRDefault="000E4E67" w:rsidP="000E4E67">
            <w:pPr>
              <w:spacing w:before="0" w:line="240" w:lineRule="auto"/>
              <w:contextualSpacing w:val="0"/>
              <w:rPr>
                <w:del w:id="21432" w:author="Phuong Truong Thi" w:date="2024-10-08T18:13:00Z"/>
                <w:rFonts w:ascii="Times New Roman" w:hAnsi="Times New Roman"/>
                <w:sz w:val="24"/>
                <w:szCs w:val="24"/>
                <w:lang w:val="vi-VN"/>
              </w:rPr>
            </w:pPr>
            <w:del w:id="21433" w:author="Phuong Truong Thi" w:date="2024-10-08T18:13:00Z">
              <w:r w:rsidRPr="00126368" w:rsidDel="007E0F89">
                <w:rPr>
                  <w:rFonts w:ascii="Times New Roman" w:hAnsi="Times New Roman"/>
                  <w:sz w:val="24"/>
                  <w:szCs w:val="24"/>
                  <w:lang w:val="vi-VN"/>
                </w:rPr>
                <w:delText>EOP_ TD: Số dư cuối kỳ TD (Cả nội và ngoại tệ) tháng trước</w:delText>
              </w:r>
            </w:del>
          </w:p>
        </w:tc>
        <w:tc>
          <w:tcPr>
            <w:tcW w:w="2230" w:type="dxa"/>
            <w:vAlign w:val="center"/>
            <w:tcPrChange w:id="21434" w:author="thu nga" w:date="2024-10-01T10:52:00Z">
              <w:tcPr>
                <w:tcW w:w="2230" w:type="dxa"/>
                <w:vAlign w:val="center"/>
              </w:tcPr>
            </w:tcPrChange>
          </w:tcPr>
          <w:p w14:paraId="3A52CE68" w14:textId="2F5C5405" w:rsidR="000E4E67" w:rsidRPr="00126368" w:rsidDel="007E0F89" w:rsidRDefault="000E4E67" w:rsidP="000E4E67">
            <w:pPr>
              <w:spacing w:before="0" w:line="240" w:lineRule="auto"/>
              <w:contextualSpacing w:val="0"/>
              <w:rPr>
                <w:del w:id="21435" w:author="Phuong Truong Thi" w:date="2024-10-08T18:13:00Z"/>
                <w:rFonts w:ascii="Times New Roman" w:eastAsia="Times New Roman" w:hAnsi="Times New Roman"/>
                <w:sz w:val="24"/>
                <w:szCs w:val="24"/>
                <w:lang w:val="vi-VN" w:eastAsia="vi-VN"/>
              </w:rPr>
            </w:pPr>
            <w:del w:id="21436" w:author="Phuong Truong Thi" w:date="2024-10-08T18:13:00Z">
              <w:r w:rsidRPr="00126368" w:rsidDel="007E0F89">
                <w:rPr>
                  <w:rFonts w:ascii="Times New Roman" w:hAnsi="Times New Roman"/>
                  <w:sz w:val="24"/>
                  <w:szCs w:val="24"/>
                  <w:lang w:val="vi-VN"/>
                </w:rPr>
                <w:delText>Tổng số dư cuối kỳ các tài khoản TD  (Category là Saving) (Cả nội và ngoại tệ) cthangs trước</w:delText>
              </w:r>
            </w:del>
          </w:p>
        </w:tc>
        <w:tc>
          <w:tcPr>
            <w:tcW w:w="1070" w:type="dxa"/>
            <w:tcPrChange w:id="21437" w:author="thu nga" w:date="2024-10-01T10:52:00Z">
              <w:tcPr>
                <w:tcW w:w="1070" w:type="dxa"/>
              </w:tcPr>
            </w:tcPrChange>
          </w:tcPr>
          <w:p w14:paraId="6210FF16" w14:textId="74DC3AEA" w:rsidR="000E4E67" w:rsidRPr="0052167B" w:rsidDel="007E0F89" w:rsidRDefault="000E4E67" w:rsidP="000E4E67">
            <w:pPr>
              <w:spacing w:before="0" w:line="240" w:lineRule="auto"/>
              <w:contextualSpacing w:val="0"/>
              <w:rPr>
                <w:del w:id="21438" w:author="Phuong Truong Thi" w:date="2024-10-08T18:13:00Z"/>
                <w:rFonts w:ascii="Times New Roman" w:eastAsia="Times New Roman" w:hAnsi="Times New Roman"/>
                <w:sz w:val="24"/>
                <w:szCs w:val="24"/>
                <w:lang w:eastAsia="vi-VN"/>
              </w:rPr>
            </w:pPr>
            <w:ins w:id="21439" w:author="thu nga" w:date="2024-09-30T15:54:00Z">
              <w:del w:id="21440" w:author="Phuong Truong Thi" w:date="2024-10-08T18:13:00Z">
                <w:r w:rsidRPr="00BF2B5D" w:rsidDel="007E0F89">
                  <w:rPr>
                    <w:rFonts w:ascii="Times New Roman" w:eastAsia="Times New Roman" w:hAnsi="Times New Roman"/>
                    <w:sz w:val="24"/>
                    <w:szCs w:val="24"/>
                    <w:lang w:val="vi-VN" w:eastAsia="vi-VN"/>
                  </w:rPr>
                  <w:delText>CRM</w:delText>
                </w:r>
              </w:del>
            </w:ins>
          </w:p>
        </w:tc>
        <w:tc>
          <w:tcPr>
            <w:tcW w:w="1111" w:type="dxa"/>
            <w:tcPrChange w:id="21441" w:author="thu nga" w:date="2024-10-01T10:52:00Z">
              <w:tcPr>
                <w:tcW w:w="1896" w:type="dxa"/>
                <w:gridSpan w:val="2"/>
              </w:tcPr>
            </w:tcPrChange>
          </w:tcPr>
          <w:p w14:paraId="5A81AA7D" w14:textId="75A0D699" w:rsidR="000E4E67" w:rsidRPr="0052167B" w:rsidDel="007E0F89" w:rsidRDefault="000E4E67" w:rsidP="000E4E67">
            <w:pPr>
              <w:spacing w:before="0" w:line="240" w:lineRule="auto"/>
              <w:contextualSpacing w:val="0"/>
              <w:rPr>
                <w:del w:id="21442" w:author="Phuong Truong Thi" w:date="2024-10-08T18:13:00Z"/>
                <w:rFonts w:ascii="Times New Roman" w:eastAsia="Times New Roman" w:hAnsi="Times New Roman"/>
                <w:sz w:val="24"/>
                <w:szCs w:val="24"/>
                <w:lang w:eastAsia="vi-VN"/>
              </w:rPr>
            </w:pPr>
            <w:ins w:id="21443" w:author="thu nga" w:date="2024-10-01T10:19:00Z">
              <w:del w:id="21444" w:author="Phuong Truong Thi" w:date="2024-10-08T18:13:00Z">
                <w:r w:rsidRPr="000402B9" w:rsidDel="007E0F89">
                  <w:rPr>
                    <w:rFonts w:ascii="Times New Roman" w:eastAsia="Times New Roman" w:hAnsi="Times New Roman"/>
                    <w:sz w:val="24"/>
                    <w:szCs w:val="24"/>
                    <w:lang w:eastAsia="vi-VN"/>
                  </w:rPr>
                  <w:delText>Currency</w:delText>
                </w:r>
              </w:del>
            </w:ins>
            <w:del w:id="2144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446" w:author="thu nga" w:date="2024-10-01T10:52:00Z">
              <w:tcPr>
                <w:tcW w:w="1766" w:type="dxa"/>
                <w:gridSpan w:val="3"/>
                <w:shd w:val="clear" w:color="auto" w:fill="auto"/>
                <w:noWrap/>
                <w:vAlign w:val="center"/>
              </w:tcPr>
            </w:tcPrChange>
          </w:tcPr>
          <w:p w14:paraId="3B7651DB" w14:textId="3655B47A" w:rsidR="000E4E67" w:rsidRPr="0052167B" w:rsidDel="007E0F89" w:rsidRDefault="000E4E67" w:rsidP="000E4E67">
            <w:pPr>
              <w:spacing w:before="0" w:line="240" w:lineRule="auto"/>
              <w:contextualSpacing w:val="0"/>
              <w:rPr>
                <w:del w:id="21447" w:author="Phuong Truong Thi" w:date="2024-10-08T18:13:00Z"/>
                <w:rFonts w:ascii="Times New Roman" w:eastAsia="Times New Roman" w:hAnsi="Times New Roman"/>
                <w:sz w:val="24"/>
                <w:szCs w:val="24"/>
                <w:lang w:val="vi-VN" w:eastAsia="vi-VN"/>
              </w:rPr>
            </w:pPr>
          </w:p>
        </w:tc>
        <w:tc>
          <w:tcPr>
            <w:tcW w:w="994" w:type="dxa"/>
            <w:tcPrChange w:id="21448" w:author="thu nga" w:date="2024-10-01T10:52:00Z">
              <w:tcPr>
                <w:tcW w:w="790" w:type="dxa"/>
              </w:tcPr>
            </w:tcPrChange>
          </w:tcPr>
          <w:p w14:paraId="391B85FF" w14:textId="4ECDADE1" w:rsidR="000E4E67" w:rsidRPr="0052167B" w:rsidDel="007E0F89" w:rsidRDefault="000E4E67" w:rsidP="000E4E67">
            <w:pPr>
              <w:spacing w:before="0" w:line="240" w:lineRule="auto"/>
              <w:contextualSpacing w:val="0"/>
              <w:jc w:val="center"/>
              <w:rPr>
                <w:del w:id="21449" w:author="Phuong Truong Thi" w:date="2024-10-08T18:13:00Z"/>
                <w:rFonts w:ascii="Times New Roman" w:eastAsia="Times New Roman" w:hAnsi="Times New Roman"/>
                <w:sz w:val="24"/>
                <w:szCs w:val="24"/>
                <w:lang w:val="vi-VN" w:eastAsia="vi-VN"/>
              </w:rPr>
            </w:pPr>
            <w:del w:id="2145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A05E25B" w14:textId="43599FB6" w:rsidTr="00E57F75">
        <w:trPr>
          <w:trHeight w:val="276"/>
          <w:del w:id="21451" w:author="Phuong Truong Thi" w:date="2024-10-08T18:13:00Z"/>
          <w:trPrChange w:id="21452" w:author="thu nga" w:date="2024-10-01T10:52:00Z">
            <w:trPr>
              <w:gridAfter w:val="0"/>
              <w:trHeight w:val="276"/>
            </w:trPr>
          </w:trPrChange>
        </w:trPr>
        <w:tc>
          <w:tcPr>
            <w:tcW w:w="670" w:type="dxa"/>
            <w:shd w:val="clear" w:color="auto" w:fill="auto"/>
            <w:vAlign w:val="center"/>
            <w:tcPrChange w:id="21453" w:author="thu nga" w:date="2024-10-01T10:52:00Z">
              <w:tcPr>
                <w:tcW w:w="670" w:type="dxa"/>
                <w:shd w:val="clear" w:color="auto" w:fill="auto"/>
                <w:vAlign w:val="center"/>
              </w:tcPr>
            </w:tcPrChange>
          </w:tcPr>
          <w:p w14:paraId="73CFB761" w14:textId="2E3153CE" w:rsidR="000E4E67" w:rsidRPr="0052167B" w:rsidDel="007E0F89" w:rsidRDefault="000E4E67" w:rsidP="000E4E67">
            <w:pPr>
              <w:pStyle w:val="ListParagraph"/>
              <w:numPr>
                <w:ilvl w:val="0"/>
                <w:numId w:val="63"/>
              </w:numPr>
              <w:spacing w:before="0" w:line="240" w:lineRule="auto"/>
              <w:contextualSpacing w:val="0"/>
              <w:jc w:val="left"/>
              <w:rPr>
                <w:del w:id="21454" w:author="Phuong Truong Thi" w:date="2024-10-08T18:13:00Z"/>
                <w:rFonts w:eastAsia="Times New Roman"/>
                <w:szCs w:val="24"/>
                <w:lang w:val="vi-VN" w:eastAsia="vi-VN"/>
              </w:rPr>
            </w:pPr>
          </w:p>
        </w:tc>
        <w:tc>
          <w:tcPr>
            <w:tcW w:w="2097" w:type="dxa"/>
            <w:gridSpan w:val="2"/>
            <w:shd w:val="clear" w:color="auto" w:fill="auto"/>
            <w:vAlign w:val="center"/>
            <w:tcPrChange w:id="21455" w:author="thu nga" w:date="2024-10-01T10:52:00Z">
              <w:tcPr>
                <w:tcW w:w="2097" w:type="dxa"/>
                <w:gridSpan w:val="3"/>
                <w:shd w:val="clear" w:color="auto" w:fill="auto"/>
                <w:vAlign w:val="center"/>
              </w:tcPr>
            </w:tcPrChange>
          </w:tcPr>
          <w:p w14:paraId="02BAEA12" w14:textId="478DAC80" w:rsidR="000E4E67" w:rsidRPr="00126368" w:rsidDel="007E0F89" w:rsidRDefault="000E4E67" w:rsidP="000E4E67">
            <w:pPr>
              <w:spacing w:before="0" w:line="240" w:lineRule="auto"/>
              <w:contextualSpacing w:val="0"/>
              <w:rPr>
                <w:del w:id="21456" w:author="Phuong Truong Thi" w:date="2024-10-08T18:13:00Z"/>
                <w:rFonts w:ascii="Times New Roman" w:hAnsi="Times New Roman"/>
                <w:sz w:val="24"/>
                <w:szCs w:val="24"/>
                <w:lang w:val="vi-VN"/>
              </w:rPr>
            </w:pPr>
            <w:del w:id="21457" w:author="Phuong Truong Thi" w:date="2024-10-08T18:13:00Z">
              <w:r w:rsidRPr="00126368" w:rsidDel="007E0F89">
                <w:rPr>
                  <w:rFonts w:ascii="Times New Roman" w:hAnsi="Times New Roman"/>
                  <w:sz w:val="24"/>
                  <w:szCs w:val="24"/>
                  <w:lang w:val="vi-VN"/>
                </w:rPr>
                <w:delText>Chênh lệch số dư cuối kỳ TD so với ngày hôm trước</w:delText>
              </w:r>
            </w:del>
          </w:p>
        </w:tc>
        <w:tc>
          <w:tcPr>
            <w:tcW w:w="2230" w:type="dxa"/>
            <w:vAlign w:val="center"/>
            <w:tcPrChange w:id="21458" w:author="thu nga" w:date="2024-10-01T10:52:00Z">
              <w:tcPr>
                <w:tcW w:w="2230" w:type="dxa"/>
                <w:vAlign w:val="center"/>
              </w:tcPr>
            </w:tcPrChange>
          </w:tcPr>
          <w:p w14:paraId="489D1E02" w14:textId="7EB3A100" w:rsidR="000E4E67" w:rsidRPr="00126368" w:rsidDel="007E0F89" w:rsidRDefault="000E4E67" w:rsidP="000E4E67">
            <w:pPr>
              <w:spacing w:before="0" w:line="240" w:lineRule="auto"/>
              <w:contextualSpacing w:val="0"/>
              <w:rPr>
                <w:del w:id="21459" w:author="Phuong Truong Thi" w:date="2024-10-08T18:13:00Z"/>
                <w:rFonts w:ascii="Times New Roman" w:eastAsia="Times New Roman" w:hAnsi="Times New Roman"/>
                <w:sz w:val="24"/>
                <w:szCs w:val="24"/>
                <w:lang w:val="vi-VN" w:eastAsia="vi-VN"/>
              </w:rPr>
            </w:pPr>
            <w:del w:id="21460" w:author="Phuong Truong Thi" w:date="2024-10-08T18:13:00Z">
              <w:r w:rsidRPr="00126368" w:rsidDel="007E0F89">
                <w:rPr>
                  <w:rFonts w:ascii="Times New Roman" w:hAnsi="Times New Roman"/>
                  <w:sz w:val="24"/>
                  <w:szCs w:val="24"/>
                  <w:lang w:val="vi-VN"/>
                </w:rPr>
                <w:delText>Bằng = Số dư cuối kỳ TD ngày dữ liệu - Số dư cuối kỳ TD ngày (T-1)</w:delText>
              </w:r>
            </w:del>
          </w:p>
        </w:tc>
        <w:tc>
          <w:tcPr>
            <w:tcW w:w="1070" w:type="dxa"/>
            <w:tcPrChange w:id="21461" w:author="thu nga" w:date="2024-10-01T10:52:00Z">
              <w:tcPr>
                <w:tcW w:w="1070" w:type="dxa"/>
              </w:tcPr>
            </w:tcPrChange>
          </w:tcPr>
          <w:p w14:paraId="220C6616" w14:textId="15E797E1" w:rsidR="000E4E67" w:rsidRPr="0052167B" w:rsidDel="007E0F89" w:rsidRDefault="000E4E67" w:rsidP="000E4E67">
            <w:pPr>
              <w:spacing w:before="0" w:line="240" w:lineRule="auto"/>
              <w:contextualSpacing w:val="0"/>
              <w:rPr>
                <w:del w:id="21462" w:author="Phuong Truong Thi" w:date="2024-10-08T18:13:00Z"/>
                <w:rFonts w:ascii="Times New Roman" w:eastAsia="Times New Roman" w:hAnsi="Times New Roman"/>
                <w:sz w:val="24"/>
                <w:szCs w:val="24"/>
                <w:lang w:eastAsia="vi-VN"/>
              </w:rPr>
            </w:pPr>
            <w:ins w:id="21463" w:author="thu nga" w:date="2024-09-30T15:54:00Z">
              <w:del w:id="21464" w:author="Phuong Truong Thi" w:date="2024-10-08T18:13:00Z">
                <w:r w:rsidRPr="00BF2B5D" w:rsidDel="007E0F89">
                  <w:rPr>
                    <w:rFonts w:ascii="Times New Roman" w:eastAsia="Times New Roman" w:hAnsi="Times New Roman"/>
                    <w:sz w:val="24"/>
                    <w:szCs w:val="24"/>
                    <w:lang w:val="vi-VN" w:eastAsia="vi-VN"/>
                  </w:rPr>
                  <w:delText>CRM</w:delText>
                </w:r>
              </w:del>
            </w:ins>
          </w:p>
        </w:tc>
        <w:tc>
          <w:tcPr>
            <w:tcW w:w="1111" w:type="dxa"/>
            <w:tcPrChange w:id="21465" w:author="thu nga" w:date="2024-10-01T10:52:00Z">
              <w:tcPr>
                <w:tcW w:w="1896" w:type="dxa"/>
                <w:gridSpan w:val="2"/>
              </w:tcPr>
            </w:tcPrChange>
          </w:tcPr>
          <w:p w14:paraId="57B26252" w14:textId="61E1171D" w:rsidR="000E4E67" w:rsidRPr="0052167B" w:rsidDel="007E0F89" w:rsidRDefault="000E4E67" w:rsidP="000E4E67">
            <w:pPr>
              <w:spacing w:before="0" w:line="240" w:lineRule="auto"/>
              <w:contextualSpacing w:val="0"/>
              <w:rPr>
                <w:del w:id="21466" w:author="Phuong Truong Thi" w:date="2024-10-08T18:13:00Z"/>
                <w:rFonts w:ascii="Times New Roman" w:eastAsia="Times New Roman" w:hAnsi="Times New Roman"/>
                <w:sz w:val="24"/>
                <w:szCs w:val="24"/>
                <w:lang w:eastAsia="vi-VN"/>
              </w:rPr>
            </w:pPr>
            <w:ins w:id="21467" w:author="thu nga" w:date="2024-10-01T10:19:00Z">
              <w:del w:id="21468" w:author="Phuong Truong Thi" w:date="2024-10-08T18:13:00Z">
                <w:r w:rsidRPr="000402B9" w:rsidDel="007E0F89">
                  <w:rPr>
                    <w:rFonts w:ascii="Times New Roman" w:eastAsia="Times New Roman" w:hAnsi="Times New Roman"/>
                    <w:sz w:val="24"/>
                    <w:szCs w:val="24"/>
                    <w:lang w:eastAsia="vi-VN"/>
                  </w:rPr>
                  <w:delText>Currency</w:delText>
                </w:r>
              </w:del>
            </w:ins>
            <w:del w:id="2146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470" w:author="thu nga" w:date="2024-10-01T10:52:00Z">
              <w:tcPr>
                <w:tcW w:w="1766" w:type="dxa"/>
                <w:gridSpan w:val="3"/>
                <w:shd w:val="clear" w:color="auto" w:fill="auto"/>
                <w:noWrap/>
                <w:vAlign w:val="center"/>
              </w:tcPr>
            </w:tcPrChange>
          </w:tcPr>
          <w:p w14:paraId="7172BCF4" w14:textId="134093BF" w:rsidR="000E4E67" w:rsidRPr="0052167B" w:rsidDel="007E0F89" w:rsidRDefault="000E4E67" w:rsidP="000E4E67">
            <w:pPr>
              <w:spacing w:before="0" w:line="240" w:lineRule="auto"/>
              <w:contextualSpacing w:val="0"/>
              <w:rPr>
                <w:del w:id="21471" w:author="Phuong Truong Thi" w:date="2024-10-08T18:13:00Z"/>
                <w:rFonts w:ascii="Times New Roman" w:eastAsia="Times New Roman" w:hAnsi="Times New Roman"/>
                <w:sz w:val="24"/>
                <w:szCs w:val="24"/>
                <w:lang w:val="vi-VN" w:eastAsia="vi-VN"/>
              </w:rPr>
            </w:pPr>
          </w:p>
        </w:tc>
        <w:tc>
          <w:tcPr>
            <w:tcW w:w="994" w:type="dxa"/>
            <w:tcPrChange w:id="21472" w:author="thu nga" w:date="2024-10-01T10:52:00Z">
              <w:tcPr>
                <w:tcW w:w="790" w:type="dxa"/>
              </w:tcPr>
            </w:tcPrChange>
          </w:tcPr>
          <w:p w14:paraId="62030C90" w14:textId="13E495F5" w:rsidR="000E4E67" w:rsidRPr="0052167B" w:rsidDel="007E0F89" w:rsidRDefault="000E4E67" w:rsidP="000E4E67">
            <w:pPr>
              <w:spacing w:before="0" w:line="240" w:lineRule="auto"/>
              <w:contextualSpacing w:val="0"/>
              <w:jc w:val="center"/>
              <w:rPr>
                <w:del w:id="21473" w:author="Phuong Truong Thi" w:date="2024-10-08T18:13:00Z"/>
                <w:rFonts w:ascii="Times New Roman" w:eastAsia="Times New Roman" w:hAnsi="Times New Roman"/>
                <w:sz w:val="24"/>
                <w:szCs w:val="24"/>
                <w:lang w:val="vi-VN" w:eastAsia="vi-VN"/>
              </w:rPr>
            </w:pPr>
            <w:del w:id="2147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1D12F9C5" w14:textId="14D60974" w:rsidTr="00E57F75">
        <w:trPr>
          <w:trHeight w:val="276"/>
          <w:del w:id="21475" w:author="Phuong Truong Thi" w:date="2024-10-08T18:13:00Z"/>
          <w:trPrChange w:id="21476" w:author="thu nga" w:date="2024-10-01T10:52:00Z">
            <w:trPr>
              <w:gridAfter w:val="0"/>
              <w:trHeight w:val="276"/>
            </w:trPr>
          </w:trPrChange>
        </w:trPr>
        <w:tc>
          <w:tcPr>
            <w:tcW w:w="670" w:type="dxa"/>
            <w:shd w:val="clear" w:color="auto" w:fill="auto"/>
            <w:vAlign w:val="center"/>
            <w:tcPrChange w:id="21477" w:author="thu nga" w:date="2024-10-01T10:52:00Z">
              <w:tcPr>
                <w:tcW w:w="670" w:type="dxa"/>
                <w:shd w:val="clear" w:color="auto" w:fill="auto"/>
                <w:vAlign w:val="center"/>
              </w:tcPr>
            </w:tcPrChange>
          </w:tcPr>
          <w:p w14:paraId="3EC98211" w14:textId="6050DC70" w:rsidR="000E4E67" w:rsidRPr="0052167B" w:rsidDel="007E0F89" w:rsidRDefault="000E4E67" w:rsidP="000E4E67">
            <w:pPr>
              <w:pStyle w:val="ListParagraph"/>
              <w:numPr>
                <w:ilvl w:val="0"/>
                <w:numId w:val="63"/>
              </w:numPr>
              <w:spacing w:before="0" w:line="240" w:lineRule="auto"/>
              <w:contextualSpacing w:val="0"/>
              <w:jc w:val="left"/>
              <w:rPr>
                <w:del w:id="21478" w:author="Phuong Truong Thi" w:date="2024-10-08T18:13:00Z"/>
                <w:rFonts w:eastAsia="Times New Roman"/>
                <w:szCs w:val="24"/>
                <w:lang w:val="vi-VN" w:eastAsia="vi-VN"/>
              </w:rPr>
            </w:pPr>
          </w:p>
        </w:tc>
        <w:tc>
          <w:tcPr>
            <w:tcW w:w="2097" w:type="dxa"/>
            <w:gridSpan w:val="2"/>
            <w:shd w:val="clear" w:color="auto" w:fill="auto"/>
            <w:vAlign w:val="center"/>
            <w:tcPrChange w:id="21479" w:author="thu nga" w:date="2024-10-01T10:52:00Z">
              <w:tcPr>
                <w:tcW w:w="2097" w:type="dxa"/>
                <w:gridSpan w:val="3"/>
                <w:shd w:val="clear" w:color="auto" w:fill="auto"/>
                <w:vAlign w:val="center"/>
              </w:tcPr>
            </w:tcPrChange>
          </w:tcPr>
          <w:p w14:paraId="538FAB2E" w14:textId="59F5718A" w:rsidR="000E4E67" w:rsidRPr="00126368" w:rsidDel="007E0F89" w:rsidRDefault="000E4E67" w:rsidP="000E4E67">
            <w:pPr>
              <w:spacing w:before="0" w:line="240" w:lineRule="auto"/>
              <w:contextualSpacing w:val="0"/>
              <w:rPr>
                <w:del w:id="21480" w:author="Phuong Truong Thi" w:date="2024-10-08T18:13:00Z"/>
                <w:rFonts w:ascii="Times New Roman" w:hAnsi="Times New Roman"/>
                <w:sz w:val="24"/>
                <w:szCs w:val="24"/>
                <w:lang w:val="vi-VN"/>
              </w:rPr>
            </w:pPr>
            <w:del w:id="21481" w:author="Phuong Truong Thi" w:date="2024-10-08T18:13:00Z">
              <w:r w:rsidRPr="00126368" w:rsidDel="007E0F89">
                <w:rPr>
                  <w:rFonts w:ascii="Times New Roman" w:hAnsi="Times New Roman"/>
                  <w:sz w:val="24"/>
                  <w:szCs w:val="24"/>
                  <w:lang w:val="vi-VN"/>
                </w:rPr>
                <w:delText>Chênh lệch số dư cuối kỳ TD so với chốt tháng trước</w:delText>
              </w:r>
            </w:del>
          </w:p>
        </w:tc>
        <w:tc>
          <w:tcPr>
            <w:tcW w:w="2230" w:type="dxa"/>
            <w:vAlign w:val="center"/>
            <w:tcPrChange w:id="21482" w:author="thu nga" w:date="2024-10-01T10:52:00Z">
              <w:tcPr>
                <w:tcW w:w="2230" w:type="dxa"/>
                <w:vAlign w:val="center"/>
              </w:tcPr>
            </w:tcPrChange>
          </w:tcPr>
          <w:p w14:paraId="4640F1A9" w14:textId="2A3E4316" w:rsidR="000E4E67" w:rsidRPr="00126368" w:rsidDel="007E0F89" w:rsidRDefault="000E4E67" w:rsidP="000E4E67">
            <w:pPr>
              <w:spacing w:before="0" w:line="240" w:lineRule="auto"/>
              <w:contextualSpacing w:val="0"/>
              <w:rPr>
                <w:del w:id="21483" w:author="Phuong Truong Thi" w:date="2024-10-08T18:13:00Z"/>
                <w:rFonts w:ascii="Times New Roman" w:eastAsia="Times New Roman" w:hAnsi="Times New Roman"/>
                <w:sz w:val="24"/>
                <w:szCs w:val="24"/>
                <w:lang w:val="vi-VN" w:eastAsia="vi-VN"/>
              </w:rPr>
            </w:pPr>
            <w:del w:id="21484" w:author="Phuong Truong Thi" w:date="2024-10-08T18:13:00Z">
              <w:r w:rsidRPr="00126368" w:rsidDel="007E0F89">
                <w:rPr>
                  <w:rFonts w:ascii="Times New Roman" w:hAnsi="Times New Roman"/>
                  <w:sz w:val="24"/>
                  <w:szCs w:val="24"/>
                  <w:lang w:val="vi-VN"/>
                </w:rPr>
                <w:delText>Bằng = Số dư cuối kỳ TD ngày dữ liệu - Số dư cuối kỳ TD tháng (T-1)</w:delText>
              </w:r>
            </w:del>
          </w:p>
        </w:tc>
        <w:tc>
          <w:tcPr>
            <w:tcW w:w="1070" w:type="dxa"/>
            <w:tcPrChange w:id="21485" w:author="thu nga" w:date="2024-10-01T10:52:00Z">
              <w:tcPr>
                <w:tcW w:w="1070" w:type="dxa"/>
              </w:tcPr>
            </w:tcPrChange>
          </w:tcPr>
          <w:p w14:paraId="51B20E23" w14:textId="70611CE8" w:rsidR="000E4E67" w:rsidRPr="0052167B" w:rsidDel="007E0F89" w:rsidRDefault="000E4E67" w:rsidP="000E4E67">
            <w:pPr>
              <w:spacing w:before="0" w:line="240" w:lineRule="auto"/>
              <w:contextualSpacing w:val="0"/>
              <w:rPr>
                <w:del w:id="21486" w:author="Phuong Truong Thi" w:date="2024-10-08T18:13:00Z"/>
                <w:rFonts w:ascii="Times New Roman" w:eastAsia="Times New Roman" w:hAnsi="Times New Roman"/>
                <w:sz w:val="24"/>
                <w:szCs w:val="24"/>
                <w:lang w:eastAsia="vi-VN"/>
              </w:rPr>
            </w:pPr>
            <w:ins w:id="21487" w:author="thu nga" w:date="2024-09-30T15:54:00Z">
              <w:del w:id="21488" w:author="Phuong Truong Thi" w:date="2024-10-08T18:13:00Z">
                <w:r w:rsidRPr="00BF2B5D" w:rsidDel="007E0F89">
                  <w:rPr>
                    <w:rFonts w:ascii="Times New Roman" w:eastAsia="Times New Roman" w:hAnsi="Times New Roman"/>
                    <w:sz w:val="24"/>
                    <w:szCs w:val="24"/>
                    <w:lang w:val="vi-VN" w:eastAsia="vi-VN"/>
                  </w:rPr>
                  <w:delText>CRM</w:delText>
                </w:r>
              </w:del>
            </w:ins>
          </w:p>
        </w:tc>
        <w:tc>
          <w:tcPr>
            <w:tcW w:w="1111" w:type="dxa"/>
            <w:tcPrChange w:id="21489" w:author="thu nga" w:date="2024-10-01T10:52:00Z">
              <w:tcPr>
                <w:tcW w:w="1896" w:type="dxa"/>
                <w:gridSpan w:val="2"/>
              </w:tcPr>
            </w:tcPrChange>
          </w:tcPr>
          <w:p w14:paraId="49A6D7DB" w14:textId="51C290A0" w:rsidR="000E4E67" w:rsidRPr="0052167B" w:rsidDel="007E0F89" w:rsidRDefault="000E4E67" w:rsidP="000E4E67">
            <w:pPr>
              <w:spacing w:before="0" w:line="240" w:lineRule="auto"/>
              <w:contextualSpacing w:val="0"/>
              <w:rPr>
                <w:del w:id="21490" w:author="Phuong Truong Thi" w:date="2024-10-08T18:13:00Z"/>
                <w:rFonts w:ascii="Times New Roman" w:eastAsia="Times New Roman" w:hAnsi="Times New Roman"/>
                <w:sz w:val="24"/>
                <w:szCs w:val="24"/>
                <w:lang w:eastAsia="vi-VN"/>
              </w:rPr>
            </w:pPr>
            <w:ins w:id="21491" w:author="thu nga" w:date="2024-10-01T10:19:00Z">
              <w:del w:id="21492" w:author="Phuong Truong Thi" w:date="2024-10-08T18:13:00Z">
                <w:r w:rsidRPr="000402B9" w:rsidDel="007E0F89">
                  <w:rPr>
                    <w:rFonts w:ascii="Times New Roman" w:eastAsia="Times New Roman" w:hAnsi="Times New Roman"/>
                    <w:sz w:val="24"/>
                    <w:szCs w:val="24"/>
                    <w:lang w:eastAsia="vi-VN"/>
                  </w:rPr>
                  <w:delText>Currency</w:delText>
                </w:r>
              </w:del>
            </w:ins>
            <w:del w:id="21493"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494" w:author="thu nga" w:date="2024-10-01T10:52:00Z">
              <w:tcPr>
                <w:tcW w:w="1766" w:type="dxa"/>
                <w:gridSpan w:val="3"/>
                <w:shd w:val="clear" w:color="auto" w:fill="auto"/>
                <w:noWrap/>
                <w:vAlign w:val="center"/>
              </w:tcPr>
            </w:tcPrChange>
          </w:tcPr>
          <w:p w14:paraId="20B3C5BA" w14:textId="303324B7" w:rsidR="000E4E67" w:rsidRPr="0052167B" w:rsidDel="007E0F89" w:rsidRDefault="000E4E67" w:rsidP="000E4E67">
            <w:pPr>
              <w:spacing w:before="0" w:line="240" w:lineRule="auto"/>
              <w:contextualSpacing w:val="0"/>
              <w:rPr>
                <w:del w:id="21495" w:author="Phuong Truong Thi" w:date="2024-10-08T18:13:00Z"/>
                <w:rFonts w:ascii="Times New Roman" w:eastAsia="Times New Roman" w:hAnsi="Times New Roman"/>
                <w:sz w:val="24"/>
                <w:szCs w:val="24"/>
                <w:lang w:val="vi-VN" w:eastAsia="vi-VN"/>
              </w:rPr>
            </w:pPr>
          </w:p>
        </w:tc>
        <w:tc>
          <w:tcPr>
            <w:tcW w:w="994" w:type="dxa"/>
            <w:tcPrChange w:id="21496" w:author="thu nga" w:date="2024-10-01T10:52:00Z">
              <w:tcPr>
                <w:tcW w:w="790" w:type="dxa"/>
              </w:tcPr>
            </w:tcPrChange>
          </w:tcPr>
          <w:p w14:paraId="6014E7F1" w14:textId="669247B6" w:rsidR="000E4E67" w:rsidRPr="0052167B" w:rsidDel="007E0F89" w:rsidRDefault="000E4E67" w:rsidP="000E4E67">
            <w:pPr>
              <w:spacing w:before="0" w:line="240" w:lineRule="auto"/>
              <w:contextualSpacing w:val="0"/>
              <w:jc w:val="center"/>
              <w:rPr>
                <w:del w:id="21497" w:author="Phuong Truong Thi" w:date="2024-10-08T18:13:00Z"/>
                <w:rFonts w:ascii="Times New Roman" w:eastAsia="Times New Roman" w:hAnsi="Times New Roman"/>
                <w:sz w:val="24"/>
                <w:szCs w:val="24"/>
                <w:lang w:val="vi-VN" w:eastAsia="vi-VN"/>
              </w:rPr>
            </w:pPr>
            <w:del w:id="2149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81532FC" w14:textId="7636A593" w:rsidTr="00E57F75">
        <w:trPr>
          <w:trHeight w:val="276"/>
          <w:del w:id="21499" w:author="Phuong Truong Thi" w:date="2024-10-08T18:13:00Z"/>
          <w:trPrChange w:id="21500" w:author="thu nga" w:date="2024-10-01T10:52:00Z">
            <w:trPr>
              <w:gridAfter w:val="0"/>
              <w:trHeight w:val="276"/>
            </w:trPr>
          </w:trPrChange>
        </w:trPr>
        <w:tc>
          <w:tcPr>
            <w:tcW w:w="670" w:type="dxa"/>
            <w:shd w:val="clear" w:color="auto" w:fill="auto"/>
            <w:vAlign w:val="center"/>
            <w:tcPrChange w:id="21501" w:author="thu nga" w:date="2024-10-01T10:52:00Z">
              <w:tcPr>
                <w:tcW w:w="670" w:type="dxa"/>
                <w:shd w:val="clear" w:color="auto" w:fill="auto"/>
                <w:vAlign w:val="center"/>
              </w:tcPr>
            </w:tcPrChange>
          </w:tcPr>
          <w:p w14:paraId="7C04BFA6" w14:textId="7235760A" w:rsidR="000E4E67" w:rsidRPr="0052167B" w:rsidDel="007E0F89" w:rsidRDefault="000E4E67" w:rsidP="000E4E67">
            <w:pPr>
              <w:pStyle w:val="ListParagraph"/>
              <w:numPr>
                <w:ilvl w:val="0"/>
                <w:numId w:val="63"/>
              </w:numPr>
              <w:spacing w:before="0" w:line="240" w:lineRule="auto"/>
              <w:contextualSpacing w:val="0"/>
              <w:jc w:val="left"/>
              <w:rPr>
                <w:del w:id="21502" w:author="Phuong Truong Thi" w:date="2024-10-08T18:13:00Z"/>
                <w:rFonts w:eastAsia="Times New Roman"/>
                <w:szCs w:val="24"/>
                <w:lang w:val="vi-VN" w:eastAsia="vi-VN"/>
              </w:rPr>
            </w:pPr>
          </w:p>
        </w:tc>
        <w:tc>
          <w:tcPr>
            <w:tcW w:w="2097" w:type="dxa"/>
            <w:gridSpan w:val="2"/>
            <w:shd w:val="clear" w:color="auto" w:fill="auto"/>
            <w:vAlign w:val="center"/>
            <w:tcPrChange w:id="21503" w:author="thu nga" w:date="2024-10-01T10:52:00Z">
              <w:tcPr>
                <w:tcW w:w="2097" w:type="dxa"/>
                <w:gridSpan w:val="3"/>
                <w:shd w:val="clear" w:color="auto" w:fill="auto"/>
                <w:vAlign w:val="center"/>
              </w:tcPr>
            </w:tcPrChange>
          </w:tcPr>
          <w:p w14:paraId="5D392F46" w14:textId="64FA4A36" w:rsidR="000E4E67" w:rsidRPr="00126368" w:rsidDel="007E0F89" w:rsidRDefault="000E4E67" w:rsidP="000E4E67">
            <w:pPr>
              <w:spacing w:before="0" w:line="240" w:lineRule="auto"/>
              <w:contextualSpacing w:val="0"/>
              <w:rPr>
                <w:del w:id="21504" w:author="Phuong Truong Thi" w:date="2024-10-08T18:13:00Z"/>
                <w:rFonts w:ascii="Times New Roman" w:hAnsi="Times New Roman"/>
                <w:sz w:val="24"/>
                <w:szCs w:val="24"/>
                <w:lang w:val="vi-VN"/>
              </w:rPr>
            </w:pPr>
            <w:del w:id="21505" w:author="Phuong Truong Thi" w:date="2024-10-08T18:13:00Z">
              <w:r w:rsidRPr="00126368" w:rsidDel="007E0F89">
                <w:rPr>
                  <w:rFonts w:ascii="Times New Roman" w:hAnsi="Times New Roman"/>
                  <w:sz w:val="24"/>
                  <w:szCs w:val="24"/>
                  <w:lang w:val="vi-VN"/>
                </w:rPr>
                <w:delText>ADB_TD: Số dư bình quân TD (Cả nội và ngoại tệ) tháng này</w:delText>
              </w:r>
            </w:del>
          </w:p>
        </w:tc>
        <w:tc>
          <w:tcPr>
            <w:tcW w:w="2230" w:type="dxa"/>
            <w:vAlign w:val="center"/>
            <w:tcPrChange w:id="21506" w:author="thu nga" w:date="2024-10-01T10:52:00Z">
              <w:tcPr>
                <w:tcW w:w="2230" w:type="dxa"/>
                <w:vAlign w:val="center"/>
              </w:tcPr>
            </w:tcPrChange>
          </w:tcPr>
          <w:p w14:paraId="0AF433D6" w14:textId="6C8D6DCA" w:rsidR="000E4E67" w:rsidRPr="00126368" w:rsidDel="007E0F89" w:rsidRDefault="000E4E67" w:rsidP="000E4E67">
            <w:pPr>
              <w:spacing w:before="0" w:line="240" w:lineRule="auto"/>
              <w:contextualSpacing w:val="0"/>
              <w:rPr>
                <w:del w:id="21507" w:author="Phuong Truong Thi" w:date="2024-10-08T18:13:00Z"/>
                <w:rFonts w:ascii="Times New Roman" w:eastAsia="Times New Roman" w:hAnsi="Times New Roman"/>
                <w:sz w:val="24"/>
                <w:szCs w:val="24"/>
                <w:lang w:val="vi-VN" w:eastAsia="vi-VN"/>
              </w:rPr>
            </w:pPr>
            <w:del w:id="21508" w:author="Phuong Truong Thi" w:date="2024-10-08T18:13:00Z">
              <w:r w:rsidRPr="00126368" w:rsidDel="007E0F89">
                <w:rPr>
                  <w:rFonts w:ascii="Times New Roman" w:hAnsi="Times New Roman"/>
                  <w:sz w:val="24"/>
                  <w:szCs w:val="24"/>
                  <w:lang w:val="vi-VN"/>
                </w:rPr>
                <w:delText>Tổng số dư bình quân các Tài khoản TD (Category là Saving) (Cả nội và ngoại tệ) tháng này</w:delText>
              </w:r>
            </w:del>
          </w:p>
        </w:tc>
        <w:tc>
          <w:tcPr>
            <w:tcW w:w="1070" w:type="dxa"/>
            <w:tcPrChange w:id="21509" w:author="thu nga" w:date="2024-10-01T10:52:00Z">
              <w:tcPr>
                <w:tcW w:w="1070" w:type="dxa"/>
              </w:tcPr>
            </w:tcPrChange>
          </w:tcPr>
          <w:p w14:paraId="2D8436F2" w14:textId="5D3856B0" w:rsidR="000E4E67" w:rsidRPr="0052167B" w:rsidDel="007E0F89" w:rsidRDefault="000E4E67" w:rsidP="000E4E67">
            <w:pPr>
              <w:spacing w:before="0" w:line="240" w:lineRule="auto"/>
              <w:contextualSpacing w:val="0"/>
              <w:rPr>
                <w:del w:id="21510" w:author="Phuong Truong Thi" w:date="2024-10-08T18:13:00Z"/>
                <w:rFonts w:ascii="Times New Roman" w:eastAsia="Times New Roman" w:hAnsi="Times New Roman"/>
                <w:sz w:val="24"/>
                <w:szCs w:val="24"/>
                <w:lang w:eastAsia="vi-VN"/>
              </w:rPr>
            </w:pPr>
            <w:ins w:id="21511" w:author="thu nga" w:date="2024-09-30T15:54:00Z">
              <w:del w:id="21512" w:author="Phuong Truong Thi" w:date="2024-10-08T18:13:00Z">
                <w:r w:rsidRPr="00BF2B5D" w:rsidDel="007E0F89">
                  <w:rPr>
                    <w:rFonts w:ascii="Times New Roman" w:eastAsia="Times New Roman" w:hAnsi="Times New Roman"/>
                    <w:sz w:val="24"/>
                    <w:szCs w:val="24"/>
                    <w:lang w:val="vi-VN" w:eastAsia="vi-VN"/>
                  </w:rPr>
                  <w:delText>CRM</w:delText>
                </w:r>
              </w:del>
            </w:ins>
          </w:p>
        </w:tc>
        <w:tc>
          <w:tcPr>
            <w:tcW w:w="1111" w:type="dxa"/>
            <w:tcPrChange w:id="21513" w:author="thu nga" w:date="2024-10-01T10:52:00Z">
              <w:tcPr>
                <w:tcW w:w="1896" w:type="dxa"/>
                <w:gridSpan w:val="2"/>
              </w:tcPr>
            </w:tcPrChange>
          </w:tcPr>
          <w:p w14:paraId="75D786E3" w14:textId="4E63EF3E" w:rsidR="000E4E67" w:rsidRPr="0052167B" w:rsidDel="007E0F89" w:rsidRDefault="000E4E67" w:rsidP="000E4E67">
            <w:pPr>
              <w:spacing w:before="0" w:line="240" w:lineRule="auto"/>
              <w:contextualSpacing w:val="0"/>
              <w:rPr>
                <w:del w:id="21514" w:author="Phuong Truong Thi" w:date="2024-10-08T18:13:00Z"/>
                <w:rFonts w:ascii="Times New Roman" w:eastAsia="Times New Roman" w:hAnsi="Times New Roman"/>
                <w:sz w:val="24"/>
                <w:szCs w:val="24"/>
                <w:lang w:eastAsia="vi-VN"/>
              </w:rPr>
            </w:pPr>
            <w:ins w:id="21515" w:author="thu nga" w:date="2024-10-01T10:19:00Z">
              <w:del w:id="21516" w:author="Phuong Truong Thi" w:date="2024-10-08T18:13:00Z">
                <w:r w:rsidRPr="000402B9" w:rsidDel="007E0F89">
                  <w:rPr>
                    <w:rFonts w:ascii="Times New Roman" w:eastAsia="Times New Roman" w:hAnsi="Times New Roman"/>
                    <w:sz w:val="24"/>
                    <w:szCs w:val="24"/>
                    <w:lang w:eastAsia="vi-VN"/>
                  </w:rPr>
                  <w:delText>Currency</w:delText>
                </w:r>
              </w:del>
            </w:ins>
            <w:del w:id="2151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518" w:author="thu nga" w:date="2024-10-01T10:52:00Z">
              <w:tcPr>
                <w:tcW w:w="1766" w:type="dxa"/>
                <w:gridSpan w:val="3"/>
                <w:shd w:val="clear" w:color="auto" w:fill="auto"/>
                <w:noWrap/>
                <w:vAlign w:val="center"/>
              </w:tcPr>
            </w:tcPrChange>
          </w:tcPr>
          <w:p w14:paraId="685EB955" w14:textId="6ADE0825" w:rsidR="000E4E67" w:rsidRPr="0052167B" w:rsidDel="007E0F89" w:rsidRDefault="000E4E67" w:rsidP="000E4E67">
            <w:pPr>
              <w:spacing w:before="0" w:line="240" w:lineRule="auto"/>
              <w:contextualSpacing w:val="0"/>
              <w:rPr>
                <w:del w:id="21519" w:author="Phuong Truong Thi" w:date="2024-10-08T18:13:00Z"/>
                <w:rFonts w:ascii="Times New Roman" w:eastAsia="Times New Roman" w:hAnsi="Times New Roman"/>
                <w:sz w:val="24"/>
                <w:szCs w:val="24"/>
                <w:lang w:val="vi-VN" w:eastAsia="vi-VN"/>
              </w:rPr>
            </w:pPr>
          </w:p>
        </w:tc>
        <w:tc>
          <w:tcPr>
            <w:tcW w:w="994" w:type="dxa"/>
            <w:tcPrChange w:id="21520" w:author="thu nga" w:date="2024-10-01T10:52:00Z">
              <w:tcPr>
                <w:tcW w:w="790" w:type="dxa"/>
              </w:tcPr>
            </w:tcPrChange>
          </w:tcPr>
          <w:p w14:paraId="2D26E468" w14:textId="7ABB158C" w:rsidR="000E4E67" w:rsidRPr="0052167B" w:rsidDel="007E0F89" w:rsidRDefault="000E4E67" w:rsidP="000E4E67">
            <w:pPr>
              <w:spacing w:before="0" w:line="240" w:lineRule="auto"/>
              <w:contextualSpacing w:val="0"/>
              <w:jc w:val="center"/>
              <w:rPr>
                <w:del w:id="21521" w:author="Phuong Truong Thi" w:date="2024-10-08T18:13:00Z"/>
                <w:rFonts w:ascii="Times New Roman" w:eastAsia="Times New Roman" w:hAnsi="Times New Roman"/>
                <w:sz w:val="24"/>
                <w:szCs w:val="24"/>
                <w:lang w:val="vi-VN" w:eastAsia="vi-VN"/>
              </w:rPr>
            </w:pPr>
            <w:del w:id="2152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09188CC3" w14:textId="4006BF9E" w:rsidTr="00E57F75">
        <w:trPr>
          <w:trHeight w:val="276"/>
          <w:del w:id="21523" w:author="Phuong Truong Thi" w:date="2024-10-08T18:13:00Z"/>
          <w:trPrChange w:id="21524" w:author="thu nga" w:date="2024-10-01T10:52:00Z">
            <w:trPr>
              <w:gridAfter w:val="0"/>
              <w:trHeight w:val="276"/>
            </w:trPr>
          </w:trPrChange>
        </w:trPr>
        <w:tc>
          <w:tcPr>
            <w:tcW w:w="670" w:type="dxa"/>
            <w:shd w:val="clear" w:color="auto" w:fill="auto"/>
            <w:vAlign w:val="center"/>
            <w:tcPrChange w:id="21525" w:author="thu nga" w:date="2024-10-01T10:52:00Z">
              <w:tcPr>
                <w:tcW w:w="670" w:type="dxa"/>
                <w:shd w:val="clear" w:color="auto" w:fill="auto"/>
                <w:vAlign w:val="center"/>
              </w:tcPr>
            </w:tcPrChange>
          </w:tcPr>
          <w:p w14:paraId="7051D924" w14:textId="297AF336" w:rsidR="000E4E67" w:rsidRPr="0052167B" w:rsidDel="007E0F89" w:rsidRDefault="000E4E67" w:rsidP="000E4E67">
            <w:pPr>
              <w:pStyle w:val="ListParagraph"/>
              <w:numPr>
                <w:ilvl w:val="0"/>
                <w:numId w:val="63"/>
              </w:numPr>
              <w:spacing w:before="0" w:line="240" w:lineRule="auto"/>
              <w:contextualSpacing w:val="0"/>
              <w:jc w:val="left"/>
              <w:rPr>
                <w:del w:id="21526" w:author="Phuong Truong Thi" w:date="2024-10-08T18:13:00Z"/>
                <w:rFonts w:eastAsia="Times New Roman"/>
                <w:szCs w:val="24"/>
                <w:lang w:val="vi-VN" w:eastAsia="vi-VN"/>
              </w:rPr>
            </w:pPr>
          </w:p>
        </w:tc>
        <w:tc>
          <w:tcPr>
            <w:tcW w:w="2097" w:type="dxa"/>
            <w:gridSpan w:val="2"/>
            <w:shd w:val="clear" w:color="auto" w:fill="auto"/>
            <w:vAlign w:val="center"/>
            <w:tcPrChange w:id="21527" w:author="thu nga" w:date="2024-10-01T10:52:00Z">
              <w:tcPr>
                <w:tcW w:w="2097" w:type="dxa"/>
                <w:gridSpan w:val="3"/>
                <w:shd w:val="clear" w:color="auto" w:fill="auto"/>
                <w:vAlign w:val="center"/>
              </w:tcPr>
            </w:tcPrChange>
          </w:tcPr>
          <w:p w14:paraId="0F0433FD" w14:textId="206D90D6" w:rsidR="000E4E67" w:rsidRPr="00126368" w:rsidDel="007E0F89" w:rsidRDefault="000E4E67" w:rsidP="000E4E67">
            <w:pPr>
              <w:spacing w:before="0" w:line="240" w:lineRule="auto"/>
              <w:contextualSpacing w:val="0"/>
              <w:rPr>
                <w:del w:id="21528" w:author="Phuong Truong Thi" w:date="2024-10-08T18:13:00Z"/>
                <w:rFonts w:ascii="Times New Roman" w:hAnsi="Times New Roman"/>
                <w:sz w:val="24"/>
                <w:szCs w:val="24"/>
                <w:lang w:val="vi-VN"/>
              </w:rPr>
            </w:pPr>
            <w:del w:id="21529" w:author="Phuong Truong Thi" w:date="2024-10-08T18:13:00Z">
              <w:r w:rsidRPr="00126368" w:rsidDel="007E0F89">
                <w:rPr>
                  <w:rFonts w:ascii="Times New Roman" w:hAnsi="Times New Roman"/>
                  <w:sz w:val="24"/>
                  <w:szCs w:val="24"/>
                  <w:lang w:val="vi-VN"/>
                </w:rPr>
                <w:delText>ADB_TD: Số dư bình quân TD (Cả nội và ngoại tệ) tháng trước</w:delText>
              </w:r>
            </w:del>
          </w:p>
        </w:tc>
        <w:tc>
          <w:tcPr>
            <w:tcW w:w="2230" w:type="dxa"/>
            <w:vAlign w:val="center"/>
            <w:tcPrChange w:id="21530" w:author="thu nga" w:date="2024-10-01T10:52:00Z">
              <w:tcPr>
                <w:tcW w:w="2230" w:type="dxa"/>
                <w:vAlign w:val="center"/>
              </w:tcPr>
            </w:tcPrChange>
          </w:tcPr>
          <w:p w14:paraId="115E41FB" w14:textId="33EE5756" w:rsidR="000E4E67" w:rsidRPr="00126368" w:rsidDel="007E0F89" w:rsidRDefault="000E4E67" w:rsidP="000E4E67">
            <w:pPr>
              <w:spacing w:before="0" w:line="240" w:lineRule="auto"/>
              <w:contextualSpacing w:val="0"/>
              <w:rPr>
                <w:del w:id="21531" w:author="Phuong Truong Thi" w:date="2024-10-08T18:13:00Z"/>
                <w:rFonts w:ascii="Times New Roman" w:eastAsia="Times New Roman" w:hAnsi="Times New Roman"/>
                <w:sz w:val="24"/>
                <w:szCs w:val="24"/>
                <w:lang w:val="vi-VN" w:eastAsia="vi-VN"/>
              </w:rPr>
            </w:pPr>
            <w:del w:id="21532" w:author="Phuong Truong Thi" w:date="2024-10-08T18:13:00Z">
              <w:r w:rsidRPr="00126368" w:rsidDel="007E0F89">
                <w:rPr>
                  <w:rFonts w:ascii="Times New Roman" w:hAnsi="Times New Roman"/>
                  <w:sz w:val="24"/>
                  <w:szCs w:val="24"/>
                  <w:lang w:val="vi-VN"/>
                </w:rPr>
                <w:delText>Tổng số dư bình quân các Tài khoản TD (Category là Saving) (Cả nội và ngoại tệ) tháng trước T-1</w:delText>
              </w:r>
            </w:del>
          </w:p>
        </w:tc>
        <w:tc>
          <w:tcPr>
            <w:tcW w:w="1070" w:type="dxa"/>
            <w:tcPrChange w:id="21533" w:author="thu nga" w:date="2024-10-01T10:52:00Z">
              <w:tcPr>
                <w:tcW w:w="1070" w:type="dxa"/>
              </w:tcPr>
            </w:tcPrChange>
          </w:tcPr>
          <w:p w14:paraId="67CAFA7E" w14:textId="6BF1827F" w:rsidR="000E4E67" w:rsidRPr="0052167B" w:rsidDel="007E0F89" w:rsidRDefault="000E4E67" w:rsidP="000E4E67">
            <w:pPr>
              <w:spacing w:before="0" w:line="240" w:lineRule="auto"/>
              <w:contextualSpacing w:val="0"/>
              <w:rPr>
                <w:del w:id="21534" w:author="Phuong Truong Thi" w:date="2024-10-08T18:13:00Z"/>
                <w:rFonts w:ascii="Times New Roman" w:eastAsia="Times New Roman" w:hAnsi="Times New Roman"/>
                <w:sz w:val="24"/>
                <w:szCs w:val="24"/>
                <w:lang w:eastAsia="vi-VN"/>
              </w:rPr>
            </w:pPr>
            <w:ins w:id="21535" w:author="thu nga" w:date="2024-09-30T15:54:00Z">
              <w:del w:id="21536" w:author="Phuong Truong Thi" w:date="2024-10-08T18:13:00Z">
                <w:r w:rsidRPr="00BF2B5D" w:rsidDel="007E0F89">
                  <w:rPr>
                    <w:rFonts w:ascii="Times New Roman" w:eastAsia="Times New Roman" w:hAnsi="Times New Roman"/>
                    <w:sz w:val="24"/>
                    <w:szCs w:val="24"/>
                    <w:lang w:val="vi-VN" w:eastAsia="vi-VN"/>
                  </w:rPr>
                  <w:delText>CRM</w:delText>
                </w:r>
              </w:del>
            </w:ins>
          </w:p>
        </w:tc>
        <w:tc>
          <w:tcPr>
            <w:tcW w:w="1111" w:type="dxa"/>
            <w:tcPrChange w:id="21537" w:author="thu nga" w:date="2024-10-01T10:52:00Z">
              <w:tcPr>
                <w:tcW w:w="1896" w:type="dxa"/>
                <w:gridSpan w:val="2"/>
              </w:tcPr>
            </w:tcPrChange>
          </w:tcPr>
          <w:p w14:paraId="2F4B38C5" w14:textId="0E48F460" w:rsidR="000E4E67" w:rsidRPr="0052167B" w:rsidDel="007E0F89" w:rsidRDefault="000E4E67" w:rsidP="000E4E67">
            <w:pPr>
              <w:spacing w:before="0" w:line="240" w:lineRule="auto"/>
              <w:contextualSpacing w:val="0"/>
              <w:rPr>
                <w:del w:id="21538" w:author="Phuong Truong Thi" w:date="2024-10-08T18:13:00Z"/>
                <w:rFonts w:ascii="Times New Roman" w:eastAsia="Times New Roman" w:hAnsi="Times New Roman"/>
                <w:sz w:val="24"/>
                <w:szCs w:val="24"/>
                <w:lang w:eastAsia="vi-VN"/>
              </w:rPr>
            </w:pPr>
            <w:ins w:id="21539" w:author="thu nga" w:date="2024-10-01T10:19:00Z">
              <w:del w:id="21540" w:author="Phuong Truong Thi" w:date="2024-10-08T18:13:00Z">
                <w:r w:rsidRPr="000402B9" w:rsidDel="007E0F89">
                  <w:rPr>
                    <w:rFonts w:ascii="Times New Roman" w:eastAsia="Times New Roman" w:hAnsi="Times New Roman"/>
                    <w:sz w:val="24"/>
                    <w:szCs w:val="24"/>
                    <w:lang w:eastAsia="vi-VN"/>
                  </w:rPr>
                  <w:delText>Currency</w:delText>
                </w:r>
              </w:del>
            </w:ins>
            <w:del w:id="2154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542" w:author="thu nga" w:date="2024-10-01T10:52:00Z">
              <w:tcPr>
                <w:tcW w:w="1766" w:type="dxa"/>
                <w:gridSpan w:val="3"/>
                <w:shd w:val="clear" w:color="auto" w:fill="auto"/>
                <w:noWrap/>
                <w:vAlign w:val="center"/>
              </w:tcPr>
            </w:tcPrChange>
          </w:tcPr>
          <w:p w14:paraId="73CD9875" w14:textId="1FD3CC30" w:rsidR="000E4E67" w:rsidRPr="0052167B" w:rsidDel="007E0F89" w:rsidRDefault="000E4E67" w:rsidP="000E4E67">
            <w:pPr>
              <w:spacing w:before="0" w:line="240" w:lineRule="auto"/>
              <w:contextualSpacing w:val="0"/>
              <w:rPr>
                <w:del w:id="21543" w:author="Phuong Truong Thi" w:date="2024-10-08T18:13:00Z"/>
                <w:rFonts w:ascii="Times New Roman" w:eastAsia="Times New Roman" w:hAnsi="Times New Roman"/>
                <w:sz w:val="24"/>
                <w:szCs w:val="24"/>
                <w:lang w:val="vi-VN" w:eastAsia="vi-VN"/>
              </w:rPr>
            </w:pPr>
          </w:p>
        </w:tc>
        <w:tc>
          <w:tcPr>
            <w:tcW w:w="994" w:type="dxa"/>
            <w:tcPrChange w:id="21544" w:author="thu nga" w:date="2024-10-01T10:52:00Z">
              <w:tcPr>
                <w:tcW w:w="790" w:type="dxa"/>
              </w:tcPr>
            </w:tcPrChange>
          </w:tcPr>
          <w:p w14:paraId="19C080C4" w14:textId="7442C183" w:rsidR="000E4E67" w:rsidRPr="0052167B" w:rsidDel="007E0F89" w:rsidRDefault="000E4E67" w:rsidP="000E4E67">
            <w:pPr>
              <w:spacing w:before="0" w:line="240" w:lineRule="auto"/>
              <w:contextualSpacing w:val="0"/>
              <w:jc w:val="center"/>
              <w:rPr>
                <w:del w:id="21545" w:author="Phuong Truong Thi" w:date="2024-10-08T18:13:00Z"/>
                <w:rFonts w:ascii="Times New Roman" w:eastAsia="Times New Roman" w:hAnsi="Times New Roman"/>
                <w:sz w:val="24"/>
                <w:szCs w:val="24"/>
                <w:lang w:val="vi-VN" w:eastAsia="vi-VN"/>
              </w:rPr>
            </w:pPr>
            <w:del w:id="2154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3CADDAF5" w14:textId="28875F71" w:rsidTr="00E57F75">
        <w:trPr>
          <w:trHeight w:val="276"/>
          <w:del w:id="21547" w:author="Phuong Truong Thi" w:date="2024-10-08T18:13:00Z"/>
          <w:trPrChange w:id="21548" w:author="thu nga" w:date="2024-10-01T10:52:00Z">
            <w:trPr>
              <w:gridAfter w:val="0"/>
              <w:trHeight w:val="276"/>
            </w:trPr>
          </w:trPrChange>
        </w:trPr>
        <w:tc>
          <w:tcPr>
            <w:tcW w:w="670" w:type="dxa"/>
            <w:shd w:val="clear" w:color="auto" w:fill="auto"/>
            <w:vAlign w:val="center"/>
            <w:tcPrChange w:id="21549" w:author="thu nga" w:date="2024-10-01T10:52:00Z">
              <w:tcPr>
                <w:tcW w:w="670" w:type="dxa"/>
                <w:shd w:val="clear" w:color="auto" w:fill="auto"/>
                <w:vAlign w:val="center"/>
              </w:tcPr>
            </w:tcPrChange>
          </w:tcPr>
          <w:p w14:paraId="0DDCD91A" w14:textId="5DF1E225" w:rsidR="000E4E67" w:rsidRPr="0052167B" w:rsidDel="007E0F89" w:rsidRDefault="000E4E67" w:rsidP="000E4E67">
            <w:pPr>
              <w:pStyle w:val="ListParagraph"/>
              <w:numPr>
                <w:ilvl w:val="0"/>
                <w:numId w:val="63"/>
              </w:numPr>
              <w:spacing w:before="0" w:line="240" w:lineRule="auto"/>
              <w:contextualSpacing w:val="0"/>
              <w:jc w:val="left"/>
              <w:rPr>
                <w:del w:id="21550" w:author="Phuong Truong Thi" w:date="2024-10-08T18:13:00Z"/>
                <w:rFonts w:eastAsia="Times New Roman"/>
                <w:szCs w:val="24"/>
                <w:lang w:val="vi-VN" w:eastAsia="vi-VN"/>
              </w:rPr>
            </w:pPr>
          </w:p>
        </w:tc>
        <w:tc>
          <w:tcPr>
            <w:tcW w:w="2097" w:type="dxa"/>
            <w:gridSpan w:val="2"/>
            <w:shd w:val="clear" w:color="auto" w:fill="auto"/>
            <w:vAlign w:val="center"/>
            <w:tcPrChange w:id="21551" w:author="thu nga" w:date="2024-10-01T10:52:00Z">
              <w:tcPr>
                <w:tcW w:w="2097" w:type="dxa"/>
                <w:gridSpan w:val="3"/>
                <w:shd w:val="clear" w:color="auto" w:fill="auto"/>
                <w:vAlign w:val="center"/>
              </w:tcPr>
            </w:tcPrChange>
          </w:tcPr>
          <w:p w14:paraId="6C818020" w14:textId="698F4998" w:rsidR="000E4E67" w:rsidRPr="00126368" w:rsidDel="007E0F89" w:rsidRDefault="000E4E67" w:rsidP="000E4E67">
            <w:pPr>
              <w:spacing w:before="0" w:line="240" w:lineRule="auto"/>
              <w:contextualSpacing w:val="0"/>
              <w:rPr>
                <w:del w:id="21552" w:author="Phuong Truong Thi" w:date="2024-10-08T18:13:00Z"/>
                <w:rFonts w:ascii="Times New Roman" w:hAnsi="Times New Roman"/>
                <w:sz w:val="24"/>
                <w:szCs w:val="24"/>
                <w:lang w:val="vi-VN"/>
              </w:rPr>
            </w:pPr>
            <w:del w:id="21553" w:author="Phuong Truong Thi" w:date="2024-10-08T18:13:00Z">
              <w:r w:rsidRPr="00126368" w:rsidDel="007E0F89">
                <w:rPr>
                  <w:rFonts w:ascii="Times New Roman" w:hAnsi="Times New Roman"/>
                  <w:sz w:val="24"/>
                  <w:szCs w:val="24"/>
                  <w:lang w:val="vi-VN"/>
                </w:rPr>
                <w:delText>ADB_TD Trung bình số dư TD 3 tháng gần nhất</w:delText>
              </w:r>
            </w:del>
          </w:p>
        </w:tc>
        <w:tc>
          <w:tcPr>
            <w:tcW w:w="2230" w:type="dxa"/>
            <w:vAlign w:val="center"/>
            <w:tcPrChange w:id="21554" w:author="thu nga" w:date="2024-10-01T10:52:00Z">
              <w:tcPr>
                <w:tcW w:w="2230" w:type="dxa"/>
                <w:vAlign w:val="center"/>
              </w:tcPr>
            </w:tcPrChange>
          </w:tcPr>
          <w:p w14:paraId="302251D7" w14:textId="0EF4517B" w:rsidR="000E4E67" w:rsidRPr="00126368" w:rsidDel="007E0F89" w:rsidRDefault="000E4E67" w:rsidP="000E4E67">
            <w:pPr>
              <w:spacing w:before="0" w:line="240" w:lineRule="auto"/>
              <w:contextualSpacing w:val="0"/>
              <w:rPr>
                <w:del w:id="21555" w:author="Phuong Truong Thi" w:date="2024-10-08T18:13:00Z"/>
                <w:rFonts w:ascii="Times New Roman" w:eastAsia="Times New Roman" w:hAnsi="Times New Roman"/>
                <w:sz w:val="24"/>
                <w:szCs w:val="24"/>
                <w:lang w:val="vi-VN" w:eastAsia="vi-VN"/>
              </w:rPr>
            </w:pPr>
            <w:del w:id="21556" w:author="Phuong Truong Thi" w:date="2024-10-08T18:13:00Z">
              <w:r w:rsidRPr="00126368" w:rsidDel="007E0F89">
                <w:rPr>
                  <w:rFonts w:ascii="Times New Roman" w:hAnsi="Times New Roman"/>
                  <w:sz w:val="24"/>
                  <w:szCs w:val="24"/>
                  <w:lang w:val="vi-VN"/>
                </w:rPr>
                <w:delText>Tổng số dư bình quân các Tài khoản TD (Category là Saving) (Cả nội và ngoại tệ)trung bình trong 3 tháng gần nhất (Tháng T-3, T-2, T-1)</w:delText>
              </w:r>
            </w:del>
          </w:p>
        </w:tc>
        <w:tc>
          <w:tcPr>
            <w:tcW w:w="1070" w:type="dxa"/>
            <w:tcPrChange w:id="21557" w:author="thu nga" w:date="2024-10-01T10:52:00Z">
              <w:tcPr>
                <w:tcW w:w="1070" w:type="dxa"/>
              </w:tcPr>
            </w:tcPrChange>
          </w:tcPr>
          <w:p w14:paraId="0C8578E1" w14:textId="23F48834" w:rsidR="000E4E67" w:rsidRPr="0052167B" w:rsidDel="007E0F89" w:rsidRDefault="000E4E67" w:rsidP="000E4E67">
            <w:pPr>
              <w:spacing w:before="0" w:line="240" w:lineRule="auto"/>
              <w:contextualSpacing w:val="0"/>
              <w:rPr>
                <w:del w:id="21558" w:author="Phuong Truong Thi" w:date="2024-10-08T18:13:00Z"/>
                <w:rFonts w:ascii="Times New Roman" w:eastAsia="Times New Roman" w:hAnsi="Times New Roman"/>
                <w:sz w:val="24"/>
                <w:szCs w:val="24"/>
                <w:lang w:eastAsia="vi-VN"/>
              </w:rPr>
            </w:pPr>
            <w:ins w:id="21559" w:author="thu nga" w:date="2024-09-30T15:54:00Z">
              <w:del w:id="21560" w:author="Phuong Truong Thi" w:date="2024-10-08T18:13:00Z">
                <w:r w:rsidRPr="00E252CF" w:rsidDel="007E0F89">
                  <w:rPr>
                    <w:rFonts w:ascii="Times New Roman" w:eastAsia="Times New Roman" w:hAnsi="Times New Roman"/>
                    <w:sz w:val="24"/>
                    <w:szCs w:val="24"/>
                    <w:lang w:val="vi-VN" w:eastAsia="vi-VN"/>
                  </w:rPr>
                  <w:delText>CRM</w:delText>
                </w:r>
              </w:del>
            </w:ins>
          </w:p>
        </w:tc>
        <w:tc>
          <w:tcPr>
            <w:tcW w:w="1111" w:type="dxa"/>
            <w:tcPrChange w:id="21561" w:author="thu nga" w:date="2024-10-01T10:52:00Z">
              <w:tcPr>
                <w:tcW w:w="1896" w:type="dxa"/>
                <w:gridSpan w:val="2"/>
              </w:tcPr>
            </w:tcPrChange>
          </w:tcPr>
          <w:p w14:paraId="3F1D48FB" w14:textId="7CE1BB85" w:rsidR="000E4E67" w:rsidRPr="0052167B" w:rsidDel="007E0F89" w:rsidRDefault="000E4E67" w:rsidP="000E4E67">
            <w:pPr>
              <w:spacing w:before="0" w:line="240" w:lineRule="auto"/>
              <w:contextualSpacing w:val="0"/>
              <w:rPr>
                <w:del w:id="21562" w:author="Phuong Truong Thi" w:date="2024-10-08T18:13:00Z"/>
                <w:rFonts w:ascii="Times New Roman" w:eastAsia="Times New Roman" w:hAnsi="Times New Roman"/>
                <w:sz w:val="24"/>
                <w:szCs w:val="24"/>
                <w:lang w:eastAsia="vi-VN"/>
              </w:rPr>
            </w:pPr>
            <w:ins w:id="21563" w:author="thu nga" w:date="2024-10-01T10:19:00Z">
              <w:del w:id="21564" w:author="Phuong Truong Thi" w:date="2024-10-08T18:13:00Z">
                <w:r w:rsidRPr="000402B9" w:rsidDel="007E0F89">
                  <w:rPr>
                    <w:rFonts w:ascii="Times New Roman" w:eastAsia="Times New Roman" w:hAnsi="Times New Roman"/>
                    <w:sz w:val="24"/>
                    <w:szCs w:val="24"/>
                    <w:lang w:eastAsia="vi-VN"/>
                  </w:rPr>
                  <w:delText>Currency</w:delText>
                </w:r>
              </w:del>
            </w:ins>
            <w:del w:id="2156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566" w:author="thu nga" w:date="2024-10-01T10:52:00Z">
              <w:tcPr>
                <w:tcW w:w="1766" w:type="dxa"/>
                <w:gridSpan w:val="3"/>
                <w:shd w:val="clear" w:color="auto" w:fill="auto"/>
                <w:noWrap/>
                <w:vAlign w:val="center"/>
              </w:tcPr>
            </w:tcPrChange>
          </w:tcPr>
          <w:p w14:paraId="61859AAD" w14:textId="7AE3C790" w:rsidR="000E4E67" w:rsidRPr="0052167B" w:rsidDel="007E0F89" w:rsidRDefault="000E4E67" w:rsidP="000E4E67">
            <w:pPr>
              <w:spacing w:before="0" w:line="240" w:lineRule="auto"/>
              <w:contextualSpacing w:val="0"/>
              <w:rPr>
                <w:del w:id="21567" w:author="Phuong Truong Thi" w:date="2024-10-08T18:13:00Z"/>
                <w:rFonts w:ascii="Times New Roman" w:eastAsia="Times New Roman" w:hAnsi="Times New Roman"/>
                <w:sz w:val="24"/>
                <w:szCs w:val="24"/>
                <w:lang w:val="vi-VN" w:eastAsia="vi-VN"/>
              </w:rPr>
            </w:pPr>
          </w:p>
        </w:tc>
        <w:tc>
          <w:tcPr>
            <w:tcW w:w="994" w:type="dxa"/>
            <w:tcPrChange w:id="21568" w:author="thu nga" w:date="2024-10-01T10:52:00Z">
              <w:tcPr>
                <w:tcW w:w="790" w:type="dxa"/>
              </w:tcPr>
            </w:tcPrChange>
          </w:tcPr>
          <w:p w14:paraId="55ABD8ED" w14:textId="35F23927" w:rsidR="000E4E67" w:rsidRPr="0052167B" w:rsidDel="007E0F89" w:rsidRDefault="000E4E67" w:rsidP="000E4E67">
            <w:pPr>
              <w:spacing w:before="0" w:line="240" w:lineRule="auto"/>
              <w:contextualSpacing w:val="0"/>
              <w:jc w:val="center"/>
              <w:rPr>
                <w:del w:id="21569" w:author="Phuong Truong Thi" w:date="2024-10-08T18:13:00Z"/>
                <w:rFonts w:ascii="Times New Roman" w:eastAsia="Times New Roman" w:hAnsi="Times New Roman"/>
                <w:sz w:val="24"/>
                <w:szCs w:val="24"/>
                <w:lang w:val="vi-VN" w:eastAsia="vi-VN"/>
              </w:rPr>
            </w:pPr>
            <w:del w:id="2157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099E5C39" w14:textId="38155679" w:rsidTr="00E57F75">
        <w:trPr>
          <w:trHeight w:val="276"/>
          <w:del w:id="21571" w:author="Phuong Truong Thi" w:date="2024-10-08T18:13:00Z"/>
          <w:trPrChange w:id="21572" w:author="thu nga" w:date="2024-10-01T10:52:00Z">
            <w:trPr>
              <w:gridAfter w:val="0"/>
              <w:trHeight w:val="276"/>
            </w:trPr>
          </w:trPrChange>
        </w:trPr>
        <w:tc>
          <w:tcPr>
            <w:tcW w:w="670" w:type="dxa"/>
            <w:shd w:val="clear" w:color="auto" w:fill="auto"/>
            <w:vAlign w:val="center"/>
            <w:tcPrChange w:id="21573" w:author="thu nga" w:date="2024-10-01T10:52:00Z">
              <w:tcPr>
                <w:tcW w:w="670" w:type="dxa"/>
                <w:shd w:val="clear" w:color="auto" w:fill="auto"/>
                <w:vAlign w:val="center"/>
              </w:tcPr>
            </w:tcPrChange>
          </w:tcPr>
          <w:p w14:paraId="74B5C131" w14:textId="6C653675" w:rsidR="008730E6" w:rsidRPr="0052167B" w:rsidDel="007E0F89" w:rsidRDefault="008730E6" w:rsidP="008730E6">
            <w:pPr>
              <w:pStyle w:val="ListParagraph"/>
              <w:numPr>
                <w:ilvl w:val="0"/>
                <w:numId w:val="63"/>
              </w:numPr>
              <w:spacing w:before="0" w:line="240" w:lineRule="auto"/>
              <w:contextualSpacing w:val="0"/>
              <w:jc w:val="left"/>
              <w:rPr>
                <w:del w:id="21574" w:author="Phuong Truong Thi" w:date="2024-10-08T18:13:00Z"/>
                <w:rFonts w:eastAsia="Times New Roman"/>
                <w:szCs w:val="24"/>
                <w:lang w:val="vi-VN" w:eastAsia="vi-VN"/>
              </w:rPr>
            </w:pPr>
          </w:p>
        </w:tc>
        <w:tc>
          <w:tcPr>
            <w:tcW w:w="2097" w:type="dxa"/>
            <w:gridSpan w:val="2"/>
            <w:shd w:val="clear" w:color="auto" w:fill="auto"/>
            <w:vAlign w:val="center"/>
            <w:tcPrChange w:id="21575" w:author="thu nga" w:date="2024-10-01T10:52:00Z">
              <w:tcPr>
                <w:tcW w:w="2097" w:type="dxa"/>
                <w:gridSpan w:val="3"/>
                <w:shd w:val="clear" w:color="auto" w:fill="auto"/>
                <w:vAlign w:val="center"/>
              </w:tcPr>
            </w:tcPrChange>
          </w:tcPr>
          <w:p w14:paraId="7BC16CFC" w14:textId="1EC8C0DB" w:rsidR="008730E6" w:rsidRPr="00126368" w:rsidDel="007E0F89" w:rsidRDefault="008730E6" w:rsidP="008730E6">
            <w:pPr>
              <w:spacing w:before="0" w:line="240" w:lineRule="auto"/>
              <w:contextualSpacing w:val="0"/>
              <w:rPr>
                <w:del w:id="21576" w:author="Phuong Truong Thi" w:date="2024-10-08T18:13:00Z"/>
                <w:rFonts w:ascii="Times New Roman" w:hAnsi="Times New Roman"/>
                <w:sz w:val="24"/>
                <w:szCs w:val="24"/>
                <w:lang w:val="vi-VN"/>
              </w:rPr>
            </w:pPr>
            <w:del w:id="21577" w:author="Phuong Truong Thi" w:date="2024-10-08T18:13:00Z">
              <w:r w:rsidRPr="00126368" w:rsidDel="007E0F89">
                <w:rPr>
                  <w:rFonts w:ascii="Times New Roman" w:hAnsi="Times New Roman"/>
                  <w:sz w:val="24"/>
                  <w:szCs w:val="24"/>
                  <w:lang w:val="vi-VN"/>
                </w:rPr>
                <w:delText>Chênh lệch số dư bình quân TD so với chốt tháng trước</w:delText>
              </w:r>
            </w:del>
          </w:p>
        </w:tc>
        <w:tc>
          <w:tcPr>
            <w:tcW w:w="2230" w:type="dxa"/>
            <w:vAlign w:val="center"/>
            <w:tcPrChange w:id="21578" w:author="thu nga" w:date="2024-10-01T10:52:00Z">
              <w:tcPr>
                <w:tcW w:w="2230" w:type="dxa"/>
                <w:vAlign w:val="center"/>
              </w:tcPr>
            </w:tcPrChange>
          </w:tcPr>
          <w:p w14:paraId="36850D3F" w14:textId="66872772" w:rsidR="008730E6" w:rsidRPr="00126368" w:rsidDel="007E0F89" w:rsidRDefault="008730E6" w:rsidP="008730E6">
            <w:pPr>
              <w:spacing w:before="0" w:line="240" w:lineRule="auto"/>
              <w:contextualSpacing w:val="0"/>
              <w:rPr>
                <w:del w:id="21579" w:author="Phuong Truong Thi" w:date="2024-10-08T18:13:00Z"/>
                <w:rFonts w:ascii="Times New Roman" w:eastAsia="Times New Roman" w:hAnsi="Times New Roman"/>
                <w:sz w:val="24"/>
                <w:szCs w:val="24"/>
                <w:lang w:val="vi-VN" w:eastAsia="vi-VN"/>
              </w:rPr>
            </w:pPr>
            <w:del w:id="21580" w:author="Phuong Truong Thi" w:date="2024-10-08T18:13:00Z">
              <w:r w:rsidRPr="00126368" w:rsidDel="007E0F89">
                <w:rPr>
                  <w:rFonts w:ascii="Times New Roman" w:hAnsi="Times New Roman"/>
                  <w:sz w:val="24"/>
                  <w:szCs w:val="24"/>
                  <w:lang w:val="vi-VN"/>
                </w:rPr>
                <w:delText>Bằng = Số dư bình quân TD tháng T - Số dư cuối kỳ TD Tháng (T-1)</w:delText>
              </w:r>
            </w:del>
          </w:p>
        </w:tc>
        <w:tc>
          <w:tcPr>
            <w:tcW w:w="1070" w:type="dxa"/>
            <w:tcPrChange w:id="21581" w:author="thu nga" w:date="2024-10-01T10:52:00Z">
              <w:tcPr>
                <w:tcW w:w="1070" w:type="dxa"/>
              </w:tcPr>
            </w:tcPrChange>
          </w:tcPr>
          <w:p w14:paraId="47538E57" w14:textId="4A9D7BA7" w:rsidR="008730E6" w:rsidRPr="0052167B" w:rsidDel="007E0F89" w:rsidRDefault="008730E6" w:rsidP="008730E6">
            <w:pPr>
              <w:spacing w:before="0" w:line="240" w:lineRule="auto"/>
              <w:contextualSpacing w:val="0"/>
              <w:rPr>
                <w:del w:id="21582" w:author="Phuong Truong Thi" w:date="2024-10-08T18:13:00Z"/>
                <w:rFonts w:ascii="Times New Roman" w:eastAsia="Times New Roman" w:hAnsi="Times New Roman"/>
                <w:sz w:val="24"/>
                <w:szCs w:val="24"/>
                <w:lang w:eastAsia="vi-VN"/>
              </w:rPr>
            </w:pPr>
            <w:ins w:id="21583" w:author="thu nga" w:date="2024-09-30T15:54:00Z">
              <w:del w:id="21584" w:author="Phuong Truong Thi" w:date="2024-10-08T18:13:00Z">
                <w:r w:rsidRPr="00E252CF" w:rsidDel="007E0F89">
                  <w:rPr>
                    <w:rFonts w:ascii="Times New Roman" w:eastAsia="Times New Roman" w:hAnsi="Times New Roman"/>
                    <w:sz w:val="24"/>
                    <w:szCs w:val="24"/>
                    <w:lang w:val="vi-VN" w:eastAsia="vi-VN"/>
                  </w:rPr>
                  <w:delText>CRM</w:delText>
                </w:r>
              </w:del>
            </w:ins>
          </w:p>
        </w:tc>
        <w:tc>
          <w:tcPr>
            <w:tcW w:w="1111" w:type="dxa"/>
            <w:tcPrChange w:id="21585" w:author="thu nga" w:date="2024-10-01T10:52:00Z">
              <w:tcPr>
                <w:tcW w:w="1896" w:type="dxa"/>
                <w:gridSpan w:val="2"/>
              </w:tcPr>
            </w:tcPrChange>
          </w:tcPr>
          <w:p w14:paraId="467EE6DF" w14:textId="263FB525" w:rsidR="008730E6" w:rsidRPr="0052167B" w:rsidDel="007E0F89" w:rsidRDefault="000E4E67" w:rsidP="008730E6">
            <w:pPr>
              <w:spacing w:before="0" w:line="240" w:lineRule="auto"/>
              <w:contextualSpacing w:val="0"/>
              <w:rPr>
                <w:del w:id="21586" w:author="Phuong Truong Thi" w:date="2024-10-08T18:13:00Z"/>
                <w:rFonts w:ascii="Times New Roman" w:eastAsia="Times New Roman" w:hAnsi="Times New Roman"/>
                <w:sz w:val="24"/>
                <w:szCs w:val="24"/>
                <w:lang w:eastAsia="vi-VN"/>
              </w:rPr>
            </w:pPr>
            <w:ins w:id="21587" w:author="thu nga" w:date="2024-10-01T10:19:00Z">
              <w:del w:id="21588" w:author="Phuong Truong Thi" w:date="2024-10-08T18:13:00Z">
                <w:r w:rsidDel="007E0F89">
                  <w:rPr>
                    <w:rFonts w:ascii="Times New Roman" w:eastAsia="Times New Roman" w:hAnsi="Times New Roman"/>
                    <w:sz w:val="24"/>
                    <w:szCs w:val="24"/>
                    <w:lang w:eastAsia="vi-VN"/>
                  </w:rPr>
                  <w:delText>Currency</w:delText>
                </w:r>
              </w:del>
            </w:ins>
            <w:del w:id="21589" w:author="Phuong Truong Thi" w:date="2024-10-08T18:13:00Z">
              <w:r w:rsidR="008730E6"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590" w:author="thu nga" w:date="2024-10-01T10:52:00Z">
              <w:tcPr>
                <w:tcW w:w="1766" w:type="dxa"/>
                <w:gridSpan w:val="3"/>
                <w:shd w:val="clear" w:color="auto" w:fill="auto"/>
                <w:noWrap/>
                <w:vAlign w:val="center"/>
              </w:tcPr>
            </w:tcPrChange>
          </w:tcPr>
          <w:p w14:paraId="0D6BE570" w14:textId="75150CF4" w:rsidR="008730E6" w:rsidRPr="0052167B" w:rsidDel="007E0F89" w:rsidRDefault="008730E6" w:rsidP="008730E6">
            <w:pPr>
              <w:spacing w:before="0" w:line="240" w:lineRule="auto"/>
              <w:contextualSpacing w:val="0"/>
              <w:rPr>
                <w:del w:id="21591" w:author="Phuong Truong Thi" w:date="2024-10-08T18:13:00Z"/>
                <w:rFonts w:ascii="Times New Roman" w:eastAsia="Times New Roman" w:hAnsi="Times New Roman"/>
                <w:sz w:val="24"/>
                <w:szCs w:val="24"/>
                <w:lang w:val="vi-VN" w:eastAsia="vi-VN"/>
              </w:rPr>
            </w:pPr>
          </w:p>
        </w:tc>
        <w:tc>
          <w:tcPr>
            <w:tcW w:w="994" w:type="dxa"/>
            <w:tcPrChange w:id="21592" w:author="thu nga" w:date="2024-10-01T10:52:00Z">
              <w:tcPr>
                <w:tcW w:w="790" w:type="dxa"/>
              </w:tcPr>
            </w:tcPrChange>
          </w:tcPr>
          <w:p w14:paraId="6104A0EC" w14:textId="3F72F45C" w:rsidR="008730E6" w:rsidRPr="0052167B" w:rsidDel="007E0F89" w:rsidRDefault="008730E6" w:rsidP="008730E6">
            <w:pPr>
              <w:spacing w:before="0" w:line="240" w:lineRule="auto"/>
              <w:contextualSpacing w:val="0"/>
              <w:jc w:val="center"/>
              <w:rPr>
                <w:del w:id="21593" w:author="Phuong Truong Thi" w:date="2024-10-08T18:13:00Z"/>
                <w:rFonts w:ascii="Times New Roman" w:eastAsia="Times New Roman" w:hAnsi="Times New Roman"/>
                <w:sz w:val="24"/>
                <w:szCs w:val="24"/>
                <w:lang w:val="vi-VN" w:eastAsia="vi-VN"/>
              </w:rPr>
            </w:pPr>
            <w:del w:id="21594"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56D72ED7" w14:textId="0CCA3962" w:rsidTr="00E57F75">
        <w:tblPrEx>
          <w:tblPrExChange w:id="21595" w:author="thu nga" w:date="2024-10-01T10:52:00Z">
            <w:tblPrEx>
              <w:tblW w:w="9270" w:type="dxa"/>
            </w:tblPrEx>
          </w:tblPrExChange>
        </w:tblPrEx>
        <w:trPr>
          <w:trHeight w:val="276"/>
          <w:del w:id="21596" w:author="Phuong Truong Thi" w:date="2024-10-08T18:13:00Z"/>
          <w:trPrChange w:id="21597" w:author="thu nga" w:date="2024-10-01T10:52:00Z">
            <w:trPr>
              <w:gridBefore w:val="2"/>
              <w:trHeight w:val="276"/>
            </w:trPr>
          </w:trPrChange>
        </w:trPr>
        <w:tc>
          <w:tcPr>
            <w:tcW w:w="1092" w:type="dxa"/>
            <w:gridSpan w:val="2"/>
            <w:tcPrChange w:id="21598" w:author="thu nga" w:date="2024-10-01T10:52:00Z">
              <w:tcPr>
                <w:tcW w:w="1030" w:type="dxa"/>
              </w:tcPr>
            </w:tcPrChange>
          </w:tcPr>
          <w:p w14:paraId="6C7CE989" w14:textId="25A32CC3" w:rsidR="007B7F57" w:rsidRPr="0052167B" w:rsidDel="007E0F89" w:rsidRDefault="007B7F57" w:rsidP="007B7F57">
            <w:pPr>
              <w:spacing w:before="0" w:line="240" w:lineRule="auto"/>
              <w:contextualSpacing w:val="0"/>
              <w:jc w:val="left"/>
              <w:rPr>
                <w:del w:id="21599" w:author="Phuong Truong Thi" w:date="2024-10-08T18:13:00Z"/>
                <w:rFonts w:ascii="Times New Roman" w:eastAsia="Times New Roman" w:hAnsi="Times New Roman"/>
                <w:sz w:val="24"/>
                <w:szCs w:val="24"/>
                <w:lang w:eastAsia="vi-VN"/>
              </w:rPr>
            </w:pPr>
          </w:p>
        </w:tc>
        <w:tc>
          <w:tcPr>
            <w:tcW w:w="8214" w:type="dxa"/>
            <w:gridSpan w:val="6"/>
            <w:tcPrChange w:id="21600" w:author="thu nga" w:date="2024-10-01T10:52:00Z">
              <w:tcPr>
                <w:tcW w:w="9270" w:type="dxa"/>
                <w:gridSpan w:val="10"/>
              </w:tcPr>
            </w:tcPrChange>
          </w:tcPr>
          <w:p w14:paraId="4B74B1D6" w14:textId="0C009113" w:rsidR="007B7F57" w:rsidRPr="0052167B" w:rsidDel="007E0F89" w:rsidRDefault="007B7F57" w:rsidP="007B7F57">
            <w:pPr>
              <w:spacing w:before="0" w:line="240" w:lineRule="auto"/>
              <w:contextualSpacing w:val="0"/>
              <w:jc w:val="left"/>
              <w:rPr>
                <w:del w:id="21601" w:author="Phuong Truong Thi" w:date="2024-10-08T18:13:00Z"/>
                <w:rFonts w:ascii="Times New Roman" w:eastAsia="Times New Roman" w:hAnsi="Times New Roman"/>
                <w:sz w:val="24"/>
                <w:szCs w:val="24"/>
                <w:lang w:eastAsia="vi-VN"/>
              </w:rPr>
            </w:pPr>
            <w:del w:id="21602" w:author="Phuong Truong Thi" w:date="2024-10-08T18:13:00Z">
              <w:r w:rsidRPr="0052167B" w:rsidDel="007E0F89">
                <w:rPr>
                  <w:rFonts w:ascii="Times New Roman" w:eastAsia="Times New Roman" w:hAnsi="Times New Roman"/>
                  <w:sz w:val="24"/>
                  <w:szCs w:val="24"/>
                  <w:lang w:eastAsia="vi-VN"/>
                </w:rPr>
                <w:delText>TD Online</w:delText>
              </w:r>
            </w:del>
          </w:p>
        </w:tc>
      </w:tr>
      <w:tr w:rsidR="000E4E67" w:rsidRPr="0052167B" w:rsidDel="007E0F89" w14:paraId="2E814ED3" w14:textId="0A968403" w:rsidTr="00E57F75">
        <w:trPr>
          <w:trHeight w:val="276"/>
          <w:del w:id="21603" w:author="Phuong Truong Thi" w:date="2024-10-08T18:13:00Z"/>
          <w:trPrChange w:id="21604" w:author="thu nga" w:date="2024-10-01T10:52:00Z">
            <w:trPr>
              <w:gridAfter w:val="0"/>
              <w:trHeight w:val="276"/>
            </w:trPr>
          </w:trPrChange>
        </w:trPr>
        <w:tc>
          <w:tcPr>
            <w:tcW w:w="670" w:type="dxa"/>
            <w:shd w:val="clear" w:color="auto" w:fill="auto"/>
            <w:vAlign w:val="center"/>
            <w:tcPrChange w:id="21605" w:author="thu nga" w:date="2024-10-01T10:52:00Z">
              <w:tcPr>
                <w:tcW w:w="670" w:type="dxa"/>
                <w:shd w:val="clear" w:color="auto" w:fill="auto"/>
                <w:vAlign w:val="center"/>
              </w:tcPr>
            </w:tcPrChange>
          </w:tcPr>
          <w:p w14:paraId="1954360C" w14:textId="45080FE9" w:rsidR="000E4E67" w:rsidRPr="0052167B" w:rsidDel="007E0F89" w:rsidRDefault="000E4E67" w:rsidP="000E4E67">
            <w:pPr>
              <w:pStyle w:val="ListParagraph"/>
              <w:numPr>
                <w:ilvl w:val="0"/>
                <w:numId w:val="63"/>
              </w:numPr>
              <w:spacing w:before="0" w:line="240" w:lineRule="auto"/>
              <w:contextualSpacing w:val="0"/>
              <w:jc w:val="left"/>
              <w:rPr>
                <w:del w:id="21606" w:author="Phuong Truong Thi" w:date="2024-10-08T18:13:00Z"/>
                <w:rFonts w:eastAsia="Times New Roman"/>
                <w:szCs w:val="24"/>
                <w:lang w:val="vi-VN" w:eastAsia="vi-VN"/>
              </w:rPr>
            </w:pPr>
          </w:p>
        </w:tc>
        <w:tc>
          <w:tcPr>
            <w:tcW w:w="2097" w:type="dxa"/>
            <w:gridSpan w:val="2"/>
            <w:shd w:val="clear" w:color="auto" w:fill="auto"/>
            <w:vAlign w:val="center"/>
            <w:tcPrChange w:id="21607" w:author="thu nga" w:date="2024-10-01T10:52:00Z">
              <w:tcPr>
                <w:tcW w:w="2097" w:type="dxa"/>
                <w:gridSpan w:val="3"/>
                <w:shd w:val="clear" w:color="auto" w:fill="auto"/>
                <w:vAlign w:val="center"/>
              </w:tcPr>
            </w:tcPrChange>
          </w:tcPr>
          <w:p w14:paraId="4EAA1B96" w14:textId="07BBD15E" w:rsidR="000E4E67" w:rsidRPr="0052167B" w:rsidDel="007E0F89" w:rsidRDefault="000E4E67" w:rsidP="000E4E67">
            <w:pPr>
              <w:spacing w:before="0" w:line="240" w:lineRule="auto"/>
              <w:contextualSpacing w:val="0"/>
              <w:rPr>
                <w:del w:id="21608" w:author="Phuong Truong Thi" w:date="2024-10-08T18:13:00Z"/>
                <w:rFonts w:ascii="Times New Roman" w:hAnsi="Times New Roman"/>
                <w:sz w:val="24"/>
                <w:szCs w:val="24"/>
              </w:rPr>
            </w:pPr>
            <w:del w:id="21609" w:author="Phuong Truong Thi" w:date="2024-10-08T18:13:00Z">
              <w:r w:rsidRPr="0052167B" w:rsidDel="007E0F89">
                <w:rPr>
                  <w:rFonts w:ascii="Times New Roman" w:hAnsi="Times New Roman"/>
                  <w:sz w:val="24"/>
                  <w:szCs w:val="24"/>
                </w:rPr>
                <w:delText>EOP_TD online ngày dữ liệu</w:delText>
              </w:r>
            </w:del>
          </w:p>
        </w:tc>
        <w:tc>
          <w:tcPr>
            <w:tcW w:w="2230" w:type="dxa"/>
            <w:vAlign w:val="center"/>
            <w:tcPrChange w:id="21610" w:author="thu nga" w:date="2024-10-01T10:52:00Z">
              <w:tcPr>
                <w:tcW w:w="2230" w:type="dxa"/>
                <w:vAlign w:val="center"/>
              </w:tcPr>
            </w:tcPrChange>
          </w:tcPr>
          <w:p w14:paraId="5484D70B" w14:textId="1F1B8254" w:rsidR="000E4E67" w:rsidRPr="0052167B" w:rsidDel="007E0F89" w:rsidRDefault="000E4E67" w:rsidP="000E4E67">
            <w:pPr>
              <w:spacing w:before="0" w:line="240" w:lineRule="auto"/>
              <w:contextualSpacing w:val="0"/>
              <w:rPr>
                <w:del w:id="21611" w:author="Phuong Truong Thi" w:date="2024-10-08T18:13:00Z"/>
                <w:rFonts w:ascii="Times New Roman" w:eastAsia="Times New Roman" w:hAnsi="Times New Roman"/>
                <w:sz w:val="24"/>
                <w:szCs w:val="24"/>
                <w:lang w:eastAsia="vi-VN"/>
              </w:rPr>
            </w:pPr>
            <w:del w:id="21612" w:author="Phuong Truong Thi" w:date="2024-10-08T18:13:00Z">
              <w:r w:rsidRPr="0052167B" w:rsidDel="007E0F89">
                <w:rPr>
                  <w:rFonts w:ascii="Times New Roman" w:hAnsi="Times New Roman"/>
                  <w:sz w:val="24"/>
                  <w:szCs w:val="24"/>
                </w:rPr>
                <w:delText>Tổng số dư cuối kỳ các tài khoản TD  (Category là Saving) (Cả nội và ngoại tệ) ngày dữ liệu</w:delText>
              </w:r>
              <w:r w:rsidRPr="0052167B" w:rsidDel="007E0F89">
                <w:rPr>
                  <w:rFonts w:ascii="Times New Roman" w:hAnsi="Times New Roman"/>
                  <w:sz w:val="24"/>
                  <w:szCs w:val="24"/>
                </w:rPr>
                <w:br/>
                <w:delText>Lưu ý có tính TD của LD Easy saving (Cat code 21018) và Saving lĩnh lãi trả trước</w:delText>
              </w:r>
            </w:del>
          </w:p>
        </w:tc>
        <w:tc>
          <w:tcPr>
            <w:tcW w:w="1070" w:type="dxa"/>
            <w:tcPrChange w:id="21613" w:author="thu nga" w:date="2024-10-01T10:52:00Z">
              <w:tcPr>
                <w:tcW w:w="1070" w:type="dxa"/>
              </w:tcPr>
            </w:tcPrChange>
          </w:tcPr>
          <w:p w14:paraId="28B3D58F" w14:textId="72072830" w:rsidR="000E4E67" w:rsidRPr="0052167B" w:rsidDel="007E0F89" w:rsidRDefault="000E4E67" w:rsidP="000E4E67">
            <w:pPr>
              <w:spacing w:before="0" w:line="240" w:lineRule="auto"/>
              <w:contextualSpacing w:val="0"/>
              <w:rPr>
                <w:del w:id="21614" w:author="Phuong Truong Thi" w:date="2024-10-08T18:13:00Z"/>
                <w:rFonts w:ascii="Times New Roman" w:eastAsia="Times New Roman" w:hAnsi="Times New Roman"/>
                <w:sz w:val="24"/>
                <w:szCs w:val="24"/>
                <w:lang w:eastAsia="vi-VN"/>
              </w:rPr>
            </w:pPr>
            <w:ins w:id="21615" w:author="thu nga" w:date="2024-09-30T15:54:00Z">
              <w:del w:id="21616" w:author="Phuong Truong Thi" w:date="2024-10-08T18:13:00Z">
                <w:r w:rsidRPr="006D01A3" w:rsidDel="007E0F89">
                  <w:rPr>
                    <w:rFonts w:ascii="Times New Roman" w:eastAsia="Times New Roman" w:hAnsi="Times New Roman"/>
                    <w:sz w:val="24"/>
                    <w:szCs w:val="24"/>
                    <w:lang w:val="vi-VN" w:eastAsia="vi-VN"/>
                  </w:rPr>
                  <w:delText>CRM</w:delText>
                </w:r>
              </w:del>
            </w:ins>
          </w:p>
        </w:tc>
        <w:tc>
          <w:tcPr>
            <w:tcW w:w="1111" w:type="dxa"/>
            <w:tcPrChange w:id="21617" w:author="thu nga" w:date="2024-10-01T10:52:00Z">
              <w:tcPr>
                <w:tcW w:w="1896" w:type="dxa"/>
                <w:gridSpan w:val="2"/>
              </w:tcPr>
            </w:tcPrChange>
          </w:tcPr>
          <w:p w14:paraId="6EF1304B" w14:textId="0894B6F1" w:rsidR="000E4E67" w:rsidRPr="0052167B" w:rsidDel="007E0F89" w:rsidRDefault="000E4E67" w:rsidP="000E4E67">
            <w:pPr>
              <w:spacing w:before="0" w:line="240" w:lineRule="auto"/>
              <w:contextualSpacing w:val="0"/>
              <w:rPr>
                <w:del w:id="21618" w:author="Phuong Truong Thi" w:date="2024-10-08T18:13:00Z"/>
                <w:rFonts w:ascii="Times New Roman" w:eastAsia="Times New Roman" w:hAnsi="Times New Roman"/>
                <w:sz w:val="24"/>
                <w:szCs w:val="24"/>
                <w:lang w:eastAsia="vi-VN"/>
              </w:rPr>
            </w:pPr>
            <w:ins w:id="21619" w:author="thu nga" w:date="2024-10-01T10:19:00Z">
              <w:del w:id="21620" w:author="Phuong Truong Thi" w:date="2024-10-08T18:13:00Z">
                <w:r w:rsidRPr="00A17111" w:rsidDel="007E0F89">
                  <w:rPr>
                    <w:rFonts w:ascii="Times New Roman" w:eastAsia="Times New Roman" w:hAnsi="Times New Roman"/>
                    <w:sz w:val="24"/>
                    <w:szCs w:val="24"/>
                    <w:lang w:eastAsia="vi-VN"/>
                  </w:rPr>
                  <w:delText>Currency</w:delText>
                </w:r>
              </w:del>
            </w:ins>
            <w:del w:id="2162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622" w:author="thu nga" w:date="2024-10-01T10:52:00Z">
              <w:tcPr>
                <w:tcW w:w="1766" w:type="dxa"/>
                <w:gridSpan w:val="3"/>
                <w:shd w:val="clear" w:color="auto" w:fill="auto"/>
                <w:noWrap/>
                <w:vAlign w:val="center"/>
              </w:tcPr>
            </w:tcPrChange>
          </w:tcPr>
          <w:p w14:paraId="35D68F2E" w14:textId="4C3AF0F9" w:rsidR="000E4E67" w:rsidRPr="0052167B" w:rsidDel="007E0F89" w:rsidRDefault="000E4E67" w:rsidP="000E4E67">
            <w:pPr>
              <w:spacing w:before="0" w:line="240" w:lineRule="auto"/>
              <w:contextualSpacing w:val="0"/>
              <w:rPr>
                <w:del w:id="21623" w:author="Phuong Truong Thi" w:date="2024-10-08T18:13:00Z"/>
                <w:rFonts w:ascii="Times New Roman" w:eastAsia="Times New Roman" w:hAnsi="Times New Roman"/>
                <w:sz w:val="24"/>
                <w:szCs w:val="24"/>
                <w:lang w:val="vi-VN" w:eastAsia="vi-VN"/>
              </w:rPr>
            </w:pPr>
          </w:p>
        </w:tc>
        <w:tc>
          <w:tcPr>
            <w:tcW w:w="994" w:type="dxa"/>
            <w:tcPrChange w:id="21624" w:author="thu nga" w:date="2024-10-01T10:52:00Z">
              <w:tcPr>
                <w:tcW w:w="790" w:type="dxa"/>
              </w:tcPr>
            </w:tcPrChange>
          </w:tcPr>
          <w:p w14:paraId="3A216736" w14:textId="5EF22587" w:rsidR="000E4E67" w:rsidRPr="0052167B" w:rsidDel="007E0F89" w:rsidRDefault="000E4E67" w:rsidP="000E4E67">
            <w:pPr>
              <w:spacing w:before="0" w:line="240" w:lineRule="auto"/>
              <w:contextualSpacing w:val="0"/>
              <w:jc w:val="center"/>
              <w:rPr>
                <w:del w:id="21625" w:author="Phuong Truong Thi" w:date="2024-10-08T18:13:00Z"/>
                <w:rFonts w:ascii="Times New Roman" w:eastAsia="Times New Roman" w:hAnsi="Times New Roman"/>
                <w:sz w:val="24"/>
                <w:szCs w:val="24"/>
                <w:lang w:val="vi-VN" w:eastAsia="vi-VN"/>
              </w:rPr>
            </w:pPr>
            <w:del w:id="2162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A525D91" w14:textId="2D3FE2C8" w:rsidTr="00E57F75">
        <w:trPr>
          <w:trHeight w:val="276"/>
          <w:del w:id="21627" w:author="Phuong Truong Thi" w:date="2024-10-08T18:13:00Z"/>
          <w:trPrChange w:id="21628" w:author="thu nga" w:date="2024-10-01T10:52:00Z">
            <w:trPr>
              <w:gridAfter w:val="0"/>
              <w:trHeight w:val="276"/>
            </w:trPr>
          </w:trPrChange>
        </w:trPr>
        <w:tc>
          <w:tcPr>
            <w:tcW w:w="670" w:type="dxa"/>
            <w:shd w:val="clear" w:color="auto" w:fill="auto"/>
            <w:vAlign w:val="center"/>
            <w:tcPrChange w:id="21629" w:author="thu nga" w:date="2024-10-01T10:52:00Z">
              <w:tcPr>
                <w:tcW w:w="670" w:type="dxa"/>
                <w:shd w:val="clear" w:color="auto" w:fill="auto"/>
                <w:vAlign w:val="center"/>
              </w:tcPr>
            </w:tcPrChange>
          </w:tcPr>
          <w:p w14:paraId="31B9B4B8" w14:textId="4B532402" w:rsidR="000E4E67" w:rsidRPr="0052167B" w:rsidDel="007E0F89" w:rsidRDefault="000E4E67" w:rsidP="000E4E67">
            <w:pPr>
              <w:pStyle w:val="ListParagraph"/>
              <w:numPr>
                <w:ilvl w:val="0"/>
                <w:numId w:val="63"/>
              </w:numPr>
              <w:spacing w:before="0" w:line="240" w:lineRule="auto"/>
              <w:contextualSpacing w:val="0"/>
              <w:jc w:val="left"/>
              <w:rPr>
                <w:del w:id="21630" w:author="Phuong Truong Thi" w:date="2024-10-08T18:13:00Z"/>
                <w:rFonts w:eastAsia="Times New Roman"/>
                <w:szCs w:val="24"/>
                <w:lang w:val="vi-VN" w:eastAsia="vi-VN"/>
              </w:rPr>
            </w:pPr>
          </w:p>
        </w:tc>
        <w:tc>
          <w:tcPr>
            <w:tcW w:w="2097" w:type="dxa"/>
            <w:gridSpan w:val="2"/>
            <w:shd w:val="clear" w:color="auto" w:fill="auto"/>
            <w:vAlign w:val="center"/>
            <w:tcPrChange w:id="21631" w:author="thu nga" w:date="2024-10-01T10:52:00Z">
              <w:tcPr>
                <w:tcW w:w="2097" w:type="dxa"/>
                <w:gridSpan w:val="3"/>
                <w:shd w:val="clear" w:color="auto" w:fill="auto"/>
                <w:vAlign w:val="center"/>
              </w:tcPr>
            </w:tcPrChange>
          </w:tcPr>
          <w:p w14:paraId="3C56B5EF" w14:textId="7A1203DD" w:rsidR="000E4E67" w:rsidRPr="0052167B" w:rsidDel="007E0F89" w:rsidRDefault="000E4E67" w:rsidP="000E4E67">
            <w:pPr>
              <w:spacing w:before="0" w:line="240" w:lineRule="auto"/>
              <w:contextualSpacing w:val="0"/>
              <w:rPr>
                <w:del w:id="21632" w:author="Phuong Truong Thi" w:date="2024-10-08T18:13:00Z"/>
                <w:rFonts w:ascii="Times New Roman" w:hAnsi="Times New Roman"/>
                <w:sz w:val="24"/>
                <w:szCs w:val="24"/>
              </w:rPr>
            </w:pPr>
            <w:del w:id="21633" w:author="Phuong Truong Thi" w:date="2024-10-08T18:13:00Z">
              <w:r w:rsidRPr="0052167B" w:rsidDel="007E0F89">
                <w:rPr>
                  <w:rFonts w:ascii="Times New Roman" w:hAnsi="Times New Roman"/>
                  <w:sz w:val="24"/>
                  <w:szCs w:val="24"/>
                </w:rPr>
                <w:delText>EOP_TD online mở mới trong tháng</w:delText>
              </w:r>
            </w:del>
          </w:p>
        </w:tc>
        <w:tc>
          <w:tcPr>
            <w:tcW w:w="2230" w:type="dxa"/>
            <w:vAlign w:val="center"/>
            <w:tcPrChange w:id="21634" w:author="thu nga" w:date="2024-10-01T10:52:00Z">
              <w:tcPr>
                <w:tcW w:w="2230" w:type="dxa"/>
                <w:vAlign w:val="center"/>
              </w:tcPr>
            </w:tcPrChange>
          </w:tcPr>
          <w:p w14:paraId="71DC4CAC" w14:textId="6AB70525" w:rsidR="000E4E67" w:rsidRPr="0052167B" w:rsidDel="007E0F89" w:rsidRDefault="000E4E67" w:rsidP="000E4E67">
            <w:pPr>
              <w:spacing w:before="0" w:line="240" w:lineRule="auto"/>
              <w:contextualSpacing w:val="0"/>
              <w:rPr>
                <w:del w:id="21635" w:author="Phuong Truong Thi" w:date="2024-10-08T18:13:00Z"/>
                <w:rFonts w:ascii="Times New Roman" w:eastAsia="Times New Roman" w:hAnsi="Times New Roman"/>
                <w:sz w:val="24"/>
                <w:szCs w:val="24"/>
                <w:lang w:eastAsia="vi-VN"/>
              </w:rPr>
            </w:pPr>
            <w:del w:id="21636" w:author="Phuong Truong Thi" w:date="2024-10-08T18:13:00Z">
              <w:r w:rsidRPr="0052167B" w:rsidDel="007E0F89">
                <w:rPr>
                  <w:rFonts w:ascii="Times New Roman" w:hAnsi="Times New Roman"/>
                  <w:sz w:val="24"/>
                  <w:szCs w:val="24"/>
                </w:rPr>
                <w:delText>Tổng số dư cuối kỳ các tài khoản TD  (Category là Saving) (Cả nội và ngoại tệ) cthangs trước</w:delText>
              </w:r>
            </w:del>
          </w:p>
        </w:tc>
        <w:tc>
          <w:tcPr>
            <w:tcW w:w="1070" w:type="dxa"/>
            <w:tcPrChange w:id="21637" w:author="thu nga" w:date="2024-10-01T10:52:00Z">
              <w:tcPr>
                <w:tcW w:w="1070" w:type="dxa"/>
              </w:tcPr>
            </w:tcPrChange>
          </w:tcPr>
          <w:p w14:paraId="2CB3F792" w14:textId="51DFDA88" w:rsidR="000E4E67" w:rsidRPr="0052167B" w:rsidDel="007E0F89" w:rsidRDefault="000E4E67" w:rsidP="000E4E67">
            <w:pPr>
              <w:spacing w:before="0" w:line="240" w:lineRule="auto"/>
              <w:contextualSpacing w:val="0"/>
              <w:rPr>
                <w:del w:id="21638" w:author="Phuong Truong Thi" w:date="2024-10-08T18:13:00Z"/>
                <w:rFonts w:ascii="Times New Roman" w:eastAsia="Times New Roman" w:hAnsi="Times New Roman"/>
                <w:sz w:val="24"/>
                <w:szCs w:val="24"/>
                <w:lang w:eastAsia="vi-VN"/>
              </w:rPr>
            </w:pPr>
            <w:ins w:id="21639" w:author="thu nga" w:date="2024-09-30T15:54:00Z">
              <w:del w:id="21640" w:author="Phuong Truong Thi" w:date="2024-10-08T18:13:00Z">
                <w:r w:rsidRPr="006D01A3" w:rsidDel="007E0F89">
                  <w:rPr>
                    <w:rFonts w:ascii="Times New Roman" w:eastAsia="Times New Roman" w:hAnsi="Times New Roman"/>
                    <w:sz w:val="24"/>
                    <w:szCs w:val="24"/>
                    <w:lang w:val="vi-VN" w:eastAsia="vi-VN"/>
                  </w:rPr>
                  <w:delText>CRM</w:delText>
                </w:r>
              </w:del>
            </w:ins>
          </w:p>
        </w:tc>
        <w:tc>
          <w:tcPr>
            <w:tcW w:w="1111" w:type="dxa"/>
            <w:tcPrChange w:id="21641" w:author="thu nga" w:date="2024-10-01T10:52:00Z">
              <w:tcPr>
                <w:tcW w:w="1896" w:type="dxa"/>
                <w:gridSpan w:val="2"/>
              </w:tcPr>
            </w:tcPrChange>
          </w:tcPr>
          <w:p w14:paraId="658E696A" w14:textId="0B402EC8" w:rsidR="000E4E67" w:rsidRPr="0052167B" w:rsidDel="007E0F89" w:rsidRDefault="000E4E67" w:rsidP="000E4E67">
            <w:pPr>
              <w:spacing w:before="0" w:line="240" w:lineRule="auto"/>
              <w:contextualSpacing w:val="0"/>
              <w:rPr>
                <w:del w:id="21642" w:author="Phuong Truong Thi" w:date="2024-10-08T18:13:00Z"/>
                <w:rFonts w:ascii="Times New Roman" w:eastAsia="Times New Roman" w:hAnsi="Times New Roman"/>
                <w:sz w:val="24"/>
                <w:szCs w:val="24"/>
                <w:lang w:eastAsia="vi-VN"/>
              </w:rPr>
            </w:pPr>
            <w:ins w:id="21643" w:author="thu nga" w:date="2024-10-01T10:19:00Z">
              <w:del w:id="21644" w:author="Phuong Truong Thi" w:date="2024-10-08T18:13:00Z">
                <w:r w:rsidRPr="00A17111" w:rsidDel="007E0F89">
                  <w:rPr>
                    <w:rFonts w:ascii="Times New Roman" w:eastAsia="Times New Roman" w:hAnsi="Times New Roman"/>
                    <w:sz w:val="24"/>
                    <w:szCs w:val="24"/>
                    <w:lang w:eastAsia="vi-VN"/>
                  </w:rPr>
                  <w:delText>Currency</w:delText>
                </w:r>
              </w:del>
            </w:ins>
            <w:del w:id="2164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646" w:author="thu nga" w:date="2024-10-01T10:52:00Z">
              <w:tcPr>
                <w:tcW w:w="1766" w:type="dxa"/>
                <w:gridSpan w:val="3"/>
                <w:shd w:val="clear" w:color="auto" w:fill="auto"/>
                <w:noWrap/>
                <w:vAlign w:val="center"/>
              </w:tcPr>
            </w:tcPrChange>
          </w:tcPr>
          <w:p w14:paraId="236EEE50" w14:textId="384F5505" w:rsidR="000E4E67" w:rsidRPr="0052167B" w:rsidDel="007E0F89" w:rsidRDefault="000E4E67" w:rsidP="000E4E67">
            <w:pPr>
              <w:spacing w:before="0" w:line="240" w:lineRule="auto"/>
              <w:contextualSpacing w:val="0"/>
              <w:rPr>
                <w:del w:id="21647" w:author="Phuong Truong Thi" w:date="2024-10-08T18:13:00Z"/>
                <w:rFonts w:ascii="Times New Roman" w:eastAsia="Times New Roman" w:hAnsi="Times New Roman"/>
                <w:sz w:val="24"/>
                <w:szCs w:val="24"/>
                <w:lang w:val="vi-VN" w:eastAsia="vi-VN"/>
              </w:rPr>
            </w:pPr>
          </w:p>
        </w:tc>
        <w:tc>
          <w:tcPr>
            <w:tcW w:w="994" w:type="dxa"/>
            <w:tcPrChange w:id="21648" w:author="thu nga" w:date="2024-10-01T10:52:00Z">
              <w:tcPr>
                <w:tcW w:w="790" w:type="dxa"/>
              </w:tcPr>
            </w:tcPrChange>
          </w:tcPr>
          <w:p w14:paraId="683EBFD6" w14:textId="26D750B4" w:rsidR="000E4E67" w:rsidRPr="0052167B" w:rsidDel="007E0F89" w:rsidRDefault="000E4E67" w:rsidP="000E4E67">
            <w:pPr>
              <w:spacing w:before="0" w:line="240" w:lineRule="auto"/>
              <w:contextualSpacing w:val="0"/>
              <w:jc w:val="center"/>
              <w:rPr>
                <w:del w:id="21649" w:author="Phuong Truong Thi" w:date="2024-10-08T18:13:00Z"/>
                <w:rFonts w:ascii="Times New Roman" w:eastAsia="Times New Roman" w:hAnsi="Times New Roman"/>
                <w:sz w:val="24"/>
                <w:szCs w:val="24"/>
                <w:lang w:val="vi-VN" w:eastAsia="vi-VN"/>
              </w:rPr>
            </w:pPr>
            <w:del w:id="21650"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7EF0EB8E" w14:textId="2B0482A7" w:rsidTr="00E57F75">
        <w:tblPrEx>
          <w:tblPrExChange w:id="21651" w:author="thu nga" w:date="2024-10-01T10:52:00Z">
            <w:tblPrEx>
              <w:tblW w:w="9270" w:type="dxa"/>
            </w:tblPrEx>
          </w:tblPrExChange>
        </w:tblPrEx>
        <w:trPr>
          <w:trHeight w:val="276"/>
          <w:del w:id="21652" w:author="Phuong Truong Thi" w:date="2024-10-08T18:13:00Z"/>
          <w:trPrChange w:id="21653" w:author="thu nga" w:date="2024-10-01T10:52:00Z">
            <w:trPr>
              <w:gridBefore w:val="2"/>
              <w:trHeight w:val="276"/>
            </w:trPr>
          </w:trPrChange>
        </w:trPr>
        <w:tc>
          <w:tcPr>
            <w:tcW w:w="1092" w:type="dxa"/>
            <w:gridSpan w:val="2"/>
            <w:tcPrChange w:id="21654" w:author="thu nga" w:date="2024-10-01T10:52:00Z">
              <w:tcPr>
                <w:tcW w:w="1030" w:type="dxa"/>
              </w:tcPr>
            </w:tcPrChange>
          </w:tcPr>
          <w:p w14:paraId="5DAB6EEF" w14:textId="06EBE0E3" w:rsidR="007B7F57" w:rsidRPr="0052167B" w:rsidDel="007E0F89" w:rsidRDefault="007B7F57" w:rsidP="007B7F57">
            <w:pPr>
              <w:spacing w:before="0" w:line="240" w:lineRule="auto"/>
              <w:contextualSpacing w:val="0"/>
              <w:jc w:val="left"/>
              <w:rPr>
                <w:del w:id="21655" w:author="Phuong Truong Thi" w:date="2024-10-08T18:13:00Z"/>
                <w:rFonts w:ascii="Times New Roman" w:eastAsia="Times New Roman" w:hAnsi="Times New Roman"/>
                <w:sz w:val="24"/>
                <w:szCs w:val="24"/>
                <w:lang w:eastAsia="vi-VN"/>
              </w:rPr>
            </w:pPr>
          </w:p>
        </w:tc>
        <w:tc>
          <w:tcPr>
            <w:tcW w:w="8214" w:type="dxa"/>
            <w:gridSpan w:val="6"/>
            <w:tcPrChange w:id="21656" w:author="thu nga" w:date="2024-10-01T10:52:00Z">
              <w:tcPr>
                <w:tcW w:w="9270" w:type="dxa"/>
                <w:gridSpan w:val="10"/>
              </w:tcPr>
            </w:tcPrChange>
          </w:tcPr>
          <w:p w14:paraId="4407EBE1" w14:textId="1BC9E28A" w:rsidR="007B7F57" w:rsidRPr="0052167B" w:rsidDel="007E0F89" w:rsidRDefault="007B7F57" w:rsidP="007B7F57">
            <w:pPr>
              <w:spacing w:before="0" w:line="240" w:lineRule="auto"/>
              <w:contextualSpacing w:val="0"/>
              <w:jc w:val="left"/>
              <w:rPr>
                <w:del w:id="21657" w:author="Phuong Truong Thi" w:date="2024-10-08T18:13:00Z"/>
                <w:rFonts w:ascii="Times New Roman" w:eastAsia="Times New Roman" w:hAnsi="Times New Roman"/>
                <w:sz w:val="24"/>
                <w:szCs w:val="24"/>
                <w:lang w:eastAsia="vi-VN"/>
              </w:rPr>
            </w:pPr>
            <w:del w:id="21658" w:author="Phuong Truong Thi" w:date="2024-10-08T18:13:00Z">
              <w:r w:rsidRPr="0052167B" w:rsidDel="007E0F89">
                <w:rPr>
                  <w:rFonts w:ascii="Times New Roman" w:eastAsia="Times New Roman" w:hAnsi="Times New Roman"/>
                  <w:sz w:val="24"/>
                  <w:szCs w:val="24"/>
                  <w:lang w:eastAsia="vi-VN"/>
                </w:rPr>
                <w:delText>Bond &amp; MF</w:delText>
              </w:r>
            </w:del>
          </w:p>
        </w:tc>
      </w:tr>
      <w:tr w:rsidR="000E4E67" w:rsidRPr="0052167B" w:rsidDel="007E0F89" w14:paraId="3B0395AA" w14:textId="0D149997" w:rsidTr="00E57F75">
        <w:trPr>
          <w:trHeight w:val="276"/>
          <w:del w:id="21659" w:author="Phuong Truong Thi" w:date="2024-10-08T18:13:00Z"/>
          <w:trPrChange w:id="21660" w:author="thu nga" w:date="2024-10-01T10:52:00Z">
            <w:trPr>
              <w:gridAfter w:val="0"/>
              <w:trHeight w:val="276"/>
            </w:trPr>
          </w:trPrChange>
        </w:trPr>
        <w:tc>
          <w:tcPr>
            <w:tcW w:w="670" w:type="dxa"/>
            <w:shd w:val="clear" w:color="auto" w:fill="auto"/>
            <w:vAlign w:val="center"/>
            <w:tcPrChange w:id="21661" w:author="thu nga" w:date="2024-10-01T10:52:00Z">
              <w:tcPr>
                <w:tcW w:w="670" w:type="dxa"/>
                <w:shd w:val="clear" w:color="auto" w:fill="auto"/>
                <w:vAlign w:val="center"/>
              </w:tcPr>
            </w:tcPrChange>
          </w:tcPr>
          <w:p w14:paraId="6B9AD510" w14:textId="6715152F" w:rsidR="000E4E67" w:rsidRPr="0052167B" w:rsidDel="007E0F89" w:rsidRDefault="000E4E67" w:rsidP="000E4E67">
            <w:pPr>
              <w:pStyle w:val="ListParagraph"/>
              <w:numPr>
                <w:ilvl w:val="0"/>
                <w:numId w:val="63"/>
              </w:numPr>
              <w:spacing w:before="0" w:line="240" w:lineRule="auto"/>
              <w:contextualSpacing w:val="0"/>
              <w:jc w:val="left"/>
              <w:rPr>
                <w:del w:id="21662" w:author="Phuong Truong Thi" w:date="2024-10-08T18:13:00Z"/>
                <w:rFonts w:eastAsia="Times New Roman"/>
                <w:szCs w:val="24"/>
                <w:lang w:val="vi-VN" w:eastAsia="vi-VN"/>
              </w:rPr>
            </w:pPr>
          </w:p>
        </w:tc>
        <w:tc>
          <w:tcPr>
            <w:tcW w:w="2097" w:type="dxa"/>
            <w:gridSpan w:val="2"/>
            <w:shd w:val="clear" w:color="auto" w:fill="auto"/>
            <w:vAlign w:val="center"/>
            <w:tcPrChange w:id="21663" w:author="thu nga" w:date="2024-10-01T10:52:00Z">
              <w:tcPr>
                <w:tcW w:w="2097" w:type="dxa"/>
                <w:gridSpan w:val="3"/>
                <w:shd w:val="clear" w:color="auto" w:fill="auto"/>
                <w:vAlign w:val="center"/>
              </w:tcPr>
            </w:tcPrChange>
          </w:tcPr>
          <w:p w14:paraId="2DECAB25" w14:textId="30DD85A2" w:rsidR="000E4E67" w:rsidRPr="0052167B" w:rsidDel="007E0F89" w:rsidRDefault="000E4E67" w:rsidP="000E4E67">
            <w:pPr>
              <w:spacing w:before="0" w:line="240" w:lineRule="auto"/>
              <w:contextualSpacing w:val="0"/>
              <w:rPr>
                <w:del w:id="21664" w:author="Phuong Truong Thi" w:date="2024-10-08T18:13:00Z"/>
                <w:rFonts w:ascii="Times New Roman" w:hAnsi="Times New Roman"/>
                <w:sz w:val="24"/>
                <w:szCs w:val="24"/>
              </w:rPr>
            </w:pPr>
            <w:del w:id="21665" w:author="Phuong Truong Thi" w:date="2024-10-08T18:13:00Z">
              <w:r w:rsidRPr="0052167B" w:rsidDel="007E0F89">
                <w:rPr>
                  <w:rFonts w:ascii="Times New Roman" w:hAnsi="Times New Roman"/>
                  <w:sz w:val="24"/>
                  <w:szCs w:val="24"/>
                </w:rPr>
                <w:delText>Số dư Bond ngày báo cáo</w:delText>
              </w:r>
            </w:del>
          </w:p>
        </w:tc>
        <w:tc>
          <w:tcPr>
            <w:tcW w:w="2230" w:type="dxa"/>
            <w:vAlign w:val="center"/>
            <w:tcPrChange w:id="21666" w:author="thu nga" w:date="2024-10-01T10:52:00Z">
              <w:tcPr>
                <w:tcW w:w="2230" w:type="dxa"/>
                <w:vAlign w:val="center"/>
              </w:tcPr>
            </w:tcPrChange>
          </w:tcPr>
          <w:p w14:paraId="419AC8CD" w14:textId="397750DE" w:rsidR="000E4E67" w:rsidRPr="0052167B" w:rsidDel="007E0F89" w:rsidRDefault="000E4E67" w:rsidP="000E4E67">
            <w:pPr>
              <w:spacing w:before="0" w:line="240" w:lineRule="auto"/>
              <w:contextualSpacing w:val="0"/>
              <w:rPr>
                <w:del w:id="21667" w:author="Phuong Truong Thi" w:date="2024-10-08T18:13:00Z"/>
                <w:rFonts w:ascii="Times New Roman" w:eastAsia="Times New Roman" w:hAnsi="Times New Roman"/>
                <w:sz w:val="24"/>
                <w:szCs w:val="24"/>
                <w:lang w:eastAsia="vi-VN"/>
              </w:rPr>
            </w:pPr>
            <w:del w:id="21668" w:author="Phuong Truong Thi" w:date="2024-10-08T18:13:00Z">
              <w:r w:rsidRPr="0052167B" w:rsidDel="007E0F89">
                <w:rPr>
                  <w:rFonts w:ascii="Times New Roman" w:hAnsi="Times New Roman"/>
                  <w:sz w:val="24"/>
                  <w:szCs w:val="24"/>
                </w:rPr>
                <w:delText>Tổng số dư các hợp đồng bond của KH tại ngày báo cáo</w:delText>
              </w:r>
            </w:del>
          </w:p>
        </w:tc>
        <w:tc>
          <w:tcPr>
            <w:tcW w:w="1070" w:type="dxa"/>
            <w:tcPrChange w:id="21669" w:author="thu nga" w:date="2024-10-01T10:52:00Z">
              <w:tcPr>
                <w:tcW w:w="1070" w:type="dxa"/>
              </w:tcPr>
            </w:tcPrChange>
          </w:tcPr>
          <w:p w14:paraId="672C59E5" w14:textId="395FB415" w:rsidR="000E4E67" w:rsidRPr="0052167B" w:rsidDel="007E0F89" w:rsidRDefault="000E4E67" w:rsidP="000E4E67">
            <w:pPr>
              <w:spacing w:before="0" w:line="240" w:lineRule="auto"/>
              <w:contextualSpacing w:val="0"/>
              <w:rPr>
                <w:del w:id="21670" w:author="Phuong Truong Thi" w:date="2024-10-08T18:13:00Z"/>
                <w:rFonts w:ascii="Times New Roman" w:eastAsia="Times New Roman" w:hAnsi="Times New Roman"/>
                <w:sz w:val="24"/>
                <w:szCs w:val="24"/>
                <w:lang w:eastAsia="vi-VN"/>
              </w:rPr>
            </w:pPr>
            <w:ins w:id="21671" w:author="thu nga" w:date="2024-09-30T15:54:00Z">
              <w:del w:id="21672" w:author="Phuong Truong Thi" w:date="2024-10-08T18:13:00Z">
                <w:r w:rsidRPr="00706851" w:rsidDel="007E0F89">
                  <w:rPr>
                    <w:rFonts w:ascii="Times New Roman" w:eastAsia="Times New Roman" w:hAnsi="Times New Roman"/>
                    <w:sz w:val="24"/>
                    <w:szCs w:val="24"/>
                    <w:lang w:val="vi-VN" w:eastAsia="vi-VN"/>
                  </w:rPr>
                  <w:delText>CRM</w:delText>
                </w:r>
              </w:del>
            </w:ins>
          </w:p>
        </w:tc>
        <w:tc>
          <w:tcPr>
            <w:tcW w:w="1111" w:type="dxa"/>
            <w:tcPrChange w:id="21673" w:author="thu nga" w:date="2024-10-01T10:52:00Z">
              <w:tcPr>
                <w:tcW w:w="1896" w:type="dxa"/>
                <w:gridSpan w:val="2"/>
              </w:tcPr>
            </w:tcPrChange>
          </w:tcPr>
          <w:p w14:paraId="6B6E664F" w14:textId="5876248D" w:rsidR="000E4E67" w:rsidRPr="0052167B" w:rsidDel="007E0F89" w:rsidRDefault="000E4E67" w:rsidP="000E4E67">
            <w:pPr>
              <w:spacing w:before="0" w:line="240" w:lineRule="auto"/>
              <w:contextualSpacing w:val="0"/>
              <w:rPr>
                <w:del w:id="21674" w:author="Phuong Truong Thi" w:date="2024-10-08T18:13:00Z"/>
                <w:rFonts w:ascii="Times New Roman" w:eastAsia="Times New Roman" w:hAnsi="Times New Roman"/>
                <w:sz w:val="24"/>
                <w:szCs w:val="24"/>
                <w:lang w:eastAsia="vi-VN"/>
              </w:rPr>
            </w:pPr>
            <w:ins w:id="21675" w:author="thu nga" w:date="2024-10-01T10:19:00Z">
              <w:del w:id="21676" w:author="Phuong Truong Thi" w:date="2024-10-08T18:13:00Z">
                <w:r w:rsidRPr="00065F6A" w:rsidDel="007E0F89">
                  <w:rPr>
                    <w:rFonts w:ascii="Times New Roman" w:eastAsia="Times New Roman" w:hAnsi="Times New Roman"/>
                    <w:sz w:val="24"/>
                    <w:szCs w:val="24"/>
                    <w:lang w:eastAsia="vi-VN"/>
                  </w:rPr>
                  <w:delText>Currency</w:delText>
                </w:r>
              </w:del>
            </w:ins>
            <w:del w:id="2167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678" w:author="thu nga" w:date="2024-10-01T10:52:00Z">
              <w:tcPr>
                <w:tcW w:w="1766" w:type="dxa"/>
                <w:gridSpan w:val="3"/>
                <w:shd w:val="clear" w:color="auto" w:fill="auto"/>
                <w:noWrap/>
                <w:vAlign w:val="center"/>
              </w:tcPr>
            </w:tcPrChange>
          </w:tcPr>
          <w:p w14:paraId="0557C390" w14:textId="47651BE0" w:rsidR="000E4E67" w:rsidRPr="0052167B" w:rsidDel="007E0F89" w:rsidRDefault="000E4E67" w:rsidP="000E4E67">
            <w:pPr>
              <w:spacing w:before="0" w:line="240" w:lineRule="auto"/>
              <w:contextualSpacing w:val="0"/>
              <w:rPr>
                <w:del w:id="21679" w:author="Phuong Truong Thi" w:date="2024-10-08T18:13:00Z"/>
                <w:rFonts w:ascii="Times New Roman" w:eastAsia="Times New Roman" w:hAnsi="Times New Roman"/>
                <w:sz w:val="24"/>
                <w:szCs w:val="24"/>
                <w:lang w:val="vi-VN" w:eastAsia="vi-VN"/>
              </w:rPr>
            </w:pPr>
          </w:p>
        </w:tc>
        <w:tc>
          <w:tcPr>
            <w:tcW w:w="994" w:type="dxa"/>
            <w:tcPrChange w:id="21680" w:author="thu nga" w:date="2024-10-01T10:52:00Z">
              <w:tcPr>
                <w:tcW w:w="790" w:type="dxa"/>
              </w:tcPr>
            </w:tcPrChange>
          </w:tcPr>
          <w:p w14:paraId="06CE7FA5" w14:textId="3644EBBE" w:rsidR="000E4E67" w:rsidRPr="0052167B" w:rsidDel="007E0F89" w:rsidRDefault="000E4E67" w:rsidP="000E4E67">
            <w:pPr>
              <w:spacing w:before="0" w:line="240" w:lineRule="auto"/>
              <w:contextualSpacing w:val="0"/>
              <w:jc w:val="center"/>
              <w:rPr>
                <w:del w:id="21681" w:author="Phuong Truong Thi" w:date="2024-10-08T18:13:00Z"/>
                <w:rFonts w:ascii="Times New Roman" w:eastAsia="Times New Roman" w:hAnsi="Times New Roman"/>
                <w:sz w:val="24"/>
                <w:szCs w:val="24"/>
                <w:lang w:val="vi-VN" w:eastAsia="vi-VN"/>
              </w:rPr>
            </w:pPr>
            <w:del w:id="2168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99553CD" w14:textId="3E20BB87" w:rsidTr="00E57F75">
        <w:trPr>
          <w:trHeight w:val="276"/>
          <w:del w:id="21683" w:author="Phuong Truong Thi" w:date="2024-10-08T18:13:00Z"/>
          <w:trPrChange w:id="21684" w:author="thu nga" w:date="2024-10-01T10:52:00Z">
            <w:trPr>
              <w:gridAfter w:val="0"/>
              <w:trHeight w:val="276"/>
            </w:trPr>
          </w:trPrChange>
        </w:trPr>
        <w:tc>
          <w:tcPr>
            <w:tcW w:w="670" w:type="dxa"/>
            <w:shd w:val="clear" w:color="auto" w:fill="auto"/>
            <w:vAlign w:val="center"/>
            <w:tcPrChange w:id="21685" w:author="thu nga" w:date="2024-10-01T10:52:00Z">
              <w:tcPr>
                <w:tcW w:w="670" w:type="dxa"/>
                <w:shd w:val="clear" w:color="auto" w:fill="auto"/>
                <w:vAlign w:val="center"/>
              </w:tcPr>
            </w:tcPrChange>
          </w:tcPr>
          <w:p w14:paraId="1391617E" w14:textId="6A54E6DB" w:rsidR="000E4E67" w:rsidRPr="0052167B" w:rsidDel="007E0F89" w:rsidRDefault="000E4E67" w:rsidP="000E4E67">
            <w:pPr>
              <w:pStyle w:val="ListParagraph"/>
              <w:numPr>
                <w:ilvl w:val="0"/>
                <w:numId w:val="63"/>
              </w:numPr>
              <w:spacing w:before="0" w:line="240" w:lineRule="auto"/>
              <w:contextualSpacing w:val="0"/>
              <w:jc w:val="left"/>
              <w:rPr>
                <w:del w:id="21686" w:author="Phuong Truong Thi" w:date="2024-10-08T18:13:00Z"/>
                <w:rFonts w:eastAsia="Times New Roman"/>
                <w:szCs w:val="24"/>
                <w:lang w:val="vi-VN" w:eastAsia="vi-VN"/>
              </w:rPr>
            </w:pPr>
          </w:p>
        </w:tc>
        <w:tc>
          <w:tcPr>
            <w:tcW w:w="2097" w:type="dxa"/>
            <w:gridSpan w:val="2"/>
            <w:shd w:val="clear" w:color="auto" w:fill="auto"/>
            <w:vAlign w:val="center"/>
            <w:tcPrChange w:id="21687" w:author="thu nga" w:date="2024-10-01T10:52:00Z">
              <w:tcPr>
                <w:tcW w:w="2097" w:type="dxa"/>
                <w:gridSpan w:val="3"/>
                <w:shd w:val="clear" w:color="auto" w:fill="auto"/>
                <w:vAlign w:val="center"/>
              </w:tcPr>
            </w:tcPrChange>
          </w:tcPr>
          <w:p w14:paraId="4B55E43B" w14:textId="232F1C74" w:rsidR="000E4E67" w:rsidRPr="0052167B" w:rsidDel="007E0F89" w:rsidRDefault="000E4E67" w:rsidP="000E4E67">
            <w:pPr>
              <w:spacing w:before="0" w:line="240" w:lineRule="auto"/>
              <w:contextualSpacing w:val="0"/>
              <w:rPr>
                <w:del w:id="21688" w:author="Phuong Truong Thi" w:date="2024-10-08T18:13:00Z"/>
                <w:rFonts w:ascii="Times New Roman" w:hAnsi="Times New Roman"/>
                <w:sz w:val="24"/>
                <w:szCs w:val="24"/>
              </w:rPr>
            </w:pPr>
            <w:del w:id="21689" w:author="Phuong Truong Thi" w:date="2024-10-08T18:13:00Z">
              <w:r w:rsidRPr="0052167B" w:rsidDel="007E0F89">
                <w:rPr>
                  <w:rFonts w:ascii="Times New Roman" w:hAnsi="Times New Roman"/>
                  <w:sz w:val="24"/>
                  <w:szCs w:val="24"/>
                </w:rPr>
                <w:delText>Doanh số bán mới Bond</w:delText>
              </w:r>
            </w:del>
          </w:p>
        </w:tc>
        <w:tc>
          <w:tcPr>
            <w:tcW w:w="2230" w:type="dxa"/>
            <w:vAlign w:val="center"/>
            <w:tcPrChange w:id="21690" w:author="thu nga" w:date="2024-10-01T10:52:00Z">
              <w:tcPr>
                <w:tcW w:w="2230" w:type="dxa"/>
                <w:vAlign w:val="center"/>
              </w:tcPr>
            </w:tcPrChange>
          </w:tcPr>
          <w:p w14:paraId="715D8584" w14:textId="0EC0EEE0" w:rsidR="000E4E67" w:rsidRPr="0052167B" w:rsidDel="007E0F89" w:rsidRDefault="000E4E67" w:rsidP="000E4E67">
            <w:pPr>
              <w:spacing w:before="0" w:line="240" w:lineRule="auto"/>
              <w:contextualSpacing w:val="0"/>
              <w:rPr>
                <w:del w:id="21691" w:author="Phuong Truong Thi" w:date="2024-10-08T18:13:00Z"/>
                <w:rFonts w:ascii="Times New Roman" w:eastAsia="Times New Roman" w:hAnsi="Times New Roman"/>
                <w:sz w:val="24"/>
                <w:szCs w:val="24"/>
                <w:lang w:eastAsia="vi-VN"/>
              </w:rPr>
            </w:pPr>
            <w:del w:id="21692" w:author="Phuong Truong Thi" w:date="2024-10-08T18:13:00Z">
              <w:r w:rsidRPr="0052167B" w:rsidDel="007E0F89">
                <w:rPr>
                  <w:rFonts w:ascii="Times New Roman" w:hAnsi="Times New Roman"/>
                  <w:sz w:val="24"/>
                  <w:szCs w:val="24"/>
                </w:rPr>
                <w:delText>Tổng doanh số bán mới trong tháng các hợp đồng Bond của KH đến ngày báo cáo</w:delText>
              </w:r>
            </w:del>
          </w:p>
        </w:tc>
        <w:tc>
          <w:tcPr>
            <w:tcW w:w="1070" w:type="dxa"/>
            <w:tcPrChange w:id="21693" w:author="thu nga" w:date="2024-10-01T10:52:00Z">
              <w:tcPr>
                <w:tcW w:w="1070" w:type="dxa"/>
              </w:tcPr>
            </w:tcPrChange>
          </w:tcPr>
          <w:p w14:paraId="26F62C95" w14:textId="72DFF0DC" w:rsidR="000E4E67" w:rsidRPr="0052167B" w:rsidDel="007E0F89" w:rsidRDefault="000E4E67" w:rsidP="000E4E67">
            <w:pPr>
              <w:spacing w:before="0" w:line="240" w:lineRule="auto"/>
              <w:contextualSpacing w:val="0"/>
              <w:rPr>
                <w:del w:id="21694" w:author="Phuong Truong Thi" w:date="2024-10-08T18:13:00Z"/>
                <w:rFonts w:ascii="Times New Roman" w:eastAsia="Times New Roman" w:hAnsi="Times New Roman"/>
                <w:sz w:val="24"/>
                <w:szCs w:val="24"/>
                <w:lang w:eastAsia="vi-VN"/>
              </w:rPr>
            </w:pPr>
            <w:ins w:id="21695" w:author="thu nga" w:date="2024-09-30T15:54:00Z">
              <w:del w:id="21696" w:author="Phuong Truong Thi" w:date="2024-10-08T18:13:00Z">
                <w:r w:rsidRPr="00706851" w:rsidDel="007E0F89">
                  <w:rPr>
                    <w:rFonts w:ascii="Times New Roman" w:eastAsia="Times New Roman" w:hAnsi="Times New Roman"/>
                    <w:sz w:val="24"/>
                    <w:szCs w:val="24"/>
                    <w:lang w:val="vi-VN" w:eastAsia="vi-VN"/>
                  </w:rPr>
                  <w:delText>CRM</w:delText>
                </w:r>
              </w:del>
            </w:ins>
          </w:p>
        </w:tc>
        <w:tc>
          <w:tcPr>
            <w:tcW w:w="1111" w:type="dxa"/>
            <w:tcPrChange w:id="21697" w:author="thu nga" w:date="2024-10-01T10:52:00Z">
              <w:tcPr>
                <w:tcW w:w="1896" w:type="dxa"/>
                <w:gridSpan w:val="2"/>
              </w:tcPr>
            </w:tcPrChange>
          </w:tcPr>
          <w:p w14:paraId="392193E2" w14:textId="04389E28" w:rsidR="000E4E67" w:rsidRPr="0052167B" w:rsidDel="007E0F89" w:rsidRDefault="000E4E67" w:rsidP="000E4E67">
            <w:pPr>
              <w:spacing w:before="0" w:line="240" w:lineRule="auto"/>
              <w:contextualSpacing w:val="0"/>
              <w:rPr>
                <w:del w:id="21698" w:author="Phuong Truong Thi" w:date="2024-10-08T18:13:00Z"/>
                <w:rFonts w:ascii="Times New Roman" w:eastAsia="Times New Roman" w:hAnsi="Times New Roman"/>
                <w:sz w:val="24"/>
                <w:szCs w:val="24"/>
                <w:lang w:eastAsia="vi-VN"/>
              </w:rPr>
            </w:pPr>
            <w:ins w:id="21699" w:author="thu nga" w:date="2024-10-01T10:19:00Z">
              <w:del w:id="21700" w:author="Phuong Truong Thi" w:date="2024-10-08T18:13:00Z">
                <w:r w:rsidRPr="00065F6A" w:rsidDel="007E0F89">
                  <w:rPr>
                    <w:rFonts w:ascii="Times New Roman" w:eastAsia="Times New Roman" w:hAnsi="Times New Roman"/>
                    <w:sz w:val="24"/>
                    <w:szCs w:val="24"/>
                    <w:lang w:eastAsia="vi-VN"/>
                  </w:rPr>
                  <w:delText>Currency</w:delText>
                </w:r>
              </w:del>
            </w:ins>
            <w:del w:id="2170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702" w:author="thu nga" w:date="2024-10-01T10:52:00Z">
              <w:tcPr>
                <w:tcW w:w="1766" w:type="dxa"/>
                <w:gridSpan w:val="3"/>
                <w:shd w:val="clear" w:color="auto" w:fill="auto"/>
                <w:noWrap/>
                <w:vAlign w:val="center"/>
              </w:tcPr>
            </w:tcPrChange>
          </w:tcPr>
          <w:p w14:paraId="583326E2" w14:textId="0B181503" w:rsidR="000E4E67" w:rsidRPr="0052167B" w:rsidDel="007E0F89" w:rsidRDefault="000E4E67" w:rsidP="000E4E67">
            <w:pPr>
              <w:spacing w:before="0" w:line="240" w:lineRule="auto"/>
              <w:contextualSpacing w:val="0"/>
              <w:rPr>
                <w:del w:id="21703" w:author="Phuong Truong Thi" w:date="2024-10-08T18:13:00Z"/>
                <w:rFonts w:ascii="Times New Roman" w:eastAsia="Times New Roman" w:hAnsi="Times New Roman"/>
                <w:sz w:val="24"/>
                <w:szCs w:val="24"/>
                <w:lang w:val="vi-VN" w:eastAsia="vi-VN"/>
              </w:rPr>
            </w:pPr>
          </w:p>
        </w:tc>
        <w:tc>
          <w:tcPr>
            <w:tcW w:w="994" w:type="dxa"/>
            <w:tcPrChange w:id="21704" w:author="thu nga" w:date="2024-10-01T10:52:00Z">
              <w:tcPr>
                <w:tcW w:w="790" w:type="dxa"/>
              </w:tcPr>
            </w:tcPrChange>
          </w:tcPr>
          <w:p w14:paraId="47C69D82" w14:textId="0DF654D2" w:rsidR="000E4E67" w:rsidRPr="0052167B" w:rsidDel="007E0F89" w:rsidRDefault="000E4E67" w:rsidP="000E4E67">
            <w:pPr>
              <w:spacing w:before="0" w:line="240" w:lineRule="auto"/>
              <w:contextualSpacing w:val="0"/>
              <w:jc w:val="center"/>
              <w:rPr>
                <w:del w:id="21705" w:author="Phuong Truong Thi" w:date="2024-10-08T18:13:00Z"/>
                <w:rFonts w:ascii="Times New Roman" w:eastAsia="Times New Roman" w:hAnsi="Times New Roman"/>
                <w:sz w:val="24"/>
                <w:szCs w:val="24"/>
                <w:lang w:val="vi-VN" w:eastAsia="vi-VN"/>
              </w:rPr>
            </w:pPr>
            <w:del w:id="2170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154B056" w14:textId="277FE9B8" w:rsidTr="00E57F75">
        <w:trPr>
          <w:trHeight w:val="276"/>
          <w:del w:id="21707" w:author="Phuong Truong Thi" w:date="2024-10-08T18:13:00Z"/>
          <w:trPrChange w:id="21708" w:author="thu nga" w:date="2024-10-01T10:52:00Z">
            <w:trPr>
              <w:gridAfter w:val="0"/>
              <w:trHeight w:val="276"/>
            </w:trPr>
          </w:trPrChange>
        </w:trPr>
        <w:tc>
          <w:tcPr>
            <w:tcW w:w="670" w:type="dxa"/>
            <w:shd w:val="clear" w:color="auto" w:fill="auto"/>
            <w:vAlign w:val="center"/>
            <w:tcPrChange w:id="21709" w:author="thu nga" w:date="2024-10-01T10:52:00Z">
              <w:tcPr>
                <w:tcW w:w="670" w:type="dxa"/>
                <w:shd w:val="clear" w:color="auto" w:fill="auto"/>
                <w:vAlign w:val="center"/>
              </w:tcPr>
            </w:tcPrChange>
          </w:tcPr>
          <w:p w14:paraId="60BCB590" w14:textId="08C70F93" w:rsidR="000E4E67" w:rsidRPr="0052167B" w:rsidDel="007E0F89" w:rsidRDefault="000E4E67" w:rsidP="000E4E67">
            <w:pPr>
              <w:pStyle w:val="ListParagraph"/>
              <w:numPr>
                <w:ilvl w:val="0"/>
                <w:numId w:val="63"/>
              </w:numPr>
              <w:spacing w:before="0" w:line="240" w:lineRule="auto"/>
              <w:contextualSpacing w:val="0"/>
              <w:jc w:val="left"/>
              <w:rPr>
                <w:del w:id="21710" w:author="Phuong Truong Thi" w:date="2024-10-08T18:13:00Z"/>
                <w:rFonts w:eastAsia="Times New Roman"/>
                <w:szCs w:val="24"/>
                <w:lang w:val="vi-VN" w:eastAsia="vi-VN"/>
              </w:rPr>
            </w:pPr>
          </w:p>
        </w:tc>
        <w:tc>
          <w:tcPr>
            <w:tcW w:w="2097" w:type="dxa"/>
            <w:gridSpan w:val="2"/>
            <w:shd w:val="clear" w:color="auto" w:fill="auto"/>
            <w:vAlign w:val="center"/>
            <w:tcPrChange w:id="21711" w:author="thu nga" w:date="2024-10-01T10:52:00Z">
              <w:tcPr>
                <w:tcW w:w="2097" w:type="dxa"/>
                <w:gridSpan w:val="3"/>
                <w:shd w:val="clear" w:color="auto" w:fill="auto"/>
                <w:vAlign w:val="center"/>
              </w:tcPr>
            </w:tcPrChange>
          </w:tcPr>
          <w:p w14:paraId="428E4A33" w14:textId="57792169" w:rsidR="000E4E67" w:rsidRPr="00126368" w:rsidDel="007E0F89" w:rsidRDefault="000E4E67" w:rsidP="000E4E67">
            <w:pPr>
              <w:spacing w:before="0" w:line="240" w:lineRule="auto"/>
              <w:contextualSpacing w:val="0"/>
              <w:rPr>
                <w:del w:id="21712" w:author="Phuong Truong Thi" w:date="2024-10-08T18:13:00Z"/>
                <w:rFonts w:ascii="Times New Roman" w:hAnsi="Times New Roman"/>
                <w:sz w:val="24"/>
                <w:szCs w:val="24"/>
                <w:lang w:val="vi-VN"/>
              </w:rPr>
            </w:pPr>
            <w:del w:id="21713" w:author="Phuong Truong Thi" w:date="2024-10-08T18:13:00Z">
              <w:r w:rsidRPr="00126368" w:rsidDel="007E0F89">
                <w:rPr>
                  <w:rFonts w:ascii="Times New Roman" w:hAnsi="Times New Roman"/>
                  <w:sz w:val="24"/>
                  <w:szCs w:val="24"/>
                  <w:lang w:val="vi-VN"/>
                </w:rPr>
                <w:delText xml:space="preserve">Doanh số bán  mới MF </w:delText>
              </w:r>
            </w:del>
          </w:p>
        </w:tc>
        <w:tc>
          <w:tcPr>
            <w:tcW w:w="2230" w:type="dxa"/>
            <w:vAlign w:val="center"/>
            <w:tcPrChange w:id="21714" w:author="thu nga" w:date="2024-10-01T10:52:00Z">
              <w:tcPr>
                <w:tcW w:w="2230" w:type="dxa"/>
                <w:vAlign w:val="center"/>
              </w:tcPr>
            </w:tcPrChange>
          </w:tcPr>
          <w:p w14:paraId="1C1347AA" w14:textId="0C853B3F" w:rsidR="000E4E67" w:rsidRPr="00126368" w:rsidDel="007E0F89" w:rsidRDefault="000E4E67" w:rsidP="000E4E67">
            <w:pPr>
              <w:spacing w:before="0" w:line="240" w:lineRule="auto"/>
              <w:contextualSpacing w:val="0"/>
              <w:rPr>
                <w:del w:id="21715" w:author="Phuong Truong Thi" w:date="2024-10-08T18:13:00Z"/>
                <w:rFonts w:ascii="Times New Roman" w:eastAsia="Times New Roman" w:hAnsi="Times New Roman"/>
                <w:sz w:val="24"/>
                <w:szCs w:val="24"/>
                <w:lang w:val="vi-VN" w:eastAsia="vi-VN"/>
              </w:rPr>
            </w:pPr>
            <w:del w:id="21716" w:author="Phuong Truong Thi" w:date="2024-10-08T18:13:00Z">
              <w:r w:rsidRPr="00126368" w:rsidDel="007E0F89">
                <w:rPr>
                  <w:rFonts w:ascii="Times New Roman" w:hAnsi="Times New Roman"/>
                  <w:sz w:val="24"/>
                  <w:szCs w:val="24"/>
                  <w:lang w:val="vi-VN"/>
                </w:rPr>
                <w:delText>Tổng doanh số bán mới trong tháng các hợp đồng MF của KH đến ngày báo cáo</w:delText>
              </w:r>
            </w:del>
          </w:p>
        </w:tc>
        <w:tc>
          <w:tcPr>
            <w:tcW w:w="1070" w:type="dxa"/>
            <w:tcPrChange w:id="21717" w:author="thu nga" w:date="2024-10-01T10:52:00Z">
              <w:tcPr>
                <w:tcW w:w="1070" w:type="dxa"/>
              </w:tcPr>
            </w:tcPrChange>
          </w:tcPr>
          <w:p w14:paraId="5666A38E" w14:textId="750F2145" w:rsidR="000E4E67" w:rsidRPr="0052167B" w:rsidDel="007E0F89" w:rsidRDefault="000E4E67" w:rsidP="000E4E67">
            <w:pPr>
              <w:spacing w:before="0" w:line="240" w:lineRule="auto"/>
              <w:contextualSpacing w:val="0"/>
              <w:rPr>
                <w:del w:id="21718" w:author="Phuong Truong Thi" w:date="2024-10-08T18:13:00Z"/>
                <w:rFonts w:ascii="Times New Roman" w:eastAsia="Times New Roman" w:hAnsi="Times New Roman"/>
                <w:sz w:val="24"/>
                <w:szCs w:val="24"/>
                <w:lang w:eastAsia="vi-VN"/>
              </w:rPr>
            </w:pPr>
            <w:ins w:id="21719" w:author="thu nga" w:date="2024-09-30T15:54:00Z">
              <w:del w:id="21720" w:author="Phuong Truong Thi" w:date="2024-10-08T18:13:00Z">
                <w:r w:rsidRPr="00706851" w:rsidDel="007E0F89">
                  <w:rPr>
                    <w:rFonts w:ascii="Times New Roman" w:eastAsia="Times New Roman" w:hAnsi="Times New Roman"/>
                    <w:sz w:val="24"/>
                    <w:szCs w:val="24"/>
                    <w:lang w:val="vi-VN" w:eastAsia="vi-VN"/>
                  </w:rPr>
                  <w:delText>CRM</w:delText>
                </w:r>
              </w:del>
            </w:ins>
          </w:p>
        </w:tc>
        <w:tc>
          <w:tcPr>
            <w:tcW w:w="1111" w:type="dxa"/>
            <w:tcPrChange w:id="21721" w:author="thu nga" w:date="2024-10-01T10:52:00Z">
              <w:tcPr>
                <w:tcW w:w="1896" w:type="dxa"/>
                <w:gridSpan w:val="2"/>
              </w:tcPr>
            </w:tcPrChange>
          </w:tcPr>
          <w:p w14:paraId="67C16E27" w14:textId="677D3B30" w:rsidR="000E4E67" w:rsidRPr="0052167B" w:rsidDel="007E0F89" w:rsidRDefault="000E4E67" w:rsidP="000E4E67">
            <w:pPr>
              <w:spacing w:before="0" w:line="240" w:lineRule="auto"/>
              <w:contextualSpacing w:val="0"/>
              <w:rPr>
                <w:del w:id="21722" w:author="Phuong Truong Thi" w:date="2024-10-08T18:13:00Z"/>
                <w:rFonts w:ascii="Times New Roman" w:eastAsia="Times New Roman" w:hAnsi="Times New Roman"/>
                <w:sz w:val="24"/>
                <w:szCs w:val="24"/>
                <w:lang w:eastAsia="vi-VN"/>
              </w:rPr>
            </w:pPr>
            <w:ins w:id="21723" w:author="thu nga" w:date="2024-10-01T10:19:00Z">
              <w:del w:id="21724" w:author="Phuong Truong Thi" w:date="2024-10-08T18:13:00Z">
                <w:r w:rsidRPr="00065F6A" w:rsidDel="007E0F89">
                  <w:rPr>
                    <w:rFonts w:ascii="Times New Roman" w:eastAsia="Times New Roman" w:hAnsi="Times New Roman"/>
                    <w:sz w:val="24"/>
                    <w:szCs w:val="24"/>
                    <w:lang w:eastAsia="vi-VN"/>
                  </w:rPr>
                  <w:delText>Currency</w:delText>
                </w:r>
              </w:del>
            </w:ins>
            <w:del w:id="2172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726" w:author="thu nga" w:date="2024-10-01T10:52:00Z">
              <w:tcPr>
                <w:tcW w:w="1766" w:type="dxa"/>
                <w:gridSpan w:val="3"/>
                <w:shd w:val="clear" w:color="auto" w:fill="auto"/>
                <w:noWrap/>
                <w:vAlign w:val="center"/>
              </w:tcPr>
            </w:tcPrChange>
          </w:tcPr>
          <w:p w14:paraId="02ABB007" w14:textId="4A5498D9" w:rsidR="000E4E67" w:rsidRPr="0052167B" w:rsidDel="007E0F89" w:rsidRDefault="000E4E67" w:rsidP="000E4E67">
            <w:pPr>
              <w:spacing w:before="0" w:line="240" w:lineRule="auto"/>
              <w:contextualSpacing w:val="0"/>
              <w:rPr>
                <w:del w:id="21727" w:author="Phuong Truong Thi" w:date="2024-10-08T18:13:00Z"/>
                <w:rFonts w:ascii="Times New Roman" w:eastAsia="Times New Roman" w:hAnsi="Times New Roman"/>
                <w:sz w:val="24"/>
                <w:szCs w:val="24"/>
                <w:lang w:val="vi-VN" w:eastAsia="vi-VN"/>
              </w:rPr>
            </w:pPr>
          </w:p>
        </w:tc>
        <w:tc>
          <w:tcPr>
            <w:tcW w:w="994" w:type="dxa"/>
            <w:tcPrChange w:id="21728" w:author="thu nga" w:date="2024-10-01T10:52:00Z">
              <w:tcPr>
                <w:tcW w:w="790" w:type="dxa"/>
              </w:tcPr>
            </w:tcPrChange>
          </w:tcPr>
          <w:p w14:paraId="249132C0" w14:textId="6EA0BD02" w:rsidR="000E4E67" w:rsidRPr="0052167B" w:rsidDel="007E0F89" w:rsidRDefault="000E4E67" w:rsidP="000E4E67">
            <w:pPr>
              <w:spacing w:before="0" w:line="240" w:lineRule="auto"/>
              <w:contextualSpacing w:val="0"/>
              <w:jc w:val="center"/>
              <w:rPr>
                <w:del w:id="21729" w:author="Phuong Truong Thi" w:date="2024-10-08T18:13:00Z"/>
                <w:rFonts w:ascii="Times New Roman" w:eastAsia="Times New Roman" w:hAnsi="Times New Roman"/>
                <w:sz w:val="24"/>
                <w:szCs w:val="24"/>
                <w:lang w:val="vi-VN" w:eastAsia="vi-VN"/>
              </w:rPr>
            </w:pPr>
            <w:del w:id="21730"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52167B" w:rsidDel="007E0F89" w14:paraId="65E512D2" w14:textId="281B7699" w:rsidTr="00E57F75">
        <w:tblPrEx>
          <w:tblPrExChange w:id="21731" w:author="thu nga" w:date="2024-10-01T10:52:00Z">
            <w:tblPrEx>
              <w:tblW w:w="9270" w:type="dxa"/>
            </w:tblPrEx>
          </w:tblPrExChange>
        </w:tblPrEx>
        <w:trPr>
          <w:trHeight w:val="276"/>
          <w:del w:id="21732" w:author="Phuong Truong Thi" w:date="2024-10-08T18:13:00Z"/>
          <w:trPrChange w:id="21733" w:author="thu nga" w:date="2024-10-01T10:52:00Z">
            <w:trPr>
              <w:gridBefore w:val="2"/>
              <w:trHeight w:val="276"/>
            </w:trPr>
          </w:trPrChange>
        </w:trPr>
        <w:tc>
          <w:tcPr>
            <w:tcW w:w="1092" w:type="dxa"/>
            <w:gridSpan w:val="2"/>
            <w:tcPrChange w:id="21734" w:author="thu nga" w:date="2024-10-01T10:52:00Z">
              <w:tcPr>
                <w:tcW w:w="1030" w:type="dxa"/>
              </w:tcPr>
            </w:tcPrChange>
          </w:tcPr>
          <w:p w14:paraId="40AC86E6" w14:textId="7135F236" w:rsidR="007B7F57" w:rsidRPr="0052167B" w:rsidDel="007E0F89" w:rsidRDefault="007B7F57" w:rsidP="007B7F57">
            <w:pPr>
              <w:spacing w:before="0" w:line="240" w:lineRule="auto"/>
              <w:contextualSpacing w:val="0"/>
              <w:jc w:val="left"/>
              <w:rPr>
                <w:del w:id="21735" w:author="Phuong Truong Thi" w:date="2024-10-08T18:13:00Z"/>
                <w:rFonts w:ascii="Times New Roman" w:eastAsia="Times New Roman" w:hAnsi="Times New Roman"/>
                <w:sz w:val="24"/>
                <w:szCs w:val="24"/>
                <w:lang w:eastAsia="vi-VN"/>
              </w:rPr>
            </w:pPr>
          </w:p>
        </w:tc>
        <w:tc>
          <w:tcPr>
            <w:tcW w:w="8214" w:type="dxa"/>
            <w:gridSpan w:val="6"/>
            <w:tcPrChange w:id="21736" w:author="thu nga" w:date="2024-10-01T10:52:00Z">
              <w:tcPr>
                <w:tcW w:w="9270" w:type="dxa"/>
                <w:gridSpan w:val="10"/>
              </w:tcPr>
            </w:tcPrChange>
          </w:tcPr>
          <w:p w14:paraId="49087E60" w14:textId="5561E859" w:rsidR="007B7F57" w:rsidRPr="0052167B" w:rsidDel="007E0F89" w:rsidRDefault="007B7F57" w:rsidP="007B7F57">
            <w:pPr>
              <w:spacing w:before="0" w:line="240" w:lineRule="auto"/>
              <w:contextualSpacing w:val="0"/>
              <w:jc w:val="left"/>
              <w:rPr>
                <w:del w:id="21737" w:author="Phuong Truong Thi" w:date="2024-10-08T18:13:00Z"/>
                <w:rFonts w:ascii="Times New Roman" w:eastAsia="Times New Roman" w:hAnsi="Times New Roman"/>
                <w:sz w:val="24"/>
                <w:szCs w:val="24"/>
                <w:lang w:eastAsia="vi-VN"/>
              </w:rPr>
            </w:pPr>
            <w:del w:id="21738" w:author="Phuong Truong Thi" w:date="2024-10-08T18:13:00Z">
              <w:r w:rsidRPr="0052167B" w:rsidDel="007E0F89">
                <w:rPr>
                  <w:rFonts w:ascii="Times New Roman" w:eastAsia="Times New Roman" w:hAnsi="Times New Roman"/>
                  <w:sz w:val="24"/>
                  <w:szCs w:val="24"/>
                  <w:lang w:eastAsia="vi-VN"/>
                </w:rPr>
                <w:delText>Sản phẩm khác</w:delText>
              </w:r>
            </w:del>
          </w:p>
        </w:tc>
      </w:tr>
      <w:tr w:rsidR="000E4E67" w:rsidRPr="0052167B" w:rsidDel="007E0F89" w14:paraId="6CAAEC1D" w14:textId="385E2627" w:rsidTr="00E57F75">
        <w:trPr>
          <w:trHeight w:val="276"/>
          <w:del w:id="21739" w:author="Phuong Truong Thi" w:date="2024-10-08T18:13:00Z"/>
          <w:trPrChange w:id="21740" w:author="thu nga" w:date="2024-10-01T10:52:00Z">
            <w:trPr>
              <w:gridAfter w:val="0"/>
              <w:trHeight w:val="276"/>
            </w:trPr>
          </w:trPrChange>
        </w:trPr>
        <w:tc>
          <w:tcPr>
            <w:tcW w:w="670" w:type="dxa"/>
            <w:shd w:val="clear" w:color="auto" w:fill="auto"/>
            <w:vAlign w:val="center"/>
            <w:tcPrChange w:id="21741" w:author="thu nga" w:date="2024-10-01T10:52:00Z">
              <w:tcPr>
                <w:tcW w:w="670" w:type="dxa"/>
                <w:shd w:val="clear" w:color="auto" w:fill="auto"/>
                <w:vAlign w:val="center"/>
              </w:tcPr>
            </w:tcPrChange>
          </w:tcPr>
          <w:p w14:paraId="2E556F17" w14:textId="40A1A45F" w:rsidR="008730E6" w:rsidRPr="0052167B" w:rsidDel="007E0F89" w:rsidRDefault="008730E6" w:rsidP="008730E6">
            <w:pPr>
              <w:pStyle w:val="ListParagraph"/>
              <w:numPr>
                <w:ilvl w:val="0"/>
                <w:numId w:val="63"/>
              </w:numPr>
              <w:spacing w:before="0" w:line="240" w:lineRule="auto"/>
              <w:contextualSpacing w:val="0"/>
              <w:jc w:val="left"/>
              <w:rPr>
                <w:del w:id="21742" w:author="Phuong Truong Thi" w:date="2024-10-08T18:13:00Z"/>
                <w:rFonts w:eastAsia="Times New Roman"/>
                <w:szCs w:val="24"/>
                <w:lang w:val="vi-VN" w:eastAsia="vi-VN"/>
              </w:rPr>
            </w:pPr>
          </w:p>
        </w:tc>
        <w:tc>
          <w:tcPr>
            <w:tcW w:w="2097" w:type="dxa"/>
            <w:gridSpan w:val="2"/>
            <w:shd w:val="clear" w:color="auto" w:fill="auto"/>
            <w:vAlign w:val="center"/>
            <w:tcPrChange w:id="21743" w:author="thu nga" w:date="2024-10-01T10:52:00Z">
              <w:tcPr>
                <w:tcW w:w="2097" w:type="dxa"/>
                <w:gridSpan w:val="3"/>
                <w:shd w:val="clear" w:color="auto" w:fill="auto"/>
                <w:vAlign w:val="center"/>
              </w:tcPr>
            </w:tcPrChange>
          </w:tcPr>
          <w:p w14:paraId="1E938A84" w14:textId="58390449" w:rsidR="008730E6" w:rsidRPr="00126368" w:rsidDel="007E0F89" w:rsidRDefault="008730E6" w:rsidP="008730E6">
            <w:pPr>
              <w:spacing w:before="0" w:line="240" w:lineRule="auto"/>
              <w:contextualSpacing w:val="0"/>
              <w:rPr>
                <w:del w:id="21744" w:author="Phuong Truong Thi" w:date="2024-10-08T18:13:00Z"/>
                <w:rFonts w:ascii="Times New Roman" w:hAnsi="Times New Roman"/>
                <w:sz w:val="24"/>
                <w:szCs w:val="24"/>
                <w:lang w:val="vi-VN"/>
              </w:rPr>
            </w:pPr>
            <w:del w:id="21745" w:author="Phuong Truong Thi" w:date="2024-10-08T18:13:00Z">
              <w:r w:rsidRPr="00126368" w:rsidDel="007E0F89">
                <w:rPr>
                  <w:rFonts w:ascii="Times New Roman" w:hAnsi="Times New Roman"/>
                  <w:sz w:val="24"/>
                  <w:szCs w:val="24"/>
                  <w:lang w:val="vi-VN"/>
                </w:rPr>
                <w:delText>Số lượng thẻ IDC của KH tại ngày dữ liệu</w:delText>
              </w:r>
            </w:del>
          </w:p>
        </w:tc>
        <w:tc>
          <w:tcPr>
            <w:tcW w:w="2230" w:type="dxa"/>
            <w:vAlign w:val="center"/>
            <w:tcPrChange w:id="21746" w:author="thu nga" w:date="2024-10-01T10:52:00Z">
              <w:tcPr>
                <w:tcW w:w="2230" w:type="dxa"/>
                <w:vAlign w:val="center"/>
              </w:tcPr>
            </w:tcPrChange>
          </w:tcPr>
          <w:p w14:paraId="087DA7D1" w14:textId="183DFF9E" w:rsidR="008730E6" w:rsidRPr="00126368" w:rsidDel="007E0F89" w:rsidRDefault="008730E6" w:rsidP="008730E6">
            <w:pPr>
              <w:spacing w:before="0" w:line="240" w:lineRule="auto"/>
              <w:contextualSpacing w:val="0"/>
              <w:rPr>
                <w:del w:id="21747" w:author="Phuong Truong Thi" w:date="2024-10-08T18:13:00Z"/>
                <w:rFonts w:ascii="Times New Roman" w:eastAsia="Times New Roman" w:hAnsi="Times New Roman"/>
                <w:sz w:val="24"/>
                <w:szCs w:val="24"/>
                <w:lang w:val="vi-VN" w:eastAsia="vi-VN"/>
              </w:rPr>
            </w:pPr>
            <w:del w:id="21748" w:author="Phuong Truong Thi" w:date="2024-10-08T18:13:00Z">
              <w:r w:rsidRPr="00126368" w:rsidDel="007E0F89">
                <w:rPr>
                  <w:rFonts w:ascii="Times New Roman" w:hAnsi="Times New Roman"/>
                  <w:sz w:val="24"/>
                  <w:szCs w:val="24"/>
                  <w:lang w:val="vi-VN"/>
                </w:rPr>
                <w:delText>Tổng số lượng hợp đồng thẻ IDC của KH tại VPB đến ngày dữ liệu</w:delText>
              </w:r>
            </w:del>
          </w:p>
        </w:tc>
        <w:tc>
          <w:tcPr>
            <w:tcW w:w="1070" w:type="dxa"/>
            <w:tcPrChange w:id="21749" w:author="thu nga" w:date="2024-10-01T10:52:00Z">
              <w:tcPr>
                <w:tcW w:w="1070" w:type="dxa"/>
              </w:tcPr>
            </w:tcPrChange>
          </w:tcPr>
          <w:p w14:paraId="2395A1C5" w14:textId="6D75AFF5" w:rsidR="008730E6" w:rsidRPr="0052167B" w:rsidDel="007E0F89" w:rsidRDefault="008730E6" w:rsidP="008730E6">
            <w:pPr>
              <w:spacing w:before="0" w:line="240" w:lineRule="auto"/>
              <w:contextualSpacing w:val="0"/>
              <w:rPr>
                <w:del w:id="21750" w:author="Phuong Truong Thi" w:date="2024-10-08T18:13:00Z"/>
                <w:rFonts w:ascii="Times New Roman" w:eastAsia="Times New Roman" w:hAnsi="Times New Roman"/>
                <w:sz w:val="24"/>
                <w:szCs w:val="24"/>
                <w:lang w:eastAsia="vi-VN"/>
              </w:rPr>
            </w:pPr>
            <w:ins w:id="21751" w:author="thu nga" w:date="2024-09-30T15:54:00Z">
              <w:del w:id="21752" w:author="Phuong Truong Thi" w:date="2024-10-08T18:13:00Z">
                <w:r w:rsidRPr="001C3FF2" w:rsidDel="007E0F89">
                  <w:rPr>
                    <w:rFonts w:ascii="Times New Roman" w:eastAsia="Times New Roman" w:hAnsi="Times New Roman"/>
                    <w:sz w:val="24"/>
                    <w:szCs w:val="24"/>
                    <w:lang w:val="vi-VN" w:eastAsia="vi-VN"/>
                  </w:rPr>
                  <w:delText>CRM</w:delText>
                </w:r>
              </w:del>
            </w:ins>
          </w:p>
        </w:tc>
        <w:tc>
          <w:tcPr>
            <w:tcW w:w="1111" w:type="dxa"/>
            <w:tcPrChange w:id="21753" w:author="thu nga" w:date="2024-10-01T10:52:00Z">
              <w:tcPr>
                <w:tcW w:w="1896" w:type="dxa"/>
                <w:gridSpan w:val="2"/>
              </w:tcPr>
            </w:tcPrChange>
          </w:tcPr>
          <w:p w14:paraId="1D35B688" w14:textId="3FA8BEDE" w:rsidR="008730E6" w:rsidRPr="0052167B" w:rsidDel="007E0F89" w:rsidRDefault="008730E6" w:rsidP="008730E6">
            <w:pPr>
              <w:spacing w:before="0" w:line="240" w:lineRule="auto"/>
              <w:contextualSpacing w:val="0"/>
              <w:rPr>
                <w:del w:id="21754" w:author="Phuong Truong Thi" w:date="2024-10-08T18:13:00Z"/>
                <w:rFonts w:ascii="Times New Roman" w:eastAsia="Times New Roman" w:hAnsi="Times New Roman"/>
                <w:sz w:val="24"/>
                <w:szCs w:val="24"/>
                <w:lang w:eastAsia="vi-VN"/>
              </w:rPr>
            </w:pPr>
            <w:del w:id="2175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756" w:author="thu nga" w:date="2024-10-01T10:52:00Z">
              <w:tcPr>
                <w:tcW w:w="1766" w:type="dxa"/>
                <w:gridSpan w:val="3"/>
                <w:shd w:val="clear" w:color="auto" w:fill="auto"/>
                <w:noWrap/>
                <w:vAlign w:val="center"/>
              </w:tcPr>
            </w:tcPrChange>
          </w:tcPr>
          <w:p w14:paraId="30A84B4F" w14:textId="47AF173A" w:rsidR="008730E6" w:rsidRPr="0052167B" w:rsidDel="007E0F89" w:rsidRDefault="008730E6" w:rsidP="008730E6">
            <w:pPr>
              <w:spacing w:before="0" w:line="240" w:lineRule="auto"/>
              <w:contextualSpacing w:val="0"/>
              <w:rPr>
                <w:del w:id="21757" w:author="Phuong Truong Thi" w:date="2024-10-08T18:13:00Z"/>
                <w:rFonts w:ascii="Times New Roman" w:eastAsia="Times New Roman" w:hAnsi="Times New Roman"/>
                <w:sz w:val="24"/>
                <w:szCs w:val="24"/>
                <w:lang w:val="vi-VN" w:eastAsia="vi-VN"/>
              </w:rPr>
            </w:pPr>
          </w:p>
        </w:tc>
        <w:tc>
          <w:tcPr>
            <w:tcW w:w="994" w:type="dxa"/>
            <w:tcPrChange w:id="21758" w:author="thu nga" w:date="2024-10-01T10:52:00Z">
              <w:tcPr>
                <w:tcW w:w="790" w:type="dxa"/>
              </w:tcPr>
            </w:tcPrChange>
          </w:tcPr>
          <w:p w14:paraId="05BE32AE" w14:textId="57DC455F" w:rsidR="008730E6" w:rsidRPr="0052167B" w:rsidDel="007E0F89" w:rsidRDefault="008730E6" w:rsidP="008730E6">
            <w:pPr>
              <w:spacing w:before="0" w:line="240" w:lineRule="auto"/>
              <w:contextualSpacing w:val="0"/>
              <w:jc w:val="center"/>
              <w:rPr>
                <w:del w:id="21759" w:author="Phuong Truong Thi" w:date="2024-10-08T18:13:00Z"/>
                <w:rFonts w:ascii="Times New Roman" w:eastAsia="Times New Roman" w:hAnsi="Times New Roman"/>
                <w:sz w:val="24"/>
                <w:szCs w:val="24"/>
                <w:lang w:val="vi-VN" w:eastAsia="vi-VN"/>
              </w:rPr>
            </w:pPr>
            <w:del w:id="2176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88721F5" w14:textId="442660E1" w:rsidTr="00E57F75">
        <w:trPr>
          <w:trHeight w:val="276"/>
          <w:del w:id="21761" w:author="Phuong Truong Thi" w:date="2024-10-08T18:13:00Z"/>
          <w:trPrChange w:id="21762" w:author="thu nga" w:date="2024-10-01T10:52:00Z">
            <w:trPr>
              <w:gridAfter w:val="0"/>
              <w:trHeight w:val="276"/>
            </w:trPr>
          </w:trPrChange>
        </w:trPr>
        <w:tc>
          <w:tcPr>
            <w:tcW w:w="670" w:type="dxa"/>
            <w:shd w:val="clear" w:color="auto" w:fill="auto"/>
            <w:vAlign w:val="center"/>
            <w:tcPrChange w:id="21763" w:author="thu nga" w:date="2024-10-01T10:52:00Z">
              <w:tcPr>
                <w:tcW w:w="670" w:type="dxa"/>
                <w:shd w:val="clear" w:color="auto" w:fill="auto"/>
                <w:vAlign w:val="center"/>
              </w:tcPr>
            </w:tcPrChange>
          </w:tcPr>
          <w:p w14:paraId="7431097F" w14:textId="0EEA7B71" w:rsidR="008730E6" w:rsidRPr="0052167B" w:rsidDel="007E0F89" w:rsidRDefault="008730E6" w:rsidP="008730E6">
            <w:pPr>
              <w:pStyle w:val="ListParagraph"/>
              <w:numPr>
                <w:ilvl w:val="0"/>
                <w:numId w:val="63"/>
              </w:numPr>
              <w:spacing w:before="0" w:line="240" w:lineRule="auto"/>
              <w:contextualSpacing w:val="0"/>
              <w:jc w:val="left"/>
              <w:rPr>
                <w:del w:id="21764" w:author="Phuong Truong Thi" w:date="2024-10-08T18:13:00Z"/>
                <w:rFonts w:eastAsia="Times New Roman"/>
                <w:szCs w:val="24"/>
                <w:lang w:val="vi-VN" w:eastAsia="vi-VN"/>
              </w:rPr>
            </w:pPr>
          </w:p>
        </w:tc>
        <w:tc>
          <w:tcPr>
            <w:tcW w:w="2097" w:type="dxa"/>
            <w:gridSpan w:val="2"/>
            <w:shd w:val="clear" w:color="auto" w:fill="auto"/>
            <w:vAlign w:val="center"/>
            <w:tcPrChange w:id="21765" w:author="thu nga" w:date="2024-10-01T10:52:00Z">
              <w:tcPr>
                <w:tcW w:w="2097" w:type="dxa"/>
                <w:gridSpan w:val="3"/>
                <w:shd w:val="clear" w:color="auto" w:fill="auto"/>
                <w:vAlign w:val="center"/>
              </w:tcPr>
            </w:tcPrChange>
          </w:tcPr>
          <w:p w14:paraId="18463BCF" w14:textId="53F51601" w:rsidR="008730E6" w:rsidRPr="00126368" w:rsidDel="007E0F89" w:rsidRDefault="008730E6" w:rsidP="008730E6">
            <w:pPr>
              <w:spacing w:before="0" w:line="240" w:lineRule="auto"/>
              <w:contextualSpacing w:val="0"/>
              <w:rPr>
                <w:del w:id="21766" w:author="Phuong Truong Thi" w:date="2024-10-08T18:13:00Z"/>
                <w:rFonts w:ascii="Times New Roman" w:hAnsi="Times New Roman"/>
                <w:sz w:val="24"/>
                <w:szCs w:val="24"/>
                <w:lang w:val="vi-VN"/>
              </w:rPr>
            </w:pPr>
            <w:del w:id="21767" w:author="Phuong Truong Thi" w:date="2024-10-08T18:13:00Z">
              <w:r w:rsidRPr="00126368" w:rsidDel="007E0F89">
                <w:rPr>
                  <w:rFonts w:ascii="Times New Roman" w:hAnsi="Times New Roman"/>
                  <w:sz w:val="24"/>
                  <w:szCs w:val="24"/>
                  <w:lang w:val="vi-VN"/>
                </w:rPr>
                <w:delText>Số thẻ ghi nợ nội địa</w:delText>
              </w:r>
            </w:del>
          </w:p>
        </w:tc>
        <w:tc>
          <w:tcPr>
            <w:tcW w:w="2230" w:type="dxa"/>
            <w:vAlign w:val="center"/>
            <w:tcPrChange w:id="21768" w:author="thu nga" w:date="2024-10-01T10:52:00Z">
              <w:tcPr>
                <w:tcW w:w="2230" w:type="dxa"/>
                <w:vAlign w:val="center"/>
              </w:tcPr>
            </w:tcPrChange>
          </w:tcPr>
          <w:p w14:paraId="0C43C027" w14:textId="6641691B" w:rsidR="008730E6" w:rsidRPr="00126368" w:rsidDel="007E0F89" w:rsidRDefault="008730E6" w:rsidP="008730E6">
            <w:pPr>
              <w:spacing w:before="0" w:line="240" w:lineRule="auto"/>
              <w:contextualSpacing w:val="0"/>
              <w:rPr>
                <w:del w:id="21769" w:author="Phuong Truong Thi" w:date="2024-10-08T18:13:00Z"/>
                <w:rFonts w:ascii="Times New Roman" w:eastAsia="Times New Roman" w:hAnsi="Times New Roman"/>
                <w:sz w:val="24"/>
                <w:szCs w:val="24"/>
                <w:lang w:val="vi-VN" w:eastAsia="vi-VN"/>
              </w:rPr>
            </w:pPr>
            <w:del w:id="21770" w:author="Phuong Truong Thi" w:date="2024-10-08T18:13:00Z">
              <w:r w:rsidRPr="00126368" w:rsidDel="007E0F89">
                <w:rPr>
                  <w:rFonts w:ascii="Times New Roman" w:hAnsi="Times New Roman"/>
                  <w:sz w:val="24"/>
                  <w:szCs w:val="24"/>
                  <w:lang w:val="vi-VN"/>
                </w:rPr>
                <w:delText>Tổng số lượng hợp đồng thẻ nội địa của KH tại VPB đến ngày dữ liệu</w:delText>
              </w:r>
            </w:del>
          </w:p>
        </w:tc>
        <w:tc>
          <w:tcPr>
            <w:tcW w:w="1070" w:type="dxa"/>
            <w:tcPrChange w:id="21771" w:author="thu nga" w:date="2024-10-01T10:52:00Z">
              <w:tcPr>
                <w:tcW w:w="1070" w:type="dxa"/>
              </w:tcPr>
            </w:tcPrChange>
          </w:tcPr>
          <w:p w14:paraId="457B726F" w14:textId="60ADEB5E" w:rsidR="008730E6" w:rsidRPr="0052167B" w:rsidDel="007E0F89" w:rsidRDefault="008730E6" w:rsidP="008730E6">
            <w:pPr>
              <w:spacing w:before="0" w:line="240" w:lineRule="auto"/>
              <w:contextualSpacing w:val="0"/>
              <w:rPr>
                <w:del w:id="21772" w:author="Phuong Truong Thi" w:date="2024-10-08T18:13:00Z"/>
                <w:rFonts w:ascii="Times New Roman" w:eastAsia="Times New Roman" w:hAnsi="Times New Roman"/>
                <w:sz w:val="24"/>
                <w:szCs w:val="24"/>
                <w:lang w:eastAsia="vi-VN"/>
              </w:rPr>
            </w:pPr>
            <w:ins w:id="21773" w:author="thu nga" w:date="2024-09-30T15:54:00Z">
              <w:del w:id="21774" w:author="Phuong Truong Thi" w:date="2024-10-08T18:13:00Z">
                <w:r w:rsidRPr="001C3FF2" w:rsidDel="007E0F89">
                  <w:rPr>
                    <w:rFonts w:ascii="Times New Roman" w:eastAsia="Times New Roman" w:hAnsi="Times New Roman"/>
                    <w:sz w:val="24"/>
                    <w:szCs w:val="24"/>
                    <w:lang w:val="vi-VN" w:eastAsia="vi-VN"/>
                  </w:rPr>
                  <w:delText>CRM</w:delText>
                </w:r>
              </w:del>
            </w:ins>
          </w:p>
        </w:tc>
        <w:tc>
          <w:tcPr>
            <w:tcW w:w="1111" w:type="dxa"/>
            <w:tcPrChange w:id="21775" w:author="thu nga" w:date="2024-10-01T10:52:00Z">
              <w:tcPr>
                <w:tcW w:w="1896" w:type="dxa"/>
                <w:gridSpan w:val="2"/>
              </w:tcPr>
            </w:tcPrChange>
          </w:tcPr>
          <w:p w14:paraId="5971329D" w14:textId="18FD8084" w:rsidR="008730E6" w:rsidRPr="0052167B" w:rsidDel="007E0F89" w:rsidRDefault="008730E6" w:rsidP="008730E6">
            <w:pPr>
              <w:spacing w:before="0" w:line="240" w:lineRule="auto"/>
              <w:contextualSpacing w:val="0"/>
              <w:rPr>
                <w:del w:id="21776" w:author="Phuong Truong Thi" w:date="2024-10-08T18:13:00Z"/>
                <w:rFonts w:ascii="Times New Roman" w:eastAsia="Times New Roman" w:hAnsi="Times New Roman"/>
                <w:sz w:val="24"/>
                <w:szCs w:val="24"/>
                <w:lang w:eastAsia="vi-VN"/>
              </w:rPr>
            </w:pPr>
            <w:del w:id="2177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778" w:author="thu nga" w:date="2024-10-01T10:52:00Z">
              <w:tcPr>
                <w:tcW w:w="1766" w:type="dxa"/>
                <w:gridSpan w:val="3"/>
                <w:shd w:val="clear" w:color="auto" w:fill="auto"/>
                <w:noWrap/>
                <w:vAlign w:val="center"/>
              </w:tcPr>
            </w:tcPrChange>
          </w:tcPr>
          <w:p w14:paraId="66AF96A3" w14:textId="5037F416" w:rsidR="008730E6" w:rsidRPr="0052167B" w:rsidDel="007E0F89" w:rsidRDefault="008730E6" w:rsidP="008730E6">
            <w:pPr>
              <w:spacing w:before="0" w:line="240" w:lineRule="auto"/>
              <w:contextualSpacing w:val="0"/>
              <w:rPr>
                <w:del w:id="21779" w:author="Phuong Truong Thi" w:date="2024-10-08T18:13:00Z"/>
                <w:rFonts w:ascii="Times New Roman" w:eastAsia="Times New Roman" w:hAnsi="Times New Roman"/>
                <w:sz w:val="24"/>
                <w:szCs w:val="24"/>
                <w:lang w:val="vi-VN" w:eastAsia="vi-VN"/>
              </w:rPr>
            </w:pPr>
          </w:p>
        </w:tc>
        <w:tc>
          <w:tcPr>
            <w:tcW w:w="994" w:type="dxa"/>
            <w:tcPrChange w:id="21780" w:author="thu nga" w:date="2024-10-01T10:52:00Z">
              <w:tcPr>
                <w:tcW w:w="790" w:type="dxa"/>
              </w:tcPr>
            </w:tcPrChange>
          </w:tcPr>
          <w:p w14:paraId="2D7EE796" w14:textId="2C86A2F5" w:rsidR="008730E6" w:rsidRPr="0052167B" w:rsidDel="007E0F89" w:rsidRDefault="008730E6" w:rsidP="008730E6">
            <w:pPr>
              <w:spacing w:before="0" w:line="240" w:lineRule="auto"/>
              <w:contextualSpacing w:val="0"/>
              <w:jc w:val="center"/>
              <w:rPr>
                <w:del w:id="21781" w:author="Phuong Truong Thi" w:date="2024-10-08T18:13:00Z"/>
                <w:rFonts w:ascii="Times New Roman" w:eastAsia="Times New Roman" w:hAnsi="Times New Roman"/>
                <w:sz w:val="24"/>
                <w:szCs w:val="24"/>
                <w:lang w:val="vi-VN" w:eastAsia="vi-VN"/>
              </w:rPr>
            </w:pPr>
            <w:del w:id="2178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50D01A3" w14:textId="6E7A538D" w:rsidTr="00E57F75">
        <w:trPr>
          <w:trHeight w:val="276"/>
          <w:del w:id="21783" w:author="Phuong Truong Thi" w:date="2024-10-08T18:13:00Z"/>
          <w:trPrChange w:id="21784" w:author="thu nga" w:date="2024-10-01T10:52:00Z">
            <w:trPr>
              <w:gridAfter w:val="0"/>
              <w:trHeight w:val="276"/>
            </w:trPr>
          </w:trPrChange>
        </w:trPr>
        <w:tc>
          <w:tcPr>
            <w:tcW w:w="670" w:type="dxa"/>
            <w:shd w:val="clear" w:color="auto" w:fill="auto"/>
            <w:vAlign w:val="center"/>
            <w:tcPrChange w:id="21785" w:author="thu nga" w:date="2024-10-01T10:52:00Z">
              <w:tcPr>
                <w:tcW w:w="670" w:type="dxa"/>
                <w:shd w:val="clear" w:color="auto" w:fill="auto"/>
                <w:vAlign w:val="center"/>
              </w:tcPr>
            </w:tcPrChange>
          </w:tcPr>
          <w:p w14:paraId="732EA43E" w14:textId="0F5F6358" w:rsidR="008730E6" w:rsidRPr="0052167B" w:rsidDel="007E0F89" w:rsidRDefault="008730E6" w:rsidP="008730E6">
            <w:pPr>
              <w:pStyle w:val="ListParagraph"/>
              <w:numPr>
                <w:ilvl w:val="0"/>
                <w:numId w:val="63"/>
              </w:numPr>
              <w:spacing w:before="0" w:line="240" w:lineRule="auto"/>
              <w:contextualSpacing w:val="0"/>
              <w:jc w:val="left"/>
              <w:rPr>
                <w:del w:id="21786" w:author="Phuong Truong Thi" w:date="2024-10-08T18:13:00Z"/>
                <w:rFonts w:eastAsia="Times New Roman"/>
                <w:szCs w:val="24"/>
                <w:lang w:val="vi-VN" w:eastAsia="vi-VN"/>
              </w:rPr>
            </w:pPr>
          </w:p>
        </w:tc>
        <w:tc>
          <w:tcPr>
            <w:tcW w:w="2097" w:type="dxa"/>
            <w:gridSpan w:val="2"/>
            <w:shd w:val="clear" w:color="auto" w:fill="auto"/>
            <w:vAlign w:val="center"/>
            <w:tcPrChange w:id="21787" w:author="thu nga" w:date="2024-10-01T10:52:00Z">
              <w:tcPr>
                <w:tcW w:w="2097" w:type="dxa"/>
                <w:gridSpan w:val="3"/>
                <w:shd w:val="clear" w:color="auto" w:fill="auto"/>
                <w:vAlign w:val="center"/>
              </w:tcPr>
            </w:tcPrChange>
          </w:tcPr>
          <w:p w14:paraId="5F5FE29F" w14:textId="746784E9" w:rsidR="008730E6" w:rsidRPr="00126368" w:rsidDel="007E0F89" w:rsidRDefault="008730E6" w:rsidP="008730E6">
            <w:pPr>
              <w:spacing w:before="0" w:line="240" w:lineRule="auto"/>
              <w:contextualSpacing w:val="0"/>
              <w:rPr>
                <w:del w:id="21788" w:author="Phuong Truong Thi" w:date="2024-10-08T18:13:00Z"/>
                <w:rFonts w:ascii="Times New Roman" w:hAnsi="Times New Roman"/>
                <w:sz w:val="24"/>
                <w:szCs w:val="24"/>
                <w:lang w:val="vi-VN"/>
              </w:rPr>
            </w:pPr>
            <w:del w:id="21789" w:author="Phuong Truong Thi" w:date="2024-10-08T18:13:00Z">
              <w:r w:rsidRPr="00126368" w:rsidDel="007E0F89">
                <w:rPr>
                  <w:rFonts w:ascii="Times New Roman" w:hAnsi="Times New Roman"/>
                  <w:sz w:val="24"/>
                  <w:szCs w:val="24"/>
                  <w:lang w:val="vi-VN"/>
                </w:rPr>
                <w:delText>Số thẻ CC hiện có</w:delText>
              </w:r>
            </w:del>
          </w:p>
        </w:tc>
        <w:tc>
          <w:tcPr>
            <w:tcW w:w="2230" w:type="dxa"/>
            <w:vAlign w:val="center"/>
            <w:tcPrChange w:id="21790" w:author="thu nga" w:date="2024-10-01T10:52:00Z">
              <w:tcPr>
                <w:tcW w:w="2230" w:type="dxa"/>
                <w:vAlign w:val="center"/>
              </w:tcPr>
            </w:tcPrChange>
          </w:tcPr>
          <w:p w14:paraId="16FA302D" w14:textId="19876C41" w:rsidR="008730E6" w:rsidRPr="00126368" w:rsidDel="007E0F89" w:rsidRDefault="008730E6" w:rsidP="008730E6">
            <w:pPr>
              <w:spacing w:before="0" w:line="240" w:lineRule="auto"/>
              <w:contextualSpacing w:val="0"/>
              <w:rPr>
                <w:del w:id="21791" w:author="Phuong Truong Thi" w:date="2024-10-08T18:13:00Z"/>
                <w:rFonts w:ascii="Times New Roman" w:eastAsia="Times New Roman" w:hAnsi="Times New Roman"/>
                <w:sz w:val="24"/>
                <w:szCs w:val="24"/>
                <w:lang w:val="vi-VN" w:eastAsia="vi-VN"/>
              </w:rPr>
            </w:pPr>
            <w:del w:id="21792" w:author="Phuong Truong Thi" w:date="2024-10-08T18:13:00Z">
              <w:r w:rsidRPr="00126368" w:rsidDel="007E0F89">
                <w:rPr>
                  <w:rFonts w:ascii="Times New Roman" w:hAnsi="Times New Roman"/>
                  <w:sz w:val="24"/>
                  <w:szCs w:val="24"/>
                  <w:lang w:val="vi-VN"/>
                </w:rPr>
                <w:delText>Tổng số lượng hợp đồng thẻ CC của KH tại VPB đến ngày dữ liệu</w:delText>
              </w:r>
            </w:del>
          </w:p>
        </w:tc>
        <w:tc>
          <w:tcPr>
            <w:tcW w:w="1070" w:type="dxa"/>
            <w:tcPrChange w:id="21793" w:author="thu nga" w:date="2024-10-01T10:52:00Z">
              <w:tcPr>
                <w:tcW w:w="1070" w:type="dxa"/>
              </w:tcPr>
            </w:tcPrChange>
          </w:tcPr>
          <w:p w14:paraId="160536E3" w14:textId="65292DB1" w:rsidR="008730E6" w:rsidRPr="0052167B" w:rsidDel="007E0F89" w:rsidRDefault="008730E6" w:rsidP="008730E6">
            <w:pPr>
              <w:spacing w:before="0" w:line="240" w:lineRule="auto"/>
              <w:contextualSpacing w:val="0"/>
              <w:rPr>
                <w:del w:id="21794" w:author="Phuong Truong Thi" w:date="2024-10-08T18:13:00Z"/>
                <w:rFonts w:ascii="Times New Roman" w:eastAsia="Times New Roman" w:hAnsi="Times New Roman"/>
                <w:sz w:val="24"/>
                <w:szCs w:val="24"/>
                <w:lang w:eastAsia="vi-VN"/>
              </w:rPr>
            </w:pPr>
            <w:ins w:id="21795" w:author="thu nga" w:date="2024-09-30T15:54:00Z">
              <w:del w:id="21796" w:author="Phuong Truong Thi" w:date="2024-10-08T18:13:00Z">
                <w:r w:rsidRPr="001C3FF2" w:rsidDel="007E0F89">
                  <w:rPr>
                    <w:rFonts w:ascii="Times New Roman" w:eastAsia="Times New Roman" w:hAnsi="Times New Roman"/>
                    <w:sz w:val="24"/>
                    <w:szCs w:val="24"/>
                    <w:lang w:val="vi-VN" w:eastAsia="vi-VN"/>
                  </w:rPr>
                  <w:delText>CRM</w:delText>
                </w:r>
              </w:del>
            </w:ins>
          </w:p>
        </w:tc>
        <w:tc>
          <w:tcPr>
            <w:tcW w:w="1111" w:type="dxa"/>
            <w:tcPrChange w:id="21797" w:author="thu nga" w:date="2024-10-01T10:52:00Z">
              <w:tcPr>
                <w:tcW w:w="1896" w:type="dxa"/>
                <w:gridSpan w:val="2"/>
              </w:tcPr>
            </w:tcPrChange>
          </w:tcPr>
          <w:p w14:paraId="7C85D097" w14:textId="3B0A3F43" w:rsidR="008730E6" w:rsidRPr="0052167B" w:rsidDel="007E0F89" w:rsidRDefault="008730E6" w:rsidP="008730E6">
            <w:pPr>
              <w:spacing w:before="0" w:line="240" w:lineRule="auto"/>
              <w:contextualSpacing w:val="0"/>
              <w:rPr>
                <w:del w:id="21798" w:author="Phuong Truong Thi" w:date="2024-10-08T18:13:00Z"/>
                <w:rFonts w:ascii="Times New Roman" w:eastAsia="Times New Roman" w:hAnsi="Times New Roman"/>
                <w:sz w:val="24"/>
                <w:szCs w:val="24"/>
                <w:lang w:eastAsia="vi-VN"/>
              </w:rPr>
            </w:pPr>
            <w:del w:id="2179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800" w:author="thu nga" w:date="2024-10-01T10:52:00Z">
              <w:tcPr>
                <w:tcW w:w="1766" w:type="dxa"/>
                <w:gridSpan w:val="3"/>
                <w:shd w:val="clear" w:color="auto" w:fill="auto"/>
                <w:noWrap/>
                <w:vAlign w:val="center"/>
              </w:tcPr>
            </w:tcPrChange>
          </w:tcPr>
          <w:p w14:paraId="34A02119" w14:textId="1329C8AE" w:rsidR="008730E6" w:rsidRPr="0052167B" w:rsidDel="007E0F89" w:rsidRDefault="008730E6" w:rsidP="008730E6">
            <w:pPr>
              <w:spacing w:before="0" w:line="240" w:lineRule="auto"/>
              <w:contextualSpacing w:val="0"/>
              <w:rPr>
                <w:del w:id="21801" w:author="Phuong Truong Thi" w:date="2024-10-08T18:13:00Z"/>
                <w:rFonts w:ascii="Times New Roman" w:eastAsia="Times New Roman" w:hAnsi="Times New Roman"/>
                <w:sz w:val="24"/>
                <w:szCs w:val="24"/>
                <w:lang w:val="vi-VN" w:eastAsia="vi-VN"/>
              </w:rPr>
            </w:pPr>
          </w:p>
        </w:tc>
        <w:tc>
          <w:tcPr>
            <w:tcW w:w="994" w:type="dxa"/>
            <w:tcPrChange w:id="21802" w:author="thu nga" w:date="2024-10-01T10:52:00Z">
              <w:tcPr>
                <w:tcW w:w="790" w:type="dxa"/>
              </w:tcPr>
            </w:tcPrChange>
          </w:tcPr>
          <w:p w14:paraId="1073C9AF" w14:textId="58812BCE" w:rsidR="008730E6" w:rsidRPr="0052167B" w:rsidDel="007E0F89" w:rsidRDefault="008730E6" w:rsidP="008730E6">
            <w:pPr>
              <w:spacing w:before="0" w:line="240" w:lineRule="auto"/>
              <w:contextualSpacing w:val="0"/>
              <w:jc w:val="center"/>
              <w:rPr>
                <w:del w:id="21803" w:author="Phuong Truong Thi" w:date="2024-10-08T18:13:00Z"/>
                <w:rFonts w:ascii="Times New Roman" w:eastAsia="Times New Roman" w:hAnsi="Times New Roman"/>
                <w:sz w:val="24"/>
                <w:szCs w:val="24"/>
                <w:lang w:val="vi-VN" w:eastAsia="vi-VN"/>
              </w:rPr>
            </w:pPr>
            <w:del w:id="2180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1AEE8B8E" w14:textId="6C5FB4B1" w:rsidTr="00E57F75">
        <w:trPr>
          <w:trHeight w:val="276"/>
          <w:del w:id="21805" w:author="Phuong Truong Thi" w:date="2024-10-08T18:13:00Z"/>
          <w:trPrChange w:id="21806" w:author="thu nga" w:date="2024-10-01T10:52:00Z">
            <w:trPr>
              <w:gridAfter w:val="0"/>
              <w:trHeight w:val="276"/>
            </w:trPr>
          </w:trPrChange>
        </w:trPr>
        <w:tc>
          <w:tcPr>
            <w:tcW w:w="670" w:type="dxa"/>
            <w:shd w:val="clear" w:color="auto" w:fill="auto"/>
            <w:vAlign w:val="center"/>
            <w:tcPrChange w:id="21807" w:author="thu nga" w:date="2024-10-01T10:52:00Z">
              <w:tcPr>
                <w:tcW w:w="670" w:type="dxa"/>
                <w:shd w:val="clear" w:color="auto" w:fill="auto"/>
                <w:vAlign w:val="center"/>
              </w:tcPr>
            </w:tcPrChange>
          </w:tcPr>
          <w:p w14:paraId="1F04937F" w14:textId="65E440A1" w:rsidR="007B7F57" w:rsidRPr="0052167B" w:rsidDel="007E0F89" w:rsidRDefault="007B7F57" w:rsidP="007B7F57">
            <w:pPr>
              <w:pStyle w:val="ListParagraph"/>
              <w:numPr>
                <w:ilvl w:val="0"/>
                <w:numId w:val="63"/>
              </w:numPr>
              <w:spacing w:before="0" w:line="240" w:lineRule="auto"/>
              <w:contextualSpacing w:val="0"/>
              <w:jc w:val="left"/>
              <w:rPr>
                <w:del w:id="21808" w:author="Phuong Truong Thi" w:date="2024-10-08T18:13:00Z"/>
                <w:rFonts w:eastAsia="Times New Roman"/>
                <w:szCs w:val="24"/>
                <w:lang w:val="vi-VN" w:eastAsia="vi-VN"/>
              </w:rPr>
            </w:pPr>
          </w:p>
        </w:tc>
        <w:tc>
          <w:tcPr>
            <w:tcW w:w="2097" w:type="dxa"/>
            <w:gridSpan w:val="2"/>
            <w:shd w:val="clear" w:color="auto" w:fill="auto"/>
            <w:vAlign w:val="center"/>
            <w:tcPrChange w:id="21809" w:author="thu nga" w:date="2024-10-01T10:52:00Z">
              <w:tcPr>
                <w:tcW w:w="2097" w:type="dxa"/>
                <w:gridSpan w:val="3"/>
                <w:shd w:val="clear" w:color="auto" w:fill="auto"/>
                <w:vAlign w:val="center"/>
              </w:tcPr>
            </w:tcPrChange>
          </w:tcPr>
          <w:p w14:paraId="0D9B3B58" w14:textId="76EC27F9" w:rsidR="007B7F57" w:rsidRPr="0052167B" w:rsidDel="007E0F89" w:rsidRDefault="007B7F57" w:rsidP="007B7F57">
            <w:pPr>
              <w:spacing w:before="0" w:line="240" w:lineRule="auto"/>
              <w:contextualSpacing w:val="0"/>
              <w:rPr>
                <w:del w:id="21810" w:author="Phuong Truong Thi" w:date="2024-10-08T18:13:00Z"/>
                <w:rFonts w:ascii="Times New Roman" w:hAnsi="Times New Roman"/>
                <w:sz w:val="24"/>
                <w:szCs w:val="24"/>
              </w:rPr>
            </w:pPr>
            <w:del w:id="21811" w:author="Phuong Truong Thi" w:date="2024-10-08T18:13:00Z">
              <w:r w:rsidRPr="0052167B" w:rsidDel="007E0F89">
                <w:rPr>
                  <w:rFonts w:ascii="Times New Roman" w:hAnsi="Times New Roman"/>
                  <w:sz w:val="24"/>
                  <w:szCs w:val="24"/>
                </w:rPr>
                <w:delText>Trạng thái NEO</w:delText>
              </w:r>
            </w:del>
          </w:p>
        </w:tc>
        <w:tc>
          <w:tcPr>
            <w:tcW w:w="2230" w:type="dxa"/>
            <w:vAlign w:val="center"/>
            <w:tcPrChange w:id="21812" w:author="thu nga" w:date="2024-10-01T10:52:00Z">
              <w:tcPr>
                <w:tcW w:w="2230" w:type="dxa"/>
                <w:vAlign w:val="center"/>
              </w:tcPr>
            </w:tcPrChange>
          </w:tcPr>
          <w:p w14:paraId="6760251A" w14:textId="0A22F204" w:rsidR="007B7F57" w:rsidRPr="0052167B" w:rsidDel="007E0F89" w:rsidRDefault="007B7F57" w:rsidP="007B7F57">
            <w:pPr>
              <w:spacing w:before="0" w:line="240" w:lineRule="auto"/>
              <w:contextualSpacing w:val="0"/>
              <w:rPr>
                <w:del w:id="21813" w:author="Phuong Truong Thi" w:date="2024-10-08T18:13:00Z"/>
                <w:rFonts w:ascii="Times New Roman" w:eastAsia="Times New Roman" w:hAnsi="Times New Roman"/>
                <w:sz w:val="24"/>
                <w:szCs w:val="24"/>
                <w:lang w:eastAsia="vi-VN"/>
              </w:rPr>
            </w:pPr>
            <w:del w:id="21814" w:author="Phuong Truong Thi" w:date="2024-10-08T18:13:00Z">
              <w:r w:rsidRPr="0052167B" w:rsidDel="007E0F89">
                <w:rPr>
                  <w:rFonts w:ascii="Times New Roman" w:hAnsi="Times New Roman"/>
                  <w:sz w:val="24"/>
                  <w:szCs w:val="24"/>
                </w:rPr>
                <w:delText>Trạng thái VPB NEO của khách hàng</w:delText>
              </w:r>
            </w:del>
          </w:p>
        </w:tc>
        <w:tc>
          <w:tcPr>
            <w:tcW w:w="1070" w:type="dxa"/>
            <w:tcPrChange w:id="21815" w:author="thu nga" w:date="2024-10-01T10:52:00Z">
              <w:tcPr>
                <w:tcW w:w="1070" w:type="dxa"/>
              </w:tcPr>
            </w:tcPrChange>
          </w:tcPr>
          <w:p w14:paraId="593A19D9" w14:textId="39139260" w:rsidR="007B7F57" w:rsidRPr="0052167B" w:rsidDel="007E0F89" w:rsidRDefault="008730E6" w:rsidP="007B7F57">
            <w:pPr>
              <w:spacing w:before="0" w:line="240" w:lineRule="auto"/>
              <w:contextualSpacing w:val="0"/>
              <w:rPr>
                <w:del w:id="21816" w:author="Phuong Truong Thi" w:date="2024-10-08T18:13:00Z"/>
                <w:rFonts w:ascii="Times New Roman" w:eastAsia="Times New Roman" w:hAnsi="Times New Roman"/>
                <w:sz w:val="24"/>
                <w:szCs w:val="24"/>
                <w:lang w:eastAsia="vi-VN"/>
              </w:rPr>
            </w:pPr>
            <w:ins w:id="21817" w:author="thu nga" w:date="2024-09-30T15:54:00Z">
              <w:del w:id="21818" w:author="Phuong Truong Thi" w:date="2024-10-08T18:13:00Z">
                <w:r w:rsidDel="007E0F89">
                  <w:rPr>
                    <w:rFonts w:ascii="Times New Roman" w:eastAsia="Times New Roman" w:hAnsi="Times New Roman"/>
                    <w:sz w:val="24"/>
                    <w:szCs w:val="24"/>
                    <w:lang w:val="vi-VN" w:eastAsia="vi-VN"/>
                  </w:rPr>
                  <w:delText>EZ/OCB</w:delText>
                </w:r>
              </w:del>
            </w:ins>
          </w:p>
        </w:tc>
        <w:tc>
          <w:tcPr>
            <w:tcW w:w="1111" w:type="dxa"/>
            <w:tcPrChange w:id="21819" w:author="thu nga" w:date="2024-10-01T10:52:00Z">
              <w:tcPr>
                <w:tcW w:w="1896" w:type="dxa"/>
                <w:gridSpan w:val="2"/>
              </w:tcPr>
            </w:tcPrChange>
          </w:tcPr>
          <w:p w14:paraId="17404808" w14:textId="2D81CA28" w:rsidR="007B7F57" w:rsidRPr="0052167B" w:rsidDel="007E0F89" w:rsidRDefault="007B7F57" w:rsidP="007B7F57">
            <w:pPr>
              <w:spacing w:before="0" w:line="240" w:lineRule="auto"/>
              <w:contextualSpacing w:val="0"/>
              <w:rPr>
                <w:del w:id="21820" w:author="Phuong Truong Thi" w:date="2024-10-08T18:13:00Z"/>
                <w:rFonts w:ascii="Times New Roman" w:eastAsia="Times New Roman" w:hAnsi="Times New Roman"/>
                <w:sz w:val="24"/>
                <w:szCs w:val="24"/>
                <w:lang w:eastAsia="vi-VN"/>
              </w:rPr>
            </w:pPr>
            <w:del w:id="21821"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1822" w:author="thu nga" w:date="2024-10-01T10:52:00Z">
              <w:tcPr>
                <w:tcW w:w="1766" w:type="dxa"/>
                <w:gridSpan w:val="3"/>
                <w:shd w:val="clear" w:color="auto" w:fill="auto"/>
                <w:noWrap/>
                <w:vAlign w:val="center"/>
              </w:tcPr>
            </w:tcPrChange>
          </w:tcPr>
          <w:p w14:paraId="57CF869E" w14:textId="7F88E621" w:rsidR="007B7F57" w:rsidRPr="0052167B" w:rsidDel="007E0F89" w:rsidRDefault="007B7F57" w:rsidP="007B7F57">
            <w:pPr>
              <w:spacing w:before="0" w:line="240" w:lineRule="auto"/>
              <w:contextualSpacing w:val="0"/>
              <w:rPr>
                <w:del w:id="21823" w:author="Phuong Truong Thi" w:date="2024-10-08T18:13:00Z"/>
                <w:rFonts w:ascii="Times New Roman" w:eastAsia="Times New Roman" w:hAnsi="Times New Roman"/>
                <w:sz w:val="24"/>
                <w:szCs w:val="24"/>
                <w:lang w:eastAsia="vi-VN"/>
              </w:rPr>
            </w:pPr>
            <w:del w:id="21824" w:author="Phuong Truong Thi" w:date="2024-10-08T18:13:00Z">
              <w:r w:rsidRPr="0052167B" w:rsidDel="007E0F89">
                <w:rPr>
                  <w:rFonts w:ascii="Times New Roman" w:eastAsia="Times New Roman" w:hAnsi="Times New Roman"/>
                  <w:sz w:val="24"/>
                  <w:szCs w:val="24"/>
                  <w:lang w:eastAsia="vi-VN"/>
                </w:rPr>
                <w:delText>DM_NEO_</w:delText>
              </w:r>
            </w:del>
          </w:p>
          <w:p w14:paraId="18182311" w14:textId="68682E33" w:rsidR="007B7F57" w:rsidRPr="0052167B" w:rsidDel="007E0F89" w:rsidRDefault="007B7F57" w:rsidP="007B7F57">
            <w:pPr>
              <w:spacing w:before="0" w:line="240" w:lineRule="auto"/>
              <w:contextualSpacing w:val="0"/>
              <w:rPr>
                <w:del w:id="21825" w:author="Phuong Truong Thi" w:date="2024-10-08T18:13:00Z"/>
                <w:rFonts w:ascii="Times New Roman" w:eastAsia="Times New Roman" w:hAnsi="Times New Roman"/>
                <w:sz w:val="24"/>
                <w:szCs w:val="24"/>
                <w:lang w:eastAsia="vi-VN"/>
              </w:rPr>
            </w:pPr>
            <w:del w:id="21826" w:author="Phuong Truong Thi" w:date="2024-10-08T18:13:00Z">
              <w:r w:rsidRPr="0052167B" w:rsidDel="007E0F89">
                <w:rPr>
                  <w:rFonts w:ascii="Times New Roman" w:eastAsia="Times New Roman" w:hAnsi="Times New Roman"/>
                  <w:sz w:val="24"/>
                  <w:szCs w:val="24"/>
                  <w:lang w:eastAsia="vi-VN"/>
                </w:rPr>
                <w:delText>STATUS</w:delText>
              </w:r>
            </w:del>
          </w:p>
        </w:tc>
        <w:tc>
          <w:tcPr>
            <w:tcW w:w="994" w:type="dxa"/>
            <w:tcPrChange w:id="21827" w:author="thu nga" w:date="2024-10-01T10:52:00Z">
              <w:tcPr>
                <w:tcW w:w="790" w:type="dxa"/>
              </w:tcPr>
            </w:tcPrChange>
          </w:tcPr>
          <w:p w14:paraId="0C5E5BA5" w14:textId="37F92726" w:rsidR="007B7F57" w:rsidRPr="0052167B" w:rsidDel="007E0F89" w:rsidRDefault="007B7F57" w:rsidP="007B7F57">
            <w:pPr>
              <w:spacing w:before="0" w:line="240" w:lineRule="auto"/>
              <w:contextualSpacing w:val="0"/>
              <w:jc w:val="center"/>
              <w:rPr>
                <w:del w:id="21828" w:author="Phuong Truong Thi" w:date="2024-10-08T18:13:00Z"/>
                <w:rFonts w:ascii="Times New Roman" w:eastAsia="Times New Roman" w:hAnsi="Times New Roman"/>
                <w:sz w:val="24"/>
                <w:szCs w:val="24"/>
                <w:lang w:val="vi-VN" w:eastAsia="vi-VN"/>
              </w:rPr>
            </w:pPr>
            <w:del w:id="21829"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15C7A0E" w14:textId="2F75B4E6" w:rsidTr="00E57F75">
        <w:trPr>
          <w:trHeight w:val="276"/>
          <w:del w:id="21830" w:author="Phuong Truong Thi" w:date="2024-10-08T18:13:00Z"/>
          <w:trPrChange w:id="21831" w:author="thu nga" w:date="2024-10-01T10:52:00Z">
            <w:trPr>
              <w:gridAfter w:val="0"/>
              <w:trHeight w:val="276"/>
            </w:trPr>
          </w:trPrChange>
        </w:trPr>
        <w:tc>
          <w:tcPr>
            <w:tcW w:w="670" w:type="dxa"/>
            <w:shd w:val="clear" w:color="auto" w:fill="auto"/>
            <w:vAlign w:val="center"/>
            <w:tcPrChange w:id="21832" w:author="thu nga" w:date="2024-10-01T10:52:00Z">
              <w:tcPr>
                <w:tcW w:w="670" w:type="dxa"/>
                <w:shd w:val="clear" w:color="auto" w:fill="auto"/>
                <w:vAlign w:val="center"/>
              </w:tcPr>
            </w:tcPrChange>
          </w:tcPr>
          <w:p w14:paraId="4C6C8C6B" w14:textId="2EA3ECFA" w:rsidR="008730E6" w:rsidRPr="0052167B" w:rsidDel="007E0F89" w:rsidRDefault="008730E6" w:rsidP="008730E6">
            <w:pPr>
              <w:pStyle w:val="ListParagraph"/>
              <w:numPr>
                <w:ilvl w:val="0"/>
                <w:numId w:val="63"/>
              </w:numPr>
              <w:spacing w:before="0" w:line="240" w:lineRule="auto"/>
              <w:contextualSpacing w:val="0"/>
              <w:jc w:val="left"/>
              <w:rPr>
                <w:del w:id="21833" w:author="Phuong Truong Thi" w:date="2024-10-08T18:13:00Z"/>
                <w:rFonts w:eastAsia="Times New Roman"/>
                <w:szCs w:val="24"/>
                <w:lang w:val="vi-VN" w:eastAsia="vi-VN"/>
              </w:rPr>
            </w:pPr>
          </w:p>
        </w:tc>
        <w:tc>
          <w:tcPr>
            <w:tcW w:w="2097" w:type="dxa"/>
            <w:gridSpan w:val="2"/>
            <w:shd w:val="clear" w:color="auto" w:fill="auto"/>
            <w:vAlign w:val="center"/>
            <w:tcPrChange w:id="21834" w:author="thu nga" w:date="2024-10-01T10:52:00Z">
              <w:tcPr>
                <w:tcW w:w="2097" w:type="dxa"/>
                <w:gridSpan w:val="3"/>
                <w:shd w:val="clear" w:color="auto" w:fill="auto"/>
                <w:vAlign w:val="center"/>
              </w:tcPr>
            </w:tcPrChange>
          </w:tcPr>
          <w:p w14:paraId="7B53C9CC" w14:textId="5AD0B6E1" w:rsidR="008730E6" w:rsidRPr="00126368" w:rsidDel="007E0F89" w:rsidRDefault="008730E6" w:rsidP="008730E6">
            <w:pPr>
              <w:spacing w:before="0" w:line="240" w:lineRule="auto"/>
              <w:contextualSpacing w:val="0"/>
              <w:rPr>
                <w:del w:id="21835" w:author="Phuong Truong Thi" w:date="2024-10-08T18:13:00Z"/>
                <w:rFonts w:ascii="Times New Roman" w:hAnsi="Times New Roman"/>
                <w:sz w:val="24"/>
                <w:szCs w:val="24"/>
                <w:lang w:val="vi-VN"/>
              </w:rPr>
            </w:pPr>
            <w:del w:id="21836" w:author="Phuong Truong Thi" w:date="2024-10-08T18:13:00Z">
              <w:r w:rsidRPr="00126368" w:rsidDel="007E0F89">
                <w:rPr>
                  <w:rFonts w:ascii="Times New Roman" w:hAnsi="Times New Roman"/>
                  <w:sz w:val="24"/>
                  <w:szCs w:val="24"/>
                  <w:lang w:val="vi-VN"/>
                </w:rPr>
                <w:delText>Số lượng TKTT của KH</w:delText>
              </w:r>
            </w:del>
          </w:p>
        </w:tc>
        <w:tc>
          <w:tcPr>
            <w:tcW w:w="2230" w:type="dxa"/>
            <w:vAlign w:val="center"/>
            <w:tcPrChange w:id="21837" w:author="thu nga" w:date="2024-10-01T10:52:00Z">
              <w:tcPr>
                <w:tcW w:w="2230" w:type="dxa"/>
                <w:vAlign w:val="center"/>
              </w:tcPr>
            </w:tcPrChange>
          </w:tcPr>
          <w:p w14:paraId="30AAEBC8" w14:textId="21026AB9" w:rsidR="008730E6" w:rsidRPr="00126368" w:rsidDel="007E0F89" w:rsidRDefault="008730E6" w:rsidP="008730E6">
            <w:pPr>
              <w:spacing w:before="0" w:line="240" w:lineRule="auto"/>
              <w:contextualSpacing w:val="0"/>
              <w:rPr>
                <w:del w:id="21838" w:author="Phuong Truong Thi" w:date="2024-10-08T18:13:00Z"/>
                <w:rFonts w:ascii="Times New Roman" w:eastAsia="Times New Roman" w:hAnsi="Times New Roman"/>
                <w:sz w:val="24"/>
                <w:szCs w:val="24"/>
                <w:lang w:val="vi-VN" w:eastAsia="vi-VN"/>
              </w:rPr>
            </w:pPr>
            <w:del w:id="21839" w:author="Phuong Truong Thi" w:date="2024-10-08T18:13:00Z">
              <w:r w:rsidRPr="00126368" w:rsidDel="007E0F89">
                <w:rPr>
                  <w:rFonts w:ascii="Times New Roman" w:hAnsi="Times New Roman"/>
                  <w:sz w:val="24"/>
                  <w:szCs w:val="24"/>
                  <w:lang w:val="vi-VN"/>
                </w:rPr>
                <w:delText>Tổng số lượng TKTT của khách hang</w:delText>
              </w:r>
            </w:del>
          </w:p>
        </w:tc>
        <w:tc>
          <w:tcPr>
            <w:tcW w:w="1070" w:type="dxa"/>
            <w:tcPrChange w:id="21840" w:author="thu nga" w:date="2024-10-01T10:52:00Z">
              <w:tcPr>
                <w:tcW w:w="1070" w:type="dxa"/>
              </w:tcPr>
            </w:tcPrChange>
          </w:tcPr>
          <w:p w14:paraId="52FB6463" w14:textId="473B453D" w:rsidR="008730E6" w:rsidRPr="0052167B" w:rsidDel="007E0F89" w:rsidRDefault="008730E6" w:rsidP="008730E6">
            <w:pPr>
              <w:spacing w:before="0" w:line="240" w:lineRule="auto"/>
              <w:contextualSpacing w:val="0"/>
              <w:rPr>
                <w:del w:id="21841" w:author="Phuong Truong Thi" w:date="2024-10-08T18:13:00Z"/>
                <w:rFonts w:ascii="Times New Roman" w:eastAsia="Times New Roman" w:hAnsi="Times New Roman"/>
                <w:sz w:val="24"/>
                <w:szCs w:val="24"/>
                <w:lang w:eastAsia="vi-VN"/>
              </w:rPr>
            </w:pPr>
            <w:ins w:id="21842" w:author="thu nga" w:date="2024-09-30T15:54:00Z">
              <w:del w:id="21843"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1844" w:author="thu nga" w:date="2024-10-01T10:52:00Z">
              <w:tcPr>
                <w:tcW w:w="1896" w:type="dxa"/>
                <w:gridSpan w:val="2"/>
              </w:tcPr>
            </w:tcPrChange>
          </w:tcPr>
          <w:p w14:paraId="58718AA6" w14:textId="6112BAD7" w:rsidR="008730E6" w:rsidRPr="0052167B" w:rsidDel="007E0F89" w:rsidRDefault="008730E6" w:rsidP="008730E6">
            <w:pPr>
              <w:spacing w:before="0" w:line="240" w:lineRule="auto"/>
              <w:contextualSpacing w:val="0"/>
              <w:rPr>
                <w:del w:id="21845" w:author="Phuong Truong Thi" w:date="2024-10-08T18:13:00Z"/>
                <w:rFonts w:ascii="Times New Roman" w:eastAsia="Times New Roman" w:hAnsi="Times New Roman"/>
                <w:sz w:val="24"/>
                <w:szCs w:val="24"/>
                <w:lang w:eastAsia="vi-VN"/>
              </w:rPr>
            </w:pPr>
            <w:del w:id="21846"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847" w:author="thu nga" w:date="2024-10-01T10:52:00Z">
              <w:tcPr>
                <w:tcW w:w="1766" w:type="dxa"/>
                <w:gridSpan w:val="3"/>
                <w:shd w:val="clear" w:color="auto" w:fill="auto"/>
                <w:noWrap/>
                <w:vAlign w:val="center"/>
              </w:tcPr>
            </w:tcPrChange>
          </w:tcPr>
          <w:p w14:paraId="16E0DFBE" w14:textId="2696C391" w:rsidR="008730E6" w:rsidRPr="0052167B" w:rsidDel="007E0F89" w:rsidRDefault="008730E6" w:rsidP="008730E6">
            <w:pPr>
              <w:spacing w:before="0" w:line="240" w:lineRule="auto"/>
              <w:contextualSpacing w:val="0"/>
              <w:rPr>
                <w:del w:id="21848" w:author="Phuong Truong Thi" w:date="2024-10-08T18:13:00Z"/>
                <w:rFonts w:ascii="Times New Roman" w:eastAsia="Times New Roman" w:hAnsi="Times New Roman"/>
                <w:sz w:val="24"/>
                <w:szCs w:val="24"/>
                <w:lang w:val="vi-VN" w:eastAsia="vi-VN"/>
              </w:rPr>
            </w:pPr>
          </w:p>
        </w:tc>
        <w:tc>
          <w:tcPr>
            <w:tcW w:w="994" w:type="dxa"/>
            <w:tcPrChange w:id="21849" w:author="thu nga" w:date="2024-10-01T10:52:00Z">
              <w:tcPr>
                <w:tcW w:w="790" w:type="dxa"/>
              </w:tcPr>
            </w:tcPrChange>
          </w:tcPr>
          <w:p w14:paraId="74B791AC" w14:textId="2CC57DBE" w:rsidR="008730E6" w:rsidRPr="0052167B" w:rsidDel="007E0F89" w:rsidRDefault="008730E6" w:rsidP="008730E6">
            <w:pPr>
              <w:spacing w:before="0" w:line="240" w:lineRule="auto"/>
              <w:contextualSpacing w:val="0"/>
              <w:jc w:val="center"/>
              <w:rPr>
                <w:del w:id="21850" w:author="Phuong Truong Thi" w:date="2024-10-08T18:13:00Z"/>
                <w:rFonts w:ascii="Times New Roman" w:eastAsia="Times New Roman" w:hAnsi="Times New Roman"/>
                <w:sz w:val="24"/>
                <w:szCs w:val="24"/>
                <w:lang w:val="vi-VN" w:eastAsia="vi-VN"/>
              </w:rPr>
            </w:pPr>
            <w:del w:id="21851"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326D654F" w14:textId="660A7028" w:rsidTr="00E57F75">
        <w:trPr>
          <w:trHeight w:val="276"/>
          <w:del w:id="21852" w:author="Phuong Truong Thi" w:date="2024-10-08T18:13:00Z"/>
          <w:trPrChange w:id="21853" w:author="thu nga" w:date="2024-10-01T10:52:00Z">
            <w:trPr>
              <w:gridAfter w:val="0"/>
              <w:trHeight w:val="276"/>
            </w:trPr>
          </w:trPrChange>
        </w:trPr>
        <w:tc>
          <w:tcPr>
            <w:tcW w:w="670" w:type="dxa"/>
            <w:shd w:val="clear" w:color="auto" w:fill="auto"/>
            <w:vAlign w:val="center"/>
            <w:tcPrChange w:id="21854" w:author="thu nga" w:date="2024-10-01T10:52:00Z">
              <w:tcPr>
                <w:tcW w:w="670" w:type="dxa"/>
                <w:shd w:val="clear" w:color="auto" w:fill="auto"/>
                <w:vAlign w:val="center"/>
              </w:tcPr>
            </w:tcPrChange>
          </w:tcPr>
          <w:p w14:paraId="13C34D9F" w14:textId="51A9967C" w:rsidR="008730E6" w:rsidRPr="0052167B" w:rsidDel="007E0F89" w:rsidRDefault="008730E6" w:rsidP="008730E6">
            <w:pPr>
              <w:pStyle w:val="ListParagraph"/>
              <w:numPr>
                <w:ilvl w:val="0"/>
                <w:numId w:val="63"/>
              </w:numPr>
              <w:spacing w:before="0" w:line="240" w:lineRule="auto"/>
              <w:contextualSpacing w:val="0"/>
              <w:jc w:val="left"/>
              <w:rPr>
                <w:del w:id="21855" w:author="Phuong Truong Thi" w:date="2024-10-08T18:13:00Z"/>
                <w:rFonts w:eastAsia="Times New Roman"/>
                <w:szCs w:val="24"/>
                <w:lang w:val="vi-VN" w:eastAsia="vi-VN"/>
              </w:rPr>
            </w:pPr>
          </w:p>
        </w:tc>
        <w:tc>
          <w:tcPr>
            <w:tcW w:w="2097" w:type="dxa"/>
            <w:gridSpan w:val="2"/>
            <w:shd w:val="clear" w:color="auto" w:fill="auto"/>
            <w:vAlign w:val="center"/>
            <w:tcPrChange w:id="21856" w:author="thu nga" w:date="2024-10-01T10:52:00Z">
              <w:tcPr>
                <w:tcW w:w="2097" w:type="dxa"/>
                <w:gridSpan w:val="3"/>
                <w:shd w:val="clear" w:color="auto" w:fill="auto"/>
                <w:vAlign w:val="center"/>
              </w:tcPr>
            </w:tcPrChange>
          </w:tcPr>
          <w:p w14:paraId="46857AC5" w14:textId="46B56956" w:rsidR="008730E6" w:rsidRPr="00126368" w:rsidDel="007E0F89" w:rsidRDefault="008730E6" w:rsidP="008730E6">
            <w:pPr>
              <w:spacing w:before="0" w:line="240" w:lineRule="auto"/>
              <w:contextualSpacing w:val="0"/>
              <w:rPr>
                <w:del w:id="21857" w:author="Phuong Truong Thi" w:date="2024-10-08T18:13:00Z"/>
                <w:rFonts w:ascii="Times New Roman" w:hAnsi="Times New Roman"/>
                <w:sz w:val="24"/>
                <w:szCs w:val="24"/>
                <w:lang w:val="vi-VN"/>
              </w:rPr>
            </w:pPr>
            <w:del w:id="21858" w:author="Phuong Truong Thi" w:date="2024-10-08T18:13:00Z">
              <w:r w:rsidRPr="00126368" w:rsidDel="007E0F89">
                <w:rPr>
                  <w:rFonts w:ascii="Times New Roman" w:hAnsi="Times New Roman"/>
                  <w:sz w:val="24"/>
                  <w:szCs w:val="24"/>
                  <w:lang w:val="vi-VN"/>
                </w:rPr>
                <w:delText>Phí Tài khoản số đẹp</w:delText>
              </w:r>
            </w:del>
          </w:p>
        </w:tc>
        <w:tc>
          <w:tcPr>
            <w:tcW w:w="2230" w:type="dxa"/>
            <w:vAlign w:val="center"/>
            <w:tcPrChange w:id="21859" w:author="thu nga" w:date="2024-10-01T10:52:00Z">
              <w:tcPr>
                <w:tcW w:w="2230" w:type="dxa"/>
                <w:vAlign w:val="center"/>
              </w:tcPr>
            </w:tcPrChange>
          </w:tcPr>
          <w:p w14:paraId="100A211F" w14:textId="29C9A900" w:rsidR="008730E6" w:rsidRPr="00126368" w:rsidDel="007E0F89" w:rsidRDefault="008730E6" w:rsidP="008730E6">
            <w:pPr>
              <w:spacing w:before="0" w:line="240" w:lineRule="auto"/>
              <w:contextualSpacing w:val="0"/>
              <w:rPr>
                <w:del w:id="21860" w:author="Phuong Truong Thi" w:date="2024-10-08T18:13:00Z"/>
                <w:rFonts w:ascii="Times New Roman" w:eastAsia="Times New Roman" w:hAnsi="Times New Roman"/>
                <w:sz w:val="24"/>
                <w:szCs w:val="24"/>
                <w:lang w:val="vi-VN" w:eastAsia="vi-VN"/>
              </w:rPr>
            </w:pPr>
            <w:del w:id="21861" w:author="Phuong Truong Thi" w:date="2024-10-08T18:13:00Z">
              <w:r w:rsidRPr="00126368" w:rsidDel="007E0F89">
                <w:rPr>
                  <w:rFonts w:ascii="Times New Roman" w:hAnsi="Times New Roman"/>
                  <w:sz w:val="24"/>
                  <w:szCs w:val="24"/>
                  <w:lang w:val="vi-VN"/>
                </w:rPr>
                <w:delText>Tổng phí tài khoản số đẹp của KH đến ngày dữ liệu</w:delText>
              </w:r>
            </w:del>
          </w:p>
        </w:tc>
        <w:tc>
          <w:tcPr>
            <w:tcW w:w="1070" w:type="dxa"/>
            <w:tcPrChange w:id="21862" w:author="thu nga" w:date="2024-10-01T10:52:00Z">
              <w:tcPr>
                <w:tcW w:w="1070" w:type="dxa"/>
              </w:tcPr>
            </w:tcPrChange>
          </w:tcPr>
          <w:p w14:paraId="6AFCB7EE" w14:textId="1F033176" w:rsidR="008730E6" w:rsidRPr="0052167B" w:rsidDel="007E0F89" w:rsidRDefault="008730E6" w:rsidP="008730E6">
            <w:pPr>
              <w:spacing w:before="0" w:line="240" w:lineRule="auto"/>
              <w:contextualSpacing w:val="0"/>
              <w:rPr>
                <w:del w:id="21863" w:author="Phuong Truong Thi" w:date="2024-10-08T18:13:00Z"/>
                <w:rFonts w:ascii="Times New Roman" w:eastAsia="Times New Roman" w:hAnsi="Times New Roman"/>
                <w:sz w:val="24"/>
                <w:szCs w:val="24"/>
                <w:lang w:eastAsia="vi-VN"/>
              </w:rPr>
            </w:pPr>
            <w:ins w:id="21864" w:author="thu nga" w:date="2024-09-30T15:54:00Z">
              <w:del w:id="21865"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1866" w:author="thu nga" w:date="2024-10-01T10:52:00Z">
              <w:tcPr>
                <w:tcW w:w="1896" w:type="dxa"/>
                <w:gridSpan w:val="2"/>
              </w:tcPr>
            </w:tcPrChange>
          </w:tcPr>
          <w:p w14:paraId="09C39F47" w14:textId="7F7A2D6D" w:rsidR="008730E6" w:rsidRPr="0052167B" w:rsidDel="007E0F89" w:rsidRDefault="000E4E67" w:rsidP="008730E6">
            <w:pPr>
              <w:spacing w:before="0" w:line="240" w:lineRule="auto"/>
              <w:contextualSpacing w:val="0"/>
              <w:rPr>
                <w:del w:id="21867" w:author="Phuong Truong Thi" w:date="2024-10-08T18:13:00Z"/>
                <w:rFonts w:ascii="Times New Roman" w:eastAsia="Times New Roman" w:hAnsi="Times New Roman"/>
                <w:sz w:val="24"/>
                <w:szCs w:val="24"/>
                <w:lang w:eastAsia="vi-VN"/>
              </w:rPr>
            </w:pPr>
            <w:ins w:id="21868" w:author="thu nga" w:date="2024-10-01T10:20:00Z">
              <w:del w:id="21869" w:author="Phuong Truong Thi" w:date="2024-10-08T18:13:00Z">
                <w:r w:rsidDel="007E0F89">
                  <w:rPr>
                    <w:rFonts w:ascii="Times New Roman" w:eastAsia="Times New Roman" w:hAnsi="Times New Roman"/>
                    <w:sz w:val="24"/>
                    <w:szCs w:val="24"/>
                    <w:lang w:eastAsia="vi-VN"/>
                  </w:rPr>
                  <w:delText>Currency</w:delText>
                </w:r>
              </w:del>
            </w:ins>
            <w:del w:id="21870" w:author="Phuong Truong Thi" w:date="2024-10-08T18:13:00Z">
              <w:r w:rsidR="008730E6"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871" w:author="thu nga" w:date="2024-10-01T10:52:00Z">
              <w:tcPr>
                <w:tcW w:w="1766" w:type="dxa"/>
                <w:gridSpan w:val="3"/>
                <w:shd w:val="clear" w:color="auto" w:fill="auto"/>
                <w:noWrap/>
                <w:vAlign w:val="center"/>
              </w:tcPr>
            </w:tcPrChange>
          </w:tcPr>
          <w:p w14:paraId="30C213C0" w14:textId="0D2DA044" w:rsidR="008730E6" w:rsidRPr="0052167B" w:rsidDel="007E0F89" w:rsidRDefault="008730E6" w:rsidP="008730E6">
            <w:pPr>
              <w:spacing w:before="0" w:line="240" w:lineRule="auto"/>
              <w:contextualSpacing w:val="0"/>
              <w:rPr>
                <w:del w:id="21872" w:author="Phuong Truong Thi" w:date="2024-10-08T18:13:00Z"/>
                <w:rFonts w:ascii="Times New Roman" w:eastAsia="Times New Roman" w:hAnsi="Times New Roman"/>
                <w:sz w:val="24"/>
                <w:szCs w:val="24"/>
                <w:lang w:val="vi-VN" w:eastAsia="vi-VN"/>
              </w:rPr>
            </w:pPr>
          </w:p>
        </w:tc>
        <w:tc>
          <w:tcPr>
            <w:tcW w:w="994" w:type="dxa"/>
            <w:tcPrChange w:id="21873" w:author="thu nga" w:date="2024-10-01T10:52:00Z">
              <w:tcPr>
                <w:tcW w:w="790" w:type="dxa"/>
              </w:tcPr>
            </w:tcPrChange>
          </w:tcPr>
          <w:p w14:paraId="642D218F" w14:textId="4359C5EA" w:rsidR="008730E6" w:rsidRPr="0052167B" w:rsidDel="007E0F89" w:rsidRDefault="008730E6" w:rsidP="008730E6">
            <w:pPr>
              <w:spacing w:before="0" w:line="240" w:lineRule="auto"/>
              <w:contextualSpacing w:val="0"/>
              <w:jc w:val="center"/>
              <w:rPr>
                <w:del w:id="21874" w:author="Phuong Truong Thi" w:date="2024-10-08T18:13:00Z"/>
                <w:rFonts w:ascii="Times New Roman" w:eastAsia="Times New Roman" w:hAnsi="Times New Roman"/>
                <w:sz w:val="24"/>
                <w:szCs w:val="24"/>
                <w:lang w:val="vi-VN" w:eastAsia="vi-VN"/>
              </w:rPr>
            </w:pPr>
            <w:del w:id="21875"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2FD9A5E" w14:textId="0EF86772" w:rsidTr="00E57F75">
        <w:trPr>
          <w:trHeight w:val="276"/>
          <w:del w:id="21876" w:author="Phuong Truong Thi" w:date="2024-10-08T18:13:00Z"/>
          <w:trPrChange w:id="21877" w:author="thu nga" w:date="2024-10-01T10:52:00Z">
            <w:trPr>
              <w:gridAfter w:val="0"/>
              <w:trHeight w:val="276"/>
            </w:trPr>
          </w:trPrChange>
        </w:trPr>
        <w:tc>
          <w:tcPr>
            <w:tcW w:w="670" w:type="dxa"/>
            <w:shd w:val="clear" w:color="auto" w:fill="auto"/>
            <w:vAlign w:val="center"/>
            <w:tcPrChange w:id="21878" w:author="thu nga" w:date="2024-10-01T10:52:00Z">
              <w:tcPr>
                <w:tcW w:w="670" w:type="dxa"/>
                <w:shd w:val="clear" w:color="auto" w:fill="auto"/>
                <w:vAlign w:val="center"/>
              </w:tcPr>
            </w:tcPrChange>
          </w:tcPr>
          <w:p w14:paraId="29D452EE" w14:textId="397D99AE" w:rsidR="008730E6" w:rsidRPr="0052167B" w:rsidDel="007E0F89" w:rsidRDefault="008730E6" w:rsidP="008730E6">
            <w:pPr>
              <w:pStyle w:val="ListParagraph"/>
              <w:numPr>
                <w:ilvl w:val="0"/>
                <w:numId w:val="63"/>
              </w:numPr>
              <w:spacing w:before="0" w:line="240" w:lineRule="auto"/>
              <w:contextualSpacing w:val="0"/>
              <w:jc w:val="left"/>
              <w:rPr>
                <w:del w:id="21879" w:author="Phuong Truong Thi" w:date="2024-10-08T18:13:00Z"/>
                <w:rFonts w:eastAsia="Times New Roman"/>
                <w:szCs w:val="24"/>
                <w:lang w:val="vi-VN" w:eastAsia="vi-VN"/>
              </w:rPr>
            </w:pPr>
          </w:p>
        </w:tc>
        <w:tc>
          <w:tcPr>
            <w:tcW w:w="2097" w:type="dxa"/>
            <w:gridSpan w:val="2"/>
            <w:shd w:val="clear" w:color="auto" w:fill="auto"/>
            <w:vAlign w:val="center"/>
            <w:tcPrChange w:id="21880" w:author="thu nga" w:date="2024-10-01T10:52:00Z">
              <w:tcPr>
                <w:tcW w:w="2097" w:type="dxa"/>
                <w:gridSpan w:val="3"/>
                <w:shd w:val="clear" w:color="auto" w:fill="auto"/>
                <w:vAlign w:val="center"/>
              </w:tcPr>
            </w:tcPrChange>
          </w:tcPr>
          <w:p w14:paraId="517E3606" w14:textId="3031337F" w:rsidR="008730E6" w:rsidRPr="00126368" w:rsidDel="007E0F89" w:rsidRDefault="008730E6" w:rsidP="008730E6">
            <w:pPr>
              <w:spacing w:before="0" w:line="240" w:lineRule="auto"/>
              <w:contextualSpacing w:val="0"/>
              <w:rPr>
                <w:del w:id="21881" w:author="Phuong Truong Thi" w:date="2024-10-08T18:13:00Z"/>
                <w:rFonts w:ascii="Times New Roman" w:hAnsi="Times New Roman"/>
                <w:sz w:val="24"/>
                <w:szCs w:val="24"/>
                <w:lang w:val="vi-VN"/>
              </w:rPr>
            </w:pPr>
            <w:del w:id="21882" w:author="Phuong Truong Thi" w:date="2024-10-08T18:13:00Z">
              <w:r w:rsidRPr="00126368" w:rsidDel="007E0F89">
                <w:rPr>
                  <w:rFonts w:ascii="Times New Roman" w:hAnsi="Times New Roman"/>
                  <w:sz w:val="24"/>
                  <w:szCs w:val="24"/>
                  <w:lang w:val="vi-VN"/>
                </w:rPr>
                <w:delText>KH đã có thấu chi chưa</w:delText>
              </w:r>
            </w:del>
          </w:p>
        </w:tc>
        <w:tc>
          <w:tcPr>
            <w:tcW w:w="2230" w:type="dxa"/>
            <w:vAlign w:val="center"/>
            <w:tcPrChange w:id="21883" w:author="thu nga" w:date="2024-10-01T10:52:00Z">
              <w:tcPr>
                <w:tcW w:w="2230" w:type="dxa"/>
                <w:vAlign w:val="center"/>
              </w:tcPr>
            </w:tcPrChange>
          </w:tcPr>
          <w:p w14:paraId="36583401" w14:textId="204E0521" w:rsidR="008730E6" w:rsidRPr="00126368" w:rsidDel="007E0F89" w:rsidRDefault="008730E6" w:rsidP="008730E6">
            <w:pPr>
              <w:spacing w:before="0" w:line="240" w:lineRule="auto"/>
              <w:contextualSpacing w:val="0"/>
              <w:rPr>
                <w:del w:id="21884" w:author="Phuong Truong Thi" w:date="2024-10-08T18:13:00Z"/>
                <w:rFonts w:ascii="Times New Roman" w:eastAsia="Times New Roman" w:hAnsi="Times New Roman"/>
                <w:sz w:val="24"/>
                <w:szCs w:val="24"/>
                <w:lang w:val="vi-VN" w:eastAsia="vi-VN"/>
              </w:rPr>
            </w:pPr>
            <w:del w:id="21885" w:author="Phuong Truong Thi" w:date="2024-10-08T18:13:00Z">
              <w:r w:rsidRPr="00126368" w:rsidDel="007E0F89">
                <w:rPr>
                  <w:rFonts w:ascii="Times New Roman" w:hAnsi="Times New Roman"/>
                  <w:sz w:val="24"/>
                  <w:szCs w:val="24"/>
                  <w:lang w:val="vi-VN"/>
                </w:rPr>
                <w:delText>Có/ chưa: Đánh dấu KH đang nắm giữ sản phẩm OD hay không</w:delText>
              </w:r>
            </w:del>
          </w:p>
        </w:tc>
        <w:tc>
          <w:tcPr>
            <w:tcW w:w="1070" w:type="dxa"/>
            <w:tcPrChange w:id="21886" w:author="thu nga" w:date="2024-10-01T10:52:00Z">
              <w:tcPr>
                <w:tcW w:w="1070" w:type="dxa"/>
              </w:tcPr>
            </w:tcPrChange>
          </w:tcPr>
          <w:p w14:paraId="4F777506" w14:textId="442E9FEA" w:rsidR="008730E6" w:rsidRPr="0052167B" w:rsidDel="007E0F89" w:rsidRDefault="008730E6" w:rsidP="008730E6">
            <w:pPr>
              <w:spacing w:before="0" w:line="240" w:lineRule="auto"/>
              <w:contextualSpacing w:val="0"/>
              <w:rPr>
                <w:del w:id="21887" w:author="Phuong Truong Thi" w:date="2024-10-08T18:13:00Z"/>
                <w:rFonts w:ascii="Times New Roman" w:eastAsia="Times New Roman" w:hAnsi="Times New Roman"/>
                <w:sz w:val="24"/>
                <w:szCs w:val="24"/>
                <w:lang w:eastAsia="vi-VN"/>
              </w:rPr>
            </w:pPr>
            <w:ins w:id="21888" w:author="thu nga" w:date="2024-09-30T15:54:00Z">
              <w:del w:id="21889"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1890" w:author="thu nga" w:date="2024-10-01T10:52:00Z">
              <w:tcPr>
                <w:tcW w:w="1896" w:type="dxa"/>
                <w:gridSpan w:val="2"/>
              </w:tcPr>
            </w:tcPrChange>
          </w:tcPr>
          <w:p w14:paraId="71EB5B8B" w14:textId="2ED61DEB" w:rsidR="008730E6" w:rsidRPr="0052167B" w:rsidDel="007E0F89" w:rsidRDefault="008730E6" w:rsidP="008730E6">
            <w:pPr>
              <w:spacing w:before="0" w:line="240" w:lineRule="auto"/>
              <w:contextualSpacing w:val="0"/>
              <w:rPr>
                <w:del w:id="21891" w:author="Phuong Truong Thi" w:date="2024-10-08T18:13:00Z"/>
                <w:rFonts w:ascii="Times New Roman" w:eastAsia="Times New Roman" w:hAnsi="Times New Roman"/>
                <w:sz w:val="24"/>
                <w:szCs w:val="24"/>
                <w:lang w:eastAsia="vi-VN"/>
              </w:rPr>
            </w:pPr>
            <w:del w:id="21892" w:author="Phuong Truong Thi" w:date="2024-10-08T18:13:00Z">
              <w:r w:rsidRPr="0052167B" w:rsidDel="007E0F89">
                <w:rPr>
                  <w:rFonts w:ascii="Times New Roman" w:eastAsia="Times New Roman" w:hAnsi="Times New Roman"/>
                  <w:sz w:val="24"/>
                  <w:szCs w:val="24"/>
                  <w:lang w:eastAsia="vi-VN"/>
                </w:rPr>
                <w:delText>Text</w:delText>
              </w:r>
            </w:del>
          </w:p>
        </w:tc>
        <w:tc>
          <w:tcPr>
            <w:tcW w:w="1134" w:type="dxa"/>
            <w:shd w:val="clear" w:color="auto" w:fill="auto"/>
            <w:noWrap/>
            <w:vAlign w:val="center"/>
            <w:tcPrChange w:id="21893" w:author="thu nga" w:date="2024-10-01T10:52:00Z">
              <w:tcPr>
                <w:tcW w:w="1766" w:type="dxa"/>
                <w:gridSpan w:val="3"/>
                <w:shd w:val="clear" w:color="auto" w:fill="auto"/>
                <w:noWrap/>
                <w:vAlign w:val="center"/>
              </w:tcPr>
            </w:tcPrChange>
          </w:tcPr>
          <w:p w14:paraId="6D23DBC1" w14:textId="1704C46B" w:rsidR="008730E6" w:rsidRPr="0052167B" w:rsidDel="007E0F89" w:rsidRDefault="008730E6" w:rsidP="008730E6">
            <w:pPr>
              <w:spacing w:before="0" w:line="240" w:lineRule="auto"/>
              <w:contextualSpacing w:val="0"/>
              <w:rPr>
                <w:del w:id="21894" w:author="Phuong Truong Thi" w:date="2024-10-08T18:13:00Z"/>
                <w:rFonts w:ascii="Times New Roman" w:eastAsia="Times New Roman" w:hAnsi="Times New Roman"/>
                <w:sz w:val="24"/>
                <w:szCs w:val="24"/>
                <w:lang w:eastAsia="vi-VN"/>
              </w:rPr>
            </w:pPr>
            <w:del w:id="21895" w:author="Phuong Truong Thi" w:date="2024-10-08T18:13:00Z">
              <w:r w:rsidRPr="0052167B" w:rsidDel="007E0F89">
                <w:rPr>
                  <w:rFonts w:ascii="Times New Roman" w:eastAsia="Times New Roman" w:hAnsi="Times New Roman"/>
                  <w:sz w:val="24"/>
                  <w:szCs w:val="24"/>
                  <w:lang w:eastAsia="vi-VN"/>
                </w:rPr>
                <w:delText>DM_OD_MARK</w:delText>
              </w:r>
            </w:del>
          </w:p>
        </w:tc>
        <w:tc>
          <w:tcPr>
            <w:tcW w:w="994" w:type="dxa"/>
            <w:tcPrChange w:id="21896" w:author="thu nga" w:date="2024-10-01T10:52:00Z">
              <w:tcPr>
                <w:tcW w:w="790" w:type="dxa"/>
              </w:tcPr>
            </w:tcPrChange>
          </w:tcPr>
          <w:p w14:paraId="3E8582F4" w14:textId="0CBECE2E" w:rsidR="008730E6" w:rsidRPr="0052167B" w:rsidDel="007E0F89" w:rsidRDefault="008730E6" w:rsidP="008730E6">
            <w:pPr>
              <w:spacing w:before="0" w:line="240" w:lineRule="auto"/>
              <w:contextualSpacing w:val="0"/>
              <w:jc w:val="center"/>
              <w:rPr>
                <w:del w:id="21897" w:author="Phuong Truong Thi" w:date="2024-10-08T18:13:00Z"/>
                <w:rFonts w:ascii="Times New Roman" w:eastAsia="Times New Roman" w:hAnsi="Times New Roman"/>
                <w:sz w:val="24"/>
                <w:szCs w:val="24"/>
                <w:lang w:val="vi-VN" w:eastAsia="vi-VN"/>
              </w:rPr>
            </w:pPr>
            <w:del w:id="2189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6FE1E9D" w14:textId="58FF57A0" w:rsidTr="00E57F75">
        <w:trPr>
          <w:trHeight w:val="276"/>
          <w:del w:id="21899" w:author="Phuong Truong Thi" w:date="2024-10-08T18:13:00Z"/>
          <w:trPrChange w:id="21900" w:author="thu nga" w:date="2024-10-01T10:52:00Z">
            <w:trPr>
              <w:gridAfter w:val="0"/>
              <w:trHeight w:val="276"/>
            </w:trPr>
          </w:trPrChange>
        </w:trPr>
        <w:tc>
          <w:tcPr>
            <w:tcW w:w="670" w:type="dxa"/>
            <w:shd w:val="clear" w:color="auto" w:fill="auto"/>
            <w:vAlign w:val="center"/>
            <w:tcPrChange w:id="21901" w:author="thu nga" w:date="2024-10-01T10:52:00Z">
              <w:tcPr>
                <w:tcW w:w="670" w:type="dxa"/>
                <w:shd w:val="clear" w:color="auto" w:fill="auto"/>
                <w:vAlign w:val="center"/>
              </w:tcPr>
            </w:tcPrChange>
          </w:tcPr>
          <w:p w14:paraId="7617C5D0" w14:textId="6AA544BF" w:rsidR="000E4E67" w:rsidRPr="0052167B" w:rsidDel="007E0F89" w:rsidRDefault="000E4E67" w:rsidP="000E4E67">
            <w:pPr>
              <w:pStyle w:val="ListParagraph"/>
              <w:numPr>
                <w:ilvl w:val="0"/>
                <w:numId w:val="63"/>
              </w:numPr>
              <w:spacing w:before="0" w:line="240" w:lineRule="auto"/>
              <w:contextualSpacing w:val="0"/>
              <w:jc w:val="left"/>
              <w:rPr>
                <w:del w:id="21902" w:author="Phuong Truong Thi" w:date="2024-10-08T18:13:00Z"/>
                <w:rFonts w:eastAsia="Times New Roman"/>
                <w:szCs w:val="24"/>
                <w:lang w:val="vi-VN" w:eastAsia="vi-VN"/>
              </w:rPr>
            </w:pPr>
          </w:p>
        </w:tc>
        <w:tc>
          <w:tcPr>
            <w:tcW w:w="2097" w:type="dxa"/>
            <w:gridSpan w:val="2"/>
            <w:shd w:val="clear" w:color="auto" w:fill="auto"/>
            <w:vAlign w:val="center"/>
            <w:tcPrChange w:id="21903" w:author="thu nga" w:date="2024-10-01T10:52:00Z">
              <w:tcPr>
                <w:tcW w:w="2097" w:type="dxa"/>
                <w:gridSpan w:val="3"/>
                <w:shd w:val="clear" w:color="auto" w:fill="auto"/>
                <w:vAlign w:val="center"/>
              </w:tcPr>
            </w:tcPrChange>
          </w:tcPr>
          <w:p w14:paraId="090CA936" w14:textId="73A2BF53" w:rsidR="000E4E67" w:rsidRPr="0052167B" w:rsidDel="007E0F89" w:rsidRDefault="000E4E67" w:rsidP="000E4E67">
            <w:pPr>
              <w:spacing w:before="0" w:line="240" w:lineRule="auto"/>
              <w:contextualSpacing w:val="0"/>
              <w:rPr>
                <w:del w:id="21904" w:author="Phuong Truong Thi" w:date="2024-10-08T18:13:00Z"/>
                <w:rFonts w:ascii="Times New Roman" w:hAnsi="Times New Roman"/>
                <w:sz w:val="24"/>
                <w:szCs w:val="24"/>
              </w:rPr>
            </w:pPr>
            <w:del w:id="21905" w:author="Phuong Truong Thi" w:date="2024-10-08T18:13:00Z">
              <w:r w:rsidRPr="0052167B" w:rsidDel="007E0F89">
                <w:rPr>
                  <w:rFonts w:ascii="Times New Roman" w:hAnsi="Times New Roman"/>
                  <w:sz w:val="24"/>
                  <w:szCs w:val="24"/>
                </w:rPr>
                <w:delText>Hạn mức thấu chi</w:delText>
              </w:r>
            </w:del>
          </w:p>
        </w:tc>
        <w:tc>
          <w:tcPr>
            <w:tcW w:w="2230" w:type="dxa"/>
            <w:vAlign w:val="center"/>
            <w:tcPrChange w:id="21906" w:author="thu nga" w:date="2024-10-01T10:52:00Z">
              <w:tcPr>
                <w:tcW w:w="2230" w:type="dxa"/>
                <w:vAlign w:val="center"/>
              </w:tcPr>
            </w:tcPrChange>
          </w:tcPr>
          <w:p w14:paraId="701C8B76" w14:textId="39B19319" w:rsidR="000E4E67" w:rsidRPr="0052167B" w:rsidDel="007E0F89" w:rsidRDefault="000E4E67" w:rsidP="000E4E67">
            <w:pPr>
              <w:spacing w:before="0" w:line="240" w:lineRule="auto"/>
              <w:contextualSpacing w:val="0"/>
              <w:rPr>
                <w:del w:id="21907" w:author="Phuong Truong Thi" w:date="2024-10-08T18:13:00Z"/>
                <w:rFonts w:ascii="Times New Roman" w:eastAsia="Times New Roman" w:hAnsi="Times New Roman"/>
                <w:sz w:val="24"/>
                <w:szCs w:val="24"/>
                <w:lang w:eastAsia="vi-VN"/>
              </w:rPr>
            </w:pPr>
            <w:del w:id="21908" w:author="Phuong Truong Thi" w:date="2024-10-08T18:13:00Z">
              <w:r w:rsidRPr="0052167B" w:rsidDel="007E0F89">
                <w:rPr>
                  <w:rFonts w:ascii="Times New Roman" w:hAnsi="Times New Roman"/>
                  <w:sz w:val="24"/>
                  <w:szCs w:val="24"/>
                </w:rPr>
                <w:delText>Nếu Khách hàng chưa có thấu chi lấy hạn mức PDT của KH nếu có</w:delText>
              </w:r>
              <w:r w:rsidRPr="0052167B" w:rsidDel="007E0F89">
                <w:rPr>
                  <w:rFonts w:ascii="Times New Roman" w:hAnsi="Times New Roman"/>
                  <w:sz w:val="24"/>
                  <w:szCs w:val="24"/>
                </w:rPr>
                <w:br/>
                <w:delText>Nếu Khách hàng đã có thấu chi lấy Hạn mức thấu chi của khách hàng</w:delText>
              </w:r>
            </w:del>
          </w:p>
        </w:tc>
        <w:tc>
          <w:tcPr>
            <w:tcW w:w="1070" w:type="dxa"/>
            <w:tcPrChange w:id="21909" w:author="thu nga" w:date="2024-10-01T10:52:00Z">
              <w:tcPr>
                <w:tcW w:w="1070" w:type="dxa"/>
              </w:tcPr>
            </w:tcPrChange>
          </w:tcPr>
          <w:p w14:paraId="58BE4540" w14:textId="79FCEF6E" w:rsidR="000E4E67" w:rsidRPr="0052167B" w:rsidDel="007E0F89" w:rsidRDefault="000E4E67" w:rsidP="000E4E67">
            <w:pPr>
              <w:spacing w:before="0" w:line="240" w:lineRule="auto"/>
              <w:contextualSpacing w:val="0"/>
              <w:rPr>
                <w:del w:id="21910" w:author="Phuong Truong Thi" w:date="2024-10-08T18:13:00Z"/>
                <w:rFonts w:ascii="Times New Roman" w:eastAsia="Times New Roman" w:hAnsi="Times New Roman"/>
                <w:sz w:val="24"/>
                <w:szCs w:val="24"/>
                <w:lang w:eastAsia="vi-VN"/>
              </w:rPr>
            </w:pPr>
            <w:ins w:id="21911" w:author="thu nga" w:date="2024-09-30T15:54:00Z">
              <w:del w:id="21912"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1913" w:author="thu nga" w:date="2024-10-01T10:52:00Z">
              <w:tcPr>
                <w:tcW w:w="1896" w:type="dxa"/>
                <w:gridSpan w:val="2"/>
              </w:tcPr>
            </w:tcPrChange>
          </w:tcPr>
          <w:p w14:paraId="45C43EC7" w14:textId="5BFDD5B1" w:rsidR="000E4E67" w:rsidRPr="0052167B" w:rsidDel="007E0F89" w:rsidRDefault="000E4E67" w:rsidP="000E4E67">
            <w:pPr>
              <w:spacing w:before="0" w:line="240" w:lineRule="auto"/>
              <w:contextualSpacing w:val="0"/>
              <w:rPr>
                <w:del w:id="21914" w:author="Phuong Truong Thi" w:date="2024-10-08T18:13:00Z"/>
                <w:rFonts w:ascii="Times New Roman" w:eastAsia="Times New Roman" w:hAnsi="Times New Roman"/>
                <w:sz w:val="24"/>
                <w:szCs w:val="24"/>
                <w:lang w:eastAsia="vi-VN"/>
              </w:rPr>
            </w:pPr>
            <w:ins w:id="21915" w:author="thu nga" w:date="2024-10-01T10:20:00Z">
              <w:del w:id="21916" w:author="Phuong Truong Thi" w:date="2024-10-08T18:13:00Z">
                <w:r w:rsidRPr="00805D2F" w:rsidDel="007E0F89">
                  <w:rPr>
                    <w:rFonts w:ascii="Times New Roman" w:eastAsia="Times New Roman" w:hAnsi="Times New Roman"/>
                    <w:sz w:val="24"/>
                    <w:szCs w:val="24"/>
                    <w:lang w:eastAsia="vi-VN"/>
                  </w:rPr>
                  <w:delText>Currency</w:delText>
                </w:r>
              </w:del>
            </w:ins>
            <w:del w:id="2191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918" w:author="thu nga" w:date="2024-10-01T10:52:00Z">
              <w:tcPr>
                <w:tcW w:w="1766" w:type="dxa"/>
                <w:gridSpan w:val="3"/>
                <w:shd w:val="clear" w:color="auto" w:fill="auto"/>
                <w:noWrap/>
                <w:vAlign w:val="center"/>
              </w:tcPr>
            </w:tcPrChange>
          </w:tcPr>
          <w:p w14:paraId="14A9410C" w14:textId="33FBCF4D" w:rsidR="000E4E67" w:rsidRPr="0052167B" w:rsidDel="007E0F89" w:rsidRDefault="000E4E67" w:rsidP="000E4E67">
            <w:pPr>
              <w:spacing w:before="0" w:line="240" w:lineRule="auto"/>
              <w:contextualSpacing w:val="0"/>
              <w:rPr>
                <w:del w:id="21919" w:author="Phuong Truong Thi" w:date="2024-10-08T18:13:00Z"/>
                <w:rFonts w:ascii="Times New Roman" w:eastAsia="Times New Roman" w:hAnsi="Times New Roman"/>
                <w:sz w:val="24"/>
                <w:szCs w:val="24"/>
                <w:lang w:val="vi-VN" w:eastAsia="vi-VN"/>
              </w:rPr>
            </w:pPr>
          </w:p>
        </w:tc>
        <w:tc>
          <w:tcPr>
            <w:tcW w:w="994" w:type="dxa"/>
            <w:tcPrChange w:id="21920" w:author="thu nga" w:date="2024-10-01T10:52:00Z">
              <w:tcPr>
                <w:tcW w:w="790" w:type="dxa"/>
              </w:tcPr>
            </w:tcPrChange>
          </w:tcPr>
          <w:p w14:paraId="42CA53D0" w14:textId="3BEEF37A" w:rsidR="000E4E67" w:rsidRPr="0052167B" w:rsidDel="007E0F89" w:rsidRDefault="000E4E67" w:rsidP="000E4E67">
            <w:pPr>
              <w:spacing w:before="0" w:line="240" w:lineRule="auto"/>
              <w:contextualSpacing w:val="0"/>
              <w:jc w:val="center"/>
              <w:rPr>
                <w:del w:id="21921" w:author="Phuong Truong Thi" w:date="2024-10-08T18:13:00Z"/>
                <w:rFonts w:ascii="Times New Roman" w:eastAsia="Times New Roman" w:hAnsi="Times New Roman"/>
                <w:sz w:val="24"/>
                <w:szCs w:val="24"/>
                <w:lang w:val="vi-VN" w:eastAsia="vi-VN"/>
              </w:rPr>
            </w:pPr>
            <w:del w:id="2192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69FFBAE4" w14:textId="6D575C9B" w:rsidTr="00E57F75">
        <w:trPr>
          <w:trHeight w:val="276"/>
          <w:del w:id="21923" w:author="Phuong Truong Thi" w:date="2024-10-08T18:13:00Z"/>
          <w:trPrChange w:id="21924" w:author="thu nga" w:date="2024-10-01T10:52:00Z">
            <w:trPr>
              <w:gridAfter w:val="0"/>
              <w:trHeight w:val="276"/>
            </w:trPr>
          </w:trPrChange>
        </w:trPr>
        <w:tc>
          <w:tcPr>
            <w:tcW w:w="670" w:type="dxa"/>
            <w:shd w:val="clear" w:color="auto" w:fill="auto"/>
            <w:vAlign w:val="center"/>
            <w:tcPrChange w:id="21925" w:author="thu nga" w:date="2024-10-01T10:52:00Z">
              <w:tcPr>
                <w:tcW w:w="670" w:type="dxa"/>
                <w:shd w:val="clear" w:color="auto" w:fill="auto"/>
                <w:vAlign w:val="center"/>
              </w:tcPr>
            </w:tcPrChange>
          </w:tcPr>
          <w:p w14:paraId="3DE954E3" w14:textId="56D179D4" w:rsidR="000E4E67" w:rsidRPr="0052167B" w:rsidDel="007E0F89" w:rsidRDefault="000E4E67" w:rsidP="000E4E67">
            <w:pPr>
              <w:pStyle w:val="ListParagraph"/>
              <w:numPr>
                <w:ilvl w:val="0"/>
                <w:numId w:val="63"/>
              </w:numPr>
              <w:spacing w:before="0" w:line="240" w:lineRule="auto"/>
              <w:contextualSpacing w:val="0"/>
              <w:jc w:val="left"/>
              <w:rPr>
                <w:del w:id="21926" w:author="Phuong Truong Thi" w:date="2024-10-08T18:13:00Z"/>
                <w:rFonts w:eastAsia="Times New Roman"/>
                <w:szCs w:val="24"/>
                <w:lang w:val="vi-VN" w:eastAsia="vi-VN"/>
              </w:rPr>
            </w:pPr>
          </w:p>
        </w:tc>
        <w:tc>
          <w:tcPr>
            <w:tcW w:w="2097" w:type="dxa"/>
            <w:gridSpan w:val="2"/>
            <w:shd w:val="clear" w:color="auto" w:fill="auto"/>
            <w:vAlign w:val="center"/>
            <w:tcPrChange w:id="21927" w:author="thu nga" w:date="2024-10-01T10:52:00Z">
              <w:tcPr>
                <w:tcW w:w="2097" w:type="dxa"/>
                <w:gridSpan w:val="3"/>
                <w:shd w:val="clear" w:color="auto" w:fill="auto"/>
                <w:vAlign w:val="center"/>
              </w:tcPr>
            </w:tcPrChange>
          </w:tcPr>
          <w:p w14:paraId="3B6A58DD" w14:textId="06DF1E74" w:rsidR="000E4E67" w:rsidRPr="00126368" w:rsidDel="007E0F89" w:rsidRDefault="000E4E67" w:rsidP="000E4E67">
            <w:pPr>
              <w:spacing w:before="0" w:line="240" w:lineRule="auto"/>
              <w:contextualSpacing w:val="0"/>
              <w:rPr>
                <w:del w:id="21928" w:author="Phuong Truong Thi" w:date="2024-10-08T18:13:00Z"/>
                <w:rFonts w:ascii="Times New Roman" w:hAnsi="Times New Roman"/>
                <w:sz w:val="24"/>
                <w:szCs w:val="24"/>
                <w:lang w:val="vi-VN"/>
              </w:rPr>
            </w:pPr>
            <w:del w:id="21929" w:author="Phuong Truong Thi" w:date="2024-10-08T18:13:00Z">
              <w:r w:rsidRPr="00126368" w:rsidDel="007E0F89">
                <w:rPr>
                  <w:rFonts w:ascii="Times New Roman" w:hAnsi="Times New Roman"/>
                  <w:sz w:val="24"/>
                  <w:szCs w:val="24"/>
                  <w:lang w:val="vi-VN"/>
                </w:rPr>
                <w:delText>Số tiền KH vay tín chấp</w:delText>
              </w:r>
            </w:del>
          </w:p>
        </w:tc>
        <w:tc>
          <w:tcPr>
            <w:tcW w:w="2230" w:type="dxa"/>
            <w:vAlign w:val="center"/>
            <w:tcPrChange w:id="21930" w:author="thu nga" w:date="2024-10-01T10:52:00Z">
              <w:tcPr>
                <w:tcW w:w="2230" w:type="dxa"/>
                <w:vAlign w:val="center"/>
              </w:tcPr>
            </w:tcPrChange>
          </w:tcPr>
          <w:p w14:paraId="4D65E642" w14:textId="46884004" w:rsidR="000E4E67" w:rsidRPr="00126368" w:rsidDel="007E0F89" w:rsidRDefault="000E4E67" w:rsidP="000E4E67">
            <w:pPr>
              <w:spacing w:before="0" w:line="240" w:lineRule="auto"/>
              <w:contextualSpacing w:val="0"/>
              <w:rPr>
                <w:del w:id="21931" w:author="Phuong Truong Thi" w:date="2024-10-08T18:13:00Z"/>
                <w:rFonts w:ascii="Times New Roman" w:eastAsia="Times New Roman" w:hAnsi="Times New Roman"/>
                <w:sz w:val="24"/>
                <w:szCs w:val="24"/>
                <w:lang w:val="vi-VN" w:eastAsia="vi-VN"/>
              </w:rPr>
            </w:pPr>
            <w:del w:id="21932" w:author="Phuong Truong Thi" w:date="2024-10-08T18:13:00Z">
              <w:r w:rsidRPr="00126368" w:rsidDel="007E0F89">
                <w:rPr>
                  <w:rFonts w:ascii="Times New Roman" w:hAnsi="Times New Roman"/>
                  <w:sz w:val="24"/>
                  <w:szCs w:val="24"/>
                  <w:lang w:val="vi-VN"/>
                </w:rPr>
                <w:delText>Tổng số tiền các hợp đồng vay tín chấp của KH tại thời điểm báo cáo</w:delText>
              </w:r>
            </w:del>
          </w:p>
        </w:tc>
        <w:tc>
          <w:tcPr>
            <w:tcW w:w="1070" w:type="dxa"/>
            <w:tcPrChange w:id="21933" w:author="thu nga" w:date="2024-10-01T10:52:00Z">
              <w:tcPr>
                <w:tcW w:w="1070" w:type="dxa"/>
              </w:tcPr>
            </w:tcPrChange>
          </w:tcPr>
          <w:p w14:paraId="67B74502" w14:textId="26BCF09E" w:rsidR="000E4E67" w:rsidRPr="0052167B" w:rsidDel="007E0F89" w:rsidRDefault="000E4E67" w:rsidP="000E4E67">
            <w:pPr>
              <w:spacing w:before="0" w:line="240" w:lineRule="auto"/>
              <w:contextualSpacing w:val="0"/>
              <w:rPr>
                <w:del w:id="21934" w:author="Phuong Truong Thi" w:date="2024-10-08T18:13:00Z"/>
                <w:rFonts w:ascii="Times New Roman" w:eastAsia="Times New Roman" w:hAnsi="Times New Roman"/>
                <w:sz w:val="24"/>
                <w:szCs w:val="24"/>
                <w:lang w:eastAsia="vi-VN"/>
              </w:rPr>
            </w:pPr>
            <w:ins w:id="21935" w:author="thu nga" w:date="2024-09-30T15:55:00Z">
              <w:del w:id="21936" w:author="Phuong Truong Thi" w:date="2024-10-08T18:13:00Z">
                <w:r w:rsidRPr="00270EB5" w:rsidDel="007E0F89">
                  <w:rPr>
                    <w:rFonts w:ascii="Times New Roman" w:eastAsia="Times New Roman" w:hAnsi="Times New Roman"/>
                    <w:sz w:val="24"/>
                    <w:szCs w:val="24"/>
                    <w:lang w:val="vi-VN" w:eastAsia="vi-VN"/>
                  </w:rPr>
                  <w:delText>CRM</w:delText>
                </w:r>
              </w:del>
            </w:ins>
          </w:p>
        </w:tc>
        <w:tc>
          <w:tcPr>
            <w:tcW w:w="1111" w:type="dxa"/>
            <w:tcPrChange w:id="21937" w:author="thu nga" w:date="2024-10-01T10:52:00Z">
              <w:tcPr>
                <w:tcW w:w="1896" w:type="dxa"/>
                <w:gridSpan w:val="2"/>
              </w:tcPr>
            </w:tcPrChange>
          </w:tcPr>
          <w:p w14:paraId="79DFEC4D" w14:textId="0FBEC3F3" w:rsidR="000E4E67" w:rsidRPr="0052167B" w:rsidDel="007E0F89" w:rsidRDefault="000E4E67" w:rsidP="000E4E67">
            <w:pPr>
              <w:spacing w:before="0" w:line="240" w:lineRule="auto"/>
              <w:contextualSpacing w:val="0"/>
              <w:rPr>
                <w:del w:id="21938" w:author="Phuong Truong Thi" w:date="2024-10-08T18:13:00Z"/>
                <w:rFonts w:ascii="Times New Roman" w:eastAsia="Times New Roman" w:hAnsi="Times New Roman"/>
                <w:sz w:val="24"/>
                <w:szCs w:val="24"/>
                <w:lang w:eastAsia="vi-VN"/>
              </w:rPr>
            </w:pPr>
            <w:ins w:id="21939" w:author="thu nga" w:date="2024-10-01T10:20:00Z">
              <w:del w:id="21940" w:author="Phuong Truong Thi" w:date="2024-10-08T18:13:00Z">
                <w:r w:rsidRPr="00805D2F" w:rsidDel="007E0F89">
                  <w:rPr>
                    <w:rFonts w:ascii="Times New Roman" w:eastAsia="Times New Roman" w:hAnsi="Times New Roman"/>
                    <w:sz w:val="24"/>
                    <w:szCs w:val="24"/>
                    <w:lang w:eastAsia="vi-VN"/>
                  </w:rPr>
                  <w:delText>Currency</w:delText>
                </w:r>
              </w:del>
            </w:ins>
            <w:del w:id="2194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942" w:author="thu nga" w:date="2024-10-01T10:52:00Z">
              <w:tcPr>
                <w:tcW w:w="1766" w:type="dxa"/>
                <w:gridSpan w:val="3"/>
                <w:shd w:val="clear" w:color="auto" w:fill="auto"/>
                <w:noWrap/>
                <w:vAlign w:val="center"/>
              </w:tcPr>
            </w:tcPrChange>
          </w:tcPr>
          <w:p w14:paraId="1E7933E5" w14:textId="24700CCF" w:rsidR="000E4E67" w:rsidRPr="0052167B" w:rsidDel="007E0F89" w:rsidRDefault="000E4E67" w:rsidP="000E4E67">
            <w:pPr>
              <w:spacing w:before="0" w:line="240" w:lineRule="auto"/>
              <w:contextualSpacing w:val="0"/>
              <w:rPr>
                <w:del w:id="21943" w:author="Phuong Truong Thi" w:date="2024-10-08T18:13:00Z"/>
                <w:rFonts w:ascii="Times New Roman" w:eastAsia="Times New Roman" w:hAnsi="Times New Roman"/>
                <w:sz w:val="24"/>
                <w:szCs w:val="24"/>
                <w:lang w:val="vi-VN" w:eastAsia="vi-VN"/>
              </w:rPr>
            </w:pPr>
          </w:p>
        </w:tc>
        <w:tc>
          <w:tcPr>
            <w:tcW w:w="994" w:type="dxa"/>
            <w:tcPrChange w:id="21944" w:author="thu nga" w:date="2024-10-01T10:52:00Z">
              <w:tcPr>
                <w:tcW w:w="790" w:type="dxa"/>
              </w:tcPr>
            </w:tcPrChange>
          </w:tcPr>
          <w:p w14:paraId="6D54D1C1" w14:textId="40B7FC50" w:rsidR="000E4E67" w:rsidRPr="0052167B" w:rsidDel="007E0F89" w:rsidRDefault="000E4E67" w:rsidP="000E4E67">
            <w:pPr>
              <w:spacing w:before="0" w:line="240" w:lineRule="auto"/>
              <w:contextualSpacing w:val="0"/>
              <w:jc w:val="center"/>
              <w:rPr>
                <w:del w:id="21945" w:author="Phuong Truong Thi" w:date="2024-10-08T18:13:00Z"/>
                <w:rFonts w:ascii="Times New Roman" w:eastAsia="Times New Roman" w:hAnsi="Times New Roman"/>
                <w:sz w:val="24"/>
                <w:szCs w:val="24"/>
                <w:lang w:val="vi-VN" w:eastAsia="vi-VN"/>
              </w:rPr>
            </w:pPr>
            <w:del w:id="2194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11B5816E" w14:textId="43BDA7A2" w:rsidTr="00E57F75">
        <w:trPr>
          <w:trHeight w:val="276"/>
          <w:del w:id="21947" w:author="Phuong Truong Thi" w:date="2024-10-08T18:13:00Z"/>
          <w:trPrChange w:id="21948" w:author="thu nga" w:date="2024-10-01T10:52:00Z">
            <w:trPr>
              <w:gridAfter w:val="0"/>
              <w:trHeight w:val="276"/>
            </w:trPr>
          </w:trPrChange>
        </w:trPr>
        <w:tc>
          <w:tcPr>
            <w:tcW w:w="670" w:type="dxa"/>
            <w:shd w:val="clear" w:color="auto" w:fill="auto"/>
            <w:vAlign w:val="center"/>
            <w:tcPrChange w:id="21949" w:author="thu nga" w:date="2024-10-01T10:52:00Z">
              <w:tcPr>
                <w:tcW w:w="670" w:type="dxa"/>
                <w:shd w:val="clear" w:color="auto" w:fill="auto"/>
                <w:vAlign w:val="center"/>
              </w:tcPr>
            </w:tcPrChange>
          </w:tcPr>
          <w:p w14:paraId="12B1BEAF" w14:textId="4B889474" w:rsidR="000E4E67" w:rsidRPr="0052167B" w:rsidDel="007E0F89" w:rsidRDefault="000E4E67" w:rsidP="000E4E67">
            <w:pPr>
              <w:pStyle w:val="ListParagraph"/>
              <w:numPr>
                <w:ilvl w:val="0"/>
                <w:numId w:val="63"/>
              </w:numPr>
              <w:spacing w:before="0" w:line="240" w:lineRule="auto"/>
              <w:contextualSpacing w:val="0"/>
              <w:jc w:val="left"/>
              <w:rPr>
                <w:del w:id="21950" w:author="Phuong Truong Thi" w:date="2024-10-08T18:13:00Z"/>
                <w:rFonts w:eastAsia="Times New Roman"/>
                <w:szCs w:val="24"/>
                <w:lang w:val="vi-VN" w:eastAsia="vi-VN"/>
              </w:rPr>
            </w:pPr>
          </w:p>
        </w:tc>
        <w:tc>
          <w:tcPr>
            <w:tcW w:w="2097" w:type="dxa"/>
            <w:gridSpan w:val="2"/>
            <w:shd w:val="clear" w:color="auto" w:fill="auto"/>
            <w:vAlign w:val="center"/>
            <w:tcPrChange w:id="21951" w:author="thu nga" w:date="2024-10-01T10:52:00Z">
              <w:tcPr>
                <w:tcW w:w="2097" w:type="dxa"/>
                <w:gridSpan w:val="3"/>
                <w:shd w:val="clear" w:color="auto" w:fill="auto"/>
                <w:vAlign w:val="center"/>
              </w:tcPr>
            </w:tcPrChange>
          </w:tcPr>
          <w:p w14:paraId="47ECEABC" w14:textId="74B5EA4E" w:rsidR="000E4E67" w:rsidRPr="00126368" w:rsidDel="007E0F89" w:rsidRDefault="000E4E67" w:rsidP="000E4E67">
            <w:pPr>
              <w:spacing w:before="0" w:line="240" w:lineRule="auto"/>
              <w:contextualSpacing w:val="0"/>
              <w:rPr>
                <w:del w:id="21952" w:author="Phuong Truong Thi" w:date="2024-10-08T18:13:00Z"/>
                <w:rFonts w:ascii="Times New Roman" w:hAnsi="Times New Roman"/>
                <w:sz w:val="24"/>
                <w:szCs w:val="24"/>
                <w:lang w:val="vi-VN"/>
              </w:rPr>
            </w:pPr>
            <w:del w:id="21953" w:author="Phuong Truong Thi" w:date="2024-10-08T18:13:00Z">
              <w:r w:rsidRPr="00126368" w:rsidDel="007E0F89">
                <w:rPr>
                  <w:rFonts w:ascii="Times New Roman" w:hAnsi="Times New Roman"/>
                  <w:sz w:val="24"/>
                  <w:szCs w:val="24"/>
                  <w:lang w:val="vi-VN"/>
                </w:rPr>
                <w:delText>Phí BH phi nhân thọ lũy kế đến thời điểm báo cáo</w:delText>
              </w:r>
            </w:del>
          </w:p>
        </w:tc>
        <w:tc>
          <w:tcPr>
            <w:tcW w:w="2230" w:type="dxa"/>
            <w:vAlign w:val="center"/>
            <w:tcPrChange w:id="21954" w:author="thu nga" w:date="2024-10-01T10:52:00Z">
              <w:tcPr>
                <w:tcW w:w="2230" w:type="dxa"/>
                <w:vAlign w:val="center"/>
              </w:tcPr>
            </w:tcPrChange>
          </w:tcPr>
          <w:p w14:paraId="6A8916E6" w14:textId="51DFB64B" w:rsidR="000E4E67" w:rsidRPr="00126368" w:rsidDel="007E0F89" w:rsidRDefault="000E4E67" w:rsidP="000E4E67">
            <w:pPr>
              <w:spacing w:before="0" w:line="240" w:lineRule="auto"/>
              <w:contextualSpacing w:val="0"/>
              <w:rPr>
                <w:del w:id="21955" w:author="Phuong Truong Thi" w:date="2024-10-08T18:13:00Z"/>
                <w:rFonts w:ascii="Times New Roman" w:eastAsia="Times New Roman" w:hAnsi="Times New Roman"/>
                <w:sz w:val="24"/>
                <w:szCs w:val="24"/>
                <w:lang w:val="vi-VN" w:eastAsia="vi-VN"/>
              </w:rPr>
            </w:pPr>
            <w:del w:id="21956" w:author="Phuong Truong Thi" w:date="2024-10-08T18:13:00Z">
              <w:r w:rsidRPr="00126368" w:rsidDel="007E0F89">
                <w:rPr>
                  <w:rFonts w:ascii="Times New Roman" w:hAnsi="Times New Roman"/>
                  <w:sz w:val="24"/>
                  <w:szCs w:val="24"/>
                  <w:lang w:val="vi-VN"/>
                </w:rPr>
                <w:delText>Tổng phí các hợp đồng BH PNT lũy kế đến thời điểm báo cáo</w:delText>
              </w:r>
            </w:del>
          </w:p>
        </w:tc>
        <w:tc>
          <w:tcPr>
            <w:tcW w:w="1070" w:type="dxa"/>
            <w:tcPrChange w:id="21957" w:author="thu nga" w:date="2024-10-01T10:52:00Z">
              <w:tcPr>
                <w:tcW w:w="1070" w:type="dxa"/>
              </w:tcPr>
            </w:tcPrChange>
          </w:tcPr>
          <w:p w14:paraId="1EECD31A" w14:textId="4471C551" w:rsidR="000E4E67" w:rsidRPr="0052167B" w:rsidDel="007E0F89" w:rsidRDefault="000E4E67" w:rsidP="000E4E67">
            <w:pPr>
              <w:spacing w:before="0" w:line="240" w:lineRule="auto"/>
              <w:contextualSpacing w:val="0"/>
              <w:rPr>
                <w:del w:id="21958" w:author="Phuong Truong Thi" w:date="2024-10-08T18:13:00Z"/>
                <w:rFonts w:ascii="Times New Roman" w:eastAsia="Times New Roman" w:hAnsi="Times New Roman"/>
                <w:sz w:val="24"/>
                <w:szCs w:val="24"/>
                <w:lang w:eastAsia="vi-VN"/>
              </w:rPr>
            </w:pPr>
            <w:ins w:id="21959" w:author="thu nga" w:date="2024-09-30T15:55:00Z">
              <w:del w:id="21960" w:author="Phuong Truong Thi" w:date="2024-10-08T18:13:00Z">
                <w:r w:rsidRPr="00270EB5" w:rsidDel="007E0F89">
                  <w:rPr>
                    <w:rFonts w:ascii="Times New Roman" w:eastAsia="Times New Roman" w:hAnsi="Times New Roman"/>
                    <w:sz w:val="24"/>
                    <w:szCs w:val="24"/>
                    <w:lang w:val="vi-VN" w:eastAsia="vi-VN"/>
                  </w:rPr>
                  <w:delText>CRM</w:delText>
                </w:r>
              </w:del>
            </w:ins>
          </w:p>
        </w:tc>
        <w:tc>
          <w:tcPr>
            <w:tcW w:w="1111" w:type="dxa"/>
            <w:tcPrChange w:id="21961" w:author="thu nga" w:date="2024-10-01T10:52:00Z">
              <w:tcPr>
                <w:tcW w:w="1896" w:type="dxa"/>
                <w:gridSpan w:val="2"/>
              </w:tcPr>
            </w:tcPrChange>
          </w:tcPr>
          <w:p w14:paraId="66F5F9BF" w14:textId="4AF163FB" w:rsidR="000E4E67" w:rsidRPr="0052167B" w:rsidDel="007E0F89" w:rsidRDefault="000E4E67" w:rsidP="000E4E67">
            <w:pPr>
              <w:spacing w:before="0" w:line="240" w:lineRule="auto"/>
              <w:contextualSpacing w:val="0"/>
              <w:rPr>
                <w:del w:id="21962" w:author="Phuong Truong Thi" w:date="2024-10-08T18:13:00Z"/>
                <w:rFonts w:ascii="Times New Roman" w:eastAsia="Times New Roman" w:hAnsi="Times New Roman"/>
                <w:sz w:val="24"/>
                <w:szCs w:val="24"/>
                <w:lang w:eastAsia="vi-VN"/>
              </w:rPr>
            </w:pPr>
            <w:ins w:id="21963" w:author="thu nga" w:date="2024-10-01T10:20:00Z">
              <w:del w:id="21964" w:author="Phuong Truong Thi" w:date="2024-10-08T18:13:00Z">
                <w:r w:rsidRPr="00790CA4" w:rsidDel="007E0F89">
                  <w:rPr>
                    <w:rFonts w:ascii="Times New Roman" w:eastAsia="Times New Roman" w:hAnsi="Times New Roman"/>
                    <w:sz w:val="24"/>
                    <w:szCs w:val="24"/>
                    <w:lang w:eastAsia="vi-VN"/>
                  </w:rPr>
                  <w:delText>Currency</w:delText>
                </w:r>
              </w:del>
            </w:ins>
            <w:del w:id="2196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966" w:author="thu nga" w:date="2024-10-01T10:52:00Z">
              <w:tcPr>
                <w:tcW w:w="1766" w:type="dxa"/>
                <w:gridSpan w:val="3"/>
                <w:shd w:val="clear" w:color="auto" w:fill="auto"/>
                <w:noWrap/>
                <w:vAlign w:val="center"/>
              </w:tcPr>
            </w:tcPrChange>
          </w:tcPr>
          <w:p w14:paraId="057B1139" w14:textId="29957C09" w:rsidR="000E4E67" w:rsidRPr="0052167B" w:rsidDel="007E0F89" w:rsidRDefault="000E4E67" w:rsidP="000E4E67">
            <w:pPr>
              <w:spacing w:before="0" w:line="240" w:lineRule="auto"/>
              <w:contextualSpacing w:val="0"/>
              <w:rPr>
                <w:del w:id="21967" w:author="Phuong Truong Thi" w:date="2024-10-08T18:13:00Z"/>
                <w:rFonts w:ascii="Times New Roman" w:eastAsia="Times New Roman" w:hAnsi="Times New Roman"/>
                <w:sz w:val="24"/>
                <w:szCs w:val="24"/>
                <w:lang w:val="vi-VN" w:eastAsia="vi-VN"/>
              </w:rPr>
            </w:pPr>
          </w:p>
        </w:tc>
        <w:tc>
          <w:tcPr>
            <w:tcW w:w="994" w:type="dxa"/>
            <w:tcPrChange w:id="21968" w:author="thu nga" w:date="2024-10-01T10:52:00Z">
              <w:tcPr>
                <w:tcW w:w="790" w:type="dxa"/>
              </w:tcPr>
            </w:tcPrChange>
          </w:tcPr>
          <w:p w14:paraId="6EF3955A" w14:textId="104BB724" w:rsidR="000E4E67" w:rsidRPr="0052167B" w:rsidDel="007E0F89" w:rsidRDefault="000E4E67" w:rsidP="000E4E67">
            <w:pPr>
              <w:spacing w:before="0" w:line="240" w:lineRule="auto"/>
              <w:contextualSpacing w:val="0"/>
              <w:jc w:val="center"/>
              <w:rPr>
                <w:del w:id="21969" w:author="Phuong Truong Thi" w:date="2024-10-08T18:13:00Z"/>
                <w:rFonts w:ascii="Times New Roman" w:eastAsia="Times New Roman" w:hAnsi="Times New Roman"/>
                <w:sz w:val="24"/>
                <w:szCs w:val="24"/>
                <w:lang w:val="vi-VN" w:eastAsia="vi-VN"/>
              </w:rPr>
            </w:pPr>
            <w:del w:id="2197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2EE2B97" w14:textId="435D221D" w:rsidTr="00E57F75">
        <w:trPr>
          <w:trHeight w:val="276"/>
          <w:del w:id="21971" w:author="Phuong Truong Thi" w:date="2024-10-08T18:13:00Z"/>
          <w:trPrChange w:id="21972" w:author="thu nga" w:date="2024-10-01T10:52:00Z">
            <w:trPr>
              <w:gridAfter w:val="0"/>
              <w:trHeight w:val="276"/>
            </w:trPr>
          </w:trPrChange>
        </w:trPr>
        <w:tc>
          <w:tcPr>
            <w:tcW w:w="670" w:type="dxa"/>
            <w:shd w:val="clear" w:color="auto" w:fill="auto"/>
            <w:vAlign w:val="center"/>
            <w:tcPrChange w:id="21973" w:author="thu nga" w:date="2024-10-01T10:52:00Z">
              <w:tcPr>
                <w:tcW w:w="670" w:type="dxa"/>
                <w:shd w:val="clear" w:color="auto" w:fill="auto"/>
                <w:vAlign w:val="center"/>
              </w:tcPr>
            </w:tcPrChange>
          </w:tcPr>
          <w:p w14:paraId="7B330371" w14:textId="5DD4DD99" w:rsidR="000E4E67" w:rsidRPr="0052167B" w:rsidDel="007E0F89" w:rsidRDefault="000E4E67" w:rsidP="000E4E67">
            <w:pPr>
              <w:pStyle w:val="ListParagraph"/>
              <w:numPr>
                <w:ilvl w:val="0"/>
                <w:numId w:val="63"/>
              </w:numPr>
              <w:spacing w:before="0" w:line="240" w:lineRule="auto"/>
              <w:contextualSpacing w:val="0"/>
              <w:jc w:val="left"/>
              <w:rPr>
                <w:del w:id="21974" w:author="Phuong Truong Thi" w:date="2024-10-08T18:13:00Z"/>
                <w:rFonts w:eastAsia="Times New Roman"/>
                <w:szCs w:val="24"/>
                <w:lang w:val="vi-VN" w:eastAsia="vi-VN"/>
              </w:rPr>
            </w:pPr>
          </w:p>
        </w:tc>
        <w:tc>
          <w:tcPr>
            <w:tcW w:w="2097" w:type="dxa"/>
            <w:gridSpan w:val="2"/>
            <w:shd w:val="clear" w:color="auto" w:fill="auto"/>
            <w:vAlign w:val="center"/>
            <w:tcPrChange w:id="21975" w:author="thu nga" w:date="2024-10-01T10:52:00Z">
              <w:tcPr>
                <w:tcW w:w="2097" w:type="dxa"/>
                <w:gridSpan w:val="3"/>
                <w:shd w:val="clear" w:color="auto" w:fill="auto"/>
                <w:vAlign w:val="center"/>
              </w:tcPr>
            </w:tcPrChange>
          </w:tcPr>
          <w:p w14:paraId="6F1805E0" w14:textId="6FCBE277" w:rsidR="000E4E67" w:rsidRPr="0052167B" w:rsidDel="007E0F89" w:rsidRDefault="000E4E67" w:rsidP="000E4E67">
            <w:pPr>
              <w:spacing w:before="0" w:line="240" w:lineRule="auto"/>
              <w:contextualSpacing w:val="0"/>
              <w:rPr>
                <w:del w:id="21976" w:author="Phuong Truong Thi" w:date="2024-10-08T18:13:00Z"/>
                <w:rFonts w:ascii="Times New Roman" w:hAnsi="Times New Roman"/>
                <w:sz w:val="24"/>
                <w:szCs w:val="24"/>
              </w:rPr>
            </w:pPr>
            <w:del w:id="21977" w:author="Phuong Truong Thi" w:date="2024-10-08T18:13:00Z">
              <w:r w:rsidRPr="0052167B" w:rsidDel="007E0F89">
                <w:rPr>
                  <w:rFonts w:ascii="Times New Roman" w:hAnsi="Times New Roman"/>
                  <w:sz w:val="24"/>
                  <w:szCs w:val="24"/>
                </w:rPr>
                <w:delText>Phí BHNT mới trong tháng</w:delText>
              </w:r>
            </w:del>
          </w:p>
        </w:tc>
        <w:tc>
          <w:tcPr>
            <w:tcW w:w="2230" w:type="dxa"/>
            <w:vAlign w:val="center"/>
            <w:tcPrChange w:id="21978" w:author="thu nga" w:date="2024-10-01T10:52:00Z">
              <w:tcPr>
                <w:tcW w:w="2230" w:type="dxa"/>
                <w:vAlign w:val="center"/>
              </w:tcPr>
            </w:tcPrChange>
          </w:tcPr>
          <w:p w14:paraId="4B1ACED9" w14:textId="3004C434" w:rsidR="000E4E67" w:rsidRPr="0052167B" w:rsidDel="007E0F89" w:rsidRDefault="000E4E67" w:rsidP="000E4E67">
            <w:pPr>
              <w:spacing w:before="0" w:line="240" w:lineRule="auto"/>
              <w:contextualSpacing w:val="0"/>
              <w:rPr>
                <w:del w:id="21979" w:author="Phuong Truong Thi" w:date="2024-10-08T18:13:00Z"/>
                <w:rFonts w:ascii="Times New Roman" w:eastAsia="Times New Roman" w:hAnsi="Times New Roman"/>
                <w:sz w:val="24"/>
                <w:szCs w:val="24"/>
                <w:lang w:eastAsia="vi-VN"/>
              </w:rPr>
            </w:pPr>
            <w:del w:id="21980" w:author="Phuong Truong Thi" w:date="2024-10-08T18:13:00Z">
              <w:r w:rsidRPr="0052167B" w:rsidDel="007E0F89">
                <w:rPr>
                  <w:rFonts w:ascii="Times New Roman" w:hAnsi="Times New Roman"/>
                  <w:sz w:val="24"/>
                  <w:szCs w:val="24"/>
                </w:rPr>
                <w:delText>Tổng phí các hợp đồng BHNT mới trong tháng</w:delText>
              </w:r>
            </w:del>
          </w:p>
        </w:tc>
        <w:tc>
          <w:tcPr>
            <w:tcW w:w="1070" w:type="dxa"/>
            <w:tcPrChange w:id="21981" w:author="thu nga" w:date="2024-10-01T10:52:00Z">
              <w:tcPr>
                <w:tcW w:w="1070" w:type="dxa"/>
              </w:tcPr>
            </w:tcPrChange>
          </w:tcPr>
          <w:p w14:paraId="76E9EB17" w14:textId="752D7E37" w:rsidR="000E4E67" w:rsidRPr="0052167B" w:rsidDel="007E0F89" w:rsidRDefault="000E4E67" w:rsidP="000E4E67">
            <w:pPr>
              <w:spacing w:before="0" w:line="240" w:lineRule="auto"/>
              <w:contextualSpacing w:val="0"/>
              <w:rPr>
                <w:del w:id="21982" w:author="Phuong Truong Thi" w:date="2024-10-08T18:13:00Z"/>
                <w:rFonts w:ascii="Times New Roman" w:eastAsia="Times New Roman" w:hAnsi="Times New Roman"/>
                <w:sz w:val="24"/>
                <w:szCs w:val="24"/>
                <w:lang w:eastAsia="vi-VN"/>
              </w:rPr>
            </w:pPr>
            <w:ins w:id="21983" w:author="thu nga" w:date="2024-09-30T15:55:00Z">
              <w:del w:id="21984" w:author="Phuong Truong Thi" w:date="2024-10-08T18:13:00Z">
                <w:r w:rsidRPr="00270EB5" w:rsidDel="007E0F89">
                  <w:rPr>
                    <w:rFonts w:ascii="Times New Roman" w:eastAsia="Times New Roman" w:hAnsi="Times New Roman"/>
                    <w:sz w:val="24"/>
                    <w:szCs w:val="24"/>
                    <w:lang w:val="vi-VN" w:eastAsia="vi-VN"/>
                  </w:rPr>
                  <w:delText>CRM</w:delText>
                </w:r>
              </w:del>
            </w:ins>
          </w:p>
        </w:tc>
        <w:tc>
          <w:tcPr>
            <w:tcW w:w="1111" w:type="dxa"/>
            <w:tcPrChange w:id="21985" w:author="thu nga" w:date="2024-10-01T10:52:00Z">
              <w:tcPr>
                <w:tcW w:w="1896" w:type="dxa"/>
                <w:gridSpan w:val="2"/>
              </w:tcPr>
            </w:tcPrChange>
          </w:tcPr>
          <w:p w14:paraId="07A65E16" w14:textId="46B06BBE" w:rsidR="000E4E67" w:rsidRPr="0052167B" w:rsidDel="007E0F89" w:rsidRDefault="000E4E67" w:rsidP="000E4E67">
            <w:pPr>
              <w:spacing w:before="0" w:line="240" w:lineRule="auto"/>
              <w:contextualSpacing w:val="0"/>
              <w:rPr>
                <w:del w:id="21986" w:author="Phuong Truong Thi" w:date="2024-10-08T18:13:00Z"/>
                <w:rFonts w:ascii="Times New Roman" w:eastAsia="Times New Roman" w:hAnsi="Times New Roman"/>
                <w:sz w:val="24"/>
                <w:szCs w:val="24"/>
                <w:lang w:eastAsia="vi-VN"/>
              </w:rPr>
            </w:pPr>
            <w:ins w:id="21987" w:author="thu nga" w:date="2024-10-01T10:20:00Z">
              <w:del w:id="21988" w:author="Phuong Truong Thi" w:date="2024-10-08T18:13:00Z">
                <w:r w:rsidRPr="00790CA4" w:rsidDel="007E0F89">
                  <w:rPr>
                    <w:rFonts w:ascii="Times New Roman" w:eastAsia="Times New Roman" w:hAnsi="Times New Roman"/>
                    <w:sz w:val="24"/>
                    <w:szCs w:val="24"/>
                    <w:lang w:eastAsia="vi-VN"/>
                  </w:rPr>
                  <w:delText>Currency</w:delText>
                </w:r>
              </w:del>
            </w:ins>
            <w:del w:id="2198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1990" w:author="thu nga" w:date="2024-10-01T10:52:00Z">
              <w:tcPr>
                <w:tcW w:w="1766" w:type="dxa"/>
                <w:gridSpan w:val="3"/>
                <w:shd w:val="clear" w:color="auto" w:fill="auto"/>
                <w:noWrap/>
                <w:vAlign w:val="center"/>
              </w:tcPr>
            </w:tcPrChange>
          </w:tcPr>
          <w:p w14:paraId="14742146" w14:textId="79224591" w:rsidR="000E4E67" w:rsidRPr="0052167B" w:rsidDel="007E0F89" w:rsidRDefault="000E4E67" w:rsidP="000E4E67">
            <w:pPr>
              <w:spacing w:before="0" w:line="240" w:lineRule="auto"/>
              <w:contextualSpacing w:val="0"/>
              <w:rPr>
                <w:del w:id="21991" w:author="Phuong Truong Thi" w:date="2024-10-08T18:13:00Z"/>
                <w:rFonts w:ascii="Times New Roman" w:eastAsia="Times New Roman" w:hAnsi="Times New Roman"/>
                <w:sz w:val="24"/>
                <w:szCs w:val="24"/>
                <w:lang w:val="vi-VN" w:eastAsia="vi-VN"/>
              </w:rPr>
            </w:pPr>
          </w:p>
        </w:tc>
        <w:tc>
          <w:tcPr>
            <w:tcW w:w="994" w:type="dxa"/>
            <w:tcPrChange w:id="21992" w:author="thu nga" w:date="2024-10-01T10:52:00Z">
              <w:tcPr>
                <w:tcW w:w="790" w:type="dxa"/>
              </w:tcPr>
            </w:tcPrChange>
          </w:tcPr>
          <w:p w14:paraId="51D06637" w14:textId="7FB7A5B6" w:rsidR="000E4E67" w:rsidRPr="0052167B" w:rsidDel="007E0F89" w:rsidRDefault="000E4E67" w:rsidP="000E4E67">
            <w:pPr>
              <w:spacing w:before="0" w:line="240" w:lineRule="auto"/>
              <w:contextualSpacing w:val="0"/>
              <w:jc w:val="center"/>
              <w:rPr>
                <w:del w:id="21993" w:author="Phuong Truong Thi" w:date="2024-10-08T18:13:00Z"/>
                <w:rFonts w:ascii="Times New Roman" w:eastAsia="Times New Roman" w:hAnsi="Times New Roman"/>
                <w:sz w:val="24"/>
                <w:szCs w:val="24"/>
                <w:lang w:eastAsia="vi-VN"/>
              </w:rPr>
            </w:pPr>
            <w:del w:id="2199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73DC18B5" w14:textId="05112397" w:rsidTr="00E57F75">
        <w:trPr>
          <w:trHeight w:val="276"/>
          <w:del w:id="21995" w:author="Phuong Truong Thi" w:date="2024-10-08T18:13:00Z"/>
          <w:trPrChange w:id="21996" w:author="thu nga" w:date="2024-10-01T10:52:00Z">
            <w:trPr>
              <w:gridAfter w:val="0"/>
              <w:trHeight w:val="276"/>
            </w:trPr>
          </w:trPrChange>
        </w:trPr>
        <w:tc>
          <w:tcPr>
            <w:tcW w:w="670" w:type="dxa"/>
            <w:shd w:val="clear" w:color="auto" w:fill="auto"/>
            <w:vAlign w:val="center"/>
            <w:tcPrChange w:id="21997" w:author="thu nga" w:date="2024-10-01T10:52:00Z">
              <w:tcPr>
                <w:tcW w:w="670" w:type="dxa"/>
                <w:shd w:val="clear" w:color="auto" w:fill="auto"/>
                <w:vAlign w:val="center"/>
              </w:tcPr>
            </w:tcPrChange>
          </w:tcPr>
          <w:p w14:paraId="460B1101" w14:textId="66F29B0F" w:rsidR="008730E6" w:rsidRPr="0052167B" w:rsidDel="007E0F89" w:rsidRDefault="008730E6" w:rsidP="008730E6">
            <w:pPr>
              <w:pStyle w:val="ListParagraph"/>
              <w:numPr>
                <w:ilvl w:val="0"/>
                <w:numId w:val="63"/>
              </w:numPr>
              <w:spacing w:before="0" w:line="240" w:lineRule="auto"/>
              <w:contextualSpacing w:val="0"/>
              <w:jc w:val="left"/>
              <w:rPr>
                <w:del w:id="21998" w:author="Phuong Truong Thi" w:date="2024-10-08T18:13:00Z"/>
                <w:rFonts w:eastAsia="Times New Roman"/>
                <w:szCs w:val="24"/>
                <w:lang w:val="vi-VN" w:eastAsia="vi-VN"/>
              </w:rPr>
            </w:pPr>
          </w:p>
        </w:tc>
        <w:tc>
          <w:tcPr>
            <w:tcW w:w="2097" w:type="dxa"/>
            <w:gridSpan w:val="2"/>
            <w:shd w:val="clear" w:color="auto" w:fill="auto"/>
            <w:vAlign w:val="center"/>
            <w:tcPrChange w:id="21999" w:author="thu nga" w:date="2024-10-01T10:52:00Z">
              <w:tcPr>
                <w:tcW w:w="2097" w:type="dxa"/>
                <w:gridSpan w:val="3"/>
                <w:shd w:val="clear" w:color="auto" w:fill="auto"/>
                <w:vAlign w:val="center"/>
              </w:tcPr>
            </w:tcPrChange>
          </w:tcPr>
          <w:p w14:paraId="31982257" w14:textId="77E8EA55" w:rsidR="008730E6" w:rsidRPr="00126368" w:rsidDel="007E0F89" w:rsidRDefault="008730E6" w:rsidP="008730E6">
            <w:pPr>
              <w:spacing w:before="0" w:line="240" w:lineRule="auto"/>
              <w:contextualSpacing w:val="0"/>
              <w:rPr>
                <w:del w:id="22000" w:author="Phuong Truong Thi" w:date="2024-10-08T18:13:00Z"/>
                <w:rFonts w:ascii="Times New Roman" w:hAnsi="Times New Roman"/>
                <w:sz w:val="24"/>
                <w:szCs w:val="24"/>
                <w:lang w:val="vi-VN"/>
              </w:rPr>
            </w:pPr>
            <w:del w:id="22001" w:author="Phuong Truong Thi" w:date="2024-10-08T18:13:00Z">
              <w:r w:rsidRPr="00126368" w:rsidDel="007E0F89">
                <w:rPr>
                  <w:rFonts w:ascii="Times New Roman" w:hAnsi="Times New Roman"/>
                  <w:sz w:val="24"/>
                  <w:szCs w:val="24"/>
                  <w:lang w:val="vi-VN"/>
                </w:rPr>
                <w:delText>Tổng số sản phẩm KH đang nắm giữ</w:delText>
              </w:r>
            </w:del>
          </w:p>
        </w:tc>
        <w:tc>
          <w:tcPr>
            <w:tcW w:w="2230" w:type="dxa"/>
            <w:vAlign w:val="center"/>
            <w:tcPrChange w:id="22002" w:author="thu nga" w:date="2024-10-01T10:52:00Z">
              <w:tcPr>
                <w:tcW w:w="2230" w:type="dxa"/>
                <w:vAlign w:val="center"/>
              </w:tcPr>
            </w:tcPrChange>
          </w:tcPr>
          <w:p w14:paraId="2AF9992F" w14:textId="75D95171" w:rsidR="008730E6" w:rsidRPr="0052167B" w:rsidDel="007E0F89" w:rsidRDefault="008730E6" w:rsidP="008730E6">
            <w:pPr>
              <w:spacing w:before="0" w:line="240" w:lineRule="auto"/>
              <w:contextualSpacing w:val="0"/>
              <w:rPr>
                <w:del w:id="22003" w:author="Phuong Truong Thi" w:date="2024-10-08T18:13:00Z"/>
                <w:rFonts w:ascii="Times New Roman" w:eastAsia="Times New Roman" w:hAnsi="Times New Roman"/>
                <w:sz w:val="24"/>
                <w:szCs w:val="24"/>
                <w:lang w:eastAsia="vi-VN"/>
              </w:rPr>
            </w:pPr>
            <w:del w:id="22004" w:author="Phuong Truong Thi" w:date="2024-10-08T18:13:00Z">
              <w:r w:rsidRPr="0052167B" w:rsidDel="007E0F89">
                <w:rPr>
                  <w:rFonts w:ascii="Times New Roman" w:hAnsi="Times New Roman"/>
                  <w:sz w:val="24"/>
                  <w:szCs w:val="24"/>
                </w:rPr>
                <w:delText>Tổng số lượng KH sản phẩm đang nắm giữ theo file Product holding</w:delText>
              </w:r>
            </w:del>
          </w:p>
        </w:tc>
        <w:tc>
          <w:tcPr>
            <w:tcW w:w="1070" w:type="dxa"/>
            <w:tcPrChange w:id="22005" w:author="thu nga" w:date="2024-10-01T10:52:00Z">
              <w:tcPr>
                <w:tcW w:w="1070" w:type="dxa"/>
              </w:tcPr>
            </w:tcPrChange>
          </w:tcPr>
          <w:p w14:paraId="425ED8AB" w14:textId="4E1498FA" w:rsidR="008730E6" w:rsidRPr="0052167B" w:rsidDel="007E0F89" w:rsidRDefault="008730E6" w:rsidP="008730E6">
            <w:pPr>
              <w:spacing w:before="0" w:line="240" w:lineRule="auto"/>
              <w:contextualSpacing w:val="0"/>
              <w:rPr>
                <w:del w:id="22006" w:author="Phuong Truong Thi" w:date="2024-10-08T18:13:00Z"/>
                <w:rFonts w:ascii="Times New Roman" w:eastAsia="Times New Roman" w:hAnsi="Times New Roman"/>
                <w:sz w:val="24"/>
                <w:szCs w:val="24"/>
                <w:lang w:eastAsia="vi-VN"/>
              </w:rPr>
            </w:pPr>
            <w:ins w:id="22007" w:author="thu nga" w:date="2024-09-30T15:55:00Z">
              <w:del w:id="22008" w:author="Phuong Truong Thi" w:date="2024-10-08T18:13:00Z">
                <w:r w:rsidRPr="00270EB5" w:rsidDel="007E0F89">
                  <w:rPr>
                    <w:rFonts w:ascii="Times New Roman" w:eastAsia="Times New Roman" w:hAnsi="Times New Roman"/>
                    <w:sz w:val="24"/>
                    <w:szCs w:val="24"/>
                    <w:lang w:val="vi-VN" w:eastAsia="vi-VN"/>
                  </w:rPr>
                  <w:delText>CRM</w:delText>
                </w:r>
              </w:del>
            </w:ins>
          </w:p>
        </w:tc>
        <w:tc>
          <w:tcPr>
            <w:tcW w:w="1111" w:type="dxa"/>
            <w:tcPrChange w:id="22009" w:author="thu nga" w:date="2024-10-01T10:52:00Z">
              <w:tcPr>
                <w:tcW w:w="1896" w:type="dxa"/>
                <w:gridSpan w:val="2"/>
              </w:tcPr>
            </w:tcPrChange>
          </w:tcPr>
          <w:p w14:paraId="346A2851" w14:textId="60799880" w:rsidR="008730E6" w:rsidRPr="0052167B" w:rsidDel="007E0F89" w:rsidRDefault="008730E6" w:rsidP="008730E6">
            <w:pPr>
              <w:spacing w:before="0" w:line="240" w:lineRule="auto"/>
              <w:contextualSpacing w:val="0"/>
              <w:rPr>
                <w:del w:id="22010" w:author="Phuong Truong Thi" w:date="2024-10-08T18:13:00Z"/>
                <w:rFonts w:ascii="Times New Roman" w:eastAsia="Times New Roman" w:hAnsi="Times New Roman"/>
                <w:sz w:val="24"/>
                <w:szCs w:val="24"/>
                <w:lang w:eastAsia="vi-VN"/>
              </w:rPr>
            </w:pPr>
            <w:del w:id="2201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012" w:author="thu nga" w:date="2024-10-01T10:52:00Z">
              <w:tcPr>
                <w:tcW w:w="1766" w:type="dxa"/>
                <w:gridSpan w:val="3"/>
                <w:shd w:val="clear" w:color="auto" w:fill="auto"/>
                <w:noWrap/>
                <w:vAlign w:val="center"/>
              </w:tcPr>
            </w:tcPrChange>
          </w:tcPr>
          <w:p w14:paraId="6799748E" w14:textId="33DC632F" w:rsidR="008730E6" w:rsidRPr="0052167B" w:rsidDel="007E0F89" w:rsidRDefault="008730E6" w:rsidP="008730E6">
            <w:pPr>
              <w:spacing w:before="0" w:line="240" w:lineRule="auto"/>
              <w:contextualSpacing w:val="0"/>
              <w:rPr>
                <w:del w:id="22013" w:author="Phuong Truong Thi" w:date="2024-10-08T18:13:00Z"/>
                <w:rFonts w:ascii="Times New Roman" w:eastAsia="Times New Roman" w:hAnsi="Times New Roman"/>
                <w:sz w:val="24"/>
                <w:szCs w:val="24"/>
                <w:lang w:val="vi-VN" w:eastAsia="vi-VN"/>
              </w:rPr>
            </w:pPr>
          </w:p>
        </w:tc>
        <w:tc>
          <w:tcPr>
            <w:tcW w:w="994" w:type="dxa"/>
            <w:tcPrChange w:id="22014" w:author="thu nga" w:date="2024-10-01T10:52:00Z">
              <w:tcPr>
                <w:tcW w:w="790" w:type="dxa"/>
              </w:tcPr>
            </w:tcPrChange>
          </w:tcPr>
          <w:p w14:paraId="372725A6" w14:textId="2B12A358" w:rsidR="008730E6" w:rsidRPr="0052167B" w:rsidDel="007E0F89" w:rsidRDefault="008730E6" w:rsidP="008730E6">
            <w:pPr>
              <w:spacing w:before="0" w:line="240" w:lineRule="auto"/>
              <w:contextualSpacing w:val="0"/>
              <w:jc w:val="center"/>
              <w:rPr>
                <w:del w:id="22015" w:author="Phuong Truong Thi" w:date="2024-10-08T18:13:00Z"/>
                <w:rFonts w:ascii="Times New Roman" w:eastAsia="Times New Roman" w:hAnsi="Times New Roman"/>
                <w:sz w:val="24"/>
                <w:szCs w:val="24"/>
                <w:lang w:eastAsia="vi-VN"/>
              </w:rPr>
            </w:pPr>
            <w:del w:id="22016" w:author="Phuong Truong Thi" w:date="2024-10-08T18:13:00Z">
              <w:r w:rsidRPr="0052167B" w:rsidDel="007E0F89">
                <w:rPr>
                  <w:rFonts w:ascii="Times New Roman" w:eastAsia="Times New Roman" w:hAnsi="Times New Roman"/>
                  <w:sz w:val="24"/>
                  <w:szCs w:val="24"/>
                  <w:lang w:eastAsia="vi-VN"/>
                </w:rPr>
                <w:delText>Y</w:delText>
              </w:r>
            </w:del>
          </w:p>
        </w:tc>
      </w:tr>
      <w:tr w:rsidR="007B7F57" w:rsidRPr="0052167B" w:rsidDel="007E0F89" w14:paraId="59BD0B93" w14:textId="04D846BC" w:rsidTr="00E57F75">
        <w:tblPrEx>
          <w:tblPrExChange w:id="22017" w:author="thu nga" w:date="2024-10-01T10:52:00Z">
            <w:tblPrEx>
              <w:tblW w:w="9270" w:type="dxa"/>
            </w:tblPrEx>
          </w:tblPrExChange>
        </w:tblPrEx>
        <w:trPr>
          <w:trHeight w:val="276"/>
          <w:del w:id="22018" w:author="Phuong Truong Thi" w:date="2024-10-08T18:13:00Z"/>
          <w:trPrChange w:id="22019" w:author="thu nga" w:date="2024-10-01T10:52:00Z">
            <w:trPr>
              <w:gridBefore w:val="2"/>
              <w:trHeight w:val="276"/>
            </w:trPr>
          </w:trPrChange>
        </w:trPr>
        <w:tc>
          <w:tcPr>
            <w:tcW w:w="1092" w:type="dxa"/>
            <w:gridSpan w:val="2"/>
            <w:tcPrChange w:id="22020" w:author="thu nga" w:date="2024-10-01T10:52:00Z">
              <w:tcPr>
                <w:tcW w:w="1030" w:type="dxa"/>
              </w:tcPr>
            </w:tcPrChange>
          </w:tcPr>
          <w:p w14:paraId="764DF057" w14:textId="7D8F094E" w:rsidR="007B7F57" w:rsidRPr="0052167B" w:rsidDel="007E0F89" w:rsidRDefault="007B7F57" w:rsidP="007B7F57">
            <w:pPr>
              <w:spacing w:before="0" w:line="240" w:lineRule="auto"/>
              <w:contextualSpacing w:val="0"/>
              <w:jc w:val="left"/>
              <w:rPr>
                <w:del w:id="22021" w:author="Phuong Truong Thi" w:date="2024-10-08T18:13:00Z"/>
                <w:rFonts w:ascii="Times New Roman" w:eastAsia="Times New Roman" w:hAnsi="Times New Roman"/>
                <w:sz w:val="24"/>
                <w:szCs w:val="24"/>
                <w:lang w:eastAsia="vi-VN"/>
              </w:rPr>
            </w:pPr>
          </w:p>
        </w:tc>
        <w:tc>
          <w:tcPr>
            <w:tcW w:w="8214" w:type="dxa"/>
            <w:gridSpan w:val="6"/>
            <w:tcPrChange w:id="22022" w:author="thu nga" w:date="2024-10-01T10:52:00Z">
              <w:tcPr>
                <w:tcW w:w="9270" w:type="dxa"/>
                <w:gridSpan w:val="10"/>
              </w:tcPr>
            </w:tcPrChange>
          </w:tcPr>
          <w:p w14:paraId="66AEC4B4" w14:textId="028008A5" w:rsidR="007B7F57" w:rsidRPr="0052167B" w:rsidDel="007E0F89" w:rsidRDefault="007B7F57" w:rsidP="007B7F57">
            <w:pPr>
              <w:spacing w:before="0" w:line="240" w:lineRule="auto"/>
              <w:contextualSpacing w:val="0"/>
              <w:jc w:val="left"/>
              <w:rPr>
                <w:del w:id="22023" w:author="Phuong Truong Thi" w:date="2024-10-08T18:13:00Z"/>
                <w:rFonts w:ascii="Times New Roman" w:eastAsia="Times New Roman" w:hAnsi="Times New Roman"/>
                <w:sz w:val="24"/>
                <w:szCs w:val="24"/>
                <w:lang w:eastAsia="vi-VN"/>
              </w:rPr>
            </w:pPr>
            <w:del w:id="22024" w:author="Phuong Truong Thi" w:date="2024-10-08T18:13:00Z">
              <w:r w:rsidRPr="0052167B" w:rsidDel="007E0F89">
                <w:rPr>
                  <w:rFonts w:ascii="Times New Roman" w:eastAsia="Times New Roman" w:hAnsi="Times New Roman"/>
                  <w:sz w:val="24"/>
                  <w:szCs w:val="24"/>
                  <w:lang w:eastAsia="vi-VN"/>
                </w:rPr>
                <w:delText>Dư nợ</w:delText>
              </w:r>
            </w:del>
          </w:p>
        </w:tc>
      </w:tr>
      <w:tr w:rsidR="000E4E67" w:rsidRPr="0052167B" w:rsidDel="007E0F89" w14:paraId="66A72A8D" w14:textId="45D3152E" w:rsidTr="00E57F75">
        <w:trPr>
          <w:trHeight w:val="276"/>
          <w:del w:id="22025" w:author="Phuong Truong Thi" w:date="2024-10-08T18:13:00Z"/>
          <w:trPrChange w:id="22026" w:author="thu nga" w:date="2024-10-01T10:52:00Z">
            <w:trPr>
              <w:gridAfter w:val="0"/>
              <w:trHeight w:val="276"/>
            </w:trPr>
          </w:trPrChange>
        </w:trPr>
        <w:tc>
          <w:tcPr>
            <w:tcW w:w="670" w:type="dxa"/>
            <w:shd w:val="clear" w:color="auto" w:fill="auto"/>
            <w:vAlign w:val="center"/>
            <w:tcPrChange w:id="22027" w:author="thu nga" w:date="2024-10-01T10:52:00Z">
              <w:tcPr>
                <w:tcW w:w="670" w:type="dxa"/>
                <w:shd w:val="clear" w:color="auto" w:fill="auto"/>
                <w:vAlign w:val="center"/>
              </w:tcPr>
            </w:tcPrChange>
          </w:tcPr>
          <w:p w14:paraId="3B58E971" w14:textId="781E54E4" w:rsidR="000E4E67" w:rsidRPr="0052167B" w:rsidDel="007E0F89" w:rsidRDefault="000E4E67" w:rsidP="000E4E67">
            <w:pPr>
              <w:pStyle w:val="ListParagraph"/>
              <w:numPr>
                <w:ilvl w:val="0"/>
                <w:numId w:val="63"/>
              </w:numPr>
              <w:spacing w:before="0" w:line="240" w:lineRule="auto"/>
              <w:contextualSpacing w:val="0"/>
              <w:jc w:val="left"/>
              <w:rPr>
                <w:del w:id="22028" w:author="Phuong Truong Thi" w:date="2024-10-08T18:13:00Z"/>
                <w:rFonts w:eastAsia="Times New Roman"/>
                <w:szCs w:val="24"/>
                <w:lang w:val="vi-VN" w:eastAsia="vi-VN"/>
              </w:rPr>
            </w:pPr>
          </w:p>
        </w:tc>
        <w:tc>
          <w:tcPr>
            <w:tcW w:w="2097" w:type="dxa"/>
            <w:gridSpan w:val="2"/>
            <w:shd w:val="clear" w:color="auto" w:fill="auto"/>
            <w:vAlign w:val="center"/>
            <w:tcPrChange w:id="22029" w:author="thu nga" w:date="2024-10-01T10:52:00Z">
              <w:tcPr>
                <w:tcW w:w="2097" w:type="dxa"/>
                <w:gridSpan w:val="3"/>
                <w:shd w:val="clear" w:color="auto" w:fill="auto"/>
                <w:vAlign w:val="center"/>
              </w:tcPr>
            </w:tcPrChange>
          </w:tcPr>
          <w:p w14:paraId="5D007621" w14:textId="76E5A124" w:rsidR="000E4E67" w:rsidRPr="0052167B" w:rsidDel="007E0F89" w:rsidRDefault="000E4E67" w:rsidP="000E4E67">
            <w:pPr>
              <w:spacing w:before="0" w:line="240" w:lineRule="auto"/>
              <w:contextualSpacing w:val="0"/>
              <w:rPr>
                <w:del w:id="22030" w:author="Phuong Truong Thi" w:date="2024-10-08T18:13:00Z"/>
                <w:rFonts w:ascii="Times New Roman" w:hAnsi="Times New Roman"/>
                <w:sz w:val="24"/>
                <w:szCs w:val="24"/>
              </w:rPr>
            </w:pPr>
            <w:del w:id="22031" w:author="Phuong Truong Thi" w:date="2024-10-08T18:13:00Z">
              <w:r w:rsidRPr="0052167B" w:rsidDel="007E0F89">
                <w:rPr>
                  <w:rFonts w:ascii="Times New Roman" w:hAnsi="Times New Roman"/>
                  <w:sz w:val="24"/>
                  <w:szCs w:val="24"/>
                </w:rPr>
                <w:delText>Tổng dư nợ OD, UPL, SL</w:delText>
              </w:r>
            </w:del>
          </w:p>
        </w:tc>
        <w:tc>
          <w:tcPr>
            <w:tcW w:w="2230" w:type="dxa"/>
            <w:vAlign w:val="center"/>
            <w:tcPrChange w:id="22032" w:author="thu nga" w:date="2024-10-01T10:52:00Z">
              <w:tcPr>
                <w:tcW w:w="2230" w:type="dxa"/>
                <w:vAlign w:val="center"/>
              </w:tcPr>
            </w:tcPrChange>
          </w:tcPr>
          <w:p w14:paraId="00F90B17" w14:textId="5DB4C359" w:rsidR="000E4E67" w:rsidRPr="0052167B" w:rsidDel="007E0F89" w:rsidRDefault="000E4E67" w:rsidP="000E4E67">
            <w:pPr>
              <w:spacing w:before="0" w:line="240" w:lineRule="auto"/>
              <w:contextualSpacing w:val="0"/>
              <w:rPr>
                <w:del w:id="22033" w:author="Phuong Truong Thi" w:date="2024-10-08T18:13:00Z"/>
                <w:rFonts w:ascii="Times New Roman" w:eastAsia="Times New Roman" w:hAnsi="Times New Roman"/>
                <w:sz w:val="24"/>
                <w:szCs w:val="24"/>
                <w:lang w:eastAsia="vi-VN"/>
              </w:rPr>
            </w:pPr>
            <w:del w:id="22034" w:author="Phuong Truong Thi" w:date="2024-10-08T18:13:00Z">
              <w:r w:rsidRPr="0052167B" w:rsidDel="007E0F89">
                <w:rPr>
                  <w:rFonts w:ascii="Times New Roman" w:hAnsi="Times New Roman"/>
                  <w:sz w:val="24"/>
                  <w:szCs w:val="24"/>
                </w:rPr>
                <w:delText>Tổng dư nợ OD, UPL, SL của KH tại VPB tại ngày dữ liệu</w:delText>
              </w:r>
            </w:del>
          </w:p>
        </w:tc>
        <w:tc>
          <w:tcPr>
            <w:tcW w:w="1070" w:type="dxa"/>
            <w:tcPrChange w:id="22035" w:author="thu nga" w:date="2024-10-01T10:52:00Z">
              <w:tcPr>
                <w:tcW w:w="1070" w:type="dxa"/>
              </w:tcPr>
            </w:tcPrChange>
          </w:tcPr>
          <w:p w14:paraId="4D80F592" w14:textId="5BB787DA" w:rsidR="000E4E67" w:rsidRPr="0052167B" w:rsidDel="007E0F89" w:rsidRDefault="000E4E67" w:rsidP="000E4E67">
            <w:pPr>
              <w:spacing w:before="0" w:line="240" w:lineRule="auto"/>
              <w:contextualSpacing w:val="0"/>
              <w:rPr>
                <w:del w:id="22036" w:author="Phuong Truong Thi" w:date="2024-10-08T18:13:00Z"/>
                <w:rFonts w:ascii="Times New Roman" w:eastAsia="Times New Roman" w:hAnsi="Times New Roman"/>
                <w:sz w:val="24"/>
                <w:szCs w:val="24"/>
                <w:lang w:eastAsia="vi-VN"/>
              </w:rPr>
            </w:pPr>
            <w:ins w:id="22037" w:author="thu nga" w:date="2024-09-30T15:55:00Z">
              <w:del w:id="22038"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2039" w:author="thu nga" w:date="2024-10-01T10:52:00Z">
              <w:tcPr>
                <w:tcW w:w="1896" w:type="dxa"/>
                <w:gridSpan w:val="2"/>
              </w:tcPr>
            </w:tcPrChange>
          </w:tcPr>
          <w:p w14:paraId="75C0C745" w14:textId="0D9D910B" w:rsidR="000E4E67" w:rsidRPr="0052167B" w:rsidDel="007E0F89" w:rsidRDefault="000E4E67" w:rsidP="000E4E67">
            <w:pPr>
              <w:spacing w:before="0" w:line="240" w:lineRule="auto"/>
              <w:contextualSpacing w:val="0"/>
              <w:rPr>
                <w:del w:id="22040" w:author="Phuong Truong Thi" w:date="2024-10-08T18:13:00Z"/>
                <w:rFonts w:ascii="Times New Roman" w:eastAsia="Times New Roman" w:hAnsi="Times New Roman"/>
                <w:sz w:val="24"/>
                <w:szCs w:val="24"/>
                <w:lang w:eastAsia="vi-VN"/>
              </w:rPr>
            </w:pPr>
            <w:ins w:id="22041" w:author="thu nga" w:date="2024-10-01T10:20:00Z">
              <w:del w:id="22042" w:author="Phuong Truong Thi" w:date="2024-10-08T18:13:00Z">
                <w:r w:rsidRPr="00530B5D" w:rsidDel="007E0F89">
                  <w:rPr>
                    <w:rFonts w:ascii="Times New Roman" w:eastAsia="Times New Roman" w:hAnsi="Times New Roman"/>
                    <w:sz w:val="24"/>
                    <w:szCs w:val="24"/>
                    <w:lang w:eastAsia="vi-VN"/>
                  </w:rPr>
                  <w:delText>Currency</w:delText>
                </w:r>
              </w:del>
            </w:ins>
            <w:del w:id="22043"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044" w:author="thu nga" w:date="2024-10-01T10:52:00Z">
              <w:tcPr>
                <w:tcW w:w="1766" w:type="dxa"/>
                <w:gridSpan w:val="3"/>
                <w:shd w:val="clear" w:color="auto" w:fill="auto"/>
                <w:noWrap/>
                <w:vAlign w:val="center"/>
              </w:tcPr>
            </w:tcPrChange>
          </w:tcPr>
          <w:p w14:paraId="7FA9A8DC" w14:textId="70D218C0" w:rsidR="000E4E67" w:rsidRPr="0052167B" w:rsidDel="007E0F89" w:rsidRDefault="000E4E67" w:rsidP="000E4E67">
            <w:pPr>
              <w:spacing w:before="0" w:line="240" w:lineRule="auto"/>
              <w:contextualSpacing w:val="0"/>
              <w:rPr>
                <w:del w:id="22045" w:author="Phuong Truong Thi" w:date="2024-10-08T18:13:00Z"/>
                <w:rFonts w:ascii="Times New Roman" w:eastAsia="Times New Roman" w:hAnsi="Times New Roman"/>
                <w:sz w:val="24"/>
                <w:szCs w:val="24"/>
                <w:lang w:val="vi-VN" w:eastAsia="vi-VN"/>
              </w:rPr>
            </w:pPr>
          </w:p>
        </w:tc>
        <w:tc>
          <w:tcPr>
            <w:tcW w:w="994" w:type="dxa"/>
            <w:tcPrChange w:id="22046" w:author="thu nga" w:date="2024-10-01T10:52:00Z">
              <w:tcPr>
                <w:tcW w:w="790" w:type="dxa"/>
              </w:tcPr>
            </w:tcPrChange>
          </w:tcPr>
          <w:p w14:paraId="21842C60" w14:textId="45E6E459" w:rsidR="000E4E67" w:rsidRPr="0052167B" w:rsidDel="007E0F89" w:rsidRDefault="000E4E67" w:rsidP="000E4E67">
            <w:pPr>
              <w:spacing w:before="0" w:line="240" w:lineRule="auto"/>
              <w:contextualSpacing w:val="0"/>
              <w:jc w:val="center"/>
              <w:rPr>
                <w:del w:id="22047" w:author="Phuong Truong Thi" w:date="2024-10-08T18:13:00Z"/>
                <w:rFonts w:ascii="Times New Roman" w:eastAsia="Times New Roman" w:hAnsi="Times New Roman"/>
                <w:sz w:val="24"/>
                <w:szCs w:val="24"/>
                <w:lang w:eastAsia="vi-VN"/>
              </w:rPr>
            </w:pPr>
            <w:del w:id="2204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01882D3" w14:textId="3F4A994B" w:rsidTr="00E57F75">
        <w:trPr>
          <w:trHeight w:val="276"/>
          <w:del w:id="22049" w:author="Phuong Truong Thi" w:date="2024-10-08T18:13:00Z"/>
          <w:trPrChange w:id="22050" w:author="thu nga" w:date="2024-10-01T10:52:00Z">
            <w:trPr>
              <w:gridAfter w:val="0"/>
              <w:trHeight w:val="276"/>
            </w:trPr>
          </w:trPrChange>
        </w:trPr>
        <w:tc>
          <w:tcPr>
            <w:tcW w:w="670" w:type="dxa"/>
            <w:shd w:val="clear" w:color="auto" w:fill="auto"/>
            <w:vAlign w:val="center"/>
            <w:tcPrChange w:id="22051" w:author="thu nga" w:date="2024-10-01T10:52:00Z">
              <w:tcPr>
                <w:tcW w:w="670" w:type="dxa"/>
                <w:shd w:val="clear" w:color="auto" w:fill="auto"/>
                <w:vAlign w:val="center"/>
              </w:tcPr>
            </w:tcPrChange>
          </w:tcPr>
          <w:p w14:paraId="36184E99" w14:textId="4DE0604C" w:rsidR="000E4E67" w:rsidRPr="0052167B" w:rsidDel="007E0F89" w:rsidRDefault="000E4E67" w:rsidP="000E4E67">
            <w:pPr>
              <w:pStyle w:val="ListParagraph"/>
              <w:numPr>
                <w:ilvl w:val="0"/>
                <w:numId w:val="63"/>
              </w:numPr>
              <w:spacing w:before="0" w:line="240" w:lineRule="auto"/>
              <w:contextualSpacing w:val="0"/>
              <w:jc w:val="left"/>
              <w:rPr>
                <w:del w:id="22052" w:author="Phuong Truong Thi" w:date="2024-10-08T18:13:00Z"/>
                <w:rFonts w:eastAsia="Times New Roman"/>
                <w:szCs w:val="24"/>
                <w:lang w:val="vi-VN" w:eastAsia="vi-VN"/>
              </w:rPr>
            </w:pPr>
          </w:p>
        </w:tc>
        <w:tc>
          <w:tcPr>
            <w:tcW w:w="2097" w:type="dxa"/>
            <w:gridSpan w:val="2"/>
            <w:shd w:val="clear" w:color="auto" w:fill="auto"/>
            <w:vAlign w:val="center"/>
            <w:tcPrChange w:id="22053" w:author="thu nga" w:date="2024-10-01T10:52:00Z">
              <w:tcPr>
                <w:tcW w:w="2097" w:type="dxa"/>
                <w:gridSpan w:val="3"/>
                <w:shd w:val="clear" w:color="auto" w:fill="auto"/>
                <w:vAlign w:val="center"/>
              </w:tcPr>
            </w:tcPrChange>
          </w:tcPr>
          <w:p w14:paraId="5D8C0238" w14:textId="2D5C75A7" w:rsidR="000E4E67" w:rsidRPr="0052167B" w:rsidDel="007E0F89" w:rsidRDefault="000E4E67" w:rsidP="000E4E67">
            <w:pPr>
              <w:spacing w:before="0" w:line="240" w:lineRule="auto"/>
              <w:contextualSpacing w:val="0"/>
              <w:rPr>
                <w:del w:id="22054" w:author="Phuong Truong Thi" w:date="2024-10-08T18:13:00Z"/>
                <w:rFonts w:ascii="Times New Roman" w:hAnsi="Times New Roman"/>
                <w:sz w:val="24"/>
                <w:szCs w:val="24"/>
              </w:rPr>
            </w:pPr>
            <w:del w:id="22055" w:author="Phuong Truong Thi" w:date="2024-10-08T18:13:00Z">
              <w:r w:rsidRPr="0052167B" w:rsidDel="007E0F89">
                <w:rPr>
                  <w:rFonts w:ascii="Times New Roman" w:hAnsi="Times New Roman"/>
                  <w:sz w:val="24"/>
                  <w:szCs w:val="24"/>
                </w:rPr>
                <w:delText>Dư nợ OD</w:delText>
              </w:r>
            </w:del>
          </w:p>
        </w:tc>
        <w:tc>
          <w:tcPr>
            <w:tcW w:w="2230" w:type="dxa"/>
            <w:vAlign w:val="center"/>
            <w:tcPrChange w:id="22056" w:author="thu nga" w:date="2024-10-01T10:52:00Z">
              <w:tcPr>
                <w:tcW w:w="2230" w:type="dxa"/>
                <w:vAlign w:val="center"/>
              </w:tcPr>
            </w:tcPrChange>
          </w:tcPr>
          <w:p w14:paraId="2CF41CC0" w14:textId="42B52B4D" w:rsidR="000E4E67" w:rsidRPr="0052167B" w:rsidDel="007E0F89" w:rsidRDefault="000E4E67" w:rsidP="000E4E67">
            <w:pPr>
              <w:spacing w:before="0" w:line="240" w:lineRule="auto"/>
              <w:contextualSpacing w:val="0"/>
              <w:rPr>
                <w:del w:id="22057" w:author="Phuong Truong Thi" w:date="2024-10-08T18:13:00Z"/>
                <w:rFonts w:ascii="Times New Roman" w:eastAsia="Times New Roman" w:hAnsi="Times New Roman"/>
                <w:sz w:val="24"/>
                <w:szCs w:val="24"/>
                <w:lang w:eastAsia="vi-VN"/>
              </w:rPr>
            </w:pPr>
            <w:del w:id="22058" w:author="Phuong Truong Thi" w:date="2024-10-08T18:13:00Z">
              <w:r w:rsidRPr="0052167B" w:rsidDel="007E0F89">
                <w:rPr>
                  <w:rFonts w:ascii="Times New Roman" w:hAnsi="Times New Roman"/>
                  <w:sz w:val="24"/>
                  <w:szCs w:val="24"/>
                </w:rPr>
                <w:delText>Tổng Dư nợ OD của KH tại ngày báo cáo</w:delText>
              </w:r>
            </w:del>
          </w:p>
        </w:tc>
        <w:tc>
          <w:tcPr>
            <w:tcW w:w="1070" w:type="dxa"/>
            <w:tcPrChange w:id="22059" w:author="thu nga" w:date="2024-10-01T10:52:00Z">
              <w:tcPr>
                <w:tcW w:w="1070" w:type="dxa"/>
              </w:tcPr>
            </w:tcPrChange>
          </w:tcPr>
          <w:p w14:paraId="78CB956F" w14:textId="463F282D" w:rsidR="000E4E67" w:rsidRPr="0052167B" w:rsidDel="007E0F89" w:rsidRDefault="000E4E67" w:rsidP="000E4E67">
            <w:pPr>
              <w:spacing w:before="0" w:line="240" w:lineRule="auto"/>
              <w:contextualSpacing w:val="0"/>
              <w:rPr>
                <w:del w:id="22060" w:author="Phuong Truong Thi" w:date="2024-10-08T18:13:00Z"/>
                <w:rFonts w:ascii="Times New Roman" w:eastAsia="Times New Roman" w:hAnsi="Times New Roman"/>
                <w:sz w:val="24"/>
                <w:szCs w:val="24"/>
                <w:lang w:eastAsia="vi-VN"/>
              </w:rPr>
            </w:pPr>
            <w:ins w:id="22061" w:author="thu nga" w:date="2024-09-30T15:55:00Z">
              <w:del w:id="22062"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063" w:author="thu nga" w:date="2024-10-01T10:52:00Z">
              <w:tcPr>
                <w:tcW w:w="1896" w:type="dxa"/>
                <w:gridSpan w:val="2"/>
              </w:tcPr>
            </w:tcPrChange>
          </w:tcPr>
          <w:p w14:paraId="5F3E18DA" w14:textId="14651540" w:rsidR="000E4E67" w:rsidRPr="0052167B" w:rsidDel="007E0F89" w:rsidRDefault="000E4E67" w:rsidP="000E4E67">
            <w:pPr>
              <w:spacing w:before="0" w:line="240" w:lineRule="auto"/>
              <w:contextualSpacing w:val="0"/>
              <w:rPr>
                <w:del w:id="22064" w:author="Phuong Truong Thi" w:date="2024-10-08T18:13:00Z"/>
                <w:rFonts w:ascii="Times New Roman" w:eastAsia="Times New Roman" w:hAnsi="Times New Roman"/>
                <w:sz w:val="24"/>
                <w:szCs w:val="24"/>
                <w:lang w:eastAsia="vi-VN"/>
              </w:rPr>
            </w:pPr>
            <w:ins w:id="22065" w:author="thu nga" w:date="2024-10-01T10:20:00Z">
              <w:del w:id="22066" w:author="Phuong Truong Thi" w:date="2024-10-08T18:13:00Z">
                <w:r w:rsidRPr="00530B5D" w:rsidDel="007E0F89">
                  <w:rPr>
                    <w:rFonts w:ascii="Times New Roman" w:eastAsia="Times New Roman" w:hAnsi="Times New Roman"/>
                    <w:sz w:val="24"/>
                    <w:szCs w:val="24"/>
                    <w:lang w:eastAsia="vi-VN"/>
                  </w:rPr>
                  <w:delText>Currency</w:delText>
                </w:r>
              </w:del>
            </w:ins>
            <w:del w:id="2206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068" w:author="thu nga" w:date="2024-10-01T10:52:00Z">
              <w:tcPr>
                <w:tcW w:w="1766" w:type="dxa"/>
                <w:gridSpan w:val="3"/>
                <w:shd w:val="clear" w:color="auto" w:fill="auto"/>
                <w:noWrap/>
                <w:vAlign w:val="center"/>
              </w:tcPr>
            </w:tcPrChange>
          </w:tcPr>
          <w:p w14:paraId="6C4C3C5C" w14:textId="04ECF2C6" w:rsidR="000E4E67" w:rsidRPr="0052167B" w:rsidDel="007E0F89" w:rsidRDefault="000E4E67" w:rsidP="000E4E67">
            <w:pPr>
              <w:spacing w:before="0" w:line="240" w:lineRule="auto"/>
              <w:contextualSpacing w:val="0"/>
              <w:rPr>
                <w:del w:id="22069" w:author="Phuong Truong Thi" w:date="2024-10-08T18:13:00Z"/>
                <w:rFonts w:ascii="Times New Roman" w:eastAsia="Times New Roman" w:hAnsi="Times New Roman"/>
                <w:sz w:val="24"/>
                <w:szCs w:val="24"/>
                <w:lang w:val="vi-VN" w:eastAsia="vi-VN"/>
              </w:rPr>
            </w:pPr>
          </w:p>
        </w:tc>
        <w:tc>
          <w:tcPr>
            <w:tcW w:w="994" w:type="dxa"/>
            <w:tcPrChange w:id="22070" w:author="thu nga" w:date="2024-10-01T10:52:00Z">
              <w:tcPr>
                <w:tcW w:w="790" w:type="dxa"/>
              </w:tcPr>
            </w:tcPrChange>
          </w:tcPr>
          <w:p w14:paraId="7CFD64FF" w14:textId="1D82D5A3" w:rsidR="000E4E67" w:rsidRPr="0052167B" w:rsidDel="007E0F89" w:rsidRDefault="000E4E67" w:rsidP="000E4E67">
            <w:pPr>
              <w:spacing w:before="0" w:line="240" w:lineRule="auto"/>
              <w:contextualSpacing w:val="0"/>
              <w:jc w:val="center"/>
              <w:rPr>
                <w:del w:id="22071" w:author="Phuong Truong Thi" w:date="2024-10-08T18:13:00Z"/>
                <w:rFonts w:ascii="Times New Roman" w:eastAsia="Times New Roman" w:hAnsi="Times New Roman"/>
                <w:sz w:val="24"/>
                <w:szCs w:val="24"/>
                <w:lang w:val="vi-VN" w:eastAsia="vi-VN"/>
              </w:rPr>
            </w:pPr>
            <w:del w:id="2207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09BEA346" w14:textId="24C42B81" w:rsidTr="00E57F75">
        <w:trPr>
          <w:trHeight w:val="276"/>
          <w:del w:id="22073" w:author="Phuong Truong Thi" w:date="2024-10-08T18:13:00Z"/>
          <w:trPrChange w:id="22074" w:author="thu nga" w:date="2024-10-01T10:52:00Z">
            <w:trPr>
              <w:gridAfter w:val="0"/>
              <w:trHeight w:val="276"/>
            </w:trPr>
          </w:trPrChange>
        </w:trPr>
        <w:tc>
          <w:tcPr>
            <w:tcW w:w="670" w:type="dxa"/>
            <w:shd w:val="clear" w:color="auto" w:fill="auto"/>
            <w:vAlign w:val="center"/>
            <w:tcPrChange w:id="22075" w:author="thu nga" w:date="2024-10-01T10:52:00Z">
              <w:tcPr>
                <w:tcW w:w="670" w:type="dxa"/>
                <w:shd w:val="clear" w:color="auto" w:fill="auto"/>
                <w:vAlign w:val="center"/>
              </w:tcPr>
            </w:tcPrChange>
          </w:tcPr>
          <w:p w14:paraId="675F999D" w14:textId="2BE7AC3D" w:rsidR="000E4E67" w:rsidRPr="0052167B" w:rsidDel="007E0F89" w:rsidRDefault="000E4E67" w:rsidP="000E4E67">
            <w:pPr>
              <w:pStyle w:val="ListParagraph"/>
              <w:numPr>
                <w:ilvl w:val="0"/>
                <w:numId w:val="63"/>
              </w:numPr>
              <w:spacing w:before="0" w:line="240" w:lineRule="auto"/>
              <w:contextualSpacing w:val="0"/>
              <w:jc w:val="left"/>
              <w:rPr>
                <w:del w:id="22076" w:author="Phuong Truong Thi" w:date="2024-10-08T18:13:00Z"/>
                <w:rFonts w:eastAsia="Times New Roman"/>
                <w:szCs w:val="24"/>
                <w:lang w:val="vi-VN" w:eastAsia="vi-VN"/>
              </w:rPr>
            </w:pPr>
          </w:p>
        </w:tc>
        <w:tc>
          <w:tcPr>
            <w:tcW w:w="2097" w:type="dxa"/>
            <w:gridSpan w:val="2"/>
            <w:shd w:val="clear" w:color="auto" w:fill="auto"/>
            <w:vAlign w:val="center"/>
            <w:tcPrChange w:id="22077" w:author="thu nga" w:date="2024-10-01T10:52:00Z">
              <w:tcPr>
                <w:tcW w:w="2097" w:type="dxa"/>
                <w:gridSpan w:val="3"/>
                <w:shd w:val="clear" w:color="auto" w:fill="auto"/>
                <w:vAlign w:val="center"/>
              </w:tcPr>
            </w:tcPrChange>
          </w:tcPr>
          <w:p w14:paraId="59950861" w14:textId="59B93544" w:rsidR="000E4E67" w:rsidRPr="0052167B" w:rsidDel="007E0F89" w:rsidRDefault="000E4E67" w:rsidP="000E4E67">
            <w:pPr>
              <w:spacing w:before="0" w:line="240" w:lineRule="auto"/>
              <w:contextualSpacing w:val="0"/>
              <w:rPr>
                <w:del w:id="22078" w:author="Phuong Truong Thi" w:date="2024-10-08T18:13:00Z"/>
                <w:rFonts w:ascii="Times New Roman" w:hAnsi="Times New Roman"/>
                <w:sz w:val="24"/>
                <w:szCs w:val="24"/>
              </w:rPr>
            </w:pPr>
            <w:del w:id="22079" w:author="Phuong Truong Thi" w:date="2024-10-08T18:13:00Z">
              <w:r w:rsidRPr="0052167B" w:rsidDel="007E0F89">
                <w:rPr>
                  <w:rFonts w:ascii="Times New Roman" w:hAnsi="Times New Roman"/>
                  <w:sz w:val="24"/>
                  <w:szCs w:val="24"/>
                </w:rPr>
                <w:delText>Dư nợ UPL</w:delText>
              </w:r>
            </w:del>
          </w:p>
        </w:tc>
        <w:tc>
          <w:tcPr>
            <w:tcW w:w="2230" w:type="dxa"/>
            <w:vAlign w:val="center"/>
            <w:tcPrChange w:id="22080" w:author="thu nga" w:date="2024-10-01T10:52:00Z">
              <w:tcPr>
                <w:tcW w:w="2230" w:type="dxa"/>
                <w:vAlign w:val="center"/>
              </w:tcPr>
            </w:tcPrChange>
          </w:tcPr>
          <w:p w14:paraId="0BE5178D" w14:textId="45A97E29" w:rsidR="000E4E67" w:rsidRPr="0052167B" w:rsidDel="007E0F89" w:rsidRDefault="000E4E67" w:rsidP="000E4E67">
            <w:pPr>
              <w:spacing w:before="0" w:line="240" w:lineRule="auto"/>
              <w:contextualSpacing w:val="0"/>
              <w:rPr>
                <w:del w:id="22081" w:author="Phuong Truong Thi" w:date="2024-10-08T18:13:00Z"/>
                <w:rFonts w:ascii="Times New Roman" w:eastAsia="Times New Roman" w:hAnsi="Times New Roman"/>
                <w:sz w:val="24"/>
                <w:szCs w:val="24"/>
                <w:lang w:eastAsia="vi-VN"/>
              </w:rPr>
            </w:pPr>
            <w:del w:id="22082" w:author="Phuong Truong Thi" w:date="2024-10-08T18:13:00Z">
              <w:r w:rsidRPr="0052167B" w:rsidDel="007E0F89">
                <w:rPr>
                  <w:rFonts w:ascii="Times New Roman" w:hAnsi="Times New Roman"/>
                  <w:sz w:val="24"/>
                  <w:szCs w:val="24"/>
                </w:rPr>
                <w:delText>Tổng Dư nợ UPL của KH tại ngày báo cáo</w:delText>
              </w:r>
            </w:del>
          </w:p>
        </w:tc>
        <w:tc>
          <w:tcPr>
            <w:tcW w:w="1070" w:type="dxa"/>
            <w:tcPrChange w:id="22083" w:author="thu nga" w:date="2024-10-01T10:52:00Z">
              <w:tcPr>
                <w:tcW w:w="1070" w:type="dxa"/>
              </w:tcPr>
            </w:tcPrChange>
          </w:tcPr>
          <w:p w14:paraId="2803E3A9" w14:textId="1B7DD3B6" w:rsidR="000E4E67" w:rsidRPr="0052167B" w:rsidDel="007E0F89" w:rsidRDefault="000E4E67" w:rsidP="000E4E67">
            <w:pPr>
              <w:spacing w:before="0" w:line="240" w:lineRule="auto"/>
              <w:contextualSpacing w:val="0"/>
              <w:rPr>
                <w:del w:id="22084" w:author="Phuong Truong Thi" w:date="2024-10-08T18:13:00Z"/>
                <w:rFonts w:ascii="Times New Roman" w:eastAsia="Times New Roman" w:hAnsi="Times New Roman"/>
                <w:sz w:val="24"/>
                <w:szCs w:val="24"/>
                <w:lang w:eastAsia="vi-VN"/>
              </w:rPr>
            </w:pPr>
            <w:ins w:id="22085" w:author="thu nga" w:date="2024-09-30T15:55:00Z">
              <w:del w:id="22086"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087" w:author="thu nga" w:date="2024-10-01T10:52:00Z">
              <w:tcPr>
                <w:tcW w:w="1896" w:type="dxa"/>
                <w:gridSpan w:val="2"/>
              </w:tcPr>
            </w:tcPrChange>
          </w:tcPr>
          <w:p w14:paraId="456F641A" w14:textId="5E4A6C87" w:rsidR="000E4E67" w:rsidRPr="0052167B" w:rsidDel="007E0F89" w:rsidRDefault="000E4E67" w:rsidP="000E4E67">
            <w:pPr>
              <w:spacing w:before="0" w:line="240" w:lineRule="auto"/>
              <w:contextualSpacing w:val="0"/>
              <w:rPr>
                <w:del w:id="22088" w:author="Phuong Truong Thi" w:date="2024-10-08T18:13:00Z"/>
                <w:rFonts w:ascii="Times New Roman" w:eastAsia="Times New Roman" w:hAnsi="Times New Roman"/>
                <w:sz w:val="24"/>
                <w:szCs w:val="24"/>
                <w:lang w:eastAsia="vi-VN"/>
              </w:rPr>
            </w:pPr>
            <w:ins w:id="22089" w:author="thu nga" w:date="2024-10-01T10:20:00Z">
              <w:del w:id="22090" w:author="Phuong Truong Thi" w:date="2024-10-08T18:13:00Z">
                <w:r w:rsidRPr="00530B5D" w:rsidDel="007E0F89">
                  <w:rPr>
                    <w:rFonts w:ascii="Times New Roman" w:eastAsia="Times New Roman" w:hAnsi="Times New Roman"/>
                    <w:sz w:val="24"/>
                    <w:szCs w:val="24"/>
                    <w:lang w:eastAsia="vi-VN"/>
                  </w:rPr>
                  <w:delText>Currency</w:delText>
                </w:r>
              </w:del>
            </w:ins>
            <w:del w:id="2209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092" w:author="thu nga" w:date="2024-10-01T10:52:00Z">
              <w:tcPr>
                <w:tcW w:w="1766" w:type="dxa"/>
                <w:gridSpan w:val="3"/>
                <w:shd w:val="clear" w:color="auto" w:fill="auto"/>
                <w:noWrap/>
                <w:vAlign w:val="center"/>
              </w:tcPr>
            </w:tcPrChange>
          </w:tcPr>
          <w:p w14:paraId="5D6024BE" w14:textId="68324F28" w:rsidR="000E4E67" w:rsidRPr="0052167B" w:rsidDel="007E0F89" w:rsidRDefault="000E4E67" w:rsidP="000E4E67">
            <w:pPr>
              <w:spacing w:before="0" w:line="240" w:lineRule="auto"/>
              <w:contextualSpacing w:val="0"/>
              <w:rPr>
                <w:del w:id="22093" w:author="Phuong Truong Thi" w:date="2024-10-08T18:13:00Z"/>
                <w:rFonts w:ascii="Times New Roman" w:eastAsia="Times New Roman" w:hAnsi="Times New Roman"/>
                <w:sz w:val="24"/>
                <w:szCs w:val="24"/>
                <w:lang w:val="vi-VN" w:eastAsia="vi-VN"/>
              </w:rPr>
            </w:pPr>
          </w:p>
        </w:tc>
        <w:tc>
          <w:tcPr>
            <w:tcW w:w="994" w:type="dxa"/>
            <w:tcPrChange w:id="22094" w:author="thu nga" w:date="2024-10-01T10:52:00Z">
              <w:tcPr>
                <w:tcW w:w="790" w:type="dxa"/>
              </w:tcPr>
            </w:tcPrChange>
          </w:tcPr>
          <w:p w14:paraId="430DF6B7" w14:textId="255764D6" w:rsidR="000E4E67" w:rsidRPr="0052167B" w:rsidDel="007E0F89" w:rsidRDefault="000E4E67" w:rsidP="000E4E67">
            <w:pPr>
              <w:spacing w:before="0" w:line="240" w:lineRule="auto"/>
              <w:contextualSpacing w:val="0"/>
              <w:jc w:val="center"/>
              <w:rPr>
                <w:del w:id="22095" w:author="Phuong Truong Thi" w:date="2024-10-08T18:13:00Z"/>
                <w:rFonts w:ascii="Times New Roman" w:eastAsia="Times New Roman" w:hAnsi="Times New Roman"/>
                <w:sz w:val="24"/>
                <w:szCs w:val="24"/>
                <w:lang w:val="vi-VN" w:eastAsia="vi-VN"/>
              </w:rPr>
            </w:pPr>
            <w:del w:id="22096"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320E5894" w14:textId="3325FAE9" w:rsidTr="00E57F75">
        <w:trPr>
          <w:trHeight w:val="276"/>
          <w:del w:id="22097" w:author="Phuong Truong Thi" w:date="2024-10-08T18:13:00Z"/>
          <w:trPrChange w:id="22098" w:author="thu nga" w:date="2024-10-01T10:52:00Z">
            <w:trPr>
              <w:gridAfter w:val="0"/>
              <w:trHeight w:val="276"/>
            </w:trPr>
          </w:trPrChange>
        </w:trPr>
        <w:tc>
          <w:tcPr>
            <w:tcW w:w="670" w:type="dxa"/>
            <w:shd w:val="clear" w:color="auto" w:fill="auto"/>
            <w:vAlign w:val="center"/>
            <w:tcPrChange w:id="22099" w:author="thu nga" w:date="2024-10-01T10:52:00Z">
              <w:tcPr>
                <w:tcW w:w="670" w:type="dxa"/>
                <w:shd w:val="clear" w:color="auto" w:fill="auto"/>
                <w:vAlign w:val="center"/>
              </w:tcPr>
            </w:tcPrChange>
          </w:tcPr>
          <w:p w14:paraId="718A7145" w14:textId="14C5AB77" w:rsidR="000E4E67" w:rsidRPr="0052167B" w:rsidDel="007E0F89" w:rsidRDefault="000E4E67" w:rsidP="000E4E67">
            <w:pPr>
              <w:pStyle w:val="ListParagraph"/>
              <w:numPr>
                <w:ilvl w:val="0"/>
                <w:numId w:val="63"/>
              </w:numPr>
              <w:spacing w:before="0" w:line="240" w:lineRule="auto"/>
              <w:contextualSpacing w:val="0"/>
              <w:jc w:val="left"/>
              <w:rPr>
                <w:del w:id="22100" w:author="Phuong Truong Thi" w:date="2024-10-08T18:13:00Z"/>
                <w:rFonts w:eastAsia="Times New Roman"/>
                <w:szCs w:val="24"/>
                <w:lang w:val="vi-VN" w:eastAsia="vi-VN"/>
              </w:rPr>
            </w:pPr>
          </w:p>
        </w:tc>
        <w:tc>
          <w:tcPr>
            <w:tcW w:w="2097" w:type="dxa"/>
            <w:gridSpan w:val="2"/>
            <w:shd w:val="clear" w:color="auto" w:fill="auto"/>
            <w:vAlign w:val="center"/>
            <w:tcPrChange w:id="22101" w:author="thu nga" w:date="2024-10-01T10:52:00Z">
              <w:tcPr>
                <w:tcW w:w="2097" w:type="dxa"/>
                <w:gridSpan w:val="3"/>
                <w:shd w:val="clear" w:color="auto" w:fill="auto"/>
                <w:vAlign w:val="center"/>
              </w:tcPr>
            </w:tcPrChange>
          </w:tcPr>
          <w:p w14:paraId="672850C9" w14:textId="46F43305" w:rsidR="000E4E67" w:rsidRPr="0052167B" w:rsidDel="007E0F89" w:rsidRDefault="000E4E67" w:rsidP="000E4E67">
            <w:pPr>
              <w:spacing w:before="0" w:line="240" w:lineRule="auto"/>
              <w:contextualSpacing w:val="0"/>
              <w:rPr>
                <w:del w:id="22102" w:author="Phuong Truong Thi" w:date="2024-10-08T18:13:00Z"/>
                <w:rFonts w:ascii="Times New Roman" w:hAnsi="Times New Roman"/>
                <w:sz w:val="24"/>
                <w:szCs w:val="24"/>
              </w:rPr>
            </w:pPr>
            <w:del w:id="22103" w:author="Phuong Truong Thi" w:date="2024-10-08T18:13:00Z">
              <w:r w:rsidRPr="0052167B" w:rsidDel="007E0F89">
                <w:rPr>
                  <w:rFonts w:ascii="Times New Roman" w:hAnsi="Times New Roman"/>
                  <w:sz w:val="24"/>
                  <w:szCs w:val="24"/>
                </w:rPr>
                <w:delText>Dư nợ Home loan</w:delText>
              </w:r>
            </w:del>
          </w:p>
        </w:tc>
        <w:tc>
          <w:tcPr>
            <w:tcW w:w="2230" w:type="dxa"/>
            <w:vAlign w:val="center"/>
            <w:tcPrChange w:id="22104" w:author="thu nga" w:date="2024-10-01T10:52:00Z">
              <w:tcPr>
                <w:tcW w:w="2230" w:type="dxa"/>
                <w:vAlign w:val="center"/>
              </w:tcPr>
            </w:tcPrChange>
          </w:tcPr>
          <w:p w14:paraId="210B11F0" w14:textId="1D66AD42" w:rsidR="000E4E67" w:rsidRPr="0052167B" w:rsidDel="007E0F89" w:rsidRDefault="000E4E67" w:rsidP="000E4E67">
            <w:pPr>
              <w:spacing w:before="0" w:line="240" w:lineRule="auto"/>
              <w:contextualSpacing w:val="0"/>
              <w:rPr>
                <w:del w:id="22105" w:author="Phuong Truong Thi" w:date="2024-10-08T18:13:00Z"/>
                <w:rFonts w:ascii="Times New Roman" w:eastAsia="Times New Roman" w:hAnsi="Times New Roman"/>
                <w:sz w:val="24"/>
                <w:szCs w:val="24"/>
                <w:lang w:eastAsia="vi-VN"/>
              </w:rPr>
            </w:pPr>
            <w:del w:id="22106" w:author="Phuong Truong Thi" w:date="2024-10-08T18:13:00Z">
              <w:r w:rsidRPr="0052167B" w:rsidDel="007E0F89">
                <w:rPr>
                  <w:rFonts w:ascii="Times New Roman" w:hAnsi="Times New Roman"/>
                  <w:sz w:val="24"/>
                  <w:szCs w:val="24"/>
                </w:rPr>
                <w:delText>Tổng Dư nợ Home loan của KH tại ngày báo cáo</w:delText>
              </w:r>
            </w:del>
          </w:p>
        </w:tc>
        <w:tc>
          <w:tcPr>
            <w:tcW w:w="1070" w:type="dxa"/>
            <w:tcPrChange w:id="22107" w:author="thu nga" w:date="2024-10-01T10:52:00Z">
              <w:tcPr>
                <w:tcW w:w="1070" w:type="dxa"/>
              </w:tcPr>
            </w:tcPrChange>
          </w:tcPr>
          <w:p w14:paraId="46862327" w14:textId="46CB5901" w:rsidR="000E4E67" w:rsidRPr="0052167B" w:rsidDel="007E0F89" w:rsidRDefault="000E4E67" w:rsidP="000E4E67">
            <w:pPr>
              <w:spacing w:before="0" w:line="240" w:lineRule="auto"/>
              <w:contextualSpacing w:val="0"/>
              <w:rPr>
                <w:del w:id="22108" w:author="Phuong Truong Thi" w:date="2024-10-08T18:13:00Z"/>
                <w:rFonts w:ascii="Times New Roman" w:eastAsia="Times New Roman" w:hAnsi="Times New Roman"/>
                <w:sz w:val="24"/>
                <w:szCs w:val="24"/>
                <w:lang w:eastAsia="vi-VN"/>
              </w:rPr>
            </w:pPr>
            <w:ins w:id="22109" w:author="thu nga" w:date="2024-09-30T15:55:00Z">
              <w:del w:id="22110"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111" w:author="thu nga" w:date="2024-10-01T10:52:00Z">
              <w:tcPr>
                <w:tcW w:w="1896" w:type="dxa"/>
                <w:gridSpan w:val="2"/>
              </w:tcPr>
            </w:tcPrChange>
          </w:tcPr>
          <w:p w14:paraId="10B01E71" w14:textId="2446408B" w:rsidR="000E4E67" w:rsidRPr="0052167B" w:rsidDel="007E0F89" w:rsidRDefault="000E4E67" w:rsidP="000E4E67">
            <w:pPr>
              <w:spacing w:before="0" w:line="240" w:lineRule="auto"/>
              <w:contextualSpacing w:val="0"/>
              <w:rPr>
                <w:del w:id="22112" w:author="Phuong Truong Thi" w:date="2024-10-08T18:13:00Z"/>
                <w:rFonts w:ascii="Times New Roman" w:eastAsia="Times New Roman" w:hAnsi="Times New Roman"/>
                <w:sz w:val="24"/>
                <w:szCs w:val="24"/>
                <w:lang w:eastAsia="vi-VN"/>
              </w:rPr>
            </w:pPr>
            <w:ins w:id="22113" w:author="thu nga" w:date="2024-10-01T10:20:00Z">
              <w:del w:id="22114" w:author="Phuong Truong Thi" w:date="2024-10-08T18:13:00Z">
                <w:r w:rsidRPr="00530B5D" w:rsidDel="007E0F89">
                  <w:rPr>
                    <w:rFonts w:ascii="Times New Roman" w:eastAsia="Times New Roman" w:hAnsi="Times New Roman"/>
                    <w:sz w:val="24"/>
                    <w:szCs w:val="24"/>
                    <w:lang w:eastAsia="vi-VN"/>
                  </w:rPr>
                  <w:delText>Currency</w:delText>
                </w:r>
              </w:del>
            </w:ins>
            <w:del w:id="22115"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116" w:author="thu nga" w:date="2024-10-01T10:52:00Z">
              <w:tcPr>
                <w:tcW w:w="1766" w:type="dxa"/>
                <w:gridSpan w:val="3"/>
                <w:shd w:val="clear" w:color="auto" w:fill="auto"/>
                <w:noWrap/>
                <w:vAlign w:val="center"/>
              </w:tcPr>
            </w:tcPrChange>
          </w:tcPr>
          <w:p w14:paraId="4F8C8C59" w14:textId="3626D982" w:rsidR="000E4E67" w:rsidRPr="0052167B" w:rsidDel="007E0F89" w:rsidRDefault="000E4E67" w:rsidP="000E4E67">
            <w:pPr>
              <w:spacing w:before="0" w:line="240" w:lineRule="auto"/>
              <w:contextualSpacing w:val="0"/>
              <w:rPr>
                <w:del w:id="22117" w:author="Phuong Truong Thi" w:date="2024-10-08T18:13:00Z"/>
                <w:rFonts w:ascii="Times New Roman" w:eastAsia="Times New Roman" w:hAnsi="Times New Roman"/>
                <w:sz w:val="24"/>
                <w:szCs w:val="24"/>
                <w:lang w:val="vi-VN" w:eastAsia="vi-VN"/>
              </w:rPr>
            </w:pPr>
          </w:p>
        </w:tc>
        <w:tc>
          <w:tcPr>
            <w:tcW w:w="994" w:type="dxa"/>
            <w:tcPrChange w:id="22118" w:author="thu nga" w:date="2024-10-01T10:52:00Z">
              <w:tcPr>
                <w:tcW w:w="790" w:type="dxa"/>
              </w:tcPr>
            </w:tcPrChange>
          </w:tcPr>
          <w:p w14:paraId="03B7824C" w14:textId="580E2ECB" w:rsidR="000E4E67" w:rsidRPr="0052167B" w:rsidDel="007E0F89" w:rsidRDefault="000E4E67" w:rsidP="000E4E67">
            <w:pPr>
              <w:spacing w:before="0" w:line="240" w:lineRule="auto"/>
              <w:contextualSpacing w:val="0"/>
              <w:jc w:val="center"/>
              <w:rPr>
                <w:del w:id="22119" w:author="Phuong Truong Thi" w:date="2024-10-08T18:13:00Z"/>
                <w:rFonts w:ascii="Times New Roman" w:eastAsia="Times New Roman" w:hAnsi="Times New Roman"/>
                <w:sz w:val="24"/>
                <w:szCs w:val="24"/>
                <w:lang w:val="vi-VN" w:eastAsia="vi-VN"/>
              </w:rPr>
            </w:pPr>
            <w:del w:id="22120"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9E301E4" w14:textId="57748FA6" w:rsidTr="00E57F75">
        <w:trPr>
          <w:trHeight w:val="276"/>
          <w:del w:id="22121" w:author="Phuong Truong Thi" w:date="2024-10-08T18:13:00Z"/>
          <w:trPrChange w:id="22122" w:author="thu nga" w:date="2024-10-01T10:52:00Z">
            <w:trPr>
              <w:gridAfter w:val="0"/>
              <w:trHeight w:val="276"/>
            </w:trPr>
          </w:trPrChange>
        </w:trPr>
        <w:tc>
          <w:tcPr>
            <w:tcW w:w="670" w:type="dxa"/>
            <w:shd w:val="clear" w:color="auto" w:fill="auto"/>
            <w:vAlign w:val="center"/>
            <w:tcPrChange w:id="22123" w:author="thu nga" w:date="2024-10-01T10:52:00Z">
              <w:tcPr>
                <w:tcW w:w="670" w:type="dxa"/>
                <w:shd w:val="clear" w:color="auto" w:fill="auto"/>
                <w:vAlign w:val="center"/>
              </w:tcPr>
            </w:tcPrChange>
          </w:tcPr>
          <w:p w14:paraId="6B68FDBB" w14:textId="53179C54" w:rsidR="000E4E67" w:rsidRPr="0052167B" w:rsidDel="007E0F89" w:rsidRDefault="000E4E67" w:rsidP="000E4E67">
            <w:pPr>
              <w:pStyle w:val="ListParagraph"/>
              <w:numPr>
                <w:ilvl w:val="0"/>
                <w:numId w:val="63"/>
              </w:numPr>
              <w:spacing w:before="0" w:line="240" w:lineRule="auto"/>
              <w:contextualSpacing w:val="0"/>
              <w:jc w:val="left"/>
              <w:rPr>
                <w:del w:id="22124" w:author="Phuong Truong Thi" w:date="2024-10-08T18:13:00Z"/>
                <w:rFonts w:eastAsia="Times New Roman"/>
                <w:szCs w:val="24"/>
                <w:lang w:val="vi-VN" w:eastAsia="vi-VN"/>
              </w:rPr>
            </w:pPr>
          </w:p>
        </w:tc>
        <w:tc>
          <w:tcPr>
            <w:tcW w:w="2097" w:type="dxa"/>
            <w:gridSpan w:val="2"/>
            <w:shd w:val="clear" w:color="auto" w:fill="auto"/>
            <w:vAlign w:val="center"/>
            <w:tcPrChange w:id="22125" w:author="thu nga" w:date="2024-10-01T10:52:00Z">
              <w:tcPr>
                <w:tcW w:w="2097" w:type="dxa"/>
                <w:gridSpan w:val="3"/>
                <w:shd w:val="clear" w:color="auto" w:fill="auto"/>
                <w:vAlign w:val="center"/>
              </w:tcPr>
            </w:tcPrChange>
          </w:tcPr>
          <w:p w14:paraId="35DAD237" w14:textId="7025B880" w:rsidR="000E4E67" w:rsidRPr="0052167B" w:rsidDel="007E0F89" w:rsidRDefault="000E4E67" w:rsidP="000E4E67">
            <w:pPr>
              <w:spacing w:before="0" w:line="240" w:lineRule="auto"/>
              <w:contextualSpacing w:val="0"/>
              <w:rPr>
                <w:del w:id="22126" w:author="Phuong Truong Thi" w:date="2024-10-08T18:13:00Z"/>
                <w:rFonts w:ascii="Times New Roman" w:hAnsi="Times New Roman"/>
                <w:sz w:val="24"/>
                <w:szCs w:val="24"/>
              </w:rPr>
            </w:pPr>
            <w:del w:id="22127" w:author="Phuong Truong Thi" w:date="2024-10-08T18:13:00Z">
              <w:r w:rsidRPr="0052167B" w:rsidDel="007E0F89">
                <w:rPr>
                  <w:rFonts w:ascii="Times New Roman" w:hAnsi="Times New Roman"/>
                  <w:sz w:val="24"/>
                  <w:szCs w:val="24"/>
                </w:rPr>
                <w:delText>Dư nợ Auto loan</w:delText>
              </w:r>
            </w:del>
          </w:p>
        </w:tc>
        <w:tc>
          <w:tcPr>
            <w:tcW w:w="2230" w:type="dxa"/>
            <w:vAlign w:val="center"/>
            <w:tcPrChange w:id="22128" w:author="thu nga" w:date="2024-10-01T10:52:00Z">
              <w:tcPr>
                <w:tcW w:w="2230" w:type="dxa"/>
                <w:vAlign w:val="center"/>
              </w:tcPr>
            </w:tcPrChange>
          </w:tcPr>
          <w:p w14:paraId="04E53D0D" w14:textId="017E9B8B" w:rsidR="000E4E67" w:rsidRPr="0052167B" w:rsidDel="007E0F89" w:rsidRDefault="000E4E67" w:rsidP="000E4E67">
            <w:pPr>
              <w:spacing w:before="0" w:line="240" w:lineRule="auto"/>
              <w:contextualSpacing w:val="0"/>
              <w:rPr>
                <w:del w:id="22129" w:author="Phuong Truong Thi" w:date="2024-10-08T18:13:00Z"/>
                <w:rFonts w:ascii="Times New Roman" w:eastAsia="Times New Roman" w:hAnsi="Times New Roman"/>
                <w:sz w:val="24"/>
                <w:szCs w:val="24"/>
                <w:lang w:eastAsia="vi-VN"/>
              </w:rPr>
            </w:pPr>
            <w:del w:id="22130" w:author="Phuong Truong Thi" w:date="2024-10-08T18:13:00Z">
              <w:r w:rsidRPr="0052167B" w:rsidDel="007E0F89">
                <w:rPr>
                  <w:rFonts w:ascii="Times New Roman" w:hAnsi="Times New Roman"/>
                  <w:sz w:val="24"/>
                  <w:szCs w:val="24"/>
                </w:rPr>
                <w:delText>Tổng Dư nợ  Auto loan của KH tại ngày báo cáo</w:delText>
              </w:r>
            </w:del>
          </w:p>
        </w:tc>
        <w:tc>
          <w:tcPr>
            <w:tcW w:w="1070" w:type="dxa"/>
            <w:tcPrChange w:id="22131" w:author="thu nga" w:date="2024-10-01T10:52:00Z">
              <w:tcPr>
                <w:tcW w:w="1070" w:type="dxa"/>
              </w:tcPr>
            </w:tcPrChange>
          </w:tcPr>
          <w:p w14:paraId="3D2F8F18" w14:textId="3BE1AD61" w:rsidR="000E4E67" w:rsidRPr="0052167B" w:rsidDel="007E0F89" w:rsidRDefault="000E4E67" w:rsidP="000E4E67">
            <w:pPr>
              <w:spacing w:before="0" w:line="240" w:lineRule="auto"/>
              <w:contextualSpacing w:val="0"/>
              <w:rPr>
                <w:del w:id="22132" w:author="Phuong Truong Thi" w:date="2024-10-08T18:13:00Z"/>
                <w:rFonts w:ascii="Times New Roman" w:eastAsia="Times New Roman" w:hAnsi="Times New Roman"/>
                <w:sz w:val="24"/>
                <w:szCs w:val="24"/>
                <w:lang w:eastAsia="vi-VN"/>
              </w:rPr>
            </w:pPr>
            <w:ins w:id="22133" w:author="thu nga" w:date="2024-09-30T15:55:00Z">
              <w:del w:id="22134"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135" w:author="thu nga" w:date="2024-10-01T10:52:00Z">
              <w:tcPr>
                <w:tcW w:w="1896" w:type="dxa"/>
                <w:gridSpan w:val="2"/>
              </w:tcPr>
            </w:tcPrChange>
          </w:tcPr>
          <w:p w14:paraId="26BF5562" w14:textId="53CF188A" w:rsidR="000E4E67" w:rsidRPr="0052167B" w:rsidDel="007E0F89" w:rsidRDefault="000E4E67" w:rsidP="000E4E67">
            <w:pPr>
              <w:spacing w:before="0" w:line="240" w:lineRule="auto"/>
              <w:contextualSpacing w:val="0"/>
              <w:rPr>
                <w:del w:id="22136" w:author="Phuong Truong Thi" w:date="2024-10-08T18:13:00Z"/>
                <w:rFonts w:ascii="Times New Roman" w:eastAsia="Times New Roman" w:hAnsi="Times New Roman"/>
                <w:sz w:val="24"/>
                <w:szCs w:val="24"/>
                <w:lang w:eastAsia="vi-VN"/>
              </w:rPr>
            </w:pPr>
            <w:ins w:id="22137" w:author="thu nga" w:date="2024-10-01T10:20:00Z">
              <w:del w:id="22138" w:author="Phuong Truong Thi" w:date="2024-10-08T18:13:00Z">
                <w:r w:rsidRPr="00530B5D" w:rsidDel="007E0F89">
                  <w:rPr>
                    <w:rFonts w:ascii="Times New Roman" w:eastAsia="Times New Roman" w:hAnsi="Times New Roman"/>
                    <w:sz w:val="24"/>
                    <w:szCs w:val="24"/>
                    <w:lang w:eastAsia="vi-VN"/>
                  </w:rPr>
                  <w:delText>Currency</w:delText>
                </w:r>
              </w:del>
            </w:ins>
            <w:del w:id="22139"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140" w:author="thu nga" w:date="2024-10-01T10:52:00Z">
              <w:tcPr>
                <w:tcW w:w="1766" w:type="dxa"/>
                <w:gridSpan w:val="3"/>
                <w:shd w:val="clear" w:color="auto" w:fill="auto"/>
                <w:noWrap/>
                <w:vAlign w:val="center"/>
              </w:tcPr>
            </w:tcPrChange>
          </w:tcPr>
          <w:p w14:paraId="153B5C6F" w14:textId="4AED4A63" w:rsidR="000E4E67" w:rsidRPr="0052167B" w:rsidDel="007E0F89" w:rsidRDefault="000E4E67" w:rsidP="000E4E67">
            <w:pPr>
              <w:spacing w:before="0" w:line="240" w:lineRule="auto"/>
              <w:contextualSpacing w:val="0"/>
              <w:rPr>
                <w:del w:id="22141" w:author="Phuong Truong Thi" w:date="2024-10-08T18:13:00Z"/>
                <w:rFonts w:ascii="Times New Roman" w:eastAsia="Times New Roman" w:hAnsi="Times New Roman"/>
                <w:sz w:val="24"/>
                <w:szCs w:val="24"/>
                <w:lang w:val="vi-VN" w:eastAsia="vi-VN"/>
              </w:rPr>
            </w:pPr>
          </w:p>
        </w:tc>
        <w:tc>
          <w:tcPr>
            <w:tcW w:w="994" w:type="dxa"/>
            <w:tcPrChange w:id="22142" w:author="thu nga" w:date="2024-10-01T10:52:00Z">
              <w:tcPr>
                <w:tcW w:w="790" w:type="dxa"/>
              </w:tcPr>
            </w:tcPrChange>
          </w:tcPr>
          <w:p w14:paraId="70F0330A" w14:textId="4A591B2E" w:rsidR="000E4E67" w:rsidRPr="0052167B" w:rsidDel="007E0F89" w:rsidRDefault="000E4E67" w:rsidP="000E4E67">
            <w:pPr>
              <w:spacing w:before="0" w:line="240" w:lineRule="auto"/>
              <w:contextualSpacing w:val="0"/>
              <w:jc w:val="center"/>
              <w:rPr>
                <w:del w:id="22143" w:author="Phuong Truong Thi" w:date="2024-10-08T18:13:00Z"/>
                <w:rFonts w:ascii="Times New Roman" w:eastAsia="Times New Roman" w:hAnsi="Times New Roman"/>
                <w:sz w:val="24"/>
                <w:szCs w:val="24"/>
                <w:lang w:val="vi-VN" w:eastAsia="vi-VN"/>
              </w:rPr>
            </w:pPr>
            <w:del w:id="2214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AB8D20F" w14:textId="7452B2C4" w:rsidTr="00E57F75">
        <w:trPr>
          <w:trHeight w:val="276"/>
          <w:del w:id="22145" w:author="Phuong Truong Thi" w:date="2024-10-08T18:13:00Z"/>
          <w:trPrChange w:id="22146" w:author="thu nga" w:date="2024-10-01T10:52:00Z">
            <w:trPr>
              <w:gridAfter w:val="0"/>
              <w:trHeight w:val="276"/>
            </w:trPr>
          </w:trPrChange>
        </w:trPr>
        <w:tc>
          <w:tcPr>
            <w:tcW w:w="670" w:type="dxa"/>
            <w:shd w:val="clear" w:color="auto" w:fill="auto"/>
            <w:vAlign w:val="center"/>
            <w:tcPrChange w:id="22147" w:author="thu nga" w:date="2024-10-01T10:52:00Z">
              <w:tcPr>
                <w:tcW w:w="670" w:type="dxa"/>
                <w:shd w:val="clear" w:color="auto" w:fill="auto"/>
                <w:vAlign w:val="center"/>
              </w:tcPr>
            </w:tcPrChange>
          </w:tcPr>
          <w:p w14:paraId="24CC5A07" w14:textId="2DB7A846" w:rsidR="000E4E67" w:rsidRPr="0052167B" w:rsidDel="007E0F89" w:rsidRDefault="000E4E67" w:rsidP="000E4E67">
            <w:pPr>
              <w:pStyle w:val="ListParagraph"/>
              <w:numPr>
                <w:ilvl w:val="0"/>
                <w:numId w:val="63"/>
              </w:numPr>
              <w:spacing w:before="0" w:line="240" w:lineRule="auto"/>
              <w:contextualSpacing w:val="0"/>
              <w:jc w:val="left"/>
              <w:rPr>
                <w:del w:id="22148" w:author="Phuong Truong Thi" w:date="2024-10-08T18:13:00Z"/>
                <w:rFonts w:eastAsia="Times New Roman"/>
                <w:szCs w:val="24"/>
                <w:lang w:val="vi-VN" w:eastAsia="vi-VN"/>
              </w:rPr>
            </w:pPr>
          </w:p>
        </w:tc>
        <w:tc>
          <w:tcPr>
            <w:tcW w:w="2097" w:type="dxa"/>
            <w:gridSpan w:val="2"/>
            <w:shd w:val="clear" w:color="auto" w:fill="auto"/>
            <w:vAlign w:val="center"/>
            <w:tcPrChange w:id="22149" w:author="thu nga" w:date="2024-10-01T10:52:00Z">
              <w:tcPr>
                <w:tcW w:w="2097" w:type="dxa"/>
                <w:gridSpan w:val="3"/>
                <w:shd w:val="clear" w:color="auto" w:fill="auto"/>
                <w:vAlign w:val="center"/>
              </w:tcPr>
            </w:tcPrChange>
          </w:tcPr>
          <w:p w14:paraId="4EA67BFC" w14:textId="5A3BDDEB" w:rsidR="000E4E67" w:rsidRPr="0052167B" w:rsidDel="007E0F89" w:rsidRDefault="000E4E67" w:rsidP="000E4E67">
            <w:pPr>
              <w:spacing w:before="0" w:line="240" w:lineRule="auto"/>
              <w:contextualSpacing w:val="0"/>
              <w:rPr>
                <w:del w:id="22150" w:author="Phuong Truong Thi" w:date="2024-10-08T18:13:00Z"/>
                <w:rFonts w:ascii="Times New Roman" w:hAnsi="Times New Roman"/>
                <w:sz w:val="24"/>
                <w:szCs w:val="24"/>
              </w:rPr>
            </w:pPr>
            <w:del w:id="22151" w:author="Phuong Truong Thi" w:date="2024-10-08T18:13:00Z">
              <w:r w:rsidRPr="0052167B" w:rsidDel="007E0F89">
                <w:rPr>
                  <w:rFonts w:ascii="Times New Roman" w:hAnsi="Times New Roman"/>
                  <w:sz w:val="24"/>
                  <w:szCs w:val="24"/>
                </w:rPr>
                <w:delText>Dư nợ Bussiness loan</w:delText>
              </w:r>
            </w:del>
          </w:p>
        </w:tc>
        <w:tc>
          <w:tcPr>
            <w:tcW w:w="2230" w:type="dxa"/>
            <w:vAlign w:val="center"/>
            <w:tcPrChange w:id="22152" w:author="thu nga" w:date="2024-10-01T10:52:00Z">
              <w:tcPr>
                <w:tcW w:w="2230" w:type="dxa"/>
                <w:vAlign w:val="center"/>
              </w:tcPr>
            </w:tcPrChange>
          </w:tcPr>
          <w:p w14:paraId="32D782CF" w14:textId="3814AF2F" w:rsidR="000E4E67" w:rsidRPr="0052167B" w:rsidDel="007E0F89" w:rsidRDefault="000E4E67" w:rsidP="000E4E67">
            <w:pPr>
              <w:spacing w:before="0" w:line="240" w:lineRule="auto"/>
              <w:contextualSpacing w:val="0"/>
              <w:rPr>
                <w:del w:id="22153" w:author="Phuong Truong Thi" w:date="2024-10-08T18:13:00Z"/>
                <w:rFonts w:ascii="Times New Roman" w:eastAsia="Times New Roman" w:hAnsi="Times New Roman"/>
                <w:sz w:val="24"/>
                <w:szCs w:val="24"/>
                <w:lang w:eastAsia="vi-VN"/>
              </w:rPr>
            </w:pPr>
            <w:del w:id="22154" w:author="Phuong Truong Thi" w:date="2024-10-08T18:13:00Z">
              <w:r w:rsidRPr="0052167B" w:rsidDel="007E0F89">
                <w:rPr>
                  <w:rFonts w:ascii="Times New Roman" w:hAnsi="Times New Roman"/>
                  <w:sz w:val="24"/>
                  <w:szCs w:val="24"/>
                </w:rPr>
                <w:delText>Tổng Dư nợ Bussiness loan của KH tại ngày báo cáo</w:delText>
              </w:r>
            </w:del>
          </w:p>
        </w:tc>
        <w:tc>
          <w:tcPr>
            <w:tcW w:w="1070" w:type="dxa"/>
            <w:tcPrChange w:id="22155" w:author="thu nga" w:date="2024-10-01T10:52:00Z">
              <w:tcPr>
                <w:tcW w:w="1070" w:type="dxa"/>
              </w:tcPr>
            </w:tcPrChange>
          </w:tcPr>
          <w:p w14:paraId="39A70879" w14:textId="43CBFC84" w:rsidR="000E4E67" w:rsidRPr="0052167B" w:rsidDel="007E0F89" w:rsidRDefault="000E4E67" w:rsidP="000E4E67">
            <w:pPr>
              <w:spacing w:before="0" w:line="240" w:lineRule="auto"/>
              <w:contextualSpacing w:val="0"/>
              <w:rPr>
                <w:del w:id="22156" w:author="Phuong Truong Thi" w:date="2024-10-08T18:13:00Z"/>
                <w:rFonts w:ascii="Times New Roman" w:eastAsia="Times New Roman" w:hAnsi="Times New Roman"/>
                <w:sz w:val="24"/>
                <w:szCs w:val="24"/>
                <w:lang w:eastAsia="vi-VN"/>
              </w:rPr>
            </w:pPr>
            <w:ins w:id="22157" w:author="thu nga" w:date="2024-09-30T15:55:00Z">
              <w:del w:id="22158"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159" w:author="thu nga" w:date="2024-10-01T10:52:00Z">
              <w:tcPr>
                <w:tcW w:w="1896" w:type="dxa"/>
                <w:gridSpan w:val="2"/>
              </w:tcPr>
            </w:tcPrChange>
          </w:tcPr>
          <w:p w14:paraId="63EF4A49" w14:textId="083DED10" w:rsidR="000E4E67" w:rsidRPr="0052167B" w:rsidDel="007E0F89" w:rsidRDefault="000E4E67" w:rsidP="000E4E67">
            <w:pPr>
              <w:spacing w:before="0" w:line="240" w:lineRule="auto"/>
              <w:contextualSpacing w:val="0"/>
              <w:rPr>
                <w:del w:id="22160" w:author="Phuong Truong Thi" w:date="2024-10-08T18:13:00Z"/>
                <w:rFonts w:ascii="Times New Roman" w:eastAsia="Times New Roman" w:hAnsi="Times New Roman"/>
                <w:sz w:val="24"/>
                <w:szCs w:val="24"/>
                <w:lang w:eastAsia="vi-VN"/>
              </w:rPr>
            </w:pPr>
            <w:ins w:id="22161" w:author="thu nga" w:date="2024-10-01T10:20:00Z">
              <w:del w:id="22162" w:author="Phuong Truong Thi" w:date="2024-10-08T18:13:00Z">
                <w:r w:rsidRPr="00530B5D" w:rsidDel="007E0F89">
                  <w:rPr>
                    <w:rFonts w:ascii="Times New Roman" w:eastAsia="Times New Roman" w:hAnsi="Times New Roman"/>
                    <w:sz w:val="24"/>
                    <w:szCs w:val="24"/>
                    <w:lang w:eastAsia="vi-VN"/>
                  </w:rPr>
                  <w:delText>Currency</w:delText>
                </w:r>
              </w:del>
            </w:ins>
            <w:del w:id="22163"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164" w:author="thu nga" w:date="2024-10-01T10:52:00Z">
              <w:tcPr>
                <w:tcW w:w="1766" w:type="dxa"/>
                <w:gridSpan w:val="3"/>
                <w:shd w:val="clear" w:color="auto" w:fill="auto"/>
                <w:noWrap/>
                <w:vAlign w:val="center"/>
              </w:tcPr>
            </w:tcPrChange>
          </w:tcPr>
          <w:p w14:paraId="6E01C741" w14:textId="4ABC2ACC" w:rsidR="000E4E67" w:rsidRPr="0052167B" w:rsidDel="007E0F89" w:rsidRDefault="000E4E67" w:rsidP="000E4E67">
            <w:pPr>
              <w:spacing w:before="0" w:line="240" w:lineRule="auto"/>
              <w:contextualSpacing w:val="0"/>
              <w:rPr>
                <w:del w:id="22165" w:author="Phuong Truong Thi" w:date="2024-10-08T18:13:00Z"/>
                <w:rFonts w:ascii="Times New Roman" w:eastAsia="Times New Roman" w:hAnsi="Times New Roman"/>
                <w:sz w:val="24"/>
                <w:szCs w:val="24"/>
                <w:lang w:val="vi-VN" w:eastAsia="vi-VN"/>
              </w:rPr>
            </w:pPr>
          </w:p>
        </w:tc>
        <w:tc>
          <w:tcPr>
            <w:tcW w:w="994" w:type="dxa"/>
            <w:tcPrChange w:id="22166" w:author="thu nga" w:date="2024-10-01T10:52:00Z">
              <w:tcPr>
                <w:tcW w:w="790" w:type="dxa"/>
              </w:tcPr>
            </w:tcPrChange>
          </w:tcPr>
          <w:p w14:paraId="7AC74BEE" w14:textId="586D4DE8" w:rsidR="000E4E67" w:rsidRPr="0052167B" w:rsidDel="007E0F89" w:rsidRDefault="000E4E67" w:rsidP="000E4E67">
            <w:pPr>
              <w:spacing w:before="0" w:line="240" w:lineRule="auto"/>
              <w:contextualSpacing w:val="0"/>
              <w:jc w:val="center"/>
              <w:rPr>
                <w:del w:id="22167" w:author="Phuong Truong Thi" w:date="2024-10-08T18:13:00Z"/>
                <w:rFonts w:ascii="Times New Roman" w:eastAsia="Times New Roman" w:hAnsi="Times New Roman"/>
                <w:sz w:val="24"/>
                <w:szCs w:val="24"/>
                <w:lang w:val="vi-VN" w:eastAsia="vi-VN"/>
              </w:rPr>
            </w:pPr>
            <w:del w:id="22168"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13957C7" w14:textId="0E6F8B83" w:rsidTr="00E57F75">
        <w:trPr>
          <w:trHeight w:val="276"/>
          <w:del w:id="22169" w:author="Phuong Truong Thi" w:date="2024-10-08T18:13:00Z"/>
          <w:trPrChange w:id="22170" w:author="thu nga" w:date="2024-10-01T10:52:00Z">
            <w:trPr>
              <w:gridAfter w:val="0"/>
              <w:trHeight w:val="276"/>
            </w:trPr>
          </w:trPrChange>
        </w:trPr>
        <w:tc>
          <w:tcPr>
            <w:tcW w:w="670" w:type="dxa"/>
            <w:shd w:val="clear" w:color="auto" w:fill="auto"/>
            <w:vAlign w:val="center"/>
            <w:tcPrChange w:id="22171" w:author="thu nga" w:date="2024-10-01T10:52:00Z">
              <w:tcPr>
                <w:tcW w:w="670" w:type="dxa"/>
                <w:shd w:val="clear" w:color="auto" w:fill="auto"/>
                <w:vAlign w:val="center"/>
              </w:tcPr>
            </w:tcPrChange>
          </w:tcPr>
          <w:p w14:paraId="2F5F792B" w14:textId="23A10237" w:rsidR="000E4E67" w:rsidRPr="0052167B" w:rsidDel="007E0F89" w:rsidRDefault="000E4E67" w:rsidP="000E4E67">
            <w:pPr>
              <w:pStyle w:val="ListParagraph"/>
              <w:numPr>
                <w:ilvl w:val="0"/>
                <w:numId w:val="63"/>
              </w:numPr>
              <w:spacing w:before="0" w:line="240" w:lineRule="auto"/>
              <w:contextualSpacing w:val="0"/>
              <w:jc w:val="left"/>
              <w:rPr>
                <w:del w:id="22172" w:author="Phuong Truong Thi" w:date="2024-10-08T18:13:00Z"/>
                <w:rFonts w:eastAsia="Times New Roman"/>
                <w:szCs w:val="24"/>
                <w:lang w:val="vi-VN" w:eastAsia="vi-VN"/>
              </w:rPr>
            </w:pPr>
          </w:p>
        </w:tc>
        <w:tc>
          <w:tcPr>
            <w:tcW w:w="2097" w:type="dxa"/>
            <w:gridSpan w:val="2"/>
            <w:shd w:val="clear" w:color="auto" w:fill="auto"/>
            <w:vAlign w:val="center"/>
            <w:tcPrChange w:id="22173" w:author="thu nga" w:date="2024-10-01T10:52:00Z">
              <w:tcPr>
                <w:tcW w:w="2097" w:type="dxa"/>
                <w:gridSpan w:val="3"/>
                <w:shd w:val="clear" w:color="auto" w:fill="auto"/>
                <w:vAlign w:val="center"/>
              </w:tcPr>
            </w:tcPrChange>
          </w:tcPr>
          <w:p w14:paraId="7CB839CA" w14:textId="29972120" w:rsidR="000E4E67" w:rsidRPr="0052167B" w:rsidDel="007E0F89" w:rsidRDefault="000E4E67" w:rsidP="000E4E67">
            <w:pPr>
              <w:spacing w:before="0" w:line="240" w:lineRule="auto"/>
              <w:contextualSpacing w:val="0"/>
              <w:jc w:val="left"/>
              <w:rPr>
                <w:del w:id="22174" w:author="Phuong Truong Thi" w:date="2024-10-08T18:13:00Z"/>
                <w:rFonts w:ascii="Times New Roman" w:hAnsi="Times New Roman"/>
                <w:sz w:val="24"/>
                <w:szCs w:val="24"/>
              </w:rPr>
            </w:pPr>
            <w:del w:id="22175" w:author="Phuong Truong Thi" w:date="2024-10-08T18:13:00Z">
              <w:r w:rsidRPr="0052167B" w:rsidDel="007E0F89">
                <w:rPr>
                  <w:rFonts w:ascii="Times New Roman" w:hAnsi="Times New Roman"/>
                  <w:sz w:val="24"/>
                  <w:szCs w:val="24"/>
                </w:rPr>
                <w:delText>Dư nợ Consumption loan</w:delText>
              </w:r>
            </w:del>
          </w:p>
        </w:tc>
        <w:tc>
          <w:tcPr>
            <w:tcW w:w="2230" w:type="dxa"/>
            <w:vAlign w:val="center"/>
            <w:tcPrChange w:id="22176" w:author="thu nga" w:date="2024-10-01T10:52:00Z">
              <w:tcPr>
                <w:tcW w:w="2230" w:type="dxa"/>
                <w:vAlign w:val="center"/>
              </w:tcPr>
            </w:tcPrChange>
          </w:tcPr>
          <w:p w14:paraId="7D031772" w14:textId="1F4A2F1D" w:rsidR="000E4E67" w:rsidRPr="0052167B" w:rsidDel="007E0F89" w:rsidRDefault="000E4E67" w:rsidP="000E4E67">
            <w:pPr>
              <w:spacing w:before="0" w:line="240" w:lineRule="auto"/>
              <w:contextualSpacing w:val="0"/>
              <w:rPr>
                <w:del w:id="22177" w:author="Phuong Truong Thi" w:date="2024-10-08T18:13:00Z"/>
                <w:rFonts w:ascii="Times New Roman" w:eastAsia="Times New Roman" w:hAnsi="Times New Roman"/>
                <w:sz w:val="24"/>
                <w:szCs w:val="24"/>
                <w:lang w:eastAsia="vi-VN"/>
              </w:rPr>
            </w:pPr>
            <w:del w:id="22178" w:author="Phuong Truong Thi" w:date="2024-10-08T18:13:00Z">
              <w:r w:rsidRPr="0052167B" w:rsidDel="007E0F89">
                <w:rPr>
                  <w:rFonts w:ascii="Times New Roman" w:hAnsi="Times New Roman"/>
                  <w:sz w:val="24"/>
                  <w:szCs w:val="24"/>
                </w:rPr>
                <w:delText>Tổng Dư nợ Consumption loan của KH tại ngày báo cáo</w:delText>
              </w:r>
            </w:del>
          </w:p>
        </w:tc>
        <w:tc>
          <w:tcPr>
            <w:tcW w:w="1070" w:type="dxa"/>
            <w:tcPrChange w:id="22179" w:author="thu nga" w:date="2024-10-01T10:52:00Z">
              <w:tcPr>
                <w:tcW w:w="1070" w:type="dxa"/>
              </w:tcPr>
            </w:tcPrChange>
          </w:tcPr>
          <w:p w14:paraId="1D00AC2B" w14:textId="5E910C6A" w:rsidR="000E4E67" w:rsidRPr="0052167B" w:rsidDel="007E0F89" w:rsidRDefault="000E4E67" w:rsidP="000E4E67">
            <w:pPr>
              <w:spacing w:before="0" w:line="240" w:lineRule="auto"/>
              <w:contextualSpacing w:val="0"/>
              <w:rPr>
                <w:del w:id="22180" w:author="Phuong Truong Thi" w:date="2024-10-08T18:13:00Z"/>
                <w:rFonts w:ascii="Times New Roman" w:eastAsia="Times New Roman" w:hAnsi="Times New Roman"/>
                <w:sz w:val="24"/>
                <w:szCs w:val="24"/>
                <w:lang w:eastAsia="vi-VN"/>
              </w:rPr>
            </w:pPr>
            <w:ins w:id="22181" w:author="thu nga" w:date="2024-09-30T15:55:00Z">
              <w:del w:id="22182" w:author="Phuong Truong Thi" w:date="2024-10-08T18:13:00Z">
                <w:r w:rsidRPr="001C6E38" w:rsidDel="007E0F89">
                  <w:rPr>
                    <w:rFonts w:ascii="Times New Roman" w:eastAsia="Times New Roman" w:hAnsi="Times New Roman"/>
                    <w:sz w:val="24"/>
                    <w:szCs w:val="24"/>
                    <w:lang w:val="vi-VN" w:eastAsia="vi-VN"/>
                  </w:rPr>
                  <w:delText>CRM</w:delText>
                </w:r>
              </w:del>
            </w:ins>
          </w:p>
        </w:tc>
        <w:tc>
          <w:tcPr>
            <w:tcW w:w="1111" w:type="dxa"/>
            <w:tcPrChange w:id="22183" w:author="thu nga" w:date="2024-10-01T10:52:00Z">
              <w:tcPr>
                <w:tcW w:w="1896" w:type="dxa"/>
                <w:gridSpan w:val="2"/>
              </w:tcPr>
            </w:tcPrChange>
          </w:tcPr>
          <w:p w14:paraId="428DEC0D" w14:textId="31145FCC" w:rsidR="000E4E67" w:rsidRPr="0052167B" w:rsidDel="007E0F89" w:rsidRDefault="000E4E67" w:rsidP="000E4E67">
            <w:pPr>
              <w:spacing w:before="0" w:line="240" w:lineRule="auto"/>
              <w:contextualSpacing w:val="0"/>
              <w:rPr>
                <w:del w:id="22184" w:author="Phuong Truong Thi" w:date="2024-10-08T18:13:00Z"/>
                <w:rFonts w:ascii="Times New Roman" w:eastAsia="Times New Roman" w:hAnsi="Times New Roman"/>
                <w:sz w:val="24"/>
                <w:szCs w:val="24"/>
                <w:lang w:eastAsia="vi-VN"/>
              </w:rPr>
            </w:pPr>
            <w:ins w:id="22185" w:author="thu nga" w:date="2024-10-01T10:20:00Z">
              <w:del w:id="22186" w:author="Phuong Truong Thi" w:date="2024-10-08T18:13:00Z">
                <w:r w:rsidRPr="00530B5D" w:rsidDel="007E0F89">
                  <w:rPr>
                    <w:rFonts w:ascii="Times New Roman" w:eastAsia="Times New Roman" w:hAnsi="Times New Roman"/>
                    <w:sz w:val="24"/>
                    <w:szCs w:val="24"/>
                    <w:lang w:eastAsia="vi-VN"/>
                  </w:rPr>
                  <w:delText>Currency</w:delText>
                </w:r>
              </w:del>
            </w:ins>
            <w:del w:id="22187"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188" w:author="thu nga" w:date="2024-10-01T10:52:00Z">
              <w:tcPr>
                <w:tcW w:w="1766" w:type="dxa"/>
                <w:gridSpan w:val="3"/>
                <w:shd w:val="clear" w:color="auto" w:fill="auto"/>
                <w:noWrap/>
                <w:vAlign w:val="center"/>
              </w:tcPr>
            </w:tcPrChange>
          </w:tcPr>
          <w:p w14:paraId="59A57754" w14:textId="75ABD64B" w:rsidR="000E4E67" w:rsidRPr="0052167B" w:rsidDel="007E0F89" w:rsidRDefault="000E4E67" w:rsidP="000E4E67">
            <w:pPr>
              <w:spacing w:before="0" w:line="240" w:lineRule="auto"/>
              <w:contextualSpacing w:val="0"/>
              <w:rPr>
                <w:del w:id="22189" w:author="Phuong Truong Thi" w:date="2024-10-08T18:13:00Z"/>
                <w:rFonts w:ascii="Times New Roman" w:eastAsia="Times New Roman" w:hAnsi="Times New Roman"/>
                <w:sz w:val="24"/>
                <w:szCs w:val="24"/>
                <w:lang w:val="vi-VN" w:eastAsia="vi-VN"/>
              </w:rPr>
            </w:pPr>
          </w:p>
        </w:tc>
        <w:tc>
          <w:tcPr>
            <w:tcW w:w="994" w:type="dxa"/>
            <w:tcPrChange w:id="22190" w:author="thu nga" w:date="2024-10-01T10:52:00Z">
              <w:tcPr>
                <w:tcW w:w="790" w:type="dxa"/>
              </w:tcPr>
            </w:tcPrChange>
          </w:tcPr>
          <w:p w14:paraId="0ECBF316" w14:textId="770B7AB6" w:rsidR="000E4E67" w:rsidRPr="0052167B" w:rsidDel="007E0F89" w:rsidRDefault="000E4E67" w:rsidP="000E4E67">
            <w:pPr>
              <w:spacing w:before="0" w:line="240" w:lineRule="auto"/>
              <w:contextualSpacing w:val="0"/>
              <w:jc w:val="center"/>
              <w:rPr>
                <w:del w:id="22191" w:author="Phuong Truong Thi" w:date="2024-10-08T18:13:00Z"/>
                <w:rFonts w:ascii="Times New Roman" w:eastAsia="Times New Roman" w:hAnsi="Times New Roman"/>
                <w:sz w:val="24"/>
                <w:szCs w:val="24"/>
                <w:lang w:val="vi-VN" w:eastAsia="vi-VN"/>
              </w:rPr>
            </w:pPr>
            <w:del w:id="22192"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0F87067E" w14:textId="248D828A" w:rsidTr="00E57F75">
        <w:trPr>
          <w:trHeight w:val="276"/>
          <w:del w:id="22193" w:author="Phuong Truong Thi" w:date="2024-10-08T18:13:00Z"/>
          <w:trPrChange w:id="22194" w:author="thu nga" w:date="2024-10-01T10:52:00Z">
            <w:trPr>
              <w:gridAfter w:val="0"/>
              <w:trHeight w:val="276"/>
            </w:trPr>
          </w:trPrChange>
        </w:trPr>
        <w:tc>
          <w:tcPr>
            <w:tcW w:w="670" w:type="dxa"/>
            <w:shd w:val="clear" w:color="auto" w:fill="auto"/>
            <w:vAlign w:val="center"/>
            <w:tcPrChange w:id="22195" w:author="thu nga" w:date="2024-10-01T10:52:00Z">
              <w:tcPr>
                <w:tcW w:w="670" w:type="dxa"/>
                <w:shd w:val="clear" w:color="auto" w:fill="auto"/>
                <w:vAlign w:val="center"/>
              </w:tcPr>
            </w:tcPrChange>
          </w:tcPr>
          <w:p w14:paraId="4FE93D64" w14:textId="6847C993" w:rsidR="000E4E67" w:rsidRPr="0052167B" w:rsidDel="007E0F89" w:rsidRDefault="000E4E67" w:rsidP="000E4E67">
            <w:pPr>
              <w:pStyle w:val="ListParagraph"/>
              <w:numPr>
                <w:ilvl w:val="0"/>
                <w:numId w:val="63"/>
              </w:numPr>
              <w:spacing w:before="0" w:line="240" w:lineRule="auto"/>
              <w:contextualSpacing w:val="0"/>
              <w:jc w:val="left"/>
              <w:rPr>
                <w:del w:id="22196" w:author="Phuong Truong Thi" w:date="2024-10-08T18:13:00Z"/>
                <w:rFonts w:eastAsia="Times New Roman"/>
                <w:szCs w:val="24"/>
                <w:lang w:val="vi-VN" w:eastAsia="vi-VN"/>
              </w:rPr>
            </w:pPr>
          </w:p>
        </w:tc>
        <w:tc>
          <w:tcPr>
            <w:tcW w:w="2097" w:type="dxa"/>
            <w:gridSpan w:val="2"/>
            <w:shd w:val="clear" w:color="auto" w:fill="auto"/>
            <w:vAlign w:val="center"/>
            <w:tcPrChange w:id="22197" w:author="thu nga" w:date="2024-10-01T10:52:00Z">
              <w:tcPr>
                <w:tcW w:w="2097" w:type="dxa"/>
                <w:gridSpan w:val="3"/>
                <w:shd w:val="clear" w:color="auto" w:fill="auto"/>
                <w:vAlign w:val="center"/>
              </w:tcPr>
            </w:tcPrChange>
          </w:tcPr>
          <w:p w14:paraId="41E505D6" w14:textId="2BF57FEB" w:rsidR="000E4E67" w:rsidRPr="0052167B" w:rsidDel="007E0F89" w:rsidRDefault="000E4E67" w:rsidP="000E4E67">
            <w:pPr>
              <w:spacing w:before="0" w:line="240" w:lineRule="auto"/>
              <w:contextualSpacing w:val="0"/>
              <w:rPr>
                <w:del w:id="22198" w:author="Phuong Truong Thi" w:date="2024-10-08T18:13:00Z"/>
                <w:rFonts w:ascii="Times New Roman" w:hAnsi="Times New Roman"/>
                <w:sz w:val="24"/>
                <w:szCs w:val="24"/>
              </w:rPr>
            </w:pPr>
            <w:del w:id="22199" w:author="Phuong Truong Thi" w:date="2024-10-08T18:13:00Z">
              <w:r w:rsidRPr="0052167B" w:rsidDel="007E0F89">
                <w:rPr>
                  <w:rFonts w:ascii="Times New Roman" w:hAnsi="Times New Roman"/>
                  <w:sz w:val="24"/>
                  <w:szCs w:val="24"/>
                </w:rPr>
                <w:delText>Dư nợ Passbook</w:delText>
              </w:r>
            </w:del>
          </w:p>
        </w:tc>
        <w:tc>
          <w:tcPr>
            <w:tcW w:w="2230" w:type="dxa"/>
            <w:vAlign w:val="center"/>
            <w:tcPrChange w:id="22200" w:author="thu nga" w:date="2024-10-01T10:52:00Z">
              <w:tcPr>
                <w:tcW w:w="2230" w:type="dxa"/>
                <w:vAlign w:val="center"/>
              </w:tcPr>
            </w:tcPrChange>
          </w:tcPr>
          <w:p w14:paraId="037E7BD3" w14:textId="4359A10F" w:rsidR="000E4E67" w:rsidRPr="0052167B" w:rsidDel="007E0F89" w:rsidRDefault="000E4E67" w:rsidP="000E4E67">
            <w:pPr>
              <w:spacing w:before="0" w:line="240" w:lineRule="auto"/>
              <w:contextualSpacing w:val="0"/>
              <w:rPr>
                <w:del w:id="22201" w:author="Phuong Truong Thi" w:date="2024-10-08T18:13:00Z"/>
                <w:rFonts w:ascii="Times New Roman" w:eastAsia="Times New Roman" w:hAnsi="Times New Roman"/>
                <w:sz w:val="24"/>
                <w:szCs w:val="24"/>
                <w:lang w:eastAsia="vi-VN"/>
              </w:rPr>
            </w:pPr>
            <w:del w:id="22202" w:author="Phuong Truong Thi" w:date="2024-10-08T18:13:00Z">
              <w:r w:rsidRPr="0052167B" w:rsidDel="007E0F89">
                <w:rPr>
                  <w:rFonts w:ascii="Times New Roman" w:hAnsi="Times New Roman"/>
                  <w:sz w:val="24"/>
                  <w:szCs w:val="24"/>
                </w:rPr>
                <w:delText>Tổng Dư nợ Dư nợ Passbook của KH tại ngày báo cáo</w:delText>
              </w:r>
            </w:del>
          </w:p>
        </w:tc>
        <w:tc>
          <w:tcPr>
            <w:tcW w:w="1070" w:type="dxa"/>
            <w:tcPrChange w:id="22203" w:author="thu nga" w:date="2024-10-01T10:52:00Z">
              <w:tcPr>
                <w:tcW w:w="1070" w:type="dxa"/>
              </w:tcPr>
            </w:tcPrChange>
          </w:tcPr>
          <w:p w14:paraId="65E8757F" w14:textId="58FC6CC3" w:rsidR="000E4E67" w:rsidRPr="0052167B" w:rsidDel="007E0F89" w:rsidRDefault="000E4E67" w:rsidP="000E4E67">
            <w:pPr>
              <w:spacing w:before="0" w:line="240" w:lineRule="auto"/>
              <w:contextualSpacing w:val="0"/>
              <w:rPr>
                <w:del w:id="22204" w:author="Phuong Truong Thi" w:date="2024-10-08T18:13:00Z"/>
                <w:rFonts w:ascii="Times New Roman" w:eastAsia="Times New Roman" w:hAnsi="Times New Roman"/>
                <w:sz w:val="24"/>
                <w:szCs w:val="24"/>
                <w:lang w:eastAsia="vi-VN"/>
              </w:rPr>
            </w:pPr>
            <w:ins w:id="22205" w:author="thu nga" w:date="2024-09-30T15:55:00Z">
              <w:del w:id="22206" w:author="Phuong Truong Thi" w:date="2024-10-08T18:13:00Z">
                <w:r w:rsidRPr="007560D5" w:rsidDel="007E0F89">
                  <w:rPr>
                    <w:rFonts w:ascii="Times New Roman" w:eastAsia="Times New Roman" w:hAnsi="Times New Roman"/>
                    <w:sz w:val="24"/>
                    <w:szCs w:val="24"/>
                    <w:lang w:val="vi-VN" w:eastAsia="vi-VN"/>
                  </w:rPr>
                  <w:delText>CRM</w:delText>
                </w:r>
              </w:del>
            </w:ins>
          </w:p>
        </w:tc>
        <w:tc>
          <w:tcPr>
            <w:tcW w:w="1111" w:type="dxa"/>
            <w:tcPrChange w:id="22207" w:author="thu nga" w:date="2024-10-01T10:52:00Z">
              <w:tcPr>
                <w:tcW w:w="1896" w:type="dxa"/>
                <w:gridSpan w:val="2"/>
              </w:tcPr>
            </w:tcPrChange>
          </w:tcPr>
          <w:p w14:paraId="0A1DBAC9" w14:textId="65226566" w:rsidR="000E4E67" w:rsidRPr="0052167B" w:rsidDel="007E0F89" w:rsidRDefault="000E4E67" w:rsidP="000E4E67">
            <w:pPr>
              <w:spacing w:before="0" w:line="240" w:lineRule="auto"/>
              <w:contextualSpacing w:val="0"/>
              <w:rPr>
                <w:del w:id="22208" w:author="Phuong Truong Thi" w:date="2024-10-08T18:13:00Z"/>
                <w:rFonts w:ascii="Times New Roman" w:eastAsia="Times New Roman" w:hAnsi="Times New Roman"/>
                <w:sz w:val="24"/>
                <w:szCs w:val="24"/>
                <w:lang w:eastAsia="vi-VN"/>
              </w:rPr>
            </w:pPr>
            <w:ins w:id="22209" w:author="thu nga" w:date="2024-10-01T10:20:00Z">
              <w:del w:id="22210" w:author="Phuong Truong Thi" w:date="2024-10-08T18:13:00Z">
                <w:r w:rsidRPr="00530B5D" w:rsidDel="007E0F89">
                  <w:rPr>
                    <w:rFonts w:ascii="Times New Roman" w:eastAsia="Times New Roman" w:hAnsi="Times New Roman"/>
                    <w:sz w:val="24"/>
                    <w:szCs w:val="24"/>
                    <w:lang w:eastAsia="vi-VN"/>
                  </w:rPr>
                  <w:delText>Currency</w:delText>
                </w:r>
              </w:del>
            </w:ins>
            <w:del w:id="2221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212" w:author="thu nga" w:date="2024-10-01T10:52:00Z">
              <w:tcPr>
                <w:tcW w:w="1766" w:type="dxa"/>
                <w:gridSpan w:val="3"/>
                <w:shd w:val="clear" w:color="auto" w:fill="auto"/>
                <w:noWrap/>
                <w:vAlign w:val="center"/>
              </w:tcPr>
            </w:tcPrChange>
          </w:tcPr>
          <w:p w14:paraId="319374E8" w14:textId="7398E400" w:rsidR="000E4E67" w:rsidRPr="0052167B" w:rsidDel="007E0F89" w:rsidRDefault="000E4E67" w:rsidP="000E4E67">
            <w:pPr>
              <w:spacing w:before="0" w:line="240" w:lineRule="auto"/>
              <w:contextualSpacing w:val="0"/>
              <w:rPr>
                <w:del w:id="22213" w:author="Phuong Truong Thi" w:date="2024-10-08T18:13:00Z"/>
                <w:rFonts w:ascii="Times New Roman" w:eastAsia="Times New Roman" w:hAnsi="Times New Roman"/>
                <w:sz w:val="24"/>
                <w:szCs w:val="24"/>
                <w:lang w:val="vi-VN" w:eastAsia="vi-VN"/>
              </w:rPr>
            </w:pPr>
          </w:p>
        </w:tc>
        <w:tc>
          <w:tcPr>
            <w:tcW w:w="994" w:type="dxa"/>
            <w:tcPrChange w:id="22214" w:author="thu nga" w:date="2024-10-01T10:52:00Z">
              <w:tcPr>
                <w:tcW w:w="790" w:type="dxa"/>
              </w:tcPr>
            </w:tcPrChange>
          </w:tcPr>
          <w:p w14:paraId="5FBDCDA4" w14:textId="1B40EB3F" w:rsidR="000E4E67" w:rsidRPr="0052167B" w:rsidDel="007E0F89" w:rsidRDefault="000E4E67" w:rsidP="000E4E67">
            <w:pPr>
              <w:spacing w:before="0" w:line="240" w:lineRule="auto"/>
              <w:contextualSpacing w:val="0"/>
              <w:jc w:val="center"/>
              <w:rPr>
                <w:del w:id="22215" w:author="Phuong Truong Thi" w:date="2024-10-08T18:13:00Z"/>
                <w:rFonts w:ascii="Times New Roman" w:eastAsia="Times New Roman" w:hAnsi="Times New Roman"/>
                <w:sz w:val="24"/>
                <w:szCs w:val="24"/>
                <w:lang w:val="vi-VN" w:eastAsia="vi-VN"/>
              </w:rPr>
            </w:pPr>
            <w:del w:id="22216" w:author="Phuong Truong Thi" w:date="2024-10-08T18:13:00Z">
              <w:r w:rsidRPr="0052167B" w:rsidDel="007E0F89">
                <w:rPr>
                  <w:rFonts w:ascii="Times New Roman" w:eastAsia="Times New Roman" w:hAnsi="Times New Roman"/>
                  <w:sz w:val="24"/>
                  <w:szCs w:val="24"/>
                  <w:lang w:eastAsia="vi-VN"/>
                </w:rPr>
                <w:delText>N</w:delText>
              </w:r>
            </w:del>
          </w:p>
        </w:tc>
      </w:tr>
      <w:tr w:rsidR="007B7F57" w:rsidRPr="001859AE" w:rsidDel="007E0F89" w14:paraId="202EBE91" w14:textId="70EDB790" w:rsidTr="00E57F75">
        <w:tblPrEx>
          <w:tblPrExChange w:id="22217" w:author="thu nga" w:date="2024-10-01T10:52:00Z">
            <w:tblPrEx>
              <w:tblW w:w="9270" w:type="dxa"/>
            </w:tblPrEx>
          </w:tblPrExChange>
        </w:tblPrEx>
        <w:trPr>
          <w:trHeight w:val="276"/>
          <w:del w:id="22218" w:author="Phuong Truong Thi" w:date="2024-10-08T18:13:00Z"/>
          <w:trPrChange w:id="22219" w:author="thu nga" w:date="2024-10-01T10:52:00Z">
            <w:trPr>
              <w:gridBefore w:val="2"/>
              <w:trHeight w:val="276"/>
            </w:trPr>
          </w:trPrChange>
        </w:trPr>
        <w:tc>
          <w:tcPr>
            <w:tcW w:w="1092" w:type="dxa"/>
            <w:gridSpan w:val="2"/>
            <w:tcPrChange w:id="22220" w:author="thu nga" w:date="2024-10-01T10:52:00Z">
              <w:tcPr>
                <w:tcW w:w="1030" w:type="dxa"/>
              </w:tcPr>
            </w:tcPrChange>
          </w:tcPr>
          <w:p w14:paraId="1F90314B" w14:textId="63D5B9E1" w:rsidR="007B7F57" w:rsidRPr="0052167B" w:rsidDel="007E0F89" w:rsidRDefault="007B7F57" w:rsidP="007B7F57">
            <w:pPr>
              <w:spacing w:before="0" w:line="240" w:lineRule="auto"/>
              <w:contextualSpacing w:val="0"/>
              <w:jc w:val="left"/>
              <w:rPr>
                <w:del w:id="22221" w:author="Phuong Truong Thi" w:date="2024-10-08T18:13:00Z"/>
                <w:rFonts w:ascii="Times New Roman" w:eastAsia="Times New Roman" w:hAnsi="Times New Roman"/>
                <w:sz w:val="24"/>
                <w:szCs w:val="24"/>
                <w:lang w:val="vi-VN" w:eastAsia="vi-VN"/>
              </w:rPr>
            </w:pPr>
          </w:p>
        </w:tc>
        <w:tc>
          <w:tcPr>
            <w:tcW w:w="8214" w:type="dxa"/>
            <w:gridSpan w:val="6"/>
            <w:tcPrChange w:id="22222" w:author="thu nga" w:date="2024-10-01T10:52:00Z">
              <w:tcPr>
                <w:tcW w:w="9270" w:type="dxa"/>
                <w:gridSpan w:val="10"/>
              </w:tcPr>
            </w:tcPrChange>
          </w:tcPr>
          <w:p w14:paraId="2D3688E7" w14:textId="18F10230" w:rsidR="007B7F57" w:rsidRPr="00126368" w:rsidDel="007E0F89" w:rsidRDefault="007B7F57" w:rsidP="007B7F57">
            <w:pPr>
              <w:spacing w:before="0" w:line="240" w:lineRule="auto"/>
              <w:contextualSpacing w:val="0"/>
              <w:jc w:val="left"/>
              <w:rPr>
                <w:del w:id="22223" w:author="Phuong Truong Thi" w:date="2024-10-08T18:13:00Z"/>
                <w:rFonts w:ascii="Times New Roman" w:eastAsia="Times New Roman" w:hAnsi="Times New Roman"/>
                <w:sz w:val="24"/>
                <w:szCs w:val="24"/>
                <w:lang w:val="vi-VN" w:eastAsia="vi-VN"/>
              </w:rPr>
            </w:pPr>
            <w:del w:id="22224" w:author="Phuong Truong Thi" w:date="2024-10-08T18:13:00Z">
              <w:r w:rsidRPr="0052167B" w:rsidDel="007E0F89">
                <w:rPr>
                  <w:rFonts w:ascii="Times New Roman" w:eastAsia="Times New Roman" w:hAnsi="Times New Roman"/>
                  <w:sz w:val="24"/>
                  <w:szCs w:val="24"/>
                  <w:lang w:val="vi-VN" w:eastAsia="vi-VN"/>
                </w:rPr>
                <w:delText>Xếp hạng khách hàng tiềm năng EDA</w:delText>
              </w:r>
            </w:del>
          </w:p>
        </w:tc>
      </w:tr>
      <w:tr w:rsidR="000E4E67" w:rsidRPr="0052167B" w:rsidDel="007E0F89" w14:paraId="310AD45F" w14:textId="457DCE76" w:rsidTr="00E57F75">
        <w:trPr>
          <w:trHeight w:val="276"/>
          <w:del w:id="22225" w:author="Phuong Truong Thi" w:date="2024-10-08T18:13:00Z"/>
          <w:trPrChange w:id="22226" w:author="thu nga" w:date="2024-10-01T10:52:00Z">
            <w:trPr>
              <w:gridAfter w:val="0"/>
              <w:trHeight w:val="276"/>
            </w:trPr>
          </w:trPrChange>
        </w:trPr>
        <w:tc>
          <w:tcPr>
            <w:tcW w:w="670" w:type="dxa"/>
            <w:shd w:val="clear" w:color="auto" w:fill="auto"/>
            <w:vAlign w:val="center"/>
            <w:tcPrChange w:id="22227" w:author="thu nga" w:date="2024-10-01T10:52:00Z">
              <w:tcPr>
                <w:tcW w:w="670" w:type="dxa"/>
                <w:shd w:val="clear" w:color="auto" w:fill="auto"/>
                <w:vAlign w:val="center"/>
              </w:tcPr>
            </w:tcPrChange>
          </w:tcPr>
          <w:p w14:paraId="61AFB3BE" w14:textId="6AA7FE21" w:rsidR="008730E6" w:rsidRPr="0052167B" w:rsidDel="007E0F89" w:rsidRDefault="008730E6" w:rsidP="008730E6">
            <w:pPr>
              <w:pStyle w:val="ListParagraph"/>
              <w:numPr>
                <w:ilvl w:val="0"/>
                <w:numId w:val="63"/>
              </w:numPr>
              <w:spacing w:before="0" w:line="240" w:lineRule="auto"/>
              <w:contextualSpacing w:val="0"/>
              <w:jc w:val="left"/>
              <w:rPr>
                <w:del w:id="22228" w:author="Phuong Truong Thi" w:date="2024-10-08T18:13:00Z"/>
                <w:rFonts w:eastAsia="Times New Roman"/>
                <w:szCs w:val="24"/>
                <w:lang w:val="vi-VN" w:eastAsia="vi-VN"/>
              </w:rPr>
            </w:pPr>
          </w:p>
        </w:tc>
        <w:tc>
          <w:tcPr>
            <w:tcW w:w="2097" w:type="dxa"/>
            <w:gridSpan w:val="2"/>
            <w:shd w:val="clear" w:color="auto" w:fill="auto"/>
            <w:vAlign w:val="center"/>
            <w:tcPrChange w:id="22229" w:author="thu nga" w:date="2024-10-01T10:52:00Z">
              <w:tcPr>
                <w:tcW w:w="2097" w:type="dxa"/>
                <w:gridSpan w:val="3"/>
                <w:shd w:val="clear" w:color="auto" w:fill="auto"/>
                <w:vAlign w:val="center"/>
              </w:tcPr>
            </w:tcPrChange>
          </w:tcPr>
          <w:p w14:paraId="2C8F7A15" w14:textId="5EEC18C0" w:rsidR="008730E6" w:rsidRPr="0052167B" w:rsidDel="007E0F89" w:rsidRDefault="008730E6" w:rsidP="008730E6">
            <w:pPr>
              <w:spacing w:before="0" w:line="240" w:lineRule="auto"/>
              <w:contextualSpacing w:val="0"/>
              <w:rPr>
                <w:del w:id="22230" w:author="Phuong Truong Thi" w:date="2024-10-08T18:13:00Z"/>
                <w:rFonts w:ascii="Times New Roman" w:hAnsi="Times New Roman"/>
                <w:sz w:val="24"/>
                <w:szCs w:val="24"/>
              </w:rPr>
            </w:pPr>
            <w:del w:id="22231" w:author="Phuong Truong Thi" w:date="2024-10-08T18:13:00Z">
              <w:r w:rsidRPr="0052167B" w:rsidDel="007E0F89">
                <w:rPr>
                  <w:rFonts w:ascii="Times New Roman" w:hAnsi="Times New Roman"/>
                  <w:sz w:val="24"/>
                  <w:szCs w:val="24"/>
                </w:rPr>
                <w:delText>Nhóm ưu tiên farming khách hàng</w:delText>
              </w:r>
            </w:del>
          </w:p>
        </w:tc>
        <w:tc>
          <w:tcPr>
            <w:tcW w:w="2230" w:type="dxa"/>
            <w:vAlign w:val="center"/>
            <w:tcPrChange w:id="22232" w:author="thu nga" w:date="2024-10-01T10:52:00Z">
              <w:tcPr>
                <w:tcW w:w="2230" w:type="dxa"/>
                <w:vAlign w:val="center"/>
              </w:tcPr>
            </w:tcPrChange>
          </w:tcPr>
          <w:p w14:paraId="5D3ECA18" w14:textId="66976017" w:rsidR="008730E6" w:rsidRPr="0052167B" w:rsidDel="007E0F89" w:rsidRDefault="008730E6" w:rsidP="008730E6">
            <w:pPr>
              <w:spacing w:before="0" w:line="240" w:lineRule="auto"/>
              <w:contextualSpacing w:val="0"/>
              <w:rPr>
                <w:del w:id="22233" w:author="Phuong Truong Thi" w:date="2024-10-08T18:13:00Z"/>
                <w:rFonts w:ascii="Times New Roman" w:eastAsia="Times New Roman" w:hAnsi="Times New Roman"/>
                <w:sz w:val="24"/>
                <w:szCs w:val="24"/>
                <w:lang w:eastAsia="vi-VN"/>
              </w:rPr>
            </w:pPr>
            <w:del w:id="22234" w:author="Phuong Truong Thi" w:date="2024-10-08T18:13:00Z">
              <w:r w:rsidRPr="0052167B" w:rsidDel="007E0F89">
                <w:rPr>
                  <w:rFonts w:ascii="Times New Roman" w:hAnsi="Times New Roman"/>
                  <w:sz w:val="24"/>
                  <w:szCs w:val="24"/>
                </w:rPr>
                <w:delText>Ranking KH tiềm năng theo Logic của EDA</w:delText>
              </w:r>
            </w:del>
          </w:p>
        </w:tc>
        <w:tc>
          <w:tcPr>
            <w:tcW w:w="1070" w:type="dxa"/>
            <w:tcPrChange w:id="22235" w:author="thu nga" w:date="2024-10-01T10:52:00Z">
              <w:tcPr>
                <w:tcW w:w="1070" w:type="dxa"/>
              </w:tcPr>
            </w:tcPrChange>
          </w:tcPr>
          <w:p w14:paraId="4FE62573" w14:textId="4BBFD7CA" w:rsidR="008730E6" w:rsidRPr="0052167B" w:rsidDel="007E0F89" w:rsidRDefault="008730E6" w:rsidP="008730E6">
            <w:pPr>
              <w:spacing w:before="0" w:line="240" w:lineRule="auto"/>
              <w:contextualSpacing w:val="0"/>
              <w:rPr>
                <w:del w:id="22236" w:author="Phuong Truong Thi" w:date="2024-10-08T18:13:00Z"/>
                <w:rFonts w:ascii="Times New Roman" w:eastAsia="Times New Roman" w:hAnsi="Times New Roman"/>
                <w:sz w:val="24"/>
                <w:szCs w:val="24"/>
                <w:lang w:eastAsia="vi-VN"/>
              </w:rPr>
            </w:pPr>
            <w:ins w:id="22237" w:author="thu nga" w:date="2024-09-30T15:55:00Z">
              <w:del w:id="22238" w:author="Phuong Truong Thi" w:date="2024-10-08T18:13:00Z">
                <w:r w:rsidDel="007E0F89">
                  <w:rPr>
                    <w:rFonts w:ascii="Times New Roman" w:eastAsia="Times New Roman" w:hAnsi="Times New Roman"/>
                    <w:sz w:val="24"/>
                    <w:szCs w:val="24"/>
                    <w:lang w:val="vi-VN" w:eastAsia="vi-VN"/>
                  </w:rPr>
                  <w:delText>EDA</w:delText>
                </w:r>
              </w:del>
            </w:ins>
          </w:p>
        </w:tc>
        <w:tc>
          <w:tcPr>
            <w:tcW w:w="1111" w:type="dxa"/>
            <w:tcPrChange w:id="22239" w:author="thu nga" w:date="2024-10-01T10:52:00Z">
              <w:tcPr>
                <w:tcW w:w="1896" w:type="dxa"/>
                <w:gridSpan w:val="2"/>
              </w:tcPr>
            </w:tcPrChange>
          </w:tcPr>
          <w:p w14:paraId="174B4D5A" w14:textId="66A5B801" w:rsidR="008730E6" w:rsidRPr="000E4E67" w:rsidDel="007E0F89" w:rsidRDefault="000E4E67" w:rsidP="008730E6">
            <w:pPr>
              <w:spacing w:before="0" w:line="240" w:lineRule="auto"/>
              <w:contextualSpacing w:val="0"/>
              <w:rPr>
                <w:del w:id="22240" w:author="Phuong Truong Thi" w:date="2024-10-08T18:13:00Z"/>
                <w:rFonts w:ascii="Times New Roman" w:eastAsia="Times New Roman" w:hAnsi="Times New Roman"/>
                <w:sz w:val="24"/>
                <w:szCs w:val="24"/>
                <w:lang w:val="vi-VN" w:eastAsia="vi-VN"/>
                <w:rPrChange w:id="22241" w:author="thu nga" w:date="2024-10-01T10:20:00Z">
                  <w:rPr>
                    <w:del w:id="22242" w:author="Phuong Truong Thi" w:date="2024-10-08T18:13:00Z"/>
                    <w:rFonts w:ascii="Times New Roman" w:eastAsia="Times New Roman" w:hAnsi="Times New Roman"/>
                    <w:sz w:val="24"/>
                    <w:szCs w:val="24"/>
                    <w:lang w:eastAsia="vi-VN"/>
                  </w:rPr>
                </w:rPrChange>
              </w:rPr>
            </w:pPr>
            <w:ins w:id="22243" w:author="thu nga" w:date="2024-10-01T10:20:00Z">
              <w:del w:id="22244" w:author="Phuong Truong Thi" w:date="2024-10-08T18:13:00Z">
                <w:r w:rsidDel="007E0F89">
                  <w:rPr>
                    <w:rFonts w:ascii="Times New Roman" w:eastAsia="Times New Roman" w:hAnsi="Times New Roman"/>
                    <w:sz w:val="24"/>
                    <w:szCs w:val="24"/>
                    <w:lang w:val="vi-VN" w:eastAsia="vi-VN"/>
                  </w:rPr>
                  <w:delText>Text</w:delText>
                </w:r>
              </w:del>
            </w:ins>
          </w:p>
        </w:tc>
        <w:tc>
          <w:tcPr>
            <w:tcW w:w="1134" w:type="dxa"/>
            <w:shd w:val="clear" w:color="auto" w:fill="auto"/>
            <w:noWrap/>
            <w:vAlign w:val="center"/>
            <w:tcPrChange w:id="22245" w:author="thu nga" w:date="2024-10-01T10:52:00Z">
              <w:tcPr>
                <w:tcW w:w="1766" w:type="dxa"/>
                <w:gridSpan w:val="3"/>
                <w:shd w:val="clear" w:color="auto" w:fill="auto"/>
                <w:noWrap/>
                <w:vAlign w:val="center"/>
              </w:tcPr>
            </w:tcPrChange>
          </w:tcPr>
          <w:p w14:paraId="3EE32161" w14:textId="7E90E7B5" w:rsidR="008730E6" w:rsidRPr="0052167B" w:rsidDel="007E0F89" w:rsidRDefault="008730E6" w:rsidP="008730E6">
            <w:pPr>
              <w:spacing w:before="0" w:line="240" w:lineRule="auto"/>
              <w:contextualSpacing w:val="0"/>
              <w:rPr>
                <w:del w:id="22246" w:author="Phuong Truong Thi" w:date="2024-10-08T18:13:00Z"/>
                <w:rFonts w:ascii="Times New Roman" w:eastAsia="Times New Roman" w:hAnsi="Times New Roman"/>
                <w:sz w:val="24"/>
                <w:szCs w:val="24"/>
                <w:lang w:val="vi-VN" w:eastAsia="vi-VN"/>
              </w:rPr>
            </w:pPr>
          </w:p>
        </w:tc>
        <w:tc>
          <w:tcPr>
            <w:tcW w:w="994" w:type="dxa"/>
            <w:tcPrChange w:id="22247" w:author="thu nga" w:date="2024-10-01T10:52:00Z">
              <w:tcPr>
                <w:tcW w:w="790" w:type="dxa"/>
              </w:tcPr>
            </w:tcPrChange>
          </w:tcPr>
          <w:p w14:paraId="32CE57CB" w14:textId="22E85125" w:rsidR="008730E6" w:rsidRPr="0052167B" w:rsidDel="007E0F89" w:rsidRDefault="008730E6" w:rsidP="008730E6">
            <w:pPr>
              <w:spacing w:before="0" w:line="240" w:lineRule="auto"/>
              <w:contextualSpacing w:val="0"/>
              <w:jc w:val="center"/>
              <w:rPr>
                <w:del w:id="22248" w:author="Phuong Truong Thi" w:date="2024-10-08T18:13:00Z"/>
                <w:rFonts w:ascii="Times New Roman" w:eastAsia="Times New Roman" w:hAnsi="Times New Roman"/>
                <w:sz w:val="24"/>
                <w:szCs w:val="24"/>
                <w:lang w:val="vi-VN" w:eastAsia="vi-VN"/>
              </w:rPr>
            </w:pPr>
            <w:del w:id="22249"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4127C93F" w14:textId="506B167B" w:rsidTr="00E57F75">
        <w:trPr>
          <w:trHeight w:val="276"/>
          <w:del w:id="22250" w:author="Phuong Truong Thi" w:date="2024-10-08T18:13:00Z"/>
          <w:trPrChange w:id="22251" w:author="thu nga" w:date="2024-10-01T10:52:00Z">
            <w:trPr>
              <w:gridAfter w:val="0"/>
              <w:trHeight w:val="276"/>
            </w:trPr>
          </w:trPrChange>
        </w:trPr>
        <w:tc>
          <w:tcPr>
            <w:tcW w:w="670" w:type="dxa"/>
            <w:shd w:val="clear" w:color="auto" w:fill="auto"/>
            <w:vAlign w:val="center"/>
            <w:tcPrChange w:id="22252" w:author="thu nga" w:date="2024-10-01T10:52:00Z">
              <w:tcPr>
                <w:tcW w:w="670" w:type="dxa"/>
                <w:shd w:val="clear" w:color="auto" w:fill="auto"/>
                <w:vAlign w:val="center"/>
              </w:tcPr>
            </w:tcPrChange>
          </w:tcPr>
          <w:p w14:paraId="0782213F" w14:textId="06664C6D" w:rsidR="008730E6" w:rsidRPr="0052167B" w:rsidDel="007E0F89" w:rsidRDefault="008730E6" w:rsidP="008730E6">
            <w:pPr>
              <w:pStyle w:val="ListParagraph"/>
              <w:numPr>
                <w:ilvl w:val="0"/>
                <w:numId w:val="63"/>
              </w:numPr>
              <w:spacing w:before="0" w:line="240" w:lineRule="auto"/>
              <w:contextualSpacing w:val="0"/>
              <w:jc w:val="left"/>
              <w:rPr>
                <w:del w:id="22253" w:author="Phuong Truong Thi" w:date="2024-10-08T18:13:00Z"/>
                <w:rFonts w:eastAsia="Times New Roman"/>
                <w:szCs w:val="24"/>
                <w:lang w:val="vi-VN" w:eastAsia="vi-VN"/>
              </w:rPr>
            </w:pPr>
          </w:p>
        </w:tc>
        <w:tc>
          <w:tcPr>
            <w:tcW w:w="2097" w:type="dxa"/>
            <w:gridSpan w:val="2"/>
            <w:shd w:val="clear" w:color="auto" w:fill="auto"/>
            <w:vAlign w:val="center"/>
            <w:tcPrChange w:id="22254" w:author="thu nga" w:date="2024-10-01T10:52:00Z">
              <w:tcPr>
                <w:tcW w:w="2097" w:type="dxa"/>
                <w:gridSpan w:val="3"/>
                <w:shd w:val="clear" w:color="auto" w:fill="auto"/>
                <w:vAlign w:val="center"/>
              </w:tcPr>
            </w:tcPrChange>
          </w:tcPr>
          <w:p w14:paraId="26423479" w14:textId="1907323D" w:rsidR="008730E6" w:rsidRPr="0052167B" w:rsidDel="007E0F89" w:rsidRDefault="008730E6" w:rsidP="008730E6">
            <w:pPr>
              <w:spacing w:before="0" w:line="240" w:lineRule="auto"/>
              <w:contextualSpacing w:val="0"/>
              <w:rPr>
                <w:del w:id="22255" w:author="Phuong Truong Thi" w:date="2024-10-08T18:13:00Z"/>
                <w:rFonts w:ascii="Times New Roman" w:hAnsi="Times New Roman"/>
                <w:sz w:val="24"/>
                <w:szCs w:val="24"/>
              </w:rPr>
            </w:pPr>
            <w:del w:id="22256" w:author="Phuong Truong Thi" w:date="2024-10-08T18:13:00Z">
              <w:r w:rsidRPr="0052167B" w:rsidDel="007E0F89">
                <w:rPr>
                  <w:rFonts w:ascii="Times New Roman" w:hAnsi="Times New Roman"/>
                  <w:sz w:val="24"/>
                  <w:szCs w:val="24"/>
                </w:rPr>
                <w:delText>Ưu tiên tiếp cận</w:delText>
              </w:r>
            </w:del>
          </w:p>
        </w:tc>
        <w:tc>
          <w:tcPr>
            <w:tcW w:w="2230" w:type="dxa"/>
            <w:vAlign w:val="center"/>
            <w:tcPrChange w:id="22257" w:author="thu nga" w:date="2024-10-01T10:52:00Z">
              <w:tcPr>
                <w:tcW w:w="2230" w:type="dxa"/>
                <w:vAlign w:val="center"/>
              </w:tcPr>
            </w:tcPrChange>
          </w:tcPr>
          <w:p w14:paraId="282E66DB" w14:textId="7E26A247" w:rsidR="008730E6" w:rsidRPr="0052167B" w:rsidDel="007E0F89" w:rsidRDefault="008730E6" w:rsidP="008730E6">
            <w:pPr>
              <w:spacing w:before="0" w:line="240" w:lineRule="auto"/>
              <w:contextualSpacing w:val="0"/>
              <w:rPr>
                <w:del w:id="22258" w:author="Phuong Truong Thi" w:date="2024-10-08T18:13:00Z"/>
                <w:rFonts w:ascii="Times New Roman" w:eastAsia="Times New Roman" w:hAnsi="Times New Roman"/>
                <w:sz w:val="24"/>
                <w:szCs w:val="24"/>
                <w:lang w:eastAsia="vi-VN"/>
              </w:rPr>
            </w:pPr>
            <w:del w:id="22259" w:author="Phuong Truong Thi" w:date="2024-10-08T18:13:00Z">
              <w:r w:rsidRPr="0052167B" w:rsidDel="007E0F89">
                <w:rPr>
                  <w:rFonts w:ascii="Times New Roman" w:hAnsi="Times New Roman"/>
                  <w:sz w:val="24"/>
                  <w:szCs w:val="24"/>
                </w:rPr>
                <w:delText>Ranking KH ưu tiên tiếp cận trước theo logic EDA</w:delText>
              </w:r>
            </w:del>
          </w:p>
        </w:tc>
        <w:tc>
          <w:tcPr>
            <w:tcW w:w="1070" w:type="dxa"/>
            <w:tcPrChange w:id="22260" w:author="thu nga" w:date="2024-10-01T10:52:00Z">
              <w:tcPr>
                <w:tcW w:w="1070" w:type="dxa"/>
              </w:tcPr>
            </w:tcPrChange>
          </w:tcPr>
          <w:p w14:paraId="2EA6D0E1" w14:textId="66408211" w:rsidR="008730E6" w:rsidRPr="0052167B" w:rsidDel="007E0F89" w:rsidRDefault="008730E6" w:rsidP="008730E6">
            <w:pPr>
              <w:spacing w:before="0" w:line="240" w:lineRule="auto"/>
              <w:contextualSpacing w:val="0"/>
              <w:rPr>
                <w:del w:id="22261" w:author="Phuong Truong Thi" w:date="2024-10-08T18:13:00Z"/>
                <w:rFonts w:ascii="Times New Roman" w:eastAsia="Times New Roman" w:hAnsi="Times New Roman"/>
                <w:sz w:val="24"/>
                <w:szCs w:val="24"/>
                <w:lang w:eastAsia="vi-VN"/>
              </w:rPr>
            </w:pPr>
            <w:ins w:id="22262" w:author="thu nga" w:date="2024-09-30T15:55:00Z">
              <w:del w:id="22263" w:author="Phuong Truong Thi" w:date="2024-10-08T18:13:00Z">
                <w:r w:rsidRPr="00081D52" w:rsidDel="007E0F89">
                  <w:rPr>
                    <w:rFonts w:ascii="Times New Roman" w:eastAsia="Times New Roman" w:hAnsi="Times New Roman"/>
                    <w:sz w:val="24"/>
                    <w:szCs w:val="24"/>
                    <w:lang w:val="vi-VN" w:eastAsia="vi-VN"/>
                  </w:rPr>
                  <w:delText>EDA</w:delText>
                </w:r>
              </w:del>
            </w:ins>
          </w:p>
        </w:tc>
        <w:tc>
          <w:tcPr>
            <w:tcW w:w="1111" w:type="dxa"/>
            <w:tcPrChange w:id="22264" w:author="thu nga" w:date="2024-10-01T10:52:00Z">
              <w:tcPr>
                <w:tcW w:w="1896" w:type="dxa"/>
                <w:gridSpan w:val="2"/>
              </w:tcPr>
            </w:tcPrChange>
          </w:tcPr>
          <w:p w14:paraId="54E3BD7A" w14:textId="22AE057E" w:rsidR="008730E6" w:rsidRPr="000E4E67" w:rsidDel="007E0F89" w:rsidRDefault="000E4E67" w:rsidP="008730E6">
            <w:pPr>
              <w:spacing w:before="0" w:line="240" w:lineRule="auto"/>
              <w:contextualSpacing w:val="0"/>
              <w:rPr>
                <w:del w:id="22265" w:author="Phuong Truong Thi" w:date="2024-10-08T18:13:00Z"/>
                <w:rFonts w:ascii="Times New Roman" w:eastAsia="Times New Roman" w:hAnsi="Times New Roman"/>
                <w:sz w:val="24"/>
                <w:szCs w:val="24"/>
                <w:lang w:val="vi-VN" w:eastAsia="vi-VN"/>
                <w:rPrChange w:id="22266" w:author="thu nga" w:date="2024-10-01T10:21:00Z">
                  <w:rPr>
                    <w:del w:id="22267" w:author="Phuong Truong Thi" w:date="2024-10-08T18:13:00Z"/>
                    <w:rFonts w:ascii="Times New Roman" w:eastAsia="Times New Roman" w:hAnsi="Times New Roman"/>
                    <w:sz w:val="24"/>
                    <w:szCs w:val="24"/>
                    <w:lang w:eastAsia="vi-VN"/>
                  </w:rPr>
                </w:rPrChange>
              </w:rPr>
            </w:pPr>
            <w:ins w:id="22268" w:author="thu nga" w:date="2024-10-01T10:21:00Z">
              <w:del w:id="22269" w:author="Phuong Truong Thi" w:date="2024-10-08T18:13:00Z">
                <w:r w:rsidDel="007E0F89">
                  <w:rPr>
                    <w:rFonts w:ascii="Times New Roman" w:eastAsia="Times New Roman" w:hAnsi="Times New Roman"/>
                    <w:sz w:val="24"/>
                    <w:szCs w:val="24"/>
                    <w:lang w:val="vi-VN" w:eastAsia="vi-VN"/>
                  </w:rPr>
                  <w:delText>Number</w:delText>
                </w:r>
              </w:del>
            </w:ins>
          </w:p>
        </w:tc>
        <w:tc>
          <w:tcPr>
            <w:tcW w:w="1134" w:type="dxa"/>
            <w:shd w:val="clear" w:color="auto" w:fill="auto"/>
            <w:noWrap/>
            <w:vAlign w:val="center"/>
            <w:tcPrChange w:id="22270" w:author="thu nga" w:date="2024-10-01T10:52:00Z">
              <w:tcPr>
                <w:tcW w:w="1766" w:type="dxa"/>
                <w:gridSpan w:val="3"/>
                <w:shd w:val="clear" w:color="auto" w:fill="auto"/>
                <w:noWrap/>
                <w:vAlign w:val="center"/>
              </w:tcPr>
            </w:tcPrChange>
          </w:tcPr>
          <w:p w14:paraId="3FE8E203" w14:textId="09158233" w:rsidR="008730E6" w:rsidRPr="0052167B" w:rsidDel="007E0F89" w:rsidRDefault="008730E6" w:rsidP="008730E6">
            <w:pPr>
              <w:spacing w:before="0" w:line="240" w:lineRule="auto"/>
              <w:contextualSpacing w:val="0"/>
              <w:rPr>
                <w:del w:id="22271" w:author="Phuong Truong Thi" w:date="2024-10-08T18:13:00Z"/>
                <w:rFonts w:ascii="Times New Roman" w:eastAsia="Times New Roman" w:hAnsi="Times New Roman"/>
                <w:sz w:val="24"/>
                <w:szCs w:val="24"/>
                <w:lang w:val="vi-VN" w:eastAsia="vi-VN"/>
              </w:rPr>
            </w:pPr>
          </w:p>
        </w:tc>
        <w:tc>
          <w:tcPr>
            <w:tcW w:w="994" w:type="dxa"/>
            <w:tcPrChange w:id="22272" w:author="thu nga" w:date="2024-10-01T10:52:00Z">
              <w:tcPr>
                <w:tcW w:w="790" w:type="dxa"/>
              </w:tcPr>
            </w:tcPrChange>
          </w:tcPr>
          <w:p w14:paraId="24147DB8" w14:textId="7A775E57" w:rsidR="008730E6" w:rsidRPr="0052167B" w:rsidDel="007E0F89" w:rsidRDefault="008730E6" w:rsidP="008730E6">
            <w:pPr>
              <w:spacing w:before="0" w:line="240" w:lineRule="auto"/>
              <w:contextualSpacing w:val="0"/>
              <w:jc w:val="center"/>
              <w:rPr>
                <w:del w:id="22273" w:author="Phuong Truong Thi" w:date="2024-10-08T18:13:00Z"/>
                <w:rFonts w:ascii="Times New Roman" w:eastAsia="Times New Roman" w:hAnsi="Times New Roman"/>
                <w:sz w:val="24"/>
                <w:szCs w:val="24"/>
                <w:lang w:val="vi-VN" w:eastAsia="vi-VN"/>
              </w:rPr>
            </w:pPr>
            <w:del w:id="22274" w:author="Phuong Truong Thi" w:date="2024-10-08T18:13:00Z">
              <w:r w:rsidRPr="0052167B" w:rsidDel="007E0F89">
                <w:rPr>
                  <w:rFonts w:ascii="Times New Roman" w:eastAsia="Times New Roman" w:hAnsi="Times New Roman"/>
                  <w:sz w:val="24"/>
                  <w:szCs w:val="24"/>
                  <w:lang w:eastAsia="vi-VN"/>
                </w:rPr>
                <w:delText>N</w:delText>
              </w:r>
            </w:del>
          </w:p>
        </w:tc>
      </w:tr>
      <w:tr w:rsidR="000E4E67" w:rsidRPr="0052167B" w:rsidDel="007E0F89" w14:paraId="2F7BAB88" w14:textId="0DB00980" w:rsidTr="00E57F75">
        <w:trPr>
          <w:trHeight w:val="276"/>
          <w:del w:id="22275" w:author="Phuong Truong Thi" w:date="2024-10-08T18:13:00Z"/>
          <w:trPrChange w:id="22276" w:author="thu nga" w:date="2024-10-01T10:52:00Z">
            <w:trPr>
              <w:gridAfter w:val="0"/>
              <w:trHeight w:val="276"/>
            </w:trPr>
          </w:trPrChange>
        </w:trPr>
        <w:tc>
          <w:tcPr>
            <w:tcW w:w="670" w:type="dxa"/>
            <w:shd w:val="clear" w:color="auto" w:fill="auto"/>
            <w:vAlign w:val="center"/>
            <w:tcPrChange w:id="22277" w:author="thu nga" w:date="2024-10-01T10:52:00Z">
              <w:tcPr>
                <w:tcW w:w="670" w:type="dxa"/>
                <w:shd w:val="clear" w:color="auto" w:fill="auto"/>
                <w:vAlign w:val="center"/>
              </w:tcPr>
            </w:tcPrChange>
          </w:tcPr>
          <w:p w14:paraId="2E6041B7" w14:textId="374A55A9" w:rsidR="008730E6" w:rsidRPr="0052167B" w:rsidDel="007E0F89" w:rsidRDefault="008730E6" w:rsidP="008730E6">
            <w:pPr>
              <w:pStyle w:val="ListParagraph"/>
              <w:numPr>
                <w:ilvl w:val="0"/>
                <w:numId w:val="63"/>
              </w:numPr>
              <w:spacing w:before="0" w:line="240" w:lineRule="auto"/>
              <w:contextualSpacing w:val="0"/>
              <w:jc w:val="left"/>
              <w:rPr>
                <w:del w:id="22278" w:author="Phuong Truong Thi" w:date="2024-10-08T18:13:00Z"/>
                <w:rFonts w:eastAsia="Times New Roman"/>
                <w:szCs w:val="24"/>
                <w:lang w:val="vi-VN" w:eastAsia="vi-VN"/>
              </w:rPr>
            </w:pPr>
          </w:p>
        </w:tc>
        <w:tc>
          <w:tcPr>
            <w:tcW w:w="2097" w:type="dxa"/>
            <w:gridSpan w:val="2"/>
            <w:shd w:val="clear" w:color="auto" w:fill="auto"/>
            <w:vAlign w:val="center"/>
            <w:tcPrChange w:id="22279" w:author="thu nga" w:date="2024-10-01T10:52:00Z">
              <w:tcPr>
                <w:tcW w:w="2097" w:type="dxa"/>
                <w:gridSpan w:val="3"/>
                <w:shd w:val="clear" w:color="auto" w:fill="auto"/>
                <w:vAlign w:val="center"/>
              </w:tcPr>
            </w:tcPrChange>
          </w:tcPr>
          <w:p w14:paraId="3DC5DC6D" w14:textId="75614A66" w:rsidR="008730E6" w:rsidRPr="0052167B" w:rsidDel="007E0F89" w:rsidRDefault="008730E6" w:rsidP="008730E6">
            <w:pPr>
              <w:spacing w:before="0" w:line="240" w:lineRule="auto"/>
              <w:contextualSpacing w:val="0"/>
              <w:rPr>
                <w:del w:id="22280" w:author="Phuong Truong Thi" w:date="2024-10-08T18:13:00Z"/>
                <w:rFonts w:ascii="Times New Roman" w:hAnsi="Times New Roman"/>
                <w:sz w:val="24"/>
                <w:szCs w:val="24"/>
              </w:rPr>
            </w:pPr>
            <w:del w:id="22281" w:author="Phuong Truong Thi" w:date="2024-10-08T18:13:00Z">
              <w:r w:rsidRPr="0052167B" w:rsidDel="007E0F89">
                <w:rPr>
                  <w:rFonts w:ascii="Times New Roman" w:hAnsi="Times New Roman"/>
                  <w:sz w:val="24"/>
                  <w:szCs w:val="24"/>
                </w:rPr>
                <w:delText>Điểm tiềm năng NEO</w:delText>
              </w:r>
            </w:del>
          </w:p>
        </w:tc>
        <w:tc>
          <w:tcPr>
            <w:tcW w:w="2230" w:type="dxa"/>
            <w:vAlign w:val="center"/>
            <w:tcPrChange w:id="22282" w:author="thu nga" w:date="2024-10-01T10:52:00Z">
              <w:tcPr>
                <w:tcW w:w="2230" w:type="dxa"/>
                <w:vAlign w:val="center"/>
              </w:tcPr>
            </w:tcPrChange>
          </w:tcPr>
          <w:p w14:paraId="27F14553" w14:textId="6C728A9A" w:rsidR="008730E6" w:rsidRPr="0052167B" w:rsidDel="007E0F89" w:rsidRDefault="008730E6" w:rsidP="008730E6">
            <w:pPr>
              <w:spacing w:before="0" w:line="240" w:lineRule="auto"/>
              <w:contextualSpacing w:val="0"/>
              <w:rPr>
                <w:del w:id="22283" w:author="Phuong Truong Thi" w:date="2024-10-08T18:13:00Z"/>
                <w:rFonts w:ascii="Times New Roman" w:eastAsia="Times New Roman" w:hAnsi="Times New Roman"/>
                <w:sz w:val="24"/>
                <w:szCs w:val="24"/>
                <w:lang w:eastAsia="vi-VN"/>
              </w:rPr>
            </w:pPr>
            <w:del w:id="22284" w:author="Phuong Truong Thi" w:date="2024-10-08T18:13:00Z">
              <w:r w:rsidRPr="0052167B" w:rsidDel="007E0F89">
                <w:rPr>
                  <w:rFonts w:ascii="Times New Roman" w:hAnsi="Times New Roman"/>
                  <w:sz w:val="24"/>
                  <w:szCs w:val="24"/>
                </w:rPr>
                <w:delText>Ranking tiềm năng KH dựa trên thông tin trên NEO</w:delText>
              </w:r>
            </w:del>
          </w:p>
        </w:tc>
        <w:tc>
          <w:tcPr>
            <w:tcW w:w="1070" w:type="dxa"/>
            <w:tcPrChange w:id="22285" w:author="thu nga" w:date="2024-10-01T10:52:00Z">
              <w:tcPr>
                <w:tcW w:w="1070" w:type="dxa"/>
              </w:tcPr>
            </w:tcPrChange>
          </w:tcPr>
          <w:p w14:paraId="5AA498E3" w14:textId="7BCB5A95" w:rsidR="008730E6" w:rsidRPr="0052167B" w:rsidDel="007E0F89" w:rsidRDefault="008730E6" w:rsidP="008730E6">
            <w:pPr>
              <w:spacing w:before="0" w:line="240" w:lineRule="auto"/>
              <w:contextualSpacing w:val="0"/>
              <w:rPr>
                <w:del w:id="22286" w:author="Phuong Truong Thi" w:date="2024-10-08T18:13:00Z"/>
                <w:rFonts w:ascii="Times New Roman" w:eastAsia="Times New Roman" w:hAnsi="Times New Roman"/>
                <w:sz w:val="24"/>
                <w:szCs w:val="24"/>
                <w:lang w:eastAsia="vi-VN"/>
              </w:rPr>
            </w:pPr>
            <w:ins w:id="22287" w:author="thu nga" w:date="2024-09-30T15:55:00Z">
              <w:del w:id="22288" w:author="Phuong Truong Thi" w:date="2024-10-08T18:13:00Z">
                <w:r w:rsidRPr="00081D52" w:rsidDel="007E0F89">
                  <w:rPr>
                    <w:rFonts w:ascii="Times New Roman" w:eastAsia="Times New Roman" w:hAnsi="Times New Roman"/>
                    <w:sz w:val="24"/>
                    <w:szCs w:val="24"/>
                    <w:lang w:val="vi-VN" w:eastAsia="vi-VN"/>
                  </w:rPr>
                  <w:delText>EDA</w:delText>
                </w:r>
              </w:del>
            </w:ins>
          </w:p>
        </w:tc>
        <w:tc>
          <w:tcPr>
            <w:tcW w:w="1111" w:type="dxa"/>
            <w:tcPrChange w:id="22289" w:author="thu nga" w:date="2024-10-01T10:52:00Z">
              <w:tcPr>
                <w:tcW w:w="1896" w:type="dxa"/>
                <w:gridSpan w:val="2"/>
              </w:tcPr>
            </w:tcPrChange>
          </w:tcPr>
          <w:p w14:paraId="6AA61E5B" w14:textId="2FFE6288" w:rsidR="008730E6" w:rsidRPr="0052167B" w:rsidDel="007E0F89" w:rsidRDefault="008730E6" w:rsidP="008730E6">
            <w:pPr>
              <w:spacing w:before="0" w:line="240" w:lineRule="auto"/>
              <w:contextualSpacing w:val="0"/>
              <w:rPr>
                <w:del w:id="22290" w:author="Phuong Truong Thi" w:date="2024-10-08T18:13:00Z"/>
                <w:rFonts w:ascii="Times New Roman" w:eastAsia="Times New Roman" w:hAnsi="Times New Roman"/>
                <w:sz w:val="24"/>
                <w:szCs w:val="24"/>
                <w:lang w:eastAsia="vi-VN"/>
              </w:rPr>
            </w:pPr>
            <w:del w:id="22291" w:author="Phuong Truong Thi" w:date="2024-10-08T18:13:00Z">
              <w:r w:rsidRPr="0052167B" w:rsidDel="007E0F89">
                <w:rPr>
                  <w:rFonts w:ascii="Times New Roman" w:eastAsia="Times New Roman" w:hAnsi="Times New Roman"/>
                  <w:sz w:val="24"/>
                  <w:szCs w:val="24"/>
                  <w:lang w:eastAsia="vi-VN"/>
                </w:rPr>
                <w:delText>Number</w:delText>
              </w:r>
            </w:del>
          </w:p>
        </w:tc>
        <w:tc>
          <w:tcPr>
            <w:tcW w:w="1134" w:type="dxa"/>
            <w:shd w:val="clear" w:color="auto" w:fill="auto"/>
            <w:noWrap/>
            <w:vAlign w:val="center"/>
            <w:tcPrChange w:id="22292" w:author="thu nga" w:date="2024-10-01T10:52:00Z">
              <w:tcPr>
                <w:tcW w:w="1766" w:type="dxa"/>
                <w:gridSpan w:val="3"/>
                <w:shd w:val="clear" w:color="auto" w:fill="auto"/>
                <w:noWrap/>
                <w:vAlign w:val="center"/>
              </w:tcPr>
            </w:tcPrChange>
          </w:tcPr>
          <w:p w14:paraId="01E78452" w14:textId="4D16BBFE" w:rsidR="008730E6" w:rsidRPr="0052167B" w:rsidDel="007E0F89" w:rsidRDefault="008730E6" w:rsidP="008730E6">
            <w:pPr>
              <w:spacing w:before="0" w:line="240" w:lineRule="auto"/>
              <w:contextualSpacing w:val="0"/>
              <w:rPr>
                <w:del w:id="22293" w:author="Phuong Truong Thi" w:date="2024-10-08T18:13:00Z"/>
                <w:rFonts w:ascii="Times New Roman" w:eastAsia="Times New Roman" w:hAnsi="Times New Roman"/>
                <w:sz w:val="24"/>
                <w:szCs w:val="24"/>
                <w:lang w:val="vi-VN" w:eastAsia="vi-VN"/>
              </w:rPr>
            </w:pPr>
          </w:p>
        </w:tc>
        <w:tc>
          <w:tcPr>
            <w:tcW w:w="994" w:type="dxa"/>
            <w:tcPrChange w:id="22294" w:author="thu nga" w:date="2024-10-01T10:52:00Z">
              <w:tcPr>
                <w:tcW w:w="790" w:type="dxa"/>
              </w:tcPr>
            </w:tcPrChange>
          </w:tcPr>
          <w:p w14:paraId="0ECB7CB4" w14:textId="6281192F" w:rsidR="008730E6" w:rsidRPr="0052167B" w:rsidDel="007E0F89" w:rsidRDefault="008730E6" w:rsidP="008730E6">
            <w:pPr>
              <w:spacing w:before="0" w:line="240" w:lineRule="auto"/>
              <w:contextualSpacing w:val="0"/>
              <w:jc w:val="center"/>
              <w:rPr>
                <w:del w:id="22295" w:author="Phuong Truong Thi" w:date="2024-10-08T18:13:00Z"/>
                <w:rFonts w:ascii="Times New Roman" w:eastAsia="Times New Roman" w:hAnsi="Times New Roman"/>
                <w:sz w:val="24"/>
                <w:szCs w:val="24"/>
                <w:lang w:val="vi-VN" w:eastAsia="vi-VN"/>
              </w:rPr>
            </w:pPr>
            <w:del w:id="22296" w:author="Phuong Truong Thi" w:date="2024-10-08T18:13:00Z">
              <w:r w:rsidRPr="0052167B" w:rsidDel="007E0F89">
                <w:rPr>
                  <w:rFonts w:ascii="Times New Roman" w:eastAsia="Times New Roman" w:hAnsi="Times New Roman"/>
                  <w:sz w:val="24"/>
                  <w:szCs w:val="24"/>
                  <w:lang w:eastAsia="vi-VN"/>
                </w:rPr>
                <w:delText>N</w:delText>
              </w:r>
            </w:del>
          </w:p>
        </w:tc>
      </w:tr>
    </w:tbl>
    <w:p w14:paraId="675408A4" w14:textId="77777777" w:rsidR="00E57F75" w:rsidRPr="00FC1BDF" w:rsidRDefault="00E57F75" w:rsidP="00E57F75">
      <w:pPr>
        <w:rPr>
          <w:ins w:id="22297" w:author="Phuong Truong Thi" w:date="2024-10-17T19:25:00Z"/>
          <w:rFonts w:ascii="Times New Roman" w:hAnsi="Times New Roman"/>
          <w:sz w:val="24"/>
          <w:szCs w:val="24"/>
          <w:lang w:val="vi-VN"/>
        </w:rPr>
      </w:pPr>
      <w:ins w:id="22298" w:author="Phuong Truong Thi" w:date="2024-10-17T19:25:00Z">
        <w:r w:rsidRPr="00FC1BDF">
          <w:rPr>
            <w:rFonts w:ascii="Times New Roman" w:hAnsi="Times New Roman"/>
            <w:b/>
            <w:bCs/>
            <w:sz w:val="24"/>
            <w:szCs w:val="24"/>
            <w:lang w:val="vi-VN"/>
          </w:rPr>
          <w:t xml:space="preserve">Trong đó: </w:t>
        </w:r>
        <w:commentRangeStart w:id="22299"/>
        <w:r w:rsidRPr="00FC1BDF">
          <w:rPr>
            <w:rFonts w:ascii="Times New Roman" w:hAnsi="Times New Roman"/>
            <w:color w:val="000000"/>
            <w:sz w:val="24"/>
            <w:szCs w:val="24"/>
            <w:lang w:val="vi-VN"/>
          </w:rPr>
          <w:t>AUM (Tổng tài sản của khách hàng) tại ngày T-1</w:t>
        </w:r>
        <w:commentRangeEnd w:id="22299"/>
        <w:r w:rsidRPr="00FC1BDF">
          <w:rPr>
            <w:rStyle w:val="CommentReference"/>
            <w:rFonts w:ascii="Times New Roman" w:hAnsi="Times New Roman"/>
            <w:sz w:val="24"/>
            <w:szCs w:val="24"/>
            <w:lang w:val="x-none" w:eastAsia="x-none"/>
          </w:rPr>
          <w:commentReference w:id="22299"/>
        </w:r>
        <w:r w:rsidRPr="00FC1BDF">
          <w:rPr>
            <w:rFonts w:ascii="Times New Roman" w:hAnsi="Times New Roman"/>
            <w:b/>
            <w:bCs/>
            <w:sz w:val="24"/>
            <w:szCs w:val="24"/>
            <w:lang w:val="vi-VN"/>
          </w:rPr>
          <w:t xml:space="preserve"> </w:t>
        </w:r>
        <w:r w:rsidRPr="00FC1BDF">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ins>
    </w:p>
    <w:p w14:paraId="1DDC7723" w14:textId="77777777" w:rsidR="00E57F75" w:rsidRPr="00FC1BDF" w:rsidRDefault="00E57F75" w:rsidP="00E57F75">
      <w:pPr>
        <w:pStyle w:val="ListParagraph"/>
        <w:numPr>
          <w:ilvl w:val="0"/>
          <w:numId w:val="101"/>
        </w:numPr>
        <w:spacing w:line="300" w:lineRule="auto"/>
        <w:rPr>
          <w:ins w:id="22300" w:author="Phuong Truong Thi" w:date="2024-10-17T19:25:00Z"/>
          <w:szCs w:val="24"/>
          <w:lang w:val="vi-VN"/>
        </w:rPr>
      </w:pPr>
      <w:ins w:id="22301" w:author="Phuong Truong Thi" w:date="2024-10-17T19:25:00Z">
        <w:r w:rsidRPr="00FC1BDF">
          <w:rPr>
            <w:szCs w:val="24"/>
            <w:lang w:val="vi-VN"/>
          </w:rPr>
          <w:t>Số dư tiền gửi tiết kiệm trung bình tháng: Số dư tiền gửi tiết kiệm trung bình từ ngày đầu tháng đến ngày T-1 của Khách hàng</w:t>
        </w:r>
      </w:ins>
    </w:p>
    <w:p w14:paraId="2DD34159" w14:textId="77777777" w:rsidR="00E57F75" w:rsidRPr="00FC1BDF" w:rsidRDefault="00E57F75" w:rsidP="00E57F75">
      <w:pPr>
        <w:pStyle w:val="ListParagraph"/>
        <w:numPr>
          <w:ilvl w:val="0"/>
          <w:numId w:val="101"/>
        </w:numPr>
        <w:spacing w:line="300" w:lineRule="auto"/>
        <w:rPr>
          <w:ins w:id="22302" w:author="Phuong Truong Thi" w:date="2024-10-17T19:25:00Z"/>
          <w:szCs w:val="24"/>
          <w:lang w:val="vi-VN"/>
        </w:rPr>
      </w:pPr>
      <w:ins w:id="22303" w:author="Phuong Truong Thi" w:date="2024-10-17T19:25:00Z">
        <w:r w:rsidRPr="00FC1BDF">
          <w:rPr>
            <w:szCs w:val="24"/>
            <w:lang w:val="vi-VN"/>
          </w:rPr>
          <w:t>Số dư tài khoản thanh toán trung bình tháng: Số dư tài khoản thanh toán trung bình từ ngày đầu tháng đến ngày T-1 của Khách hàng</w:t>
        </w:r>
      </w:ins>
    </w:p>
    <w:p w14:paraId="1C7EBFB0" w14:textId="77777777" w:rsidR="00E57F75" w:rsidRPr="00FC1BDF" w:rsidRDefault="00E57F75" w:rsidP="00E57F75">
      <w:pPr>
        <w:pStyle w:val="ListParagraph"/>
        <w:numPr>
          <w:ilvl w:val="0"/>
          <w:numId w:val="101"/>
        </w:numPr>
        <w:spacing w:line="300" w:lineRule="auto"/>
        <w:rPr>
          <w:ins w:id="22304" w:author="Phuong Truong Thi" w:date="2024-10-17T19:25:00Z"/>
          <w:szCs w:val="24"/>
          <w:lang w:val="vi-VN"/>
        </w:rPr>
      </w:pPr>
      <w:ins w:id="22305" w:author="Phuong Truong Thi" w:date="2024-10-17T19:25:00Z">
        <w:r w:rsidRPr="00FC1BDF">
          <w:rPr>
            <w:szCs w:val="24"/>
            <w:lang w:val="vi-VN"/>
          </w:rPr>
          <w:t>Giá trị hợp đồng trái phiếu: Tổng số dư trái phiếu tại ngày T-1 của Khách hàng</w:t>
        </w:r>
      </w:ins>
    </w:p>
    <w:p w14:paraId="458C79EF" w14:textId="77777777" w:rsidR="00E57F75" w:rsidRPr="00FC1BDF" w:rsidRDefault="00E57F75" w:rsidP="00E57F75">
      <w:pPr>
        <w:pStyle w:val="ListParagraph"/>
        <w:numPr>
          <w:ilvl w:val="0"/>
          <w:numId w:val="101"/>
        </w:numPr>
        <w:spacing w:line="300" w:lineRule="auto"/>
        <w:rPr>
          <w:ins w:id="22306" w:author="Phuong Truong Thi" w:date="2024-10-17T19:25:00Z"/>
          <w:szCs w:val="24"/>
          <w:lang w:val="vi-VN"/>
        </w:rPr>
      </w:pPr>
      <w:ins w:id="22307" w:author="Phuong Truong Thi" w:date="2024-10-17T19:25:00Z">
        <w:r w:rsidRPr="00FC1BDF">
          <w:rPr>
            <w:szCs w:val="24"/>
            <w:lang w:val="vi-VN"/>
          </w:rPr>
          <w:t>Giá trị hợp đồng chứng chỉ quỹ: Tổng số dư tại ngày T-1 của Khách hàng</w:t>
        </w:r>
      </w:ins>
    </w:p>
    <w:p w14:paraId="5D210277" w14:textId="730C7FF0" w:rsidR="008730E6" w:rsidDel="00C95DD5" w:rsidRDefault="008730E6" w:rsidP="00007EA0">
      <w:pPr>
        <w:rPr>
          <w:del w:id="22308" w:author="Phuong Truong Thi" w:date="2024-12-06T19:59:00Z"/>
          <w:rFonts w:ascii="Times New Roman" w:hAnsi="Times New Roman"/>
          <w:b/>
          <w:bCs/>
          <w:i/>
          <w:iCs/>
          <w:sz w:val="24"/>
          <w:szCs w:val="24"/>
        </w:rPr>
      </w:pPr>
      <w:ins w:id="22309" w:author="thu nga" w:date="2024-09-30T15:55:00Z">
        <w:del w:id="22310" w:author="Phuong Truong Thi" w:date="2024-10-17T19:20:00Z">
          <w:r w:rsidRPr="00383D7A" w:rsidDel="00E57F75">
            <w:rPr>
              <w:rFonts w:ascii="Times New Roman" w:hAnsi="Times New Roman"/>
              <w:b/>
              <w:bCs/>
              <w:i/>
              <w:iCs/>
              <w:sz w:val="24"/>
              <w:szCs w:val="24"/>
              <w:lang w:val="vi-VN"/>
            </w:rPr>
            <w:delText xml:space="preserve">Trong đó: </w:delText>
          </w:r>
          <w:commentRangeStart w:id="22311"/>
          <w:r w:rsidRPr="00383D7A" w:rsidDel="00E57F75">
            <w:rPr>
              <w:rFonts w:ascii="Times New Roman" w:hAnsi="Times New Roman"/>
              <w:color w:val="000000"/>
              <w:sz w:val="24"/>
              <w:szCs w:val="24"/>
              <w:lang w:val="vi-VN"/>
            </w:rPr>
            <w:delText>AUM (Tổng tài sản của khách hàng) tại ngày T-1</w:delText>
          </w:r>
          <w:commentRangeEnd w:id="22311"/>
          <w:r w:rsidRPr="00383D7A" w:rsidDel="00E57F75">
            <w:rPr>
              <w:rStyle w:val="CommentReference"/>
              <w:rFonts w:ascii="Times New Roman" w:hAnsi="Times New Roman"/>
              <w:sz w:val="24"/>
              <w:szCs w:val="24"/>
              <w:lang w:val="x-none" w:eastAsia="x-none"/>
            </w:rPr>
            <w:commentReference w:id="22311"/>
          </w:r>
          <w:r w:rsidRPr="00383D7A" w:rsidDel="00E57F75">
            <w:rPr>
              <w:rFonts w:ascii="Times New Roman" w:hAnsi="Times New Roman"/>
              <w:b/>
              <w:bCs/>
              <w:i/>
              <w:iCs/>
              <w:sz w:val="24"/>
              <w:szCs w:val="24"/>
              <w:lang w:val="vi-VN"/>
            </w:rPr>
            <w:delText xml:space="preserve"> </w:delText>
          </w:r>
          <w:r w:rsidRPr="00383D7A" w:rsidDel="00E57F75">
            <w:rPr>
              <w:rFonts w:ascii="Times New Roman" w:hAnsi="Times New Roman"/>
              <w:i/>
              <w:iCs/>
              <w:sz w:val="24"/>
              <w:szCs w:val="24"/>
              <w:lang w:val="vi-VN"/>
            </w:rPr>
            <w:delText xml:space="preserve">= Số dư tiền gửi tiết kiệm trung bình tháng + Số dư tài khoản thanh toán trung bình tháng + Giá trị hợp đồng trái phiếu + Giá trị hợp đồng chứng chỉ quỹ </w:delText>
          </w:r>
        </w:del>
        <w:del w:id="22312" w:author="Phuong Truong Thi" w:date="2024-10-17T19:08:00Z">
          <w:r w:rsidRPr="00383D7A" w:rsidDel="00C86300">
            <w:rPr>
              <w:rFonts w:ascii="Times New Roman" w:hAnsi="Times New Roman"/>
              <w:i/>
              <w:iCs/>
              <w:sz w:val="24"/>
              <w:szCs w:val="24"/>
              <w:lang w:val="vi-VN"/>
            </w:rPr>
            <w:delText>+ Gác sản phẩm đầu tư khác của khách hàng (Banca, FX)</w:delText>
          </w:r>
        </w:del>
      </w:ins>
    </w:p>
    <w:p w14:paraId="61DE87AB" w14:textId="77777777" w:rsidR="004B3858" w:rsidRPr="00C95DD5" w:rsidDel="00E57F75" w:rsidRDefault="004B3858" w:rsidP="008730E6">
      <w:pPr>
        <w:rPr>
          <w:ins w:id="22313" w:author="thu nga" w:date="2024-09-30T15:55:00Z"/>
          <w:del w:id="22314" w:author="Phuong Truong Thi" w:date="2024-10-17T19:20:00Z"/>
          <w:rFonts w:ascii="Times New Roman" w:hAnsi="Times New Roman"/>
          <w:i/>
          <w:iCs/>
          <w:sz w:val="24"/>
          <w:szCs w:val="24"/>
          <w:rPrChange w:id="22315" w:author="Phuong Truong Thi" w:date="2024-12-06T19:59:00Z">
            <w:rPr>
              <w:ins w:id="22316" w:author="thu nga" w:date="2024-09-30T15:55:00Z"/>
              <w:del w:id="22317" w:author="Phuong Truong Thi" w:date="2024-10-17T19:20:00Z"/>
              <w:rFonts w:ascii="Times New Roman" w:hAnsi="Times New Roman"/>
              <w:i/>
              <w:iCs/>
              <w:sz w:val="24"/>
              <w:szCs w:val="24"/>
              <w:lang w:val="vi-VN"/>
            </w:rPr>
          </w:rPrChange>
        </w:rPr>
      </w:pPr>
    </w:p>
    <w:p w14:paraId="5668694B" w14:textId="7ECB4372" w:rsidR="008730E6" w:rsidRPr="00C86300" w:rsidDel="00E57F75" w:rsidRDefault="008730E6">
      <w:pPr>
        <w:pStyle w:val="ListParagraph"/>
        <w:rPr>
          <w:ins w:id="22318" w:author="thu nga" w:date="2024-09-30T15:55:00Z"/>
          <w:del w:id="22319" w:author="Phuong Truong Thi" w:date="2024-10-17T19:20:00Z"/>
          <w:lang w:val="vi-VN"/>
        </w:rPr>
        <w:pPrChange w:id="22320" w:author="Phuong Truong Thi" w:date="2024-10-17T19:08:00Z">
          <w:pPr>
            <w:pStyle w:val="ListParagraph"/>
            <w:numPr>
              <w:ilvl w:val="0"/>
              <w:numId w:val="101"/>
            </w:numPr>
            <w:spacing w:line="300" w:lineRule="auto"/>
            <w:ind w:left="720"/>
          </w:pPr>
        </w:pPrChange>
      </w:pPr>
      <w:ins w:id="22321" w:author="thu nga" w:date="2024-09-30T15:55:00Z">
        <w:del w:id="22322" w:author="Phuong Truong Thi" w:date="2024-10-17T19:20:00Z">
          <w:r w:rsidRPr="00C86300" w:rsidDel="00E57F75">
            <w:rPr>
              <w:lang w:val="vi-VN"/>
            </w:rPr>
            <w:delText>Số dư tiền gửi tiết kiệm trung bình tháng: Số dư tiền gửi tiết kiệm trung bình từ ngày đầu tháng đến ngày T-1 của Khách hàng</w:delText>
          </w:r>
        </w:del>
      </w:ins>
    </w:p>
    <w:p w14:paraId="7E9C48D2" w14:textId="0098AD24" w:rsidR="008730E6" w:rsidRPr="00C86300" w:rsidDel="00E57F75" w:rsidRDefault="008730E6">
      <w:pPr>
        <w:pStyle w:val="ListParagraph"/>
        <w:rPr>
          <w:ins w:id="22323" w:author="thu nga" w:date="2024-09-30T15:55:00Z"/>
          <w:del w:id="22324" w:author="Phuong Truong Thi" w:date="2024-10-17T19:20:00Z"/>
          <w:lang w:val="vi-VN"/>
        </w:rPr>
        <w:pPrChange w:id="22325" w:author="Phuong Truong Thi" w:date="2024-10-17T19:08:00Z">
          <w:pPr>
            <w:pStyle w:val="ListParagraph"/>
            <w:numPr>
              <w:ilvl w:val="0"/>
              <w:numId w:val="101"/>
            </w:numPr>
            <w:spacing w:line="300" w:lineRule="auto"/>
            <w:ind w:left="720"/>
          </w:pPr>
        </w:pPrChange>
      </w:pPr>
      <w:ins w:id="22326" w:author="thu nga" w:date="2024-09-30T15:55:00Z">
        <w:del w:id="22327" w:author="Phuong Truong Thi" w:date="2024-10-17T19:20:00Z">
          <w:r w:rsidRPr="00C86300" w:rsidDel="00E57F75">
            <w:rPr>
              <w:lang w:val="vi-VN"/>
            </w:rPr>
            <w:delText>Số dư tài khoản thanh toán trung bình tháng: Số dư tài khoản thanh toán trung bình từ ngày đầu tháng đến ngày T-1 của Khách hàng</w:delText>
          </w:r>
        </w:del>
      </w:ins>
    </w:p>
    <w:p w14:paraId="4CA293AE" w14:textId="43BCEE01" w:rsidR="008730E6" w:rsidRPr="00421C65" w:rsidDel="00E57F75" w:rsidRDefault="008730E6">
      <w:pPr>
        <w:pStyle w:val="ListParagraph"/>
        <w:rPr>
          <w:ins w:id="22328" w:author="thu nga" w:date="2024-09-30T15:55:00Z"/>
          <w:del w:id="22329" w:author="Phuong Truong Thi" w:date="2024-10-17T19:20:00Z"/>
          <w:lang w:val="vi-VN"/>
        </w:rPr>
        <w:pPrChange w:id="22330" w:author="Phuong Truong Thi" w:date="2024-10-17T19:08:00Z">
          <w:pPr>
            <w:pStyle w:val="ListParagraph"/>
            <w:numPr>
              <w:ilvl w:val="0"/>
              <w:numId w:val="101"/>
            </w:numPr>
            <w:spacing w:line="300" w:lineRule="auto"/>
            <w:ind w:left="720"/>
          </w:pPr>
        </w:pPrChange>
      </w:pPr>
      <w:ins w:id="22331" w:author="thu nga" w:date="2024-09-30T15:55:00Z">
        <w:del w:id="22332" w:author="Phuong Truong Thi" w:date="2024-10-17T19:20:00Z">
          <w:r w:rsidRPr="00421C65" w:rsidDel="00E57F75">
            <w:rPr>
              <w:lang w:val="vi-VN"/>
            </w:rPr>
            <w:delText>Giá trị hợp đồng trái phiếu: Tổng số dư trái phiếu tại ngày T-1 của Khách hàng</w:delText>
          </w:r>
        </w:del>
      </w:ins>
    </w:p>
    <w:p w14:paraId="14084990" w14:textId="50111EDF" w:rsidR="008730E6" w:rsidRPr="00C86300" w:rsidDel="00E57F75" w:rsidRDefault="008730E6">
      <w:pPr>
        <w:pStyle w:val="ListParagraph"/>
        <w:rPr>
          <w:ins w:id="22333" w:author="thu nga" w:date="2024-09-30T15:55:00Z"/>
          <w:del w:id="22334" w:author="Phuong Truong Thi" w:date="2024-10-17T19:20:00Z"/>
          <w:lang w:val="vi-VN"/>
        </w:rPr>
        <w:pPrChange w:id="22335" w:author="Phuong Truong Thi" w:date="2024-10-17T19:08:00Z">
          <w:pPr>
            <w:pStyle w:val="ListParagraph"/>
            <w:numPr>
              <w:ilvl w:val="0"/>
              <w:numId w:val="101"/>
            </w:numPr>
            <w:spacing w:line="300" w:lineRule="auto"/>
            <w:ind w:left="720"/>
          </w:pPr>
        </w:pPrChange>
      </w:pPr>
      <w:ins w:id="22336" w:author="thu nga" w:date="2024-09-30T15:55:00Z">
        <w:del w:id="22337" w:author="Phuong Truong Thi" w:date="2024-10-17T19:20:00Z">
          <w:r w:rsidRPr="00C86300" w:rsidDel="00E57F75">
            <w:rPr>
              <w:lang w:val="vi-VN"/>
            </w:rPr>
            <w:delText>Giá trị hợp đồng chứng chỉ quỹ: Tổng số dư tại ngày T-1 của Khách hàng</w:delText>
          </w:r>
        </w:del>
      </w:ins>
    </w:p>
    <w:p w14:paraId="1CFADA81" w14:textId="0E1F0E2C" w:rsidR="008730E6" w:rsidRPr="00421C65" w:rsidDel="00C86300" w:rsidRDefault="008730E6" w:rsidP="008730E6">
      <w:pPr>
        <w:pStyle w:val="ListParagraph"/>
        <w:numPr>
          <w:ilvl w:val="0"/>
          <w:numId w:val="101"/>
        </w:numPr>
        <w:spacing w:line="300" w:lineRule="auto"/>
        <w:rPr>
          <w:ins w:id="22338" w:author="thu nga" w:date="2024-09-30T15:55:00Z"/>
          <w:del w:id="22339" w:author="Phuong Truong Thi" w:date="2024-10-17T19:08:00Z"/>
          <w:szCs w:val="24"/>
          <w:lang w:val="vi-VN"/>
        </w:rPr>
      </w:pPr>
      <w:ins w:id="22340" w:author="thu nga" w:date="2024-09-30T15:55:00Z">
        <w:del w:id="22341" w:author="Phuong Truong Thi" w:date="2024-10-17T19:08:00Z">
          <w:r w:rsidRPr="00421C65" w:rsidDel="00C86300">
            <w:rPr>
              <w:szCs w:val="24"/>
              <w:lang w:val="vi-VN"/>
            </w:rPr>
            <w:delText>Các sản phẩm đầu tư khác của khách hàng</w:delText>
          </w:r>
        </w:del>
      </w:ins>
    </w:p>
    <w:p w14:paraId="5E9D3B63" w14:textId="4B80DD80" w:rsidR="008730E6" w:rsidDel="00C86300" w:rsidRDefault="008730E6" w:rsidP="008730E6">
      <w:pPr>
        <w:pStyle w:val="ListParagraph"/>
        <w:ind w:left="1134"/>
        <w:rPr>
          <w:ins w:id="22342" w:author="thu nga" w:date="2024-09-30T15:55:00Z"/>
          <w:del w:id="22343" w:author="Phuong Truong Thi" w:date="2024-10-17T19:08:00Z"/>
          <w:lang w:val="vi-VN"/>
        </w:rPr>
      </w:pPr>
      <w:ins w:id="22344" w:author="thu nga" w:date="2024-09-30T15:55:00Z">
        <w:del w:id="22345" w:author="Phuong Truong Thi" w:date="2024-10-17T19:08:00Z">
          <w:r w:rsidRPr="00421C65" w:rsidDel="00C86300">
            <w:rPr>
              <w:lang w:val="vi-VN"/>
            </w:rPr>
            <w:delText xml:space="preserve">Bảo hiểm: Tổng số dư đầu tư của các </w:delText>
          </w:r>
          <w:commentRangeStart w:id="22346"/>
          <w:r w:rsidRPr="00421C65" w:rsidDel="00C86300">
            <w:rPr>
              <w:lang w:val="vi-VN"/>
            </w:rPr>
            <w:delText xml:space="preserve">mã sản phẩm phụ </w:delText>
          </w:r>
          <w:commentRangeEnd w:id="22346"/>
          <w:r w:rsidDel="00C86300">
            <w:rPr>
              <w:rStyle w:val="CommentReference"/>
              <w:rFonts w:ascii="Arial" w:hAnsi="Arial"/>
              <w:lang w:val="x-none" w:eastAsia="x-none"/>
            </w:rPr>
            <w:commentReference w:id="22346"/>
          </w:r>
          <w:r w:rsidRPr="00421C65" w:rsidDel="00C86300">
            <w:rPr>
              <w:lang w:val="vi-VN"/>
            </w:rPr>
            <w:delText>là đầu tư</w:delText>
          </w:r>
        </w:del>
      </w:ins>
    </w:p>
    <w:p w14:paraId="50FC2B77" w14:textId="5FC08050" w:rsidR="008730E6" w:rsidRPr="005266A5" w:rsidDel="00C86300" w:rsidRDefault="008730E6" w:rsidP="008730E6">
      <w:pPr>
        <w:pStyle w:val="ListParagraph"/>
        <w:ind w:left="1134"/>
        <w:rPr>
          <w:ins w:id="22347" w:author="thu nga" w:date="2024-09-30T15:55:00Z"/>
          <w:del w:id="22348" w:author="Phuong Truong Thi" w:date="2024-10-17T19:08:00Z"/>
          <w:lang w:val="vi-VN"/>
        </w:rPr>
      </w:pPr>
      <w:commentRangeStart w:id="22349"/>
      <w:ins w:id="22350" w:author="thu nga" w:date="2024-09-30T15:55:00Z">
        <w:del w:id="22351" w:author="Phuong Truong Thi" w:date="2024-10-17T19:08:00Z">
          <w:r w:rsidRPr="004C7F2E" w:rsidDel="00C86300">
            <w:rPr>
              <w:szCs w:val="24"/>
              <w:lang w:val="vi-VN"/>
            </w:rPr>
            <w:delText xml:space="preserve">FX: </w:delText>
          </w:r>
          <w:r w:rsidRPr="00421C65" w:rsidDel="00C86300">
            <w:rPr>
              <w:szCs w:val="24"/>
              <w:lang w:val="vi-VN"/>
            </w:rPr>
            <w:delText>có tính sản phẩm FX vào tổng tài sản khách hàng không, nếu có thì lấy từ BIC tool</w:delText>
          </w:r>
          <w:r w:rsidRPr="004C7F2E" w:rsidDel="00C86300">
            <w:rPr>
              <w:szCs w:val="24"/>
              <w:lang w:val="vi-VN"/>
            </w:rPr>
            <w:delText xml:space="preserve"> hay không</w:delText>
          </w:r>
          <w:commentRangeEnd w:id="22349"/>
          <w:r w:rsidRPr="00421C65" w:rsidDel="00C86300">
            <w:rPr>
              <w:szCs w:val="24"/>
              <w:lang w:val="vi-VN"/>
            </w:rPr>
            <w:commentReference w:id="22349"/>
          </w:r>
          <w:r w:rsidDel="00C86300">
            <w:rPr>
              <w:szCs w:val="24"/>
              <w:lang w:val="vi-VN"/>
            </w:rPr>
            <w:delText>?</w:delText>
          </w:r>
        </w:del>
      </w:ins>
    </w:p>
    <w:p w14:paraId="13276767" w14:textId="77777777" w:rsidR="00007EA0" w:rsidRDefault="00007EA0" w:rsidP="00007EA0"/>
    <w:p w14:paraId="7B61E4EB" w14:textId="77777777" w:rsidR="00384F62" w:rsidDel="00E57F75" w:rsidRDefault="00384F62" w:rsidP="00007EA0">
      <w:pPr>
        <w:rPr>
          <w:del w:id="22352" w:author="Phuong Truong Thi" w:date="2024-10-17T19:18:00Z"/>
        </w:rPr>
      </w:pPr>
    </w:p>
    <w:p w14:paraId="661D6B6B" w14:textId="77777777" w:rsidR="00384F62" w:rsidDel="00E57F75" w:rsidRDefault="00384F62" w:rsidP="00007EA0">
      <w:pPr>
        <w:rPr>
          <w:del w:id="22353" w:author="Phuong Truong Thi" w:date="2024-10-17T19:18:00Z"/>
        </w:rPr>
      </w:pPr>
    </w:p>
    <w:p w14:paraId="7C6C0532" w14:textId="02EE9BDC" w:rsidR="00384F62" w:rsidDel="00E57F75" w:rsidRDefault="00384F62" w:rsidP="00007EA0">
      <w:pPr>
        <w:rPr>
          <w:del w:id="22354" w:author="Phuong Truong Thi" w:date="2024-10-17T19:18:00Z"/>
        </w:rPr>
      </w:pPr>
    </w:p>
    <w:p w14:paraId="24A27EDA" w14:textId="16DDE7D1" w:rsidR="00384F62" w:rsidRPr="00384F62" w:rsidDel="00E57F75" w:rsidRDefault="00384F62" w:rsidP="00007EA0">
      <w:pPr>
        <w:rPr>
          <w:del w:id="22355" w:author="Phuong Truong Thi" w:date="2024-10-17T19:18:00Z"/>
        </w:rPr>
      </w:pPr>
    </w:p>
    <w:p w14:paraId="6FDA1472" w14:textId="7DAD1EE4" w:rsidR="00071873" w:rsidRPr="00071873" w:rsidDel="00E57F75" w:rsidRDefault="00071873" w:rsidP="00071873">
      <w:pPr>
        <w:pStyle w:val="ListParagraph"/>
        <w:numPr>
          <w:ilvl w:val="0"/>
          <w:numId w:val="67"/>
        </w:numPr>
        <w:rPr>
          <w:del w:id="22356" w:author="Phuong Truong Thi" w:date="2024-10-17T19:18:00Z"/>
          <w:szCs w:val="24"/>
        </w:rPr>
      </w:pPr>
      <w:del w:id="22357" w:author="Phuong Truong Thi" w:date="2024-10-17T19:18:00Z">
        <w:r w:rsidDel="00E57F75">
          <w:rPr>
            <w:i/>
            <w:iCs/>
            <w:szCs w:val="24"/>
          </w:rPr>
          <w:delText>Màn hình minh họa</w:delText>
        </w:r>
      </w:del>
    </w:p>
    <w:p w14:paraId="22137D42" w14:textId="4094E63D" w:rsidR="00EF159E" w:rsidRPr="00087D14" w:rsidRDefault="002424E2" w:rsidP="00EF159E">
      <w:del w:id="22358" w:author="Phuong Truong Thi" w:date="2024-10-17T19:18:00Z">
        <w:r w:rsidDel="00E57F75">
          <w:rPr>
            <w:noProof/>
          </w:rPr>
          <w:drawing>
            <wp:inline distT="0" distB="0" distL="0" distR="0" wp14:anchorId="18245D10" wp14:editId="2B518927">
              <wp:extent cx="5816885" cy="2596551"/>
              <wp:effectExtent l="0" t="0" r="0" b="6985"/>
              <wp:docPr id="10408076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7676" name="Picture 9" descr="A screenshot of a computer&#10;&#10;Description automatically generated"/>
                      <pic:cNvPicPr/>
                    </pic:nvPicPr>
                    <pic:blipFill>
                      <a:blip r:embed="rId26"/>
                      <a:stretch>
                        <a:fillRect/>
                      </a:stretch>
                    </pic:blipFill>
                    <pic:spPr>
                      <a:xfrm>
                        <a:off x="0" y="0"/>
                        <a:ext cx="5816885" cy="2596551"/>
                      </a:xfrm>
                      <a:prstGeom prst="rect">
                        <a:avLst/>
                      </a:prstGeom>
                    </pic:spPr>
                  </pic:pic>
                </a:graphicData>
              </a:graphic>
            </wp:inline>
          </w:drawing>
        </w:r>
      </w:del>
    </w:p>
    <w:p w14:paraId="49838315" w14:textId="58732D0A" w:rsidR="00390F4F" w:rsidDel="00C86300" w:rsidRDefault="00B50F17">
      <w:pPr>
        <w:pStyle w:val="Heading31"/>
        <w:numPr>
          <w:ilvl w:val="2"/>
          <w:numId w:val="88"/>
        </w:numPr>
        <w:rPr>
          <w:del w:id="22359" w:author="Phuong Truong Thi" w:date="2024-10-17T19:17:00Z"/>
        </w:rPr>
        <w:pPrChange w:id="22360" w:author="Phuong Truong Thi" w:date="2024-10-08T18:23:00Z">
          <w:pPr>
            <w:pStyle w:val="Heading31"/>
            <w:numPr>
              <w:numId w:val="66"/>
            </w:numPr>
            <w:tabs>
              <w:tab w:val="clear" w:pos="1080"/>
            </w:tabs>
            <w:ind w:left="720" w:hanging="720"/>
          </w:pPr>
        </w:pPrChange>
      </w:pPr>
      <w:bookmarkStart w:id="22361" w:name="_Toc177425394"/>
      <w:del w:id="22362" w:author="Phuong Truong Thi" w:date="2024-10-17T19:17:00Z">
        <w:r w:rsidDel="00C86300">
          <w:rPr>
            <w:sz w:val="24"/>
            <w:szCs w:val="24"/>
          </w:rPr>
          <w:delText xml:space="preserve">C360 - </w:delText>
        </w:r>
        <w:r w:rsidR="00104609" w:rsidDel="00C86300">
          <w:rPr>
            <w:sz w:val="24"/>
            <w:szCs w:val="24"/>
          </w:rPr>
          <w:delText>Màn hình chi tiết khách hàng C360</w:delText>
        </w:r>
        <w:bookmarkStart w:id="22363" w:name="_Toc180598207"/>
        <w:bookmarkStart w:id="22364" w:name="_Toc180598971"/>
        <w:bookmarkStart w:id="22365" w:name="_Toc181872716"/>
        <w:bookmarkStart w:id="22366" w:name="_Toc183455209"/>
        <w:bookmarkStart w:id="22367" w:name="_Toc183456161"/>
        <w:bookmarkStart w:id="22368" w:name="_Toc184406495"/>
        <w:bookmarkStart w:id="22369" w:name="_Toc184407754"/>
        <w:bookmarkStart w:id="22370" w:name="_Toc184408702"/>
        <w:bookmarkStart w:id="22371" w:name="_Toc184409650"/>
        <w:bookmarkStart w:id="22372" w:name="_Toc184813436"/>
        <w:bookmarkEnd w:id="22361"/>
        <w:bookmarkEnd w:id="22363"/>
        <w:bookmarkEnd w:id="22364"/>
        <w:bookmarkEnd w:id="22365"/>
        <w:bookmarkEnd w:id="22366"/>
        <w:bookmarkEnd w:id="22367"/>
        <w:bookmarkEnd w:id="22368"/>
        <w:bookmarkEnd w:id="22369"/>
        <w:bookmarkEnd w:id="22370"/>
        <w:bookmarkEnd w:id="22371"/>
        <w:bookmarkEnd w:id="22372"/>
      </w:del>
    </w:p>
    <w:p w14:paraId="55488768" w14:textId="1E637B6F" w:rsidR="00390F4F" w:rsidRPr="008D7233" w:rsidDel="00C86300" w:rsidRDefault="00390F4F">
      <w:pPr>
        <w:pStyle w:val="Heading31"/>
        <w:numPr>
          <w:ilvl w:val="0"/>
          <w:numId w:val="65"/>
        </w:numPr>
        <w:tabs>
          <w:tab w:val="clear" w:pos="1080"/>
        </w:tabs>
        <w:ind w:left="600" w:hanging="600"/>
        <w:outlineLvl w:val="9"/>
        <w:rPr>
          <w:del w:id="22373" w:author="Phuong Truong Thi" w:date="2024-10-17T19:17:00Z"/>
        </w:rPr>
      </w:pPr>
      <w:del w:id="22374" w:author="Phuong Truong Thi" w:date="2024-10-17T19:17:00Z">
        <w:r w:rsidDel="00C86300">
          <w:rPr>
            <w:b w:val="0"/>
            <w:bCs w:val="0"/>
            <w:i/>
            <w:iCs/>
            <w:sz w:val="24"/>
            <w:szCs w:val="24"/>
          </w:rPr>
          <w:delText>Mô tả chức năng</w:delText>
        </w:r>
        <w:bookmarkStart w:id="22375" w:name="_Toc180598208"/>
        <w:bookmarkStart w:id="22376" w:name="_Toc180598972"/>
        <w:bookmarkStart w:id="22377" w:name="_Toc181872717"/>
        <w:bookmarkStart w:id="22378" w:name="_Toc183455210"/>
        <w:bookmarkStart w:id="22379" w:name="_Toc183456162"/>
        <w:bookmarkStart w:id="22380" w:name="_Toc184406496"/>
        <w:bookmarkStart w:id="22381" w:name="_Toc184407755"/>
        <w:bookmarkStart w:id="22382" w:name="_Toc184408703"/>
        <w:bookmarkStart w:id="22383" w:name="_Toc184409651"/>
        <w:bookmarkStart w:id="22384" w:name="_Toc184813437"/>
        <w:bookmarkEnd w:id="22375"/>
        <w:bookmarkEnd w:id="22376"/>
        <w:bookmarkEnd w:id="22377"/>
        <w:bookmarkEnd w:id="22378"/>
        <w:bookmarkEnd w:id="22379"/>
        <w:bookmarkEnd w:id="22380"/>
        <w:bookmarkEnd w:id="22381"/>
        <w:bookmarkEnd w:id="22382"/>
        <w:bookmarkEnd w:id="22383"/>
        <w:bookmarkEnd w:id="2238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390F4F" w:rsidRPr="00075487" w:rsidDel="00C86300" w14:paraId="4422F330" w14:textId="5A157282">
        <w:trPr>
          <w:trHeight w:val="792"/>
          <w:del w:id="22385" w:author="Phuong Truong Thi" w:date="2024-10-17T19:17:00Z"/>
        </w:trPr>
        <w:tc>
          <w:tcPr>
            <w:tcW w:w="1647" w:type="dxa"/>
            <w:shd w:val="clear" w:color="auto" w:fill="auto"/>
          </w:tcPr>
          <w:p w14:paraId="5A7F8542" w14:textId="634A9369" w:rsidR="00390F4F" w:rsidRPr="00075487" w:rsidDel="00C86300" w:rsidRDefault="00390F4F">
            <w:pPr>
              <w:pStyle w:val="Bd-1BodyText1"/>
              <w:keepLines/>
              <w:spacing w:line="276" w:lineRule="auto"/>
              <w:ind w:left="0"/>
              <w:jc w:val="left"/>
              <w:rPr>
                <w:del w:id="22386" w:author="Phuong Truong Thi" w:date="2024-10-17T19:17:00Z"/>
                <w:rFonts w:ascii="Times New Roman" w:hAnsi="Times New Roman"/>
                <w:b/>
                <w:bCs/>
                <w:i/>
                <w:sz w:val="24"/>
                <w:szCs w:val="24"/>
              </w:rPr>
            </w:pPr>
            <w:del w:id="22387" w:author="Phuong Truong Thi" w:date="2024-10-17T19:17:00Z">
              <w:r w:rsidRPr="00075487" w:rsidDel="00C86300">
                <w:rPr>
                  <w:rFonts w:ascii="Times New Roman" w:hAnsi="Times New Roman"/>
                  <w:b/>
                  <w:i/>
                  <w:sz w:val="24"/>
                  <w:szCs w:val="24"/>
                </w:rPr>
                <w:delText>Mô tả</w:delText>
              </w:r>
              <w:bookmarkStart w:id="22388" w:name="_Toc180598209"/>
              <w:bookmarkStart w:id="22389" w:name="_Toc180598973"/>
              <w:bookmarkStart w:id="22390" w:name="_Toc181872718"/>
              <w:bookmarkStart w:id="22391" w:name="_Toc183455211"/>
              <w:bookmarkStart w:id="22392" w:name="_Toc183456163"/>
              <w:bookmarkStart w:id="22393" w:name="_Toc184406497"/>
              <w:bookmarkStart w:id="22394" w:name="_Toc184407756"/>
              <w:bookmarkStart w:id="22395" w:name="_Toc184408704"/>
              <w:bookmarkStart w:id="22396" w:name="_Toc184409652"/>
              <w:bookmarkStart w:id="22397" w:name="_Toc184813438"/>
              <w:bookmarkEnd w:id="22388"/>
              <w:bookmarkEnd w:id="22389"/>
              <w:bookmarkEnd w:id="22390"/>
              <w:bookmarkEnd w:id="22391"/>
              <w:bookmarkEnd w:id="22392"/>
              <w:bookmarkEnd w:id="22393"/>
              <w:bookmarkEnd w:id="22394"/>
              <w:bookmarkEnd w:id="22395"/>
              <w:bookmarkEnd w:id="22396"/>
              <w:bookmarkEnd w:id="22397"/>
            </w:del>
          </w:p>
        </w:tc>
        <w:tc>
          <w:tcPr>
            <w:tcW w:w="7510" w:type="dxa"/>
            <w:shd w:val="clear" w:color="auto" w:fill="auto"/>
          </w:tcPr>
          <w:p w14:paraId="69282511" w14:textId="72EBC5F0" w:rsidR="00390F4F" w:rsidRPr="00075487" w:rsidDel="00C86300" w:rsidRDefault="00390F4F">
            <w:pPr>
              <w:pStyle w:val="Normal10"/>
              <w:rPr>
                <w:del w:id="22398" w:author="Phuong Truong Thi" w:date="2024-10-17T19:17:00Z"/>
              </w:rPr>
            </w:pPr>
            <w:del w:id="22399" w:author="Phuong Truong Thi" w:date="2024-10-17T19:17:00Z">
              <w:r w:rsidRPr="00075487" w:rsidDel="00C86300">
                <w:delText xml:space="preserve">Chức năng hỗ trợ NSD </w:delText>
              </w:r>
              <w:r w:rsidDel="00C86300">
                <w:delText>nhìn thấy thông tin chi tiết của khách hàng. Chi tiết ở phần “Thông tin dữ liệu”</w:delText>
              </w:r>
              <w:bookmarkStart w:id="22400" w:name="_Toc180598210"/>
              <w:bookmarkStart w:id="22401" w:name="_Toc180598974"/>
              <w:bookmarkStart w:id="22402" w:name="_Toc181872719"/>
              <w:bookmarkStart w:id="22403" w:name="_Toc183455212"/>
              <w:bookmarkStart w:id="22404" w:name="_Toc183456164"/>
              <w:bookmarkStart w:id="22405" w:name="_Toc184406498"/>
              <w:bookmarkStart w:id="22406" w:name="_Toc184407757"/>
              <w:bookmarkStart w:id="22407" w:name="_Toc184408705"/>
              <w:bookmarkStart w:id="22408" w:name="_Toc184409653"/>
              <w:bookmarkStart w:id="22409" w:name="_Toc184813439"/>
              <w:bookmarkEnd w:id="22400"/>
              <w:bookmarkEnd w:id="22401"/>
              <w:bookmarkEnd w:id="22402"/>
              <w:bookmarkEnd w:id="22403"/>
              <w:bookmarkEnd w:id="22404"/>
              <w:bookmarkEnd w:id="22405"/>
              <w:bookmarkEnd w:id="22406"/>
              <w:bookmarkEnd w:id="22407"/>
              <w:bookmarkEnd w:id="22408"/>
              <w:bookmarkEnd w:id="22409"/>
            </w:del>
          </w:p>
        </w:tc>
        <w:bookmarkStart w:id="22410" w:name="_Toc180598211"/>
        <w:bookmarkStart w:id="22411" w:name="_Toc180598975"/>
        <w:bookmarkStart w:id="22412" w:name="_Toc181872720"/>
        <w:bookmarkStart w:id="22413" w:name="_Toc183455213"/>
        <w:bookmarkStart w:id="22414" w:name="_Toc183456165"/>
        <w:bookmarkStart w:id="22415" w:name="_Toc184406499"/>
        <w:bookmarkStart w:id="22416" w:name="_Toc184407758"/>
        <w:bookmarkStart w:id="22417" w:name="_Toc184408706"/>
        <w:bookmarkStart w:id="22418" w:name="_Toc184409654"/>
        <w:bookmarkStart w:id="22419" w:name="_Toc184813440"/>
        <w:bookmarkEnd w:id="22410"/>
        <w:bookmarkEnd w:id="22411"/>
        <w:bookmarkEnd w:id="22412"/>
        <w:bookmarkEnd w:id="22413"/>
        <w:bookmarkEnd w:id="22414"/>
        <w:bookmarkEnd w:id="22415"/>
        <w:bookmarkEnd w:id="22416"/>
        <w:bookmarkEnd w:id="22417"/>
        <w:bookmarkEnd w:id="22418"/>
        <w:bookmarkEnd w:id="22419"/>
      </w:tr>
      <w:tr w:rsidR="00390F4F" w:rsidRPr="00075487" w:rsidDel="00C86300" w14:paraId="4404C7B5" w14:textId="5391100B">
        <w:trPr>
          <w:trHeight w:val="765"/>
          <w:del w:id="22420" w:author="Phuong Truong Thi" w:date="2024-10-17T19:17:00Z"/>
        </w:trPr>
        <w:tc>
          <w:tcPr>
            <w:tcW w:w="1647" w:type="dxa"/>
            <w:shd w:val="clear" w:color="auto" w:fill="auto"/>
          </w:tcPr>
          <w:p w14:paraId="0BD85580" w14:textId="64BC8F2F" w:rsidR="00390F4F" w:rsidRPr="00075487" w:rsidDel="00C86300" w:rsidRDefault="00390F4F">
            <w:pPr>
              <w:pStyle w:val="Bd-1BodyText1"/>
              <w:keepLines/>
              <w:spacing w:line="276" w:lineRule="auto"/>
              <w:ind w:left="0"/>
              <w:jc w:val="left"/>
              <w:rPr>
                <w:del w:id="22421" w:author="Phuong Truong Thi" w:date="2024-10-17T19:17:00Z"/>
                <w:rFonts w:ascii="Times New Roman" w:hAnsi="Times New Roman"/>
                <w:b/>
                <w:bCs/>
                <w:i/>
                <w:sz w:val="24"/>
                <w:szCs w:val="24"/>
              </w:rPr>
            </w:pPr>
            <w:del w:id="22422" w:author="Phuong Truong Thi" w:date="2024-10-17T19:17:00Z">
              <w:r w:rsidRPr="00075487" w:rsidDel="00C86300">
                <w:rPr>
                  <w:rFonts w:ascii="Times New Roman" w:hAnsi="Times New Roman"/>
                  <w:b/>
                  <w:i/>
                  <w:sz w:val="24"/>
                  <w:szCs w:val="24"/>
                </w:rPr>
                <w:delText>Điều kiện đầu vào</w:delText>
              </w:r>
              <w:bookmarkStart w:id="22423" w:name="_Toc180598212"/>
              <w:bookmarkStart w:id="22424" w:name="_Toc180598976"/>
              <w:bookmarkStart w:id="22425" w:name="_Toc181872721"/>
              <w:bookmarkStart w:id="22426" w:name="_Toc183455214"/>
              <w:bookmarkStart w:id="22427" w:name="_Toc183456166"/>
              <w:bookmarkStart w:id="22428" w:name="_Toc184406500"/>
              <w:bookmarkStart w:id="22429" w:name="_Toc184407759"/>
              <w:bookmarkStart w:id="22430" w:name="_Toc184408707"/>
              <w:bookmarkStart w:id="22431" w:name="_Toc184409655"/>
              <w:bookmarkStart w:id="22432" w:name="_Toc184813441"/>
              <w:bookmarkEnd w:id="22423"/>
              <w:bookmarkEnd w:id="22424"/>
              <w:bookmarkEnd w:id="22425"/>
              <w:bookmarkEnd w:id="22426"/>
              <w:bookmarkEnd w:id="22427"/>
              <w:bookmarkEnd w:id="22428"/>
              <w:bookmarkEnd w:id="22429"/>
              <w:bookmarkEnd w:id="22430"/>
              <w:bookmarkEnd w:id="22431"/>
              <w:bookmarkEnd w:id="22432"/>
            </w:del>
          </w:p>
        </w:tc>
        <w:tc>
          <w:tcPr>
            <w:tcW w:w="7510" w:type="dxa"/>
            <w:shd w:val="clear" w:color="auto" w:fill="auto"/>
          </w:tcPr>
          <w:p w14:paraId="0554D9E8" w14:textId="2D324E2B" w:rsidR="00390F4F" w:rsidDel="00C86300" w:rsidRDefault="00390F4F">
            <w:pPr>
              <w:pStyle w:val="Normal10"/>
              <w:keepNext/>
              <w:keepLines/>
              <w:rPr>
                <w:del w:id="22433" w:author="Phuong Truong Thi" w:date="2024-10-17T19:17:00Z"/>
                <w:szCs w:val="24"/>
              </w:rPr>
            </w:pPr>
            <w:del w:id="22434" w:author="Phuong Truong Thi" w:date="2024-10-17T19:17:00Z">
              <w:r w:rsidRPr="00075487" w:rsidDel="00C86300">
                <w:rPr>
                  <w:szCs w:val="24"/>
                </w:rPr>
                <w:delText>NSD đăng nhập vào hệ thống</w:delText>
              </w:r>
              <w:bookmarkStart w:id="22435" w:name="_Toc180598213"/>
              <w:bookmarkStart w:id="22436" w:name="_Toc180598977"/>
              <w:bookmarkStart w:id="22437" w:name="_Toc181872722"/>
              <w:bookmarkStart w:id="22438" w:name="_Toc183455215"/>
              <w:bookmarkStart w:id="22439" w:name="_Toc183456167"/>
              <w:bookmarkStart w:id="22440" w:name="_Toc184406501"/>
              <w:bookmarkStart w:id="22441" w:name="_Toc184407760"/>
              <w:bookmarkStart w:id="22442" w:name="_Toc184408708"/>
              <w:bookmarkStart w:id="22443" w:name="_Toc184409656"/>
              <w:bookmarkStart w:id="22444" w:name="_Toc184813442"/>
              <w:bookmarkEnd w:id="22435"/>
              <w:bookmarkEnd w:id="22436"/>
              <w:bookmarkEnd w:id="22437"/>
              <w:bookmarkEnd w:id="22438"/>
              <w:bookmarkEnd w:id="22439"/>
              <w:bookmarkEnd w:id="22440"/>
              <w:bookmarkEnd w:id="22441"/>
              <w:bookmarkEnd w:id="22442"/>
              <w:bookmarkEnd w:id="22443"/>
              <w:bookmarkEnd w:id="22444"/>
            </w:del>
          </w:p>
          <w:p w14:paraId="23385AEC" w14:textId="4013D2F6" w:rsidR="00390F4F" w:rsidRPr="00075487" w:rsidDel="00C86300" w:rsidRDefault="00390F4F">
            <w:pPr>
              <w:pStyle w:val="Normal10"/>
              <w:keepNext/>
              <w:keepLines/>
              <w:rPr>
                <w:del w:id="22445" w:author="Phuong Truong Thi" w:date="2024-10-17T19:17:00Z"/>
                <w:szCs w:val="24"/>
              </w:rPr>
            </w:pPr>
            <w:del w:id="22446" w:author="Phuong Truong Thi" w:date="2024-10-17T19:17:00Z">
              <w:r w:rsidDel="00C86300">
                <w:rPr>
                  <w:szCs w:val="24"/>
                </w:rPr>
                <w:delText xml:space="preserve">Từ màn hình listview “Portfilio Mass” click vào </w:delText>
              </w:r>
              <w:r w:rsidR="00E8609E" w:rsidDel="00C86300">
                <w:rPr>
                  <w:szCs w:val="24"/>
                </w:rPr>
                <w:delText>Text link</w:delText>
              </w:r>
              <w:r w:rsidDel="00C86300">
                <w:rPr>
                  <w:szCs w:val="24"/>
                </w:rPr>
                <w:delText xml:space="preserve"> “Tên khách hàng” trên danh sách.</w:delText>
              </w:r>
              <w:bookmarkStart w:id="22447" w:name="_Toc180598214"/>
              <w:bookmarkStart w:id="22448" w:name="_Toc180598978"/>
              <w:bookmarkStart w:id="22449" w:name="_Toc181872723"/>
              <w:bookmarkStart w:id="22450" w:name="_Toc183455216"/>
              <w:bookmarkStart w:id="22451" w:name="_Toc183456168"/>
              <w:bookmarkStart w:id="22452" w:name="_Toc184406502"/>
              <w:bookmarkStart w:id="22453" w:name="_Toc184407761"/>
              <w:bookmarkStart w:id="22454" w:name="_Toc184408709"/>
              <w:bookmarkStart w:id="22455" w:name="_Toc184409657"/>
              <w:bookmarkStart w:id="22456" w:name="_Toc184813443"/>
              <w:bookmarkEnd w:id="22447"/>
              <w:bookmarkEnd w:id="22448"/>
              <w:bookmarkEnd w:id="22449"/>
              <w:bookmarkEnd w:id="22450"/>
              <w:bookmarkEnd w:id="22451"/>
              <w:bookmarkEnd w:id="22452"/>
              <w:bookmarkEnd w:id="22453"/>
              <w:bookmarkEnd w:id="22454"/>
              <w:bookmarkEnd w:id="22455"/>
              <w:bookmarkEnd w:id="22456"/>
            </w:del>
          </w:p>
        </w:tc>
        <w:bookmarkStart w:id="22457" w:name="_Toc180598215"/>
        <w:bookmarkStart w:id="22458" w:name="_Toc180598979"/>
        <w:bookmarkStart w:id="22459" w:name="_Toc181872724"/>
        <w:bookmarkStart w:id="22460" w:name="_Toc183455217"/>
        <w:bookmarkStart w:id="22461" w:name="_Toc183456169"/>
        <w:bookmarkStart w:id="22462" w:name="_Toc184406503"/>
        <w:bookmarkStart w:id="22463" w:name="_Toc184407762"/>
        <w:bookmarkStart w:id="22464" w:name="_Toc184408710"/>
        <w:bookmarkStart w:id="22465" w:name="_Toc184409658"/>
        <w:bookmarkStart w:id="22466" w:name="_Toc184813444"/>
        <w:bookmarkEnd w:id="22457"/>
        <w:bookmarkEnd w:id="22458"/>
        <w:bookmarkEnd w:id="22459"/>
        <w:bookmarkEnd w:id="22460"/>
        <w:bookmarkEnd w:id="22461"/>
        <w:bookmarkEnd w:id="22462"/>
        <w:bookmarkEnd w:id="22463"/>
        <w:bookmarkEnd w:id="22464"/>
        <w:bookmarkEnd w:id="22465"/>
        <w:bookmarkEnd w:id="22466"/>
      </w:tr>
      <w:tr w:rsidR="00390F4F" w:rsidRPr="00075487" w:rsidDel="00C86300" w14:paraId="162C07D3" w14:textId="002E833F">
        <w:trPr>
          <w:trHeight w:val="765"/>
          <w:del w:id="22467" w:author="Phuong Truong Thi" w:date="2024-10-17T19:17:00Z"/>
        </w:trPr>
        <w:tc>
          <w:tcPr>
            <w:tcW w:w="1647" w:type="dxa"/>
            <w:shd w:val="clear" w:color="auto" w:fill="auto"/>
          </w:tcPr>
          <w:p w14:paraId="066E3889" w14:textId="3A9386D7" w:rsidR="00390F4F" w:rsidRPr="00075487" w:rsidDel="00C86300" w:rsidRDefault="00390F4F">
            <w:pPr>
              <w:pStyle w:val="Bd-1BodyText1"/>
              <w:keepLines/>
              <w:spacing w:line="276" w:lineRule="auto"/>
              <w:ind w:left="0"/>
              <w:jc w:val="left"/>
              <w:rPr>
                <w:del w:id="22468" w:author="Phuong Truong Thi" w:date="2024-10-17T19:17:00Z"/>
                <w:rFonts w:ascii="Times New Roman" w:hAnsi="Times New Roman"/>
                <w:b/>
                <w:i/>
                <w:sz w:val="24"/>
                <w:szCs w:val="24"/>
              </w:rPr>
            </w:pPr>
            <w:del w:id="22469" w:author="Phuong Truong Thi" w:date="2024-10-17T19:17:00Z">
              <w:r w:rsidRPr="00075487" w:rsidDel="00C86300">
                <w:rPr>
                  <w:rFonts w:ascii="Times New Roman" w:hAnsi="Times New Roman"/>
                  <w:b/>
                  <w:i/>
                  <w:sz w:val="24"/>
                  <w:szCs w:val="24"/>
                </w:rPr>
                <w:delText>Điều kiện đầu ra</w:delText>
              </w:r>
              <w:bookmarkStart w:id="22470" w:name="_Toc180598216"/>
              <w:bookmarkStart w:id="22471" w:name="_Toc180598980"/>
              <w:bookmarkStart w:id="22472" w:name="_Toc181872725"/>
              <w:bookmarkStart w:id="22473" w:name="_Toc183455218"/>
              <w:bookmarkStart w:id="22474" w:name="_Toc183456170"/>
              <w:bookmarkStart w:id="22475" w:name="_Toc184406504"/>
              <w:bookmarkStart w:id="22476" w:name="_Toc184407763"/>
              <w:bookmarkStart w:id="22477" w:name="_Toc184408711"/>
              <w:bookmarkStart w:id="22478" w:name="_Toc184409659"/>
              <w:bookmarkStart w:id="22479" w:name="_Toc184813445"/>
              <w:bookmarkEnd w:id="22470"/>
              <w:bookmarkEnd w:id="22471"/>
              <w:bookmarkEnd w:id="22472"/>
              <w:bookmarkEnd w:id="22473"/>
              <w:bookmarkEnd w:id="22474"/>
              <w:bookmarkEnd w:id="22475"/>
              <w:bookmarkEnd w:id="22476"/>
              <w:bookmarkEnd w:id="22477"/>
              <w:bookmarkEnd w:id="22478"/>
              <w:bookmarkEnd w:id="22479"/>
            </w:del>
          </w:p>
        </w:tc>
        <w:tc>
          <w:tcPr>
            <w:tcW w:w="7510" w:type="dxa"/>
            <w:shd w:val="clear" w:color="auto" w:fill="auto"/>
          </w:tcPr>
          <w:p w14:paraId="4D7B81B6" w14:textId="509F0924" w:rsidR="00390F4F" w:rsidRPr="00075487" w:rsidDel="00C86300" w:rsidRDefault="00390F4F">
            <w:pPr>
              <w:pStyle w:val="Normal10"/>
              <w:keepNext/>
              <w:keepLines/>
              <w:rPr>
                <w:del w:id="22480" w:author="Phuong Truong Thi" w:date="2024-10-17T19:17:00Z"/>
                <w:szCs w:val="24"/>
              </w:rPr>
            </w:pPr>
            <w:del w:id="22481" w:author="Phuong Truong Thi" w:date="2024-10-17T19:17:00Z">
              <w:r w:rsidDel="00C86300">
                <w:rPr>
                  <w:szCs w:val="24"/>
                </w:rPr>
                <w:delText>Hệ thống điều hướng sang trang thông tin chi tiết C360 của khách hàng đó.</w:delText>
              </w:r>
              <w:bookmarkStart w:id="22482" w:name="_Toc180598217"/>
              <w:bookmarkStart w:id="22483" w:name="_Toc180598981"/>
              <w:bookmarkStart w:id="22484" w:name="_Toc181872726"/>
              <w:bookmarkStart w:id="22485" w:name="_Toc183455219"/>
              <w:bookmarkStart w:id="22486" w:name="_Toc183456171"/>
              <w:bookmarkStart w:id="22487" w:name="_Toc184406505"/>
              <w:bookmarkStart w:id="22488" w:name="_Toc184407764"/>
              <w:bookmarkStart w:id="22489" w:name="_Toc184408712"/>
              <w:bookmarkStart w:id="22490" w:name="_Toc184409660"/>
              <w:bookmarkStart w:id="22491" w:name="_Toc184813446"/>
              <w:bookmarkEnd w:id="22482"/>
              <w:bookmarkEnd w:id="22483"/>
              <w:bookmarkEnd w:id="22484"/>
              <w:bookmarkEnd w:id="22485"/>
              <w:bookmarkEnd w:id="22486"/>
              <w:bookmarkEnd w:id="22487"/>
              <w:bookmarkEnd w:id="22488"/>
              <w:bookmarkEnd w:id="22489"/>
              <w:bookmarkEnd w:id="22490"/>
              <w:bookmarkEnd w:id="22491"/>
            </w:del>
          </w:p>
        </w:tc>
        <w:bookmarkStart w:id="22492" w:name="_Toc180598218"/>
        <w:bookmarkStart w:id="22493" w:name="_Toc180598982"/>
        <w:bookmarkStart w:id="22494" w:name="_Toc181872727"/>
        <w:bookmarkStart w:id="22495" w:name="_Toc183455220"/>
        <w:bookmarkStart w:id="22496" w:name="_Toc183456172"/>
        <w:bookmarkStart w:id="22497" w:name="_Toc184406506"/>
        <w:bookmarkStart w:id="22498" w:name="_Toc184407765"/>
        <w:bookmarkStart w:id="22499" w:name="_Toc184408713"/>
        <w:bookmarkStart w:id="22500" w:name="_Toc184409661"/>
        <w:bookmarkStart w:id="22501" w:name="_Toc184813447"/>
        <w:bookmarkEnd w:id="22492"/>
        <w:bookmarkEnd w:id="22493"/>
        <w:bookmarkEnd w:id="22494"/>
        <w:bookmarkEnd w:id="22495"/>
        <w:bookmarkEnd w:id="22496"/>
        <w:bookmarkEnd w:id="22497"/>
        <w:bookmarkEnd w:id="22498"/>
        <w:bookmarkEnd w:id="22499"/>
        <w:bookmarkEnd w:id="22500"/>
        <w:bookmarkEnd w:id="22501"/>
      </w:tr>
    </w:tbl>
    <w:p w14:paraId="3234E1ED" w14:textId="7499E65E" w:rsidR="00390F4F" w:rsidRPr="00167654" w:rsidDel="00C86300" w:rsidRDefault="00390F4F">
      <w:pPr>
        <w:pStyle w:val="Heading31"/>
        <w:numPr>
          <w:ilvl w:val="0"/>
          <w:numId w:val="64"/>
        </w:numPr>
        <w:tabs>
          <w:tab w:val="clear" w:pos="1080"/>
        </w:tabs>
        <w:outlineLvl w:val="9"/>
        <w:rPr>
          <w:del w:id="22502" w:author="Phuong Truong Thi" w:date="2024-10-17T19:17:00Z"/>
          <w:i/>
          <w:iCs/>
        </w:rPr>
      </w:pPr>
      <w:del w:id="22503" w:author="Phuong Truong Thi" w:date="2024-10-17T19:17:00Z">
        <w:r w:rsidDel="00C86300">
          <w:rPr>
            <w:b w:val="0"/>
            <w:bCs w:val="0"/>
            <w:i/>
            <w:iCs/>
            <w:sz w:val="24"/>
            <w:szCs w:val="24"/>
          </w:rPr>
          <w:delText>Thông tin dữ liệu</w:delText>
        </w:r>
        <w:bookmarkStart w:id="22504" w:name="_Toc180598219"/>
        <w:bookmarkStart w:id="22505" w:name="_Toc180598983"/>
        <w:bookmarkStart w:id="22506" w:name="_Toc181872728"/>
        <w:bookmarkStart w:id="22507" w:name="_Toc183455221"/>
        <w:bookmarkStart w:id="22508" w:name="_Toc183456173"/>
        <w:bookmarkStart w:id="22509" w:name="_Toc184406507"/>
        <w:bookmarkStart w:id="22510" w:name="_Toc184407766"/>
        <w:bookmarkStart w:id="22511" w:name="_Toc184408714"/>
        <w:bookmarkStart w:id="22512" w:name="_Toc184409662"/>
        <w:bookmarkStart w:id="22513" w:name="_Toc184813448"/>
        <w:bookmarkEnd w:id="22504"/>
        <w:bookmarkEnd w:id="22505"/>
        <w:bookmarkEnd w:id="22506"/>
        <w:bookmarkEnd w:id="22507"/>
        <w:bookmarkEnd w:id="22508"/>
        <w:bookmarkEnd w:id="22509"/>
        <w:bookmarkEnd w:id="22510"/>
        <w:bookmarkEnd w:id="22511"/>
        <w:bookmarkEnd w:id="22512"/>
        <w:bookmarkEnd w:id="22513"/>
      </w:del>
    </w:p>
    <w:p w14:paraId="0FF4448E" w14:textId="7D49C230" w:rsidR="00471E7D" w:rsidRPr="00E03C3F" w:rsidDel="00C86300" w:rsidRDefault="00167654" w:rsidP="00E03C3F">
      <w:pPr>
        <w:pStyle w:val="Heading31"/>
        <w:numPr>
          <w:ilvl w:val="0"/>
          <w:numId w:val="0"/>
        </w:numPr>
        <w:tabs>
          <w:tab w:val="clear" w:pos="1080"/>
        </w:tabs>
        <w:ind w:left="90"/>
        <w:outlineLvl w:val="9"/>
        <w:rPr>
          <w:del w:id="22514" w:author="Phuong Truong Thi" w:date="2024-10-17T19:17:00Z"/>
          <w:sz w:val="24"/>
          <w:szCs w:val="24"/>
        </w:rPr>
      </w:pPr>
      <w:del w:id="22515" w:author="Phuong Truong Thi" w:date="2024-10-17T19:17:00Z">
        <w:r w:rsidDel="00C86300">
          <w:rPr>
            <w:b w:val="0"/>
            <w:bCs w:val="0"/>
            <w:sz w:val="24"/>
            <w:szCs w:val="24"/>
          </w:rPr>
          <w:delText xml:space="preserve">Tham chiếu thông tin dữ liệu và các chức năng theo tài liệu </w:delText>
        </w:r>
        <w:r w:rsidR="00E03C3F" w:rsidRPr="00E03C3F" w:rsidDel="00C86300">
          <w:rPr>
            <w:sz w:val="24"/>
            <w:szCs w:val="24"/>
          </w:rPr>
          <w:delText>“</w:delText>
        </w:r>
        <w:r w:rsidR="00E03C3F" w:rsidRPr="00E03C3F" w:rsidDel="00C86300">
          <w:rPr>
            <w:b w:val="0"/>
            <w:bCs w:val="0"/>
            <w:sz w:val="24"/>
            <w:szCs w:val="24"/>
          </w:rPr>
          <w:delText>Tài liệu đặc tả yêu cầu phần mềm hệ thống Customer C360</w:delText>
        </w:r>
        <w:r w:rsidR="00E03C3F" w:rsidRPr="00E03C3F" w:rsidDel="00C86300">
          <w:rPr>
            <w:sz w:val="24"/>
            <w:szCs w:val="24"/>
          </w:rPr>
          <w:delText>”</w:delText>
        </w:r>
        <w:bookmarkStart w:id="22516" w:name="_Toc180598220"/>
        <w:bookmarkStart w:id="22517" w:name="_Toc180598984"/>
        <w:bookmarkStart w:id="22518" w:name="_Toc181872729"/>
        <w:bookmarkStart w:id="22519" w:name="_Toc183455222"/>
        <w:bookmarkStart w:id="22520" w:name="_Toc183456174"/>
        <w:bookmarkStart w:id="22521" w:name="_Toc184406508"/>
        <w:bookmarkStart w:id="22522" w:name="_Toc184407767"/>
        <w:bookmarkStart w:id="22523" w:name="_Toc184408715"/>
        <w:bookmarkStart w:id="22524" w:name="_Toc184409663"/>
        <w:bookmarkStart w:id="22525" w:name="_Toc184813449"/>
        <w:bookmarkEnd w:id="22516"/>
        <w:bookmarkEnd w:id="22517"/>
        <w:bookmarkEnd w:id="22518"/>
        <w:bookmarkEnd w:id="22519"/>
        <w:bookmarkEnd w:id="22520"/>
        <w:bookmarkEnd w:id="22521"/>
        <w:bookmarkEnd w:id="22522"/>
        <w:bookmarkEnd w:id="22523"/>
        <w:bookmarkEnd w:id="22524"/>
        <w:bookmarkEnd w:id="22525"/>
      </w:del>
    </w:p>
    <w:p w14:paraId="31CC0462" w14:textId="58E8550B" w:rsidR="00390F4F" w:rsidRPr="00456CBA" w:rsidDel="0045419F" w:rsidRDefault="00390F4F">
      <w:pPr>
        <w:pStyle w:val="Heading31"/>
        <w:numPr>
          <w:ilvl w:val="0"/>
          <w:numId w:val="88"/>
        </w:numPr>
        <w:tabs>
          <w:tab w:val="clear" w:pos="1080"/>
        </w:tabs>
        <w:outlineLvl w:val="9"/>
        <w:rPr>
          <w:del w:id="22526" w:author="Phuong Truong Thi" w:date="2024-10-08T16:42:00Z"/>
          <w:i/>
          <w:iCs/>
        </w:rPr>
        <w:pPrChange w:id="22527" w:author="Phuong Truong Thi" w:date="2024-10-08T18:23:00Z">
          <w:pPr>
            <w:pStyle w:val="Heading31"/>
            <w:numPr>
              <w:ilvl w:val="0"/>
              <w:numId w:val="64"/>
            </w:numPr>
            <w:tabs>
              <w:tab w:val="clear" w:pos="1080"/>
            </w:tabs>
            <w:ind w:left="450" w:hanging="360"/>
            <w:outlineLvl w:val="9"/>
          </w:pPr>
        </w:pPrChange>
      </w:pPr>
      <w:del w:id="22528" w:author="Phuong Truong Thi" w:date="2024-10-08T16:42:00Z">
        <w:r w:rsidRPr="007C7BBA" w:rsidDel="0045419F">
          <w:rPr>
            <w:b w:val="0"/>
            <w:bCs w:val="0"/>
            <w:i/>
            <w:iCs/>
            <w:sz w:val="24"/>
            <w:szCs w:val="24"/>
          </w:rPr>
          <w:delText>Màn hình minh họa</w:delText>
        </w:r>
        <w:bookmarkStart w:id="22529" w:name="_Toc179391224"/>
        <w:bookmarkStart w:id="22530" w:name="_Toc180598221"/>
        <w:bookmarkStart w:id="22531" w:name="_Toc180598985"/>
        <w:bookmarkStart w:id="22532" w:name="_Toc181872730"/>
        <w:bookmarkStart w:id="22533" w:name="_Toc183455223"/>
        <w:bookmarkStart w:id="22534" w:name="_Toc183456175"/>
        <w:bookmarkStart w:id="22535" w:name="_Toc184406509"/>
        <w:bookmarkStart w:id="22536" w:name="_Toc184407768"/>
        <w:bookmarkStart w:id="22537" w:name="_Toc184408716"/>
        <w:bookmarkStart w:id="22538" w:name="_Toc184409664"/>
        <w:bookmarkStart w:id="22539" w:name="_Toc184813450"/>
        <w:bookmarkEnd w:id="22529"/>
        <w:bookmarkEnd w:id="22530"/>
        <w:bookmarkEnd w:id="22531"/>
        <w:bookmarkEnd w:id="22532"/>
        <w:bookmarkEnd w:id="22533"/>
        <w:bookmarkEnd w:id="22534"/>
        <w:bookmarkEnd w:id="22535"/>
        <w:bookmarkEnd w:id="22536"/>
        <w:bookmarkEnd w:id="22537"/>
        <w:bookmarkEnd w:id="22538"/>
        <w:bookmarkEnd w:id="22539"/>
      </w:del>
    </w:p>
    <w:p w14:paraId="6DD71602" w14:textId="53498D7A" w:rsidR="00390F4F" w:rsidRPr="008D7233" w:rsidDel="00FD6BA2" w:rsidRDefault="00B50F17">
      <w:pPr>
        <w:pStyle w:val="Heading31"/>
        <w:numPr>
          <w:ilvl w:val="2"/>
          <w:numId w:val="88"/>
        </w:numPr>
        <w:rPr>
          <w:del w:id="22540" w:author="Phuong Truong Thi" w:date="2024-10-17T18:57:00Z"/>
        </w:rPr>
        <w:pPrChange w:id="22541" w:author="Phuong Truong Thi" w:date="2024-10-08T18:23:00Z">
          <w:pPr>
            <w:pStyle w:val="Heading31"/>
            <w:numPr>
              <w:numId w:val="66"/>
            </w:numPr>
            <w:tabs>
              <w:tab w:val="clear" w:pos="1080"/>
            </w:tabs>
            <w:ind w:left="720" w:hanging="720"/>
          </w:pPr>
        </w:pPrChange>
      </w:pPr>
      <w:bookmarkStart w:id="22542" w:name="_Toc177425395"/>
      <w:del w:id="22543" w:author="Phuong Truong Thi" w:date="2024-10-17T18:57:00Z">
        <w:r w:rsidDel="00FD6BA2">
          <w:rPr>
            <w:sz w:val="24"/>
            <w:szCs w:val="24"/>
          </w:rPr>
          <w:delText xml:space="preserve">DETAIL_01 - </w:delText>
        </w:r>
        <w:r w:rsidR="00104609" w:rsidDel="00FD6BA2">
          <w:rPr>
            <w:sz w:val="24"/>
            <w:szCs w:val="24"/>
          </w:rPr>
          <w:delText xml:space="preserve">Màn hình chi tiết </w:delText>
        </w:r>
        <w:r w:rsidR="00810701" w:rsidDel="00FD6BA2">
          <w:rPr>
            <w:sz w:val="24"/>
            <w:szCs w:val="24"/>
          </w:rPr>
          <w:delText>chi nhánh quản lý KH</w:delText>
        </w:r>
        <w:bookmarkStart w:id="22544" w:name="_Toc180598222"/>
        <w:bookmarkStart w:id="22545" w:name="_Toc180598986"/>
        <w:bookmarkStart w:id="22546" w:name="_Toc181872731"/>
        <w:bookmarkStart w:id="22547" w:name="_Toc183455224"/>
        <w:bookmarkStart w:id="22548" w:name="_Toc183456176"/>
        <w:bookmarkStart w:id="22549" w:name="_Toc184406510"/>
        <w:bookmarkStart w:id="22550" w:name="_Toc184407769"/>
        <w:bookmarkStart w:id="22551" w:name="_Toc184408717"/>
        <w:bookmarkStart w:id="22552" w:name="_Toc184409665"/>
        <w:bookmarkStart w:id="22553" w:name="_Toc184813451"/>
        <w:bookmarkEnd w:id="22542"/>
        <w:bookmarkEnd w:id="22544"/>
        <w:bookmarkEnd w:id="22545"/>
        <w:bookmarkEnd w:id="22546"/>
        <w:bookmarkEnd w:id="22547"/>
        <w:bookmarkEnd w:id="22548"/>
        <w:bookmarkEnd w:id="22549"/>
        <w:bookmarkEnd w:id="22550"/>
        <w:bookmarkEnd w:id="22551"/>
        <w:bookmarkEnd w:id="22552"/>
        <w:bookmarkEnd w:id="22553"/>
      </w:del>
    </w:p>
    <w:p w14:paraId="6F744ED3" w14:textId="7C3B038D" w:rsidR="00390F4F" w:rsidDel="00FD6BA2" w:rsidRDefault="00390F4F">
      <w:pPr>
        <w:pStyle w:val="Heading31"/>
        <w:numPr>
          <w:ilvl w:val="0"/>
          <w:numId w:val="67"/>
        </w:numPr>
        <w:tabs>
          <w:tab w:val="clear" w:pos="1080"/>
        </w:tabs>
        <w:ind w:left="0" w:firstLine="0"/>
        <w:outlineLvl w:val="9"/>
        <w:rPr>
          <w:del w:id="22554" w:author="Phuong Truong Thi" w:date="2024-10-17T18:57:00Z"/>
        </w:rPr>
      </w:pPr>
      <w:del w:id="22555" w:author="Phuong Truong Thi" w:date="2024-10-17T18:57:00Z">
        <w:r w:rsidDel="00FD6BA2">
          <w:rPr>
            <w:b w:val="0"/>
            <w:bCs w:val="0"/>
            <w:i/>
            <w:iCs/>
            <w:sz w:val="24"/>
            <w:szCs w:val="24"/>
          </w:rPr>
          <w:delText>Mô tả chức năng</w:delText>
        </w:r>
        <w:bookmarkStart w:id="22556" w:name="_Toc180598223"/>
        <w:bookmarkStart w:id="22557" w:name="_Toc180598987"/>
        <w:bookmarkStart w:id="22558" w:name="_Toc181872732"/>
        <w:bookmarkStart w:id="22559" w:name="_Toc183455225"/>
        <w:bookmarkStart w:id="22560" w:name="_Toc183456177"/>
        <w:bookmarkStart w:id="22561" w:name="_Toc184406511"/>
        <w:bookmarkStart w:id="22562" w:name="_Toc184407770"/>
        <w:bookmarkStart w:id="22563" w:name="_Toc184408718"/>
        <w:bookmarkStart w:id="22564" w:name="_Toc184409666"/>
        <w:bookmarkStart w:id="22565" w:name="_Toc184813452"/>
        <w:bookmarkEnd w:id="22556"/>
        <w:bookmarkEnd w:id="22557"/>
        <w:bookmarkEnd w:id="22558"/>
        <w:bookmarkEnd w:id="22559"/>
        <w:bookmarkEnd w:id="22560"/>
        <w:bookmarkEnd w:id="22561"/>
        <w:bookmarkEnd w:id="22562"/>
        <w:bookmarkEnd w:id="22563"/>
        <w:bookmarkEnd w:id="22564"/>
        <w:bookmarkEnd w:id="22565"/>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390F4F" w:rsidRPr="00075487" w:rsidDel="00FD6BA2" w14:paraId="61F0368D" w14:textId="4BB004C5">
        <w:trPr>
          <w:trHeight w:val="792"/>
          <w:del w:id="22566" w:author="Phuong Truong Thi" w:date="2024-10-17T18:57:00Z"/>
        </w:trPr>
        <w:tc>
          <w:tcPr>
            <w:tcW w:w="1647" w:type="dxa"/>
            <w:shd w:val="clear" w:color="auto" w:fill="auto"/>
          </w:tcPr>
          <w:p w14:paraId="5C00D77B" w14:textId="5E7170BA" w:rsidR="00390F4F" w:rsidRPr="00075487" w:rsidDel="00FD6BA2" w:rsidRDefault="00390F4F">
            <w:pPr>
              <w:pStyle w:val="Bd-1BodyText1"/>
              <w:keepLines/>
              <w:spacing w:line="276" w:lineRule="auto"/>
              <w:ind w:left="0"/>
              <w:jc w:val="left"/>
              <w:rPr>
                <w:del w:id="22567" w:author="Phuong Truong Thi" w:date="2024-10-17T18:57:00Z"/>
                <w:rFonts w:ascii="Times New Roman" w:hAnsi="Times New Roman"/>
                <w:b/>
                <w:bCs/>
                <w:i/>
                <w:sz w:val="24"/>
                <w:szCs w:val="24"/>
              </w:rPr>
            </w:pPr>
            <w:del w:id="22568" w:author="Phuong Truong Thi" w:date="2024-10-17T18:57:00Z">
              <w:r w:rsidRPr="00075487" w:rsidDel="00FD6BA2">
                <w:rPr>
                  <w:rFonts w:ascii="Times New Roman" w:hAnsi="Times New Roman"/>
                  <w:b/>
                  <w:i/>
                  <w:sz w:val="24"/>
                  <w:szCs w:val="24"/>
                </w:rPr>
                <w:delText>Mô tả</w:delText>
              </w:r>
              <w:bookmarkStart w:id="22569" w:name="_Toc180598224"/>
              <w:bookmarkStart w:id="22570" w:name="_Toc180598988"/>
              <w:bookmarkStart w:id="22571" w:name="_Toc181872733"/>
              <w:bookmarkStart w:id="22572" w:name="_Toc183455226"/>
              <w:bookmarkStart w:id="22573" w:name="_Toc183456178"/>
              <w:bookmarkStart w:id="22574" w:name="_Toc184406512"/>
              <w:bookmarkStart w:id="22575" w:name="_Toc184407771"/>
              <w:bookmarkStart w:id="22576" w:name="_Toc184408719"/>
              <w:bookmarkStart w:id="22577" w:name="_Toc184409667"/>
              <w:bookmarkStart w:id="22578" w:name="_Toc184813453"/>
              <w:bookmarkEnd w:id="22569"/>
              <w:bookmarkEnd w:id="22570"/>
              <w:bookmarkEnd w:id="22571"/>
              <w:bookmarkEnd w:id="22572"/>
              <w:bookmarkEnd w:id="22573"/>
              <w:bookmarkEnd w:id="22574"/>
              <w:bookmarkEnd w:id="22575"/>
              <w:bookmarkEnd w:id="22576"/>
              <w:bookmarkEnd w:id="22577"/>
              <w:bookmarkEnd w:id="22578"/>
            </w:del>
          </w:p>
        </w:tc>
        <w:tc>
          <w:tcPr>
            <w:tcW w:w="7510" w:type="dxa"/>
            <w:shd w:val="clear" w:color="auto" w:fill="auto"/>
          </w:tcPr>
          <w:p w14:paraId="27577A01" w14:textId="0130E439" w:rsidR="00390F4F" w:rsidRPr="00075487" w:rsidDel="00FD6BA2" w:rsidRDefault="00390F4F">
            <w:pPr>
              <w:pStyle w:val="Normal10"/>
              <w:rPr>
                <w:del w:id="22579" w:author="Phuong Truong Thi" w:date="2024-10-17T18:57:00Z"/>
              </w:rPr>
            </w:pPr>
            <w:del w:id="22580"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2581" w:name="_Toc180598225"/>
              <w:bookmarkStart w:id="22582" w:name="_Toc180598989"/>
              <w:bookmarkStart w:id="22583" w:name="_Toc181872734"/>
              <w:bookmarkStart w:id="22584" w:name="_Toc183455227"/>
              <w:bookmarkStart w:id="22585" w:name="_Toc183456179"/>
              <w:bookmarkStart w:id="22586" w:name="_Toc184406513"/>
              <w:bookmarkStart w:id="22587" w:name="_Toc184407772"/>
              <w:bookmarkStart w:id="22588" w:name="_Toc184408720"/>
              <w:bookmarkStart w:id="22589" w:name="_Toc184409668"/>
              <w:bookmarkStart w:id="22590" w:name="_Toc184813454"/>
              <w:bookmarkEnd w:id="22581"/>
              <w:bookmarkEnd w:id="22582"/>
              <w:bookmarkEnd w:id="22583"/>
              <w:bookmarkEnd w:id="22584"/>
              <w:bookmarkEnd w:id="22585"/>
              <w:bookmarkEnd w:id="22586"/>
              <w:bookmarkEnd w:id="22587"/>
              <w:bookmarkEnd w:id="22588"/>
              <w:bookmarkEnd w:id="22589"/>
              <w:bookmarkEnd w:id="22590"/>
            </w:del>
          </w:p>
        </w:tc>
        <w:bookmarkStart w:id="22591" w:name="_Toc180598226"/>
        <w:bookmarkStart w:id="22592" w:name="_Toc180598990"/>
        <w:bookmarkStart w:id="22593" w:name="_Toc181872735"/>
        <w:bookmarkStart w:id="22594" w:name="_Toc183455228"/>
        <w:bookmarkStart w:id="22595" w:name="_Toc183456180"/>
        <w:bookmarkStart w:id="22596" w:name="_Toc184406514"/>
        <w:bookmarkStart w:id="22597" w:name="_Toc184407773"/>
        <w:bookmarkStart w:id="22598" w:name="_Toc184408721"/>
        <w:bookmarkStart w:id="22599" w:name="_Toc184409669"/>
        <w:bookmarkStart w:id="22600" w:name="_Toc184813455"/>
        <w:bookmarkEnd w:id="22591"/>
        <w:bookmarkEnd w:id="22592"/>
        <w:bookmarkEnd w:id="22593"/>
        <w:bookmarkEnd w:id="22594"/>
        <w:bookmarkEnd w:id="22595"/>
        <w:bookmarkEnd w:id="22596"/>
        <w:bookmarkEnd w:id="22597"/>
        <w:bookmarkEnd w:id="22598"/>
        <w:bookmarkEnd w:id="22599"/>
        <w:bookmarkEnd w:id="22600"/>
      </w:tr>
      <w:tr w:rsidR="00390F4F" w:rsidRPr="00075487" w:rsidDel="00FD6BA2" w14:paraId="7943E7FD" w14:textId="3B887610">
        <w:trPr>
          <w:trHeight w:val="765"/>
          <w:del w:id="22601" w:author="Phuong Truong Thi" w:date="2024-10-17T18:57:00Z"/>
        </w:trPr>
        <w:tc>
          <w:tcPr>
            <w:tcW w:w="1647" w:type="dxa"/>
            <w:shd w:val="clear" w:color="auto" w:fill="auto"/>
          </w:tcPr>
          <w:p w14:paraId="5769B648" w14:textId="215487D0" w:rsidR="00390F4F" w:rsidRPr="00075487" w:rsidDel="00FD6BA2" w:rsidRDefault="00390F4F">
            <w:pPr>
              <w:pStyle w:val="Bd-1BodyText1"/>
              <w:keepLines/>
              <w:spacing w:line="276" w:lineRule="auto"/>
              <w:ind w:left="0"/>
              <w:jc w:val="left"/>
              <w:rPr>
                <w:del w:id="22602" w:author="Phuong Truong Thi" w:date="2024-10-17T18:57:00Z"/>
                <w:rFonts w:ascii="Times New Roman" w:hAnsi="Times New Roman"/>
                <w:b/>
                <w:bCs/>
                <w:i/>
                <w:sz w:val="24"/>
                <w:szCs w:val="24"/>
              </w:rPr>
            </w:pPr>
            <w:del w:id="22603" w:author="Phuong Truong Thi" w:date="2024-10-17T18:57:00Z">
              <w:r w:rsidRPr="00075487" w:rsidDel="00FD6BA2">
                <w:rPr>
                  <w:rFonts w:ascii="Times New Roman" w:hAnsi="Times New Roman"/>
                  <w:b/>
                  <w:i/>
                  <w:sz w:val="24"/>
                  <w:szCs w:val="24"/>
                </w:rPr>
                <w:delText>Điều kiện đầu vào</w:delText>
              </w:r>
              <w:bookmarkStart w:id="22604" w:name="_Toc180598227"/>
              <w:bookmarkStart w:id="22605" w:name="_Toc180598991"/>
              <w:bookmarkStart w:id="22606" w:name="_Toc181872736"/>
              <w:bookmarkStart w:id="22607" w:name="_Toc183455229"/>
              <w:bookmarkStart w:id="22608" w:name="_Toc183456181"/>
              <w:bookmarkStart w:id="22609" w:name="_Toc184406515"/>
              <w:bookmarkStart w:id="22610" w:name="_Toc184407774"/>
              <w:bookmarkStart w:id="22611" w:name="_Toc184408722"/>
              <w:bookmarkStart w:id="22612" w:name="_Toc184409670"/>
              <w:bookmarkStart w:id="22613" w:name="_Toc184813456"/>
              <w:bookmarkEnd w:id="22604"/>
              <w:bookmarkEnd w:id="22605"/>
              <w:bookmarkEnd w:id="22606"/>
              <w:bookmarkEnd w:id="22607"/>
              <w:bookmarkEnd w:id="22608"/>
              <w:bookmarkEnd w:id="22609"/>
              <w:bookmarkEnd w:id="22610"/>
              <w:bookmarkEnd w:id="22611"/>
              <w:bookmarkEnd w:id="22612"/>
              <w:bookmarkEnd w:id="22613"/>
            </w:del>
          </w:p>
        </w:tc>
        <w:tc>
          <w:tcPr>
            <w:tcW w:w="7510" w:type="dxa"/>
            <w:shd w:val="clear" w:color="auto" w:fill="auto"/>
          </w:tcPr>
          <w:p w14:paraId="0D82DA0D" w14:textId="71304BDC" w:rsidR="00390F4F" w:rsidDel="00FD6BA2" w:rsidRDefault="00390F4F">
            <w:pPr>
              <w:pStyle w:val="Normal10"/>
              <w:keepNext/>
              <w:keepLines/>
              <w:rPr>
                <w:del w:id="22614" w:author="Phuong Truong Thi" w:date="2024-10-17T18:57:00Z"/>
                <w:szCs w:val="24"/>
              </w:rPr>
            </w:pPr>
            <w:del w:id="22615" w:author="Phuong Truong Thi" w:date="2024-10-17T18:57:00Z">
              <w:r w:rsidRPr="00075487" w:rsidDel="00FD6BA2">
                <w:rPr>
                  <w:szCs w:val="24"/>
                </w:rPr>
                <w:delText>NSD đăng nhập vào hệ thống</w:delText>
              </w:r>
              <w:bookmarkStart w:id="22616" w:name="_Toc180598228"/>
              <w:bookmarkStart w:id="22617" w:name="_Toc180598992"/>
              <w:bookmarkStart w:id="22618" w:name="_Toc181872737"/>
              <w:bookmarkStart w:id="22619" w:name="_Toc183455230"/>
              <w:bookmarkStart w:id="22620" w:name="_Toc183456182"/>
              <w:bookmarkStart w:id="22621" w:name="_Toc184406516"/>
              <w:bookmarkStart w:id="22622" w:name="_Toc184407775"/>
              <w:bookmarkStart w:id="22623" w:name="_Toc184408723"/>
              <w:bookmarkStart w:id="22624" w:name="_Toc184409671"/>
              <w:bookmarkStart w:id="22625" w:name="_Toc184813457"/>
              <w:bookmarkEnd w:id="22616"/>
              <w:bookmarkEnd w:id="22617"/>
              <w:bookmarkEnd w:id="22618"/>
              <w:bookmarkEnd w:id="22619"/>
              <w:bookmarkEnd w:id="22620"/>
              <w:bookmarkEnd w:id="22621"/>
              <w:bookmarkEnd w:id="22622"/>
              <w:bookmarkEnd w:id="22623"/>
              <w:bookmarkEnd w:id="22624"/>
              <w:bookmarkEnd w:id="22625"/>
            </w:del>
          </w:p>
          <w:p w14:paraId="6FF3DBCB" w14:textId="74FD7BEF" w:rsidR="00390F4F" w:rsidRPr="00075487" w:rsidDel="00FD6BA2" w:rsidRDefault="00390F4F">
            <w:pPr>
              <w:pStyle w:val="Normal10"/>
              <w:keepNext/>
              <w:keepLines/>
              <w:rPr>
                <w:del w:id="22626" w:author="Phuong Truong Thi" w:date="2024-10-17T18:57:00Z"/>
                <w:szCs w:val="24"/>
              </w:rPr>
            </w:pPr>
            <w:del w:id="22627" w:author="Phuong Truong Thi" w:date="2024-10-17T18:57:00Z">
              <w:r w:rsidDel="00FD6BA2">
                <w:rPr>
                  <w:szCs w:val="24"/>
                </w:rPr>
                <w:delText>Từ listview “Portfolio M</w:delText>
              </w:r>
              <w:r w:rsidR="00843265" w:rsidDel="00FD6BA2">
                <w:rPr>
                  <w:szCs w:val="24"/>
                </w:rPr>
                <w:delText>ass</w:delText>
              </w:r>
              <w:r w:rsidDel="00FD6BA2">
                <w:rPr>
                  <w:szCs w:val="24"/>
                </w:rPr>
                <w:delText xml:space="preserve">” click vào </w:delText>
              </w:r>
              <w:r w:rsidR="00E8609E" w:rsidDel="00FD6BA2">
                <w:rPr>
                  <w:szCs w:val="24"/>
                </w:rPr>
                <w:delText>Text link</w:delText>
              </w:r>
              <w:r w:rsidDel="00FD6BA2">
                <w:rPr>
                  <w:szCs w:val="24"/>
                </w:rPr>
                <w:delText xml:space="preserve"> “Tên CN quản lý” trên danh sách. </w:delText>
              </w:r>
              <w:bookmarkStart w:id="22628" w:name="_Toc180598229"/>
              <w:bookmarkStart w:id="22629" w:name="_Toc180598993"/>
              <w:bookmarkStart w:id="22630" w:name="_Toc181872738"/>
              <w:bookmarkStart w:id="22631" w:name="_Toc183455231"/>
              <w:bookmarkStart w:id="22632" w:name="_Toc183456183"/>
              <w:bookmarkStart w:id="22633" w:name="_Toc184406517"/>
              <w:bookmarkStart w:id="22634" w:name="_Toc184407776"/>
              <w:bookmarkStart w:id="22635" w:name="_Toc184408724"/>
              <w:bookmarkStart w:id="22636" w:name="_Toc184409672"/>
              <w:bookmarkStart w:id="22637" w:name="_Toc184813458"/>
              <w:bookmarkEnd w:id="22628"/>
              <w:bookmarkEnd w:id="22629"/>
              <w:bookmarkEnd w:id="22630"/>
              <w:bookmarkEnd w:id="22631"/>
              <w:bookmarkEnd w:id="22632"/>
              <w:bookmarkEnd w:id="22633"/>
              <w:bookmarkEnd w:id="22634"/>
              <w:bookmarkEnd w:id="22635"/>
              <w:bookmarkEnd w:id="22636"/>
              <w:bookmarkEnd w:id="22637"/>
            </w:del>
          </w:p>
        </w:tc>
        <w:bookmarkStart w:id="22638" w:name="_Toc180598230"/>
        <w:bookmarkStart w:id="22639" w:name="_Toc180598994"/>
        <w:bookmarkStart w:id="22640" w:name="_Toc181872739"/>
        <w:bookmarkStart w:id="22641" w:name="_Toc183455232"/>
        <w:bookmarkStart w:id="22642" w:name="_Toc183456184"/>
        <w:bookmarkStart w:id="22643" w:name="_Toc184406518"/>
        <w:bookmarkStart w:id="22644" w:name="_Toc184407777"/>
        <w:bookmarkStart w:id="22645" w:name="_Toc184408725"/>
        <w:bookmarkStart w:id="22646" w:name="_Toc184409673"/>
        <w:bookmarkStart w:id="22647" w:name="_Toc184813459"/>
        <w:bookmarkEnd w:id="22638"/>
        <w:bookmarkEnd w:id="22639"/>
        <w:bookmarkEnd w:id="22640"/>
        <w:bookmarkEnd w:id="22641"/>
        <w:bookmarkEnd w:id="22642"/>
        <w:bookmarkEnd w:id="22643"/>
        <w:bookmarkEnd w:id="22644"/>
        <w:bookmarkEnd w:id="22645"/>
        <w:bookmarkEnd w:id="22646"/>
        <w:bookmarkEnd w:id="22647"/>
      </w:tr>
      <w:tr w:rsidR="00390F4F" w:rsidRPr="00075487" w:rsidDel="00FD6BA2" w14:paraId="24FC6AB3" w14:textId="7A19FC42">
        <w:trPr>
          <w:trHeight w:val="765"/>
          <w:del w:id="22648" w:author="Phuong Truong Thi" w:date="2024-10-17T18:57:00Z"/>
        </w:trPr>
        <w:tc>
          <w:tcPr>
            <w:tcW w:w="1647" w:type="dxa"/>
            <w:shd w:val="clear" w:color="auto" w:fill="auto"/>
          </w:tcPr>
          <w:p w14:paraId="3D27CED2" w14:textId="382FF9A7" w:rsidR="00390F4F" w:rsidRPr="00075487" w:rsidDel="00FD6BA2" w:rsidRDefault="00390F4F">
            <w:pPr>
              <w:pStyle w:val="Bd-1BodyText1"/>
              <w:keepLines/>
              <w:spacing w:line="276" w:lineRule="auto"/>
              <w:ind w:left="0"/>
              <w:jc w:val="left"/>
              <w:rPr>
                <w:del w:id="22649" w:author="Phuong Truong Thi" w:date="2024-10-17T18:57:00Z"/>
                <w:rFonts w:ascii="Times New Roman" w:hAnsi="Times New Roman"/>
                <w:b/>
                <w:i/>
                <w:sz w:val="24"/>
                <w:szCs w:val="24"/>
              </w:rPr>
            </w:pPr>
            <w:del w:id="22650" w:author="Phuong Truong Thi" w:date="2024-10-17T18:57:00Z">
              <w:r w:rsidRPr="00075487" w:rsidDel="00FD6BA2">
                <w:rPr>
                  <w:rFonts w:ascii="Times New Roman" w:hAnsi="Times New Roman"/>
                  <w:b/>
                  <w:i/>
                  <w:sz w:val="24"/>
                  <w:szCs w:val="24"/>
                </w:rPr>
                <w:delText>Điều kiện đầu ra</w:delText>
              </w:r>
              <w:bookmarkStart w:id="22651" w:name="_Toc180598231"/>
              <w:bookmarkStart w:id="22652" w:name="_Toc180598995"/>
              <w:bookmarkStart w:id="22653" w:name="_Toc181872740"/>
              <w:bookmarkStart w:id="22654" w:name="_Toc183455233"/>
              <w:bookmarkStart w:id="22655" w:name="_Toc183456185"/>
              <w:bookmarkStart w:id="22656" w:name="_Toc184406519"/>
              <w:bookmarkStart w:id="22657" w:name="_Toc184407778"/>
              <w:bookmarkStart w:id="22658" w:name="_Toc184408726"/>
              <w:bookmarkStart w:id="22659" w:name="_Toc184409674"/>
              <w:bookmarkStart w:id="22660" w:name="_Toc184813460"/>
              <w:bookmarkEnd w:id="22651"/>
              <w:bookmarkEnd w:id="22652"/>
              <w:bookmarkEnd w:id="22653"/>
              <w:bookmarkEnd w:id="22654"/>
              <w:bookmarkEnd w:id="22655"/>
              <w:bookmarkEnd w:id="22656"/>
              <w:bookmarkEnd w:id="22657"/>
              <w:bookmarkEnd w:id="22658"/>
              <w:bookmarkEnd w:id="22659"/>
              <w:bookmarkEnd w:id="22660"/>
            </w:del>
          </w:p>
        </w:tc>
        <w:tc>
          <w:tcPr>
            <w:tcW w:w="7510" w:type="dxa"/>
            <w:shd w:val="clear" w:color="auto" w:fill="auto"/>
          </w:tcPr>
          <w:p w14:paraId="3B361625" w14:textId="378B67CD" w:rsidR="00390F4F" w:rsidRPr="00075487" w:rsidDel="00FD6BA2" w:rsidRDefault="00390F4F">
            <w:pPr>
              <w:pStyle w:val="Normal10"/>
              <w:keepNext/>
              <w:keepLines/>
              <w:rPr>
                <w:del w:id="22661" w:author="Phuong Truong Thi" w:date="2024-10-17T18:57:00Z"/>
                <w:szCs w:val="24"/>
              </w:rPr>
            </w:pPr>
            <w:del w:id="22662" w:author="Phuong Truong Thi" w:date="2024-10-17T18:57:00Z">
              <w:r w:rsidDel="00FD6BA2">
                <w:rPr>
                  <w:szCs w:val="24"/>
                </w:rPr>
                <w:delText>Hệ thống hiển thị popup thông tin chi tiết chi nhánh</w:delText>
              </w:r>
              <w:bookmarkStart w:id="22663" w:name="_Toc180598232"/>
              <w:bookmarkStart w:id="22664" w:name="_Toc180598996"/>
              <w:bookmarkStart w:id="22665" w:name="_Toc181872741"/>
              <w:bookmarkStart w:id="22666" w:name="_Toc183455234"/>
              <w:bookmarkStart w:id="22667" w:name="_Toc183456186"/>
              <w:bookmarkStart w:id="22668" w:name="_Toc184406520"/>
              <w:bookmarkStart w:id="22669" w:name="_Toc184407779"/>
              <w:bookmarkStart w:id="22670" w:name="_Toc184408727"/>
              <w:bookmarkStart w:id="22671" w:name="_Toc184409675"/>
              <w:bookmarkStart w:id="22672" w:name="_Toc184813461"/>
              <w:bookmarkEnd w:id="22663"/>
              <w:bookmarkEnd w:id="22664"/>
              <w:bookmarkEnd w:id="22665"/>
              <w:bookmarkEnd w:id="22666"/>
              <w:bookmarkEnd w:id="22667"/>
              <w:bookmarkEnd w:id="22668"/>
              <w:bookmarkEnd w:id="22669"/>
              <w:bookmarkEnd w:id="22670"/>
              <w:bookmarkEnd w:id="22671"/>
              <w:bookmarkEnd w:id="22672"/>
            </w:del>
          </w:p>
        </w:tc>
        <w:bookmarkStart w:id="22673" w:name="_Toc180598233"/>
        <w:bookmarkStart w:id="22674" w:name="_Toc180598997"/>
        <w:bookmarkStart w:id="22675" w:name="_Toc181872742"/>
        <w:bookmarkStart w:id="22676" w:name="_Toc183455235"/>
        <w:bookmarkStart w:id="22677" w:name="_Toc183456187"/>
        <w:bookmarkStart w:id="22678" w:name="_Toc184406521"/>
        <w:bookmarkStart w:id="22679" w:name="_Toc184407780"/>
        <w:bookmarkStart w:id="22680" w:name="_Toc184408728"/>
        <w:bookmarkStart w:id="22681" w:name="_Toc184409676"/>
        <w:bookmarkStart w:id="22682" w:name="_Toc184813462"/>
        <w:bookmarkEnd w:id="22673"/>
        <w:bookmarkEnd w:id="22674"/>
        <w:bookmarkEnd w:id="22675"/>
        <w:bookmarkEnd w:id="22676"/>
        <w:bookmarkEnd w:id="22677"/>
        <w:bookmarkEnd w:id="22678"/>
        <w:bookmarkEnd w:id="22679"/>
        <w:bookmarkEnd w:id="22680"/>
        <w:bookmarkEnd w:id="22681"/>
        <w:bookmarkEnd w:id="22682"/>
      </w:tr>
    </w:tbl>
    <w:p w14:paraId="02962607" w14:textId="47F078EE" w:rsidR="00390F4F" w:rsidRPr="00445D58" w:rsidDel="00471E7D" w:rsidRDefault="00390F4F">
      <w:pPr>
        <w:pStyle w:val="Heading31"/>
        <w:numPr>
          <w:ilvl w:val="0"/>
          <w:numId w:val="67"/>
        </w:numPr>
        <w:tabs>
          <w:tab w:val="clear" w:pos="1080"/>
        </w:tabs>
        <w:ind w:left="504" w:hanging="504"/>
        <w:outlineLvl w:val="9"/>
        <w:rPr>
          <w:del w:id="22683" w:author="Phuong Truong Thi" w:date="2024-10-08T18:05:00Z"/>
        </w:rPr>
        <w:pPrChange w:id="22684" w:author="Phuong Truong Thi" w:date="2024-10-08T18:05:00Z">
          <w:pPr>
            <w:pStyle w:val="Heading31"/>
            <w:numPr>
              <w:ilvl w:val="0"/>
              <w:numId w:val="67"/>
            </w:numPr>
            <w:tabs>
              <w:tab w:val="clear" w:pos="1080"/>
            </w:tabs>
            <w:ind w:left="450" w:hanging="360"/>
            <w:outlineLvl w:val="9"/>
          </w:pPr>
        </w:pPrChange>
      </w:pPr>
      <w:del w:id="22685" w:author="Phuong Truong Thi" w:date="2024-10-08T18:05:00Z">
        <w:r w:rsidDel="00471E7D">
          <w:rPr>
            <w:b w:val="0"/>
            <w:bCs w:val="0"/>
            <w:i/>
            <w:iCs/>
            <w:sz w:val="24"/>
            <w:szCs w:val="24"/>
          </w:rPr>
          <w:delText>Thông tin dữ liệu</w:delText>
        </w:r>
        <w:bookmarkStart w:id="22686" w:name="_Toc180598234"/>
        <w:bookmarkStart w:id="22687" w:name="_Toc180598998"/>
        <w:bookmarkStart w:id="22688" w:name="_Toc181872743"/>
        <w:bookmarkStart w:id="22689" w:name="_Toc183455236"/>
        <w:bookmarkStart w:id="22690" w:name="_Toc183456188"/>
        <w:bookmarkStart w:id="22691" w:name="_Toc184406522"/>
        <w:bookmarkStart w:id="22692" w:name="_Toc184407781"/>
        <w:bookmarkStart w:id="22693" w:name="_Toc184408729"/>
        <w:bookmarkStart w:id="22694" w:name="_Toc184409677"/>
        <w:bookmarkStart w:id="22695" w:name="_Toc184813463"/>
        <w:bookmarkEnd w:id="22686"/>
        <w:bookmarkEnd w:id="22687"/>
        <w:bookmarkEnd w:id="22688"/>
        <w:bookmarkEnd w:id="22689"/>
        <w:bookmarkEnd w:id="22690"/>
        <w:bookmarkEnd w:id="22691"/>
        <w:bookmarkEnd w:id="22692"/>
        <w:bookmarkEnd w:id="22693"/>
        <w:bookmarkEnd w:id="22694"/>
        <w:bookmarkEnd w:id="22695"/>
      </w:del>
    </w:p>
    <w:p w14:paraId="7DC7B3BF" w14:textId="51EF798B" w:rsidR="00445D58" w:rsidRPr="00B92CBA" w:rsidDel="00FD6BA2" w:rsidRDefault="00445D58">
      <w:pPr>
        <w:pStyle w:val="Heading31"/>
        <w:numPr>
          <w:ilvl w:val="0"/>
          <w:numId w:val="0"/>
        </w:numPr>
        <w:tabs>
          <w:tab w:val="clear" w:pos="1080"/>
        </w:tabs>
        <w:ind w:left="504" w:hanging="504"/>
        <w:outlineLvl w:val="9"/>
        <w:rPr>
          <w:del w:id="22696" w:author="Phuong Truong Thi" w:date="2024-10-17T18:57:00Z"/>
        </w:rPr>
        <w:pPrChange w:id="22697" w:author="Phuong Truong Thi" w:date="2024-10-08T18:05:00Z">
          <w:pPr>
            <w:pStyle w:val="Heading31"/>
            <w:numPr>
              <w:ilvl w:val="0"/>
              <w:numId w:val="0"/>
            </w:numPr>
            <w:tabs>
              <w:tab w:val="clear" w:pos="1080"/>
            </w:tabs>
            <w:ind w:left="450" w:firstLine="0"/>
            <w:outlineLvl w:val="9"/>
          </w:pPr>
        </w:pPrChange>
      </w:pPr>
      <w:bookmarkStart w:id="22698" w:name="_Toc180598235"/>
      <w:bookmarkStart w:id="22699" w:name="_Toc180598999"/>
      <w:bookmarkStart w:id="22700" w:name="_Toc181872744"/>
      <w:bookmarkStart w:id="22701" w:name="_Toc183455237"/>
      <w:bookmarkStart w:id="22702" w:name="_Toc183456189"/>
      <w:bookmarkStart w:id="22703" w:name="_Toc184406523"/>
      <w:bookmarkStart w:id="22704" w:name="_Toc184407782"/>
      <w:bookmarkStart w:id="22705" w:name="_Toc184408730"/>
      <w:bookmarkStart w:id="22706" w:name="_Toc184409678"/>
      <w:bookmarkStart w:id="22707" w:name="_Toc184813464"/>
      <w:bookmarkEnd w:id="22698"/>
      <w:bookmarkEnd w:id="22699"/>
      <w:bookmarkEnd w:id="22700"/>
      <w:bookmarkEnd w:id="22701"/>
      <w:bookmarkEnd w:id="22702"/>
      <w:bookmarkEnd w:id="22703"/>
      <w:bookmarkEnd w:id="22704"/>
      <w:bookmarkEnd w:id="22705"/>
      <w:bookmarkEnd w:id="22706"/>
      <w:bookmarkEnd w:id="22707"/>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2373A9" w:rsidRPr="00AC685F" w:rsidDel="00471E7D" w14:paraId="5C0CC62F" w14:textId="140FD11D" w:rsidTr="002373A9">
        <w:trPr>
          <w:trHeight w:val="528"/>
          <w:tblHeader/>
          <w:del w:id="22708" w:author="Phuong Truong Thi" w:date="2024-10-08T18:05:00Z"/>
        </w:trPr>
        <w:tc>
          <w:tcPr>
            <w:tcW w:w="936" w:type="dxa"/>
            <w:shd w:val="clear" w:color="000000" w:fill="F7C7AC"/>
            <w:vAlign w:val="center"/>
            <w:hideMark/>
          </w:tcPr>
          <w:p w14:paraId="3CCB2FC9" w14:textId="5A09F8F6" w:rsidR="002373A9" w:rsidRPr="00AC685F" w:rsidDel="00471E7D" w:rsidRDefault="002373A9">
            <w:pPr>
              <w:spacing w:before="0" w:line="240" w:lineRule="auto"/>
              <w:contextualSpacing w:val="0"/>
              <w:jc w:val="center"/>
              <w:rPr>
                <w:del w:id="22709" w:author="Phuong Truong Thi" w:date="2024-10-08T18:05:00Z"/>
                <w:rFonts w:ascii="Times New Roman" w:eastAsia="Times New Roman" w:hAnsi="Times New Roman"/>
                <w:b/>
                <w:bCs/>
                <w:color w:val="000000"/>
                <w:sz w:val="24"/>
                <w:szCs w:val="24"/>
                <w:lang w:val="vi-VN" w:eastAsia="vi-VN"/>
              </w:rPr>
            </w:pPr>
            <w:del w:id="22710" w:author="Phuong Truong Thi" w:date="2024-10-08T18:05:00Z">
              <w:r w:rsidRPr="00AC685F" w:rsidDel="00471E7D">
                <w:rPr>
                  <w:rFonts w:ascii="Times New Roman" w:eastAsia="Times New Roman" w:hAnsi="Times New Roman"/>
                  <w:b/>
                  <w:bCs/>
                  <w:color w:val="000000"/>
                  <w:sz w:val="24"/>
                  <w:szCs w:val="24"/>
                  <w:lang w:val="vi-VN" w:eastAsia="vi-VN"/>
                </w:rPr>
                <w:delText>STT</w:delText>
              </w:r>
              <w:bookmarkStart w:id="22711" w:name="_Toc180598236"/>
              <w:bookmarkStart w:id="22712" w:name="_Toc180599000"/>
              <w:bookmarkStart w:id="22713" w:name="_Toc181872745"/>
              <w:bookmarkStart w:id="22714" w:name="_Toc183455238"/>
              <w:bookmarkStart w:id="22715" w:name="_Toc183456190"/>
              <w:bookmarkStart w:id="22716" w:name="_Toc184406524"/>
              <w:bookmarkStart w:id="22717" w:name="_Toc184407783"/>
              <w:bookmarkStart w:id="22718" w:name="_Toc184408731"/>
              <w:bookmarkStart w:id="22719" w:name="_Toc184409679"/>
              <w:bookmarkStart w:id="22720" w:name="_Toc184813465"/>
              <w:bookmarkEnd w:id="22711"/>
              <w:bookmarkEnd w:id="22712"/>
              <w:bookmarkEnd w:id="22713"/>
              <w:bookmarkEnd w:id="22714"/>
              <w:bookmarkEnd w:id="22715"/>
              <w:bookmarkEnd w:id="22716"/>
              <w:bookmarkEnd w:id="22717"/>
              <w:bookmarkEnd w:id="22718"/>
              <w:bookmarkEnd w:id="22719"/>
              <w:bookmarkEnd w:id="22720"/>
            </w:del>
          </w:p>
        </w:tc>
        <w:tc>
          <w:tcPr>
            <w:tcW w:w="2329" w:type="dxa"/>
            <w:shd w:val="clear" w:color="000000" w:fill="F7C7AC"/>
            <w:vAlign w:val="center"/>
            <w:hideMark/>
          </w:tcPr>
          <w:p w14:paraId="59F5068A" w14:textId="7675D0AD" w:rsidR="002373A9" w:rsidRPr="00AC685F" w:rsidDel="00471E7D" w:rsidRDefault="002373A9">
            <w:pPr>
              <w:spacing w:before="0" w:line="240" w:lineRule="auto"/>
              <w:contextualSpacing w:val="0"/>
              <w:jc w:val="center"/>
              <w:rPr>
                <w:del w:id="22721" w:author="Phuong Truong Thi" w:date="2024-10-08T18:05:00Z"/>
                <w:rFonts w:ascii="Times New Roman" w:eastAsia="Times New Roman" w:hAnsi="Times New Roman"/>
                <w:b/>
                <w:bCs/>
                <w:color w:val="000000"/>
                <w:sz w:val="24"/>
                <w:szCs w:val="24"/>
                <w:lang w:val="vi-VN" w:eastAsia="vi-VN"/>
              </w:rPr>
            </w:pPr>
            <w:del w:id="22722" w:author="Phuong Truong Thi" w:date="2024-10-08T18:05:00Z">
              <w:r w:rsidRPr="00AC685F" w:rsidDel="00471E7D">
                <w:rPr>
                  <w:rFonts w:ascii="Times New Roman" w:eastAsia="Times New Roman" w:hAnsi="Times New Roman"/>
                  <w:b/>
                  <w:bCs/>
                  <w:color w:val="000000"/>
                  <w:sz w:val="24"/>
                  <w:szCs w:val="24"/>
                  <w:lang w:val="vi-VN" w:eastAsia="vi-VN"/>
                </w:rPr>
                <w:delText>Trường dữ liệu</w:delText>
              </w:r>
              <w:bookmarkStart w:id="22723" w:name="_Toc180598237"/>
              <w:bookmarkStart w:id="22724" w:name="_Toc180599001"/>
              <w:bookmarkStart w:id="22725" w:name="_Toc181872746"/>
              <w:bookmarkStart w:id="22726" w:name="_Toc183455239"/>
              <w:bookmarkStart w:id="22727" w:name="_Toc183456191"/>
              <w:bookmarkStart w:id="22728" w:name="_Toc184406525"/>
              <w:bookmarkStart w:id="22729" w:name="_Toc184407784"/>
              <w:bookmarkStart w:id="22730" w:name="_Toc184408732"/>
              <w:bookmarkStart w:id="22731" w:name="_Toc184409680"/>
              <w:bookmarkStart w:id="22732" w:name="_Toc184813466"/>
              <w:bookmarkEnd w:id="22723"/>
              <w:bookmarkEnd w:id="22724"/>
              <w:bookmarkEnd w:id="22725"/>
              <w:bookmarkEnd w:id="22726"/>
              <w:bookmarkEnd w:id="22727"/>
              <w:bookmarkEnd w:id="22728"/>
              <w:bookmarkEnd w:id="22729"/>
              <w:bookmarkEnd w:id="22730"/>
              <w:bookmarkEnd w:id="22731"/>
              <w:bookmarkEnd w:id="22732"/>
            </w:del>
          </w:p>
        </w:tc>
        <w:tc>
          <w:tcPr>
            <w:tcW w:w="1405" w:type="dxa"/>
            <w:shd w:val="clear" w:color="000000" w:fill="F7C7AC"/>
            <w:vAlign w:val="center"/>
          </w:tcPr>
          <w:p w14:paraId="2808B1C7" w14:textId="6CBBEA1B" w:rsidR="002373A9" w:rsidRPr="00497C9A" w:rsidDel="00471E7D" w:rsidRDefault="002373A9">
            <w:pPr>
              <w:spacing w:before="0" w:line="240" w:lineRule="auto"/>
              <w:contextualSpacing w:val="0"/>
              <w:jc w:val="center"/>
              <w:rPr>
                <w:del w:id="22733" w:author="Phuong Truong Thi" w:date="2024-10-08T18:05:00Z"/>
                <w:rFonts w:ascii="Times New Roman" w:eastAsia="Times New Roman" w:hAnsi="Times New Roman"/>
                <w:b/>
                <w:bCs/>
                <w:color w:val="000000"/>
                <w:sz w:val="24"/>
                <w:szCs w:val="24"/>
                <w:lang w:val="vi-VN" w:eastAsia="vi-VN"/>
              </w:rPr>
            </w:pPr>
            <w:del w:id="22734" w:author="Phuong Truong Thi" w:date="2024-10-08T18:05:00Z">
              <w:r w:rsidRPr="00497C9A" w:rsidDel="00471E7D">
                <w:rPr>
                  <w:rFonts w:ascii="Times New Roman" w:eastAsia="Times New Roman" w:hAnsi="Times New Roman"/>
                  <w:b/>
                  <w:bCs/>
                  <w:color w:val="000000"/>
                  <w:sz w:val="24"/>
                  <w:szCs w:val="24"/>
                  <w:lang w:val="vi-VN" w:eastAsia="vi-VN"/>
                </w:rPr>
                <w:delText>Định dạng</w:delText>
              </w:r>
              <w:bookmarkStart w:id="22735" w:name="_Toc180598238"/>
              <w:bookmarkStart w:id="22736" w:name="_Toc180599002"/>
              <w:bookmarkStart w:id="22737" w:name="_Toc181872747"/>
              <w:bookmarkStart w:id="22738" w:name="_Toc183455240"/>
              <w:bookmarkStart w:id="22739" w:name="_Toc183456192"/>
              <w:bookmarkStart w:id="22740" w:name="_Toc184406526"/>
              <w:bookmarkStart w:id="22741" w:name="_Toc184407785"/>
              <w:bookmarkStart w:id="22742" w:name="_Toc184408733"/>
              <w:bookmarkStart w:id="22743" w:name="_Toc184409681"/>
              <w:bookmarkStart w:id="22744" w:name="_Toc184813467"/>
              <w:bookmarkEnd w:id="22735"/>
              <w:bookmarkEnd w:id="22736"/>
              <w:bookmarkEnd w:id="22737"/>
              <w:bookmarkEnd w:id="22738"/>
              <w:bookmarkEnd w:id="22739"/>
              <w:bookmarkEnd w:id="22740"/>
              <w:bookmarkEnd w:id="22741"/>
              <w:bookmarkEnd w:id="22742"/>
              <w:bookmarkEnd w:id="22743"/>
              <w:bookmarkEnd w:id="22744"/>
            </w:del>
          </w:p>
        </w:tc>
        <w:tc>
          <w:tcPr>
            <w:tcW w:w="2670" w:type="dxa"/>
            <w:shd w:val="clear" w:color="000000" w:fill="F7C7AC"/>
            <w:vAlign w:val="center"/>
            <w:hideMark/>
          </w:tcPr>
          <w:p w14:paraId="7098EA5E" w14:textId="25BE6405" w:rsidR="002373A9" w:rsidRPr="00AC685F" w:rsidDel="00471E7D" w:rsidRDefault="002373A9">
            <w:pPr>
              <w:spacing w:before="0" w:line="240" w:lineRule="auto"/>
              <w:contextualSpacing w:val="0"/>
              <w:jc w:val="center"/>
              <w:rPr>
                <w:del w:id="22745" w:author="Phuong Truong Thi" w:date="2024-10-08T18:05:00Z"/>
                <w:rFonts w:ascii="Times New Roman" w:eastAsia="Times New Roman" w:hAnsi="Times New Roman"/>
                <w:b/>
                <w:bCs/>
                <w:color w:val="000000"/>
                <w:sz w:val="24"/>
                <w:szCs w:val="24"/>
                <w:lang w:val="vi-VN" w:eastAsia="vi-VN"/>
              </w:rPr>
            </w:pPr>
            <w:del w:id="22746" w:author="Phuong Truong Thi" w:date="2024-10-08T18:05:00Z">
              <w:r w:rsidRPr="00AC685F" w:rsidDel="00471E7D">
                <w:rPr>
                  <w:rFonts w:ascii="Times New Roman" w:eastAsia="Times New Roman" w:hAnsi="Times New Roman"/>
                  <w:b/>
                  <w:bCs/>
                  <w:color w:val="000000"/>
                  <w:sz w:val="24"/>
                  <w:szCs w:val="24"/>
                  <w:lang w:val="vi-VN" w:eastAsia="vi-VN"/>
                </w:rPr>
                <w:delText>Mã danh mục tham chiếu</w:delText>
              </w:r>
              <w:bookmarkStart w:id="22747" w:name="_Toc180598239"/>
              <w:bookmarkStart w:id="22748" w:name="_Toc180599003"/>
              <w:bookmarkStart w:id="22749" w:name="_Toc181872748"/>
              <w:bookmarkStart w:id="22750" w:name="_Toc183455241"/>
              <w:bookmarkStart w:id="22751" w:name="_Toc183456193"/>
              <w:bookmarkStart w:id="22752" w:name="_Toc184406527"/>
              <w:bookmarkStart w:id="22753" w:name="_Toc184407786"/>
              <w:bookmarkStart w:id="22754" w:name="_Toc184408734"/>
              <w:bookmarkStart w:id="22755" w:name="_Toc184409682"/>
              <w:bookmarkStart w:id="22756" w:name="_Toc184813468"/>
              <w:bookmarkEnd w:id="22747"/>
              <w:bookmarkEnd w:id="22748"/>
              <w:bookmarkEnd w:id="22749"/>
              <w:bookmarkEnd w:id="22750"/>
              <w:bookmarkEnd w:id="22751"/>
              <w:bookmarkEnd w:id="22752"/>
              <w:bookmarkEnd w:id="22753"/>
              <w:bookmarkEnd w:id="22754"/>
              <w:bookmarkEnd w:id="22755"/>
              <w:bookmarkEnd w:id="22756"/>
            </w:del>
          </w:p>
        </w:tc>
        <w:bookmarkStart w:id="22757" w:name="_Toc180598240"/>
        <w:bookmarkStart w:id="22758" w:name="_Toc180599004"/>
        <w:bookmarkStart w:id="22759" w:name="_Toc181872749"/>
        <w:bookmarkStart w:id="22760" w:name="_Toc183455242"/>
        <w:bookmarkStart w:id="22761" w:name="_Toc183456194"/>
        <w:bookmarkStart w:id="22762" w:name="_Toc184406528"/>
        <w:bookmarkStart w:id="22763" w:name="_Toc184407787"/>
        <w:bookmarkStart w:id="22764" w:name="_Toc184408735"/>
        <w:bookmarkStart w:id="22765" w:name="_Toc184409683"/>
        <w:bookmarkStart w:id="22766" w:name="_Toc184813469"/>
        <w:bookmarkEnd w:id="22757"/>
        <w:bookmarkEnd w:id="22758"/>
        <w:bookmarkEnd w:id="22759"/>
        <w:bookmarkEnd w:id="22760"/>
        <w:bookmarkEnd w:id="22761"/>
        <w:bookmarkEnd w:id="22762"/>
        <w:bookmarkEnd w:id="22763"/>
        <w:bookmarkEnd w:id="22764"/>
        <w:bookmarkEnd w:id="22765"/>
        <w:bookmarkEnd w:id="22766"/>
      </w:tr>
      <w:tr w:rsidR="002373A9" w:rsidRPr="00AC685F" w:rsidDel="00471E7D" w14:paraId="4A2A5CFE" w14:textId="7001C498" w:rsidTr="002373A9">
        <w:trPr>
          <w:trHeight w:val="276"/>
          <w:del w:id="22767" w:author="Phuong Truong Thi" w:date="2024-10-08T18:05:00Z"/>
        </w:trPr>
        <w:tc>
          <w:tcPr>
            <w:tcW w:w="936" w:type="dxa"/>
            <w:shd w:val="clear" w:color="auto" w:fill="auto"/>
            <w:vAlign w:val="center"/>
          </w:tcPr>
          <w:p w14:paraId="711BD130" w14:textId="3DD5F69D" w:rsidR="002373A9" w:rsidRPr="00E6562C" w:rsidDel="00471E7D" w:rsidRDefault="002373A9">
            <w:pPr>
              <w:pStyle w:val="ListParagraph"/>
              <w:numPr>
                <w:ilvl w:val="0"/>
                <w:numId w:val="85"/>
              </w:numPr>
              <w:spacing w:before="0" w:line="240" w:lineRule="auto"/>
              <w:contextualSpacing w:val="0"/>
              <w:jc w:val="center"/>
              <w:rPr>
                <w:del w:id="22768" w:author="Phuong Truong Thi" w:date="2024-10-08T18:05:00Z"/>
                <w:rFonts w:eastAsia="Times New Roman"/>
                <w:color w:val="000000"/>
                <w:szCs w:val="24"/>
                <w:lang w:eastAsia="vi-VN"/>
              </w:rPr>
            </w:pPr>
            <w:bookmarkStart w:id="22769" w:name="_Toc180598241"/>
            <w:bookmarkStart w:id="22770" w:name="_Toc180599005"/>
            <w:bookmarkStart w:id="22771" w:name="_Toc181872750"/>
            <w:bookmarkStart w:id="22772" w:name="_Toc183455243"/>
            <w:bookmarkStart w:id="22773" w:name="_Toc183456195"/>
            <w:bookmarkStart w:id="22774" w:name="_Toc184406529"/>
            <w:bookmarkStart w:id="22775" w:name="_Toc184407788"/>
            <w:bookmarkStart w:id="22776" w:name="_Toc184408736"/>
            <w:bookmarkStart w:id="22777" w:name="_Toc184409684"/>
            <w:bookmarkStart w:id="22778" w:name="_Toc184813470"/>
            <w:bookmarkEnd w:id="22769"/>
            <w:bookmarkEnd w:id="22770"/>
            <w:bookmarkEnd w:id="22771"/>
            <w:bookmarkEnd w:id="22772"/>
            <w:bookmarkEnd w:id="22773"/>
            <w:bookmarkEnd w:id="22774"/>
            <w:bookmarkEnd w:id="22775"/>
            <w:bookmarkEnd w:id="22776"/>
            <w:bookmarkEnd w:id="22777"/>
            <w:bookmarkEnd w:id="22778"/>
          </w:p>
        </w:tc>
        <w:tc>
          <w:tcPr>
            <w:tcW w:w="2329" w:type="dxa"/>
            <w:shd w:val="clear" w:color="auto" w:fill="auto"/>
            <w:vAlign w:val="bottom"/>
          </w:tcPr>
          <w:p w14:paraId="53350FA7" w14:textId="6B1C0ABA" w:rsidR="002373A9" w:rsidRPr="00285EF0" w:rsidDel="00471E7D" w:rsidRDefault="002373A9">
            <w:pPr>
              <w:spacing w:before="0" w:line="240" w:lineRule="auto"/>
              <w:contextualSpacing w:val="0"/>
              <w:rPr>
                <w:del w:id="22779" w:author="Phuong Truong Thi" w:date="2024-10-08T18:05:00Z"/>
                <w:rFonts w:ascii="Times New Roman" w:hAnsi="Times New Roman"/>
                <w:color w:val="000000"/>
                <w:sz w:val="24"/>
                <w:szCs w:val="24"/>
              </w:rPr>
            </w:pPr>
            <w:del w:id="22780" w:author="Phuong Truong Thi" w:date="2024-10-08T18:05:00Z">
              <w:r w:rsidRPr="00285EF0" w:rsidDel="00471E7D">
                <w:rPr>
                  <w:rFonts w:ascii="Times New Roman" w:hAnsi="Times New Roman"/>
                  <w:color w:val="000000"/>
                  <w:sz w:val="24"/>
                  <w:szCs w:val="24"/>
                </w:rPr>
                <w:delText>Mã chi nhánh</w:delText>
              </w:r>
              <w:bookmarkStart w:id="22781" w:name="_Toc180598242"/>
              <w:bookmarkStart w:id="22782" w:name="_Toc180599006"/>
              <w:bookmarkStart w:id="22783" w:name="_Toc181872751"/>
              <w:bookmarkStart w:id="22784" w:name="_Toc183455244"/>
              <w:bookmarkStart w:id="22785" w:name="_Toc183456196"/>
              <w:bookmarkStart w:id="22786" w:name="_Toc184406530"/>
              <w:bookmarkStart w:id="22787" w:name="_Toc184407789"/>
              <w:bookmarkStart w:id="22788" w:name="_Toc184408737"/>
              <w:bookmarkStart w:id="22789" w:name="_Toc184409685"/>
              <w:bookmarkStart w:id="22790" w:name="_Toc184813471"/>
              <w:bookmarkEnd w:id="22781"/>
              <w:bookmarkEnd w:id="22782"/>
              <w:bookmarkEnd w:id="22783"/>
              <w:bookmarkEnd w:id="22784"/>
              <w:bookmarkEnd w:id="22785"/>
              <w:bookmarkEnd w:id="22786"/>
              <w:bookmarkEnd w:id="22787"/>
              <w:bookmarkEnd w:id="22788"/>
              <w:bookmarkEnd w:id="22789"/>
              <w:bookmarkEnd w:id="22790"/>
            </w:del>
          </w:p>
        </w:tc>
        <w:tc>
          <w:tcPr>
            <w:tcW w:w="1405" w:type="dxa"/>
          </w:tcPr>
          <w:p w14:paraId="35A66531" w14:textId="48F9E357" w:rsidR="002373A9" w:rsidRPr="003A44DC" w:rsidDel="00471E7D" w:rsidRDefault="002373A9">
            <w:pPr>
              <w:spacing w:before="0" w:line="240" w:lineRule="auto"/>
              <w:contextualSpacing w:val="0"/>
              <w:jc w:val="left"/>
              <w:rPr>
                <w:del w:id="22791" w:author="Phuong Truong Thi" w:date="2024-10-08T18:05:00Z"/>
                <w:rFonts w:ascii="Times New Roman" w:eastAsia="Times New Roman" w:hAnsi="Times New Roman"/>
                <w:color w:val="000000"/>
                <w:sz w:val="24"/>
                <w:szCs w:val="24"/>
                <w:lang w:eastAsia="vi-VN"/>
              </w:rPr>
            </w:pPr>
            <w:del w:id="22792" w:author="Phuong Truong Thi" w:date="2024-10-08T18:05:00Z">
              <w:r w:rsidDel="00471E7D">
                <w:rPr>
                  <w:rFonts w:ascii="Times New Roman" w:eastAsia="Times New Roman" w:hAnsi="Times New Roman"/>
                  <w:color w:val="000000"/>
                  <w:sz w:val="24"/>
                  <w:szCs w:val="24"/>
                  <w:lang w:eastAsia="vi-VN"/>
                </w:rPr>
                <w:delText>Text</w:delText>
              </w:r>
              <w:bookmarkStart w:id="22793" w:name="_Toc180598243"/>
              <w:bookmarkStart w:id="22794" w:name="_Toc180599007"/>
              <w:bookmarkStart w:id="22795" w:name="_Toc181872752"/>
              <w:bookmarkStart w:id="22796" w:name="_Toc183455245"/>
              <w:bookmarkStart w:id="22797" w:name="_Toc183456197"/>
              <w:bookmarkStart w:id="22798" w:name="_Toc184406531"/>
              <w:bookmarkStart w:id="22799" w:name="_Toc184407790"/>
              <w:bookmarkStart w:id="22800" w:name="_Toc184408738"/>
              <w:bookmarkStart w:id="22801" w:name="_Toc184409686"/>
              <w:bookmarkStart w:id="22802" w:name="_Toc184813472"/>
              <w:bookmarkEnd w:id="22793"/>
              <w:bookmarkEnd w:id="22794"/>
              <w:bookmarkEnd w:id="22795"/>
              <w:bookmarkEnd w:id="22796"/>
              <w:bookmarkEnd w:id="22797"/>
              <w:bookmarkEnd w:id="22798"/>
              <w:bookmarkEnd w:id="22799"/>
              <w:bookmarkEnd w:id="22800"/>
              <w:bookmarkEnd w:id="22801"/>
              <w:bookmarkEnd w:id="22802"/>
            </w:del>
          </w:p>
        </w:tc>
        <w:tc>
          <w:tcPr>
            <w:tcW w:w="2670" w:type="dxa"/>
            <w:shd w:val="clear" w:color="auto" w:fill="auto"/>
            <w:noWrap/>
            <w:vAlign w:val="center"/>
          </w:tcPr>
          <w:p w14:paraId="4B84D561" w14:textId="359353C7" w:rsidR="002373A9" w:rsidRPr="003A44DC" w:rsidDel="00471E7D" w:rsidRDefault="002373A9">
            <w:pPr>
              <w:spacing w:before="0" w:line="240" w:lineRule="auto"/>
              <w:contextualSpacing w:val="0"/>
              <w:rPr>
                <w:del w:id="22803" w:author="Phuong Truong Thi" w:date="2024-10-08T18:05:00Z"/>
                <w:rFonts w:ascii="Times New Roman" w:eastAsia="Times New Roman" w:hAnsi="Times New Roman"/>
                <w:color w:val="000000"/>
                <w:sz w:val="24"/>
                <w:szCs w:val="24"/>
                <w:lang w:val="vi-VN" w:eastAsia="vi-VN"/>
              </w:rPr>
            </w:pPr>
            <w:bookmarkStart w:id="22804" w:name="_Toc180598244"/>
            <w:bookmarkStart w:id="22805" w:name="_Toc180599008"/>
            <w:bookmarkStart w:id="22806" w:name="_Toc181872753"/>
            <w:bookmarkStart w:id="22807" w:name="_Toc183455246"/>
            <w:bookmarkStart w:id="22808" w:name="_Toc183456198"/>
            <w:bookmarkStart w:id="22809" w:name="_Toc184406532"/>
            <w:bookmarkStart w:id="22810" w:name="_Toc184407791"/>
            <w:bookmarkStart w:id="22811" w:name="_Toc184408739"/>
            <w:bookmarkStart w:id="22812" w:name="_Toc184409687"/>
            <w:bookmarkStart w:id="22813" w:name="_Toc184813473"/>
            <w:bookmarkEnd w:id="22804"/>
            <w:bookmarkEnd w:id="22805"/>
            <w:bookmarkEnd w:id="22806"/>
            <w:bookmarkEnd w:id="22807"/>
            <w:bookmarkEnd w:id="22808"/>
            <w:bookmarkEnd w:id="22809"/>
            <w:bookmarkEnd w:id="22810"/>
            <w:bookmarkEnd w:id="22811"/>
            <w:bookmarkEnd w:id="22812"/>
            <w:bookmarkEnd w:id="22813"/>
          </w:p>
        </w:tc>
        <w:bookmarkStart w:id="22814" w:name="_Toc180598245"/>
        <w:bookmarkStart w:id="22815" w:name="_Toc180599009"/>
        <w:bookmarkStart w:id="22816" w:name="_Toc181872754"/>
        <w:bookmarkStart w:id="22817" w:name="_Toc183455247"/>
        <w:bookmarkStart w:id="22818" w:name="_Toc183456199"/>
        <w:bookmarkStart w:id="22819" w:name="_Toc184406533"/>
        <w:bookmarkStart w:id="22820" w:name="_Toc184407792"/>
        <w:bookmarkStart w:id="22821" w:name="_Toc184408740"/>
        <w:bookmarkStart w:id="22822" w:name="_Toc184409688"/>
        <w:bookmarkStart w:id="22823" w:name="_Toc184813474"/>
        <w:bookmarkEnd w:id="22814"/>
        <w:bookmarkEnd w:id="22815"/>
        <w:bookmarkEnd w:id="22816"/>
        <w:bookmarkEnd w:id="22817"/>
        <w:bookmarkEnd w:id="22818"/>
        <w:bookmarkEnd w:id="22819"/>
        <w:bookmarkEnd w:id="22820"/>
        <w:bookmarkEnd w:id="22821"/>
        <w:bookmarkEnd w:id="22822"/>
        <w:bookmarkEnd w:id="22823"/>
      </w:tr>
      <w:tr w:rsidR="002373A9" w:rsidRPr="00AC685F" w:rsidDel="00471E7D" w14:paraId="5AA0CB59" w14:textId="3B5CF21D" w:rsidTr="002373A9">
        <w:trPr>
          <w:trHeight w:val="309"/>
          <w:del w:id="22824" w:author="Phuong Truong Thi" w:date="2024-10-08T18:05:00Z"/>
        </w:trPr>
        <w:tc>
          <w:tcPr>
            <w:tcW w:w="936" w:type="dxa"/>
            <w:shd w:val="clear" w:color="auto" w:fill="auto"/>
            <w:vAlign w:val="center"/>
            <w:hideMark/>
          </w:tcPr>
          <w:p w14:paraId="563E54EA" w14:textId="0EDFEA1E" w:rsidR="002373A9" w:rsidRPr="00E6562C" w:rsidDel="00471E7D" w:rsidRDefault="002373A9">
            <w:pPr>
              <w:pStyle w:val="ListParagraph"/>
              <w:numPr>
                <w:ilvl w:val="0"/>
                <w:numId w:val="85"/>
              </w:numPr>
              <w:spacing w:before="0" w:line="240" w:lineRule="auto"/>
              <w:contextualSpacing w:val="0"/>
              <w:jc w:val="center"/>
              <w:rPr>
                <w:del w:id="22825" w:author="Phuong Truong Thi" w:date="2024-10-08T18:05:00Z"/>
                <w:rFonts w:eastAsia="Times New Roman"/>
                <w:color w:val="000000"/>
                <w:szCs w:val="24"/>
                <w:lang w:eastAsia="vi-VN"/>
              </w:rPr>
            </w:pPr>
            <w:bookmarkStart w:id="22826" w:name="_Toc180598246"/>
            <w:bookmarkStart w:id="22827" w:name="_Toc180599010"/>
            <w:bookmarkStart w:id="22828" w:name="_Toc181872755"/>
            <w:bookmarkStart w:id="22829" w:name="_Toc183455248"/>
            <w:bookmarkStart w:id="22830" w:name="_Toc183456200"/>
            <w:bookmarkStart w:id="22831" w:name="_Toc184406534"/>
            <w:bookmarkStart w:id="22832" w:name="_Toc184407793"/>
            <w:bookmarkStart w:id="22833" w:name="_Toc184408741"/>
            <w:bookmarkStart w:id="22834" w:name="_Toc184409689"/>
            <w:bookmarkStart w:id="22835" w:name="_Toc184813475"/>
            <w:bookmarkEnd w:id="22826"/>
            <w:bookmarkEnd w:id="22827"/>
            <w:bookmarkEnd w:id="22828"/>
            <w:bookmarkEnd w:id="22829"/>
            <w:bookmarkEnd w:id="22830"/>
            <w:bookmarkEnd w:id="22831"/>
            <w:bookmarkEnd w:id="22832"/>
            <w:bookmarkEnd w:id="22833"/>
            <w:bookmarkEnd w:id="22834"/>
            <w:bookmarkEnd w:id="22835"/>
          </w:p>
        </w:tc>
        <w:tc>
          <w:tcPr>
            <w:tcW w:w="2329" w:type="dxa"/>
            <w:shd w:val="clear" w:color="auto" w:fill="auto"/>
            <w:vAlign w:val="bottom"/>
          </w:tcPr>
          <w:p w14:paraId="304C6A47" w14:textId="105A23EE" w:rsidR="002373A9" w:rsidRPr="00285EF0" w:rsidDel="00471E7D" w:rsidRDefault="002373A9">
            <w:pPr>
              <w:spacing w:before="0" w:line="240" w:lineRule="auto"/>
              <w:contextualSpacing w:val="0"/>
              <w:rPr>
                <w:del w:id="22836" w:author="Phuong Truong Thi" w:date="2024-10-08T18:05:00Z"/>
                <w:rFonts w:ascii="Times New Roman" w:eastAsia="Times New Roman" w:hAnsi="Times New Roman"/>
                <w:color w:val="000000"/>
                <w:sz w:val="24"/>
                <w:szCs w:val="24"/>
                <w:lang w:val="vi-VN" w:eastAsia="vi-VN"/>
              </w:rPr>
            </w:pPr>
            <w:del w:id="22837" w:author="Phuong Truong Thi" w:date="2024-10-08T18:05:00Z">
              <w:r w:rsidRPr="00285EF0" w:rsidDel="00471E7D">
                <w:rPr>
                  <w:rFonts w:ascii="Times New Roman" w:hAnsi="Times New Roman"/>
                  <w:color w:val="000000"/>
                  <w:sz w:val="24"/>
                  <w:szCs w:val="24"/>
                </w:rPr>
                <w:delText>Tên chi nhánh</w:delText>
              </w:r>
              <w:bookmarkStart w:id="22838" w:name="_Toc180598247"/>
              <w:bookmarkStart w:id="22839" w:name="_Toc180599011"/>
              <w:bookmarkStart w:id="22840" w:name="_Toc181872756"/>
              <w:bookmarkStart w:id="22841" w:name="_Toc183455249"/>
              <w:bookmarkStart w:id="22842" w:name="_Toc183456201"/>
              <w:bookmarkStart w:id="22843" w:name="_Toc184406535"/>
              <w:bookmarkStart w:id="22844" w:name="_Toc184407794"/>
              <w:bookmarkStart w:id="22845" w:name="_Toc184408742"/>
              <w:bookmarkStart w:id="22846" w:name="_Toc184409690"/>
              <w:bookmarkStart w:id="22847" w:name="_Toc184813476"/>
              <w:bookmarkEnd w:id="22838"/>
              <w:bookmarkEnd w:id="22839"/>
              <w:bookmarkEnd w:id="22840"/>
              <w:bookmarkEnd w:id="22841"/>
              <w:bookmarkEnd w:id="22842"/>
              <w:bookmarkEnd w:id="22843"/>
              <w:bookmarkEnd w:id="22844"/>
              <w:bookmarkEnd w:id="22845"/>
              <w:bookmarkEnd w:id="22846"/>
              <w:bookmarkEnd w:id="22847"/>
            </w:del>
          </w:p>
        </w:tc>
        <w:tc>
          <w:tcPr>
            <w:tcW w:w="1405" w:type="dxa"/>
          </w:tcPr>
          <w:p w14:paraId="7E95F464" w14:textId="2BB6AFA2" w:rsidR="002373A9" w:rsidRPr="003A44DC" w:rsidDel="00471E7D" w:rsidRDefault="002373A9">
            <w:pPr>
              <w:spacing w:before="0" w:line="240" w:lineRule="auto"/>
              <w:contextualSpacing w:val="0"/>
              <w:jc w:val="left"/>
              <w:rPr>
                <w:del w:id="22848" w:author="Phuong Truong Thi" w:date="2024-10-08T18:05:00Z"/>
                <w:rFonts w:ascii="Times New Roman" w:hAnsi="Times New Roman"/>
                <w:color w:val="000000"/>
                <w:sz w:val="24"/>
                <w:szCs w:val="24"/>
              </w:rPr>
            </w:pPr>
            <w:del w:id="22849" w:author="Phuong Truong Thi" w:date="2024-10-08T18:05:00Z">
              <w:r w:rsidDel="00471E7D">
                <w:rPr>
                  <w:rFonts w:ascii="Times New Roman" w:hAnsi="Times New Roman"/>
                  <w:color w:val="000000"/>
                  <w:sz w:val="24"/>
                  <w:szCs w:val="24"/>
                </w:rPr>
                <w:delText>Text</w:delText>
              </w:r>
              <w:bookmarkStart w:id="22850" w:name="_Toc180598248"/>
              <w:bookmarkStart w:id="22851" w:name="_Toc180599012"/>
              <w:bookmarkStart w:id="22852" w:name="_Toc181872757"/>
              <w:bookmarkStart w:id="22853" w:name="_Toc183455250"/>
              <w:bookmarkStart w:id="22854" w:name="_Toc183456202"/>
              <w:bookmarkStart w:id="22855" w:name="_Toc184406536"/>
              <w:bookmarkStart w:id="22856" w:name="_Toc184407795"/>
              <w:bookmarkStart w:id="22857" w:name="_Toc184408743"/>
              <w:bookmarkStart w:id="22858" w:name="_Toc184409691"/>
              <w:bookmarkStart w:id="22859" w:name="_Toc184813477"/>
              <w:bookmarkEnd w:id="22850"/>
              <w:bookmarkEnd w:id="22851"/>
              <w:bookmarkEnd w:id="22852"/>
              <w:bookmarkEnd w:id="22853"/>
              <w:bookmarkEnd w:id="22854"/>
              <w:bookmarkEnd w:id="22855"/>
              <w:bookmarkEnd w:id="22856"/>
              <w:bookmarkEnd w:id="22857"/>
              <w:bookmarkEnd w:id="22858"/>
              <w:bookmarkEnd w:id="22859"/>
            </w:del>
          </w:p>
        </w:tc>
        <w:tc>
          <w:tcPr>
            <w:tcW w:w="2670" w:type="dxa"/>
            <w:shd w:val="clear" w:color="auto" w:fill="auto"/>
            <w:noWrap/>
            <w:vAlign w:val="center"/>
          </w:tcPr>
          <w:p w14:paraId="59CD8EEC" w14:textId="1A7CA89B" w:rsidR="002373A9" w:rsidRPr="003A44DC" w:rsidDel="00471E7D" w:rsidRDefault="002373A9">
            <w:pPr>
              <w:spacing w:before="0" w:line="240" w:lineRule="auto"/>
              <w:contextualSpacing w:val="0"/>
              <w:rPr>
                <w:del w:id="22860" w:author="Phuong Truong Thi" w:date="2024-10-08T18:05:00Z"/>
                <w:rFonts w:ascii="Times New Roman" w:eastAsia="Times New Roman" w:hAnsi="Times New Roman"/>
                <w:color w:val="000000"/>
                <w:sz w:val="24"/>
                <w:szCs w:val="24"/>
                <w:lang w:eastAsia="vi-VN"/>
              </w:rPr>
            </w:pPr>
            <w:bookmarkStart w:id="22861" w:name="_Toc180598249"/>
            <w:bookmarkStart w:id="22862" w:name="_Toc180599013"/>
            <w:bookmarkStart w:id="22863" w:name="_Toc181872758"/>
            <w:bookmarkStart w:id="22864" w:name="_Toc183455251"/>
            <w:bookmarkStart w:id="22865" w:name="_Toc183456203"/>
            <w:bookmarkStart w:id="22866" w:name="_Toc184406537"/>
            <w:bookmarkStart w:id="22867" w:name="_Toc184407796"/>
            <w:bookmarkStart w:id="22868" w:name="_Toc184408744"/>
            <w:bookmarkStart w:id="22869" w:name="_Toc184409692"/>
            <w:bookmarkStart w:id="22870" w:name="_Toc184813478"/>
            <w:bookmarkEnd w:id="22861"/>
            <w:bookmarkEnd w:id="22862"/>
            <w:bookmarkEnd w:id="22863"/>
            <w:bookmarkEnd w:id="22864"/>
            <w:bookmarkEnd w:id="22865"/>
            <w:bookmarkEnd w:id="22866"/>
            <w:bookmarkEnd w:id="22867"/>
            <w:bookmarkEnd w:id="22868"/>
            <w:bookmarkEnd w:id="22869"/>
            <w:bookmarkEnd w:id="22870"/>
          </w:p>
        </w:tc>
        <w:bookmarkStart w:id="22871" w:name="_Toc180598250"/>
        <w:bookmarkStart w:id="22872" w:name="_Toc180599014"/>
        <w:bookmarkStart w:id="22873" w:name="_Toc181872759"/>
        <w:bookmarkStart w:id="22874" w:name="_Toc183455252"/>
        <w:bookmarkStart w:id="22875" w:name="_Toc183456204"/>
        <w:bookmarkStart w:id="22876" w:name="_Toc184406538"/>
        <w:bookmarkStart w:id="22877" w:name="_Toc184407797"/>
        <w:bookmarkStart w:id="22878" w:name="_Toc184408745"/>
        <w:bookmarkStart w:id="22879" w:name="_Toc184409693"/>
        <w:bookmarkStart w:id="22880" w:name="_Toc184813479"/>
        <w:bookmarkEnd w:id="22871"/>
        <w:bookmarkEnd w:id="22872"/>
        <w:bookmarkEnd w:id="22873"/>
        <w:bookmarkEnd w:id="22874"/>
        <w:bookmarkEnd w:id="22875"/>
        <w:bookmarkEnd w:id="22876"/>
        <w:bookmarkEnd w:id="22877"/>
        <w:bookmarkEnd w:id="22878"/>
        <w:bookmarkEnd w:id="22879"/>
        <w:bookmarkEnd w:id="22880"/>
      </w:tr>
      <w:tr w:rsidR="002373A9" w:rsidRPr="00AC685F" w:rsidDel="00471E7D" w14:paraId="51D08777" w14:textId="216261CB" w:rsidTr="002373A9">
        <w:trPr>
          <w:trHeight w:val="276"/>
          <w:del w:id="22881" w:author="Phuong Truong Thi" w:date="2024-10-08T18:05:00Z"/>
        </w:trPr>
        <w:tc>
          <w:tcPr>
            <w:tcW w:w="936" w:type="dxa"/>
            <w:shd w:val="clear" w:color="000000" w:fill="FFFFFF"/>
            <w:vAlign w:val="center"/>
            <w:hideMark/>
          </w:tcPr>
          <w:p w14:paraId="65A5FE9B" w14:textId="77C11806" w:rsidR="002373A9" w:rsidRPr="00E6562C" w:rsidDel="00471E7D" w:rsidRDefault="002373A9">
            <w:pPr>
              <w:pStyle w:val="ListParagraph"/>
              <w:numPr>
                <w:ilvl w:val="0"/>
                <w:numId w:val="85"/>
              </w:numPr>
              <w:spacing w:before="0" w:line="240" w:lineRule="auto"/>
              <w:contextualSpacing w:val="0"/>
              <w:jc w:val="center"/>
              <w:rPr>
                <w:del w:id="22882" w:author="Phuong Truong Thi" w:date="2024-10-08T18:05:00Z"/>
                <w:rFonts w:eastAsia="Times New Roman"/>
                <w:color w:val="000000"/>
                <w:szCs w:val="24"/>
                <w:lang w:eastAsia="vi-VN"/>
              </w:rPr>
            </w:pPr>
            <w:bookmarkStart w:id="22883" w:name="_Toc180598251"/>
            <w:bookmarkStart w:id="22884" w:name="_Toc180599015"/>
            <w:bookmarkStart w:id="22885" w:name="_Toc181872760"/>
            <w:bookmarkStart w:id="22886" w:name="_Toc183455253"/>
            <w:bookmarkStart w:id="22887" w:name="_Toc183456205"/>
            <w:bookmarkStart w:id="22888" w:name="_Toc184406539"/>
            <w:bookmarkStart w:id="22889" w:name="_Toc184407798"/>
            <w:bookmarkStart w:id="22890" w:name="_Toc184408746"/>
            <w:bookmarkStart w:id="22891" w:name="_Toc184409694"/>
            <w:bookmarkStart w:id="22892" w:name="_Toc184813480"/>
            <w:bookmarkEnd w:id="22883"/>
            <w:bookmarkEnd w:id="22884"/>
            <w:bookmarkEnd w:id="22885"/>
            <w:bookmarkEnd w:id="22886"/>
            <w:bookmarkEnd w:id="22887"/>
            <w:bookmarkEnd w:id="22888"/>
            <w:bookmarkEnd w:id="22889"/>
            <w:bookmarkEnd w:id="22890"/>
            <w:bookmarkEnd w:id="22891"/>
            <w:bookmarkEnd w:id="22892"/>
          </w:p>
        </w:tc>
        <w:tc>
          <w:tcPr>
            <w:tcW w:w="2329" w:type="dxa"/>
            <w:shd w:val="clear" w:color="000000" w:fill="FFFFFF"/>
            <w:vAlign w:val="bottom"/>
          </w:tcPr>
          <w:p w14:paraId="2C256204" w14:textId="4E14510C" w:rsidR="002373A9" w:rsidRPr="00285EF0" w:rsidDel="00471E7D" w:rsidRDefault="002373A9">
            <w:pPr>
              <w:spacing w:before="0" w:line="240" w:lineRule="auto"/>
              <w:contextualSpacing w:val="0"/>
              <w:rPr>
                <w:del w:id="22893" w:author="Phuong Truong Thi" w:date="2024-10-08T18:05:00Z"/>
                <w:rFonts w:ascii="Times New Roman" w:eastAsia="Times New Roman" w:hAnsi="Times New Roman"/>
                <w:color w:val="000000"/>
                <w:sz w:val="24"/>
                <w:szCs w:val="24"/>
                <w:lang w:val="vi-VN" w:eastAsia="vi-VN"/>
              </w:rPr>
            </w:pPr>
            <w:del w:id="22894" w:author="Phuong Truong Thi" w:date="2024-10-08T18:05:00Z">
              <w:r w:rsidRPr="00285EF0" w:rsidDel="00471E7D">
                <w:rPr>
                  <w:rFonts w:ascii="Times New Roman" w:hAnsi="Times New Roman"/>
                  <w:color w:val="000000"/>
                  <w:sz w:val="24"/>
                  <w:szCs w:val="24"/>
                </w:rPr>
                <w:delText>Giám đốc chi nhánh</w:delText>
              </w:r>
              <w:bookmarkStart w:id="22895" w:name="_Toc180598252"/>
              <w:bookmarkStart w:id="22896" w:name="_Toc180599016"/>
              <w:bookmarkStart w:id="22897" w:name="_Toc181872761"/>
              <w:bookmarkStart w:id="22898" w:name="_Toc183455254"/>
              <w:bookmarkStart w:id="22899" w:name="_Toc183456206"/>
              <w:bookmarkStart w:id="22900" w:name="_Toc184406540"/>
              <w:bookmarkStart w:id="22901" w:name="_Toc184407799"/>
              <w:bookmarkStart w:id="22902" w:name="_Toc184408747"/>
              <w:bookmarkStart w:id="22903" w:name="_Toc184409695"/>
              <w:bookmarkStart w:id="22904" w:name="_Toc184813481"/>
              <w:bookmarkEnd w:id="22895"/>
              <w:bookmarkEnd w:id="22896"/>
              <w:bookmarkEnd w:id="22897"/>
              <w:bookmarkEnd w:id="22898"/>
              <w:bookmarkEnd w:id="22899"/>
              <w:bookmarkEnd w:id="22900"/>
              <w:bookmarkEnd w:id="22901"/>
              <w:bookmarkEnd w:id="22902"/>
              <w:bookmarkEnd w:id="22903"/>
              <w:bookmarkEnd w:id="22904"/>
            </w:del>
          </w:p>
        </w:tc>
        <w:tc>
          <w:tcPr>
            <w:tcW w:w="1405" w:type="dxa"/>
          </w:tcPr>
          <w:p w14:paraId="312E07E6" w14:textId="59949425" w:rsidR="002373A9" w:rsidRPr="003A44DC" w:rsidDel="00471E7D" w:rsidRDefault="002373A9">
            <w:pPr>
              <w:spacing w:before="0" w:line="240" w:lineRule="auto"/>
              <w:contextualSpacing w:val="0"/>
              <w:jc w:val="left"/>
              <w:rPr>
                <w:del w:id="22905" w:author="Phuong Truong Thi" w:date="2024-10-08T18:05:00Z"/>
                <w:rFonts w:ascii="Times New Roman" w:hAnsi="Times New Roman"/>
                <w:color w:val="000000"/>
                <w:sz w:val="24"/>
                <w:szCs w:val="24"/>
              </w:rPr>
            </w:pPr>
            <w:del w:id="22906" w:author="Phuong Truong Thi" w:date="2024-10-08T18:05:00Z">
              <w:r w:rsidDel="00471E7D">
                <w:rPr>
                  <w:rFonts w:ascii="Times New Roman" w:hAnsi="Times New Roman"/>
                  <w:color w:val="000000"/>
                  <w:sz w:val="24"/>
                  <w:szCs w:val="24"/>
                </w:rPr>
                <w:delText>Number</w:delText>
              </w:r>
              <w:bookmarkStart w:id="22907" w:name="_Toc180598253"/>
              <w:bookmarkStart w:id="22908" w:name="_Toc180599017"/>
              <w:bookmarkStart w:id="22909" w:name="_Toc181872762"/>
              <w:bookmarkStart w:id="22910" w:name="_Toc183455255"/>
              <w:bookmarkStart w:id="22911" w:name="_Toc183456207"/>
              <w:bookmarkStart w:id="22912" w:name="_Toc184406541"/>
              <w:bookmarkStart w:id="22913" w:name="_Toc184407800"/>
              <w:bookmarkStart w:id="22914" w:name="_Toc184408748"/>
              <w:bookmarkStart w:id="22915" w:name="_Toc184409696"/>
              <w:bookmarkStart w:id="22916" w:name="_Toc184813482"/>
              <w:bookmarkEnd w:id="22907"/>
              <w:bookmarkEnd w:id="22908"/>
              <w:bookmarkEnd w:id="22909"/>
              <w:bookmarkEnd w:id="22910"/>
              <w:bookmarkEnd w:id="22911"/>
              <w:bookmarkEnd w:id="22912"/>
              <w:bookmarkEnd w:id="22913"/>
              <w:bookmarkEnd w:id="22914"/>
              <w:bookmarkEnd w:id="22915"/>
              <w:bookmarkEnd w:id="22916"/>
            </w:del>
          </w:p>
        </w:tc>
        <w:tc>
          <w:tcPr>
            <w:tcW w:w="2670" w:type="dxa"/>
            <w:shd w:val="clear" w:color="auto" w:fill="auto"/>
            <w:noWrap/>
            <w:vAlign w:val="center"/>
          </w:tcPr>
          <w:p w14:paraId="4DF1D13B" w14:textId="34043B44" w:rsidR="002373A9" w:rsidRPr="003A44DC" w:rsidDel="00471E7D" w:rsidRDefault="002373A9">
            <w:pPr>
              <w:spacing w:before="0" w:line="240" w:lineRule="auto"/>
              <w:contextualSpacing w:val="0"/>
              <w:rPr>
                <w:del w:id="22917" w:author="Phuong Truong Thi" w:date="2024-10-08T18:05:00Z"/>
                <w:rFonts w:ascii="Times New Roman" w:eastAsia="Times New Roman" w:hAnsi="Times New Roman"/>
                <w:color w:val="000000"/>
                <w:sz w:val="24"/>
                <w:szCs w:val="24"/>
                <w:lang w:eastAsia="vi-VN"/>
              </w:rPr>
            </w:pPr>
            <w:bookmarkStart w:id="22918" w:name="_Toc180598254"/>
            <w:bookmarkStart w:id="22919" w:name="_Toc180599018"/>
            <w:bookmarkStart w:id="22920" w:name="_Toc181872763"/>
            <w:bookmarkStart w:id="22921" w:name="_Toc183455256"/>
            <w:bookmarkStart w:id="22922" w:name="_Toc183456208"/>
            <w:bookmarkStart w:id="22923" w:name="_Toc184406542"/>
            <w:bookmarkStart w:id="22924" w:name="_Toc184407801"/>
            <w:bookmarkStart w:id="22925" w:name="_Toc184408749"/>
            <w:bookmarkStart w:id="22926" w:name="_Toc184409697"/>
            <w:bookmarkStart w:id="22927" w:name="_Toc184813483"/>
            <w:bookmarkEnd w:id="22918"/>
            <w:bookmarkEnd w:id="22919"/>
            <w:bookmarkEnd w:id="22920"/>
            <w:bookmarkEnd w:id="22921"/>
            <w:bookmarkEnd w:id="22922"/>
            <w:bookmarkEnd w:id="22923"/>
            <w:bookmarkEnd w:id="22924"/>
            <w:bookmarkEnd w:id="22925"/>
            <w:bookmarkEnd w:id="22926"/>
            <w:bookmarkEnd w:id="22927"/>
          </w:p>
        </w:tc>
        <w:bookmarkStart w:id="22928" w:name="_Toc180598255"/>
        <w:bookmarkStart w:id="22929" w:name="_Toc180599019"/>
        <w:bookmarkStart w:id="22930" w:name="_Toc181872764"/>
        <w:bookmarkStart w:id="22931" w:name="_Toc183455257"/>
        <w:bookmarkStart w:id="22932" w:name="_Toc183456209"/>
        <w:bookmarkStart w:id="22933" w:name="_Toc184406543"/>
        <w:bookmarkStart w:id="22934" w:name="_Toc184407802"/>
        <w:bookmarkStart w:id="22935" w:name="_Toc184408750"/>
        <w:bookmarkStart w:id="22936" w:name="_Toc184409698"/>
        <w:bookmarkStart w:id="22937" w:name="_Toc184813484"/>
        <w:bookmarkEnd w:id="22928"/>
        <w:bookmarkEnd w:id="22929"/>
        <w:bookmarkEnd w:id="22930"/>
        <w:bookmarkEnd w:id="22931"/>
        <w:bookmarkEnd w:id="22932"/>
        <w:bookmarkEnd w:id="22933"/>
        <w:bookmarkEnd w:id="22934"/>
        <w:bookmarkEnd w:id="22935"/>
        <w:bookmarkEnd w:id="22936"/>
        <w:bookmarkEnd w:id="22937"/>
      </w:tr>
      <w:tr w:rsidR="002373A9" w:rsidRPr="00AC685F" w:rsidDel="00471E7D" w14:paraId="1F7021D5" w14:textId="109CEA30" w:rsidTr="002373A9">
        <w:trPr>
          <w:trHeight w:val="276"/>
          <w:del w:id="22938" w:author="Phuong Truong Thi" w:date="2024-10-08T18:05:00Z"/>
        </w:trPr>
        <w:tc>
          <w:tcPr>
            <w:tcW w:w="936" w:type="dxa"/>
            <w:shd w:val="clear" w:color="000000" w:fill="FFFFFF"/>
            <w:vAlign w:val="center"/>
          </w:tcPr>
          <w:p w14:paraId="47E9C35C" w14:textId="564E642A" w:rsidR="002373A9" w:rsidRPr="00E6562C" w:rsidDel="00471E7D" w:rsidRDefault="002373A9">
            <w:pPr>
              <w:pStyle w:val="ListParagraph"/>
              <w:numPr>
                <w:ilvl w:val="0"/>
                <w:numId w:val="85"/>
              </w:numPr>
              <w:spacing w:before="0" w:line="240" w:lineRule="auto"/>
              <w:contextualSpacing w:val="0"/>
              <w:jc w:val="center"/>
              <w:rPr>
                <w:del w:id="22939" w:author="Phuong Truong Thi" w:date="2024-10-08T18:05:00Z"/>
                <w:rFonts w:eastAsia="Times New Roman"/>
                <w:color w:val="000000"/>
                <w:szCs w:val="24"/>
                <w:lang w:eastAsia="vi-VN"/>
              </w:rPr>
            </w:pPr>
            <w:bookmarkStart w:id="22940" w:name="_Toc180598256"/>
            <w:bookmarkStart w:id="22941" w:name="_Toc180599020"/>
            <w:bookmarkStart w:id="22942" w:name="_Toc181872765"/>
            <w:bookmarkStart w:id="22943" w:name="_Toc183455258"/>
            <w:bookmarkStart w:id="22944" w:name="_Toc183456210"/>
            <w:bookmarkStart w:id="22945" w:name="_Toc184406544"/>
            <w:bookmarkStart w:id="22946" w:name="_Toc184407803"/>
            <w:bookmarkStart w:id="22947" w:name="_Toc184408751"/>
            <w:bookmarkStart w:id="22948" w:name="_Toc184409699"/>
            <w:bookmarkStart w:id="22949" w:name="_Toc184813485"/>
            <w:bookmarkEnd w:id="22940"/>
            <w:bookmarkEnd w:id="22941"/>
            <w:bookmarkEnd w:id="22942"/>
            <w:bookmarkEnd w:id="22943"/>
            <w:bookmarkEnd w:id="22944"/>
            <w:bookmarkEnd w:id="22945"/>
            <w:bookmarkEnd w:id="22946"/>
            <w:bookmarkEnd w:id="22947"/>
            <w:bookmarkEnd w:id="22948"/>
            <w:bookmarkEnd w:id="22949"/>
          </w:p>
        </w:tc>
        <w:tc>
          <w:tcPr>
            <w:tcW w:w="2329" w:type="dxa"/>
            <w:shd w:val="clear" w:color="000000" w:fill="FFFFFF"/>
            <w:vAlign w:val="bottom"/>
          </w:tcPr>
          <w:p w14:paraId="6DF8862C" w14:textId="081FE30B" w:rsidR="002373A9" w:rsidRPr="00285EF0" w:rsidDel="00471E7D" w:rsidRDefault="002373A9">
            <w:pPr>
              <w:spacing w:before="0" w:line="240" w:lineRule="auto"/>
              <w:contextualSpacing w:val="0"/>
              <w:rPr>
                <w:del w:id="22950" w:author="Phuong Truong Thi" w:date="2024-10-08T18:05:00Z"/>
                <w:rFonts w:ascii="Times New Roman" w:hAnsi="Times New Roman"/>
                <w:color w:val="000000"/>
                <w:sz w:val="24"/>
                <w:szCs w:val="24"/>
              </w:rPr>
            </w:pPr>
            <w:del w:id="22951" w:author="Phuong Truong Thi" w:date="2024-10-08T18:05:00Z">
              <w:r w:rsidRPr="00285EF0" w:rsidDel="00471E7D">
                <w:rPr>
                  <w:rFonts w:ascii="Times New Roman" w:hAnsi="Times New Roman"/>
                  <w:color w:val="000000"/>
                  <w:sz w:val="24"/>
                  <w:szCs w:val="24"/>
                </w:rPr>
                <w:delText>Vùng</w:delText>
              </w:r>
              <w:bookmarkStart w:id="22952" w:name="_Toc180598257"/>
              <w:bookmarkStart w:id="22953" w:name="_Toc180599021"/>
              <w:bookmarkStart w:id="22954" w:name="_Toc181872766"/>
              <w:bookmarkStart w:id="22955" w:name="_Toc183455259"/>
              <w:bookmarkStart w:id="22956" w:name="_Toc183456211"/>
              <w:bookmarkStart w:id="22957" w:name="_Toc184406545"/>
              <w:bookmarkStart w:id="22958" w:name="_Toc184407804"/>
              <w:bookmarkStart w:id="22959" w:name="_Toc184408752"/>
              <w:bookmarkStart w:id="22960" w:name="_Toc184409700"/>
              <w:bookmarkStart w:id="22961" w:name="_Toc184813486"/>
              <w:bookmarkEnd w:id="22952"/>
              <w:bookmarkEnd w:id="22953"/>
              <w:bookmarkEnd w:id="22954"/>
              <w:bookmarkEnd w:id="22955"/>
              <w:bookmarkEnd w:id="22956"/>
              <w:bookmarkEnd w:id="22957"/>
              <w:bookmarkEnd w:id="22958"/>
              <w:bookmarkEnd w:id="22959"/>
              <w:bookmarkEnd w:id="22960"/>
              <w:bookmarkEnd w:id="22961"/>
            </w:del>
          </w:p>
        </w:tc>
        <w:tc>
          <w:tcPr>
            <w:tcW w:w="1405" w:type="dxa"/>
          </w:tcPr>
          <w:p w14:paraId="72403972" w14:textId="57A1B558" w:rsidR="002373A9" w:rsidRPr="003A44DC" w:rsidDel="00471E7D" w:rsidRDefault="002373A9">
            <w:pPr>
              <w:spacing w:before="0" w:line="240" w:lineRule="auto"/>
              <w:contextualSpacing w:val="0"/>
              <w:jc w:val="left"/>
              <w:rPr>
                <w:del w:id="22962" w:author="Phuong Truong Thi" w:date="2024-10-08T18:05:00Z"/>
                <w:rFonts w:ascii="Times New Roman" w:hAnsi="Times New Roman"/>
                <w:color w:val="000000"/>
                <w:sz w:val="24"/>
                <w:szCs w:val="24"/>
              </w:rPr>
            </w:pPr>
            <w:del w:id="22963" w:author="Phuong Truong Thi" w:date="2024-10-08T18:05:00Z">
              <w:r w:rsidDel="00471E7D">
                <w:rPr>
                  <w:rFonts w:ascii="Times New Roman" w:hAnsi="Times New Roman"/>
                  <w:color w:val="000000"/>
                  <w:sz w:val="24"/>
                  <w:szCs w:val="24"/>
                </w:rPr>
                <w:delText>Text</w:delText>
              </w:r>
              <w:bookmarkStart w:id="22964" w:name="_Toc180598258"/>
              <w:bookmarkStart w:id="22965" w:name="_Toc180599022"/>
              <w:bookmarkStart w:id="22966" w:name="_Toc181872767"/>
              <w:bookmarkStart w:id="22967" w:name="_Toc183455260"/>
              <w:bookmarkStart w:id="22968" w:name="_Toc183456212"/>
              <w:bookmarkStart w:id="22969" w:name="_Toc184406546"/>
              <w:bookmarkStart w:id="22970" w:name="_Toc184407805"/>
              <w:bookmarkStart w:id="22971" w:name="_Toc184408753"/>
              <w:bookmarkStart w:id="22972" w:name="_Toc184409701"/>
              <w:bookmarkStart w:id="22973" w:name="_Toc184813487"/>
              <w:bookmarkEnd w:id="22964"/>
              <w:bookmarkEnd w:id="22965"/>
              <w:bookmarkEnd w:id="22966"/>
              <w:bookmarkEnd w:id="22967"/>
              <w:bookmarkEnd w:id="22968"/>
              <w:bookmarkEnd w:id="22969"/>
              <w:bookmarkEnd w:id="22970"/>
              <w:bookmarkEnd w:id="22971"/>
              <w:bookmarkEnd w:id="22972"/>
              <w:bookmarkEnd w:id="22973"/>
            </w:del>
          </w:p>
        </w:tc>
        <w:tc>
          <w:tcPr>
            <w:tcW w:w="2670" w:type="dxa"/>
            <w:shd w:val="clear" w:color="auto" w:fill="auto"/>
            <w:noWrap/>
            <w:vAlign w:val="center"/>
          </w:tcPr>
          <w:p w14:paraId="24E8C72C" w14:textId="71B6E5DB" w:rsidR="002373A9" w:rsidRPr="003A44DC" w:rsidDel="00471E7D" w:rsidRDefault="002373A9">
            <w:pPr>
              <w:spacing w:before="0" w:line="240" w:lineRule="auto"/>
              <w:contextualSpacing w:val="0"/>
              <w:rPr>
                <w:del w:id="22974" w:author="Phuong Truong Thi" w:date="2024-10-08T18:05:00Z"/>
                <w:rFonts w:ascii="Times New Roman" w:eastAsia="Times New Roman" w:hAnsi="Times New Roman"/>
                <w:color w:val="000000"/>
                <w:sz w:val="24"/>
                <w:szCs w:val="24"/>
                <w:lang w:eastAsia="vi-VN"/>
              </w:rPr>
            </w:pPr>
            <w:bookmarkStart w:id="22975" w:name="_Toc180598259"/>
            <w:bookmarkStart w:id="22976" w:name="_Toc180599023"/>
            <w:bookmarkStart w:id="22977" w:name="_Toc181872768"/>
            <w:bookmarkStart w:id="22978" w:name="_Toc183455261"/>
            <w:bookmarkStart w:id="22979" w:name="_Toc183456213"/>
            <w:bookmarkStart w:id="22980" w:name="_Toc184406547"/>
            <w:bookmarkStart w:id="22981" w:name="_Toc184407806"/>
            <w:bookmarkStart w:id="22982" w:name="_Toc184408754"/>
            <w:bookmarkStart w:id="22983" w:name="_Toc184409702"/>
            <w:bookmarkStart w:id="22984" w:name="_Toc184813488"/>
            <w:bookmarkEnd w:id="22975"/>
            <w:bookmarkEnd w:id="22976"/>
            <w:bookmarkEnd w:id="22977"/>
            <w:bookmarkEnd w:id="22978"/>
            <w:bookmarkEnd w:id="22979"/>
            <w:bookmarkEnd w:id="22980"/>
            <w:bookmarkEnd w:id="22981"/>
            <w:bookmarkEnd w:id="22982"/>
            <w:bookmarkEnd w:id="22983"/>
            <w:bookmarkEnd w:id="22984"/>
          </w:p>
        </w:tc>
        <w:bookmarkStart w:id="22985" w:name="_Toc180598260"/>
        <w:bookmarkStart w:id="22986" w:name="_Toc180599024"/>
        <w:bookmarkStart w:id="22987" w:name="_Toc181872769"/>
        <w:bookmarkStart w:id="22988" w:name="_Toc183455262"/>
        <w:bookmarkStart w:id="22989" w:name="_Toc183456214"/>
        <w:bookmarkStart w:id="22990" w:name="_Toc184406548"/>
        <w:bookmarkStart w:id="22991" w:name="_Toc184407807"/>
        <w:bookmarkStart w:id="22992" w:name="_Toc184408755"/>
        <w:bookmarkStart w:id="22993" w:name="_Toc184409703"/>
        <w:bookmarkStart w:id="22994" w:name="_Toc184813489"/>
        <w:bookmarkEnd w:id="22985"/>
        <w:bookmarkEnd w:id="22986"/>
        <w:bookmarkEnd w:id="22987"/>
        <w:bookmarkEnd w:id="22988"/>
        <w:bookmarkEnd w:id="22989"/>
        <w:bookmarkEnd w:id="22990"/>
        <w:bookmarkEnd w:id="22991"/>
        <w:bookmarkEnd w:id="22992"/>
        <w:bookmarkEnd w:id="22993"/>
        <w:bookmarkEnd w:id="22994"/>
      </w:tr>
      <w:tr w:rsidR="002373A9" w:rsidRPr="00AC685F" w:rsidDel="00471E7D" w14:paraId="0CB3E405" w14:textId="4A378ECD" w:rsidTr="002373A9">
        <w:trPr>
          <w:trHeight w:val="276"/>
          <w:del w:id="22995" w:author="Phuong Truong Thi" w:date="2024-10-08T18:05:00Z"/>
        </w:trPr>
        <w:tc>
          <w:tcPr>
            <w:tcW w:w="936" w:type="dxa"/>
            <w:shd w:val="clear" w:color="auto" w:fill="auto"/>
            <w:vAlign w:val="center"/>
            <w:hideMark/>
          </w:tcPr>
          <w:p w14:paraId="2BCEA140" w14:textId="6ED0EF01" w:rsidR="002373A9" w:rsidRPr="00E6562C" w:rsidDel="00471E7D" w:rsidRDefault="002373A9">
            <w:pPr>
              <w:pStyle w:val="ListParagraph"/>
              <w:numPr>
                <w:ilvl w:val="0"/>
                <w:numId w:val="85"/>
              </w:numPr>
              <w:spacing w:before="0" w:line="240" w:lineRule="auto"/>
              <w:contextualSpacing w:val="0"/>
              <w:jc w:val="center"/>
              <w:rPr>
                <w:del w:id="22996" w:author="Phuong Truong Thi" w:date="2024-10-08T18:05:00Z"/>
                <w:rFonts w:eastAsia="Times New Roman"/>
                <w:color w:val="000000"/>
                <w:szCs w:val="24"/>
                <w:lang w:eastAsia="vi-VN"/>
              </w:rPr>
            </w:pPr>
            <w:bookmarkStart w:id="22997" w:name="_Toc180598261"/>
            <w:bookmarkStart w:id="22998" w:name="_Toc180599025"/>
            <w:bookmarkStart w:id="22999" w:name="_Toc181872770"/>
            <w:bookmarkStart w:id="23000" w:name="_Toc183455263"/>
            <w:bookmarkStart w:id="23001" w:name="_Toc183456215"/>
            <w:bookmarkStart w:id="23002" w:name="_Toc184406549"/>
            <w:bookmarkStart w:id="23003" w:name="_Toc184407808"/>
            <w:bookmarkStart w:id="23004" w:name="_Toc184408756"/>
            <w:bookmarkStart w:id="23005" w:name="_Toc184409704"/>
            <w:bookmarkStart w:id="23006" w:name="_Toc184813490"/>
            <w:bookmarkEnd w:id="22997"/>
            <w:bookmarkEnd w:id="22998"/>
            <w:bookmarkEnd w:id="22999"/>
            <w:bookmarkEnd w:id="23000"/>
            <w:bookmarkEnd w:id="23001"/>
            <w:bookmarkEnd w:id="23002"/>
            <w:bookmarkEnd w:id="23003"/>
            <w:bookmarkEnd w:id="23004"/>
            <w:bookmarkEnd w:id="23005"/>
            <w:bookmarkEnd w:id="23006"/>
          </w:p>
        </w:tc>
        <w:tc>
          <w:tcPr>
            <w:tcW w:w="2329" w:type="dxa"/>
            <w:shd w:val="clear" w:color="auto" w:fill="auto"/>
            <w:vAlign w:val="bottom"/>
          </w:tcPr>
          <w:p w14:paraId="310CE8EC" w14:textId="1070A986" w:rsidR="002373A9" w:rsidRPr="00285EF0" w:rsidDel="00471E7D" w:rsidRDefault="002373A9">
            <w:pPr>
              <w:spacing w:before="0" w:line="240" w:lineRule="auto"/>
              <w:contextualSpacing w:val="0"/>
              <w:rPr>
                <w:del w:id="23007" w:author="Phuong Truong Thi" w:date="2024-10-08T18:05:00Z"/>
                <w:rFonts w:ascii="Times New Roman" w:eastAsia="Times New Roman" w:hAnsi="Times New Roman"/>
                <w:color w:val="000000"/>
                <w:sz w:val="24"/>
                <w:szCs w:val="24"/>
                <w:lang w:val="vi-VN" w:eastAsia="vi-VN"/>
              </w:rPr>
            </w:pPr>
            <w:del w:id="23008" w:author="Phuong Truong Thi" w:date="2024-10-08T18:05:00Z">
              <w:r w:rsidRPr="00285EF0" w:rsidDel="00471E7D">
                <w:rPr>
                  <w:rFonts w:ascii="Times New Roman" w:hAnsi="Times New Roman"/>
                  <w:color w:val="000000"/>
                  <w:sz w:val="24"/>
                  <w:szCs w:val="24"/>
                </w:rPr>
                <w:delText>Miền</w:delText>
              </w:r>
              <w:bookmarkStart w:id="23009" w:name="_Toc180598262"/>
              <w:bookmarkStart w:id="23010" w:name="_Toc180599026"/>
              <w:bookmarkStart w:id="23011" w:name="_Toc181872771"/>
              <w:bookmarkStart w:id="23012" w:name="_Toc183455264"/>
              <w:bookmarkStart w:id="23013" w:name="_Toc183456216"/>
              <w:bookmarkStart w:id="23014" w:name="_Toc184406550"/>
              <w:bookmarkStart w:id="23015" w:name="_Toc184407809"/>
              <w:bookmarkStart w:id="23016" w:name="_Toc184408757"/>
              <w:bookmarkStart w:id="23017" w:name="_Toc184409705"/>
              <w:bookmarkStart w:id="23018" w:name="_Toc184813491"/>
              <w:bookmarkEnd w:id="23009"/>
              <w:bookmarkEnd w:id="23010"/>
              <w:bookmarkEnd w:id="23011"/>
              <w:bookmarkEnd w:id="23012"/>
              <w:bookmarkEnd w:id="23013"/>
              <w:bookmarkEnd w:id="23014"/>
              <w:bookmarkEnd w:id="23015"/>
              <w:bookmarkEnd w:id="23016"/>
              <w:bookmarkEnd w:id="23017"/>
              <w:bookmarkEnd w:id="23018"/>
            </w:del>
          </w:p>
        </w:tc>
        <w:tc>
          <w:tcPr>
            <w:tcW w:w="1405" w:type="dxa"/>
          </w:tcPr>
          <w:p w14:paraId="575062F3" w14:textId="7FF9484B" w:rsidR="002373A9" w:rsidRPr="003A44DC" w:rsidDel="00471E7D" w:rsidRDefault="002373A9">
            <w:pPr>
              <w:spacing w:before="0" w:line="240" w:lineRule="auto"/>
              <w:contextualSpacing w:val="0"/>
              <w:jc w:val="left"/>
              <w:rPr>
                <w:del w:id="23019" w:author="Phuong Truong Thi" w:date="2024-10-08T18:05:00Z"/>
                <w:rFonts w:ascii="Times New Roman" w:eastAsia="Times New Roman" w:hAnsi="Times New Roman"/>
                <w:color w:val="000000"/>
                <w:sz w:val="24"/>
                <w:szCs w:val="24"/>
                <w:lang w:eastAsia="vi-VN"/>
              </w:rPr>
            </w:pPr>
            <w:del w:id="23020" w:author="Phuong Truong Thi" w:date="2024-10-08T18:05:00Z">
              <w:r w:rsidDel="00471E7D">
                <w:rPr>
                  <w:rFonts w:ascii="Times New Roman" w:eastAsia="Times New Roman" w:hAnsi="Times New Roman"/>
                  <w:color w:val="000000"/>
                  <w:sz w:val="24"/>
                  <w:szCs w:val="24"/>
                  <w:lang w:eastAsia="vi-VN"/>
                </w:rPr>
                <w:delText>Text</w:delText>
              </w:r>
              <w:bookmarkStart w:id="23021" w:name="_Toc180598263"/>
              <w:bookmarkStart w:id="23022" w:name="_Toc180599027"/>
              <w:bookmarkStart w:id="23023" w:name="_Toc181872772"/>
              <w:bookmarkStart w:id="23024" w:name="_Toc183455265"/>
              <w:bookmarkStart w:id="23025" w:name="_Toc183456217"/>
              <w:bookmarkStart w:id="23026" w:name="_Toc184406551"/>
              <w:bookmarkStart w:id="23027" w:name="_Toc184407810"/>
              <w:bookmarkStart w:id="23028" w:name="_Toc184408758"/>
              <w:bookmarkStart w:id="23029" w:name="_Toc184409706"/>
              <w:bookmarkStart w:id="23030" w:name="_Toc184813492"/>
              <w:bookmarkEnd w:id="23021"/>
              <w:bookmarkEnd w:id="23022"/>
              <w:bookmarkEnd w:id="23023"/>
              <w:bookmarkEnd w:id="23024"/>
              <w:bookmarkEnd w:id="23025"/>
              <w:bookmarkEnd w:id="23026"/>
              <w:bookmarkEnd w:id="23027"/>
              <w:bookmarkEnd w:id="23028"/>
              <w:bookmarkEnd w:id="23029"/>
              <w:bookmarkEnd w:id="23030"/>
            </w:del>
          </w:p>
        </w:tc>
        <w:tc>
          <w:tcPr>
            <w:tcW w:w="2670" w:type="dxa"/>
            <w:shd w:val="clear" w:color="auto" w:fill="auto"/>
            <w:noWrap/>
            <w:vAlign w:val="center"/>
          </w:tcPr>
          <w:p w14:paraId="41F0ED7A" w14:textId="19576E84" w:rsidR="002373A9" w:rsidRPr="003A44DC" w:rsidDel="00471E7D" w:rsidRDefault="002373A9">
            <w:pPr>
              <w:spacing w:before="0" w:line="240" w:lineRule="auto"/>
              <w:contextualSpacing w:val="0"/>
              <w:rPr>
                <w:del w:id="23031" w:author="Phuong Truong Thi" w:date="2024-10-08T18:05:00Z"/>
                <w:rFonts w:ascii="Times New Roman" w:eastAsia="Times New Roman" w:hAnsi="Times New Roman"/>
                <w:color w:val="000000"/>
                <w:sz w:val="24"/>
                <w:szCs w:val="24"/>
                <w:lang w:val="vi-VN" w:eastAsia="vi-VN"/>
              </w:rPr>
            </w:pPr>
            <w:bookmarkStart w:id="23032" w:name="_Toc180598264"/>
            <w:bookmarkStart w:id="23033" w:name="_Toc180599028"/>
            <w:bookmarkStart w:id="23034" w:name="_Toc181872773"/>
            <w:bookmarkStart w:id="23035" w:name="_Toc183455266"/>
            <w:bookmarkStart w:id="23036" w:name="_Toc183456218"/>
            <w:bookmarkStart w:id="23037" w:name="_Toc184406552"/>
            <w:bookmarkStart w:id="23038" w:name="_Toc184407811"/>
            <w:bookmarkStart w:id="23039" w:name="_Toc184408759"/>
            <w:bookmarkStart w:id="23040" w:name="_Toc184409707"/>
            <w:bookmarkStart w:id="23041" w:name="_Toc184813493"/>
            <w:bookmarkEnd w:id="23032"/>
            <w:bookmarkEnd w:id="23033"/>
            <w:bookmarkEnd w:id="23034"/>
            <w:bookmarkEnd w:id="23035"/>
            <w:bookmarkEnd w:id="23036"/>
            <w:bookmarkEnd w:id="23037"/>
            <w:bookmarkEnd w:id="23038"/>
            <w:bookmarkEnd w:id="23039"/>
            <w:bookmarkEnd w:id="23040"/>
            <w:bookmarkEnd w:id="23041"/>
          </w:p>
        </w:tc>
        <w:bookmarkStart w:id="23042" w:name="_Toc180598265"/>
        <w:bookmarkStart w:id="23043" w:name="_Toc180599029"/>
        <w:bookmarkStart w:id="23044" w:name="_Toc181872774"/>
        <w:bookmarkStart w:id="23045" w:name="_Toc183455267"/>
        <w:bookmarkStart w:id="23046" w:name="_Toc183456219"/>
        <w:bookmarkStart w:id="23047" w:name="_Toc184406553"/>
        <w:bookmarkStart w:id="23048" w:name="_Toc184407812"/>
        <w:bookmarkStart w:id="23049" w:name="_Toc184408760"/>
        <w:bookmarkStart w:id="23050" w:name="_Toc184409708"/>
        <w:bookmarkStart w:id="23051" w:name="_Toc184813494"/>
        <w:bookmarkEnd w:id="23042"/>
        <w:bookmarkEnd w:id="23043"/>
        <w:bookmarkEnd w:id="23044"/>
        <w:bookmarkEnd w:id="23045"/>
        <w:bookmarkEnd w:id="23046"/>
        <w:bookmarkEnd w:id="23047"/>
        <w:bookmarkEnd w:id="23048"/>
        <w:bookmarkEnd w:id="23049"/>
        <w:bookmarkEnd w:id="23050"/>
        <w:bookmarkEnd w:id="23051"/>
      </w:tr>
      <w:tr w:rsidR="002373A9" w:rsidRPr="00AC685F" w:rsidDel="00471E7D" w14:paraId="7EC1C9D8" w14:textId="2F5521C0" w:rsidTr="002373A9">
        <w:trPr>
          <w:trHeight w:val="276"/>
          <w:del w:id="23052" w:author="Phuong Truong Thi" w:date="2024-10-08T18:05:00Z"/>
        </w:trPr>
        <w:tc>
          <w:tcPr>
            <w:tcW w:w="936" w:type="dxa"/>
            <w:shd w:val="clear" w:color="auto" w:fill="auto"/>
            <w:vAlign w:val="center"/>
            <w:hideMark/>
          </w:tcPr>
          <w:p w14:paraId="6C3F3BC0" w14:textId="506E27F0" w:rsidR="002373A9" w:rsidRPr="00E6562C" w:rsidDel="00471E7D" w:rsidRDefault="002373A9">
            <w:pPr>
              <w:pStyle w:val="ListParagraph"/>
              <w:numPr>
                <w:ilvl w:val="0"/>
                <w:numId w:val="85"/>
              </w:numPr>
              <w:spacing w:before="0" w:line="240" w:lineRule="auto"/>
              <w:contextualSpacing w:val="0"/>
              <w:jc w:val="center"/>
              <w:rPr>
                <w:del w:id="23053" w:author="Phuong Truong Thi" w:date="2024-10-08T18:05:00Z"/>
                <w:rFonts w:eastAsia="Times New Roman"/>
                <w:color w:val="000000"/>
                <w:szCs w:val="24"/>
                <w:lang w:eastAsia="vi-VN"/>
              </w:rPr>
            </w:pPr>
            <w:bookmarkStart w:id="23054" w:name="_Toc180598266"/>
            <w:bookmarkStart w:id="23055" w:name="_Toc180599030"/>
            <w:bookmarkStart w:id="23056" w:name="_Toc181872775"/>
            <w:bookmarkStart w:id="23057" w:name="_Toc183455268"/>
            <w:bookmarkStart w:id="23058" w:name="_Toc183456220"/>
            <w:bookmarkStart w:id="23059" w:name="_Toc184406554"/>
            <w:bookmarkStart w:id="23060" w:name="_Toc184407813"/>
            <w:bookmarkStart w:id="23061" w:name="_Toc184408761"/>
            <w:bookmarkStart w:id="23062" w:name="_Toc184409709"/>
            <w:bookmarkStart w:id="23063" w:name="_Toc184813495"/>
            <w:bookmarkEnd w:id="23054"/>
            <w:bookmarkEnd w:id="23055"/>
            <w:bookmarkEnd w:id="23056"/>
            <w:bookmarkEnd w:id="23057"/>
            <w:bookmarkEnd w:id="23058"/>
            <w:bookmarkEnd w:id="23059"/>
            <w:bookmarkEnd w:id="23060"/>
            <w:bookmarkEnd w:id="23061"/>
            <w:bookmarkEnd w:id="23062"/>
            <w:bookmarkEnd w:id="23063"/>
          </w:p>
        </w:tc>
        <w:tc>
          <w:tcPr>
            <w:tcW w:w="2329" w:type="dxa"/>
            <w:shd w:val="clear" w:color="auto" w:fill="auto"/>
            <w:vAlign w:val="bottom"/>
          </w:tcPr>
          <w:p w14:paraId="50E42DD5" w14:textId="2D57332B" w:rsidR="002373A9" w:rsidRPr="00285EF0" w:rsidDel="00471E7D" w:rsidRDefault="002373A9">
            <w:pPr>
              <w:spacing w:before="0" w:line="240" w:lineRule="auto"/>
              <w:contextualSpacing w:val="0"/>
              <w:rPr>
                <w:del w:id="23064" w:author="Phuong Truong Thi" w:date="2024-10-08T18:05:00Z"/>
                <w:rFonts w:ascii="Times New Roman" w:eastAsia="Times New Roman" w:hAnsi="Times New Roman"/>
                <w:color w:val="000000"/>
                <w:sz w:val="24"/>
                <w:szCs w:val="24"/>
                <w:lang w:val="vi-VN" w:eastAsia="vi-VN"/>
              </w:rPr>
            </w:pPr>
            <w:del w:id="23065" w:author="Phuong Truong Thi" w:date="2024-10-08T18:05:00Z">
              <w:r w:rsidRPr="00285EF0" w:rsidDel="00471E7D">
                <w:rPr>
                  <w:rFonts w:ascii="Times New Roman" w:hAnsi="Times New Roman"/>
                  <w:color w:val="000000"/>
                  <w:sz w:val="24"/>
                  <w:szCs w:val="24"/>
                </w:rPr>
                <w:delText>Trạng thái</w:delText>
              </w:r>
              <w:bookmarkStart w:id="23066" w:name="_Toc180598267"/>
              <w:bookmarkStart w:id="23067" w:name="_Toc180599031"/>
              <w:bookmarkStart w:id="23068" w:name="_Toc181872776"/>
              <w:bookmarkStart w:id="23069" w:name="_Toc183455269"/>
              <w:bookmarkStart w:id="23070" w:name="_Toc183456221"/>
              <w:bookmarkStart w:id="23071" w:name="_Toc184406555"/>
              <w:bookmarkStart w:id="23072" w:name="_Toc184407814"/>
              <w:bookmarkStart w:id="23073" w:name="_Toc184408762"/>
              <w:bookmarkStart w:id="23074" w:name="_Toc184409710"/>
              <w:bookmarkStart w:id="23075" w:name="_Toc184813496"/>
              <w:bookmarkEnd w:id="23066"/>
              <w:bookmarkEnd w:id="23067"/>
              <w:bookmarkEnd w:id="23068"/>
              <w:bookmarkEnd w:id="23069"/>
              <w:bookmarkEnd w:id="23070"/>
              <w:bookmarkEnd w:id="23071"/>
              <w:bookmarkEnd w:id="23072"/>
              <w:bookmarkEnd w:id="23073"/>
              <w:bookmarkEnd w:id="23074"/>
              <w:bookmarkEnd w:id="23075"/>
            </w:del>
          </w:p>
        </w:tc>
        <w:tc>
          <w:tcPr>
            <w:tcW w:w="1405" w:type="dxa"/>
          </w:tcPr>
          <w:p w14:paraId="5CBF3299" w14:textId="517E3749" w:rsidR="002373A9" w:rsidRPr="003A44DC" w:rsidDel="00471E7D" w:rsidRDefault="002373A9">
            <w:pPr>
              <w:spacing w:before="0" w:line="240" w:lineRule="auto"/>
              <w:contextualSpacing w:val="0"/>
              <w:jc w:val="left"/>
              <w:rPr>
                <w:del w:id="23076" w:author="Phuong Truong Thi" w:date="2024-10-08T18:05:00Z"/>
                <w:rFonts w:ascii="Times New Roman" w:eastAsia="Times New Roman" w:hAnsi="Times New Roman"/>
                <w:color w:val="000000"/>
                <w:sz w:val="24"/>
                <w:szCs w:val="24"/>
                <w:lang w:eastAsia="vi-VN"/>
              </w:rPr>
            </w:pPr>
            <w:del w:id="23077" w:author="Phuong Truong Thi" w:date="2024-10-08T18:05:00Z">
              <w:r w:rsidDel="00471E7D">
                <w:rPr>
                  <w:rFonts w:ascii="Times New Roman" w:eastAsia="Times New Roman" w:hAnsi="Times New Roman"/>
                  <w:color w:val="000000"/>
                  <w:sz w:val="24"/>
                  <w:szCs w:val="24"/>
                  <w:lang w:eastAsia="vi-VN"/>
                </w:rPr>
                <w:delText>Text</w:delText>
              </w:r>
              <w:bookmarkStart w:id="23078" w:name="_Toc180598268"/>
              <w:bookmarkStart w:id="23079" w:name="_Toc180599032"/>
              <w:bookmarkStart w:id="23080" w:name="_Toc181872777"/>
              <w:bookmarkStart w:id="23081" w:name="_Toc183455270"/>
              <w:bookmarkStart w:id="23082" w:name="_Toc183456222"/>
              <w:bookmarkStart w:id="23083" w:name="_Toc184406556"/>
              <w:bookmarkStart w:id="23084" w:name="_Toc184407815"/>
              <w:bookmarkStart w:id="23085" w:name="_Toc184408763"/>
              <w:bookmarkStart w:id="23086" w:name="_Toc184409711"/>
              <w:bookmarkStart w:id="23087" w:name="_Toc184813497"/>
              <w:bookmarkEnd w:id="23078"/>
              <w:bookmarkEnd w:id="23079"/>
              <w:bookmarkEnd w:id="23080"/>
              <w:bookmarkEnd w:id="23081"/>
              <w:bookmarkEnd w:id="23082"/>
              <w:bookmarkEnd w:id="23083"/>
              <w:bookmarkEnd w:id="23084"/>
              <w:bookmarkEnd w:id="23085"/>
              <w:bookmarkEnd w:id="23086"/>
              <w:bookmarkEnd w:id="23087"/>
            </w:del>
          </w:p>
        </w:tc>
        <w:tc>
          <w:tcPr>
            <w:tcW w:w="2670" w:type="dxa"/>
            <w:shd w:val="clear" w:color="auto" w:fill="auto"/>
            <w:noWrap/>
            <w:vAlign w:val="center"/>
          </w:tcPr>
          <w:p w14:paraId="2E04F8D7" w14:textId="721BCB5A" w:rsidR="002373A9" w:rsidRPr="003A44DC" w:rsidDel="00471E7D" w:rsidRDefault="002373A9">
            <w:pPr>
              <w:spacing w:before="0" w:line="240" w:lineRule="auto"/>
              <w:contextualSpacing w:val="0"/>
              <w:rPr>
                <w:del w:id="23088" w:author="Phuong Truong Thi" w:date="2024-10-08T18:05:00Z"/>
                <w:rFonts w:ascii="Times New Roman" w:eastAsia="Times New Roman" w:hAnsi="Times New Roman"/>
                <w:color w:val="000000"/>
                <w:sz w:val="24"/>
                <w:szCs w:val="24"/>
                <w:lang w:val="vi-VN" w:eastAsia="vi-VN"/>
              </w:rPr>
            </w:pPr>
            <w:bookmarkStart w:id="23089" w:name="_Toc180598269"/>
            <w:bookmarkStart w:id="23090" w:name="_Toc180599033"/>
            <w:bookmarkStart w:id="23091" w:name="_Toc181872778"/>
            <w:bookmarkStart w:id="23092" w:name="_Toc183455271"/>
            <w:bookmarkStart w:id="23093" w:name="_Toc183456223"/>
            <w:bookmarkStart w:id="23094" w:name="_Toc184406557"/>
            <w:bookmarkStart w:id="23095" w:name="_Toc184407816"/>
            <w:bookmarkStart w:id="23096" w:name="_Toc184408764"/>
            <w:bookmarkStart w:id="23097" w:name="_Toc184409712"/>
            <w:bookmarkStart w:id="23098" w:name="_Toc184813498"/>
            <w:bookmarkEnd w:id="23089"/>
            <w:bookmarkEnd w:id="23090"/>
            <w:bookmarkEnd w:id="23091"/>
            <w:bookmarkEnd w:id="23092"/>
            <w:bookmarkEnd w:id="23093"/>
            <w:bookmarkEnd w:id="23094"/>
            <w:bookmarkEnd w:id="23095"/>
            <w:bookmarkEnd w:id="23096"/>
            <w:bookmarkEnd w:id="23097"/>
            <w:bookmarkEnd w:id="23098"/>
          </w:p>
        </w:tc>
        <w:bookmarkStart w:id="23099" w:name="_Toc180598270"/>
        <w:bookmarkStart w:id="23100" w:name="_Toc180599034"/>
        <w:bookmarkStart w:id="23101" w:name="_Toc181872779"/>
        <w:bookmarkStart w:id="23102" w:name="_Toc183455272"/>
        <w:bookmarkStart w:id="23103" w:name="_Toc183456224"/>
        <w:bookmarkStart w:id="23104" w:name="_Toc184406558"/>
        <w:bookmarkStart w:id="23105" w:name="_Toc184407817"/>
        <w:bookmarkStart w:id="23106" w:name="_Toc184408765"/>
        <w:bookmarkStart w:id="23107" w:name="_Toc184409713"/>
        <w:bookmarkStart w:id="23108" w:name="_Toc184813499"/>
        <w:bookmarkEnd w:id="23099"/>
        <w:bookmarkEnd w:id="23100"/>
        <w:bookmarkEnd w:id="23101"/>
        <w:bookmarkEnd w:id="23102"/>
        <w:bookmarkEnd w:id="23103"/>
        <w:bookmarkEnd w:id="23104"/>
        <w:bookmarkEnd w:id="23105"/>
        <w:bookmarkEnd w:id="23106"/>
        <w:bookmarkEnd w:id="23107"/>
        <w:bookmarkEnd w:id="23108"/>
      </w:tr>
    </w:tbl>
    <w:p w14:paraId="5345EE13" w14:textId="5D96E239" w:rsidR="00B92CBA" w:rsidRPr="00B92CBA" w:rsidDel="00471E7D" w:rsidRDefault="00B92CBA">
      <w:pPr>
        <w:pStyle w:val="Heading31"/>
        <w:numPr>
          <w:ilvl w:val="0"/>
          <w:numId w:val="0"/>
        </w:numPr>
        <w:tabs>
          <w:tab w:val="clear" w:pos="1080"/>
        </w:tabs>
        <w:outlineLvl w:val="9"/>
        <w:rPr>
          <w:del w:id="23109" w:author="Phuong Truong Thi" w:date="2024-10-08T18:05:00Z"/>
        </w:rPr>
        <w:pPrChange w:id="23110" w:author="Phuong Truong Thi" w:date="2024-10-08T18:05:00Z">
          <w:pPr>
            <w:pStyle w:val="Heading31"/>
            <w:numPr>
              <w:ilvl w:val="0"/>
              <w:numId w:val="0"/>
            </w:numPr>
            <w:tabs>
              <w:tab w:val="clear" w:pos="1080"/>
            </w:tabs>
            <w:ind w:left="90" w:firstLine="0"/>
            <w:outlineLvl w:val="9"/>
          </w:pPr>
        </w:pPrChange>
      </w:pPr>
      <w:bookmarkStart w:id="23111" w:name="_Toc180598271"/>
      <w:bookmarkStart w:id="23112" w:name="_Toc180599035"/>
      <w:bookmarkStart w:id="23113" w:name="_Toc181872780"/>
      <w:bookmarkStart w:id="23114" w:name="_Toc183455273"/>
      <w:bookmarkStart w:id="23115" w:name="_Toc183456225"/>
      <w:bookmarkStart w:id="23116" w:name="_Toc184406559"/>
      <w:bookmarkStart w:id="23117" w:name="_Toc184407818"/>
      <w:bookmarkStart w:id="23118" w:name="_Toc184408766"/>
      <w:bookmarkStart w:id="23119" w:name="_Toc184409714"/>
      <w:bookmarkStart w:id="23120" w:name="_Toc184813500"/>
      <w:bookmarkEnd w:id="23111"/>
      <w:bookmarkEnd w:id="23112"/>
      <w:bookmarkEnd w:id="23113"/>
      <w:bookmarkEnd w:id="23114"/>
      <w:bookmarkEnd w:id="23115"/>
      <w:bookmarkEnd w:id="23116"/>
      <w:bookmarkEnd w:id="23117"/>
      <w:bookmarkEnd w:id="23118"/>
      <w:bookmarkEnd w:id="23119"/>
      <w:bookmarkEnd w:id="23120"/>
    </w:p>
    <w:p w14:paraId="52FF2376" w14:textId="1F2A1A59" w:rsidR="00390F4F" w:rsidRPr="00616C86" w:rsidDel="00471E7D" w:rsidRDefault="00390F4F">
      <w:pPr>
        <w:pStyle w:val="Heading31"/>
        <w:numPr>
          <w:ilvl w:val="0"/>
          <w:numId w:val="67"/>
        </w:numPr>
        <w:tabs>
          <w:tab w:val="clear" w:pos="1080"/>
        </w:tabs>
        <w:ind w:left="0" w:firstLine="0"/>
        <w:outlineLvl w:val="9"/>
        <w:rPr>
          <w:del w:id="23121" w:author="Phuong Truong Thi" w:date="2024-10-08T18:05:00Z"/>
        </w:rPr>
        <w:pPrChange w:id="23122" w:author="Phuong Truong Thi" w:date="2024-10-08T18:05:00Z">
          <w:pPr>
            <w:pStyle w:val="Heading31"/>
            <w:numPr>
              <w:ilvl w:val="0"/>
              <w:numId w:val="67"/>
            </w:numPr>
            <w:tabs>
              <w:tab w:val="clear" w:pos="1080"/>
            </w:tabs>
            <w:ind w:left="450" w:hanging="360"/>
            <w:outlineLvl w:val="9"/>
          </w:pPr>
        </w:pPrChange>
      </w:pPr>
      <w:del w:id="23123" w:author="Phuong Truong Thi" w:date="2024-10-08T18:05:00Z">
        <w:r w:rsidDel="00471E7D">
          <w:rPr>
            <w:b w:val="0"/>
            <w:bCs w:val="0"/>
            <w:i/>
            <w:iCs/>
            <w:sz w:val="24"/>
            <w:szCs w:val="24"/>
          </w:rPr>
          <w:delText>Màn hình minh họa</w:delText>
        </w:r>
        <w:bookmarkStart w:id="23124" w:name="_Toc180598272"/>
        <w:bookmarkStart w:id="23125" w:name="_Toc180599036"/>
        <w:bookmarkStart w:id="23126" w:name="_Toc181872781"/>
        <w:bookmarkStart w:id="23127" w:name="_Toc183455274"/>
        <w:bookmarkStart w:id="23128" w:name="_Toc183456226"/>
        <w:bookmarkStart w:id="23129" w:name="_Toc184406560"/>
        <w:bookmarkStart w:id="23130" w:name="_Toc184407819"/>
        <w:bookmarkStart w:id="23131" w:name="_Toc184408767"/>
        <w:bookmarkStart w:id="23132" w:name="_Toc184409715"/>
        <w:bookmarkStart w:id="23133" w:name="_Toc184813501"/>
        <w:bookmarkEnd w:id="23124"/>
        <w:bookmarkEnd w:id="23125"/>
        <w:bookmarkEnd w:id="23126"/>
        <w:bookmarkEnd w:id="23127"/>
        <w:bookmarkEnd w:id="23128"/>
        <w:bookmarkEnd w:id="23129"/>
        <w:bookmarkEnd w:id="23130"/>
        <w:bookmarkEnd w:id="23131"/>
        <w:bookmarkEnd w:id="23132"/>
        <w:bookmarkEnd w:id="23133"/>
      </w:del>
    </w:p>
    <w:p w14:paraId="71CC7236" w14:textId="6B16B637" w:rsidR="00616C86" w:rsidRPr="00616C86" w:rsidDel="00FD6BA2" w:rsidRDefault="00616C86">
      <w:pPr>
        <w:pStyle w:val="Heading31"/>
        <w:numPr>
          <w:ilvl w:val="0"/>
          <w:numId w:val="0"/>
        </w:numPr>
        <w:tabs>
          <w:tab w:val="clear" w:pos="1080"/>
        </w:tabs>
        <w:outlineLvl w:val="9"/>
        <w:rPr>
          <w:del w:id="23134" w:author="Phuong Truong Thi" w:date="2024-10-17T18:57:00Z"/>
        </w:rPr>
        <w:pPrChange w:id="23135" w:author="Phuong Truong Thi" w:date="2024-10-08T18:05:00Z">
          <w:pPr>
            <w:pStyle w:val="Heading31"/>
            <w:numPr>
              <w:ilvl w:val="0"/>
              <w:numId w:val="0"/>
            </w:numPr>
            <w:tabs>
              <w:tab w:val="clear" w:pos="1080"/>
            </w:tabs>
            <w:ind w:left="90" w:firstLine="0"/>
            <w:outlineLvl w:val="9"/>
          </w:pPr>
        </w:pPrChange>
      </w:pPr>
      <w:del w:id="23136" w:author="Phuong Truong Thi" w:date="2024-10-08T18:05:00Z">
        <w:r w:rsidDel="00471E7D">
          <w:rPr>
            <w:noProof/>
          </w:rPr>
          <w:drawing>
            <wp:inline distT="0" distB="0" distL="0" distR="0" wp14:anchorId="669C78E6" wp14:editId="207C22DF">
              <wp:extent cx="4952739" cy="2362100"/>
              <wp:effectExtent l="0" t="0" r="635" b="635"/>
              <wp:docPr id="78301936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5291" name="Picture 1" descr="A white rectangular object with black text&#10;&#10;Description automatically generated"/>
                      <pic:cNvPicPr/>
                    </pic:nvPicPr>
                    <pic:blipFill>
                      <a:blip r:embed="rId19"/>
                      <a:stretch>
                        <a:fillRect/>
                      </a:stretch>
                    </pic:blipFill>
                    <pic:spPr>
                      <a:xfrm>
                        <a:off x="0" y="0"/>
                        <a:ext cx="4967856" cy="2369310"/>
                      </a:xfrm>
                      <a:prstGeom prst="rect">
                        <a:avLst/>
                      </a:prstGeom>
                    </pic:spPr>
                  </pic:pic>
                </a:graphicData>
              </a:graphic>
            </wp:inline>
          </w:drawing>
        </w:r>
      </w:del>
      <w:bookmarkStart w:id="23137" w:name="_Toc180598273"/>
      <w:bookmarkStart w:id="23138" w:name="_Toc180599037"/>
      <w:bookmarkStart w:id="23139" w:name="_Toc181872782"/>
      <w:bookmarkStart w:id="23140" w:name="_Toc183455275"/>
      <w:bookmarkStart w:id="23141" w:name="_Toc183456227"/>
      <w:bookmarkStart w:id="23142" w:name="_Toc184406561"/>
      <w:bookmarkStart w:id="23143" w:name="_Toc184407820"/>
      <w:bookmarkStart w:id="23144" w:name="_Toc184408768"/>
      <w:bookmarkStart w:id="23145" w:name="_Toc184409716"/>
      <w:bookmarkStart w:id="23146" w:name="_Toc184813502"/>
      <w:bookmarkEnd w:id="23137"/>
      <w:bookmarkEnd w:id="23138"/>
      <w:bookmarkEnd w:id="23139"/>
      <w:bookmarkEnd w:id="23140"/>
      <w:bookmarkEnd w:id="23141"/>
      <w:bookmarkEnd w:id="23142"/>
      <w:bookmarkEnd w:id="23143"/>
      <w:bookmarkEnd w:id="23144"/>
      <w:bookmarkEnd w:id="23145"/>
      <w:bookmarkEnd w:id="23146"/>
    </w:p>
    <w:p w14:paraId="2AF36A9E" w14:textId="29606B01" w:rsidR="00390F4F" w:rsidRPr="00104609" w:rsidDel="00FD6BA2" w:rsidRDefault="00B50F17">
      <w:pPr>
        <w:pStyle w:val="Heading31"/>
        <w:numPr>
          <w:ilvl w:val="2"/>
          <w:numId w:val="88"/>
        </w:numPr>
        <w:rPr>
          <w:del w:id="23147" w:author="Phuong Truong Thi" w:date="2024-10-17T18:57:00Z"/>
        </w:rPr>
        <w:pPrChange w:id="23148" w:author="Phuong Truong Thi" w:date="2024-10-08T18:23:00Z">
          <w:pPr>
            <w:pStyle w:val="Heading31"/>
            <w:numPr>
              <w:numId w:val="66"/>
            </w:numPr>
            <w:tabs>
              <w:tab w:val="clear" w:pos="1080"/>
            </w:tabs>
            <w:ind w:left="720" w:hanging="720"/>
          </w:pPr>
        </w:pPrChange>
      </w:pPr>
      <w:bookmarkStart w:id="23149" w:name="_Toc177425396"/>
      <w:del w:id="23150" w:author="Phuong Truong Thi" w:date="2024-10-17T18:57:00Z">
        <w:r w:rsidDel="00FD6BA2">
          <w:rPr>
            <w:sz w:val="24"/>
            <w:szCs w:val="24"/>
          </w:rPr>
          <w:delText xml:space="preserve">DETAIL_02 - </w:delText>
        </w:r>
        <w:r w:rsidR="00104609" w:rsidDel="00FD6BA2">
          <w:rPr>
            <w:sz w:val="24"/>
            <w:szCs w:val="24"/>
          </w:rPr>
          <w:delText>Màn hình chi tiết CBBH quản lý KH</w:delText>
        </w:r>
        <w:bookmarkStart w:id="23151" w:name="_Toc180598274"/>
        <w:bookmarkStart w:id="23152" w:name="_Toc180599038"/>
        <w:bookmarkStart w:id="23153" w:name="_Toc181872783"/>
        <w:bookmarkStart w:id="23154" w:name="_Toc183455276"/>
        <w:bookmarkStart w:id="23155" w:name="_Toc183456228"/>
        <w:bookmarkStart w:id="23156" w:name="_Toc184406562"/>
        <w:bookmarkStart w:id="23157" w:name="_Toc184407821"/>
        <w:bookmarkStart w:id="23158" w:name="_Toc184408769"/>
        <w:bookmarkStart w:id="23159" w:name="_Toc184409717"/>
        <w:bookmarkStart w:id="23160" w:name="_Toc78487738"/>
        <w:bookmarkStart w:id="23161" w:name="_Toc176352117"/>
        <w:bookmarkStart w:id="23162" w:name="_Toc184813503"/>
        <w:bookmarkEnd w:id="23149"/>
        <w:bookmarkEnd w:id="23151"/>
        <w:bookmarkEnd w:id="23152"/>
        <w:bookmarkEnd w:id="23153"/>
        <w:bookmarkEnd w:id="23154"/>
        <w:bookmarkEnd w:id="23155"/>
        <w:bookmarkEnd w:id="23156"/>
        <w:bookmarkEnd w:id="23157"/>
        <w:bookmarkEnd w:id="23158"/>
        <w:bookmarkEnd w:id="23159"/>
        <w:bookmarkEnd w:id="23162"/>
      </w:del>
    </w:p>
    <w:p w14:paraId="574DFD66" w14:textId="59FFC7E9" w:rsidR="00390F4F" w:rsidRPr="008D7233" w:rsidDel="00FD6BA2" w:rsidRDefault="00390F4F">
      <w:pPr>
        <w:pStyle w:val="Heading61"/>
        <w:numPr>
          <w:ilvl w:val="0"/>
          <w:numId w:val="67"/>
        </w:numPr>
        <w:outlineLvl w:val="9"/>
        <w:rPr>
          <w:del w:id="23163" w:author="Phuong Truong Thi" w:date="2024-10-17T18:57:00Z"/>
          <w:i w:val="0"/>
          <w:iCs w:val="0"/>
        </w:rPr>
      </w:pPr>
      <w:del w:id="23164" w:author="Phuong Truong Thi" w:date="2024-10-17T18:57:00Z">
        <w:r w:rsidDel="00FD6BA2">
          <w:delText>Mô tả chức năng</w:delText>
        </w:r>
        <w:bookmarkStart w:id="23165" w:name="_Toc180598275"/>
        <w:bookmarkStart w:id="23166" w:name="_Toc180599039"/>
        <w:bookmarkStart w:id="23167" w:name="_Toc181872784"/>
        <w:bookmarkStart w:id="23168" w:name="_Toc183455277"/>
        <w:bookmarkStart w:id="23169" w:name="_Toc183456229"/>
        <w:bookmarkStart w:id="23170" w:name="_Toc184406563"/>
        <w:bookmarkStart w:id="23171" w:name="_Toc184407822"/>
        <w:bookmarkStart w:id="23172" w:name="_Toc184408770"/>
        <w:bookmarkStart w:id="23173" w:name="_Toc184409718"/>
        <w:bookmarkStart w:id="23174" w:name="_Toc184813504"/>
        <w:bookmarkEnd w:id="23165"/>
        <w:bookmarkEnd w:id="23166"/>
        <w:bookmarkEnd w:id="23167"/>
        <w:bookmarkEnd w:id="23168"/>
        <w:bookmarkEnd w:id="23169"/>
        <w:bookmarkEnd w:id="23170"/>
        <w:bookmarkEnd w:id="23171"/>
        <w:bookmarkEnd w:id="23172"/>
        <w:bookmarkEnd w:id="23173"/>
        <w:bookmarkEnd w:id="2317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390F4F" w:rsidRPr="00075487" w:rsidDel="00FD6BA2" w14:paraId="721891C0" w14:textId="5D122327">
        <w:trPr>
          <w:trHeight w:val="792"/>
          <w:del w:id="23175" w:author="Phuong Truong Thi" w:date="2024-10-17T18:57:00Z"/>
        </w:trPr>
        <w:tc>
          <w:tcPr>
            <w:tcW w:w="1647" w:type="dxa"/>
            <w:shd w:val="clear" w:color="auto" w:fill="auto"/>
          </w:tcPr>
          <w:p w14:paraId="65FF0F43" w14:textId="0E3B3819" w:rsidR="00390F4F" w:rsidRPr="00075487" w:rsidDel="00FD6BA2" w:rsidRDefault="00390F4F">
            <w:pPr>
              <w:pStyle w:val="Bd-1BodyText1"/>
              <w:keepLines/>
              <w:spacing w:line="276" w:lineRule="auto"/>
              <w:ind w:left="0"/>
              <w:jc w:val="left"/>
              <w:rPr>
                <w:del w:id="23176" w:author="Phuong Truong Thi" w:date="2024-10-17T18:57:00Z"/>
                <w:rFonts w:ascii="Times New Roman" w:hAnsi="Times New Roman"/>
                <w:b/>
                <w:bCs/>
                <w:i/>
                <w:sz w:val="24"/>
                <w:szCs w:val="24"/>
              </w:rPr>
            </w:pPr>
            <w:del w:id="23177" w:author="Phuong Truong Thi" w:date="2024-10-17T18:57:00Z">
              <w:r w:rsidRPr="00075487" w:rsidDel="00FD6BA2">
                <w:rPr>
                  <w:rFonts w:ascii="Times New Roman" w:hAnsi="Times New Roman"/>
                  <w:b/>
                  <w:i/>
                  <w:sz w:val="24"/>
                  <w:szCs w:val="24"/>
                </w:rPr>
                <w:delText>Mô tả</w:delText>
              </w:r>
              <w:bookmarkStart w:id="23178" w:name="_Toc180598276"/>
              <w:bookmarkStart w:id="23179" w:name="_Toc180599040"/>
              <w:bookmarkStart w:id="23180" w:name="_Toc181872785"/>
              <w:bookmarkStart w:id="23181" w:name="_Toc183455278"/>
              <w:bookmarkStart w:id="23182" w:name="_Toc183456230"/>
              <w:bookmarkStart w:id="23183" w:name="_Toc184406564"/>
              <w:bookmarkStart w:id="23184" w:name="_Toc184407823"/>
              <w:bookmarkStart w:id="23185" w:name="_Toc184408771"/>
              <w:bookmarkStart w:id="23186" w:name="_Toc184409719"/>
              <w:bookmarkStart w:id="23187" w:name="_Toc184813505"/>
              <w:bookmarkEnd w:id="23178"/>
              <w:bookmarkEnd w:id="23179"/>
              <w:bookmarkEnd w:id="23180"/>
              <w:bookmarkEnd w:id="23181"/>
              <w:bookmarkEnd w:id="23182"/>
              <w:bookmarkEnd w:id="23183"/>
              <w:bookmarkEnd w:id="23184"/>
              <w:bookmarkEnd w:id="23185"/>
              <w:bookmarkEnd w:id="23186"/>
              <w:bookmarkEnd w:id="23187"/>
            </w:del>
          </w:p>
        </w:tc>
        <w:tc>
          <w:tcPr>
            <w:tcW w:w="7510" w:type="dxa"/>
            <w:shd w:val="clear" w:color="auto" w:fill="auto"/>
          </w:tcPr>
          <w:p w14:paraId="04F97C0C" w14:textId="2E06FC84" w:rsidR="00390F4F" w:rsidRPr="00075487" w:rsidDel="00FD6BA2" w:rsidRDefault="00390F4F">
            <w:pPr>
              <w:pStyle w:val="Normal10"/>
              <w:rPr>
                <w:del w:id="23188" w:author="Phuong Truong Thi" w:date="2024-10-17T18:57:00Z"/>
              </w:rPr>
            </w:pPr>
            <w:del w:id="23189"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3190" w:name="_Toc180598277"/>
              <w:bookmarkStart w:id="23191" w:name="_Toc180599041"/>
              <w:bookmarkStart w:id="23192" w:name="_Toc181872786"/>
              <w:bookmarkStart w:id="23193" w:name="_Toc183455279"/>
              <w:bookmarkStart w:id="23194" w:name="_Toc183456231"/>
              <w:bookmarkStart w:id="23195" w:name="_Toc184406565"/>
              <w:bookmarkStart w:id="23196" w:name="_Toc184407824"/>
              <w:bookmarkStart w:id="23197" w:name="_Toc184408772"/>
              <w:bookmarkStart w:id="23198" w:name="_Toc184409720"/>
              <w:bookmarkStart w:id="23199" w:name="_Toc184813506"/>
              <w:bookmarkEnd w:id="23190"/>
              <w:bookmarkEnd w:id="23191"/>
              <w:bookmarkEnd w:id="23192"/>
              <w:bookmarkEnd w:id="23193"/>
              <w:bookmarkEnd w:id="23194"/>
              <w:bookmarkEnd w:id="23195"/>
              <w:bookmarkEnd w:id="23196"/>
              <w:bookmarkEnd w:id="23197"/>
              <w:bookmarkEnd w:id="23198"/>
              <w:bookmarkEnd w:id="23199"/>
            </w:del>
          </w:p>
        </w:tc>
        <w:bookmarkStart w:id="23200" w:name="_Toc180598278"/>
        <w:bookmarkStart w:id="23201" w:name="_Toc180599042"/>
        <w:bookmarkStart w:id="23202" w:name="_Toc181872787"/>
        <w:bookmarkStart w:id="23203" w:name="_Toc183455280"/>
        <w:bookmarkStart w:id="23204" w:name="_Toc183456232"/>
        <w:bookmarkStart w:id="23205" w:name="_Toc184406566"/>
        <w:bookmarkStart w:id="23206" w:name="_Toc184407825"/>
        <w:bookmarkStart w:id="23207" w:name="_Toc184408773"/>
        <w:bookmarkStart w:id="23208" w:name="_Toc184409721"/>
        <w:bookmarkStart w:id="23209" w:name="_Toc184813507"/>
        <w:bookmarkEnd w:id="23200"/>
        <w:bookmarkEnd w:id="23201"/>
        <w:bookmarkEnd w:id="23202"/>
        <w:bookmarkEnd w:id="23203"/>
        <w:bookmarkEnd w:id="23204"/>
        <w:bookmarkEnd w:id="23205"/>
        <w:bookmarkEnd w:id="23206"/>
        <w:bookmarkEnd w:id="23207"/>
        <w:bookmarkEnd w:id="23208"/>
        <w:bookmarkEnd w:id="23209"/>
      </w:tr>
      <w:tr w:rsidR="00390F4F" w:rsidRPr="00075487" w:rsidDel="00FD6BA2" w14:paraId="164A7274" w14:textId="5E386932">
        <w:trPr>
          <w:trHeight w:val="765"/>
          <w:del w:id="23210" w:author="Phuong Truong Thi" w:date="2024-10-17T18:57:00Z"/>
        </w:trPr>
        <w:tc>
          <w:tcPr>
            <w:tcW w:w="1647" w:type="dxa"/>
            <w:shd w:val="clear" w:color="auto" w:fill="auto"/>
          </w:tcPr>
          <w:p w14:paraId="339C7833" w14:textId="4B4FA3C9" w:rsidR="00390F4F" w:rsidRPr="00075487" w:rsidDel="00FD6BA2" w:rsidRDefault="00390F4F">
            <w:pPr>
              <w:pStyle w:val="Bd-1BodyText1"/>
              <w:keepLines/>
              <w:spacing w:line="276" w:lineRule="auto"/>
              <w:ind w:left="0"/>
              <w:jc w:val="left"/>
              <w:rPr>
                <w:del w:id="23211" w:author="Phuong Truong Thi" w:date="2024-10-17T18:57:00Z"/>
                <w:rFonts w:ascii="Times New Roman" w:hAnsi="Times New Roman"/>
                <w:b/>
                <w:bCs/>
                <w:i/>
                <w:sz w:val="24"/>
                <w:szCs w:val="24"/>
              </w:rPr>
            </w:pPr>
            <w:del w:id="23212" w:author="Phuong Truong Thi" w:date="2024-10-17T18:57:00Z">
              <w:r w:rsidRPr="00075487" w:rsidDel="00FD6BA2">
                <w:rPr>
                  <w:rFonts w:ascii="Times New Roman" w:hAnsi="Times New Roman"/>
                  <w:b/>
                  <w:i/>
                  <w:sz w:val="24"/>
                  <w:szCs w:val="24"/>
                </w:rPr>
                <w:delText>Điều kiện đầu vào</w:delText>
              </w:r>
              <w:bookmarkStart w:id="23213" w:name="_Toc180598279"/>
              <w:bookmarkStart w:id="23214" w:name="_Toc180599043"/>
              <w:bookmarkStart w:id="23215" w:name="_Toc181872788"/>
              <w:bookmarkStart w:id="23216" w:name="_Toc183455281"/>
              <w:bookmarkStart w:id="23217" w:name="_Toc183456233"/>
              <w:bookmarkStart w:id="23218" w:name="_Toc184406567"/>
              <w:bookmarkStart w:id="23219" w:name="_Toc184407826"/>
              <w:bookmarkStart w:id="23220" w:name="_Toc184408774"/>
              <w:bookmarkStart w:id="23221" w:name="_Toc184409722"/>
              <w:bookmarkStart w:id="23222" w:name="_Toc184813508"/>
              <w:bookmarkEnd w:id="23213"/>
              <w:bookmarkEnd w:id="23214"/>
              <w:bookmarkEnd w:id="23215"/>
              <w:bookmarkEnd w:id="23216"/>
              <w:bookmarkEnd w:id="23217"/>
              <w:bookmarkEnd w:id="23218"/>
              <w:bookmarkEnd w:id="23219"/>
              <w:bookmarkEnd w:id="23220"/>
              <w:bookmarkEnd w:id="23221"/>
              <w:bookmarkEnd w:id="23222"/>
            </w:del>
          </w:p>
        </w:tc>
        <w:tc>
          <w:tcPr>
            <w:tcW w:w="7510" w:type="dxa"/>
            <w:shd w:val="clear" w:color="auto" w:fill="auto"/>
          </w:tcPr>
          <w:p w14:paraId="14BC0356" w14:textId="599C653A" w:rsidR="00390F4F" w:rsidDel="00FD6BA2" w:rsidRDefault="00390F4F">
            <w:pPr>
              <w:pStyle w:val="Normal10"/>
              <w:keepNext/>
              <w:keepLines/>
              <w:rPr>
                <w:del w:id="23223" w:author="Phuong Truong Thi" w:date="2024-10-17T18:57:00Z"/>
                <w:szCs w:val="24"/>
              </w:rPr>
            </w:pPr>
            <w:del w:id="23224" w:author="Phuong Truong Thi" w:date="2024-10-17T18:57:00Z">
              <w:r w:rsidRPr="00075487" w:rsidDel="00FD6BA2">
                <w:rPr>
                  <w:szCs w:val="24"/>
                </w:rPr>
                <w:delText>NSD đăng nhập vào hệ thống</w:delText>
              </w:r>
              <w:bookmarkStart w:id="23225" w:name="_Toc180598280"/>
              <w:bookmarkStart w:id="23226" w:name="_Toc180599044"/>
              <w:bookmarkStart w:id="23227" w:name="_Toc181872789"/>
              <w:bookmarkStart w:id="23228" w:name="_Toc183455282"/>
              <w:bookmarkStart w:id="23229" w:name="_Toc183456234"/>
              <w:bookmarkStart w:id="23230" w:name="_Toc184406568"/>
              <w:bookmarkStart w:id="23231" w:name="_Toc184407827"/>
              <w:bookmarkStart w:id="23232" w:name="_Toc184408775"/>
              <w:bookmarkStart w:id="23233" w:name="_Toc184409723"/>
              <w:bookmarkStart w:id="23234" w:name="_Toc184813509"/>
              <w:bookmarkEnd w:id="23225"/>
              <w:bookmarkEnd w:id="23226"/>
              <w:bookmarkEnd w:id="23227"/>
              <w:bookmarkEnd w:id="23228"/>
              <w:bookmarkEnd w:id="23229"/>
              <w:bookmarkEnd w:id="23230"/>
              <w:bookmarkEnd w:id="23231"/>
              <w:bookmarkEnd w:id="23232"/>
              <w:bookmarkEnd w:id="23233"/>
              <w:bookmarkEnd w:id="23234"/>
            </w:del>
          </w:p>
          <w:p w14:paraId="0BD8C6AC" w14:textId="023FA20C" w:rsidR="00390F4F" w:rsidRPr="00075487" w:rsidDel="00FD6BA2" w:rsidRDefault="00390F4F">
            <w:pPr>
              <w:pStyle w:val="Normal10"/>
              <w:keepNext/>
              <w:keepLines/>
              <w:rPr>
                <w:del w:id="23235" w:author="Phuong Truong Thi" w:date="2024-10-17T18:57:00Z"/>
                <w:szCs w:val="24"/>
              </w:rPr>
            </w:pPr>
            <w:del w:id="23236" w:author="Phuong Truong Thi" w:date="2024-10-17T18:57:00Z">
              <w:r w:rsidDel="00FD6BA2">
                <w:rPr>
                  <w:szCs w:val="24"/>
                </w:rPr>
                <w:delText xml:space="preserve">Từ listview “Portfolio Mass” click vào </w:delText>
              </w:r>
              <w:r w:rsidR="00E8609E" w:rsidDel="00FD6BA2">
                <w:rPr>
                  <w:szCs w:val="24"/>
                </w:rPr>
                <w:delText>Text link</w:delText>
              </w:r>
              <w:r w:rsidDel="00FD6BA2">
                <w:rPr>
                  <w:szCs w:val="24"/>
                </w:rPr>
                <w:delText xml:space="preserve"> “Tên CBBH” trên danh sách. </w:delText>
              </w:r>
              <w:bookmarkStart w:id="23237" w:name="_Toc180598281"/>
              <w:bookmarkStart w:id="23238" w:name="_Toc180599045"/>
              <w:bookmarkStart w:id="23239" w:name="_Toc181872790"/>
              <w:bookmarkStart w:id="23240" w:name="_Toc183455283"/>
              <w:bookmarkStart w:id="23241" w:name="_Toc183456235"/>
              <w:bookmarkStart w:id="23242" w:name="_Toc184406569"/>
              <w:bookmarkStart w:id="23243" w:name="_Toc184407828"/>
              <w:bookmarkStart w:id="23244" w:name="_Toc184408776"/>
              <w:bookmarkStart w:id="23245" w:name="_Toc184409724"/>
              <w:bookmarkStart w:id="23246" w:name="_Toc184813510"/>
              <w:bookmarkEnd w:id="23237"/>
              <w:bookmarkEnd w:id="23238"/>
              <w:bookmarkEnd w:id="23239"/>
              <w:bookmarkEnd w:id="23240"/>
              <w:bookmarkEnd w:id="23241"/>
              <w:bookmarkEnd w:id="23242"/>
              <w:bookmarkEnd w:id="23243"/>
              <w:bookmarkEnd w:id="23244"/>
              <w:bookmarkEnd w:id="23245"/>
              <w:bookmarkEnd w:id="23246"/>
            </w:del>
          </w:p>
        </w:tc>
        <w:bookmarkStart w:id="23247" w:name="_Toc180598282"/>
        <w:bookmarkStart w:id="23248" w:name="_Toc180599046"/>
        <w:bookmarkStart w:id="23249" w:name="_Toc181872791"/>
        <w:bookmarkStart w:id="23250" w:name="_Toc183455284"/>
        <w:bookmarkStart w:id="23251" w:name="_Toc183456236"/>
        <w:bookmarkStart w:id="23252" w:name="_Toc184406570"/>
        <w:bookmarkStart w:id="23253" w:name="_Toc184407829"/>
        <w:bookmarkStart w:id="23254" w:name="_Toc184408777"/>
        <w:bookmarkStart w:id="23255" w:name="_Toc184409725"/>
        <w:bookmarkStart w:id="23256" w:name="_Toc184813511"/>
        <w:bookmarkEnd w:id="23247"/>
        <w:bookmarkEnd w:id="23248"/>
        <w:bookmarkEnd w:id="23249"/>
        <w:bookmarkEnd w:id="23250"/>
        <w:bookmarkEnd w:id="23251"/>
        <w:bookmarkEnd w:id="23252"/>
        <w:bookmarkEnd w:id="23253"/>
        <w:bookmarkEnd w:id="23254"/>
        <w:bookmarkEnd w:id="23255"/>
        <w:bookmarkEnd w:id="23256"/>
      </w:tr>
      <w:tr w:rsidR="00390F4F" w:rsidRPr="00075487" w:rsidDel="00FD6BA2" w14:paraId="6C574FCA" w14:textId="28FB555D">
        <w:trPr>
          <w:trHeight w:val="765"/>
          <w:del w:id="23257" w:author="Phuong Truong Thi" w:date="2024-10-17T18:57:00Z"/>
        </w:trPr>
        <w:tc>
          <w:tcPr>
            <w:tcW w:w="1647" w:type="dxa"/>
            <w:shd w:val="clear" w:color="auto" w:fill="auto"/>
          </w:tcPr>
          <w:p w14:paraId="411587EF" w14:textId="6D72F67C" w:rsidR="00390F4F" w:rsidRPr="00075487" w:rsidDel="00FD6BA2" w:rsidRDefault="00390F4F">
            <w:pPr>
              <w:pStyle w:val="Bd-1BodyText1"/>
              <w:keepLines/>
              <w:spacing w:line="276" w:lineRule="auto"/>
              <w:ind w:left="0"/>
              <w:jc w:val="left"/>
              <w:rPr>
                <w:del w:id="23258" w:author="Phuong Truong Thi" w:date="2024-10-17T18:57:00Z"/>
                <w:rFonts w:ascii="Times New Roman" w:hAnsi="Times New Roman"/>
                <w:b/>
                <w:i/>
                <w:sz w:val="24"/>
                <w:szCs w:val="24"/>
              </w:rPr>
            </w:pPr>
            <w:del w:id="23259" w:author="Phuong Truong Thi" w:date="2024-10-17T18:57:00Z">
              <w:r w:rsidRPr="00075487" w:rsidDel="00FD6BA2">
                <w:rPr>
                  <w:rFonts w:ascii="Times New Roman" w:hAnsi="Times New Roman"/>
                  <w:b/>
                  <w:i/>
                  <w:sz w:val="24"/>
                  <w:szCs w:val="24"/>
                </w:rPr>
                <w:delText>Điều kiện đầu ra</w:delText>
              </w:r>
              <w:bookmarkStart w:id="23260" w:name="_Toc180598283"/>
              <w:bookmarkStart w:id="23261" w:name="_Toc180599047"/>
              <w:bookmarkStart w:id="23262" w:name="_Toc181872792"/>
              <w:bookmarkStart w:id="23263" w:name="_Toc183455285"/>
              <w:bookmarkStart w:id="23264" w:name="_Toc183456237"/>
              <w:bookmarkStart w:id="23265" w:name="_Toc184406571"/>
              <w:bookmarkStart w:id="23266" w:name="_Toc184407830"/>
              <w:bookmarkStart w:id="23267" w:name="_Toc184408778"/>
              <w:bookmarkStart w:id="23268" w:name="_Toc184409726"/>
              <w:bookmarkStart w:id="23269" w:name="_Toc184813512"/>
              <w:bookmarkEnd w:id="23260"/>
              <w:bookmarkEnd w:id="23261"/>
              <w:bookmarkEnd w:id="23262"/>
              <w:bookmarkEnd w:id="23263"/>
              <w:bookmarkEnd w:id="23264"/>
              <w:bookmarkEnd w:id="23265"/>
              <w:bookmarkEnd w:id="23266"/>
              <w:bookmarkEnd w:id="23267"/>
              <w:bookmarkEnd w:id="23268"/>
              <w:bookmarkEnd w:id="23269"/>
            </w:del>
          </w:p>
        </w:tc>
        <w:tc>
          <w:tcPr>
            <w:tcW w:w="7510" w:type="dxa"/>
            <w:shd w:val="clear" w:color="auto" w:fill="auto"/>
          </w:tcPr>
          <w:p w14:paraId="720CB3B6" w14:textId="04937BA6" w:rsidR="00390F4F" w:rsidRPr="00075487" w:rsidDel="00FD6BA2" w:rsidRDefault="00390F4F">
            <w:pPr>
              <w:pStyle w:val="Normal10"/>
              <w:keepNext/>
              <w:keepLines/>
              <w:rPr>
                <w:del w:id="23270" w:author="Phuong Truong Thi" w:date="2024-10-17T18:57:00Z"/>
                <w:szCs w:val="24"/>
              </w:rPr>
            </w:pPr>
            <w:del w:id="23271" w:author="Phuong Truong Thi" w:date="2024-10-17T18:57:00Z">
              <w:r w:rsidDel="00FD6BA2">
                <w:rPr>
                  <w:szCs w:val="24"/>
                </w:rPr>
                <w:delText>Hệ thống hiển thị popup thông tin chi tiết CBBH</w:delText>
              </w:r>
              <w:bookmarkStart w:id="23272" w:name="_Toc180598284"/>
              <w:bookmarkStart w:id="23273" w:name="_Toc180599048"/>
              <w:bookmarkStart w:id="23274" w:name="_Toc181872793"/>
              <w:bookmarkStart w:id="23275" w:name="_Toc183455286"/>
              <w:bookmarkStart w:id="23276" w:name="_Toc183456238"/>
              <w:bookmarkStart w:id="23277" w:name="_Toc184406572"/>
              <w:bookmarkStart w:id="23278" w:name="_Toc184407831"/>
              <w:bookmarkStart w:id="23279" w:name="_Toc184408779"/>
              <w:bookmarkStart w:id="23280" w:name="_Toc184409727"/>
              <w:bookmarkStart w:id="23281" w:name="_Toc184813513"/>
              <w:bookmarkEnd w:id="23272"/>
              <w:bookmarkEnd w:id="23273"/>
              <w:bookmarkEnd w:id="23274"/>
              <w:bookmarkEnd w:id="23275"/>
              <w:bookmarkEnd w:id="23276"/>
              <w:bookmarkEnd w:id="23277"/>
              <w:bookmarkEnd w:id="23278"/>
              <w:bookmarkEnd w:id="23279"/>
              <w:bookmarkEnd w:id="23280"/>
              <w:bookmarkEnd w:id="23281"/>
            </w:del>
          </w:p>
        </w:tc>
        <w:bookmarkStart w:id="23282" w:name="_Toc180598285"/>
        <w:bookmarkStart w:id="23283" w:name="_Toc180599049"/>
        <w:bookmarkStart w:id="23284" w:name="_Toc181872794"/>
        <w:bookmarkStart w:id="23285" w:name="_Toc183455287"/>
        <w:bookmarkStart w:id="23286" w:name="_Toc183456239"/>
        <w:bookmarkStart w:id="23287" w:name="_Toc184406573"/>
        <w:bookmarkStart w:id="23288" w:name="_Toc184407832"/>
        <w:bookmarkStart w:id="23289" w:name="_Toc184408780"/>
        <w:bookmarkStart w:id="23290" w:name="_Toc184409728"/>
        <w:bookmarkStart w:id="23291" w:name="_Toc184813514"/>
        <w:bookmarkEnd w:id="23282"/>
        <w:bookmarkEnd w:id="23283"/>
        <w:bookmarkEnd w:id="23284"/>
        <w:bookmarkEnd w:id="23285"/>
        <w:bookmarkEnd w:id="23286"/>
        <w:bookmarkEnd w:id="23287"/>
        <w:bookmarkEnd w:id="23288"/>
        <w:bookmarkEnd w:id="23289"/>
        <w:bookmarkEnd w:id="23290"/>
        <w:bookmarkEnd w:id="23291"/>
      </w:tr>
    </w:tbl>
    <w:p w14:paraId="6C9CF031" w14:textId="4D06A441" w:rsidR="00390F4F" w:rsidRPr="00B92CBA" w:rsidDel="00FD6BA2" w:rsidRDefault="00390F4F">
      <w:pPr>
        <w:pStyle w:val="Heading61"/>
        <w:numPr>
          <w:ilvl w:val="0"/>
          <w:numId w:val="0"/>
        </w:numPr>
        <w:ind w:left="450"/>
        <w:outlineLvl w:val="9"/>
        <w:rPr>
          <w:del w:id="23292" w:author="Phuong Truong Thi" w:date="2024-10-17T18:57:00Z"/>
          <w:i w:val="0"/>
          <w:iCs w:val="0"/>
        </w:rPr>
        <w:pPrChange w:id="23293" w:author="Phuong Truong Thi" w:date="2024-10-08T18:06:00Z">
          <w:pPr>
            <w:pStyle w:val="Heading61"/>
            <w:numPr>
              <w:numId w:val="67"/>
            </w:numPr>
            <w:ind w:left="450"/>
            <w:outlineLvl w:val="9"/>
          </w:pPr>
        </w:pPrChange>
      </w:pPr>
      <w:del w:id="23294" w:author="Phuong Truong Thi" w:date="2024-10-08T18:05:00Z">
        <w:r w:rsidDel="00471E7D">
          <w:delText>Thông tin dữ liệu</w:delText>
        </w:r>
      </w:del>
      <w:bookmarkStart w:id="23295" w:name="_Toc180598286"/>
      <w:bookmarkStart w:id="23296" w:name="_Toc180599050"/>
      <w:bookmarkStart w:id="23297" w:name="_Toc181872795"/>
      <w:bookmarkStart w:id="23298" w:name="_Toc183455288"/>
      <w:bookmarkStart w:id="23299" w:name="_Toc183456240"/>
      <w:bookmarkStart w:id="23300" w:name="_Toc184406574"/>
      <w:bookmarkStart w:id="23301" w:name="_Toc184407833"/>
      <w:bookmarkStart w:id="23302" w:name="_Toc184408781"/>
      <w:bookmarkStart w:id="23303" w:name="_Toc184409729"/>
      <w:bookmarkStart w:id="23304" w:name="_Toc184813515"/>
      <w:bookmarkEnd w:id="23295"/>
      <w:bookmarkEnd w:id="23296"/>
      <w:bookmarkEnd w:id="23297"/>
      <w:bookmarkEnd w:id="23298"/>
      <w:bookmarkEnd w:id="23299"/>
      <w:bookmarkEnd w:id="23300"/>
      <w:bookmarkEnd w:id="23301"/>
      <w:bookmarkEnd w:id="23302"/>
      <w:bookmarkEnd w:id="23303"/>
      <w:bookmarkEnd w:id="23304"/>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2373A9" w:rsidRPr="00AC685F" w:rsidDel="00471E7D" w14:paraId="146120C7" w14:textId="1DE653C5" w:rsidTr="002373A9">
        <w:trPr>
          <w:trHeight w:val="528"/>
          <w:tblHeader/>
          <w:del w:id="23305" w:author="Phuong Truong Thi" w:date="2024-10-08T18:06:00Z"/>
        </w:trPr>
        <w:tc>
          <w:tcPr>
            <w:tcW w:w="936" w:type="dxa"/>
            <w:shd w:val="clear" w:color="000000" w:fill="F7C7AC"/>
            <w:vAlign w:val="center"/>
            <w:hideMark/>
          </w:tcPr>
          <w:p w14:paraId="5936E4F8" w14:textId="48C2CA58" w:rsidR="002373A9" w:rsidRPr="00AC685F" w:rsidDel="00471E7D" w:rsidRDefault="002373A9">
            <w:pPr>
              <w:spacing w:before="0" w:line="240" w:lineRule="auto"/>
              <w:contextualSpacing w:val="0"/>
              <w:jc w:val="center"/>
              <w:rPr>
                <w:del w:id="23306" w:author="Phuong Truong Thi" w:date="2024-10-08T18:06:00Z"/>
                <w:rFonts w:ascii="Times New Roman" w:eastAsia="Times New Roman" w:hAnsi="Times New Roman"/>
                <w:b/>
                <w:bCs/>
                <w:color w:val="000000"/>
                <w:sz w:val="24"/>
                <w:szCs w:val="24"/>
                <w:lang w:val="vi-VN" w:eastAsia="vi-VN"/>
              </w:rPr>
            </w:pPr>
            <w:del w:id="23307" w:author="Phuong Truong Thi" w:date="2024-10-08T18:06:00Z">
              <w:r w:rsidRPr="00AC685F" w:rsidDel="00471E7D">
                <w:rPr>
                  <w:rFonts w:ascii="Times New Roman" w:eastAsia="Times New Roman" w:hAnsi="Times New Roman"/>
                  <w:b/>
                  <w:bCs/>
                  <w:color w:val="000000"/>
                  <w:sz w:val="24"/>
                  <w:szCs w:val="24"/>
                  <w:lang w:val="vi-VN" w:eastAsia="vi-VN"/>
                </w:rPr>
                <w:delText>STT</w:delText>
              </w:r>
              <w:bookmarkStart w:id="23308" w:name="_Toc180598287"/>
              <w:bookmarkStart w:id="23309" w:name="_Toc180599051"/>
              <w:bookmarkStart w:id="23310" w:name="_Toc181872796"/>
              <w:bookmarkStart w:id="23311" w:name="_Toc183455289"/>
              <w:bookmarkStart w:id="23312" w:name="_Toc183456241"/>
              <w:bookmarkStart w:id="23313" w:name="_Toc184406575"/>
              <w:bookmarkStart w:id="23314" w:name="_Toc184407834"/>
              <w:bookmarkStart w:id="23315" w:name="_Toc184408782"/>
              <w:bookmarkStart w:id="23316" w:name="_Toc184409730"/>
              <w:bookmarkStart w:id="23317" w:name="_Toc184813516"/>
              <w:bookmarkEnd w:id="23308"/>
              <w:bookmarkEnd w:id="23309"/>
              <w:bookmarkEnd w:id="23310"/>
              <w:bookmarkEnd w:id="23311"/>
              <w:bookmarkEnd w:id="23312"/>
              <w:bookmarkEnd w:id="23313"/>
              <w:bookmarkEnd w:id="23314"/>
              <w:bookmarkEnd w:id="23315"/>
              <w:bookmarkEnd w:id="23316"/>
              <w:bookmarkEnd w:id="23317"/>
            </w:del>
          </w:p>
        </w:tc>
        <w:tc>
          <w:tcPr>
            <w:tcW w:w="2329" w:type="dxa"/>
            <w:shd w:val="clear" w:color="000000" w:fill="F7C7AC"/>
            <w:vAlign w:val="center"/>
            <w:hideMark/>
          </w:tcPr>
          <w:p w14:paraId="29FAF48F" w14:textId="75DEC351" w:rsidR="002373A9" w:rsidRPr="00AC685F" w:rsidDel="00471E7D" w:rsidRDefault="002373A9">
            <w:pPr>
              <w:spacing w:before="0" w:line="240" w:lineRule="auto"/>
              <w:contextualSpacing w:val="0"/>
              <w:jc w:val="center"/>
              <w:rPr>
                <w:del w:id="23318" w:author="Phuong Truong Thi" w:date="2024-10-08T18:06:00Z"/>
                <w:rFonts w:ascii="Times New Roman" w:eastAsia="Times New Roman" w:hAnsi="Times New Roman"/>
                <w:b/>
                <w:bCs/>
                <w:color w:val="000000"/>
                <w:sz w:val="24"/>
                <w:szCs w:val="24"/>
                <w:lang w:val="vi-VN" w:eastAsia="vi-VN"/>
              </w:rPr>
            </w:pPr>
            <w:del w:id="23319" w:author="Phuong Truong Thi" w:date="2024-10-08T18:06:00Z">
              <w:r w:rsidRPr="00AC685F" w:rsidDel="00471E7D">
                <w:rPr>
                  <w:rFonts w:ascii="Times New Roman" w:eastAsia="Times New Roman" w:hAnsi="Times New Roman"/>
                  <w:b/>
                  <w:bCs/>
                  <w:color w:val="000000"/>
                  <w:sz w:val="24"/>
                  <w:szCs w:val="24"/>
                  <w:lang w:val="vi-VN" w:eastAsia="vi-VN"/>
                </w:rPr>
                <w:delText>Trường dữ liệu</w:delText>
              </w:r>
              <w:bookmarkStart w:id="23320" w:name="_Toc180598288"/>
              <w:bookmarkStart w:id="23321" w:name="_Toc180599052"/>
              <w:bookmarkStart w:id="23322" w:name="_Toc181872797"/>
              <w:bookmarkStart w:id="23323" w:name="_Toc183455290"/>
              <w:bookmarkStart w:id="23324" w:name="_Toc183456242"/>
              <w:bookmarkStart w:id="23325" w:name="_Toc184406576"/>
              <w:bookmarkStart w:id="23326" w:name="_Toc184407835"/>
              <w:bookmarkStart w:id="23327" w:name="_Toc184408783"/>
              <w:bookmarkStart w:id="23328" w:name="_Toc184409731"/>
              <w:bookmarkStart w:id="23329" w:name="_Toc184813517"/>
              <w:bookmarkEnd w:id="23320"/>
              <w:bookmarkEnd w:id="23321"/>
              <w:bookmarkEnd w:id="23322"/>
              <w:bookmarkEnd w:id="23323"/>
              <w:bookmarkEnd w:id="23324"/>
              <w:bookmarkEnd w:id="23325"/>
              <w:bookmarkEnd w:id="23326"/>
              <w:bookmarkEnd w:id="23327"/>
              <w:bookmarkEnd w:id="23328"/>
              <w:bookmarkEnd w:id="23329"/>
            </w:del>
          </w:p>
        </w:tc>
        <w:tc>
          <w:tcPr>
            <w:tcW w:w="1405" w:type="dxa"/>
            <w:shd w:val="clear" w:color="000000" w:fill="F7C7AC"/>
            <w:vAlign w:val="center"/>
          </w:tcPr>
          <w:p w14:paraId="1B84CC19" w14:textId="2E483960" w:rsidR="002373A9" w:rsidRPr="00497C9A" w:rsidDel="00471E7D" w:rsidRDefault="002373A9">
            <w:pPr>
              <w:spacing w:before="0" w:line="240" w:lineRule="auto"/>
              <w:contextualSpacing w:val="0"/>
              <w:jc w:val="center"/>
              <w:rPr>
                <w:del w:id="23330" w:author="Phuong Truong Thi" w:date="2024-10-08T18:06:00Z"/>
                <w:rFonts w:ascii="Times New Roman" w:eastAsia="Times New Roman" w:hAnsi="Times New Roman"/>
                <w:b/>
                <w:bCs/>
                <w:color w:val="000000"/>
                <w:sz w:val="24"/>
                <w:szCs w:val="24"/>
                <w:lang w:val="vi-VN" w:eastAsia="vi-VN"/>
              </w:rPr>
            </w:pPr>
            <w:del w:id="23331" w:author="Phuong Truong Thi" w:date="2024-10-08T18:06:00Z">
              <w:r w:rsidRPr="00497C9A" w:rsidDel="00471E7D">
                <w:rPr>
                  <w:rFonts w:ascii="Times New Roman" w:eastAsia="Times New Roman" w:hAnsi="Times New Roman"/>
                  <w:b/>
                  <w:bCs/>
                  <w:color w:val="000000"/>
                  <w:sz w:val="24"/>
                  <w:szCs w:val="24"/>
                  <w:lang w:val="vi-VN" w:eastAsia="vi-VN"/>
                </w:rPr>
                <w:delText>Định dạng</w:delText>
              </w:r>
              <w:bookmarkStart w:id="23332" w:name="_Toc180598289"/>
              <w:bookmarkStart w:id="23333" w:name="_Toc180599053"/>
              <w:bookmarkStart w:id="23334" w:name="_Toc181872798"/>
              <w:bookmarkStart w:id="23335" w:name="_Toc183455291"/>
              <w:bookmarkStart w:id="23336" w:name="_Toc183456243"/>
              <w:bookmarkStart w:id="23337" w:name="_Toc184406577"/>
              <w:bookmarkStart w:id="23338" w:name="_Toc184407836"/>
              <w:bookmarkStart w:id="23339" w:name="_Toc184408784"/>
              <w:bookmarkStart w:id="23340" w:name="_Toc184409732"/>
              <w:bookmarkStart w:id="23341" w:name="_Toc184813518"/>
              <w:bookmarkEnd w:id="23332"/>
              <w:bookmarkEnd w:id="23333"/>
              <w:bookmarkEnd w:id="23334"/>
              <w:bookmarkEnd w:id="23335"/>
              <w:bookmarkEnd w:id="23336"/>
              <w:bookmarkEnd w:id="23337"/>
              <w:bookmarkEnd w:id="23338"/>
              <w:bookmarkEnd w:id="23339"/>
              <w:bookmarkEnd w:id="23340"/>
              <w:bookmarkEnd w:id="23341"/>
            </w:del>
          </w:p>
        </w:tc>
        <w:tc>
          <w:tcPr>
            <w:tcW w:w="2670" w:type="dxa"/>
            <w:shd w:val="clear" w:color="000000" w:fill="F7C7AC"/>
            <w:vAlign w:val="center"/>
            <w:hideMark/>
          </w:tcPr>
          <w:p w14:paraId="50968CC2" w14:textId="1898183B" w:rsidR="002373A9" w:rsidRPr="00AC685F" w:rsidDel="00471E7D" w:rsidRDefault="002373A9">
            <w:pPr>
              <w:spacing w:before="0" w:line="240" w:lineRule="auto"/>
              <w:contextualSpacing w:val="0"/>
              <w:jc w:val="center"/>
              <w:rPr>
                <w:del w:id="23342" w:author="Phuong Truong Thi" w:date="2024-10-08T18:06:00Z"/>
                <w:rFonts w:ascii="Times New Roman" w:eastAsia="Times New Roman" w:hAnsi="Times New Roman"/>
                <w:b/>
                <w:bCs/>
                <w:color w:val="000000"/>
                <w:sz w:val="24"/>
                <w:szCs w:val="24"/>
                <w:lang w:val="vi-VN" w:eastAsia="vi-VN"/>
              </w:rPr>
            </w:pPr>
            <w:del w:id="23343" w:author="Phuong Truong Thi" w:date="2024-10-08T18:06:00Z">
              <w:r w:rsidRPr="00AC685F" w:rsidDel="00471E7D">
                <w:rPr>
                  <w:rFonts w:ascii="Times New Roman" w:eastAsia="Times New Roman" w:hAnsi="Times New Roman"/>
                  <w:b/>
                  <w:bCs/>
                  <w:color w:val="000000"/>
                  <w:sz w:val="24"/>
                  <w:szCs w:val="24"/>
                  <w:lang w:val="vi-VN" w:eastAsia="vi-VN"/>
                </w:rPr>
                <w:delText>Mã danh mục tham chiếu</w:delText>
              </w:r>
              <w:bookmarkStart w:id="23344" w:name="_Toc180598290"/>
              <w:bookmarkStart w:id="23345" w:name="_Toc180599054"/>
              <w:bookmarkStart w:id="23346" w:name="_Toc181872799"/>
              <w:bookmarkStart w:id="23347" w:name="_Toc183455292"/>
              <w:bookmarkStart w:id="23348" w:name="_Toc183456244"/>
              <w:bookmarkStart w:id="23349" w:name="_Toc184406578"/>
              <w:bookmarkStart w:id="23350" w:name="_Toc184407837"/>
              <w:bookmarkStart w:id="23351" w:name="_Toc184408785"/>
              <w:bookmarkStart w:id="23352" w:name="_Toc184409733"/>
              <w:bookmarkStart w:id="23353" w:name="_Toc184813519"/>
              <w:bookmarkEnd w:id="23344"/>
              <w:bookmarkEnd w:id="23345"/>
              <w:bookmarkEnd w:id="23346"/>
              <w:bookmarkEnd w:id="23347"/>
              <w:bookmarkEnd w:id="23348"/>
              <w:bookmarkEnd w:id="23349"/>
              <w:bookmarkEnd w:id="23350"/>
              <w:bookmarkEnd w:id="23351"/>
              <w:bookmarkEnd w:id="23352"/>
              <w:bookmarkEnd w:id="23353"/>
            </w:del>
          </w:p>
        </w:tc>
        <w:bookmarkStart w:id="23354" w:name="_Toc180598291"/>
        <w:bookmarkStart w:id="23355" w:name="_Toc180599055"/>
        <w:bookmarkStart w:id="23356" w:name="_Toc181872800"/>
        <w:bookmarkStart w:id="23357" w:name="_Toc183455293"/>
        <w:bookmarkStart w:id="23358" w:name="_Toc183456245"/>
        <w:bookmarkStart w:id="23359" w:name="_Toc184406579"/>
        <w:bookmarkStart w:id="23360" w:name="_Toc184407838"/>
        <w:bookmarkStart w:id="23361" w:name="_Toc184408786"/>
        <w:bookmarkStart w:id="23362" w:name="_Toc184409734"/>
        <w:bookmarkStart w:id="23363" w:name="_Toc184813520"/>
        <w:bookmarkEnd w:id="23354"/>
        <w:bookmarkEnd w:id="23355"/>
        <w:bookmarkEnd w:id="23356"/>
        <w:bookmarkEnd w:id="23357"/>
        <w:bookmarkEnd w:id="23358"/>
        <w:bookmarkEnd w:id="23359"/>
        <w:bookmarkEnd w:id="23360"/>
        <w:bookmarkEnd w:id="23361"/>
        <w:bookmarkEnd w:id="23362"/>
        <w:bookmarkEnd w:id="23363"/>
      </w:tr>
      <w:tr w:rsidR="002373A9" w:rsidRPr="00AC685F" w:rsidDel="00471E7D" w14:paraId="40569928" w14:textId="73390F69" w:rsidTr="002373A9">
        <w:trPr>
          <w:trHeight w:val="276"/>
          <w:del w:id="23364" w:author="Phuong Truong Thi" w:date="2024-10-08T18:06:00Z"/>
        </w:trPr>
        <w:tc>
          <w:tcPr>
            <w:tcW w:w="936" w:type="dxa"/>
            <w:shd w:val="clear" w:color="auto" w:fill="auto"/>
            <w:vAlign w:val="center"/>
          </w:tcPr>
          <w:p w14:paraId="6D333786" w14:textId="28287938" w:rsidR="002373A9" w:rsidRPr="00E6562C" w:rsidDel="00471E7D" w:rsidRDefault="002373A9">
            <w:pPr>
              <w:pStyle w:val="ListParagraph"/>
              <w:numPr>
                <w:ilvl w:val="0"/>
                <w:numId w:val="80"/>
              </w:numPr>
              <w:spacing w:before="0" w:line="240" w:lineRule="auto"/>
              <w:contextualSpacing w:val="0"/>
              <w:jc w:val="center"/>
              <w:rPr>
                <w:del w:id="23365" w:author="Phuong Truong Thi" w:date="2024-10-08T18:06:00Z"/>
                <w:rFonts w:eastAsia="Times New Roman"/>
                <w:color w:val="000000"/>
                <w:szCs w:val="24"/>
                <w:lang w:eastAsia="vi-VN"/>
              </w:rPr>
            </w:pPr>
            <w:bookmarkStart w:id="23366" w:name="_Toc180598292"/>
            <w:bookmarkStart w:id="23367" w:name="_Toc180599056"/>
            <w:bookmarkStart w:id="23368" w:name="_Toc181872801"/>
            <w:bookmarkStart w:id="23369" w:name="_Toc183455294"/>
            <w:bookmarkStart w:id="23370" w:name="_Toc183456246"/>
            <w:bookmarkStart w:id="23371" w:name="_Toc184406580"/>
            <w:bookmarkStart w:id="23372" w:name="_Toc184407839"/>
            <w:bookmarkStart w:id="23373" w:name="_Toc184408787"/>
            <w:bookmarkStart w:id="23374" w:name="_Toc184409735"/>
            <w:bookmarkStart w:id="23375" w:name="_Toc184813521"/>
            <w:bookmarkEnd w:id="23366"/>
            <w:bookmarkEnd w:id="23367"/>
            <w:bookmarkEnd w:id="23368"/>
            <w:bookmarkEnd w:id="23369"/>
            <w:bookmarkEnd w:id="23370"/>
            <w:bookmarkEnd w:id="23371"/>
            <w:bookmarkEnd w:id="23372"/>
            <w:bookmarkEnd w:id="23373"/>
            <w:bookmarkEnd w:id="23374"/>
            <w:bookmarkEnd w:id="23375"/>
          </w:p>
        </w:tc>
        <w:tc>
          <w:tcPr>
            <w:tcW w:w="2329" w:type="dxa"/>
            <w:shd w:val="clear" w:color="auto" w:fill="auto"/>
            <w:vAlign w:val="bottom"/>
          </w:tcPr>
          <w:p w14:paraId="60E60996" w14:textId="69E9D0A9" w:rsidR="002373A9" w:rsidRPr="005B43AE" w:rsidDel="00471E7D" w:rsidRDefault="002373A9">
            <w:pPr>
              <w:spacing w:before="0" w:line="240" w:lineRule="auto"/>
              <w:contextualSpacing w:val="0"/>
              <w:rPr>
                <w:del w:id="23376" w:author="Phuong Truong Thi" w:date="2024-10-08T18:06:00Z"/>
                <w:rFonts w:ascii="Times New Roman" w:hAnsi="Times New Roman"/>
                <w:color w:val="000000"/>
                <w:sz w:val="24"/>
                <w:szCs w:val="24"/>
              </w:rPr>
            </w:pPr>
            <w:del w:id="23377" w:author="Phuong Truong Thi" w:date="2024-10-08T18:06:00Z">
              <w:r w:rsidRPr="005B43AE" w:rsidDel="00471E7D">
                <w:rPr>
                  <w:rFonts w:ascii="Times New Roman" w:hAnsi="Times New Roman"/>
                  <w:color w:val="000000"/>
                  <w:sz w:val="24"/>
                  <w:szCs w:val="24"/>
                </w:rPr>
                <w:delText>Họ và tên</w:delText>
              </w:r>
              <w:bookmarkStart w:id="23378" w:name="_Toc180598293"/>
              <w:bookmarkStart w:id="23379" w:name="_Toc180599057"/>
              <w:bookmarkStart w:id="23380" w:name="_Toc181872802"/>
              <w:bookmarkStart w:id="23381" w:name="_Toc183455295"/>
              <w:bookmarkStart w:id="23382" w:name="_Toc183456247"/>
              <w:bookmarkStart w:id="23383" w:name="_Toc184406581"/>
              <w:bookmarkStart w:id="23384" w:name="_Toc184407840"/>
              <w:bookmarkStart w:id="23385" w:name="_Toc184408788"/>
              <w:bookmarkStart w:id="23386" w:name="_Toc184409736"/>
              <w:bookmarkStart w:id="23387" w:name="_Toc184813522"/>
              <w:bookmarkEnd w:id="23378"/>
              <w:bookmarkEnd w:id="23379"/>
              <w:bookmarkEnd w:id="23380"/>
              <w:bookmarkEnd w:id="23381"/>
              <w:bookmarkEnd w:id="23382"/>
              <w:bookmarkEnd w:id="23383"/>
              <w:bookmarkEnd w:id="23384"/>
              <w:bookmarkEnd w:id="23385"/>
              <w:bookmarkEnd w:id="23386"/>
              <w:bookmarkEnd w:id="23387"/>
            </w:del>
          </w:p>
        </w:tc>
        <w:tc>
          <w:tcPr>
            <w:tcW w:w="1405" w:type="dxa"/>
          </w:tcPr>
          <w:p w14:paraId="740AADB5" w14:textId="1AC08D38" w:rsidR="002373A9" w:rsidRPr="003A44DC" w:rsidDel="00471E7D" w:rsidRDefault="002373A9">
            <w:pPr>
              <w:spacing w:before="0" w:line="240" w:lineRule="auto"/>
              <w:contextualSpacing w:val="0"/>
              <w:jc w:val="left"/>
              <w:rPr>
                <w:del w:id="23388" w:author="Phuong Truong Thi" w:date="2024-10-08T18:06:00Z"/>
                <w:rFonts w:ascii="Times New Roman" w:eastAsia="Times New Roman" w:hAnsi="Times New Roman"/>
                <w:color w:val="000000"/>
                <w:sz w:val="24"/>
                <w:szCs w:val="24"/>
                <w:lang w:eastAsia="vi-VN"/>
              </w:rPr>
            </w:pPr>
            <w:del w:id="23389" w:author="Phuong Truong Thi" w:date="2024-10-08T18:06:00Z">
              <w:r w:rsidDel="00471E7D">
                <w:rPr>
                  <w:rFonts w:ascii="Times New Roman" w:eastAsia="Times New Roman" w:hAnsi="Times New Roman"/>
                  <w:color w:val="000000"/>
                  <w:sz w:val="24"/>
                  <w:szCs w:val="24"/>
                  <w:lang w:eastAsia="vi-VN"/>
                </w:rPr>
                <w:delText>Text</w:delText>
              </w:r>
              <w:bookmarkStart w:id="23390" w:name="_Toc180598294"/>
              <w:bookmarkStart w:id="23391" w:name="_Toc180599058"/>
              <w:bookmarkStart w:id="23392" w:name="_Toc181872803"/>
              <w:bookmarkStart w:id="23393" w:name="_Toc183455296"/>
              <w:bookmarkStart w:id="23394" w:name="_Toc183456248"/>
              <w:bookmarkStart w:id="23395" w:name="_Toc184406582"/>
              <w:bookmarkStart w:id="23396" w:name="_Toc184407841"/>
              <w:bookmarkStart w:id="23397" w:name="_Toc184408789"/>
              <w:bookmarkStart w:id="23398" w:name="_Toc184409737"/>
              <w:bookmarkStart w:id="23399" w:name="_Toc184813523"/>
              <w:bookmarkEnd w:id="23390"/>
              <w:bookmarkEnd w:id="23391"/>
              <w:bookmarkEnd w:id="23392"/>
              <w:bookmarkEnd w:id="23393"/>
              <w:bookmarkEnd w:id="23394"/>
              <w:bookmarkEnd w:id="23395"/>
              <w:bookmarkEnd w:id="23396"/>
              <w:bookmarkEnd w:id="23397"/>
              <w:bookmarkEnd w:id="23398"/>
              <w:bookmarkEnd w:id="23399"/>
            </w:del>
          </w:p>
        </w:tc>
        <w:tc>
          <w:tcPr>
            <w:tcW w:w="2670" w:type="dxa"/>
            <w:shd w:val="clear" w:color="auto" w:fill="auto"/>
            <w:noWrap/>
            <w:vAlign w:val="center"/>
          </w:tcPr>
          <w:p w14:paraId="58B7005F" w14:textId="67F66978" w:rsidR="002373A9" w:rsidRPr="003A44DC" w:rsidDel="00471E7D" w:rsidRDefault="002373A9">
            <w:pPr>
              <w:spacing w:before="0" w:line="240" w:lineRule="auto"/>
              <w:contextualSpacing w:val="0"/>
              <w:rPr>
                <w:del w:id="23400" w:author="Phuong Truong Thi" w:date="2024-10-08T18:06:00Z"/>
                <w:rFonts w:ascii="Times New Roman" w:eastAsia="Times New Roman" w:hAnsi="Times New Roman"/>
                <w:color w:val="000000"/>
                <w:sz w:val="24"/>
                <w:szCs w:val="24"/>
                <w:lang w:val="vi-VN" w:eastAsia="vi-VN"/>
              </w:rPr>
            </w:pPr>
            <w:bookmarkStart w:id="23401" w:name="_Toc180598295"/>
            <w:bookmarkStart w:id="23402" w:name="_Toc180599059"/>
            <w:bookmarkStart w:id="23403" w:name="_Toc181872804"/>
            <w:bookmarkStart w:id="23404" w:name="_Toc183455297"/>
            <w:bookmarkStart w:id="23405" w:name="_Toc183456249"/>
            <w:bookmarkStart w:id="23406" w:name="_Toc184406583"/>
            <w:bookmarkStart w:id="23407" w:name="_Toc184407842"/>
            <w:bookmarkStart w:id="23408" w:name="_Toc184408790"/>
            <w:bookmarkStart w:id="23409" w:name="_Toc184409738"/>
            <w:bookmarkStart w:id="23410" w:name="_Toc184813524"/>
            <w:bookmarkEnd w:id="23401"/>
            <w:bookmarkEnd w:id="23402"/>
            <w:bookmarkEnd w:id="23403"/>
            <w:bookmarkEnd w:id="23404"/>
            <w:bookmarkEnd w:id="23405"/>
            <w:bookmarkEnd w:id="23406"/>
            <w:bookmarkEnd w:id="23407"/>
            <w:bookmarkEnd w:id="23408"/>
            <w:bookmarkEnd w:id="23409"/>
            <w:bookmarkEnd w:id="23410"/>
          </w:p>
        </w:tc>
        <w:bookmarkStart w:id="23411" w:name="_Toc180598296"/>
        <w:bookmarkStart w:id="23412" w:name="_Toc180599060"/>
        <w:bookmarkStart w:id="23413" w:name="_Toc181872805"/>
        <w:bookmarkStart w:id="23414" w:name="_Toc183455298"/>
        <w:bookmarkStart w:id="23415" w:name="_Toc183456250"/>
        <w:bookmarkStart w:id="23416" w:name="_Toc184406584"/>
        <w:bookmarkStart w:id="23417" w:name="_Toc184407843"/>
        <w:bookmarkStart w:id="23418" w:name="_Toc184408791"/>
        <w:bookmarkStart w:id="23419" w:name="_Toc184409739"/>
        <w:bookmarkStart w:id="23420" w:name="_Toc184813525"/>
        <w:bookmarkEnd w:id="23411"/>
        <w:bookmarkEnd w:id="23412"/>
        <w:bookmarkEnd w:id="23413"/>
        <w:bookmarkEnd w:id="23414"/>
        <w:bookmarkEnd w:id="23415"/>
        <w:bookmarkEnd w:id="23416"/>
        <w:bookmarkEnd w:id="23417"/>
        <w:bookmarkEnd w:id="23418"/>
        <w:bookmarkEnd w:id="23419"/>
        <w:bookmarkEnd w:id="23420"/>
      </w:tr>
      <w:tr w:rsidR="002373A9" w:rsidRPr="00AC685F" w:rsidDel="00471E7D" w14:paraId="6631CC26" w14:textId="1543C971" w:rsidTr="002373A9">
        <w:trPr>
          <w:trHeight w:val="309"/>
          <w:del w:id="23421" w:author="Phuong Truong Thi" w:date="2024-10-08T18:06:00Z"/>
        </w:trPr>
        <w:tc>
          <w:tcPr>
            <w:tcW w:w="936" w:type="dxa"/>
            <w:shd w:val="clear" w:color="auto" w:fill="auto"/>
            <w:vAlign w:val="center"/>
            <w:hideMark/>
          </w:tcPr>
          <w:p w14:paraId="553E5864" w14:textId="6F1121C8" w:rsidR="002373A9" w:rsidRPr="00E6562C" w:rsidDel="00471E7D" w:rsidRDefault="002373A9">
            <w:pPr>
              <w:pStyle w:val="ListParagraph"/>
              <w:numPr>
                <w:ilvl w:val="0"/>
                <w:numId w:val="80"/>
              </w:numPr>
              <w:spacing w:before="0" w:line="240" w:lineRule="auto"/>
              <w:contextualSpacing w:val="0"/>
              <w:jc w:val="center"/>
              <w:rPr>
                <w:del w:id="23422" w:author="Phuong Truong Thi" w:date="2024-10-08T18:06:00Z"/>
                <w:rFonts w:eastAsia="Times New Roman"/>
                <w:color w:val="000000"/>
                <w:szCs w:val="24"/>
                <w:lang w:eastAsia="vi-VN"/>
              </w:rPr>
            </w:pPr>
            <w:bookmarkStart w:id="23423" w:name="_Toc180598297"/>
            <w:bookmarkStart w:id="23424" w:name="_Toc180599061"/>
            <w:bookmarkStart w:id="23425" w:name="_Toc181872806"/>
            <w:bookmarkStart w:id="23426" w:name="_Toc183455299"/>
            <w:bookmarkStart w:id="23427" w:name="_Toc183456251"/>
            <w:bookmarkStart w:id="23428" w:name="_Toc184406585"/>
            <w:bookmarkStart w:id="23429" w:name="_Toc184407844"/>
            <w:bookmarkStart w:id="23430" w:name="_Toc184408792"/>
            <w:bookmarkStart w:id="23431" w:name="_Toc184409740"/>
            <w:bookmarkStart w:id="23432" w:name="_Toc184813526"/>
            <w:bookmarkEnd w:id="23423"/>
            <w:bookmarkEnd w:id="23424"/>
            <w:bookmarkEnd w:id="23425"/>
            <w:bookmarkEnd w:id="23426"/>
            <w:bookmarkEnd w:id="23427"/>
            <w:bookmarkEnd w:id="23428"/>
            <w:bookmarkEnd w:id="23429"/>
            <w:bookmarkEnd w:id="23430"/>
            <w:bookmarkEnd w:id="23431"/>
            <w:bookmarkEnd w:id="23432"/>
          </w:p>
        </w:tc>
        <w:tc>
          <w:tcPr>
            <w:tcW w:w="2329" w:type="dxa"/>
            <w:shd w:val="clear" w:color="auto" w:fill="auto"/>
            <w:vAlign w:val="bottom"/>
          </w:tcPr>
          <w:p w14:paraId="53D1CB65" w14:textId="52EB505C" w:rsidR="002373A9" w:rsidRPr="005B43AE" w:rsidDel="00471E7D" w:rsidRDefault="002373A9">
            <w:pPr>
              <w:spacing w:before="0" w:line="240" w:lineRule="auto"/>
              <w:contextualSpacing w:val="0"/>
              <w:rPr>
                <w:del w:id="23433" w:author="Phuong Truong Thi" w:date="2024-10-08T18:06:00Z"/>
                <w:rFonts w:ascii="Times New Roman" w:eastAsia="Times New Roman" w:hAnsi="Times New Roman"/>
                <w:color w:val="000000"/>
                <w:sz w:val="24"/>
                <w:szCs w:val="24"/>
                <w:lang w:val="vi-VN" w:eastAsia="vi-VN"/>
              </w:rPr>
            </w:pPr>
            <w:del w:id="23434" w:author="Phuong Truong Thi" w:date="2024-10-08T18:06:00Z">
              <w:r w:rsidRPr="005B43AE" w:rsidDel="00471E7D">
                <w:rPr>
                  <w:rFonts w:ascii="Times New Roman" w:hAnsi="Times New Roman"/>
                  <w:color w:val="000000"/>
                  <w:sz w:val="24"/>
                  <w:szCs w:val="24"/>
                </w:rPr>
                <w:delText>Email</w:delText>
              </w:r>
              <w:bookmarkStart w:id="23435" w:name="_Toc180598298"/>
              <w:bookmarkStart w:id="23436" w:name="_Toc180599062"/>
              <w:bookmarkStart w:id="23437" w:name="_Toc181872807"/>
              <w:bookmarkStart w:id="23438" w:name="_Toc183455300"/>
              <w:bookmarkStart w:id="23439" w:name="_Toc183456252"/>
              <w:bookmarkStart w:id="23440" w:name="_Toc184406586"/>
              <w:bookmarkStart w:id="23441" w:name="_Toc184407845"/>
              <w:bookmarkStart w:id="23442" w:name="_Toc184408793"/>
              <w:bookmarkStart w:id="23443" w:name="_Toc184409741"/>
              <w:bookmarkStart w:id="23444" w:name="_Toc184813527"/>
              <w:bookmarkEnd w:id="23435"/>
              <w:bookmarkEnd w:id="23436"/>
              <w:bookmarkEnd w:id="23437"/>
              <w:bookmarkEnd w:id="23438"/>
              <w:bookmarkEnd w:id="23439"/>
              <w:bookmarkEnd w:id="23440"/>
              <w:bookmarkEnd w:id="23441"/>
              <w:bookmarkEnd w:id="23442"/>
              <w:bookmarkEnd w:id="23443"/>
              <w:bookmarkEnd w:id="23444"/>
            </w:del>
          </w:p>
        </w:tc>
        <w:tc>
          <w:tcPr>
            <w:tcW w:w="1405" w:type="dxa"/>
          </w:tcPr>
          <w:p w14:paraId="3274BE14" w14:textId="6C3269BC" w:rsidR="002373A9" w:rsidRPr="003A44DC" w:rsidDel="00471E7D" w:rsidRDefault="002373A9">
            <w:pPr>
              <w:spacing w:before="0" w:line="240" w:lineRule="auto"/>
              <w:contextualSpacing w:val="0"/>
              <w:jc w:val="left"/>
              <w:rPr>
                <w:del w:id="23445" w:author="Phuong Truong Thi" w:date="2024-10-08T18:06:00Z"/>
                <w:rFonts w:ascii="Times New Roman" w:hAnsi="Times New Roman"/>
                <w:color w:val="000000"/>
                <w:sz w:val="24"/>
                <w:szCs w:val="24"/>
              </w:rPr>
            </w:pPr>
            <w:del w:id="23446" w:author="Phuong Truong Thi" w:date="2024-10-08T18:06:00Z">
              <w:r w:rsidDel="00471E7D">
                <w:rPr>
                  <w:rFonts w:ascii="Times New Roman" w:hAnsi="Times New Roman"/>
                  <w:color w:val="000000"/>
                  <w:sz w:val="24"/>
                  <w:szCs w:val="24"/>
                </w:rPr>
                <w:delText>Text</w:delText>
              </w:r>
              <w:bookmarkStart w:id="23447" w:name="_Toc180598299"/>
              <w:bookmarkStart w:id="23448" w:name="_Toc180599063"/>
              <w:bookmarkStart w:id="23449" w:name="_Toc181872808"/>
              <w:bookmarkStart w:id="23450" w:name="_Toc183455301"/>
              <w:bookmarkStart w:id="23451" w:name="_Toc183456253"/>
              <w:bookmarkStart w:id="23452" w:name="_Toc184406587"/>
              <w:bookmarkStart w:id="23453" w:name="_Toc184407846"/>
              <w:bookmarkStart w:id="23454" w:name="_Toc184408794"/>
              <w:bookmarkStart w:id="23455" w:name="_Toc184409742"/>
              <w:bookmarkStart w:id="23456" w:name="_Toc184813528"/>
              <w:bookmarkEnd w:id="23447"/>
              <w:bookmarkEnd w:id="23448"/>
              <w:bookmarkEnd w:id="23449"/>
              <w:bookmarkEnd w:id="23450"/>
              <w:bookmarkEnd w:id="23451"/>
              <w:bookmarkEnd w:id="23452"/>
              <w:bookmarkEnd w:id="23453"/>
              <w:bookmarkEnd w:id="23454"/>
              <w:bookmarkEnd w:id="23455"/>
              <w:bookmarkEnd w:id="23456"/>
            </w:del>
          </w:p>
        </w:tc>
        <w:tc>
          <w:tcPr>
            <w:tcW w:w="2670" w:type="dxa"/>
            <w:shd w:val="clear" w:color="auto" w:fill="auto"/>
            <w:noWrap/>
            <w:vAlign w:val="center"/>
          </w:tcPr>
          <w:p w14:paraId="43ACDDAE" w14:textId="650F412A" w:rsidR="002373A9" w:rsidRPr="003A44DC" w:rsidDel="00471E7D" w:rsidRDefault="002373A9">
            <w:pPr>
              <w:spacing w:before="0" w:line="240" w:lineRule="auto"/>
              <w:contextualSpacing w:val="0"/>
              <w:rPr>
                <w:del w:id="23457" w:author="Phuong Truong Thi" w:date="2024-10-08T18:06:00Z"/>
                <w:rFonts w:ascii="Times New Roman" w:eastAsia="Times New Roman" w:hAnsi="Times New Roman"/>
                <w:color w:val="000000"/>
                <w:sz w:val="24"/>
                <w:szCs w:val="24"/>
                <w:lang w:eastAsia="vi-VN"/>
              </w:rPr>
            </w:pPr>
            <w:bookmarkStart w:id="23458" w:name="_Toc180598300"/>
            <w:bookmarkStart w:id="23459" w:name="_Toc180599064"/>
            <w:bookmarkStart w:id="23460" w:name="_Toc181872809"/>
            <w:bookmarkStart w:id="23461" w:name="_Toc183455302"/>
            <w:bookmarkStart w:id="23462" w:name="_Toc183456254"/>
            <w:bookmarkStart w:id="23463" w:name="_Toc184406588"/>
            <w:bookmarkStart w:id="23464" w:name="_Toc184407847"/>
            <w:bookmarkStart w:id="23465" w:name="_Toc184408795"/>
            <w:bookmarkStart w:id="23466" w:name="_Toc184409743"/>
            <w:bookmarkStart w:id="23467" w:name="_Toc184813529"/>
            <w:bookmarkEnd w:id="23458"/>
            <w:bookmarkEnd w:id="23459"/>
            <w:bookmarkEnd w:id="23460"/>
            <w:bookmarkEnd w:id="23461"/>
            <w:bookmarkEnd w:id="23462"/>
            <w:bookmarkEnd w:id="23463"/>
            <w:bookmarkEnd w:id="23464"/>
            <w:bookmarkEnd w:id="23465"/>
            <w:bookmarkEnd w:id="23466"/>
            <w:bookmarkEnd w:id="23467"/>
          </w:p>
        </w:tc>
        <w:bookmarkStart w:id="23468" w:name="_Toc180598301"/>
        <w:bookmarkStart w:id="23469" w:name="_Toc180599065"/>
        <w:bookmarkStart w:id="23470" w:name="_Toc181872810"/>
        <w:bookmarkStart w:id="23471" w:name="_Toc183455303"/>
        <w:bookmarkStart w:id="23472" w:name="_Toc183456255"/>
        <w:bookmarkStart w:id="23473" w:name="_Toc184406589"/>
        <w:bookmarkStart w:id="23474" w:name="_Toc184407848"/>
        <w:bookmarkStart w:id="23475" w:name="_Toc184408796"/>
        <w:bookmarkStart w:id="23476" w:name="_Toc184409744"/>
        <w:bookmarkStart w:id="23477" w:name="_Toc184813530"/>
        <w:bookmarkEnd w:id="23468"/>
        <w:bookmarkEnd w:id="23469"/>
        <w:bookmarkEnd w:id="23470"/>
        <w:bookmarkEnd w:id="23471"/>
        <w:bookmarkEnd w:id="23472"/>
        <w:bookmarkEnd w:id="23473"/>
        <w:bookmarkEnd w:id="23474"/>
        <w:bookmarkEnd w:id="23475"/>
        <w:bookmarkEnd w:id="23476"/>
        <w:bookmarkEnd w:id="23477"/>
      </w:tr>
      <w:tr w:rsidR="002373A9" w:rsidRPr="00AC685F" w:rsidDel="00471E7D" w14:paraId="607FCE3F" w14:textId="0C846850" w:rsidTr="002373A9">
        <w:trPr>
          <w:trHeight w:val="276"/>
          <w:del w:id="23478" w:author="Phuong Truong Thi" w:date="2024-10-08T18:06:00Z"/>
        </w:trPr>
        <w:tc>
          <w:tcPr>
            <w:tcW w:w="936" w:type="dxa"/>
            <w:shd w:val="clear" w:color="000000" w:fill="FFFFFF"/>
            <w:vAlign w:val="center"/>
            <w:hideMark/>
          </w:tcPr>
          <w:p w14:paraId="1F71BB47" w14:textId="6493BE14" w:rsidR="002373A9" w:rsidRPr="00E6562C" w:rsidDel="00471E7D" w:rsidRDefault="002373A9">
            <w:pPr>
              <w:pStyle w:val="ListParagraph"/>
              <w:numPr>
                <w:ilvl w:val="0"/>
                <w:numId w:val="80"/>
              </w:numPr>
              <w:spacing w:before="0" w:line="240" w:lineRule="auto"/>
              <w:contextualSpacing w:val="0"/>
              <w:jc w:val="center"/>
              <w:rPr>
                <w:del w:id="23479" w:author="Phuong Truong Thi" w:date="2024-10-08T18:06:00Z"/>
                <w:rFonts w:eastAsia="Times New Roman"/>
                <w:color w:val="000000"/>
                <w:szCs w:val="24"/>
                <w:lang w:eastAsia="vi-VN"/>
              </w:rPr>
            </w:pPr>
            <w:bookmarkStart w:id="23480" w:name="_Toc180598302"/>
            <w:bookmarkStart w:id="23481" w:name="_Toc180599066"/>
            <w:bookmarkStart w:id="23482" w:name="_Toc181872811"/>
            <w:bookmarkStart w:id="23483" w:name="_Toc183455304"/>
            <w:bookmarkStart w:id="23484" w:name="_Toc183456256"/>
            <w:bookmarkStart w:id="23485" w:name="_Toc184406590"/>
            <w:bookmarkStart w:id="23486" w:name="_Toc184407849"/>
            <w:bookmarkStart w:id="23487" w:name="_Toc184408797"/>
            <w:bookmarkStart w:id="23488" w:name="_Toc184409745"/>
            <w:bookmarkStart w:id="23489" w:name="_Toc184813531"/>
            <w:bookmarkEnd w:id="23480"/>
            <w:bookmarkEnd w:id="23481"/>
            <w:bookmarkEnd w:id="23482"/>
            <w:bookmarkEnd w:id="23483"/>
            <w:bookmarkEnd w:id="23484"/>
            <w:bookmarkEnd w:id="23485"/>
            <w:bookmarkEnd w:id="23486"/>
            <w:bookmarkEnd w:id="23487"/>
            <w:bookmarkEnd w:id="23488"/>
            <w:bookmarkEnd w:id="23489"/>
          </w:p>
        </w:tc>
        <w:tc>
          <w:tcPr>
            <w:tcW w:w="2329" w:type="dxa"/>
            <w:shd w:val="clear" w:color="000000" w:fill="FFFFFF"/>
            <w:vAlign w:val="bottom"/>
          </w:tcPr>
          <w:p w14:paraId="692A54BA" w14:textId="006A397A" w:rsidR="002373A9" w:rsidRPr="005B43AE" w:rsidDel="00471E7D" w:rsidRDefault="002373A9">
            <w:pPr>
              <w:spacing w:before="0" w:line="240" w:lineRule="auto"/>
              <w:contextualSpacing w:val="0"/>
              <w:rPr>
                <w:del w:id="23490" w:author="Phuong Truong Thi" w:date="2024-10-08T18:06:00Z"/>
                <w:rFonts w:ascii="Times New Roman" w:eastAsia="Times New Roman" w:hAnsi="Times New Roman"/>
                <w:color w:val="000000"/>
                <w:sz w:val="24"/>
                <w:szCs w:val="24"/>
                <w:lang w:val="vi-VN" w:eastAsia="vi-VN"/>
              </w:rPr>
            </w:pPr>
            <w:del w:id="23491" w:author="Phuong Truong Thi" w:date="2024-10-08T18:06:00Z">
              <w:r w:rsidRPr="005B43AE" w:rsidDel="00471E7D">
                <w:rPr>
                  <w:rFonts w:ascii="Times New Roman" w:hAnsi="Times New Roman"/>
                  <w:color w:val="000000"/>
                  <w:sz w:val="24"/>
                  <w:szCs w:val="24"/>
                </w:rPr>
                <w:delText>Số điện thoại</w:delText>
              </w:r>
              <w:bookmarkStart w:id="23492" w:name="_Toc180598303"/>
              <w:bookmarkStart w:id="23493" w:name="_Toc180599067"/>
              <w:bookmarkStart w:id="23494" w:name="_Toc181872812"/>
              <w:bookmarkStart w:id="23495" w:name="_Toc183455305"/>
              <w:bookmarkStart w:id="23496" w:name="_Toc183456257"/>
              <w:bookmarkStart w:id="23497" w:name="_Toc184406591"/>
              <w:bookmarkStart w:id="23498" w:name="_Toc184407850"/>
              <w:bookmarkStart w:id="23499" w:name="_Toc184408798"/>
              <w:bookmarkStart w:id="23500" w:name="_Toc184409746"/>
              <w:bookmarkStart w:id="23501" w:name="_Toc184813532"/>
              <w:bookmarkEnd w:id="23492"/>
              <w:bookmarkEnd w:id="23493"/>
              <w:bookmarkEnd w:id="23494"/>
              <w:bookmarkEnd w:id="23495"/>
              <w:bookmarkEnd w:id="23496"/>
              <w:bookmarkEnd w:id="23497"/>
              <w:bookmarkEnd w:id="23498"/>
              <w:bookmarkEnd w:id="23499"/>
              <w:bookmarkEnd w:id="23500"/>
              <w:bookmarkEnd w:id="23501"/>
            </w:del>
          </w:p>
        </w:tc>
        <w:tc>
          <w:tcPr>
            <w:tcW w:w="1405" w:type="dxa"/>
          </w:tcPr>
          <w:p w14:paraId="18015DC8" w14:textId="55BFCD0E" w:rsidR="002373A9" w:rsidRPr="003A44DC" w:rsidDel="00471E7D" w:rsidRDefault="002373A9">
            <w:pPr>
              <w:spacing w:before="0" w:line="240" w:lineRule="auto"/>
              <w:contextualSpacing w:val="0"/>
              <w:jc w:val="left"/>
              <w:rPr>
                <w:del w:id="23502" w:author="Phuong Truong Thi" w:date="2024-10-08T18:06:00Z"/>
                <w:rFonts w:ascii="Times New Roman" w:hAnsi="Times New Roman"/>
                <w:color w:val="000000"/>
                <w:sz w:val="24"/>
                <w:szCs w:val="24"/>
              </w:rPr>
            </w:pPr>
            <w:del w:id="23503" w:author="Phuong Truong Thi" w:date="2024-10-08T18:06:00Z">
              <w:r w:rsidDel="00471E7D">
                <w:rPr>
                  <w:rFonts w:ascii="Times New Roman" w:hAnsi="Times New Roman"/>
                  <w:color w:val="000000"/>
                  <w:sz w:val="24"/>
                  <w:szCs w:val="24"/>
                </w:rPr>
                <w:delText>Number</w:delText>
              </w:r>
              <w:bookmarkStart w:id="23504" w:name="_Toc180598304"/>
              <w:bookmarkStart w:id="23505" w:name="_Toc180599068"/>
              <w:bookmarkStart w:id="23506" w:name="_Toc181872813"/>
              <w:bookmarkStart w:id="23507" w:name="_Toc183455306"/>
              <w:bookmarkStart w:id="23508" w:name="_Toc183456258"/>
              <w:bookmarkStart w:id="23509" w:name="_Toc184406592"/>
              <w:bookmarkStart w:id="23510" w:name="_Toc184407851"/>
              <w:bookmarkStart w:id="23511" w:name="_Toc184408799"/>
              <w:bookmarkStart w:id="23512" w:name="_Toc184409747"/>
              <w:bookmarkStart w:id="23513" w:name="_Toc184813533"/>
              <w:bookmarkEnd w:id="23504"/>
              <w:bookmarkEnd w:id="23505"/>
              <w:bookmarkEnd w:id="23506"/>
              <w:bookmarkEnd w:id="23507"/>
              <w:bookmarkEnd w:id="23508"/>
              <w:bookmarkEnd w:id="23509"/>
              <w:bookmarkEnd w:id="23510"/>
              <w:bookmarkEnd w:id="23511"/>
              <w:bookmarkEnd w:id="23512"/>
              <w:bookmarkEnd w:id="23513"/>
            </w:del>
          </w:p>
        </w:tc>
        <w:tc>
          <w:tcPr>
            <w:tcW w:w="2670" w:type="dxa"/>
            <w:shd w:val="clear" w:color="auto" w:fill="auto"/>
            <w:noWrap/>
            <w:vAlign w:val="center"/>
          </w:tcPr>
          <w:p w14:paraId="07777EF4" w14:textId="3A2A86DC" w:rsidR="002373A9" w:rsidRPr="003A44DC" w:rsidDel="00471E7D" w:rsidRDefault="002373A9">
            <w:pPr>
              <w:spacing w:before="0" w:line="240" w:lineRule="auto"/>
              <w:contextualSpacing w:val="0"/>
              <w:rPr>
                <w:del w:id="23514" w:author="Phuong Truong Thi" w:date="2024-10-08T18:06:00Z"/>
                <w:rFonts w:ascii="Times New Roman" w:eastAsia="Times New Roman" w:hAnsi="Times New Roman"/>
                <w:color w:val="000000"/>
                <w:sz w:val="24"/>
                <w:szCs w:val="24"/>
                <w:lang w:eastAsia="vi-VN"/>
              </w:rPr>
            </w:pPr>
            <w:bookmarkStart w:id="23515" w:name="_Toc180598305"/>
            <w:bookmarkStart w:id="23516" w:name="_Toc180599069"/>
            <w:bookmarkStart w:id="23517" w:name="_Toc181872814"/>
            <w:bookmarkStart w:id="23518" w:name="_Toc183455307"/>
            <w:bookmarkStart w:id="23519" w:name="_Toc183456259"/>
            <w:bookmarkStart w:id="23520" w:name="_Toc184406593"/>
            <w:bookmarkStart w:id="23521" w:name="_Toc184407852"/>
            <w:bookmarkStart w:id="23522" w:name="_Toc184408800"/>
            <w:bookmarkStart w:id="23523" w:name="_Toc184409748"/>
            <w:bookmarkStart w:id="23524" w:name="_Toc184813534"/>
            <w:bookmarkEnd w:id="23515"/>
            <w:bookmarkEnd w:id="23516"/>
            <w:bookmarkEnd w:id="23517"/>
            <w:bookmarkEnd w:id="23518"/>
            <w:bookmarkEnd w:id="23519"/>
            <w:bookmarkEnd w:id="23520"/>
            <w:bookmarkEnd w:id="23521"/>
            <w:bookmarkEnd w:id="23522"/>
            <w:bookmarkEnd w:id="23523"/>
            <w:bookmarkEnd w:id="23524"/>
          </w:p>
        </w:tc>
        <w:bookmarkStart w:id="23525" w:name="_Toc180598306"/>
        <w:bookmarkStart w:id="23526" w:name="_Toc180599070"/>
        <w:bookmarkStart w:id="23527" w:name="_Toc181872815"/>
        <w:bookmarkStart w:id="23528" w:name="_Toc183455308"/>
        <w:bookmarkStart w:id="23529" w:name="_Toc183456260"/>
        <w:bookmarkStart w:id="23530" w:name="_Toc184406594"/>
        <w:bookmarkStart w:id="23531" w:name="_Toc184407853"/>
        <w:bookmarkStart w:id="23532" w:name="_Toc184408801"/>
        <w:bookmarkStart w:id="23533" w:name="_Toc184409749"/>
        <w:bookmarkStart w:id="23534" w:name="_Toc184813535"/>
        <w:bookmarkEnd w:id="23525"/>
        <w:bookmarkEnd w:id="23526"/>
        <w:bookmarkEnd w:id="23527"/>
        <w:bookmarkEnd w:id="23528"/>
        <w:bookmarkEnd w:id="23529"/>
        <w:bookmarkEnd w:id="23530"/>
        <w:bookmarkEnd w:id="23531"/>
        <w:bookmarkEnd w:id="23532"/>
        <w:bookmarkEnd w:id="23533"/>
        <w:bookmarkEnd w:id="23534"/>
      </w:tr>
      <w:tr w:rsidR="002373A9" w:rsidRPr="00AC685F" w:rsidDel="00471E7D" w14:paraId="395BB653" w14:textId="4E14AC56" w:rsidTr="002373A9">
        <w:trPr>
          <w:trHeight w:val="276"/>
          <w:del w:id="23535" w:author="Phuong Truong Thi" w:date="2024-10-08T18:06:00Z"/>
        </w:trPr>
        <w:tc>
          <w:tcPr>
            <w:tcW w:w="936" w:type="dxa"/>
            <w:shd w:val="clear" w:color="000000" w:fill="FFFFFF"/>
            <w:vAlign w:val="center"/>
          </w:tcPr>
          <w:p w14:paraId="22181FD4" w14:textId="4EA275FD" w:rsidR="002373A9" w:rsidRPr="00E6562C" w:rsidDel="00471E7D" w:rsidRDefault="002373A9">
            <w:pPr>
              <w:pStyle w:val="ListParagraph"/>
              <w:numPr>
                <w:ilvl w:val="0"/>
                <w:numId w:val="80"/>
              </w:numPr>
              <w:spacing w:before="0" w:line="240" w:lineRule="auto"/>
              <w:contextualSpacing w:val="0"/>
              <w:jc w:val="center"/>
              <w:rPr>
                <w:del w:id="23536" w:author="Phuong Truong Thi" w:date="2024-10-08T18:06:00Z"/>
                <w:rFonts w:eastAsia="Times New Roman"/>
                <w:color w:val="000000"/>
                <w:szCs w:val="24"/>
                <w:lang w:eastAsia="vi-VN"/>
              </w:rPr>
            </w:pPr>
            <w:bookmarkStart w:id="23537" w:name="_Toc180598307"/>
            <w:bookmarkStart w:id="23538" w:name="_Toc180599071"/>
            <w:bookmarkStart w:id="23539" w:name="_Toc181872816"/>
            <w:bookmarkStart w:id="23540" w:name="_Toc183455309"/>
            <w:bookmarkStart w:id="23541" w:name="_Toc183456261"/>
            <w:bookmarkStart w:id="23542" w:name="_Toc184406595"/>
            <w:bookmarkStart w:id="23543" w:name="_Toc184407854"/>
            <w:bookmarkStart w:id="23544" w:name="_Toc184408802"/>
            <w:bookmarkStart w:id="23545" w:name="_Toc184409750"/>
            <w:bookmarkStart w:id="23546" w:name="_Toc184813536"/>
            <w:bookmarkEnd w:id="23537"/>
            <w:bookmarkEnd w:id="23538"/>
            <w:bookmarkEnd w:id="23539"/>
            <w:bookmarkEnd w:id="23540"/>
            <w:bookmarkEnd w:id="23541"/>
            <w:bookmarkEnd w:id="23542"/>
            <w:bookmarkEnd w:id="23543"/>
            <w:bookmarkEnd w:id="23544"/>
            <w:bookmarkEnd w:id="23545"/>
            <w:bookmarkEnd w:id="23546"/>
          </w:p>
        </w:tc>
        <w:tc>
          <w:tcPr>
            <w:tcW w:w="2329" w:type="dxa"/>
            <w:shd w:val="clear" w:color="000000" w:fill="FFFFFF"/>
            <w:vAlign w:val="bottom"/>
          </w:tcPr>
          <w:p w14:paraId="1289D2CC" w14:textId="165BA2D2" w:rsidR="002373A9" w:rsidRPr="005B43AE" w:rsidDel="00471E7D" w:rsidRDefault="002373A9">
            <w:pPr>
              <w:spacing w:before="0" w:line="240" w:lineRule="auto"/>
              <w:contextualSpacing w:val="0"/>
              <w:rPr>
                <w:del w:id="23547" w:author="Phuong Truong Thi" w:date="2024-10-08T18:06:00Z"/>
                <w:rFonts w:ascii="Times New Roman" w:hAnsi="Times New Roman"/>
                <w:color w:val="000000"/>
                <w:sz w:val="24"/>
                <w:szCs w:val="24"/>
              </w:rPr>
            </w:pPr>
            <w:del w:id="23548" w:author="Phuong Truong Thi" w:date="2024-10-08T18:06:00Z">
              <w:r w:rsidRPr="005B43AE" w:rsidDel="00471E7D">
                <w:rPr>
                  <w:rFonts w:ascii="Times New Roman" w:hAnsi="Times New Roman"/>
                  <w:color w:val="000000"/>
                  <w:sz w:val="24"/>
                  <w:szCs w:val="24"/>
                </w:rPr>
                <w:delText>Trạng thái CBBH</w:delText>
              </w:r>
              <w:bookmarkStart w:id="23549" w:name="_Toc180598308"/>
              <w:bookmarkStart w:id="23550" w:name="_Toc180599072"/>
              <w:bookmarkStart w:id="23551" w:name="_Toc181872817"/>
              <w:bookmarkStart w:id="23552" w:name="_Toc183455310"/>
              <w:bookmarkStart w:id="23553" w:name="_Toc183456262"/>
              <w:bookmarkStart w:id="23554" w:name="_Toc184406596"/>
              <w:bookmarkStart w:id="23555" w:name="_Toc184407855"/>
              <w:bookmarkStart w:id="23556" w:name="_Toc184408803"/>
              <w:bookmarkStart w:id="23557" w:name="_Toc184409751"/>
              <w:bookmarkStart w:id="23558" w:name="_Toc184813537"/>
              <w:bookmarkEnd w:id="23549"/>
              <w:bookmarkEnd w:id="23550"/>
              <w:bookmarkEnd w:id="23551"/>
              <w:bookmarkEnd w:id="23552"/>
              <w:bookmarkEnd w:id="23553"/>
              <w:bookmarkEnd w:id="23554"/>
              <w:bookmarkEnd w:id="23555"/>
              <w:bookmarkEnd w:id="23556"/>
              <w:bookmarkEnd w:id="23557"/>
              <w:bookmarkEnd w:id="23558"/>
            </w:del>
          </w:p>
        </w:tc>
        <w:tc>
          <w:tcPr>
            <w:tcW w:w="1405" w:type="dxa"/>
          </w:tcPr>
          <w:p w14:paraId="4C689A39" w14:textId="1E03E0C5" w:rsidR="002373A9" w:rsidRPr="003A44DC" w:rsidDel="00471E7D" w:rsidRDefault="002373A9">
            <w:pPr>
              <w:spacing w:before="0" w:line="240" w:lineRule="auto"/>
              <w:contextualSpacing w:val="0"/>
              <w:jc w:val="left"/>
              <w:rPr>
                <w:del w:id="23559" w:author="Phuong Truong Thi" w:date="2024-10-08T18:06:00Z"/>
                <w:rFonts w:ascii="Times New Roman" w:hAnsi="Times New Roman"/>
                <w:color w:val="000000"/>
                <w:sz w:val="24"/>
                <w:szCs w:val="24"/>
              </w:rPr>
            </w:pPr>
            <w:del w:id="23560" w:author="Phuong Truong Thi" w:date="2024-10-08T18:06:00Z">
              <w:r w:rsidDel="00471E7D">
                <w:rPr>
                  <w:rFonts w:ascii="Times New Roman" w:hAnsi="Times New Roman"/>
                  <w:color w:val="000000"/>
                  <w:sz w:val="24"/>
                  <w:szCs w:val="24"/>
                </w:rPr>
                <w:delText>Text</w:delText>
              </w:r>
              <w:bookmarkStart w:id="23561" w:name="_Toc180598309"/>
              <w:bookmarkStart w:id="23562" w:name="_Toc180599073"/>
              <w:bookmarkStart w:id="23563" w:name="_Toc181872818"/>
              <w:bookmarkStart w:id="23564" w:name="_Toc183455311"/>
              <w:bookmarkStart w:id="23565" w:name="_Toc183456263"/>
              <w:bookmarkStart w:id="23566" w:name="_Toc184406597"/>
              <w:bookmarkStart w:id="23567" w:name="_Toc184407856"/>
              <w:bookmarkStart w:id="23568" w:name="_Toc184408804"/>
              <w:bookmarkStart w:id="23569" w:name="_Toc184409752"/>
              <w:bookmarkStart w:id="23570" w:name="_Toc184813538"/>
              <w:bookmarkEnd w:id="23561"/>
              <w:bookmarkEnd w:id="23562"/>
              <w:bookmarkEnd w:id="23563"/>
              <w:bookmarkEnd w:id="23564"/>
              <w:bookmarkEnd w:id="23565"/>
              <w:bookmarkEnd w:id="23566"/>
              <w:bookmarkEnd w:id="23567"/>
              <w:bookmarkEnd w:id="23568"/>
              <w:bookmarkEnd w:id="23569"/>
              <w:bookmarkEnd w:id="23570"/>
            </w:del>
          </w:p>
        </w:tc>
        <w:tc>
          <w:tcPr>
            <w:tcW w:w="2670" w:type="dxa"/>
            <w:shd w:val="clear" w:color="auto" w:fill="auto"/>
            <w:noWrap/>
            <w:vAlign w:val="center"/>
          </w:tcPr>
          <w:p w14:paraId="63F16CCC" w14:textId="15D2ABC7" w:rsidR="002373A9" w:rsidRPr="003A44DC" w:rsidDel="00471E7D" w:rsidRDefault="002373A9">
            <w:pPr>
              <w:spacing w:before="0" w:line="240" w:lineRule="auto"/>
              <w:contextualSpacing w:val="0"/>
              <w:rPr>
                <w:del w:id="23571" w:author="Phuong Truong Thi" w:date="2024-10-08T18:06:00Z"/>
                <w:rFonts w:ascii="Times New Roman" w:eastAsia="Times New Roman" w:hAnsi="Times New Roman"/>
                <w:color w:val="000000"/>
                <w:sz w:val="24"/>
                <w:szCs w:val="24"/>
                <w:lang w:eastAsia="vi-VN"/>
              </w:rPr>
            </w:pPr>
            <w:bookmarkStart w:id="23572" w:name="_Toc180598310"/>
            <w:bookmarkStart w:id="23573" w:name="_Toc180599074"/>
            <w:bookmarkStart w:id="23574" w:name="_Toc181872819"/>
            <w:bookmarkStart w:id="23575" w:name="_Toc183455312"/>
            <w:bookmarkStart w:id="23576" w:name="_Toc183456264"/>
            <w:bookmarkStart w:id="23577" w:name="_Toc184406598"/>
            <w:bookmarkStart w:id="23578" w:name="_Toc184407857"/>
            <w:bookmarkStart w:id="23579" w:name="_Toc184408805"/>
            <w:bookmarkStart w:id="23580" w:name="_Toc184409753"/>
            <w:bookmarkStart w:id="23581" w:name="_Toc184813539"/>
            <w:bookmarkEnd w:id="23572"/>
            <w:bookmarkEnd w:id="23573"/>
            <w:bookmarkEnd w:id="23574"/>
            <w:bookmarkEnd w:id="23575"/>
            <w:bookmarkEnd w:id="23576"/>
            <w:bookmarkEnd w:id="23577"/>
            <w:bookmarkEnd w:id="23578"/>
            <w:bookmarkEnd w:id="23579"/>
            <w:bookmarkEnd w:id="23580"/>
            <w:bookmarkEnd w:id="23581"/>
          </w:p>
        </w:tc>
        <w:bookmarkStart w:id="23582" w:name="_Toc180598311"/>
        <w:bookmarkStart w:id="23583" w:name="_Toc180599075"/>
        <w:bookmarkStart w:id="23584" w:name="_Toc181872820"/>
        <w:bookmarkStart w:id="23585" w:name="_Toc183455313"/>
        <w:bookmarkStart w:id="23586" w:name="_Toc183456265"/>
        <w:bookmarkStart w:id="23587" w:name="_Toc184406599"/>
        <w:bookmarkStart w:id="23588" w:name="_Toc184407858"/>
        <w:bookmarkStart w:id="23589" w:name="_Toc184408806"/>
        <w:bookmarkStart w:id="23590" w:name="_Toc184409754"/>
        <w:bookmarkStart w:id="23591" w:name="_Toc184813540"/>
        <w:bookmarkEnd w:id="23582"/>
        <w:bookmarkEnd w:id="23583"/>
        <w:bookmarkEnd w:id="23584"/>
        <w:bookmarkEnd w:id="23585"/>
        <w:bookmarkEnd w:id="23586"/>
        <w:bookmarkEnd w:id="23587"/>
        <w:bookmarkEnd w:id="23588"/>
        <w:bookmarkEnd w:id="23589"/>
        <w:bookmarkEnd w:id="23590"/>
        <w:bookmarkEnd w:id="23591"/>
      </w:tr>
      <w:tr w:rsidR="002373A9" w:rsidRPr="00AC685F" w:rsidDel="00471E7D" w14:paraId="3850AC2B" w14:textId="2D29B5CD" w:rsidTr="002373A9">
        <w:trPr>
          <w:trHeight w:val="276"/>
          <w:del w:id="23592" w:author="Phuong Truong Thi" w:date="2024-10-08T18:06:00Z"/>
        </w:trPr>
        <w:tc>
          <w:tcPr>
            <w:tcW w:w="936" w:type="dxa"/>
            <w:shd w:val="clear" w:color="auto" w:fill="auto"/>
            <w:vAlign w:val="center"/>
            <w:hideMark/>
          </w:tcPr>
          <w:p w14:paraId="0E6E588F" w14:textId="0A243E2E" w:rsidR="002373A9" w:rsidRPr="00E6562C" w:rsidDel="00471E7D" w:rsidRDefault="002373A9">
            <w:pPr>
              <w:pStyle w:val="ListParagraph"/>
              <w:numPr>
                <w:ilvl w:val="0"/>
                <w:numId w:val="80"/>
              </w:numPr>
              <w:spacing w:before="0" w:line="240" w:lineRule="auto"/>
              <w:contextualSpacing w:val="0"/>
              <w:jc w:val="center"/>
              <w:rPr>
                <w:del w:id="23593" w:author="Phuong Truong Thi" w:date="2024-10-08T18:06:00Z"/>
                <w:rFonts w:eastAsia="Times New Roman"/>
                <w:color w:val="000000"/>
                <w:szCs w:val="24"/>
                <w:lang w:eastAsia="vi-VN"/>
              </w:rPr>
            </w:pPr>
            <w:bookmarkStart w:id="23594" w:name="_Toc180598312"/>
            <w:bookmarkStart w:id="23595" w:name="_Toc180599076"/>
            <w:bookmarkStart w:id="23596" w:name="_Toc181872821"/>
            <w:bookmarkStart w:id="23597" w:name="_Toc183455314"/>
            <w:bookmarkStart w:id="23598" w:name="_Toc183456266"/>
            <w:bookmarkStart w:id="23599" w:name="_Toc184406600"/>
            <w:bookmarkStart w:id="23600" w:name="_Toc184407859"/>
            <w:bookmarkStart w:id="23601" w:name="_Toc184408807"/>
            <w:bookmarkStart w:id="23602" w:name="_Toc184409755"/>
            <w:bookmarkStart w:id="23603" w:name="_Toc184813541"/>
            <w:bookmarkEnd w:id="23594"/>
            <w:bookmarkEnd w:id="23595"/>
            <w:bookmarkEnd w:id="23596"/>
            <w:bookmarkEnd w:id="23597"/>
            <w:bookmarkEnd w:id="23598"/>
            <w:bookmarkEnd w:id="23599"/>
            <w:bookmarkEnd w:id="23600"/>
            <w:bookmarkEnd w:id="23601"/>
            <w:bookmarkEnd w:id="23602"/>
            <w:bookmarkEnd w:id="23603"/>
          </w:p>
        </w:tc>
        <w:tc>
          <w:tcPr>
            <w:tcW w:w="2329" w:type="dxa"/>
            <w:shd w:val="clear" w:color="auto" w:fill="auto"/>
            <w:vAlign w:val="bottom"/>
          </w:tcPr>
          <w:p w14:paraId="3A482796" w14:textId="54C8FFED" w:rsidR="002373A9" w:rsidRPr="005B43AE" w:rsidDel="00471E7D" w:rsidRDefault="002373A9">
            <w:pPr>
              <w:spacing w:before="0" w:line="240" w:lineRule="auto"/>
              <w:contextualSpacing w:val="0"/>
              <w:rPr>
                <w:del w:id="23604" w:author="Phuong Truong Thi" w:date="2024-10-08T18:06:00Z"/>
                <w:rFonts w:ascii="Times New Roman" w:eastAsia="Times New Roman" w:hAnsi="Times New Roman"/>
                <w:color w:val="000000"/>
                <w:sz w:val="24"/>
                <w:szCs w:val="24"/>
                <w:lang w:val="vi-VN" w:eastAsia="vi-VN"/>
              </w:rPr>
            </w:pPr>
            <w:del w:id="23605" w:author="Phuong Truong Thi" w:date="2024-10-08T18:06:00Z">
              <w:r w:rsidRPr="005B43AE" w:rsidDel="00471E7D">
                <w:rPr>
                  <w:rFonts w:ascii="Times New Roman" w:hAnsi="Times New Roman"/>
                  <w:color w:val="000000"/>
                  <w:sz w:val="24"/>
                  <w:szCs w:val="24"/>
                </w:rPr>
                <w:delText>Ngày vào VPB</w:delText>
              </w:r>
              <w:bookmarkStart w:id="23606" w:name="_Toc180598313"/>
              <w:bookmarkStart w:id="23607" w:name="_Toc180599077"/>
              <w:bookmarkStart w:id="23608" w:name="_Toc181872822"/>
              <w:bookmarkStart w:id="23609" w:name="_Toc183455315"/>
              <w:bookmarkStart w:id="23610" w:name="_Toc183456267"/>
              <w:bookmarkStart w:id="23611" w:name="_Toc184406601"/>
              <w:bookmarkStart w:id="23612" w:name="_Toc184407860"/>
              <w:bookmarkStart w:id="23613" w:name="_Toc184408808"/>
              <w:bookmarkStart w:id="23614" w:name="_Toc184409756"/>
              <w:bookmarkStart w:id="23615" w:name="_Toc184813542"/>
              <w:bookmarkEnd w:id="23606"/>
              <w:bookmarkEnd w:id="23607"/>
              <w:bookmarkEnd w:id="23608"/>
              <w:bookmarkEnd w:id="23609"/>
              <w:bookmarkEnd w:id="23610"/>
              <w:bookmarkEnd w:id="23611"/>
              <w:bookmarkEnd w:id="23612"/>
              <w:bookmarkEnd w:id="23613"/>
              <w:bookmarkEnd w:id="23614"/>
              <w:bookmarkEnd w:id="23615"/>
            </w:del>
          </w:p>
        </w:tc>
        <w:tc>
          <w:tcPr>
            <w:tcW w:w="1405" w:type="dxa"/>
          </w:tcPr>
          <w:p w14:paraId="7D2383D3" w14:textId="62B790EF" w:rsidR="002373A9" w:rsidRPr="003A44DC" w:rsidDel="00471E7D" w:rsidRDefault="002373A9">
            <w:pPr>
              <w:spacing w:before="0" w:line="240" w:lineRule="auto"/>
              <w:contextualSpacing w:val="0"/>
              <w:jc w:val="left"/>
              <w:rPr>
                <w:del w:id="23616" w:author="Phuong Truong Thi" w:date="2024-10-08T18:06:00Z"/>
                <w:rFonts w:ascii="Times New Roman" w:eastAsia="Times New Roman" w:hAnsi="Times New Roman"/>
                <w:color w:val="000000"/>
                <w:sz w:val="24"/>
                <w:szCs w:val="24"/>
                <w:lang w:eastAsia="vi-VN"/>
              </w:rPr>
            </w:pPr>
            <w:del w:id="23617" w:author="Phuong Truong Thi" w:date="2024-10-08T18:06:00Z">
              <w:r w:rsidDel="00471E7D">
                <w:rPr>
                  <w:rFonts w:ascii="Times New Roman" w:eastAsia="Times New Roman" w:hAnsi="Times New Roman"/>
                  <w:color w:val="000000"/>
                  <w:sz w:val="24"/>
                  <w:szCs w:val="24"/>
                  <w:lang w:eastAsia="vi-VN"/>
                </w:rPr>
                <w:delText>Date</w:delText>
              </w:r>
              <w:bookmarkStart w:id="23618" w:name="_Toc180598314"/>
              <w:bookmarkStart w:id="23619" w:name="_Toc180599078"/>
              <w:bookmarkStart w:id="23620" w:name="_Toc181872823"/>
              <w:bookmarkStart w:id="23621" w:name="_Toc183455316"/>
              <w:bookmarkStart w:id="23622" w:name="_Toc183456268"/>
              <w:bookmarkStart w:id="23623" w:name="_Toc184406602"/>
              <w:bookmarkStart w:id="23624" w:name="_Toc184407861"/>
              <w:bookmarkStart w:id="23625" w:name="_Toc184408809"/>
              <w:bookmarkStart w:id="23626" w:name="_Toc184409757"/>
              <w:bookmarkStart w:id="23627" w:name="_Toc184813543"/>
              <w:bookmarkEnd w:id="23618"/>
              <w:bookmarkEnd w:id="23619"/>
              <w:bookmarkEnd w:id="23620"/>
              <w:bookmarkEnd w:id="23621"/>
              <w:bookmarkEnd w:id="23622"/>
              <w:bookmarkEnd w:id="23623"/>
              <w:bookmarkEnd w:id="23624"/>
              <w:bookmarkEnd w:id="23625"/>
              <w:bookmarkEnd w:id="23626"/>
              <w:bookmarkEnd w:id="23627"/>
            </w:del>
          </w:p>
        </w:tc>
        <w:tc>
          <w:tcPr>
            <w:tcW w:w="2670" w:type="dxa"/>
            <w:shd w:val="clear" w:color="auto" w:fill="auto"/>
            <w:noWrap/>
            <w:vAlign w:val="center"/>
          </w:tcPr>
          <w:p w14:paraId="568529CA" w14:textId="373FFF16" w:rsidR="002373A9" w:rsidRPr="003A44DC" w:rsidDel="00471E7D" w:rsidRDefault="002373A9">
            <w:pPr>
              <w:spacing w:before="0" w:line="240" w:lineRule="auto"/>
              <w:contextualSpacing w:val="0"/>
              <w:rPr>
                <w:del w:id="23628" w:author="Phuong Truong Thi" w:date="2024-10-08T18:06:00Z"/>
                <w:rFonts w:ascii="Times New Roman" w:eastAsia="Times New Roman" w:hAnsi="Times New Roman"/>
                <w:color w:val="000000"/>
                <w:sz w:val="24"/>
                <w:szCs w:val="24"/>
                <w:lang w:val="vi-VN" w:eastAsia="vi-VN"/>
              </w:rPr>
            </w:pPr>
            <w:bookmarkStart w:id="23629" w:name="_Toc180598315"/>
            <w:bookmarkStart w:id="23630" w:name="_Toc180599079"/>
            <w:bookmarkStart w:id="23631" w:name="_Toc181872824"/>
            <w:bookmarkStart w:id="23632" w:name="_Toc183455317"/>
            <w:bookmarkStart w:id="23633" w:name="_Toc183456269"/>
            <w:bookmarkStart w:id="23634" w:name="_Toc184406603"/>
            <w:bookmarkStart w:id="23635" w:name="_Toc184407862"/>
            <w:bookmarkStart w:id="23636" w:name="_Toc184408810"/>
            <w:bookmarkStart w:id="23637" w:name="_Toc184409758"/>
            <w:bookmarkStart w:id="23638" w:name="_Toc184813544"/>
            <w:bookmarkEnd w:id="23629"/>
            <w:bookmarkEnd w:id="23630"/>
            <w:bookmarkEnd w:id="23631"/>
            <w:bookmarkEnd w:id="23632"/>
            <w:bookmarkEnd w:id="23633"/>
            <w:bookmarkEnd w:id="23634"/>
            <w:bookmarkEnd w:id="23635"/>
            <w:bookmarkEnd w:id="23636"/>
            <w:bookmarkEnd w:id="23637"/>
            <w:bookmarkEnd w:id="23638"/>
          </w:p>
        </w:tc>
        <w:bookmarkStart w:id="23639" w:name="_Toc180598316"/>
        <w:bookmarkStart w:id="23640" w:name="_Toc180599080"/>
        <w:bookmarkStart w:id="23641" w:name="_Toc181872825"/>
        <w:bookmarkStart w:id="23642" w:name="_Toc183455318"/>
        <w:bookmarkStart w:id="23643" w:name="_Toc183456270"/>
        <w:bookmarkStart w:id="23644" w:name="_Toc184406604"/>
        <w:bookmarkStart w:id="23645" w:name="_Toc184407863"/>
        <w:bookmarkStart w:id="23646" w:name="_Toc184408811"/>
        <w:bookmarkStart w:id="23647" w:name="_Toc184409759"/>
        <w:bookmarkStart w:id="23648" w:name="_Toc184813545"/>
        <w:bookmarkEnd w:id="23639"/>
        <w:bookmarkEnd w:id="23640"/>
        <w:bookmarkEnd w:id="23641"/>
        <w:bookmarkEnd w:id="23642"/>
        <w:bookmarkEnd w:id="23643"/>
        <w:bookmarkEnd w:id="23644"/>
        <w:bookmarkEnd w:id="23645"/>
        <w:bookmarkEnd w:id="23646"/>
        <w:bookmarkEnd w:id="23647"/>
        <w:bookmarkEnd w:id="23648"/>
      </w:tr>
      <w:tr w:rsidR="002373A9" w:rsidRPr="00AC685F" w:rsidDel="00471E7D" w14:paraId="3F183F8E" w14:textId="057B68ED" w:rsidTr="002373A9">
        <w:trPr>
          <w:trHeight w:val="276"/>
          <w:del w:id="23649" w:author="Phuong Truong Thi" w:date="2024-10-08T18:06:00Z"/>
        </w:trPr>
        <w:tc>
          <w:tcPr>
            <w:tcW w:w="936" w:type="dxa"/>
            <w:shd w:val="clear" w:color="auto" w:fill="auto"/>
            <w:vAlign w:val="center"/>
            <w:hideMark/>
          </w:tcPr>
          <w:p w14:paraId="09E9C404" w14:textId="343045E7" w:rsidR="002373A9" w:rsidRPr="00E6562C" w:rsidDel="00471E7D" w:rsidRDefault="002373A9">
            <w:pPr>
              <w:pStyle w:val="ListParagraph"/>
              <w:numPr>
                <w:ilvl w:val="0"/>
                <w:numId w:val="80"/>
              </w:numPr>
              <w:spacing w:before="0" w:line="240" w:lineRule="auto"/>
              <w:contextualSpacing w:val="0"/>
              <w:jc w:val="center"/>
              <w:rPr>
                <w:del w:id="23650" w:author="Phuong Truong Thi" w:date="2024-10-08T18:06:00Z"/>
                <w:rFonts w:eastAsia="Times New Roman"/>
                <w:color w:val="000000"/>
                <w:szCs w:val="24"/>
                <w:lang w:eastAsia="vi-VN"/>
              </w:rPr>
            </w:pPr>
            <w:bookmarkStart w:id="23651" w:name="_Toc180598317"/>
            <w:bookmarkStart w:id="23652" w:name="_Toc180599081"/>
            <w:bookmarkStart w:id="23653" w:name="_Toc181872826"/>
            <w:bookmarkStart w:id="23654" w:name="_Toc183455319"/>
            <w:bookmarkStart w:id="23655" w:name="_Toc183456271"/>
            <w:bookmarkStart w:id="23656" w:name="_Toc184406605"/>
            <w:bookmarkStart w:id="23657" w:name="_Toc184407864"/>
            <w:bookmarkStart w:id="23658" w:name="_Toc184408812"/>
            <w:bookmarkStart w:id="23659" w:name="_Toc184409760"/>
            <w:bookmarkStart w:id="23660" w:name="_Toc184813546"/>
            <w:bookmarkEnd w:id="23651"/>
            <w:bookmarkEnd w:id="23652"/>
            <w:bookmarkEnd w:id="23653"/>
            <w:bookmarkEnd w:id="23654"/>
            <w:bookmarkEnd w:id="23655"/>
            <w:bookmarkEnd w:id="23656"/>
            <w:bookmarkEnd w:id="23657"/>
            <w:bookmarkEnd w:id="23658"/>
            <w:bookmarkEnd w:id="23659"/>
            <w:bookmarkEnd w:id="23660"/>
          </w:p>
        </w:tc>
        <w:tc>
          <w:tcPr>
            <w:tcW w:w="2329" w:type="dxa"/>
            <w:shd w:val="clear" w:color="auto" w:fill="auto"/>
            <w:vAlign w:val="bottom"/>
          </w:tcPr>
          <w:p w14:paraId="6811917C" w14:textId="7C270DD0" w:rsidR="002373A9" w:rsidRPr="005B43AE" w:rsidDel="00471E7D" w:rsidRDefault="002373A9">
            <w:pPr>
              <w:spacing w:before="0" w:line="240" w:lineRule="auto"/>
              <w:contextualSpacing w:val="0"/>
              <w:rPr>
                <w:del w:id="23661" w:author="Phuong Truong Thi" w:date="2024-10-08T18:06:00Z"/>
                <w:rFonts w:ascii="Times New Roman" w:eastAsia="Times New Roman" w:hAnsi="Times New Roman"/>
                <w:color w:val="000000"/>
                <w:sz w:val="24"/>
                <w:szCs w:val="24"/>
                <w:lang w:val="vi-VN" w:eastAsia="vi-VN"/>
              </w:rPr>
            </w:pPr>
            <w:del w:id="23662" w:author="Phuong Truong Thi" w:date="2024-10-08T18:06:00Z">
              <w:r w:rsidRPr="005B43AE" w:rsidDel="00471E7D">
                <w:rPr>
                  <w:rFonts w:ascii="Times New Roman" w:hAnsi="Times New Roman"/>
                  <w:color w:val="000000"/>
                  <w:sz w:val="24"/>
                  <w:szCs w:val="24"/>
                </w:rPr>
                <w:delText>Chức vụ</w:delText>
              </w:r>
              <w:bookmarkStart w:id="23663" w:name="_Toc180598318"/>
              <w:bookmarkStart w:id="23664" w:name="_Toc180599082"/>
              <w:bookmarkStart w:id="23665" w:name="_Toc181872827"/>
              <w:bookmarkStart w:id="23666" w:name="_Toc183455320"/>
              <w:bookmarkStart w:id="23667" w:name="_Toc183456272"/>
              <w:bookmarkStart w:id="23668" w:name="_Toc184406606"/>
              <w:bookmarkStart w:id="23669" w:name="_Toc184407865"/>
              <w:bookmarkStart w:id="23670" w:name="_Toc184408813"/>
              <w:bookmarkStart w:id="23671" w:name="_Toc184409761"/>
              <w:bookmarkStart w:id="23672" w:name="_Toc184813547"/>
              <w:bookmarkEnd w:id="23663"/>
              <w:bookmarkEnd w:id="23664"/>
              <w:bookmarkEnd w:id="23665"/>
              <w:bookmarkEnd w:id="23666"/>
              <w:bookmarkEnd w:id="23667"/>
              <w:bookmarkEnd w:id="23668"/>
              <w:bookmarkEnd w:id="23669"/>
              <w:bookmarkEnd w:id="23670"/>
              <w:bookmarkEnd w:id="23671"/>
              <w:bookmarkEnd w:id="23672"/>
            </w:del>
          </w:p>
        </w:tc>
        <w:tc>
          <w:tcPr>
            <w:tcW w:w="1405" w:type="dxa"/>
          </w:tcPr>
          <w:p w14:paraId="05073F8E" w14:textId="07A6C9E3" w:rsidR="002373A9" w:rsidRPr="003A44DC" w:rsidDel="00471E7D" w:rsidRDefault="002373A9">
            <w:pPr>
              <w:spacing w:before="0" w:line="240" w:lineRule="auto"/>
              <w:contextualSpacing w:val="0"/>
              <w:jc w:val="left"/>
              <w:rPr>
                <w:del w:id="23673" w:author="Phuong Truong Thi" w:date="2024-10-08T18:06:00Z"/>
                <w:rFonts w:ascii="Times New Roman" w:eastAsia="Times New Roman" w:hAnsi="Times New Roman"/>
                <w:color w:val="000000"/>
                <w:sz w:val="24"/>
                <w:szCs w:val="24"/>
                <w:lang w:eastAsia="vi-VN"/>
              </w:rPr>
            </w:pPr>
            <w:del w:id="23674" w:author="Phuong Truong Thi" w:date="2024-10-08T18:06:00Z">
              <w:r w:rsidDel="00471E7D">
                <w:rPr>
                  <w:rFonts w:ascii="Times New Roman" w:eastAsia="Times New Roman" w:hAnsi="Times New Roman"/>
                  <w:color w:val="000000"/>
                  <w:sz w:val="24"/>
                  <w:szCs w:val="24"/>
                  <w:lang w:eastAsia="vi-VN"/>
                </w:rPr>
                <w:delText>Date</w:delText>
              </w:r>
              <w:bookmarkStart w:id="23675" w:name="_Toc180598319"/>
              <w:bookmarkStart w:id="23676" w:name="_Toc180599083"/>
              <w:bookmarkStart w:id="23677" w:name="_Toc181872828"/>
              <w:bookmarkStart w:id="23678" w:name="_Toc183455321"/>
              <w:bookmarkStart w:id="23679" w:name="_Toc183456273"/>
              <w:bookmarkStart w:id="23680" w:name="_Toc184406607"/>
              <w:bookmarkStart w:id="23681" w:name="_Toc184407866"/>
              <w:bookmarkStart w:id="23682" w:name="_Toc184408814"/>
              <w:bookmarkStart w:id="23683" w:name="_Toc184409762"/>
              <w:bookmarkStart w:id="23684" w:name="_Toc184813548"/>
              <w:bookmarkEnd w:id="23675"/>
              <w:bookmarkEnd w:id="23676"/>
              <w:bookmarkEnd w:id="23677"/>
              <w:bookmarkEnd w:id="23678"/>
              <w:bookmarkEnd w:id="23679"/>
              <w:bookmarkEnd w:id="23680"/>
              <w:bookmarkEnd w:id="23681"/>
              <w:bookmarkEnd w:id="23682"/>
              <w:bookmarkEnd w:id="23683"/>
              <w:bookmarkEnd w:id="23684"/>
            </w:del>
          </w:p>
        </w:tc>
        <w:tc>
          <w:tcPr>
            <w:tcW w:w="2670" w:type="dxa"/>
            <w:shd w:val="clear" w:color="auto" w:fill="auto"/>
            <w:noWrap/>
            <w:vAlign w:val="center"/>
          </w:tcPr>
          <w:p w14:paraId="021DE795" w14:textId="249BBBAC" w:rsidR="002373A9" w:rsidRPr="003A44DC" w:rsidDel="00471E7D" w:rsidRDefault="002373A9">
            <w:pPr>
              <w:spacing w:before="0" w:line="240" w:lineRule="auto"/>
              <w:contextualSpacing w:val="0"/>
              <w:rPr>
                <w:del w:id="23685" w:author="Phuong Truong Thi" w:date="2024-10-08T18:06:00Z"/>
                <w:rFonts w:ascii="Times New Roman" w:eastAsia="Times New Roman" w:hAnsi="Times New Roman"/>
                <w:color w:val="000000"/>
                <w:sz w:val="24"/>
                <w:szCs w:val="24"/>
                <w:lang w:val="vi-VN" w:eastAsia="vi-VN"/>
              </w:rPr>
            </w:pPr>
            <w:bookmarkStart w:id="23686" w:name="_Toc180598320"/>
            <w:bookmarkStart w:id="23687" w:name="_Toc180599084"/>
            <w:bookmarkStart w:id="23688" w:name="_Toc181872829"/>
            <w:bookmarkStart w:id="23689" w:name="_Toc183455322"/>
            <w:bookmarkStart w:id="23690" w:name="_Toc183456274"/>
            <w:bookmarkStart w:id="23691" w:name="_Toc184406608"/>
            <w:bookmarkStart w:id="23692" w:name="_Toc184407867"/>
            <w:bookmarkStart w:id="23693" w:name="_Toc184408815"/>
            <w:bookmarkStart w:id="23694" w:name="_Toc184409763"/>
            <w:bookmarkStart w:id="23695" w:name="_Toc184813549"/>
            <w:bookmarkEnd w:id="23686"/>
            <w:bookmarkEnd w:id="23687"/>
            <w:bookmarkEnd w:id="23688"/>
            <w:bookmarkEnd w:id="23689"/>
            <w:bookmarkEnd w:id="23690"/>
            <w:bookmarkEnd w:id="23691"/>
            <w:bookmarkEnd w:id="23692"/>
            <w:bookmarkEnd w:id="23693"/>
            <w:bookmarkEnd w:id="23694"/>
            <w:bookmarkEnd w:id="23695"/>
          </w:p>
        </w:tc>
        <w:bookmarkStart w:id="23696" w:name="_Toc180598321"/>
        <w:bookmarkStart w:id="23697" w:name="_Toc180599085"/>
        <w:bookmarkStart w:id="23698" w:name="_Toc181872830"/>
        <w:bookmarkStart w:id="23699" w:name="_Toc183455323"/>
        <w:bookmarkStart w:id="23700" w:name="_Toc183456275"/>
        <w:bookmarkStart w:id="23701" w:name="_Toc184406609"/>
        <w:bookmarkStart w:id="23702" w:name="_Toc184407868"/>
        <w:bookmarkStart w:id="23703" w:name="_Toc184408816"/>
        <w:bookmarkStart w:id="23704" w:name="_Toc184409764"/>
        <w:bookmarkStart w:id="23705" w:name="_Toc184813550"/>
        <w:bookmarkEnd w:id="23696"/>
        <w:bookmarkEnd w:id="23697"/>
        <w:bookmarkEnd w:id="23698"/>
        <w:bookmarkEnd w:id="23699"/>
        <w:bookmarkEnd w:id="23700"/>
        <w:bookmarkEnd w:id="23701"/>
        <w:bookmarkEnd w:id="23702"/>
        <w:bookmarkEnd w:id="23703"/>
        <w:bookmarkEnd w:id="23704"/>
        <w:bookmarkEnd w:id="23705"/>
      </w:tr>
      <w:tr w:rsidR="002373A9" w:rsidRPr="00AC685F" w:rsidDel="00471E7D" w14:paraId="02792918" w14:textId="7CA78885" w:rsidTr="002373A9">
        <w:trPr>
          <w:trHeight w:val="276"/>
          <w:del w:id="23706" w:author="Phuong Truong Thi" w:date="2024-10-08T18:06:00Z"/>
        </w:trPr>
        <w:tc>
          <w:tcPr>
            <w:tcW w:w="936" w:type="dxa"/>
            <w:shd w:val="clear" w:color="auto" w:fill="auto"/>
            <w:vAlign w:val="center"/>
            <w:hideMark/>
          </w:tcPr>
          <w:p w14:paraId="204AF2AB" w14:textId="6A75071A" w:rsidR="002373A9" w:rsidRPr="00E6562C" w:rsidDel="00471E7D" w:rsidRDefault="002373A9">
            <w:pPr>
              <w:pStyle w:val="ListParagraph"/>
              <w:numPr>
                <w:ilvl w:val="0"/>
                <w:numId w:val="80"/>
              </w:numPr>
              <w:spacing w:before="0" w:line="240" w:lineRule="auto"/>
              <w:contextualSpacing w:val="0"/>
              <w:jc w:val="center"/>
              <w:rPr>
                <w:del w:id="23707" w:author="Phuong Truong Thi" w:date="2024-10-08T18:06:00Z"/>
                <w:rFonts w:eastAsia="Times New Roman"/>
                <w:color w:val="000000"/>
                <w:szCs w:val="24"/>
                <w:lang w:eastAsia="vi-VN"/>
              </w:rPr>
            </w:pPr>
            <w:bookmarkStart w:id="23708" w:name="_Toc180598322"/>
            <w:bookmarkStart w:id="23709" w:name="_Toc180599086"/>
            <w:bookmarkStart w:id="23710" w:name="_Toc181872831"/>
            <w:bookmarkStart w:id="23711" w:name="_Toc183455324"/>
            <w:bookmarkStart w:id="23712" w:name="_Toc183456276"/>
            <w:bookmarkStart w:id="23713" w:name="_Toc184406610"/>
            <w:bookmarkStart w:id="23714" w:name="_Toc184407869"/>
            <w:bookmarkStart w:id="23715" w:name="_Toc184408817"/>
            <w:bookmarkStart w:id="23716" w:name="_Toc184409765"/>
            <w:bookmarkStart w:id="23717" w:name="_Toc184813551"/>
            <w:bookmarkEnd w:id="23708"/>
            <w:bookmarkEnd w:id="23709"/>
            <w:bookmarkEnd w:id="23710"/>
            <w:bookmarkEnd w:id="23711"/>
            <w:bookmarkEnd w:id="23712"/>
            <w:bookmarkEnd w:id="23713"/>
            <w:bookmarkEnd w:id="23714"/>
            <w:bookmarkEnd w:id="23715"/>
            <w:bookmarkEnd w:id="23716"/>
            <w:bookmarkEnd w:id="23717"/>
          </w:p>
        </w:tc>
        <w:tc>
          <w:tcPr>
            <w:tcW w:w="2329" w:type="dxa"/>
            <w:shd w:val="clear" w:color="auto" w:fill="auto"/>
            <w:vAlign w:val="bottom"/>
          </w:tcPr>
          <w:p w14:paraId="764C59EB" w14:textId="71D4DC3C" w:rsidR="002373A9" w:rsidRPr="005B43AE" w:rsidDel="00471E7D" w:rsidRDefault="002373A9">
            <w:pPr>
              <w:spacing w:before="0" w:line="240" w:lineRule="auto"/>
              <w:contextualSpacing w:val="0"/>
              <w:rPr>
                <w:del w:id="23718" w:author="Phuong Truong Thi" w:date="2024-10-08T18:06:00Z"/>
                <w:rFonts w:ascii="Times New Roman" w:eastAsia="Times New Roman" w:hAnsi="Times New Roman"/>
                <w:color w:val="000000"/>
                <w:sz w:val="24"/>
                <w:szCs w:val="24"/>
                <w:lang w:val="vi-VN" w:eastAsia="vi-VN"/>
              </w:rPr>
            </w:pPr>
            <w:del w:id="23719" w:author="Phuong Truong Thi" w:date="2024-10-08T18:06:00Z">
              <w:r w:rsidRPr="005B43AE" w:rsidDel="00471E7D">
                <w:rPr>
                  <w:rFonts w:ascii="Times New Roman" w:hAnsi="Times New Roman"/>
                  <w:color w:val="000000"/>
                  <w:sz w:val="24"/>
                  <w:szCs w:val="24"/>
                </w:rPr>
                <w:delText>Tên chi nhánh quản lý CBBH</w:delText>
              </w:r>
              <w:bookmarkStart w:id="23720" w:name="_Toc180598323"/>
              <w:bookmarkStart w:id="23721" w:name="_Toc180599087"/>
              <w:bookmarkStart w:id="23722" w:name="_Toc181872832"/>
              <w:bookmarkStart w:id="23723" w:name="_Toc183455325"/>
              <w:bookmarkStart w:id="23724" w:name="_Toc183456277"/>
              <w:bookmarkStart w:id="23725" w:name="_Toc184406611"/>
              <w:bookmarkStart w:id="23726" w:name="_Toc184407870"/>
              <w:bookmarkStart w:id="23727" w:name="_Toc184408818"/>
              <w:bookmarkStart w:id="23728" w:name="_Toc184409766"/>
              <w:bookmarkStart w:id="23729" w:name="_Toc184813552"/>
              <w:bookmarkEnd w:id="23720"/>
              <w:bookmarkEnd w:id="23721"/>
              <w:bookmarkEnd w:id="23722"/>
              <w:bookmarkEnd w:id="23723"/>
              <w:bookmarkEnd w:id="23724"/>
              <w:bookmarkEnd w:id="23725"/>
              <w:bookmarkEnd w:id="23726"/>
              <w:bookmarkEnd w:id="23727"/>
              <w:bookmarkEnd w:id="23728"/>
              <w:bookmarkEnd w:id="23729"/>
            </w:del>
          </w:p>
        </w:tc>
        <w:tc>
          <w:tcPr>
            <w:tcW w:w="1405" w:type="dxa"/>
          </w:tcPr>
          <w:p w14:paraId="6A22775E" w14:textId="613C48E2" w:rsidR="002373A9" w:rsidRPr="003A44DC" w:rsidDel="00471E7D" w:rsidRDefault="002373A9">
            <w:pPr>
              <w:spacing w:before="0" w:line="240" w:lineRule="auto"/>
              <w:contextualSpacing w:val="0"/>
              <w:jc w:val="left"/>
              <w:rPr>
                <w:del w:id="23730" w:author="Phuong Truong Thi" w:date="2024-10-08T18:06:00Z"/>
                <w:rFonts w:ascii="Times New Roman" w:eastAsia="Times New Roman" w:hAnsi="Times New Roman"/>
                <w:color w:val="000000"/>
                <w:sz w:val="24"/>
                <w:szCs w:val="24"/>
                <w:lang w:eastAsia="vi-VN"/>
              </w:rPr>
            </w:pPr>
            <w:del w:id="23731" w:author="Phuong Truong Thi" w:date="2024-10-08T18:06:00Z">
              <w:r w:rsidDel="00471E7D">
                <w:rPr>
                  <w:rFonts w:ascii="Times New Roman" w:eastAsia="Times New Roman" w:hAnsi="Times New Roman"/>
                  <w:color w:val="000000"/>
                  <w:sz w:val="24"/>
                  <w:szCs w:val="24"/>
                  <w:lang w:eastAsia="vi-VN"/>
                </w:rPr>
                <w:delText>Text link</w:delText>
              </w:r>
              <w:bookmarkStart w:id="23732" w:name="_Toc180598324"/>
              <w:bookmarkStart w:id="23733" w:name="_Toc180599088"/>
              <w:bookmarkStart w:id="23734" w:name="_Toc181872833"/>
              <w:bookmarkStart w:id="23735" w:name="_Toc183455326"/>
              <w:bookmarkStart w:id="23736" w:name="_Toc183456278"/>
              <w:bookmarkStart w:id="23737" w:name="_Toc184406612"/>
              <w:bookmarkStart w:id="23738" w:name="_Toc184407871"/>
              <w:bookmarkStart w:id="23739" w:name="_Toc184408819"/>
              <w:bookmarkStart w:id="23740" w:name="_Toc184409767"/>
              <w:bookmarkStart w:id="23741" w:name="_Toc184813553"/>
              <w:bookmarkEnd w:id="23732"/>
              <w:bookmarkEnd w:id="23733"/>
              <w:bookmarkEnd w:id="23734"/>
              <w:bookmarkEnd w:id="23735"/>
              <w:bookmarkEnd w:id="23736"/>
              <w:bookmarkEnd w:id="23737"/>
              <w:bookmarkEnd w:id="23738"/>
              <w:bookmarkEnd w:id="23739"/>
              <w:bookmarkEnd w:id="23740"/>
              <w:bookmarkEnd w:id="23741"/>
            </w:del>
          </w:p>
        </w:tc>
        <w:tc>
          <w:tcPr>
            <w:tcW w:w="2670" w:type="dxa"/>
            <w:shd w:val="clear" w:color="auto" w:fill="auto"/>
            <w:noWrap/>
            <w:vAlign w:val="center"/>
          </w:tcPr>
          <w:p w14:paraId="474A39AC" w14:textId="60C4E58F" w:rsidR="002373A9" w:rsidRPr="003A44DC" w:rsidDel="00471E7D" w:rsidRDefault="002373A9">
            <w:pPr>
              <w:spacing w:before="0" w:line="240" w:lineRule="auto"/>
              <w:contextualSpacing w:val="0"/>
              <w:rPr>
                <w:del w:id="23742" w:author="Phuong Truong Thi" w:date="2024-10-08T18:06:00Z"/>
                <w:rFonts w:ascii="Times New Roman" w:eastAsia="Times New Roman" w:hAnsi="Times New Roman"/>
                <w:color w:val="000000"/>
                <w:sz w:val="24"/>
                <w:szCs w:val="24"/>
                <w:lang w:val="vi-VN" w:eastAsia="vi-VN"/>
              </w:rPr>
            </w:pPr>
            <w:bookmarkStart w:id="23743" w:name="_Toc180598325"/>
            <w:bookmarkStart w:id="23744" w:name="_Toc180599089"/>
            <w:bookmarkStart w:id="23745" w:name="_Toc181872834"/>
            <w:bookmarkStart w:id="23746" w:name="_Toc183455327"/>
            <w:bookmarkStart w:id="23747" w:name="_Toc183456279"/>
            <w:bookmarkStart w:id="23748" w:name="_Toc184406613"/>
            <w:bookmarkStart w:id="23749" w:name="_Toc184407872"/>
            <w:bookmarkStart w:id="23750" w:name="_Toc184408820"/>
            <w:bookmarkStart w:id="23751" w:name="_Toc184409768"/>
            <w:bookmarkStart w:id="23752" w:name="_Toc184813554"/>
            <w:bookmarkEnd w:id="23743"/>
            <w:bookmarkEnd w:id="23744"/>
            <w:bookmarkEnd w:id="23745"/>
            <w:bookmarkEnd w:id="23746"/>
            <w:bookmarkEnd w:id="23747"/>
            <w:bookmarkEnd w:id="23748"/>
            <w:bookmarkEnd w:id="23749"/>
            <w:bookmarkEnd w:id="23750"/>
            <w:bookmarkEnd w:id="23751"/>
            <w:bookmarkEnd w:id="23752"/>
          </w:p>
        </w:tc>
        <w:bookmarkStart w:id="23753" w:name="_Toc180598326"/>
        <w:bookmarkStart w:id="23754" w:name="_Toc180599090"/>
        <w:bookmarkStart w:id="23755" w:name="_Toc181872835"/>
        <w:bookmarkStart w:id="23756" w:name="_Toc183455328"/>
        <w:bookmarkStart w:id="23757" w:name="_Toc183456280"/>
        <w:bookmarkStart w:id="23758" w:name="_Toc184406614"/>
        <w:bookmarkStart w:id="23759" w:name="_Toc184407873"/>
        <w:bookmarkStart w:id="23760" w:name="_Toc184408821"/>
        <w:bookmarkStart w:id="23761" w:name="_Toc184409769"/>
        <w:bookmarkStart w:id="23762" w:name="_Toc184813555"/>
        <w:bookmarkEnd w:id="23753"/>
        <w:bookmarkEnd w:id="23754"/>
        <w:bookmarkEnd w:id="23755"/>
        <w:bookmarkEnd w:id="23756"/>
        <w:bookmarkEnd w:id="23757"/>
        <w:bookmarkEnd w:id="23758"/>
        <w:bookmarkEnd w:id="23759"/>
        <w:bookmarkEnd w:id="23760"/>
        <w:bookmarkEnd w:id="23761"/>
        <w:bookmarkEnd w:id="23762"/>
      </w:tr>
    </w:tbl>
    <w:p w14:paraId="364A3DF0" w14:textId="629B457D" w:rsidR="00B92CBA" w:rsidRPr="001E4D50" w:rsidDel="00471E7D" w:rsidRDefault="00B92CBA" w:rsidP="00815A62">
      <w:pPr>
        <w:pStyle w:val="Heading31"/>
        <w:numPr>
          <w:ilvl w:val="0"/>
          <w:numId w:val="0"/>
        </w:numPr>
        <w:rPr>
          <w:del w:id="23763" w:author="Phuong Truong Thi" w:date="2024-10-08T18:06:00Z"/>
          <w:sz w:val="24"/>
          <w:szCs w:val="24"/>
        </w:rPr>
      </w:pPr>
      <w:bookmarkStart w:id="23764" w:name="_Toc180598327"/>
      <w:bookmarkStart w:id="23765" w:name="_Toc180599091"/>
      <w:bookmarkStart w:id="23766" w:name="_Toc181872836"/>
      <w:bookmarkStart w:id="23767" w:name="_Toc183455329"/>
      <w:bookmarkStart w:id="23768" w:name="_Toc183456281"/>
      <w:bookmarkStart w:id="23769" w:name="_Toc184406615"/>
      <w:bookmarkStart w:id="23770" w:name="_Toc184407874"/>
      <w:bookmarkStart w:id="23771" w:name="_Toc184408822"/>
      <w:bookmarkStart w:id="23772" w:name="_Toc184409770"/>
      <w:bookmarkStart w:id="23773" w:name="_Toc184813556"/>
      <w:bookmarkEnd w:id="23764"/>
      <w:bookmarkEnd w:id="23765"/>
      <w:bookmarkEnd w:id="23766"/>
      <w:bookmarkEnd w:id="23767"/>
      <w:bookmarkEnd w:id="23768"/>
      <w:bookmarkEnd w:id="23769"/>
      <w:bookmarkEnd w:id="23770"/>
      <w:bookmarkEnd w:id="23771"/>
      <w:bookmarkEnd w:id="23772"/>
      <w:bookmarkEnd w:id="23773"/>
    </w:p>
    <w:p w14:paraId="28B1E071" w14:textId="330B42EF" w:rsidR="00390F4F" w:rsidRPr="001E4D50" w:rsidDel="00471E7D" w:rsidRDefault="00390F4F" w:rsidP="00815A62">
      <w:pPr>
        <w:pStyle w:val="Heading31"/>
        <w:numPr>
          <w:ilvl w:val="0"/>
          <w:numId w:val="0"/>
        </w:numPr>
        <w:rPr>
          <w:del w:id="23774" w:author="Phuong Truong Thi" w:date="2024-10-08T18:06:00Z"/>
          <w:sz w:val="24"/>
          <w:szCs w:val="24"/>
        </w:rPr>
      </w:pPr>
      <w:del w:id="23775" w:author="Phuong Truong Thi" w:date="2024-10-08T18:06:00Z">
        <w:r w:rsidRPr="001E4D50" w:rsidDel="00471E7D">
          <w:rPr>
            <w:sz w:val="24"/>
            <w:szCs w:val="24"/>
          </w:rPr>
          <w:delText>Màn hình minh họa</w:delText>
        </w:r>
        <w:bookmarkStart w:id="23776" w:name="_Toc180598328"/>
        <w:bookmarkStart w:id="23777" w:name="_Toc180599092"/>
        <w:bookmarkStart w:id="23778" w:name="_Toc181872837"/>
        <w:bookmarkStart w:id="23779" w:name="_Toc183455330"/>
        <w:bookmarkStart w:id="23780" w:name="_Toc183456282"/>
        <w:bookmarkStart w:id="23781" w:name="_Toc184406616"/>
        <w:bookmarkStart w:id="23782" w:name="_Toc184407875"/>
        <w:bookmarkStart w:id="23783" w:name="_Toc184408823"/>
        <w:bookmarkStart w:id="23784" w:name="_Toc184409771"/>
        <w:bookmarkStart w:id="23785" w:name="_Toc184813557"/>
        <w:bookmarkEnd w:id="23776"/>
        <w:bookmarkEnd w:id="23777"/>
        <w:bookmarkEnd w:id="23778"/>
        <w:bookmarkEnd w:id="23779"/>
        <w:bookmarkEnd w:id="23780"/>
        <w:bookmarkEnd w:id="23781"/>
        <w:bookmarkEnd w:id="23782"/>
        <w:bookmarkEnd w:id="23783"/>
        <w:bookmarkEnd w:id="23784"/>
        <w:bookmarkEnd w:id="23785"/>
      </w:del>
    </w:p>
    <w:p w14:paraId="665101C1" w14:textId="1624EF7E" w:rsidR="00471E7D" w:rsidRPr="001E4D50" w:rsidDel="00FD6BA2" w:rsidRDefault="00616C86" w:rsidP="00815A62">
      <w:pPr>
        <w:pStyle w:val="Heading31"/>
        <w:numPr>
          <w:ilvl w:val="0"/>
          <w:numId w:val="0"/>
        </w:numPr>
        <w:rPr>
          <w:del w:id="23786" w:author="Phuong Truong Thi" w:date="2024-10-17T18:57:00Z"/>
          <w:sz w:val="24"/>
          <w:szCs w:val="24"/>
        </w:rPr>
      </w:pPr>
      <w:del w:id="23787" w:author="Phuong Truong Thi" w:date="2024-10-08T18:06:00Z">
        <w:r w:rsidRPr="001E4D50" w:rsidDel="00471E7D">
          <w:rPr>
            <w:b w:val="0"/>
            <w:bCs w:val="0"/>
            <w:noProof/>
            <w:sz w:val="24"/>
            <w:szCs w:val="24"/>
          </w:rPr>
          <w:drawing>
            <wp:inline distT="0" distB="0" distL="0" distR="0" wp14:anchorId="7052BE20" wp14:editId="0692A060">
              <wp:extent cx="5821045" cy="2266950"/>
              <wp:effectExtent l="0" t="0" r="8255" b="0"/>
              <wp:docPr id="45109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3788" w:name="_Toc180598329"/>
      <w:bookmarkStart w:id="23789" w:name="_Toc180599093"/>
      <w:bookmarkStart w:id="23790" w:name="_Toc181872838"/>
      <w:bookmarkStart w:id="23791" w:name="_Toc183455331"/>
      <w:bookmarkStart w:id="23792" w:name="_Toc183456283"/>
      <w:bookmarkStart w:id="23793" w:name="_Toc184406617"/>
      <w:bookmarkStart w:id="23794" w:name="_Toc184407876"/>
      <w:bookmarkStart w:id="23795" w:name="_Toc184408824"/>
      <w:bookmarkStart w:id="23796" w:name="_Toc184409772"/>
      <w:bookmarkStart w:id="23797" w:name="_Toc184813558"/>
      <w:bookmarkEnd w:id="23788"/>
      <w:bookmarkEnd w:id="23789"/>
      <w:bookmarkEnd w:id="23790"/>
      <w:bookmarkEnd w:id="23791"/>
      <w:bookmarkEnd w:id="23792"/>
      <w:bookmarkEnd w:id="23793"/>
      <w:bookmarkEnd w:id="23794"/>
      <w:bookmarkEnd w:id="23795"/>
      <w:bookmarkEnd w:id="23796"/>
      <w:bookmarkEnd w:id="23797"/>
    </w:p>
    <w:p w14:paraId="0D767872" w14:textId="16A6A1B2" w:rsidR="00815A62" w:rsidRPr="00CF7360" w:rsidDel="00890E54" w:rsidRDefault="00815A62" w:rsidP="00815A62">
      <w:pPr>
        <w:pStyle w:val="Heading31"/>
        <w:rPr>
          <w:del w:id="23798" w:author="Phuong Truong Thi" w:date="2024-11-20T12:58:00Z"/>
          <w:sz w:val="24"/>
          <w:szCs w:val="24"/>
          <w:lang w:val="vi-VN"/>
        </w:rPr>
      </w:pPr>
      <w:bookmarkStart w:id="23799" w:name="_Toc177425397"/>
      <w:bookmarkEnd w:id="23160"/>
      <w:bookmarkEnd w:id="23161"/>
      <w:del w:id="23800" w:author="Phuong Truong Thi" w:date="2024-11-20T12:58:00Z">
        <w:r w:rsidRPr="00815A62" w:rsidDel="00890E54">
          <w:rPr>
            <w:sz w:val="24"/>
            <w:szCs w:val="24"/>
          </w:rPr>
          <w:delText xml:space="preserve">Các </w:delText>
        </w:r>
        <w:r w:rsidR="00872D81" w:rsidDel="00890E54">
          <w:rPr>
            <w:sz w:val="24"/>
            <w:szCs w:val="24"/>
          </w:rPr>
          <w:delText>tính</w:delText>
        </w:r>
        <w:r w:rsidRPr="00815A62" w:rsidDel="00890E54">
          <w:rPr>
            <w:sz w:val="24"/>
            <w:szCs w:val="24"/>
          </w:rPr>
          <w:delText xml:space="preserve"> năng trên danh sách KH </w:delText>
        </w:r>
        <w:r w:rsidDel="00890E54">
          <w:rPr>
            <w:sz w:val="24"/>
            <w:szCs w:val="24"/>
          </w:rPr>
          <w:delText>MASS</w:delText>
        </w:r>
        <w:bookmarkStart w:id="23801" w:name="_Toc183455332"/>
        <w:bookmarkStart w:id="23802" w:name="_Toc183456284"/>
        <w:bookmarkStart w:id="23803" w:name="_Toc184406618"/>
        <w:bookmarkStart w:id="23804" w:name="_Toc184407877"/>
        <w:bookmarkStart w:id="23805" w:name="_Toc184408825"/>
        <w:bookmarkStart w:id="23806" w:name="_Toc184409773"/>
        <w:bookmarkStart w:id="23807" w:name="_Toc184813559"/>
        <w:bookmarkEnd w:id="23801"/>
        <w:bookmarkEnd w:id="23802"/>
        <w:bookmarkEnd w:id="23803"/>
        <w:bookmarkEnd w:id="23804"/>
        <w:bookmarkEnd w:id="23805"/>
        <w:bookmarkEnd w:id="23806"/>
        <w:bookmarkEnd w:id="23807"/>
      </w:del>
    </w:p>
    <w:p w14:paraId="2071C16C" w14:textId="781C4C8A" w:rsidR="00CF7360" w:rsidDel="00890E54" w:rsidRDefault="00872D81" w:rsidP="00872D81">
      <w:pPr>
        <w:pStyle w:val="Heading31"/>
        <w:numPr>
          <w:ilvl w:val="0"/>
          <w:numId w:val="154"/>
        </w:numPr>
        <w:outlineLvl w:val="9"/>
        <w:rPr>
          <w:del w:id="23808" w:author="Phuong Truong Thi" w:date="2024-11-20T12:58:00Z"/>
          <w:sz w:val="24"/>
          <w:szCs w:val="24"/>
        </w:rPr>
      </w:pPr>
      <w:del w:id="23809" w:author="Phuong Truong Thi" w:date="2024-11-20T12:58:00Z">
        <w:r w:rsidDel="00890E54">
          <w:rPr>
            <w:sz w:val="24"/>
            <w:szCs w:val="24"/>
          </w:rPr>
          <w:delText>Tính</w:delText>
        </w:r>
        <w:r w:rsidR="00CF7360" w:rsidDel="00890E54">
          <w:rPr>
            <w:sz w:val="24"/>
            <w:szCs w:val="24"/>
          </w:rPr>
          <w:delText xml:space="preserve"> năng Search in list </w:delText>
        </w:r>
        <w:bookmarkStart w:id="23810" w:name="_Toc183455333"/>
        <w:bookmarkStart w:id="23811" w:name="_Toc183456285"/>
        <w:bookmarkStart w:id="23812" w:name="_Toc184406619"/>
        <w:bookmarkStart w:id="23813" w:name="_Toc184407878"/>
        <w:bookmarkStart w:id="23814" w:name="_Toc184408826"/>
        <w:bookmarkStart w:id="23815" w:name="_Toc184409774"/>
        <w:bookmarkStart w:id="23816" w:name="_Toc184813560"/>
        <w:bookmarkEnd w:id="23810"/>
        <w:bookmarkEnd w:id="23811"/>
        <w:bookmarkEnd w:id="23812"/>
        <w:bookmarkEnd w:id="23813"/>
        <w:bookmarkEnd w:id="23814"/>
        <w:bookmarkEnd w:id="23815"/>
        <w:bookmarkEnd w:id="23816"/>
      </w:del>
    </w:p>
    <w:p w14:paraId="47161344" w14:textId="5F9634B6" w:rsidR="00CF7360" w:rsidDel="00890E54" w:rsidRDefault="00CF7360" w:rsidP="00CF7360">
      <w:pPr>
        <w:pStyle w:val="ListParagraph"/>
        <w:numPr>
          <w:ilvl w:val="0"/>
          <w:numId w:val="0"/>
        </w:numPr>
        <w:tabs>
          <w:tab w:val="left" w:pos="360"/>
        </w:tabs>
        <w:ind w:left="360" w:hanging="180"/>
        <w:rPr>
          <w:del w:id="23817" w:author="Phuong Truong Thi" w:date="2024-11-20T12:58:00Z"/>
          <w:szCs w:val="24"/>
        </w:rPr>
      </w:pPr>
      <w:del w:id="23818" w:author="Phuong Truong Thi" w:date="2024-11-20T12:58:00Z">
        <w:r w:rsidDel="00890E54">
          <w:rPr>
            <w:szCs w:val="24"/>
          </w:rPr>
          <w:delText xml:space="preserve">Bước 1: </w:delText>
        </w:r>
        <w:r w:rsidRPr="00902F80" w:rsidDel="00890E54">
          <w:rPr>
            <w:szCs w:val="24"/>
          </w:rPr>
          <w:delText xml:space="preserve">Tại màn hình danh </w:delText>
        </w:r>
        <w:r w:rsidR="004B3858" w:rsidDel="00890E54">
          <w:rPr>
            <w:szCs w:val="24"/>
          </w:rPr>
          <w:delText>KH MASS</w:delText>
        </w:r>
        <w:r w:rsidRPr="00902F80" w:rsidDel="00890E54">
          <w:rPr>
            <w:szCs w:val="24"/>
          </w:rPr>
          <w:delText xml:space="preserve">, </w:delText>
        </w:r>
        <w:r w:rsidDel="00890E54">
          <w:rPr>
            <w:szCs w:val="24"/>
          </w:rPr>
          <w:delText>User</w:delText>
        </w:r>
        <w:r w:rsidRPr="00902F80" w:rsidDel="00890E54">
          <w:rPr>
            <w:szCs w:val="24"/>
          </w:rPr>
          <w:delText xml:space="preserve"> nhập thông tin tìm kiếm vào search box</w:delText>
        </w:r>
        <w:r w:rsidDel="00890E54">
          <w:rPr>
            <w:szCs w:val="24"/>
          </w:rPr>
          <w:delText xml:space="preserve"> </w:delText>
        </w:r>
        <w:bookmarkStart w:id="23819" w:name="_Toc183455334"/>
        <w:bookmarkStart w:id="23820" w:name="_Toc183456286"/>
        <w:bookmarkStart w:id="23821" w:name="_Toc184406620"/>
        <w:bookmarkStart w:id="23822" w:name="_Toc184407879"/>
        <w:bookmarkStart w:id="23823" w:name="_Toc184408827"/>
        <w:bookmarkStart w:id="23824" w:name="_Toc184409775"/>
        <w:bookmarkStart w:id="23825" w:name="_Toc184813561"/>
        <w:bookmarkEnd w:id="23819"/>
        <w:bookmarkEnd w:id="23820"/>
        <w:bookmarkEnd w:id="23821"/>
        <w:bookmarkEnd w:id="23822"/>
        <w:bookmarkEnd w:id="23823"/>
        <w:bookmarkEnd w:id="23824"/>
        <w:bookmarkEnd w:id="23825"/>
      </w:del>
    </w:p>
    <w:p w14:paraId="34EDF909" w14:textId="7E8927E3" w:rsidR="00CF7360" w:rsidRPr="00BB69B9" w:rsidDel="00890E54" w:rsidRDefault="00CF7360" w:rsidP="00CF7360">
      <w:pPr>
        <w:pStyle w:val="ListParagraph"/>
        <w:numPr>
          <w:ilvl w:val="0"/>
          <w:numId w:val="0"/>
        </w:numPr>
        <w:tabs>
          <w:tab w:val="left" w:pos="180"/>
        </w:tabs>
        <w:ind w:left="90" w:hanging="180"/>
        <w:rPr>
          <w:del w:id="23826" w:author="Phuong Truong Thi" w:date="2024-11-20T12:58:00Z"/>
          <w:szCs w:val="24"/>
        </w:rPr>
      </w:pPr>
      <w:del w:id="23827" w:author="Phuong Truong Thi" w:date="2024-11-20T12:58:00Z">
        <w:r w:rsidDel="00890E54">
          <w:rPr>
            <w:szCs w:val="24"/>
          </w:rPr>
          <w:delText xml:space="preserve">    CIF/ Legal ID/ Số điện thoại/ Tên khách hàng</w:delText>
        </w:r>
        <w:r w:rsidRPr="00BB69B9" w:rsidDel="00890E54">
          <w:rPr>
            <w:szCs w:val="24"/>
          </w:rPr>
          <w:delText xml:space="preserve"> </w:delText>
        </w:r>
        <w:bookmarkStart w:id="23828" w:name="_Toc183455335"/>
        <w:bookmarkStart w:id="23829" w:name="_Toc183456287"/>
        <w:bookmarkStart w:id="23830" w:name="_Toc184406621"/>
        <w:bookmarkStart w:id="23831" w:name="_Toc184407880"/>
        <w:bookmarkStart w:id="23832" w:name="_Toc184408828"/>
        <w:bookmarkStart w:id="23833" w:name="_Toc184409776"/>
        <w:bookmarkStart w:id="23834" w:name="_Toc184813562"/>
        <w:bookmarkEnd w:id="23828"/>
        <w:bookmarkEnd w:id="23829"/>
        <w:bookmarkEnd w:id="23830"/>
        <w:bookmarkEnd w:id="23831"/>
        <w:bookmarkEnd w:id="23832"/>
        <w:bookmarkEnd w:id="23833"/>
        <w:bookmarkEnd w:id="23834"/>
      </w:del>
    </w:p>
    <w:p w14:paraId="2877A63D" w14:textId="746DBE01" w:rsidR="00CF7360" w:rsidRPr="00902F80" w:rsidDel="00890E54" w:rsidRDefault="00CF7360" w:rsidP="00CF7360">
      <w:pPr>
        <w:pStyle w:val="ListParagraph"/>
        <w:numPr>
          <w:ilvl w:val="0"/>
          <w:numId w:val="0"/>
        </w:numPr>
        <w:ind w:left="360" w:hanging="180"/>
        <w:rPr>
          <w:del w:id="23835" w:author="Phuong Truong Thi" w:date="2024-11-20T12:58:00Z"/>
          <w:szCs w:val="24"/>
        </w:rPr>
      </w:pPr>
      <w:del w:id="23836" w:author="Phuong Truong Thi" w:date="2024-11-20T12:58:00Z">
        <w:r w:rsidDel="00890E54">
          <w:rPr>
            <w:szCs w:val="24"/>
          </w:rPr>
          <w:delText>Bước 2:</w:delText>
        </w:r>
        <w:r w:rsidRPr="00902F80" w:rsidDel="00890E54">
          <w:rPr>
            <w:szCs w:val="24"/>
          </w:rPr>
          <w:delText xml:space="preserve"> </w:delText>
        </w:r>
        <w:r w:rsidR="00A35866" w:rsidRPr="00902F80" w:rsidDel="00890E54">
          <w:rPr>
            <w:szCs w:val="24"/>
          </w:rPr>
          <w:delText xml:space="preserve">Hệ thống </w:delText>
        </w:r>
        <w:r w:rsidR="00A35866" w:rsidDel="00890E54">
          <w:rPr>
            <w:szCs w:val="24"/>
          </w:rPr>
          <w:delText>thực hiện tra cứu thông tin tìm kiếm trên 4 trường CIF/ Legal ID/ Số điện thoại/ Tên khách hàng và trả ra kết quả phù hợp</w:delText>
        </w:r>
        <w:bookmarkStart w:id="23837" w:name="_Toc183455336"/>
        <w:bookmarkStart w:id="23838" w:name="_Toc183456288"/>
        <w:bookmarkStart w:id="23839" w:name="_Toc184406622"/>
        <w:bookmarkStart w:id="23840" w:name="_Toc184407881"/>
        <w:bookmarkStart w:id="23841" w:name="_Toc184408829"/>
        <w:bookmarkStart w:id="23842" w:name="_Toc184409777"/>
        <w:bookmarkStart w:id="23843" w:name="_Toc184813563"/>
        <w:bookmarkEnd w:id="23837"/>
        <w:bookmarkEnd w:id="23838"/>
        <w:bookmarkEnd w:id="23839"/>
        <w:bookmarkEnd w:id="23840"/>
        <w:bookmarkEnd w:id="23841"/>
        <w:bookmarkEnd w:id="23842"/>
        <w:bookmarkEnd w:id="23843"/>
      </w:del>
    </w:p>
    <w:p w14:paraId="11312F14" w14:textId="36C1FE11" w:rsidR="00CF7360" w:rsidRPr="00902F80" w:rsidDel="00890E54" w:rsidRDefault="00CF7360" w:rsidP="00CF7360">
      <w:pPr>
        <w:pStyle w:val="ListParagraph"/>
        <w:numPr>
          <w:ilvl w:val="0"/>
          <w:numId w:val="0"/>
        </w:numPr>
        <w:ind w:left="360" w:hanging="180"/>
        <w:rPr>
          <w:del w:id="23844" w:author="Phuong Truong Thi" w:date="2024-11-20T12:58:00Z"/>
          <w:szCs w:val="24"/>
        </w:rPr>
      </w:pPr>
      <w:del w:id="23845" w:author="Phuong Truong Thi" w:date="2024-11-20T12:58:00Z">
        <w:r w:rsidRPr="00902F80" w:rsidDel="00890E54">
          <w:rPr>
            <w:szCs w:val="24"/>
          </w:rPr>
          <w:delText>Cho phép tìm kiếm gần đúng, không phân biệt chữ hoa, chữ thường.</w:delText>
        </w:r>
        <w:bookmarkStart w:id="23846" w:name="_Toc183455337"/>
        <w:bookmarkStart w:id="23847" w:name="_Toc183456289"/>
        <w:bookmarkStart w:id="23848" w:name="_Toc184406623"/>
        <w:bookmarkStart w:id="23849" w:name="_Toc184407882"/>
        <w:bookmarkStart w:id="23850" w:name="_Toc184408830"/>
        <w:bookmarkStart w:id="23851" w:name="_Toc184409778"/>
        <w:bookmarkStart w:id="23852" w:name="_Toc184813564"/>
        <w:bookmarkEnd w:id="23846"/>
        <w:bookmarkEnd w:id="23847"/>
        <w:bookmarkEnd w:id="23848"/>
        <w:bookmarkEnd w:id="23849"/>
        <w:bookmarkEnd w:id="23850"/>
        <w:bookmarkEnd w:id="23851"/>
        <w:bookmarkEnd w:id="23852"/>
      </w:del>
    </w:p>
    <w:p w14:paraId="26E7DF98" w14:textId="6558E873" w:rsidR="00CF7360" w:rsidRPr="00902F80" w:rsidDel="00890E54" w:rsidRDefault="00872D81" w:rsidP="00872D81">
      <w:pPr>
        <w:pStyle w:val="Heading31"/>
        <w:numPr>
          <w:ilvl w:val="0"/>
          <w:numId w:val="154"/>
        </w:numPr>
        <w:outlineLvl w:val="9"/>
        <w:rPr>
          <w:del w:id="23853" w:author="Phuong Truong Thi" w:date="2024-11-20T12:58:00Z"/>
          <w:sz w:val="24"/>
          <w:szCs w:val="24"/>
        </w:rPr>
      </w:pPr>
      <w:del w:id="23854" w:author="Phuong Truong Thi" w:date="2024-11-20T12:58:00Z">
        <w:r w:rsidDel="00890E54">
          <w:rPr>
            <w:sz w:val="24"/>
            <w:szCs w:val="24"/>
          </w:rPr>
          <w:delText>Tính</w:delText>
        </w:r>
        <w:r w:rsidR="00CF7360" w:rsidRPr="00902F80" w:rsidDel="00890E54">
          <w:rPr>
            <w:sz w:val="24"/>
            <w:szCs w:val="24"/>
          </w:rPr>
          <w:delText xml:space="preserve"> năng Filter</w:delText>
        </w:r>
        <w:bookmarkStart w:id="23855" w:name="_Toc183455338"/>
        <w:bookmarkStart w:id="23856" w:name="_Toc183456290"/>
        <w:bookmarkStart w:id="23857" w:name="_Toc184406624"/>
        <w:bookmarkStart w:id="23858" w:name="_Toc184407883"/>
        <w:bookmarkStart w:id="23859" w:name="_Toc184408831"/>
        <w:bookmarkStart w:id="23860" w:name="_Toc184409779"/>
        <w:bookmarkStart w:id="23861" w:name="_Toc184813565"/>
        <w:bookmarkEnd w:id="23855"/>
        <w:bookmarkEnd w:id="23856"/>
        <w:bookmarkEnd w:id="23857"/>
        <w:bookmarkEnd w:id="23858"/>
        <w:bookmarkEnd w:id="23859"/>
        <w:bookmarkEnd w:id="23860"/>
        <w:bookmarkEnd w:id="23861"/>
      </w:del>
    </w:p>
    <w:p w14:paraId="28798F14" w14:textId="703EACA8" w:rsidR="00CF7360" w:rsidRPr="00902F80" w:rsidDel="00890E54" w:rsidRDefault="00CF7360" w:rsidP="00CF7360">
      <w:pPr>
        <w:pStyle w:val="ListParagraph"/>
        <w:numPr>
          <w:ilvl w:val="0"/>
          <w:numId w:val="0"/>
        </w:numPr>
        <w:spacing w:before="0" w:line="240" w:lineRule="auto"/>
        <w:ind w:left="450" w:hanging="270"/>
        <w:contextualSpacing w:val="0"/>
        <w:rPr>
          <w:del w:id="23862" w:author="Phuong Truong Thi" w:date="2024-11-20T12:58:00Z"/>
          <w:rFonts w:eastAsia="Times New Roman"/>
          <w:color w:val="000000"/>
          <w:szCs w:val="24"/>
        </w:rPr>
      </w:pPr>
      <w:del w:id="23863" w:author="Phuong Truong Thi" w:date="2024-11-20T12:58:00Z">
        <w:r w:rsidDel="00890E54">
          <w:rPr>
            <w:rFonts w:eastAsia="Times New Roman"/>
            <w:color w:val="000000"/>
            <w:szCs w:val="24"/>
          </w:rPr>
          <w:delText xml:space="preserve">Bước 1: </w:delText>
        </w:r>
        <w:r w:rsidRPr="00902F80" w:rsidDel="00890E54">
          <w:rPr>
            <w:rFonts w:eastAsia="Times New Roman"/>
            <w:color w:val="000000"/>
            <w:szCs w:val="24"/>
          </w:rPr>
          <w:delText xml:space="preserve"> </w:delText>
        </w:r>
        <w:r w:rsidR="000B6994" w:rsidDel="00890E54">
          <w:rPr>
            <w:rFonts w:eastAsia="Times New Roman"/>
            <w:color w:val="000000"/>
            <w:szCs w:val="24"/>
          </w:rPr>
          <w:delText>KH MASS</w:delText>
        </w:r>
        <w:r w:rsidDel="00890E54">
          <w:rPr>
            <w:rFonts w:eastAsia="Times New Roman"/>
            <w:color w:val="000000"/>
            <w:szCs w:val="24"/>
          </w:rPr>
          <w:delText>User</w:delText>
        </w:r>
        <w:r w:rsidRPr="00902F80" w:rsidDel="00890E54">
          <w:rPr>
            <w:rFonts w:eastAsia="Times New Roman"/>
            <w:color w:val="000000"/>
            <w:szCs w:val="24"/>
          </w:rPr>
          <w:delText xml:space="preserve"> nhấn vào icon Filter</w:delText>
        </w:r>
        <w:bookmarkStart w:id="23864" w:name="_Toc183455339"/>
        <w:bookmarkStart w:id="23865" w:name="_Toc183456291"/>
        <w:bookmarkStart w:id="23866" w:name="_Toc184406625"/>
        <w:bookmarkStart w:id="23867" w:name="_Toc184407884"/>
        <w:bookmarkStart w:id="23868" w:name="_Toc184408832"/>
        <w:bookmarkStart w:id="23869" w:name="_Toc184409780"/>
        <w:bookmarkStart w:id="23870" w:name="_Toc184813566"/>
        <w:bookmarkEnd w:id="23864"/>
        <w:bookmarkEnd w:id="23865"/>
        <w:bookmarkEnd w:id="23866"/>
        <w:bookmarkEnd w:id="23867"/>
        <w:bookmarkEnd w:id="23868"/>
        <w:bookmarkEnd w:id="23869"/>
        <w:bookmarkEnd w:id="23870"/>
      </w:del>
    </w:p>
    <w:p w14:paraId="4F883E38" w14:textId="098DC18A" w:rsidR="00CF7360" w:rsidRPr="00902F80" w:rsidDel="00890E54" w:rsidRDefault="00CF7360" w:rsidP="00CF7360">
      <w:pPr>
        <w:spacing w:before="0" w:line="240" w:lineRule="auto"/>
        <w:ind w:left="360" w:hanging="360"/>
        <w:contextualSpacing w:val="0"/>
        <w:rPr>
          <w:del w:id="23871" w:author="Phuong Truong Thi" w:date="2024-11-20T12:58:00Z"/>
          <w:rFonts w:ascii="Times New Roman" w:eastAsia="Times New Roman" w:hAnsi="Times New Roman"/>
          <w:color w:val="000000"/>
          <w:sz w:val="24"/>
          <w:szCs w:val="24"/>
        </w:rPr>
      </w:pPr>
      <w:del w:id="23872"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3.1: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5: </w:delText>
        </w:r>
        <w:bookmarkStart w:id="23873" w:name="_Toc183455340"/>
        <w:bookmarkStart w:id="23874" w:name="_Toc183456292"/>
        <w:bookmarkStart w:id="23875" w:name="_Toc184406626"/>
        <w:bookmarkStart w:id="23876" w:name="_Toc184407885"/>
        <w:bookmarkStart w:id="23877" w:name="_Toc184408833"/>
        <w:bookmarkStart w:id="23878" w:name="_Toc184409781"/>
        <w:bookmarkStart w:id="23879" w:name="_Toc184813567"/>
        <w:bookmarkEnd w:id="23873"/>
        <w:bookmarkEnd w:id="23874"/>
        <w:bookmarkEnd w:id="23875"/>
        <w:bookmarkEnd w:id="23876"/>
        <w:bookmarkEnd w:id="23877"/>
        <w:bookmarkEnd w:id="23878"/>
        <w:bookmarkEnd w:id="23879"/>
      </w:del>
    </w:p>
    <w:p w14:paraId="38C7D1E5" w14:textId="1E467CD0" w:rsidR="00CF7360" w:rsidRPr="00902F80" w:rsidDel="00890E54" w:rsidRDefault="00CF7360" w:rsidP="00CF7360">
      <w:pPr>
        <w:pStyle w:val="ListParagraph"/>
        <w:numPr>
          <w:ilvl w:val="0"/>
          <w:numId w:val="0"/>
        </w:numPr>
        <w:spacing w:before="0" w:line="240" w:lineRule="auto"/>
        <w:ind w:left="450"/>
        <w:contextualSpacing w:val="0"/>
        <w:rPr>
          <w:del w:id="23880" w:author="Phuong Truong Thi" w:date="2024-11-20T12:58:00Z"/>
          <w:rFonts w:eastAsia="Times New Roman"/>
          <w:color w:val="000000"/>
          <w:szCs w:val="24"/>
        </w:rPr>
      </w:pPr>
      <w:bookmarkStart w:id="23881" w:name="_Toc183455341"/>
      <w:bookmarkStart w:id="23882" w:name="_Toc183456293"/>
      <w:bookmarkStart w:id="23883" w:name="_Toc184406627"/>
      <w:bookmarkStart w:id="23884" w:name="_Toc184407886"/>
      <w:bookmarkStart w:id="23885" w:name="_Toc184408834"/>
      <w:bookmarkStart w:id="23886" w:name="_Toc184409782"/>
      <w:bookmarkStart w:id="23887" w:name="_Toc184813568"/>
      <w:bookmarkEnd w:id="23881"/>
      <w:bookmarkEnd w:id="23882"/>
      <w:bookmarkEnd w:id="23883"/>
      <w:bookmarkEnd w:id="23884"/>
      <w:bookmarkEnd w:id="23885"/>
      <w:bookmarkEnd w:id="23886"/>
      <w:bookmarkEnd w:id="23887"/>
    </w:p>
    <w:p w14:paraId="64CC1914" w14:textId="5BE40FC7" w:rsidR="00CF7360" w:rsidRPr="00D61B4B" w:rsidDel="00890E54" w:rsidRDefault="00872D81" w:rsidP="00872D81">
      <w:pPr>
        <w:pStyle w:val="ListParagraph"/>
        <w:numPr>
          <w:ilvl w:val="0"/>
          <w:numId w:val="154"/>
        </w:numPr>
        <w:spacing w:before="0" w:line="240" w:lineRule="auto"/>
        <w:ind w:hanging="630"/>
        <w:contextualSpacing w:val="0"/>
        <w:rPr>
          <w:del w:id="23888" w:author="Phuong Truong Thi" w:date="2024-11-20T12:58:00Z"/>
          <w:rFonts w:eastAsia="Times New Roman"/>
          <w:b/>
          <w:bCs/>
          <w:color w:val="000000"/>
          <w:szCs w:val="24"/>
        </w:rPr>
      </w:pPr>
      <w:del w:id="23889" w:author="Phuong Truong Thi" w:date="2024-11-20T12:58:00Z">
        <w:r w:rsidDel="00890E54">
          <w:rPr>
            <w:rFonts w:eastAsia="Times New Roman"/>
            <w:b/>
            <w:bCs/>
            <w:color w:val="000000"/>
            <w:szCs w:val="24"/>
          </w:rPr>
          <w:delText xml:space="preserve">Tính năng </w:delText>
        </w:r>
        <w:r w:rsidR="00CF7360" w:rsidRPr="00D61B4B" w:rsidDel="00890E54">
          <w:rPr>
            <w:rFonts w:eastAsia="Times New Roman"/>
            <w:b/>
            <w:bCs/>
            <w:color w:val="000000"/>
            <w:szCs w:val="24"/>
          </w:rPr>
          <w:delText>Sort</w:delText>
        </w:r>
        <w:bookmarkStart w:id="23890" w:name="_Toc183455342"/>
        <w:bookmarkStart w:id="23891" w:name="_Toc183456294"/>
        <w:bookmarkStart w:id="23892" w:name="_Toc184406628"/>
        <w:bookmarkStart w:id="23893" w:name="_Toc184407887"/>
        <w:bookmarkStart w:id="23894" w:name="_Toc184408835"/>
        <w:bookmarkStart w:id="23895" w:name="_Toc184409783"/>
        <w:bookmarkStart w:id="23896" w:name="_Toc184813569"/>
        <w:bookmarkEnd w:id="23890"/>
        <w:bookmarkEnd w:id="23891"/>
        <w:bookmarkEnd w:id="23892"/>
        <w:bookmarkEnd w:id="23893"/>
        <w:bookmarkEnd w:id="23894"/>
        <w:bookmarkEnd w:id="23895"/>
        <w:bookmarkEnd w:id="23896"/>
      </w:del>
    </w:p>
    <w:p w14:paraId="04EAFAC5" w14:textId="49E5AD0E" w:rsidR="00CF7360" w:rsidDel="00890E54" w:rsidRDefault="00CF7360" w:rsidP="00CF7360">
      <w:pPr>
        <w:spacing w:before="0" w:line="240" w:lineRule="auto"/>
        <w:ind w:left="90" w:firstLine="90"/>
        <w:contextualSpacing w:val="0"/>
        <w:rPr>
          <w:del w:id="23897" w:author="Phuong Truong Thi" w:date="2024-11-20T12:58:00Z"/>
          <w:rFonts w:ascii="Times New Roman" w:eastAsia="Times New Roman" w:hAnsi="Times New Roman"/>
          <w:color w:val="000000"/>
          <w:sz w:val="24"/>
          <w:szCs w:val="24"/>
        </w:rPr>
      </w:pPr>
      <w:del w:id="23898" w:author="Phuong Truong Thi" w:date="2024-11-20T12:58: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 </w:delText>
        </w:r>
        <w:r w:rsidR="000B6994" w:rsidDel="00890E54">
          <w:rPr>
            <w:rFonts w:ascii="Times New Roman" w:eastAsia="Times New Roman" w:hAnsi="Times New Roman"/>
            <w:color w:val="000000"/>
            <w:sz w:val="24"/>
            <w:szCs w:val="24"/>
          </w:rPr>
          <w:delText>KH MASS</w:delText>
        </w:r>
        <w:r w:rsidR="00872D81" w:rsidDel="00890E54">
          <w:rPr>
            <w:rFonts w:ascii="Times New Roman" w:eastAsia="Times New Roman" w:hAnsi="Times New Roman"/>
            <w:color w:val="000000"/>
            <w:sz w:val="24"/>
            <w:szCs w:val="24"/>
          </w:rPr>
          <w:delText>User</w:delText>
        </w:r>
        <w:r w:rsidDel="00890E54">
          <w:rPr>
            <w:rFonts w:ascii="Times New Roman" w:eastAsia="Times New Roman" w:hAnsi="Times New Roman"/>
            <w:color w:val="000000"/>
            <w:sz w:val="24"/>
            <w:szCs w:val="24"/>
          </w:rPr>
          <w:delText>.</w:delText>
        </w:r>
        <w:bookmarkStart w:id="23899" w:name="_Toc183455343"/>
        <w:bookmarkStart w:id="23900" w:name="_Toc183456295"/>
        <w:bookmarkStart w:id="23901" w:name="_Toc184406629"/>
        <w:bookmarkStart w:id="23902" w:name="_Toc184407888"/>
        <w:bookmarkStart w:id="23903" w:name="_Toc184408836"/>
        <w:bookmarkStart w:id="23904" w:name="_Toc184409784"/>
        <w:bookmarkStart w:id="23905" w:name="_Toc184813570"/>
        <w:bookmarkEnd w:id="23899"/>
        <w:bookmarkEnd w:id="23900"/>
        <w:bookmarkEnd w:id="23901"/>
        <w:bookmarkEnd w:id="23902"/>
        <w:bookmarkEnd w:id="23903"/>
        <w:bookmarkEnd w:id="23904"/>
        <w:bookmarkEnd w:id="23905"/>
      </w:del>
    </w:p>
    <w:p w14:paraId="1DB45699" w14:textId="0B2CD4EB" w:rsidR="00CF7360" w:rsidDel="00890E54" w:rsidRDefault="00CF7360" w:rsidP="00872D81">
      <w:pPr>
        <w:spacing w:before="0" w:line="240" w:lineRule="auto"/>
        <w:contextualSpacing w:val="0"/>
        <w:rPr>
          <w:del w:id="23906" w:author="Phuong Truong Thi" w:date="2024-11-20T12:58:00Z"/>
          <w:rFonts w:ascii="Times New Roman" w:eastAsia="Times New Roman" w:hAnsi="Times New Roman"/>
          <w:color w:val="000000"/>
          <w:sz w:val="24"/>
          <w:szCs w:val="24"/>
        </w:rPr>
      </w:pPr>
      <w:bookmarkStart w:id="23907" w:name="_Toc183455344"/>
      <w:bookmarkStart w:id="23908" w:name="_Toc183456296"/>
      <w:bookmarkStart w:id="23909" w:name="_Toc184406630"/>
      <w:bookmarkStart w:id="23910" w:name="_Toc184407889"/>
      <w:bookmarkStart w:id="23911" w:name="_Toc184408837"/>
      <w:bookmarkStart w:id="23912" w:name="_Toc184409785"/>
      <w:bookmarkStart w:id="23913" w:name="_Toc184813571"/>
      <w:bookmarkEnd w:id="23907"/>
      <w:bookmarkEnd w:id="23908"/>
      <w:bookmarkEnd w:id="23909"/>
      <w:bookmarkEnd w:id="23910"/>
      <w:bookmarkEnd w:id="23911"/>
      <w:bookmarkEnd w:id="23912"/>
      <w:bookmarkEnd w:id="23913"/>
    </w:p>
    <w:p w14:paraId="2A6AEC66" w14:textId="51F10540" w:rsidR="00CF7360" w:rsidDel="00890E54" w:rsidRDefault="00CF7360" w:rsidP="00CF7360">
      <w:pPr>
        <w:spacing w:before="0" w:line="240" w:lineRule="auto"/>
        <w:ind w:left="90" w:firstLine="90"/>
        <w:contextualSpacing w:val="0"/>
        <w:rPr>
          <w:del w:id="23914" w:author="Phuong Truong Thi" w:date="2024-11-20T12:58:00Z"/>
          <w:rFonts w:ascii="Times New Roman" w:eastAsia="Times New Roman" w:hAnsi="Times New Roman"/>
          <w:color w:val="000000"/>
          <w:sz w:val="24"/>
          <w:szCs w:val="24"/>
        </w:rPr>
      </w:pPr>
      <w:bookmarkStart w:id="23915" w:name="_Toc183455345"/>
      <w:bookmarkStart w:id="23916" w:name="_Toc183456297"/>
      <w:bookmarkStart w:id="23917" w:name="_Toc184406631"/>
      <w:bookmarkStart w:id="23918" w:name="_Toc184407890"/>
      <w:bookmarkStart w:id="23919" w:name="_Toc184408838"/>
      <w:bookmarkStart w:id="23920" w:name="_Toc184409786"/>
      <w:bookmarkStart w:id="23921" w:name="_Toc184813572"/>
      <w:bookmarkEnd w:id="23915"/>
      <w:bookmarkEnd w:id="23916"/>
      <w:bookmarkEnd w:id="23917"/>
      <w:bookmarkEnd w:id="23918"/>
      <w:bookmarkEnd w:id="23919"/>
      <w:bookmarkEnd w:id="23920"/>
      <w:bookmarkEnd w:id="23921"/>
    </w:p>
    <w:p w14:paraId="62FBBD19" w14:textId="0D781A78" w:rsidR="00CF7360" w:rsidRPr="00591547" w:rsidDel="00890E54" w:rsidRDefault="00872D81" w:rsidP="00872D81">
      <w:pPr>
        <w:pStyle w:val="ListParagraph"/>
        <w:numPr>
          <w:ilvl w:val="0"/>
          <w:numId w:val="154"/>
        </w:numPr>
        <w:spacing w:before="0" w:line="240" w:lineRule="auto"/>
        <w:ind w:hanging="630"/>
        <w:contextualSpacing w:val="0"/>
        <w:rPr>
          <w:del w:id="23922" w:author="Phuong Truong Thi" w:date="2024-11-20T12:58:00Z"/>
          <w:rFonts w:eastAsia="Times New Roman"/>
          <w:b/>
          <w:bCs/>
          <w:color w:val="000000"/>
          <w:szCs w:val="24"/>
        </w:rPr>
      </w:pPr>
      <w:del w:id="23923" w:author="Phuong Truong Thi" w:date="2024-11-20T12:58:00Z">
        <w:r w:rsidDel="00890E54">
          <w:rPr>
            <w:rFonts w:eastAsia="Times New Roman"/>
            <w:b/>
            <w:bCs/>
            <w:color w:val="000000"/>
            <w:szCs w:val="24"/>
          </w:rPr>
          <w:delText xml:space="preserve">Tính năng </w:delText>
        </w:r>
        <w:r w:rsidR="00CF7360" w:rsidRPr="00591547" w:rsidDel="00890E54">
          <w:rPr>
            <w:rFonts w:eastAsia="Times New Roman"/>
            <w:b/>
            <w:bCs/>
            <w:color w:val="000000"/>
            <w:szCs w:val="24"/>
          </w:rPr>
          <w:delText>Điều chỉnh các trường hiển thị trên danh sách</w:delText>
        </w:r>
        <w:bookmarkStart w:id="23924" w:name="_Toc183455346"/>
        <w:bookmarkStart w:id="23925" w:name="_Toc183456298"/>
        <w:bookmarkStart w:id="23926" w:name="_Toc184406632"/>
        <w:bookmarkStart w:id="23927" w:name="_Toc184407891"/>
        <w:bookmarkStart w:id="23928" w:name="_Toc184408839"/>
        <w:bookmarkStart w:id="23929" w:name="_Toc184409787"/>
        <w:bookmarkStart w:id="23930" w:name="_Toc184813573"/>
        <w:bookmarkEnd w:id="23924"/>
        <w:bookmarkEnd w:id="23925"/>
        <w:bookmarkEnd w:id="23926"/>
        <w:bookmarkEnd w:id="23927"/>
        <w:bookmarkEnd w:id="23928"/>
        <w:bookmarkEnd w:id="23929"/>
        <w:bookmarkEnd w:id="23930"/>
      </w:del>
    </w:p>
    <w:p w14:paraId="6E926330" w14:textId="3264199F" w:rsidR="00CF7360" w:rsidRPr="0013060C" w:rsidDel="00471E7D" w:rsidRDefault="00CF7360" w:rsidP="00CF7360">
      <w:pPr>
        <w:ind w:left="360"/>
        <w:rPr>
          <w:del w:id="23931" w:author="Phuong Truong Thi" w:date="2024-10-08T18:00:00Z"/>
          <w:rFonts w:ascii="Times New Roman" w:hAnsi="Times New Roman"/>
          <w:sz w:val="24"/>
          <w:szCs w:val="24"/>
        </w:rPr>
      </w:pPr>
      <w:del w:id="23932" w:author="Phuong Truong Thi" w:date="2024-11-20T12:58:00Z">
        <w:r w:rsidRPr="0013060C" w:rsidDel="00890E54">
          <w:rPr>
            <w:rFonts w:ascii="Times New Roman" w:hAnsi="Times New Roman"/>
            <w:sz w:val="24"/>
            <w:szCs w:val="24"/>
          </w:rPr>
          <w:delText xml:space="preserve">    Bước 1: </w:delText>
        </w:r>
      </w:del>
      <w:bookmarkStart w:id="23933" w:name="_Toc183455347"/>
      <w:bookmarkStart w:id="23934" w:name="_Toc183456299"/>
      <w:bookmarkStart w:id="23935" w:name="_Toc184406633"/>
      <w:bookmarkStart w:id="23936" w:name="_Toc184407892"/>
      <w:bookmarkStart w:id="23937" w:name="_Toc184408840"/>
      <w:bookmarkStart w:id="23938" w:name="_Toc184409788"/>
      <w:bookmarkStart w:id="23939" w:name="_Toc184813574"/>
      <w:bookmarkEnd w:id="23933"/>
      <w:bookmarkEnd w:id="23934"/>
      <w:bookmarkEnd w:id="23935"/>
      <w:bookmarkEnd w:id="23936"/>
      <w:bookmarkEnd w:id="23937"/>
      <w:bookmarkEnd w:id="23938"/>
      <w:bookmarkEnd w:id="23939"/>
    </w:p>
    <w:p w14:paraId="00F412FD" w14:textId="77777777" w:rsidR="00CF7360" w:rsidRPr="0013060C" w:rsidDel="00471E7D" w:rsidRDefault="00CF7360" w:rsidP="00CF7360">
      <w:pPr>
        <w:rPr>
          <w:del w:id="23940" w:author="Phuong Truong Thi" w:date="2024-10-08T18:00:00Z"/>
          <w:rFonts w:ascii="Times New Roman" w:hAnsi="Times New Roman"/>
          <w:sz w:val="24"/>
          <w:szCs w:val="24"/>
        </w:rPr>
      </w:pPr>
      <w:del w:id="23941" w:author="Phuong Truong Thi" w:date="2024-10-08T18:00:00Z">
        <w:r w:rsidRPr="0013060C" w:rsidDel="00471E7D">
          <w:rPr>
            <w:rFonts w:ascii="Times New Roman" w:hAnsi="Times New Roman"/>
            <w:i/>
            <w:iCs/>
            <w:sz w:val="24"/>
            <w:szCs w:val="24"/>
          </w:rPr>
          <w:delText>Màn hình minh họa</w:delText>
        </w:r>
        <w:bookmarkStart w:id="23942" w:name="_Toc183455348"/>
        <w:bookmarkStart w:id="23943" w:name="_Toc183456300"/>
        <w:bookmarkStart w:id="23944" w:name="_Toc184406634"/>
        <w:bookmarkStart w:id="23945" w:name="_Toc184407893"/>
        <w:bookmarkStart w:id="23946" w:name="_Toc184408841"/>
        <w:bookmarkStart w:id="23947" w:name="_Toc184409789"/>
        <w:bookmarkStart w:id="23948" w:name="_Toc184813575"/>
        <w:bookmarkEnd w:id="23942"/>
        <w:bookmarkEnd w:id="23943"/>
        <w:bookmarkEnd w:id="23944"/>
        <w:bookmarkEnd w:id="23945"/>
        <w:bookmarkEnd w:id="23946"/>
        <w:bookmarkEnd w:id="23947"/>
        <w:bookmarkEnd w:id="23948"/>
      </w:del>
    </w:p>
    <w:p w14:paraId="2E8932C7" w14:textId="77777777" w:rsidR="00CF7360" w:rsidRPr="0013060C" w:rsidDel="00FD6BA2" w:rsidRDefault="00CF7360" w:rsidP="00CF7360">
      <w:pPr>
        <w:rPr>
          <w:del w:id="23949" w:author="Phuong Truong Thi" w:date="2024-10-17T18:56:00Z"/>
          <w:rFonts w:ascii="Times New Roman" w:hAnsi="Times New Roman"/>
          <w:sz w:val="24"/>
          <w:szCs w:val="24"/>
        </w:rPr>
      </w:pPr>
      <w:del w:id="23950" w:author="Phuong Truong Thi" w:date="2024-10-08T18:00:00Z">
        <w:r w:rsidRPr="0013060C" w:rsidDel="00471E7D">
          <w:rPr>
            <w:rFonts w:ascii="Times New Roman" w:eastAsia="Times New Roman" w:hAnsi="Times New Roman"/>
            <w:noProof/>
            <w:sz w:val="24"/>
            <w:szCs w:val="24"/>
          </w:rPr>
          <w:drawing>
            <wp:inline distT="0" distB="0" distL="0" distR="0" wp14:anchorId="51139381" wp14:editId="770E958D">
              <wp:extent cx="5821045" cy="2266950"/>
              <wp:effectExtent l="0" t="0" r="8255" b="0"/>
              <wp:docPr id="1554674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3951" w:name="_Toc183455349"/>
      <w:bookmarkStart w:id="23952" w:name="_Toc183456301"/>
      <w:bookmarkStart w:id="23953" w:name="_Toc184406635"/>
      <w:bookmarkStart w:id="23954" w:name="_Toc184407894"/>
      <w:bookmarkStart w:id="23955" w:name="_Toc184408842"/>
      <w:bookmarkStart w:id="23956" w:name="_Toc184409790"/>
      <w:bookmarkStart w:id="23957" w:name="_Toc184813576"/>
      <w:bookmarkEnd w:id="23951"/>
      <w:bookmarkEnd w:id="23952"/>
      <w:bookmarkEnd w:id="23953"/>
      <w:bookmarkEnd w:id="23954"/>
      <w:bookmarkEnd w:id="23955"/>
      <w:bookmarkEnd w:id="23956"/>
      <w:bookmarkEnd w:id="23957"/>
    </w:p>
    <w:p w14:paraId="41C019C3" w14:textId="2C2606A1" w:rsidR="00CF7360" w:rsidRPr="0013060C" w:rsidDel="00890E54" w:rsidRDefault="00CF7360" w:rsidP="00CF7360">
      <w:pPr>
        <w:spacing w:before="0" w:line="240" w:lineRule="auto"/>
        <w:ind w:left="360" w:hanging="360"/>
        <w:contextualSpacing w:val="0"/>
        <w:rPr>
          <w:del w:id="23958" w:author="Phuong Truong Thi" w:date="2024-11-20T12:58:00Z"/>
          <w:rFonts w:ascii="Times New Roman" w:eastAsia="Times New Roman" w:hAnsi="Times New Roman"/>
          <w:color w:val="000000"/>
          <w:sz w:val="24"/>
          <w:szCs w:val="24"/>
        </w:rPr>
      </w:pPr>
      <w:del w:id="23959" w:author="Phuong Truong Thi" w:date="2024-11-20T12:58:00Z">
        <w:r w:rsidRPr="0013060C" w:rsidDel="00890E54">
          <w:rPr>
            <w:rFonts w:ascii="Times New Roman" w:eastAsia="Times New Roman" w:hAnsi="Times New Roman"/>
            <w:color w:val="000000"/>
            <w:sz w:val="24"/>
            <w:szCs w:val="24"/>
          </w:rPr>
          <w:delText xml:space="preserve"> </w:delText>
        </w:r>
        <w:r w:rsidR="000B6994" w:rsidDel="00890E54">
          <w:rPr>
            <w:rFonts w:ascii="Times New Roman" w:eastAsia="Times New Roman" w:hAnsi="Times New Roman"/>
            <w:color w:val="000000"/>
            <w:sz w:val="24"/>
            <w:szCs w:val="24"/>
          </w:rPr>
          <w:delText>KH MASS</w:delText>
        </w:r>
        <w:r w:rsidRPr="0013060C" w:rsidDel="00890E54">
          <w:rPr>
            <w:rFonts w:ascii="Times New Roman" w:eastAsia="Times New Roman" w:hAnsi="Times New Roman"/>
            <w:color w:val="000000"/>
            <w:sz w:val="24"/>
            <w:szCs w:val="24"/>
          </w:rPr>
          <w:delText xml:space="preserve">    Bước 2:     Bước 3:  lên danh sách.    Bước 4: </w:delText>
        </w:r>
        <w:bookmarkStart w:id="23960" w:name="_Toc183455350"/>
        <w:bookmarkStart w:id="23961" w:name="_Toc183456302"/>
        <w:bookmarkStart w:id="23962" w:name="_Toc184406636"/>
        <w:bookmarkStart w:id="23963" w:name="_Toc184407895"/>
        <w:bookmarkStart w:id="23964" w:name="_Toc184408843"/>
        <w:bookmarkStart w:id="23965" w:name="_Toc184409791"/>
        <w:bookmarkStart w:id="23966" w:name="_Toc184813577"/>
        <w:bookmarkEnd w:id="23960"/>
        <w:bookmarkEnd w:id="23961"/>
        <w:bookmarkEnd w:id="23962"/>
        <w:bookmarkEnd w:id="23963"/>
        <w:bookmarkEnd w:id="23964"/>
        <w:bookmarkEnd w:id="23965"/>
        <w:bookmarkEnd w:id="23966"/>
      </w:del>
    </w:p>
    <w:p w14:paraId="01A92596" w14:textId="1A4C6FFB" w:rsidR="00CF7360" w:rsidDel="00890E54" w:rsidRDefault="00CF7360" w:rsidP="00CF7360">
      <w:pPr>
        <w:spacing w:before="0" w:line="240" w:lineRule="auto"/>
        <w:ind w:left="360" w:hanging="360"/>
        <w:contextualSpacing w:val="0"/>
        <w:rPr>
          <w:del w:id="23967" w:author="Phuong Truong Thi" w:date="2024-11-20T12:58:00Z"/>
          <w:rFonts w:ascii="Times New Roman" w:eastAsia="Times New Roman" w:hAnsi="Times New Roman"/>
          <w:color w:val="000000"/>
          <w:sz w:val="24"/>
          <w:szCs w:val="24"/>
        </w:rPr>
      </w:pPr>
      <w:del w:id="23968" w:author="Phuong Truong Thi" w:date="2024-11-20T12:58:00Z">
        <w:r w:rsidRPr="0013060C" w:rsidDel="00890E54">
          <w:rPr>
            <w:rFonts w:ascii="Times New Roman" w:eastAsia="Times New Roman" w:hAnsi="Times New Roman"/>
            <w:color w:val="000000"/>
            <w:sz w:val="24"/>
            <w:szCs w:val="24"/>
          </w:rPr>
          <w:delText xml:space="preserve">    Bước 5: Danh sáchhiển thị </w:delText>
        </w:r>
        <w:bookmarkStart w:id="23969" w:name="_Toc183455351"/>
        <w:bookmarkStart w:id="23970" w:name="_Toc183456303"/>
        <w:bookmarkStart w:id="23971" w:name="_Toc184406637"/>
        <w:bookmarkStart w:id="23972" w:name="_Toc184407896"/>
        <w:bookmarkStart w:id="23973" w:name="_Toc184408844"/>
        <w:bookmarkStart w:id="23974" w:name="_Toc184409792"/>
        <w:bookmarkStart w:id="23975" w:name="_Toc184813578"/>
        <w:bookmarkEnd w:id="23969"/>
        <w:bookmarkEnd w:id="23970"/>
        <w:bookmarkEnd w:id="23971"/>
        <w:bookmarkEnd w:id="23972"/>
        <w:bookmarkEnd w:id="23973"/>
        <w:bookmarkEnd w:id="23974"/>
        <w:bookmarkEnd w:id="23975"/>
      </w:del>
    </w:p>
    <w:p w14:paraId="21A10FCD" w14:textId="0170BB7E" w:rsidR="00872D81" w:rsidRPr="0013060C" w:rsidDel="00890E54" w:rsidRDefault="00872D81" w:rsidP="00CF7360">
      <w:pPr>
        <w:spacing w:before="0" w:line="240" w:lineRule="auto"/>
        <w:ind w:left="360" w:hanging="360"/>
        <w:contextualSpacing w:val="0"/>
        <w:rPr>
          <w:del w:id="23976" w:author="Phuong Truong Thi" w:date="2024-11-20T12:58:00Z"/>
          <w:rFonts w:ascii="Times New Roman" w:eastAsia="Times New Roman" w:hAnsi="Times New Roman"/>
          <w:color w:val="000000"/>
          <w:sz w:val="24"/>
          <w:szCs w:val="24"/>
        </w:rPr>
      </w:pPr>
      <w:bookmarkStart w:id="23977" w:name="_Toc183455352"/>
      <w:bookmarkStart w:id="23978" w:name="_Toc183456304"/>
      <w:bookmarkStart w:id="23979" w:name="_Toc184406638"/>
      <w:bookmarkStart w:id="23980" w:name="_Toc184407897"/>
      <w:bookmarkStart w:id="23981" w:name="_Toc184408845"/>
      <w:bookmarkStart w:id="23982" w:name="_Toc184409793"/>
      <w:bookmarkStart w:id="23983" w:name="_Toc184813579"/>
      <w:bookmarkEnd w:id="23977"/>
      <w:bookmarkEnd w:id="23978"/>
      <w:bookmarkEnd w:id="23979"/>
      <w:bookmarkEnd w:id="23980"/>
      <w:bookmarkEnd w:id="23981"/>
      <w:bookmarkEnd w:id="23982"/>
      <w:bookmarkEnd w:id="23983"/>
    </w:p>
    <w:p w14:paraId="2F5032E6" w14:textId="03A75ACD" w:rsidR="00872D81" w:rsidRPr="00872D81" w:rsidDel="00890E54" w:rsidRDefault="00872D81" w:rsidP="00872D81">
      <w:pPr>
        <w:pStyle w:val="ListParagraph"/>
        <w:numPr>
          <w:ilvl w:val="0"/>
          <w:numId w:val="154"/>
        </w:numPr>
        <w:spacing w:before="0" w:line="240" w:lineRule="auto"/>
        <w:ind w:hanging="630"/>
        <w:contextualSpacing w:val="0"/>
        <w:rPr>
          <w:del w:id="23984" w:author="Phuong Truong Thi" w:date="2024-11-20T12:58:00Z"/>
          <w:rFonts w:eastAsia="Times New Roman"/>
          <w:b/>
          <w:bCs/>
          <w:color w:val="000000"/>
          <w:szCs w:val="24"/>
        </w:rPr>
      </w:pPr>
      <w:del w:id="23985" w:author="Phuong Truong Thi" w:date="2024-11-20T12:58:00Z">
        <w:r w:rsidRPr="00872D81" w:rsidDel="00890E54">
          <w:rPr>
            <w:rFonts w:eastAsia="Times New Roman"/>
            <w:b/>
            <w:bCs/>
            <w:color w:val="000000"/>
            <w:szCs w:val="24"/>
          </w:rPr>
          <w:delText>Tính năng Tạo mới listview</w:delText>
        </w:r>
        <w:bookmarkStart w:id="23986" w:name="_Toc183455353"/>
        <w:bookmarkStart w:id="23987" w:name="_Toc183456305"/>
        <w:bookmarkStart w:id="23988" w:name="_Toc184406639"/>
        <w:bookmarkStart w:id="23989" w:name="_Toc184407898"/>
        <w:bookmarkStart w:id="23990" w:name="_Toc184408846"/>
        <w:bookmarkStart w:id="23991" w:name="_Toc184409794"/>
        <w:bookmarkStart w:id="23992" w:name="_Toc184813580"/>
        <w:bookmarkEnd w:id="23986"/>
        <w:bookmarkEnd w:id="23987"/>
        <w:bookmarkEnd w:id="23988"/>
        <w:bookmarkEnd w:id="23989"/>
        <w:bookmarkEnd w:id="23990"/>
        <w:bookmarkEnd w:id="23991"/>
        <w:bookmarkEnd w:id="23992"/>
      </w:del>
    </w:p>
    <w:p w14:paraId="32BD7F97" w14:textId="7E463E39" w:rsidR="00872D81" w:rsidRPr="00ED5AD9" w:rsidDel="00890E54" w:rsidRDefault="00872D81" w:rsidP="00872D81">
      <w:pPr>
        <w:spacing w:before="0" w:line="240" w:lineRule="auto"/>
        <w:ind w:left="360" w:hanging="360"/>
        <w:contextualSpacing w:val="0"/>
        <w:rPr>
          <w:del w:id="23993" w:author="Phuong Truong Thi" w:date="2024-11-20T12:58:00Z"/>
          <w:rFonts w:ascii="Times New Roman" w:eastAsia="Times New Roman" w:hAnsi="Times New Roman"/>
          <w:color w:val="000000"/>
          <w:sz w:val="24"/>
          <w:szCs w:val="24"/>
        </w:rPr>
      </w:pPr>
      <w:del w:id="23994" w:author="Phuong Truong Thi" w:date="2024-11-20T12:58:00Z">
        <w:r w:rsidRPr="00ED5AD9" w:rsidDel="00890E54">
          <w:rPr>
            <w:rFonts w:ascii="Times New Roman" w:eastAsia="Times New Roman" w:hAnsi="Times New Roman"/>
            <w:color w:val="000000"/>
            <w:sz w:val="24"/>
            <w:szCs w:val="24"/>
          </w:rPr>
          <w:delText xml:space="preserve">   Tạo ra danh sách listview mới</w:delText>
        </w:r>
        <w:bookmarkStart w:id="23995" w:name="_Toc183455354"/>
        <w:bookmarkStart w:id="23996" w:name="_Toc183456306"/>
        <w:bookmarkStart w:id="23997" w:name="_Toc184406640"/>
        <w:bookmarkStart w:id="23998" w:name="_Toc184407899"/>
        <w:bookmarkStart w:id="23999" w:name="_Toc184408847"/>
        <w:bookmarkStart w:id="24000" w:name="_Toc184409795"/>
        <w:bookmarkStart w:id="24001" w:name="_Toc184813581"/>
        <w:bookmarkEnd w:id="23995"/>
        <w:bookmarkEnd w:id="23996"/>
        <w:bookmarkEnd w:id="23997"/>
        <w:bookmarkEnd w:id="23998"/>
        <w:bookmarkEnd w:id="23999"/>
        <w:bookmarkEnd w:id="24000"/>
        <w:bookmarkEnd w:id="24001"/>
      </w:del>
    </w:p>
    <w:p w14:paraId="18992DC3" w14:textId="59F9AF9B" w:rsidR="00872D81" w:rsidDel="00890E54" w:rsidRDefault="00872D81" w:rsidP="00872D81">
      <w:pPr>
        <w:spacing w:before="0" w:line="240" w:lineRule="auto"/>
        <w:ind w:left="360" w:hanging="360"/>
        <w:contextualSpacing w:val="0"/>
        <w:rPr>
          <w:del w:id="24002" w:author="Phuong Truong Thi" w:date="2024-11-20T12:58:00Z"/>
          <w:rFonts w:ascii="Times New Roman" w:eastAsia="Times New Roman" w:hAnsi="Times New Roman"/>
          <w:color w:val="000000"/>
          <w:sz w:val="24"/>
          <w:szCs w:val="24"/>
        </w:rPr>
      </w:pPr>
      <w:del w:id="24003" w:author="Phuong Truong Thi" w:date="2024-11-20T12:58:00Z">
        <w:r w:rsidRPr="00ED5AD9" w:rsidDel="00890E54">
          <w:rPr>
            <w:rFonts w:ascii="Times New Roman" w:eastAsia="Times New Roman" w:hAnsi="Times New Roman"/>
            <w:color w:val="000000"/>
            <w:sz w:val="24"/>
            <w:szCs w:val="24"/>
          </w:rPr>
          <w:delText xml:space="preserve">    Bước :  KH</w:delText>
        </w:r>
        <w:r w:rsidDel="00890E54">
          <w:rPr>
            <w:rFonts w:ascii="Times New Roman" w:eastAsia="Times New Roman" w:hAnsi="Times New Roman"/>
            <w:color w:val="000000"/>
            <w:sz w:val="24"/>
            <w:szCs w:val="24"/>
          </w:rPr>
          <w:delText>User</w:delText>
        </w:r>
        <w:r w:rsidRPr="00ED5AD9" w:rsidDel="00890E54">
          <w:rPr>
            <w:rFonts w:ascii="Times New Roman" w:eastAsia="Times New Roman" w:hAnsi="Times New Roman"/>
            <w:color w:val="000000"/>
            <w:sz w:val="24"/>
            <w:szCs w:val="24"/>
          </w:rPr>
          <w:delText xml:space="preserve">    Bước :     Bước     Bước     Bước     Bước </w:delText>
        </w:r>
        <w:bookmarkStart w:id="24004" w:name="_Toc183455355"/>
        <w:bookmarkStart w:id="24005" w:name="_Toc183456307"/>
        <w:bookmarkStart w:id="24006" w:name="_Toc184406641"/>
        <w:bookmarkStart w:id="24007" w:name="_Toc184407900"/>
        <w:bookmarkStart w:id="24008" w:name="_Toc184408848"/>
        <w:bookmarkStart w:id="24009" w:name="_Toc184409796"/>
        <w:bookmarkStart w:id="24010" w:name="_Toc184813582"/>
        <w:bookmarkEnd w:id="24004"/>
        <w:bookmarkEnd w:id="24005"/>
        <w:bookmarkEnd w:id="24006"/>
        <w:bookmarkEnd w:id="24007"/>
        <w:bookmarkEnd w:id="24008"/>
        <w:bookmarkEnd w:id="24009"/>
        <w:bookmarkEnd w:id="24010"/>
      </w:del>
    </w:p>
    <w:p w14:paraId="477D4B62" w14:textId="60C772EE" w:rsidR="00872D81" w:rsidRPr="00872D81" w:rsidDel="00890E54" w:rsidRDefault="00872D81" w:rsidP="00872D81">
      <w:pPr>
        <w:pStyle w:val="ListParagraph"/>
        <w:numPr>
          <w:ilvl w:val="0"/>
          <w:numId w:val="154"/>
        </w:numPr>
        <w:spacing w:before="0" w:line="240" w:lineRule="auto"/>
        <w:ind w:hanging="630"/>
        <w:contextualSpacing w:val="0"/>
        <w:rPr>
          <w:del w:id="24011" w:author="Phuong Truong Thi" w:date="2024-11-20T12:58:00Z"/>
          <w:rFonts w:eastAsia="Times New Roman"/>
          <w:b/>
          <w:bCs/>
          <w:color w:val="000000"/>
          <w:szCs w:val="24"/>
        </w:rPr>
      </w:pPr>
      <w:del w:id="24012" w:author="Phuong Truong Thi" w:date="2024-11-20T12:58:00Z">
        <w:r w:rsidRPr="00872D81" w:rsidDel="00890E54">
          <w:rPr>
            <w:rFonts w:eastAsia="Times New Roman"/>
            <w:b/>
            <w:bCs/>
            <w:color w:val="000000"/>
            <w:szCs w:val="24"/>
          </w:rPr>
          <w:delText>Tính năng Clone listview</w:delText>
        </w:r>
        <w:bookmarkStart w:id="24013" w:name="_Toc183455356"/>
        <w:bookmarkStart w:id="24014" w:name="_Toc183456308"/>
        <w:bookmarkStart w:id="24015" w:name="_Toc184406642"/>
        <w:bookmarkStart w:id="24016" w:name="_Toc184407901"/>
        <w:bookmarkStart w:id="24017" w:name="_Toc184408849"/>
        <w:bookmarkStart w:id="24018" w:name="_Toc184409797"/>
        <w:bookmarkStart w:id="24019" w:name="_Toc184813583"/>
        <w:bookmarkEnd w:id="24013"/>
        <w:bookmarkEnd w:id="24014"/>
        <w:bookmarkEnd w:id="24015"/>
        <w:bookmarkEnd w:id="24016"/>
        <w:bookmarkEnd w:id="24017"/>
        <w:bookmarkEnd w:id="24018"/>
        <w:bookmarkEnd w:id="24019"/>
      </w:del>
    </w:p>
    <w:p w14:paraId="2CC1DBA0" w14:textId="13224052" w:rsidR="00872D81" w:rsidRPr="00ED5AD9" w:rsidDel="00890E54" w:rsidRDefault="00872D81" w:rsidP="00872D81">
      <w:pPr>
        <w:spacing w:before="0" w:line="240" w:lineRule="auto"/>
        <w:contextualSpacing w:val="0"/>
        <w:rPr>
          <w:del w:id="24020" w:author="Phuong Truong Thi" w:date="2024-11-20T12:58:00Z"/>
          <w:rFonts w:ascii="Times New Roman" w:eastAsia="Times New Roman" w:hAnsi="Times New Roman"/>
          <w:color w:val="000000"/>
          <w:sz w:val="24"/>
          <w:szCs w:val="24"/>
        </w:rPr>
      </w:pPr>
      <w:del w:id="24021" w:author="Phuong Truong Thi" w:date="2024-11-20T12:58:00Z">
        <w:r w:rsidRPr="00ED5AD9" w:rsidDel="00890E54">
          <w:rPr>
            <w:rFonts w:ascii="Times New Roman" w:eastAsia="Times New Roman" w:hAnsi="Times New Roman"/>
            <w:b/>
            <w:bCs/>
            <w:color w:val="000000"/>
            <w:sz w:val="24"/>
            <w:szCs w:val="24"/>
          </w:rPr>
          <w:delText xml:space="preserve">   </w:delText>
        </w:r>
        <w:r w:rsidRPr="00ED5AD9" w:rsidDel="00890E54">
          <w:rPr>
            <w:rFonts w:ascii="Times New Roman" w:eastAsia="Times New Roman" w:hAnsi="Times New Roman"/>
            <w:color w:val="000000"/>
            <w:sz w:val="24"/>
            <w:szCs w:val="24"/>
          </w:rPr>
          <w:delText>Tạo ra danh sách khách hàng khác được sao chép từ danh sách hiện tại</w:delText>
        </w:r>
        <w:bookmarkStart w:id="24022" w:name="_Toc183455357"/>
        <w:bookmarkStart w:id="24023" w:name="_Toc183456309"/>
        <w:bookmarkStart w:id="24024" w:name="_Toc184406643"/>
        <w:bookmarkStart w:id="24025" w:name="_Toc184407902"/>
        <w:bookmarkStart w:id="24026" w:name="_Toc184408850"/>
        <w:bookmarkStart w:id="24027" w:name="_Toc184409798"/>
        <w:bookmarkStart w:id="24028" w:name="_Toc184813584"/>
        <w:bookmarkEnd w:id="24022"/>
        <w:bookmarkEnd w:id="24023"/>
        <w:bookmarkEnd w:id="24024"/>
        <w:bookmarkEnd w:id="24025"/>
        <w:bookmarkEnd w:id="24026"/>
        <w:bookmarkEnd w:id="24027"/>
        <w:bookmarkEnd w:id="24028"/>
      </w:del>
    </w:p>
    <w:p w14:paraId="7E7802F2" w14:textId="3F8B9AAE" w:rsidR="000B6994" w:rsidRPr="000B6994" w:rsidDel="00890E54" w:rsidRDefault="00872D81" w:rsidP="00CF7360">
      <w:pPr>
        <w:pStyle w:val="Heading31"/>
        <w:numPr>
          <w:ilvl w:val="0"/>
          <w:numId w:val="0"/>
        </w:numPr>
        <w:outlineLvl w:val="9"/>
        <w:rPr>
          <w:del w:id="24029" w:author="Phuong Truong Thi" w:date="2024-11-20T12:58:00Z"/>
          <w:sz w:val="24"/>
          <w:szCs w:val="24"/>
        </w:rPr>
      </w:pPr>
      <w:del w:id="24030" w:author="Phuong Truong Thi" w:date="2024-11-20T12:58:00Z">
        <w:r w:rsidRPr="00ED5AD9" w:rsidDel="00890E54">
          <w:rPr>
            <w:color w:val="000000"/>
            <w:sz w:val="24"/>
            <w:szCs w:val="24"/>
          </w:rPr>
          <w:delText xml:space="preserve">    Bước :  KH</w:delText>
        </w:r>
        <w:r w:rsidDel="00890E54">
          <w:rPr>
            <w:color w:val="000000"/>
            <w:sz w:val="24"/>
            <w:szCs w:val="24"/>
          </w:rPr>
          <w:delText>User</w:delText>
        </w:r>
        <w:r w:rsidRPr="00ED5AD9" w:rsidDel="00890E54">
          <w:rPr>
            <w:color w:val="000000"/>
            <w:sz w:val="24"/>
            <w:szCs w:val="24"/>
          </w:rPr>
          <w:delText xml:space="preserve">    Bước : </w:delText>
        </w:r>
        <w:r w:rsidDel="00890E54">
          <w:rPr>
            <w:color w:val="000000"/>
            <w:sz w:val="24"/>
            <w:szCs w:val="24"/>
          </w:rPr>
          <w:delText>Clone</w:delText>
        </w:r>
        <w:r w:rsidRPr="00ED5AD9" w:rsidDel="00890E54">
          <w:rPr>
            <w:color w:val="000000"/>
            <w:sz w:val="24"/>
            <w:szCs w:val="24"/>
          </w:rPr>
          <w:delText xml:space="preserve">    Bước     Bước     Bước     Bước </w:delText>
        </w:r>
        <w:bookmarkStart w:id="24031" w:name="_Toc183455358"/>
        <w:bookmarkStart w:id="24032" w:name="_Toc183456310"/>
        <w:bookmarkStart w:id="24033" w:name="_Toc184406644"/>
        <w:bookmarkStart w:id="24034" w:name="_Toc184407903"/>
        <w:bookmarkStart w:id="24035" w:name="_Toc184408851"/>
        <w:bookmarkStart w:id="24036" w:name="_Toc184409799"/>
        <w:bookmarkStart w:id="24037" w:name="_Toc184813585"/>
        <w:bookmarkEnd w:id="24031"/>
        <w:bookmarkEnd w:id="24032"/>
        <w:bookmarkEnd w:id="24033"/>
        <w:bookmarkEnd w:id="24034"/>
        <w:bookmarkEnd w:id="24035"/>
        <w:bookmarkEnd w:id="24036"/>
        <w:bookmarkEnd w:id="24037"/>
      </w:del>
    </w:p>
    <w:p w14:paraId="42949FA1" w14:textId="0A6A98FC" w:rsidR="005849CE" w:rsidRPr="001E4D50" w:rsidRDefault="00FE7763">
      <w:pPr>
        <w:pStyle w:val="Heading31"/>
        <w:keepNext w:val="0"/>
        <w:rPr>
          <w:lang w:val="fr-FR"/>
        </w:rPr>
        <w:pPrChange w:id="24038" w:author="Phuong Truong Thi" w:date="2024-10-08T18:23:00Z">
          <w:pPr>
            <w:pStyle w:val="Heading23"/>
            <w:numPr>
              <w:numId w:val="66"/>
            </w:numPr>
            <w:pBdr>
              <w:top w:val="none" w:sz="0" w:space="0" w:color="auto"/>
              <w:left w:val="none" w:sz="0" w:space="0" w:color="auto"/>
              <w:bottom w:val="none" w:sz="0" w:space="0" w:color="auto"/>
              <w:right w:val="none" w:sz="0" w:space="0" w:color="auto"/>
            </w:pBdr>
            <w:tabs>
              <w:tab w:val="clear" w:pos="1430"/>
            </w:tabs>
            <w:ind w:left="810" w:hanging="600"/>
            <w:outlineLvl w:val="2"/>
          </w:pPr>
        </w:pPrChange>
      </w:pPr>
      <w:bookmarkStart w:id="24039" w:name="_Toc184813586"/>
      <w:r>
        <w:rPr>
          <w:sz w:val="24"/>
          <w:szCs w:val="24"/>
        </w:rPr>
        <w:t>PORT.</w:t>
      </w:r>
      <w:r w:rsidR="005849CE" w:rsidRPr="001E4D50">
        <w:rPr>
          <w:sz w:val="24"/>
          <w:szCs w:val="24"/>
          <w:lang w:val="vi-VN"/>
        </w:rPr>
        <w:t>05</w:t>
      </w:r>
      <w:r w:rsidR="005849CE" w:rsidRPr="001E4D50">
        <w:rPr>
          <w:sz w:val="24"/>
          <w:szCs w:val="24"/>
          <w:lang w:val="fr-FR"/>
        </w:rPr>
        <w:t xml:space="preserve"> </w:t>
      </w:r>
      <w:r w:rsidR="005849CE" w:rsidRPr="001E4D50">
        <w:rPr>
          <w:sz w:val="24"/>
          <w:szCs w:val="24"/>
          <w:lang w:val="vi-VN"/>
        </w:rPr>
        <w:t xml:space="preserve">– </w:t>
      </w:r>
      <w:ins w:id="24040" w:author="Phuong Truong Thi" w:date="2024-10-16T01:18:00Z">
        <w:r w:rsidR="00627CBD" w:rsidRPr="001E4D50">
          <w:rPr>
            <w:sz w:val="24"/>
            <w:szCs w:val="24"/>
          </w:rPr>
          <w:t xml:space="preserve">Xem </w:t>
        </w:r>
        <w:r w:rsidR="00627CBD" w:rsidRPr="001E4D50">
          <w:rPr>
            <w:sz w:val="24"/>
            <w:szCs w:val="24"/>
            <w:lang w:val="fr-FR"/>
          </w:rPr>
          <w:t>d</w:t>
        </w:r>
      </w:ins>
      <w:del w:id="24041" w:author="Phuong Truong Thi" w:date="2024-10-16T01:18:00Z">
        <w:r w:rsidR="005849CE" w:rsidRPr="001E4D50" w:rsidDel="00627CBD">
          <w:rPr>
            <w:sz w:val="24"/>
            <w:szCs w:val="24"/>
            <w:lang w:val="fr-FR"/>
          </w:rPr>
          <w:delText>D</w:delText>
        </w:r>
      </w:del>
      <w:r w:rsidR="005849CE" w:rsidRPr="001E4D50">
        <w:rPr>
          <w:sz w:val="24"/>
          <w:szCs w:val="24"/>
          <w:lang w:val="fr-FR"/>
        </w:rPr>
        <w:t xml:space="preserve">anh sách KH </w:t>
      </w:r>
      <w:r w:rsidR="00F73CF7" w:rsidRPr="001E4D50">
        <w:rPr>
          <w:sz w:val="24"/>
          <w:szCs w:val="24"/>
          <w:lang w:val="fr-FR"/>
        </w:rPr>
        <w:t>sinh nhật</w:t>
      </w:r>
      <w:bookmarkEnd w:id="23799"/>
      <w:bookmarkEnd w:id="24039"/>
    </w:p>
    <w:p w14:paraId="6F0A8530" w14:textId="78893BE8" w:rsidR="005D5FAC" w:rsidRPr="005B45EC" w:rsidRDefault="00C71FDA">
      <w:pPr>
        <w:pStyle w:val="ListParagraph"/>
        <w:numPr>
          <w:ilvl w:val="0"/>
          <w:numId w:val="143"/>
        </w:numPr>
        <w:rPr>
          <w:b/>
          <w:bCs/>
          <w:i/>
          <w:iCs/>
          <w:rPrChange w:id="24042" w:author="Phuong Truong Thi" w:date="2024-11-25T18:55:00Z">
            <w:rPr/>
          </w:rPrChange>
        </w:rPr>
        <w:pPrChange w:id="24043" w:author="Phuong Truong Thi" w:date="2024-11-25T18:55:00Z">
          <w:pPr>
            <w:pStyle w:val="ListParagraph"/>
            <w:numPr>
              <w:ilvl w:val="0"/>
              <w:numId w:val="154"/>
            </w:numPr>
            <w:ind w:left="720"/>
          </w:pPr>
        </w:pPrChange>
      </w:pPr>
      <w:r w:rsidRPr="005B45EC">
        <w:rPr>
          <w:b/>
          <w:bCs/>
          <w:i/>
          <w:iCs/>
          <w:rPrChange w:id="24044" w:author="Phuong Truong Thi" w:date="2024-11-25T18:55:00Z">
            <w:rPr/>
          </w:rPrChange>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F73CF7" w:rsidRPr="00075487" w14:paraId="25D25CAD" w14:textId="77777777" w:rsidTr="00243EB6">
        <w:trPr>
          <w:trHeight w:val="792"/>
        </w:trPr>
        <w:tc>
          <w:tcPr>
            <w:tcW w:w="1795" w:type="dxa"/>
            <w:shd w:val="clear" w:color="auto" w:fill="auto"/>
          </w:tcPr>
          <w:p w14:paraId="14F6EADE" w14:textId="77777777" w:rsidR="00F73CF7" w:rsidRPr="00243EB6" w:rsidRDefault="00F73CF7" w:rsidP="000B6994">
            <w:pPr>
              <w:pStyle w:val="Bd-1BodyText1"/>
              <w:keepNext w:val="0"/>
              <w:spacing w:line="276" w:lineRule="auto"/>
              <w:ind w:left="0"/>
              <w:jc w:val="left"/>
              <w:rPr>
                <w:rFonts w:ascii="Times New Roman" w:hAnsi="Times New Roman"/>
                <w:b/>
                <w:bCs/>
                <w:iCs/>
                <w:sz w:val="24"/>
                <w:szCs w:val="24"/>
              </w:rPr>
            </w:pPr>
            <w:r w:rsidRPr="00243EB6">
              <w:rPr>
                <w:rFonts w:ascii="Times New Roman" w:hAnsi="Times New Roman"/>
                <w:b/>
                <w:iCs/>
                <w:sz w:val="24"/>
                <w:szCs w:val="24"/>
              </w:rPr>
              <w:t>Mô tả</w:t>
            </w:r>
          </w:p>
        </w:tc>
        <w:tc>
          <w:tcPr>
            <w:tcW w:w="7362" w:type="dxa"/>
            <w:shd w:val="clear" w:color="auto" w:fill="auto"/>
          </w:tcPr>
          <w:p w14:paraId="5F9D04EA" w14:textId="3A929E5D" w:rsidR="00F73CF7" w:rsidRPr="00075487" w:rsidRDefault="00F73CF7" w:rsidP="000B6994">
            <w:pPr>
              <w:pStyle w:val="Normal10"/>
            </w:pPr>
            <w:r w:rsidRPr="00075487">
              <w:t xml:space="preserve">Chức năng hỗ trợ NSD </w:t>
            </w:r>
            <w:r>
              <w:t>nhìn thấy danh sách khách hàng</w:t>
            </w:r>
            <w:ins w:id="24045" w:author="Phuong Truong Thi" w:date="2024-10-01T00:03:00Z">
              <w:r w:rsidR="006311B5">
                <w:t xml:space="preserve"> </w:t>
              </w:r>
            </w:ins>
            <w:del w:id="24046" w:author="Phuong Truong Thi" w:date="2024-10-01T00:04:00Z">
              <w:r w:rsidDel="006311B5">
                <w:delText xml:space="preserve"> </w:delText>
              </w:r>
            </w:del>
            <w:r>
              <w:t>có sinh nhật từ ngày T-10 đến ngày T+20 (T là ngày hệ thống hiện tại)</w:t>
            </w:r>
            <w:r w:rsidR="00402868">
              <w:t xml:space="preserve"> mà cán bộ đó đang được quản lý</w:t>
            </w:r>
            <w:ins w:id="24047" w:author="Phuong Truong Thi" w:date="2024-10-01T00:04:00Z">
              <w:r w:rsidR="006311B5">
                <w:t xml:space="preserve"> (KH AF, MAF) hoặc được phân bổ (KH </w:t>
              </w:r>
            </w:ins>
            <w:ins w:id="24048" w:author="Phuong Truong Thi" w:date="2024-12-04T01:30:00Z">
              <w:r w:rsidR="00294BE6">
                <w:t>Mass</w:t>
              </w:r>
            </w:ins>
            <w:ins w:id="24049" w:author="Phuong Truong Thi" w:date="2024-10-01T00:04:00Z">
              <w:r w:rsidR="006311B5">
                <w:t>)</w:t>
              </w:r>
            </w:ins>
            <w:r w:rsidR="00243EB6" w:rsidRPr="00075487">
              <w:t xml:space="preserve"> </w:t>
            </w:r>
          </w:p>
        </w:tc>
      </w:tr>
      <w:tr w:rsidR="00243EB6" w:rsidRPr="00075487" w14:paraId="711F9598" w14:textId="77777777" w:rsidTr="00243EB6">
        <w:trPr>
          <w:trHeight w:val="480"/>
        </w:trPr>
        <w:tc>
          <w:tcPr>
            <w:tcW w:w="1795" w:type="dxa"/>
            <w:shd w:val="clear" w:color="auto" w:fill="auto"/>
          </w:tcPr>
          <w:p w14:paraId="6BA278CD" w14:textId="4D58C21A" w:rsidR="00243EB6"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Actor</w:t>
            </w:r>
          </w:p>
        </w:tc>
        <w:tc>
          <w:tcPr>
            <w:tcW w:w="7362" w:type="dxa"/>
            <w:shd w:val="clear" w:color="auto" w:fill="auto"/>
          </w:tcPr>
          <w:p w14:paraId="53013A1F" w14:textId="0E19FE56" w:rsidR="00243EB6" w:rsidRPr="00075487" w:rsidRDefault="00243EB6" w:rsidP="000B6994">
            <w:pPr>
              <w:pStyle w:val="Normal10"/>
            </w:pPr>
            <w:r>
              <w:t xml:space="preserve">CBBH, CBQL, HO </w:t>
            </w:r>
            <w:r w:rsidR="004502A7">
              <w:t>phân khúc</w:t>
            </w:r>
          </w:p>
        </w:tc>
      </w:tr>
      <w:tr w:rsidR="00F73CF7" w:rsidRPr="00075487" w14:paraId="04A4A729" w14:textId="77777777" w:rsidTr="00243EB6">
        <w:trPr>
          <w:trHeight w:val="765"/>
        </w:trPr>
        <w:tc>
          <w:tcPr>
            <w:tcW w:w="1795" w:type="dxa"/>
            <w:shd w:val="clear" w:color="auto" w:fill="auto"/>
          </w:tcPr>
          <w:p w14:paraId="123A2042" w14:textId="4C0F2EA9" w:rsidR="00F73CF7" w:rsidRPr="00243EB6" w:rsidRDefault="00243EB6" w:rsidP="000B6994">
            <w:pPr>
              <w:pStyle w:val="Bd-1BodyText1"/>
              <w:keepNext w:val="0"/>
              <w:spacing w:line="276" w:lineRule="auto"/>
              <w:ind w:left="0"/>
              <w:jc w:val="left"/>
              <w:rPr>
                <w:rFonts w:ascii="Times New Roman" w:hAnsi="Times New Roman"/>
                <w:b/>
                <w:bCs/>
                <w:iCs/>
                <w:sz w:val="24"/>
                <w:szCs w:val="24"/>
              </w:rPr>
            </w:pPr>
            <w:r w:rsidRPr="00243EB6">
              <w:rPr>
                <w:rFonts w:ascii="Times New Roman" w:hAnsi="Times New Roman"/>
                <w:b/>
                <w:iCs/>
                <w:sz w:val="24"/>
                <w:szCs w:val="24"/>
              </w:rPr>
              <w:t>Các bước xử lý</w:t>
            </w:r>
          </w:p>
        </w:tc>
        <w:tc>
          <w:tcPr>
            <w:tcW w:w="7362" w:type="dxa"/>
            <w:shd w:val="clear" w:color="auto" w:fill="auto"/>
          </w:tcPr>
          <w:p w14:paraId="2BA22CEC" w14:textId="1A12570E" w:rsidR="008F5D76" w:rsidRDefault="008F5D76" w:rsidP="000B6994">
            <w:pPr>
              <w:pStyle w:val="Normal10"/>
              <w:rPr>
                <w:szCs w:val="24"/>
              </w:rPr>
            </w:pPr>
            <w:r>
              <w:rPr>
                <w:szCs w:val="24"/>
              </w:rPr>
              <w:t>1.User đăng nhập hệ thống</w:t>
            </w:r>
          </w:p>
          <w:p w14:paraId="54E472C3" w14:textId="77777777" w:rsidR="00243EB6" w:rsidRDefault="00243EB6" w:rsidP="000B6994">
            <w:pPr>
              <w:pStyle w:val="Normal10"/>
              <w:rPr>
                <w:szCs w:val="24"/>
              </w:rPr>
            </w:pPr>
            <w:ins w:id="24050" w:author="Phuong Truong Thi" w:date="2024-10-15T10:46:00Z">
              <w:r>
                <w:rPr>
                  <w:szCs w:val="24"/>
                </w:rPr>
                <w:t>2.</w:t>
              </w:r>
            </w:ins>
            <w:ins w:id="24051" w:author="Phuong Truong Thi" w:date="2024-10-15T10:49:00Z">
              <w:r>
                <w:rPr>
                  <w:szCs w:val="24"/>
                </w:rPr>
                <w:t>Truy cập</w:t>
              </w:r>
            </w:ins>
            <w:del w:id="24052" w:author="Phuong Truong Thi" w:date="2024-10-15T10:49:00Z">
              <w:r w:rsidDel="00D978C6">
                <w:rPr>
                  <w:szCs w:val="24"/>
                </w:rPr>
                <w:delText>Từ</w:delText>
              </w:r>
            </w:del>
            <w:r>
              <w:rPr>
                <w:szCs w:val="24"/>
              </w:rPr>
              <w:t xml:space="preserve"> màn hình Account</w:t>
            </w:r>
            <w:del w:id="24053" w:author="Phuong Truong Thi" w:date="2024-10-15T11:11:00Z">
              <w:r w:rsidDel="008938F2">
                <w:rPr>
                  <w:szCs w:val="24"/>
                </w:rPr>
                <w:delText xml:space="preserve">, </w:delText>
              </w:r>
            </w:del>
          </w:p>
          <w:p w14:paraId="669887F5" w14:textId="21AA6EDB" w:rsidR="00F73CF7" w:rsidRPr="00075487" w:rsidRDefault="00243EB6" w:rsidP="000B6994">
            <w:pPr>
              <w:pStyle w:val="Normal10"/>
              <w:rPr>
                <w:szCs w:val="24"/>
              </w:rPr>
            </w:pPr>
            <w:r>
              <w:rPr>
                <w:szCs w:val="24"/>
              </w:rPr>
              <w:t>3.Chọn list view “</w:t>
            </w:r>
            <w:del w:id="24054" w:author="Phuong Truong Thi" w:date="2024-12-06T18:47:00Z">
              <w:r w:rsidDel="003444D6">
                <w:rPr>
                  <w:szCs w:val="24"/>
                </w:rPr>
                <w:delText xml:space="preserve">Customer’s </w:delText>
              </w:r>
            </w:del>
            <w:ins w:id="24055" w:author="Phuong Truong Thi" w:date="2024-12-06T18:47:00Z">
              <w:r w:rsidR="003444D6">
                <w:rPr>
                  <w:szCs w:val="24"/>
                </w:rPr>
                <w:t>Khách hàng sinh nhật</w:t>
              </w:r>
            </w:ins>
            <w:del w:id="24056" w:author="Phuong Truong Thi" w:date="2024-12-06T18:47:00Z">
              <w:r w:rsidDel="003444D6">
                <w:rPr>
                  <w:szCs w:val="24"/>
                </w:rPr>
                <w:delText>birthday</w:delText>
              </w:r>
            </w:del>
            <w:r>
              <w:rPr>
                <w:szCs w:val="24"/>
              </w:rPr>
              <w:t>”</w:t>
            </w:r>
          </w:p>
        </w:tc>
      </w:tr>
      <w:tr w:rsidR="00F73CF7" w:rsidRPr="00075487" w14:paraId="0C305571" w14:textId="77777777" w:rsidTr="00243EB6">
        <w:trPr>
          <w:trHeight w:val="765"/>
        </w:trPr>
        <w:tc>
          <w:tcPr>
            <w:tcW w:w="1795" w:type="dxa"/>
            <w:shd w:val="clear" w:color="auto" w:fill="auto"/>
          </w:tcPr>
          <w:p w14:paraId="3BAD8B9D" w14:textId="6300C576" w:rsidR="00F73CF7"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Kết quả</w:t>
            </w:r>
            <w:r w:rsidR="00F73CF7" w:rsidRPr="00243EB6">
              <w:rPr>
                <w:rFonts w:ascii="Times New Roman" w:hAnsi="Times New Roman"/>
                <w:b/>
                <w:iCs/>
                <w:sz w:val="24"/>
                <w:szCs w:val="24"/>
              </w:rPr>
              <w:t xml:space="preserve"> đầu ra</w:t>
            </w:r>
          </w:p>
        </w:tc>
        <w:tc>
          <w:tcPr>
            <w:tcW w:w="7362" w:type="dxa"/>
            <w:shd w:val="clear" w:color="auto" w:fill="auto"/>
          </w:tcPr>
          <w:p w14:paraId="1B427000" w14:textId="77777777" w:rsidR="00F73CF7" w:rsidRDefault="00F73CF7" w:rsidP="000B6994">
            <w:pPr>
              <w:pStyle w:val="Normal10"/>
            </w:pPr>
            <w:r>
              <w:rPr>
                <w:szCs w:val="24"/>
              </w:rPr>
              <w:t xml:space="preserve">Hệ thống hiển thị màn hình danh sách </w:t>
            </w:r>
            <w:r>
              <w:t xml:space="preserve">khách hàng </w:t>
            </w:r>
            <w:r w:rsidR="00402868">
              <w:t xml:space="preserve">sinh nhật </w:t>
            </w:r>
          </w:p>
          <w:p w14:paraId="0BD1D6F6" w14:textId="24EC0A3D" w:rsidR="00A77FEB" w:rsidRPr="00075487" w:rsidRDefault="0083282A" w:rsidP="006D1162">
            <w:pPr>
              <w:pStyle w:val="ListParagraph"/>
            </w:pPr>
            <w:r>
              <w:t>Mặc định</w:t>
            </w:r>
            <w:ins w:id="24057" w:author="Phuong Truong Thi" w:date="2024-10-16T01:17:00Z">
              <w:r w:rsidR="008C47BA">
                <w:t xml:space="preserve"> filter hiển thị KH AF và KH </w:t>
              </w:r>
            </w:ins>
            <w:ins w:id="24058" w:author="Phuong Truong Thi" w:date="2024-10-16T01:18:00Z">
              <w:r w:rsidR="008C47BA">
                <w:t>MAF</w:t>
              </w:r>
            </w:ins>
            <w:commentRangeStart w:id="24059"/>
            <w:commentRangeStart w:id="24060"/>
            <w:del w:id="24061" w:author="Phuong Truong Thi" w:date="2024-10-08T18:39:00Z">
              <w:r w:rsidR="00A77FEB" w:rsidDel="0025550D">
                <w:delText>sắp xếp mặc định theo ngày sinh từ ngày đầu tháng đến cuối thá</w:delText>
              </w:r>
              <w:commentRangeEnd w:id="24059"/>
              <w:r w:rsidR="00A77FEB" w:rsidDel="0025550D">
                <w:rPr>
                  <w:rStyle w:val="CommentReference"/>
                </w:rPr>
                <w:commentReference w:id="24059"/>
              </w:r>
              <w:commentRangeEnd w:id="24060"/>
              <w:r w:rsidR="0025550D" w:rsidDel="0025550D">
                <w:rPr>
                  <w:rStyle w:val="CommentReference"/>
                  <w:rFonts w:ascii="Arial" w:hAnsi="Arial"/>
                  <w:lang w:val="x-none" w:eastAsia="x-none"/>
                </w:rPr>
                <w:commentReference w:id="24060"/>
              </w:r>
              <w:r w:rsidR="00A77FEB" w:rsidDel="0025550D">
                <w:delText>ng</w:delText>
              </w:r>
            </w:del>
          </w:p>
        </w:tc>
      </w:tr>
    </w:tbl>
    <w:p w14:paraId="4BED0CBF" w14:textId="3043B8E6" w:rsidR="00C86300" w:rsidRPr="00A35118" w:rsidRDefault="00C86300">
      <w:pPr>
        <w:pStyle w:val="Heading23"/>
        <w:numPr>
          <w:ilvl w:val="0"/>
          <w:numId w:val="143"/>
        </w:numPr>
        <w:pBdr>
          <w:top w:val="none" w:sz="0" w:space="0" w:color="auto"/>
          <w:left w:val="none" w:sz="0" w:space="0" w:color="auto"/>
          <w:bottom w:val="none" w:sz="0" w:space="0" w:color="auto"/>
          <w:right w:val="none" w:sz="0" w:space="0" w:color="auto"/>
        </w:pBdr>
        <w:shd w:val="clear" w:color="auto" w:fill="FFFFFF" w:themeFill="background1"/>
        <w:outlineLvl w:val="9"/>
        <w:rPr>
          <w:ins w:id="24062" w:author="Phuong Truong Thi" w:date="2024-10-17T19:16:00Z"/>
          <w:i/>
          <w:iCs/>
        </w:rPr>
        <w:pPrChange w:id="24063" w:author="Phuong Truong Thi" w:date="2024-11-25T18:55:00Z">
          <w:pPr>
            <w:pStyle w:val="Heading23"/>
            <w:numPr>
              <w:ilvl w:val="0"/>
              <w:numId w:val="154"/>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ins w:id="24064" w:author="Phuong Truong Thi" w:date="2024-10-17T19:15:00Z">
        <w:r w:rsidRPr="00A35118">
          <w:rPr>
            <w:i/>
            <w:iCs/>
          </w:rPr>
          <w:lastRenderedPageBreak/>
          <w:t xml:space="preserve">Màn </w:t>
        </w:r>
      </w:ins>
      <w:ins w:id="24065" w:author="Phuong Truong Thi" w:date="2024-10-17T19:16:00Z">
        <w:r w:rsidRPr="00A35118">
          <w:rPr>
            <w:i/>
            <w:iCs/>
          </w:rPr>
          <w:t>hình minh họa</w:t>
        </w:r>
      </w:ins>
    </w:p>
    <w:p w14:paraId="7290DE5B" w14:textId="390B5A8E" w:rsidR="00C86300" w:rsidRDefault="005B45EC">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90"/>
        <w:outlineLvl w:val="9"/>
        <w:rPr>
          <w:ins w:id="24066" w:author="Phuong Truong Thi" w:date="2024-10-17T19:15:00Z"/>
          <w:b w:val="0"/>
          <w:bCs w:val="0"/>
          <w:i/>
          <w:iCs/>
        </w:rPr>
        <w:pPrChange w:id="24067" w:author="Phuong Truong Thi" w:date="2024-10-17T19:16:00Z">
          <w:pPr>
            <w:pStyle w:val="Heading23"/>
            <w:numPr>
              <w:ilvl w:val="0"/>
              <w:numId w:val="57"/>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450" w:hanging="360"/>
            <w:outlineLvl w:val="9"/>
          </w:pPr>
        </w:pPrChange>
      </w:pPr>
      <w:ins w:id="24068" w:author="Phuong Truong Thi" w:date="2024-11-25T18:59:00Z">
        <w:r>
          <w:rPr>
            <w:b w:val="0"/>
            <w:bCs w:val="0"/>
            <w:i/>
            <w:iCs/>
            <w:noProof/>
            <w:lang w:eastAsia="en-US"/>
          </w:rPr>
          <w:drawing>
            <wp:inline distT="0" distB="0" distL="0" distR="0" wp14:anchorId="039DB947" wp14:editId="671929E8">
              <wp:extent cx="5821045" cy="2973705"/>
              <wp:effectExtent l="0" t="0" r="8255" b="0"/>
              <wp:docPr id="280739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9154" name="Picture 280739154"/>
                      <pic:cNvPicPr/>
                    </pic:nvPicPr>
                    <pic:blipFill>
                      <a:blip r:embed="rId27"/>
                      <a:stretch>
                        <a:fillRect/>
                      </a:stretch>
                    </pic:blipFill>
                    <pic:spPr>
                      <a:xfrm>
                        <a:off x="0" y="0"/>
                        <a:ext cx="5821045" cy="2973705"/>
                      </a:xfrm>
                      <a:prstGeom prst="rect">
                        <a:avLst/>
                      </a:prstGeom>
                    </pic:spPr>
                  </pic:pic>
                </a:graphicData>
              </a:graphic>
            </wp:inline>
          </w:drawing>
        </w:r>
      </w:ins>
    </w:p>
    <w:p w14:paraId="4E640B18" w14:textId="46F8A55F" w:rsidR="005D5FAC" w:rsidRPr="00A35118" w:rsidRDefault="00C71FDA">
      <w:pPr>
        <w:pStyle w:val="Heading23"/>
        <w:numPr>
          <w:ilvl w:val="0"/>
          <w:numId w:val="143"/>
        </w:numPr>
        <w:pBdr>
          <w:top w:val="none" w:sz="0" w:space="0" w:color="auto"/>
          <w:left w:val="none" w:sz="0" w:space="0" w:color="auto"/>
          <w:bottom w:val="none" w:sz="0" w:space="0" w:color="auto"/>
          <w:right w:val="none" w:sz="0" w:space="0" w:color="auto"/>
        </w:pBdr>
        <w:shd w:val="clear" w:color="auto" w:fill="FFFFFF" w:themeFill="background1"/>
        <w:outlineLvl w:val="9"/>
        <w:rPr>
          <w:ins w:id="24069" w:author="Phuong Truong Thi" w:date="2024-10-08T18:14:00Z"/>
          <w:i/>
          <w:iCs/>
        </w:rPr>
        <w:pPrChange w:id="24070" w:author="Phuong Truong Thi" w:date="2024-11-25T18:56:00Z">
          <w:pPr>
            <w:pStyle w:val="Heading23"/>
            <w:numPr>
              <w:ilvl w:val="0"/>
              <w:numId w:val="154"/>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r w:rsidRPr="00A35118">
        <w:rPr>
          <w:i/>
          <w:iCs/>
        </w:rPr>
        <w:t>Thông tin dữ liệu</w:t>
      </w:r>
    </w:p>
    <w:tbl>
      <w:tblPr>
        <w:tblW w:w="9342"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4071" w:author="Phuong Truong Thi" w:date="2024-11-25T18:56:00Z">
          <w:tblPr>
            <w:tblW w:w="9342"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720"/>
        <w:gridCol w:w="1710"/>
        <w:gridCol w:w="2374"/>
        <w:gridCol w:w="928"/>
        <w:gridCol w:w="1067"/>
        <w:gridCol w:w="1751"/>
        <w:gridCol w:w="792"/>
        <w:tblGridChange w:id="24072">
          <w:tblGrid>
            <w:gridCol w:w="720"/>
            <w:gridCol w:w="1710"/>
            <w:gridCol w:w="2374"/>
            <w:gridCol w:w="928"/>
            <w:gridCol w:w="1067"/>
            <w:gridCol w:w="1751"/>
            <w:gridCol w:w="792"/>
            <w:gridCol w:w="1018"/>
            <w:gridCol w:w="90"/>
            <w:gridCol w:w="630"/>
            <w:gridCol w:w="13"/>
            <w:gridCol w:w="1935"/>
            <w:gridCol w:w="65"/>
            <w:gridCol w:w="2071"/>
            <w:gridCol w:w="42"/>
            <w:gridCol w:w="886"/>
            <w:gridCol w:w="34"/>
            <w:gridCol w:w="1033"/>
            <w:gridCol w:w="24"/>
            <w:gridCol w:w="1756"/>
            <w:gridCol w:w="6"/>
            <w:gridCol w:w="757"/>
          </w:tblGrid>
        </w:tblGridChange>
      </w:tblGrid>
      <w:tr w:rsidR="00292A03" w:rsidRPr="00A35FC0" w14:paraId="4B8D1B5E" w14:textId="77777777" w:rsidTr="005B45EC">
        <w:trPr>
          <w:trHeight w:val="528"/>
          <w:tblHeader/>
          <w:ins w:id="24073" w:author="Phuong Truong Thi" w:date="2024-10-16T01:03:00Z"/>
          <w:trPrChange w:id="24074" w:author="Phuong Truong Thi" w:date="2024-11-25T18:56:00Z">
            <w:trPr>
              <w:gridBefore w:val="8"/>
              <w:trHeight w:val="528"/>
              <w:tblHeader/>
            </w:trPr>
          </w:trPrChange>
        </w:trPr>
        <w:tc>
          <w:tcPr>
            <w:tcW w:w="720" w:type="dxa"/>
            <w:shd w:val="clear" w:color="auto" w:fill="F7C7AC"/>
            <w:vAlign w:val="center"/>
            <w:hideMark/>
            <w:tcPrChange w:id="24075" w:author="Phuong Truong Thi" w:date="2024-11-25T18:56:00Z">
              <w:tcPr>
                <w:tcW w:w="720" w:type="dxa"/>
                <w:gridSpan w:val="2"/>
                <w:shd w:val="clear" w:color="auto" w:fill="F7C7AC"/>
                <w:vAlign w:val="center"/>
                <w:hideMark/>
              </w:tcPr>
            </w:tcPrChange>
          </w:tcPr>
          <w:p w14:paraId="5A107195" w14:textId="77777777" w:rsidR="00F868EA" w:rsidRPr="00A35FC0" w:rsidRDefault="00F868EA" w:rsidP="00817E47">
            <w:pPr>
              <w:spacing w:before="0" w:line="240" w:lineRule="auto"/>
              <w:contextualSpacing w:val="0"/>
              <w:jc w:val="center"/>
              <w:rPr>
                <w:ins w:id="24076" w:author="Phuong Truong Thi" w:date="2024-10-16T01:03:00Z"/>
                <w:rFonts w:ascii="Times New Roman" w:eastAsia="Times New Roman" w:hAnsi="Times New Roman"/>
                <w:b/>
                <w:bCs/>
                <w:color w:val="000000"/>
                <w:sz w:val="24"/>
                <w:szCs w:val="24"/>
                <w:lang w:eastAsia="vi-VN"/>
              </w:rPr>
            </w:pPr>
            <w:ins w:id="24077" w:author="Phuong Truong Thi" w:date="2024-10-16T01:03:00Z">
              <w:r w:rsidRPr="00A35FC0">
                <w:rPr>
                  <w:rFonts w:ascii="Times New Roman" w:eastAsia="Times New Roman" w:hAnsi="Times New Roman"/>
                  <w:b/>
                  <w:bCs/>
                  <w:color w:val="000000"/>
                  <w:sz w:val="24"/>
                  <w:szCs w:val="24"/>
                  <w:lang w:val="vi-VN" w:eastAsia="vi-VN"/>
                </w:rPr>
                <w:t>STT</w:t>
              </w:r>
            </w:ins>
          </w:p>
        </w:tc>
        <w:tc>
          <w:tcPr>
            <w:tcW w:w="1710" w:type="dxa"/>
            <w:shd w:val="clear" w:color="auto" w:fill="F7C7AC"/>
            <w:vAlign w:val="center"/>
            <w:hideMark/>
            <w:tcPrChange w:id="24078" w:author="Phuong Truong Thi" w:date="2024-11-25T18:56:00Z">
              <w:tcPr>
                <w:tcW w:w="1948" w:type="dxa"/>
                <w:gridSpan w:val="2"/>
                <w:shd w:val="clear" w:color="auto" w:fill="F7C7AC"/>
                <w:vAlign w:val="center"/>
                <w:hideMark/>
              </w:tcPr>
            </w:tcPrChange>
          </w:tcPr>
          <w:p w14:paraId="43E25784" w14:textId="77777777" w:rsidR="00F868EA" w:rsidRPr="00A35FC0" w:rsidRDefault="00F868EA" w:rsidP="00817E47">
            <w:pPr>
              <w:spacing w:before="0" w:line="240" w:lineRule="auto"/>
              <w:contextualSpacing w:val="0"/>
              <w:jc w:val="center"/>
              <w:rPr>
                <w:ins w:id="24079" w:author="Phuong Truong Thi" w:date="2024-10-16T01:03:00Z"/>
                <w:rFonts w:ascii="Times New Roman" w:eastAsia="Times New Roman" w:hAnsi="Times New Roman"/>
                <w:b/>
                <w:bCs/>
                <w:color w:val="000000"/>
                <w:sz w:val="24"/>
                <w:szCs w:val="24"/>
                <w:lang w:val="vi-VN" w:eastAsia="vi-VN"/>
              </w:rPr>
            </w:pPr>
            <w:ins w:id="24080" w:author="Phuong Truong Thi" w:date="2024-10-16T01:03:00Z">
              <w:r w:rsidRPr="00A35FC0">
                <w:rPr>
                  <w:rFonts w:ascii="Times New Roman" w:eastAsia="Times New Roman" w:hAnsi="Times New Roman"/>
                  <w:b/>
                  <w:bCs/>
                  <w:color w:val="000000"/>
                  <w:sz w:val="24"/>
                  <w:szCs w:val="24"/>
                  <w:lang w:val="vi-VN" w:eastAsia="vi-VN"/>
                </w:rPr>
                <w:t>Trường dữ liệu</w:t>
              </w:r>
            </w:ins>
          </w:p>
        </w:tc>
        <w:tc>
          <w:tcPr>
            <w:tcW w:w="2374" w:type="dxa"/>
            <w:shd w:val="clear" w:color="auto" w:fill="F7C7AC"/>
            <w:vAlign w:val="center"/>
            <w:tcPrChange w:id="24081" w:author="Phuong Truong Thi" w:date="2024-11-25T18:56:00Z">
              <w:tcPr>
                <w:tcW w:w="2136" w:type="dxa"/>
                <w:gridSpan w:val="2"/>
                <w:shd w:val="clear" w:color="auto" w:fill="F7C7AC"/>
                <w:vAlign w:val="center"/>
              </w:tcPr>
            </w:tcPrChange>
          </w:tcPr>
          <w:p w14:paraId="5D443C7E" w14:textId="77777777" w:rsidR="00F868EA" w:rsidRPr="00A35FC0" w:rsidRDefault="00F868EA" w:rsidP="00817E47">
            <w:pPr>
              <w:spacing w:before="0" w:line="240" w:lineRule="auto"/>
              <w:contextualSpacing w:val="0"/>
              <w:jc w:val="center"/>
              <w:rPr>
                <w:ins w:id="24082" w:author="Phuong Truong Thi" w:date="2024-10-16T01:03:00Z"/>
                <w:rFonts w:ascii="Times New Roman" w:eastAsia="Times New Roman" w:hAnsi="Times New Roman"/>
                <w:b/>
                <w:bCs/>
                <w:color w:val="000000"/>
                <w:sz w:val="24"/>
                <w:szCs w:val="24"/>
                <w:lang w:eastAsia="vi-VN"/>
              </w:rPr>
            </w:pPr>
            <w:ins w:id="24083" w:author="Phuong Truong Thi" w:date="2024-10-16T01:03:00Z">
              <w:r w:rsidRPr="00A35FC0">
                <w:rPr>
                  <w:rFonts w:ascii="Times New Roman" w:eastAsia="Times New Roman" w:hAnsi="Times New Roman"/>
                  <w:b/>
                  <w:bCs/>
                  <w:color w:val="000000"/>
                  <w:sz w:val="24"/>
                  <w:szCs w:val="24"/>
                  <w:lang w:eastAsia="vi-VN"/>
                </w:rPr>
                <w:t>Mô tả trường</w:t>
              </w:r>
            </w:ins>
          </w:p>
        </w:tc>
        <w:tc>
          <w:tcPr>
            <w:tcW w:w="928" w:type="dxa"/>
            <w:shd w:val="clear" w:color="auto" w:fill="F7C7AC"/>
            <w:vAlign w:val="center"/>
            <w:tcPrChange w:id="24084" w:author="Phuong Truong Thi" w:date="2024-11-25T18:56:00Z">
              <w:tcPr>
                <w:tcW w:w="928" w:type="dxa"/>
                <w:gridSpan w:val="2"/>
                <w:shd w:val="clear" w:color="auto" w:fill="F7C7AC"/>
                <w:vAlign w:val="center"/>
              </w:tcPr>
            </w:tcPrChange>
          </w:tcPr>
          <w:p w14:paraId="1DD189F0" w14:textId="77777777" w:rsidR="00F868EA" w:rsidRPr="00A35FC0" w:rsidRDefault="00F868EA" w:rsidP="00817E47">
            <w:pPr>
              <w:spacing w:before="0" w:line="240" w:lineRule="auto"/>
              <w:contextualSpacing w:val="0"/>
              <w:jc w:val="center"/>
              <w:rPr>
                <w:ins w:id="24085" w:author="Phuong Truong Thi" w:date="2024-10-16T01:03:00Z"/>
                <w:rFonts w:ascii="Times New Roman" w:eastAsia="Times New Roman" w:hAnsi="Times New Roman"/>
                <w:b/>
                <w:bCs/>
                <w:color w:val="000000"/>
                <w:sz w:val="24"/>
                <w:szCs w:val="24"/>
                <w:lang w:val="vi-VN" w:eastAsia="vi-VN"/>
              </w:rPr>
            </w:pPr>
            <w:ins w:id="24086" w:author="Phuong Truong Thi" w:date="2024-10-16T01:03:00Z">
              <w:r>
                <w:rPr>
                  <w:rFonts w:ascii="Times New Roman" w:eastAsia="Times New Roman" w:hAnsi="Times New Roman"/>
                  <w:b/>
                  <w:bCs/>
                  <w:color w:val="000000"/>
                  <w:sz w:val="24"/>
                  <w:szCs w:val="24"/>
                  <w:lang w:val="vi-VN" w:eastAsia="vi-VN"/>
                </w:rPr>
                <w:t>Nguồn</w:t>
              </w:r>
            </w:ins>
          </w:p>
        </w:tc>
        <w:tc>
          <w:tcPr>
            <w:tcW w:w="1067" w:type="dxa"/>
            <w:shd w:val="clear" w:color="auto" w:fill="F7C7AC"/>
            <w:vAlign w:val="center"/>
            <w:tcPrChange w:id="24087" w:author="Phuong Truong Thi" w:date="2024-11-25T18:56:00Z">
              <w:tcPr>
                <w:tcW w:w="1067" w:type="dxa"/>
                <w:gridSpan w:val="2"/>
                <w:shd w:val="clear" w:color="auto" w:fill="F7C7AC"/>
                <w:vAlign w:val="center"/>
              </w:tcPr>
            </w:tcPrChange>
          </w:tcPr>
          <w:p w14:paraId="0AA57FB4" w14:textId="77777777" w:rsidR="00F868EA" w:rsidRPr="00A35FC0" w:rsidRDefault="00F868EA" w:rsidP="00817E47">
            <w:pPr>
              <w:spacing w:before="0" w:line="240" w:lineRule="auto"/>
              <w:contextualSpacing w:val="0"/>
              <w:jc w:val="center"/>
              <w:rPr>
                <w:ins w:id="24088" w:author="Phuong Truong Thi" w:date="2024-10-16T01:03:00Z"/>
                <w:rFonts w:ascii="Times New Roman" w:eastAsia="Times New Roman" w:hAnsi="Times New Roman"/>
                <w:b/>
                <w:bCs/>
                <w:color w:val="000000"/>
                <w:sz w:val="24"/>
                <w:szCs w:val="24"/>
                <w:lang w:val="vi-VN" w:eastAsia="vi-VN"/>
              </w:rPr>
            </w:pPr>
            <w:ins w:id="24089" w:author="Phuong Truong Thi" w:date="2024-10-16T01:03:00Z">
              <w:r w:rsidRPr="00A35FC0">
                <w:rPr>
                  <w:rFonts w:ascii="Times New Roman" w:eastAsia="Times New Roman" w:hAnsi="Times New Roman"/>
                  <w:b/>
                  <w:bCs/>
                  <w:color w:val="000000"/>
                  <w:sz w:val="24"/>
                  <w:szCs w:val="24"/>
                  <w:lang w:val="vi-VN" w:eastAsia="vi-VN"/>
                </w:rPr>
                <w:t>Định dạng</w:t>
              </w:r>
            </w:ins>
          </w:p>
        </w:tc>
        <w:tc>
          <w:tcPr>
            <w:tcW w:w="1751" w:type="dxa"/>
            <w:shd w:val="clear" w:color="auto" w:fill="F7C7AC"/>
            <w:vAlign w:val="center"/>
            <w:hideMark/>
            <w:tcPrChange w:id="24090" w:author="Phuong Truong Thi" w:date="2024-11-25T18:56:00Z">
              <w:tcPr>
                <w:tcW w:w="1780" w:type="dxa"/>
                <w:gridSpan w:val="2"/>
                <w:shd w:val="clear" w:color="auto" w:fill="F7C7AC"/>
                <w:vAlign w:val="center"/>
                <w:hideMark/>
              </w:tcPr>
            </w:tcPrChange>
          </w:tcPr>
          <w:p w14:paraId="0A20C2C2" w14:textId="77777777" w:rsidR="00F868EA" w:rsidRPr="00A35FC0" w:rsidRDefault="00F868EA" w:rsidP="00817E47">
            <w:pPr>
              <w:spacing w:before="0" w:line="240" w:lineRule="auto"/>
              <w:contextualSpacing w:val="0"/>
              <w:jc w:val="center"/>
              <w:rPr>
                <w:ins w:id="24091" w:author="Phuong Truong Thi" w:date="2024-10-16T01:03:00Z"/>
                <w:rFonts w:ascii="Times New Roman" w:eastAsia="Times New Roman" w:hAnsi="Times New Roman"/>
                <w:b/>
                <w:bCs/>
                <w:color w:val="000000"/>
                <w:sz w:val="24"/>
                <w:szCs w:val="24"/>
                <w:lang w:val="vi-VN" w:eastAsia="vi-VN"/>
              </w:rPr>
            </w:pPr>
            <w:ins w:id="24092" w:author="Phuong Truong Thi" w:date="2024-10-16T01:03:00Z">
              <w:r w:rsidRPr="00A35FC0">
                <w:rPr>
                  <w:rFonts w:ascii="Times New Roman" w:eastAsia="Times New Roman" w:hAnsi="Times New Roman"/>
                  <w:b/>
                  <w:bCs/>
                  <w:color w:val="000000"/>
                  <w:sz w:val="24"/>
                  <w:szCs w:val="24"/>
                  <w:lang w:val="vi-VN" w:eastAsia="vi-VN"/>
                </w:rPr>
                <w:t>Mã danh mục tham chiếu</w:t>
              </w:r>
            </w:ins>
          </w:p>
        </w:tc>
        <w:tc>
          <w:tcPr>
            <w:tcW w:w="792" w:type="dxa"/>
            <w:shd w:val="clear" w:color="auto" w:fill="F7C7AC"/>
            <w:tcPrChange w:id="24093" w:author="Phuong Truong Thi" w:date="2024-11-25T18:56:00Z">
              <w:tcPr>
                <w:tcW w:w="763" w:type="dxa"/>
                <w:gridSpan w:val="2"/>
                <w:shd w:val="clear" w:color="auto" w:fill="F7C7AC"/>
              </w:tcPr>
            </w:tcPrChange>
          </w:tcPr>
          <w:p w14:paraId="25DC3FF4" w14:textId="77777777" w:rsidR="00F868EA" w:rsidRPr="00126368" w:rsidRDefault="00F868EA" w:rsidP="00817E47">
            <w:pPr>
              <w:spacing w:before="0" w:line="240" w:lineRule="auto"/>
              <w:contextualSpacing w:val="0"/>
              <w:jc w:val="center"/>
              <w:rPr>
                <w:ins w:id="24094" w:author="Phuong Truong Thi" w:date="2024-10-16T01:03:00Z"/>
                <w:rFonts w:ascii="Times New Roman" w:eastAsia="Times New Roman" w:hAnsi="Times New Roman"/>
                <w:b/>
                <w:bCs/>
                <w:color w:val="000000"/>
                <w:sz w:val="24"/>
                <w:szCs w:val="24"/>
                <w:lang w:val="vi-VN" w:eastAsia="vi-VN"/>
              </w:rPr>
            </w:pPr>
            <w:ins w:id="24095" w:author="Phuong Truong Thi" w:date="2024-10-16T01:03:00Z">
              <w:r w:rsidRPr="00126368">
                <w:rPr>
                  <w:rFonts w:ascii="Times New Roman" w:eastAsia="Times New Roman" w:hAnsi="Times New Roman"/>
                  <w:b/>
                  <w:bCs/>
                  <w:color w:val="000000"/>
                  <w:sz w:val="24"/>
                  <w:szCs w:val="24"/>
                  <w:lang w:val="vi-VN" w:eastAsia="vi-VN"/>
                </w:rPr>
                <w:t>Hiển thị mặc định</w:t>
              </w:r>
            </w:ins>
          </w:p>
          <w:p w14:paraId="0D8E4551" w14:textId="77777777" w:rsidR="00F868EA" w:rsidRPr="00126368" w:rsidRDefault="00F868EA" w:rsidP="00817E47">
            <w:pPr>
              <w:spacing w:before="0" w:line="240" w:lineRule="auto"/>
              <w:contextualSpacing w:val="0"/>
              <w:jc w:val="center"/>
              <w:rPr>
                <w:ins w:id="24096" w:author="Phuong Truong Thi" w:date="2024-10-16T01:03:00Z"/>
                <w:rFonts w:ascii="Times New Roman" w:eastAsia="Times New Roman" w:hAnsi="Times New Roman"/>
                <w:b/>
                <w:bCs/>
                <w:color w:val="000000"/>
                <w:sz w:val="24"/>
                <w:szCs w:val="24"/>
                <w:lang w:val="vi-VN" w:eastAsia="vi-VN"/>
              </w:rPr>
            </w:pPr>
            <w:ins w:id="24097" w:author="Phuong Truong Thi" w:date="2024-10-16T01:03:00Z">
              <w:r w:rsidRPr="00126368">
                <w:rPr>
                  <w:rFonts w:ascii="Times New Roman" w:eastAsia="Times New Roman" w:hAnsi="Times New Roman"/>
                  <w:b/>
                  <w:bCs/>
                  <w:color w:val="000000"/>
                  <w:sz w:val="24"/>
                  <w:szCs w:val="24"/>
                  <w:lang w:val="vi-VN" w:eastAsia="vi-VN"/>
                </w:rPr>
                <w:t>trên danh sách</w:t>
              </w:r>
            </w:ins>
          </w:p>
          <w:p w14:paraId="2605E774" w14:textId="77777777" w:rsidR="00F868EA" w:rsidRPr="00A35FC0" w:rsidRDefault="00F868EA" w:rsidP="00817E47">
            <w:pPr>
              <w:spacing w:before="0" w:line="240" w:lineRule="auto"/>
              <w:contextualSpacing w:val="0"/>
              <w:jc w:val="center"/>
              <w:rPr>
                <w:ins w:id="24098" w:author="Phuong Truong Thi" w:date="2024-10-16T01:03:00Z"/>
                <w:rFonts w:ascii="Times New Roman" w:eastAsia="Times New Roman" w:hAnsi="Times New Roman"/>
                <w:b/>
                <w:bCs/>
                <w:color w:val="000000"/>
                <w:sz w:val="24"/>
                <w:szCs w:val="24"/>
                <w:lang w:eastAsia="vi-VN"/>
              </w:rPr>
            </w:pPr>
            <w:ins w:id="24099" w:author="Phuong Truong Thi" w:date="2024-10-16T01:03:00Z">
              <w:r w:rsidRPr="00A35FC0">
                <w:rPr>
                  <w:rFonts w:ascii="Times New Roman" w:eastAsia="Times New Roman" w:hAnsi="Times New Roman"/>
                  <w:b/>
                  <w:bCs/>
                  <w:color w:val="000000"/>
                  <w:sz w:val="24"/>
                  <w:szCs w:val="24"/>
                  <w:lang w:eastAsia="vi-VN"/>
                </w:rPr>
                <w:t>(Y/N)</w:t>
              </w:r>
            </w:ins>
          </w:p>
        </w:tc>
      </w:tr>
      <w:tr w:rsidR="00292A03" w:rsidRPr="00A35FC0" w14:paraId="7C0F8738" w14:textId="77777777" w:rsidTr="00292A03">
        <w:tblPrEx>
          <w:tblPrExChange w:id="24100" w:author="Phuong Truong Thi" w:date="2024-10-16T01:18:00Z">
            <w:tblPrEx>
              <w:tblW w:w="9252" w:type="dxa"/>
              <w:tblInd w:w="-95" w:type="dxa"/>
            </w:tblPrEx>
          </w:tblPrExChange>
        </w:tblPrEx>
        <w:trPr>
          <w:trHeight w:val="276"/>
          <w:ins w:id="24101" w:author="Phuong Truong Thi" w:date="2024-10-16T01:03:00Z"/>
          <w:trPrChange w:id="24102" w:author="Phuong Truong Thi" w:date="2024-10-16T01:18:00Z">
            <w:trPr>
              <w:gridBefore w:val="9"/>
              <w:trHeight w:val="276"/>
            </w:trPr>
          </w:trPrChange>
        </w:trPr>
        <w:tc>
          <w:tcPr>
            <w:tcW w:w="9342" w:type="dxa"/>
            <w:gridSpan w:val="7"/>
            <w:tcPrChange w:id="24103" w:author="Phuong Truong Thi" w:date="2024-10-16T01:18:00Z">
              <w:tcPr>
                <w:tcW w:w="9252" w:type="dxa"/>
                <w:gridSpan w:val="13"/>
              </w:tcPr>
            </w:tcPrChange>
          </w:tcPr>
          <w:p w14:paraId="151259E6" w14:textId="77777777" w:rsidR="00292A03" w:rsidRPr="00A35FC0" w:rsidRDefault="00292A03" w:rsidP="00817E47">
            <w:pPr>
              <w:spacing w:before="0" w:line="240" w:lineRule="auto"/>
              <w:contextualSpacing w:val="0"/>
              <w:jc w:val="left"/>
              <w:rPr>
                <w:ins w:id="24104" w:author="Phuong Truong Thi" w:date="2024-10-16T01:03:00Z"/>
                <w:rFonts w:ascii="Times New Roman" w:eastAsia="Times New Roman" w:hAnsi="Times New Roman"/>
                <w:sz w:val="24"/>
                <w:szCs w:val="24"/>
                <w:lang w:val="vi-VN" w:eastAsia="vi-VN"/>
              </w:rPr>
            </w:pPr>
            <w:ins w:id="24105" w:author="Phuong Truong Thi" w:date="2024-10-16T01:03:00Z">
              <w:r w:rsidRPr="00A35FC0">
                <w:rPr>
                  <w:rFonts w:ascii="Times New Roman" w:eastAsia="Times New Roman" w:hAnsi="Times New Roman"/>
                  <w:sz w:val="24"/>
                  <w:szCs w:val="24"/>
                  <w:lang w:eastAsia="vi-VN"/>
                </w:rPr>
                <w:t>Thông tin tổng quan (</w:t>
              </w:r>
              <w:r w:rsidRPr="00A35FC0">
                <w:rPr>
                  <w:rFonts w:ascii="Times New Roman" w:eastAsia="Times New Roman" w:hAnsi="Times New Roman"/>
                  <w:i/>
                  <w:iCs/>
                  <w:sz w:val="24"/>
                  <w:szCs w:val="24"/>
                  <w:lang w:eastAsia="vi-VN"/>
                </w:rPr>
                <w:t>dòng thông tin chung</w:t>
              </w:r>
              <w:r w:rsidRPr="00A35FC0">
                <w:rPr>
                  <w:rFonts w:ascii="Times New Roman" w:eastAsia="Times New Roman" w:hAnsi="Times New Roman"/>
                  <w:sz w:val="24"/>
                  <w:szCs w:val="24"/>
                  <w:lang w:eastAsia="vi-VN"/>
                </w:rPr>
                <w:t>)</w:t>
              </w:r>
            </w:ins>
          </w:p>
        </w:tc>
      </w:tr>
      <w:tr w:rsidR="00F868EA" w:rsidRPr="00A35FC0" w14:paraId="30C0594A" w14:textId="77777777" w:rsidTr="005B45EC">
        <w:tblPrEx>
          <w:tblPrExChange w:id="24106" w:author="Phuong Truong Thi" w:date="2024-11-25T18:56:00Z">
            <w:tblPrEx>
              <w:tblW w:w="9252" w:type="dxa"/>
              <w:tblInd w:w="-95" w:type="dxa"/>
            </w:tblPrEx>
          </w:tblPrExChange>
        </w:tblPrEx>
        <w:trPr>
          <w:trHeight w:val="276"/>
          <w:ins w:id="24107" w:author="Phuong Truong Thi" w:date="2024-10-16T01:03:00Z"/>
          <w:trPrChange w:id="24108" w:author="Phuong Truong Thi" w:date="2024-11-25T18:56:00Z">
            <w:trPr>
              <w:gridBefore w:val="9"/>
              <w:trHeight w:val="276"/>
            </w:trPr>
          </w:trPrChange>
        </w:trPr>
        <w:tc>
          <w:tcPr>
            <w:tcW w:w="720" w:type="dxa"/>
            <w:shd w:val="clear" w:color="auto" w:fill="auto"/>
            <w:vAlign w:val="center"/>
            <w:tcPrChange w:id="24109" w:author="Phuong Truong Thi" w:date="2024-11-25T18:56:00Z">
              <w:tcPr>
                <w:tcW w:w="643" w:type="dxa"/>
                <w:gridSpan w:val="2"/>
                <w:shd w:val="clear" w:color="auto" w:fill="auto"/>
                <w:vAlign w:val="center"/>
              </w:tcPr>
            </w:tcPrChange>
          </w:tcPr>
          <w:p w14:paraId="7AC37829" w14:textId="77777777" w:rsidR="00F868EA" w:rsidRPr="00A35FC0" w:rsidRDefault="00F868EA" w:rsidP="00817E47">
            <w:pPr>
              <w:spacing w:before="0" w:line="240" w:lineRule="auto"/>
              <w:contextualSpacing w:val="0"/>
              <w:jc w:val="left"/>
              <w:rPr>
                <w:ins w:id="24110" w:author="Phuong Truong Thi" w:date="2024-10-16T01:03:00Z"/>
                <w:rFonts w:ascii="Times New Roman" w:eastAsia="Times New Roman" w:hAnsi="Times New Roman"/>
                <w:color w:val="000000"/>
                <w:sz w:val="24"/>
                <w:szCs w:val="24"/>
                <w:lang w:val="vi-VN" w:eastAsia="vi-VN"/>
              </w:rPr>
            </w:pPr>
          </w:p>
        </w:tc>
        <w:tc>
          <w:tcPr>
            <w:tcW w:w="1710" w:type="dxa"/>
            <w:shd w:val="clear" w:color="auto" w:fill="auto"/>
            <w:vAlign w:val="center"/>
            <w:tcPrChange w:id="24111" w:author="Phuong Truong Thi" w:date="2024-11-25T18:56:00Z">
              <w:tcPr>
                <w:tcW w:w="2000" w:type="dxa"/>
                <w:gridSpan w:val="2"/>
                <w:shd w:val="clear" w:color="auto" w:fill="auto"/>
                <w:vAlign w:val="center"/>
              </w:tcPr>
            </w:tcPrChange>
          </w:tcPr>
          <w:p w14:paraId="37E5B0CF" w14:textId="77777777" w:rsidR="00F868EA" w:rsidRPr="00A35FC0" w:rsidRDefault="00F868EA" w:rsidP="00817E47">
            <w:pPr>
              <w:spacing w:before="0" w:line="240" w:lineRule="auto"/>
              <w:contextualSpacing w:val="0"/>
              <w:rPr>
                <w:ins w:id="24112" w:author="Phuong Truong Thi" w:date="2024-10-16T01:03:00Z"/>
                <w:rFonts w:ascii="Times New Roman" w:hAnsi="Times New Roman"/>
                <w:color w:val="000000"/>
                <w:sz w:val="24"/>
                <w:szCs w:val="24"/>
              </w:rPr>
            </w:pPr>
            <w:ins w:id="24113" w:author="Phuong Truong Thi" w:date="2024-10-16T01:03:00Z">
              <w:r w:rsidRPr="00A35FC0">
                <w:rPr>
                  <w:rFonts w:ascii="Times New Roman" w:hAnsi="Times New Roman"/>
                  <w:color w:val="000000"/>
                  <w:sz w:val="24"/>
                  <w:szCs w:val="24"/>
                </w:rPr>
                <w:t>Tổng KH trong danh sách</w:t>
              </w:r>
            </w:ins>
          </w:p>
          <w:p w14:paraId="01BCCF0B" w14:textId="77777777" w:rsidR="00F868EA" w:rsidRPr="00A35FC0" w:rsidRDefault="00F868EA" w:rsidP="00817E47">
            <w:pPr>
              <w:spacing w:before="0" w:line="240" w:lineRule="auto"/>
              <w:contextualSpacing w:val="0"/>
              <w:rPr>
                <w:ins w:id="24114" w:author="Phuong Truong Thi" w:date="2024-10-16T01:03:00Z"/>
                <w:rFonts w:ascii="Times New Roman" w:hAnsi="Times New Roman"/>
                <w:color w:val="000000"/>
                <w:sz w:val="24"/>
                <w:szCs w:val="24"/>
              </w:rPr>
            </w:pPr>
          </w:p>
        </w:tc>
        <w:tc>
          <w:tcPr>
            <w:tcW w:w="2374" w:type="dxa"/>
            <w:tcPrChange w:id="24115" w:author="Phuong Truong Thi" w:date="2024-11-25T18:56:00Z">
              <w:tcPr>
                <w:tcW w:w="2113" w:type="dxa"/>
                <w:gridSpan w:val="2"/>
              </w:tcPr>
            </w:tcPrChange>
          </w:tcPr>
          <w:p w14:paraId="435F844E" w14:textId="77777777" w:rsidR="00F868EA" w:rsidRPr="00A35FC0" w:rsidRDefault="00F868EA" w:rsidP="00817E47">
            <w:pPr>
              <w:spacing w:before="0" w:line="240" w:lineRule="auto"/>
              <w:contextualSpacing w:val="0"/>
              <w:rPr>
                <w:ins w:id="24116" w:author="Phuong Truong Thi" w:date="2024-10-16T01:03:00Z"/>
                <w:rFonts w:ascii="Times New Roman" w:hAnsi="Times New Roman"/>
                <w:color w:val="000000"/>
                <w:sz w:val="24"/>
                <w:szCs w:val="24"/>
              </w:rPr>
            </w:pPr>
            <w:ins w:id="24117" w:author="Phuong Truong Thi" w:date="2024-10-16T01:03:00Z">
              <w:r w:rsidRPr="00A35FC0">
                <w:rPr>
                  <w:rFonts w:ascii="Times New Roman" w:hAnsi="Times New Roman"/>
                  <w:color w:val="000000"/>
                  <w:sz w:val="24"/>
                  <w:szCs w:val="24"/>
                </w:rPr>
                <w:t xml:space="preserve">Tổng số lượng KH trong danh sách </w:t>
              </w:r>
            </w:ins>
          </w:p>
          <w:p w14:paraId="42637DBA" w14:textId="1AE16A5B" w:rsidR="00F868EA" w:rsidRPr="00A35FC0" w:rsidRDefault="000A7657" w:rsidP="00817E47">
            <w:pPr>
              <w:spacing w:before="0" w:line="240" w:lineRule="auto"/>
              <w:contextualSpacing w:val="0"/>
              <w:rPr>
                <w:ins w:id="24118" w:author="Phuong Truong Thi" w:date="2024-10-16T01:03:00Z"/>
                <w:rFonts w:ascii="Times New Roman" w:eastAsia="Times New Roman" w:hAnsi="Times New Roman"/>
                <w:color w:val="000000"/>
                <w:sz w:val="24"/>
                <w:szCs w:val="24"/>
                <w:lang w:eastAsia="vi-VN"/>
              </w:rPr>
            </w:pPr>
            <w:ins w:id="24119" w:author="Phuong Truong Thi" w:date="2024-10-16T01:11:00Z">
              <w:r w:rsidRPr="000A7657">
                <w:rPr>
                  <w:rFonts w:ascii="Times New Roman" w:eastAsia="Times New Roman" w:hAnsi="Times New Roman"/>
                  <w:color w:val="000000"/>
                  <w:sz w:val="24"/>
                  <w:szCs w:val="24"/>
                  <w:lang w:eastAsia="vi-VN"/>
                </w:rPr>
                <w:t>Số lượng KH sẽ thay đổi khi thay đỏi điều kiện lọc</w:t>
              </w:r>
            </w:ins>
          </w:p>
        </w:tc>
        <w:tc>
          <w:tcPr>
            <w:tcW w:w="928" w:type="dxa"/>
            <w:tcPrChange w:id="24120" w:author="Phuong Truong Thi" w:date="2024-11-25T18:56:00Z">
              <w:tcPr>
                <w:tcW w:w="920" w:type="dxa"/>
                <w:gridSpan w:val="2"/>
              </w:tcPr>
            </w:tcPrChange>
          </w:tcPr>
          <w:p w14:paraId="7DDB2DCC" w14:textId="77777777" w:rsidR="00F868EA" w:rsidRPr="00DC2024" w:rsidRDefault="00F868EA" w:rsidP="00817E47">
            <w:pPr>
              <w:spacing w:before="0" w:line="240" w:lineRule="auto"/>
              <w:contextualSpacing w:val="0"/>
              <w:rPr>
                <w:ins w:id="24121" w:author="Phuong Truong Thi" w:date="2024-10-16T01:03:00Z"/>
                <w:rFonts w:ascii="Times New Roman" w:eastAsia="Times New Roman" w:hAnsi="Times New Roman"/>
                <w:color w:val="000000"/>
                <w:sz w:val="24"/>
                <w:szCs w:val="24"/>
                <w:lang w:val="vi-VN" w:eastAsia="vi-VN"/>
              </w:rPr>
            </w:pPr>
            <w:ins w:id="24122" w:author="Phuong Truong Thi" w:date="2024-10-16T01:03:00Z">
              <w:r>
                <w:rPr>
                  <w:rFonts w:ascii="Times New Roman" w:eastAsia="Times New Roman" w:hAnsi="Times New Roman"/>
                  <w:color w:val="000000"/>
                  <w:sz w:val="24"/>
                  <w:szCs w:val="24"/>
                  <w:lang w:val="vi-VN" w:eastAsia="vi-VN"/>
                </w:rPr>
                <w:t>CRM</w:t>
              </w:r>
            </w:ins>
          </w:p>
        </w:tc>
        <w:tc>
          <w:tcPr>
            <w:tcW w:w="1067" w:type="dxa"/>
            <w:tcPrChange w:id="24123" w:author="Phuong Truong Thi" w:date="2024-11-25T18:56:00Z">
              <w:tcPr>
                <w:tcW w:w="1057" w:type="dxa"/>
                <w:gridSpan w:val="2"/>
              </w:tcPr>
            </w:tcPrChange>
          </w:tcPr>
          <w:p w14:paraId="5C78D428" w14:textId="77777777" w:rsidR="00F868EA" w:rsidRPr="00A35FC0" w:rsidRDefault="00F868EA" w:rsidP="00817E47">
            <w:pPr>
              <w:spacing w:before="0" w:line="240" w:lineRule="auto"/>
              <w:contextualSpacing w:val="0"/>
              <w:rPr>
                <w:ins w:id="24124" w:author="Phuong Truong Thi" w:date="2024-10-16T01:03:00Z"/>
                <w:rFonts w:ascii="Times New Roman" w:eastAsia="Times New Roman" w:hAnsi="Times New Roman"/>
                <w:color w:val="000000"/>
                <w:sz w:val="24"/>
                <w:szCs w:val="24"/>
                <w:lang w:eastAsia="vi-VN"/>
              </w:rPr>
            </w:pPr>
            <w:ins w:id="24125" w:author="Phuong Truong Thi" w:date="2024-10-16T01:03:00Z">
              <w:r w:rsidRPr="00A35FC0">
                <w:rPr>
                  <w:rFonts w:ascii="Times New Roman" w:eastAsia="Times New Roman" w:hAnsi="Times New Roman"/>
                  <w:color w:val="000000"/>
                  <w:sz w:val="24"/>
                  <w:szCs w:val="24"/>
                  <w:lang w:eastAsia="vi-VN"/>
                </w:rPr>
                <w:t>Number</w:t>
              </w:r>
            </w:ins>
          </w:p>
        </w:tc>
        <w:tc>
          <w:tcPr>
            <w:tcW w:w="1751" w:type="dxa"/>
            <w:shd w:val="clear" w:color="auto" w:fill="auto"/>
            <w:noWrap/>
            <w:vAlign w:val="center"/>
            <w:tcPrChange w:id="24126" w:author="Phuong Truong Thi" w:date="2024-11-25T18:56:00Z">
              <w:tcPr>
                <w:tcW w:w="1762" w:type="dxa"/>
                <w:gridSpan w:val="2"/>
                <w:shd w:val="clear" w:color="auto" w:fill="auto"/>
                <w:noWrap/>
                <w:vAlign w:val="center"/>
              </w:tcPr>
            </w:tcPrChange>
          </w:tcPr>
          <w:p w14:paraId="226FF5D9" w14:textId="77777777" w:rsidR="00F868EA" w:rsidRPr="00A35FC0" w:rsidRDefault="00F868EA" w:rsidP="00817E47">
            <w:pPr>
              <w:spacing w:before="0" w:line="240" w:lineRule="auto"/>
              <w:contextualSpacing w:val="0"/>
              <w:rPr>
                <w:ins w:id="24127" w:author="Phuong Truong Thi" w:date="2024-10-16T01:03:00Z"/>
                <w:rFonts w:ascii="Times New Roman" w:eastAsia="Times New Roman" w:hAnsi="Times New Roman"/>
                <w:sz w:val="24"/>
                <w:szCs w:val="24"/>
                <w:lang w:eastAsia="vi-VN"/>
              </w:rPr>
            </w:pPr>
          </w:p>
        </w:tc>
        <w:tc>
          <w:tcPr>
            <w:tcW w:w="792" w:type="dxa"/>
            <w:tcPrChange w:id="24128" w:author="Phuong Truong Thi" w:date="2024-11-25T18:56:00Z">
              <w:tcPr>
                <w:tcW w:w="757" w:type="dxa"/>
              </w:tcPr>
            </w:tcPrChange>
          </w:tcPr>
          <w:p w14:paraId="3C374E37" w14:textId="77777777" w:rsidR="00F868EA" w:rsidRPr="00A35FC0" w:rsidRDefault="00F868EA" w:rsidP="00817E47">
            <w:pPr>
              <w:spacing w:before="0" w:line="240" w:lineRule="auto"/>
              <w:contextualSpacing w:val="0"/>
              <w:jc w:val="center"/>
              <w:rPr>
                <w:ins w:id="24129" w:author="Phuong Truong Thi" w:date="2024-10-16T01:03:00Z"/>
                <w:rFonts w:ascii="Times New Roman" w:eastAsia="Times New Roman" w:hAnsi="Times New Roman"/>
                <w:sz w:val="24"/>
                <w:szCs w:val="24"/>
                <w:lang w:eastAsia="vi-VN"/>
              </w:rPr>
            </w:pPr>
            <w:ins w:id="24130" w:author="Phuong Truong Thi" w:date="2024-10-16T01:03:00Z">
              <w:r w:rsidRPr="00A35FC0">
                <w:rPr>
                  <w:rFonts w:ascii="Times New Roman" w:eastAsia="Times New Roman" w:hAnsi="Times New Roman"/>
                  <w:sz w:val="24"/>
                  <w:szCs w:val="24"/>
                  <w:lang w:eastAsia="vi-VN"/>
                </w:rPr>
                <w:t>Y</w:t>
              </w:r>
            </w:ins>
          </w:p>
        </w:tc>
      </w:tr>
      <w:tr w:rsidR="00292A03" w:rsidRPr="00A35FC0" w14:paraId="14B6F20B" w14:textId="77777777" w:rsidTr="00937058">
        <w:trPr>
          <w:trHeight w:val="309"/>
          <w:ins w:id="24131" w:author="Phuong Truong Thi" w:date="2024-10-16T01:03:00Z"/>
        </w:trPr>
        <w:tc>
          <w:tcPr>
            <w:tcW w:w="9342" w:type="dxa"/>
            <w:gridSpan w:val="7"/>
          </w:tcPr>
          <w:p w14:paraId="304F7AB7" w14:textId="77777777" w:rsidR="00292A03" w:rsidRPr="00A35FC0" w:rsidRDefault="00292A03" w:rsidP="00817E47">
            <w:pPr>
              <w:spacing w:before="0" w:line="240" w:lineRule="auto"/>
              <w:contextualSpacing w:val="0"/>
              <w:rPr>
                <w:ins w:id="24132" w:author="Phuong Truong Thi" w:date="2024-10-16T01:03:00Z"/>
                <w:rFonts w:ascii="Times New Roman" w:eastAsia="Times New Roman" w:hAnsi="Times New Roman"/>
                <w:color w:val="000000"/>
                <w:sz w:val="24"/>
                <w:szCs w:val="24"/>
                <w:lang w:val="vi-VN" w:eastAsia="vi-VN"/>
              </w:rPr>
            </w:pPr>
            <w:ins w:id="24133" w:author="Phuong Truong Thi" w:date="2024-10-16T01:03:00Z">
              <w:r w:rsidRPr="00A35FC0">
                <w:rPr>
                  <w:rFonts w:ascii="Times New Roman" w:eastAsia="Times New Roman" w:hAnsi="Times New Roman"/>
                  <w:sz w:val="24"/>
                  <w:szCs w:val="24"/>
                  <w:lang w:eastAsia="vi-VN"/>
                </w:rPr>
                <w:t>Thông tin chung</w:t>
              </w:r>
            </w:ins>
          </w:p>
          <w:p w14:paraId="74239924" w14:textId="77777777" w:rsidR="00292A03" w:rsidRPr="00A35FC0" w:rsidRDefault="00292A03" w:rsidP="00817E47">
            <w:pPr>
              <w:spacing w:before="0" w:line="240" w:lineRule="auto"/>
              <w:contextualSpacing w:val="0"/>
              <w:rPr>
                <w:ins w:id="24134" w:author="Phuong Truong Thi" w:date="2024-10-16T01:03:00Z"/>
                <w:rFonts w:ascii="Times New Roman" w:eastAsia="Times New Roman" w:hAnsi="Times New Roman"/>
                <w:sz w:val="24"/>
                <w:szCs w:val="24"/>
                <w:lang w:eastAsia="vi-VN"/>
              </w:rPr>
            </w:pPr>
          </w:p>
        </w:tc>
      </w:tr>
      <w:tr w:rsidR="00F868EA" w:rsidRPr="00A35FC0" w14:paraId="49A58604" w14:textId="77777777" w:rsidTr="005B45EC">
        <w:tblPrEx>
          <w:tblPrExChange w:id="24135" w:author="Phuong Truong Thi" w:date="2024-11-25T18:56:00Z">
            <w:tblPrEx>
              <w:tblW w:w="9252" w:type="dxa"/>
              <w:tblInd w:w="-95" w:type="dxa"/>
            </w:tblPrEx>
          </w:tblPrExChange>
        </w:tblPrEx>
        <w:trPr>
          <w:trHeight w:val="480"/>
          <w:ins w:id="24136" w:author="Phuong Truong Thi" w:date="2024-10-16T01:03:00Z"/>
          <w:trPrChange w:id="24137" w:author="Phuong Truong Thi" w:date="2024-11-25T18:56:00Z">
            <w:trPr>
              <w:gridBefore w:val="9"/>
              <w:trHeight w:val="480"/>
            </w:trPr>
          </w:trPrChange>
        </w:trPr>
        <w:tc>
          <w:tcPr>
            <w:tcW w:w="720" w:type="dxa"/>
            <w:shd w:val="clear" w:color="auto" w:fill="auto"/>
            <w:vAlign w:val="center"/>
            <w:tcPrChange w:id="24138" w:author="Phuong Truong Thi" w:date="2024-11-25T18:56:00Z">
              <w:tcPr>
                <w:tcW w:w="643" w:type="dxa"/>
                <w:gridSpan w:val="2"/>
                <w:shd w:val="clear" w:color="auto" w:fill="auto"/>
                <w:vAlign w:val="center"/>
              </w:tcPr>
            </w:tcPrChange>
          </w:tcPr>
          <w:p w14:paraId="49703C21" w14:textId="77777777" w:rsidR="00F868EA" w:rsidRPr="00A35FC0" w:rsidRDefault="00F868EA" w:rsidP="00F868EA">
            <w:pPr>
              <w:pStyle w:val="ListParagraph"/>
              <w:numPr>
                <w:ilvl w:val="0"/>
                <w:numId w:val="70"/>
              </w:numPr>
              <w:spacing w:before="0" w:line="240" w:lineRule="auto"/>
              <w:contextualSpacing w:val="0"/>
              <w:jc w:val="left"/>
              <w:rPr>
                <w:ins w:id="24139" w:author="Phuong Truong Thi" w:date="2024-10-16T01:03:00Z"/>
                <w:rFonts w:eastAsia="Times New Roman"/>
                <w:color w:val="000000"/>
                <w:szCs w:val="24"/>
                <w:lang w:val="vi-VN" w:eastAsia="vi-VN"/>
              </w:rPr>
            </w:pPr>
          </w:p>
        </w:tc>
        <w:tc>
          <w:tcPr>
            <w:tcW w:w="1710" w:type="dxa"/>
            <w:shd w:val="clear" w:color="auto" w:fill="auto"/>
            <w:vAlign w:val="center"/>
            <w:tcPrChange w:id="24140" w:author="Phuong Truong Thi" w:date="2024-11-25T18:56:00Z">
              <w:tcPr>
                <w:tcW w:w="2000" w:type="dxa"/>
                <w:gridSpan w:val="2"/>
                <w:shd w:val="clear" w:color="auto" w:fill="auto"/>
                <w:vAlign w:val="center"/>
              </w:tcPr>
            </w:tcPrChange>
          </w:tcPr>
          <w:p w14:paraId="71BF974D" w14:textId="77777777" w:rsidR="00F868EA" w:rsidRPr="00A35FC0" w:rsidRDefault="00F868EA" w:rsidP="00817E47">
            <w:pPr>
              <w:spacing w:before="0" w:line="240" w:lineRule="auto"/>
              <w:contextualSpacing w:val="0"/>
              <w:rPr>
                <w:ins w:id="24141" w:author="Phuong Truong Thi" w:date="2024-10-16T01:03:00Z"/>
                <w:rFonts w:ascii="Times New Roman" w:hAnsi="Times New Roman"/>
                <w:color w:val="000000"/>
                <w:sz w:val="24"/>
                <w:szCs w:val="24"/>
              </w:rPr>
            </w:pPr>
            <w:ins w:id="24142" w:author="Phuong Truong Thi" w:date="2024-10-16T01:03:00Z">
              <w:r w:rsidRPr="00A35FC0">
                <w:rPr>
                  <w:rFonts w:ascii="Times New Roman" w:hAnsi="Times New Roman"/>
                  <w:color w:val="000000"/>
                  <w:sz w:val="24"/>
                  <w:szCs w:val="24"/>
                </w:rPr>
                <w:t>CIF</w:t>
              </w:r>
            </w:ins>
          </w:p>
        </w:tc>
        <w:tc>
          <w:tcPr>
            <w:tcW w:w="2374" w:type="dxa"/>
            <w:vAlign w:val="center"/>
            <w:tcPrChange w:id="24143" w:author="Phuong Truong Thi" w:date="2024-11-25T18:56:00Z">
              <w:tcPr>
                <w:tcW w:w="2113" w:type="dxa"/>
                <w:gridSpan w:val="2"/>
                <w:vAlign w:val="center"/>
              </w:tcPr>
            </w:tcPrChange>
          </w:tcPr>
          <w:p w14:paraId="5E1C5297" w14:textId="77777777" w:rsidR="00F868EA" w:rsidRPr="00A35FC0" w:rsidRDefault="00F868EA" w:rsidP="00817E47">
            <w:pPr>
              <w:spacing w:before="0" w:line="240" w:lineRule="auto"/>
              <w:contextualSpacing w:val="0"/>
              <w:rPr>
                <w:ins w:id="24144" w:author="Phuong Truong Thi" w:date="2024-10-16T01:03:00Z"/>
                <w:rFonts w:ascii="Times New Roman" w:hAnsi="Times New Roman"/>
                <w:color w:val="000000"/>
                <w:sz w:val="24"/>
                <w:szCs w:val="24"/>
              </w:rPr>
            </w:pPr>
            <w:commentRangeStart w:id="24145"/>
            <w:commentRangeStart w:id="24146"/>
            <w:commentRangeStart w:id="24147"/>
            <w:ins w:id="24148" w:author="Phuong Truong Thi" w:date="2024-10-16T01:03:00Z">
              <w:r w:rsidRPr="00A35FC0">
                <w:rPr>
                  <w:rFonts w:ascii="Times New Roman" w:hAnsi="Times New Roman"/>
                  <w:color w:val="000000"/>
                  <w:sz w:val="24"/>
                  <w:szCs w:val="24"/>
                </w:rPr>
                <w:t>CIF của khách hàng trên T24</w:t>
              </w:r>
              <w:commentRangeEnd w:id="24145"/>
              <w:r>
                <w:rPr>
                  <w:rStyle w:val="CommentReference"/>
                  <w:lang w:val="x-none" w:eastAsia="x-none"/>
                </w:rPr>
                <w:commentReference w:id="24145"/>
              </w:r>
              <w:commentRangeEnd w:id="24146"/>
              <w:r>
                <w:rPr>
                  <w:rStyle w:val="CommentReference"/>
                  <w:lang w:val="x-none" w:eastAsia="x-none"/>
                </w:rPr>
                <w:commentReference w:id="24146"/>
              </w:r>
            </w:ins>
            <w:commentRangeEnd w:id="24147"/>
            <w:r w:rsidR="007D13C9">
              <w:rPr>
                <w:rStyle w:val="CommentReference"/>
                <w:lang w:val="x-none" w:eastAsia="x-none"/>
              </w:rPr>
              <w:commentReference w:id="24147"/>
            </w:r>
          </w:p>
        </w:tc>
        <w:tc>
          <w:tcPr>
            <w:tcW w:w="928" w:type="dxa"/>
            <w:tcPrChange w:id="24149" w:author="Phuong Truong Thi" w:date="2024-11-25T18:56:00Z">
              <w:tcPr>
                <w:tcW w:w="920" w:type="dxa"/>
                <w:gridSpan w:val="2"/>
              </w:tcPr>
            </w:tcPrChange>
          </w:tcPr>
          <w:p w14:paraId="7F99612A" w14:textId="77777777" w:rsidR="00F868EA" w:rsidRPr="00A35FC0" w:rsidRDefault="00F868EA" w:rsidP="00817E47">
            <w:pPr>
              <w:spacing w:before="0" w:line="240" w:lineRule="auto"/>
              <w:contextualSpacing w:val="0"/>
              <w:rPr>
                <w:ins w:id="24150" w:author="Phuong Truong Thi" w:date="2024-10-16T01:03:00Z"/>
                <w:rFonts w:ascii="Times New Roman" w:hAnsi="Times New Roman"/>
                <w:color w:val="000000"/>
                <w:sz w:val="24"/>
                <w:szCs w:val="24"/>
              </w:rPr>
            </w:pPr>
            <w:ins w:id="24151" w:author="Phuong Truong Thi" w:date="2024-10-16T01:03:00Z">
              <w:r w:rsidRPr="00E3335C">
                <w:rPr>
                  <w:rFonts w:ascii="Times New Roman" w:hAnsi="Times New Roman"/>
                  <w:color w:val="000000"/>
                  <w:sz w:val="24"/>
                  <w:szCs w:val="24"/>
                  <w:lang w:val="vi-VN"/>
                </w:rPr>
                <w:t>EZ/T24</w:t>
              </w:r>
            </w:ins>
          </w:p>
        </w:tc>
        <w:tc>
          <w:tcPr>
            <w:tcW w:w="1067" w:type="dxa"/>
            <w:tcPrChange w:id="24152" w:author="Phuong Truong Thi" w:date="2024-11-25T18:56:00Z">
              <w:tcPr>
                <w:tcW w:w="1057" w:type="dxa"/>
                <w:gridSpan w:val="2"/>
              </w:tcPr>
            </w:tcPrChange>
          </w:tcPr>
          <w:p w14:paraId="3A318131" w14:textId="18777A65" w:rsidR="00F868EA" w:rsidRPr="00A35FC0" w:rsidRDefault="00525739" w:rsidP="00817E47">
            <w:pPr>
              <w:spacing w:before="0" w:line="240" w:lineRule="auto"/>
              <w:contextualSpacing w:val="0"/>
              <w:rPr>
                <w:ins w:id="24153" w:author="Phuong Truong Thi" w:date="2024-10-16T01:03:00Z"/>
                <w:rFonts w:ascii="Times New Roman" w:hAnsi="Times New Roman"/>
                <w:color w:val="000000"/>
                <w:sz w:val="24"/>
                <w:szCs w:val="24"/>
              </w:rPr>
            </w:pPr>
            <w:r>
              <w:rPr>
                <w:rFonts w:ascii="Times New Roman" w:hAnsi="Times New Roman"/>
                <w:color w:val="000000"/>
                <w:sz w:val="24"/>
                <w:szCs w:val="24"/>
              </w:rPr>
              <w:t>Text (255)</w:t>
            </w:r>
          </w:p>
        </w:tc>
        <w:tc>
          <w:tcPr>
            <w:tcW w:w="1751" w:type="dxa"/>
            <w:shd w:val="clear" w:color="auto" w:fill="auto"/>
            <w:noWrap/>
            <w:vAlign w:val="center"/>
            <w:tcPrChange w:id="24154" w:author="Phuong Truong Thi" w:date="2024-11-25T18:56:00Z">
              <w:tcPr>
                <w:tcW w:w="1762" w:type="dxa"/>
                <w:gridSpan w:val="2"/>
                <w:shd w:val="clear" w:color="auto" w:fill="auto"/>
                <w:noWrap/>
                <w:vAlign w:val="center"/>
              </w:tcPr>
            </w:tcPrChange>
          </w:tcPr>
          <w:p w14:paraId="1836153C" w14:textId="77777777" w:rsidR="00F868EA" w:rsidRPr="00A35FC0" w:rsidRDefault="00F868EA" w:rsidP="00817E47">
            <w:pPr>
              <w:spacing w:before="0" w:line="240" w:lineRule="auto"/>
              <w:contextualSpacing w:val="0"/>
              <w:rPr>
                <w:ins w:id="24155" w:author="Phuong Truong Thi" w:date="2024-10-16T01:03:00Z"/>
                <w:rFonts w:ascii="Times New Roman" w:eastAsia="Times New Roman" w:hAnsi="Times New Roman"/>
                <w:sz w:val="24"/>
                <w:szCs w:val="24"/>
                <w:lang w:eastAsia="vi-VN"/>
              </w:rPr>
            </w:pPr>
          </w:p>
        </w:tc>
        <w:tc>
          <w:tcPr>
            <w:tcW w:w="792" w:type="dxa"/>
            <w:tcPrChange w:id="24156" w:author="Phuong Truong Thi" w:date="2024-11-25T18:56:00Z">
              <w:tcPr>
                <w:tcW w:w="757" w:type="dxa"/>
              </w:tcPr>
            </w:tcPrChange>
          </w:tcPr>
          <w:p w14:paraId="6DD96FDE" w14:textId="77777777" w:rsidR="00F868EA" w:rsidRPr="006311B5" w:rsidRDefault="00F868EA" w:rsidP="00817E47">
            <w:pPr>
              <w:spacing w:before="0" w:line="240" w:lineRule="auto"/>
              <w:contextualSpacing w:val="0"/>
              <w:jc w:val="center"/>
              <w:rPr>
                <w:ins w:id="24157" w:author="Phuong Truong Thi" w:date="2024-10-16T01:03:00Z"/>
                <w:rFonts w:ascii="Times New Roman" w:eastAsia="Times New Roman" w:hAnsi="Times New Roman"/>
                <w:sz w:val="24"/>
                <w:szCs w:val="24"/>
                <w:lang w:eastAsia="vi-VN"/>
              </w:rPr>
            </w:pPr>
            <w:ins w:id="24158" w:author="Phuong Truong Thi" w:date="2024-10-16T01:03:00Z">
              <w:r>
                <w:rPr>
                  <w:rFonts w:ascii="Times New Roman" w:eastAsia="Times New Roman" w:hAnsi="Times New Roman"/>
                  <w:sz w:val="24"/>
                  <w:szCs w:val="24"/>
                  <w:lang w:eastAsia="vi-VN"/>
                </w:rPr>
                <w:t>Y</w:t>
              </w:r>
            </w:ins>
          </w:p>
        </w:tc>
      </w:tr>
      <w:tr w:rsidR="00292A03" w:rsidRPr="00A35FC0" w14:paraId="536EF4CE" w14:textId="77777777" w:rsidTr="005B45EC">
        <w:trPr>
          <w:trHeight w:val="276"/>
          <w:ins w:id="24159" w:author="Phuong Truong Thi" w:date="2024-10-16T01:03:00Z"/>
          <w:trPrChange w:id="24160" w:author="Phuong Truong Thi" w:date="2024-11-25T18:56:00Z">
            <w:trPr>
              <w:gridBefore w:val="8"/>
              <w:trHeight w:val="276"/>
            </w:trPr>
          </w:trPrChange>
        </w:trPr>
        <w:tc>
          <w:tcPr>
            <w:tcW w:w="720" w:type="dxa"/>
            <w:shd w:val="clear" w:color="auto" w:fill="FFFFFF" w:themeFill="background1"/>
            <w:vAlign w:val="center"/>
            <w:tcPrChange w:id="24161" w:author="Phuong Truong Thi" w:date="2024-11-25T18:56:00Z">
              <w:tcPr>
                <w:tcW w:w="720" w:type="dxa"/>
                <w:gridSpan w:val="2"/>
                <w:shd w:val="clear" w:color="auto" w:fill="FFFFFF" w:themeFill="background1"/>
                <w:vAlign w:val="center"/>
              </w:tcPr>
            </w:tcPrChange>
          </w:tcPr>
          <w:p w14:paraId="6E1336B8" w14:textId="77777777" w:rsidR="00F868EA" w:rsidRPr="00A35FC0" w:rsidRDefault="00F868EA" w:rsidP="00F868EA">
            <w:pPr>
              <w:pStyle w:val="ListParagraph"/>
              <w:numPr>
                <w:ilvl w:val="0"/>
                <w:numId w:val="70"/>
              </w:numPr>
              <w:spacing w:before="0" w:line="240" w:lineRule="auto"/>
              <w:contextualSpacing w:val="0"/>
              <w:jc w:val="left"/>
              <w:rPr>
                <w:ins w:id="24162" w:author="Phuong Truong Thi" w:date="2024-10-16T01:03:00Z"/>
                <w:rFonts w:eastAsia="Times New Roman"/>
                <w:color w:val="000000"/>
                <w:szCs w:val="24"/>
                <w:lang w:val="vi-VN" w:eastAsia="vi-VN"/>
              </w:rPr>
            </w:pPr>
          </w:p>
        </w:tc>
        <w:tc>
          <w:tcPr>
            <w:tcW w:w="1710" w:type="dxa"/>
            <w:shd w:val="clear" w:color="auto" w:fill="FFFFFF" w:themeFill="background1"/>
            <w:vAlign w:val="center"/>
            <w:hideMark/>
            <w:tcPrChange w:id="24163" w:author="Phuong Truong Thi" w:date="2024-11-25T18:56:00Z">
              <w:tcPr>
                <w:tcW w:w="1948" w:type="dxa"/>
                <w:gridSpan w:val="2"/>
                <w:shd w:val="clear" w:color="auto" w:fill="FFFFFF" w:themeFill="background1"/>
                <w:vAlign w:val="center"/>
                <w:hideMark/>
              </w:tcPr>
            </w:tcPrChange>
          </w:tcPr>
          <w:p w14:paraId="722726EE" w14:textId="77777777" w:rsidR="00F868EA" w:rsidRPr="00A35FC0" w:rsidRDefault="00F868EA" w:rsidP="00817E47">
            <w:pPr>
              <w:spacing w:before="0" w:line="240" w:lineRule="auto"/>
              <w:contextualSpacing w:val="0"/>
              <w:rPr>
                <w:ins w:id="24164" w:author="Phuong Truong Thi" w:date="2024-10-16T01:03:00Z"/>
                <w:rFonts w:ascii="Times New Roman" w:eastAsia="Times New Roman" w:hAnsi="Times New Roman"/>
                <w:color w:val="000000"/>
                <w:sz w:val="24"/>
                <w:szCs w:val="24"/>
                <w:lang w:val="vi-VN" w:eastAsia="vi-VN"/>
              </w:rPr>
            </w:pPr>
            <w:ins w:id="24165" w:author="Phuong Truong Thi" w:date="2024-10-16T01:03:00Z">
              <w:r w:rsidRPr="00A35FC0">
                <w:rPr>
                  <w:rFonts w:ascii="Times New Roman" w:hAnsi="Times New Roman"/>
                  <w:color w:val="000000"/>
                  <w:sz w:val="24"/>
                  <w:szCs w:val="24"/>
                </w:rPr>
                <w:t>Ngày mở CIF</w:t>
              </w:r>
            </w:ins>
          </w:p>
        </w:tc>
        <w:tc>
          <w:tcPr>
            <w:tcW w:w="2374" w:type="dxa"/>
            <w:vAlign w:val="center"/>
            <w:tcPrChange w:id="24166" w:author="Phuong Truong Thi" w:date="2024-11-25T18:56:00Z">
              <w:tcPr>
                <w:tcW w:w="2136" w:type="dxa"/>
                <w:gridSpan w:val="2"/>
                <w:vAlign w:val="center"/>
              </w:tcPr>
            </w:tcPrChange>
          </w:tcPr>
          <w:p w14:paraId="630D5C7D" w14:textId="77777777" w:rsidR="00F868EA" w:rsidRPr="00126368" w:rsidRDefault="00F868EA" w:rsidP="00817E47">
            <w:pPr>
              <w:spacing w:before="0" w:line="240" w:lineRule="auto"/>
              <w:contextualSpacing w:val="0"/>
              <w:rPr>
                <w:ins w:id="24167" w:author="Phuong Truong Thi" w:date="2024-10-16T01:03:00Z"/>
                <w:rFonts w:ascii="Times New Roman" w:hAnsi="Times New Roman"/>
                <w:color w:val="000000"/>
                <w:sz w:val="24"/>
                <w:szCs w:val="24"/>
                <w:lang w:val="vi-VN"/>
              </w:rPr>
            </w:pPr>
            <w:ins w:id="24168" w:author="Phuong Truong Thi" w:date="2024-10-16T01:03:00Z">
              <w:r w:rsidRPr="00126368">
                <w:rPr>
                  <w:rFonts w:ascii="Times New Roman" w:hAnsi="Times New Roman"/>
                  <w:color w:val="000000"/>
                  <w:sz w:val="24"/>
                  <w:szCs w:val="24"/>
                  <w:lang w:val="vi-VN"/>
                </w:rPr>
                <w:t>Ngày mở CIF của KH trên T24</w:t>
              </w:r>
            </w:ins>
          </w:p>
        </w:tc>
        <w:tc>
          <w:tcPr>
            <w:tcW w:w="928" w:type="dxa"/>
            <w:tcPrChange w:id="24169" w:author="Phuong Truong Thi" w:date="2024-11-25T18:56:00Z">
              <w:tcPr>
                <w:tcW w:w="928" w:type="dxa"/>
                <w:gridSpan w:val="2"/>
              </w:tcPr>
            </w:tcPrChange>
          </w:tcPr>
          <w:p w14:paraId="12A21422" w14:textId="77777777" w:rsidR="00F868EA" w:rsidRPr="00A35FC0" w:rsidRDefault="00F868EA" w:rsidP="00817E47">
            <w:pPr>
              <w:spacing w:before="0" w:line="240" w:lineRule="auto"/>
              <w:contextualSpacing w:val="0"/>
              <w:rPr>
                <w:ins w:id="24170" w:author="Phuong Truong Thi" w:date="2024-10-16T01:03:00Z"/>
                <w:rFonts w:ascii="Times New Roman" w:hAnsi="Times New Roman"/>
                <w:color w:val="000000"/>
                <w:sz w:val="24"/>
                <w:szCs w:val="24"/>
              </w:rPr>
            </w:pPr>
            <w:ins w:id="24171" w:author="Phuong Truong Thi" w:date="2024-10-16T01:03:00Z">
              <w:r w:rsidRPr="00E3335C">
                <w:rPr>
                  <w:rFonts w:ascii="Times New Roman" w:hAnsi="Times New Roman"/>
                  <w:color w:val="000000"/>
                  <w:sz w:val="24"/>
                  <w:szCs w:val="24"/>
                  <w:lang w:val="vi-VN"/>
                </w:rPr>
                <w:t>EZ/T24</w:t>
              </w:r>
            </w:ins>
          </w:p>
        </w:tc>
        <w:tc>
          <w:tcPr>
            <w:tcW w:w="1067" w:type="dxa"/>
            <w:tcPrChange w:id="24172" w:author="Phuong Truong Thi" w:date="2024-11-25T18:56:00Z">
              <w:tcPr>
                <w:tcW w:w="1067" w:type="dxa"/>
                <w:gridSpan w:val="2"/>
              </w:tcPr>
            </w:tcPrChange>
          </w:tcPr>
          <w:p w14:paraId="6EEB2554" w14:textId="77777777" w:rsidR="00F868EA" w:rsidRPr="00A35FC0" w:rsidRDefault="00F868EA" w:rsidP="00817E47">
            <w:pPr>
              <w:spacing w:before="0" w:line="240" w:lineRule="auto"/>
              <w:contextualSpacing w:val="0"/>
              <w:rPr>
                <w:ins w:id="24173" w:author="Phuong Truong Thi" w:date="2024-10-16T01:03:00Z"/>
                <w:rFonts w:ascii="Times New Roman" w:hAnsi="Times New Roman"/>
                <w:color w:val="000000"/>
                <w:sz w:val="24"/>
                <w:szCs w:val="24"/>
              </w:rPr>
            </w:pPr>
            <w:ins w:id="24174" w:author="Phuong Truong Thi" w:date="2024-10-16T01:03:00Z">
              <w:r w:rsidRPr="00A35FC0">
                <w:rPr>
                  <w:rFonts w:ascii="Times New Roman" w:hAnsi="Times New Roman"/>
                  <w:color w:val="000000"/>
                  <w:sz w:val="24"/>
                  <w:szCs w:val="24"/>
                </w:rPr>
                <w:t>Date</w:t>
              </w:r>
            </w:ins>
          </w:p>
        </w:tc>
        <w:tc>
          <w:tcPr>
            <w:tcW w:w="1751" w:type="dxa"/>
            <w:shd w:val="clear" w:color="auto" w:fill="auto"/>
            <w:noWrap/>
            <w:vAlign w:val="center"/>
            <w:tcPrChange w:id="24175" w:author="Phuong Truong Thi" w:date="2024-11-25T18:56:00Z">
              <w:tcPr>
                <w:tcW w:w="1780" w:type="dxa"/>
                <w:gridSpan w:val="2"/>
                <w:shd w:val="clear" w:color="auto" w:fill="auto"/>
                <w:noWrap/>
                <w:vAlign w:val="center"/>
              </w:tcPr>
            </w:tcPrChange>
          </w:tcPr>
          <w:p w14:paraId="4E040492" w14:textId="77777777" w:rsidR="00F868EA" w:rsidRPr="00A35FC0" w:rsidRDefault="00F868EA" w:rsidP="00817E47">
            <w:pPr>
              <w:spacing w:before="0" w:line="240" w:lineRule="auto"/>
              <w:contextualSpacing w:val="0"/>
              <w:rPr>
                <w:ins w:id="24176" w:author="Phuong Truong Thi" w:date="2024-10-16T01:03:00Z"/>
                <w:rFonts w:ascii="Times New Roman" w:eastAsia="Times New Roman" w:hAnsi="Times New Roman"/>
                <w:color w:val="000000"/>
                <w:sz w:val="24"/>
                <w:szCs w:val="24"/>
                <w:lang w:val="vi-VN" w:eastAsia="vi-VN"/>
              </w:rPr>
            </w:pPr>
          </w:p>
        </w:tc>
        <w:tc>
          <w:tcPr>
            <w:tcW w:w="792" w:type="dxa"/>
            <w:tcPrChange w:id="24177" w:author="Phuong Truong Thi" w:date="2024-11-25T18:56:00Z">
              <w:tcPr>
                <w:tcW w:w="763" w:type="dxa"/>
                <w:gridSpan w:val="2"/>
              </w:tcPr>
            </w:tcPrChange>
          </w:tcPr>
          <w:p w14:paraId="0B303507" w14:textId="77777777" w:rsidR="00F868EA" w:rsidRPr="00A35FC0" w:rsidRDefault="00F868EA" w:rsidP="00817E47">
            <w:pPr>
              <w:spacing w:before="0" w:line="240" w:lineRule="auto"/>
              <w:contextualSpacing w:val="0"/>
              <w:jc w:val="center"/>
              <w:rPr>
                <w:ins w:id="24178" w:author="Phuong Truong Thi" w:date="2024-10-16T01:03:00Z"/>
                <w:rFonts w:ascii="Times New Roman" w:eastAsia="Times New Roman" w:hAnsi="Times New Roman"/>
                <w:sz w:val="24"/>
                <w:szCs w:val="24"/>
                <w:lang w:eastAsia="vi-VN"/>
              </w:rPr>
            </w:pPr>
            <w:ins w:id="24179" w:author="Phuong Truong Thi" w:date="2024-10-16T01:03:00Z">
              <w:r w:rsidRPr="00A35FC0">
                <w:rPr>
                  <w:rFonts w:ascii="Times New Roman" w:eastAsia="Times New Roman" w:hAnsi="Times New Roman"/>
                  <w:sz w:val="24"/>
                  <w:szCs w:val="24"/>
                  <w:lang w:eastAsia="vi-VN"/>
                </w:rPr>
                <w:t>N</w:t>
              </w:r>
            </w:ins>
          </w:p>
        </w:tc>
      </w:tr>
      <w:tr w:rsidR="00F868EA" w:rsidRPr="00A35FC0" w14:paraId="08F106C4" w14:textId="77777777" w:rsidTr="005B45EC">
        <w:tblPrEx>
          <w:tblPrExChange w:id="24180" w:author="Phuong Truong Thi" w:date="2024-11-25T18:56:00Z">
            <w:tblPrEx>
              <w:tblW w:w="9252" w:type="dxa"/>
              <w:tblInd w:w="-95" w:type="dxa"/>
            </w:tblPrEx>
          </w:tblPrExChange>
        </w:tblPrEx>
        <w:trPr>
          <w:trHeight w:val="276"/>
          <w:ins w:id="24181" w:author="Phuong Truong Thi" w:date="2024-10-16T01:03:00Z"/>
          <w:trPrChange w:id="24182" w:author="Phuong Truong Thi" w:date="2024-11-25T18:56:00Z">
            <w:trPr>
              <w:gridBefore w:val="9"/>
              <w:trHeight w:val="276"/>
            </w:trPr>
          </w:trPrChange>
        </w:trPr>
        <w:tc>
          <w:tcPr>
            <w:tcW w:w="720" w:type="dxa"/>
            <w:shd w:val="clear" w:color="auto" w:fill="auto"/>
            <w:vAlign w:val="center"/>
            <w:tcPrChange w:id="24183" w:author="Phuong Truong Thi" w:date="2024-11-25T18:56:00Z">
              <w:tcPr>
                <w:tcW w:w="643" w:type="dxa"/>
                <w:gridSpan w:val="2"/>
                <w:shd w:val="clear" w:color="auto" w:fill="auto"/>
                <w:vAlign w:val="center"/>
              </w:tcPr>
            </w:tcPrChange>
          </w:tcPr>
          <w:p w14:paraId="62B26391" w14:textId="77777777" w:rsidR="00F868EA" w:rsidRPr="00A35FC0" w:rsidRDefault="00F868EA" w:rsidP="00F868EA">
            <w:pPr>
              <w:pStyle w:val="ListParagraph"/>
              <w:numPr>
                <w:ilvl w:val="0"/>
                <w:numId w:val="70"/>
              </w:numPr>
              <w:spacing w:before="0" w:line="240" w:lineRule="auto"/>
              <w:contextualSpacing w:val="0"/>
              <w:jc w:val="left"/>
              <w:rPr>
                <w:ins w:id="24184" w:author="Phuong Truong Thi" w:date="2024-10-16T01:03:00Z"/>
                <w:rFonts w:eastAsia="Times New Roman"/>
                <w:color w:val="000000"/>
                <w:szCs w:val="24"/>
                <w:lang w:val="vi-VN" w:eastAsia="vi-VN"/>
              </w:rPr>
            </w:pPr>
          </w:p>
        </w:tc>
        <w:tc>
          <w:tcPr>
            <w:tcW w:w="1710" w:type="dxa"/>
            <w:shd w:val="clear" w:color="auto" w:fill="auto"/>
            <w:vAlign w:val="center"/>
            <w:hideMark/>
            <w:tcPrChange w:id="24185" w:author="Phuong Truong Thi" w:date="2024-11-25T18:56:00Z">
              <w:tcPr>
                <w:tcW w:w="2000" w:type="dxa"/>
                <w:gridSpan w:val="2"/>
                <w:shd w:val="clear" w:color="auto" w:fill="auto"/>
                <w:vAlign w:val="center"/>
                <w:hideMark/>
              </w:tcPr>
            </w:tcPrChange>
          </w:tcPr>
          <w:p w14:paraId="70A29E9E" w14:textId="77777777" w:rsidR="00F868EA" w:rsidRPr="00A35FC0" w:rsidRDefault="00F868EA" w:rsidP="00817E47">
            <w:pPr>
              <w:spacing w:before="0" w:line="240" w:lineRule="auto"/>
              <w:contextualSpacing w:val="0"/>
              <w:rPr>
                <w:ins w:id="24186" w:author="Phuong Truong Thi" w:date="2024-10-16T01:03:00Z"/>
                <w:rFonts w:ascii="Times New Roman" w:eastAsia="Times New Roman" w:hAnsi="Times New Roman"/>
                <w:color w:val="000000"/>
                <w:sz w:val="24"/>
                <w:szCs w:val="24"/>
                <w:lang w:val="vi-VN" w:eastAsia="vi-VN"/>
              </w:rPr>
            </w:pPr>
            <w:ins w:id="24187" w:author="Phuong Truong Thi" w:date="2024-10-16T01:03:00Z">
              <w:r w:rsidRPr="00A35FC0">
                <w:rPr>
                  <w:rFonts w:ascii="Times New Roman" w:hAnsi="Times New Roman"/>
                  <w:color w:val="000000"/>
                  <w:sz w:val="24"/>
                  <w:szCs w:val="24"/>
                </w:rPr>
                <w:t>Số CCCD/CMT/HC…</w:t>
              </w:r>
            </w:ins>
          </w:p>
        </w:tc>
        <w:tc>
          <w:tcPr>
            <w:tcW w:w="2374" w:type="dxa"/>
            <w:vAlign w:val="center"/>
            <w:tcPrChange w:id="24188" w:author="Phuong Truong Thi" w:date="2024-11-25T18:56:00Z">
              <w:tcPr>
                <w:tcW w:w="2113" w:type="dxa"/>
                <w:gridSpan w:val="2"/>
                <w:vAlign w:val="center"/>
              </w:tcPr>
            </w:tcPrChange>
          </w:tcPr>
          <w:p w14:paraId="29AC17A6" w14:textId="77777777" w:rsidR="00F868EA" w:rsidRPr="00126368" w:rsidRDefault="00F868EA" w:rsidP="00817E47">
            <w:pPr>
              <w:spacing w:before="0" w:line="240" w:lineRule="auto"/>
              <w:contextualSpacing w:val="0"/>
              <w:rPr>
                <w:ins w:id="24189" w:author="Phuong Truong Thi" w:date="2024-10-16T01:03:00Z"/>
                <w:rFonts w:ascii="Times New Roman" w:eastAsia="Times New Roman" w:hAnsi="Times New Roman"/>
                <w:color w:val="000000"/>
                <w:sz w:val="24"/>
                <w:szCs w:val="24"/>
                <w:lang w:val="vi-VN" w:eastAsia="vi-VN"/>
              </w:rPr>
            </w:pPr>
            <w:ins w:id="24190" w:author="Phuong Truong Thi" w:date="2024-10-16T01:03:00Z">
              <w:r w:rsidRPr="00126368">
                <w:rPr>
                  <w:rFonts w:ascii="Times New Roman" w:hAnsi="Times New Roman"/>
                  <w:color w:val="000000"/>
                  <w:sz w:val="24"/>
                  <w:szCs w:val="24"/>
                  <w:lang w:val="vi-VN"/>
                </w:rPr>
                <w:t>(Legal ID/Document Num) Thông tin trên giấy tờ tùy thân Số CCCD/CMT/HCtrên T24</w:t>
              </w:r>
            </w:ins>
          </w:p>
        </w:tc>
        <w:tc>
          <w:tcPr>
            <w:tcW w:w="928" w:type="dxa"/>
            <w:tcPrChange w:id="24191" w:author="Phuong Truong Thi" w:date="2024-11-25T18:56:00Z">
              <w:tcPr>
                <w:tcW w:w="920" w:type="dxa"/>
                <w:gridSpan w:val="2"/>
              </w:tcPr>
            </w:tcPrChange>
          </w:tcPr>
          <w:p w14:paraId="4A1405B5" w14:textId="77777777" w:rsidR="00F868EA" w:rsidRPr="00A35FC0" w:rsidRDefault="00F868EA" w:rsidP="00817E47">
            <w:pPr>
              <w:spacing w:before="0" w:line="240" w:lineRule="auto"/>
              <w:contextualSpacing w:val="0"/>
              <w:rPr>
                <w:ins w:id="24192" w:author="Phuong Truong Thi" w:date="2024-10-16T01:03:00Z"/>
                <w:rFonts w:ascii="Times New Roman" w:eastAsia="Times New Roman" w:hAnsi="Times New Roman"/>
                <w:color w:val="000000"/>
                <w:sz w:val="24"/>
                <w:szCs w:val="24"/>
                <w:lang w:eastAsia="vi-VN"/>
              </w:rPr>
            </w:pPr>
            <w:ins w:id="24193" w:author="Phuong Truong Thi" w:date="2024-10-16T01:03:00Z">
              <w:r w:rsidRPr="00E3335C">
                <w:rPr>
                  <w:rFonts w:ascii="Times New Roman" w:hAnsi="Times New Roman"/>
                  <w:color w:val="000000"/>
                  <w:sz w:val="24"/>
                  <w:szCs w:val="24"/>
                  <w:lang w:val="vi-VN"/>
                </w:rPr>
                <w:t>EZ/T24</w:t>
              </w:r>
            </w:ins>
          </w:p>
        </w:tc>
        <w:tc>
          <w:tcPr>
            <w:tcW w:w="1067" w:type="dxa"/>
            <w:tcPrChange w:id="24194" w:author="Phuong Truong Thi" w:date="2024-11-25T18:56:00Z">
              <w:tcPr>
                <w:tcW w:w="1057" w:type="dxa"/>
                <w:gridSpan w:val="2"/>
              </w:tcPr>
            </w:tcPrChange>
          </w:tcPr>
          <w:p w14:paraId="7D2BD8C0" w14:textId="77777777" w:rsidR="00F868EA" w:rsidRPr="00A35FC0" w:rsidRDefault="00F868EA" w:rsidP="00817E47">
            <w:pPr>
              <w:spacing w:before="0" w:line="240" w:lineRule="auto"/>
              <w:contextualSpacing w:val="0"/>
              <w:rPr>
                <w:ins w:id="24195" w:author="Phuong Truong Thi" w:date="2024-10-16T01:03:00Z"/>
                <w:rFonts w:ascii="Times New Roman" w:eastAsia="Times New Roman" w:hAnsi="Times New Roman"/>
                <w:color w:val="000000"/>
                <w:sz w:val="24"/>
                <w:szCs w:val="24"/>
                <w:lang w:eastAsia="vi-VN"/>
              </w:rPr>
            </w:pPr>
            <w:ins w:id="24196" w:author="Phuong Truong Thi" w:date="2024-10-16T01:03:00Z">
              <w:r w:rsidRPr="00A35FC0">
                <w:rPr>
                  <w:rFonts w:ascii="Times New Roman" w:eastAsia="Times New Roman" w:hAnsi="Times New Roman"/>
                  <w:color w:val="000000"/>
                  <w:sz w:val="24"/>
                  <w:szCs w:val="24"/>
                  <w:lang w:eastAsia="vi-VN"/>
                </w:rPr>
                <w:t>Number</w:t>
              </w:r>
            </w:ins>
          </w:p>
        </w:tc>
        <w:tc>
          <w:tcPr>
            <w:tcW w:w="1751" w:type="dxa"/>
            <w:shd w:val="clear" w:color="auto" w:fill="auto"/>
            <w:noWrap/>
            <w:vAlign w:val="center"/>
            <w:tcPrChange w:id="24197" w:author="Phuong Truong Thi" w:date="2024-11-25T18:56:00Z">
              <w:tcPr>
                <w:tcW w:w="1762" w:type="dxa"/>
                <w:gridSpan w:val="2"/>
                <w:shd w:val="clear" w:color="auto" w:fill="auto"/>
                <w:noWrap/>
                <w:vAlign w:val="center"/>
              </w:tcPr>
            </w:tcPrChange>
          </w:tcPr>
          <w:p w14:paraId="16274273" w14:textId="77777777" w:rsidR="00F868EA" w:rsidRPr="00A35FC0" w:rsidRDefault="00F868EA" w:rsidP="00817E47">
            <w:pPr>
              <w:spacing w:before="0" w:line="240" w:lineRule="auto"/>
              <w:contextualSpacing w:val="0"/>
              <w:rPr>
                <w:ins w:id="24198" w:author="Phuong Truong Thi" w:date="2024-10-16T01:03:00Z"/>
                <w:rFonts w:ascii="Times New Roman" w:eastAsia="Times New Roman" w:hAnsi="Times New Roman"/>
                <w:color w:val="000000"/>
                <w:sz w:val="24"/>
                <w:szCs w:val="24"/>
                <w:lang w:val="vi-VN" w:eastAsia="vi-VN"/>
              </w:rPr>
            </w:pPr>
          </w:p>
        </w:tc>
        <w:tc>
          <w:tcPr>
            <w:tcW w:w="792" w:type="dxa"/>
            <w:tcPrChange w:id="24199" w:author="Phuong Truong Thi" w:date="2024-11-25T18:56:00Z">
              <w:tcPr>
                <w:tcW w:w="757" w:type="dxa"/>
              </w:tcPr>
            </w:tcPrChange>
          </w:tcPr>
          <w:p w14:paraId="7B2D03A0" w14:textId="77777777" w:rsidR="00F868EA" w:rsidRPr="00A35FC0" w:rsidRDefault="00F868EA" w:rsidP="00817E47">
            <w:pPr>
              <w:spacing w:before="0" w:line="240" w:lineRule="auto"/>
              <w:contextualSpacing w:val="0"/>
              <w:jc w:val="center"/>
              <w:rPr>
                <w:ins w:id="24200" w:author="Phuong Truong Thi" w:date="2024-10-16T01:03:00Z"/>
                <w:rFonts w:ascii="Times New Roman" w:eastAsia="Times New Roman" w:hAnsi="Times New Roman"/>
                <w:sz w:val="24"/>
                <w:szCs w:val="24"/>
                <w:lang w:eastAsia="vi-VN"/>
              </w:rPr>
            </w:pPr>
            <w:ins w:id="24201" w:author="Phuong Truong Thi" w:date="2024-10-16T01:03:00Z">
              <w:r w:rsidRPr="00A35FC0">
                <w:rPr>
                  <w:rFonts w:ascii="Times New Roman" w:eastAsia="Times New Roman" w:hAnsi="Times New Roman"/>
                  <w:sz w:val="24"/>
                  <w:szCs w:val="24"/>
                  <w:lang w:eastAsia="vi-VN"/>
                </w:rPr>
                <w:t>Y</w:t>
              </w:r>
            </w:ins>
          </w:p>
        </w:tc>
      </w:tr>
      <w:tr w:rsidR="00F868EA" w:rsidRPr="00A35FC0" w14:paraId="3FB79C5E" w14:textId="77777777" w:rsidTr="005B45EC">
        <w:tblPrEx>
          <w:tblPrExChange w:id="24202" w:author="Phuong Truong Thi" w:date="2024-11-25T18:56:00Z">
            <w:tblPrEx>
              <w:tblW w:w="9252" w:type="dxa"/>
              <w:tblInd w:w="-95" w:type="dxa"/>
            </w:tblPrEx>
          </w:tblPrExChange>
        </w:tblPrEx>
        <w:trPr>
          <w:trHeight w:val="276"/>
          <w:ins w:id="24203" w:author="Phuong Truong Thi" w:date="2024-10-16T01:03:00Z"/>
          <w:trPrChange w:id="24204" w:author="Phuong Truong Thi" w:date="2024-11-25T18:56:00Z">
            <w:trPr>
              <w:gridBefore w:val="9"/>
              <w:trHeight w:val="276"/>
            </w:trPr>
          </w:trPrChange>
        </w:trPr>
        <w:tc>
          <w:tcPr>
            <w:tcW w:w="720" w:type="dxa"/>
            <w:shd w:val="clear" w:color="auto" w:fill="auto"/>
            <w:vAlign w:val="center"/>
            <w:tcPrChange w:id="24205" w:author="Phuong Truong Thi" w:date="2024-11-25T18:56:00Z">
              <w:tcPr>
                <w:tcW w:w="643" w:type="dxa"/>
                <w:gridSpan w:val="2"/>
                <w:shd w:val="clear" w:color="auto" w:fill="auto"/>
                <w:vAlign w:val="center"/>
              </w:tcPr>
            </w:tcPrChange>
          </w:tcPr>
          <w:p w14:paraId="219D4793" w14:textId="77777777" w:rsidR="00F868EA" w:rsidRPr="00A35FC0" w:rsidRDefault="00F868EA" w:rsidP="00F868EA">
            <w:pPr>
              <w:pStyle w:val="ListParagraph"/>
              <w:numPr>
                <w:ilvl w:val="0"/>
                <w:numId w:val="70"/>
              </w:numPr>
              <w:spacing w:before="0" w:line="240" w:lineRule="auto"/>
              <w:contextualSpacing w:val="0"/>
              <w:jc w:val="left"/>
              <w:rPr>
                <w:ins w:id="24206" w:author="Phuong Truong Thi" w:date="2024-10-16T01:03:00Z"/>
                <w:rFonts w:eastAsia="Times New Roman"/>
                <w:color w:val="000000"/>
                <w:szCs w:val="24"/>
                <w:lang w:val="vi-VN" w:eastAsia="vi-VN"/>
              </w:rPr>
            </w:pPr>
          </w:p>
        </w:tc>
        <w:tc>
          <w:tcPr>
            <w:tcW w:w="1710" w:type="dxa"/>
            <w:shd w:val="clear" w:color="auto" w:fill="auto"/>
            <w:vAlign w:val="center"/>
            <w:hideMark/>
            <w:tcPrChange w:id="24207" w:author="Phuong Truong Thi" w:date="2024-11-25T18:56:00Z">
              <w:tcPr>
                <w:tcW w:w="2000" w:type="dxa"/>
                <w:gridSpan w:val="2"/>
                <w:shd w:val="clear" w:color="auto" w:fill="auto"/>
                <w:vAlign w:val="center"/>
                <w:hideMark/>
              </w:tcPr>
            </w:tcPrChange>
          </w:tcPr>
          <w:p w14:paraId="29CF98FD" w14:textId="77777777" w:rsidR="00F868EA" w:rsidRPr="00A35FC0" w:rsidRDefault="00F868EA" w:rsidP="00817E47">
            <w:pPr>
              <w:spacing w:before="0" w:line="240" w:lineRule="auto"/>
              <w:contextualSpacing w:val="0"/>
              <w:rPr>
                <w:ins w:id="24208" w:author="Phuong Truong Thi" w:date="2024-10-16T01:03:00Z"/>
                <w:rFonts w:ascii="Times New Roman" w:eastAsia="Times New Roman" w:hAnsi="Times New Roman"/>
                <w:color w:val="000000"/>
                <w:sz w:val="24"/>
                <w:szCs w:val="24"/>
                <w:lang w:val="vi-VN" w:eastAsia="vi-VN"/>
              </w:rPr>
            </w:pPr>
            <w:ins w:id="24209" w:author="Phuong Truong Thi" w:date="2024-10-16T01:03:00Z">
              <w:r w:rsidRPr="00A35FC0">
                <w:rPr>
                  <w:rFonts w:ascii="Times New Roman" w:hAnsi="Times New Roman"/>
                  <w:color w:val="000000"/>
                  <w:sz w:val="24"/>
                  <w:szCs w:val="24"/>
                </w:rPr>
                <w:t>Tên khách hàng</w:t>
              </w:r>
            </w:ins>
          </w:p>
        </w:tc>
        <w:tc>
          <w:tcPr>
            <w:tcW w:w="2374" w:type="dxa"/>
            <w:vAlign w:val="center"/>
            <w:tcPrChange w:id="24210" w:author="Phuong Truong Thi" w:date="2024-11-25T18:56:00Z">
              <w:tcPr>
                <w:tcW w:w="2113" w:type="dxa"/>
                <w:gridSpan w:val="2"/>
                <w:vAlign w:val="center"/>
              </w:tcPr>
            </w:tcPrChange>
          </w:tcPr>
          <w:p w14:paraId="1C2CD96F" w14:textId="07BAC0F3" w:rsidR="00F868EA" w:rsidRPr="00126368" w:rsidRDefault="00525739" w:rsidP="00817E47">
            <w:pPr>
              <w:spacing w:before="0" w:line="240" w:lineRule="auto"/>
              <w:contextualSpacing w:val="0"/>
              <w:rPr>
                <w:ins w:id="24211" w:author="Phuong Truong Thi" w:date="2024-10-16T01:03:00Z"/>
                <w:rFonts w:ascii="Times New Roman" w:eastAsia="Times New Roman" w:hAnsi="Times New Roman"/>
                <w:color w:val="000000"/>
                <w:sz w:val="24"/>
                <w:szCs w:val="24"/>
                <w:lang w:val="vi-VN" w:eastAsia="vi-VN"/>
              </w:rPr>
            </w:pPr>
            <w:r>
              <w:rPr>
                <w:rFonts w:ascii="Times New Roman" w:hAnsi="Times New Roman"/>
                <w:color w:val="000000"/>
                <w:sz w:val="24"/>
                <w:szCs w:val="24"/>
                <w:lang w:val="vi-VN"/>
              </w:rPr>
              <w:t>Text (255)</w:t>
            </w:r>
            <w:ins w:id="24212" w:author="Phuong Truong Thi" w:date="2024-10-16T01:03:00Z">
              <w:r w:rsidR="00F868EA" w:rsidRPr="00126368">
                <w:rPr>
                  <w:rFonts w:ascii="Times New Roman" w:hAnsi="Times New Roman"/>
                  <w:color w:val="000000"/>
                  <w:sz w:val="24"/>
                  <w:szCs w:val="24"/>
                  <w:lang w:val="vi-VN"/>
                </w:rPr>
                <w:t xml:space="preserve"> link: Lấy trường họ và tên có dấu của KH</w:t>
              </w:r>
              <w:r w:rsidR="00F868EA" w:rsidRPr="00126368">
                <w:rPr>
                  <w:rFonts w:ascii="Times New Roman" w:hAnsi="Times New Roman"/>
                  <w:color w:val="000000"/>
                  <w:sz w:val="24"/>
                  <w:szCs w:val="24"/>
                  <w:lang w:val="vi-VN"/>
                </w:rPr>
                <w:br/>
                <w:t xml:space="preserve">TH KH không lấy </w:t>
              </w:r>
              <w:r w:rsidR="00F868EA" w:rsidRPr="00126368">
                <w:rPr>
                  <w:rFonts w:ascii="Times New Roman" w:hAnsi="Times New Roman"/>
                  <w:color w:val="000000"/>
                  <w:sz w:val="24"/>
                  <w:szCs w:val="24"/>
                  <w:lang w:val="vi-VN"/>
                </w:rPr>
                <w:lastRenderedPageBreak/>
                <w:t>được họ và tên có dấu sẽ lấy trường họ và tên không dấu trên T24</w:t>
              </w:r>
            </w:ins>
          </w:p>
        </w:tc>
        <w:tc>
          <w:tcPr>
            <w:tcW w:w="928" w:type="dxa"/>
            <w:tcPrChange w:id="24213" w:author="Phuong Truong Thi" w:date="2024-11-25T18:56:00Z">
              <w:tcPr>
                <w:tcW w:w="920" w:type="dxa"/>
                <w:gridSpan w:val="2"/>
              </w:tcPr>
            </w:tcPrChange>
          </w:tcPr>
          <w:p w14:paraId="7F9E41A6" w14:textId="77777777" w:rsidR="00F868EA" w:rsidRPr="00A35FC0" w:rsidRDefault="00F868EA" w:rsidP="00817E47">
            <w:pPr>
              <w:spacing w:before="0" w:line="240" w:lineRule="auto"/>
              <w:contextualSpacing w:val="0"/>
              <w:rPr>
                <w:ins w:id="24214" w:author="Phuong Truong Thi" w:date="2024-10-16T01:03:00Z"/>
                <w:rFonts w:ascii="Times New Roman" w:eastAsia="Times New Roman" w:hAnsi="Times New Roman"/>
                <w:color w:val="000000"/>
                <w:sz w:val="24"/>
                <w:szCs w:val="24"/>
                <w:lang w:eastAsia="vi-VN"/>
              </w:rPr>
            </w:pPr>
            <w:ins w:id="24215" w:author="Phuong Truong Thi" w:date="2024-10-16T01:03:00Z">
              <w:r w:rsidRPr="00E3335C">
                <w:rPr>
                  <w:rFonts w:ascii="Times New Roman" w:hAnsi="Times New Roman"/>
                  <w:color w:val="000000"/>
                  <w:sz w:val="24"/>
                  <w:szCs w:val="24"/>
                  <w:lang w:val="vi-VN"/>
                </w:rPr>
                <w:lastRenderedPageBreak/>
                <w:t>EZ/T24</w:t>
              </w:r>
            </w:ins>
          </w:p>
        </w:tc>
        <w:tc>
          <w:tcPr>
            <w:tcW w:w="1067" w:type="dxa"/>
            <w:tcPrChange w:id="24216" w:author="Phuong Truong Thi" w:date="2024-11-25T18:56:00Z">
              <w:tcPr>
                <w:tcW w:w="1057" w:type="dxa"/>
                <w:gridSpan w:val="2"/>
              </w:tcPr>
            </w:tcPrChange>
          </w:tcPr>
          <w:p w14:paraId="754984B2" w14:textId="293EDF32" w:rsidR="00F868EA" w:rsidRPr="00A35FC0" w:rsidRDefault="00525739" w:rsidP="00817E47">
            <w:pPr>
              <w:spacing w:before="0" w:line="240" w:lineRule="auto"/>
              <w:contextualSpacing w:val="0"/>
              <w:rPr>
                <w:ins w:id="24217" w:author="Phuong Truong Thi" w:date="2024-10-16T01:03: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link</w:t>
            </w:r>
          </w:p>
        </w:tc>
        <w:tc>
          <w:tcPr>
            <w:tcW w:w="1751" w:type="dxa"/>
            <w:shd w:val="clear" w:color="auto" w:fill="auto"/>
            <w:noWrap/>
            <w:vAlign w:val="center"/>
            <w:tcPrChange w:id="24218" w:author="Phuong Truong Thi" w:date="2024-11-25T18:56:00Z">
              <w:tcPr>
                <w:tcW w:w="1762" w:type="dxa"/>
                <w:gridSpan w:val="2"/>
                <w:shd w:val="clear" w:color="auto" w:fill="auto"/>
                <w:noWrap/>
                <w:vAlign w:val="center"/>
              </w:tcPr>
            </w:tcPrChange>
          </w:tcPr>
          <w:p w14:paraId="2074A98F" w14:textId="77777777" w:rsidR="00F868EA" w:rsidRPr="00A35FC0" w:rsidRDefault="00F868EA" w:rsidP="00817E47">
            <w:pPr>
              <w:spacing w:before="0" w:line="240" w:lineRule="auto"/>
              <w:contextualSpacing w:val="0"/>
              <w:rPr>
                <w:ins w:id="24219" w:author="Phuong Truong Thi" w:date="2024-10-16T01:03:00Z"/>
                <w:rFonts w:ascii="Times New Roman" w:eastAsia="Times New Roman" w:hAnsi="Times New Roman"/>
                <w:color w:val="000000"/>
                <w:sz w:val="24"/>
                <w:szCs w:val="24"/>
                <w:lang w:val="vi-VN" w:eastAsia="vi-VN"/>
              </w:rPr>
            </w:pPr>
          </w:p>
        </w:tc>
        <w:tc>
          <w:tcPr>
            <w:tcW w:w="792" w:type="dxa"/>
            <w:tcPrChange w:id="24220" w:author="Phuong Truong Thi" w:date="2024-11-25T18:56:00Z">
              <w:tcPr>
                <w:tcW w:w="757" w:type="dxa"/>
              </w:tcPr>
            </w:tcPrChange>
          </w:tcPr>
          <w:p w14:paraId="3699A765" w14:textId="77777777" w:rsidR="00F868EA" w:rsidRPr="00A35FC0" w:rsidRDefault="00F868EA" w:rsidP="00817E47">
            <w:pPr>
              <w:spacing w:before="0" w:line="240" w:lineRule="auto"/>
              <w:contextualSpacing w:val="0"/>
              <w:jc w:val="center"/>
              <w:rPr>
                <w:ins w:id="24221" w:author="Phuong Truong Thi" w:date="2024-10-16T01:03:00Z"/>
                <w:rFonts w:ascii="Times New Roman" w:eastAsia="Times New Roman" w:hAnsi="Times New Roman"/>
                <w:sz w:val="24"/>
                <w:szCs w:val="24"/>
                <w:lang w:eastAsia="vi-VN"/>
              </w:rPr>
            </w:pPr>
            <w:ins w:id="24222" w:author="Phuong Truong Thi" w:date="2024-10-16T01:03:00Z">
              <w:r w:rsidRPr="00A35FC0">
                <w:rPr>
                  <w:rFonts w:ascii="Times New Roman" w:eastAsia="Times New Roman" w:hAnsi="Times New Roman"/>
                  <w:sz w:val="24"/>
                  <w:szCs w:val="24"/>
                  <w:lang w:eastAsia="vi-VN"/>
                </w:rPr>
                <w:t>Y</w:t>
              </w:r>
            </w:ins>
          </w:p>
        </w:tc>
      </w:tr>
      <w:tr w:rsidR="00F868EA" w:rsidRPr="00A35FC0" w14:paraId="7101473B" w14:textId="77777777" w:rsidTr="005B45EC">
        <w:tblPrEx>
          <w:tblPrExChange w:id="24223" w:author="Phuong Truong Thi" w:date="2024-11-25T18:56:00Z">
            <w:tblPrEx>
              <w:tblW w:w="9252" w:type="dxa"/>
              <w:tblInd w:w="-95" w:type="dxa"/>
            </w:tblPrEx>
          </w:tblPrExChange>
        </w:tblPrEx>
        <w:trPr>
          <w:trHeight w:val="276"/>
          <w:ins w:id="24224" w:author="Phuong Truong Thi" w:date="2024-10-16T01:03:00Z"/>
          <w:trPrChange w:id="24225" w:author="Phuong Truong Thi" w:date="2024-11-25T18:56:00Z">
            <w:trPr>
              <w:gridBefore w:val="9"/>
              <w:trHeight w:val="276"/>
            </w:trPr>
          </w:trPrChange>
        </w:trPr>
        <w:tc>
          <w:tcPr>
            <w:tcW w:w="720" w:type="dxa"/>
            <w:shd w:val="clear" w:color="auto" w:fill="auto"/>
            <w:vAlign w:val="center"/>
            <w:tcPrChange w:id="24226" w:author="Phuong Truong Thi" w:date="2024-11-25T18:56:00Z">
              <w:tcPr>
                <w:tcW w:w="643" w:type="dxa"/>
                <w:gridSpan w:val="2"/>
                <w:shd w:val="clear" w:color="auto" w:fill="auto"/>
                <w:vAlign w:val="center"/>
              </w:tcPr>
            </w:tcPrChange>
          </w:tcPr>
          <w:p w14:paraId="01F6915A" w14:textId="77777777" w:rsidR="00F868EA" w:rsidRPr="00A35FC0" w:rsidRDefault="00F868EA" w:rsidP="00F868EA">
            <w:pPr>
              <w:pStyle w:val="ListParagraph"/>
              <w:numPr>
                <w:ilvl w:val="0"/>
                <w:numId w:val="70"/>
              </w:numPr>
              <w:spacing w:before="0" w:line="240" w:lineRule="auto"/>
              <w:contextualSpacing w:val="0"/>
              <w:jc w:val="left"/>
              <w:rPr>
                <w:ins w:id="24227" w:author="Phuong Truong Thi" w:date="2024-10-16T01:03:00Z"/>
                <w:rFonts w:eastAsia="Times New Roman"/>
                <w:color w:val="000000"/>
                <w:szCs w:val="24"/>
                <w:lang w:val="vi-VN" w:eastAsia="vi-VN"/>
              </w:rPr>
            </w:pPr>
          </w:p>
        </w:tc>
        <w:tc>
          <w:tcPr>
            <w:tcW w:w="1710" w:type="dxa"/>
            <w:shd w:val="clear" w:color="auto" w:fill="auto"/>
            <w:vAlign w:val="center"/>
            <w:hideMark/>
            <w:tcPrChange w:id="24228" w:author="Phuong Truong Thi" w:date="2024-11-25T18:56:00Z">
              <w:tcPr>
                <w:tcW w:w="2000" w:type="dxa"/>
                <w:gridSpan w:val="2"/>
                <w:shd w:val="clear" w:color="auto" w:fill="auto"/>
                <w:vAlign w:val="center"/>
                <w:hideMark/>
              </w:tcPr>
            </w:tcPrChange>
          </w:tcPr>
          <w:p w14:paraId="6B32DCF2" w14:textId="77777777" w:rsidR="00F868EA" w:rsidRPr="00A35FC0" w:rsidRDefault="00F868EA" w:rsidP="00817E47">
            <w:pPr>
              <w:spacing w:before="0" w:line="240" w:lineRule="auto"/>
              <w:contextualSpacing w:val="0"/>
              <w:rPr>
                <w:ins w:id="24229" w:author="Phuong Truong Thi" w:date="2024-10-16T01:03:00Z"/>
                <w:rFonts w:ascii="Times New Roman" w:eastAsia="Times New Roman" w:hAnsi="Times New Roman"/>
                <w:color w:val="000000"/>
                <w:sz w:val="24"/>
                <w:szCs w:val="24"/>
                <w:lang w:val="vi-VN" w:eastAsia="vi-VN"/>
              </w:rPr>
            </w:pPr>
            <w:ins w:id="24230" w:author="Phuong Truong Thi" w:date="2024-10-16T01:03:00Z">
              <w:r w:rsidRPr="00A35FC0">
                <w:rPr>
                  <w:rFonts w:ascii="Times New Roman" w:hAnsi="Times New Roman"/>
                  <w:color w:val="000000"/>
                  <w:sz w:val="24"/>
                  <w:szCs w:val="24"/>
                </w:rPr>
                <w:t>Giới tính</w:t>
              </w:r>
            </w:ins>
          </w:p>
        </w:tc>
        <w:tc>
          <w:tcPr>
            <w:tcW w:w="2374" w:type="dxa"/>
            <w:vAlign w:val="center"/>
            <w:tcPrChange w:id="24231" w:author="Phuong Truong Thi" w:date="2024-11-25T18:56:00Z">
              <w:tcPr>
                <w:tcW w:w="2113" w:type="dxa"/>
                <w:gridSpan w:val="2"/>
                <w:vAlign w:val="center"/>
              </w:tcPr>
            </w:tcPrChange>
          </w:tcPr>
          <w:p w14:paraId="1953130D" w14:textId="77777777" w:rsidR="00F868EA" w:rsidRPr="00126368" w:rsidRDefault="00F868EA" w:rsidP="00817E47">
            <w:pPr>
              <w:spacing w:before="0" w:line="240" w:lineRule="auto"/>
              <w:contextualSpacing w:val="0"/>
              <w:rPr>
                <w:ins w:id="24232" w:author="Phuong Truong Thi" w:date="2024-10-16T01:03:00Z"/>
                <w:rFonts w:ascii="Times New Roman" w:eastAsia="Times New Roman" w:hAnsi="Times New Roman"/>
                <w:color w:val="000000"/>
                <w:sz w:val="24"/>
                <w:szCs w:val="24"/>
                <w:lang w:val="vi-VN" w:eastAsia="vi-VN"/>
              </w:rPr>
            </w:pPr>
            <w:ins w:id="24233" w:author="Phuong Truong Thi" w:date="2024-10-16T01:03:00Z">
              <w:r w:rsidRPr="00126368">
                <w:rPr>
                  <w:rFonts w:ascii="Times New Roman" w:hAnsi="Times New Roman"/>
                  <w:color w:val="000000"/>
                  <w:sz w:val="24"/>
                  <w:szCs w:val="24"/>
                  <w:lang w:val="vi-VN"/>
                </w:rPr>
                <w:t>Giới tính của khách hàng</w:t>
              </w:r>
            </w:ins>
          </w:p>
        </w:tc>
        <w:tc>
          <w:tcPr>
            <w:tcW w:w="928" w:type="dxa"/>
            <w:tcPrChange w:id="24234" w:author="Phuong Truong Thi" w:date="2024-11-25T18:56:00Z">
              <w:tcPr>
                <w:tcW w:w="920" w:type="dxa"/>
                <w:gridSpan w:val="2"/>
              </w:tcPr>
            </w:tcPrChange>
          </w:tcPr>
          <w:p w14:paraId="230E89C1" w14:textId="77777777" w:rsidR="00F868EA" w:rsidRPr="00A35FC0" w:rsidRDefault="00F868EA" w:rsidP="00817E47">
            <w:pPr>
              <w:spacing w:before="0" w:line="240" w:lineRule="auto"/>
              <w:contextualSpacing w:val="0"/>
              <w:rPr>
                <w:ins w:id="24235" w:author="Phuong Truong Thi" w:date="2024-10-16T01:03:00Z"/>
                <w:rFonts w:ascii="Times New Roman" w:eastAsia="Times New Roman" w:hAnsi="Times New Roman"/>
                <w:color w:val="000000"/>
                <w:sz w:val="24"/>
                <w:szCs w:val="24"/>
                <w:lang w:eastAsia="vi-VN"/>
              </w:rPr>
            </w:pPr>
            <w:ins w:id="24236" w:author="Phuong Truong Thi" w:date="2024-10-16T01:03:00Z">
              <w:r w:rsidRPr="00051571">
                <w:rPr>
                  <w:rFonts w:ascii="Times New Roman" w:hAnsi="Times New Roman"/>
                  <w:color w:val="000000"/>
                  <w:sz w:val="24"/>
                  <w:szCs w:val="24"/>
                  <w:lang w:val="vi-VN"/>
                </w:rPr>
                <w:t>EZ/T24</w:t>
              </w:r>
            </w:ins>
          </w:p>
        </w:tc>
        <w:tc>
          <w:tcPr>
            <w:tcW w:w="1067" w:type="dxa"/>
            <w:tcPrChange w:id="24237" w:author="Phuong Truong Thi" w:date="2024-11-25T18:56:00Z">
              <w:tcPr>
                <w:tcW w:w="1057" w:type="dxa"/>
                <w:gridSpan w:val="2"/>
              </w:tcPr>
            </w:tcPrChange>
          </w:tcPr>
          <w:p w14:paraId="7FC77525" w14:textId="6E247006" w:rsidR="00F868EA" w:rsidRPr="00A35FC0" w:rsidRDefault="00FD79CF" w:rsidP="00817E47">
            <w:pPr>
              <w:spacing w:before="0" w:line="240" w:lineRule="auto"/>
              <w:contextualSpacing w:val="0"/>
              <w:rPr>
                <w:ins w:id="24238" w:author="Phuong Truong Thi" w:date="2024-10-16T01:03:00Z"/>
                <w:rFonts w:ascii="Times New Roman" w:eastAsia="Times New Roman" w:hAnsi="Times New Roman"/>
                <w:color w:val="000000"/>
                <w:sz w:val="24"/>
                <w:szCs w:val="24"/>
                <w:lang w:eastAsia="vi-VN"/>
              </w:rPr>
            </w:pPr>
            <w:ins w:id="24239" w:author="Phuong Truong Thi" w:date="2024-12-07T00:24:00Z">
              <w:r>
                <w:rPr>
                  <w:rFonts w:ascii="Times New Roman" w:eastAsia="Times New Roman" w:hAnsi="Times New Roman"/>
                  <w:color w:val="000000"/>
                  <w:sz w:val="24"/>
                  <w:szCs w:val="24"/>
                  <w:lang w:eastAsia="vi-VN"/>
                </w:rPr>
                <w:t>Picklist</w:t>
              </w:r>
            </w:ins>
            <w:del w:id="24240" w:author="Phuong Truong Thi" w:date="2024-12-07T00:24:00Z">
              <w:r w:rsidR="00525739" w:rsidDel="00FD79CF">
                <w:rPr>
                  <w:rFonts w:ascii="Times New Roman" w:eastAsia="Times New Roman" w:hAnsi="Times New Roman"/>
                  <w:color w:val="000000"/>
                  <w:sz w:val="24"/>
                  <w:szCs w:val="24"/>
                  <w:lang w:eastAsia="vi-VN"/>
                </w:rPr>
                <w:delText>Text (255)</w:delText>
              </w:r>
            </w:del>
          </w:p>
        </w:tc>
        <w:tc>
          <w:tcPr>
            <w:tcW w:w="1751" w:type="dxa"/>
            <w:shd w:val="clear" w:color="auto" w:fill="auto"/>
            <w:noWrap/>
            <w:vAlign w:val="center"/>
            <w:tcPrChange w:id="24241" w:author="Phuong Truong Thi" w:date="2024-11-25T18:56:00Z">
              <w:tcPr>
                <w:tcW w:w="1762" w:type="dxa"/>
                <w:gridSpan w:val="2"/>
                <w:shd w:val="clear" w:color="auto" w:fill="auto"/>
                <w:noWrap/>
                <w:vAlign w:val="center"/>
              </w:tcPr>
            </w:tcPrChange>
          </w:tcPr>
          <w:p w14:paraId="21E609F3" w14:textId="77777777" w:rsidR="00F868EA" w:rsidRPr="00A35FC0" w:rsidRDefault="00F868EA" w:rsidP="00817E47">
            <w:pPr>
              <w:spacing w:before="0" w:line="240" w:lineRule="auto"/>
              <w:contextualSpacing w:val="0"/>
              <w:rPr>
                <w:ins w:id="24242" w:author="Phuong Truong Thi" w:date="2024-10-16T01:03:00Z"/>
                <w:rFonts w:ascii="Times New Roman" w:eastAsia="Times New Roman" w:hAnsi="Times New Roman"/>
                <w:color w:val="000000"/>
                <w:sz w:val="24"/>
                <w:szCs w:val="24"/>
                <w:lang w:val="vi-VN" w:eastAsia="vi-VN"/>
              </w:rPr>
            </w:pPr>
          </w:p>
        </w:tc>
        <w:tc>
          <w:tcPr>
            <w:tcW w:w="792" w:type="dxa"/>
            <w:tcPrChange w:id="24243" w:author="Phuong Truong Thi" w:date="2024-11-25T18:56:00Z">
              <w:tcPr>
                <w:tcW w:w="757" w:type="dxa"/>
              </w:tcPr>
            </w:tcPrChange>
          </w:tcPr>
          <w:p w14:paraId="11186C59" w14:textId="77777777" w:rsidR="00F868EA" w:rsidRPr="00A35FC0" w:rsidRDefault="00F868EA" w:rsidP="00817E47">
            <w:pPr>
              <w:spacing w:before="0" w:line="240" w:lineRule="auto"/>
              <w:contextualSpacing w:val="0"/>
              <w:jc w:val="center"/>
              <w:rPr>
                <w:ins w:id="24244" w:author="Phuong Truong Thi" w:date="2024-10-16T01:03:00Z"/>
                <w:rFonts w:ascii="Times New Roman" w:eastAsia="Times New Roman" w:hAnsi="Times New Roman"/>
                <w:sz w:val="24"/>
                <w:szCs w:val="24"/>
                <w:lang w:eastAsia="vi-VN"/>
              </w:rPr>
            </w:pPr>
            <w:ins w:id="24245" w:author="Phuong Truong Thi" w:date="2024-10-16T01:03:00Z">
              <w:r w:rsidRPr="00A35FC0">
                <w:rPr>
                  <w:rFonts w:ascii="Times New Roman" w:eastAsia="Times New Roman" w:hAnsi="Times New Roman"/>
                  <w:sz w:val="24"/>
                  <w:szCs w:val="24"/>
                  <w:lang w:eastAsia="vi-VN"/>
                </w:rPr>
                <w:t>N</w:t>
              </w:r>
            </w:ins>
          </w:p>
        </w:tc>
      </w:tr>
      <w:tr w:rsidR="00F868EA" w:rsidRPr="00A35FC0" w14:paraId="32AF21EC" w14:textId="77777777" w:rsidTr="005B45EC">
        <w:tblPrEx>
          <w:tblPrExChange w:id="24246" w:author="Phuong Truong Thi" w:date="2024-11-25T18:56:00Z">
            <w:tblPrEx>
              <w:tblW w:w="9252" w:type="dxa"/>
              <w:tblInd w:w="-95" w:type="dxa"/>
            </w:tblPrEx>
          </w:tblPrExChange>
        </w:tblPrEx>
        <w:trPr>
          <w:trHeight w:val="276"/>
          <w:ins w:id="24247" w:author="Phuong Truong Thi" w:date="2024-10-16T01:03:00Z"/>
          <w:trPrChange w:id="24248" w:author="Phuong Truong Thi" w:date="2024-11-25T18:56:00Z">
            <w:trPr>
              <w:gridBefore w:val="9"/>
              <w:trHeight w:val="276"/>
            </w:trPr>
          </w:trPrChange>
        </w:trPr>
        <w:tc>
          <w:tcPr>
            <w:tcW w:w="720" w:type="dxa"/>
            <w:shd w:val="clear" w:color="auto" w:fill="auto"/>
            <w:vAlign w:val="center"/>
            <w:tcPrChange w:id="24249" w:author="Phuong Truong Thi" w:date="2024-11-25T18:56:00Z">
              <w:tcPr>
                <w:tcW w:w="643" w:type="dxa"/>
                <w:gridSpan w:val="2"/>
                <w:shd w:val="clear" w:color="auto" w:fill="auto"/>
                <w:vAlign w:val="center"/>
              </w:tcPr>
            </w:tcPrChange>
          </w:tcPr>
          <w:p w14:paraId="5916856A" w14:textId="77777777" w:rsidR="00F868EA" w:rsidRPr="00A35FC0" w:rsidRDefault="00F868EA" w:rsidP="00F868EA">
            <w:pPr>
              <w:pStyle w:val="ListParagraph"/>
              <w:numPr>
                <w:ilvl w:val="0"/>
                <w:numId w:val="70"/>
              </w:numPr>
              <w:spacing w:before="0" w:line="240" w:lineRule="auto"/>
              <w:contextualSpacing w:val="0"/>
              <w:jc w:val="left"/>
              <w:rPr>
                <w:ins w:id="24250" w:author="Phuong Truong Thi" w:date="2024-10-16T01:03:00Z"/>
                <w:rFonts w:eastAsia="Times New Roman"/>
                <w:color w:val="000000"/>
                <w:szCs w:val="24"/>
                <w:lang w:val="vi-VN" w:eastAsia="vi-VN"/>
              </w:rPr>
            </w:pPr>
          </w:p>
        </w:tc>
        <w:tc>
          <w:tcPr>
            <w:tcW w:w="1710" w:type="dxa"/>
            <w:shd w:val="clear" w:color="auto" w:fill="auto"/>
            <w:vAlign w:val="center"/>
            <w:hideMark/>
            <w:tcPrChange w:id="24251" w:author="Phuong Truong Thi" w:date="2024-11-25T18:56:00Z">
              <w:tcPr>
                <w:tcW w:w="2000" w:type="dxa"/>
                <w:gridSpan w:val="2"/>
                <w:shd w:val="clear" w:color="auto" w:fill="auto"/>
                <w:vAlign w:val="center"/>
                <w:hideMark/>
              </w:tcPr>
            </w:tcPrChange>
          </w:tcPr>
          <w:p w14:paraId="50090B66" w14:textId="77777777" w:rsidR="00F868EA" w:rsidRPr="00A35FC0" w:rsidRDefault="00F868EA" w:rsidP="00817E47">
            <w:pPr>
              <w:spacing w:before="0" w:line="240" w:lineRule="auto"/>
              <w:contextualSpacing w:val="0"/>
              <w:rPr>
                <w:ins w:id="24252" w:author="Phuong Truong Thi" w:date="2024-10-16T01:03:00Z"/>
                <w:rFonts w:ascii="Times New Roman" w:eastAsia="Times New Roman" w:hAnsi="Times New Roman"/>
                <w:color w:val="000000"/>
                <w:sz w:val="24"/>
                <w:szCs w:val="24"/>
                <w:lang w:val="vi-VN" w:eastAsia="vi-VN"/>
              </w:rPr>
            </w:pPr>
            <w:ins w:id="24253" w:author="Phuong Truong Thi" w:date="2024-10-16T01:03:00Z">
              <w:r w:rsidRPr="00A35FC0">
                <w:rPr>
                  <w:rFonts w:ascii="Times New Roman" w:hAnsi="Times New Roman"/>
                  <w:color w:val="000000"/>
                  <w:sz w:val="24"/>
                  <w:szCs w:val="24"/>
                </w:rPr>
                <w:t>Ngày sinh</w:t>
              </w:r>
            </w:ins>
          </w:p>
        </w:tc>
        <w:tc>
          <w:tcPr>
            <w:tcW w:w="2374" w:type="dxa"/>
            <w:vAlign w:val="center"/>
            <w:tcPrChange w:id="24254" w:author="Phuong Truong Thi" w:date="2024-11-25T18:56:00Z">
              <w:tcPr>
                <w:tcW w:w="2113" w:type="dxa"/>
                <w:gridSpan w:val="2"/>
                <w:vAlign w:val="center"/>
              </w:tcPr>
            </w:tcPrChange>
          </w:tcPr>
          <w:p w14:paraId="0607245F" w14:textId="77777777" w:rsidR="00F868EA" w:rsidRPr="00A35FC0" w:rsidRDefault="00F868EA" w:rsidP="00817E47">
            <w:pPr>
              <w:spacing w:before="0" w:line="240" w:lineRule="auto"/>
              <w:contextualSpacing w:val="0"/>
              <w:rPr>
                <w:ins w:id="24255" w:author="Phuong Truong Thi" w:date="2024-10-16T01:03:00Z"/>
                <w:rFonts w:ascii="Times New Roman" w:eastAsia="Times New Roman" w:hAnsi="Times New Roman"/>
                <w:color w:val="000000"/>
                <w:sz w:val="24"/>
                <w:szCs w:val="24"/>
                <w:lang w:eastAsia="vi-VN"/>
              </w:rPr>
            </w:pPr>
            <w:ins w:id="24256" w:author="Phuong Truong Thi" w:date="2024-10-16T01:03:00Z">
              <w:r w:rsidRPr="00A35FC0">
                <w:rPr>
                  <w:rFonts w:ascii="Times New Roman" w:hAnsi="Times New Roman"/>
                  <w:color w:val="000000"/>
                  <w:sz w:val="24"/>
                  <w:szCs w:val="24"/>
                </w:rPr>
                <w:t xml:space="preserve">Ngày sinh khách hàng </w:t>
              </w:r>
            </w:ins>
          </w:p>
        </w:tc>
        <w:tc>
          <w:tcPr>
            <w:tcW w:w="928" w:type="dxa"/>
            <w:tcPrChange w:id="24257" w:author="Phuong Truong Thi" w:date="2024-11-25T18:56:00Z">
              <w:tcPr>
                <w:tcW w:w="920" w:type="dxa"/>
                <w:gridSpan w:val="2"/>
              </w:tcPr>
            </w:tcPrChange>
          </w:tcPr>
          <w:p w14:paraId="5B0AFB98" w14:textId="77777777" w:rsidR="00F868EA" w:rsidRPr="00A35FC0" w:rsidRDefault="00F868EA" w:rsidP="00817E47">
            <w:pPr>
              <w:spacing w:before="0" w:line="240" w:lineRule="auto"/>
              <w:contextualSpacing w:val="0"/>
              <w:rPr>
                <w:ins w:id="24258" w:author="Phuong Truong Thi" w:date="2024-10-16T01:03:00Z"/>
                <w:rFonts w:ascii="Times New Roman" w:eastAsia="Times New Roman" w:hAnsi="Times New Roman"/>
                <w:color w:val="000000"/>
                <w:sz w:val="24"/>
                <w:szCs w:val="24"/>
                <w:lang w:eastAsia="vi-VN"/>
              </w:rPr>
            </w:pPr>
            <w:ins w:id="24259" w:author="Phuong Truong Thi" w:date="2024-10-16T01:03:00Z">
              <w:r w:rsidRPr="00051571">
                <w:rPr>
                  <w:rFonts w:ascii="Times New Roman" w:hAnsi="Times New Roman"/>
                  <w:color w:val="000000"/>
                  <w:sz w:val="24"/>
                  <w:szCs w:val="24"/>
                  <w:lang w:val="vi-VN"/>
                </w:rPr>
                <w:t>EZ/T24</w:t>
              </w:r>
            </w:ins>
          </w:p>
        </w:tc>
        <w:tc>
          <w:tcPr>
            <w:tcW w:w="1067" w:type="dxa"/>
            <w:tcPrChange w:id="24260" w:author="Phuong Truong Thi" w:date="2024-11-25T18:56:00Z">
              <w:tcPr>
                <w:tcW w:w="1057" w:type="dxa"/>
                <w:gridSpan w:val="2"/>
              </w:tcPr>
            </w:tcPrChange>
          </w:tcPr>
          <w:p w14:paraId="4F62E111" w14:textId="77777777" w:rsidR="00F868EA" w:rsidRPr="00A35FC0" w:rsidRDefault="00F868EA" w:rsidP="00817E47">
            <w:pPr>
              <w:spacing w:before="0" w:line="240" w:lineRule="auto"/>
              <w:contextualSpacing w:val="0"/>
              <w:rPr>
                <w:ins w:id="24261" w:author="Phuong Truong Thi" w:date="2024-10-16T01:03:00Z"/>
                <w:rFonts w:ascii="Times New Roman" w:eastAsia="Times New Roman" w:hAnsi="Times New Roman"/>
                <w:color w:val="000000"/>
                <w:sz w:val="24"/>
                <w:szCs w:val="24"/>
                <w:lang w:eastAsia="vi-VN"/>
              </w:rPr>
            </w:pPr>
            <w:ins w:id="24262" w:author="Phuong Truong Thi" w:date="2024-10-16T01:03:00Z">
              <w:r w:rsidRPr="00A35FC0">
                <w:rPr>
                  <w:rFonts w:ascii="Times New Roman" w:eastAsia="Times New Roman" w:hAnsi="Times New Roman"/>
                  <w:color w:val="000000"/>
                  <w:sz w:val="24"/>
                  <w:szCs w:val="24"/>
                  <w:lang w:eastAsia="vi-VN"/>
                </w:rPr>
                <w:t>Date</w:t>
              </w:r>
            </w:ins>
          </w:p>
        </w:tc>
        <w:tc>
          <w:tcPr>
            <w:tcW w:w="1751" w:type="dxa"/>
            <w:shd w:val="clear" w:color="auto" w:fill="auto"/>
            <w:noWrap/>
            <w:vAlign w:val="center"/>
            <w:tcPrChange w:id="24263" w:author="Phuong Truong Thi" w:date="2024-11-25T18:56:00Z">
              <w:tcPr>
                <w:tcW w:w="1762" w:type="dxa"/>
                <w:gridSpan w:val="2"/>
                <w:shd w:val="clear" w:color="auto" w:fill="auto"/>
                <w:noWrap/>
                <w:vAlign w:val="center"/>
              </w:tcPr>
            </w:tcPrChange>
          </w:tcPr>
          <w:p w14:paraId="1F6123C4" w14:textId="77777777" w:rsidR="00F868EA" w:rsidRPr="00A35FC0" w:rsidRDefault="00F868EA" w:rsidP="00817E47">
            <w:pPr>
              <w:spacing w:before="0" w:line="240" w:lineRule="auto"/>
              <w:contextualSpacing w:val="0"/>
              <w:rPr>
                <w:ins w:id="24264" w:author="Phuong Truong Thi" w:date="2024-10-16T01:03:00Z"/>
                <w:rFonts w:ascii="Times New Roman" w:eastAsia="Times New Roman" w:hAnsi="Times New Roman"/>
                <w:color w:val="000000"/>
                <w:sz w:val="24"/>
                <w:szCs w:val="24"/>
                <w:lang w:val="vi-VN" w:eastAsia="vi-VN"/>
              </w:rPr>
            </w:pPr>
          </w:p>
        </w:tc>
        <w:tc>
          <w:tcPr>
            <w:tcW w:w="792" w:type="dxa"/>
            <w:tcPrChange w:id="24265" w:author="Phuong Truong Thi" w:date="2024-11-25T18:56:00Z">
              <w:tcPr>
                <w:tcW w:w="757" w:type="dxa"/>
              </w:tcPr>
            </w:tcPrChange>
          </w:tcPr>
          <w:p w14:paraId="6CA5E0D4" w14:textId="77777777" w:rsidR="00F868EA" w:rsidRPr="00A35FC0" w:rsidRDefault="00F868EA" w:rsidP="00817E47">
            <w:pPr>
              <w:spacing w:before="0" w:line="240" w:lineRule="auto"/>
              <w:contextualSpacing w:val="0"/>
              <w:jc w:val="center"/>
              <w:rPr>
                <w:ins w:id="24266" w:author="Phuong Truong Thi" w:date="2024-10-16T01:03:00Z"/>
                <w:rFonts w:ascii="Times New Roman" w:eastAsia="Times New Roman" w:hAnsi="Times New Roman"/>
                <w:sz w:val="24"/>
                <w:szCs w:val="24"/>
                <w:lang w:val="vi-VN" w:eastAsia="vi-VN"/>
              </w:rPr>
            </w:pPr>
            <w:ins w:id="24267" w:author="Phuong Truong Thi" w:date="2024-10-16T01:03:00Z">
              <w:r w:rsidRPr="00A35FC0">
                <w:rPr>
                  <w:rFonts w:ascii="Times New Roman" w:eastAsia="Times New Roman" w:hAnsi="Times New Roman"/>
                  <w:sz w:val="24"/>
                  <w:szCs w:val="24"/>
                  <w:lang w:val="vi-VN" w:eastAsia="vi-VN"/>
                </w:rPr>
                <w:t>Y</w:t>
              </w:r>
            </w:ins>
          </w:p>
        </w:tc>
      </w:tr>
      <w:tr w:rsidR="00F868EA" w:rsidRPr="00A35FC0" w14:paraId="592C9E2F" w14:textId="77777777" w:rsidTr="005B45EC">
        <w:tblPrEx>
          <w:tblPrExChange w:id="24268" w:author="Phuong Truong Thi" w:date="2024-11-25T18:56:00Z">
            <w:tblPrEx>
              <w:tblW w:w="9252" w:type="dxa"/>
              <w:tblInd w:w="-95" w:type="dxa"/>
            </w:tblPrEx>
          </w:tblPrExChange>
        </w:tblPrEx>
        <w:trPr>
          <w:trHeight w:val="276"/>
          <w:ins w:id="24269" w:author="Phuong Truong Thi" w:date="2024-10-16T01:03:00Z"/>
          <w:trPrChange w:id="24270" w:author="Phuong Truong Thi" w:date="2024-11-25T18:56:00Z">
            <w:trPr>
              <w:gridBefore w:val="9"/>
              <w:trHeight w:val="276"/>
            </w:trPr>
          </w:trPrChange>
        </w:trPr>
        <w:tc>
          <w:tcPr>
            <w:tcW w:w="720" w:type="dxa"/>
            <w:shd w:val="clear" w:color="auto" w:fill="auto"/>
            <w:vAlign w:val="center"/>
            <w:tcPrChange w:id="24271" w:author="Phuong Truong Thi" w:date="2024-11-25T18:56:00Z">
              <w:tcPr>
                <w:tcW w:w="643" w:type="dxa"/>
                <w:gridSpan w:val="2"/>
                <w:shd w:val="clear" w:color="auto" w:fill="auto"/>
                <w:vAlign w:val="center"/>
              </w:tcPr>
            </w:tcPrChange>
          </w:tcPr>
          <w:p w14:paraId="03B52CC9" w14:textId="77777777" w:rsidR="00F868EA" w:rsidRPr="00A35FC0" w:rsidRDefault="00F868EA" w:rsidP="00F868EA">
            <w:pPr>
              <w:pStyle w:val="ListParagraph"/>
              <w:numPr>
                <w:ilvl w:val="0"/>
                <w:numId w:val="70"/>
              </w:numPr>
              <w:spacing w:before="0" w:line="240" w:lineRule="auto"/>
              <w:contextualSpacing w:val="0"/>
              <w:jc w:val="left"/>
              <w:rPr>
                <w:ins w:id="24272" w:author="Phuong Truong Thi" w:date="2024-10-16T01:03:00Z"/>
                <w:rFonts w:eastAsia="Times New Roman"/>
                <w:color w:val="000000"/>
                <w:szCs w:val="24"/>
                <w:lang w:val="vi-VN" w:eastAsia="vi-VN"/>
              </w:rPr>
            </w:pPr>
          </w:p>
        </w:tc>
        <w:tc>
          <w:tcPr>
            <w:tcW w:w="1710" w:type="dxa"/>
            <w:shd w:val="clear" w:color="auto" w:fill="auto"/>
            <w:vAlign w:val="bottom"/>
            <w:hideMark/>
            <w:tcPrChange w:id="24273" w:author="Phuong Truong Thi" w:date="2024-11-25T18:56:00Z">
              <w:tcPr>
                <w:tcW w:w="2000" w:type="dxa"/>
                <w:gridSpan w:val="2"/>
                <w:shd w:val="clear" w:color="auto" w:fill="auto"/>
                <w:vAlign w:val="bottom"/>
                <w:hideMark/>
              </w:tcPr>
            </w:tcPrChange>
          </w:tcPr>
          <w:p w14:paraId="5883CA86" w14:textId="77777777" w:rsidR="00F868EA" w:rsidRPr="00A35FC0" w:rsidRDefault="00F868EA" w:rsidP="00817E47">
            <w:pPr>
              <w:spacing w:before="0" w:line="240" w:lineRule="auto"/>
              <w:contextualSpacing w:val="0"/>
              <w:rPr>
                <w:ins w:id="24274" w:author="Phuong Truong Thi" w:date="2024-10-16T01:03:00Z"/>
                <w:rFonts w:ascii="Times New Roman" w:eastAsia="Times New Roman" w:hAnsi="Times New Roman"/>
                <w:color w:val="000000"/>
                <w:sz w:val="24"/>
                <w:szCs w:val="24"/>
                <w:lang w:val="vi-VN" w:eastAsia="vi-VN"/>
              </w:rPr>
            </w:pPr>
            <w:ins w:id="24275" w:author="Phuong Truong Thi" w:date="2024-10-16T01:03:00Z">
              <w:r w:rsidRPr="00A35FC0">
                <w:rPr>
                  <w:rFonts w:ascii="Times New Roman" w:hAnsi="Times New Roman"/>
                  <w:color w:val="000000"/>
                  <w:sz w:val="24"/>
                  <w:szCs w:val="24"/>
                </w:rPr>
                <w:t>Số điện thoại</w:t>
              </w:r>
            </w:ins>
          </w:p>
        </w:tc>
        <w:tc>
          <w:tcPr>
            <w:tcW w:w="2374" w:type="dxa"/>
            <w:vAlign w:val="bottom"/>
            <w:tcPrChange w:id="24276" w:author="Phuong Truong Thi" w:date="2024-11-25T18:56:00Z">
              <w:tcPr>
                <w:tcW w:w="2113" w:type="dxa"/>
                <w:gridSpan w:val="2"/>
                <w:vAlign w:val="bottom"/>
              </w:tcPr>
            </w:tcPrChange>
          </w:tcPr>
          <w:p w14:paraId="52FD56A9" w14:textId="7C9F039B" w:rsidR="00F868EA" w:rsidRPr="00126368" w:rsidRDefault="00EA72F0" w:rsidP="00817E47">
            <w:pPr>
              <w:spacing w:before="0" w:line="240" w:lineRule="auto"/>
              <w:contextualSpacing w:val="0"/>
              <w:rPr>
                <w:ins w:id="24277" w:author="Phuong Truong Thi" w:date="2024-10-16T01:03:00Z"/>
                <w:rFonts w:ascii="Times New Roman" w:eastAsia="Times New Roman" w:hAnsi="Times New Roman"/>
                <w:color w:val="000000"/>
                <w:sz w:val="24"/>
                <w:szCs w:val="24"/>
                <w:lang w:val="vi-VN" w:eastAsia="vi-VN"/>
              </w:rPr>
            </w:pPr>
            <w:ins w:id="24278" w:author="Phuong Truong Thi" w:date="2024-12-11T11:53:00Z" w16du:dateUtc="2024-12-11T04:53:00Z">
              <w:r w:rsidRPr="00B66378">
                <w:rPr>
                  <w:rFonts w:ascii="Times New Roman" w:hAnsi="Times New Roman"/>
                  <w:color w:val="000000"/>
                  <w:sz w:val="24"/>
                  <w:szCs w:val="24"/>
                  <w:lang w:val="vi-VN"/>
                </w:rPr>
                <w:t>Số điện thoại của khách hàng</w:t>
              </w:r>
              <w:r>
                <w:rPr>
                  <w:rFonts w:ascii="Times New Roman" w:hAnsi="Times New Roman"/>
                  <w:color w:val="000000"/>
                  <w:sz w:val="24"/>
                  <w:szCs w:val="24"/>
                </w:rPr>
                <w:t xml:space="preserve"> (nguồn T24)</w:t>
              </w:r>
            </w:ins>
          </w:p>
        </w:tc>
        <w:tc>
          <w:tcPr>
            <w:tcW w:w="928" w:type="dxa"/>
            <w:tcPrChange w:id="24279" w:author="Phuong Truong Thi" w:date="2024-11-25T18:56:00Z">
              <w:tcPr>
                <w:tcW w:w="920" w:type="dxa"/>
                <w:gridSpan w:val="2"/>
              </w:tcPr>
            </w:tcPrChange>
          </w:tcPr>
          <w:p w14:paraId="5BF28562" w14:textId="77777777" w:rsidR="00F868EA" w:rsidRDefault="00F868EA" w:rsidP="00817E47">
            <w:pPr>
              <w:spacing w:before="0" w:line="240" w:lineRule="auto"/>
              <w:contextualSpacing w:val="0"/>
              <w:rPr>
                <w:ins w:id="24280" w:author="Phuong Truong Thi" w:date="2024-10-16T01:03:00Z"/>
                <w:rFonts w:ascii="Times New Roman" w:eastAsia="Times New Roman" w:hAnsi="Times New Roman"/>
                <w:color w:val="000000"/>
                <w:sz w:val="24"/>
                <w:szCs w:val="24"/>
                <w:lang w:eastAsia="vi-VN"/>
              </w:rPr>
            </w:pPr>
            <w:ins w:id="24281" w:author="Phuong Truong Thi" w:date="2024-10-16T01:03:00Z">
              <w:r w:rsidRPr="00051571">
                <w:rPr>
                  <w:rFonts w:ascii="Times New Roman" w:hAnsi="Times New Roman"/>
                  <w:color w:val="000000"/>
                  <w:sz w:val="24"/>
                  <w:szCs w:val="24"/>
                  <w:lang w:val="vi-VN"/>
                </w:rPr>
                <w:t>EZ/T24</w:t>
              </w:r>
            </w:ins>
          </w:p>
        </w:tc>
        <w:tc>
          <w:tcPr>
            <w:tcW w:w="1067" w:type="dxa"/>
            <w:tcPrChange w:id="24282" w:author="Phuong Truong Thi" w:date="2024-11-25T18:56:00Z">
              <w:tcPr>
                <w:tcW w:w="1057" w:type="dxa"/>
                <w:gridSpan w:val="2"/>
              </w:tcPr>
            </w:tcPrChange>
          </w:tcPr>
          <w:p w14:paraId="01F3E157" w14:textId="2234C0CD" w:rsidR="00F868EA" w:rsidRDefault="00F868EA" w:rsidP="00817E47">
            <w:pPr>
              <w:spacing w:before="0" w:line="240" w:lineRule="auto"/>
              <w:contextualSpacing w:val="0"/>
              <w:rPr>
                <w:ins w:id="24283" w:author="Phuong Truong Thi" w:date="2024-10-16T01:03:00Z"/>
                <w:rFonts w:ascii="Times New Roman" w:eastAsia="Times New Roman" w:hAnsi="Times New Roman"/>
                <w:color w:val="000000"/>
                <w:sz w:val="24"/>
                <w:szCs w:val="24"/>
                <w:lang w:eastAsia="vi-VN"/>
              </w:rPr>
            </w:pPr>
            <w:ins w:id="24284" w:author="Phuong Truong Thi" w:date="2024-10-16T01:03: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p w14:paraId="041866D4" w14:textId="77777777" w:rsidR="00F868EA" w:rsidRPr="00A35FC0" w:rsidRDefault="00F868EA" w:rsidP="00817E47">
            <w:pPr>
              <w:spacing w:before="0" w:line="240" w:lineRule="auto"/>
              <w:contextualSpacing w:val="0"/>
              <w:rPr>
                <w:ins w:id="24285" w:author="Phuong Truong Thi" w:date="2024-10-16T01:03:00Z"/>
                <w:rFonts w:ascii="Times New Roman" w:eastAsia="Times New Roman" w:hAnsi="Times New Roman"/>
                <w:color w:val="000000"/>
                <w:sz w:val="24"/>
                <w:szCs w:val="24"/>
                <w:lang w:eastAsia="vi-VN"/>
              </w:rPr>
            </w:pPr>
          </w:p>
        </w:tc>
        <w:tc>
          <w:tcPr>
            <w:tcW w:w="1751" w:type="dxa"/>
            <w:shd w:val="clear" w:color="auto" w:fill="auto"/>
            <w:noWrap/>
            <w:vAlign w:val="center"/>
            <w:tcPrChange w:id="24286" w:author="Phuong Truong Thi" w:date="2024-11-25T18:56:00Z">
              <w:tcPr>
                <w:tcW w:w="1762" w:type="dxa"/>
                <w:gridSpan w:val="2"/>
                <w:shd w:val="clear" w:color="auto" w:fill="auto"/>
                <w:noWrap/>
                <w:vAlign w:val="center"/>
              </w:tcPr>
            </w:tcPrChange>
          </w:tcPr>
          <w:p w14:paraId="372D8A8A" w14:textId="77777777" w:rsidR="00F868EA" w:rsidRPr="00A35FC0" w:rsidRDefault="00F868EA" w:rsidP="00817E47">
            <w:pPr>
              <w:spacing w:before="0" w:line="240" w:lineRule="auto"/>
              <w:contextualSpacing w:val="0"/>
              <w:rPr>
                <w:ins w:id="24287" w:author="Phuong Truong Thi" w:date="2024-10-16T01:03:00Z"/>
                <w:rFonts w:ascii="Times New Roman" w:eastAsia="Times New Roman" w:hAnsi="Times New Roman"/>
                <w:color w:val="000000"/>
                <w:sz w:val="24"/>
                <w:szCs w:val="24"/>
                <w:lang w:val="vi-VN" w:eastAsia="vi-VN"/>
              </w:rPr>
            </w:pPr>
          </w:p>
        </w:tc>
        <w:tc>
          <w:tcPr>
            <w:tcW w:w="792" w:type="dxa"/>
            <w:tcPrChange w:id="24288" w:author="Phuong Truong Thi" w:date="2024-11-25T18:56:00Z">
              <w:tcPr>
                <w:tcW w:w="757" w:type="dxa"/>
              </w:tcPr>
            </w:tcPrChange>
          </w:tcPr>
          <w:p w14:paraId="6928B174" w14:textId="77777777" w:rsidR="00F868EA" w:rsidRPr="00A35FC0" w:rsidRDefault="00F868EA" w:rsidP="00817E47">
            <w:pPr>
              <w:spacing w:before="0" w:line="240" w:lineRule="auto"/>
              <w:contextualSpacing w:val="0"/>
              <w:jc w:val="center"/>
              <w:rPr>
                <w:ins w:id="24289" w:author="Phuong Truong Thi" w:date="2024-10-16T01:03:00Z"/>
                <w:rFonts w:ascii="Times New Roman" w:eastAsia="Times New Roman" w:hAnsi="Times New Roman"/>
                <w:sz w:val="24"/>
                <w:szCs w:val="24"/>
                <w:lang w:val="vi-VN" w:eastAsia="vi-VN"/>
              </w:rPr>
            </w:pPr>
            <w:ins w:id="24290" w:author="Phuong Truong Thi" w:date="2024-10-16T01:03:00Z">
              <w:r w:rsidRPr="00A35FC0">
                <w:rPr>
                  <w:rFonts w:ascii="Times New Roman" w:eastAsia="Times New Roman" w:hAnsi="Times New Roman"/>
                  <w:sz w:val="24"/>
                  <w:szCs w:val="24"/>
                  <w:lang w:val="vi-VN" w:eastAsia="vi-VN"/>
                </w:rPr>
                <w:t>Y</w:t>
              </w:r>
            </w:ins>
          </w:p>
        </w:tc>
      </w:tr>
      <w:tr w:rsidR="00F868EA" w:rsidRPr="00A35FC0" w14:paraId="0995BB12" w14:textId="77777777" w:rsidTr="005B45EC">
        <w:tblPrEx>
          <w:tblPrExChange w:id="24291" w:author="Phuong Truong Thi" w:date="2024-11-25T18:56:00Z">
            <w:tblPrEx>
              <w:tblW w:w="9252" w:type="dxa"/>
              <w:tblInd w:w="-95" w:type="dxa"/>
            </w:tblPrEx>
          </w:tblPrExChange>
        </w:tblPrEx>
        <w:trPr>
          <w:trHeight w:val="276"/>
          <w:ins w:id="24292" w:author="Phuong Truong Thi" w:date="2024-10-16T01:03:00Z"/>
          <w:trPrChange w:id="24293" w:author="Phuong Truong Thi" w:date="2024-11-25T18:56:00Z">
            <w:trPr>
              <w:gridBefore w:val="9"/>
              <w:trHeight w:val="276"/>
            </w:trPr>
          </w:trPrChange>
        </w:trPr>
        <w:tc>
          <w:tcPr>
            <w:tcW w:w="720" w:type="dxa"/>
            <w:shd w:val="clear" w:color="auto" w:fill="auto"/>
            <w:vAlign w:val="center"/>
            <w:tcPrChange w:id="24294" w:author="Phuong Truong Thi" w:date="2024-11-25T18:56:00Z">
              <w:tcPr>
                <w:tcW w:w="643" w:type="dxa"/>
                <w:gridSpan w:val="2"/>
                <w:shd w:val="clear" w:color="auto" w:fill="auto"/>
                <w:vAlign w:val="center"/>
              </w:tcPr>
            </w:tcPrChange>
          </w:tcPr>
          <w:p w14:paraId="1FBD5242" w14:textId="77777777" w:rsidR="00F868EA" w:rsidRPr="00A35FC0" w:rsidRDefault="00F868EA" w:rsidP="00F868EA">
            <w:pPr>
              <w:pStyle w:val="ListParagraph"/>
              <w:numPr>
                <w:ilvl w:val="0"/>
                <w:numId w:val="70"/>
              </w:numPr>
              <w:spacing w:before="0" w:line="240" w:lineRule="auto"/>
              <w:contextualSpacing w:val="0"/>
              <w:jc w:val="left"/>
              <w:rPr>
                <w:ins w:id="24295" w:author="Phuong Truong Thi" w:date="2024-10-16T01:03:00Z"/>
                <w:rFonts w:eastAsia="Times New Roman"/>
                <w:color w:val="000000"/>
                <w:szCs w:val="24"/>
                <w:lang w:val="vi-VN" w:eastAsia="vi-VN"/>
              </w:rPr>
            </w:pPr>
          </w:p>
        </w:tc>
        <w:tc>
          <w:tcPr>
            <w:tcW w:w="1710" w:type="dxa"/>
            <w:shd w:val="clear" w:color="auto" w:fill="auto"/>
            <w:vAlign w:val="center"/>
            <w:hideMark/>
            <w:tcPrChange w:id="24296" w:author="Phuong Truong Thi" w:date="2024-11-25T18:56:00Z">
              <w:tcPr>
                <w:tcW w:w="2000" w:type="dxa"/>
                <w:gridSpan w:val="2"/>
                <w:shd w:val="clear" w:color="auto" w:fill="auto"/>
                <w:vAlign w:val="center"/>
                <w:hideMark/>
              </w:tcPr>
            </w:tcPrChange>
          </w:tcPr>
          <w:p w14:paraId="3D097802" w14:textId="77777777" w:rsidR="00F868EA" w:rsidRPr="00A35FC0" w:rsidRDefault="00F868EA" w:rsidP="00817E47">
            <w:pPr>
              <w:spacing w:before="0" w:line="240" w:lineRule="auto"/>
              <w:contextualSpacing w:val="0"/>
              <w:rPr>
                <w:ins w:id="24297" w:author="Phuong Truong Thi" w:date="2024-10-16T01:03:00Z"/>
                <w:rFonts w:ascii="Times New Roman" w:eastAsia="Times New Roman" w:hAnsi="Times New Roman"/>
                <w:color w:val="000000"/>
                <w:sz w:val="24"/>
                <w:szCs w:val="24"/>
                <w:lang w:val="vi-VN" w:eastAsia="vi-VN"/>
              </w:rPr>
            </w:pPr>
            <w:ins w:id="24298" w:author="Phuong Truong Thi" w:date="2024-10-16T01:03:00Z">
              <w:r w:rsidRPr="00126368">
                <w:rPr>
                  <w:rFonts w:ascii="Times New Roman" w:hAnsi="Times New Roman"/>
                  <w:color w:val="000000"/>
                  <w:sz w:val="24"/>
                  <w:szCs w:val="24"/>
                  <w:lang w:val="vi-VN"/>
                </w:rPr>
                <w:t>Ngày tương tác gần nhất</w:t>
              </w:r>
            </w:ins>
          </w:p>
        </w:tc>
        <w:tc>
          <w:tcPr>
            <w:tcW w:w="2374" w:type="dxa"/>
            <w:vAlign w:val="center"/>
            <w:tcPrChange w:id="24299" w:author="Phuong Truong Thi" w:date="2024-11-25T18:56:00Z">
              <w:tcPr>
                <w:tcW w:w="2113" w:type="dxa"/>
                <w:gridSpan w:val="2"/>
                <w:vAlign w:val="center"/>
              </w:tcPr>
            </w:tcPrChange>
          </w:tcPr>
          <w:p w14:paraId="2F4DA9E3" w14:textId="757B34F5" w:rsidR="00F868EA" w:rsidRPr="00126368" w:rsidRDefault="008D3718" w:rsidP="00817E47">
            <w:pPr>
              <w:spacing w:before="0" w:line="240" w:lineRule="auto"/>
              <w:contextualSpacing w:val="0"/>
              <w:rPr>
                <w:ins w:id="24300" w:author="Phuong Truong Thi" w:date="2024-10-16T01:03:00Z"/>
                <w:rFonts w:ascii="Times New Roman" w:eastAsia="Times New Roman" w:hAnsi="Times New Roman"/>
                <w:color w:val="000000"/>
                <w:sz w:val="24"/>
                <w:szCs w:val="24"/>
                <w:lang w:val="vi-VN" w:eastAsia="vi-VN"/>
              </w:rPr>
            </w:pPr>
            <w:ins w:id="24301" w:author="Phuong Truong Thi" w:date="2024-11-25T12:33:00Z">
              <w:r w:rsidRPr="00975861">
                <w:rPr>
                  <w:rFonts w:ascii="Times New Roman" w:hAnsi="Times New Roman"/>
                  <w:color w:val="000000"/>
                  <w:sz w:val="24"/>
                  <w:szCs w:val="24"/>
                </w:rPr>
                <w:t>Thời gian tương tác thành công gần nhất của VPB với KH: gồm Task, Event, Log a Call và bao gồm cả bên Service. Ghi nhận theo ngày gần nhất Task, Event, Log a Call được cập nhật hoàn thành, không bao gồm trạng thái hủy.</w:t>
              </w:r>
            </w:ins>
          </w:p>
        </w:tc>
        <w:tc>
          <w:tcPr>
            <w:tcW w:w="928" w:type="dxa"/>
            <w:tcPrChange w:id="24302" w:author="Phuong Truong Thi" w:date="2024-11-25T18:56:00Z">
              <w:tcPr>
                <w:tcW w:w="920" w:type="dxa"/>
                <w:gridSpan w:val="2"/>
              </w:tcPr>
            </w:tcPrChange>
          </w:tcPr>
          <w:p w14:paraId="517B360A" w14:textId="77777777" w:rsidR="00F868EA" w:rsidRPr="00DC2024" w:rsidRDefault="00F868EA" w:rsidP="00817E47">
            <w:pPr>
              <w:spacing w:before="0" w:line="240" w:lineRule="auto"/>
              <w:contextualSpacing w:val="0"/>
              <w:rPr>
                <w:ins w:id="24303" w:author="Phuong Truong Thi" w:date="2024-10-16T01:03:00Z"/>
                <w:rFonts w:ascii="Times New Roman" w:eastAsia="Times New Roman" w:hAnsi="Times New Roman"/>
                <w:color w:val="000000"/>
                <w:sz w:val="24"/>
                <w:szCs w:val="24"/>
                <w:lang w:val="vi-VN" w:eastAsia="vi-VN"/>
              </w:rPr>
            </w:pPr>
            <w:ins w:id="24304" w:author="Phuong Truong Thi" w:date="2024-10-16T01:03:00Z">
              <w:r>
                <w:rPr>
                  <w:rFonts w:ascii="Times New Roman" w:eastAsia="Times New Roman" w:hAnsi="Times New Roman"/>
                  <w:color w:val="000000"/>
                  <w:sz w:val="24"/>
                  <w:szCs w:val="24"/>
                  <w:lang w:val="vi-VN" w:eastAsia="vi-VN"/>
                </w:rPr>
                <w:t>CRM</w:t>
              </w:r>
            </w:ins>
          </w:p>
        </w:tc>
        <w:tc>
          <w:tcPr>
            <w:tcW w:w="1067" w:type="dxa"/>
            <w:tcPrChange w:id="24305" w:author="Phuong Truong Thi" w:date="2024-11-25T18:56:00Z">
              <w:tcPr>
                <w:tcW w:w="1057" w:type="dxa"/>
                <w:gridSpan w:val="2"/>
              </w:tcPr>
            </w:tcPrChange>
          </w:tcPr>
          <w:p w14:paraId="7ED50FE5" w14:textId="77777777" w:rsidR="00F868EA" w:rsidRPr="00A35FC0" w:rsidRDefault="00F868EA" w:rsidP="00817E47">
            <w:pPr>
              <w:spacing w:before="0" w:line="240" w:lineRule="auto"/>
              <w:contextualSpacing w:val="0"/>
              <w:rPr>
                <w:ins w:id="24306" w:author="Phuong Truong Thi" w:date="2024-10-16T01:03:00Z"/>
                <w:rFonts w:ascii="Times New Roman" w:eastAsia="Times New Roman" w:hAnsi="Times New Roman"/>
                <w:color w:val="000000"/>
                <w:sz w:val="24"/>
                <w:szCs w:val="24"/>
                <w:lang w:eastAsia="vi-VN"/>
              </w:rPr>
            </w:pPr>
            <w:ins w:id="24307" w:author="Phuong Truong Thi" w:date="2024-10-16T01:03:00Z">
              <w:r w:rsidRPr="00A35FC0">
                <w:rPr>
                  <w:rFonts w:ascii="Times New Roman" w:eastAsia="Times New Roman" w:hAnsi="Times New Roman"/>
                  <w:color w:val="000000"/>
                  <w:sz w:val="24"/>
                  <w:szCs w:val="24"/>
                  <w:lang w:eastAsia="vi-VN"/>
                </w:rPr>
                <w:t>Date</w:t>
              </w:r>
            </w:ins>
          </w:p>
        </w:tc>
        <w:tc>
          <w:tcPr>
            <w:tcW w:w="1751" w:type="dxa"/>
            <w:shd w:val="clear" w:color="auto" w:fill="auto"/>
            <w:noWrap/>
            <w:vAlign w:val="center"/>
            <w:tcPrChange w:id="24308" w:author="Phuong Truong Thi" w:date="2024-11-25T18:56:00Z">
              <w:tcPr>
                <w:tcW w:w="1762" w:type="dxa"/>
                <w:gridSpan w:val="2"/>
                <w:shd w:val="clear" w:color="auto" w:fill="auto"/>
                <w:noWrap/>
                <w:vAlign w:val="center"/>
              </w:tcPr>
            </w:tcPrChange>
          </w:tcPr>
          <w:p w14:paraId="4ECFC478" w14:textId="77777777" w:rsidR="00F868EA" w:rsidRPr="00A35FC0" w:rsidRDefault="00F868EA" w:rsidP="00817E47">
            <w:pPr>
              <w:spacing w:before="0" w:line="240" w:lineRule="auto"/>
              <w:contextualSpacing w:val="0"/>
              <w:rPr>
                <w:ins w:id="24309" w:author="Phuong Truong Thi" w:date="2024-10-16T01:03:00Z"/>
                <w:rFonts w:ascii="Times New Roman" w:eastAsia="Times New Roman" w:hAnsi="Times New Roman"/>
                <w:color w:val="000000"/>
                <w:sz w:val="24"/>
                <w:szCs w:val="24"/>
                <w:lang w:val="vi-VN" w:eastAsia="vi-VN"/>
              </w:rPr>
            </w:pPr>
          </w:p>
        </w:tc>
        <w:tc>
          <w:tcPr>
            <w:tcW w:w="792" w:type="dxa"/>
            <w:tcPrChange w:id="24310" w:author="Phuong Truong Thi" w:date="2024-11-25T18:56:00Z">
              <w:tcPr>
                <w:tcW w:w="757" w:type="dxa"/>
              </w:tcPr>
            </w:tcPrChange>
          </w:tcPr>
          <w:p w14:paraId="13B1083D" w14:textId="77777777" w:rsidR="00F868EA" w:rsidRPr="00A35FC0" w:rsidRDefault="00F868EA" w:rsidP="00817E47">
            <w:pPr>
              <w:spacing w:before="0" w:line="240" w:lineRule="auto"/>
              <w:contextualSpacing w:val="0"/>
              <w:jc w:val="center"/>
              <w:rPr>
                <w:ins w:id="24311" w:author="Phuong Truong Thi" w:date="2024-10-16T01:03:00Z"/>
                <w:rFonts w:ascii="Times New Roman" w:eastAsia="Times New Roman" w:hAnsi="Times New Roman"/>
                <w:sz w:val="24"/>
                <w:szCs w:val="24"/>
                <w:lang w:val="vi-VN" w:eastAsia="vi-VN"/>
              </w:rPr>
            </w:pPr>
            <w:ins w:id="24312" w:author="Phuong Truong Thi" w:date="2024-10-16T01:03:00Z">
              <w:r w:rsidRPr="00A35FC0">
                <w:rPr>
                  <w:rFonts w:ascii="Times New Roman" w:eastAsia="Times New Roman" w:hAnsi="Times New Roman"/>
                  <w:sz w:val="24"/>
                  <w:szCs w:val="24"/>
                  <w:lang w:val="vi-VN" w:eastAsia="vi-VN"/>
                </w:rPr>
                <w:t>Y</w:t>
              </w:r>
            </w:ins>
          </w:p>
        </w:tc>
      </w:tr>
      <w:tr w:rsidR="00937058" w:rsidRPr="00A35FC0" w14:paraId="51FB356A" w14:textId="77777777" w:rsidTr="00817E47">
        <w:trPr>
          <w:trHeight w:val="276"/>
          <w:ins w:id="24313" w:author="Phuong Truong Thi" w:date="2024-10-16T01:03:00Z"/>
        </w:trPr>
        <w:tc>
          <w:tcPr>
            <w:tcW w:w="9342" w:type="dxa"/>
            <w:gridSpan w:val="7"/>
          </w:tcPr>
          <w:p w14:paraId="4DB91F86" w14:textId="77777777" w:rsidR="00937058" w:rsidRPr="00A35FC0" w:rsidRDefault="00937058" w:rsidP="00817E47">
            <w:pPr>
              <w:spacing w:before="0" w:line="240" w:lineRule="auto"/>
              <w:contextualSpacing w:val="0"/>
              <w:jc w:val="left"/>
              <w:rPr>
                <w:ins w:id="24314" w:author="Phuong Truong Thi" w:date="2024-10-16T01:03:00Z"/>
                <w:rFonts w:ascii="Times New Roman" w:eastAsia="Times New Roman" w:hAnsi="Times New Roman"/>
                <w:sz w:val="24"/>
                <w:szCs w:val="24"/>
                <w:lang w:val="vi-VN" w:eastAsia="vi-VN"/>
              </w:rPr>
            </w:pPr>
            <w:ins w:id="24315" w:author="Phuong Truong Thi" w:date="2024-10-16T01:03:00Z">
              <w:r w:rsidRPr="00A35FC0">
                <w:rPr>
                  <w:rFonts w:ascii="Times New Roman" w:eastAsia="Times New Roman" w:hAnsi="Times New Roman"/>
                  <w:sz w:val="24"/>
                  <w:szCs w:val="24"/>
                  <w:lang w:eastAsia="vi-VN"/>
                </w:rPr>
                <w:t>Thông tin phân khúc</w:t>
              </w:r>
            </w:ins>
          </w:p>
        </w:tc>
      </w:tr>
      <w:tr w:rsidR="00F868EA" w:rsidRPr="00A35FC0" w14:paraId="33E8CE8F" w14:textId="77777777" w:rsidTr="005B45EC">
        <w:tblPrEx>
          <w:tblPrExChange w:id="24316" w:author="Phuong Truong Thi" w:date="2024-11-25T18:56:00Z">
            <w:tblPrEx>
              <w:tblW w:w="9252" w:type="dxa"/>
              <w:tblInd w:w="-95" w:type="dxa"/>
            </w:tblPrEx>
          </w:tblPrExChange>
        </w:tblPrEx>
        <w:trPr>
          <w:trHeight w:val="276"/>
          <w:ins w:id="24317" w:author="Phuong Truong Thi" w:date="2024-10-16T01:03:00Z"/>
          <w:trPrChange w:id="24318" w:author="Phuong Truong Thi" w:date="2024-11-25T18:56:00Z">
            <w:trPr>
              <w:gridBefore w:val="9"/>
              <w:trHeight w:val="276"/>
            </w:trPr>
          </w:trPrChange>
        </w:trPr>
        <w:tc>
          <w:tcPr>
            <w:tcW w:w="720" w:type="dxa"/>
            <w:shd w:val="clear" w:color="auto" w:fill="auto"/>
            <w:vAlign w:val="center"/>
            <w:tcPrChange w:id="24319" w:author="Phuong Truong Thi" w:date="2024-11-25T18:56:00Z">
              <w:tcPr>
                <w:tcW w:w="643" w:type="dxa"/>
                <w:gridSpan w:val="2"/>
                <w:shd w:val="clear" w:color="auto" w:fill="auto"/>
                <w:vAlign w:val="center"/>
              </w:tcPr>
            </w:tcPrChange>
          </w:tcPr>
          <w:p w14:paraId="2D3D0644" w14:textId="77777777" w:rsidR="00F868EA" w:rsidRPr="00A35FC0" w:rsidRDefault="00F868EA" w:rsidP="00F868EA">
            <w:pPr>
              <w:pStyle w:val="ListParagraph"/>
              <w:numPr>
                <w:ilvl w:val="0"/>
                <w:numId w:val="70"/>
              </w:numPr>
              <w:spacing w:before="0" w:line="240" w:lineRule="auto"/>
              <w:contextualSpacing w:val="0"/>
              <w:jc w:val="left"/>
              <w:rPr>
                <w:ins w:id="24320" w:author="Phuong Truong Thi" w:date="2024-10-16T01:03:00Z"/>
                <w:rFonts w:eastAsia="Times New Roman"/>
                <w:color w:val="000000"/>
                <w:szCs w:val="24"/>
                <w:lang w:val="vi-VN" w:eastAsia="vi-VN"/>
              </w:rPr>
            </w:pPr>
          </w:p>
        </w:tc>
        <w:tc>
          <w:tcPr>
            <w:tcW w:w="1710" w:type="dxa"/>
            <w:shd w:val="clear" w:color="auto" w:fill="auto"/>
            <w:vAlign w:val="bottom"/>
            <w:hideMark/>
            <w:tcPrChange w:id="24321" w:author="Phuong Truong Thi" w:date="2024-11-25T18:56:00Z">
              <w:tcPr>
                <w:tcW w:w="2000" w:type="dxa"/>
                <w:gridSpan w:val="2"/>
                <w:shd w:val="clear" w:color="auto" w:fill="auto"/>
                <w:vAlign w:val="bottom"/>
                <w:hideMark/>
              </w:tcPr>
            </w:tcPrChange>
          </w:tcPr>
          <w:p w14:paraId="1926219E" w14:textId="77777777" w:rsidR="00F868EA" w:rsidRPr="00A35FC0" w:rsidRDefault="00F868EA" w:rsidP="00817E47">
            <w:pPr>
              <w:spacing w:before="0" w:line="240" w:lineRule="auto"/>
              <w:contextualSpacing w:val="0"/>
              <w:rPr>
                <w:ins w:id="24322" w:author="Phuong Truong Thi" w:date="2024-10-16T01:03:00Z"/>
                <w:rFonts w:ascii="Times New Roman" w:eastAsia="Times New Roman" w:hAnsi="Times New Roman"/>
                <w:color w:val="000000"/>
                <w:sz w:val="24"/>
                <w:szCs w:val="24"/>
                <w:lang w:val="vi-VN" w:eastAsia="vi-VN"/>
              </w:rPr>
            </w:pPr>
            <w:ins w:id="24323" w:author="Phuong Truong Thi" w:date="2024-10-16T01:03:00Z">
              <w:r w:rsidRPr="00A35FC0">
                <w:rPr>
                  <w:rFonts w:ascii="Times New Roman" w:hAnsi="Times New Roman"/>
                  <w:color w:val="000000"/>
                  <w:sz w:val="24"/>
                  <w:szCs w:val="24"/>
                </w:rPr>
                <w:t>Phân khúc</w:t>
              </w:r>
            </w:ins>
          </w:p>
        </w:tc>
        <w:tc>
          <w:tcPr>
            <w:tcW w:w="2374" w:type="dxa"/>
            <w:vAlign w:val="bottom"/>
            <w:tcPrChange w:id="24324" w:author="Phuong Truong Thi" w:date="2024-11-25T18:56:00Z">
              <w:tcPr>
                <w:tcW w:w="2113" w:type="dxa"/>
                <w:gridSpan w:val="2"/>
                <w:vAlign w:val="bottom"/>
              </w:tcPr>
            </w:tcPrChange>
          </w:tcPr>
          <w:p w14:paraId="66E465BD" w14:textId="0A8869AA" w:rsidR="00F868EA" w:rsidRPr="00A35FC0" w:rsidRDefault="00F868EA" w:rsidP="00817E47">
            <w:pPr>
              <w:spacing w:before="0" w:line="240" w:lineRule="auto"/>
              <w:contextualSpacing w:val="0"/>
              <w:rPr>
                <w:ins w:id="24325" w:author="Phuong Truong Thi" w:date="2024-10-16T01:03:00Z"/>
                <w:rFonts w:ascii="Times New Roman" w:eastAsia="Times New Roman" w:hAnsi="Times New Roman"/>
                <w:color w:val="000000"/>
                <w:sz w:val="24"/>
                <w:szCs w:val="24"/>
                <w:lang w:eastAsia="vi-VN"/>
              </w:rPr>
            </w:pPr>
            <w:ins w:id="24326" w:author="Phuong Truong Thi" w:date="2024-10-16T01:03:00Z">
              <w:r w:rsidRPr="00A35FC0">
                <w:rPr>
                  <w:rFonts w:ascii="Times New Roman" w:hAnsi="Times New Roman"/>
                  <w:color w:val="000000"/>
                  <w:sz w:val="24"/>
                  <w:szCs w:val="24"/>
                </w:rPr>
                <w:t>Phân khúc khách hàng: AF/MAF/</w:t>
              </w:r>
            </w:ins>
            <w:ins w:id="24327" w:author="Phuong Truong Thi" w:date="2024-12-04T01:30:00Z">
              <w:r w:rsidR="00294BE6">
                <w:rPr>
                  <w:rFonts w:ascii="Times New Roman" w:hAnsi="Times New Roman"/>
                  <w:color w:val="000000"/>
                  <w:sz w:val="24"/>
                  <w:szCs w:val="24"/>
                </w:rPr>
                <w:t>Mass</w:t>
              </w:r>
            </w:ins>
            <w:ins w:id="24328" w:author="Phuong Truong Thi" w:date="2024-10-16T01:03:00Z">
              <w:r w:rsidRPr="00A35FC0">
                <w:rPr>
                  <w:rFonts w:ascii="Times New Roman" w:hAnsi="Times New Roman"/>
                  <w:color w:val="000000"/>
                  <w:sz w:val="24"/>
                  <w:szCs w:val="24"/>
                </w:rPr>
                <w:t>…</w:t>
              </w:r>
            </w:ins>
          </w:p>
        </w:tc>
        <w:tc>
          <w:tcPr>
            <w:tcW w:w="928" w:type="dxa"/>
            <w:tcPrChange w:id="24329" w:author="Phuong Truong Thi" w:date="2024-11-25T18:56:00Z">
              <w:tcPr>
                <w:tcW w:w="920" w:type="dxa"/>
                <w:gridSpan w:val="2"/>
              </w:tcPr>
            </w:tcPrChange>
          </w:tcPr>
          <w:p w14:paraId="631FFE77" w14:textId="77777777" w:rsidR="00F868EA" w:rsidRPr="00A35FC0" w:rsidRDefault="00F868EA" w:rsidP="00817E47">
            <w:pPr>
              <w:spacing w:before="0" w:line="240" w:lineRule="auto"/>
              <w:contextualSpacing w:val="0"/>
              <w:rPr>
                <w:ins w:id="24330" w:author="Phuong Truong Thi" w:date="2024-10-16T01:03:00Z"/>
                <w:rFonts w:ascii="Times New Roman" w:eastAsia="Times New Roman" w:hAnsi="Times New Roman"/>
                <w:color w:val="000000"/>
                <w:sz w:val="24"/>
                <w:szCs w:val="24"/>
                <w:lang w:eastAsia="vi-VN"/>
              </w:rPr>
            </w:pPr>
            <w:ins w:id="24331" w:author="Phuong Truong Thi" w:date="2024-10-16T01:03:00Z">
              <w:r>
                <w:rPr>
                  <w:rFonts w:ascii="Times New Roman" w:hAnsi="Times New Roman"/>
                  <w:color w:val="000000"/>
                  <w:sz w:val="24"/>
                  <w:szCs w:val="24"/>
                  <w:lang w:val="vi-VN"/>
                </w:rPr>
                <w:t>EZ/T24</w:t>
              </w:r>
            </w:ins>
          </w:p>
        </w:tc>
        <w:tc>
          <w:tcPr>
            <w:tcW w:w="1067" w:type="dxa"/>
            <w:tcPrChange w:id="24332" w:author="Phuong Truong Thi" w:date="2024-11-25T18:56:00Z">
              <w:tcPr>
                <w:tcW w:w="1057" w:type="dxa"/>
                <w:gridSpan w:val="2"/>
              </w:tcPr>
            </w:tcPrChange>
          </w:tcPr>
          <w:p w14:paraId="5D721044" w14:textId="7D9A9755" w:rsidR="00F868EA" w:rsidRPr="00A35FC0" w:rsidRDefault="00794D8C" w:rsidP="00817E47">
            <w:pPr>
              <w:spacing w:before="0" w:line="240" w:lineRule="auto"/>
              <w:contextualSpacing w:val="0"/>
              <w:rPr>
                <w:ins w:id="24333" w:author="Phuong Truong Thi" w:date="2024-10-16T01:03:00Z"/>
                <w:rFonts w:ascii="Times New Roman" w:eastAsia="Times New Roman" w:hAnsi="Times New Roman"/>
                <w:color w:val="000000"/>
                <w:sz w:val="24"/>
                <w:szCs w:val="24"/>
                <w:lang w:eastAsia="vi-VN"/>
              </w:rPr>
            </w:pPr>
            <w:ins w:id="24334" w:author="Phuong Truong Thi" w:date="2024-12-07T00:34:00Z">
              <w:r>
                <w:rPr>
                  <w:rFonts w:ascii="Times New Roman" w:eastAsia="Times New Roman" w:hAnsi="Times New Roman"/>
                  <w:sz w:val="24"/>
                  <w:szCs w:val="24"/>
                  <w:lang w:eastAsia="vi-VN"/>
                </w:rPr>
                <w:t>Picklist</w:t>
              </w:r>
            </w:ins>
            <w:del w:id="24335" w:author="Phuong Truong Thi" w:date="2024-12-07T00:34:00Z">
              <w:r w:rsidR="00525739" w:rsidDel="00794D8C">
                <w:rPr>
                  <w:rFonts w:ascii="Times New Roman" w:eastAsia="Times New Roman" w:hAnsi="Times New Roman"/>
                  <w:color w:val="000000"/>
                  <w:sz w:val="24"/>
                  <w:szCs w:val="24"/>
                  <w:lang w:eastAsia="vi-VN"/>
                </w:rPr>
                <w:delText>Text (255)</w:delText>
              </w:r>
            </w:del>
          </w:p>
        </w:tc>
        <w:tc>
          <w:tcPr>
            <w:tcW w:w="1751" w:type="dxa"/>
            <w:shd w:val="clear" w:color="auto" w:fill="auto"/>
            <w:noWrap/>
            <w:vAlign w:val="center"/>
            <w:tcPrChange w:id="24336" w:author="Phuong Truong Thi" w:date="2024-11-25T18:56:00Z">
              <w:tcPr>
                <w:tcW w:w="1762" w:type="dxa"/>
                <w:gridSpan w:val="2"/>
                <w:shd w:val="clear" w:color="auto" w:fill="auto"/>
                <w:noWrap/>
                <w:vAlign w:val="center"/>
              </w:tcPr>
            </w:tcPrChange>
          </w:tcPr>
          <w:p w14:paraId="7BE6F643" w14:textId="77777777" w:rsidR="00F868EA" w:rsidRPr="00A35FC0" w:rsidRDefault="00F868EA" w:rsidP="00817E47">
            <w:pPr>
              <w:spacing w:before="0" w:line="240" w:lineRule="auto"/>
              <w:contextualSpacing w:val="0"/>
              <w:rPr>
                <w:ins w:id="24337" w:author="Phuong Truong Thi" w:date="2024-10-16T01:03:00Z"/>
                <w:rFonts w:ascii="Times New Roman" w:eastAsia="Times New Roman" w:hAnsi="Times New Roman"/>
                <w:color w:val="000000"/>
                <w:sz w:val="24"/>
                <w:szCs w:val="24"/>
                <w:lang w:eastAsia="vi-VN"/>
              </w:rPr>
            </w:pPr>
            <w:ins w:id="24338" w:author="Phuong Truong Thi" w:date="2024-10-16T01:03:00Z">
              <w:r w:rsidRPr="00A35FC0">
                <w:rPr>
                  <w:rFonts w:ascii="Times New Roman" w:eastAsia="Times New Roman" w:hAnsi="Times New Roman"/>
                  <w:color w:val="000000"/>
                  <w:sz w:val="24"/>
                  <w:szCs w:val="24"/>
                  <w:lang w:eastAsia="vi-VN"/>
                </w:rPr>
                <w:t>DM_SEGMENT</w:t>
              </w:r>
              <w:r w:rsidRPr="00A35FC0">
                <w:rPr>
                  <w:rFonts w:ascii="Times New Roman" w:eastAsia="Times New Roman" w:hAnsi="Times New Roman"/>
                  <w:sz w:val="24"/>
                  <w:szCs w:val="24"/>
                  <w:lang w:eastAsia="vi-VN"/>
                </w:rPr>
                <w:t xml:space="preserve"> </w:t>
              </w:r>
            </w:ins>
          </w:p>
        </w:tc>
        <w:tc>
          <w:tcPr>
            <w:tcW w:w="792" w:type="dxa"/>
            <w:tcPrChange w:id="24339" w:author="Phuong Truong Thi" w:date="2024-11-25T18:56:00Z">
              <w:tcPr>
                <w:tcW w:w="757" w:type="dxa"/>
              </w:tcPr>
            </w:tcPrChange>
          </w:tcPr>
          <w:p w14:paraId="66826851" w14:textId="77777777" w:rsidR="00F868EA" w:rsidRPr="00A35FC0" w:rsidRDefault="00F868EA" w:rsidP="00817E47">
            <w:pPr>
              <w:spacing w:before="0" w:line="240" w:lineRule="auto"/>
              <w:contextualSpacing w:val="0"/>
              <w:jc w:val="center"/>
              <w:rPr>
                <w:ins w:id="24340" w:author="Phuong Truong Thi" w:date="2024-10-16T01:03:00Z"/>
                <w:rFonts w:ascii="Times New Roman" w:eastAsia="Times New Roman" w:hAnsi="Times New Roman"/>
                <w:sz w:val="24"/>
                <w:szCs w:val="24"/>
                <w:lang w:eastAsia="vi-VN"/>
              </w:rPr>
            </w:pPr>
            <w:ins w:id="24341" w:author="Phuong Truong Thi" w:date="2024-10-16T01:03:00Z">
              <w:r w:rsidRPr="00A35FC0">
                <w:rPr>
                  <w:rFonts w:ascii="Times New Roman" w:eastAsia="Times New Roman" w:hAnsi="Times New Roman"/>
                  <w:sz w:val="24"/>
                  <w:szCs w:val="24"/>
                  <w:lang w:eastAsia="vi-VN"/>
                </w:rPr>
                <w:t>Y</w:t>
              </w:r>
            </w:ins>
          </w:p>
        </w:tc>
      </w:tr>
      <w:tr w:rsidR="00F868EA" w:rsidRPr="00A35FC0" w14:paraId="539ADC7D" w14:textId="77777777" w:rsidTr="005B45EC">
        <w:tblPrEx>
          <w:tblPrExChange w:id="24342" w:author="Phuong Truong Thi" w:date="2024-11-25T18:56:00Z">
            <w:tblPrEx>
              <w:tblW w:w="9252" w:type="dxa"/>
              <w:tblInd w:w="-95" w:type="dxa"/>
            </w:tblPrEx>
          </w:tblPrExChange>
        </w:tblPrEx>
        <w:trPr>
          <w:trHeight w:val="276"/>
          <w:ins w:id="24343" w:author="Phuong Truong Thi" w:date="2024-10-16T01:03:00Z"/>
          <w:trPrChange w:id="24344" w:author="Phuong Truong Thi" w:date="2024-11-25T18:56:00Z">
            <w:trPr>
              <w:gridBefore w:val="9"/>
              <w:trHeight w:val="276"/>
            </w:trPr>
          </w:trPrChange>
        </w:trPr>
        <w:tc>
          <w:tcPr>
            <w:tcW w:w="720" w:type="dxa"/>
            <w:shd w:val="clear" w:color="auto" w:fill="auto"/>
            <w:vAlign w:val="center"/>
            <w:tcPrChange w:id="24345" w:author="Phuong Truong Thi" w:date="2024-11-25T18:56:00Z">
              <w:tcPr>
                <w:tcW w:w="643" w:type="dxa"/>
                <w:gridSpan w:val="2"/>
                <w:shd w:val="clear" w:color="auto" w:fill="auto"/>
                <w:vAlign w:val="center"/>
              </w:tcPr>
            </w:tcPrChange>
          </w:tcPr>
          <w:p w14:paraId="05490358" w14:textId="77777777" w:rsidR="00F868EA" w:rsidRPr="00A35FC0" w:rsidRDefault="00F868EA" w:rsidP="00F868EA">
            <w:pPr>
              <w:pStyle w:val="ListParagraph"/>
              <w:numPr>
                <w:ilvl w:val="0"/>
                <w:numId w:val="70"/>
              </w:numPr>
              <w:spacing w:before="0" w:line="240" w:lineRule="auto"/>
              <w:contextualSpacing w:val="0"/>
              <w:jc w:val="left"/>
              <w:rPr>
                <w:ins w:id="24346" w:author="Phuong Truong Thi" w:date="2024-10-16T01:03:00Z"/>
                <w:rFonts w:eastAsia="Times New Roman"/>
                <w:color w:val="000000"/>
                <w:szCs w:val="24"/>
                <w:lang w:val="vi-VN" w:eastAsia="vi-VN"/>
              </w:rPr>
            </w:pPr>
          </w:p>
        </w:tc>
        <w:tc>
          <w:tcPr>
            <w:tcW w:w="1710" w:type="dxa"/>
            <w:shd w:val="clear" w:color="auto" w:fill="auto"/>
            <w:vAlign w:val="center"/>
            <w:hideMark/>
            <w:tcPrChange w:id="24347" w:author="Phuong Truong Thi" w:date="2024-11-25T18:56:00Z">
              <w:tcPr>
                <w:tcW w:w="2000" w:type="dxa"/>
                <w:gridSpan w:val="2"/>
                <w:shd w:val="clear" w:color="auto" w:fill="auto"/>
                <w:vAlign w:val="center"/>
                <w:hideMark/>
              </w:tcPr>
            </w:tcPrChange>
          </w:tcPr>
          <w:p w14:paraId="5D11EDB5" w14:textId="77777777" w:rsidR="00F868EA" w:rsidRPr="00A35FC0" w:rsidRDefault="00F868EA" w:rsidP="00817E47">
            <w:pPr>
              <w:spacing w:before="0" w:line="240" w:lineRule="auto"/>
              <w:rPr>
                <w:ins w:id="24348" w:author="Phuong Truong Thi" w:date="2024-10-16T01:03:00Z"/>
                <w:rFonts w:ascii="Times New Roman" w:eastAsia="Times New Roman" w:hAnsi="Times New Roman"/>
                <w:color w:val="000000"/>
                <w:sz w:val="24"/>
                <w:szCs w:val="24"/>
                <w:lang w:val="vi-VN" w:eastAsia="vi-VN"/>
              </w:rPr>
            </w:pPr>
            <w:commentRangeStart w:id="24349"/>
            <w:commentRangeStart w:id="24350"/>
            <w:commentRangeStart w:id="24351"/>
            <w:ins w:id="24352" w:author="Phuong Truong Thi" w:date="2024-10-16T01:03:00Z">
              <w:r w:rsidRPr="677A921B">
                <w:rPr>
                  <w:rFonts w:ascii="Times New Roman" w:hAnsi="Times New Roman"/>
                  <w:color w:val="000000" w:themeColor="text1"/>
                  <w:sz w:val="24"/>
                  <w:szCs w:val="24"/>
                </w:rPr>
                <w:t>Phân hạng</w:t>
              </w:r>
              <w:commentRangeEnd w:id="24349"/>
              <w:r>
                <w:rPr>
                  <w:rStyle w:val="CommentReference"/>
                </w:rPr>
                <w:commentReference w:id="24349"/>
              </w:r>
              <w:commentRangeEnd w:id="24350"/>
              <w:r>
                <w:rPr>
                  <w:rStyle w:val="CommentReference"/>
                  <w:lang w:val="x-none" w:eastAsia="x-none"/>
                </w:rPr>
                <w:commentReference w:id="24350"/>
              </w:r>
            </w:ins>
            <w:commentRangeEnd w:id="24351"/>
            <w:r w:rsidR="007D13C9">
              <w:rPr>
                <w:rStyle w:val="CommentReference"/>
                <w:lang w:val="x-none" w:eastAsia="x-none"/>
              </w:rPr>
              <w:commentReference w:id="24351"/>
            </w:r>
          </w:p>
        </w:tc>
        <w:tc>
          <w:tcPr>
            <w:tcW w:w="2374" w:type="dxa"/>
            <w:vAlign w:val="bottom"/>
            <w:tcPrChange w:id="24353" w:author="Phuong Truong Thi" w:date="2024-11-25T18:56:00Z">
              <w:tcPr>
                <w:tcW w:w="2113" w:type="dxa"/>
                <w:gridSpan w:val="2"/>
                <w:vAlign w:val="bottom"/>
              </w:tcPr>
            </w:tcPrChange>
          </w:tcPr>
          <w:p w14:paraId="13D90F13" w14:textId="77777777" w:rsidR="00F868EA" w:rsidRDefault="00F868EA" w:rsidP="00F868EA">
            <w:pPr>
              <w:pStyle w:val="ListParagraph"/>
              <w:numPr>
                <w:ilvl w:val="3"/>
                <w:numId w:val="47"/>
              </w:numPr>
              <w:spacing w:before="0" w:line="240" w:lineRule="auto"/>
              <w:contextualSpacing w:val="0"/>
              <w:rPr>
                <w:ins w:id="24354" w:author="Phuong Truong Thi" w:date="2024-10-16T01:03:00Z"/>
                <w:color w:val="000000"/>
                <w:szCs w:val="24"/>
              </w:rPr>
            </w:pPr>
            <w:ins w:id="24355" w:author="Phuong Truong Thi" w:date="2024-10-16T01:03:00Z">
              <w:r w:rsidRPr="00B66378">
                <w:rPr>
                  <w:color w:val="000000"/>
                  <w:szCs w:val="24"/>
                </w:rPr>
                <w:t>Khách hàng AF được chia làm ba nhóm lớn là AF Private,  AF Preferred và AF Specia</w:t>
              </w:r>
            </w:ins>
          </w:p>
          <w:p w14:paraId="092408F9" w14:textId="77777777" w:rsidR="00F868EA" w:rsidRPr="00B66378" w:rsidRDefault="00F868EA" w:rsidP="00F868EA">
            <w:pPr>
              <w:pStyle w:val="ListParagraph"/>
              <w:numPr>
                <w:ilvl w:val="3"/>
                <w:numId w:val="47"/>
              </w:numPr>
              <w:spacing w:before="0" w:line="240" w:lineRule="auto"/>
              <w:contextualSpacing w:val="0"/>
              <w:rPr>
                <w:ins w:id="24356" w:author="Phuong Truong Thi" w:date="2024-10-16T01:03:00Z"/>
                <w:color w:val="000000"/>
                <w:szCs w:val="24"/>
              </w:rPr>
            </w:pPr>
            <w:ins w:id="24357" w:author="Phuong Truong Thi" w:date="2024-10-16T01:03:00Z">
              <w:r w:rsidRPr="00B66378">
                <w:rPr>
                  <w:color w:val="000000"/>
                  <w:szCs w:val="24"/>
                </w:rPr>
                <w:t xml:space="preserve"> Khách hàng MAF được chia 4 phân hạng: MAF Champion, MAF Rising, MAF Upper Mega, MAF Mega</w:t>
              </w:r>
              <w:r w:rsidRPr="00B66378">
                <w:rPr>
                  <w:color w:val="000000"/>
                  <w:szCs w:val="24"/>
                </w:rPr>
                <w:br/>
                <w:t xml:space="preserve">Với 2 nhóm chính: nhóm MAF core và nhóm Mega. </w:t>
              </w:r>
              <w:r w:rsidRPr="00B66378">
                <w:rPr>
                  <w:color w:val="000000"/>
                  <w:szCs w:val="24"/>
                </w:rPr>
                <w:lastRenderedPageBreak/>
                <w:t>Nhóm MAF core bao gồm 3 phân hạng: Champion - Rising - Upper Mega</w:t>
              </w:r>
            </w:ins>
          </w:p>
          <w:p w14:paraId="4678ED5B" w14:textId="7452D8B1" w:rsidR="00F868EA" w:rsidRPr="00B66378" w:rsidRDefault="00F868EA" w:rsidP="00F868EA">
            <w:pPr>
              <w:pStyle w:val="ListParagraph"/>
              <w:numPr>
                <w:ilvl w:val="3"/>
                <w:numId w:val="47"/>
              </w:numPr>
              <w:spacing w:before="0" w:line="240" w:lineRule="auto"/>
              <w:contextualSpacing w:val="0"/>
              <w:rPr>
                <w:ins w:id="24358" w:author="Phuong Truong Thi" w:date="2024-10-16T01:03:00Z"/>
                <w:rFonts w:eastAsia="Times New Roman"/>
                <w:color w:val="000000"/>
                <w:szCs w:val="24"/>
                <w:lang w:eastAsia="vi-VN"/>
              </w:rPr>
            </w:pPr>
            <w:ins w:id="24359" w:author="Phuong Truong Thi" w:date="2024-10-16T01:03:00Z">
              <w:r>
                <w:rPr>
                  <w:rFonts w:eastAsia="Times New Roman"/>
                  <w:color w:val="000000"/>
                  <w:szCs w:val="24"/>
                  <w:lang w:eastAsia="vi-VN"/>
                </w:rPr>
                <w:t xml:space="preserve">KH </w:t>
              </w:r>
            </w:ins>
            <w:ins w:id="24360" w:author="Phuong Truong Thi" w:date="2024-12-04T01:30:00Z">
              <w:r w:rsidR="00294BE6">
                <w:rPr>
                  <w:rFonts w:eastAsia="Times New Roman"/>
                  <w:color w:val="000000"/>
                  <w:szCs w:val="24"/>
                  <w:lang w:eastAsia="vi-VN"/>
                </w:rPr>
                <w:t>Mass</w:t>
              </w:r>
            </w:ins>
            <w:ins w:id="24361" w:author="Phuong Truong Thi" w:date="2024-10-16T01:03:00Z">
              <w:r>
                <w:rPr>
                  <w:rFonts w:eastAsia="Times New Roman"/>
                  <w:color w:val="000000"/>
                  <w:szCs w:val="24"/>
                  <w:lang w:eastAsia="vi-VN"/>
                </w:rPr>
                <w:t xml:space="preserve"> không có thông tin Phân hạng</w:t>
              </w:r>
            </w:ins>
          </w:p>
        </w:tc>
        <w:tc>
          <w:tcPr>
            <w:tcW w:w="928" w:type="dxa"/>
            <w:tcPrChange w:id="24362" w:author="Phuong Truong Thi" w:date="2024-11-25T18:56:00Z">
              <w:tcPr>
                <w:tcW w:w="920" w:type="dxa"/>
                <w:gridSpan w:val="2"/>
              </w:tcPr>
            </w:tcPrChange>
          </w:tcPr>
          <w:p w14:paraId="28369F0A" w14:textId="77777777" w:rsidR="00F868EA" w:rsidRPr="00A35FC0" w:rsidRDefault="00F868EA" w:rsidP="00817E47">
            <w:pPr>
              <w:spacing w:before="0" w:line="240" w:lineRule="auto"/>
              <w:contextualSpacing w:val="0"/>
              <w:rPr>
                <w:ins w:id="24363" w:author="Phuong Truong Thi" w:date="2024-10-16T01:03:00Z"/>
                <w:rFonts w:ascii="Times New Roman" w:eastAsia="Times New Roman" w:hAnsi="Times New Roman"/>
                <w:color w:val="000000"/>
                <w:sz w:val="24"/>
                <w:szCs w:val="24"/>
                <w:lang w:eastAsia="vi-VN"/>
              </w:rPr>
            </w:pPr>
            <w:ins w:id="24364" w:author="Phuong Truong Thi" w:date="2024-10-16T01:03:00Z">
              <w:r>
                <w:rPr>
                  <w:rFonts w:ascii="Times New Roman" w:hAnsi="Times New Roman"/>
                  <w:color w:val="000000"/>
                  <w:sz w:val="24"/>
                  <w:szCs w:val="24"/>
                  <w:lang w:val="vi-VN"/>
                </w:rPr>
                <w:lastRenderedPageBreak/>
                <w:t>EZ/T24</w:t>
              </w:r>
            </w:ins>
          </w:p>
        </w:tc>
        <w:tc>
          <w:tcPr>
            <w:tcW w:w="1067" w:type="dxa"/>
            <w:tcPrChange w:id="24365" w:author="Phuong Truong Thi" w:date="2024-11-25T18:56:00Z">
              <w:tcPr>
                <w:tcW w:w="1057" w:type="dxa"/>
                <w:gridSpan w:val="2"/>
              </w:tcPr>
            </w:tcPrChange>
          </w:tcPr>
          <w:p w14:paraId="52801A73" w14:textId="76183712" w:rsidR="00F868EA" w:rsidRPr="00A35FC0" w:rsidRDefault="00525739" w:rsidP="00817E47">
            <w:pPr>
              <w:spacing w:before="0" w:line="240" w:lineRule="auto"/>
              <w:contextualSpacing w:val="0"/>
              <w:rPr>
                <w:ins w:id="24366" w:author="Phuong Truong Thi" w:date="2024-10-16T01:03: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751" w:type="dxa"/>
            <w:shd w:val="clear" w:color="auto" w:fill="auto"/>
            <w:noWrap/>
            <w:vAlign w:val="center"/>
            <w:tcPrChange w:id="24367" w:author="Phuong Truong Thi" w:date="2024-11-25T18:56:00Z">
              <w:tcPr>
                <w:tcW w:w="1762" w:type="dxa"/>
                <w:gridSpan w:val="2"/>
                <w:shd w:val="clear" w:color="auto" w:fill="auto"/>
                <w:noWrap/>
                <w:vAlign w:val="center"/>
              </w:tcPr>
            </w:tcPrChange>
          </w:tcPr>
          <w:p w14:paraId="17838320" w14:textId="77777777" w:rsidR="00F868EA" w:rsidRPr="00A35FC0" w:rsidRDefault="00F868EA" w:rsidP="00817E47">
            <w:pPr>
              <w:spacing w:before="0" w:line="240" w:lineRule="auto"/>
              <w:contextualSpacing w:val="0"/>
              <w:rPr>
                <w:ins w:id="24368" w:author="Phuong Truong Thi" w:date="2024-10-16T01:03:00Z"/>
                <w:rFonts w:ascii="Times New Roman" w:eastAsia="Times New Roman" w:hAnsi="Times New Roman"/>
                <w:color w:val="000000"/>
                <w:sz w:val="24"/>
                <w:szCs w:val="24"/>
                <w:lang w:val="vi-VN" w:eastAsia="vi-VN"/>
              </w:rPr>
            </w:pPr>
            <w:ins w:id="24369" w:author="Phuong Truong Thi" w:date="2024-10-16T01:03:00Z">
              <w:r w:rsidRPr="00A35FC0">
                <w:rPr>
                  <w:rFonts w:ascii="Times New Roman" w:eastAsia="Times New Roman" w:hAnsi="Times New Roman"/>
                  <w:color w:val="000000"/>
                  <w:sz w:val="24"/>
                  <w:szCs w:val="24"/>
                  <w:lang w:eastAsia="vi-VN"/>
                </w:rPr>
                <w:t>DM_SEGMENT</w:t>
              </w:r>
            </w:ins>
          </w:p>
        </w:tc>
        <w:tc>
          <w:tcPr>
            <w:tcW w:w="792" w:type="dxa"/>
            <w:tcPrChange w:id="24370" w:author="Phuong Truong Thi" w:date="2024-11-25T18:56:00Z">
              <w:tcPr>
                <w:tcW w:w="757" w:type="dxa"/>
              </w:tcPr>
            </w:tcPrChange>
          </w:tcPr>
          <w:p w14:paraId="2B4A11D5" w14:textId="77777777" w:rsidR="00F868EA" w:rsidRPr="00A35FC0" w:rsidRDefault="00F868EA" w:rsidP="00817E47">
            <w:pPr>
              <w:spacing w:before="0" w:line="240" w:lineRule="auto"/>
              <w:contextualSpacing w:val="0"/>
              <w:jc w:val="center"/>
              <w:rPr>
                <w:ins w:id="24371" w:author="Phuong Truong Thi" w:date="2024-10-16T01:03:00Z"/>
                <w:rFonts w:ascii="Times New Roman" w:eastAsia="Times New Roman" w:hAnsi="Times New Roman"/>
                <w:sz w:val="24"/>
                <w:szCs w:val="24"/>
                <w:lang w:eastAsia="vi-VN"/>
              </w:rPr>
            </w:pPr>
            <w:ins w:id="24372" w:author="Phuong Truong Thi" w:date="2024-10-16T01:03:00Z">
              <w:r w:rsidRPr="00A35FC0">
                <w:rPr>
                  <w:rFonts w:ascii="Times New Roman" w:eastAsia="Times New Roman" w:hAnsi="Times New Roman"/>
                  <w:sz w:val="24"/>
                  <w:szCs w:val="24"/>
                  <w:lang w:eastAsia="vi-VN"/>
                </w:rPr>
                <w:t>Y</w:t>
              </w:r>
            </w:ins>
          </w:p>
        </w:tc>
      </w:tr>
      <w:tr w:rsidR="00937058" w:rsidRPr="001859AE" w14:paraId="0D24DBF8" w14:textId="77777777" w:rsidTr="00817E47">
        <w:trPr>
          <w:trHeight w:val="276"/>
          <w:ins w:id="24373" w:author="Phuong Truong Thi" w:date="2024-10-16T01:03:00Z"/>
        </w:trPr>
        <w:tc>
          <w:tcPr>
            <w:tcW w:w="9342" w:type="dxa"/>
            <w:gridSpan w:val="7"/>
          </w:tcPr>
          <w:p w14:paraId="43541E8D" w14:textId="77777777" w:rsidR="00937058" w:rsidRPr="00126368" w:rsidRDefault="00937058" w:rsidP="00817E47">
            <w:pPr>
              <w:spacing w:before="0" w:line="240" w:lineRule="auto"/>
              <w:contextualSpacing w:val="0"/>
              <w:jc w:val="left"/>
              <w:rPr>
                <w:ins w:id="24374" w:author="Phuong Truong Thi" w:date="2024-10-16T01:03:00Z"/>
                <w:rFonts w:ascii="Times New Roman" w:eastAsia="Times New Roman" w:hAnsi="Times New Roman"/>
                <w:sz w:val="24"/>
                <w:szCs w:val="24"/>
                <w:lang w:val="vi-VN" w:eastAsia="vi-VN"/>
              </w:rPr>
            </w:pPr>
            <w:ins w:id="24375" w:author="Phuong Truong Thi" w:date="2024-10-16T01:03:00Z">
              <w:r w:rsidRPr="00A35FC0">
                <w:rPr>
                  <w:rFonts w:ascii="Times New Roman" w:eastAsia="Times New Roman" w:hAnsi="Times New Roman"/>
                  <w:sz w:val="24"/>
                  <w:szCs w:val="24"/>
                  <w:lang w:val="vi-VN" w:eastAsia="vi-VN"/>
                </w:rPr>
                <w:t>Thông tin chi nhánh &amp; cán bộ bán phụ trách KH</w:t>
              </w:r>
            </w:ins>
          </w:p>
        </w:tc>
      </w:tr>
      <w:tr w:rsidR="00F868EA" w:rsidRPr="00A35FC0" w14:paraId="0607A51C" w14:textId="77777777" w:rsidTr="005B45EC">
        <w:tblPrEx>
          <w:tblPrExChange w:id="24376" w:author="Phuong Truong Thi" w:date="2024-11-25T18:56:00Z">
            <w:tblPrEx>
              <w:tblW w:w="9252" w:type="dxa"/>
              <w:tblInd w:w="-95" w:type="dxa"/>
            </w:tblPrEx>
          </w:tblPrExChange>
        </w:tblPrEx>
        <w:trPr>
          <w:trHeight w:val="276"/>
          <w:ins w:id="24377" w:author="Phuong Truong Thi" w:date="2024-10-16T01:03:00Z"/>
          <w:trPrChange w:id="24378" w:author="Phuong Truong Thi" w:date="2024-11-25T18:56:00Z">
            <w:trPr>
              <w:gridBefore w:val="9"/>
              <w:trHeight w:val="276"/>
            </w:trPr>
          </w:trPrChange>
        </w:trPr>
        <w:tc>
          <w:tcPr>
            <w:tcW w:w="720" w:type="dxa"/>
            <w:shd w:val="clear" w:color="auto" w:fill="auto"/>
            <w:vAlign w:val="center"/>
            <w:tcPrChange w:id="24379" w:author="Phuong Truong Thi" w:date="2024-11-25T18:56:00Z">
              <w:tcPr>
                <w:tcW w:w="643" w:type="dxa"/>
                <w:gridSpan w:val="2"/>
                <w:shd w:val="clear" w:color="auto" w:fill="auto"/>
                <w:vAlign w:val="center"/>
              </w:tcPr>
            </w:tcPrChange>
          </w:tcPr>
          <w:p w14:paraId="5A177D47" w14:textId="77777777" w:rsidR="00F868EA" w:rsidRPr="00A35FC0" w:rsidRDefault="00F868EA" w:rsidP="00F868EA">
            <w:pPr>
              <w:pStyle w:val="ListParagraph"/>
              <w:numPr>
                <w:ilvl w:val="0"/>
                <w:numId w:val="70"/>
              </w:numPr>
              <w:spacing w:before="0" w:line="240" w:lineRule="auto"/>
              <w:contextualSpacing w:val="0"/>
              <w:jc w:val="left"/>
              <w:rPr>
                <w:ins w:id="24380" w:author="Phuong Truong Thi" w:date="2024-10-16T01:03:00Z"/>
                <w:rFonts w:eastAsia="Times New Roman"/>
                <w:color w:val="000000"/>
                <w:szCs w:val="24"/>
                <w:lang w:val="vi-VN" w:eastAsia="vi-VN"/>
              </w:rPr>
            </w:pPr>
          </w:p>
        </w:tc>
        <w:tc>
          <w:tcPr>
            <w:tcW w:w="1710" w:type="dxa"/>
            <w:shd w:val="clear" w:color="auto" w:fill="auto"/>
            <w:vAlign w:val="bottom"/>
            <w:hideMark/>
            <w:tcPrChange w:id="24381" w:author="Phuong Truong Thi" w:date="2024-11-25T18:56:00Z">
              <w:tcPr>
                <w:tcW w:w="2000" w:type="dxa"/>
                <w:gridSpan w:val="2"/>
                <w:shd w:val="clear" w:color="auto" w:fill="auto"/>
                <w:vAlign w:val="bottom"/>
                <w:hideMark/>
              </w:tcPr>
            </w:tcPrChange>
          </w:tcPr>
          <w:p w14:paraId="522DF1DF" w14:textId="77777777" w:rsidR="00F868EA" w:rsidRPr="00A35FC0" w:rsidRDefault="00F868EA" w:rsidP="00817E47">
            <w:pPr>
              <w:spacing w:before="0" w:line="240" w:lineRule="auto"/>
              <w:contextualSpacing w:val="0"/>
              <w:rPr>
                <w:ins w:id="24382" w:author="Phuong Truong Thi" w:date="2024-10-16T01:03:00Z"/>
                <w:rFonts w:ascii="Times New Roman" w:eastAsia="Times New Roman" w:hAnsi="Times New Roman"/>
                <w:color w:val="000000"/>
                <w:sz w:val="24"/>
                <w:szCs w:val="24"/>
                <w:lang w:val="vi-VN" w:eastAsia="vi-VN"/>
              </w:rPr>
            </w:pPr>
            <w:ins w:id="24383" w:author="Phuong Truong Thi" w:date="2024-10-16T01:03:00Z">
              <w:r w:rsidRPr="00A35FC0">
                <w:rPr>
                  <w:rFonts w:ascii="Times New Roman" w:hAnsi="Times New Roman"/>
                  <w:color w:val="000000"/>
                  <w:sz w:val="24"/>
                  <w:szCs w:val="24"/>
                </w:rPr>
                <w:t>Mã CN quản lý</w:t>
              </w:r>
            </w:ins>
          </w:p>
        </w:tc>
        <w:tc>
          <w:tcPr>
            <w:tcW w:w="2374" w:type="dxa"/>
            <w:vAlign w:val="bottom"/>
            <w:tcPrChange w:id="24384" w:author="Phuong Truong Thi" w:date="2024-11-25T18:56:00Z">
              <w:tcPr>
                <w:tcW w:w="2113" w:type="dxa"/>
                <w:gridSpan w:val="2"/>
                <w:vAlign w:val="bottom"/>
              </w:tcPr>
            </w:tcPrChange>
          </w:tcPr>
          <w:p w14:paraId="47A4D320" w14:textId="77777777" w:rsidR="00F868EA" w:rsidRPr="00126368" w:rsidRDefault="00F868EA" w:rsidP="00817E47">
            <w:pPr>
              <w:spacing w:before="0" w:line="240" w:lineRule="auto"/>
              <w:contextualSpacing w:val="0"/>
              <w:rPr>
                <w:ins w:id="24385" w:author="Phuong Truong Thi" w:date="2024-10-16T01:03:00Z"/>
                <w:rFonts w:ascii="Times New Roman" w:eastAsia="Times New Roman" w:hAnsi="Times New Roman"/>
                <w:color w:val="000000"/>
                <w:sz w:val="24"/>
                <w:szCs w:val="24"/>
                <w:lang w:val="vi-VN" w:eastAsia="vi-VN"/>
              </w:rPr>
            </w:pPr>
            <w:ins w:id="24386" w:author="Phuong Truong Thi" w:date="2024-10-16T01:03:00Z">
              <w:r w:rsidRPr="00126368">
                <w:rPr>
                  <w:rFonts w:ascii="Times New Roman" w:hAnsi="Times New Roman"/>
                  <w:color w:val="000000"/>
                  <w:sz w:val="24"/>
                  <w:szCs w:val="24"/>
                  <w:lang w:val="vi-VN"/>
                </w:rPr>
                <w:t>Mã chi nhánh quản lý khách hàng/ Book quản lý: VN0010338</w:t>
              </w:r>
            </w:ins>
          </w:p>
        </w:tc>
        <w:tc>
          <w:tcPr>
            <w:tcW w:w="928" w:type="dxa"/>
            <w:tcPrChange w:id="24387" w:author="Phuong Truong Thi" w:date="2024-11-25T18:56:00Z">
              <w:tcPr>
                <w:tcW w:w="920" w:type="dxa"/>
                <w:gridSpan w:val="2"/>
              </w:tcPr>
            </w:tcPrChange>
          </w:tcPr>
          <w:p w14:paraId="194447AC" w14:textId="77777777" w:rsidR="00F868EA" w:rsidRPr="00A35FC0" w:rsidRDefault="00F868EA" w:rsidP="00817E47">
            <w:pPr>
              <w:spacing w:before="0" w:line="240" w:lineRule="auto"/>
              <w:contextualSpacing w:val="0"/>
              <w:rPr>
                <w:ins w:id="24388" w:author="Phuong Truong Thi" w:date="2024-10-16T01:03:00Z"/>
                <w:rFonts w:ascii="Times New Roman" w:eastAsia="Times New Roman" w:hAnsi="Times New Roman"/>
                <w:color w:val="000000"/>
                <w:sz w:val="24"/>
                <w:szCs w:val="24"/>
                <w:lang w:eastAsia="vi-VN"/>
              </w:rPr>
            </w:pPr>
            <w:ins w:id="24389" w:author="Phuong Truong Thi" w:date="2024-10-16T01:03:00Z">
              <w:r w:rsidRPr="00E55B8F">
                <w:rPr>
                  <w:rFonts w:ascii="Times New Roman" w:hAnsi="Times New Roman"/>
                  <w:color w:val="000000"/>
                  <w:sz w:val="24"/>
                  <w:szCs w:val="24"/>
                  <w:lang w:val="vi-VN"/>
                </w:rPr>
                <w:t>EZ/T24</w:t>
              </w:r>
            </w:ins>
          </w:p>
        </w:tc>
        <w:tc>
          <w:tcPr>
            <w:tcW w:w="1067" w:type="dxa"/>
            <w:tcPrChange w:id="24390" w:author="Phuong Truong Thi" w:date="2024-11-25T18:56:00Z">
              <w:tcPr>
                <w:tcW w:w="1057" w:type="dxa"/>
                <w:gridSpan w:val="2"/>
              </w:tcPr>
            </w:tcPrChange>
          </w:tcPr>
          <w:p w14:paraId="6B7E4B2D" w14:textId="662C4C40" w:rsidR="00F868EA" w:rsidRPr="00A35FC0" w:rsidRDefault="00525739" w:rsidP="00817E47">
            <w:pPr>
              <w:spacing w:before="0" w:line="240" w:lineRule="auto"/>
              <w:contextualSpacing w:val="0"/>
              <w:rPr>
                <w:ins w:id="24391" w:author="Phuong Truong Thi" w:date="2024-10-16T01:03: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751" w:type="dxa"/>
            <w:shd w:val="clear" w:color="auto" w:fill="auto"/>
            <w:noWrap/>
            <w:vAlign w:val="center"/>
            <w:tcPrChange w:id="24392" w:author="Phuong Truong Thi" w:date="2024-11-25T18:56:00Z">
              <w:tcPr>
                <w:tcW w:w="1762" w:type="dxa"/>
                <w:gridSpan w:val="2"/>
                <w:shd w:val="clear" w:color="auto" w:fill="auto"/>
                <w:noWrap/>
                <w:vAlign w:val="center"/>
              </w:tcPr>
            </w:tcPrChange>
          </w:tcPr>
          <w:p w14:paraId="6716F84E" w14:textId="77777777" w:rsidR="00F868EA" w:rsidRPr="00A35FC0" w:rsidRDefault="00F868EA" w:rsidP="00817E47">
            <w:pPr>
              <w:spacing w:before="0" w:line="240" w:lineRule="auto"/>
              <w:contextualSpacing w:val="0"/>
              <w:rPr>
                <w:ins w:id="24393" w:author="Phuong Truong Thi" w:date="2024-10-16T01:03:00Z"/>
                <w:rFonts w:ascii="Times New Roman" w:eastAsia="Times New Roman" w:hAnsi="Times New Roman"/>
                <w:color w:val="000000"/>
                <w:sz w:val="24"/>
                <w:szCs w:val="24"/>
                <w:lang w:val="vi-VN" w:eastAsia="vi-VN"/>
              </w:rPr>
            </w:pPr>
          </w:p>
        </w:tc>
        <w:tc>
          <w:tcPr>
            <w:tcW w:w="792" w:type="dxa"/>
            <w:tcPrChange w:id="24394" w:author="Phuong Truong Thi" w:date="2024-11-25T18:56:00Z">
              <w:tcPr>
                <w:tcW w:w="757" w:type="dxa"/>
              </w:tcPr>
            </w:tcPrChange>
          </w:tcPr>
          <w:p w14:paraId="7740A505" w14:textId="77777777" w:rsidR="00F868EA" w:rsidRPr="00A35FC0" w:rsidRDefault="00F868EA" w:rsidP="00817E47">
            <w:pPr>
              <w:spacing w:before="0" w:line="240" w:lineRule="auto"/>
              <w:contextualSpacing w:val="0"/>
              <w:jc w:val="center"/>
              <w:rPr>
                <w:ins w:id="24395" w:author="Phuong Truong Thi" w:date="2024-10-16T01:03:00Z"/>
                <w:rFonts w:ascii="Times New Roman" w:eastAsia="Times New Roman" w:hAnsi="Times New Roman"/>
                <w:sz w:val="24"/>
                <w:szCs w:val="24"/>
                <w:lang w:val="vi-VN" w:eastAsia="vi-VN"/>
              </w:rPr>
            </w:pPr>
            <w:ins w:id="24396" w:author="Phuong Truong Thi" w:date="2024-10-16T01:03:00Z">
              <w:r w:rsidRPr="00A35FC0">
                <w:rPr>
                  <w:rFonts w:ascii="Times New Roman" w:eastAsia="Times New Roman" w:hAnsi="Times New Roman"/>
                  <w:sz w:val="24"/>
                  <w:szCs w:val="24"/>
                  <w:lang w:eastAsia="vi-VN"/>
                </w:rPr>
                <w:t>N</w:t>
              </w:r>
            </w:ins>
          </w:p>
        </w:tc>
      </w:tr>
      <w:tr w:rsidR="00F868EA" w:rsidRPr="00A35FC0" w14:paraId="51B4F3E5" w14:textId="77777777" w:rsidTr="005B45EC">
        <w:tblPrEx>
          <w:tblPrExChange w:id="24397" w:author="Phuong Truong Thi" w:date="2024-11-25T18:56:00Z">
            <w:tblPrEx>
              <w:tblW w:w="9252" w:type="dxa"/>
              <w:tblInd w:w="-95" w:type="dxa"/>
            </w:tblPrEx>
          </w:tblPrExChange>
        </w:tblPrEx>
        <w:trPr>
          <w:trHeight w:val="276"/>
          <w:ins w:id="24398" w:author="Phuong Truong Thi" w:date="2024-10-16T01:03:00Z"/>
          <w:trPrChange w:id="24399" w:author="Phuong Truong Thi" w:date="2024-11-25T18:56:00Z">
            <w:trPr>
              <w:gridBefore w:val="9"/>
              <w:trHeight w:val="276"/>
            </w:trPr>
          </w:trPrChange>
        </w:trPr>
        <w:tc>
          <w:tcPr>
            <w:tcW w:w="720" w:type="dxa"/>
            <w:shd w:val="clear" w:color="auto" w:fill="auto"/>
            <w:vAlign w:val="center"/>
            <w:tcPrChange w:id="24400" w:author="Phuong Truong Thi" w:date="2024-11-25T18:56:00Z">
              <w:tcPr>
                <w:tcW w:w="643" w:type="dxa"/>
                <w:gridSpan w:val="2"/>
                <w:shd w:val="clear" w:color="auto" w:fill="auto"/>
                <w:vAlign w:val="center"/>
              </w:tcPr>
            </w:tcPrChange>
          </w:tcPr>
          <w:p w14:paraId="6E55D30C" w14:textId="77777777" w:rsidR="00F868EA" w:rsidRPr="00A35FC0" w:rsidRDefault="00F868EA" w:rsidP="00F868EA">
            <w:pPr>
              <w:pStyle w:val="ListParagraph"/>
              <w:numPr>
                <w:ilvl w:val="0"/>
                <w:numId w:val="70"/>
              </w:numPr>
              <w:spacing w:before="0" w:line="240" w:lineRule="auto"/>
              <w:contextualSpacing w:val="0"/>
              <w:jc w:val="left"/>
              <w:rPr>
                <w:ins w:id="24401" w:author="Phuong Truong Thi" w:date="2024-10-16T01:03:00Z"/>
                <w:rFonts w:eastAsia="Times New Roman"/>
                <w:szCs w:val="24"/>
                <w:lang w:val="vi-VN" w:eastAsia="vi-VN"/>
              </w:rPr>
            </w:pPr>
          </w:p>
        </w:tc>
        <w:tc>
          <w:tcPr>
            <w:tcW w:w="1710" w:type="dxa"/>
            <w:shd w:val="clear" w:color="auto" w:fill="auto"/>
            <w:vAlign w:val="bottom"/>
            <w:hideMark/>
            <w:tcPrChange w:id="24402" w:author="Phuong Truong Thi" w:date="2024-11-25T18:56:00Z">
              <w:tcPr>
                <w:tcW w:w="2000" w:type="dxa"/>
                <w:gridSpan w:val="2"/>
                <w:shd w:val="clear" w:color="auto" w:fill="auto"/>
                <w:vAlign w:val="bottom"/>
                <w:hideMark/>
              </w:tcPr>
            </w:tcPrChange>
          </w:tcPr>
          <w:p w14:paraId="6D8E762F" w14:textId="77777777" w:rsidR="00F868EA" w:rsidRPr="00A35FC0" w:rsidRDefault="00F868EA" w:rsidP="00817E47">
            <w:pPr>
              <w:spacing w:before="0" w:line="240" w:lineRule="auto"/>
              <w:contextualSpacing w:val="0"/>
              <w:rPr>
                <w:ins w:id="24403" w:author="Phuong Truong Thi" w:date="2024-10-16T01:03:00Z"/>
                <w:rFonts w:ascii="Times New Roman" w:eastAsia="Times New Roman" w:hAnsi="Times New Roman"/>
                <w:sz w:val="24"/>
                <w:szCs w:val="24"/>
                <w:lang w:val="vi-VN" w:eastAsia="vi-VN"/>
              </w:rPr>
            </w:pPr>
            <w:ins w:id="24404" w:author="Phuong Truong Thi" w:date="2024-10-16T01:03:00Z">
              <w:r w:rsidRPr="00A35FC0">
                <w:rPr>
                  <w:rFonts w:ascii="Times New Roman" w:hAnsi="Times New Roman"/>
                  <w:color w:val="000000"/>
                  <w:sz w:val="24"/>
                  <w:szCs w:val="24"/>
                </w:rPr>
                <w:t>Tên CN quản lý</w:t>
              </w:r>
            </w:ins>
          </w:p>
        </w:tc>
        <w:tc>
          <w:tcPr>
            <w:tcW w:w="2374" w:type="dxa"/>
            <w:vAlign w:val="bottom"/>
            <w:tcPrChange w:id="24405" w:author="Phuong Truong Thi" w:date="2024-11-25T18:56:00Z">
              <w:tcPr>
                <w:tcW w:w="2113" w:type="dxa"/>
                <w:gridSpan w:val="2"/>
                <w:vAlign w:val="bottom"/>
              </w:tcPr>
            </w:tcPrChange>
          </w:tcPr>
          <w:p w14:paraId="0D58C89C" w14:textId="77777777" w:rsidR="00F868EA" w:rsidRPr="00126368" w:rsidRDefault="00F868EA" w:rsidP="00817E47">
            <w:pPr>
              <w:spacing w:before="0" w:line="240" w:lineRule="auto"/>
              <w:contextualSpacing w:val="0"/>
              <w:rPr>
                <w:ins w:id="24406" w:author="Phuong Truong Thi" w:date="2024-10-16T01:03:00Z"/>
                <w:rFonts w:ascii="Times New Roman" w:eastAsia="Times New Roman" w:hAnsi="Times New Roman"/>
                <w:color w:val="000000"/>
                <w:sz w:val="24"/>
                <w:szCs w:val="24"/>
                <w:lang w:val="vi-VN" w:eastAsia="vi-VN"/>
              </w:rPr>
            </w:pPr>
            <w:ins w:id="24407" w:author="Phuong Truong Thi" w:date="2024-10-16T01:03:00Z">
              <w:r w:rsidRPr="00126368">
                <w:rPr>
                  <w:rFonts w:ascii="Times New Roman" w:hAnsi="Times New Roman"/>
                  <w:color w:val="000000"/>
                  <w:sz w:val="24"/>
                  <w:szCs w:val="24"/>
                  <w:lang w:val="vi-VN"/>
                </w:rPr>
                <w:t>Tên chi nhánh quản lý khách hàng/ Book quản lý: VPBank Láng Hạ</w:t>
              </w:r>
            </w:ins>
          </w:p>
        </w:tc>
        <w:tc>
          <w:tcPr>
            <w:tcW w:w="928" w:type="dxa"/>
            <w:tcPrChange w:id="24408" w:author="Phuong Truong Thi" w:date="2024-11-25T18:56:00Z">
              <w:tcPr>
                <w:tcW w:w="920" w:type="dxa"/>
                <w:gridSpan w:val="2"/>
              </w:tcPr>
            </w:tcPrChange>
          </w:tcPr>
          <w:p w14:paraId="2214D2EE" w14:textId="77777777" w:rsidR="00F868EA" w:rsidRPr="00A35FC0" w:rsidRDefault="00F868EA" w:rsidP="00817E47">
            <w:pPr>
              <w:spacing w:before="0" w:line="240" w:lineRule="auto"/>
              <w:contextualSpacing w:val="0"/>
              <w:rPr>
                <w:ins w:id="24409" w:author="Phuong Truong Thi" w:date="2024-10-16T01:03:00Z"/>
                <w:rFonts w:ascii="Times New Roman" w:eastAsia="Times New Roman" w:hAnsi="Times New Roman"/>
                <w:color w:val="000000"/>
                <w:sz w:val="24"/>
                <w:szCs w:val="24"/>
                <w:lang w:eastAsia="vi-VN"/>
              </w:rPr>
            </w:pPr>
            <w:ins w:id="24410" w:author="Phuong Truong Thi" w:date="2024-10-16T01:03:00Z">
              <w:r w:rsidRPr="00E55B8F">
                <w:rPr>
                  <w:rFonts w:ascii="Times New Roman" w:hAnsi="Times New Roman"/>
                  <w:color w:val="000000"/>
                  <w:sz w:val="24"/>
                  <w:szCs w:val="24"/>
                  <w:lang w:val="vi-VN"/>
                </w:rPr>
                <w:t>EZ/T24</w:t>
              </w:r>
            </w:ins>
          </w:p>
        </w:tc>
        <w:tc>
          <w:tcPr>
            <w:tcW w:w="1067" w:type="dxa"/>
            <w:tcPrChange w:id="24411" w:author="Phuong Truong Thi" w:date="2024-11-25T18:56:00Z">
              <w:tcPr>
                <w:tcW w:w="1057" w:type="dxa"/>
                <w:gridSpan w:val="2"/>
              </w:tcPr>
            </w:tcPrChange>
          </w:tcPr>
          <w:p w14:paraId="5875B906" w14:textId="64BDF9E1" w:rsidR="0068028E" w:rsidRDefault="0068028E"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13ECA82A" w14:textId="16DDDD0B" w:rsidR="00F868EA" w:rsidRPr="00A35FC0" w:rsidRDefault="00525739" w:rsidP="00817E47">
            <w:pPr>
              <w:spacing w:before="0" w:line="240" w:lineRule="auto"/>
              <w:contextualSpacing w:val="0"/>
              <w:rPr>
                <w:ins w:id="24412" w:author="Phuong Truong Thi" w:date="2024-10-16T01:03:00Z"/>
                <w:rFonts w:ascii="Times New Roman" w:eastAsia="Times New Roman" w:hAnsi="Times New Roman"/>
                <w:sz w:val="24"/>
                <w:szCs w:val="24"/>
                <w:lang w:eastAsia="vi-VN"/>
              </w:rPr>
            </w:pPr>
            <w:commentRangeStart w:id="24413"/>
            <w:commentRangeStart w:id="24414"/>
            <w:commentRangeStart w:id="24415"/>
            <w:r>
              <w:rPr>
                <w:rFonts w:ascii="Times New Roman" w:eastAsia="Times New Roman" w:hAnsi="Times New Roman"/>
                <w:color w:val="000000"/>
                <w:sz w:val="24"/>
                <w:szCs w:val="24"/>
                <w:lang w:eastAsia="vi-VN"/>
              </w:rPr>
              <w:t>Text link</w:t>
            </w:r>
            <w:commentRangeEnd w:id="24413"/>
            <w:r w:rsidR="00017041">
              <w:rPr>
                <w:rStyle w:val="CommentReference"/>
                <w:lang w:val="x-none" w:eastAsia="x-none"/>
              </w:rPr>
              <w:commentReference w:id="24413"/>
            </w:r>
            <w:commentRangeEnd w:id="24414"/>
            <w:r w:rsidR="0068028E">
              <w:rPr>
                <w:rStyle w:val="CommentReference"/>
                <w:lang w:val="x-none" w:eastAsia="x-none"/>
              </w:rPr>
              <w:commentReference w:id="24414"/>
            </w:r>
            <w:commentRangeEnd w:id="24415"/>
            <w:r w:rsidR="007D13C9">
              <w:rPr>
                <w:rStyle w:val="CommentReference"/>
                <w:lang w:val="x-none" w:eastAsia="x-none"/>
              </w:rPr>
              <w:commentReference w:id="24415"/>
            </w:r>
          </w:p>
        </w:tc>
        <w:tc>
          <w:tcPr>
            <w:tcW w:w="1751" w:type="dxa"/>
            <w:shd w:val="clear" w:color="auto" w:fill="auto"/>
            <w:noWrap/>
            <w:vAlign w:val="center"/>
            <w:tcPrChange w:id="24416" w:author="Phuong Truong Thi" w:date="2024-11-25T18:56:00Z">
              <w:tcPr>
                <w:tcW w:w="1762" w:type="dxa"/>
                <w:gridSpan w:val="2"/>
                <w:shd w:val="clear" w:color="auto" w:fill="auto"/>
                <w:noWrap/>
                <w:vAlign w:val="center"/>
              </w:tcPr>
            </w:tcPrChange>
          </w:tcPr>
          <w:p w14:paraId="78FC1378" w14:textId="77777777" w:rsidR="00F868EA" w:rsidRPr="00A35FC0" w:rsidRDefault="00F868EA" w:rsidP="00817E47">
            <w:pPr>
              <w:spacing w:before="0" w:line="240" w:lineRule="auto"/>
              <w:contextualSpacing w:val="0"/>
              <w:rPr>
                <w:ins w:id="24417" w:author="Phuong Truong Thi" w:date="2024-10-16T01:03:00Z"/>
                <w:rFonts w:ascii="Times New Roman" w:eastAsia="Times New Roman" w:hAnsi="Times New Roman"/>
                <w:sz w:val="24"/>
                <w:szCs w:val="24"/>
                <w:lang w:val="vi-VN" w:eastAsia="vi-VN"/>
              </w:rPr>
            </w:pPr>
          </w:p>
        </w:tc>
        <w:tc>
          <w:tcPr>
            <w:tcW w:w="792" w:type="dxa"/>
            <w:tcPrChange w:id="24418" w:author="Phuong Truong Thi" w:date="2024-11-25T18:56:00Z">
              <w:tcPr>
                <w:tcW w:w="757" w:type="dxa"/>
              </w:tcPr>
            </w:tcPrChange>
          </w:tcPr>
          <w:p w14:paraId="7983D5FB" w14:textId="77777777" w:rsidR="00F868EA" w:rsidRPr="00A35FC0" w:rsidRDefault="00F868EA" w:rsidP="00817E47">
            <w:pPr>
              <w:spacing w:before="0" w:line="240" w:lineRule="auto"/>
              <w:contextualSpacing w:val="0"/>
              <w:jc w:val="center"/>
              <w:rPr>
                <w:ins w:id="24419" w:author="Phuong Truong Thi" w:date="2024-10-16T01:03:00Z"/>
                <w:rFonts w:ascii="Times New Roman" w:eastAsia="Times New Roman" w:hAnsi="Times New Roman"/>
                <w:sz w:val="24"/>
                <w:szCs w:val="24"/>
                <w:lang w:val="vi-VN" w:eastAsia="vi-VN"/>
              </w:rPr>
            </w:pPr>
            <w:ins w:id="24420" w:author="Phuong Truong Thi" w:date="2024-10-16T01:03:00Z">
              <w:r w:rsidRPr="00A35FC0">
                <w:rPr>
                  <w:rFonts w:ascii="Times New Roman" w:eastAsia="Times New Roman" w:hAnsi="Times New Roman"/>
                  <w:sz w:val="24"/>
                  <w:szCs w:val="24"/>
                  <w:lang w:eastAsia="vi-VN"/>
                </w:rPr>
                <w:t>N</w:t>
              </w:r>
            </w:ins>
          </w:p>
        </w:tc>
      </w:tr>
      <w:tr w:rsidR="00F868EA" w:rsidRPr="00A35FC0" w14:paraId="6D2F49E9" w14:textId="77777777" w:rsidTr="005B45EC">
        <w:tblPrEx>
          <w:tblPrExChange w:id="24421" w:author="Phuong Truong Thi" w:date="2024-11-25T18:56:00Z">
            <w:tblPrEx>
              <w:tblW w:w="9252" w:type="dxa"/>
              <w:tblInd w:w="-95" w:type="dxa"/>
            </w:tblPrEx>
          </w:tblPrExChange>
        </w:tblPrEx>
        <w:trPr>
          <w:trHeight w:val="276"/>
          <w:ins w:id="24422" w:author="Phuong Truong Thi" w:date="2024-10-16T01:03:00Z"/>
          <w:trPrChange w:id="24423" w:author="Phuong Truong Thi" w:date="2024-11-25T18:56:00Z">
            <w:trPr>
              <w:gridBefore w:val="9"/>
              <w:trHeight w:val="276"/>
            </w:trPr>
          </w:trPrChange>
        </w:trPr>
        <w:tc>
          <w:tcPr>
            <w:tcW w:w="720" w:type="dxa"/>
            <w:shd w:val="clear" w:color="auto" w:fill="auto"/>
            <w:vAlign w:val="center"/>
            <w:tcPrChange w:id="24424" w:author="Phuong Truong Thi" w:date="2024-11-25T18:56:00Z">
              <w:tcPr>
                <w:tcW w:w="643" w:type="dxa"/>
                <w:gridSpan w:val="2"/>
                <w:shd w:val="clear" w:color="auto" w:fill="auto"/>
                <w:vAlign w:val="center"/>
              </w:tcPr>
            </w:tcPrChange>
          </w:tcPr>
          <w:p w14:paraId="25FD7FD2" w14:textId="77777777" w:rsidR="00F868EA" w:rsidRPr="00A35FC0" w:rsidRDefault="00F868EA" w:rsidP="00F868EA">
            <w:pPr>
              <w:pStyle w:val="ListParagraph"/>
              <w:numPr>
                <w:ilvl w:val="0"/>
                <w:numId w:val="70"/>
              </w:numPr>
              <w:spacing w:before="0" w:line="240" w:lineRule="auto"/>
              <w:contextualSpacing w:val="0"/>
              <w:jc w:val="left"/>
              <w:rPr>
                <w:ins w:id="24425" w:author="Phuong Truong Thi" w:date="2024-10-16T01:03:00Z"/>
                <w:rFonts w:eastAsia="Times New Roman"/>
                <w:szCs w:val="24"/>
                <w:lang w:val="vi-VN" w:eastAsia="vi-VN"/>
              </w:rPr>
            </w:pPr>
          </w:p>
        </w:tc>
        <w:tc>
          <w:tcPr>
            <w:tcW w:w="1710" w:type="dxa"/>
            <w:shd w:val="clear" w:color="auto" w:fill="auto"/>
            <w:vAlign w:val="bottom"/>
            <w:hideMark/>
            <w:tcPrChange w:id="24426" w:author="Phuong Truong Thi" w:date="2024-11-25T18:56:00Z">
              <w:tcPr>
                <w:tcW w:w="2000" w:type="dxa"/>
                <w:gridSpan w:val="2"/>
                <w:shd w:val="clear" w:color="auto" w:fill="auto"/>
                <w:vAlign w:val="bottom"/>
                <w:hideMark/>
              </w:tcPr>
            </w:tcPrChange>
          </w:tcPr>
          <w:p w14:paraId="091D56C9" w14:textId="77777777" w:rsidR="00F868EA" w:rsidRPr="00A35FC0" w:rsidRDefault="00F868EA" w:rsidP="00817E47">
            <w:pPr>
              <w:spacing w:before="0" w:line="240" w:lineRule="auto"/>
              <w:contextualSpacing w:val="0"/>
              <w:rPr>
                <w:ins w:id="24427" w:author="Phuong Truong Thi" w:date="2024-10-16T01:03:00Z"/>
                <w:rFonts w:ascii="Times New Roman" w:eastAsia="Times New Roman" w:hAnsi="Times New Roman"/>
                <w:sz w:val="24"/>
                <w:szCs w:val="24"/>
                <w:lang w:val="vi-VN" w:eastAsia="vi-VN"/>
              </w:rPr>
            </w:pPr>
            <w:ins w:id="24428" w:author="Phuong Truong Thi" w:date="2024-10-16T01:03:00Z">
              <w:r w:rsidRPr="00A35FC0">
                <w:rPr>
                  <w:rFonts w:ascii="Times New Roman" w:hAnsi="Times New Roman"/>
                  <w:color w:val="000000"/>
                  <w:sz w:val="24"/>
                  <w:szCs w:val="24"/>
                </w:rPr>
                <w:t>Mã DAO CBBH</w:t>
              </w:r>
            </w:ins>
          </w:p>
        </w:tc>
        <w:tc>
          <w:tcPr>
            <w:tcW w:w="2374" w:type="dxa"/>
            <w:vAlign w:val="center"/>
            <w:tcPrChange w:id="24429" w:author="Phuong Truong Thi" w:date="2024-11-25T18:56:00Z">
              <w:tcPr>
                <w:tcW w:w="2113" w:type="dxa"/>
                <w:gridSpan w:val="2"/>
                <w:vAlign w:val="center"/>
              </w:tcPr>
            </w:tcPrChange>
          </w:tcPr>
          <w:p w14:paraId="45971909" w14:textId="77777777" w:rsidR="00F868EA" w:rsidRPr="00126368" w:rsidRDefault="00F868EA" w:rsidP="00817E47">
            <w:pPr>
              <w:spacing w:before="0" w:line="240" w:lineRule="auto"/>
              <w:contextualSpacing w:val="0"/>
              <w:rPr>
                <w:ins w:id="24430" w:author="Phuong Truong Thi" w:date="2024-10-16T01:03:00Z"/>
                <w:rFonts w:ascii="Times New Roman" w:eastAsia="Times New Roman" w:hAnsi="Times New Roman"/>
                <w:sz w:val="24"/>
                <w:szCs w:val="24"/>
                <w:lang w:val="vi-VN" w:eastAsia="vi-VN"/>
              </w:rPr>
            </w:pPr>
            <w:ins w:id="24431" w:author="Phuong Truong Thi" w:date="2024-10-16T01:03:00Z">
              <w:r w:rsidRPr="00126368">
                <w:rPr>
                  <w:rFonts w:ascii="Times New Roman" w:hAnsi="Times New Roman"/>
                  <w:color w:val="000000"/>
                  <w:sz w:val="24"/>
                  <w:szCs w:val="24"/>
                  <w:lang w:val="vi-VN"/>
                </w:rPr>
                <w:t>DAO cán bộ bán hàng gắn với KH</w:t>
              </w:r>
            </w:ins>
          </w:p>
        </w:tc>
        <w:tc>
          <w:tcPr>
            <w:tcW w:w="928" w:type="dxa"/>
            <w:tcPrChange w:id="24432" w:author="Phuong Truong Thi" w:date="2024-11-25T18:56:00Z">
              <w:tcPr>
                <w:tcW w:w="920" w:type="dxa"/>
                <w:gridSpan w:val="2"/>
              </w:tcPr>
            </w:tcPrChange>
          </w:tcPr>
          <w:p w14:paraId="50A85B11" w14:textId="77777777" w:rsidR="00F868EA" w:rsidRPr="00A35FC0" w:rsidRDefault="00F868EA" w:rsidP="00817E47">
            <w:pPr>
              <w:spacing w:before="0" w:line="240" w:lineRule="auto"/>
              <w:contextualSpacing w:val="0"/>
              <w:rPr>
                <w:ins w:id="24433" w:author="Phuong Truong Thi" w:date="2024-10-16T01:03:00Z"/>
                <w:rFonts w:ascii="Times New Roman" w:eastAsia="Times New Roman" w:hAnsi="Times New Roman"/>
                <w:sz w:val="24"/>
                <w:szCs w:val="24"/>
                <w:lang w:eastAsia="vi-VN"/>
              </w:rPr>
            </w:pPr>
            <w:ins w:id="24434" w:author="Phuong Truong Thi" w:date="2024-10-16T01:03:00Z">
              <w:r w:rsidRPr="00E55B8F">
                <w:rPr>
                  <w:rFonts w:ascii="Times New Roman" w:hAnsi="Times New Roman"/>
                  <w:color w:val="000000"/>
                  <w:sz w:val="24"/>
                  <w:szCs w:val="24"/>
                  <w:lang w:val="vi-VN"/>
                </w:rPr>
                <w:t>EZ/T24</w:t>
              </w:r>
            </w:ins>
          </w:p>
        </w:tc>
        <w:tc>
          <w:tcPr>
            <w:tcW w:w="1067" w:type="dxa"/>
            <w:tcPrChange w:id="24435" w:author="Phuong Truong Thi" w:date="2024-11-25T18:56:00Z">
              <w:tcPr>
                <w:tcW w:w="1057" w:type="dxa"/>
                <w:gridSpan w:val="2"/>
              </w:tcPr>
            </w:tcPrChange>
          </w:tcPr>
          <w:p w14:paraId="65BA6B1F" w14:textId="20A407BA" w:rsidR="00F868EA" w:rsidRPr="00A35FC0" w:rsidRDefault="00525739" w:rsidP="00817E47">
            <w:pPr>
              <w:spacing w:before="0" w:line="240" w:lineRule="auto"/>
              <w:contextualSpacing w:val="0"/>
              <w:rPr>
                <w:ins w:id="24436"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751" w:type="dxa"/>
            <w:shd w:val="clear" w:color="auto" w:fill="auto"/>
            <w:noWrap/>
            <w:vAlign w:val="center"/>
            <w:tcPrChange w:id="24437" w:author="Phuong Truong Thi" w:date="2024-11-25T18:56:00Z">
              <w:tcPr>
                <w:tcW w:w="1762" w:type="dxa"/>
                <w:gridSpan w:val="2"/>
                <w:shd w:val="clear" w:color="auto" w:fill="auto"/>
                <w:noWrap/>
                <w:vAlign w:val="center"/>
              </w:tcPr>
            </w:tcPrChange>
          </w:tcPr>
          <w:p w14:paraId="3BAC7D32" w14:textId="77777777" w:rsidR="00F868EA" w:rsidRPr="00A35FC0" w:rsidRDefault="00F868EA" w:rsidP="00817E47">
            <w:pPr>
              <w:spacing w:before="0" w:line="240" w:lineRule="auto"/>
              <w:contextualSpacing w:val="0"/>
              <w:rPr>
                <w:ins w:id="24438" w:author="Phuong Truong Thi" w:date="2024-10-16T01:03:00Z"/>
                <w:rFonts w:ascii="Times New Roman" w:eastAsia="Times New Roman" w:hAnsi="Times New Roman"/>
                <w:sz w:val="24"/>
                <w:szCs w:val="24"/>
                <w:lang w:val="vi-VN" w:eastAsia="vi-VN"/>
              </w:rPr>
            </w:pPr>
          </w:p>
        </w:tc>
        <w:tc>
          <w:tcPr>
            <w:tcW w:w="792" w:type="dxa"/>
            <w:tcPrChange w:id="24439" w:author="Phuong Truong Thi" w:date="2024-11-25T18:56:00Z">
              <w:tcPr>
                <w:tcW w:w="757" w:type="dxa"/>
              </w:tcPr>
            </w:tcPrChange>
          </w:tcPr>
          <w:p w14:paraId="634BC772" w14:textId="77777777" w:rsidR="00F868EA" w:rsidRPr="00A35FC0" w:rsidRDefault="00F868EA" w:rsidP="00817E47">
            <w:pPr>
              <w:spacing w:before="0" w:line="240" w:lineRule="auto"/>
              <w:contextualSpacing w:val="0"/>
              <w:jc w:val="center"/>
              <w:rPr>
                <w:ins w:id="24440" w:author="Phuong Truong Thi" w:date="2024-10-16T01:03:00Z"/>
                <w:rFonts w:ascii="Times New Roman" w:eastAsia="Times New Roman" w:hAnsi="Times New Roman"/>
                <w:sz w:val="24"/>
                <w:szCs w:val="24"/>
                <w:lang w:val="vi-VN" w:eastAsia="vi-VN"/>
              </w:rPr>
            </w:pPr>
            <w:ins w:id="24441" w:author="Phuong Truong Thi" w:date="2024-10-16T01:03:00Z">
              <w:r w:rsidRPr="00A35FC0">
                <w:rPr>
                  <w:rFonts w:ascii="Times New Roman" w:eastAsia="Times New Roman" w:hAnsi="Times New Roman"/>
                  <w:sz w:val="24"/>
                  <w:szCs w:val="24"/>
                  <w:lang w:eastAsia="vi-VN"/>
                </w:rPr>
                <w:t>N</w:t>
              </w:r>
            </w:ins>
          </w:p>
        </w:tc>
      </w:tr>
      <w:tr w:rsidR="00F868EA" w:rsidRPr="00A35FC0" w14:paraId="706A9B34" w14:textId="77777777" w:rsidTr="005B45EC">
        <w:tblPrEx>
          <w:tblPrExChange w:id="24442" w:author="Phuong Truong Thi" w:date="2024-11-25T18:56:00Z">
            <w:tblPrEx>
              <w:tblW w:w="9252" w:type="dxa"/>
              <w:tblInd w:w="-95" w:type="dxa"/>
            </w:tblPrEx>
          </w:tblPrExChange>
        </w:tblPrEx>
        <w:trPr>
          <w:trHeight w:val="276"/>
          <w:ins w:id="24443" w:author="Phuong Truong Thi" w:date="2024-10-16T01:03:00Z"/>
          <w:trPrChange w:id="24444" w:author="Phuong Truong Thi" w:date="2024-11-25T18:56:00Z">
            <w:trPr>
              <w:gridBefore w:val="9"/>
              <w:trHeight w:val="276"/>
            </w:trPr>
          </w:trPrChange>
        </w:trPr>
        <w:tc>
          <w:tcPr>
            <w:tcW w:w="720" w:type="dxa"/>
            <w:shd w:val="clear" w:color="auto" w:fill="auto"/>
            <w:vAlign w:val="center"/>
            <w:tcPrChange w:id="24445" w:author="Phuong Truong Thi" w:date="2024-11-25T18:56:00Z">
              <w:tcPr>
                <w:tcW w:w="643" w:type="dxa"/>
                <w:gridSpan w:val="2"/>
                <w:shd w:val="clear" w:color="auto" w:fill="auto"/>
                <w:vAlign w:val="center"/>
              </w:tcPr>
            </w:tcPrChange>
          </w:tcPr>
          <w:p w14:paraId="4A336641" w14:textId="77777777" w:rsidR="00F868EA" w:rsidRPr="00A35FC0" w:rsidRDefault="00F868EA" w:rsidP="00F868EA">
            <w:pPr>
              <w:pStyle w:val="ListParagraph"/>
              <w:numPr>
                <w:ilvl w:val="0"/>
                <w:numId w:val="70"/>
              </w:numPr>
              <w:spacing w:before="0" w:line="240" w:lineRule="auto"/>
              <w:contextualSpacing w:val="0"/>
              <w:jc w:val="left"/>
              <w:rPr>
                <w:ins w:id="24446" w:author="Phuong Truong Thi" w:date="2024-10-16T01:03:00Z"/>
                <w:rFonts w:eastAsia="Times New Roman"/>
                <w:szCs w:val="24"/>
                <w:lang w:val="vi-VN" w:eastAsia="vi-VN"/>
              </w:rPr>
            </w:pPr>
          </w:p>
        </w:tc>
        <w:tc>
          <w:tcPr>
            <w:tcW w:w="1710" w:type="dxa"/>
            <w:shd w:val="clear" w:color="auto" w:fill="auto"/>
            <w:vAlign w:val="bottom"/>
            <w:tcPrChange w:id="24447" w:author="Phuong Truong Thi" w:date="2024-11-25T18:56:00Z">
              <w:tcPr>
                <w:tcW w:w="2000" w:type="dxa"/>
                <w:gridSpan w:val="2"/>
                <w:shd w:val="clear" w:color="auto" w:fill="auto"/>
                <w:vAlign w:val="bottom"/>
              </w:tcPr>
            </w:tcPrChange>
          </w:tcPr>
          <w:p w14:paraId="30E6BA22" w14:textId="77777777" w:rsidR="00F868EA" w:rsidRPr="00A35FC0" w:rsidRDefault="00F868EA" w:rsidP="00817E47">
            <w:pPr>
              <w:spacing w:before="0" w:line="240" w:lineRule="auto"/>
              <w:contextualSpacing w:val="0"/>
              <w:rPr>
                <w:ins w:id="24448" w:author="Phuong Truong Thi" w:date="2024-10-16T01:03:00Z"/>
                <w:rFonts w:ascii="Times New Roman" w:hAnsi="Times New Roman"/>
                <w:sz w:val="24"/>
                <w:szCs w:val="24"/>
              </w:rPr>
            </w:pPr>
            <w:ins w:id="24449" w:author="Phuong Truong Thi" w:date="2024-10-16T01:03:00Z">
              <w:r w:rsidRPr="00A35FC0">
                <w:rPr>
                  <w:rFonts w:ascii="Times New Roman" w:hAnsi="Times New Roman"/>
                  <w:color w:val="000000"/>
                  <w:sz w:val="24"/>
                  <w:szCs w:val="24"/>
                </w:rPr>
                <w:t>Tên CBBH</w:t>
              </w:r>
            </w:ins>
          </w:p>
        </w:tc>
        <w:tc>
          <w:tcPr>
            <w:tcW w:w="2374" w:type="dxa"/>
            <w:vAlign w:val="center"/>
            <w:tcPrChange w:id="24450" w:author="Phuong Truong Thi" w:date="2024-11-25T18:56:00Z">
              <w:tcPr>
                <w:tcW w:w="2113" w:type="dxa"/>
                <w:gridSpan w:val="2"/>
                <w:vAlign w:val="center"/>
              </w:tcPr>
            </w:tcPrChange>
          </w:tcPr>
          <w:p w14:paraId="1E7F811F" w14:textId="77777777" w:rsidR="00F868EA" w:rsidRPr="00A35FC0" w:rsidRDefault="00F868EA" w:rsidP="00817E47">
            <w:pPr>
              <w:spacing w:before="0" w:line="240" w:lineRule="auto"/>
              <w:contextualSpacing w:val="0"/>
              <w:rPr>
                <w:ins w:id="24451" w:author="Phuong Truong Thi" w:date="2024-10-16T01:03:00Z"/>
                <w:rFonts w:ascii="Times New Roman" w:eastAsia="Times New Roman" w:hAnsi="Times New Roman"/>
                <w:color w:val="000000"/>
                <w:sz w:val="24"/>
                <w:szCs w:val="24"/>
                <w:lang w:eastAsia="vi-VN"/>
              </w:rPr>
            </w:pPr>
            <w:ins w:id="24452" w:author="Phuong Truong Thi" w:date="2024-10-16T01:03:00Z">
              <w:r w:rsidRPr="00A35FC0">
                <w:rPr>
                  <w:rFonts w:ascii="Times New Roman" w:hAnsi="Times New Roman"/>
                  <w:color w:val="000000"/>
                  <w:sz w:val="24"/>
                  <w:szCs w:val="24"/>
                </w:rPr>
                <w:t xml:space="preserve">Tên CBBH phụ trách khách hàng. </w:t>
              </w:r>
            </w:ins>
          </w:p>
        </w:tc>
        <w:tc>
          <w:tcPr>
            <w:tcW w:w="928" w:type="dxa"/>
            <w:tcPrChange w:id="24453" w:author="Phuong Truong Thi" w:date="2024-11-25T18:56:00Z">
              <w:tcPr>
                <w:tcW w:w="920" w:type="dxa"/>
                <w:gridSpan w:val="2"/>
              </w:tcPr>
            </w:tcPrChange>
          </w:tcPr>
          <w:p w14:paraId="1C8942C7" w14:textId="77777777" w:rsidR="00F868EA" w:rsidRPr="00A35FC0" w:rsidRDefault="00F868EA" w:rsidP="00817E47">
            <w:pPr>
              <w:spacing w:before="0" w:line="240" w:lineRule="auto"/>
              <w:contextualSpacing w:val="0"/>
              <w:rPr>
                <w:ins w:id="24454" w:author="Phuong Truong Thi" w:date="2024-10-16T01:03:00Z"/>
                <w:rFonts w:ascii="Times New Roman" w:eastAsia="Times New Roman" w:hAnsi="Times New Roman"/>
                <w:color w:val="000000"/>
                <w:sz w:val="24"/>
                <w:szCs w:val="24"/>
                <w:lang w:eastAsia="vi-VN"/>
              </w:rPr>
            </w:pPr>
            <w:ins w:id="24455" w:author="Phuong Truong Thi" w:date="2024-10-16T01:03:00Z">
              <w:r w:rsidRPr="00E55B8F">
                <w:rPr>
                  <w:rFonts w:ascii="Times New Roman" w:hAnsi="Times New Roman"/>
                  <w:color w:val="000000"/>
                  <w:sz w:val="24"/>
                  <w:szCs w:val="24"/>
                  <w:lang w:val="vi-VN"/>
                </w:rPr>
                <w:t>EZ/T24</w:t>
              </w:r>
            </w:ins>
          </w:p>
        </w:tc>
        <w:tc>
          <w:tcPr>
            <w:tcW w:w="1067" w:type="dxa"/>
            <w:tcPrChange w:id="24456" w:author="Phuong Truong Thi" w:date="2024-11-25T18:56:00Z">
              <w:tcPr>
                <w:tcW w:w="1057" w:type="dxa"/>
                <w:gridSpan w:val="2"/>
              </w:tcPr>
            </w:tcPrChange>
          </w:tcPr>
          <w:p w14:paraId="58D38ED4" w14:textId="6ED467B4" w:rsidR="00F868EA" w:rsidRPr="00A35FC0" w:rsidRDefault="00525739" w:rsidP="00817E47">
            <w:pPr>
              <w:spacing w:before="0" w:line="240" w:lineRule="auto"/>
              <w:contextualSpacing w:val="0"/>
              <w:rPr>
                <w:ins w:id="24457" w:author="Phuong Truong Thi" w:date="2024-10-16T01:03: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link</w:t>
            </w:r>
          </w:p>
        </w:tc>
        <w:tc>
          <w:tcPr>
            <w:tcW w:w="1751" w:type="dxa"/>
            <w:shd w:val="clear" w:color="auto" w:fill="auto"/>
            <w:noWrap/>
            <w:vAlign w:val="center"/>
            <w:tcPrChange w:id="24458" w:author="Phuong Truong Thi" w:date="2024-11-25T18:56:00Z">
              <w:tcPr>
                <w:tcW w:w="1762" w:type="dxa"/>
                <w:gridSpan w:val="2"/>
                <w:shd w:val="clear" w:color="auto" w:fill="auto"/>
                <w:noWrap/>
                <w:vAlign w:val="center"/>
              </w:tcPr>
            </w:tcPrChange>
          </w:tcPr>
          <w:p w14:paraId="471B403E" w14:textId="77777777" w:rsidR="00F868EA" w:rsidRPr="00A35FC0" w:rsidRDefault="00F868EA" w:rsidP="00817E47">
            <w:pPr>
              <w:spacing w:before="0" w:line="240" w:lineRule="auto"/>
              <w:contextualSpacing w:val="0"/>
              <w:rPr>
                <w:ins w:id="24459" w:author="Phuong Truong Thi" w:date="2024-10-16T01:03:00Z"/>
                <w:rFonts w:ascii="Times New Roman" w:eastAsia="Times New Roman" w:hAnsi="Times New Roman"/>
                <w:sz w:val="24"/>
                <w:szCs w:val="24"/>
                <w:lang w:val="vi-VN" w:eastAsia="vi-VN"/>
              </w:rPr>
            </w:pPr>
          </w:p>
        </w:tc>
        <w:tc>
          <w:tcPr>
            <w:tcW w:w="792" w:type="dxa"/>
            <w:tcPrChange w:id="24460" w:author="Phuong Truong Thi" w:date="2024-11-25T18:56:00Z">
              <w:tcPr>
                <w:tcW w:w="757" w:type="dxa"/>
              </w:tcPr>
            </w:tcPrChange>
          </w:tcPr>
          <w:p w14:paraId="7B7C7392" w14:textId="77777777" w:rsidR="00F868EA" w:rsidRPr="00A35FC0" w:rsidRDefault="00F868EA" w:rsidP="00817E47">
            <w:pPr>
              <w:spacing w:before="0" w:line="240" w:lineRule="auto"/>
              <w:contextualSpacing w:val="0"/>
              <w:jc w:val="center"/>
              <w:rPr>
                <w:ins w:id="24461" w:author="Phuong Truong Thi" w:date="2024-10-16T01:03:00Z"/>
                <w:rFonts w:ascii="Times New Roman" w:eastAsia="Times New Roman" w:hAnsi="Times New Roman"/>
                <w:sz w:val="24"/>
                <w:szCs w:val="24"/>
                <w:lang w:val="vi-VN" w:eastAsia="vi-VN"/>
              </w:rPr>
            </w:pPr>
            <w:ins w:id="24462" w:author="Phuong Truong Thi" w:date="2024-10-16T01:03:00Z">
              <w:r w:rsidRPr="00A35FC0">
                <w:rPr>
                  <w:rFonts w:ascii="Times New Roman" w:eastAsia="Times New Roman" w:hAnsi="Times New Roman"/>
                  <w:sz w:val="24"/>
                  <w:szCs w:val="24"/>
                  <w:lang w:eastAsia="vi-VN"/>
                </w:rPr>
                <w:t>N</w:t>
              </w:r>
            </w:ins>
          </w:p>
        </w:tc>
      </w:tr>
      <w:tr w:rsidR="00937058" w:rsidRPr="00A35FC0" w14:paraId="1F37BB4B" w14:textId="77777777" w:rsidTr="00817E47">
        <w:trPr>
          <w:trHeight w:val="276"/>
          <w:ins w:id="24463" w:author="Phuong Truong Thi" w:date="2024-10-16T01:03:00Z"/>
        </w:trPr>
        <w:tc>
          <w:tcPr>
            <w:tcW w:w="9342" w:type="dxa"/>
            <w:gridSpan w:val="7"/>
          </w:tcPr>
          <w:p w14:paraId="20315287" w14:textId="77777777" w:rsidR="00937058" w:rsidRPr="00A35FC0" w:rsidRDefault="00937058" w:rsidP="00817E47">
            <w:pPr>
              <w:spacing w:before="0" w:line="240" w:lineRule="auto"/>
              <w:contextualSpacing w:val="0"/>
              <w:jc w:val="left"/>
              <w:rPr>
                <w:ins w:id="24464" w:author="Phuong Truong Thi" w:date="2024-10-16T01:03:00Z"/>
                <w:rFonts w:ascii="Times New Roman" w:eastAsia="Times New Roman" w:hAnsi="Times New Roman"/>
                <w:sz w:val="24"/>
                <w:szCs w:val="24"/>
                <w:lang w:eastAsia="vi-VN"/>
              </w:rPr>
            </w:pPr>
            <w:ins w:id="24465" w:author="Phuong Truong Thi" w:date="2024-10-16T01:03:00Z">
              <w:r w:rsidRPr="00A35FC0">
                <w:rPr>
                  <w:rFonts w:ascii="Times New Roman" w:eastAsia="Times New Roman" w:hAnsi="Times New Roman"/>
                  <w:sz w:val="24"/>
                  <w:szCs w:val="24"/>
                  <w:lang w:eastAsia="vi-VN"/>
                </w:rPr>
                <w:t>Gợi ý bán</w:t>
              </w:r>
            </w:ins>
          </w:p>
        </w:tc>
      </w:tr>
      <w:tr w:rsidR="00F868EA" w:rsidRPr="00A35FC0" w14:paraId="5A703E96" w14:textId="77777777" w:rsidTr="005B45EC">
        <w:tblPrEx>
          <w:tblPrExChange w:id="24466" w:author="Phuong Truong Thi" w:date="2024-11-25T18:56:00Z">
            <w:tblPrEx>
              <w:tblW w:w="9252" w:type="dxa"/>
              <w:tblInd w:w="-95" w:type="dxa"/>
            </w:tblPrEx>
          </w:tblPrExChange>
        </w:tblPrEx>
        <w:trPr>
          <w:trHeight w:val="276"/>
          <w:ins w:id="24467" w:author="Phuong Truong Thi" w:date="2024-10-16T01:03:00Z"/>
          <w:trPrChange w:id="24468" w:author="Phuong Truong Thi" w:date="2024-11-25T18:56:00Z">
            <w:trPr>
              <w:gridBefore w:val="9"/>
              <w:trHeight w:val="276"/>
            </w:trPr>
          </w:trPrChange>
        </w:trPr>
        <w:tc>
          <w:tcPr>
            <w:tcW w:w="720" w:type="dxa"/>
            <w:shd w:val="clear" w:color="auto" w:fill="auto"/>
            <w:vAlign w:val="center"/>
            <w:tcPrChange w:id="24469" w:author="Phuong Truong Thi" w:date="2024-11-25T18:56:00Z">
              <w:tcPr>
                <w:tcW w:w="643" w:type="dxa"/>
                <w:gridSpan w:val="2"/>
                <w:shd w:val="clear" w:color="auto" w:fill="auto"/>
                <w:vAlign w:val="center"/>
              </w:tcPr>
            </w:tcPrChange>
          </w:tcPr>
          <w:p w14:paraId="3818F334" w14:textId="77777777" w:rsidR="00F868EA" w:rsidRPr="00A35FC0" w:rsidRDefault="00F868EA" w:rsidP="00F868EA">
            <w:pPr>
              <w:pStyle w:val="ListParagraph"/>
              <w:numPr>
                <w:ilvl w:val="0"/>
                <w:numId w:val="70"/>
              </w:numPr>
              <w:spacing w:before="0" w:line="240" w:lineRule="auto"/>
              <w:contextualSpacing w:val="0"/>
              <w:jc w:val="left"/>
              <w:rPr>
                <w:ins w:id="24470" w:author="Phuong Truong Thi" w:date="2024-10-16T01:03:00Z"/>
                <w:rFonts w:eastAsia="Times New Roman"/>
                <w:szCs w:val="24"/>
                <w:lang w:val="vi-VN" w:eastAsia="vi-VN"/>
              </w:rPr>
            </w:pPr>
          </w:p>
        </w:tc>
        <w:tc>
          <w:tcPr>
            <w:tcW w:w="1710" w:type="dxa"/>
            <w:shd w:val="clear" w:color="auto" w:fill="auto"/>
            <w:vAlign w:val="center"/>
            <w:tcPrChange w:id="24471" w:author="Phuong Truong Thi" w:date="2024-11-25T18:56:00Z">
              <w:tcPr>
                <w:tcW w:w="2000" w:type="dxa"/>
                <w:gridSpan w:val="2"/>
                <w:shd w:val="clear" w:color="auto" w:fill="auto"/>
                <w:vAlign w:val="center"/>
              </w:tcPr>
            </w:tcPrChange>
          </w:tcPr>
          <w:p w14:paraId="3036EC41" w14:textId="77777777" w:rsidR="00F868EA" w:rsidRPr="00A35FC0" w:rsidRDefault="00F868EA" w:rsidP="00817E47">
            <w:pPr>
              <w:spacing w:before="0" w:line="240" w:lineRule="auto"/>
              <w:contextualSpacing w:val="0"/>
              <w:rPr>
                <w:ins w:id="24472" w:author="Phuong Truong Thi" w:date="2024-10-16T01:03:00Z"/>
                <w:rFonts w:ascii="Times New Roman" w:hAnsi="Times New Roman"/>
                <w:sz w:val="24"/>
                <w:szCs w:val="24"/>
              </w:rPr>
            </w:pPr>
            <w:ins w:id="24473" w:author="Phuong Truong Thi" w:date="2024-10-16T01:03:00Z">
              <w:r w:rsidRPr="00A35FC0">
                <w:rPr>
                  <w:rFonts w:ascii="Times New Roman" w:hAnsi="Times New Roman"/>
                  <w:color w:val="000000"/>
                  <w:sz w:val="24"/>
                  <w:szCs w:val="24"/>
                </w:rPr>
                <w:t>Gợi ý bán 1</w:t>
              </w:r>
            </w:ins>
          </w:p>
        </w:tc>
        <w:tc>
          <w:tcPr>
            <w:tcW w:w="2374" w:type="dxa"/>
            <w:vAlign w:val="center"/>
            <w:tcPrChange w:id="24474" w:author="Phuong Truong Thi" w:date="2024-11-25T18:56:00Z">
              <w:tcPr>
                <w:tcW w:w="2113" w:type="dxa"/>
                <w:gridSpan w:val="2"/>
                <w:vAlign w:val="center"/>
              </w:tcPr>
            </w:tcPrChange>
          </w:tcPr>
          <w:p w14:paraId="461255B3" w14:textId="77777777" w:rsidR="00F868EA" w:rsidRPr="00A35FC0" w:rsidRDefault="00F868EA" w:rsidP="00817E47">
            <w:pPr>
              <w:spacing w:before="0" w:line="240" w:lineRule="auto"/>
              <w:contextualSpacing w:val="0"/>
              <w:rPr>
                <w:ins w:id="24475" w:author="Phuong Truong Thi" w:date="2024-10-16T01:03:00Z"/>
                <w:rFonts w:ascii="Times New Roman" w:eastAsia="Times New Roman" w:hAnsi="Times New Roman"/>
                <w:sz w:val="24"/>
                <w:szCs w:val="24"/>
                <w:lang w:eastAsia="vi-VN"/>
              </w:rPr>
            </w:pPr>
            <w:ins w:id="24476" w:author="Phuong Truong Thi" w:date="2024-10-16T01:03:00Z">
              <w:r w:rsidRPr="00A35FC0">
                <w:rPr>
                  <w:rFonts w:ascii="Times New Roman" w:hAnsi="Times New Roman"/>
                  <w:color w:val="000000"/>
                  <w:sz w:val="24"/>
                  <w:szCs w:val="24"/>
                </w:rPr>
                <w:t>Gợi ý bán sản phẩm từ Model AI của EDA</w:t>
              </w:r>
            </w:ins>
          </w:p>
        </w:tc>
        <w:tc>
          <w:tcPr>
            <w:tcW w:w="928" w:type="dxa"/>
            <w:tcPrChange w:id="24477" w:author="Phuong Truong Thi" w:date="2024-11-25T18:56:00Z">
              <w:tcPr>
                <w:tcW w:w="920" w:type="dxa"/>
                <w:gridSpan w:val="2"/>
              </w:tcPr>
            </w:tcPrChange>
          </w:tcPr>
          <w:p w14:paraId="486E96EF" w14:textId="77777777" w:rsidR="00F868EA" w:rsidRPr="00DC2024" w:rsidRDefault="00F868EA" w:rsidP="00817E47">
            <w:pPr>
              <w:spacing w:before="0" w:line="240" w:lineRule="auto"/>
              <w:contextualSpacing w:val="0"/>
              <w:rPr>
                <w:ins w:id="24478" w:author="Phuong Truong Thi" w:date="2024-10-16T01:03:00Z"/>
                <w:rFonts w:ascii="Times New Roman" w:eastAsia="Times New Roman" w:hAnsi="Times New Roman"/>
                <w:sz w:val="24"/>
                <w:szCs w:val="24"/>
                <w:lang w:val="vi-VN" w:eastAsia="vi-VN"/>
              </w:rPr>
            </w:pPr>
            <w:ins w:id="24479" w:author="Phuong Truong Thi" w:date="2024-10-16T01:03:00Z">
              <w:r>
                <w:rPr>
                  <w:rFonts w:ascii="Times New Roman" w:eastAsia="Times New Roman" w:hAnsi="Times New Roman"/>
                  <w:sz w:val="24"/>
                  <w:szCs w:val="24"/>
                  <w:lang w:val="vi-VN" w:eastAsia="vi-VN"/>
                </w:rPr>
                <w:t>EDA</w:t>
              </w:r>
            </w:ins>
          </w:p>
        </w:tc>
        <w:tc>
          <w:tcPr>
            <w:tcW w:w="1067" w:type="dxa"/>
            <w:tcPrChange w:id="24480" w:author="Phuong Truong Thi" w:date="2024-11-25T18:56:00Z">
              <w:tcPr>
                <w:tcW w:w="1057" w:type="dxa"/>
                <w:gridSpan w:val="2"/>
              </w:tcPr>
            </w:tcPrChange>
          </w:tcPr>
          <w:p w14:paraId="55A11FAC" w14:textId="6BA1DB24" w:rsidR="00F868EA" w:rsidRPr="00A35FC0" w:rsidRDefault="00525739" w:rsidP="00817E47">
            <w:pPr>
              <w:spacing w:before="0" w:line="240" w:lineRule="auto"/>
              <w:contextualSpacing w:val="0"/>
              <w:rPr>
                <w:ins w:id="24481"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751" w:type="dxa"/>
            <w:shd w:val="clear" w:color="auto" w:fill="auto"/>
            <w:noWrap/>
            <w:vAlign w:val="center"/>
            <w:tcPrChange w:id="24482" w:author="Phuong Truong Thi" w:date="2024-11-25T18:56:00Z">
              <w:tcPr>
                <w:tcW w:w="1762" w:type="dxa"/>
                <w:gridSpan w:val="2"/>
                <w:shd w:val="clear" w:color="auto" w:fill="auto"/>
                <w:noWrap/>
                <w:vAlign w:val="center"/>
              </w:tcPr>
            </w:tcPrChange>
          </w:tcPr>
          <w:p w14:paraId="2148E2F3" w14:textId="77777777" w:rsidR="00F868EA" w:rsidRPr="00A35FC0" w:rsidRDefault="00F868EA" w:rsidP="00817E47">
            <w:pPr>
              <w:spacing w:before="0" w:line="240" w:lineRule="auto"/>
              <w:contextualSpacing w:val="0"/>
              <w:rPr>
                <w:ins w:id="24483" w:author="Phuong Truong Thi" w:date="2024-10-16T01:03:00Z"/>
                <w:rFonts w:ascii="Times New Roman" w:eastAsia="Times New Roman" w:hAnsi="Times New Roman"/>
                <w:sz w:val="24"/>
                <w:szCs w:val="24"/>
                <w:lang w:val="vi-VN" w:eastAsia="vi-VN"/>
              </w:rPr>
            </w:pPr>
          </w:p>
        </w:tc>
        <w:tc>
          <w:tcPr>
            <w:tcW w:w="792" w:type="dxa"/>
            <w:tcPrChange w:id="24484" w:author="Phuong Truong Thi" w:date="2024-11-25T18:56:00Z">
              <w:tcPr>
                <w:tcW w:w="757" w:type="dxa"/>
              </w:tcPr>
            </w:tcPrChange>
          </w:tcPr>
          <w:p w14:paraId="0437597A" w14:textId="77777777" w:rsidR="00F868EA" w:rsidRPr="00A35FC0" w:rsidRDefault="00F868EA" w:rsidP="00817E47">
            <w:pPr>
              <w:spacing w:before="0" w:line="240" w:lineRule="auto"/>
              <w:contextualSpacing w:val="0"/>
              <w:jc w:val="center"/>
              <w:rPr>
                <w:ins w:id="24485" w:author="Phuong Truong Thi" w:date="2024-10-16T01:03:00Z"/>
                <w:rFonts w:ascii="Times New Roman" w:eastAsia="Times New Roman" w:hAnsi="Times New Roman"/>
                <w:sz w:val="24"/>
                <w:szCs w:val="24"/>
                <w:lang w:eastAsia="vi-VN"/>
              </w:rPr>
            </w:pPr>
            <w:ins w:id="24486" w:author="Phuong Truong Thi" w:date="2024-10-16T01:03:00Z">
              <w:r w:rsidRPr="00A35FC0">
                <w:rPr>
                  <w:rFonts w:ascii="Times New Roman" w:eastAsia="Times New Roman" w:hAnsi="Times New Roman"/>
                  <w:sz w:val="24"/>
                  <w:szCs w:val="24"/>
                  <w:lang w:eastAsia="vi-VN"/>
                </w:rPr>
                <w:t>Y</w:t>
              </w:r>
            </w:ins>
          </w:p>
        </w:tc>
      </w:tr>
      <w:tr w:rsidR="00F868EA" w:rsidRPr="00A35FC0" w14:paraId="2BDDFDE4" w14:textId="77777777" w:rsidTr="005B45EC">
        <w:tblPrEx>
          <w:tblPrExChange w:id="24487" w:author="Phuong Truong Thi" w:date="2024-11-25T18:56:00Z">
            <w:tblPrEx>
              <w:tblW w:w="9252" w:type="dxa"/>
              <w:tblInd w:w="-95" w:type="dxa"/>
            </w:tblPrEx>
          </w:tblPrExChange>
        </w:tblPrEx>
        <w:trPr>
          <w:trHeight w:val="276"/>
          <w:ins w:id="24488" w:author="Phuong Truong Thi" w:date="2024-10-16T01:03:00Z"/>
          <w:trPrChange w:id="24489" w:author="Phuong Truong Thi" w:date="2024-11-25T18:56:00Z">
            <w:trPr>
              <w:gridBefore w:val="9"/>
              <w:trHeight w:val="276"/>
            </w:trPr>
          </w:trPrChange>
        </w:trPr>
        <w:tc>
          <w:tcPr>
            <w:tcW w:w="720" w:type="dxa"/>
            <w:shd w:val="clear" w:color="auto" w:fill="auto"/>
            <w:vAlign w:val="center"/>
            <w:tcPrChange w:id="24490" w:author="Phuong Truong Thi" w:date="2024-11-25T18:56:00Z">
              <w:tcPr>
                <w:tcW w:w="643" w:type="dxa"/>
                <w:gridSpan w:val="2"/>
                <w:shd w:val="clear" w:color="auto" w:fill="auto"/>
                <w:vAlign w:val="center"/>
              </w:tcPr>
            </w:tcPrChange>
          </w:tcPr>
          <w:p w14:paraId="1F1DF336" w14:textId="77777777" w:rsidR="00F868EA" w:rsidRPr="00A35FC0" w:rsidRDefault="00F868EA" w:rsidP="00F868EA">
            <w:pPr>
              <w:pStyle w:val="ListParagraph"/>
              <w:numPr>
                <w:ilvl w:val="0"/>
                <w:numId w:val="70"/>
              </w:numPr>
              <w:spacing w:before="0" w:line="240" w:lineRule="auto"/>
              <w:contextualSpacing w:val="0"/>
              <w:jc w:val="left"/>
              <w:rPr>
                <w:ins w:id="24491" w:author="Phuong Truong Thi" w:date="2024-10-16T01:03:00Z"/>
                <w:rFonts w:eastAsia="Times New Roman"/>
                <w:szCs w:val="24"/>
                <w:lang w:val="vi-VN" w:eastAsia="vi-VN"/>
              </w:rPr>
            </w:pPr>
          </w:p>
        </w:tc>
        <w:tc>
          <w:tcPr>
            <w:tcW w:w="1710" w:type="dxa"/>
            <w:shd w:val="clear" w:color="auto" w:fill="auto"/>
            <w:vAlign w:val="center"/>
            <w:tcPrChange w:id="24492" w:author="Phuong Truong Thi" w:date="2024-11-25T18:56:00Z">
              <w:tcPr>
                <w:tcW w:w="2000" w:type="dxa"/>
                <w:gridSpan w:val="2"/>
                <w:shd w:val="clear" w:color="auto" w:fill="auto"/>
                <w:vAlign w:val="center"/>
              </w:tcPr>
            </w:tcPrChange>
          </w:tcPr>
          <w:p w14:paraId="5B08159D" w14:textId="77777777" w:rsidR="00F868EA" w:rsidRPr="00A35FC0" w:rsidRDefault="00F868EA" w:rsidP="00817E47">
            <w:pPr>
              <w:spacing w:before="0" w:line="240" w:lineRule="auto"/>
              <w:contextualSpacing w:val="0"/>
              <w:rPr>
                <w:ins w:id="24493" w:author="Phuong Truong Thi" w:date="2024-10-16T01:03:00Z"/>
                <w:rFonts w:ascii="Times New Roman" w:hAnsi="Times New Roman"/>
                <w:sz w:val="24"/>
                <w:szCs w:val="24"/>
              </w:rPr>
            </w:pPr>
            <w:ins w:id="24494" w:author="Phuong Truong Thi" w:date="2024-10-16T01:03:00Z">
              <w:r w:rsidRPr="00A35FC0">
                <w:rPr>
                  <w:rFonts w:ascii="Times New Roman" w:hAnsi="Times New Roman"/>
                  <w:color w:val="000000"/>
                  <w:sz w:val="24"/>
                  <w:szCs w:val="24"/>
                </w:rPr>
                <w:t>Gợi ý bán 2</w:t>
              </w:r>
            </w:ins>
          </w:p>
        </w:tc>
        <w:tc>
          <w:tcPr>
            <w:tcW w:w="2374" w:type="dxa"/>
            <w:vAlign w:val="center"/>
            <w:tcPrChange w:id="24495" w:author="Phuong Truong Thi" w:date="2024-11-25T18:56:00Z">
              <w:tcPr>
                <w:tcW w:w="2113" w:type="dxa"/>
                <w:gridSpan w:val="2"/>
                <w:vAlign w:val="center"/>
              </w:tcPr>
            </w:tcPrChange>
          </w:tcPr>
          <w:p w14:paraId="60320E50" w14:textId="77777777" w:rsidR="00F868EA" w:rsidRPr="00A35FC0" w:rsidRDefault="00F868EA" w:rsidP="00817E47">
            <w:pPr>
              <w:spacing w:before="0" w:line="240" w:lineRule="auto"/>
              <w:contextualSpacing w:val="0"/>
              <w:rPr>
                <w:ins w:id="24496" w:author="Phuong Truong Thi" w:date="2024-10-16T01:03:00Z"/>
                <w:rFonts w:ascii="Times New Roman" w:eastAsia="Times New Roman" w:hAnsi="Times New Roman"/>
                <w:sz w:val="24"/>
                <w:szCs w:val="24"/>
                <w:lang w:eastAsia="vi-VN"/>
              </w:rPr>
            </w:pPr>
            <w:ins w:id="24497" w:author="Phuong Truong Thi" w:date="2024-10-16T01:03:00Z">
              <w:r w:rsidRPr="00A35FC0">
                <w:rPr>
                  <w:rFonts w:ascii="Times New Roman" w:hAnsi="Times New Roman"/>
                  <w:color w:val="000000"/>
                  <w:sz w:val="24"/>
                  <w:szCs w:val="24"/>
                </w:rPr>
                <w:t>Gợi ý bán sản phẩm từ Model AI của EDA</w:t>
              </w:r>
            </w:ins>
          </w:p>
        </w:tc>
        <w:tc>
          <w:tcPr>
            <w:tcW w:w="928" w:type="dxa"/>
            <w:tcPrChange w:id="24498" w:author="Phuong Truong Thi" w:date="2024-11-25T18:56:00Z">
              <w:tcPr>
                <w:tcW w:w="920" w:type="dxa"/>
                <w:gridSpan w:val="2"/>
              </w:tcPr>
            </w:tcPrChange>
          </w:tcPr>
          <w:p w14:paraId="7B5BEA93" w14:textId="77777777" w:rsidR="00F868EA" w:rsidRPr="00A35FC0" w:rsidRDefault="00F868EA" w:rsidP="00817E47">
            <w:pPr>
              <w:spacing w:before="0" w:line="240" w:lineRule="auto"/>
              <w:contextualSpacing w:val="0"/>
              <w:rPr>
                <w:ins w:id="24499" w:author="Phuong Truong Thi" w:date="2024-10-16T01:03:00Z"/>
                <w:rFonts w:ascii="Times New Roman" w:eastAsia="Times New Roman" w:hAnsi="Times New Roman"/>
                <w:sz w:val="24"/>
                <w:szCs w:val="24"/>
                <w:lang w:eastAsia="vi-VN"/>
              </w:rPr>
            </w:pPr>
            <w:ins w:id="24500" w:author="Phuong Truong Thi" w:date="2024-10-16T01:03:00Z">
              <w:r>
                <w:rPr>
                  <w:rFonts w:ascii="Times New Roman" w:eastAsia="Times New Roman" w:hAnsi="Times New Roman"/>
                  <w:sz w:val="24"/>
                  <w:szCs w:val="24"/>
                  <w:lang w:val="vi-VN" w:eastAsia="vi-VN"/>
                </w:rPr>
                <w:t>EDA</w:t>
              </w:r>
            </w:ins>
          </w:p>
        </w:tc>
        <w:tc>
          <w:tcPr>
            <w:tcW w:w="1067" w:type="dxa"/>
            <w:tcPrChange w:id="24501" w:author="Phuong Truong Thi" w:date="2024-11-25T18:56:00Z">
              <w:tcPr>
                <w:tcW w:w="1057" w:type="dxa"/>
                <w:gridSpan w:val="2"/>
              </w:tcPr>
            </w:tcPrChange>
          </w:tcPr>
          <w:p w14:paraId="10430F9A" w14:textId="0F96F65B" w:rsidR="00F868EA" w:rsidRPr="00A35FC0" w:rsidRDefault="00525739" w:rsidP="00817E47">
            <w:pPr>
              <w:spacing w:before="0" w:line="240" w:lineRule="auto"/>
              <w:contextualSpacing w:val="0"/>
              <w:rPr>
                <w:ins w:id="24502"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751" w:type="dxa"/>
            <w:shd w:val="clear" w:color="auto" w:fill="auto"/>
            <w:noWrap/>
            <w:vAlign w:val="center"/>
            <w:tcPrChange w:id="24503" w:author="Phuong Truong Thi" w:date="2024-11-25T18:56:00Z">
              <w:tcPr>
                <w:tcW w:w="1762" w:type="dxa"/>
                <w:gridSpan w:val="2"/>
                <w:shd w:val="clear" w:color="auto" w:fill="auto"/>
                <w:noWrap/>
                <w:vAlign w:val="center"/>
              </w:tcPr>
            </w:tcPrChange>
          </w:tcPr>
          <w:p w14:paraId="77BA46B5" w14:textId="77777777" w:rsidR="00F868EA" w:rsidRPr="00A35FC0" w:rsidRDefault="00F868EA" w:rsidP="00817E47">
            <w:pPr>
              <w:spacing w:before="0" w:line="240" w:lineRule="auto"/>
              <w:contextualSpacing w:val="0"/>
              <w:rPr>
                <w:ins w:id="24504" w:author="Phuong Truong Thi" w:date="2024-10-16T01:03:00Z"/>
                <w:rFonts w:ascii="Times New Roman" w:eastAsia="Times New Roman" w:hAnsi="Times New Roman"/>
                <w:sz w:val="24"/>
                <w:szCs w:val="24"/>
                <w:lang w:val="vi-VN" w:eastAsia="vi-VN"/>
              </w:rPr>
            </w:pPr>
          </w:p>
        </w:tc>
        <w:tc>
          <w:tcPr>
            <w:tcW w:w="792" w:type="dxa"/>
            <w:tcPrChange w:id="24505" w:author="Phuong Truong Thi" w:date="2024-11-25T18:56:00Z">
              <w:tcPr>
                <w:tcW w:w="757" w:type="dxa"/>
              </w:tcPr>
            </w:tcPrChange>
          </w:tcPr>
          <w:p w14:paraId="40377DB2" w14:textId="77777777" w:rsidR="00F868EA" w:rsidRPr="00A35FC0" w:rsidRDefault="00F868EA" w:rsidP="00817E47">
            <w:pPr>
              <w:spacing w:before="0" w:line="240" w:lineRule="auto"/>
              <w:contextualSpacing w:val="0"/>
              <w:jc w:val="center"/>
              <w:rPr>
                <w:ins w:id="24506" w:author="Phuong Truong Thi" w:date="2024-10-16T01:03:00Z"/>
                <w:rFonts w:ascii="Times New Roman" w:eastAsia="Times New Roman" w:hAnsi="Times New Roman"/>
                <w:sz w:val="24"/>
                <w:szCs w:val="24"/>
                <w:lang w:eastAsia="vi-VN"/>
              </w:rPr>
            </w:pPr>
            <w:ins w:id="24507" w:author="Phuong Truong Thi" w:date="2024-10-16T01:03:00Z">
              <w:r w:rsidRPr="00A35FC0">
                <w:rPr>
                  <w:rFonts w:ascii="Times New Roman" w:eastAsia="Times New Roman" w:hAnsi="Times New Roman"/>
                  <w:sz w:val="24"/>
                  <w:szCs w:val="24"/>
                  <w:lang w:eastAsia="vi-VN"/>
                </w:rPr>
                <w:t>Y</w:t>
              </w:r>
            </w:ins>
          </w:p>
        </w:tc>
      </w:tr>
      <w:tr w:rsidR="00F868EA" w:rsidRPr="00A35FC0" w14:paraId="7C40F5B1" w14:textId="77777777" w:rsidTr="005B45EC">
        <w:tblPrEx>
          <w:tblPrExChange w:id="24508" w:author="Phuong Truong Thi" w:date="2024-11-25T18:56:00Z">
            <w:tblPrEx>
              <w:tblW w:w="9252" w:type="dxa"/>
              <w:tblInd w:w="-95" w:type="dxa"/>
            </w:tblPrEx>
          </w:tblPrExChange>
        </w:tblPrEx>
        <w:trPr>
          <w:trHeight w:val="276"/>
          <w:ins w:id="24509" w:author="Phuong Truong Thi" w:date="2024-10-16T01:03:00Z"/>
          <w:trPrChange w:id="24510" w:author="Phuong Truong Thi" w:date="2024-11-25T18:56:00Z">
            <w:trPr>
              <w:gridBefore w:val="9"/>
              <w:trHeight w:val="276"/>
            </w:trPr>
          </w:trPrChange>
        </w:trPr>
        <w:tc>
          <w:tcPr>
            <w:tcW w:w="720" w:type="dxa"/>
            <w:shd w:val="clear" w:color="auto" w:fill="auto"/>
            <w:vAlign w:val="center"/>
            <w:tcPrChange w:id="24511" w:author="Phuong Truong Thi" w:date="2024-11-25T18:56:00Z">
              <w:tcPr>
                <w:tcW w:w="643" w:type="dxa"/>
                <w:gridSpan w:val="2"/>
                <w:shd w:val="clear" w:color="auto" w:fill="auto"/>
                <w:vAlign w:val="center"/>
              </w:tcPr>
            </w:tcPrChange>
          </w:tcPr>
          <w:p w14:paraId="7E61E0B3" w14:textId="77777777" w:rsidR="00F868EA" w:rsidRPr="00A35FC0" w:rsidRDefault="00F868EA" w:rsidP="00F868EA">
            <w:pPr>
              <w:pStyle w:val="ListParagraph"/>
              <w:numPr>
                <w:ilvl w:val="0"/>
                <w:numId w:val="70"/>
              </w:numPr>
              <w:spacing w:before="0" w:line="240" w:lineRule="auto"/>
              <w:contextualSpacing w:val="0"/>
              <w:jc w:val="left"/>
              <w:rPr>
                <w:ins w:id="24512" w:author="Phuong Truong Thi" w:date="2024-10-16T01:03:00Z"/>
                <w:rFonts w:eastAsia="Times New Roman"/>
                <w:szCs w:val="24"/>
                <w:lang w:val="vi-VN" w:eastAsia="vi-VN"/>
              </w:rPr>
            </w:pPr>
          </w:p>
        </w:tc>
        <w:tc>
          <w:tcPr>
            <w:tcW w:w="1710" w:type="dxa"/>
            <w:shd w:val="clear" w:color="auto" w:fill="auto"/>
            <w:vAlign w:val="center"/>
            <w:tcPrChange w:id="24513" w:author="Phuong Truong Thi" w:date="2024-11-25T18:56:00Z">
              <w:tcPr>
                <w:tcW w:w="2000" w:type="dxa"/>
                <w:gridSpan w:val="2"/>
                <w:shd w:val="clear" w:color="auto" w:fill="auto"/>
                <w:vAlign w:val="center"/>
              </w:tcPr>
            </w:tcPrChange>
          </w:tcPr>
          <w:p w14:paraId="0BF6412B" w14:textId="77777777" w:rsidR="00F868EA" w:rsidRPr="00A35FC0" w:rsidRDefault="00F868EA" w:rsidP="00817E47">
            <w:pPr>
              <w:spacing w:before="0" w:line="240" w:lineRule="auto"/>
              <w:contextualSpacing w:val="0"/>
              <w:rPr>
                <w:ins w:id="24514" w:author="Phuong Truong Thi" w:date="2024-10-16T01:03:00Z"/>
                <w:rFonts w:ascii="Times New Roman" w:hAnsi="Times New Roman"/>
                <w:sz w:val="24"/>
                <w:szCs w:val="24"/>
              </w:rPr>
            </w:pPr>
            <w:ins w:id="24515" w:author="Phuong Truong Thi" w:date="2024-10-16T01:03:00Z">
              <w:r w:rsidRPr="00A35FC0">
                <w:rPr>
                  <w:rFonts w:ascii="Times New Roman" w:hAnsi="Times New Roman"/>
                  <w:color w:val="000000"/>
                  <w:sz w:val="24"/>
                  <w:szCs w:val="24"/>
                </w:rPr>
                <w:t>Gợi ý bán 3</w:t>
              </w:r>
            </w:ins>
          </w:p>
        </w:tc>
        <w:tc>
          <w:tcPr>
            <w:tcW w:w="2374" w:type="dxa"/>
            <w:vAlign w:val="center"/>
            <w:tcPrChange w:id="24516" w:author="Phuong Truong Thi" w:date="2024-11-25T18:56:00Z">
              <w:tcPr>
                <w:tcW w:w="2113" w:type="dxa"/>
                <w:gridSpan w:val="2"/>
                <w:vAlign w:val="center"/>
              </w:tcPr>
            </w:tcPrChange>
          </w:tcPr>
          <w:p w14:paraId="012ED821" w14:textId="77777777" w:rsidR="00F868EA" w:rsidRPr="00A35FC0" w:rsidRDefault="00F868EA" w:rsidP="00817E47">
            <w:pPr>
              <w:spacing w:before="0" w:line="240" w:lineRule="auto"/>
              <w:contextualSpacing w:val="0"/>
              <w:rPr>
                <w:ins w:id="24517" w:author="Phuong Truong Thi" w:date="2024-10-16T01:03:00Z"/>
                <w:rFonts w:ascii="Times New Roman" w:eastAsia="Times New Roman" w:hAnsi="Times New Roman"/>
                <w:sz w:val="24"/>
                <w:szCs w:val="24"/>
                <w:lang w:eastAsia="vi-VN"/>
              </w:rPr>
            </w:pPr>
            <w:ins w:id="24518" w:author="Phuong Truong Thi" w:date="2024-10-16T01:03:00Z">
              <w:r w:rsidRPr="00A35FC0">
                <w:rPr>
                  <w:rFonts w:ascii="Times New Roman" w:hAnsi="Times New Roman"/>
                  <w:color w:val="000000"/>
                  <w:sz w:val="24"/>
                  <w:szCs w:val="24"/>
                </w:rPr>
                <w:t>Gợi ý bán sản phẩm từ Model AI của EDA</w:t>
              </w:r>
            </w:ins>
          </w:p>
        </w:tc>
        <w:tc>
          <w:tcPr>
            <w:tcW w:w="928" w:type="dxa"/>
            <w:tcPrChange w:id="24519" w:author="Phuong Truong Thi" w:date="2024-11-25T18:56:00Z">
              <w:tcPr>
                <w:tcW w:w="920" w:type="dxa"/>
                <w:gridSpan w:val="2"/>
              </w:tcPr>
            </w:tcPrChange>
          </w:tcPr>
          <w:p w14:paraId="7D2624BB" w14:textId="77777777" w:rsidR="00F868EA" w:rsidRPr="00A35FC0" w:rsidRDefault="00F868EA" w:rsidP="00817E47">
            <w:pPr>
              <w:spacing w:before="0" w:line="240" w:lineRule="auto"/>
              <w:contextualSpacing w:val="0"/>
              <w:rPr>
                <w:ins w:id="24520" w:author="Phuong Truong Thi" w:date="2024-10-16T01:03:00Z"/>
                <w:rFonts w:ascii="Times New Roman" w:eastAsia="Times New Roman" w:hAnsi="Times New Roman"/>
                <w:sz w:val="24"/>
                <w:szCs w:val="24"/>
                <w:lang w:eastAsia="vi-VN"/>
              </w:rPr>
            </w:pPr>
            <w:ins w:id="24521" w:author="Phuong Truong Thi" w:date="2024-10-16T01:03:00Z">
              <w:r>
                <w:rPr>
                  <w:rFonts w:ascii="Times New Roman" w:eastAsia="Times New Roman" w:hAnsi="Times New Roman"/>
                  <w:sz w:val="24"/>
                  <w:szCs w:val="24"/>
                  <w:lang w:val="vi-VN" w:eastAsia="vi-VN"/>
                </w:rPr>
                <w:t>EDA</w:t>
              </w:r>
            </w:ins>
          </w:p>
        </w:tc>
        <w:tc>
          <w:tcPr>
            <w:tcW w:w="1067" w:type="dxa"/>
            <w:tcPrChange w:id="24522" w:author="Phuong Truong Thi" w:date="2024-11-25T18:56:00Z">
              <w:tcPr>
                <w:tcW w:w="1057" w:type="dxa"/>
                <w:gridSpan w:val="2"/>
              </w:tcPr>
            </w:tcPrChange>
          </w:tcPr>
          <w:p w14:paraId="3B5C035C" w14:textId="173CE1B6" w:rsidR="00F868EA" w:rsidRPr="00A35FC0" w:rsidRDefault="00525739" w:rsidP="00817E47">
            <w:pPr>
              <w:spacing w:before="0" w:line="240" w:lineRule="auto"/>
              <w:contextualSpacing w:val="0"/>
              <w:rPr>
                <w:ins w:id="24523" w:author="Phuong Truong Thi" w:date="2024-10-16T01:03: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751" w:type="dxa"/>
            <w:shd w:val="clear" w:color="auto" w:fill="auto"/>
            <w:noWrap/>
            <w:vAlign w:val="center"/>
            <w:tcPrChange w:id="24524" w:author="Phuong Truong Thi" w:date="2024-11-25T18:56:00Z">
              <w:tcPr>
                <w:tcW w:w="1762" w:type="dxa"/>
                <w:gridSpan w:val="2"/>
                <w:shd w:val="clear" w:color="auto" w:fill="auto"/>
                <w:noWrap/>
                <w:vAlign w:val="center"/>
              </w:tcPr>
            </w:tcPrChange>
          </w:tcPr>
          <w:p w14:paraId="53F9B551" w14:textId="77777777" w:rsidR="00F868EA" w:rsidRPr="00A35FC0" w:rsidRDefault="00F868EA" w:rsidP="00817E47">
            <w:pPr>
              <w:spacing w:before="0" w:line="240" w:lineRule="auto"/>
              <w:contextualSpacing w:val="0"/>
              <w:rPr>
                <w:ins w:id="24525" w:author="Phuong Truong Thi" w:date="2024-10-16T01:03:00Z"/>
                <w:rFonts w:ascii="Times New Roman" w:eastAsia="Times New Roman" w:hAnsi="Times New Roman"/>
                <w:sz w:val="24"/>
                <w:szCs w:val="24"/>
                <w:lang w:val="vi-VN" w:eastAsia="vi-VN"/>
              </w:rPr>
            </w:pPr>
          </w:p>
        </w:tc>
        <w:tc>
          <w:tcPr>
            <w:tcW w:w="792" w:type="dxa"/>
            <w:tcPrChange w:id="24526" w:author="Phuong Truong Thi" w:date="2024-11-25T18:56:00Z">
              <w:tcPr>
                <w:tcW w:w="757" w:type="dxa"/>
              </w:tcPr>
            </w:tcPrChange>
          </w:tcPr>
          <w:p w14:paraId="2DADB68C" w14:textId="77777777" w:rsidR="00F868EA" w:rsidRPr="00A35FC0" w:rsidRDefault="00F868EA" w:rsidP="00817E47">
            <w:pPr>
              <w:spacing w:before="0" w:line="240" w:lineRule="auto"/>
              <w:contextualSpacing w:val="0"/>
              <w:jc w:val="center"/>
              <w:rPr>
                <w:ins w:id="24527" w:author="Phuong Truong Thi" w:date="2024-10-16T01:03:00Z"/>
                <w:rFonts w:ascii="Times New Roman" w:eastAsia="Times New Roman" w:hAnsi="Times New Roman"/>
                <w:sz w:val="24"/>
                <w:szCs w:val="24"/>
                <w:lang w:eastAsia="vi-VN"/>
              </w:rPr>
            </w:pPr>
            <w:ins w:id="24528" w:author="Phuong Truong Thi" w:date="2024-10-16T01:03:00Z">
              <w:r w:rsidRPr="00A35FC0">
                <w:rPr>
                  <w:rFonts w:ascii="Times New Roman" w:eastAsia="Times New Roman" w:hAnsi="Times New Roman"/>
                  <w:sz w:val="24"/>
                  <w:szCs w:val="24"/>
                  <w:lang w:eastAsia="vi-VN"/>
                </w:rPr>
                <w:t>Y</w:t>
              </w:r>
            </w:ins>
          </w:p>
        </w:tc>
      </w:tr>
      <w:tr w:rsidR="00937058" w:rsidRPr="00A35FC0" w14:paraId="728918F2" w14:textId="77777777" w:rsidTr="00817E47">
        <w:trPr>
          <w:trHeight w:val="276"/>
          <w:ins w:id="24529" w:author="Phuong Truong Thi" w:date="2024-10-16T01:03:00Z"/>
        </w:trPr>
        <w:tc>
          <w:tcPr>
            <w:tcW w:w="9342" w:type="dxa"/>
            <w:gridSpan w:val="7"/>
          </w:tcPr>
          <w:p w14:paraId="258ECE32" w14:textId="4DA3C7F1" w:rsidR="00937058" w:rsidRPr="00A35FC0" w:rsidRDefault="00C54E78" w:rsidP="00817E47">
            <w:pPr>
              <w:spacing w:before="0" w:line="240" w:lineRule="auto"/>
              <w:contextualSpacing w:val="0"/>
              <w:jc w:val="left"/>
              <w:rPr>
                <w:ins w:id="24530" w:author="Phuong Truong Thi" w:date="2024-10-16T01:03:00Z"/>
                <w:rFonts w:ascii="Times New Roman" w:eastAsia="Times New Roman" w:hAnsi="Times New Roman"/>
                <w:sz w:val="24"/>
                <w:szCs w:val="24"/>
                <w:lang w:eastAsia="vi-VN"/>
              </w:rPr>
            </w:pPr>
            <w:commentRangeStart w:id="24531"/>
            <w:commentRangeStart w:id="24532"/>
            <w:commentRangeStart w:id="24533"/>
            <w:ins w:id="24534" w:author="Phuong Truong Thi" w:date="2024-11-27T12:45:00Z">
              <w:r w:rsidRPr="00A35FC0">
                <w:rPr>
                  <w:rFonts w:ascii="Times New Roman" w:eastAsia="Times New Roman" w:hAnsi="Times New Roman"/>
                  <w:sz w:val="24"/>
                  <w:szCs w:val="24"/>
                  <w:lang w:eastAsia="vi-VN"/>
                </w:rPr>
                <w:t>AUM</w:t>
              </w:r>
              <w:commentRangeEnd w:id="24531"/>
              <w:r>
                <w:rPr>
                  <w:rStyle w:val="CommentReference"/>
                  <w:lang w:val="x-none" w:eastAsia="x-none"/>
                </w:rPr>
                <w:commentReference w:id="24531"/>
              </w:r>
            </w:ins>
            <w:commentRangeEnd w:id="24532"/>
            <w:ins w:id="24535" w:author="Phuong Truong Thi" w:date="2024-12-05T18:38:00Z">
              <w:r w:rsidR="00FE644D">
                <w:rPr>
                  <w:rStyle w:val="CommentReference"/>
                  <w:lang w:val="x-none" w:eastAsia="x-none"/>
                </w:rPr>
                <w:commentReference w:id="24532"/>
              </w:r>
            </w:ins>
            <w:commentRangeEnd w:id="24533"/>
            <w:r w:rsidR="007D13C9">
              <w:rPr>
                <w:rStyle w:val="CommentReference"/>
                <w:lang w:val="x-none" w:eastAsia="x-none"/>
              </w:rPr>
              <w:commentReference w:id="24533"/>
            </w:r>
          </w:p>
        </w:tc>
      </w:tr>
      <w:tr w:rsidR="00F868EA" w:rsidRPr="00A35FC0" w14:paraId="0F970E05" w14:textId="77777777" w:rsidTr="005B45EC">
        <w:tblPrEx>
          <w:tblPrExChange w:id="24536" w:author="Phuong Truong Thi" w:date="2024-11-25T18:56:00Z">
            <w:tblPrEx>
              <w:tblW w:w="9252" w:type="dxa"/>
              <w:tblInd w:w="-95" w:type="dxa"/>
            </w:tblPrEx>
          </w:tblPrExChange>
        </w:tblPrEx>
        <w:trPr>
          <w:trHeight w:val="276"/>
          <w:ins w:id="24537" w:author="Phuong Truong Thi" w:date="2024-10-16T01:03:00Z"/>
          <w:trPrChange w:id="24538" w:author="Phuong Truong Thi" w:date="2024-11-25T18:56:00Z">
            <w:trPr>
              <w:gridBefore w:val="9"/>
              <w:trHeight w:val="276"/>
            </w:trPr>
          </w:trPrChange>
        </w:trPr>
        <w:tc>
          <w:tcPr>
            <w:tcW w:w="720" w:type="dxa"/>
            <w:shd w:val="clear" w:color="auto" w:fill="auto"/>
            <w:vAlign w:val="center"/>
            <w:tcPrChange w:id="24539" w:author="Phuong Truong Thi" w:date="2024-11-25T18:56:00Z">
              <w:tcPr>
                <w:tcW w:w="643" w:type="dxa"/>
                <w:gridSpan w:val="2"/>
                <w:shd w:val="clear" w:color="auto" w:fill="auto"/>
                <w:vAlign w:val="center"/>
              </w:tcPr>
            </w:tcPrChange>
          </w:tcPr>
          <w:p w14:paraId="108EF261" w14:textId="77777777" w:rsidR="00F868EA" w:rsidRPr="00A35FC0" w:rsidRDefault="00F868EA" w:rsidP="00F868EA">
            <w:pPr>
              <w:pStyle w:val="ListParagraph"/>
              <w:numPr>
                <w:ilvl w:val="0"/>
                <w:numId w:val="70"/>
              </w:numPr>
              <w:spacing w:before="0" w:line="240" w:lineRule="auto"/>
              <w:contextualSpacing w:val="0"/>
              <w:jc w:val="left"/>
              <w:rPr>
                <w:ins w:id="24540" w:author="Phuong Truong Thi" w:date="2024-10-16T01:03:00Z"/>
                <w:rFonts w:eastAsia="Times New Roman"/>
                <w:szCs w:val="24"/>
                <w:lang w:val="vi-VN" w:eastAsia="vi-VN"/>
              </w:rPr>
            </w:pPr>
          </w:p>
        </w:tc>
        <w:tc>
          <w:tcPr>
            <w:tcW w:w="1710" w:type="dxa"/>
            <w:shd w:val="clear" w:color="auto" w:fill="auto"/>
            <w:vAlign w:val="center"/>
            <w:tcPrChange w:id="24541" w:author="Phuong Truong Thi" w:date="2024-11-25T18:56:00Z">
              <w:tcPr>
                <w:tcW w:w="2000" w:type="dxa"/>
                <w:gridSpan w:val="2"/>
                <w:shd w:val="clear" w:color="auto" w:fill="auto"/>
                <w:vAlign w:val="center"/>
              </w:tcPr>
            </w:tcPrChange>
          </w:tcPr>
          <w:p w14:paraId="56F52D75" w14:textId="77777777" w:rsidR="00F868EA" w:rsidRPr="00126368" w:rsidRDefault="00F868EA" w:rsidP="00817E47">
            <w:pPr>
              <w:spacing w:before="0" w:line="240" w:lineRule="auto"/>
              <w:contextualSpacing w:val="0"/>
              <w:rPr>
                <w:ins w:id="24542" w:author="Phuong Truong Thi" w:date="2024-10-16T01:03:00Z"/>
                <w:rFonts w:ascii="Times New Roman" w:hAnsi="Times New Roman"/>
                <w:sz w:val="24"/>
                <w:szCs w:val="24"/>
                <w:lang w:val="vi-VN"/>
              </w:rPr>
            </w:pPr>
            <w:ins w:id="24543" w:author="Phuong Truong Thi" w:date="2024-10-16T01:03:00Z">
              <w:r w:rsidRPr="00126368">
                <w:rPr>
                  <w:rFonts w:ascii="Times New Roman" w:hAnsi="Times New Roman"/>
                  <w:color w:val="000000"/>
                  <w:sz w:val="24"/>
                  <w:szCs w:val="24"/>
                  <w:lang w:val="vi-VN"/>
                </w:rPr>
                <w:t>AUM tại ngày dữ liệu</w:t>
              </w:r>
            </w:ins>
          </w:p>
        </w:tc>
        <w:tc>
          <w:tcPr>
            <w:tcW w:w="2374" w:type="dxa"/>
            <w:vAlign w:val="center"/>
            <w:tcPrChange w:id="24544" w:author="Phuong Truong Thi" w:date="2024-11-25T18:56:00Z">
              <w:tcPr>
                <w:tcW w:w="2113" w:type="dxa"/>
                <w:gridSpan w:val="2"/>
                <w:vAlign w:val="center"/>
              </w:tcPr>
            </w:tcPrChange>
          </w:tcPr>
          <w:p w14:paraId="16DDC084" w14:textId="77777777" w:rsidR="00F868EA" w:rsidRPr="00126368" w:rsidRDefault="00F868EA" w:rsidP="00817E47">
            <w:pPr>
              <w:spacing w:before="0" w:line="240" w:lineRule="auto"/>
              <w:contextualSpacing w:val="0"/>
              <w:rPr>
                <w:ins w:id="24545" w:author="Phuong Truong Thi" w:date="2024-10-16T01:03:00Z"/>
                <w:rFonts w:ascii="Times New Roman" w:eastAsia="Times New Roman" w:hAnsi="Times New Roman"/>
                <w:sz w:val="24"/>
                <w:szCs w:val="24"/>
                <w:lang w:val="vi-VN" w:eastAsia="vi-VN"/>
              </w:rPr>
            </w:pPr>
            <w:ins w:id="24546" w:author="Phuong Truong Thi" w:date="2024-10-16T01:03:00Z">
              <w:r w:rsidRPr="00126368">
                <w:rPr>
                  <w:rFonts w:ascii="Times New Roman" w:hAnsi="Times New Roman"/>
                  <w:color w:val="000000"/>
                  <w:sz w:val="24"/>
                  <w:szCs w:val="24"/>
                  <w:lang w:val="vi-VN"/>
                </w:rPr>
                <w:t>AUM cuối kỳ (Tổng tài sản của khách hàng) tại ngày T-1</w:t>
              </w:r>
            </w:ins>
          </w:p>
        </w:tc>
        <w:tc>
          <w:tcPr>
            <w:tcW w:w="928" w:type="dxa"/>
            <w:tcPrChange w:id="24547" w:author="Phuong Truong Thi" w:date="2024-11-25T18:56:00Z">
              <w:tcPr>
                <w:tcW w:w="920" w:type="dxa"/>
                <w:gridSpan w:val="2"/>
              </w:tcPr>
            </w:tcPrChange>
          </w:tcPr>
          <w:p w14:paraId="542F47B7" w14:textId="77777777" w:rsidR="00F868EA" w:rsidRPr="00DC2024" w:rsidRDefault="00F868EA" w:rsidP="00817E47">
            <w:pPr>
              <w:spacing w:before="0" w:line="240" w:lineRule="auto"/>
              <w:contextualSpacing w:val="0"/>
              <w:rPr>
                <w:ins w:id="24548" w:author="Phuong Truong Thi" w:date="2024-10-16T01:03:00Z"/>
                <w:rFonts w:ascii="Times New Roman" w:eastAsia="Times New Roman" w:hAnsi="Times New Roman"/>
                <w:sz w:val="24"/>
                <w:szCs w:val="24"/>
                <w:lang w:val="vi-VN" w:eastAsia="vi-VN"/>
              </w:rPr>
            </w:pPr>
            <w:ins w:id="24549" w:author="Phuong Truong Thi" w:date="2024-10-16T01:03:00Z">
              <w:r>
                <w:rPr>
                  <w:rFonts w:ascii="Times New Roman" w:eastAsia="Times New Roman" w:hAnsi="Times New Roman"/>
                  <w:sz w:val="24"/>
                  <w:szCs w:val="24"/>
                  <w:lang w:val="vi-VN" w:eastAsia="vi-VN"/>
                </w:rPr>
                <w:t>CRM</w:t>
              </w:r>
            </w:ins>
          </w:p>
        </w:tc>
        <w:tc>
          <w:tcPr>
            <w:tcW w:w="1067" w:type="dxa"/>
            <w:tcPrChange w:id="24550" w:author="Phuong Truong Thi" w:date="2024-11-25T18:56:00Z">
              <w:tcPr>
                <w:tcW w:w="1057" w:type="dxa"/>
                <w:gridSpan w:val="2"/>
              </w:tcPr>
            </w:tcPrChange>
          </w:tcPr>
          <w:p w14:paraId="34DF276D" w14:textId="77777777" w:rsidR="00F868EA" w:rsidRPr="00A35FC0" w:rsidRDefault="00F868EA" w:rsidP="00817E47">
            <w:pPr>
              <w:spacing w:before="0" w:line="240" w:lineRule="auto"/>
              <w:contextualSpacing w:val="0"/>
              <w:rPr>
                <w:ins w:id="24551" w:author="Phuong Truong Thi" w:date="2024-10-16T01:03:00Z"/>
                <w:rFonts w:ascii="Times New Roman" w:eastAsia="Times New Roman" w:hAnsi="Times New Roman"/>
                <w:sz w:val="24"/>
                <w:szCs w:val="24"/>
                <w:lang w:eastAsia="vi-VN"/>
              </w:rPr>
            </w:pPr>
            <w:ins w:id="24552" w:author="Phuong Truong Thi" w:date="2024-10-16T01:03:00Z">
              <w:r>
                <w:rPr>
                  <w:rFonts w:ascii="Times New Roman" w:eastAsia="Times New Roman" w:hAnsi="Times New Roman"/>
                  <w:sz w:val="24"/>
                  <w:szCs w:val="24"/>
                  <w:lang w:eastAsia="vi-VN"/>
                </w:rPr>
                <w:t>Currency</w:t>
              </w:r>
              <w:r>
                <w:rPr>
                  <w:rFonts w:ascii="Times New Roman" w:eastAsia="Times New Roman" w:hAnsi="Times New Roman"/>
                  <w:sz w:val="24"/>
                  <w:szCs w:val="24"/>
                  <w:lang w:val="vi-VN" w:eastAsia="vi-VN"/>
                </w:rPr>
                <w:t xml:space="preserve"> </w:t>
              </w:r>
            </w:ins>
          </w:p>
        </w:tc>
        <w:tc>
          <w:tcPr>
            <w:tcW w:w="1751" w:type="dxa"/>
            <w:shd w:val="clear" w:color="auto" w:fill="auto"/>
            <w:noWrap/>
            <w:vAlign w:val="center"/>
            <w:tcPrChange w:id="24553" w:author="Phuong Truong Thi" w:date="2024-11-25T18:56:00Z">
              <w:tcPr>
                <w:tcW w:w="1762" w:type="dxa"/>
                <w:gridSpan w:val="2"/>
                <w:shd w:val="clear" w:color="auto" w:fill="auto"/>
                <w:noWrap/>
                <w:vAlign w:val="center"/>
              </w:tcPr>
            </w:tcPrChange>
          </w:tcPr>
          <w:p w14:paraId="6FF8424F" w14:textId="77777777" w:rsidR="00F868EA" w:rsidRPr="00A35FC0" w:rsidRDefault="00F868EA" w:rsidP="00817E47">
            <w:pPr>
              <w:spacing w:before="0" w:line="240" w:lineRule="auto"/>
              <w:contextualSpacing w:val="0"/>
              <w:rPr>
                <w:ins w:id="24554" w:author="Phuong Truong Thi" w:date="2024-10-16T01:03:00Z"/>
                <w:rFonts w:ascii="Times New Roman" w:eastAsia="Times New Roman" w:hAnsi="Times New Roman"/>
                <w:sz w:val="24"/>
                <w:szCs w:val="24"/>
                <w:lang w:val="vi-VN" w:eastAsia="vi-VN"/>
              </w:rPr>
            </w:pPr>
          </w:p>
        </w:tc>
        <w:tc>
          <w:tcPr>
            <w:tcW w:w="792" w:type="dxa"/>
            <w:tcPrChange w:id="24555" w:author="Phuong Truong Thi" w:date="2024-11-25T18:56:00Z">
              <w:tcPr>
                <w:tcW w:w="757" w:type="dxa"/>
              </w:tcPr>
            </w:tcPrChange>
          </w:tcPr>
          <w:p w14:paraId="2214B601" w14:textId="77777777" w:rsidR="00F868EA" w:rsidRPr="00A35FC0" w:rsidRDefault="00F868EA" w:rsidP="00817E47">
            <w:pPr>
              <w:spacing w:before="0" w:line="240" w:lineRule="auto"/>
              <w:contextualSpacing w:val="0"/>
              <w:jc w:val="center"/>
              <w:rPr>
                <w:ins w:id="24556" w:author="Phuong Truong Thi" w:date="2024-10-16T01:03:00Z"/>
                <w:rFonts w:ascii="Times New Roman" w:eastAsia="Times New Roman" w:hAnsi="Times New Roman"/>
                <w:sz w:val="24"/>
                <w:szCs w:val="24"/>
                <w:lang w:eastAsia="vi-VN"/>
              </w:rPr>
            </w:pPr>
            <w:ins w:id="24557" w:author="Phuong Truong Thi" w:date="2024-10-16T01:03:00Z">
              <w:r w:rsidRPr="00A35FC0">
                <w:rPr>
                  <w:rFonts w:ascii="Times New Roman" w:eastAsia="Times New Roman" w:hAnsi="Times New Roman"/>
                  <w:sz w:val="24"/>
                  <w:szCs w:val="24"/>
                  <w:lang w:eastAsia="vi-VN"/>
                </w:rPr>
                <w:t>Y</w:t>
              </w:r>
            </w:ins>
          </w:p>
        </w:tc>
      </w:tr>
      <w:tr w:rsidR="00F868EA" w:rsidRPr="00A35FC0" w14:paraId="7B459EAA" w14:textId="77777777" w:rsidTr="005B45EC">
        <w:tblPrEx>
          <w:tblPrExChange w:id="24558" w:author="Phuong Truong Thi" w:date="2024-11-25T18:56:00Z">
            <w:tblPrEx>
              <w:tblW w:w="9252" w:type="dxa"/>
              <w:tblInd w:w="-95" w:type="dxa"/>
            </w:tblPrEx>
          </w:tblPrExChange>
        </w:tblPrEx>
        <w:trPr>
          <w:trHeight w:val="276"/>
          <w:ins w:id="24559" w:author="Phuong Truong Thi" w:date="2024-10-16T01:03:00Z"/>
          <w:trPrChange w:id="24560" w:author="Phuong Truong Thi" w:date="2024-11-25T18:56:00Z">
            <w:trPr>
              <w:gridBefore w:val="9"/>
              <w:trHeight w:val="276"/>
            </w:trPr>
          </w:trPrChange>
        </w:trPr>
        <w:tc>
          <w:tcPr>
            <w:tcW w:w="720" w:type="dxa"/>
            <w:shd w:val="clear" w:color="auto" w:fill="auto"/>
            <w:vAlign w:val="center"/>
            <w:tcPrChange w:id="24561" w:author="Phuong Truong Thi" w:date="2024-11-25T18:56:00Z">
              <w:tcPr>
                <w:tcW w:w="643" w:type="dxa"/>
                <w:gridSpan w:val="2"/>
                <w:shd w:val="clear" w:color="auto" w:fill="auto"/>
                <w:vAlign w:val="center"/>
              </w:tcPr>
            </w:tcPrChange>
          </w:tcPr>
          <w:p w14:paraId="31019E80" w14:textId="77777777" w:rsidR="00F868EA" w:rsidRPr="00A35FC0" w:rsidRDefault="00F868EA" w:rsidP="00F868EA">
            <w:pPr>
              <w:pStyle w:val="ListParagraph"/>
              <w:numPr>
                <w:ilvl w:val="0"/>
                <w:numId w:val="70"/>
              </w:numPr>
              <w:spacing w:before="0" w:line="240" w:lineRule="auto"/>
              <w:contextualSpacing w:val="0"/>
              <w:jc w:val="left"/>
              <w:rPr>
                <w:ins w:id="24562" w:author="Phuong Truong Thi" w:date="2024-10-16T01:03:00Z"/>
                <w:rFonts w:eastAsia="Times New Roman"/>
                <w:szCs w:val="24"/>
                <w:lang w:val="vi-VN" w:eastAsia="vi-VN"/>
              </w:rPr>
            </w:pPr>
          </w:p>
        </w:tc>
        <w:tc>
          <w:tcPr>
            <w:tcW w:w="1710" w:type="dxa"/>
            <w:shd w:val="clear" w:color="auto" w:fill="auto"/>
            <w:vAlign w:val="center"/>
            <w:tcPrChange w:id="24563" w:author="Phuong Truong Thi" w:date="2024-11-25T18:56:00Z">
              <w:tcPr>
                <w:tcW w:w="2000" w:type="dxa"/>
                <w:gridSpan w:val="2"/>
                <w:shd w:val="clear" w:color="auto" w:fill="auto"/>
                <w:vAlign w:val="center"/>
              </w:tcPr>
            </w:tcPrChange>
          </w:tcPr>
          <w:p w14:paraId="262A4F52" w14:textId="77777777" w:rsidR="00F868EA" w:rsidRPr="00A35FC0" w:rsidRDefault="00F868EA" w:rsidP="00817E47">
            <w:pPr>
              <w:spacing w:before="0" w:line="240" w:lineRule="auto"/>
              <w:contextualSpacing w:val="0"/>
              <w:rPr>
                <w:ins w:id="24564" w:author="Phuong Truong Thi" w:date="2024-10-16T01:03:00Z"/>
                <w:rFonts w:ascii="Times New Roman" w:hAnsi="Times New Roman"/>
                <w:sz w:val="24"/>
                <w:szCs w:val="24"/>
              </w:rPr>
            </w:pPr>
            <w:ins w:id="24565" w:author="Phuong Truong Thi" w:date="2024-10-16T01:03:00Z">
              <w:r w:rsidRPr="00A35FC0">
                <w:rPr>
                  <w:rFonts w:ascii="Times New Roman" w:hAnsi="Times New Roman"/>
                  <w:color w:val="000000"/>
                  <w:sz w:val="24"/>
                  <w:szCs w:val="24"/>
                </w:rPr>
                <w:t>AUM trung bình tháng trước</w:t>
              </w:r>
            </w:ins>
          </w:p>
        </w:tc>
        <w:tc>
          <w:tcPr>
            <w:tcW w:w="2374" w:type="dxa"/>
            <w:vAlign w:val="center"/>
            <w:tcPrChange w:id="24566" w:author="Phuong Truong Thi" w:date="2024-11-25T18:56:00Z">
              <w:tcPr>
                <w:tcW w:w="2113" w:type="dxa"/>
                <w:gridSpan w:val="2"/>
                <w:vAlign w:val="center"/>
              </w:tcPr>
            </w:tcPrChange>
          </w:tcPr>
          <w:p w14:paraId="4031C6D2" w14:textId="77777777" w:rsidR="00F868EA" w:rsidRPr="00A35FC0" w:rsidRDefault="00F868EA" w:rsidP="00817E47">
            <w:pPr>
              <w:spacing w:before="0" w:line="240" w:lineRule="auto"/>
              <w:contextualSpacing w:val="0"/>
              <w:rPr>
                <w:ins w:id="24567" w:author="Phuong Truong Thi" w:date="2024-10-16T01:03:00Z"/>
                <w:rFonts w:ascii="Times New Roman" w:eastAsia="Times New Roman" w:hAnsi="Times New Roman"/>
                <w:sz w:val="24"/>
                <w:szCs w:val="24"/>
                <w:lang w:eastAsia="vi-VN"/>
              </w:rPr>
            </w:pPr>
            <w:ins w:id="24568" w:author="Phuong Truong Thi" w:date="2024-10-16T01:03:00Z">
              <w:r w:rsidRPr="00A35FC0">
                <w:rPr>
                  <w:rFonts w:ascii="Times New Roman" w:hAnsi="Times New Roman"/>
                  <w:color w:val="000000"/>
                  <w:sz w:val="24"/>
                  <w:szCs w:val="24"/>
                </w:rPr>
                <w:t>AUM (Tổng tài sản của khách hàng) trung bình của tháng trước</w:t>
              </w:r>
            </w:ins>
          </w:p>
        </w:tc>
        <w:tc>
          <w:tcPr>
            <w:tcW w:w="928" w:type="dxa"/>
            <w:tcPrChange w:id="24569" w:author="Phuong Truong Thi" w:date="2024-11-25T18:56:00Z">
              <w:tcPr>
                <w:tcW w:w="920" w:type="dxa"/>
                <w:gridSpan w:val="2"/>
              </w:tcPr>
            </w:tcPrChange>
          </w:tcPr>
          <w:p w14:paraId="50A52B72" w14:textId="77777777" w:rsidR="00F868EA" w:rsidRPr="00A35FC0" w:rsidRDefault="00F868EA" w:rsidP="00817E47">
            <w:pPr>
              <w:spacing w:before="0" w:line="240" w:lineRule="auto"/>
              <w:contextualSpacing w:val="0"/>
              <w:rPr>
                <w:ins w:id="24570" w:author="Phuong Truong Thi" w:date="2024-10-16T01:03:00Z"/>
                <w:rFonts w:ascii="Times New Roman" w:eastAsia="Times New Roman" w:hAnsi="Times New Roman"/>
                <w:sz w:val="24"/>
                <w:szCs w:val="24"/>
                <w:lang w:eastAsia="vi-VN"/>
              </w:rPr>
            </w:pPr>
            <w:ins w:id="24571" w:author="Phuong Truong Thi" w:date="2024-10-16T01:03:00Z">
              <w:r w:rsidRPr="00CB1D4E">
                <w:rPr>
                  <w:rFonts w:ascii="Times New Roman" w:eastAsia="Times New Roman" w:hAnsi="Times New Roman"/>
                  <w:sz w:val="24"/>
                  <w:szCs w:val="24"/>
                  <w:lang w:val="vi-VN" w:eastAsia="vi-VN"/>
                </w:rPr>
                <w:t>CRM</w:t>
              </w:r>
            </w:ins>
          </w:p>
        </w:tc>
        <w:tc>
          <w:tcPr>
            <w:tcW w:w="1067" w:type="dxa"/>
            <w:tcPrChange w:id="24572" w:author="Phuong Truong Thi" w:date="2024-11-25T18:56:00Z">
              <w:tcPr>
                <w:tcW w:w="1057" w:type="dxa"/>
                <w:gridSpan w:val="2"/>
              </w:tcPr>
            </w:tcPrChange>
          </w:tcPr>
          <w:p w14:paraId="6B80A75A" w14:textId="77777777" w:rsidR="00F868EA" w:rsidRPr="00A35FC0" w:rsidRDefault="00F868EA" w:rsidP="00817E47">
            <w:pPr>
              <w:spacing w:before="0" w:line="240" w:lineRule="auto"/>
              <w:contextualSpacing w:val="0"/>
              <w:rPr>
                <w:ins w:id="24573" w:author="Phuong Truong Thi" w:date="2024-10-16T01:03:00Z"/>
                <w:rFonts w:ascii="Times New Roman" w:eastAsia="Times New Roman" w:hAnsi="Times New Roman"/>
                <w:sz w:val="24"/>
                <w:szCs w:val="24"/>
                <w:lang w:eastAsia="vi-VN"/>
              </w:rPr>
            </w:pPr>
            <w:ins w:id="24574" w:author="Phuong Truong Thi" w:date="2024-10-16T01:03:00Z">
              <w:r w:rsidRPr="00E95525">
                <w:rPr>
                  <w:rFonts w:ascii="Times New Roman" w:eastAsia="Times New Roman" w:hAnsi="Times New Roman"/>
                  <w:sz w:val="24"/>
                  <w:szCs w:val="24"/>
                  <w:lang w:eastAsia="vi-VN"/>
                </w:rPr>
                <w:t>Currency</w:t>
              </w:r>
              <w:r w:rsidRPr="00E95525">
                <w:rPr>
                  <w:rFonts w:ascii="Times New Roman" w:eastAsia="Times New Roman" w:hAnsi="Times New Roman"/>
                  <w:sz w:val="24"/>
                  <w:szCs w:val="24"/>
                  <w:lang w:val="vi-VN" w:eastAsia="vi-VN"/>
                </w:rPr>
                <w:t xml:space="preserve"> </w:t>
              </w:r>
            </w:ins>
          </w:p>
        </w:tc>
        <w:tc>
          <w:tcPr>
            <w:tcW w:w="1751" w:type="dxa"/>
            <w:shd w:val="clear" w:color="auto" w:fill="auto"/>
            <w:noWrap/>
            <w:vAlign w:val="center"/>
            <w:tcPrChange w:id="24575" w:author="Phuong Truong Thi" w:date="2024-11-25T18:56:00Z">
              <w:tcPr>
                <w:tcW w:w="1762" w:type="dxa"/>
                <w:gridSpan w:val="2"/>
                <w:shd w:val="clear" w:color="auto" w:fill="auto"/>
                <w:noWrap/>
                <w:vAlign w:val="center"/>
              </w:tcPr>
            </w:tcPrChange>
          </w:tcPr>
          <w:p w14:paraId="41A119F6" w14:textId="77777777" w:rsidR="00F868EA" w:rsidRPr="00A35FC0" w:rsidRDefault="00F868EA" w:rsidP="00817E47">
            <w:pPr>
              <w:spacing w:before="0" w:line="240" w:lineRule="auto"/>
              <w:contextualSpacing w:val="0"/>
              <w:rPr>
                <w:ins w:id="24576" w:author="Phuong Truong Thi" w:date="2024-10-16T01:03:00Z"/>
                <w:rFonts w:ascii="Times New Roman" w:eastAsia="Times New Roman" w:hAnsi="Times New Roman"/>
                <w:sz w:val="24"/>
                <w:szCs w:val="24"/>
                <w:lang w:val="vi-VN" w:eastAsia="vi-VN"/>
              </w:rPr>
            </w:pPr>
          </w:p>
        </w:tc>
        <w:tc>
          <w:tcPr>
            <w:tcW w:w="792" w:type="dxa"/>
            <w:tcPrChange w:id="24577" w:author="Phuong Truong Thi" w:date="2024-11-25T18:56:00Z">
              <w:tcPr>
                <w:tcW w:w="757" w:type="dxa"/>
              </w:tcPr>
            </w:tcPrChange>
          </w:tcPr>
          <w:p w14:paraId="5C6DCC5B" w14:textId="77777777" w:rsidR="00F868EA" w:rsidRPr="00A35FC0" w:rsidRDefault="00F868EA" w:rsidP="00817E47">
            <w:pPr>
              <w:spacing w:before="0" w:line="240" w:lineRule="auto"/>
              <w:contextualSpacing w:val="0"/>
              <w:jc w:val="center"/>
              <w:rPr>
                <w:ins w:id="24578" w:author="Phuong Truong Thi" w:date="2024-10-16T01:03:00Z"/>
                <w:rFonts w:ascii="Times New Roman" w:eastAsia="Times New Roman" w:hAnsi="Times New Roman"/>
                <w:sz w:val="24"/>
                <w:szCs w:val="24"/>
                <w:lang w:eastAsia="vi-VN"/>
              </w:rPr>
            </w:pPr>
            <w:ins w:id="24579" w:author="Phuong Truong Thi" w:date="2024-10-16T01:03:00Z">
              <w:r w:rsidRPr="00A35FC0">
                <w:rPr>
                  <w:rFonts w:ascii="Times New Roman" w:eastAsia="Times New Roman" w:hAnsi="Times New Roman"/>
                  <w:sz w:val="24"/>
                  <w:szCs w:val="24"/>
                  <w:lang w:eastAsia="vi-VN"/>
                </w:rPr>
                <w:t>N</w:t>
              </w:r>
            </w:ins>
          </w:p>
        </w:tc>
      </w:tr>
      <w:tr w:rsidR="00F868EA" w:rsidRPr="00A35FC0" w14:paraId="7ECDDBA8" w14:textId="77777777" w:rsidTr="005B45EC">
        <w:tblPrEx>
          <w:tblPrExChange w:id="24580" w:author="Phuong Truong Thi" w:date="2024-11-25T18:56:00Z">
            <w:tblPrEx>
              <w:tblW w:w="9252" w:type="dxa"/>
              <w:tblInd w:w="-95" w:type="dxa"/>
            </w:tblPrEx>
          </w:tblPrExChange>
        </w:tblPrEx>
        <w:trPr>
          <w:trHeight w:val="276"/>
          <w:ins w:id="24581" w:author="Phuong Truong Thi" w:date="2024-10-16T01:03:00Z"/>
          <w:trPrChange w:id="24582" w:author="Phuong Truong Thi" w:date="2024-11-25T18:56:00Z">
            <w:trPr>
              <w:gridBefore w:val="9"/>
              <w:trHeight w:val="276"/>
            </w:trPr>
          </w:trPrChange>
        </w:trPr>
        <w:tc>
          <w:tcPr>
            <w:tcW w:w="720" w:type="dxa"/>
            <w:shd w:val="clear" w:color="auto" w:fill="auto"/>
            <w:vAlign w:val="center"/>
            <w:tcPrChange w:id="24583" w:author="Phuong Truong Thi" w:date="2024-11-25T18:56:00Z">
              <w:tcPr>
                <w:tcW w:w="643" w:type="dxa"/>
                <w:gridSpan w:val="2"/>
                <w:shd w:val="clear" w:color="auto" w:fill="auto"/>
                <w:vAlign w:val="center"/>
              </w:tcPr>
            </w:tcPrChange>
          </w:tcPr>
          <w:p w14:paraId="38E4D745" w14:textId="77777777" w:rsidR="00F868EA" w:rsidRPr="00A35FC0" w:rsidRDefault="00F868EA" w:rsidP="00F868EA">
            <w:pPr>
              <w:pStyle w:val="ListParagraph"/>
              <w:numPr>
                <w:ilvl w:val="0"/>
                <w:numId w:val="70"/>
              </w:numPr>
              <w:spacing w:before="0" w:line="240" w:lineRule="auto"/>
              <w:contextualSpacing w:val="0"/>
              <w:jc w:val="left"/>
              <w:rPr>
                <w:ins w:id="24584" w:author="Phuong Truong Thi" w:date="2024-10-16T01:03:00Z"/>
                <w:rFonts w:eastAsia="Times New Roman"/>
                <w:szCs w:val="24"/>
                <w:lang w:val="vi-VN" w:eastAsia="vi-VN"/>
              </w:rPr>
            </w:pPr>
          </w:p>
        </w:tc>
        <w:tc>
          <w:tcPr>
            <w:tcW w:w="1710" w:type="dxa"/>
            <w:shd w:val="clear" w:color="auto" w:fill="auto"/>
            <w:vAlign w:val="center"/>
            <w:tcPrChange w:id="24585" w:author="Phuong Truong Thi" w:date="2024-11-25T18:56:00Z">
              <w:tcPr>
                <w:tcW w:w="2000" w:type="dxa"/>
                <w:gridSpan w:val="2"/>
                <w:shd w:val="clear" w:color="auto" w:fill="auto"/>
                <w:vAlign w:val="center"/>
              </w:tcPr>
            </w:tcPrChange>
          </w:tcPr>
          <w:p w14:paraId="3E23411E" w14:textId="77777777" w:rsidR="00F868EA" w:rsidRPr="00126368" w:rsidRDefault="00F868EA" w:rsidP="00817E47">
            <w:pPr>
              <w:spacing w:before="0" w:line="240" w:lineRule="auto"/>
              <w:contextualSpacing w:val="0"/>
              <w:rPr>
                <w:ins w:id="24586" w:author="Phuong Truong Thi" w:date="2024-10-16T01:03:00Z"/>
                <w:rFonts w:ascii="Times New Roman" w:hAnsi="Times New Roman"/>
                <w:sz w:val="24"/>
                <w:szCs w:val="24"/>
                <w:lang w:val="vi-VN"/>
              </w:rPr>
            </w:pPr>
            <w:ins w:id="24587" w:author="Phuong Truong Thi" w:date="2024-10-16T01:03:00Z">
              <w:r w:rsidRPr="00126368">
                <w:rPr>
                  <w:rFonts w:ascii="Times New Roman" w:hAnsi="Times New Roman"/>
                  <w:color w:val="000000"/>
                  <w:sz w:val="24"/>
                  <w:szCs w:val="24"/>
                  <w:lang w:val="vi-VN"/>
                </w:rPr>
                <w:t>AUM trung bình 3 tháng gần nhất</w:t>
              </w:r>
            </w:ins>
          </w:p>
        </w:tc>
        <w:tc>
          <w:tcPr>
            <w:tcW w:w="2374" w:type="dxa"/>
            <w:vAlign w:val="center"/>
            <w:tcPrChange w:id="24588" w:author="Phuong Truong Thi" w:date="2024-11-25T18:56:00Z">
              <w:tcPr>
                <w:tcW w:w="2113" w:type="dxa"/>
                <w:gridSpan w:val="2"/>
                <w:vAlign w:val="center"/>
              </w:tcPr>
            </w:tcPrChange>
          </w:tcPr>
          <w:p w14:paraId="6985E793" w14:textId="77777777" w:rsidR="00F868EA" w:rsidRPr="00126368" w:rsidRDefault="00F868EA" w:rsidP="00817E47">
            <w:pPr>
              <w:spacing w:before="0" w:line="240" w:lineRule="auto"/>
              <w:contextualSpacing w:val="0"/>
              <w:rPr>
                <w:ins w:id="24589" w:author="Phuong Truong Thi" w:date="2024-10-16T01:03:00Z"/>
                <w:rFonts w:ascii="Times New Roman" w:eastAsia="Times New Roman" w:hAnsi="Times New Roman"/>
                <w:sz w:val="24"/>
                <w:szCs w:val="24"/>
                <w:lang w:val="vi-VN" w:eastAsia="vi-VN"/>
              </w:rPr>
            </w:pPr>
            <w:ins w:id="24590" w:author="Phuong Truong Thi" w:date="2024-10-16T01:03:00Z">
              <w:r w:rsidRPr="00126368">
                <w:rPr>
                  <w:rFonts w:ascii="Times New Roman" w:hAnsi="Times New Roman"/>
                  <w:color w:val="000000"/>
                  <w:sz w:val="24"/>
                  <w:szCs w:val="24"/>
                  <w:lang w:val="vi-VN"/>
                </w:rPr>
                <w:t>AUM (Tổng tài sản của khách hàng) trung bình trong 3 tháng gần nhất</w:t>
              </w:r>
            </w:ins>
          </w:p>
        </w:tc>
        <w:tc>
          <w:tcPr>
            <w:tcW w:w="928" w:type="dxa"/>
            <w:tcPrChange w:id="24591" w:author="Phuong Truong Thi" w:date="2024-11-25T18:56:00Z">
              <w:tcPr>
                <w:tcW w:w="920" w:type="dxa"/>
                <w:gridSpan w:val="2"/>
              </w:tcPr>
            </w:tcPrChange>
          </w:tcPr>
          <w:p w14:paraId="5111DDC6" w14:textId="77777777" w:rsidR="00F868EA" w:rsidRPr="00A35FC0" w:rsidRDefault="00F868EA" w:rsidP="00817E47">
            <w:pPr>
              <w:spacing w:before="0" w:line="240" w:lineRule="auto"/>
              <w:contextualSpacing w:val="0"/>
              <w:rPr>
                <w:ins w:id="24592" w:author="Phuong Truong Thi" w:date="2024-10-16T01:03:00Z"/>
                <w:rFonts w:ascii="Times New Roman" w:eastAsia="Times New Roman" w:hAnsi="Times New Roman"/>
                <w:sz w:val="24"/>
                <w:szCs w:val="24"/>
                <w:lang w:eastAsia="vi-VN"/>
              </w:rPr>
            </w:pPr>
            <w:ins w:id="24593" w:author="Phuong Truong Thi" w:date="2024-10-16T01:03:00Z">
              <w:r w:rsidRPr="00CB1D4E">
                <w:rPr>
                  <w:rFonts w:ascii="Times New Roman" w:eastAsia="Times New Roman" w:hAnsi="Times New Roman"/>
                  <w:sz w:val="24"/>
                  <w:szCs w:val="24"/>
                  <w:lang w:val="vi-VN" w:eastAsia="vi-VN"/>
                </w:rPr>
                <w:t>CRM</w:t>
              </w:r>
            </w:ins>
          </w:p>
        </w:tc>
        <w:tc>
          <w:tcPr>
            <w:tcW w:w="1067" w:type="dxa"/>
            <w:tcPrChange w:id="24594" w:author="Phuong Truong Thi" w:date="2024-11-25T18:56:00Z">
              <w:tcPr>
                <w:tcW w:w="1057" w:type="dxa"/>
                <w:gridSpan w:val="2"/>
              </w:tcPr>
            </w:tcPrChange>
          </w:tcPr>
          <w:p w14:paraId="3575D9EF" w14:textId="77777777" w:rsidR="00F868EA" w:rsidRPr="00A35FC0" w:rsidRDefault="00F868EA" w:rsidP="00817E47">
            <w:pPr>
              <w:spacing w:before="0" w:line="240" w:lineRule="auto"/>
              <w:contextualSpacing w:val="0"/>
              <w:rPr>
                <w:ins w:id="24595" w:author="Phuong Truong Thi" w:date="2024-10-16T01:03:00Z"/>
                <w:rFonts w:ascii="Times New Roman" w:eastAsia="Times New Roman" w:hAnsi="Times New Roman"/>
                <w:sz w:val="24"/>
                <w:szCs w:val="24"/>
                <w:lang w:eastAsia="vi-VN"/>
              </w:rPr>
            </w:pPr>
            <w:ins w:id="24596" w:author="Phuong Truong Thi" w:date="2024-10-16T01:03:00Z">
              <w:r w:rsidRPr="00E95525">
                <w:rPr>
                  <w:rFonts w:ascii="Times New Roman" w:eastAsia="Times New Roman" w:hAnsi="Times New Roman"/>
                  <w:sz w:val="24"/>
                  <w:szCs w:val="24"/>
                  <w:lang w:eastAsia="vi-VN"/>
                </w:rPr>
                <w:t>Currency</w:t>
              </w:r>
              <w:r w:rsidRPr="00E95525">
                <w:rPr>
                  <w:rFonts w:ascii="Times New Roman" w:eastAsia="Times New Roman" w:hAnsi="Times New Roman"/>
                  <w:sz w:val="24"/>
                  <w:szCs w:val="24"/>
                  <w:lang w:val="vi-VN" w:eastAsia="vi-VN"/>
                </w:rPr>
                <w:t xml:space="preserve"> </w:t>
              </w:r>
            </w:ins>
          </w:p>
        </w:tc>
        <w:tc>
          <w:tcPr>
            <w:tcW w:w="1751" w:type="dxa"/>
            <w:shd w:val="clear" w:color="auto" w:fill="auto"/>
            <w:noWrap/>
            <w:vAlign w:val="center"/>
            <w:tcPrChange w:id="24597" w:author="Phuong Truong Thi" w:date="2024-11-25T18:56:00Z">
              <w:tcPr>
                <w:tcW w:w="1762" w:type="dxa"/>
                <w:gridSpan w:val="2"/>
                <w:shd w:val="clear" w:color="auto" w:fill="auto"/>
                <w:noWrap/>
                <w:vAlign w:val="center"/>
              </w:tcPr>
            </w:tcPrChange>
          </w:tcPr>
          <w:p w14:paraId="053679F9" w14:textId="77777777" w:rsidR="00F868EA" w:rsidRPr="00A35FC0" w:rsidRDefault="00F868EA" w:rsidP="00817E47">
            <w:pPr>
              <w:spacing w:before="0" w:line="240" w:lineRule="auto"/>
              <w:contextualSpacing w:val="0"/>
              <w:rPr>
                <w:ins w:id="24598" w:author="Phuong Truong Thi" w:date="2024-10-16T01:03:00Z"/>
                <w:rFonts w:ascii="Times New Roman" w:eastAsia="Times New Roman" w:hAnsi="Times New Roman"/>
                <w:sz w:val="24"/>
                <w:szCs w:val="24"/>
                <w:lang w:val="vi-VN" w:eastAsia="vi-VN"/>
              </w:rPr>
            </w:pPr>
          </w:p>
        </w:tc>
        <w:tc>
          <w:tcPr>
            <w:tcW w:w="792" w:type="dxa"/>
            <w:tcPrChange w:id="24599" w:author="Phuong Truong Thi" w:date="2024-11-25T18:56:00Z">
              <w:tcPr>
                <w:tcW w:w="757" w:type="dxa"/>
              </w:tcPr>
            </w:tcPrChange>
          </w:tcPr>
          <w:p w14:paraId="15F1F843" w14:textId="77777777" w:rsidR="00F868EA" w:rsidRPr="00A35FC0" w:rsidRDefault="00F868EA" w:rsidP="00817E47">
            <w:pPr>
              <w:spacing w:before="0" w:line="240" w:lineRule="auto"/>
              <w:contextualSpacing w:val="0"/>
              <w:jc w:val="center"/>
              <w:rPr>
                <w:ins w:id="24600" w:author="Phuong Truong Thi" w:date="2024-10-16T01:03:00Z"/>
                <w:rFonts w:ascii="Times New Roman" w:eastAsia="Times New Roman" w:hAnsi="Times New Roman"/>
                <w:sz w:val="24"/>
                <w:szCs w:val="24"/>
                <w:lang w:eastAsia="vi-VN"/>
              </w:rPr>
            </w:pPr>
            <w:ins w:id="24601" w:author="Phuong Truong Thi" w:date="2024-10-16T01:03:00Z">
              <w:r w:rsidRPr="00A35FC0">
                <w:rPr>
                  <w:rFonts w:ascii="Times New Roman" w:eastAsia="Times New Roman" w:hAnsi="Times New Roman"/>
                  <w:sz w:val="24"/>
                  <w:szCs w:val="24"/>
                  <w:lang w:eastAsia="vi-VN"/>
                </w:rPr>
                <w:t>Y</w:t>
              </w:r>
            </w:ins>
          </w:p>
        </w:tc>
      </w:tr>
    </w:tbl>
    <w:p w14:paraId="70144CCB" w14:textId="2B6EEEAB" w:rsidR="00F52124" w:rsidDel="00C86300" w:rsidRDefault="00F52124">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90"/>
        <w:outlineLvl w:val="9"/>
        <w:rPr>
          <w:del w:id="24602" w:author="Phuong Truong Thi" w:date="2024-10-16T01:03:00Z"/>
          <w:color w:val="000000"/>
        </w:rPr>
      </w:pPr>
      <w:del w:id="24603" w:author="Phuong Truong Thi" w:date="2024-10-16T01:03:00Z">
        <w:r w:rsidDel="00F868EA">
          <w:rPr>
            <w:color w:val="000000"/>
          </w:rPr>
          <w:delText>Number</w:delText>
        </w:r>
        <w:r w:rsidDel="00F868EA">
          <w:rPr>
            <w:color w:val="000000"/>
            <w:lang w:eastAsia="vi-VN"/>
          </w:rPr>
          <w:delText>Text</w:delText>
        </w:r>
      </w:del>
    </w:p>
    <w:p w14:paraId="219B11D2" w14:textId="77777777" w:rsidR="00C86300" w:rsidRDefault="00C86300" w:rsidP="00817E47">
      <w:pPr>
        <w:spacing w:before="0" w:line="240" w:lineRule="auto"/>
        <w:contextualSpacing w:val="0"/>
        <w:rPr>
          <w:ins w:id="24604" w:author="Phuong Truong Thi" w:date="2024-10-17T19:09:00Z"/>
          <w:rFonts w:ascii="Times New Roman" w:eastAsia="Times New Roman" w:hAnsi="Times New Roman"/>
          <w:b/>
          <w:bCs/>
          <w:color w:val="000000"/>
          <w:sz w:val="24"/>
          <w:szCs w:val="24"/>
          <w:lang w:eastAsia="x-none"/>
        </w:rPr>
      </w:pPr>
    </w:p>
    <w:p w14:paraId="34D81FB5" w14:textId="5099A8CF" w:rsidR="00C86300" w:rsidRDefault="00C86300" w:rsidP="00C86300">
      <w:pPr>
        <w:pStyle w:val="ListParagraph"/>
        <w:rPr>
          <w:ins w:id="24605" w:author="Phuong Truong Thi" w:date="2024-10-17T19:10:00Z"/>
          <w:lang w:eastAsia="vi-VN"/>
        </w:rPr>
      </w:pPr>
      <w:ins w:id="24606" w:author="Phuong Truong Thi" w:date="2024-10-17T19:09:00Z">
        <w:r>
          <w:rPr>
            <w:lang w:eastAsia="vi-VN"/>
          </w:rPr>
          <w:t xml:space="preserve">Các </w:t>
        </w:r>
      </w:ins>
      <w:ins w:id="24607" w:author="Phuong Truong Thi" w:date="2024-10-17T19:10:00Z">
        <w:r>
          <w:rPr>
            <w:lang w:eastAsia="vi-VN"/>
          </w:rPr>
          <w:t>Action trên màn hình</w:t>
        </w:r>
      </w:ins>
    </w:p>
    <w:tbl>
      <w:tblPr>
        <w:tblStyle w:val="TableGrid"/>
        <w:tblW w:w="0" w:type="auto"/>
        <w:tblInd w:w="-275" w:type="dxa"/>
        <w:tblLook w:val="04A0" w:firstRow="1" w:lastRow="0" w:firstColumn="1" w:lastColumn="0" w:noHBand="0" w:noVBand="1"/>
      </w:tblPr>
      <w:tblGrid>
        <w:gridCol w:w="2610"/>
        <w:gridCol w:w="2970"/>
        <w:gridCol w:w="1495"/>
        <w:gridCol w:w="2267"/>
        <w:tblGridChange w:id="24608">
          <w:tblGrid>
            <w:gridCol w:w="2610"/>
            <w:gridCol w:w="2970"/>
            <w:gridCol w:w="1495"/>
            <w:gridCol w:w="2267"/>
            <w:gridCol w:w="5508"/>
            <w:gridCol w:w="2610"/>
            <w:gridCol w:w="2970"/>
            <w:gridCol w:w="1495"/>
            <w:gridCol w:w="2267"/>
          </w:tblGrid>
        </w:tblGridChange>
      </w:tblGrid>
      <w:tr w:rsidR="006F67C5" w14:paraId="63FB2572" w14:textId="77777777" w:rsidTr="00937058">
        <w:trPr>
          <w:tblHeader/>
          <w:ins w:id="24609" w:author="Phuong Truong Thi" w:date="2024-10-17T19:01:00Z"/>
        </w:trPr>
        <w:tc>
          <w:tcPr>
            <w:tcW w:w="2610" w:type="dxa"/>
            <w:shd w:val="clear" w:color="auto" w:fill="F7CAAC" w:themeFill="accent2" w:themeFillTint="66"/>
            <w:vAlign w:val="center"/>
          </w:tcPr>
          <w:p w14:paraId="39CEEE5D" w14:textId="77777777" w:rsidR="006F67C5" w:rsidRPr="008343A7" w:rsidRDefault="006F67C5" w:rsidP="00817E47">
            <w:pPr>
              <w:jc w:val="center"/>
              <w:rPr>
                <w:ins w:id="24610" w:author="Phuong Truong Thi" w:date="2024-10-17T19:01:00Z"/>
                <w:rFonts w:ascii="Times New Roman" w:hAnsi="Times New Roman"/>
                <w:b/>
                <w:bCs/>
                <w:sz w:val="24"/>
                <w:szCs w:val="24"/>
              </w:rPr>
            </w:pPr>
            <w:ins w:id="24611" w:author="Phuong Truong Thi" w:date="2024-10-17T19:01:00Z">
              <w:r w:rsidRPr="008343A7">
                <w:rPr>
                  <w:rFonts w:ascii="Times New Roman" w:hAnsi="Times New Roman"/>
                  <w:b/>
                  <w:bCs/>
                  <w:sz w:val="24"/>
                  <w:szCs w:val="24"/>
                </w:rPr>
                <w:lastRenderedPageBreak/>
                <w:t>Action</w:t>
              </w:r>
            </w:ins>
          </w:p>
        </w:tc>
        <w:tc>
          <w:tcPr>
            <w:tcW w:w="2970" w:type="dxa"/>
            <w:shd w:val="clear" w:color="auto" w:fill="F7CAAC" w:themeFill="accent2" w:themeFillTint="66"/>
            <w:vAlign w:val="center"/>
          </w:tcPr>
          <w:p w14:paraId="529B3821" w14:textId="77777777" w:rsidR="006F67C5" w:rsidRPr="008343A7" w:rsidRDefault="006F67C5" w:rsidP="00817E47">
            <w:pPr>
              <w:jc w:val="center"/>
              <w:rPr>
                <w:ins w:id="24612" w:author="Phuong Truong Thi" w:date="2024-10-17T19:01:00Z"/>
                <w:rFonts w:ascii="Times New Roman" w:hAnsi="Times New Roman"/>
                <w:b/>
                <w:bCs/>
                <w:sz w:val="24"/>
                <w:szCs w:val="24"/>
              </w:rPr>
            </w:pPr>
            <w:ins w:id="24613" w:author="Phuong Truong Thi" w:date="2024-10-17T19:01:00Z">
              <w:r w:rsidRPr="008343A7">
                <w:rPr>
                  <w:rFonts w:ascii="Times New Roman" w:hAnsi="Times New Roman"/>
                  <w:b/>
                  <w:bCs/>
                  <w:sz w:val="24"/>
                  <w:szCs w:val="24"/>
                </w:rPr>
                <w:t>Điều hướng</w:t>
              </w:r>
            </w:ins>
          </w:p>
        </w:tc>
        <w:tc>
          <w:tcPr>
            <w:tcW w:w="1495" w:type="dxa"/>
            <w:shd w:val="clear" w:color="auto" w:fill="F7CAAC" w:themeFill="accent2" w:themeFillTint="66"/>
            <w:vAlign w:val="center"/>
          </w:tcPr>
          <w:p w14:paraId="27C53BBB" w14:textId="77777777" w:rsidR="006F67C5" w:rsidRPr="008343A7" w:rsidRDefault="006F67C5" w:rsidP="00817E47">
            <w:pPr>
              <w:jc w:val="center"/>
              <w:rPr>
                <w:ins w:id="24614" w:author="Phuong Truong Thi" w:date="2024-10-17T19:01:00Z"/>
                <w:rFonts w:ascii="Times New Roman" w:hAnsi="Times New Roman"/>
                <w:b/>
                <w:bCs/>
                <w:sz w:val="24"/>
                <w:szCs w:val="24"/>
              </w:rPr>
            </w:pPr>
            <w:ins w:id="24615" w:author="Phuong Truong Thi" w:date="2024-10-17T19:01:00Z">
              <w:r w:rsidRPr="008343A7">
                <w:rPr>
                  <w:rFonts w:ascii="Times New Roman" w:hAnsi="Times New Roman"/>
                  <w:b/>
                  <w:bCs/>
                  <w:sz w:val="24"/>
                  <w:szCs w:val="24"/>
                </w:rPr>
                <w:t>Mã chức năng</w:t>
              </w:r>
            </w:ins>
          </w:p>
        </w:tc>
        <w:tc>
          <w:tcPr>
            <w:tcW w:w="2267" w:type="dxa"/>
            <w:shd w:val="clear" w:color="auto" w:fill="F7CAAC" w:themeFill="accent2" w:themeFillTint="66"/>
            <w:vAlign w:val="center"/>
          </w:tcPr>
          <w:p w14:paraId="5491446E" w14:textId="77777777" w:rsidR="006F67C5" w:rsidRPr="008343A7" w:rsidRDefault="006F67C5" w:rsidP="00817E47">
            <w:pPr>
              <w:jc w:val="center"/>
              <w:rPr>
                <w:ins w:id="24616" w:author="Phuong Truong Thi" w:date="2024-10-17T19:01:00Z"/>
                <w:rFonts w:ascii="Times New Roman" w:hAnsi="Times New Roman"/>
                <w:b/>
                <w:bCs/>
                <w:sz w:val="24"/>
                <w:szCs w:val="24"/>
              </w:rPr>
            </w:pPr>
            <w:ins w:id="24617"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59B5E423" w14:textId="77777777" w:rsidTr="00817E47">
        <w:tblPrEx>
          <w:tblW w:w="0" w:type="auto"/>
          <w:tblInd w:w="-275" w:type="dxa"/>
          <w:tblPrExChange w:id="24618" w:author="Phuong Truong Thi" w:date="2024-10-17T19:01:00Z">
            <w:tblPrEx>
              <w:tblW w:w="0" w:type="auto"/>
              <w:tblInd w:w="-275" w:type="dxa"/>
            </w:tblPrEx>
          </w:tblPrExChange>
        </w:tblPrEx>
        <w:trPr>
          <w:ins w:id="24619" w:author="Phuong Truong Thi" w:date="2024-10-17T19:01:00Z"/>
          <w:trPrChange w:id="24620" w:author="Phuong Truong Thi" w:date="2024-10-17T19:01:00Z">
            <w:trPr>
              <w:gridBefore w:val="5"/>
            </w:trPr>
          </w:trPrChange>
        </w:trPr>
        <w:tc>
          <w:tcPr>
            <w:tcW w:w="2610" w:type="dxa"/>
            <w:shd w:val="clear" w:color="auto" w:fill="auto"/>
            <w:vAlign w:val="center"/>
            <w:tcPrChange w:id="24621" w:author="Phuong Truong Thi" w:date="2024-10-17T19:01:00Z">
              <w:tcPr>
                <w:tcW w:w="2610" w:type="dxa"/>
                <w:shd w:val="clear" w:color="auto" w:fill="F7CAAC" w:themeFill="accent2" w:themeFillTint="66"/>
                <w:vAlign w:val="center"/>
              </w:tcPr>
            </w:tcPrChange>
          </w:tcPr>
          <w:p w14:paraId="34D87F6D" w14:textId="77777777" w:rsidR="006F67C5" w:rsidRPr="00FD6BA2" w:rsidRDefault="006F67C5">
            <w:pPr>
              <w:jc w:val="left"/>
              <w:rPr>
                <w:ins w:id="24622" w:author="Phuong Truong Thi" w:date="2024-10-17T19:01:00Z"/>
                <w:rFonts w:ascii="Times New Roman" w:hAnsi="Times New Roman"/>
                <w:sz w:val="24"/>
                <w:szCs w:val="24"/>
                <w:rPrChange w:id="24623" w:author="Phuong Truong Thi" w:date="2024-10-17T19:01:00Z">
                  <w:rPr>
                    <w:ins w:id="24624" w:author="Phuong Truong Thi" w:date="2024-10-17T19:01:00Z"/>
                    <w:rFonts w:ascii="Times New Roman" w:hAnsi="Times New Roman"/>
                    <w:b/>
                    <w:bCs/>
                    <w:sz w:val="24"/>
                    <w:szCs w:val="24"/>
                  </w:rPr>
                </w:rPrChange>
              </w:rPr>
              <w:pPrChange w:id="24625" w:author="Phuong Truong Thi" w:date="2024-10-17T19:01:00Z">
                <w:pPr>
                  <w:jc w:val="center"/>
                </w:pPr>
              </w:pPrChange>
            </w:pPr>
            <w:ins w:id="24626" w:author="Phuong Truong Thi" w:date="2024-10-17T19:01:00Z">
              <w:r w:rsidRPr="00FD6BA2">
                <w:rPr>
                  <w:rFonts w:ascii="Times New Roman" w:hAnsi="Times New Roman"/>
                  <w:sz w:val="24"/>
                  <w:szCs w:val="24"/>
                  <w:rPrChange w:id="24627" w:author="Phuong Truong Thi" w:date="2024-10-17T19:01:00Z">
                    <w:rPr>
                      <w:rFonts w:ascii="Times New Roman" w:hAnsi="Times New Roman"/>
                      <w:b/>
                      <w:bCs/>
                      <w:sz w:val="24"/>
                      <w:szCs w:val="24"/>
                    </w:rPr>
                  </w:rPrChange>
                </w:rPr>
                <w:t>1.</w:t>
              </w:r>
            </w:ins>
            <w:ins w:id="24628"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24629" w:author="Phuong Truong Thi" w:date="2024-10-17T19:03:00Z">
              <w:r>
                <w:rPr>
                  <w:rFonts w:ascii="Times New Roman" w:hAnsi="Times New Roman"/>
                  <w:sz w:val="24"/>
                  <w:szCs w:val="24"/>
                </w:rPr>
                <w:t>link “Tên khách hàng”</w:t>
              </w:r>
            </w:ins>
          </w:p>
        </w:tc>
        <w:tc>
          <w:tcPr>
            <w:tcW w:w="2970" w:type="dxa"/>
            <w:shd w:val="clear" w:color="auto" w:fill="auto"/>
            <w:vAlign w:val="center"/>
            <w:tcPrChange w:id="24630" w:author="Phuong Truong Thi" w:date="2024-10-17T19:01:00Z">
              <w:tcPr>
                <w:tcW w:w="2970" w:type="dxa"/>
                <w:shd w:val="clear" w:color="auto" w:fill="F7CAAC" w:themeFill="accent2" w:themeFillTint="66"/>
                <w:vAlign w:val="center"/>
              </w:tcPr>
            </w:tcPrChange>
          </w:tcPr>
          <w:p w14:paraId="709D397C" w14:textId="77777777" w:rsidR="006F67C5" w:rsidRPr="008343A7" w:rsidRDefault="006F67C5">
            <w:pPr>
              <w:jc w:val="left"/>
              <w:rPr>
                <w:ins w:id="24631" w:author="Phuong Truong Thi" w:date="2024-10-17T19:01:00Z"/>
                <w:rFonts w:ascii="Times New Roman" w:hAnsi="Times New Roman"/>
                <w:b/>
                <w:bCs/>
                <w:sz w:val="24"/>
                <w:szCs w:val="24"/>
              </w:rPr>
              <w:pPrChange w:id="24632" w:author="Phuong Truong Thi" w:date="2024-10-17T19:01:00Z">
                <w:pPr>
                  <w:jc w:val="center"/>
                </w:pPr>
              </w:pPrChange>
            </w:pPr>
            <w:ins w:id="24633"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95" w:type="dxa"/>
            <w:shd w:val="clear" w:color="auto" w:fill="auto"/>
            <w:vAlign w:val="center"/>
            <w:tcPrChange w:id="24634" w:author="Phuong Truong Thi" w:date="2024-10-17T19:01:00Z">
              <w:tcPr>
                <w:tcW w:w="1495" w:type="dxa"/>
                <w:shd w:val="clear" w:color="auto" w:fill="F7CAAC" w:themeFill="accent2" w:themeFillTint="66"/>
                <w:vAlign w:val="center"/>
              </w:tcPr>
            </w:tcPrChange>
          </w:tcPr>
          <w:p w14:paraId="5AB32F6C" w14:textId="77777777" w:rsidR="006F67C5" w:rsidRPr="00FD6BA2" w:rsidRDefault="006F67C5">
            <w:pPr>
              <w:jc w:val="left"/>
              <w:rPr>
                <w:ins w:id="24635" w:author="Phuong Truong Thi" w:date="2024-10-17T19:01:00Z"/>
                <w:rFonts w:ascii="Times New Roman" w:hAnsi="Times New Roman"/>
                <w:sz w:val="24"/>
                <w:szCs w:val="24"/>
                <w:rPrChange w:id="24636" w:author="Phuong Truong Thi" w:date="2024-10-17T19:05:00Z">
                  <w:rPr>
                    <w:ins w:id="24637" w:author="Phuong Truong Thi" w:date="2024-10-17T19:01:00Z"/>
                    <w:rFonts w:ascii="Times New Roman" w:hAnsi="Times New Roman"/>
                    <w:b/>
                    <w:bCs/>
                    <w:sz w:val="24"/>
                    <w:szCs w:val="24"/>
                  </w:rPr>
                </w:rPrChange>
              </w:rPr>
              <w:pPrChange w:id="24638" w:author="Phuong Truong Thi" w:date="2024-10-17T19:01:00Z">
                <w:pPr>
                  <w:jc w:val="center"/>
                </w:pPr>
              </w:pPrChange>
            </w:pPr>
            <w:ins w:id="24639" w:author="Phuong Truong Thi" w:date="2024-10-17T19:05:00Z">
              <w:r w:rsidRPr="00FD6BA2">
                <w:rPr>
                  <w:rFonts w:ascii="Times New Roman" w:hAnsi="Times New Roman"/>
                  <w:sz w:val="24"/>
                  <w:szCs w:val="24"/>
                  <w:rPrChange w:id="24640" w:author="Phuong Truong Thi" w:date="2024-10-17T19:05:00Z">
                    <w:rPr>
                      <w:rFonts w:ascii="Times New Roman" w:hAnsi="Times New Roman"/>
                      <w:b/>
                      <w:bCs/>
                      <w:sz w:val="24"/>
                      <w:szCs w:val="24"/>
                    </w:rPr>
                  </w:rPrChange>
                </w:rPr>
                <w:t>C360</w:t>
              </w:r>
            </w:ins>
          </w:p>
        </w:tc>
        <w:tc>
          <w:tcPr>
            <w:tcW w:w="2267" w:type="dxa"/>
            <w:shd w:val="clear" w:color="auto" w:fill="auto"/>
            <w:vAlign w:val="center"/>
            <w:tcPrChange w:id="24641" w:author="Phuong Truong Thi" w:date="2024-10-17T19:01:00Z">
              <w:tcPr>
                <w:tcW w:w="2267" w:type="dxa"/>
                <w:shd w:val="clear" w:color="auto" w:fill="F7CAAC" w:themeFill="accent2" w:themeFillTint="66"/>
                <w:vAlign w:val="center"/>
              </w:tcPr>
            </w:tcPrChange>
          </w:tcPr>
          <w:p w14:paraId="272F394C" w14:textId="3FB61C7F" w:rsidR="006F67C5" w:rsidRPr="00FD6BA2" w:rsidRDefault="001710A9">
            <w:pPr>
              <w:jc w:val="left"/>
              <w:rPr>
                <w:ins w:id="24642" w:author="Phuong Truong Thi" w:date="2024-10-17T19:01:00Z"/>
                <w:rFonts w:ascii="Times New Roman" w:hAnsi="Times New Roman"/>
                <w:color w:val="FF0000"/>
                <w:sz w:val="24"/>
                <w:szCs w:val="24"/>
                <w:rPrChange w:id="24643" w:author="Phuong Truong Thi" w:date="2024-10-17T19:06:00Z">
                  <w:rPr>
                    <w:ins w:id="24644" w:author="Phuong Truong Thi" w:date="2024-10-17T19:01:00Z"/>
                    <w:rFonts w:ascii="Times New Roman" w:hAnsi="Times New Roman"/>
                    <w:b/>
                    <w:bCs/>
                    <w:sz w:val="24"/>
                    <w:szCs w:val="24"/>
                  </w:rPr>
                </w:rPrChange>
              </w:rPr>
              <w:pPrChange w:id="24645" w:author="Phuong Truong Thi" w:date="2024-10-17T19:01:00Z">
                <w:pPr>
                  <w:jc w:val="center"/>
                </w:pPr>
              </w:pPrChange>
            </w:pPr>
            <w:r>
              <w:rPr>
                <w:rFonts w:ascii="Times New Roman" w:hAnsi="Times New Roman"/>
                <w:bCs/>
                <w:sz w:val="24"/>
                <w:szCs w:val="24"/>
              </w:rPr>
              <w:t xml:space="preserve">Tài liệu “Đặc Tả Yêu Cầu Phần Mềm </w:t>
            </w:r>
            <w:del w:id="24646" w:author="Phuong Truong Thi" w:date="2024-11-25T10:24:00Z">
              <w:r w:rsidDel="004511D8">
                <w:rPr>
                  <w:rFonts w:ascii="Times New Roman" w:hAnsi="Times New Roman"/>
                  <w:bCs/>
                  <w:sz w:val="24"/>
                  <w:szCs w:val="24"/>
                </w:rPr>
                <w:delText>Cấu Phần</w:delText>
              </w:r>
            </w:del>
            <w:ins w:id="24647" w:author="Phuong Truong Thi" w:date="2024-11-25T10:24: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6F67C5" w14:paraId="772211CF" w14:textId="77777777" w:rsidTr="00817E47">
        <w:trPr>
          <w:ins w:id="24648" w:author="Phuong Truong Thi" w:date="2024-10-17T19:01:00Z"/>
        </w:trPr>
        <w:tc>
          <w:tcPr>
            <w:tcW w:w="2610" w:type="dxa"/>
            <w:shd w:val="clear" w:color="auto" w:fill="FFFFFF" w:themeFill="background1"/>
            <w:vAlign w:val="center"/>
          </w:tcPr>
          <w:p w14:paraId="31FDF027" w14:textId="77777777" w:rsidR="006F67C5" w:rsidRDefault="006F67C5" w:rsidP="00817E47">
            <w:pPr>
              <w:jc w:val="left"/>
              <w:rPr>
                <w:ins w:id="24649" w:author="Phuong Truong Thi" w:date="2024-10-17T19:01:00Z"/>
                <w:rFonts w:ascii="Times New Roman" w:hAnsi="Times New Roman"/>
                <w:sz w:val="24"/>
                <w:szCs w:val="24"/>
              </w:rPr>
            </w:pPr>
            <w:ins w:id="24650" w:author="Phuong Truong Thi" w:date="2024-10-17T19:01:00Z">
              <w:r>
                <w:rPr>
                  <w:rFonts w:ascii="Times New Roman" w:hAnsi="Times New Roman"/>
                  <w:sz w:val="24"/>
                  <w:szCs w:val="24"/>
                </w:rPr>
                <w:t xml:space="preserve">2.Click vào </w:t>
              </w:r>
            </w:ins>
            <w:r>
              <w:rPr>
                <w:rFonts w:ascii="Times New Roman" w:hAnsi="Times New Roman"/>
                <w:sz w:val="24"/>
                <w:szCs w:val="24"/>
              </w:rPr>
              <w:t>Text</w:t>
            </w:r>
            <w:ins w:id="24651" w:author="Phuong Truong Thi" w:date="2024-10-17T19:01:00Z">
              <w:r>
                <w:rPr>
                  <w:rFonts w:ascii="Times New Roman" w:hAnsi="Times New Roman"/>
                  <w:sz w:val="24"/>
                  <w:szCs w:val="24"/>
                </w:rPr>
                <w:t xml:space="preserve"> link:</w:t>
              </w:r>
            </w:ins>
          </w:p>
          <w:p w14:paraId="75F2CF0C" w14:textId="77777777" w:rsidR="006F67C5" w:rsidRPr="00890A53" w:rsidRDefault="006F67C5" w:rsidP="00817E47">
            <w:pPr>
              <w:jc w:val="left"/>
              <w:rPr>
                <w:ins w:id="24652" w:author="Phuong Truong Thi" w:date="2024-10-17T19:01:00Z"/>
                <w:rFonts w:ascii="Times New Roman" w:hAnsi="Times New Roman"/>
                <w:sz w:val="24"/>
                <w:szCs w:val="24"/>
              </w:rPr>
            </w:pPr>
            <w:r>
              <w:rPr>
                <w:rFonts w:ascii="Times New Roman" w:hAnsi="Times New Roman"/>
                <w:sz w:val="24"/>
                <w:szCs w:val="24"/>
              </w:rPr>
              <w:t>“</w:t>
            </w:r>
            <w:ins w:id="24653" w:author="Phuong Truong Thi" w:date="2024-10-17T19:03:00Z">
              <w:r>
                <w:rPr>
                  <w:rFonts w:ascii="Times New Roman" w:hAnsi="Times New Roman"/>
                  <w:sz w:val="24"/>
                  <w:szCs w:val="24"/>
                </w:rPr>
                <w:t>Tên CN quản lý</w:t>
              </w:r>
            </w:ins>
            <w:ins w:id="24654" w:author="Phuong Truong Thi" w:date="2024-10-17T19:01:00Z">
              <w:r>
                <w:rPr>
                  <w:rFonts w:ascii="Times New Roman" w:hAnsi="Times New Roman"/>
                  <w:sz w:val="24"/>
                  <w:szCs w:val="24"/>
                </w:rPr>
                <w:t>”</w:t>
              </w:r>
            </w:ins>
          </w:p>
        </w:tc>
        <w:tc>
          <w:tcPr>
            <w:tcW w:w="2970" w:type="dxa"/>
            <w:shd w:val="clear" w:color="auto" w:fill="FFFFFF" w:themeFill="background1"/>
            <w:vAlign w:val="center"/>
          </w:tcPr>
          <w:p w14:paraId="7EFDF91D" w14:textId="77777777" w:rsidR="006F67C5" w:rsidRPr="00890A53" w:rsidRDefault="006F67C5" w:rsidP="00817E47">
            <w:pPr>
              <w:jc w:val="left"/>
              <w:rPr>
                <w:ins w:id="24655" w:author="Phuong Truong Thi" w:date="2024-10-17T19:01:00Z"/>
                <w:rFonts w:ascii="Times New Roman" w:hAnsi="Times New Roman"/>
                <w:sz w:val="24"/>
                <w:szCs w:val="24"/>
              </w:rPr>
            </w:pPr>
            <w:ins w:id="24656" w:author="Phuong Truong Thi" w:date="2024-10-17T19:04:00Z">
              <w:r w:rsidRPr="00CE1CE9">
                <w:rPr>
                  <w:rFonts w:ascii="Times New Roman" w:hAnsi="Times New Roman"/>
                  <w:color w:val="000000" w:themeColor="text1"/>
                  <w:sz w:val="24"/>
                  <w:szCs w:val="24"/>
                </w:rPr>
                <w:t>Hệ thống điều hướng sang màn hình c</w:t>
              </w:r>
            </w:ins>
            <w:ins w:id="24657" w:author="Phuong Truong Thi" w:date="2024-10-17T19:06:00Z">
              <w:r>
                <w:rPr>
                  <w:rFonts w:ascii="Times New Roman" w:hAnsi="Times New Roman"/>
                  <w:color w:val="000000" w:themeColor="text1"/>
                  <w:sz w:val="24"/>
                  <w:szCs w:val="24"/>
                </w:rPr>
                <w:t>h</w:t>
              </w:r>
            </w:ins>
            <w:ins w:id="24658" w:author="Phuong Truong Thi" w:date="2024-10-17T19:04:00Z">
              <w:r>
                <w:rPr>
                  <w:rFonts w:ascii="Times New Roman" w:hAnsi="Times New Roman"/>
                  <w:color w:val="000000" w:themeColor="text1"/>
                  <w:sz w:val="24"/>
                  <w:szCs w:val="24"/>
                </w:rPr>
                <w:t>i tiết chi nhánh</w:t>
              </w:r>
            </w:ins>
          </w:p>
        </w:tc>
        <w:tc>
          <w:tcPr>
            <w:tcW w:w="1495" w:type="dxa"/>
            <w:shd w:val="clear" w:color="auto" w:fill="FFFFFF" w:themeFill="background1"/>
            <w:vAlign w:val="center"/>
          </w:tcPr>
          <w:p w14:paraId="704AD42E" w14:textId="77777777" w:rsidR="006F67C5" w:rsidRPr="008343A7" w:rsidRDefault="006F67C5" w:rsidP="00817E47">
            <w:pPr>
              <w:jc w:val="left"/>
              <w:rPr>
                <w:ins w:id="24659" w:author="Phuong Truong Thi" w:date="2024-10-17T19:01:00Z"/>
                <w:rFonts w:ascii="Times New Roman" w:hAnsi="Times New Roman"/>
                <w:b/>
                <w:bCs/>
                <w:sz w:val="24"/>
                <w:szCs w:val="24"/>
              </w:rPr>
            </w:pPr>
            <w:ins w:id="24660"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267" w:type="dxa"/>
            <w:shd w:val="clear" w:color="auto" w:fill="FFFFFF" w:themeFill="background1"/>
            <w:vAlign w:val="center"/>
          </w:tcPr>
          <w:p w14:paraId="01BAD24A" w14:textId="0EF2FAA9" w:rsidR="006F67C5" w:rsidRPr="00FD6BA2" w:rsidRDefault="003C6F4B" w:rsidP="00817E47">
            <w:pPr>
              <w:jc w:val="left"/>
              <w:rPr>
                <w:ins w:id="24661" w:author="Phuong Truong Thi" w:date="2024-10-17T19:01:00Z"/>
                <w:rFonts w:ascii="Times New Roman" w:hAnsi="Times New Roman"/>
                <w:b/>
                <w:bCs/>
                <w:color w:val="FF0000"/>
                <w:sz w:val="24"/>
                <w:szCs w:val="24"/>
              </w:rPr>
            </w:pPr>
            <w:del w:id="24662" w:author="Phuong Truong Thi" w:date="2024-11-25T18:44:00Z">
              <w:r w:rsidRPr="003C6F4B" w:rsidDel="005B45EC">
                <w:rPr>
                  <w:rFonts w:ascii="Times New Roman" w:hAnsi="Times New Roman"/>
                  <w:sz w:val="24"/>
                  <w:szCs w:val="24"/>
                </w:rPr>
                <w:delText>II.2.18.1</w:delText>
              </w:r>
            </w:del>
            <w:ins w:id="24663" w:author="Phuong Truong Thi" w:date="2024-11-25T18:44:00Z">
              <w:r w:rsidR="005B45EC">
                <w:rPr>
                  <w:rFonts w:ascii="Times New Roman" w:hAnsi="Times New Roman"/>
                  <w:sz w:val="24"/>
                  <w:szCs w:val="24"/>
                </w:rPr>
                <w:t>Mục II.2.10.1</w:t>
              </w:r>
            </w:ins>
          </w:p>
        </w:tc>
      </w:tr>
      <w:tr w:rsidR="006F67C5" w14:paraId="14256FE7" w14:textId="77777777" w:rsidTr="00817E47">
        <w:trPr>
          <w:ins w:id="24664" w:author="Phuong Truong Thi" w:date="2024-10-17T19:01:00Z"/>
        </w:trPr>
        <w:tc>
          <w:tcPr>
            <w:tcW w:w="2610" w:type="dxa"/>
          </w:tcPr>
          <w:p w14:paraId="7112237E" w14:textId="77777777" w:rsidR="006F67C5" w:rsidRDefault="006F67C5" w:rsidP="00817E47">
            <w:pPr>
              <w:rPr>
                <w:ins w:id="24665" w:author="Phuong Truong Thi" w:date="2024-10-17T19:01:00Z"/>
                <w:rFonts w:ascii="Times New Roman" w:hAnsi="Times New Roman"/>
                <w:color w:val="000000" w:themeColor="text1"/>
                <w:sz w:val="24"/>
                <w:szCs w:val="24"/>
              </w:rPr>
            </w:pPr>
            <w:ins w:id="24666" w:author="Phuong Truong Thi" w:date="2024-10-17T19:01:00Z">
              <w:r>
                <w:rPr>
                  <w:rFonts w:ascii="Times New Roman" w:hAnsi="Times New Roman"/>
                  <w:color w:val="000000" w:themeColor="text1"/>
                  <w:sz w:val="24"/>
                  <w:szCs w:val="24"/>
                </w:rPr>
                <w:t>3</w:t>
              </w:r>
              <w:r w:rsidRPr="00CE1CE9">
                <w:rPr>
                  <w:rFonts w:ascii="Times New Roman" w:hAnsi="Times New Roman"/>
                  <w:color w:val="000000" w:themeColor="text1"/>
                  <w:sz w:val="24"/>
                  <w:szCs w:val="24"/>
                </w:rPr>
                <w:t xml:space="preserve">.Click vào </w:t>
              </w:r>
            </w:ins>
            <w:r>
              <w:rPr>
                <w:rFonts w:ascii="Times New Roman" w:hAnsi="Times New Roman"/>
                <w:color w:val="000000" w:themeColor="text1"/>
                <w:sz w:val="24"/>
                <w:szCs w:val="24"/>
              </w:rPr>
              <w:t>Text</w:t>
            </w:r>
            <w:ins w:id="24667"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5FE87BE7" w14:textId="77777777" w:rsidR="006F67C5" w:rsidRPr="00CE1CE9" w:rsidRDefault="006F67C5" w:rsidP="00817E47">
            <w:pPr>
              <w:rPr>
                <w:ins w:id="24668" w:author="Phuong Truong Thi" w:date="2024-10-17T19:01:00Z"/>
                <w:rFonts w:ascii="Times New Roman" w:hAnsi="Times New Roman"/>
                <w:color w:val="000000" w:themeColor="text1"/>
                <w:sz w:val="24"/>
                <w:szCs w:val="24"/>
              </w:rPr>
            </w:pPr>
            <w:ins w:id="24669" w:author="Phuong Truong Thi" w:date="2024-10-17T19:01:00Z">
              <w:r w:rsidRPr="00CE1CE9">
                <w:rPr>
                  <w:rFonts w:ascii="Times New Roman" w:hAnsi="Times New Roman"/>
                  <w:color w:val="000000" w:themeColor="text1"/>
                  <w:sz w:val="24"/>
                  <w:szCs w:val="24"/>
                </w:rPr>
                <w:t>“</w:t>
              </w:r>
            </w:ins>
            <w:ins w:id="24670" w:author="Phuong Truong Thi" w:date="2024-10-17T19:03:00Z">
              <w:r>
                <w:rPr>
                  <w:rFonts w:ascii="Times New Roman" w:hAnsi="Times New Roman"/>
                  <w:color w:val="000000" w:themeColor="text1"/>
                  <w:sz w:val="24"/>
                  <w:szCs w:val="24"/>
                </w:rPr>
                <w:t>Tên CBBH</w:t>
              </w:r>
            </w:ins>
            <w:ins w:id="24671" w:author="Phuong Truong Thi" w:date="2024-10-17T19:01:00Z">
              <w:r>
                <w:rPr>
                  <w:rFonts w:ascii="Times New Roman" w:hAnsi="Times New Roman"/>
                  <w:color w:val="000000" w:themeColor="text1"/>
                  <w:sz w:val="24"/>
                  <w:szCs w:val="24"/>
                </w:rPr>
                <w:t>”</w:t>
              </w:r>
            </w:ins>
          </w:p>
          <w:p w14:paraId="74E632BE" w14:textId="77777777" w:rsidR="006F67C5" w:rsidRPr="00CE1CE9" w:rsidRDefault="006F67C5" w:rsidP="00817E47">
            <w:pPr>
              <w:rPr>
                <w:ins w:id="24672" w:author="Phuong Truong Thi" w:date="2024-10-17T19:01:00Z"/>
                <w:rFonts w:ascii="Times New Roman" w:hAnsi="Times New Roman"/>
                <w:color w:val="000000" w:themeColor="text1"/>
                <w:sz w:val="24"/>
                <w:szCs w:val="24"/>
              </w:rPr>
            </w:pPr>
          </w:p>
        </w:tc>
        <w:tc>
          <w:tcPr>
            <w:tcW w:w="2970" w:type="dxa"/>
          </w:tcPr>
          <w:p w14:paraId="3E359D75" w14:textId="77777777" w:rsidR="006F67C5" w:rsidRPr="00CE1CE9" w:rsidRDefault="006F67C5" w:rsidP="00817E47">
            <w:pPr>
              <w:rPr>
                <w:ins w:id="24673" w:author="Phuong Truong Thi" w:date="2024-10-17T19:01:00Z"/>
                <w:rFonts w:ascii="Times New Roman" w:hAnsi="Times New Roman"/>
                <w:color w:val="000000" w:themeColor="text1"/>
                <w:sz w:val="24"/>
                <w:szCs w:val="24"/>
              </w:rPr>
            </w:pPr>
            <w:ins w:id="24674" w:author="Phuong Truong Thi" w:date="2024-10-17T19:01:00Z">
              <w:r w:rsidRPr="00CE1CE9">
                <w:rPr>
                  <w:rFonts w:ascii="Times New Roman" w:hAnsi="Times New Roman"/>
                  <w:color w:val="000000" w:themeColor="text1"/>
                  <w:sz w:val="24"/>
                  <w:szCs w:val="24"/>
                </w:rPr>
                <w:t xml:space="preserve">Hệ thống điều hướng sang màn hình chi </w:t>
              </w:r>
            </w:ins>
            <w:ins w:id="24675" w:author="Phuong Truong Thi" w:date="2024-10-17T19:04:00Z">
              <w:r>
                <w:rPr>
                  <w:rFonts w:ascii="Times New Roman" w:hAnsi="Times New Roman"/>
                  <w:color w:val="000000" w:themeColor="text1"/>
                  <w:sz w:val="24"/>
                  <w:szCs w:val="24"/>
                </w:rPr>
                <w:t xml:space="preserve">tiết </w:t>
              </w:r>
            </w:ins>
            <w:ins w:id="24676" w:author="Phuong Truong Thi" w:date="2024-10-17T19:01:00Z">
              <w:r w:rsidRPr="00CE1CE9">
                <w:rPr>
                  <w:rFonts w:ascii="Times New Roman" w:hAnsi="Times New Roman"/>
                  <w:color w:val="000000" w:themeColor="text1"/>
                  <w:sz w:val="24"/>
                  <w:szCs w:val="24"/>
                </w:rPr>
                <w:t>CBBH</w:t>
              </w:r>
            </w:ins>
          </w:p>
        </w:tc>
        <w:tc>
          <w:tcPr>
            <w:tcW w:w="1495" w:type="dxa"/>
          </w:tcPr>
          <w:p w14:paraId="29E663DA" w14:textId="77777777" w:rsidR="006F67C5" w:rsidRPr="00CE1CE9" w:rsidRDefault="006F67C5" w:rsidP="00817E47">
            <w:pPr>
              <w:rPr>
                <w:ins w:id="24677" w:author="Phuong Truong Thi" w:date="2024-10-17T19:01:00Z"/>
                <w:rFonts w:ascii="Times New Roman" w:hAnsi="Times New Roman"/>
                <w:color w:val="000000" w:themeColor="text1"/>
                <w:sz w:val="24"/>
                <w:szCs w:val="24"/>
              </w:rPr>
            </w:pPr>
            <w:ins w:id="24678" w:author="Phuong Truong Thi" w:date="2024-10-17T19:01:00Z">
              <w:r w:rsidRPr="00CE1CE9">
                <w:rPr>
                  <w:rFonts w:ascii="Times New Roman" w:hAnsi="Times New Roman"/>
                  <w:color w:val="000000" w:themeColor="text1"/>
                  <w:sz w:val="24"/>
                  <w:szCs w:val="24"/>
                </w:rPr>
                <w:t>DETAIL_02</w:t>
              </w:r>
            </w:ins>
          </w:p>
        </w:tc>
        <w:tc>
          <w:tcPr>
            <w:tcW w:w="2267" w:type="dxa"/>
          </w:tcPr>
          <w:p w14:paraId="06916D94" w14:textId="0FFA3A31" w:rsidR="006F67C5" w:rsidRPr="00FD6BA2" w:rsidRDefault="003C6F4B" w:rsidP="00817E47">
            <w:pPr>
              <w:rPr>
                <w:ins w:id="24679" w:author="Phuong Truong Thi" w:date="2024-10-17T19:01:00Z"/>
                <w:rFonts w:ascii="Times New Roman" w:hAnsi="Times New Roman"/>
                <w:color w:val="FF0000"/>
                <w:sz w:val="24"/>
                <w:szCs w:val="24"/>
                <w:rPrChange w:id="24680" w:author="Phuong Truong Thi" w:date="2024-10-17T19:06:00Z">
                  <w:rPr>
                    <w:ins w:id="24681" w:author="Phuong Truong Thi" w:date="2024-10-17T19:01:00Z"/>
                    <w:rFonts w:ascii="Times New Roman" w:hAnsi="Times New Roman"/>
                    <w:color w:val="000000" w:themeColor="text1"/>
                    <w:sz w:val="24"/>
                    <w:szCs w:val="24"/>
                  </w:rPr>
                </w:rPrChange>
              </w:rPr>
            </w:pPr>
            <w:del w:id="24682"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ins w:id="24683" w:author="Phuong Truong Thi" w:date="2024-11-25T18:44:00Z">
              <w:r w:rsidR="005B45EC">
                <w:rPr>
                  <w:rFonts w:ascii="Times New Roman" w:hAnsi="Times New Roman"/>
                  <w:sz w:val="24"/>
                  <w:szCs w:val="24"/>
                </w:rPr>
                <w:t>Mục II.2.10.2</w:t>
              </w:r>
            </w:ins>
          </w:p>
        </w:tc>
      </w:tr>
      <w:tr w:rsidR="001710A9" w14:paraId="5BEC89C2" w14:textId="77777777" w:rsidTr="00817E47">
        <w:tc>
          <w:tcPr>
            <w:tcW w:w="2610" w:type="dxa"/>
          </w:tcPr>
          <w:p w14:paraId="352595EA"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4.Click vào :</w:t>
            </w:r>
          </w:p>
          <w:p w14:paraId="7DF4F331"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487EAB84" w14:textId="77777777" w:rsidR="001710A9" w:rsidRDefault="001710A9" w:rsidP="001710A9">
            <w:pPr>
              <w:rPr>
                <w:rFonts w:ascii="Times New Roman" w:hAnsi="Times New Roman"/>
                <w:color w:val="000000" w:themeColor="text1"/>
                <w:sz w:val="24"/>
                <w:szCs w:val="24"/>
              </w:rPr>
            </w:pPr>
          </w:p>
        </w:tc>
        <w:tc>
          <w:tcPr>
            <w:tcW w:w="2970" w:type="dxa"/>
          </w:tcPr>
          <w:p w14:paraId="3E86B5C7" w14:textId="3922A00E" w:rsidR="001710A9" w:rsidRPr="00CE1CE9" w:rsidRDefault="001710A9" w:rsidP="001710A9">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495" w:type="dxa"/>
          </w:tcPr>
          <w:p w14:paraId="50F8706E" w14:textId="77777777" w:rsidR="001710A9" w:rsidRPr="00CE1CE9" w:rsidRDefault="001710A9" w:rsidP="001710A9">
            <w:pPr>
              <w:rPr>
                <w:rFonts w:ascii="Times New Roman" w:hAnsi="Times New Roman"/>
                <w:color w:val="000000" w:themeColor="text1"/>
                <w:sz w:val="24"/>
                <w:szCs w:val="24"/>
              </w:rPr>
            </w:pPr>
          </w:p>
        </w:tc>
        <w:tc>
          <w:tcPr>
            <w:tcW w:w="2267" w:type="dxa"/>
          </w:tcPr>
          <w:p w14:paraId="65FDFD55" w14:textId="72F04741" w:rsidR="001710A9" w:rsidRPr="003C6F4B" w:rsidRDefault="001710A9" w:rsidP="001710A9">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24684" w:author="Phuong Truong Thi" w:date="2024-11-25T10:24: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7E3D4C2D" w14:textId="77777777" w:rsidR="00C86300" w:rsidRDefault="00C86300">
      <w:pPr>
        <w:rPr>
          <w:ins w:id="24685" w:author="Phuong Truong Thi" w:date="2024-10-17T19:09:00Z"/>
          <w:lang w:eastAsia="vi-VN"/>
        </w:rPr>
        <w:pPrChange w:id="24686" w:author="Phuong Truong Thi" w:date="2024-10-17T19:10:00Z">
          <w:pPr>
            <w:spacing w:before="0" w:line="240" w:lineRule="auto"/>
            <w:contextualSpacing w:val="0"/>
          </w:pPr>
        </w:pPrChange>
      </w:pPr>
    </w:p>
    <w:p w14:paraId="1D067CE2" w14:textId="59D00B11" w:rsidR="00F52124" w:rsidDel="00F868EA" w:rsidRDefault="00E8609E">
      <w:pPr>
        <w:spacing w:before="0" w:line="240" w:lineRule="auto"/>
        <w:ind w:left="1142" w:hanging="432"/>
        <w:contextualSpacing w:val="0"/>
        <w:rPr>
          <w:del w:id="24687" w:author="Phuong Truong Thi" w:date="2024-10-16T01:03:00Z"/>
          <w:rFonts w:ascii="Times New Roman" w:eastAsia="Times New Roman" w:hAnsi="Times New Roman"/>
          <w:color w:val="000000"/>
          <w:sz w:val="24"/>
          <w:szCs w:val="24"/>
          <w:lang w:eastAsia="vi-VN"/>
        </w:rPr>
        <w:pPrChange w:id="24688" w:author="Phuong Truong Thi" w:date="2024-11-25T19:00:00Z">
          <w:pPr>
            <w:spacing w:before="0" w:line="240" w:lineRule="auto"/>
            <w:contextualSpacing w:val="0"/>
          </w:pPr>
        </w:pPrChange>
      </w:pPr>
      <w:del w:id="24689" w:author="Phuong Truong Thi" w:date="2024-10-16T01:03:00Z">
        <w:r w:rsidDel="00F868EA">
          <w:rPr>
            <w:rFonts w:ascii="Times New Roman" w:eastAsia="Times New Roman" w:hAnsi="Times New Roman"/>
            <w:color w:val="000000"/>
            <w:sz w:val="24"/>
            <w:szCs w:val="24"/>
            <w:lang w:eastAsia="vi-VN"/>
          </w:rPr>
          <w:delText>Text link</w:delText>
        </w:r>
        <w:r w:rsidR="00F52124" w:rsidDel="00F868EA">
          <w:rPr>
            <w:rFonts w:ascii="Times New Roman" w:eastAsia="Times New Roman" w:hAnsi="Times New Roman"/>
            <w:color w:val="000000"/>
            <w:sz w:val="24"/>
            <w:szCs w:val="24"/>
            <w:lang w:eastAsia="vi-VN"/>
          </w:rPr>
          <w:delText>Text</w:delText>
        </w:r>
      </w:del>
    </w:p>
    <w:p w14:paraId="455EE17B" w14:textId="16E85AC4" w:rsidR="00F52124" w:rsidDel="00F868EA" w:rsidRDefault="00E8609E">
      <w:pPr>
        <w:spacing w:before="0" w:line="240" w:lineRule="auto"/>
        <w:ind w:left="1142" w:hanging="432"/>
        <w:contextualSpacing w:val="0"/>
        <w:rPr>
          <w:del w:id="24690" w:author="Phuong Truong Thi" w:date="2024-10-16T01:03:00Z"/>
          <w:rFonts w:ascii="Times New Roman" w:eastAsia="Times New Roman" w:hAnsi="Times New Roman"/>
          <w:color w:val="000000"/>
          <w:sz w:val="24"/>
          <w:szCs w:val="24"/>
          <w:lang w:eastAsia="vi-VN"/>
        </w:rPr>
        <w:pPrChange w:id="24691" w:author="Phuong Truong Thi" w:date="2024-11-25T19:00:00Z">
          <w:pPr>
            <w:spacing w:before="0" w:line="240" w:lineRule="auto"/>
            <w:contextualSpacing w:val="0"/>
          </w:pPr>
        </w:pPrChange>
      </w:pPr>
      <w:del w:id="24692" w:author="Phuong Truong Thi" w:date="2024-10-16T01:03:00Z">
        <w:r w:rsidDel="00F868EA">
          <w:rPr>
            <w:rFonts w:ascii="Times New Roman" w:eastAsia="Times New Roman" w:hAnsi="Times New Roman"/>
            <w:color w:val="000000"/>
            <w:sz w:val="24"/>
            <w:szCs w:val="24"/>
            <w:lang w:eastAsia="vi-VN"/>
          </w:rPr>
          <w:delText>Text link</w:delText>
        </w:r>
        <w:r w:rsidR="00F52124" w:rsidDel="00F868EA">
          <w:rPr>
            <w:rFonts w:ascii="Times New Roman" w:eastAsia="Times New Roman" w:hAnsi="Times New Roman"/>
            <w:color w:val="000000"/>
            <w:sz w:val="24"/>
            <w:szCs w:val="24"/>
            <w:lang w:eastAsia="vi-VN"/>
          </w:rPr>
          <w:delText>Text</w:delText>
        </w:r>
      </w:del>
    </w:p>
    <w:p w14:paraId="16870324" w14:textId="76F3BDA4" w:rsidR="007E0F89" w:rsidRDefault="00E8609E">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1142" w:hanging="432"/>
        <w:outlineLvl w:val="9"/>
        <w:rPr>
          <w:b w:val="0"/>
          <w:bCs w:val="0"/>
          <w:i/>
          <w:iCs/>
        </w:rPr>
        <w:pPrChange w:id="24693" w:author="Phuong Truong Thi" w:date="2024-11-25T19:00:00Z">
          <w:pPr>
            <w:pStyle w:val="Heading23"/>
            <w:numPr>
              <w:ilvl w:val="0"/>
              <w:numId w:val="57"/>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450" w:hanging="360"/>
            <w:outlineLvl w:val="9"/>
          </w:pPr>
        </w:pPrChange>
      </w:pPr>
      <w:del w:id="24694" w:author="Phuong Truong Thi" w:date="2024-10-16T01:03:00Z">
        <w:r w:rsidDel="00F868EA">
          <w:rPr>
            <w:color w:val="000000"/>
            <w:lang w:eastAsia="vi-VN"/>
          </w:rPr>
          <w:delText>Text link</w:delText>
        </w:r>
        <w:r w:rsidR="00F52124" w:rsidDel="00F868EA">
          <w:rPr>
            <w:lang w:eastAsia="vi-VN"/>
          </w:rPr>
          <w:delText>CurrencyCurrencyCurrency</w:delText>
        </w:r>
      </w:del>
    </w:p>
    <w:tbl>
      <w:tblPr>
        <w:tblW w:w="882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4695" w:author="thu nga" w:date="2024-10-01T10:54:00Z">
          <w:tblPr>
            <w:tblW w:w="934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643"/>
        <w:gridCol w:w="581"/>
        <w:gridCol w:w="1419"/>
        <w:gridCol w:w="2113"/>
        <w:gridCol w:w="920"/>
        <w:gridCol w:w="1057"/>
        <w:gridCol w:w="1762"/>
        <w:gridCol w:w="757"/>
        <w:tblGridChange w:id="24696">
          <w:tblGrid>
            <w:gridCol w:w="643"/>
            <w:gridCol w:w="581"/>
            <w:gridCol w:w="1419"/>
            <w:gridCol w:w="2113"/>
            <w:gridCol w:w="920"/>
            <w:gridCol w:w="309"/>
            <w:gridCol w:w="643"/>
            <w:gridCol w:w="27"/>
            <w:gridCol w:w="78"/>
            <w:gridCol w:w="1762"/>
            <w:gridCol w:w="132"/>
            <w:gridCol w:w="125"/>
            <w:gridCol w:w="500"/>
            <w:gridCol w:w="1487"/>
            <w:gridCol w:w="243"/>
            <w:gridCol w:w="676"/>
            <w:gridCol w:w="287"/>
            <w:gridCol w:w="770"/>
            <w:gridCol w:w="339"/>
            <w:gridCol w:w="1422"/>
            <w:gridCol w:w="435"/>
            <w:gridCol w:w="321"/>
            <w:gridCol w:w="469"/>
          </w:tblGrid>
        </w:tblGridChange>
      </w:tblGrid>
      <w:tr w:rsidR="001859AE" w:rsidRPr="00A35FC0" w:rsidDel="007E0F89" w14:paraId="13CD0190" w14:textId="3F0D45D3" w:rsidTr="001859AE">
        <w:trPr>
          <w:trHeight w:val="528"/>
          <w:tblHeader/>
          <w:del w:id="24697" w:author="Phuong Truong Thi" w:date="2024-10-08T18:14:00Z"/>
          <w:trPrChange w:id="24698" w:author="thu nga" w:date="2024-10-01T10:54:00Z">
            <w:trPr>
              <w:gridBefore w:val="6"/>
              <w:trHeight w:val="528"/>
              <w:tblHeader/>
            </w:trPr>
          </w:trPrChange>
        </w:trPr>
        <w:tc>
          <w:tcPr>
            <w:tcW w:w="670" w:type="dxa"/>
            <w:shd w:val="clear" w:color="auto" w:fill="F7C7AC"/>
            <w:vAlign w:val="center"/>
            <w:hideMark/>
            <w:tcPrChange w:id="24699" w:author="thu nga" w:date="2024-10-01T10:54:00Z">
              <w:tcPr>
                <w:tcW w:w="670" w:type="dxa"/>
                <w:gridSpan w:val="2"/>
                <w:shd w:val="clear" w:color="auto" w:fill="F7C7AC"/>
                <w:vAlign w:val="center"/>
                <w:hideMark/>
              </w:tcPr>
            </w:tcPrChange>
          </w:tcPr>
          <w:p w14:paraId="0F2ECD49" w14:textId="64F2B834" w:rsidR="00DC2024" w:rsidRPr="00A35FC0" w:rsidDel="007E0F89" w:rsidRDefault="00DC2024">
            <w:pPr>
              <w:spacing w:before="0" w:line="240" w:lineRule="auto"/>
              <w:contextualSpacing w:val="0"/>
              <w:jc w:val="center"/>
              <w:rPr>
                <w:del w:id="24700" w:author="Phuong Truong Thi" w:date="2024-10-08T18:14:00Z"/>
                <w:rFonts w:ascii="Times New Roman" w:eastAsia="Times New Roman" w:hAnsi="Times New Roman"/>
                <w:b/>
                <w:bCs/>
                <w:color w:val="000000"/>
                <w:sz w:val="24"/>
                <w:szCs w:val="24"/>
                <w:lang w:eastAsia="vi-VN"/>
              </w:rPr>
            </w:pPr>
            <w:del w:id="24701" w:author="Phuong Truong Thi" w:date="2024-10-08T18:14:00Z">
              <w:r w:rsidRPr="00A35FC0" w:rsidDel="007E0F89">
                <w:rPr>
                  <w:rFonts w:ascii="Times New Roman" w:eastAsia="Times New Roman" w:hAnsi="Times New Roman"/>
                  <w:b/>
                  <w:bCs/>
                  <w:color w:val="000000"/>
                  <w:sz w:val="24"/>
                  <w:szCs w:val="24"/>
                  <w:lang w:val="vi-VN" w:eastAsia="vi-VN"/>
                </w:rPr>
                <w:delText>STT</w:delText>
              </w:r>
            </w:del>
          </w:p>
        </w:tc>
        <w:tc>
          <w:tcPr>
            <w:tcW w:w="2097" w:type="dxa"/>
            <w:gridSpan w:val="2"/>
            <w:shd w:val="clear" w:color="auto" w:fill="F7C7AC"/>
            <w:vAlign w:val="center"/>
            <w:hideMark/>
            <w:tcPrChange w:id="24702" w:author="thu nga" w:date="2024-10-01T10:54:00Z">
              <w:tcPr>
                <w:tcW w:w="2097" w:type="dxa"/>
                <w:gridSpan w:val="4"/>
                <w:shd w:val="clear" w:color="auto" w:fill="F7C7AC"/>
                <w:vAlign w:val="center"/>
                <w:hideMark/>
              </w:tcPr>
            </w:tcPrChange>
          </w:tcPr>
          <w:p w14:paraId="1186174E" w14:textId="4383E8E4" w:rsidR="00DC2024" w:rsidRPr="00A35FC0" w:rsidDel="007E0F89" w:rsidRDefault="00DC2024">
            <w:pPr>
              <w:spacing w:before="0" w:line="240" w:lineRule="auto"/>
              <w:contextualSpacing w:val="0"/>
              <w:jc w:val="center"/>
              <w:rPr>
                <w:del w:id="24703" w:author="Phuong Truong Thi" w:date="2024-10-08T18:14:00Z"/>
                <w:rFonts w:ascii="Times New Roman" w:eastAsia="Times New Roman" w:hAnsi="Times New Roman"/>
                <w:b/>
                <w:bCs/>
                <w:color w:val="000000"/>
                <w:sz w:val="24"/>
                <w:szCs w:val="24"/>
                <w:lang w:val="vi-VN" w:eastAsia="vi-VN"/>
              </w:rPr>
            </w:pPr>
            <w:del w:id="24704" w:author="Phuong Truong Thi" w:date="2024-10-08T18:14:00Z">
              <w:r w:rsidRPr="00A35FC0" w:rsidDel="007E0F89">
                <w:rPr>
                  <w:rFonts w:ascii="Times New Roman" w:eastAsia="Times New Roman" w:hAnsi="Times New Roman"/>
                  <w:b/>
                  <w:bCs/>
                  <w:color w:val="000000"/>
                  <w:sz w:val="24"/>
                  <w:szCs w:val="24"/>
                  <w:lang w:val="vi-VN" w:eastAsia="vi-VN"/>
                </w:rPr>
                <w:delText>Trường dữ liệu</w:delText>
              </w:r>
            </w:del>
          </w:p>
        </w:tc>
        <w:tc>
          <w:tcPr>
            <w:tcW w:w="2230" w:type="dxa"/>
            <w:shd w:val="clear" w:color="auto" w:fill="F7C7AC"/>
            <w:vAlign w:val="center"/>
            <w:tcPrChange w:id="24705" w:author="thu nga" w:date="2024-10-01T10:54:00Z">
              <w:tcPr>
                <w:tcW w:w="1859" w:type="dxa"/>
                <w:gridSpan w:val="3"/>
                <w:shd w:val="clear" w:color="auto" w:fill="F7C7AC"/>
                <w:vAlign w:val="center"/>
              </w:tcPr>
            </w:tcPrChange>
          </w:tcPr>
          <w:p w14:paraId="358B54CB" w14:textId="73EDFF4E" w:rsidR="00DC2024" w:rsidRPr="00A35FC0" w:rsidDel="007E0F89" w:rsidRDefault="00DC2024">
            <w:pPr>
              <w:spacing w:before="0" w:line="240" w:lineRule="auto"/>
              <w:contextualSpacing w:val="0"/>
              <w:jc w:val="center"/>
              <w:rPr>
                <w:del w:id="24706" w:author="Phuong Truong Thi" w:date="2024-10-08T18:14:00Z"/>
                <w:rFonts w:ascii="Times New Roman" w:eastAsia="Times New Roman" w:hAnsi="Times New Roman"/>
                <w:b/>
                <w:bCs/>
                <w:color w:val="000000"/>
                <w:sz w:val="24"/>
                <w:szCs w:val="24"/>
                <w:lang w:eastAsia="vi-VN"/>
              </w:rPr>
            </w:pPr>
            <w:del w:id="24707" w:author="Phuong Truong Thi" w:date="2024-10-08T18:14:00Z">
              <w:r w:rsidRPr="00A35FC0" w:rsidDel="007E0F89">
                <w:rPr>
                  <w:rFonts w:ascii="Times New Roman" w:eastAsia="Times New Roman" w:hAnsi="Times New Roman"/>
                  <w:b/>
                  <w:bCs/>
                  <w:color w:val="000000"/>
                  <w:sz w:val="24"/>
                  <w:szCs w:val="24"/>
                  <w:lang w:eastAsia="vi-VN"/>
                </w:rPr>
                <w:delText>Mô tả trường</w:delText>
              </w:r>
            </w:del>
          </w:p>
        </w:tc>
        <w:tc>
          <w:tcPr>
            <w:tcW w:w="963" w:type="dxa"/>
            <w:shd w:val="clear" w:color="auto" w:fill="F7C7AC"/>
            <w:vAlign w:val="center"/>
            <w:tcPrChange w:id="24708" w:author="thu nga" w:date="2024-10-01T10:54:00Z">
              <w:tcPr>
                <w:tcW w:w="963" w:type="dxa"/>
                <w:gridSpan w:val="2"/>
                <w:shd w:val="clear" w:color="auto" w:fill="F7C7AC"/>
                <w:vAlign w:val="center"/>
              </w:tcPr>
            </w:tcPrChange>
          </w:tcPr>
          <w:p w14:paraId="0566A95C" w14:textId="191A69BA" w:rsidR="00DC2024" w:rsidRPr="00A35FC0" w:rsidDel="007E0F89" w:rsidRDefault="00DC2024" w:rsidP="00DC2024">
            <w:pPr>
              <w:spacing w:before="0" w:line="240" w:lineRule="auto"/>
              <w:contextualSpacing w:val="0"/>
              <w:jc w:val="center"/>
              <w:rPr>
                <w:del w:id="24709" w:author="Phuong Truong Thi" w:date="2024-10-08T18:14:00Z"/>
                <w:rFonts w:ascii="Times New Roman" w:eastAsia="Times New Roman" w:hAnsi="Times New Roman"/>
                <w:b/>
                <w:bCs/>
                <w:color w:val="000000"/>
                <w:sz w:val="24"/>
                <w:szCs w:val="24"/>
                <w:lang w:val="vi-VN" w:eastAsia="vi-VN"/>
              </w:rPr>
            </w:pPr>
            <w:ins w:id="24710" w:author="thu nga" w:date="2024-09-30T15:59:00Z">
              <w:del w:id="24711" w:author="Phuong Truong Thi" w:date="2024-10-08T18:14:00Z">
                <w:r w:rsidDel="007E0F89">
                  <w:rPr>
                    <w:rFonts w:ascii="Times New Roman" w:eastAsia="Times New Roman" w:hAnsi="Times New Roman"/>
                    <w:b/>
                    <w:bCs/>
                    <w:color w:val="000000"/>
                    <w:sz w:val="24"/>
                    <w:szCs w:val="24"/>
                    <w:lang w:val="vi-VN" w:eastAsia="vi-VN"/>
                  </w:rPr>
                  <w:delText>Nguồn</w:delText>
                </w:r>
              </w:del>
            </w:ins>
          </w:p>
        </w:tc>
        <w:tc>
          <w:tcPr>
            <w:tcW w:w="1109" w:type="dxa"/>
            <w:shd w:val="clear" w:color="auto" w:fill="F7C7AC"/>
            <w:vAlign w:val="center"/>
            <w:tcPrChange w:id="24712" w:author="thu nga" w:date="2024-10-01T10:54:00Z">
              <w:tcPr>
                <w:tcW w:w="1109" w:type="dxa"/>
                <w:gridSpan w:val="2"/>
                <w:shd w:val="clear" w:color="auto" w:fill="F7C7AC"/>
                <w:vAlign w:val="center"/>
              </w:tcPr>
            </w:tcPrChange>
          </w:tcPr>
          <w:p w14:paraId="6038BE23" w14:textId="0DF032BB" w:rsidR="00DC2024" w:rsidRPr="00A35FC0" w:rsidDel="007E0F89" w:rsidRDefault="00DC2024">
            <w:pPr>
              <w:spacing w:before="0" w:line="240" w:lineRule="auto"/>
              <w:contextualSpacing w:val="0"/>
              <w:jc w:val="center"/>
              <w:rPr>
                <w:del w:id="24713" w:author="Phuong Truong Thi" w:date="2024-10-08T18:14:00Z"/>
                <w:rFonts w:ascii="Times New Roman" w:eastAsia="Times New Roman" w:hAnsi="Times New Roman"/>
                <w:b/>
                <w:bCs/>
                <w:color w:val="000000"/>
                <w:sz w:val="24"/>
                <w:szCs w:val="24"/>
                <w:lang w:val="vi-VN" w:eastAsia="vi-VN"/>
              </w:rPr>
            </w:pPr>
            <w:del w:id="24714" w:author="Phuong Truong Thi" w:date="2024-10-08T18:14:00Z">
              <w:r w:rsidRPr="00A35FC0" w:rsidDel="007E0F89">
                <w:rPr>
                  <w:rFonts w:ascii="Times New Roman" w:eastAsia="Times New Roman" w:hAnsi="Times New Roman"/>
                  <w:b/>
                  <w:bCs/>
                  <w:color w:val="000000"/>
                  <w:sz w:val="24"/>
                  <w:szCs w:val="24"/>
                  <w:lang w:val="vi-VN" w:eastAsia="vi-VN"/>
                </w:rPr>
                <w:delText>Định dạng</w:delText>
              </w:r>
            </w:del>
          </w:p>
        </w:tc>
        <w:tc>
          <w:tcPr>
            <w:tcW w:w="959" w:type="dxa"/>
            <w:shd w:val="clear" w:color="auto" w:fill="F7C7AC"/>
            <w:vAlign w:val="center"/>
            <w:hideMark/>
            <w:tcPrChange w:id="24715" w:author="thu nga" w:date="2024-10-01T10:54:00Z">
              <w:tcPr>
                <w:tcW w:w="1857" w:type="dxa"/>
                <w:gridSpan w:val="2"/>
                <w:shd w:val="clear" w:color="auto" w:fill="F7C7AC"/>
                <w:vAlign w:val="center"/>
                <w:hideMark/>
              </w:tcPr>
            </w:tcPrChange>
          </w:tcPr>
          <w:p w14:paraId="7BE32465" w14:textId="3933103B" w:rsidR="00DC2024" w:rsidRPr="00A35FC0" w:rsidDel="007E0F89" w:rsidRDefault="00DC2024">
            <w:pPr>
              <w:spacing w:before="0" w:line="240" w:lineRule="auto"/>
              <w:contextualSpacing w:val="0"/>
              <w:jc w:val="center"/>
              <w:rPr>
                <w:del w:id="24716" w:author="Phuong Truong Thi" w:date="2024-10-08T18:14:00Z"/>
                <w:rFonts w:ascii="Times New Roman" w:eastAsia="Times New Roman" w:hAnsi="Times New Roman"/>
                <w:b/>
                <w:bCs/>
                <w:color w:val="000000"/>
                <w:sz w:val="24"/>
                <w:szCs w:val="24"/>
                <w:lang w:val="vi-VN" w:eastAsia="vi-VN"/>
              </w:rPr>
            </w:pPr>
            <w:del w:id="24717" w:author="Phuong Truong Thi" w:date="2024-10-08T18:14:00Z">
              <w:r w:rsidRPr="00A35FC0" w:rsidDel="007E0F89">
                <w:rPr>
                  <w:rFonts w:ascii="Times New Roman" w:eastAsia="Times New Roman" w:hAnsi="Times New Roman"/>
                  <w:b/>
                  <w:bCs/>
                  <w:color w:val="000000"/>
                  <w:sz w:val="24"/>
                  <w:szCs w:val="24"/>
                  <w:lang w:val="vi-VN" w:eastAsia="vi-VN"/>
                </w:rPr>
                <w:delText>Mã danh mục tham chiếu</w:delText>
              </w:r>
            </w:del>
          </w:p>
        </w:tc>
        <w:tc>
          <w:tcPr>
            <w:tcW w:w="790" w:type="dxa"/>
            <w:shd w:val="clear" w:color="auto" w:fill="F7C7AC"/>
            <w:tcPrChange w:id="24718" w:author="thu nga" w:date="2024-10-01T10:54:00Z">
              <w:tcPr>
                <w:tcW w:w="790" w:type="dxa"/>
                <w:gridSpan w:val="2"/>
                <w:shd w:val="clear" w:color="auto" w:fill="F7C7AC"/>
              </w:tcPr>
            </w:tcPrChange>
          </w:tcPr>
          <w:p w14:paraId="53F8352B" w14:textId="3631AB96" w:rsidR="00DC2024" w:rsidRPr="00126368" w:rsidDel="007E0F89" w:rsidRDefault="00DC2024">
            <w:pPr>
              <w:spacing w:before="0" w:line="240" w:lineRule="auto"/>
              <w:contextualSpacing w:val="0"/>
              <w:jc w:val="center"/>
              <w:rPr>
                <w:del w:id="24719" w:author="Phuong Truong Thi" w:date="2024-10-08T18:14:00Z"/>
                <w:rFonts w:ascii="Times New Roman" w:eastAsia="Times New Roman" w:hAnsi="Times New Roman"/>
                <w:b/>
                <w:bCs/>
                <w:color w:val="000000"/>
                <w:sz w:val="24"/>
                <w:szCs w:val="24"/>
                <w:lang w:val="vi-VN" w:eastAsia="vi-VN"/>
              </w:rPr>
            </w:pPr>
            <w:del w:id="24720" w:author="Phuong Truong Thi" w:date="2024-10-08T18:14:00Z">
              <w:r w:rsidRPr="00126368" w:rsidDel="007E0F89">
                <w:rPr>
                  <w:rFonts w:ascii="Times New Roman" w:eastAsia="Times New Roman" w:hAnsi="Times New Roman"/>
                  <w:b/>
                  <w:bCs/>
                  <w:color w:val="000000"/>
                  <w:sz w:val="24"/>
                  <w:szCs w:val="24"/>
                  <w:lang w:val="vi-VN" w:eastAsia="vi-VN"/>
                </w:rPr>
                <w:delText>Hiển thị mặc định</w:delText>
              </w:r>
            </w:del>
          </w:p>
          <w:p w14:paraId="741CA3D6" w14:textId="00217286" w:rsidR="00DC2024" w:rsidRPr="00126368" w:rsidDel="007E0F89" w:rsidRDefault="00DC2024">
            <w:pPr>
              <w:spacing w:before="0" w:line="240" w:lineRule="auto"/>
              <w:contextualSpacing w:val="0"/>
              <w:jc w:val="center"/>
              <w:rPr>
                <w:del w:id="24721" w:author="Phuong Truong Thi" w:date="2024-10-08T18:14:00Z"/>
                <w:rFonts w:ascii="Times New Roman" w:eastAsia="Times New Roman" w:hAnsi="Times New Roman"/>
                <w:b/>
                <w:bCs/>
                <w:color w:val="000000"/>
                <w:sz w:val="24"/>
                <w:szCs w:val="24"/>
                <w:lang w:val="vi-VN" w:eastAsia="vi-VN"/>
              </w:rPr>
            </w:pPr>
            <w:del w:id="24722" w:author="Phuong Truong Thi" w:date="2024-10-08T18:14:00Z">
              <w:r w:rsidRPr="00126368" w:rsidDel="007E0F89">
                <w:rPr>
                  <w:rFonts w:ascii="Times New Roman" w:eastAsia="Times New Roman" w:hAnsi="Times New Roman"/>
                  <w:b/>
                  <w:bCs/>
                  <w:color w:val="000000"/>
                  <w:sz w:val="24"/>
                  <w:szCs w:val="24"/>
                  <w:lang w:val="vi-VN" w:eastAsia="vi-VN"/>
                </w:rPr>
                <w:delText>trên danh sách</w:delText>
              </w:r>
            </w:del>
          </w:p>
          <w:p w14:paraId="09C63431" w14:textId="2D62B6D8" w:rsidR="00DC2024" w:rsidRPr="00A35FC0" w:rsidDel="007E0F89" w:rsidRDefault="00DC2024">
            <w:pPr>
              <w:spacing w:before="0" w:line="240" w:lineRule="auto"/>
              <w:contextualSpacing w:val="0"/>
              <w:jc w:val="center"/>
              <w:rPr>
                <w:del w:id="24723" w:author="Phuong Truong Thi" w:date="2024-10-08T18:14:00Z"/>
                <w:rFonts w:ascii="Times New Roman" w:eastAsia="Times New Roman" w:hAnsi="Times New Roman"/>
                <w:b/>
                <w:bCs/>
                <w:color w:val="000000"/>
                <w:sz w:val="24"/>
                <w:szCs w:val="24"/>
                <w:lang w:eastAsia="vi-VN"/>
              </w:rPr>
            </w:pPr>
            <w:del w:id="24724" w:author="Phuong Truong Thi" w:date="2024-10-08T18:14:00Z">
              <w:r w:rsidRPr="00A35FC0" w:rsidDel="007E0F89">
                <w:rPr>
                  <w:rFonts w:ascii="Times New Roman" w:eastAsia="Times New Roman" w:hAnsi="Times New Roman"/>
                  <w:b/>
                  <w:bCs/>
                  <w:color w:val="000000"/>
                  <w:sz w:val="24"/>
                  <w:szCs w:val="24"/>
                  <w:lang w:eastAsia="vi-VN"/>
                </w:rPr>
                <w:delText>(Y/N)</w:delText>
              </w:r>
            </w:del>
          </w:p>
        </w:tc>
      </w:tr>
      <w:tr w:rsidR="001859AE" w:rsidRPr="00A35FC0" w:rsidDel="007E0F89" w14:paraId="3279C3F1" w14:textId="32C2D42F" w:rsidTr="001859AE">
        <w:trPr>
          <w:trHeight w:val="276"/>
          <w:del w:id="24725" w:author="Phuong Truong Thi" w:date="2024-10-08T18:14:00Z"/>
        </w:trPr>
        <w:tc>
          <w:tcPr>
            <w:tcW w:w="1274" w:type="dxa"/>
            <w:gridSpan w:val="2"/>
          </w:tcPr>
          <w:p w14:paraId="042568BF" w14:textId="7B3C82D2" w:rsidR="00DC2024" w:rsidRPr="00A35FC0" w:rsidDel="007E0F89" w:rsidRDefault="00DC2024">
            <w:pPr>
              <w:spacing w:before="0" w:line="240" w:lineRule="auto"/>
              <w:contextualSpacing w:val="0"/>
              <w:jc w:val="left"/>
              <w:rPr>
                <w:del w:id="24726" w:author="Phuong Truong Thi" w:date="2024-10-08T18:14:00Z"/>
                <w:rFonts w:ascii="Times New Roman" w:eastAsia="Times New Roman" w:hAnsi="Times New Roman"/>
                <w:sz w:val="24"/>
                <w:szCs w:val="24"/>
                <w:lang w:eastAsia="vi-VN"/>
              </w:rPr>
            </w:pPr>
          </w:p>
        </w:tc>
        <w:tc>
          <w:tcPr>
            <w:tcW w:w="7555" w:type="dxa"/>
            <w:gridSpan w:val="6"/>
          </w:tcPr>
          <w:p w14:paraId="3AC1A8E9" w14:textId="772DCA9D" w:rsidR="00DC2024" w:rsidRPr="00A35FC0" w:rsidDel="007E0F89" w:rsidRDefault="00DC2024">
            <w:pPr>
              <w:spacing w:before="0" w:line="240" w:lineRule="auto"/>
              <w:contextualSpacing w:val="0"/>
              <w:jc w:val="left"/>
              <w:rPr>
                <w:del w:id="24727" w:author="Phuong Truong Thi" w:date="2024-10-08T18:14:00Z"/>
                <w:rFonts w:ascii="Times New Roman" w:eastAsia="Times New Roman" w:hAnsi="Times New Roman"/>
                <w:sz w:val="24"/>
                <w:szCs w:val="24"/>
                <w:lang w:val="vi-VN" w:eastAsia="vi-VN"/>
              </w:rPr>
            </w:pPr>
            <w:del w:id="24728" w:author="Phuong Truong Thi" w:date="2024-10-08T18:14:00Z">
              <w:r w:rsidRPr="00A35FC0" w:rsidDel="007E0F89">
                <w:rPr>
                  <w:rFonts w:ascii="Times New Roman" w:eastAsia="Times New Roman" w:hAnsi="Times New Roman"/>
                  <w:sz w:val="24"/>
                  <w:szCs w:val="24"/>
                  <w:lang w:eastAsia="vi-VN"/>
                </w:rPr>
                <w:delText>Thông tin tổng quan (</w:delText>
              </w:r>
              <w:r w:rsidRPr="00A35FC0" w:rsidDel="007E0F89">
                <w:rPr>
                  <w:rFonts w:ascii="Times New Roman" w:eastAsia="Times New Roman" w:hAnsi="Times New Roman"/>
                  <w:i/>
                  <w:iCs/>
                  <w:sz w:val="24"/>
                  <w:szCs w:val="24"/>
                  <w:lang w:eastAsia="vi-VN"/>
                </w:rPr>
                <w:delText>dòng thông tin chung</w:delText>
              </w:r>
              <w:r w:rsidRPr="00A35FC0" w:rsidDel="007E0F89">
                <w:rPr>
                  <w:rFonts w:ascii="Times New Roman" w:eastAsia="Times New Roman" w:hAnsi="Times New Roman"/>
                  <w:sz w:val="24"/>
                  <w:szCs w:val="24"/>
                  <w:lang w:eastAsia="vi-VN"/>
                </w:rPr>
                <w:delText>)</w:delText>
              </w:r>
            </w:del>
          </w:p>
        </w:tc>
      </w:tr>
      <w:tr w:rsidR="001859AE" w:rsidRPr="00A35FC0" w:rsidDel="007E0F89" w14:paraId="410D3658" w14:textId="4CEC5B4F" w:rsidTr="001859AE">
        <w:tblPrEx>
          <w:tblPrExChange w:id="24729" w:author="thu nga" w:date="2024-10-01T10:54:00Z">
            <w:tblPrEx>
              <w:tblW w:w="9108" w:type="dxa"/>
            </w:tblPrEx>
          </w:tblPrExChange>
        </w:tblPrEx>
        <w:trPr>
          <w:trHeight w:val="276"/>
          <w:del w:id="24730" w:author="Phuong Truong Thi" w:date="2024-10-08T18:14:00Z"/>
          <w:trPrChange w:id="24731" w:author="thu nga" w:date="2024-10-01T10:54:00Z">
            <w:trPr>
              <w:gridBefore w:val="6"/>
              <w:gridAfter w:val="0"/>
              <w:wAfter w:w="6" w:type="dxa"/>
              <w:trHeight w:val="276"/>
            </w:trPr>
          </w:trPrChange>
        </w:trPr>
        <w:tc>
          <w:tcPr>
            <w:tcW w:w="670" w:type="dxa"/>
            <w:shd w:val="clear" w:color="auto" w:fill="auto"/>
            <w:vAlign w:val="center"/>
            <w:tcPrChange w:id="24732" w:author="thu nga" w:date="2024-10-01T10:54:00Z">
              <w:tcPr>
                <w:tcW w:w="670" w:type="dxa"/>
                <w:shd w:val="clear" w:color="auto" w:fill="auto"/>
                <w:vAlign w:val="center"/>
              </w:tcPr>
            </w:tcPrChange>
          </w:tcPr>
          <w:p w14:paraId="045ED177" w14:textId="7752DF52" w:rsidR="00DC2024" w:rsidRPr="00A35FC0" w:rsidDel="007E0F89" w:rsidRDefault="00DC2024">
            <w:pPr>
              <w:spacing w:before="0" w:line="240" w:lineRule="auto"/>
              <w:contextualSpacing w:val="0"/>
              <w:jc w:val="left"/>
              <w:rPr>
                <w:del w:id="24733" w:author="Phuong Truong Thi" w:date="2024-10-08T18:14:00Z"/>
                <w:rFonts w:ascii="Times New Roman" w:eastAsia="Times New Roman" w:hAnsi="Times New Roman"/>
                <w:color w:val="000000"/>
                <w:sz w:val="24"/>
                <w:szCs w:val="24"/>
                <w:lang w:val="vi-VN" w:eastAsia="vi-VN"/>
              </w:rPr>
            </w:pPr>
          </w:p>
        </w:tc>
        <w:tc>
          <w:tcPr>
            <w:tcW w:w="2097" w:type="dxa"/>
            <w:gridSpan w:val="2"/>
            <w:shd w:val="clear" w:color="auto" w:fill="auto"/>
            <w:vAlign w:val="center"/>
            <w:tcPrChange w:id="24734" w:author="thu nga" w:date="2024-10-01T10:54:00Z">
              <w:tcPr>
                <w:tcW w:w="2097" w:type="dxa"/>
                <w:gridSpan w:val="4"/>
                <w:shd w:val="clear" w:color="auto" w:fill="auto"/>
                <w:vAlign w:val="center"/>
              </w:tcPr>
            </w:tcPrChange>
          </w:tcPr>
          <w:p w14:paraId="44967EB3" w14:textId="751BC06F" w:rsidR="00DC2024" w:rsidRPr="00A35FC0" w:rsidDel="007E0F89" w:rsidRDefault="00DC2024">
            <w:pPr>
              <w:spacing w:before="0" w:line="240" w:lineRule="auto"/>
              <w:contextualSpacing w:val="0"/>
              <w:rPr>
                <w:del w:id="24735" w:author="Phuong Truong Thi" w:date="2024-10-08T18:14:00Z"/>
                <w:rFonts w:ascii="Times New Roman" w:hAnsi="Times New Roman"/>
                <w:color w:val="000000"/>
                <w:sz w:val="24"/>
                <w:szCs w:val="24"/>
              </w:rPr>
            </w:pPr>
            <w:del w:id="24736" w:author="Phuong Truong Thi" w:date="2024-10-08T18:14:00Z">
              <w:r w:rsidRPr="00A35FC0" w:rsidDel="007E0F89">
                <w:rPr>
                  <w:rFonts w:ascii="Times New Roman" w:hAnsi="Times New Roman"/>
                  <w:color w:val="000000"/>
                  <w:sz w:val="24"/>
                  <w:szCs w:val="24"/>
                </w:rPr>
                <w:delText>Tổng KH trong danh sách</w:delText>
              </w:r>
            </w:del>
          </w:p>
          <w:p w14:paraId="5C8762E8" w14:textId="44B259C3" w:rsidR="00DC2024" w:rsidRPr="00A35FC0" w:rsidDel="007E0F89" w:rsidRDefault="00DC2024">
            <w:pPr>
              <w:spacing w:before="0" w:line="240" w:lineRule="auto"/>
              <w:contextualSpacing w:val="0"/>
              <w:rPr>
                <w:del w:id="24737" w:author="Phuong Truong Thi" w:date="2024-10-08T18:14:00Z"/>
                <w:rFonts w:ascii="Times New Roman" w:hAnsi="Times New Roman"/>
                <w:color w:val="000000"/>
                <w:sz w:val="24"/>
                <w:szCs w:val="24"/>
              </w:rPr>
            </w:pPr>
          </w:p>
        </w:tc>
        <w:tc>
          <w:tcPr>
            <w:tcW w:w="2230" w:type="dxa"/>
            <w:tcPrChange w:id="24738" w:author="thu nga" w:date="2024-10-01T10:54:00Z">
              <w:tcPr>
                <w:tcW w:w="2230" w:type="dxa"/>
                <w:gridSpan w:val="3"/>
              </w:tcPr>
            </w:tcPrChange>
          </w:tcPr>
          <w:p w14:paraId="0226BB17" w14:textId="32F5F6D4" w:rsidR="00DC2024" w:rsidRPr="00A35FC0" w:rsidDel="007E0F89" w:rsidRDefault="00DC2024" w:rsidP="008428FA">
            <w:pPr>
              <w:spacing w:before="0" w:line="240" w:lineRule="auto"/>
              <w:contextualSpacing w:val="0"/>
              <w:rPr>
                <w:del w:id="24739" w:author="Phuong Truong Thi" w:date="2024-10-08T18:14:00Z"/>
                <w:rFonts w:ascii="Times New Roman" w:hAnsi="Times New Roman"/>
                <w:color w:val="000000"/>
                <w:sz w:val="24"/>
                <w:szCs w:val="24"/>
              </w:rPr>
            </w:pPr>
            <w:del w:id="24740" w:author="Phuong Truong Thi" w:date="2024-10-08T18:14:00Z">
              <w:r w:rsidRPr="00A35FC0" w:rsidDel="007E0F89">
                <w:rPr>
                  <w:rFonts w:ascii="Times New Roman" w:hAnsi="Times New Roman"/>
                  <w:color w:val="000000"/>
                  <w:sz w:val="24"/>
                  <w:szCs w:val="24"/>
                </w:rPr>
                <w:delText xml:space="preserve">Tổng số lượng KH trong danh sách </w:delText>
              </w:r>
            </w:del>
          </w:p>
          <w:p w14:paraId="726A6604" w14:textId="210AF092" w:rsidR="00DC2024" w:rsidRPr="00A35FC0" w:rsidDel="007E0F89" w:rsidRDefault="00DC2024">
            <w:pPr>
              <w:spacing w:before="0" w:line="240" w:lineRule="auto"/>
              <w:contextualSpacing w:val="0"/>
              <w:rPr>
                <w:del w:id="24741" w:author="Phuong Truong Thi" w:date="2024-10-08T18:14:00Z"/>
                <w:rFonts w:ascii="Times New Roman" w:eastAsia="Times New Roman" w:hAnsi="Times New Roman"/>
                <w:color w:val="000000"/>
                <w:sz w:val="24"/>
                <w:szCs w:val="24"/>
                <w:lang w:eastAsia="vi-VN"/>
              </w:rPr>
            </w:pPr>
          </w:p>
        </w:tc>
        <w:tc>
          <w:tcPr>
            <w:tcW w:w="963" w:type="dxa"/>
            <w:tcPrChange w:id="24742" w:author="thu nga" w:date="2024-10-01T10:54:00Z">
              <w:tcPr>
                <w:tcW w:w="963" w:type="dxa"/>
                <w:gridSpan w:val="2"/>
              </w:tcPr>
            </w:tcPrChange>
          </w:tcPr>
          <w:p w14:paraId="0F9DC354" w14:textId="2D6BEDC1" w:rsidR="00DC2024" w:rsidRPr="00DC2024" w:rsidDel="007E0F89" w:rsidRDefault="00DC2024">
            <w:pPr>
              <w:spacing w:before="0" w:line="240" w:lineRule="auto"/>
              <w:contextualSpacing w:val="0"/>
              <w:rPr>
                <w:del w:id="24743" w:author="Phuong Truong Thi" w:date="2024-10-08T18:14:00Z"/>
                <w:rFonts w:ascii="Times New Roman" w:eastAsia="Times New Roman" w:hAnsi="Times New Roman"/>
                <w:color w:val="000000"/>
                <w:sz w:val="24"/>
                <w:szCs w:val="24"/>
                <w:lang w:val="vi-VN" w:eastAsia="vi-VN"/>
              </w:rPr>
            </w:pPr>
            <w:del w:id="24744" w:author="Phuong Truong Thi" w:date="2024-10-08T18:14:00Z">
              <w:r w:rsidDel="007E0F89">
                <w:rPr>
                  <w:rFonts w:ascii="Times New Roman" w:eastAsia="Times New Roman" w:hAnsi="Times New Roman"/>
                  <w:color w:val="000000"/>
                  <w:sz w:val="24"/>
                  <w:szCs w:val="24"/>
                  <w:lang w:val="vi-VN" w:eastAsia="vi-VN"/>
                </w:rPr>
                <w:delText>CRM</w:delText>
              </w:r>
            </w:del>
          </w:p>
        </w:tc>
        <w:tc>
          <w:tcPr>
            <w:tcW w:w="1109" w:type="dxa"/>
            <w:tcPrChange w:id="24745" w:author="thu nga" w:date="2024-10-01T10:54:00Z">
              <w:tcPr>
                <w:tcW w:w="1109" w:type="dxa"/>
                <w:gridSpan w:val="2"/>
              </w:tcPr>
            </w:tcPrChange>
          </w:tcPr>
          <w:p w14:paraId="50EA3BDE" w14:textId="57DEE1F9" w:rsidR="00DC2024" w:rsidRPr="00A35FC0" w:rsidDel="007E0F89" w:rsidRDefault="00DC2024">
            <w:pPr>
              <w:spacing w:before="0" w:line="240" w:lineRule="auto"/>
              <w:contextualSpacing w:val="0"/>
              <w:rPr>
                <w:del w:id="24746" w:author="Phuong Truong Thi" w:date="2024-10-08T18:14:00Z"/>
                <w:rFonts w:ascii="Times New Roman" w:eastAsia="Times New Roman" w:hAnsi="Times New Roman"/>
                <w:color w:val="000000"/>
                <w:sz w:val="24"/>
                <w:szCs w:val="24"/>
                <w:lang w:eastAsia="vi-VN"/>
              </w:rPr>
            </w:pPr>
            <w:del w:id="24747" w:author="Phuong Truong Thi" w:date="2024-10-08T18:14:00Z">
              <w:r w:rsidRPr="00A35FC0" w:rsidDel="007E0F89">
                <w:rPr>
                  <w:rFonts w:ascii="Times New Roman" w:eastAsia="Times New Roman" w:hAnsi="Times New Roman"/>
                  <w:color w:val="000000"/>
                  <w:sz w:val="24"/>
                  <w:szCs w:val="24"/>
                  <w:lang w:eastAsia="vi-VN"/>
                </w:rPr>
                <w:delText>Number</w:delText>
              </w:r>
            </w:del>
          </w:p>
        </w:tc>
        <w:tc>
          <w:tcPr>
            <w:tcW w:w="959" w:type="dxa"/>
            <w:shd w:val="clear" w:color="auto" w:fill="auto"/>
            <w:noWrap/>
            <w:vAlign w:val="center"/>
            <w:tcPrChange w:id="24748" w:author="thu nga" w:date="2024-10-01T10:54:00Z">
              <w:tcPr>
                <w:tcW w:w="1243" w:type="dxa"/>
                <w:gridSpan w:val="2"/>
                <w:shd w:val="clear" w:color="auto" w:fill="auto"/>
                <w:noWrap/>
                <w:vAlign w:val="center"/>
              </w:tcPr>
            </w:tcPrChange>
          </w:tcPr>
          <w:p w14:paraId="45078878" w14:textId="1C900319" w:rsidR="00DC2024" w:rsidRPr="00A35FC0" w:rsidDel="007E0F89" w:rsidRDefault="00DC2024">
            <w:pPr>
              <w:spacing w:before="0" w:line="240" w:lineRule="auto"/>
              <w:contextualSpacing w:val="0"/>
              <w:rPr>
                <w:del w:id="24749" w:author="Phuong Truong Thi" w:date="2024-10-08T18:14:00Z"/>
                <w:rFonts w:ascii="Times New Roman" w:eastAsia="Times New Roman" w:hAnsi="Times New Roman"/>
                <w:sz w:val="24"/>
                <w:szCs w:val="24"/>
                <w:lang w:eastAsia="vi-VN"/>
              </w:rPr>
            </w:pPr>
          </w:p>
        </w:tc>
        <w:tc>
          <w:tcPr>
            <w:tcW w:w="790" w:type="dxa"/>
            <w:tcPrChange w:id="24750" w:author="thu nga" w:date="2024-10-01T10:54:00Z">
              <w:tcPr>
                <w:tcW w:w="790" w:type="dxa"/>
                <w:gridSpan w:val="2"/>
              </w:tcPr>
            </w:tcPrChange>
          </w:tcPr>
          <w:p w14:paraId="4D0B2EBF" w14:textId="5E53B8FB" w:rsidR="00DC2024" w:rsidRPr="00A35FC0" w:rsidDel="007E0F89" w:rsidRDefault="00DC2024">
            <w:pPr>
              <w:spacing w:before="0" w:line="240" w:lineRule="auto"/>
              <w:contextualSpacing w:val="0"/>
              <w:jc w:val="center"/>
              <w:rPr>
                <w:del w:id="24751" w:author="Phuong Truong Thi" w:date="2024-10-08T18:14:00Z"/>
                <w:rFonts w:ascii="Times New Roman" w:eastAsia="Times New Roman" w:hAnsi="Times New Roman"/>
                <w:sz w:val="24"/>
                <w:szCs w:val="24"/>
                <w:lang w:eastAsia="vi-VN"/>
              </w:rPr>
            </w:pPr>
            <w:del w:id="24752"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46743AFF" w14:textId="3BC0624B" w:rsidTr="001859AE">
        <w:trPr>
          <w:trHeight w:val="435"/>
          <w:del w:id="24753" w:author="Phuong Truong Thi" w:date="2024-10-08T18:14:00Z"/>
        </w:trPr>
        <w:tc>
          <w:tcPr>
            <w:tcW w:w="1274" w:type="dxa"/>
            <w:gridSpan w:val="2"/>
          </w:tcPr>
          <w:p w14:paraId="6B58959A" w14:textId="2277D5A5" w:rsidR="00DC2024" w:rsidRPr="00A35FC0" w:rsidDel="007E0F89" w:rsidRDefault="00DC2024">
            <w:pPr>
              <w:spacing w:before="0" w:line="240" w:lineRule="auto"/>
              <w:contextualSpacing w:val="0"/>
              <w:rPr>
                <w:del w:id="24754" w:author="Phuong Truong Thi" w:date="2024-10-08T18:14:00Z"/>
                <w:rFonts w:ascii="Times New Roman" w:eastAsia="Times New Roman" w:hAnsi="Times New Roman"/>
                <w:sz w:val="24"/>
                <w:szCs w:val="24"/>
                <w:lang w:eastAsia="vi-VN"/>
              </w:rPr>
            </w:pPr>
          </w:p>
        </w:tc>
        <w:tc>
          <w:tcPr>
            <w:tcW w:w="7555" w:type="dxa"/>
            <w:gridSpan w:val="6"/>
          </w:tcPr>
          <w:p w14:paraId="32EAA975" w14:textId="7B5CD7F8" w:rsidR="00DC2024" w:rsidRPr="00A35FC0" w:rsidDel="007E0F89" w:rsidRDefault="00DC2024">
            <w:pPr>
              <w:spacing w:before="0" w:line="240" w:lineRule="auto"/>
              <w:contextualSpacing w:val="0"/>
              <w:rPr>
                <w:del w:id="24755" w:author="Phuong Truong Thi" w:date="2024-10-08T18:14:00Z"/>
                <w:rFonts w:ascii="Times New Roman" w:eastAsia="Times New Roman" w:hAnsi="Times New Roman"/>
                <w:color w:val="000000"/>
                <w:sz w:val="24"/>
                <w:szCs w:val="24"/>
                <w:lang w:val="vi-VN" w:eastAsia="vi-VN"/>
              </w:rPr>
            </w:pPr>
            <w:del w:id="24756" w:author="Phuong Truong Thi" w:date="2024-10-08T18:14:00Z">
              <w:r w:rsidRPr="00A35FC0" w:rsidDel="007E0F89">
                <w:rPr>
                  <w:rFonts w:ascii="Times New Roman" w:eastAsia="Times New Roman" w:hAnsi="Times New Roman"/>
                  <w:sz w:val="24"/>
                  <w:szCs w:val="24"/>
                  <w:lang w:eastAsia="vi-VN"/>
                </w:rPr>
                <w:delText>Thông tin chung</w:delText>
              </w:r>
            </w:del>
          </w:p>
          <w:p w14:paraId="6F73BF06" w14:textId="33D6351D" w:rsidR="00DC2024" w:rsidRPr="00A35FC0" w:rsidDel="007E0F89" w:rsidRDefault="00DC2024">
            <w:pPr>
              <w:spacing w:before="0" w:line="240" w:lineRule="auto"/>
              <w:contextualSpacing w:val="0"/>
              <w:rPr>
                <w:del w:id="24757" w:author="Phuong Truong Thi" w:date="2024-10-08T18:14:00Z"/>
                <w:rFonts w:ascii="Times New Roman" w:eastAsia="Times New Roman" w:hAnsi="Times New Roman"/>
                <w:sz w:val="24"/>
                <w:szCs w:val="24"/>
                <w:lang w:eastAsia="vi-VN"/>
              </w:rPr>
            </w:pPr>
          </w:p>
        </w:tc>
      </w:tr>
      <w:tr w:rsidR="001859AE" w:rsidRPr="00A35FC0" w:rsidDel="007E0F89" w14:paraId="2E6D025D" w14:textId="018DF5CF" w:rsidTr="001859AE">
        <w:tblPrEx>
          <w:tblPrExChange w:id="24758" w:author="thu nga" w:date="2024-10-01T10:54:00Z">
            <w:tblPrEx>
              <w:tblW w:w="9108" w:type="dxa"/>
            </w:tblPrEx>
          </w:tblPrExChange>
        </w:tblPrEx>
        <w:trPr>
          <w:trHeight w:val="480"/>
          <w:del w:id="24759" w:author="Phuong Truong Thi" w:date="2024-10-08T18:14:00Z"/>
          <w:trPrChange w:id="24760" w:author="thu nga" w:date="2024-10-01T10:54:00Z">
            <w:trPr>
              <w:gridBefore w:val="6"/>
              <w:gridAfter w:val="0"/>
              <w:wAfter w:w="6" w:type="dxa"/>
              <w:trHeight w:val="480"/>
            </w:trPr>
          </w:trPrChange>
        </w:trPr>
        <w:tc>
          <w:tcPr>
            <w:tcW w:w="670" w:type="dxa"/>
            <w:shd w:val="clear" w:color="auto" w:fill="auto"/>
            <w:vAlign w:val="center"/>
            <w:tcPrChange w:id="24761" w:author="thu nga" w:date="2024-10-01T10:54:00Z">
              <w:tcPr>
                <w:tcW w:w="670" w:type="dxa"/>
                <w:shd w:val="clear" w:color="auto" w:fill="auto"/>
                <w:vAlign w:val="center"/>
              </w:tcPr>
            </w:tcPrChange>
          </w:tcPr>
          <w:p w14:paraId="74081F2D" w14:textId="5E879908" w:rsidR="00DC2024" w:rsidRPr="00A35FC0" w:rsidDel="007E0F89" w:rsidRDefault="00DC2024" w:rsidP="00DC2024">
            <w:pPr>
              <w:pStyle w:val="ListParagraph"/>
              <w:numPr>
                <w:ilvl w:val="0"/>
                <w:numId w:val="70"/>
              </w:numPr>
              <w:spacing w:before="0" w:line="240" w:lineRule="auto"/>
              <w:contextualSpacing w:val="0"/>
              <w:jc w:val="left"/>
              <w:rPr>
                <w:del w:id="24762" w:author="Phuong Truong Thi" w:date="2024-10-08T18:14:00Z"/>
                <w:rFonts w:eastAsia="Times New Roman"/>
                <w:color w:val="000000"/>
                <w:szCs w:val="24"/>
                <w:lang w:val="vi-VN" w:eastAsia="vi-VN"/>
              </w:rPr>
            </w:pPr>
          </w:p>
        </w:tc>
        <w:tc>
          <w:tcPr>
            <w:tcW w:w="2097" w:type="dxa"/>
            <w:gridSpan w:val="2"/>
            <w:shd w:val="clear" w:color="auto" w:fill="auto"/>
            <w:vAlign w:val="center"/>
            <w:tcPrChange w:id="24763" w:author="thu nga" w:date="2024-10-01T10:54:00Z">
              <w:tcPr>
                <w:tcW w:w="2097" w:type="dxa"/>
                <w:gridSpan w:val="4"/>
                <w:shd w:val="clear" w:color="auto" w:fill="auto"/>
                <w:vAlign w:val="center"/>
              </w:tcPr>
            </w:tcPrChange>
          </w:tcPr>
          <w:p w14:paraId="76A0F9AE" w14:textId="033B0E40" w:rsidR="00DC2024" w:rsidRPr="00A35FC0" w:rsidDel="007E0F89" w:rsidRDefault="00DC2024" w:rsidP="00DC2024">
            <w:pPr>
              <w:spacing w:before="0" w:line="240" w:lineRule="auto"/>
              <w:contextualSpacing w:val="0"/>
              <w:rPr>
                <w:del w:id="24764" w:author="Phuong Truong Thi" w:date="2024-10-08T18:14:00Z"/>
                <w:rFonts w:ascii="Times New Roman" w:hAnsi="Times New Roman"/>
                <w:color w:val="000000"/>
                <w:sz w:val="24"/>
                <w:szCs w:val="24"/>
              </w:rPr>
            </w:pPr>
            <w:del w:id="24765" w:author="Phuong Truong Thi" w:date="2024-10-08T18:14:00Z">
              <w:r w:rsidRPr="00A35FC0" w:rsidDel="007E0F89">
                <w:rPr>
                  <w:rFonts w:ascii="Times New Roman" w:hAnsi="Times New Roman"/>
                  <w:color w:val="000000"/>
                  <w:sz w:val="24"/>
                  <w:szCs w:val="24"/>
                </w:rPr>
                <w:delText>CIF</w:delText>
              </w:r>
            </w:del>
          </w:p>
        </w:tc>
        <w:tc>
          <w:tcPr>
            <w:tcW w:w="2230" w:type="dxa"/>
            <w:vAlign w:val="center"/>
            <w:tcPrChange w:id="24766" w:author="thu nga" w:date="2024-10-01T10:54:00Z">
              <w:tcPr>
                <w:tcW w:w="2230" w:type="dxa"/>
                <w:gridSpan w:val="3"/>
                <w:vAlign w:val="center"/>
              </w:tcPr>
            </w:tcPrChange>
          </w:tcPr>
          <w:p w14:paraId="4DB1BDAA" w14:textId="07B5CAAD" w:rsidR="00DC2024" w:rsidRPr="00A35FC0" w:rsidDel="007E0F89" w:rsidRDefault="00DC2024" w:rsidP="00DC2024">
            <w:pPr>
              <w:spacing w:before="0" w:line="240" w:lineRule="auto"/>
              <w:contextualSpacing w:val="0"/>
              <w:rPr>
                <w:del w:id="24767" w:author="Phuong Truong Thi" w:date="2024-10-08T18:14:00Z"/>
                <w:rFonts w:ascii="Times New Roman" w:hAnsi="Times New Roman"/>
                <w:color w:val="000000"/>
                <w:sz w:val="24"/>
                <w:szCs w:val="24"/>
              </w:rPr>
            </w:pPr>
            <w:commentRangeStart w:id="24768"/>
            <w:commentRangeStart w:id="24769"/>
            <w:del w:id="24770" w:author="Phuong Truong Thi" w:date="2024-10-08T18:14:00Z">
              <w:r w:rsidRPr="00A35FC0" w:rsidDel="007E0F89">
                <w:rPr>
                  <w:rFonts w:ascii="Times New Roman" w:hAnsi="Times New Roman"/>
                  <w:color w:val="000000"/>
                  <w:sz w:val="24"/>
                  <w:szCs w:val="24"/>
                </w:rPr>
                <w:delText>CIF của khách hàng trên T24</w:delText>
              </w:r>
              <w:commentRangeEnd w:id="24768"/>
              <w:r w:rsidDel="007E0F89">
                <w:rPr>
                  <w:rStyle w:val="CommentReference"/>
                  <w:lang w:val="x-none" w:eastAsia="x-none"/>
                </w:rPr>
                <w:commentReference w:id="24768"/>
              </w:r>
              <w:commentRangeEnd w:id="24769"/>
              <w:r w:rsidDel="007E0F89">
                <w:rPr>
                  <w:rStyle w:val="CommentReference"/>
                  <w:lang w:val="x-none" w:eastAsia="x-none"/>
                </w:rPr>
                <w:commentReference w:id="24769"/>
              </w:r>
            </w:del>
          </w:p>
        </w:tc>
        <w:tc>
          <w:tcPr>
            <w:tcW w:w="963" w:type="dxa"/>
            <w:tcPrChange w:id="24771" w:author="thu nga" w:date="2024-10-01T10:54:00Z">
              <w:tcPr>
                <w:tcW w:w="963" w:type="dxa"/>
                <w:gridSpan w:val="2"/>
              </w:tcPr>
            </w:tcPrChange>
          </w:tcPr>
          <w:p w14:paraId="27C5B1D1" w14:textId="2E29570A" w:rsidR="00DC2024" w:rsidRPr="00A35FC0" w:rsidDel="007E0F89" w:rsidRDefault="00DC2024" w:rsidP="00DC2024">
            <w:pPr>
              <w:spacing w:before="0" w:line="240" w:lineRule="auto"/>
              <w:contextualSpacing w:val="0"/>
              <w:rPr>
                <w:del w:id="24772" w:author="Phuong Truong Thi" w:date="2024-10-08T18:14:00Z"/>
                <w:rFonts w:ascii="Times New Roman" w:hAnsi="Times New Roman"/>
                <w:color w:val="000000"/>
                <w:sz w:val="24"/>
                <w:szCs w:val="24"/>
              </w:rPr>
            </w:pPr>
            <w:del w:id="24773" w:author="Phuong Truong Thi" w:date="2024-10-08T18:14:00Z">
              <w:r w:rsidRPr="00E3335C" w:rsidDel="007E0F89">
                <w:rPr>
                  <w:rFonts w:ascii="Times New Roman" w:hAnsi="Times New Roman"/>
                  <w:color w:val="000000"/>
                  <w:sz w:val="24"/>
                  <w:szCs w:val="24"/>
                  <w:lang w:val="vi-VN"/>
                </w:rPr>
                <w:delText>EZ/T24</w:delText>
              </w:r>
            </w:del>
          </w:p>
        </w:tc>
        <w:tc>
          <w:tcPr>
            <w:tcW w:w="1109" w:type="dxa"/>
            <w:tcPrChange w:id="24774" w:author="thu nga" w:date="2024-10-01T10:54:00Z">
              <w:tcPr>
                <w:tcW w:w="1109" w:type="dxa"/>
                <w:gridSpan w:val="2"/>
              </w:tcPr>
            </w:tcPrChange>
          </w:tcPr>
          <w:p w14:paraId="18977DA0" w14:textId="3D4FB6B9" w:rsidR="00DC2024" w:rsidRPr="00A35FC0" w:rsidDel="007E0F89" w:rsidRDefault="00DC2024" w:rsidP="00DC2024">
            <w:pPr>
              <w:spacing w:before="0" w:line="240" w:lineRule="auto"/>
              <w:contextualSpacing w:val="0"/>
              <w:rPr>
                <w:del w:id="24775" w:author="Phuong Truong Thi" w:date="2024-10-08T18:14:00Z"/>
                <w:rFonts w:ascii="Times New Roman" w:hAnsi="Times New Roman"/>
                <w:color w:val="000000"/>
                <w:sz w:val="24"/>
                <w:szCs w:val="24"/>
              </w:rPr>
            </w:pPr>
            <w:del w:id="24776" w:author="Phuong Truong Thi" w:date="2024-10-08T18:14:00Z">
              <w:r w:rsidRPr="00A35FC0" w:rsidDel="007E0F89">
                <w:rPr>
                  <w:rFonts w:ascii="Times New Roman" w:hAnsi="Times New Roman"/>
                  <w:color w:val="000000"/>
                  <w:sz w:val="24"/>
                  <w:szCs w:val="24"/>
                </w:rPr>
                <w:delText>Text</w:delText>
              </w:r>
            </w:del>
          </w:p>
        </w:tc>
        <w:tc>
          <w:tcPr>
            <w:tcW w:w="959" w:type="dxa"/>
            <w:shd w:val="clear" w:color="auto" w:fill="auto"/>
            <w:noWrap/>
            <w:vAlign w:val="center"/>
            <w:tcPrChange w:id="24777" w:author="thu nga" w:date="2024-10-01T10:54:00Z">
              <w:tcPr>
                <w:tcW w:w="1243" w:type="dxa"/>
                <w:gridSpan w:val="2"/>
                <w:shd w:val="clear" w:color="auto" w:fill="auto"/>
                <w:noWrap/>
                <w:vAlign w:val="center"/>
              </w:tcPr>
            </w:tcPrChange>
          </w:tcPr>
          <w:p w14:paraId="06BB2EE2" w14:textId="3621BA1E" w:rsidR="00DC2024" w:rsidRPr="00A35FC0" w:rsidDel="007E0F89" w:rsidRDefault="00DC2024" w:rsidP="00DC2024">
            <w:pPr>
              <w:spacing w:before="0" w:line="240" w:lineRule="auto"/>
              <w:contextualSpacing w:val="0"/>
              <w:rPr>
                <w:del w:id="24778" w:author="Phuong Truong Thi" w:date="2024-10-08T18:14:00Z"/>
                <w:rFonts w:ascii="Times New Roman" w:eastAsia="Times New Roman" w:hAnsi="Times New Roman"/>
                <w:sz w:val="24"/>
                <w:szCs w:val="24"/>
                <w:lang w:eastAsia="vi-VN"/>
              </w:rPr>
            </w:pPr>
          </w:p>
        </w:tc>
        <w:tc>
          <w:tcPr>
            <w:tcW w:w="790" w:type="dxa"/>
            <w:tcPrChange w:id="24779" w:author="thu nga" w:date="2024-10-01T10:54:00Z">
              <w:tcPr>
                <w:tcW w:w="790" w:type="dxa"/>
                <w:gridSpan w:val="2"/>
              </w:tcPr>
            </w:tcPrChange>
          </w:tcPr>
          <w:p w14:paraId="560239B7" w14:textId="2CACF05D" w:rsidR="00DC2024" w:rsidRPr="006311B5" w:rsidDel="007E0F89" w:rsidRDefault="00DC2024" w:rsidP="00DC2024">
            <w:pPr>
              <w:spacing w:before="0" w:line="240" w:lineRule="auto"/>
              <w:contextualSpacing w:val="0"/>
              <w:jc w:val="center"/>
              <w:rPr>
                <w:del w:id="24780" w:author="Phuong Truong Thi" w:date="2024-10-08T18:14:00Z"/>
                <w:rFonts w:ascii="Times New Roman" w:eastAsia="Times New Roman" w:hAnsi="Times New Roman"/>
                <w:sz w:val="24"/>
                <w:szCs w:val="24"/>
                <w:lang w:eastAsia="vi-VN"/>
              </w:rPr>
            </w:pPr>
            <w:ins w:id="24781" w:author="thu nga" w:date="2024-09-30T15:59:00Z">
              <w:del w:id="24782" w:author="Phuong Truong Thi" w:date="2024-10-01T00:05:00Z">
                <w:r w:rsidDel="006311B5">
                  <w:rPr>
                    <w:rFonts w:ascii="Times New Roman" w:eastAsia="Times New Roman" w:hAnsi="Times New Roman"/>
                    <w:sz w:val="24"/>
                    <w:szCs w:val="24"/>
                    <w:lang w:val="vi-VN" w:eastAsia="vi-VN"/>
                  </w:rPr>
                  <w:delText>N</w:delText>
                </w:r>
              </w:del>
            </w:ins>
          </w:p>
        </w:tc>
      </w:tr>
      <w:tr w:rsidR="001859AE" w:rsidRPr="00A35FC0" w:rsidDel="007E0F89" w14:paraId="5BE2C1C5" w14:textId="4585D2DC" w:rsidTr="001859AE">
        <w:trPr>
          <w:trHeight w:val="276"/>
          <w:del w:id="24783" w:author="Phuong Truong Thi" w:date="2024-10-08T18:14:00Z"/>
          <w:trPrChange w:id="24784" w:author="thu nga" w:date="2024-10-01T10:54:00Z">
            <w:trPr>
              <w:gridBefore w:val="6"/>
              <w:trHeight w:val="276"/>
            </w:trPr>
          </w:trPrChange>
        </w:trPr>
        <w:tc>
          <w:tcPr>
            <w:tcW w:w="670" w:type="dxa"/>
            <w:shd w:val="clear" w:color="auto" w:fill="FFFFFF" w:themeFill="background1"/>
            <w:vAlign w:val="center"/>
            <w:tcPrChange w:id="24785" w:author="thu nga" w:date="2024-10-01T10:54:00Z">
              <w:tcPr>
                <w:tcW w:w="670" w:type="dxa"/>
                <w:gridSpan w:val="2"/>
                <w:shd w:val="clear" w:color="auto" w:fill="FFFFFF" w:themeFill="background1"/>
                <w:vAlign w:val="center"/>
              </w:tcPr>
            </w:tcPrChange>
          </w:tcPr>
          <w:p w14:paraId="27007E4E" w14:textId="3E1BA765" w:rsidR="00DC2024" w:rsidRPr="00A35FC0" w:rsidDel="007E0F89" w:rsidRDefault="00DC2024" w:rsidP="00DC2024">
            <w:pPr>
              <w:pStyle w:val="ListParagraph"/>
              <w:numPr>
                <w:ilvl w:val="0"/>
                <w:numId w:val="70"/>
              </w:numPr>
              <w:spacing w:before="0" w:line="240" w:lineRule="auto"/>
              <w:contextualSpacing w:val="0"/>
              <w:jc w:val="left"/>
              <w:rPr>
                <w:del w:id="24786" w:author="Phuong Truong Thi" w:date="2024-10-08T18:14:00Z"/>
                <w:rFonts w:eastAsia="Times New Roman"/>
                <w:color w:val="000000"/>
                <w:szCs w:val="24"/>
                <w:lang w:val="vi-VN" w:eastAsia="vi-VN"/>
              </w:rPr>
            </w:pPr>
          </w:p>
        </w:tc>
        <w:tc>
          <w:tcPr>
            <w:tcW w:w="2097" w:type="dxa"/>
            <w:gridSpan w:val="2"/>
            <w:shd w:val="clear" w:color="auto" w:fill="FFFFFF" w:themeFill="background1"/>
            <w:vAlign w:val="center"/>
            <w:hideMark/>
            <w:tcPrChange w:id="24787" w:author="thu nga" w:date="2024-10-01T10:54:00Z">
              <w:tcPr>
                <w:tcW w:w="2097" w:type="dxa"/>
                <w:gridSpan w:val="4"/>
                <w:shd w:val="clear" w:color="auto" w:fill="FFFFFF" w:themeFill="background1"/>
                <w:vAlign w:val="center"/>
                <w:hideMark/>
              </w:tcPr>
            </w:tcPrChange>
          </w:tcPr>
          <w:p w14:paraId="58FA4BFA" w14:textId="5793832C" w:rsidR="00DC2024" w:rsidRPr="00A35FC0" w:rsidDel="007E0F89" w:rsidRDefault="00DC2024" w:rsidP="00DC2024">
            <w:pPr>
              <w:spacing w:before="0" w:line="240" w:lineRule="auto"/>
              <w:contextualSpacing w:val="0"/>
              <w:rPr>
                <w:del w:id="24788" w:author="Phuong Truong Thi" w:date="2024-10-08T18:14:00Z"/>
                <w:rFonts w:ascii="Times New Roman" w:eastAsia="Times New Roman" w:hAnsi="Times New Roman"/>
                <w:color w:val="000000"/>
                <w:sz w:val="24"/>
                <w:szCs w:val="24"/>
                <w:lang w:val="vi-VN" w:eastAsia="vi-VN"/>
              </w:rPr>
            </w:pPr>
            <w:del w:id="24789" w:author="Phuong Truong Thi" w:date="2024-10-08T18:14:00Z">
              <w:r w:rsidRPr="00A35FC0" w:rsidDel="007E0F89">
                <w:rPr>
                  <w:rFonts w:ascii="Times New Roman" w:hAnsi="Times New Roman"/>
                  <w:color w:val="000000"/>
                  <w:sz w:val="24"/>
                  <w:szCs w:val="24"/>
                </w:rPr>
                <w:delText>Ngày mở CIF</w:delText>
              </w:r>
            </w:del>
          </w:p>
        </w:tc>
        <w:tc>
          <w:tcPr>
            <w:tcW w:w="2230" w:type="dxa"/>
            <w:vAlign w:val="center"/>
            <w:tcPrChange w:id="24790" w:author="thu nga" w:date="2024-10-01T10:54:00Z">
              <w:tcPr>
                <w:tcW w:w="1859" w:type="dxa"/>
                <w:gridSpan w:val="3"/>
                <w:vAlign w:val="center"/>
              </w:tcPr>
            </w:tcPrChange>
          </w:tcPr>
          <w:p w14:paraId="636177CC" w14:textId="438E2B5D" w:rsidR="00DC2024" w:rsidRPr="00126368" w:rsidDel="007E0F89" w:rsidRDefault="00DC2024" w:rsidP="00DC2024">
            <w:pPr>
              <w:spacing w:before="0" w:line="240" w:lineRule="auto"/>
              <w:contextualSpacing w:val="0"/>
              <w:rPr>
                <w:del w:id="24791" w:author="Phuong Truong Thi" w:date="2024-10-08T18:14:00Z"/>
                <w:rFonts w:ascii="Times New Roman" w:hAnsi="Times New Roman"/>
                <w:color w:val="000000"/>
                <w:sz w:val="24"/>
                <w:szCs w:val="24"/>
                <w:lang w:val="vi-VN"/>
              </w:rPr>
            </w:pPr>
            <w:del w:id="24792" w:author="Phuong Truong Thi" w:date="2024-10-08T18:14:00Z">
              <w:r w:rsidRPr="00126368" w:rsidDel="007E0F89">
                <w:rPr>
                  <w:rFonts w:ascii="Times New Roman" w:hAnsi="Times New Roman"/>
                  <w:color w:val="000000"/>
                  <w:sz w:val="24"/>
                  <w:szCs w:val="24"/>
                  <w:lang w:val="vi-VN"/>
                </w:rPr>
                <w:delText>Ngày mở CIF của KH trên T24</w:delText>
              </w:r>
            </w:del>
          </w:p>
        </w:tc>
        <w:tc>
          <w:tcPr>
            <w:tcW w:w="963" w:type="dxa"/>
            <w:tcPrChange w:id="24793" w:author="thu nga" w:date="2024-10-01T10:54:00Z">
              <w:tcPr>
                <w:tcW w:w="963" w:type="dxa"/>
                <w:gridSpan w:val="2"/>
              </w:tcPr>
            </w:tcPrChange>
          </w:tcPr>
          <w:p w14:paraId="4426B844" w14:textId="0256DC56" w:rsidR="00DC2024" w:rsidRPr="00A35FC0" w:rsidDel="007E0F89" w:rsidRDefault="00DC2024" w:rsidP="00DC2024">
            <w:pPr>
              <w:spacing w:before="0" w:line="240" w:lineRule="auto"/>
              <w:contextualSpacing w:val="0"/>
              <w:rPr>
                <w:del w:id="24794" w:author="Phuong Truong Thi" w:date="2024-10-08T18:14:00Z"/>
                <w:rFonts w:ascii="Times New Roman" w:hAnsi="Times New Roman"/>
                <w:color w:val="000000"/>
                <w:sz w:val="24"/>
                <w:szCs w:val="24"/>
              </w:rPr>
            </w:pPr>
            <w:del w:id="24795" w:author="Phuong Truong Thi" w:date="2024-10-08T18:14:00Z">
              <w:r w:rsidRPr="00E3335C" w:rsidDel="007E0F89">
                <w:rPr>
                  <w:rFonts w:ascii="Times New Roman" w:hAnsi="Times New Roman"/>
                  <w:color w:val="000000"/>
                  <w:sz w:val="24"/>
                  <w:szCs w:val="24"/>
                  <w:lang w:val="vi-VN"/>
                </w:rPr>
                <w:delText>EZ/T24</w:delText>
              </w:r>
            </w:del>
          </w:p>
        </w:tc>
        <w:tc>
          <w:tcPr>
            <w:tcW w:w="1109" w:type="dxa"/>
            <w:tcPrChange w:id="24796" w:author="thu nga" w:date="2024-10-01T10:54:00Z">
              <w:tcPr>
                <w:tcW w:w="1109" w:type="dxa"/>
                <w:gridSpan w:val="2"/>
              </w:tcPr>
            </w:tcPrChange>
          </w:tcPr>
          <w:p w14:paraId="1541A744" w14:textId="5AC99958" w:rsidR="00DC2024" w:rsidRPr="00A35FC0" w:rsidDel="007E0F89" w:rsidRDefault="00DC2024" w:rsidP="00DC2024">
            <w:pPr>
              <w:spacing w:before="0" w:line="240" w:lineRule="auto"/>
              <w:contextualSpacing w:val="0"/>
              <w:rPr>
                <w:del w:id="24797" w:author="Phuong Truong Thi" w:date="2024-10-08T18:14:00Z"/>
                <w:rFonts w:ascii="Times New Roman" w:hAnsi="Times New Roman"/>
                <w:color w:val="000000"/>
                <w:sz w:val="24"/>
                <w:szCs w:val="24"/>
              </w:rPr>
            </w:pPr>
            <w:del w:id="24798" w:author="Phuong Truong Thi" w:date="2024-10-08T18:14:00Z">
              <w:r w:rsidRPr="00A35FC0" w:rsidDel="007E0F89">
                <w:rPr>
                  <w:rFonts w:ascii="Times New Roman" w:hAnsi="Times New Roman"/>
                  <w:color w:val="000000"/>
                  <w:sz w:val="24"/>
                  <w:szCs w:val="24"/>
                </w:rPr>
                <w:delText>Date</w:delText>
              </w:r>
            </w:del>
          </w:p>
        </w:tc>
        <w:tc>
          <w:tcPr>
            <w:tcW w:w="959" w:type="dxa"/>
            <w:shd w:val="clear" w:color="auto" w:fill="auto"/>
            <w:noWrap/>
            <w:vAlign w:val="center"/>
            <w:tcPrChange w:id="24799" w:author="thu nga" w:date="2024-10-01T10:54:00Z">
              <w:tcPr>
                <w:tcW w:w="1857" w:type="dxa"/>
                <w:gridSpan w:val="2"/>
                <w:shd w:val="clear" w:color="auto" w:fill="auto"/>
                <w:noWrap/>
                <w:vAlign w:val="center"/>
              </w:tcPr>
            </w:tcPrChange>
          </w:tcPr>
          <w:p w14:paraId="12BA8F55" w14:textId="030CA9FA" w:rsidR="00DC2024" w:rsidRPr="00A35FC0" w:rsidDel="007E0F89" w:rsidRDefault="00DC2024" w:rsidP="00DC2024">
            <w:pPr>
              <w:spacing w:before="0" w:line="240" w:lineRule="auto"/>
              <w:contextualSpacing w:val="0"/>
              <w:rPr>
                <w:del w:id="24800" w:author="Phuong Truong Thi" w:date="2024-10-08T18:14:00Z"/>
                <w:rFonts w:ascii="Times New Roman" w:eastAsia="Times New Roman" w:hAnsi="Times New Roman"/>
                <w:color w:val="000000"/>
                <w:sz w:val="24"/>
                <w:szCs w:val="24"/>
                <w:lang w:val="vi-VN" w:eastAsia="vi-VN"/>
              </w:rPr>
            </w:pPr>
          </w:p>
        </w:tc>
        <w:tc>
          <w:tcPr>
            <w:tcW w:w="790" w:type="dxa"/>
            <w:tcPrChange w:id="24801" w:author="thu nga" w:date="2024-10-01T10:54:00Z">
              <w:tcPr>
                <w:tcW w:w="790" w:type="dxa"/>
                <w:gridSpan w:val="2"/>
              </w:tcPr>
            </w:tcPrChange>
          </w:tcPr>
          <w:p w14:paraId="1A196920" w14:textId="4268B21D" w:rsidR="00DC2024" w:rsidRPr="00A35FC0" w:rsidDel="007E0F89" w:rsidRDefault="00DC2024" w:rsidP="00DC2024">
            <w:pPr>
              <w:spacing w:before="0" w:line="240" w:lineRule="auto"/>
              <w:contextualSpacing w:val="0"/>
              <w:jc w:val="center"/>
              <w:rPr>
                <w:del w:id="24802" w:author="Phuong Truong Thi" w:date="2024-10-08T18:14:00Z"/>
                <w:rFonts w:ascii="Times New Roman" w:eastAsia="Times New Roman" w:hAnsi="Times New Roman"/>
                <w:sz w:val="24"/>
                <w:szCs w:val="24"/>
                <w:lang w:eastAsia="vi-VN"/>
              </w:rPr>
            </w:pPr>
            <w:del w:id="24803"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27E56BF4" w14:textId="428C8A43" w:rsidTr="001859AE">
        <w:tblPrEx>
          <w:tblPrExChange w:id="24804" w:author="thu nga" w:date="2024-10-01T10:54:00Z">
            <w:tblPrEx>
              <w:tblW w:w="9108" w:type="dxa"/>
            </w:tblPrEx>
          </w:tblPrExChange>
        </w:tblPrEx>
        <w:trPr>
          <w:trHeight w:val="276"/>
          <w:del w:id="24805" w:author="Phuong Truong Thi" w:date="2024-10-08T18:14:00Z"/>
          <w:trPrChange w:id="24806" w:author="thu nga" w:date="2024-10-01T10:54:00Z">
            <w:trPr>
              <w:gridBefore w:val="6"/>
              <w:gridAfter w:val="0"/>
              <w:wAfter w:w="6" w:type="dxa"/>
              <w:trHeight w:val="276"/>
            </w:trPr>
          </w:trPrChange>
        </w:trPr>
        <w:tc>
          <w:tcPr>
            <w:tcW w:w="670" w:type="dxa"/>
            <w:shd w:val="clear" w:color="auto" w:fill="auto"/>
            <w:vAlign w:val="center"/>
            <w:tcPrChange w:id="24807" w:author="thu nga" w:date="2024-10-01T10:54:00Z">
              <w:tcPr>
                <w:tcW w:w="670" w:type="dxa"/>
                <w:shd w:val="clear" w:color="auto" w:fill="auto"/>
                <w:vAlign w:val="center"/>
              </w:tcPr>
            </w:tcPrChange>
          </w:tcPr>
          <w:p w14:paraId="253097E8" w14:textId="39F710F9" w:rsidR="00DC2024" w:rsidRPr="00A35FC0" w:rsidDel="007E0F89" w:rsidRDefault="00DC2024" w:rsidP="00DC2024">
            <w:pPr>
              <w:pStyle w:val="ListParagraph"/>
              <w:numPr>
                <w:ilvl w:val="0"/>
                <w:numId w:val="70"/>
              </w:numPr>
              <w:spacing w:before="0" w:line="240" w:lineRule="auto"/>
              <w:contextualSpacing w:val="0"/>
              <w:jc w:val="left"/>
              <w:rPr>
                <w:del w:id="24808"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809" w:author="thu nga" w:date="2024-10-01T10:54:00Z">
              <w:tcPr>
                <w:tcW w:w="2097" w:type="dxa"/>
                <w:gridSpan w:val="4"/>
                <w:shd w:val="clear" w:color="auto" w:fill="auto"/>
                <w:vAlign w:val="center"/>
                <w:hideMark/>
              </w:tcPr>
            </w:tcPrChange>
          </w:tcPr>
          <w:p w14:paraId="544063FD" w14:textId="46A448C3" w:rsidR="00DC2024" w:rsidRPr="00A35FC0" w:rsidDel="007E0F89" w:rsidRDefault="00DC2024" w:rsidP="00DC2024">
            <w:pPr>
              <w:spacing w:before="0" w:line="240" w:lineRule="auto"/>
              <w:contextualSpacing w:val="0"/>
              <w:rPr>
                <w:del w:id="24810" w:author="Phuong Truong Thi" w:date="2024-10-08T18:14:00Z"/>
                <w:rFonts w:ascii="Times New Roman" w:eastAsia="Times New Roman" w:hAnsi="Times New Roman"/>
                <w:color w:val="000000"/>
                <w:sz w:val="24"/>
                <w:szCs w:val="24"/>
                <w:lang w:val="vi-VN" w:eastAsia="vi-VN"/>
              </w:rPr>
            </w:pPr>
            <w:del w:id="24811" w:author="Phuong Truong Thi" w:date="2024-10-08T18:14:00Z">
              <w:r w:rsidRPr="00A35FC0" w:rsidDel="007E0F89">
                <w:rPr>
                  <w:rFonts w:ascii="Times New Roman" w:hAnsi="Times New Roman"/>
                  <w:color w:val="000000"/>
                  <w:sz w:val="24"/>
                  <w:szCs w:val="24"/>
                </w:rPr>
                <w:delText>Số CCCD/CMT/HC…</w:delText>
              </w:r>
            </w:del>
          </w:p>
        </w:tc>
        <w:tc>
          <w:tcPr>
            <w:tcW w:w="2230" w:type="dxa"/>
            <w:vAlign w:val="center"/>
            <w:tcPrChange w:id="24812" w:author="thu nga" w:date="2024-10-01T10:54:00Z">
              <w:tcPr>
                <w:tcW w:w="2230" w:type="dxa"/>
                <w:gridSpan w:val="3"/>
                <w:vAlign w:val="center"/>
              </w:tcPr>
            </w:tcPrChange>
          </w:tcPr>
          <w:p w14:paraId="33934EEC" w14:textId="103B4F07" w:rsidR="00DC2024" w:rsidRPr="00126368" w:rsidDel="007E0F89" w:rsidRDefault="00DC2024" w:rsidP="00DC2024">
            <w:pPr>
              <w:spacing w:before="0" w:line="240" w:lineRule="auto"/>
              <w:contextualSpacing w:val="0"/>
              <w:rPr>
                <w:del w:id="24813" w:author="Phuong Truong Thi" w:date="2024-10-08T18:14:00Z"/>
                <w:rFonts w:ascii="Times New Roman" w:eastAsia="Times New Roman" w:hAnsi="Times New Roman"/>
                <w:color w:val="000000"/>
                <w:sz w:val="24"/>
                <w:szCs w:val="24"/>
                <w:lang w:val="vi-VN" w:eastAsia="vi-VN"/>
              </w:rPr>
            </w:pPr>
            <w:del w:id="24814" w:author="Phuong Truong Thi" w:date="2024-10-08T18:14:00Z">
              <w:r w:rsidRPr="00126368" w:rsidDel="007E0F89">
                <w:rPr>
                  <w:rFonts w:ascii="Times New Roman" w:hAnsi="Times New Roman"/>
                  <w:color w:val="000000"/>
                  <w:sz w:val="24"/>
                  <w:szCs w:val="24"/>
                  <w:lang w:val="vi-VN"/>
                </w:rPr>
                <w:delText>(Legal ID/Document Num) Thông tin trên giấy tờ tùy thân Số CCCD/CMT/HCtrên T24</w:delText>
              </w:r>
            </w:del>
          </w:p>
        </w:tc>
        <w:tc>
          <w:tcPr>
            <w:tcW w:w="963" w:type="dxa"/>
            <w:tcPrChange w:id="24815" w:author="thu nga" w:date="2024-10-01T10:54:00Z">
              <w:tcPr>
                <w:tcW w:w="963" w:type="dxa"/>
                <w:gridSpan w:val="2"/>
              </w:tcPr>
            </w:tcPrChange>
          </w:tcPr>
          <w:p w14:paraId="3CEA6F4D" w14:textId="72481A4C" w:rsidR="00DC2024" w:rsidRPr="00A35FC0" w:rsidDel="007E0F89" w:rsidRDefault="00DC2024" w:rsidP="00DC2024">
            <w:pPr>
              <w:spacing w:before="0" w:line="240" w:lineRule="auto"/>
              <w:contextualSpacing w:val="0"/>
              <w:rPr>
                <w:del w:id="24816" w:author="Phuong Truong Thi" w:date="2024-10-08T18:14:00Z"/>
                <w:rFonts w:ascii="Times New Roman" w:eastAsia="Times New Roman" w:hAnsi="Times New Roman"/>
                <w:color w:val="000000"/>
                <w:sz w:val="24"/>
                <w:szCs w:val="24"/>
                <w:lang w:eastAsia="vi-VN"/>
              </w:rPr>
            </w:pPr>
            <w:del w:id="24817" w:author="Phuong Truong Thi" w:date="2024-10-08T18:14:00Z">
              <w:r w:rsidRPr="00E3335C" w:rsidDel="007E0F89">
                <w:rPr>
                  <w:rFonts w:ascii="Times New Roman" w:hAnsi="Times New Roman"/>
                  <w:color w:val="000000"/>
                  <w:sz w:val="24"/>
                  <w:szCs w:val="24"/>
                  <w:lang w:val="vi-VN"/>
                </w:rPr>
                <w:delText>EZ/T24</w:delText>
              </w:r>
            </w:del>
          </w:p>
        </w:tc>
        <w:tc>
          <w:tcPr>
            <w:tcW w:w="1109" w:type="dxa"/>
            <w:tcPrChange w:id="24818" w:author="thu nga" w:date="2024-10-01T10:54:00Z">
              <w:tcPr>
                <w:tcW w:w="1109" w:type="dxa"/>
                <w:gridSpan w:val="2"/>
              </w:tcPr>
            </w:tcPrChange>
          </w:tcPr>
          <w:p w14:paraId="4548D067" w14:textId="6A9CFFEF" w:rsidR="00DC2024" w:rsidRPr="00A35FC0" w:rsidDel="007E0F89" w:rsidRDefault="00DC2024" w:rsidP="00DC2024">
            <w:pPr>
              <w:spacing w:before="0" w:line="240" w:lineRule="auto"/>
              <w:contextualSpacing w:val="0"/>
              <w:rPr>
                <w:del w:id="24819" w:author="Phuong Truong Thi" w:date="2024-10-08T18:14:00Z"/>
                <w:rFonts w:ascii="Times New Roman" w:eastAsia="Times New Roman" w:hAnsi="Times New Roman"/>
                <w:color w:val="000000"/>
                <w:sz w:val="24"/>
                <w:szCs w:val="24"/>
                <w:lang w:eastAsia="vi-VN"/>
              </w:rPr>
            </w:pPr>
            <w:del w:id="24820" w:author="Phuong Truong Thi" w:date="2024-10-08T18:14:00Z">
              <w:r w:rsidRPr="00A35FC0" w:rsidDel="007E0F89">
                <w:rPr>
                  <w:rFonts w:ascii="Times New Roman" w:eastAsia="Times New Roman" w:hAnsi="Times New Roman"/>
                  <w:color w:val="000000"/>
                  <w:sz w:val="24"/>
                  <w:szCs w:val="24"/>
                  <w:lang w:eastAsia="vi-VN"/>
                </w:rPr>
                <w:delText>Number</w:delText>
              </w:r>
            </w:del>
          </w:p>
        </w:tc>
        <w:tc>
          <w:tcPr>
            <w:tcW w:w="959" w:type="dxa"/>
            <w:shd w:val="clear" w:color="auto" w:fill="auto"/>
            <w:noWrap/>
            <w:vAlign w:val="center"/>
            <w:tcPrChange w:id="24821" w:author="thu nga" w:date="2024-10-01T10:54:00Z">
              <w:tcPr>
                <w:tcW w:w="1243" w:type="dxa"/>
                <w:gridSpan w:val="2"/>
                <w:shd w:val="clear" w:color="auto" w:fill="auto"/>
                <w:noWrap/>
                <w:vAlign w:val="center"/>
              </w:tcPr>
            </w:tcPrChange>
          </w:tcPr>
          <w:p w14:paraId="156FE40D" w14:textId="2413517D" w:rsidR="00DC2024" w:rsidRPr="00A35FC0" w:rsidDel="007E0F89" w:rsidRDefault="00DC2024" w:rsidP="00DC2024">
            <w:pPr>
              <w:spacing w:before="0" w:line="240" w:lineRule="auto"/>
              <w:contextualSpacing w:val="0"/>
              <w:rPr>
                <w:del w:id="24822" w:author="Phuong Truong Thi" w:date="2024-10-08T18:14:00Z"/>
                <w:rFonts w:ascii="Times New Roman" w:eastAsia="Times New Roman" w:hAnsi="Times New Roman"/>
                <w:color w:val="000000"/>
                <w:sz w:val="24"/>
                <w:szCs w:val="24"/>
                <w:lang w:val="vi-VN" w:eastAsia="vi-VN"/>
              </w:rPr>
            </w:pPr>
          </w:p>
        </w:tc>
        <w:tc>
          <w:tcPr>
            <w:tcW w:w="790" w:type="dxa"/>
            <w:tcPrChange w:id="24823" w:author="thu nga" w:date="2024-10-01T10:54:00Z">
              <w:tcPr>
                <w:tcW w:w="790" w:type="dxa"/>
                <w:gridSpan w:val="2"/>
              </w:tcPr>
            </w:tcPrChange>
          </w:tcPr>
          <w:p w14:paraId="008C7808" w14:textId="253021C7" w:rsidR="00DC2024" w:rsidRPr="00A35FC0" w:rsidDel="007E0F89" w:rsidRDefault="00DC2024" w:rsidP="00DC2024">
            <w:pPr>
              <w:spacing w:before="0" w:line="240" w:lineRule="auto"/>
              <w:contextualSpacing w:val="0"/>
              <w:jc w:val="center"/>
              <w:rPr>
                <w:del w:id="24824" w:author="Phuong Truong Thi" w:date="2024-10-08T18:14:00Z"/>
                <w:rFonts w:ascii="Times New Roman" w:eastAsia="Times New Roman" w:hAnsi="Times New Roman"/>
                <w:sz w:val="24"/>
                <w:szCs w:val="24"/>
                <w:lang w:eastAsia="vi-VN"/>
              </w:rPr>
            </w:pPr>
            <w:del w:id="24825"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453353A1" w14:textId="3BFFE922" w:rsidTr="001859AE">
        <w:tblPrEx>
          <w:tblPrExChange w:id="24826" w:author="thu nga" w:date="2024-10-01T10:54:00Z">
            <w:tblPrEx>
              <w:tblW w:w="9108" w:type="dxa"/>
            </w:tblPrEx>
          </w:tblPrExChange>
        </w:tblPrEx>
        <w:trPr>
          <w:trHeight w:val="276"/>
          <w:del w:id="24827" w:author="Phuong Truong Thi" w:date="2024-10-08T18:14:00Z"/>
          <w:trPrChange w:id="24828" w:author="thu nga" w:date="2024-10-01T10:54:00Z">
            <w:trPr>
              <w:gridBefore w:val="6"/>
              <w:gridAfter w:val="0"/>
              <w:wAfter w:w="6" w:type="dxa"/>
              <w:trHeight w:val="276"/>
            </w:trPr>
          </w:trPrChange>
        </w:trPr>
        <w:tc>
          <w:tcPr>
            <w:tcW w:w="670" w:type="dxa"/>
            <w:shd w:val="clear" w:color="auto" w:fill="auto"/>
            <w:vAlign w:val="center"/>
            <w:tcPrChange w:id="24829" w:author="thu nga" w:date="2024-10-01T10:54:00Z">
              <w:tcPr>
                <w:tcW w:w="670" w:type="dxa"/>
                <w:shd w:val="clear" w:color="auto" w:fill="auto"/>
                <w:vAlign w:val="center"/>
              </w:tcPr>
            </w:tcPrChange>
          </w:tcPr>
          <w:p w14:paraId="276B2717" w14:textId="24A1044F" w:rsidR="00DC2024" w:rsidRPr="00A35FC0" w:rsidDel="007E0F89" w:rsidRDefault="00DC2024" w:rsidP="00DC2024">
            <w:pPr>
              <w:pStyle w:val="ListParagraph"/>
              <w:numPr>
                <w:ilvl w:val="0"/>
                <w:numId w:val="70"/>
              </w:numPr>
              <w:spacing w:before="0" w:line="240" w:lineRule="auto"/>
              <w:contextualSpacing w:val="0"/>
              <w:jc w:val="left"/>
              <w:rPr>
                <w:del w:id="24830"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831" w:author="thu nga" w:date="2024-10-01T10:54:00Z">
              <w:tcPr>
                <w:tcW w:w="2097" w:type="dxa"/>
                <w:gridSpan w:val="4"/>
                <w:shd w:val="clear" w:color="auto" w:fill="auto"/>
                <w:vAlign w:val="center"/>
                <w:hideMark/>
              </w:tcPr>
            </w:tcPrChange>
          </w:tcPr>
          <w:p w14:paraId="54C76C37" w14:textId="374405BA" w:rsidR="00DC2024" w:rsidRPr="00A35FC0" w:rsidDel="007E0F89" w:rsidRDefault="00DC2024" w:rsidP="00DC2024">
            <w:pPr>
              <w:spacing w:before="0" w:line="240" w:lineRule="auto"/>
              <w:contextualSpacing w:val="0"/>
              <w:rPr>
                <w:del w:id="24832" w:author="Phuong Truong Thi" w:date="2024-10-08T18:14:00Z"/>
                <w:rFonts w:ascii="Times New Roman" w:eastAsia="Times New Roman" w:hAnsi="Times New Roman"/>
                <w:color w:val="000000"/>
                <w:sz w:val="24"/>
                <w:szCs w:val="24"/>
                <w:lang w:val="vi-VN" w:eastAsia="vi-VN"/>
              </w:rPr>
            </w:pPr>
            <w:del w:id="24833" w:author="Phuong Truong Thi" w:date="2024-10-08T18:14:00Z">
              <w:r w:rsidRPr="00A35FC0" w:rsidDel="007E0F89">
                <w:rPr>
                  <w:rFonts w:ascii="Times New Roman" w:hAnsi="Times New Roman"/>
                  <w:color w:val="000000"/>
                  <w:sz w:val="24"/>
                  <w:szCs w:val="24"/>
                </w:rPr>
                <w:delText>Tên khách hàng</w:delText>
              </w:r>
            </w:del>
          </w:p>
        </w:tc>
        <w:tc>
          <w:tcPr>
            <w:tcW w:w="2230" w:type="dxa"/>
            <w:vAlign w:val="center"/>
            <w:tcPrChange w:id="24834" w:author="thu nga" w:date="2024-10-01T10:54:00Z">
              <w:tcPr>
                <w:tcW w:w="2230" w:type="dxa"/>
                <w:gridSpan w:val="3"/>
                <w:vAlign w:val="center"/>
              </w:tcPr>
            </w:tcPrChange>
          </w:tcPr>
          <w:p w14:paraId="1265D0BA" w14:textId="2D6DDBB5" w:rsidR="00DC2024" w:rsidRPr="00126368" w:rsidDel="007E0F89" w:rsidRDefault="00DC2024" w:rsidP="00DC2024">
            <w:pPr>
              <w:spacing w:before="0" w:line="240" w:lineRule="auto"/>
              <w:contextualSpacing w:val="0"/>
              <w:rPr>
                <w:del w:id="24835" w:author="Phuong Truong Thi" w:date="2024-10-08T18:14:00Z"/>
                <w:rFonts w:ascii="Times New Roman" w:eastAsia="Times New Roman" w:hAnsi="Times New Roman"/>
                <w:color w:val="000000"/>
                <w:sz w:val="24"/>
                <w:szCs w:val="24"/>
                <w:lang w:val="vi-VN" w:eastAsia="vi-VN"/>
              </w:rPr>
            </w:pPr>
            <w:del w:id="24836" w:author="Phuong Truong Thi" w:date="2024-10-08T18:14:00Z">
              <w:r w:rsidRPr="00126368" w:rsidDel="007E0F89">
                <w:rPr>
                  <w:rFonts w:ascii="Times New Roman" w:hAnsi="Times New Roman"/>
                  <w:color w:val="000000"/>
                  <w:sz w:val="24"/>
                  <w:szCs w:val="24"/>
                  <w:lang w:val="vi-VN"/>
                </w:rPr>
                <w:delText>Text link: Lấy trường họ và tên có dấu của KH</w:delText>
              </w:r>
              <w:r w:rsidRPr="00126368" w:rsidDel="007E0F89">
                <w:rPr>
                  <w:rFonts w:ascii="Times New Roman" w:hAnsi="Times New Roman"/>
                  <w:color w:val="000000"/>
                  <w:sz w:val="24"/>
                  <w:szCs w:val="24"/>
                  <w:lang w:val="vi-VN"/>
                </w:rPr>
                <w:br/>
                <w:delText>TH KH không lấy được họ và tên có dấu sẽ lấy trường họ và tên không dấu trên T24</w:delText>
              </w:r>
            </w:del>
          </w:p>
        </w:tc>
        <w:tc>
          <w:tcPr>
            <w:tcW w:w="963" w:type="dxa"/>
            <w:tcPrChange w:id="24837" w:author="thu nga" w:date="2024-10-01T10:54:00Z">
              <w:tcPr>
                <w:tcW w:w="963" w:type="dxa"/>
                <w:gridSpan w:val="2"/>
              </w:tcPr>
            </w:tcPrChange>
          </w:tcPr>
          <w:p w14:paraId="48319897" w14:textId="13161AD1" w:rsidR="00DC2024" w:rsidRPr="00A35FC0" w:rsidDel="007E0F89" w:rsidRDefault="00DC2024" w:rsidP="00DC2024">
            <w:pPr>
              <w:spacing w:before="0" w:line="240" w:lineRule="auto"/>
              <w:contextualSpacing w:val="0"/>
              <w:rPr>
                <w:del w:id="24838" w:author="Phuong Truong Thi" w:date="2024-10-08T18:14:00Z"/>
                <w:rFonts w:ascii="Times New Roman" w:eastAsia="Times New Roman" w:hAnsi="Times New Roman"/>
                <w:color w:val="000000"/>
                <w:sz w:val="24"/>
                <w:szCs w:val="24"/>
                <w:lang w:eastAsia="vi-VN"/>
              </w:rPr>
            </w:pPr>
            <w:del w:id="24839" w:author="Phuong Truong Thi" w:date="2024-10-08T18:14:00Z">
              <w:r w:rsidRPr="00E3335C" w:rsidDel="007E0F89">
                <w:rPr>
                  <w:rFonts w:ascii="Times New Roman" w:hAnsi="Times New Roman"/>
                  <w:color w:val="000000"/>
                  <w:sz w:val="24"/>
                  <w:szCs w:val="24"/>
                  <w:lang w:val="vi-VN"/>
                </w:rPr>
                <w:delText>EZ/T24</w:delText>
              </w:r>
            </w:del>
          </w:p>
        </w:tc>
        <w:tc>
          <w:tcPr>
            <w:tcW w:w="1109" w:type="dxa"/>
            <w:tcPrChange w:id="24840" w:author="thu nga" w:date="2024-10-01T10:54:00Z">
              <w:tcPr>
                <w:tcW w:w="1109" w:type="dxa"/>
                <w:gridSpan w:val="2"/>
              </w:tcPr>
            </w:tcPrChange>
          </w:tcPr>
          <w:p w14:paraId="018F6DC9" w14:textId="360B601A" w:rsidR="00DC2024" w:rsidRPr="00A35FC0" w:rsidDel="007E0F89" w:rsidRDefault="00DC2024" w:rsidP="00DC2024">
            <w:pPr>
              <w:spacing w:before="0" w:line="240" w:lineRule="auto"/>
              <w:contextualSpacing w:val="0"/>
              <w:rPr>
                <w:del w:id="24841" w:author="Phuong Truong Thi" w:date="2024-10-08T18:14:00Z"/>
                <w:rFonts w:ascii="Times New Roman" w:eastAsia="Times New Roman" w:hAnsi="Times New Roman"/>
                <w:color w:val="000000"/>
                <w:sz w:val="24"/>
                <w:szCs w:val="24"/>
                <w:lang w:eastAsia="vi-VN"/>
              </w:rPr>
            </w:pPr>
            <w:del w:id="24842" w:author="Phuong Truong Thi" w:date="2024-10-08T18:14:00Z">
              <w:r w:rsidRPr="00A35FC0" w:rsidDel="007E0F89">
                <w:rPr>
                  <w:rFonts w:ascii="Times New Roman" w:eastAsia="Times New Roman" w:hAnsi="Times New Roman"/>
                  <w:color w:val="000000"/>
                  <w:sz w:val="24"/>
                  <w:szCs w:val="24"/>
                  <w:lang w:eastAsia="vi-VN"/>
                </w:rPr>
                <w:delText>Textlink</w:delText>
              </w:r>
            </w:del>
          </w:p>
        </w:tc>
        <w:tc>
          <w:tcPr>
            <w:tcW w:w="959" w:type="dxa"/>
            <w:shd w:val="clear" w:color="auto" w:fill="auto"/>
            <w:noWrap/>
            <w:vAlign w:val="center"/>
            <w:tcPrChange w:id="24843" w:author="thu nga" w:date="2024-10-01T10:54:00Z">
              <w:tcPr>
                <w:tcW w:w="1243" w:type="dxa"/>
                <w:gridSpan w:val="2"/>
                <w:shd w:val="clear" w:color="auto" w:fill="auto"/>
                <w:noWrap/>
                <w:vAlign w:val="center"/>
              </w:tcPr>
            </w:tcPrChange>
          </w:tcPr>
          <w:p w14:paraId="7673741C" w14:textId="6D728522" w:rsidR="00DC2024" w:rsidRPr="00A35FC0" w:rsidDel="007E0F89" w:rsidRDefault="00DC2024" w:rsidP="00DC2024">
            <w:pPr>
              <w:spacing w:before="0" w:line="240" w:lineRule="auto"/>
              <w:contextualSpacing w:val="0"/>
              <w:rPr>
                <w:del w:id="24844" w:author="Phuong Truong Thi" w:date="2024-10-08T18:14:00Z"/>
                <w:rFonts w:ascii="Times New Roman" w:eastAsia="Times New Roman" w:hAnsi="Times New Roman"/>
                <w:color w:val="000000"/>
                <w:sz w:val="24"/>
                <w:szCs w:val="24"/>
                <w:lang w:val="vi-VN" w:eastAsia="vi-VN"/>
              </w:rPr>
            </w:pPr>
          </w:p>
        </w:tc>
        <w:tc>
          <w:tcPr>
            <w:tcW w:w="790" w:type="dxa"/>
            <w:tcPrChange w:id="24845" w:author="thu nga" w:date="2024-10-01T10:54:00Z">
              <w:tcPr>
                <w:tcW w:w="790" w:type="dxa"/>
                <w:gridSpan w:val="2"/>
              </w:tcPr>
            </w:tcPrChange>
          </w:tcPr>
          <w:p w14:paraId="463A49F0" w14:textId="52E5266C" w:rsidR="00DC2024" w:rsidRPr="00A35FC0" w:rsidDel="007E0F89" w:rsidRDefault="00DC2024" w:rsidP="00DC2024">
            <w:pPr>
              <w:spacing w:before="0" w:line="240" w:lineRule="auto"/>
              <w:contextualSpacing w:val="0"/>
              <w:jc w:val="center"/>
              <w:rPr>
                <w:del w:id="24846" w:author="Phuong Truong Thi" w:date="2024-10-08T18:14:00Z"/>
                <w:rFonts w:ascii="Times New Roman" w:eastAsia="Times New Roman" w:hAnsi="Times New Roman"/>
                <w:sz w:val="24"/>
                <w:szCs w:val="24"/>
                <w:lang w:eastAsia="vi-VN"/>
              </w:rPr>
            </w:pPr>
            <w:del w:id="24847"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06C719FE" w14:textId="2D11B94F" w:rsidTr="001859AE">
        <w:tblPrEx>
          <w:tblPrExChange w:id="24848" w:author="thu nga" w:date="2024-10-01T10:54:00Z">
            <w:tblPrEx>
              <w:tblW w:w="9108" w:type="dxa"/>
            </w:tblPrEx>
          </w:tblPrExChange>
        </w:tblPrEx>
        <w:trPr>
          <w:trHeight w:val="276"/>
          <w:del w:id="24849" w:author="Phuong Truong Thi" w:date="2024-10-08T18:14:00Z"/>
          <w:trPrChange w:id="24850" w:author="thu nga" w:date="2024-10-01T10:54:00Z">
            <w:trPr>
              <w:gridBefore w:val="6"/>
              <w:gridAfter w:val="0"/>
              <w:wAfter w:w="6" w:type="dxa"/>
              <w:trHeight w:val="276"/>
            </w:trPr>
          </w:trPrChange>
        </w:trPr>
        <w:tc>
          <w:tcPr>
            <w:tcW w:w="670" w:type="dxa"/>
            <w:shd w:val="clear" w:color="auto" w:fill="auto"/>
            <w:vAlign w:val="center"/>
            <w:tcPrChange w:id="24851" w:author="thu nga" w:date="2024-10-01T10:54:00Z">
              <w:tcPr>
                <w:tcW w:w="670" w:type="dxa"/>
                <w:shd w:val="clear" w:color="auto" w:fill="auto"/>
                <w:vAlign w:val="center"/>
              </w:tcPr>
            </w:tcPrChange>
          </w:tcPr>
          <w:p w14:paraId="5D1C205A" w14:textId="639F8668" w:rsidR="00DC2024" w:rsidRPr="00A35FC0" w:rsidDel="007E0F89" w:rsidRDefault="00DC2024" w:rsidP="00DC2024">
            <w:pPr>
              <w:pStyle w:val="ListParagraph"/>
              <w:numPr>
                <w:ilvl w:val="0"/>
                <w:numId w:val="70"/>
              </w:numPr>
              <w:spacing w:before="0" w:line="240" w:lineRule="auto"/>
              <w:contextualSpacing w:val="0"/>
              <w:jc w:val="left"/>
              <w:rPr>
                <w:del w:id="24852"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853" w:author="thu nga" w:date="2024-10-01T10:54:00Z">
              <w:tcPr>
                <w:tcW w:w="2097" w:type="dxa"/>
                <w:gridSpan w:val="4"/>
                <w:shd w:val="clear" w:color="auto" w:fill="auto"/>
                <w:vAlign w:val="center"/>
                <w:hideMark/>
              </w:tcPr>
            </w:tcPrChange>
          </w:tcPr>
          <w:p w14:paraId="1B1206DF" w14:textId="7559E1EA" w:rsidR="00DC2024" w:rsidRPr="00A35FC0" w:rsidDel="007E0F89" w:rsidRDefault="00DC2024" w:rsidP="00DC2024">
            <w:pPr>
              <w:spacing w:before="0" w:line="240" w:lineRule="auto"/>
              <w:contextualSpacing w:val="0"/>
              <w:rPr>
                <w:del w:id="24854" w:author="Phuong Truong Thi" w:date="2024-10-08T18:14:00Z"/>
                <w:rFonts w:ascii="Times New Roman" w:eastAsia="Times New Roman" w:hAnsi="Times New Roman"/>
                <w:color w:val="000000"/>
                <w:sz w:val="24"/>
                <w:szCs w:val="24"/>
                <w:lang w:val="vi-VN" w:eastAsia="vi-VN"/>
              </w:rPr>
            </w:pPr>
            <w:del w:id="24855" w:author="Phuong Truong Thi" w:date="2024-10-08T18:14:00Z">
              <w:r w:rsidRPr="00A35FC0" w:rsidDel="007E0F89">
                <w:rPr>
                  <w:rFonts w:ascii="Times New Roman" w:hAnsi="Times New Roman"/>
                  <w:color w:val="000000"/>
                  <w:sz w:val="24"/>
                  <w:szCs w:val="24"/>
                </w:rPr>
                <w:delText>Giới tính</w:delText>
              </w:r>
            </w:del>
          </w:p>
        </w:tc>
        <w:tc>
          <w:tcPr>
            <w:tcW w:w="2230" w:type="dxa"/>
            <w:vAlign w:val="center"/>
            <w:tcPrChange w:id="24856" w:author="thu nga" w:date="2024-10-01T10:54:00Z">
              <w:tcPr>
                <w:tcW w:w="2230" w:type="dxa"/>
                <w:gridSpan w:val="3"/>
                <w:vAlign w:val="center"/>
              </w:tcPr>
            </w:tcPrChange>
          </w:tcPr>
          <w:p w14:paraId="4DB0976A" w14:textId="630347A1" w:rsidR="00DC2024" w:rsidRPr="00126368" w:rsidDel="007E0F89" w:rsidRDefault="00DC2024" w:rsidP="00DC2024">
            <w:pPr>
              <w:spacing w:before="0" w:line="240" w:lineRule="auto"/>
              <w:contextualSpacing w:val="0"/>
              <w:rPr>
                <w:del w:id="24857" w:author="Phuong Truong Thi" w:date="2024-10-08T18:14:00Z"/>
                <w:rFonts w:ascii="Times New Roman" w:eastAsia="Times New Roman" w:hAnsi="Times New Roman"/>
                <w:color w:val="000000"/>
                <w:sz w:val="24"/>
                <w:szCs w:val="24"/>
                <w:lang w:val="vi-VN" w:eastAsia="vi-VN"/>
              </w:rPr>
            </w:pPr>
            <w:del w:id="24858" w:author="Phuong Truong Thi" w:date="2024-10-08T18:14:00Z">
              <w:r w:rsidRPr="00126368" w:rsidDel="007E0F89">
                <w:rPr>
                  <w:rFonts w:ascii="Times New Roman" w:hAnsi="Times New Roman"/>
                  <w:color w:val="000000"/>
                  <w:sz w:val="24"/>
                  <w:szCs w:val="24"/>
                  <w:lang w:val="vi-VN"/>
                </w:rPr>
                <w:delText>Giới tính của khách hàng</w:delText>
              </w:r>
            </w:del>
          </w:p>
        </w:tc>
        <w:tc>
          <w:tcPr>
            <w:tcW w:w="963" w:type="dxa"/>
            <w:tcPrChange w:id="24859" w:author="thu nga" w:date="2024-10-01T10:54:00Z">
              <w:tcPr>
                <w:tcW w:w="963" w:type="dxa"/>
                <w:gridSpan w:val="2"/>
              </w:tcPr>
            </w:tcPrChange>
          </w:tcPr>
          <w:p w14:paraId="71742FA2" w14:textId="1B0306C1" w:rsidR="00DC2024" w:rsidRPr="00A35FC0" w:rsidDel="007E0F89" w:rsidRDefault="00DC2024" w:rsidP="00DC2024">
            <w:pPr>
              <w:spacing w:before="0" w:line="240" w:lineRule="auto"/>
              <w:contextualSpacing w:val="0"/>
              <w:rPr>
                <w:del w:id="24860" w:author="Phuong Truong Thi" w:date="2024-10-08T18:14:00Z"/>
                <w:rFonts w:ascii="Times New Roman" w:eastAsia="Times New Roman" w:hAnsi="Times New Roman"/>
                <w:color w:val="000000"/>
                <w:sz w:val="24"/>
                <w:szCs w:val="24"/>
                <w:lang w:eastAsia="vi-VN"/>
              </w:rPr>
            </w:pPr>
            <w:del w:id="24861" w:author="Phuong Truong Thi" w:date="2024-10-08T18:14:00Z">
              <w:r w:rsidRPr="00051571" w:rsidDel="007E0F89">
                <w:rPr>
                  <w:rFonts w:ascii="Times New Roman" w:hAnsi="Times New Roman"/>
                  <w:color w:val="000000"/>
                  <w:sz w:val="24"/>
                  <w:szCs w:val="24"/>
                  <w:lang w:val="vi-VN"/>
                </w:rPr>
                <w:delText>EZ/T24</w:delText>
              </w:r>
            </w:del>
          </w:p>
        </w:tc>
        <w:tc>
          <w:tcPr>
            <w:tcW w:w="1109" w:type="dxa"/>
            <w:tcPrChange w:id="24862" w:author="thu nga" w:date="2024-10-01T10:54:00Z">
              <w:tcPr>
                <w:tcW w:w="1109" w:type="dxa"/>
                <w:gridSpan w:val="2"/>
              </w:tcPr>
            </w:tcPrChange>
          </w:tcPr>
          <w:p w14:paraId="1D9E5B40" w14:textId="1233E553" w:rsidR="00DC2024" w:rsidRPr="00A35FC0" w:rsidDel="007E0F89" w:rsidRDefault="00DC2024" w:rsidP="00DC2024">
            <w:pPr>
              <w:spacing w:before="0" w:line="240" w:lineRule="auto"/>
              <w:contextualSpacing w:val="0"/>
              <w:rPr>
                <w:del w:id="24863" w:author="Phuong Truong Thi" w:date="2024-10-08T18:14:00Z"/>
                <w:rFonts w:ascii="Times New Roman" w:eastAsia="Times New Roman" w:hAnsi="Times New Roman"/>
                <w:color w:val="000000"/>
                <w:sz w:val="24"/>
                <w:szCs w:val="24"/>
                <w:lang w:eastAsia="vi-VN"/>
              </w:rPr>
            </w:pPr>
            <w:del w:id="24864" w:author="Phuong Truong Thi" w:date="2024-10-08T18:14:00Z">
              <w:r w:rsidRPr="00A35FC0" w:rsidDel="007E0F89">
                <w:rPr>
                  <w:rFonts w:ascii="Times New Roman" w:eastAsia="Times New Roman" w:hAnsi="Times New Roman"/>
                  <w:color w:val="000000"/>
                  <w:sz w:val="24"/>
                  <w:szCs w:val="24"/>
                  <w:lang w:eastAsia="vi-VN"/>
                </w:rPr>
                <w:delText>Text</w:delText>
              </w:r>
            </w:del>
          </w:p>
        </w:tc>
        <w:tc>
          <w:tcPr>
            <w:tcW w:w="959" w:type="dxa"/>
            <w:shd w:val="clear" w:color="auto" w:fill="auto"/>
            <w:noWrap/>
            <w:vAlign w:val="center"/>
            <w:tcPrChange w:id="24865" w:author="thu nga" w:date="2024-10-01T10:54:00Z">
              <w:tcPr>
                <w:tcW w:w="1243" w:type="dxa"/>
                <w:gridSpan w:val="2"/>
                <w:shd w:val="clear" w:color="auto" w:fill="auto"/>
                <w:noWrap/>
                <w:vAlign w:val="center"/>
              </w:tcPr>
            </w:tcPrChange>
          </w:tcPr>
          <w:p w14:paraId="5F1F6F9A" w14:textId="6BF14E2F" w:rsidR="00DC2024" w:rsidRPr="00A35FC0" w:rsidDel="007E0F89" w:rsidRDefault="00DC2024" w:rsidP="00DC2024">
            <w:pPr>
              <w:spacing w:before="0" w:line="240" w:lineRule="auto"/>
              <w:contextualSpacing w:val="0"/>
              <w:rPr>
                <w:del w:id="24866" w:author="Phuong Truong Thi" w:date="2024-10-08T18:14:00Z"/>
                <w:rFonts w:ascii="Times New Roman" w:eastAsia="Times New Roman" w:hAnsi="Times New Roman"/>
                <w:color w:val="000000"/>
                <w:sz w:val="24"/>
                <w:szCs w:val="24"/>
                <w:lang w:val="vi-VN" w:eastAsia="vi-VN"/>
              </w:rPr>
            </w:pPr>
          </w:p>
        </w:tc>
        <w:tc>
          <w:tcPr>
            <w:tcW w:w="790" w:type="dxa"/>
            <w:tcPrChange w:id="24867" w:author="thu nga" w:date="2024-10-01T10:54:00Z">
              <w:tcPr>
                <w:tcW w:w="790" w:type="dxa"/>
                <w:gridSpan w:val="2"/>
              </w:tcPr>
            </w:tcPrChange>
          </w:tcPr>
          <w:p w14:paraId="5409607A" w14:textId="7F4249AF" w:rsidR="00DC2024" w:rsidRPr="00A35FC0" w:rsidDel="007E0F89" w:rsidRDefault="00DC2024" w:rsidP="00DC2024">
            <w:pPr>
              <w:spacing w:before="0" w:line="240" w:lineRule="auto"/>
              <w:contextualSpacing w:val="0"/>
              <w:jc w:val="center"/>
              <w:rPr>
                <w:del w:id="24868" w:author="Phuong Truong Thi" w:date="2024-10-08T18:14:00Z"/>
                <w:rFonts w:ascii="Times New Roman" w:eastAsia="Times New Roman" w:hAnsi="Times New Roman"/>
                <w:sz w:val="24"/>
                <w:szCs w:val="24"/>
                <w:lang w:eastAsia="vi-VN"/>
              </w:rPr>
            </w:pPr>
            <w:del w:id="24869"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12A41327" w14:textId="0A484485" w:rsidTr="001859AE">
        <w:tblPrEx>
          <w:tblPrExChange w:id="24870" w:author="thu nga" w:date="2024-10-01T10:54:00Z">
            <w:tblPrEx>
              <w:tblW w:w="9108" w:type="dxa"/>
            </w:tblPrEx>
          </w:tblPrExChange>
        </w:tblPrEx>
        <w:trPr>
          <w:trHeight w:val="276"/>
          <w:del w:id="24871" w:author="Phuong Truong Thi" w:date="2024-10-08T18:14:00Z"/>
          <w:trPrChange w:id="24872" w:author="thu nga" w:date="2024-10-01T10:54:00Z">
            <w:trPr>
              <w:gridBefore w:val="6"/>
              <w:gridAfter w:val="0"/>
              <w:wAfter w:w="6" w:type="dxa"/>
              <w:trHeight w:val="276"/>
            </w:trPr>
          </w:trPrChange>
        </w:trPr>
        <w:tc>
          <w:tcPr>
            <w:tcW w:w="670" w:type="dxa"/>
            <w:shd w:val="clear" w:color="auto" w:fill="auto"/>
            <w:vAlign w:val="center"/>
            <w:tcPrChange w:id="24873" w:author="thu nga" w:date="2024-10-01T10:54:00Z">
              <w:tcPr>
                <w:tcW w:w="670" w:type="dxa"/>
                <w:shd w:val="clear" w:color="auto" w:fill="auto"/>
                <w:vAlign w:val="center"/>
              </w:tcPr>
            </w:tcPrChange>
          </w:tcPr>
          <w:p w14:paraId="1F3CC771" w14:textId="1BFED38F" w:rsidR="00DC2024" w:rsidRPr="00A35FC0" w:rsidDel="007E0F89" w:rsidRDefault="00DC2024" w:rsidP="00DC2024">
            <w:pPr>
              <w:pStyle w:val="ListParagraph"/>
              <w:numPr>
                <w:ilvl w:val="0"/>
                <w:numId w:val="70"/>
              </w:numPr>
              <w:spacing w:before="0" w:line="240" w:lineRule="auto"/>
              <w:contextualSpacing w:val="0"/>
              <w:jc w:val="left"/>
              <w:rPr>
                <w:del w:id="24874"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875" w:author="thu nga" w:date="2024-10-01T10:54:00Z">
              <w:tcPr>
                <w:tcW w:w="2097" w:type="dxa"/>
                <w:gridSpan w:val="4"/>
                <w:shd w:val="clear" w:color="auto" w:fill="auto"/>
                <w:vAlign w:val="center"/>
                <w:hideMark/>
              </w:tcPr>
            </w:tcPrChange>
          </w:tcPr>
          <w:p w14:paraId="79BC0D4B" w14:textId="12606278" w:rsidR="00DC2024" w:rsidRPr="00A35FC0" w:rsidDel="007E0F89" w:rsidRDefault="00DC2024" w:rsidP="00DC2024">
            <w:pPr>
              <w:spacing w:before="0" w:line="240" w:lineRule="auto"/>
              <w:contextualSpacing w:val="0"/>
              <w:rPr>
                <w:del w:id="24876" w:author="Phuong Truong Thi" w:date="2024-10-08T18:14:00Z"/>
                <w:rFonts w:ascii="Times New Roman" w:eastAsia="Times New Roman" w:hAnsi="Times New Roman"/>
                <w:color w:val="000000"/>
                <w:sz w:val="24"/>
                <w:szCs w:val="24"/>
                <w:lang w:val="vi-VN" w:eastAsia="vi-VN"/>
              </w:rPr>
            </w:pPr>
            <w:del w:id="24877" w:author="Phuong Truong Thi" w:date="2024-10-08T18:14:00Z">
              <w:r w:rsidRPr="00A35FC0" w:rsidDel="007E0F89">
                <w:rPr>
                  <w:rFonts w:ascii="Times New Roman" w:hAnsi="Times New Roman"/>
                  <w:color w:val="000000"/>
                  <w:sz w:val="24"/>
                  <w:szCs w:val="24"/>
                </w:rPr>
                <w:delText>Ngày sinh</w:delText>
              </w:r>
            </w:del>
          </w:p>
        </w:tc>
        <w:tc>
          <w:tcPr>
            <w:tcW w:w="2230" w:type="dxa"/>
            <w:vAlign w:val="center"/>
            <w:tcPrChange w:id="24878" w:author="thu nga" w:date="2024-10-01T10:54:00Z">
              <w:tcPr>
                <w:tcW w:w="2230" w:type="dxa"/>
                <w:gridSpan w:val="3"/>
                <w:vAlign w:val="center"/>
              </w:tcPr>
            </w:tcPrChange>
          </w:tcPr>
          <w:p w14:paraId="42D00945" w14:textId="393E51CE" w:rsidR="00DC2024" w:rsidRPr="00A35FC0" w:rsidDel="007E0F89" w:rsidRDefault="00DC2024" w:rsidP="00DC2024">
            <w:pPr>
              <w:spacing w:before="0" w:line="240" w:lineRule="auto"/>
              <w:contextualSpacing w:val="0"/>
              <w:rPr>
                <w:del w:id="24879" w:author="Phuong Truong Thi" w:date="2024-10-08T18:14:00Z"/>
                <w:rFonts w:ascii="Times New Roman" w:eastAsia="Times New Roman" w:hAnsi="Times New Roman"/>
                <w:color w:val="000000"/>
                <w:sz w:val="24"/>
                <w:szCs w:val="24"/>
                <w:lang w:eastAsia="vi-VN"/>
              </w:rPr>
            </w:pPr>
            <w:del w:id="24880" w:author="Phuong Truong Thi" w:date="2024-10-08T18:14:00Z">
              <w:r w:rsidRPr="00A35FC0" w:rsidDel="007E0F89">
                <w:rPr>
                  <w:rFonts w:ascii="Times New Roman" w:hAnsi="Times New Roman"/>
                  <w:color w:val="000000"/>
                  <w:sz w:val="24"/>
                  <w:szCs w:val="24"/>
                </w:rPr>
                <w:delText xml:space="preserve">Ngày sinh khách hàng </w:delText>
              </w:r>
            </w:del>
          </w:p>
        </w:tc>
        <w:tc>
          <w:tcPr>
            <w:tcW w:w="963" w:type="dxa"/>
            <w:tcPrChange w:id="24881" w:author="thu nga" w:date="2024-10-01T10:54:00Z">
              <w:tcPr>
                <w:tcW w:w="963" w:type="dxa"/>
                <w:gridSpan w:val="2"/>
              </w:tcPr>
            </w:tcPrChange>
          </w:tcPr>
          <w:p w14:paraId="69049FCE" w14:textId="57756DA7" w:rsidR="00DC2024" w:rsidRPr="00A35FC0" w:rsidDel="007E0F89" w:rsidRDefault="00DC2024" w:rsidP="00DC2024">
            <w:pPr>
              <w:spacing w:before="0" w:line="240" w:lineRule="auto"/>
              <w:contextualSpacing w:val="0"/>
              <w:rPr>
                <w:del w:id="24882" w:author="Phuong Truong Thi" w:date="2024-10-08T18:14:00Z"/>
                <w:rFonts w:ascii="Times New Roman" w:eastAsia="Times New Roman" w:hAnsi="Times New Roman"/>
                <w:color w:val="000000"/>
                <w:sz w:val="24"/>
                <w:szCs w:val="24"/>
                <w:lang w:eastAsia="vi-VN"/>
              </w:rPr>
            </w:pPr>
            <w:del w:id="24883" w:author="Phuong Truong Thi" w:date="2024-10-08T18:14:00Z">
              <w:r w:rsidRPr="00051571" w:rsidDel="007E0F89">
                <w:rPr>
                  <w:rFonts w:ascii="Times New Roman" w:hAnsi="Times New Roman"/>
                  <w:color w:val="000000"/>
                  <w:sz w:val="24"/>
                  <w:szCs w:val="24"/>
                  <w:lang w:val="vi-VN"/>
                </w:rPr>
                <w:delText>EZ/T24</w:delText>
              </w:r>
            </w:del>
          </w:p>
        </w:tc>
        <w:tc>
          <w:tcPr>
            <w:tcW w:w="1109" w:type="dxa"/>
            <w:tcPrChange w:id="24884" w:author="thu nga" w:date="2024-10-01T10:54:00Z">
              <w:tcPr>
                <w:tcW w:w="1109" w:type="dxa"/>
                <w:gridSpan w:val="2"/>
              </w:tcPr>
            </w:tcPrChange>
          </w:tcPr>
          <w:p w14:paraId="3E56EEE2" w14:textId="46E820BC" w:rsidR="00DC2024" w:rsidRPr="00A35FC0" w:rsidDel="007E0F89" w:rsidRDefault="00DC2024" w:rsidP="00DC2024">
            <w:pPr>
              <w:spacing w:before="0" w:line="240" w:lineRule="auto"/>
              <w:contextualSpacing w:val="0"/>
              <w:rPr>
                <w:del w:id="24885" w:author="Phuong Truong Thi" w:date="2024-10-08T18:14:00Z"/>
                <w:rFonts w:ascii="Times New Roman" w:eastAsia="Times New Roman" w:hAnsi="Times New Roman"/>
                <w:color w:val="000000"/>
                <w:sz w:val="24"/>
                <w:szCs w:val="24"/>
                <w:lang w:eastAsia="vi-VN"/>
              </w:rPr>
            </w:pPr>
            <w:del w:id="24886" w:author="Phuong Truong Thi" w:date="2024-10-08T18:14:00Z">
              <w:r w:rsidRPr="00A35FC0" w:rsidDel="007E0F89">
                <w:rPr>
                  <w:rFonts w:ascii="Times New Roman" w:eastAsia="Times New Roman" w:hAnsi="Times New Roman"/>
                  <w:color w:val="000000"/>
                  <w:sz w:val="24"/>
                  <w:szCs w:val="24"/>
                  <w:lang w:eastAsia="vi-VN"/>
                </w:rPr>
                <w:delText>Date</w:delText>
              </w:r>
            </w:del>
          </w:p>
        </w:tc>
        <w:tc>
          <w:tcPr>
            <w:tcW w:w="959" w:type="dxa"/>
            <w:shd w:val="clear" w:color="auto" w:fill="auto"/>
            <w:noWrap/>
            <w:vAlign w:val="center"/>
            <w:tcPrChange w:id="24887" w:author="thu nga" w:date="2024-10-01T10:54:00Z">
              <w:tcPr>
                <w:tcW w:w="1243" w:type="dxa"/>
                <w:gridSpan w:val="2"/>
                <w:shd w:val="clear" w:color="auto" w:fill="auto"/>
                <w:noWrap/>
                <w:vAlign w:val="center"/>
              </w:tcPr>
            </w:tcPrChange>
          </w:tcPr>
          <w:p w14:paraId="281718AA" w14:textId="523CA6F6" w:rsidR="00DC2024" w:rsidRPr="00A35FC0" w:rsidDel="007E0F89" w:rsidRDefault="00DC2024" w:rsidP="00DC2024">
            <w:pPr>
              <w:spacing w:before="0" w:line="240" w:lineRule="auto"/>
              <w:contextualSpacing w:val="0"/>
              <w:rPr>
                <w:del w:id="24888" w:author="Phuong Truong Thi" w:date="2024-10-08T18:14:00Z"/>
                <w:rFonts w:ascii="Times New Roman" w:eastAsia="Times New Roman" w:hAnsi="Times New Roman"/>
                <w:color w:val="000000"/>
                <w:sz w:val="24"/>
                <w:szCs w:val="24"/>
                <w:lang w:val="vi-VN" w:eastAsia="vi-VN"/>
              </w:rPr>
            </w:pPr>
          </w:p>
        </w:tc>
        <w:tc>
          <w:tcPr>
            <w:tcW w:w="790" w:type="dxa"/>
            <w:tcPrChange w:id="24889" w:author="thu nga" w:date="2024-10-01T10:54:00Z">
              <w:tcPr>
                <w:tcW w:w="790" w:type="dxa"/>
                <w:gridSpan w:val="2"/>
              </w:tcPr>
            </w:tcPrChange>
          </w:tcPr>
          <w:p w14:paraId="1919ECF4" w14:textId="0E3E6228" w:rsidR="00DC2024" w:rsidRPr="00A35FC0" w:rsidDel="007E0F89" w:rsidRDefault="00DC2024" w:rsidP="00DC2024">
            <w:pPr>
              <w:spacing w:before="0" w:line="240" w:lineRule="auto"/>
              <w:contextualSpacing w:val="0"/>
              <w:jc w:val="center"/>
              <w:rPr>
                <w:del w:id="24890" w:author="Phuong Truong Thi" w:date="2024-10-08T18:14:00Z"/>
                <w:rFonts w:ascii="Times New Roman" w:eastAsia="Times New Roman" w:hAnsi="Times New Roman"/>
                <w:sz w:val="24"/>
                <w:szCs w:val="24"/>
                <w:lang w:val="vi-VN" w:eastAsia="vi-VN"/>
              </w:rPr>
            </w:pPr>
            <w:del w:id="24891" w:author="Phuong Truong Thi" w:date="2024-10-08T18:14:00Z">
              <w:r w:rsidRPr="00A35FC0" w:rsidDel="007E0F89">
                <w:rPr>
                  <w:rFonts w:ascii="Times New Roman" w:eastAsia="Times New Roman" w:hAnsi="Times New Roman"/>
                  <w:sz w:val="24"/>
                  <w:szCs w:val="24"/>
                  <w:lang w:val="vi-VN" w:eastAsia="vi-VN"/>
                </w:rPr>
                <w:delText>Y</w:delText>
              </w:r>
            </w:del>
          </w:p>
        </w:tc>
      </w:tr>
      <w:tr w:rsidR="001859AE" w:rsidRPr="00A35FC0" w:rsidDel="007E0F89" w14:paraId="541C1268" w14:textId="7FFE7E4F" w:rsidTr="001859AE">
        <w:tblPrEx>
          <w:tblPrExChange w:id="24892" w:author="thu nga" w:date="2024-10-01T10:54:00Z">
            <w:tblPrEx>
              <w:tblW w:w="9108" w:type="dxa"/>
            </w:tblPrEx>
          </w:tblPrExChange>
        </w:tblPrEx>
        <w:trPr>
          <w:trHeight w:val="276"/>
          <w:del w:id="24893" w:author="Phuong Truong Thi" w:date="2024-10-08T18:14:00Z"/>
          <w:trPrChange w:id="24894" w:author="thu nga" w:date="2024-10-01T10:54:00Z">
            <w:trPr>
              <w:gridBefore w:val="6"/>
              <w:gridAfter w:val="0"/>
              <w:wAfter w:w="6" w:type="dxa"/>
              <w:trHeight w:val="276"/>
            </w:trPr>
          </w:trPrChange>
        </w:trPr>
        <w:tc>
          <w:tcPr>
            <w:tcW w:w="670" w:type="dxa"/>
            <w:shd w:val="clear" w:color="auto" w:fill="auto"/>
            <w:vAlign w:val="center"/>
            <w:tcPrChange w:id="24895" w:author="thu nga" w:date="2024-10-01T10:54:00Z">
              <w:tcPr>
                <w:tcW w:w="670" w:type="dxa"/>
                <w:shd w:val="clear" w:color="auto" w:fill="auto"/>
                <w:vAlign w:val="center"/>
              </w:tcPr>
            </w:tcPrChange>
          </w:tcPr>
          <w:p w14:paraId="3B7F6FB9" w14:textId="11794756" w:rsidR="00DC2024" w:rsidRPr="00A35FC0" w:rsidDel="007E0F89" w:rsidRDefault="00DC2024" w:rsidP="00DC2024">
            <w:pPr>
              <w:pStyle w:val="ListParagraph"/>
              <w:numPr>
                <w:ilvl w:val="0"/>
                <w:numId w:val="70"/>
              </w:numPr>
              <w:spacing w:before="0" w:line="240" w:lineRule="auto"/>
              <w:contextualSpacing w:val="0"/>
              <w:jc w:val="left"/>
              <w:rPr>
                <w:del w:id="24896" w:author="Phuong Truong Thi" w:date="2024-10-08T18:14:00Z"/>
                <w:rFonts w:eastAsia="Times New Roman"/>
                <w:color w:val="000000"/>
                <w:szCs w:val="24"/>
                <w:lang w:val="vi-VN" w:eastAsia="vi-VN"/>
              </w:rPr>
            </w:pPr>
          </w:p>
        </w:tc>
        <w:tc>
          <w:tcPr>
            <w:tcW w:w="2097" w:type="dxa"/>
            <w:gridSpan w:val="2"/>
            <w:shd w:val="clear" w:color="auto" w:fill="auto"/>
            <w:vAlign w:val="bottom"/>
            <w:hideMark/>
            <w:tcPrChange w:id="24897" w:author="thu nga" w:date="2024-10-01T10:54:00Z">
              <w:tcPr>
                <w:tcW w:w="2097" w:type="dxa"/>
                <w:gridSpan w:val="4"/>
                <w:shd w:val="clear" w:color="auto" w:fill="auto"/>
                <w:vAlign w:val="bottom"/>
                <w:hideMark/>
              </w:tcPr>
            </w:tcPrChange>
          </w:tcPr>
          <w:p w14:paraId="22EDDAA9" w14:textId="5CEA796D" w:rsidR="00DC2024" w:rsidRPr="00A35FC0" w:rsidDel="007E0F89" w:rsidRDefault="00DC2024" w:rsidP="00DC2024">
            <w:pPr>
              <w:spacing w:before="0" w:line="240" w:lineRule="auto"/>
              <w:contextualSpacing w:val="0"/>
              <w:rPr>
                <w:del w:id="24898" w:author="Phuong Truong Thi" w:date="2024-10-08T18:14:00Z"/>
                <w:rFonts w:ascii="Times New Roman" w:eastAsia="Times New Roman" w:hAnsi="Times New Roman"/>
                <w:color w:val="000000"/>
                <w:sz w:val="24"/>
                <w:szCs w:val="24"/>
                <w:lang w:val="vi-VN" w:eastAsia="vi-VN"/>
              </w:rPr>
            </w:pPr>
            <w:del w:id="24899" w:author="Phuong Truong Thi" w:date="2024-10-08T18:14:00Z">
              <w:r w:rsidRPr="00A35FC0" w:rsidDel="007E0F89">
                <w:rPr>
                  <w:rFonts w:ascii="Times New Roman" w:hAnsi="Times New Roman"/>
                  <w:color w:val="000000"/>
                  <w:sz w:val="24"/>
                  <w:szCs w:val="24"/>
                </w:rPr>
                <w:delText>Số điện thoại</w:delText>
              </w:r>
            </w:del>
          </w:p>
        </w:tc>
        <w:tc>
          <w:tcPr>
            <w:tcW w:w="2230" w:type="dxa"/>
            <w:vAlign w:val="bottom"/>
            <w:tcPrChange w:id="24900" w:author="thu nga" w:date="2024-10-01T10:54:00Z">
              <w:tcPr>
                <w:tcW w:w="2230" w:type="dxa"/>
                <w:gridSpan w:val="3"/>
                <w:vAlign w:val="bottom"/>
              </w:tcPr>
            </w:tcPrChange>
          </w:tcPr>
          <w:p w14:paraId="247C10B1" w14:textId="33F83372" w:rsidR="00DC2024" w:rsidRPr="00126368" w:rsidDel="007E0F89" w:rsidRDefault="00DC2024" w:rsidP="00DC2024">
            <w:pPr>
              <w:spacing w:before="0" w:line="240" w:lineRule="auto"/>
              <w:contextualSpacing w:val="0"/>
              <w:rPr>
                <w:del w:id="24901" w:author="Phuong Truong Thi" w:date="2024-10-08T18:14:00Z"/>
                <w:rFonts w:ascii="Times New Roman" w:eastAsia="Times New Roman" w:hAnsi="Times New Roman"/>
                <w:color w:val="000000"/>
                <w:sz w:val="24"/>
                <w:szCs w:val="24"/>
                <w:lang w:val="vi-VN" w:eastAsia="vi-VN"/>
              </w:rPr>
            </w:pPr>
            <w:del w:id="24902" w:author="Phuong Truong Thi" w:date="2024-10-08T18:14:00Z">
              <w:r w:rsidRPr="00126368" w:rsidDel="007E0F89">
                <w:rPr>
                  <w:rFonts w:ascii="Times New Roman" w:hAnsi="Times New Roman"/>
                  <w:color w:val="000000"/>
                  <w:sz w:val="24"/>
                  <w:szCs w:val="24"/>
                  <w:lang w:val="vi-VN"/>
                </w:rPr>
                <w:delText>Số điện thoại của khách hàng</w:delText>
              </w:r>
            </w:del>
          </w:p>
        </w:tc>
        <w:tc>
          <w:tcPr>
            <w:tcW w:w="963" w:type="dxa"/>
            <w:tcPrChange w:id="24903" w:author="thu nga" w:date="2024-10-01T10:54:00Z">
              <w:tcPr>
                <w:tcW w:w="963" w:type="dxa"/>
                <w:gridSpan w:val="2"/>
              </w:tcPr>
            </w:tcPrChange>
          </w:tcPr>
          <w:p w14:paraId="76EF06EC" w14:textId="7EE90DEE" w:rsidR="00DC2024" w:rsidDel="007E0F89" w:rsidRDefault="00DC2024" w:rsidP="00DC2024">
            <w:pPr>
              <w:spacing w:before="0" w:line="240" w:lineRule="auto"/>
              <w:contextualSpacing w:val="0"/>
              <w:rPr>
                <w:del w:id="24904" w:author="Phuong Truong Thi" w:date="2024-10-08T18:14:00Z"/>
                <w:rFonts w:ascii="Times New Roman" w:eastAsia="Times New Roman" w:hAnsi="Times New Roman"/>
                <w:color w:val="000000"/>
                <w:sz w:val="24"/>
                <w:szCs w:val="24"/>
                <w:lang w:eastAsia="vi-VN"/>
              </w:rPr>
            </w:pPr>
            <w:del w:id="24905" w:author="Phuong Truong Thi" w:date="2024-10-08T18:14:00Z">
              <w:r w:rsidRPr="00051571" w:rsidDel="007E0F89">
                <w:rPr>
                  <w:rFonts w:ascii="Times New Roman" w:hAnsi="Times New Roman"/>
                  <w:color w:val="000000"/>
                  <w:sz w:val="24"/>
                  <w:szCs w:val="24"/>
                  <w:lang w:val="vi-VN"/>
                </w:rPr>
                <w:delText>EZ/T24</w:delText>
              </w:r>
            </w:del>
          </w:p>
        </w:tc>
        <w:tc>
          <w:tcPr>
            <w:tcW w:w="1109" w:type="dxa"/>
            <w:tcPrChange w:id="24906" w:author="thu nga" w:date="2024-10-01T10:54:00Z">
              <w:tcPr>
                <w:tcW w:w="1109" w:type="dxa"/>
                <w:gridSpan w:val="2"/>
              </w:tcPr>
            </w:tcPrChange>
          </w:tcPr>
          <w:p w14:paraId="49216C78" w14:textId="18E9C1DC" w:rsidR="00DC2024" w:rsidDel="007E0F89" w:rsidRDefault="00DC2024" w:rsidP="00DC2024">
            <w:pPr>
              <w:spacing w:before="0" w:line="240" w:lineRule="auto"/>
              <w:contextualSpacing w:val="0"/>
              <w:rPr>
                <w:del w:id="24907" w:author="Phuong Truong Thi" w:date="2024-10-08T18:14:00Z"/>
                <w:rFonts w:ascii="Times New Roman" w:eastAsia="Times New Roman" w:hAnsi="Times New Roman"/>
                <w:color w:val="000000"/>
                <w:sz w:val="24"/>
                <w:szCs w:val="24"/>
                <w:lang w:eastAsia="vi-VN"/>
              </w:rPr>
            </w:pPr>
            <w:del w:id="24908" w:author="Phuong Truong Thi" w:date="2024-10-08T18:14:00Z">
              <w:r w:rsidDel="007E0F89">
                <w:rPr>
                  <w:rFonts w:ascii="Times New Roman" w:eastAsia="Times New Roman" w:hAnsi="Times New Roman"/>
                  <w:color w:val="000000"/>
                  <w:sz w:val="24"/>
                  <w:szCs w:val="24"/>
                  <w:lang w:eastAsia="vi-VN"/>
                </w:rPr>
                <w:delText>Phone</w:delText>
              </w:r>
            </w:del>
          </w:p>
          <w:p w14:paraId="19EA3FB1" w14:textId="5ABECBEB" w:rsidR="00DC2024" w:rsidRPr="00A35FC0" w:rsidDel="007E0F89" w:rsidRDefault="00DC2024" w:rsidP="00DC2024">
            <w:pPr>
              <w:spacing w:before="0" w:line="240" w:lineRule="auto"/>
              <w:contextualSpacing w:val="0"/>
              <w:rPr>
                <w:del w:id="24909" w:author="Phuong Truong Thi" w:date="2024-10-08T18:14:00Z"/>
                <w:rFonts w:ascii="Times New Roman" w:eastAsia="Times New Roman" w:hAnsi="Times New Roman"/>
                <w:color w:val="000000"/>
                <w:sz w:val="24"/>
                <w:szCs w:val="24"/>
                <w:lang w:eastAsia="vi-VN"/>
              </w:rPr>
            </w:pPr>
          </w:p>
        </w:tc>
        <w:tc>
          <w:tcPr>
            <w:tcW w:w="959" w:type="dxa"/>
            <w:shd w:val="clear" w:color="auto" w:fill="auto"/>
            <w:noWrap/>
            <w:vAlign w:val="center"/>
            <w:tcPrChange w:id="24910" w:author="thu nga" w:date="2024-10-01T10:54:00Z">
              <w:tcPr>
                <w:tcW w:w="1243" w:type="dxa"/>
                <w:gridSpan w:val="2"/>
                <w:shd w:val="clear" w:color="auto" w:fill="auto"/>
                <w:noWrap/>
                <w:vAlign w:val="center"/>
              </w:tcPr>
            </w:tcPrChange>
          </w:tcPr>
          <w:p w14:paraId="4A9A28EA" w14:textId="64A1DCA5" w:rsidR="00DC2024" w:rsidRPr="00A35FC0" w:rsidDel="007E0F89" w:rsidRDefault="00DC2024" w:rsidP="00DC2024">
            <w:pPr>
              <w:spacing w:before="0" w:line="240" w:lineRule="auto"/>
              <w:contextualSpacing w:val="0"/>
              <w:rPr>
                <w:del w:id="24911" w:author="Phuong Truong Thi" w:date="2024-10-08T18:14:00Z"/>
                <w:rFonts w:ascii="Times New Roman" w:eastAsia="Times New Roman" w:hAnsi="Times New Roman"/>
                <w:color w:val="000000"/>
                <w:sz w:val="24"/>
                <w:szCs w:val="24"/>
                <w:lang w:val="vi-VN" w:eastAsia="vi-VN"/>
              </w:rPr>
            </w:pPr>
          </w:p>
        </w:tc>
        <w:tc>
          <w:tcPr>
            <w:tcW w:w="790" w:type="dxa"/>
            <w:tcPrChange w:id="24912" w:author="thu nga" w:date="2024-10-01T10:54:00Z">
              <w:tcPr>
                <w:tcW w:w="790" w:type="dxa"/>
                <w:gridSpan w:val="2"/>
              </w:tcPr>
            </w:tcPrChange>
          </w:tcPr>
          <w:p w14:paraId="17207B04" w14:textId="378B8F20" w:rsidR="00DC2024" w:rsidRPr="00A35FC0" w:rsidDel="007E0F89" w:rsidRDefault="00DC2024" w:rsidP="00DC2024">
            <w:pPr>
              <w:spacing w:before="0" w:line="240" w:lineRule="auto"/>
              <w:contextualSpacing w:val="0"/>
              <w:jc w:val="center"/>
              <w:rPr>
                <w:del w:id="24913" w:author="Phuong Truong Thi" w:date="2024-10-08T18:14:00Z"/>
                <w:rFonts w:ascii="Times New Roman" w:eastAsia="Times New Roman" w:hAnsi="Times New Roman"/>
                <w:sz w:val="24"/>
                <w:szCs w:val="24"/>
                <w:lang w:val="vi-VN" w:eastAsia="vi-VN"/>
              </w:rPr>
            </w:pPr>
            <w:del w:id="24914" w:author="Phuong Truong Thi" w:date="2024-10-08T18:14:00Z">
              <w:r w:rsidRPr="00A35FC0" w:rsidDel="007E0F89">
                <w:rPr>
                  <w:rFonts w:ascii="Times New Roman" w:eastAsia="Times New Roman" w:hAnsi="Times New Roman"/>
                  <w:sz w:val="24"/>
                  <w:szCs w:val="24"/>
                  <w:lang w:val="vi-VN" w:eastAsia="vi-VN"/>
                </w:rPr>
                <w:delText>Y</w:delText>
              </w:r>
            </w:del>
          </w:p>
        </w:tc>
      </w:tr>
      <w:tr w:rsidR="001859AE" w:rsidRPr="00A35FC0" w:rsidDel="007E0F89" w14:paraId="663747D3" w14:textId="494BF57A" w:rsidTr="001859AE">
        <w:tblPrEx>
          <w:tblPrExChange w:id="24915" w:author="thu nga" w:date="2024-10-01T10:54:00Z">
            <w:tblPrEx>
              <w:tblW w:w="9108" w:type="dxa"/>
            </w:tblPrEx>
          </w:tblPrExChange>
        </w:tblPrEx>
        <w:trPr>
          <w:trHeight w:val="276"/>
          <w:del w:id="24916" w:author="Phuong Truong Thi" w:date="2024-10-08T18:14:00Z"/>
          <w:trPrChange w:id="24917" w:author="thu nga" w:date="2024-10-01T10:54:00Z">
            <w:trPr>
              <w:gridBefore w:val="6"/>
              <w:gridAfter w:val="0"/>
              <w:wAfter w:w="6" w:type="dxa"/>
              <w:trHeight w:val="276"/>
            </w:trPr>
          </w:trPrChange>
        </w:trPr>
        <w:tc>
          <w:tcPr>
            <w:tcW w:w="670" w:type="dxa"/>
            <w:shd w:val="clear" w:color="auto" w:fill="auto"/>
            <w:vAlign w:val="center"/>
            <w:tcPrChange w:id="24918" w:author="thu nga" w:date="2024-10-01T10:54:00Z">
              <w:tcPr>
                <w:tcW w:w="670" w:type="dxa"/>
                <w:shd w:val="clear" w:color="auto" w:fill="auto"/>
                <w:vAlign w:val="center"/>
              </w:tcPr>
            </w:tcPrChange>
          </w:tcPr>
          <w:p w14:paraId="53FB0456" w14:textId="6140AC09" w:rsidR="00DC2024" w:rsidRPr="00A35FC0" w:rsidDel="007E0F89" w:rsidRDefault="00DC2024" w:rsidP="008428FA">
            <w:pPr>
              <w:pStyle w:val="ListParagraph"/>
              <w:numPr>
                <w:ilvl w:val="0"/>
                <w:numId w:val="70"/>
              </w:numPr>
              <w:spacing w:before="0" w:line="240" w:lineRule="auto"/>
              <w:contextualSpacing w:val="0"/>
              <w:jc w:val="left"/>
              <w:rPr>
                <w:del w:id="24919"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920" w:author="thu nga" w:date="2024-10-01T10:54:00Z">
              <w:tcPr>
                <w:tcW w:w="2097" w:type="dxa"/>
                <w:gridSpan w:val="4"/>
                <w:shd w:val="clear" w:color="auto" w:fill="auto"/>
                <w:vAlign w:val="center"/>
                <w:hideMark/>
              </w:tcPr>
            </w:tcPrChange>
          </w:tcPr>
          <w:p w14:paraId="5FE227F0" w14:textId="17AD56F4" w:rsidR="00DC2024" w:rsidRPr="00A35FC0" w:rsidDel="007E0F89" w:rsidRDefault="00DC2024" w:rsidP="008428FA">
            <w:pPr>
              <w:spacing w:before="0" w:line="240" w:lineRule="auto"/>
              <w:contextualSpacing w:val="0"/>
              <w:rPr>
                <w:del w:id="24921" w:author="Phuong Truong Thi" w:date="2024-10-08T18:14:00Z"/>
                <w:rFonts w:ascii="Times New Roman" w:eastAsia="Times New Roman" w:hAnsi="Times New Roman"/>
                <w:color w:val="000000"/>
                <w:sz w:val="24"/>
                <w:szCs w:val="24"/>
                <w:lang w:val="vi-VN" w:eastAsia="vi-VN"/>
              </w:rPr>
            </w:pPr>
            <w:del w:id="24922" w:author="Phuong Truong Thi" w:date="2024-10-08T18:14:00Z">
              <w:r w:rsidRPr="00126368" w:rsidDel="007E0F89">
                <w:rPr>
                  <w:rFonts w:ascii="Times New Roman" w:hAnsi="Times New Roman"/>
                  <w:color w:val="000000"/>
                  <w:sz w:val="24"/>
                  <w:szCs w:val="24"/>
                  <w:lang w:val="vi-VN"/>
                </w:rPr>
                <w:delText>Ngày tương tác gần nhất</w:delText>
              </w:r>
            </w:del>
          </w:p>
        </w:tc>
        <w:tc>
          <w:tcPr>
            <w:tcW w:w="2230" w:type="dxa"/>
            <w:vAlign w:val="center"/>
            <w:tcPrChange w:id="24923" w:author="thu nga" w:date="2024-10-01T10:54:00Z">
              <w:tcPr>
                <w:tcW w:w="2230" w:type="dxa"/>
                <w:gridSpan w:val="3"/>
                <w:vAlign w:val="center"/>
              </w:tcPr>
            </w:tcPrChange>
          </w:tcPr>
          <w:p w14:paraId="7A3270C7" w14:textId="10FDB7A5" w:rsidR="00DC2024" w:rsidRPr="00126368" w:rsidDel="007E0F89" w:rsidRDefault="00DC2024" w:rsidP="008428FA">
            <w:pPr>
              <w:spacing w:before="0" w:line="240" w:lineRule="auto"/>
              <w:contextualSpacing w:val="0"/>
              <w:rPr>
                <w:del w:id="24924" w:author="Phuong Truong Thi" w:date="2024-10-08T18:14:00Z"/>
                <w:rFonts w:ascii="Times New Roman" w:eastAsia="Times New Roman" w:hAnsi="Times New Roman"/>
                <w:color w:val="000000"/>
                <w:sz w:val="24"/>
                <w:szCs w:val="24"/>
                <w:lang w:val="vi-VN" w:eastAsia="vi-VN"/>
              </w:rPr>
            </w:pPr>
            <w:del w:id="24925" w:author="Phuong Truong Thi" w:date="2024-10-08T18:14:00Z">
              <w:r w:rsidRPr="00126368" w:rsidDel="007E0F89">
                <w:rPr>
                  <w:rFonts w:ascii="Times New Roman" w:hAnsi="Times New Roman"/>
                  <w:color w:val="000000"/>
                  <w:sz w:val="24"/>
                  <w:szCs w:val="24"/>
                  <w:lang w:val="vi-VN"/>
                </w:rPr>
                <w:delText>Thời gian tương tác công gần nhất của VPB với khách hàng: Last activity/event</w:delText>
              </w:r>
            </w:del>
          </w:p>
        </w:tc>
        <w:tc>
          <w:tcPr>
            <w:tcW w:w="963" w:type="dxa"/>
            <w:tcPrChange w:id="24926" w:author="thu nga" w:date="2024-10-01T10:54:00Z">
              <w:tcPr>
                <w:tcW w:w="963" w:type="dxa"/>
                <w:gridSpan w:val="2"/>
              </w:tcPr>
            </w:tcPrChange>
          </w:tcPr>
          <w:p w14:paraId="79DBA843" w14:textId="379A7261" w:rsidR="00DC2024" w:rsidRPr="00DC2024" w:rsidDel="007E0F89" w:rsidRDefault="00DC2024" w:rsidP="008428FA">
            <w:pPr>
              <w:spacing w:before="0" w:line="240" w:lineRule="auto"/>
              <w:contextualSpacing w:val="0"/>
              <w:rPr>
                <w:del w:id="24927" w:author="Phuong Truong Thi" w:date="2024-10-08T18:14:00Z"/>
                <w:rFonts w:ascii="Times New Roman" w:eastAsia="Times New Roman" w:hAnsi="Times New Roman"/>
                <w:color w:val="000000"/>
                <w:sz w:val="24"/>
                <w:szCs w:val="24"/>
                <w:lang w:val="vi-VN" w:eastAsia="vi-VN"/>
              </w:rPr>
            </w:pPr>
            <w:del w:id="24928" w:author="Phuong Truong Thi" w:date="2024-10-08T18:14:00Z">
              <w:r w:rsidDel="007E0F89">
                <w:rPr>
                  <w:rFonts w:ascii="Times New Roman" w:eastAsia="Times New Roman" w:hAnsi="Times New Roman"/>
                  <w:color w:val="000000"/>
                  <w:sz w:val="24"/>
                  <w:szCs w:val="24"/>
                  <w:lang w:val="vi-VN" w:eastAsia="vi-VN"/>
                </w:rPr>
                <w:delText>CRM</w:delText>
              </w:r>
            </w:del>
          </w:p>
        </w:tc>
        <w:tc>
          <w:tcPr>
            <w:tcW w:w="1109" w:type="dxa"/>
            <w:tcPrChange w:id="24929" w:author="thu nga" w:date="2024-10-01T10:54:00Z">
              <w:tcPr>
                <w:tcW w:w="1109" w:type="dxa"/>
                <w:gridSpan w:val="2"/>
              </w:tcPr>
            </w:tcPrChange>
          </w:tcPr>
          <w:p w14:paraId="02231415" w14:textId="3E9E66E8" w:rsidR="00DC2024" w:rsidRPr="00A35FC0" w:rsidDel="007E0F89" w:rsidRDefault="00DC2024" w:rsidP="008428FA">
            <w:pPr>
              <w:spacing w:before="0" w:line="240" w:lineRule="auto"/>
              <w:contextualSpacing w:val="0"/>
              <w:rPr>
                <w:del w:id="24930" w:author="Phuong Truong Thi" w:date="2024-10-08T18:14:00Z"/>
                <w:rFonts w:ascii="Times New Roman" w:eastAsia="Times New Roman" w:hAnsi="Times New Roman"/>
                <w:color w:val="000000"/>
                <w:sz w:val="24"/>
                <w:szCs w:val="24"/>
                <w:lang w:eastAsia="vi-VN"/>
              </w:rPr>
            </w:pPr>
            <w:del w:id="24931" w:author="Phuong Truong Thi" w:date="2024-10-08T18:14:00Z">
              <w:r w:rsidRPr="00A35FC0" w:rsidDel="007E0F89">
                <w:rPr>
                  <w:rFonts w:ascii="Times New Roman" w:eastAsia="Times New Roman" w:hAnsi="Times New Roman"/>
                  <w:color w:val="000000"/>
                  <w:sz w:val="24"/>
                  <w:szCs w:val="24"/>
                  <w:lang w:eastAsia="vi-VN"/>
                </w:rPr>
                <w:delText>Date</w:delText>
              </w:r>
            </w:del>
          </w:p>
        </w:tc>
        <w:tc>
          <w:tcPr>
            <w:tcW w:w="959" w:type="dxa"/>
            <w:shd w:val="clear" w:color="auto" w:fill="auto"/>
            <w:noWrap/>
            <w:vAlign w:val="center"/>
            <w:tcPrChange w:id="24932" w:author="thu nga" w:date="2024-10-01T10:54:00Z">
              <w:tcPr>
                <w:tcW w:w="1243" w:type="dxa"/>
                <w:gridSpan w:val="2"/>
                <w:shd w:val="clear" w:color="auto" w:fill="auto"/>
                <w:noWrap/>
                <w:vAlign w:val="center"/>
              </w:tcPr>
            </w:tcPrChange>
          </w:tcPr>
          <w:p w14:paraId="16C620B4" w14:textId="5DDEAE11" w:rsidR="00DC2024" w:rsidRPr="00A35FC0" w:rsidDel="007E0F89" w:rsidRDefault="00DC2024" w:rsidP="008428FA">
            <w:pPr>
              <w:spacing w:before="0" w:line="240" w:lineRule="auto"/>
              <w:contextualSpacing w:val="0"/>
              <w:rPr>
                <w:del w:id="24933" w:author="Phuong Truong Thi" w:date="2024-10-08T18:14:00Z"/>
                <w:rFonts w:ascii="Times New Roman" w:eastAsia="Times New Roman" w:hAnsi="Times New Roman"/>
                <w:color w:val="000000"/>
                <w:sz w:val="24"/>
                <w:szCs w:val="24"/>
                <w:lang w:val="vi-VN" w:eastAsia="vi-VN"/>
              </w:rPr>
            </w:pPr>
          </w:p>
        </w:tc>
        <w:tc>
          <w:tcPr>
            <w:tcW w:w="790" w:type="dxa"/>
            <w:tcPrChange w:id="24934" w:author="thu nga" w:date="2024-10-01T10:54:00Z">
              <w:tcPr>
                <w:tcW w:w="790" w:type="dxa"/>
                <w:gridSpan w:val="2"/>
              </w:tcPr>
            </w:tcPrChange>
          </w:tcPr>
          <w:p w14:paraId="49E16046" w14:textId="2804555F" w:rsidR="00DC2024" w:rsidRPr="00A35FC0" w:rsidDel="007E0F89" w:rsidRDefault="00DC2024" w:rsidP="008428FA">
            <w:pPr>
              <w:spacing w:before="0" w:line="240" w:lineRule="auto"/>
              <w:contextualSpacing w:val="0"/>
              <w:jc w:val="center"/>
              <w:rPr>
                <w:del w:id="24935" w:author="Phuong Truong Thi" w:date="2024-10-08T18:14:00Z"/>
                <w:rFonts w:ascii="Times New Roman" w:eastAsia="Times New Roman" w:hAnsi="Times New Roman"/>
                <w:sz w:val="24"/>
                <w:szCs w:val="24"/>
                <w:lang w:val="vi-VN" w:eastAsia="vi-VN"/>
              </w:rPr>
            </w:pPr>
            <w:del w:id="24936" w:author="Phuong Truong Thi" w:date="2024-10-08T18:14:00Z">
              <w:r w:rsidRPr="00A35FC0" w:rsidDel="007E0F89">
                <w:rPr>
                  <w:rFonts w:ascii="Times New Roman" w:eastAsia="Times New Roman" w:hAnsi="Times New Roman"/>
                  <w:sz w:val="24"/>
                  <w:szCs w:val="24"/>
                  <w:lang w:val="vi-VN" w:eastAsia="vi-VN"/>
                </w:rPr>
                <w:delText>Y</w:delText>
              </w:r>
            </w:del>
          </w:p>
        </w:tc>
      </w:tr>
      <w:tr w:rsidR="001859AE" w:rsidRPr="00A35FC0" w:rsidDel="007E0F89" w14:paraId="23414CE3" w14:textId="6A6983F2" w:rsidTr="001859AE">
        <w:trPr>
          <w:trHeight w:val="276"/>
          <w:del w:id="24937" w:author="Phuong Truong Thi" w:date="2024-10-08T18:14:00Z"/>
        </w:trPr>
        <w:tc>
          <w:tcPr>
            <w:tcW w:w="1274" w:type="dxa"/>
            <w:gridSpan w:val="2"/>
          </w:tcPr>
          <w:p w14:paraId="0EA08E7D" w14:textId="02152C9B" w:rsidR="00DC2024" w:rsidRPr="00A35FC0" w:rsidDel="007E0F89" w:rsidRDefault="00DC2024">
            <w:pPr>
              <w:spacing w:before="0" w:line="240" w:lineRule="auto"/>
              <w:contextualSpacing w:val="0"/>
              <w:jc w:val="left"/>
              <w:rPr>
                <w:del w:id="24938" w:author="Phuong Truong Thi" w:date="2024-10-08T18:14:00Z"/>
                <w:rFonts w:ascii="Times New Roman" w:eastAsia="Times New Roman" w:hAnsi="Times New Roman"/>
                <w:sz w:val="24"/>
                <w:szCs w:val="24"/>
                <w:lang w:eastAsia="vi-VN"/>
              </w:rPr>
            </w:pPr>
          </w:p>
        </w:tc>
        <w:tc>
          <w:tcPr>
            <w:tcW w:w="7555" w:type="dxa"/>
            <w:gridSpan w:val="6"/>
          </w:tcPr>
          <w:p w14:paraId="71CB6728" w14:textId="62A18B4A" w:rsidR="00DC2024" w:rsidRPr="00A35FC0" w:rsidDel="007E0F89" w:rsidRDefault="00DC2024">
            <w:pPr>
              <w:spacing w:before="0" w:line="240" w:lineRule="auto"/>
              <w:contextualSpacing w:val="0"/>
              <w:jc w:val="left"/>
              <w:rPr>
                <w:del w:id="24939" w:author="Phuong Truong Thi" w:date="2024-10-08T18:14:00Z"/>
                <w:rFonts w:ascii="Times New Roman" w:eastAsia="Times New Roman" w:hAnsi="Times New Roman"/>
                <w:sz w:val="24"/>
                <w:szCs w:val="24"/>
                <w:lang w:val="vi-VN" w:eastAsia="vi-VN"/>
              </w:rPr>
            </w:pPr>
            <w:del w:id="24940" w:author="Phuong Truong Thi" w:date="2024-10-08T18:14:00Z">
              <w:r w:rsidRPr="00A35FC0" w:rsidDel="007E0F89">
                <w:rPr>
                  <w:rFonts w:ascii="Times New Roman" w:eastAsia="Times New Roman" w:hAnsi="Times New Roman"/>
                  <w:sz w:val="24"/>
                  <w:szCs w:val="24"/>
                  <w:lang w:eastAsia="vi-VN"/>
                </w:rPr>
                <w:delText>Thông tin phân khúc</w:delText>
              </w:r>
            </w:del>
          </w:p>
        </w:tc>
      </w:tr>
      <w:tr w:rsidR="001859AE" w:rsidRPr="00A35FC0" w:rsidDel="007E0F89" w14:paraId="7862A606" w14:textId="6F312D50" w:rsidTr="001859AE">
        <w:tblPrEx>
          <w:tblPrExChange w:id="24941" w:author="thu nga" w:date="2024-10-01T10:54:00Z">
            <w:tblPrEx>
              <w:tblW w:w="9108" w:type="dxa"/>
            </w:tblPrEx>
          </w:tblPrExChange>
        </w:tblPrEx>
        <w:trPr>
          <w:trHeight w:val="276"/>
          <w:del w:id="24942" w:author="Phuong Truong Thi" w:date="2024-10-08T18:14:00Z"/>
          <w:trPrChange w:id="24943" w:author="thu nga" w:date="2024-10-01T10:54:00Z">
            <w:trPr>
              <w:gridBefore w:val="6"/>
              <w:gridAfter w:val="0"/>
              <w:wAfter w:w="6" w:type="dxa"/>
              <w:trHeight w:val="276"/>
            </w:trPr>
          </w:trPrChange>
        </w:trPr>
        <w:tc>
          <w:tcPr>
            <w:tcW w:w="670" w:type="dxa"/>
            <w:shd w:val="clear" w:color="auto" w:fill="auto"/>
            <w:vAlign w:val="center"/>
            <w:tcPrChange w:id="24944" w:author="thu nga" w:date="2024-10-01T10:54:00Z">
              <w:tcPr>
                <w:tcW w:w="670" w:type="dxa"/>
                <w:shd w:val="clear" w:color="auto" w:fill="auto"/>
                <w:vAlign w:val="center"/>
              </w:tcPr>
            </w:tcPrChange>
          </w:tcPr>
          <w:p w14:paraId="1B2F74E9" w14:textId="6CF7C17D" w:rsidR="00DC2024" w:rsidRPr="00A35FC0" w:rsidDel="007E0F89" w:rsidRDefault="00DC2024" w:rsidP="008428FA">
            <w:pPr>
              <w:pStyle w:val="ListParagraph"/>
              <w:numPr>
                <w:ilvl w:val="0"/>
                <w:numId w:val="70"/>
              </w:numPr>
              <w:spacing w:before="0" w:line="240" w:lineRule="auto"/>
              <w:contextualSpacing w:val="0"/>
              <w:jc w:val="left"/>
              <w:rPr>
                <w:del w:id="24945" w:author="Phuong Truong Thi" w:date="2024-10-08T18:14:00Z"/>
                <w:rFonts w:eastAsia="Times New Roman"/>
                <w:color w:val="000000"/>
                <w:szCs w:val="24"/>
                <w:lang w:val="vi-VN" w:eastAsia="vi-VN"/>
              </w:rPr>
            </w:pPr>
          </w:p>
        </w:tc>
        <w:tc>
          <w:tcPr>
            <w:tcW w:w="2097" w:type="dxa"/>
            <w:gridSpan w:val="2"/>
            <w:shd w:val="clear" w:color="auto" w:fill="auto"/>
            <w:vAlign w:val="bottom"/>
            <w:hideMark/>
            <w:tcPrChange w:id="24946" w:author="thu nga" w:date="2024-10-01T10:54:00Z">
              <w:tcPr>
                <w:tcW w:w="2097" w:type="dxa"/>
                <w:gridSpan w:val="4"/>
                <w:shd w:val="clear" w:color="auto" w:fill="auto"/>
                <w:vAlign w:val="bottom"/>
                <w:hideMark/>
              </w:tcPr>
            </w:tcPrChange>
          </w:tcPr>
          <w:p w14:paraId="06A4DD53" w14:textId="208546D3" w:rsidR="00DC2024" w:rsidRPr="00A35FC0" w:rsidDel="007E0F89" w:rsidRDefault="00DC2024" w:rsidP="008428FA">
            <w:pPr>
              <w:spacing w:before="0" w:line="240" w:lineRule="auto"/>
              <w:contextualSpacing w:val="0"/>
              <w:rPr>
                <w:del w:id="24947" w:author="Phuong Truong Thi" w:date="2024-10-08T18:14:00Z"/>
                <w:rFonts w:ascii="Times New Roman" w:eastAsia="Times New Roman" w:hAnsi="Times New Roman"/>
                <w:color w:val="000000"/>
                <w:sz w:val="24"/>
                <w:szCs w:val="24"/>
                <w:lang w:val="vi-VN" w:eastAsia="vi-VN"/>
              </w:rPr>
            </w:pPr>
            <w:del w:id="24948" w:author="Phuong Truong Thi" w:date="2024-10-08T18:14:00Z">
              <w:r w:rsidRPr="00A35FC0" w:rsidDel="007E0F89">
                <w:rPr>
                  <w:rFonts w:ascii="Times New Roman" w:hAnsi="Times New Roman"/>
                  <w:color w:val="000000"/>
                  <w:sz w:val="24"/>
                  <w:szCs w:val="24"/>
                </w:rPr>
                <w:delText>Phân khúc</w:delText>
              </w:r>
            </w:del>
          </w:p>
        </w:tc>
        <w:tc>
          <w:tcPr>
            <w:tcW w:w="2230" w:type="dxa"/>
            <w:vAlign w:val="bottom"/>
            <w:tcPrChange w:id="24949" w:author="thu nga" w:date="2024-10-01T10:54:00Z">
              <w:tcPr>
                <w:tcW w:w="2230" w:type="dxa"/>
                <w:gridSpan w:val="3"/>
                <w:vAlign w:val="bottom"/>
              </w:tcPr>
            </w:tcPrChange>
          </w:tcPr>
          <w:p w14:paraId="2B2FE59D" w14:textId="37BA6BDD" w:rsidR="00DC2024" w:rsidRPr="00A35FC0" w:rsidDel="007E0F89" w:rsidRDefault="00DC2024" w:rsidP="008428FA">
            <w:pPr>
              <w:spacing w:before="0" w:line="240" w:lineRule="auto"/>
              <w:contextualSpacing w:val="0"/>
              <w:rPr>
                <w:del w:id="24950" w:author="Phuong Truong Thi" w:date="2024-10-08T18:14:00Z"/>
                <w:rFonts w:ascii="Times New Roman" w:eastAsia="Times New Roman" w:hAnsi="Times New Roman"/>
                <w:color w:val="000000"/>
                <w:sz w:val="24"/>
                <w:szCs w:val="24"/>
                <w:lang w:eastAsia="vi-VN"/>
              </w:rPr>
            </w:pPr>
            <w:del w:id="24951" w:author="Phuong Truong Thi" w:date="2024-10-08T18:14:00Z">
              <w:r w:rsidRPr="00A35FC0" w:rsidDel="007E0F89">
                <w:rPr>
                  <w:rFonts w:ascii="Times New Roman" w:hAnsi="Times New Roman"/>
                  <w:color w:val="000000"/>
                  <w:sz w:val="24"/>
                  <w:szCs w:val="24"/>
                </w:rPr>
                <w:delText>Phân khúc khách hàng: AF/MAF/Mass…</w:delText>
              </w:r>
            </w:del>
          </w:p>
        </w:tc>
        <w:tc>
          <w:tcPr>
            <w:tcW w:w="963" w:type="dxa"/>
            <w:tcPrChange w:id="24952" w:author="thu nga" w:date="2024-10-01T10:54:00Z">
              <w:tcPr>
                <w:tcW w:w="963" w:type="dxa"/>
                <w:gridSpan w:val="2"/>
              </w:tcPr>
            </w:tcPrChange>
          </w:tcPr>
          <w:p w14:paraId="1A3D22D3" w14:textId="0639698F" w:rsidR="00DC2024" w:rsidRPr="00A35FC0" w:rsidDel="007E0F89" w:rsidRDefault="00DC2024" w:rsidP="008428FA">
            <w:pPr>
              <w:spacing w:before="0" w:line="240" w:lineRule="auto"/>
              <w:contextualSpacing w:val="0"/>
              <w:rPr>
                <w:del w:id="24953" w:author="Phuong Truong Thi" w:date="2024-10-08T18:14:00Z"/>
                <w:rFonts w:ascii="Times New Roman" w:eastAsia="Times New Roman" w:hAnsi="Times New Roman"/>
                <w:color w:val="000000"/>
                <w:sz w:val="24"/>
                <w:szCs w:val="24"/>
                <w:lang w:eastAsia="vi-VN"/>
              </w:rPr>
            </w:pPr>
            <w:del w:id="24954" w:author="Phuong Truong Thi" w:date="2024-10-08T18:14:00Z">
              <w:r w:rsidDel="007E0F89">
                <w:rPr>
                  <w:rFonts w:ascii="Times New Roman" w:hAnsi="Times New Roman"/>
                  <w:color w:val="000000"/>
                  <w:sz w:val="24"/>
                  <w:szCs w:val="24"/>
                  <w:lang w:val="vi-VN"/>
                </w:rPr>
                <w:delText>EZ/T24</w:delText>
              </w:r>
            </w:del>
          </w:p>
        </w:tc>
        <w:tc>
          <w:tcPr>
            <w:tcW w:w="1109" w:type="dxa"/>
            <w:tcPrChange w:id="24955" w:author="thu nga" w:date="2024-10-01T10:54:00Z">
              <w:tcPr>
                <w:tcW w:w="1109" w:type="dxa"/>
                <w:gridSpan w:val="2"/>
              </w:tcPr>
            </w:tcPrChange>
          </w:tcPr>
          <w:p w14:paraId="7DCB61FC" w14:textId="22862658" w:rsidR="00DC2024" w:rsidRPr="00A35FC0" w:rsidDel="007E0F89" w:rsidRDefault="00DC2024" w:rsidP="008428FA">
            <w:pPr>
              <w:spacing w:before="0" w:line="240" w:lineRule="auto"/>
              <w:contextualSpacing w:val="0"/>
              <w:rPr>
                <w:del w:id="24956" w:author="Phuong Truong Thi" w:date="2024-10-08T18:14:00Z"/>
                <w:rFonts w:ascii="Times New Roman" w:eastAsia="Times New Roman" w:hAnsi="Times New Roman"/>
                <w:color w:val="000000"/>
                <w:sz w:val="24"/>
                <w:szCs w:val="24"/>
                <w:lang w:eastAsia="vi-VN"/>
              </w:rPr>
            </w:pPr>
            <w:del w:id="24957" w:author="Phuong Truong Thi" w:date="2024-10-08T18:14:00Z">
              <w:r w:rsidRPr="00A35FC0" w:rsidDel="007E0F89">
                <w:rPr>
                  <w:rFonts w:ascii="Times New Roman" w:eastAsia="Times New Roman" w:hAnsi="Times New Roman"/>
                  <w:color w:val="000000"/>
                  <w:sz w:val="24"/>
                  <w:szCs w:val="24"/>
                  <w:lang w:eastAsia="vi-VN"/>
                </w:rPr>
                <w:delText>Text</w:delText>
              </w:r>
            </w:del>
          </w:p>
        </w:tc>
        <w:tc>
          <w:tcPr>
            <w:tcW w:w="959" w:type="dxa"/>
            <w:shd w:val="clear" w:color="auto" w:fill="auto"/>
            <w:noWrap/>
            <w:vAlign w:val="center"/>
            <w:tcPrChange w:id="24958" w:author="thu nga" w:date="2024-10-01T10:54:00Z">
              <w:tcPr>
                <w:tcW w:w="1243" w:type="dxa"/>
                <w:gridSpan w:val="2"/>
                <w:shd w:val="clear" w:color="auto" w:fill="auto"/>
                <w:noWrap/>
                <w:vAlign w:val="center"/>
              </w:tcPr>
            </w:tcPrChange>
          </w:tcPr>
          <w:p w14:paraId="7E7B0085" w14:textId="7E179BFA" w:rsidR="00DC2024" w:rsidRPr="00A35FC0" w:rsidDel="007E0F89" w:rsidRDefault="00DC2024" w:rsidP="008428FA">
            <w:pPr>
              <w:spacing w:before="0" w:line="240" w:lineRule="auto"/>
              <w:contextualSpacing w:val="0"/>
              <w:rPr>
                <w:del w:id="24959" w:author="Phuong Truong Thi" w:date="2024-10-08T18:14:00Z"/>
                <w:rFonts w:ascii="Times New Roman" w:eastAsia="Times New Roman" w:hAnsi="Times New Roman"/>
                <w:color w:val="000000"/>
                <w:sz w:val="24"/>
                <w:szCs w:val="24"/>
                <w:lang w:eastAsia="vi-VN"/>
              </w:rPr>
            </w:pPr>
            <w:del w:id="24960" w:author="Phuong Truong Thi" w:date="2024-10-08T18:14:00Z">
              <w:r w:rsidRPr="00A35FC0" w:rsidDel="007E0F89">
                <w:rPr>
                  <w:rFonts w:ascii="Times New Roman" w:eastAsia="Times New Roman" w:hAnsi="Times New Roman"/>
                  <w:color w:val="000000"/>
                  <w:sz w:val="24"/>
                  <w:szCs w:val="24"/>
                  <w:lang w:eastAsia="vi-VN"/>
                </w:rPr>
                <w:delText>DM_SEGMENT</w:delText>
              </w:r>
              <w:r w:rsidRPr="00A35FC0" w:rsidDel="007E0F89">
                <w:rPr>
                  <w:rFonts w:ascii="Times New Roman" w:eastAsia="Times New Roman" w:hAnsi="Times New Roman"/>
                  <w:sz w:val="24"/>
                  <w:szCs w:val="24"/>
                  <w:lang w:eastAsia="vi-VN"/>
                </w:rPr>
                <w:delText xml:space="preserve"> </w:delText>
              </w:r>
            </w:del>
          </w:p>
        </w:tc>
        <w:tc>
          <w:tcPr>
            <w:tcW w:w="790" w:type="dxa"/>
            <w:tcPrChange w:id="24961" w:author="thu nga" w:date="2024-10-01T10:54:00Z">
              <w:tcPr>
                <w:tcW w:w="790" w:type="dxa"/>
                <w:gridSpan w:val="2"/>
              </w:tcPr>
            </w:tcPrChange>
          </w:tcPr>
          <w:p w14:paraId="4FCFF7CF" w14:textId="0A5B64A8" w:rsidR="00DC2024" w:rsidRPr="00A35FC0" w:rsidDel="007E0F89" w:rsidRDefault="00DC2024" w:rsidP="008428FA">
            <w:pPr>
              <w:spacing w:before="0" w:line="240" w:lineRule="auto"/>
              <w:contextualSpacing w:val="0"/>
              <w:jc w:val="center"/>
              <w:rPr>
                <w:del w:id="24962" w:author="Phuong Truong Thi" w:date="2024-10-08T18:14:00Z"/>
                <w:rFonts w:ascii="Times New Roman" w:eastAsia="Times New Roman" w:hAnsi="Times New Roman"/>
                <w:sz w:val="24"/>
                <w:szCs w:val="24"/>
                <w:lang w:eastAsia="vi-VN"/>
              </w:rPr>
            </w:pPr>
            <w:del w:id="24963"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07544AE1" w14:textId="637A0AB1" w:rsidTr="001859AE">
        <w:tblPrEx>
          <w:tblPrExChange w:id="24964" w:author="thu nga" w:date="2024-10-01T10:54:00Z">
            <w:tblPrEx>
              <w:tblW w:w="9108" w:type="dxa"/>
            </w:tblPrEx>
          </w:tblPrExChange>
        </w:tblPrEx>
        <w:trPr>
          <w:trHeight w:val="276"/>
          <w:del w:id="24965" w:author="Phuong Truong Thi" w:date="2024-10-08T18:14:00Z"/>
          <w:trPrChange w:id="24966" w:author="thu nga" w:date="2024-10-01T10:54:00Z">
            <w:trPr>
              <w:gridBefore w:val="6"/>
              <w:gridAfter w:val="0"/>
              <w:wAfter w:w="6" w:type="dxa"/>
              <w:trHeight w:val="276"/>
            </w:trPr>
          </w:trPrChange>
        </w:trPr>
        <w:tc>
          <w:tcPr>
            <w:tcW w:w="670" w:type="dxa"/>
            <w:shd w:val="clear" w:color="auto" w:fill="auto"/>
            <w:vAlign w:val="center"/>
            <w:tcPrChange w:id="24967" w:author="thu nga" w:date="2024-10-01T10:54:00Z">
              <w:tcPr>
                <w:tcW w:w="670" w:type="dxa"/>
                <w:shd w:val="clear" w:color="auto" w:fill="auto"/>
                <w:vAlign w:val="center"/>
              </w:tcPr>
            </w:tcPrChange>
          </w:tcPr>
          <w:p w14:paraId="7B882E9C" w14:textId="4CA43D50" w:rsidR="00DC2024" w:rsidRPr="00A35FC0" w:rsidDel="007E0F89" w:rsidRDefault="00DC2024" w:rsidP="008428FA">
            <w:pPr>
              <w:pStyle w:val="ListParagraph"/>
              <w:numPr>
                <w:ilvl w:val="0"/>
                <w:numId w:val="70"/>
              </w:numPr>
              <w:spacing w:before="0" w:line="240" w:lineRule="auto"/>
              <w:contextualSpacing w:val="0"/>
              <w:jc w:val="left"/>
              <w:rPr>
                <w:del w:id="24968" w:author="Phuong Truong Thi" w:date="2024-10-08T18:14:00Z"/>
                <w:rFonts w:eastAsia="Times New Roman"/>
                <w:color w:val="000000"/>
                <w:szCs w:val="24"/>
                <w:lang w:val="vi-VN" w:eastAsia="vi-VN"/>
              </w:rPr>
            </w:pPr>
          </w:p>
        </w:tc>
        <w:tc>
          <w:tcPr>
            <w:tcW w:w="2097" w:type="dxa"/>
            <w:gridSpan w:val="2"/>
            <w:shd w:val="clear" w:color="auto" w:fill="auto"/>
            <w:vAlign w:val="center"/>
            <w:hideMark/>
            <w:tcPrChange w:id="24969" w:author="thu nga" w:date="2024-10-01T10:54:00Z">
              <w:tcPr>
                <w:tcW w:w="2097" w:type="dxa"/>
                <w:gridSpan w:val="4"/>
                <w:shd w:val="clear" w:color="auto" w:fill="auto"/>
                <w:vAlign w:val="center"/>
                <w:hideMark/>
              </w:tcPr>
            </w:tcPrChange>
          </w:tcPr>
          <w:p w14:paraId="32710F62" w14:textId="26194745" w:rsidR="00DC2024" w:rsidRPr="00A35FC0" w:rsidDel="007E0F89" w:rsidRDefault="00DC2024" w:rsidP="677A921B">
            <w:pPr>
              <w:spacing w:before="0" w:line="240" w:lineRule="auto"/>
              <w:rPr>
                <w:del w:id="24970" w:author="Phuong Truong Thi" w:date="2024-10-08T18:14:00Z"/>
                <w:rFonts w:ascii="Times New Roman" w:eastAsia="Times New Roman" w:hAnsi="Times New Roman"/>
                <w:color w:val="000000"/>
                <w:sz w:val="24"/>
                <w:szCs w:val="24"/>
                <w:lang w:val="vi-VN" w:eastAsia="vi-VN"/>
              </w:rPr>
            </w:pPr>
            <w:commentRangeStart w:id="24971"/>
            <w:commentRangeStart w:id="24972"/>
            <w:del w:id="24973" w:author="Phuong Truong Thi" w:date="2024-10-08T18:14:00Z">
              <w:r w:rsidRPr="677A921B" w:rsidDel="007E0F89">
                <w:rPr>
                  <w:rFonts w:ascii="Times New Roman" w:hAnsi="Times New Roman"/>
                  <w:color w:val="000000" w:themeColor="text1"/>
                  <w:sz w:val="24"/>
                  <w:szCs w:val="24"/>
                </w:rPr>
                <w:delText>Phân hạng</w:delText>
              </w:r>
              <w:commentRangeEnd w:id="24971"/>
              <w:r w:rsidDel="007E0F89">
                <w:rPr>
                  <w:rStyle w:val="CommentReference"/>
                </w:rPr>
                <w:commentReference w:id="24971"/>
              </w:r>
              <w:commentRangeEnd w:id="24972"/>
              <w:r w:rsidR="006311B5" w:rsidDel="007E0F89">
                <w:rPr>
                  <w:rStyle w:val="CommentReference"/>
                  <w:lang w:val="x-none" w:eastAsia="x-none"/>
                </w:rPr>
                <w:commentReference w:id="24972"/>
              </w:r>
            </w:del>
          </w:p>
        </w:tc>
        <w:tc>
          <w:tcPr>
            <w:tcW w:w="2230" w:type="dxa"/>
            <w:vAlign w:val="bottom"/>
            <w:tcPrChange w:id="24974" w:author="thu nga" w:date="2024-10-01T10:54:00Z">
              <w:tcPr>
                <w:tcW w:w="2230" w:type="dxa"/>
                <w:gridSpan w:val="3"/>
                <w:vAlign w:val="bottom"/>
              </w:tcPr>
            </w:tcPrChange>
          </w:tcPr>
          <w:p w14:paraId="78C7C44B" w14:textId="0F1553BF" w:rsidR="006311B5" w:rsidRPr="006311B5" w:rsidDel="007E0F89" w:rsidRDefault="00DC2024">
            <w:pPr>
              <w:pStyle w:val="ListParagraph"/>
              <w:numPr>
                <w:ilvl w:val="3"/>
                <w:numId w:val="47"/>
              </w:numPr>
              <w:spacing w:before="0" w:line="240" w:lineRule="auto"/>
              <w:contextualSpacing w:val="0"/>
              <w:rPr>
                <w:del w:id="24975" w:author="Phuong Truong Thi" w:date="2024-10-08T18:14:00Z"/>
                <w:rFonts w:eastAsia="Times New Roman"/>
                <w:color w:val="000000"/>
                <w:szCs w:val="24"/>
                <w:lang w:eastAsia="vi-VN"/>
                <w:rPrChange w:id="24976" w:author="Phuong Truong Thi" w:date="2024-10-01T00:05:00Z">
                  <w:rPr>
                    <w:del w:id="24977" w:author="Phuong Truong Thi" w:date="2024-10-08T18:14:00Z"/>
                    <w:lang w:eastAsia="vi-VN"/>
                  </w:rPr>
                </w:rPrChange>
              </w:rPr>
              <w:pPrChange w:id="24978" w:author="Phuong Truong Thi" w:date="2024-10-01T00:05:00Z">
                <w:pPr>
                  <w:spacing w:before="0" w:line="240" w:lineRule="auto"/>
                  <w:contextualSpacing w:val="0"/>
                </w:pPr>
              </w:pPrChange>
            </w:pPr>
            <w:del w:id="24979" w:author="Phuong Truong Thi" w:date="2024-10-01T00:05:00Z">
              <w:r w:rsidRPr="006311B5" w:rsidDel="006311B5">
                <w:rPr>
                  <w:color w:val="000000"/>
                  <w:szCs w:val="24"/>
                  <w:rPrChange w:id="24980" w:author="Phuong Truong Thi" w:date="2024-10-01T00:05:00Z">
                    <w:rPr/>
                  </w:rPrChange>
                </w:rPr>
                <w:delText xml:space="preserve">1. </w:delText>
              </w:r>
            </w:del>
            <w:del w:id="24981" w:author="Phuong Truong Thi" w:date="2024-10-08T18:14:00Z">
              <w:r w:rsidRPr="006311B5" w:rsidDel="007E0F89">
                <w:rPr>
                  <w:color w:val="000000"/>
                  <w:szCs w:val="24"/>
                  <w:rPrChange w:id="24982" w:author="Phuong Truong Thi" w:date="2024-10-01T00:05:00Z">
                    <w:rPr/>
                  </w:rPrChange>
                </w:rPr>
                <w:delText>Khách hàng AF được chia làm ba nhóm lớn là AF Private,  AF Preferred và AF Specia</w:delText>
              </w:r>
            </w:del>
            <w:del w:id="24983" w:author="Phuong Truong Thi" w:date="2024-10-01T00:05:00Z">
              <w:r w:rsidRPr="006311B5" w:rsidDel="006311B5">
                <w:rPr>
                  <w:color w:val="000000"/>
                  <w:szCs w:val="24"/>
                  <w:rPrChange w:id="24984" w:author="Phuong Truong Thi" w:date="2024-10-01T00:05:00Z">
                    <w:rPr/>
                  </w:rPrChange>
                </w:rPr>
                <w:delText>l</w:delText>
              </w:r>
              <w:r w:rsidRPr="006311B5" w:rsidDel="006311B5">
                <w:rPr>
                  <w:color w:val="000000"/>
                  <w:szCs w:val="24"/>
                  <w:rPrChange w:id="24985" w:author="Phuong Truong Thi" w:date="2024-10-01T00:05:00Z">
                    <w:rPr/>
                  </w:rPrChange>
                </w:rPr>
                <w:br/>
              </w:r>
            </w:del>
            <w:del w:id="24986" w:author="Phuong Truong Thi" w:date="2024-10-01T00:06:00Z">
              <w:r w:rsidRPr="006311B5" w:rsidDel="006311B5">
                <w:rPr>
                  <w:color w:val="000000"/>
                  <w:szCs w:val="24"/>
                  <w:rPrChange w:id="24987" w:author="Phuong Truong Thi" w:date="2024-10-01T00:05:00Z">
                    <w:rPr/>
                  </w:rPrChange>
                </w:rPr>
                <w:delText>2.</w:delText>
              </w:r>
            </w:del>
            <w:del w:id="24988" w:author="Phuong Truong Thi" w:date="2024-10-08T18:14:00Z">
              <w:r w:rsidRPr="006311B5" w:rsidDel="007E0F89">
                <w:rPr>
                  <w:color w:val="000000"/>
                  <w:szCs w:val="24"/>
                  <w:rPrChange w:id="24989" w:author="Phuong Truong Thi" w:date="2024-10-01T00:05:00Z">
                    <w:rPr/>
                  </w:rPrChange>
                </w:rPr>
                <w:delText xml:space="preserve"> Khách hàng MAF được chia 4 phân hạng: MAF Champion, MAF Rising, MAF Upper Mega, MAF Mega</w:delText>
              </w:r>
              <w:r w:rsidRPr="006311B5" w:rsidDel="007E0F89">
                <w:rPr>
                  <w:color w:val="000000"/>
                  <w:szCs w:val="24"/>
                  <w:rPrChange w:id="24990" w:author="Phuong Truong Thi" w:date="2024-10-01T00:05:00Z">
                    <w:rPr/>
                  </w:rPrChange>
                </w:rPr>
                <w:br/>
                <w:delText>Với 2 nhóm chính: nhóm MAF core và nhóm Mega. Nhóm MAF core bao gồm 3 phân hạng: Champion - Rising - Upper Mega</w:delText>
              </w:r>
            </w:del>
          </w:p>
        </w:tc>
        <w:tc>
          <w:tcPr>
            <w:tcW w:w="963" w:type="dxa"/>
            <w:tcPrChange w:id="24991" w:author="thu nga" w:date="2024-10-01T10:54:00Z">
              <w:tcPr>
                <w:tcW w:w="963" w:type="dxa"/>
                <w:gridSpan w:val="2"/>
              </w:tcPr>
            </w:tcPrChange>
          </w:tcPr>
          <w:p w14:paraId="2A59E9AD" w14:textId="200B51D2" w:rsidR="00DC2024" w:rsidRPr="00A35FC0" w:rsidDel="007E0F89" w:rsidRDefault="00DC2024" w:rsidP="008428FA">
            <w:pPr>
              <w:spacing w:before="0" w:line="240" w:lineRule="auto"/>
              <w:contextualSpacing w:val="0"/>
              <w:rPr>
                <w:del w:id="24992" w:author="Phuong Truong Thi" w:date="2024-10-08T18:14:00Z"/>
                <w:rFonts w:ascii="Times New Roman" w:eastAsia="Times New Roman" w:hAnsi="Times New Roman"/>
                <w:color w:val="000000"/>
                <w:sz w:val="24"/>
                <w:szCs w:val="24"/>
                <w:lang w:eastAsia="vi-VN"/>
              </w:rPr>
            </w:pPr>
            <w:del w:id="24993" w:author="Phuong Truong Thi" w:date="2024-10-08T18:14:00Z">
              <w:r w:rsidDel="007E0F89">
                <w:rPr>
                  <w:rFonts w:ascii="Times New Roman" w:hAnsi="Times New Roman"/>
                  <w:color w:val="000000"/>
                  <w:sz w:val="24"/>
                  <w:szCs w:val="24"/>
                  <w:lang w:val="vi-VN"/>
                </w:rPr>
                <w:delText>EZ/T24</w:delText>
              </w:r>
            </w:del>
          </w:p>
        </w:tc>
        <w:tc>
          <w:tcPr>
            <w:tcW w:w="1109" w:type="dxa"/>
            <w:tcPrChange w:id="24994" w:author="thu nga" w:date="2024-10-01T10:54:00Z">
              <w:tcPr>
                <w:tcW w:w="1109" w:type="dxa"/>
                <w:gridSpan w:val="2"/>
              </w:tcPr>
            </w:tcPrChange>
          </w:tcPr>
          <w:p w14:paraId="3667EE0E" w14:textId="7BCBA2EC" w:rsidR="00DC2024" w:rsidRPr="00A35FC0" w:rsidDel="007E0F89" w:rsidRDefault="00DC2024" w:rsidP="008428FA">
            <w:pPr>
              <w:spacing w:before="0" w:line="240" w:lineRule="auto"/>
              <w:contextualSpacing w:val="0"/>
              <w:rPr>
                <w:del w:id="24995" w:author="Phuong Truong Thi" w:date="2024-10-08T18:14:00Z"/>
                <w:rFonts w:ascii="Times New Roman" w:eastAsia="Times New Roman" w:hAnsi="Times New Roman"/>
                <w:color w:val="000000"/>
                <w:sz w:val="24"/>
                <w:szCs w:val="24"/>
                <w:lang w:eastAsia="vi-VN"/>
              </w:rPr>
            </w:pPr>
            <w:del w:id="24996" w:author="Phuong Truong Thi" w:date="2024-10-08T18:14:00Z">
              <w:r w:rsidRPr="00A35FC0" w:rsidDel="007E0F89">
                <w:rPr>
                  <w:rFonts w:ascii="Times New Roman" w:eastAsia="Times New Roman" w:hAnsi="Times New Roman"/>
                  <w:color w:val="000000"/>
                  <w:sz w:val="24"/>
                  <w:szCs w:val="24"/>
                  <w:lang w:eastAsia="vi-VN"/>
                </w:rPr>
                <w:delText>Text</w:delText>
              </w:r>
            </w:del>
          </w:p>
        </w:tc>
        <w:tc>
          <w:tcPr>
            <w:tcW w:w="959" w:type="dxa"/>
            <w:shd w:val="clear" w:color="auto" w:fill="auto"/>
            <w:noWrap/>
            <w:vAlign w:val="center"/>
            <w:tcPrChange w:id="24997" w:author="thu nga" w:date="2024-10-01T10:54:00Z">
              <w:tcPr>
                <w:tcW w:w="1243" w:type="dxa"/>
                <w:gridSpan w:val="2"/>
                <w:shd w:val="clear" w:color="auto" w:fill="auto"/>
                <w:noWrap/>
                <w:vAlign w:val="center"/>
              </w:tcPr>
            </w:tcPrChange>
          </w:tcPr>
          <w:p w14:paraId="4C24658E" w14:textId="1151C0D5" w:rsidR="00DC2024" w:rsidRPr="00A35FC0" w:rsidDel="007E0F89" w:rsidRDefault="00DC2024" w:rsidP="008428FA">
            <w:pPr>
              <w:spacing w:before="0" w:line="240" w:lineRule="auto"/>
              <w:contextualSpacing w:val="0"/>
              <w:rPr>
                <w:del w:id="24998" w:author="Phuong Truong Thi" w:date="2024-10-08T18:14:00Z"/>
                <w:rFonts w:ascii="Times New Roman" w:eastAsia="Times New Roman" w:hAnsi="Times New Roman"/>
                <w:color w:val="000000"/>
                <w:sz w:val="24"/>
                <w:szCs w:val="24"/>
                <w:lang w:val="vi-VN" w:eastAsia="vi-VN"/>
              </w:rPr>
            </w:pPr>
            <w:del w:id="24999" w:author="Phuong Truong Thi" w:date="2024-10-08T18:14:00Z">
              <w:r w:rsidRPr="00A35FC0" w:rsidDel="007E0F89">
                <w:rPr>
                  <w:rFonts w:ascii="Times New Roman" w:eastAsia="Times New Roman" w:hAnsi="Times New Roman"/>
                  <w:color w:val="000000"/>
                  <w:sz w:val="24"/>
                  <w:szCs w:val="24"/>
                  <w:lang w:eastAsia="vi-VN"/>
                </w:rPr>
                <w:delText>DM_SEGMENT</w:delText>
              </w:r>
            </w:del>
          </w:p>
        </w:tc>
        <w:tc>
          <w:tcPr>
            <w:tcW w:w="790" w:type="dxa"/>
            <w:tcPrChange w:id="25000" w:author="thu nga" w:date="2024-10-01T10:54:00Z">
              <w:tcPr>
                <w:tcW w:w="790" w:type="dxa"/>
                <w:gridSpan w:val="2"/>
              </w:tcPr>
            </w:tcPrChange>
          </w:tcPr>
          <w:p w14:paraId="2B58C397" w14:textId="512DC20B" w:rsidR="00DC2024" w:rsidRPr="00A35FC0" w:rsidDel="007E0F89" w:rsidRDefault="00DC2024" w:rsidP="008428FA">
            <w:pPr>
              <w:spacing w:before="0" w:line="240" w:lineRule="auto"/>
              <w:contextualSpacing w:val="0"/>
              <w:jc w:val="center"/>
              <w:rPr>
                <w:del w:id="25001" w:author="Phuong Truong Thi" w:date="2024-10-08T18:14:00Z"/>
                <w:rFonts w:ascii="Times New Roman" w:eastAsia="Times New Roman" w:hAnsi="Times New Roman"/>
                <w:sz w:val="24"/>
                <w:szCs w:val="24"/>
                <w:lang w:eastAsia="vi-VN"/>
              </w:rPr>
            </w:pPr>
            <w:del w:id="25002"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1859AE" w:rsidDel="007E0F89" w14:paraId="121F7796" w14:textId="738BAA81" w:rsidTr="001859AE">
        <w:trPr>
          <w:trHeight w:val="276"/>
          <w:del w:id="25003" w:author="Phuong Truong Thi" w:date="2024-10-08T18:14:00Z"/>
        </w:trPr>
        <w:tc>
          <w:tcPr>
            <w:tcW w:w="1274" w:type="dxa"/>
            <w:gridSpan w:val="2"/>
          </w:tcPr>
          <w:p w14:paraId="30ABA2B7" w14:textId="5BF91B50" w:rsidR="00DC2024" w:rsidRPr="00A35FC0" w:rsidDel="007E0F89" w:rsidRDefault="00DC2024">
            <w:pPr>
              <w:spacing w:before="0" w:line="240" w:lineRule="auto"/>
              <w:contextualSpacing w:val="0"/>
              <w:jc w:val="left"/>
              <w:rPr>
                <w:del w:id="25004" w:author="Phuong Truong Thi" w:date="2024-10-08T18:14:00Z"/>
                <w:rFonts w:ascii="Times New Roman" w:eastAsia="Times New Roman" w:hAnsi="Times New Roman"/>
                <w:sz w:val="24"/>
                <w:szCs w:val="24"/>
                <w:lang w:val="vi-VN" w:eastAsia="vi-VN"/>
              </w:rPr>
            </w:pPr>
          </w:p>
        </w:tc>
        <w:tc>
          <w:tcPr>
            <w:tcW w:w="7555" w:type="dxa"/>
            <w:gridSpan w:val="6"/>
          </w:tcPr>
          <w:p w14:paraId="47C9571B" w14:textId="6C32CA66" w:rsidR="00DC2024" w:rsidRPr="00126368" w:rsidDel="007E0F89" w:rsidRDefault="00DC2024">
            <w:pPr>
              <w:spacing w:before="0" w:line="240" w:lineRule="auto"/>
              <w:contextualSpacing w:val="0"/>
              <w:jc w:val="left"/>
              <w:rPr>
                <w:del w:id="25005" w:author="Phuong Truong Thi" w:date="2024-10-08T18:14:00Z"/>
                <w:rFonts w:ascii="Times New Roman" w:eastAsia="Times New Roman" w:hAnsi="Times New Roman"/>
                <w:sz w:val="24"/>
                <w:szCs w:val="24"/>
                <w:lang w:val="vi-VN" w:eastAsia="vi-VN"/>
              </w:rPr>
            </w:pPr>
            <w:del w:id="25006" w:author="Phuong Truong Thi" w:date="2024-10-08T18:14:00Z">
              <w:r w:rsidRPr="00A35FC0" w:rsidDel="007E0F89">
                <w:rPr>
                  <w:rFonts w:ascii="Times New Roman" w:eastAsia="Times New Roman" w:hAnsi="Times New Roman"/>
                  <w:sz w:val="24"/>
                  <w:szCs w:val="24"/>
                  <w:lang w:val="vi-VN" w:eastAsia="vi-VN"/>
                </w:rPr>
                <w:delText>Thông tin chi nhánh &amp; cán bộ bán phụ trách KH</w:delText>
              </w:r>
            </w:del>
          </w:p>
        </w:tc>
      </w:tr>
      <w:tr w:rsidR="001859AE" w:rsidRPr="00A35FC0" w:rsidDel="007E0F89" w14:paraId="69230FCE" w14:textId="6A46AFFB" w:rsidTr="001859AE">
        <w:tblPrEx>
          <w:tblPrExChange w:id="25007" w:author="thu nga" w:date="2024-10-01T10:54:00Z">
            <w:tblPrEx>
              <w:tblW w:w="9108" w:type="dxa"/>
            </w:tblPrEx>
          </w:tblPrExChange>
        </w:tblPrEx>
        <w:trPr>
          <w:trHeight w:val="276"/>
          <w:del w:id="25008" w:author="Phuong Truong Thi" w:date="2024-10-08T18:14:00Z"/>
          <w:trPrChange w:id="25009" w:author="thu nga" w:date="2024-10-01T10:54:00Z">
            <w:trPr>
              <w:gridBefore w:val="6"/>
              <w:gridAfter w:val="0"/>
              <w:wAfter w:w="6" w:type="dxa"/>
              <w:trHeight w:val="276"/>
            </w:trPr>
          </w:trPrChange>
        </w:trPr>
        <w:tc>
          <w:tcPr>
            <w:tcW w:w="670" w:type="dxa"/>
            <w:shd w:val="clear" w:color="auto" w:fill="auto"/>
            <w:vAlign w:val="center"/>
            <w:tcPrChange w:id="25010" w:author="thu nga" w:date="2024-10-01T10:54:00Z">
              <w:tcPr>
                <w:tcW w:w="670" w:type="dxa"/>
                <w:shd w:val="clear" w:color="auto" w:fill="auto"/>
                <w:vAlign w:val="center"/>
              </w:tcPr>
            </w:tcPrChange>
          </w:tcPr>
          <w:p w14:paraId="5C3B61A0" w14:textId="50191604" w:rsidR="00DC2024" w:rsidRPr="00A35FC0" w:rsidDel="007E0F89" w:rsidRDefault="00DC2024" w:rsidP="00DC2024">
            <w:pPr>
              <w:pStyle w:val="ListParagraph"/>
              <w:numPr>
                <w:ilvl w:val="0"/>
                <w:numId w:val="70"/>
              </w:numPr>
              <w:spacing w:before="0" w:line="240" w:lineRule="auto"/>
              <w:contextualSpacing w:val="0"/>
              <w:jc w:val="left"/>
              <w:rPr>
                <w:del w:id="25011" w:author="Phuong Truong Thi" w:date="2024-10-08T18:14:00Z"/>
                <w:rFonts w:eastAsia="Times New Roman"/>
                <w:color w:val="000000"/>
                <w:szCs w:val="24"/>
                <w:lang w:val="vi-VN" w:eastAsia="vi-VN"/>
              </w:rPr>
            </w:pPr>
          </w:p>
        </w:tc>
        <w:tc>
          <w:tcPr>
            <w:tcW w:w="2097" w:type="dxa"/>
            <w:gridSpan w:val="2"/>
            <w:shd w:val="clear" w:color="auto" w:fill="auto"/>
            <w:vAlign w:val="bottom"/>
            <w:hideMark/>
            <w:tcPrChange w:id="25012" w:author="thu nga" w:date="2024-10-01T10:54:00Z">
              <w:tcPr>
                <w:tcW w:w="2097" w:type="dxa"/>
                <w:gridSpan w:val="4"/>
                <w:shd w:val="clear" w:color="auto" w:fill="auto"/>
                <w:vAlign w:val="bottom"/>
                <w:hideMark/>
              </w:tcPr>
            </w:tcPrChange>
          </w:tcPr>
          <w:p w14:paraId="6D1D1070" w14:textId="4638839D" w:rsidR="00DC2024" w:rsidRPr="00A35FC0" w:rsidDel="007E0F89" w:rsidRDefault="00DC2024" w:rsidP="00DC2024">
            <w:pPr>
              <w:spacing w:before="0" w:line="240" w:lineRule="auto"/>
              <w:contextualSpacing w:val="0"/>
              <w:rPr>
                <w:del w:id="25013" w:author="Phuong Truong Thi" w:date="2024-10-08T18:14:00Z"/>
                <w:rFonts w:ascii="Times New Roman" w:eastAsia="Times New Roman" w:hAnsi="Times New Roman"/>
                <w:color w:val="000000"/>
                <w:sz w:val="24"/>
                <w:szCs w:val="24"/>
                <w:lang w:val="vi-VN" w:eastAsia="vi-VN"/>
              </w:rPr>
            </w:pPr>
            <w:del w:id="25014" w:author="Phuong Truong Thi" w:date="2024-10-08T18:14:00Z">
              <w:r w:rsidRPr="00A35FC0" w:rsidDel="007E0F89">
                <w:rPr>
                  <w:rFonts w:ascii="Times New Roman" w:hAnsi="Times New Roman"/>
                  <w:color w:val="000000"/>
                  <w:sz w:val="24"/>
                  <w:szCs w:val="24"/>
                </w:rPr>
                <w:delText>Mã CN quản lý</w:delText>
              </w:r>
            </w:del>
          </w:p>
        </w:tc>
        <w:tc>
          <w:tcPr>
            <w:tcW w:w="2230" w:type="dxa"/>
            <w:vAlign w:val="bottom"/>
            <w:tcPrChange w:id="25015" w:author="thu nga" w:date="2024-10-01T10:54:00Z">
              <w:tcPr>
                <w:tcW w:w="2230" w:type="dxa"/>
                <w:gridSpan w:val="3"/>
                <w:vAlign w:val="bottom"/>
              </w:tcPr>
            </w:tcPrChange>
          </w:tcPr>
          <w:p w14:paraId="35105512" w14:textId="2499EF41" w:rsidR="00DC2024" w:rsidRPr="00126368" w:rsidDel="007E0F89" w:rsidRDefault="00DC2024" w:rsidP="00DC2024">
            <w:pPr>
              <w:spacing w:before="0" w:line="240" w:lineRule="auto"/>
              <w:contextualSpacing w:val="0"/>
              <w:rPr>
                <w:del w:id="25016" w:author="Phuong Truong Thi" w:date="2024-10-08T18:14:00Z"/>
                <w:rFonts w:ascii="Times New Roman" w:eastAsia="Times New Roman" w:hAnsi="Times New Roman"/>
                <w:color w:val="000000"/>
                <w:sz w:val="24"/>
                <w:szCs w:val="24"/>
                <w:lang w:val="vi-VN" w:eastAsia="vi-VN"/>
              </w:rPr>
            </w:pPr>
            <w:del w:id="25017" w:author="Phuong Truong Thi" w:date="2024-10-08T18:14:00Z">
              <w:r w:rsidRPr="00126368" w:rsidDel="007E0F89">
                <w:rPr>
                  <w:rFonts w:ascii="Times New Roman" w:hAnsi="Times New Roman"/>
                  <w:color w:val="000000"/>
                  <w:sz w:val="24"/>
                  <w:szCs w:val="24"/>
                  <w:lang w:val="vi-VN"/>
                </w:rPr>
                <w:delText>Mã chi nhánh quản lý khách hàng/ Book quản lý: VN0010338</w:delText>
              </w:r>
            </w:del>
          </w:p>
        </w:tc>
        <w:tc>
          <w:tcPr>
            <w:tcW w:w="963" w:type="dxa"/>
            <w:tcPrChange w:id="25018" w:author="thu nga" w:date="2024-10-01T10:54:00Z">
              <w:tcPr>
                <w:tcW w:w="963" w:type="dxa"/>
                <w:gridSpan w:val="2"/>
              </w:tcPr>
            </w:tcPrChange>
          </w:tcPr>
          <w:p w14:paraId="3EA2F9A7" w14:textId="7FCD78A7" w:rsidR="00DC2024" w:rsidRPr="00A35FC0" w:rsidDel="007E0F89" w:rsidRDefault="00DC2024" w:rsidP="00DC2024">
            <w:pPr>
              <w:spacing w:before="0" w:line="240" w:lineRule="auto"/>
              <w:contextualSpacing w:val="0"/>
              <w:rPr>
                <w:del w:id="25019" w:author="Phuong Truong Thi" w:date="2024-10-08T18:14:00Z"/>
                <w:rFonts w:ascii="Times New Roman" w:eastAsia="Times New Roman" w:hAnsi="Times New Roman"/>
                <w:color w:val="000000"/>
                <w:sz w:val="24"/>
                <w:szCs w:val="24"/>
                <w:lang w:eastAsia="vi-VN"/>
              </w:rPr>
            </w:pPr>
            <w:del w:id="25020" w:author="Phuong Truong Thi" w:date="2024-10-08T18:14:00Z">
              <w:r w:rsidRPr="00E55B8F" w:rsidDel="007E0F89">
                <w:rPr>
                  <w:rFonts w:ascii="Times New Roman" w:hAnsi="Times New Roman"/>
                  <w:color w:val="000000"/>
                  <w:sz w:val="24"/>
                  <w:szCs w:val="24"/>
                  <w:lang w:val="vi-VN"/>
                </w:rPr>
                <w:delText>EZ/T24</w:delText>
              </w:r>
            </w:del>
          </w:p>
        </w:tc>
        <w:tc>
          <w:tcPr>
            <w:tcW w:w="1109" w:type="dxa"/>
            <w:tcPrChange w:id="25021" w:author="thu nga" w:date="2024-10-01T10:54:00Z">
              <w:tcPr>
                <w:tcW w:w="1109" w:type="dxa"/>
                <w:gridSpan w:val="2"/>
              </w:tcPr>
            </w:tcPrChange>
          </w:tcPr>
          <w:p w14:paraId="0F0C8650" w14:textId="30D30B7B" w:rsidR="00DC2024" w:rsidRPr="00A35FC0" w:rsidDel="007E0F89" w:rsidRDefault="00DC2024" w:rsidP="00DC2024">
            <w:pPr>
              <w:spacing w:before="0" w:line="240" w:lineRule="auto"/>
              <w:contextualSpacing w:val="0"/>
              <w:rPr>
                <w:del w:id="25022" w:author="Phuong Truong Thi" w:date="2024-10-08T18:14:00Z"/>
                <w:rFonts w:ascii="Times New Roman" w:eastAsia="Times New Roman" w:hAnsi="Times New Roman"/>
                <w:color w:val="000000"/>
                <w:sz w:val="24"/>
                <w:szCs w:val="24"/>
                <w:lang w:eastAsia="vi-VN"/>
              </w:rPr>
            </w:pPr>
            <w:del w:id="25023" w:author="Phuong Truong Thi" w:date="2024-10-08T18:14:00Z">
              <w:r w:rsidRPr="00A35FC0" w:rsidDel="007E0F89">
                <w:rPr>
                  <w:rFonts w:ascii="Times New Roman" w:eastAsia="Times New Roman" w:hAnsi="Times New Roman"/>
                  <w:color w:val="000000"/>
                  <w:sz w:val="24"/>
                  <w:szCs w:val="24"/>
                  <w:lang w:eastAsia="vi-VN"/>
                </w:rPr>
                <w:delText>Text</w:delText>
              </w:r>
            </w:del>
          </w:p>
        </w:tc>
        <w:tc>
          <w:tcPr>
            <w:tcW w:w="959" w:type="dxa"/>
            <w:shd w:val="clear" w:color="auto" w:fill="auto"/>
            <w:noWrap/>
            <w:vAlign w:val="center"/>
            <w:tcPrChange w:id="25024" w:author="thu nga" w:date="2024-10-01T10:54:00Z">
              <w:tcPr>
                <w:tcW w:w="1243" w:type="dxa"/>
                <w:gridSpan w:val="2"/>
                <w:shd w:val="clear" w:color="auto" w:fill="auto"/>
                <w:noWrap/>
                <w:vAlign w:val="center"/>
              </w:tcPr>
            </w:tcPrChange>
          </w:tcPr>
          <w:p w14:paraId="6E8954A5" w14:textId="2B6C4128" w:rsidR="00DC2024" w:rsidRPr="00A35FC0" w:rsidDel="007E0F89" w:rsidRDefault="00DC2024" w:rsidP="00DC2024">
            <w:pPr>
              <w:spacing w:before="0" w:line="240" w:lineRule="auto"/>
              <w:contextualSpacing w:val="0"/>
              <w:rPr>
                <w:del w:id="25025" w:author="Phuong Truong Thi" w:date="2024-10-08T18:14:00Z"/>
                <w:rFonts w:ascii="Times New Roman" w:eastAsia="Times New Roman" w:hAnsi="Times New Roman"/>
                <w:color w:val="000000"/>
                <w:sz w:val="24"/>
                <w:szCs w:val="24"/>
                <w:lang w:val="vi-VN" w:eastAsia="vi-VN"/>
              </w:rPr>
            </w:pPr>
          </w:p>
        </w:tc>
        <w:tc>
          <w:tcPr>
            <w:tcW w:w="790" w:type="dxa"/>
            <w:tcPrChange w:id="25026" w:author="thu nga" w:date="2024-10-01T10:54:00Z">
              <w:tcPr>
                <w:tcW w:w="790" w:type="dxa"/>
                <w:gridSpan w:val="2"/>
              </w:tcPr>
            </w:tcPrChange>
          </w:tcPr>
          <w:p w14:paraId="258136E1" w14:textId="3C3F7A61" w:rsidR="00DC2024" w:rsidRPr="00A35FC0" w:rsidDel="007E0F89" w:rsidRDefault="00DC2024" w:rsidP="00DC2024">
            <w:pPr>
              <w:spacing w:before="0" w:line="240" w:lineRule="auto"/>
              <w:contextualSpacing w:val="0"/>
              <w:jc w:val="center"/>
              <w:rPr>
                <w:del w:id="25027" w:author="Phuong Truong Thi" w:date="2024-10-08T18:14:00Z"/>
                <w:rFonts w:ascii="Times New Roman" w:eastAsia="Times New Roman" w:hAnsi="Times New Roman"/>
                <w:sz w:val="24"/>
                <w:szCs w:val="24"/>
                <w:lang w:val="vi-VN" w:eastAsia="vi-VN"/>
              </w:rPr>
            </w:pPr>
            <w:del w:id="25028"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73A92A63" w14:textId="02590A37" w:rsidTr="001859AE">
        <w:tblPrEx>
          <w:tblPrExChange w:id="25029" w:author="thu nga" w:date="2024-10-01T10:54:00Z">
            <w:tblPrEx>
              <w:tblW w:w="9108" w:type="dxa"/>
            </w:tblPrEx>
          </w:tblPrExChange>
        </w:tblPrEx>
        <w:trPr>
          <w:trHeight w:val="276"/>
          <w:del w:id="25030" w:author="Phuong Truong Thi" w:date="2024-10-08T18:14:00Z"/>
          <w:trPrChange w:id="25031" w:author="thu nga" w:date="2024-10-01T10:54:00Z">
            <w:trPr>
              <w:gridBefore w:val="6"/>
              <w:gridAfter w:val="0"/>
              <w:wAfter w:w="6" w:type="dxa"/>
              <w:trHeight w:val="276"/>
            </w:trPr>
          </w:trPrChange>
        </w:trPr>
        <w:tc>
          <w:tcPr>
            <w:tcW w:w="670" w:type="dxa"/>
            <w:shd w:val="clear" w:color="auto" w:fill="auto"/>
            <w:vAlign w:val="center"/>
            <w:tcPrChange w:id="25032" w:author="thu nga" w:date="2024-10-01T10:54:00Z">
              <w:tcPr>
                <w:tcW w:w="670" w:type="dxa"/>
                <w:shd w:val="clear" w:color="auto" w:fill="auto"/>
                <w:vAlign w:val="center"/>
              </w:tcPr>
            </w:tcPrChange>
          </w:tcPr>
          <w:p w14:paraId="01224947" w14:textId="34DA1ABC" w:rsidR="00DC2024" w:rsidRPr="00A35FC0" w:rsidDel="007E0F89" w:rsidRDefault="00DC2024" w:rsidP="00DC2024">
            <w:pPr>
              <w:pStyle w:val="ListParagraph"/>
              <w:numPr>
                <w:ilvl w:val="0"/>
                <w:numId w:val="70"/>
              </w:numPr>
              <w:spacing w:before="0" w:line="240" w:lineRule="auto"/>
              <w:contextualSpacing w:val="0"/>
              <w:jc w:val="left"/>
              <w:rPr>
                <w:del w:id="25033" w:author="Phuong Truong Thi" w:date="2024-10-08T18:14:00Z"/>
                <w:rFonts w:eastAsia="Times New Roman"/>
                <w:szCs w:val="24"/>
                <w:lang w:val="vi-VN" w:eastAsia="vi-VN"/>
              </w:rPr>
            </w:pPr>
          </w:p>
        </w:tc>
        <w:tc>
          <w:tcPr>
            <w:tcW w:w="2097" w:type="dxa"/>
            <w:gridSpan w:val="2"/>
            <w:shd w:val="clear" w:color="auto" w:fill="auto"/>
            <w:vAlign w:val="bottom"/>
            <w:hideMark/>
            <w:tcPrChange w:id="25034" w:author="thu nga" w:date="2024-10-01T10:54:00Z">
              <w:tcPr>
                <w:tcW w:w="2097" w:type="dxa"/>
                <w:gridSpan w:val="4"/>
                <w:shd w:val="clear" w:color="auto" w:fill="auto"/>
                <w:vAlign w:val="bottom"/>
                <w:hideMark/>
              </w:tcPr>
            </w:tcPrChange>
          </w:tcPr>
          <w:p w14:paraId="1B61CA70" w14:textId="1A3A82F6" w:rsidR="00DC2024" w:rsidRPr="00A35FC0" w:rsidDel="007E0F89" w:rsidRDefault="00DC2024" w:rsidP="00DC2024">
            <w:pPr>
              <w:spacing w:before="0" w:line="240" w:lineRule="auto"/>
              <w:contextualSpacing w:val="0"/>
              <w:rPr>
                <w:del w:id="25035" w:author="Phuong Truong Thi" w:date="2024-10-08T18:14:00Z"/>
                <w:rFonts w:ascii="Times New Roman" w:eastAsia="Times New Roman" w:hAnsi="Times New Roman"/>
                <w:sz w:val="24"/>
                <w:szCs w:val="24"/>
                <w:lang w:val="vi-VN" w:eastAsia="vi-VN"/>
              </w:rPr>
            </w:pPr>
            <w:del w:id="25036" w:author="Phuong Truong Thi" w:date="2024-10-08T18:14:00Z">
              <w:r w:rsidRPr="00A35FC0" w:rsidDel="007E0F89">
                <w:rPr>
                  <w:rFonts w:ascii="Times New Roman" w:hAnsi="Times New Roman"/>
                  <w:color w:val="000000"/>
                  <w:sz w:val="24"/>
                  <w:szCs w:val="24"/>
                </w:rPr>
                <w:delText>Tên CN quản lý</w:delText>
              </w:r>
            </w:del>
          </w:p>
        </w:tc>
        <w:tc>
          <w:tcPr>
            <w:tcW w:w="2230" w:type="dxa"/>
            <w:vAlign w:val="bottom"/>
            <w:tcPrChange w:id="25037" w:author="thu nga" w:date="2024-10-01T10:54:00Z">
              <w:tcPr>
                <w:tcW w:w="2230" w:type="dxa"/>
                <w:gridSpan w:val="3"/>
                <w:vAlign w:val="bottom"/>
              </w:tcPr>
            </w:tcPrChange>
          </w:tcPr>
          <w:p w14:paraId="5F0C3737" w14:textId="3198025B" w:rsidR="00DC2024" w:rsidRPr="00126368" w:rsidDel="007E0F89" w:rsidRDefault="00DC2024" w:rsidP="00DC2024">
            <w:pPr>
              <w:spacing w:before="0" w:line="240" w:lineRule="auto"/>
              <w:contextualSpacing w:val="0"/>
              <w:rPr>
                <w:del w:id="25038" w:author="Phuong Truong Thi" w:date="2024-10-08T18:14:00Z"/>
                <w:rFonts w:ascii="Times New Roman" w:eastAsia="Times New Roman" w:hAnsi="Times New Roman"/>
                <w:color w:val="000000"/>
                <w:sz w:val="24"/>
                <w:szCs w:val="24"/>
                <w:lang w:val="vi-VN" w:eastAsia="vi-VN"/>
              </w:rPr>
            </w:pPr>
            <w:del w:id="25039" w:author="Phuong Truong Thi" w:date="2024-10-08T18:14:00Z">
              <w:r w:rsidRPr="00126368" w:rsidDel="007E0F89">
                <w:rPr>
                  <w:rFonts w:ascii="Times New Roman" w:hAnsi="Times New Roman"/>
                  <w:color w:val="000000"/>
                  <w:sz w:val="24"/>
                  <w:szCs w:val="24"/>
                  <w:lang w:val="vi-VN"/>
                </w:rPr>
                <w:delText>Tên chi nhánh quản lý khách hàng/ Book quản lý: VPBank Láng Hạ</w:delText>
              </w:r>
            </w:del>
          </w:p>
        </w:tc>
        <w:tc>
          <w:tcPr>
            <w:tcW w:w="963" w:type="dxa"/>
            <w:tcPrChange w:id="25040" w:author="thu nga" w:date="2024-10-01T10:54:00Z">
              <w:tcPr>
                <w:tcW w:w="963" w:type="dxa"/>
                <w:gridSpan w:val="2"/>
              </w:tcPr>
            </w:tcPrChange>
          </w:tcPr>
          <w:p w14:paraId="5AF6500A" w14:textId="0ABEFF15" w:rsidR="00DC2024" w:rsidRPr="00A35FC0" w:rsidDel="007E0F89" w:rsidRDefault="00DC2024" w:rsidP="00DC2024">
            <w:pPr>
              <w:spacing w:before="0" w:line="240" w:lineRule="auto"/>
              <w:contextualSpacing w:val="0"/>
              <w:rPr>
                <w:del w:id="25041" w:author="Phuong Truong Thi" w:date="2024-10-08T18:14:00Z"/>
                <w:rFonts w:ascii="Times New Roman" w:eastAsia="Times New Roman" w:hAnsi="Times New Roman"/>
                <w:color w:val="000000"/>
                <w:sz w:val="24"/>
                <w:szCs w:val="24"/>
                <w:lang w:eastAsia="vi-VN"/>
              </w:rPr>
            </w:pPr>
            <w:del w:id="25042" w:author="Phuong Truong Thi" w:date="2024-10-08T18:14:00Z">
              <w:r w:rsidRPr="00E55B8F" w:rsidDel="007E0F89">
                <w:rPr>
                  <w:rFonts w:ascii="Times New Roman" w:hAnsi="Times New Roman"/>
                  <w:color w:val="000000"/>
                  <w:sz w:val="24"/>
                  <w:szCs w:val="24"/>
                  <w:lang w:val="vi-VN"/>
                </w:rPr>
                <w:delText>EZ/T24</w:delText>
              </w:r>
            </w:del>
          </w:p>
        </w:tc>
        <w:tc>
          <w:tcPr>
            <w:tcW w:w="1109" w:type="dxa"/>
            <w:tcPrChange w:id="25043" w:author="thu nga" w:date="2024-10-01T10:54:00Z">
              <w:tcPr>
                <w:tcW w:w="1109" w:type="dxa"/>
                <w:gridSpan w:val="2"/>
              </w:tcPr>
            </w:tcPrChange>
          </w:tcPr>
          <w:p w14:paraId="119FF386" w14:textId="7E86BADD" w:rsidR="00DC2024" w:rsidRPr="00A35FC0" w:rsidDel="007E0F89" w:rsidRDefault="00DC2024" w:rsidP="00DC2024">
            <w:pPr>
              <w:spacing w:before="0" w:line="240" w:lineRule="auto"/>
              <w:contextualSpacing w:val="0"/>
              <w:rPr>
                <w:del w:id="25044" w:author="Phuong Truong Thi" w:date="2024-10-08T18:14:00Z"/>
                <w:rFonts w:ascii="Times New Roman" w:eastAsia="Times New Roman" w:hAnsi="Times New Roman"/>
                <w:sz w:val="24"/>
                <w:szCs w:val="24"/>
                <w:lang w:eastAsia="vi-VN"/>
              </w:rPr>
            </w:pPr>
            <w:del w:id="25045" w:author="Phuong Truong Thi" w:date="2024-10-08T18:14:00Z">
              <w:r w:rsidRPr="00A35FC0" w:rsidDel="007E0F89">
                <w:rPr>
                  <w:rFonts w:ascii="Times New Roman" w:eastAsia="Times New Roman" w:hAnsi="Times New Roman"/>
                  <w:color w:val="000000"/>
                  <w:sz w:val="24"/>
                  <w:szCs w:val="24"/>
                  <w:lang w:eastAsia="vi-VN"/>
                </w:rPr>
                <w:delText>Textlink</w:delText>
              </w:r>
            </w:del>
          </w:p>
        </w:tc>
        <w:tc>
          <w:tcPr>
            <w:tcW w:w="959" w:type="dxa"/>
            <w:shd w:val="clear" w:color="auto" w:fill="auto"/>
            <w:noWrap/>
            <w:vAlign w:val="center"/>
            <w:tcPrChange w:id="25046" w:author="thu nga" w:date="2024-10-01T10:54:00Z">
              <w:tcPr>
                <w:tcW w:w="1243" w:type="dxa"/>
                <w:gridSpan w:val="2"/>
                <w:shd w:val="clear" w:color="auto" w:fill="auto"/>
                <w:noWrap/>
                <w:vAlign w:val="center"/>
              </w:tcPr>
            </w:tcPrChange>
          </w:tcPr>
          <w:p w14:paraId="404E0993" w14:textId="11BBAAB9" w:rsidR="00DC2024" w:rsidRPr="00A35FC0" w:rsidDel="007E0F89" w:rsidRDefault="00DC2024" w:rsidP="00DC2024">
            <w:pPr>
              <w:spacing w:before="0" w:line="240" w:lineRule="auto"/>
              <w:contextualSpacing w:val="0"/>
              <w:rPr>
                <w:del w:id="25047" w:author="Phuong Truong Thi" w:date="2024-10-08T18:14:00Z"/>
                <w:rFonts w:ascii="Times New Roman" w:eastAsia="Times New Roman" w:hAnsi="Times New Roman"/>
                <w:sz w:val="24"/>
                <w:szCs w:val="24"/>
                <w:lang w:val="vi-VN" w:eastAsia="vi-VN"/>
              </w:rPr>
            </w:pPr>
          </w:p>
        </w:tc>
        <w:tc>
          <w:tcPr>
            <w:tcW w:w="790" w:type="dxa"/>
            <w:tcPrChange w:id="25048" w:author="thu nga" w:date="2024-10-01T10:54:00Z">
              <w:tcPr>
                <w:tcW w:w="790" w:type="dxa"/>
                <w:gridSpan w:val="2"/>
              </w:tcPr>
            </w:tcPrChange>
          </w:tcPr>
          <w:p w14:paraId="0CD21CD7" w14:textId="46994E2E" w:rsidR="00DC2024" w:rsidRPr="00A35FC0" w:rsidDel="007E0F89" w:rsidRDefault="00DC2024" w:rsidP="00DC2024">
            <w:pPr>
              <w:spacing w:before="0" w:line="240" w:lineRule="auto"/>
              <w:contextualSpacing w:val="0"/>
              <w:jc w:val="center"/>
              <w:rPr>
                <w:del w:id="25049" w:author="Phuong Truong Thi" w:date="2024-10-08T18:14:00Z"/>
                <w:rFonts w:ascii="Times New Roman" w:eastAsia="Times New Roman" w:hAnsi="Times New Roman"/>
                <w:sz w:val="24"/>
                <w:szCs w:val="24"/>
                <w:lang w:val="vi-VN" w:eastAsia="vi-VN"/>
              </w:rPr>
            </w:pPr>
            <w:del w:id="25050"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0AE1A3F0" w14:textId="5FEEE123" w:rsidTr="001859AE">
        <w:tblPrEx>
          <w:tblPrExChange w:id="25051" w:author="thu nga" w:date="2024-10-01T10:54:00Z">
            <w:tblPrEx>
              <w:tblW w:w="9108" w:type="dxa"/>
            </w:tblPrEx>
          </w:tblPrExChange>
        </w:tblPrEx>
        <w:trPr>
          <w:trHeight w:val="276"/>
          <w:del w:id="25052" w:author="Phuong Truong Thi" w:date="2024-10-08T18:14:00Z"/>
          <w:trPrChange w:id="25053" w:author="thu nga" w:date="2024-10-01T10:54:00Z">
            <w:trPr>
              <w:gridBefore w:val="6"/>
              <w:gridAfter w:val="0"/>
              <w:wAfter w:w="6" w:type="dxa"/>
              <w:trHeight w:val="276"/>
            </w:trPr>
          </w:trPrChange>
        </w:trPr>
        <w:tc>
          <w:tcPr>
            <w:tcW w:w="670" w:type="dxa"/>
            <w:shd w:val="clear" w:color="auto" w:fill="auto"/>
            <w:vAlign w:val="center"/>
            <w:tcPrChange w:id="25054" w:author="thu nga" w:date="2024-10-01T10:54:00Z">
              <w:tcPr>
                <w:tcW w:w="670" w:type="dxa"/>
                <w:shd w:val="clear" w:color="auto" w:fill="auto"/>
                <w:vAlign w:val="center"/>
              </w:tcPr>
            </w:tcPrChange>
          </w:tcPr>
          <w:p w14:paraId="3BCC0057" w14:textId="2CE988BE" w:rsidR="00DC2024" w:rsidRPr="00A35FC0" w:rsidDel="007E0F89" w:rsidRDefault="00DC2024" w:rsidP="00DC2024">
            <w:pPr>
              <w:pStyle w:val="ListParagraph"/>
              <w:numPr>
                <w:ilvl w:val="0"/>
                <w:numId w:val="70"/>
              </w:numPr>
              <w:spacing w:before="0" w:line="240" w:lineRule="auto"/>
              <w:contextualSpacing w:val="0"/>
              <w:jc w:val="left"/>
              <w:rPr>
                <w:del w:id="25055" w:author="Phuong Truong Thi" w:date="2024-10-08T18:14:00Z"/>
                <w:rFonts w:eastAsia="Times New Roman"/>
                <w:szCs w:val="24"/>
                <w:lang w:val="vi-VN" w:eastAsia="vi-VN"/>
              </w:rPr>
            </w:pPr>
          </w:p>
        </w:tc>
        <w:tc>
          <w:tcPr>
            <w:tcW w:w="2097" w:type="dxa"/>
            <w:gridSpan w:val="2"/>
            <w:shd w:val="clear" w:color="auto" w:fill="auto"/>
            <w:vAlign w:val="bottom"/>
            <w:hideMark/>
            <w:tcPrChange w:id="25056" w:author="thu nga" w:date="2024-10-01T10:54:00Z">
              <w:tcPr>
                <w:tcW w:w="2097" w:type="dxa"/>
                <w:gridSpan w:val="4"/>
                <w:shd w:val="clear" w:color="auto" w:fill="auto"/>
                <w:vAlign w:val="bottom"/>
                <w:hideMark/>
              </w:tcPr>
            </w:tcPrChange>
          </w:tcPr>
          <w:p w14:paraId="1C35E47F" w14:textId="3F0CA560" w:rsidR="00DC2024" w:rsidRPr="00A35FC0" w:rsidDel="007E0F89" w:rsidRDefault="00DC2024" w:rsidP="00DC2024">
            <w:pPr>
              <w:spacing w:before="0" w:line="240" w:lineRule="auto"/>
              <w:contextualSpacing w:val="0"/>
              <w:rPr>
                <w:del w:id="25057" w:author="Phuong Truong Thi" w:date="2024-10-08T18:14:00Z"/>
                <w:rFonts w:ascii="Times New Roman" w:eastAsia="Times New Roman" w:hAnsi="Times New Roman"/>
                <w:sz w:val="24"/>
                <w:szCs w:val="24"/>
                <w:lang w:val="vi-VN" w:eastAsia="vi-VN"/>
              </w:rPr>
            </w:pPr>
            <w:del w:id="25058" w:author="Phuong Truong Thi" w:date="2024-10-08T18:14:00Z">
              <w:r w:rsidRPr="00A35FC0" w:rsidDel="007E0F89">
                <w:rPr>
                  <w:rFonts w:ascii="Times New Roman" w:hAnsi="Times New Roman"/>
                  <w:color w:val="000000"/>
                  <w:sz w:val="24"/>
                  <w:szCs w:val="24"/>
                </w:rPr>
                <w:delText>Mã DAO CBBH</w:delText>
              </w:r>
            </w:del>
          </w:p>
        </w:tc>
        <w:tc>
          <w:tcPr>
            <w:tcW w:w="2230" w:type="dxa"/>
            <w:vAlign w:val="center"/>
            <w:tcPrChange w:id="25059" w:author="thu nga" w:date="2024-10-01T10:54:00Z">
              <w:tcPr>
                <w:tcW w:w="2230" w:type="dxa"/>
                <w:gridSpan w:val="3"/>
                <w:vAlign w:val="center"/>
              </w:tcPr>
            </w:tcPrChange>
          </w:tcPr>
          <w:p w14:paraId="43409F24" w14:textId="122D6F91" w:rsidR="00DC2024" w:rsidRPr="00126368" w:rsidDel="007E0F89" w:rsidRDefault="00DC2024" w:rsidP="00DC2024">
            <w:pPr>
              <w:spacing w:before="0" w:line="240" w:lineRule="auto"/>
              <w:contextualSpacing w:val="0"/>
              <w:rPr>
                <w:del w:id="25060" w:author="Phuong Truong Thi" w:date="2024-10-08T18:14:00Z"/>
                <w:rFonts w:ascii="Times New Roman" w:eastAsia="Times New Roman" w:hAnsi="Times New Roman"/>
                <w:sz w:val="24"/>
                <w:szCs w:val="24"/>
                <w:lang w:val="vi-VN" w:eastAsia="vi-VN"/>
              </w:rPr>
            </w:pPr>
            <w:del w:id="25061" w:author="Phuong Truong Thi" w:date="2024-10-08T18:14:00Z">
              <w:r w:rsidRPr="00126368" w:rsidDel="007E0F89">
                <w:rPr>
                  <w:rFonts w:ascii="Times New Roman" w:hAnsi="Times New Roman"/>
                  <w:color w:val="000000"/>
                  <w:sz w:val="24"/>
                  <w:szCs w:val="24"/>
                  <w:lang w:val="vi-VN"/>
                </w:rPr>
                <w:delText>DAO cán bộ bán hàng gắn với KH</w:delText>
              </w:r>
            </w:del>
          </w:p>
        </w:tc>
        <w:tc>
          <w:tcPr>
            <w:tcW w:w="963" w:type="dxa"/>
            <w:tcPrChange w:id="25062" w:author="thu nga" w:date="2024-10-01T10:54:00Z">
              <w:tcPr>
                <w:tcW w:w="963" w:type="dxa"/>
                <w:gridSpan w:val="2"/>
              </w:tcPr>
            </w:tcPrChange>
          </w:tcPr>
          <w:p w14:paraId="06FFC19D" w14:textId="33E10E57" w:rsidR="00DC2024" w:rsidRPr="00A35FC0" w:rsidDel="007E0F89" w:rsidRDefault="00DC2024" w:rsidP="00DC2024">
            <w:pPr>
              <w:spacing w:before="0" w:line="240" w:lineRule="auto"/>
              <w:contextualSpacing w:val="0"/>
              <w:rPr>
                <w:del w:id="25063" w:author="Phuong Truong Thi" w:date="2024-10-08T18:14:00Z"/>
                <w:rFonts w:ascii="Times New Roman" w:eastAsia="Times New Roman" w:hAnsi="Times New Roman"/>
                <w:sz w:val="24"/>
                <w:szCs w:val="24"/>
                <w:lang w:eastAsia="vi-VN"/>
              </w:rPr>
            </w:pPr>
            <w:del w:id="25064" w:author="Phuong Truong Thi" w:date="2024-10-08T18:14:00Z">
              <w:r w:rsidRPr="00E55B8F" w:rsidDel="007E0F89">
                <w:rPr>
                  <w:rFonts w:ascii="Times New Roman" w:hAnsi="Times New Roman"/>
                  <w:color w:val="000000"/>
                  <w:sz w:val="24"/>
                  <w:szCs w:val="24"/>
                  <w:lang w:val="vi-VN"/>
                </w:rPr>
                <w:delText>EZ/T24</w:delText>
              </w:r>
            </w:del>
          </w:p>
        </w:tc>
        <w:tc>
          <w:tcPr>
            <w:tcW w:w="1109" w:type="dxa"/>
            <w:tcPrChange w:id="25065" w:author="thu nga" w:date="2024-10-01T10:54:00Z">
              <w:tcPr>
                <w:tcW w:w="1109" w:type="dxa"/>
                <w:gridSpan w:val="2"/>
              </w:tcPr>
            </w:tcPrChange>
          </w:tcPr>
          <w:p w14:paraId="5A8B9C46" w14:textId="21834D9B" w:rsidR="00DC2024" w:rsidRPr="00A35FC0" w:rsidDel="007E0F89" w:rsidRDefault="00DC2024" w:rsidP="00DC2024">
            <w:pPr>
              <w:spacing w:before="0" w:line="240" w:lineRule="auto"/>
              <w:contextualSpacing w:val="0"/>
              <w:rPr>
                <w:del w:id="25066" w:author="Phuong Truong Thi" w:date="2024-10-08T18:14:00Z"/>
                <w:rFonts w:ascii="Times New Roman" w:eastAsia="Times New Roman" w:hAnsi="Times New Roman"/>
                <w:sz w:val="24"/>
                <w:szCs w:val="24"/>
                <w:lang w:eastAsia="vi-VN"/>
              </w:rPr>
            </w:pPr>
            <w:del w:id="25067" w:author="Phuong Truong Thi" w:date="2024-10-08T18:14:00Z">
              <w:r w:rsidRPr="00A35FC0" w:rsidDel="007E0F89">
                <w:rPr>
                  <w:rFonts w:ascii="Times New Roman" w:eastAsia="Times New Roman" w:hAnsi="Times New Roman"/>
                  <w:sz w:val="24"/>
                  <w:szCs w:val="24"/>
                  <w:lang w:eastAsia="vi-VN"/>
                </w:rPr>
                <w:delText>Text</w:delText>
              </w:r>
            </w:del>
          </w:p>
        </w:tc>
        <w:tc>
          <w:tcPr>
            <w:tcW w:w="959" w:type="dxa"/>
            <w:shd w:val="clear" w:color="auto" w:fill="auto"/>
            <w:noWrap/>
            <w:vAlign w:val="center"/>
            <w:tcPrChange w:id="25068" w:author="thu nga" w:date="2024-10-01T10:54:00Z">
              <w:tcPr>
                <w:tcW w:w="1243" w:type="dxa"/>
                <w:gridSpan w:val="2"/>
                <w:shd w:val="clear" w:color="auto" w:fill="auto"/>
                <w:noWrap/>
                <w:vAlign w:val="center"/>
              </w:tcPr>
            </w:tcPrChange>
          </w:tcPr>
          <w:p w14:paraId="38F715DA" w14:textId="4544E523" w:rsidR="00DC2024" w:rsidRPr="00A35FC0" w:rsidDel="007E0F89" w:rsidRDefault="00DC2024" w:rsidP="00DC2024">
            <w:pPr>
              <w:spacing w:before="0" w:line="240" w:lineRule="auto"/>
              <w:contextualSpacing w:val="0"/>
              <w:rPr>
                <w:del w:id="25069" w:author="Phuong Truong Thi" w:date="2024-10-08T18:14:00Z"/>
                <w:rFonts w:ascii="Times New Roman" w:eastAsia="Times New Roman" w:hAnsi="Times New Roman"/>
                <w:sz w:val="24"/>
                <w:szCs w:val="24"/>
                <w:lang w:val="vi-VN" w:eastAsia="vi-VN"/>
              </w:rPr>
            </w:pPr>
          </w:p>
        </w:tc>
        <w:tc>
          <w:tcPr>
            <w:tcW w:w="790" w:type="dxa"/>
            <w:tcPrChange w:id="25070" w:author="thu nga" w:date="2024-10-01T10:54:00Z">
              <w:tcPr>
                <w:tcW w:w="790" w:type="dxa"/>
                <w:gridSpan w:val="2"/>
              </w:tcPr>
            </w:tcPrChange>
          </w:tcPr>
          <w:p w14:paraId="7A0E1FAA" w14:textId="3A3A0C19" w:rsidR="00DC2024" w:rsidRPr="00A35FC0" w:rsidDel="007E0F89" w:rsidRDefault="00DC2024" w:rsidP="00DC2024">
            <w:pPr>
              <w:spacing w:before="0" w:line="240" w:lineRule="auto"/>
              <w:contextualSpacing w:val="0"/>
              <w:jc w:val="center"/>
              <w:rPr>
                <w:del w:id="25071" w:author="Phuong Truong Thi" w:date="2024-10-08T18:14:00Z"/>
                <w:rFonts w:ascii="Times New Roman" w:eastAsia="Times New Roman" w:hAnsi="Times New Roman"/>
                <w:sz w:val="24"/>
                <w:szCs w:val="24"/>
                <w:lang w:val="vi-VN" w:eastAsia="vi-VN"/>
              </w:rPr>
            </w:pPr>
            <w:del w:id="25072"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7ACE5579" w14:textId="3A410107" w:rsidTr="001859AE">
        <w:tblPrEx>
          <w:tblPrExChange w:id="25073" w:author="thu nga" w:date="2024-10-01T10:54:00Z">
            <w:tblPrEx>
              <w:tblW w:w="9108" w:type="dxa"/>
            </w:tblPrEx>
          </w:tblPrExChange>
        </w:tblPrEx>
        <w:trPr>
          <w:trHeight w:val="276"/>
          <w:del w:id="25074" w:author="Phuong Truong Thi" w:date="2024-10-08T18:14:00Z"/>
          <w:trPrChange w:id="25075" w:author="thu nga" w:date="2024-10-01T10:54:00Z">
            <w:trPr>
              <w:gridBefore w:val="6"/>
              <w:gridAfter w:val="0"/>
              <w:wAfter w:w="6" w:type="dxa"/>
              <w:trHeight w:val="276"/>
            </w:trPr>
          </w:trPrChange>
        </w:trPr>
        <w:tc>
          <w:tcPr>
            <w:tcW w:w="670" w:type="dxa"/>
            <w:shd w:val="clear" w:color="auto" w:fill="auto"/>
            <w:vAlign w:val="center"/>
            <w:tcPrChange w:id="25076" w:author="thu nga" w:date="2024-10-01T10:54:00Z">
              <w:tcPr>
                <w:tcW w:w="670" w:type="dxa"/>
                <w:shd w:val="clear" w:color="auto" w:fill="auto"/>
                <w:vAlign w:val="center"/>
              </w:tcPr>
            </w:tcPrChange>
          </w:tcPr>
          <w:p w14:paraId="0D5AE650" w14:textId="6A3FF58C" w:rsidR="00DC2024" w:rsidRPr="00A35FC0" w:rsidDel="007E0F89" w:rsidRDefault="00DC2024" w:rsidP="00DC2024">
            <w:pPr>
              <w:pStyle w:val="ListParagraph"/>
              <w:numPr>
                <w:ilvl w:val="0"/>
                <w:numId w:val="70"/>
              </w:numPr>
              <w:spacing w:before="0" w:line="240" w:lineRule="auto"/>
              <w:contextualSpacing w:val="0"/>
              <w:jc w:val="left"/>
              <w:rPr>
                <w:del w:id="25077" w:author="Phuong Truong Thi" w:date="2024-10-08T18:14:00Z"/>
                <w:rFonts w:eastAsia="Times New Roman"/>
                <w:szCs w:val="24"/>
                <w:lang w:val="vi-VN" w:eastAsia="vi-VN"/>
              </w:rPr>
            </w:pPr>
          </w:p>
        </w:tc>
        <w:tc>
          <w:tcPr>
            <w:tcW w:w="2097" w:type="dxa"/>
            <w:gridSpan w:val="2"/>
            <w:shd w:val="clear" w:color="auto" w:fill="auto"/>
            <w:vAlign w:val="bottom"/>
            <w:tcPrChange w:id="25078" w:author="thu nga" w:date="2024-10-01T10:54:00Z">
              <w:tcPr>
                <w:tcW w:w="2097" w:type="dxa"/>
                <w:gridSpan w:val="4"/>
                <w:shd w:val="clear" w:color="auto" w:fill="auto"/>
                <w:vAlign w:val="bottom"/>
              </w:tcPr>
            </w:tcPrChange>
          </w:tcPr>
          <w:p w14:paraId="73424069" w14:textId="6D01AEAD" w:rsidR="00DC2024" w:rsidRPr="00A35FC0" w:rsidDel="007E0F89" w:rsidRDefault="00DC2024" w:rsidP="00DC2024">
            <w:pPr>
              <w:spacing w:before="0" w:line="240" w:lineRule="auto"/>
              <w:contextualSpacing w:val="0"/>
              <w:rPr>
                <w:del w:id="25079" w:author="Phuong Truong Thi" w:date="2024-10-08T18:14:00Z"/>
                <w:rFonts w:ascii="Times New Roman" w:hAnsi="Times New Roman"/>
                <w:sz w:val="24"/>
                <w:szCs w:val="24"/>
              </w:rPr>
            </w:pPr>
            <w:del w:id="25080" w:author="Phuong Truong Thi" w:date="2024-10-08T18:14:00Z">
              <w:r w:rsidRPr="00A35FC0" w:rsidDel="007E0F89">
                <w:rPr>
                  <w:rFonts w:ascii="Times New Roman" w:hAnsi="Times New Roman"/>
                  <w:color w:val="000000"/>
                  <w:sz w:val="24"/>
                  <w:szCs w:val="24"/>
                </w:rPr>
                <w:delText>Tên CBBH</w:delText>
              </w:r>
            </w:del>
          </w:p>
        </w:tc>
        <w:tc>
          <w:tcPr>
            <w:tcW w:w="2230" w:type="dxa"/>
            <w:vAlign w:val="center"/>
            <w:tcPrChange w:id="25081" w:author="thu nga" w:date="2024-10-01T10:54:00Z">
              <w:tcPr>
                <w:tcW w:w="2230" w:type="dxa"/>
                <w:gridSpan w:val="3"/>
                <w:vAlign w:val="center"/>
              </w:tcPr>
            </w:tcPrChange>
          </w:tcPr>
          <w:p w14:paraId="4863FA38" w14:textId="3E3E0ED4" w:rsidR="00DC2024" w:rsidRPr="00A35FC0" w:rsidDel="007E0F89" w:rsidRDefault="00DC2024" w:rsidP="00DC2024">
            <w:pPr>
              <w:spacing w:before="0" w:line="240" w:lineRule="auto"/>
              <w:contextualSpacing w:val="0"/>
              <w:rPr>
                <w:del w:id="25082" w:author="Phuong Truong Thi" w:date="2024-10-08T18:14:00Z"/>
                <w:rFonts w:ascii="Times New Roman" w:eastAsia="Times New Roman" w:hAnsi="Times New Roman"/>
                <w:color w:val="000000"/>
                <w:sz w:val="24"/>
                <w:szCs w:val="24"/>
                <w:lang w:eastAsia="vi-VN"/>
              </w:rPr>
            </w:pPr>
            <w:del w:id="25083" w:author="Phuong Truong Thi" w:date="2024-10-08T18:14:00Z">
              <w:r w:rsidRPr="00A35FC0" w:rsidDel="007E0F89">
                <w:rPr>
                  <w:rFonts w:ascii="Times New Roman" w:hAnsi="Times New Roman"/>
                  <w:color w:val="000000"/>
                  <w:sz w:val="24"/>
                  <w:szCs w:val="24"/>
                </w:rPr>
                <w:delText xml:space="preserve">Tên CBBH phụ trách khách hàng. </w:delText>
              </w:r>
            </w:del>
          </w:p>
        </w:tc>
        <w:tc>
          <w:tcPr>
            <w:tcW w:w="963" w:type="dxa"/>
            <w:tcPrChange w:id="25084" w:author="thu nga" w:date="2024-10-01T10:54:00Z">
              <w:tcPr>
                <w:tcW w:w="963" w:type="dxa"/>
                <w:gridSpan w:val="2"/>
              </w:tcPr>
            </w:tcPrChange>
          </w:tcPr>
          <w:p w14:paraId="266D970F" w14:textId="399E55F9" w:rsidR="00DC2024" w:rsidRPr="00A35FC0" w:rsidDel="007E0F89" w:rsidRDefault="00DC2024" w:rsidP="00DC2024">
            <w:pPr>
              <w:spacing w:before="0" w:line="240" w:lineRule="auto"/>
              <w:contextualSpacing w:val="0"/>
              <w:rPr>
                <w:del w:id="25085" w:author="Phuong Truong Thi" w:date="2024-10-08T18:14:00Z"/>
                <w:rFonts w:ascii="Times New Roman" w:eastAsia="Times New Roman" w:hAnsi="Times New Roman"/>
                <w:color w:val="000000"/>
                <w:sz w:val="24"/>
                <w:szCs w:val="24"/>
                <w:lang w:eastAsia="vi-VN"/>
              </w:rPr>
            </w:pPr>
            <w:del w:id="25086" w:author="Phuong Truong Thi" w:date="2024-10-08T18:14:00Z">
              <w:r w:rsidRPr="00E55B8F" w:rsidDel="007E0F89">
                <w:rPr>
                  <w:rFonts w:ascii="Times New Roman" w:hAnsi="Times New Roman"/>
                  <w:color w:val="000000"/>
                  <w:sz w:val="24"/>
                  <w:szCs w:val="24"/>
                  <w:lang w:val="vi-VN"/>
                </w:rPr>
                <w:delText>EZ/T24</w:delText>
              </w:r>
            </w:del>
          </w:p>
        </w:tc>
        <w:tc>
          <w:tcPr>
            <w:tcW w:w="1109" w:type="dxa"/>
            <w:tcPrChange w:id="25087" w:author="thu nga" w:date="2024-10-01T10:54:00Z">
              <w:tcPr>
                <w:tcW w:w="1109" w:type="dxa"/>
                <w:gridSpan w:val="2"/>
              </w:tcPr>
            </w:tcPrChange>
          </w:tcPr>
          <w:p w14:paraId="4FADE292" w14:textId="7CF824C2" w:rsidR="00DC2024" w:rsidRPr="00A35FC0" w:rsidDel="007E0F89" w:rsidRDefault="00DC2024" w:rsidP="00DC2024">
            <w:pPr>
              <w:spacing w:before="0" w:line="240" w:lineRule="auto"/>
              <w:contextualSpacing w:val="0"/>
              <w:rPr>
                <w:del w:id="25088" w:author="Phuong Truong Thi" w:date="2024-10-08T18:14:00Z"/>
                <w:rFonts w:ascii="Times New Roman" w:eastAsia="Times New Roman" w:hAnsi="Times New Roman"/>
                <w:sz w:val="24"/>
                <w:szCs w:val="24"/>
                <w:lang w:eastAsia="vi-VN"/>
              </w:rPr>
            </w:pPr>
            <w:del w:id="25089" w:author="Phuong Truong Thi" w:date="2024-10-08T18:14:00Z">
              <w:r w:rsidRPr="00A35FC0" w:rsidDel="007E0F89">
                <w:rPr>
                  <w:rFonts w:ascii="Times New Roman" w:eastAsia="Times New Roman" w:hAnsi="Times New Roman"/>
                  <w:color w:val="000000"/>
                  <w:sz w:val="24"/>
                  <w:szCs w:val="24"/>
                  <w:lang w:eastAsia="vi-VN"/>
                </w:rPr>
                <w:delText>Textlink</w:delText>
              </w:r>
            </w:del>
          </w:p>
        </w:tc>
        <w:tc>
          <w:tcPr>
            <w:tcW w:w="959" w:type="dxa"/>
            <w:shd w:val="clear" w:color="auto" w:fill="auto"/>
            <w:noWrap/>
            <w:vAlign w:val="center"/>
            <w:tcPrChange w:id="25090" w:author="thu nga" w:date="2024-10-01T10:54:00Z">
              <w:tcPr>
                <w:tcW w:w="1243" w:type="dxa"/>
                <w:gridSpan w:val="2"/>
                <w:shd w:val="clear" w:color="auto" w:fill="auto"/>
                <w:noWrap/>
                <w:vAlign w:val="center"/>
              </w:tcPr>
            </w:tcPrChange>
          </w:tcPr>
          <w:p w14:paraId="5CD9E091" w14:textId="56A72A6D" w:rsidR="00DC2024" w:rsidRPr="00A35FC0" w:rsidDel="007E0F89" w:rsidRDefault="00DC2024" w:rsidP="00DC2024">
            <w:pPr>
              <w:spacing w:before="0" w:line="240" w:lineRule="auto"/>
              <w:contextualSpacing w:val="0"/>
              <w:rPr>
                <w:del w:id="25091" w:author="Phuong Truong Thi" w:date="2024-10-08T18:14:00Z"/>
                <w:rFonts w:ascii="Times New Roman" w:eastAsia="Times New Roman" w:hAnsi="Times New Roman"/>
                <w:sz w:val="24"/>
                <w:szCs w:val="24"/>
                <w:lang w:val="vi-VN" w:eastAsia="vi-VN"/>
              </w:rPr>
            </w:pPr>
          </w:p>
        </w:tc>
        <w:tc>
          <w:tcPr>
            <w:tcW w:w="790" w:type="dxa"/>
            <w:tcPrChange w:id="25092" w:author="thu nga" w:date="2024-10-01T10:54:00Z">
              <w:tcPr>
                <w:tcW w:w="790" w:type="dxa"/>
                <w:gridSpan w:val="2"/>
              </w:tcPr>
            </w:tcPrChange>
          </w:tcPr>
          <w:p w14:paraId="2D88F93D" w14:textId="1235EFE6" w:rsidR="00DC2024" w:rsidRPr="00A35FC0" w:rsidDel="007E0F89" w:rsidRDefault="00DC2024" w:rsidP="00DC2024">
            <w:pPr>
              <w:spacing w:before="0" w:line="240" w:lineRule="auto"/>
              <w:contextualSpacing w:val="0"/>
              <w:jc w:val="center"/>
              <w:rPr>
                <w:del w:id="25093" w:author="Phuong Truong Thi" w:date="2024-10-08T18:14:00Z"/>
                <w:rFonts w:ascii="Times New Roman" w:eastAsia="Times New Roman" w:hAnsi="Times New Roman"/>
                <w:sz w:val="24"/>
                <w:szCs w:val="24"/>
                <w:lang w:val="vi-VN" w:eastAsia="vi-VN"/>
              </w:rPr>
            </w:pPr>
            <w:del w:id="25094"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4174DEF4" w14:textId="63BD71EF" w:rsidTr="001859AE">
        <w:trPr>
          <w:trHeight w:val="276"/>
          <w:del w:id="25095" w:author="Phuong Truong Thi" w:date="2024-10-08T18:14:00Z"/>
        </w:trPr>
        <w:tc>
          <w:tcPr>
            <w:tcW w:w="1274" w:type="dxa"/>
            <w:gridSpan w:val="2"/>
          </w:tcPr>
          <w:p w14:paraId="66BFFB5E" w14:textId="6AD14567" w:rsidR="00DC2024" w:rsidRPr="00A35FC0" w:rsidDel="007E0F89" w:rsidRDefault="00DC2024">
            <w:pPr>
              <w:spacing w:before="0" w:line="240" w:lineRule="auto"/>
              <w:contextualSpacing w:val="0"/>
              <w:jc w:val="left"/>
              <w:rPr>
                <w:del w:id="25096" w:author="Phuong Truong Thi" w:date="2024-10-08T18:14:00Z"/>
                <w:rFonts w:ascii="Times New Roman" w:eastAsia="Times New Roman" w:hAnsi="Times New Roman"/>
                <w:sz w:val="24"/>
                <w:szCs w:val="24"/>
                <w:lang w:eastAsia="vi-VN"/>
              </w:rPr>
            </w:pPr>
          </w:p>
        </w:tc>
        <w:tc>
          <w:tcPr>
            <w:tcW w:w="7555" w:type="dxa"/>
            <w:gridSpan w:val="6"/>
          </w:tcPr>
          <w:p w14:paraId="58B20BA0" w14:textId="046CF9F2" w:rsidR="00DC2024" w:rsidRPr="00A35FC0" w:rsidDel="007E0F89" w:rsidRDefault="00DC2024">
            <w:pPr>
              <w:spacing w:before="0" w:line="240" w:lineRule="auto"/>
              <w:contextualSpacing w:val="0"/>
              <w:jc w:val="left"/>
              <w:rPr>
                <w:del w:id="25097" w:author="Phuong Truong Thi" w:date="2024-10-08T18:14:00Z"/>
                <w:rFonts w:ascii="Times New Roman" w:eastAsia="Times New Roman" w:hAnsi="Times New Roman"/>
                <w:sz w:val="24"/>
                <w:szCs w:val="24"/>
                <w:lang w:eastAsia="vi-VN"/>
              </w:rPr>
            </w:pPr>
            <w:del w:id="25098" w:author="Phuong Truong Thi" w:date="2024-10-08T18:14:00Z">
              <w:r w:rsidRPr="00A35FC0" w:rsidDel="007E0F89">
                <w:rPr>
                  <w:rFonts w:ascii="Times New Roman" w:eastAsia="Times New Roman" w:hAnsi="Times New Roman"/>
                  <w:sz w:val="24"/>
                  <w:szCs w:val="24"/>
                  <w:lang w:eastAsia="vi-VN"/>
                </w:rPr>
                <w:delText>Gợi ý bán</w:delText>
              </w:r>
            </w:del>
          </w:p>
        </w:tc>
      </w:tr>
      <w:tr w:rsidR="001859AE" w:rsidRPr="00A35FC0" w:rsidDel="007E0F89" w14:paraId="56EF6B14" w14:textId="108CD8A5" w:rsidTr="001859AE">
        <w:tblPrEx>
          <w:tblPrExChange w:id="25099" w:author="thu nga" w:date="2024-10-01T10:54:00Z">
            <w:tblPrEx>
              <w:tblW w:w="9108" w:type="dxa"/>
            </w:tblPrEx>
          </w:tblPrExChange>
        </w:tblPrEx>
        <w:trPr>
          <w:trHeight w:val="276"/>
          <w:del w:id="25100" w:author="Phuong Truong Thi" w:date="2024-10-08T18:14:00Z"/>
          <w:trPrChange w:id="25101" w:author="thu nga" w:date="2024-10-01T10:54:00Z">
            <w:trPr>
              <w:gridBefore w:val="6"/>
              <w:gridAfter w:val="0"/>
              <w:wAfter w:w="6" w:type="dxa"/>
              <w:trHeight w:val="276"/>
            </w:trPr>
          </w:trPrChange>
        </w:trPr>
        <w:tc>
          <w:tcPr>
            <w:tcW w:w="670" w:type="dxa"/>
            <w:shd w:val="clear" w:color="auto" w:fill="auto"/>
            <w:vAlign w:val="center"/>
            <w:tcPrChange w:id="25102" w:author="thu nga" w:date="2024-10-01T10:54:00Z">
              <w:tcPr>
                <w:tcW w:w="670" w:type="dxa"/>
                <w:shd w:val="clear" w:color="auto" w:fill="auto"/>
                <w:vAlign w:val="center"/>
              </w:tcPr>
            </w:tcPrChange>
          </w:tcPr>
          <w:p w14:paraId="3B9A0AB6" w14:textId="75C8C06D" w:rsidR="00DC2024" w:rsidRPr="00A35FC0" w:rsidDel="007E0F89" w:rsidRDefault="00DC2024" w:rsidP="008428FA">
            <w:pPr>
              <w:pStyle w:val="ListParagraph"/>
              <w:numPr>
                <w:ilvl w:val="0"/>
                <w:numId w:val="70"/>
              </w:numPr>
              <w:spacing w:before="0" w:line="240" w:lineRule="auto"/>
              <w:contextualSpacing w:val="0"/>
              <w:jc w:val="left"/>
              <w:rPr>
                <w:del w:id="25103" w:author="Phuong Truong Thi" w:date="2024-10-08T18:14:00Z"/>
                <w:rFonts w:eastAsia="Times New Roman"/>
                <w:szCs w:val="24"/>
                <w:lang w:val="vi-VN" w:eastAsia="vi-VN"/>
              </w:rPr>
            </w:pPr>
          </w:p>
        </w:tc>
        <w:tc>
          <w:tcPr>
            <w:tcW w:w="2097" w:type="dxa"/>
            <w:gridSpan w:val="2"/>
            <w:shd w:val="clear" w:color="auto" w:fill="auto"/>
            <w:vAlign w:val="center"/>
            <w:tcPrChange w:id="25104" w:author="thu nga" w:date="2024-10-01T10:54:00Z">
              <w:tcPr>
                <w:tcW w:w="2097" w:type="dxa"/>
                <w:gridSpan w:val="4"/>
                <w:shd w:val="clear" w:color="auto" w:fill="auto"/>
                <w:vAlign w:val="center"/>
              </w:tcPr>
            </w:tcPrChange>
          </w:tcPr>
          <w:p w14:paraId="1F99BA51" w14:textId="3B207E8D" w:rsidR="00DC2024" w:rsidRPr="00A35FC0" w:rsidDel="007E0F89" w:rsidRDefault="00DC2024" w:rsidP="008428FA">
            <w:pPr>
              <w:spacing w:before="0" w:line="240" w:lineRule="auto"/>
              <w:contextualSpacing w:val="0"/>
              <w:rPr>
                <w:del w:id="25105" w:author="Phuong Truong Thi" w:date="2024-10-08T18:14:00Z"/>
                <w:rFonts w:ascii="Times New Roman" w:hAnsi="Times New Roman"/>
                <w:sz w:val="24"/>
                <w:szCs w:val="24"/>
              </w:rPr>
            </w:pPr>
            <w:del w:id="25106" w:author="Phuong Truong Thi" w:date="2024-10-08T18:14:00Z">
              <w:r w:rsidRPr="00A35FC0" w:rsidDel="007E0F89">
                <w:rPr>
                  <w:rFonts w:ascii="Times New Roman" w:hAnsi="Times New Roman"/>
                  <w:color w:val="000000"/>
                  <w:sz w:val="24"/>
                  <w:szCs w:val="24"/>
                </w:rPr>
                <w:delText>Gợi ý bán 1</w:delText>
              </w:r>
            </w:del>
          </w:p>
        </w:tc>
        <w:tc>
          <w:tcPr>
            <w:tcW w:w="2230" w:type="dxa"/>
            <w:vAlign w:val="center"/>
            <w:tcPrChange w:id="25107" w:author="thu nga" w:date="2024-10-01T10:54:00Z">
              <w:tcPr>
                <w:tcW w:w="2230" w:type="dxa"/>
                <w:gridSpan w:val="3"/>
                <w:vAlign w:val="center"/>
              </w:tcPr>
            </w:tcPrChange>
          </w:tcPr>
          <w:p w14:paraId="515D8A28" w14:textId="32D6DCDA" w:rsidR="00DC2024" w:rsidRPr="00A35FC0" w:rsidDel="007E0F89" w:rsidRDefault="00DC2024" w:rsidP="008428FA">
            <w:pPr>
              <w:spacing w:before="0" w:line="240" w:lineRule="auto"/>
              <w:contextualSpacing w:val="0"/>
              <w:rPr>
                <w:del w:id="25108" w:author="Phuong Truong Thi" w:date="2024-10-08T18:14:00Z"/>
                <w:rFonts w:ascii="Times New Roman" w:eastAsia="Times New Roman" w:hAnsi="Times New Roman"/>
                <w:sz w:val="24"/>
                <w:szCs w:val="24"/>
                <w:lang w:eastAsia="vi-VN"/>
              </w:rPr>
            </w:pPr>
            <w:del w:id="25109" w:author="Phuong Truong Thi" w:date="2024-10-08T18:14:00Z">
              <w:r w:rsidRPr="00A35FC0" w:rsidDel="007E0F89">
                <w:rPr>
                  <w:rFonts w:ascii="Times New Roman" w:hAnsi="Times New Roman"/>
                  <w:color w:val="000000"/>
                  <w:sz w:val="24"/>
                  <w:szCs w:val="24"/>
                </w:rPr>
                <w:delText>Gợi ý bán sản phẩm từ Model AI của EDA</w:delText>
              </w:r>
            </w:del>
          </w:p>
        </w:tc>
        <w:tc>
          <w:tcPr>
            <w:tcW w:w="963" w:type="dxa"/>
            <w:tcPrChange w:id="25110" w:author="thu nga" w:date="2024-10-01T10:54:00Z">
              <w:tcPr>
                <w:tcW w:w="963" w:type="dxa"/>
                <w:gridSpan w:val="2"/>
              </w:tcPr>
            </w:tcPrChange>
          </w:tcPr>
          <w:p w14:paraId="268867A5" w14:textId="690753E0" w:rsidR="00DC2024" w:rsidRPr="00DC2024" w:rsidDel="007E0F89" w:rsidRDefault="00DC2024" w:rsidP="008428FA">
            <w:pPr>
              <w:spacing w:before="0" w:line="240" w:lineRule="auto"/>
              <w:contextualSpacing w:val="0"/>
              <w:rPr>
                <w:del w:id="25111" w:author="Phuong Truong Thi" w:date="2024-10-08T18:14:00Z"/>
                <w:rFonts w:ascii="Times New Roman" w:eastAsia="Times New Roman" w:hAnsi="Times New Roman"/>
                <w:sz w:val="24"/>
                <w:szCs w:val="24"/>
                <w:lang w:val="vi-VN" w:eastAsia="vi-VN"/>
              </w:rPr>
            </w:pPr>
            <w:del w:id="25112" w:author="Phuong Truong Thi" w:date="2024-10-08T18:14:00Z">
              <w:r w:rsidDel="007E0F89">
                <w:rPr>
                  <w:rFonts w:ascii="Times New Roman" w:eastAsia="Times New Roman" w:hAnsi="Times New Roman"/>
                  <w:sz w:val="24"/>
                  <w:szCs w:val="24"/>
                  <w:lang w:val="vi-VN" w:eastAsia="vi-VN"/>
                </w:rPr>
                <w:delText>EDA</w:delText>
              </w:r>
            </w:del>
          </w:p>
        </w:tc>
        <w:tc>
          <w:tcPr>
            <w:tcW w:w="1109" w:type="dxa"/>
            <w:tcPrChange w:id="25113" w:author="thu nga" w:date="2024-10-01T10:54:00Z">
              <w:tcPr>
                <w:tcW w:w="1109" w:type="dxa"/>
                <w:gridSpan w:val="2"/>
              </w:tcPr>
            </w:tcPrChange>
          </w:tcPr>
          <w:p w14:paraId="678D72DD" w14:textId="2BFA8CB9" w:rsidR="00DC2024" w:rsidRPr="00A35FC0" w:rsidDel="007E0F89" w:rsidRDefault="00DC2024" w:rsidP="008428FA">
            <w:pPr>
              <w:spacing w:before="0" w:line="240" w:lineRule="auto"/>
              <w:contextualSpacing w:val="0"/>
              <w:rPr>
                <w:del w:id="25114" w:author="Phuong Truong Thi" w:date="2024-10-08T18:14:00Z"/>
                <w:rFonts w:ascii="Times New Roman" w:eastAsia="Times New Roman" w:hAnsi="Times New Roman"/>
                <w:sz w:val="24"/>
                <w:szCs w:val="24"/>
                <w:lang w:eastAsia="vi-VN"/>
              </w:rPr>
            </w:pPr>
            <w:del w:id="25115" w:author="Phuong Truong Thi" w:date="2024-10-08T18:14:00Z">
              <w:r w:rsidRPr="00A35FC0" w:rsidDel="007E0F89">
                <w:rPr>
                  <w:rFonts w:ascii="Times New Roman" w:eastAsia="Times New Roman" w:hAnsi="Times New Roman"/>
                  <w:sz w:val="24"/>
                  <w:szCs w:val="24"/>
                  <w:lang w:eastAsia="vi-VN"/>
                </w:rPr>
                <w:delText>Text</w:delText>
              </w:r>
            </w:del>
          </w:p>
        </w:tc>
        <w:tc>
          <w:tcPr>
            <w:tcW w:w="959" w:type="dxa"/>
            <w:shd w:val="clear" w:color="auto" w:fill="auto"/>
            <w:noWrap/>
            <w:vAlign w:val="center"/>
            <w:tcPrChange w:id="25116" w:author="thu nga" w:date="2024-10-01T10:54:00Z">
              <w:tcPr>
                <w:tcW w:w="1243" w:type="dxa"/>
                <w:gridSpan w:val="2"/>
                <w:shd w:val="clear" w:color="auto" w:fill="auto"/>
                <w:noWrap/>
                <w:vAlign w:val="center"/>
              </w:tcPr>
            </w:tcPrChange>
          </w:tcPr>
          <w:p w14:paraId="387C8664" w14:textId="45F55220" w:rsidR="00DC2024" w:rsidRPr="00A35FC0" w:rsidDel="007E0F89" w:rsidRDefault="00DC2024" w:rsidP="008428FA">
            <w:pPr>
              <w:spacing w:before="0" w:line="240" w:lineRule="auto"/>
              <w:contextualSpacing w:val="0"/>
              <w:rPr>
                <w:del w:id="25117" w:author="Phuong Truong Thi" w:date="2024-10-08T18:14:00Z"/>
                <w:rFonts w:ascii="Times New Roman" w:eastAsia="Times New Roman" w:hAnsi="Times New Roman"/>
                <w:sz w:val="24"/>
                <w:szCs w:val="24"/>
                <w:lang w:val="vi-VN" w:eastAsia="vi-VN"/>
              </w:rPr>
            </w:pPr>
          </w:p>
        </w:tc>
        <w:tc>
          <w:tcPr>
            <w:tcW w:w="790" w:type="dxa"/>
            <w:tcPrChange w:id="25118" w:author="thu nga" w:date="2024-10-01T10:54:00Z">
              <w:tcPr>
                <w:tcW w:w="790" w:type="dxa"/>
                <w:gridSpan w:val="2"/>
              </w:tcPr>
            </w:tcPrChange>
          </w:tcPr>
          <w:p w14:paraId="1C3C78B5" w14:textId="464CEF80" w:rsidR="00DC2024" w:rsidRPr="00A35FC0" w:rsidDel="007E0F89" w:rsidRDefault="00DC2024" w:rsidP="008428FA">
            <w:pPr>
              <w:spacing w:before="0" w:line="240" w:lineRule="auto"/>
              <w:contextualSpacing w:val="0"/>
              <w:jc w:val="center"/>
              <w:rPr>
                <w:del w:id="25119" w:author="Phuong Truong Thi" w:date="2024-10-08T18:14:00Z"/>
                <w:rFonts w:ascii="Times New Roman" w:eastAsia="Times New Roman" w:hAnsi="Times New Roman"/>
                <w:sz w:val="24"/>
                <w:szCs w:val="24"/>
                <w:lang w:eastAsia="vi-VN"/>
              </w:rPr>
            </w:pPr>
            <w:del w:id="25120"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73D1F0B2" w14:textId="74E5F397" w:rsidTr="001859AE">
        <w:tblPrEx>
          <w:tblPrExChange w:id="25121" w:author="thu nga" w:date="2024-10-01T10:54:00Z">
            <w:tblPrEx>
              <w:tblW w:w="9108" w:type="dxa"/>
            </w:tblPrEx>
          </w:tblPrExChange>
        </w:tblPrEx>
        <w:trPr>
          <w:trHeight w:val="276"/>
          <w:del w:id="25122" w:author="Phuong Truong Thi" w:date="2024-10-08T18:14:00Z"/>
          <w:trPrChange w:id="25123" w:author="thu nga" w:date="2024-10-01T10:54:00Z">
            <w:trPr>
              <w:gridBefore w:val="6"/>
              <w:gridAfter w:val="0"/>
              <w:wAfter w:w="6" w:type="dxa"/>
              <w:trHeight w:val="276"/>
            </w:trPr>
          </w:trPrChange>
        </w:trPr>
        <w:tc>
          <w:tcPr>
            <w:tcW w:w="670" w:type="dxa"/>
            <w:shd w:val="clear" w:color="auto" w:fill="auto"/>
            <w:vAlign w:val="center"/>
            <w:tcPrChange w:id="25124" w:author="thu nga" w:date="2024-10-01T10:54:00Z">
              <w:tcPr>
                <w:tcW w:w="670" w:type="dxa"/>
                <w:shd w:val="clear" w:color="auto" w:fill="auto"/>
                <w:vAlign w:val="center"/>
              </w:tcPr>
            </w:tcPrChange>
          </w:tcPr>
          <w:p w14:paraId="39EBC85D" w14:textId="065FEEF0" w:rsidR="00DC2024" w:rsidRPr="00A35FC0" w:rsidDel="007E0F89" w:rsidRDefault="00DC2024" w:rsidP="008428FA">
            <w:pPr>
              <w:pStyle w:val="ListParagraph"/>
              <w:numPr>
                <w:ilvl w:val="0"/>
                <w:numId w:val="70"/>
              </w:numPr>
              <w:spacing w:before="0" w:line="240" w:lineRule="auto"/>
              <w:contextualSpacing w:val="0"/>
              <w:jc w:val="left"/>
              <w:rPr>
                <w:del w:id="25125" w:author="Phuong Truong Thi" w:date="2024-10-08T18:14:00Z"/>
                <w:rFonts w:eastAsia="Times New Roman"/>
                <w:szCs w:val="24"/>
                <w:lang w:val="vi-VN" w:eastAsia="vi-VN"/>
              </w:rPr>
            </w:pPr>
          </w:p>
        </w:tc>
        <w:tc>
          <w:tcPr>
            <w:tcW w:w="2097" w:type="dxa"/>
            <w:gridSpan w:val="2"/>
            <w:shd w:val="clear" w:color="auto" w:fill="auto"/>
            <w:vAlign w:val="center"/>
            <w:tcPrChange w:id="25126" w:author="thu nga" w:date="2024-10-01T10:54:00Z">
              <w:tcPr>
                <w:tcW w:w="2097" w:type="dxa"/>
                <w:gridSpan w:val="4"/>
                <w:shd w:val="clear" w:color="auto" w:fill="auto"/>
                <w:vAlign w:val="center"/>
              </w:tcPr>
            </w:tcPrChange>
          </w:tcPr>
          <w:p w14:paraId="2572796B" w14:textId="1E977FEB" w:rsidR="00DC2024" w:rsidRPr="00A35FC0" w:rsidDel="007E0F89" w:rsidRDefault="00DC2024" w:rsidP="008428FA">
            <w:pPr>
              <w:spacing w:before="0" w:line="240" w:lineRule="auto"/>
              <w:contextualSpacing w:val="0"/>
              <w:rPr>
                <w:del w:id="25127" w:author="Phuong Truong Thi" w:date="2024-10-08T18:14:00Z"/>
                <w:rFonts w:ascii="Times New Roman" w:hAnsi="Times New Roman"/>
                <w:sz w:val="24"/>
                <w:szCs w:val="24"/>
              </w:rPr>
            </w:pPr>
            <w:del w:id="25128" w:author="Phuong Truong Thi" w:date="2024-10-08T18:14:00Z">
              <w:r w:rsidRPr="00A35FC0" w:rsidDel="007E0F89">
                <w:rPr>
                  <w:rFonts w:ascii="Times New Roman" w:hAnsi="Times New Roman"/>
                  <w:color w:val="000000"/>
                  <w:sz w:val="24"/>
                  <w:szCs w:val="24"/>
                </w:rPr>
                <w:delText>Gợi ý bán 2</w:delText>
              </w:r>
            </w:del>
          </w:p>
        </w:tc>
        <w:tc>
          <w:tcPr>
            <w:tcW w:w="2230" w:type="dxa"/>
            <w:vAlign w:val="center"/>
            <w:tcPrChange w:id="25129" w:author="thu nga" w:date="2024-10-01T10:54:00Z">
              <w:tcPr>
                <w:tcW w:w="2230" w:type="dxa"/>
                <w:gridSpan w:val="3"/>
                <w:vAlign w:val="center"/>
              </w:tcPr>
            </w:tcPrChange>
          </w:tcPr>
          <w:p w14:paraId="27987AAE" w14:textId="0FF51DE2" w:rsidR="00DC2024" w:rsidRPr="00A35FC0" w:rsidDel="007E0F89" w:rsidRDefault="00DC2024" w:rsidP="008428FA">
            <w:pPr>
              <w:spacing w:before="0" w:line="240" w:lineRule="auto"/>
              <w:contextualSpacing w:val="0"/>
              <w:rPr>
                <w:del w:id="25130" w:author="Phuong Truong Thi" w:date="2024-10-08T18:14:00Z"/>
                <w:rFonts w:ascii="Times New Roman" w:eastAsia="Times New Roman" w:hAnsi="Times New Roman"/>
                <w:sz w:val="24"/>
                <w:szCs w:val="24"/>
                <w:lang w:eastAsia="vi-VN"/>
              </w:rPr>
            </w:pPr>
            <w:del w:id="25131" w:author="Phuong Truong Thi" w:date="2024-10-08T18:14:00Z">
              <w:r w:rsidRPr="00A35FC0" w:rsidDel="007E0F89">
                <w:rPr>
                  <w:rFonts w:ascii="Times New Roman" w:hAnsi="Times New Roman"/>
                  <w:color w:val="000000"/>
                  <w:sz w:val="24"/>
                  <w:szCs w:val="24"/>
                </w:rPr>
                <w:delText>Gợi ý bán sản phẩm từ Model AI của EDA</w:delText>
              </w:r>
            </w:del>
          </w:p>
        </w:tc>
        <w:tc>
          <w:tcPr>
            <w:tcW w:w="963" w:type="dxa"/>
            <w:tcPrChange w:id="25132" w:author="thu nga" w:date="2024-10-01T10:54:00Z">
              <w:tcPr>
                <w:tcW w:w="963" w:type="dxa"/>
                <w:gridSpan w:val="2"/>
              </w:tcPr>
            </w:tcPrChange>
          </w:tcPr>
          <w:p w14:paraId="5903991F" w14:textId="04CF78AF" w:rsidR="00DC2024" w:rsidRPr="00A35FC0" w:rsidDel="007E0F89" w:rsidRDefault="00DC2024" w:rsidP="008428FA">
            <w:pPr>
              <w:spacing w:before="0" w:line="240" w:lineRule="auto"/>
              <w:contextualSpacing w:val="0"/>
              <w:rPr>
                <w:del w:id="25133" w:author="Phuong Truong Thi" w:date="2024-10-08T18:14:00Z"/>
                <w:rFonts w:ascii="Times New Roman" w:eastAsia="Times New Roman" w:hAnsi="Times New Roman"/>
                <w:sz w:val="24"/>
                <w:szCs w:val="24"/>
                <w:lang w:eastAsia="vi-VN"/>
              </w:rPr>
            </w:pPr>
            <w:del w:id="25134" w:author="Phuong Truong Thi" w:date="2024-10-08T18:14:00Z">
              <w:r w:rsidDel="007E0F89">
                <w:rPr>
                  <w:rFonts w:ascii="Times New Roman" w:eastAsia="Times New Roman" w:hAnsi="Times New Roman"/>
                  <w:sz w:val="24"/>
                  <w:szCs w:val="24"/>
                  <w:lang w:val="vi-VN" w:eastAsia="vi-VN"/>
                </w:rPr>
                <w:delText>EDA</w:delText>
              </w:r>
            </w:del>
          </w:p>
        </w:tc>
        <w:tc>
          <w:tcPr>
            <w:tcW w:w="1109" w:type="dxa"/>
            <w:tcPrChange w:id="25135" w:author="thu nga" w:date="2024-10-01T10:54:00Z">
              <w:tcPr>
                <w:tcW w:w="1109" w:type="dxa"/>
                <w:gridSpan w:val="2"/>
              </w:tcPr>
            </w:tcPrChange>
          </w:tcPr>
          <w:p w14:paraId="33A8CB59" w14:textId="39E3D523" w:rsidR="00DC2024" w:rsidRPr="00A35FC0" w:rsidDel="007E0F89" w:rsidRDefault="00DC2024" w:rsidP="008428FA">
            <w:pPr>
              <w:spacing w:before="0" w:line="240" w:lineRule="auto"/>
              <w:contextualSpacing w:val="0"/>
              <w:rPr>
                <w:del w:id="25136" w:author="Phuong Truong Thi" w:date="2024-10-08T18:14:00Z"/>
                <w:rFonts w:ascii="Times New Roman" w:eastAsia="Times New Roman" w:hAnsi="Times New Roman"/>
                <w:sz w:val="24"/>
                <w:szCs w:val="24"/>
                <w:lang w:eastAsia="vi-VN"/>
              </w:rPr>
            </w:pPr>
            <w:del w:id="25137" w:author="Phuong Truong Thi" w:date="2024-10-08T18:14:00Z">
              <w:r w:rsidRPr="00A35FC0" w:rsidDel="007E0F89">
                <w:rPr>
                  <w:rFonts w:ascii="Times New Roman" w:eastAsia="Times New Roman" w:hAnsi="Times New Roman"/>
                  <w:sz w:val="24"/>
                  <w:szCs w:val="24"/>
                  <w:lang w:eastAsia="vi-VN"/>
                </w:rPr>
                <w:delText>Text</w:delText>
              </w:r>
            </w:del>
          </w:p>
        </w:tc>
        <w:tc>
          <w:tcPr>
            <w:tcW w:w="959" w:type="dxa"/>
            <w:shd w:val="clear" w:color="auto" w:fill="auto"/>
            <w:noWrap/>
            <w:vAlign w:val="center"/>
            <w:tcPrChange w:id="25138" w:author="thu nga" w:date="2024-10-01T10:54:00Z">
              <w:tcPr>
                <w:tcW w:w="1243" w:type="dxa"/>
                <w:gridSpan w:val="2"/>
                <w:shd w:val="clear" w:color="auto" w:fill="auto"/>
                <w:noWrap/>
                <w:vAlign w:val="center"/>
              </w:tcPr>
            </w:tcPrChange>
          </w:tcPr>
          <w:p w14:paraId="6D8DE820" w14:textId="747470DC" w:rsidR="00DC2024" w:rsidRPr="00A35FC0" w:rsidDel="007E0F89" w:rsidRDefault="00DC2024" w:rsidP="008428FA">
            <w:pPr>
              <w:spacing w:before="0" w:line="240" w:lineRule="auto"/>
              <w:contextualSpacing w:val="0"/>
              <w:rPr>
                <w:del w:id="25139" w:author="Phuong Truong Thi" w:date="2024-10-08T18:14:00Z"/>
                <w:rFonts w:ascii="Times New Roman" w:eastAsia="Times New Roman" w:hAnsi="Times New Roman"/>
                <w:sz w:val="24"/>
                <w:szCs w:val="24"/>
                <w:lang w:val="vi-VN" w:eastAsia="vi-VN"/>
              </w:rPr>
            </w:pPr>
          </w:p>
        </w:tc>
        <w:tc>
          <w:tcPr>
            <w:tcW w:w="790" w:type="dxa"/>
            <w:tcPrChange w:id="25140" w:author="thu nga" w:date="2024-10-01T10:54:00Z">
              <w:tcPr>
                <w:tcW w:w="790" w:type="dxa"/>
                <w:gridSpan w:val="2"/>
              </w:tcPr>
            </w:tcPrChange>
          </w:tcPr>
          <w:p w14:paraId="780F08CF" w14:textId="420FD833" w:rsidR="00DC2024" w:rsidRPr="00A35FC0" w:rsidDel="007E0F89" w:rsidRDefault="00DC2024" w:rsidP="008428FA">
            <w:pPr>
              <w:spacing w:before="0" w:line="240" w:lineRule="auto"/>
              <w:contextualSpacing w:val="0"/>
              <w:jc w:val="center"/>
              <w:rPr>
                <w:del w:id="25141" w:author="Phuong Truong Thi" w:date="2024-10-08T18:14:00Z"/>
                <w:rFonts w:ascii="Times New Roman" w:eastAsia="Times New Roman" w:hAnsi="Times New Roman"/>
                <w:sz w:val="24"/>
                <w:szCs w:val="24"/>
                <w:lang w:eastAsia="vi-VN"/>
              </w:rPr>
            </w:pPr>
            <w:del w:id="25142"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6D520860" w14:textId="72801E66" w:rsidTr="001859AE">
        <w:tblPrEx>
          <w:tblPrExChange w:id="25143" w:author="thu nga" w:date="2024-10-01T10:54:00Z">
            <w:tblPrEx>
              <w:tblW w:w="9108" w:type="dxa"/>
            </w:tblPrEx>
          </w:tblPrExChange>
        </w:tblPrEx>
        <w:trPr>
          <w:trHeight w:val="276"/>
          <w:del w:id="25144" w:author="Phuong Truong Thi" w:date="2024-10-08T18:14:00Z"/>
          <w:trPrChange w:id="25145" w:author="thu nga" w:date="2024-10-01T10:54:00Z">
            <w:trPr>
              <w:gridBefore w:val="6"/>
              <w:gridAfter w:val="0"/>
              <w:wAfter w:w="6" w:type="dxa"/>
              <w:trHeight w:val="276"/>
            </w:trPr>
          </w:trPrChange>
        </w:trPr>
        <w:tc>
          <w:tcPr>
            <w:tcW w:w="670" w:type="dxa"/>
            <w:shd w:val="clear" w:color="auto" w:fill="auto"/>
            <w:vAlign w:val="center"/>
            <w:tcPrChange w:id="25146" w:author="thu nga" w:date="2024-10-01T10:54:00Z">
              <w:tcPr>
                <w:tcW w:w="670" w:type="dxa"/>
                <w:shd w:val="clear" w:color="auto" w:fill="auto"/>
                <w:vAlign w:val="center"/>
              </w:tcPr>
            </w:tcPrChange>
          </w:tcPr>
          <w:p w14:paraId="580BD479" w14:textId="34BEEA9B" w:rsidR="00DC2024" w:rsidRPr="00A35FC0" w:rsidDel="007E0F89" w:rsidRDefault="00DC2024" w:rsidP="008428FA">
            <w:pPr>
              <w:pStyle w:val="ListParagraph"/>
              <w:numPr>
                <w:ilvl w:val="0"/>
                <w:numId w:val="70"/>
              </w:numPr>
              <w:spacing w:before="0" w:line="240" w:lineRule="auto"/>
              <w:contextualSpacing w:val="0"/>
              <w:jc w:val="left"/>
              <w:rPr>
                <w:del w:id="25147" w:author="Phuong Truong Thi" w:date="2024-10-08T18:14:00Z"/>
                <w:rFonts w:eastAsia="Times New Roman"/>
                <w:szCs w:val="24"/>
                <w:lang w:val="vi-VN" w:eastAsia="vi-VN"/>
              </w:rPr>
            </w:pPr>
          </w:p>
        </w:tc>
        <w:tc>
          <w:tcPr>
            <w:tcW w:w="2097" w:type="dxa"/>
            <w:gridSpan w:val="2"/>
            <w:shd w:val="clear" w:color="auto" w:fill="auto"/>
            <w:vAlign w:val="center"/>
            <w:tcPrChange w:id="25148" w:author="thu nga" w:date="2024-10-01T10:54:00Z">
              <w:tcPr>
                <w:tcW w:w="2097" w:type="dxa"/>
                <w:gridSpan w:val="4"/>
                <w:shd w:val="clear" w:color="auto" w:fill="auto"/>
                <w:vAlign w:val="center"/>
              </w:tcPr>
            </w:tcPrChange>
          </w:tcPr>
          <w:p w14:paraId="58E310E1" w14:textId="5596B6B1" w:rsidR="00DC2024" w:rsidRPr="00A35FC0" w:rsidDel="007E0F89" w:rsidRDefault="00DC2024" w:rsidP="008428FA">
            <w:pPr>
              <w:spacing w:before="0" w:line="240" w:lineRule="auto"/>
              <w:contextualSpacing w:val="0"/>
              <w:rPr>
                <w:del w:id="25149" w:author="Phuong Truong Thi" w:date="2024-10-08T18:14:00Z"/>
                <w:rFonts w:ascii="Times New Roman" w:hAnsi="Times New Roman"/>
                <w:sz w:val="24"/>
                <w:szCs w:val="24"/>
              </w:rPr>
            </w:pPr>
            <w:del w:id="25150" w:author="Phuong Truong Thi" w:date="2024-10-08T18:14:00Z">
              <w:r w:rsidRPr="00A35FC0" w:rsidDel="007E0F89">
                <w:rPr>
                  <w:rFonts w:ascii="Times New Roman" w:hAnsi="Times New Roman"/>
                  <w:color w:val="000000"/>
                  <w:sz w:val="24"/>
                  <w:szCs w:val="24"/>
                </w:rPr>
                <w:delText>Gợi ý bán 3</w:delText>
              </w:r>
            </w:del>
          </w:p>
        </w:tc>
        <w:tc>
          <w:tcPr>
            <w:tcW w:w="2230" w:type="dxa"/>
            <w:vAlign w:val="center"/>
            <w:tcPrChange w:id="25151" w:author="thu nga" w:date="2024-10-01T10:54:00Z">
              <w:tcPr>
                <w:tcW w:w="2230" w:type="dxa"/>
                <w:gridSpan w:val="3"/>
                <w:vAlign w:val="center"/>
              </w:tcPr>
            </w:tcPrChange>
          </w:tcPr>
          <w:p w14:paraId="6D393241" w14:textId="034F3A8A" w:rsidR="00DC2024" w:rsidRPr="00A35FC0" w:rsidDel="007E0F89" w:rsidRDefault="00DC2024" w:rsidP="008428FA">
            <w:pPr>
              <w:spacing w:before="0" w:line="240" w:lineRule="auto"/>
              <w:contextualSpacing w:val="0"/>
              <w:rPr>
                <w:del w:id="25152" w:author="Phuong Truong Thi" w:date="2024-10-08T18:14:00Z"/>
                <w:rFonts w:ascii="Times New Roman" w:eastAsia="Times New Roman" w:hAnsi="Times New Roman"/>
                <w:sz w:val="24"/>
                <w:szCs w:val="24"/>
                <w:lang w:eastAsia="vi-VN"/>
              </w:rPr>
            </w:pPr>
            <w:del w:id="25153" w:author="Phuong Truong Thi" w:date="2024-10-08T18:14:00Z">
              <w:r w:rsidRPr="00A35FC0" w:rsidDel="007E0F89">
                <w:rPr>
                  <w:rFonts w:ascii="Times New Roman" w:hAnsi="Times New Roman"/>
                  <w:color w:val="000000"/>
                  <w:sz w:val="24"/>
                  <w:szCs w:val="24"/>
                </w:rPr>
                <w:delText>Gợi ý bán sản phẩm từ Model AI của EDA</w:delText>
              </w:r>
            </w:del>
          </w:p>
        </w:tc>
        <w:tc>
          <w:tcPr>
            <w:tcW w:w="963" w:type="dxa"/>
            <w:tcPrChange w:id="25154" w:author="thu nga" w:date="2024-10-01T10:54:00Z">
              <w:tcPr>
                <w:tcW w:w="963" w:type="dxa"/>
                <w:gridSpan w:val="2"/>
              </w:tcPr>
            </w:tcPrChange>
          </w:tcPr>
          <w:p w14:paraId="3DBD27B8" w14:textId="4618CBB6" w:rsidR="00DC2024" w:rsidRPr="00A35FC0" w:rsidDel="007E0F89" w:rsidRDefault="00DC2024" w:rsidP="008428FA">
            <w:pPr>
              <w:spacing w:before="0" w:line="240" w:lineRule="auto"/>
              <w:contextualSpacing w:val="0"/>
              <w:rPr>
                <w:del w:id="25155" w:author="Phuong Truong Thi" w:date="2024-10-08T18:14:00Z"/>
                <w:rFonts w:ascii="Times New Roman" w:eastAsia="Times New Roman" w:hAnsi="Times New Roman"/>
                <w:sz w:val="24"/>
                <w:szCs w:val="24"/>
                <w:lang w:eastAsia="vi-VN"/>
              </w:rPr>
            </w:pPr>
            <w:del w:id="25156" w:author="Phuong Truong Thi" w:date="2024-10-08T18:14:00Z">
              <w:r w:rsidDel="007E0F89">
                <w:rPr>
                  <w:rFonts w:ascii="Times New Roman" w:eastAsia="Times New Roman" w:hAnsi="Times New Roman"/>
                  <w:sz w:val="24"/>
                  <w:szCs w:val="24"/>
                  <w:lang w:val="vi-VN" w:eastAsia="vi-VN"/>
                </w:rPr>
                <w:delText>EDA</w:delText>
              </w:r>
            </w:del>
          </w:p>
        </w:tc>
        <w:tc>
          <w:tcPr>
            <w:tcW w:w="1109" w:type="dxa"/>
            <w:tcPrChange w:id="25157" w:author="thu nga" w:date="2024-10-01T10:54:00Z">
              <w:tcPr>
                <w:tcW w:w="1109" w:type="dxa"/>
                <w:gridSpan w:val="2"/>
              </w:tcPr>
            </w:tcPrChange>
          </w:tcPr>
          <w:p w14:paraId="1A0B694C" w14:textId="38CC5927" w:rsidR="00DC2024" w:rsidRPr="00A35FC0" w:rsidDel="007E0F89" w:rsidRDefault="00DC2024" w:rsidP="008428FA">
            <w:pPr>
              <w:spacing w:before="0" w:line="240" w:lineRule="auto"/>
              <w:contextualSpacing w:val="0"/>
              <w:rPr>
                <w:del w:id="25158" w:author="Phuong Truong Thi" w:date="2024-10-08T18:14:00Z"/>
                <w:rFonts w:ascii="Times New Roman" w:eastAsia="Times New Roman" w:hAnsi="Times New Roman"/>
                <w:sz w:val="24"/>
                <w:szCs w:val="24"/>
                <w:lang w:eastAsia="vi-VN"/>
              </w:rPr>
            </w:pPr>
            <w:del w:id="25159" w:author="Phuong Truong Thi" w:date="2024-10-08T18:14:00Z">
              <w:r w:rsidRPr="00A35FC0" w:rsidDel="007E0F89">
                <w:rPr>
                  <w:rFonts w:ascii="Times New Roman" w:eastAsia="Times New Roman" w:hAnsi="Times New Roman"/>
                  <w:sz w:val="24"/>
                  <w:szCs w:val="24"/>
                  <w:lang w:eastAsia="vi-VN"/>
                </w:rPr>
                <w:delText>Text</w:delText>
              </w:r>
            </w:del>
          </w:p>
        </w:tc>
        <w:tc>
          <w:tcPr>
            <w:tcW w:w="959" w:type="dxa"/>
            <w:shd w:val="clear" w:color="auto" w:fill="auto"/>
            <w:noWrap/>
            <w:vAlign w:val="center"/>
            <w:tcPrChange w:id="25160" w:author="thu nga" w:date="2024-10-01T10:54:00Z">
              <w:tcPr>
                <w:tcW w:w="1243" w:type="dxa"/>
                <w:gridSpan w:val="2"/>
                <w:shd w:val="clear" w:color="auto" w:fill="auto"/>
                <w:noWrap/>
                <w:vAlign w:val="center"/>
              </w:tcPr>
            </w:tcPrChange>
          </w:tcPr>
          <w:p w14:paraId="42D34F1E" w14:textId="1284FB19" w:rsidR="00DC2024" w:rsidRPr="00A35FC0" w:rsidDel="007E0F89" w:rsidRDefault="00DC2024" w:rsidP="008428FA">
            <w:pPr>
              <w:spacing w:before="0" w:line="240" w:lineRule="auto"/>
              <w:contextualSpacing w:val="0"/>
              <w:rPr>
                <w:del w:id="25161" w:author="Phuong Truong Thi" w:date="2024-10-08T18:14:00Z"/>
                <w:rFonts w:ascii="Times New Roman" w:eastAsia="Times New Roman" w:hAnsi="Times New Roman"/>
                <w:sz w:val="24"/>
                <w:szCs w:val="24"/>
                <w:lang w:val="vi-VN" w:eastAsia="vi-VN"/>
              </w:rPr>
            </w:pPr>
          </w:p>
        </w:tc>
        <w:tc>
          <w:tcPr>
            <w:tcW w:w="790" w:type="dxa"/>
            <w:tcPrChange w:id="25162" w:author="thu nga" w:date="2024-10-01T10:54:00Z">
              <w:tcPr>
                <w:tcW w:w="790" w:type="dxa"/>
                <w:gridSpan w:val="2"/>
              </w:tcPr>
            </w:tcPrChange>
          </w:tcPr>
          <w:p w14:paraId="3F8F08D1" w14:textId="5D35C2D4" w:rsidR="00DC2024" w:rsidRPr="00A35FC0" w:rsidDel="007E0F89" w:rsidRDefault="00DC2024" w:rsidP="008428FA">
            <w:pPr>
              <w:spacing w:before="0" w:line="240" w:lineRule="auto"/>
              <w:contextualSpacing w:val="0"/>
              <w:jc w:val="center"/>
              <w:rPr>
                <w:del w:id="25163" w:author="Phuong Truong Thi" w:date="2024-10-08T18:14:00Z"/>
                <w:rFonts w:ascii="Times New Roman" w:eastAsia="Times New Roman" w:hAnsi="Times New Roman"/>
                <w:sz w:val="24"/>
                <w:szCs w:val="24"/>
                <w:lang w:eastAsia="vi-VN"/>
              </w:rPr>
            </w:pPr>
            <w:del w:id="25164"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5D4AE688" w14:textId="2046F7CD" w:rsidTr="001859AE">
        <w:trPr>
          <w:trHeight w:val="276"/>
          <w:del w:id="25165" w:author="Phuong Truong Thi" w:date="2024-10-08T18:14:00Z"/>
        </w:trPr>
        <w:tc>
          <w:tcPr>
            <w:tcW w:w="1274" w:type="dxa"/>
            <w:gridSpan w:val="2"/>
          </w:tcPr>
          <w:p w14:paraId="3074EE86" w14:textId="381B11A9" w:rsidR="00DC2024" w:rsidRPr="00A35FC0" w:rsidDel="007E0F89" w:rsidRDefault="00DC2024">
            <w:pPr>
              <w:spacing w:before="0" w:line="240" w:lineRule="auto"/>
              <w:contextualSpacing w:val="0"/>
              <w:jc w:val="left"/>
              <w:rPr>
                <w:del w:id="25166" w:author="Phuong Truong Thi" w:date="2024-10-08T18:14:00Z"/>
                <w:rFonts w:ascii="Times New Roman" w:eastAsia="Times New Roman" w:hAnsi="Times New Roman"/>
                <w:sz w:val="24"/>
                <w:szCs w:val="24"/>
                <w:lang w:eastAsia="vi-VN"/>
              </w:rPr>
            </w:pPr>
          </w:p>
        </w:tc>
        <w:tc>
          <w:tcPr>
            <w:tcW w:w="7555" w:type="dxa"/>
            <w:gridSpan w:val="6"/>
          </w:tcPr>
          <w:p w14:paraId="7F182B87" w14:textId="5AA8FEE2" w:rsidR="00DC2024" w:rsidRPr="00A35FC0" w:rsidDel="007E0F89" w:rsidRDefault="00DC2024">
            <w:pPr>
              <w:spacing w:before="0" w:line="240" w:lineRule="auto"/>
              <w:contextualSpacing w:val="0"/>
              <w:jc w:val="left"/>
              <w:rPr>
                <w:del w:id="25167" w:author="Phuong Truong Thi" w:date="2024-10-08T18:14:00Z"/>
                <w:rFonts w:ascii="Times New Roman" w:eastAsia="Times New Roman" w:hAnsi="Times New Roman"/>
                <w:sz w:val="24"/>
                <w:szCs w:val="24"/>
                <w:lang w:eastAsia="vi-VN"/>
              </w:rPr>
            </w:pPr>
            <w:del w:id="25168" w:author="Phuong Truong Thi" w:date="2024-10-08T18:14:00Z">
              <w:r w:rsidRPr="00A35FC0" w:rsidDel="007E0F89">
                <w:rPr>
                  <w:rFonts w:ascii="Times New Roman" w:eastAsia="Times New Roman" w:hAnsi="Times New Roman"/>
                  <w:sz w:val="24"/>
                  <w:szCs w:val="24"/>
                  <w:lang w:eastAsia="vi-VN"/>
                </w:rPr>
                <w:delText>AUM</w:delText>
              </w:r>
            </w:del>
          </w:p>
        </w:tc>
      </w:tr>
      <w:tr w:rsidR="001859AE" w:rsidRPr="00A35FC0" w:rsidDel="007E0F89" w14:paraId="51E1E4B6" w14:textId="27D902F8" w:rsidTr="001859AE">
        <w:tblPrEx>
          <w:tblPrExChange w:id="25169" w:author="thu nga" w:date="2024-10-01T10:54:00Z">
            <w:tblPrEx>
              <w:tblW w:w="9108" w:type="dxa"/>
            </w:tblPrEx>
          </w:tblPrExChange>
        </w:tblPrEx>
        <w:trPr>
          <w:trHeight w:val="276"/>
          <w:del w:id="25170" w:author="Phuong Truong Thi" w:date="2024-10-08T18:14:00Z"/>
          <w:trPrChange w:id="25171" w:author="thu nga" w:date="2024-10-01T10:54:00Z">
            <w:trPr>
              <w:gridBefore w:val="6"/>
              <w:gridAfter w:val="0"/>
              <w:wAfter w:w="6" w:type="dxa"/>
              <w:trHeight w:val="276"/>
            </w:trPr>
          </w:trPrChange>
        </w:trPr>
        <w:tc>
          <w:tcPr>
            <w:tcW w:w="670" w:type="dxa"/>
            <w:shd w:val="clear" w:color="auto" w:fill="auto"/>
            <w:vAlign w:val="center"/>
            <w:tcPrChange w:id="25172" w:author="thu nga" w:date="2024-10-01T10:54:00Z">
              <w:tcPr>
                <w:tcW w:w="670" w:type="dxa"/>
                <w:shd w:val="clear" w:color="auto" w:fill="auto"/>
                <w:vAlign w:val="center"/>
              </w:tcPr>
            </w:tcPrChange>
          </w:tcPr>
          <w:p w14:paraId="1D7ADF6D" w14:textId="5D9D2E4A" w:rsidR="00DC2024" w:rsidRPr="00A35FC0" w:rsidDel="007E0F89" w:rsidRDefault="00DC2024" w:rsidP="008428FA">
            <w:pPr>
              <w:pStyle w:val="ListParagraph"/>
              <w:numPr>
                <w:ilvl w:val="0"/>
                <w:numId w:val="70"/>
              </w:numPr>
              <w:spacing w:before="0" w:line="240" w:lineRule="auto"/>
              <w:contextualSpacing w:val="0"/>
              <w:jc w:val="left"/>
              <w:rPr>
                <w:del w:id="25173" w:author="Phuong Truong Thi" w:date="2024-10-08T18:14:00Z"/>
                <w:rFonts w:eastAsia="Times New Roman"/>
                <w:szCs w:val="24"/>
                <w:lang w:val="vi-VN" w:eastAsia="vi-VN"/>
              </w:rPr>
            </w:pPr>
          </w:p>
        </w:tc>
        <w:tc>
          <w:tcPr>
            <w:tcW w:w="2097" w:type="dxa"/>
            <w:gridSpan w:val="2"/>
            <w:shd w:val="clear" w:color="auto" w:fill="auto"/>
            <w:vAlign w:val="center"/>
            <w:tcPrChange w:id="25174" w:author="thu nga" w:date="2024-10-01T10:54:00Z">
              <w:tcPr>
                <w:tcW w:w="2097" w:type="dxa"/>
                <w:gridSpan w:val="4"/>
                <w:shd w:val="clear" w:color="auto" w:fill="auto"/>
                <w:vAlign w:val="center"/>
              </w:tcPr>
            </w:tcPrChange>
          </w:tcPr>
          <w:p w14:paraId="0DDA2148" w14:textId="6874F03B" w:rsidR="00DC2024" w:rsidRPr="00126368" w:rsidDel="007E0F89" w:rsidRDefault="00DC2024" w:rsidP="008428FA">
            <w:pPr>
              <w:spacing w:before="0" w:line="240" w:lineRule="auto"/>
              <w:contextualSpacing w:val="0"/>
              <w:rPr>
                <w:del w:id="25175" w:author="Phuong Truong Thi" w:date="2024-10-08T18:14:00Z"/>
                <w:rFonts w:ascii="Times New Roman" w:hAnsi="Times New Roman"/>
                <w:sz w:val="24"/>
                <w:szCs w:val="24"/>
                <w:lang w:val="vi-VN"/>
              </w:rPr>
            </w:pPr>
            <w:del w:id="25176" w:author="Phuong Truong Thi" w:date="2024-10-08T18:14:00Z">
              <w:r w:rsidRPr="00126368" w:rsidDel="007E0F89">
                <w:rPr>
                  <w:rFonts w:ascii="Times New Roman" w:hAnsi="Times New Roman"/>
                  <w:color w:val="000000"/>
                  <w:sz w:val="24"/>
                  <w:szCs w:val="24"/>
                  <w:lang w:val="vi-VN"/>
                </w:rPr>
                <w:delText>AUM tại ngày dữ liệu</w:delText>
              </w:r>
            </w:del>
          </w:p>
        </w:tc>
        <w:tc>
          <w:tcPr>
            <w:tcW w:w="2230" w:type="dxa"/>
            <w:vAlign w:val="center"/>
            <w:tcPrChange w:id="25177" w:author="thu nga" w:date="2024-10-01T10:54:00Z">
              <w:tcPr>
                <w:tcW w:w="2230" w:type="dxa"/>
                <w:gridSpan w:val="3"/>
                <w:vAlign w:val="center"/>
              </w:tcPr>
            </w:tcPrChange>
          </w:tcPr>
          <w:p w14:paraId="520D55CA" w14:textId="61115ABF" w:rsidR="00DC2024" w:rsidRPr="00126368" w:rsidDel="007E0F89" w:rsidRDefault="00DC2024" w:rsidP="008428FA">
            <w:pPr>
              <w:spacing w:before="0" w:line="240" w:lineRule="auto"/>
              <w:contextualSpacing w:val="0"/>
              <w:rPr>
                <w:del w:id="25178" w:author="Phuong Truong Thi" w:date="2024-10-08T18:14:00Z"/>
                <w:rFonts w:ascii="Times New Roman" w:eastAsia="Times New Roman" w:hAnsi="Times New Roman"/>
                <w:sz w:val="24"/>
                <w:szCs w:val="24"/>
                <w:lang w:val="vi-VN" w:eastAsia="vi-VN"/>
              </w:rPr>
            </w:pPr>
            <w:del w:id="25179" w:author="Phuong Truong Thi" w:date="2024-10-08T18:14:00Z">
              <w:r w:rsidRPr="00126368" w:rsidDel="007E0F89">
                <w:rPr>
                  <w:rFonts w:ascii="Times New Roman" w:hAnsi="Times New Roman"/>
                  <w:color w:val="000000"/>
                  <w:sz w:val="24"/>
                  <w:szCs w:val="24"/>
                  <w:lang w:val="vi-VN"/>
                </w:rPr>
                <w:delText>AUM cuối kỳ (Tổng tài sản của khách hàng) tại ngày T-1</w:delText>
              </w:r>
            </w:del>
          </w:p>
        </w:tc>
        <w:tc>
          <w:tcPr>
            <w:tcW w:w="963" w:type="dxa"/>
            <w:tcPrChange w:id="25180" w:author="thu nga" w:date="2024-10-01T10:54:00Z">
              <w:tcPr>
                <w:tcW w:w="963" w:type="dxa"/>
                <w:gridSpan w:val="2"/>
              </w:tcPr>
            </w:tcPrChange>
          </w:tcPr>
          <w:p w14:paraId="4A26DD0A" w14:textId="51F3CAC7" w:rsidR="00DC2024" w:rsidRPr="00DC2024" w:rsidDel="007E0F89" w:rsidRDefault="00DC2024" w:rsidP="008428FA">
            <w:pPr>
              <w:spacing w:before="0" w:line="240" w:lineRule="auto"/>
              <w:contextualSpacing w:val="0"/>
              <w:rPr>
                <w:del w:id="25181" w:author="Phuong Truong Thi" w:date="2024-10-08T18:14:00Z"/>
                <w:rFonts w:ascii="Times New Roman" w:eastAsia="Times New Roman" w:hAnsi="Times New Roman"/>
                <w:sz w:val="24"/>
                <w:szCs w:val="24"/>
                <w:lang w:val="vi-VN" w:eastAsia="vi-VN"/>
              </w:rPr>
            </w:pPr>
            <w:del w:id="25182" w:author="Phuong Truong Thi" w:date="2024-10-08T18:14:00Z">
              <w:r w:rsidDel="007E0F89">
                <w:rPr>
                  <w:rFonts w:ascii="Times New Roman" w:eastAsia="Times New Roman" w:hAnsi="Times New Roman"/>
                  <w:sz w:val="24"/>
                  <w:szCs w:val="24"/>
                  <w:lang w:val="vi-VN" w:eastAsia="vi-VN"/>
                </w:rPr>
                <w:delText>CRM</w:delText>
              </w:r>
            </w:del>
          </w:p>
        </w:tc>
        <w:tc>
          <w:tcPr>
            <w:tcW w:w="1109" w:type="dxa"/>
            <w:tcPrChange w:id="25183" w:author="thu nga" w:date="2024-10-01T10:54:00Z">
              <w:tcPr>
                <w:tcW w:w="1109" w:type="dxa"/>
                <w:gridSpan w:val="2"/>
              </w:tcPr>
            </w:tcPrChange>
          </w:tcPr>
          <w:p w14:paraId="043B81FB" w14:textId="2216F524" w:rsidR="00DC2024" w:rsidRPr="00A35FC0" w:rsidDel="007E0F89" w:rsidRDefault="000E4E67" w:rsidP="008428FA">
            <w:pPr>
              <w:spacing w:before="0" w:line="240" w:lineRule="auto"/>
              <w:contextualSpacing w:val="0"/>
              <w:rPr>
                <w:del w:id="25184" w:author="Phuong Truong Thi" w:date="2024-10-08T18:14:00Z"/>
                <w:rFonts w:ascii="Times New Roman" w:eastAsia="Times New Roman" w:hAnsi="Times New Roman"/>
                <w:sz w:val="24"/>
                <w:szCs w:val="24"/>
                <w:lang w:eastAsia="vi-VN"/>
              </w:rPr>
            </w:pPr>
            <w:ins w:id="25185" w:author="thu nga" w:date="2024-10-01T10:23:00Z">
              <w:del w:id="25186" w:author="Phuong Truong Thi" w:date="2024-10-08T18:14:00Z">
                <w:r w:rsidDel="007E0F89">
                  <w:rPr>
                    <w:rFonts w:ascii="Times New Roman" w:eastAsia="Times New Roman" w:hAnsi="Times New Roman"/>
                    <w:sz w:val="24"/>
                    <w:szCs w:val="24"/>
                    <w:lang w:eastAsia="vi-VN"/>
                  </w:rPr>
                  <w:delText>Currency</w:delText>
                </w:r>
                <w:r w:rsidDel="007E0F89">
                  <w:rPr>
                    <w:rFonts w:ascii="Times New Roman" w:eastAsia="Times New Roman" w:hAnsi="Times New Roman"/>
                    <w:sz w:val="24"/>
                    <w:szCs w:val="24"/>
                    <w:lang w:val="vi-VN" w:eastAsia="vi-VN"/>
                  </w:rPr>
                  <w:delText xml:space="preserve"> </w:delText>
                </w:r>
              </w:del>
            </w:ins>
            <w:del w:id="25187" w:author="Phuong Truong Thi" w:date="2024-10-08T18:14:00Z">
              <w:r w:rsidR="00DC2024" w:rsidRPr="00A35FC0" w:rsidDel="007E0F89">
                <w:rPr>
                  <w:rFonts w:ascii="Times New Roman" w:eastAsia="Times New Roman" w:hAnsi="Times New Roman"/>
                  <w:sz w:val="24"/>
                  <w:szCs w:val="24"/>
                  <w:lang w:eastAsia="vi-VN"/>
                </w:rPr>
                <w:delText>Number</w:delText>
              </w:r>
            </w:del>
          </w:p>
        </w:tc>
        <w:tc>
          <w:tcPr>
            <w:tcW w:w="959" w:type="dxa"/>
            <w:shd w:val="clear" w:color="auto" w:fill="auto"/>
            <w:noWrap/>
            <w:vAlign w:val="center"/>
            <w:tcPrChange w:id="25188" w:author="thu nga" w:date="2024-10-01T10:54:00Z">
              <w:tcPr>
                <w:tcW w:w="1243" w:type="dxa"/>
                <w:gridSpan w:val="2"/>
                <w:shd w:val="clear" w:color="auto" w:fill="auto"/>
                <w:noWrap/>
                <w:vAlign w:val="center"/>
              </w:tcPr>
            </w:tcPrChange>
          </w:tcPr>
          <w:p w14:paraId="79F61DD9" w14:textId="65C739EC" w:rsidR="00DC2024" w:rsidRPr="00A35FC0" w:rsidDel="007E0F89" w:rsidRDefault="00DC2024" w:rsidP="008428FA">
            <w:pPr>
              <w:spacing w:before="0" w:line="240" w:lineRule="auto"/>
              <w:contextualSpacing w:val="0"/>
              <w:rPr>
                <w:del w:id="25189" w:author="Phuong Truong Thi" w:date="2024-10-08T18:14:00Z"/>
                <w:rFonts w:ascii="Times New Roman" w:eastAsia="Times New Roman" w:hAnsi="Times New Roman"/>
                <w:sz w:val="24"/>
                <w:szCs w:val="24"/>
                <w:lang w:val="vi-VN" w:eastAsia="vi-VN"/>
              </w:rPr>
            </w:pPr>
          </w:p>
        </w:tc>
        <w:tc>
          <w:tcPr>
            <w:tcW w:w="790" w:type="dxa"/>
            <w:tcPrChange w:id="25190" w:author="thu nga" w:date="2024-10-01T10:54:00Z">
              <w:tcPr>
                <w:tcW w:w="790" w:type="dxa"/>
                <w:gridSpan w:val="2"/>
              </w:tcPr>
            </w:tcPrChange>
          </w:tcPr>
          <w:p w14:paraId="71E3F95A" w14:textId="2ACA2422" w:rsidR="00DC2024" w:rsidRPr="00A35FC0" w:rsidDel="007E0F89" w:rsidRDefault="00DC2024" w:rsidP="008428FA">
            <w:pPr>
              <w:spacing w:before="0" w:line="240" w:lineRule="auto"/>
              <w:contextualSpacing w:val="0"/>
              <w:jc w:val="center"/>
              <w:rPr>
                <w:del w:id="25191" w:author="Phuong Truong Thi" w:date="2024-10-08T18:14:00Z"/>
                <w:rFonts w:ascii="Times New Roman" w:eastAsia="Times New Roman" w:hAnsi="Times New Roman"/>
                <w:sz w:val="24"/>
                <w:szCs w:val="24"/>
                <w:lang w:eastAsia="vi-VN"/>
              </w:rPr>
            </w:pPr>
            <w:del w:id="25192" w:author="Phuong Truong Thi" w:date="2024-10-08T18:14:00Z">
              <w:r w:rsidRPr="00A35FC0" w:rsidDel="007E0F89">
                <w:rPr>
                  <w:rFonts w:ascii="Times New Roman" w:eastAsia="Times New Roman" w:hAnsi="Times New Roman"/>
                  <w:sz w:val="24"/>
                  <w:szCs w:val="24"/>
                  <w:lang w:eastAsia="vi-VN"/>
                </w:rPr>
                <w:delText>Y</w:delText>
              </w:r>
            </w:del>
          </w:p>
        </w:tc>
      </w:tr>
      <w:tr w:rsidR="001859AE" w:rsidRPr="00A35FC0" w:rsidDel="007E0F89" w14:paraId="5E0EAF6D" w14:textId="5018F2A1" w:rsidTr="001859AE">
        <w:tblPrEx>
          <w:tblPrExChange w:id="25193" w:author="thu nga" w:date="2024-10-01T10:54:00Z">
            <w:tblPrEx>
              <w:tblW w:w="9108" w:type="dxa"/>
            </w:tblPrEx>
          </w:tblPrExChange>
        </w:tblPrEx>
        <w:trPr>
          <w:trHeight w:val="276"/>
          <w:del w:id="25194" w:author="Phuong Truong Thi" w:date="2024-10-08T18:14:00Z"/>
          <w:trPrChange w:id="25195" w:author="thu nga" w:date="2024-10-01T10:54:00Z">
            <w:trPr>
              <w:gridBefore w:val="6"/>
              <w:gridAfter w:val="0"/>
              <w:wAfter w:w="6" w:type="dxa"/>
              <w:trHeight w:val="276"/>
            </w:trPr>
          </w:trPrChange>
        </w:trPr>
        <w:tc>
          <w:tcPr>
            <w:tcW w:w="670" w:type="dxa"/>
            <w:shd w:val="clear" w:color="auto" w:fill="auto"/>
            <w:vAlign w:val="center"/>
            <w:tcPrChange w:id="25196" w:author="thu nga" w:date="2024-10-01T10:54:00Z">
              <w:tcPr>
                <w:tcW w:w="670" w:type="dxa"/>
                <w:shd w:val="clear" w:color="auto" w:fill="auto"/>
                <w:vAlign w:val="center"/>
              </w:tcPr>
            </w:tcPrChange>
          </w:tcPr>
          <w:p w14:paraId="620FED10" w14:textId="4B53BD09" w:rsidR="000E4E67" w:rsidRPr="00A35FC0" w:rsidDel="007E0F89" w:rsidRDefault="000E4E67" w:rsidP="000E4E67">
            <w:pPr>
              <w:pStyle w:val="ListParagraph"/>
              <w:numPr>
                <w:ilvl w:val="0"/>
                <w:numId w:val="70"/>
              </w:numPr>
              <w:spacing w:before="0" w:line="240" w:lineRule="auto"/>
              <w:contextualSpacing w:val="0"/>
              <w:jc w:val="left"/>
              <w:rPr>
                <w:del w:id="25197" w:author="Phuong Truong Thi" w:date="2024-10-08T18:14:00Z"/>
                <w:rFonts w:eastAsia="Times New Roman"/>
                <w:szCs w:val="24"/>
                <w:lang w:val="vi-VN" w:eastAsia="vi-VN"/>
              </w:rPr>
            </w:pPr>
          </w:p>
        </w:tc>
        <w:tc>
          <w:tcPr>
            <w:tcW w:w="2097" w:type="dxa"/>
            <w:gridSpan w:val="2"/>
            <w:shd w:val="clear" w:color="auto" w:fill="auto"/>
            <w:vAlign w:val="center"/>
            <w:tcPrChange w:id="25198" w:author="thu nga" w:date="2024-10-01T10:54:00Z">
              <w:tcPr>
                <w:tcW w:w="2097" w:type="dxa"/>
                <w:gridSpan w:val="4"/>
                <w:shd w:val="clear" w:color="auto" w:fill="auto"/>
                <w:vAlign w:val="center"/>
              </w:tcPr>
            </w:tcPrChange>
          </w:tcPr>
          <w:p w14:paraId="18065B94" w14:textId="1EF36F65" w:rsidR="000E4E67" w:rsidRPr="00A35FC0" w:rsidDel="007E0F89" w:rsidRDefault="000E4E67" w:rsidP="000E4E67">
            <w:pPr>
              <w:spacing w:before="0" w:line="240" w:lineRule="auto"/>
              <w:contextualSpacing w:val="0"/>
              <w:rPr>
                <w:del w:id="25199" w:author="Phuong Truong Thi" w:date="2024-10-08T18:14:00Z"/>
                <w:rFonts w:ascii="Times New Roman" w:hAnsi="Times New Roman"/>
                <w:sz w:val="24"/>
                <w:szCs w:val="24"/>
              </w:rPr>
            </w:pPr>
            <w:del w:id="25200" w:author="Phuong Truong Thi" w:date="2024-10-08T18:14:00Z">
              <w:r w:rsidRPr="00A35FC0" w:rsidDel="007E0F89">
                <w:rPr>
                  <w:rFonts w:ascii="Times New Roman" w:hAnsi="Times New Roman"/>
                  <w:color w:val="000000"/>
                  <w:sz w:val="24"/>
                  <w:szCs w:val="24"/>
                </w:rPr>
                <w:delText>AUM trung bình tháng trước</w:delText>
              </w:r>
            </w:del>
          </w:p>
        </w:tc>
        <w:tc>
          <w:tcPr>
            <w:tcW w:w="2230" w:type="dxa"/>
            <w:vAlign w:val="center"/>
            <w:tcPrChange w:id="25201" w:author="thu nga" w:date="2024-10-01T10:54:00Z">
              <w:tcPr>
                <w:tcW w:w="2230" w:type="dxa"/>
                <w:gridSpan w:val="3"/>
                <w:vAlign w:val="center"/>
              </w:tcPr>
            </w:tcPrChange>
          </w:tcPr>
          <w:p w14:paraId="1019764E" w14:textId="50312A9C" w:rsidR="000E4E67" w:rsidRPr="00A35FC0" w:rsidDel="007E0F89" w:rsidRDefault="000E4E67" w:rsidP="000E4E67">
            <w:pPr>
              <w:spacing w:before="0" w:line="240" w:lineRule="auto"/>
              <w:contextualSpacing w:val="0"/>
              <w:rPr>
                <w:del w:id="25202" w:author="Phuong Truong Thi" w:date="2024-10-08T18:14:00Z"/>
                <w:rFonts w:ascii="Times New Roman" w:eastAsia="Times New Roman" w:hAnsi="Times New Roman"/>
                <w:sz w:val="24"/>
                <w:szCs w:val="24"/>
                <w:lang w:eastAsia="vi-VN"/>
              </w:rPr>
            </w:pPr>
            <w:del w:id="25203" w:author="Phuong Truong Thi" w:date="2024-10-08T18:14:00Z">
              <w:r w:rsidRPr="00A35FC0" w:rsidDel="007E0F89">
                <w:rPr>
                  <w:rFonts w:ascii="Times New Roman" w:hAnsi="Times New Roman"/>
                  <w:color w:val="000000"/>
                  <w:sz w:val="24"/>
                  <w:szCs w:val="24"/>
                </w:rPr>
                <w:delText>AUM (Tổng tài sản của khách hàng) trung bình của tháng trước</w:delText>
              </w:r>
            </w:del>
          </w:p>
        </w:tc>
        <w:tc>
          <w:tcPr>
            <w:tcW w:w="963" w:type="dxa"/>
            <w:tcPrChange w:id="25204" w:author="thu nga" w:date="2024-10-01T10:54:00Z">
              <w:tcPr>
                <w:tcW w:w="963" w:type="dxa"/>
                <w:gridSpan w:val="2"/>
              </w:tcPr>
            </w:tcPrChange>
          </w:tcPr>
          <w:p w14:paraId="60232C01" w14:textId="717E73E1" w:rsidR="000E4E67" w:rsidRPr="00A35FC0" w:rsidDel="007E0F89" w:rsidRDefault="000E4E67" w:rsidP="000E4E67">
            <w:pPr>
              <w:spacing w:before="0" w:line="240" w:lineRule="auto"/>
              <w:contextualSpacing w:val="0"/>
              <w:rPr>
                <w:del w:id="25205" w:author="Phuong Truong Thi" w:date="2024-10-08T18:14:00Z"/>
                <w:rFonts w:ascii="Times New Roman" w:eastAsia="Times New Roman" w:hAnsi="Times New Roman"/>
                <w:sz w:val="24"/>
                <w:szCs w:val="24"/>
                <w:lang w:eastAsia="vi-VN"/>
              </w:rPr>
            </w:pPr>
            <w:del w:id="25206" w:author="Phuong Truong Thi" w:date="2024-10-08T18:14:00Z">
              <w:r w:rsidRPr="00CB1D4E" w:rsidDel="007E0F89">
                <w:rPr>
                  <w:rFonts w:ascii="Times New Roman" w:eastAsia="Times New Roman" w:hAnsi="Times New Roman"/>
                  <w:sz w:val="24"/>
                  <w:szCs w:val="24"/>
                  <w:lang w:val="vi-VN" w:eastAsia="vi-VN"/>
                </w:rPr>
                <w:delText>CRM</w:delText>
              </w:r>
            </w:del>
          </w:p>
        </w:tc>
        <w:tc>
          <w:tcPr>
            <w:tcW w:w="1109" w:type="dxa"/>
            <w:tcPrChange w:id="25207" w:author="thu nga" w:date="2024-10-01T10:54:00Z">
              <w:tcPr>
                <w:tcW w:w="1109" w:type="dxa"/>
                <w:gridSpan w:val="2"/>
              </w:tcPr>
            </w:tcPrChange>
          </w:tcPr>
          <w:p w14:paraId="46F3EB4C" w14:textId="0B42D7F1" w:rsidR="000E4E67" w:rsidRPr="00A35FC0" w:rsidDel="007E0F89" w:rsidRDefault="000E4E67" w:rsidP="000E4E67">
            <w:pPr>
              <w:spacing w:before="0" w:line="240" w:lineRule="auto"/>
              <w:contextualSpacing w:val="0"/>
              <w:rPr>
                <w:del w:id="25208" w:author="Phuong Truong Thi" w:date="2024-10-08T18:14:00Z"/>
                <w:rFonts w:ascii="Times New Roman" w:eastAsia="Times New Roman" w:hAnsi="Times New Roman"/>
                <w:sz w:val="24"/>
                <w:szCs w:val="24"/>
                <w:lang w:eastAsia="vi-VN"/>
              </w:rPr>
            </w:pPr>
            <w:ins w:id="25209" w:author="thu nga" w:date="2024-10-01T10:23:00Z">
              <w:del w:id="25210" w:author="Phuong Truong Thi" w:date="2024-10-08T18:14:00Z">
                <w:r w:rsidRPr="00E95525" w:rsidDel="007E0F89">
                  <w:rPr>
                    <w:rFonts w:ascii="Times New Roman" w:eastAsia="Times New Roman" w:hAnsi="Times New Roman"/>
                    <w:sz w:val="24"/>
                    <w:szCs w:val="24"/>
                    <w:lang w:eastAsia="vi-VN"/>
                  </w:rPr>
                  <w:delText>Currency</w:delText>
                </w:r>
                <w:r w:rsidRPr="00E95525" w:rsidDel="007E0F89">
                  <w:rPr>
                    <w:rFonts w:ascii="Times New Roman" w:eastAsia="Times New Roman" w:hAnsi="Times New Roman"/>
                    <w:sz w:val="24"/>
                    <w:szCs w:val="24"/>
                    <w:lang w:val="vi-VN" w:eastAsia="vi-VN"/>
                  </w:rPr>
                  <w:delText xml:space="preserve"> </w:delText>
                </w:r>
              </w:del>
            </w:ins>
            <w:del w:id="25211" w:author="Phuong Truong Thi" w:date="2024-10-08T18:14:00Z">
              <w:r w:rsidRPr="00A35FC0" w:rsidDel="007E0F89">
                <w:rPr>
                  <w:rFonts w:ascii="Times New Roman" w:eastAsia="Times New Roman" w:hAnsi="Times New Roman"/>
                  <w:sz w:val="24"/>
                  <w:szCs w:val="24"/>
                  <w:lang w:eastAsia="vi-VN"/>
                </w:rPr>
                <w:delText>Number</w:delText>
              </w:r>
            </w:del>
          </w:p>
        </w:tc>
        <w:tc>
          <w:tcPr>
            <w:tcW w:w="959" w:type="dxa"/>
            <w:shd w:val="clear" w:color="auto" w:fill="auto"/>
            <w:noWrap/>
            <w:vAlign w:val="center"/>
            <w:tcPrChange w:id="25212" w:author="thu nga" w:date="2024-10-01T10:54:00Z">
              <w:tcPr>
                <w:tcW w:w="1243" w:type="dxa"/>
                <w:gridSpan w:val="2"/>
                <w:shd w:val="clear" w:color="auto" w:fill="auto"/>
                <w:noWrap/>
                <w:vAlign w:val="center"/>
              </w:tcPr>
            </w:tcPrChange>
          </w:tcPr>
          <w:p w14:paraId="169694BC" w14:textId="1E62FED6" w:rsidR="000E4E67" w:rsidRPr="00A35FC0" w:rsidDel="007E0F89" w:rsidRDefault="000E4E67" w:rsidP="000E4E67">
            <w:pPr>
              <w:spacing w:before="0" w:line="240" w:lineRule="auto"/>
              <w:contextualSpacing w:val="0"/>
              <w:rPr>
                <w:del w:id="25213" w:author="Phuong Truong Thi" w:date="2024-10-08T18:14:00Z"/>
                <w:rFonts w:ascii="Times New Roman" w:eastAsia="Times New Roman" w:hAnsi="Times New Roman"/>
                <w:sz w:val="24"/>
                <w:szCs w:val="24"/>
                <w:lang w:val="vi-VN" w:eastAsia="vi-VN"/>
              </w:rPr>
            </w:pPr>
          </w:p>
        </w:tc>
        <w:tc>
          <w:tcPr>
            <w:tcW w:w="790" w:type="dxa"/>
            <w:tcPrChange w:id="25214" w:author="thu nga" w:date="2024-10-01T10:54:00Z">
              <w:tcPr>
                <w:tcW w:w="790" w:type="dxa"/>
                <w:gridSpan w:val="2"/>
              </w:tcPr>
            </w:tcPrChange>
          </w:tcPr>
          <w:p w14:paraId="29D4A6C5" w14:textId="1503DBEE" w:rsidR="000E4E67" w:rsidRPr="00A35FC0" w:rsidDel="007E0F89" w:rsidRDefault="000E4E67" w:rsidP="000E4E67">
            <w:pPr>
              <w:spacing w:before="0" w:line="240" w:lineRule="auto"/>
              <w:contextualSpacing w:val="0"/>
              <w:jc w:val="center"/>
              <w:rPr>
                <w:del w:id="25215" w:author="Phuong Truong Thi" w:date="2024-10-08T18:14:00Z"/>
                <w:rFonts w:ascii="Times New Roman" w:eastAsia="Times New Roman" w:hAnsi="Times New Roman"/>
                <w:sz w:val="24"/>
                <w:szCs w:val="24"/>
                <w:lang w:eastAsia="vi-VN"/>
              </w:rPr>
            </w:pPr>
            <w:del w:id="25216" w:author="Phuong Truong Thi" w:date="2024-10-08T18:14:00Z">
              <w:r w:rsidRPr="00A35FC0" w:rsidDel="007E0F89">
                <w:rPr>
                  <w:rFonts w:ascii="Times New Roman" w:eastAsia="Times New Roman" w:hAnsi="Times New Roman"/>
                  <w:sz w:val="24"/>
                  <w:szCs w:val="24"/>
                  <w:lang w:eastAsia="vi-VN"/>
                </w:rPr>
                <w:delText>N</w:delText>
              </w:r>
            </w:del>
          </w:p>
        </w:tc>
      </w:tr>
      <w:tr w:rsidR="001859AE" w:rsidRPr="00A35FC0" w:rsidDel="007E0F89" w14:paraId="3A5EBB93" w14:textId="3CFDFFBF" w:rsidTr="001859AE">
        <w:tblPrEx>
          <w:tblPrExChange w:id="25217" w:author="thu nga" w:date="2024-10-01T10:54:00Z">
            <w:tblPrEx>
              <w:tblW w:w="9108" w:type="dxa"/>
            </w:tblPrEx>
          </w:tblPrExChange>
        </w:tblPrEx>
        <w:trPr>
          <w:trHeight w:val="276"/>
          <w:del w:id="25218" w:author="Phuong Truong Thi" w:date="2024-10-08T18:14:00Z"/>
          <w:trPrChange w:id="25219" w:author="thu nga" w:date="2024-10-01T10:54:00Z">
            <w:trPr>
              <w:gridBefore w:val="6"/>
              <w:gridAfter w:val="0"/>
              <w:wAfter w:w="6" w:type="dxa"/>
              <w:trHeight w:val="276"/>
            </w:trPr>
          </w:trPrChange>
        </w:trPr>
        <w:tc>
          <w:tcPr>
            <w:tcW w:w="670" w:type="dxa"/>
            <w:shd w:val="clear" w:color="auto" w:fill="auto"/>
            <w:vAlign w:val="center"/>
            <w:tcPrChange w:id="25220" w:author="thu nga" w:date="2024-10-01T10:54:00Z">
              <w:tcPr>
                <w:tcW w:w="670" w:type="dxa"/>
                <w:shd w:val="clear" w:color="auto" w:fill="auto"/>
                <w:vAlign w:val="center"/>
              </w:tcPr>
            </w:tcPrChange>
          </w:tcPr>
          <w:p w14:paraId="746CDCF5" w14:textId="6820FB07" w:rsidR="000E4E67" w:rsidRPr="00A35FC0" w:rsidDel="007E0F89" w:rsidRDefault="000E4E67" w:rsidP="000E4E67">
            <w:pPr>
              <w:pStyle w:val="ListParagraph"/>
              <w:numPr>
                <w:ilvl w:val="0"/>
                <w:numId w:val="70"/>
              </w:numPr>
              <w:spacing w:before="0" w:line="240" w:lineRule="auto"/>
              <w:contextualSpacing w:val="0"/>
              <w:jc w:val="left"/>
              <w:rPr>
                <w:del w:id="25221" w:author="Phuong Truong Thi" w:date="2024-10-08T18:14:00Z"/>
                <w:rFonts w:eastAsia="Times New Roman"/>
                <w:szCs w:val="24"/>
                <w:lang w:val="vi-VN" w:eastAsia="vi-VN"/>
              </w:rPr>
            </w:pPr>
          </w:p>
        </w:tc>
        <w:tc>
          <w:tcPr>
            <w:tcW w:w="2097" w:type="dxa"/>
            <w:gridSpan w:val="2"/>
            <w:shd w:val="clear" w:color="auto" w:fill="auto"/>
            <w:vAlign w:val="center"/>
            <w:tcPrChange w:id="25222" w:author="thu nga" w:date="2024-10-01T10:54:00Z">
              <w:tcPr>
                <w:tcW w:w="2097" w:type="dxa"/>
                <w:gridSpan w:val="4"/>
                <w:shd w:val="clear" w:color="auto" w:fill="auto"/>
                <w:vAlign w:val="center"/>
              </w:tcPr>
            </w:tcPrChange>
          </w:tcPr>
          <w:p w14:paraId="0F65A695" w14:textId="4DC10340" w:rsidR="000E4E67" w:rsidRPr="00126368" w:rsidDel="007E0F89" w:rsidRDefault="000E4E67" w:rsidP="000E4E67">
            <w:pPr>
              <w:spacing w:before="0" w:line="240" w:lineRule="auto"/>
              <w:contextualSpacing w:val="0"/>
              <w:rPr>
                <w:del w:id="25223" w:author="Phuong Truong Thi" w:date="2024-10-08T18:14:00Z"/>
                <w:rFonts w:ascii="Times New Roman" w:hAnsi="Times New Roman"/>
                <w:sz w:val="24"/>
                <w:szCs w:val="24"/>
                <w:lang w:val="vi-VN"/>
              </w:rPr>
            </w:pPr>
            <w:del w:id="25224" w:author="Phuong Truong Thi" w:date="2024-10-08T18:14:00Z">
              <w:r w:rsidRPr="00126368" w:rsidDel="007E0F89">
                <w:rPr>
                  <w:rFonts w:ascii="Times New Roman" w:hAnsi="Times New Roman"/>
                  <w:color w:val="000000"/>
                  <w:sz w:val="24"/>
                  <w:szCs w:val="24"/>
                  <w:lang w:val="vi-VN"/>
                </w:rPr>
                <w:delText>AUM trung bình 3 tháng gần nhất</w:delText>
              </w:r>
            </w:del>
          </w:p>
        </w:tc>
        <w:tc>
          <w:tcPr>
            <w:tcW w:w="2230" w:type="dxa"/>
            <w:vAlign w:val="center"/>
            <w:tcPrChange w:id="25225" w:author="thu nga" w:date="2024-10-01T10:54:00Z">
              <w:tcPr>
                <w:tcW w:w="2230" w:type="dxa"/>
                <w:gridSpan w:val="3"/>
                <w:vAlign w:val="center"/>
              </w:tcPr>
            </w:tcPrChange>
          </w:tcPr>
          <w:p w14:paraId="0B7C7E3F" w14:textId="5DD568EA" w:rsidR="000E4E67" w:rsidRPr="00126368" w:rsidDel="007E0F89" w:rsidRDefault="000E4E67" w:rsidP="000E4E67">
            <w:pPr>
              <w:spacing w:before="0" w:line="240" w:lineRule="auto"/>
              <w:contextualSpacing w:val="0"/>
              <w:rPr>
                <w:del w:id="25226" w:author="Phuong Truong Thi" w:date="2024-10-08T18:14:00Z"/>
                <w:rFonts w:ascii="Times New Roman" w:eastAsia="Times New Roman" w:hAnsi="Times New Roman"/>
                <w:sz w:val="24"/>
                <w:szCs w:val="24"/>
                <w:lang w:val="vi-VN" w:eastAsia="vi-VN"/>
              </w:rPr>
            </w:pPr>
            <w:del w:id="25227" w:author="Phuong Truong Thi" w:date="2024-10-08T18:14:00Z">
              <w:r w:rsidRPr="00126368" w:rsidDel="007E0F89">
                <w:rPr>
                  <w:rFonts w:ascii="Times New Roman" w:hAnsi="Times New Roman"/>
                  <w:color w:val="000000"/>
                  <w:sz w:val="24"/>
                  <w:szCs w:val="24"/>
                  <w:lang w:val="vi-VN"/>
                </w:rPr>
                <w:delText>AUM (Tổng tài sản của khách hàng) trung bình trong 3 tháng gần nhất</w:delText>
              </w:r>
            </w:del>
          </w:p>
        </w:tc>
        <w:tc>
          <w:tcPr>
            <w:tcW w:w="963" w:type="dxa"/>
            <w:tcPrChange w:id="25228" w:author="thu nga" w:date="2024-10-01T10:54:00Z">
              <w:tcPr>
                <w:tcW w:w="963" w:type="dxa"/>
                <w:gridSpan w:val="2"/>
              </w:tcPr>
            </w:tcPrChange>
          </w:tcPr>
          <w:p w14:paraId="243D64AF" w14:textId="6C236F6E" w:rsidR="000E4E67" w:rsidRPr="00A35FC0" w:rsidDel="007E0F89" w:rsidRDefault="000E4E67" w:rsidP="000E4E67">
            <w:pPr>
              <w:spacing w:before="0" w:line="240" w:lineRule="auto"/>
              <w:contextualSpacing w:val="0"/>
              <w:rPr>
                <w:del w:id="25229" w:author="Phuong Truong Thi" w:date="2024-10-08T18:14:00Z"/>
                <w:rFonts w:ascii="Times New Roman" w:eastAsia="Times New Roman" w:hAnsi="Times New Roman"/>
                <w:sz w:val="24"/>
                <w:szCs w:val="24"/>
                <w:lang w:eastAsia="vi-VN"/>
              </w:rPr>
            </w:pPr>
            <w:del w:id="25230" w:author="Phuong Truong Thi" w:date="2024-10-08T18:14:00Z">
              <w:r w:rsidRPr="00CB1D4E" w:rsidDel="007E0F89">
                <w:rPr>
                  <w:rFonts w:ascii="Times New Roman" w:eastAsia="Times New Roman" w:hAnsi="Times New Roman"/>
                  <w:sz w:val="24"/>
                  <w:szCs w:val="24"/>
                  <w:lang w:val="vi-VN" w:eastAsia="vi-VN"/>
                </w:rPr>
                <w:delText>CRM</w:delText>
              </w:r>
            </w:del>
          </w:p>
        </w:tc>
        <w:tc>
          <w:tcPr>
            <w:tcW w:w="1109" w:type="dxa"/>
            <w:tcPrChange w:id="25231" w:author="thu nga" w:date="2024-10-01T10:54:00Z">
              <w:tcPr>
                <w:tcW w:w="1109" w:type="dxa"/>
                <w:gridSpan w:val="2"/>
              </w:tcPr>
            </w:tcPrChange>
          </w:tcPr>
          <w:p w14:paraId="49B4541B" w14:textId="4B05CD71" w:rsidR="000E4E67" w:rsidRPr="00A35FC0" w:rsidDel="007E0F89" w:rsidRDefault="000E4E67" w:rsidP="000E4E67">
            <w:pPr>
              <w:spacing w:before="0" w:line="240" w:lineRule="auto"/>
              <w:contextualSpacing w:val="0"/>
              <w:rPr>
                <w:del w:id="25232" w:author="Phuong Truong Thi" w:date="2024-10-08T18:14:00Z"/>
                <w:rFonts w:ascii="Times New Roman" w:eastAsia="Times New Roman" w:hAnsi="Times New Roman"/>
                <w:sz w:val="24"/>
                <w:szCs w:val="24"/>
                <w:lang w:eastAsia="vi-VN"/>
              </w:rPr>
            </w:pPr>
            <w:ins w:id="25233" w:author="thu nga" w:date="2024-10-01T10:23:00Z">
              <w:del w:id="25234" w:author="Phuong Truong Thi" w:date="2024-10-08T18:14:00Z">
                <w:r w:rsidRPr="00E95525" w:rsidDel="007E0F89">
                  <w:rPr>
                    <w:rFonts w:ascii="Times New Roman" w:eastAsia="Times New Roman" w:hAnsi="Times New Roman"/>
                    <w:sz w:val="24"/>
                    <w:szCs w:val="24"/>
                    <w:lang w:eastAsia="vi-VN"/>
                  </w:rPr>
                  <w:delText>Currency</w:delText>
                </w:r>
                <w:r w:rsidRPr="00E95525" w:rsidDel="007E0F89">
                  <w:rPr>
                    <w:rFonts w:ascii="Times New Roman" w:eastAsia="Times New Roman" w:hAnsi="Times New Roman"/>
                    <w:sz w:val="24"/>
                    <w:szCs w:val="24"/>
                    <w:lang w:val="vi-VN" w:eastAsia="vi-VN"/>
                  </w:rPr>
                  <w:delText xml:space="preserve"> </w:delText>
                </w:r>
              </w:del>
            </w:ins>
            <w:del w:id="25235" w:author="Phuong Truong Thi" w:date="2024-10-08T18:14:00Z">
              <w:r w:rsidRPr="00A35FC0" w:rsidDel="007E0F89">
                <w:rPr>
                  <w:rFonts w:ascii="Times New Roman" w:eastAsia="Times New Roman" w:hAnsi="Times New Roman"/>
                  <w:sz w:val="24"/>
                  <w:szCs w:val="24"/>
                  <w:lang w:eastAsia="vi-VN"/>
                </w:rPr>
                <w:delText>Number</w:delText>
              </w:r>
            </w:del>
          </w:p>
        </w:tc>
        <w:tc>
          <w:tcPr>
            <w:tcW w:w="959" w:type="dxa"/>
            <w:shd w:val="clear" w:color="auto" w:fill="auto"/>
            <w:noWrap/>
            <w:vAlign w:val="center"/>
            <w:tcPrChange w:id="25236" w:author="thu nga" w:date="2024-10-01T10:54:00Z">
              <w:tcPr>
                <w:tcW w:w="1243" w:type="dxa"/>
                <w:gridSpan w:val="2"/>
                <w:shd w:val="clear" w:color="auto" w:fill="auto"/>
                <w:noWrap/>
                <w:vAlign w:val="center"/>
              </w:tcPr>
            </w:tcPrChange>
          </w:tcPr>
          <w:p w14:paraId="260B6F92" w14:textId="38A7341B" w:rsidR="000E4E67" w:rsidRPr="00A35FC0" w:rsidDel="007E0F89" w:rsidRDefault="000E4E67" w:rsidP="000E4E67">
            <w:pPr>
              <w:spacing w:before="0" w:line="240" w:lineRule="auto"/>
              <w:contextualSpacing w:val="0"/>
              <w:rPr>
                <w:del w:id="25237" w:author="Phuong Truong Thi" w:date="2024-10-08T18:14:00Z"/>
                <w:rFonts w:ascii="Times New Roman" w:eastAsia="Times New Roman" w:hAnsi="Times New Roman"/>
                <w:sz w:val="24"/>
                <w:szCs w:val="24"/>
                <w:lang w:val="vi-VN" w:eastAsia="vi-VN"/>
              </w:rPr>
            </w:pPr>
          </w:p>
        </w:tc>
        <w:tc>
          <w:tcPr>
            <w:tcW w:w="790" w:type="dxa"/>
            <w:tcPrChange w:id="25238" w:author="thu nga" w:date="2024-10-01T10:54:00Z">
              <w:tcPr>
                <w:tcW w:w="790" w:type="dxa"/>
                <w:gridSpan w:val="2"/>
              </w:tcPr>
            </w:tcPrChange>
          </w:tcPr>
          <w:p w14:paraId="1FC3ECC3" w14:textId="274C8102" w:rsidR="000E4E67" w:rsidRPr="00A35FC0" w:rsidDel="007E0F89" w:rsidRDefault="000E4E67" w:rsidP="000E4E67">
            <w:pPr>
              <w:spacing w:before="0" w:line="240" w:lineRule="auto"/>
              <w:contextualSpacing w:val="0"/>
              <w:jc w:val="center"/>
              <w:rPr>
                <w:del w:id="25239" w:author="Phuong Truong Thi" w:date="2024-10-08T18:14:00Z"/>
                <w:rFonts w:ascii="Times New Roman" w:eastAsia="Times New Roman" w:hAnsi="Times New Roman"/>
                <w:sz w:val="24"/>
                <w:szCs w:val="24"/>
                <w:lang w:eastAsia="vi-VN"/>
              </w:rPr>
            </w:pPr>
            <w:del w:id="25240" w:author="Phuong Truong Thi" w:date="2024-10-08T18:14:00Z">
              <w:r w:rsidRPr="00A35FC0" w:rsidDel="007E0F89">
                <w:rPr>
                  <w:rFonts w:ascii="Times New Roman" w:eastAsia="Times New Roman" w:hAnsi="Times New Roman"/>
                  <w:sz w:val="24"/>
                  <w:szCs w:val="24"/>
                  <w:lang w:eastAsia="vi-VN"/>
                </w:rPr>
                <w:delText>Y</w:delText>
              </w:r>
            </w:del>
          </w:p>
        </w:tc>
      </w:tr>
    </w:tbl>
    <w:p w14:paraId="2BC6CAE4" w14:textId="77777777" w:rsidR="00DC2024" w:rsidDel="00DC2024" w:rsidRDefault="00DC2024" w:rsidP="00DC2024">
      <w:pPr>
        <w:rPr>
          <w:del w:id="25241" w:author="thu nga" w:date="2024-09-30T16:09:00Z"/>
          <w:rFonts w:ascii="Times New Roman" w:hAnsi="Times New Roman"/>
          <w:b/>
          <w:bCs/>
          <w:i/>
          <w:iCs/>
          <w:sz w:val="24"/>
          <w:szCs w:val="24"/>
          <w:lang w:val="vi-VN"/>
        </w:rPr>
      </w:pPr>
    </w:p>
    <w:p w14:paraId="770E0129" w14:textId="77777777" w:rsidR="00E57F75" w:rsidRPr="00FC1BDF" w:rsidRDefault="00E57F75" w:rsidP="00E57F75">
      <w:pPr>
        <w:rPr>
          <w:ins w:id="25242" w:author="Phuong Truong Thi" w:date="2024-10-17T19:25:00Z"/>
          <w:rFonts w:ascii="Times New Roman" w:hAnsi="Times New Roman"/>
          <w:sz w:val="24"/>
          <w:szCs w:val="24"/>
          <w:lang w:val="vi-VN"/>
        </w:rPr>
      </w:pPr>
      <w:ins w:id="25243" w:author="Phuong Truong Thi" w:date="2024-10-17T19:25:00Z">
        <w:r w:rsidRPr="00FC1BDF">
          <w:rPr>
            <w:rFonts w:ascii="Times New Roman" w:hAnsi="Times New Roman"/>
            <w:b/>
            <w:bCs/>
            <w:sz w:val="24"/>
            <w:szCs w:val="24"/>
            <w:lang w:val="vi-VN"/>
          </w:rPr>
          <w:t xml:space="preserve">Trong đó: </w:t>
        </w:r>
        <w:commentRangeStart w:id="25244"/>
        <w:r w:rsidRPr="00FC1BDF">
          <w:rPr>
            <w:rFonts w:ascii="Times New Roman" w:hAnsi="Times New Roman"/>
            <w:color w:val="000000"/>
            <w:sz w:val="24"/>
            <w:szCs w:val="24"/>
            <w:lang w:val="vi-VN"/>
          </w:rPr>
          <w:t>AUM (Tổng tài sản của khách hàng) tại ngày T-1</w:t>
        </w:r>
        <w:commentRangeEnd w:id="25244"/>
        <w:r w:rsidRPr="00FC1BDF">
          <w:rPr>
            <w:rStyle w:val="CommentReference"/>
            <w:rFonts w:ascii="Times New Roman" w:hAnsi="Times New Roman"/>
            <w:sz w:val="24"/>
            <w:szCs w:val="24"/>
            <w:lang w:val="x-none" w:eastAsia="x-none"/>
          </w:rPr>
          <w:commentReference w:id="25244"/>
        </w:r>
        <w:r w:rsidRPr="00FC1BDF">
          <w:rPr>
            <w:rFonts w:ascii="Times New Roman" w:hAnsi="Times New Roman"/>
            <w:b/>
            <w:bCs/>
            <w:sz w:val="24"/>
            <w:szCs w:val="24"/>
            <w:lang w:val="vi-VN"/>
          </w:rPr>
          <w:t xml:space="preserve"> </w:t>
        </w:r>
        <w:r w:rsidRPr="00FC1BDF">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ins>
    </w:p>
    <w:p w14:paraId="6F4F8325" w14:textId="77777777" w:rsidR="00E57F75" w:rsidRPr="00FC1BDF" w:rsidRDefault="00E57F75" w:rsidP="00E57F75">
      <w:pPr>
        <w:pStyle w:val="ListParagraph"/>
        <w:numPr>
          <w:ilvl w:val="0"/>
          <w:numId w:val="101"/>
        </w:numPr>
        <w:spacing w:line="300" w:lineRule="auto"/>
        <w:rPr>
          <w:ins w:id="25245" w:author="Phuong Truong Thi" w:date="2024-10-17T19:25:00Z"/>
          <w:szCs w:val="24"/>
          <w:lang w:val="vi-VN"/>
        </w:rPr>
      </w:pPr>
      <w:ins w:id="25246" w:author="Phuong Truong Thi" w:date="2024-10-17T19:25:00Z">
        <w:r w:rsidRPr="00FC1BDF">
          <w:rPr>
            <w:szCs w:val="24"/>
            <w:lang w:val="vi-VN"/>
          </w:rPr>
          <w:t>Số dư tiền gửi tiết kiệm trung bình tháng: Số dư tiền gửi tiết kiệm trung bình từ ngày đầu tháng đến ngày T-1 của Khách hàng</w:t>
        </w:r>
      </w:ins>
    </w:p>
    <w:p w14:paraId="58670904" w14:textId="77777777" w:rsidR="00E57F75" w:rsidRPr="00FC1BDF" w:rsidRDefault="00E57F75" w:rsidP="00E57F75">
      <w:pPr>
        <w:pStyle w:val="ListParagraph"/>
        <w:numPr>
          <w:ilvl w:val="0"/>
          <w:numId w:val="101"/>
        </w:numPr>
        <w:spacing w:line="300" w:lineRule="auto"/>
        <w:rPr>
          <w:ins w:id="25247" w:author="Phuong Truong Thi" w:date="2024-10-17T19:25:00Z"/>
          <w:szCs w:val="24"/>
          <w:lang w:val="vi-VN"/>
        </w:rPr>
      </w:pPr>
      <w:ins w:id="25248" w:author="Phuong Truong Thi" w:date="2024-10-17T19:25:00Z">
        <w:r w:rsidRPr="00FC1BDF">
          <w:rPr>
            <w:szCs w:val="24"/>
            <w:lang w:val="vi-VN"/>
          </w:rPr>
          <w:t>Số dư tài khoản thanh toán trung bình tháng: Số dư tài khoản thanh toán trung bình từ ngày đầu tháng đến ngày T-1 của Khách hàng</w:t>
        </w:r>
      </w:ins>
    </w:p>
    <w:p w14:paraId="03D1D1EC" w14:textId="77777777" w:rsidR="00E57F75" w:rsidRPr="00FC1BDF" w:rsidRDefault="00E57F75" w:rsidP="00E57F75">
      <w:pPr>
        <w:pStyle w:val="ListParagraph"/>
        <w:numPr>
          <w:ilvl w:val="0"/>
          <w:numId w:val="101"/>
        </w:numPr>
        <w:spacing w:line="300" w:lineRule="auto"/>
        <w:rPr>
          <w:ins w:id="25249" w:author="Phuong Truong Thi" w:date="2024-10-17T19:25:00Z"/>
          <w:szCs w:val="24"/>
          <w:lang w:val="vi-VN"/>
        </w:rPr>
      </w:pPr>
      <w:ins w:id="25250" w:author="Phuong Truong Thi" w:date="2024-10-17T19:25:00Z">
        <w:r w:rsidRPr="00FC1BDF">
          <w:rPr>
            <w:szCs w:val="24"/>
            <w:lang w:val="vi-VN"/>
          </w:rPr>
          <w:t>Giá trị hợp đồng trái phiếu: Tổng số dư trái phiếu tại ngày T-1 của Khách hàng</w:t>
        </w:r>
      </w:ins>
    </w:p>
    <w:p w14:paraId="236EFAB1" w14:textId="77777777" w:rsidR="00E57F75" w:rsidRPr="00FC1BDF" w:rsidRDefault="00E57F75" w:rsidP="00E57F75">
      <w:pPr>
        <w:pStyle w:val="ListParagraph"/>
        <w:numPr>
          <w:ilvl w:val="0"/>
          <w:numId w:val="101"/>
        </w:numPr>
        <w:spacing w:line="300" w:lineRule="auto"/>
        <w:rPr>
          <w:ins w:id="25251" w:author="Phuong Truong Thi" w:date="2024-10-17T19:25:00Z"/>
          <w:szCs w:val="24"/>
          <w:lang w:val="vi-VN"/>
        </w:rPr>
      </w:pPr>
      <w:ins w:id="25252" w:author="Phuong Truong Thi" w:date="2024-10-17T19:25:00Z">
        <w:r w:rsidRPr="00FC1BDF">
          <w:rPr>
            <w:szCs w:val="24"/>
            <w:lang w:val="vi-VN"/>
          </w:rPr>
          <w:t>Giá trị hợp đồng chứng chỉ quỹ: Tổng số dư tại ngày T-1 của Khách hàng</w:t>
        </w:r>
      </w:ins>
    </w:p>
    <w:p w14:paraId="6B8CF213" w14:textId="13C8439F" w:rsidR="00DC2024" w:rsidDel="005B45EC" w:rsidRDefault="00DC2024">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1142" w:hanging="432"/>
        <w:outlineLvl w:val="9"/>
        <w:rPr>
          <w:del w:id="25253" w:author="Phuong Truong Thi" w:date="2024-10-17T19:25:00Z"/>
          <w:i/>
          <w:iCs/>
        </w:rPr>
      </w:pPr>
      <w:ins w:id="25254" w:author="thu nga" w:date="2024-09-30T15:55:00Z">
        <w:del w:id="25255" w:author="Phuong Truong Thi" w:date="2024-10-17T19:25:00Z">
          <w:r w:rsidRPr="00383D7A" w:rsidDel="00E57F75">
            <w:rPr>
              <w:i/>
              <w:iCs/>
              <w:lang w:val="vi-VN"/>
            </w:rPr>
            <w:delText xml:space="preserve">Trong đó: </w:delText>
          </w:r>
          <w:commentRangeStart w:id="25256"/>
          <w:r w:rsidRPr="00383D7A" w:rsidDel="00E57F75">
            <w:rPr>
              <w:color w:val="000000"/>
              <w:lang w:val="vi-VN"/>
            </w:rPr>
            <w:delText>AUM (Tổng tài sản của khách hàng) tại ngày T-1</w:delText>
          </w:r>
          <w:commentRangeEnd w:id="25256"/>
          <w:r w:rsidRPr="00383D7A" w:rsidDel="00E57F75">
            <w:rPr>
              <w:rStyle w:val="CommentReference"/>
              <w:sz w:val="24"/>
              <w:szCs w:val="24"/>
              <w:lang w:val="x-none"/>
            </w:rPr>
            <w:commentReference w:id="25256"/>
          </w:r>
          <w:r w:rsidRPr="00383D7A" w:rsidDel="00E57F75">
            <w:rPr>
              <w:i/>
              <w:iCs/>
              <w:lang w:val="vi-VN"/>
            </w:rPr>
            <w:delText xml:space="preserve"> = Số dư tiền gửi tiết kiệm trung bình tháng + Số dư tài khoản thanh toán trung bình tháng + Giá trị hợp đồng trái phiếu + Giá trị hợp đồng chứng chỉ quỹ </w:delText>
          </w:r>
        </w:del>
        <w:del w:id="25257" w:author="Phuong Truong Thi" w:date="2024-10-17T19:09:00Z">
          <w:r w:rsidRPr="00383D7A" w:rsidDel="00C86300">
            <w:rPr>
              <w:i/>
              <w:iCs/>
              <w:lang w:val="vi-VN"/>
            </w:rPr>
            <w:delText>+ Gác sản phẩm đầu tư khác của khách hàng (Banca, FX)</w:delText>
          </w:r>
        </w:del>
      </w:ins>
    </w:p>
    <w:p w14:paraId="7A148635" w14:textId="77777777" w:rsidR="005B45EC" w:rsidRDefault="005B45EC" w:rsidP="000B6994">
      <w:pPr>
        <w:ind w:left="1142" w:hanging="432"/>
        <w:rPr>
          <w:ins w:id="25258" w:author="Phuong Truong Thi" w:date="2024-11-25T19:00:00Z"/>
          <w:rFonts w:ascii="Times New Roman" w:eastAsia="Times New Roman" w:hAnsi="Times New Roman"/>
          <w:b/>
          <w:bCs/>
          <w:i/>
          <w:iCs/>
          <w:sz w:val="24"/>
          <w:szCs w:val="24"/>
          <w:lang w:eastAsia="x-none"/>
        </w:rPr>
      </w:pPr>
    </w:p>
    <w:p w14:paraId="2367BE0E" w14:textId="77777777" w:rsidR="005B45EC" w:rsidRDefault="005B45EC" w:rsidP="000B6994">
      <w:pPr>
        <w:ind w:left="1142" w:hanging="432"/>
        <w:rPr>
          <w:ins w:id="25259" w:author="Phuong Truong Thi" w:date="2024-11-25T19:00:00Z"/>
          <w:rFonts w:ascii="Times New Roman" w:eastAsia="Times New Roman" w:hAnsi="Times New Roman"/>
          <w:b/>
          <w:bCs/>
          <w:i/>
          <w:iCs/>
          <w:sz w:val="24"/>
          <w:szCs w:val="24"/>
          <w:lang w:eastAsia="x-none"/>
        </w:rPr>
      </w:pPr>
    </w:p>
    <w:p w14:paraId="1F71BC66" w14:textId="77777777" w:rsidR="005B45EC" w:rsidRDefault="005B45EC" w:rsidP="000B6994">
      <w:pPr>
        <w:ind w:left="1142" w:hanging="432"/>
        <w:rPr>
          <w:ins w:id="25260" w:author="Phuong Truong Thi" w:date="2024-11-25T19:00:00Z"/>
          <w:rFonts w:ascii="Times New Roman" w:eastAsia="Times New Roman" w:hAnsi="Times New Roman"/>
          <w:b/>
          <w:bCs/>
          <w:i/>
          <w:iCs/>
          <w:sz w:val="24"/>
          <w:szCs w:val="24"/>
          <w:lang w:eastAsia="x-none"/>
        </w:rPr>
      </w:pPr>
    </w:p>
    <w:p w14:paraId="2AC706C5" w14:textId="77777777" w:rsidR="005B45EC" w:rsidRDefault="005B45EC" w:rsidP="000B6994">
      <w:pPr>
        <w:ind w:left="1142" w:hanging="432"/>
        <w:rPr>
          <w:ins w:id="25261" w:author="Phuong Truong Thi" w:date="2024-11-25T19:00:00Z"/>
          <w:rFonts w:ascii="Times New Roman" w:eastAsia="Times New Roman" w:hAnsi="Times New Roman"/>
          <w:b/>
          <w:bCs/>
          <w:i/>
          <w:iCs/>
          <w:sz w:val="24"/>
          <w:szCs w:val="24"/>
          <w:lang w:eastAsia="x-none"/>
        </w:rPr>
      </w:pPr>
    </w:p>
    <w:p w14:paraId="402781D2" w14:textId="77777777" w:rsidR="005B45EC" w:rsidRDefault="005B45EC" w:rsidP="000B6994">
      <w:pPr>
        <w:ind w:left="1142" w:hanging="432"/>
        <w:rPr>
          <w:ins w:id="25262" w:author="Phuong Truong Thi" w:date="2024-11-25T19:00:00Z"/>
          <w:rFonts w:ascii="Times New Roman" w:eastAsia="Times New Roman" w:hAnsi="Times New Roman"/>
          <w:b/>
          <w:bCs/>
          <w:i/>
          <w:iCs/>
          <w:sz w:val="24"/>
          <w:szCs w:val="24"/>
          <w:lang w:eastAsia="x-none"/>
        </w:rPr>
      </w:pPr>
    </w:p>
    <w:p w14:paraId="7BD7B36D" w14:textId="77777777" w:rsidR="005B45EC" w:rsidRDefault="005B45EC" w:rsidP="000B6994">
      <w:pPr>
        <w:ind w:left="1142" w:hanging="432"/>
        <w:rPr>
          <w:ins w:id="25263" w:author="Phuong Truong Thi" w:date="2024-11-25T19:00:00Z"/>
          <w:rFonts w:ascii="Times New Roman" w:eastAsia="Times New Roman" w:hAnsi="Times New Roman"/>
          <w:b/>
          <w:bCs/>
          <w:i/>
          <w:iCs/>
          <w:sz w:val="24"/>
          <w:szCs w:val="24"/>
          <w:lang w:eastAsia="x-none"/>
        </w:rPr>
      </w:pPr>
    </w:p>
    <w:p w14:paraId="27560E61" w14:textId="77777777" w:rsidR="005B45EC" w:rsidRDefault="005B45EC" w:rsidP="000B6994">
      <w:pPr>
        <w:ind w:left="1142" w:hanging="432"/>
        <w:rPr>
          <w:ins w:id="25264" w:author="Phuong Truong Thi" w:date="2024-11-25T19:00:00Z"/>
          <w:rFonts w:ascii="Times New Roman" w:eastAsia="Times New Roman" w:hAnsi="Times New Roman"/>
          <w:b/>
          <w:bCs/>
          <w:i/>
          <w:iCs/>
          <w:sz w:val="24"/>
          <w:szCs w:val="24"/>
          <w:lang w:eastAsia="x-none"/>
        </w:rPr>
      </w:pPr>
    </w:p>
    <w:p w14:paraId="069095FF" w14:textId="77777777" w:rsidR="005B45EC" w:rsidRDefault="005B45EC" w:rsidP="000B6994">
      <w:pPr>
        <w:ind w:left="1142" w:hanging="432"/>
        <w:rPr>
          <w:ins w:id="25265" w:author="Phuong Truong Thi" w:date="2024-11-25T19:00:00Z"/>
          <w:rFonts w:ascii="Times New Roman" w:eastAsia="Times New Roman" w:hAnsi="Times New Roman"/>
          <w:b/>
          <w:bCs/>
          <w:i/>
          <w:iCs/>
          <w:sz w:val="24"/>
          <w:szCs w:val="24"/>
          <w:lang w:eastAsia="x-none"/>
        </w:rPr>
      </w:pPr>
    </w:p>
    <w:p w14:paraId="79F1A06C" w14:textId="77777777" w:rsidR="005B45EC" w:rsidRDefault="005B45EC" w:rsidP="000B6994">
      <w:pPr>
        <w:ind w:left="1142" w:hanging="432"/>
        <w:rPr>
          <w:ins w:id="25266" w:author="Phuong Truong Thi" w:date="2024-11-25T19:00:00Z"/>
          <w:rFonts w:ascii="Times New Roman" w:eastAsia="Times New Roman" w:hAnsi="Times New Roman"/>
          <w:b/>
          <w:bCs/>
          <w:i/>
          <w:iCs/>
          <w:sz w:val="24"/>
          <w:szCs w:val="24"/>
          <w:lang w:eastAsia="x-none"/>
        </w:rPr>
      </w:pPr>
    </w:p>
    <w:p w14:paraId="2CCD8EA5" w14:textId="77777777" w:rsidR="005B45EC" w:rsidRPr="00383D7A" w:rsidRDefault="005B45EC" w:rsidP="000B6994">
      <w:pPr>
        <w:ind w:left="1142" w:hanging="432"/>
        <w:rPr>
          <w:ins w:id="25267" w:author="Phuong Truong Thi" w:date="2024-11-25T19:00:00Z"/>
          <w:rFonts w:ascii="Times New Roman" w:hAnsi="Times New Roman"/>
          <w:i/>
          <w:iCs/>
          <w:sz w:val="24"/>
          <w:szCs w:val="24"/>
          <w:lang w:val="vi-VN"/>
        </w:rPr>
      </w:pPr>
    </w:p>
    <w:p w14:paraId="192FBFE3" w14:textId="235D06C5" w:rsidR="00DC2024" w:rsidRPr="00421C65" w:rsidDel="00E57F75" w:rsidRDefault="00DC2024" w:rsidP="000B6994">
      <w:pPr>
        <w:pStyle w:val="ListParagraph"/>
        <w:numPr>
          <w:ilvl w:val="0"/>
          <w:numId w:val="101"/>
        </w:numPr>
        <w:spacing w:line="300" w:lineRule="auto"/>
        <w:ind w:left="1142" w:hanging="432"/>
        <w:rPr>
          <w:ins w:id="25268" w:author="thu nga" w:date="2024-09-30T15:55:00Z"/>
          <w:del w:id="25269" w:author="Phuong Truong Thi" w:date="2024-10-17T19:25:00Z"/>
          <w:szCs w:val="24"/>
          <w:lang w:val="vi-VN"/>
        </w:rPr>
      </w:pPr>
      <w:ins w:id="25270" w:author="thu nga" w:date="2024-09-30T15:55:00Z">
        <w:del w:id="25271" w:author="Phuong Truong Thi" w:date="2024-10-17T19:25:00Z">
          <w:r w:rsidRPr="00421C65" w:rsidDel="00E57F75">
            <w:rPr>
              <w:szCs w:val="24"/>
              <w:lang w:val="vi-VN"/>
            </w:rPr>
            <w:delText>Số dư tiền gửi tiết kiệm trung bình tháng: Số dư tiền gửi tiết kiệm trung bình từ ngày đầu tháng đến ngày T-1 của Khách hàng</w:delText>
          </w:r>
        </w:del>
      </w:ins>
    </w:p>
    <w:p w14:paraId="57E11A0A" w14:textId="3A9AB7C0" w:rsidR="00DC2024" w:rsidRPr="00421C65" w:rsidDel="00E57F75" w:rsidRDefault="00DC2024" w:rsidP="000B6994">
      <w:pPr>
        <w:pStyle w:val="ListParagraph"/>
        <w:numPr>
          <w:ilvl w:val="0"/>
          <w:numId w:val="101"/>
        </w:numPr>
        <w:spacing w:line="300" w:lineRule="auto"/>
        <w:ind w:left="1142" w:hanging="432"/>
        <w:rPr>
          <w:ins w:id="25272" w:author="thu nga" w:date="2024-09-30T15:55:00Z"/>
          <w:del w:id="25273" w:author="Phuong Truong Thi" w:date="2024-10-17T19:25:00Z"/>
          <w:szCs w:val="24"/>
          <w:lang w:val="vi-VN"/>
        </w:rPr>
      </w:pPr>
      <w:ins w:id="25274" w:author="thu nga" w:date="2024-09-30T15:55:00Z">
        <w:del w:id="25275" w:author="Phuong Truong Thi" w:date="2024-10-17T19:25:00Z">
          <w:r w:rsidRPr="00421C65" w:rsidDel="00E57F75">
            <w:rPr>
              <w:szCs w:val="24"/>
              <w:lang w:val="vi-VN"/>
            </w:rPr>
            <w:delText>Số dư tài khoản thanh toán trung bình tháng: Số dư tài khoản thanh toán trung bình từ ngày đầu tháng đến ngày T-1 của Khách hàng</w:delText>
          </w:r>
        </w:del>
      </w:ins>
    </w:p>
    <w:p w14:paraId="71B0E2C6" w14:textId="0E95A325" w:rsidR="00DC2024" w:rsidRPr="00421C65" w:rsidDel="00E57F75" w:rsidRDefault="00DC2024" w:rsidP="000B6994">
      <w:pPr>
        <w:pStyle w:val="ListParagraph"/>
        <w:numPr>
          <w:ilvl w:val="0"/>
          <w:numId w:val="101"/>
        </w:numPr>
        <w:spacing w:line="300" w:lineRule="auto"/>
        <w:ind w:left="1142" w:hanging="432"/>
        <w:rPr>
          <w:ins w:id="25276" w:author="thu nga" w:date="2024-09-30T15:55:00Z"/>
          <w:del w:id="25277" w:author="Phuong Truong Thi" w:date="2024-10-17T19:25:00Z"/>
          <w:szCs w:val="24"/>
          <w:lang w:val="vi-VN"/>
        </w:rPr>
      </w:pPr>
      <w:ins w:id="25278" w:author="thu nga" w:date="2024-09-30T15:55:00Z">
        <w:del w:id="25279" w:author="Phuong Truong Thi" w:date="2024-10-17T19:25:00Z">
          <w:r w:rsidRPr="00421C65" w:rsidDel="00E57F75">
            <w:rPr>
              <w:szCs w:val="24"/>
              <w:lang w:val="vi-VN"/>
            </w:rPr>
            <w:delText>Giá trị hợp đồng trái phiếu: Tổng số dư trái phiếu tại ngày T-1 của Khách hàng</w:delText>
          </w:r>
        </w:del>
      </w:ins>
    </w:p>
    <w:p w14:paraId="29F8AA69" w14:textId="6A270C41" w:rsidR="00DC2024" w:rsidRPr="00421C65" w:rsidDel="00E57F75" w:rsidRDefault="00DC2024" w:rsidP="000B6994">
      <w:pPr>
        <w:pStyle w:val="ListParagraph"/>
        <w:numPr>
          <w:ilvl w:val="0"/>
          <w:numId w:val="101"/>
        </w:numPr>
        <w:spacing w:line="300" w:lineRule="auto"/>
        <w:ind w:left="1142" w:hanging="432"/>
        <w:rPr>
          <w:ins w:id="25280" w:author="thu nga" w:date="2024-09-30T15:55:00Z"/>
          <w:del w:id="25281" w:author="Phuong Truong Thi" w:date="2024-10-17T19:25:00Z"/>
          <w:szCs w:val="24"/>
          <w:lang w:val="vi-VN"/>
        </w:rPr>
      </w:pPr>
      <w:ins w:id="25282" w:author="thu nga" w:date="2024-09-30T15:55:00Z">
        <w:del w:id="25283" w:author="Phuong Truong Thi" w:date="2024-10-17T19:25:00Z">
          <w:r w:rsidRPr="00421C65" w:rsidDel="00E57F75">
            <w:rPr>
              <w:szCs w:val="24"/>
              <w:lang w:val="vi-VN"/>
            </w:rPr>
            <w:delText>Giá trị hợp đồng chứng chỉ quỹ: Tổng số dư tại ngày T-1 của Khách hàng</w:delText>
          </w:r>
        </w:del>
      </w:ins>
    </w:p>
    <w:p w14:paraId="43AE47F3" w14:textId="5CE9BCAA" w:rsidR="00DC2024" w:rsidRPr="00421C65" w:rsidDel="00C86300" w:rsidRDefault="00DC2024" w:rsidP="000B6994">
      <w:pPr>
        <w:pStyle w:val="ListParagraph"/>
        <w:numPr>
          <w:ilvl w:val="0"/>
          <w:numId w:val="101"/>
        </w:numPr>
        <w:spacing w:line="300" w:lineRule="auto"/>
        <w:ind w:left="1142" w:hanging="432"/>
        <w:rPr>
          <w:ins w:id="25284" w:author="thu nga" w:date="2024-09-30T15:55:00Z"/>
          <w:del w:id="25285" w:author="Phuong Truong Thi" w:date="2024-10-17T19:09:00Z"/>
          <w:szCs w:val="24"/>
          <w:lang w:val="vi-VN"/>
        </w:rPr>
      </w:pPr>
      <w:ins w:id="25286" w:author="thu nga" w:date="2024-09-30T15:55:00Z">
        <w:del w:id="25287" w:author="Phuong Truong Thi" w:date="2024-10-17T19:09:00Z">
          <w:r w:rsidRPr="00421C65" w:rsidDel="00C86300">
            <w:rPr>
              <w:szCs w:val="24"/>
              <w:lang w:val="vi-VN"/>
            </w:rPr>
            <w:delText>Các sản phẩm đầu tư khác của khách hàng</w:delText>
          </w:r>
        </w:del>
      </w:ins>
    </w:p>
    <w:p w14:paraId="100B0BE6" w14:textId="199AFA5B" w:rsidR="00DC2024" w:rsidDel="00C86300" w:rsidRDefault="00DC2024" w:rsidP="000B6994">
      <w:pPr>
        <w:pStyle w:val="ListParagraph"/>
        <w:ind w:left="1142" w:hanging="432"/>
        <w:rPr>
          <w:ins w:id="25288" w:author="thu nga" w:date="2024-09-30T15:55:00Z"/>
          <w:del w:id="25289" w:author="Phuong Truong Thi" w:date="2024-10-17T19:09:00Z"/>
          <w:lang w:val="vi-VN"/>
        </w:rPr>
      </w:pPr>
      <w:ins w:id="25290" w:author="thu nga" w:date="2024-09-30T15:55:00Z">
        <w:del w:id="25291" w:author="Phuong Truong Thi" w:date="2024-10-17T19:09:00Z">
          <w:r w:rsidRPr="00421C65" w:rsidDel="00C86300">
            <w:rPr>
              <w:lang w:val="vi-VN"/>
            </w:rPr>
            <w:delText xml:space="preserve">Bảo hiểm: Tổng số dư đầu tư của các </w:delText>
          </w:r>
          <w:commentRangeStart w:id="25292"/>
          <w:r w:rsidRPr="00421C65" w:rsidDel="00C86300">
            <w:rPr>
              <w:lang w:val="vi-VN"/>
            </w:rPr>
            <w:delText xml:space="preserve">mã sản phẩm phụ </w:delText>
          </w:r>
          <w:commentRangeEnd w:id="25292"/>
          <w:r w:rsidDel="00C86300">
            <w:rPr>
              <w:rStyle w:val="CommentReference"/>
              <w:rFonts w:ascii="Arial" w:hAnsi="Arial"/>
              <w:lang w:val="x-none" w:eastAsia="x-none"/>
            </w:rPr>
            <w:commentReference w:id="25292"/>
          </w:r>
          <w:r w:rsidRPr="00421C65" w:rsidDel="00C86300">
            <w:rPr>
              <w:lang w:val="vi-VN"/>
            </w:rPr>
            <w:delText>là đầu tư</w:delText>
          </w:r>
        </w:del>
      </w:ins>
    </w:p>
    <w:p w14:paraId="12D42922" w14:textId="7F85DA06" w:rsidR="00DC2024" w:rsidRPr="005266A5" w:rsidDel="00C86300" w:rsidRDefault="00DC2024" w:rsidP="000B6994">
      <w:pPr>
        <w:pStyle w:val="ListParagraph"/>
        <w:ind w:left="1142" w:hanging="432"/>
        <w:rPr>
          <w:ins w:id="25293" w:author="thu nga" w:date="2024-09-30T15:55:00Z"/>
          <w:del w:id="25294" w:author="Phuong Truong Thi" w:date="2024-10-17T19:09:00Z"/>
          <w:lang w:val="vi-VN"/>
        </w:rPr>
      </w:pPr>
      <w:commentRangeStart w:id="25295"/>
      <w:ins w:id="25296" w:author="thu nga" w:date="2024-09-30T15:55:00Z">
        <w:del w:id="25297" w:author="Phuong Truong Thi" w:date="2024-10-17T19:09:00Z">
          <w:r w:rsidRPr="004C7F2E" w:rsidDel="00C86300">
            <w:rPr>
              <w:szCs w:val="24"/>
              <w:lang w:val="vi-VN"/>
            </w:rPr>
            <w:delText xml:space="preserve">FX: </w:delText>
          </w:r>
          <w:r w:rsidRPr="00421C65" w:rsidDel="00C86300">
            <w:rPr>
              <w:szCs w:val="24"/>
              <w:lang w:val="vi-VN"/>
            </w:rPr>
            <w:delText>có tính sản phẩm FX vào tổng tài sản khách hàng không, nếu có thì lấy từ BIC tool</w:delText>
          </w:r>
          <w:r w:rsidRPr="004C7F2E" w:rsidDel="00C86300">
            <w:rPr>
              <w:szCs w:val="24"/>
              <w:lang w:val="vi-VN"/>
            </w:rPr>
            <w:delText xml:space="preserve"> hay không</w:delText>
          </w:r>
          <w:commentRangeEnd w:id="25295"/>
          <w:r w:rsidRPr="00421C65" w:rsidDel="00C86300">
            <w:rPr>
              <w:szCs w:val="24"/>
              <w:lang w:val="vi-VN"/>
            </w:rPr>
            <w:commentReference w:id="25295"/>
          </w:r>
          <w:r w:rsidDel="00C86300">
            <w:rPr>
              <w:szCs w:val="24"/>
              <w:lang w:val="vi-VN"/>
            </w:rPr>
            <w:delText>?</w:delText>
          </w:r>
        </w:del>
      </w:ins>
    </w:p>
    <w:p w14:paraId="2D1A1DA1" w14:textId="204ED362" w:rsidR="00DC2024" w:rsidRPr="00C86300" w:rsidDel="00C86300" w:rsidRDefault="00DC2024">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1142" w:hanging="432"/>
        <w:outlineLvl w:val="9"/>
        <w:rPr>
          <w:del w:id="25298" w:author="Phuong Truong Thi" w:date="2024-10-17T19:16:00Z"/>
          <w:b w:val="0"/>
          <w:bCs w:val="0"/>
          <w:rPrChange w:id="25299" w:author="Phuong Truong Thi" w:date="2024-10-17T19:16:00Z">
            <w:rPr>
              <w:del w:id="25300" w:author="Phuong Truong Thi" w:date="2024-10-17T19:16:00Z"/>
              <w:b w:val="0"/>
              <w:bCs w:val="0"/>
              <w:lang w:val="vi-VN"/>
            </w:rPr>
          </w:rPrChange>
        </w:rPr>
        <w:pPrChange w:id="25301" w:author="Phuong Truong Thi" w:date="2024-10-17T19:16:00Z">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0" w:firstLine="0"/>
            <w:outlineLvl w:val="9"/>
          </w:pPr>
        </w:pPrChange>
      </w:pPr>
    </w:p>
    <w:p w14:paraId="394D42B1" w14:textId="0BFC1180" w:rsidR="002424E2" w:rsidDel="00C86300" w:rsidRDefault="00DC2024">
      <w:pPr>
        <w:pStyle w:val="Heading23"/>
        <w:numPr>
          <w:ilvl w:val="0"/>
          <w:numId w:val="103"/>
        </w:numPr>
        <w:pBdr>
          <w:top w:val="none" w:sz="0" w:space="0" w:color="auto"/>
          <w:left w:val="none" w:sz="0" w:space="0" w:color="auto"/>
          <w:bottom w:val="none" w:sz="0" w:space="0" w:color="auto"/>
          <w:right w:val="none" w:sz="0" w:space="0" w:color="auto"/>
        </w:pBdr>
        <w:shd w:val="clear" w:color="auto" w:fill="FFFFFF" w:themeFill="background1"/>
        <w:ind w:left="1142" w:hanging="432"/>
        <w:outlineLvl w:val="9"/>
        <w:rPr>
          <w:del w:id="25302" w:author="Phuong Truong Thi" w:date="2024-10-17T19:16:00Z"/>
          <w:b w:val="0"/>
          <w:bCs w:val="0"/>
          <w:i/>
          <w:iCs/>
        </w:rPr>
        <w:pPrChange w:id="25303" w:author="Phuong Truong Thi" w:date="2024-10-17T19:16:00Z">
          <w:pPr>
            <w:pStyle w:val="Heading23"/>
            <w:numPr>
              <w:ilvl w:val="0"/>
              <w:numId w:val="103"/>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del w:id="25304" w:author="Phuong Truong Thi" w:date="2024-10-17T19:16:00Z">
        <w:r w:rsidDel="00C86300">
          <w:rPr>
            <w:b w:val="0"/>
            <w:bCs w:val="0"/>
            <w:i/>
            <w:iCs/>
            <w:lang w:val="vi-VN"/>
          </w:rPr>
          <w:delText>M</w:delText>
        </w:r>
        <w:commentRangeStart w:id="25305"/>
        <w:commentRangeStart w:id="25306"/>
        <w:r w:rsidR="548C5BE2" w:rsidRPr="677A921B" w:rsidDel="00C86300">
          <w:rPr>
            <w:b w:val="0"/>
            <w:bCs w:val="0"/>
            <w:i/>
            <w:iCs/>
          </w:rPr>
          <w:delText>àn hình minh họa</w:delText>
        </w:r>
        <w:commentRangeEnd w:id="25305"/>
        <w:r w:rsidR="00333E60" w:rsidDel="00C86300">
          <w:rPr>
            <w:rStyle w:val="CommentReference"/>
          </w:rPr>
          <w:commentReference w:id="25305"/>
        </w:r>
        <w:commentRangeEnd w:id="25306"/>
        <w:r w:rsidR="006311B5" w:rsidDel="00C86300">
          <w:rPr>
            <w:rStyle w:val="CommentReference"/>
            <w:rFonts w:ascii="Arial" w:eastAsia="Calibri" w:hAnsi="Arial"/>
            <w:b w:val="0"/>
            <w:bCs w:val="0"/>
            <w:lang w:val="x-none"/>
          </w:rPr>
          <w:commentReference w:id="25306"/>
        </w:r>
      </w:del>
    </w:p>
    <w:p w14:paraId="4BF11747" w14:textId="1ED67932" w:rsidR="00D41F64" w:rsidRDefault="002424E2">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1142" w:hanging="432"/>
        <w:outlineLvl w:val="9"/>
        <w:rPr>
          <w:ins w:id="25307" w:author="Phuong Truong Thi" w:date="2024-10-07T15:28:00Z"/>
          <w:b w:val="0"/>
          <w:bCs w:val="0"/>
        </w:rPr>
        <w:pPrChange w:id="25308" w:author="Phuong Truong Thi" w:date="2024-10-17T19:16:00Z">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90" w:firstLine="0"/>
            <w:outlineLvl w:val="9"/>
          </w:pPr>
        </w:pPrChange>
      </w:pPr>
      <w:del w:id="25309" w:author="Phuong Truong Thi" w:date="2024-10-01T00:07:00Z">
        <w:r w:rsidDel="006311B5">
          <w:rPr>
            <w:b w:val="0"/>
            <w:bCs w:val="0"/>
            <w:noProof/>
            <w:lang w:eastAsia="en-US"/>
          </w:rPr>
          <w:drawing>
            <wp:inline distT="0" distB="0" distL="0" distR="0" wp14:anchorId="16807554" wp14:editId="45E68E23">
              <wp:extent cx="5684807" cy="3932996"/>
              <wp:effectExtent l="0" t="0" r="0" b="0"/>
              <wp:docPr id="159104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284" name="Picture 159104284"/>
                      <pic:cNvPicPr/>
                    </pic:nvPicPr>
                    <pic:blipFill>
                      <a:blip r:embed="rId28"/>
                      <a:stretch>
                        <a:fillRect/>
                      </a:stretch>
                    </pic:blipFill>
                    <pic:spPr>
                      <a:xfrm>
                        <a:off x="0" y="0"/>
                        <a:ext cx="5739577" cy="3970888"/>
                      </a:xfrm>
                      <a:prstGeom prst="rect">
                        <a:avLst/>
                      </a:prstGeom>
                    </pic:spPr>
                  </pic:pic>
                </a:graphicData>
              </a:graphic>
            </wp:inline>
          </w:drawing>
        </w:r>
      </w:del>
    </w:p>
    <w:p w14:paraId="576785CD" w14:textId="479C54F9" w:rsidR="00EC168C" w:rsidRPr="002424E2" w:rsidDel="00C86300" w:rsidRDefault="00EC168C">
      <w:pPr>
        <w:pStyle w:val="Heading41"/>
        <w:numPr>
          <w:ilvl w:val="2"/>
          <w:numId w:val="88"/>
        </w:numPr>
        <w:shd w:val="clear" w:color="auto" w:fill="auto"/>
        <w:outlineLvl w:val="2"/>
        <w:rPr>
          <w:del w:id="25310" w:author="Phuong Truong Thi" w:date="2024-10-17T19:16:00Z"/>
        </w:rPr>
        <w:pPrChange w:id="25311" w:author="Phuong Truong Thi" w:date="2024-10-08T18:23:00Z">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90" w:firstLine="0"/>
            <w:outlineLvl w:val="9"/>
          </w:pPr>
        </w:pPrChange>
      </w:pPr>
      <w:bookmarkStart w:id="25312" w:name="_Toc180598332"/>
      <w:bookmarkStart w:id="25313" w:name="_Toc180599096"/>
      <w:bookmarkStart w:id="25314" w:name="_Toc181872841"/>
      <w:bookmarkStart w:id="25315" w:name="_Toc183455360"/>
      <w:bookmarkStart w:id="25316" w:name="_Toc183456312"/>
      <w:bookmarkStart w:id="25317" w:name="_Toc184406646"/>
      <w:bookmarkStart w:id="25318" w:name="_Toc184407905"/>
      <w:bookmarkStart w:id="25319" w:name="_Toc184408853"/>
      <w:bookmarkStart w:id="25320" w:name="_Toc184409801"/>
      <w:bookmarkStart w:id="25321" w:name="_Toc184813587"/>
      <w:bookmarkEnd w:id="25312"/>
      <w:bookmarkEnd w:id="25313"/>
      <w:bookmarkEnd w:id="25314"/>
      <w:bookmarkEnd w:id="25315"/>
      <w:bookmarkEnd w:id="25316"/>
      <w:bookmarkEnd w:id="25317"/>
      <w:bookmarkEnd w:id="25318"/>
      <w:bookmarkEnd w:id="25319"/>
      <w:bookmarkEnd w:id="25320"/>
      <w:bookmarkEnd w:id="25321"/>
    </w:p>
    <w:tbl>
      <w:tblPr>
        <w:tblW w:w="10042" w:type="dxa"/>
        <w:tblInd w:w="-5" w:type="dxa"/>
        <w:tblLook w:val="04A0" w:firstRow="1" w:lastRow="0" w:firstColumn="1" w:lastColumn="0" w:noHBand="0" w:noVBand="1"/>
      </w:tblPr>
      <w:tblGrid>
        <w:gridCol w:w="10042"/>
      </w:tblGrid>
      <w:tr w:rsidR="00071873" w:rsidRPr="00AD0E1A" w:rsidDel="00C86300" w14:paraId="010C6A0B" w14:textId="02F0B029" w:rsidTr="00333E60">
        <w:trPr>
          <w:trHeight w:val="2227"/>
          <w:del w:id="25322" w:author="Phuong Truong Thi" w:date="2024-10-17T19:16:00Z"/>
        </w:trPr>
        <w:tc>
          <w:tcPr>
            <w:tcW w:w="10042" w:type="dxa"/>
            <w:shd w:val="clear" w:color="auto" w:fill="auto"/>
            <w:vAlign w:val="center"/>
          </w:tcPr>
          <w:p w14:paraId="7EE5450B" w14:textId="0AAE01BD" w:rsidR="00D41F64" w:rsidRPr="00810701" w:rsidDel="00E63B7D" w:rsidRDefault="00D41F64">
            <w:pPr>
              <w:pStyle w:val="Heading5"/>
              <w:numPr>
                <w:ilvl w:val="4"/>
                <w:numId w:val="66"/>
              </w:numPr>
              <w:ind w:left="1872"/>
              <w:rPr>
                <w:del w:id="25323" w:author="Phuong Truong Thi" w:date="2024-10-07T15:34:00Z"/>
              </w:rPr>
              <w:pPrChange w:id="25324" w:author="Phuong Truong Thi" w:date="2024-10-07T15:34:00Z">
                <w:pPr>
                  <w:pStyle w:val="Heading31"/>
                  <w:numPr>
                    <w:numId w:val="66"/>
                  </w:numPr>
                  <w:tabs>
                    <w:tab w:val="clear" w:pos="1080"/>
                  </w:tabs>
                  <w:ind w:left="720" w:hanging="720"/>
                </w:pPr>
              </w:pPrChange>
            </w:pPr>
            <w:del w:id="25325" w:author="Phuong Truong Thi" w:date="2024-10-07T15:34:00Z">
              <w:r w:rsidDel="00E63B7D">
                <w:delText>Màn hình chi tiết khách hàng C360</w:delText>
              </w:r>
              <w:bookmarkStart w:id="25326" w:name="_Toc179391229"/>
              <w:bookmarkStart w:id="25327" w:name="_Toc180598333"/>
              <w:bookmarkStart w:id="25328" w:name="_Toc180599097"/>
              <w:bookmarkStart w:id="25329" w:name="_Toc181872842"/>
              <w:bookmarkStart w:id="25330" w:name="_Toc183455361"/>
              <w:bookmarkStart w:id="25331" w:name="_Toc183456313"/>
              <w:bookmarkStart w:id="25332" w:name="_Toc184406647"/>
              <w:bookmarkStart w:id="25333" w:name="_Toc184407906"/>
              <w:bookmarkStart w:id="25334" w:name="_Toc184408854"/>
              <w:bookmarkStart w:id="25335" w:name="_Toc184409802"/>
              <w:bookmarkStart w:id="25336" w:name="_Toc184813588"/>
              <w:bookmarkEnd w:id="25326"/>
              <w:bookmarkEnd w:id="25327"/>
              <w:bookmarkEnd w:id="25328"/>
              <w:bookmarkEnd w:id="25329"/>
              <w:bookmarkEnd w:id="25330"/>
              <w:bookmarkEnd w:id="25331"/>
              <w:bookmarkEnd w:id="25332"/>
              <w:bookmarkEnd w:id="25333"/>
              <w:bookmarkEnd w:id="25334"/>
              <w:bookmarkEnd w:id="25335"/>
              <w:bookmarkEnd w:id="25336"/>
            </w:del>
          </w:p>
          <w:p w14:paraId="3C96C583" w14:textId="575C1311" w:rsidR="00D41F64" w:rsidRPr="00421E07" w:rsidDel="00C86300" w:rsidRDefault="00D41F64">
            <w:pPr>
              <w:pStyle w:val="Heading31"/>
              <w:numPr>
                <w:ilvl w:val="0"/>
                <w:numId w:val="72"/>
              </w:numPr>
              <w:tabs>
                <w:tab w:val="clear" w:pos="1080"/>
              </w:tabs>
              <w:rPr>
                <w:del w:id="25337" w:author="Phuong Truong Thi" w:date="2024-10-17T19:16:00Z"/>
                <w:sz w:val="24"/>
                <w:szCs w:val="24"/>
              </w:rPr>
            </w:pPr>
            <w:del w:id="25338" w:author="Phuong Truong Thi" w:date="2024-10-17T19:16:00Z">
              <w:r w:rsidDel="00C86300">
                <w:rPr>
                  <w:b w:val="0"/>
                  <w:bCs w:val="0"/>
                  <w:i/>
                  <w:iCs/>
                  <w:sz w:val="24"/>
                  <w:szCs w:val="24"/>
                </w:rPr>
                <w:delText>Mô tả chức năng</w:delText>
              </w:r>
              <w:bookmarkStart w:id="25339" w:name="_Toc180598334"/>
              <w:bookmarkStart w:id="25340" w:name="_Toc180599098"/>
              <w:bookmarkStart w:id="25341" w:name="_Toc181872843"/>
              <w:bookmarkStart w:id="25342" w:name="_Toc183455362"/>
              <w:bookmarkStart w:id="25343" w:name="_Toc183456314"/>
              <w:bookmarkStart w:id="25344" w:name="_Toc184406648"/>
              <w:bookmarkStart w:id="25345" w:name="_Toc184407907"/>
              <w:bookmarkStart w:id="25346" w:name="_Toc184408855"/>
              <w:bookmarkStart w:id="25347" w:name="_Toc184409803"/>
              <w:bookmarkStart w:id="25348" w:name="_Toc184813589"/>
              <w:bookmarkEnd w:id="25339"/>
              <w:bookmarkEnd w:id="25340"/>
              <w:bookmarkEnd w:id="25341"/>
              <w:bookmarkEnd w:id="25342"/>
              <w:bookmarkEnd w:id="25343"/>
              <w:bookmarkEnd w:id="25344"/>
              <w:bookmarkEnd w:id="25345"/>
              <w:bookmarkEnd w:id="25346"/>
              <w:bookmarkEnd w:id="25347"/>
              <w:bookmarkEnd w:id="25348"/>
            </w:del>
          </w:p>
          <w:p w14:paraId="4646211B" w14:textId="02545B08" w:rsidR="00421E07" w:rsidRPr="00810701" w:rsidDel="00C86300" w:rsidRDefault="00421E07">
            <w:pPr>
              <w:pStyle w:val="Heading31"/>
              <w:numPr>
                <w:ilvl w:val="0"/>
                <w:numId w:val="0"/>
              </w:numPr>
              <w:tabs>
                <w:tab w:val="clear" w:pos="1080"/>
              </w:tabs>
              <w:ind w:left="180"/>
              <w:rPr>
                <w:del w:id="25349" w:author="Phuong Truong Thi" w:date="2024-10-17T19:16:00Z"/>
                <w:sz w:val="24"/>
                <w:szCs w:val="24"/>
              </w:rPr>
            </w:pPr>
            <w:bookmarkStart w:id="25350" w:name="_Toc180598335"/>
            <w:bookmarkStart w:id="25351" w:name="_Toc180599099"/>
            <w:bookmarkStart w:id="25352" w:name="_Toc181872844"/>
            <w:bookmarkStart w:id="25353" w:name="_Toc183455363"/>
            <w:bookmarkStart w:id="25354" w:name="_Toc183456315"/>
            <w:bookmarkStart w:id="25355" w:name="_Toc184406649"/>
            <w:bookmarkStart w:id="25356" w:name="_Toc184407908"/>
            <w:bookmarkStart w:id="25357" w:name="_Toc184408856"/>
            <w:bookmarkStart w:id="25358" w:name="_Toc184409804"/>
            <w:bookmarkStart w:id="25359" w:name="_Toc184813590"/>
            <w:bookmarkEnd w:id="25350"/>
            <w:bookmarkEnd w:id="25351"/>
            <w:bookmarkEnd w:id="25352"/>
            <w:bookmarkEnd w:id="25353"/>
            <w:bookmarkEnd w:id="25354"/>
            <w:bookmarkEnd w:id="25355"/>
            <w:bookmarkEnd w:id="25356"/>
            <w:bookmarkEnd w:id="25357"/>
            <w:bookmarkEnd w:id="25358"/>
            <w:bookmarkEnd w:id="25359"/>
          </w:p>
          <w:tbl>
            <w:tblPr>
              <w:tblW w:w="45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7210"/>
            </w:tblGrid>
            <w:tr w:rsidR="00D41F64" w:rsidRPr="00075487" w:rsidDel="00C86300" w14:paraId="5206E955" w14:textId="45719F0F" w:rsidTr="00421E07">
              <w:trPr>
                <w:trHeight w:val="792"/>
                <w:del w:id="25360" w:author="Phuong Truong Thi" w:date="2024-10-17T19:16:00Z"/>
              </w:trPr>
              <w:tc>
                <w:tcPr>
                  <w:tcW w:w="1766" w:type="dxa"/>
                  <w:shd w:val="clear" w:color="auto" w:fill="auto"/>
                </w:tcPr>
                <w:p w14:paraId="7F2406E1" w14:textId="5A1B5768" w:rsidR="00D41F64" w:rsidRPr="00075487" w:rsidDel="00C86300" w:rsidRDefault="00D41F64">
                  <w:pPr>
                    <w:pStyle w:val="Bd-1BodyText1"/>
                    <w:keepLines/>
                    <w:spacing w:line="276" w:lineRule="auto"/>
                    <w:ind w:left="0"/>
                    <w:jc w:val="left"/>
                    <w:outlineLvl w:val="2"/>
                    <w:rPr>
                      <w:del w:id="25361" w:author="Phuong Truong Thi" w:date="2024-10-17T19:16:00Z"/>
                      <w:rFonts w:ascii="Times New Roman" w:hAnsi="Times New Roman"/>
                      <w:b/>
                      <w:bCs/>
                      <w:i/>
                      <w:sz w:val="24"/>
                      <w:szCs w:val="24"/>
                    </w:rPr>
                    <w:pPrChange w:id="25362" w:author="Phuong Truong Thi" w:date="2024-10-07T15:28:00Z">
                      <w:pPr>
                        <w:pStyle w:val="Bd-1BodyText1"/>
                        <w:keepLines/>
                        <w:spacing w:line="276" w:lineRule="auto"/>
                        <w:ind w:left="0"/>
                        <w:jc w:val="left"/>
                      </w:pPr>
                    </w:pPrChange>
                  </w:pPr>
                  <w:del w:id="25363" w:author="Phuong Truong Thi" w:date="2024-10-17T19:16:00Z">
                    <w:r w:rsidRPr="00075487" w:rsidDel="00C86300">
                      <w:rPr>
                        <w:rFonts w:ascii="Times New Roman" w:hAnsi="Times New Roman"/>
                        <w:b/>
                        <w:i/>
                        <w:sz w:val="24"/>
                        <w:szCs w:val="24"/>
                      </w:rPr>
                      <w:delText>Mô tả</w:delText>
                    </w:r>
                    <w:bookmarkStart w:id="25364" w:name="_Toc180598336"/>
                    <w:bookmarkStart w:id="25365" w:name="_Toc180599100"/>
                    <w:bookmarkStart w:id="25366" w:name="_Toc181872845"/>
                    <w:bookmarkStart w:id="25367" w:name="_Toc183455364"/>
                    <w:bookmarkStart w:id="25368" w:name="_Toc183456316"/>
                    <w:bookmarkStart w:id="25369" w:name="_Toc184406650"/>
                    <w:bookmarkStart w:id="25370" w:name="_Toc184407909"/>
                    <w:bookmarkStart w:id="25371" w:name="_Toc184408857"/>
                    <w:bookmarkStart w:id="25372" w:name="_Toc184409805"/>
                    <w:bookmarkStart w:id="25373" w:name="_Toc184813591"/>
                    <w:bookmarkEnd w:id="25364"/>
                    <w:bookmarkEnd w:id="25365"/>
                    <w:bookmarkEnd w:id="25366"/>
                    <w:bookmarkEnd w:id="25367"/>
                    <w:bookmarkEnd w:id="25368"/>
                    <w:bookmarkEnd w:id="25369"/>
                    <w:bookmarkEnd w:id="25370"/>
                    <w:bookmarkEnd w:id="25371"/>
                    <w:bookmarkEnd w:id="25372"/>
                    <w:bookmarkEnd w:id="25373"/>
                  </w:del>
                </w:p>
              </w:tc>
              <w:tc>
                <w:tcPr>
                  <w:tcW w:w="7210" w:type="dxa"/>
                  <w:shd w:val="clear" w:color="auto" w:fill="auto"/>
                </w:tcPr>
                <w:p w14:paraId="2428F334" w14:textId="678070BB" w:rsidR="00D41F64" w:rsidRPr="00075487" w:rsidDel="00C86300" w:rsidRDefault="00D41F64">
                  <w:pPr>
                    <w:pStyle w:val="Normal10"/>
                    <w:outlineLvl w:val="2"/>
                    <w:rPr>
                      <w:del w:id="25374" w:author="Phuong Truong Thi" w:date="2024-10-17T19:16:00Z"/>
                    </w:rPr>
                    <w:pPrChange w:id="25375" w:author="Phuong Truong Thi" w:date="2024-10-07T15:28:00Z">
                      <w:pPr>
                        <w:pStyle w:val="Normal10"/>
                      </w:pPr>
                    </w:pPrChange>
                  </w:pPr>
                  <w:del w:id="25376" w:author="Phuong Truong Thi" w:date="2024-10-17T19:16:00Z">
                    <w:r w:rsidRPr="00075487" w:rsidDel="00C86300">
                      <w:delText xml:space="preserve">Chức năng hỗ trợ NSD </w:delText>
                    </w:r>
                    <w:r w:rsidDel="00C86300">
                      <w:delText>nhìn thấy thông tin chi tiết của khách hàng. Chi tiết ở phần “Thông tin dữ liệu”</w:delText>
                    </w:r>
                    <w:bookmarkStart w:id="25377" w:name="_Toc180598337"/>
                    <w:bookmarkStart w:id="25378" w:name="_Toc180599101"/>
                    <w:bookmarkStart w:id="25379" w:name="_Toc181872846"/>
                    <w:bookmarkStart w:id="25380" w:name="_Toc183455365"/>
                    <w:bookmarkStart w:id="25381" w:name="_Toc183456317"/>
                    <w:bookmarkStart w:id="25382" w:name="_Toc184406651"/>
                    <w:bookmarkStart w:id="25383" w:name="_Toc184407910"/>
                    <w:bookmarkStart w:id="25384" w:name="_Toc184408858"/>
                    <w:bookmarkStart w:id="25385" w:name="_Toc184409806"/>
                    <w:bookmarkStart w:id="25386" w:name="_Toc184813592"/>
                    <w:bookmarkEnd w:id="25377"/>
                    <w:bookmarkEnd w:id="25378"/>
                    <w:bookmarkEnd w:id="25379"/>
                    <w:bookmarkEnd w:id="25380"/>
                    <w:bookmarkEnd w:id="25381"/>
                    <w:bookmarkEnd w:id="25382"/>
                    <w:bookmarkEnd w:id="25383"/>
                    <w:bookmarkEnd w:id="25384"/>
                    <w:bookmarkEnd w:id="25385"/>
                    <w:bookmarkEnd w:id="25386"/>
                  </w:del>
                </w:p>
              </w:tc>
              <w:bookmarkStart w:id="25387" w:name="_Toc180598338"/>
              <w:bookmarkStart w:id="25388" w:name="_Toc180599102"/>
              <w:bookmarkStart w:id="25389" w:name="_Toc181872847"/>
              <w:bookmarkStart w:id="25390" w:name="_Toc183455366"/>
              <w:bookmarkStart w:id="25391" w:name="_Toc183456318"/>
              <w:bookmarkStart w:id="25392" w:name="_Toc184406652"/>
              <w:bookmarkStart w:id="25393" w:name="_Toc184407911"/>
              <w:bookmarkStart w:id="25394" w:name="_Toc184408859"/>
              <w:bookmarkStart w:id="25395" w:name="_Toc184409807"/>
              <w:bookmarkStart w:id="25396" w:name="_Toc184813593"/>
              <w:bookmarkEnd w:id="25387"/>
              <w:bookmarkEnd w:id="25388"/>
              <w:bookmarkEnd w:id="25389"/>
              <w:bookmarkEnd w:id="25390"/>
              <w:bookmarkEnd w:id="25391"/>
              <w:bookmarkEnd w:id="25392"/>
              <w:bookmarkEnd w:id="25393"/>
              <w:bookmarkEnd w:id="25394"/>
              <w:bookmarkEnd w:id="25395"/>
              <w:bookmarkEnd w:id="25396"/>
            </w:tr>
            <w:tr w:rsidR="00D41F64" w:rsidRPr="00075487" w:rsidDel="00C86300" w14:paraId="699AF36D" w14:textId="4EA8C708" w:rsidTr="00421E07">
              <w:trPr>
                <w:trHeight w:val="765"/>
                <w:del w:id="25397" w:author="Phuong Truong Thi" w:date="2024-10-17T19:16:00Z"/>
              </w:trPr>
              <w:tc>
                <w:tcPr>
                  <w:tcW w:w="1766" w:type="dxa"/>
                  <w:shd w:val="clear" w:color="auto" w:fill="auto"/>
                </w:tcPr>
                <w:p w14:paraId="6E323ABE" w14:textId="35F9FF08" w:rsidR="00D41F64" w:rsidRPr="00075487" w:rsidDel="00C86300" w:rsidRDefault="00D41F64" w:rsidP="00D41F64">
                  <w:pPr>
                    <w:pStyle w:val="Bd-1BodyText1"/>
                    <w:keepLines/>
                    <w:spacing w:line="276" w:lineRule="auto"/>
                    <w:ind w:left="0"/>
                    <w:jc w:val="left"/>
                    <w:rPr>
                      <w:del w:id="25398" w:author="Phuong Truong Thi" w:date="2024-10-17T19:16:00Z"/>
                      <w:rFonts w:ascii="Times New Roman" w:hAnsi="Times New Roman"/>
                      <w:b/>
                      <w:bCs/>
                      <w:i/>
                      <w:sz w:val="24"/>
                      <w:szCs w:val="24"/>
                    </w:rPr>
                  </w:pPr>
                  <w:del w:id="25399" w:author="Phuong Truong Thi" w:date="2024-10-17T19:16:00Z">
                    <w:r w:rsidRPr="00075487" w:rsidDel="00C86300">
                      <w:rPr>
                        <w:rFonts w:ascii="Times New Roman" w:hAnsi="Times New Roman"/>
                        <w:b/>
                        <w:i/>
                        <w:sz w:val="24"/>
                        <w:szCs w:val="24"/>
                      </w:rPr>
                      <w:delText>Điều kiện đầu vào</w:delText>
                    </w:r>
                    <w:bookmarkStart w:id="25400" w:name="_Toc180598339"/>
                    <w:bookmarkStart w:id="25401" w:name="_Toc180599103"/>
                    <w:bookmarkStart w:id="25402" w:name="_Toc181872848"/>
                    <w:bookmarkStart w:id="25403" w:name="_Toc183455367"/>
                    <w:bookmarkStart w:id="25404" w:name="_Toc183456319"/>
                    <w:bookmarkStart w:id="25405" w:name="_Toc184406653"/>
                    <w:bookmarkStart w:id="25406" w:name="_Toc184407912"/>
                    <w:bookmarkStart w:id="25407" w:name="_Toc184408860"/>
                    <w:bookmarkStart w:id="25408" w:name="_Toc184409808"/>
                    <w:bookmarkStart w:id="25409" w:name="_Toc184813594"/>
                    <w:bookmarkEnd w:id="25400"/>
                    <w:bookmarkEnd w:id="25401"/>
                    <w:bookmarkEnd w:id="25402"/>
                    <w:bookmarkEnd w:id="25403"/>
                    <w:bookmarkEnd w:id="25404"/>
                    <w:bookmarkEnd w:id="25405"/>
                    <w:bookmarkEnd w:id="25406"/>
                    <w:bookmarkEnd w:id="25407"/>
                    <w:bookmarkEnd w:id="25408"/>
                    <w:bookmarkEnd w:id="25409"/>
                  </w:del>
                </w:p>
              </w:tc>
              <w:tc>
                <w:tcPr>
                  <w:tcW w:w="7210" w:type="dxa"/>
                  <w:shd w:val="clear" w:color="auto" w:fill="auto"/>
                </w:tcPr>
                <w:p w14:paraId="18047533" w14:textId="3B8785E8" w:rsidR="00D41F64" w:rsidDel="00C86300" w:rsidRDefault="00D41F64" w:rsidP="00D41F64">
                  <w:pPr>
                    <w:pStyle w:val="Normal10"/>
                    <w:keepNext/>
                    <w:keepLines/>
                    <w:rPr>
                      <w:del w:id="25410" w:author="Phuong Truong Thi" w:date="2024-10-17T19:16:00Z"/>
                      <w:szCs w:val="24"/>
                    </w:rPr>
                  </w:pPr>
                  <w:del w:id="25411" w:author="Phuong Truong Thi" w:date="2024-10-17T19:16:00Z">
                    <w:r w:rsidRPr="00075487" w:rsidDel="00C86300">
                      <w:rPr>
                        <w:szCs w:val="24"/>
                      </w:rPr>
                      <w:delText>NSD đăng nhập vào hệ thống</w:delText>
                    </w:r>
                    <w:bookmarkStart w:id="25412" w:name="_Toc180598340"/>
                    <w:bookmarkStart w:id="25413" w:name="_Toc180599104"/>
                    <w:bookmarkStart w:id="25414" w:name="_Toc181872849"/>
                    <w:bookmarkStart w:id="25415" w:name="_Toc183455368"/>
                    <w:bookmarkStart w:id="25416" w:name="_Toc183456320"/>
                    <w:bookmarkStart w:id="25417" w:name="_Toc184406654"/>
                    <w:bookmarkStart w:id="25418" w:name="_Toc184407913"/>
                    <w:bookmarkStart w:id="25419" w:name="_Toc184408861"/>
                    <w:bookmarkStart w:id="25420" w:name="_Toc184409809"/>
                    <w:bookmarkStart w:id="25421" w:name="_Toc184813595"/>
                    <w:bookmarkEnd w:id="25412"/>
                    <w:bookmarkEnd w:id="25413"/>
                    <w:bookmarkEnd w:id="25414"/>
                    <w:bookmarkEnd w:id="25415"/>
                    <w:bookmarkEnd w:id="25416"/>
                    <w:bookmarkEnd w:id="25417"/>
                    <w:bookmarkEnd w:id="25418"/>
                    <w:bookmarkEnd w:id="25419"/>
                    <w:bookmarkEnd w:id="25420"/>
                    <w:bookmarkEnd w:id="25421"/>
                  </w:del>
                </w:p>
                <w:p w14:paraId="7E10E7D6" w14:textId="71907A17" w:rsidR="00D41F64" w:rsidRPr="00075487" w:rsidDel="00C86300" w:rsidRDefault="00D41F64" w:rsidP="00D41F64">
                  <w:pPr>
                    <w:pStyle w:val="Normal10"/>
                    <w:keepNext/>
                    <w:keepLines/>
                    <w:rPr>
                      <w:del w:id="25422" w:author="Phuong Truong Thi" w:date="2024-10-17T19:16:00Z"/>
                      <w:szCs w:val="24"/>
                    </w:rPr>
                  </w:pPr>
                  <w:del w:id="25423" w:author="Phuong Truong Thi" w:date="2024-10-17T19:16:00Z">
                    <w:r w:rsidDel="00C86300">
                      <w:rPr>
                        <w:szCs w:val="24"/>
                      </w:rPr>
                      <w:delText xml:space="preserve">Từ màn hình listview “KH sinh nhật” click vào </w:delText>
                    </w:r>
                    <w:r w:rsidR="00E8609E" w:rsidDel="00C86300">
                      <w:rPr>
                        <w:szCs w:val="24"/>
                      </w:rPr>
                      <w:delText>Text link</w:delText>
                    </w:r>
                    <w:r w:rsidDel="00C86300">
                      <w:rPr>
                        <w:szCs w:val="24"/>
                      </w:rPr>
                      <w:delText xml:space="preserve"> “Tên khách hàng” trên danh sách.</w:delText>
                    </w:r>
                    <w:bookmarkStart w:id="25424" w:name="_Toc180598341"/>
                    <w:bookmarkStart w:id="25425" w:name="_Toc180599105"/>
                    <w:bookmarkStart w:id="25426" w:name="_Toc181872850"/>
                    <w:bookmarkStart w:id="25427" w:name="_Toc183455369"/>
                    <w:bookmarkStart w:id="25428" w:name="_Toc183456321"/>
                    <w:bookmarkStart w:id="25429" w:name="_Toc184406655"/>
                    <w:bookmarkStart w:id="25430" w:name="_Toc184407914"/>
                    <w:bookmarkStart w:id="25431" w:name="_Toc184408862"/>
                    <w:bookmarkStart w:id="25432" w:name="_Toc184409810"/>
                    <w:bookmarkStart w:id="25433" w:name="_Toc184813596"/>
                    <w:bookmarkEnd w:id="25424"/>
                    <w:bookmarkEnd w:id="25425"/>
                    <w:bookmarkEnd w:id="25426"/>
                    <w:bookmarkEnd w:id="25427"/>
                    <w:bookmarkEnd w:id="25428"/>
                    <w:bookmarkEnd w:id="25429"/>
                    <w:bookmarkEnd w:id="25430"/>
                    <w:bookmarkEnd w:id="25431"/>
                    <w:bookmarkEnd w:id="25432"/>
                    <w:bookmarkEnd w:id="25433"/>
                  </w:del>
                </w:p>
              </w:tc>
              <w:bookmarkStart w:id="25434" w:name="_Toc180598342"/>
              <w:bookmarkStart w:id="25435" w:name="_Toc180599106"/>
              <w:bookmarkStart w:id="25436" w:name="_Toc181872851"/>
              <w:bookmarkStart w:id="25437" w:name="_Toc183455370"/>
              <w:bookmarkStart w:id="25438" w:name="_Toc183456322"/>
              <w:bookmarkStart w:id="25439" w:name="_Toc184406656"/>
              <w:bookmarkStart w:id="25440" w:name="_Toc184407915"/>
              <w:bookmarkStart w:id="25441" w:name="_Toc184408863"/>
              <w:bookmarkStart w:id="25442" w:name="_Toc184409811"/>
              <w:bookmarkStart w:id="25443" w:name="_Toc184813597"/>
              <w:bookmarkEnd w:id="25434"/>
              <w:bookmarkEnd w:id="25435"/>
              <w:bookmarkEnd w:id="25436"/>
              <w:bookmarkEnd w:id="25437"/>
              <w:bookmarkEnd w:id="25438"/>
              <w:bookmarkEnd w:id="25439"/>
              <w:bookmarkEnd w:id="25440"/>
              <w:bookmarkEnd w:id="25441"/>
              <w:bookmarkEnd w:id="25442"/>
              <w:bookmarkEnd w:id="25443"/>
            </w:tr>
            <w:tr w:rsidR="00D41F64" w:rsidRPr="00075487" w:rsidDel="00C86300" w14:paraId="2C6B72BA" w14:textId="73B3B98A" w:rsidTr="00421E07">
              <w:trPr>
                <w:trHeight w:val="765"/>
                <w:del w:id="25444" w:author="Phuong Truong Thi" w:date="2024-10-17T19:16:00Z"/>
              </w:trPr>
              <w:tc>
                <w:tcPr>
                  <w:tcW w:w="1766" w:type="dxa"/>
                  <w:shd w:val="clear" w:color="auto" w:fill="auto"/>
                </w:tcPr>
                <w:p w14:paraId="78799202" w14:textId="5A391A8B" w:rsidR="00D41F64" w:rsidRPr="00075487" w:rsidDel="00C86300" w:rsidRDefault="00D41F64" w:rsidP="00D41F64">
                  <w:pPr>
                    <w:pStyle w:val="Bd-1BodyText1"/>
                    <w:keepLines/>
                    <w:spacing w:line="276" w:lineRule="auto"/>
                    <w:ind w:left="0"/>
                    <w:jc w:val="left"/>
                    <w:rPr>
                      <w:del w:id="25445" w:author="Phuong Truong Thi" w:date="2024-10-17T19:16:00Z"/>
                      <w:rFonts w:ascii="Times New Roman" w:hAnsi="Times New Roman"/>
                      <w:b/>
                      <w:i/>
                      <w:sz w:val="24"/>
                      <w:szCs w:val="24"/>
                    </w:rPr>
                  </w:pPr>
                  <w:del w:id="25446" w:author="Phuong Truong Thi" w:date="2024-10-17T19:16:00Z">
                    <w:r w:rsidRPr="00075487" w:rsidDel="00C86300">
                      <w:rPr>
                        <w:rFonts w:ascii="Times New Roman" w:hAnsi="Times New Roman"/>
                        <w:b/>
                        <w:i/>
                        <w:sz w:val="24"/>
                        <w:szCs w:val="24"/>
                      </w:rPr>
                      <w:delText>Điều kiện đầu ra</w:delText>
                    </w:r>
                    <w:bookmarkStart w:id="25447" w:name="_Toc180598343"/>
                    <w:bookmarkStart w:id="25448" w:name="_Toc180599107"/>
                    <w:bookmarkStart w:id="25449" w:name="_Toc181872852"/>
                    <w:bookmarkStart w:id="25450" w:name="_Toc183455371"/>
                    <w:bookmarkStart w:id="25451" w:name="_Toc183456323"/>
                    <w:bookmarkStart w:id="25452" w:name="_Toc184406657"/>
                    <w:bookmarkStart w:id="25453" w:name="_Toc184407916"/>
                    <w:bookmarkStart w:id="25454" w:name="_Toc184408864"/>
                    <w:bookmarkStart w:id="25455" w:name="_Toc184409812"/>
                    <w:bookmarkStart w:id="25456" w:name="_Toc184813598"/>
                    <w:bookmarkEnd w:id="25447"/>
                    <w:bookmarkEnd w:id="25448"/>
                    <w:bookmarkEnd w:id="25449"/>
                    <w:bookmarkEnd w:id="25450"/>
                    <w:bookmarkEnd w:id="25451"/>
                    <w:bookmarkEnd w:id="25452"/>
                    <w:bookmarkEnd w:id="25453"/>
                    <w:bookmarkEnd w:id="25454"/>
                    <w:bookmarkEnd w:id="25455"/>
                    <w:bookmarkEnd w:id="25456"/>
                  </w:del>
                </w:p>
              </w:tc>
              <w:tc>
                <w:tcPr>
                  <w:tcW w:w="7210" w:type="dxa"/>
                  <w:shd w:val="clear" w:color="auto" w:fill="auto"/>
                </w:tcPr>
                <w:p w14:paraId="6AE348C4" w14:textId="304C21A6" w:rsidR="00D41F64" w:rsidRPr="00075487" w:rsidDel="00C86300" w:rsidRDefault="00D41F64" w:rsidP="00D41F64">
                  <w:pPr>
                    <w:pStyle w:val="Normal10"/>
                    <w:keepNext/>
                    <w:keepLines/>
                    <w:rPr>
                      <w:del w:id="25457" w:author="Phuong Truong Thi" w:date="2024-10-17T19:16:00Z"/>
                      <w:szCs w:val="24"/>
                    </w:rPr>
                  </w:pPr>
                  <w:del w:id="25458" w:author="Phuong Truong Thi" w:date="2024-10-17T19:16:00Z">
                    <w:r w:rsidDel="00C86300">
                      <w:rPr>
                        <w:szCs w:val="24"/>
                      </w:rPr>
                      <w:delText>Hệ thống điều hướng sang trang thông tin chi tiết C360 của khách hàng đó.</w:delText>
                    </w:r>
                    <w:bookmarkStart w:id="25459" w:name="_Toc180598344"/>
                    <w:bookmarkStart w:id="25460" w:name="_Toc180599108"/>
                    <w:bookmarkStart w:id="25461" w:name="_Toc181872853"/>
                    <w:bookmarkStart w:id="25462" w:name="_Toc183455372"/>
                    <w:bookmarkStart w:id="25463" w:name="_Toc183456324"/>
                    <w:bookmarkStart w:id="25464" w:name="_Toc184406658"/>
                    <w:bookmarkStart w:id="25465" w:name="_Toc184407917"/>
                    <w:bookmarkStart w:id="25466" w:name="_Toc184408865"/>
                    <w:bookmarkStart w:id="25467" w:name="_Toc184409813"/>
                    <w:bookmarkStart w:id="25468" w:name="_Toc184813599"/>
                    <w:bookmarkEnd w:id="25459"/>
                    <w:bookmarkEnd w:id="25460"/>
                    <w:bookmarkEnd w:id="25461"/>
                    <w:bookmarkEnd w:id="25462"/>
                    <w:bookmarkEnd w:id="25463"/>
                    <w:bookmarkEnd w:id="25464"/>
                    <w:bookmarkEnd w:id="25465"/>
                    <w:bookmarkEnd w:id="25466"/>
                    <w:bookmarkEnd w:id="25467"/>
                    <w:bookmarkEnd w:id="25468"/>
                  </w:del>
                </w:p>
              </w:tc>
              <w:bookmarkStart w:id="25469" w:name="_Toc180598345"/>
              <w:bookmarkStart w:id="25470" w:name="_Toc180599109"/>
              <w:bookmarkStart w:id="25471" w:name="_Toc181872854"/>
              <w:bookmarkStart w:id="25472" w:name="_Toc183455373"/>
              <w:bookmarkStart w:id="25473" w:name="_Toc183456325"/>
              <w:bookmarkStart w:id="25474" w:name="_Toc184406659"/>
              <w:bookmarkStart w:id="25475" w:name="_Toc184407918"/>
              <w:bookmarkStart w:id="25476" w:name="_Toc184408866"/>
              <w:bookmarkStart w:id="25477" w:name="_Toc184409814"/>
              <w:bookmarkStart w:id="25478" w:name="_Toc184813600"/>
              <w:bookmarkEnd w:id="25469"/>
              <w:bookmarkEnd w:id="25470"/>
              <w:bookmarkEnd w:id="25471"/>
              <w:bookmarkEnd w:id="25472"/>
              <w:bookmarkEnd w:id="25473"/>
              <w:bookmarkEnd w:id="25474"/>
              <w:bookmarkEnd w:id="25475"/>
              <w:bookmarkEnd w:id="25476"/>
              <w:bookmarkEnd w:id="25477"/>
              <w:bookmarkEnd w:id="25478"/>
            </w:tr>
          </w:tbl>
          <w:p w14:paraId="311D1639" w14:textId="028DE694" w:rsidR="00D41F64" w:rsidRPr="00421E07" w:rsidDel="00C86300" w:rsidRDefault="00D41F64" w:rsidP="00D41F64">
            <w:pPr>
              <w:pStyle w:val="Heading31"/>
              <w:numPr>
                <w:ilvl w:val="0"/>
                <w:numId w:val="72"/>
              </w:numPr>
              <w:tabs>
                <w:tab w:val="clear" w:pos="1080"/>
              </w:tabs>
              <w:rPr>
                <w:del w:id="25479" w:author="Phuong Truong Thi" w:date="2024-10-17T19:16:00Z"/>
                <w:sz w:val="24"/>
                <w:szCs w:val="24"/>
              </w:rPr>
            </w:pPr>
            <w:del w:id="25480" w:author="Phuong Truong Thi" w:date="2024-10-17T19:16:00Z">
              <w:r w:rsidDel="00C86300">
                <w:rPr>
                  <w:b w:val="0"/>
                  <w:bCs w:val="0"/>
                  <w:i/>
                  <w:iCs/>
                  <w:sz w:val="24"/>
                  <w:szCs w:val="24"/>
                </w:rPr>
                <w:delText>Thông tin dữ liệu</w:delText>
              </w:r>
              <w:bookmarkStart w:id="25481" w:name="_Toc180598346"/>
              <w:bookmarkStart w:id="25482" w:name="_Toc180599110"/>
              <w:bookmarkStart w:id="25483" w:name="_Toc181872855"/>
              <w:bookmarkStart w:id="25484" w:name="_Toc183455374"/>
              <w:bookmarkStart w:id="25485" w:name="_Toc183456326"/>
              <w:bookmarkStart w:id="25486" w:name="_Toc184406660"/>
              <w:bookmarkStart w:id="25487" w:name="_Toc184407919"/>
              <w:bookmarkStart w:id="25488" w:name="_Toc184408867"/>
              <w:bookmarkStart w:id="25489" w:name="_Toc184409815"/>
              <w:bookmarkStart w:id="25490" w:name="_Toc184813601"/>
              <w:bookmarkEnd w:id="25481"/>
              <w:bookmarkEnd w:id="25482"/>
              <w:bookmarkEnd w:id="25483"/>
              <w:bookmarkEnd w:id="25484"/>
              <w:bookmarkEnd w:id="25485"/>
              <w:bookmarkEnd w:id="25486"/>
              <w:bookmarkEnd w:id="25487"/>
              <w:bookmarkEnd w:id="25488"/>
              <w:bookmarkEnd w:id="25489"/>
              <w:bookmarkEnd w:id="25490"/>
            </w:del>
          </w:p>
          <w:p w14:paraId="4C128DFB" w14:textId="18D37D8E" w:rsidR="00421E07" w:rsidRPr="00810701" w:rsidDel="00C86300" w:rsidRDefault="00421E07" w:rsidP="00421E07">
            <w:pPr>
              <w:pStyle w:val="Heading31"/>
              <w:numPr>
                <w:ilvl w:val="0"/>
                <w:numId w:val="0"/>
              </w:numPr>
              <w:tabs>
                <w:tab w:val="clear" w:pos="1080"/>
              </w:tabs>
              <w:ind w:left="180"/>
              <w:rPr>
                <w:del w:id="25491" w:author="Phuong Truong Thi" w:date="2024-10-17T19:16:00Z"/>
                <w:sz w:val="24"/>
                <w:szCs w:val="24"/>
              </w:rPr>
            </w:pPr>
            <w:bookmarkStart w:id="25492" w:name="_Toc180598347"/>
            <w:bookmarkStart w:id="25493" w:name="_Toc180599111"/>
            <w:bookmarkStart w:id="25494" w:name="_Toc181872856"/>
            <w:bookmarkStart w:id="25495" w:name="_Toc183455375"/>
            <w:bookmarkStart w:id="25496" w:name="_Toc183456327"/>
            <w:bookmarkStart w:id="25497" w:name="_Toc184406661"/>
            <w:bookmarkStart w:id="25498" w:name="_Toc184407920"/>
            <w:bookmarkStart w:id="25499" w:name="_Toc184408868"/>
            <w:bookmarkStart w:id="25500" w:name="_Toc184409816"/>
            <w:bookmarkStart w:id="25501" w:name="_Toc184813602"/>
            <w:bookmarkEnd w:id="25492"/>
            <w:bookmarkEnd w:id="25493"/>
            <w:bookmarkEnd w:id="25494"/>
            <w:bookmarkEnd w:id="25495"/>
            <w:bookmarkEnd w:id="25496"/>
            <w:bookmarkEnd w:id="25497"/>
            <w:bookmarkEnd w:id="25498"/>
            <w:bookmarkEnd w:id="25499"/>
            <w:bookmarkEnd w:id="25500"/>
            <w:bookmarkEnd w:id="25501"/>
          </w:p>
          <w:p w14:paraId="43EA5B94" w14:textId="71BF92C8" w:rsidR="00D41F64" w:rsidRPr="00E03C3F" w:rsidDel="00C86300" w:rsidRDefault="00D41F64" w:rsidP="00421E07">
            <w:pPr>
              <w:pStyle w:val="Heading31"/>
              <w:numPr>
                <w:ilvl w:val="0"/>
                <w:numId w:val="0"/>
              </w:numPr>
              <w:tabs>
                <w:tab w:val="clear" w:pos="1080"/>
              </w:tabs>
              <w:ind w:left="90" w:right="750"/>
              <w:rPr>
                <w:del w:id="25502" w:author="Phuong Truong Thi" w:date="2024-10-17T19:16:00Z"/>
                <w:sz w:val="24"/>
                <w:szCs w:val="24"/>
              </w:rPr>
            </w:pPr>
            <w:del w:id="25503" w:author="Phuong Truong Thi" w:date="2024-10-17T19:16:00Z">
              <w:r w:rsidDel="00C86300">
                <w:rPr>
                  <w:b w:val="0"/>
                  <w:bCs w:val="0"/>
                  <w:sz w:val="24"/>
                  <w:szCs w:val="24"/>
                </w:rPr>
                <w:delText xml:space="preserve">Tham chiếu thông tin dữ liệu và các chức năng theo tài liệu </w:delText>
              </w:r>
              <w:r w:rsidRPr="00E03C3F" w:rsidDel="00C86300">
                <w:rPr>
                  <w:sz w:val="24"/>
                  <w:szCs w:val="24"/>
                </w:rPr>
                <w:delText>“</w:delText>
              </w:r>
              <w:r w:rsidRPr="00E03C3F" w:rsidDel="00C86300">
                <w:rPr>
                  <w:b w:val="0"/>
                  <w:bCs w:val="0"/>
                  <w:sz w:val="24"/>
                  <w:szCs w:val="24"/>
                </w:rPr>
                <w:delText>Tài liệu đặc tả yêu cầu phần mềm hệ thống Customer C360</w:delText>
              </w:r>
              <w:r w:rsidRPr="00E03C3F" w:rsidDel="00C86300">
                <w:rPr>
                  <w:sz w:val="24"/>
                  <w:szCs w:val="24"/>
                </w:rPr>
                <w:delText>”</w:delText>
              </w:r>
              <w:bookmarkStart w:id="25504" w:name="_Toc180598348"/>
              <w:bookmarkStart w:id="25505" w:name="_Toc180599112"/>
              <w:bookmarkStart w:id="25506" w:name="_Toc181872857"/>
              <w:bookmarkStart w:id="25507" w:name="_Toc183455376"/>
              <w:bookmarkStart w:id="25508" w:name="_Toc183456328"/>
              <w:bookmarkStart w:id="25509" w:name="_Toc184406662"/>
              <w:bookmarkStart w:id="25510" w:name="_Toc184407921"/>
              <w:bookmarkStart w:id="25511" w:name="_Toc184408869"/>
              <w:bookmarkStart w:id="25512" w:name="_Toc184409817"/>
              <w:bookmarkStart w:id="25513" w:name="_Toc184813603"/>
              <w:bookmarkEnd w:id="25504"/>
              <w:bookmarkEnd w:id="25505"/>
              <w:bookmarkEnd w:id="25506"/>
              <w:bookmarkEnd w:id="25507"/>
              <w:bookmarkEnd w:id="25508"/>
              <w:bookmarkEnd w:id="25509"/>
              <w:bookmarkEnd w:id="25510"/>
              <w:bookmarkEnd w:id="25511"/>
              <w:bookmarkEnd w:id="25512"/>
              <w:bookmarkEnd w:id="25513"/>
            </w:del>
          </w:p>
          <w:p w14:paraId="4796D8EA" w14:textId="5D6EE915" w:rsidR="00071873" w:rsidDel="00C86300" w:rsidRDefault="00071873">
            <w:pPr>
              <w:spacing w:before="0" w:line="240" w:lineRule="auto"/>
              <w:contextualSpacing w:val="0"/>
              <w:jc w:val="left"/>
              <w:rPr>
                <w:del w:id="25514" w:author="Phuong Truong Thi" w:date="2024-10-17T19:16:00Z"/>
                <w:rFonts w:ascii="Times New Roman" w:eastAsia="Times New Roman" w:hAnsi="Times New Roman"/>
                <w:sz w:val="24"/>
                <w:szCs w:val="24"/>
                <w:lang w:eastAsia="vi-VN"/>
              </w:rPr>
            </w:pPr>
            <w:bookmarkStart w:id="25515" w:name="_Toc180598349"/>
            <w:bookmarkStart w:id="25516" w:name="_Toc180599113"/>
            <w:bookmarkStart w:id="25517" w:name="_Toc181872858"/>
            <w:bookmarkStart w:id="25518" w:name="_Toc183455377"/>
            <w:bookmarkStart w:id="25519" w:name="_Toc183456329"/>
            <w:bookmarkStart w:id="25520" w:name="_Toc184406663"/>
            <w:bookmarkStart w:id="25521" w:name="_Toc184407922"/>
            <w:bookmarkStart w:id="25522" w:name="_Toc184408870"/>
            <w:bookmarkStart w:id="25523" w:name="_Toc184409818"/>
            <w:bookmarkStart w:id="25524" w:name="_Toc184813604"/>
            <w:bookmarkEnd w:id="25515"/>
            <w:bookmarkEnd w:id="25516"/>
            <w:bookmarkEnd w:id="25517"/>
            <w:bookmarkEnd w:id="25518"/>
            <w:bookmarkEnd w:id="25519"/>
            <w:bookmarkEnd w:id="25520"/>
            <w:bookmarkEnd w:id="25521"/>
            <w:bookmarkEnd w:id="25522"/>
            <w:bookmarkEnd w:id="25523"/>
            <w:bookmarkEnd w:id="25524"/>
          </w:p>
        </w:tc>
        <w:bookmarkStart w:id="25525" w:name="_Toc180598350"/>
        <w:bookmarkStart w:id="25526" w:name="_Toc180599114"/>
        <w:bookmarkStart w:id="25527" w:name="_Toc181872859"/>
        <w:bookmarkStart w:id="25528" w:name="_Toc183455378"/>
        <w:bookmarkStart w:id="25529" w:name="_Toc183456330"/>
        <w:bookmarkStart w:id="25530" w:name="_Toc184406664"/>
        <w:bookmarkStart w:id="25531" w:name="_Toc184407923"/>
        <w:bookmarkStart w:id="25532" w:name="_Toc184408871"/>
        <w:bookmarkStart w:id="25533" w:name="_Toc184409819"/>
        <w:bookmarkStart w:id="25534" w:name="_Toc184813605"/>
        <w:bookmarkEnd w:id="25525"/>
        <w:bookmarkEnd w:id="25526"/>
        <w:bookmarkEnd w:id="25527"/>
        <w:bookmarkEnd w:id="25528"/>
        <w:bookmarkEnd w:id="25529"/>
        <w:bookmarkEnd w:id="25530"/>
        <w:bookmarkEnd w:id="25531"/>
        <w:bookmarkEnd w:id="25532"/>
        <w:bookmarkEnd w:id="25533"/>
        <w:bookmarkEnd w:id="25534"/>
      </w:tr>
    </w:tbl>
    <w:p w14:paraId="64D7A4E1" w14:textId="3124211F" w:rsidR="00810701" w:rsidDel="00471E7D" w:rsidRDefault="00810701">
      <w:pPr>
        <w:pStyle w:val="Heading31"/>
        <w:numPr>
          <w:ilvl w:val="0"/>
          <w:numId w:val="0"/>
        </w:numPr>
        <w:tabs>
          <w:tab w:val="clear" w:pos="1080"/>
        </w:tabs>
        <w:outlineLvl w:val="9"/>
        <w:rPr>
          <w:del w:id="25535" w:author="Phuong Truong Thi" w:date="2024-10-08T18:06:00Z"/>
        </w:rPr>
      </w:pPr>
      <w:bookmarkStart w:id="25536" w:name="_Toc180598351"/>
      <w:bookmarkStart w:id="25537" w:name="_Toc180599115"/>
      <w:bookmarkStart w:id="25538" w:name="_Toc181872860"/>
      <w:bookmarkStart w:id="25539" w:name="_Toc183455379"/>
      <w:bookmarkStart w:id="25540" w:name="_Toc183456331"/>
      <w:bookmarkStart w:id="25541" w:name="_Toc184406665"/>
      <w:bookmarkStart w:id="25542" w:name="_Toc184407924"/>
      <w:bookmarkStart w:id="25543" w:name="_Toc184408872"/>
      <w:bookmarkStart w:id="25544" w:name="_Toc184409820"/>
      <w:bookmarkStart w:id="25545" w:name="_Toc184813606"/>
      <w:bookmarkEnd w:id="25536"/>
      <w:bookmarkEnd w:id="25537"/>
      <w:bookmarkEnd w:id="25538"/>
      <w:bookmarkEnd w:id="25539"/>
      <w:bookmarkEnd w:id="25540"/>
      <w:bookmarkEnd w:id="25541"/>
      <w:bookmarkEnd w:id="25542"/>
      <w:bookmarkEnd w:id="25543"/>
      <w:bookmarkEnd w:id="25544"/>
      <w:bookmarkEnd w:id="25545"/>
    </w:p>
    <w:p w14:paraId="35232A2F" w14:textId="66A2CD17" w:rsidR="00810701" w:rsidDel="00C86300" w:rsidRDefault="00810701">
      <w:pPr>
        <w:pStyle w:val="Heading31"/>
        <w:numPr>
          <w:ilvl w:val="0"/>
          <w:numId w:val="0"/>
        </w:numPr>
        <w:tabs>
          <w:tab w:val="clear" w:pos="1080"/>
        </w:tabs>
        <w:outlineLvl w:val="9"/>
        <w:rPr>
          <w:del w:id="25546" w:author="Phuong Truong Thi" w:date="2024-10-17T19:16:00Z"/>
        </w:rPr>
        <w:pPrChange w:id="25547" w:author="Phuong Truong Thi" w:date="2024-10-07T15:35:00Z">
          <w:pPr>
            <w:pStyle w:val="Heading31"/>
            <w:numPr>
              <w:ilvl w:val="0"/>
              <w:numId w:val="0"/>
            </w:numPr>
            <w:tabs>
              <w:tab w:val="clear" w:pos="1080"/>
            </w:tabs>
            <w:ind w:left="180" w:firstLine="0"/>
            <w:outlineLvl w:val="9"/>
          </w:pPr>
        </w:pPrChange>
      </w:pPr>
      <w:bookmarkStart w:id="25548" w:name="_Toc180598352"/>
      <w:bookmarkStart w:id="25549" w:name="_Toc180599116"/>
      <w:bookmarkStart w:id="25550" w:name="_Toc181872861"/>
      <w:bookmarkStart w:id="25551" w:name="_Toc183455380"/>
      <w:bookmarkStart w:id="25552" w:name="_Toc183456332"/>
      <w:bookmarkStart w:id="25553" w:name="_Toc184406666"/>
      <w:bookmarkStart w:id="25554" w:name="_Toc184407925"/>
      <w:bookmarkStart w:id="25555" w:name="_Toc184408873"/>
      <w:bookmarkStart w:id="25556" w:name="_Toc184409821"/>
      <w:bookmarkStart w:id="25557" w:name="_Toc184813607"/>
      <w:bookmarkEnd w:id="25548"/>
      <w:bookmarkEnd w:id="25549"/>
      <w:bookmarkEnd w:id="25550"/>
      <w:bookmarkEnd w:id="25551"/>
      <w:bookmarkEnd w:id="25552"/>
      <w:bookmarkEnd w:id="25553"/>
      <w:bookmarkEnd w:id="25554"/>
      <w:bookmarkEnd w:id="25555"/>
      <w:bookmarkEnd w:id="25556"/>
      <w:bookmarkEnd w:id="25557"/>
    </w:p>
    <w:p w14:paraId="3B42556A" w14:textId="0EA2CE0B" w:rsidR="00421E07" w:rsidRPr="00167654" w:rsidDel="00C86300" w:rsidRDefault="00421E07" w:rsidP="00421E07">
      <w:pPr>
        <w:pStyle w:val="Heading31"/>
        <w:numPr>
          <w:ilvl w:val="0"/>
          <w:numId w:val="0"/>
        </w:numPr>
        <w:tabs>
          <w:tab w:val="clear" w:pos="1080"/>
        </w:tabs>
        <w:outlineLvl w:val="9"/>
        <w:rPr>
          <w:del w:id="25558" w:author="Phuong Truong Thi" w:date="2024-10-17T19:16:00Z"/>
        </w:rPr>
      </w:pPr>
      <w:bookmarkStart w:id="25559" w:name="_Toc180598353"/>
      <w:bookmarkStart w:id="25560" w:name="_Toc180599117"/>
      <w:bookmarkStart w:id="25561" w:name="_Toc181872862"/>
      <w:bookmarkStart w:id="25562" w:name="_Toc183455381"/>
      <w:bookmarkStart w:id="25563" w:name="_Toc183456333"/>
      <w:bookmarkStart w:id="25564" w:name="_Toc184406667"/>
      <w:bookmarkStart w:id="25565" w:name="_Toc184407926"/>
      <w:bookmarkStart w:id="25566" w:name="_Toc184408874"/>
      <w:bookmarkStart w:id="25567" w:name="_Toc184409822"/>
      <w:bookmarkStart w:id="25568" w:name="_Toc184813608"/>
      <w:bookmarkEnd w:id="25559"/>
      <w:bookmarkEnd w:id="25560"/>
      <w:bookmarkEnd w:id="25561"/>
      <w:bookmarkEnd w:id="25562"/>
      <w:bookmarkEnd w:id="25563"/>
      <w:bookmarkEnd w:id="25564"/>
      <w:bookmarkEnd w:id="25565"/>
      <w:bookmarkEnd w:id="25566"/>
      <w:bookmarkEnd w:id="25567"/>
      <w:bookmarkEnd w:id="25568"/>
    </w:p>
    <w:p w14:paraId="26281FCE" w14:textId="261D38A0" w:rsidR="00F73CF7" w:rsidRPr="00810701" w:rsidDel="00FD6BA2" w:rsidRDefault="00B50F17">
      <w:pPr>
        <w:pStyle w:val="Heading31"/>
        <w:numPr>
          <w:ilvl w:val="2"/>
          <w:numId w:val="88"/>
        </w:numPr>
        <w:rPr>
          <w:del w:id="25569" w:author="Phuong Truong Thi" w:date="2024-10-17T18:57:00Z"/>
        </w:rPr>
        <w:pPrChange w:id="25570" w:author="Phuong Truong Thi" w:date="2024-10-08T18:23:00Z">
          <w:pPr>
            <w:pStyle w:val="Heading31"/>
            <w:numPr>
              <w:numId w:val="66"/>
            </w:numPr>
            <w:tabs>
              <w:tab w:val="clear" w:pos="1080"/>
            </w:tabs>
            <w:ind w:left="720" w:hanging="720"/>
          </w:pPr>
        </w:pPrChange>
      </w:pPr>
      <w:bookmarkStart w:id="25571" w:name="_Toc177425399"/>
      <w:del w:id="25572" w:author="Phuong Truong Thi" w:date="2024-10-07T15:22:00Z">
        <w:r w:rsidDel="00EC168C">
          <w:rPr>
            <w:sz w:val="24"/>
            <w:szCs w:val="24"/>
          </w:rPr>
          <w:delText>C360</w:delText>
        </w:r>
      </w:del>
      <w:del w:id="25573" w:author="Phuong Truong Thi" w:date="2024-10-17T18:57:00Z">
        <w:r w:rsidDel="00FD6BA2">
          <w:rPr>
            <w:sz w:val="24"/>
            <w:szCs w:val="24"/>
          </w:rPr>
          <w:delText xml:space="preserve"> - </w:delText>
        </w:r>
        <w:r w:rsidR="00F73CF7" w:rsidDel="00FD6BA2">
          <w:rPr>
            <w:sz w:val="24"/>
            <w:szCs w:val="24"/>
          </w:rPr>
          <w:delText xml:space="preserve">Màn hình </w:delText>
        </w:r>
        <w:r w:rsidR="00810701" w:rsidDel="00FD6BA2">
          <w:rPr>
            <w:sz w:val="24"/>
            <w:szCs w:val="24"/>
          </w:rPr>
          <w:delText>chi tiết chi nhánh quản lý KH</w:delText>
        </w:r>
        <w:bookmarkStart w:id="25574" w:name="_Toc180598354"/>
        <w:bookmarkStart w:id="25575" w:name="_Toc180599118"/>
        <w:bookmarkStart w:id="25576" w:name="_Toc181872863"/>
        <w:bookmarkStart w:id="25577" w:name="_Toc183455382"/>
        <w:bookmarkStart w:id="25578" w:name="_Toc183456334"/>
        <w:bookmarkStart w:id="25579" w:name="_Toc184406668"/>
        <w:bookmarkStart w:id="25580" w:name="_Toc184407927"/>
        <w:bookmarkStart w:id="25581" w:name="_Toc184408875"/>
        <w:bookmarkStart w:id="25582" w:name="_Toc184409823"/>
        <w:bookmarkStart w:id="25583" w:name="_Toc184813609"/>
        <w:bookmarkEnd w:id="25571"/>
        <w:bookmarkEnd w:id="25574"/>
        <w:bookmarkEnd w:id="25575"/>
        <w:bookmarkEnd w:id="25576"/>
        <w:bookmarkEnd w:id="25577"/>
        <w:bookmarkEnd w:id="25578"/>
        <w:bookmarkEnd w:id="25579"/>
        <w:bookmarkEnd w:id="25580"/>
        <w:bookmarkEnd w:id="25581"/>
        <w:bookmarkEnd w:id="25582"/>
        <w:bookmarkEnd w:id="25583"/>
      </w:del>
    </w:p>
    <w:p w14:paraId="3CFB0A8D" w14:textId="345049DF" w:rsidR="00810701" w:rsidRPr="00222338" w:rsidDel="00FD6BA2" w:rsidRDefault="00810701">
      <w:pPr>
        <w:pStyle w:val="Heading31"/>
        <w:numPr>
          <w:ilvl w:val="0"/>
          <w:numId w:val="73"/>
        </w:numPr>
        <w:tabs>
          <w:tab w:val="clear" w:pos="1080"/>
        </w:tabs>
        <w:outlineLvl w:val="9"/>
        <w:rPr>
          <w:del w:id="25584" w:author="Phuong Truong Thi" w:date="2024-10-17T18:57:00Z"/>
          <w:sz w:val="24"/>
          <w:szCs w:val="24"/>
        </w:rPr>
      </w:pPr>
      <w:del w:id="25585" w:author="Phuong Truong Thi" w:date="2024-10-17T18:57:00Z">
        <w:r w:rsidDel="00FD6BA2">
          <w:rPr>
            <w:b w:val="0"/>
            <w:bCs w:val="0"/>
            <w:i/>
            <w:iCs/>
            <w:sz w:val="24"/>
            <w:szCs w:val="24"/>
          </w:rPr>
          <w:delText>Mô tả chức năng</w:delText>
        </w:r>
        <w:bookmarkStart w:id="25586" w:name="_Toc180598355"/>
        <w:bookmarkStart w:id="25587" w:name="_Toc180599119"/>
        <w:bookmarkStart w:id="25588" w:name="_Toc181872864"/>
        <w:bookmarkStart w:id="25589" w:name="_Toc183455383"/>
        <w:bookmarkStart w:id="25590" w:name="_Toc183456335"/>
        <w:bookmarkStart w:id="25591" w:name="_Toc184406669"/>
        <w:bookmarkStart w:id="25592" w:name="_Toc184407928"/>
        <w:bookmarkStart w:id="25593" w:name="_Toc184408876"/>
        <w:bookmarkStart w:id="25594" w:name="_Toc184409824"/>
        <w:bookmarkStart w:id="25595" w:name="_Toc184813610"/>
        <w:bookmarkEnd w:id="25586"/>
        <w:bookmarkEnd w:id="25587"/>
        <w:bookmarkEnd w:id="25588"/>
        <w:bookmarkEnd w:id="25589"/>
        <w:bookmarkEnd w:id="25590"/>
        <w:bookmarkEnd w:id="25591"/>
        <w:bookmarkEnd w:id="25592"/>
        <w:bookmarkEnd w:id="25593"/>
        <w:bookmarkEnd w:id="25594"/>
        <w:bookmarkEnd w:id="25595"/>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222338" w:rsidRPr="00075487" w:rsidDel="00FD6BA2" w14:paraId="7C95B4A0" w14:textId="1780531C">
        <w:trPr>
          <w:trHeight w:val="792"/>
          <w:del w:id="25596" w:author="Phuong Truong Thi" w:date="2024-10-17T18:57:00Z"/>
        </w:trPr>
        <w:tc>
          <w:tcPr>
            <w:tcW w:w="1647" w:type="dxa"/>
            <w:shd w:val="clear" w:color="auto" w:fill="auto"/>
          </w:tcPr>
          <w:p w14:paraId="54EEF190" w14:textId="27FA0DC4" w:rsidR="00222338" w:rsidRPr="00075487" w:rsidDel="00FD6BA2" w:rsidRDefault="00222338">
            <w:pPr>
              <w:pStyle w:val="Bd-1BodyText1"/>
              <w:keepLines/>
              <w:spacing w:line="276" w:lineRule="auto"/>
              <w:ind w:left="0"/>
              <w:jc w:val="left"/>
              <w:rPr>
                <w:del w:id="25597" w:author="Phuong Truong Thi" w:date="2024-10-17T18:57:00Z"/>
                <w:rFonts w:ascii="Times New Roman" w:hAnsi="Times New Roman"/>
                <w:b/>
                <w:bCs/>
                <w:i/>
                <w:sz w:val="24"/>
                <w:szCs w:val="24"/>
              </w:rPr>
            </w:pPr>
            <w:del w:id="25598" w:author="Phuong Truong Thi" w:date="2024-10-17T18:57:00Z">
              <w:r w:rsidRPr="00075487" w:rsidDel="00FD6BA2">
                <w:rPr>
                  <w:rFonts w:ascii="Times New Roman" w:hAnsi="Times New Roman"/>
                  <w:b/>
                  <w:i/>
                  <w:sz w:val="24"/>
                  <w:szCs w:val="24"/>
                </w:rPr>
                <w:delText>Mô tả</w:delText>
              </w:r>
              <w:bookmarkStart w:id="25599" w:name="_Toc180598356"/>
              <w:bookmarkStart w:id="25600" w:name="_Toc180599120"/>
              <w:bookmarkStart w:id="25601" w:name="_Toc181872865"/>
              <w:bookmarkStart w:id="25602" w:name="_Toc183455384"/>
              <w:bookmarkStart w:id="25603" w:name="_Toc183456336"/>
              <w:bookmarkStart w:id="25604" w:name="_Toc184406670"/>
              <w:bookmarkStart w:id="25605" w:name="_Toc184407929"/>
              <w:bookmarkStart w:id="25606" w:name="_Toc184408877"/>
              <w:bookmarkStart w:id="25607" w:name="_Toc184409825"/>
              <w:bookmarkStart w:id="25608" w:name="_Toc184813611"/>
              <w:bookmarkEnd w:id="25599"/>
              <w:bookmarkEnd w:id="25600"/>
              <w:bookmarkEnd w:id="25601"/>
              <w:bookmarkEnd w:id="25602"/>
              <w:bookmarkEnd w:id="25603"/>
              <w:bookmarkEnd w:id="25604"/>
              <w:bookmarkEnd w:id="25605"/>
              <w:bookmarkEnd w:id="25606"/>
              <w:bookmarkEnd w:id="25607"/>
              <w:bookmarkEnd w:id="25608"/>
            </w:del>
          </w:p>
        </w:tc>
        <w:tc>
          <w:tcPr>
            <w:tcW w:w="7510" w:type="dxa"/>
            <w:shd w:val="clear" w:color="auto" w:fill="auto"/>
          </w:tcPr>
          <w:p w14:paraId="6DB61021" w14:textId="4BDDCFF9" w:rsidR="00222338" w:rsidRPr="00075487" w:rsidDel="00FD6BA2" w:rsidRDefault="00222338">
            <w:pPr>
              <w:pStyle w:val="Normal10"/>
              <w:rPr>
                <w:del w:id="25609" w:author="Phuong Truong Thi" w:date="2024-10-17T18:57:00Z"/>
              </w:rPr>
            </w:pPr>
            <w:del w:id="25610"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5611" w:name="_Toc180598357"/>
              <w:bookmarkStart w:id="25612" w:name="_Toc180599121"/>
              <w:bookmarkStart w:id="25613" w:name="_Toc181872866"/>
              <w:bookmarkStart w:id="25614" w:name="_Toc183455385"/>
              <w:bookmarkStart w:id="25615" w:name="_Toc183456337"/>
              <w:bookmarkStart w:id="25616" w:name="_Toc184406671"/>
              <w:bookmarkStart w:id="25617" w:name="_Toc184407930"/>
              <w:bookmarkStart w:id="25618" w:name="_Toc184408878"/>
              <w:bookmarkStart w:id="25619" w:name="_Toc184409826"/>
              <w:bookmarkStart w:id="25620" w:name="_Toc184813612"/>
              <w:bookmarkEnd w:id="25611"/>
              <w:bookmarkEnd w:id="25612"/>
              <w:bookmarkEnd w:id="25613"/>
              <w:bookmarkEnd w:id="25614"/>
              <w:bookmarkEnd w:id="25615"/>
              <w:bookmarkEnd w:id="25616"/>
              <w:bookmarkEnd w:id="25617"/>
              <w:bookmarkEnd w:id="25618"/>
              <w:bookmarkEnd w:id="25619"/>
              <w:bookmarkEnd w:id="25620"/>
            </w:del>
          </w:p>
        </w:tc>
        <w:bookmarkStart w:id="25621" w:name="_Toc180598358"/>
        <w:bookmarkStart w:id="25622" w:name="_Toc180599122"/>
        <w:bookmarkStart w:id="25623" w:name="_Toc181872867"/>
        <w:bookmarkStart w:id="25624" w:name="_Toc183455386"/>
        <w:bookmarkStart w:id="25625" w:name="_Toc183456338"/>
        <w:bookmarkStart w:id="25626" w:name="_Toc184406672"/>
        <w:bookmarkStart w:id="25627" w:name="_Toc184407931"/>
        <w:bookmarkStart w:id="25628" w:name="_Toc184408879"/>
        <w:bookmarkStart w:id="25629" w:name="_Toc184409827"/>
        <w:bookmarkStart w:id="25630" w:name="_Toc184813613"/>
        <w:bookmarkEnd w:id="25621"/>
        <w:bookmarkEnd w:id="25622"/>
        <w:bookmarkEnd w:id="25623"/>
        <w:bookmarkEnd w:id="25624"/>
        <w:bookmarkEnd w:id="25625"/>
        <w:bookmarkEnd w:id="25626"/>
        <w:bookmarkEnd w:id="25627"/>
        <w:bookmarkEnd w:id="25628"/>
        <w:bookmarkEnd w:id="25629"/>
        <w:bookmarkEnd w:id="25630"/>
      </w:tr>
      <w:tr w:rsidR="00222338" w:rsidRPr="00075487" w:rsidDel="00FD6BA2" w14:paraId="53805435" w14:textId="72EAF364">
        <w:trPr>
          <w:trHeight w:val="765"/>
          <w:del w:id="25631" w:author="Phuong Truong Thi" w:date="2024-10-17T18:57:00Z"/>
        </w:trPr>
        <w:tc>
          <w:tcPr>
            <w:tcW w:w="1647" w:type="dxa"/>
            <w:shd w:val="clear" w:color="auto" w:fill="auto"/>
          </w:tcPr>
          <w:p w14:paraId="163F5B09" w14:textId="10CAA86B" w:rsidR="00222338" w:rsidRPr="00075487" w:rsidDel="00FD6BA2" w:rsidRDefault="00222338">
            <w:pPr>
              <w:pStyle w:val="Bd-1BodyText1"/>
              <w:keepLines/>
              <w:spacing w:line="276" w:lineRule="auto"/>
              <w:ind w:left="0"/>
              <w:jc w:val="left"/>
              <w:rPr>
                <w:del w:id="25632" w:author="Phuong Truong Thi" w:date="2024-10-17T18:57:00Z"/>
                <w:rFonts w:ascii="Times New Roman" w:hAnsi="Times New Roman"/>
                <w:b/>
                <w:bCs/>
                <w:i/>
                <w:sz w:val="24"/>
                <w:szCs w:val="24"/>
              </w:rPr>
            </w:pPr>
            <w:del w:id="25633" w:author="Phuong Truong Thi" w:date="2024-10-17T18:57:00Z">
              <w:r w:rsidRPr="00075487" w:rsidDel="00FD6BA2">
                <w:rPr>
                  <w:rFonts w:ascii="Times New Roman" w:hAnsi="Times New Roman"/>
                  <w:b/>
                  <w:i/>
                  <w:sz w:val="24"/>
                  <w:szCs w:val="24"/>
                </w:rPr>
                <w:delText>Điều kiện đầu vào</w:delText>
              </w:r>
              <w:bookmarkStart w:id="25634" w:name="_Toc180598359"/>
              <w:bookmarkStart w:id="25635" w:name="_Toc180599123"/>
              <w:bookmarkStart w:id="25636" w:name="_Toc181872868"/>
              <w:bookmarkStart w:id="25637" w:name="_Toc183455387"/>
              <w:bookmarkStart w:id="25638" w:name="_Toc183456339"/>
              <w:bookmarkStart w:id="25639" w:name="_Toc184406673"/>
              <w:bookmarkStart w:id="25640" w:name="_Toc184407932"/>
              <w:bookmarkStart w:id="25641" w:name="_Toc184408880"/>
              <w:bookmarkStart w:id="25642" w:name="_Toc184409828"/>
              <w:bookmarkStart w:id="25643" w:name="_Toc184813614"/>
              <w:bookmarkEnd w:id="25634"/>
              <w:bookmarkEnd w:id="25635"/>
              <w:bookmarkEnd w:id="25636"/>
              <w:bookmarkEnd w:id="25637"/>
              <w:bookmarkEnd w:id="25638"/>
              <w:bookmarkEnd w:id="25639"/>
              <w:bookmarkEnd w:id="25640"/>
              <w:bookmarkEnd w:id="25641"/>
              <w:bookmarkEnd w:id="25642"/>
              <w:bookmarkEnd w:id="25643"/>
            </w:del>
          </w:p>
        </w:tc>
        <w:tc>
          <w:tcPr>
            <w:tcW w:w="7510" w:type="dxa"/>
            <w:shd w:val="clear" w:color="auto" w:fill="auto"/>
          </w:tcPr>
          <w:p w14:paraId="179413F5" w14:textId="3EB16A2C" w:rsidR="00222338" w:rsidDel="00FD6BA2" w:rsidRDefault="00222338">
            <w:pPr>
              <w:pStyle w:val="Normal10"/>
              <w:keepNext/>
              <w:keepLines/>
              <w:rPr>
                <w:del w:id="25644" w:author="Phuong Truong Thi" w:date="2024-10-17T18:57:00Z"/>
                <w:szCs w:val="24"/>
              </w:rPr>
            </w:pPr>
            <w:del w:id="25645" w:author="Phuong Truong Thi" w:date="2024-10-17T18:57:00Z">
              <w:r w:rsidRPr="00075487" w:rsidDel="00FD6BA2">
                <w:rPr>
                  <w:szCs w:val="24"/>
                </w:rPr>
                <w:delText>NSD đăng nhập vào hệ thống</w:delText>
              </w:r>
              <w:bookmarkStart w:id="25646" w:name="_Toc180598360"/>
              <w:bookmarkStart w:id="25647" w:name="_Toc180599124"/>
              <w:bookmarkStart w:id="25648" w:name="_Toc181872869"/>
              <w:bookmarkStart w:id="25649" w:name="_Toc183455388"/>
              <w:bookmarkStart w:id="25650" w:name="_Toc183456340"/>
              <w:bookmarkStart w:id="25651" w:name="_Toc184406674"/>
              <w:bookmarkStart w:id="25652" w:name="_Toc184407933"/>
              <w:bookmarkStart w:id="25653" w:name="_Toc184408881"/>
              <w:bookmarkStart w:id="25654" w:name="_Toc184409829"/>
              <w:bookmarkStart w:id="25655" w:name="_Toc184813615"/>
              <w:bookmarkEnd w:id="25646"/>
              <w:bookmarkEnd w:id="25647"/>
              <w:bookmarkEnd w:id="25648"/>
              <w:bookmarkEnd w:id="25649"/>
              <w:bookmarkEnd w:id="25650"/>
              <w:bookmarkEnd w:id="25651"/>
              <w:bookmarkEnd w:id="25652"/>
              <w:bookmarkEnd w:id="25653"/>
              <w:bookmarkEnd w:id="25654"/>
              <w:bookmarkEnd w:id="25655"/>
            </w:del>
          </w:p>
          <w:p w14:paraId="26CE4D83" w14:textId="5A907525" w:rsidR="00222338" w:rsidRPr="00075487" w:rsidDel="00FD6BA2" w:rsidRDefault="00222338">
            <w:pPr>
              <w:pStyle w:val="Normal10"/>
              <w:keepNext/>
              <w:keepLines/>
              <w:rPr>
                <w:del w:id="25656" w:author="Phuong Truong Thi" w:date="2024-10-17T18:57:00Z"/>
                <w:szCs w:val="24"/>
              </w:rPr>
            </w:pPr>
            <w:del w:id="25657" w:author="Phuong Truong Thi" w:date="2024-10-17T18:57:00Z">
              <w:r w:rsidDel="00FD6BA2">
                <w:rPr>
                  <w:szCs w:val="24"/>
                </w:rPr>
                <w:delText xml:space="preserve">Từ listview “KH sinh nhật” click vào </w:delText>
              </w:r>
              <w:r w:rsidR="00E8609E" w:rsidDel="00FD6BA2">
                <w:rPr>
                  <w:szCs w:val="24"/>
                </w:rPr>
                <w:delText>Text link</w:delText>
              </w:r>
              <w:r w:rsidDel="00FD6BA2">
                <w:rPr>
                  <w:szCs w:val="24"/>
                </w:rPr>
                <w:delText xml:space="preserve"> “Tên CN quản lý” trên danh sách. </w:delText>
              </w:r>
              <w:bookmarkStart w:id="25658" w:name="_Toc180598361"/>
              <w:bookmarkStart w:id="25659" w:name="_Toc180599125"/>
              <w:bookmarkStart w:id="25660" w:name="_Toc181872870"/>
              <w:bookmarkStart w:id="25661" w:name="_Toc183455389"/>
              <w:bookmarkStart w:id="25662" w:name="_Toc183456341"/>
              <w:bookmarkStart w:id="25663" w:name="_Toc184406675"/>
              <w:bookmarkStart w:id="25664" w:name="_Toc184407934"/>
              <w:bookmarkStart w:id="25665" w:name="_Toc184408882"/>
              <w:bookmarkStart w:id="25666" w:name="_Toc184409830"/>
              <w:bookmarkStart w:id="25667" w:name="_Toc184813616"/>
              <w:bookmarkEnd w:id="25658"/>
              <w:bookmarkEnd w:id="25659"/>
              <w:bookmarkEnd w:id="25660"/>
              <w:bookmarkEnd w:id="25661"/>
              <w:bookmarkEnd w:id="25662"/>
              <w:bookmarkEnd w:id="25663"/>
              <w:bookmarkEnd w:id="25664"/>
              <w:bookmarkEnd w:id="25665"/>
              <w:bookmarkEnd w:id="25666"/>
              <w:bookmarkEnd w:id="25667"/>
            </w:del>
          </w:p>
        </w:tc>
        <w:bookmarkStart w:id="25668" w:name="_Toc180598362"/>
        <w:bookmarkStart w:id="25669" w:name="_Toc180599126"/>
        <w:bookmarkStart w:id="25670" w:name="_Toc181872871"/>
        <w:bookmarkStart w:id="25671" w:name="_Toc183455390"/>
        <w:bookmarkStart w:id="25672" w:name="_Toc183456342"/>
        <w:bookmarkStart w:id="25673" w:name="_Toc184406676"/>
        <w:bookmarkStart w:id="25674" w:name="_Toc184407935"/>
        <w:bookmarkStart w:id="25675" w:name="_Toc184408883"/>
        <w:bookmarkStart w:id="25676" w:name="_Toc184409831"/>
        <w:bookmarkStart w:id="25677" w:name="_Toc184813617"/>
        <w:bookmarkEnd w:id="25668"/>
        <w:bookmarkEnd w:id="25669"/>
        <w:bookmarkEnd w:id="25670"/>
        <w:bookmarkEnd w:id="25671"/>
        <w:bookmarkEnd w:id="25672"/>
        <w:bookmarkEnd w:id="25673"/>
        <w:bookmarkEnd w:id="25674"/>
        <w:bookmarkEnd w:id="25675"/>
        <w:bookmarkEnd w:id="25676"/>
        <w:bookmarkEnd w:id="25677"/>
      </w:tr>
      <w:tr w:rsidR="00222338" w:rsidRPr="00075487" w:rsidDel="00FD6BA2" w14:paraId="6720BAA2" w14:textId="7008C2A0">
        <w:trPr>
          <w:trHeight w:val="765"/>
          <w:del w:id="25678" w:author="Phuong Truong Thi" w:date="2024-10-17T18:57:00Z"/>
        </w:trPr>
        <w:tc>
          <w:tcPr>
            <w:tcW w:w="1647" w:type="dxa"/>
            <w:shd w:val="clear" w:color="auto" w:fill="auto"/>
          </w:tcPr>
          <w:p w14:paraId="7D2B693D" w14:textId="1620E659" w:rsidR="00222338" w:rsidRPr="00075487" w:rsidDel="00FD6BA2" w:rsidRDefault="00222338">
            <w:pPr>
              <w:pStyle w:val="Bd-1BodyText1"/>
              <w:keepLines/>
              <w:spacing w:line="276" w:lineRule="auto"/>
              <w:ind w:left="0"/>
              <w:jc w:val="left"/>
              <w:rPr>
                <w:del w:id="25679" w:author="Phuong Truong Thi" w:date="2024-10-17T18:57:00Z"/>
                <w:rFonts w:ascii="Times New Roman" w:hAnsi="Times New Roman"/>
                <w:b/>
                <w:i/>
                <w:sz w:val="24"/>
                <w:szCs w:val="24"/>
              </w:rPr>
            </w:pPr>
            <w:del w:id="25680" w:author="Phuong Truong Thi" w:date="2024-10-17T18:57:00Z">
              <w:r w:rsidRPr="00075487" w:rsidDel="00FD6BA2">
                <w:rPr>
                  <w:rFonts w:ascii="Times New Roman" w:hAnsi="Times New Roman"/>
                  <w:b/>
                  <w:i/>
                  <w:sz w:val="24"/>
                  <w:szCs w:val="24"/>
                </w:rPr>
                <w:delText>Điều kiện đầu ra</w:delText>
              </w:r>
              <w:bookmarkStart w:id="25681" w:name="_Toc180598363"/>
              <w:bookmarkStart w:id="25682" w:name="_Toc180599127"/>
              <w:bookmarkStart w:id="25683" w:name="_Toc181872872"/>
              <w:bookmarkStart w:id="25684" w:name="_Toc183455391"/>
              <w:bookmarkStart w:id="25685" w:name="_Toc183456343"/>
              <w:bookmarkStart w:id="25686" w:name="_Toc184406677"/>
              <w:bookmarkStart w:id="25687" w:name="_Toc184407936"/>
              <w:bookmarkStart w:id="25688" w:name="_Toc184408884"/>
              <w:bookmarkStart w:id="25689" w:name="_Toc184409832"/>
              <w:bookmarkStart w:id="25690" w:name="_Toc184813618"/>
              <w:bookmarkEnd w:id="25681"/>
              <w:bookmarkEnd w:id="25682"/>
              <w:bookmarkEnd w:id="25683"/>
              <w:bookmarkEnd w:id="25684"/>
              <w:bookmarkEnd w:id="25685"/>
              <w:bookmarkEnd w:id="25686"/>
              <w:bookmarkEnd w:id="25687"/>
              <w:bookmarkEnd w:id="25688"/>
              <w:bookmarkEnd w:id="25689"/>
              <w:bookmarkEnd w:id="25690"/>
            </w:del>
          </w:p>
        </w:tc>
        <w:tc>
          <w:tcPr>
            <w:tcW w:w="7510" w:type="dxa"/>
            <w:shd w:val="clear" w:color="auto" w:fill="auto"/>
          </w:tcPr>
          <w:p w14:paraId="05715043" w14:textId="38D5757B" w:rsidR="00222338" w:rsidRPr="00075487" w:rsidDel="00FD6BA2" w:rsidRDefault="00222338">
            <w:pPr>
              <w:pStyle w:val="Normal10"/>
              <w:keepNext/>
              <w:keepLines/>
              <w:rPr>
                <w:del w:id="25691" w:author="Phuong Truong Thi" w:date="2024-10-17T18:57:00Z"/>
                <w:szCs w:val="24"/>
              </w:rPr>
            </w:pPr>
            <w:del w:id="25692" w:author="Phuong Truong Thi" w:date="2024-10-17T18:57:00Z">
              <w:r w:rsidDel="00FD6BA2">
                <w:rPr>
                  <w:szCs w:val="24"/>
                </w:rPr>
                <w:delText>Hệ thống hiển thị popup thông tin chi tiết chi nhánh</w:delText>
              </w:r>
              <w:bookmarkStart w:id="25693" w:name="_Toc180598364"/>
              <w:bookmarkStart w:id="25694" w:name="_Toc180599128"/>
              <w:bookmarkStart w:id="25695" w:name="_Toc181872873"/>
              <w:bookmarkStart w:id="25696" w:name="_Toc183455392"/>
              <w:bookmarkStart w:id="25697" w:name="_Toc183456344"/>
              <w:bookmarkStart w:id="25698" w:name="_Toc184406678"/>
              <w:bookmarkStart w:id="25699" w:name="_Toc184407937"/>
              <w:bookmarkStart w:id="25700" w:name="_Toc184408885"/>
              <w:bookmarkStart w:id="25701" w:name="_Toc184409833"/>
              <w:bookmarkStart w:id="25702" w:name="_Toc184813619"/>
              <w:bookmarkEnd w:id="25693"/>
              <w:bookmarkEnd w:id="25694"/>
              <w:bookmarkEnd w:id="25695"/>
              <w:bookmarkEnd w:id="25696"/>
              <w:bookmarkEnd w:id="25697"/>
              <w:bookmarkEnd w:id="25698"/>
              <w:bookmarkEnd w:id="25699"/>
              <w:bookmarkEnd w:id="25700"/>
              <w:bookmarkEnd w:id="25701"/>
              <w:bookmarkEnd w:id="25702"/>
            </w:del>
          </w:p>
        </w:tc>
        <w:bookmarkStart w:id="25703" w:name="_Toc180598365"/>
        <w:bookmarkStart w:id="25704" w:name="_Toc180599129"/>
        <w:bookmarkStart w:id="25705" w:name="_Toc181872874"/>
        <w:bookmarkStart w:id="25706" w:name="_Toc183455393"/>
        <w:bookmarkStart w:id="25707" w:name="_Toc183456345"/>
        <w:bookmarkStart w:id="25708" w:name="_Toc184406679"/>
        <w:bookmarkStart w:id="25709" w:name="_Toc184407938"/>
        <w:bookmarkStart w:id="25710" w:name="_Toc184408886"/>
        <w:bookmarkStart w:id="25711" w:name="_Toc184409834"/>
        <w:bookmarkStart w:id="25712" w:name="_Toc184813620"/>
        <w:bookmarkEnd w:id="25703"/>
        <w:bookmarkEnd w:id="25704"/>
        <w:bookmarkEnd w:id="25705"/>
        <w:bookmarkEnd w:id="25706"/>
        <w:bookmarkEnd w:id="25707"/>
        <w:bookmarkEnd w:id="25708"/>
        <w:bookmarkEnd w:id="25709"/>
        <w:bookmarkEnd w:id="25710"/>
        <w:bookmarkEnd w:id="25711"/>
        <w:bookmarkEnd w:id="25712"/>
      </w:tr>
    </w:tbl>
    <w:p w14:paraId="05C23B8C" w14:textId="50004B01" w:rsidR="00421E07" w:rsidRPr="00421E07" w:rsidDel="00471E7D" w:rsidRDefault="00810701" w:rsidP="00421E07">
      <w:pPr>
        <w:pStyle w:val="Heading31"/>
        <w:numPr>
          <w:ilvl w:val="0"/>
          <w:numId w:val="73"/>
        </w:numPr>
        <w:tabs>
          <w:tab w:val="clear" w:pos="1080"/>
        </w:tabs>
        <w:outlineLvl w:val="9"/>
        <w:rPr>
          <w:del w:id="25713" w:author="Phuong Truong Thi" w:date="2024-10-08T18:06:00Z"/>
          <w:sz w:val="24"/>
          <w:szCs w:val="24"/>
        </w:rPr>
      </w:pPr>
      <w:del w:id="25714" w:author="Phuong Truong Thi" w:date="2024-10-08T18:06:00Z">
        <w:r w:rsidDel="00471E7D">
          <w:rPr>
            <w:b w:val="0"/>
            <w:bCs w:val="0"/>
            <w:i/>
            <w:iCs/>
            <w:sz w:val="24"/>
            <w:szCs w:val="24"/>
          </w:rPr>
          <w:delText>Thông tin dữ liệu</w:delText>
        </w:r>
        <w:bookmarkStart w:id="25715" w:name="_Toc180598366"/>
        <w:bookmarkStart w:id="25716" w:name="_Toc180599130"/>
        <w:bookmarkStart w:id="25717" w:name="_Toc181872875"/>
        <w:bookmarkStart w:id="25718" w:name="_Toc183455394"/>
        <w:bookmarkStart w:id="25719" w:name="_Toc183456346"/>
        <w:bookmarkStart w:id="25720" w:name="_Toc184406680"/>
        <w:bookmarkStart w:id="25721" w:name="_Toc184407939"/>
        <w:bookmarkStart w:id="25722" w:name="_Toc184408887"/>
        <w:bookmarkStart w:id="25723" w:name="_Toc184409835"/>
        <w:bookmarkStart w:id="25724" w:name="_Toc184813621"/>
        <w:bookmarkEnd w:id="25715"/>
        <w:bookmarkEnd w:id="25716"/>
        <w:bookmarkEnd w:id="25717"/>
        <w:bookmarkEnd w:id="25718"/>
        <w:bookmarkEnd w:id="25719"/>
        <w:bookmarkEnd w:id="25720"/>
        <w:bookmarkEnd w:id="25721"/>
        <w:bookmarkEnd w:id="25722"/>
        <w:bookmarkEnd w:id="25723"/>
        <w:bookmarkEnd w:id="25724"/>
      </w:del>
    </w:p>
    <w:p w14:paraId="7893D6AB" w14:textId="1B1F7741" w:rsidR="00421E07" w:rsidRPr="00421E07" w:rsidDel="00FD6BA2" w:rsidRDefault="00421E07" w:rsidP="00421E07">
      <w:pPr>
        <w:pStyle w:val="Heading31"/>
        <w:numPr>
          <w:ilvl w:val="0"/>
          <w:numId w:val="0"/>
        </w:numPr>
        <w:tabs>
          <w:tab w:val="clear" w:pos="1080"/>
        </w:tabs>
        <w:ind w:left="3765" w:hanging="504"/>
        <w:outlineLvl w:val="9"/>
        <w:rPr>
          <w:del w:id="25725" w:author="Phuong Truong Thi" w:date="2024-10-17T18:57:00Z"/>
          <w:sz w:val="24"/>
          <w:szCs w:val="24"/>
        </w:rPr>
      </w:pPr>
      <w:bookmarkStart w:id="25726" w:name="_Toc180598367"/>
      <w:bookmarkStart w:id="25727" w:name="_Toc180599131"/>
      <w:bookmarkStart w:id="25728" w:name="_Toc181872876"/>
      <w:bookmarkStart w:id="25729" w:name="_Toc183455395"/>
      <w:bookmarkStart w:id="25730" w:name="_Toc183456347"/>
      <w:bookmarkStart w:id="25731" w:name="_Toc184406681"/>
      <w:bookmarkStart w:id="25732" w:name="_Toc184407940"/>
      <w:bookmarkStart w:id="25733" w:name="_Toc184408888"/>
      <w:bookmarkStart w:id="25734" w:name="_Toc184409836"/>
      <w:bookmarkStart w:id="25735" w:name="_Toc184813622"/>
      <w:bookmarkEnd w:id="25726"/>
      <w:bookmarkEnd w:id="25727"/>
      <w:bookmarkEnd w:id="25728"/>
      <w:bookmarkEnd w:id="25729"/>
      <w:bookmarkEnd w:id="25730"/>
      <w:bookmarkEnd w:id="25731"/>
      <w:bookmarkEnd w:id="25732"/>
      <w:bookmarkEnd w:id="25733"/>
      <w:bookmarkEnd w:id="25734"/>
      <w:bookmarkEnd w:id="25735"/>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421E07" w:rsidRPr="00AC685F" w:rsidDel="00471E7D" w14:paraId="19A80CAB" w14:textId="51A8A9E7">
        <w:trPr>
          <w:trHeight w:val="528"/>
          <w:tblHeader/>
          <w:del w:id="25736" w:author="Phuong Truong Thi" w:date="2024-10-08T18:06:00Z"/>
        </w:trPr>
        <w:tc>
          <w:tcPr>
            <w:tcW w:w="936" w:type="dxa"/>
            <w:shd w:val="clear" w:color="000000" w:fill="F7C7AC"/>
            <w:vAlign w:val="center"/>
            <w:hideMark/>
          </w:tcPr>
          <w:p w14:paraId="46AEA69B" w14:textId="4DB2E380" w:rsidR="00421E07" w:rsidRPr="00AC685F" w:rsidDel="00471E7D" w:rsidRDefault="00421E07">
            <w:pPr>
              <w:spacing w:before="0" w:line="240" w:lineRule="auto"/>
              <w:contextualSpacing w:val="0"/>
              <w:jc w:val="center"/>
              <w:rPr>
                <w:del w:id="25737" w:author="Phuong Truong Thi" w:date="2024-10-08T18:06:00Z"/>
                <w:rFonts w:ascii="Times New Roman" w:eastAsia="Times New Roman" w:hAnsi="Times New Roman"/>
                <w:b/>
                <w:bCs/>
                <w:color w:val="000000"/>
                <w:sz w:val="24"/>
                <w:szCs w:val="24"/>
                <w:lang w:val="vi-VN" w:eastAsia="vi-VN"/>
              </w:rPr>
            </w:pPr>
            <w:del w:id="25738" w:author="Phuong Truong Thi" w:date="2024-10-08T18:06:00Z">
              <w:r w:rsidRPr="00AC685F" w:rsidDel="00471E7D">
                <w:rPr>
                  <w:rFonts w:ascii="Times New Roman" w:eastAsia="Times New Roman" w:hAnsi="Times New Roman"/>
                  <w:b/>
                  <w:bCs/>
                  <w:color w:val="000000"/>
                  <w:sz w:val="24"/>
                  <w:szCs w:val="24"/>
                  <w:lang w:val="vi-VN" w:eastAsia="vi-VN"/>
                </w:rPr>
                <w:delText>STT</w:delText>
              </w:r>
              <w:bookmarkStart w:id="25739" w:name="_Toc180598368"/>
              <w:bookmarkStart w:id="25740" w:name="_Toc180599132"/>
              <w:bookmarkStart w:id="25741" w:name="_Toc181872877"/>
              <w:bookmarkStart w:id="25742" w:name="_Toc183455396"/>
              <w:bookmarkStart w:id="25743" w:name="_Toc183456348"/>
              <w:bookmarkStart w:id="25744" w:name="_Toc184406682"/>
              <w:bookmarkStart w:id="25745" w:name="_Toc184407941"/>
              <w:bookmarkStart w:id="25746" w:name="_Toc184408889"/>
              <w:bookmarkStart w:id="25747" w:name="_Toc184409837"/>
              <w:bookmarkStart w:id="25748" w:name="_Toc184813623"/>
              <w:bookmarkEnd w:id="25739"/>
              <w:bookmarkEnd w:id="25740"/>
              <w:bookmarkEnd w:id="25741"/>
              <w:bookmarkEnd w:id="25742"/>
              <w:bookmarkEnd w:id="25743"/>
              <w:bookmarkEnd w:id="25744"/>
              <w:bookmarkEnd w:id="25745"/>
              <w:bookmarkEnd w:id="25746"/>
              <w:bookmarkEnd w:id="25747"/>
              <w:bookmarkEnd w:id="25748"/>
            </w:del>
          </w:p>
        </w:tc>
        <w:tc>
          <w:tcPr>
            <w:tcW w:w="2329" w:type="dxa"/>
            <w:shd w:val="clear" w:color="000000" w:fill="F7C7AC"/>
            <w:vAlign w:val="center"/>
            <w:hideMark/>
          </w:tcPr>
          <w:p w14:paraId="353A704F" w14:textId="29762192" w:rsidR="00421E07" w:rsidRPr="00AC685F" w:rsidDel="00471E7D" w:rsidRDefault="00421E07">
            <w:pPr>
              <w:spacing w:before="0" w:line="240" w:lineRule="auto"/>
              <w:contextualSpacing w:val="0"/>
              <w:jc w:val="center"/>
              <w:rPr>
                <w:del w:id="25749" w:author="Phuong Truong Thi" w:date="2024-10-08T18:06:00Z"/>
                <w:rFonts w:ascii="Times New Roman" w:eastAsia="Times New Roman" w:hAnsi="Times New Roman"/>
                <w:b/>
                <w:bCs/>
                <w:color w:val="000000"/>
                <w:sz w:val="24"/>
                <w:szCs w:val="24"/>
                <w:lang w:val="vi-VN" w:eastAsia="vi-VN"/>
              </w:rPr>
            </w:pPr>
            <w:del w:id="25750" w:author="Phuong Truong Thi" w:date="2024-10-08T18:06:00Z">
              <w:r w:rsidRPr="00AC685F" w:rsidDel="00471E7D">
                <w:rPr>
                  <w:rFonts w:ascii="Times New Roman" w:eastAsia="Times New Roman" w:hAnsi="Times New Roman"/>
                  <w:b/>
                  <w:bCs/>
                  <w:color w:val="000000"/>
                  <w:sz w:val="24"/>
                  <w:szCs w:val="24"/>
                  <w:lang w:val="vi-VN" w:eastAsia="vi-VN"/>
                </w:rPr>
                <w:delText>Trường dữ liệu</w:delText>
              </w:r>
              <w:bookmarkStart w:id="25751" w:name="_Toc180598369"/>
              <w:bookmarkStart w:id="25752" w:name="_Toc180599133"/>
              <w:bookmarkStart w:id="25753" w:name="_Toc181872878"/>
              <w:bookmarkStart w:id="25754" w:name="_Toc183455397"/>
              <w:bookmarkStart w:id="25755" w:name="_Toc183456349"/>
              <w:bookmarkStart w:id="25756" w:name="_Toc184406683"/>
              <w:bookmarkStart w:id="25757" w:name="_Toc184407942"/>
              <w:bookmarkStart w:id="25758" w:name="_Toc184408890"/>
              <w:bookmarkStart w:id="25759" w:name="_Toc184409838"/>
              <w:bookmarkStart w:id="25760" w:name="_Toc184813624"/>
              <w:bookmarkEnd w:id="25751"/>
              <w:bookmarkEnd w:id="25752"/>
              <w:bookmarkEnd w:id="25753"/>
              <w:bookmarkEnd w:id="25754"/>
              <w:bookmarkEnd w:id="25755"/>
              <w:bookmarkEnd w:id="25756"/>
              <w:bookmarkEnd w:id="25757"/>
              <w:bookmarkEnd w:id="25758"/>
              <w:bookmarkEnd w:id="25759"/>
              <w:bookmarkEnd w:id="25760"/>
            </w:del>
          </w:p>
        </w:tc>
        <w:tc>
          <w:tcPr>
            <w:tcW w:w="1405" w:type="dxa"/>
            <w:shd w:val="clear" w:color="000000" w:fill="F7C7AC"/>
            <w:vAlign w:val="center"/>
          </w:tcPr>
          <w:p w14:paraId="1DF36509" w14:textId="7C943D4F" w:rsidR="00421E07" w:rsidRPr="00497C9A" w:rsidDel="00471E7D" w:rsidRDefault="00421E07">
            <w:pPr>
              <w:spacing w:before="0" w:line="240" w:lineRule="auto"/>
              <w:contextualSpacing w:val="0"/>
              <w:jc w:val="center"/>
              <w:rPr>
                <w:del w:id="25761" w:author="Phuong Truong Thi" w:date="2024-10-08T18:06:00Z"/>
                <w:rFonts w:ascii="Times New Roman" w:eastAsia="Times New Roman" w:hAnsi="Times New Roman"/>
                <w:b/>
                <w:bCs/>
                <w:color w:val="000000"/>
                <w:sz w:val="24"/>
                <w:szCs w:val="24"/>
                <w:lang w:val="vi-VN" w:eastAsia="vi-VN"/>
              </w:rPr>
            </w:pPr>
            <w:del w:id="25762" w:author="Phuong Truong Thi" w:date="2024-10-08T18:06:00Z">
              <w:r w:rsidRPr="00497C9A" w:rsidDel="00471E7D">
                <w:rPr>
                  <w:rFonts w:ascii="Times New Roman" w:eastAsia="Times New Roman" w:hAnsi="Times New Roman"/>
                  <w:b/>
                  <w:bCs/>
                  <w:color w:val="000000"/>
                  <w:sz w:val="24"/>
                  <w:szCs w:val="24"/>
                  <w:lang w:val="vi-VN" w:eastAsia="vi-VN"/>
                </w:rPr>
                <w:delText>Định dạng</w:delText>
              </w:r>
              <w:bookmarkStart w:id="25763" w:name="_Toc180598370"/>
              <w:bookmarkStart w:id="25764" w:name="_Toc180599134"/>
              <w:bookmarkStart w:id="25765" w:name="_Toc181872879"/>
              <w:bookmarkStart w:id="25766" w:name="_Toc183455398"/>
              <w:bookmarkStart w:id="25767" w:name="_Toc183456350"/>
              <w:bookmarkStart w:id="25768" w:name="_Toc184406684"/>
              <w:bookmarkStart w:id="25769" w:name="_Toc184407943"/>
              <w:bookmarkStart w:id="25770" w:name="_Toc184408891"/>
              <w:bookmarkStart w:id="25771" w:name="_Toc184409839"/>
              <w:bookmarkStart w:id="25772" w:name="_Toc184813625"/>
              <w:bookmarkEnd w:id="25763"/>
              <w:bookmarkEnd w:id="25764"/>
              <w:bookmarkEnd w:id="25765"/>
              <w:bookmarkEnd w:id="25766"/>
              <w:bookmarkEnd w:id="25767"/>
              <w:bookmarkEnd w:id="25768"/>
              <w:bookmarkEnd w:id="25769"/>
              <w:bookmarkEnd w:id="25770"/>
              <w:bookmarkEnd w:id="25771"/>
              <w:bookmarkEnd w:id="25772"/>
            </w:del>
          </w:p>
        </w:tc>
        <w:tc>
          <w:tcPr>
            <w:tcW w:w="2670" w:type="dxa"/>
            <w:shd w:val="clear" w:color="000000" w:fill="F7C7AC"/>
            <w:vAlign w:val="center"/>
            <w:hideMark/>
          </w:tcPr>
          <w:p w14:paraId="1D77D80C" w14:textId="68DBC1DA" w:rsidR="00421E07" w:rsidRPr="00AC685F" w:rsidDel="00471E7D" w:rsidRDefault="00421E07">
            <w:pPr>
              <w:spacing w:before="0" w:line="240" w:lineRule="auto"/>
              <w:contextualSpacing w:val="0"/>
              <w:jc w:val="center"/>
              <w:rPr>
                <w:del w:id="25773" w:author="Phuong Truong Thi" w:date="2024-10-08T18:06:00Z"/>
                <w:rFonts w:ascii="Times New Roman" w:eastAsia="Times New Roman" w:hAnsi="Times New Roman"/>
                <w:b/>
                <w:bCs/>
                <w:color w:val="000000"/>
                <w:sz w:val="24"/>
                <w:szCs w:val="24"/>
                <w:lang w:val="vi-VN" w:eastAsia="vi-VN"/>
              </w:rPr>
            </w:pPr>
            <w:del w:id="25774" w:author="Phuong Truong Thi" w:date="2024-10-08T18:06:00Z">
              <w:r w:rsidRPr="00AC685F" w:rsidDel="00471E7D">
                <w:rPr>
                  <w:rFonts w:ascii="Times New Roman" w:eastAsia="Times New Roman" w:hAnsi="Times New Roman"/>
                  <w:b/>
                  <w:bCs/>
                  <w:color w:val="000000"/>
                  <w:sz w:val="24"/>
                  <w:szCs w:val="24"/>
                  <w:lang w:val="vi-VN" w:eastAsia="vi-VN"/>
                </w:rPr>
                <w:delText>Mã danh mục tham chiếu</w:delText>
              </w:r>
              <w:bookmarkStart w:id="25775" w:name="_Toc180598371"/>
              <w:bookmarkStart w:id="25776" w:name="_Toc180599135"/>
              <w:bookmarkStart w:id="25777" w:name="_Toc181872880"/>
              <w:bookmarkStart w:id="25778" w:name="_Toc183455399"/>
              <w:bookmarkStart w:id="25779" w:name="_Toc183456351"/>
              <w:bookmarkStart w:id="25780" w:name="_Toc184406685"/>
              <w:bookmarkStart w:id="25781" w:name="_Toc184407944"/>
              <w:bookmarkStart w:id="25782" w:name="_Toc184408892"/>
              <w:bookmarkStart w:id="25783" w:name="_Toc184409840"/>
              <w:bookmarkStart w:id="25784" w:name="_Toc184813626"/>
              <w:bookmarkEnd w:id="25775"/>
              <w:bookmarkEnd w:id="25776"/>
              <w:bookmarkEnd w:id="25777"/>
              <w:bookmarkEnd w:id="25778"/>
              <w:bookmarkEnd w:id="25779"/>
              <w:bookmarkEnd w:id="25780"/>
              <w:bookmarkEnd w:id="25781"/>
              <w:bookmarkEnd w:id="25782"/>
              <w:bookmarkEnd w:id="25783"/>
              <w:bookmarkEnd w:id="25784"/>
            </w:del>
          </w:p>
        </w:tc>
        <w:bookmarkStart w:id="25785" w:name="_Toc180598372"/>
        <w:bookmarkStart w:id="25786" w:name="_Toc180599136"/>
        <w:bookmarkStart w:id="25787" w:name="_Toc181872881"/>
        <w:bookmarkStart w:id="25788" w:name="_Toc183455400"/>
        <w:bookmarkStart w:id="25789" w:name="_Toc183456352"/>
        <w:bookmarkStart w:id="25790" w:name="_Toc184406686"/>
        <w:bookmarkStart w:id="25791" w:name="_Toc184407945"/>
        <w:bookmarkStart w:id="25792" w:name="_Toc184408893"/>
        <w:bookmarkStart w:id="25793" w:name="_Toc184409841"/>
        <w:bookmarkStart w:id="25794" w:name="_Toc184813627"/>
        <w:bookmarkEnd w:id="25785"/>
        <w:bookmarkEnd w:id="25786"/>
        <w:bookmarkEnd w:id="25787"/>
        <w:bookmarkEnd w:id="25788"/>
        <w:bookmarkEnd w:id="25789"/>
        <w:bookmarkEnd w:id="25790"/>
        <w:bookmarkEnd w:id="25791"/>
        <w:bookmarkEnd w:id="25792"/>
        <w:bookmarkEnd w:id="25793"/>
        <w:bookmarkEnd w:id="25794"/>
      </w:tr>
      <w:tr w:rsidR="00421E07" w:rsidRPr="00AC685F" w:rsidDel="00471E7D" w14:paraId="605E3630" w14:textId="5771B806">
        <w:trPr>
          <w:trHeight w:val="276"/>
          <w:del w:id="25795" w:author="Phuong Truong Thi" w:date="2024-10-08T18:06:00Z"/>
        </w:trPr>
        <w:tc>
          <w:tcPr>
            <w:tcW w:w="936" w:type="dxa"/>
            <w:shd w:val="clear" w:color="auto" w:fill="auto"/>
            <w:vAlign w:val="center"/>
          </w:tcPr>
          <w:p w14:paraId="5EFABA76" w14:textId="4E8AD75D" w:rsidR="00421E07" w:rsidRPr="00E6562C" w:rsidDel="00471E7D" w:rsidRDefault="00421E07" w:rsidP="00421E07">
            <w:pPr>
              <w:pStyle w:val="ListParagraph"/>
              <w:numPr>
                <w:ilvl w:val="0"/>
                <w:numId w:val="86"/>
              </w:numPr>
              <w:spacing w:before="0" w:line="240" w:lineRule="auto"/>
              <w:contextualSpacing w:val="0"/>
              <w:jc w:val="center"/>
              <w:rPr>
                <w:del w:id="25796" w:author="Phuong Truong Thi" w:date="2024-10-08T18:06:00Z"/>
                <w:rFonts w:eastAsia="Times New Roman"/>
                <w:color w:val="000000"/>
                <w:szCs w:val="24"/>
                <w:lang w:eastAsia="vi-VN"/>
              </w:rPr>
            </w:pPr>
            <w:bookmarkStart w:id="25797" w:name="_Toc180598373"/>
            <w:bookmarkStart w:id="25798" w:name="_Toc180599137"/>
            <w:bookmarkStart w:id="25799" w:name="_Toc181872882"/>
            <w:bookmarkStart w:id="25800" w:name="_Toc183455401"/>
            <w:bookmarkStart w:id="25801" w:name="_Toc183456353"/>
            <w:bookmarkStart w:id="25802" w:name="_Toc184406687"/>
            <w:bookmarkStart w:id="25803" w:name="_Toc184407946"/>
            <w:bookmarkStart w:id="25804" w:name="_Toc184408894"/>
            <w:bookmarkStart w:id="25805" w:name="_Toc184409842"/>
            <w:bookmarkStart w:id="25806" w:name="_Toc184813628"/>
            <w:bookmarkEnd w:id="25797"/>
            <w:bookmarkEnd w:id="25798"/>
            <w:bookmarkEnd w:id="25799"/>
            <w:bookmarkEnd w:id="25800"/>
            <w:bookmarkEnd w:id="25801"/>
            <w:bookmarkEnd w:id="25802"/>
            <w:bookmarkEnd w:id="25803"/>
            <w:bookmarkEnd w:id="25804"/>
            <w:bookmarkEnd w:id="25805"/>
            <w:bookmarkEnd w:id="25806"/>
          </w:p>
        </w:tc>
        <w:tc>
          <w:tcPr>
            <w:tcW w:w="2329" w:type="dxa"/>
            <w:shd w:val="clear" w:color="auto" w:fill="auto"/>
            <w:vAlign w:val="bottom"/>
          </w:tcPr>
          <w:p w14:paraId="53D01F80" w14:textId="00C75312" w:rsidR="00421E07" w:rsidRPr="00285EF0" w:rsidDel="00471E7D" w:rsidRDefault="00421E07">
            <w:pPr>
              <w:spacing w:before="0" w:line="240" w:lineRule="auto"/>
              <w:contextualSpacing w:val="0"/>
              <w:rPr>
                <w:del w:id="25807" w:author="Phuong Truong Thi" w:date="2024-10-08T18:06:00Z"/>
                <w:rFonts w:ascii="Times New Roman" w:hAnsi="Times New Roman"/>
                <w:color w:val="000000"/>
                <w:sz w:val="24"/>
                <w:szCs w:val="24"/>
              </w:rPr>
            </w:pPr>
            <w:del w:id="25808" w:author="Phuong Truong Thi" w:date="2024-10-08T18:06:00Z">
              <w:r w:rsidRPr="00285EF0" w:rsidDel="00471E7D">
                <w:rPr>
                  <w:rFonts w:ascii="Times New Roman" w:hAnsi="Times New Roman"/>
                  <w:color w:val="000000"/>
                  <w:sz w:val="24"/>
                  <w:szCs w:val="24"/>
                </w:rPr>
                <w:delText>Mã chi nhánh</w:delText>
              </w:r>
              <w:bookmarkStart w:id="25809" w:name="_Toc180598374"/>
              <w:bookmarkStart w:id="25810" w:name="_Toc180599138"/>
              <w:bookmarkStart w:id="25811" w:name="_Toc181872883"/>
              <w:bookmarkStart w:id="25812" w:name="_Toc183455402"/>
              <w:bookmarkStart w:id="25813" w:name="_Toc183456354"/>
              <w:bookmarkStart w:id="25814" w:name="_Toc184406688"/>
              <w:bookmarkStart w:id="25815" w:name="_Toc184407947"/>
              <w:bookmarkStart w:id="25816" w:name="_Toc184408895"/>
              <w:bookmarkStart w:id="25817" w:name="_Toc184409843"/>
              <w:bookmarkStart w:id="25818" w:name="_Toc184813629"/>
              <w:bookmarkEnd w:id="25809"/>
              <w:bookmarkEnd w:id="25810"/>
              <w:bookmarkEnd w:id="25811"/>
              <w:bookmarkEnd w:id="25812"/>
              <w:bookmarkEnd w:id="25813"/>
              <w:bookmarkEnd w:id="25814"/>
              <w:bookmarkEnd w:id="25815"/>
              <w:bookmarkEnd w:id="25816"/>
              <w:bookmarkEnd w:id="25817"/>
              <w:bookmarkEnd w:id="25818"/>
            </w:del>
          </w:p>
        </w:tc>
        <w:tc>
          <w:tcPr>
            <w:tcW w:w="1405" w:type="dxa"/>
          </w:tcPr>
          <w:p w14:paraId="72555B25" w14:textId="6A880483" w:rsidR="00421E07" w:rsidRPr="003A44DC" w:rsidDel="00471E7D" w:rsidRDefault="00421E07">
            <w:pPr>
              <w:spacing w:before="0" w:line="240" w:lineRule="auto"/>
              <w:contextualSpacing w:val="0"/>
              <w:jc w:val="left"/>
              <w:rPr>
                <w:del w:id="25819" w:author="Phuong Truong Thi" w:date="2024-10-08T18:06:00Z"/>
                <w:rFonts w:ascii="Times New Roman" w:eastAsia="Times New Roman" w:hAnsi="Times New Roman"/>
                <w:color w:val="000000"/>
                <w:sz w:val="24"/>
                <w:szCs w:val="24"/>
                <w:lang w:eastAsia="vi-VN"/>
              </w:rPr>
            </w:pPr>
            <w:del w:id="25820" w:author="Phuong Truong Thi" w:date="2024-10-08T18:06:00Z">
              <w:r w:rsidDel="00471E7D">
                <w:rPr>
                  <w:rFonts w:ascii="Times New Roman" w:eastAsia="Times New Roman" w:hAnsi="Times New Roman"/>
                  <w:color w:val="000000"/>
                  <w:sz w:val="24"/>
                  <w:szCs w:val="24"/>
                  <w:lang w:eastAsia="vi-VN"/>
                </w:rPr>
                <w:delText>Text</w:delText>
              </w:r>
              <w:bookmarkStart w:id="25821" w:name="_Toc180598375"/>
              <w:bookmarkStart w:id="25822" w:name="_Toc180599139"/>
              <w:bookmarkStart w:id="25823" w:name="_Toc181872884"/>
              <w:bookmarkStart w:id="25824" w:name="_Toc183455403"/>
              <w:bookmarkStart w:id="25825" w:name="_Toc183456355"/>
              <w:bookmarkStart w:id="25826" w:name="_Toc184406689"/>
              <w:bookmarkStart w:id="25827" w:name="_Toc184407948"/>
              <w:bookmarkStart w:id="25828" w:name="_Toc184408896"/>
              <w:bookmarkStart w:id="25829" w:name="_Toc184409844"/>
              <w:bookmarkStart w:id="25830" w:name="_Toc184813630"/>
              <w:bookmarkEnd w:id="25821"/>
              <w:bookmarkEnd w:id="25822"/>
              <w:bookmarkEnd w:id="25823"/>
              <w:bookmarkEnd w:id="25824"/>
              <w:bookmarkEnd w:id="25825"/>
              <w:bookmarkEnd w:id="25826"/>
              <w:bookmarkEnd w:id="25827"/>
              <w:bookmarkEnd w:id="25828"/>
              <w:bookmarkEnd w:id="25829"/>
              <w:bookmarkEnd w:id="25830"/>
            </w:del>
          </w:p>
        </w:tc>
        <w:tc>
          <w:tcPr>
            <w:tcW w:w="2670" w:type="dxa"/>
            <w:shd w:val="clear" w:color="auto" w:fill="auto"/>
            <w:noWrap/>
            <w:vAlign w:val="center"/>
          </w:tcPr>
          <w:p w14:paraId="4F969EFD" w14:textId="7F2206F4" w:rsidR="00421E07" w:rsidRPr="003A44DC" w:rsidDel="00471E7D" w:rsidRDefault="00421E07">
            <w:pPr>
              <w:spacing w:before="0" w:line="240" w:lineRule="auto"/>
              <w:contextualSpacing w:val="0"/>
              <w:rPr>
                <w:del w:id="25831" w:author="Phuong Truong Thi" w:date="2024-10-08T18:06:00Z"/>
                <w:rFonts w:ascii="Times New Roman" w:eastAsia="Times New Roman" w:hAnsi="Times New Roman"/>
                <w:color w:val="000000"/>
                <w:sz w:val="24"/>
                <w:szCs w:val="24"/>
                <w:lang w:val="vi-VN" w:eastAsia="vi-VN"/>
              </w:rPr>
            </w:pPr>
            <w:bookmarkStart w:id="25832" w:name="_Toc180598376"/>
            <w:bookmarkStart w:id="25833" w:name="_Toc180599140"/>
            <w:bookmarkStart w:id="25834" w:name="_Toc181872885"/>
            <w:bookmarkStart w:id="25835" w:name="_Toc183455404"/>
            <w:bookmarkStart w:id="25836" w:name="_Toc183456356"/>
            <w:bookmarkStart w:id="25837" w:name="_Toc184406690"/>
            <w:bookmarkStart w:id="25838" w:name="_Toc184407949"/>
            <w:bookmarkStart w:id="25839" w:name="_Toc184408897"/>
            <w:bookmarkStart w:id="25840" w:name="_Toc184409845"/>
            <w:bookmarkStart w:id="25841" w:name="_Toc184813631"/>
            <w:bookmarkEnd w:id="25832"/>
            <w:bookmarkEnd w:id="25833"/>
            <w:bookmarkEnd w:id="25834"/>
            <w:bookmarkEnd w:id="25835"/>
            <w:bookmarkEnd w:id="25836"/>
            <w:bookmarkEnd w:id="25837"/>
            <w:bookmarkEnd w:id="25838"/>
            <w:bookmarkEnd w:id="25839"/>
            <w:bookmarkEnd w:id="25840"/>
            <w:bookmarkEnd w:id="25841"/>
          </w:p>
        </w:tc>
        <w:bookmarkStart w:id="25842" w:name="_Toc180598377"/>
        <w:bookmarkStart w:id="25843" w:name="_Toc180599141"/>
        <w:bookmarkStart w:id="25844" w:name="_Toc181872886"/>
        <w:bookmarkStart w:id="25845" w:name="_Toc183455405"/>
        <w:bookmarkStart w:id="25846" w:name="_Toc183456357"/>
        <w:bookmarkStart w:id="25847" w:name="_Toc184406691"/>
        <w:bookmarkStart w:id="25848" w:name="_Toc184407950"/>
        <w:bookmarkStart w:id="25849" w:name="_Toc184408898"/>
        <w:bookmarkStart w:id="25850" w:name="_Toc184409846"/>
        <w:bookmarkStart w:id="25851" w:name="_Toc184813632"/>
        <w:bookmarkEnd w:id="25842"/>
        <w:bookmarkEnd w:id="25843"/>
        <w:bookmarkEnd w:id="25844"/>
        <w:bookmarkEnd w:id="25845"/>
        <w:bookmarkEnd w:id="25846"/>
        <w:bookmarkEnd w:id="25847"/>
        <w:bookmarkEnd w:id="25848"/>
        <w:bookmarkEnd w:id="25849"/>
        <w:bookmarkEnd w:id="25850"/>
        <w:bookmarkEnd w:id="25851"/>
      </w:tr>
      <w:tr w:rsidR="00421E07" w:rsidRPr="00AC685F" w:rsidDel="00471E7D" w14:paraId="4E06BDF7" w14:textId="7599E4FD">
        <w:trPr>
          <w:trHeight w:val="309"/>
          <w:del w:id="25852" w:author="Phuong Truong Thi" w:date="2024-10-08T18:06:00Z"/>
        </w:trPr>
        <w:tc>
          <w:tcPr>
            <w:tcW w:w="936" w:type="dxa"/>
            <w:shd w:val="clear" w:color="auto" w:fill="auto"/>
            <w:vAlign w:val="center"/>
            <w:hideMark/>
          </w:tcPr>
          <w:p w14:paraId="1951A6F5" w14:textId="40ADA1E9" w:rsidR="00421E07" w:rsidRPr="00E6562C" w:rsidDel="00471E7D" w:rsidRDefault="00421E07" w:rsidP="00421E07">
            <w:pPr>
              <w:pStyle w:val="ListParagraph"/>
              <w:numPr>
                <w:ilvl w:val="0"/>
                <w:numId w:val="86"/>
              </w:numPr>
              <w:spacing w:before="0" w:line="240" w:lineRule="auto"/>
              <w:contextualSpacing w:val="0"/>
              <w:jc w:val="center"/>
              <w:rPr>
                <w:del w:id="25853" w:author="Phuong Truong Thi" w:date="2024-10-08T18:06:00Z"/>
                <w:rFonts w:eastAsia="Times New Roman"/>
                <w:color w:val="000000"/>
                <w:szCs w:val="24"/>
                <w:lang w:eastAsia="vi-VN"/>
              </w:rPr>
            </w:pPr>
            <w:bookmarkStart w:id="25854" w:name="_Toc180598378"/>
            <w:bookmarkStart w:id="25855" w:name="_Toc180599142"/>
            <w:bookmarkStart w:id="25856" w:name="_Toc181872887"/>
            <w:bookmarkStart w:id="25857" w:name="_Toc183455406"/>
            <w:bookmarkStart w:id="25858" w:name="_Toc183456358"/>
            <w:bookmarkStart w:id="25859" w:name="_Toc184406692"/>
            <w:bookmarkStart w:id="25860" w:name="_Toc184407951"/>
            <w:bookmarkStart w:id="25861" w:name="_Toc184408899"/>
            <w:bookmarkStart w:id="25862" w:name="_Toc184409847"/>
            <w:bookmarkStart w:id="25863" w:name="_Toc184813633"/>
            <w:bookmarkEnd w:id="25854"/>
            <w:bookmarkEnd w:id="25855"/>
            <w:bookmarkEnd w:id="25856"/>
            <w:bookmarkEnd w:id="25857"/>
            <w:bookmarkEnd w:id="25858"/>
            <w:bookmarkEnd w:id="25859"/>
            <w:bookmarkEnd w:id="25860"/>
            <w:bookmarkEnd w:id="25861"/>
            <w:bookmarkEnd w:id="25862"/>
            <w:bookmarkEnd w:id="25863"/>
          </w:p>
        </w:tc>
        <w:tc>
          <w:tcPr>
            <w:tcW w:w="2329" w:type="dxa"/>
            <w:shd w:val="clear" w:color="auto" w:fill="auto"/>
            <w:vAlign w:val="bottom"/>
          </w:tcPr>
          <w:p w14:paraId="6C7EBE79" w14:textId="2866335E" w:rsidR="00421E07" w:rsidRPr="00285EF0" w:rsidDel="00471E7D" w:rsidRDefault="00421E07">
            <w:pPr>
              <w:spacing w:before="0" w:line="240" w:lineRule="auto"/>
              <w:contextualSpacing w:val="0"/>
              <w:rPr>
                <w:del w:id="25864" w:author="Phuong Truong Thi" w:date="2024-10-08T18:06:00Z"/>
                <w:rFonts w:ascii="Times New Roman" w:eastAsia="Times New Roman" w:hAnsi="Times New Roman"/>
                <w:color w:val="000000"/>
                <w:sz w:val="24"/>
                <w:szCs w:val="24"/>
                <w:lang w:val="vi-VN" w:eastAsia="vi-VN"/>
              </w:rPr>
            </w:pPr>
            <w:del w:id="25865" w:author="Phuong Truong Thi" w:date="2024-10-08T18:06:00Z">
              <w:r w:rsidRPr="00285EF0" w:rsidDel="00471E7D">
                <w:rPr>
                  <w:rFonts w:ascii="Times New Roman" w:hAnsi="Times New Roman"/>
                  <w:color w:val="000000"/>
                  <w:sz w:val="24"/>
                  <w:szCs w:val="24"/>
                </w:rPr>
                <w:delText>Tên chi nhánh</w:delText>
              </w:r>
              <w:bookmarkStart w:id="25866" w:name="_Toc180598379"/>
              <w:bookmarkStart w:id="25867" w:name="_Toc180599143"/>
              <w:bookmarkStart w:id="25868" w:name="_Toc181872888"/>
              <w:bookmarkStart w:id="25869" w:name="_Toc183455407"/>
              <w:bookmarkStart w:id="25870" w:name="_Toc183456359"/>
              <w:bookmarkStart w:id="25871" w:name="_Toc184406693"/>
              <w:bookmarkStart w:id="25872" w:name="_Toc184407952"/>
              <w:bookmarkStart w:id="25873" w:name="_Toc184408900"/>
              <w:bookmarkStart w:id="25874" w:name="_Toc184409848"/>
              <w:bookmarkStart w:id="25875" w:name="_Toc184813634"/>
              <w:bookmarkEnd w:id="25866"/>
              <w:bookmarkEnd w:id="25867"/>
              <w:bookmarkEnd w:id="25868"/>
              <w:bookmarkEnd w:id="25869"/>
              <w:bookmarkEnd w:id="25870"/>
              <w:bookmarkEnd w:id="25871"/>
              <w:bookmarkEnd w:id="25872"/>
              <w:bookmarkEnd w:id="25873"/>
              <w:bookmarkEnd w:id="25874"/>
              <w:bookmarkEnd w:id="25875"/>
            </w:del>
          </w:p>
        </w:tc>
        <w:tc>
          <w:tcPr>
            <w:tcW w:w="1405" w:type="dxa"/>
          </w:tcPr>
          <w:p w14:paraId="555E0E02" w14:textId="2C467A7D" w:rsidR="00421E07" w:rsidRPr="003A44DC" w:rsidDel="00471E7D" w:rsidRDefault="00421E07">
            <w:pPr>
              <w:spacing w:before="0" w:line="240" w:lineRule="auto"/>
              <w:contextualSpacing w:val="0"/>
              <w:jc w:val="left"/>
              <w:rPr>
                <w:del w:id="25876" w:author="Phuong Truong Thi" w:date="2024-10-08T18:06:00Z"/>
                <w:rFonts w:ascii="Times New Roman" w:hAnsi="Times New Roman"/>
                <w:color w:val="000000"/>
                <w:sz w:val="24"/>
                <w:szCs w:val="24"/>
              </w:rPr>
            </w:pPr>
            <w:del w:id="25877" w:author="Phuong Truong Thi" w:date="2024-10-08T18:06:00Z">
              <w:r w:rsidDel="00471E7D">
                <w:rPr>
                  <w:rFonts w:ascii="Times New Roman" w:hAnsi="Times New Roman"/>
                  <w:color w:val="000000"/>
                  <w:sz w:val="24"/>
                  <w:szCs w:val="24"/>
                </w:rPr>
                <w:delText>Text</w:delText>
              </w:r>
              <w:bookmarkStart w:id="25878" w:name="_Toc180598380"/>
              <w:bookmarkStart w:id="25879" w:name="_Toc180599144"/>
              <w:bookmarkStart w:id="25880" w:name="_Toc181872889"/>
              <w:bookmarkStart w:id="25881" w:name="_Toc183455408"/>
              <w:bookmarkStart w:id="25882" w:name="_Toc183456360"/>
              <w:bookmarkStart w:id="25883" w:name="_Toc184406694"/>
              <w:bookmarkStart w:id="25884" w:name="_Toc184407953"/>
              <w:bookmarkStart w:id="25885" w:name="_Toc184408901"/>
              <w:bookmarkStart w:id="25886" w:name="_Toc184409849"/>
              <w:bookmarkStart w:id="25887" w:name="_Toc184813635"/>
              <w:bookmarkEnd w:id="25878"/>
              <w:bookmarkEnd w:id="25879"/>
              <w:bookmarkEnd w:id="25880"/>
              <w:bookmarkEnd w:id="25881"/>
              <w:bookmarkEnd w:id="25882"/>
              <w:bookmarkEnd w:id="25883"/>
              <w:bookmarkEnd w:id="25884"/>
              <w:bookmarkEnd w:id="25885"/>
              <w:bookmarkEnd w:id="25886"/>
              <w:bookmarkEnd w:id="25887"/>
            </w:del>
          </w:p>
        </w:tc>
        <w:tc>
          <w:tcPr>
            <w:tcW w:w="2670" w:type="dxa"/>
            <w:shd w:val="clear" w:color="auto" w:fill="auto"/>
            <w:noWrap/>
            <w:vAlign w:val="center"/>
          </w:tcPr>
          <w:p w14:paraId="144C4BDB" w14:textId="26D5DD5C" w:rsidR="00421E07" w:rsidRPr="003A44DC" w:rsidDel="00471E7D" w:rsidRDefault="00421E07">
            <w:pPr>
              <w:spacing w:before="0" w:line="240" w:lineRule="auto"/>
              <w:contextualSpacing w:val="0"/>
              <w:rPr>
                <w:del w:id="25888" w:author="Phuong Truong Thi" w:date="2024-10-08T18:06:00Z"/>
                <w:rFonts w:ascii="Times New Roman" w:eastAsia="Times New Roman" w:hAnsi="Times New Roman"/>
                <w:color w:val="000000"/>
                <w:sz w:val="24"/>
                <w:szCs w:val="24"/>
                <w:lang w:eastAsia="vi-VN"/>
              </w:rPr>
            </w:pPr>
            <w:bookmarkStart w:id="25889" w:name="_Toc180598381"/>
            <w:bookmarkStart w:id="25890" w:name="_Toc180599145"/>
            <w:bookmarkStart w:id="25891" w:name="_Toc181872890"/>
            <w:bookmarkStart w:id="25892" w:name="_Toc183455409"/>
            <w:bookmarkStart w:id="25893" w:name="_Toc183456361"/>
            <w:bookmarkStart w:id="25894" w:name="_Toc184406695"/>
            <w:bookmarkStart w:id="25895" w:name="_Toc184407954"/>
            <w:bookmarkStart w:id="25896" w:name="_Toc184408902"/>
            <w:bookmarkStart w:id="25897" w:name="_Toc184409850"/>
            <w:bookmarkStart w:id="25898" w:name="_Toc184813636"/>
            <w:bookmarkEnd w:id="25889"/>
            <w:bookmarkEnd w:id="25890"/>
            <w:bookmarkEnd w:id="25891"/>
            <w:bookmarkEnd w:id="25892"/>
            <w:bookmarkEnd w:id="25893"/>
            <w:bookmarkEnd w:id="25894"/>
            <w:bookmarkEnd w:id="25895"/>
            <w:bookmarkEnd w:id="25896"/>
            <w:bookmarkEnd w:id="25897"/>
            <w:bookmarkEnd w:id="25898"/>
          </w:p>
        </w:tc>
        <w:bookmarkStart w:id="25899" w:name="_Toc180598382"/>
        <w:bookmarkStart w:id="25900" w:name="_Toc180599146"/>
        <w:bookmarkStart w:id="25901" w:name="_Toc181872891"/>
        <w:bookmarkStart w:id="25902" w:name="_Toc183455410"/>
        <w:bookmarkStart w:id="25903" w:name="_Toc183456362"/>
        <w:bookmarkStart w:id="25904" w:name="_Toc184406696"/>
        <w:bookmarkStart w:id="25905" w:name="_Toc184407955"/>
        <w:bookmarkStart w:id="25906" w:name="_Toc184408903"/>
        <w:bookmarkStart w:id="25907" w:name="_Toc184409851"/>
        <w:bookmarkStart w:id="25908" w:name="_Toc184813637"/>
        <w:bookmarkEnd w:id="25899"/>
        <w:bookmarkEnd w:id="25900"/>
        <w:bookmarkEnd w:id="25901"/>
        <w:bookmarkEnd w:id="25902"/>
        <w:bookmarkEnd w:id="25903"/>
        <w:bookmarkEnd w:id="25904"/>
        <w:bookmarkEnd w:id="25905"/>
        <w:bookmarkEnd w:id="25906"/>
        <w:bookmarkEnd w:id="25907"/>
        <w:bookmarkEnd w:id="25908"/>
      </w:tr>
      <w:tr w:rsidR="00421E07" w:rsidRPr="00AC685F" w:rsidDel="00471E7D" w14:paraId="3058E1EB" w14:textId="5D8D948A">
        <w:trPr>
          <w:trHeight w:val="276"/>
          <w:del w:id="25909" w:author="Phuong Truong Thi" w:date="2024-10-08T18:06:00Z"/>
        </w:trPr>
        <w:tc>
          <w:tcPr>
            <w:tcW w:w="936" w:type="dxa"/>
            <w:shd w:val="clear" w:color="000000" w:fill="FFFFFF"/>
            <w:vAlign w:val="center"/>
            <w:hideMark/>
          </w:tcPr>
          <w:p w14:paraId="73B2896A" w14:textId="2BF2C48F" w:rsidR="00421E07" w:rsidRPr="00E6562C" w:rsidDel="00471E7D" w:rsidRDefault="00421E07" w:rsidP="00421E07">
            <w:pPr>
              <w:pStyle w:val="ListParagraph"/>
              <w:numPr>
                <w:ilvl w:val="0"/>
                <w:numId w:val="86"/>
              </w:numPr>
              <w:spacing w:before="0" w:line="240" w:lineRule="auto"/>
              <w:contextualSpacing w:val="0"/>
              <w:jc w:val="center"/>
              <w:rPr>
                <w:del w:id="25910" w:author="Phuong Truong Thi" w:date="2024-10-08T18:06:00Z"/>
                <w:rFonts w:eastAsia="Times New Roman"/>
                <w:color w:val="000000"/>
                <w:szCs w:val="24"/>
                <w:lang w:eastAsia="vi-VN"/>
              </w:rPr>
            </w:pPr>
            <w:bookmarkStart w:id="25911" w:name="_Toc180598383"/>
            <w:bookmarkStart w:id="25912" w:name="_Toc180599147"/>
            <w:bookmarkStart w:id="25913" w:name="_Toc181872892"/>
            <w:bookmarkStart w:id="25914" w:name="_Toc183455411"/>
            <w:bookmarkStart w:id="25915" w:name="_Toc183456363"/>
            <w:bookmarkStart w:id="25916" w:name="_Toc184406697"/>
            <w:bookmarkStart w:id="25917" w:name="_Toc184407956"/>
            <w:bookmarkStart w:id="25918" w:name="_Toc184408904"/>
            <w:bookmarkStart w:id="25919" w:name="_Toc184409852"/>
            <w:bookmarkStart w:id="25920" w:name="_Toc184813638"/>
            <w:bookmarkEnd w:id="25911"/>
            <w:bookmarkEnd w:id="25912"/>
            <w:bookmarkEnd w:id="25913"/>
            <w:bookmarkEnd w:id="25914"/>
            <w:bookmarkEnd w:id="25915"/>
            <w:bookmarkEnd w:id="25916"/>
            <w:bookmarkEnd w:id="25917"/>
            <w:bookmarkEnd w:id="25918"/>
            <w:bookmarkEnd w:id="25919"/>
            <w:bookmarkEnd w:id="25920"/>
          </w:p>
        </w:tc>
        <w:tc>
          <w:tcPr>
            <w:tcW w:w="2329" w:type="dxa"/>
            <w:shd w:val="clear" w:color="000000" w:fill="FFFFFF"/>
            <w:vAlign w:val="bottom"/>
          </w:tcPr>
          <w:p w14:paraId="234E9BCC" w14:textId="7373D94F" w:rsidR="00421E07" w:rsidRPr="00285EF0" w:rsidDel="00471E7D" w:rsidRDefault="00421E07">
            <w:pPr>
              <w:spacing w:before="0" w:line="240" w:lineRule="auto"/>
              <w:contextualSpacing w:val="0"/>
              <w:rPr>
                <w:del w:id="25921" w:author="Phuong Truong Thi" w:date="2024-10-08T18:06:00Z"/>
                <w:rFonts w:ascii="Times New Roman" w:eastAsia="Times New Roman" w:hAnsi="Times New Roman"/>
                <w:color w:val="000000"/>
                <w:sz w:val="24"/>
                <w:szCs w:val="24"/>
                <w:lang w:val="vi-VN" w:eastAsia="vi-VN"/>
              </w:rPr>
            </w:pPr>
            <w:del w:id="25922" w:author="Phuong Truong Thi" w:date="2024-10-08T18:06:00Z">
              <w:r w:rsidRPr="00285EF0" w:rsidDel="00471E7D">
                <w:rPr>
                  <w:rFonts w:ascii="Times New Roman" w:hAnsi="Times New Roman"/>
                  <w:color w:val="000000"/>
                  <w:sz w:val="24"/>
                  <w:szCs w:val="24"/>
                </w:rPr>
                <w:delText>Giám đốc chi nhánh</w:delText>
              </w:r>
              <w:bookmarkStart w:id="25923" w:name="_Toc180598384"/>
              <w:bookmarkStart w:id="25924" w:name="_Toc180599148"/>
              <w:bookmarkStart w:id="25925" w:name="_Toc181872893"/>
              <w:bookmarkStart w:id="25926" w:name="_Toc183455412"/>
              <w:bookmarkStart w:id="25927" w:name="_Toc183456364"/>
              <w:bookmarkStart w:id="25928" w:name="_Toc184406698"/>
              <w:bookmarkStart w:id="25929" w:name="_Toc184407957"/>
              <w:bookmarkStart w:id="25930" w:name="_Toc184408905"/>
              <w:bookmarkStart w:id="25931" w:name="_Toc184409853"/>
              <w:bookmarkStart w:id="25932" w:name="_Toc184813639"/>
              <w:bookmarkEnd w:id="25923"/>
              <w:bookmarkEnd w:id="25924"/>
              <w:bookmarkEnd w:id="25925"/>
              <w:bookmarkEnd w:id="25926"/>
              <w:bookmarkEnd w:id="25927"/>
              <w:bookmarkEnd w:id="25928"/>
              <w:bookmarkEnd w:id="25929"/>
              <w:bookmarkEnd w:id="25930"/>
              <w:bookmarkEnd w:id="25931"/>
              <w:bookmarkEnd w:id="25932"/>
            </w:del>
          </w:p>
        </w:tc>
        <w:tc>
          <w:tcPr>
            <w:tcW w:w="1405" w:type="dxa"/>
          </w:tcPr>
          <w:p w14:paraId="19BBB75B" w14:textId="36E45183" w:rsidR="00421E07" w:rsidRPr="003A44DC" w:rsidDel="00471E7D" w:rsidRDefault="00421E07">
            <w:pPr>
              <w:spacing w:before="0" w:line="240" w:lineRule="auto"/>
              <w:contextualSpacing w:val="0"/>
              <w:jc w:val="left"/>
              <w:rPr>
                <w:del w:id="25933" w:author="Phuong Truong Thi" w:date="2024-10-08T18:06:00Z"/>
                <w:rFonts w:ascii="Times New Roman" w:hAnsi="Times New Roman"/>
                <w:color w:val="000000"/>
                <w:sz w:val="24"/>
                <w:szCs w:val="24"/>
              </w:rPr>
            </w:pPr>
            <w:del w:id="25934" w:author="Phuong Truong Thi" w:date="2024-10-08T18:06:00Z">
              <w:r w:rsidDel="00471E7D">
                <w:rPr>
                  <w:rFonts w:ascii="Times New Roman" w:hAnsi="Times New Roman"/>
                  <w:color w:val="000000"/>
                  <w:sz w:val="24"/>
                  <w:szCs w:val="24"/>
                </w:rPr>
                <w:delText>Number</w:delText>
              </w:r>
              <w:bookmarkStart w:id="25935" w:name="_Toc180598385"/>
              <w:bookmarkStart w:id="25936" w:name="_Toc180599149"/>
              <w:bookmarkStart w:id="25937" w:name="_Toc181872894"/>
              <w:bookmarkStart w:id="25938" w:name="_Toc183455413"/>
              <w:bookmarkStart w:id="25939" w:name="_Toc183456365"/>
              <w:bookmarkStart w:id="25940" w:name="_Toc184406699"/>
              <w:bookmarkStart w:id="25941" w:name="_Toc184407958"/>
              <w:bookmarkStart w:id="25942" w:name="_Toc184408906"/>
              <w:bookmarkStart w:id="25943" w:name="_Toc184409854"/>
              <w:bookmarkStart w:id="25944" w:name="_Toc184813640"/>
              <w:bookmarkEnd w:id="25935"/>
              <w:bookmarkEnd w:id="25936"/>
              <w:bookmarkEnd w:id="25937"/>
              <w:bookmarkEnd w:id="25938"/>
              <w:bookmarkEnd w:id="25939"/>
              <w:bookmarkEnd w:id="25940"/>
              <w:bookmarkEnd w:id="25941"/>
              <w:bookmarkEnd w:id="25942"/>
              <w:bookmarkEnd w:id="25943"/>
              <w:bookmarkEnd w:id="25944"/>
            </w:del>
          </w:p>
        </w:tc>
        <w:tc>
          <w:tcPr>
            <w:tcW w:w="2670" w:type="dxa"/>
            <w:shd w:val="clear" w:color="auto" w:fill="auto"/>
            <w:noWrap/>
            <w:vAlign w:val="center"/>
          </w:tcPr>
          <w:p w14:paraId="5175D428" w14:textId="7017D685" w:rsidR="00421E07" w:rsidRPr="003A44DC" w:rsidDel="00471E7D" w:rsidRDefault="00421E07">
            <w:pPr>
              <w:spacing w:before="0" w:line="240" w:lineRule="auto"/>
              <w:contextualSpacing w:val="0"/>
              <w:rPr>
                <w:del w:id="25945" w:author="Phuong Truong Thi" w:date="2024-10-08T18:06:00Z"/>
                <w:rFonts w:ascii="Times New Roman" w:eastAsia="Times New Roman" w:hAnsi="Times New Roman"/>
                <w:color w:val="000000"/>
                <w:sz w:val="24"/>
                <w:szCs w:val="24"/>
                <w:lang w:eastAsia="vi-VN"/>
              </w:rPr>
            </w:pPr>
            <w:bookmarkStart w:id="25946" w:name="_Toc180598386"/>
            <w:bookmarkStart w:id="25947" w:name="_Toc180599150"/>
            <w:bookmarkStart w:id="25948" w:name="_Toc181872895"/>
            <w:bookmarkStart w:id="25949" w:name="_Toc183455414"/>
            <w:bookmarkStart w:id="25950" w:name="_Toc183456366"/>
            <w:bookmarkStart w:id="25951" w:name="_Toc184406700"/>
            <w:bookmarkStart w:id="25952" w:name="_Toc184407959"/>
            <w:bookmarkStart w:id="25953" w:name="_Toc184408907"/>
            <w:bookmarkStart w:id="25954" w:name="_Toc184409855"/>
            <w:bookmarkStart w:id="25955" w:name="_Toc184813641"/>
            <w:bookmarkEnd w:id="25946"/>
            <w:bookmarkEnd w:id="25947"/>
            <w:bookmarkEnd w:id="25948"/>
            <w:bookmarkEnd w:id="25949"/>
            <w:bookmarkEnd w:id="25950"/>
            <w:bookmarkEnd w:id="25951"/>
            <w:bookmarkEnd w:id="25952"/>
            <w:bookmarkEnd w:id="25953"/>
            <w:bookmarkEnd w:id="25954"/>
            <w:bookmarkEnd w:id="25955"/>
          </w:p>
        </w:tc>
        <w:bookmarkStart w:id="25956" w:name="_Toc180598387"/>
        <w:bookmarkStart w:id="25957" w:name="_Toc180599151"/>
        <w:bookmarkStart w:id="25958" w:name="_Toc181872896"/>
        <w:bookmarkStart w:id="25959" w:name="_Toc183455415"/>
        <w:bookmarkStart w:id="25960" w:name="_Toc183456367"/>
        <w:bookmarkStart w:id="25961" w:name="_Toc184406701"/>
        <w:bookmarkStart w:id="25962" w:name="_Toc184407960"/>
        <w:bookmarkStart w:id="25963" w:name="_Toc184408908"/>
        <w:bookmarkStart w:id="25964" w:name="_Toc184409856"/>
        <w:bookmarkStart w:id="25965" w:name="_Toc184813642"/>
        <w:bookmarkEnd w:id="25956"/>
        <w:bookmarkEnd w:id="25957"/>
        <w:bookmarkEnd w:id="25958"/>
        <w:bookmarkEnd w:id="25959"/>
        <w:bookmarkEnd w:id="25960"/>
        <w:bookmarkEnd w:id="25961"/>
        <w:bookmarkEnd w:id="25962"/>
        <w:bookmarkEnd w:id="25963"/>
        <w:bookmarkEnd w:id="25964"/>
        <w:bookmarkEnd w:id="25965"/>
      </w:tr>
      <w:tr w:rsidR="00421E07" w:rsidRPr="00AC685F" w:rsidDel="00471E7D" w14:paraId="36971408" w14:textId="75C8F813">
        <w:trPr>
          <w:trHeight w:val="276"/>
          <w:del w:id="25966" w:author="Phuong Truong Thi" w:date="2024-10-08T18:06:00Z"/>
        </w:trPr>
        <w:tc>
          <w:tcPr>
            <w:tcW w:w="936" w:type="dxa"/>
            <w:shd w:val="clear" w:color="000000" w:fill="FFFFFF"/>
            <w:vAlign w:val="center"/>
          </w:tcPr>
          <w:p w14:paraId="5CDFB09D" w14:textId="1B886573" w:rsidR="00421E07" w:rsidRPr="00E6562C" w:rsidDel="00471E7D" w:rsidRDefault="00421E07" w:rsidP="00421E07">
            <w:pPr>
              <w:pStyle w:val="ListParagraph"/>
              <w:numPr>
                <w:ilvl w:val="0"/>
                <w:numId w:val="86"/>
              </w:numPr>
              <w:spacing w:before="0" w:line="240" w:lineRule="auto"/>
              <w:contextualSpacing w:val="0"/>
              <w:jc w:val="center"/>
              <w:rPr>
                <w:del w:id="25967" w:author="Phuong Truong Thi" w:date="2024-10-08T18:06:00Z"/>
                <w:rFonts w:eastAsia="Times New Roman"/>
                <w:color w:val="000000"/>
                <w:szCs w:val="24"/>
                <w:lang w:eastAsia="vi-VN"/>
              </w:rPr>
            </w:pPr>
            <w:bookmarkStart w:id="25968" w:name="_Toc180598388"/>
            <w:bookmarkStart w:id="25969" w:name="_Toc180599152"/>
            <w:bookmarkStart w:id="25970" w:name="_Toc181872897"/>
            <w:bookmarkStart w:id="25971" w:name="_Toc183455416"/>
            <w:bookmarkStart w:id="25972" w:name="_Toc183456368"/>
            <w:bookmarkStart w:id="25973" w:name="_Toc184406702"/>
            <w:bookmarkStart w:id="25974" w:name="_Toc184407961"/>
            <w:bookmarkStart w:id="25975" w:name="_Toc184408909"/>
            <w:bookmarkStart w:id="25976" w:name="_Toc184409857"/>
            <w:bookmarkStart w:id="25977" w:name="_Toc184813643"/>
            <w:bookmarkEnd w:id="25968"/>
            <w:bookmarkEnd w:id="25969"/>
            <w:bookmarkEnd w:id="25970"/>
            <w:bookmarkEnd w:id="25971"/>
            <w:bookmarkEnd w:id="25972"/>
            <w:bookmarkEnd w:id="25973"/>
            <w:bookmarkEnd w:id="25974"/>
            <w:bookmarkEnd w:id="25975"/>
            <w:bookmarkEnd w:id="25976"/>
            <w:bookmarkEnd w:id="25977"/>
          </w:p>
        </w:tc>
        <w:tc>
          <w:tcPr>
            <w:tcW w:w="2329" w:type="dxa"/>
            <w:shd w:val="clear" w:color="000000" w:fill="FFFFFF"/>
            <w:vAlign w:val="bottom"/>
          </w:tcPr>
          <w:p w14:paraId="0C875260" w14:textId="153AAB35" w:rsidR="00421E07" w:rsidRPr="00285EF0" w:rsidDel="00471E7D" w:rsidRDefault="00421E07">
            <w:pPr>
              <w:spacing w:before="0" w:line="240" w:lineRule="auto"/>
              <w:contextualSpacing w:val="0"/>
              <w:rPr>
                <w:del w:id="25978" w:author="Phuong Truong Thi" w:date="2024-10-08T18:06:00Z"/>
                <w:rFonts w:ascii="Times New Roman" w:hAnsi="Times New Roman"/>
                <w:color w:val="000000"/>
                <w:sz w:val="24"/>
                <w:szCs w:val="24"/>
              </w:rPr>
            </w:pPr>
            <w:del w:id="25979" w:author="Phuong Truong Thi" w:date="2024-10-08T18:06:00Z">
              <w:r w:rsidRPr="00285EF0" w:rsidDel="00471E7D">
                <w:rPr>
                  <w:rFonts w:ascii="Times New Roman" w:hAnsi="Times New Roman"/>
                  <w:color w:val="000000"/>
                  <w:sz w:val="24"/>
                  <w:szCs w:val="24"/>
                </w:rPr>
                <w:delText>Vùng</w:delText>
              </w:r>
              <w:bookmarkStart w:id="25980" w:name="_Toc180598389"/>
              <w:bookmarkStart w:id="25981" w:name="_Toc180599153"/>
              <w:bookmarkStart w:id="25982" w:name="_Toc181872898"/>
              <w:bookmarkStart w:id="25983" w:name="_Toc183455417"/>
              <w:bookmarkStart w:id="25984" w:name="_Toc183456369"/>
              <w:bookmarkStart w:id="25985" w:name="_Toc184406703"/>
              <w:bookmarkStart w:id="25986" w:name="_Toc184407962"/>
              <w:bookmarkStart w:id="25987" w:name="_Toc184408910"/>
              <w:bookmarkStart w:id="25988" w:name="_Toc184409858"/>
              <w:bookmarkStart w:id="25989" w:name="_Toc184813644"/>
              <w:bookmarkEnd w:id="25980"/>
              <w:bookmarkEnd w:id="25981"/>
              <w:bookmarkEnd w:id="25982"/>
              <w:bookmarkEnd w:id="25983"/>
              <w:bookmarkEnd w:id="25984"/>
              <w:bookmarkEnd w:id="25985"/>
              <w:bookmarkEnd w:id="25986"/>
              <w:bookmarkEnd w:id="25987"/>
              <w:bookmarkEnd w:id="25988"/>
              <w:bookmarkEnd w:id="25989"/>
            </w:del>
          </w:p>
        </w:tc>
        <w:tc>
          <w:tcPr>
            <w:tcW w:w="1405" w:type="dxa"/>
          </w:tcPr>
          <w:p w14:paraId="3E6FF076" w14:textId="12698D72" w:rsidR="00421E07" w:rsidRPr="003A44DC" w:rsidDel="00471E7D" w:rsidRDefault="00421E07">
            <w:pPr>
              <w:spacing w:before="0" w:line="240" w:lineRule="auto"/>
              <w:contextualSpacing w:val="0"/>
              <w:jc w:val="left"/>
              <w:rPr>
                <w:del w:id="25990" w:author="Phuong Truong Thi" w:date="2024-10-08T18:06:00Z"/>
                <w:rFonts w:ascii="Times New Roman" w:hAnsi="Times New Roman"/>
                <w:color w:val="000000"/>
                <w:sz w:val="24"/>
                <w:szCs w:val="24"/>
              </w:rPr>
            </w:pPr>
            <w:del w:id="25991" w:author="Phuong Truong Thi" w:date="2024-10-08T18:06:00Z">
              <w:r w:rsidDel="00471E7D">
                <w:rPr>
                  <w:rFonts w:ascii="Times New Roman" w:hAnsi="Times New Roman"/>
                  <w:color w:val="000000"/>
                  <w:sz w:val="24"/>
                  <w:szCs w:val="24"/>
                </w:rPr>
                <w:delText>Text</w:delText>
              </w:r>
              <w:bookmarkStart w:id="25992" w:name="_Toc180598390"/>
              <w:bookmarkStart w:id="25993" w:name="_Toc180599154"/>
              <w:bookmarkStart w:id="25994" w:name="_Toc181872899"/>
              <w:bookmarkStart w:id="25995" w:name="_Toc183455418"/>
              <w:bookmarkStart w:id="25996" w:name="_Toc183456370"/>
              <w:bookmarkStart w:id="25997" w:name="_Toc184406704"/>
              <w:bookmarkStart w:id="25998" w:name="_Toc184407963"/>
              <w:bookmarkStart w:id="25999" w:name="_Toc184408911"/>
              <w:bookmarkStart w:id="26000" w:name="_Toc184409859"/>
              <w:bookmarkStart w:id="26001" w:name="_Toc184813645"/>
              <w:bookmarkEnd w:id="25992"/>
              <w:bookmarkEnd w:id="25993"/>
              <w:bookmarkEnd w:id="25994"/>
              <w:bookmarkEnd w:id="25995"/>
              <w:bookmarkEnd w:id="25996"/>
              <w:bookmarkEnd w:id="25997"/>
              <w:bookmarkEnd w:id="25998"/>
              <w:bookmarkEnd w:id="25999"/>
              <w:bookmarkEnd w:id="26000"/>
              <w:bookmarkEnd w:id="26001"/>
            </w:del>
          </w:p>
        </w:tc>
        <w:tc>
          <w:tcPr>
            <w:tcW w:w="2670" w:type="dxa"/>
            <w:shd w:val="clear" w:color="auto" w:fill="auto"/>
            <w:noWrap/>
            <w:vAlign w:val="center"/>
          </w:tcPr>
          <w:p w14:paraId="6768B28F" w14:textId="766402B6" w:rsidR="00421E07" w:rsidRPr="003A44DC" w:rsidDel="00471E7D" w:rsidRDefault="00421E07">
            <w:pPr>
              <w:spacing w:before="0" w:line="240" w:lineRule="auto"/>
              <w:contextualSpacing w:val="0"/>
              <w:rPr>
                <w:del w:id="26002" w:author="Phuong Truong Thi" w:date="2024-10-08T18:06:00Z"/>
                <w:rFonts w:ascii="Times New Roman" w:eastAsia="Times New Roman" w:hAnsi="Times New Roman"/>
                <w:color w:val="000000"/>
                <w:sz w:val="24"/>
                <w:szCs w:val="24"/>
                <w:lang w:eastAsia="vi-VN"/>
              </w:rPr>
            </w:pPr>
            <w:bookmarkStart w:id="26003" w:name="_Toc180598391"/>
            <w:bookmarkStart w:id="26004" w:name="_Toc180599155"/>
            <w:bookmarkStart w:id="26005" w:name="_Toc181872900"/>
            <w:bookmarkStart w:id="26006" w:name="_Toc183455419"/>
            <w:bookmarkStart w:id="26007" w:name="_Toc183456371"/>
            <w:bookmarkStart w:id="26008" w:name="_Toc184406705"/>
            <w:bookmarkStart w:id="26009" w:name="_Toc184407964"/>
            <w:bookmarkStart w:id="26010" w:name="_Toc184408912"/>
            <w:bookmarkStart w:id="26011" w:name="_Toc184409860"/>
            <w:bookmarkStart w:id="26012" w:name="_Toc184813646"/>
            <w:bookmarkEnd w:id="26003"/>
            <w:bookmarkEnd w:id="26004"/>
            <w:bookmarkEnd w:id="26005"/>
            <w:bookmarkEnd w:id="26006"/>
            <w:bookmarkEnd w:id="26007"/>
            <w:bookmarkEnd w:id="26008"/>
            <w:bookmarkEnd w:id="26009"/>
            <w:bookmarkEnd w:id="26010"/>
            <w:bookmarkEnd w:id="26011"/>
            <w:bookmarkEnd w:id="26012"/>
          </w:p>
        </w:tc>
        <w:bookmarkStart w:id="26013" w:name="_Toc180598392"/>
        <w:bookmarkStart w:id="26014" w:name="_Toc180599156"/>
        <w:bookmarkStart w:id="26015" w:name="_Toc181872901"/>
        <w:bookmarkStart w:id="26016" w:name="_Toc183455420"/>
        <w:bookmarkStart w:id="26017" w:name="_Toc183456372"/>
        <w:bookmarkStart w:id="26018" w:name="_Toc184406706"/>
        <w:bookmarkStart w:id="26019" w:name="_Toc184407965"/>
        <w:bookmarkStart w:id="26020" w:name="_Toc184408913"/>
        <w:bookmarkStart w:id="26021" w:name="_Toc184409861"/>
        <w:bookmarkStart w:id="26022" w:name="_Toc184813647"/>
        <w:bookmarkEnd w:id="26013"/>
        <w:bookmarkEnd w:id="26014"/>
        <w:bookmarkEnd w:id="26015"/>
        <w:bookmarkEnd w:id="26016"/>
        <w:bookmarkEnd w:id="26017"/>
        <w:bookmarkEnd w:id="26018"/>
        <w:bookmarkEnd w:id="26019"/>
        <w:bookmarkEnd w:id="26020"/>
        <w:bookmarkEnd w:id="26021"/>
        <w:bookmarkEnd w:id="26022"/>
      </w:tr>
      <w:tr w:rsidR="00421E07" w:rsidRPr="00AC685F" w:rsidDel="00471E7D" w14:paraId="20839542" w14:textId="75BE2CE6">
        <w:trPr>
          <w:trHeight w:val="276"/>
          <w:del w:id="26023" w:author="Phuong Truong Thi" w:date="2024-10-08T18:06:00Z"/>
        </w:trPr>
        <w:tc>
          <w:tcPr>
            <w:tcW w:w="936" w:type="dxa"/>
            <w:shd w:val="clear" w:color="auto" w:fill="auto"/>
            <w:vAlign w:val="center"/>
            <w:hideMark/>
          </w:tcPr>
          <w:p w14:paraId="5CE848F4" w14:textId="39E1E9C3" w:rsidR="00421E07" w:rsidRPr="00E6562C" w:rsidDel="00471E7D" w:rsidRDefault="00421E07" w:rsidP="00421E07">
            <w:pPr>
              <w:pStyle w:val="ListParagraph"/>
              <w:numPr>
                <w:ilvl w:val="0"/>
                <w:numId w:val="86"/>
              </w:numPr>
              <w:spacing w:before="0" w:line="240" w:lineRule="auto"/>
              <w:contextualSpacing w:val="0"/>
              <w:jc w:val="center"/>
              <w:rPr>
                <w:del w:id="26024" w:author="Phuong Truong Thi" w:date="2024-10-08T18:06:00Z"/>
                <w:rFonts w:eastAsia="Times New Roman"/>
                <w:color w:val="000000"/>
                <w:szCs w:val="24"/>
                <w:lang w:eastAsia="vi-VN"/>
              </w:rPr>
            </w:pPr>
            <w:bookmarkStart w:id="26025" w:name="_Toc180598393"/>
            <w:bookmarkStart w:id="26026" w:name="_Toc180599157"/>
            <w:bookmarkStart w:id="26027" w:name="_Toc181872902"/>
            <w:bookmarkStart w:id="26028" w:name="_Toc183455421"/>
            <w:bookmarkStart w:id="26029" w:name="_Toc183456373"/>
            <w:bookmarkStart w:id="26030" w:name="_Toc184406707"/>
            <w:bookmarkStart w:id="26031" w:name="_Toc184407966"/>
            <w:bookmarkStart w:id="26032" w:name="_Toc184408914"/>
            <w:bookmarkStart w:id="26033" w:name="_Toc184409862"/>
            <w:bookmarkStart w:id="26034" w:name="_Toc184813648"/>
            <w:bookmarkEnd w:id="26025"/>
            <w:bookmarkEnd w:id="26026"/>
            <w:bookmarkEnd w:id="26027"/>
            <w:bookmarkEnd w:id="26028"/>
            <w:bookmarkEnd w:id="26029"/>
            <w:bookmarkEnd w:id="26030"/>
            <w:bookmarkEnd w:id="26031"/>
            <w:bookmarkEnd w:id="26032"/>
            <w:bookmarkEnd w:id="26033"/>
            <w:bookmarkEnd w:id="26034"/>
          </w:p>
        </w:tc>
        <w:tc>
          <w:tcPr>
            <w:tcW w:w="2329" w:type="dxa"/>
            <w:shd w:val="clear" w:color="auto" w:fill="auto"/>
            <w:vAlign w:val="bottom"/>
          </w:tcPr>
          <w:p w14:paraId="56438E82" w14:textId="7C65E0C7" w:rsidR="00421E07" w:rsidRPr="00285EF0" w:rsidDel="00471E7D" w:rsidRDefault="00421E07">
            <w:pPr>
              <w:spacing w:before="0" w:line="240" w:lineRule="auto"/>
              <w:contextualSpacing w:val="0"/>
              <w:rPr>
                <w:del w:id="26035" w:author="Phuong Truong Thi" w:date="2024-10-08T18:06:00Z"/>
                <w:rFonts w:ascii="Times New Roman" w:eastAsia="Times New Roman" w:hAnsi="Times New Roman"/>
                <w:color w:val="000000"/>
                <w:sz w:val="24"/>
                <w:szCs w:val="24"/>
                <w:lang w:val="vi-VN" w:eastAsia="vi-VN"/>
              </w:rPr>
            </w:pPr>
            <w:del w:id="26036" w:author="Phuong Truong Thi" w:date="2024-10-08T18:06:00Z">
              <w:r w:rsidRPr="00285EF0" w:rsidDel="00471E7D">
                <w:rPr>
                  <w:rFonts w:ascii="Times New Roman" w:hAnsi="Times New Roman"/>
                  <w:color w:val="000000"/>
                  <w:sz w:val="24"/>
                  <w:szCs w:val="24"/>
                </w:rPr>
                <w:delText>Miền</w:delText>
              </w:r>
              <w:bookmarkStart w:id="26037" w:name="_Toc180598394"/>
              <w:bookmarkStart w:id="26038" w:name="_Toc180599158"/>
              <w:bookmarkStart w:id="26039" w:name="_Toc181872903"/>
              <w:bookmarkStart w:id="26040" w:name="_Toc183455422"/>
              <w:bookmarkStart w:id="26041" w:name="_Toc183456374"/>
              <w:bookmarkStart w:id="26042" w:name="_Toc184406708"/>
              <w:bookmarkStart w:id="26043" w:name="_Toc184407967"/>
              <w:bookmarkStart w:id="26044" w:name="_Toc184408915"/>
              <w:bookmarkStart w:id="26045" w:name="_Toc184409863"/>
              <w:bookmarkStart w:id="26046" w:name="_Toc184813649"/>
              <w:bookmarkEnd w:id="26037"/>
              <w:bookmarkEnd w:id="26038"/>
              <w:bookmarkEnd w:id="26039"/>
              <w:bookmarkEnd w:id="26040"/>
              <w:bookmarkEnd w:id="26041"/>
              <w:bookmarkEnd w:id="26042"/>
              <w:bookmarkEnd w:id="26043"/>
              <w:bookmarkEnd w:id="26044"/>
              <w:bookmarkEnd w:id="26045"/>
              <w:bookmarkEnd w:id="26046"/>
            </w:del>
          </w:p>
        </w:tc>
        <w:tc>
          <w:tcPr>
            <w:tcW w:w="1405" w:type="dxa"/>
          </w:tcPr>
          <w:p w14:paraId="78BEF135" w14:textId="584537BA" w:rsidR="00421E07" w:rsidRPr="003A44DC" w:rsidDel="00471E7D" w:rsidRDefault="00421E07">
            <w:pPr>
              <w:spacing w:before="0" w:line="240" w:lineRule="auto"/>
              <w:contextualSpacing w:val="0"/>
              <w:jc w:val="left"/>
              <w:rPr>
                <w:del w:id="26047" w:author="Phuong Truong Thi" w:date="2024-10-08T18:06:00Z"/>
                <w:rFonts w:ascii="Times New Roman" w:eastAsia="Times New Roman" w:hAnsi="Times New Roman"/>
                <w:color w:val="000000"/>
                <w:sz w:val="24"/>
                <w:szCs w:val="24"/>
                <w:lang w:eastAsia="vi-VN"/>
              </w:rPr>
            </w:pPr>
            <w:del w:id="26048" w:author="Phuong Truong Thi" w:date="2024-10-08T18:06:00Z">
              <w:r w:rsidDel="00471E7D">
                <w:rPr>
                  <w:rFonts w:ascii="Times New Roman" w:eastAsia="Times New Roman" w:hAnsi="Times New Roman"/>
                  <w:color w:val="000000"/>
                  <w:sz w:val="24"/>
                  <w:szCs w:val="24"/>
                  <w:lang w:eastAsia="vi-VN"/>
                </w:rPr>
                <w:delText>Text</w:delText>
              </w:r>
              <w:bookmarkStart w:id="26049" w:name="_Toc180598395"/>
              <w:bookmarkStart w:id="26050" w:name="_Toc180599159"/>
              <w:bookmarkStart w:id="26051" w:name="_Toc181872904"/>
              <w:bookmarkStart w:id="26052" w:name="_Toc183455423"/>
              <w:bookmarkStart w:id="26053" w:name="_Toc183456375"/>
              <w:bookmarkStart w:id="26054" w:name="_Toc184406709"/>
              <w:bookmarkStart w:id="26055" w:name="_Toc184407968"/>
              <w:bookmarkStart w:id="26056" w:name="_Toc184408916"/>
              <w:bookmarkStart w:id="26057" w:name="_Toc184409864"/>
              <w:bookmarkStart w:id="26058" w:name="_Toc184813650"/>
              <w:bookmarkEnd w:id="26049"/>
              <w:bookmarkEnd w:id="26050"/>
              <w:bookmarkEnd w:id="26051"/>
              <w:bookmarkEnd w:id="26052"/>
              <w:bookmarkEnd w:id="26053"/>
              <w:bookmarkEnd w:id="26054"/>
              <w:bookmarkEnd w:id="26055"/>
              <w:bookmarkEnd w:id="26056"/>
              <w:bookmarkEnd w:id="26057"/>
              <w:bookmarkEnd w:id="26058"/>
            </w:del>
          </w:p>
        </w:tc>
        <w:tc>
          <w:tcPr>
            <w:tcW w:w="2670" w:type="dxa"/>
            <w:shd w:val="clear" w:color="auto" w:fill="auto"/>
            <w:noWrap/>
            <w:vAlign w:val="center"/>
          </w:tcPr>
          <w:p w14:paraId="5038723E" w14:textId="7277B741" w:rsidR="00421E07" w:rsidRPr="003A44DC" w:rsidDel="00471E7D" w:rsidRDefault="00421E07">
            <w:pPr>
              <w:spacing w:before="0" w:line="240" w:lineRule="auto"/>
              <w:contextualSpacing w:val="0"/>
              <w:rPr>
                <w:del w:id="26059" w:author="Phuong Truong Thi" w:date="2024-10-08T18:06:00Z"/>
                <w:rFonts w:ascii="Times New Roman" w:eastAsia="Times New Roman" w:hAnsi="Times New Roman"/>
                <w:color w:val="000000"/>
                <w:sz w:val="24"/>
                <w:szCs w:val="24"/>
                <w:lang w:val="vi-VN" w:eastAsia="vi-VN"/>
              </w:rPr>
            </w:pPr>
            <w:bookmarkStart w:id="26060" w:name="_Toc180598396"/>
            <w:bookmarkStart w:id="26061" w:name="_Toc180599160"/>
            <w:bookmarkStart w:id="26062" w:name="_Toc181872905"/>
            <w:bookmarkStart w:id="26063" w:name="_Toc183455424"/>
            <w:bookmarkStart w:id="26064" w:name="_Toc183456376"/>
            <w:bookmarkStart w:id="26065" w:name="_Toc184406710"/>
            <w:bookmarkStart w:id="26066" w:name="_Toc184407969"/>
            <w:bookmarkStart w:id="26067" w:name="_Toc184408917"/>
            <w:bookmarkStart w:id="26068" w:name="_Toc184409865"/>
            <w:bookmarkStart w:id="26069" w:name="_Toc184813651"/>
            <w:bookmarkEnd w:id="26060"/>
            <w:bookmarkEnd w:id="26061"/>
            <w:bookmarkEnd w:id="26062"/>
            <w:bookmarkEnd w:id="26063"/>
            <w:bookmarkEnd w:id="26064"/>
            <w:bookmarkEnd w:id="26065"/>
            <w:bookmarkEnd w:id="26066"/>
            <w:bookmarkEnd w:id="26067"/>
            <w:bookmarkEnd w:id="26068"/>
            <w:bookmarkEnd w:id="26069"/>
          </w:p>
        </w:tc>
        <w:bookmarkStart w:id="26070" w:name="_Toc180598397"/>
        <w:bookmarkStart w:id="26071" w:name="_Toc180599161"/>
        <w:bookmarkStart w:id="26072" w:name="_Toc181872906"/>
        <w:bookmarkStart w:id="26073" w:name="_Toc183455425"/>
        <w:bookmarkStart w:id="26074" w:name="_Toc183456377"/>
        <w:bookmarkStart w:id="26075" w:name="_Toc184406711"/>
        <w:bookmarkStart w:id="26076" w:name="_Toc184407970"/>
        <w:bookmarkStart w:id="26077" w:name="_Toc184408918"/>
        <w:bookmarkStart w:id="26078" w:name="_Toc184409866"/>
        <w:bookmarkStart w:id="26079" w:name="_Toc184813652"/>
        <w:bookmarkEnd w:id="26070"/>
        <w:bookmarkEnd w:id="26071"/>
        <w:bookmarkEnd w:id="26072"/>
        <w:bookmarkEnd w:id="26073"/>
        <w:bookmarkEnd w:id="26074"/>
        <w:bookmarkEnd w:id="26075"/>
        <w:bookmarkEnd w:id="26076"/>
        <w:bookmarkEnd w:id="26077"/>
        <w:bookmarkEnd w:id="26078"/>
        <w:bookmarkEnd w:id="26079"/>
      </w:tr>
      <w:tr w:rsidR="00421E07" w:rsidRPr="00AC685F" w:rsidDel="00471E7D" w14:paraId="66EF8262" w14:textId="3A02D80F">
        <w:trPr>
          <w:trHeight w:val="276"/>
          <w:del w:id="26080" w:author="Phuong Truong Thi" w:date="2024-10-08T18:06:00Z"/>
        </w:trPr>
        <w:tc>
          <w:tcPr>
            <w:tcW w:w="936" w:type="dxa"/>
            <w:shd w:val="clear" w:color="auto" w:fill="auto"/>
            <w:vAlign w:val="center"/>
            <w:hideMark/>
          </w:tcPr>
          <w:p w14:paraId="7301CB8E" w14:textId="1BCD702A" w:rsidR="00421E07" w:rsidRPr="00E6562C" w:rsidDel="00471E7D" w:rsidRDefault="00421E07" w:rsidP="00421E07">
            <w:pPr>
              <w:pStyle w:val="ListParagraph"/>
              <w:numPr>
                <w:ilvl w:val="0"/>
                <w:numId w:val="86"/>
              </w:numPr>
              <w:spacing w:before="0" w:line="240" w:lineRule="auto"/>
              <w:contextualSpacing w:val="0"/>
              <w:jc w:val="center"/>
              <w:rPr>
                <w:del w:id="26081" w:author="Phuong Truong Thi" w:date="2024-10-08T18:06:00Z"/>
                <w:rFonts w:eastAsia="Times New Roman"/>
                <w:color w:val="000000"/>
                <w:szCs w:val="24"/>
                <w:lang w:eastAsia="vi-VN"/>
              </w:rPr>
            </w:pPr>
            <w:bookmarkStart w:id="26082" w:name="_Toc180598398"/>
            <w:bookmarkStart w:id="26083" w:name="_Toc180599162"/>
            <w:bookmarkStart w:id="26084" w:name="_Toc181872907"/>
            <w:bookmarkStart w:id="26085" w:name="_Toc183455426"/>
            <w:bookmarkStart w:id="26086" w:name="_Toc183456378"/>
            <w:bookmarkStart w:id="26087" w:name="_Toc184406712"/>
            <w:bookmarkStart w:id="26088" w:name="_Toc184407971"/>
            <w:bookmarkStart w:id="26089" w:name="_Toc184408919"/>
            <w:bookmarkStart w:id="26090" w:name="_Toc184409867"/>
            <w:bookmarkStart w:id="26091" w:name="_Toc184813653"/>
            <w:bookmarkEnd w:id="26082"/>
            <w:bookmarkEnd w:id="26083"/>
            <w:bookmarkEnd w:id="26084"/>
            <w:bookmarkEnd w:id="26085"/>
            <w:bookmarkEnd w:id="26086"/>
            <w:bookmarkEnd w:id="26087"/>
            <w:bookmarkEnd w:id="26088"/>
            <w:bookmarkEnd w:id="26089"/>
            <w:bookmarkEnd w:id="26090"/>
            <w:bookmarkEnd w:id="26091"/>
          </w:p>
        </w:tc>
        <w:tc>
          <w:tcPr>
            <w:tcW w:w="2329" w:type="dxa"/>
            <w:shd w:val="clear" w:color="auto" w:fill="auto"/>
            <w:vAlign w:val="bottom"/>
          </w:tcPr>
          <w:p w14:paraId="26EB0AD6" w14:textId="4B06CC92" w:rsidR="00421E07" w:rsidRPr="00285EF0" w:rsidDel="00471E7D" w:rsidRDefault="00421E07">
            <w:pPr>
              <w:spacing w:before="0" w:line="240" w:lineRule="auto"/>
              <w:contextualSpacing w:val="0"/>
              <w:rPr>
                <w:del w:id="26092" w:author="Phuong Truong Thi" w:date="2024-10-08T18:06:00Z"/>
                <w:rFonts w:ascii="Times New Roman" w:eastAsia="Times New Roman" w:hAnsi="Times New Roman"/>
                <w:color w:val="000000"/>
                <w:sz w:val="24"/>
                <w:szCs w:val="24"/>
                <w:lang w:val="vi-VN" w:eastAsia="vi-VN"/>
              </w:rPr>
            </w:pPr>
            <w:del w:id="26093" w:author="Phuong Truong Thi" w:date="2024-10-08T18:06:00Z">
              <w:r w:rsidRPr="00285EF0" w:rsidDel="00471E7D">
                <w:rPr>
                  <w:rFonts w:ascii="Times New Roman" w:hAnsi="Times New Roman"/>
                  <w:color w:val="000000"/>
                  <w:sz w:val="24"/>
                  <w:szCs w:val="24"/>
                </w:rPr>
                <w:delText>Trạng thái</w:delText>
              </w:r>
              <w:bookmarkStart w:id="26094" w:name="_Toc180598399"/>
              <w:bookmarkStart w:id="26095" w:name="_Toc180599163"/>
              <w:bookmarkStart w:id="26096" w:name="_Toc181872908"/>
              <w:bookmarkStart w:id="26097" w:name="_Toc183455427"/>
              <w:bookmarkStart w:id="26098" w:name="_Toc183456379"/>
              <w:bookmarkStart w:id="26099" w:name="_Toc184406713"/>
              <w:bookmarkStart w:id="26100" w:name="_Toc184407972"/>
              <w:bookmarkStart w:id="26101" w:name="_Toc184408920"/>
              <w:bookmarkStart w:id="26102" w:name="_Toc184409868"/>
              <w:bookmarkStart w:id="26103" w:name="_Toc184813654"/>
              <w:bookmarkEnd w:id="26094"/>
              <w:bookmarkEnd w:id="26095"/>
              <w:bookmarkEnd w:id="26096"/>
              <w:bookmarkEnd w:id="26097"/>
              <w:bookmarkEnd w:id="26098"/>
              <w:bookmarkEnd w:id="26099"/>
              <w:bookmarkEnd w:id="26100"/>
              <w:bookmarkEnd w:id="26101"/>
              <w:bookmarkEnd w:id="26102"/>
              <w:bookmarkEnd w:id="26103"/>
            </w:del>
          </w:p>
        </w:tc>
        <w:tc>
          <w:tcPr>
            <w:tcW w:w="1405" w:type="dxa"/>
          </w:tcPr>
          <w:p w14:paraId="220B7E26" w14:textId="413D31AF" w:rsidR="00421E07" w:rsidRPr="003A44DC" w:rsidDel="00471E7D" w:rsidRDefault="00421E07">
            <w:pPr>
              <w:spacing w:before="0" w:line="240" w:lineRule="auto"/>
              <w:contextualSpacing w:val="0"/>
              <w:jc w:val="left"/>
              <w:rPr>
                <w:del w:id="26104" w:author="Phuong Truong Thi" w:date="2024-10-08T18:06:00Z"/>
                <w:rFonts w:ascii="Times New Roman" w:eastAsia="Times New Roman" w:hAnsi="Times New Roman"/>
                <w:color w:val="000000"/>
                <w:sz w:val="24"/>
                <w:szCs w:val="24"/>
                <w:lang w:eastAsia="vi-VN"/>
              </w:rPr>
            </w:pPr>
            <w:del w:id="26105" w:author="Phuong Truong Thi" w:date="2024-10-08T18:06:00Z">
              <w:r w:rsidDel="00471E7D">
                <w:rPr>
                  <w:rFonts w:ascii="Times New Roman" w:eastAsia="Times New Roman" w:hAnsi="Times New Roman"/>
                  <w:color w:val="000000"/>
                  <w:sz w:val="24"/>
                  <w:szCs w:val="24"/>
                  <w:lang w:eastAsia="vi-VN"/>
                </w:rPr>
                <w:delText>Text</w:delText>
              </w:r>
              <w:bookmarkStart w:id="26106" w:name="_Toc180598400"/>
              <w:bookmarkStart w:id="26107" w:name="_Toc180599164"/>
              <w:bookmarkStart w:id="26108" w:name="_Toc181872909"/>
              <w:bookmarkStart w:id="26109" w:name="_Toc183455428"/>
              <w:bookmarkStart w:id="26110" w:name="_Toc183456380"/>
              <w:bookmarkStart w:id="26111" w:name="_Toc184406714"/>
              <w:bookmarkStart w:id="26112" w:name="_Toc184407973"/>
              <w:bookmarkStart w:id="26113" w:name="_Toc184408921"/>
              <w:bookmarkStart w:id="26114" w:name="_Toc184409869"/>
              <w:bookmarkStart w:id="26115" w:name="_Toc184813655"/>
              <w:bookmarkEnd w:id="26106"/>
              <w:bookmarkEnd w:id="26107"/>
              <w:bookmarkEnd w:id="26108"/>
              <w:bookmarkEnd w:id="26109"/>
              <w:bookmarkEnd w:id="26110"/>
              <w:bookmarkEnd w:id="26111"/>
              <w:bookmarkEnd w:id="26112"/>
              <w:bookmarkEnd w:id="26113"/>
              <w:bookmarkEnd w:id="26114"/>
              <w:bookmarkEnd w:id="26115"/>
            </w:del>
          </w:p>
        </w:tc>
        <w:tc>
          <w:tcPr>
            <w:tcW w:w="2670" w:type="dxa"/>
            <w:shd w:val="clear" w:color="auto" w:fill="auto"/>
            <w:noWrap/>
            <w:vAlign w:val="center"/>
          </w:tcPr>
          <w:p w14:paraId="2DF33971" w14:textId="63A7DE2A" w:rsidR="00421E07" w:rsidRPr="003A44DC" w:rsidDel="00471E7D" w:rsidRDefault="00421E07">
            <w:pPr>
              <w:spacing w:before="0" w:line="240" w:lineRule="auto"/>
              <w:contextualSpacing w:val="0"/>
              <w:rPr>
                <w:del w:id="26116" w:author="Phuong Truong Thi" w:date="2024-10-08T18:06:00Z"/>
                <w:rFonts w:ascii="Times New Roman" w:eastAsia="Times New Roman" w:hAnsi="Times New Roman"/>
                <w:color w:val="000000"/>
                <w:sz w:val="24"/>
                <w:szCs w:val="24"/>
                <w:lang w:val="vi-VN" w:eastAsia="vi-VN"/>
              </w:rPr>
            </w:pPr>
            <w:bookmarkStart w:id="26117" w:name="_Toc180598401"/>
            <w:bookmarkStart w:id="26118" w:name="_Toc180599165"/>
            <w:bookmarkStart w:id="26119" w:name="_Toc181872910"/>
            <w:bookmarkStart w:id="26120" w:name="_Toc183455429"/>
            <w:bookmarkStart w:id="26121" w:name="_Toc183456381"/>
            <w:bookmarkStart w:id="26122" w:name="_Toc184406715"/>
            <w:bookmarkStart w:id="26123" w:name="_Toc184407974"/>
            <w:bookmarkStart w:id="26124" w:name="_Toc184408922"/>
            <w:bookmarkStart w:id="26125" w:name="_Toc184409870"/>
            <w:bookmarkStart w:id="26126" w:name="_Toc184813656"/>
            <w:bookmarkEnd w:id="26117"/>
            <w:bookmarkEnd w:id="26118"/>
            <w:bookmarkEnd w:id="26119"/>
            <w:bookmarkEnd w:id="26120"/>
            <w:bookmarkEnd w:id="26121"/>
            <w:bookmarkEnd w:id="26122"/>
            <w:bookmarkEnd w:id="26123"/>
            <w:bookmarkEnd w:id="26124"/>
            <w:bookmarkEnd w:id="26125"/>
            <w:bookmarkEnd w:id="26126"/>
          </w:p>
        </w:tc>
        <w:bookmarkStart w:id="26127" w:name="_Toc180598402"/>
        <w:bookmarkStart w:id="26128" w:name="_Toc180599166"/>
        <w:bookmarkStart w:id="26129" w:name="_Toc181872911"/>
        <w:bookmarkStart w:id="26130" w:name="_Toc183455430"/>
        <w:bookmarkStart w:id="26131" w:name="_Toc183456382"/>
        <w:bookmarkStart w:id="26132" w:name="_Toc184406716"/>
        <w:bookmarkStart w:id="26133" w:name="_Toc184407975"/>
        <w:bookmarkStart w:id="26134" w:name="_Toc184408923"/>
        <w:bookmarkStart w:id="26135" w:name="_Toc184409871"/>
        <w:bookmarkStart w:id="26136" w:name="_Toc184813657"/>
        <w:bookmarkEnd w:id="26127"/>
        <w:bookmarkEnd w:id="26128"/>
        <w:bookmarkEnd w:id="26129"/>
        <w:bookmarkEnd w:id="26130"/>
        <w:bookmarkEnd w:id="26131"/>
        <w:bookmarkEnd w:id="26132"/>
        <w:bookmarkEnd w:id="26133"/>
        <w:bookmarkEnd w:id="26134"/>
        <w:bookmarkEnd w:id="26135"/>
        <w:bookmarkEnd w:id="26136"/>
      </w:tr>
    </w:tbl>
    <w:p w14:paraId="716CE7A8" w14:textId="77777777" w:rsidR="00421E07" w:rsidDel="00471E7D" w:rsidRDefault="00421E07" w:rsidP="00421E07">
      <w:pPr>
        <w:pStyle w:val="Heading31"/>
        <w:numPr>
          <w:ilvl w:val="0"/>
          <w:numId w:val="0"/>
        </w:numPr>
        <w:tabs>
          <w:tab w:val="clear" w:pos="1080"/>
        </w:tabs>
        <w:outlineLvl w:val="9"/>
        <w:rPr>
          <w:del w:id="26137" w:author="Phuong Truong Thi" w:date="2024-10-08T18:06:00Z"/>
          <w:sz w:val="24"/>
          <w:szCs w:val="24"/>
        </w:rPr>
      </w:pPr>
      <w:bookmarkStart w:id="26138" w:name="_Toc180598403"/>
      <w:bookmarkStart w:id="26139" w:name="_Toc180599167"/>
      <w:bookmarkStart w:id="26140" w:name="_Toc181872912"/>
      <w:bookmarkStart w:id="26141" w:name="_Toc183455431"/>
      <w:bookmarkStart w:id="26142" w:name="_Toc183456383"/>
      <w:bookmarkStart w:id="26143" w:name="_Toc184406717"/>
      <w:bookmarkStart w:id="26144" w:name="_Toc184407976"/>
      <w:bookmarkStart w:id="26145" w:name="_Toc184408924"/>
      <w:bookmarkStart w:id="26146" w:name="_Toc184409872"/>
      <w:bookmarkStart w:id="26147" w:name="_Toc184813658"/>
      <w:bookmarkEnd w:id="26138"/>
      <w:bookmarkEnd w:id="26139"/>
      <w:bookmarkEnd w:id="26140"/>
      <w:bookmarkEnd w:id="26141"/>
      <w:bookmarkEnd w:id="26142"/>
      <w:bookmarkEnd w:id="26143"/>
      <w:bookmarkEnd w:id="26144"/>
      <w:bookmarkEnd w:id="26145"/>
      <w:bookmarkEnd w:id="26146"/>
      <w:bookmarkEnd w:id="26147"/>
    </w:p>
    <w:p w14:paraId="6F7DA919" w14:textId="2CD098E0" w:rsidR="00421E07" w:rsidRPr="00421E07" w:rsidDel="00471E7D" w:rsidRDefault="00421E07" w:rsidP="00421E07">
      <w:pPr>
        <w:pStyle w:val="Heading31"/>
        <w:numPr>
          <w:ilvl w:val="0"/>
          <w:numId w:val="73"/>
        </w:numPr>
        <w:tabs>
          <w:tab w:val="clear" w:pos="1080"/>
        </w:tabs>
        <w:outlineLvl w:val="9"/>
        <w:rPr>
          <w:del w:id="26148" w:author="Phuong Truong Thi" w:date="2024-10-08T18:06:00Z"/>
          <w:sz w:val="24"/>
          <w:szCs w:val="24"/>
        </w:rPr>
      </w:pPr>
      <w:del w:id="26149" w:author="Phuong Truong Thi" w:date="2024-10-08T18:06:00Z">
        <w:r w:rsidDel="00471E7D">
          <w:rPr>
            <w:b w:val="0"/>
            <w:bCs w:val="0"/>
            <w:i/>
            <w:iCs/>
            <w:sz w:val="24"/>
            <w:szCs w:val="24"/>
          </w:rPr>
          <w:delText>Màn hình minh họa</w:delText>
        </w:r>
        <w:bookmarkStart w:id="26150" w:name="_Toc180598404"/>
        <w:bookmarkStart w:id="26151" w:name="_Toc180599168"/>
        <w:bookmarkStart w:id="26152" w:name="_Toc181872913"/>
        <w:bookmarkStart w:id="26153" w:name="_Toc183455432"/>
        <w:bookmarkStart w:id="26154" w:name="_Toc183456384"/>
        <w:bookmarkStart w:id="26155" w:name="_Toc184406718"/>
        <w:bookmarkStart w:id="26156" w:name="_Toc184407977"/>
        <w:bookmarkStart w:id="26157" w:name="_Toc184408925"/>
        <w:bookmarkStart w:id="26158" w:name="_Toc184409873"/>
        <w:bookmarkStart w:id="26159" w:name="_Toc184813659"/>
        <w:bookmarkEnd w:id="26150"/>
        <w:bookmarkEnd w:id="26151"/>
        <w:bookmarkEnd w:id="26152"/>
        <w:bookmarkEnd w:id="26153"/>
        <w:bookmarkEnd w:id="26154"/>
        <w:bookmarkEnd w:id="26155"/>
        <w:bookmarkEnd w:id="26156"/>
        <w:bookmarkEnd w:id="26157"/>
        <w:bookmarkEnd w:id="26158"/>
        <w:bookmarkEnd w:id="26159"/>
      </w:del>
    </w:p>
    <w:p w14:paraId="511CF1DD" w14:textId="04474955" w:rsidR="00616C86" w:rsidDel="00471E7D" w:rsidRDefault="00421E07" w:rsidP="00421E07">
      <w:pPr>
        <w:pStyle w:val="Heading31"/>
        <w:numPr>
          <w:ilvl w:val="0"/>
          <w:numId w:val="0"/>
        </w:numPr>
        <w:tabs>
          <w:tab w:val="clear" w:pos="1080"/>
        </w:tabs>
        <w:outlineLvl w:val="9"/>
        <w:rPr>
          <w:del w:id="26160" w:author="Phuong Truong Thi" w:date="2024-10-08T18:06:00Z"/>
          <w:sz w:val="24"/>
          <w:szCs w:val="24"/>
        </w:rPr>
      </w:pPr>
      <w:del w:id="26161" w:author="Phuong Truong Thi" w:date="2024-10-08T18:06:00Z">
        <w:r w:rsidDel="00471E7D">
          <w:rPr>
            <w:b w:val="0"/>
            <w:bCs w:val="0"/>
            <w:noProof/>
          </w:rPr>
          <w:drawing>
            <wp:inline distT="0" distB="0" distL="0" distR="0" wp14:anchorId="44AA3D90" wp14:editId="3DD4EF23">
              <wp:extent cx="4950529" cy="1749287"/>
              <wp:effectExtent l="0" t="0" r="2540" b="3810"/>
              <wp:docPr id="87062948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5291" name="Picture 1" descr="A white rectangular object with black text&#10;&#10;Description automatically generated"/>
                      <pic:cNvPicPr/>
                    </pic:nvPicPr>
                    <pic:blipFill>
                      <a:blip r:embed="rId19"/>
                      <a:stretch>
                        <a:fillRect/>
                      </a:stretch>
                    </pic:blipFill>
                    <pic:spPr>
                      <a:xfrm>
                        <a:off x="0" y="0"/>
                        <a:ext cx="4977150" cy="1758694"/>
                      </a:xfrm>
                      <a:prstGeom prst="rect">
                        <a:avLst/>
                      </a:prstGeom>
                    </pic:spPr>
                  </pic:pic>
                </a:graphicData>
              </a:graphic>
            </wp:inline>
          </w:drawing>
        </w:r>
        <w:bookmarkStart w:id="26162" w:name="_Toc180598405"/>
        <w:bookmarkStart w:id="26163" w:name="_Toc180599169"/>
        <w:bookmarkStart w:id="26164" w:name="_Toc181872914"/>
        <w:bookmarkStart w:id="26165" w:name="_Toc183455433"/>
        <w:bookmarkStart w:id="26166" w:name="_Toc183456385"/>
        <w:bookmarkStart w:id="26167" w:name="_Toc184406719"/>
        <w:bookmarkStart w:id="26168" w:name="_Toc184407978"/>
        <w:bookmarkStart w:id="26169" w:name="_Toc184408926"/>
        <w:bookmarkStart w:id="26170" w:name="_Toc184409874"/>
        <w:bookmarkStart w:id="26171" w:name="_Toc184813660"/>
        <w:bookmarkEnd w:id="26162"/>
        <w:bookmarkEnd w:id="26163"/>
        <w:bookmarkEnd w:id="26164"/>
        <w:bookmarkEnd w:id="26165"/>
        <w:bookmarkEnd w:id="26166"/>
        <w:bookmarkEnd w:id="26167"/>
        <w:bookmarkEnd w:id="26168"/>
        <w:bookmarkEnd w:id="26169"/>
        <w:bookmarkEnd w:id="26170"/>
        <w:bookmarkEnd w:id="26171"/>
      </w:del>
    </w:p>
    <w:p w14:paraId="2D4ECE3E" w14:textId="212EA74C" w:rsidR="00445D58" w:rsidRPr="00616C86" w:rsidDel="00FD6BA2" w:rsidRDefault="00445D58" w:rsidP="00421E07">
      <w:pPr>
        <w:pStyle w:val="Heading31"/>
        <w:numPr>
          <w:ilvl w:val="0"/>
          <w:numId w:val="0"/>
        </w:numPr>
        <w:tabs>
          <w:tab w:val="clear" w:pos="1080"/>
        </w:tabs>
        <w:outlineLvl w:val="9"/>
        <w:rPr>
          <w:del w:id="26172" w:author="Phuong Truong Thi" w:date="2024-10-17T18:57:00Z"/>
          <w:sz w:val="24"/>
          <w:szCs w:val="24"/>
        </w:rPr>
      </w:pPr>
      <w:bookmarkStart w:id="26173" w:name="_Toc180598406"/>
      <w:bookmarkStart w:id="26174" w:name="_Toc180599170"/>
      <w:bookmarkStart w:id="26175" w:name="_Toc181872915"/>
      <w:bookmarkStart w:id="26176" w:name="_Toc183455434"/>
      <w:bookmarkStart w:id="26177" w:name="_Toc183456386"/>
      <w:bookmarkStart w:id="26178" w:name="_Toc184406720"/>
      <w:bookmarkStart w:id="26179" w:name="_Toc184407979"/>
      <w:bookmarkStart w:id="26180" w:name="_Toc184408927"/>
      <w:bookmarkStart w:id="26181" w:name="_Toc184409875"/>
      <w:bookmarkStart w:id="26182" w:name="_Toc184813661"/>
      <w:bookmarkEnd w:id="26173"/>
      <w:bookmarkEnd w:id="26174"/>
      <w:bookmarkEnd w:id="26175"/>
      <w:bookmarkEnd w:id="26176"/>
      <w:bookmarkEnd w:id="26177"/>
      <w:bookmarkEnd w:id="26178"/>
      <w:bookmarkEnd w:id="26179"/>
      <w:bookmarkEnd w:id="26180"/>
      <w:bookmarkEnd w:id="26181"/>
      <w:bookmarkEnd w:id="26182"/>
    </w:p>
    <w:p w14:paraId="7855A46F" w14:textId="7A4F0293" w:rsidR="00F73CF7" w:rsidRPr="00810701" w:rsidDel="00FD6BA2" w:rsidRDefault="00B50F17">
      <w:pPr>
        <w:pStyle w:val="Heading31"/>
        <w:numPr>
          <w:ilvl w:val="2"/>
          <w:numId w:val="88"/>
        </w:numPr>
        <w:rPr>
          <w:del w:id="26183" w:author="Phuong Truong Thi" w:date="2024-10-17T18:57:00Z"/>
        </w:rPr>
        <w:pPrChange w:id="26184" w:author="Phuong Truong Thi" w:date="2024-10-08T18:23:00Z">
          <w:pPr>
            <w:pStyle w:val="Heading31"/>
            <w:numPr>
              <w:numId w:val="66"/>
            </w:numPr>
            <w:tabs>
              <w:tab w:val="clear" w:pos="1080"/>
            </w:tabs>
            <w:ind w:left="720" w:hanging="720"/>
          </w:pPr>
        </w:pPrChange>
      </w:pPr>
      <w:bookmarkStart w:id="26185" w:name="_Toc177425400"/>
      <w:del w:id="26186" w:author="Phuong Truong Thi" w:date="2024-10-17T18:57:00Z">
        <w:r w:rsidDel="00FD6BA2">
          <w:rPr>
            <w:sz w:val="24"/>
            <w:szCs w:val="24"/>
          </w:rPr>
          <w:delText>DETAIL_0</w:delText>
        </w:r>
      </w:del>
      <w:del w:id="26187" w:author="Phuong Truong Thi" w:date="2024-10-07T15:23:00Z">
        <w:r w:rsidDel="00EC168C">
          <w:rPr>
            <w:sz w:val="24"/>
            <w:szCs w:val="24"/>
          </w:rPr>
          <w:delText>1</w:delText>
        </w:r>
      </w:del>
      <w:del w:id="26188" w:author="Phuong Truong Thi" w:date="2024-10-17T18:57:00Z">
        <w:r w:rsidDel="00FD6BA2">
          <w:rPr>
            <w:sz w:val="24"/>
            <w:szCs w:val="24"/>
          </w:rPr>
          <w:delText xml:space="preserve"> - </w:delText>
        </w:r>
        <w:r w:rsidR="00F73CF7" w:rsidDel="00FD6BA2">
          <w:rPr>
            <w:sz w:val="24"/>
            <w:szCs w:val="24"/>
          </w:rPr>
          <w:delText xml:space="preserve">Màn hình </w:delText>
        </w:r>
        <w:r w:rsidR="00810701" w:rsidDel="00FD6BA2">
          <w:rPr>
            <w:sz w:val="24"/>
            <w:szCs w:val="24"/>
          </w:rPr>
          <w:delText>chi tiết CBBH quản lý KH</w:delText>
        </w:r>
        <w:bookmarkStart w:id="26189" w:name="_Toc180598407"/>
        <w:bookmarkStart w:id="26190" w:name="_Toc180599171"/>
        <w:bookmarkStart w:id="26191" w:name="_Toc181872916"/>
        <w:bookmarkStart w:id="26192" w:name="_Toc183455435"/>
        <w:bookmarkStart w:id="26193" w:name="_Toc183456387"/>
        <w:bookmarkStart w:id="26194" w:name="_Toc184406721"/>
        <w:bookmarkStart w:id="26195" w:name="_Toc184407980"/>
        <w:bookmarkStart w:id="26196" w:name="_Toc184408928"/>
        <w:bookmarkStart w:id="26197" w:name="_Toc184409876"/>
        <w:bookmarkStart w:id="26198" w:name="_Toc184813662"/>
        <w:bookmarkEnd w:id="26185"/>
        <w:bookmarkEnd w:id="26189"/>
        <w:bookmarkEnd w:id="26190"/>
        <w:bookmarkEnd w:id="26191"/>
        <w:bookmarkEnd w:id="26192"/>
        <w:bookmarkEnd w:id="26193"/>
        <w:bookmarkEnd w:id="26194"/>
        <w:bookmarkEnd w:id="26195"/>
        <w:bookmarkEnd w:id="26196"/>
        <w:bookmarkEnd w:id="26197"/>
        <w:bookmarkEnd w:id="26198"/>
      </w:del>
    </w:p>
    <w:p w14:paraId="134ACCAD" w14:textId="038FB2E3" w:rsidR="00810701" w:rsidRPr="00B92CBA" w:rsidDel="00FD6BA2" w:rsidRDefault="00810701">
      <w:pPr>
        <w:pStyle w:val="Heading31"/>
        <w:numPr>
          <w:ilvl w:val="0"/>
          <w:numId w:val="74"/>
        </w:numPr>
        <w:tabs>
          <w:tab w:val="clear" w:pos="1080"/>
        </w:tabs>
        <w:outlineLvl w:val="9"/>
        <w:rPr>
          <w:del w:id="26199" w:author="Phuong Truong Thi" w:date="2024-10-17T18:57:00Z"/>
          <w:sz w:val="24"/>
          <w:szCs w:val="24"/>
        </w:rPr>
      </w:pPr>
      <w:del w:id="26200" w:author="Phuong Truong Thi" w:date="2024-10-17T18:57:00Z">
        <w:r w:rsidDel="00FD6BA2">
          <w:rPr>
            <w:b w:val="0"/>
            <w:bCs w:val="0"/>
            <w:i/>
            <w:iCs/>
            <w:sz w:val="24"/>
            <w:szCs w:val="24"/>
          </w:rPr>
          <w:delText>Mô tả chức năng</w:delText>
        </w:r>
        <w:bookmarkStart w:id="26201" w:name="_Toc180598408"/>
        <w:bookmarkStart w:id="26202" w:name="_Toc180599172"/>
        <w:bookmarkStart w:id="26203" w:name="_Toc181872917"/>
        <w:bookmarkStart w:id="26204" w:name="_Toc183455436"/>
        <w:bookmarkStart w:id="26205" w:name="_Toc183456388"/>
        <w:bookmarkStart w:id="26206" w:name="_Toc184406722"/>
        <w:bookmarkStart w:id="26207" w:name="_Toc184407981"/>
        <w:bookmarkStart w:id="26208" w:name="_Toc184408929"/>
        <w:bookmarkStart w:id="26209" w:name="_Toc184409877"/>
        <w:bookmarkStart w:id="26210" w:name="_Toc184813663"/>
        <w:bookmarkEnd w:id="26201"/>
        <w:bookmarkEnd w:id="26202"/>
        <w:bookmarkEnd w:id="26203"/>
        <w:bookmarkEnd w:id="26204"/>
        <w:bookmarkEnd w:id="26205"/>
        <w:bookmarkEnd w:id="26206"/>
        <w:bookmarkEnd w:id="26207"/>
        <w:bookmarkEnd w:id="26208"/>
        <w:bookmarkEnd w:id="26209"/>
        <w:bookmarkEnd w:id="26210"/>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B92CBA" w:rsidRPr="00075487" w:rsidDel="00FD6BA2" w14:paraId="420B226C" w14:textId="64D8917E">
        <w:trPr>
          <w:trHeight w:val="792"/>
          <w:del w:id="26211" w:author="Phuong Truong Thi" w:date="2024-10-17T18:57:00Z"/>
        </w:trPr>
        <w:tc>
          <w:tcPr>
            <w:tcW w:w="1647" w:type="dxa"/>
            <w:shd w:val="clear" w:color="auto" w:fill="auto"/>
          </w:tcPr>
          <w:p w14:paraId="220BD102" w14:textId="1C7BB61C" w:rsidR="00B92CBA" w:rsidRPr="00075487" w:rsidDel="00FD6BA2" w:rsidRDefault="00B92CBA">
            <w:pPr>
              <w:pStyle w:val="Bd-1BodyText1"/>
              <w:keepLines/>
              <w:spacing w:line="276" w:lineRule="auto"/>
              <w:ind w:left="0"/>
              <w:jc w:val="left"/>
              <w:rPr>
                <w:del w:id="26212" w:author="Phuong Truong Thi" w:date="2024-10-17T18:57:00Z"/>
                <w:rFonts w:ascii="Times New Roman" w:hAnsi="Times New Roman"/>
                <w:b/>
                <w:bCs/>
                <w:i/>
                <w:sz w:val="24"/>
                <w:szCs w:val="24"/>
              </w:rPr>
            </w:pPr>
            <w:del w:id="26213" w:author="Phuong Truong Thi" w:date="2024-10-17T18:57:00Z">
              <w:r w:rsidRPr="00075487" w:rsidDel="00FD6BA2">
                <w:rPr>
                  <w:rFonts w:ascii="Times New Roman" w:hAnsi="Times New Roman"/>
                  <w:b/>
                  <w:i/>
                  <w:sz w:val="24"/>
                  <w:szCs w:val="24"/>
                </w:rPr>
                <w:delText>Mô tả</w:delText>
              </w:r>
              <w:bookmarkStart w:id="26214" w:name="_Toc180598409"/>
              <w:bookmarkStart w:id="26215" w:name="_Toc180599173"/>
              <w:bookmarkStart w:id="26216" w:name="_Toc181872918"/>
              <w:bookmarkStart w:id="26217" w:name="_Toc183455437"/>
              <w:bookmarkStart w:id="26218" w:name="_Toc183456389"/>
              <w:bookmarkStart w:id="26219" w:name="_Toc184406723"/>
              <w:bookmarkStart w:id="26220" w:name="_Toc184407982"/>
              <w:bookmarkStart w:id="26221" w:name="_Toc184408930"/>
              <w:bookmarkStart w:id="26222" w:name="_Toc184409878"/>
              <w:bookmarkStart w:id="26223" w:name="_Toc184813664"/>
              <w:bookmarkEnd w:id="26214"/>
              <w:bookmarkEnd w:id="26215"/>
              <w:bookmarkEnd w:id="26216"/>
              <w:bookmarkEnd w:id="26217"/>
              <w:bookmarkEnd w:id="26218"/>
              <w:bookmarkEnd w:id="26219"/>
              <w:bookmarkEnd w:id="26220"/>
              <w:bookmarkEnd w:id="26221"/>
              <w:bookmarkEnd w:id="26222"/>
              <w:bookmarkEnd w:id="26223"/>
            </w:del>
          </w:p>
        </w:tc>
        <w:tc>
          <w:tcPr>
            <w:tcW w:w="7510" w:type="dxa"/>
            <w:shd w:val="clear" w:color="auto" w:fill="auto"/>
          </w:tcPr>
          <w:p w14:paraId="3A5DF84B" w14:textId="00E4CEA7" w:rsidR="00B92CBA" w:rsidRPr="00075487" w:rsidDel="00FD6BA2" w:rsidRDefault="00B92CBA">
            <w:pPr>
              <w:pStyle w:val="Normal10"/>
              <w:rPr>
                <w:del w:id="26224" w:author="Phuong Truong Thi" w:date="2024-10-17T18:57:00Z"/>
              </w:rPr>
            </w:pPr>
            <w:del w:id="26225"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6226" w:name="_Toc180598410"/>
              <w:bookmarkStart w:id="26227" w:name="_Toc180599174"/>
              <w:bookmarkStart w:id="26228" w:name="_Toc181872919"/>
              <w:bookmarkStart w:id="26229" w:name="_Toc183455438"/>
              <w:bookmarkStart w:id="26230" w:name="_Toc183456390"/>
              <w:bookmarkStart w:id="26231" w:name="_Toc184406724"/>
              <w:bookmarkStart w:id="26232" w:name="_Toc184407983"/>
              <w:bookmarkStart w:id="26233" w:name="_Toc184408931"/>
              <w:bookmarkStart w:id="26234" w:name="_Toc184409879"/>
              <w:bookmarkStart w:id="26235" w:name="_Toc184813665"/>
              <w:bookmarkEnd w:id="26226"/>
              <w:bookmarkEnd w:id="26227"/>
              <w:bookmarkEnd w:id="26228"/>
              <w:bookmarkEnd w:id="26229"/>
              <w:bookmarkEnd w:id="26230"/>
              <w:bookmarkEnd w:id="26231"/>
              <w:bookmarkEnd w:id="26232"/>
              <w:bookmarkEnd w:id="26233"/>
              <w:bookmarkEnd w:id="26234"/>
              <w:bookmarkEnd w:id="26235"/>
            </w:del>
          </w:p>
        </w:tc>
        <w:bookmarkStart w:id="26236" w:name="_Toc180598411"/>
        <w:bookmarkStart w:id="26237" w:name="_Toc180599175"/>
        <w:bookmarkStart w:id="26238" w:name="_Toc181872920"/>
        <w:bookmarkStart w:id="26239" w:name="_Toc183455439"/>
        <w:bookmarkStart w:id="26240" w:name="_Toc183456391"/>
        <w:bookmarkStart w:id="26241" w:name="_Toc184406725"/>
        <w:bookmarkStart w:id="26242" w:name="_Toc184407984"/>
        <w:bookmarkStart w:id="26243" w:name="_Toc184408932"/>
        <w:bookmarkStart w:id="26244" w:name="_Toc184409880"/>
        <w:bookmarkStart w:id="26245" w:name="_Toc184813666"/>
        <w:bookmarkEnd w:id="26236"/>
        <w:bookmarkEnd w:id="26237"/>
        <w:bookmarkEnd w:id="26238"/>
        <w:bookmarkEnd w:id="26239"/>
        <w:bookmarkEnd w:id="26240"/>
        <w:bookmarkEnd w:id="26241"/>
        <w:bookmarkEnd w:id="26242"/>
        <w:bookmarkEnd w:id="26243"/>
        <w:bookmarkEnd w:id="26244"/>
        <w:bookmarkEnd w:id="26245"/>
      </w:tr>
      <w:tr w:rsidR="00B92CBA" w:rsidRPr="00075487" w:rsidDel="00FD6BA2" w14:paraId="28F96C4D" w14:textId="33FBFDE6">
        <w:trPr>
          <w:trHeight w:val="765"/>
          <w:del w:id="26246" w:author="Phuong Truong Thi" w:date="2024-10-17T18:57:00Z"/>
        </w:trPr>
        <w:tc>
          <w:tcPr>
            <w:tcW w:w="1647" w:type="dxa"/>
            <w:shd w:val="clear" w:color="auto" w:fill="auto"/>
          </w:tcPr>
          <w:p w14:paraId="40346685" w14:textId="6BD7886B" w:rsidR="00B92CBA" w:rsidRPr="00075487" w:rsidDel="00FD6BA2" w:rsidRDefault="00B92CBA">
            <w:pPr>
              <w:pStyle w:val="Bd-1BodyText1"/>
              <w:keepLines/>
              <w:spacing w:line="276" w:lineRule="auto"/>
              <w:ind w:left="0"/>
              <w:jc w:val="left"/>
              <w:rPr>
                <w:del w:id="26247" w:author="Phuong Truong Thi" w:date="2024-10-17T18:57:00Z"/>
                <w:rFonts w:ascii="Times New Roman" w:hAnsi="Times New Roman"/>
                <w:b/>
                <w:bCs/>
                <w:i/>
                <w:sz w:val="24"/>
                <w:szCs w:val="24"/>
              </w:rPr>
            </w:pPr>
            <w:del w:id="26248" w:author="Phuong Truong Thi" w:date="2024-10-17T18:57:00Z">
              <w:r w:rsidRPr="00075487" w:rsidDel="00FD6BA2">
                <w:rPr>
                  <w:rFonts w:ascii="Times New Roman" w:hAnsi="Times New Roman"/>
                  <w:b/>
                  <w:i/>
                  <w:sz w:val="24"/>
                  <w:szCs w:val="24"/>
                </w:rPr>
                <w:delText>Điều kiện đầu vào</w:delText>
              </w:r>
              <w:bookmarkStart w:id="26249" w:name="_Toc180598412"/>
              <w:bookmarkStart w:id="26250" w:name="_Toc180599176"/>
              <w:bookmarkStart w:id="26251" w:name="_Toc181872921"/>
              <w:bookmarkStart w:id="26252" w:name="_Toc183455440"/>
              <w:bookmarkStart w:id="26253" w:name="_Toc183456392"/>
              <w:bookmarkStart w:id="26254" w:name="_Toc184406726"/>
              <w:bookmarkStart w:id="26255" w:name="_Toc184407985"/>
              <w:bookmarkStart w:id="26256" w:name="_Toc184408933"/>
              <w:bookmarkStart w:id="26257" w:name="_Toc184409881"/>
              <w:bookmarkStart w:id="26258" w:name="_Toc184813667"/>
              <w:bookmarkEnd w:id="26249"/>
              <w:bookmarkEnd w:id="26250"/>
              <w:bookmarkEnd w:id="26251"/>
              <w:bookmarkEnd w:id="26252"/>
              <w:bookmarkEnd w:id="26253"/>
              <w:bookmarkEnd w:id="26254"/>
              <w:bookmarkEnd w:id="26255"/>
              <w:bookmarkEnd w:id="26256"/>
              <w:bookmarkEnd w:id="26257"/>
              <w:bookmarkEnd w:id="26258"/>
            </w:del>
          </w:p>
        </w:tc>
        <w:tc>
          <w:tcPr>
            <w:tcW w:w="7510" w:type="dxa"/>
            <w:shd w:val="clear" w:color="auto" w:fill="auto"/>
          </w:tcPr>
          <w:p w14:paraId="354DDBA0" w14:textId="1F77F96D" w:rsidR="00B92CBA" w:rsidDel="00FD6BA2" w:rsidRDefault="00B92CBA">
            <w:pPr>
              <w:pStyle w:val="Normal10"/>
              <w:keepNext/>
              <w:keepLines/>
              <w:rPr>
                <w:del w:id="26259" w:author="Phuong Truong Thi" w:date="2024-10-17T18:57:00Z"/>
                <w:szCs w:val="24"/>
              </w:rPr>
            </w:pPr>
            <w:del w:id="26260" w:author="Phuong Truong Thi" w:date="2024-10-17T18:57:00Z">
              <w:r w:rsidRPr="00075487" w:rsidDel="00FD6BA2">
                <w:rPr>
                  <w:szCs w:val="24"/>
                </w:rPr>
                <w:delText>NSD đăng nhập vào hệ thống</w:delText>
              </w:r>
              <w:bookmarkStart w:id="26261" w:name="_Toc180598413"/>
              <w:bookmarkStart w:id="26262" w:name="_Toc180599177"/>
              <w:bookmarkStart w:id="26263" w:name="_Toc181872922"/>
              <w:bookmarkStart w:id="26264" w:name="_Toc183455441"/>
              <w:bookmarkStart w:id="26265" w:name="_Toc183456393"/>
              <w:bookmarkStart w:id="26266" w:name="_Toc184406727"/>
              <w:bookmarkStart w:id="26267" w:name="_Toc184407986"/>
              <w:bookmarkStart w:id="26268" w:name="_Toc184408934"/>
              <w:bookmarkStart w:id="26269" w:name="_Toc184409882"/>
              <w:bookmarkStart w:id="26270" w:name="_Toc184813668"/>
              <w:bookmarkEnd w:id="26261"/>
              <w:bookmarkEnd w:id="26262"/>
              <w:bookmarkEnd w:id="26263"/>
              <w:bookmarkEnd w:id="26264"/>
              <w:bookmarkEnd w:id="26265"/>
              <w:bookmarkEnd w:id="26266"/>
              <w:bookmarkEnd w:id="26267"/>
              <w:bookmarkEnd w:id="26268"/>
              <w:bookmarkEnd w:id="26269"/>
              <w:bookmarkEnd w:id="26270"/>
            </w:del>
          </w:p>
          <w:p w14:paraId="06EF64C4" w14:textId="54DCC199" w:rsidR="00B92CBA" w:rsidRPr="00075487" w:rsidDel="00FD6BA2" w:rsidRDefault="00B92CBA">
            <w:pPr>
              <w:pStyle w:val="Normal10"/>
              <w:keepNext/>
              <w:keepLines/>
              <w:rPr>
                <w:del w:id="26271" w:author="Phuong Truong Thi" w:date="2024-10-17T18:57:00Z"/>
                <w:szCs w:val="24"/>
              </w:rPr>
            </w:pPr>
            <w:del w:id="26272" w:author="Phuong Truong Thi" w:date="2024-10-17T18:57:00Z">
              <w:r w:rsidDel="00FD6BA2">
                <w:rPr>
                  <w:szCs w:val="24"/>
                </w:rPr>
                <w:delText xml:space="preserve">Từ listview “KH sinh nhật” click vào </w:delText>
              </w:r>
              <w:r w:rsidR="00E8609E" w:rsidDel="00FD6BA2">
                <w:rPr>
                  <w:szCs w:val="24"/>
                </w:rPr>
                <w:delText>Text link</w:delText>
              </w:r>
              <w:r w:rsidDel="00FD6BA2">
                <w:rPr>
                  <w:szCs w:val="24"/>
                </w:rPr>
                <w:delText xml:space="preserve"> “Tên CBBH” trên danh sách. </w:delText>
              </w:r>
              <w:bookmarkStart w:id="26273" w:name="_Toc180598414"/>
              <w:bookmarkStart w:id="26274" w:name="_Toc180599178"/>
              <w:bookmarkStart w:id="26275" w:name="_Toc181872923"/>
              <w:bookmarkStart w:id="26276" w:name="_Toc183455442"/>
              <w:bookmarkStart w:id="26277" w:name="_Toc183456394"/>
              <w:bookmarkStart w:id="26278" w:name="_Toc184406728"/>
              <w:bookmarkStart w:id="26279" w:name="_Toc184407987"/>
              <w:bookmarkStart w:id="26280" w:name="_Toc184408935"/>
              <w:bookmarkStart w:id="26281" w:name="_Toc184409883"/>
              <w:bookmarkStart w:id="26282" w:name="_Toc184813669"/>
              <w:bookmarkEnd w:id="26273"/>
              <w:bookmarkEnd w:id="26274"/>
              <w:bookmarkEnd w:id="26275"/>
              <w:bookmarkEnd w:id="26276"/>
              <w:bookmarkEnd w:id="26277"/>
              <w:bookmarkEnd w:id="26278"/>
              <w:bookmarkEnd w:id="26279"/>
              <w:bookmarkEnd w:id="26280"/>
              <w:bookmarkEnd w:id="26281"/>
              <w:bookmarkEnd w:id="26282"/>
            </w:del>
          </w:p>
        </w:tc>
        <w:bookmarkStart w:id="26283" w:name="_Toc180598415"/>
        <w:bookmarkStart w:id="26284" w:name="_Toc180599179"/>
        <w:bookmarkStart w:id="26285" w:name="_Toc181872924"/>
        <w:bookmarkStart w:id="26286" w:name="_Toc183455443"/>
        <w:bookmarkStart w:id="26287" w:name="_Toc183456395"/>
        <w:bookmarkStart w:id="26288" w:name="_Toc184406729"/>
        <w:bookmarkStart w:id="26289" w:name="_Toc184407988"/>
        <w:bookmarkStart w:id="26290" w:name="_Toc184408936"/>
        <w:bookmarkStart w:id="26291" w:name="_Toc184409884"/>
        <w:bookmarkStart w:id="26292" w:name="_Toc184813670"/>
        <w:bookmarkEnd w:id="26283"/>
        <w:bookmarkEnd w:id="26284"/>
        <w:bookmarkEnd w:id="26285"/>
        <w:bookmarkEnd w:id="26286"/>
        <w:bookmarkEnd w:id="26287"/>
        <w:bookmarkEnd w:id="26288"/>
        <w:bookmarkEnd w:id="26289"/>
        <w:bookmarkEnd w:id="26290"/>
        <w:bookmarkEnd w:id="26291"/>
        <w:bookmarkEnd w:id="26292"/>
      </w:tr>
      <w:tr w:rsidR="00B92CBA" w:rsidRPr="00075487" w:rsidDel="00FD6BA2" w14:paraId="3C09AC35" w14:textId="508D8BC3">
        <w:trPr>
          <w:trHeight w:val="765"/>
          <w:del w:id="26293" w:author="Phuong Truong Thi" w:date="2024-10-17T18:57:00Z"/>
        </w:trPr>
        <w:tc>
          <w:tcPr>
            <w:tcW w:w="1647" w:type="dxa"/>
            <w:shd w:val="clear" w:color="auto" w:fill="auto"/>
          </w:tcPr>
          <w:p w14:paraId="03BC8930" w14:textId="1C574480" w:rsidR="00B92CBA" w:rsidRPr="00075487" w:rsidDel="00FD6BA2" w:rsidRDefault="00B92CBA">
            <w:pPr>
              <w:pStyle w:val="Bd-1BodyText1"/>
              <w:keepLines/>
              <w:spacing w:line="276" w:lineRule="auto"/>
              <w:ind w:left="0"/>
              <w:jc w:val="left"/>
              <w:rPr>
                <w:del w:id="26294" w:author="Phuong Truong Thi" w:date="2024-10-17T18:57:00Z"/>
                <w:rFonts w:ascii="Times New Roman" w:hAnsi="Times New Roman"/>
                <w:b/>
                <w:i/>
                <w:sz w:val="24"/>
                <w:szCs w:val="24"/>
              </w:rPr>
            </w:pPr>
            <w:del w:id="26295" w:author="Phuong Truong Thi" w:date="2024-10-17T18:57:00Z">
              <w:r w:rsidRPr="00075487" w:rsidDel="00FD6BA2">
                <w:rPr>
                  <w:rFonts w:ascii="Times New Roman" w:hAnsi="Times New Roman"/>
                  <w:b/>
                  <w:i/>
                  <w:sz w:val="24"/>
                  <w:szCs w:val="24"/>
                </w:rPr>
                <w:delText>Điều kiện đầu ra</w:delText>
              </w:r>
              <w:bookmarkStart w:id="26296" w:name="_Toc180598416"/>
              <w:bookmarkStart w:id="26297" w:name="_Toc180599180"/>
              <w:bookmarkStart w:id="26298" w:name="_Toc181872925"/>
              <w:bookmarkStart w:id="26299" w:name="_Toc183455444"/>
              <w:bookmarkStart w:id="26300" w:name="_Toc183456396"/>
              <w:bookmarkStart w:id="26301" w:name="_Toc184406730"/>
              <w:bookmarkStart w:id="26302" w:name="_Toc184407989"/>
              <w:bookmarkStart w:id="26303" w:name="_Toc184408937"/>
              <w:bookmarkStart w:id="26304" w:name="_Toc184409885"/>
              <w:bookmarkStart w:id="26305" w:name="_Toc184813671"/>
              <w:bookmarkEnd w:id="26296"/>
              <w:bookmarkEnd w:id="26297"/>
              <w:bookmarkEnd w:id="26298"/>
              <w:bookmarkEnd w:id="26299"/>
              <w:bookmarkEnd w:id="26300"/>
              <w:bookmarkEnd w:id="26301"/>
              <w:bookmarkEnd w:id="26302"/>
              <w:bookmarkEnd w:id="26303"/>
              <w:bookmarkEnd w:id="26304"/>
              <w:bookmarkEnd w:id="26305"/>
            </w:del>
          </w:p>
        </w:tc>
        <w:tc>
          <w:tcPr>
            <w:tcW w:w="7510" w:type="dxa"/>
            <w:shd w:val="clear" w:color="auto" w:fill="auto"/>
          </w:tcPr>
          <w:p w14:paraId="72E7A74A" w14:textId="1060118A" w:rsidR="00B92CBA" w:rsidRPr="00075487" w:rsidDel="00FD6BA2" w:rsidRDefault="00B92CBA">
            <w:pPr>
              <w:pStyle w:val="Normal10"/>
              <w:keepNext/>
              <w:keepLines/>
              <w:rPr>
                <w:del w:id="26306" w:author="Phuong Truong Thi" w:date="2024-10-17T18:57:00Z"/>
                <w:szCs w:val="24"/>
              </w:rPr>
            </w:pPr>
            <w:del w:id="26307" w:author="Phuong Truong Thi" w:date="2024-10-17T18:57:00Z">
              <w:r w:rsidDel="00FD6BA2">
                <w:rPr>
                  <w:szCs w:val="24"/>
                </w:rPr>
                <w:delText>Hệ thống hiển thị popup thông tin chi tiết CBBH</w:delText>
              </w:r>
              <w:bookmarkStart w:id="26308" w:name="_Toc180598417"/>
              <w:bookmarkStart w:id="26309" w:name="_Toc180599181"/>
              <w:bookmarkStart w:id="26310" w:name="_Toc181872926"/>
              <w:bookmarkStart w:id="26311" w:name="_Toc183455445"/>
              <w:bookmarkStart w:id="26312" w:name="_Toc183456397"/>
              <w:bookmarkStart w:id="26313" w:name="_Toc184406731"/>
              <w:bookmarkStart w:id="26314" w:name="_Toc184407990"/>
              <w:bookmarkStart w:id="26315" w:name="_Toc184408938"/>
              <w:bookmarkStart w:id="26316" w:name="_Toc184409886"/>
              <w:bookmarkStart w:id="26317" w:name="_Toc184813672"/>
              <w:bookmarkEnd w:id="26308"/>
              <w:bookmarkEnd w:id="26309"/>
              <w:bookmarkEnd w:id="26310"/>
              <w:bookmarkEnd w:id="26311"/>
              <w:bookmarkEnd w:id="26312"/>
              <w:bookmarkEnd w:id="26313"/>
              <w:bookmarkEnd w:id="26314"/>
              <w:bookmarkEnd w:id="26315"/>
              <w:bookmarkEnd w:id="26316"/>
              <w:bookmarkEnd w:id="26317"/>
            </w:del>
          </w:p>
        </w:tc>
        <w:bookmarkStart w:id="26318" w:name="_Toc180598418"/>
        <w:bookmarkStart w:id="26319" w:name="_Toc180599182"/>
        <w:bookmarkStart w:id="26320" w:name="_Toc181872927"/>
        <w:bookmarkStart w:id="26321" w:name="_Toc183455446"/>
        <w:bookmarkStart w:id="26322" w:name="_Toc183456398"/>
        <w:bookmarkStart w:id="26323" w:name="_Toc184406732"/>
        <w:bookmarkStart w:id="26324" w:name="_Toc184407991"/>
        <w:bookmarkStart w:id="26325" w:name="_Toc184408939"/>
        <w:bookmarkStart w:id="26326" w:name="_Toc184409887"/>
        <w:bookmarkStart w:id="26327" w:name="_Toc184813673"/>
        <w:bookmarkEnd w:id="26318"/>
        <w:bookmarkEnd w:id="26319"/>
        <w:bookmarkEnd w:id="26320"/>
        <w:bookmarkEnd w:id="26321"/>
        <w:bookmarkEnd w:id="26322"/>
        <w:bookmarkEnd w:id="26323"/>
        <w:bookmarkEnd w:id="26324"/>
        <w:bookmarkEnd w:id="26325"/>
        <w:bookmarkEnd w:id="26326"/>
        <w:bookmarkEnd w:id="26327"/>
      </w:tr>
    </w:tbl>
    <w:p w14:paraId="7466AD1B" w14:textId="61378D42" w:rsidR="00B92CBA" w:rsidRPr="00B92CBA" w:rsidDel="00FD6BA2" w:rsidRDefault="00B92CBA" w:rsidP="00B92CBA">
      <w:pPr>
        <w:pStyle w:val="Heading31"/>
        <w:numPr>
          <w:ilvl w:val="0"/>
          <w:numId w:val="0"/>
        </w:numPr>
        <w:tabs>
          <w:tab w:val="clear" w:pos="1080"/>
        </w:tabs>
        <w:outlineLvl w:val="9"/>
        <w:rPr>
          <w:del w:id="26328" w:author="Phuong Truong Thi" w:date="2024-10-17T18:57:00Z"/>
          <w:sz w:val="24"/>
          <w:szCs w:val="24"/>
        </w:rPr>
      </w:pPr>
      <w:bookmarkStart w:id="26329" w:name="_Toc180598419"/>
      <w:bookmarkStart w:id="26330" w:name="_Toc180599183"/>
      <w:bookmarkStart w:id="26331" w:name="_Toc181872928"/>
      <w:bookmarkStart w:id="26332" w:name="_Toc183455447"/>
      <w:bookmarkStart w:id="26333" w:name="_Toc183456399"/>
      <w:bookmarkStart w:id="26334" w:name="_Toc184406733"/>
      <w:bookmarkStart w:id="26335" w:name="_Toc184407992"/>
      <w:bookmarkStart w:id="26336" w:name="_Toc184408940"/>
      <w:bookmarkStart w:id="26337" w:name="_Toc184409888"/>
      <w:bookmarkStart w:id="26338" w:name="_Toc184813674"/>
      <w:bookmarkEnd w:id="26329"/>
      <w:bookmarkEnd w:id="26330"/>
      <w:bookmarkEnd w:id="26331"/>
      <w:bookmarkEnd w:id="26332"/>
      <w:bookmarkEnd w:id="26333"/>
      <w:bookmarkEnd w:id="26334"/>
      <w:bookmarkEnd w:id="26335"/>
      <w:bookmarkEnd w:id="26336"/>
      <w:bookmarkEnd w:id="26337"/>
      <w:bookmarkEnd w:id="26338"/>
    </w:p>
    <w:p w14:paraId="56E6DB60" w14:textId="0038FC23" w:rsidR="00B92CBA" w:rsidRPr="00445D58" w:rsidDel="00471E7D" w:rsidRDefault="00B92CBA">
      <w:pPr>
        <w:pStyle w:val="Heading31"/>
        <w:numPr>
          <w:ilvl w:val="0"/>
          <w:numId w:val="74"/>
        </w:numPr>
        <w:tabs>
          <w:tab w:val="clear" w:pos="1080"/>
        </w:tabs>
        <w:outlineLvl w:val="9"/>
        <w:rPr>
          <w:del w:id="26339" w:author="Phuong Truong Thi" w:date="2024-10-08T18:06:00Z"/>
          <w:sz w:val="24"/>
          <w:szCs w:val="24"/>
        </w:rPr>
      </w:pPr>
      <w:del w:id="26340" w:author="Phuong Truong Thi" w:date="2024-10-08T18:06:00Z">
        <w:r w:rsidDel="00471E7D">
          <w:rPr>
            <w:b w:val="0"/>
            <w:bCs w:val="0"/>
            <w:i/>
            <w:iCs/>
            <w:sz w:val="24"/>
            <w:szCs w:val="24"/>
          </w:rPr>
          <w:delText>Thông tin dữ liệu</w:delText>
        </w:r>
        <w:bookmarkStart w:id="26341" w:name="_Toc180598420"/>
        <w:bookmarkStart w:id="26342" w:name="_Toc180599184"/>
        <w:bookmarkStart w:id="26343" w:name="_Toc181872929"/>
        <w:bookmarkStart w:id="26344" w:name="_Toc183455448"/>
        <w:bookmarkStart w:id="26345" w:name="_Toc183456400"/>
        <w:bookmarkStart w:id="26346" w:name="_Toc184406734"/>
        <w:bookmarkStart w:id="26347" w:name="_Toc184407993"/>
        <w:bookmarkStart w:id="26348" w:name="_Toc184408941"/>
        <w:bookmarkStart w:id="26349" w:name="_Toc184409889"/>
        <w:bookmarkStart w:id="26350" w:name="_Toc184813675"/>
        <w:bookmarkEnd w:id="26341"/>
        <w:bookmarkEnd w:id="26342"/>
        <w:bookmarkEnd w:id="26343"/>
        <w:bookmarkEnd w:id="26344"/>
        <w:bookmarkEnd w:id="26345"/>
        <w:bookmarkEnd w:id="26346"/>
        <w:bookmarkEnd w:id="26347"/>
        <w:bookmarkEnd w:id="26348"/>
        <w:bookmarkEnd w:id="26349"/>
        <w:bookmarkEnd w:id="26350"/>
      </w:del>
    </w:p>
    <w:p w14:paraId="2DC045DA" w14:textId="2B32F984" w:rsidR="00445D58" w:rsidRPr="00B92CBA" w:rsidDel="00FD6BA2" w:rsidRDefault="00445D58" w:rsidP="00445D58">
      <w:pPr>
        <w:pStyle w:val="Heading31"/>
        <w:numPr>
          <w:ilvl w:val="0"/>
          <w:numId w:val="0"/>
        </w:numPr>
        <w:tabs>
          <w:tab w:val="clear" w:pos="1080"/>
        </w:tabs>
        <w:outlineLvl w:val="9"/>
        <w:rPr>
          <w:del w:id="26351" w:author="Phuong Truong Thi" w:date="2024-10-17T18:57:00Z"/>
          <w:sz w:val="24"/>
          <w:szCs w:val="24"/>
        </w:rPr>
      </w:pPr>
      <w:bookmarkStart w:id="26352" w:name="_Toc180598421"/>
      <w:bookmarkStart w:id="26353" w:name="_Toc180599185"/>
      <w:bookmarkStart w:id="26354" w:name="_Toc181872930"/>
      <w:bookmarkStart w:id="26355" w:name="_Toc183455449"/>
      <w:bookmarkStart w:id="26356" w:name="_Toc183456401"/>
      <w:bookmarkStart w:id="26357" w:name="_Toc184406735"/>
      <w:bookmarkStart w:id="26358" w:name="_Toc184407994"/>
      <w:bookmarkStart w:id="26359" w:name="_Toc184408942"/>
      <w:bookmarkStart w:id="26360" w:name="_Toc184409890"/>
      <w:bookmarkStart w:id="26361" w:name="_Toc184813676"/>
      <w:bookmarkEnd w:id="26352"/>
      <w:bookmarkEnd w:id="26353"/>
      <w:bookmarkEnd w:id="26354"/>
      <w:bookmarkEnd w:id="26355"/>
      <w:bookmarkEnd w:id="26356"/>
      <w:bookmarkEnd w:id="26357"/>
      <w:bookmarkEnd w:id="26358"/>
      <w:bookmarkEnd w:id="26359"/>
      <w:bookmarkEnd w:id="26360"/>
      <w:bookmarkEnd w:id="26361"/>
    </w:p>
    <w:tbl>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329"/>
        <w:gridCol w:w="1405"/>
        <w:gridCol w:w="2670"/>
      </w:tblGrid>
      <w:tr w:rsidR="00480CC4" w:rsidRPr="00AC685F" w:rsidDel="00471E7D" w14:paraId="0C478909" w14:textId="033153AE" w:rsidTr="00480CC4">
        <w:trPr>
          <w:trHeight w:val="528"/>
          <w:tblHeader/>
          <w:del w:id="26362" w:author="Phuong Truong Thi" w:date="2024-10-08T18:07:00Z"/>
        </w:trPr>
        <w:tc>
          <w:tcPr>
            <w:tcW w:w="936" w:type="dxa"/>
            <w:shd w:val="clear" w:color="000000" w:fill="F7C7AC"/>
            <w:vAlign w:val="center"/>
            <w:hideMark/>
          </w:tcPr>
          <w:p w14:paraId="241ABFE8" w14:textId="45205A01" w:rsidR="00480CC4" w:rsidRPr="00AC685F" w:rsidDel="00471E7D" w:rsidRDefault="00480CC4">
            <w:pPr>
              <w:spacing w:before="0" w:line="240" w:lineRule="auto"/>
              <w:contextualSpacing w:val="0"/>
              <w:jc w:val="center"/>
              <w:rPr>
                <w:del w:id="26363" w:author="Phuong Truong Thi" w:date="2024-10-08T18:07:00Z"/>
                <w:rFonts w:ascii="Times New Roman" w:eastAsia="Times New Roman" w:hAnsi="Times New Roman"/>
                <w:b/>
                <w:bCs/>
                <w:color w:val="000000"/>
                <w:sz w:val="24"/>
                <w:szCs w:val="24"/>
                <w:lang w:val="vi-VN" w:eastAsia="vi-VN"/>
              </w:rPr>
            </w:pPr>
            <w:del w:id="26364" w:author="Phuong Truong Thi" w:date="2024-10-08T18:07:00Z">
              <w:r w:rsidRPr="00AC685F" w:rsidDel="00471E7D">
                <w:rPr>
                  <w:rFonts w:ascii="Times New Roman" w:eastAsia="Times New Roman" w:hAnsi="Times New Roman"/>
                  <w:b/>
                  <w:bCs/>
                  <w:color w:val="000000"/>
                  <w:sz w:val="24"/>
                  <w:szCs w:val="24"/>
                  <w:lang w:val="vi-VN" w:eastAsia="vi-VN"/>
                </w:rPr>
                <w:delText>STT</w:delText>
              </w:r>
              <w:bookmarkStart w:id="26365" w:name="_Toc180598422"/>
              <w:bookmarkStart w:id="26366" w:name="_Toc180599186"/>
              <w:bookmarkStart w:id="26367" w:name="_Toc181872931"/>
              <w:bookmarkStart w:id="26368" w:name="_Toc183455450"/>
              <w:bookmarkStart w:id="26369" w:name="_Toc183456402"/>
              <w:bookmarkStart w:id="26370" w:name="_Toc184406736"/>
              <w:bookmarkStart w:id="26371" w:name="_Toc184407995"/>
              <w:bookmarkStart w:id="26372" w:name="_Toc184408943"/>
              <w:bookmarkStart w:id="26373" w:name="_Toc184409891"/>
              <w:bookmarkStart w:id="26374" w:name="_Toc184813677"/>
              <w:bookmarkEnd w:id="26365"/>
              <w:bookmarkEnd w:id="26366"/>
              <w:bookmarkEnd w:id="26367"/>
              <w:bookmarkEnd w:id="26368"/>
              <w:bookmarkEnd w:id="26369"/>
              <w:bookmarkEnd w:id="26370"/>
              <w:bookmarkEnd w:id="26371"/>
              <w:bookmarkEnd w:id="26372"/>
              <w:bookmarkEnd w:id="26373"/>
              <w:bookmarkEnd w:id="26374"/>
            </w:del>
          </w:p>
        </w:tc>
        <w:tc>
          <w:tcPr>
            <w:tcW w:w="2329" w:type="dxa"/>
            <w:shd w:val="clear" w:color="000000" w:fill="F7C7AC"/>
            <w:vAlign w:val="center"/>
            <w:hideMark/>
          </w:tcPr>
          <w:p w14:paraId="3140DCEF" w14:textId="29A3BDB7" w:rsidR="00480CC4" w:rsidRPr="00AC685F" w:rsidDel="00471E7D" w:rsidRDefault="00480CC4">
            <w:pPr>
              <w:spacing w:before="0" w:line="240" w:lineRule="auto"/>
              <w:contextualSpacing w:val="0"/>
              <w:jc w:val="center"/>
              <w:rPr>
                <w:del w:id="26375" w:author="Phuong Truong Thi" w:date="2024-10-08T18:07:00Z"/>
                <w:rFonts w:ascii="Times New Roman" w:eastAsia="Times New Roman" w:hAnsi="Times New Roman"/>
                <w:b/>
                <w:bCs/>
                <w:color w:val="000000"/>
                <w:sz w:val="24"/>
                <w:szCs w:val="24"/>
                <w:lang w:val="vi-VN" w:eastAsia="vi-VN"/>
              </w:rPr>
            </w:pPr>
            <w:del w:id="26376" w:author="Phuong Truong Thi" w:date="2024-10-08T18:07:00Z">
              <w:r w:rsidRPr="00AC685F" w:rsidDel="00471E7D">
                <w:rPr>
                  <w:rFonts w:ascii="Times New Roman" w:eastAsia="Times New Roman" w:hAnsi="Times New Roman"/>
                  <w:b/>
                  <w:bCs/>
                  <w:color w:val="000000"/>
                  <w:sz w:val="24"/>
                  <w:szCs w:val="24"/>
                  <w:lang w:val="vi-VN" w:eastAsia="vi-VN"/>
                </w:rPr>
                <w:delText>Trường dữ liệu</w:delText>
              </w:r>
              <w:bookmarkStart w:id="26377" w:name="_Toc180598423"/>
              <w:bookmarkStart w:id="26378" w:name="_Toc180599187"/>
              <w:bookmarkStart w:id="26379" w:name="_Toc181872932"/>
              <w:bookmarkStart w:id="26380" w:name="_Toc183455451"/>
              <w:bookmarkStart w:id="26381" w:name="_Toc183456403"/>
              <w:bookmarkStart w:id="26382" w:name="_Toc184406737"/>
              <w:bookmarkStart w:id="26383" w:name="_Toc184407996"/>
              <w:bookmarkStart w:id="26384" w:name="_Toc184408944"/>
              <w:bookmarkStart w:id="26385" w:name="_Toc184409892"/>
              <w:bookmarkStart w:id="26386" w:name="_Toc184813678"/>
              <w:bookmarkEnd w:id="26377"/>
              <w:bookmarkEnd w:id="26378"/>
              <w:bookmarkEnd w:id="26379"/>
              <w:bookmarkEnd w:id="26380"/>
              <w:bookmarkEnd w:id="26381"/>
              <w:bookmarkEnd w:id="26382"/>
              <w:bookmarkEnd w:id="26383"/>
              <w:bookmarkEnd w:id="26384"/>
              <w:bookmarkEnd w:id="26385"/>
              <w:bookmarkEnd w:id="26386"/>
            </w:del>
          </w:p>
        </w:tc>
        <w:tc>
          <w:tcPr>
            <w:tcW w:w="1405" w:type="dxa"/>
            <w:shd w:val="clear" w:color="000000" w:fill="F7C7AC"/>
            <w:vAlign w:val="center"/>
          </w:tcPr>
          <w:p w14:paraId="20688967" w14:textId="05B64253" w:rsidR="00480CC4" w:rsidRPr="00497C9A" w:rsidDel="00471E7D" w:rsidRDefault="00480CC4">
            <w:pPr>
              <w:spacing w:before="0" w:line="240" w:lineRule="auto"/>
              <w:contextualSpacing w:val="0"/>
              <w:jc w:val="center"/>
              <w:rPr>
                <w:del w:id="26387" w:author="Phuong Truong Thi" w:date="2024-10-08T18:07:00Z"/>
                <w:rFonts w:ascii="Times New Roman" w:eastAsia="Times New Roman" w:hAnsi="Times New Roman"/>
                <w:b/>
                <w:bCs/>
                <w:color w:val="000000"/>
                <w:sz w:val="24"/>
                <w:szCs w:val="24"/>
                <w:lang w:val="vi-VN" w:eastAsia="vi-VN"/>
              </w:rPr>
            </w:pPr>
            <w:del w:id="26388" w:author="Phuong Truong Thi" w:date="2024-10-08T18:07:00Z">
              <w:r w:rsidRPr="00497C9A" w:rsidDel="00471E7D">
                <w:rPr>
                  <w:rFonts w:ascii="Times New Roman" w:eastAsia="Times New Roman" w:hAnsi="Times New Roman"/>
                  <w:b/>
                  <w:bCs/>
                  <w:color w:val="000000"/>
                  <w:sz w:val="24"/>
                  <w:szCs w:val="24"/>
                  <w:lang w:val="vi-VN" w:eastAsia="vi-VN"/>
                </w:rPr>
                <w:delText>Định dạng</w:delText>
              </w:r>
              <w:bookmarkStart w:id="26389" w:name="_Toc180598424"/>
              <w:bookmarkStart w:id="26390" w:name="_Toc180599188"/>
              <w:bookmarkStart w:id="26391" w:name="_Toc181872933"/>
              <w:bookmarkStart w:id="26392" w:name="_Toc183455452"/>
              <w:bookmarkStart w:id="26393" w:name="_Toc183456404"/>
              <w:bookmarkStart w:id="26394" w:name="_Toc184406738"/>
              <w:bookmarkStart w:id="26395" w:name="_Toc184407997"/>
              <w:bookmarkStart w:id="26396" w:name="_Toc184408945"/>
              <w:bookmarkStart w:id="26397" w:name="_Toc184409893"/>
              <w:bookmarkStart w:id="26398" w:name="_Toc184813679"/>
              <w:bookmarkEnd w:id="26389"/>
              <w:bookmarkEnd w:id="26390"/>
              <w:bookmarkEnd w:id="26391"/>
              <w:bookmarkEnd w:id="26392"/>
              <w:bookmarkEnd w:id="26393"/>
              <w:bookmarkEnd w:id="26394"/>
              <w:bookmarkEnd w:id="26395"/>
              <w:bookmarkEnd w:id="26396"/>
              <w:bookmarkEnd w:id="26397"/>
              <w:bookmarkEnd w:id="26398"/>
            </w:del>
          </w:p>
        </w:tc>
        <w:tc>
          <w:tcPr>
            <w:tcW w:w="2670" w:type="dxa"/>
            <w:shd w:val="clear" w:color="000000" w:fill="F7C7AC"/>
            <w:vAlign w:val="center"/>
            <w:hideMark/>
          </w:tcPr>
          <w:p w14:paraId="656C0052" w14:textId="77AB56E4" w:rsidR="00480CC4" w:rsidRPr="00AC685F" w:rsidDel="00471E7D" w:rsidRDefault="00480CC4">
            <w:pPr>
              <w:spacing w:before="0" w:line="240" w:lineRule="auto"/>
              <w:contextualSpacing w:val="0"/>
              <w:jc w:val="center"/>
              <w:rPr>
                <w:del w:id="26399" w:author="Phuong Truong Thi" w:date="2024-10-08T18:07:00Z"/>
                <w:rFonts w:ascii="Times New Roman" w:eastAsia="Times New Roman" w:hAnsi="Times New Roman"/>
                <w:b/>
                <w:bCs/>
                <w:color w:val="000000"/>
                <w:sz w:val="24"/>
                <w:szCs w:val="24"/>
                <w:lang w:val="vi-VN" w:eastAsia="vi-VN"/>
              </w:rPr>
            </w:pPr>
            <w:del w:id="26400" w:author="Phuong Truong Thi" w:date="2024-10-08T18:07:00Z">
              <w:r w:rsidRPr="00AC685F" w:rsidDel="00471E7D">
                <w:rPr>
                  <w:rFonts w:ascii="Times New Roman" w:eastAsia="Times New Roman" w:hAnsi="Times New Roman"/>
                  <w:b/>
                  <w:bCs/>
                  <w:color w:val="000000"/>
                  <w:sz w:val="24"/>
                  <w:szCs w:val="24"/>
                  <w:lang w:val="vi-VN" w:eastAsia="vi-VN"/>
                </w:rPr>
                <w:delText>Mã danh mục tham chiếu</w:delText>
              </w:r>
              <w:bookmarkStart w:id="26401" w:name="_Toc180598425"/>
              <w:bookmarkStart w:id="26402" w:name="_Toc180599189"/>
              <w:bookmarkStart w:id="26403" w:name="_Toc181872934"/>
              <w:bookmarkStart w:id="26404" w:name="_Toc183455453"/>
              <w:bookmarkStart w:id="26405" w:name="_Toc183456405"/>
              <w:bookmarkStart w:id="26406" w:name="_Toc184406739"/>
              <w:bookmarkStart w:id="26407" w:name="_Toc184407998"/>
              <w:bookmarkStart w:id="26408" w:name="_Toc184408946"/>
              <w:bookmarkStart w:id="26409" w:name="_Toc184409894"/>
              <w:bookmarkStart w:id="26410" w:name="_Toc184813680"/>
              <w:bookmarkEnd w:id="26401"/>
              <w:bookmarkEnd w:id="26402"/>
              <w:bookmarkEnd w:id="26403"/>
              <w:bookmarkEnd w:id="26404"/>
              <w:bookmarkEnd w:id="26405"/>
              <w:bookmarkEnd w:id="26406"/>
              <w:bookmarkEnd w:id="26407"/>
              <w:bookmarkEnd w:id="26408"/>
              <w:bookmarkEnd w:id="26409"/>
              <w:bookmarkEnd w:id="26410"/>
            </w:del>
          </w:p>
        </w:tc>
        <w:bookmarkStart w:id="26411" w:name="_Toc180598426"/>
        <w:bookmarkStart w:id="26412" w:name="_Toc180599190"/>
        <w:bookmarkStart w:id="26413" w:name="_Toc181872935"/>
        <w:bookmarkStart w:id="26414" w:name="_Toc183455454"/>
        <w:bookmarkStart w:id="26415" w:name="_Toc183456406"/>
        <w:bookmarkStart w:id="26416" w:name="_Toc184406740"/>
        <w:bookmarkStart w:id="26417" w:name="_Toc184407999"/>
        <w:bookmarkStart w:id="26418" w:name="_Toc184408947"/>
        <w:bookmarkStart w:id="26419" w:name="_Toc184409895"/>
        <w:bookmarkStart w:id="26420" w:name="_Toc184813681"/>
        <w:bookmarkEnd w:id="26411"/>
        <w:bookmarkEnd w:id="26412"/>
        <w:bookmarkEnd w:id="26413"/>
        <w:bookmarkEnd w:id="26414"/>
        <w:bookmarkEnd w:id="26415"/>
        <w:bookmarkEnd w:id="26416"/>
        <w:bookmarkEnd w:id="26417"/>
        <w:bookmarkEnd w:id="26418"/>
        <w:bookmarkEnd w:id="26419"/>
        <w:bookmarkEnd w:id="26420"/>
      </w:tr>
      <w:tr w:rsidR="00480CC4" w:rsidRPr="00AC685F" w:rsidDel="00471E7D" w14:paraId="6AE0B884" w14:textId="03DCF51C" w:rsidTr="00480CC4">
        <w:trPr>
          <w:trHeight w:val="276"/>
          <w:del w:id="26421" w:author="Phuong Truong Thi" w:date="2024-10-08T18:07:00Z"/>
        </w:trPr>
        <w:tc>
          <w:tcPr>
            <w:tcW w:w="936" w:type="dxa"/>
            <w:shd w:val="clear" w:color="auto" w:fill="auto"/>
            <w:vAlign w:val="center"/>
          </w:tcPr>
          <w:p w14:paraId="2F60CD40" w14:textId="1663EE97" w:rsidR="00480CC4" w:rsidRPr="00E6562C" w:rsidDel="00471E7D" w:rsidRDefault="00480CC4">
            <w:pPr>
              <w:pStyle w:val="ListParagraph"/>
              <w:numPr>
                <w:ilvl w:val="0"/>
                <w:numId w:val="81"/>
              </w:numPr>
              <w:spacing w:before="0" w:line="240" w:lineRule="auto"/>
              <w:contextualSpacing w:val="0"/>
              <w:jc w:val="center"/>
              <w:rPr>
                <w:del w:id="26422" w:author="Phuong Truong Thi" w:date="2024-10-08T18:07:00Z"/>
                <w:rFonts w:eastAsia="Times New Roman"/>
                <w:color w:val="000000"/>
                <w:szCs w:val="24"/>
                <w:lang w:eastAsia="vi-VN"/>
              </w:rPr>
            </w:pPr>
            <w:bookmarkStart w:id="26423" w:name="_Toc180598427"/>
            <w:bookmarkStart w:id="26424" w:name="_Toc180599191"/>
            <w:bookmarkStart w:id="26425" w:name="_Toc181872936"/>
            <w:bookmarkStart w:id="26426" w:name="_Toc183455455"/>
            <w:bookmarkStart w:id="26427" w:name="_Toc183456407"/>
            <w:bookmarkStart w:id="26428" w:name="_Toc184406741"/>
            <w:bookmarkStart w:id="26429" w:name="_Toc184408000"/>
            <w:bookmarkStart w:id="26430" w:name="_Toc184408948"/>
            <w:bookmarkStart w:id="26431" w:name="_Toc184409896"/>
            <w:bookmarkStart w:id="26432" w:name="_Toc184813682"/>
            <w:bookmarkEnd w:id="26423"/>
            <w:bookmarkEnd w:id="26424"/>
            <w:bookmarkEnd w:id="26425"/>
            <w:bookmarkEnd w:id="26426"/>
            <w:bookmarkEnd w:id="26427"/>
            <w:bookmarkEnd w:id="26428"/>
            <w:bookmarkEnd w:id="26429"/>
            <w:bookmarkEnd w:id="26430"/>
            <w:bookmarkEnd w:id="26431"/>
            <w:bookmarkEnd w:id="26432"/>
          </w:p>
        </w:tc>
        <w:tc>
          <w:tcPr>
            <w:tcW w:w="2329" w:type="dxa"/>
            <w:shd w:val="clear" w:color="auto" w:fill="auto"/>
            <w:vAlign w:val="bottom"/>
          </w:tcPr>
          <w:p w14:paraId="2FAEE5D2" w14:textId="3886403F" w:rsidR="00480CC4" w:rsidRPr="005B43AE" w:rsidDel="00471E7D" w:rsidRDefault="00480CC4">
            <w:pPr>
              <w:spacing w:before="0" w:line="240" w:lineRule="auto"/>
              <w:contextualSpacing w:val="0"/>
              <w:rPr>
                <w:del w:id="26433" w:author="Phuong Truong Thi" w:date="2024-10-08T18:07:00Z"/>
                <w:rFonts w:ascii="Times New Roman" w:hAnsi="Times New Roman"/>
                <w:color w:val="000000"/>
                <w:sz w:val="24"/>
                <w:szCs w:val="24"/>
              </w:rPr>
            </w:pPr>
            <w:del w:id="26434" w:author="Phuong Truong Thi" w:date="2024-10-08T18:07:00Z">
              <w:r w:rsidRPr="005B43AE" w:rsidDel="00471E7D">
                <w:rPr>
                  <w:rFonts w:ascii="Times New Roman" w:hAnsi="Times New Roman"/>
                  <w:color w:val="000000"/>
                  <w:sz w:val="24"/>
                  <w:szCs w:val="24"/>
                </w:rPr>
                <w:delText>Họ và tên</w:delText>
              </w:r>
              <w:bookmarkStart w:id="26435" w:name="_Toc180598428"/>
              <w:bookmarkStart w:id="26436" w:name="_Toc180599192"/>
              <w:bookmarkStart w:id="26437" w:name="_Toc181872937"/>
              <w:bookmarkStart w:id="26438" w:name="_Toc183455456"/>
              <w:bookmarkStart w:id="26439" w:name="_Toc183456408"/>
              <w:bookmarkStart w:id="26440" w:name="_Toc184406742"/>
              <w:bookmarkStart w:id="26441" w:name="_Toc184408001"/>
              <w:bookmarkStart w:id="26442" w:name="_Toc184408949"/>
              <w:bookmarkStart w:id="26443" w:name="_Toc184409897"/>
              <w:bookmarkStart w:id="26444" w:name="_Toc184813683"/>
              <w:bookmarkEnd w:id="26435"/>
              <w:bookmarkEnd w:id="26436"/>
              <w:bookmarkEnd w:id="26437"/>
              <w:bookmarkEnd w:id="26438"/>
              <w:bookmarkEnd w:id="26439"/>
              <w:bookmarkEnd w:id="26440"/>
              <w:bookmarkEnd w:id="26441"/>
              <w:bookmarkEnd w:id="26442"/>
              <w:bookmarkEnd w:id="26443"/>
              <w:bookmarkEnd w:id="26444"/>
            </w:del>
          </w:p>
        </w:tc>
        <w:tc>
          <w:tcPr>
            <w:tcW w:w="1405" w:type="dxa"/>
          </w:tcPr>
          <w:p w14:paraId="63B36D66" w14:textId="00FF8693" w:rsidR="00480CC4" w:rsidRPr="003A44DC" w:rsidDel="00471E7D" w:rsidRDefault="00480CC4">
            <w:pPr>
              <w:spacing w:before="0" w:line="240" w:lineRule="auto"/>
              <w:contextualSpacing w:val="0"/>
              <w:jc w:val="left"/>
              <w:rPr>
                <w:del w:id="26445" w:author="Phuong Truong Thi" w:date="2024-10-08T18:07:00Z"/>
                <w:rFonts w:ascii="Times New Roman" w:eastAsia="Times New Roman" w:hAnsi="Times New Roman"/>
                <w:color w:val="000000"/>
                <w:sz w:val="24"/>
                <w:szCs w:val="24"/>
                <w:lang w:eastAsia="vi-VN"/>
              </w:rPr>
            </w:pPr>
            <w:del w:id="26446" w:author="Phuong Truong Thi" w:date="2024-10-08T18:07:00Z">
              <w:r w:rsidDel="00471E7D">
                <w:rPr>
                  <w:rFonts w:ascii="Times New Roman" w:eastAsia="Times New Roman" w:hAnsi="Times New Roman"/>
                  <w:color w:val="000000"/>
                  <w:sz w:val="24"/>
                  <w:szCs w:val="24"/>
                  <w:lang w:eastAsia="vi-VN"/>
                </w:rPr>
                <w:delText>Text</w:delText>
              </w:r>
              <w:bookmarkStart w:id="26447" w:name="_Toc180598429"/>
              <w:bookmarkStart w:id="26448" w:name="_Toc180599193"/>
              <w:bookmarkStart w:id="26449" w:name="_Toc181872938"/>
              <w:bookmarkStart w:id="26450" w:name="_Toc183455457"/>
              <w:bookmarkStart w:id="26451" w:name="_Toc183456409"/>
              <w:bookmarkStart w:id="26452" w:name="_Toc184406743"/>
              <w:bookmarkStart w:id="26453" w:name="_Toc184408002"/>
              <w:bookmarkStart w:id="26454" w:name="_Toc184408950"/>
              <w:bookmarkStart w:id="26455" w:name="_Toc184409898"/>
              <w:bookmarkStart w:id="26456" w:name="_Toc184813684"/>
              <w:bookmarkEnd w:id="26447"/>
              <w:bookmarkEnd w:id="26448"/>
              <w:bookmarkEnd w:id="26449"/>
              <w:bookmarkEnd w:id="26450"/>
              <w:bookmarkEnd w:id="26451"/>
              <w:bookmarkEnd w:id="26452"/>
              <w:bookmarkEnd w:id="26453"/>
              <w:bookmarkEnd w:id="26454"/>
              <w:bookmarkEnd w:id="26455"/>
              <w:bookmarkEnd w:id="26456"/>
            </w:del>
          </w:p>
        </w:tc>
        <w:tc>
          <w:tcPr>
            <w:tcW w:w="2670" w:type="dxa"/>
            <w:shd w:val="clear" w:color="auto" w:fill="auto"/>
            <w:noWrap/>
            <w:vAlign w:val="center"/>
          </w:tcPr>
          <w:p w14:paraId="7578C029" w14:textId="65DA5432" w:rsidR="00480CC4" w:rsidRPr="003A44DC" w:rsidDel="00471E7D" w:rsidRDefault="00480CC4">
            <w:pPr>
              <w:spacing w:before="0" w:line="240" w:lineRule="auto"/>
              <w:contextualSpacing w:val="0"/>
              <w:rPr>
                <w:del w:id="26457" w:author="Phuong Truong Thi" w:date="2024-10-08T18:07:00Z"/>
                <w:rFonts w:ascii="Times New Roman" w:eastAsia="Times New Roman" w:hAnsi="Times New Roman"/>
                <w:color w:val="000000"/>
                <w:sz w:val="24"/>
                <w:szCs w:val="24"/>
                <w:lang w:val="vi-VN" w:eastAsia="vi-VN"/>
              </w:rPr>
            </w:pPr>
            <w:bookmarkStart w:id="26458" w:name="_Toc180598430"/>
            <w:bookmarkStart w:id="26459" w:name="_Toc180599194"/>
            <w:bookmarkStart w:id="26460" w:name="_Toc181872939"/>
            <w:bookmarkStart w:id="26461" w:name="_Toc183455458"/>
            <w:bookmarkStart w:id="26462" w:name="_Toc183456410"/>
            <w:bookmarkStart w:id="26463" w:name="_Toc184406744"/>
            <w:bookmarkStart w:id="26464" w:name="_Toc184408003"/>
            <w:bookmarkStart w:id="26465" w:name="_Toc184408951"/>
            <w:bookmarkStart w:id="26466" w:name="_Toc184409899"/>
            <w:bookmarkStart w:id="26467" w:name="_Toc184813685"/>
            <w:bookmarkEnd w:id="26458"/>
            <w:bookmarkEnd w:id="26459"/>
            <w:bookmarkEnd w:id="26460"/>
            <w:bookmarkEnd w:id="26461"/>
            <w:bookmarkEnd w:id="26462"/>
            <w:bookmarkEnd w:id="26463"/>
            <w:bookmarkEnd w:id="26464"/>
            <w:bookmarkEnd w:id="26465"/>
            <w:bookmarkEnd w:id="26466"/>
            <w:bookmarkEnd w:id="26467"/>
          </w:p>
        </w:tc>
        <w:bookmarkStart w:id="26468" w:name="_Toc180598431"/>
        <w:bookmarkStart w:id="26469" w:name="_Toc180599195"/>
        <w:bookmarkStart w:id="26470" w:name="_Toc181872940"/>
        <w:bookmarkStart w:id="26471" w:name="_Toc183455459"/>
        <w:bookmarkStart w:id="26472" w:name="_Toc183456411"/>
        <w:bookmarkStart w:id="26473" w:name="_Toc184406745"/>
        <w:bookmarkStart w:id="26474" w:name="_Toc184408004"/>
        <w:bookmarkStart w:id="26475" w:name="_Toc184408952"/>
        <w:bookmarkStart w:id="26476" w:name="_Toc184409900"/>
        <w:bookmarkStart w:id="26477" w:name="_Toc184813686"/>
        <w:bookmarkEnd w:id="26468"/>
        <w:bookmarkEnd w:id="26469"/>
        <w:bookmarkEnd w:id="26470"/>
        <w:bookmarkEnd w:id="26471"/>
        <w:bookmarkEnd w:id="26472"/>
        <w:bookmarkEnd w:id="26473"/>
        <w:bookmarkEnd w:id="26474"/>
        <w:bookmarkEnd w:id="26475"/>
        <w:bookmarkEnd w:id="26476"/>
        <w:bookmarkEnd w:id="26477"/>
      </w:tr>
      <w:tr w:rsidR="00480CC4" w:rsidRPr="00AC685F" w:rsidDel="00471E7D" w14:paraId="3024C0D0" w14:textId="455CA95C" w:rsidTr="00480CC4">
        <w:trPr>
          <w:trHeight w:val="309"/>
          <w:del w:id="26478" w:author="Phuong Truong Thi" w:date="2024-10-08T18:07:00Z"/>
        </w:trPr>
        <w:tc>
          <w:tcPr>
            <w:tcW w:w="936" w:type="dxa"/>
            <w:shd w:val="clear" w:color="auto" w:fill="auto"/>
            <w:vAlign w:val="center"/>
            <w:hideMark/>
          </w:tcPr>
          <w:p w14:paraId="4A138A80" w14:textId="4EB3E42D" w:rsidR="00480CC4" w:rsidRPr="00E6562C" w:rsidDel="00471E7D" w:rsidRDefault="00480CC4">
            <w:pPr>
              <w:pStyle w:val="ListParagraph"/>
              <w:numPr>
                <w:ilvl w:val="0"/>
                <w:numId w:val="81"/>
              </w:numPr>
              <w:spacing w:before="0" w:line="240" w:lineRule="auto"/>
              <w:contextualSpacing w:val="0"/>
              <w:jc w:val="center"/>
              <w:rPr>
                <w:del w:id="26479" w:author="Phuong Truong Thi" w:date="2024-10-08T18:07:00Z"/>
                <w:rFonts w:eastAsia="Times New Roman"/>
                <w:color w:val="000000"/>
                <w:szCs w:val="24"/>
                <w:lang w:eastAsia="vi-VN"/>
              </w:rPr>
            </w:pPr>
            <w:bookmarkStart w:id="26480" w:name="_Toc180598432"/>
            <w:bookmarkStart w:id="26481" w:name="_Toc180599196"/>
            <w:bookmarkStart w:id="26482" w:name="_Toc181872941"/>
            <w:bookmarkStart w:id="26483" w:name="_Toc183455460"/>
            <w:bookmarkStart w:id="26484" w:name="_Toc183456412"/>
            <w:bookmarkStart w:id="26485" w:name="_Toc184406746"/>
            <w:bookmarkStart w:id="26486" w:name="_Toc184408005"/>
            <w:bookmarkStart w:id="26487" w:name="_Toc184408953"/>
            <w:bookmarkStart w:id="26488" w:name="_Toc184409901"/>
            <w:bookmarkStart w:id="26489" w:name="_Toc184813687"/>
            <w:bookmarkEnd w:id="26480"/>
            <w:bookmarkEnd w:id="26481"/>
            <w:bookmarkEnd w:id="26482"/>
            <w:bookmarkEnd w:id="26483"/>
            <w:bookmarkEnd w:id="26484"/>
            <w:bookmarkEnd w:id="26485"/>
            <w:bookmarkEnd w:id="26486"/>
            <w:bookmarkEnd w:id="26487"/>
            <w:bookmarkEnd w:id="26488"/>
            <w:bookmarkEnd w:id="26489"/>
          </w:p>
        </w:tc>
        <w:tc>
          <w:tcPr>
            <w:tcW w:w="2329" w:type="dxa"/>
            <w:shd w:val="clear" w:color="auto" w:fill="auto"/>
            <w:vAlign w:val="bottom"/>
          </w:tcPr>
          <w:p w14:paraId="6AB535BA" w14:textId="0F238CD2" w:rsidR="00480CC4" w:rsidRPr="005B43AE" w:rsidDel="00471E7D" w:rsidRDefault="00480CC4">
            <w:pPr>
              <w:spacing w:before="0" w:line="240" w:lineRule="auto"/>
              <w:contextualSpacing w:val="0"/>
              <w:rPr>
                <w:del w:id="26490" w:author="Phuong Truong Thi" w:date="2024-10-08T18:07:00Z"/>
                <w:rFonts w:ascii="Times New Roman" w:eastAsia="Times New Roman" w:hAnsi="Times New Roman"/>
                <w:color w:val="000000"/>
                <w:sz w:val="24"/>
                <w:szCs w:val="24"/>
                <w:lang w:val="vi-VN" w:eastAsia="vi-VN"/>
              </w:rPr>
            </w:pPr>
            <w:del w:id="26491" w:author="Phuong Truong Thi" w:date="2024-10-08T18:07:00Z">
              <w:r w:rsidRPr="005B43AE" w:rsidDel="00471E7D">
                <w:rPr>
                  <w:rFonts w:ascii="Times New Roman" w:hAnsi="Times New Roman"/>
                  <w:color w:val="000000"/>
                  <w:sz w:val="24"/>
                  <w:szCs w:val="24"/>
                </w:rPr>
                <w:delText>Email</w:delText>
              </w:r>
              <w:bookmarkStart w:id="26492" w:name="_Toc180598433"/>
              <w:bookmarkStart w:id="26493" w:name="_Toc180599197"/>
              <w:bookmarkStart w:id="26494" w:name="_Toc181872942"/>
              <w:bookmarkStart w:id="26495" w:name="_Toc183455461"/>
              <w:bookmarkStart w:id="26496" w:name="_Toc183456413"/>
              <w:bookmarkStart w:id="26497" w:name="_Toc184406747"/>
              <w:bookmarkStart w:id="26498" w:name="_Toc184408006"/>
              <w:bookmarkStart w:id="26499" w:name="_Toc184408954"/>
              <w:bookmarkStart w:id="26500" w:name="_Toc184409902"/>
              <w:bookmarkStart w:id="26501" w:name="_Toc184813688"/>
              <w:bookmarkEnd w:id="26492"/>
              <w:bookmarkEnd w:id="26493"/>
              <w:bookmarkEnd w:id="26494"/>
              <w:bookmarkEnd w:id="26495"/>
              <w:bookmarkEnd w:id="26496"/>
              <w:bookmarkEnd w:id="26497"/>
              <w:bookmarkEnd w:id="26498"/>
              <w:bookmarkEnd w:id="26499"/>
              <w:bookmarkEnd w:id="26500"/>
              <w:bookmarkEnd w:id="26501"/>
            </w:del>
          </w:p>
        </w:tc>
        <w:tc>
          <w:tcPr>
            <w:tcW w:w="1405" w:type="dxa"/>
          </w:tcPr>
          <w:p w14:paraId="44DB099F" w14:textId="2004A30C" w:rsidR="00480CC4" w:rsidRPr="003A44DC" w:rsidDel="00471E7D" w:rsidRDefault="00480CC4">
            <w:pPr>
              <w:spacing w:before="0" w:line="240" w:lineRule="auto"/>
              <w:contextualSpacing w:val="0"/>
              <w:jc w:val="left"/>
              <w:rPr>
                <w:del w:id="26502" w:author="Phuong Truong Thi" w:date="2024-10-08T18:07:00Z"/>
                <w:rFonts w:ascii="Times New Roman" w:hAnsi="Times New Roman"/>
                <w:color w:val="000000"/>
                <w:sz w:val="24"/>
                <w:szCs w:val="24"/>
              </w:rPr>
            </w:pPr>
            <w:del w:id="26503" w:author="Phuong Truong Thi" w:date="2024-10-08T18:07:00Z">
              <w:r w:rsidDel="00471E7D">
                <w:rPr>
                  <w:rFonts w:ascii="Times New Roman" w:hAnsi="Times New Roman"/>
                  <w:color w:val="000000"/>
                  <w:sz w:val="24"/>
                  <w:szCs w:val="24"/>
                </w:rPr>
                <w:delText>Text</w:delText>
              </w:r>
              <w:bookmarkStart w:id="26504" w:name="_Toc180598434"/>
              <w:bookmarkStart w:id="26505" w:name="_Toc180599198"/>
              <w:bookmarkStart w:id="26506" w:name="_Toc181872943"/>
              <w:bookmarkStart w:id="26507" w:name="_Toc183455462"/>
              <w:bookmarkStart w:id="26508" w:name="_Toc183456414"/>
              <w:bookmarkStart w:id="26509" w:name="_Toc184406748"/>
              <w:bookmarkStart w:id="26510" w:name="_Toc184408007"/>
              <w:bookmarkStart w:id="26511" w:name="_Toc184408955"/>
              <w:bookmarkStart w:id="26512" w:name="_Toc184409903"/>
              <w:bookmarkStart w:id="26513" w:name="_Toc184813689"/>
              <w:bookmarkEnd w:id="26504"/>
              <w:bookmarkEnd w:id="26505"/>
              <w:bookmarkEnd w:id="26506"/>
              <w:bookmarkEnd w:id="26507"/>
              <w:bookmarkEnd w:id="26508"/>
              <w:bookmarkEnd w:id="26509"/>
              <w:bookmarkEnd w:id="26510"/>
              <w:bookmarkEnd w:id="26511"/>
              <w:bookmarkEnd w:id="26512"/>
              <w:bookmarkEnd w:id="26513"/>
            </w:del>
          </w:p>
        </w:tc>
        <w:tc>
          <w:tcPr>
            <w:tcW w:w="2670" w:type="dxa"/>
            <w:shd w:val="clear" w:color="auto" w:fill="auto"/>
            <w:noWrap/>
            <w:vAlign w:val="center"/>
          </w:tcPr>
          <w:p w14:paraId="220CE591" w14:textId="6CEFC4C5" w:rsidR="00480CC4" w:rsidRPr="003A44DC" w:rsidDel="00471E7D" w:rsidRDefault="00480CC4">
            <w:pPr>
              <w:spacing w:before="0" w:line="240" w:lineRule="auto"/>
              <w:contextualSpacing w:val="0"/>
              <w:rPr>
                <w:del w:id="26514" w:author="Phuong Truong Thi" w:date="2024-10-08T18:07:00Z"/>
                <w:rFonts w:ascii="Times New Roman" w:eastAsia="Times New Roman" w:hAnsi="Times New Roman"/>
                <w:color w:val="000000"/>
                <w:sz w:val="24"/>
                <w:szCs w:val="24"/>
                <w:lang w:eastAsia="vi-VN"/>
              </w:rPr>
            </w:pPr>
            <w:bookmarkStart w:id="26515" w:name="_Toc180598435"/>
            <w:bookmarkStart w:id="26516" w:name="_Toc180599199"/>
            <w:bookmarkStart w:id="26517" w:name="_Toc181872944"/>
            <w:bookmarkStart w:id="26518" w:name="_Toc183455463"/>
            <w:bookmarkStart w:id="26519" w:name="_Toc183456415"/>
            <w:bookmarkStart w:id="26520" w:name="_Toc184406749"/>
            <w:bookmarkStart w:id="26521" w:name="_Toc184408008"/>
            <w:bookmarkStart w:id="26522" w:name="_Toc184408956"/>
            <w:bookmarkStart w:id="26523" w:name="_Toc184409904"/>
            <w:bookmarkStart w:id="26524" w:name="_Toc184813690"/>
            <w:bookmarkEnd w:id="26515"/>
            <w:bookmarkEnd w:id="26516"/>
            <w:bookmarkEnd w:id="26517"/>
            <w:bookmarkEnd w:id="26518"/>
            <w:bookmarkEnd w:id="26519"/>
            <w:bookmarkEnd w:id="26520"/>
            <w:bookmarkEnd w:id="26521"/>
            <w:bookmarkEnd w:id="26522"/>
            <w:bookmarkEnd w:id="26523"/>
            <w:bookmarkEnd w:id="26524"/>
          </w:p>
        </w:tc>
        <w:bookmarkStart w:id="26525" w:name="_Toc180598436"/>
        <w:bookmarkStart w:id="26526" w:name="_Toc180599200"/>
        <w:bookmarkStart w:id="26527" w:name="_Toc181872945"/>
        <w:bookmarkStart w:id="26528" w:name="_Toc183455464"/>
        <w:bookmarkStart w:id="26529" w:name="_Toc183456416"/>
        <w:bookmarkStart w:id="26530" w:name="_Toc184406750"/>
        <w:bookmarkStart w:id="26531" w:name="_Toc184408009"/>
        <w:bookmarkStart w:id="26532" w:name="_Toc184408957"/>
        <w:bookmarkStart w:id="26533" w:name="_Toc184409905"/>
        <w:bookmarkStart w:id="26534" w:name="_Toc184813691"/>
        <w:bookmarkEnd w:id="26525"/>
        <w:bookmarkEnd w:id="26526"/>
        <w:bookmarkEnd w:id="26527"/>
        <w:bookmarkEnd w:id="26528"/>
        <w:bookmarkEnd w:id="26529"/>
        <w:bookmarkEnd w:id="26530"/>
        <w:bookmarkEnd w:id="26531"/>
        <w:bookmarkEnd w:id="26532"/>
        <w:bookmarkEnd w:id="26533"/>
        <w:bookmarkEnd w:id="26534"/>
      </w:tr>
      <w:tr w:rsidR="00480CC4" w:rsidRPr="00AC685F" w:rsidDel="00471E7D" w14:paraId="33471674" w14:textId="609719E3" w:rsidTr="00480CC4">
        <w:trPr>
          <w:trHeight w:val="276"/>
          <w:del w:id="26535" w:author="Phuong Truong Thi" w:date="2024-10-08T18:07:00Z"/>
        </w:trPr>
        <w:tc>
          <w:tcPr>
            <w:tcW w:w="936" w:type="dxa"/>
            <w:shd w:val="clear" w:color="000000" w:fill="FFFFFF"/>
            <w:vAlign w:val="center"/>
            <w:hideMark/>
          </w:tcPr>
          <w:p w14:paraId="0D05C554" w14:textId="0EDA0890" w:rsidR="00480CC4" w:rsidRPr="00E6562C" w:rsidDel="00471E7D" w:rsidRDefault="00480CC4">
            <w:pPr>
              <w:pStyle w:val="ListParagraph"/>
              <w:numPr>
                <w:ilvl w:val="0"/>
                <w:numId w:val="81"/>
              </w:numPr>
              <w:spacing w:before="0" w:line="240" w:lineRule="auto"/>
              <w:contextualSpacing w:val="0"/>
              <w:jc w:val="center"/>
              <w:rPr>
                <w:del w:id="26536" w:author="Phuong Truong Thi" w:date="2024-10-08T18:07:00Z"/>
                <w:rFonts w:eastAsia="Times New Roman"/>
                <w:color w:val="000000"/>
                <w:szCs w:val="24"/>
                <w:lang w:eastAsia="vi-VN"/>
              </w:rPr>
            </w:pPr>
            <w:bookmarkStart w:id="26537" w:name="_Toc180598437"/>
            <w:bookmarkStart w:id="26538" w:name="_Toc180599201"/>
            <w:bookmarkStart w:id="26539" w:name="_Toc181872946"/>
            <w:bookmarkStart w:id="26540" w:name="_Toc183455465"/>
            <w:bookmarkStart w:id="26541" w:name="_Toc183456417"/>
            <w:bookmarkStart w:id="26542" w:name="_Toc184406751"/>
            <w:bookmarkStart w:id="26543" w:name="_Toc184408010"/>
            <w:bookmarkStart w:id="26544" w:name="_Toc184408958"/>
            <w:bookmarkStart w:id="26545" w:name="_Toc184409906"/>
            <w:bookmarkStart w:id="26546" w:name="_Toc184813692"/>
            <w:bookmarkEnd w:id="26537"/>
            <w:bookmarkEnd w:id="26538"/>
            <w:bookmarkEnd w:id="26539"/>
            <w:bookmarkEnd w:id="26540"/>
            <w:bookmarkEnd w:id="26541"/>
            <w:bookmarkEnd w:id="26542"/>
            <w:bookmarkEnd w:id="26543"/>
            <w:bookmarkEnd w:id="26544"/>
            <w:bookmarkEnd w:id="26545"/>
            <w:bookmarkEnd w:id="26546"/>
          </w:p>
        </w:tc>
        <w:tc>
          <w:tcPr>
            <w:tcW w:w="2329" w:type="dxa"/>
            <w:shd w:val="clear" w:color="000000" w:fill="FFFFFF"/>
            <w:vAlign w:val="bottom"/>
          </w:tcPr>
          <w:p w14:paraId="316FF238" w14:textId="4E3A0271" w:rsidR="00480CC4" w:rsidRPr="005B43AE" w:rsidDel="00471E7D" w:rsidRDefault="00480CC4">
            <w:pPr>
              <w:spacing w:before="0" w:line="240" w:lineRule="auto"/>
              <w:contextualSpacing w:val="0"/>
              <w:rPr>
                <w:del w:id="26547" w:author="Phuong Truong Thi" w:date="2024-10-08T18:07:00Z"/>
                <w:rFonts w:ascii="Times New Roman" w:eastAsia="Times New Roman" w:hAnsi="Times New Roman"/>
                <w:color w:val="000000"/>
                <w:sz w:val="24"/>
                <w:szCs w:val="24"/>
                <w:lang w:val="vi-VN" w:eastAsia="vi-VN"/>
              </w:rPr>
            </w:pPr>
            <w:del w:id="26548" w:author="Phuong Truong Thi" w:date="2024-10-08T18:07:00Z">
              <w:r w:rsidRPr="005B43AE" w:rsidDel="00471E7D">
                <w:rPr>
                  <w:rFonts w:ascii="Times New Roman" w:hAnsi="Times New Roman"/>
                  <w:color w:val="000000"/>
                  <w:sz w:val="24"/>
                  <w:szCs w:val="24"/>
                </w:rPr>
                <w:delText>Số điện thoại</w:delText>
              </w:r>
              <w:bookmarkStart w:id="26549" w:name="_Toc180598438"/>
              <w:bookmarkStart w:id="26550" w:name="_Toc180599202"/>
              <w:bookmarkStart w:id="26551" w:name="_Toc181872947"/>
              <w:bookmarkStart w:id="26552" w:name="_Toc183455466"/>
              <w:bookmarkStart w:id="26553" w:name="_Toc183456418"/>
              <w:bookmarkStart w:id="26554" w:name="_Toc184406752"/>
              <w:bookmarkStart w:id="26555" w:name="_Toc184408011"/>
              <w:bookmarkStart w:id="26556" w:name="_Toc184408959"/>
              <w:bookmarkStart w:id="26557" w:name="_Toc184409907"/>
              <w:bookmarkStart w:id="26558" w:name="_Toc184813693"/>
              <w:bookmarkEnd w:id="26549"/>
              <w:bookmarkEnd w:id="26550"/>
              <w:bookmarkEnd w:id="26551"/>
              <w:bookmarkEnd w:id="26552"/>
              <w:bookmarkEnd w:id="26553"/>
              <w:bookmarkEnd w:id="26554"/>
              <w:bookmarkEnd w:id="26555"/>
              <w:bookmarkEnd w:id="26556"/>
              <w:bookmarkEnd w:id="26557"/>
              <w:bookmarkEnd w:id="26558"/>
            </w:del>
          </w:p>
        </w:tc>
        <w:tc>
          <w:tcPr>
            <w:tcW w:w="1405" w:type="dxa"/>
          </w:tcPr>
          <w:p w14:paraId="2EAC2BDB" w14:textId="1F798233" w:rsidR="00480CC4" w:rsidRPr="003A44DC" w:rsidDel="00471E7D" w:rsidRDefault="00480CC4">
            <w:pPr>
              <w:spacing w:before="0" w:line="240" w:lineRule="auto"/>
              <w:contextualSpacing w:val="0"/>
              <w:jc w:val="left"/>
              <w:rPr>
                <w:del w:id="26559" w:author="Phuong Truong Thi" w:date="2024-10-08T18:07:00Z"/>
                <w:rFonts w:ascii="Times New Roman" w:hAnsi="Times New Roman"/>
                <w:color w:val="000000"/>
                <w:sz w:val="24"/>
                <w:szCs w:val="24"/>
              </w:rPr>
            </w:pPr>
            <w:del w:id="26560" w:author="Phuong Truong Thi" w:date="2024-10-08T18:07:00Z">
              <w:r w:rsidDel="00471E7D">
                <w:rPr>
                  <w:rFonts w:ascii="Times New Roman" w:hAnsi="Times New Roman"/>
                  <w:color w:val="000000"/>
                  <w:sz w:val="24"/>
                  <w:szCs w:val="24"/>
                </w:rPr>
                <w:delText>Number</w:delText>
              </w:r>
              <w:bookmarkStart w:id="26561" w:name="_Toc180598439"/>
              <w:bookmarkStart w:id="26562" w:name="_Toc180599203"/>
              <w:bookmarkStart w:id="26563" w:name="_Toc181872948"/>
              <w:bookmarkStart w:id="26564" w:name="_Toc183455467"/>
              <w:bookmarkStart w:id="26565" w:name="_Toc183456419"/>
              <w:bookmarkStart w:id="26566" w:name="_Toc184406753"/>
              <w:bookmarkStart w:id="26567" w:name="_Toc184408012"/>
              <w:bookmarkStart w:id="26568" w:name="_Toc184408960"/>
              <w:bookmarkStart w:id="26569" w:name="_Toc184409908"/>
              <w:bookmarkStart w:id="26570" w:name="_Toc184813694"/>
              <w:bookmarkEnd w:id="26561"/>
              <w:bookmarkEnd w:id="26562"/>
              <w:bookmarkEnd w:id="26563"/>
              <w:bookmarkEnd w:id="26564"/>
              <w:bookmarkEnd w:id="26565"/>
              <w:bookmarkEnd w:id="26566"/>
              <w:bookmarkEnd w:id="26567"/>
              <w:bookmarkEnd w:id="26568"/>
              <w:bookmarkEnd w:id="26569"/>
              <w:bookmarkEnd w:id="26570"/>
            </w:del>
          </w:p>
        </w:tc>
        <w:tc>
          <w:tcPr>
            <w:tcW w:w="2670" w:type="dxa"/>
            <w:shd w:val="clear" w:color="auto" w:fill="auto"/>
            <w:noWrap/>
            <w:vAlign w:val="center"/>
          </w:tcPr>
          <w:p w14:paraId="1E1B3E69" w14:textId="138496BA" w:rsidR="00480CC4" w:rsidRPr="003A44DC" w:rsidDel="00471E7D" w:rsidRDefault="00480CC4">
            <w:pPr>
              <w:spacing w:before="0" w:line="240" w:lineRule="auto"/>
              <w:contextualSpacing w:val="0"/>
              <w:rPr>
                <w:del w:id="26571" w:author="Phuong Truong Thi" w:date="2024-10-08T18:07:00Z"/>
                <w:rFonts w:ascii="Times New Roman" w:eastAsia="Times New Roman" w:hAnsi="Times New Roman"/>
                <w:color w:val="000000"/>
                <w:sz w:val="24"/>
                <w:szCs w:val="24"/>
                <w:lang w:eastAsia="vi-VN"/>
              </w:rPr>
            </w:pPr>
            <w:bookmarkStart w:id="26572" w:name="_Toc180598440"/>
            <w:bookmarkStart w:id="26573" w:name="_Toc180599204"/>
            <w:bookmarkStart w:id="26574" w:name="_Toc181872949"/>
            <w:bookmarkStart w:id="26575" w:name="_Toc183455468"/>
            <w:bookmarkStart w:id="26576" w:name="_Toc183456420"/>
            <w:bookmarkStart w:id="26577" w:name="_Toc184406754"/>
            <w:bookmarkStart w:id="26578" w:name="_Toc184408013"/>
            <w:bookmarkStart w:id="26579" w:name="_Toc184408961"/>
            <w:bookmarkStart w:id="26580" w:name="_Toc184409909"/>
            <w:bookmarkStart w:id="26581" w:name="_Toc184813695"/>
            <w:bookmarkEnd w:id="26572"/>
            <w:bookmarkEnd w:id="26573"/>
            <w:bookmarkEnd w:id="26574"/>
            <w:bookmarkEnd w:id="26575"/>
            <w:bookmarkEnd w:id="26576"/>
            <w:bookmarkEnd w:id="26577"/>
            <w:bookmarkEnd w:id="26578"/>
            <w:bookmarkEnd w:id="26579"/>
            <w:bookmarkEnd w:id="26580"/>
            <w:bookmarkEnd w:id="26581"/>
          </w:p>
        </w:tc>
        <w:bookmarkStart w:id="26582" w:name="_Toc180598441"/>
        <w:bookmarkStart w:id="26583" w:name="_Toc180599205"/>
        <w:bookmarkStart w:id="26584" w:name="_Toc181872950"/>
        <w:bookmarkStart w:id="26585" w:name="_Toc183455469"/>
        <w:bookmarkStart w:id="26586" w:name="_Toc183456421"/>
        <w:bookmarkStart w:id="26587" w:name="_Toc184406755"/>
        <w:bookmarkStart w:id="26588" w:name="_Toc184408014"/>
        <w:bookmarkStart w:id="26589" w:name="_Toc184408962"/>
        <w:bookmarkStart w:id="26590" w:name="_Toc184409910"/>
        <w:bookmarkStart w:id="26591" w:name="_Toc184813696"/>
        <w:bookmarkEnd w:id="26582"/>
        <w:bookmarkEnd w:id="26583"/>
        <w:bookmarkEnd w:id="26584"/>
        <w:bookmarkEnd w:id="26585"/>
        <w:bookmarkEnd w:id="26586"/>
        <w:bookmarkEnd w:id="26587"/>
        <w:bookmarkEnd w:id="26588"/>
        <w:bookmarkEnd w:id="26589"/>
        <w:bookmarkEnd w:id="26590"/>
        <w:bookmarkEnd w:id="26591"/>
      </w:tr>
      <w:tr w:rsidR="00480CC4" w:rsidRPr="00AC685F" w:rsidDel="00471E7D" w14:paraId="6163DECA" w14:textId="52A18D85" w:rsidTr="00480CC4">
        <w:trPr>
          <w:trHeight w:val="276"/>
          <w:del w:id="26592" w:author="Phuong Truong Thi" w:date="2024-10-08T18:07:00Z"/>
        </w:trPr>
        <w:tc>
          <w:tcPr>
            <w:tcW w:w="936" w:type="dxa"/>
            <w:shd w:val="clear" w:color="000000" w:fill="FFFFFF"/>
            <w:vAlign w:val="center"/>
          </w:tcPr>
          <w:p w14:paraId="49353F26" w14:textId="1FC8FBC6" w:rsidR="00480CC4" w:rsidRPr="00E6562C" w:rsidDel="00471E7D" w:rsidRDefault="00480CC4">
            <w:pPr>
              <w:pStyle w:val="ListParagraph"/>
              <w:numPr>
                <w:ilvl w:val="0"/>
                <w:numId w:val="81"/>
              </w:numPr>
              <w:spacing w:before="0" w:line="240" w:lineRule="auto"/>
              <w:contextualSpacing w:val="0"/>
              <w:jc w:val="center"/>
              <w:rPr>
                <w:del w:id="26593" w:author="Phuong Truong Thi" w:date="2024-10-08T18:07:00Z"/>
                <w:rFonts w:eastAsia="Times New Roman"/>
                <w:color w:val="000000"/>
                <w:szCs w:val="24"/>
                <w:lang w:eastAsia="vi-VN"/>
              </w:rPr>
            </w:pPr>
            <w:bookmarkStart w:id="26594" w:name="_Toc180598442"/>
            <w:bookmarkStart w:id="26595" w:name="_Toc180599206"/>
            <w:bookmarkStart w:id="26596" w:name="_Toc181872951"/>
            <w:bookmarkStart w:id="26597" w:name="_Toc183455470"/>
            <w:bookmarkStart w:id="26598" w:name="_Toc183456422"/>
            <w:bookmarkStart w:id="26599" w:name="_Toc184406756"/>
            <w:bookmarkStart w:id="26600" w:name="_Toc184408015"/>
            <w:bookmarkStart w:id="26601" w:name="_Toc184408963"/>
            <w:bookmarkStart w:id="26602" w:name="_Toc184409911"/>
            <w:bookmarkStart w:id="26603" w:name="_Toc184813697"/>
            <w:bookmarkEnd w:id="26594"/>
            <w:bookmarkEnd w:id="26595"/>
            <w:bookmarkEnd w:id="26596"/>
            <w:bookmarkEnd w:id="26597"/>
            <w:bookmarkEnd w:id="26598"/>
            <w:bookmarkEnd w:id="26599"/>
            <w:bookmarkEnd w:id="26600"/>
            <w:bookmarkEnd w:id="26601"/>
            <w:bookmarkEnd w:id="26602"/>
            <w:bookmarkEnd w:id="26603"/>
          </w:p>
        </w:tc>
        <w:tc>
          <w:tcPr>
            <w:tcW w:w="2329" w:type="dxa"/>
            <w:shd w:val="clear" w:color="000000" w:fill="FFFFFF"/>
            <w:vAlign w:val="bottom"/>
          </w:tcPr>
          <w:p w14:paraId="1AC47AEF" w14:textId="3B0C23D1" w:rsidR="00480CC4" w:rsidRPr="005B43AE" w:rsidDel="00471E7D" w:rsidRDefault="00480CC4">
            <w:pPr>
              <w:spacing w:before="0" w:line="240" w:lineRule="auto"/>
              <w:contextualSpacing w:val="0"/>
              <w:rPr>
                <w:del w:id="26604" w:author="Phuong Truong Thi" w:date="2024-10-08T18:07:00Z"/>
                <w:rFonts w:ascii="Times New Roman" w:hAnsi="Times New Roman"/>
                <w:color w:val="000000"/>
                <w:sz w:val="24"/>
                <w:szCs w:val="24"/>
              </w:rPr>
            </w:pPr>
            <w:del w:id="26605" w:author="Phuong Truong Thi" w:date="2024-10-08T18:07:00Z">
              <w:r w:rsidRPr="005B43AE" w:rsidDel="00471E7D">
                <w:rPr>
                  <w:rFonts w:ascii="Times New Roman" w:hAnsi="Times New Roman"/>
                  <w:color w:val="000000"/>
                  <w:sz w:val="24"/>
                  <w:szCs w:val="24"/>
                </w:rPr>
                <w:delText>Trạng thái CBBH</w:delText>
              </w:r>
              <w:bookmarkStart w:id="26606" w:name="_Toc180598443"/>
              <w:bookmarkStart w:id="26607" w:name="_Toc180599207"/>
              <w:bookmarkStart w:id="26608" w:name="_Toc181872952"/>
              <w:bookmarkStart w:id="26609" w:name="_Toc183455471"/>
              <w:bookmarkStart w:id="26610" w:name="_Toc183456423"/>
              <w:bookmarkStart w:id="26611" w:name="_Toc184406757"/>
              <w:bookmarkStart w:id="26612" w:name="_Toc184408016"/>
              <w:bookmarkStart w:id="26613" w:name="_Toc184408964"/>
              <w:bookmarkStart w:id="26614" w:name="_Toc184409912"/>
              <w:bookmarkStart w:id="26615" w:name="_Toc184813698"/>
              <w:bookmarkEnd w:id="26606"/>
              <w:bookmarkEnd w:id="26607"/>
              <w:bookmarkEnd w:id="26608"/>
              <w:bookmarkEnd w:id="26609"/>
              <w:bookmarkEnd w:id="26610"/>
              <w:bookmarkEnd w:id="26611"/>
              <w:bookmarkEnd w:id="26612"/>
              <w:bookmarkEnd w:id="26613"/>
              <w:bookmarkEnd w:id="26614"/>
              <w:bookmarkEnd w:id="26615"/>
            </w:del>
          </w:p>
        </w:tc>
        <w:tc>
          <w:tcPr>
            <w:tcW w:w="1405" w:type="dxa"/>
          </w:tcPr>
          <w:p w14:paraId="7EACEC66" w14:textId="76699CB8" w:rsidR="00480CC4" w:rsidRPr="003A44DC" w:rsidDel="00471E7D" w:rsidRDefault="00480CC4">
            <w:pPr>
              <w:spacing w:before="0" w:line="240" w:lineRule="auto"/>
              <w:contextualSpacing w:val="0"/>
              <w:jc w:val="left"/>
              <w:rPr>
                <w:del w:id="26616" w:author="Phuong Truong Thi" w:date="2024-10-08T18:07:00Z"/>
                <w:rFonts w:ascii="Times New Roman" w:hAnsi="Times New Roman"/>
                <w:color w:val="000000"/>
                <w:sz w:val="24"/>
                <w:szCs w:val="24"/>
              </w:rPr>
            </w:pPr>
            <w:del w:id="26617" w:author="Phuong Truong Thi" w:date="2024-10-08T18:07:00Z">
              <w:r w:rsidDel="00471E7D">
                <w:rPr>
                  <w:rFonts w:ascii="Times New Roman" w:hAnsi="Times New Roman"/>
                  <w:color w:val="000000"/>
                  <w:sz w:val="24"/>
                  <w:szCs w:val="24"/>
                </w:rPr>
                <w:delText>Text</w:delText>
              </w:r>
              <w:bookmarkStart w:id="26618" w:name="_Toc180598444"/>
              <w:bookmarkStart w:id="26619" w:name="_Toc180599208"/>
              <w:bookmarkStart w:id="26620" w:name="_Toc181872953"/>
              <w:bookmarkStart w:id="26621" w:name="_Toc183455472"/>
              <w:bookmarkStart w:id="26622" w:name="_Toc183456424"/>
              <w:bookmarkStart w:id="26623" w:name="_Toc184406758"/>
              <w:bookmarkStart w:id="26624" w:name="_Toc184408017"/>
              <w:bookmarkStart w:id="26625" w:name="_Toc184408965"/>
              <w:bookmarkStart w:id="26626" w:name="_Toc184409913"/>
              <w:bookmarkStart w:id="26627" w:name="_Toc184813699"/>
              <w:bookmarkEnd w:id="26618"/>
              <w:bookmarkEnd w:id="26619"/>
              <w:bookmarkEnd w:id="26620"/>
              <w:bookmarkEnd w:id="26621"/>
              <w:bookmarkEnd w:id="26622"/>
              <w:bookmarkEnd w:id="26623"/>
              <w:bookmarkEnd w:id="26624"/>
              <w:bookmarkEnd w:id="26625"/>
              <w:bookmarkEnd w:id="26626"/>
              <w:bookmarkEnd w:id="26627"/>
            </w:del>
          </w:p>
        </w:tc>
        <w:tc>
          <w:tcPr>
            <w:tcW w:w="2670" w:type="dxa"/>
            <w:shd w:val="clear" w:color="auto" w:fill="auto"/>
            <w:noWrap/>
            <w:vAlign w:val="center"/>
          </w:tcPr>
          <w:p w14:paraId="4AF6137E" w14:textId="4CAE37DA" w:rsidR="00480CC4" w:rsidRPr="003A44DC" w:rsidDel="00471E7D" w:rsidRDefault="00480CC4">
            <w:pPr>
              <w:spacing w:before="0" w:line="240" w:lineRule="auto"/>
              <w:contextualSpacing w:val="0"/>
              <w:rPr>
                <w:del w:id="26628" w:author="Phuong Truong Thi" w:date="2024-10-08T18:07:00Z"/>
                <w:rFonts w:ascii="Times New Roman" w:eastAsia="Times New Roman" w:hAnsi="Times New Roman"/>
                <w:color w:val="000000"/>
                <w:sz w:val="24"/>
                <w:szCs w:val="24"/>
                <w:lang w:eastAsia="vi-VN"/>
              </w:rPr>
            </w:pPr>
            <w:bookmarkStart w:id="26629" w:name="_Toc180598445"/>
            <w:bookmarkStart w:id="26630" w:name="_Toc180599209"/>
            <w:bookmarkStart w:id="26631" w:name="_Toc181872954"/>
            <w:bookmarkStart w:id="26632" w:name="_Toc183455473"/>
            <w:bookmarkStart w:id="26633" w:name="_Toc183456425"/>
            <w:bookmarkStart w:id="26634" w:name="_Toc184406759"/>
            <w:bookmarkStart w:id="26635" w:name="_Toc184408018"/>
            <w:bookmarkStart w:id="26636" w:name="_Toc184408966"/>
            <w:bookmarkStart w:id="26637" w:name="_Toc184409914"/>
            <w:bookmarkStart w:id="26638" w:name="_Toc184813700"/>
            <w:bookmarkEnd w:id="26629"/>
            <w:bookmarkEnd w:id="26630"/>
            <w:bookmarkEnd w:id="26631"/>
            <w:bookmarkEnd w:id="26632"/>
            <w:bookmarkEnd w:id="26633"/>
            <w:bookmarkEnd w:id="26634"/>
            <w:bookmarkEnd w:id="26635"/>
            <w:bookmarkEnd w:id="26636"/>
            <w:bookmarkEnd w:id="26637"/>
            <w:bookmarkEnd w:id="26638"/>
          </w:p>
        </w:tc>
        <w:bookmarkStart w:id="26639" w:name="_Toc180598446"/>
        <w:bookmarkStart w:id="26640" w:name="_Toc180599210"/>
        <w:bookmarkStart w:id="26641" w:name="_Toc181872955"/>
        <w:bookmarkStart w:id="26642" w:name="_Toc183455474"/>
        <w:bookmarkStart w:id="26643" w:name="_Toc183456426"/>
        <w:bookmarkStart w:id="26644" w:name="_Toc184406760"/>
        <w:bookmarkStart w:id="26645" w:name="_Toc184408019"/>
        <w:bookmarkStart w:id="26646" w:name="_Toc184408967"/>
        <w:bookmarkStart w:id="26647" w:name="_Toc184409915"/>
        <w:bookmarkStart w:id="26648" w:name="_Toc184813701"/>
        <w:bookmarkEnd w:id="26639"/>
        <w:bookmarkEnd w:id="26640"/>
        <w:bookmarkEnd w:id="26641"/>
        <w:bookmarkEnd w:id="26642"/>
        <w:bookmarkEnd w:id="26643"/>
        <w:bookmarkEnd w:id="26644"/>
        <w:bookmarkEnd w:id="26645"/>
        <w:bookmarkEnd w:id="26646"/>
        <w:bookmarkEnd w:id="26647"/>
        <w:bookmarkEnd w:id="26648"/>
      </w:tr>
      <w:tr w:rsidR="00480CC4" w:rsidRPr="00AC685F" w:rsidDel="00471E7D" w14:paraId="5927FD71" w14:textId="34380B4E" w:rsidTr="00480CC4">
        <w:trPr>
          <w:trHeight w:val="276"/>
          <w:del w:id="26649" w:author="Phuong Truong Thi" w:date="2024-10-08T18:07:00Z"/>
        </w:trPr>
        <w:tc>
          <w:tcPr>
            <w:tcW w:w="936" w:type="dxa"/>
            <w:shd w:val="clear" w:color="auto" w:fill="auto"/>
            <w:vAlign w:val="center"/>
            <w:hideMark/>
          </w:tcPr>
          <w:p w14:paraId="4F66D64E" w14:textId="1ABF13AA" w:rsidR="00480CC4" w:rsidRPr="00E6562C" w:rsidDel="00471E7D" w:rsidRDefault="00480CC4">
            <w:pPr>
              <w:pStyle w:val="ListParagraph"/>
              <w:numPr>
                <w:ilvl w:val="0"/>
                <w:numId w:val="81"/>
              </w:numPr>
              <w:spacing w:before="0" w:line="240" w:lineRule="auto"/>
              <w:contextualSpacing w:val="0"/>
              <w:jc w:val="center"/>
              <w:rPr>
                <w:del w:id="26650" w:author="Phuong Truong Thi" w:date="2024-10-08T18:07:00Z"/>
                <w:rFonts w:eastAsia="Times New Roman"/>
                <w:color w:val="000000"/>
                <w:szCs w:val="24"/>
                <w:lang w:eastAsia="vi-VN"/>
              </w:rPr>
            </w:pPr>
            <w:bookmarkStart w:id="26651" w:name="_Toc180598447"/>
            <w:bookmarkStart w:id="26652" w:name="_Toc180599211"/>
            <w:bookmarkStart w:id="26653" w:name="_Toc181872956"/>
            <w:bookmarkStart w:id="26654" w:name="_Toc183455475"/>
            <w:bookmarkStart w:id="26655" w:name="_Toc183456427"/>
            <w:bookmarkStart w:id="26656" w:name="_Toc184406761"/>
            <w:bookmarkStart w:id="26657" w:name="_Toc184408020"/>
            <w:bookmarkStart w:id="26658" w:name="_Toc184408968"/>
            <w:bookmarkStart w:id="26659" w:name="_Toc184409916"/>
            <w:bookmarkStart w:id="26660" w:name="_Toc184813702"/>
            <w:bookmarkEnd w:id="26651"/>
            <w:bookmarkEnd w:id="26652"/>
            <w:bookmarkEnd w:id="26653"/>
            <w:bookmarkEnd w:id="26654"/>
            <w:bookmarkEnd w:id="26655"/>
            <w:bookmarkEnd w:id="26656"/>
            <w:bookmarkEnd w:id="26657"/>
            <w:bookmarkEnd w:id="26658"/>
            <w:bookmarkEnd w:id="26659"/>
            <w:bookmarkEnd w:id="26660"/>
          </w:p>
        </w:tc>
        <w:tc>
          <w:tcPr>
            <w:tcW w:w="2329" w:type="dxa"/>
            <w:shd w:val="clear" w:color="auto" w:fill="auto"/>
            <w:vAlign w:val="bottom"/>
          </w:tcPr>
          <w:p w14:paraId="37384FE5" w14:textId="646F2846" w:rsidR="00480CC4" w:rsidRPr="005B43AE" w:rsidDel="00471E7D" w:rsidRDefault="00480CC4">
            <w:pPr>
              <w:spacing w:before="0" w:line="240" w:lineRule="auto"/>
              <w:contextualSpacing w:val="0"/>
              <w:rPr>
                <w:del w:id="26661" w:author="Phuong Truong Thi" w:date="2024-10-08T18:07:00Z"/>
                <w:rFonts w:ascii="Times New Roman" w:eastAsia="Times New Roman" w:hAnsi="Times New Roman"/>
                <w:color w:val="000000"/>
                <w:sz w:val="24"/>
                <w:szCs w:val="24"/>
                <w:lang w:val="vi-VN" w:eastAsia="vi-VN"/>
              </w:rPr>
            </w:pPr>
            <w:del w:id="26662" w:author="Phuong Truong Thi" w:date="2024-10-08T18:07:00Z">
              <w:r w:rsidRPr="005B43AE" w:rsidDel="00471E7D">
                <w:rPr>
                  <w:rFonts w:ascii="Times New Roman" w:hAnsi="Times New Roman"/>
                  <w:color w:val="000000"/>
                  <w:sz w:val="24"/>
                  <w:szCs w:val="24"/>
                </w:rPr>
                <w:delText>Ngày vào VPB</w:delText>
              </w:r>
              <w:bookmarkStart w:id="26663" w:name="_Toc180598448"/>
              <w:bookmarkStart w:id="26664" w:name="_Toc180599212"/>
              <w:bookmarkStart w:id="26665" w:name="_Toc181872957"/>
              <w:bookmarkStart w:id="26666" w:name="_Toc183455476"/>
              <w:bookmarkStart w:id="26667" w:name="_Toc183456428"/>
              <w:bookmarkStart w:id="26668" w:name="_Toc184406762"/>
              <w:bookmarkStart w:id="26669" w:name="_Toc184408021"/>
              <w:bookmarkStart w:id="26670" w:name="_Toc184408969"/>
              <w:bookmarkStart w:id="26671" w:name="_Toc184409917"/>
              <w:bookmarkStart w:id="26672" w:name="_Toc184813703"/>
              <w:bookmarkEnd w:id="26663"/>
              <w:bookmarkEnd w:id="26664"/>
              <w:bookmarkEnd w:id="26665"/>
              <w:bookmarkEnd w:id="26666"/>
              <w:bookmarkEnd w:id="26667"/>
              <w:bookmarkEnd w:id="26668"/>
              <w:bookmarkEnd w:id="26669"/>
              <w:bookmarkEnd w:id="26670"/>
              <w:bookmarkEnd w:id="26671"/>
              <w:bookmarkEnd w:id="26672"/>
            </w:del>
          </w:p>
        </w:tc>
        <w:tc>
          <w:tcPr>
            <w:tcW w:w="1405" w:type="dxa"/>
          </w:tcPr>
          <w:p w14:paraId="065DCAB4" w14:textId="2DEB247F" w:rsidR="00480CC4" w:rsidRPr="003A44DC" w:rsidDel="00471E7D" w:rsidRDefault="00480CC4">
            <w:pPr>
              <w:spacing w:before="0" w:line="240" w:lineRule="auto"/>
              <w:contextualSpacing w:val="0"/>
              <w:jc w:val="left"/>
              <w:rPr>
                <w:del w:id="26673" w:author="Phuong Truong Thi" w:date="2024-10-08T18:07:00Z"/>
                <w:rFonts w:ascii="Times New Roman" w:eastAsia="Times New Roman" w:hAnsi="Times New Roman"/>
                <w:color w:val="000000"/>
                <w:sz w:val="24"/>
                <w:szCs w:val="24"/>
                <w:lang w:eastAsia="vi-VN"/>
              </w:rPr>
            </w:pPr>
            <w:del w:id="26674" w:author="Phuong Truong Thi" w:date="2024-10-08T18:07:00Z">
              <w:r w:rsidDel="00471E7D">
                <w:rPr>
                  <w:rFonts w:ascii="Times New Roman" w:eastAsia="Times New Roman" w:hAnsi="Times New Roman"/>
                  <w:color w:val="000000"/>
                  <w:sz w:val="24"/>
                  <w:szCs w:val="24"/>
                  <w:lang w:eastAsia="vi-VN"/>
                </w:rPr>
                <w:delText>Date</w:delText>
              </w:r>
              <w:bookmarkStart w:id="26675" w:name="_Toc180598449"/>
              <w:bookmarkStart w:id="26676" w:name="_Toc180599213"/>
              <w:bookmarkStart w:id="26677" w:name="_Toc181872958"/>
              <w:bookmarkStart w:id="26678" w:name="_Toc183455477"/>
              <w:bookmarkStart w:id="26679" w:name="_Toc183456429"/>
              <w:bookmarkStart w:id="26680" w:name="_Toc184406763"/>
              <w:bookmarkStart w:id="26681" w:name="_Toc184408022"/>
              <w:bookmarkStart w:id="26682" w:name="_Toc184408970"/>
              <w:bookmarkStart w:id="26683" w:name="_Toc184409918"/>
              <w:bookmarkStart w:id="26684" w:name="_Toc184813704"/>
              <w:bookmarkEnd w:id="26675"/>
              <w:bookmarkEnd w:id="26676"/>
              <w:bookmarkEnd w:id="26677"/>
              <w:bookmarkEnd w:id="26678"/>
              <w:bookmarkEnd w:id="26679"/>
              <w:bookmarkEnd w:id="26680"/>
              <w:bookmarkEnd w:id="26681"/>
              <w:bookmarkEnd w:id="26682"/>
              <w:bookmarkEnd w:id="26683"/>
              <w:bookmarkEnd w:id="26684"/>
            </w:del>
          </w:p>
        </w:tc>
        <w:tc>
          <w:tcPr>
            <w:tcW w:w="2670" w:type="dxa"/>
            <w:shd w:val="clear" w:color="auto" w:fill="auto"/>
            <w:noWrap/>
            <w:vAlign w:val="center"/>
          </w:tcPr>
          <w:p w14:paraId="57360BF1" w14:textId="30E3F4EE" w:rsidR="00480CC4" w:rsidRPr="003A44DC" w:rsidDel="00471E7D" w:rsidRDefault="00480CC4">
            <w:pPr>
              <w:spacing w:before="0" w:line="240" w:lineRule="auto"/>
              <w:contextualSpacing w:val="0"/>
              <w:rPr>
                <w:del w:id="26685" w:author="Phuong Truong Thi" w:date="2024-10-08T18:07:00Z"/>
                <w:rFonts w:ascii="Times New Roman" w:eastAsia="Times New Roman" w:hAnsi="Times New Roman"/>
                <w:color w:val="000000"/>
                <w:sz w:val="24"/>
                <w:szCs w:val="24"/>
                <w:lang w:val="vi-VN" w:eastAsia="vi-VN"/>
              </w:rPr>
            </w:pPr>
            <w:bookmarkStart w:id="26686" w:name="_Toc180598450"/>
            <w:bookmarkStart w:id="26687" w:name="_Toc180599214"/>
            <w:bookmarkStart w:id="26688" w:name="_Toc181872959"/>
            <w:bookmarkStart w:id="26689" w:name="_Toc183455478"/>
            <w:bookmarkStart w:id="26690" w:name="_Toc183456430"/>
            <w:bookmarkStart w:id="26691" w:name="_Toc184406764"/>
            <w:bookmarkStart w:id="26692" w:name="_Toc184408023"/>
            <w:bookmarkStart w:id="26693" w:name="_Toc184408971"/>
            <w:bookmarkStart w:id="26694" w:name="_Toc184409919"/>
            <w:bookmarkStart w:id="26695" w:name="_Toc184813705"/>
            <w:bookmarkEnd w:id="26686"/>
            <w:bookmarkEnd w:id="26687"/>
            <w:bookmarkEnd w:id="26688"/>
            <w:bookmarkEnd w:id="26689"/>
            <w:bookmarkEnd w:id="26690"/>
            <w:bookmarkEnd w:id="26691"/>
            <w:bookmarkEnd w:id="26692"/>
            <w:bookmarkEnd w:id="26693"/>
            <w:bookmarkEnd w:id="26694"/>
            <w:bookmarkEnd w:id="26695"/>
          </w:p>
        </w:tc>
        <w:bookmarkStart w:id="26696" w:name="_Toc180598451"/>
        <w:bookmarkStart w:id="26697" w:name="_Toc180599215"/>
        <w:bookmarkStart w:id="26698" w:name="_Toc181872960"/>
        <w:bookmarkStart w:id="26699" w:name="_Toc183455479"/>
        <w:bookmarkStart w:id="26700" w:name="_Toc183456431"/>
        <w:bookmarkStart w:id="26701" w:name="_Toc184406765"/>
        <w:bookmarkStart w:id="26702" w:name="_Toc184408024"/>
        <w:bookmarkStart w:id="26703" w:name="_Toc184408972"/>
        <w:bookmarkStart w:id="26704" w:name="_Toc184409920"/>
        <w:bookmarkStart w:id="26705" w:name="_Toc184813706"/>
        <w:bookmarkEnd w:id="26696"/>
        <w:bookmarkEnd w:id="26697"/>
        <w:bookmarkEnd w:id="26698"/>
        <w:bookmarkEnd w:id="26699"/>
        <w:bookmarkEnd w:id="26700"/>
        <w:bookmarkEnd w:id="26701"/>
        <w:bookmarkEnd w:id="26702"/>
        <w:bookmarkEnd w:id="26703"/>
        <w:bookmarkEnd w:id="26704"/>
        <w:bookmarkEnd w:id="26705"/>
      </w:tr>
      <w:tr w:rsidR="00480CC4" w:rsidRPr="00AC685F" w:rsidDel="00471E7D" w14:paraId="3A9C6C00" w14:textId="52A3BC30" w:rsidTr="00480CC4">
        <w:trPr>
          <w:trHeight w:val="276"/>
          <w:del w:id="26706" w:author="Phuong Truong Thi" w:date="2024-10-08T18:07:00Z"/>
        </w:trPr>
        <w:tc>
          <w:tcPr>
            <w:tcW w:w="936" w:type="dxa"/>
            <w:shd w:val="clear" w:color="auto" w:fill="auto"/>
            <w:vAlign w:val="center"/>
            <w:hideMark/>
          </w:tcPr>
          <w:p w14:paraId="6E32BE07" w14:textId="651675B1" w:rsidR="00480CC4" w:rsidRPr="00E6562C" w:rsidDel="00471E7D" w:rsidRDefault="00480CC4">
            <w:pPr>
              <w:pStyle w:val="ListParagraph"/>
              <w:numPr>
                <w:ilvl w:val="0"/>
                <w:numId w:val="81"/>
              </w:numPr>
              <w:spacing w:before="0" w:line="240" w:lineRule="auto"/>
              <w:contextualSpacing w:val="0"/>
              <w:jc w:val="center"/>
              <w:rPr>
                <w:del w:id="26707" w:author="Phuong Truong Thi" w:date="2024-10-08T18:07:00Z"/>
                <w:rFonts w:eastAsia="Times New Roman"/>
                <w:color w:val="000000"/>
                <w:szCs w:val="24"/>
                <w:lang w:eastAsia="vi-VN"/>
              </w:rPr>
            </w:pPr>
            <w:bookmarkStart w:id="26708" w:name="_Toc180598452"/>
            <w:bookmarkStart w:id="26709" w:name="_Toc180599216"/>
            <w:bookmarkStart w:id="26710" w:name="_Toc181872961"/>
            <w:bookmarkStart w:id="26711" w:name="_Toc183455480"/>
            <w:bookmarkStart w:id="26712" w:name="_Toc183456432"/>
            <w:bookmarkStart w:id="26713" w:name="_Toc184406766"/>
            <w:bookmarkStart w:id="26714" w:name="_Toc184408025"/>
            <w:bookmarkStart w:id="26715" w:name="_Toc184408973"/>
            <w:bookmarkStart w:id="26716" w:name="_Toc184409921"/>
            <w:bookmarkStart w:id="26717" w:name="_Toc184813707"/>
            <w:bookmarkEnd w:id="26708"/>
            <w:bookmarkEnd w:id="26709"/>
            <w:bookmarkEnd w:id="26710"/>
            <w:bookmarkEnd w:id="26711"/>
            <w:bookmarkEnd w:id="26712"/>
            <w:bookmarkEnd w:id="26713"/>
            <w:bookmarkEnd w:id="26714"/>
            <w:bookmarkEnd w:id="26715"/>
            <w:bookmarkEnd w:id="26716"/>
            <w:bookmarkEnd w:id="26717"/>
          </w:p>
        </w:tc>
        <w:tc>
          <w:tcPr>
            <w:tcW w:w="2329" w:type="dxa"/>
            <w:shd w:val="clear" w:color="auto" w:fill="auto"/>
            <w:vAlign w:val="bottom"/>
          </w:tcPr>
          <w:p w14:paraId="2BB0F48D" w14:textId="21B00BFE" w:rsidR="00480CC4" w:rsidRPr="005B43AE" w:rsidDel="00471E7D" w:rsidRDefault="00480CC4">
            <w:pPr>
              <w:spacing w:before="0" w:line="240" w:lineRule="auto"/>
              <w:contextualSpacing w:val="0"/>
              <w:rPr>
                <w:del w:id="26718" w:author="Phuong Truong Thi" w:date="2024-10-08T18:07:00Z"/>
                <w:rFonts w:ascii="Times New Roman" w:eastAsia="Times New Roman" w:hAnsi="Times New Roman"/>
                <w:color w:val="000000"/>
                <w:sz w:val="24"/>
                <w:szCs w:val="24"/>
                <w:lang w:val="vi-VN" w:eastAsia="vi-VN"/>
              </w:rPr>
            </w:pPr>
            <w:del w:id="26719" w:author="Phuong Truong Thi" w:date="2024-10-08T18:07:00Z">
              <w:r w:rsidRPr="005B43AE" w:rsidDel="00471E7D">
                <w:rPr>
                  <w:rFonts w:ascii="Times New Roman" w:hAnsi="Times New Roman"/>
                  <w:color w:val="000000"/>
                  <w:sz w:val="24"/>
                  <w:szCs w:val="24"/>
                </w:rPr>
                <w:delText>Chức vụ</w:delText>
              </w:r>
              <w:bookmarkStart w:id="26720" w:name="_Toc180598453"/>
              <w:bookmarkStart w:id="26721" w:name="_Toc180599217"/>
              <w:bookmarkStart w:id="26722" w:name="_Toc181872962"/>
              <w:bookmarkStart w:id="26723" w:name="_Toc183455481"/>
              <w:bookmarkStart w:id="26724" w:name="_Toc183456433"/>
              <w:bookmarkStart w:id="26725" w:name="_Toc184406767"/>
              <w:bookmarkStart w:id="26726" w:name="_Toc184408026"/>
              <w:bookmarkStart w:id="26727" w:name="_Toc184408974"/>
              <w:bookmarkStart w:id="26728" w:name="_Toc184409922"/>
              <w:bookmarkStart w:id="26729" w:name="_Toc184813708"/>
              <w:bookmarkEnd w:id="26720"/>
              <w:bookmarkEnd w:id="26721"/>
              <w:bookmarkEnd w:id="26722"/>
              <w:bookmarkEnd w:id="26723"/>
              <w:bookmarkEnd w:id="26724"/>
              <w:bookmarkEnd w:id="26725"/>
              <w:bookmarkEnd w:id="26726"/>
              <w:bookmarkEnd w:id="26727"/>
              <w:bookmarkEnd w:id="26728"/>
              <w:bookmarkEnd w:id="26729"/>
            </w:del>
          </w:p>
        </w:tc>
        <w:tc>
          <w:tcPr>
            <w:tcW w:w="1405" w:type="dxa"/>
          </w:tcPr>
          <w:p w14:paraId="3EA28F2D" w14:textId="28B870D5" w:rsidR="00480CC4" w:rsidRPr="003A44DC" w:rsidDel="00471E7D" w:rsidRDefault="00480CC4">
            <w:pPr>
              <w:spacing w:before="0" w:line="240" w:lineRule="auto"/>
              <w:contextualSpacing w:val="0"/>
              <w:jc w:val="left"/>
              <w:rPr>
                <w:del w:id="26730" w:author="Phuong Truong Thi" w:date="2024-10-08T18:07:00Z"/>
                <w:rFonts w:ascii="Times New Roman" w:eastAsia="Times New Roman" w:hAnsi="Times New Roman"/>
                <w:color w:val="000000"/>
                <w:sz w:val="24"/>
                <w:szCs w:val="24"/>
                <w:lang w:eastAsia="vi-VN"/>
              </w:rPr>
            </w:pPr>
            <w:del w:id="26731" w:author="Phuong Truong Thi" w:date="2024-10-08T18:07:00Z">
              <w:r w:rsidDel="00471E7D">
                <w:rPr>
                  <w:rFonts w:ascii="Times New Roman" w:eastAsia="Times New Roman" w:hAnsi="Times New Roman"/>
                  <w:color w:val="000000"/>
                  <w:sz w:val="24"/>
                  <w:szCs w:val="24"/>
                  <w:lang w:eastAsia="vi-VN"/>
                </w:rPr>
                <w:delText>Date</w:delText>
              </w:r>
              <w:bookmarkStart w:id="26732" w:name="_Toc180598454"/>
              <w:bookmarkStart w:id="26733" w:name="_Toc180599218"/>
              <w:bookmarkStart w:id="26734" w:name="_Toc181872963"/>
              <w:bookmarkStart w:id="26735" w:name="_Toc183455482"/>
              <w:bookmarkStart w:id="26736" w:name="_Toc183456434"/>
              <w:bookmarkStart w:id="26737" w:name="_Toc184406768"/>
              <w:bookmarkStart w:id="26738" w:name="_Toc184408027"/>
              <w:bookmarkStart w:id="26739" w:name="_Toc184408975"/>
              <w:bookmarkStart w:id="26740" w:name="_Toc184409923"/>
              <w:bookmarkStart w:id="26741" w:name="_Toc184813709"/>
              <w:bookmarkEnd w:id="26732"/>
              <w:bookmarkEnd w:id="26733"/>
              <w:bookmarkEnd w:id="26734"/>
              <w:bookmarkEnd w:id="26735"/>
              <w:bookmarkEnd w:id="26736"/>
              <w:bookmarkEnd w:id="26737"/>
              <w:bookmarkEnd w:id="26738"/>
              <w:bookmarkEnd w:id="26739"/>
              <w:bookmarkEnd w:id="26740"/>
              <w:bookmarkEnd w:id="26741"/>
            </w:del>
          </w:p>
        </w:tc>
        <w:tc>
          <w:tcPr>
            <w:tcW w:w="2670" w:type="dxa"/>
            <w:shd w:val="clear" w:color="auto" w:fill="auto"/>
            <w:noWrap/>
            <w:vAlign w:val="center"/>
          </w:tcPr>
          <w:p w14:paraId="7D5B95E6" w14:textId="46CD7239" w:rsidR="00480CC4" w:rsidRPr="003A44DC" w:rsidDel="00471E7D" w:rsidRDefault="00480CC4">
            <w:pPr>
              <w:spacing w:before="0" w:line="240" w:lineRule="auto"/>
              <w:contextualSpacing w:val="0"/>
              <w:rPr>
                <w:del w:id="26742" w:author="Phuong Truong Thi" w:date="2024-10-08T18:07:00Z"/>
                <w:rFonts w:ascii="Times New Roman" w:eastAsia="Times New Roman" w:hAnsi="Times New Roman"/>
                <w:color w:val="000000"/>
                <w:sz w:val="24"/>
                <w:szCs w:val="24"/>
                <w:lang w:val="vi-VN" w:eastAsia="vi-VN"/>
              </w:rPr>
            </w:pPr>
            <w:bookmarkStart w:id="26743" w:name="_Toc180598455"/>
            <w:bookmarkStart w:id="26744" w:name="_Toc180599219"/>
            <w:bookmarkStart w:id="26745" w:name="_Toc181872964"/>
            <w:bookmarkStart w:id="26746" w:name="_Toc183455483"/>
            <w:bookmarkStart w:id="26747" w:name="_Toc183456435"/>
            <w:bookmarkStart w:id="26748" w:name="_Toc184406769"/>
            <w:bookmarkStart w:id="26749" w:name="_Toc184408028"/>
            <w:bookmarkStart w:id="26750" w:name="_Toc184408976"/>
            <w:bookmarkStart w:id="26751" w:name="_Toc184409924"/>
            <w:bookmarkStart w:id="26752" w:name="_Toc184813710"/>
            <w:bookmarkEnd w:id="26743"/>
            <w:bookmarkEnd w:id="26744"/>
            <w:bookmarkEnd w:id="26745"/>
            <w:bookmarkEnd w:id="26746"/>
            <w:bookmarkEnd w:id="26747"/>
            <w:bookmarkEnd w:id="26748"/>
            <w:bookmarkEnd w:id="26749"/>
            <w:bookmarkEnd w:id="26750"/>
            <w:bookmarkEnd w:id="26751"/>
            <w:bookmarkEnd w:id="26752"/>
          </w:p>
        </w:tc>
        <w:bookmarkStart w:id="26753" w:name="_Toc180598456"/>
        <w:bookmarkStart w:id="26754" w:name="_Toc180599220"/>
        <w:bookmarkStart w:id="26755" w:name="_Toc181872965"/>
        <w:bookmarkStart w:id="26756" w:name="_Toc183455484"/>
        <w:bookmarkStart w:id="26757" w:name="_Toc183456436"/>
        <w:bookmarkStart w:id="26758" w:name="_Toc184406770"/>
        <w:bookmarkStart w:id="26759" w:name="_Toc184408029"/>
        <w:bookmarkStart w:id="26760" w:name="_Toc184408977"/>
        <w:bookmarkStart w:id="26761" w:name="_Toc184409925"/>
        <w:bookmarkStart w:id="26762" w:name="_Toc184813711"/>
        <w:bookmarkEnd w:id="26753"/>
        <w:bookmarkEnd w:id="26754"/>
        <w:bookmarkEnd w:id="26755"/>
        <w:bookmarkEnd w:id="26756"/>
        <w:bookmarkEnd w:id="26757"/>
        <w:bookmarkEnd w:id="26758"/>
        <w:bookmarkEnd w:id="26759"/>
        <w:bookmarkEnd w:id="26760"/>
        <w:bookmarkEnd w:id="26761"/>
        <w:bookmarkEnd w:id="26762"/>
      </w:tr>
      <w:tr w:rsidR="00480CC4" w:rsidRPr="00AC685F" w:rsidDel="00471E7D" w14:paraId="2943BEA4" w14:textId="36CCE178" w:rsidTr="00480CC4">
        <w:trPr>
          <w:trHeight w:val="276"/>
          <w:del w:id="26763" w:author="Phuong Truong Thi" w:date="2024-10-08T18:07:00Z"/>
        </w:trPr>
        <w:tc>
          <w:tcPr>
            <w:tcW w:w="936" w:type="dxa"/>
            <w:shd w:val="clear" w:color="auto" w:fill="auto"/>
            <w:vAlign w:val="center"/>
            <w:hideMark/>
          </w:tcPr>
          <w:p w14:paraId="1DE82068" w14:textId="6E776237" w:rsidR="00480CC4" w:rsidRPr="00E6562C" w:rsidDel="00471E7D" w:rsidRDefault="00480CC4">
            <w:pPr>
              <w:pStyle w:val="ListParagraph"/>
              <w:numPr>
                <w:ilvl w:val="0"/>
                <w:numId w:val="81"/>
              </w:numPr>
              <w:spacing w:before="0" w:line="240" w:lineRule="auto"/>
              <w:contextualSpacing w:val="0"/>
              <w:jc w:val="center"/>
              <w:rPr>
                <w:del w:id="26764" w:author="Phuong Truong Thi" w:date="2024-10-08T18:07:00Z"/>
                <w:rFonts w:eastAsia="Times New Roman"/>
                <w:color w:val="000000"/>
                <w:szCs w:val="24"/>
                <w:lang w:eastAsia="vi-VN"/>
              </w:rPr>
            </w:pPr>
            <w:bookmarkStart w:id="26765" w:name="_Toc180598457"/>
            <w:bookmarkStart w:id="26766" w:name="_Toc180599221"/>
            <w:bookmarkStart w:id="26767" w:name="_Toc181872966"/>
            <w:bookmarkStart w:id="26768" w:name="_Toc183455485"/>
            <w:bookmarkStart w:id="26769" w:name="_Toc183456437"/>
            <w:bookmarkStart w:id="26770" w:name="_Toc184406771"/>
            <w:bookmarkStart w:id="26771" w:name="_Toc184408030"/>
            <w:bookmarkStart w:id="26772" w:name="_Toc184408978"/>
            <w:bookmarkStart w:id="26773" w:name="_Toc184409926"/>
            <w:bookmarkStart w:id="26774" w:name="_Toc184813712"/>
            <w:bookmarkEnd w:id="26765"/>
            <w:bookmarkEnd w:id="26766"/>
            <w:bookmarkEnd w:id="26767"/>
            <w:bookmarkEnd w:id="26768"/>
            <w:bookmarkEnd w:id="26769"/>
            <w:bookmarkEnd w:id="26770"/>
            <w:bookmarkEnd w:id="26771"/>
            <w:bookmarkEnd w:id="26772"/>
            <w:bookmarkEnd w:id="26773"/>
            <w:bookmarkEnd w:id="26774"/>
          </w:p>
        </w:tc>
        <w:tc>
          <w:tcPr>
            <w:tcW w:w="2329" w:type="dxa"/>
            <w:shd w:val="clear" w:color="auto" w:fill="auto"/>
            <w:vAlign w:val="bottom"/>
          </w:tcPr>
          <w:p w14:paraId="6D2FF88A" w14:textId="4FFDD468" w:rsidR="00480CC4" w:rsidRPr="005B43AE" w:rsidDel="00471E7D" w:rsidRDefault="00480CC4">
            <w:pPr>
              <w:spacing w:before="0" w:line="240" w:lineRule="auto"/>
              <w:contextualSpacing w:val="0"/>
              <w:rPr>
                <w:del w:id="26775" w:author="Phuong Truong Thi" w:date="2024-10-08T18:07:00Z"/>
                <w:rFonts w:ascii="Times New Roman" w:eastAsia="Times New Roman" w:hAnsi="Times New Roman"/>
                <w:color w:val="000000"/>
                <w:sz w:val="24"/>
                <w:szCs w:val="24"/>
                <w:lang w:val="vi-VN" w:eastAsia="vi-VN"/>
              </w:rPr>
            </w:pPr>
            <w:del w:id="26776" w:author="Phuong Truong Thi" w:date="2024-10-08T18:07:00Z">
              <w:r w:rsidRPr="005B43AE" w:rsidDel="00471E7D">
                <w:rPr>
                  <w:rFonts w:ascii="Times New Roman" w:hAnsi="Times New Roman"/>
                  <w:color w:val="000000"/>
                  <w:sz w:val="24"/>
                  <w:szCs w:val="24"/>
                </w:rPr>
                <w:delText>Tên chi nhánh quản lý CBBH</w:delText>
              </w:r>
              <w:bookmarkStart w:id="26777" w:name="_Toc180598458"/>
              <w:bookmarkStart w:id="26778" w:name="_Toc180599222"/>
              <w:bookmarkStart w:id="26779" w:name="_Toc181872967"/>
              <w:bookmarkStart w:id="26780" w:name="_Toc183455486"/>
              <w:bookmarkStart w:id="26781" w:name="_Toc183456438"/>
              <w:bookmarkStart w:id="26782" w:name="_Toc184406772"/>
              <w:bookmarkStart w:id="26783" w:name="_Toc184408031"/>
              <w:bookmarkStart w:id="26784" w:name="_Toc184408979"/>
              <w:bookmarkStart w:id="26785" w:name="_Toc184409927"/>
              <w:bookmarkStart w:id="26786" w:name="_Toc184813713"/>
              <w:bookmarkEnd w:id="26777"/>
              <w:bookmarkEnd w:id="26778"/>
              <w:bookmarkEnd w:id="26779"/>
              <w:bookmarkEnd w:id="26780"/>
              <w:bookmarkEnd w:id="26781"/>
              <w:bookmarkEnd w:id="26782"/>
              <w:bookmarkEnd w:id="26783"/>
              <w:bookmarkEnd w:id="26784"/>
              <w:bookmarkEnd w:id="26785"/>
              <w:bookmarkEnd w:id="26786"/>
            </w:del>
          </w:p>
        </w:tc>
        <w:tc>
          <w:tcPr>
            <w:tcW w:w="1405" w:type="dxa"/>
          </w:tcPr>
          <w:p w14:paraId="645EC044" w14:textId="0D6924F0" w:rsidR="00480CC4" w:rsidRPr="003A44DC" w:rsidDel="00471E7D" w:rsidRDefault="00480CC4">
            <w:pPr>
              <w:spacing w:before="0" w:line="240" w:lineRule="auto"/>
              <w:contextualSpacing w:val="0"/>
              <w:jc w:val="left"/>
              <w:rPr>
                <w:del w:id="26787" w:author="Phuong Truong Thi" w:date="2024-10-08T18:07:00Z"/>
                <w:rFonts w:ascii="Times New Roman" w:eastAsia="Times New Roman" w:hAnsi="Times New Roman"/>
                <w:color w:val="000000"/>
                <w:sz w:val="24"/>
                <w:szCs w:val="24"/>
                <w:lang w:eastAsia="vi-VN"/>
              </w:rPr>
            </w:pPr>
            <w:del w:id="26788" w:author="Phuong Truong Thi" w:date="2024-10-08T18:07:00Z">
              <w:r w:rsidDel="00471E7D">
                <w:rPr>
                  <w:rFonts w:ascii="Times New Roman" w:eastAsia="Times New Roman" w:hAnsi="Times New Roman"/>
                  <w:color w:val="000000"/>
                  <w:sz w:val="24"/>
                  <w:szCs w:val="24"/>
                  <w:lang w:eastAsia="vi-VN"/>
                </w:rPr>
                <w:delText>Text link</w:delText>
              </w:r>
              <w:bookmarkStart w:id="26789" w:name="_Toc180598459"/>
              <w:bookmarkStart w:id="26790" w:name="_Toc180599223"/>
              <w:bookmarkStart w:id="26791" w:name="_Toc181872968"/>
              <w:bookmarkStart w:id="26792" w:name="_Toc183455487"/>
              <w:bookmarkStart w:id="26793" w:name="_Toc183456439"/>
              <w:bookmarkStart w:id="26794" w:name="_Toc184406773"/>
              <w:bookmarkStart w:id="26795" w:name="_Toc184408032"/>
              <w:bookmarkStart w:id="26796" w:name="_Toc184408980"/>
              <w:bookmarkStart w:id="26797" w:name="_Toc184409928"/>
              <w:bookmarkStart w:id="26798" w:name="_Toc184813714"/>
              <w:bookmarkEnd w:id="26789"/>
              <w:bookmarkEnd w:id="26790"/>
              <w:bookmarkEnd w:id="26791"/>
              <w:bookmarkEnd w:id="26792"/>
              <w:bookmarkEnd w:id="26793"/>
              <w:bookmarkEnd w:id="26794"/>
              <w:bookmarkEnd w:id="26795"/>
              <w:bookmarkEnd w:id="26796"/>
              <w:bookmarkEnd w:id="26797"/>
              <w:bookmarkEnd w:id="26798"/>
            </w:del>
          </w:p>
        </w:tc>
        <w:tc>
          <w:tcPr>
            <w:tcW w:w="2670" w:type="dxa"/>
            <w:shd w:val="clear" w:color="auto" w:fill="auto"/>
            <w:noWrap/>
            <w:vAlign w:val="center"/>
          </w:tcPr>
          <w:p w14:paraId="2202CD8B" w14:textId="15BAB560" w:rsidR="00480CC4" w:rsidRPr="003A44DC" w:rsidDel="00471E7D" w:rsidRDefault="00480CC4">
            <w:pPr>
              <w:spacing w:before="0" w:line="240" w:lineRule="auto"/>
              <w:contextualSpacing w:val="0"/>
              <w:rPr>
                <w:del w:id="26799" w:author="Phuong Truong Thi" w:date="2024-10-08T18:07:00Z"/>
                <w:rFonts w:ascii="Times New Roman" w:eastAsia="Times New Roman" w:hAnsi="Times New Roman"/>
                <w:color w:val="000000"/>
                <w:sz w:val="24"/>
                <w:szCs w:val="24"/>
                <w:lang w:val="vi-VN" w:eastAsia="vi-VN"/>
              </w:rPr>
            </w:pPr>
            <w:bookmarkStart w:id="26800" w:name="_Toc180598460"/>
            <w:bookmarkStart w:id="26801" w:name="_Toc180599224"/>
            <w:bookmarkStart w:id="26802" w:name="_Toc181872969"/>
            <w:bookmarkStart w:id="26803" w:name="_Toc183455488"/>
            <w:bookmarkStart w:id="26804" w:name="_Toc183456440"/>
            <w:bookmarkStart w:id="26805" w:name="_Toc184406774"/>
            <w:bookmarkStart w:id="26806" w:name="_Toc184408033"/>
            <w:bookmarkStart w:id="26807" w:name="_Toc184408981"/>
            <w:bookmarkStart w:id="26808" w:name="_Toc184409929"/>
            <w:bookmarkStart w:id="26809" w:name="_Toc184813715"/>
            <w:bookmarkEnd w:id="26800"/>
            <w:bookmarkEnd w:id="26801"/>
            <w:bookmarkEnd w:id="26802"/>
            <w:bookmarkEnd w:id="26803"/>
            <w:bookmarkEnd w:id="26804"/>
            <w:bookmarkEnd w:id="26805"/>
            <w:bookmarkEnd w:id="26806"/>
            <w:bookmarkEnd w:id="26807"/>
            <w:bookmarkEnd w:id="26808"/>
            <w:bookmarkEnd w:id="26809"/>
          </w:p>
        </w:tc>
        <w:bookmarkStart w:id="26810" w:name="_Toc180598461"/>
        <w:bookmarkStart w:id="26811" w:name="_Toc180599225"/>
        <w:bookmarkStart w:id="26812" w:name="_Toc181872970"/>
        <w:bookmarkStart w:id="26813" w:name="_Toc183455489"/>
        <w:bookmarkStart w:id="26814" w:name="_Toc183456441"/>
        <w:bookmarkStart w:id="26815" w:name="_Toc184406775"/>
        <w:bookmarkStart w:id="26816" w:name="_Toc184408034"/>
        <w:bookmarkStart w:id="26817" w:name="_Toc184408982"/>
        <w:bookmarkStart w:id="26818" w:name="_Toc184409930"/>
        <w:bookmarkStart w:id="26819" w:name="_Toc184813716"/>
        <w:bookmarkEnd w:id="26810"/>
        <w:bookmarkEnd w:id="26811"/>
        <w:bookmarkEnd w:id="26812"/>
        <w:bookmarkEnd w:id="26813"/>
        <w:bookmarkEnd w:id="26814"/>
        <w:bookmarkEnd w:id="26815"/>
        <w:bookmarkEnd w:id="26816"/>
        <w:bookmarkEnd w:id="26817"/>
        <w:bookmarkEnd w:id="26818"/>
        <w:bookmarkEnd w:id="26819"/>
      </w:tr>
    </w:tbl>
    <w:p w14:paraId="7A0F34EA" w14:textId="3BEEEBA7" w:rsidR="00B92CBA" w:rsidRPr="001E4D50" w:rsidDel="00471E7D" w:rsidRDefault="00B92CBA" w:rsidP="001E4D50">
      <w:pPr>
        <w:pStyle w:val="Heading31"/>
        <w:rPr>
          <w:del w:id="26820" w:author="Phuong Truong Thi" w:date="2024-10-08T18:07:00Z"/>
          <w:sz w:val="24"/>
          <w:szCs w:val="24"/>
        </w:rPr>
      </w:pPr>
      <w:bookmarkStart w:id="26821" w:name="_Toc180598462"/>
      <w:bookmarkStart w:id="26822" w:name="_Toc180599226"/>
      <w:bookmarkStart w:id="26823" w:name="_Toc181872971"/>
      <w:bookmarkStart w:id="26824" w:name="_Toc183455490"/>
      <w:bookmarkStart w:id="26825" w:name="_Toc183456442"/>
      <w:bookmarkStart w:id="26826" w:name="_Toc184406776"/>
      <w:bookmarkStart w:id="26827" w:name="_Toc184408035"/>
      <w:bookmarkStart w:id="26828" w:name="_Toc184408983"/>
      <w:bookmarkStart w:id="26829" w:name="_Toc184409931"/>
      <w:bookmarkStart w:id="26830" w:name="_Toc184813717"/>
      <w:bookmarkEnd w:id="26821"/>
      <w:bookmarkEnd w:id="26822"/>
      <w:bookmarkEnd w:id="26823"/>
      <w:bookmarkEnd w:id="26824"/>
      <w:bookmarkEnd w:id="26825"/>
      <w:bookmarkEnd w:id="26826"/>
      <w:bookmarkEnd w:id="26827"/>
      <w:bookmarkEnd w:id="26828"/>
      <w:bookmarkEnd w:id="26829"/>
      <w:bookmarkEnd w:id="26830"/>
    </w:p>
    <w:p w14:paraId="3FDF7C4D" w14:textId="5E496F1F" w:rsidR="00B92CBA" w:rsidRPr="001E4D50" w:rsidDel="00471E7D" w:rsidRDefault="00B92CBA" w:rsidP="001E4D50">
      <w:pPr>
        <w:pStyle w:val="Heading31"/>
        <w:rPr>
          <w:del w:id="26831" w:author="Phuong Truong Thi" w:date="2024-10-08T18:07:00Z"/>
          <w:sz w:val="24"/>
          <w:szCs w:val="24"/>
        </w:rPr>
      </w:pPr>
      <w:del w:id="26832" w:author="Phuong Truong Thi" w:date="2024-10-08T18:07:00Z">
        <w:r w:rsidRPr="001E4D50" w:rsidDel="00471E7D">
          <w:rPr>
            <w:i/>
            <w:iCs/>
            <w:sz w:val="24"/>
            <w:szCs w:val="24"/>
          </w:rPr>
          <w:delText>Màn hình minh họa</w:delText>
        </w:r>
        <w:bookmarkStart w:id="26833" w:name="_Toc180598463"/>
        <w:bookmarkStart w:id="26834" w:name="_Toc180599227"/>
        <w:bookmarkStart w:id="26835" w:name="_Toc181872972"/>
        <w:bookmarkStart w:id="26836" w:name="_Toc183455491"/>
        <w:bookmarkStart w:id="26837" w:name="_Toc183456443"/>
        <w:bookmarkStart w:id="26838" w:name="_Toc184406777"/>
        <w:bookmarkStart w:id="26839" w:name="_Toc184408036"/>
        <w:bookmarkStart w:id="26840" w:name="_Toc184408984"/>
        <w:bookmarkStart w:id="26841" w:name="_Toc184409932"/>
        <w:bookmarkStart w:id="26842" w:name="_Toc184813718"/>
        <w:bookmarkEnd w:id="26833"/>
        <w:bookmarkEnd w:id="26834"/>
        <w:bookmarkEnd w:id="26835"/>
        <w:bookmarkEnd w:id="26836"/>
        <w:bookmarkEnd w:id="26837"/>
        <w:bookmarkEnd w:id="26838"/>
        <w:bookmarkEnd w:id="26839"/>
        <w:bookmarkEnd w:id="26840"/>
        <w:bookmarkEnd w:id="26841"/>
        <w:bookmarkEnd w:id="26842"/>
      </w:del>
    </w:p>
    <w:p w14:paraId="0C413C8A" w14:textId="5D9AFCF1" w:rsidR="00616C86" w:rsidRPr="001E4D50" w:rsidDel="00FD6BA2" w:rsidRDefault="00616C86" w:rsidP="001E4D50">
      <w:pPr>
        <w:pStyle w:val="Heading31"/>
        <w:rPr>
          <w:del w:id="26843" w:author="Phuong Truong Thi" w:date="2024-10-17T18:57:00Z"/>
          <w:sz w:val="24"/>
          <w:szCs w:val="24"/>
        </w:rPr>
      </w:pPr>
      <w:del w:id="26844" w:author="Phuong Truong Thi" w:date="2024-10-08T18:07:00Z">
        <w:r w:rsidRPr="001E4D50" w:rsidDel="00471E7D">
          <w:rPr>
            <w:b w:val="0"/>
            <w:bCs w:val="0"/>
            <w:noProof/>
            <w:sz w:val="24"/>
            <w:szCs w:val="24"/>
          </w:rPr>
          <w:drawing>
            <wp:inline distT="0" distB="0" distL="0" distR="0" wp14:anchorId="41F1F715" wp14:editId="2A07DB1E">
              <wp:extent cx="5821045" cy="2266950"/>
              <wp:effectExtent l="0" t="0" r="8255" b="0"/>
              <wp:docPr id="194158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6845" w:name="_Toc180598464"/>
      <w:bookmarkStart w:id="26846" w:name="_Toc180599228"/>
      <w:bookmarkStart w:id="26847" w:name="_Toc181872973"/>
      <w:bookmarkStart w:id="26848" w:name="_Toc183455492"/>
      <w:bookmarkStart w:id="26849" w:name="_Toc183456444"/>
      <w:bookmarkStart w:id="26850" w:name="_Toc184406778"/>
      <w:bookmarkStart w:id="26851" w:name="_Toc184408037"/>
      <w:bookmarkStart w:id="26852" w:name="_Toc184408985"/>
      <w:bookmarkStart w:id="26853" w:name="_Toc184409933"/>
      <w:bookmarkStart w:id="26854" w:name="_Toc184813719"/>
      <w:bookmarkEnd w:id="26845"/>
      <w:bookmarkEnd w:id="26846"/>
      <w:bookmarkEnd w:id="26847"/>
      <w:bookmarkEnd w:id="26848"/>
      <w:bookmarkEnd w:id="26849"/>
      <w:bookmarkEnd w:id="26850"/>
      <w:bookmarkEnd w:id="26851"/>
      <w:bookmarkEnd w:id="26852"/>
      <w:bookmarkEnd w:id="26853"/>
      <w:bookmarkEnd w:id="26854"/>
    </w:p>
    <w:p w14:paraId="5F50634B" w14:textId="2A670B58" w:rsidR="0096699D" w:rsidRPr="00CF7360" w:rsidDel="00890E54" w:rsidRDefault="0096699D" w:rsidP="0096699D">
      <w:pPr>
        <w:pStyle w:val="Heading31"/>
        <w:rPr>
          <w:del w:id="26855" w:author="Phuong Truong Thi" w:date="2024-11-20T12:59:00Z"/>
          <w:sz w:val="24"/>
          <w:szCs w:val="24"/>
          <w:lang w:val="vi-VN"/>
        </w:rPr>
      </w:pPr>
      <w:bookmarkStart w:id="26856" w:name="_Toc177425401"/>
      <w:del w:id="26857" w:author="Phuong Truong Thi" w:date="2024-11-20T12:59:00Z">
        <w:r w:rsidRPr="00815A62" w:rsidDel="00890E54">
          <w:rPr>
            <w:sz w:val="24"/>
            <w:szCs w:val="24"/>
          </w:rPr>
          <w:delText xml:space="preserve">Các </w:delText>
        </w:r>
        <w:r w:rsidR="00872D81" w:rsidDel="00890E54">
          <w:rPr>
            <w:sz w:val="24"/>
            <w:szCs w:val="24"/>
          </w:rPr>
          <w:delText>tính</w:delText>
        </w:r>
        <w:r w:rsidRPr="00815A62" w:rsidDel="00890E54">
          <w:rPr>
            <w:sz w:val="24"/>
            <w:szCs w:val="24"/>
          </w:rPr>
          <w:delText xml:space="preserve"> năng trên danh sách KH </w:delText>
        </w:r>
        <w:r w:rsidDel="00890E54">
          <w:rPr>
            <w:sz w:val="24"/>
            <w:szCs w:val="24"/>
          </w:rPr>
          <w:delText>sinh nhật</w:delText>
        </w:r>
        <w:bookmarkStart w:id="26858" w:name="_Toc183455493"/>
        <w:bookmarkStart w:id="26859" w:name="_Toc183456445"/>
        <w:bookmarkStart w:id="26860" w:name="_Toc184406779"/>
        <w:bookmarkStart w:id="26861" w:name="_Toc184408038"/>
        <w:bookmarkStart w:id="26862" w:name="_Toc184408986"/>
        <w:bookmarkStart w:id="26863" w:name="_Toc184409934"/>
        <w:bookmarkStart w:id="26864" w:name="_Toc184813720"/>
        <w:bookmarkEnd w:id="26858"/>
        <w:bookmarkEnd w:id="26859"/>
        <w:bookmarkEnd w:id="26860"/>
        <w:bookmarkEnd w:id="26861"/>
        <w:bookmarkEnd w:id="26862"/>
        <w:bookmarkEnd w:id="26863"/>
        <w:bookmarkEnd w:id="26864"/>
      </w:del>
    </w:p>
    <w:p w14:paraId="0083CE3A" w14:textId="16E7A08E" w:rsidR="00CF7360" w:rsidDel="00890E54" w:rsidRDefault="00872D81" w:rsidP="00CF7360">
      <w:pPr>
        <w:pStyle w:val="Heading31"/>
        <w:numPr>
          <w:ilvl w:val="0"/>
          <w:numId w:val="144"/>
        </w:numPr>
        <w:ind w:hanging="540"/>
        <w:outlineLvl w:val="9"/>
        <w:rPr>
          <w:del w:id="26865" w:author="Phuong Truong Thi" w:date="2024-11-20T12:59:00Z"/>
          <w:sz w:val="24"/>
          <w:szCs w:val="24"/>
        </w:rPr>
      </w:pPr>
      <w:del w:id="26866" w:author="Phuong Truong Thi" w:date="2024-11-20T12:59:00Z">
        <w:r w:rsidDel="00890E54">
          <w:rPr>
            <w:sz w:val="24"/>
            <w:szCs w:val="24"/>
          </w:rPr>
          <w:delText>Tính</w:delText>
        </w:r>
        <w:r w:rsidR="00CF7360" w:rsidDel="00890E54">
          <w:rPr>
            <w:sz w:val="24"/>
            <w:szCs w:val="24"/>
          </w:rPr>
          <w:delText xml:space="preserve"> năng Search in list </w:delText>
        </w:r>
        <w:bookmarkStart w:id="26867" w:name="_Toc183455494"/>
        <w:bookmarkStart w:id="26868" w:name="_Toc183456446"/>
        <w:bookmarkStart w:id="26869" w:name="_Toc184406780"/>
        <w:bookmarkStart w:id="26870" w:name="_Toc184408039"/>
        <w:bookmarkStart w:id="26871" w:name="_Toc184408987"/>
        <w:bookmarkStart w:id="26872" w:name="_Toc184409935"/>
        <w:bookmarkStart w:id="26873" w:name="_Toc184813721"/>
        <w:bookmarkEnd w:id="26867"/>
        <w:bookmarkEnd w:id="26868"/>
        <w:bookmarkEnd w:id="26869"/>
        <w:bookmarkEnd w:id="26870"/>
        <w:bookmarkEnd w:id="26871"/>
        <w:bookmarkEnd w:id="26872"/>
        <w:bookmarkEnd w:id="26873"/>
      </w:del>
    </w:p>
    <w:p w14:paraId="067A483C" w14:textId="18CD438C" w:rsidR="00CF7360" w:rsidRPr="00BB69B9" w:rsidDel="00890E54" w:rsidRDefault="00CF7360" w:rsidP="00A35866">
      <w:pPr>
        <w:pStyle w:val="ListParagraph"/>
        <w:numPr>
          <w:ilvl w:val="0"/>
          <w:numId w:val="0"/>
        </w:numPr>
        <w:tabs>
          <w:tab w:val="left" w:pos="360"/>
        </w:tabs>
        <w:ind w:left="360" w:hanging="180"/>
        <w:rPr>
          <w:del w:id="26874" w:author="Phuong Truong Thi" w:date="2024-11-20T12:59:00Z"/>
          <w:szCs w:val="24"/>
        </w:rPr>
      </w:pPr>
      <w:del w:id="26875" w:author="Phuong Truong Thi" w:date="2024-11-20T12:59:00Z">
        <w:r w:rsidDel="00890E54">
          <w:rPr>
            <w:szCs w:val="24"/>
          </w:rPr>
          <w:delText xml:space="preserve">Bước 1: </w:delText>
        </w:r>
        <w:r w:rsidRPr="00902F80" w:rsidDel="00890E54">
          <w:rPr>
            <w:szCs w:val="24"/>
          </w:rPr>
          <w:delText xml:space="preserve">Tại màn hình danh sách </w:delText>
        </w:r>
        <w:r w:rsidR="000B6994" w:rsidDel="00890E54">
          <w:rPr>
            <w:szCs w:val="24"/>
          </w:rPr>
          <w:delText>KH sinh nhật</w:delText>
        </w:r>
        <w:r w:rsidRPr="00902F80" w:rsidDel="00890E54">
          <w:rPr>
            <w:szCs w:val="24"/>
          </w:rPr>
          <w:delText xml:space="preserve">, </w:delText>
        </w:r>
        <w:r w:rsidDel="00890E54">
          <w:rPr>
            <w:szCs w:val="24"/>
          </w:rPr>
          <w:delText>User</w:delText>
        </w:r>
        <w:r w:rsidRPr="00902F80" w:rsidDel="00890E54">
          <w:rPr>
            <w:szCs w:val="24"/>
          </w:rPr>
          <w:delText xml:space="preserve"> nhập thông tin tìm kiếm vào search box</w:delText>
        </w:r>
        <w:r w:rsidDel="00890E54">
          <w:rPr>
            <w:szCs w:val="24"/>
          </w:rPr>
          <w:delText xml:space="preserve"> </w:delText>
        </w:r>
        <w:bookmarkStart w:id="26876" w:name="_Toc183455495"/>
        <w:bookmarkStart w:id="26877" w:name="_Toc183456447"/>
        <w:bookmarkStart w:id="26878" w:name="_Toc184406781"/>
        <w:bookmarkStart w:id="26879" w:name="_Toc184408040"/>
        <w:bookmarkStart w:id="26880" w:name="_Toc184408988"/>
        <w:bookmarkStart w:id="26881" w:name="_Toc184409936"/>
        <w:bookmarkStart w:id="26882" w:name="_Toc184813722"/>
        <w:bookmarkEnd w:id="26876"/>
        <w:bookmarkEnd w:id="26877"/>
        <w:bookmarkEnd w:id="26878"/>
        <w:bookmarkEnd w:id="26879"/>
        <w:bookmarkEnd w:id="26880"/>
        <w:bookmarkEnd w:id="26881"/>
        <w:bookmarkEnd w:id="26882"/>
      </w:del>
    </w:p>
    <w:p w14:paraId="1C31E676" w14:textId="2508578F" w:rsidR="00CF7360" w:rsidRPr="00902F80" w:rsidDel="00890E54" w:rsidRDefault="00CF7360" w:rsidP="00CF7360">
      <w:pPr>
        <w:pStyle w:val="ListParagraph"/>
        <w:numPr>
          <w:ilvl w:val="0"/>
          <w:numId w:val="0"/>
        </w:numPr>
        <w:ind w:left="360" w:hanging="180"/>
        <w:rPr>
          <w:del w:id="26883" w:author="Phuong Truong Thi" w:date="2024-11-20T12:59:00Z"/>
          <w:szCs w:val="24"/>
        </w:rPr>
      </w:pPr>
      <w:del w:id="26884" w:author="Phuong Truong Thi" w:date="2024-11-20T12:59:00Z">
        <w:r w:rsidDel="00890E54">
          <w:rPr>
            <w:szCs w:val="24"/>
          </w:rPr>
          <w:delText>Bước 2:</w:delText>
        </w:r>
        <w:r w:rsidRPr="00902F80" w:rsidDel="00890E54">
          <w:rPr>
            <w:szCs w:val="24"/>
          </w:rPr>
          <w:delText xml:space="preserve"> </w:delText>
        </w:r>
        <w:r w:rsidR="00A35866" w:rsidRPr="00902F80" w:rsidDel="00890E54">
          <w:rPr>
            <w:szCs w:val="24"/>
          </w:rPr>
          <w:delText xml:space="preserve">Hệ thống </w:delText>
        </w:r>
        <w:r w:rsidR="00A35866" w:rsidDel="00890E54">
          <w:rPr>
            <w:szCs w:val="24"/>
          </w:rPr>
          <w:delText>thực hiện tra cứu thông tin tìm kiếm trên 4 trường CIF/ Legal ID/ Số điện thoại/ Tên khách hàng và trả ra kết quả phù hợp</w:delText>
        </w:r>
        <w:bookmarkStart w:id="26885" w:name="_Toc183455496"/>
        <w:bookmarkStart w:id="26886" w:name="_Toc183456448"/>
        <w:bookmarkStart w:id="26887" w:name="_Toc184406782"/>
        <w:bookmarkStart w:id="26888" w:name="_Toc184408041"/>
        <w:bookmarkStart w:id="26889" w:name="_Toc184408989"/>
        <w:bookmarkStart w:id="26890" w:name="_Toc184409937"/>
        <w:bookmarkStart w:id="26891" w:name="_Toc184813723"/>
        <w:bookmarkEnd w:id="26885"/>
        <w:bookmarkEnd w:id="26886"/>
        <w:bookmarkEnd w:id="26887"/>
        <w:bookmarkEnd w:id="26888"/>
        <w:bookmarkEnd w:id="26889"/>
        <w:bookmarkEnd w:id="26890"/>
        <w:bookmarkEnd w:id="26891"/>
      </w:del>
    </w:p>
    <w:p w14:paraId="41630D57" w14:textId="59763789" w:rsidR="00CF7360" w:rsidRPr="00902F80" w:rsidDel="00890E54" w:rsidRDefault="00CF7360" w:rsidP="00CF7360">
      <w:pPr>
        <w:pStyle w:val="ListParagraph"/>
        <w:numPr>
          <w:ilvl w:val="0"/>
          <w:numId w:val="0"/>
        </w:numPr>
        <w:ind w:left="360" w:hanging="180"/>
        <w:rPr>
          <w:del w:id="26892" w:author="Phuong Truong Thi" w:date="2024-11-20T12:59:00Z"/>
          <w:szCs w:val="24"/>
        </w:rPr>
      </w:pPr>
      <w:del w:id="26893" w:author="Phuong Truong Thi" w:date="2024-11-20T12:59:00Z">
        <w:r w:rsidRPr="00902F80" w:rsidDel="00890E54">
          <w:rPr>
            <w:szCs w:val="24"/>
          </w:rPr>
          <w:delText>Cho phép tìm kiếm gần đúng, không phân biệt chữ hoa, chữ thường.</w:delText>
        </w:r>
        <w:bookmarkStart w:id="26894" w:name="_Toc183455497"/>
        <w:bookmarkStart w:id="26895" w:name="_Toc183456449"/>
        <w:bookmarkStart w:id="26896" w:name="_Toc184406783"/>
        <w:bookmarkStart w:id="26897" w:name="_Toc184408042"/>
        <w:bookmarkStart w:id="26898" w:name="_Toc184408990"/>
        <w:bookmarkStart w:id="26899" w:name="_Toc184409938"/>
        <w:bookmarkStart w:id="26900" w:name="_Toc184813724"/>
        <w:bookmarkEnd w:id="26894"/>
        <w:bookmarkEnd w:id="26895"/>
        <w:bookmarkEnd w:id="26896"/>
        <w:bookmarkEnd w:id="26897"/>
        <w:bookmarkEnd w:id="26898"/>
        <w:bookmarkEnd w:id="26899"/>
        <w:bookmarkEnd w:id="26900"/>
      </w:del>
    </w:p>
    <w:p w14:paraId="10039F98" w14:textId="3464D248" w:rsidR="00CF7360" w:rsidRPr="00902F80" w:rsidDel="00890E54" w:rsidRDefault="00872D81" w:rsidP="00CF7360">
      <w:pPr>
        <w:pStyle w:val="Heading31"/>
        <w:numPr>
          <w:ilvl w:val="0"/>
          <w:numId w:val="144"/>
        </w:numPr>
        <w:ind w:hanging="540"/>
        <w:outlineLvl w:val="9"/>
        <w:rPr>
          <w:del w:id="26901" w:author="Phuong Truong Thi" w:date="2024-11-20T12:59:00Z"/>
          <w:sz w:val="24"/>
          <w:szCs w:val="24"/>
        </w:rPr>
      </w:pPr>
      <w:del w:id="26902" w:author="Phuong Truong Thi" w:date="2024-11-20T12:59:00Z">
        <w:r w:rsidDel="00890E54">
          <w:rPr>
            <w:sz w:val="24"/>
            <w:szCs w:val="24"/>
          </w:rPr>
          <w:delText>Tính</w:delText>
        </w:r>
        <w:r w:rsidR="00CF7360" w:rsidRPr="00902F80" w:rsidDel="00890E54">
          <w:rPr>
            <w:sz w:val="24"/>
            <w:szCs w:val="24"/>
          </w:rPr>
          <w:delText xml:space="preserve"> năng Filter</w:delText>
        </w:r>
        <w:bookmarkStart w:id="26903" w:name="_Toc183455498"/>
        <w:bookmarkStart w:id="26904" w:name="_Toc183456450"/>
        <w:bookmarkStart w:id="26905" w:name="_Toc184406784"/>
        <w:bookmarkStart w:id="26906" w:name="_Toc184408043"/>
        <w:bookmarkStart w:id="26907" w:name="_Toc184408991"/>
        <w:bookmarkStart w:id="26908" w:name="_Toc184409939"/>
        <w:bookmarkStart w:id="26909" w:name="_Toc184813725"/>
        <w:bookmarkEnd w:id="26903"/>
        <w:bookmarkEnd w:id="26904"/>
        <w:bookmarkEnd w:id="26905"/>
        <w:bookmarkEnd w:id="26906"/>
        <w:bookmarkEnd w:id="26907"/>
        <w:bookmarkEnd w:id="26908"/>
        <w:bookmarkEnd w:id="26909"/>
      </w:del>
    </w:p>
    <w:p w14:paraId="760E4DA7" w14:textId="2738D718" w:rsidR="00CF7360" w:rsidRPr="00902F80" w:rsidDel="00890E54" w:rsidRDefault="00CF7360" w:rsidP="00CF7360">
      <w:pPr>
        <w:pStyle w:val="ListParagraph"/>
        <w:numPr>
          <w:ilvl w:val="0"/>
          <w:numId w:val="0"/>
        </w:numPr>
        <w:spacing w:before="0" w:line="240" w:lineRule="auto"/>
        <w:ind w:left="450" w:hanging="270"/>
        <w:contextualSpacing w:val="0"/>
        <w:rPr>
          <w:del w:id="26910" w:author="Phuong Truong Thi" w:date="2024-11-20T12:59:00Z"/>
          <w:rFonts w:eastAsia="Times New Roman"/>
          <w:color w:val="000000"/>
          <w:szCs w:val="24"/>
        </w:rPr>
      </w:pPr>
      <w:del w:id="26911" w:author="Phuong Truong Thi" w:date="2024-11-20T12:59:00Z">
        <w:r w:rsidDel="00890E54">
          <w:rPr>
            <w:rFonts w:eastAsia="Times New Roman"/>
            <w:color w:val="000000"/>
            <w:szCs w:val="24"/>
          </w:rPr>
          <w:delText xml:space="preserve">Bước 1: </w:delText>
        </w:r>
        <w:r w:rsidRPr="00902F80" w:rsidDel="00890E54">
          <w:rPr>
            <w:rFonts w:eastAsia="Times New Roman"/>
            <w:color w:val="000000"/>
            <w:szCs w:val="24"/>
          </w:rPr>
          <w:delText xml:space="preserve"> </w:delText>
        </w:r>
        <w:r w:rsidR="000B6994" w:rsidDel="00890E54">
          <w:rPr>
            <w:szCs w:val="24"/>
          </w:rPr>
          <w:delText>KH sinh nhật</w:delText>
        </w:r>
        <w:r w:rsidDel="00890E54">
          <w:rPr>
            <w:rFonts w:eastAsia="Times New Roman"/>
            <w:color w:val="000000"/>
            <w:szCs w:val="24"/>
          </w:rPr>
          <w:delText>User</w:delText>
        </w:r>
        <w:r w:rsidRPr="00902F80" w:rsidDel="00890E54">
          <w:rPr>
            <w:rFonts w:eastAsia="Times New Roman"/>
            <w:color w:val="000000"/>
            <w:szCs w:val="24"/>
          </w:rPr>
          <w:delText xml:space="preserve"> nhấn vào icon Filter</w:delText>
        </w:r>
        <w:bookmarkStart w:id="26912" w:name="_Toc183455499"/>
        <w:bookmarkStart w:id="26913" w:name="_Toc183456451"/>
        <w:bookmarkStart w:id="26914" w:name="_Toc184406785"/>
        <w:bookmarkStart w:id="26915" w:name="_Toc184408044"/>
        <w:bookmarkStart w:id="26916" w:name="_Toc184408992"/>
        <w:bookmarkStart w:id="26917" w:name="_Toc184409940"/>
        <w:bookmarkStart w:id="26918" w:name="_Toc184813726"/>
        <w:bookmarkEnd w:id="26912"/>
        <w:bookmarkEnd w:id="26913"/>
        <w:bookmarkEnd w:id="26914"/>
        <w:bookmarkEnd w:id="26915"/>
        <w:bookmarkEnd w:id="26916"/>
        <w:bookmarkEnd w:id="26917"/>
        <w:bookmarkEnd w:id="26918"/>
      </w:del>
    </w:p>
    <w:p w14:paraId="05964E9D" w14:textId="315F0E14" w:rsidR="00CF7360" w:rsidRPr="00902F80" w:rsidDel="00890E54" w:rsidRDefault="00CF7360" w:rsidP="00CF7360">
      <w:pPr>
        <w:spacing w:before="0" w:line="240" w:lineRule="auto"/>
        <w:ind w:left="360" w:hanging="360"/>
        <w:contextualSpacing w:val="0"/>
        <w:rPr>
          <w:del w:id="26919" w:author="Phuong Truong Thi" w:date="2024-11-20T12:59:00Z"/>
          <w:rFonts w:ascii="Times New Roman" w:eastAsia="Times New Roman" w:hAnsi="Times New Roman"/>
          <w:color w:val="000000"/>
          <w:sz w:val="24"/>
          <w:szCs w:val="24"/>
        </w:rPr>
      </w:pPr>
      <w:del w:id="26920" w:author="Phuong Truong Thi" w:date="2024-11-20T12:59: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3.1: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5: </w:delText>
        </w:r>
        <w:bookmarkStart w:id="26921" w:name="_Toc183455500"/>
        <w:bookmarkStart w:id="26922" w:name="_Toc183456452"/>
        <w:bookmarkStart w:id="26923" w:name="_Toc184406786"/>
        <w:bookmarkStart w:id="26924" w:name="_Toc184408045"/>
        <w:bookmarkStart w:id="26925" w:name="_Toc184408993"/>
        <w:bookmarkStart w:id="26926" w:name="_Toc184409941"/>
        <w:bookmarkStart w:id="26927" w:name="_Toc184813727"/>
        <w:bookmarkEnd w:id="26921"/>
        <w:bookmarkEnd w:id="26922"/>
        <w:bookmarkEnd w:id="26923"/>
        <w:bookmarkEnd w:id="26924"/>
        <w:bookmarkEnd w:id="26925"/>
        <w:bookmarkEnd w:id="26926"/>
        <w:bookmarkEnd w:id="26927"/>
      </w:del>
    </w:p>
    <w:p w14:paraId="72529454" w14:textId="26ABDE3F" w:rsidR="00CF7360" w:rsidRPr="00902F80" w:rsidDel="00890E54" w:rsidRDefault="00CF7360" w:rsidP="00CF7360">
      <w:pPr>
        <w:pStyle w:val="ListParagraph"/>
        <w:numPr>
          <w:ilvl w:val="0"/>
          <w:numId w:val="0"/>
        </w:numPr>
        <w:spacing w:before="0" w:line="240" w:lineRule="auto"/>
        <w:ind w:left="450"/>
        <w:contextualSpacing w:val="0"/>
        <w:rPr>
          <w:del w:id="26928" w:author="Phuong Truong Thi" w:date="2024-11-20T12:59:00Z"/>
          <w:rFonts w:eastAsia="Times New Roman"/>
          <w:color w:val="000000"/>
          <w:szCs w:val="24"/>
        </w:rPr>
      </w:pPr>
      <w:bookmarkStart w:id="26929" w:name="_Toc183455501"/>
      <w:bookmarkStart w:id="26930" w:name="_Toc183456453"/>
      <w:bookmarkStart w:id="26931" w:name="_Toc184406787"/>
      <w:bookmarkStart w:id="26932" w:name="_Toc184408046"/>
      <w:bookmarkStart w:id="26933" w:name="_Toc184408994"/>
      <w:bookmarkStart w:id="26934" w:name="_Toc184409942"/>
      <w:bookmarkStart w:id="26935" w:name="_Toc184813728"/>
      <w:bookmarkEnd w:id="26929"/>
      <w:bookmarkEnd w:id="26930"/>
      <w:bookmarkEnd w:id="26931"/>
      <w:bookmarkEnd w:id="26932"/>
      <w:bookmarkEnd w:id="26933"/>
      <w:bookmarkEnd w:id="26934"/>
      <w:bookmarkEnd w:id="26935"/>
    </w:p>
    <w:p w14:paraId="65115CAA" w14:textId="5B848181" w:rsidR="00CF7360" w:rsidRPr="00D61B4B" w:rsidDel="00890E54" w:rsidRDefault="00872D81" w:rsidP="00CF7360">
      <w:pPr>
        <w:pStyle w:val="ListParagraph"/>
        <w:numPr>
          <w:ilvl w:val="0"/>
          <w:numId w:val="144"/>
        </w:numPr>
        <w:spacing w:before="0" w:line="240" w:lineRule="auto"/>
        <w:ind w:hanging="630"/>
        <w:contextualSpacing w:val="0"/>
        <w:rPr>
          <w:del w:id="26936" w:author="Phuong Truong Thi" w:date="2024-11-20T12:59:00Z"/>
          <w:rFonts w:eastAsia="Times New Roman"/>
          <w:b/>
          <w:bCs/>
          <w:color w:val="000000"/>
          <w:szCs w:val="24"/>
        </w:rPr>
      </w:pPr>
      <w:del w:id="26937" w:author="Phuong Truong Thi" w:date="2024-11-20T12:59:00Z">
        <w:r w:rsidDel="00890E54">
          <w:rPr>
            <w:rFonts w:eastAsia="Times New Roman"/>
            <w:b/>
            <w:bCs/>
            <w:color w:val="000000"/>
            <w:szCs w:val="24"/>
          </w:rPr>
          <w:delText xml:space="preserve">Tính năng </w:delText>
        </w:r>
        <w:r w:rsidR="00CF7360" w:rsidRPr="00D61B4B" w:rsidDel="00890E54">
          <w:rPr>
            <w:rFonts w:eastAsia="Times New Roman"/>
            <w:b/>
            <w:bCs/>
            <w:color w:val="000000"/>
            <w:szCs w:val="24"/>
          </w:rPr>
          <w:delText>Sort</w:delText>
        </w:r>
        <w:bookmarkStart w:id="26938" w:name="_Toc183455502"/>
        <w:bookmarkStart w:id="26939" w:name="_Toc183456454"/>
        <w:bookmarkStart w:id="26940" w:name="_Toc184406788"/>
        <w:bookmarkStart w:id="26941" w:name="_Toc184408047"/>
        <w:bookmarkStart w:id="26942" w:name="_Toc184408995"/>
        <w:bookmarkStart w:id="26943" w:name="_Toc184409943"/>
        <w:bookmarkStart w:id="26944" w:name="_Toc184813729"/>
        <w:bookmarkEnd w:id="26938"/>
        <w:bookmarkEnd w:id="26939"/>
        <w:bookmarkEnd w:id="26940"/>
        <w:bookmarkEnd w:id="26941"/>
        <w:bookmarkEnd w:id="26942"/>
        <w:bookmarkEnd w:id="26943"/>
        <w:bookmarkEnd w:id="26944"/>
      </w:del>
    </w:p>
    <w:p w14:paraId="661CD33A" w14:textId="676B6B43" w:rsidR="00CF7360" w:rsidDel="00890E54" w:rsidRDefault="00CF7360" w:rsidP="00CF7360">
      <w:pPr>
        <w:spacing w:before="0" w:line="240" w:lineRule="auto"/>
        <w:ind w:left="90" w:firstLine="90"/>
        <w:contextualSpacing w:val="0"/>
        <w:rPr>
          <w:del w:id="26945" w:author="Phuong Truong Thi" w:date="2024-11-20T12:59:00Z"/>
          <w:rFonts w:ascii="Times New Roman" w:eastAsia="Times New Roman" w:hAnsi="Times New Roman"/>
          <w:color w:val="000000"/>
          <w:sz w:val="24"/>
          <w:szCs w:val="24"/>
        </w:rPr>
      </w:pPr>
      <w:del w:id="26946" w:author="Phuong Truong Thi" w:date="2024-11-20T12:59:00Z">
        <w:r w:rsidRPr="00902F80" w:rsidDel="00890E54">
          <w:rPr>
            <w:rFonts w:ascii="Times New Roman" w:eastAsia="Times New Roman" w:hAnsi="Times New Roman"/>
            <w:color w:val="000000"/>
            <w:sz w:val="24"/>
            <w:szCs w:val="24"/>
          </w:rPr>
          <w:delText xml:space="preserve"> </w:delText>
        </w:r>
        <w:r w:rsidRPr="000B6994" w:rsidDel="00890E54">
          <w:rPr>
            <w:rFonts w:ascii="Times New Roman" w:eastAsia="Times New Roman" w:hAnsi="Times New Roman"/>
            <w:color w:val="000000"/>
            <w:sz w:val="24"/>
            <w:szCs w:val="24"/>
          </w:rPr>
          <w:delText xml:space="preserve"> </w:delText>
        </w:r>
        <w:r w:rsidR="000B6994" w:rsidRPr="000B6994" w:rsidDel="00890E54">
          <w:rPr>
            <w:rFonts w:ascii="Times New Roman" w:hAnsi="Times New Roman"/>
            <w:sz w:val="24"/>
            <w:szCs w:val="24"/>
          </w:rPr>
          <w:delText>KH sinh nhật</w:delText>
        </w:r>
        <w:r w:rsidR="00872D81" w:rsidDel="00890E54">
          <w:rPr>
            <w:rFonts w:ascii="Times New Roman" w:eastAsia="Times New Roman" w:hAnsi="Times New Roman"/>
            <w:color w:val="000000"/>
            <w:sz w:val="24"/>
            <w:szCs w:val="24"/>
          </w:rPr>
          <w:delText>User</w:delText>
        </w:r>
        <w:r w:rsidDel="00890E54">
          <w:rPr>
            <w:rFonts w:ascii="Times New Roman" w:eastAsia="Times New Roman" w:hAnsi="Times New Roman"/>
            <w:color w:val="000000"/>
            <w:sz w:val="24"/>
            <w:szCs w:val="24"/>
          </w:rPr>
          <w:delText>.</w:delText>
        </w:r>
        <w:bookmarkStart w:id="26947" w:name="_Toc183455503"/>
        <w:bookmarkStart w:id="26948" w:name="_Toc183456455"/>
        <w:bookmarkStart w:id="26949" w:name="_Toc184406789"/>
        <w:bookmarkStart w:id="26950" w:name="_Toc184408048"/>
        <w:bookmarkStart w:id="26951" w:name="_Toc184408996"/>
        <w:bookmarkStart w:id="26952" w:name="_Toc184409944"/>
        <w:bookmarkStart w:id="26953" w:name="_Toc184813730"/>
        <w:bookmarkEnd w:id="26947"/>
        <w:bookmarkEnd w:id="26948"/>
        <w:bookmarkEnd w:id="26949"/>
        <w:bookmarkEnd w:id="26950"/>
        <w:bookmarkEnd w:id="26951"/>
        <w:bookmarkEnd w:id="26952"/>
        <w:bookmarkEnd w:id="26953"/>
      </w:del>
    </w:p>
    <w:p w14:paraId="7AE0405E" w14:textId="1EFECE32" w:rsidR="00CF7360" w:rsidDel="00890E54" w:rsidRDefault="00CF7360" w:rsidP="00CF7360">
      <w:pPr>
        <w:spacing w:before="0" w:line="240" w:lineRule="auto"/>
        <w:ind w:left="90" w:firstLine="90"/>
        <w:contextualSpacing w:val="0"/>
        <w:rPr>
          <w:del w:id="26954" w:author="Phuong Truong Thi" w:date="2024-11-20T12:59:00Z"/>
          <w:rFonts w:ascii="Times New Roman" w:eastAsia="Times New Roman" w:hAnsi="Times New Roman"/>
          <w:color w:val="000000"/>
          <w:sz w:val="24"/>
          <w:szCs w:val="24"/>
        </w:rPr>
      </w:pPr>
      <w:bookmarkStart w:id="26955" w:name="_Toc183455504"/>
      <w:bookmarkStart w:id="26956" w:name="_Toc183456456"/>
      <w:bookmarkStart w:id="26957" w:name="_Toc184406790"/>
      <w:bookmarkStart w:id="26958" w:name="_Toc184408049"/>
      <w:bookmarkStart w:id="26959" w:name="_Toc184408997"/>
      <w:bookmarkStart w:id="26960" w:name="_Toc184409945"/>
      <w:bookmarkStart w:id="26961" w:name="_Toc184813731"/>
      <w:bookmarkEnd w:id="26955"/>
      <w:bookmarkEnd w:id="26956"/>
      <w:bookmarkEnd w:id="26957"/>
      <w:bookmarkEnd w:id="26958"/>
      <w:bookmarkEnd w:id="26959"/>
      <w:bookmarkEnd w:id="26960"/>
      <w:bookmarkEnd w:id="26961"/>
    </w:p>
    <w:p w14:paraId="6F229427" w14:textId="655F094E" w:rsidR="00CF7360" w:rsidRPr="00591547" w:rsidDel="00890E54" w:rsidRDefault="00872D81" w:rsidP="00CF7360">
      <w:pPr>
        <w:pStyle w:val="ListParagraph"/>
        <w:numPr>
          <w:ilvl w:val="0"/>
          <w:numId w:val="144"/>
        </w:numPr>
        <w:spacing w:before="0" w:line="240" w:lineRule="auto"/>
        <w:ind w:hanging="630"/>
        <w:contextualSpacing w:val="0"/>
        <w:rPr>
          <w:del w:id="26962" w:author="Phuong Truong Thi" w:date="2024-11-20T12:59:00Z"/>
          <w:rFonts w:eastAsia="Times New Roman"/>
          <w:b/>
          <w:bCs/>
          <w:color w:val="000000"/>
          <w:szCs w:val="24"/>
        </w:rPr>
      </w:pPr>
      <w:del w:id="26963" w:author="Phuong Truong Thi" w:date="2024-11-20T12:59:00Z">
        <w:r w:rsidDel="00890E54">
          <w:rPr>
            <w:rFonts w:eastAsia="Times New Roman"/>
            <w:b/>
            <w:bCs/>
            <w:color w:val="000000"/>
            <w:szCs w:val="24"/>
          </w:rPr>
          <w:delText xml:space="preserve">Tính năng </w:delText>
        </w:r>
        <w:r w:rsidR="00CF7360" w:rsidRPr="00591547" w:rsidDel="00890E54">
          <w:rPr>
            <w:rFonts w:eastAsia="Times New Roman"/>
            <w:b/>
            <w:bCs/>
            <w:color w:val="000000"/>
            <w:szCs w:val="24"/>
          </w:rPr>
          <w:delText>Điều chỉnh các trường hiển thị trên danh sách</w:delText>
        </w:r>
        <w:bookmarkStart w:id="26964" w:name="_Toc183455505"/>
        <w:bookmarkStart w:id="26965" w:name="_Toc183456457"/>
        <w:bookmarkStart w:id="26966" w:name="_Toc184406791"/>
        <w:bookmarkStart w:id="26967" w:name="_Toc184408050"/>
        <w:bookmarkStart w:id="26968" w:name="_Toc184408998"/>
        <w:bookmarkStart w:id="26969" w:name="_Toc184409946"/>
        <w:bookmarkStart w:id="26970" w:name="_Toc184813732"/>
        <w:bookmarkEnd w:id="26964"/>
        <w:bookmarkEnd w:id="26965"/>
        <w:bookmarkEnd w:id="26966"/>
        <w:bookmarkEnd w:id="26967"/>
        <w:bookmarkEnd w:id="26968"/>
        <w:bookmarkEnd w:id="26969"/>
        <w:bookmarkEnd w:id="26970"/>
      </w:del>
    </w:p>
    <w:p w14:paraId="1C9A9508" w14:textId="6D19CE71" w:rsidR="00CF7360" w:rsidRPr="0013060C" w:rsidDel="00471E7D" w:rsidRDefault="00CF7360" w:rsidP="00CF7360">
      <w:pPr>
        <w:ind w:left="360"/>
        <w:rPr>
          <w:del w:id="26971" w:author="Phuong Truong Thi" w:date="2024-10-08T18:00:00Z"/>
          <w:rFonts w:ascii="Times New Roman" w:hAnsi="Times New Roman"/>
          <w:sz w:val="24"/>
          <w:szCs w:val="24"/>
        </w:rPr>
      </w:pPr>
      <w:del w:id="26972" w:author="Phuong Truong Thi" w:date="2024-11-20T12:59:00Z">
        <w:r w:rsidRPr="0013060C" w:rsidDel="00890E54">
          <w:rPr>
            <w:rFonts w:ascii="Times New Roman" w:hAnsi="Times New Roman"/>
            <w:sz w:val="24"/>
            <w:szCs w:val="24"/>
          </w:rPr>
          <w:delText xml:space="preserve">    Bước 1: </w:delText>
        </w:r>
      </w:del>
      <w:bookmarkStart w:id="26973" w:name="_Toc183455506"/>
      <w:bookmarkStart w:id="26974" w:name="_Toc183456458"/>
      <w:bookmarkStart w:id="26975" w:name="_Toc184406792"/>
      <w:bookmarkStart w:id="26976" w:name="_Toc184408051"/>
      <w:bookmarkStart w:id="26977" w:name="_Toc184408999"/>
      <w:bookmarkStart w:id="26978" w:name="_Toc184409947"/>
      <w:bookmarkStart w:id="26979" w:name="_Toc184813733"/>
      <w:bookmarkEnd w:id="26973"/>
      <w:bookmarkEnd w:id="26974"/>
      <w:bookmarkEnd w:id="26975"/>
      <w:bookmarkEnd w:id="26976"/>
      <w:bookmarkEnd w:id="26977"/>
      <w:bookmarkEnd w:id="26978"/>
      <w:bookmarkEnd w:id="26979"/>
    </w:p>
    <w:p w14:paraId="715406EE" w14:textId="77777777" w:rsidR="00CF7360" w:rsidRPr="0013060C" w:rsidDel="00471E7D" w:rsidRDefault="00CF7360" w:rsidP="00CF7360">
      <w:pPr>
        <w:rPr>
          <w:del w:id="26980" w:author="Phuong Truong Thi" w:date="2024-10-08T18:00:00Z"/>
          <w:rFonts w:ascii="Times New Roman" w:hAnsi="Times New Roman"/>
          <w:sz w:val="24"/>
          <w:szCs w:val="24"/>
        </w:rPr>
      </w:pPr>
      <w:del w:id="26981" w:author="Phuong Truong Thi" w:date="2024-10-08T18:00:00Z">
        <w:r w:rsidRPr="0013060C" w:rsidDel="00471E7D">
          <w:rPr>
            <w:rFonts w:ascii="Times New Roman" w:hAnsi="Times New Roman"/>
            <w:i/>
            <w:iCs/>
            <w:sz w:val="24"/>
            <w:szCs w:val="24"/>
          </w:rPr>
          <w:delText>Màn hình minh họa</w:delText>
        </w:r>
        <w:bookmarkStart w:id="26982" w:name="_Toc183455507"/>
        <w:bookmarkStart w:id="26983" w:name="_Toc183456459"/>
        <w:bookmarkStart w:id="26984" w:name="_Toc184406793"/>
        <w:bookmarkStart w:id="26985" w:name="_Toc184408052"/>
        <w:bookmarkStart w:id="26986" w:name="_Toc184409000"/>
        <w:bookmarkStart w:id="26987" w:name="_Toc184409948"/>
        <w:bookmarkStart w:id="26988" w:name="_Toc184813734"/>
        <w:bookmarkEnd w:id="26982"/>
        <w:bookmarkEnd w:id="26983"/>
        <w:bookmarkEnd w:id="26984"/>
        <w:bookmarkEnd w:id="26985"/>
        <w:bookmarkEnd w:id="26986"/>
        <w:bookmarkEnd w:id="26987"/>
        <w:bookmarkEnd w:id="26988"/>
      </w:del>
    </w:p>
    <w:p w14:paraId="3F9ACD0D" w14:textId="77777777" w:rsidR="00CF7360" w:rsidRPr="0013060C" w:rsidDel="00FD6BA2" w:rsidRDefault="00CF7360" w:rsidP="00CF7360">
      <w:pPr>
        <w:rPr>
          <w:del w:id="26989" w:author="Phuong Truong Thi" w:date="2024-10-17T18:56:00Z"/>
          <w:rFonts w:ascii="Times New Roman" w:hAnsi="Times New Roman"/>
          <w:sz w:val="24"/>
          <w:szCs w:val="24"/>
        </w:rPr>
      </w:pPr>
      <w:del w:id="26990" w:author="Phuong Truong Thi" w:date="2024-10-08T18:00:00Z">
        <w:r w:rsidRPr="0013060C" w:rsidDel="00471E7D">
          <w:rPr>
            <w:rFonts w:ascii="Times New Roman" w:eastAsia="Times New Roman" w:hAnsi="Times New Roman"/>
            <w:noProof/>
            <w:sz w:val="24"/>
            <w:szCs w:val="24"/>
          </w:rPr>
          <w:drawing>
            <wp:inline distT="0" distB="0" distL="0" distR="0" wp14:anchorId="34BDF8E8" wp14:editId="7702B644">
              <wp:extent cx="5821045" cy="2266950"/>
              <wp:effectExtent l="0" t="0" r="8255" b="0"/>
              <wp:docPr id="66443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6991" w:name="_Toc183455508"/>
      <w:bookmarkStart w:id="26992" w:name="_Toc183456460"/>
      <w:bookmarkStart w:id="26993" w:name="_Toc184406794"/>
      <w:bookmarkStart w:id="26994" w:name="_Toc184408053"/>
      <w:bookmarkStart w:id="26995" w:name="_Toc184409001"/>
      <w:bookmarkStart w:id="26996" w:name="_Toc184409949"/>
      <w:bookmarkStart w:id="26997" w:name="_Toc184813735"/>
      <w:bookmarkEnd w:id="26991"/>
      <w:bookmarkEnd w:id="26992"/>
      <w:bookmarkEnd w:id="26993"/>
      <w:bookmarkEnd w:id="26994"/>
      <w:bookmarkEnd w:id="26995"/>
      <w:bookmarkEnd w:id="26996"/>
      <w:bookmarkEnd w:id="26997"/>
    </w:p>
    <w:p w14:paraId="31C9314B" w14:textId="5F99C1A6" w:rsidR="00CF7360" w:rsidRPr="0013060C" w:rsidDel="00890E54" w:rsidRDefault="00CF7360" w:rsidP="00CF7360">
      <w:pPr>
        <w:spacing w:before="0" w:line="240" w:lineRule="auto"/>
        <w:ind w:left="360" w:hanging="360"/>
        <w:contextualSpacing w:val="0"/>
        <w:rPr>
          <w:del w:id="26998" w:author="Phuong Truong Thi" w:date="2024-11-20T12:59:00Z"/>
          <w:rFonts w:ascii="Times New Roman" w:eastAsia="Times New Roman" w:hAnsi="Times New Roman"/>
          <w:color w:val="000000"/>
          <w:sz w:val="24"/>
          <w:szCs w:val="24"/>
        </w:rPr>
      </w:pPr>
      <w:del w:id="26999" w:author="Phuong Truong Thi" w:date="2024-11-20T12:59:00Z">
        <w:r w:rsidRPr="000B6994" w:rsidDel="00890E54">
          <w:rPr>
            <w:rFonts w:ascii="Times New Roman" w:eastAsia="Times New Roman" w:hAnsi="Times New Roman"/>
            <w:color w:val="000000"/>
            <w:sz w:val="24"/>
            <w:szCs w:val="24"/>
          </w:rPr>
          <w:delText xml:space="preserve"> </w:delText>
        </w:r>
        <w:r w:rsidR="000B6994" w:rsidRPr="000B6994" w:rsidDel="00890E54">
          <w:rPr>
            <w:rFonts w:ascii="Times New Roman" w:hAnsi="Times New Roman"/>
            <w:sz w:val="24"/>
            <w:szCs w:val="24"/>
          </w:rPr>
          <w:delText>KH sinh nhật</w:delText>
        </w:r>
        <w:r w:rsidR="00872D81" w:rsidDel="00890E54">
          <w:rPr>
            <w:rFonts w:ascii="Times New Roman" w:eastAsia="Times New Roman" w:hAnsi="Times New Roman"/>
            <w:color w:val="000000"/>
            <w:sz w:val="24"/>
            <w:szCs w:val="24"/>
          </w:rPr>
          <w:delText>User</w:delText>
        </w:r>
        <w:r w:rsidRPr="0013060C" w:rsidDel="00890E54">
          <w:rPr>
            <w:rFonts w:ascii="Times New Roman" w:eastAsia="Times New Roman" w:hAnsi="Times New Roman"/>
            <w:color w:val="000000"/>
            <w:sz w:val="24"/>
            <w:szCs w:val="24"/>
          </w:rPr>
          <w:delText xml:space="preserve">    Bước 2:     Bước 3:  lên danh sách.    Bước 4: </w:delText>
        </w:r>
        <w:bookmarkStart w:id="27000" w:name="_Toc183455509"/>
        <w:bookmarkStart w:id="27001" w:name="_Toc183456461"/>
        <w:bookmarkStart w:id="27002" w:name="_Toc184406795"/>
        <w:bookmarkStart w:id="27003" w:name="_Toc184408054"/>
        <w:bookmarkStart w:id="27004" w:name="_Toc184409002"/>
        <w:bookmarkStart w:id="27005" w:name="_Toc184409950"/>
        <w:bookmarkStart w:id="27006" w:name="_Toc184813736"/>
        <w:bookmarkEnd w:id="27000"/>
        <w:bookmarkEnd w:id="27001"/>
        <w:bookmarkEnd w:id="27002"/>
        <w:bookmarkEnd w:id="27003"/>
        <w:bookmarkEnd w:id="27004"/>
        <w:bookmarkEnd w:id="27005"/>
        <w:bookmarkEnd w:id="27006"/>
      </w:del>
    </w:p>
    <w:p w14:paraId="0E74DFE4" w14:textId="0AA3A788" w:rsidR="00CF7360" w:rsidRPr="0013060C" w:rsidDel="00890E54" w:rsidRDefault="00CF7360" w:rsidP="00CF7360">
      <w:pPr>
        <w:spacing w:before="0" w:line="240" w:lineRule="auto"/>
        <w:ind w:left="360" w:hanging="360"/>
        <w:contextualSpacing w:val="0"/>
        <w:rPr>
          <w:del w:id="27007" w:author="Phuong Truong Thi" w:date="2024-11-20T12:59:00Z"/>
          <w:rFonts w:ascii="Times New Roman" w:eastAsia="Times New Roman" w:hAnsi="Times New Roman"/>
          <w:color w:val="000000"/>
          <w:sz w:val="24"/>
          <w:szCs w:val="24"/>
        </w:rPr>
      </w:pPr>
      <w:del w:id="27008" w:author="Phuong Truong Thi" w:date="2024-11-20T12:59:00Z">
        <w:r w:rsidRPr="0013060C" w:rsidDel="00890E54">
          <w:rPr>
            <w:rFonts w:ascii="Times New Roman" w:eastAsia="Times New Roman" w:hAnsi="Times New Roman"/>
            <w:color w:val="000000"/>
            <w:sz w:val="24"/>
            <w:szCs w:val="24"/>
          </w:rPr>
          <w:delText xml:space="preserve">    Bước 5: Danh sáchhiển thị </w:delText>
        </w:r>
        <w:bookmarkStart w:id="27009" w:name="_Toc183455510"/>
        <w:bookmarkStart w:id="27010" w:name="_Toc183456462"/>
        <w:bookmarkStart w:id="27011" w:name="_Toc184406796"/>
        <w:bookmarkStart w:id="27012" w:name="_Toc184408055"/>
        <w:bookmarkStart w:id="27013" w:name="_Toc184409003"/>
        <w:bookmarkStart w:id="27014" w:name="_Toc184409951"/>
        <w:bookmarkStart w:id="27015" w:name="_Toc184813737"/>
        <w:bookmarkEnd w:id="27009"/>
        <w:bookmarkEnd w:id="27010"/>
        <w:bookmarkEnd w:id="27011"/>
        <w:bookmarkEnd w:id="27012"/>
        <w:bookmarkEnd w:id="27013"/>
        <w:bookmarkEnd w:id="27014"/>
        <w:bookmarkEnd w:id="27015"/>
      </w:del>
    </w:p>
    <w:p w14:paraId="65B5808D" w14:textId="27D6D18A" w:rsidR="00872D81" w:rsidRPr="00872D81" w:rsidDel="00890E54" w:rsidRDefault="00872D81" w:rsidP="00872D81">
      <w:pPr>
        <w:pStyle w:val="ListParagraph"/>
        <w:numPr>
          <w:ilvl w:val="0"/>
          <w:numId w:val="144"/>
        </w:numPr>
        <w:spacing w:before="0" w:line="240" w:lineRule="auto"/>
        <w:ind w:hanging="630"/>
        <w:contextualSpacing w:val="0"/>
        <w:rPr>
          <w:del w:id="27016" w:author="Phuong Truong Thi" w:date="2024-11-20T12:59:00Z"/>
          <w:rFonts w:eastAsia="Times New Roman"/>
          <w:b/>
          <w:bCs/>
          <w:color w:val="000000"/>
          <w:szCs w:val="24"/>
        </w:rPr>
      </w:pPr>
      <w:del w:id="27017" w:author="Phuong Truong Thi" w:date="2024-11-20T12:59:00Z">
        <w:r w:rsidRPr="00872D81" w:rsidDel="00890E54">
          <w:rPr>
            <w:rFonts w:eastAsia="Times New Roman"/>
            <w:b/>
            <w:bCs/>
            <w:color w:val="000000"/>
            <w:szCs w:val="24"/>
          </w:rPr>
          <w:delText>Tính năng Tạo mới listview</w:delText>
        </w:r>
        <w:bookmarkStart w:id="27018" w:name="_Toc183455511"/>
        <w:bookmarkStart w:id="27019" w:name="_Toc183456463"/>
        <w:bookmarkStart w:id="27020" w:name="_Toc184406797"/>
        <w:bookmarkStart w:id="27021" w:name="_Toc184408056"/>
        <w:bookmarkStart w:id="27022" w:name="_Toc184409004"/>
        <w:bookmarkStart w:id="27023" w:name="_Toc184409952"/>
        <w:bookmarkStart w:id="27024" w:name="_Toc184813738"/>
        <w:bookmarkEnd w:id="27018"/>
        <w:bookmarkEnd w:id="27019"/>
        <w:bookmarkEnd w:id="27020"/>
        <w:bookmarkEnd w:id="27021"/>
        <w:bookmarkEnd w:id="27022"/>
        <w:bookmarkEnd w:id="27023"/>
        <w:bookmarkEnd w:id="27024"/>
      </w:del>
    </w:p>
    <w:p w14:paraId="7F117F2E" w14:textId="3BD20F20" w:rsidR="00872D81" w:rsidRPr="00ED5AD9" w:rsidDel="00890E54" w:rsidRDefault="00872D81" w:rsidP="00872D81">
      <w:pPr>
        <w:spacing w:before="0" w:line="240" w:lineRule="auto"/>
        <w:ind w:left="360" w:hanging="360"/>
        <w:contextualSpacing w:val="0"/>
        <w:rPr>
          <w:del w:id="27025" w:author="Phuong Truong Thi" w:date="2024-11-20T12:59:00Z"/>
          <w:rFonts w:ascii="Times New Roman" w:eastAsia="Times New Roman" w:hAnsi="Times New Roman"/>
          <w:color w:val="000000"/>
          <w:sz w:val="24"/>
          <w:szCs w:val="24"/>
        </w:rPr>
      </w:pPr>
      <w:del w:id="27026" w:author="Phuong Truong Thi" w:date="2024-11-20T12:59:00Z">
        <w:r w:rsidRPr="00ED5AD9" w:rsidDel="00890E54">
          <w:rPr>
            <w:rFonts w:ascii="Times New Roman" w:eastAsia="Times New Roman" w:hAnsi="Times New Roman"/>
            <w:color w:val="000000"/>
            <w:sz w:val="24"/>
            <w:szCs w:val="24"/>
          </w:rPr>
          <w:delText xml:space="preserve">   Tạo ra danh sách listview mới</w:delText>
        </w:r>
        <w:bookmarkStart w:id="27027" w:name="_Toc183455512"/>
        <w:bookmarkStart w:id="27028" w:name="_Toc183456464"/>
        <w:bookmarkStart w:id="27029" w:name="_Toc184406798"/>
        <w:bookmarkStart w:id="27030" w:name="_Toc184408057"/>
        <w:bookmarkStart w:id="27031" w:name="_Toc184409005"/>
        <w:bookmarkStart w:id="27032" w:name="_Toc184409953"/>
        <w:bookmarkStart w:id="27033" w:name="_Toc184813739"/>
        <w:bookmarkEnd w:id="27027"/>
        <w:bookmarkEnd w:id="27028"/>
        <w:bookmarkEnd w:id="27029"/>
        <w:bookmarkEnd w:id="27030"/>
        <w:bookmarkEnd w:id="27031"/>
        <w:bookmarkEnd w:id="27032"/>
        <w:bookmarkEnd w:id="27033"/>
      </w:del>
    </w:p>
    <w:p w14:paraId="2C1D9F66" w14:textId="40DC687C" w:rsidR="00872D81" w:rsidRPr="00ED5AD9" w:rsidDel="00890E54" w:rsidRDefault="00872D81" w:rsidP="00872D81">
      <w:pPr>
        <w:pStyle w:val="ListParagraph"/>
        <w:numPr>
          <w:ilvl w:val="0"/>
          <w:numId w:val="144"/>
        </w:numPr>
        <w:spacing w:before="0" w:line="240" w:lineRule="auto"/>
        <w:ind w:hanging="630"/>
        <w:contextualSpacing w:val="0"/>
        <w:rPr>
          <w:del w:id="27034" w:author="Phuong Truong Thi" w:date="2024-11-20T12:59:00Z"/>
          <w:rFonts w:eastAsia="Times New Roman"/>
          <w:b/>
          <w:bCs/>
          <w:color w:val="000000"/>
          <w:szCs w:val="24"/>
        </w:rPr>
      </w:pPr>
      <w:del w:id="27035" w:author="Phuong Truong Thi" w:date="2024-11-20T12:59:00Z">
        <w:r w:rsidRPr="00ED5AD9" w:rsidDel="00890E54">
          <w:rPr>
            <w:rFonts w:eastAsia="Times New Roman"/>
            <w:color w:val="000000"/>
            <w:szCs w:val="24"/>
          </w:rPr>
          <w:delText xml:space="preserve">    Bước :  KH</w:delText>
        </w:r>
        <w:r w:rsidDel="00890E54">
          <w:rPr>
            <w:rFonts w:eastAsia="Times New Roman"/>
            <w:color w:val="000000"/>
            <w:szCs w:val="24"/>
          </w:rPr>
          <w:delText>User</w:delText>
        </w:r>
        <w:r w:rsidRPr="00ED5AD9" w:rsidDel="00890E54">
          <w:rPr>
            <w:rFonts w:eastAsia="Times New Roman"/>
            <w:color w:val="000000"/>
            <w:szCs w:val="24"/>
          </w:rPr>
          <w:delText xml:space="preserve">    Bước :     Bước     Bước     Bước     Bước </w:delText>
        </w:r>
        <w:r w:rsidRPr="00ED5AD9" w:rsidDel="00890E54">
          <w:rPr>
            <w:rFonts w:eastAsia="Times New Roman"/>
            <w:b/>
            <w:bCs/>
            <w:color w:val="000000"/>
            <w:szCs w:val="24"/>
          </w:rPr>
          <w:delText>Tính năng Cl</w:delText>
        </w:r>
        <w:r w:rsidDel="00890E54">
          <w:rPr>
            <w:rFonts w:eastAsia="Times New Roman"/>
            <w:b/>
            <w:bCs/>
            <w:color w:val="000000"/>
            <w:szCs w:val="24"/>
          </w:rPr>
          <w:delText>o</w:delText>
        </w:r>
        <w:r w:rsidRPr="00ED5AD9" w:rsidDel="00890E54">
          <w:rPr>
            <w:rFonts w:eastAsia="Times New Roman"/>
            <w:b/>
            <w:bCs/>
            <w:color w:val="000000"/>
            <w:szCs w:val="24"/>
          </w:rPr>
          <w:delText>ne listview</w:delText>
        </w:r>
        <w:bookmarkStart w:id="27036" w:name="_Toc183455513"/>
        <w:bookmarkStart w:id="27037" w:name="_Toc183456465"/>
        <w:bookmarkStart w:id="27038" w:name="_Toc184406799"/>
        <w:bookmarkStart w:id="27039" w:name="_Toc184408058"/>
        <w:bookmarkStart w:id="27040" w:name="_Toc184409006"/>
        <w:bookmarkStart w:id="27041" w:name="_Toc184409954"/>
        <w:bookmarkStart w:id="27042" w:name="_Toc184813740"/>
        <w:bookmarkEnd w:id="27036"/>
        <w:bookmarkEnd w:id="27037"/>
        <w:bookmarkEnd w:id="27038"/>
        <w:bookmarkEnd w:id="27039"/>
        <w:bookmarkEnd w:id="27040"/>
        <w:bookmarkEnd w:id="27041"/>
        <w:bookmarkEnd w:id="27042"/>
      </w:del>
    </w:p>
    <w:p w14:paraId="0778C887" w14:textId="67B59AB7" w:rsidR="00872D81" w:rsidRPr="00ED5AD9" w:rsidDel="00890E54" w:rsidRDefault="00872D81" w:rsidP="00872D81">
      <w:pPr>
        <w:spacing w:before="0" w:line="240" w:lineRule="auto"/>
        <w:contextualSpacing w:val="0"/>
        <w:rPr>
          <w:del w:id="27043" w:author="Phuong Truong Thi" w:date="2024-11-20T12:59:00Z"/>
          <w:rFonts w:ascii="Times New Roman" w:eastAsia="Times New Roman" w:hAnsi="Times New Roman"/>
          <w:color w:val="000000"/>
          <w:sz w:val="24"/>
          <w:szCs w:val="24"/>
        </w:rPr>
      </w:pPr>
      <w:del w:id="27044" w:author="Phuong Truong Thi" w:date="2024-11-20T12:59:00Z">
        <w:r w:rsidRPr="00ED5AD9" w:rsidDel="00890E54">
          <w:rPr>
            <w:rFonts w:ascii="Times New Roman" w:eastAsia="Times New Roman" w:hAnsi="Times New Roman"/>
            <w:b/>
            <w:bCs/>
            <w:color w:val="000000"/>
            <w:sz w:val="24"/>
            <w:szCs w:val="24"/>
          </w:rPr>
          <w:delText xml:space="preserve">   </w:delText>
        </w:r>
        <w:r w:rsidRPr="00ED5AD9" w:rsidDel="00890E54">
          <w:rPr>
            <w:rFonts w:ascii="Times New Roman" w:eastAsia="Times New Roman" w:hAnsi="Times New Roman"/>
            <w:color w:val="000000"/>
            <w:sz w:val="24"/>
            <w:szCs w:val="24"/>
          </w:rPr>
          <w:delText>Tạo ra danh sách khách hàng khác được sao chép từ danh sách hiện tại</w:delText>
        </w:r>
        <w:bookmarkStart w:id="27045" w:name="_Toc183455514"/>
        <w:bookmarkStart w:id="27046" w:name="_Toc183456466"/>
        <w:bookmarkStart w:id="27047" w:name="_Toc184406800"/>
        <w:bookmarkStart w:id="27048" w:name="_Toc184408059"/>
        <w:bookmarkStart w:id="27049" w:name="_Toc184409007"/>
        <w:bookmarkStart w:id="27050" w:name="_Toc184409955"/>
        <w:bookmarkStart w:id="27051" w:name="_Toc184813741"/>
        <w:bookmarkEnd w:id="27045"/>
        <w:bookmarkEnd w:id="27046"/>
        <w:bookmarkEnd w:id="27047"/>
        <w:bookmarkEnd w:id="27048"/>
        <w:bookmarkEnd w:id="27049"/>
        <w:bookmarkEnd w:id="27050"/>
        <w:bookmarkEnd w:id="27051"/>
      </w:del>
    </w:p>
    <w:p w14:paraId="064F0065" w14:textId="0C823CEC" w:rsidR="00CF7360" w:rsidRPr="0096699D" w:rsidDel="00890E54" w:rsidRDefault="00872D81" w:rsidP="000B6994">
      <w:pPr>
        <w:pStyle w:val="Heading31"/>
        <w:keepNext w:val="0"/>
        <w:numPr>
          <w:ilvl w:val="0"/>
          <w:numId w:val="0"/>
        </w:numPr>
        <w:outlineLvl w:val="9"/>
        <w:rPr>
          <w:del w:id="27052" w:author="Phuong Truong Thi" w:date="2024-11-20T12:59:00Z"/>
          <w:sz w:val="24"/>
          <w:szCs w:val="24"/>
          <w:lang w:val="vi-VN"/>
        </w:rPr>
      </w:pPr>
      <w:del w:id="27053" w:author="Phuong Truong Thi" w:date="2024-11-20T12:59:00Z">
        <w:r w:rsidRPr="00ED5AD9" w:rsidDel="00890E54">
          <w:rPr>
            <w:color w:val="000000"/>
            <w:sz w:val="24"/>
            <w:szCs w:val="24"/>
          </w:rPr>
          <w:delText xml:space="preserve">    Bước :  KH</w:delText>
        </w:r>
        <w:r w:rsidDel="00890E54">
          <w:rPr>
            <w:color w:val="000000"/>
            <w:sz w:val="24"/>
            <w:szCs w:val="24"/>
          </w:rPr>
          <w:delText>User</w:delText>
        </w:r>
        <w:r w:rsidRPr="00ED5AD9" w:rsidDel="00890E54">
          <w:rPr>
            <w:color w:val="000000"/>
            <w:sz w:val="24"/>
            <w:szCs w:val="24"/>
          </w:rPr>
          <w:delText xml:space="preserve">    Bước : </w:delText>
        </w:r>
        <w:r w:rsidDel="00890E54">
          <w:rPr>
            <w:color w:val="000000"/>
            <w:sz w:val="24"/>
            <w:szCs w:val="24"/>
          </w:rPr>
          <w:delText>Clone</w:delText>
        </w:r>
        <w:r w:rsidRPr="00ED5AD9" w:rsidDel="00890E54">
          <w:rPr>
            <w:color w:val="000000"/>
            <w:sz w:val="24"/>
            <w:szCs w:val="24"/>
          </w:rPr>
          <w:delText xml:space="preserve">    Bước     Bước     Bước     Bước </w:delText>
        </w:r>
        <w:bookmarkStart w:id="27054" w:name="_Toc183455515"/>
        <w:bookmarkStart w:id="27055" w:name="_Toc183456467"/>
        <w:bookmarkStart w:id="27056" w:name="_Toc184406801"/>
        <w:bookmarkStart w:id="27057" w:name="_Toc184408060"/>
        <w:bookmarkStart w:id="27058" w:name="_Toc184409008"/>
        <w:bookmarkStart w:id="27059" w:name="_Toc184409956"/>
        <w:bookmarkStart w:id="27060" w:name="_Toc184813742"/>
        <w:bookmarkEnd w:id="27054"/>
        <w:bookmarkEnd w:id="27055"/>
        <w:bookmarkEnd w:id="27056"/>
        <w:bookmarkEnd w:id="27057"/>
        <w:bookmarkEnd w:id="27058"/>
        <w:bookmarkEnd w:id="27059"/>
        <w:bookmarkEnd w:id="27060"/>
      </w:del>
    </w:p>
    <w:p w14:paraId="4C3AE338" w14:textId="08E8A00A" w:rsidR="00F73CF7" w:rsidRPr="001E4D50" w:rsidRDefault="00F73CF7">
      <w:pPr>
        <w:pStyle w:val="Heading31"/>
        <w:keepNext w:val="0"/>
        <w:pPrChange w:id="27061" w:author="Phuong Truong Thi" w:date="2024-10-08T18:23:00Z">
          <w:pPr>
            <w:pStyle w:val="Heading23"/>
            <w:numPr>
              <w:numId w:val="66"/>
            </w:numPr>
            <w:pBdr>
              <w:top w:val="none" w:sz="0" w:space="0" w:color="auto"/>
              <w:left w:val="none" w:sz="0" w:space="0" w:color="auto"/>
              <w:bottom w:val="none" w:sz="0" w:space="0" w:color="auto"/>
              <w:right w:val="none" w:sz="0" w:space="0" w:color="auto"/>
            </w:pBdr>
            <w:tabs>
              <w:tab w:val="clear" w:pos="1430"/>
            </w:tabs>
            <w:ind w:left="810" w:hanging="600"/>
            <w:outlineLvl w:val="2"/>
          </w:pPr>
        </w:pPrChange>
      </w:pPr>
      <w:bookmarkStart w:id="27062" w:name="_Toc184813743"/>
      <w:r w:rsidRPr="001E4D50">
        <w:rPr>
          <w:sz w:val="24"/>
          <w:szCs w:val="24"/>
        </w:rPr>
        <w:t>PORT</w:t>
      </w:r>
      <w:r w:rsidRPr="001E4D50">
        <w:rPr>
          <w:sz w:val="24"/>
          <w:szCs w:val="24"/>
          <w:lang w:val="vi-VN"/>
        </w:rPr>
        <w:t>.0</w:t>
      </w:r>
      <w:r w:rsidRPr="001E4D50">
        <w:rPr>
          <w:sz w:val="24"/>
          <w:szCs w:val="24"/>
        </w:rPr>
        <w:t xml:space="preserve">6 – </w:t>
      </w:r>
      <w:ins w:id="27063" w:author="Phuong Truong Thi" w:date="2024-10-16T01:18:00Z">
        <w:r w:rsidR="00627CBD" w:rsidRPr="001E4D50">
          <w:rPr>
            <w:sz w:val="24"/>
            <w:szCs w:val="24"/>
          </w:rPr>
          <w:t>Xem d</w:t>
        </w:r>
      </w:ins>
      <w:del w:id="27064" w:author="Phuong Truong Thi" w:date="2024-10-16T01:18:00Z">
        <w:r w:rsidRPr="001E4D50" w:rsidDel="00627CBD">
          <w:rPr>
            <w:sz w:val="24"/>
            <w:szCs w:val="24"/>
          </w:rPr>
          <w:delText>D</w:delText>
        </w:r>
      </w:del>
      <w:r w:rsidRPr="001E4D50">
        <w:rPr>
          <w:sz w:val="24"/>
          <w:szCs w:val="24"/>
        </w:rPr>
        <w:t>anh sách KH mới</w:t>
      </w:r>
      <w:bookmarkEnd w:id="26856"/>
      <w:bookmarkEnd w:id="27062"/>
    </w:p>
    <w:p w14:paraId="28240EA8" w14:textId="2FBDBBC8" w:rsidR="00F73CF7" w:rsidRPr="00A35118" w:rsidRDefault="00F73CF7" w:rsidP="000B6994">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auto"/>
        <w:outlineLvl w:val="9"/>
      </w:pPr>
      <w:r w:rsidRPr="00A35118">
        <w:rPr>
          <w:i/>
          <w:iCs/>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7272"/>
      </w:tblGrid>
      <w:tr w:rsidR="00F73CF7" w:rsidRPr="00075487" w14:paraId="078CDF10" w14:textId="77777777" w:rsidTr="00243EB6">
        <w:trPr>
          <w:trHeight w:val="792"/>
        </w:trPr>
        <w:tc>
          <w:tcPr>
            <w:tcW w:w="1885" w:type="dxa"/>
            <w:shd w:val="clear" w:color="auto" w:fill="auto"/>
          </w:tcPr>
          <w:p w14:paraId="4260B854" w14:textId="77777777" w:rsidR="00F73CF7" w:rsidRPr="00243EB6" w:rsidRDefault="00F73CF7"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Mô tả</w:t>
            </w:r>
          </w:p>
        </w:tc>
        <w:tc>
          <w:tcPr>
            <w:tcW w:w="7272" w:type="dxa"/>
            <w:shd w:val="clear" w:color="auto" w:fill="auto"/>
          </w:tcPr>
          <w:p w14:paraId="138C4702" w14:textId="0AB2D257" w:rsidR="00F73CF7" w:rsidRPr="00075487" w:rsidRDefault="00F73CF7" w:rsidP="000B6994">
            <w:pPr>
              <w:pStyle w:val="Normal10"/>
            </w:pPr>
            <w:r w:rsidRPr="00075487">
              <w:t xml:space="preserve">Chức năng hỗ trợ NSD </w:t>
            </w:r>
            <w:r>
              <w:t>nhìn thấy danh sách khách</w:t>
            </w:r>
            <w:r w:rsidR="00402868">
              <w:t xml:space="preserve"> hàng </w:t>
            </w:r>
            <w:ins w:id="27065" w:author="Phuong Truong Thi" w:date="2024-10-01T00:08:00Z">
              <w:r w:rsidR="006311B5">
                <w:t xml:space="preserve">mới xuất hiện </w:t>
              </w:r>
              <w:r w:rsidR="006311B5" w:rsidRPr="00317309">
                <w:t>trong port của CBBH hoặc DVKD (CBQL của đơn vị kinh doanh)</w:t>
              </w:r>
              <w:r w:rsidR="006311B5">
                <w:t xml:space="preserve"> trong vòng 30 ngày </w:t>
              </w:r>
            </w:ins>
            <w:r w:rsidR="0023368F">
              <w:t>.</w:t>
            </w:r>
            <w:r w:rsidR="0068028E" w:rsidRPr="00075487">
              <w:t xml:space="preserve"> </w:t>
            </w:r>
          </w:p>
        </w:tc>
      </w:tr>
      <w:tr w:rsidR="00243EB6" w:rsidRPr="00075487" w14:paraId="09F43ED3" w14:textId="77777777" w:rsidTr="00243EB6">
        <w:trPr>
          <w:trHeight w:val="399"/>
        </w:trPr>
        <w:tc>
          <w:tcPr>
            <w:tcW w:w="1885" w:type="dxa"/>
            <w:shd w:val="clear" w:color="auto" w:fill="auto"/>
          </w:tcPr>
          <w:p w14:paraId="3728171C" w14:textId="2DA1F2EF" w:rsidR="00243EB6"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Actor</w:t>
            </w:r>
          </w:p>
        </w:tc>
        <w:tc>
          <w:tcPr>
            <w:tcW w:w="7272" w:type="dxa"/>
            <w:shd w:val="clear" w:color="auto" w:fill="auto"/>
          </w:tcPr>
          <w:p w14:paraId="180B70D4" w14:textId="58468733" w:rsidR="00243EB6" w:rsidRPr="00075487" w:rsidRDefault="00243EB6" w:rsidP="000B6994">
            <w:pPr>
              <w:pStyle w:val="Normal10"/>
            </w:pPr>
            <w:r>
              <w:t>CBBH, CBQL</w:t>
            </w:r>
            <w:r w:rsidR="004502A7">
              <w:t xml:space="preserve">, HO </w:t>
            </w:r>
            <w:ins w:id="27066" w:author="Phuong Truong Thi" w:date="2024-12-05T18:42:00Z">
              <w:r w:rsidR="00053D1F">
                <w:t>phân khúc</w:t>
              </w:r>
            </w:ins>
            <w:del w:id="27067" w:author="Phuong Truong Thi" w:date="2024-12-05T18:41:00Z">
              <w:r w:rsidR="004502A7" w:rsidDel="00053D1F">
                <w:delText>phân khúc</w:delText>
              </w:r>
            </w:del>
          </w:p>
        </w:tc>
      </w:tr>
      <w:tr w:rsidR="00F73CF7" w:rsidRPr="00075487" w14:paraId="2D071103" w14:textId="77777777" w:rsidTr="00243EB6">
        <w:trPr>
          <w:trHeight w:val="765"/>
        </w:trPr>
        <w:tc>
          <w:tcPr>
            <w:tcW w:w="1885" w:type="dxa"/>
            <w:shd w:val="clear" w:color="auto" w:fill="auto"/>
          </w:tcPr>
          <w:p w14:paraId="4256194B" w14:textId="545E826F" w:rsidR="00F73CF7" w:rsidRPr="00243EB6" w:rsidRDefault="00243EB6" w:rsidP="000B6994">
            <w:pPr>
              <w:pStyle w:val="Bd-1BodyText1"/>
              <w:keepNext w:val="0"/>
              <w:spacing w:line="276" w:lineRule="auto"/>
              <w:ind w:left="0"/>
              <w:jc w:val="left"/>
              <w:rPr>
                <w:rFonts w:ascii="Times New Roman" w:hAnsi="Times New Roman"/>
                <w:b/>
                <w:iCs/>
                <w:sz w:val="24"/>
                <w:szCs w:val="24"/>
              </w:rPr>
            </w:pPr>
            <w:r>
              <w:rPr>
                <w:rFonts w:ascii="Times New Roman" w:hAnsi="Times New Roman"/>
                <w:b/>
                <w:iCs/>
                <w:sz w:val="24"/>
                <w:szCs w:val="24"/>
              </w:rPr>
              <w:t>Các bước xử lý</w:t>
            </w:r>
          </w:p>
        </w:tc>
        <w:tc>
          <w:tcPr>
            <w:tcW w:w="7272" w:type="dxa"/>
            <w:shd w:val="clear" w:color="auto" w:fill="auto"/>
          </w:tcPr>
          <w:p w14:paraId="3B4B8848" w14:textId="77777777" w:rsidR="00243EB6" w:rsidRDefault="00243EB6" w:rsidP="000B6994">
            <w:pPr>
              <w:pStyle w:val="Normal10"/>
              <w:rPr>
                <w:szCs w:val="24"/>
              </w:rPr>
            </w:pPr>
            <w:ins w:id="27068" w:author="Phuong Truong Thi" w:date="2024-10-15T10:41:00Z">
              <w:r>
                <w:rPr>
                  <w:szCs w:val="24"/>
                </w:rPr>
                <w:t>1.</w:t>
              </w:r>
            </w:ins>
            <w:commentRangeStart w:id="27069"/>
            <w:del w:id="27070" w:author="Phuong Truong Thi" w:date="2024-10-15T11:11:00Z">
              <w:r w:rsidRPr="00075487" w:rsidDel="008938F2">
                <w:rPr>
                  <w:szCs w:val="24"/>
                </w:rPr>
                <w:delText xml:space="preserve">NSD </w:delText>
              </w:r>
            </w:del>
            <w:ins w:id="27071" w:author="Phuong Truong Thi" w:date="2024-10-15T11:11:00Z">
              <w:r>
                <w:rPr>
                  <w:szCs w:val="24"/>
                </w:rPr>
                <w:t>User</w:t>
              </w:r>
              <w:r w:rsidRPr="00075487">
                <w:rPr>
                  <w:szCs w:val="24"/>
                </w:rPr>
                <w:t xml:space="preserve"> </w:t>
              </w:r>
            </w:ins>
            <w:r w:rsidRPr="00075487">
              <w:rPr>
                <w:szCs w:val="24"/>
              </w:rPr>
              <w:t>đăng nhập</w:t>
            </w:r>
            <w:del w:id="27072" w:author="Phuong Truong Thi" w:date="2024-10-15T11:22:00Z">
              <w:r w:rsidRPr="00075487" w:rsidDel="005E7E82">
                <w:rPr>
                  <w:szCs w:val="24"/>
                </w:rPr>
                <w:delText xml:space="preserve"> vào</w:delText>
              </w:r>
            </w:del>
            <w:r w:rsidRPr="00075487">
              <w:rPr>
                <w:szCs w:val="24"/>
              </w:rPr>
              <w:t xml:space="preserve"> hệ thống</w:t>
            </w:r>
            <w:commentRangeEnd w:id="27069"/>
            <w:r>
              <w:rPr>
                <w:rStyle w:val="CommentReference"/>
                <w:rFonts w:ascii="Arial" w:hAnsi="Arial"/>
                <w:lang w:val="x-none" w:eastAsia="x-none"/>
              </w:rPr>
              <w:commentReference w:id="27069"/>
            </w:r>
          </w:p>
          <w:p w14:paraId="5BB80780" w14:textId="77777777" w:rsidR="00243EB6" w:rsidRDefault="00243EB6" w:rsidP="000B6994">
            <w:pPr>
              <w:pStyle w:val="Normal10"/>
              <w:rPr>
                <w:szCs w:val="24"/>
              </w:rPr>
            </w:pPr>
            <w:ins w:id="27073" w:author="Phuong Truong Thi" w:date="2024-10-15T10:46:00Z">
              <w:r>
                <w:rPr>
                  <w:szCs w:val="24"/>
                </w:rPr>
                <w:t>2.</w:t>
              </w:r>
            </w:ins>
            <w:ins w:id="27074" w:author="Phuong Truong Thi" w:date="2024-10-15T10:49:00Z">
              <w:r>
                <w:rPr>
                  <w:szCs w:val="24"/>
                </w:rPr>
                <w:t>Truy cập</w:t>
              </w:r>
            </w:ins>
            <w:del w:id="27075" w:author="Phuong Truong Thi" w:date="2024-10-15T10:49:00Z">
              <w:r w:rsidDel="00D978C6">
                <w:rPr>
                  <w:szCs w:val="24"/>
                </w:rPr>
                <w:delText>Từ</w:delText>
              </w:r>
            </w:del>
            <w:r>
              <w:rPr>
                <w:szCs w:val="24"/>
              </w:rPr>
              <w:t xml:space="preserve"> màn hình Account</w:t>
            </w:r>
            <w:del w:id="27076" w:author="Phuong Truong Thi" w:date="2024-10-15T11:11:00Z">
              <w:r w:rsidDel="008938F2">
                <w:rPr>
                  <w:szCs w:val="24"/>
                </w:rPr>
                <w:delText xml:space="preserve">, </w:delText>
              </w:r>
            </w:del>
          </w:p>
          <w:p w14:paraId="5088D959" w14:textId="7D3D582C" w:rsidR="00F73CF7" w:rsidRPr="00075487" w:rsidRDefault="00243EB6" w:rsidP="000B6994">
            <w:pPr>
              <w:pStyle w:val="Normal10"/>
              <w:rPr>
                <w:szCs w:val="24"/>
              </w:rPr>
            </w:pPr>
            <w:r>
              <w:rPr>
                <w:szCs w:val="24"/>
              </w:rPr>
              <w:t>3.Chọn list view “</w:t>
            </w:r>
            <w:del w:id="27077" w:author="Phuong Truong Thi" w:date="2024-12-06T18:47:00Z">
              <w:r w:rsidDel="003444D6">
                <w:rPr>
                  <w:szCs w:val="24"/>
                </w:rPr>
                <w:delText xml:space="preserve">New </w:delText>
              </w:r>
            </w:del>
            <w:ins w:id="27078" w:author="Phuong Truong Thi" w:date="2024-12-06T18:48:00Z">
              <w:r w:rsidR="003444D6">
                <w:rPr>
                  <w:szCs w:val="24"/>
                </w:rPr>
                <w:t>Khách hàn mới</w:t>
              </w:r>
            </w:ins>
            <w:del w:id="27079" w:author="Phuong Truong Thi" w:date="2024-12-06T18:48:00Z">
              <w:r w:rsidDel="003444D6">
                <w:rPr>
                  <w:szCs w:val="24"/>
                </w:rPr>
                <w:delText>Customer</w:delText>
              </w:r>
            </w:del>
            <w:r>
              <w:rPr>
                <w:szCs w:val="24"/>
              </w:rPr>
              <w:t>”</w:t>
            </w:r>
          </w:p>
        </w:tc>
      </w:tr>
      <w:tr w:rsidR="00F73CF7" w:rsidRPr="006D0F82" w14:paraId="0FB83581" w14:textId="77777777" w:rsidTr="00243EB6">
        <w:trPr>
          <w:trHeight w:val="765"/>
        </w:trPr>
        <w:tc>
          <w:tcPr>
            <w:tcW w:w="1885" w:type="dxa"/>
            <w:shd w:val="clear" w:color="auto" w:fill="auto"/>
          </w:tcPr>
          <w:p w14:paraId="0324663A" w14:textId="6E61F71E" w:rsidR="00F73CF7" w:rsidRPr="00243EB6" w:rsidRDefault="00243EB6" w:rsidP="000B6994">
            <w:pPr>
              <w:pStyle w:val="Normal10"/>
              <w:rPr>
                <w:b/>
                <w:iCs/>
              </w:rPr>
            </w:pPr>
            <w:r>
              <w:rPr>
                <w:b/>
                <w:iCs/>
              </w:rPr>
              <w:t>Kết quả</w:t>
            </w:r>
            <w:r w:rsidR="00F73CF7" w:rsidRPr="00243EB6">
              <w:rPr>
                <w:b/>
                <w:iCs/>
              </w:rPr>
              <w:t xml:space="preserve"> đầu ra</w:t>
            </w:r>
          </w:p>
        </w:tc>
        <w:tc>
          <w:tcPr>
            <w:tcW w:w="7272" w:type="dxa"/>
            <w:shd w:val="clear" w:color="auto" w:fill="auto"/>
          </w:tcPr>
          <w:p w14:paraId="6ED83BEF" w14:textId="06098A00" w:rsidR="006D1162" w:rsidDel="006D0F82" w:rsidRDefault="006C3F2E" w:rsidP="006D1162">
            <w:pPr>
              <w:pStyle w:val="Normal10"/>
            </w:pPr>
            <w:ins w:id="27080" w:author="Phuong Truong Thi" w:date="2024-10-01T00:09:00Z">
              <w:r w:rsidRPr="00684675">
                <w:rPr>
                  <w:szCs w:val="24"/>
                </w:rPr>
                <w:t xml:space="preserve">Hệ thống hiển thị màn hình danh sách khách hàng mới </w:t>
              </w:r>
              <w:r>
                <w:rPr>
                  <w:szCs w:val="24"/>
                </w:rPr>
                <w:t>xuất hiện t</w:t>
              </w:r>
              <w:r w:rsidRPr="00684675">
                <w:rPr>
                  <w:szCs w:val="24"/>
                </w:rPr>
                <w:t xml:space="preserve">rong port của </w:t>
              </w:r>
              <w:r>
                <w:rPr>
                  <w:szCs w:val="24"/>
                </w:rPr>
                <w:t>CBBH hoặc DVKD(CBQL của đơn vị kinh doanh) trong vòng 30 ngày</w:t>
              </w:r>
            </w:ins>
            <w:ins w:id="27081" w:author="Phuong Truong Thi" w:date="2024-10-07T17:30:00Z">
              <w:r w:rsidR="00A11297">
                <w:rPr>
                  <w:szCs w:val="24"/>
                </w:rPr>
                <w:t>.</w:t>
              </w:r>
            </w:ins>
            <w:ins w:id="27082" w:author="Phuong Truong Thi" w:date="2024-10-01T00:09:00Z">
              <w:r>
                <w:rPr>
                  <w:szCs w:val="24"/>
                </w:rPr>
                <w:t xml:space="preserve"> </w:t>
              </w:r>
            </w:ins>
            <w:commentRangeStart w:id="27083"/>
            <w:commentRangeStart w:id="27084"/>
            <w:del w:id="27085" w:author="Phuong Truong Thi" w:date="2024-10-01T00:09:00Z">
              <w:r w:rsidR="05BB779C" w:rsidDel="006C3F2E">
                <w:delText xml:space="preserve">Hệ thống hiển thị màn hình danh sách khách </w:delText>
              </w:r>
              <w:r w:rsidR="655CF8BF" w:rsidDel="006C3F2E">
                <w:delText>hàng mới trong port của cán bộ đó</w:delText>
              </w:r>
              <w:r w:rsidR="7CD776AC" w:rsidDel="006C3F2E">
                <w:delText>.</w:delText>
              </w:r>
              <w:commentRangeEnd w:id="27083"/>
              <w:r w:rsidR="00F73CF7" w:rsidRPr="00DC2024" w:rsidDel="006C3F2E">
                <w:commentReference w:id="27083"/>
              </w:r>
              <w:commentRangeEnd w:id="27084"/>
              <w:r w:rsidR="00DC2024" w:rsidRPr="00DC2024" w:rsidDel="006C3F2E">
                <w:commentReference w:id="27084"/>
              </w:r>
            </w:del>
          </w:p>
          <w:p w14:paraId="26727326" w14:textId="0E519703" w:rsidR="00A77FEB" w:rsidRPr="006D0F82" w:rsidRDefault="006D0F82" w:rsidP="000B6994">
            <w:pPr>
              <w:pStyle w:val="Normal10"/>
              <w:rPr>
                <w:lang w:val="vi-VN"/>
              </w:rPr>
            </w:pPr>
            <w:ins w:id="27086" w:author="thu nga" w:date="2024-10-01T10:30:00Z">
              <w:r w:rsidDel="006D0F82">
                <w:t xml:space="preserve"> </w:t>
              </w:r>
            </w:ins>
            <w:commentRangeStart w:id="27087"/>
            <w:commentRangeStart w:id="27088"/>
            <w:del w:id="27089" w:author="thu nga" w:date="2024-10-01T10:30:00Z">
              <w:r w:rsidDel="006D0F82">
                <w:delText>Dữ liệu sắp xếp mặc định theo ngày được chuyển giao CBBH phụ trách và Book quản lý</w:delText>
              </w:r>
              <w:commentRangeEnd w:id="27087"/>
              <w:r w:rsidDel="006D0F82">
                <w:rPr>
                  <w:rStyle w:val="CommentReference"/>
                  <w:rFonts w:ascii="Arial" w:hAnsi="Arial"/>
                  <w:lang w:val="x-none" w:eastAsia="x-none"/>
                </w:rPr>
                <w:commentReference w:id="27087"/>
              </w:r>
            </w:del>
            <w:commentRangeEnd w:id="27088"/>
            <w:r>
              <w:rPr>
                <w:rStyle w:val="CommentReference"/>
                <w:rFonts w:ascii="Arial" w:hAnsi="Arial"/>
                <w:lang w:val="x-none" w:eastAsia="x-none"/>
              </w:rPr>
              <w:commentReference w:id="27088"/>
            </w:r>
          </w:p>
        </w:tc>
      </w:tr>
    </w:tbl>
    <w:p w14:paraId="5B857523" w14:textId="77777777" w:rsidR="000B6994"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i/>
          <w:iCs/>
        </w:rPr>
      </w:pPr>
    </w:p>
    <w:p w14:paraId="4D8B9879"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0" w:author="Phuong Truong Thi" w:date="2024-11-25T19:00:00Z"/>
          <w:i/>
          <w:iCs/>
        </w:rPr>
      </w:pPr>
    </w:p>
    <w:p w14:paraId="6B3B6B5A"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1" w:author="Phuong Truong Thi" w:date="2024-11-25T19:00:00Z"/>
          <w:i/>
          <w:iCs/>
        </w:rPr>
      </w:pPr>
    </w:p>
    <w:p w14:paraId="46359FCD"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2" w:author="Phuong Truong Thi" w:date="2024-11-25T19:00:00Z"/>
          <w:i/>
          <w:iCs/>
        </w:rPr>
      </w:pPr>
    </w:p>
    <w:p w14:paraId="4B62F539"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3" w:author="Phuong Truong Thi" w:date="2024-11-25T19:00:00Z"/>
          <w:i/>
          <w:iCs/>
        </w:rPr>
      </w:pPr>
    </w:p>
    <w:p w14:paraId="29219FBB"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4" w:author="Phuong Truong Thi" w:date="2024-11-25T19:00:00Z"/>
          <w:i/>
          <w:iCs/>
        </w:rPr>
      </w:pPr>
    </w:p>
    <w:p w14:paraId="47D543E3"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5" w:author="Phuong Truong Thi" w:date="2024-11-25T19:00:00Z"/>
          <w:i/>
          <w:iCs/>
        </w:rPr>
      </w:pPr>
    </w:p>
    <w:p w14:paraId="47185634"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6" w:author="Phuong Truong Thi" w:date="2024-11-25T19:00:00Z"/>
          <w:i/>
          <w:iCs/>
        </w:rPr>
      </w:pPr>
    </w:p>
    <w:p w14:paraId="77A23A32"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7" w:author="Phuong Truong Thi" w:date="2024-11-25T19:00:00Z"/>
          <w:i/>
          <w:iCs/>
        </w:rPr>
      </w:pPr>
    </w:p>
    <w:p w14:paraId="72D4761A"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8" w:author="Phuong Truong Thi" w:date="2024-11-25T19:00:00Z"/>
          <w:i/>
          <w:iCs/>
        </w:rPr>
      </w:pPr>
    </w:p>
    <w:p w14:paraId="7CA6521F" w14:textId="77777777"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099" w:author="Phuong Truong Thi" w:date="2024-11-25T19:00:00Z"/>
          <w:i/>
          <w:iCs/>
        </w:rPr>
      </w:pPr>
    </w:p>
    <w:p w14:paraId="62B9417F" w14:textId="396F165C"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100" w:author="Phuong Truong Thi" w:date="2024-11-25T19:00:00Z"/>
          <w:i/>
          <w:iCs/>
        </w:rPr>
      </w:pPr>
    </w:p>
    <w:p w14:paraId="7947A6DC" w14:textId="79221754" w:rsidR="000B6994" w:rsidDel="005B45EC" w:rsidRDefault="000B6994" w:rsidP="000B6994">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360"/>
        <w:outlineLvl w:val="9"/>
        <w:rPr>
          <w:del w:id="27101" w:author="Phuong Truong Thi" w:date="2024-11-25T19:00:00Z"/>
          <w:i/>
          <w:iCs/>
        </w:rPr>
      </w:pPr>
    </w:p>
    <w:p w14:paraId="42309686" w14:textId="123377BE" w:rsidR="00E57F75" w:rsidRPr="00A35118" w:rsidRDefault="00E57F75" w:rsidP="000B6994">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auto"/>
        <w:outlineLvl w:val="9"/>
        <w:rPr>
          <w:ins w:id="27102" w:author="Phuong Truong Thi" w:date="2024-10-17T19:27:00Z"/>
          <w:i/>
          <w:iCs/>
        </w:rPr>
      </w:pPr>
      <w:ins w:id="27103" w:author="Phuong Truong Thi" w:date="2024-10-17T19:26:00Z">
        <w:r w:rsidRPr="00A35118">
          <w:rPr>
            <w:i/>
            <w:iCs/>
            <w:rPrChange w:id="27104" w:author="Phuong Truong Thi" w:date="2024-10-17T19:27:00Z">
              <w:rPr/>
            </w:rPrChange>
          </w:rPr>
          <w:t>Màn hình minh họa</w:t>
        </w:r>
      </w:ins>
    </w:p>
    <w:p w14:paraId="3FEDC21B" w14:textId="31AEDD94" w:rsidR="00E57F75" w:rsidRDefault="005B45EC">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outlineLvl w:val="9"/>
        <w:rPr>
          <w:ins w:id="27105" w:author="Phuong Truong Thi" w:date="2024-11-25T19:01:00Z"/>
          <w:b w:val="0"/>
          <w:bCs w:val="0"/>
          <w:i/>
          <w:iCs/>
        </w:rPr>
        <w:pPrChange w:id="27106" w:author="Phuong Truong Thi" w:date="2024-11-25T19:01: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ins w:id="27107" w:author="Phuong Truong Thi" w:date="2024-11-25T19:00:00Z">
        <w:r>
          <w:rPr>
            <w:b w:val="0"/>
            <w:bCs w:val="0"/>
            <w:i/>
            <w:iCs/>
            <w:noProof/>
            <w:lang w:eastAsia="en-US"/>
          </w:rPr>
          <w:drawing>
            <wp:inline distT="0" distB="0" distL="0" distR="0" wp14:anchorId="1C773A5A" wp14:editId="1B0E2AF2">
              <wp:extent cx="5821045" cy="3819525"/>
              <wp:effectExtent l="0" t="0" r="8255" b="9525"/>
              <wp:docPr id="1395824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4153" name="Picture 1395824153"/>
                      <pic:cNvPicPr/>
                    </pic:nvPicPr>
                    <pic:blipFill>
                      <a:blip r:embed="rId29"/>
                      <a:stretch>
                        <a:fillRect/>
                      </a:stretch>
                    </pic:blipFill>
                    <pic:spPr>
                      <a:xfrm>
                        <a:off x="0" y="0"/>
                        <a:ext cx="5821045" cy="3819525"/>
                      </a:xfrm>
                      <a:prstGeom prst="rect">
                        <a:avLst/>
                      </a:prstGeom>
                    </pic:spPr>
                  </pic:pic>
                </a:graphicData>
              </a:graphic>
            </wp:inline>
          </w:drawing>
        </w:r>
      </w:ins>
    </w:p>
    <w:p w14:paraId="12F9CA49" w14:textId="48AD7A10" w:rsidR="00F868EA" w:rsidRPr="00A35118" w:rsidRDefault="00F73CF7" w:rsidP="00F868EA">
      <w:pPr>
        <w:pStyle w:val="Heading23"/>
        <w:numPr>
          <w:ilvl w:val="0"/>
          <w:numId w:val="69"/>
        </w:numPr>
        <w:pBdr>
          <w:top w:val="none" w:sz="0" w:space="0" w:color="auto"/>
          <w:left w:val="none" w:sz="0" w:space="0" w:color="auto"/>
          <w:bottom w:val="none" w:sz="0" w:space="0" w:color="auto"/>
          <w:right w:val="none" w:sz="0" w:space="0" w:color="auto"/>
        </w:pBdr>
        <w:shd w:val="clear" w:color="auto" w:fill="auto"/>
        <w:outlineLvl w:val="9"/>
        <w:rPr>
          <w:ins w:id="27108" w:author="Phuong Truong Thi" w:date="2024-10-16T01:04:00Z"/>
          <w:rPrChange w:id="27109" w:author="Phuong Truong Thi" w:date="2024-10-16T01:04:00Z">
            <w:rPr>
              <w:ins w:id="27110" w:author="Phuong Truong Thi" w:date="2024-10-16T01:04:00Z"/>
              <w:b w:val="0"/>
              <w:bCs w:val="0"/>
              <w:i/>
              <w:iCs/>
            </w:rPr>
          </w:rPrChange>
        </w:rPr>
      </w:pPr>
      <w:r w:rsidRPr="00A35118">
        <w:rPr>
          <w:i/>
          <w:iCs/>
        </w:rPr>
        <w:lastRenderedPageBreak/>
        <w:t>Thông tin dữ liệu</w:t>
      </w:r>
    </w:p>
    <w:tbl>
      <w:tblPr>
        <w:tblW w:w="91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01"/>
        <w:gridCol w:w="2090"/>
        <w:gridCol w:w="911"/>
        <w:gridCol w:w="1047"/>
        <w:gridCol w:w="1071"/>
        <w:gridCol w:w="1422"/>
      </w:tblGrid>
      <w:tr w:rsidR="000A7657" w:rsidRPr="00A35FC0" w14:paraId="53981357" w14:textId="77777777" w:rsidTr="00877F56">
        <w:trPr>
          <w:trHeight w:val="528"/>
          <w:tblHeader/>
          <w:ins w:id="27111" w:author="Phuong Truong Thi" w:date="2024-10-16T01:16:00Z"/>
        </w:trPr>
        <w:tc>
          <w:tcPr>
            <w:tcW w:w="720" w:type="dxa"/>
            <w:shd w:val="clear" w:color="auto" w:fill="F7C7AC"/>
            <w:vAlign w:val="center"/>
            <w:hideMark/>
          </w:tcPr>
          <w:p w14:paraId="641286B7" w14:textId="77777777" w:rsidR="000A7657" w:rsidRPr="00A35FC0" w:rsidRDefault="000A7657" w:rsidP="00817E47">
            <w:pPr>
              <w:spacing w:before="0" w:line="240" w:lineRule="auto"/>
              <w:contextualSpacing w:val="0"/>
              <w:jc w:val="center"/>
              <w:rPr>
                <w:ins w:id="27112" w:author="Phuong Truong Thi" w:date="2024-10-16T01:16:00Z"/>
                <w:rFonts w:ascii="Times New Roman" w:eastAsia="Times New Roman" w:hAnsi="Times New Roman"/>
                <w:b/>
                <w:bCs/>
                <w:color w:val="000000"/>
                <w:sz w:val="24"/>
                <w:szCs w:val="24"/>
                <w:lang w:val="vi-VN" w:eastAsia="vi-VN"/>
              </w:rPr>
            </w:pPr>
            <w:ins w:id="27113" w:author="Phuong Truong Thi" w:date="2024-10-16T01:16:00Z">
              <w:r w:rsidRPr="00A35FC0">
                <w:rPr>
                  <w:rFonts w:ascii="Times New Roman" w:eastAsia="Times New Roman" w:hAnsi="Times New Roman"/>
                  <w:b/>
                  <w:bCs/>
                  <w:color w:val="000000"/>
                  <w:sz w:val="24"/>
                  <w:szCs w:val="24"/>
                  <w:lang w:val="vi-VN" w:eastAsia="vi-VN"/>
                </w:rPr>
                <w:t>STT</w:t>
              </w:r>
            </w:ins>
          </w:p>
        </w:tc>
        <w:tc>
          <w:tcPr>
            <w:tcW w:w="1901" w:type="dxa"/>
            <w:shd w:val="clear" w:color="auto" w:fill="F7C7AC"/>
            <w:vAlign w:val="center"/>
            <w:hideMark/>
          </w:tcPr>
          <w:p w14:paraId="35C709D3" w14:textId="77777777" w:rsidR="000A7657" w:rsidRPr="00A35FC0" w:rsidRDefault="000A7657" w:rsidP="00817E47">
            <w:pPr>
              <w:spacing w:before="0" w:line="240" w:lineRule="auto"/>
              <w:contextualSpacing w:val="0"/>
              <w:jc w:val="center"/>
              <w:rPr>
                <w:ins w:id="27114" w:author="Phuong Truong Thi" w:date="2024-10-16T01:16:00Z"/>
                <w:rFonts w:ascii="Times New Roman" w:eastAsia="Times New Roman" w:hAnsi="Times New Roman"/>
                <w:b/>
                <w:bCs/>
                <w:color w:val="000000"/>
                <w:sz w:val="24"/>
                <w:szCs w:val="24"/>
                <w:lang w:val="vi-VN" w:eastAsia="vi-VN"/>
              </w:rPr>
            </w:pPr>
            <w:ins w:id="27115" w:author="Phuong Truong Thi" w:date="2024-10-16T01:16:00Z">
              <w:r w:rsidRPr="00A35FC0">
                <w:rPr>
                  <w:rFonts w:ascii="Times New Roman" w:eastAsia="Times New Roman" w:hAnsi="Times New Roman"/>
                  <w:b/>
                  <w:bCs/>
                  <w:color w:val="000000"/>
                  <w:sz w:val="24"/>
                  <w:szCs w:val="24"/>
                  <w:lang w:val="vi-VN" w:eastAsia="vi-VN"/>
                </w:rPr>
                <w:t>Trường dữ liệu</w:t>
              </w:r>
            </w:ins>
          </w:p>
        </w:tc>
        <w:tc>
          <w:tcPr>
            <w:tcW w:w="2090" w:type="dxa"/>
            <w:shd w:val="clear" w:color="auto" w:fill="F7C7AC"/>
            <w:vAlign w:val="center"/>
          </w:tcPr>
          <w:p w14:paraId="2FD0BA58" w14:textId="77777777" w:rsidR="000A7657" w:rsidRPr="00A35FC0" w:rsidRDefault="000A7657" w:rsidP="00817E47">
            <w:pPr>
              <w:spacing w:before="0" w:line="240" w:lineRule="auto"/>
              <w:contextualSpacing w:val="0"/>
              <w:jc w:val="center"/>
              <w:rPr>
                <w:ins w:id="27116" w:author="Phuong Truong Thi" w:date="2024-10-16T01:16:00Z"/>
                <w:rFonts w:ascii="Times New Roman" w:eastAsia="Times New Roman" w:hAnsi="Times New Roman"/>
                <w:b/>
                <w:bCs/>
                <w:color w:val="000000"/>
                <w:sz w:val="24"/>
                <w:szCs w:val="24"/>
                <w:lang w:eastAsia="vi-VN"/>
              </w:rPr>
            </w:pPr>
            <w:ins w:id="27117" w:author="Phuong Truong Thi" w:date="2024-10-16T01:16:00Z">
              <w:r>
                <w:rPr>
                  <w:rFonts w:ascii="Times New Roman" w:eastAsia="Times New Roman" w:hAnsi="Times New Roman"/>
                  <w:b/>
                  <w:bCs/>
                  <w:color w:val="000000"/>
                  <w:sz w:val="24"/>
                  <w:szCs w:val="24"/>
                  <w:lang w:eastAsia="vi-VN"/>
                </w:rPr>
                <w:t>Mô tả trường</w:t>
              </w:r>
            </w:ins>
          </w:p>
        </w:tc>
        <w:tc>
          <w:tcPr>
            <w:tcW w:w="911" w:type="dxa"/>
            <w:shd w:val="clear" w:color="auto" w:fill="F7C7AC"/>
            <w:vAlign w:val="center"/>
          </w:tcPr>
          <w:p w14:paraId="7589A1E0" w14:textId="77777777" w:rsidR="000A7657" w:rsidRPr="00A35FC0" w:rsidRDefault="000A7657" w:rsidP="00817E47">
            <w:pPr>
              <w:spacing w:before="0" w:line="240" w:lineRule="auto"/>
              <w:contextualSpacing w:val="0"/>
              <w:jc w:val="center"/>
              <w:rPr>
                <w:ins w:id="27118" w:author="Phuong Truong Thi" w:date="2024-10-16T01:16:00Z"/>
                <w:rFonts w:ascii="Times New Roman" w:eastAsia="Times New Roman" w:hAnsi="Times New Roman"/>
                <w:b/>
                <w:bCs/>
                <w:color w:val="000000"/>
                <w:sz w:val="24"/>
                <w:szCs w:val="24"/>
                <w:lang w:val="vi-VN" w:eastAsia="vi-VN"/>
              </w:rPr>
            </w:pPr>
            <w:ins w:id="27119" w:author="Phuong Truong Thi" w:date="2024-10-16T01:16:00Z">
              <w:r>
                <w:rPr>
                  <w:rFonts w:ascii="Times New Roman" w:eastAsia="Times New Roman" w:hAnsi="Times New Roman"/>
                  <w:b/>
                  <w:bCs/>
                  <w:color w:val="000000"/>
                  <w:sz w:val="24"/>
                  <w:szCs w:val="24"/>
                  <w:lang w:val="vi-VN" w:eastAsia="vi-VN"/>
                </w:rPr>
                <w:t>Nguồn</w:t>
              </w:r>
            </w:ins>
          </w:p>
        </w:tc>
        <w:tc>
          <w:tcPr>
            <w:tcW w:w="1047" w:type="dxa"/>
            <w:shd w:val="clear" w:color="auto" w:fill="F7C7AC"/>
            <w:vAlign w:val="center"/>
          </w:tcPr>
          <w:p w14:paraId="3C13FB65" w14:textId="77777777" w:rsidR="000A7657" w:rsidRPr="00A35FC0" w:rsidRDefault="000A7657" w:rsidP="00817E47">
            <w:pPr>
              <w:spacing w:before="0" w:line="240" w:lineRule="auto"/>
              <w:contextualSpacing w:val="0"/>
              <w:jc w:val="center"/>
              <w:rPr>
                <w:ins w:id="27120" w:author="Phuong Truong Thi" w:date="2024-10-16T01:16:00Z"/>
                <w:rFonts w:ascii="Times New Roman" w:eastAsia="Times New Roman" w:hAnsi="Times New Roman"/>
                <w:b/>
                <w:bCs/>
                <w:color w:val="000000"/>
                <w:sz w:val="24"/>
                <w:szCs w:val="24"/>
                <w:lang w:val="vi-VN" w:eastAsia="vi-VN"/>
              </w:rPr>
            </w:pPr>
            <w:ins w:id="27121" w:author="Phuong Truong Thi" w:date="2024-10-16T01:16:00Z">
              <w:r w:rsidRPr="00A35FC0">
                <w:rPr>
                  <w:rFonts w:ascii="Times New Roman" w:eastAsia="Times New Roman" w:hAnsi="Times New Roman"/>
                  <w:b/>
                  <w:bCs/>
                  <w:color w:val="000000"/>
                  <w:sz w:val="24"/>
                  <w:szCs w:val="24"/>
                  <w:lang w:val="vi-VN" w:eastAsia="vi-VN"/>
                </w:rPr>
                <w:t>Định dạng</w:t>
              </w:r>
            </w:ins>
          </w:p>
        </w:tc>
        <w:tc>
          <w:tcPr>
            <w:tcW w:w="1071" w:type="dxa"/>
            <w:shd w:val="clear" w:color="auto" w:fill="F7C7AC"/>
            <w:vAlign w:val="center"/>
            <w:hideMark/>
          </w:tcPr>
          <w:p w14:paraId="65A0369E" w14:textId="77777777" w:rsidR="000A7657" w:rsidRPr="00A35FC0" w:rsidRDefault="000A7657" w:rsidP="00817E47">
            <w:pPr>
              <w:spacing w:before="0" w:line="240" w:lineRule="auto"/>
              <w:contextualSpacing w:val="0"/>
              <w:jc w:val="center"/>
              <w:rPr>
                <w:ins w:id="27122" w:author="Phuong Truong Thi" w:date="2024-10-16T01:16:00Z"/>
                <w:rFonts w:ascii="Times New Roman" w:eastAsia="Times New Roman" w:hAnsi="Times New Roman"/>
                <w:b/>
                <w:bCs/>
                <w:color w:val="000000"/>
                <w:sz w:val="24"/>
                <w:szCs w:val="24"/>
                <w:lang w:val="vi-VN" w:eastAsia="vi-VN"/>
              </w:rPr>
            </w:pPr>
            <w:ins w:id="27123" w:author="Phuong Truong Thi" w:date="2024-10-16T01:16:00Z">
              <w:r w:rsidRPr="00A35FC0">
                <w:rPr>
                  <w:rFonts w:ascii="Times New Roman" w:eastAsia="Times New Roman" w:hAnsi="Times New Roman"/>
                  <w:b/>
                  <w:bCs/>
                  <w:color w:val="000000"/>
                  <w:sz w:val="24"/>
                  <w:szCs w:val="24"/>
                  <w:lang w:val="vi-VN" w:eastAsia="vi-VN"/>
                </w:rPr>
                <w:t>Mã danh mục tham chiếu</w:t>
              </w:r>
            </w:ins>
          </w:p>
        </w:tc>
        <w:tc>
          <w:tcPr>
            <w:tcW w:w="1422" w:type="dxa"/>
            <w:shd w:val="clear" w:color="auto" w:fill="F7C7AC"/>
          </w:tcPr>
          <w:p w14:paraId="4E5C3EF0" w14:textId="77777777" w:rsidR="000A7657" w:rsidRPr="00B66378" w:rsidRDefault="000A7657" w:rsidP="00817E47">
            <w:pPr>
              <w:spacing w:before="0" w:line="240" w:lineRule="auto"/>
              <w:contextualSpacing w:val="0"/>
              <w:jc w:val="center"/>
              <w:rPr>
                <w:ins w:id="27124" w:author="Phuong Truong Thi" w:date="2024-10-16T01:16:00Z"/>
                <w:rFonts w:ascii="Times New Roman" w:eastAsia="Times New Roman" w:hAnsi="Times New Roman"/>
                <w:b/>
                <w:bCs/>
                <w:color w:val="000000"/>
                <w:sz w:val="24"/>
                <w:szCs w:val="24"/>
                <w:lang w:val="vi-VN" w:eastAsia="vi-VN"/>
              </w:rPr>
            </w:pPr>
            <w:ins w:id="27125" w:author="Phuong Truong Thi" w:date="2024-10-16T01:16:00Z">
              <w:r w:rsidRPr="00B66378">
                <w:rPr>
                  <w:rFonts w:ascii="Times New Roman" w:eastAsia="Times New Roman" w:hAnsi="Times New Roman"/>
                  <w:b/>
                  <w:bCs/>
                  <w:color w:val="000000"/>
                  <w:sz w:val="24"/>
                  <w:szCs w:val="24"/>
                  <w:lang w:val="vi-VN" w:eastAsia="vi-VN"/>
                </w:rPr>
                <w:t>Hiển thị mặc định</w:t>
              </w:r>
            </w:ins>
          </w:p>
          <w:p w14:paraId="43E75A79" w14:textId="77777777" w:rsidR="000A7657" w:rsidRPr="00B66378" w:rsidRDefault="000A7657" w:rsidP="00817E47">
            <w:pPr>
              <w:spacing w:before="0" w:line="240" w:lineRule="auto"/>
              <w:contextualSpacing w:val="0"/>
              <w:jc w:val="center"/>
              <w:rPr>
                <w:ins w:id="27126" w:author="Phuong Truong Thi" w:date="2024-10-16T01:16:00Z"/>
                <w:rFonts w:ascii="Times New Roman" w:eastAsia="Times New Roman" w:hAnsi="Times New Roman"/>
                <w:b/>
                <w:bCs/>
                <w:color w:val="000000"/>
                <w:sz w:val="24"/>
                <w:szCs w:val="24"/>
                <w:lang w:val="vi-VN" w:eastAsia="vi-VN"/>
              </w:rPr>
            </w:pPr>
            <w:ins w:id="27127" w:author="Phuong Truong Thi" w:date="2024-10-16T01:16:00Z">
              <w:r w:rsidRPr="00B66378">
                <w:rPr>
                  <w:rFonts w:ascii="Times New Roman" w:eastAsia="Times New Roman" w:hAnsi="Times New Roman"/>
                  <w:b/>
                  <w:bCs/>
                  <w:color w:val="000000"/>
                  <w:sz w:val="24"/>
                  <w:szCs w:val="24"/>
                  <w:lang w:val="vi-VN" w:eastAsia="vi-VN"/>
                </w:rPr>
                <w:t>trên danh sách</w:t>
              </w:r>
            </w:ins>
          </w:p>
          <w:p w14:paraId="1D86B345" w14:textId="77777777" w:rsidR="000A7657" w:rsidRPr="00A35FC0" w:rsidRDefault="000A7657" w:rsidP="00817E47">
            <w:pPr>
              <w:spacing w:before="0" w:line="240" w:lineRule="auto"/>
              <w:contextualSpacing w:val="0"/>
              <w:jc w:val="center"/>
              <w:rPr>
                <w:ins w:id="27128" w:author="Phuong Truong Thi" w:date="2024-10-16T01:16:00Z"/>
                <w:rFonts w:ascii="Times New Roman" w:eastAsia="Times New Roman" w:hAnsi="Times New Roman"/>
                <w:b/>
                <w:bCs/>
                <w:color w:val="000000"/>
                <w:sz w:val="24"/>
                <w:szCs w:val="24"/>
                <w:lang w:eastAsia="vi-VN"/>
              </w:rPr>
            </w:pPr>
            <w:ins w:id="27129" w:author="Phuong Truong Thi" w:date="2024-10-16T01:16:00Z">
              <w:r w:rsidRPr="00A35FC0">
                <w:rPr>
                  <w:rFonts w:ascii="Times New Roman" w:eastAsia="Times New Roman" w:hAnsi="Times New Roman"/>
                  <w:b/>
                  <w:bCs/>
                  <w:color w:val="000000"/>
                  <w:sz w:val="24"/>
                  <w:szCs w:val="24"/>
                  <w:lang w:eastAsia="vi-VN"/>
                </w:rPr>
                <w:t>(Y/N)</w:t>
              </w:r>
            </w:ins>
          </w:p>
        </w:tc>
      </w:tr>
      <w:tr w:rsidR="000A7657" w:rsidRPr="00A35FC0" w14:paraId="0E92B02F" w14:textId="77777777" w:rsidTr="00877F56">
        <w:trPr>
          <w:trHeight w:val="276"/>
          <w:ins w:id="27130" w:author="Phuong Truong Thi" w:date="2024-10-16T01:16:00Z"/>
        </w:trPr>
        <w:tc>
          <w:tcPr>
            <w:tcW w:w="9162" w:type="dxa"/>
            <w:gridSpan w:val="7"/>
          </w:tcPr>
          <w:p w14:paraId="617CDF62" w14:textId="77777777" w:rsidR="000A7657" w:rsidRPr="00A35FC0" w:rsidRDefault="000A7657" w:rsidP="00817E47">
            <w:pPr>
              <w:spacing w:before="0" w:line="240" w:lineRule="auto"/>
              <w:contextualSpacing w:val="0"/>
              <w:jc w:val="left"/>
              <w:rPr>
                <w:ins w:id="27131" w:author="Phuong Truong Thi" w:date="2024-10-16T01:16:00Z"/>
                <w:rFonts w:ascii="Times New Roman" w:eastAsia="Times New Roman" w:hAnsi="Times New Roman"/>
                <w:sz w:val="24"/>
                <w:szCs w:val="24"/>
                <w:lang w:eastAsia="vi-VN"/>
              </w:rPr>
            </w:pPr>
            <w:ins w:id="27132" w:author="Phuong Truong Thi" w:date="2024-10-16T01:16:00Z">
              <w:r w:rsidRPr="00A35FC0">
                <w:rPr>
                  <w:rFonts w:ascii="Times New Roman" w:eastAsia="Times New Roman" w:hAnsi="Times New Roman"/>
                  <w:sz w:val="24"/>
                  <w:szCs w:val="24"/>
                  <w:lang w:eastAsia="vi-VN"/>
                </w:rPr>
                <w:t>Thông tin tổng quan (</w:t>
              </w:r>
              <w:r w:rsidRPr="00A35FC0">
                <w:rPr>
                  <w:rFonts w:ascii="Times New Roman" w:eastAsia="Times New Roman" w:hAnsi="Times New Roman"/>
                  <w:i/>
                  <w:iCs/>
                  <w:sz w:val="24"/>
                  <w:szCs w:val="24"/>
                  <w:lang w:eastAsia="vi-VN"/>
                </w:rPr>
                <w:t>dòng thông tin chung</w:t>
              </w:r>
              <w:r w:rsidRPr="00A35FC0">
                <w:rPr>
                  <w:rFonts w:ascii="Times New Roman" w:eastAsia="Times New Roman" w:hAnsi="Times New Roman"/>
                  <w:sz w:val="24"/>
                  <w:szCs w:val="24"/>
                  <w:lang w:eastAsia="vi-VN"/>
                </w:rPr>
                <w:t>)</w:t>
              </w:r>
            </w:ins>
          </w:p>
        </w:tc>
      </w:tr>
      <w:tr w:rsidR="000A7657" w:rsidRPr="00A35FC0" w14:paraId="7E7773EB" w14:textId="77777777" w:rsidTr="00877F56">
        <w:trPr>
          <w:trHeight w:val="276"/>
          <w:ins w:id="27133" w:author="Phuong Truong Thi" w:date="2024-10-16T01:16:00Z"/>
        </w:trPr>
        <w:tc>
          <w:tcPr>
            <w:tcW w:w="720" w:type="dxa"/>
            <w:shd w:val="clear" w:color="auto" w:fill="auto"/>
            <w:vAlign w:val="center"/>
          </w:tcPr>
          <w:p w14:paraId="2C7DBF09" w14:textId="77777777" w:rsidR="000A7657" w:rsidRPr="00A35FC0" w:rsidRDefault="000A7657" w:rsidP="00817E47">
            <w:pPr>
              <w:spacing w:before="0" w:line="240" w:lineRule="auto"/>
              <w:contextualSpacing w:val="0"/>
              <w:jc w:val="left"/>
              <w:rPr>
                <w:ins w:id="27134" w:author="Phuong Truong Thi" w:date="2024-10-16T01:16:00Z"/>
                <w:rFonts w:ascii="Times New Roman" w:eastAsia="Times New Roman" w:hAnsi="Times New Roman"/>
                <w:color w:val="000000"/>
                <w:sz w:val="24"/>
                <w:szCs w:val="24"/>
                <w:lang w:val="vi-VN" w:eastAsia="vi-VN"/>
              </w:rPr>
            </w:pPr>
          </w:p>
        </w:tc>
        <w:tc>
          <w:tcPr>
            <w:tcW w:w="1901" w:type="dxa"/>
            <w:shd w:val="clear" w:color="auto" w:fill="auto"/>
            <w:vAlign w:val="center"/>
          </w:tcPr>
          <w:p w14:paraId="6F168C71" w14:textId="77777777" w:rsidR="000A7657" w:rsidRPr="00A35FC0" w:rsidRDefault="000A7657" w:rsidP="00817E47">
            <w:pPr>
              <w:spacing w:before="0" w:line="240" w:lineRule="auto"/>
              <w:contextualSpacing w:val="0"/>
              <w:rPr>
                <w:ins w:id="27135" w:author="Phuong Truong Thi" w:date="2024-10-16T01:16:00Z"/>
                <w:rFonts w:ascii="Times New Roman" w:hAnsi="Times New Roman"/>
                <w:color w:val="000000"/>
                <w:sz w:val="24"/>
                <w:szCs w:val="24"/>
              </w:rPr>
            </w:pPr>
            <w:ins w:id="27136" w:author="Phuong Truong Thi" w:date="2024-10-16T01:16:00Z">
              <w:r w:rsidRPr="00A35FC0">
                <w:rPr>
                  <w:rFonts w:ascii="Times New Roman" w:hAnsi="Times New Roman"/>
                  <w:color w:val="000000"/>
                  <w:sz w:val="24"/>
                  <w:szCs w:val="24"/>
                </w:rPr>
                <w:t>Tổng KH trong danh sách</w:t>
              </w:r>
            </w:ins>
          </w:p>
          <w:p w14:paraId="4F16B287" w14:textId="77777777" w:rsidR="000A7657" w:rsidRPr="00A35FC0" w:rsidRDefault="000A7657" w:rsidP="00817E47">
            <w:pPr>
              <w:spacing w:before="0" w:line="240" w:lineRule="auto"/>
              <w:contextualSpacing w:val="0"/>
              <w:rPr>
                <w:ins w:id="27137" w:author="Phuong Truong Thi" w:date="2024-10-16T01:16:00Z"/>
                <w:rFonts w:ascii="Times New Roman" w:hAnsi="Times New Roman"/>
                <w:color w:val="000000"/>
                <w:sz w:val="24"/>
                <w:szCs w:val="24"/>
              </w:rPr>
            </w:pPr>
          </w:p>
        </w:tc>
        <w:tc>
          <w:tcPr>
            <w:tcW w:w="2090" w:type="dxa"/>
          </w:tcPr>
          <w:p w14:paraId="34CBB90A" w14:textId="77777777" w:rsidR="000A7657" w:rsidRPr="00A35FC0" w:rsidRDefault="000A7657" w:rsidP="00817E47">
            <w:pPr>
              <w:spacing w:before="0" w:line="240" w:lineRule="auto"/>
              <w:contextualSpacing w:val="0"/>
              <w:rPr>
                <w:ins w:id="27138" w:author="Phuong Truong Thi" w:date="2024-10-16T01:16:00Z"/>
                <w:rFonts w:ascii="Times New Roman" w:hAnsi="Times New Roman"/>
                <w:color w:val="000000"/>
                <w:sz w:val="24"/>
                <w:szCs w:val="24"/>
              </w:rPr>
            </w:pPr>
            <w:ins w:id="27139" w:author="Phuong Truong Thi" w:date="2024-10-16T01:16:00Z">
              <w:r w:rsidRPr="00A35FC0">
                <w:rPr>
                  <w:rFonts w:ascii="Times New Roman" w:hAnsi="Times New Roman"/>
                  <w:color w:val="000000"/>
                  <w:sz w:val="24"/>
                  <w:szCs w:val="24"/>
                </w:rPr>
                <w:t xml:space="preserve">Tổng số lượng KH trong danh sách </w:t>
              </w:r>
            </w:ins>
          </w:p>
          <w:p w14:paraId="06867FDD" w14:textId="1DEB4AC6" w:rsidR="000A7657" w:rsidRPr="00A35FC0" w:rsidRDefault="000A7657" w:rsidP="00817E47">
            <w:pPr>
              <w:spacing w:before="0" w:line="240" w:lineRule="auto"/>
              <w:contextualSpacing w:val="0"/>
              <w:rPr>
                <w:ins w:id="27140" w:author="Phuong Truong Thi" w:date="2024-10-16T01:16:00Z"/>
                <w:rFonts w:ascii="Times New Roman" w:eastAsia="Times New Roman" w:hAnsi="Times New Roman"/>
                <w:color w:val="000000"/>
                <w:sz w:val="24"/>
                <w:szCs w:val="24"/>
                <w:lang w:eastAsia="vi-VN"/>
              </w:rPr>
            </w:pPr>
            <w:ins w:id="27141" w:author="Phuong Truong Thi" w:date="2024-10-16T01:17:00Z">
              <w:r w:rsidRPr="000A7657">
                <w:rPr>
                  <w:rFonts w:ascii="Times New Roman" w:eastAsia="Times New Roman" w:hAnsi="Times New Roman"/>
                  <w:color w:val="000000"/>
                  <w:sz w:val="24"/>
                  <w:szCs w:val="24"/>
                  <w:lang w:eastAsia="vi-VN"/>
                </w:rPr>
                <w:t>Số lượng KH sẽ thay đổi khi thay đỏi điều kiện lọc</w:t>
              </w:r>
            </w:ins>
          </w:p>
        </w:tc>
        <w:tc>
          <w:tcPr>
            <w:tcW w:w="911" w:type="dxa"/>
          </w:tcPr>
          <w:p w14:paraId="70E402D8" w14:textId="77777777" w:rsidR="000A7657" w:rsidRPr="00B66378" w:rsidRDefault="000A7657" w:rsidP="00817E47">
            <w:pPr>
              <w:spacing w:before="0" w:line="240" w:lineRule="auto"/>
              <w:contextualSpacing w:val="0"/>
              <w:rPr>
                <w:ins w:id="27142" w:author="Phuong Truong Thi" w:date="2024-10-16T01:16:00Z"/>
                <w:rFonts w:ascii="Times New Roman" w:eastAsia="Times New Roman" w:hAnsi="Times New Roman"/>
                <w:color w:val="000000"/>
                <w:sz w:val="24"/>
                <w:szCs w:val="24"/>
                <w:lang w:val="vi-VN" w:eastAsia="vi-VN"/>
              </w:rPr>
            </w:pPr>
            <w:ins w:id="27143" w:author="Phuong Truong Thi" w:date="2024-10-16T01:16:00Z">
              <w:r>
                <w:rPr>
                  <w:rFonts w:ascii="Times New Roman" w:eastAsia="Times New Roman" w:hAnsi="Times New Roman"/>
                  <w:color w:val="000000"/>
                  <w:sz w:val="24"/>
                  <w:szCs w:val="24"/>
                  <w:lang w:val="vi-VN" w:eastAsia="vi-VN"/>
                </w:rPr>
                <w:t>CRM</w:t>
              </w:r>
            </w:ins>
          </w:p>
        </w:tc>
        <w:tc>
          <w:tcPr>
            <w:tcW w:w="1047" w:type="dxa"/>
          </w:tcPr>
          <w:p w14:paraId="764E1632" w14:textId="77777777" w:rsidR="000A7657" w:rsidRPr="00A35FC0" w:rsidRDefault="000A7657" w:rsidP="00817E47">
            <w:pPr>
              <w:spacing w:before="0" w:line="240" w:lineRule="auto"/>
              <w:contextualSpacing w:val="0"/>
              <w:rPr>
                <w:ins w:id="27144" w:author="Phuong Truong Thi" w:date="2024-10-16T01:16:00Z"/>
                <w:rFonts w:ascii="Times New Roman" w:eastAsia="Times New Roman" w:hAnsi="Times New Roman"/>
                <w:color w:val="000000"/>
                <w:sz w:val="24"/>
                <w:szCs w:val="24"/>
                <w:lang w:eastAsia="vi-VN"/>
              </w:rPr>
            </w:pPr>
            <w:ins w:id="27145" w:author="Phuong Truong Thi" w:date="2024-10-16T01:16:00Z">
              <w:r w:rsidRPr="00A35FC0">
                <w:rPr>
                  <w:rFonts w:ascii="Times New Roman" w:eastAsia="Times New Roman" w:hAnsi="Times New Roman"/>
                  <w:color w:val="000000"/>
                  <w:sz w:val="24"/>
                  <w:szCs w:val="24"/>
                  <w:lang w:eastAsia="vi-VN"/>
                </w:rPr>
                <w:t>Number</w:t>
              </w:r>
            </w:ins>
          </w:p>
        </w:tc>
        <w:tc>
          <w:tcPr>
            <w:tcW w:w="1071" w:type="dxa"/>
            <w:shd w:val="clear" w:color="auto" w:fill="auto"/>
            <w:noWrap/>
            <w:vAlign w:val="center"/>
          </w:tcPr>
          <w:p w14:paraId="2CB67493" w14:textId="77777777" w:rsidR="000A7657" w:rsidRPr="00A35FC0" w:rsidRDefault="000A7657" w:rsidP="00817E47">
            <w:pPr>
              <w:spacing w:before="0" w:line="240" w:lineRule="auto"/>
              <w:contextualSpacing w:val="0"/>
              <w:rPr>
                <w:ins w:id="27146" w:author="Phuong Truong Thi" w:date="2024-10-16T01:16:00Z"/>
                <w:rFonts w:ascii="Times New Roman" w:eastAsia="Times New Roman" w:hAnsi="Times New Roman"/>
                <w:sz w:val="24"/>
                <w:szCs w:val="24"/>
                <w:lang w:eastAsia="vi-VN"/>
              </w:rPr>
            </w:pPr>
          </w:p>
        </w:tc>
        <w:tc>
          <w:tcPr>
            <w:tcW w:w="1422" w:type="dxa"/>
          </w:tcPr>
          <w:p w14:paraId="6EA30158" w14:textId="77777777" w:rsidR="000A7657" w:rsidRPr="00A35FC0" w:rsidRDefault="000A7657" w:rsidP="00817E47">
            <w:pPr>
              <w:spacing w:before="0" w:line="240" w:lineRule="auto"/>
              <w:contextualSpacing w:val="0"/>
              <w:jc w:val="center"/>
              <w:rPr>
                <w:ins w:id="27147" w:author="Phuong Truong Thi" w:date="2024-10-16T01:16:00Z"/>
                <w:rFonts w:ascii="Times New Roman" w:eastAsia="Times New Roman" w:hAnsi="Times New Roman"/>
                <w:sz w:val="24"/>
                <w:szCs w:val="24"/>
                <w:lang w:eastAsia="vi-VN"/>
              </w:rPr>
            </w:pPr>
            <w:ins w:id="27148" w:author="Phuong Truong Thi" w:date="2024-10-16T01:16:00Z">
              <w:r w:rsidRPr="00A35FC0">
                <w:rPr>
                  <w:rFonts w:ascii="Times New Roman" w:eastAsia="Times New Roman" w:hAnsi="Times New Roman"/>
                  <w:sz w:val="24"/>
                  <w:szCs w:val="24"/>
                  <w:lang w:eastAsia="vi-VN"/>
                </w:rPr>
                <w:t>Y</w:t>
              </w:r>
            </w:ins>
          </w:p>
        </w:tc>
      </w:tr>
      <w:tr w:rsidR="000A7657" w:rsidRPr="00A35FC0" w14:paraId="252B7CC8" w14:textId="77777777" w:rsidTr="00877F56">
        <w:trPr>
          <w:trHeight w:val="345"/>
          <w:ins w:id="27149" w:author="Phuong Truong Thi" w:date="2024-10-16T01:16:00Z"/>
        </w:trPr>
        <w:tc>
          <w:tcPr>
            <w:tcW w:w="9162" w:type="dxa"/>
            <w:gridSpan w:val="7"/>
          </w:tcPr>
          <w:p w14:paraId="6A143B15" w14:textId="77777777" w:rsidR="000A7657" w:rsidRPr="00A35FC0" w:rsidRDefault="000A7657" w:rsidP="00817E47">
            <w:pPr>
              <w:spacing w:before="0" w:line="240" w:lineRule="auto"/>
              <w:contextualSpacing w:val="0"/>
              <w:jc w:val="left"/>
              <w:rPr>
                <w:ins w:id="27150" w:author="Phuong Truong Thi" w:date="2024-10-16T01:16:00Z"/>
                <w:rFonts w:ascii="Times New Roman" w:eastAsia="Times New Roman" w:hAnsi="Times New Roman"/>
                <w:sz w:val="24"/>
                <w:szCs w:val="24"/>
                <w:lang w:eastAsia="vi-VN"/>
              </w:rPr>
            </w:pPr>
            <w:ins w:id="27151" w:author="Phuong Truong Thi" w:date="2024-10-16T01:16:00Z">
              <w:r w:rsidRPr="00A35FC0">
                <w:rPr>
                  <w:rFonts w:ascii="Times New Roman" w:eastAsia="Times New Roman" w:hAnsi="Times New Roman"/>
                  <w:sz w:val="24"/>
                  <w:szCs w:val="24"/>
                  <w:lang w:eastAsia="vi-VN"/>
                </w:rPr>
                <w:t>Thông tin chung</w:t>
              </w:r>
            </w:ins>
          </w:p>
        </w:tc>
      </w:tr>
      <w:tr w:rsidR="000A7657" w:rsidRPr="00A35FC0" w14:paraId="1097F15B" w14:textId="77777777" w:rsidTr="00877F56">
        <w:trPr>
          <w:trHeight w:val="480"/>
          <w:ins w:id="27152" w:author="Phuong Truong Thi" w:date="2024-10-16T01:16:00Z"/>
        </w:trPr>
        <w:tc>
          <w:tcPr>
            <w:tcW w:w="720" w:type="dxa"/>
            <w:shd w:val="clear" w:color="auto" w:fill="auto"/>
            <w:vAlign w:val="center"/>
          </w:tcPr>
          <w:p w14:paraId="105ECA91" w14:textId="77777777" w:rsidR="000A7657" w:rsidRPr="00A35FC0" w:rsidRDefault="000A7657" w:rsidP="000A7657">
            <w:pPr>
              <w:pStyle w:val="ListParagraph"/>
              <w:numPr>
                <w:ilvl w:val="0"/>
                <w:numId w:val="71"/>
              </w:numPr>
              <w:spacing w:before="0" w:line="240" w:lineRule="auto"/>
              <w:contextualSpacing w:val="0"/>
              <w:jc w:val="left"/>
              <w:rPr>
                <w:ins w:id="27153" w:author="Phuong Truong Thi" w:date="2024-10-16T01:16:00Z"/>
                <w:rFonts w:eastAsia="Times New Roman"/>
                <w:color w:val="000000"/>
                <w:szCs w:val="24"/>
                <w:lang w:val="vi-VN" w:eastAsia="vi-VN"/>
              </w:rPr>
            </w:pPr>
          </w:p>
        </w:tc>
        <w:tc>
          <w:tcPr>
            <w:tcW w:w="1901" w:type="dxa"/>
            <w:shd w:val="clear" w:color="auto" w:fill="auto"/>
            <w:vAlign w:val="center"/>
          </w:tcPr>
          <w:p w14:paraId="1F8DE236" w14:textId="77777777" w:rsidR="000A7657" w:rsidRPr="00A35FC0" w:rsidRDefault="000A7657" w:rsidP="00817E47">
            <w:pPr>
              <w:spacing w:before="0" w:line="240" w:lineRule="auto"/>
              <w:contextualSpacing w:val="0"/>
              <w:rPr>
                <w:ins w:id="27154" w:author="Phuong Truong Thi" w:date="2024-10-16T01:16:00Z"/>
                <w:rFonts w:ascii="Times New Roman" w:hAnsi="Times New Roman"/>
                <w:color w:val="000000"/>
                <w:sz w:val="24"/>
                <w:szCs w:val="24"/>
              </w:rPr>
            </w:pPr>
            <w:ins w:id="27155" w:author="Phuong Truong Thi" w:date="2024-10-16T01:16:00Z">
              <w:r w:rsidRPr="00A35FC0">
                <w:rPr>
                  <w:rFonts w:ascii="Times New Roman" w:hAnsi="Times New Roman"/>
                  <w:color w:val="000000"/>
                  <w:sz w:val="24"/>
                  <w:szCs w:val="24"/>
                </w:rPr>
                <w:t>CIF</w:t>
              </w:r>
            </w:ins>
          </w:p>
        </w:tc>
        <w:tc>
          <w:tcPr>
            <w:tcW w:w="2090" w:type="dxa"/>
            <w:vAlign w:val="center"/>
          </w:tcPr>
          <w:p w14:paraId="212BFAAD" w14:textId="77777777" w:rsidR="000A7657" w:rsidRPr="00A35FC0" w:rsidRDefault="000A7657" w:rsidP="00817E47">
            <w:pPr>
              <w:spacing w:before="0" w:line="240" w:lineRule="auto"/>
              <w:contextualSpacing w:val="0"/>
              <w:rPr>
                <w:ins w:id="27156" w:author="Phuong Truong Thi" w:date="2024-10-16T01:16:00Z"/>
                <w:rFonts w:ascii="Times New Roman" w:hAnsi="Times New Roman"/>
                <w:color w:val="000000"/>
                <w:sz w:val="24"/>
                <w:szCs w:val="24"/>
              </w:rPr>
            </w:pPr>
            <w:ins w:id="27157" w:author="Phuong Truong Thi" w:date="2024-10-16T01:16:00Z">
              <w:r w:rsidRPr="00A35FC0">
                <w:rPr>
                  <w:rFonts w:ascii="Times New Roman" w:hAnsi="Times New Roman"/>
                  <w:color w:val="000000"/>
                  <w:sz w:val="24"/>
                  <w:szCs w:val="24"/>
                </w:rPr>
                <w:t>CIF của khách hàng trên T24</w:t>
              </w:r>
            </w:ins>
          </w:p>
        </w:tc>
        <w:tc>
          <w:tcPr>
            <w:tcW w:w="911" w:type="dxa"/>
          </w:tcPr>
          <w:p w14:paraId="2F3C7625" w14:textId="77777777" w:rsidR="000A7657" w:rsidRPr="00A35FC0" w:rsidRDefault="000A7657" w:rsidP="00817E47">
            <w:pPr>
              <w:spacing w:before="0" w:line="240" w:lineRule="auto"/>
              <w:contextualSpacing w:val="0"/>
              <w:rPr>
                <w:ins w:id="27158" w:author="Phuong Truong Thi" w:date="2024-10-16T01:16:00Z"/>
                <w:rFonts w:ascii="Times New Roman" w:hAnsi="Times New Roman"/>
                <w:color w:val="000000"/>
                <w:sz w:val="24"/>
                <w:szCs w:val="24"/>
              </w:rPr>
            </w:pPr>
            <w:ins w:id="27159" w:author="Phuong Truong Thi" w:date="2024-10-16T01:16:00Z">
              <w:r w:rsidRPr="0069233A">
                <w:rPr>
                  <w:rFonts w:ascii="Times New Roman" w:hAnsi="Times New Roman"/>
                  <w:color w:val="000000"/>
                  <w:sz w:val="24"/>
                  <w:szCs w:val="24"/>
                  <w:lang w:val="vi-VN"/>
                </w:rPr>
                <w:t>EZ/T24</w:t>
              </w:r>
            </w:ins>
          </w:p>
        </w:tc>
        <w:tc>
          <w:tcPr>
            <w:tcW w:w="1047" w:type="dxa"/>
          </w:tcPr>
          <w:p w14:paraId="3D8D453B" w14:textId="5EA476D2" w:rsidR="000A7657" w:rsidRPr="00A35FC0" w:rsidRDefault="00525739" w:rsidP="00817E47">
            <w:pPr>
              <w:spacing w:before="0" w:line="240" w:lineRule="auto"/>
              <w:contextualSpacing w:val="0"/>
              <w:rPr>
                <w:ins w:id="27160" w:author="Phuong Truong Thi" w:date="2024-10-16T01:16:00Z"/>
                <w:rFonts w:ascii="Times New Roman" w:hAnsi="Times New Roman"/>
                <w:color w:val="000000"/>
                <w:sz w:val="24"/>
                <w:szCs w:val="24"/>
              </w:rPr>
            </w:pPr>
            <w:r>
              <w:rPr>
                <w:rFonts w:ascii="Times New Roman" w:hAnsi="Times New Roman"/>
                <w:color w:val="000000"/>
                <w:sz w:val="24"/>
                <w:szCs w:val="24"/>
              </w:rPr>
              <w:t>Text (255)</w:t>
            </w:r>
          </w:p>
        </w:tc>
        <w:tc>
          <w:tcPr>
            <w:tcW w:w="1071" w:type="dxa"/>
            <w:shd w:val="clear" w:color="auto" w:fill="auto"/>
            <w:noWrap/>
            <w:vAlign w:val="center"/>
          </w:tcPr>
          <w:p w14:paraId="6FA5AF77" w14:textId="77777777" w:rsidR="000A7657" w:rsidRPr="00A35FC0" w:rsidRDefault="000A7657" w:rsidP="00817E47">
            <w:pPr>
              <w:spacing w:before="0" w:line="240" w:lineRule="auto"/>
              <w:contextualSpacing w:val="0"/>
              <w:rPr>
                <w:ins w:id="27161" w:author="Phuong Truong Thi" w:date="2024-10-16T01:16:00Z"/>
                <w:rFonts w:ascii="Times New Roman" w:eastAsia="Times New Roman" w:hAnsi="Times New Roman"/>
                <w:sz w:val="24"/>
                <w:szCs w:val="24"/>
                <w:lang w:eastAsia="vi-VN"/>
              </w:rPr>
            </w:pPr>
          </w:p>
        </w:tc>
        <w:tc>
          <w:tcPr>
            <w:tcW w:w="1422" w:type="dxa"/>
          </w:tcPr>
          <w:p w14:paraId="42494990" w14:textId="77777777" w:rsidR="000A7657" w:rsidRPr="00A35FC0" w:rsidRDefault="000A7657" w:rsidP="00817E47">
            <w:pPr>
              <w:spacing w:before="0" w:line="240" w:lineRule="auto"/>
              <w:contextualSpacing w:val="0"/>
              <w:jc w:val="center"/>
              <w:rPr>
                <w:ins w:id="27162" w:author="Phuong Truong Thi" w:date="2024-10-16T01:16:00Z"/>
                <w:rFonts w:ascii="Times New Roman" w:eastAsia="Times New Roman" w:hAnsi="Times New Roman"/>
                <w:sz w:val="24"/>
                <w:szCs w:val="24"/>
                <w:lang w:eastAsia="vi-VN"/>
              </w:rPr>
            </w:pPr>
            <w:ins w:id="27163" w:author="Phuong Truong Thi" w:date="2024-10-16T01:16:00Z">
              <w:r w:rsidRPr="00A35FC0">
                <w:rPr>
                  <w:rFonts w:ascii="Times New Roman" w:eastAsia="Times New Roman" w:hAnsi="Times New Roman"/>
                  <w:sz w:val="24"/>
                  <w:szCs w:val="24"/>
                  <w:lang w:eastAsia="vi-VN"/>
                </w:rPr>
                <w:t>Y</w:t>
              </w:r>
            </w:ins>
          </w:p>
        </w:tc>
      </w:tr>
      <w:tr w:rsidR="000A7657" w:rsidRPr="00A35FC0" w14:paraId="0B9D0CCF" w14:textId="77777777" w:rsidTr="00877F56">
        <w:trPr>
          <w:trHeight w:val="276"/>
          <w:ins w:id="27164" w:author="Phuong Truong Thi" w:date="2024-10-16T01:16:00Z"/>
        </w:trPr>
        <w:tc>
          <w:tcPr>
            <w:tcW w:w="720" w:type="dxa"/>
            <w:shd w:val="clear" w:color="auto" w:fill="FFFFFF" w:themeFill="background1"/>
            <w:vAlign w:val="center"/>
          </w:tcPr>
          <w:p w14:paraId="3012F3F2" w14:textId="77777777" w:rsidR="000A7657" w:rsidRPr="00A35FC0" w:rsidRDefault="000A7657" w:rsidP="000A7657">
            <w:pPr>
              <w:pStyle w:val="ListParagraph"/>
              <w:numPr>
                <w:ilvl w:val="0"/>
                <w:numId w:val="71"/>
              </w:numPr>
              <w:spacing w:before="0" w:line="240" w:lineRule="auto"/>
              <w:contextualSpacing w:val="0"/>
              <w:jc w:val="left"/>
              <w:rPr>
                <w:ins w:id="27165" w:author="Phuong Truong Thi" w:date="2024-10-16T01:16:00Z"/>
                <w:rFonts w:eastAsia="Times New Roman"/>
                <w:color w:val="000000"/>
                <w:szCs w:val="24"/>
                <w:lang w:val="vi-VN" w:eastAsia="vi-VN"/>
              </w:rPr>
            </w:pPr>
          </w:p>
        </w:tc>
        <w:tc>
          <w:tcPr>
            <w:tcW w:w="1901" w:type="dxa"/>
            <w:shd w:val="clear" w:color="auto" w:fill="FFFFFF" w:themeFill="background1"/>
            <w:vAlign w:val="center"/>
            <w:hideMark/>
          </w:tcPr>
          <w:p w14:paraId="6225541E" w14:textId="77777777" w:rsidR="000A7657" w:rsidRPr="00A35FC0" w:rsidRDefault="000A7657" w:rsidP="00817E47">
            <w:pPr>
              <w:spacing w:before="0" w:line="240" w:lineRule="auto"/>
              <w:contextualSpacing w:val="0"/>
              <w:rPr>
                <w:ins w:id="27166" w:author="Phuong Truong Thi" w:date="2024-10-16T01:16:00Z"/>
                <w:rFonts w:ascii="Times New Roman" w:eastAsia="Times New Roman" w:hAnsi="Times New Roman"/>
                <w:color w:val="000000"/>
                <w:sz w:val="24"/>
                <w:szCs w:val="24"/>
                <w:lang w:val="vi-VN" w:eastAsia="vi-VN"/>
              </w:rPr>
            </w:pPr>
            <w:ins w:id="27167" w:author="Phuong Truong Thi" w:date="2024-10-16T01:16:00Z">
              <w:r w:rsidRPr="00A35FC0">
                <w:rPr>
                  <w:rFonts w:ascii="Times New Roman" w:hAnsi="Times New Roman"/>
                  <w:color w:val="000000"/>
                  <w:sz w:val="24"/>
                  <w:szCs w:val="24"/>
                </w:rPr>
                <w:t>Ngày mở CIF</w:t>
              </w:r>
            </w:ins>
          </w:p>
        </w:tc>
        <w:tc>
          <w:tcPr>
            <w:tcW w:w="2090" w:type="dxa"/>
            <w:vAlign w:val="center"/>
          </w:tcPr>
          <w:p w14:paraId="4D18EE7F" w14:textId="77777777" w:rsidR="000A7657" w:rsidRPr="0061058B" w:rsidRDefault="000A7657" w:rsidP="00817E47">
            <w:pPr>
              <w:spacing w:before="0" w:line="240" w:lineRule="auto"/>
              <w:contextualSpacing w:val="0"/>
              <w:rPr>
                <w:ins w:id="27168" w:author="Phuong Truong Thi" w:date="2024-10-16T01:16:00Z"/>
                <w:rFonts w:ascii="Times New Roman" w:hAnsi="Times New Roman"/>
                <w:color w:val="000000"/>
                <w:sz w:val="24"/>
                <w:szCs w:val="24"/>
                <w:lang w:val="vi-VN"/>
              </w:rPr>
            </w:pPr>
            <w:ins w:id="27169" w:author="Phuong Truong Thi" w:date="2024-10-16T01:16:00Z">
              <w:r w:rsidRPr="0061058B">
                <w:rPr>
                  <w:rFonts w:ascii="Times New Roman" w:hAnsi="Times New Roman"/>
                  <w:color w:val="000000"/>
                  <w:sz w:val="24"/>
                  <w:szCs w:val="24"/>
                  <w:lang w:val="vi-VN"/>
                </w:rPr>
                <w:t>Ngày mở CIF của KH trên T24</w:t>
              </w:r>
            </w:ins>
          </w:p>
        </w:tc>
        <w:tc>
          <w:tcPr>
            <w:tcW w:w="911" w:type="dxa"/>
          </w:tcPr>
          <w:p w14:paraId="508251AE" w14:textId="77777777" w:rsidR="000A7657" w:rsidRPr="00A35FC0" w:rsidRDefault="000A7657" w:rsidP="00817E47">
            <w:pPr>
              <w:spacing w:before="0" w:line="240" w:lineRule="auto"/>
              <w:contextualSpacing w:val="0"/>
              <w:rPr>
                <w:ins w:id="27170" w:author="Phuong Truong Thi" w:date="2024-10-16T01:16:00Z"/>
                <w:rFonts w:ascii="Times New Roman" w:hAnsi="Times New Roman"/>
                <w:color w:val="000000"/>
                <w:sz w:val="24"/>
                <w:szCs w:val="24"/>
              </w:rPr>
            </w:pPr>
            <w:ins w:id="27171" w:author="Phuong Truong Thi" w:date="2024-10-16T01:16:00Z">
              <w:r w:rsidRPr="0069233A">
                <w:rPr>
                  <w:rFonts w:ascii="Times New Roman" w:hAnsi="Times New Roman"/>
                  <w:color w:val="000000"/>
                  <w:sz w:val="24"/>
                  <w:szCs w:val="24"/>
                  <w:lang w:val="vi-VN"/>
                </w:rPr>
                <w:t>EZ/T24</w:t>
              </w:r>
            </w:ins>
          </w:p>
        </w:tc>
        <w:tc>
          <w:tcPr>
            <w:tcW w:w="1047" w:type="dxa"/>
          </w:tcPr>
          <w:p w14:paraId="32846E5B" w14:textId="77777777" w:rsidR="000A7657" w:rsidRPr="00A35FC0" w:rsidRDefault="000A7657" w:rsidP="00817E47">
            <w:pPr>
              <w:spacing w:before="0" w:line="240" w:lineRule="auto"/>
              <w:contextualSpacing w:val="0"/>
              <w:rPr>
                <w:ins w:id="27172" w:author="Phuong Truong Thi" w:date="2024-10-16T01:16:00Z"/>
                <w:rFonts w:ascii="Times New Roman" w:hAnsi="Times New Roman"/>
                <w:color w:val="000000"/>
                <w:sz w:val="24"/>
                <w:szCs w:val="24"/>
              </w:rPr>
            </w:pPr>
            <w:ins w:id="27173" w:author="Phuong Truong Thi" w:date="2024-10-16T01:16:00Z">
              <w:r w:rsidRPr="00A35FC0">
                <w:rPr>
                  <w:rFonts w:ascii="Times New Roman" w:hAnsi="Times New Roman"/>
                  <w:color w:val="000000"/>
                  <w:sz w:val="24"/>
                  <w:szCs w:val="24"/>
                </w:rPr>
                <w:t>Date</w:t>
              </w:r>
            </w:ins>
          </w:p>
        </w:tc>
        <w:tc>
          <w:tcPr>
            <w:tcW w:w="1071" w:type="dxa"/>
            <w:shd w:val="clear" w:color="auto" w:fill="auto"/>
            <w:noWrap/>
            <w:vAlign w:val="center"/>
          </w:tcPr>
          <w:p w14:paraId="1D8A735A" w14:textId="77777777" w:rsidR="000A7657" w:rsidRPr="00A35FC0" w:rsidRDefault="000A7657" w:rsidP="00817E47">
            <w:pPr>
              <w:spacing w:before="0" w:line="240" w:lineRule="auto"/>
              <w:contextualSpacing w:val="0"/>
              <w:rPr>
                <w:ins w:id="27174" w:author="Phuong Truong Thi" w:date="2024-10-16T01:16:00Z"/>
                <w:rFonts w:ascii="Times New Roman" w:eastAsia="Times New Roman" w:hAnsi="Times New Roman"/>
                <w:color w:val="000000"/>
                <w:sz w:val="24"/>
                <w:szCs w:val="24"/>
                <w:lang w:val="vi-VN" w:eastAsia="vi-VN"/>
              </w:rPr>
            </w:pPr>
          </w:p>
        </w:tc>
        <w:tc>
          <w:tcPr>
            <w:tcW w:w="1422" w:type="dxa"/>
          </w:tcPr>
          <w:p w14:paraId="6377F273" w14:textId="77777777" w:rsidR="000A7657" w:rsidRPr="00A35FC0" w:rsidRDefault="000A7657" w:rsidP="00817E47">
            <w:pPr>
              <w:spacing w:before="0" w:line="240" w:lineRule="auto"/>
              <w:contextualSpacing w:val="0"/>
              <w:jc w:val="center"/>
              <w:rPr>
                <w:ins w:id="27175" w:author="Phuong Truong Thi" w:date="2024-10-16T01:16:00Z"/>
                <w:rFonts w:ascii="Times New Roman" w:eastAsia="Times New Roman" w:hAnsi="Times New Roman"/>
                <w:sz w:val="24"/>
                <w:szCs w:val="24"/>
                <w:lang w:eastAsia="vi-VN"/>
              </w:rPr>
            </w:pPr>
            <w:ins w:id="27176" w:author="Phuong Truong Thi" w:date="2024-10-16T01:16:00Z">
              <w:r w:rsidRPr="00A35FC0">
                <w:rPr>
                  <w:rFonts w:ascii="Times New Roman" w:eastAsia="Times New Roman" w:hAnsi="Times New Roman"/>
                  <w:sz w:val="24"/>
                  <w:szCs w:val="24"/>
                  <w:lang w:eastAsia="vi-VN"/>
                </w:rPr>
                <w:t>N</w:t>
              </w:r>
            </w:ins>
          </w:p>
        </w:tc>
      </w:tr>
      <w:tr w:rsidR="000A7657" w:rsidRPr="00A35FC0" w14:paraId="7340D335" w14:textId="77777777" w:rsidTr="00877F56">
        <w:trPr>
          <w:trHeight w:val="276"/>
          <w:ins w:id="27177" w:author="Phuong Truong Thi" w:date="2024-10-16T01:16:00Z"/>
        </w:trPr>
        <w:tc>
          <w:tcPr>
            <w:tcW w:w="720" w:type="dxa"/>
            <w:shd w:val="clear" w:color="auto" w:fill="auto"/>
            <w:vAlign w:val="center"/>
          </w:tcPr>
          <w:p w14:paraId="23010B50" w14:textId="77777777" w:rsidR="000A7657" w:rsidRPr="00A35FC0" w:rsidRDefault="000A7657" w:rsidP="000A7657">
            <w:pPr>
              <w:pStyle w:val="ListParagraph"/>
              <w:numPr>
                <w:ilvl w:val="0"/>
                <w:numId w:val="71"/>
              </w:numPr>
              <w:spacing w:before="0" w:line="240" w:lineRule="auto"/>
              <w:contextualSpacing w:val="0"/>
              <w:jc w:val="left"/>
              <w:rPr>
                <w:ins w:id="27178" w:author="Phuong Truong Thi" w:date="2024-10-16T01:16:00Z"/>
                <w:rFonts w:eastAsia="Times New Roman"/>
                <w:color w:val="000000"/>
                <w:szCs w:val="24"/>
                <w:lang w:val="vi-VN" w:eastAsia="vi-VN"/>
              </w:rPr>
            </w:pPr>
          </w:p>
        </w:tc>
        <w:tc>
          <w:tcPr>
            <w:tcW w:w="1901" w:type="dxa"/>
            <w:shd w:val="clear" w:color="auto" w:fill="auto"/>
            <w:vAlign w:val="center"/>
            <w:hideMark/>
          </w:tcPr>
          <w:p w14:paraId="7A1BB2AF" w14:textId="77777777" w:rsidR="000A7657" w:rsidRPr="00A35FC0" w:rsidRDefault="000A7657" w:rsidP="00817E47">
            <w:pPr>
              <w:spacing w:before="0" w:line="240" w:lineRule="auto"/>
              <w:contextualSpacing w:val="0"/>
              <w:rPr>
                <w:ins w:id="27179" w:author="Phuong Truong Thi" w:date="2024-10-16T01:16:00Z"/>
                <w:rFonts w:ascii="Times New Roman" w:eastAsia="Times New Roman" w:hAnsi="Times New Roman"/>
                <w:color w:val="000000"/>
                <w:sz w:val="24"/>
                <w:szCs w:val="24"/>
                <w:lang w:val="vi-VN" w:eastAsia="vi-VN"/>
              </w:rPr>
            </w:pPr>
            <w:ins w:id="27180" w:author="Phuong Truong Thi" w:date="2024-10-16T01:16:00Z">
              <w:r w:rsidRPr="00A35FC0">
                <w:rPr>
                  <w:rFonts w:ascii="Times New Roman" w:hAnsi="Times New Roman"/>
                  <w:color w:val="000000"/>
                  <w:sz w:val="24"/>
                  <w:szCs w:val="24"/>
                </w:rPr>
                <w:t>Số CCCD/CMT/HC…</w:t>
              </w:r>
            </w:ins>
          </w:p>
        </w:tc>
        <w:tc>
          <w:tcPr>
            <w:tcW w:w="2090" w:type="dxa"/>
            <w:vAlign w:val="center"/>
          </w:tcPr>
          <w:p w14:paraId="13A2CD60" w14:textId="758B5CBA" w:rsidR="000A7657" w:rsidRPr="0061058B" w:rsidRDefault="000A7657" w:rsidP="00817E47">
            <w:pPr>
              <w:spacing w:before="0" w:line="240" w:lineRule="auto"/>
              <w:contextualSpacing w:val="0"/>
              <w:rPr>
                <w:ins w:id="27181" w:author="Phuong Truong Thi" w:date="2024-10-16T01:16:00Z"/>
                <w:rFonts w:ascii="Times New Roman" w:eastAsia="Times New Roman" w:hAnsi="Times New Roman"/>
                <w:color w:val="000000"/>
                <w:sz w:val="24"/>
                <w:szCs w:val="24"/>
                <w:lang w:val="vi-VN" w:eastAsia="vi-VN"/>
              </w:rPr>
            </w:pPr>
            <w:ins w:id="27182" w:author="Phuong Truong Thi" w:date="2024-10-16T01:16:00Z">
              <w:r w:rsidRPr="0061058B">
                <w:rPr>
                  <w:rFonts w:ascii="Times New Roman" w:hAnsi="Times New Roman"/>
                  <w:color w:val="000000"/>
                  <w:sz w:val="24"/>
                  <w:szCs w:val="24"/>
                  <w:lang w:val="vi-VN"/>
                </w:rPr>
                <w:t>(Legal ID/Document Num) Thông tin trên giấy tờ tùy thân Số CCCD/CMT/HC</w:t>
              </w:r>
            </w:ins>
            <w:r w:rsidR="00FC7AE5">
              <w:rPr>
                <w:rFonts w:ascii="Times New Roman" w:hAnsi="Times New Roman"/>
                <w:color w:val="000000"/>
                <w:sz w:val="24"/>
                <w:szCs w:val="24"/>
              </w:rPr>
              <w:t xml:space="preserve"> </w:t>
            </w:r>
            <w:ins w:id="27183" w:author="Phuong Truong Thi" w:date="2024-10-16T01:16:00Z">
              <w:r w:rsidRPr="0061058B">
                <w:rPr>
                  <w:rFonts w:ascii="Times New Roman" w:hAnsi="Times New Roman"/>
                  <w:color w:val="000000"/>
                  <w:sz w:val="24"/>
                  <w:szCs w:val="24"/>
                  <w:lang w:val="vi-VN"/>
                </w:rPr>
                <w:t>trên T24</w:t>
              </w:r>
            </w:ins>
          </w:p>
        </w:tc>
        <w:tc>
          <w:tcPr>
            <w:tcW w:w="911" w:type="dxa"/>
          </w:tcPr>
          <w:p w14:paraId="67ADA1A2" w14:textId="77777777" w:rsidR="000A7657" w:rsidRPr="00A35FC0" w:rsidRDefault="000A7657" w:rsidP="00817E47">
            <w:pPr>
              <w:spacing w:before="0" w:line="240" w:lineRule="auto"/>
              <w:contextualSpacing w:val="0"/>
              <w:rPr>
                <w:ins w:id="27184" w:author="Phuong Truong Thi" w:date="2024-10-16T01:16:00Z"/>
                <w:rFonts w:ascii="Times New Roman" w:eastAsia="Times New Roman" w:hAnsi="Times New Roman"/>
                <w:color w:val="000000"/>
                <w:sz w:val="24"/>
                <w:szCs w:val="24"/>
                <w:lang w:eastAsia="vi-VN"/>
              </w:rPr>
            </w:pPr>
            <w:ins w:id="27185" w:author="Phuong Truong Thi" w:date="2024-10-16T01:16:00Z">
              <w:r w:rsidRPr="0069233A">
                <w:rPr>
                  <w:rFonts w:ascii="Times New Roman" w:hAnsi="Times New Roman"/>
                  <w:color w:val="000000"/>
                  <w:sz w:val="24"/>
                  <w:szCs w:val="24"/>
                  <w:lang w:val="vi-VN"/>
                </w:rPr>
                <w:t>EZ/T24</w:t>
              </w:r>
            </w:ins>
          </w:p>
        </w:tc>
        <w:tc>
          <w:tcPr>
            <w:tcW w:w="1047" w:type="dxa"/>
          </w:tcPr>
          <w:p w14:paraId="0B1EA1D1" w14:textId="77777777" w:rsidR="000A7657" w:rsidRPr="00A35FC0" w:rsidRDefault="000A7657" w:rsidP="00817E47">
            <w:pPr>
              <w:spacing w:before="0" w:line="240" w:lineRule="auto"/>
              <w:contextualSpacing w:val="0"/>
              <w:rPr>
                <w:ins w:id="27186" w:author="Phuong Truong Thi" w:date="2024-10-16T01:16:00Z"/>
                <w:rFonts w:ascii="Times New Roman" w:eastAsia="Times New Roman" w:hAnsi="Times New Roman"/>
                <w:color w:val="000000"/>
                <w:sz w:val="24"/>
                <w:szCs w:val="24"/>
                <w:lang w:eastAsia="vi-VN"/>
              </w:rPr>
            </w:pPr>
            <w:ins w:id="27187" w:author="Phuong Truong Thi" w:date="2024-10-16T01:16:00Z">
              <w:r w:rsidRPr="00A35FC0">
                <w:rPr>
                  <w:rFonts w:ascii="Times New Roman" w:eastAsia="Times New Roman" w:hAnsi="Times New Roman"/>
                  <w:color w:val="000000"/>
                  <w:sz w:val="24"/>
                  <w:szCs w:val="24"/>
                  <w:lang w:eastAsia="vi-VN"/>
                </w:rPr>
                <w:t>Number</w:t>
              </w:r>
            </w:ins>
          </w:p>
        </w:tc>
        <w:tc>
          <w:tcPr>
            <w:tcW w:w="1071" w:type="dxa"/>
            <w:shd w:val="clear" w:color="auto" w:fill="auto"/>
            <w:noWrap/>
            <w:vAlign w:val="center"/>
          </w:tcPr>
          <w:p w14:paraId="313279DC" w14:textId="77777777" w:rsidR="000A7657" w:rsidRPr="00A35FC0" w:rsidRDefault="000A7657" w:rsidP="00817E47">
            <w:pPr>
              <w:spacing w:before="0" w:line="240" w:lineRule="auto"/>
              <w:contextualSpacing w:val="0"/>
              <w:rPr>
                <w:ins w:id="27188" w:author="Phuong Truong Thi" w:date="2024-10-16T01:16:00Z"/>
                <w:rFonts w:ascii="Times New Roman" w:eastAsia="Times New Roman" w:hAnsi="Times New Roman"/>
                <w:color w:val="000000"/>
                <w:sz w:val="24"/>
                <w:szCs w:val="24"/>
                <w:lang w:val="vi-VN" w:eastAsia="vi-VN"/>
              </w:rPr>
            </w:pPr>
          </w:p>
        </w:tc>
        <w:tc>
          <w:tcPr>
            <w:tcW w:w="1422" w:type="dxa"/>
          </w:tcPr>
          <w:p w14:paraId="7879C9D4" w14:textId="77777777" w:rsidR="000A7657" w:rsidRPr="00A35FC0" w:rsidRDefault="000A7657" w:rsidP="00817E47">
            <w:pPr>
              <w:spacing w:before="0" w:line="240" w:lineRule="auto"/>
              <w:contextualSpacing w:val="0"/>
              <w:jc w:val="center"/>
              <w:rPr>
                <w:ins w:id="27189" w:author="Phuong Truong Thi" w:date="2024-10-16T01:16:00Z"/>
                <w:rFonts w:ascii="Times New Roman" w:eastAsia="Times New Roman" w:hAnsi="Times New Roman"/>
                <w:sz w:val="24"/>
                <w:szCs w:val="24"/>
                <w:lang w:eastAsia="vi-VN"/>
              </w:rPr>
            </w:pPr>
            <w:ins w:id="27190" w:author="Phuong Truong Thi" w:date="2024-10-16T01:16:00Z">
              <w:r w:rsidRPr="00A35FC0">
                <w:rPr>
                  <w:rFonts w:ascii="Times New Roman" w:eastAsia="Times New Roman" w:hAnsi="Times New Roman"/>
                  <w:sz w:val="24"/>
                  <w:szCs w:val="24"/>
                  <w:lang w:eastAsia="vi-VN"/>
                </w:rPr>
                <w:t>Y</w:t>
              </w:r>
            </w:ins>
          </w:p>
        </w:tc>
      </w:tr>
      <w:tr w:rsidR="000A7657" w:rsidRPr="00A35FC0" w14:paraId="4D24108E" w14:textId="77777777" w:rsidTr="00877F56">
        <w:trPr>
          <w:trHeight w:val="276"/>
          <w:ins w:id="27191" w:author="Phuong Truong Thi" w:date="2024-10-16T01:16:00Z"/>
        </w:trPr>
        <w:tc>
          <w:tcPr>
            <w:tcW w:w="720" w:type="dxa"/>
            <w:shd w:val="clear" w:color="auto" w:fill="auto"/>
            <w:vAlign w:val="center"/>
          </w:tcPr>
          <w:p w14:paraId="18F38893" w14:textId="77777777" w:rsidR="000A7657" w:rsidRPr="00A35FC0" w:rsidRDefault="000A7657" w:rsidP="000A7657">
            <w:pPr>
              <w:pStyle w:val="ListParagraph"/>
              <w:numPr>
                <w:ilvl w:val="0"/>
                <w:numId w:val="71"/>
              </w:numPr>
              <w:spacing w:before="0" w:line="240" w:lineRule="auto"/>
              <w:contextualSpacing w:val="0"/>
              <w:jc w:val="left"/>
              <w:rPr>
                <w:ins w:id="27192" w:author="Phuong Truong Thi" w:date="2024-10-16T01:16:00Z"/>
                <w:rFonts w:eastAsia="Times New Roman"/>
                <w:color w:val="000000"/>
                <w:szCs w:val="24"/>
                <w:lang w:val="vi-VN" w:eastAsia="vi-VN"/>
              </w:rPr>
            </w:pPr>
          </w:p>
        </w:tc>
        <w:tc>
          <w:tcPr>
            <w:tcW w:w="1901" w:type="dxa"/>
            <w:shd w:val="clear" w:color="auto" w:fill="auto"/>
            <w:vAlign w:val="center"/>
            <w:hideMark/>
          </w:tcPr>
          <w:p w14:paraId="51CB2DAB" w14:textId="77777777" w:rsidR="000A7657" w:rsidRPr="00A35FC0" w:rsidRDefault="000A7657" w:rsidP="00817E47">
            <w:pPr>
              <w:spacing w:before="0" w:line="240" w:lineRule="auto"/>
              <w:contextualSpacing w:val="0"/>
              <w:rPr>
                <w:ins w:id="27193" w:author="Phuong Truong Thi" w:date="2024-10-16T01:16:00Z"/>
                <w:rFonts w:ascii="Times New Roman" w:eastAsia="Times New Roman" w:hAnsi="Times New Roman"/>
                <w:color w:val="000000"/>
                <w:sz w:val="24"/>
                <w:szCs w:val="24"/>
                <w:lang w:val="vi-VN" w:eastAsia="vi-VN"/>
              </w:rPr>
            </w:pPr>
            <w:ins w:id="27194" w:author="Phuong Truong Thi" w:date="2024-10-16T01:16:00Z">
              <w:r w:rsidRPr="00A35FC0">
                <w:rPr>
                  <w:rFonts w:ascii="Times New Roman" w:hAnsi="Times New Roman"/>
                  <w:color w:val="000000"/>
                  <w:sz w:val="24"/>
                  <w:szCs w:val="24"/>
                </w:rPr>
                <w:t>Tên khách hàng</w:t>
              </w:r>
            </w:ins>
          </w:p>
        </w:tc>
        <w:tc>
          <w:tcPr>
            <w:tcW w:w="2090" w:type="dxa"/>
            <w:vAlign w:val="center"/>
          </w:tcPr>
          <w:p w14:paraId="7AA3D0C9" w14:textId="55DD995C" w:rsidR="000A7657" w:rsidRPr="00B66378" w:rsidRDefault="00525739" w:rsidP="00817E47">
            <w:pPr>
              <w:spacing w:before="0" w:line="240" w:lineRule="auto"/>
              <w:contextualSpacing w:val="0"/>
              <w:rPr>
                <w:ins w:id="27195" w:author="Phuong Truong Thi" w:date="2024-10-16T01:16:00Z"/>
                <w:rFonts w:ascii="Times New Roman" w:eastAsia="Times New Roman" w:hAnsi="Times New Roman"/>
                <w:color w:val="000000"/>
                <w:sz w:val="24"/>
                <w:szCs w:val="24"/>
                <w:lang w:val="vi-VN" w:eastAsia="vi-VN"/>
              </w:rPr>
            </w:pPr>
            <w:r>
              <w:rPr>
                <w:rFonts w:ascii="Times New Roman" w:hAnsi="Times New Roman"/>
                <w:color w:val="000000"/>
                <w:sz w:val="24"/>
                <w:szCs w:val="24"/>
                <w:lang w:val="vi-VN"/>
              </w:rPr>
              <w:t>Text (255)</w:t>
            </w:r>
            <w:ins w:id="27196" w:author="Phuong Truong Thi" w:date="2024-10-16T01:16:00Z">
              <w:r w:rsidR="000A7657" w:rsidRPr="00B66378">
                <w:rPr>
                  <w:rFonts w:ascii="Times New Roman" w:hAnsi="Times New Roman"/>
                  <w:color w:val="000000"/>
                  <w:sz w:val="24"/>
                  <w:szCs w:val="24"/>
                  <w:lang w:val="vi-VN"/>
                </w:rPr>
                <w:t xml:space="preserve"> link: Lấy trường họ và tên có dấu của KH</w:t>
              </w:r>
              <w:r w:rsidR="000A7657" w:rsidRPr="00B66378">
                <w:rPr>
                  <w:rFonts w:ascii="Times New Roman" w:hAnsi="Times New Roman"/>
                  <w:color w:val="000000"/>
                  <w:sz w:val="24"/>
                  <w:szCs w:val="24"/>
                  <w:lang w:val="vi-VN"/>
                </w:rPr>
                <w:br/>
                <w:t>TH KH không lấy được họ và tên có dấu sẽ lấy trường họ và tên không dấu trên T24</w:t>
              </w:r>
            </w:ins>
          </w:p>
        </w:tc>
        <w:tc>
          <w:tcPr>
            <w:tcW w:w="911" w:type="dxa"/>
          </w:tcPr>
          <w:p w14:paraId="798D9CC9" w14:textId="77777777" w:rsidR="000A7657" w:rsidRPr="00A35FC0" w:rsidRDefault="000A7657" w:rsidP="00817E47">
            <w:pPr>
              <w:spacing w:before="0" w:line="240" w:lineRule="auto"/>
              <w:contextualSpacing w:val="0"/>
              <w:rPr>
                <w:ins w:id="27197" w:author="Phuong Truong Thi" w:date="2024-10-16T01:16:00Z"/>
                <w:rFonts w:ascii="Times New Roman" w:eastAsia="Times New Roman" w:hAnsi="Times New Roman"/>
                <w:color w:val="000000"/>
                <w:sz w:val="24"/>
                <w:szCs w:val="24"/>
                <w:lang w:eastAsia="vi-VN"/>
              </w:rPr>
            </w:pPr>
            <w:ins w:id="27198" w:author="Phuong Truong Thi" w:date="2024-10-16T01:16:00Z">
              <w:r w:rsidRPr="0069233A">
                <w:rPr>
                  <w:rFonts w:ascii="Times New Roman" w:hAnsi="Times New Roman"/>
                  <w:color w:val="000000"/>
                  <w:sz w:val="24"/>
                  <w:szCs w:val="24"/>
                  <w:lang w:val="vi-VN"/>
                </w:rPr>
                <w:t>EZ/T24</w:t>
              </w:r>
            </w:ins>
          </w:p>
        </w:tc>
        <w:tc>
          <w:tcPr>
            <w:tcW w:w="1047" w:type="dxa"/>
          </w:tcPr>
          <w:p w14:paraId="630115BA" w14:textId="46F39ACF" w:rsidR="0068028E" w:rsidRDefault="0068028E"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48C4CF45" w14:textId="18432577" w:rsidR="000A7657" w:rsidRPr="00A35FC0" w:rsidRDefault="00525739" w:rsidP="00817E47">
            <w:pPr>
              <w:spacing w:before="0" w:line="240" w:lineRule="auto"/>
              <w:contextualSpacing w:val="0"/>
              <w:rPr>
                <w:ins w:id="27199" w:author="Phuong Truong Thi" w:date="2024-10-16T01:16:00Z"/>
                <w:rFonts w:ascii="Times New Roman" w:eastAsia="Times New Roman" w:hAnsi="Times New Roman"/>
                <w:color w:val="000000"/>
                <w:sz w:val="24"/>
                <w:szCs w:val="24"/>
                <w:lang w:eastAsia="vi-VN"/>
              </w:rPr>
            </w:pPr>
            <w:commentRangeStart w:id="27200"/>
            <w:commentRangeStart w:id="27201"/>
            <w:commentRangeStart w:id="27202"/>
            <w:r>
              <w:rPr>
                <w:rFonts w:ascii="Times New Roman" w:eastAsia="Times New Roman" w:hAnsi="Times New Roman"/>
                <w:color w:val="000000"/>
                <w:sz w:val="24"/>
                <w:szCs w:val="24"/>
                <w:lang w:eastAsia="vi-VN"/>
              </w:rPr>
              <w:t>Text link</w:t>
            </w:r>
            <w:commentRangeEnd w:id="27200"/>
            <w:r w:rsidR="00964967">
              <w:rPr>
                <w:rStyle w:val="CommentReference"/>
                <w:lang w:val="x-none" w:eastAsia="x-none"/>
              </w:rPr>
              <w:commentReference w:id="27200"/>
            </w:r>
            <w:commentRangeEnd w:id="27201"/>
            <w:r w:rsidR="0068028E">
              <w:rPr>
                <w:rStyle w:val="CommentReference"/>
                <w:lang w:val="x-none" w:eastAsia="x-none"/>
              </w:rPr>
              <w:commentReference w:id="27201"/>
            </w:r>
            <w:commentRangeEnd w:id="27202"/>
            <w:r w:rsidR="007D13C9">
              <w:rPr>
                <w:rStyle w:val="CommentReference"/>
                <w:lang w:val="x-none" w:eastAsia="x-none"/>
              </w:rPr>
              <w:commentReference w:id="27202"/>
            </w:r>
          </w:p>
        </w:tc>
        <w:tc>
          <w:tcPr>
            <w:tcW w:w="1071" w:type="dxa"/>
            <w:shd w:val="clear" w:color="auto" w:fill="auto"/>
            <w:noWrap/>
            <w:vAlign w:val="center"/>
          </w:tcPr>
          <w:p w14:paraId="41505478" w14:textId="77777777" w:rsidR="000A7657" w:rsidRPr="00A35FC0" w:rsidRDefault="000A7657" w:rsidP="00817E47">
            <w:pPr>
              <w:spacing w:before="0" w:line="240" w:lineRule="auto"/>
              <w:contextualSpacing w:val="0"/>
              <w:rPr>
                <w:ins w:id="27203" w:author="Phuong Truong Thi" w:date="2024-10-16T01:16:00Z"/>
                <w:rFonts w:ascii="Times New Roman" w:eastAsia="Times New Roman" w:hAnsi="Times New Roman"/>
                <w:color w:val="000000"/>
                <w:sz w:val="24"/>
                <w:szCs w:val="24"/>
                <w:lang w:val="vi-VN" w:eastAsia="vi-VN"/>
              </w:rPr>
            </w:pPr>
          </w:p>
        </w:tc>
        <w:tc>
          <w:tcPr>
            <w:tcW w:w="1422" w:type="dxa"/>
          </w:tcPr>
          <w:p w14:paraId="41C56798" w14:textId="77777777" w:rsidR="000A7657" w:rsidRPr="00A35FC0" w:rsidRDefault="000A7657" w:rsidP="00817E47">
            <w:pPr>
              <w:spacing w:before="0" w:line="240" w:lineRule="auto"/>
              <w:contextualSpacing w:val="0"/>
              <w:jc w:val="center"/>
              <w:rPr>
                <w:ins w:id="27204" w:author="Phuong Truong Thi" w:date="2024-10-16T01:16:00Z"/>
                <w:rFonts w:ascii="Times New Roman" w:eastAsia="Times New Roman" w:hAnsi="Times New Roman"/>
                <w:sz w:val="24"/>
                <w:szCs w:val="24"/>
                <w:lang w:eastAsia="vi-VN"/>
              </w:rPr>
            </w:pPr>
            <w:ins w:id="27205" w:author="Phuong Truong Thi" w:date="2024-10-16T01:16:00Z">
              <w:r w:rsidRPr="00A35FC0">
                <w:rPr>
                  <w:rFonts w:ascii="Times New Roman" w:eastAsia="Times New Roman" w:hAnsi="Times New Roman"/>
                  <w:sz w:val="24"/>
                  <w:szCs w:val="24"/>
                  <w:lang w:eastAsia="vi-VN"/>
                </w:rPr>
                <w:t>Y</w:t>
              </w:r>
            </w:ins>
          </w:p>
        </w:tc>
      </w:tr>
      <w:tr w:rsidR="000A7657" w:rsidRPr="00A35FC0" w14:paraId="5C4620A2" w14:textId="77777777" w:rsidTr="00877F56">
        <w:trPr>
          <w:trHeight w:val="276"/>
          <w:ins w:id="27206" w:author="Phuong Truong Thi" w:date="2024-10-16T01:16:00Z"/>
        </w:trPr>
        <w:tc>
          <w:tcPr>
            <w:tcW w:w="720" w:type="dxa"/>
            <w:shd w:val="clear" w:color="auto" w:fill="auto"/>
            <w:vAlign w:val="center"/>
          </w:tcPr>
          <w:p w14:paraId="7B9BE55C" w14:textId="77777777" w:rsidR="000A7657" w:rsidRPr="00A35FC0" w:rsidRDefault="000A7657" w:rsidP="000A7657">
            <w:pPr>
              <w:pStyle w:val="ListParagraph"/>
              <w:numPr>
                <w:ilvl w:val="0"/>
                <w:numId w:val="71"/>
              </w:numPr>
              <w:spacing w:before="0" w:line="240" w:lineRule="auto"/>
              <w:contextualSpacing w:val="0"/>
              <w:jc w:val="left"/>
              <w:rPr>
                <w:ins w:id="27207" w:author="Phuong Truong Thi" w:date="2024-10-16T01:16:00Z"/>
                <w:rFonts w:eastAsia="Times New Roman"/>
                <w:color w:val="000000"/>
                <w:szCs w:val="24"/>
                <w:lang w:val="vi-VN" w:eastAsia="vi-VN"/>
              </w:rPr>
            </w:pPr>
          </w:p>
        </w:tc>
        <w:tc>
          <w:tcPr>
            <w:tcW w:w="1901" w:type="dxa"/>
            <w:shd w:val="clear" w:color="auto" w:fill="auto"/>
            <w:vAlign w:val="center"/>
            <w:hideMark/>
          </w:tcPr>
          <w:p w14:paraId="26BAE918" w14:textId="77777777" w:rsidR="000A7657" w:rsidRPr="00A35FC0" w:rsidRDefault="000A7657" w:rsidP="00817E47">
            <w:pPr>
              <w:spacing w:before="0" w:line="240" w:lineRule="auto"/>
              <w:contextualSpacing w:val="0"/>
              <w:rPr>
                <w:ins w:id="27208" w:author="Phuong Truong Thi" w:date="2024-10-16T01:16:00Z"/>
                <w:rFonts w:ascii="Times New Roman" w:eastAsia="Times New Roman" w:hAnsi="Times New Roman"/>
                <w:color w:val="000000"/>
                <w:sz w:val="24"/>
                <w:szCs w:val="24"/>
                <w:lang w:val="vi-VN" w:eastAsia="vi-VN"/>
              </w:rPr>
            </w:pPr>
            <w:ins w:id="27209" w:author="Phuong Truong Thi" w:date="2024-10-16T01:16:00Z">
              <w:r w:rsidRPr="00A35FC0">
                <w:rPr>
                  <w:rFonts w:ascii="Times New Roman" w:hAnsi="Times New Roman"/>
                  <w:color w:val="000000"/>
                  <w:sz w:val="24"/>
                  <w:szCs w:val="24"/>
                </w:rPr>
                <w:t>Giới tính</w:t>
              </w:r>
            </w:ins>
          </w:p>
        </w:tc>
        <w:tc>
          <w:tcPr>
            <w:tcW w:w="2090" w:type="dxa"/>
            <w:vAlign w:val="center"/>
          </w:tcPr>
          <w:p w14:paraId="6B8CFC22" w14:textId="77777777" w:rsidR="000A7657" w:rsidRPr="00126368" w:rsidRDefault="000A7657" w:rsidP="00817E47">
            <w:pPr>
              <w:spacing w:before="0" w:line="240" w:lineRule="auto"/>
              <w:contextualSpacing w:val="0"/>
              <w:rPr>
                <w:ins w:id="27210" w:author="Phuong Truong Thi" w:date="2024-10-16T01:16:00Z"/>
                <w:rFonts w:ascii="Times New Roman" w:eastAsia="Times New Roman" w:hAnsi="Times New Roman"/>
                <w:color w:val="000000"/>
                <w:sz w:val="24"/>
                <w:szCs w:val="24"/>
                <w:lang w:val="vi-VN" w:eastAsia="vi-VN"/>
              </w:rPr>
            </w:pPr>
            <w:ins w:id="27211" w:author="Phuong Truong Thi" w:date="2024-10-16T01:16:00Z">
              <w:r w:rsidRPr="00126368">
                <w:rPr>
                  <w:rFonts w:ascii="Times New Roman" w:hAnsi="Times New Roman"/>
                  <w:color w:val="000000"/>
                  <w:sz w:val="24"/>
                  <w:szCs w:val="24"/>
                  <w:lang w:val="vi-VN"/>
                </w:rPr>
                <w:t>Giới tính của khách hàng</w:t>
              </w:r>
            </w:ins>
          </w:p>
        </w:tc>
        <w:tc>
          <w:tcPr>
            <w:tcW w:w="911" w:type="dxa"/>
          </w:tcPr>
          <w:p w14:paraId="1AB189F5" w14:textId="77777777" w:rsidR="000A7657" w:rsidRPr="00A35FC0" w:rsidRDefault="000A7657" w:rsidP="00817E47">
            <w:pPr>
              <w:spacing w:before="0" w:line="240" w:lineRule="auto"/>
              <w:contextualSpacing w:val="0"/>
              <w:rPr>
                <w:ins w:id="27212" w:author="Phuong Truong Thi" w:date="2024-10-16T01:16:00Z"/>
                <w:rFonts w:ascii="Times New Roman" w:eastAsia="Times New Roman" w:hAnsi="Times New Roman"/>
                <w:color w:val="000000"/>
                <w:sz w:val="24"/>
                <w:szCs w:val="24"/>
                <w:lang w:eastAsia="vi-VN"/>
              </w:rPr>
            </w:pPr>
            <w:ins w:id="27213" w:author="Phuong Truong Thi" w:date="2024-10-16T01:16:00Z">
              <w:r w:rsidRPr="0069233A">
                <w:rPr>
                  <w:rFonts w:ascii="Times New Roman" w:hAnsi="Times New Roman"/>
                  <w:color w:val="000000"/>
                  <w:sz w:val="24"/>
                  <w:szCs w:val="24"/>
                  <w:lang w:val="vi-VN"/>
                </w:rPr>
                <w:t>EZ/T24</w:t>
              </w:r>
            </w:ins>
          </w:p>
        </w:tc>
        <w:tc>
          <w:tcPr>
            <w:tcW w:w="1047" w:type="dxa"/>
          </w:tcPr>
          <w:p w14:paraId="28063B2C" w14:textId="16F08DF7" w:rsidR="000A7657" w:rsidRPr="00A35FC0" w:rsidRDefault="00FD79CF" w:rsidP="00817E47">
            <w:pPr>
              <w:spacing w:before="0" w:line="240" w:lineRule="auto"/>
              <w:contextualSpacing w:val="0"/>
              <w:rPr>
                <w:ins w:id="27214" w:author="Phuong Truong Thi" w:date="2024-10-16T01:16:00Z"/>
                <w:rFonts w:ascii="Times New Roman" w:eastAsia="Times New Roman" w:hAnsi="Times New Roman"/>
                <w:color w:val="000000"/>
                <w:sz w:val="24"/>
                <w:szCs w:val="24"/>
                <w:lang w:eastAsia="vi-VN"/>
              </w:rPr>
            </w:pPr>
            <w:ins w:id="27215" w:author="Phuong Truong Thi" w:date="2024-12-07T00:24:00Z">
              <w:r>
                <w:rPr>
                  <w:rFonts w:ascii="Times New Roman" w:eastAsia="Times New Roman" w:hAnsi="Times New Roman"/>
                  <w:color w:val="000000"/>
                  <w:sz w:val="24"/>
                  <w:szCs w:val="24"/>
                  <w:lang w:eastAsia="vi-VN"/>
                </w:rPr>
                <w:t>Picklist</w:t>
              </w:r>
            </w:ins>
            <w:del w:id="27216" w:author="Phuong Truong Thi" w:date="2024-12-07T00:24:00Z">
              <w:r w:rsidR="00525739" w:rsidDel="00FD79CF">
                <w:rPr>
                  <w:rFonts w:ascii="Times New Roman" w:eastAsia="Times New Roman" w:hAnsi="Times New Roman"/>
                  <w:color w:val="000000"/>
                  <w:sz w:val="24"/>
                  <w:szCs w:val="24"/>
                  <w:lang w:eastAsia="vi-VN"/>
                </w:rPr>
                <w:delText>Text (255)</w:delText>
              </w:r>
            </w:del>
          </w:p>
        </w:tc>
        <w:tc>
          <w:tcPr>
            <w:tcW w:w="1071" w:type="dxa"/>
            <w:shd w:val="clear" w:color="auto" w:fill="auto"/>
            <w:noWrap/>
            <w:vAlign w:val="center"/>
          </w:tcPr>
          <w:p w14:paraId="1218BF2F" w14:textId="77777777" w:rsidR="000A7657" w:rsidRPr="00A35FC0" w:rsidRDefault="000A7657" w:rsidP="00817E47">
            <w:pPr>
              <w:spacing w:before="0" w:line="240" w:lineRule="auto"/>
              <w:contextualSpacing w:val="0"/>
              <w:rPr>
                <w:ins w:id="27217" w:author="Phuong Truong Thi" w:date="2024-10-16T01:16:00Z"/>
                <w:rFonts w:ascii="Times New Roman" w:eastAsia="Times New Roman" w:hAnsi="Times New Roman"/>
                <w:color w:val="000000"/>
                <w:sz w:val="24"/>
                <w:szCs w:val="24"/>
                <w:lang w:val="vi-VN" w:eastAsia="vi-VN"/>
              </w:rPr>
            </w:pPr>
          </w:p>
        </w:tc>
        <w:tc>
          <w:tcPr>
            <w:tcW w:w="1422" w:type="dxa"/>
          </w:tcPr>
          <w:p w14:paraId="5A6B2A64" w14:textId="77777777" w:rsidR="000A7657" w:rsidRPr="00A35FC0" w:rsidRDefault="000A7657" w:rsidP="00817E47">
            <w:pPr>
              <w:spacing w:before="0" w:line="240" w:lineRule="auto"/>
              <w:contextualSpacing w:val="0"/>
              <w:jc w:val="center"/>
              <w:rPr>
                <w:ins w:id="27218" w:author="Phuong Truong Thi" w:date="2024-10-16T01:16:00Z"/>
                <w:rFonts w:ascii="Times New Roman" w:eastAsia="Times New Roman" w:hAnsi="Times New Roman"/>
                <w:sz w:val="24"/>
                <w:szCs w:val="24"/>
                <w:lang w:eastAsia="vi-VN"/>
              </w:rPr>
            </w:pPr>
            <w:ins w:id="27219" w:author="Phuong Truong Thi" w:date="2024-10-16T01:16:00Z">
              <w:r w:rsidRPr="00A35FC0">
                <w:rPr>
                  <w:rFonts w:ascii="Times New Roman" w:eastAsia="Times New Roman" w:hAnsi="Times New Roman"/>
                  <w:sz w:val="24"/>
                  <w:szCs w:val="24"/>
                  <w:lang w:eastAsia="vi-VN"/>
                </w:rPr>
                <w:t>N</w:t>
              </w:r>
            </w:ins>
          </w:p>
        </w:tc>
      </w:tr>
      <w:tr w:rsidR="000A7657" w:rsidRPr="00A35FC0" w14:paraId="7778AE9E" w14:textId="77777777" w:rsidTr="00877F56">
        <w:trPr>
          <w:trHeight w:val="276"/>
          <w:ins w:id="27220" w:author="Phuong Truong Thi" w:date="2024-10-16T01:16:00Z"/>
        </w:trPr>
        <w:tc>
          <w:tcPr>
            <w:tcW w:w="720" w:type="dxa"/>
            <w:shd w:val="clear" w:color="auto" w:fill="auto"/>
            <w:vAlign w:val="center"/>
          </w:tcPr>
          <w:p w14:paraId="095ECCAF" w14:textId="77777777" w:rsidR="000A7657" w:rsidRPr="00A35FC0" w:rsidRDefault="000A7657" w:rsidP="000A7657">
            <w:pPr>
              <w:pStyle w:val="ListParagraph"/>
              <w:numPr>
                <w:ilvl w:val="0"/>
                <w:numId w:val="71"/>
              </w:numPr>
              <w:spacing w:before="0" w:line="240" w:lineRule="auto"/>
              <w:contextualSpacing w:val="0"/>
              <w:jc w:val="left"/>
              <w:rPr>
                <w:ins w:id="27221" w:author="Phuong Truong Thi" w:date="2024-10-16T01:16:00Z"/>
                <w:rFonts w:eastAsia="Times New Roman"/>
                <w:color w:val="000000"/>
                <w:szCs w:val="24"/>
                <w:lang w:val="vi-VN" w:eastAsia="vi-VN"/>
              </w:rPr>
            </w:pPr>
          </w:p>
        </w:tc>
        <w:tc>
          <w:tcPr>
            <w:tcW w:w="1901" w:type="dxa"/>
            <w:shd w:val="clear" w:color="auto" w:fill="auto"/>
            <w:vAlign w:val="center"/>
            <w:hideMark/>
          </w:tcPr>
          <w:p w14:paraId="14DF0349" w14:textId="77777777" w:rsidR="000A7657" w:rsidRPr="00A35FC0" w:rsidRDefault="000A7657" w:rsidP="00817E47">
            <w:pPr>
              <w:spacing w:before="0" w:line="240" w:lineRule="auto"/>
              <w:contextualSpacing w:val="0"/>
              <w:rPr>
                <w:ins w:id="27222" w:author="Phuong Truong Thi" w:date="2024-10-16T01:16:00Z"/>
                <w:rFonts w:ascii="Times New Roman" w:eastAsia="Times New Roman" w:hAnsi="Times New Roman"/>
                <w:color w:val="000000"/>
                <w:sz w:val="24"/>
                <w:szCs w:val="24"/>
                <w:lang w:val="vi-VN" w:eastAsia="vi-VN"/>
              </w:rPr>
            </w:pPr>
            <w:ins w:id="27223" w:author="Phuong Truong Thi" w:date="2024-10-16T01:16:00Z">
              <w:r w:rsidRPr="00A35FC0">
                <w:rPr>
                  <w:rFonts w:ascii="Times New Roman" w:hAnsi="Times New Roman"/>
                  <w:color w:val="000000"/>
                  <w:sz w:val="24"/>
                  <w:szCs w:val="24"/>
                </w:rPr>
                <w:t>Ngày sinh</w:t>
              </w:r>
            </w:ins>
          </w:p>
        </w:tc>
        <w:tc>
          <w:tcPr>
            <w:tcW w:w="2090" w:type="dxa"/>
            <w:vAlign w:val="center"/>
          </w:tcPr>
          <w:p w14:paraId="4A8DB35A" w14:textId="77777777" w:rsidR="000A7657" w:rsidRPr="00A35FC0" w:rsidRDefault="000A7657" w:rsidP="00817E47">
            <w:pPr>
              <w:spacing w:before="0" w:line="240" w:lineRule="auto"/>
              <w:contextualSpacing w:val="0"/>
              <w:rPr>
                <w:ins w:id="27224" w:author="Phuong Truong Thi" w:date="2024-10-16T01:16:00Z"/>
                <w:rFonts w:ascii="Times New Roman" w:eastAsia="Times New Roman" w:hAnsi="Times New Roman"/>
                <w:color w:val="000000"/>
                <w:sz w:val="24"/>
                <w:szCs w:val="24"/>
                <w:lang w:eastAsia="vi-VN"/>
              </w:rPr>
            </w:pPr>
            <w:ins w:id="27225" w:author="Phuong Truong Thi" w:date="2024-10-16T01:16:00Z">
              <w:r w:rsidRPr="00A35FC0">
                <w:rPr>
                  <w:rFonts w:ascii="Times New Roman" w:hAnsi="Times New Roman"/>
                  <w:color w:val="000000"/>
                  <w:sz w:val="24"/>
                  <w:szCs w:val="24"/>
                </w:rPr>
                <w:t xml:space="preserve">Ngày sinh khách hàng </w:t>
              </w:r>
            </w:ins>
          </w:p>
        </w:tc>
        <w:tc>
          <w:tcPr>
            <w:tcW w:w="911" w:type="dxa"/>
          </w:tcPr>
          <w:p w14:paraId="39266780" w14:textId="77777777" w:rsidR="000A7657" w:rsidRPr="00A35FC0" w:rsidRDefault="000A7657" w:rsidP="00817E47">
            <w:pPr>
              <w:spacing w:before="0" w:line="240" w:lineRule="auto"/>
              <w:contextualSpacing w:val="0"/>
              <w:rPr>
                <w:ins w:id="27226" w:author="Phuong Truong Thi" w:date="2024-10-16T01:16:00Z"/>
                <w:rFonts w:ascii="Times New Roman" w:eastAsia="Times New Roman" w:hAnsi="Times New Roman"/>
                <w:color w:val="000000"/>
                <w:sz w:val="24"/>
                <w:szCs w:val="24"/>
                <w:lang w:eastAsia="vi-VN"/>
              </w:rPr>
            </w:pPr>
            <w:ins w:id="27227" w:author="Phuong Truong Thi" w:date="2024-10-16T01:16:00Z">
              <w:r w:rsidRPr="0069233A">
                <w:rPr>
                  <w:rFonts w:ascii="Times New Roman" w:hAnsi="Times New Roman"/>
                  <w:color w:val="000000"/>
                  <w:sz w:val="24"/>
                  <w:szCs w:val="24"/>
                  <w:lang w:val="vi-VN"/>
                </w:rPr>
                <w:t>EZ/T24</w:t>
              </w:r>
            </w:ins>
          </w:p>
        </w:tc>
        <w:tc>
          <w:tcPr>
            <w:tcW w:w="1047" w:type="dxa"/>
          </w:tcPr>
          <w:p w14:paraId="115D713F" w14:textId="77777777" w:rsidR="000A7657" w:rsidRPr="00A35FC0" w:rsidRDefault="000A7657" w:rsidP="00817E47">
            <w:pPr>
              <w:spacing w:before="0" w:line="240" w:lineRule="auto"/>
              <w:contextualSpacing w:val="0"/>
              <w:rPr>
                <w:ins w:id="27228" w:author="Phuong Truong Thi" w:date="2024-10-16T01:16:00Z"/>
                <w:rFonts w:ascii="Times New Roman" w:eastAsia="Times New Roman" w:hAnsi="Times New Roman"/>
                <w:color w:val="000000"/>
                <w:sz w:val="24"/>
                <w:szCs w:val="24"/>
                <w:lang w:eastAsia="vi-VN"/>
              </w:rPr>
            </w:pPr>
            <w:ins w:id="27229" w:author="Phuong Truong Thi" w:date="2024-10-16T01:16:00Z">
              <w:r w:rsidRPr="00A35FC0">
                <w:rPr>
                  <w:rFonts w:ascii="Times New Roman" w:eastAsia="Times New Roman" w:hAnsi="Times New Roman"/>
                  <w:color w:val="000000"/>
                  <w:sz w:val="24"/>
                  <w:szCs w:val="24"/>
                  <w:lang w:eastAsia="vi-VN"/>
                </w:rPr>
                <w:t>Date</w:t>
              </w:r>
            </w:ins>
          </w:p>
        </w:tc>
        <w:tc>
          <w:tcPr>
            <w:tcW w:w="1071" w:type="dxa"/>
            <w:shd w:val="clear" w:color="auto" w:fill="auto"/>
            <w:noWrap/>
            <w:vAlign w:val="center"/>
          </w:tcPr>
          <w:p w14:paraId="48CE25E6" w14:textId="77777777" w:rsidR="000A7657" w:rsidRPr="00A35FC0" w:rsidRDefault="000A7657" w:rsidP="00817E47">
            <w:pPr>
              <w:spacing w:before="0" w:line="240" w:lineRule="auto"/>
              <w:contextualSpacing w:val="0"/>
              <w:rPr>
                <w:ins w:id="27230" w:author="Phuong Truong Thi" w:date="2024-10-16T01:16:00Z"/>
                <w:rFonts w:ascii="Times New Roman" w:eastAsia="Times New Roman" w:hAnsi="Times New Roman"/>
                <w:color w:val="000000"/>
                <w:sz w:val="24"/>
                <w:szCs w:val="24"/>
                <w:lang w:val="vi-VN" w:eastAsia="vi-VN"/>
              </w:rPr>
            </w:pPr>
          </w:p>
        </w:tc>
        <w:tc>
          <w:tcPr>
            <w:tcW w:w="1422" w:type="dxa"/>
          </w:tcPr>
          <w:p w14:paraId="2790C23F" w14:textId="77777777" w:rsidR="000A7657" w:rsidRPr="00A35FC0" w:rsidRDefault="000A7657" w:rsidP="00817E47">
            <w:pPr>
              <w:spacing w:before="0" w:line="240" w:lineRule="auto"/>
              <w:contextualSpacing w:val="0"/>
              <w:jc w:val="center"/>
              <w:rPr>
                <w:ins w:id="27231" w:author="Phuong Truong Thi" w:date="2024-10-16T01:16:00Z"/>
                <w:rFonts w:ascii="Times New Roman" w:eastAsia="Times New Roman" w:hAnsi="Times New Roman"/>
                <w:sz w:val="24"/>
                <w:szCs w:val="24"/>
                <w:lang w:val="vi-VN" w:eastAsia="vi-VN"/>
              </w:rPr>
            </w:pPr>
            <w:ins w:id="27232" w:author="Phuong Truong Thi" w:date="2024-10-16T01:16:00Z">
              <w:r w:rsidRPr="00A35FC0">
                <w:rPr>
                  <w:rFonts w:ascii="Times New Roman" w:eastAsia="Times New Roman" w:hAnsi="Times New Roman"/>
                  <w:sz w:val="24"/>
                  <w:szCs w:val="24"/>
                  <w:lang w:eastAsia="vi-VN"/>
                </w:rPr>
                <w:t>N</w:t>
              </w:r>
            </w:ins>
          </w:p>
        </w:tc>
      </w:tr>
      <w:tr w:rsidR="000A7657" w:rsidRPr="00A35FC0" w14:paraId="005A0BFF" w14:textId="77777777" w:rsidTr="00877F56">
        <w:trPr>
          <w:trHeight w:val="276"/>
          <w:ins w:id="27233" w:author="Phuong Truong Thi" w:date="2024-10-16T01:16:00Z"/>
        </w:trPr>
        <w:tc>
          <w:tcPr>
            <w:tcW w:w="720" w:type="dxa"/>
            <w:shd w:val="clear" w:color="auto" w:fill="auto"/>
            <w:vAlign w:val="center"/>
          </w:tcPr>
          <w:p w14:paraId="6BCFEB64" w14:textId="77777777" w:rsidR="000A7657" w:rsidRPr="00A35FC0" w:rsidRDefault="000A7657" w:rsidP="000A7657">
            <w:pPr>
              <w:pStyle w:val="ListParagraph"/>
              <w:numPr>
                <w:ilvl w:val="0"/>
                <w:numId w:val="71"/>
              </w:numPr>
              <w:spacing w:before="0" w:line="240" w:lineRule="auto"/>
              <w:contextualSpacing w:val="0"/>
              <w:jc w:val="left"/>
              <w:rPr>
                <w:ins w:id="27234" w:author="Phuong Truong Thi" w:date="2024-10-16T01:16:00Z"/>
                <w:rFonts w:eastAsia="Times New Roman"/>
                <w:color w:val="000000"/>
                <w:szCs w:val="24"/>
                <w:lang w:val="vi-VN" w:eastAsia="vi-VN"/>
              </w:rPr>
            </w:pPr>
          </w:p>
        </w:tc>
        <w:tc>
          <w:tcPr>
            <w:tcW w:w="1901" w:type="dxa"/>
            <w:shd w:val="clear" w:color="auto" w:fill="auto"/>
            <w:vAlign w:val="center"/>
            <w:hideMark/>
          </w:tcPr>
          <w:p w14:paraId="22864F3F" w14:textId="77777777" w:rsidR="000A7657" w:rsidRPr="00A35FC0" w:rsidRDefault="000A7657" w:rsidP="00817E47">
            <w:pPr>
              <w:spacing w:before="0" w:line="240" w:lineRule="auto"/>
              <w:contextualSpacing w:val="0"/>
              <w:rPr>
                <w:ins w:id="27235" w:author="Phuong Truong Thi" w:date="2024-10-16T01:16:00Z"/>
                <w:rFonts w:ascii="Times New Roman" w:eastAsia="Times New Roman" w:hAnsi="Times New Roman"/>
                <w:color w:val="000000"/>
                <w:sz w:val="24"/>
                <w:szCs w:val="24"/>
                <w:lang w:val="vi-VN" w:eastAsia="vi-VN"/>
              </w:rPr>
            </w:pPr>
            <w:ins w:id="27236" w:author="Phuong Truong Thi" w:date="2024-10-16T01:16:00Z">
              <w:r w:rsidRPr="00A35FC0">
                <w:rPr>
                  <w:rFonts w:ascii="Times New Roman" w:hAnsi="Times New Roman"/>
                  <w:color w:val="000000"/>
                  <w:sz w:val="24"/>
                  <w:szCs w:val="24"/>
                </w:rPr>
                <w:t>Số điện thoại</w:t>
              </w:r>
            </w:ins>
          </w:p>
        </w:tc>
        <w:tc>
          <w:tcPr>
            <w:tcW w:w="2090" w:type="dxa"/>
            <w:vAlign w:val="center"/>
          </w:tcPr>
          <w:p w14:paraId="159AD75E" w14:textId="28BCA26E" w:rsidR="000A7657" w:rsidRPr="00126368" w:rsidRDefault="00EA72F0" w:rsidP="00817E47">
            <w:pPr>
              <w:spacing w:before="0" w:line="240" w:lineRule="auto"/>
              <w:contextualSpacing w:val="0"/>
              <w:rPr>
                <w:ins w:id="27237" w:author="Phuong Truong Thi" w:date="2024-10-16T01:16:00Z"/>
                <w:rFonts w:ascii="Times New Roman" w:eastAsia="Times New Roman" w:hAnsi="Times New Roman"/>
                <w:color w:val="000000"/>
                <w:sz w:val="24"/>
                <w:szCs w:val="24"/>
                <w:lang w:val="vi-VN" w:eastAsia="vi-VN"/>
              </w:rPr>
            </w:pPr>
            <w:ins w:id="27238" w:author="Phuong Truong Thi" w:date="2024-12-11T11:53:00Z" w16du:dateUtc="2024-12-11T04:53:00Z">
              <w:r w:rsidRPr="00B66378">
                <w:rPr>
                  <w:rFonts w:ascii="Times New Roman" w:hAnsi="Times New Roman"/>
                  <w:color w:val="000000"/>
                  <w:sz w:val="24"/>
                  <w:szCs w:val="24"/>
                  <w:lang w:val="vi-VN"/>
                </w:rPr>
                <w:t>Số điện thoại của khách hàng</w:t>
              </w:r>
              <w:r>
                <w:rPr>
                  <w:rFonts w:ascii="Times New Roman" w:hAnsi="Times New Roman"/>
                  <w:color w:val="000000"/>
                  <w:sz w:val="24"/>
                  <w:szCs w:val="24"/>
                </w:rPr>
                <w:t xml:space="preserve"> (nguồn T24)</w:t>
              </w:r>
            </w:ins>
          </w:p>
        </w:tc>
        <w:tc>
          <w:tcPr>
            <w:tcW w:w="911" w:type="dxa"/>
          </w:tcPr>
          <w:p w14:paraId="7044DC74" w14:textId="77777777" w:rsidR="000A7657" w:rsidRDefault="000A7657" w:rsidP="00817E47">
            <w:pPr>
              <w:spacing w:before="0" w:line="240" w:lineRule="auto"/>
              <w:contextualSpacing w:val="0"/>
              <w:rPr>
                <w:ins w:id="27239" w:author="Phuong Truong Thi" w:date="2024-10-16T01:16:00Z"/>
                <w:rFonts w:ascii="Times New Roman" w:eastAsia="Times New Roman" w:hAnsi="Times New Roman"/>
                <w:color w:val="000000"/>
                <w:sz w:val="24"/>
                <w:szCs w:val="24"/>
                <w:lang w:eastAsia="vi-VN"/>
              </w:rPr>
            </w:pPr>
            <w:ins w:id="27240" w:author="Phuong Truong Thi" w:date="2024-10-16T01:16:00Z">
              <w:r w:rsidRPr="0069233A">
                <w:rPr>
                  <w:rFonts w:ascii="Times New Roman" w:hAnsi="Times New Roman"/>
                  <w:color w:val="000000"/>
                  <w:sz w:val="24"/>
                  <w:szCs w:val="24"/>
                  <w:lang w:val="vi-VN"/>
                </w:rPr>
                <w:t>EZ/T24</w:t>
              </w:r>
            </w:ins>
          </w:p>
        </w:tc>
        <w:tc>
          <w:tcPr>
            <w:tcW w:w="1047" w:type="dxa"/>
          </w:tcPr>
          <w:p w14:paraId="1CCA4DE5" w14:textId="19C970FC" w:rsidR="000A7657" w:rsidRPr="00A35FC0" w:rsidRDefault="000A7657" w:rsidP="00817E47">
            <w:pPr>
              <w:spacing w:before="0" w:line="240" w:lineRule="auto"/>
              <w:contextualSpacing w:val="0"/>
              <w:rPr>
                <w:ins w:id="27241" w:author="Phuong Truong Thi" w:date="2024-10-16T01:16:00Z"/>
                <w:rFonts w:ascii="Times New Roman" w:eastAsia="Times New Roman" w:hAnsi="Times New Roman"/>
                <w:color w:val="000000"/>
                <w:sz w:val="24"/>
                <w:szCs w:val="24"/>
                <w:lang w:eastAsia="vi-VN"/>
              </w:rPr>
            </w:pPr>
            <w:ins w:id="27242" w:author="Phuong Truong Thi" w:date="2024-10-16T01:16: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tc>
        <w:tc>
          <w:tcPr>
            <w:tcW w:w="1071" w:type="dxa"/>
            <w:shd w:val="clear" w:color="auto" w:fill="auto"/>
            <w:noWrap/>
            <w:vAlign w:val="center"/>
          </w:tcPr>
          <w:p w14:paraId="181B187F" w14:textId="77777777" w:rsidR="000A7657" w:rsidRPr="00A35FC0" w:rsidRDefault="000A7657" w:rsidP="00817E47">
            <w:pPr>
              <w:spacing w:before="0" w:line="240" w:lineRule="auto"/>
              <w:contextualSpacing w:val="0"/>
              <w:rPr>
                <w:ins w:id="27243" w:author="Phuong Truong Thi" w:date="2024-10-16T01:16:00Z"/>
                <w:rFonts w:ascii="Times New Roman" w:eastAsia="Times New Roman" w:hAnsi="Times New Roman"/>
                <w:color w:val="000000"/>
                <w:sz w:val="24"/>
                <w:szCs w:val="24"/>
                <w:lang w:val="vi-VN" w:eastAsia="vi-VN"/>
              </w:rPr>
            </w:pPr>
          </w:p>
        </w:tc>
        <w:tc>
          <w:tcPr>
            <w:tcW w:w="1422" w:type="dxa"/>
          </w:tcPr>
          <w:p w14:paraId="62876C7E" w14:textId="77777777" w:rsidR="000A7657" w:rsidRPr="00A35FC0" w:rsidRDefault="000A7657" w:rsidP="00817E47">
            <w:pPr>
              <w:spacing w:before="0" w:line="240" w:lineRule="auto"/>
              <w:contextualSpacing w:val="0"/>
              <w:jc w:val="center"/>
              <w:rPr>
                <w:ins w:id="27244" w:author="Phuong Truong Thi" w:date="2024-10-16T01:16:00Z"/>
                <w:rFonts w:ascii="Times New Roman" w:eastAsia="Times New Roman" w:hAnsi="Times New Roman"/>
                <w:sz w:val="24"/>
                <w:szCs w:val="24"/>
                <w:lang w:eastAsia="vi-VN"/>
              </w:rPr>
            </w:pPr>
            <w:ins w:id="27245" w:author="Phuong Truong Thi" w:date="2024-10-16T01:16:00Z">
              <w:r w:rsidRPr="00A35FC0">
                <w:rPr>
                  <w:rFonts w:ascii="Times New Roman" w:eastAsia="Times New Roman" w:hAnsi="Times New Roman"/>
                  <w:sz w:val="24"/>
                  <w:szCs w:val="24"/>
                  <w:lang w:eastAsia="vi-VN"/>
                </w:rPr>
                <w:t>Y</w:t>
              </w:r>
            </w:ins>
          </w:p>
        </w:tc>
      </w:tr>
      <w:tr w:rsidR="00EE19B0" w:rsidRPr="00A35FC0" w14:paraId="14DDFF31" w14:textId="77777777" w:rsidTr="00941F76">
        <w:trPr>
          <w:trHeight w:val="276"/>
          <w:ins w:id="27246" w:author="Phuong Truong Thi" w:date="2024-10-16T01:16:00Z"/>
        </w:trPr>
        <w:tc>
          <w:tcPr>
            <w:tcW w:w="9162" w:type="dxa"/>
            <w:gridSpan w:val="7"/>
          </w:tcPr>
          <w:p w14:paraId="023A6269" w14:textId="77777777" w:rsidR="00EE19B0" w:rsidRPr="00A35FC0" w:rsidRDefault="00EE19B0" w:rsidP="00817E47">
            <w:pPr>
              <w:spacing w:before="0" w:line="240" w:lineRule="auto"/>
              <w:contextualSpacing w:val="0"/>
              <w:jc w:val="left"/>
              <w:rPr>
                <w:ins w:id="27247" w:author="Phuong Truong Thi" w:date="2024-10-16T01:16:00Z"/>
                <w:rFonts w:ascii="Times New Roman" w:eastAsia="Times New Roman" w:hAnsi="Times New Roman"/>
                <w:sz w:val="24"/>
                <w:szCs w:val="24"/>
                <w:lang w:eastAsia="vi-VN"/>
              </w:rPr>
            </w:pPr>
            <w:ins w:id="27248" w:author="Phuong Truong Thi" w:date="2024-10-16T01:16:00Z">
              <w:r w:rsidRPr="00A35FC0">
                <w:rPr>
                  <w:rFonts w:ascii="Times New Roman" w:eastAsia="Times New Roman" w:hAnsi="Times New Roman"/>
                  <w:sz w:val="24"/>
                  <w:szCs w:val="24"/>
                  <w:lang w:eastAsia="vi-VN"/>
                </w:rPr>
                <w:t>Thông tin phân khúc</w:t>
              </w:r>
            </w:ins>
          </w:p>
        </w:tc>
      </w:tr>
      <w:tr w:rsidR="000A7657" w:rsidRPr="00A35FC0" w14:paraId="7128D196" w14:textId="77777777" w:rsidTr="00877F56">
        <w:trPr>
          <w:trHeight w:val="276"/>
          <w:ins w:id="27249" w:author="Phuong Truong Thi" w:date="2024-10-16T01:16:00Z"/>
        </w:trPr>
        <w:tc>
          <w:tcPr>
            <w:tcW w:w="720" w:type="dxa"/>
            <w:shd w:val="clear" w:color="auto" w:fill="auto"/>
            <w:vAlign w:val="center"/>
          </w:tcPr>
          <w:p w14:paraId="2393A472" w14:textId="77777777" w:rsidR="000A7657" w:rsidRPr="00A35FC0" w:rsidRDefault="000A7657" w:rsidP="000A7657">
            <w:pPr>
              <w:pStyle w:val="ListParagraph"/>
              <w:numPr>
                <w:ilvl w:val="0"/>
                <w:numId w:val="71"/>
              </w:numPr>
              <w:spacing w:before="0" w:line="240" w:lineRule="auto"/>
              <w:contextualSpacing w:val="0"/>
              <w:jc w:val="left"/>
              <w:rPr>
                <w:ins w:id="27250" w:author="Phuong Truong Thi" w:date="2024-10-16T01:16:00Z"/>
                <w:rFonts w:eastAsia="Times New Roman"/>
                <w:color w:val="000000"/>
                <w:szCs w:val="24"/>
                <w:lang w:val="vi-VN" w:eastAsia="vi-VN"/>
              </w:rPr>
            </w:pPr>
          </w:p>
        </w:tc>
        <w:tc>
          <w:tcPr>
            <w:tcW w:w="1901" w:type="dxa"/>
            <w:shd w:val="clear" w:color="auto" w:fill="auto"/>
            <w:vAlign w:val="center"/>
            <w:hideMark/>
          </w:tcPr>
          <w:p w14:paraId="72187B70" w14:textId="77777777" w:rsidR="000A7657" w:rsidRPr="00A35FC0" w:rsidRDefault="000A7657" w:rsidP="00817E47">
            <w:pPr>
              <w:spacing w:before="0" w:line="240" w:lineRule="auto"/>
              <w:contextualSpacing w:val="0"/>
              <w:rPr>
                <w:ins w:id="27251" w:author="Phuong Truong Thi" w:date="2024-10-16T01:16:00Z"/>
                <w:rFonts w:ascii="Times New Roman" w:eastAsia="Times New Roman" w:hAnsi="Times New Roman"/>
                <w:color w:val="000000"/>
                <w:sz w:val="24"/>
                <w:szCs w:val="24"/>
                <w:lang w:val="vi-VN" w:eastAsia="vi-VN"/>
              </w:rPr>
            </w:pPr>
            <w:ins w:id="27252" w:author="Phuong Truong Thi" w:date="2024-10-16T01:16:00Z">
              <w:r w:rsidRPr="00A35FC0">
                <w:rPr>
                  <w:rFonts w:ascii="Times New Roman" w:hAnsi="Times New Roman"/>
                  <w:color w:val="000000"/>
                  <w:sz w:val="24"/>
                  <w:szCs w:val="24"/>
                </w:rPr>
                <w:t>Phân khúc</w:t>
              </w:r>
            </w:ins>
          </w:p>
        </w:tc>
        <w:tc>
          <w:tcPr>
            <w:tcW w:w="2090" w:type="dxa"/>
            <w:vAlign w:val="center"/>
          </w:tcPr>
          <w:p w14:paraId="30447BCA" w14:textId="791D980F" w:rsidR="000A7657" w:rsidRPr="00A35FC0" w:rsidRDefault="000A7657" w:rsidP="00817E47">
            <w:pPr>
              <w:spacing w:before="0" w:line="240" w:lineRule="auto"/>
              <w:contextualSpacing w:val="0"/>
              <w:rPr>
                <w:ins w:id="27253" w:author="Phuong Truong Thi" w:date="2024-10-16T01:16:00Z"/>
                <w:rFonts w:ascii="Times New Roman" w:eastAsia="Times New Roman" w:hAnsi="Times New Roman"/>
                <w:color w:val="000000"/>
                <w:sz w:val="24"/>
                <w:szCs w:val="24"/>
                <w:lang w:eastAsia="vi-VN"/>
              </w:rPr>
            </w:pPr>
            <w:ins w:id="27254" w:author="Phuong Truong Thi" w:date="2024-10-16T01:16:00Z">
              <w:r w:rsidRPr="00A35FC0">
                <w:rPr>
                  <w:rFonts w:ascii="Times New Roman" w:hAnsi="Times New Roman"/>
                  <w:color w:val="000000"/>
                  <w:sz w:val="24"/>
                  <w:szCs w:val="24"/>
                </w:rPr>
                <w:t>Phân khúc khách hàng: AF/MAF/</w:t>
              </w:r>
            </w:ins>
            <w:ins w:id="27255" w:author="Phuong Truong Thi" w:date="2024-12-04T01:30:00Z">
              <w:r w:rsidR="00294BE6">
                <w:rPr>
                  <w:rFonts w:ascii="Times New Roman" w:hAnsi="Times New Roman"/>
                  <w:color w:val="000000"/>
                  <w:sz w:val="24"/>
                  <w:szCs w:val="24"/>
                </w:rPr>
                <w:t>Mass</w:t>
              </w:r>
            </w:ins>
            <w:ins w:id="27256" w:author="Phuong Truong Thi" w:date="2024-10-16T01:16:00Z">
              <w:r w:rsidRPr="00A35FC0">
                <w:rPr>
                  <w:rFonts w:ascii="Times New Roman" w:hAnsi="Times New Roman"/>
                  <w:color w:val="000000"/>
                  <w:sz w:val="24"/>
                  <w:szCs w:val="24"/>
                </w:rPr>
                <w:t>…</w:t>
              </w:r>
            </w:ins>
          </w:p>
        </w:tc>
        <w:tc>
          <w:tcPr>
            <w:tcW w:w="911" w:type="dxa"/>
          </w:tcPr>
          <w:p w14:paraId="4E4DB0D9" w14:textId="77777777" w:rsidR="000A7657" w:rsidRPr="00A35FC0" w:rsidRDefault="000A7657" w:rsidP="00817E47">
            <w:pPr>
              <w:spacing w:before="0" w:line="240" w:lineRule="auto"/>
              <w:contextualSpacing w:val="0"/>
              <w:rPr>
                <w:ins w:id="27257" w:author="Phuong Truong Thi" w:date="2024-10-16T01:16:00Z"/>
                <w:rFonts w:ascii="Times New Roman" w:eastAsia="Times New Roman" w:hAnsi="Times New Roman"/>
                <w:color w:val="000000"/>
                <w:sz w:val="24"/>
                <w:szCs w:val="24"/>
                <w:lang w:eastAsia="vi-VN"/>
              </w:rPr>
            </w:pPr>
            <w:ins w:id="27258" w:author="Phuong Truong Thi" w:date="2024-10-16T01:16:00Z">
              <w:r w:rsidRPr="0069233A">
                <w:rPr>
                  <w:rFonts w:ascii="Times New Roman" w:hAnsi="Times New Roman"/>
                  <w:color w:val="000000"/>
                  <w:sz w:val="24"/>
                  <w:szCs w:val="24"/>
                  <w:lang w:val="vi-VN"/>
                </w:rPr>
                <w:t>EZ/T24</w:t>
              </w:r>
            </w:ins>
          </w:p>
        </w:tc>
        <w:tc>
          <w:tcPr>
            <w:tcW w:w="1047" w:type="dxa"/>
          </w:tcPr>
          <w:p w14:paraId="15866514" w14:textId="34402053" w:rsidR="000A7657" w:rsidRPr="00A35FC0" w:rsidRDefault="00794D8C" w:rsidP="00817E47">
            <w:pPr>
              <w:spacing w:before="0" w:line="240" w:lineRule="auto"/>
              <w:contextualSpacing w:val="0"/>
              <w:rPr>
                <w:ins w:id="27259" w:author="Phuong Truong Thi" w:date="2024-10-16T01:16:00Z"/>
                <w:rFonts w:ascii="Times New Roman" w:eastAsia="Times New Roman" w:hAnsi="Times New Roman"/>
                <w:color w:val="000000"/>
                <w:sz w:val="24"/>
                <w:szCs w:val="24"/>
                <w:lang w:eastAsia="vi-VN"/>
              </w:rPr>
            </w:pPr>
            <w:ins w:id="27260" w:author="Phuong Truong Thi" w:date="2024-12-07T00:34:00Z">
              <w:r>
                <w:rPr>
                  <w:rFonts w:ascii="Times New Roman" w:eastAsia="Times New Roman" w:hAnsi="Times New Roman"/>
                  <w:sz w:val="24"/>
                  <w:szCs w:val="24"/>
                  <w:lang w:eastAsia="vi-VN"/>
                </w:rPr>
                <w:t>Picklist</w:t>
              </w:r>
            </w:ins>
            <w:del w:id="27261" w:author="Phuong Truong Thi" w:date="2024-12-07T00:34:00Z">
              <w:r w:rsidR="00525739" w:rsidDel="00794D8C">
                <w:rPr>
                  <w:rFonts w:ascii="Times New Roman" w:eastAsia="Times New Roman" w:hAnsi="Times New Roman"/>
                  <w:color w:val="000000"/>
                  <w:sz w:val="24"/>
                  <w:szCs w:val="24"/>
                  <w:lang w:eastAsia="vi-VN"/>
                </w:rPr>
                <w:delText>Text (255)</w:delText>
              </w:r>
            </w:del>
          </w:p>
        </w:tc>
        <w:tc>
          <w:tcPr>
            <w:tcW w:w="1071" w:type="dxa"/>
            <w:shd w:val="clear" w:color="auto" w:fill="auto"/>
            <w:noWrap/>
            <w:vAlign w:val="center"/>
          </w:tcPr>
          <w:p w14:paraId="5FE0677C" w14:textId="77777777" w:rsidR="000A7657" w:rsidRPr="00A35FC0" w:rsidRDefault="000A7657" w:rsidP="00817E47">
            <w:pPr>
              <w:spacing w:before="0" w:line="240" w:lineRule="auto"/>
              <w:contextualSpacing w:val="0"/>
              <w:rPr>
                <w:ins w:id="27262" w:author="Phuong Truong Thi" w:date="2024-10-16T01:16:00Z"/>
                <w:rFonts w:ascii="Times New Roman" w:eastAsia="Times New Roman" w:hAnsi="Times New Roman"/>
                <w:color w:val="000000"/>
                <w:sz w:val="24"/>
                <w:szCs w:val="24"/>
                <w:lang w:eastAsia="vi-VN"/>
              </w:rPr>
            </w:pPr>
            <w:ins w:id="27263" w:author="Phuong Truong Thi" w:date="2024-10-16T01:16:00Z">
              <w:r w:rsidRPr="00A35FC0">
                <w:rPr>
                  <w:rFonts w:ascii="Times New Roman" w:eastAsia="Times New Roman" w:hAnsi="Times New Roman"/>
                  <w:color w:val="000000"/>
                  <w:sz w:val="24"/>
                  <w:szCs w:val="24"/>
                  <w:lang w:eastAsia="vi-VN"/>
                </w:rPr>
                <w:t>DM_SEGMENT</w:t>
              </w:r>
            </w:ins>
          </w:p>
        </w:tc>
        <w:tc>
          <w:tcPr>
            <w:tcW w:w="1422" w:type="dxa"/>
          </w:tcPr>
          <w:p w14:paraId="3EEEFB3B" w14:textId="77777777" w:rsidR="000A7657" w:rsidRPr="00A35FC0" w:rsidRDefault="000A7657" w:rsidP="00817E47">
            <w:pPr>
              <w:spacing w:before="0" w:line="240" w:lineRule="auto"/>
              <w:contextualSpacing w:val="0"/>
              <w:jc w:val="center"/>
              <w:rPr>
                <w:ins w:id="27264" w:author="Phuong Truong Thi" w:date="2024-10-16T01:16:00Z"/>
                <w:rFonts w:ascii="Times New Roman" w:eastAsia="Times New Roman" w:hAnsi="Times New Roman"/>
                <w:sz w:val="24"/>
                <w:szCs w:val="24"/>
                <w:lang w:eastAsia="vi-VN"/>
              </w:rPr>
            </w:pPr>
            <w:ins w:id="27265" w:author="Phuong Truong Thi" w:date="2024-10-16T01:16:00Z">
              <w:r w:rsidRPr="00A35FC0">
                <w:rPr>
                  <w:rFonts w:ascii="Times New Roman" w:eastAsia="Times New Roman" w:hAnsi="Times New Roman"/>
                  <w:sz w:val="24"/>
                  <w:szCs w:val="24"/>
                  <w:lang w:eastAsia="vi-VN"/>
                </w:rPr>
                <w:t>Y</w:t>
              </w:r>
            </w:ins>
          </w:p>
        </w:tc>
      </w:tr>
      <w:tr w:rsidR="000A7657" w:rsidRPr="00A35FC0" w14:paraId="778FB024" w14:textId="77777777" w:rsidTr="00877F56">
        <w:trPr>
          <w:trHeight w:val="276"/>
          <w:ins w:id="27266" w:author="Phuong Truong Thi" w:date="2024-10-16T01:16:00Z"/>
        </w:trPr>
        <w:tc>
          <w:tcPr>
            <w:tcW w:w="720" w:type="dxa"/>
            <w:shd w:val="clear" w:color="auto" w:fill="auto"/>
            <w:vAlign w:val="center"/>
          </w:tcPr>
          <w:p w14:paraId="45FD4873" w14:textId="77777777" w:rsidR="000A7657" w:rsidRPr="00A35FC0" w:rsidRDefault="000A7657" w:rsidP="000A7657">
            <w:pPr>
              <w:pStyle w:val="ListParagraph"/>
              <w:numPr>
                <w:ilvl w:val="0"/>
                <w:numId w:val="71"/>
              </w:numPr>
              <w:spacing w:before="0" w:line="240" w:lineRule="auto"/>
              <w:contextualSpacing w:val="0"/>
              <w:jc w:val="left"/>
              <w:rPr>
                <w:ins w:id="27267" w:author="Phuong Truong Thi" w:date="2024-10-16T01:16:00Z"/>
                <w:rFonts w:eastAsia="Times New Roman"/>
                <w:color w:val="000000"/>
                <w:szCs w:val="24"/>
                <w:lang w:val="vi-VN" w:eastAsia="vi-VN"/>
              </w:rPr>
            </w:pPr>
          </w:p>
        </w:tc>
        <w:tc>
          <w:tcPr>
            <w:tcW w:w="1901" w:type="dxa"/>
            <w:shd w:val="clear" w:color="auto" w:fill="auto"/>
            <w:vAlign w:val="center"/>
            <w:hideMark/>
          </w:tcPr>
          <w:p w14:paraId="20D13F6B" w14:textId="77777777" w:rsidR="000A7657" w:rsidRPr="00A35FC0" w:rsidRDefault="000A7657" w:rsidP="00817E47">
            <w:pPr>
              <w:spacing w:before="0" w:line="240" w:lineRule="auto"/>
              <w:rPr>
                <w:ins w:id="27268" w:author="Phuong Truong Thi" w:date="2024-10-16T01:16:00Z"/>
                <w:rFonts w:ascii="Times New Roman" w:eastAsia="Times New Roman" w:hAnsi="Times New Roman"/>
                <w:color w:val="000000"/>
                <w:sz w:val="24"/>
                <w:szCs w:val="24"/>
                <w:lang w:val="vi-VN" w:eastAsia="vi-VN"/>
              </w:rPr>
            </w:pPr>
            <w:commentRangeStart w:id="27269"/>
            <w:commentRangeStart w:id="27270"/>
            <w:commentRangeStart w:id="27271"/>
            <w:ins w:id="27272" w:author="Phuong Truong Thi" w:date="2024-10-16T01:16:00Z">
              <w:r w:rsidRPr="677A921B">
                <w:rPr>
                  <w:rFonts w:ascii="Times New Roman" w:hAnsi="Times New Roman"/>
                  <w:color w:val="000000" w:themeColor="text1"/>
                  <w:sz w:val="24"/>
                  <w:szCs w:val="24"/>
                </w:rPr>
                <w:t>Phân hạng</w:t>
              </w:r>
              <w:commentRangeEnd w:id="27269"/>
              <w:r>
                <w:rPr>
                  <w:rStyle w:val="CommentReference"/>
                </w:rPr>
                <w:commentReference w:id="27269"/>
              </w:r>
              <w:commentRangeEnd w:id="27270"/>
              <w:r>
                <w:rPr>
                  <w:rStyle w:val="CommentReference"/>
                  <w:lang w:val="x-none" w:eastAsia="x-none"/>
                </w:rPr>
                <w:commentReference w:id="27270"/>
              </w:r>
            </w:ins>
            <w:commentRangeEnd w:id="27271"/>
            <w:r w:rsidR="00CE28E9">
              <w:rPr>
                <w:rStyle w:val="CommentReference"/>
                <w:lang w:val="x-none" w:eastAsia="x-none"/>
              </w:rPr>
              <w:commentReference w:id="27271"/>
            </w:r>
          </w:p>
        </w:tc>
        <w:tc>
          <w:tcPr>
            <w:tcW w:w="2090" w:type="dxa"/>
            <w:vAlign w:val="center"/>
          </w:tcPr>
          <w:p w14:paraId="167AA4F8" w14:textId="77777777" w:rsidR="000A7657" w:rsidRDefault="000A7657" w:rsidP="000A7657">
            <w:pPr>
              <w:pStyle w:val="ListParagraph"/>
              <w:numPr>
                <w:ilvl w:val="3"/>
                <w:numId w:val="47"/>
              </w:numPr>
              <w:spacing w:before="0" w:line="240" w:lineRule="auto"/>
              <w:contextualSpacing w:val="0"/>
              <w:rPr>
                <w:ins w:id="27273" w:author="Phuong Truong Thi" w:date="2024-10-16T01:16:00Z"/>
                <w:color w:val="000000"/>
                <w:szCs w:val="24"/>
              </w:rPr>
            </w:pPr>
            <w:ins w:id="27274" w:author="Phuong Truong Thi" w:date="2024-10-16T01:16:00Z">
              <w:r w:rsidRPr="00B66378">
                <w:rPr>
                  <w:color w:val="000000"/>
                  <w:szCs w:val="24"/>
                </w:rPr>
                <w:t>Khách hàng AF được chia làm ba nhóm lớn là AF Private,  AF Preferred và AF Special</w:t>
              </w:r>
            </w:ins>
          </w:p>
          <w:p w14:paraId="7A17814D" w14:textId="77777777" w:rsidR="000A7657" w:rsidRPr="00B66378" w:rsidRDefault="000A7657" w:rsidP="000A7657">
            <w:pPr>
              <w:pStyle w:val="ListParagraph"/>
              <w:numPr>
                <w:ilvl w:val="3"/>
                <w:numId w:val="47"/>
              </w:numPr>
              <w:spacing w:before="0" w:line="240" w:lineRule="auto"/>
              <w:contextualSpacing w:val="0"/>
              <w:rPr>
                <w:ins w:id="27275" w:author="Phuong Truong Thi" w:date="2024-10-16T01:16:00Z"/>
                <w:color w:val="000000"/>
                <w:szCs w:val="24"/>
              </w:rPr>
            </w:pPr>
            <w:ins w:id="27276" w:author="Phuong Truong Thi" w:date="2024-10-16T01:16:00Z">
              <w:r w:rsidRPr="00B66378">
                <w:rPr>
                  <w:color w:val="000000"/>
                  <w:szCs w:val="24"/>
                </w:rPr>
                <w:lastRenderedPageBreak/>
                <w:t>Khách hàng MAF được chia 4 phân hạng: MAF Champion, MAF Rising, MAF Upper Mega, MAF Mega</w:t>
              </w:r>
              <w:r w:rsidRPr="00B66378">
                <w:rPr>
                  <w:color w:val="000000"/>
                  <w:szCs w:val="24"/>
                </w:rPr>
                <w:br/>
                <w:t>Với 2 nhóm chính: nhóm MAF core và nhóm Mega. Nhóm MAF core bao gồm 3 phân hạng: Champion - Rising - Upper Mega</w:t>
              </w:r>
            </w:ins>
          </w:p>
          <w:p w14:paraId="72C8648D" w14:textId="0E022209" w:rsidR="000A7657" w:rsidRPr="00B66378" w:rsidRDefault="000A7657" w:rsidP="000A7657">
            <w:pPr>
              <w:pStyle w:val="ListParagraph"/>
              <w:numPr>
                <w:ilvl w:val="3"/>
                <w:numId w:val="47"/>
              </w:numPr>
              <w:spacing w:before="0" w:line="240" w:lineRule="auto"/>
              <w:contextualSpacing w:val="0"/>
              <w:rPr>
                <w:ins w:id="27277" w:author="Phuong Truong Thi" w:date="2024-10-16T01:16:00Z"/>
                <w:rFonts w:eastAsia="Times New Roman"/>
                <w:color w:val="000000"/>
                <w:szCs w:val="24"/>
                <w:lang w:eastAsia="vi-VN"/>
              </w:rPr>
            </w:pPr>
            <w:ins w:id="27278" w:author="Phuong Truong Thi" w:date="2024-10-16T01:16:00Z">
              <w:r>
                <w:rPr>
                  <w:rFonts w:eastAsia="Times New Roman"/>
                  <w:color w:val="000000"/>
                  <w:szCs w:val="24"/>
                  <w:lang w:eastAsia="vi-VN"/>
                </w:rPr>
                <w:t xml:space="preserve">KH </w:t>
              </w:r>
            </w:ins>
            <w:ins w:id="27279" w:author="Phuong Truong Thi" w:date="2024-12-04T01:30:00Z">
              <w:r w:rsidR="00294BE6">
                <w:rPr>
                  <w:rFonts w:eastAsia="Times New Roman"/>
                  <w:color w:val="000000"/>
                  <w:szCs w:val="24"/>
                  <w:lang w:eastAsia="vi-VN"/>
                </w:rPr>
                <w:t>Mass</w:t>
              </w:r>
            </w:ins>
            <w:ins w:id="27280" w:author="Phuong Truong Thi" w:date="2024-10-16T01:16:00Z">
              <w:r>
                <w:rPr>
                  <w:rFonts w:eastAsia="Times New Roman"/>
                  <w:color w:val="000000"/>
                  <w:szCs w:val="24"/>
                  <w:lang w:eastAsia="vi-VN"/>
                </w:rPr>
                <w:t xml:space="preserve"> không có thông tin Phân hạng</w:t>
              </w:r>
            </w:ins>
          </w:p>
        </w:tc>
        <w:tc>
          <w:tcPr>
            <w:tcW w:w="911" w:type="dxa"/>
          </w:tcPr>
          <w:p w14:paraId="0CC65F8D" w14:textId="77777777" w:rsidR="000A7657" w:rsidRPr="00A35FC0" w:rsidRDefault="000A7657" w:rsidP="00817E47">
            <w:pPr>
              <w:spacing w:before="0" w:line="240" w:lineRule="auto"/>
              <w:contextualSpacing w:val="0"/>
              <w:rPr>
                <w:ins w:id="27281" w:author="Phuong Truong Thi" w:date="2024-10-16T01:16:00Z"/>
                <w:rFonts w:ascii="Times New Roman" w:eastAsia="Times New Roman" w:hAnsi="Times New Roman"/>
                <w:color w:val="000000"/>
                <w:sz w:val="24"/>
                <w:szCs w:val="24"/>
                <w:lang w:eastAsia="vi-VN"/>
              </w:rPr>
            </w:pPr>
            <w:ins w:id="27282" w:author="Phuong Truong Thi" w:date="2024-10-16T01:16:00Z">
              <w:r w:rsidRPr="0069233A">
                <w:rPr>
                  <w:rFonts w:ascii="Times New Roman" w:hAnsi="Times New Roman"/>
                  <w:color w:val="000000"/>
                  <w:sz w:val="24"/>
                  <w:szCs w:val="24"/>
                  <w:lang w:val="vi-VN"/>
                </w:rPr>
                <w:lastRenderedPageBreak/>
                <w:t>EZ/T24</w:t>
              </w:r>
            </w:ins>
          </w:p>
        </w:tc>
        <w:tc>
          <w:tcPr>
            <w:tcW w:w="1047" w:type="dxa"/>
          </w:tcPr>
          <w:p w14:paraId="314C4E1C" w14:textId="0CF1B255" w:rsidR="000A7657" w:rsidRPr="00A35FC0" w:rsidRDefault="00525739" w:rsidP="00817E47">
            <w:pPr>
              <w:spacing w:before="0" w:line="240" w:lineRule="auto"/>
              <w:contextualSpacing w:val="0"/>
              <w:rPr>
                <w:ins w:id="27283" w:author="Phuong Truong Thi" w:date="2024-10-16T01:1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071" w:type="dxa"/>
            <w:shd w:val="clear" w:color="auto" w:fill="auto"/>
            <w:noWrap/>
            <w:vAlign w:val="center"/>
          </w:tcPr>
          <w:p w14:paraId="575D5040" w14:textId="77777777" w:rsidR="000A7657" w:rsidRPr="00A35FC0" w:rsidRDefault="000A7657" w:rsidP="00817E47">
            <w:pPr>
              <w:spacing w:before="0" w:line="240" w:lineRule="auto"/>
              <w:contextualSpacing w:val="0"/>
              <w:rPr>
                <w:ins w:id="27284" w:author="Phuong Truong Thi" w:date="2024-10-16T01:16:00Z"/>
                <w:rFonts w:ascii="Times New Roman" w:eastAsia="Times New Roman" w:hAnsi="Times New Roman"/>
                <w:color w:val="000000"/>
                <w:sz w:val="24"/>
                <w:szCs w:val="24"/>
                <w:lang w:val="vi-VN" w:eastAsia="vi-VN"/>
              </w:rPr>
            </w:pPr>
            <w:ins w:id="27285" w:author="Phuong Truong Thi" w:date="2024-10-16T01:16:00Z">
              <w:r w:rsidRPr="00A35FC0">
                <w:rPr>
                  <w:rFonts w:ascii="Times New Roman" w:eastAsia="Times New Roman" w:hAnsi="Times New Roman"/>
                  <w:color w:val="000000"/>
                  <w:sz w:val="24"/>
                  <w:szCs w:val="24"/>
                  <w:lang w:eastAsia="vi-VN"/>
                </w:rPr>
                <w:t>DM_SEGMENT</w:t>
              </w:r>
            </w:ins>
          </w:p>
        </w:tc>
        <w:tc>
          <w:tcPr>
            <w:tcW w:w="1422" w:type="dxa"/>
          </w:tcPr>
          <w:p w14:paraId="31DC9D6A" w14:textId="77777777" w:rsidR="000A7657" w:rsidRPr="00A35FC0" w:rsidRDefault="000A7657" w:rsidP="00817E47">
            <w:pPr>
              <w:spacing w:before="0" w:line="240" w:lineRule="auto"/>
              <w:contextualSpacing w:val="0"/>
              <w:jc w:val="center"/>
              <w:rPr>
                <w:ins w:id="27286" w:author="Phuong Truong Thi" w:date="2024-10-16T01:16:00Z"/>
                <w:rFonts w:ascii="Times New Roman" w:eastAsia="Times New Roman" w:hAnsi="Times New Roman"/>
                <w:sz w:val="24"/>
                <w:szCs w:val="24"/>
                <w:lang w:eastAsia="vi-VN"/>
              </w:rPr>
            </w:pPr>
            <w:ins w:id="27287" w:author="Phuong Truong Thi" w:date="2024-10-16T01:16:00Z">
              <w:r w:rsidRPr="00A35FC0">
                <w:rPr>
                  <w:rFonts w:ascii="Times New Roman" w:eastAsia="Times New Roman" w:hAnsi="Times New Roman"/>
                  <w:sz w:val="24"/>
                  <w:szCs w:val="24"/>
                  <w:lang w:eastAsia="vi-VN"/>
                </w:rPr>
                <w:t>Y</w:t>
              </w:r>
            </w:ins>
          </w:p>
        </w:tc>
      </w:tr>
      <w:tr w:rsidR="000A7657" w:rsidRPr="00A35FC0" w14:paraId="6A8E5F80" w14:textId="77777777" w:rsidTr="00877F56">
        <w:trPr>
          <w:trHeight w:val="276"/>
          <w:ins w:id="27288" w:author="Phuong Truong Thi" w:date="2024-10-16T01:16:00Z"/>
        </w:trPr>
        <w:tc>
          <w:tcPr>
            <w:tcW w:w="720" w:type="dxa"/>
            <w:shd w:val="clear" w:color="auto" w:fill="auto"/>
            <w:vAlign w:val="center"/>
          </w:tcPr>
          <w:p w14:paraId="5E653D9A" w14:textId="77777777" w:rsidR="000A7657" w:rsidRPr="00A35FC0" w:rsidRDefault="000A7657" w:rsidP="000A7657">
            <w:pPr>
              <w:pStyle w:val="ListParagraph"/>
              <w:numPr>
                <w:ilvl w:val="0"/>
                <w:numId w:val="71"/>
              </w:numPr>
              <w:spacing w:before="0" w:line="240" w:lineRule="auto"/>
              <w:contextualSpacing w:val="0"/>
              <w:jc w:val="left"/>
              <w:rPr>
                <w:ins w:id="27289" w:author="Phuong Truong Thi" w:date="2024-10-16T01:16:00Z"/>
                <w:rFonts w:eastAsia="Times New Roman"/>
                <w:color w:val="000000"/>
                <w:szCs w:val="24"/>
                <w:lang w:val="vi-VN" w:eastAsia="vi-VN"/>
              </w:rPr>
            </w:pPr>
          </w:p>
        </w:tc>
        <w:tc>
          <w:tcPr>
            <w:tcW w:w="1901" w:type="dxa"/>
            <w:shd w:val="clear" w:color="auto" w:fill="auto"/>
            <w:vAlign w:val="center"/>
          </w:tcPr>
          <w:p w14:paraId="6CF925C4" w14:textId="77777777" w:rsidR="000A7657" w:rsidRPr="00A35FC0" w:rsidRDefault="000A7657" w:rsidP="00817E47">
            <w:pPr>
              <w:spacing w:before="0" w:line="240" w:lineRule="auto"/>
              <w:contextualSpacing w:val="0"/>
              <w:rPr>
                <w:ins w:id="27290" w:author="Phuong Truong Thi" w:date="2024-10-16T01:16:00Z"/>
                <w:rFonts w:ascii="Times New Roman" w:hAnsi="Times New Roman"/>
                <w:color w:val="000000"/>
                <w:sz w:val="24"/>
                <w:szCs w:val="24"/>
              </w:rPr>
            </w:pPr>
            <w:ins w:id="27291" w:author="Phuong Truong Thi" w:date="2024-10-16T01:16:00Z">
              <w:r w:rsidRPr="00A35FC0">
                <w:rPr>
                  <w:rFonts w:ascii="Times New Roman" w:hAnsi="Times New Roman"/>
                  <w:color w:val="000000"/>
                  <w:sz w:val="24"/>
                  <w:szCs w:val="24"/>
                </w:rPr>
                <w:t>Ngày định danh</w:t>
              </w:r>
            </w:ins>
          </w:p>
        </w:tc>
        <w:tc>
          <w:tcPr>
            <w:tcW w:w="2090" w:type="dxa"/>
            <w:vAlign w:val="center"/>
          </w:tcPr>
          <w:p w14:paraId="1BE10BE0" w14:textId="7E21ACD5" w:rsidR="000A7657" w:rsidRDefault="000A7657" w:rsidP="00817E47">
            <w:pPr>
              <w:spacing w:before="0" w:line="240" w:lineRule="auto"/>
              <w:contextualSpacing w:val="0"/>
              <w:rPr>
                <w:ins w:id="27292" w:author="Phuong Truong Thi" w:date="2024-11-25T04:38:00Z"/>
                <w:rFonts w:ascii="Times New Roman" w:hAnsi="Times New Roman"/>
                <w:color w:val="000000"/>
                <w:sz w:val="24"/>
                <w:szCs w:val="24"/>
              </w:rPr>
            </w:pPr>
            <w:commentRangeStart w:id="27293"/>
            <w:commentRangeStart w:id="27294"/>
            <w:commentRangeStart w:id="27295"/>
            <w:ins w:id="27296" w:author="Phuong Truong Thi" w:date="2024-10-16T01:16:00Z">
              <w:r w:rsidRPr="00A35FC0">
                <w:rPr>
                  <w:rFonts w:ascii="Times New Roman" w:hAnsi="Times New Roman"/>
                  <w:color w:val="000000"/>
                  <w:sz w:val="24"/>
                  <w:szCs w:val="24"/>
                </w:rPr>
                <w:t>Ngày gần nhất KH được định danh lên phân khúc hiện tại</w:t>
              </w:r>
            </w:ins>
            <w:commentRangeEnd w:id="27293"/>
            <w:r w:rsidR="00EE1D28">
              <w:rPr>
                <w:rStyle w:val="CommentReference"/>
                <w:lang w:val="x-none" w:eastAsia="x-none"/>
              </w:rPr>
              <w:commentReference w:id="27293"/>
            </w:r>
            <w:commentRangeEnd w:id="27294"/>
            <w:r w:rsidR="00BD2B04">
              <w:rPr>
                <w:rStyle w:val="CommentReference"/>
                <w:lang w:val="x-none" w:eastAsia="x-none"/>
              </w:rPr>
              <w:commentReference w:id="27294"/>
            </w:r>
            <w:commentRangeEnd w:id="27295"/>
            <w:r w:rsidR="00CE28E9">
              <w:rPr>
                <w:rStyle w:val="CommentReference"/>
                <w:lang w:val="x-none" w:eastAsia="x-none"/>
              </w:rPr>
              <w:commentReference w:id="27295"/>
            </w:r>
            <w:ins w:id="27297" w:author="Phuong Truong Thi" w:date="2024-11-25T04:38:00Z">
              <w:r w:rsidR="00BD2B04">
                <w:rPr>
                  <w:rFonts w:ascii="Times New Roman" w:hAnsi="Times New Roman"/>
                  <w:color w:val="000000"/>
                  <w:sz w:val="24"/>
                  <w:szCs w:val="24"/>
                </w:rPr>
                <w:t>.</w:t>
              </w:r>
            </w:ins>
          </w:p>
          <w:p w14:paraId="3DBAA717" w14:textId="3EDF4266" w:rsidR="00BD2B04" w:rsidRDefault="00BD2B04" w:rsidP="00817E47">
            <w:pPr>
              <w:spacing w:before="0" w:line="240" w:lineRule="auto"/>
              <w:contextualSpacing w:val="0"/>
              <w:rPr>
                <w:ins w:id="27298" w:author="Phuong Truong Thi" w:date="2024-11-25T04:40:00Z"/>
                <w:rFonts w:ascii="Times New Roman" w:eastAsia="Times New Roman" w:hAnsi="Times New Roman"/>
                <w:color w:val="000000"/>
                <w:sz w:val="24"/>
                <w:szCs w:val="24"/>
                <w:lang w:eastAsia="vi-VN"/>
              </w:rPr>
            </w:pPr>
            <w:ins w:id="27299" w:author="Phuong Truong Thi" w:date="2024-11-25T04:40:00Z">
              <w:r>
                <w:rPr>
                  <w:rFonts w:ascii="Times New Roman" w:eastAsia="Times New Roman" w:hAnsi="Times New Roman"/>
                  <w:color w:val="000000"/>
                  <w:sz w:val="24"/>
                  <w:szCs w:val="24"/>
                  <w:lang w:eastAsia="vi-VN"/>
                </w:rPr>
                <w:t xml:space="preserve">KH </w:t>
              </w:r>
            </w:ins>
            <w:ins w:id="27300" w:author="Phuong Truong Thi" w:date="2024-11-25T04:38:00Z">
              <w:r w:rsidRPr="00BD2B04">
                <w:rPr>
                  <w:rFonts w:ascii="Times New Roman" w:eastAsia="Times New Roman" w:hAnsi="Times New Roman"/>
                  <w:color w:val="000000"/>
                  <w:sz w:val="24"/>
                  <w:szCs w:val="24"/>
                  <w:lang w:eastAsia="vi-VN"/>
                </w:rPr>
                <w:t>AF</w:t>
              </w:r>
            </w:ins>
            <w:ins w:id="27301" w:author="Phuong Truong Thi" w:date="2024-11-25T04:40:00Z">
              <w:r>
                <w:rPr>
                  <w:rFonts w:ascii="Times New Roman" w:eastAsia="Times New Roman" w:hAnsi="Times New Roman"/>
                  <w:color w:val="000000"/>
                  <w:sz w:val="24"/>
                  <w:szCs w:val="24"/>
                  <w:lang w:eastAsia="vi-VN"/>
                </w:rPr>
                <w:t xml:space="preserve"> lấy Ngày định danh </w:t>
              </w:r>
            </w:ins>
            <w:ins w:id="27302" w:author="Phuong Truong Thi" w:date="2024-11-25T04:42:00Z">
              <w:r>
                <w:rPr>
                  <w:rFonts w:ascii="Times New Roman" w:eastAsia="Times New Roman" w:hAnsi="Times New Roman"/>
                  <w:color w:val="000000"/>
                  <w:sz w:val="24"/>
                  <w:szCs w:val="24"/>
                  <w:lang w:eastAsia="vi-VN"/>
                </w:rPr>
                <w:t>AF gần nhất</w:t>
              </w:r>
            </w:ins>
          </w:p>
          <w:p w14:paraId="204A68A6" w14:textId="77777777" w:rsidR="00BD2B04" w:rsidRDefault="00BD2B04" w:rsidP="00817E47">
            <w:pPr>
              <w:spacing w:before="0" w:line="240" w:lineRule="auto"/>
              <w:contextualSpacing w:val="0"/>
              <w:rPr>
                <w:ins w:id="27303" w:author="Phuong Truong Thi" w:date="2024-11-25T04:42:00Z"/>
                <w:rFonts w:ascii="Times New Roman" w:eastAsia="Times New Roman" w:hAnsi="Times New Roman"/>
                <w:color w:val="000000"/>
                <w:sz w:val="24"/>
                <w:szCs w:val="24"/>
                <w:lang w:eastAsia="vi-VN"/>
              </w:rPr>
            </w:pPr>
            <w:ins w:id="27304" w:author="Phuong Truong Thi" w:date="2024-11-25T04:40:00Z">
              <w:r>
                <w:rPr>
                  <w:rFonts w:ascii="Times New Roman" w:eastAsia="Times New Roman" w:hAnsi="Times New Roman"/>
                  <w:color w:val="000000"/>
                  <w:sz w:val="24"/>
                  <w:szCs w:val="24"/>
                  <w:lang w:eastAsia="vi-VN"/>
                </w:rPr>
                <w:t>KH MAF</w:t>
              </w:r>
            </w:ins>
            <w:ins w:id="27305" w:author="Phuong Truong Thi" w:date="2024-11-25T04:41:00Z">
              <w:r>
                <w:rPr>
                  <w:rFonts w:ascii="Times New Roman" w:eastAsia="Times New Roman" w:hAnsi="Times New Roman"/>
                  <w:color w:val="000000"/>
                  <w:sz w:val="24"/>
                  <w:szCs w:val="24"/>
                  <w:lang w:eastAsia="vi-VN"/>
                </w:rPr>
                <w:t xml:space="preserve"> lấy Ngày định danh MAF gần nhất</w:t>
              </w:r>
            </w:ins>
            <w:ins w:id="27306" w:author="Phuong Truong Thi" w:date="2024-11-25T04:40:00Z">
              <w:r>
                <w:rPr>
                  <w:rFonts w:ascii="Times New Roman" w:eastAsia="Times New Roman" w:hAnsi="Times New Roman"/>
                  <w:color w:val="000000"/>
                  <w:sz w:val="24"/>
                  <w:szCs w:val="24"/>
                  <w:lang w:eastAsia="vi-VN"/>
                </w:rPr>
                <w:t xml:space="preserve"> </w:t>
              </w:r>
            </w:ins>
          </w:p>
          <w:p w14:paraId="2D2AD4D4" w14:textId="74F808E2" w:rsidR="00BD2B04" w:rsidRPr="00A35FC0" w:rsidRDefault="00BD2B04" w:rsidP="00817E47">
            <w:pPr>
              <w:spacing w:before="0" w:line="240" w:lineRule="auto"/>
              <w:contextualSpacing w:val="0"/>
              <w:rPr>
                <w:ins w:id="27307" w:author="Phuong Truong Thi" w:date="2024-10-16T01:16:00Z"/>
                <w:rFonts w:ascii="Times New Roman" w:eastAsia="Times New Roman" w:hAnsi="Times New Roman"/>
                <w:color w:val="000000"/>
                <w:sz w:val="24"/>
                <w:szCs w:val="24"/>
                <w:lang w:eastAsia="vi-VN"/>
              </w:rPr>
            </w:pPr>
            <w:ins w:id="27308" w:author="Phuong Truong Thi" w:date="2024-11-25T04:40:00Z">
              <w:r>
                <w:rPr>
                  <w:rFonts w:ascii="Times New Roman" w:eastAsia="Times New Roman" w:hAnsi="Times New Roman"/>
                  <w:color w:val="000000"/>
                  <w:sz w:val="24"/>
                  <w:szCs w:val="24"/>
                  <w:lang w:eastAsia="vi-VN"/>
                </w:rPr>
                <w:t xml:space="preserve">KH </w:t>
              </w:r>
            </w:ins>
            <w:ins w:id="27309" w:author="Phuong Truong Thi" w:date="2024-12-04T01:30:00Z">
              <w:r w:rsidR="00294BE6">
                <w:rPr>
                  <w:rFonts w:ascii="Times New Roman" w:eastAsia="Times New Roman" w:hAnsi="Times New Roman"/>
                  <w:color w:val="000000"/>
                  <w:sz w:val="24"/>
                  <w:szCs w:val="24"/>
                  <w:lang w:eastAsia="vi-VN"/>
                </w:rPr>
                <w:t>Mass</w:t>
              </w:r>
            </w:ins>
            <w:ins w:id="27310" w:author="Phuong Truong Thi" w:date="2024-11-25T04:38:00Z">
              <w:r w:rsidRPr="00BD2B04">
                <w:rPr>
                  <w:rFonts w:ascii="Times New Roman" w:eastAsia="Times New Roman" w:hAnsi="Times New Roman"/>
                  <w:color w:val="000000"/>
                  <w:sz w:val="24"/>
                  <w:szCs w:val="24"/>
                  <w:lang w:eastAsia="vi-VN"/>
                </w:rPr>
                <w:t xml:space="preserve"> không có ngày định danh</w:t>
              </w:r>
            </w:ins>
          </w:p>
        </w:tc>
        <w:tc>
          <w:tcPr>
            <w:tcW w:w="911" w:type="dxa"/>
          </w:tcPr>
          <w:p w14:paraId="5F338FF9" w14:textId="77777777" w:rsidR="000A7657" w:rsidRPr="00A35FC0" w:rsidRDefault="000A7657" w:rsidP="00817E47">
            <w:pPr>
              <w:spacing w:before="0" w:line="240" w:lineRule="auto"/>
              <w:contextualSpacing w:val="0"/>
              <w:rPr>
                <w:ins w:id="27311" w:author="Phuong Truong Thi" w:date="2024-10-16T01:16:00Z"/>
                <w:rFonts w:ascii="Times New Roman" w:eastAsia="Times New Roman" w:hAnsi="Times New Roman"/>
                <w:color w:val="000000"/>
                <w:sz w:val="24"/>
                <w:szCs w:val="24"/>
                <w:lang w:eastAsia="vi-VN"/>
              </w:rPr>
            </w:pPr>
            <w:ins w:id="27312" w:author="Phuong Truong Thi" w:date="2024-10-16T01:16:00Z">
              <w:r w:rsidRPr="0069233A">
                <w:rPr>
                  <w:rFonts w:ascii="Times New Roman" w:hAnsi="Times New Roman"/>
                  <w:color w:val="000000"/>
                  <w:sz w:val="24"/>
                  <w:szCs w:val="24"/>
                  <w:lang w:val="vi-VN"/>
                </w:rPr>
                <w:t>EZ/T24</w:t>
              </w:r>
            </w:ins>
          </w:p>
        </w:tc>
        <w:tc>
          <w:tcPr>
            <w:tcW w:w="1047" w:type="dxa"/>
          </w:tcPr>
          <w:p w14:paraId="58271DD2" w14:textId="77777777" w:rsidR="000A7657" w:rsidRPr="00A35FC0" w:rsidRDefault="000A7657" w:rsidP="00817E47">
            <w:pPr>
              <w:spacing w:before="0" w:line="240" w:lineRule="auto"/>
              <w:contextualSpacing w:val="0"/>
              <w:rPr>
                <w:ins w:id="27313" w:author="Phuong Truong Thi" w:date="2024-10-16T01:16:00Z"/>
                <w:rFonts w:ascii="Times New Roman" w:eastAsia="Times New Roman" w:hAnsi="Times New Roman"/>
                <w:color w:val="000000"/>
                <w:sz w:val="24"/>
                <w:szCs w:val="24"/>
                <w:lang w:eastAsia="vi-VN"/>
              </w:rPr>
            </w:pPr>
            <w:ins w:id="27314" w:author="Phuong Truong Thi" w:date="2024-10-16T01:16:00Z">
              <w:r w:rsidRPr="00A35FC0">
                <w:rPr>
                  <w:rFonts w:ascii="Times New Roman" w:eastAsia="Times New Roman" w:hAnsi="Times New Roman"/>
                  <w:color w:val="000000"/>
                  <w:sz w:val="24"/>
                  <w:szCs w:val="24"/>
                  <w:lang w:eastAsia="vi-VN"/>
                </w:rPr>
                <w:t>Date</w:t>
              </w:r>
            </w:ins>
          </w:p>
        </w:tc>
        <w:tc>
          <w:tcPr>
            <w:tcW w:w="1071" w:type="dxa"/>
            <w:shd w:val="clear" w:color="auto" w:fill="auto"/>
            <w:noWrap/>
            <w:vAlign w:val="center"/>
          </w:tcPr>
          <w:p w14:paraId="6FAFDD60" w14:textId="77777777" w:rsidR="000A7657" w:rsidRPr="00A35FC0" w:rsidRDefault="000A7657" w:rsidP="00817E47">
            <w:pPr>
              <w:spacing w:before="0" w:line="240" w:lineRule="auto"/>
              <w:contextualSpacing w:val="0"/>
              <w:rPr>
                <w:ins w:id="27315" w:author="Phuong Truong Thi" w:date="2024-10-16T01:16:00Z"/>
                <w:rFonts w:ascii="Times New Roman" w:eastAsia="Times New Roman" w:hAnsi="Times New Roman"/>
                <w:color w:val="000000"/>
                <w:sz w:val="24"/>
                <w:szCs w:val="24"/>
                <w:lang w:val="vi-VN" w:eastAsia="vi-VN"/>
              </w:rPr>
            </w:pPr>
          </w:p>
        </w:tc>
        <w:tc>
          <w:tcPr>
            <w:tcW w:w="1422" w:type="dxa"/>
          </w:tcPr>
          <w:p w14:paraId="48CC8EC8" w14:textId="77777777" w:rsidR="000A7657" w:rsidRPr="00A35FC0" w:rsidRDefault="000A7657" w:rsidP="00817E47">
            <w:pPr>
              <w:spacing w:before="0" w:line="240" w:lineRule="auto"/>
              <w:contextualSpacing w:val="0"/>
              <w:jc w:val="center"/>
              <w:rPr>
                <w:ins w:id="27316" w:author="Phuong Truong Thi" w:date="2024-10-16T01:16:00Z"/>
                <w:rFonts w:ascii="Times New Roman" w:eastAsia="Times New Roman" w:hAnsi="Times New Roman"/>
                <w:sz w:val="24"/>
                <w:szCs w:val="24"/>
                <w:lang w:eastAsia="vi-VN"/>
              </w:rPr>
            </w:pPr>
            <w:ins w:id="27317" w:author="Phuong Truong Thi" w:date="2024-10-16T01:16:00Z">
              <w:r w:rsidRPr="00A35FC0">
                <w:rPr>
                  <w:rFonts w:ascii="Times New Roman" w:eastAsia="Times New Roman" w:hAnsi="Times New Roman"/>
                  <w:sz w:val="24"/>
                  <w:szCs w:val="24"/>
                  <w:lang w:eastAsia="vi-VN"/>
                </w:rPr>
                <w:t>N</w:t>
              </w:r>
            </w:ins>
          </w:p>
        </w:tc>
      </w:tr>
      <w:tr w:rsidR="000B6994" w:rsidRPr="001859AE" w14:paraId="357FE5D3" w14:textId="77777777" w:rsidTr="00817E47">
        <w:trPr>
          <w:trHeight w:val="276"/>
          <w:ins w:id="27318" w:author="Phuong Truong Thi" w:date="2024-10-16T01:16:00Z"/>
        </w:trPr>
        <w:tc>
          <w:tcPr>
            <w:tcW w:w="9162" w:type="dxa"/>
            <w:gridSpan w:val="7"/>
          </w:tcPr>
          <w:p w14:paraId="6389B8B5" w14:textId="77777777" w:rsidR="000B6994" w:rsidRPr="00B66378" w:rsidRDefault="000B6994" w:rsidP="00817E47">
            <w:pPr>
              <w:spacing w:before="0" w:line="240" w:lineRule="auto"/>
              <w:contextualSpacing w:val="0"/>
              <w:jc w:val="left"/>
              <w:rPr>
                <w:ins w:id="27319" w:author="Phuong Truong Thi" w:date="2024-10-16T01:16:00Z"/>
                <w:rFonts w:ascii="Times New Roman" w:eastAsia="Times New Roman" w:hAnsi="Times New Roman"/>
                <w:sz w:val="24"/>
                <w:szCs w:val="24"/>
                <w:lang w:val="vi-VN" w:eastAsia="vi-VN"/>
              </w:rPr>
            </w:pPr>
            <w:ins w:id="27320" w:author="Phuong Truong Thi" w:date="2024-10-16T01:16:00Z">
              <w:r w:rsidRPr="00A35FC0">
                <w:rPr>
                  <w:rFonts w:ascii="Times New Roman" w:eastAsia="Times New Roman" w:hAnsi="Times New Roman"/>
                  <w:sz w:val="24"/>
                  <w:szCs w:val="24"/>
                  <w:lang w:val="vi-VN" w:eastAsia="vi-VN"/>
                </w:rPr>
                <w:t>Thông tin chi nhánh &amp; cán bộ bán phụ trách KH</w:t>
              </w:r>
            </w:ins>
          </w:p>
        </w:tc>
      </w:tr>
      <w:tr w:rsidR="000A7657" w:rsidRPr="00A35FC0" w14:paraId="6418326E" w14:textId="77777777" w:rsidTr="00877F56">
        <w:trPr>
          <w:trHeight w:val="276"/>
          <w:ins w:id="27321" w:author="Phuong Truong Thi" w:date="2024-10-16T01:16:00Z"/>
        </w:trPr>
        <w:tc>
          <w:tcPr>
            <w:tcW w:w="720" w:type="dxa"/>
            <w:shd w:val="clear" w:color="auto" w:fill="auto"/>
            <w:vAlign w:val="center"/>
          </w:tcPr>
          <w:p w14:paraId="06A0A2FA" w14:textId="77777777" w:rsidR="000A7657" w:rsidRPr="00A35FC0" w:rsidRDefault="000A7657" w:rsidP="000A7657">
            <w:pPr>
              <w:pStyle w:val="ListParagraph"/>
              <w:numPr>
                <w:ilvl w:val="0"/>
                <w:numId w:val="71"/>
              </w:numPr>
              <w:spacing w:before="0" w:line="240" w:lineRule="auto"/>
              <w:contextualSpacing w:val="0"/>
              <w:jc w:val="left"/>
              <w:rPr>
                <w:ins w:id="27322" w:author="Phuong Truong Thi" w:date="2024-10-16T01:16:00Z"/>
                <w:rFonts w:eastAsia="Times New Roman"/>
                <w:color w:val="000000"/>
                <w:szCs w:val="24"/>
                <w:lang w:val="vi-VN" w:eastAsia="vi-VN"/>
              </w:rPr>
            </w:pPr>
          </w:p>
        </w:tc>
        <w:tc>
          <w:tcPr>
            <w:tcW w:w="1901" w:type="dxa"/>
            <w:shd w:val="clear" w:color="auto" w:fill="auto"/>
            <w:vAlign w:val="center"/>
            <w:hideMark/>
          </w:tcPr>
          <w:p w14:paraId="5B9903B2" w14:textId="77777777" w:rsidR="000A7657" w:rsidRPr="00A35FC0" w:rsidRDefault="000A7657" w:rsidP="00817E47">
            <w:pPr>
              <w:spacing w:before="0" w:line="240" w:lineRule="auto"/>
              <w:contextualSpacing w:val="0"/>
              <w:rPr>
                <w:ins w:id="27323" w:author="Phuong Truong Thi" w:date="2024-10-16T01:16:00Z"/>
                <w:rFonts w:ascii="Times New Roman" w:eastAsia="Times New Roman" w:hAnsi="Times New Roman"/>
                <w:color w:val="000000"/>
                <w:sz w:val="24"/>
                <w:szCs w:val="24"/>
                <w:lang w:val="vi-VN" w:eastAsia="vi-VN"/>
              </w:rPr>
            </w:pPr>
            <w:ins w:id="27324" w:author="Phuong Truong Thi" w:date="2024-10-16T01:16:00Z">
              <w:r w:rsidRPr="00A35FC0">
                <w:rPr>
                  <w:rFonts w:ascii="Times New Roman" w:hAnsi="Times New Roman"/>
                  <w:color w:val="000000"/>
                  <w:sz w:val="24"/>
                  <w:szCs w:val="24"/>
                </w:rPr>
                <w:t>Mã CN quản lý</w:t>
              </w:r>
            </w:ins>
          </w:p>
        </w:tc>
        <w:tc>
          <w:tcPr>
            <w:tcW w:w="2090" w:type="dxa"/>
            <w:vAlign w:val="center"/>
          </w:tcPr>
          <w:p w14:paraId="182FAA52" w14:textId="77777777" w:rsidR="000A7657" w:rsidRPr="00126368" w:rsidRDefault="000A7657" w:rsidP="00817E47">
            <w:pPr>
              <w:spacing w:before="0" w:line="240" w:lineRule="auto"/>
              <w:contextualSpacing w:val="0"/>
              <w:rPr>
                <w:ins w:id="27325" w:author="Phuong Truong Thi" w:date="2024-10-16T01:16:00Z"/>
                <w:rFonts w:ascii="Times New Roman" w:eastAsia="Times New Roman" w:hAnsi="Times New Roman"/>
                <w:color w:val="000000"/>
                <w:sz w:val="24"/>
                <w:szCs w:val="24"/>
                <w:lang w:val="vi-VN" w:eastAsia="vi-VN"/>
              </w:rPr>
            </w:pPr>
            <w:ins w:id="27326" w:author="Phuong Truong Thi" w:date="2024-10-16T01:16:00Z">
              <w:r w:rsidRPr="00126368">
                <w:rPr>
                  <w:rFonts w:ascii="Times New Roman" w:hAnsi="Times New Roman"/>
                  <w:color w:val="000000"/>
                  <w:sz w:val="24"/>
                  <w:szCs w:val="24"/>
                  <w:lang w:val="vi-VN"/>
                </w:rPr>
                <w:t>Mã chi nhánh quản lý khách hàng/ Book quản lý: VN0010338</w:t>
              </w:r>
            </w:ins>
          </w:p>
        </w:tc>
        <w:tc>
          <w:tcPr>
            <w:tcW w:w="911" w:type="dxa"/>
          </w:tcPr>
          <w:p w14:paraId="77A5B96B" w14:textId="77777777" w:rsidR="000A7657" w:rsidRPr="00A35FC0" w:rsidRDefault="000A7657" w:rsidP="00817E47">
            <w:pPr>
              <w:spacing w:before="0" w:line="240" w:lineRule="auto"/>
              <w:contextualSpacing w:val="0"/>
              <w:rPr>
                <w:ins w:id="27327" w:author="Phuong Truong Thi" w:date="2024-10-16T01:16:00Z"/>
                <w:rFonts w:ascii="Times New Roman" w:eastAsia="Times New Roman" w:hAnsi="Times New Roman"/>
                <w:color w:val="000000"/>
                <w:sz w:val="24"/>
                <w:szCs w:val="24"/>
                <w:lang w:eastAsia="vi-VN"/>
              </w:rPr>
            </w:pPr>
            <w:ins w:id="27328" w:author="Phuong Truong Thi" w:date="2024-10-16T01:16:00Z">
              <w:r w:rsidRPr="0099156D">
                <w:rPr>
                  <w:rFonts w:ascii="Times New Roman" w:hAnsi="Times New Roman"/>
                  <w:color w:val="000000"/>
                  <w:sz w:val="24"/>
                  <w:szCs w:val="24"/>
                  <w:lang w:val="vi-VN"/>
                </w:rPr>
                <w:t>EZ/T24</w:t>
              </w:r>
            </w:ins>
          </w:p>
        </w:tc>
        <w:tc>
          <w:tcPr>
            <w:tcW w:w="1047" w:type="dxa"/>
          </w:tcPr>
          <w:p w14:paraId="2BC72F77" w14:textId="23071CA5" w:rsidR="000A7657" w:rsidRPr="00A35FC0" w:rsidRDefault="00525739" w:rsidP="00817E47">
            <w:pPr>
              <w:spacing w:before="0" w:line="240" w:lineRule="auto"/>
              <w:contextualSpacing w:val="0"/>
              <w:rPr>
                <w:ins w:id="27329" w:author="Phuong Truong Thi" w:date="2024-10-16T01:1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1071" w:type="dxa"/>
            <w:shd w:val="clear" w:color="auto" w:fill="auto"/>
            <w:noWrap/>
            <w:vAlign w:val="center"/>
          </w:tcPr>
          <w:p w14:paraId="1374A9CC" w14:textId="77777777" w:rsidR="000A7657" w:rsidRPr="00A35FC0" w:rsidRDefault="000A7657" w:rsidP="00817E47">
            <w:pPr>
              <w:spacing w:before="0" w:line="240" w:lineRule="auto"/>
              <w:contextualSpacing w:val="0"/>
              <w:rPr>
                <w:ins w:id="27330" w:author="Phuong Truong Thi" w:date="2024-10-16T01:16:00Z"/>
                <w:rFonts w:ascii="Times New Roman" w:eastAsia="Times New Roman" w:hAnsi="Times New Roman"/>
                <w:color w:val="000000"/>
                <w:sz w:val="24"/>
                <w:szCs w:val="24"/>
                <w:lang w:val="vi-VN" w:eastAsia="vi-VN"/>
              </w:rPr>
            </w:pPr>
          </w:p>
        </w:tc>
        <w:tc>
          <w:tcPr>
            <w:tcW w:w="1422" w:type="dxa"/>
          </w:tcPr>
          <w:p w14:paraId="7DA2A81C" w14:textId="77777777" w:rsidR="000A7657" w:rsidRPr="00A35FC0" w:rsidRDefault="000A7657" w:rsidP="00817E47">
            <w:pPr>
              <w:spacing w:before="0" w:line="240" w:lineRule="auto"/>
              <w:contextualSpacing w:val="0"/>
              <w:jc w:val="center"/>
              <w:rPr>
                <w:ins w:id="27331" w:author="Phuong Truong Thi" w:date="2024-10-16T01:16:00Z"/>
                <w:rFonts w:ascii="Times New Roman" w:eastAsia="Times New Roman" w:hAnsi="Times New Roman"/>
                <w:sz w:val="24"/>
                <w:szCs w:val="24"/>
                <w:lang w:val="vi-VN" w:eastAsia="vi-VN"/>
              </w:rPr>
            </w:pPr>
            <w:ins w:id="27332" w:author="Phuong Truong Thi" w:date="2024-10-16T01:16:00Z">
              <w:r w:rsidRPr="00A35FC0">
                <w:rPr>
                  <w:rFonts w:ascii="Times New Roman" w:eastAsia="Times New Roman" w:hAnsi="Times New Roman"/>
                  <w:sz w:val="24"/>
                  <w:szCs w:val="24"/>
                  <w:lang w:eastAsia="vi-VN"/>
                </w:rPr>
                <w:t>N</w:t>
              </w:r>
            </w:ins>
          </w:p>
        </w:tc>
      </w:tr>
      <w:tr w:rsidR="000A7657" w:rsidRPr="00A35FC0" w14:paraId="72810126" w14:textId="77777777" w:rsidTr="00877F56">
        <w:trPr>
          <w:trHeight w:val="276"/>
          <w:ins w:id="27333" w:author="Phuong Truong Thi" w:date="2024-10-16T01:16:00Z"/>
        </w:trPr>
        <w:tc>
          <w:tcPr>
            <w:tcW w:w="720" w:type="dxa"/>
            <w:shd w:val="clear" w:color="auto" w:fill="auto"/>
            <w:vAlign w:val="center"/>
          </w:tcPr>
          <w:p w14:paraId="0F539455" w14:textId="77777777" w:rsidR="000A7657" w:rsidRPr="00A35FC0" w:rsidRDefault="000A7657" w:rsidP="000A7657">
            <w:pPr>
              <w:pStyle w:val="ListParagraph"/>
              <w:numPr>
                <w:ilvl w:val="0"/>
                <w:numId w:val="71"/>
              </w:numPr>
              <w:spacing w:before="0" w:line="240" w:lineRule="auto"/>
              <w:contextualSpacing w:val="0"/>
              <w:jc w:val="left"/>
              <w:rPr>
                <w:ins w:id="27334" w:author="Phuong Truong Thi" w:date="2024-10-16T01:16:00Z"/>
                <w:rFonts w:eastAsia="Times New Roman"/>
                <w:szCs w:val="24"/>
                <w:lang w:val="vi-VN" w:eastAsia="vi-VN"/>
              </w:rPr>
            </w:pPr>
          </w:p>
        </w:tc>
        <w:tc>
          <w:tcPr>
            <w:tcW w:w="1901" w:type="dxa"/>
            <w:shd w:val="clear" w:color="auto" w:fill="auto"/>
            <w:vAlign w:val="center"/>
            <w:hideMark/>
          </w:tcPr>
          <w:p w14:paraId="146E49B6" w14:textId="77777777" w:rsidR="000A7657" w:rsidRPr="00A35FC0" w:rsidRDefault="000A7657" w:rsidP="00817E47">
            <w:pPr>
              <w:spacing w:before="0" w:line="240" w:lineRule="auto"/>
              <w:contextualSpacing w:val="0"/>
              <w:rPr>
                <w:ins w:id="27335" w:author="Phuong Truong Thi" w:date="2024-10-16T01:16:00Z"/>
                <w:rFonts w:ascii="Times New Roman" w:eastAsia="Times New Roman" w:hAnsi="Times New Roman"/>
                <w:sz w:val="24"/>
                <w:szCs w:val="24"/>
                <w:lang w:val="vi-VN" w:eastAsia="vi-VN"/>
              </w:rPr>
            </w:pPr>
            <w:ins w:id="27336" w:author="Phuong Truong Thi" w:date="2024-10-16T01:16:00Z">
              <w:r w:rsidRPr="00A35FC0">
                <w:rPr>
                  <w:rFonts w:ascii="Times New Roman" w:hAnsi="Times New Roman"/>
                  <w:color w:val="000000"/>
                  <w:sz w:val="24"/>
                  <w:szCs w:val="24"/>
                </w:rPr>
                <w:t>Tên CN quản lý</w:t>
              </w:r>
            </w:ins>
          </w:p>
        </w:tc>
        <w:tc>
          <w:tcPr>
            <w:tcW w:w="2090" w:type="dxa"/>
            <w:vAlign w:val="center"/>
          </w:tcPr>
          <w:p w14:paraId="660E93DF" w14:textId="77777777" w:rsidR="000A7657" w:rsidRPr="00126368" w:rsidRDefault="000A7657" w:rsidP="00817E47">
            <w:pPr>
              <w:spacing w:before="0" w:line="240" w:lineRule="auto"/>
              <w:contextualSpacing w:val="0"/>
              <w:rPr>
                <w:ins w:id="27337" w:author="Phuong Truong Thi" w:date="2024-10-16T01:16:00Z"/>
                <w:rFonts w:ascii="Times New Roman" w:eastAsia="Times New Roman" w:hAnsi="Times New Roman"/>
                <w:color w:val="000000"/>
                <w:sz w:val="24"/>
                <w:szCs w:val="24"/>
                <w:lang w:val="vi-VN" w:eastAsia="vi-VN"/>
              </w:rPr>
            </w:pPr>
            <w:ins w:id="27338" w:author="Phuong Truong Thi" w:date="2024-10-16T01:16:00Z">
              <w:r w:rsidRPr="00126368">
                <w:rPr>
                  <w:rFonts w:ascii="Times New Roman" w:hAnsi="Times New Roman"/>
                  <w:color w:val="000000"/>
                  <w:sz w:val="24"/>
                  <w:szCs w:val="24"/>
                  <w:lang w:val="vi-VN"/>
                </w:rPr>
                <w:t>Tên chi nhánh quản lý khách hàng/ Book quản lý: VPBank Láng Hạ</w:t>
              </w:r>
            </w:ins>
          </w:p>
        </w:tc>
        <w:tc>
          <w:tcPr>
            <w:tcW w:w="911" w:type="dxa"/>
          </w:tcPr>
          <w:p w14:paraId="584BBA29" w14:textId="77777777" w:rsidR="000A7657" w:rsidRPr="00A35FC0" w:rsidRDefault="000A7657" w:rsidP="00817E47">
            <w:pPr>
              <w:spacing w:before="0" w:line="240" w:lineRule="auto"/>
              <w:contextualSpacing w:val="0"/>
              <w:rPr>
                <w:ins w:id="27339" w:author="Phuong Truong Thi" w:date="2024-10-16T01:16:00Z"/>
                <w:rFonts w:ascii="Times New Roman" w:eastAsia="Times New Roman" w:hAnsi="Times New Roman"/>
                <w:color w:val="000000"/>
                <w:sz w:val="24"/>
                <w:szCs w:val="24"/>
                <w:lang w:eastAsia="vi-VN"/>
              </w:rPr>
            </w:pPr>
            <w:ins w:id="27340" w:author="Phuong Truong Thi" w:date="2024-10-16T01:16:00Z">
              <w:r w:rsidRPr="0099156D">
                <w:rPr>
                  <w:rFonts w:ascii="Times New Roman" w:hAnsi="Times New Roman"/>
                  <w:color w:val="000000"/>
                  <w:sz w:val="24"/>
                  <w:szCs w:val="24"/>
                  <w:lang w:val="vi-VN"/>
                </w:rPr>
                <w:t>EZ/T24</w:t>
              </w:r>
            </w:ins>
          </w:p>
        </w:tc>
        <w:tc>
          <w:tcPr>
            <w:tcW w:w="1047" w:type="dxa"/>
          </w:tcPr>
          <w:p w14:paraId="6C31A32A" w14:textId="2DA54732" w:rsidR="000A7657" w:rsidRPr="00A35FC0" w:rsidRDefault="00525739" w:rsidP="00817E47">
            <w:pPr>
              <w:spacing w:before="0" w:line="240" w:lineRule="auto"/>
              <w:contextualSpacing w:val="0"/>
              <w:rPr>
                <w:ins w:id="27341" w:author="Phuong Truong Thi" w:date="2024-10-16T01:1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1071" w:type="dxa"/>
            <w:shd w:val="clear" w:color="auto" w:fill="auto"/>
            <w:noWrap/>
            <w:vAlign w:val="center"/>
          </w:tcPr>
          <w:p w14:paraId="474D6E28" w14:textId="77777777" w:rsidR="000A7657" w:rsidRPr="00A35FC0" w:rsidRDefault="000A7657" w:rsidP="00817E47">
            <w:pPr>
              <w:spacing w:before="0" w:line="240" w:lineRule="auto"/>
              <w:contextualSpacing w:val="0"/>
              <w:rPr>
                <w:ins w:id="27342" w:author="Phuong Truong Thi" w:date="2024-10-16T01:16:00Z"/>
                <w:rFonts w:ascii="Times New Roman" w:eastAsia="Times New Roman" w:hAnsi="Times New Roman"/>
                <w:sz w:val="24"/>
                <w:szCs w:val="24"/>
                <w:lang w:val="vi-VN" w:eastAsia="vi-VN"/>
              </w:rPr>
            </w:pPr>
          </w:p>
        </w:tc>
        <w:tc>
          <w:tcPr>
            <w:tcW w:w="1422" w:type="dxa"/>
          </w:tcPr>
          <w:p w14:paraId="0087BD97" w14:textId="77777777" w:rsidR="000A7657" w:rsidRPr="00A35FC0" w:rsidRDefault="000A7657" w:rsidP="00817E47">
            <w:pPr>
              <w:spacing w:before="0" w:line="240" w:lineRule="auto"/>
              <w:contextualSpacing w:val="0"/>
              <w:jc w:val="center"/>
              <w:rPr>
                <w:ins w:id="27343" w:author="Phuong Truong Thi" w:date="2024-10-16T01:16:00Z"/>
                <w:rFonts w:ascii="Times New Roman" w:eastAsia="Times New Roman" w:hAnsi="Times New Roman"/>
                <w:sz w:val="24"/>
                <w:szCs w:val="24"/>
                <w:lang w:val="vi-VN" w:eastAsia="vi-VN"/>
              </w:rPr>
            </w:pPr>
            <w:ins w:id="27344" w:author="Phuong Truong Thi" w:date="2024-10-16T01:16:00Z">
              <w:r w:rsidRPr="00A35FC0">
                <w:rPr>
                  <w:rFonts w:ascii="Times New Roman" w:eastAsia="Times New Roman" w:hAnsi="Times New Roman"/>
                  <w:sz w:val="24"/>
                  <w:szCs w:val="24"/>
                  <w:lang w:eastAsia="vi-VN"/>
                </w:rPr>
                <w:t>N</w:t>
              </w:r>
            </w:ins>
          </w:p>
        </w:tc>
      </w:tr>
      <w:tr w:rsidR="000A7657" w:rsidRPr="00A35FC0" w14:paraId="0488EE84" w14:textId="77777777" w:rsidTr="00877F56">
        <w:trPr>
          <w:trHeight w:val="276"/>
          <w:ins w:id="27345" w:author="Phuong Truong Thi" w:date="2024-10-16T01:16:00Z"/>
        </w:trPr>
        <w:tc>
          <w:tcPr>
            <w:tcW w:w="720" w:type="dxa"/>
            <w:shd w:val="clear" w:color="auto" w:fill="auto"/>
            <w:vAlign w:val="center"/>
          </w:tcPr>
          <w:p w14:paraId="5A1610F4" w14:textId="77777777" w:rsidR="000A7657" w:rsidRPr="00A35FC0" w:rsidRDefault="000A7657" w:rsidP="000A7657">
            <w:pPr>
              <w:pStyle w:val="ListParagraph"/>
              <w:numPr>
                <w:ilvl w:val="0"/>
                <w:numId w:val="71"/>
              </w:numPr>
              <w:spacing w:before="0" w:line="240" w:lineRule="auto"/>
              <w:contextualSpacing w:val="0"/>
              <w:jc w:val="left"/>
              <w:rPr>
                <w:ins w:id="27346" w:author="Phuong Truong Thi" w:date="2024-10-16T01:16:00Z"/>
                <w:rFonts w:eastAsia="Times New Roman"/>
                <w:szCs w:val="24"/>
                <w:lang w:val="vi-VN" w:eastAsia="vi-VN"/>
              </w:rPr>
            </w:pPr>
          </w:p>
        </w:tc>
        <w:tc>
          <w:tcPr>
            <w:tcW w:w="1901" w:type="dxa"/>
            <w:shd w:val="clear" w:color="auto" w:fill="auto"/>
            <w:vAlign w:val="center"/>
            <w:hideMark/>
          </w:tcPr>
          <w:p w14:paraId="1B9559A7" w14:textId="77777777" w:rsidR="000A7657" w:rsidRPr="00A35FC0" w:rsidRDefault="000A7657" w:rsidP="00817E47">
            <w:pPr>
              <w:spacing w:before="0" w:line="240" w:lineRule="auto"/>
              <w:contextualSpacing w:val="0"/>
              <w:rPr>
                <w:ins w:id="27347" w:author="Phuong Truong Thi" w:date="2024-10-16T01:16:00Z"/>
                <w:rFonts w:ascii="Times New Roman" w:eastAsia="Times New Roman" w:hAnsi="Times New Roman"/>
                <w:sz w:val="24"/>
                <w:szCs w:val="24"/>
                <w:lang w:val="vi-VN" w:eastAsia="vi-VN"/>
              </w:rPr>
            </w:pPr>
            <w:ins w:id="27348" w:author="Phuong Truong Thi" w:date="2024-10-16T01:16:00Z">
              <w:r w:rsidRPr="00A35FC0">
                <w:rPr>
                  <w:rFonts w:ascii="Times New Roman" w:hAnsi="Times New Roman"/>
                  <w:color w:val="000000"/>
                  <w:sz w:val="24"/>
                  <w:szCs w:val="24"/>
                </w:rPr>
                <w:t>Mã DAO CBBH</w:t>
              </w:r>
            </w:ins>
          </w:p>
        </w:tc>
        <w:tc>
          <w:tcPr>
            <w:tcW w:w="2090" w:type="dxa"/>
            <w:vAlign w:val="center"/>
          </w:tcPr>
          <w:p w14:paraId="4B9D1C8E" w14:textId="77777777" w:rsidR="000A7657" w:rsidRPr="00126368" w:rsidRDefault="000A7657" w:rsidP="00817E47">
            <w:pPr>
              <w:spacing w:before="0" w:line="240" w:lineRule="auto"/>
              <w:contextualSpacing w:val="0"/>
              <w:rPr>
                <w:ins w:id="27349" w:author="Phuong Truong Thi" w:date="2024-10-16T01:16:00Z"/>
                <w:rFonts w:ascii="Times New Roman" w:eastAsia="Times New Roman" w:hAnsi="Times New Roman"/>
                <w:color w:val="000000"/>
                <w:sz w:val="24"/>
                <w:szCs w:val="24"/>
                <w:lang w:val="vi-VN" w:eastAsia="vi-VN"/>
              </w:rPr>
            </w:pPr>
            <w:ins w:id="27350" w:author="Phuong Truong Thi" w:date="2024-10-16T01:16:00Z">
              <w:r w:rsidRPr="00126368">
                <w:rPr>
                  <w:rFonts w:ascii="Times New Roman" w:hAnsi="Times New Roman"/>
                  <w:color w:val="000000"/>
                  <w:sz w:val="24"/>
                  <w:szCs w:val="24"/>
                  <w:lang w:val="vi-VN"/>
                </w:rPr>
                <w:t>DAO cán bộ bán hàng gắn với KH</w:t>
              </w:r>
            </w:ins>
          </w:p>
        </w:tc>
        <w:tc>
          <w:tcPr>
            <w:tcW w:w="911" w:type="dxa"/>
          </w:tcPr>
          <w:p w14:paraId="655D58F6" w14:textId="77777777" w:rsidR="000A7657" w:rsidRPr="00A35FC0" w:rsidRDefault="000A7657" w:rsidP="00817E47">
            <w:pPr>
              <w:spacing w:before="0" w:line="240" w:lineRule="auto"/>
              <w:contextualSpacing w:val="0"/>
              <w:rPr>
                <w:ins w:id="27351" w:author="Phuong Truong Thi" w:date="2024-10-16T01:16:00Z"/>
                <w:rFonts w:ascii="Times New Roman" w:eastAsia="Times New Roman" w:hAnsi="Times New Roman"/>
                <w:color w:val="000000"/>
                <w:sz w:val="24"/>
                <w:szCs w:val="24"/>
                <w:lang w:eastAsia="vi-VN"/>
              </w:rPr>
            </w:pPr>
            <w:ins w:id="27352" w:author="Phuong Truong Thi" w:date="2024-10-16T01:16:00Z">
              <w:r w:rsidRPr="0099156D">
                <w:rPr>
                  <w:rFonts w:ascii="Times New Roman" w:hAnsi="Times New Roman"/>
                  <w:color w:val="000000"/>
                  <w:sz w:val="24"/>
                  <w:szCs w:val="24"/>
                  <w:lang w:val="vi-VN"/>
                </w:rPr>
                <w:t>EZ/T24</w:t>
              </w:r>
            </w:ins>
          </w:p>
        </w:tc>
        <w:tc>
          <w:tcPr>
            <w:tcW w:w="1047" w:type="dxa"/>
          </w:tcPr>
          <w:p w14:paraId="492ACC5A" w14:textId="48A891F4" w:rsidR="000A7657" w:rsidRPr="00A35FC0" w:rsidRDefault="00525739" w:rsidP="00817E47">
            <w:pPr>
              <w:spacing w:before="0" w:line="240" w:lineRule="auto"/>
              <w:contextualSpacing w:val="0"/>
              <w:rPr>
                <w:ins w:id="27353" w:author="Phuong Truong Thi" w:date="2024-10-16T01:1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1071" w:type="dxa"/>
            <w:shd w:val="clear" w:color="auto" w:fill="auto"/>
            <w:noWrap/>
            <w:vAlign w:val="center"/>
          </w:tcPr>
          <w:p w14:paraId="09EE839F" w14:textId="77777777" w:rsidR="000A7657" w:rsidRPr="00A35FC0" w:rsidRDefault="000A7657" w:rsidP="00817E47">
            <w:pPr>
              <w:spacing w:before="0" w:line="240" w:lineRule="auto"/>
              <w:contextualSpacing w:val="0"/>
              <w:rPr>
                <w:ins w:id="27354" w:author="Phuong Truong Thi" w:date="2024-10-16T01:16:00Z"/>
                <w:rFonts w:ascii="Times New Roman" w:eastAsia="Times New Roman" w:hAnsi="Times New Roman"/>
                <w:sz w:val="24"/>
                <w:szCs w:val="24"/>
                <w:lang w:val="vi-VN" w:eastAsia="vi-VN"/>
              </w:rPr>
            </w:pPr>
          </w:p>
        </w:tc>
        <w:tc>
          <w:tcPr>
            <w:tcW w:w="1422" w:type="dxa"/>
          </w:tcPr>
          <w:p w14:paraId="1E3C25F5" w14:textId="77777777" w:rsidR="000A7657" w:rsidRPr="00A35FC0" w:rsidRDefault="000A7657" w:rsidP="00817E47">
            <w:pPr>
              <w:spacing w:before="0" w:line="240" w:lineRule="auto"/>
              <w:contextualSpacing w:val="0"/>
              <w:jc w:val="center"/>
              <w:rPr>
                <w:ins w:id="27355" w:author="Phuong Truong Thi" w:date="2024-10-16T01:16:00Z"/>
                <w:rFonts w:ascii="Times New Roman" w:eastAsia="Times New Roman" w:hAnsi="Times New Roman"/>
                <w:sz w:val="24"/>
                <w:szCs w:val="24"/>
                <w:lang w:val="vi-VN" w:eastAsia="vi-VN"/>
              </w:rPr>
            </w:pPr>
            <w:ins w:id="27356" w:author="Phuong Truong Thi" w:date="2024-10-16T01:16:00Z">
              <w:r w:rsidRPr="00A35FC0">
                <w:rPr>
                  <w:rFonts w:ascii="Times New Roman" w:eastAsia="Times New Roman" w:hAnsi="Times New Roman"/>
                  <w:sz w:val="24"/>
                  <w:szCs w:val="24"/>
                  <w:lang w:eastAsia="vi-VN"/>
                </w:rPr>
                <w:t>N</w:t>
              </w:r>
            </w:ins>
          </w:p>
        </w:tc>
      </w:tr>
      <w:tr w:rsidR="000A7657" w:rsidRPr="00A35FC0" w14:paraId="18D78487" w14:textId="77777777" w:rsidTr="00877F56">
        <w:trPr>
          <w:trHeight w:val="276"/>
          <w:ins w:id="27357" w:author="Phuong Truong Thi" w:date="2024-10-16T01:16:00Z"/>
        </w:trPr>
        <w:tc>
          <w:tcPr>
            <w:tcW w:w="720" w:type="dxa"/>
            <w:shd w:val="clear" w:color="auto" w:fill="auto"/>
            <w:vAlign w:val="center"/>
          </w:tcPr>
          <w:p w14:paraId="1432EE82" w14:textId="77777777" w:rsidR="000A7657" w:rsidRPr="00A35FC0" w:rsidRDefault="000A7657" w:rsidP="000A7657">
            <w:pPr>
              <w:pStyle w:val="ListParagraph"/>
              <w:numPr>
                <w:ilvl w:val="0"/>
                <w:numId w:val="71"/>
              </w:numPr>
              <w:spacing w:before="0" w:line="240" w:lineRule="auto"/>
              <w:contextualSpacing w:val="0"/>
              <w:jc w:val="left"/>
              <w:rPr>
                <w:ins w:id="27358" w:author="Phuong Truong Thi" w:date="2024-10-16T01:16:00Z"/>
                <w:rFonts w:eastAsia="Times New Roman"/>
                <w:szCs w:val="24"/>
                <w:lang w:val="vi-VN" w:eastAsia="vi-VN"/>
              </w:rPr>
            </w:pPr>
          </w:p>
        </w:tc>
        <w:tc>
          <w:tcPr>
            <w:tcW w:w="1901" w:type="dxa"/>
            <w:shd w:val="clear" w:color="auto" w:fill="auto"/>
            <w:vAlign w:val="center"/>
          </w:tcPr>
          <w:p w14:paraId="00F4BFAE" w14:textId="77777777" w:rsidR="000A7657" w:rsidRPr="00A35FC0" w:rsidRDefault="000A7657" w:rsidP="00817E47">
            <w:pPr>
              <w:spacing w:before="0" w:line="240" w:lineRule="auto"/>
              <w:contextualSpacing w:val="0"/>
              <w:rPr>
                <w:ins w:id="27359" w:author="Phuong Truong Thi" w:date="2024-10-16T01:16:00Z"/>
                <w:rFonts w:ascii="Times New Roman" w:hAnsi="Times New Roman"/>
                <w:sz w:val="24"/>
                <w:szCs w:val="24"/>
              </w:rPr>
            </w:pPr>
            <w:ins w:id="27360" w:author="Phuong Truong Thi" w:date="2024-10-16T01:16:00Z">
              <w:r w:rsidRPr="00A35FC0">
                <w:rPr>
                  <w:rFonts w:ascii="Times New Roman" w:hAnsi="Times New Roman"/>
                  <w:color w:val="000000"/>
                  <w:sz w:val="24"/>
                  <w:szCs w:val="24"/>
                </w:rPr>
                <w:t>Tên CBBH</w:t>
              </w:r>
            </w:ins>
          </w:p>
        </w:tc>
        <w:tc>
          <w:tcPr>
            <w:tcW w:w="2090" w:type="dxa"/>
            <w:vAlign w:val="center"/>
          </w:tcPr>
          <w:p w14:paraId="486A3081" w14:textId="77777777" w:rsidR="000A7657" w:rsidRPr="00A35FC0" w:rsidRDefault="000A7657" w:rsidP="00817E47">
            <w:pPr>
              <w:spacing w:before="0" w:line="240" w:lineRule="auto"/>
              <w:contextualSpacing w:val="0"/>
              <w:rPr>
                <w:ins w:id="27361" w:author="Phuong Truong Thi" w:date="2024-10-16T01:16:00Z"/>
                <w:rFonts w:ascii="Times New Roman" w:eastAsia="Times New Roman" w:hAnsi="Times New Roman"/>
                <w:color w:val="000000"/>
                <w:sz w:val="24"/>
                <w:szCs w:val="24"/>
                <w:lang w:eastAsia="vi-VN"/>
              </w:rPr>
            </w:pPr>
            <w:ins w:id="27362" w:author="Phuong Truong Thi" w:date="2024-10-16T01:16:00Z">
              <w:r w:rsidRPr="00A35FC0">
                <w:rPr>
                  <w:rFonts w:ascii="Times New Roman" w:hAnsi="Times New Roman"/>
                  <w:color w:val="000000"/>
                  <w:sz w:val="24"/>
                  <w:szCs w:val="24"/>
                </w:rPr>
                <w:t xml:space="preserve">Tên CBBH phụ trách khách hàng. </w:t>
              </w:r>
            </w:ins>
          </w:p>
        </w:tc>
        <w:tc>
          <w:tcPr>
            <w:tcW w:w="911" w:type="dxa"/>
          </w:tcPr>
          <w:p w14:paraId="2CD3AAD8" w14:textId="77777777" w:rsidR="000A7657" w:rsidRPr="00A35FC0" w:rsidRDefault="000A7657" w:rsidP="00817E47">
            <w:pPr>
              <w:spacing w:before="0" w:line="240" w:lineRule="auto"/>
              <w:contextualSpacing w:val="0"/>
              <w:rPr>
                <w:ins w:id="27363" w:author="Phuong Truong Thi" w:date="2024-10-16T01:16:00Z"/>
                <w:rFonts w:ascii="Times New Roman" w:eastAsia="Times New Roman" w:hAnsi="Times New Roman"/>
                <w:color w:val="000000"/>
                <w:sz w:val="24"/>
                <w:szCs w:val="24"/>
                <w:lang w:eastAsia="vi-VN"/>
              </w:rPr>
            </w:pPr>
            <w:ins w:id="27364" w:author="Phuong Truong Thi" w:date="2024-10-16T01:16:00Z">
              <w:r w:rsidRPr="0099156D">
                <w:rPr>
                  <w:rFonts w:ascii="Times New Roman" w:hAnsi="Times New Roman"/>
                  <w:color w:val="000000"/>
                  <w:sz w:val="24"/>
                  <w:szCs w:val="24"/>
                  <w:lang w:val="vi-VN"/>
                </w:rPr>
                <w:t>EZ/T24</w:t>
              </w:r>
            </w:ins>
          </w:p>
        </w:tc>
        <w:tc>
          <w:tcPr>
            <w:tcW w:w="1047" w:type="dxa"/>
          </w:tcPr>
          <w:p w14:paraId="4F4DE793" w14:textId="002A1BE1" w:rsidR="000A7657" w:rsidRPr="00A35FC0" w:rsidRDefault="00525739" w:rsidP="00817E47">
            <w:pPr>
              <w:spacing w:before="0" w:line="240" w:lineRule="auto"/>
              <w:contextualSpacing w:val="0"/>
              <w:rPr>
                <w:ins w:id="27365" w:author="Phuong Truong Thi" w:date="2024-10-16T01:1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1071" w:type="dxa"/>
            <w:shd w:val="clear" w:color="auto" w:fill="auto"/>
            <w:noWrap/>
            <w:vAlign w:val="center"/>
          </w:tcPr>
          <w:p w14:paraId="7AB9DAB3" w14:textId="77777777" w:rsidR="000A7657" w:rsidRPr="00A35FC0" w:rsidRDefault="000A7657" w:rsidP="00817E47">
            <w:pPr>
              <w:spacing w:before="0" w:line="240" w:lineRule="auto"/>
              <w:contextualSpacing w:val="0"/>
              <w:rPr>
                <w:ins w:id="27366" w:author="Phuong Truong Thi" w:date="2024-10-16T01:16:00Z"/>
                <w:rFonts w:ascii="Times New Roman" w:eastAsia="Times New Roman" w:hAnsi="Times New Roman"/>
                <w:sz w:val="24"/>
                <w:szCs w:val="24"/>
                <w:lang w:val="vi-VN" w:eastAsia="vi-VN"/>
              </w:rPr>
            </w:pPr>
          </w:p>
        </w:tc>
        <w:tc>
          <w:tcPr>
            <w:tcW w:w="1422" w:type="dxa"/>
          </w:tcPr>
          <w:p w14:paraId="4707FF3C" w14:textId="77777777" w:rsidR="000A7657" w:rsidRPr="00A35FC0" w:rsidRDefault="000A7657" w:rsidP="00817E47">
            <w:pPr>
              <w:spacing w:before="0" w:line="240" w:lineRule="auto"/>
              <w:contextualSpacing w:val="0"/>
              <w:jc w:val="center"/>
              <w:rPr>
                <w:ins w:id="27367" w:author="Phuong Truong Thi" w:date="2024-10-16T01:16:00Z"/>
                <w:rFonts w:ascii="Times New Roman" w:eastAsia="Times New Roman" w:hAnsi="Times New Roman"/>
                <w:sz w:val="24"/>
                <w:szCs w:val="24"/>
                <w:lang w:val="vi-VN" w:eastAsia="vi-VN"/>
              </w:rPr>
            </w:pPr>
            <w:ins w:id="27368" w:author="Phuong Truong Thi" w:date="2024-10-16T01:16:00Z">
              <w:r w:rsidRPr="00A35FC0">
                <w:rPr>
                  <w:rFonts w:ascii="Times New Roman" w:eastAsia="Times New Roman" w:hAnsi="Times New Roman"/>
                  <w:sz w:val="24"/>
                  <w:szCs w:val="24"/>
                  <w:lang w:eastAsia="vi-VN"/>
                </w:rPr>
                <w:t>N</w:t>
              </w:r>
            </w:ins>
          </w:p>
        </w:tc>
      </w:tr>
      <w:tr w:rsidR="000A7657" w:rsidRPr="00A35FC0" w14:paraId="2926BE08" w14:textId="77777777" w:rsidTr="00877F56">
        <w:trPr>
          <w:trHeight w:val="276"/>
          <w:ins w:id="27369" w:author="Phuong Truong Thi" w:date="2024-10-16T01:16:00Z"/>
        </w:trPr>
        <w:tc>
          <w:tcPr>
            <w:tcW w:w="720" w:type="dxa"/>
            <w:shd w:val="clear" w:color="auto" w:fill="auto"/>
            <w:vAlign w:val="center"/>
          </w:tcPr>
          <w:p w14:paraId="1F03FFD1" w14:textId="77777777" w:rsidR="000A7657" w:rsidRPr="00A35FC0" w:rsidRDefault="000A7657" w:rsidP="000A7657">
            <w:pPr>
              <w:pStyle w:val="ListParagraph"/>
              <w:numPr>
                <w:ilvl w:val="0"/>
                <w:numId w:val="71"/>
              </w:numPr>
              <w:spacing w:before="0" w:line="240" w:lineRule="auto"/>
              <w:contextualSpacing w:val="0"/>
              <w:jc w:val="left"/>
              <w:rPr>
                <w:ins w:id="27370" w:author="Phuong Truong Thi" w:date="2024-10-16T01:16:00Z"/>
                <w:rFonts w:eastAsia="Times New Roman"/>
                <w:szCs w:val="24"/>
                <w:lang w:val="vi-VN" w:eastAsia="vi-VN"/>
              </w:rPr>
            </w:pPr>
          </w:p>
        </w:tc>
        <w:tc>
          <w:tcPr>
            <w:tcW w:w="1901" w:type="dxa"/>
            <w:shd w:val="clear" w:color="auto" w:fill="auto"/>
            <w:vAlign w:val="center"/>
          </w:tcPr>
          <w:p w14:paraId="7779C76B" w14:textId="77777777" w:rsidR="000A7657" w:rsidRPr="00A35FC0" w:rsidRDefault="000A7657" w:rsidP="00817E47">
            <w:pPr>
              <w:spacing w:before="0" w:line="240" w:lineRule="auto"/>
              <w:contextualSpacing w:val="0"/>
              <w:jc w:val="left"/>
              <w:rPr>
                <w:ins w:id="27371" w:author="Phuong Truong Thi" w:date="2024-10-16T01:16:00Z"/>
                <w:rFonts w:ascii="Times New Roman" w:hAnsi="Times New Roman"/>
                <w:sz w:val="24"/>
                <w:szCs w:val="24"/>
              </w:rPr>
            </w:pPr>
            <w:ins w:id="27372" w:author="Phuong Truong Thi" w:date="2024-10-16T01:16:00Z">
              <w:r w:rsidRPr="00A35FC0">
                <w:rPr>
                  <w:rFonts w:ascii="Times New Roman" w:hAnsi="Times New Roman"/>
                  <w:color w:val="000000"/>
                  <w:sz w:val="24"/>
                  <w:szCs w:val="24"/>
                </w:rPr>
                <w:t>Ngày gắn Dao CBBH</w:t>
              </w:r>
            </w:ins>
          </w:p>
        </w:tc>
        <w:tc>
          <w:tcPr>
            <w:tcW w:w="2090" w:type="dxa"/>
            <w:vAlign w:val="center"/>
          </w:tcPr>
          <w:p w14:paraId="15E4538D" w14:textId="77777777" w:rsidR="000A7657" w:rsidRPr="00A35FC0" w:rsidRDefault="000A7657" w:rsidP="00817E47">
            <w:pPr>
              <w:spacing w:before="0" w:line="240" w:lineRule="auto"/>
              <w:contextualSpacing w:val="0"/>
              <w:rPr>
                <w:ins w:id="27373" w:author="Phuong Truong Thi" w:date="2024-10-16T01:16:00Z"/>
                <w:rFonts w:ascii="Times New Roman" w:eastAsia="Times New Roman" w:hAnsi="Times New Roman"/>
                <w:sz w:val="24"/>
                <w:szCs w:val="24"/>
                <w:lang w:eastAsia="vi-VN"/>
              </w:rPr>
            </w:pPr>
            <w:ins w:id="27374" w:author="Phuong Truong Thi" w:date="2024-10-16T01:16:00Z">
              <w:r w:rsidRPr="00A35FC0">
                <w:rPr>
                  <w:rFonts w:ascii="Times New Roman" w:hAnsi="Times New Roman"/>
                  <w:color w:val="000000"/>
                  <w:sz w:val="24"/>
                  <w:szCs w:val="24"/>
                </w:rPr>
                <w:t>Ngày gắn DAO quản lý cho CBBH</w:t>
              </w:r>
            </w:ins>
          </w:p>
        </w:tc>
        <w:tc>
          <w:tcPr>
            <w:tcW w:w="911" w:type="dxa"/>
          </w:tcPr>
          <w:p w14:paraId="73660F7A" w14:textId="77777777" w:rsidR="000A7657" w:rsidRPr="00A35FC0" w:rsidRDefault="000A7657" w:rsidP="00817E47">
            <w:pPr>
              <w:spacing w:before="0" w:line="240" w:lineRule="auto"/>
              <w:contextualSpacing w:val="0"/>
              <w:rPr>
                <w:ins w:id="27375" w:author="Phuong Truong Thi" w:date="2024-10-16T01:16:00Z"/>
                <w:rFonts w:ascii="Times New Roman" w:eastAsia="Times New Roman" w:hAnsi="Times New Roman"/>
                <w:sz w:val="24"/>
                <w:szCs w:val="24"/>
                <w:lang w:eastAsia="vi-VN"/>
              </w:rPr>
            </w:pPr>
            <w:ins w:id="27376" w:author="Phuong Truong Thi" w:date="2024-10-16T01:16:00Z">
              <w:r w:rsidRPr="0099156D">
                <w:rPr>
                  <w:rFonts w:ascii="Times New Roman" w:hAnsi="Times New Roman"/>
                  <w:color w:val="000000"/>
                  <w:sz w:val="24"/>
                  <w:szCs w:val="24"/>
                  <w:lang w:val="vi-VN"/>
                </w:rPr>
                <w:t>EZ/T24</w:t>
              </w:r>
            </w:ins>
          </w:p>
        </w:tc>
        <w:tc>
          <w:tcPr>
            <w:tcW w:w="1047" w:type="dxa"/>
          </w:tcPr>
          <w:p w14:paraId="2D6CB18F" w14:textId="77777777" w:rsidR="000A7657" w:rsidRPr="00A35FC0" w:rsidRDefault="000A7657" w:rsidP="00817E47">
            <w:pPr>
              <w:spacing w:before="0" w:line="240" w:lineRule="auto"/>
              <w:contextualSpacing w:val="0"/>
              <w:rPr>
                <w:ins w:id="27377" w:author="Phuong Truong Thi" w:date="2024-10-16T01:16:00Z"/>
                <w:rFonts w:ascii="Times New Roman" w:eastAsia="Times New Roman" w:hAnsi="Times New Roman"/>
                <w:sz w:val="24"/>
                <w:szCs w:val="24"/>
                <w:lang w:eastAsia="vi-VN"/>
              </w:rPr>
            </w:pPr>
            <w:ins w:id="27378" w:author="Phuong Truong Thi" w:date="2024-10-16T01:16:00Z">
              <w:r w:rsidRPr="00A35FC0">
                <w:rPr>
                  <w:rFonts w:ascii="Times New Roman" w:eastAsia="Times New Roman" w:hAnsi="Times New Roman"/>
                  <w:sz w:val="24"/>
                  <w:szCs w:val="24"/>
                  <w:lang w:eastAsia="vi-VN"/>
                </w:rPr>
                <w:t>Date</w:t>
              </w:r>
            </w:ins>
          </w:p>
        </w:tc>
        <w:tc>
          <w:tcPr>
            <w:tcW w:w="1071" w:type="dxa"/>
            <w:shd w:val="clear" w:color="auto" w:fill="auto"/>
            <w:noWrap/>
            <w:vAlign w:val="center"/>
          </w:tcPr>
          <w:p w14:paraId="3DE486B4" w14:textId="77777777" w:rsidR="000A7657" w:rsidRPr="00A35FC0" w:rsidRDefault="000A7657" w:rsidP="00817E47">
            <w:pPr>
              <w:spacing w:before="0" w:line="240" w:lineRule="auto"/>
              <w:contextualSpacing w:val="0"/>
              <w:rPr>
                <w:ins w:id="27379" w:author="Phuong Truong Thi" w:date="2024-10-16T01:16:00Z"/>
                <w:rFonts w:ascii="Times New Roman" w:eastAsia="Times New Roman" w:hAnsi="Times New Roman"/>
                <w:sz w:val="24"/>
                <w:szCs w:val="24"/>
                <w:lang w:val="vi-VN" w:eastAsia="vi-VN"/>
              </w:rPr>
            </w:pPr>
          </w:p>
        </w:tc>
        <w:tc>
          <w:tcPr>
            <w:tcW w:w="1422" w:type="dxa"/>
          </w:tcPr>
          <w:p w14:paraId="0310735F" w14:textId="77777777" w:rsidR="000A7657" w:rsidRPr="00A35FC0" w:rsidRDefault="000A7657" w:rsidP="00817E47">
            <w:pPr>
              <w:spacing w:before="0" w:line="240" w:lineRule="auto"/>
              <w:contextualSpacing w:val="0"/>
              <w:jc w:val="center"/>
              <w:rPr>
                <w:ins w:id="27380" w:author="Phuong Truong Thi" w:date="2024-10-16T01:16:00Z"/>
                <w:rFonts w:ascii="Times New Roman" w:eastAsia="Times New Roman" w:hAnsi="Times New Roman"/>
                <w:sz w:val="24"/>
                <w:szCs w:val="24"/>
                <w:lang w:eastAsia="vi-VN"/>
              </w:rPr>
            </w:pPr>
            <w:ins w:id="27381" w:author="Phuong Truong Thi" w:date="2024-10-16T01:16:00Z">
              <w:r w:rsidRPr="00A35FC0">
                <w:rPr>
                  <w:rFonts w:ascii="Times New Roman" w:eastAsia="Times New Roman" w:hAnsi="Times New Roman"/>
                  <w:sz w:val="24"/>
                  <w:szCs w:val="24"/>
                  <w:lang w:eastAsia="vi-VN"/>
                </w:rPr>
                <w:t>Y</w:t>
              </w:r>
            </w:ins>
          </w:p>
        </w:tc>
      </w:tr>
      <w:tr w:rsidR="000B6994" w:rsidRPr="00A35FC0" w14:paraId="4AE361E6" w14:textId="77777777" w:rsidTr="00817E47">
        <w:trPr>
          <w:trHeight w:val="276"/>
          <w:ins w:id="27382" w:author="Phuong Truong Thi" w:date="2024-10-16T01:16:00Z"/>
        </w:trPr>
        <w:tc>
          <w:tcPr>
            <w:tcW w:w="9162" w:type="dxa"/>
            <w:gridSpan w:val="7"/>
          </w:tcPr>
          <w:p w14:paraId="2FF0FB3F" w14:textId="77777777" w:rsidR="000B6994" w:rsidRPr="00A35FC0" w:rsidRDefault="000B6994" w:rsidP="00817E47">
            <w:pPr>
              <w:spacing w:before="0" w:line="240" w:lineRule="auto"/>
              <w:contextualSpacing w:val="0"/>
              <w:jc w:val="left"/>
              <w:rPr>
                <w:ins w:id="27383" w:author="Phuong Truong Thi" w:date="2024-10-16T01:16:00Z"/>
                <w:rFonts w:ascii="Times New Roman" w:eastAsia="Times New Roman" w:hAnsi="Times New Roman"/>
                <w:sz w:val="24"/>
                <w:szCs w:val="24"/>
                <w:lang w:eastAsia="vi-VN"/>
              </w:rPr>
            </w:pPr>
            <w:ins w:id="27384" w:author="Phuong Truong Thi" w:date="2024-10-16T01:16:00Z">
              <w:r w:rsidRPr="00A35FC0">
                <w:rPr>
                  <w:rFonts w:ascii="Times New Roman" w:eastAsia="Times New Roman" w:hAnsi="Times New Roman"/>
                  <w:sz w:val="24"/>
                  <w:szCs w:val="24"/>
                  <w:lang w:eastAsia="vi-VN"/>
                </w:rPr>
                <w:t>Gợi ý bán</w:t>
              </w:r>
            </w:ins>
          </w:p>
        </w:tc>
      </w:tr>
      <w:tr w:rsidR="000A7657" w:rsidRPr="00A35FC0" w14:paraId="0D601EE6" w14:textId="77777777" w:rsidTr="00877F56">
        <w:trPr>
          <w:trHeight w:val="276"/>
          <w:ins w:id="27385" w:author="Phuong Truong Thi" w:date="2024-10-16T01:16:00Z"/>
        </w:trPr>
        <w:tc>
          <w:tcPr>
            <w:tcW w:w="720" w:type="dxa"/>
            <w:shd w:val="clear" w:color="auto" w:fill="auto"/>
            <w:vAlign w:val="center"/>
          </w:tcPr>
          <w:p w14:paraId="102F8F5F" w14:textId="77777777" w:rsidR="000A7657" w:rsidRPr="00A35FC0" w:rsidRDefault="000A7657" w:rsidP="000A7657">
            <w:pPr>
              <w:pStyle w:val="ListParagraph"/>
              <w:numPr>
                <w:ilvl w:val="0"/>
                <w:numId w:val="71"/>
              </w:numPr>
              <w:spacing w:before="0" w:line="240" w:lineRule="auto"/>
              <w:contextualSpacing w:val="0"/>
              <w:jc w:val="left"/>
              <w:rPr>
                <w:ins w:id="27386" w:author="Phuong Truong Thi" w:date="2024-10-16T01:16:00Z"/>
                <w:rFonts w:eastAsia="Times New Roman"/>
                <w:szCs w:val="24"/>
                <w:lang w:val="vi-VN" w:eastAsia="vi-VN"/>
              </w:rPr>
            </w:pPr>
          </w:p>
        </w:tc>
        <w:tc>
          <w:tcPr>
            <w:tcW w:w="1901" w:type="dxa"/>
            <w:shd w:val="clear" w:color="auto" w:fill="auto"/>
            <w:vAlign w:val="center"/>
          </w:tcPr>
          <w:p w14:paraId="0B9BE8AF" w14:textId="77777777" w:rsidR="000A7657" w:rsidRPr="00A35FC0" w:rsidRDefault="000A7657" w:rsidP="00817E47">
            <w:pPr>
              <w:spacing w:before="0" w:line="240" w:lineRule="auto"/>
              <w:contextualSpacing w:val="0"/>
              <w:rPr>
                <w:ins w:id="27387" w:author="Phuong Truong Thi" w:date="2024-10-16T01:16:00Z"/>
                <w:rFonts w:ascii="Times New Roman" w:hAnsi="Times New Roman"/>
                <w:sz w:val="24"/>
                <w:szCs w:val="24"/>
              </w:rPr>
            </w:pPr>
            <w:ins w:id="27388" w:author="Phuong Truong Thi" w:date="2024-10-16T01:16:00Z">
              <w:r w:rsidRPr="00A35FC0">
                <w:rPr>
                  <w:rFonts w:ascii="Times New Roman" w:hAnsi="Times New Roman"/>
                  <w:color w:val="000000"/>
                  <w:sz w:val="24"/>
                  <w:szCs w:val="24"/>
                </w:rPr>
                <w:t>Gợi ý bán 1</w:t>
              </w:r>
            </w:ins>
          </w:p>
        </w:tc>
        <w:tc>
          <w:tcPr>
            <w:tcW w:w="2090" w:type="dxa"/>
            <w:vAlign w:val="center"/>
          </w:tcPr>
          <w:p w14:paraId="773A4BC0" w14:textId="77777777" w:rsidR="000A7657" w:rsidRPr="00A35FC0" w:rsidRDefault="000A7657" w:rsidP="00817E47">
            <w:pPr>
              <w:spacing w:before="0" w:line="240" w:lineRule="auto"/>
              <w:contextualSpacing w:val="0"/>
              <w:rPr>
                <w:ins w:id="27389" w:author="Phuong Truong Thi" w:date="2024-10-16T01:16:00Z"/>
                <w:rFonts w:ascii="Times New Roman" w:eastAsia="Times New Roman" w:hAnsi="Times New Roman"/>
                <w:sz w:val="24"/>
                <w:szCs w:val="24"/>
                <w:lang w:eastAsia="vi-VN"/>
              </w:rPr>
            </w:pPr>
            <w:ins w:id="27390" w:author="Phuong Truong Thi" w:date="2024-10-16T01:16:00Z">
              <w:r w:rsidRPr="00A35FC0">
                <w:rPr>
                  <w:rFonts w:ascii="Times New Roman" w:hAnsi="Times New Roman"/>
                  <w:color w:val="000000"/>
                  <w:sz w:val="24"/>
                  <w:szCs w:val="24"/>
                </w:rPr>
                <w:t>Gợi ý bán sản phẩm từ Model AI của EDA</w:t>
              </w:r>
            </w:ins>
          </w:p>
        </w:tc>
        <w:tc>
          <w:tcPr>
            <w:tcW w:w="911" w:type="dxa"/>
          </w:tcPr>
          <w:p w14:paraId="1278FE36" w14:textId="77777777" w:rsidR="000A7657" w:rsidRPr="00B66378" w:rsidRDefault="000A7657" w:rsidP="00817E47">
            <w:pPr>
              <w:spacing w:before="0" w:line="240" w:lineRule="auto"/>
              <w:contextualSpacing w:val="0"/>
              <w:rPr>
                <w:ins w:id="27391" w:author="Phuong Truong Thi" w:date="2024-10-16T01:16:00Z"/>
                <w:rFonts w:ascii="Times New Roman" w:eastAsia="Times New Roman" w:hAnsi="Times New Roman"/>
                <w:sz w:val="24"/>
                <w:szCs w:val="24"/>
                <w:lang w:val="vi-VN" w:eastAsia="vi-VN"/>
              </w:rPr>
            </w:pPr>
            <w:ins w:id="27392" w:author="Phuong Truong Thi" w:date="2024-10-16T01:16:00Z">
              <w:r>
                <w:rPr>
                  <w:rFonts w:ascii="Times New Roman" w:eastAsia="Times New Roman" w:hAnsi="Times New Roman"/>
                  <w:sz w:val="24"/>
                  <w:szCs w:val="24"/>
                  <w:lang w:val="vi-VN" w:eastAsia="vi-VN"/>
                </w:rPr>
                <w:t>EDA</w:t>
              </w:r>
            </w:ins>
          </w:p>
        </w:tc>
        <w:tc>
          <w:tcPr>
            <w:tcW w:w="1047" w:type="dxa"/>
          </w:tcPr>
          <w:p w14:paraId="46BD2207" w14:textId="37798832" w:rsidR="000A7657" w:rsidRPr="00A35FC0" w:rsidRDefault="00525739" w:rsidP="00817E47">
            <w:pPr>
              <w:spacing w:before="0" w:line="240" w:lineRule="auto"/>
              <w:contextualSpacing w:val="0"/>
              <w:rPr>
                <w:ins w:id="27393" w:author="Phuong Truong Thi" w:date="2024-10-16T01:1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71" w:type="dxa"/>
            <w:shd w:val="clear" w:color="auto" w:fill="auto"/>
            <w:noWrap/>
            <w:vAlign w:val="center"/>
          </w:tcPr>
          <w:p w14:paraId="60CF3A29" w14:textId="77777777" w:rsidR="000A7657" w:rsidRPr="00A35FC0" w:rsidRDefault="000A7657" w:rsidP="00817E47">
            <w:pPr>
              <w:spacing w:before="0" w:line="240" w:lineRule="auto"/>
              <w:contextualSpacing w:val="0"/>
              <w:rPr>
                <w:ins w:id="27394" w:author="Phuong Truong Thi" w:date="2024-10-16T01:16:00Z"/>
                <w:rFonts w:ascii="Times New Roman" w:eastAsia="Times New Roman" w:hAnsi="Times New Roman"/>
                <w:sz w:val="24"/>
                <w:szCs w:val="24"/>
                <w:lang w:val="vi-VN" w:eastAsia="vi-VN"/>
              </w:rPr>
            </w:pPr>
          </w:p>
        </w:tc>
        <w:tc>
          <w:tcPr>
            <w:tcW w:w="1422" w:type="dxa"/>
          </w:tcPr>
          <w:p w14:paraId="08F72C03" w14:textId="77777777" w:rsidR="000A7657" w:rsidRPr="00A35FC0" w:rsidRDefault="000A7657" w:rsidP="00817E47">
            <w:pPr>
              <w:spacing w:before="0" w:line="240" w:lineRule="auto"/>
              <w:contextualSpacing w:val="0"/>
              <w:jc w:val="center"/>
              <w:rPr>
                <w:ins w:id="27395" w:author="Phuong Truong Thi" w:date="2024-10-16T01:16:00Z"/>
                <w:rFonts w:ascii="Times New Roman" w:eastAsia="Times New Roman" w:hAnsi="Times New Roman"/>
                <w:sz w:val="24"/>
                <w:szCs w:val="24"/>
                <w:lang w:eastAsia="vi-VN"/>
              </w:rPr>
            </w:pPr>
            <w:ins w:id="27396" w:author="Phuong Truong Thi" w:date="2024-10-16T01:16:00Z">
              <w:r w:rsidRPr="00A35FC0">
                <w:rPr>
                  <w:rFonts w:ascii="Times New Roman" w:eastAsia="Times New Roman" w:hAnsi="Times New Roman"/>
                  <w:sz w:val="24"/>
                  <w:szCs w:val="24"/>
                  <w:lang w:eastAsia="vi-VN"/>
                </w:rPr>
                <w:t>Y</w:t>
              </w:r>
            </w:ins>
          </w:p>
        </w:tc>
      </w:tr>
      <w:tr w:rsidR="000A7657" w:rsidRPr="00A35FC0" w14:paraId="5E4BDD85" w14:textId="77777777" w:rsidTr="00877F56">
        <w:trPr>
          <w:trHeight w:val="276"/>
          <w:ins w:id="27397" w:author="Phuong Truong Thi" w:date="2024-10-16T01:16:00Z"/>
        </w:trPr>
        <w:tc>
          <w:tcPr>
            <w:tcW w:w="720" w:type="dxa"/>
            <w:shd w:val="clear" w:color="auto" w:fill="auto"/>
            <w:vAlign w:val="center"/>
          </w:tcPr>
          <w:p w14:paraId="3B8E0CAF" w14:textId="77777777" w:rsidR="000A7657" w:rsidRPr="00A35FC0" w:rsidRDefault="000A7657" w:rsidP="000A7657">
            <w:pPr>
              <w:pStyle w:val="ListParagraph"/>
              <w:numPr>
                <w:ilvl w:val="0"/>
                <w:numId w:val="71"/>
              </w:numPr>
              <w:spacing w:before="0" w:line="240" w:lineRule="auto"/>
              <w:contextualSpacing w:val="0"/>
              <w:jc w:val="left"/>
              <w:rPr>
                <w:ins w:id="27398" w:author="Phuong Truong Thi" w:date="2024-10-16T01:16:00Z"/>
                <w:rFonts w:eastAsia="Times New Roman"/>
                <w:szCs w:val="24"/>
                <w:lang w:val="vi-VN" w:eastAsia="vi-VN"/>
              </w:rPr>
            </w:pPr>
          </w:p>
        </w:tc>
        <w:tc>
          <w:tcPr>
            <w:tcW w:w="1901" w:type="dxa"/>
            <w:shd w:val="clear" w:color="auto" w:fill="auto"/>
            <w:vAlign w:val="center"/>
          </w:tcPr>
          <w:p w14:paraId="53897914" w14:textId="77777777" w:rsidR="000A7657" w:rsidRPr="00A35FC0" w:rsidRDefault="000A7657" w:rsidP="00817E47">
            <w:pPr>
              <w:spacing w:before="0" w:line="240" w:lineRule="auto"/>
              <w:contextualSpacing w:val="0"/>
              <w:rPr>
                <w:ins w:id="27399" w:author="Phuong Truong Thi" w:date="2024-10-16T01:16:00Z"/>
                <w:rFonts w:ascii="Times New Roman" w:hAnsi="Times New Roman"/>
                <w:sz w:val="24"/>
                <w:szCs w:val="24"/>
              </w:rPr>
            </w:pPr>
            <w:ins w:id="27400" w:author="Phuong Truong Thi" w:date="2024-10-16T01:16:00Z">
              <w:r w:rsidRPr="00A35FC0">
                <w:rPr>
                  <w:rFonts w:ascii="Times New Roman" w:hAnsi="Times New Roman"/>
                  <w:color w:val="000000"/>
                  <w:sz w:val="24"/>
                  <w:szCs w:val="24"/>
                </w:rPr>
                <w:t>Gợi ý bán 2</w:t>
              </w:r>
            </w:ins>
          </w:p>
        </w:tc>
        <w:tc>
          <w:tcPr>
            <w:tcW w:w="2090" w:type="dxa"/>
            <w:vAlign w:val="center"/>
          </w:tcPr>
          <w:p w14:paraId="5BF6D67F" w14:textId="77777777" w:rsidR="000A7657" w:rsidRPr="00A35FC0" w:rsidRDefault="000A7657" w:rsidP="00817E47">
            <w:pPr>
              <w:spacing w:before="0" w:line="240" w:lineRule="auto"/>
              <w:contextualSpacing w:val="0"/>
              <w:rPr>
                <w:ins w:id="27401" w:author="Phuong Truong Thi" w:date="2024-10-16T01:16:00Z"/>
                <w:rFonts w:ascii="Times New Roman" w:eastAsia="Times New Roman" w:hAnsi="Times New Roman"/>
                <w:sz w:val="24"/>
                <w:szCs w:val="24"/>
                <w:lang w:eastAsia="vi-VN"/>
              </w:rPr>
            </w:pPr>
            <w:ins w:id="27402" w:author="Phuong Truong Thi" w:date="2024-10-16T01:16:00Z">
              <w:r w:rsidRPr="00A35FC0">
                <w:rPr>
                  <w:rFonts w:ascii="Times New Roman" w:hAnsi="Times New Roman"/>
                  <w:color w:val="000000"/>
                  <w:sz w:val="24"/>
                  <w:szCs w:val="24"/>
                </w:rPr>
                <w:t>Gợi ý bán sản phẩm từ Model AI của EDA</w:t>
              </w:r>
            </w:ins>
          </w:p>
        </w:tc>
        <w:tc>
          <w:tcPr>
            <w:tcW w:w="911" w:type="dxa"/>
          </w:tcPr>
          <w:p w14:paraId="278FA4FF" w14:textId="77777777" w:rsidR="000A7657" w:rsidRPr="00A35FC0" w:rsidRDefault="000A7657" w:rsidP="00817E47">
            <w:pPr>
              <w:spacing w:before="0" w:line="240" w:lineRule="auto"/>
              <w:contextualSpacing w:val="0"/>
              <w:rPr>
                <w:ins w:id="27403" w:author="Phuong Truong Thi" w:date="2024-10-16T01:16:00Z"/>
                <w:rFonts w:ascii="Times New Roman" w:eastAsia="Times New Roman" w:hAnsi="Times New Roman"/>
                <w:sz w:val="24"/>
                <w:szCs w:val="24"/>
                <w:lang w:eastAsia="vi-VN"/>
              </w:rPr>
            </w:pPr>
            <w:ins w:id="27404" w:author="Phuong Truong Thi" w:date="2024-10-16T01:16:00Z">
              <w:r w:rsidRPr="00B57B59">
                <w:rPr>
                  <w:rFonts w:ascii="Times New Roman" w:eastAsia="Times New Roman" w:hAnsi="Times New Roman"/>
                  <w:sz w:val="24"/>
                  <w:szCs w:val="24"/>
                  <w:lang w:val="vi-VN" w:eastAsia="vi-VN"/>
                </w:rPr>
                <w:t>EDA</w:t>
              </w:r>
            </w:ins>
          </w:p>
        </w:tc>
        <w:tc>
          <w:tcPr>
            <w:tcW w:w="1047" w:type="dxa"/>
          </w:tcPr>
          <w:p w14:paraId="4CB9A2D4" w14:textId="32BCE16C" w:rsidR="000A7657" w:rsidRPr="00A35FC0" w:rsidRDefault="00525739" w:rsidP="00817E47">
            <w:pPr>
              <w:spacing w:before="0" w:line="240" w:lineRule="auto"/>
              <w:contextualSpacing w:val="0"/>
              <w:rPr>
                <w:ins w:id="27405" w:author="Phuong Truong Thi" w:date="2024-10-16T01:1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71" w:type="dxa"/>
            <w:shd w:val="clear" w:color="auto" w:fill="auto"/>
            <w:noWrap/>
            <w:vAlign w:val="center"/>
          </w:tcPr>
          <w:p w14:paraId="08A870D7" w14:textId="77777777" w:rsidR="000A7657" w:rsidRPr="00A35FC0" w:rsidRDefault="000A7657" w:rsidP="00817E47">
            <w:pPr>
              <w:spacing w:before="0" w:line="240" w:lineRule="auto"/>
              <w:contextualSpacing w:val="0"/>
              <w:rPr>
                <w:ins w:id="27406" w:author="Phuong Truong Thi" w:date="2024-10-16T01:16:00Z"/>
                <w:rFonts w:ascii="Times New Roman" w:eastAsia="Times New Roman" w:hAnsi="Times New Roman"/>
                <w:sz w:val="24"/>
                <w:szCs w:val="24"/>
                <w:lang w:val="vi-VN" w:eastAsia="vi-VN"/>
              </w:rPr>
            </w:pPr>
          </w:p>
        </w:tc>
        <w:tc>
          <w:tcPr>
            <w:tcW w:w="1422" w:type="dxa"/>
          </w:tcPr>
          <w:p w14:paraId="40FDA912" w14:textId="77777777" w:rsidR="000A7657" w:rsidRPr="00A35FC0" w:rsidRDefault="000A7657" w:rsidP="00817E47">
            <w:pPr>
              <w:spacing w:before="0" w:line="240" w:lineRule="auto"/>
              <w:contextualSpacing w:val="0"/>
              <w:jc w:val="center"/>
              <w:rPr>
                <w:ins w:id="27407" w:author="Phuong Truong Thi" w:date="2024-10-16T01:16:00Z"/>
                <w:rFonts w:ascii="Times New Roman" w:eastAsia="Times New Roman" w:hAnsi="Times New Roman"/>
                <w:sz w:val="24"/>
                <w:szCs w:val="24"/>
                <w:lang w:eastAsia="vi-VN"/>
              </w:rPr>
            </w:pPr>
            <w:ins w:id="27408" w:author="Phuong Truong Thi" w:date="2024-10-16T01:16:00Z">
              <w:r w:rsidRPr="00A35FC0">
                <w:rPr>
                  <w:rFonts w:ascii="Times New Roman" w:eastAsia="Times New Roman" w:hAnsi="Times New Roman"/>
                  <w:sz w:val="24"/>
                  <w:szCs w:val="24"/>
                  <w:lang w:eastAsia="vi-VN"/>
                </w:rPr>
                <w:t>Y</w:t>
              </w:r>
            </w:ins>
          </w:p>
        </w:tc>
      </w:tr>
      <w:tr w:rsidR="000A7657" w:rsidRPr="00A35FC0" w14:paraId="41068A01" w14:textId="77777777" w:rsidTr="00877F56">
        <w:trPr>
          <w:trHeight w:val="276"/>
          <w:ins w:id="27409" w:author="Phuong Truong Thi" w:date="2024-10-16T01:16:00Z"/>
        </w:trPr>
        <w:tc>
          <w:tcPr>
            <w:tcW w:w="720" w:type="dxa"/>
            <w:shd w:val="clear" w:color="auto" w:fill="auto"/>
            <w:vAlign w:val="center"/>
          </w:tcPr>
          <w:p w14:paraId="1F7E2A2F" w14:textId="77777777" w:rsidR="000A7657" w:rsidRPr="00A35FC0" w:rsidRDefault="000A7657" w:rsidP="000A7657">
            <w:pPr>
              <w:pStyle w:val="ListParagraph"/>
              <w:numPr>
                <w:ilvl w:val="0"/>
                <w:numId w:val="71"/>
              </w:numPr>
              <w:spacing w:before="0" w:line="240" w:lineRule="auto"/>
              <w:contextualSpacing w:val="0"/>
              <w:jc w:val="left"/>
              <w:rPr>
                <w:ins w:id="27410" w:author="Phuong Truong Thi" w:date="2024-10-16T01:16:00Z"/>
                <w:rFonts w:eastAsia="Times New Roman"/>
                <w:szCs w:val="24"/>
                <w:lang w:val="vi-VN" w:eastAsia="vi-VN"/>
              </w:rPr>
            </w:pPr>
          </w:p>
        </w:tc>
        <w:tc>
          <w:tcPr>
            <w:tcW w:w="1901" w:type="dxa"/>
            <w:shd w:val="clear" w:color="auto" w:fill="auto"/>
            <w:vAlign w:val="center"/>
          </w:tcPr>
          <w:p w14:paraId="46251202" w14:textId="77777777" w:rsidR="000A7657" w:rsidRPr="00A35FC0" w:rsidRDefault="000A7657" w:rsidP="00817E47">
            <w:pPr>
              <w:spacing w:before="0" w:line="240" w:lineRule="auto"/>
              <w:contextualSpacing w:val="0"/>
              <w:rPr>
                <w:ins w:id="27411" w:author="Phuong Truong Thi" w:date="2024-10-16T01:16:00Z"/>
                <w:rFonts w:ascii="Times New Roman" w:hAnsi="Times New Roman"/>
                <w:sz w:val="24"/>
                <w:szCs w:val="24"/>
              </w:rPr>
            </w:pPr>
            <w:ins w:id="27412" w:author="Phuong Truong Thi" w:date="2024-10-16T01:16:00Z">
              <w:r w:rsidRPr="00A35FC0">
                <w:rPr>
                  <w:rFonts w:ascii="Times New Roman" w:hAnsi="Times New Roman"/>
                  <w:color w:val="000000"/>
                  <w:sz w:val="24"/>
                  <w:szCs w:val="24"/>
                </w:rPr>
                <w:t>Gợi ý bán 3</w:t>
              </w:r>
            </w:ins>
          </w:p>
        </w:tc>
        <w:tc>
          <w:tcPr>
            <w:tcW w:w="2090" w:type="dxa"/>
            <w:vAlign w:val="center"/>
          </w:tcPr>
          <w:p w14:paraId="1730B4C4" w14:textId="77777777" w:rsidR="000A7657" w:rsidRPr="00A35FC0" w:rsidRDefault="000A7657" w:rsidP="00817E47">
            <w:pPr>
              <w:spacing w:before="0" w:line="240" w:lineRule="auto"/>
              <w:contextualSpacing w:val="0"/>
              <w:rPr>
                <w:ins w:id="27413" w:author="Phuong Truong Thi" w:date="2024-10-16T01:16:00Z"/>
                <w:rFonts w:ascii="Times New Roman" w:eastAsia="Times New Roman" w:hAnsi="Times New Roman"/>
                <w:sz w:val="24"/>
                <w:szCs w:val="24"/>
                <w:lang w:eastAsia="vi-VN"/>
              </w:rPr>
            </w:pPr>
            <w:ins w:id="27414" w:author="Phuong Truong Thi" w:date="2024-10-16T01:16:00Z">
              <w:r w:rsidRPr="00A35FC0">
                <w:rPr>
                  <w:rFonts w:ascii="Times New Roman" w:hAnsi="Times New Roman"/>
                  <w:color w:val="000000"/>
                  <w:sz w:val="24"/>
                  <w:szCs w:val="24"/>
                </w:rPr>
                <w:t>Gợi ý bán sản phẩm từ Model AI của EDA</w:t>
              </w:r>
            </w:ins>
          </w:p>
        </w:tc>
        <w:tc>
          <w:tcPr>
            <w:tcW w:w="911" w:type="dxa"/>
          </w:tcPr>
          <w:p w14:paraId="4293751B" w14:textId="77777777" w:rsidR="000A7657" w:rsidRPr="00A35FC0" w:rsidRDefault="000A7657" w:rsidP="00817E47">
            <w:pPr>
              <w:spacing w:before="0" w:line="240" w:lineRule="auto"/>
              <w:contextualSpacing w:val="0"/>
              <w:rPr>
                <w:ins w:id="27415" w:author="Phuong Truong Thi" w:date="2024-10-16T01:16:00Z"/>
                <w:rFonts w:ascii="Times New Roman" w:eastAsia="Times New Roman" w:hAnsi="Times New Roman"/>
                <w:sz w:val="24"/>
                <w:szCs w:val="24"/>
                <w:lang w:eastAsia="vi-VN"/>
              </w:rPr>
            </w:pPr>
            <w:ins w:id="27416" w:author="Phuong Truong Thi" w:date="2024-10-16T01:16:00Z">
              <w:r w:rsidRPr="00B57B59">
                <w:rPr>
                  <w:rFonts w:ascii="Times New Roman" w:eastAsia="Times New Roman" w:hAnsi="Times New Roman"/>
                  <w:sz w:val="24"/>
                  <w:szCs w:val="24"/>
                  <w:lang w:val="vi-VN" w:eastAsia="vi-VN"/>
                </w:rPr>
                <w:t>EDA</w:t>
              </w:r>
            </w:ins>
          </w:p>
        </w:tc>
        <w:tc>
          <w:tcPr>
            <w:tcW w:w="1047" w:type="dxa"/>
          </w:tcPr>
          <w:p w14:paraId="2E00659A" w14:textId="67B282BB" w:rsidR="000A7657" w:rsidRPr="00A35FC0" w:rsidRDefault="00525739" w:rsidP="00817E47">
            <w:pPr>
              <w:spacing w:before="0" w:line="240" w:lineRule="auto"/>
              <w:contextualSpacing w:val="0"/>
              <w:rPr>
                <w:ins w:id="27417" w:author="Phuong Truong Thi" w:date="2024-10-16T01:1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1071" w:type="dxa"/>
            <w:shd w:val="clear" w:color="auto" w:fill="auto"/>
            <w:noWrap/>
            <w:vAlign w:val="center"/>
          </w:tcPr>
          <w:p w14:paraId="604681C9" w14:textId="77777777" w:rsidR="000A7657" w:rsidRPr="00A35FC0" w:rsidRDefault="000A7657" w:rsidP="00817E47">
            <w:pPr>
              <w:spacing w:before="0" w:line="240" w:lineRule="auto"/>
              <w:contextualSpacing w:val="0"/>
              <w:rPr>
                <w:ins w:id="27418" w:author="Phuong Truong Thi" w:date="2024-10-16T01:16:00Z"/>
                <w:rFonts w:ascii="Times New Roman" w:eastAsia="Times New Roman" w:hAnsi="Times New Roman"/>
                <w:sz w:val="24"/>
                <w:szCs w:val="24"/>
                <w:lang w:val="vi-VN" w:eastAsia="vi-VN"/>
              </w:rPr>
            </w:pPr>
          </w:p>
        </w:tc>
        <w:tc>
          <w:tcPr>
            <w:tcW w:w="1422" w:type="dxa"/>
          </w:tcPr>
          <w:p w14:paraId="0BEDE8BE" w14:textId="77777777" w:rsidR="000A7657" w:rsidRPr="00A35FC0" w:rsidRDefault="000A7657" w:rsidP="00817E47">
            <w:pPr>
              <w:spacing w:before="0" w:line="240" w:lineRule="auto"/>
              <w:contextualSpacing w:val="0"/>
              <w:jc w:val="center"/>
              <w:rPr>
                <w:ins w:id="27419" w:author="Phuong Truong Thi" w:date="2024-10-16T01:16:00Z"/>
                <w:rFonts w:ascii="Times New Roman" w:eastAsia="Times New Roman" w:hAnsi="Times New Roman"/>
                <w:sz w:val="24"/>
                <w:szCs w:val="24"/>
                <w:lang w:eastAsia="vi-VN"/>
              </w:rPr>
            </w:pPr>
            <w:ins w:id="27420" w:author="Phuong Truong Thi" w:date="2024-10-16T01:16:00Z">
              <w:r w:rsidRPr="00A35FC0">
                <w:rPr>
                  <w:rFonts w:ascii="Times New Roman" w:eastAsia="Times New Roman" w:hAnsi="Times New Roman"/>
                  <w:sz w:val="24"/>
                  <w:szCs w:val="24"/>
                  <w:lang w:eastAsia="vi-VN"/>
                </w:rPr>
                <w:t>Y</w:t>
              </w:r>
            </w:ins>
          </w:p>
        </w:tc>
      </w:tr>
      <w:tr w:rsidR="000B6994" w:rsidRPr="00A35FC0" w14:paraId="5E5F6C4B" w14:textId="77777777" w:rsidTr="00817E47">
        <w:trPr>
          <w:trHeight w:val="276"/>
          <w:ins w:id="27421" w:author="Phuong Truong Thi" w:date="2024-10-16T01:16:00Z"/>
        </w:trPr>
        <w:tc>
          <w:tcPr>
            <w:tcW w:w="9162" w:type="dxa"/>
            <w:gridSpan w:val="7"/>
          </w:tcPr>
          <w:p w14:paraId="34593BFF" w14:textId="5CC31F37" w:rsidR="000B6994" w:rsidRPr="00A35FC0" w:rsidRDefault="00C54E78" w:rsidP="00817E47">
            <w:pPr>
              <w:spacing w:before="0" w:line="240" w:lineRule="auto"/>
              <w:contextualSpacing w:val="0"/>
              <w:jc w:val="left"/>
              <w:rPr>
                <w:ins w:id="27422" w:author="Phuong Truong Thi" w:date="2024-10-16T01:16:00Z"/>
                <w:rFonts w:ascii="Times New Roman" w:eastAsia="Times New Roman" w:hAnsi="Times New Roman"/>
                <w:sz w:val="24"/>
                <w:szCs w:val="24"/>
                <w:lang w:eastAsia="vi-VN"/>
              </w:rPr>
            </w:pPr>
            <w:commentRangeStart w:id="27423"/>
            <w:commentRangeStart w:id="27424"/>
            <w:commentRangeStart w:id="27425"/>
            <w:ins w:id="27426" w:author="Phuong Truong Thi" w:date="2024-11-27T12:46:00Z">
              <w:r w:rsidRPr="00A35FC0">
                <w:rPr>
                  <w:rFonts w:ascii="Times New Roman" w:hAnsi="Times New Roman"/>
                  <w:color w:val="000000"/>
                  <w:sz w:val="24"/>
                  <w:szCs w:val="24"/>
                </w:rPr>
                <w:t>AUM</w:t>
              </w:r>
              <w:commentRangeEnd w:id="27423"/>
              <w:r>
                <w:rPr>
                  <w:rStyle w:val="CommentReference"/>
                  <w:lang w:val="x-none" w:eastAsia="x-none"/>
                </w:rPr>
                <w:commentReference w:id="27423"/>
              </w:r>
            </w:ins>
            <w:commentRangeEnd w:id="27424"/>
            <w:ins w:id="27427" w:author="Phuong Truong Thi" w:date="2024-12-05T18:42:00Z">
              <w:r w:rsidR="00053D1F">
                <w:rPr>
                  <w:rStyle w:val="CommentReference"/>
                  <w:lang w:val="x-none" w:eastAsia="x-none"/>
                </w:rPr>
                <w:commentReference w:id="27424"/>
              </w:r>
            </w:ins>
            <w:commentRangeEnd w:id="27425"/>
            <w:r w:rsidR="0067025C">
              <w:rPr>
                <w:rStyle w:val="CommentReference"/>
                <w:lang w:val="x-none" w:eastAsia="x-none"/>
              </w:rPr>
              <w:commentReference w:id="27425"/>
            </w:r>
          </w:p>
        </w:tc>
      </w:tr>
      <w:tr w:rsidR="000A7657" w:rsidRPr="00A35FC0" w14:paraId="162D13E9" w14:textId="77777777" w:rsidTr="00877F56">
        <w:trPr>
          <w:trHeight w:val="276"/>
          <w:ins w:id="27428" w:author="Phuong Truong Thi" w:date="2024-10-16T01:16:00Z"/>
        </w:trPr>
        <w:tc>
          <w:tcPr>
            <w:tcW w:w="720" w:type="dxa"/>
            <w:shd w:val="clear" w:color="auto" w:fill="auto"/>
            <w:vAlign w:val="center"/>
          </w:tcPr>
          <w:p w14:paraId="0DCA5E1A" w14:textId="77777777" w:rsidR="000A7657" w:rsidRPr="00A35FC0" w:rsidRDefault="000A7657" w:rsidP="000A7657">
            <w:pPr>
              <w:pStyle w:val="ListParagraph"/>
              <w:numPr>
                <w:ilvl w:val="0"/>
                <w:numId w:val="71"/>
              </w:numPr>
              <w:spacing w:before="0" w:line="240" w:lineRule="auto"/>
              <w:contextualSpacing w:val="0"/>
              <w:jc w:val="left"/>
              <w:rPr>
                <w:ins w:id="27429" w:author="Phuong Truong Thi" w:date="2024-10-16T01:16:00Z"/>
                <w:rFonts w:eastAsia="Times New Roman"/>
                <w:szCs w:val="24"/>
                <w:lang w:val="vi-VN" w:eastAsia="vi-VN"/>
              </w:rPr>
            </w:pPr>
          </w:p>
        </w:tc>
        <w:tc>
          <w:tcPr>
            <w:tcW w:w="1901" w:type="dxa"/>
            <w:shd w:val="clear" w:color="auto" w:fill="auto"/>
            <w:vAlign w:val="center"/>
          </w:tcPr>
          <w:p w14:paraId="2788D1A8" w14:textId="77777777" w:rsidR="000A7657" w:rsidRPr="00126368" w:rsidRDefault="000A7657" w:rsidP="00817E47">
            <w:pPr>
              <w:spacing w:before="0" w:line="240" w:lineRule="auto"/>
              <w:contextualSpacing w:val="0"/>
              <w:rPr>
                <w:ins w:id="27430" w:author="Phuong Truong Thi" w:date="2024-10-16T01:16:00Z"/>
                <w:rFonts w:ascii="Times New Roman" w:hAnsi="Times New Roman"/>
                <w:sz w:val="24"/>
                <w:szCs w:val="24"/>
                <w:lang w:val="vi-VN"/>
              </w:rPr>
            </w:pPr>
            <w:ins w:id="27431" w:author="Phuong Truong Thi" w:date="2024-10-16T01:16:00Z">
              <w:r w:rsidRPr="00126368">
                <w:rPr>
                  <w:rFonts w:ascii="Times New Roman" w:hAnsi="Times New Roman"/>
                  <w:color w:val="000000"/>
                  <w:sz w:val="24"/>
                  <w:szCs w:val="24"/>
                  <w:lang w:val="vi-VN"/>
                </w:rPr>
                <w:t>AUM tại ngày dữ liệu</w:t>
              </w:r>
            </w:ins>
          </w:p>
        </w:tc>
        <w:tc>
          <w:tcPr>
            <w:tcW w:w="2090" w:type="dxa"/>
            <w:vAlign w:val="center"/>
          </w:tcPr>
          <w:p w14:paraId="46DFD513" w14:textId="77777777" w:rsidR="000A7657" w:rsidRPr="00126368" w:rsidRDefault="000A7657" w:rsidP="00817E47">
            <w:pPr>
              <w:spacing w:before="0" w:line="240" w:lineRule="auto"/>
              <w:contextualSpacing w:val="0"/>
              <w:rPr>
                <w:ins w:id="27432" w:author="Phuong Truong Thi" w:date="2024-10-16T01:16:00Z"/>
                <w:rFonts w:ascii="Times New Roman" w:eastAsia="Times New Roman" w:hAnsi="Times New Roman"/>
                <w:sz w:val="24"/>
                <w:szCs w:val="24"/>
                <w:lang w:val="vi-VN" w:eastAsia="vi-VN"/>
              </w:rPr>
            </w:pPr>
            <w:ins w:id="27433" w:author="Phuong Truong Thi" w:date="2024-10-16T01:16:00Z">
              <w:r w:rsidRPr="00126368">
                <w:rPr>
                  <w:rFonts w:ascii="Times New Roman" w:hAnsi="Times New Roman"/>
                  <w:color w:val="000000"/>
                  <w:sz w:val="24"/>
                  <w:szCs w:val="24"/>
                  <w:lang w:val="vi-VN"/>
                </w:rPr>
                <w:t>AUM cuối kỳ (Tổng tài sản của khách hàng) tại ngày T-1</w:t>
              </w:r>
            </w:ins>
          </w:p>
        </w:tc>
        <w:tc>
          <w:tcPr>
            <w:tcW w:w="911" w:type="dxa"/>
          </w:tcPr>
          <w:p w14:paraId="13FE18D7" w14:textId="77777777" w:rsidR="000A7657" w:rsidRPr="00B66378" w:rsidRDefault="000A7657" w:rsidP="00817E47">
            <w:pPr>
              <w:spacing w:before="0" w:line="240" w:lineRule="auto"/>
              <w:contextualSpacing w:val="0"/>
              <w:rPr>
                <w:ins w:id="27434" w:author="Phuong Truong Thi" w:date="2024-10-16T01:16:00Z"/>
                <w:rFonts w:ascii="Times New Roman" w:eastAsia="Times New Roman" w:hAnsi="Times New Roman"/>
                <w:sz w:val="24"/>
                <w:szCs w:val="24"/>
                <w:lang w:val="vi-VN" w:eastAsia="vi-VN"/>
              </w:rPr>
            </w:pPr>
            <w:ins w:id="27435" w:author="Phuong Truong Thi" w:date="2024-10-16T01:16:00Z">
              <w:r>
                <w:rPr>
                  <w:rFonts w:ascii="Times New Roman" w:eastAsia="Times New Roman" w:hAnsi="Times New Roman"/>
                  <w:sz w:val="24"/>
                  <w:szCs w:val="24"/>
                  <w:lang w:val="vi-VN" w:eastAsia="vi-VN"/>
                </w:rPr>
                <w:t>CRM</w:t>
              </w:r>
            </w:ins>
          </w:p>
        </w:tc>
        <w:tc>
          <w:tcPr>
            <w:tcW w:w="1047" w:type="dxa"/>
          </w:tcPr>
          <w:p w14:paraId="160BA8E7" w14:textId="77777777" w:rsidR="000A7657" w:rsidRPr="00A35FC0" w:rsidRDefault="000A7657" w:rsidP="00817E47">
            <w:pPr>
              <w:spacing w:before="0" w:line="240" w:lineRule="auto"/>
              <w:contextualSpacing w:val="0"/>
              <w:rPr>
                <w:ins w:id="27436" w:author="Phuong Truong Thi" w:date="2024-10-16T01:16:00Z"/>
                <w:rFonts w:ascii="Times New Roman" w:eastAsia="Times New Roman" w:hAnsi="Times New Roman"/>
                <w:sz w:val="24"/>
                <w:szCs w:val="24"/>
                <w:lang w:eastAsia="vi-VN"/>
              </w:rPr>
            </w:pPr>
            <w:ins w:id="27437" w:author="Phuong Truong Thi" w:date="2024-10-16T01:16:00Z">
              <w:r>
                <w:rPr>
                  <w:rFonts w:ascii="Times New Roman" w:eastAsia="Times New Roman" w:hAnsi="Times New Roman"/>
                  <w:sz w:val="24"/>
                  <w:szCs w:val="24"/>
                  <w:lang w:val="vi-VN" w:eastAsia="vi-VN"/>
                </w:rPr>
                <w:t xml:space="preserve">Currency </w:t>
              </w:r>
            </w:ins>
          </w:p>
        </w:tc>
        <w:tc>
          <w:tcPr>
            <w:tcW w:w="1071" w:type="dxa"/>
            <w:shd w:val="clear" w:color="auto" w:fill="auto"/>
            <w:noWrap/>
            <w:vAlign w:val="center"/>
          </w:tcPr>
          <w:p w14:paraId="585B739E" w14:textId="77777777" w:rsidR="000A7657" w:rsidRPr="00A35FC0" w:rsidRDefault="000A7657" w:rsidP="00817E47">
            <w:pPr>
              <w:spacing w:before="0" w:line="240" w:lineRule="auto"/>
              <w:contextualSpacing w:val="0"/>
              <w:rPr>
                <w:ins w:id="27438" w:author="Phuong Truong Thi" w:date="2024-10-16T01:16:00Z"/>
                <w:rFonts w:ascii="Times New Roman" w:eastAsia="Times New Roman" w:hAnsi="Times New Roman"/>
                <w:sz w:val="24"/>
                <w:szCs w:val="24"/>
                <w:lang w:val="vi-VN" w:eastAsia="vi-VN"/>
              </w:rPr>
            </w:pPr>
          </w:p>
        </w:tc>
        <w:tc>
          <w:tcPr>
            <w:tcW w:w="1422" w:type="dxa"/>
          </w:tcPr>
          <w:p w14:paraId="476F5C19" w14:textId="77777777" w:rsidR="000A7657" w:rsidRPr="00A35FC0" w:rsidRDefault="000A7657" w:rsidP="00817E47">
            <w:pPr>
              <w:spacing w:before="0" w:line="240" w:lineRule="auto"/>
              <w:contextualSpacing w:val="0"/>
              <w:jc w:val="center"/>
              <w:rPr>
                <w:ins w:id="27439" w:author="Phuong Truong Thi" w:date="2024-10-16T01:16:00Z"/>
                <w:rFonts w:ascii="Times New Roman" w:eastAsia="Times New Roman" w:hAnsi="Times New Roman"/>
                <w:sz w:val="24"/>
                <w:szCs w:val="24"/>
                <w:lang w:eastAsia="vi-VN"/>
              </w:rPr>
            </w:pPr>
            <w:ins w:id="27440" w:author="Phuong Truong Thi" w:date="2024-10-16T01:16:00Z">
              <w:r w:rsidRPr="00A35FC0">
                <w:rPr>
                  <w:rFonts w:ascii="Times New Roman" w:eastAsia="Times New Roman" w:hAnsi="Times New Roman"/>
                  <w:sz w:val="24"/>
                  <w:szCs w:val="24"/>
                  <w:lang w:eastAsia="vi-VN"/>
                </w:rPr>
                <w:t>Y</w:t>
              </w:r>
            </w:ins>
          </w:p>
        </w:tc>
      </w:tr>
      <w:tr w:rsidR="000A7657" w:rsidRPr="00A35FC0" w14:paraId="2F21846A" w14:textId="77777777" w:rsidTr="00877F56">
        <w:trPr>
          <w:trHeight w:val="276"/>
          <w:ins w:id="27441" w:author="Phuong Truong Thi" w:date="2024-10-16T01:16:00Z"/>
        </w:trPr>
        <w:tc>
          <w:tcPr>
            <w:tcW w:w="720" w:type="dxa"/>
            <w:shd w:val="clear" w:color="auto" w:fill="auto"/>
            <w:vAlign w:val="center"/>
          </w:tcPr>
          <w:p w14:paraId="5A61898A" w14:textId="77777777" w:rsidR="000A7657" w:rsidRPr="00A35FC0" w:rsidRDefault="000A7657" w:rsidP="000A7657">
            <w:pPr>
              <w:pStyle w:val="ListParagraph"/>
              <w:numPr>
                <w:ilvl w:val="0"/>
                <w:numId w:val="71"/>
              </w:numPr>
              <w:spacing w:before="0" w:line="240" w:lineRule="auto"/>
              <w:contextualSpacing w:val="0"/>
              <w:jc w:val="left"/>
              <w:rPr>
                <w:ins w:id="27442" w:author="Phuong Truong Thi" w:date="2024-10-16T01:16:00Z"/>
                <w:rFonts w:eastAsia="Times New Roman"/>
                <w:szCs w:val="24"/>
                <w:lang w:val="vi-VN" w:eastAsia="vi-VN"/>
              </w:rPr>
            </w:pPr>
          </w:p>
        </w:tc>
        <w:tc>
          <w:tcPr>
            <w:tcW w:w="1901" w:type="dxa"/>
            <w:shd w:val="clear" w:color="auto" w:fill="auto"/>
            <w:vAlign w:val="center"/>
          </w:tcPr>
          <w:p w14:paraId="6AE6604D" w14:textId="77777777" w:rsidR="000A7657" w:rsidRPr="00A35FC0" w:rsidRDefault="000A7657" w:rsidP="00817E47">
            <w:pPr>
              <w:spacing w:before="0" w:line="240" w:lineRule="auto"/>
              <w:contextualSpacing w:val="0"/>
              <w:rPr>
                <w:ins w:id="27443" w:author="Phuong Truong Thi" w:date="2024-10-16T01:16:00Z"/>
                <w:rFonts w:ascii="Times New Roman" w:hAnsi="Times New Roman"/>
                <w:sz w:val="24"/>
                <w:szCs w:val="24"/>
              </w:rPr>
            </w:pPr>
            <w:ins w:id="27444" w:author="Phuong Truong Thi" w:date="2024-10-16T01:16:00Z">
              <w:r w:rsidRPr="00A35FC0">
                <w:rPr>
                  <w:rFonts w:ascii="Times New Roman" w:hAnsi="Times New Roman"/>
                  <w:color w:val="000000"/>
                  <w:sz w:val="24"/>
                  <w:szCs w:val="24"/>
                </w:rPr>
                <w:t>AUM trung bình tháng trước</w:t>
              </w:r>
            </w:ins>
          </w:p>
        </w:tc>
        <w:tc>
          <w:tcPr>
            <w:tcW w:w="2090" w:type="dxa"/>
            <w:vAlign w:val="center"/>
          </w:tcPr>
          <w:p w14:paraId="23095CC4" w14:textId="77777777" w:rsidR="000A7657" w:rsidRPr="00A35FC0" w:rsidRDefault="000A7657" w:rsidP="00817E47">
            <w:pPr>
              <w:spacing w:before="0" w:line="240" w:lineRule="auto"/>
              <w:contextualSpacing w:val="0"/>
              <w:rPr>
                <w:ins w:id="27445" w:author="Phuong Truong Thi" w:date="2024-10-16T01:16:00Z"/>
                <w:rFonts w:ascii="Times New Roman" w:eastAsia="Times New Roman" w:hAnsi="Times New Roman"/>
                <w:sz w:val="24"/>
                <w:szCs w:val="24"/>
                <w:lang w:eastAsia="vi-VN"/>
              </w:rPr>
            </w:pPr>
            <w:ins w:id="27446" w:author="Phuong Truong Thi" w:date="2024-10-16T01:16:00Z">
              <w:r w:rsidRPr="00A35FC0">
                <w:rPr>
                  <w:rFonts w:ascii="Times New Roman" w:hAnsi="Times New Roman"/>
                  <w:color w:val="000000"/>
                  <w:sz w:val="24"/>
                  <w:szCs w:val="24"/>
                </w:rPr>
                <w:t>AUM (Tổng tài sản của khách hàng) trung bình của tháng trước</w:t>
              </w:r>
            </w:ins>
          </w:p>
        </w:tc>
        <w:tc>
          <w:tcPr>
            <w:tcW w:w="911" w:type="dxa"/>
          </w:tcPr>
          <w:p w14:paraId="3938892B" w14:textId="77777777" w:rsidR="000A7657" w:rsidRPr="00A35FC0" w:rsidRDefault="000A7657" w:rsidP="00817E47">
            <w:pPr>
              <w:spacing w:before="0" w:line="240" w:lineRule="auto"/>
              <w:contextualSpacing w:val="0"/>
              <w:rPr>
                <w:ins w:id="27447" w:author="Phuong Truong Thi" w:date="2024-10-16T01:16:00Z"/>
                <w:rFonts w:ascii="Times New Roman" w:eastAsia="Times New Roman" w:hAnsi="Times New Roman"/>
                <w:sz w:val="24"/>
                <w:szCs w:val="24"/>
                <w:lang w:eastAsia="vi-VN"/>
              </w:rPr>
            </w:pPr>
            <w:ins w:id="27448" w:author="Phuong Truong Thi" w:date="2024-10-16T01:16:00Z">
              <w:r w:rsidRPr="009541F3">
                <w:rPr>
                  <w:rFonts w:ascii="Times New Roman" w:eastAsia="Times New Roman" w:hAnsi="Times New Roman"/>
                  <w:sz w:val="24"/>
                  <w:szCs w:val="24"/>
                  <w:lang w:val="vi-VN" w:eastAsia="vi-VN"/>
                </w:rPr>
                <w:t>CRM</w:t>
              </w:r>
            </w:ins>
          </w:p>
        </w:tc>
        <w:tc>
          <w:tcPr>
            <w:tcW w:w="1047" w:type="dxa"/>
          </w:tcPr>
          <w:p w14:paraId="48F318C7" w14:textId="77777777" w:rsidR="000A7657" w:rsidRPr="00A35FC0" w:rsidRDefault="000A7657" w:rsidP="00817E47">
            <w:pPr>
              <w:spacing w:before="0" w:line="240" w:lineRule="auto"/>
              <w:contextualSpacing w:val="0"/>
              <w:rPr>
                <w:ins w:id="27449" w:author="Phuong Truong Thi" w:date="2024-10-16T01:16:00Z"/>
                <w:rFonts w:ascii="Times New Roman" w:eastAsia="Times New Roman" w:hAnsi="Times New Roman"/>
                <w:sz w:val="24"/>
                <w:szCs w:val="24"/>
                <w:lang w:eastAsia="vi-VN"/>
              </w:rPr>
            </w:pPr>
            <w:ins w:id="27450" w:author="Phuong Truong Thi" w:date="2024-10-16T01:16:00Z">
              <w:r w:rsidRPr="00344A17">
                <w:rPr>
                  <w:rFonts w:ascii="Times New Roman" w:eastAsia="Times New Roman" w:hAnsi="Times New Roman"/>
                  <w:sz w:val="24"/>
                  <w:szCs w:val="24"/>
                  <w:lang w:val="vi-VN" w:eastAsia="vi-VN"/>
                </w:rPr>
                <w:t xml:space="preserve">Currency </w:t>
              </w:r>
            </w:ins>
          </w:p>
        </w:tc>
        <w:tc>
          <w:tcPr>
            <w:tcW w:w="1071" w:type="dxa"/>
            <w:shd w:val="clear" w:color="auto" w:fill="auto"/>
            <w:noWrap/>
            <w:vAlign w:val="center"/>
          </w:tcPr>
          <w:p w14:paraId="310A622F" w14:textId="77777777" w:rsidR="000A7657" w:rsidRPr="00A35FC0" w:rsidRDefault="000A7657" w:rsidP="00817E47">
            <w:pPr>
              <w:spacing w:before="0" w:line="240" w:lineRule="auto"/>
              <w:contextualSpacing w:val="0"/>
              <w:rPr>
                <w:ins w:id="27451" w:author="Phuong Truong Thi" w:date="2024-10-16T01:16:00Z"/>
                <w:rFonts w:ascii="Times New Roman" w:eastAsia="Times New Roman" w:hAnsi="Times New Roman"/>
                <w:sz w:val="24"/>
                <w:szCs w:val="24"/>
                <w:lang w:val="vi-VN" w:eastAsia="vi-VN"/>
              </w:rPr>
            </w:pPr>
          </w:p>
        </w:tc>
        <w:tc>
          <w:tcPr>
            <w:tcW w:w="1422" w:type="dxa"/>
          </w:tcPr>
          <w:p w14:paraId="76658162" w14:textId="77777777" w:rsidR="000A7657" w:rsidRPr="00A35FC0" w:rsidRDefault="000A7657" w:rsidP="00817E47">
            <w:pPr>
              <w:spacing w:before="0" w:line="240" w:lineRule="auto"/>
              <w:contextualSpacing w:val="0"/>
              <w:jc w:val="center"/>
              <w:rPr>
                <w:ins w:id="27452" w:author="Phuong Truong Thi" w:date="2024-10-16T01:16:00Z"/>
                <w:rFonts w:ascii="Times New Roman" w:eastAsia="Times New Roman" w:hAnsi="Times New Roman"/>
                <w:sz w:val="24"/>
                <w:szCs w:val="24"/>
                <w:lang w:eastAsia="vi-VN"/>
              </w:rPr>
            </w:pPr>
            <w:ins w:id="27453" w:author="Phuong Truong Thi" w:date="2024-10-16T01:16:00Z">
              <w:r w:rsidRPr="00A35FC0">
                <w:rPr>
                  <w:rFonts w:ascii="Times New Roman" w:eastAsia="Times New Roman" w:hAnsi="Times New Roman"/>
                  <w:sz w:val="24"/>
                  <w:szCs w:val="24"/>
                  <w:lang w:eastAsia="vi-VN"/>
                </w:rPr>
                <w:t>N</w:t>
              </w:r>
            </w:ins>
          </w:p>
        </w:tc>
      </w:tr>
      <w:tr w:rsidR="000A7657" w:rsidRPr="00A35FC0" w14:paraId="6F9EFCC8" w14:textId="77777777" w:rsidTr="00877F56">
        <w:trPr>
          <w:trHeight w:val="276"/>
          <w:ins w:id="27454" w:author="Phuong Truong Thi" w:date="2024-10-16T01:16:00Z"/>
        </w:trPr>
        <w:tc>
          <w:tcPr>
            <w:tcW w:w="720" w:type="dxa"/>
            <w:shd w:val="clear" w:color="auto" w:fill="auto"/>
            <w:vAlign w:val="center"/>
          </w:tcPr>
          <w:p w14:paraId="33E19B11" w14:textId="77777777" w:rsidR="000A7657" w:rsidRPr="00A35FC0" w:rsidRDefault="000A7657" w:rsidP="000A7657">
            <w:pPr>
              <w:pStyle w:val="ListParagraph"/>
              <w:numPr>
                <w:ilvl w:val="0"/>
                <w:numId w:val="71"/>
              </w:numPr>
              <w:spacing w:before="0" w:line="240" w:lineRule="auto"/>
              <w:contextualSpacing w:val="0"/>
              <w:jc w:val="left"/>
              <w:rPr>
                <w:ins w:id="27455" w:author="Phuong Truong Thi" w:date="2024-10-16T01:16:00Z"/>
                <w:rFonts w:eastAsia="Times New Roman"/>
                <w:szCs w:val="24"/>
                <w:lang w:val="vi-VN" w:eastAsia="vi-VN"/>
              </w:rPr>
            </w:pPr>
          </w:p>
        </w:tc>
        <w:tc>
          <w:tcPr>
            <w:tcW w:w="1901" w:type="dxa"/>
            <w:shd w:val="clear" w:color="auto" w:fill="auto"/>
            <w:vAlign w:val="center"/>
          </w:tcPr>
          <w:p w14:paraId="7106BCBB" w14:textId="77777777" w:rsidR="000A7657" w:rsidRPr="00126368" w:rsidRDefault="000A7657" w:rsidP="00817E47">
            <w:pPr>
              <w:spacing w:before="0" w:line="240" w:lineRule="auto"/>
              <w:contextualSpacing w:val="0"/>
              <w:rPr>
                <w:ins w:id="27456" w:author="Phuong Truong Thi" w:date="2024-10-16T01:16:00Z"/>
                <w:rFonts w:ascii="Times New Roman" w:hAnsi="Times New Roman"/>
                <w:sz w:val="24"/>
                <w:szCs w:val="24"/>
                <w:lang w:val="vi-VN"/>
              </w:rPr>
            </w:pPr>
            <w:ins w:id="27457" w:author="Phuong Truong Thi" w:date="2024-10-16T01:16:00Z">
              <w:r w:rsidRPr="00126368">
                <w:rPr>
                  <w:rFonts w:ascii="Times New Roman" w:hAnsi="Times New Roman"/>
                  <w:color w:val="000000"/>
                  <w:sz w:val="24"/>
                  <w:szCs w:val="24"/>
                  <w:lang w:val="vi-VN"/>
                </w:rPr>
                <w:t>AUM trung bình 3 tháng gần nhất</w:t>
              </w:r>
            </w:ins>
          </w:p>
        </w:tc>
        <w:tc>
          <w:tcPr>
            <w:tcW w:w="2090" w:type="dxa"/>
            <w:vAlign w:val="center"/>
          </w:tcPr>
          <w:p w14:paraId="2A833ECE" w14:textId="77777777" w:rsidR="000A7657" w:rsidRPr="00126368" w:rsidRDefault="000A7657" w:rsidP="00817E47">
            <w:pPr>
              <w:spacing w:before="0" w:line="240" w:lineRule="auto"/>
              <w:contextualSpacing w:val="0"/>
              <w:rPr>
                <w:ins w:id="27458" w:author="Phuong Truong Thi" w:date="2024-10-16T01:16:00Z"/>
                <w:rFonts w:ascii="Times New Roman" w:eastAsia="Times New Roman" w:hAnsi="Times New Roman"/>
                <w:sz w:val="24"/>
                <w:szCs w:val="24"/>
                <w:lang w:val="vi-VN" w:eastAsia="vi-VN"/>
              </w:rPr>
            </w:pPr>
            <w:ins w:id="27459" w:author="Phuong Truong Thi" w:date="2024-10-16T01:16:00Z">
              <w:r w:rsidRPr="00126368">
                <w:rPr>
                  <w:rFonts w:ascii="Times New Roman" w:hAnsi="Times New Roman"/>
                  <w:color w:val="000000"/>
                  <w:sz w:val="24"/>
                  <w:szCs w:val="24"/>
                  <w:lang w:val="vi-VN"/>
                </w:rPr>
                <w:t>AUM (Tổng tài sản của khách hàng) trung bình trong 3 tháng gần nhất</w:t>
              </w:r>
            </w:ins>
          </w:p>
        </w:tc>
        <w:tc>
          <w:tcPr>
            <w:tcW w:w="911" w:type="dxa"/>
          </w:tcPr>
          <w:p w14:paraId="080D3BD5" w14:textId="77777777" w:rsidR="000A7657" w:rsidRPr="00A35FC0" w:rsidRDefault="000A7657" w:rsidP="00817E47">
            <w:pPr>
              <w:spacing w:before="0" w:line="240" w:lineRule="auto"/>
              <w:contextualSpacing w:val="0"/>
              <w:rPr>
                <w:ins w:id="27460" w:author="Phuong Truong Thi" w:date="2024-10-16T01:16:00Z"/>
                <w:rFonts w:ascii="Times New Roman" w:eastAsia="Times New Roman" w:hAnsi="Times New Roman"/>
                <w:sz w:val="24"/>
                <w:szCs w:val="24"/>
                <w:lang w:eastAsia="vi-VN"/>
              </w:rPr>
            </w:pPr>
            <w:ins w:id="27461" w:author="Phuong Truong Thi" w:date="2024-10-16T01:16:00Z">
              <w:r w:rsidRPr="009541F3">
                <w:rPr>
                  <w:rFonts w:ascii="Times New Roman" w:eastAsia="Times New Roman" w:hAnsi="Times New Roman"/>
                  <w:sz w:val="24"/>
                  <w:szCs w:val="24"/>
                  <w:lang w:val="vi-VN" w:eastAsia="vi-VN"/>
                </w:rPr>
                <w:t>CRM</w:t>
              </w:r>
            </w:ins>
          </w:p>
        </w:tc>
        <w:tc>
          <w:tcPr>
            <w:tcW w:w="1047" w:type="dxa"/>
          </w:tcPr>
          <w:p w14:paraId="7EBD096E" w14:textId="77777777" w:rsidR="000A7657" w:rsidRPr="00A35FC0" w:rsidRDefault="000A7657" w:rsidP="00817E47">
            <w:pPr>
              <w:spacing w:before="0" w:line="240" w:lineRule="auto"/>
              <w:contextualSpacing w:val="0"/>
              <w:rPr>
                <w:ins w:id="27462" w:author="Phuong Truong Thi" w:date="2024-10-16T01:16:00Z"/>
                <w:rFonts w:ascii="Times New Roman" w:eastAsia="Times New Roman" w:hAnsi="Times New Roman"/>
                <w:sz w:val="24"/>
                <w:szCs w:val="24"/>
                <w:lang w:eastAsia="vi-VN"/>
              </w:rPr>
            </w:pPr>
            <w:ins w:id="27463" w:author="Phuong Truong Thi" w:date="2024-10-16T01:16:00Z">
              <w:r w:rsidRPr="00344A17">
                <w:rPr>
                  <w:rFonts w:ascii="Times New Roman" w:eastAsia="Times New Roman" w:hAnsi="Times New Roman"/>
                  <w:sz w:val="24"/>
                  <w:szCs w:val="24"/>
                  <w:lang w:val="vi-VN" w:eastAsia="vi-VN"/>
                </w:rPr>
                <w:t xml:space="preserve">Currency </w:t>
              </w:r>
            </w:ins>
          </w:p>
        </w:tc>
        <w:tc>
          <w:tcPr>
            <w:tcW w:w="1071" w:type="dxa"/>
            <w:shd w:val="clear" w:color="auto" w:fill="auto"/>
            <w:noWrap/>
            <w:vAlign w:val="center"/>
          </w:tcPr>
          <w:p w14:paraId="351FC3DD" w14:textId="77777777" w:rsidR="000A7657" w:rsidRPr="00A35FC0" w:rsidRDefault="000A7657" w:rsidP="00817E47">
            <w:pPr>
              <w:spacing w:before="0" w:line="240" w:lineRule="auto"/>
              <w:contextualSpacing w:val="0"/>
              <w:rPr>
                <w:ins w:id="27464" w:author="Phuong Truong Thi" w:date="2024-10-16T01:16:00Z"/>
                <w:rFonts w:ascii="Times New Roman" w:eastAsia="Times New Roman" w:hAnsi="Times New Roman"/>
                <w:sz w:val="24"/>
                <w:szCs w:val="24"/>
                <w:lang w:val="vi-VN" w:eastAsia="vi-VN"/>
              </w:rPr>
            </w:pPr>
          </w:p>
        </w:tc>
        <w:tc>
          <w:tcPr>
            <w:tcW w:w="1422" w:type="dxa"/>
          </w:tcPr>
          <w:p w14:paraId="1EA9B55A" w14:textId="77777777" w:rsidR="000A7657" w:rsidRPr="00A35FC0" w:rsidRDefault="000A7657" w:rsidP="00817E47">
            <w:pPr>
              <w:spacing w:before="0" w:line="240" w:lineRule="auto"/>
              <w:contextualSpacing w:val="0"/>
              <w:jc w:val="center"/>
              <w:rPr>
                <w:ins w:id="27465" w:author="Phuong Truong Thi" w:date="2024-10-16T01:16:00Z"/>
                <w:rFonts w:ascii="Times New Roman" w:eastAsia="Times New Roman" w:hAnsi="Times New Roman"/>
                <w:sz w:val="24"/>
                <w:szCs w:val="24"/>
                <w:lang w:eastAsia="vi-VN"/>
              </w:rPr>
            </w:pPr>
            <w:ins w:id="27466" w:author="Phuong Truong Thi" w:date="2024-10-16T01:16:00Z">
              <w:r w:rsidRPr="00A35FC0">
                <w:rPr>
                  <w:rFonts w:ascii="Times New Roman" w:eastAsia="Times New Roman" w:hAnsi="Times New Roman"/>
                  <w:sz w:val="24"/>
                  <w:szCs w:val="24"/>
                  <w:lang w:eastAsia="vi-VN"/>
                </w:rPr>
                <w:t>Y</w:t>
              </w:r>
            </w:ins>
          </w:p>
        </w:tc>
      </w:tr>
    </w:tbl>
    <w:p w14:paraId="550BA61F" w14:textId="792D1FFB" w:rsidR="00F868EA" w:rsidDel="00C86300" w:rsidRDefault="00C86300" w:rsidP="00C86300">
      <w:pPr>
        <w:pStyle w:val="ListParagraph"/>
        <w:rPr>
          <w:del w:id="27467" w:author="Phuong Truong Thi" w:date="2024-10-16T01:04:00Z"/>
        </w:rPr>
      </w:pPr>
      <w:ins w:id="27468" w:author="Phuong Truong Thi" w:date="2024-10-17T19:10:00Z">
        <w:r>
          <w:t>Các Action trên màn hình</w:t>
        </w:r>
      </w:ins>
    </w:p>
    <w:p w14:paraId="6990BF5E" w14:textId="77777777" w:rsidR="00C86300" w:rsidRPr="00333E60" w:rsidRDefault="00C86300">
      <w:pPr>
        <w:pStyle w:val="ListParagraph"/>
        <w:rPr>
          <w:ins w:id="27469" w:author="Phuong Truong Thi" w:date="2024-10-17T19:10:00Z"/>
        </w:rPr>
        <w:pPrChange w:id="27470" w:author="Phuong Truong Thi" w:date="2024-10-17T19:10:00Z">
          <w:pPr>
            <w:pStyle w:val="Heading23"/>
            <w:numPr>
              <w:ilvl w:val="0"/>
              <w:numId w:val="69"/>
            </w:numPr>
            <w:pBdr>
              <w:top w:val="none" w:sz="0" w:space="0" w:color="auto"/>
              <w:left w:val="none" w:sz="0" w:space="0" w:color="auto"/>
              <w:bottom w:val="none" w:sz="0" w:space="0" w:color="auto"/>
              <w:right w:val="none" w:sz="0" w:space="0" w:color="auto"/>
            </w:pBdr>
            <w:shd w:val="clear" w:color="auto" w:fill="auto"/>
            <w:tabs>
              <w:tab w:val="clear" w:pos="1430"/>
            </w:tabs>
            <w:ind w:left="360" w:hanging="360"/>
            <w:outlineLvl w:val="9"/>
          </w:pPr>
        </w:pPrChange>
      </w:pPr>
    </w:p>
    <w:tbl>
      <w:tblPr>
        <w:tblStyle w:val="TableGrid"/>
        <w:tblW w:w="0" w:type="auto"/>
        <w:tblInd w:w="-275" w:type="dxa"/>
        <w:tblLook w:val="04A0" w:firstRow="1" w:lastRow="0" w:firstColumn="1" w:lastColumn="0" w:noHBand="0" w:noVBand="1"/>
        <w:tblPrChange w:id="27471" w:author="Phuong Truong Thi" w:date="2024-11-25T19:02:00Z">
          <w:tblPr>
            <w:tblStyle w:val="TableGrid"/>
            <w:tblW w:w="0" w:type="auto"/>
            <w:tblInd w:w="-275" w:type="dxa"/>
            <w:tblLook w:val="04A0" w:firstRow="1" w:lastRow="0" w:firstColumn="1" w:lastColumn="0" w:noHBand="0" w:noVBand="1"/>
          </w:tblPr>
        </w:tblPrChange>
      </w:tblPr>
      <w:tblGrid>
        <w:gridCol w:w="2609"/>
        <w:gridCol w:w="2519"/>
        <w:gridCol w:w="1443"/>
        <w:gridCol w:w="2861"/>
        <w:tblGridChange w:id="27472">
          <w:tblGrid>
            <w:gridCol w:w="550"/>
            <w:gridCol w:w="2059"/>
            <w:gridCol w:w="551"/>
            <w:gridCol w:w="1968"/>
            <w:gridCol w:w="1002"/>
            <w:gridCol w:w="441"/>
            <w:gridCol w:w="1054"/>
            <w:gridCol w:w="1807"/>
            <w:gridCol w:w="460"/>
            <w:gridCol w:w="558"/>
            <w:gridCol w:w="2610"/>
            <w:gridCol w:w="2970"/>
            <w:gridCol w:w="1495"/>
            <w:gridCol w:w="2267"/>
          </w:tblGrid>
        </w:tblGridChange>
      </w:tblGrid>
      <w:tr w:rsidR="006F67C5" w14:paraId="77D36CF6" w14:textId="77777777" w:rsidTr="005B45EC">
        <w:trPr>
          <w:ins w:id="27473" w:author="Phuong Truong Thi" w:date="2024-10-17T19:01:00Z"/>
          <w:trPrChange w:id="27474" w:author="Phuong Truong Thi" w:date="2024-11-25T19:02:00Z">
            <w:trPr>
              <w:gridBefore w:val="1"/>
              <w:gridAfter w:val="0"/>
            </w:trPr>
          </w:trPrChange>
        </w:trPr>
        <w:tc>
          <w:tcPr>
            <w:tcW w:w="2610" w:type="dxa"/>
            <w:shd w:val="clear" w:color="auto" w:fill="F7CAAC" w:themeFill="accent2" w:themeFillTint="66"/>
            <w:vAlign w:val="center"/>
            <w:tcPrChange w:id="27475" w:author="Phuong Truong Thi" w:date="2024-11-25T19:02:00Z">
              <w:tcPr>
                <w:tcW w:w="2610" w:type="dxa"/>
                <w:gridSpan w:val="2"/>
                <w:shd w:val="clear" w:color="auto" w:fill="F7CAAC" w:themeFill="accent2" w:themeFillTint="66"/>
                <w:vAlign w:val="center"/>
              </w:tcPr>
            </w:tcPrChange>
          </w:tcPr>
          <w:p w14:paraId="092AAF81" w14:textId="77777777" w:rsidR="006F67C5" w:rsidRPr="008343A7" w:rsidRDefault="006F67C5" w:rsidP="00817E47">
            <w:pPr>
              <w:jc w:val="center"/>
              <w:rPr>
                <w:ins w:id="27476" w:author="Phuong Truong Thi" w:date="2024-10-17T19:01:00Z"/>
                <w:rFonts w:ascii="Times New Roman" w:hAnsi="Times New Roman"/>
                <w:b/>
                <w:bCs/>
                <w:sz w:val="24"/>
                <w:szCs w:val="24"/>
              </w:rPr>
            </w:pPr>
            <w:ins w:id="27477" w:author="Phuong Truong Thi" w:date="2024-10-17T19:01:00Z">
              <w:r w:rsidRPr="008343A7">
                <w:rPr>
                  <w:rFonts w:ascii="Times New Roman" w:hAnsi="Times New Roman"/>
                  <w:b/>
                  <w:bCs/>
                  <w:sz w:val="24"/>
                  <w:szCs w:val="24"/>
                </w:rPr>
                <w:t>Action</w:t>
              </w:r>
            </w:ins>
          </w:p>
        </w:tc>
        <w:tc>
          <w:tcPr>
            <w:tcW w:w="2520" w:type="dxa"/>
            <w:shd w:val="clear" w:color="auto" w:fill="F7CAAC" w:themeFill="accent2" w:themeFillTint="66"/>
            <w:vAlign w:val="center"/>
            <w:tcPrChange w:id="27478" w:author="Phuong Truong Thi" w:date="2024-11-25T19:02:00Z">
              <w:tcPr>
                <w:tcW w:w="2970" w:type="dxa"/>
                <w:gridSpan w:val="2"/>
                <w:shd w:val="clear" w:color="auto" w:fill="F7CAAC" w:themeFill="accent2" w:themeFillTint="66"/>
                <w:vAlign w:val="center"/>
              </w:tcPr>
            </w:tcPrChange>
          </w:tcPr>
          <w:p w14:paraId="459BAD52" w14:textId="77777777" w:rsidR="006F67C5" w:rsidRPr="008343A7" w:rsidRDefault="006F67C5" w:rsidP="00817E47">
            <w:pPr>
              <w:jc w:val="center"/>
              <w:rPr>
                <w:ins w:id="27479" w:author="Phuong Truong Thi" w:date="2024-10-17T19:01:00Z"/>
                <w:rFonts w:ascii="Times New Roman" w:hAnsi="Times New Roman"/>
                <w:b/>
                <w:bCs/>
                <w:sz w:val="24"/>
                <w:szCs w:val="24"/>
              </w:rPr>
            </w:pPr>
            <w:ins w:id="27480" w:author="Phuong Truong Thi" w:date="2024-10-17T19:01:00Z">
              <w:r w:rsidRPr="008343A7">
                <w:rPr>
                  <w:rFonts w:ascii="Times New Roman" w:hAnsi="Times New Roman"/>
                  <w:b/>
                  <w:bCs/>
                  <w:sz w:val="24"/>
                  <w:szCs w:val="24"/>
                </w:rPr>
                <w:t>Điều hướng</w:t>
              </w:r>
            </w:ins>
          </w:p>
        </w:tc>
        <w:tc>
          <w:tcPr>
            <w:tcW w:w="1350" w:type="dxa"/>
            <w:shd w:val="clear" w:color="auto" w:fill="F7CAAC" w:themeFill="accent2" w:themeFillTint="66"/>
            <w:vAlign w:val="center"/>
            <w:tcPrChange w:id="27481" w:author="Phuong Truong Thi" w:date="2024-11-25T19:02:00Z">
              <w:tcPr>
                <w:tcW w:w="1495" w:type="dxa"/>
                <w:gridSpan w:val="2"/>
                <w:shd w:val="clear" w:color="auto" w:fill="F7CAAC" w:themeFill="accent2" w:themeFillTint="66"/>
                <w:vAlign w:val="center"/>
              </w:tcPr>
            </w:tcPrChange>
          </w:tcPr>
          <w:p w14:paraId="00550B3E" w14:textId="77777777" w:rsidR="006F67C5" w:rsidRPr="008343A7" w:rsidRDefault="006F67C5" w:rsidP="00817E47">
            <w:pPr>
              <w:jc w:val="center"/>
              <w:rPr>
                <w:ins w:id="27482" w:author="Phuong Truong Thi" w:date="2024-10-17T19:01:00Z"/>
                <w:rFonts w:ascii="Times New Roman" w:hAnsi="Times New Roman"/>
                <w:b/>
                <w:bCs/>
                <w:sz w:val="24"/>
                <w:szCs w:val="24"/>
              </w:rPr>
            </w:pPr>
            <w:ins w:id="27483" w:author="Phuong Truong Thi" w:date="2024-10-17T19:01:00Z">
              <w:r w:rsidRPr="008343A7">
                <w:rPr>
                  <w:rFonts w:ascii="Times New Roman" w:hAnsi="Times New Roman"/>
                  <w:b/>
                  <w:bCs/>
                  <w:sz w:val="24"/>
                  <w:szCs w:val="24"/>
                </w:rPr>
                <w:t>Mã chức năng</w:t>
              </w:r>
            </w:ins>
          </w:p>
        </w:tc>
        <w:tc>
          <w:tcPr>
            <w:tcW w:w="2862" w:type="dxa"/>
            <w:shd w:val="clear" w:color="auto" w:fill="F7CAAC" w:themeFill="accent2" w:themeFillTint="66"/>
            <w:vAlign w:val="center"/>
            <w:tcPrChange w:id="27484" w:author="Phuong Truong Thi" w:date="2024-11-25T19:02:00Z">
              <w:tcPr>
                <w:tcW w:w="2267" w:type="dxa"/>
                <w:gridSpan w:val="2"/>
                <w:shd w:val="clear" w:color="auto" w:fill="F7CAAC" w:themeFill="accent2" w:themeFillTint="66"/>
                <w:vAlign w:val="center"/>
              </w:tcPr>
            </w:tcPrChange>
          </w:tcPr>
          <w:p w14:paraId="599D04F1" w14:textId="77777777" w:rsidR="006F67C5" w:rsidRPr="008343A7" w:rsidRDefault="006F67C5" w:rsidP="00817E47">
            <w:pPr>
              <w:jc w:val="center"/>
              <w:rPr>
                <w:ins w:id="27485" w:author="Phuong Truong Thi" w:date="2024-10-17T19:01:00Z"/>
                <w:rFonts w:ascii="Times New Roman" w:hAnsi="Times New Roman"/>
                <w:b/>
                <w:bCs/>
                <w:sz w:val="24"/>
                <w:szCs w:val="24"/>
              </w:rPr>
            </w:pPr>
            <w:ins w:id="27486"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5D3D24AB" w14:textId="77777777" w:rsidTr="005B45EC">
        <w:trPr>
          <w:ins w:id="27487" w:author="Phuong Truong Thi" w:date="2024-10-17T19:01:00Z"/>
          <w:trPrChange w:id="27488" w:author="Phuong Truong Thi" w:date="2024-11-25T19:02:00Z">
            <w:trPr>
              <w:gridBefore w:val="10"/>
            </w:trPr>
          </w:trPrChange>
        </w:trPr>
        <w:tc>
          <w:tcPr>
            <w:tcW w:w="2610" w:type="dxa"/>
            <w:shd w:val="clear" w:color="auto" w:fill="auto"/>
            <w:vAlign w:val="center"/>
            <w:tcPrChange w:id="27489" w:author="Phuong Truong Thi" w:date="2024-11-25T19:02:00Z">
              <w:tcPr>
                <w:tcW w:w="2610" w:type="dxa"/>
                <w:shd w:val="clear" w:color="auto" w:fill="F7CAAC" w:themeFill="accent2" w:themeFillTint="66"/>
                <w:vAlign w:val="center"/>
              </w:tcPr>
            </w:tcPrChange>
          </w:tcPr>
          <w:p w14:paraId="050818AD" w14:textId="77777777" w:rsidR="006F67C5" w:rsidRPr="00FD6BA2" w:rsidRDefault="006F67C5">
            <w:pPr>
              <w:jc w:val="left"/>
              <w:rPr>
                <w:ins w:id="27490" w:author="Phuong Truong Thi" w:date="2024-10-17T19:01:00Z"/>
                <w:rFonts w:ascii="Times New Roman" w:hAnsi="Times New Roman"/>
                <w:sz w:val="24"/>
                <w:szCs w:val="24"/>
                <w:rPrChange w:id="27491" w:author="Phuong Truong Thi" w:date="2024-10-17T19:01:00Z">
                  <w:rPr>
                    <w:ins w:id="27492" w:author="Phuong Truong Thi" w:date="2024-10-17T19:01:00Z"/>
                    <w:rFonts w:ascii="Times New Roman" w:hAnsi="Times New Roman"/>
                    <w:b/>
                    <w:bCs/>
                    <w:sz w:val="24"/>
                    <w:szCs w:val="24"/>
                  </w:rPr>
                </w:rPrChange>
              </w:rPr>
              <w:pPrChange w:id="27493" w:author="Phuong Truong Thi" w:date="2024-10-17T19:01:00Z">
                <w:pPr>
                  <w:jc w:val="center"/>
                </w:pPr>
              </w:pPrChange>
            </w:pPr>
            <w:ins w:id="27494" w:author="Phuong Truong Thi" w:date="2024-10-17T19:01:00Z">
              <w:r w:rsidRPr="00FD6BA2">
                <w:rPr>
                  <w:rFonts w:ascii="Times New Roman" w:hAnsi="Times New Roman"/>
                  <w:sz w:val="24"/>
                  <w:szCs w:val="24"/>
                  <w:rPrChange w:id="27495" w:author="Phuong Truong Thi" w:date="2024-10-17T19:01:00Z">
                    <w:rPr>
                      <w:rFonts w:ascii="Times New Roman" w:hAnsi="Times New Roman"/>
                      <w:b/>
                      <w:bCs/>
                      <w:sz w:val="24"/>
                      <w:szCs w:val="24"/>
                    </w:rPr>
                  </w:rPrChange>
                </w:rPr>
                <w:t>1.</w:t>
              </w:r>
            </w:ins>
            <w:ins w:id="27496"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27497" w:author="Phuong Truong Thi" w:date="2024-10-17T19:03:00Z">
              <w:r>
                <w:rPr>
                  <w:rFonts w:ascii="Times New Roman" w:hAnsi="Times New Roman"/>
                  <w:sz w:val="24"/>
                  <w:szCs w:val="24"/>
                </w:rPr>
                <w:t>link “Tên khách hàng”</w:t>
              </w:r>
            </w:ins>
          </w:p>
        </w:tc>
        <w:tc>
          <w:tcPr>
            <w:tcW w:w="2520" w:type="dxa"/>
            <w:shd w:val="clear" w:color="auto" w:fill="auto"/>
            <w:vAlign w:val="center"/>
            <w:tcPrChange w:id="27498" w:author="Phuong Truong Thi" w:date="2024-11-25T19:02:00Z">
              <w:tcPr>
                <w:tcW w:w="2970" w:type="dxa"/>
                <w:shd w:val="clear" w:color="auto" w:fill="F7CAAC" w:themeFill="accent2" w:themeFillTint="66"/>
                <w:vAlign w:val="center"/>
              </w:tcPr>
            </w:tcPrChange>
          </w:tcPr>
          <w:p w14:paraId="22A74957" w14:textId="77777777" w:rsidR="006F67C5" w:rsidRPr="008343A7" w:rsidRDefault="006F67C5">
            <w:pPr>
              <w:jc w:val="left"/>
              <w:rPr>
                <w:ins w:id="27499" w:author="Phuong Truong Thi" w:date="2024-10-17T19:01:00Z"/>
                <w:rFonts w:ascii="Times New Roman" w:hAnsi="Times New Roman"/>
                <w:b/>
                <w:bCs/>
                <w:sz w:val="24"/>
                <w:szCs w:val="24"/>
              </w:rPr>
              <w:pPrChange w:id="27500" w:author="Phuong Truong Thi" w:date="2024-10-17T19:01:00Z">
                <w:pPr>
                  <w:jc w:val="center"/>
                </w:pPr>
              </w:pPrChange>
            </w:pPr>
            <w:ins w:id="27501"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350" w:type="dxa"/>
            <w:shd w:val="clear" w:color="auto" w:fill="auto"/>
            <w:vAlign w:val="center"/>
            <w:tcPrChange w:id="27502" w:author="Phuong Truong Thi" w:date="2024-11-25T19:02:00Z">
              <w:tcPr>
                <w:tcW w:w="1495" w:type="dxa"/>
                <w:shd w:val="clear" w:color="auto" w:fill="F7CAAC" w:themeFill="accent2" w:themeFillTint="66"/>
                <w:vAlign w:val="center"/>
              </w:tcPr>
            </w:tcPrChange>
          </w:tcPr>
          <w:p w14:paraId="06B553B1" w14:textId="77777777" w:rsidR="006F67C5" w:rsidRPr="00FD6BA2" w:rsidRDefault="006F67C5">
            <w:pPr>
              <w:jc w:val="left"/>
              <w:rPr>
                <w:ins w:id="27503" w:author="Phuong Truong Thi" w:date="2024-10-17T19:01:00Z"/>
                <w:rFonts w:ascii="Times New Roman" w:hAnsi="Times New Roman"/>
                <w:sz w:val="24"/>
                <w:szCs w:val="24"/>
                <w:rPrChange w:id="27504" w:author="Phuong Truong Thi" w:date="2024-10-17T19:05:00Z">
                  <w:rPr>
                    <w:ins w:id="27505" w:author="Phuong Truong Thi" w:date="2024-10-17T19:01:00Z"/>
                    <w:rFonts w:ascii="Times New Roman" w:hAnsi="Times New Roman"/>
                    <w:b/>
                    <w:bCs/>
                    <w:sz w:val="24"/>
                    <w:szCs w:val="24"/>
                  </w:rPr>
                </w:rPrChange>
              </w:rPr>
              <w:pPrChange w:id="27506" w:author="Phuong Truong Thi" w:date="2024-10-17T19:01:00Z">
                <w:pPr>
                  <w:jc w:val="center"/>
                </w:pPr>
              </w:pPrChange>
            </w:pPr>
            <w:ins w:id="27507" w:author="Phuong Truong Thi" w:date="2024-10-17T19:05:00Z">
              <w:r w:rsidRPr="00FD6BA2">
                <w:rPr>
                  <w:rFonts w:ascii="Times New Roman" w:hAnsi="Times New Roman"/>
                  <w:sz w:val="24"/>
                  <w:szCs w:val="24"/>
                  <w:rPrChange w:id="27508" w:author="Phuong Truong Thi" w:date="2024-10-17T19:05:00Z">
                    <w:rPr>
                      <w:rFonts w:ascii="Times New Roman" w:hAnsi="Times New Roman"/>
                      <w:b/>
                      <w:bCs/>
                      <w:sz w:val="24"/>
                      <w:szCs w:val="24"/>
                    </w:rPr>
                  </w:rPrChange>
                </w:rPr>
                <w:t>C360</w:t>
              </w:r>
            </w:ins>
          </w:p>
        </w:tc>
        <w:tc>
          <w:tcPr>
            <w:tcW w:w="2862" w:type="dxa"/>
            <w:shd w:val="clear" w:color="auto" w:fill="auto"/>
            <w:vAlign w:val="center"/>
            <w:tcPrChange w:id="27509" w:author="Phuong Truong Thi" w:date="2024-11-25T19:02:00Z">
              <w:tcPr>
                <w:tcW w:w="2267" w:type="dxa"/>
                <w:shd w:val="clear" w:color="auto" w:fill="F7CAAC" w:themeFill="accent2" w:themeFillTint="66"/>
                <w:vAlign w:val="center"/>
              </w:tcPr>
            </w:tcPrChange>
          </w:tcPr>
          <w:p w14:paraId="755872E8" w14:textId="5C8D4246" w:rsidR="006F67C5" w:rsidRPr="00FD6BA2" w:rsidRDefault="001710A9">
            <w:pPr>
              <w:jc w:val="left"/>
              <w:rPr>
                <w:ins w:id="27510" w:author="Phuong Truong Thi" w:date="2024-10-17T19:01:00Z"/>
                <w:rFonts w:ascii="Times New Roman" w:hAnsi="Times New Roman"/>
                <w:color w:val="FF0000"/>
                <w:sz w:val="24"/>
                <w:szCs w:val="24"/>
                <w:rPrChange w:id="27511" w:author="Phuong Truong Thi" w:date="2024-10-17T19:06:00Z">
                  <w:rPr>
                    <w:ins w:id="27512" w:author="Phuong Truong Thi" w:date="2024-10-17T19:01:00Z"/>
                    <w:rFonts w:ascii="Times New Roman" w:hAnsi="Times New Roman"/>
                    <w:b/>
                    <w:bCs/>
                    <w:sz w:val="24"/>
                    <w:szCs w:val="24"/>
                  </w:rPr>
                </w:rPrChange>
              </w:rPr>
              <w:pPrChange w:id="27513" w:author="Phuong Truong Thi" w:date="2024-10-17T19:01:00Z">
                <w:pPr>
                  <w:jc w:val="center"/>
                </w:pPr>
              </w:pPrChange>
            </w:pPr>
            <w:r>
              <w:rPr>
                <w:rFonts w:ascii="Times New Roman" w:hAnsi="Times New Roman"/>
                <w:bCs/>
                <w:sz w:val="24"/>
                <w:szCs w:val="24"/>
              </w:rPr>
              <w:t xml:space="preserve">Tài liệu “Đặc Tả Yêu Cầu Phần Mềm </w:t>
            </w:r>
            <w:del w:id="27514" w:author="Phuong Truong Thi" w:date="2024-11-25T10:24:00Z">
              <w:r w:rsidDel="004511D8">
                <w:rPr>
                  <w:rFonts w:ascii="Times New Roman" w:hAnsi="Times New Roman"/>
                  <w:bCs/>
                  <w:sz w:val="24"/>
                  <w:szCs w:val="24"/>
                </w:rPr>
                <w:delText>Cấu Phần</w:delText>
              </w:r>
            </w:del>
            <w:ins w:id="27515" w:author="Phuong Truong Thi" w:date="2024-11-25T10:24: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6F67C5" w14:paraId="775EFE1E" w14:textId="77777777" w:rsidTr="005B45EC">
        <w:trPr>
          <w:ins w:id="27516" w:author="Phuong Truong Thi" w:date="2024-10-17T19:01:00Z"/>
          <w:trPrChange w:id="27517" w:author="Phuong Truong Thi" w:date="2024-11-25T19:02:00Z">
            <w:trPr>
              <w:gridBefore w:val="1"/>
              <w:gridAfter w:val="0"/>
            </w:trPr>
          </w:trPrChange>
        </w:trPr>
        <w:tc>
          <w:tcPr>
            <w:tcW w:w="2610" w:type="dxa"/>
            <w:shd w:val="clear" w:color="auto" w:fill="FFFFFF" w:themeFill="background1"/>
            <w:vAlign w:val="center"/>
            <w:tcPrChange w:id="27518" w:author="Phuong Truong Thi" w:date="2024-11-25T19:02:00Z">
              <w:tcPr>
                <w:tcW w:w="2610" w:type="dxa"/>
                <w:gridSpan w:val="2"/>
                <w:shd w:val="clear" w:color="auto" w:fill="FFFFFF" w:themeFill="background1"/>
                <w:vAlign w:val="center"/>
              </w:tcPr>
            </w:tcPrChange>
          </w:tcPr>
          <w:p w14:paraId="0DB48DAA" w14:textId="77777777" w:rsidR="006F67C5" w:rsidRDefault="006F67C5" w:rsidP="00817E47">
            <w:pPr>
              <w:jc w:val="left"/>
              <w:rPr>
                <w:ins w:id="27519" w:author="Phuong Truong Thi" w:date="2024-10-17T19:01:00Z"/>
                <w:rFonts w:ascii="Times New Roman" w:hAnsi="Times New Roman"/>
                <w:sz w:val="24"/>
                <w:szCs w:val="24"/>
              </w:rPr>
            </w:pPr>
            <w:ins w:id="27520" w:author="Phuong Truong Thi" w:date="2024-10-17T19:01:00Z">
              <w:r>
                <w:rPr>
                  <w:rFonts w:ascii="Times New Roman" w:hAnsi="Times New Roman"/>
                  <w:sz w:val="24"/>
                  <w:szCs w:val="24"/>
                </w:rPr>
                <w:t xml:space="preserve">2.Click vào </w:t>
              </w:r>
            </w:ins>
            <w:r>
              <w:rPr>
                <w:rFonts w:ascii="Times New Roman" w:hAnsi="Times New Roman"/>
                <w:sz w:val="24"/>
                <w:szCs w:val="24"/>
              </w:rPr>
              <w:t>Text</w:t>
            </w:r>
            <w:ins w:id="27521" w:author="Phuong Truong Thi" w:date="2024-10-17T19:01:00Z">
              <w:r>
                <w:rPr>
                  <w:rFonts w:ascii="Times New Roman" w:hAnsi="Times New Roman"/>
                  <w:sz w:val="24"/>
                  <w:szCs w:val="24"/>
                </w:rPr>
                <w:t xml:space="preserve"> link:</w:t>
              </w:r>
            </w:ins>
          </w:p>
          <w:p w14:paraId="62AB688E" w14:textId="77777777" w:rsidR="006F67C5" w:rsidRPr="00890A53" w:rsidRDefault="006F67C5" w:rsidP="00817E47">
            <w:pPr>
              <w:jc w:val="left"/>
              <w:rPr>
                <w:ins w:id="27522" w:author="Phuong Truong Thi" w:date="2024-10-17T19:01:00Z"/>
                <w:rFonts w:ascii="Times New Roman" w:hAnsi="Times New Roman"/>
                <w:sz w:val="24"/>
                <w:szCs w:val="24"/>
              </w:rPr>
            </w:pPr>
            <w:r>
              <w:rPr>
                <w:rFonts w:ascii="Times New Roman" w:hAnsi="Times New Roman"/>
                <w:sz w:val="24"/>
                <w:szCs w:val="24"/>
              </w:rPr>
              <w:t>“</w:t>
            </w:r>
            <w:ins w:id="27523" w:author="Phuong Truong Thi" w:date="2024-10-17T19:03:00Z">
              <w:r>
                <w:rPr>
                  <w:rFonts w:ascii="Times New Roman" w:hAnsi="Times New Roman"/>
                  <w:sz w:val="24"/>
                  <w:szCs w:val="24"/>
                </w:rPr>
                <w:t>Tên CN quản lý</w:t>
              </w:r>
            </w:ins>
            <w:ins w:id="27524" w:author="Phuong Truong Thi" w:date="2024-10-17T19:01:00Z">
              <w:r>
                <w:rPr>
                  <w:rFonts w:ascii="Times New Roman" w:hAnsi="Times New Roman"/>
                  <w:sz w:val="24"/>
                  <w:szCs w:val="24"/>
                </w:rPr>
                <w:t>”</w:t>
              </w:r>
            </w:ins>
          </w:p>
        </w:tc>
        <w:tc>
          <w:tcPr>
            <w:tcW w:w="2520" w:type="dxa"/>
            <w:shd w:val="clear" w:color="auto" w:fill="FFFFFF" w:themeFill="background1"/>
            <w:vAlign w:val="center"/>
            <w:tcPrChange w:id="27525" w:author="Phuong Truong Thi" w:date="2024-11-25T19:02:00Z">
              <w:tcPr>
                <w:tcW w:w="2970" w:type="dxa"/>
                <w:gridSpan w:val="2"/>
                <w:shd w:val="clear" w:color="auto" w:fill="FFFFFF" w:themeFill="background1"/>
                <w:vAlign w:val="center"/>
              </w:tcPr>
            </w:tcPrChange>
          </w:tcPr>
          <w:p w14:paraId="64D6F975" w14:textId="77777777" w:rsidR="006F67C5" w:rsidRPr="00890A53" w:rsidRDefault="006F67C5" w:rsidP="00817E47">
            <w:pPr>
              <w:jc w:val="left"/>
              <w:rPr>
                <w:ins w:id="27526" w:author="Phuong Truong Thi" w:date="2024-10-17T19:01:00Z"/>
                <w:rFonts w:ascii="Times New Roman" w:hAnsi="Times New Roman"/>
                <w:sz w:val="24"/>
                <w:szCs w:val="24"/>
              </w:rPr>
            </w:pPr>
            <w:ins w:id="27527" w:author="Phuong Truong Thi" w:date="2024-10-17T19:04:00Z">
              <w:r w:rsidRPr="00CE1CE9">
                <w:rPr>
                  <w:rFonts w:ascii="Times New Roman" w:hAnsi="Times New Roman"/>
                  <w:color w:val="000000" w:themeColor="text1"/>
                  <w:sz w:val="24"/>
                  <w:szCs w:val="24"/>
                </w:rPr>
                <w:t>Hệ thống điều hướng sang màn hình c</w:t>
              </w:r>
            </w:ins>
            <w:ins w:id="27528" w:author="Phuong Truong Thi" w:date="2024-10-17T19:06:00Z">
              <w:r>
                <w:rPr>
                  <w:rFonts w:ascii="Times New Roman" w:hAnsi="Times New Roman"/>
                  <w:color w:val="000000" w:themeColor="text1"/>
                  <w:sz w:val="24"/>
                  <w:szCs w:val="24"/>
                </w:rPr>
                <w:t>h</w:t>
              </w:r>
            </w:ins>
            <w:ins w:id="27529" w:author="Phuong Truong Thi" w:date="2024-10-17T19:04:00Z">
              <w:r>
                <w:rPr>
                  <w:rFonts w:ascii="Times New Roman" w:hAnsi="Times New Roman"/>
                  <w:color w:val="000000" w:themeColor="text1"/>
                  <w:sz w:val="24"/>
                  <w:szCs w:val="24"/>
                </w:rPr>
                <w:t>i tiết chi nhánh</w:t>
              </w:r>
            </w:ins>
          </w:p>
        </w:tc>
        <w:tc>
          <w:tcPr>
            <w:tcW w:w="1350" w:type="dxa"/>
            <w:shd w:val="clear" w:color="auto" w:fill="FFFFFF" w:themeFill="background1"/>
            <w:vAlign w:val="center"/>
            <w:tcPrChange w:id="27530" w:author="Phuong Truong Thi" w:date="2024-11-25T19:02:00Z">
              <w:tcPr>
                <w:tcW w:w="1495" w:type="dxa"/>
                <w:gridSpan w:val="2"/>
                <w:shd w:val="clear" w:color="auto" w:fill="FFFFFF" w:themeFill="background1"/>
                <w:vAlign w:val="center"/>
              </w:tcPr>
            </w:tcPrChange>
          </w:tcPr>
          <w:p w14:paraId="262CF098" w14:textId="77777777" w:rsidR="006F67C5" w:rsidRPr="008343A7" w:rsidRDefault="006F67C5" w:rsidP="00817E47">
            <w:pPr>
              <w:jc w:val="left"/>
              <w:rPr>
                <w:ins w:id="27531" w:author="Phuong Truong Thi" w:date="2024-10-17T19:01:00Z"/>
                <w:rFonts w:ascii="Times New Roman" w:hAnsi="Times New Roman"/>
                <w:b/>
                <w:bCs/>
                <w:sz w:val="24"/>
                <w:szCs w:val="24"/>
              </w:rPr>
            </w:pPr>
            <w:ins w:id="27532"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862" w:type="dxa"/>
            <w:shd w:val="clear" w:color="auto" w:fill="FFFFFF" w:themeFill="background1"/>
            <w:vAlign w:val="center"/>
            <w:tcPrChange w:id="27533" w:author="Phuong Truong Thi" w:date="2024-11-25T19:02:00Z">
              <w:tcPr>
                <w:tcW w:w="2267" w:type="dxa"/>
                <w:gridSpan w:val="2"/>
                <w:shd w:val="clear" w:color="auto" w:fill="FFFFFF" w:themeFill="background1"/>
                <w:vAlign w:val="center"/>
              </w:tcPr>
            </w:tcPrChange>
          </w:tcPr>
          <w:p w14:paraId="2516D10F" w14:textId="24A8C36C" w:rsidR="006F67C5" w:rsidRPr="00FD6BA2" w:rsidRDefault="003C6F4B" w:rsidP="00817E47">
            <w:pPr>
              <w:jc w:val="left"/>
              <w:rPr>
                <w:ins w:id="27534" w:author="Phuong Truong Thi" w:date="2024-10-17T19:01:00Z"/>
                <w:rFonts w:ascii="Times New Roman" w:hAnsi="Times New Roman"/>
                <w:b/>
                <w:bCs/>
                <w:color w:val="FF0000"/>
                <w:sz w:val="24"/>
                <w:szCs w:val="24"/>
              </w:rPr>
            </w:pPr>
            <w:del w:id="27535" w:author="Phuong Truong Thi" w:date="2024-11-25T18:44:00Z">
              <w:r w:rsidRPr="003C6F4B" w:rsidDel="005B45EC">
                <w:rPr>
                  <w:rFonts w:ascii="Times New Roman" w:hAnsi="Times New Roman"/>
                  <w:sz w:val="24"/>
                  <w:szCs w:val="24"/>
                </w:rPr>
                <w:delText>II.2.18.1</w:delText>
              </w:r>
            </w:del>
            <w:ins w:id="27536" w:author="Phuong Truong Thi" w:date="2024-11-25T18:44:00Z">
              <w:r w:rsidR="005B45EC">
                <w:rPr>
                  <w:rFonts w:ascii="Times New Roman" w:hAnsi="Times New Roman"/>
                  <w:sz w:val="24"/>
                  <w:szCs w:val="24"/>
                </w:rPr>
                <w:t>Mục II.2.10.1</w:t>
              </w:r>
            </w:ins>
          </w:p>
        </w:tc>
      </w:tr>
      <w:tr w:rsidR="006F67C5" w14:paraId="496629C4" w14:textId="77777777" w:rsidTr="005B45EC">
        <w:trPr>
          <w:ins w:id="27537" w:author="Phuong Truong Thi" w:date="2024-10-17T19:01:00Z"/>
          <w:trPrChange w:id="27538" w:author="Phuong Truong Thi" w:date="2024-11-25T19:02:00Z">
            <w:trPr>
              <w:gridBefore w:val="1"/>
              <w:gridAfter w:val="0"/>
            </w:trPr>
          </w:trPrChange>
        </w:trPr>
        <w:tc>
          <w:tcPr>
            <w:tcW w:w="2610" w:type="dxa"/>
            <w:tcPrChange w:id="27539" w:author="Phuong Truong Thi" w:date="2024-11-25T19:02:00Z">
              <w:tcPr>
                <w:tcW w:w="2610" w:type="dxa"/>
                <w:gridSpan w:val="2"/>
              </w:tcPr>
            </w:tcPrChange>
          </w:tcPr>
          <w:p w14:paraId="1247C4A7" w14:textId="77777777" w:rsidR="006F67C5" w:rsidRDefault="006F67C5" w:rsidP="00817E47">
            <w:pPr>
              <w:rPr>
                <w:ins w:id="27540" w:author="Phuong Truong Thi" w:date="2024-10-17T19:01:00Z"/>
                <w:rFonts w:ascii="Times New Roman" w:hAnsi="Times New Roman"/>
                <w:color w:val="000000" w:themeColor="text1"/>
                <w:sz w:val="24"/>
                <w:szCs w:val="24"/>
              </w:rPr>
            </w:pPr>
            <w:ins w:id="27541" w:author="Phuong Truong Thi" w:date="2024-10-17T19:01:00Z">
              <w:r>
                <w:rPr>
                  <w:rFonts w:ascii="Times New Roman" w:hAnsi="Times New Roman"/>
                  <w:color w:val="000000" w:themeColor="text1"/>
                  <w:sz w:val="24"/>
                  <w:szCs w:val="24"/>
                </w:rPr>
                <w:t>3</w:t>
              </w:r>
              <w:r w:rsidRPr="00CE1CE9">
                <w:rPr>
                  <w:rFonts w:ascii="Times New Roman" w:hAnsi="Times New Roman"/>
                  <w:color w:val="000000" w:themeColor="text1"/>
                  <w:sz w:val="24"/>
                  <w:szCs w:val="24"/>
                </w:rPr>
                <w:t xml:space="preserve">.Click vào </w:t>
              </w:r>
            </w:ins>
            <w:r>
              <w:rPr>
                <w:rFonts w:ascii="Times New Roman" w:hAnsi="Times New Roman"/>
                <w:color w:val="000000" w:themeColor="text1"/>
                <w:sz w:val="24"/>
                <w:szCs w:val="24"/>
              </w:rPr>
              <w:t>Text</w:t>
            </w:r>
            <w:ins w:id="27542" w:author="Phuong Truong Thi" w:date="2024-10-17T19:01:00Z">
              <w:r w:rsidRPr="00CE1CE9">
                <w:rPr>
                  <w:rFonts w:ascii="Times New Roman" w:hAnsi="Times New Roman"/>
                  <w:color w:val="000000" w:themeColor="text1"/>
                  <w:sz w:val="24"/>
                  <w:szCs w:val="24"/>
                </w:rPr>
                <w:t xml:space="preserve"> link</w:t>
              </w:r>
              <w:r>
                <w:rPr>
                  <w:rFonts w:ascii="Times New Roman" w:hAnsi="Times New Roman"/>
                  <w:color w:val="000000" w:themeColor="text1"/>
                  <w:sz w:val="24"/>
                  <w:szCs w:val="24"/>
                </w:rPr>
                <w:t>:</w:t>
              </w:r>
              <w:r w:rsidRPr="00CE1CE9">
                <w:rPr>
                  <w:rFonts w:ascii="Times New Roman" w:hAnsi="Times New Roman"/>
                  <w:color w:val="000000" w:themeColor="text1"/>
                  <w:sz w:val="24"/>
                  <w:szCs w:val="24"/>
                </w:rPr>
                <w:t xml:space="preserve"> </w:t>
              </w:r>
            </w:ins>
          </w:p>
          <w:p w14:paraId="665008F7" w14:textId="77777777" w:rsidR="006F67C5" w:rsidRPr="00CE1CE9" w:rsidRDefault="006F67C5" w:rsidP="00817E47">
            <w:pPr>
              <w:rPr>
                <w:ins w:id="27543" w:author="Phuong Truong Thi" w:date="2024-10-17T19:01:00Z"/>
                <w:rFonts w:ascii="Times New Roman" w:hAnsi="Times New Roman"/>
                <w:color w:val="000000" w:themeColor="text1"/>
                <w:sz w:val="24"/>
                <w:szCs w:val="24"/>
              </w:rPr>
            </w:pPr>
            <w:ins w:id="27544" w:author="Phuong Truong Thi" w:date="2024-10-17T19:01:00Z">
              <w:r w:rsidRPr="00CE1CE9">
                <w:rPr>
                  <w:rFonts w:ascii="Times New Roman" w:hAnsi="Times New Roman"/>
                  <w:color w:val="000000" w:themeColor="text1"/>
                  <w:sz w:val="24"/>
                  <w:szCs w:val="24"/>
                </w:rPr>
                <w:t>“</w:t>
              </w:r>
            </w:ins>
            <w:ins w:id="27545" w:author="Phuong Truong Thi" w:date="2024-10-17T19:03:00Z">
              <w:r>
                <w:rPr>
                  <w:rFonts w:ascii="Times New Roman" w:hAnsi="Times New Roman"/>
                  <w:color w:val="000000" w:themeColor="text1"/>
                  <w:sz w:val="24"/>
                  <w:szCs w:val="24"/>
                </w:rPr>
                <w:t>Tên CBBH</w:t>
              </w:r>
            </w:ins>
            <w:ins w:id="27546" w:author="Phuong Truong Thi" w:date="2024-10-17T19:01:00Z">
              <w:r>
                <w:rPr>
                  <w:rFonts w:ascii="Times New Roman" w:hAnsi="Times New Roman"/>
                  <w:color w:val="000000" w:themeColor="text1"/>
                  <w:sz w:val="24"/>
                  <w:szCs w:val="24"/>
                </w:rPr>
                <w:t>”</w:t>
              </w:r>
            </w:ins>
          </w:p>
          <w:p w14:paraId="2774E4D1" w14:textId="77777777" w:rsidR="006F67C5" w:rsidRPr="00CE1CE9" w:rsidRDefault="006F67C5" w:rsidP="00817E47">
            <w:pPr>
              <w:rPr>
                <w:ins w:id="27547" w:author="Phuong Truong Thi" w:date="2024-10-17T19:01:00Z"/>
                <w:rFonts w:ascii="Times New Roman" w:hAnsi="Times New Roman"/>
                <w:color w:val="000000" w:themeColor="text1"/>
                <w:sz w:val="24"/>
                <w:szCs w:val="24"/>
              </w:rPr>
            </w:pPr>
          </w:p>
        </w:tc>
        <w:tc>
          <w:tcPr>
            <w:tcW w:w="2520" w:type="dxa"/>
            <w:tcPrChange w:id="27548" w:author="Phuong Truong Thi" w:date="2024-11-25T19:02:00Z">
              <w:tcPr>
                <w:tcW w:w="2970" w:type="dxa"/>
                <w:gridSpan w:val="2"/>
              </w:tcPr>
            </w:tcPrChange>
          </w:tcPr>
          <w:p w14:paraId="4A7AEDC8" w14:textId="77777777" w:rsidR="006F67C5" w:rsidRPr="00CE1CE9" w:rsidRDefault="006F67C5" w:rsidP="00817E47">
            <w:pPr>
              <w:rPr>
                <w:ins w:id="27549" w:author="Phuong Truong Thi" w:date="2024-10-17T19:01:00Z"/>
                <w:rFonts w:ascii="Times New Roman" w:hAnsi="Times New Roman"/>
                <w:color w:val="000000" w:themeColor="text1"/>
                <w:sz w:val="24"/>
                <w:szCs w:val="24"/>
              </w:rPr>
            </w:pPr>
            <w:ins w:id="27550" w:author="Phuong Truong Thi" w:date="2024-10-17T19:01:00Z">
              <w:r w:rsidRPr="00CE1CE9">
                <w:rPr>
                  <w:rFonts w:ascii="Times New Roman" w:hAnsi="Times New Roman"/>
                  <w:color w:val="000000" w:themeColor="text1"/>
                  <w:sz w:val="24"/>
                  <w:szCs w:val="24"/>
                </w:rPr>
                <w:t xml:space="preserve">Hệ thống điều hướng sang màn hình chi </w:t>
              </w:r>
            </w:ins>
            <w:ins w:id="27551" w:author="Phuong Truong Thi" w:date="2024-10-17T19:04:00Z">
              <w:r>
                <w:rPr>
                  <w:rFonts w:ascii="Times New Roman" w:hAnsi="Times New Roman"/>
                  <w:color w:val="000000" w:themeColor="text1"/>
                  <w:sz w:val="24"/>
                  <w:szCs w:val="24"/>
                </w:rPr>
                <w:t xml:space="preserve">tiết </w:t>
              </w:r>
            </w:ins>
            <w:ins w:id="27552" w:author="Phuong Truong Thi" w:date="2024-10-17T19:01:00Z">
              <w:r w:rsidRPr="00CE1CE9">
                <w:rPr>
                  <w:rFonts w:ascii="Times New Roman" w:hAnsi="Times New Roman"/>
                  <w:color w:val="000000" w:themeColor="text1"/>
                  <w:sz w:val="24"/>
                  <w:szCs w:val="24"/>
                </w:rPr>
                <w:t>CBBH</w:t>
              </w:r>
            </w:ins>
          </w:p>
        </w:tc>
        <w:tc>
          <w:tcPr>
            <w:tcW w:w="1350" w:type="dxa"/>
            <w:tcPrChange w:id="27553" w:author="Phuong Truong Thi" w:date="2024-11-25T19:02:00Z">
              <w:tcPr>
                <w:tcW w:w="1495" w:type="dxa"/>
                <w:gridSpan w:val="2"/>
              </w:tcPr>
            </w:tcPrChange>
          </w:tcPr>
          <w:p w14:paraId="6900F2E9" w14:textId="77777777" w:rsidR="006F67C5" w:rsidRPr="00CE1CE9" w:rsidRDefault="006F67C5" w:rsidP="00817E47">
            <w:pPr>
              <w:rPr>
                <w:ins w:id="27554" w:author="Phuong Truong Thi" w:date="2024-10-17T19:01:00Z"/>
                <w:rFonts w:ascii="Times New Roman" w:hAnsi="Times New Roman"/>
                <w:color w:val="000000" w:themeColor="text1"/>
                <w:sz w:val="24"/>
                <w:szCs w:val="24"/>
              </w:rPr>
            </w:pPr>
            <w:ins w:id="27555" w:author="Phuong Truong Thi" w:date="2024-10-17T19:01:00Z">
              <w:r w:rsidRPr="00CE1CE9">
                <w:rPr>
                  <w:rFonts w:ascii="Times New Roman" w:hAnsi="Times New Roman"/>
                  <w:color w:val="000000" w:themeColor="text1"/>
                  <w:sz w:val="24"/>
                  <w:szCs w:val="24"/>
                </w:rPr>
                <w:t>DETAIL_02</w:t>
              </w:r>
            </w:ins>
          </w:p>
        </w:tc>
        <w:tc>
          <w:tcPr>
            <w:tcW w:w="2862" w:type="dxa"/>
            <w:tcPrChange w:id="27556" w:author="Phuong Truong Thi" w:date="2024-11-25T19:02:00Z">
              <w:tcPr>
                <w:tcW w:w="2267" w:type="dxa"/>
                <w:gridSpan w:val="2"/>
              </w:tcPr>
            </w:tcPrChange>
          </w:tcPr>
          <w:p w14:paraId="6473CC01" w14:textId="1CEE64EC" w:rsidR="006F67C5" w:rsidRPr="00FD6BA2" w:rsidRDefault="003C6F4B" w:rsidP="00817E47">
            <w:pPr>
              <w:rPr>
                <w:ins w:id="27557" w:author="Phuong Truong Thi" w:date="2024-10-17T19:01:00Z"/>
                <w:rFonts w:ascii="Times New Roman" w:hAnsi="Times New Roman"/>
                <w:color w:val="FF0000"/>
                <w:sz w:val="24"/>
                <w:szCs w:val="24"/>
                <w:rPrChange w:id="27558" w:author="Phuong Truong Thi" w:date="2024-10-17T19:06:00Z">
                  <w:rPr>
                    <w:ins w:id="27559" w:author="Phuong Truong Thi" w:date="2024-10-17T19:01:00Z"/>
                    <w:rFonts w:ascii="Times New Roman" w:hAnsi="Times New Roman"/>
                    <w:color w:val="000000" w:themeColor="text1"/>
                    <w:sz w:val="24"/>
                    <w:szCs w:val="24"/>
                  </w:rPr>
                </w:rPrChange>
              </w:rPr>
            </w:pPr>
            <w:del w:id="27560"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ins w:id="27561" w:author="Phuong Truong Thi" w:date="2024-11-25T18:44:00Z">
              <w:r w:rsidR="005B45EC">
                <w:rPr>
                  <w:rFonts w:ascii="Times New Roman" w:hAnsi="Times New Roman"/>
                  <w:sz w:val="24"/>
                  <w:szCs w:val="24"/>
                </w:rPr>
                <w:t>Mục II.2.10.2</w:t>
              </w:r>
            </w:ins>
          </w:p>
        </w:tc>
      </w:tr>
      <w:tr w:rsidR="001710A9" w14:paraId="320A90A7" w14:textId="77777777" w:rsidTr="005B45EC">
        <w:trPr>
          <w:trPrChange w:id="27562" w:author="Phuong Truong Thi" w:date="2024-11-25T19:02:00Z">
            <w:trPr>
              <w:gridBefore w:val="1"/>
              <w:gridAfter w:val="0"/>
            </w:trPr>
          </w:trPrChange>
        </w:trPr>
        <w:tc>
          <w:tcPr>
            <w:tcW w:w="2610" w:type="dxa"/>
            <w:tcPrChange w:id="27563" w:author="Phuong Truong Thi" w:date="2024-11-25T19:02:00Z">
              <w:tcPr>
                <w:tcW w:w="2610" w:type="dxa"/>
                <w:gridSpan w:val="2"/>
              </w:tcPr>
            </w:tcPrChange>
          </w:tcPr>
          <w:p w14:paraId="512D78B3"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lastRenderedPageBreak/>
              <w:t>4.Click vào :</w:t>
            </w:r>
          </w:p>
          <w:p w14:paraId="587C4B9C"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6F88F94F" w14:textId="77777777" w:rsidR="001710A9" w:rsidRDefault="001710A9" w:rsidP="001710A9">
            <w:pPr>
              <w:rPr>
                <w:rFonts w:ascii="Times New Roman" w:hAnsi="Times New Roman"/>
                <w:color w:val="000000" w:themeColor="text1"/>
                <w:sz w:val="24"/>
                <w:szCs w:val="24"/>
              </w:rPr>
            </w:pPr>
          </w:p>
        </w:tc>
        <w:tc>
          <w:tcPr>
            <w:tcW w:w="2520" w:type="dxa"/>
            <w:tcPrChange w:id="27564" w:author="Phuong Truong Thi" w:date="2024-11-25T19:02:00Z">
              <w:tcPr>
                <w:tcW w:w="2970" w:type="dxa"/>
                <w:gridSpan w:val="2"/>
              </w:tcPr>
            </w:tcPrChange>
          </w:tcPr>
          <w:p w14:paraId="74D133B3" w14:textId="336D7EAF" w:rsidR="001710A9" w:rsidRPr="00CE1CE9" w:rsidRDefault="001710A9" w:rsidP="001710A9">
            <w:pPr>
              <w:rPr>
                <w:rFonts w:ascii="Times New Roman" w:hAnsi="Times New Roman"/>
                <w:color w:val="000000" w:themeColor="text1"/>
                <w:sz w:val="24"/>
                <w:szCs w:val="24"/>
              </w:rPr>
            </w:pPr>
            <w:r w:rsidRPr="001710A9">
              <w:rPr>
                <w:rFonts w:ascii="Times New Roman" w:hAnsi="Times New Roman"/>
                <w:sz w:val="24"/>
                <w:szCs w:val="24"/>
              </w:rPr>
              <w:t xml:space="preserve">Hệ thống kết nối với 3CX để thực hiện cuộc gọi với khách hàng </w:t>
            </w:r>
          </w:p>
        </w:tc>
        <w:tc>
          <w:tcPr>
            <w:tcW w:w="1350" w:type="dxa"/>
            <w:tcPrChange w:id="27565" w:author="Phuong Truong Thi" w:date="2024-11-25T19:02:00Z">
              <w:tcPr>
                <w:tcW w:w="1495" w:type="dxa"/>
                <w:gridSpan w:val="2"/>
              </w:tcPr>
            </w:tcPrChange>
          </w:tcPr>
          <w:p w14:paraId="18B943E7" w14:textId="77777777" w:rsidR="001710A9" w:rsidRPr="00CE1CE9" w:rsidRDefault="001710A9" w:rsidP="001710A9">
            <w:pPr>
              <w:rPr>
                <w:rFonts w:ascii="Times New Roman" w:hAnsi="Times New Roman"/>
                <w:color w:val="000000" w:themeColor="text1"/>
                <w:sz w:val="24"/>
                <w:szCs w:val="24"/>
              </w:rPr>
            </w:pPr>
          </w:p>
        </w:tc>
        <w:tc>
          <w:tcPr>
            <w:tcW w:w="2862" w:type="dxa"/>
            <w:tcPrChange w:id="27566" w:author="Phuong Truong Thi" w:date="2024-11-25T19:02:00Z">
              <w:tcPr>
                <w:tcW w:w="2267" w:type="dxa"/>
                <w:gridSpan w:val="2"/>
              </w:tcPr>
            </w:tcPrChange>
          </w:tcPr>
          <w:p w14:paraId="166EC1B9" w14:textId="0D2579CD" w:rsidR="001710A9" w:rsidRPr="003C6F4B" w:rsidRDefault="001710A9" w:rsidP="001710A9">
            <w:pPr>
              <w:rPr>
                <w:rFonts w:ascii="Times New Roman" w:hAnsi="Times New Roman"/>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27567" w:author="Phuong Truong Thi" w:date="2024-11-25T10:25: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bl>
    <w:p w14:paraId="26B49D73" w14:textId="6D67374C" w:rsidR="00F52124" w:rsidDel="00E57F75" w:rsidRDefault="00F52124" w:rsidP="00C86300">
      <w:pPr>
        <w:rPr>
          <w:del w:id="27568" w:author="Phuong Truong Thi" w:date="2024-10-16T01:04:00Z"/>
          <w:color w:val="000000"/>
          <w:szCs w:val="24"/>
        </w:rPr>
      </w:pPr>
      <w:del w:id="27569" w:author="Phuong Truong Thi" w:date="2024-10-16T01:04:00Z">
        <w:r w:rsidRPr="00C86300" w:rsidDel="00F868EA">
          <w:rPr>
            <w:color w:val="000000"/>
            <w:szCs w:val="24"/>
            <w:rPrChange w:id="27570" w:author="Phuong Truong Thi" w:date="2024-10-17T19:10:00Z">
              <w:rPr/>
            </w:rPrChange>
          </w:rPr>
          <w:delText>Number</w:delText>
        </w:r>
        <w:r w:rsidRPr="00C86300" w:rsidDel="00F868EA">
          <w:rPr>
            <w:rFonts w:eastAsia="Times New Roman"/>
            <w:color w:val="000000"/>
            <w:szCs w:val="24"/>
            <w:lang w:eastAsia="vi-VN"/>
            <w:rPrChange w:id="27571" w:author="Phuong Truong Thi" w:date="2024-10-17T19:10:00Z">
              <w:rPr>
                <w:rFonts w:eastAsia="Times New Roman"/>
                <w:lang w:eastAsia="vi-VN"/>
              </w:rPr>
            </w:rPrChange>
          </w:rPr>
          <w:delText>Text</w:delText>
        </w:r>
      </w:del>
    </w:p>
    <w:p w14:paraId="33A416D4" w14:textId="77777777" w:rsidR="00E57F75" w:rsidRDefault="00E57F75" w:rsidP="00C86300">
      <w:pPr>
        <w:rPr>
          <w:ins w:id="27572" w:author="Phuong Truong Thi" w:date="2024-10-17T19:26:00Z"/>
          <w:color w:val="000000"/>
          <w:szCs w:val="24"/>
        </w:rPr>
      </w:pPr>
    </w:p>
    <w:p w14:paraId="00AC55FC" w14:textId="77777777" w:rsidR="00E57F75" w:rsidRPr="00FC1BDF" w:rsidRDefault="00E57F75" w:rsidP="00E57F75">
      <w:pPr>
        <w:rPr>
          <w:ins w:id="27573" w:author="Phuong Truong Thi" w:date="2024-10-17T19:26:00Z"/>
          <w:rFonts w:ascii="Times New Roman" w:hAnsi="Times New Roman"/>
          <w:sz w:val="24"/>
          <w:szCs w:val="24"/>
          <w:lang w:val="vi-VN"/>
        </w:rPr>
      </w:pPr>
      <w:ins w:id="27574" w:author="Phuong Truong Thi" w:date="2024-10-17T19:26:00Z">
        <w:r w:rsidRPr="00FC1BDF">
          <w:rPr>
            <w:rFonts w:ascii="Times New Roman" w:hAnsi="Times New Roman"/>
            <w:b/>
            <w:bCs/>
            <w:sz w:val="24"/>
            <w:szCs w:val="24"/>
            <w:lang w:val="vi-VN"/>
          </w:rPr>
          <w:t xml:space="preserve">Trong đó: </w:t>
        </w:r>
        <w:commentRangeStart w:id="27575"/>
        <w:r w:rsidRPr="00FC1BDF">
          <w:rPr>
            <w:rFonts w:ascii="Times New Roman" w:hAnsi="Times New Roman"/>
            <w:color w:val="000000"/>
            <w:sz w:val="24"/>
            <w:szCs w:val="24"/>
            <w:lang w:val="vi-VN"/>
          </w:rPr>
          <w:t>AUM (Tổng tài sản của khách hàng) tại ngày T-1</w:t>
        </w:r>
        <w:commentRangeEnd w:id="27575"/>
        <w:r w:rsidRPr="00FC1BDF">
          <w:rPr>
            <w:rStyle w:val="CommentReference"/>
            <w:rFonts w:ascii="Times New Roman" w:hAnsi="Times New Roman"/>
            <w:sz w:val="24"/>
            <w:szCs w:val="24"/>
            <w:lang w:val="x-none" w:eastAsia="x-none"/>
          </w:rPr>
          <w:commentReference w:id="27575"/>
        </w:r>
        <w:r w:rsidRPr="00FC1BDF">
          <w:rPr>
            <w:rFonts w:ascii="Times New Roman" w:hAnsi="Times New Roman"/>
            <w:b/>
            <w:bCs/>
            <w:sz w:val="24"/>
            <w:szCs w:val="24"/>
            <w:lang w:val="vi-VN"/>
          </w:rPr>
          <w:t xml:space="preserve"> </w:t>
        </w:r>
        <w:r w:rsidRPr="00FC1BDF">
          <w:rPr>
            <w:rFonts w:ascii="Times New Roman" w:hAnsi="Times New Roman"/>
            <w:sz w:val="24"/>
            <w:szCs w:val="24"/>
            <w:lang w:val="vi-VN"/>
          </w:rPr>
          <w:t xml:space="preserve">= Số dư tiền gửi tiết kiệm trung bình tháng + Số dư tài khoản thanh toán trung bình tháng + Giá trị hợp đồng trái phiếu + Giá trị hợp đồng chứng chỉ quỹ </w:t>
        </w:r>
      </w:ins>
    </w:p>
    <w:p w14:paraId="6E6B42D1" w14:textId="77777777" w:rsidR="00E57F75" w:rsidRPr="00FC1BDF" w:rsidRDefault="00E57F75" w:rsidP="00E57F75">
      <w:pPr>
        <w:pStyle w:val="ListParagraph"/>
        <w:numPr>
          <w:ilvl w:val="0"/>
          <w:numId w:val="101"/>
        </w:numPr>
        <w:spacing w:line="300" w:lineRule="auto"/>
        <w:rPr>
          <w:ins w:id="27576" w:author="Phuong Truong Thi" w:date="2024-10-17T19:26:00Z"/>
          <w:szCs w:val="24"/>
          <w:lang w:val="vi-VN"/>
        </w:rPr>
      </w:pPr>
      <w:ins w:id="27577" w:author="Phuong Truong Thi" w:date="2024-10-17T19:26:00Z">
        <w:r w:rsidRPr="00FC1BDF">
          <w:rPr>
            <w:szCs w:val="24"/>
            <w:lang w:val="vi-VN"/>
          </w:rPr>
          <w:t>Số dư tiền gửi tiết kiệm trung bình tháng: Số dư tiền gửi tiết kiệm trung bình từ ngày đầu tháng đến ngày T-1 của Khách hàng</w:t>
        </w:r>
      </w:ins>
    </w:p>
    <w:p w14:paraId="23EF3474" w14:textId="77777777" w:rsidR="00E57F75" w:rsidRPr="00FC1BDF" w:rsidRDefault="00E57F75" w:rsidP="00E57F75">
      <w:pPr>
        <w:pStyle w:val="ListParagraph"/>
        <w:numPr>
          <w:ilvl w:val="0"/>
          <w:numId w:val="101"/>
        </w:numPr>
        <w:spacing w:line="300" w:lineRule="auto"/>
        <w:rPr>
          <w:ins w:id="27578" w:author="Phuong Truong Thi" w:date="2024-10-17T19:26:00Z"/>
          <w:szCs w:val="24"/>
          <w:lang w:val="vi-VN"/>
        </w:rPr>
      </w:pPr>
      <w:ins w:id="27579" w:author="Phuong Truong Thi" w:date="2024-10-17T19:26:00Z">
        <w:r w:rsidRPr="00FC1BDF">
          <w:rPr>
            <w:szCs w:val="24"/>
            <w:lang w:val="vi-VN"/>
          </w:rPr>
          <w:t>Số dư tài khoản thanh toán trung bình tháng: Số dư tài khoản thanh toán trung bình từ ngày đầu tháng đến ngày T-1 của Khách hàng</w:t>
        </w:r>
      </w:ins>
    </w:p>
    <w:p w14:paraId="2ABC1425" w14:textId="77777777" w:rsidR="00E57F75" w:rsidRPr="00FC1BDF" w:rsidRDefault="00E57F75" w:rsidP="00E57F75">
      <w:pPr>
        <w:pStyle w:val="ListParagraph"/>
        <w:numPr>
          <w:ilvl w:val="0"/>
          <w:numId w:val="101"/>
        </w:numPr>
        <w:spacing w:line="300" w:lineRule="auto"/>
        <w:rPr>
          <w:ins w:id="27580" w:author="Phuong Truong Thi" w:date="2024-10-17T19:26:00Z"/>
          <w:szCs w:val="24"/>
          <w:lang w:val="vi-VN"/>
        </w:rPr>
      </w:pPr>
      <w:ins w:id="27581" w:author="Phuong Truong Thi" w:date="2024-10-17T19:26:00Z">
        <w:r w:rsidRPr="00FC1BDF">
          <w:rPr>
            <w:szCs w:val="24"/>
            <w:lang w:val="vi-VN"/>
          </w:rPr>
          <w:t>Giá trị hợp đồng trái phiếu: Tổng số dư trái phiếu tại ngày T-1 của Khách hàng</w:t>
        </w:r>
      </w:ins>
    </w:p>
    <w:p w14:paraId="0C5D864B" w14:textId="77777777" w:rsidR="00E57F75" w:rsidRPr="00FC1BDF" w:rsidRDefault="00E57F75" w:rsidP="00E57F75">
      <w:pPr>
        <w:pStyle w:val="ListParagraph"/>
        <w:numPr>
          <w:ilvl w:val="0"/>
          <w:numId w:val="101"/>
        </w:numPr>
        <w:spacing w:line="300" w:lineRule="auto"/>
        <w:rPr>
          <w:ins w:id="27582" w:author="Phuong Truong Thi" w:date="2024-10-17T19:26:00Z"/>
          <w:szCs w:val="24"/>
          <w:lang w:val="vi-VN"/>
        </w:rPr>
      </w:pPr>
      <w:ins w:id="27583" w:author="Phuong Truong Thi" w:date="2024-10-17T19:26:00Z">
        <w:r w:rsidRPr="00FC1BDF">
          <w:rPr>
            <w:szCs w:val="24"/>
            <w:lang w:val="vi-VN"/>
          </w:rPr>
          <w:t>Giá trị hợp đồng chứng chỉ quỹ: Tổng số dư tại ngày T-1 của Khách hàng</w:t>
        </w:r>
      </w:ins>
    </w:p>
    <w:p w14:paraId="275443D6" w14:textId="69D51988" w:rsidR="007E0F89" w:rsidDel="00C95DD5" w:rsidRDefault="00E8609E">
      <w:pPr>
        <w:rPr>
          <w:del w:id="27584" w:author="Phuong Truong Thi" w:date="2024-10-16T01:04:00Z"/>
          <w:rFonts w:eastAsia="Times New Roman"/>
          <w:lang w:eastAsia="vi-VN"/>
        </w:rPr>
      </w:pPr>
      <w:del w:id="27585" w:author="Phuong Truong Thi" w:date="2024-10-16T01:04:00Z">
        <w:r w:rsidDel="00F868EA">
          <w:rPr>
            <w:rFonts w:eastAsia="Times New Roman"/>
            <w:lang w:eastAsia="vi-VN"/>
          </w:rPr>
          <w:delText>Text link</w:delText>
        </w:r>
        <w:r w:rsidR="00F52124" w:rsidDel="00F868EA">
          <w:rPr>
            <w:rFonts w:eastAsia="Times New Roman"/>
            <w:lang w:eastAsia="vi-VN"/>
          </w:rPr>
          <w:delText>Text</w:delText>
        </w:r>
      </w:del>
    </w:p>
    <w:p w14:paraId="2D02D013" w14:textId="77777777" w:rsidR="00C95DD5" w:rsidRDefault="00C95DD5">
      <w:pPr>
        <w:rPr>
          <w:ins w:id="27586" w:author="Phuong Truong Thi" w:date="2024-12-06T19:59:00Z"/>
          <w:rFonts w:eastAsia="Times New Roman"/>
          <w:lang w:eastAsia="vi-VN"/>
        </w:rPr>
      </w:pPr>
    </w:p>
    <w:p w14:paraId="07A0B8F1" w14:textId="77777777" w:rsidR="00C95DD5" w:rsidRDefault="00C95DD5">
      <w:pPr>
        <w:rPr>
          <w:ins w:id="27587" w:author="Phuong Truong Thi" w:date="2024-12-06T19:59:00Z"/>
          <w:rFonts w:eastAsia="Times New Roman"/>
          <w:lang w:eastAsia="vi-VN"/>
        </w:rPr>
        <w:pPrChange w:id="27588" w:author="Phuong Truong Thi" w:date="2024-10-17T19:10:00Z">
          <w:pPr>
            <w:spacing w:before="0" w:line="240" w:lineRule="auto"/>
            <w:contextualSpacing w:val="0"/>
          </w:pPr>
        </w:pPrChange>
      </w:pPr>
    </w:p>
    <w:p w14:paraId="3BE0F048" w14:textId="149086B6" w:rsidR="007E0F89" w:rsidDel="00F868EA" w:rsidRDefault="00A37930">
      <w:pPr>
        <w:rPr>
          <w:del w:id="27589" w:author="Phuong Truong Thi" w:date="2024-10-16T01:04:00Z"/>
          <w:rFonts w:eastAsia="Times New Roman"/>
          <w:lang w:eastAsia="vi-VN"/>
        </w:rPr>
        <w:pPrChange w:id="27590" w:author="Phuong Truong Thi" w:date="2024-10-17T19:10:00Z">
          <w:pPr>
            <w:spacing w:before="0" w:line="240" w:lineRule="auto"/>
            <w:contextualSpacing w:val="0"/>
          </w:pPr>
        </w:pPrChange>
      </w:pPr>
      <w:del w:id="27591" w:author="Phuong Truong Thi" w:date="2024-10-16T01:04:00Z">
        <w:r w:rsidDel="00F868EA">
          <w:rPr>
            <w:rFonts w:eastAsia="Times New Roman"/>
            <w:lang w:eastAsia="vi-VN"/>
          </w:rPr>
          <w:delText>Text link</w:delText>
        </w:r>
      </w:del>
    </w:p>
    <w:p w14:paraId="245C4383" w14:textId="75AD9A9A" w:rsidR="00333E60" w:rsidDel="00E57F75" w:rsidRDefault="00A37930">
      <w:pPr>
        <w:rPr>
          <w:del w:id="27592" w:author="Phuong Truong Thi" w:date="2024-10-17T19:27:00Z"/>
        </w:rPr>
        <w:pPrChange w:id="27593" w:author="Phuong Truong Thi" w:date="2024-10-17T19:10: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del w:id="27594" w:author="Phuong Truong Thi" w:date="2024-10-16T01:04:00Z">
        <w:r w:rsidDel="00F868EA">
          <w:rPr>
            <w:lang w:eastAsia="vi-VN"/>
          </w:rPr>
          <w:delText>Text linkCurrencyCurrencyCurrency</w:delText>
        </w:r>
      </w:del>
    </w:p>
    <w:p w14:paraId="2AB2ED31" w14:textId="29D8F29C" w:rsidR="00333E60" w:rsidRPr="002424E2" w:rsidDel="00E57F75" w:rsidRDefault="00333E60" w:rsidP="00333E60">
      <w:pPr>
        <w:pStyle w:val="Heading23"/>
        <w:numPr>
          <w:ilvl w:val="0"/>
          <w:numId w:val="69"/>
        </w:numPr>
        <w:pBdr>
          <w:top w:val="none" w:sz="0" w:space="0" w:color="auto"/>
          <w:left w:val="none" w:sz="0" w:space="0" w:color="auto"/>
          <w:bottom w:val="none" w:sz="0" w:space="0" w:color="auto"/>
          <w:right w:val="none" w:sz="0" w:space="0" w:color="auto"/>
        </w:pBdr>
        <w:shd w:val="clear" w:color="auto" w:fill="auto"/>
        <w:outlineLvl w:val="9"/>
        <w:rPr>
          <w:del w:id="27595" w:author="Phuong Truong Thi" w:date="2024-10-17T19:27:00Z"/>
        </w:rPr>
      </w:pPr>
      <w:del w:id="27596" w:author="Phuong Truong Thi" w:date="2024-10-17T19:27:00Z">
        <w:r w:rsidDel="00E57F75">
          <w:rPr>
            <w:b w:val="0"/>
            <w:bCs w:val="0"/>
            <w:i/>
            <w:iCs/>
          </w:rPr>
          <w:delText>Màn hình minh họa</w:delText>
        </w:r>
      </w:del>
    </w:p>
    <w:p w14:paraId="4463E956" w14:textId="0B636A84" w:rsidR="002424E2" w:rsidRPr="002424E2" w:rsidRDefault="002424E2">
      <w:pPr>
        <w:pPrChange w:id="27597" w:author="Phuong Truong Thi" w:date="2024-10-17T19:27: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del w:id="27598" w:author="Phuong Truong Thi" w:date="2024-10-17T19:27:00Z">
        <w:r w:rsidDel="00E57F75">
          <w:rPr>
            <w:noProof/>
          </w:rPr>
          <w:drawing>
            <wp:inline distT="0" distB="0" distL="0" distR="0" wp14:anchorId="23A437E6" wp14:editId="7FF9FE79">
              <wp:extent cx="5820575" cy="3183147"/>
              <wp:effectExtent l="0" t="0" r="0" b="0"/>
              <wp:docPr id="6598200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006" name="Picture 11" descr="A screenshot of a computer&#10;&#10;Description automatically generated"/>
                      <pic:cNvPicPr/>
                    </pic:nvPicPr>
                    <pic:blipFill>
                      <a:blip r:embed="rId30"/>
                      <a:stretch>
                        <a:fillRect/>
                      </a:stretch>
                    </pic:blipFill>
                    <pic:spPr>
                      <a:xfrm>
                        <a:off x="0" y="0"/>
                        <a:ext cx="5825367" cy="3185767"/>
                      </a:xfrm>
                      <a:prstGeom prst="rect">
                        <a:avLst/>
                      </a:prstGeom>
                    </pic:spPr>
                  </pic:pic>
                </a:graphicData>
              </a:graphic>
            </wp:inline>
          </w:drawing>
        </w:r>
      </w:del>
    </w:p>
    <w:p w14:paraId="301BB5DE" w14:textId="065ABAFA" w:rsidR="00167654" w:rsidRPr="00A37930" w:rsidDel="00C86300" w:rsidRDefault="00B50F17">
      <w:pPr>
        <w:pStyle w:val="Heading31"/>
        <w:numPr>
          <w:ilvl w:val="2"/>
          <w:numId w:val="88"/>
        </w:numPr>
        <w:rPr>
          <w:del w:id="27599" w:author="Phuong Truong Thi" w:date="2024-10-17T19:15:00Z"/>
          <w:sz w:val="24"/>
          <w:szCs w:val="24"/>
        </w:rPr>
        <w:pPrChange w:id="27600" w:author="Phuong Truong Thi" w:date="2024-10-08T18:23:00Z">
          <w:pPr>
            <w:pStyle w:val="Heading31"/>
            <w:numPr>
              <w:numId w:val="66"/>
            </w:numPr>
            <w:tabs>
              <w:tab w:val="clear" w:pos="1080"/>
            </w:tabs>
            <w:ind w:left="720" w:hanging="720"/>
          </w:pPr>
        </w:pPrChange>
      </w:pPr>
      <w:bookmarkStart w:id="27601" w:name="_Toc177425402"/>
      <w:del w:id="27602" w:author="Phuong Truong Thi" w:date="2024-10-17T19:15:00Z">
        <w:r w:rsidRPr="00A37930" w:rsidDel="00C86300">
          <w:rPr>
            <w:sz w:val="24"/>
            <w:szCs w:val="24"/>
          </w:rPr>
          <w:delText xml:space="preserve">C360 - </w:delText>
        </w:r>
        <w:r w:rsidR="00167654" w:rsidRPr="00A37930" w:rsidDel="00C86300">
          <w:rPr>
            <w:sz w:val="24"/>
            <w:szCs w:val="24"/>
          </w:rPr>
          <w:delText>Màn hình chi tiết khách hàng C360</w:delText>
        </w:r>
        <w:bookmarkStart w:id="27603" w:name="_Toc180598467"/>
        <w:bookmarkStart w:id="27604" w:name="_Toc180599231"/>
        <w:bookmarkStart w:id="27605" w:name="_Toc181872976"/>
        <w:bookmarkStart w:id="27606" w:name="_Toc183455517"/>
        <w:bookmarkStart w:id="27607" w:name="_Toc183456469"/>
        <w:bookmarkStart w:id="27608" w:name="_Toc184406803"/>
        <w:bookmarkStart w:id="27609" w:name="_Toc184408062"/>
        <w:bookmarkStart w:id="27610" w:name="_Toc184409010"/>
        <w:bookmarkStart w:id="27611" w:name="_Toc184409958"/>
        <w:bookmarkStart w:id="27612" w:name="_Toc184813744"/>
        <w:bookmarkEnd w:id="27601"/>
        <w:bookmarkEnd w:id="27603"/>
        <w:bookmarkEnd w:id="27604"/>
        <w:bookmarkEnd w:id="27605"/>
        <w:bookmarkEnd w:id="27606"/>
        <w:bookmarkEnd w:id="27607"/>
        <w:bookmarkEnd w:id="27608"/>
        <w:bookmarkEnd w:id="27609"/>
        <w:bookmarkEnd w:id="27610"/>
        <w:bookmarkEnd w:id="27611"/>
        <w:bookmarkEnd w:id="27612"/>
      </w:del>
    </w:p>
    <w:p w14:paraId="1FC62312" w14:textId="2C833F21" w:rsidR="00167654" w:rsidRPr="00167654" w:rsidDel="00C86300" w:rsidRDefault="00167654">
      <w:pPr>
        <w:pStyle w:val="Heading31"/>
        <w:numPr>
          <w:ilvl w:val="0"/>
          <w:numId w:val="69"/>
        </w:numPr>
        <w:outlineLvl w:val="9"/>
        <w:rPr>
          <w:del w:id="27613" w:author="Phuong Truong Thi" w:date="2024-10-17T19:15:00Z"/>
          <w:sz w:val="24"/>
          <w:szCs w:val="24"/>
        </w:rPr>
      </w:pPr>
      <w:del w:id="27614" w:author="Phuong Truong Thi" w:date="2024-10-17T19:15:00Z">
        <w:r w:rsidDel="00C86300">
          <w:rPr>
            <w:b w:val="0"/>
            <w:bCs w:val="0"/>
            <w:i/>
            <w:iCs/>
            <w:sz w:val="24"/>
            <w:szCs w:val="24"/>
          </w:rPr>
          <w:delText>Mô tả chức năng</w:delText>
        </w:r>
        <w:bookmarkStart w:id="27615" w:name="_Toc180598468"/>
        <w:bookmarkStart w:id="27616" w:name="_Toc180599232"/>
        <w:bookmarkStart w:id="27617" w:name="_Toc181872977"/>
        <w:bookmarkStart w:id="27618" w:name="_Toc183455518"/>
        <w:bookmarkStart w:id="27619" w:name="_Toc183456470"/>
        <w:bookmarkStart w:id="27620" w:name="_Toc184406804"/>
        <w:bookmarkStart w:id="27621" w:name="_Toc184408063"/>
        <w:bookmarkStart w:id="27622" w:name="_Toc184409011"/>
        <w:bookmarkStart w:id="27623" w:name="_Toc184409959"/>
        <w:bookmarkStart w:id="27624" w:name="_Toc184813745"/>
        <w:bookmarkEnd w:id="27615"/>
        <w:bookmarkEnd w:id="27616"/>
        <w:bookmarkEnd w:id="27617"/>
        <w:bookmarkEnd w:id="27618"/>
        <w:bookmarkEnd w:id="27619"/>
        <w:bookmarkEnd w:id="27620"/>
        <w:bookmarkEnd w:id="27621"/>
        <w:bookmarkEnd w:id="27622"/>
        <w:bookmarkEnd w:id="27623"/>
        <w:bookmarkEnd w:id="2762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3828A9" w:rsidRPr="00075487" w:rsidDel="00C86300" w14:paraId="39BDB436" w14:textId="4844CB5D">
        <w:trPr>
          <w:trHeight w:val="792"/>
          <w:del w:id="27625" w:author="Phuong Truong Thi" w:date="2024-10-17T19:15:00Z"/>
        </w:trPr>
        <w:tc>
          <w:tcPr>
            <w:tcW w:w="1647" w:type="dxa"/>
            <w:shd w:val="clear" w:color="auto" w:fill="auto"/>
          </w:tcPr>
          <w:p w14:paraId="3FC0DEC0" w14:textId="6E99C995" w:rsidR="003828A9" w:rsidRPr="00075487" w:rsidDel="00C86300" w:rsidRDefault="003828A9">
            <w:pPr>
              <w:pStyle w:val="Bd-1BodyText1"/>
              <w:keepLines/>
              <w:spacing w:line="276" w:lineRule="auto"/>
              <w:ind w:left="0"/>
              <w:jc w:val="left"/>
              <w:rPr>
                <w:del w:id="27626" w:author="Phuong Truong Thi" w:date="2024-10-17T19:15:00Z"/>
                <w:rFonts w:ascii="Times New Roman" w:hAnsi="Times New Roman"/>
                <w:b/>
                <w:bCs/>
                <w:i/>
                <w:sz w:val="24"/>
                <w:szCs w:val="24"/>
              </w:rPr>
            </w:pPr>
            <w:del w:id="27627" w:author="Phuong Truong Thi" w:date="2024-10-17T19:15:00Z">
              <w:r w:rsidRPr="00075487" w:rsidDel="00C86300">
                <w:rPr>
                  <w:rFonts w:ascii="Times New Roman" w:hAnsi="Times New Roman"/>
                  <w:b/>
                  <w:i/>
                  <w:sz w:val="24"/>
                  <w:szCs w:val="24"/>
                </w:rPr>
                <w:delText>Mô tả</w:delText>
              </w:r>
              <w:bookmarkStart w:id="27628" w:name="_Toc180598469"/>
              <w:bookmarkStart w:id="27629" w:name="_Toc180599233"/>
              <w:bookmarkStart w:id="27630" w:name="_Toc181872978"/>
              <w:bookmarkStart w:id="27631" w:name="_Toc183455519"/>
              <w:bookmarkStart w:id="27632" w:name="_Toc183456471"/>
              <w:bookmarkStart w:id="27633" w:name="_Toc184406805"/>
              <w:bookmarkStart w:id="27634" w:name="_Toc184408064"/>
              <w:bookmarkStart w:id="27635" w:name="_Toc184409012"/>
              <w:bookmarkStart w:id="27636" w:name="_Toc184409960"/>
              <w:bookmarkStart w:id="27637" w:name="_Toc184813746"/>
              <w:bookmarkEnd w:id="27628"/>
              <w:bookmarkEnd w:id="27629"/>
              <w:bookmarkEnd w:id="27630"/>
              <w:bookmarkEnd w:id="27631"/>
              <w:bookmarkEnd w:id="27632"/>
              <w:bookmarkEnd w:id="27633"/>
              <w:bookmarkEnd w:id="27634"/>
              <w:bookmarkEnd w:id="27635"/>
              <w:bookmarkEnd w:id="27636"/>
              <w:bookmarkEnd w:id="27637"/>
            </w:del>
          </w:p>
        </w:tc>
        <w:tc>
          <w:tcPr>
            <w:tcW w:w="7510" w:type="dxa"/>
            <w:shd w:val="clear" w:color="auto" w:fill="auto"/>
          </w:tcPr>
          <w:p w14:paraId="652E3BEC" w14:textId="4D9E2D83" w:rsidR="003828A9" w:rsidRPr="00075487" w:rsidDel="00C86300" w:rsidRDefault="003828A9">
            <w:pPr>
              <w:pStyle w:val="Normal10"/>
              <w:rPr>
                <w:del w:id="27638" w:author="Phuong Truong Thi" w:date="2024-10-17T19:15:00Z"/>
              </w:rPr>
            </w:pPr>
            <w:del w:id="27639" w:author="Phuong Truong Thi" w:date="2024-10-17T19:15:00Z">
              <w:r w:rsidRPr="00075487" w:rsidDel="00C86300">
                <w:delText xml:space="preserve">Chức năng hỗ trợ NSD </w:delText>
              </w:r>
              <w:r w:rsidDel="00C86300">
                <w:delText>nhìn thấy thông tin chi tiết của khách hàng. Chi tiết ở phần “Thông tin dữ liệu”</w:delText>
              </w:r>
              <w:bookmarkStart w:id="27640" w:name="_Toc180598470"/>
              <w:bookmarkStart w:id="27641" w:name="_Toc180599234"/>
              <w:bookmarkStart w:id="27642" w:name="_Toc181872979"/>
              <w:bookmarkStart w:id="27643" w:name="_Toc183455520"/>
              <w:bookmarkStart w:id="27644" w:name="_Toc183456472"/>
              <w:bookmarkStart w:id="27645" w:name="_Toc184406806"/>
              <w:bookmarkStart w:id="27646" w:name="_Toc184408065"/>
              <w:bookmarkStart w:id="27647" w:name="_Toc184409013"/>
              <w:bookmarkStart w:id="27648" w:name="_Toc184409961"/>
              <w:bookmarkStart w:id="27649" w:name="_Toc184813747"/>
              <w:bookmarkEnd w:id="27640"/>
              <w:bookmarkEnd w:id="27641"/>
              <w:bookmarkEnd w:id="27642"/>
              <w:bookmarkEnd w:id="27643"/>
              <w:bookmarkEnd w:id="27644"/>
              <w:bookmarkEnd w:id="27645"/>
              <w:bookmarkEnd w:id="27646"/>
              <w:bookmarkEnd w:id="27647"/>
              <w:bookmarkEnd w:id="27648"/>
              <w:bookmarkEnd w:id="27649"/>
            </w:del>
          </w:p>
        </w:tc>
        <w:bookmarkStart w:id="27650" w:name="_Toc180598471"/>
        <w:bookmarkStart w:id="27651" w:name="_Toc180599235"/>
        <w:bookmarkStart w:id="27652" w:name="_Toc181872980"/>
        <w:bookmarkStart w:id="27653" w:name="_Toc183455521"/>
        <w:bookmarkStart w:id="27654" w:name="_Toc183456473"/>
        <w:bookmarkStart w:id="27655" w:name="_Toc184406807"/>
        <w:bookmarkStart w:id="27656" w:name="_Toc184408066"/>
        <w:bookmarkStart w:id="27657" w:name="_Toc184409014"/>
        <w:bookmarkStart w:id="27658" w:name="_Toc184409962"/>
        <w:bookmarkStart w:id="27659" w:name="_Toc184813748"/>
        <w:bookmarkEnd w:id="27650"/>
        <w:bookmarkEnd w:id="27651"/>
        <w:bookmarkEnd w:id="27652"/>
        <w:bookmarkEnd w:id="27653"/>
        <w:bookmarkEnd w:id="27654"/>
        <w:bookmarkEnd w:id="27655"/>
        <w:bookmarkEnd w:id="27656"/>
        <w:bookmarkEnd w:id="27657"/>
        <w:bookmarkEnd w:id="27658"/>
        <w:bookmarkEnd w:id="27659"/>
      </w:tr>
      <w:tr w:rsidR="003828A9" w:rsidRPr="00075487" w:rsidDel="00C86300" w14:paraId="2C678EDE" w14:textId="622CA529">
        <w:trPr>
          <w:trHeight w:val="765"/>
          <w:del w:id="27660" w:author="Phuong Truong Thi" w:date="2024-10-17T19:15:00Z"/>
        </w:trPr>
        <w:tc>
          <w:tcPr>
            <w:tcW w:w="1647" w:type="dxa"/>
            <w:shd w:val="clear" w:color="auto" w:fill="auto"/>
          </w:tcPr>
          <w:p w14:paraId="3DB74F8A" w14:textId="6CF0F8C4" w:rsidR="003828A9" w:rsidRPr="00075487" w:rsidDel="00C86300" w:rsidRDefault="003828A9">
            <w:pPr>
              <w:pStyle w:val="Bd-1BodyText1"/>
              <w:keepLines/>
              <w:spacing w:line="276" w:lineRule="auto"/>
              <w:ind w:left="0"/>
              <w:jc w:val="left"/>
              <w:rPr>
                <w:del w:id="27661" w:author="Phuong Truong Thi" w:date="2024-10-17T19:15:00Z"/>
                <w:rFonts w:ascii="Times New Roman" w:hAnsi="Times New Roman"/>
                <w:b/>
                <w:bCs/>
                <w:i/>
                <w:sz w:val="24"/>
                <w:szCs w:val="24"/>
              </w:rPr>
            </w:pPr>
            <w:del w:id="27662" w:author="Phuong Truong Thi" w:date="2024-10-17T19:15:00Z">
              <w:r w:rsidRPr="00075487" w:rsidDel="00C86300">
                <w:rPr>
                  <w:rFonts w:ascii="Times New Roman" w:hAnsi="Times New Roman"/>
                  <w:b/>
                  <w:i/>
                  <w:sz w:val="24"/>
                  <w:szCs w:val="24"/>
                </w:rPr>
                <w:delText>Điều kiện đầu vào</w:delText>
              </w:r>
              <w:bookmarkStart w:id="27663" w:name="_Toc180598472"/>
              <w:bookmarkStart w:id="27664" w:name="_Toc180599236"/>
              <w:bookmarkStart w:id="27665" w:name="_Toc181872981"/>
              <w:bookmarkStart w:id="27666" w:name="_Toc183455522"/>
              <w:bookmarkStart w:id="27667" w:name="_Toc183456474"/>
              <w:bookmarkStart w:id="27668" w:name="_Toc184406808"/>
              <w:bookmarkStart w:id="27669" w:name="_Toc184408067"/>
              <w:bookmarkStart w:id="27670" w:name="_Toc184409015"/>
              <w:bookmarkStart w:id="27671" w:name="_Toc184409963"/>
              <w:bookmarkStart w:id="27672" w:name="_Toc184813749"/>
              <w:bookmarkEnd w:id="27663"/>
              <w:bookmarkEnd w:id="27664"/>
              <w:bookmarkEnd w:id="27665"/>
              <w:bookmarkEnd w:id="27666"/>
              <w:bookmarkEnd w:id="27667"/>
              <w:bookmarkEnd w:id="27668"/>
              <w:bookmarkEnd w:id="27669"/>
              <w:bookmarkEnd w:id="27670"/>
              <w:bookmarkEnd w:id="27671"/>
              <w:bookmarkEnd w:id="27672"/>
            </w:del>
          </w:p>
        </w:tc>
        <w:tc>
          <w:tcPr>
            <w:tcW w:w="7510" w:type="dxa"/>
            <w:shd w:val="clear" w:color="auto" w:fill="auto"/>
          </w:tcPr>
          <w:p w14:paraId="3C732565" w14:textId="51B3BD60" w:rsidR="003828A9" w:rsidDel="00C86300" w:rsidRDefault="003828A9">
            <w:pPr>
              <w:pStyle w:val="Normal10"/>
              <w:keepNext/>
              <w:keepLines/>
              <w:rPr>
                <w:del w:id="27673" w:author="Phuong Truong Thi" w:date="2024-10-17T19:15:00Z"/>
                <w:szCs w:val="24"/>
              </w:rPr>
            </w:pPr>
            <w:del w:id="27674" w:author="Phuong Truong Thi" w:date="2024-10-17T19:15:00Z">
              <w:r w:rsidRPr="00075487" w:rsidDel="00C86300">
                <w:rPr>
                  <w:szCs w:val="24"/>
                </w:rPr>
                <w:delText>NSD đăng nhập vào hệ thống</w:delText>
              </w:r>
              <w:bookmarkStart w:id="27675" w:name="_Toc180598473"/>
              <w:bookmarkStart w:id="27676" w:name="_Toc180599237"/>
              <w:bookmarkStart w:id="27677" w:name="_Toc181872982"/>
              <w:bookmarkStart w:id="27678" w:name="_Toc183455523"/>
              <w:bookmarkStart w:id="27679" w:name="_Toc183456475"/>
              <w:bookmarkStart w:id="27680" w:name="_Toc184406809"/>
              <w:bookmarkStart w:id="27681" w:name="_Toc184408068"/>
              <w:bookmarkStart w:id="27682" w:name="_Toc184409016"/>
              <w:bookmarkStart w:id="27683" w:name="_Toc184409964"/>
              <w:bookmarkStart w:id="27684" w:name="_Toc184813750"/>
              <w:bookmarkEnd w:id="27675"/>
              <w:bookmarkEnd w:id="27676"/>
              <w:bookmarkEnd w:id="27677"/>
              <w:bookmarkEnd w:id="27678"/>
              <w:bookmarkEnd w:id="27679"/>
              <w:bookmarkEnd w:id="27680"/>
              <w:bookmarkEnd w:id="27681"/>
              <w:bookmarkEnd w:id="27682"/>
              <w:bookmarkEnd w:id="27683"/>
              <w:bookmarkEnd w:id="27684"/>
            </w:del>
          </w:p>
          <w:p w14:paraId="286E5960" w14:textId="5D7810E2" w:rsidR="003828A9" w:rsidRPr="00075487" w:rsidDel="00C86300" w:rsidRDefault="003828A9">
            <w:pPr>
              <w:pStyle w:val="Normal10"/>
              <w:keepNext/>
              <w:keepLines/>
              <w:rPr>
                <w:del w:id="27685" w:author="Phuong Truong Thi" w:date="2024-10-17T19:15:00Z"/>
                <w:szCs w:val="24"/>
              </w:rPr>
            </w:pPr>
            <w:del w:id="27686" w:author="Phuong Truong Thi" w:date="2024-10-17T19:15:00Z">
              <w:r w:rsidDel="00C86300">
                <w:rPr>
                  <w:szCs w:val="24"/>
                </w:rPr>
                <w:delText xml:space="preserve">Từ màn hình listview “KH mới” click vào </w:delText>
              </w:r>
              <w:r w:rsidR="00E8609E" w:rsidDel="00C86300">
                <w:rPr>
                  <w:szCs w:val="24"/>
                </w:rPr>
                <w:delText>Text link</w:delText>
              </w:r>
              <w:r w:rsidDel="00C86300">
                <w:rPr>
                  <w:szCs w:val="24"/>
                </w:rPr>
                <w:delText xml:space="preserve"> “Tên khách hàng” trên danh sách.</w:delText>
              </w:r>
              <w:bookmarkStart w:id="27687" w:name="_Toc180598474"/>
              <w:bookmarkStart w:id="27688" w:name="_Toc180599238"/>
              <w:bookmarkStart w:id="27689" w:name="_Toc181872983"/>
              <w:bookmarkStart w:id="27690" w:name="_Toc183455524"/>
              <w:bookmarkStart w:id="27691" w:name="_Toc183456476"/>
              <w:bookmarkStart w:id="27692" w:name="_Toc184406810"/>
              <w:bookmarkStart w:id="27693" w:name="_Toc184408069"/>
              <w:bookmarkStart w:id="27694" w:name="_Toc184409017"/>
              <w:bookmarkStart w:id="27695" w:name="_Toc184409965"/>
              <w:bookmarkStart w:id="27696" w:name="_Toc184813751"/>
              <w:bookmarkEnd w:id="27687"/>
              <w:bookmarkEnd w:id="27688"/>
              <w:bookmarkEnd w:id="27689"/>
              <w:bookmarkEnd w:id="27690"/>
              <w:bookmarkEnd w:id="27691"/>
              <w:bookmarkEnd w:id="27692"/>
              <w:bookmarkEnd w:id="27693"/>
              <w:bookmarkEnd w:id="27694"/>
              <w:bookmarkEnd w:id="27695"/>
              <w:bookmarkEnd w:id="27696"/>
            </w:del>
          </w:p>
        </w:tc>
        <w:bookmarkStart w:id="27697" w:name="_Toc180598475"/>
        <w:bookmarkStart w:id="27698" w:name="_Toc180599239"/>
        <w:bookmarkStart w:id="27699" w:name="_Toc181872984"/>
        <w:bookmarkStart w:id="27700" w:name="_Toc183455525"/>
        <w:bookmarkStart w:id="27701" w:name="_Toc183456477"/>
        <w:bookmarkStart w:id="27702" w:name="_Toc184406811"/>
        <w:bookmarkStart w:id="27703" w:name="_Toc184408070"/>
        <w:bookmarkStart w:id="27704" w:name="_Toc184409018"/>
        <w:bookmarkStart w:id="27705" w:name="_Toc184409966"/>
        <w:bookmarkStart w:id="27706" w:name="_Toc184813752"/>
        <w:bookmarkEnd w:id="27697"/>
        <w:bookmarkEnd w:id="27698"/>
        <w:bookmarkEnd w:id="27699"/>
        <w:bookmarkEnd w:id="27700"/>
        <w:bookmarkEnd w:id="27701"/>
        <w:bookmarkEnd w:id="27702"/>
        <w:bookmarkEnd w:id="27703"/>
        <w:bookmarkEnd w:id="27704"/>
        <w:bookmarkEnd w:id="27705"/>
        <w:bookmarkEnd w:id="27706"/>
      </w:tr>
      <w:tr w:rsidR="003828A9" w:rsidRPr="00075487" w:rsidDel="00C86300" w14:paraId="4E8B2478" w14:textId="061A7C44">
        <w:trPr>
          <w:trHeight w:val="765"/>
          <w:del w:id="27707" w:author="Phuong Truong Thi" w:date="2024-10-17T19:15:00Z"/>
        </w:trPr>
        <w:tc>
          <w:tcPr>
            <w:tcW w:w="1647" w:type="dxa"/>
            <w:shd w:val="clear" w:color="auto" w:fill="auto"/>
          </w:tcPr>
          <w:p w14:paraId="1BE0B012" w14:textId="6C3C8774" w:rsidR="003828A9" w:rsidRPr="00075487" w:rsidDel="00C86300" w:rsidRDefault="003828A9">
            <w:pPr>
              <w:pStyle w:val="Bd-1BodyText1"/>
              <w:keepLines/>
              <w:spacing w:line="276" w:lineRule="auto"/>
              <w:ind w:left="0"/>
              <w:jc w:val="left"/>
              <w:rPr>
                <w:del w:id="27708" w:author="Phuong Truong Thi" w:date="2024-10-17T19:15:00Z"/>
                <w:rFonts w:ascii="Times New Roman" w:hAnsi="Times New Roman"/>
                <w:b/>
                <w:i/>
                <w:sz w:val="24"/>
                <w:szCs w:val="24"/>
              </w:rPr>
            </w:pPr>
            <w:del w:id="27709" w:author="Phuong Truong Thi" w:date="2024-10-17T19:15:00Z">
              <w:r w:rsidRPr="00075487" w:rsidDel="00C86300">
                <w:rPr>
                  <w:rFonts w:ascii="Times New Roman" w:hAnsi="Times New Roman"/>
                  <w:b/>
                  <w:i/>
                  <w:sz w:val="24"/>
                  <w:szCs w:val="24"/>
                </w:rPr>
                <w:delText>Điều kiện đầu ra</w:delText>
              </w:r>
              <w:bookmarkStart w:id="27710" w:name="_Toc180598476"/>
              <w:bookmarkStart w:id="27711" w:name="_Toc180599240"/>
              <w:bookmarkStart w:id="27712" w:name="_Toc181872985"/>
              <w:bookmarkStart w:id="27713" w:name="_Toc183455526"/>
              <w:bookmarkStart w:id="27714" w:name="_Toc183456478"/>
              <w:bookmarkStart w:id="27715" w:name="_Toc184406812"/>
              <w:bookmarkStart w:id="27716" w:name="_Toc184408071"/>
              <w:bookmarkStart w:id="27717" w:name="_Toc184409019"/>
              <w:bookmarkStart w:id="27718" w:name="_Toc184409967"/>
              <w:bookmarkStart w:id="27719" w:name="_Toc184813753"/>
              <w:bookmarkEnd w:id="27710"/>
              <w:bookmarkEnd w:id="27711"/>
              <w:bookmarkEnd w:id="27712"/>
              <w:bookmarkEnd w:id="27713"/>
              <w:bookmarkEnd w:id="27714"/>
              <w:bookmarkEnd w:id="27715"/>
              <w:bookmarkEnd w:id="27716"/>
              <w:bookmarkEnd w:id="27717"/>
              <w:bookmarkEnd w:id="27718"/>
              <w:bookmarkEnd w:id="27719"/>
            </w:del>
          </w:p>
        </w:tc>
        <w:tc>
          <w:tcPr>
            <w:tcW w:w="7510" w:type="dxa"/>
            <w:shd w:val="clear" w:color="auto" w:fill="auto"/>
          </w:tcPr>
          <w:p w14:paraId="15CF58B7" w14:textId="553C51C9" w:rsidR="003828A9" w:rsidRPr="00075487" w:rsidDel="00C86300" w:rsidRDefault="003828A9">
            <w:pPr>
              <w:pStyle w:val="Normal10"/>
              <w:keepNext/>
              <w:keepLines/>
              <w:rPr>
                <w:del w:id="27720" w:author="Phuong Truong Thi" w:date="2024-10-17T19:15:00Z"/>
                <w:szCs w:val="24"/>
              </w:rPr>
            </w:pPr>
            <w:del w:id="27721" w:author="Phuong Truong Thi" w:date="2024-10-17T19:15:00Z">
              <w:r w:rsidDel="00C86300">
                <w:rPr>
                  <w:szCs w:val="24"/>
                </w:rPr>
                <w:delText>Hệ thống điều hướng sang trang thông tin chi tiết C360 của khách hàng đó.</w:delText>
              </w:r>
              <w:bookmarkStart w:id="27722" w:name="_Toc180598477"/>
              <w:bookmarkStart w:id="27723" w:name="_Toc180599241"/>
              <w:bookmarkStart w:id="27724" w:name="_Toc181872986"/>
              <w:bookmarkStart w:id="27725" w:name="_Toc183455527"/>
              <w:bookmarkStart w:id="27726" w:name="_Toc183456479"/>
              <w:bookmarkStart w:id="27727" w:name="_Toc184406813"/>
              <w:bookmarkStart w:id="27728" w:name="_Toc184408072"/>
              <w:bookmarkStart w:id="27729" w:name="_Toc184409020"/>
              <w:bookmarkStart w:id="27730" w:name="_Toc184409968"/>
              <w:bookmarkStart w:id="27731" w:name="_Toc184813754"/>
              <w:bookmarkEnd w:id="27722"/>
              <w:bookmarkEnd w:id="27723"/>
              <w:bookmarkEnd w:id="27724"/>
              <w:bookmarkEnd w:id="27725"/>
              <w:bookmarkEnd w:id="27726"/>
              <w:bookmarkEnd w:id="27727"/>
              <w:bookmarkEnd w:id="27728"/>
              <w:bookmarkEnd w:id="27729"/>
              <w:bookmarkEnd w:id="27730"/>
              <w:bookmarkEnd w:id="27731"/>
            </w:del>
          </w:p>
        </w:tc>
        <w:bookmarkStart w:id="27732" w:name="_Toc180598478"/>
        <w:bookmarkStart w:id="27733" w:name="_Toc180599242"/>
        <w:bookmarkStart w:id="27734" w:name="_Toc181872987"/>
        <w:bookmarkStart w:id="27735" w:name="_Toc183455528"/>
        <w:bookmarkStart w:id="27736" w:name="_Toc183456480"/>
        <w:bookmarkStart w:id="27737" w:name="_Toc184406814"/>
        <w:bookmarkStart w:id="27738" w:name="_Toc184408073"/>
        <w:bookmarkStart w:id="27739" w:name="_Toc184409021"/>
        <w:bookmarkStart w:id="27740" w:name="_Toc184409969"/>
        <w:bookmarkStart w:id="27741" w:name="_Toc184813755"/>
        <w:bookmarkEnd w:id="27732"/>
        <w:bookmarkEnd w:id="27733"/>
        <w:bookmarkEnd w:id="27734"/>
        <w:bookmarkEnd w:id="27735"/>
        <w:bookmarkEnd w:id="27736"/>
        <w:bookmarkEnd w:id="27737"/>
        <w:bookmarkEnd w:id="27738"/>
        <w:bookmarkEnd w:id="27739"/>
        <w:bookmarkEnd w:id="27740"/>
        <w:bookmarkEnd w:id="27741"/>
      </w:tr>
    </w:tbl>
    <w:p w14:paraId="77D34943" w14:textId="411DF3ED" w:rsidR="00167654" w:rsidRPr="00167654" w:rsidDel="00C86300" w:rsidRDefault="00167654" w:rsidP="003828A9">
      <w:pPr>
        <w:pStyle w:val="Heading31"/>
        <w:numPr>
          <w:ilvl w:val="0"/>
          <w:numId w:val="0"/>
        </w:numPr>
        <w:ind w:left="360"/>
        <w:outlineLvl w:val="9"/>
        <w:rPr>
          <w:del w:id="27742" w:author="Phuong Truong Thi" w:date="2024-10-17T19:15:00Z"/>
          <w:sz w:val="24"/>
          <w:szCs w:val="24"/>
        </w:rPr>
      </w:pPr>
      <w:bookmarkStart w:id="27743" w:name="_Toc180598479"/>
      <w:bookmarkStart w:id="27744" w:name="_Toc180599243"/>
      <w:bookmarkStart w:id="27745" w:name="_Toc181872988"/>
      <w:bookmarkStart w:id="27746" w:name="_Toc183455529"/>
      <w:bookmarkStart w:id="27747" w:name="_Toc183456481"/>
      <w:bookmarkStart w:id="27748" w:name="_Toc184406815"/>
      <w:bookmarkStart w:id="27749" w:name="_Toc184408074"/>
      <w:bookmarkStart w:id="27750" w:name="_Toc184409022"/>
      <w:bookmarkStart w:id="27751" w:name="_Toc184409970"/>
      <w:bookmarkStart w:id="27752" w:name="_Toc184813756"/>
      <w:bookmarkEnd w:id="27743"/>
      <w:bookmarkEnd w:id="27744"/>
      <w:bookmarkEnd w:id="27745"/>
      <w:bookmarkEnd w:id="27746"/>
      <w:bookmarkEnd w:id="27747"/>
      <w:bookmarkEnd w:id="27748"/>
      <w:bookmarkEnd w:id="27749"/>
      <w:bookmarkEnd w:id="27750"/>
      <w:bookmarkEnd w:id="27751"/>
      <w:bookmarkEnd w:id="27752"/>
    </w:p>
    <w:p w14:paraId="2EA35573" w14:textId="32BAC586" w:rsidR="00167654" w:rsidRPr="00167654" w:rsidDel="00C86300" w:rsidRDefault="00167654">
      <w:pPr>
        <w:pStyle w:val="Heading31"/>
        <w:numPr>
          <w:ilvl w:val="0"/>
          <w:numId w:val="69"/>
        </w:numPr>
        <w:outlineLvl w:val="9"/>
        <w:rPr>
          <w:del w:id="27753" w:author="Phuong Truong Thi" w:date="2024-10-17T19:15:00Z"/>
          <w:sz w:val="24"/>
          <w:szCs w:val="24"/>
        </w:rPr>
      </w:pPr>
      <w:del w:id="27754" w:author="Phuong Truong Thi" w:date="2024-10-17T19:15:00Z">
        <w:r w:rsidDel="00C86300">
          <w:rPr>
            <w:b w:val="0"/>
            <w:bCs w:val="0"/>
            <w:i/>
            <w:iCs/>
            <w:sz w:val="24"/>
            <w:szCs w:val="24"/>
          </w:rPr>
          <w:delText>Thông tin dữ liệu</w:delText>
        </w:r>
        <w:bookmarkStart w:id="27755" w:name="_Toc180598480"/>
        <w:bookmarkStart w:id="27756" w:name="_Toc180599244"/>
        <w:bookmarkStart w:id="27757" w:name="_Toc181872989"/>
        <w:bookmarkStart w:id="27758" w:name="_Toc183455530"/>
        <w:bookmarkStart w:id="27759" w:name="_Toc183456482"/>
        <w:bookmarkStart w:id="27760" w:name="_Toc184406816"/>
        <w:bookmarkStart w:id="27761" w:name="_Toc184408075"/>
        <w:bookmarkStart w:id="27762" w:name="_Toc184409023"/>
        <w:bookmarkStart w:id="27763" w:name="_Toc184409971"/>
        <w:bookmarkStart w:id="27764" w:name="_Toc184813757"/>
        <w:bookmarkEnd w:id="27755"/>
        <w:bookmarkEnd w:id="27756"/>
        <w:bookmarkEnd w:id="27757"/>
        <w:bookmarkEnd w:id="27758"/>
        <w:bookmarkEnd w:id="27759"/>
        <w:bookmarkEnd w:id="27760"/>
        <w:bookmarkEnd w:id="27761"/>
        <w:bookmarkEnd w:id="27762"/>
        <w:bookmarkEnd w:id="27763"/>
        <w:bookmarkEnd w:id="27764"/>
      </w:del>
    </w:p>
    <w:p w14:paraId="711EC088" w14:textId="78A8833E" w:rsidR="00E03C3F" w:rsidDel="00C86300" w:rsidRDefault="00167654" w:rsidP="00E03C3F">
      <w:pPr>
        <w:pStyle w:val="Heading31"/>
        <w:numPr>
          <w:ilvl w:val="0"/>
          <w:numId w:val="0"/>
        </w:numPr>
        <w:tabs>
          <w:tab w:val="clear" w:pos="1080"/>
        </w:tabs>
        <w:ind w:left="90"/>
        <w:outlineLvl w:val="9"/>
        <w:rPr>
          <w:del w:id="27765" w:author="Phuong Truong Thi" w:date="2024-10-17T19:15:00Z"/>
          <w:sz w:val="24"/>
          <w:szCs w:val="24"/>
        </w:rPr>
      </w:pPr>
      <w:del w:id="27766" w:author="Phuong Truong Thi" w:date="2024-10-17T19:15:00Z">
        <w:r w:rsidDel="00C86300">
          <w:rPr>
            <w:szCs w:val="24"/>
          </w:rPr>
          <w:delText xml:space="preserve"> </w:delText>
        </w:r>
        <w:r w:rsidR="003828A9" w:rsidDel="00C86300">
          <w:rPr>
            <w:b w:val="0"/>
            <w:bCs w:val="0"/>
            <w:sz w:val="24"/>
            <w:szCs w:val="24"/>
          </w:rPr>
          <w:delText xml:space="preserve">Tham chiếu thông tin dữ liệu và các chức năng theo tài liệu </w:delText>
        </w:r>
        <w:r w:rsidR="00E03C3F" w:rsidRPr="00E03C3F" w:rsidDel="00C86300">
          <w:rPr>
            <w:sz w:val="24"/>
            <w:szCs w:val="24"/>
          </w:rPr>
          <w:delText>“</w:delText>
        </w:r>
        <w:r w:rsidR="00E03C3F" w:rsidRPr="00E03C3F" w:rsidDel="00C86300">
          <w:rPr>
            <w:b w:val="0"/>
            <w:bCs w:val="0"/>
            <w:sz w:val="24"/>
            <w:szCs w:val="24"/>
          </w:rPr>
          <w:delText>Tài liệu đặc tả yêu cầu phần mềm hệ thống Customer C360</w:delText>
        </w:r>
        <w:r w:rsidR="00E03C3F" w:rsidRPr="00E03C3F" w:rsidDel="00C86300">
          <w:rPr>
            <w:sz w:val="24"/>
            <w:szCs w:val="24"/>
          </w:rPr>
          <w:delText>”</w:delText>
        </w:r>
        <w:bookmarkStart w:id="27767" w:name="_Toc180598481"/>
        <w:bookmarkStart w:id="27768" w:name="_Toc180599245"/>
        <w:bookmarkStart w:id="27769" w:name="_Toc181872990"/>
        <w:bookmarkStart w:id="27770" w:name="_Toc183455531"/>
        <w:bookmarkStart w:id="27771" w:name="_Toc183456483"/>
        <w:bookmarkStart w:id="27772" w:name="_Toc184406817"/>
        <w:bookmarkStart w:id="27773" w:name="_Toc184408076"/>
        <w:bookmarkStart w:id="27774" w:name="_Toc184409024"/>
        <w:bookmarkStart w:id="27775" w:name="_Toc184409972"/>
        <w:bookmarkStart w:id="27776" w:name="_Toc184813758"/>
        <w:bookmarkEnd w:id="27767"/>
        <w:bookmarkEnd w:id="27768"/>
        <w:bookmarkEnd w:id="27769"/>
        <w:bookmarkEnd w:id="27770"/>
        <w:bookmarkEnd w:id="27771"/>
        <w:bookmarkEnd w:id="27772"/>
        <w:bookmarkEnd w:id="27773"/>
        <w:bookmarkEnd w:id="27774"/>
        <w:bookmarkEnd w:id="27775"/>
        <w:bookmarkEnd w:id="27776"/>
      </w:del>
    </w:p>
    <w:p w14:paraId="4A090935" w14:textId="73BFDAE8" w:rsidR="00421E07" w:rsidDel="00C86300" w:rsidRDefault="00421E07" w:rsidP="00E03C3F">
      <w:pPr>
        <w:pStyle w:val="Heading31"/>
        <w:numPr>
          <w:ilvl w:val="0"/>
          <w:numId w:val="0"/>
        </w:numPr>
        <w:tabs>
          <w:tab w:val="clear" w:pos="1080"/>
        </w:tabs>
        <w:ind w:left="90"/>
        <w:outlineLvl w:val="9"/>
        <w:rPr>
          <w:del w:id="27777" w:author="Phuong Truong Thi" w:date="2024-10-17T19:15:00Z"/>
          <w:sz w:val="24"/>
          <w:szCs w:val="24"/>
        </w:rPr>
      </w:pPr>
      <w:bookmarkStart w:id="27778" w:name="_Toc180598482"/>
      <w:bookmarkStart w:id="27779" w:name="_Toc180599246"/>
      <w:bookmarkStart w:id="27780" w:name="_Toc181872991"/>
      <w:bookmarkStart w:id="27781" w:name="_Toc183455532"/>
      <w:bookmarkStart w:id="27782" w:name="_Toc183456484"/>
      <w:bookmarkStart w:id="27783" w:name="_Toc184406818"/>
      <w:bookmarkStart w:id="27784" w:name="_Toc184408077"/>
      <w:bookmarkStart w:id="27785" w:name="_Toc184409025"/>
      <w:bookmarkStart w:id="27786" w:name="_Toc184409973"/>
      <w:bookmarkStart w:id="27787" w:name="_Toc184813759"/>
      <w:bookmarkEnd w:id="27778"/>
      <w:bookmarkEnd w:id="27779"/>
      <w:bookmarkEnd w:id="27780"/>
      <w:bookmarkEnd w:id="27781"/>
      <w:bookmarkEnd w:id="27782"/>
      <w:bookmarkEnd w:id="27783"/>
      <w:bookmarkEnd w:id="27784"/>
      <w:bookmarkEnd w:id="27785"/>
      <w:bookmarkEnd w:id="27786"/>
      <w:bookmarkEnd w:id="27787"/>
    </w:p>
    <w:p w14:paraId="736189F4" w14:textId="223DDA03" w:rsidR="00384F62" w:rsidDel="00C86300" w:rsidRDefault="00384F62" w:rsidP="00E03C3F">
      <w:pPr>
        <w:pStyle w:val="Heading31"/>
        <w:numPr>
          <w:ilvl w:val="0"/>
          <w:numId w:val="0"/>
        </w:numPr>
        <w:tabs>
          <w:tab w:val="clear" w:pos="1080"/>
        </w:tabs>
        <w:ind w:left="90"/>
        <w:outlineLvl w:val="9"/>
        <w:rPr>
          <w:del w:id="27788" w:author="Phuong Truong Thi" w:date="2024-10-17T19:15:00Z"/>
          <w:sz w:val="24"/>
          <w:szCs w:val="24"/>
        </w:rPr>
      </w:pPr>
      <w:bookmarkStart w:id="27789" w:name="_Toc180598483"/>
      <w:bookmarkStart w:id="27790" w:name="_Toc180599247"/>
      <w:bookmarkStart w:id="27791" w:name="_Toc181872992"/>
      <w:bookmarkStart w:id="27792" w:name="_Toc183455533"/>
      <w:bookmarkStart w:id="27793" w:name="_Toc183456485"/>
      <w:bookmarkStart w:id="27794" w:name="_Toc184406819"/>
      <w:bookmarkStart w:id="27795" w:name="_Toc184408078"/>
      <w:bookmarkStart w:id="27796" w:name="_Toc184409026"/>
      <w:bookmarkStart w:id="27797" w:name="_Toc184409974"/>
      <w:bookmarkStart w:id="27798" w:name="_Toc184813760"/>
      <w:bookmarkEnd w:id="27789"/>
      <w:bookmarkEnd w:id="27790"/>
      <w:bookmarkEnd w:id="27791"/>
      <w:bookmarkEnd w:id="27792"/>
      <w:bookmarkEnd w:id="27793"/>
      <w:bookmarkEnd w:id="27794"/>
      <w:bookmarkEnd w:id="27795"/>
      <w:bookmarkEnd w:id="27796"/>
      <w:bookmarkEnd w:id="27797"/>
      <w:bookmarkEnd w:id="27798"/>
    </w:p>
    <w:p w14:paraId="2936A68F" w14:textId="39E175F0" w:rsidR="00384F62" w:rsidDel="00C86300" w:rsidRDefault="00384F62" w:rsidP="00E03C3F">
      <w:pPr>
        <w:pStyle w:val="Heading31"/>
        <w:numPr>
          <w:ilvl w:val="0"/>
          <w:numId w:val="0"/>
        </w:numPr>
        <w:tabs>
          <w:tab w:val="clear" w:pos="1080"/>
        </w:tabs>
        <w:ind w:left="90"/>
        <w:outlineLvl w:val="9"/>
        <w:rPr>
          <w:del w:id="27799" w:author="Phuong Truong Thi" w:date="2024-10-17T19:15:00Z"/>
          <w:sz w:val="24"/>
          <w:szCs w:val="24"/>
        </w:rPr>
      </w:pPr>
      <w:bookmarkStart w:id="27800" w:name="_Toc180598484"/>
      <w:bookmarkStart w:id="27801" w:name="_Toc180599248"/>
      <w:bookmarkStart w:id="27802" w:name="_Toc181872993"/>
      <w:bookmarkStart w:id="27803" w:name="_Toc183455534"/>
      <w:bookmarkStart w:id="27804" w:name="_Toc183456486"/>
      <w:bookmarkStart w:id="27805" w:name="_Toc184406820"/>
      <w:bookmarkStart w:id="27806" w:name="_Toc184408079"/>
      <w:bookmarkStart w:id="27807" w:name="_Toc184409027"/>
      <w:bookmarkStart w:id="27808" w:name="_Toc184409975"/>
      <w:bookmarkStart w:id="27809" w:name="_Toc184813761"/>
      <w:bookmarkEnd w:id="27800"/>
      <w:bookmarkEnd w:id="27801"/>
      <w:bookmarkEnd w:id="27802"/>
      <w:bookmarkEnd w:id="27803"/>
      <w:bookmarkEnd w:id="27804"/>
      <w:bookmarkEnd w:id="27805"/>
      <w:bookmarkEnd w:id="27806"/>
      <w:bookmarkEnd w:id="27807"/>
      <w:bookmarkEnd w:id="27808"/>
      <w:bookmarkEnd w:id="27809"/>
    </w:p>
    <w:p w14:paraId="18635D4E" w14:textId="197651A8" w:rsidR="00384F62" w:rsidDel="00C86300" w:rsidRDefault="00384F62" w:rsidP="00E03C3F">
      <w:pPr>
        <w:pStyle w:val="Heading31"/>
        <w:numPr>
          <w:ilvl w:val="0"/>
          <w:numId w:val="0"/>
        </w:numPr>
        <w:tabs>
          <w:tab w:val="clear" w:pos="1080"/>
        </w:tabs>
        <w:ind w:left="90"/>
        <w:outlineLvl w:val="9"/>
        <w:rPr>
          <w:del w:id="27810" w:author="Phuong Truong Thi" w:date="2024-10-17T19:15:00Z"/>
          <w:sz w:val="24"/>
          <w:szCs w:val="24"/>
        </w:rPr>
      </w:pPr>
      <w:bookmarkStart w:id="27811" w:name="_Toc180598485"/>
      <w:bookmarkStart w:id="27812" w:name="_Toc180599249"/>
      <w:bookmarkStart w:id="27813" w:name="_Toc181872994"/>
      <w:bookmarkStart w:id="27814" w:name="_Toc183455535"/>
      <w:bookmarkStart w:id="27815" w:name="_Toc183456487"/>
      <w:bookmarkStart w:id="27816" w:name="_Toc184406821"/>
      <w:bookmarkStart w:id="27817" w:name="_Toc184408080"/>
      <w:bookmarkStart w:id="27818" w:name="_Toc184409028"/>
      <w:bookmarkStart w:id="27819" w:name="_Toc184409976"/>
      <w:bookmarkStart w:id="27820" w:name="_Toc184813762"/>
      <w:bookmarkEnd w:id="27811"/>
      <w:bookmarkEnd w:id="27812"/>
      <w:bookmarkEnd w:id="27813"/>
      <w:bookmarkEnd w:id="27814"/>
      <w:bookmarkEnd w:id="27815"/>
      <w:bookmarkEnd w:id="27816"/>
      <w:bookmarkEnd w:id="27817"/>
      <w:bookmarkEnd w:id="27818"/>
      <w:bookmarkEnd w:id="27819"/>
      <w:bookmarkEnd w:id="27820"/>
    </w:p>
    <w:p w14:paraId="75F9BE25" w14:textId="6B2748DC" w:rsidR="00384F62" w:rsidDel="00C86300" w:rsidRDefault="00384F62" w:rsidP="00E03C3F">
      <w:pPr>
        <w:pStyle w:val="Heading31"/>
        <w:numPr>
          <w:ilvl w:val="0"/>
          <w:numId w:val="0"/>
        </w:numPr>
        <w:tabs>
          <w:tab w:val="clear" w:pos="1080"/>
        </w:tabs>
        <w:ind w:left="90"/>
        <w:outlineLvl w:val="9"/>
        <w:rPr>
          <w:del w:id="27821" w:author="Phuong Truong Thi" w:date="2024-10-17T19:15:00Z"/>
          <w:sz w:val="24"/>
          <w:szCs w:val="24"/>
        </w:rPr>
      </w:pPr>
      <w:bookmarkStart w:id="27822" w:name="_Toc180598486"/>
      <w:bookmarkStart w:id="27823" w:name="_Toc180599250"/>
      <w:bookmarkStart w:id="27824" w:name="_Toc181872995"/>
      <w:bookmarkStart w:id="27825" w:name="_Toc183455536"/>
      <w:bookmarkStart w:id="27826" w:name="_Toc183456488"/>
      <w:bookmarkStart w:id="27827" w:name="_Toc184406822"/>
      <w:bookmarkStart w:id="27828" w:name="_Toc184408081"/>
      <w:bookmarkStart w:id="27829" w:name="_Toc184409029"/>
      <w:bookmarkStart w:id="27830" w:name="_Toc184409977"/>
      <w:bookmarkStart w:id="27831" w:name="_Toc184813763"/>
      <w:bookmarkEnd w:id="27822"/>
      <w:bookmarkEnd w:id="27823"/>
      <w:bookmarkEnd w:id="27824"/>
      <w:bookmarkEnd w:id="27825"/>
      <w:bookmarkEnd w:id="27826"/>
      <w:bookmarkEnd w:id="27827"/>
      <w:bookmarkEnd w:id="27828"/>
      <w:bookmarkEnd w:id="27829"/>
      <w:bookmarkEnd w:id="27830"/>
      <w:bookmarkEnd w:id="27831"/>
    </w:p>
    <w:p w14:paraId="7647B408" w14:textId="5D230DEA" w:rsidR="00384F62" w:rsidDel="00C86300" w:rsidRDefault="00384F62" w:rsidP="00E03C3F">
      <w:pPr>
        <w:pStyle w:val="Heading31"/>
        <w:numPr>
          <w:ilvl w:val="0"/>
          <w:numId w:val="0"/>
        </w:numPr>
        <w:tabs>
          <w:tab w:val="clear" w:pos="1080"/>
        </w:tabs>
        <w:ind w:left="90"/>
        <w:outlineLvl w:val="9"/>
        <w:rPr>
          <w:del w:id="27832" w:author="Phuong Truong Thi" w:date="2024-10-17T19:15:00Z"/>
          <w:sz w:val="24"/>
          <w:szCs w:val="24"/>
        </w:rPr>
      </w:pPr>
      <w:bookmarkStart w:id="27833" w:name="_Toc180598487"/>
      <w:bookmarkStart w:id="27834" w:name="_Toc180599251"/>
      <w:bookmarkStart w:id="27835" w:name="_Toc181872996"/>
      <w:bookmarkStart w:id="27836" w:name="_Toc183455537"/>
      <w:bookmarkStart w:id="27837" w:name="_Toc183456489"/>
      <w:bookmarkStart w:id="27838" w:name="_Toc184406823"/>
      <w:bookmarkStart w:id="27839" w:name="_Toc184408082"/>
      <w:bookmarkStart w:id="27840" w:name="_Toc184409030"/>
      <w:bookmarkStart w:id="27841" w:name="_Toc184409978"/>
      <w:bookmarkStart w:id="27842" w:name="_Toc184813764"/>
      <w:bookmarkEnd w:id="27833"/>
      <w:bookmarkEnd w:id="27834"/>
      <w:bookmarkEnd w:id="27835"/>
      <w:bookmarkEnd w:id="27836"/>
      <w:bookmarkEnd w:id="27837"/>
      <w:bookmarkEnd w:id="27838"/>
      <w:bookmarkEnd w:id="27839"/>
      <w:bookmarkEnd w:id="27840"/>
      <w:bookmarkEnd w:id="27841"/>
      <w:bookmarkEnd w:id="27842"/>
    </w:p>
    <w:p w14:paraId="20F9AD2A" w14:textId="24D9BCBA" w:rsidR="00384F62" w:rsidDel="00C86300" w:rsidRDefault="00384F62" w:rsidP="00E03C3F">
      <w:pPr>
        <w:pStyle w:val="Heading31"/>
        <w:numPr>
          <w:ilvl w:val="0"/>
          <w:numId w:val="0"/>
        </w:numPr>
        <w:tabs>
          <w:tab w:val="clear" w:pos="1080"/>
        </w:tabs>
        <w:ind w:left="90"/>
        <w:outlineLvl w:val="9"/>
        <w:rPr>
          <w:del w:id="27843" w:author="Phuong Truong Thi" w:date="2024-10-17T19:15:00Z"/>
          <w:sz w:val="24"/>
          <w:szCs w:val="24"/>
        </w:rPr>
      </w:pPr>
      <w:bookmarkStart w:id="27844" w:name="_Toc180598488"/>
      <w:bookmarkStart w:id="27845" w:name="_Toc180599252"/>
      <w:bookmarkStart w:id="27846" w:name="_Toc181872997"/>
      <w:bookmarkStart w:id="27847" w:name="_Toc183455538"/>
      <w:bookmarkStart w:id="27848" w:name="_Toc183456490"/>
      <w:bookmarkStart w:id="27849" w:name="_Toc184406824"/>
      <w:bookmarkStart w:id="27850" w:name="_Toc184408083"/>
      <w:bookmarkStart w:id="27851" w:name="_Toc184409031"/>
      <w:bookmarkStart w:id="27852" w:name="_Toc184409979"/>
      <w:bookmarkStart w:id="27853" w:name="_Toc184813765"/>
      <w:bookmarkEnd w:id="27844"/>
      <w:bookmarkEnd w:id="27845"/>
      <w:bookmarkEnd w:id="27846"/>
      <w:bookmarkEnd w:id="27847"/>
      <w:bookmarkEnd w:id="27848"/>
      <w:bookmarkEnd w:id="27849"/>
      <w:bookmarkEnd w:id="27850"/>
      <w:bookmarkEnd w:id="27851"/>
      <w:bookmarkEnd w:id="27852"/>
      <w:bookmarkEnd w:id="27853"/>
    </w:p>
    <w:p w14:paraId="128D0A8B" w14:textId="5029E291" w:rsidR="00384F62" w:rsidDel="00C86300" w:rsidRDefault="00384F62" w:rsidP="00E03C3F">
      <w:pPr>
        <w:pStyle w:val="Heading31"/>
        <w:numPr>
          <w:ilvl w:val="0"/>
          <w:numId w:val="0"/>
        </w:numPr>
        <w:tabs>
          <w:tab w:val="clear" w:pos="1080"/>
        </w:tabs>
        <w:ind w:left="90"/>
        <w:outlineLvl w:val="9"/>
        <w:rPr>
          <w:del w:id="27854" w:author="Phuong Truong Thi" w:date="2024-10-17T19:15:00Z"/>
          <w:sz w:val="24"/>
          <w:szCs w:val="24"/>
        </w:rPr>
      </w:pPr>
      <w:bookmarkStart w:id="27855" w:name="_Toc180598489"/>
      <w:bookmarkStart w:id="27856" w:name="_Toc180599253"/>
      <w:bookmarkStart w:id="27857" w:name="_Toc181872998"/>
      <w:bookmarkStart w:id="27858" w:name="_Toc183455539"/>
      <w:bookmarkStart w:id="27859" w:name="_Toc183456491"/>
      <w:bookmarkStart w:id="27860" w:name="_Toc184406825"/>
      <w:bookmarkStart w:id="27861" w:name="_Toc184408084"/>
      <w:bookmarkStart w:id="27862" w:name="_Toc184409032"/>
      <w:bookmarkStart w:id="27863" w:name="_Toc184409980"/>
      <w:bookmarkStart w:id="27864" w:name="_Toc184813766"/>
      <w:bookmarkEnd w:id="27855"/>
      <w:bookmarkEnd w:id="27856"/>
      <w:bookmarkEnd w:id="27857"/>
      <w:bookmarkEnd w:id="27858"/>
      <w:bookmarkEnd w:id="27859"/>
      <w:bookmarkEnd w:id="27860"/>
      <w:bookmarkEnd w:id="27861"/>
      <w:bookmarkEnd w:id="27862"/>
      <w:bookmarkEnd w:id="27863"/>
      <w:bookmarkEnd w:id="27864"/>
    </w:p>
    <w:p w14:paraId="19F8CB11" w14:textId="71E5BAF3" w:rsidR="00384F62" w:rsidRPr="00A37930" w:rsidDel="00C86300" w:rsidRDefault="00384F62" w:rsidP="00E03C3F">
      <w:pPr>
        <w:pStyle w:val="Heading31"/>
        <w:numPr>
          <w:ilvl w:val="0"/>
          <w:numId w:val="0"/>
        </w:numPr>
        <w:tabs>
          <w:tab w:val="clear" w:pos="1080"/>
        </w:tabs>
        <w:ind w:left="90"/>
        <w:outlineLvl w:val="9"/>
        <w:rPr>
          <w:del w:id="27865" w:author="Phuong Truong Thi" w:date="2024-10-17T19:15:00Z"/>
          <w:sz w:val="24"/>
          <w:szCs w:val="24"/>
        </w:rPr>
      </w:pPr>
      <w:bookmarkStart w:id="27866" w:name="_Toc180598490"/>
      <w:bookmarkStart w:id="27867" w:name="_Toc180599254"/>
      <w:bookmarkStart w:id="27868" w:name="_Toc181872999"/>
      <w:bookmarkStart w:id="27869" w:name="_Toc183455540"/>
      <w:bookmarkStart w:id="27870" w:name="_Toc183456492"/>
      <w:bookmarkStart w:id="27871" w:name="_Toc184406826"/>
      <w:bookmarkStart w:id="27872" w:name="_Toc184408085"/>
      <w:bookmarkStart w:id="27873" w:name="_Toc184409033"/>
      <w:bookmarkStart w:id="27874" w:name="_Toc184409981"/>
      <w:bookmarkStart w:id="27875" w:name="_Toc184813767"/>
      <w:bookmarkEnd w:id="27866"/>
      <w:bookmarkEnd w:id="27867"/>
      <w:bookmarkEnd w:id="27868"/>
      <w:bookmarkEnd w:id="27869"/>
      <w:bookmarkEnd w:id="27870"/>
      <w:bookmarkEnd w:id="27871"/>
      <w:bookmarkEnd w:id="27872"/>
      <w:bookmarkEnd w:id="27873"/>
      <w:bookmarkEnd w:id="27874"/>
      <w:bookmarkEnd w:id="27875"/>
    </w:p>
    <w:p w14:paraId="025E3208" w14:textId="6AAD3DC4" w:rsidR="00FF1495" w:rsidDel="00FD6BA2" w:rsidRDefault="00A37930" w:rsidP="00FF1495">
      <w:pPr>
        <w:pStyle w:val="Heading31"/>
        <w:numPr>
          <w:ilvl w:val="2"/>
          <w:numId w:val="88"/>
        </w:numPr>
        <w:rPr>
          <w:del w:id="27876" w:author="Phuong Truong Thi" w:date="2024-10-17T18:57:00Z"/>
          <w:sz w:val="24"/>
          <w:szCs w:val="24"/>
        </w:rPr>
      </w:pPr>
      <w:del w:id="27877" w:author="Phuong Truong Thi" w:date="2024-10-07T15:22:00Z">
        <w:r w:rsidRPr="00A37930" w:rsidDel="00EC168C">
          <w:rPr>
            <w:sz w:val="24"/>
            <w:szCs w:val="24"/>
          </w:rPr>
          <w:delText>C360</w:delText>
        </w:r>
      </w:del>
      <w:del w:id="27878" w:author="Phuong Truong Thi" w:date="2024-10-17T18:57:00Z">
        <w:r w:rsidRPr="00A37930" w:rsidDel="00FD6BA2">
          <w:rPr>
            <w:sz w:val="24"/>
            <w:szCs w:val="24"/>
          </w:rPr>
          <w:delText xml:space="preserve"> - Màn hình chi tiết chi nhánh quản lý KH</w:delText>
        </w:r>
        <w:bookmarkStart w:id="27879" w:name="_Toc180598491"/>
        <w:bookmarkStart w:id="27880" w:name="_Toc180599255"/>
        <w:bookmarkStart w:id="27881" w:name="_Toc181873000"/>
        <w:bookmarkStart w:id="27882" w:name="_Toc183455541"/>
        <w:bookmarkStart w:id="27883" w:name="_Toc183456493"/>
        <w:bookmarkStart w:id="27884" w:name="_Toc184406827"/>
        <w:bookmarkStart w:id="27885" w:name="_Toc184408086"/>
        <w:bookmarkStart w:id="27886" w:name="_Toc184409034"/>
        <w:bookmarkStart w:id="27887" w:name="_Toc184409982"/>
        <w:bookmarkStart w:id="27888" w:name="_Toc184813768"/>
        <w:bookmarkEnd w:id="27879"/>
        <w:bookmarkEnd w:id="27880"/>
        <w:bookmarkEnd w:id="27881"/>
        <w:bookmarkEnd w:id="27882"/>
        <w:bookmarkEnd w:id="27883"/>
        <w:bookmarkEnd w:id="27884"/>
        <w:bookmarkEnd w:id="27885"/>
        <w:bookmarkEnd w:id="27886"/>
        <w:bookmarkEnd w:id="27887"/>
        <w:bookmarkEnd w:id="27888"/>
      </w:del>
    </w:p>
    <w:p w14:paraId="50F24DA0" w14:textId="6BB4E877" w:rsidR="00FF1495" w:rsidRPr="00FF1495" w:rsidDel="00FD6BA2" w:rsidRDefault="00FF1495" w:rsidP="00651521">
      <w:pPr>
        <w:pStyle w:val="Heading31"/>
        <w:numPr>
          <w:ilvl w:val="0"/>
          <w:numId w:val="69"/>
        </w:numPr>
        <w:tabs>
          <w:tab w:val="clear" w:pos="1080"/>
        </w:tabs>
        <w:outlineLvl w:val="9"/>
        <w:rPr>
          <w:del w:id="27889" w:author="Phuong Truong Thi" w:date="2024-10-17T18:57:00Z"/>
          <w:sz w:val="24"/>
          <w:szCs w:val="24"/>
        </w:rPr>
      </w:pPr>
      <w:del w:id="27890" w:author="Phuong Truong Thi" w:date="2024-10-17T18:57:00Z">
        <w:r w:rsidDel="00FD6BA2">
          <w:rPr>
            <w:b w:val="0"/>
            <w:bCs w:val="0"/>
            <w:i/>
            <w:iCs/>
            <w:sz w:val="24"/>
            <w:szCs w:val="24"/>
          </w:rPr>
          <w:delText>Mô tả chức năng</w:delText>
        </w:r>
        <w:bookmarkStart w:id="27891" w:name="_Toc180598492"/>
        <w:bookmarkStart w:id="27892" w:name="_Toc180599256"/>
        <w:bookmarkStart w:id="27893" w:name="_Toc181873001"/>
        <w:bookmarkStart w:id="27894" w:name="_Toc183455542"/>
        <w:bookmarkStart w:id="27895" w:name="_Toc183456494"/>
        <w:bookmarkStart w:id="27896" w:name="_Toc184406828"/>
        <w:bookmarkStart w:id="27897" w:name="_Toc184408087"/>
        <w:bookmarkStart w:id="27898" w:name="_Toc184409035"/>
        <w:bookmarkStart w:id="27899" w:name="_Toc184409983"/>
        <w:bookmarkStart w:id="27900" w:name="_Toc184813769"/>
        <w:bookmarkEnd w:id="27891"/>
        <w:bookmarkEnd w:id="27892"/>
        <w:bookmarkEnd w:id="27893"/>
        <w:bookmarkEnd w:id="27894"/>
        <w:bookmarkEnd w:id="27895"/>
        <w:bookmarkEnd w:id="27896"/>
        <w:bookmarkEnd w:id="27897"/>
        <w:bookmarkEnd w:id="27898"/>
        <w:bookmarkEnd w:id="27899"/>
        <w:bookmarkEnd w:id="27900"/>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A37930" w:rsidRPr="00075487" w:rsidDel="00FD6BA2" w14:paraId="185CC09B" w14:textId="51BC003B" w:rsidTr="00817E47">
        <w:trPr>
          <w:trHeight w:val="792"/>
          <w:del w:id="27901" w:author="Phuong Truong Thi" w:date="2024-10-17T18:57:00Z"/>
        </w:trPr>
        <w:tc>
          <w:tcPr>
            <w:tcW w:w="1647" w:type="dxa"/>
            <w:shd w:val="clear" w:color="auto" w:fill="auto"/>
          </w:tcPr>
          <w:p w14:paraId="70F44816" w14:textId="4146BCD0" w:rsidR="00A37930" w:rsidRPr="00075487" w:rsidDel="00FD6BA2" w:rsidRDefault="00A37930" w:rsidP="00817E47">
            <w:pPr>
              <w:pStyle w:val="Bd-1BodyText1"/>
              <w:keepLines/>
              <w:spacing w:line="276" w:lineRule="auto"/>
              <w:ind w:left="0"/>
              <w:jc w:val="left"/>
              <w:rPr>
                <w:del w:id="27902" w:author="Phuong Truong Thi" w:date="2024-10-17T18:57:00Z"/>
                <w:rFonts w:ascii="Times New Roman" w:hAnsi="Times New Roman"/>
                <w:b/>
                <w:bCs/>
                <w:i/>
                <w:sz w:val="24"/>
                <w:szCs w:val="24"/>
              </w:rPr>
            </w:pPr>
            <w:del w:id="27903" w:author="Phuong Truong Thi" w:date="2024-10-17T18:57:00Z">
              <w:r w:rsidRPr="00075487" w:rsidDel="00FD6BA2">
                <w:rPr>
                  <w:rFonts w:ascii="Times New Roman" w:hAnsi="Times New Roman"/>
                  <w:b/>
                  <w:i/>
                  <w:sz w:val="24"/>
                  <w:szCs w:val="24"/>
                </w:rPr>
                <w:delText>Mô tả</w:delText>
              </w:r>
              <w:bookmarkStart w:id="27904" w:name="_Toc180598493"/>
              <w:bookmarkStart w:id="27905" w:name="_Toc180599257"/>
              <w:bookmarkStart w:id="27906" w:name="_Toc181873002"/>
              <w:bookmarkStart w:id="27907" w:name="_Toc183455543"/>
              <w:bookmarkStart w:id="27908" w:name="_Toc183456495"/>
              <w:bookmarkStart w:id="27909" w:name="_Toc184406829"/>
              <w:bookmarkStart w:id="27910" w:name="_Toc184408088"/>
              <w:bookmarkStart w:id="27911" w:name="_Toc184409036"/>
              <w:bookmarkStart w:id="27912" w:name="_Toc184409984"/>
              <w:bookmarkStart w:id="27913" w:name="_Toc184813770"/>
              <w:bookmarkEnd w:id="27904"/>
              <w:bookmarkEnd w:id="27905"/>
              <w:bookmarkEnd w:id="27906"/>
              <w:bookmarkEnd w:id="27907"/>
              <w:bookmarkEnd w:id="27908"/>
              <w:bookmarkEnd w:id="27909"/>
              <w:bookmarkEnd w:id="27910"/>
              <w:bookmarkEnd w:id="27911"/>
              <w:bookmarkEnd w:id="27912"/>
              <w:bookmarkEnd w:id="27913"/>
            </w:del>
          </w:p>
        </w:tc>
        <w:tc>
          <w:tcPr>
            <w:tcW w:w="7510" w:type="dxa"/>
            <w:shd w:val="clear" w:color="auto" w:fill="auto"/>
          </w:tcPr>
          <w:p w14:paraId="667E5A58" w14:textId="3C102082" w:rsidR="00A37930" w:rsidRPr="00075487" w:rsidDel="00FD6BA2" w:rsidRDefault="00A37930" w:rsidP="00817E47">
            <w:pPr>
              <w:pStyle w:val="Normal10"/>
              <w:rPr>
                <w:del w:id="27914" w:author="Phuong Truong Thi" w:date="2024-10-17T18:57:00Z"/>
              </w:rPr>
            </w:pPr>
            <w:del w:id="27915"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7916" w:name="_Toc180598494"/>
              <w:bookmarkStart w:id="27917" w:name="_Toc180599258"/>
              <w:bookmarkStart w:id="27918" w:name="_Toc181873003"/>
              <w:bookmarkStart w:id="27919" w:name="_Toc183455544"/>
              <w:bookmarkStart w:id="27920" w:name="_Toc183456496"/>
              <w:bookmarkStart w:id="27921" w:name="_Toc184406830"/>
              <w:bookmarkStart w:id="27922" w:name="_Toc184408089"/>
              <w:bookmarkStart w:id="27923" w:name="_Toc184409037"/>
              <w:bookmarkStart w:id="27924" w:name="_Toc184409985"/>
              <w:bookmarkStart w:id="27925" w:name="_Toc184813771"/>
              <w:bookmarkEnd w:id="27916"/>
              <w:bookmarkEnd w:id="27917"/>
              <w:bookmarkEnd w:id="27918"/>
              <w:bookmarkEnd w:id="27919"/>
              <w:bookmarkEnd w:id="27920"/>
              <w:bookmarkEnd w:id="27921"/>
              <w:bookmarkEnd w:id="27922"/>
              <w:bookmarkEnd w:id="27923"/>
              <w:bookmarkEnd w:id="27924"/>
              <w:bookmarkEnd w:id="27925"/>
            </w:del>
          </w:p>
        </w:tc>
        <w:bookmarkStart w:id="27926" w:name="_Toc180598495"/>
        <w:bookmarkStart w:id="27927" w:name="_Toc180599259"/>
        <w:bookmarkStart w:id="27928" w:name="_Toc181873004"/>
        <w:bookmarkStart w:id="27929" w:name="_Toc183455545"/>
        <w:bookmarkStart w:id="27930" w:name="_Toc183456497"/>
        <w:bookmarkStart w:id="27931" w:name="_Toc184406831"/>
        <w:bookmarkStart w:id="27932" w:name="_Toc184408090"/>
        <w:bookmarkStart w:id="27933" w:name="_Toc184409038"/>
        <w:bookmarkStart w:id="27934" w:name="_Toc184409986"/>
        <w:bookmarkStart w:id="27935" w:name="_Toc184813772"/>
        <w:bookmarkEnd w:id="27926"/>
        <w:bookmarkEnd w:id="27927"/>
        <w:bookmarkEnd w:id="27928"/>
        <w:bookmarkEnd w:id="27929"/>
        <w:bookmarkEnd w:id="27930"/>
        <w:bookmarkEnd w:id="27931"/>
        <w:bookmarkEnd w:id="27932"/>
        <w:bookmarkEnd w:id="27933"/>
        <w:bookmarkEnd w:id="27934"/>
        <w:bookmarkEnd w:id="27935"/>
      </w:tr>
      <w:tr w:rsidR="00A37930" w:rsidRPr="00075487" w:rsidDel="00FD6BA2" w14:paraId="452FC34F" w14:textId="21E3CA52" w:rsidTr="00817E47">
        <w:trPr>
          <w:trHeight w:val="765"/>
          <w:del w:id="27936" w:author="Phuong Truong Thi" w:date="2024-10-17T18:57:00Z"/>
        </w:trPr>
        <w:tc>
          <w:tcPr>
            <w:tcW w:w="1647" w:type="dxa"/>
            <w:shd w:val="clear" w:color="auto" w:fill="auto"/>
          </w:tcPr>
          <w:p w14:paraId="3955BD98" w14:textId="220025EF" w:rsidR="00A37930" w:rsidRPr="00075487" w:rsidDel="00FD6BA2" w:rsidRDefault="00A37930" w:rsidP="00817E47">
            <w:pPr>
              <w:pStyle w:val="Bd-1BodyText1"/>
              <w:keepLines/>
              <w:spacing w:line="276" w:lineRule="auto"/>
              <w:ind w:left="0"/>
              <w:jc w:val="left"/>
              <w:rPr>
                <w:del w:id="27937" w:author="Phuong Truong Thi" w:date="2024-10-17T18:57:00Z"/>
                <w:rFonts w:ascii="Times New Roman" w:hAnsi="Times New Roman"/>
                <w:b/>
                <w:bCs/>
                <w:i/>
                <w:sz w:val="24"/>
                <w:szCs w:val="24"/>
              </w:rPr>
            </w:pPr>
            <w:del w:id="27938" w:author="Phuong Truong Thi" w:date="2024-10-17T18:57:00Z">
              <w:r w:rsidRPr="00075487" w:rsidDel="00FD6BA2">
                <w:rPr>
                  <w:rFonts w:ascii="Times New Roman" w:hAnsi="Times New Roman"/>
                  <w:b/>
                  <w:i/>
                  <w:sz w:val="24"/>
                  <w:szCs w:val="24"/>
                </w:rPr>
                <w:delText>Điều kiện đầu vào</w:delText>
              </w:r>
              <w:bookmarkStart w:id="27939" w:name="_Toc180598496"/>
              <w:bookmarkStart w:id="27940" w:name="_Toc180599260"/>
              <w:bookmarkStart w:id="27941" w:name="_Toc181873005"/>
              <w:bookmarkStart w:id="27942" w:name="_Toc183455546"/>
              <w:bookmarkStart w:id="27943" w:name="_Toc183456498"/>
              <w:bookmarkStart w:id="27944" w:name="_Toc184406832"/>
              <w:bookmarkStart w:id="27945" w:name="_Toc184408091"/>
              <w:bookmarkStart w:id="27946" w:name="_Toc184409039"/>
              <w:bookmarkStart w:id="27947" w:name="_Toc184409987"/>
              <w:bookmarkStart w:id="27948" w:name="_Toc184813773"/>
              <w:bookmarkEnd w:id="27939"/>
              <w:bookmarkEnd w:id="27940"/>
              <w:bookmarkEnd w:id="27941"/>
              <w:bookmarkEnd w:id="27942"/>
              <w:bookmarkEnd w:id="27943"/>
              <w:bookmarkEnd w:id="27944"/>
              <w:bookmarkEnd w:id="27945"/>
              <w:bookmarkEnd w:id="27946"/>
              <w:bookmarkEnd w:id="27947"/>
              <w:bookmarkEnd w:id="27948"/>
            </w:del>
          </w:p>
        </w:tc>
        <w:tc>
          <w:tcPr>
            <w:tcW w:w="7510" w:type="dxa"/>
            <w:shd w:val="clear" w:color="auto" w:fill="auto"/>
          </w:tcPr>
          <w:p w14:paraId="29574E68" w14:textId="4654CB30" w:rsidR="00A37930" w:rsidDel="00FD6BA2" w:rsidRDefault="00A37930" w:rsidP="00817E47">
            <w:pPr>
              <w:pStyle w:val="Normal10"/>
              <w:keepNext/>
              <w:keepLines/>
              <w:rPr>
                <w:del w:id="27949" w:author="Phuong Truong Thi" w:date="2024-10-17T18:57:00Z"/>
                <w:szCs w:val="24"/>
              </w:rPr>
            </w:pPr>
            <w:del w:id="27950" w:author="Phuong Truong Thi" w:date="2024-10-17T18:57:00Z">
              <w:r w:rsidRPr="00075487" w:rsidDel="00FD6BA2">
                <w:rPr>
                  <w:szCs w:val="24"/>
                </w:rPr>
                <w:delText>NSD đăng nhập vào hệ thống</w:delText>
              </w:r>
              <w:bookmarkStart w:id="27951" w:name="_Toc180598497"/>
              <w:bookmarkStart w:id="27952" w:name="_Toc180599261"/>
              <w:bookmarkStart w:id="27953" w:name="_Toc181873006"/>
              <w:bookmarkStart w:id="27954" w:name="_Toc183455547"/>
              <w:bookmarkStart w:id="27955" w:name="_Toc183456499"/>
              <w:bookmarkStart w:id="27956" w:name="_Toc184406833"/>
              <w:bookmarkStart w:id="27957" w:name="_Toc184408092"/>
              <w:bookmarkStart w:id="27958" w:name="_Toc184409040"/>
              <w:bookmarkStart w:id="27959" w:name="_Toc184409988"/>
              <w:bookmarkStart w:id="27960" w:name="_Toc184813774"/>
              <w:bookmarkEnd w:id="27951"/>
              <w:bookmarkEnd w:id="27952"/>
              <w:bookmarkEnd w:id="27953"/>
              <w:bookmarkEnd w:id="27954"/>
              <w:bookmarkEnd w:id="27955"/>
              <w:bookmarkEnd w:id="27956"/>
              <w:bookmarkEnd w:id="27957"/>
              <w:bookmarkEnd w:id="27958"/>
              <w:bookmarkEnd w:id="27959"/>
              <w:bookmarkEnd w:id="27960"/>
            </w:del>
          </w:p>
          <w:p w14:paraId="1567ABA0" w14:textId="758246D2" w:rsidR="00A37930" w:rsidRPr="00075487" w:rsidDel="00FD6BA2" w:rsidRDefault="00A37930" w:rsidP="00817E47">
            <w:pPr>
              <w:pStyle w:val="Normal10"/>
              <w:keepNext/>
              <w:keepLines/>
              <w:rPr>
                <w:del w:id="27961" w:author="Phuong Truong Thi" w:date="2024-10-17T18:57:00Z"/>
                <w:szCs w:val="24"/>
              </w:rPr>
            </w:pPr>
            <w:del w:id="27962" w:author="Phuong Truong Thi" w:date="2024-10-17T18:57:00Z">
              <w:r w:rsidDel="00FD6BA2">
                <w:rPr>
                  <w:szCs w:val="24"/>
                </w:rPr>
                <w:delText xml:space="preserve">Từ listview “KH </w:delText>
              </w:r>
              <w:r w:rsidR="00FF1495" w:rsidDel="00FD6BA2">
                <w:rPr>
                  <w:szCs w:val="24"/>
                </w:rPr>
                <w:delText>mới</w:delText>
              </w:r>
              <w:r w:rsidDel="00FD6BA2">
                <w:rPr>
                  <w:szCs w:val="24"/>
                </w:rPr>
                <w:delText xml:space="preserve">” click vào Text link “Tên CN quản lý” trên danh sách. </w:delText>
              </w:r>
              <w:bookmarkStart w:id="27963" w:name="_Toc180598498"/>
              <w:bookmarkStart w:id="27964" w:name="_Toc180599262"/>
              <w:bookmarkStart w:id="27965" w:name="_Toc181873007"/>
              <w:bookmarkStart w:id="27966" w:name="_Toc183455548"/>
              <w:bookmarkStart w:id="27967" w:name="_Toc183456500"/>
              <w:bookmarkStart w:id="27968" w:name="_Toc184406834"/>
              <w:bookmarkStart w:id="27969" w:name="_Toc184408093"/>
              <w:bookmarkStart w:id="27970" w:name="_Toc184409041"/>
              <w:bookmarkStart w:id="27971" w:name="_Toc184409989"/>
              <w:bookmarkStart w:id="27972" w:name="_Toc184813775"/>
              <w:bookmarkEnd w:id="27963"/>
              <w:bookmarkEnd w:id="27964"/>
              <w:bookmarkEnd w:id="27965"/>
              <w:bookmarkEnd w:id="27966"/>
              <w:bookmarkEnd w:id="27967"/>
              <w:bookmarkEnd w:id="27968"/>
              <w:bookmarkEnd w:id="27969"/>
              <w:bookmarkEnd w:id="27970"/>
              <w:bookmarkEnd w:id="27971"/>
              <w:bookmarkEnd w:id="27972"/>
            </w:del>
          </w:p>
        </w:tc>
        <w:bookmarkStart w:id="27973" w:name="_Toc180598499"/>
        <w:bookmarkStart w:id="27974" w:name="_Toc180599263"/>
        <w:bookmarkStart w:id="27975" w:name="_Toc181873008"/>
        <w:bookmarkStart w:id="27976" w:name="_Toc183455549"/>
        <w:bookmarkStart w:id="27977" w:name="_Toc183456501"/>
        <w:bookmarkStart w:id="27978" w:name="_Toc184406835"/>
        <w:bookmarkStart w:id="27979" w:name="_Toc184408094"/>
        <w:bookmarkStart w:id="27980" w:name="_Toc184409042"/>
        <w:bookmarkStart w:id="27981" w:name="_Toc184409990"/>
        <w:bookmarkStart w:id="27982" w:name="_Toc184813776"/>
        <w:bookmarkEnd w:id="27973"/>
        <w:bookmarkEnd w:id="27974"/>
        <w:bookmarkEnd w:id="27975"/>
        <w:bookmarkEnd w:id="27976"/>
        <w:bookmarkEnd w:id="27977"/>
        <w:bookmarkEnd w:id="27978"/>
        <w:bookmarkEnd w:id="27979"/>
        <w:bookmarkEnd w:id="27980"/>
        <w:bookmarkEnd w:id="27981"/>
        <w:bookmarkEnd w:id="27982"/>
      </w:tr>
      <w:tr w:rsidR="00A37930" w:rsidRPr="00075487" w:rsidDel="00FD6BA2" w14:paraId="49EBB177" w14:textId="18145CE2" w:rsidTr="00817E47">
        <w:trPr>
          <w:trHeight w:val="765"/>
          <w:del w:id="27983" w:author="Phuong Truong Thi" w:date="2024-10-17T18:57:00Z"/>
        </w:trPr>
        <w:tc>
          <w:tcPr>
            <w:tcW w:w="1647" w:type="dxa"/>
            <w:shd w:val="clear" w:color="auto" w:fill="auto"/>
          </w:tcPr>
          <w:p w14:paraId="546491A7" w14:textId="2988E4C9" w:rsidR="00A37930" w:rsidRPr="00075487" w:rsidDel="00FD6BA2" w:rsidRDefault="00A37930" w:rsidP="00817E47">
            <w:pPr>
              <w:pStyle w:val="Bd-1BodyText1"/>
              <w:keepLines/>
              <w:spacing w:line="276" w:lineRule="auto"/>
              <w:ind w:left="0"/>
              <w:jc w:val="left"/>
              <w:rPr>
                <w:del w:id="27984" w:author="Phuong Truong Thi" w:date="2024-10-17T18:57:00Z"/>
                <w:rFonts w:ascii="Times New Roman" w:hAnsi="Times New Roman"/>
                <w:b/>
                <w:i/>
                <w:sz w:val="24"/>
                <w:szCs w:val="24"/>
              </w:rPr>
            </w:pPr>
            <w:del w:id="27985" w:author="Phuong Truong Thi" w:date="2024-10-17T18:57:00Z">
              <w:r w:rsidRPr="00075487" w:rsidDel="00FD6BA2">
                <w:rPr>
                  <w:rFonts w:ascii="Times New Roman" w:hAnsi="Times New Roman"/>
                  <w:b/>
                  <w:i/>
                  <w:sz w:val="24"/>
                  <w:szCs w:val="24"/>
                </w:rPr>
                <w:delText>Điều kiện đầu ra</w:delText>
              </w:r>
              <w:bookmarkStart w:id="27986" w:name="_Toc180598500"/>
              <w:bookmarkStart w:id="27987" w:name="_Toc180599264"/>
              <w:bookmarkStart w:id="27988" w:name="_Toc181873009"/>
              <w:bookmarkStart w:id="27989" w:name="_Toc183455550"/>
              <w:bookmarkStart w:id="27990" w:name="_Toc183456502"/>
              <w:bookmarkStart w:id="27991" w:name="_Toc184406836"/>
              <w:bookmarkStart w:id="27992" w:name="_Toc184408095"/>
              <w:bookmarkStart w:id="27993" w:name="_Toc184409043"/>
              <w:bookmarkStart w:id="27994" w:name="_Toc184409991"/>
              <w:bookmarkStart w:id="27995" w:name="_Toc184813777"/>
              <w:bookmarkEnd w:id="27986"/>
              <w:bookmarkEnd w:id="27987"/>
              <w:bookmarkEnd w:id="27988"/>
              <w:bookmarkEnd w:id="27989"/>
              <w:bookmarkEnd w:id="27990"/>
              <w:bookmarkEnd w:id="27991"/>
              <w:bookmarkEnd w:id="27992"/>
              <w:bookmarkEnd w:id="27993"/>
              <w:bookmarkEnd w:id="27994"/>
              <w:bookmarkEnd w:id="27995"/>
            </w:del>
          </w:p>
        </w:tc>
        <w:tc>
          <w:tcPr>
            <w:tcW w:w="7510" w:type="dxa"/>
            <w:shd w:val="clear" w:color="auto" w:fill="auto"/>
          </w:tcPr>
          <w:p w14:paraId="31349959" w14:textId="692052C6" w:rsidR="00A37930" w:rsidRPr="00075487" w:rsidDel="00FD6BA2" w:rsidRDefault="00A37930" w:rsidP="00817E47">
            <w:pPr>
              <w:pStyle w:val="Normal10"/>
              <w:keepNext/>
              <w:keepLines/>
              <w:rPr>
                <w:del w:id="27996" w:author="Phuong Truong Thi" w:date="2024-10-17T18:57:00Z"/>
                <w:szCs w:val="24"/>
              </w:rPr>
            </w:pPr>
            <w:del w:id="27997" w:author="Phuong Truong Thi" w:date="2024-10-17T18:57:00Z">
              <w:r w:rsidDel="00FD6BA2">
                <w:rPr>
                  <w:szCs w:val="24"/>
                </w:rPr>
                <w:delText>Hệ thống hiển thị popup thông tin chi tiết chi nhánh</w:delText>
              </w:r>
              <w:bookmarkStart w:id="27998" w:name="_Toc180598501"/>
              <w:bookmarkStart w:id="27999" w:name="_Toc180599265"/>
              <w:bookmarkStart w:id="28000" w:name="_Toc181873010"/>
              <w:bookmarkStart w:id="28001" w:name="_Toc183455551"/>
              <w:bookmarkStart w:id="28002" w:name="_Toc183456503"/>
              <w:bookmarkStart w:id="28003" w:name="_Toc184406837"/>
              <w:bookmarkStart w:id="28004" w:name="_Toc184408096"/>
              <w:bookmarkStart w:id="28005" w:name="_Toc184409044"/>
              <w:bookmarkStart w:id="28006" w:name="_Toc184409992"/>
              <w:bookmarkStart w:id="28007" w:name="_Toc184813778"/>
              <w:bookmarkEnd w:id="27998"/>
              <w:bookmarkEnd w:id="27999"/>
              <w:bookmarkEnd w:id="28000"/>
              <w:bookmarkEnd w:id="28001"/>
              <w:bookmarkEnd w:id="28002"/>
              <w:bookmarkEnd w:id="28003"/>
              <w:bookmarkEnd w:id="28004"/>
              <w:bookmarkEnd w:id="28005"/>
              <w:bookmarkEnd w:id="28006"/>
              <w:bookmarkEnd w:id="28007"/>
            </w:del>
          </w:p>
        </w:tc>
        <w:bookmarkStart w:id="28008" w:name="_Toc180598502"/>
        <w:bookmarkStart w:id="28009" w:name="_Toc180599266"/>
        <w:bookmarkStart w:id="28010" w:name="_Toc181873011"/>
        <w:bookmarkStart w:id="28011" w:name="_Toc183455552"/>
        <w:bookmarkStart w:id="28012" w:name="_Toc183456504"/>
        <w:bookmarkStart w:id="28013" w:name="_Toc184406838"/>
        <w:bookmarkStart w:id="28014" w:name="_Toc184408097"/>
        <w:bookmarkStart w:id="28015" w:name="_Toc184409045"/>
        <w:bookmarkStart w:id="28016" w:name="_Toc184409993"/>
        <w:bookmarkStart w:id="28017" w:name="_Toc184813779"/>
        <w:bookmarkEnd w:id="28008"/>
        <w:bookmarkEnd w:id="28009"/>
        <w:bookmarkEnd w:id="28010"/>
        <w:bookmarkEnd w:id="28011"/>
        <w:bookmarkEnd w:id="28012"/>
        <w:bookmarkEnd w:id="28013"/>
        <w:bookmarkEnd w:id="28014"/>
        <w:bookmarkEnd w:id="28015"/>
        <w:bookmarkEnd w:id="28016"/>
        <w:bookmarkEnd w:id="28017"/>
      </w:tr>
    </w:tbl>
    <w:p w14:paraId="3154DD28" w14:textId="603C139B" w:rsidR="00A37930" w:rsidDel="00FD6BA2" w:rsidRDefault="00A37930" w:rsidP="00A37930">
      <w:pPr>
        <w:pStyle w:val="Heading31"/>
        <w:numPr>
          <w:ilvl w:val="0"/>
          <w:numId w:val="0"/>
        </w:numPr>
        <w:tabs>
          <w:tab w:val="clear" w:pos="1080"/>
        </w:tabs>
        <w:outlineLvl w:val="9"/>
        <w:rPr>
          <w:del w:id="28018" w:author="Phuong Truong Thi" w:date="2024-10-17T18:57:00Z"/>
          <w:sz w:val="24"/>
          <w:szCs w:val="24"/>
        </w:rPr>
      </w:pPr>
      <w:bookmarkStart w:id="28019" w:name="_Toc180598503"/>
      <w:bookmarkStart w:id="28020" w:name="_Toc180599267"/>
      <w:bookmarkStart w:id="28021" w:name="_Toc181873012"/>
      <w:bookmarkStart w:id="28022" w:name="_Toc183455553"/>
      <w:bookmarkStart w:id="28023" w:name="_Toc183456505"/>
      <w:bookmarkStart w:id="28024" w:name="_Toc184406839"/>
      <w:bookmarkStart w:id="28025" w:name="_Toc184408098"/>
      <w:bookmarkStart w:id="28026" w:name="_Toc184409046"/>
      <w:bookmarkStart w:id="28027" w:name="_Toc184409994"/>
      <w:bookmarkStart w:id="28028" w:name="_Toc184813780"/>
      <w:bookmarkEnd w:id="28019"/>
      <w:bookmarkEnd w:id="28020"/>
      <w:bookmarkEnd w:id="28021"/>
      <w:bookmarkEnd w:id="28022"/>
      <w:bookmarkEnd w:id="28023"/>
      <w:bookmarkEnd w:id="28024"/>
      <w:bookmarkEnd w:id="28025"/>
      <w:bookmarkEnd w:id="28026"/>
      <w:bookmarkEnd w:id="28027"/>
      <w:bookmarkEnd w:id="28028"/>
    </w:p>
    <w:p w14:paraId="039FE1BF" w14:textId="7BC9026A" w:rsidR="00A37930" w:rsidRPr="00A37930" w:rsidDel="00FD6BA2" w:rsidRDefault="00A37930" w:rsidP="00A37930">
      <w:pPr>
        <w:pStyle w:val="Heading31"/>
        <w:numPr>
          <w:ilvl w:val="0"/>
          <w:numId w:val="0"/>
        </w:numPr>
        <w:tabs>
          <w:tab w:val="clear" w:pos="1080"/>
        </w:tabs>
        <w:outlineLvl w:val="9"/>
        <w:rPr>
          <w:del w:id="28029" w:author="Phuong Truong Thi" w:date="2024-10-17T18:57:00Z"/>
          <w:sz w:val="24"/>
          <w:szCs w:val="24"/>
        </w:rPr>
      </w:pPr>
      <w:bookmarkStart w:id="28030" w:name="_Toc180598504"/>
      <w:bookmarkStart w:id="28031" w:name="_Toc180599268"/>
      <w:bookmarkStart w:id="28032" w:name="_Toc181873013"/>
      <w:bookmarkStart w:id="28033" w:name="_Toc183455554"/>
      <w:bookmarkStart w:id="28034" w:name="_Toc183456506"/>
      <w:bookmarkStart w:id="28035" w:name="_Toc184406840"/>
      <w:bookmarkStart w:id="28036" w:name="_Toc184408099"/>
      <w:bookmarkStart w:id="28037" w:name="_Toc184409047"/>
      <w:bookmarkStart w:id="28038" w:name="_Toc184409995"/>
      <w:bookmarkStart w:id="28039" w:name="_Toc184813781"/>
      <w:bookmarkEnd w:id="28030"/>
      <w:bookmarkEnd w:id="28031"/>
      <w:bookmarkEnd w:id="28032"/>
      <w:bookmarkEnd w:id="28033"/>
      <w:bookmarkEnd w:id="28034"/>
      <w:bookmarkEnd w:id="28035"/>
      <w:bookmarkEnd w:id="28036"/>
      <w:bookmarkEnd w:id="28037"/>
      <w:bookmarkEnd w:id="28038"/>
      <w:bookmarkEnd w:id="28039"/>
    </w:p>
    <w:p w14:paraId="442F49A0" w14:textId="465CA38B" w:rsidR="00A37930" w:rsidRPr="00A37930" w:rsidDel="00FD6BA2" w:rsidRDefault="00A37930" w:rsidP="00A37930">
      <w:pPr>
        <w:pStyle w:val="Heading31"/>
        <w:numPr>
          <w:ilvl w:val="2"/>
          <w:numId w:val="88"/>
        </w:numPr>
        <w:rPr>
          <w:del w:id="28040" w:author="Phuong Truong Thi" w:date="2024-10-17T18:57:00Z"/>
          <w:sz w:val="24"/>
          <w:szCs w:val="24"/>
        </w:rPr>
      </w:pPr>
      <w:del w:id="28041" w:author="Phuong Truong Thi" w:date="2024-10-17T18:57:00Z">
        <w:r w:rsidRPr="00A37930" w:rsidDel="00FD6BA2">
          <w:rPr>
            <w:sz w:val="24"/>
            <w:szCs w:val="24"/>
          </w:rPr>
          <w:delText>DEATAIL_02 - Màn hình chi tiết CBBH</w:delText>
        </w:r>
        <w:r w:rsidR="00FF1495" w:rsidDel="00FD6BA2">
          <w:rPr>
            <w:sz w:val="24"/>
            <w:szCs w:val="24"/>
          </w:rPr>
          <w:delText xml:space="preserve"> phụ trách KH</w:delText>
        </w:r>
        <w:bookmarkStart w:id="28042" w:name="_Toc180598505"/>
        <w:bookmarkStart w:id="28043" w:name="_Toc180599269"/>
        <w:bookmarkStart w:id="28044" w:name="_Toc181873014"/>
        <w:bookmarkStart w:id="28045" w:name="_Toc183455555"/>
        <w:bookmarkStart w:id="28046" w:name="_Toc183456507"/>
        <w:bookmarkStart w:id="28047" w:name="_Toc184406841"/>
        <w:bookmarkStart w:id="28048" w:name="_Toc184408100"/>
        <w:bookmarkStart w:id="28049" w:name="_Toc184409048"/>
        <w:bookmarkStart w:id="28050" w:name="_Toc184409996"/>
        <w:bookmarkStart w:id="28051" w:name="_Toc184813782"/>
        <w:bookmarkEnd w:id="28042"/>
        <w:bookmarkEnd w:id="28043"/>
        <w:bookmarkEnd w:id="28044"/>
        <w:bookmarkEnd w:id="28045"/>
        <w:bookmarkEnd w:id="28046"/>
        <w:bookmarkEnd w:id="28047"/>
        <w:bookmarkEnd w:id="28048"/>
        <w:bookmarkEnd w:id="28049"/>
        <w:bookmarkEnd w:id="28050"/>
        <w:bookmarkEnd w:id="28051"/>
      </w:del>
    </w:p>
    <w:p w14:paraId="6B316C47" w14:textId="35F22947" w:rsidR="00FF1495" w:rsidRPr="00B92CBA" w:rsidDel="00FD6BA2" w:rsidRDefault="00FF1495" w:rsidP="00FF1495">
      <w:pPr>
        <w:pStyle w:val="Heading31"/>
        <w:numPr>
          <w:ilvl w:val="0"/>
          <w:numId w:val="69"/>
        </w:numPr>
        <w:tabs>
          <w:tab w:val="clear" w:pos="1080"/>
        </w:tabs>
        <w:outlineLvl w:val="9"/>
        <w:rPr>
          <w:del w:id="28052" w:author="Phuong Truong Thi" w:date="2024-10-17T18:57:00Z"/>
          <w:sz w:val="24"/>
          <w:szCs w:val="24"/>
        </w:rPr>
      </w:pPr>
      <w:del w:id="28053" w:author="Phuong Truong Thi" w:date="2024-10-17T18:57:00Z">
        <w:r w:rsidDel="00FD6BA2">
          <w:rPr>
            <w:b w:val="0"/>
            <w:bCs w:val="0"/>
            <w:i/>
            <w:iCs/>
            <w:sz w:val="24"/>
            <w:szCs w:val="24"/>
          </w:rPr>
          <w:delText>Mô tả chức năng</w:delText>
        </w:r>
        <w:bookmarkStart w:id="28054" w:name="_Toc180598506"/>
        <w:bookmarkStart w:id="28055" w:name="_Toc180599270"/>
        <w:bookmarkStart w:id="28056" w:name="_Toc181873015"/>
        <w:bookmarkStart w:id="28057" w:name="_Toc183455556"/>
        <w:bookmarkStart w:id="28058" w:name="_Toc183456508"/>
        <w:bookmarkStart w:id="28059" w:name="_Toc184406842"/>
        <w:bookmarkStart w:id="28060" w:name="_Toc184408101"/>
        <w:bookmarkStart w:id="28061" w:name="_Toc184409049"/>
        <w:bookmarkStart w:id="28062" w:name="_Toc184409997"/>
        <w:bookmarkStart w:id="28063" w:name="_Toc184813783"/>
        <w:bookmarkEnd w:id="28054"/>
        <w:bookmarkEnd w:id="28055"/>
        <w:bookmarkEnd w:id="28056"/>
        <w:bookmarkEnd w:id="28057"/>
        <w:bookmarkEnd w:id="28058"/>
        <w:bookmarkEnd w:id="28059"/>
        <w:bookmarkEnd w:id="28060"/>
        <w:bookmarkEnd w:id="28061"/>
        <w:bookmarkEnd w:id="28062"/>
        <w:bookmarkEnd w:id="28063"/>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FF1495" w:rsidRPr="00075487" w:rsidDel="00FD6BA2" w14:paraId="0E3CFD0C" w14:textId="2CF4941C" w:rsidTr="00817E47">
        <w:trPr>
          <w:trHeight w:val="792"/>
          <w:del w:id="28064" w:author="Phuong Truong Thi" w:date="2024-10-17T18:57:00Z"/>
        </w:trPr>
        <w:tc>
          <w:tcPr>
            <w:tcW w:w="1647" w:type="dxa"/>
            <w:shd w:val="clear" w:color="auto" w:fill="auto"/>
          </w:tcPr>
          <w:p w14:paraId="6213E2C4" w14:textId="2860C102" w:rsidR="00FF1495" w:rsidRPr="00075487" w:rsidDel="00FD6BA2" w:rsidRDefault="00FF1495" w:rsidP="00817E47">
            <w:pPr>
              <w:pStyle w:val="Bd-1BodyText1"/>
              <w:keepLines/>
              <w:spacing w:line="276" w:lineRule="auto"/>
              <w:ind w:left="0"/>
              <w:jc w:val="left"/>
              <w:rPr>
                <w:del w:id="28065" w:author="Phuong Truong Thi" w:date="2024-10-17T18:57:00Z"/>
                <w:rFonts w:ascii="Times New Roman" w:hAnsi="Times New Roman"/>
                <w:b/>
                <w:bCs/>
                <w:i/>
                <w:sz w:val="24"/>
                <w:szCs w:val="24"/>
              </w:rPr>
            </w:pPr>
            <w:del w:id="28066" w:author="Phuong Truong Thi" w:date="2024-10-17T18:57:00Z">
              <w:r w:rsidRPr="00075487" w:rsidDel="00FD6BA2">
                <w:rPr>
                  <w:rFonts w:ascii="Times New Roman" w:hAnsi="Times New Roman"/>
                  <w:b/>
                  <w:i/>
                  <w:sz w:val="24"/>
                  <w:szCs w:val="24"/>
                </w:rPr>
                <w:delText>Mô tả</w:delText>
              </w:r>
              <w:bookmarkStart w:id="28067" w:name="_Toc180598507"/>
              <w:bookmarkStart w:id="28068" w:name="_Toc180599271"/>
              <w:bookmarkStart w:id="28069" w:name="_Toc181873016"/>
              <w:bookmarkStart w:id="28070" w:name="_Toc183455557"/>
              <w:bookmarkStart w:id="28071" w:name="_Toc183456509"/>
              <w:bookmarkStart w:id="28072" w:name="_Toc184406843"/>
              <w:bookmarkStart w:id="28073" w:name="_Toc184408102"/>
              <w:bookmarkStart w:id="28074" w:name="_Toc184409050"/>
              <w:bookmarkStart w:id="28075" w:name="_Toc184409998"/>
              <w:bookmarkStart w:id="28076" w:name="_Toc184813784"/>
              <w:bookmarkEnd w:id="28067"/>
              <w:bookmarkEnd w:id="28068"/>
              <w:bookmarkEnd w:id="28069"/>
              <w:bookmarkEnd w:id="28070"/>
              <w:bookmarkEnd w:id="28071"/>
              <w:bookmarkEnd w:id="28072"/>
              <w:bookmarkEnd w:id="28073"/>
              <w:bookmarkEnd w:id="28074"/>
              <w:bookmarkEnd w:id="28075"/>
              <w:bookmarkEnd w:id="28076"/>
            </w:del>
          </w:p>
        </w:tc>
        <w:tc>
          <w:tcPr>
            <w:tcW w:w="7510" w:type="dxa"/>
            <w:shd w:val="clear" w:color="auto" w:fill="auto"/>
          </w:tcPr>
          <w:p w14:paraId="2FEF6686" w14:textId="788F4FC8" w:rsidR="00FF1495" w:rsidRPr="00075487" w:rsidDel="00FD6BA2" w:rsidRDefault="00FF1495" w:rsidP="00817E47">
            <w:pPr>
              <w:pStyle w:val="Normal10"/>
              <w:rPr>
                <w:del w:id="28077" w:author="Phuong Truong Thi" w:date="2024-10-17T18:57:00Z"/>
              </w:rPr>
            </w:pPr>
            <w:del w:id="28078"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28079" w:name="_Toc180598508"/>
              <w:bookmarkStart w:id="28080" w:name="_Toc180599272"/>
              <w:bookmarkStart w:id="28081" w:name="_Toc181873017"/>
              <w:bookmarkStart w:id="28082" w:name="_Toc183455558"/>
              <w:bookmarkStart w:id="28083" w:name="_Toc183456510"/>
              <w:bookmarkStart w:id="28084" w:name="_Toc184406844"/>
              <w:bookmarkStart w:id="28085" w:name="_Toc184408103"/>
              <w:bookmarkStart w:id="28086" w:name="_Toc184409051"/>
              <w:bookmarkStart w:id="28087" w:name="_Toc184409999"/>
              <w:bookmarkStart w:id="28088" w:name="_Toc184813785"/>
              <w:bookmarkEnd w:id="28079"/>
              <w:bookmarkEnd w:id="28080"/>
              <w:bookmarkEnd w:id="28081"/>
              <w:bookmarkEnd w:id="28082"/>
              <w:bookmarkEnd w:id="28083"/>
              <w:bookmarkEnd w:id="28084"/>
              <w:bookmarkEnd w:id="28085"/>
              <w:bookmarkEnd w:id="28086"/>
              <w:bookmarkEnd w:id="28087"/>
              <w:bookmarkEnd w:id="28088"/>
            </w:del>
          </w:p>
        </w:tc>
        <w:bookmarkStart w:id="28089" w:name="_Toc180598509"/>
        <w:bookmarkStart w:id="28090" w:name="_Toc180599273"/>
        <w:bookmarkStart w:id="28091" w:name="_Toc181873018"/>
        <w:bookmarkStart w:id="28092" w:name="_Toc183455559"/>
        <w:bookmarkStart w:id="28093" w:name="_Toc183456511"/>
        <w:bookmarkStart w:id="28094" w:name="_Toc184406845"/>
        <w:bookmarkStart w:id="28095" w:name="_Toc184408104"/>
        <w:bookmarkStart w:id="28096" w:name="_Toc184409052"/>
        <w:bookmarkStart w:id="28097" w:name="_Toc184410000"/>
        <w:bookmarkStart w:id="28098" w:name="_Toc184813786"/>
        <w:bookmarkEnd w:id="28089"/>
        <w:bookmarkEnd w:id="28090"/>
        <w:bookmarkEnd w:id="28091"/>
        <w:bookmarkEnd w:id="28092"/>
        <w:bookmarkEnd w:id="28093"/>
        <w:bookmarkEnd w:id="28094"/>
        <w:bookmarkEnd w:id="28095"/>
        <w:bookmarkEnd w:id="28096"/>
        <w:bookmarkEnd w:id="28097"/>
        <w:bookmarkEnd w:id="28098"/>
      </w:tr>
      <w:tr w:rsidR="00FF1495" w:rsidRPr="00075487" w:rsidDel="00FD6BA2" w14:paraId="433DDDDD" w14:textId="4FAEABED" w:rsidTr="00817E47">
        <w:trPr>
          <w:trHeight w:val="765"/>
          <w:del w:id="28099" w:author="Phuong Truong Thi" w:date="2024-10-17T18:57:00Z"/>
        </w:trPr>
        <w:tc>
          <w:tcPr>
            <w:tcW w:w="1647" w:type="dxa"/>
            <w:shd w:val="clear" w:color="auto" w:fill="auto"/>
          </w:tcPr>
          <w:p w14:paraId="54C46B15" w14:textId="3CC98903" w:rsidR="00FF1495" w:rsidRPr="00075487" w:rsidDel="00FD6BA2" w:rsidRDefault="00FF1495" w:rsidP="00817E47">
            <w:pPr>
              <w:pStyle w:val="Bd-1BodyText1"/>
              <w:keepLines/>
              <w:spacing w:line="276" w:lineRule="auto"/>
              <w:ind w:left="0"/>
              <w:jc w:val="left"/>
              <w:rPr>
                <w:del w:id="28100" w:author="Phuong Truong Thi" w:date="2024-10-17T18:57:00Z"/>
                <w:rFonts w:ascii="Times New Roman" w:hAnsi="Times New Roman"/>
                <w:b/>
                <w:bCs/>
                <w:i/>
                <w:sz w:val="24"/>
                <w:szCs w:val="24"/>
              </w:rPr>
            </w:pPr>
            <w:del w:id="28101" w:author="Phuong Truong Thi" w:date="2024-10-17T18:57:00Z">
              <w:r w:rsidRPr="00075487" w:rsidDel="00FD6BA2">
                <w:rPr>
                  <w:rFonts w:ascii="Times New Roman" w:hAnsi="Times New Roman"/>
                  <w:b/>
                  <w:i/>
                  <w:sz w:val="24"/>
                  <w:szCs w:val="24"/>
                </w:rPr>
                <w:delText>Điều kiện đầu vào</w:delText>
              </w:r>
              <w:bookmarkStart w:id="28102" w:name="_Toc180598510"/>
              <w:bookmarkStart w:id="28103" w:name="_Toc180599274"/>
              <w:bookmarkStart w:id="28104" w:name="_Toc181873019"/>
              <w:bookmarkStart w:id="28105" w:name="_Toc183455560"/>
              <w:bookmarkStart w:id="28106" w:name="_Toc183456512"/>
              <w:bookmarkStart w:id="28107" w:name="_Toc184406846"/>
              <w:bookmarkStart w:id="28108" w:name="_Toc184408105"/>
              <w:bookmarkStart w:id="28109" w:name="_Toc184409053"/>
              <w:bookmarkStart w:id="28110" w:name="_Toc184410001"/>
              <w:bookmarkStart w:id="28111" w:name="_Toc184813787"/>
              <w:bookmarkEnd w:id="28102"/>
              <w:bookmarkEnd w:id="28103"/>
              <w:bookmarkEnd w:id="28104"/>
              <w:bookmarkEnd w:id="28105"/>
              <w:bookmarkEnd w:id="28106"/>
              <w:bookmarkEnd w:id="28107"/>
              <w:bookmarkEnd w:id="28108"/>
              <w:bookmarkEnd w:id="28109"/>
              <w:bookmarkEnd w:id="28110"/>
              <w:bookmarkEnd w:id="28111"/>
            </w:del>
          </w:p>
        </w:tc>
        <w:tc>
          <w:tcPr>
            <w:tcW w:w="7510" w:type="dxa"/>
            <w:shd w:val="clear" w:color="auto" w:fill="auto"/>
          </w:tcPr>
          <w:p w14:paraId="0E4CE78A" w14:textId="17E1FE27" w:rsidR="00FF1495" w:rsidDel="00FD6BA2" w:rsidRDefault="00FF1495" w:rsidP="00817E47">
            <w:pPr>
              <w:pStyle w:val="Normal10"/>
              <w:keepNext/>
              <w:keepLines/>
              <w:rPr>
                <w:del w:id="28112" w:author="Phuong Truong Thi" w:date="2024-10-17T18:57:00Z"/>
                <w:szCs w:val="24"/>
              </w:rPr>
            </w:pPr>
            <w:del w:id="28113" w:author="Phuong Truong Thi" w:date="2024-10-17T18:57:00Z">
              <w:r w:rsidRPr="00075487" w:rsidDel="00FD6BA2">
                <w:rPr>
                  <w:szCs w:val="24"/>
                </w:rPr>
                <w:delText>NSD đăng nhập vào hệ thống</w:delText>
              </w:r>
              <w:bookmarkStart w:id="28114" w:name="_Toc180598511"/>
              <w:bookmarkStart w:id="28115" w:name="_Toc180599275"/>
              <w:bookmarkStart w:id="28116" w:name="_Toc181873020"/>
              <w:bookmarkStart w:id="28117" w:name="_Toc183455561"/>
              <w:bookmarkStart w:id="28118" w:name="_Toc183456513"/>
              <w:bookmarkStart w:id="28119" w:name="_Toc184406847"/>
              <w:bookmarkStart w:id="28120" w:name="_Toc184408106"/>
              <w:bookmarkStart w:id="28121" w:name="_Toc184409054"/>
              <w:bookmarkStart w:id="28122" w:name="_Toc184410002"/>
              <w:bookmarkStart w:id="28123" w:name="_Toc184813788"/>
              <w:bookmarkEnd w:id="28114"/>
              <w:bookmarkEnd w:id="28115"/>
              <w:bookmarkEnd w:id="28116"/>
              <w:bookmarkEnd w:id="28117"/>
              <w:bookmarkEnd w:id="28118"/>
              <w:bookmarkEnd w:id="28119"/>
              <w:bookmarkEnd w:id="28120"/>
              <w:bookmarkEnd w:id="28121"/>
              <w:bookmarkEnd w:id="28122"/>
              <w:bookmarkEnd w:id="28123"/>
            </w:del>
          </w:p>
          <w:p w14:paraId="375B439E" w14:textId="69612AAA" w:rsidR="00FF1495" w:rsidRPr="00075487" w:rsidDel="00FD6BA2" w:rsidRDefault="00FF1495" w:rsidP="00817E47">
            <w:pPr>
              <w:pStyle w:val="Normal10"/>
              <w:keepNext/>
              <w:keepLines/>
              <w:rPr>
                <w:del w:id="28124" w:author="Phuong Truong Thi" w:date="2024-10-17T18:57:00Z"/>
                <w:szCs w:val="24"/>
              </w:rPr>
            </w:pPr>
            <w:del w:id="28125" w:author="Phuong Truong Thi" w:date="2024-10-17T18:57:00Z">
              <w:r w:rsidDel="00FD6BA2">
                <w:rPr>
                  <w:szCs w:val="24"/>
                </w:rPr>
                <w:delText xml:space="preserve">Từ listview “KH mới” click vào Text link “Tên CBBH” trên danh sách. </w:delText>
              </w:r>
              <w:bookmarkStart w:id="28126" w:name="_Toc180598512"/>
              <w:bookmarkStart w:id="28127" w:name="_Toc180599276"/>
              <w:bookmarkStart w:id="28128" w:name="_Toc181873021"/>
              <w:bookmarkStart w:id="28129" w:name="_Toc183455562"/>
              <w:bookmarkStart w:id="28130" w:name="_Toc183456514"/>
              <w:bookmarkStart w:id="28131" w:name="_Toc184406848"/>
              <w:bookmarkStart w:id="28132" w:name="_Toc184408107"/>
              <w:bookmarkStart w:id="28133" w:name="_Toc184409055"/>
              <w:bookmarkStart w:id="28134" w:name="_Toc184410003"/>
              <w:bookmarkStart w:id="28135" w:name="_Toc184813789"/>
              <w:bookmarkEnd w:id="28126"/>
              <w:bookmarkEnd w:id="28127"/>
              <w:bookmarkEnd w:id="28128"/>
              <w:bookmarkEnd w:id="28129"/>
              <w:bookmarkEnd w:id="28130"/>
              <w:bookmarkEnd w:id="28131"/>
              <w:bookmarkEnd w:id="28132"/>
              <w:bookmarkEnd w:id="28133"/>
              <w:bookmarkEnd w:id="28134"/>
              <w:bookmarkEnd w:id="28135"/>
            </w:del>
          </w:p>
        </w:tc>
        <w:bookmarkStart w:id="28136" w:name="_Toc180598513"/>
        <w:bookmarkStart w:id="28137" w:name="_Toc180599277"/>
        <w:bookmarkStart w:id="28138" w:name="_Toc181873022"/>
        <w:bookmarkStart w:id="28139" w:name="_Toc183455563"/>
        <w:bookmarkStart w:id="28140" w:name="_Toc183456515"/>
        <w:bookmarkStart w:id="28141" w:name="_Toc184406849"/>
        <w:bookmarkStart w:id="28142" w:name="_Toc184408108"/>
        <w:bookmarkStart w:id="28143" w:name="_Toc184409056"/>
        <w:bookmarkStart w:id="28144" w:name="_Toc184410004"/>
        <w:bookmarkStart w:id="28145" w:name="_Toc184813790"/>
        <w:bookmarkEnd w:id="28136"/>
        <w:bookmarkEnd w:id="28137"/>
        <w:bookmarkEnd w:id="28138"/>
        <w:bookmarkEnd w:id="28139"/>
        <w:bookmarkEnd w:id="28140"/>
        <w:bookmarkEnd w:id="28141"/>
        <w:bookmarkEnd w:id="28142"/>
        <w:bookmarkEnd w:id="28143"/>
        <w:bookmarkEnd w:id="28144"/>
        <w:bookmarkEnd w:id="28145"/>
      </w:tr>
      <w:tr w:rsidR="00FF1495" w:rsidRPr="00075487" w:rsidDel="00FD6BA2" w14:paraId="73CBA9C6" w14:textId="6F63D48D" w:rsidTr="00817E47">
        <w:trPr>
          <w:trHeight w:val="765"/>
          <w:del w:id="28146" w:author="Phuong Truong Thi" w:date="2024-10-17T18:57:00Z"/>
        </w:trPr>
        <w:tc>
          <w:tcPr>
            <w:tcW w:w="1647" w:type="dxa"/>
            <w:shd w:val="clear" w:color="auto" w:fill="auto"/>
          </w:tcPr>
          <w:p w14:paraId="37753C7B" w14:textId="42783A6C" w:rsidR="00FF1495" w:rsidRPr="00075487" w:rsidDel="00FD6BA2" w:rsidRDefault="00FF1495" w:rsidP="00817E47">
            <w:pPr>
              <w:pStyle w:val="Bd-1BodyText1"/>
              <w:keepLines/>
              <w:spacing w:line="276" w:lineRule="auto"/>
              <w:ind w:left="0"/>
              <w:jc w:val="left"/>
              <w:rPr>
                <w:del w:id="28147" w:author="Phuong Truong Thi" w:date="2024-10-17T18:57:00Z"/>
                <w:rFonts w:ascii="Times New Roman" w:hAnsi="Times New Roman"/>
                <w:b/>
                <w:i/>
                <w:sz w:val="24"/>
                <w:szCs w:val="24"/>
              </w:rPr>
            </w:pPr>
            <w:del w:id="28148" w:author="Phuong Truong Thi" w:date="2024-10-17T18:57:00Z">
              <w:r w:rsidRPr="00075487" w:rsidDel="00FD6BA2">
                <w:rPr>
                  <w:rFonts w:ascii="Times New Roman" w:hAnsi="Times New Roman"/>
                  <w:b/>
                  <w:i/>
                  <w:sz w:val="24"/>
                  <w:szCs w:val="24"/>
                </w:rPr>
                <w:delText>Điều kiện đầu ra</w:delText>
              </w:r>
              <w:bookmarkStart w:id="28149" w:name="_Toc180598514"/>
              <w:bookmarkStart w:id="28150" w:name="_Toc180599278"/>
              <w:bookmarkStart w:id="28151" w:name="_Toc181873023"/>
              <w:bookmarkStart w:id="28152" w:name="_Toc183455564"/>
              <w:bookmarkStart w:id="28153" w:name="_Toc183456516"/>
              <w:bookmarkStart w:id="28154" w:name="_Toc184406850"/>
              <w:bookmarkStart w:id="28155" w:name="_Toc184408109"/>
              <w:bookmarkStart w:id="28156" w:name="_Toc184409057"/>
              <w:bookmarkStart w:id="28157" w:name="_Toc184410005"/>
              <w:bookmarkStart w:id="28158" w:name="_Toc184813791"/>
              <w:bookmarkEnd w:id="28149"/>
              <w:bookmarkEnd w:id="28150"/>
              <w:bookmarkEnd w:id="28151"/>
              <w:bookmarkEnd w:id="28152"/>
              <w:bookmarkEnd w:id="28153"/>
              <w:bookmarkEnd w:id="28154"/>
              <w:bookmarkEnd w:id="28155"/>
              <w:bookmarkEnd w:id="28156"/>
              <w:bookmarkEnd w:id="28157"/>
              <w:bookmarkEnd w:id="28158"/>
            </w:del>
          </w:p>
        </w:tc>
        <w:tc>
          <w:tcPr>
            <w:tcW w:w="7510" w:type="dxa"/>
            <w:shd w:val="clear" w:color="auto" w:fill="auto"/>
          </w:tcPr>
          <w:p w14:paraId="279E0251" w14:textId="468ECD39" w:rsidR="00FF1495" w:rsidRPr="00075487" w:rsidDel="00FD6BA2" w:rsidRDefault="00FF1495" w:rsidP="00817E47">
            <w:pPr>
              <w:pStyle w:val="Normal10"/>
              <w:keepNext/>
              <w:keepLines/>
              <w:rPr>
                <w:del w:id="28159" w:author="Phuong Truong Thi" w:date="2024-10-17T18:57:00Z"/>
                <w:szCs w:val="24"/>
              </w:rPr>
            </w:pPr>
            <w:del w:id="28160" w:author="Phuong Truong Thi" w:date="2024-10-17T18:57:00Z">
              <w:r w:rsidDel="00FD6BA2">
                <w:rPr>
                  <w:szCs w:val="24"/>
                </w:rPr>
                <w:delText>Hệ thống hiển thị popup thông tin chi tiết CBBH</w:delText>
              </w:r>
              <w:bookmarkStart w:id="28161" w:name="_Toc180598515"/>
              <w:bookmarkStart w:id="28162" w:name="_Toc180599279"/>
              <w:bookmarkStart w:id="28163" w:name="_Toc181873024"/>
              <w:bookmarkStart w:id="28164" w:name="_Toc183455565"/>
              <w:bookmarkStart w:id="28165" w:name="_Toc183456517"/>
              <w:bookmarkStart w:id="28166" w:name="_Toc184406851"/>
              <w:bookmarkStart w:id="28167" w:name="_Toc184408110"/>
              <w:bookmarkStart w:id="28168" w:name="_Toc184409058"/>
              <w:bookmarkStart w:id="28169" w:name="_Toc184410006"/>
              <w:bookmarkStart w:id="28170" w:name="_Toc184813792"/>
              <w:bookmarkEnd w:id="28161"/>
              <w:bookmarkEnd w:id="28162"/>
              <w:bookmarkEnd w:id="28163"/>
              <w:bookmarkEnd w:id="28164"/>
              <w:bookmarkEnd w:id="28165"/>
              <w:bookmarkEnd w:id="28166"/>
              <w:bookmarkEnd w:id="28167"/>
              <w:bookmarkEnd w:id="28168"/>
              <w:bookmarkEnd w:id="28169"/>
              <w:bookmarkEnd w:id="28170"/>
            </w:del>
          </w:p>
        </w:tc>
        <w:bookmarkStart w:id="28171" w:name="_Toc180598516"/>
        <w:bookmarkStart w:id="28172" w:name="_Toc180599280"/>
        <w:bookmarkStart w:id="28173" w:name="_Toc181873025"/>
        <w:bookmarkStart w:id="28174" w:name="_Toc183455566"/>
        <w:bookmarkStart w:id="28175" w:name="_Toc183456518"/>
        <w:bookmarkStart w:id="28176" w:name="_Toc184406852"/>
        <w:bookmarkStart w:id="28177" w:name="_Toc184408111"/>
        <w:bookmarkStart w:id="28178" w:name="_Toc184409059"/>
        <w:bookmarkStart w:id="28179" w:name="_Toc184410007"/>
        <w:bookmarkStart w:id="28180" w:name="_Toc184813793"/>
        <w:bookmarkEnd w:id="28171"/>
        <w:bookmarkEnd w:id="28172"/>
        <w:bookmarkEnd w:id="28173"/>
        <w:bookmarkEnd w:id="28174"/>
        <w:bookmarkEnd w:id="28175"/>
        <w:bookmarkEnd w:id="28176"/>
        <w:bookmarkEnd w:id="28177"/>
        <w:bookmarkEnd w:id="28178"/>
        <w:bookmarkEnd w:id="28179"/>
        <w:bookmarkEnd w:id="28180"/>
      </w:tr>
    </w:tbl>
    <w:p w14:paraId="5B5BB2BD" w14:textId="2081B018" w:rsidR="0096699D" w:rsidRPr="00CF7360" w:rsidDel="00890E54" w:rsidRDefault="0096699D" w:rsidP="0096699D">
      <w:pPr>
        <w:pStyle w:val="Heading31"/>
        <w:rPr>
          <w:del w:id="28181" w:author="Phuong Truong Thi" w:date="2024-11-20T12:59:00Z"/>
          <w:sz w:val="24"/>
          <w:szCs w:val="24"/>
          <w:lang w:val="vi-VN"/>
        </w:rPr>
      </w:pPr>
      <w:del w:id="28182" w:author="Phuong Truong Thi" w:date="2024-11-20T12:59:00Z">
        <w:r w:rsidRPr="00815A62" w:rsidDel="00890E54">
          <w:rPr>
            <w:sz w:val="24"/>
            <w:szCs w:val="24"/>
          </w:rPr>
          <w:delText xml:space="preserve">Các </w:delText>
        </w:r>
        <w:r w:rsidR="00872D81" w:rsidDel="00890E54">
          <w:rPr>
            <w:sz w:val="24"/>
            <w:szCs w:val="24"/>
          </w:rPr>
          <w:delText>tính</w:delText>
        </w:r>
        <w:r w:rsidRPr="00815A62" w:rsidDel="00890E54">
          <w:rPr>
            <w:sz w:val="24"/>
            <w:szCs w:val="24"/>
          </w:rPr>
          <w:delText xml:space="preserve"> năng trên danh sách KH </w:delText>
        </w:r>
        <w:r w:rsidR="0068028E" w:rsidDel="00890E54">
          <w:rPr>
            <w:sz w:val="24"/>
            <w:szCs w:val="24"/>
          </w:rPr>
          <w:delText>mới</w:delText>
        </w:r>
        <w:bookmarkStart w:id="28183" w:name="_Toc183455567"/>
        <w:bookmarkStart w:id="28184" w:name="_Toc183456519"/>
        <w:bookmarkStart w:id="28185" w:name="_Toc184406853"/>
        <w:bookmarkStart w:id="28186" w:name="_Toc184408112"/>
        <w:bookmarkStart w:id="28187" w:name="_Toc184409060"/>
        <w:bookmarkStart w:id="28188" w:name="_Toc184410008"/>
        <w:bookmarkStart w:id="28189" w:name="_Toc184813794"/>
        <w:bookmarkEnd w:id="28183"/>
        <w:bookmarkEnd w:id="28184"/>
        <w:bookmarkEnd w:id="28185"/>
        <w:bookmarkEnd w:id="28186"/>
        <w:bookmarkEnd w:id="28187"/>
        <w:bookmarkEnd w:id="28188"/>
        <w:bookmarkEnd w:id="28189"/>
      </w:del>
    </w:p>
    <w:p w14:paraId="3AD1A7F9" w14:textId="1FAAE513" w:rsidR="00C37C60" w:rsidDel="00890E54" w:rsidRDefault="00872D81" w:rsidP="00C37C60">
      <w:pPr>
        <w:pStyle w:val="Heading31"/>
        <w:numPr>
          <w:ilvl w:val="0"/>
          <w:numId w:val="145"/>
        </w:numPr>
        <w:ind w:hanging="630"/>
        <w:outlineLvl w:val="9"/>
        <w:rPr>
          <w:del w:id="28190" w:author="Phuong Truong Thi" w:date="2024-11-20T12:59:00Z"/>
          <w:sz w:val="24"/>
          <w:szCs w:val="24"/>
        </w:rPr>
      </w:pPr>
      <w:del w:id="28191" w:author="Phuong Truong Thi" w:date="2024-11-20T12:59:00Z">
        <w:r w:rsidDel="00890E54">
          <w:rPr>
            <w:sz w:val="24"/>
            <w:szCs w:val="24"/>
          </w:rPr>
          <w:delText>Tính</w:delText>
        </w:r>
        <w:r w:rsidR="00C37C60" w:rsidDel="00890E54">
          <w:rPr>
            <w:sz w:val="24"/>
            <w:szCs w:val="24"/>
          </w:rPr>
          <w:delText xml:space="preserve"> năng Search in list </w:delText>
        </w:r>
        <w:bookmarkStart w:id="28192" w:name="_Toc183455568"/>
        <w:bookmarkStart w:id="28193" w:name="_Toc183456520"/>
        <w:bookmarkStart w:id="28194" w:name="_Toc184406854"/>
        <w:bookmarkStart w:id="28195" w:name="_Toc184408113"/>
        <w:bookmarkStart w:id="28196" w:name="_Toc184409061"/>
        <w:bookmarkStart w:id="28197" w:name="_Toc184410009"/>
        <w:bookmarkStart w:id="28198" w:name="_Toc184813795"/>
        <w:bookmarkEnd w:id="28192"/>
        <w:bookmarkEnd w:id="28193"/>
        <w:bookmarkEnd w:id="28194"/>
        <w:bookmarkEnd w:id="28195"/>
        <w:bookmarkEnd w:id="28196"/>
        <w:bookmarkEnd w:id="28197"/>
        <w:bookmarkEnd w:id="28198"/>
      </w:del>
    </w:p>
    <w:p w14:paraId="7D1BA5CC" w14:textId="5D731CE6" w:rsidR="00C37C60" w:rsidRPr="00BB69B9" w:rsidDel="00890E54" w:rsidRDefault="00C37C60" w:rsidP="00A35866">
      <w:pPr>
        <w:pStyle w:val="ListParagraph"/>
        <w:numPr>
          <w:ilvl w:val="0"/>
          <w:numId w:val="0"/>
        </w:numPr>
        <w:tabs>
          <w:tab w:val="left" w:pos="360"/>
        </w:tabs>
        <w:ind w:left="360" w:hanging="180"/>
        <w:rPr>
          <w:del w:id="28199" w:author="Phuong Truong Thi" w:date="2024-11-20T12:59:00Z"/>
          <w:szCs w:val="24"/>
        </w:rPr>
      </w:pPr>
      <w:del w:id="28200" w:author="Phuong Truong Thi" w:date="2024-11-20T12:59:00Z">
        <w:r w:rsidDel="00890E54">
          <w:rPr>
            <w:szCs w:val="24"/>
          </w:rPr>
          <w:delText xml:space="preserve">Bước 1: </w:delText>
        </w:r>
        <w:r w:rsidRPr="00902F80" w:rsidDel="00890E54">
          <w:rPr>
            <w:szCs w:val="24"/>
          </w:rPr>
          <w:delText xml:space="preserve">Tại màn hình danh sách </w:delText>
        </w:r>
        <w:r w:rsidR="000B6994" w:rsidDel="00890E54">
          <w:rPr>
            <w:szCs w:val="24"/>
          </w:rPr>
          <w:delText xml:space="preserve">KH </w:delText>
        </w:r>
        <w:r w:rsidR="00872D81" w:rsidDel="00890E54">
          <w:rPr>
            <w:szCs w:val="24"/>
          </w:rPr>
          <w:delText>mới</w:delText>
        </w:r>
        <w:r w:rsidRPr="00902F80" w:rsidDel="00890E54">
          <w:rPr>
            <w:szCs w:val="24"/>
          </w:rPr>
          <w:delText xml:space="preserve">, </w:delText>
        </w:r>
        <w:r w:rsidDel="00890E54">
          <w:rPr>
            <w:szCs w:val="24"/>
          </w:rPr>
          <w:delText>User</w:delText>
        </w:r>
        <w:r w:rsidRPr="00902F80" w:rsidDel="00890E54">
          <w:rPr>
            <w:szCs w:val="24"/>
          </w:rPr>
          <w:delText xml:space="preserve"> nhập thông tin tìm kiếm vào search box</w:delText>
        </w:r>
        <w:r w:rsidDel="00890E54">
          <w:rPr>
            <w:szCs w:val="24"/>
          </w:rPr>
          <w:delText xml:space="preserve"> </w:delText>
        </w:r>
        <w:bookmarkStart w:id="28201" w:name="_Toc183455569"/>
        <w:bookmarkStart w:id="28202" w:name="_Toc183456521"/>
        <w:bookmarkStart w:id="28203" w:name="_Toc184406855"/>
        <w:bookmarkStart w:id="28204" w:name="_Toc184408114"/>
        <w:bookmarkStart w:id="28205" w:name="_Toc184409062"/>
        <w:bookmarkStart w:id="28206" w:name="_Toc184410010"/>
        <w:bookmarkStart w:id="28207" w:name="_Toc184813796"/>
        <w:bookmarkEnd w:id="28201"/>
        <w:bookmarkEnd w:id="28202"/>
        <w:bookmarkEnd w:id="28203"/>
        <w:bookmarkEnd w:id="28204"/>
        <w:bookmarkEnd w:id="28205"/>
        <w:bookmarkEnd w:id="28206"/>
        <w:bookmarkEnd w:id="28207"/>
      </w:del>
    </w:p>
    <w:p w14:paraId="28B47EAB" w14:textId="34B7C1CB" w:rsidR="00C37C60" w:rsidRPr="00902F80" w:rsidDel="00890E54" w:rsidRDefault="00C37C60" w:rsidP="00C37C60">
      <w:pPr>
        <w:pStyle w:val="ListParagraph"/>
        <w:numPr>
          <w:ilvl w:val="0"/>
          <w:numId w:val="0"/>
        </w:numPr>
        <w:ind w:left="360" w:hanging="180"/>
        <w:rPr>
          <w:del w:id="28208" w:author="Phuong Truong Thi" w:date="2024-11-20T12:59:00Z"/>
          <w:szCs w:val="24"/>
        </w:rPr>
      </w:pPr>
      <w:del w:id="28209" w:author="Phuong Truong Thi" w:date="2024-11-20T12:59:00Z">
        <w:r w:rsidDel="00890E54">
          <w:rPr>
            <w:szCs w:val="24"/>
          </w:rPr>
          <w:delText>Bước 2:</w:delText>
        </w:r>
        <w:r w:rsidRPr="00902F80" w:rsidDel="00890E54">
          <w:rPr>
            <w:szCs w:val="24"/>
          </w:rPr>
          <w:delText xml:space="preserve"> </w:delText>
        </w:r>
        <w:r w:rsidR="00A35866" w:rsidRPr="00902F80" w:rsidDel="00890E54">
          <w:rPr>
            <w:szCs w:val="24"/>
          </w:rPr>
          <w:delText xml:space="preserve">Hệ thống </w:delText>
        </w:r>
        <w:r w:rsidR="00A35866" w:rsidDel="00890E54">
          <w:rPr>
            <w:szCs w:val="24"/>
          </w:rPr>
          <w:delText>thực hiện tra cứu thông tin tìm kiếm trên 4 trường CIF/ Legal ID/ Số điện thoại/ Tên khách hàng và trả ra kết quả phù hợp</w:delText>
        </w:r>
        <w:bookmarkStart w:id="28210" w:name="_Toc183455570"/>
        <w:bookmarkStart w:id="28211" w:name="_Toc183456522"/>
        <w:bookmarkStart w:id="28212" w:name="_Toc184406856"/>
        <w:bookmarkStart w:id="28213" w:name="_Toc184408115"/>
        <w:bookmarkStart w:id="28214" w:name="_Toc184409063"/>
        <w:bookmarkStart w:id="28215" w:name="_Toc184410011"/>
        <w:bookmarkStart w:id="28216" w:name="_Toc184813797"/>
        <w:bookmarkEnd w:id="28210"/>
        <w:bookmarkEnd w:id="28211"/>
        <w:bookmarkEnd w:id="28212"/>
        <w:bookmarkEnd w:id="28213"/>
        <w:bookmarkEnd w:id="28214"/>
        <w:bookmarkEnd w:id="28215"/>
        <w:bookmarkEnd w:id="28216"/>
      </w:del>
    </w:p>
    <w:p w14:paraId="2F6C2DD4" w14:textId="55B7C4A5" w:rsidR="00C37C60" w:rsidRPr="00902F80" w:rsidDel="00890E54" w:rsidRDefault="00C37C60" w:rsidP="00C37C60">
      <w:pPr>
        <w:pStyle w:val="ListParagraph"/>
        <w:numPr>
          <w:ilvl w:val="0"/>
          <w:numId w:val="0"/>
        </w:numPr>
        <w:ind w:left="360" w:hanging="180"/>
        <w:rPr>
          <w:del w:id="28217" w:author="Phuong Truong Thi" w:date="2024-11-20T12:59:00Z"/>
          <w:szCs w:val="24"/>
        </w:rPr>
      </w:pPr>
      <w:del w:id="28218" w:author="Phuong Truong Thi" w:date="2024-11-20T12:59:00Z">
        <w:r w:rsidRPr="00902F80" w:rsidDel="00890E54">
          <w:rPr>
            <w:szCs w:val="24"/>
          </w:rPr>
          <w:delText>Cho phép tìm kiếm gần đúng, không phân biệt chữ hoa, chữ thường.</w:delText>
        </w:r>
        <w:bookmarkStart w:id="28219" w:name="_Toc183455571"/>
        <w:bookmarkStart w:id="28220" w:name="_Toc183456523"/>
        <w:bookmarkStart w:id="28221" w:name="_Toc184406857"/>
        <w:bookmarkStart w:id="28222" w:name="_Toc184408116"/>
        <w:bookmarkStart w:id="28223" w:name="_Toc184409064"/>
        <w:bookmarkStart w:id="28224" w:name="_Toc184410012"/>
        <w:bookmarkStart w:id="28225" w:name="_Toc184813798"/>
        <w:bookmarkEnd w:id="28219"/>
        <w:bookmarkEnd w:id="28220"/>
        <w:bookmarkEnd w:id="28221"/>
        <w:bookmarkEnd w:id="28222"/>
        <w:bookmarkEnd w:id="28223"/>
        <w:bookmarkEnd w:id="28224"/>
        <w:bookmarkEnd w:id="28225"/>
      </w:del>
    </w:p>
    <w:p w14:paraId="6426F156" w14:textId="15084662" w:rsidR="00C37C60" w:rsidRPr="00902F80" w:rsidDel="00890E54" w:rsidRDefault="00872D81" w:rsidP="00C37C60">
      <w:pPr>
        <w:pStyle w:val="Heading31"/>
        <w:numPr>
          <w:ilvl w:val="0"/>
          <w:numId w:val="145"/>
        </w:numPr>
        <w:ind w:hanging="540"/>
        <w:outlineLvl w:val="9"/>
        <w:rPr>
          <w:del w:id="28226" w:author="Phuong Truong Thi" w:date="2024-11-20T12:59:00Z"/>
          <w:sz w:val="24"/>
          <w:szCs w:val="24"/>
        </w:rPr>
      </w:pPr>
      <w:del w:id="28227" w:author="Phuong Truong Thi" w:date="2024-11-20T12:59:00Z">
        <w:r w:rsidDel="00890E54">
          <w:rPr>
            <w:sz w:val="24"/>
            <w:szCs w:val="24"/>
          </w:rPr>
          <w:delText>Tính</w:delText>
        </w:r>
        <w:r w:rsidR="00C37C60" w:rsidRPr="00902F80" w:rsidDel="00890E54">
          <w:rPr>
            <w:sz w:val="24"/>
            <w:szCs w:val="24"/>
          </w:rPr>
          <w:delText xml:space="preserve"> năng Filter</w:delText>
        </w:r>
        <w:bookmarkStart w:id="28228" w:name="_Toc183455572"/>
        <w:bookmarkStart w:id="28229" w:name="_Toc183456524"/>
        <w:bookmarkStart w:id="28230" w:name="_Toc184406858"/>
        <w:bookmarkStart w:id="28231" w:name="_Toc184408117"/>
        <w:bookmarkStart w:id="28232" w:name="_Toc184409065"/>
        <w:bookmarkStart w:id="28233" w:name="_Toc184410013"/>
        <w:bookmarkStart w:id="28234" w:name="_Toc184813799"/>
        <w:bookmarkEnd w:id="28228"/>
        <w:bookmarkEnd w:id="28229"/>
        <w:bookmarkEnd w:id="28230"/>
        <w:bookmarkEnd w:id="28231"/>
        <w:bookmarkEnd w:id="28232"/>
        <w:bookmarkEnd w:id="28233"/>
        <w:bookmarkEnd w:id="28234"/>
      </w:del>
    </w:p>
    <w:p w14:paraId="4505497B" w14:textId="60BEE8F0" w:rsidR="00C37C60" w:rsidRPr="00902F80" w:rsidDel="00890E54" w:rsidRDefault="00C37C60" w:rsidP="00C37C60">
      <w:pPr>
        <w:pStyle w:val="ListParagraph"/>
        <w:numPr>
          <w:ilvl w:val="0"/>
          <w:numId w:val="0"/>
        </w:numPr>
        <w:spacing w:before="0" w:line="240" w:lineRule="auto"/>
        <w:ind w:left="450" w:hanging="270"/>
        <w:contextualSpacing w:val="0"/>
        <w:rPr>
          <w:del w:id="28235" w:author="Phuong Truong Thi" w:date="2024-11-20T12:59:00Z"/>
          <w:rFonts w:eastAsia="Times New Roman"/>
          <w:color w:val="000000"/>
          <w:szCs w:val="24"/>
        </w:rPr>
      </w:pPr>
      <w:del w:id="28236" w:author="Phuong Truong Thi" w:date="2024-11-20T12:59:00Z">
        <w:r w:rsidDel="00890E54">
          <w:rPr>
            <w:rFonts w:eastAsia="Times New Roman"/>
            <w:color w:val="000000"/>
            <w:szCs w:val="24"/>
          </w:rPr>
          <w:delText xml:space="preserve">Bước 1: </w:delText>
        </w:r>
        <w:r w:rsidRPr="00902F80" w:rsidDel="00890E54">
          <w:rPr>
            <w:rFonts w:eastAsia="Times New Roman"/>
            <w:color w:val="000000"/>
            <w:szCs w:val="24"/>
          </w:rPr>
          <w:delText xml:space="preserve"> </w:delText>
        </w:r>
        <w:r w:rsidR="000B6994" w:rsidDel="00890E54">
          <w:rPr>
            <w:rFonts w:eastAsia="Times New Roman"/>
            <w:color w:val="000000"/>
            <w:szCs w:val="24"/>
          </w:rPr>
          <w:delText xml:space="preserve">KH </w:delText>
        </w:r>
        <w:r w:rsidR="00872D81" w:rsidDel="00890E54">
          <w:rPr>
            <w:rFonts w:eastAsia="Times New Roman"/>
            <w:color w:val="000000"/>
            <w:szCs w:val="24"/>
          </w:rPr>
          <w:delText>mới</w:delText>
        </w:r>
        <w:r w:rsidDel="00890E54">
          <w:rPr>
            <w:rFonts w:eastAsia="Times New Roman"/>
            <w:color w:val="000000"/>
            <w:szCs w:val="24"/>
          </w:rPr>
          <w:delText>User</w:delText>
        </w:r>
        <w:r w:rsidRPr="00902F80" w:rsidDel="00890E54">
          <w:rPr>
            <w:rFonts w:eastAsia="Times New Roman"/>
            <w:color w:val="000000"/>
            <w:szCs w:val="24"/>
          </w:rPr>
          <w:delText xml:space="preserve"> nhấn vào icon Filter</w:delText>
        </w:r>
        <w:bookmarkStart w:id="28237" w:name="_Toc183455573"/>
        <w:bookmarkStart w:id="28238" w:name="_Toc183456525"/>
        <w:bookmarkStart w:id="28239" w:name="_Toc184406859"/>
        <w:bookmarkStart w:id="28240" w:name="_Toc184408118"/>
        <w:bookmarkStart w:id="28241" w:name="_Toc184409066"/>
        <w:bookmarkStart w:id="28242" w:name="_Toc184410014"/>
        <w:bookmarkStart w:id="28243" w:name="_Toc184813800"/>
        <w:bookmarkEnd w:id="28237"/>
        <w:bookmarkEnd w:id="28238"/>
        <w:bookmarkEnd w:id="28239"/>
        <w:bookmarkEnd w:id="28240"/>
        <w:bookmarkEnd w:id="28241"/>
        <w:bookmarkEnd w:id="28242"/>
        <w:bookmarkEnd w:id="28243"/>
      </w:del>
    </w:p>
    <w:p w14:paraId="3ADF2C1D" w14:textId="5CD59F5B" w:rsidR="00C37C60" w:rsidRPr="00902F80" w:rsidDel="00890E54" w:rsidRDefault="00C37C60" w:rsidP="00C37C60">
      <w:pPr>
        <w:spacing w:before="0" w:line="240" w:lineRule="auto"/>
        <w:ind w:left="360" w:hanging="360"/>
        <w:contextualSpacing w:val="0"/>
        <w:rPr>
          <w:del w:id="28244" w:author="Phuong Truong Thi" w:date="2024-11-20T12:59:00Z"/>
          <w:rFonts w:ascii="Times New Roman" w:eastAsia="Times New Roman" w:hAnsi="Times New Roman"/>
          <w:color w:val="000000"/>
          <w:sz w:val="24"/>
          <w:szCs w:val="24"/>
        </w:rPr>
      </w:pPr>
      <w:del w:id="28245" w:author="Phuong Truong Thi" w:date="2024-11-20T12:59: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3.1: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3.2: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3.3: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4: </w:delText>
        </w:r>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Bước 5: </w:delText>
        </w:r>
        <w:bookmarkStart w:id="28246" w:name="_Toc183455574"/>
        <w:bookmarkStart w:id="28247" w:name="_Toc183456526"/>
        <w:bookmarkStart w:id="28248" w:name="_Toc184406860"/>
        <w:bookmarkStart w:id="28249" w:name="_Toc184408119"/>
        <w:bookmarkStart w:id="28250" w:name="_Toc184409067"/>
        <w:bookmarkStart w:id="28251" w:name="_Toc184410015"/>
        <w:bookmarkStart w:id="28252" w:name="_Toc184813801"/>
        <w:bookmarkEnd w:id="28246"/>
        <w:bookmarkEnd w:id="28247"/>
        <w:bookmarkEnd w:id="28248"/>
        <w:bookmarkEnd w:id="28249"/>
        <w:bookmarkEnd w:id="28250"/>
        <w:bookmarkEnd w:id="28251"/>
        <w:bookmarkEnd w:id="28252"/>
      </w:del>
    </w:p>
    <w:p w14:paraId="1EAC35FB" w14:textId="0A4F5D93" w:rsidR="00C37C60" w:rsidRPr="00902F80" w:rsidDel="00890E54" w:rsidRDefault="00C37C60" w:rsidP="00C37C60">
      <w:pPr>
        <w:pStyle w:val="ListParagraph"/>
        <w:numPr>
          <w:ilvl w:val="0"/>
          <w:numId w:val="0"/>
        </w:numPr>
        <w:spacing w:before="0" w:line="240" w:lineRule="auto"/>
        <w:ind w:left="450"/>
        <w:contextualSpacing w:val="0"/>
        <w:rPr>
          <w:del w:id="28253" w:author="Phuong Truong Thi" w:date="2024-11-20T12:59:00Z"/>
          <w:rFonts w:eastAsia="Times New Roman"/>
          <w:color w:val="000000"/>
          <w:szCs w:val="24"/>
        </w:rPr>
      </w:pPr>
      <w:bookmarkStart w:id="28254" w:name="_Toc183455575"/>
      <w:bookmarkStart w:id="28255" w:name="_Toc183456527"/>
      <w:bookmarkStart w:id="28256" w:name="_Toc184406861"/>
      <w:bookmarkStart w:id="28257" w:name="_Toc184408120"/>
      <w:bookmarkStart w:id="28258" w:name="_Toc184409068"/>
      <w:bookmarkStart w:id="28259" w:name="_Toc184410016"/>
      <w:bookmarkStart w:id="28260" w:name="_Toc184813802"/>
      <w:bookmarkEnd w:id="28254"/>
      <w:bookmarkEnd w:id="28255"/>
      <w:bookmarkEnd w:id="28256"/>
      <w:bookmarkEnd w:id="28257"/>
      <w:bookmarkEnd w:id="28258"/>
      <w:bookmarkEnd w:id="28259"/>
      <w:bookmarkEnd w:id="28260"/>
    </w:p>
    <w:p w14:paraId="4F9FAD75" w14:textId="00433B64" w:rsidR="00C37C60" w:rsidRPr="00C37C60" w:rsidDel="00890E54" w:rsidRDefault="00872D81" w:rsidP="00C37C60">
      <w:pPr>
        <w:pStyle w:val="ListParagraph"/>
        <w:numPr>
          <w:ilvl w:val="0"/>
          <w:numId w:val="145"/>
        </w:numPr>
        <w:spacing w:before="0" w:line="240" w:lineRule="auto"/>
        <w:ind w:hanging="540"/>
        <w:contextualSpacing w:val="0"/>
        <w:rPr>
          <w:del w:id="28261" w:author="Phuong Truong Thi" w:date="2024-11-20T12:59:00Z"/>
          <w:rFonts w:eastAsia="Times New Roman"/>
          <w:b/>
          <w:bCs/>
          <w:color w:val="000000"/>
          <w:szCs w:val="24"/>
        </w:rPr>
      </w:pPr>
      <w:del w:id="28262" w:author="Phuong Truong Thi" w:date="2024-11-20T12:59:00Z">
        <w:r w:rsidDel="00890E54">
          <w:rPr>
            <w:rFonts w:eastAsia="Times New Roman"/>
            <w:b/>
            <w:bCs/>
            <w:color w:val="000000"/>
            <w:szCs w:val="24"/>
          </w:rPr>
          <w:delText xml:space="preserve">Tính năng </w:delText>
        </w:r>
        <w:r w:rsidR="00C37C60" w:rsidRPr="00C37C60" w:rsidDel="00890E54">
          <w:rPr>
            <w:rFonts w:eastAsia="Times New Roman"/>
            <w:b/>
            <w:bCs/>
            <w:color w:val="000000"/>
            <w:szCs w:val="24"/>
          </w:rPr>
          <w:delText>Sort</w:delText>
        </w:r>
        <w:bookmarkStart w:id="28263" w:name="_Toc183455576"/>
        <w:bookmarkStart w:id="28264" w:name="_Toc183456528"/>
        <w:bookmarkStart w:id="28265" w:name="_Toc184406862"/>
        <w:bookmarkStart w:id="28266" w:name="_Toc184408121"/>
        <w:bookmarkStart w:id="28267" w:name="_Toc184409069"/>
        <w:bookmarkStart w:id="28268" w:name="_Toc184410017"/>
        <w:bookmarkStart w:id="28269" w:name="_Toc184813803"/>
        <w:bookmarkEnd w:id="28263"/>
        <w:bookmarkEnd w:id="28264"/>
        <w:bookmarkEnd w:id="28265"/>
        <w:bookmarkEnd w:id="28266"/>
        <w:bookmarkEnd w:id="28267"/>
        <w:bookmarkEnd w:id="28268"/>
        <w:bookmarkEnd w:id="28269"/>
      </w:del>
    </w:p>
    <w:p w14:paraId="3BCE4216" w14:textId="3C8EADF9" w:rsidR="00C37C60" w:rsidDel="00890E54" w:rsidRDefault="00C37C60" w:rsidP="00C37C60">
      <w:pPr>
        <w:spacing w:before="0" w:line="240" w:lineRule="auto"/>
        <w:ind w:left="90" w:firstLine="90"/>
        <w:contextualSpacing w:val="0"/>
        <w:rPr>
          <w:del w:id="28270" w:author="Phuong Truong Thi" w:date="2024-11-20T12:59:00Z"/>
          <w:rFonts w:ascii="Times New Roman" w:eastAsia="Times New Roman" w:hAnsi="Times New Roman"/>
          <w:color w:val="000000"/>
          <w:sz w:val="24"/>
          <w:szCs w:val="24"/>
        </w:rPr>
      </w:pPr>
      <w:del w:id="28271" w:author="Phuong Truong Thi" w:date="2024-11-20T12:59:00Z">
        <w:r w:rsidRPr="00902F80" w:rsidDel="00890E54">
          <w:rPr>
            <w:rFonts w:ascii="Times New Roman" w:eastAsia="Times New Roman" w:hAnsi="Times New Roman"/>
            <w:color w:val="000000"/>
            <w:sz w:val="24"/>
            <w:szCs w:val="24"/>
          </w:rPr>
          <w:delText xml:space="preserve"> </w:delText>
        </w:r>
        <w:r w:rsidDel="00890E54">
          <w:rPr>
            <w:rFonts w:ascii="Times New Roman" w:eastAsia="Times New Roman" w:hAnsi="Times New Roman"/>
            <w:color w:val="000000"/>
            <w:sz w:val="24"/>
            <w:szCs w:val="24"/>
          </w:rPr>
          <w:delText xml:space="preserve"> </w:delText>
        </w:r>
        <w:r w:rsidR="000B6994" w:rsidDel="00890E54">
          <w:rPr>
            <w:rFonts w:ascii="Times New Roman" w:eastAsia="Times New Roman" w:hAnsi="Times New Roman"/>
            <w:color w:val="000000"/>
            <w:sz w:val="24"/>
            <w:szCs w:val="24"/>
          </w:rPr>
          <w:delText xml:space="preserve">KH </w:delText>
        </w:r>
        <w:r w:rsidR="00872D81" w:rsidDel="00890E54">
          <w:rPr>
            <w:rFonts w:ascii="Times New Roman" w:eastAsia="Times New Roman" w:hAnsi="Times New Roman"/>
            <w:color w:val="000000"/>
            <w:sz w:val="24"/>
            <w:szCs w:val="24"/>
          </w:rPr>
          <w:delText>mớiUser</w:delText>
        </w:r>
        <w:r w:rsidDel="00890E54">
          <w:rPr>
            <w:rFonts w:ascii="Times New Roman" w:eastAsia="Times New Roman" w:hAnsi="Times New Roman"/>
            <w:color w:val="000000"/>
            <w:sz w:val="24"/>
            <w:szCs w:val="24"/>
          </w:rPr>
          <w:delText>.</w:delText>
        </w:r>
        <w:bookmarkStart w:id="28272" w:name="_Toc183455577"/>
        <w:bookmarkStart w:id="28273" w:name="_Toc183456529"/>
        <w:bookmarkStart w:id="28274" w:name="_Toc184406863"/>
        <w:bookmarkStart w:id="28275" w:name="_Toc184408122"/>
        <w:bookmarkStart w:id="28276" w:name="_Toc184409070"/>
        <w:bookmarkStart w:id="28277" w:name="_Toc184410018"/>
        <w:bookmarkStart w:id="28278" w:name="_Toc184813804"/>
        <w:bookmarkEnd w:id="28272"/>
        <w:bookmarkEnd w:id="28273"/>
        <w:bookmarkEnd w:id="28274"/>
        <w:bookmarkEnd w:id="28275"/>
        <w:bookmarkEnd w:id="28276"/>
        <w:bookmarkEnd w:id="28277"/>
        <w:bookmarkEnd w:id="28278"/>
      </w:del>
    </w:p>
    <w:p w14:paraId="72CA2500" w14:textId="48B50758" w:rsidR="00C37C60" w:rsidDel="00890E54" w:rsidRDefault="00C37C60" w:rsidP="00C37C60">
      <w:pPr>
        <w:spacing w:before="0" w:line="240" w:lineRule="auto"/>
        <w:ind w:left="90" w:firstLine="90"/>
        <w:contextualSpacing w:val="0"/>
        <w:rPr>
          <w:del w:id="28279" w:author="Phuong Truong Thi" w:date="2024-11-20T12:59:00Z"/>
          <w:rFonts w:ascii="Times New Roman" w:eastAsia="Times New Roman" w:hAnsi="Times New Roman"/>
          <w:color w:val="000000"/>
          <w:sz w:val="24"/>
          <w:szCs w:val="24"/>
        </w:rPr>
      </w:pPr>
      <w:bookmarkStart w:id="28280" w:name="_Toc183455578"/>
      <w:bookmarkStart w:id="28281" w:name="_Toc183456530"/>
      <w:bookmarkStart w:id="28282" w:name="_Toc184406864"/>
      <w:bookmarkStart w:id="28283" w:name="_Toc184408123"/>
      <w:bookmarkStart w:id="28284" w:name="_Toc184409071"/>
      <w:bookmarkStart w:id="28285" w:name="_Toc184410019"/>
      <w:bookmarkStart w:id="28286" w:name="_Toc184813805"/>
      <w:bookmarkEnd w:id="28280"/>
      <w:bookmarkEnd w:id="28281"/>
      <w:bookmarkEnd w:id="28282"/>
      <w:bookmarkEnd w:id="28283"/>
      <w:bookmarkEnd w:id="28284"/>
      <w:bookmarkEnd w:id="28285"/>
      <w:bookmarkEnd w:id="28286"/>
    </w:p>
    <w:p w14:paraId="51ED56A4" w14:textId="63E790C3" w:rsidR="00C37C60" w:rsidDel="00890E54" w:rsidRDefault="00C37C60" w:rsidP="00872D81">
      <w:pPr>
        <w:spacing w:before="0" w:line="240" w:lineRule="auto"/>
        <w:contextualSpacing w:val="0"/>
        <w:rPr>
          <w:del w:id="28287" w:author="Phuong Truong Thi" w:date="2024-11-20T12:59:00Z"/>
          <w:rFonts w:ascii="Times New Roman" w:eastAsia="Times New Roman" w:hAnsi="Times New Roman"/>
          <w:color w:val="000000"/>
          <w:sz w:val="24"/>
          <w:szCs w:val="24"/>
        </w:rPr>
      </w:pPr>
      <w:bookmarkStart w:id="28288" w:name="_Toc183455579"/>
      <w:bookmarkStart w:id="28289" w:name="_Toc183456531"/>
      <w:bookmarkStart w:id="28290" w:name="_Toc184406865"/>
      <w:bookmarkStart w:id="28291" w:name="_Toc184408124"/>
      <w:bookmarkStart w:id="28292" w:name="_Toc184409072"/>
      <w:bookmarkStart w:id="28293" w:name="_Toc184410020"/>
      <w:bookmarkStart w:id="28294" w:name="_Toc184813806"/>
      <w:bookmarkEnd w:id="28288"/>
      <w:bookmarkEnd w:id="28289"/>
      <w:bookmarkEnd w:id="28290"/>
      <w:bookmarkEnd w:id="28291"/>
      <w:bookmarkEnd w:id="28292"/>
      <w:bookmarkEnd w:id="28293"/>
      <w:bookmarkEnd w:id="28294"/>
    </w:p>
    <w:p w14:paraId="1921C0A0" w14:textId="5E78F0B1" w:rsidR="00C37C60" w:rsidRPr="00591547" w:rsidDel="00890E54" w:rsidRDefault="00872D81" w:rsidP="00C37C60">
      <w:pPr>
        <w:pStyle w:val="ListParagraph"/>
        <w:numPr>
          <w:ilvl w:val="0"/>
          <w:numId w:val="145"/>
        </w:numPr>
        <w:spacing w:before="0" w:line="240" w:lineRule="auto"/>
        <w:ind w:hanging="540"/>
        <w:contextualSpacing w:val="0"/>
        <w:rPr>
          <w:del w:id="28295" w:author="Phuong Truong Thi" w:date="2024-11-20T12:59:00Z"/>
          <w:rFonts w:eastAsia="Times New Roman"/>
          <w:b/>
          <w:bCs/>
          <w:color w:val="000000"/>
          <w:szCs w:val="24"/>
        </w:rPr>
      </w:pPr>
      <w:del w:id="28296" w:author="Phuong Truong Thi" w:date="2024-11-20T12:59:00Z">
        <w:r w:rsidDel="00890E54">
          <w:rPr>
            <w:rFonts w:eastAsia="Times New Roman"/>
            <w:b/>
            <w:bCs/>
            <w:color w:val="000000"/>
            <w:szCs w:val="24"/>
          </w:rPr>
          <w:delText xml:space="preserve">Tính năng </w:delText>
        </w:r>
        <w:r w:rsidR="00C37C60" w:rsidRPr="00591547" w:rsidDel="00890E54">
          <w:rPr>
            <w:rFonts w:eastAsia="Times New Roman"/>
            <w:b/>
            <w:bCs/>
            <w:color w:val="000000"/>
            <w:szCs w:val="24"/>
          </w:rPr>
          <w:delText>Điều chỉnh các trường hiển thị trên danh sách</w:delText>
        </w:r>
        <w:bookmarkStart w:id="28297" w:name="_Toc183455580"/>
        <w:bookmarkStart w:id="28298" w:name="_Toc183456532"/>
        <w:bookmarkStart w:id="28299" w:name="_Toc184406866"/>
        <w:bookmarkStart w:id="28300" w:name="_Toc184408125"/>
        <w:bookmarkStart w:id="28301" w:name="_Toc184409073"/>
        <w:bookmarkStart w:id="28302" w:name="_Toc184410021"/>
        <w:bookmarkStart w:id="28303" w:name="_Toc184813807"/>
        <w:bookmarkEnd w:id="28297"/>
        <w:bookmarkEnd w:id="28298"/>
        <w:bookmarkEnd w:id="28299"/>
        <w:bookmarkEnd w:id="28300"/>
        <w:bookmarkEnd w:id="28301"/>
        <w:bookmarkEnd w:id="28302"/>
        <w:bookmarkEnd w:id="28303"/>
      </w:del>
    </w:p>
    <w:p w14:paraId="3EE774F2" w14:textId="6383381E" w:rsidR="00C37C60" w:rsidRPr="0013060C" w:rsidDel="00471E7D" w:rsidRDefault="00C37C60" w:rsidP="00C37C60">
      <w:pPr>
        <w:ind w:left="360"/>
        <w:rPr>
          <w:del w:id="28304" w:author="Phuong Truong Thi" w:date="2024-10-08T18:00:00Z"/>
          <w:rFonts w:ascii="Times New Roman" w:hAnsi="Times New Roman"/>
          <w:sz w:val="24"/>
          <w:szCs w:val="24"/>
        </w:rPr>
      </w:pPr>
      <w:del w:id="28305" w:author="Phuong Truong Thi" w:date="2024-11-20T12:59:00Z">
        <w:r w:rsidRPr="0013060C" w:rsidDel="00890E54">
          <w:rPr>
            <w:rFonts w:ascii="Times New Roman" w:hAnsi="Times New Roman"/>
            <w:sz w:val="24"/>
            <w:szCs w:val="24"/>
          </w:rPr>
          <w:delText xml:space="preserve">    Bước 1: </w:delText>
        </w:r>
      </w:del>
      <w:bookmarkStart w:id="28306" w:name="_Toc183455581"/>
      <w:bookmarkStart w:id="28307" w:name="_Toc183456533"/>
      <w:bookmarkStart w:id="28308" w:name="_Toc184406867"/>
      <w:bookmarkStart w:id="28309" w:name="_Toc184408126"/>
      <w:bookmarkStart w:id="28310" w:name="_Toc184409074"/>
      <w:bookmarkStart w:id="28311" w:name="_Toc184410022"/>
      <w:bookmarkStart w:id="28312" w:name="_Toc184813808"/>
      <w:bookmarkEnd w:id="28306"/>
      <w:bookmarkEnd w:id="28307"/>
      <w:bookmarkEnd w:id="28308"/>
      <w:bookmarkEnd w:id="28309"/>
      <w:bookmarkEnd w:id="28310"/>
      <w:bookmarkEnd w:id="28311"/>
      <w:bookmarkEnd w:id="28312"/>
    </w:p>
    <w:p w14:paraId="507E31F1" w14:textId="77777777" w:rsidR="00C37C60" w:rsidRPr="0013060C" w:rsidDel="00471E7D" w:rsidRDefault="00C37C60" w:rsidP="00C37C60">
      <w:pPr>
        <w:rPr>
          <w:del w:id="28313" w:author="Phuong Truong Thi" w:date="2024-10-08T18:00:00Z"/>
          <w:rFonts w:ascii="Times New Roman" w:hAnsi="Times New Roman"/>
          <w:sz w:val="24"/>
          <w:szCs w:val="24"/>
        </w:rPr>
      </w:pPr>
      <w:del w:id="28314" w:author="Phuong Truong Thi" w:date="2024-10-08T18:00:00Z">
        <w:r w:rsidRPr="0013060C" w:rsidDel="00471E7D">
          <w:rPr>
            <w:rFonts w:ascii="Times New Roman" w:hAnsi="Times New Roman"/>
            <w:i/>
            <w:iCs/>
            <w:sz w:val="24"/>
            <w:szCs w:val="24"/>
          </w:rPr>
          <w:delText>Màn hình minh họa</w:delText>
        </w:r>
        <w:bookmarkStart w:id="28315" w:name="_Toc183455582"/>
        <w:bookmarkStart w:id="28316" w:name="_Toc183456534"/>
        <w:bookmarkStart w:id="28317" w:name="_Toc184406868"/>
        <w:bookmarkStart w:id="28318" w:name="_Toc184408127"/>
        <w:bookmarkStart w:id="28319" w:name="_Toc184409075"/>
        <w:bookmarkStart w:id="28320" w:name="_Toc184410023"/>
        <w:bookmarkStart w:id="28321" w:name="_Toc184813809"/>
        <w:bookmarkEnd w:id="28315"/>
        <w:bookmarkEnd w:id="28316"/>
        <w:bookmarkEnd w:id="28317"/>
        <w:bookmarkEnd w:id="28318"/>
        <w:bookmarkEnd w:id="28319"/>
        <w:bookmarkEnd w:id="28320"/>
        <w:bookmarkEnd w:id="28321"/>
      </w:del>
    </w:p>
    <w:p w14:paraId="144ED613" w14:textId="77777777" w:rsidR="00C37C60" w:rsidRPr="0013060C" w:rsidDel="00FD6BA2" w:rsidRDefault="00C37C60" w:rsidP="00C37C60">
      <w:pPr>
        <w:rPr>
          <w:del w:id="28322" w:author="Phuong Truong Thi" w:date="2024-10-17T18:56:00Z"/>
          <w:rFonts w:ascii="Times New Roman" w:hAnsi="Times New Roman"/>
          <w:sz w:val="24"/>
          <w:szCs w:val="24"/>
        </w:rPr>
      </w:pPr>
      <w:del w:id="28323" w:author="Phuong Truong Thi" w:date="2024-10-08T18:00:00Z">
        <w:r w:rsidRPr="0013060C" w:rsidDel="00471E7D">
          <w:rPr>
            <w:rFonts w:ascii="Times New Roman" w:eastAsia="Times New Roman" w:hAnsi="Times New Roman"/>
            <w:noProof/>
            <w:sz w:val="24"/>
            <w:szCs w:val="24"/>
          </w:rPr>
          <w:drawing>
            <wp:inline distT="0" distB="0" distL="0" distR="0" wp14:anchorId="562A9A76" wp14:editId="3B748F76">
              <wp:extent cx="5821045" cy="2266950"/>
              <wp:effectExtent l="0" t="0" r="8255" b="0"/>
              <wp:docPr id="138469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8324" w:name="_Toc183455583"/>
      <w:bookmarkStart w:id="28325" w:name="_Toc183456535"/>
      <w:bookmarkStart w:id="28326" w:name="_Toc184406869"/>
      <w:bookmarkStart w:id="28327" w:name="_Toc184408128"/>
      <w:bookmarkStart w:id="28328" w:name="_Toc184409076"/>
      <w:bookmarkStart w:id="28329" w:name="_Toc184410024"/>
      <w:bookmarkStart w:id="28330" w:name="_Toc184813810"/>
      <w:bookmarkEnd w:id="28324"/>
      <w:bookmarkEnd w:id="28325"/>
      <w:bookmarkEnd w:id="28326"/>
      <w:bookmarkEnd w:id="28327"/>
      <w:bookmarkEnd w:id="28328"/>
      <w:bookmarkEnd w:id="28329"/>
      <w:bookmarkEnd w:id="28330"/>
    </w:p>
    <w:p w14:paraId="206D6B6C" w14:textId="33B8C2AD" w:rsidR="00C37C60" w:rsidRPr="0013060C" w:rsidDel="00890E54" w:rsidRDefault="00C37C60" w:rsidP="00C37C60">
      <w:pPr>
        <w:spacing w:before="0" w:line="240" w:lineRule="auto"/>
        <w:ind w:left="360" w:hanging="360"/>
        <w:contextualSpacing w:val="0"/>
        <w:rPr>
          <w:del w:id="28331" w:author="Phuong Truong Thi" w:date="2024-11-20T12:59:00Z"/>
          <w:rFonts w:ascii="Times New Roman" w:eastAsia="Times New Roman" w:hAnsi="Times New Roman"/>
          <w:color w:val="000000"/>
          <w:sz w:val="24"/>
          <w:szCs w:val="24"/>
        </w:rPr>
      </w:pPr>
      <w:del w:id="28332" w:author="Phuong Truong Thi" w:date="2024-11-20T12:59:00Z">
        <w:r w:rsidRPr="0013060C" w:rsidDel="00890E54">
          <w:rPr>
            <w:rFonts w:ascii="Times New Roman" w:eastAsia="Times New Roman" w:hAnsi="Times New Roman"/>
            <w:color w:val="000000"/>
            <w:sz w:val="24"/>
            <w:szCs w:val="24"/>
          </w:rPr>
          <w:delText xml:space="preserve"> </w:delText>
        </w:r>
        <w:r w:rsidR="000B6994" w:rsidDel="00890E54">
          <w:rPr>
            <w:rFonts w:ascii="Times New Roman" w:eastAsia="Times New Roman" w:hAnsi="Times New Roman"/>
            <w:color w:val="000000"/>
            <w:sz w:val="24"/>
            <w:szCs w:val="24"/>
          </w:rPr>
          <w:delText xml:space="preserve">KH </w:delText>
        </w:r>
        <w:r w:rsidR="00B0292C" w:rsidDel="00890E54">
          <w:rPr>
            <w:rFonts w:ascii="Times New Roman" w:eastAsia="Times New Roman" w:hAnsi="Times New Roman"/>
            <w:color w:val="000000"/>
            <w:sz w:val="24"/>
            <w:szCs w:val="24"/>
          </w:rPr>
          <w:delText>mớiUser</w:delText>
        </w:r>
        <w:r w:rsidRPr="0013060C" w:rsidDel="00890E54">
          <w:rPr>
            <w:rFonts w:ascii="Times New Roman" w:eastAsia="Times New Roman" w:hAnsi="Times New Roman"/>
            <w:color w:val="000000"/>
            <w:sz w:val="24"/>
            <w:szCs w:val="24"/>
          </w:rPr>
          <w:delText xml:space="preserve">    Bước 2:     Bước 3:  lên danh sách.    Bước 4: </w:delText>
        </w:r>
        <w:bookmarkStart w:id="28333" w:name="_Toc183455584"/>
        <w:bookmarkStart w:id="28334" w:name="_Toc183456536"/>
        <w:bookmarkStart w:id="28335" w:name="_Toc184406870"/>
        <w:bookmarkStart w:id="28336" w:name="_Toc184408129"/>
        <w:bookmarkStart w:id="28337" w:name="_Toc184409077"/>
        <w:bookmarkStart w:id="28338" w:name="_Toc184410025"/>
        <w:bookmarkStart w:id="28339" w:name="_Toc184813811"/>
        <w:bookmarkEnd w:id="28333"/>
        <w:bookmarkEnd w:id="28334"/>
        <w:bookmarkEnd w:id="28335"/>
        <w:bookmarkEnd w:id="28336"/>
        <w:bookmarkEnd w:id="28337"/>
        <w:bookmarkEnd w:id="28338"/>
        <w:bookmarkEnd w:id="28339"/>
      </w:del>
    </w:p>
    <w:p w14:paraId="20BEE381" w14:textId="50E9F5A7" w:rsidR="00C37C60" w:rsidRPr="0013060C" w:rsidDel="00890E54" w:rsidRDefault="00C37C60" w:rsidP="00C37C60">
      <w:pPr>
        <w:spacing w:before="0" w:line="240" w:lineRule="auto"/>
        <w:ind w:left="360" w:hanging="360"/>
        <w:contextualSpacing w:val="0"/>
        <w:rPr>
          <w:del w:id="28340" w:author="Phuong Truong Thi" w:date="2024-11-20T12:59:00Z"/>
          <w:rFonts w:ascii="Times New Roman" w:eastAsia="Times New Roman" w:hAnsi="Times New Roman"/>
          <w:color w:val="000000"/>
          <w:sz w:val="24"/>
          <w:szCs w:val="24"/>
        </w:rPr>
      </w:pPr>
      <w:del w:id="28341" w:author="Phuong Truong Thi" w:date="2024-11-20T12:59:00Z">
        <w:r w:rsidRPr="0013060C" w:rsidDel="00890E54">
          <w:rPr>
            <w:rFonts w:ascii="Times New Roman" w:eastAsia="Times New Roman" w:hAnsi="Times New Roman"/>
            <w:color w:val="000000"/>
            <w:sz w:val="24"/>
            <w:szCs w:val="24"/>
          </w:rPr>
          <w:delText xml:space="preserve">    Bước 5: Danh sáchhiển thị </w:delText>
        </w:r>
        <w:bookmarkStart w:id="28342" w:name="_Toc183455585"/>
        <w:bookmarkStart w:id="28343" w:name="_Toc183456537"/>
        <w:bookmarkStart w:id="28344" w:name="_Toc184406871"/>
        <w:bookmarkStart w:id="28345" w:name="_Toc184408130"/>
        <w:bookmarkStart w:id="28346" w:name="_Toc184409078"/>
        <w:bookmarkStart w:id="28347" w:name="_Toc184410026"/>
        <w:bookmarkStart w:id="28348" w:name="_Toc184813812"/>
        <w:bookmarkEnd w:id="28342"/>
        <w:bookmarkEnd w:id="28343"/>
        <w:bookmarkEnd w:id="28344"/>
        <w:bookmarkEnd w:id="28345"/>
        <w:bookmarkEnd w:id="28346"/>
        <w:bookmarkEnd w:id="28347"/>
        <w:bookmarkEnd w:id="28348"/>
      </w:del>
    </w:p>
    <w:p w14:paraId="541BCFF9" w14:textId="253078D4" w:rsidR="00872D81" w:rsidRPr="00872D81" w:rsidDel="00890E54" w:rsidRDefault="00872D81" w:rsidP="00872D81">
      <w:pPr>
        <w:pStyle w:val="ListParagraph"/>
        <w:numPr>
          <w:ilvl w:val="0"/>
          <w:numId w:val="145"/>
        </w:numPr>
        <w:spacing w:before="0" w:line="240" w:lineRule="auto"/>
        <w:contextualSpacing w:val="0"/>
        <w:rPr>
          <w:del w:id="28349" w:author="Phuong Truong Thi" w:date="2024-11-20T12:59:00Z"/>
          <w:rFonts w:eastAsia="Times New Roman"/>
          <w:b/>
          <w:bCs/>
          <w:color w:val="000000"/>
          <w:szCs w:val="24"/>
        </w:rPr>
      </w:pPr>
      <w:del w:id="28350" w:author="Phuong Truong Thi" w:date="2024-11-20T12:59:00Z">
        <w:r w:rsidRPr="00872D81" w:rsidDel="00890E54">
          <w:rPr>
            <w:rFonts w:eastAsia="Times New Roman"/>
            <w:b/>
            <w:bCs/>
            <w:color w:val="000000"/>
            <w:szCs w:val="24"/>
          </w:rPr>
          <w:delText>Tính năng Tạo mới listview</w:delText>
        </w:r>
        <w:bookmarkStart w:id="28351" w:name="_Toc183455586"/>
        <w:bookmarkStart w:id="28352" w:name="_Toc183456538"/>
        <w:bookmarkStart w:id="28353" w:name="_Toc184406872"/>
        <w:bookmarkStart w:id="28354" w:name="_Toc184408131"/>
        <w:bookmarkStart w:id="28355" w:name="_Toc184409079"/>
        <w:bookmarkStart w:id="28356" w:name="_Toc184410027"/>
        <w:bookmarkStart w:id="28357" w:name="_Toc184813813"/>
        <w:bookmarkEnd w:id="28351"/>
        <w:bookmarkEnd w:id="28352"/>
        <w:bookmarkEnd w:id="28353"/>
        <w:bookmarkEnd w:id="28354"/>
        <w:bookmarkEnd w:id="28355"/>
        <w:bookmarkEnd w:id="28356"/>
        <w:bookmarkEnd w:id="28357"/>
      </w:del>
    </w:p>
    <w:p w14:paraId="4A0673C6" w14:textId="3247C48A" w:rsidR="00872D81" w:rsidRPr="00B0292C" w:rsidDel="00890E54" w:rsidRDefault="00872D81" w:rsidP="00872D81">
      <w:pPr>
        <w:spacing w:before="0" w:line="240" w:lineRule="auto"/>
        <w:ind w:left="360" w:hanging="360"/>
        <w:contextualSpacing w:val="0"/>
        <w:rPr>
          <w:del w:id="28358" w:author="Phuong Truong Thi" w:date="2024-11-20T12:59:00Z"/>
          <w:rFonts w:ascii="Times New Roman" w:eastAsia="Times New Roman" w:hAnsi="Times New Roman"/>
          <w:color w:val="000000"/>
          <w:sz w:val="24"/>
          <w:szCs w:val="24"/>
        </w:rPr>
      </w:pPr>
      <w:del w:id="28359" w:author="Phuong Truong Thi" w:date="2024-11-20T12:59:00Z">
        <w:r w:rsidRPr="00ED5AD9" w:rsidDel="00890E54">
          <w:rPr>
            <w:rFonts w:ascii="Times New Roman" w:eastAsia="Times New Roman" w:hAnsi="Times New Roman"/>
            <w:color w:val="000000"/>
            <w:sz w:val="24"/>
            <w:szCs w:val="24"/>
          </w:rPr>
          <w:delText xml:space="preserve">   Tạo ra danh </w:delText>
        </w:r>
        <w:r w:rsidRPr="00B0292C" w:rsidDel="00890E54">
          <w:rPr>
            <w:rFonts w:ascii="Times New Roman" w:eastAsia="Times New Roman" w:hAnsi="Times New Roman"/>
            <w:color w:val="000000"/>
            <w:sz w:val="24"/>
            <w:szCs w:val="24"/>
          </w:rPr>
          <w:delText>sách listview mới</w:delText>
        </w:r>
        <w:bookmarkStart w:id="28360" w:name="_Toc183455587"/>
        <w:bookmarkStart w:id="28361" w:name="_Toc183456539"/>
        <w:bookmarkStart w:id="28362" w:name="_Toc184406873"/>
        <w:bookmarkStart w:id="28363" w:name="_Toc184408132"/>
        <w:bookmarkStart w:id="28364" w:name="_Toc184409080"/>
        <w:bookmarkStart w:id="28365" w:name="_Toc184410028"/>
        <w:bookmarkStart w:id="28366" w:name="_Toc184813814"/>
        <w:bookmarkEnd w:id="28360"/>
        <w:bookmarkEnd w:id="28361"/>
        <w:bookmarkEnd w:id="28362"/>
        <w:bookmarkEnd w:id="28363"/>
        <w:bookmarkEnd w:id="28364"/>
        <w:bookmarkEnd w:id="28365"/>
        <w:bookmarkEnd w:id="28366"/>
      </w:del>
    </w:p>
    <w:p w14:paraId="358C1525" w14:textId="6AD7B7D6" w:rsidR="00872D81" w:rsidRPr="00B0292C" w:rsidDel="00890E54" w:rsidRDefault="00872D81" w:rsidP="00872D81">
      <w:pPr>
        <w:pStyle w:val="ListParagraph"/>
        <w:numPr>
          <w:ilvl w:val="0"/>
          <w:numId w:val="145"/>
        </w:numPr>
        <w:spacing w:before="0" w:line="240" w:lineRule="auto"/>
        <w:contextualSpacing w:val="0"/>
        <w:rPr>
          <w:del w:id="28367" w:author="Phuong Truong Thi" w:date="2024-11-20T12:59:00Z"/>
          <w:rFonts w:eastAsia="Times New Roman"/>
          <w:b/>
          <w:bCs/>
          <w:color w:val="000000"/>
          <w:szCs w:val="24"/>
        </w:rPr>
      </w:pPr>
      <w:del w:id="28368" w:author="Phuong Truong Thi" w:date="2024-11-20T12:59:00Z">
        <w:r w:rsidRPr="00B0292C" w:rsidDel="00890E54">
          <w:rPr>
            <w:rFonts w:eastAsia="Times New Roman"/>
            <w:color w:val="000000"/>
            <w:szCs w:val="24"/>
          </w:rPr>
          <w:delText xml:space="preserve">    Bước : </w:delText>
        </w:r>
        <w:r w:rsidR="00B0292C" w:rsidRPr="00B0292C" w:rsidDel="00890E54">
          <w:rPr>
            <w:szCs w:val="24"/>
          </w:rPr>
          <w:delText>Tại màn hình danh sách KH mới</w:delText>
        </w:r>
        <w:r w:rsidRPr="00B0292C" w:rsidDel="00890E54">
          <w:rPr>
            <w:rFonts w:eastAsia="Times New Roman"/>
            <w:color w:val="000000"/>
            <w:szCs w:val="24"/>
          </w:rPr>
          <w:delText xml:space="preserve">User    Bước :     Bước     Bước     Bước     Bước </w:delText>
        </w:r>
        <w:r w:rsidRPr="00B0292C" w:rsidDel="00890E54">
          <w:rPr>
            <w:rFonts w:eastAsia="Times New Roman"/>
            <w:b/>
            <w:bCs/>
            <w:color w:val="000000"/>
            <w:szCs w:val="24"/>
          </w:rPr>
          <w:delText>Tính năng Clone listview</w:delText>
        </w:r>
        <w:bookmarkStart w:id="28369" w:name="_Toc183455588"/>
        <w:bookmarkStart w:id="28370" w:name="_Toc183456540"/>
        <w:bookmarkStart w:id="28371" w:name="_Toc184406874"/>
        <w:bookmarkStart w:id="28372" w:name="_Toc184408133"/>
        <w:bookmarkStart w:id="28373" w:name="_Toc184409081"/>
        <w:bookmarkStart w:id="28374" w:name="_Toc184410029"/>
        <w:bookmarkStart w:id="28375" w:name="_Toc184813815"/>
        <w:bookmarkEnd w:id="28369"/>
        <w:bookmarkEnd w:id="28370"/>
        <w:bookmarkEnd w:id="28371"/>
        <w:bookmarkEnd w:id="28372"/>
        <w:bookmarkEnd w:id="28373"/>
        <w:bookmarkEnd w:id="28374"/>
        <w:bookmarkEnd w:id="28375"/>
      </w:del>
    </w:p>
    <w:p w14:paraId="5A13F6D8" w14:textId="1266CA32" w:rsidR="00872D81" w:rsidRPr="00B0292C" w:rsidDel="00890E54" w:rsidRDefault="00872D81" w:rsidP="00872D81">
      <w:pPr>
        <w:spacing w:before="0" w:line="240" w:lineRule="auto"/>
        <w:contextualSpacing w:val="0"/>
        <w:rPr>
          <w:del w:id="28376" w:author="Phuong Truong Thi" w:date="2024-11-20T12:59:00Z"/>
          <w:rFonts w:ascii="Times New Roman" w:eastAsia="Times New Roman" w:hAnsi="Times New Roman"/>
          <w:color w:val="000000"/>
          <w:sz w:val="24"/>
          <w:szCs w:val="24"/>
        </w:rPr>
      </w:pPr>
      <w:del w:id="28377" w:author="Phuong Truong Thi" w:date="2024-11-20T12:59:00Z">
        <w:r w:rsidRPr="00B0292C" w:rsidDel="00890E54">
          <w:rPr>
            <w:rFonts w:ascii="Times New Roman" w:eastAsia="Times New Roman" w:hAnsi="Times New Roman"/>
            <w:b/>
            <w:bCs/>
            <w:color w:val="000000"/>
            <w:sz w:val="24"/>
            <w:szCs w:val="24"/>
          </w:rPr>
          <w:delText xml:space="preserve">   </w:delText>
        </w:r>
        <w:r w:rsidRPr="00B0292C" w:rsidDel="00890E54">
          <w:rPr>
            <w:rFonts w:ascii="Times New Roman" w:eastAsia="Times New Roman" w:hAnsi="Times New Roman"/>
            <w:color w:val="000000"/>
            <w:sz w:val="24"/>
            <w:szCs w:val="24"/>
          </w:rPr>
          <w:delText>Tạo ra danh sách khách hàng khác được sao chép từ danh sách hiện tại</w:delText>
        </w:r>
        <w:bookmarkStart w:id="28378" w:name="_Toc183455589"/>
        <w:bookmarkStart w:id="28379" w:name="_Toc183456541"/>
        <w:bookmarkStart w:id="28380" w:name="_Toc184406875"/>
        <w:bookmarkStart w:id="28381" w:name="_Toc184408134"/>
        <w:bookmarkStart w:id="28382" w:name="_Toc184409082"/>
        <w:bookmarkStart w:id="28383" w:name="_Toc184410030"/>
        <w:bookmarkStart w:id="28384" w:name="_Toc184813816"/>
        <w:bookmarkEnd w:id="28378"/>
        <w:bookmarkEnd w:id="28379"/>
        <w:bookmarkEnd w:id="28380"/>
        <w:bookmarkEnd w:id="28381"/>
        <w:bookmarkEnd w:id="28382"/>
        <w:bookmarkEnd w:id="28383"/>
        <w:bookmarkEnd w:id="28384"/>
      </w:del>
    </w:p>
    <w:p w14:paraId="3994FE49" w14:textId="64B6C5D3" w:rsidR="00CF7360" w:rsidRPr="00815A62" w:rsidDel="00890E54" w:rsidRDefault="00872D81" w:rsidP="000B6994">
      <w:pPr>
        <w:pStyle w:val="Heading31"/>
        <w:keepNext w:val="0"/>
        <w:numPr>
          <w:ilvl w:val="0"/>
          <w:numId w:val="0"/>
        </w:numPr>
        <w:outlineLvl w:val="9"/>
        <w:rPr>
          <w:del w:id="28385" w:author="Phuong Truong Thi" w:date="2024-11-20T12:59:00Z"/>
          <w:sz w:val="24"/>
          <w:szCs w:val="24"/>
          <w:lang w:val="vi-VN"/>
        </w:rPr>
      </w:pPr>
      <w:del w:id="28386" w:author="Phuong Truong Thi" w:date="2024-11-20T12:59:00Z">
        <w:r w:rsidRPr="00B0292C" w:rsidDel="00890E54">
          <w:rPr>
            <w:color w:val="000000"/>
            <w:sz w:val="24"/>
            <w:szCs w:val="24"/>
          </w:rPr>
          <w:delText xml:space="preserve">    Bước : </w:delText>
        </w:r>
        <w:r w:rsidR="00B0292C" w:rsidRPr="00B0292C" w:rsidDel="00890E54">
          <w:rPr>
            <w:sz w:val="24"/>
            <w:szCs w:val="24"/>
          </w:rPr>
          <w:delText>Tại màn hình danh sách KH mới</w:delText>
        </w:r>
        <w:r w:rsidDel="00890E54">
          <w:rPr>
            <w:color w:val="000000"/>
            <w:sz w:val="24"/>
            <w:szCs w:val="24"/>
          </w:rPr>
          <w:delText>User</w:delText>
        </w:r>
        <w:r w:rsidRPr="00ED5AD9" w:rsidDel="00890E54">
          <w:rPr>
            <w:color w:val="000000"/>
            <w:sz w:val="24"/>
            <w:szCs w:val="24"/>
          </w:rPr>
          <w:delText xml:space="preserve">    Bước : </w:delText>
        </w:r>
        <w:r w:rsidDel="00890E54">
          <w:rPr>
            <w:color w:val="000000"/>
            <w:sz w:val="24"/>
            <w:szCs w:val="24"/>
          </w:rPr>
          <w:delText>Clone</w:delText>
        </w:r>
        <w:r w:rsidRPr="00ED5AD9" w:rsidDel="00890E54">
          <w:rPr>
            <w:color w:val="000000"/>
            <w:sz w:val="24"/>
            <w:szCs w:val="24"/>
          </w:rPr>
          <w:delText xml:space="preserve">    Bước     Bước     Bước     Bước </w:delText>
        </w:r>
        <w:bookmarkStart w:id="28387" w:name="_Toc183455590"/>
        <w:bookmarkStart w:id="28388" w:name="_Toc183456542"/>
        <w:bookmarkStart w:id="28389" w:name="_Toc184406876"/>
        <w:bookmarkStart w:id="28390" w:name="_Toc184408135"/>
        <w:bookmarkStart w:id="28391" w:name="_Toc184409083"/>
        <w:bookmarkStart w:id="28392" w:name="_Toc184410031"/>
        <w:bookmarkStart w:id="28393" w:name="_Toc184813817"/>
        <w:bookmarkEnd w:id="28387"/>
        <w:bookmarkEnd w:id="28388"/>
        <w:bookmarkEnd w:id="28389"/>
        <w:bookmarkEnd w:id="28390"/>
        <w:bookmarkEnd w:id="28391"/>
        <w:bookmarkEnd w:id="28392"/>
        <w:bookmarkEnd w:id="28393"/>
      </w:del>
    </w:p>
    <w:p w14:paraId="54A74B65" w14:textId="63DE250C" w:rsidR="00421E07" w:rsidRPr="001E4D50" w:rsidDel="00FD6BA2" w:rsidRDefault="00421E07" w:rsidP="000B6994">
      <w:pPr>
        <w:pStyle w:val="Heading31"/>
        <w:keepNext w:val="0"/>
        <w:numPr>
          <w:ilvl w:val="0"/>
          <w:numId w:val="0"/>
        </w:numPr>
        <w:outlineLvl w:val="0"/>
        <w:rPr>
          <w:del w:id="28394" w:author="Phuong Truong Thi" w:date="2024-10-17T18:57:00Z"/>
          <w:sz w:val="24"/>
          <w:szCs w:val="24"/>
        </w:rPr>
      </w:pPr>
      <w:bookmarkStart w:id="28395" w:name="_Toc180598518"/>
      <w:bookmarkStart w:id="28396" w:name="_Toc180599282"/>
      <w:bookmarkStart w:id="28397" w:name="_Toc181873027"/>
      <w:bookmarkStart w:id="28398" w:name="_Toc183455591"/>
      <w:bookmarkStart w:id="28399" w:name="_Toc183456543"/>
      <w:bookmarkStart w:id="28400" w:name="_Toc184406877"/>
      <w:bookmarkStart w:id="28401" w:name="_Toc184408136"/>
      <w:bookmarkStart w:id="28402" w:name="_Toc184409084"/>
      <w:bookmarkStart w:id="28403" w:name="_Toc184410032"/>
      <w:bookmarkStart w:id="28404" w:name="_Toc184813818"/>
      <w:bookmarkEnd w:id="28395"/>
      <w:bookmarkEnd w:id="28396"/>
      <w:bookmarkEnd w:id="28397"/>
      <w:bookmarkEnd w:id="28398"/>
      <w:bookmarkEnd w:id="28399"/>
      <w:bookmarkEnd w:id="28400"/>
      <w:bookmarkEnd w:id="28401"/>
      <w:bookmarkEnd w:id="28402"/>
      <w:bookmarkEnd w:id="28403"/>
      <w:bookmarkEnd w:id="28404"/>
    </w:p>
    <w:p w14:paraId="2A179C7F" w14:textId="5C403911" w:rsidR="00421E07" w:rsidRPr="001E4D50" w:rsidDel="00FD6BA2" w:rsidRDefault="00421E07" w:rsidP="000B6994">
      <w:pPr>
        <w:pStyle w:val="Heading31"/>
        <w:keepNext w:val="0"/>
        <w:numPr>
          <w:ilvl w:val="0"/>
          <w:numId w:val="0"/>
        </w:numPr>
        <w:rPr>
          <w:del w:id="28405" w:author="Phuong Truong Thi" w:date="2024-10-17T18:57:00Z"/>
          <w:sz w:val="24"/>
          <w:szCs w:val="24"/>
        </w:rPr>
      </w:pPr>
      <w:bookmarkStart w:id="28406" w:name="_Toc180598519"/>
      <w:bookmarkStart w:id="28407" w:name="_Toc180599283"/>
      <w:bookmarkStart w:id="28408" w:name="_Toc181873028"/>
      <w:bookmarkStart w:id="28409" w:name="_Toc183455592"/>
      <w:bookmarkStart w:id="28410" w:name="_Toc183456544"/>
      <w:bookmarkStart w:id="28411" w:name="_Toc184406878"/>
      <w:bookmarkStart w:id="28412" w:name="_Toc184408137"/>
      <w:bookmarkStart w:id="28413" w:name="_Toc184409085"/>
      <w:bookmarkStart w:id="28414" w:name="_Toc184410033"/>
      <w:bookmarkStart w:id="28415" w:name="_Toc184813819"/>
      <w:bookmarkEnd w:id="28406"/>
      <w:bookmarkEnd w:id="28407"/>
      <w:bookmarkEnd w:id="28408"/>
      <w:bookmarkEnd w:id="28409"/>
      <w:bookmarkEnd w:id="28410"/>
      <w:bookmarkEnd w:id="28411"/>
      <w:bookmarkEnd w:id="28412"/>
      <w:bookmarkEnd w:id="28413"/>
      <w:bookmarkEnd w:id="28414"/>
      <w:bookmarkEnd w:id="28415"/>
    </w:p>
    <w:p w14:paraId="7A39D888" w14:textId="26DA16BF" w:rsidR="00421E07" w:rsidRPr="001E4D50" w:rsidDel="00FD6BA2" w:rsidRDefault="00421E07" w:rsidP="000B6994">
      <w:pPr>
        <w:pStyle w:val="Heading31"/>
        <w:keepNext w:val="0"/>
        <w:numPr>
          <w:ilvl w:val="0"/>
          <w:numId w:val="0"/>
        </w:numPr>
        <w:rPr>
          <w:del w:id="28416" w:author="Phuong Truong Thi" w:date="2024-10-17T18:57:00Z"/>
          <w:sz w:val="24"/>
          <w:szCs w:val="24"/>
        </w:rPr>
      </w:pPr>
      <w:bookmarkStart w:id="28417" w:name="_Toc180598520"/>
      <w:bookmarkStart w:id="28418" w:name="_Toc180599284"/>
      <w:bookmarkStart w:id="28419" w:name="_Toc181873029"/>
      <w:bookmarkStart w:id="28420" w:name="_Toc183455593"/>
      <w:bookmarkStart w:id="28421" w:name="_Toc183456545"/>
      <w:bookmarkStart w:id="28422" w:name="_Toc184406879"/>
      <w:bookmarkStart w:id="28423" w:name="_Toc184408138"/>
      <w:bookmarkStart w:id="28424" w:name="_Toc184409086"/>
      <w:bookmarkStart w:id="28425" w:name="_Toc184410034"/>
      <w:bookmarkStart w:id="28426" w:name="_Toc184813820"/>
      <w:bookmarkEnd w:id="28417"/>
      <w:bookmarkEnd w:id="28418"/>
      <w:bookmarkEnd w:id="28419"/>
      <w:bookmarkEnd w:id="28420"/>
      <w:bookmarkEnd w:id="28421"/>
      <w:bookmarkEnd w:id="28422"/>
      <w:bookmarkEnd w:id="28423"/>
      <w:bookmarkEnd w:id="28424"/>
      <w:bookmarkEnd w:id="28425"/>
      <w:bookmarkEnd w:id="28426"/>
    </w:p>
    <w:p w14:paraId="6E10975F" w14:textId="17A76180" w:rsidR="00421E07" w:rsidRPr="001E4D50" w:rsidDel="00FD6BA2" w:rsidRDefault="00421E07" w:rsidP="000B6994">
      <w:pPr>
        <w:pStyle w:val="Heading31"/>
        <w:keepNext w:val="0"/>
        <w:numPr>
          <w:ilvl w:val="0"/>
          <w:numId w:val="0"/>
        </w:numPr>
        <w:rPr>
          <w:del w:id="28427" w:author="Phuong Truong Thi" w:date="2024-10-17T18:57:00Z"/>
          <w:sz w:val="24"/>
          <w:szCs w:val="24"/>
        </w:rPr>
      </w:pPr>
      <w:bookmarkStart w:id="28428" w:name="_Toc180598521"/>
      <w:bookmarkStart w:id="28429" w:name="_Toc180599285"/>
      <w:bookmarkStart w:id="28430" w:name="_Toc181873030"/>
      <w:bookmarkStart w:id="28431" w:name="_Toc183455594"/>
      <w:bookmarkStart w:id="28432" w:name="_Toc183456546"/>
      <w:bookmarkStart w:id="28433" w:name="_Toc184406880"/>
      <w:bookmarkStart w:id="28434" w:name="_Toc184408139"/>
      <w:bookmarkStart w:id="28435" w:name="_Toc184409087"/>
      <w:bookmarkStart w:id="28436" w:name="_Toc184410035"/>
      <w:bookmarkStart w:id="28437" w:name="_Toc184813821"/>
      <w:bookmarkEnd w:id="28428"/>
      <w:bookmarkEnd w:id="28429"/>
      <w:bookmarkEnd w:id="28430"/>
      <w:bookmarkEnd w:id="28431"/>
      <w:bookmarkEnd w:id="28432"/>
      <w:bookmarkEnd w:id="28433"/>
      <w:bookmarkEnd w:id="28434"/>
      <w:bookmarkEnd w:id="28435"/>
      <w:bookmarkEnd w:id="28436"/>
      <w:bookmarkEnd w:id="28437"/>
    </w:p>
    <w:p w14:paraId="432FC86E" w14:textId="0B542340" w:rsidR="00421E07" w:rsidRPr="001E4D50" w:rsidDel="00FD6BA2" w:rsidRDefault="00421E07" w:rsidP="000B6994">
      <w:pPr>
        <w:pStyle w:val="Heading31"/>
        <w:keepNext w:val="0"/>
        <w:numPr>
          <w:ilvl w:val="0"/>
          <w:numId w:val="0"/>
        </w:numPr>
        <w:rPr>
          <w:del w:id="28438" w:author="Phuong Truong Thi" w:date="2024-10-17T18:57:00Z"/>
          <w:sz w:val="24"/>
          <w:szCs w:val="24"/>
        </w:rPr>
      </w:pPr>
      <w:bookmarkStart w:id="28439" w:name="_Toc180598522"/>
      <w:bookmarkStart w:id="28440" w:name="_Toc180599286"/>
      <w:bookmarkStart w:id="28441" w:name="_Toc181873031"/>
      <w:bookmarkStart w:id="28442" w:name="_Toc183455595"/>
      <w:bookmarkStart w:id="28443" w:name="_Toc183456547"/>
      <w:bookmarkStart w:id="28444" w:name="_Toc184406881"/>
      <w:bookmarkStart w:id="28445" w:name="_Toc184408140"/>
      <w:bookmarkStart w:id="28446" w:name="_Toc184409088"/>
      <w:bookmarkStart w:id="28447" w:name="_Toc184410036"/>
      <w:bookmarkStart w:id="28448" w:name="_Toc184813822"/>
      <w:bookmarkEnd w:id="28439"/>
      <w:bookmarkEnd w:id="28440"/>
      <w:bookmarkEnd w:id="28441"/>
      <w:bookmarkEnd w:id="28442"/>
      <w:bookmarkEnd w:id="28443"/>
      <w:bookmarkEnd w:id="28444"/>
      <w:bookmarkEnd w:id="28445"/>
      <w:bookmarkEnd w:id="28446"/>
      <w:bookmarkEnd w:id="28447"/>
      <w:bookmarkEnd w:id="28448"/>
    </w:p>
    <w:p w14:paraId="2BB9D96C" w14:textId="35D9071F" w:rsidR="00421E07" w:rsidRPr="001E4D50" w:rsidDel="00FD6BA2" w:rsidRDefault="00421E07" w:rsidP="000B6994">
      <w:pPr>
        <w:pStyle w:val="Heading31"/>
        <w:keepNext w:val="0"/>
        <w:numPr>
          <w:ilvl w:val="0"/>
          <w:numId w:val="0"/>
        </w:numPr>
        <w:rPr>
          <w:del w:id="28449" w:author="Phuong Truong Thi" w:date="2024-10-17T18:57:00Z"/>
          <w:sz w:val="24"/>
          <w:szCs w:val="24"/>
        </w:rPr>
      </w:pPr>
      <w:bookmarkStart w:id="28450" w:name="_Toc180598523"/>
      <w:bookmarkStart w:id="28451" w:name="_Toc180599287"/>
      <w:bookmarkStart w:id="28452" w:name="_Toc181873032"/>
      <w:bookmarkStart w:id="28453" w:name="_Toc183455596"/>
      <w:bookmarkStart w:id="28454" w:name="_Toc183456548"/>
      <w:bookmarkStart w:id="28455" w:name="_Toc184406882"/>
      <w:bookmarkStart w:id="28456" w:name="_Toc184408141"/>
      <w:bookmarkStart w:id="28457" w:name="_Toc184409089"/>
      <w:bookmarkStart w:id="28458" w:name="_Toc184410037"/>
      <w:bookmarkStart w:id="28459" w:name="_Toc184813823"/>
      <w:bookmarkEnd w:id="28450"/>
      <w:bookmarkEnd w:id="28451"/>
      <w:bookmarkEnd w:id="28452"/>
      <w:bookmarkEnd w:id="28453"/>
      <w:bookmarkEnd w:id="28454"/>
      <w:bookmarkEnd w:id="28455"/>
      <w:bookmarkEnd w:id="28456"/>
      <w:bookmarkEnd w:id="28457"/>
      <w:bookmarkEnd w:id="28458"/>
      <w:bookmarkEnd w:id="28459"/>
    </w:p>
    <w:p w14:paraId="2F8F7096" w14:textId="61F304EE" w:rsidR="00421E07" w:rsidRPr="001E4D50" w:rsidDel="00FD6BA2" w:rsidRDefault="00421E07" w:rsidP="000B6994">
      <w:pPr>
        <w:pStyle w:val="Heading31"/>
        <w:keepNext w:val="0"/>
        <w:numPr>
          <w:ilvl w:val="0"/>
          <w:numId w:val="0"/>
        </w:numPr>
        <w:rPr>
          <w:del w:id="28460" w:author="Phuong Truong Thi" w:date="2024-10-17T18:57:00Z"/>
          <w:sz w:val="24"/>
          <w:szCs w:val="24"/>
        </w:rPr>
      </w:pPr>
      <w:bookmarkStart w:id="28461" w:name="_Toc180598524"/>
      <w:bookmarkStart w:id="28462" w:name="_Toc180599288"/>
      <w:bookmarkStart w:id="28463" w:name="_Toc181873033"/>
      <w:bookmarkStart w:id="28464" w:name="_Toc183455597"/>
      <w:bookmarkStart w:id="28465" w:name="_Toc183456549"/>
      <w:bookmarkStart w:id="28466" w:name="_Toc184406883"/>
      <w:bookmarkStart w:id="28467" w:name="_Toc184408142"/>
      <w:bookmarkStart w:id="28468" w:name="_Toc184409090"/>
      <w:bookmarkStart w:id="28469" w:name="_Toc184410038"/>
      <w:bookmarkStart w:id="28470" w:name="_Toc184813824"/>
      <w:bookmarkEnd w:id="28461"/>
      <w:bookmarkEnd w:id="28462"/>
      <w:bookmarkEnd w:id="28463"/>
      <w:bookmarkEnd w:id="28464"/>
      <w:bookmarkEnd w:id="28465"/>
      <w:bookmarkEnd w:id="28466"/>
      <w:bookmarkEnd w:id="28467"/>
      <w:bookmarkEnd w:id="28468"/>
      <w:bookmarkEnd w:id="28469"/>
      <w:bookmarkEnd w:id="28470"/>
    </w:p>
    <w:p w14:paraId="36A52E87" w14:textId="4311020A" w:rsidR="00421E07" w:rsidRPr="001E4D50" w:rsidDel="00FD6BA2" w:rsidRDefault="00421E07" w:rsidP="000B6994">
      <w:pPr>
        <w:pStyle w:val="Heading31"/>
        <w:keepNext w:val="0"/>
        <w:numPr>
          <w:ilvl w:val="0"/>
          <w:numId w:val="0"/>
        </w:numPr>
        <w:rPr>
          <w:del w:id="28471" w:author="Phuong Truong Thi" w:date="2024-10-17T18:57:00Z"/>
          <w:sz w:val="24"/>
          <w:szCs w:val="24"/>
        </w:rPr>
      </w:pPr>
      <w:bookmarkStart w:id="28472" w:name="_Toc180598525"/>
      <w:bookmarkStart w:id="28473" w:name="_Toc180599289"/>
      <w:bookmarkStart w:id="28474" w:name="_Toc181873034"/>
      <w:bookmarkStart w:id="28475" w:name="_Toc183455598"/>
      <w:bookmarkStart w:id="28476" w:name="_Toc183456550"/>
      <w:bookmarkStart w:id="28477" w:name="_Toc184406884"/>
      <w:bookmarkStart w:id="28478" w:name="_Toc184408143"/>
      <w:bookmarkStart w:id="28479" w:name="_Toc184409091"/>
      <w:bookmarkStart w:id="28480" w:name="_Toc184410039"/>
      <w:bookmarkStart w:id="28481" w:name="_Toc184813825"/>
      <w:bookmarkEnd w:id="28472"/>
      <w:bookmarkEnd w:id="28473"/>
      <w:bookmarkEnd w:id="28474"/>
      <w:bookmarkEnd w:id="28475"/>
      <w:bookmarkEnd w:id="28476"/>
      <w:bookmarkEnd w:id="28477"/>
      <w:bookmarkEnd w:id="28478"/>
      <w:bookmarkEnd w:id="28479"/>
      <w:bookmarkEnd w:id="28480"/>
      <w:bookmarkEnd w:id="28481"/>
    </w:p>
    <w:p w14:paraId="3E259177" w14:textId="7E8822D4" w:rsidR="00384F62" w:rsidRPr="001E4D50" w:rsidDel="00FD6BA2" w:rsidRDefault="00384F62" w:rsidP="000B6994">
      <w:pPr>
        <w:pStyle w:val="Heading31"/>
        <w:keepNext w:val="0"/>
        <w:numPr>
          <w:ilvl w:val="0"/>
          <w:numId w:val="0"/>
        </w:numPr>
        <w:rPr>
          <w:del w:id="28482" w:author="Phuong Truong Thi" w:date="2024-10-17T18:57:00Z"/>
          <w:sz w:val="24"/>
          <w:szCs w:val="24"/>
        </w:rPr>
      </w:pPr>
      <w:bookmarkStart w:id="28483" w:name="_Toc180598526"/>
      <w:bookmarkStart w:id="28484" w:name="_Toc180599290"/>
      <w:bookmarkStart w:id="28485" w:name="_Toc181873035"/>
      <w:bookmarkStart w:id="28486" w:name="_Toc183455599"/>
      <w:bookmarkStart w:id="28487" w:name="_Toc183456551"/>
      <w:bookmarkStart w:id="28488" w:name="_Toc184406885"/>
      <w:bookmarkStart w:id="28489" w:name="_Toc184408144"/>
      <w:bookmarkStart w:id="28490" w:name="_Toc184409092"/>
      <w:bookmarkStart w:id="28491" w:name="_Toc184410040"/>
      <w:bookmarkStart w:id="28492" w:name="_Toc184813826"/>
      <w:bookmarkEnd w:id="28483"/>
      <w:bookmarkEnd w:id="28484"/>
      <w:bookmarkEnd w:id="28485"/>
      <w:bookmarkEnd w:id="28486"/>
      <w:bookmarkEnd w:id="28487"/>
      <w:bookmarkEnd w:id="28488"/>
      <w:bookmarkEnd w:id="28489"/>
      <w:bookmarkEnd w:id="28490"/>
      <w:bookmarkEnd w:id="28491"/>
      <w:bookmarkEnd w:id="28492"/>
    </w:p>
    <w:p w14:paraId="38174318" w14:textId="47AD201E" w:rsidR="00384F62" w:rsidRPr="001E4D50" w:rsidDel="00FD6BA2" w:rsidRDefault="00384F62" w:rsidP="000B6994">
      <w:pPr>
        <w:pStyle w:val="Heading31"/>
        <w:keepNext w:val="0"/>
        <w:numPr>
          <w:ilvl w:val="0"/>
          <w:numId w:val="0"/>
        </w:numPr>
        <w:rPr>
          <w:del w:id="28493" w:author="Phuong Truong Thi" w:date="2024-10-17T18:57:00Z"/>
          <w:sz w:val="24"/>
          <w:szCs w:val="24"/>
        </w:rPr>
      </w:pPr>
      <w:bookmarkStart w:id="28494" w:name="_Toc180598527"/>
      <w:bookmarkStart w:id="28495" w:name="_Toc180599291"/>
      <w:bookmarkStart w:id="28496" w:name="_Toc181873036"/>
      <w:bookmarkStart w:id="28497" w:name="_Toc183455600"/>
      <w:bookmarkStart w:id="28498" w:name="_Toc183456552"/>
      <w:bookmarkStart w:id="28499" w:name="_Toc184406886"/>
      <w:bookmarkStart w:id="28500" w:name="_Toc184408145"/>
      <w:bookmarkStart w:id="28501" w:name="_Toc184409093"/>
      <w:bookmarkStart w:id="28502" w:name="_Toc184410041"/>
      <w:bookmarkStart w:id="28503" w:name="_Toc184813827"/>
      <w:bookmarkEnd w:id="28494"/>
      <w:bookmarkEnd w:id="28495"/>
      <w:bookmarkEnd w:id="28496"/>
      <w:bookmarkEnd w:id="28497"/>
      <w:bookmarkEnd w:id="28498"/>
      <w:bookmarkEnd w:id="28499"/>
      <w:bookmarkEnd w:id="28500"/>
      <w:bookmarkEnd w:id="28501"/>
      <w:bookmarkEnd w:id="28502"/>
      <w:bookmarkEnd w:id="28503"/>
    </w:p>
    <w:p w14:paraId="67F5E33B" w14:textId="57B5F78A" w:rsidR="00384F62" w:rsidRPr="001E4D50" w:rsidDel="00FD6BA2" w:rsidRDefault="00384F62" w:rsidP="000B6994">
      <w:pPr>
        <w:pStyle w:val="Heading31"/>
        <w:keepNext w:val="0"/>
        <w:numPr>
          <w:ilvl w:val="0"/>
          <w:numId w:val="0"/>
        </w:numPr>
        <w:rPr>
          <w:del w:id="28504" w:author="Phuong Truong Thi" w:date="2024-10-17T18:57:00Z"/>
          <w:sz w:val="24"/>
          <w:szCs w:val="24"/>
        </w:rPr>
      </w:pPr>
      <w:bookmarkStart w:id="28505" w:name="_Toc180598528"/>
      <w:bookmarkStart w:id="28506" w:name="_Toc180599292"/>
      <w:bookmarkStart w:id="28507" w:name="_Toc181873037"/>
      <w:bookmarkStart w:id="28508" w:name="_Toc183455601"/>
      <w:bookmarkStart w:id="28509" w:name="_Toc183456553"/>
      <w:bookmarkStart w:id="28510" w:name="_Toc184406887"/>
      <w:bookmarkStart w:id="28511" w:name="_Toc184408146"/>
      <w:bookmarkStart w:id="28512" w:name="_Toc184409094"/>
      <w:bookmarkStart w:id="28513" w:name="_Toc184410042"/>
      <w:bookmarkStart w:id="28514" w:name="_Toc184813828"/>
      <w:bookmarkEnd w:id="28505"/>
      <w:bookmarkEnd w:id="28506"/>
      <w:bookmarkEnd w:id="28507"/>
      <w:bookmarkEnd w:id="28508"/>
      <w:bookmarkEnd w:id="28509"/>
      <w:bookmarkEnd w:id="28510"/>
      <w:bookmarkEnd w:id="28511"/>
      <w:bookmarkEnd w:id="28512"/>
      <w:bookmarkEnd w:id="28513"/>
      <w:bookmarkEnd w:id="28514"/>
    </w:p>
    <w:p w14:paraId="4394D17A" w14:textId="7AE63E66" w:rsidR="00384F62" w:rsidRPr="001E4D50" w:rsidDel="00FD6BA2" w:rsidRDefault="00384F62" w:rsidP="000B6994">
      <w:pPr>
        <w:pStyle w:val="Heading31"/>
        <w:keepNext w:val="0"/>
        <w:numPr>
          <w:ilvl w:val="0"/>
          <w:numId w:val="0"/>
        </w:numPr>
        <w:rPr>
          <w:del w:id="28515" w:author="Phuong Truong Thi" w:date="2024-10-17T18:57:00Z"/>
          <w:sz w:val="24"/>
          <w:szCs w:val="24"/>
        </w:rPr>
      </w:pPr>
      <w:bookmarkStart w:id="28516" w:name="_Toc180598529"/>
      <w:bookmarkStart w:id="28517" w:name="_Toc180599293"/>
      <w:bookmarkStart w:id="28518" w:name="_Toc181873038"/>
      <w:bookmarkStart w:id="28519" w:name="_Toc183455602"/>
      <w:bookmarkStart w:id="28520" w:name="_Toc183456554"/>
      <w:bookmarkStart w:id="28521" w:name="_Toc184406888"/>
      <w:bookmarkStart w:id="28522" w:name="_Toc184408147"/>
      <w:bookmarkStart w:id="28523" w:name="_Toc184409095"/>
      <w:bookmarkStart w:id="28524" w:name="_Toc184410043"/>
      <w:bookmarkStart w:id="28525" w:name="_Toc184813829"/>
      <w:bookmarkEnd w:id="28516"/>
      <w:bookmarkEnd w:id="28517"/>
      <w:bookmarkEnd w:id="28518"/>
      <w:bookmarkEnd w:id="28519"/>
      <w:bookmarkEnd w:id="28520"/>
      <w:bookmarkEnd w:id="28521"/>
      <w:bookmarkEnd w:id="28522"/>
      <w:bookmarkEnd w:id="28523"/>
      <w:bookmarkEnd w:id="28524"/>
      <w:bookmarkEnd w:id="28525"/>
    </w:p>
    <w:p w14:paraId="472F73FD" w14:textId="6DF4C404" w:rsidR="00384F62" w:rsidRPr="001E4D50" w:rsidDel="00FD6BA2" w:rsidRDefault="00384F62" w:rsidP="000B6994">
      <w:pPr>
        <w:pStyle w:val="Heading31"/>
        <w:keepNext w:val="0"/>
        <w:numPr>
          <w:ilvl w:val="0"/>
          <w:numId w:val="0"/>
        </w:numPr>
        <w:rPr>
          <w:del w:id="28526" w:author="Phuong Truong Thi" w:date="2024-10-17T18:57:00Z"/>
          <w:sz w:val="24"/>
          <w:szCs w:val="24"/>
        </w:rPr>
      </w:pPr>
      <w:bookmarkStart w:id="28527" w:name="_Toc180598530"/>
      <w:bookmarkStart w:id="28528" w:name="_Toc180599294"/>
      <w:bookmarkStart w:id="28529" w:name="_Toc181873039"/>
      <w:bookmarkStart w:id="28530" w:name="_Toc183455603"/>
      <w:bookmarkStart w:id="28531" w:name="_Toc183456555"/>
      <w:bookmarkStart w:id="28532" w:name="_Toc184406889"/>
      <w:bookmarkStart w:id="28533" w:name="_Toc184408148"/>
      <w:bookmarkStart w:id="28534" w:name="_Toc184409096"/>
      <w:bookmarkStart w:id="28535" w:name="_Toc184410044"/>
      <w:bookmarkStart w:id="28536" w:name="_Toc184813830"/>
      <w:bookmarkEnd w:id="28527"/>
      <w:bookmarkEnd w:id="28528"/>
      <w:bookmarkEnd w:id="28529"/>
      <w:bookmarkEnd w:id="28530"/>
      <w:bookmarkEnd w:id="28531"/>
      <w:bookmarkEnd w:id="28532"/>
      <w:bookmarkEnd w:id="28533"/>
      <w:bookmarkEnd w:id="28534"/>
      <w:bookmarkEnd w:id="28535"/>
      <w:bookmarkEnd w:id="28536"/>
    </w:p>
    <w:p w14:paraId="140EC7E3" w14:textId="6210BC1F" w:rsidR="00384F62" w:rsidRPr="001E4D50" w:rsidDel="00FD6BA2" w:rsidRDefault="00384F62" w:rsidP="000B6994">
      <w:pPr>
        <w:pStyle w:val="Heading31"/>
        <w:keepNext w:val="0"/>
        <w:numPr>
          <w:ilvl w:val="0"/>
          <w:numId w:val="0"/>
        </w:numPr>
        <w:rPr>
          <w:del w:id="28537" w:author="Phuong Truong Thi" w:date="2024-10-17T18:57:00Z"/>
          <w:sz w:val="24"/>
          <w:szCs w:val="24"/>
        </w:rPr>
      </w:pPr>
      <w:bookmarkStart w:id="28538" w:name="_Toc180598531"/>
      <w:bookmarkStart w:id="28539" w:name="_Toc180599295"/>
      <w:bookmarkStart w:id="28540" w:name="_Toc181873040"/>
      <w:bookmarkStart w:id="28541" w:name="_Toc183455604"/>
      <w:bookmarkStart w:id="28542" w:name="_Toc183456556"/>
      <w:bookmarkStart w:id="28543" w:name="_Toc184406890"/>
      <w:bookmarkStart w:id="28544" w:name="_Toc184408149"/>
      <w:bookmarkStart w:id="28545" w:name="_Toc184409097"/>
      <w:bookmarkStart w:id="28546" w:name="_Toc184410045"/>
      <w:bookmarkStart w:id="28547" w:name="_Toc184813831"/>
      <w:bookmarkEnd w:id="28538"/>
      <w:bookmarkEnd w:id="28539"/>
      <w:bookmarkEnd w:id="28540"/>
      <w:bookmarkEnd w:id="28541"/>
      <w:bookmarkEnd w:id="28542"/>
      <w:bookmarkEnd w:id="28543"/>
      <w:bookmarkEnd w:id="28544"/>
      <w:bookmarkEnd w:id="28545"/>
      <w:bookmarkEnd w:id="28546"/>
      <w:bookmarkEnd w:id="28547"/>
    </w:p>
    <w:p w14:paraId="1967705F" w14:textId="370DD60B" w:rsidR="00384F62" w:rsidRPr="001E4D50" w:rsidDel="00FD6BA2" w:rsidRDefault="00384F62" w:rsidP="000B6994">
      <w:pPr>
        <w:pStyle w:val="Heading31"/>
        <w:keepNext w:val="0"/>
        <w:numPr>
          <w:ilvl w:val="0"/>
          <w:numId w:val="0"/>
        </w:numPr>
        <w:rPr>
          <w:del w:id="28548" w:author="Phuong Truong Thi" w:date="2024-10-17T18:57:00Z"/>
          <w:sz w:val="24"/>
          <w:szCs w:val="24"/>
        </w:rPr>
      </w:pPr>
      <w:bookmarkStart w:id="28549" w:name="_Toc180598532"/>
      <w:bookmarkStart w:id="28550" w:name="_Toc180599296"/>
      <w:bookmarkStart w:id="28551" w:name="_Toc181873041"/>
      <w:bookmarkStart w:id="28552" w:name="_Toc183455605"/>
      <w:bookmarkStart w:id="28553" w:name="_Toc183456557"/>
      <w:bookmarkStart w:id="28554" w:name="_Toc184406891"/>
      <w:bookmarkStart w:id="28555" w:name="_Toc184408150"/>
      <w:bookmarkStart w:id="28556" w:name="_Toc184409098"/>
      <w:bookmarkStart w:id="28557" w:name="_Toc184410046"/>
      <w:bookmarkStart w:id="28558" w:name="_Toc184813832"/>
      <w:bookmarkEnd w:id="28549"/>
      <w:bookmarkEnd w:id="28550"/>
      <w:bookmarkEnd w:id="28551"/>
      <w:bookmarkEnd w:id="28552"/>
      <w:bookmarkEnd w:id="28553"/>
      <w:bookmarkEnd w:id="28554"/>
      <w:bookmarkEnd w:id="28555"/>
      <w:bookmarkEnd w:id="28556"/>
      <w:bookmarkEnd w:id="28557"/>
      <w:bookmarkEnd w:id="28558"/>
    </w:p>
    <w:p w14:paraId="37D02DF8" w14:textId="28D9233D" w:rsidR="00384F62" w:rsidRPr="001E4D50" w:rsidDel="00FD6BA2" w:rsidRDefault="00384F62" w:rsidP="000B6994">
      <w:pPr>
        <w:pStyle w:val="Heading31"/>
        <w:keepNext w:val="0"/>
        <w:numPr>
          <w:ilvl w:val="0"/>
          <w:numId w:val="0"/>
        </w:numPr>
        <w:rPr>
          <w:del w:id="28559" w:author="Phuong Truong Thi" w:date="2024-10-17T18:57:00Z"/>
          <w:sz w:val="24"/>
          <w:szCs w:val="24"/>
        </w:rPr>
      </w:pPr>
      <w:bookmarkStart w:id="28560" w:name="_Toc180598533"/>
      <w:bookmarkStart w:id="28561" w:name="_Toc180599297"/>
      <w:bookmarkStart w:id="28562" w:name="_Toc181873042"/>
      <w:bookmarkStart w:id="28563" w:name="_Toc183455606"/>
      <w:bookmarkStart w:id="28564" w:name="_Toc183456558"/>
      <w:bookmarkStart w:id="28565" w:name="_Toc184406892"/>
      <w:bookmarkStart w:id="28566" w:name="_Toc184408151"/>
      <w:bookmarkStart w:id="28567" w:name="_Toc184409099"/>
      <w:bookmarkStart w:id="28568" w:name="_Toc184410047"/>
      <w:bookmarkStart w:id="28569" w:name="_Toc184813833"/>
      <w:bookmarkEnd w:id="28560"/>
      <w:bookmarkEnd w:id="28561"/>
      <w:bookmarkEnd w:id="28562"/>
      <w:bookmarkEnd w:id="28563"/>
      <w:bookmarkEnd w:id="28564"/>
      <w:bookmarkEnd w:id="28565"/>
      <w:bookmarkEnd w:id="28566"/>
      <w:bookmarkEnd w:id="28567"/>
      <w:bookmarkEnd w:id="28568"/>
      <w:bookmarkEnd w:id="28569"/>
    </w:p>
    <w:p w14:paraId="258E6B52" w14:textId="2D299A54" w:rsidR="00384F62" w:rsidRPr="001E4D50" w:rsidDel="00FD6BA2" w:rsidRDefault="00384F62" w:rsidP="000B6994">
      <w:pPr>
        <w:pStyle w:val="Heading31"/>
        <w:keepNext w:val="0"/>
        <w:numPr>
          <w:ilvl w:val="0"/>
          <w:numId w:val="0"/>
        </w:numPr>
        <w:rPr>
          <w:del w:id="28570" w:author="Phuong Truong Thi" w:date="2024-10-17T18:57:00Z"/>
          <w:sz w:val="24"/>
          <w:szCs w:val="24"/>
        </w:rPr>
      </w:pPr>
      <w:bookmarkStart w:id="28571" w:name="_Toc180598534"/>
      <w:bookmarkStart w:id="28572" w:name="_Toc180599298"/>
      <w:bookmarkStart w:id="28573" w:name="_Toc181873043"/>
      <w:bookmarkStart w:id="28574" w:name="_Toc183455607"/>
      <w:bookmarkStart w:id="28575" w:name="_Toc183456559"/>
      <w:bookmarkStart w:id="28576" w:name="_Toc184406893"/>
      <w:bookmarkStart w:id="28577" w:name="_Toc184408152"/>
      <w:bookmarkStart w:id="28578" w:name="_Toc184409100"/>
      <w:bookmarkStart w:id="28579" w:name="_Toc184410048"/>
      <w:bookmarkStart w:id="28580" w:name="_Toc184813834"/>
      <w:bookmarkEnd w:id="28571"/>
      <w:bookmarkEnd w:id="28572"/>
      <w:bookmarkEnd w:id="28573"/>
      <w:bookmarkEnd w:id="28574"/>
      <w:bookmarkEnd w:id="28575"/>
      <w:bookmarkEnd w:id="28576"/>
      <w:bookmarkEnd w:id="28577"/>
      <w:bookmarkEnd w:id="28578"/>
      <w:bookmarkEnd w:id="28579"/>
      <w:bookmarkEnd w:id="28580"/>
    </w:p>
    <w:p w14:paraId="20B3628A" w14:textId="301240B7" w:rsidR="00384F62" w:rsidRPr="001E4D50" w:rsidDel="00FD6BA2" w:rsidRDefault="00384F62" w:rsidP="000B6994">
      <w:pPr>
        <w:pStyle w:val="Heading31"/>
        <w:keepNext w:val="0"/>
        <w:numPr>
          <w:ilvl w:val="0"/>
          <w:numId w:val="0"/>
        </w:numPr>
        <w:rPr>
          <w:del w:id="28581" w:author="Phuong Truong Thi" w:date="2024-10-17T18:57:00Z"/>
          <w:sz w:val="24"/>
          <w:szCs w:val="24"/>
        </w:rPr>
      </w:pPr>
      <w:bookmarkStart w:id="28582" w:name="_Toc180598535"/>
      <w:bookmarkStart w:id="28583" w:name="_Toc180599299"/>
      <w:bookmarkStart w:id="28584" w:name="_Toc181873044"/>
      <w:bookmarkStart w:id="28585" w:name="_Toc183455608"/>
      <w:bookmarkStart w:id="28586" w:name="_Toc183456560"/>
      <w:bookmarkStart w:id="28587" w:name="_Toc184406894"/>
      <w:bookmarkStart w:id="28588" w:name="_Toc184408153"/>
      <w:bookmarkStart w:id="28589" w:name="_Toc184409101"/>
      <w:bookmarkStart w:id="28590" w:name="_Toc184410049"/>
      <w:bookmarkStart w:id="28591" w:name="_Toc184813835"/>
      <w:bookmarkEnd w:id="28582"/>
      <w:bookmarkEnd w:id="28583"/>
      <w:bookmarkEnd w:id="28584"/>
      <w:bookmarkEnd w:id="28585"/>
      <w:bookmarkEnd w:id="28586"/>
      <w:bookmarkEnd w:id="28587"/>
      <w:bookmarkEnd w:id="28588"/>
      <w:bookmarkEnd w:id="28589"/>
      <w:bookmarkEnd w:id="28590"/>
      <w:bookmarkEnd w:id="28591"/>
    </w:p>
    <w:p w14:paraId="4BE1CF0F" w14:textId="474968CC" w:rsidR="00384F62" w:rsidRPr="001E4D50" w:rsidDel="00FD6BA2" w:rsidRDefault="00384F62" w:rsidP="000B6994">
      <w:pPr>
        <w:pStyle w:val="Heading31"/>
        <w:keepNext w:val="0"/>
        <w:numPr>
          <w:ilvl w:val="0"/>
          <w:numId w:val="0"/>
        </w:numPr>
        <w:rPr>
          <w:del w:id="28592" w:author="Phuong Truong Thi" w:date="2024-10-17T18:57:00Z"/>
          <w:sz w:val="24"/>
          <w:szCs w:val="24"/>
        </w:rPr>
      </w:pPr>
      <w:bookmarkStart w:id="28593" w:name="_Toc180598536"/>
      <w:bookmarkStart w:id="28594" w:name="_Toc180599300"/>
      <w:bookmarkStart w:id="28595" w:name="_Toc181873045"/>
      <w:bookmarkStart w:id="28596" w:name="_Toc183455609"/>
      <w:bookmarkStart w:id="28597" w:name="_Toc183456561"/>
      <w:bookmarkStart w:id="28598" w:name="_Toc184406895"/>
      <w:bookmarkStart w:id="28599" w:name="_Toc184408154"/>
      <w:bookmarkStart w:id="28600" w:name="_Toc184409102"/>
      <w:bookmarkStart w:id="28601" w:name="_Toc184410050"/>
      <w:bookmarkStart w:id="28602" w:name="_Toc184813836"/>
      <w:bookmarkEnd w:id="28593"/>
      <w:bookmarkEnd w:id="28594"/>
      <w:bookmarkEnd w:id="28595"/>
      <w:bookmarkEnd w:id="28596"/>
      <w:bookmarkEnd w:id="28597"/>
      <w:bookmarkEnd w:id="28598"/>
      <w:bookmarkEnd w:id="28599"/>
      <w:bookmarkEnd w:id="28600"/>
      <w:bookmarkEnd w:id="28601"/>
      <w:bookmarkEnd w:id="28602"/>
    </w:p>
    <w:p w14:paraId="733B2CE6" w14:textId="66463C6A" w:rsidR="00384F62" w:rsidRPr="001E4D50" w:rsidDel="00FD6BA2" w:rsidRDefault="00384F62" w:rsidP="000B6994">
      <w:pPr>
        <w:pStyle w:val="Heading31"/>
        <w:keepNext w:val="0"/>
        <w:numPr>
          <w:ilvl w:val="0"/>
          <w:numId w:val="0"/>
        </w:numPr>
        <w:rPr>
          <w:del w:id="28603" w:author="Phuong Truong Thi" w:date="2024-10-17T18:57:00Z"/>
          <w:sz w:val="24"/>
          <w:szCs w:val="24"/>
        </w:rPr>
      </w:pPr>
      <w:bookmarkStart w:id="28604" w:name="_Toc180598537"/>
      <w:bookmarkStart w:id="28605" w:name="_Toc180599301"/>
      <w:bookmarkStart w:id="28606" w:name="_Toc181873046"/>
      <w:bookmarkStart w:id="28607" w:name="_Toc183455610"/>
      <w:bookmarkStart w:id="28608" w:name="_Toc183456562"/>
      <w:bookmarkStart w:id="28609" w:name="_Toc184406896"/>
      <w:bookmarkStart w:id="28610" w:name="_Toc184408155"/>
      <w:bookmarkStart w:id="28611" w:name="_Toc184409103"/>
      <w:bookmarkStart w:id="28612" w:name="_Toc184410051"/>
      <w:bookmarkStart w:id="28613" w:name="_Toc184813837"/>
      <w:bookmarkEnd w:id="28604"/>
      <w:bookmarkEnd w:id="28605"/>
      <w:bookmarkEnd w:id="28606"/>
      <w:bookmarkEnd w:id="28607"/>
      <w:bookmarkEnd w:id="28608"/>
      <w:bookmarkEnd w:id="28609"/>
      <w:bookmarkEnd w:id="28610"/>
      <w:bookmarkEnd w:id="28611"/>
      <w:bookmarkEnd w:id="28612"/>
      <w:bookmarkEnd w:id="28613"/>
    </w:p>
    <w:p w14:paraId="269D6A6E" w14:textId="2F889456" w:rsidR="00384F62" w:rsidRPr="001E4D50" w:rsidDel="00FD6BA2" w:rsidRDefault="00384F62" w:rsidP="000B6994">
      <w:pPr>
        <w:pStyle w:val="Heading31"/>
        <w:keepNext w:val="0"/>
        <w:numPr>
          <w:ilvl w:val="0"/>
          <w:numId w:val="0"/>
        </w:numPr>
        <w:rPr>
          <w:del w:id="28614" w:author="Phuong Truong Thi" w:date="2024-10-17T18:57:00Z"/>
          <w:sz w:val="24"/>
          <w:szCs w:val="24"/>
        </w:rPr>
      </w:pPr>
      <w:bookmarkStart w:id="28615" w:name="_Toc180598538"/>
      <w:bookmarkStart w:id="28616" w:name="_Toc180599302"/>
      <w:bookmarkStart w:id="28617" w:name="_Toc181873047"/>
      <w:bookmarkStart w:id="28618" w:name="_Toc183455611"/>
      <w:bookmarkStart w:id="28619" w:name="_Toc183456563"/>
      <w:bookmarkStart w:id="28620" w:name="_Toc184406897"/>
      <w:bookmarkStart w:id="28621" w:name="_Toc184408156"/>
      <w:bookmarkStart w:id="28622" w:name="_Toc184409104"/>
      <w:bookmarkStart w:id="28623" w:name="_Toc184410052"/>
      <w:bookmarkStart w:id="28624" w:name="_Toc184813838"/>
      <w:bookmarkEnd w:id="28615"/>
      <w:bookmarkEnd w:id="28616"/>
      <w:bookmarkEnd w:id="28617"/>
      <w:bookmarkEnd w:id="28618"/>
      <w:bookmarkEnd w:id="28619"/>
      <w:bookmarkEnd w:id="28620"/>
      <w:bookmarkEnd w:id="28621"/>
      <w:bookmarkEnd w:id="28622"/>
      <w:bookmarkEnd w:id="28623"/>
      <w:bookmarkEnd w:id="28624"/>
    </w:p>
    <w:p w14:paraId="1CCD90D5" w14:textId="6F9B7ABB" w:rsidR="005849CE" w:rsidRPr="001E4D50" w:rsidRDefault="00307C05">
      <w:pPr>
        <w:pStyle w:val="Heading31"/>
        <w:keepNext w:val="0"/>
        <w:pPrChange w:id="28625" w:author="Phuong Truong Thi" w:date="2024-10-08T18:23:00Z">
          <w:pPr>
            <w:pStyle w:val="Heading23"/>
            <w:numPr>
              <w:numId w:val="66"/>
            </w:numPr>
            <w:pBdr>
              <w:top w:val="none" w:sz="0" w:space="0" w:color="auto"/>
              <w:left w:val="none" w:sz="0" w:space="0" w:color="auto"/>
              <w:bottom w:val="none" w:sz="0" w:space="0" w:color="auto"/>
              <w:right w:val="none" w:sz="0" w:space="0" w:color="auto"/>
            </w:pBdr>
            <w:tabs>
              <w:tab w:val="clear" w:pos="1430"/>
            </w:tabs>
            <w:ind w:left="810" w:hanging="600"/>
            <w:outlineLvl w:val="2"/>
          </w:pPr>
        </w:pPrChange>
      </w:pPr>
      <w:bookmarkStart w:id="28626" w:name="_Toc177425403"/>
      <w:bookmarkStart w:id="28627" w:name="_Toc184813839"/>
      <w:r w:rsidRPr="001E4D50">
        <w:rPr>
          <w:sz w:val="24"/>
          <w:szCs w:val="24"/>
        </w:rPr>
        <w:t>PORT</w:t>
      </w:r>
      <w:r w:rsidRPr="001E4D50">
        <w:rPr>
          <w:sz w:val="24"/>
          <w:szCs w:val="24"/>
          <w:lang w:val="vi-VN"/>
        </w:rPr>
        <w:t>.0</w:t>
      </w:r>
      <w:r w:rsidR="00261DF8" w:rsidRPr="001E4D50">
        <w:rPr>
          <w:sz w:val="24"/>
          <w:szCs w:val="24"/>
        </w:rPr>
        <w:t>7</w:t>
      </w:r>
      <w:r w:rsidRPr="001E4D50">
        <w:rPr>
          <w:sz w:val="24"/>
          <w:szCs w:val="24"/>
        </w:rPr>
        <w:t xml:space="preserve"> </w:t>
      </w:r>
      <w:r w:rsidRPr="001E4D50">
        <w:rPr>
          <w:sz w:val="24"/>
          <w:szCs w:val="24"/>
          <w:lang w:val="vi-VN"/>
        </w:rPr>
        <w:t>–</w:t>
      </w:r>
      <w:r w:rsidRPr="001E4D50">
        <w:rPr>
          <w:sz w:val="24"/>
          <w:szCs w:val="24"/>
        </w:rPr>
        <w:t xml:space="preserve"> </w:t>
      </w:r>
      <w:ins w:id="28628" w:author="Phuong Truong Thi" w:date="2024-10-16T01:19:00Z">
        <w:r w:rsidR="00627CBD" w:rsidRPr="001E4D50">
          <w:rPr>
            <w:sz w:val="24"/>
            <w:szCs w:val="24"/>
          </w:rPr>
          <w:t>Xem d</w:t>
        </w:r>
      </w:ins>
      <w:del w:id="28629" w:author="Phuong Truong Thi" w:date="2024-10-16T01:19:00Z">
        <w:r w:rsidRPr="001E4D50" w:rsidDel="00627CBD">
          <w:rPr>
            <w:sz w:val="24"/>
            <w:szCs w:val="24"/>
          </w:rPr>
          <w:delText>D</w:delText>
        </w:r>
      </w:del>
      <w:r w:rsidRPr="001E4D50">
        <w:rPr>
          <w:sz w:val="24"/>
          <w:szCs w:val="24"/>
        </w:rPr>
        <w:t xml:space="preserve">anh sách KH </w:t>
      </w:r>
      <w:r w:rsidR="00EA757D">
        <w:rPr>
          <w:sz w:val="24"/>
          <w:szCs w:val="24"/>
        </w:rPr>
        <w:t>AF tăng</w:t>
      </w:r>
      <w:ins w:id="28630" w:author="Phuong Truong Thi" w:date="2024-12-06T18:20:00Z">
        <w:r w:rsidR="000C488B">
          <w:rPr>
            <w:sz w:val="24"/>
            <w:szCs w:val="24"/>
          </w:rPr>
          <w:t xml:space="preserve"> ròng</w:t>
        </w:r>
      </w:ins>
      <w:ins w:id="28631" w:author="Phuong Truong Thi" w:date="2024-12-06T18:21:00Z">
        <w:r w:rsidR="000C488B">
          <w:rPr>
            <w:sz w:val="24"/>
            <w:szCs w:val="24"/>
          </w:rPr>
          <w:t xml:space="preserve"> </w:t>
        </w:r>
      </w:ins>
      <w:del w:id="28632" w:author="Phuong Truong Thi" w:date="2024-12-06T18:20:00Z">
        <w:r w:rsidR="00EA757D" w:rsidDel="000C488B">
          <w:rPr>
            <w:sz w:val="24"/>
            <w:szCs w:val="24"/>
          </w:rPr>
          <w:delText xml:space="preserve"> giảm ròng</w:delText>
        </w:r>
      </w:del>
      <w:r w:rsidR="003828A9" w:rsidRPr="001E4D50">
        <w:rPr>
          <w:sz w:val="24"/>
          <w:szCs w:val="24"/>
        </w:rPr>
        <w:t xml:space="preserve"> (</w:t>
      </w:r>
      <w:ins w:id="28633" w:author="Phuong Truong Thi" w:date="2024-12-06T18:21:00Z">
        <w:r w:rsidR="000C488B">
          <w:rPr>
            <w:sz w:val="24"/>
            <w:szCs w:val="24"/>
          </w:rPr>
          <w:t xml:space="preserve"> Tăng Net</w:t>
        </w:r>
      </w:ins>
      <w:del w:id="28634" w:author="Phuong Truong Thi" w:date="2024-12-06T18:21:00Z">
        <w:r w:rsidR="003828A9" w:rsidRPr="001E4D50" w:rsidDel="000C488B">
          <w:rPr>
            <w:sz w:val="24"/>
            <w:szCs w:val="24"/>
          </w:rPr>
          <w:delText>Net</w:delText>
        </w:r>
      </w:del>
      <w:r w:rsidR="003828A9" w:rsidRPr="001E4D50">
        <w:rPr>
          <w:sz w:val="24"/>
          <w:szCs w:val="24"/>
        </w:rPr>
        <w:t xml:space="preserve"> AF)</w:t>
      </w:r>
      <w:bookmarkEnd w:id="28626"/>
      <w:bookmarkEnd w:id="28627"/>
    </w:p>
    <w:p w14:paraId="223C5BF0" w14:textId="1CDEB39F" w:rsidR="00C71FDA" w:rsidRPr="00A35118" w:rsidRDefault="00C71FDA">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FFFFFF" w:themeFill="background1"/>
        <w:outlineLvl w:val="9"/>
        <w:rPr>
          <w:i/>
          <w:iCs/>
        </w:rPr>
        <w:pPrChange w:id="28635" w:author="Phuong Truong Thi" w:date="2024-11-25T15:20:00Z">
          <w:pPr>
            <w:pStyle w:val="Heading23"/>
            <w:keepNext w:val="0"/>
            <w:numPr>
              <w:ilvl w:val="0"/>
              <w:numId w:val="154"/>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r w:rsidRPr="00A35118">
        <w:rPr>
          <w:i/>
          <w:iCs/>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3828A9" w:rsidRPr="00075487" w14:paraId="1989C227" w14:textId="77777777" w:rsidTr="00243EB6">
        <w:trPr>
          <w:trHeight w:val="792"/>
        </w:trPr>
        <w:tc>
          <w:tcPr>
            <w:tcW w:w="1795" w:type="dxa"/>
            <w:shd w:val="clear" w:color="auto" w:fill="auto"/>
          </w:tcPr>
          <w:p w14:paraId="07DDCD6B" w14:textId="77777777" w:rsidR="003828A9" w:rsidRPr="00243EB6" w:rsidRDefault="003828A9" w:rsidP="000B6994">
            <w:pPr>
              <w:pStyle w:val="Bd-1BodyText1"/>
              <w:keepNext w:val="0"/>
              <w:spacing w:line="276" w:lineRule="auto"/>
              <w:ind w:left="0"/>
              <w:jc w:val="left"/>
              <w:rPr>
                <w:rFonts w:ascii="Times New Roman" w:hAnsi="Times New Roman"/>
                <w:b/>
                <w:bCs/>
                <w:iCs/>
                <w:sz w:val="24"/>
                <w:szCs w:val="24"/>
              </w:rPr>
            </w:pPr>
            <w:r w:rsidRPr="00243EB6">
              <w:rPr>
                <w:rFonts w:ascii="Times New Roman" w:hAnsi="Times New Roman"/>
                <w:b/>
                <w:iCs/>
                <w:sz w:val="24"/>
                <w:szCs w:val="24"/>
              </w:rPr>
              <w:t>Mô tả</w:t>
            </w:r>
          </w:p>
        </w:tc>
        <w:tc>
          <w:tcPr>
            <w:tcW w:w="7362" w:type="dxa"/>
            <w:shd w:val="clear" w:color="auto" w:fill="auto"/>
          </w:tcPr>
          <w:p w14:paraId="631E3951" w14:textId="6CF95E04" w:rsidR="003828A9" w:rsidRPr="00075487" w:rsidRDefault="006C3F2E" w:rsidP="000B6994">
            <w:pPr>
              <w:pStyle w:val="Normal10"/>
            </w:pPr>
            <w:ins w:id="28636" w:author="Phuong Truong Thi" w:date="2024-10-01T00:16:00Z">
              <w:r w:rsidRPr="00075487">
                <w:t xml:space="preserve">Chức năng hỗ trợ NSD </w:t>
              </w:r>
              <w:r>
                <w:t>nhìn thấy sự biến động các KH trong port của mình</w:t>
              </w:r>
            </w:ins>
            <w:ins w:id="28637" w:author="Phuong Truong Thi" w:date="2024-12-06T19:06:00Z">
              <w:r w:rsidR="004A3247">
                <w:t>:</w:t>
              </w:r>
            </w:ins>
            <w:ins w:id="28638" w:author="Phuong Truong Thi" w:date="2024-10-01T00:16:00Z">
              <w:r>
                <w:t xml:space="preserve"> </w:t>
              </w:r>
              <w:commentRangeStart w:id="28639"/>
              <w:r w:rsidRPr="009025B8">
                <w:t xml:space="preserve">KH </w:t>
              </w:r>
              <w:commentRangeStart w:id="28640"/>
              <w:commentRangeEnd w:id="28640"/>
              <w:r>
                <w:rPr>
                  <w:rStyle w:val="CommentReference"/>
                  <w:rFonts w:ascii="Arial" w:hAnsi="Arial"/>
                  <w:lang w:val="x-none" w:eastAsia="x-none"/>
                </w:rPr>
                <w:commentReference w:id="28640"/>
              </w:r>
              <w:commentRangeEnd w:id="28639"/>
              <w:r>
                <w:rPr>
                  <w:rStyle w:val="CommentReference"/>
                  <w:rFonts w:ascii="Arial" w:hAnsi="Arial"/>
                  <w:lang w:val="x-none" w:eastAsia="x-none"/>
                </w:rPr>
                <w:commentReference w:id="28639"/>
              </w:r>
              <w:r>
                <w:t>AF Core (</w:t>
              </w:r>
              <w:r w:rsidRPr="003A62D6">
                <w:t xml:space="preserve">AF Private </w:t>
              </w:r>
              <w:r>
                <w:t xml:space="preserve">, </w:t>
              </w:r>
              <w:r w:rsidRPr="003A62D6">
                <w:t>AF Preferred</w:t>
              </w:r>
              <w:r>
                <w:t xml:space="preserve">) </w:t>
              </w:r>
              <w:r w:rsidRPr="009025B8">
                <w:t>được định danh/mới được gắn DAO CBBH</w:t>
              </w:r>
              <w:r>
                <w:t>. Chi tiết ở phần “Thông tin dữ liệu”</w:t>
              </w:r>
            </w:ins>
            <w:del w:id="28641" w:author="Phuong Truong Thi" w:date="2024-10-01T00:16:00Z">
              <w:r w:rsidR="003828A9" w:rsidRPr="00075487" w:rsidDel="006C3F2E">
                <w:delText xml:space="preserve">Chức năng hỗ trợ NSD </w:delText>
              </w:r>
              <w:r w:rsidR="009025B8" w:rsidDel="006C3F2E">
                <w:delText xml:space="preserve">nhìn thấy sự biến động các KH trong port của mình bao gồm: </w:delText>
              </w:r>
              <w:commentRangeStart w:id="28642"/>
              <w:commentRangeStart w:id="28643"/>
              <w:r w:rsidR="009025B8" w:rsidRPr="009025B8" w:rsidDel="006C3F2E">
                <w:delText xml:space="preserve">KH </w:delText>
              </w:r>
              <w:commentRangeEnd w:id="28642"/>
              <w:r w:rsidR="001F143E" w:rsidDel="006C3F2E">
                <w:rPr>
                  <w:rStyle w:val="CommentReference"/>
                  <w:rFonts w:ascii="Arial" w:hAnsi="Arial"/>
                  <w:lang w:val="x-none" w:eastAsia="x-none"/>
                </w:rPr>
                <w:commentReference w:id="28642"/>
              </w:r>
            </w:del>
            <w:commentRangeEnd w:id="28643"/>
            <w:r w:rsidR="002A0571">
              <w:rPr>
                <w:rStyle w:val="CommentReference"/>
                <w:rFonts w:ascii="Arial" w:hAnsi="Arial"/>
                <w:lang w:val="x-none" w:eastAsia="x-none"/>
              </w:rPr>
              <w:commentReference w:id="28643"/>
            </w:r>
            <w:del w:id="28644" w:author="Phuong Truong Thi" w:date="2024-10-01T00:16:00Z">
              <w:r w:rsidR="009025B8" w:rsidRPr="009025B8" w:rsidDel="006C3F2E">
                <w:delText>được định danh/mới được gắn DAO CBBH, KH mới tụt hạng</w:delText>
              </w:r>
              <w:r w:rsidR="009025B8" w:rsidDel="006C3F2E">
                <w:delText xml:space="preserve">. </w:delText>
              </w:r>
              <w:r w:rsidR="003828A9" w:rsidDel="006C3F2E">
                <w:delText>Chi tiết ở phần “Thông tin dữ liệu”</w:delText>
              </w:r>
            </w:del>
          </w:p>
        </w:tc>
      </w:tr>
      <w:tr w:rsidR="00243EB6" w:rsidRPr="00075487" w14:paraId="10A9EC84" w14:textId="77777777" w:rsidTr="00243EB6">
        <w:trPr>
          <w:trHeight w:val="489"/>
        </w:trPr>
        <w:tc>
          <w:tcPr>
            <w:tcW w:w="1795" w:type="dxa"/>
            <w:shd w:val="clear" w:color="auto" w:fill="auto"/>
          </w:tcPr>
          <w:p w14:paraId="0411441A" w14:textId="086BE946" w:rsidR="00243EB6"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Actor</w:t>
            </w:r>
          </w:p>
        </w:tc>
        <w:tc>
          <w:tcPr>
            <w:tcW w:w="7362" w:type="dxa"/>
            <w:shd w:val="clear" w:color="auto" w:fill="auto"/>
          </w:tcPr>
          <w:p w14:paraId="256E39BE" w14:textId="106D1E1A" w:rsidR="00243EB6" w:rsidRPr="00075487" w:rsidRDefault="00243EB6" w:rsidP="000B6994">
            <w:pPr>
              <w:pStyle w:val="Normal10"/>
            </w:pPr>
            <w:r>
              <w:t>CBBH, CBQL</w:t>
            </w:r>
            <w:r w:rsidR="004502A7">
              <w:t>, HO phân khúc</w:t>
            </w:r>
          </w:p>
        </w:tc>
      </w:tr>
      <w:tr w:rsidR="00243EB6" w:rsidRPr="00075487" w14:paraId="18D982FE" w14:textId="77777777" w:rsidTr="00243EB6">
        <w:trPr>
          <w:trHeight w:val="489"/>
        </w:trPr>
        <w:tc>
          <w:tcPr>
            <w:tcW w:w="1795" w:type="dxa"/>
            <w:shd w:val="clear" w:color="auto" w:fill="auto"/>
          </w:tcPr>
          <w:p w14:paraId="410F76E9" w14:textId="11DB4750" w:rsidR="00243EB6"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Các bước xử lý</w:t>
            </w:r>
          </w:p>
        </w:tc>
        <w:tc>
          <w:tcPr>
            <w:tcW w:w="7362" w:type="dxa"/>
            <w:shd w:val="clear" w:color="auto" w:fill="auto"/>
          </w:tcPr>
          <w:p w14:paraId="62FE4371" w14:textId="6FE9EA80" w:rsidR="000B6994" w:rsidRDefault="000B6994" w:rsidP="000B6994">
            <w:pPr>
              <w:pStyle w:val="Normal10"/>
              <w:rPr>
                <w:szCs w:val="24"/>
              </w:rPr>
            </w:pPr>
            <w:r>
              <w:rPr>
                <w:szCs w:val="24"/>
              </w:rPr>
              <w:t>1.User đăng nhập hệ thống</w:t>
            </w:r>
          </w:p>
          <w:p w14:paraId="5246E033" w14:textId="77777777" w:rsidR="00243EB6" w:rsidRDefault="00243EB6" w:rsidP="000B6994">
            <w:pPr>
              <w:pStyle w:val="Normal10"/>
              <w:rPr>
                <w:szCs w:val="24"/>
              </w:rPr>
            </w:pPr>
            <w:ins w:id="28645" w:author="Phuong Truong Thi" w:date="2024-10-15T10:46:00Z">
              <w:r>
                <w:rPr>
                  <w:szCs w:val="24"/>
                </w:rPr>
                <w:t>2.</w:t>
              </w:r>
            </w:ins>
            <w:ins w:id="28646" w:author="Phuong Truong Thi" w:date="2024-10-15T10:49:00Z">
              <w:r>
                <w:rPr>
                  <w:szCs w:val="24"/>
                </w:rPr>
                <w:t>Truy cập</w:t>
              </w:r>
            </w:ins>
            <w:del w:id="28647" w:author="Phuong Truong Thi" w:date="2024-10-15T10:49:00Z">
              <w:r w:rsidDel="00D978C6">
                <w:rPr>
                  <w:szCs w:val="24"/>
                </w:rPr>
                <w:delText>Từ</w:delText>
              </w:r>
            </w:del>
            <w:r>
              <w:rPr>
                <w:szCs w:val="24"/>
              </w:rPr>
              <w:t xml:space="preserve"> màn hình Account</w:t>
            </w:r>
            <w:del w:id="28648" w:author="Phuong Truong Thi" w:date="2024-10-15T11:11:00Z">
              <w:r w:rsidDel="008938F2">
                <w:rPr>
                  <w:szCs w:val="24"/>
                </w:rPr>
                <w:delText xml:space="preserve">, </w:delText>
              </w:r>
            </w:del>
          </w:p>
          <w:p w14:paraId="09518EA2" w14:textId="383C8EF4" w:rsidR="00243EB6" w:rsidRDefault="00243EB6" w:rsidP="000B6994">
            <w:pPr>
              <w:pStyle w:val="Normal10"/>
            </w:pPr>
            <w:r>
              <w:rPr>
                <w:szCs w:val="24"/>
              </w:rPr>
              <w:t>3.Chọn list view “</w:t>
            </w:r>
            <w:ins w:id="28649" w:author="Phuong Truong Thi" w:date="2024-12-06T18:48:00Z">
              <w:r w:rsidR="00E96728">
                <w:rPr>
                  <w:szCs w:val="24"/>
                </w:rPr>
                <w:t>Khách hàng AF</w:t>
              </w:r>
            </w:ins>
            <w:ins w:id="28650" w:author="Phuong Truong Thi" w:date="2024-12-06T20:00:00Z">
              <w:r w:rsidR="00964300">
                <w:rPr>
                  <w:szCs w:val="24"/>
                </w:rPr>
                <w:t xml:space="preserve"> tăng ròng</w:t>
              </w:r>
            </w:ins>
            <w:del w:id="28651" w:author="Phuong Truong Thi" w:date="2024-12-06T18:48:00Z">
              <w:r w:rsidDel="00E96728">
                <w:rPr>
                  <w:szCs w:val="24"/>
                </w:rPr>
                <w:delText>Net AF</w:delText>
              </w:r>
            </w:del>
            <w:r>
              <w:rPr>
                <w:szCs w:val="24"/>
              </w:rPr>
              <w:t>”</w:t>
            </w:r>
          </w:p>
        </w:tc>
      </w:tr>
      <w:tr w:rsidR="003828A9" w:rsidRPr="005F0A45" w14:paraId="1F39FCAF" w14:textId="77777777" w:rsidTr="00243EB6">
        <w:trPr>
          <w:trHeight w:val="765"/>
        </w:trPr>
        <w:tc>
          <w:tcPr>
            <w:tcW w:w="1795" w:type="dxa"/>
            <w:shd w:val="clear" w:color="auto" w:fill="auto"/>
          </w:tcPr>
          <w:p w14:paraId="03A75621" w14:textId="4D36F449" w:rsidR="003828A9" w:rsidRPr="00243EB6" w:rsidRDefault="00243EB6" w:rsidP="000B6994">
            <w:pPr>
              <w:pStyle w:val="Bd-1BodyText1"/>
              <w:keepNext w:val="0"/>
              <w:spacing w:line="276" w:lineRule="auto"/>
              <w:ind w:left="0"/>
              <w:jc w:val="left"/>
              <w:rPr>
                <w:rFonts w:ascii="Times New Roman" w:hAnsi="Times New Roman"/>
                <w:b/>
                <w:iCs/>
                <w:sz w:val="24"/>
                <w:szCs w:val="24"/>
              </w:rPr>
            </w:pPr>
            <w:r w:rsidRPr="00243EB6">
              <w:rPr>
                <w:rFonts w:ascii="Times New Roman" w:hAnsi="Times New Roman"/>
                <w:b/>
                <w:iCs/>
                <w:sz w:val="24"/>
                <w:szCs w:val="24"/>
              </w:rPr>
              <w:t>Kết quả</w:t>
            </w:r>
            <w:r w:rsidR="003828A9" w:rsidRPr="00243EB6">
              <w:rPr>
                <w:rFonts w:ascii="Times New Roman" w:hAnsi="Times New Roman"/>
                <w:b/>
                <w:iCs/>
                <w:sz w:val="24"/>
                <w:szCs w:val="24"/>
              </w:rPr>
              <w:t xml:space="preserve"> đầu ra</w:t>
            </w:r>
          </w:p>
        </w:tc>
        <w:tc>
          <w:tcPr>
            <w:tcW w:w="7362" w:type="dxa"/>
            <w:shd w:val="clear" w:color="auto" w:fill="auto"/>
          </w:tcPr>
          <w:p w14:paraId="2BA80001" w14:textId="7C42AAE3" w:rsidR="006C3F2E" w:rsidRDefault="006C3F2E" w:rsidP="000B6994">
            <w:pPr>
              <w:pStyle w:val="Normal10"/>
              <w:rPr>
                <w:ins w:id="28652" w:author="Phuong Truong Thi" w:date="2024-10-01T00:17:00Z"/>
              </w:rPr>
            </w:pPr>
            <w:ins w:id="28653" w:author="Phuong Truong Thi" w:date="2024-10-01T00:17:00Z">
              <w:r>
                <w:rPr>
                  <w:szCs w:val="24"/>
                </w:rPr>
                <w:t xml:space="preserve">Hệ thống hiển thị màn hình danh sách </w:t>
              </w:r>
              <w:r>
                <w:t xml:space="preserve">khách hàng: tăng Net Core AF </w:t>
              </w:r>
            </w:ins>
          </w:p>
          <w:p w14:paraId="2720D154" w14:textId="409C00AC" w:rsidR="006C3F2E" w:rsidRDefault="006C3F2E">
            <w:pPr>
              <w:pStyle w:val="Normal10"/>
              <w:rPr>
                <w:ins w:id="28654" w:author="Phuong Truong Thi" w:date="2024-10-01T00:17:00Z"/>
                <w:szCs w:val="24"/>
              </w:rPr>
              <w:pPrChange w:id="28655" w:author="Phuong Truong Thi" w:date="2024-10-01T00:20:00Z">
                <w:pPr>
                  <w:pStyle w:val="Normal10"/>
                  <w:keepNext/>
                  <w:keepLines/>
                  <w:numPr>
                    <w:numId w:val="106"/>
                  </w:numPr>
                  <w:ind w:left="720" w:hanging="360"/>
                </w:pPr>
              </w:pPrChange>
            </w:pPr>
            <w:ins w:id="28656" w:author="Phuong Truong Thi" w:date="2024-10-01T00:20:00Z">
              <w:r>
                <w:rPr>
                  <w:szCs w:val="24"/>
                </w:rPr>
                <w:t xml:space="preserve">     </w:t>
              </w:r>
            </w:ins>
            <w:ins w:id="28657" w:author="Phuong Truong Thi" w:date="2024-10-01T00:19:00Z">
              <w:r>
                <w:rPr>
                  <w:szCs w:val="24"/>
                </w:rPr>
                <w:t xml:space="preserve">1. </w:t>
              </w:r>
            </w:ins>
            <w:ins w:id="28658" w:author="Phuong Truong Thi" w:date="2024-10-01T00:20:00Z">
              <w:r>
                <w:rPr>
                  <w:szCs w:val="24"/>
                </w:rPr>
                <w:t xml:space="preserve"> </w:t>
              </w:r>
            </w:ins>
            <w:ins w:id="28659" w:author="Phuong Truong Thi" w:date="2024-10-01T00:17:00Z">
              <w:r w:rsidRPr="003A62D6">
                <w:rPr>
                  <w:szCs w:val="24"/>
                </w:rPr>
                <w:t>Tăng NET AF: Khách AF Private và AF Preferred (core) mới phát sinh trong port của CBBH tại tháng báo cáo (T). Chưa có trong port hoặc có nhưng được ghi nhận AF tại tháng (T-1)</w:t>
              </w:r>
            </w:ins>
          </w:p>
          <w:p w14:paraId="310B5650" w14:textId="5FB11E70" w:rsidR="006C3F2E" w:rsidRPr="003324F4" w:rsidRDefault="006C3F2E" w:rsidP="000B6994">
            <w:pPr>
              <w:pStyle w:val="Normal10"/>
              <w:rPr>
                <w:ins w:id="28660" w:author="Phuong Truong Thi" w:date="2024-10-01T00:17:00Z"/>
                <w:szCs w:val="24"/>
                <w:u w:val="single"/>
                <w:rPrChange w:id="28661" w:author="Phuong Truong Thi" w:date="2024-10-08T16:53:00Z">
                  <w:rPr>
                    <w:ins w:id="28662" w:author="Phuong Truong Thi" w:date="2024-10-01T00:17:00Z"/>
                    <w:szCs w:val="24"/>
                  </w:rPr>
                </w:rPrChange>
              </w:rPr>
            </w:pPr>
            <w:ins w:id="28663" w:author="Phuong Truong Thi" w:date="2024-10-01T00:17:00Z">
              <w:r w:rsidRPr="003324F4">
                <w:rPr>
                  <w:b/>
                  <w:bCs/>
                  <w:szCs w:val="24"/>
                  <w:u w:val="single"/>
                  <w:rPrChange w:id="28664" w:author="Phuong Truong Thi" w:date="2024-10-08T16:53:00Z">
                    <w:rPr>
                      <w:szCs w:val="24"/>
                    </w:rPr>
                  </w:rPrChange>
                </w:rPr>
                <w:t>Ghi nhận tăng ròng trong trường hợp đổi DAO</w:t>
              </w:r>
            </w:ins>
          </w:p>
          <w:p w14:paraId="1AFB09E4" w14:textId="1E30D083" w:rsidR="006C3F2E" w:rsidRPr="0002170A" w:rsidRDefault="006C3F2E" w:rsidP="000B6994">
            <w:pPr>
              <w:pStyle w:val="Normal10"/>
              <w:rPr>
                <w:ins w:id="28665" w:author="Phuong Truong Thi" w:date="2024-10-01T00:17:00Z"/>
                <w:szCs w:val="24"/>
              </w:rPr>
            </w:pPr>
            <w:ins w:id="28666" w:author="Phuong Truong Thi" w:date="2024-10-01T00:17:00Z">
              <w:r>
                <w:rPr>
                  <w:szCs w:val="24"/>
                </w:rPr>
                <w:t xml:space="preserve">    </w:t>
              </w:r>
              <w:r w:rsidRPr="0002170A">
                <w:rPr>
                  <w:szCs w:val="24"/>
                </w:rPr>
                <w:t xml:space="preserve">1. </w:t>
              </w:r>
            </w:ins>
            <w:ins w:id="28667" w:author="Phuong Truong Thi" w:date="2024-10-01T00:20:00Z">
              <w:r>
                <w:rPr>
                  <w:szCs w:val="24"/>
                </w:rPr>
                <w:t xml:space="preserve"> </w:t>
              </w:r>
            </w:ins>
            <w:ins w:id="28668" w:author="Phuong Truong Thi" w:date="2024-10-01T00:17:00Z">
              <w:r w:rsidRPr="0002170A">
                <w:rPr>
                  <w:szCs w:val="24"/>
                </w:rPr>
                <w:t xml:space="preserve">Nếu KH xuống hạng trong tháng đổi DAO, ghi nhận giảm ròng cho </w:t>
              </w:r>
              <w:r>
                <w:rPr>
                  <w:szCs w:val="24"/>
                </w:rPr>
                <w:t xml:space="preserve">   </w:t>
              </w:r>
              <w:r w:rsidRPr="0002170A">
                <w:rPr>
                  <w:szCs w:val="24"/>
                </w:rPr>
                <w:t>CBBH bàn giao</w:t>
              </w:r>
            </w:ins>
          </w:p>
          <w:p w14:paraId="459FD1A2" w14:textId="10157E01" w:rsidR="00867DCF" w:rsidRPr="00434685" w:rsidRDefault="006C3F2E" w:rsidP="000B6994">
            <w:pPr>
              <w:pStyle w:val="Normal10"/>
              <w:rPr>
                <w:szCs w:val="24"/>
                <w:lang w:val="vi-VN"/>
                <w:rPrChange w:id="28669" w:author="thu nga" w:date="2024-09-30T16:21:00Z">
                  <w:rPr>
                    <w:szCs w:val="24"/>
                  </w:rPr>
                </w:rPrChange>
              </w:rPr>
            </w:pPr>
            <w:ins w:id="28670" w:author="Phuong Truong Thi" w:date="2024-10-01T00:17:00Z">
              <w:r>
                <w:rPr>
                  <w:szCs w:val="24"/>
                </w:rPr>
                <w:t xml:space="preserve">   </w:t>
              </w:r>
              <w:r w:rsidRPr="0002170A">
                <w:rPr>
                  <w:szCs w:val="24"/>
                </w:rPr>
                <w:t xml:space="preserve">2. </w:t>
              </w:r>
            </w:ins>
            <w:ins w:id="28671" w:author="Phuong Truong Thi" w:date="2024-10-01T00:20:00Z">
              <w:r>
                <w:rPr>
                  <w:szCs w:val="24"/>
                </w:rPr>
                <w:t xml:space="preserve">  </w:t>
              </w:r>
            </w:ins>
            <w:ins w:id="28672" w:author="Phuong Truong Thi" w:date="2024-10-01T00:17:00Z">
              <w:r w:rsidRPr="0002170A">
                <w:rPr>
                  <w:szCs w:val="24"/>
                </w:rPr>
                <w:t>Nếu KH tăng hạng trong tháng đổi DA</w:t>
              </w:r>
            </w:ins>
            <w:r w:rsidR="00902D8B">
              <w:rPr>
                <w:szCs w:val="24"/>
              </w:rPr>
              <w:t>O</w:t>
            </w:r>
            <w:ins w:id="28673" w:author="Phuong Truong Thi" w:date="2024-10-01T00:17:00Z">
              <w:r w:rsidRPr="0002170A">
                <w:rPr>
                  <w:szCs w:val="24"/>
                </w:rPr>
                <w:t xml:space="preserve"> ghi nhận tăng ròng cho CBBH nhận bàn giao</w:t>
              </w:r>
            </w:ins>
          </w:p>
        </w:tc>
      </w:tr>
    </w:tbl>
    <w:p w14:paraId="570508A7" w14:textId="24ADE616" w:rsidR="00C86300" w:rsidRPr="00A35118" w:rsidRDefault="00C86300">
      <w:pPr>
        <w:pStyle w:val="Heading23"/>
        <w:numPr>
          <w:ilvl w:val="0"/>
          <w:numId w:val="69"/>
        </w:numPr>
        <w:pBdr>
          <w:top w:val="none" w:sz="0" w:space="0" w:color="auto"/>
          <w:left w:val="none" w:sz="0" w:space="0" w:color="auto"/>
          <w:bottom w:val="none" w:sz="0" w:space="0" w:color="auto"/>
          <w:right w:val="none" w:sz="0" w:space="0" w:color="auto"/>
        </w:pBdr>
        <w:shd w:val="clear" w:color="auto" w:fill="FFFFFF" w:themeFill="background1"/>
        <w:outlineLvl w:val="9"/>
        <w:rPr>
          <w:ins w:id="28674" w:author="Phuong Truong Thi" w:date="2024-10-17T19:13:00Z"/>
          <w:i/>
          <w:iCs/>
          <w:rPrChange w:id="28675" w:author="Phuong Truong Thi" w:date="2024-10-17T19:14:00Z">
            <w:rPr>
              <w:ins w:id="28676" w:author="Phuong Truong Thi" w:date="2024-10-17T19:13:00Z"/>
              <w:b w:val="0"/>
              <w:bCs w:val="0"/>
            </w:rPr>
          </w:rPrChange>
        </w:rPr>
        <w:pPrChange w:id="28677" w:author="Phuong Truong Thi" w:date="2024-11-25T15:21:00Z">
          <w:pPr>
            <w:pStyle w:val="Heading23"/>
            <w:numPr>
              <w:ilvl w:val="0"/>
              <w:numId w:val="154"/>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ins w:id="28678" w:author="Phuong Truong Thi" w:date="2024-10-17T19:13:00Z">
        <w:r w:rsidRPr="00A35118">
          <w:rPr>
            <w:i/>
            <w:iCs/>
            <w:rPrChange w:id="28679" w:author="Phuong Truong Thi" w:date="2024-10-17T19:14:00Z">
              <w:rPr>
                <w:b w:val="0"/>
                <w:bCs w:val="0"/>
              </w:rPr>
            </w:rPrChange>
          </w:rPr>
          <w:lastRenderedPageBreak/>
          <w:t>Màn hình minh họa</w:t>
        </w:r>
      </w:ins>
    </w:p>
    <w:p w14:paraId="53BEA762" w14:textId="597211FE" w:rsidR="00C86300" w:rsidRPr="00C86300" w:rsidRDefault="0053070E">
      <w:pPr>
        <w:pStyle w:val="Heading23"/>
        <w:numPr>
          <w:ilvl w:val="0"/>
          <w:numId w:val="0"/>
        </w:numPr>
        <w:pBdr>
          <w:top w:val="none" w:sz="0" w:space="0" w:color="auto"/>
          <w:left w:val="none" w:sz="0" w:space="0" w:color="auto"/>
          <w:bottom w:val="none" w:sz="0" w:space="0" w:color="auto"/>
          <w:right w:val="none" w:sz="0" w:space="0" w:color="auto"/>
        </w:pBdr>
        <w:shd w:val="clear" w:color="auto" w:fill="FFFFFF" w:themeFill="background1"/>
        <w:ind w:left="90"/>
        <w:outlineLvl w:val="9"/>
        <w:rPr>
          <w:ins w:id="28680" w:author="Phuong Truong Thi" w:date="2024-10-17T19:13:00Z"/>
          <w:b w:val="0"/>
          <w:bCs w:val="0"/>
          <w:rPrChange w:id="28681" w:author="Phuong Truong Thi" w:date="2024-10-17T19:13:00Z">
            <w:rPr>
              <w:ins w:id="28682" w:author="Phuong Truong Thi" w:date="2024-10-17T19:13:00Z"/>
              <w:b w:val="0"/>
              <w:bCs w:val="0"/>
              <w:i/>
              <w:iCs/>
            </w:rPr>
          </w:rPrChange>
        </w:rPr>
        <w:pPrChange w:id="28683" w:author="Phuong Truong Thi" w:date="2024-10-17T19:14:00Z">
          <w:pPr>
            <w:pStyle w:val="Heading23"/>
            <w:numPr>
              <w:ilvl w:val="0"/>
              <w:numId w:val="57"/>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450" w:hanging="360"/>
            <w:outlineLvl w:val="9"/>
          </w:pPr>
        </w:pPrChange>
      </w:pPr>
      <w:del w:id="28684" w:author="Phuong Truong Thi" w:date="2024-11-25T19:02:00Z">
        <w:r w:rsidDel="005B45EC">
          <w:rPr>
            <w:b w:val="0"/>
            <w:bCs w:val="0"/>
            <w:noProof/>
            <w:lang w:eastAsia="en-US"/>
          </w:rPr>
          <w:drawing>
            <wp:inline distT="0" distB="0" distL="0" distR="0" wp14:anchorId="1CC29F7D" wp14:editId="686C8AF2">
              <wp:extent cx="5821045" cy="3372928"/>
              <wp:effectExtent l="0" t="0" r="8255" b="0"/>
              <wp:docPr id="615667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7451" name="Picture 615667451"/>
                      <pic:cNvPicPr/>
                    </pic:nvPicPr>
                    <pic:blipFill>
                      <a:blip r:embed="rId31"/>
                      <a:stretch>
                        <a:fillRect/>
                      </a:stretch>
                    </pic:blipFill>
                    <pic:spPr>
                      <a:xfrm>
                        <a:off x="0" y="0"/>
                        <a:ext cx="5825269" cy="3375375"/>
                      </a:xfrm>
                      <a:prstGeom prst="rect">
                        <a:avLst/>
                      </a:prstGeom>
                    </pic:spPr>
                  </pic:pic>
                </a:graphicData>
              </a:graphic>
            </wp:inline>
          </w:drawing>
        </w:r>
      </w:del>
      <w:ins w:id="28685" w:author="Phuong Truong Thi" w:date="2024-11-25T19:02:00Z">
        <w:r w:rsidR="005B45EC">
          <w:rPr>
            <w:b w:val="0"/>
            <w:bCs w:val="0"/>
            <w:noProof/>
            <w:lang w:eastAsia="en-US"/>
          </w:rPr>
          <w:drawing>
            <wp:inline distT="0" distB="0" distL="0" distR="0" wp14:anchorId="08292880" wp14:editId="0C6D8CEB">
              <wp:extent cx="5821045" cy="3200400"/>
              <wp:effectExtent l="0" t="0" r="8255" b="0"/>
              <wp:docPr id="1904974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74129" name="Picture 1904974129"/>
                      <pic:cNvPicPr/>
                    </pic:nvPicPr>
                    <pic:blipFill>
                      <a:blip r:embed="rId31"/>
                      <a:stretch>
                        <a:fillRect/>
                      </a:stretch>
                    </pic:blipFill>
                    <pic:spPr>
                      <a:xfrm>
                        <a:off x="0" y="0"/>
                        <a:ext cx="5821045" cy="3200400"/>
                      </a:xfrm>
                      <a:prstGeom prst="rect">
                        <a:avLst/>
                      </a:prstGeom>
                    </pic:spPr>
                  </pic:pic>
                </a:graphicData>
              </a:graphic>
            </wp:inline>
          </w:drawing>
        </w:r>
      </w:ins>
    </w:p>
    <w:p w14:paraId="7228EFEE" w14:textId="161FA4E1" w:rsidR="00D54BDF" w:rsidRPr="00A35118" w:rsidRDefault="00D54BDF">
      <w:pPr>
        <w:pStyle w:val="Heading23"/>
        <w:numPr>
          <w:ilvl w:val="0"/>
          <w:numId w:val="69"/>
        </w:numPr>
        <w:pBdr>
          <w:top w:val="none" w:sz="0" w:space="0" w:color="auto"/>
          <w:left w:val="none" w:sz="0" w:space="0" w:color="auto"/>
          <w:bottom w:val="none" w:sz="0" w:space="0" w:color="auto"/>
          <w:right w:val="none" w:sz="0" w:space="0" w:color="auto"/>
        </w:pBdr>
        <w:shd w:val="clear" w:color="auto" w:fill="FFFFFF" w:themeFill="background1"/>
        <w:outlineLvl w:val="9"/>
        <w:rPr>
          <w:ins w:id="28686" w:author="Phuong Truong Thi" w:date="2024-10-16T01:05:00Z"/>
          <w:rPrChange w:id="28687" w:author="Phuong Truong Thi" w:date="2024-10-16T01:05:00Z">
            <w:rPr>
              <w:ins w:id="28688" w:author="Phuong Truong Thi" w:date="2024-10-16T01:05:00Z"/>
              <w:b w:val="0"/>
              <w:bCs w:val="0"/>
              <w:i/>
              <w:iCs/>
            </w:rPr>
          </w:rPrChange>
        </w:rPr>
        <w:pPrChange w:id="28689" w:author="Phuong Truong Thi" w:date="2024-11-25T15:21:00Z">
          <w:pPr>
            <w:pStyle w:val="Heading23"/>
            <w:numPr>
              <w:ilvl w:val="0"/>
              <w:numId w:val="154"/>
            </w:numPr>
            <w:pBdr>
              <w:top w:val="none" w:sz="0" w:space="0" w:color="auto"/>
              <w:left w:val="none" w:sz="0" w:space="0" w:color="auto"/>
              <w:bottom w:val="none" w:sz="0" w:space="0" w:color="auto"/>
              <w:right w:val="none" w:sz="0" w:space="0" w:color="auto"/>
            </w:pBdr>
            <w:shd w:val="clear" w:color="auto" w:fill="FFFFFF" w:themeFill="background1"/>
            <w:tabs>
              <w:tab w:val="clear" w:pos="1430"/>
            </w:tabs>
            <w:ind w:left="720" w:hanging="360"/>
            <w:outlineLvl w:val="9"/>
          </w:pPr>
        </w:pPrChange>
      </w:pPr>
      <w:r w:rsidRPr="00A35118">
        <w:rPr>
          <w:i/>
          <w:iCs/>
        </w:rPr>
        <w:t>Thông tin dữ liệu</w:t>
      </w:r>
    </w:p>
    <w:tbl>
      <w:tblPr>
        <w:tblpPr w:leftFromText="180" w:rightFromText="180" w:vertAnchor="text" w:tblpX="-5"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8690" w:author="Phuong Truong Thi" w:date="2024-11-25T15:17:00Z">
          <w:tblPr>
            <w:tblpPr w:leftFromText="180" w:rightFromText="180" w:vertAnchor="text" w:tblpX="-5"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715"/>
        <w:gridCol w:w="1530"/>
        <w:gridCol w:w="2250"/>
        <w:gridCol w:w="90"/>
        <w:gridCol w:w="900"/>
        <w:gridCol w:w="1031"/>
        <w:gridCol w:w="992"/>
        <w:gridCol w:w="1418"/>
        <w:tblGridChange w:id="28691">
          <w:tblGrid>
            <w:gridCol w:w="715"/>
            <w:gridCol w:w="1530"/>
            <w:gridCol w:w="265"/>
            <w:gridCol w:w="1880"/>
            <w:gridCol w:w="105"/>
            <w:gridCol w:w="887"/>
            <w:gridCol w:w="103"/>
            <w:gridCol w:w="1031"/>
            <w:gridCol w:w="992"/>
            <w:gridCol w:w="1418"/>
          </w:tblGrid>
        </w:tblGridChange>
      </w:tblGrid>
      <w:tr w:rsidR="00F868EA" w:rsidRPr="00EE2C24" w14:paraId="5924A716" w14:textId="77777777" w:rsidTr="0070293F">
        <w:trPr>
          <w:trHeight w:val="528"/>
          <w:tblHeader/>
          <w:ins w:id="28692" w:author="Phuong Truong Thi" w:date="2024-10-16T01:05:00Z"/>
          <w:trPrChange w:id="28693" w:author="Phuong Truong Thi" w:date="2024-11-25T15:17:00Z">
            <w:trPr>
              <w:trHeight w:val="528"/>
              <w:tblHeader/>
            </w:trPr>
          </w:trPrChange>
        </w:trPr>
        <w:tc>
          <w:tcPr>
            <w:tcW w:w="715" w:type="dxa"/>
            <w:shd w:val="clear" w:color="000000" w:fill="F7C7AC"/>
            <w:vAlign w:val="center"/>
            <w:hideMark/>
            <w:tcPrChange w:id="28694" w:author="Phuong Truong Thi" w:date="2024-11-25T15:17:00Z">
              <w:tcPr>
                <w:tcW w:w="715" w:type="dxa"/>
                <w:shd w:val="clear" w:color="000000" w:fill="F7C7AC"/>
                <w:vAlign w:val="center"/>
                <w:hideMark/>
              </w:tcPr>
            </w:tcPrChange>
          </w:tcPr>
          <w:p w14:paraId="4180138F" w14:textId="77777777" w:rsidR="00F868EA" w:rsidRPr="00EE2C24" w:rsidRDefault="00F868EA" w:rsidP="00817E47">
            <w:pPr>
              <w:spacing w:before="0" w:line="240" w:lineRule="auto"/>
              <w:contextualSpacing w:val="0"/>
              <w:jc w:val="center"/>
              <w:rPr>
                <w:ins w:id="28695" w:author="Phuong Truong Thi" w:date="2024-10-16T01:05:00Z"/>
                <w:rFonts w:ascii="Times New Roman" w:eastAsia="Times New Roman" w:hAnsi="Times New Roman"/>
                <w:b/>
                <w:bCs/>
                <w:color w:val="000000"/>
                <w:sz w:val="24"/>
                <w:szCs w:val="24"/>
                <w:lang w:val="vi-VN" w:eastAsia="vi-VN"/>
              </w:rPr>
            </w:pPr>
            <w:ins w:id="28696" w:author="Phuong Truong Thi" w:date="2024-10-16T01:05:00Z">
              <w:r w:rsidRPr="00EE2C24">
                <w:rPr>
                  <w:rFonts w:ascii="Times New Roman" w:eastAsia="Times New Roman" w:hAnsi="Times New Roman"/>
                  <w:b/>
                  <w:bCs/>
                  <w:color w:val="000000"/>
                  <w:sz w:val="24"/>
                  <w:szCs w:val="24"/>
                  <w:lang w:val="vi-VN" w:eastAsia="vi-VN"/>
                </w:rPr>
                <w:t>STT</w:t>
              </w:r>
            </w:ins>
          </w:p>
        </w:tc>
        <w:tc>
          <w:tcPr>
            <w:tcW w:w="1530" w:type="dxa"/>
            <w:shd w:val="clear" w:color="000000" w:fill="F7C7AC"/>
            <w:vAlign w:val="center"/>
            <w:hideMark/>
            <w:tcPrChange w:id="28697" w:author="Phuong Truong Thi" w:date="2024-11-25T15:17:00Z">
              <w:tcPr>
                <w:tcW w:w="1795" w:type="dxa"/>
                <w:gridSpan w:val="2"/>
                <w:shd w:val="clear" w:color="000000" w:fill="F7C7AC"/>
                <w:vAlign w:val="center"/>
                <w:hideMark/>
              </w:tcPr>
            </w:tcPrChange>
          </w:tcPr>
          <w:p w14:paraId="697B32C2" w14:textId="77777777" w:rsidR="00F868EA" w:rsidRPr="00EE2C24" w:rsidRDefault="00F868EA" w:rsidP="00817E47">
            <w:pPr>
              <w:spacing w:before="0" w:line="240" w:lineRule="auto"/>
              <w:contextualSpacing w:val="0"/>
              <w:jc w:val="center"/>
              <w:rPr>
                <w:ins w:id="28698" w:author="Phuong Truong Thi" w:date="2024-10-16T01:05:00Z"/>
                <w:rFonts w:ascii="Times New Roman" w:eastAsia="Times New Roman" w:hAnsi="Times New Roman"/>
                <w:b/>
                <w:bCs/>
                <w:color w:val="000000"/>
                <w:sz w:val="24"/>
                <w:szCs w:val="24"/>
                <w:lang w:val="vi-VN" w:eastAsia="vi-VN"/>
              </w:rPr>
            </w:pPr>
            <w:ins w:id="28699" w:author="Phuong Truong Thi" w:date="2024-10-16T01:05:00Z">
              <w:r w:rsidRPr="00EE2C24">
                <w:rPr>
                  <w:rFonts w:ascii="Times New Roman" w:eastAsia="Times New Roman" w:hAnsi="Times New Roman"/>
                  <w:b/>
                  <w:bCs/>
                  <w:color w:val="000000"/>
                  <w:sz w:val="24"/>
                  <w:szCs w:val="24"/>
                  <w:lang w:val="vi-VN" w:eastAsia="vi-VN"/>
                </w:rPr>
                <w:t>Trường dữ liệu</w:t>
              </w:r>
            </w:ins>
          </w:p>
        </w:tc>
        <w:tc>
          <w:tcPr>
            <w:tcW w:w="2250" w:type="dxa"/>
            <w:shd w:val="clear" w:color="000000" w:fill="F7C7AC"/>
            <w:vAlign w:val="center"/>
            <w:tcPrChange w:id="28700" w:author="Phuong Truong Thi" w:date="2024-11-25T15:17:00Z">
              <w:tcPr>
                <w:tcW w:w="1880" w:type="dxa"/>
                <w:shd w:val="clear" w:color="000000" w:fill="F7C7AC"/>
                <w:vAlign w:val="center"/>
              </w:tcPr>
            </w:tcPrChange>
          </w:tcPr>
          <w:p w14:paraId="36572634" w14:textId="77777777" w:rsidR="00F868EA" w:rsidRPr="00EE2C24" w:rsidRDefault="00F868EA" w:rsidP="00817E47">
            <w:pPr>
              <w:spacing w:before="0" w:line="240" w:lineRule="auto"/>
              <w:contextualSpacing w:val="0"/>
              <w:jc w:val="center"/>
              <w:rPr>
                <w:ins w:id="28701" w:author="Phuong Truong Thi" w:date="2024-10-16T01:05:00Z"/>
                <w:rFonts w:ascii="Times New Roman" w:eastAsia="Times New Roman" w:hAnsi="Times New Roman"/>
                <w:b/>
                <w:bCs/>
                <w:color w:val="000000"/>
                <w:sz w:val="24"/>
                <w:szCs w:val="24"/>
                <w:lang w:eastAsia="vi-VN"/>
              </w:rPr>
            </w:pPr>
            <w:ins w:id="28702" w:author="Phuong Truong Thi" w:date="2024-10-16T01:05:00Z">
              <w:r w:rsidRPr="00EE2C24">
                <w:rPr>
                  <w:rFonts w:ascii="Times New Roman" w:eastAsia="Times New Roman" w:hAnsi="Times New Roman"/>
                  <w:b/>
                  <w:bCs/>
                  <w:color w:val="000000"/>
                  <w:sz w:val="24"/>
                  <w:szCs w:val="24"/>
                  <w:lang w:eastAsia="vi-VN"/>
                </w:rPr>
                <w:t>Mô tả trường</w:t>
              </w:r>
            </w:ins>
          </w:p>
        </w:tc>
        <w:tc>
          <w:tcPr>
            <w:tcW w:w="990" w:type="dxa"/>
            <w:gridSpan w:val="2"/>
            <w:shd w:val="clear" w:color="000000" w:fill="F7C7AC"/>
            <w:vAlign w:val="center"/>
            <w:tcPrChange w:id="28703" w:author="Phuong Truong Thi" w:date="2024-11-25T15:17:00Z">
              <w:tcPr>
                <w:tcW w:w="992" w:type="dxa"/>
                <w:gridSpan w:val="2"/>
                <w:shd w:val="clear" w:color="000000" w:fill="F7C7AC"/>
                <w:vAlign w:val="center"/>
              </w:tcPr>
            </w:tcPrChange>
          </w:tcPr>
          <w:p w14:paraId="486157AE" w14:textId="77777777" w:rsidR="00F868EA" w:rsidRPr="00EE2C24" w:rsidRDefault="00F868EA" w:rsidP="00817E47">
            <w:pPr>
              <w:spacing w:before="0" w:line="240" w:lineRule="auto"/>
              <w:contextualSpacing w:val="0"/>
              <w:jc w:val="center"/>
              <w:rPr>
                <w:ins w:id="28704" w:author="Phuong Truong Thi" w:date="2024-10-16T01:05:00Z"/>
                <w:rFonts w:ascii="Times New Roman" w:eastAsia="Times New Roman" w:hAnsi="Times New Roman"/>
                <w:b/>
                <w:bCs/>
                <w:color w:val="000000"/>
                <w:sz w:val="24"/>
                <w:szCs w:val="24"/>
                <w:lang w:val="vi-VN" w:eastAsia="vi-VN"/>
              </w:rPr>
            </w:pPr>
            <w:ins w:id="28705" w:author="Phuong Truong Thi" w:date="2024-10-16T01:05:00Z">
              <w:r>
                <w:rPr>
                  <w:rFonts w:ascii="Times New Roman" w:eastAsia="Times New Roman" w:hAnsi="Times New Roman"/>
                  <w:b/>
                  <w:bCs/>
                  <w:color w:val="000000"/>
                  <w:sz w:val="24"/>
                  <w:szCs w:val="24"/>
                  <w:lang w:val="vi-VN" w:eastAsia="vi-VN"/>
                </w:rPr>
                <w:t>Nguồn</w:t>
              </w:r>
            </w:ins>
          </w:p>
        </w:tc>
        <w:tc>
          <w:tcPr>
            <w:tcW w:w="1031" w:type="dxa"/>
            <w:shd w:val="clear" w:color="000000" w:fill="F7C7AC"/>
            <w:vAlign w:val="center"/>
            <w:tcPrChange w:id="28706" w:author="Phuong Truong Thi" w:date="2024-11-25T15:17:00Z">
              <w:tcPr>
                <w:tcW w:w="1134" w:type="dxa"/>
                <w:gridSpan w:val="2"/>
                <w:shd w:val="clear" w:color="000000" w:fill="F7C7AC"/>
                <w:vAlign w:val="center"/>
              </w:tcPr>
            </w:tcPrChange>
          </w:tcPr>
          <w:p w14:paraId="596D904A" w14:textId="77777777" w:rsidR="00F868EA" w:rsidRDefault="00F868EA" w:rsidP="00817E47">
            <w:pPr>
              <w:spacing w:before="0" w:line="240" w:lineRule="auto"/>
              <w:contextualSpacing w:val="0"/>
              <w:jc w:val="center"/>
              <w:rPr>
                <w:ins w:id="28707" w:author="Phuong Truong Thi" w:date="2024-10-16T01:05:00Z"/>
                <w:rFonts w:ascii="Times New Roman" w:eastAsia="Times New Roman" w:hAnsi="Times New Roman"/>
                <w:b/>
                <w:bCs/>
                <w:color w:val="000000"/>
                <w:sz w:val="24"/>
                <w:szCs w:val="24"/>
                <w:lang w:val="vi-VN" w:eastAsia="vi-VN"/>
              </w:rPr>
            </w:pPr>
            <w:ins w:id="28708" w:author="Phuong Truong Thi" w:date="2024-10-16T01:05:00Z">
              <w:r w:rsidRPr="00EE2C24">
                <w:rPr>
                  <w:rFonts w:ascii="Times New Roman" w:eastAsia="Times New Roman" w:hAnsi="Times New Roman"/>
                  <w:b/>
                  <w:bCs/>
                  <w:color w:val="000000"/>
                  <w:sz w:val="24"/>
                  <w:szCs w:val="24"/>
                  <w:lang w:val="vi-VN" w:eastAsia="vi-VN"/>
                </w:rPr>
                <w:t>Định dạng</w:t>
              </w:r>
            </w:ins>
          </w:p>
          <w:p w14:paraId="5B455E2B" w14:textId="77777777" w:rsidR="00F868EA" w:rsidRPr="003E2720" w:rsidRDefault="00F868EA" w:rsidP="00817E47">
            <w:pPr>
              <w:rPr>
                <w:ins w:id="28709" w:author="Phuong Truong Thi" w:date="2024-10-16T01:05:00Z"/>
                <w:rFonts w:ascii="Times New Roman" w:eastAsia="Times New Roman" w:hAnsi="Times New Roman"/>
                <w:sz w:val="24"/>
                <w:szCs w:val="24"/>
                <w:lang w:val="vi-VN" w:eastAsia="vi-VN"/>
              </w:rPr>
            </w:pPr>
          </w:p>
        </w:tc>
        <w:tc>
          <w:tcPr>
            <w:tcW w:w="992" w:type="dxa"/>
            <w:shd w:val="clear" w:color="000000" w:fill="F7C7AC"/>
            <w:vAlign w:val="center"/>
            <w:hideMark/>
            <w:tcPrChange w:id="28710" w:author="Phuong Truong Thi" w:date="2024-11-25T15:17:00Z">
              <w:tcPr>
                <w:tcW w:w="992" w:type="dxa"/>
                <w:shd w:val="clear" w:color="000000" w:fill="F7C7AC"/>
                <w:vAlign w:val="center"/>
                <w:hideMark/>
              </w:tcPr>
            </w:tcPrChange>
          </w:tcPr>
          <w:p w14:paraId="0F3A780F" w14:textId="77777777" w:rsidR="00F868EA" w:rsidRPr="00EE2C24" w:rsidRDefault="00F868EA" w:rsidP="00817E47">
            <w:pPr>
              <w:spacing w:before="0" w:line="240" w:lineRule="auto"/>
              <w:contextualSpacing w:val="0"/>
              <w:jc w:val="center"/>
              <w:rPr>
                <w:ins w:id="28711" w:author="Phuong Truong Thi" w:date="2024-10-16T01:05:00Z"/>
                <w:rFonts w:ascii="Times New Roman" w:eastAsia="Times New Roman" w:hAnsi="Times New Roman"/>
                <w:b/>
                <w:bCs/>
                <w:color w:val="000000"/>
                <w:sz w:val="24"/>
                <w:szCs w:val="24"/>
                <w:lang w:val="vi-VN" w:eastAsia="vi-VN"/>
              </w:rPr>
            </w:pPr>
            <w:ins w:id="28712" w:author="Phuong Truong Thi" w:date="2024-10-16T01:05:00Z">
              <w:r w:rsidRPr="00EE2C24">
                <w:rPr>
                  <w:rFonts w:ascii="Times New Roman" w:eastAsia="Times New Roman" w:hAnsi="Times New Roman"/>
                  <w:b/>
                  <w:bCs/>
                  <w:color w:val="000000"/>
                  <w:sz w:val="24"/>
                  <w:szCs w:val="24"/>
                  <w:lang w:val="vi-VN" w:eastAsia="vi-VN"/>
                </w:rPr>
                <w:t>Mã danh mục tham chiếu</w:t>
              </w:r>
            </w:ins>
          </w:p>
        </w:tc>
        <w:tc>
          <w:tcPr>
            <w:tcW w:w="1418" w:type="dxa"/>
            <w:shd w:val="clear" w:color="000000" w:fill="F7C7AC"/>
            <w:tcPrChange w:id="28713" w:author="Phuong Truong Thi" w:date="2024-11-25T15:17:00Z">
              <w:tcPr>
                <w:tcW w:w="1418" w:type="dxa"/>
                <w:shd w:val="clear" w:color="000000" w:fill="F7C7AC"/>
              </w:tcPr>
            </w:tcPrChange>
          </w:tcPr>
          <w:p w14:paraId="511C8228" w14:textId="77777777" w:rsidR="00F868EA" w:rsidRPr="00126368" w:rsidRDefault="00F868EA" w:rsidP="00817E47">
            <w:pPr>
              <w:spacing w:before="0" w:line="240" w:lineRule="auto"/>
              <w:contextualSpacing w:val="0"/>
              <w:jc w:val="center"/>
              <w:rPr>
                <w:ins w:id="28714" w:author="Phuong Truong Thi" w:date="2024-10-16T01:05:00Z"/>
                <w:rFonts w:ascii="Times New Roman" w:eastAsia="Times New Roman" w:hAnsi="Times New Roman"/>
                <w:b/>
                <w:bCs/>
                <w:color w:val="000000"/>
                <w:sz w:val="24"/>
                <w:szCs w:val="24"/>
                <w:lang w:val="vi-VN" w:eastAsia="vi-VN"/>
              </w:rPr>
            </w:pPr>
            <w:ins w:id="28715" w:author="Phuong Truong Thi" w:date="2024-10-16T01:05:00Z">
              <w:r w:rsidRPr="00126368">
                <w:rPr>
                  <w:rFonts w:ascii="Times New Roman" w:eastAsia="Times New Roman" w:hAnsi="Times New Roman"/>
                  <w:b/>
                  <w:bCs/>
                  <w:color w:val="000000"/>
                  <w:sz w:val="24"/>
                  <w:szCs w:val="24"/>
                  <w:lang w:val="vi-VN" w:eastAsia="vi-VN"/>
                </w:rPr>
                <w:t>Hiển thị mặc định</w:t>
              </w:r>
            </w:ins>
          </w:p>
          <w:p w14:paraId="4DBA26E6" w14:textId="77777777" w:rsidR="00F868EA" w:rsidRPr="00126368" w:rsidRDefault="00F868EA" w:rsidP="00817E47">
            <w:pPr>
              <w:spacing w:before="0" w:line="240" w:lineRule="auto"/>
              <w:contextualSpacing w:val="0"/>
              <w:jc w:val="center"/>
              <w:rPr>
                <w:ins w:id="28716" w:author="Phuong Truong Thi" w:date="2024-10-16T01:05:00Z"/>
                <w:rFonts w:ascii="Times New Roman" w:eastAsia="Times New Roman" w:hAnsi="Times New Roman"/>
                <w:b/>
                <w:bCs/>
                <w:color w:val="000000"/>
                <w:sz w:val="24"/>
                <w:szCs w:val="24"/>
                <w:lang w:val="vi-VN" w:eastAsia="vi-VN"/>
              </w:rPr>
            </w:pPr>
            <w:ins w:id="28717" w:author="Phuong Truong Thi" w:date="2024-10-16T01:05:00Z">
              <w:r w:rsidRPr="00126368">
                <w:rPr>
                  <w:rFonts w:ascii="Times New Roman" w:eastAsia="Times New Roman" w:hAnsi="Times New Roman"/>
                  <w:b/>
                  <w:bCs/>
                  <w:color w:val="000000"/>
                  <w:sz w:val="24"/>
                  <w:szCs w:val="24"/>
                  <w:lang w:val="vi-VN" w:eastAsia="vi-VN"/>
                </w:rPr>
                <w:t>trên danh sách</w:t>
              </w:r>
            </w:ins>
          </w:p>
          <w:p w14:paraId="797334BF" w14:textId="77777777" w:rsidR="00F868EA" w:rsidRPr="00EE2C24" w:rsidRDefault="00F868EA" w:rsidP="00817E47">
            <w:pPr>
              <w:spacing w:before="0" w:line="240" w:lineRule="auto"/>
              <w:contextualSpacing w:val="0"/>
              <w:jc w:val="center"/>
              <w:rPr>
                <w:ins w:id="28718" w:author="Phuong Truong Thi" w:date="2024-10-16T01:05:00Z"/>
                <w:rFonts w:ascii="Times New Roman" w:eastAsia="Times New Roman" w:hAnsi="Times New Roman"/>
                <w:b/>
                <w:bCs/>
                <w:color w:val="000000"/>
                <w:sz w:val="24"/>
                <w:szCs w:val="24"/>
                <w:lang w:eastAsia="vi-VN"/>
              </w:rPr>
            </w:pPr>
            <w:ins w:id="28719" w:author="Phuong Truong Thi" w:date="2024-10-16T01:05:00Z">
              <w:r w:rsidRPr="00EE2C24">
                <w:rPr>
                  <w:rFonts w:ascii="Times New Roman" w:eastAsia="Times New Roman" w:hAnsi="Times New Roman"/>
                  <w:b/>
                  <w:bCs/>
                  <w:color w:val="000000"/>
                  <w:sz w:val="24"/>
                  <w:szCs w:val="24"/>
                  <w:lang w:eastAsia="vi-VN"/>
                </w:rPr>
                <w:t>(Y/N)</w:t>
              </w:r>
            </w:ins>
          </w:p>
          <w:p w14:paraId="53BB7281" w14:textId="77777777" w:rsidR="00F868EA" w:rsidRPr="00EE2C24" w:rsidRDefault="00F868EA" w:rsidP="00817E47">
            <w:pPr>
              <w:spacing w:before="0" w:line="240" w:lineRule="auto"/>
              <w:contextualSpacing w:val="0"/>
              <w:jc w:val="center"/>
              <w:rPr>
                <w:ins w:id="28720" w:author="Phuong Truong Thi" w:date="2024-10-16T01:05:00Z"/>
                <w:rFonts w:ascii="Times New Roman" w:eastAsia="Times New Roman" w:hAnsi="Times New Roman"/>
                <w:b/>
                <w:bCs/>
                <w:color w:val="000000"/>
                <w:sz w:val="24"/>
                <w:szCs w:val="24"/>
                <w:lang w:eastAsia="vi-VN"/>
              </w:rPr>
            </w:pPr>
          </w:p>
        </w:tc>
      </w:tr>
      <w:tr w:rsidR="00C86300" w:rsidRPr="00EE2C24" w14:paraId="70C8FE1F" w14:textId="77777777" w:rsidTr="0053070E">
        <w:trPr>
          <w:trHeight w:val="276"/>
          <w:ins w:id="28721" w:author="Phuong Truong Thi" w:date="2024-10-16T01:05:00Z"/>
        </w:trPr>
        <w:tc>
          <w:tcPr>
            <w:tcW w:w="8926" w:type="dxa"/>
            <w:gridSpan w:val="8"/>
          </w:tcPr>
          <w:p w14:paraId="09ACCD45" w14:textId="77777777" w:rsidR="00C86300" w:rsidRDefault="00C86300" w:rsidP="00817E47">
            <w:pPr>
              <w:spacing w:before="0" w:line="240" w:lineRule="auto"/>
              <w:contextualSpacing w:val="0"/>
              <w:rPr>
                <w:ins w:id="28722" w:author="Phuong Truong Thi" w:date="2024-11-25T15:13:00Z"/>
                <w:rFonts w:ascii="Times New Roman" w:hAnsi="Times New Roman"/>
                <w:color w:val="000000"/>
                <w:sz w:val="24"/>
                <w:szCs w:val="24"/>
              </w:rPr>
            </w:pPr>
            <w:ins w:id="28723" w:author="Phuong Truong Thi" w:date="2024-10-16T01:05:00Z">
              <w:r w:rsidRPr="00EE2C24">
                <w:rPr>
                  <w:rFonts w:ascii="Times New Roman" w:hAnsi="Times New Roman"/>
                  <w:color w:val="000000"/>
                  <w:sz w:val="24"/>
                  <w:szCs w:val="24"/>
                </w:rPr>
                <w:t>Số tổng</w:t>
              </w:r>
            </w:ins>
          </w:p>
          <w:p w14:paraId="7F68C135" w14:textId="529A8F7C" w:rsidR="0070293F" w:rsidRPr="00EE2C24" w:rsidRDefault="0070293F" w:rsidP="00817E47">
            <w:pPr>
              <w:spacing w:before="0" w:line="240" w:lineRule="auto"/>
              <w:contextualSpacing w:val="0"/>
              <w:rPr>
                <w:ins w:id="28724" w:author="Phuong Truong Thi" w:date="2024-10-16T01:05:00Z"/>
                <w:rFonts w:ascii="Times New Roman" w:eastAsia="Times New Roman" w:hAnsi="Times New Roman"/>
                <w:sz w:val="24"/>
                <w:szCs w:val="24"/>
                <w:lang w:eastAsia="vi-VN"/>
              </w:rPr>
            </w:pPr>
            <w:ins w:id="28725" w:author="Phuong Truong Thi" w:date="2024-11-25T15:13:00Z">
              <w:r>
                <w:rPr>
                  <w:rFonts w:ascii="Times New Roman" w:hAnsi="Times New Roman"/>
                  <w:color w:val="000000"/>
                  <w:sz w:val="24"/>
                  <w:szCs w:val="24"/>
                </w:rPr>
                <w:t>(</w:t>
              </w:r>
            </w:ins>
            <w:ins w:id="28726" w:author="Phuong Truong Thi" w:date="2024-11-25T15:14:00Z">
              <w:r w:rsidRPr="0070293F">
                <w:rPr>
                  <w:rFonts w:ascii="Times New Roman" w:hAnsi="Times New Roman"/>
                  <w:b/>
                  <w:bCs/>
                  <w:color w:val="000000"/>
                  <w:sz w:val="24"/>
                  <w:szCs w:val="24"/>
                  <w:rPrChange w:id="28727" w:author="Phuong Truong Thi" w:date="2024-11-25T15:17:00Z">
                    <w:rPr>
                      <w:rFonts w:ascii="Times New Roman" w:hAnsi="Times New Roman"/>
                      <w:color w:val="000000"/>
                      <w:sz w:val="24"/>
                      <w:szCs w:val="24"/>
                    </w:rPr>
                  </w:rPrChange>
                </w:rPr>
                <w:t>Lưu ý</w:t>
              </w:r>
              <w:r>
                <w:rPr>
                  <w:rFonts w:ascii="Times New Roman" w:hAnsi="Times New Roman"/>
                  <w:color w:val="000000"/>
                  <w:sz w:val="24"/>
                  <w:szCs w:val="24"/>
                </w:rPr>
                <w:t>:</w:t>
              </w:r>
            </w:ins>
            <w:ins w:id="28728" w:author="Phuong Truong Thi" w:date="2024-11-25T15:13:00Z">
              <w:r>
                <w:rPr>
                  <w:rFonts w:ascii="Times New Roman" w:hAnsi="Times New Roman"/>
                  <w:color w:val="000000"/>
                  <w:sz w:val="24"/>
                  <w:szCs w:val="24"/>
                </w:rPr>
                <w:t xml:space="preserve"> 3 trường thông tin </w:t>
              </w:r>
            </w:ins>
            <w:ins w:id="28729" w:author="Phuong Truong Thi" w:date="2024-11-25T15:14:00Z">
              <w:r>
                <w:rPr>
                  <w:rFonts w:ascii="Times New Roman" w:hAnsi="Times New Roman"/>
                  <w:color w:val="000000"/>
                  <w:sz w:val="24"/>
                  <w:szCs w:val="24"/>
                </w:rPr>
                <w:t>số lượng Net AF/Tăn AF/Giảm AF</w:t>
              </w:r>
            </w:ins>
            <w:ins w:id="28730" w:author="Phuong Truong Thi" w:date="2024-11-25T15:13:00Z">
              <w:r>
                <w:rPr>
                  <w:rFonts w:ascii="Times New Roman" w:hAnsi="Times New Roman"/>
                  <w:color w:val="000000"/>
                  <w:sz w:val="24"/>
                  <w:szCs w:val="24"/>
                </w:rPr>
                <w:t xml:space="preserve"> sẽ chuyển xem ở dạng báo cáo</w:t>
              </w:r>
            </w:ins>
            <w:ins w:id="28731" w:author="Phuong Truong Thi" w:date="2024-11-25T15:18:00Z">
              <w:r>
                <w:rPr>
                  <w:rFonts w:ascii="Times New Roman" w:hAnsi="Times New Roman"/>
                  <w:color w:val="000000"/>
                  <w:sz w:val="24"/>
                  <w:szCs w:val="24"/>
                </w:rPr>
                <w:t xml:space="preserve"> mục II.2.8.1)</w:t>
              </w:r>
            </w:ins>
          </w:p>
        </w:tc>
      </w:tr>
      <w:tr w:rsidR="00F868EA" w:rsidRPr="00EE2C24" w14:paraId="7EE74EF5" w14:textId="77777777" w:rsidTr="0070293F">
        <w:trPr>
          <w:trHeight w:val="276"/>
          <w:ins w:id="28732" w:author="Phuong Truong Thi" w:date="2024-10-16T01:05:00Z"/>
          <w:trPrChange w:id="28733" w:author="Phuong Truong Thi" w:date="2024-11-25T15:17:00Z">
            <w:trPr>
              <w:trHeight w:val="276"/>
            </w:trPr>
          </w:trPrChange>
        </w:trPr>
        <w:tc>
          <w:tcPr>
            <w:tcW w:w="715" w:type="dxa"/>
            <w:shd w:val="clear" w:color="auto" w:fill="auto"/>
            <w:vAlign w:val="center"/>
            <w:tcPrChange w:id="28734" w:author="Phuong Truong Thi" w:date="2024-11-25T15:17:00Z">
              <w:tcPr>
                <w:tcW w:w="715" w:type="dxa"/>
                <w:shd w:val="clear" w:color="auto" w:fill="auto"/>
                <w:vAlign w:val="center"/>
              </w:tcPr>
            </w:tcPrChange>
          </w:tcPr>
          <w:p w14:paraId="69C9CC71" w14:textId="77777777" w:rsidR="00F868EA" w:rsidRPr="00EE2C24" w:rsidRDefault="00F868EA" w:rsidP="00817E47">
            <w:pPr>
              <w:spacing w:before="0" w:line="240" w:lineRule="auto"/>
              <w:contextualSpacing w:val="0"/>
              <w:jc w:val="left"/>
              <w:rPr>
                <w:ins w:id="28735" w:author="Phuong Truong Thi" w:date="2024-10-16T01:05:00Z"/>
                <w:rFonts w:ascii="Times New Roman" w:eastAsia="Times New Roman" w:hAnsi="Times New Roman"/>
                <w:color w:val="000000"/>
                <w:sz w:val="24"/>
                <w:szCs w:val="24"/>
                <w:lang w:val="vi-VN" w:eastAsia="vi-VN"/>
              </w:rPr>
            </w:pPr>
          </w:p>
        </w:tc>
        <w:tc>
          <w:tcPr>
            <w:tcW w:w="1530" w:type="dxa"/>
            <w:shd w:val="clear" w:color="auto" w:fill="auto"/>
            <w:vAlign w:val="center"/>
            <w:tcPrChange w:id="28736" w:author="Phuong Truong Thi" w:date="2024-11-25T15:17:00Z">
              <w:tcPr>
                <w:tcW w:w="1795" w:type="dxa"/>
                <w:gridSpan w:val="2"/>
                <w:shd w:val="clear" w:color="auto" w:fill="auto"/>
                <w:vAlign w:val="center"/>
              </w:tcPr>
            </w:tcPrChange>
          </w:tcPr>
          <w:p w14:paraId="7DB4FB84" w14:textId="073984B8" w:rsidR="00F868EA" w:rsidRPr="00126368" w:rsidRDefault="00B0292C" w:rsidP="00817E47">
            <w:pPr>
              <w:spacing w:before="0" w:line="240" w:lineRule="auto"/>
              <w:contextualSpacing w:val="0"/>
              <w:rPr>
                <w:ins w:id="28737" w:author="Phuong Truong Thi" w:date="2024-10-16T01:05:00Z"/>
                <w:rFonts w:ascii="Times New Roman" w:hAnsi="Times New Roman"/>
                <w:color w:val="000000"/>
                <w:sz w:val="24"/>
                <w:szCs w:val="24"/>
                <w:lang w:val="vi-VN"/>
              </w:rPr>
            </w:pPr>
            <w:r>
              <w:rPr>
                <w:rFonts w:ascii="Times New Roman" w:hAnsi="Times New Roman"/>
                <w:color w:val="000000"/>
                <w:sz w:val="24"/>
                <w:szCs w:val="24"/>
              </w:rPr>
              <w:t>Net AF</w:t>
            </w:r>
            <w:commentRangeStart w:id="28738"/>
            <w:commentRangeStart w:id="28739"/>
            <w:commentRangeStart w:id="28740"/>
            <w:ins w:id="28741" w:author="Phuong Truong Thi" w:date="2024-10-16T01:05:00Z">
              <w:r w:rsidR="00F868EA" w:rsidRPr="00126368">
                <w:rPr>
                  <w:rFonts w:ascii="Times New Roman" w:hAnsi="Times New Roman"/>
                  <w:color w:val="000000"/>
                  <w:sz w:val="24"/>
                  <w:szCs w:val="24"/>
                  <w:lang w:val="vi-VN"/>
                </w:rPr>
                <w:t xml:space="preserve"> </w:t>
              </w:r>
            </w:ins>
            <w:commentRangeEnd w:id="28738"/>
            <w:r w:rsidR="00A818CC">
              <w:rPr>
                <w:rStyle w:val="CommentReference"/>
                <w:lang w:val="x-none" w:eastAsia="x-none"/>
              </w:rPr>
              <w:commentReference w:id="28738"/>
            </w:r>
            <w:commentRangeEnd w:id="28739"/>
            <w:r>
              <w:rPr>
                <w:rStyle w:val="CommentReference"/>
                <w:lang w:val="x-none" w:eastAsia="x-none"/>
              </w:rPr>
              <w:commentReference w:id="28739"/>
            </w:r>
            <w:commentRangeEnd w:id="28740"/>
            <w:r w:rsidR="0067025C">
              <w:rPr>
                <w:rStyle w:val="CommentReference"/>
                <w:lang w:val="x-none" w:eastAsia="x-none"/>
              </w:rPr>
              <w:commentReference w:id="28740"/>
            </w:r>
          </w:p>
        </w:tc>
        <w:tc>
          <w:tcPr>
            <w:tcW w:w="2340" w:type="dxa"/>
            <w:gridSpan w:val="2"/>
            <w:tcPrChange w:id="28742" w:author="Phuong Truong Thi" w:date="2024-11-25T15:17:00Z">
              <w:tcPr>
                <w:tcW w:w="1880" w:type="dxa"/>
              </w:tcPr>
            </w:tcPrChange>
          </w:tcPr>
          <w:p w14:paraId="670582DE" w14:textId="6014485A" w:rsidR="00F868EA" w:rsidRPr="00B66378" w:rsidRDefault="0070293F" w:rsidP="00817E47">
            <w:pPr>
              <w:spacing w:before="0" w:line="240" w:lineRule="auto"/>
              <w:contextualSpacing w:val="0"/>
              <w:rPr>
                <w:ins w:id="28743" w:author="Phuong Truong Thi" w:date="2024-10-16T01:05:00Z"/>
                <w:rFonts w:ascii="Times New Roman" w:eastAsia="Times New Roman" w:hAnsi="Times New Roman"/>
                <w:color w:val="000000"/>
                <w:sz w:val="24"/>
                <w:szCs w:val="24"/>
                <w:lang w:eastAsia="vi-VN"/>
              </w:rPr>
            </w:pPr>
            <w:ins w:id="28744" w:author="Phuong Truong Thi" w:date="2024-11-25T15:16:00Z">
              <w:r w:rsidRPr="0070293F">
                <w:rPr>
                  <w:rFonts w:ascii="Times New Roman" w:hAnsi="Times New Roman"/>
                  <w:color w:val="000000"/>
                  <w:sz w:val="24"/>
                  <w:szCs w:val="24"/>
                </w:rPr>
                <w:t xml:space="preserve">Tổng số KH AF Private và Preferred tháng (T) - Tổng số KH AF Private và Preferred tháng (T-1) </w:t>
              </w:r>
            </w:ins>
            <w:ins w:id="28745" w:author="Phuong Truong Thi" w:date="2024-10-16T01:05:00Z">
              <w:r w:rsidR="00F868EA">
                <w:rPr>
                  <w:rFonts w:ascii="Times New Roman" w:hAnsi="Times New Roman"/>
                  <w:color w:val="000000"/>
                  <w:sz w:val="24"/>
                  <w:szCs w:val="24"/>
                </w:rPr>
                <w:t xml:space="preserve"> </w:t>
              </w:r>
            </w:ins>
          </w:p>
        </w:tc>
        <w:tc>
          <w:tcPr>
            <w:tcW w:w="900" w:type="dxa"/>
            <w:tcPrChange w:id="28746" w:author="Phuong Truong Thi" w:date="2024-11-25T15:17:00Z">
              <w:tcPr>
                <w:tcW w:w="992" w:type="dxa"/>
                <w:gridSpan w:val="2"/>
              </w:tcPr>
            </w:tcPrChange>
          </w:tcPr>
          <w:p w14:paraId="597A714A" w14:textId="39B622C0" w:rsidR="00F868EA" w:rsidRPr="00C43851" w:rsidRDefault="00C43851" w:rsidP="00817E47">
            <w:pPr>
              <w:spacing w:before="0" w:line="240" w:lineRule="auto"/>
              <w:contextualSpacing w:val="0"/>
              <w:rPr>
                <w:ins w:id="2874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CRM</w:t>
            </w:r>
          </w:p>
        </w:tc>
        <w:tc>
          <w:tcPr>
            <w:tcW w:w="1031" w:type="dxa"/>
            <w:tcPrChange w:id="28748" w:author="Phuong Truong Thi" w:date="2024-11-25T15:17:00Z">
              <w:tcPr>
                <w:tcW w:w="1134" w:type="dxa"/>
                <w:gridSpan w:val="2"/>
              </w:tcPr>
            </w:tcPrChange>
          </w:tcPr>
          <w:p w14:paraId="4958FA46" w14:textId="77777777" w:rsidR="00F868EA" w:rsidRPr="00EE2C24" w:rsidRDefault="00F868EA" w:rsidP="00817E47">
            <w:pPr>
              <w:spacing w:before="0" w:line="240" w:lineRule="auto"/>
              <w:contextualSpacing w:val="0"/>
              <w:rPr>
                <w:ins w:id="28749" w:author="Phuong Truong Thi" w:date="2024-10-16T01:05:00Z"/>
                <w:rFonts w:ascii="Times New Roman" w:eastAsia="Times New Roman" w:hAnsi="Times New Roman"/>
                <w:color w:val="000000"/>
                <w:sz w:val="24"/>
                <w:szCs w:val="24"/>
                <w:lang w:eastAsia="vi-VN"/>
              </w:rPr>
            </w:pPr>
            <w:ins w:id="28750" w:author="Phuong Truong Thi" w:date="2024-10-16T01:05:00Z">
              <w:r w:rsidRPr="00EE2C24">
                <w:rPr>
                  <w:rFonts w:ascii="Times New Roman" w:eastAsia="Times New Roman" w:hAnsi="Times New Roman"/>
                  <w:color w:val="000000"/>
                  <w:sz w:val="24"/>
                  <w:szCs w:val="24"/>
                  <w:lang w:eastAsia="vi-VN"/>
                </w:rPr>
                <w:t>Number</w:t>
              </w:r>
            </w:ins>
          </w:p>
        </w:tc>
        <w:tc>
          <w:tcPr>
            <w:tcW w:w="992" w:type="dxa"/>
            <w:shd w:val="clear" w:color="auto" w:fill="auto"/>
            <w:noWrap/>
            <w:vAlign w:val="center"/>
            <w:tcPrChange w:id="28751" w:author="Phuong Truong Thi" w:date="2024-11-25T15:17:00Z">
              <w:tcPr>
                <w:tcW w:w="992" w:type="dxa"/>
                <w:shd w:val="clear" w:color="auto" w:fill="auto"/>
                <w:noWrap/>
                <w:vAlign w:val="center"/>
              </w:tcPr>
            </w:tcPrChange>
          </w:tcPr>
          <w:p w14:paraId="758639D3" w14:textId="77777777" w:rsidR="00F868EA" w:rsidRPr="00EE2C24" w:rsidRDefault="00F868EA" w:rsidP="00817E47">
            <w:pPr>
              <w:spacing w:before="0" w:line="240" w:lineRule="auto"/>
              <w:contextualSpacing w:val="0"/>
              <w:rPr>
                <w:ins w:id="28752" w:author="Phuong Truong Thi" w:date="2024-10-16T01:05:00Z"/>
                <w:rFonts w:ascii="Times New Roman" w:eastAsia="Times New Roman" w:hAnsi="Times New Roman"/>
                <w:sz w:val="24"/>
                <w:szCs w:val="24"/>
                <w:lang w:eastAsia="vi-VN"/>
              </w:rPr>
            </w:pPr>
          </w:p>
        </w:tc>
        <w:tc>
          <w:tcPr>
            <w:tcW w:w="1418" w:type="dxa"/>
            <w:tcPrChange w:id="28753" w:author="Phuong Truong Thi" w:date="2024-11-25T15:17:00Z">
              <w:tcPr>
                <w:tcW w:w="1418" w:type="dxa"/>
              </w:tcPr>
            </w:tcPrChange>
          </w:tcPr>
          <w:p w14:paraId="39655128" w14:textId="77777777" w:rsidR="00F868EA" w:rsidRPr="00EE2C24" w:rsidRDefault="00F868EA" w:rsidP="00817E47">
            <w:pPr>
              <w:spacing w:before="0" w:line="240" w:lineRule="auto"/>
              <w:contextualSpacing w:val="0"/>
              <w:jc w:val="center"/>
              <w:rPr>
                <w:ins w:id="28754" w:author="Phuong Truong Thi" w:date="2024-10-16T01:05:00Z"/>
                <w:rFonts w:ascii="Times New Roman" w:eastAsia="Times New Roman" w:hAnsi="Times New Roman"/>
                <w:sz w:val="24"/>
                <w:szCs w:val="24"/>
                <w:lang w:eastAsia="vi-VN"/>
              </w:rPr>
            </w:pPr>
            <w:ins w:id="28755" w:author="Phuong Truong Thi" w:date="2024-10-16T01:05:00Z">
              <w:r w:rsidRPr="00EE2C24">
                <w:rPr>
                  <w:rFonts w:ascii="Times New Roman" w:eastAsia="Times New Roman" w:hAnsi="Times New Roman"/>
                  <w:sz w:val="24"/>
                  <w:szCs w:val="24"/>
                  <w:lang w:eastAsia="vi-VN"/>
                </w:rPr>
                <w:t>Y</w:t>
              </w:r>
            </w:ins>
          </w:p>
        </w:tc>
      </w:tr>
      <w:tr w:rsidR="00F868EA" w:rsidRPr="00EE2C24" w14:paraId="30EAA257" w14:textId="77777777" w:rsidTr="0070293F">
        <w:trPr>
          <w:trHeight w:val="276"/>
          <w:ins w:id="28756" w:author="Phuong Truong Thi" w:date="2024-10-16T01:05:00Z"/>
          <w:trPrChange w:id="28757" w:author="Phuong Truong Thi" w:date="2024-11-25T15:17:00Z">
            <w:trPr>
              <w:trHeight w:val="276"/>
            </w:trPr>
          </w:trPrChange>
        </w:trPr>
        <w:tc>
          <w:tcPr>
            <w:tcW w:w="715" w:type="dxa"/>
            <w:shd w:val="clear" w:color="auto" w:fill="auto"/>
            <w:vAlign w:val="center"/>
            <w:tcPrChange w:id="28758" w:author="Phuong Truong Thi" w:date="2024-11-25T15:17:00Z">
              <w:tcPr>
                <w:tcW w:w="715" w:type="dxa"/>
                <w:shd w:val="clear" w:color="auto" w:fill="auto"/>
                <w:vAlign w:val="center"/>
              </w:tcPr>
            </w:tcPrChange>
          </w:tcPr>
          <w:p w14:paraId="0ACD0EA2" w14:textId="77777777" w:rsidR="00F868EA" w:rsidRPr="00EE2C24" w:rsidRDefault="00F868EA" w:rsidP="00817E47">
            <w:pPr>
              <w:spacing w:before="0" w:line="240" w:lineRule="auto"/>
              <w:contextualSpacing w:val="0"/>
              <w:jc w:val="left"/>
              <w:rPr>
                <w:ins w:id="28759" w:author="Phuong Truong Thi" w:date="2024-10-16T01:05:00Z"/>
                <w:rFonts w:ascii="Times New Roman" w:eastAsia="Times New Roman" w:hAnsi="Times New Roman"/>
                <w:color w:val="000000"/>
                <w:sz w:val="24"/>
                <w:szCs w:val="24"/>
                <w:lang w:val="vi-VN" w:eastAsia="vi-VN"/>
              </w:rPr>
            </w:pPr>
          </w:p>
        </w:tc>
        <w:tc>
          <w:tcPr>
            <w:tcW w:w="1530" w:type="dxa"/>
            <w:shd w:val="clear" w:color="auto" w:fill="auto"/>
            <w:vAlign w:val="center"/>
            <w:tcPrChange w:id="28760" w:author="Phuong Truong Thi" w:date="2024-11-25T15:17:00Z">
              <w:tcPr>
                <w:tcW w:w="1795" w:type="dxa"/>
                <w:gridSpan w:val="2"/>
                <w:shd w:val="clear" w:color="auto" w:fill="auto"/>
                <w:vAlign w:val="center"/>
              </w:tcPr>
            </w:tcPrChange>
          </w:tcPr>
          <w:p w14:paraId="77B7199E" w14:textId="2E7387F4" w:rsidR="00F868EA" w:rsidRPr="00B0292C" w:rsidRDefault="00F868EA" w:rsidP="00817E47">
            <w:pPr>
              <w:spacing w:before="0" w:line="240" w:lineRule="auto"/>
              <w:contextualSpacing w:val="0"/>
              <w:rPr>
                <w:ins w:id="28761" w:author="Phuong Truong Thi" w:date="2024-10-16T01:05:00Z"/>
                <w:rFonts w:ascii="Times New Roman" w:hAnsi="Times New Roman"/>
                <w:color w:val="000000"/>
                <w:sz w:val="24"/>
                <w:szCs w:val="24"/>
              </w:rPr>
            </w:pPr>
            <w:ins w:id="28762" w:author="Phuong Truong Thi" w:date="2024-10-16T01:05:00Z">
              <w:r w:rsidRPr="00434685">
                <w:rPr>
                  <w:rFonts w:ascii="Times New Roman" w:hAnsi="Times New Roman"/>
                  <w:color w:val="000000"/>
                  <w:sz w:val="24"/>
                  <w:szCs w:val="24"/>
                  <w:lang w:val="vi-VN"/>
                </w:rPr>
                <w:t>T</w:t>
              </w:r>
            </w:ins>
            <w:r w:rsidR="00B0292C">
              <w:rPr>
                <w:rFonts w:ascii="Times New Roman" w:hAnsi="Times New Roman"/>
                <w:color w:val="000000"/>
                <w:sz w:val="24"/>
                <w:szCs w:val="24"/>
              </w:rPr>
              <w:t>ăng AF</w:t>
            </w:r>
          </w:p>
        </w:tc>
        <w:tc>
          <w:tcPr>
            <w:tcW w:w="2340" w:type="dxa"/>
            <w:gridSpan w:val="2"/>
            <w:tcPrChange w:id="28763" w:author="Phuong Truong Thi" w:date="2024-11-25T15:17:00Z">
              <w:tcPr>
                <w:tcW w:w="1880" w:type="dxa"/>
              </w:tcPr>
            </w:tcPrChange>
          </w:tcPr>
          <w:p w14:paraId="35651FF1" w14:textId="77777777" w:rsidR="00F868EA" w:rsidRDefault="0070293F" w:rsidP="00817E47">
            <w:pPr>
              <w:spacing w:before="0" w:line="240" w:lineRule="auto"/>
              <w:contextualSpacing w:val="0"/>
              <w:rPr>
                <w:ins w:id="28764" w:author="Phuong Truong Thi" w:date="2024-11-25T15:16:00Z"/>
                <w:rFonts w:ascii="Times New Roman" w:hAnsi="Times New Roman"/>
                <w:color w:val="000000"/>
                <w:sz w:val="24"/>
                <w:szCs w:val="24"/>
              </w:rPr>
            </w:pPr>
            <w:ins w:id="28765" w:author="Phuong Truong Thi" w:date="2024-11-25T15:15:00Z">
              <w:r w:rsidRPr="0070293F">
                <w:rPr>
                  <w:rFonts w:ascii="Times New Roman" w:hAnsi="Times New Roman"/>
                  <w:color w:val="000000"/>
                  <w:sz w:val="24"/>
                  <w:szCs w:val="24"/>
                  <w:lang w:val="vi-VN"/>
                </w:rPr>
                <w:t xml:space="preserve">Tổng số KH trong Port lên hạng AF Private và Preferred và </w:t>
              </w:r>
            </w:ins>
            <w:ins w:id="28766" w:author="Phuong Truong Thi" w:date="2024-11-25T15:16:00Z">
              <w:r>
                <w:rPr>
                  <w:rFonts w:ascii="Times New Roman" w:hAnsi="Times New Roman"/>
                  <w:color w:val="000000"/>
                  <w:sz w:val="24"/>
                  <w:szCs w:val="24"/>
                </w:rPr>
                <w:t>trường hợp</w:t>
              </w:r>
            </w:ins>
            <w:ins w:id="28767" w:author="Phuong Truong Thi" w:date="2024-11-25T15:15:00Z">
              <w:r w:rsidRPr="0070293F">
                <w:rPr>
                  <w:rFonts w:ascii="Times New Roman" w:hAnsi="Times New Roman"/>
                  <w:color w:val="000000"/>
                  <w:sz w:val="24"/>
                  <w:szCs w:val="24"/>
                  <w:lang w:val="vi-VN"/>
                </w:rPr>
                <w:t xml:space="preserve"> ghi nhận tăng ròng theo logic đổi DAO</w:t>
              </w:r>
            </w:ins>
            <w:ins w:id="28768" w:author="Phuong Truong Thi" w:date="2024-11-25T15:16:00Z">
              <w:r>
                <w:rPr>
                  <w:rFonts w:ascii="Times New Roman" w:hAnsi="Times New Roman"/>
                  <w:color w:val="000000"/>
                  <w:sz w:val="24"/>
                  <w:szCs w:val="24"/>
                </w:rPr>
                <w:t>:</w:t>
              </w:r>
            </w:ins>
          </w:p>
          <w:p w14:paraId="453B68EB" w14:textId="77777777" w:rsidR="0070293F" w:rsidRPr="0070293F" w:rsidRDefault="0070293F" w:rsidP="0070293F">
            <w:pPr>
              <w:spacing w:before="0" w:line="240" w:lineRule="auto"/>
              <w:contextualSpacing w:val="0"/>
              <w:rPr>
                <w:ins w:id="28769" w:author="Phuong Truong Thi" w:date="2024-11-25T15:17:00Z"/>
                <w:rFonts w:ascii="Times New Roman" w:hAnsi="Times New Roman"/>
                <w:color w:val="000000"/>
                <w:sz w:val="24"/>
                <w:szCs w:val="24"/>
              </w:rPr>
            </w:pPr>
            <w:ins w:id="28770" w:author="Phuong Truong Thi" w:date="2024-11-25T15:17:00Z">
              <w:r w:rsidRPr="0070293F">
                <w:rPr>
                  <w:rFonts w:ascii="Times New Roman" w:hAnsi="Times New Roman"/>
                  <w:color w:val="000000"/>
                  <w:sz w:val="24"/>
                  <w:szCs w:val="24"/>
                </w:rPr>
                <w:t>1. Nếu KH xuống hạng trong tháng đổi DAO, ghi nhận giảm ròng cho CBBH bàn giao</w:t>
              </w:r>
            </w:ins>
          </w:p>
          <w:p w14:paraId="465EA827" w14:textId="64394B28" w:rsidR="0070293F" w:rsidRPr="0070293F" w:rsidRDefault="0070293F" w:rsidP="0070293F">
            <w:pPr>
              <w:spacing w:before="0" w:line="240" w:lineRule="auto"/>
              <w:contextualSpacing w:val="0"/>
              <w:rPr>
                <w:ins w:id="28771" w:author="Phuong Truong Thi" w:date="2024-10-16T01:05:00Z"/>
                <w:rFonts w:ascii="Times New Roman" w:hAnsi="Times New Roman"/>
                <w:color w:val="000000"/>
                <w:sz w:val="24"/>
                <w:szCs w:val="24"/>
                <w:rPrChange w:id="28772" w:author="Phuong Truong Thi" w:date="2024-11-25T15:16:00Z">
                  <w:rPr>
                    <w:ins w:id="28773" w:author="Phuong Truong Thi" w:date="2024-10-16T01:05:00Z"/>
                    <w:rFonts w:ascii="Times New Roman" w:hAnsi="Times New Roman"/>
                    <w:color w:val="000000"/>
                    <w:sz w:val="24"/>
                    <w:szCs w:val="24"/>
                    <w:lang w:val="vi-VN"/>
                  </w:rPr>
                </w:rPrChange>
              </w:rPr>
            </w:pPr>
            <w:ins w:id="28774" w:author="Phuong Truong Thi" w:date="2024-11-25T15:17:00Z">
              <w:r w:rsidRPr="0070293F">
                <w:rPr>
                  <w:rFonts w:ascii="Times New Roman" w:hAnsi="Times New Roman"/>
                  <w:color w:val="000000"/>
                  <w:sz w:val="24"/>
                  <w:szCs w:val="24"/>
                </w:rPr>
                <w:t>2. Nếu KH tăng hạng trong tháng đổi DA</w:t>
              </w:r>
            </w:ins>
            <w:ins w:id="28775" w:author="Phuong Truong Thi" w:date="2024-11-25T15:19:00Z">
              <w:r>
                <w:rPr>
                  <w:rFonts w:ascii="Times New Roman" w:hAnsi="Times New Roman"/>
                  <w:color w:val="000000"/>
                  <w:sz w:val="24"/>
                  <w:szCs w:val="24"/>
                </w:rPr>
                <w:t>O</w:t>
              </w:r>
            </w:ins>
            <w:ins w:id="28776" w:author="Phuong Truong Thi" w:date="2024-11-25T15:17:00Z">
              <w:r w:rsidRPr="0070293F">
                <w:rPr>
                  <w:rFonts w:ascii="Times New Roman" w:hAnsi="Times New Roman"/>
                  <w:color w:val="000000"/>
                  <w:sz w:val="24"/>
                  <w:szCs w:val="24"/>
                </w:rPr>
                <w:t xml:space="preserve"> ghi nhận tăng ròng </w:t>
              </w:r>
              <w:r w:rsidRPr="0070293F">
                <w:rPr>
                  <w:rFonts w:ascii="Times New Roman" w:hAnsi="Times New Roman"/>
                  <w:color w:val="000000"/>
                  <w:sz w:val="24"/>
                  <w:szCs w:val="24"/>
                </w:rPr>
                <w:lastRenderedPageBreak/>
                <w:t>cho CBBH nhận bàn giao</w:t>
              </w:r>
            </w:ins>
          </w:p>
        </w:tc>
        <w:tc>
          <w:tcPr>
            <w:tcW w:w="900" w:type="dxa"/>
            <w:tcPrChange w:id="28777" w:author="Phuong Truong Thi" w:date="2024-11-25T15:17:00Z">
              <w:tcPr>
                <w:tcW w:w="992" w:type="dxa"/>
                <w:gridSpan w:val="2"/>
              </w:tcPr>
            </w:tcPrChange>
          </w:tcPr>
          <w:p w14:paraId="3865AD6B" w14:textId="4C313173" w:rsidR="00F868EA" w:rsidRPr="00C43851" w:rsidRDefault="00C43851" w:rsidP="00817E47">
            <w:pPr>
              <w:spacing w:before="0" w:line="240" w:lineRule="auto"/>
              <w:contextualSpacing w:val="0"/>
              <w:rPr>
                <w:ins w:id="28778"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lastRenderedPageBreak/>
              <w:t>CRM</w:t>
            </w:r>
          </w:p>
        </w:tc>
        <w:tc>
          <w:tcPr>
            <w:tcW w:w="1031" w:type="dxa"/>
            <w:tcPrChange w:id="28779" w:author="Phuong Truong Thi" w:date="2024-11-25T15:17:00Z">
              <w:tcPr>
                <w:tcW w:w="1134" w:type="dxa"/>
                <w:gridSpan w:val="2"/>
              </w:tcPr>
            </w:tcPrChange>
          </w:tcPr>
          <w:p w14:paraId="2FBAC620" w14:textId="77777777" w:rsidR="00F868EA" w:rsidRPr="00EE2C24" w:rsidRDefault="00F868EA" w:rsidP="00817E47">
            <w:pPr>
              <w:spacing w:before="0" w:line="240" w:lineRule="auto"/>
              <w:contextualSpacing w:val="0"/>
              <w:rPr>
                <w:ins w:id="28780" w:author="Phuong Truong Thi" w:date="2024-10-16T01:05:00Z"/>
                <w:rFonts w:ascii="Times New Roman" w:eastAsia="Times New Roman" w:hAnsi="Times New Roman"/>
                <w:color w:val="000000"/>
                <w:sz w:val="24"/>
                <w:szCs w:val="24"/>
                <w:lang w:eastAsia="vi-VN"/>
              </w:rPr>
            </w:pPr>
            <w:ins w:id="28781" w:author="Phuong Truong Thi" w:date="2024-10-16T01:05:00Z">
              <w:r>
                <w:rPr>
                  <w:rFonts w:ascii="Times New Roman" w:eastAsia="Times New Roman" w:hAnsi="Times New Roman"/>
                  <w:color w:val="000000"/>
                  <w:sz w:val="24"/>
                  <w:szCs w:val="24"/>
                  <w:lang w:eastAsia="vi-VN"/>
                </w:rPr>
                <w:t>Number</w:t>
              </w:r>
            </w:ins>
          </w:p>
        </w:tc>
        <w:tc>
          <w:tcPr>
            <w:tcW w:w="992" w:type="dxa"/>
            <w:shd w:val="clear" w:color="auto" w:fill="auto"/>
            <w:noWrap/>
            <w:vAlign w:val="center"/>
            <w:tcPrChange w:id="28782" w:author="Phuong Truong Thi" w:date="2024-11-25T15:17:00Z">
              <w:tcPr>
                <w:tcW w:w="992" w:type="dxa"/>
                <w:shd w:val="clear" w:color="auto" w:fill="auto"/>
                <w:noWrap/>
                <w:vAlign w:val="center"/>
              </w:tcPr>
            </w:tcPrChange>
          </w:tcPr>
          <w:p w14:paraId="2B4F94D0" w14:textId="77777777" w:rsidR="00F868EA" w:rsidRPr="00EE2C24" w:rsidRDefault="00F868EA" w:rsidP="00817E47">
            <w:pPr>
              <w:spacing w:before="0" w:line="240" w:lineRule="auto"/>
              <w:contextualSpacing w:val="0"/>
              <w:rPr>
                <w:ins w:id="28783" w:author="Phuong Truong Thi" w:date="2024-10-16T01:05:00Z"/>
                <w:rFonts w:ascii="Times New Roman" w:eastAsia="Times New Roman" w:hAnsi="Times New Roman"/>
                <w:sz w:val="24"/>
                <w:szCs w:val="24"/>
                <w:lang w:eastAsia="vi-VN"/>
              </w:rPr>
            </w:pPr>
          </w:p>
        </w:tc>
        <w:tc>
          <w:tcPr>
            <w:tcW w:w="1418" w:type="dxa"/>
            <w:tcPrChange w:id="28784" w:author="Phuong Truong Thi" w:date="2024-11-25T15:17:00Z">
              <w:tcPr>
                <w:tcW w:w="1418" w:type="dxa"/>
              </w:tcPr>
            </w:tcPrChange>
          </w:tcPr>
          <w:p w14:paraId="270CCB94" w14:textId="77777777" w:rsidR="00F868EA" w:rsidRPr="00EE2C24" w:rsidRDefault="00F868EA" w:rsidP="00817E47">
            <w:pPr>
              <w:spacing w:before="0" w:line="240" w:lineRule="auto"/>
              <w:contextualSpacing w:val="0"/>
              <w:jc w:val="center"/>
              <w:rPr>
                <w:ins w:id="28785" w:author="Phuong Truong Thi" w:date="2024-10-16T01:05:00Z"/>
                <w:rFonts w:ascii="Times New Roman" w:eastAsia="Times New Roman" w:hAnsi="Times New Roman"/>
                <w:sz w:val="24"/>
                <w:szCs w:val="24"/>
                <w:lang w:eastAsia="vi-VN"/>
              </w:rPr>
            </w:pPr>
            <w:ins w:id="28786" w:author="Phuong Truong Thi" w:date="2024-10-16T01:05:00Z">
              <w:r>
                <w:rPr>
                  <w:rFonts w:ascii="Times New Roman" w:eastAsia="Times New Roman" w:hAnsi="Times New Roman"/>
                  <w:sz w:val="24"/>
                  <w:szCs w:val="24"/>
                  <w:lang w:eastAsia="vi-VN"/>
                </w:rPr>
                <w:t>Y</w:t>
              </w:r>
            </w:ins>
          </w:p>
        </w:tc>
      </w:tr>
      <w:tr w:rsidR="00F868EA" w:rsidRPr="00EE2C24" w14:paraId="0DD14DF6" w14:textId="77777777" w:rsidTr="0070293F">
        <w:trPr>
          <w:trHeight w:val="276"/>
          <w:ins w:id="28787" w:author="Phuong Truong Thi" w:date="2024-10-16T01:05:00Z"/>
          <w:trPrChange w:id="28788" w:author="Phuong Truong Thi" w:date="2024-11-25T15:17:00Z">
            <w:trPr>
              <w:trHeight w:val="276"/>
            </w:trPr>
          </w:trPrChange>
        </w:trPr>
        <w:tc>
          <w:tcPr>
            <w:tcW w:w="715" w:type="dxa"/>
            <w:shd w:val="clear" w:color="auto" w:fill="auto"/>
            <w:vAlign w:val="center"/>
            <w:tcPrChange w:id="28789" w:author="Phuong Truong Thi" w:date="2024-11-25T15:17:00Z">
              <w:tcPr>
                <w:tcW w:w="715" w:type="dxa"/>
                <w:shd w:val="clear" w:color="auto" w:fill="auto"/>
                <w:vAlign w:val="center"/>
              </w:tcPr>
            </w:tcPrChange>
          </w:tcPr>
          <w:p w14:paraId="3462B893" w14:textId="77777777" w:rsidR="00F868EA" w:rsidRPr="00EE2C24" w:rsidRDefault="00F868EA" w:rsidP="00817E47">
            <w:pPr>
              <w:spacing w:before="0" w:line="240" w:lineRule="auto"/>
              <w:contextualSpacing w:val="0"/>
              <w:jc w:val="left"/>
              <w:rPr>
                <w:ins w:id="28790" w:author="Phuong Truong Thi" w:date="2024-10-16T01:05:00Z"/>
                <w:rFonts w:ascii="Times New Roman" w:eastAsia="Times New Roman" w:hAnsi="Times New Roman"/>
                <w:color w:val="000000"/>
                <w:sz w:val="24"/>
                <w:szCs w:val="24"/>
                <w:lang w:val="vi-VN" w:eastAsia="vi-VN"/>
              </w:rPr>
            </w:pPr>
          </w:p>
        </w:tc>
        <w:tc>
          <w:tcPr>
            <w:tcW w:w="1530" w:type="dxa"/>
            <w:shd w:val="clear" w:color="auto" w:fill="auto"/>
            <w:vAlign w:val="center"/>
            <w:tcPrChange w:id="28791" w:author="Phuong Truong Thi" w:date="2024-11-25T15:17:00Z">
              <w:tcPr>
                <w:tcW w:w="1795" w:type="dxa"/>
                <w:gridSpan w:val="2"/>
                <w:shd w:val="clear" w:color="auto" w:fill="auto"/>
                <w:vAlign w:val="center"/>
              </w:tcPr>
            </w:tcPrChange>
          </w:tcPr>
          <w:p w14:paraId="4A4FB87E" w14:textId="66617D96" w:rsidR="00F868EA" w:rsidRPr="00B0292C" w:rsidRDefault="00B0292C" w:rsidP="00817E47">
            <w:pPr>
              <w:spacing w:before="0" w:line="240" w:lineRule="auto"/>
              <w:contextualSpacing w:val="0"/>
              <w:rPr>
                <w:ins w:id="28792" w:author="Phuong Truong Thi" w:date="2024-10-16T01:05:00Z"/>
                <w:rFonts w:ascii="Times New Roman" w:hAnsi="Times New Roman"/>
                <w:color w:val="000000"/>
                <w:sz w:val="24"/>
                <w:szCs w:val="24"/>
              </w:rPr>
            </w:pPr>
            <w:r>
              <w:rPr>
                <w:rFonts w:ascii="Times New Roman" w:hAnsi="Times New Roman"/>
                <w:color w:val="000000"/>
                <w:sz w:val="24"/>
                <w:szCs w:val="24"/>
              </w:rPr>
              <w:t>Giảm</w:t>
            </w:r>
            <w:ins w:id="28793" w:author="Phuong Truong Thi" w:date="2024-10-16T01:05:00Z">
              <w:r w:rsidR="00F868EA" w:rsidRPr="00434685">
                <w:rPr>
                  <w:rFonts w:ascii="Times New Roman" w:hAnsi="Times New Roman"/>
                  <w:color w:val="000000"/>
                  <w:sz w:val="24"/>
                  <w:szCs w:val="24"/>
                  <w:lang w:val="vi-VN"/>
                </w:rPr>
                <w:t xml:space="preserve"> AF</w:t>
              </w:r>
            </w:ins>
          </w:p>
        </w:tc>
        <w:tc>
          <w:tcPr>
            <w:tcW w:w="2340" w:type="dxa"/>
            <w:gridSpan w:val="2"/>
            <w:tcPrChange w:id="28794" w:author="Phuong Truong Thi" w:date="2024-11-25T15:17:00Z">
              <w:tcPr>
                <w:tcW w:w="1880" w:type="dxa"/>
              </w:tcPr>
            </w:tcPrChange>
          </w:tcPr>
          <w:p w14:paraId="71E2A0D5" w14:textId="77777777" w:rsidR="00F868EA" w:rsidRDefault="0070293F" w:rsidP="00817E47">
            <w:pPr>
              <w:spacing w:before="0" w:line="240" w:lineRule="auto"/>
              <w:contextualSpacing w:val="0"/>
              <w:rPr>
                <w:ins w:id="28795" w:author="Phuong Truong Thi" w:date="2024-11-25T15:17:00Z"/>
                <w:rFonts w:ascii="Times New Roman" w:hAnsi="Times New Roman"/>
                <w:color w:val="000000"/>
                <w:sz w:val="24"/>
                <w:szCs w:val="24"/>
              </w:rPr>
            </w:pPr>
            <w:ins w:id="28796" w:author="Phuong Truong Thi" w:date="2024-11-25T15:15:00Z">
              <w:r w:rsidRPr="0070293F">
                <w:rPr>
                  <w:rFonts w:ascii="Times New Roman" w:hAnsi="Times New Roman"/>
                  <w:color w:val="000000"/>
                  <w:sz w:val="24"/>
                  <w:szCs w:val="24"/>
                  <w:lang w:val="vi-VN"/>
                </w:rPr>
                <w:t>Tổng KH trong port tụt hạng AF Private và Preferred và KH giảm ròng theo logic đổi DAO</w:t>
              </w:r>
            </w:ins>
            <w:ins w:id="28797" w:author="Phuong Truong Thi" w:date="2024-11-25T15:17:00Z">
              <w:r>
                <w:rPr>
                  <w:rFonts w:ascii="Times New Roman" w:hAnsi="Times New Roman"/>
                  <w:color w:val="000000"/>
                  <w:sz w:val="24"/>
                  <w:szCs w:val="24"/>
                </w:rPr>
                <w:t>:</w:t>
              </w:r>
            </w:ins>
          </w:p>
          <w:p w14:paraId="6C44CDFF" w14:textId="77777777" w:rsidR="0070293F" w:rsidRPr="0070293F" w:rsidRDefault="0070293F" w:rsidP="0070293F">
            <w:pPr>
              <w:spacing w:before="0" w:line="240" w:lineRule="auto"/>
              <w:contextualSpacing w:val="0"/>
              <w:rPr>
                <w:ins w:id="28798" w:author="Phuong Truong Thi" w:date="2024-11-25T15:17:00Z"/>
                <w:rFonts w:ascii="Times New Roman" w:hAnsi="Times New Roman"/>
                <w:color w:val="000000"/>
                <w:sz w:val="24"/>
                <w:szCs w:val="24"/>
              </w:rPr>
            </w:pPr>
            <w:ins w:id="28799" w:author="Phuong Truong Thi" w:date="2024-11-25T15:17:00Z">
              <w:r w:rsidRPr="0070293F">
                <w:rPr>
                  <w:rFonts w:ascii="Times New Roman" w:hAnsi="Times New Roman"/>
                  <w:color w:val="000000"/>
                  <w:sz w:val="24"/>
                  <w:szCs w:val="24"/>
                </w:rPr>
                <w:t>1. Nếu KH xuống hạng trong tháng đổi DAO, ghi nhận giảm ròng cho CBBH bàn giao</w:t>
              </w:r>
            </w:ins>
          </w:p>
          <w:p w14:paraId="6F65927C" w14:textId="59758739" w:rsidR="0070293F" w:rsidRPr="0070293F" w:rsidRDefault="0070293F" w:rsidP="0070293F">
            <w:pPr>
              <w:spacing w:before="0" w:line="240" w:lineRule="auto"/>
              <w:contextualSpacing w:val="0"/>
              <w:rPr>
                <w:ins w:id="28800" w:author="Phuong Truong Thi" w:date="2024-10-16T01:05:00Z"/>
                <w:rFonts w:ascii="Times New Roman" w:hAnsi="Times New Roman"/>
                <w:color w:val="000000"/>
                <w:sz w:val="24"/>
                <w:szCs w:val="24"/>
                <w:rPrChange w:id="28801" w:author="Phuong Truong Thi" w:date="2024-11-25T15:17:00Z">
                  <w:rPr>
                    <w:ins w:id="28802" w:author="Phuong Truong Thi" w:date="2024-10-16T01:05:00Z"/>
                    <w:rFonts w:ascii="Times New Roman" w:hAnsi="Times New Roman"/>
                    <w:color w:val="000000"/>
                    <w:sz w:val="24"/>
                    <w:szCs w:val="24"/>
                    <w:lang w:val="vi-VN"/>
                  </w:rPr>
                </w:rPrChange>
              </w:rPr>
            </w:pPr>
            <w:ins w:id="28803" w:author="Phuong Truong Thi" w:date="2024-11-25T15:17:00Z">
              <w:r w:rsidRPr="0070293F">
                <w:rPr>
                  <w:rFonts w:ascii="Times New Roman" w:hAnsi="Times New Roman"/>
                  <w:color w:val="000000"/>
                  <w:sz w:val="24"/>
                  <w:szCs w:val="24"/>
                </w:rPr>
                <w:t>2. Nếu KH tăng hạng trong tháng đổi DA</w:t>
              </w:r>
            </w:ins>
            <w:ins w:id="28804" w:author="Phuong Truong Thi" w:date="2024-11-25T15:19:00Z">
              <w:r>
                <w:rPr>
                  <w:rFonts w:ascii="Times New Roman" w:hAnsi="Times New Roman"/>
                  <w:color w:val="000000"/>
                  <w:sz w:val="24"/>
                  <w:szCs w:val="24"/>
                </w:rPr>
                <w:t>O</w:t>
              </w:r>
            </w:ins>
            <w:ins w:id="28805" w:author="Phuong Truong Thi" w:date="2024-11-25T15:17:00Z">
              <w:r w:rsidRPr="0070293F">
                <w:rPr>
                  <w:rFonts w:ascii="Times New Roman" w:hAnsi="Times New Roman"/>
                  <w:color w:val="000000"/>
                  <w:sz w:val="24"/>
                  <w:szCs w:val="24"/>
                </w:rPr>
                <w:t xml:space="preserve"> ghi nhận tăng ròng cho CBBH nhận bàn giao</w:t>
              </w:r>
            </w:ins>
          </w:p>
        </w:tc>
        <w:tc>
          <w:tcPr>
            <w:tcW w:w="900" w:type="dxa"/>
            <w:tcPrChange w:id="28806" w:author="Phuong Truong Thi" w:date="2024-11-25T15:17:00Z">
              <w:tcPr>
                <w:tcW w:w="992" w:type="dxa"/>
                <w:gridSpan w:val="2"/>
              </w:tcPr>
            </w:tcPrChange>
          </w:tcPr>
          <w:p w14:paraId="26B1A1A6" w14:textId="514BFDF8" w:rsidR="00F868EA" w:rsidRPr="00C43851" w:rsidRDefault="00C43851" w:rsidP="00817E47">
            <w:pPr>
              <w:spacing w:before="0" w:line="240" w:lineRule="auto"/>
              <w:contextualSpacing w:val="0"/>
              <w:rPr>
                <w:ins w:id="2880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CRM</w:t>
            </w:r>
          </w:p>
        </w:tc>
        <w:tc>
          <w:tcPr>
            <w:tcW w:w="1031" w:type="dxa"/>
            <w:tcPrChange w:id="28808" w:author="Phuong Truong Thi" w:date="2024-11-25T15:17:00Z">
              <w:tcPr>
                <w:tcW w:w="1134" w:type="dxa"/>
                <w:gridSpan w:val="2"/>
              </w:tcPr>
            </w:tcPrChange>
          </w:tcPr>
          <w:p w14:paraId="079327DD" w14:textId="77777777" w:rsidR="00F868EA" w:rsidRPr="00EE2C24" w:rsidRDefault="00F868EA" w:rsidP="00817E47">
            <w:pPr>
              <w:spacing w:before="0" w:line="240" w:lineRule="auto"/>
              <w:contextualSpacing w:val="0"/>
              <w:rPr>
                <w:ins w:id="28809" w:author="Phuong Truong Thi" w:date="2024-10-16T01:05:00Z"/>
                <w:rFonts w:ascii="Times New Roman" w:eastAsia="Times New Roman" w:hAnsi="Times New Roman"/>
                <w:color w:val="000000"/>
                <w:sz w:val="24"/>
                <w:szCs w:val="24"/>
                <w:lang w:eastAsia="vi-VN"/>
              </w:rPr>
            </w:pPr>
            <w:ins w:id="28810" w:author="Phuong Truong Thi" w:date="2024-10-16T01:05:00Z">
              <w:r>
                <w:rPr>
                  <w:rFonts w:ascii="Times New Roman" w:eastAsia="Times New Roman" w:hAnsi="Times New Roman"/>
                  <w:color w:val="000000"/>
                  <w:sz w:val="24"/>
                  <w:szCs w:val="24"/>
                  <w:lang w:eastAsia="vi-VN"/>
                </w:rPr>
                <w:t>Number</w:t>
              </w:r>
            </w:ins>
          </w:p>
        </w:tc>
        <w:tc>
          <w:tcPr>
            <w:tcW w:w="992" w:type="dxa"/>
            <w:shd w:val="clear" w:color="auto" w:fill="auto"/>
            <w:noWrap/>
            <w:vAlign w:val="center"/>
            <w:tcPrChange w:id="28811" w:author="Phuong Truong Thi" w:date="2024-11-25T15:17:00Z">
              <w:tcPr>
                <w:tcW w:w="992" w:type="dxa"/>
                <w:shd w:val="clear" w:color="auto" w:fill="auto"/>
                <w:noWrap/>
                <w:vAlign w:val="center"/>
              </w:tcPr>
            </w:tcPrChange>
          </w:tcPr>
          <w:p w14:paraId="336CF27F" w14:textId="77777777" w:rsidR="00F868EA" w:rsidRPr="00EE2C24" w:rsidRDefault="00F868EA" w:rsidP="00817E47">
            <w:pPr>
              <w:spacing w:before="0" w:line="240" w:lineRule="auto"/>
              <w:contextualSpacing w:val="0"/>
              <w:rPr>
                <w:ins w:id="28812" w:author="Phuong Truong Thi" w:date="2024-10-16T01:05:00Z"/>
                <w:rFonts w:ascii="Times New Roman" w:eastAsia="Times New Roman" w:hAnsi="Times New Roman"/>
                <w:sz w:val="24"/>
                <w:szCs w:val="24"/>
                <w:lang w:eastAsia="vi-VN"/>
              </w:rPr>
            </w:pPr>
          </w:p>
        </w:tc>
        <w:tc>
          <w:tcPr>
            <w:tcW w:w="1418" w:type="dxa"/>
            <w:tcPrChange w:id="28813" w:author="Phuong Truong Thi" w:date="2024-11-25T15:17:00Z">
              <w:tcPr>
                <w:tcW w:w="1418" w:type="dxa"/>
              </w:tcPr>
            </w:tcPrChange>
          </w:tcPr>
          <w:p w14:paraId="759FC83A" w14:textId="77777777" w:rsidR="00F868EA" w:rsidRPr="00EE2C24" w:rsidRDefault="00F868EA" w:rsidP="00817E47">
            <w:pPr>
              <w:spacing w:before="0" w:line="240" w:lineRule="auto"/>
              <w:contextualSpacing w:val="0"/>
              <w:jc w:val="center"/>
              <w:rPr>
                <w:ins w:id="28814" w:author="Phuong Truong Thi" w:date="2024-10-16T01:05:00Z"/>
                <w:rFonts w:ascii="Times New Roman" w:eastAsia="Times New Roman" w:hAnsi="Times New Roman"/>
                <w:sz w:val="24"/>
                <w:szCs w:val="24"/>
                <w:lang w:eastAsia="vi-VN"/>
              </w:rPr>
            </w:pPr>
            <w:ins w:id="28815" w:author="Phuong Truong Thi" w:date="2024-10-16T01:05:00Z">
              <w:r>
                <w:rPr>
                  <w:rFonts w:ascii="Times New Roman" w:eastAsia="Times New Roman" w:hAnsi="Times New Roman"/>
                  <w:sz w:val="24"/>
                  <w:szCs w:val="24"/>
                  <w:lang w:eastAsia="vi-VN"/>
                </w:rPr>
                <w:t>Y</w:t>
              </w:r>
            </w:ins>
          </w:p>
        </w:tc>
      </w:tr>
      <w:tr w:rsidR="00CA49A5" w:rsidRPr="00EE2C24" w14:paraId="13B15B5A" w14:textId="77777777" w:rsidTr="0053070E">
        <w:trPr>
          <w:trHeight w:val="276"/>
          <w:ins w:id="28816" w:author="Phuong Truong Thi" w:date="2024-10-16T01:05:00Z"/>
        </w:trPr>
        <w:tc>
          <w:tcPr>
            <w:tcW w:w="8926" w:type="dxa"/>
            <w:gridSpan w:val="8"/>
          </w:tcPr>
          <w:p w14:paraId="2BCDDD59" w14:textId="77777777" w:rsidR="00CA49A5" w:rsidRPr="00EE2C24" w:rsidRDefault="00CA49A5" w:rsidP="00817E47">
            <w:pPr>
              <w:spacing w:before="0" w:line="240" w:lineRule="auto"/>
              <w:contextualSpacing w:val="0"/>
              <w:jc w:val="left"/>
              <w:rPr>
                <w:ins w:id="28817" w:author="Phuong Truong Thi" w:date="2024-10-16T01:05:00Z"/>
                <w:rFonts w:ascii="Times New Roman" w:eastAsia="Times New Roman" w:hAnsi="Times New Roman"/>
                <w:sz w:val="24"/>
                <w:szCs w:val="24"/>
                <w:lang w:eastAsia="vi-VN"/>
              </w:rPr>
            </w:pPr>
            <w:ins w:id="28818" w:author="Phuong Truong Thi" w:date="2024-10-16T01:05:00Z">
              <w:r w:rsidRPr="00EE2C24">
                <w:rPr>
                  <w:rFonts w:ascii="Times New Roman" w:eastAsia="Times New Roman" w:hAnsi="Times New Roman"/>
                  <w:sz w:val="24"/>
                  <w:szCs w:val="24"/>
                  <w:lang w:eastAsia="vi-VN"/>
                </w:rPr>
                <w:t>Thông tin chung</w:t>
              </w:r>
            </w:ins>
          </w:p>
        </w:tc>
      </w:tr>
      <w:tr w:rsidR="00B83E10" w:rsidRPr="00EE2C24" w14:paraId="14EE8515" w14:textId="77777777" w:rsidTr="0070293F">
        <w:trPr>
          <w:trHeight w:val="480"/>
          <w:ins w:id="28819" w:author="Phuong Truong Thi" w:date="2024-10-16T01:05:00Z"/>
          <w:trPrChange w:id="28820" w:author="Phuong Truong Thi" w:date="2024-11-25T15:17:00Z">
            <w:trPr>
              <w:trHeight w:val="480"/>
            </w:trPr>
          </w:trPrChange>
        </w:trPr>
        <w:tc>
          <w:tcPr>
            <w:tcW w:w="715" w:type="dxa"/>
            <w:shd w:val="clear" w:color="auto" w:fill="auto"/>
            <w:vAlign w:val="center"/>
            <w:tcPrChange w:id="28821" w:author="Phuong Truong Thi" w:date="2024-11-25T15:17:00Z">
              <w:tcPr>
                <w:tcW w:w="715" w:type="dxa"/>
                <w:shd w:val="clear" w:color="auto" w:fill="auto"/>
                <w:vAlign w:val="center"/>
              </w:tcPr>
            </w:tcPrChange>
          </w:tcPr>
          <w:p w14:paraId="160A5221" w14:textId="77777777" w:rsidR="00F868EA" w:rsidRPr="00EE2C24" w:rsidRDefault="00F868EA" w:rsidP="00817E47">
            <w:pPr>
              <w:pStyle w:val="ListParagraph"/>
              <w:numPr>
                <w:ilvl w:val="0"/>
                <w:numId w:val="75"/>
              </w:numPr>
              <w:spacing w:before="0" w:line="240" w:lineRule="auto"/>
              <w:contextualSpacing w:val="0"/>
              <w:jc w:val="left"/>
              <w:rPr>
                <w:ins w:id="28822" w:author="Phuong Truong Thi" w:date="2024-10-16T01:05:00Z"/>
                <w:rFonts w:eastAsia="Times New Roman"/>
                <w:color w:val="000000"/>
                <w:szCs w:val="24"/>
                <w:lang w:val="vi-VN" w:eastAsia="vi-VN"/>
              </w:rPr>
            </w:pPr>
          </w:p>
        </w:tc>
        <w:tc>
          <w:tcPr>
            <w:tcW w:w="1530" w:type="dxa"/>
            <w:shd w:val="clear" w:color="auto" w:fill="auto"/>
            <w:vAlign w:val="center"/>
            <w:hideMark/>
            <w:tcPrChange w:id="28823" w:author="Phuong Truong Thi" w:date="2024-11-25T15:17:00Z">
              <w:tcPr>
                <w:tcW w:w="1795" w:type="dxa"/>
                <w:gridSpan w:val="2"/>
                <w:shd w:val="clear" w:color="auto" w:fill="auto"/>
                <w:vAlign w:val="center"/>
                <w:hideMark/>
              </w:tcPr>
            </w:tcPrChange>
          </w:tcPr>
          <w:p w14:paraId="24FD8BF0" w14:textId="77777777" w:rsidR="00F868EA" w:rsidRPr="00EE2C24" w:rsidRDefault="00F868EA" w:rsidP="00817E47">
            <w:pPr>
              <w:spacing w:before="0" w:line="240" w:lineRule="auto"/>
              <w:contextualSpacing w:val="0"/>
              <w:rPr>
                <w:ins w:id="28824" w:author="Phuong Truong Thi" w:date="2024-10-16T01:05:00Z"/>
                <w:rFonts w:ascii="Times New Roman" w:eastAsia="Times New Roman" w:hAnsi="Times New Roman"/>
                <w:color w:val="000000"/>
                <w:sz w:val="24"/>
                <w:szCs w:val="24"/>
                <w:lang w:val="vi-VN" w:eastAsia="vi-VN"/>
              </w:rPr>
            </w:pPr>
            <w:ins w:id="28825" w:author="Phuong Truong Thi" w:date="2024-10-16T01:05:00Z">
              <w:r w:rsidRPr="00EE2C24">
                <w:rPr>
                  <w:rFonts w:ascii="Times New Roman" w:hAnsi="Times New Roman"/>
                  <w:color w:val="000000"/>
                  <w:sz w:val="24"/>
                  <w:szCs w:val="24"/>
                </w:rPr>
                <w:t>CIF</w:t>
              </w:r>
            </w:ins>
          </w:p>
        </w:tc>
        <w:tc>
          <w:tcPr>
            <w:tcW w:w="2340" w:type="dxa"/>
            <w:gridSpan w:val="2"/>
            <w:vAlign w:val="center"/>
            <w:tcPrChange w:id="28826" w:author="Phuong Truong Thi" w:date="2024-11-25T15:17:00Z">
              <w:tcPr>
                <w:tcW w:w="1880" w:type="dxa"/>
                <w:vAlign w:val="center"/>
              </w:tcPr>
            </w:tcPrChange>
          </w:tcPr>
          <w:p w14:paraId="2DEE48C3" w14:textId="77777777" w:rsidR="00F868EA" w:rsidRPr="00126368" w:rsidRDefault="00F868EA" w:rsidP="00817E47">
            <w:pPr>
              <w:spacing w:before="0" w:line="240" w:lineRule="auto"/>
              <w:contextualSpacing w:val="0"/>
              <w:rPr>
                <w:ins w:id="28827" w:author="Phuong Truong Thi" w:date="2024-10-16T01:05:00Z"/>
                <w:rFonts w:ascii="Times New Roman" w:hAnsi="Times New Roman"/>
                <w:color w:val="000000"/>
                <w:sz w:val="24"/>
                <w:szCs w:val="24"/>
                <w:lang w:val="vi-VN"/>
              </w:rPr>
            </w:pPr>
            <w:ins w:id="28828" w:author="Phuong Truong Thi" w:date="2024-10-16T01:05:00Z">
              <w:r w:rsidRPr="00126368">
                <w:rPr>
                  <w:rFonts w:ascii="Times New Roman" w:hAnsi="Times New Roman"/>
                  <w:color w:val="000000"/>
                  <w:sz w:val="24"/>
                  <w:szCs w:val="24"/>
                  <w:lang w:val="vi-VN"/>
                </w:rPr>
                <w:t>CIF của khách hàng trên T24</w:t>
              </w:r>
            </w:ins>
          </w:p>
        </w:tc>
        <w:tc>
          <w:tcPr>
            <w:tcW w:w="900" w:type="dxa"/>
            <w:tcPrChange w:id="28829" w:author="Phuong Truong Thi" w:date="2024-11-25T15:17:00Z">
              <w:tcPr>
                <w:tcW w:w="992" w:type="dxa"/>
                <w:gridSpan w:val="2"/>
              </w:tcPr>
            </w:tcPrChange>
          </w:tcPr>
          <w:p w14:paraId="296A1AC3" w14:textId="77777777" w:rsidR="00F868EA" w:rsidRPr="00EE2C24" w:rsidRDefault="00F868EA" w:rsidP="00817E47">
            <w:pPr>
              <w:spacing w:before="0" w:line="240" w:lineRule="auto"/>
              <w:contextualSpacing w:val="0"/>
              <w:rPr>
                <w:ins w:id="28830" w:author="Phuong Truong Thi" w:date="2024-10-16T01:05:00Z"/>
                <w:rFonts w:ascii="Times New Roman" w:hAnsi="Times New Roman"/>
                <w:color w:val="000000"/>
                <w:sz w:val="24"/>
                <w:szCs w:val="24"/>
              </w:rPr>
            </w:pPr>
            <w:ins w:id="28831" w:author="Phuong Truong Thi" w:date="2024-10-16T01:05:00Z">
              <w:r w:rsidRPr="005D6CFA">
                <w:rPr>
                  <w:rFonts w:ascii="Times New Roman" w:hAnsi="Times New Roman"/>
                  <w:color w:val="000000"/>
                  <w:sz w:val="24"/>
                  <w:szCs w:val="24"/>
                  <w:lang w:val="vi-VN"/>
                </w:rPr>
                <w:t>EZ/T24</w:t>
              </w:r>
            </w:ins>
          </w:p>
        </w:tc>
        <w:tc>
          <w:tcPr>
            <w:tcW w:w="1031" w:type="dxa"/>
            <w:tcPrChange w:id="28832" w:author="Phuong Truong Thi" w:date="2024-11-25T15:17:00Z">
              <w:tcPr>
                <w:tcW w:w="1134" w:type="dxa"/>
                <w:gridSpan w:val="2"/>
              </w:tcPr>
            </w:tcPrChange>
          </w:tcPr>
          <w:p w14:paraId="66916DF9" w14:textId="1CEAB0B7" w:rsidR="00F868EA" w:rsidRPr="00EE2C24" w:rsidRDefault="00525739" w:rsidP="00817E47">
            <w:pPr>
              <w:spacing w:before="0" w:line="240" w:lineRule="auto"/>
              <w:contextualSpacing w:val="0"/>
              <w:rPr>
                <w:ins w:id="28833" w:author="Phuong Truong Thi" w:date="2024-10-16T01:05:00Z"/>
                <w:rFonts w:ascii="Times New Roman" w:hAnsi="Times New Roman"/>
                <w:color w:val="000000"/>
                <w:sz w:val="24"/>
                <w:szCs w:val="24"/>
              </w:rPr>
            </w:pPr>
            <w:r>
              <w:rPr>
                <w:rFonts w:ascii="Times New Roman" w:hAnsi="Times New Roman"/>
                <w:color w:val="000000"/>
                <w:sz w:val="24"/>
                <w:szCs w:val="24"/>
              </w:rPr>
              <w:t>Text (255)</w:t>
            </w:r>
          </w:p>
        </w:tc>
        <w:tc>
          <w:tcPr>
            <w:tcW w:w="992" w:type="dxa"/>
            <w:shd w:val="clear" w:color="auto" w:fill="auto"/>
            <w:noWrap/>
            <w:vAlign w:val="center"/>
            <w:tcPrChange w:id="28834" w:author="Phuong Truong Thi" w:date="2024-11-25T15:17:00Z">
              <w:tcPr>
                <w:tcW w:w="992" w:type="dxa"/>
                <w:shd w:val="clear" w:color="auto" w:fill="auto"/>
                <w:noWrap/>
                <w:vAlign w:val="center"/>
              </w:tcPr>
            </w:tcPrChange>
          </w:tcPr>
          <w:p w14:paraId="7434E011" w14:textId="77777777" w:rsidR="00F868EA" w:rsidRPr="00EE2C24" w:rsidRDefault="00F868EA" w:rsidP="00817E47">
            <w:pPr>
              <w:spacing w:before="0" w:line="240" w:lineRule="auto"/>
              <w:contextualSpacing w:val="0"/>
              <w:rPr>
                <w:ins w:id="28835" w:author="Phuong Truong Thi" w:date="2024-10-16T01:05:00Z"/>
                <w:rFonts w:ascii="Times New Roman" w:eastAsia="Times New Roman" w:hAnsi="Times New Roman"/>
                <w:color w:val="000000"/>
                <w:sz w:val="24"/>
                <w:szCs w:val="24"/>
                <w:lang w:val="vi-VN" w:eastAsia="vi-VN"/>
              </w:rPr>
            </w:pPr>
          </w:p>
        </w:tc>
        <w:tc>
          <w:tcPr>
            <w:tcW w:w="1418" w:type="dxa"/>
            <w:tcPrChange w:id="28836" w:author="Phuong Truong Thi" w:date="2024-11-25T15:17:00Z">
              <w:tcPr>
                <w:tcW w:w="1418" w:type="dxa"/>
              </w:tcPr>
            </w:tcPrChange>
          </w:tcPr>
          <w:p w14:paraId="2B84DA9F" w14:textId="77777777" w:rsidR="00F868EA" w:rsidRPr="00EE2C24" w:rsidRDefault="00F868EA" w:rsidP="00817E47">
            <w:pPr>
              <w:spacing w:before="0" w:line="240" w:lineRule="auto"/>
              <w:contextualSpacing w:val="0"/>
              <w:jc w:val="center"/>
              <w:rPr>
                <w:ins w:id="28837" w:author="Phuong Truong Thi" w:date="2024-10-16T01:05:00Z"/>
                <w:rFonts w:ascii="Times New Roman" w:eastAsia="Times New Roman" w:hAnsi="Times New Roman"/>
                <w:sz w:val="24"/>
                <w:szCs w:val="24"/>
                <w:lang w:eastAsia="vi-VN"/>
              </w:rPr>
            </w:pPr>
            <w:ins w:id="28838" w:author="Phuong Truong Thi" w:date="2024-10-16T01:05:00Z">
              <w:r w:rsidRPr="00EE2C24">
                <w:rPr>
                  <w:rFonts w:ascii="Times New Roman" w:eastAsia="Times New Roman" w:hAnsi="Times New Roman"/>
                  <w:sz w:val="24"/>
                  <w:szCs w:val="24"/>
                  <w:lang w:eastAsia="vi-VN"/>
                </w:rPr>
                <w:t>Y</w:t>
              </w:r>
            </w:ins>
          </w:p>
        </w:tc>
      </w:tr>
      <w:tr w:rsidR="00F868EA" w:rsidRPr="00EE2C24" w14:paraId="6287D6F6" w14:textId="77777777" w:rsidTr="0070293F">
        <w:trPr>
          <w:trHeight w:val="276"/>
          <w:ins w:id="28839" w:author="Phuong Truong Thi" w:date="2024-10-16T01:05:00Z"/>
          <w:trPrChange w:id="28840" w:author="Phuong Truong Thi" w:date="2024-11-25T15:17:00Z">
            <w:trPr>
              <w:trHeight w:val="276"/>
            </w:trPr>
          </w:trPrChange>
        </w:trPr>
        <w:tc>
          <w:tcPr>
            <w:tcW w:w="715" w:type="dxa"/>
            <w:shd w:val="clear" w:color="000000" w:fill="FFFFFF"/>
            <w:vAlign w:val="center"/>
            <w:tcPrChange w:id="28841" w:author="Phuong Truong Thi" w:date="2024-11-25T15:17:00Z">
              <w:tcPr>
                <w:tcW w:w="715" w:type="dxa"/>
                <w:shd w:val="clear" w:color="000000" w:fill="FFFFFF"/>
                <w:vAlign w:val="center"/>
              </w:tcPr>
            </w:tcPrChange>
          </w:tcPr>
          <w:p w14:paraId="4DEA79B0" w14:textId="77777777" w:rsidR="00F868EA" w:rsidRPr="00EE2C24" w:rsidRDefault="00F868EA" w:rsidP="00817E47">
            <w:pPr>
              <w:pStyle w:val="ListParagraph"/>
              <w:numPr>
                <w:ilvl w:val="0"/>
                <w:numId w:val="75"/>
              </w:numPr>
              <w:spacing w:before="0" w:line="240" w:lineRule="auto"/>
              <w:contextualSpacing w:val="0"/>
              <w:jc w:val="left"/>
              <w:rPr>
                <w:ins w:id="28842" w:author="Phuong Truong Thi" w:date="2024-10-16T01:05:00Z"/>
                <w:rFonts w:eastAsia="Times New Roman"/>
                <w:color w:val="000000"/>
                <w:szCs w:val="24"/>
                <w:lang w:val="vi-VN" w:eastAsia="vi-VN"/>
              </w:rPr>
            </w:pPr>
          </w:p>
        </w:tc>
        <w:tc>
          <w:tcPr>
            <w:tcW w:w="1530" w:type="dxa"/>
            <w:shd w:val="clear" w:color="000000" w:fill="FFFFFF"/>
            <w:vAlign w:val="center"/>
            <w:hideMark/>
            <w:tcPrChange w:id="28843" w:author="Phuong Truong Thi" w:date="2024-11-25T15:17:00Z">
              <w:tcPr>
                <w:tcW w:w="1795" w:type="dxa"/>
                <w:gridSpan w:val="2"/>
                <w:shd w:val="clear" w:color="000000" w:fill="FFFFFF"/>
                <w:vAlign w:val="center"/>
                <w:hideMark/>
              </w:tcPr>
            </w:tcPrChange>
          </w:tcPr>
          <w:p w14:paraId="374B3539" w14:textId="77777777" w:rsidR="00F868EA" w:rsidRPr="00EE2C24" w:rsidRDefault="00F868EA" w:rsidP="00817E47">
            <w:pPr>
              <w:spacing w:before="0" w:line="240" w:lineRule="auto"/>
              <w:contextualSpacing w:val="0"/>
              <w:rPr>
                <w:ins w:id="28844" w:author="Phuong Truong Thi" w:date="2024-10-16T01:05:00Z"/>
                <w:rFonts w:ascii="Times New Roman" w:eastAsia="Times New Roman" w:hAnsi="Times New Roman"/>
                <w:color w:val="000000"/>
                <w:sz w:val="24"/>
                <w:szCs w:val="24"/>
                <w:lang w:val="vi-VN" w:eastAsia="vi-VN"/>
              </w:rPr>
            </w:pPr>
            <w:ins w:id="28845" w:author="Phuong Truong Thi" w:date="2024-10-16T01:05:00Z">
              <w:r w:rsidRPr="00EE2C24">
                <w:rPr>
                  <w:rFonts w:ascii="Times New Roman" w:hAnsi="Times New Roman"/>
                  <w:color w:val="000000"/>
                  <w:sz w:val="24"/>
                  <w:szCs w:val="24"/>
                </w:rPr>
                <w:t>Ngày mở CIF</w:t>
              </w:r>
            </w:ins>
          </w:p>
        </w:tc>
        <w:tc>
          <w:tcPr>
            <w:tcW w:w="2340" w:type="dxa"/>
            <w:gridSpan w:val="2"/>
            <w:vAlign w:val="center"/>
            <w:tcPrChange w:id="28846" w:author="Phuong Truong Thi" w:date="2024-11-25T15:17:00Z">
              <w:tcPr>
                <w:tcW w:w="1880" w:type="dxa"/>
                <w:vAlign w:val="center"/>
              </w:tcPr>
            </w:tcPrChange>
          </w:tcPr>
          <w:p w14:paraId="5B458ED7" w14:textId="77777777" w:rsidR="00F868EA" w:rsidRPr="00126368" w:rsidRDefault="00F868EA" w:rsidP="00817E47">
            <w:pPr>
              <w:spacing w:before="0" w:line="240" w:lineRule="auto"/>
              <w:contextualSpacing w:val="0"/>
              <w:rPr>
                <w:ins w:id="28847" w:author="Phuong Truong Thi" w:date="2024-10-16T01:05:00Z"/>
                <w:rFonts w:ascii="Times New Roman" w:hAnsi="Times New Roman"/>
                <w:color w:val="000000"/>
                <w:sz w:val="24"/>
                <w:szCs w:val="24"/>
                <w:lang w:val="vi-VN"/>
              </w:rPr>
            </w:pPr>
            <w:ins w:id="28848" w:author="Phuong Truong Thi" w:date="2024-10-16T01:05:00Z">
              <w:r w:rsidRPr="00126368">
                <w:rPr>
                  <w:rFonts w:ascii="Times New Roman" w:hAnsi="Times New Roman"/>
                  <w:color w:val="000000"/>
                  <w:sz w:val="24"/>
                  <w:szCs w:val="24"/>
                  <w:lang w:val="vi-VN"/>
                </w:rPr>
                <w:t>Ngày mở CIF của KH trên T24</w:t>
              </w:r>
            </w:ins>
          </w:p>
        </w:tc>
        <w:tc>
          <w:tcPr>
            <w:tcW w:w="900" w:type="dxa"/>
            <w:tcPrChange w:id="28849" w:author="Phuong Truong Thi" w:date="2024-11-25T15:17:00Z">
              <w:tcPr>
                <w:tcW w:w="992" w:type="dxa"/>
                <w:gridSpan w:val="2"/>
              </w:tcPr>
            </w:tcPrChange>
          </w:tcPr>
          <w:p w14:paraId="1685C4B8" w14:textId="77777777" w:rsidR="00F868EA" w:rsidRPr="00EE2C24" w:rsidRDefault="00F868EA" w:rsidP="00817E47">
            <w:pPr>
              <w:spacing w:before="0" w:line="240" w:lineRule="auto"/>
              <w:contextualSpacing w:val="0"/>
              <w:rPr>
                <w:ins w:id="28850" w:author="Phuong Truong Thi" w:date="2024-10-16T01:05:00Z"/>
                <w:rFonts w:ascii="Times New Roman" w:hAnsi="Times New Roman"/>
                <w:color w:val="000000"/>
                <w:sz w:val="24"/>
                <w:szCs w:val="24"/>
              </w:rPr>
            </w:pPr>
            <w:ins w:id="28851" w:author="Phuong Truong Thi" w:date="2024-10-16T01:05:00Z">
              <w:r w:rsidRPr="005D6CFA">
                <w:rPr>
                  <w:rFonts w:ascii="Times New Roman" w:hAnsi="Times New Roman"/>
                  <w:color w:val="000000"/>
                  <w:sz w:val="24"/>
                  <w:szCs w:val="24"/>
                  <w:lang w:val="vi-VN"/>
                </w:rPr>
                <w:t>EZ/T24</w:t>
              </w:r>
            </w:ins>
          </w:p>
        </w:tc>
        <w:tc>
          <w:tcPr>
            <w:tcW w:w="1031" w:type="dxa"/>
            <w:tcPrChange w:id="28852" w:author="Phuong Truong Thi" w:date="2024-11-25T15:17:00Z">
              <w:tcPr>
                <w:tcW w:w="1134" w:type="dxa"/>
                <w:gridSpan w:val="2"/>
              </w:tcPr>
            </w:tcPrChange>
          </w:tcPr>
          <w:p w14:paraId="24D88EED" w14:textId="77777777" w:rsidR="00F868EA" w:rsidRPr="00EE2C24" w:rsidRDefault="00F868EA" w:rsidP="00817E47">
            <w:pPr>
              <w:spacing w:before="0" w:line="240" w:lineRule="auto"/>
              <w:contextualSpacing w:val="0"/>
              <w:rPr>
                <w:ins w:id="28853" w:author="Phuong Truong Thi" w:date="2024-10-16T01:05:00Z"/>
                <w:rFonts w:ascii="Times New Roman" w:hAnsi="Times New Roman"/>
                <w:color w:val="000000"/>
                <w:sz w:val="24"/>
                <w:szCs w:val="24"/>
              </w:rPr>
            </w:pPr>
            <w:ins w:id="28854" w:author="Phuong Truong Thi" w:date="2024-10-16T01:05:00Z">
              <w:r w:rsidRPr="00EE2C24">
                <w:rPr>
                  <w:rFonts w:ascii="Times New Roman" w:hAnsi="Times New Roman"/>
                  <w:color w:val="000000"/>
                  <w:sz w:val="24"/>
                  <w:szCs w:val="24"/>
                </w:rPr>
                <w:t>Date</w:t>
              </w:r>
            </w:ins>
          </w:p>
        </w:tc>
        <w:tc>
          <w:tcPr>
            <w:tcW w:w="992" w:type="dxa"/>
            <w:shd w:val="clear" w:color="auto" w:fill="auto"/>
            <w:noWrap/>
            <w:vAlign w:val="center"/>
            <w:tcPrChange w:id="28855" w:author="Phuong Truong Thi" w:date="2024-11-25T15:17:00Z">
              <w:tcPr>
                <w:tcW w:w="992" w:type="dxa"/>
                <w:shd w:val="clear" w:color="auto" w:fill="auto"/>
                <w:noWrap/>
                <w:vAlign w:val="center"/>
              </w:tcPr>
            </w:tcPrChange>
          </w:tcPr>
          <w:p w14:paraId="22EFE9E6" w14:textId="77777777" w:rsidR="00F868EA" w:rsidRPr="00EE2C24" w:rsidRDefault="00F868EA" w:rsidP="00817E47">
            <w:pPr>
              <w:spacing w:before="0" w:line="240" w:lineRule="auto"/>
              <w:contextualSpacing w:val="0"/>
              <w:rPr>
                <w:ins w:id="28856" w:author="Phuong Truong Thi" w:date="2024-10-16T01:05:00Z"/>
                <w:rFonts w:ascii="Times New Roman" w:eastAsia="Times New Roman" w:hAnsi="Times New Roman"/>
                <w:color w:val="000000"/>
                <w:sz w:val="24"/>
                <w:szCs w:val="24"/>
                <w:lang w:val="vi-VN" w:eastAsia="vi-VN"/>
              </w:rPr>
            </w:pPr>
          </w:p>
        </w:tc>
        <w:tc>
          <w:tcPr>
            <w:tcW w:w="1418" w:type="dxa"/>
            <w:tcPrChange w:id="28857" w:author="Phuong Truong Thi" w:date="2024-11-25T15:17:00Z">
              <w:tcPr>
                <w:tcW w:w="1418" w:type="dxa"/>
              </w:tcPr>
            </w:tcPrChange>
          </w:tcPr>
          <w:p w14:paraId="68ECE130" w14:textId="77777777" w:rsidR="00F868EA" w:rsidRPr="00EE2C24" w:rsidRDefault="00F868EA" w:rsidP="00817E47">
            <w:pPr>
              <w:spacing w:before="0" w:line="240" w:lineRule="auto"/>
              <w:contextualSpacing w:val="0"/>
              <w:jc w:val="center"/>
              <w:rPr>
                <w:ins w:id="28858" w:author="Phuong Truong Thi" w:date="2024-10-16T01:05:00Z"/>
                <w:rFonts w:ascii="Times New Roman" w:eastAsia="Times New Roman" w:hAnsi="Times New Roman"/>
                <w:sz w:val="24"/>
                <w:szCs w:val="24"/>
                <w:lang w:eastAsia="vi-VN"/>
              </w:rPr>
            </w:pPr>
            <w:ins w:id="28859" w:author="Phuong Truong Thi" w:date="2024-10-16T01:05:00Z">
              <w:r w:rsidRPr="00EE2C24">
                <w:rPr>
                  <w:rFonts w:ascii="Times New Roman" w:eastAsia="Times New Roman" w:hAnsi="Times New Roman"/>
                  <w:sz w:val="24"/>
                  <w:szCs w:val="24"/>
                  <w:lang w:eastAsia="vi-VN"/>
                </w:rPr>
                <w:t>N</w:t>
              </w:r>
            </w:ins>
          </w:p>
        </w:tc>
      </w:tr>
      <w:tr w:rsidR="00F868EA" w:rsidRPr="00EE2C24" w14:paraId="573A9173" w14:textId="77777777" w:rsidTr="0070293F">
        <w:trPr>
          <w:trHeight w:val="276"/>
          <w:ins w:id="28860" w:author="Phuong Truong Thi" w:date="2024-10-16T01:05:00Z"/>
          <w:trPrChange w:id="28861" w:author="Phuong Truong Thi" w:date="2024-11-25T15:17:00Z">
            <w:trPr>
              <w:trHeight w:val="276"/>
            </w:trPr>
          </w:trPrChange>
        </w:trPr>
        <w:tc>
          <w:tcPr>
            <w:tcW w:w="715" w:type="dxa"/>
            <w:shd w:val="clear" w:color="000000" w:fill="FFFFFF"/>
            <w:vAlign w:val="center"/>
            <w:tcPrChange w:id="28862" w:author="Phuong Truong Thi" w:date="2024-11-25T15:17:00Z">
              <w:tcPr>
                <w:tcW w:w="715" w:type="dxa"/>
                <w:shd w:val="clear" w:color="000000" w:fill="FFFFFF"/>
                <w:vAlign w:val="center"/>
              </w:tcPr>
            </w:tcPrChange>
          </w:tcPr>
          <w:p w14:paraId="104E841F" w14:textId="77777777" w:rsidR="00F868EA" w:rsidRPr="00EE2C24" w:rsidRDefault="00F868EA" w:rsidP="00817E47">
            <w:pPr>
              <w:pStyle w:val="ListParagraph"/>
              <w:numPr>
                <w:ilvl w:val="0"/>
                <w:numId w:val="75"/>
              </w:numPr>
              <w:spacing w:before="0" w:line="240" w:lineRule="auto"/>
              <w:contextualSpacing w:val="0"/>
              <w:jc w:val="left"/>
              <w:rPr>
                <w:ins w:id="28863" w:author="Phuong Truong Thi" w:date="2024-10-16T01:05:00Z"/>
                <w:rFonts w:eastAsia="Times New Roman"/>
                <w:color w:val="000000"/>
                <w:szCs w:val="24"/>
                <w:lang w:val="vi-VN" w:eastAsia="vi-VN"/>
              </w:rPr>
            </w:pPr>
          </w:p>
        </w:tc>
        <w:tc>
          <w:tcPr>
            <w:tcW w:w="1530" w:type="dxa"/>
            <w:shd w:val="clear" w:color="000000" w:fill="FFFFFF"/>
            <w:vAlign w:val="center"/>
            <w:tcPrChange w:id="28864" w:author="Phuong Truong Thi" w:date="2024-11-25T15:17:00Z">
              <w:tcPr>
                <w:tcW w:w="1795" w:type="dxa"/>
                <w:gridSpan w:val="2"/>
                <w:shd w:val="clear" w:color="000000" w:fill="FFFFFF"/>
                <w:vAlign w:val="center"/>
              </w:tcPr>
            </w:tcPrChange>
          </w:tcPr>
          <w:p w14:paraId="2F2F4A31" w14:textId="0F761111" w:rsidR="00F868EA" w:rsidRPr="00EE2C24" w:rsidRDefault="00F868EA" w:rsidP="00817E47">
            <w:pPr>
              <w:spacing w:before="0" w:line="240" w:lineRule="auto"/>
              <w:contextualSpacing w:val="0"/>
              <w:rPr>
                <w:ins w:id="28865" w:author="Phuong Truong Thi" w:date="2024-10-16T01:05:00Z"/>
                <w:rFonts w:ascii="Times New Roman" w:hAnsi="Times New Roman"/>
                <w:color w:val="000000"/>
                <w:sz w:val="24"/>
                <w:szCs w:val="24"/>
              </w:rPr>
            </w:pPr>
            <w:ins w:id="28866" w:author="Phuong Truong Thi" w:date="2024-10-16T01:05:00Z">
              <w:r w:rsidRPr="00EE2C24">
                <w:rPr>
                  <w:rFonts w:ascii="Times New Roman" w:hAnsi="Times New Roman"/>
                  <w:color w:val="000000"/>
                  <w:sz w:val="24"/>
                  <w:szCs w:val="24"/>
                </w:rPr>
                <w:t>Số CCCD/CMT/H</w:t>
              </w:r>
            </w:ins>
            <w:r w:rsidR="001C683E">
              <w:rPr>
                <w:rFonts w:ascii="Times New Roman" w:hAnsi="Times New Roman"/>
                <w:color w:val="000000"/>
                <w:sz w:val="24"/>
                <w:szCs w:val="24"/>
              </w:rPr>
              <w:t>C</w:t>
            </w:r>
          </w:p>
        </w:tc>
        <w:tc>
          <w:tcPr>
            <w:tcW w:w="2340" w:type="dxa"/>
            <w:gridSpan w:val="2"/>
            <w:vAlign w:val="center"/>
            <w:tcPrChange w:id="28867" w:author="Phuong Truong Thi" w:date="2024-11-25T15:17:00Z">
              <w:tcPr>
                <w:tcW w:w="1880" w:type="dxa"/>
                <w:vAlign w:val="center"/>
              </w:tcPr>
            </w:tcPrChange>
          </w:tcPr>
          <w:p w14:paraId="443E04BB" w14:textId="77777777" w:rsidR="00F868EA" w:rsidRPr="00EE2C24" w:rsidRDefault="00F868EA" w:rsidP="00817E47">
            <w:pPr>
              <w:spacing w:before="0" w:line="240" w:lineRule="auto"/>
              <w:contextualSpacing w:val="0"/>
              <w:rPr>
                <w:ins w:id="28868" w:author="Phuong Truong Thi" w:date="2024-10-16T01:05:00Z"/>
                <w:rFonts w:ascii="Times New Roman" w:hAnsi="Times New Roman"/>
                <w:color w:val="000000"/>
                <w:sz w:val="24"/>
                <w:szCs w:val="24"/>
              </w:rPr>
            </w:pPr>
            <w:ins w:id="28869" w:author="Phuong Truong Thi" w:date="2024-10-16T01:05:00Z">
              <w:r w:rsidRPr="00EE2C24">
                <w:rPr>
                  <w:rFonts w:ascii="Times New Roman" w:hAnsi="Times New Roman"/>
                  <w:color w:val="000000"/>
                  <w:sz w:val="24"/>
                  <w:szCs w:val="24"/>
                </w:rPr>
                <w:t>(Legal ID/Document Num) Thông tin trên giấy tờ tùy thân Số CCCD/CMT/HCtrên T24</w:t>
              </w:r>
            </w:ins>
          </w:p>
        </w:tc>
        <w:tc>
          <w:tcPr>
            <w:tcW w:w="900" w:type="dxa"/>
            <w:tcPrChange w:id="28870" w:author="Phuong Truong Thi" w:date="2024-11-25T15:17:00Z">
              <w:tcPr>
                <w:tcW w:w="992" w:type="dxa"/>
                <w:gridSpan w:val="2"/>
              </w:tcPr>
            </w:tcPrChange>
          </w:tcPr>
          <w:p w14:paraId="1A4845FD" w14:textId="77777777" w:rsidR="00F868EA" w:rsidRPr="00EE2C24" w:rsidRDefault="00F868EA" w:rsidP="00817E47">
            <w:pPr>
              <w:spacing w:before="0" w:line="240" w:lineRule="auto"/>
              <w:contextualSpacing w:val="0"/>
              <w:rPr>
                <w:ins w:id="28871" w:author="Phuong Truong Thi" w:date="2024-10-16T01:05:00Z"/>
                <w:rFonts w:ascii="Times New Roman" w:hAnsi="Times New Roman"/>
                <w:color w:val="000000"/>
                <w:sz w:val="24"/>
                <w:szCs w:val="24"/>
              </w:rPr>
            </w:pPr>
            <w:ins w:id="28872" w:author="Phuong Truong Thi" w:date="2024-10-16T01:05:00Z">
              <w:r w:rsidRPr="005D6CFA">
                <w:rPr>
                  <w:rFonts w:ascii="Times New Roman" w:hAnsi="Times New Roman"/>
                  <w:color w:val="000000"/>
                  <w:sz w:val="24"/>
                  <w:szCs w:val="24"/>
                  <w:lang w:val="vi-VN"/>
                </w:rPr>
                <w:t>EZ/T24</w:t>
              </w:r>
            </w:ins>
          </w:p>
        </w:tc>
        <w:tc>
          <w:tcPr>
            <w:tcW w:w="1031" w:type="dxa"/>
            <w:tcPrChange w:id="28873" w:author="Phuong Truong Thi" w:date="2024-11-25T15:17:00Z">
              <w:tcPr>
                <w:tcW w:w="1134" w:type="dxa"/>
                <w:gridSpan w:val="2"/>
              </w:tcPr>
            </w:tcPrChange>
          </w:tcPr>
          <w:p w14:paraId="61B1BC65" w14:textId="77777777" w:rsidR="00F868EA" w:rsidRPr="00EE2C24" w:rsidRDefault="00F868EA" w:rsidP="00817E47">
            <w:pPr>
              <w:spacing w:before="0" w:line="240" w:lineRule="auto"/>
              <w:contextualSpacing w:val="0"/>
              <w:rPr>
                <w:ins w:id="28874" w:author="Phuong Truong Thi" w:date="2024-10-16T01:05:00Z"/>
                <w:rFonts w:ascii="Times New Roman" w:hAnsi="Times New Roman"/>
                <w:color w:val="000000"/>
                <w:sz w:val="24"/>
                <w:szCs w:val="24"/>
              </w:rPr>
            </w:pPr>
            <w:ins w:id="28875" w:author="Phuong Truong Thi" w:date="2024-10-16T01:05:00Z">
              <w:r w:rsidRPr="00EE2C24">
                <w:rPr>
                  <w:rFonts w:ascii="Times New Roman" w:hAnsi="Times New Roman"/>
                  <w:color w:val="000000"/>
                  <w:sz w:val="24"/>
                  <w:szCs w:val="24"/>
                </w:rPr>
                <w:t>Number</w:t>
              </w:r>
            </w:ins>
          </w:p>
        </w:tc>
        <w:tc>
          <w:tcPr>
            <w:tcW w:w="992" w:type="dxa"/>
            <w:shd w:val="clear" w:color="auto" w:fill="auto"/>
            <w:noWrap/>
            <w:vAlign w:val="center"/>
            <w:tcPrChange w:id="28876" w:author="Phuong Truong Thi" w:date="2024-11-25T15:17:00Z">
              <w:tcPr>
                <w:tcW w:w="992" w:type="dxa"/>
                <w:shd w:val="clear" w:color="auto" w:fill="auto"/>
                <w:noWrap/>
                <w:vAlign w:val="center"/>
              </w:tcPr>
            </w:tcPrChange>
          </w:tcPr>
          <w:p w14:paraId="7A956573" w14:textId="77777777" w:rsidR="00F868EA" w:rsidRPr="00EE2C24" w:rsidRDefault="00F868EA" w:rsidP="00817E47">
            <w:pPr>
              <w:spacing w:before="0" w:line="240" w:lineRule="auto"/>
              <w:contextualSpacing w:val="0"/>
              <w:rPr>
                <w:ins w:id="28877" w:author="Phuong Truong Thi" w:date="2024-10-16T01:05:00Z"/>
                <w:rFonts w:ascii="Times New Roman" w:eastAsia="Times New Roman" w:hAnsi="Times New Roman"/>
                <w:color w:val="000000"/>
                <w:sz w:val="24"/>
                <w:szCs w:val="24"/>
                <w:lang w:val="vi-VN" w:eastAsia="vi-VN"/>
              </w:rPr>
            </w:pPr>
          </w:p>
        </w:tc>
        <w:tc>
          <w:tcPr>
            <w:tcW w:w="1418" w:type="dxa"/>
            <w:tcPrChange w:id="28878" w:author="Phuong Truong Thi" w:date="2024-11-25T15:17:00Z">
              <w:tcPr>
                <w:tcW w:w="1418" w:type="dxa"/>
              </w:tcPr>
            </w:tcPrChange>
          </w:tcPr>
          <w:p w14:paraId="5061E928" w14:textId="77777777" w:rsidR="00F868EA" w:rsidRPr="00EE2C24" w:rsidRDefault="00F868EA" w:rsidP="00817E47">
            <w:pPr>
              <w:spacing w:before="0" w:line="240" w:lineRule="auto"/>
              <w:contextualSpacing w:val="0"/>
              <w:jc w:val="center"/>
              <w:rPr>
                <w:ins w:id="28879" w:author="Phuong Truong Thi" w:date="2024-10-16T01:05:00Z"/>
                <w:rFonts w:ascii="Times New Roman" w:eastAsia="Times New Roman" w:hAnsi="Times New Roman"/>
                <w:sz w:val="24"/>
                <w:szCs w:val="24"/>
                <w:lang w:eastAsia="vi-VN"/>
              </w:rPr>
            </w:pPr>
            <w:ins w:id="28880" w:author="Phuong Truong Thi" w:date="2024-10-16T01:05:00Z">
              <w:r w:rsidRPr="00EE2C24">
                <w:rPr>
                  <w:rFonts w:ascii="Times New Roman" w:eastAsia="Times New Roman" w:hAnsi="Times New Roman"/>
                  <w:sz w:val="24"/>
                  <w:szCs w:val="24"/>
                  <w:lang w:eastAsia="vi-VN"/>
                </w:rPr>
                <w:t>Y</w:t>
              </w:r>
            </w:ins>
          </w:p>
        </w:tc>
      </w:tr>
      <w:tr w:rsidR="00F868EA" w:rsidRPr="00EE2C24" w14:paraId="044999E6" w14:textId="77777777" w:rsidTr="0070293F">
        <w:trPr>
          <w:trHeight w:val="276"/>
          <w:ins w:id="28881" w:author="Phuong Truong Thi" w:date="2024-10-16T01:05:00Z"/>
          <w:trPrChange w:id="28882" w:author="Phuong Truong Thi" w:date="2024-11-25T15:17:00Z">
            <w:trPr>
              <w:trHeight w:val="276"/>
            </w:trPr>
          </w:trPrChange>
        </w:trPr>
        <w:tc>
          <w:tcPr>
            <w:tcW w:w="715" w:type="dxa"/>
            <w:shd w:val="clear" w:color="000000" w:fill="FFFFFF"/>
            <w:vAlign w:val="center"/>
            <w:tcPrChange w:id="28883" w:author="Phuong Truong Thi" w:date="2024-11-25T15:17:00Z">
              <w:tcPr>
                <w:tcW w:w="715" w:type="dxa"/>
                <w:shd w:val="clear" w:color="000000" w:fill="FFFFFF"/>
                <w:vAlign w:val="center"/>
              </w:tcPr>
            </w:tcPrChange>
          </w:tcPr>
          <w:p w14:paraId="7CEAD485" w14:textId="77777777" w:rsidR="00F868EA" w:rsidRPr="00EE2C24" w:rsidRDefault="00F868EA" w:rsidP="00817E47">
            <w:pPr>
              <w:pStyle w:val="ListParagraph"/>
              <w:numPr>
                <w:ilvl w:val="0"/>
                <w:numId w:val="75"/>
              </w:numPr>
              <w:spacing w:before="0" w:line="240" w:lineRule="auto"/>
              <w:contextualSpacing w:val="0"/>
              <w:jc w:val="left"/>
              <w:rPr>
                <w:ins w:id="28884" w:author="Phuong Truong Thi" w:date="2024-10-16T01:05:00Z"/>
                <w:rFonts w:eastAsia="Times New Roman"/>
                <w:color w:val="000000"/>
                <w:szCs w:val="24"/>
                <w:lang w:val="vi-VN" w:eastAsia="vi-VN"/>
              </w:rPr>
            </w:pPr>
          </w:p>
        </w:tc>
        <w:tc>
          <w:tcPr>
            <w:tcW w:w="1530" w:type="dxa"/>
            <w:shd w:val="clear" w:color="000000" w:fill="FFFFFF"/>
            <w:vAlign w:val="center"/>
            <w:tcPrChange w:id="28885" w:author="Phuong Truong Thi" w:date="2024-11-25T15:17:00Z">
              <w:tcPr>
                <w:tcW w:w="1795" w:type="dxa"/>
                <w:gridSpan w:val="2"/>
                <w:shd w:val="clear" w:color="000000" w:fill="FFFFFF"/>
                <w:vAlign w:val="center"/>
              </w:tcPr>
            </w:tcPrChange>
          </w:tcPr>
          <w:p w14:paraId="57E7FA29" w14:textId="77777777" w:rsidR="00F868EA" w:rsidRPr="00EE2C24" w:rsidRDefault="00F868EA" w:rsidP="00817E47">
            <w:pPr>
              <w:spacing w:before="0" w:line="240" w:lineRule="auto"/>
              <w:contextualSpacing w:val="0"/>
              <w:rPr>
                <w:ins w:id="28886" w:author="Phuong Truong Thi" w:date="2024-10-16T01:05:00Z"/>
                <w:rFonts w:ascii="Times New Roman" w:hAnsi="Times New Roman"/>
                <w:color w:val="000000"/>
                <w:sz w:val="24"/>
                <w:szCs w:val="24"/>
              </w:rPr>
            </w:pPr>
            <w:ins w:id="28887" w:author="Phuong Truong Thi" w:date="2024-10-16T01:05:00Z">
              <w:r w:rsidRPr="00EE2C24">
                <w:rPr>
                  <w:rFonts w:ascii="Times New Roman" w:hAnsi="Times New Roman"/>
                  <w:color w:val="000000"/>
                  <w:sz w:val="24"/>
                  <w:szCs w:val="24"/>
                </w:rPr>
                <w:t>Tên khách hàng</w:t>
              </w:r>
            </w:ins>
          </w:p>
        </w:tc>
        <w:tc>
          <w:tcPr>
            <w:tcW w:w="2340" w:type="dxa"/>
            <w:gridSpan w:val="2"/>
            <w:vAlign w:val="center"/>
            <w:tcPrChange w:id="28888" w:author="Phuong Truong Thi" w:date="2024-11-25T15:17:00Z">
              <w:tcPr>
                <w:tcW w:w="1880" w:type="dxa"/>
                <w:vAlign w:val="center"/>
              </w:tcPr>
            </w:tcPrChange>
          </w:tcPr>
          <w:p w14:paraId="7974DCDE" w14:textId="77777777" w:rsidR="00F868EA" w:rsidRPr="00EE2C24" w:rsidRDefault="00F868EA" w:rsidP="00817E47">
            <w:pPr>
              <w:spacing w:before="0" w:line="240" w:lineRule="auto"/>
              <w:contextualSpacing w:val="0"/>
              <w:rPr>
                <w:ins w:id="28889" w:author="Phuong Truong Thi" w:date="2024-10-16T01:05:00Z"/>
                <w:rFonts w:ascii="Times New Roman" w:hAnsi="Times New Roman"/>
                <w:color w:val="000000"/>
                <w:sz w:val="24"/>
                <w:szCs w:val="24"/>
              </w:rPr>
            </w:pPr>
            <w:ins w:id="28890" w:author="Phuong Truong Thi" w:date="2024-10-16T01:05:00Z">
              <w:r w:rsidRPr="00EE2C24">
                <w:rPr>
                  <w:rFonts w:ascii="Times New Roman" w:hAnsi="Times New Roman"/>
                  <w:color w:val="000000"/>
                  <w:sz w:val="24"/>
                  <w:szCs w:val="24"/>
                </w:rPr>
                <w:t>Lấy trường họ và tên có dấu của KH</w:t>
              </w:r>
              <w:r w:rsidRPr="00EE2C24">
                <w:rPr>
                  <w:rFonts w:ascii="Times New Roman" w:hAnsi="Times New Roman"/>
                  <w:color w:val="000000"/>
                  <w:sz w:val="24"/>
                  <w:szCs w:val="24"/>
                </w:rPr>
                <w:br/>
                <w:t>TH KH không lấy được họ và tên có dấu sẽ lấy trường họ và tên không dấu trên T24</w:t>
              </w:r>
            </w:ins>
          </w:p>
        </w:tc>
        <w:tc>
          <w:tcPr>
            <w:tcW w:w="900" w:type="dxa"/>
            <w:tcPrChange w:id="28891" w:author="Phuong Truong Thi" w:date="2024-11-25T15:17:00Z">
              <w:tcPr>
                <w:tcW w:w="992" w:type="dxa"/>
                <w:gridSpan w:val="2"/>
              </w:tcPr>
            </w:tcPrChange>
          </w:tcPr>
          <w:p w14:paraId="134A3905" w14:textId="77777777" w:rsidR="00F868EA" w:rsidRPr="00EE2C24" w:rsidRDefault="00F868EA" w:rsidP="00817E47">
            <w:pPr>
              <w:spacing w:before="0" w:line="240" w:lineRule="auto"/>
              <w:contextualSpacing w:val="0"/>
              <w:rPr>
                <w:ins w:id="28892" w:author="Phuong Truong Thi" w:date="2024-10-16T01:05:00Z"/>
                <w:rFonts w:ascii="Times New Roman" w:hAnsi="Times New Roman"/>
                <w:color w:val="000000"/>
                <w:sz w:val="24"/>
                <w:szCs w:val="24"/>
              </w:rPr>
            </w:pPr>
            <w:ins w:id="28893" w:author="Phuong Truong Thi" w:date="2024-10-16T01:05:00Z">
              <w:r w:rsidRPr="005D6CFA">
                <w:rPr>
                  <w:rFonts w:ascii="Times New Roman" w:hAnsi="Times New Roman"/>
                  <w:color w:val="000000"/>
                  <w:sz w:val="24"/>
                  <w:szCs w:val="24"/>
                  <w:lang w:val="vi-VN"/>
                </w:rPr>
                <w:t>EZ/T24</w:t>
              </w:r>
            </w:ins>
          </w:p>
        </w:tc>
        <w:tc>
          <w:tcPr>
            <w:tcW w:w="1031" w:type="dxa"/>
            <w:tcPrChange w:id="28894" w:author="Phuong Truong Thi" w:date="2024-11-25T15:17:00Z">
              <w:tcPr>
                <w:tcW w:w="1134" w:type="dxa"/>
                <w:gridSpan w:val="2"/>
              </w:tcPr>
            </w:tcPrChange>
          </w:tcPr>
          <w:p w14:paraId="56486741" w14:textId="2365F338" w:rsidR="0068028E" w:rsidRDefault="0068028E" w:rsidP="00817E47">
            <w:pPr>
              <w:spacing w:before="0" w:line="240" w:lineRule="auto"/>
              <w:contextualSpacing w:val="0"/>
              <w:rPr>
                <w:rFonts w:ascii="Times New Roman" w:hAnsi="Times New Roman"/>
                <w:color w:val="000000"/>
                <w:sz w:val="24"/>
                <w:szCs w:val="24"/>
              </w:rPr>
            </w:pPr>
            <w:r>
              <w:rPr>
                <w:rFonts w:ascii="Times New Roman" w:hAnsi="Times New Roman"/>
                <w:color w:val="000000"/>
                <w:sz w:val="24"/>
                <w:szCs w:val="24"/>
              </w:rPr>
              <w:t>Text (255)</w:t>
            </w:r>
          </w:p>
          <w:p w14:paraId="217A3EC6" w14:textId="4AFFE6DC" w:rsidR="00F868EA" w:rsidRPr="00EE2C24" w:rsidRDefault="00525739" w:rsidP="00817E47">
            <w:pPr>
              <w:spacing w:before="0" w:line="240" w:lineRule="auto"/>
              <w:contextualSpacing w:val="0"/>
              <w:rPr>
                <w:ins w:id="28895" w:author="Phuong Truong Thi" w:date="2024-10-16T01:05:00Z"/>
                <w:rFonts w:ascii="Times New Roman" w:hAnsi="Times New Roman"/>
                <w:color w:val="000000"/>
                <w:sz w:val="24"/>
                <w:szCs w:val="24"/>
              </w:rPr>
            </w:pPr>
            <w:commentRangeStart w:id="28896"/>
            <w:commentRangeStart w:id="28897"/>
            <w:commentRangeStart w:id="28898"/>
            <w:r>
              <w:rPr>
                <w:rFonts w:ascii="Times New Roman" w:hAnsi="Times New Roman"/>
                <w:color w:val="000000"/>
                <w:sz w:val="24"/>
                <w:szCs w:val="24"/>
              </w:rPr>
              <w:t>Text link</w:t>
            </w:r>
            <w:commentRangeEnd w:id="28896"/>
            <w:r w:rsidR="00372712">
              <w:rPr>
                <w:rStyle w:val="CommentReference"/>
                <w:lang w:val="x-none" w:eastAsia="x-none"/>
              </w:rPr>
              <w:commentReference w:id="28896"/>
            </w:r>
            <w:commentRangeEnd w:id="28897"/>
            <w:r w:rsidR="0068028E">
              <w:rPr>
                <w:rStyle w:val="CommentReference"/>
                <w:lang w:val="x-none" w:eastAsia="x-none"/>
              </w:rPr>
              <w:commentReference w:id="28897"/>
            </w:r>
            <w:commentRangeEnd w:id="28898"/>
            <w:r w:rsidR="0067025C">
              <w:rPr>
                <w:rStyle w:val="CommentReference"/>
                <w:lang w:val="x-none" w:eastAsia="x-none"/>
              </w:rPr>
              <w:commentReference w:id="28898"/>
            </w:r>
          </w:p>
        </w:tc>
        <w:tc>
          <w:tcPr>
            <w:tcW w:w="992" w:type="dxa"/>
            <w:shd w:val="clear" w:color="auto" w:fill="auto"/>
            <w:noWrap/>
            <w:vAlign w:val="center"/>
            <w:tcPrChange w:id="28899" w:author="Phuong Truong Thi" w:date="2024-11-25T15:17:00Z">
              <w:tcPr>
                <w:tcW w:w="992" w:type="dxa"/>
                <w:shd w:val="clear" w:color="auto" w:fill="auto"/>
                <w:noWrap/>
                <w:vAlign w:val="center"/>
              </w:tcPr>
            </w:tcPrChange>
          </w:tcPr>
          <w:p w14:paraId="69C6F01E" w14:textId="77777777" w:rsidR="00F868EA" w:rsidRPr="00EE2C24" w:rsidRDefault="00F868EA" w:rsidP="00817E47">
            <w:pPr>
              <w:spacing w:before="0" w:line="240" w:lineRule="auto"/>
              <w:contextualSpacing w:val="0"/>
              <w:rPr>
                <w:ins w:id="28900" w:author="Phuong Truong Thi" w:date="2024-10-16T01:05:00Z"/>
                <w:rFonts w:ascii="Times New Roman" w:eastAsia="Times New Roman" w:hAnsi="Times New Roman"/>
                <w:color w:val="000000"/>
                <w:sz w:val="24"/>
                <w:szCs w:val="24"/>
                <w:lang w:val="vi-VN" w:eastAsia="vi-VN"/>
              </w:rPr>
            </w:pPr>
          </w:p>
        </w:tc>
        <w:tc>
          <w:tcPr>
            <w:tcW w:w="1418" w:type="dxa"/>
            <w:tcPrChange w:id="28901" w:author="Phuong Truong Thi" w:date="2024-11-25T15:17:00Z">
              <w:tcPr>
                <w:tcW w:w="1418" w:type="dxa"/>
              </w:tcPr>
            </w:tcPrChange>
          </w:tcPr>
          <w:p w14:paraId="0FF6A5F6" w14:textId="77777777" w:rsidR="00F868EA" w:rsidRPr="00EE2C24" w:rsidRDefault="00F868EA" w:rsidP="00817E47">
            <w:pPr>
              <w:spacing w:before="0" w:line="240" w:lineRule="auto"/>
              <w:contextualSpacing w:val="0"/>
              <w:jc w:val="center"/>
              <w:rPr>
                <w:ins w:id="28902" w:author="Phuong Truong Thi" w:date="2024-10-16T01:05:00Z"/>
                <w:rFonts w:ascii="Times New Roman" w:eastAsia="Times New Roman" w:hAnsi="Times New Roman"/>
                <w:sz w:val="24"/>
                <w:szCs w:val="24"/>
                <w:lang w:eastAsia="vi-VN"/>
              </w:rPr>
            </w:pPr>
            <w:ins w:id="28903" w:author="Phuong Truong Thi" w:date="2024-10-16T01:05:00Z">
              <w:r w:rsidRPr="00EE2C24">
                <w:rPr>
                  <w:rFonts w:ascii="Times New Roman" w:eastAsia="Times New Roman" w:hAnsi="Times New Roman"/>
                  <w:sz w:val="24"/>
                  <w:szCs w:val="24"/>
                  <w:lang w:eastAsia="vi-VN"/>
                </w:rPr>
                <w:t>Y</w:t>
              </w:r>
            </w:ins>
          </w:p>
        </w:tc>
      </w:tr>
      <w:tr w:rsidR="00F868EA" w:rsidRPr="00EE2C24" w14:paraId="7E67D25E" w14:textId="77777777" w:rsidTr="0070293F">
        <w:trPr>
          <w:trHeight w:val="276"/>
          <w:ins w:id="28904" w:author="Phuong Truong Thi" w:date="2024-10-16T01:05:00Z"/>
          <w:trPrChange w:id="28905" w:author="Phuong Truong Thi" w:date="2024-11-25T15:17:00Z">
            <w:trPr>
              <w:trHeight w:val="276"/>
            </w:trPr>
          </w:trPrChange>
        </w:trPr>
        <w:tc>
          <w:tcPr>
            <w:tcW w:w="715" w:type="dxa"/>
            <w:shd w:val="clear" w:color="000000" w:fill="FFFFFF"/>
            <w:vAlign w:val="center"/>
            <w:tcPrChange w:id="28906" w:author="Phuong Truong Thi" w:date="2024-11-25T15:17:00Z">
              <w:tcPr>
                <w:tcW w:w="715" w:type="dxa"/>
                <w:shd w:val="clear" w:color="000000" w:fill="FFFFFF"/>
                <w:vAlign w:val="center"/>
              </w:tcPr>
            </w:tcPrChange>
          </w:tcPr>
          <w:p w14:paraId="16A1C3A1" w14:textId="77777777" w:rsidR="00F868EA" w:rsidRPr="00EE2C24" w:rsidRDefault="00F868EA" w:rsidP="00817E47">
            <w:pPr>
              <w:pStyle w:val="ListParagraph"/>
              <w:numPr>
                <w:ilvl w:val="0"/>
                <w:numId w:val="75"/>
              </w:numPr>
              <w:spacing w:before="0" w:line="240" w:lineRule="auto"/>
              <w:contextualSpacing w:val="0"/>
              <w:jc w:val="left"/>
              <w:rPr>
                <w:ins w:id="28907" w:author="Phuong Truong Thi" w:date="2024-10-16T01:05:00Z"/>
                <w:rFonts w:eastAsia="Times New Roman"/>
                <w:color w:val="000000"/>
                <w:szCs w:val="24"/>
                <w:lang w:val="vi-VN" w:eastAsia="vi-VN"/>
              </w:rPr>
            </w:pPr>
          </w:p>
        </w:tc>
        <w:tc>
          <w:tcPr>
            <w:tcW w:w="1530" w:type="dxa"/>
            <w:shd w:val="clear" w:color="000000" w:fill="FFFFFF"/>
            <w:vAlign w:val="center"/>
            <w:tcPrChange w:id="28908" w:author="Phuong Truong Thi" w:date="2024-11-25T15:17:00Z">
              <w:tcPr>
                <w:tcW w:w="1795" w:type="dxa"/>
                <w:gridSpan w:val="2"/>
                <w:shd w:val="clear" w:color="000000" w:fill="FFFFFF"/>
                <w:vAlign w:val="center"/>
              </w:tcPr>
            </w:tcPrChange>
          </w:tcPr>
          <w:p w14:paraId="56DABE5F" w14:textId="77777777" w:rsidR="00F868EA" w:rsidRPr="00EE2C24" w:rsidRDefault="00F868EA" w:rsidP="00817E47">
            <w:pPr>
              <w:spacing w:before="0" w:line="240" w:lineRule="auto"/>
              <w:contextualSpacing w:val="0"/>
              <w:rPr>
                <w:ins w:id="28909" w:author="Phuong Truong Thi" w:date="2024-10-16T01:05:00Z"/>
                <w:rFonts w:ascii="Times New Roman" w:hAnsi="Times New Roman"/>
                <w:color w:val="000000"/>
                <w:sz w:val="24"/>
                <w:szCs w:val="24"/>
              </w:rPr>
            </w:pPr>
            <w:ins w:id="28910" w:author="Phuong Truong Thi" w:date="2024-10-16T01:05:00Z">
              <w:r w:rsidRPr="00EE2C24">
                <w:rPr>
                  <w:rFonts w:ascii="Times New Roman" w:hAnsi="Times New Roman"/>
                  <w:color w:val="000000"/>
                  <w:sz w:val="24"/>
                  <w:szCs w:val="24"/>
                </w:rPr>
                <w:t>Số điện thoại</w:t>
              </w:r>
            </w:ins>
          </w:p>
        </w:tc>
        <w:tc>
          <w:tcPr>
            <w:tcW w:w="2340" w:type="dxa"/>
            <w:gridSpan w:val="2"/>
            <w:vAlign w:val="center"/>
            <w:tcPrChange w:id="28911" w:author="Phuong Truong Thi" w:date="2024-11-25T15:17:00Z">
              <w:tcPr>
                <w:tcW w:w="1880" w:type="dxa"/>
                <w:vAlign w:val="center"/>
              </w:tcPr>
            </w:tcPrChange>
          </w:tcPr>
          <w:p w14:paraId="20C615E9" w14:textId="2BE6B0A1" w:rsidR="00F868EA" w:rsidRPr="00EE2C24" w:rsidRDefault="00EA72F0" w:rsidP="00817E47">
            <w:pPr>
              <w:spacing w:before="0" w:line="240" w:lineRule="auto"/>
              <w:contextualSpacing w:val="0"/>
              <w:rPr>
                <w:ins w:id="28912" w:author="Phuong Truong Thi" w:date="2024-10-16T01:05:00Z"/>
                <w:rFonts w:ascii="Times New Roman" w:hAnsi="Times New Roman"/>
                <w:color w:val="000000"/>
                <w:sz w:val="24"/>
                <w:szCs w:val="24"/>
              </w:rPr>
            </w:pPr>
            <w:ins w:id="28913" w:author="Phuong Truong Thi" w:date="2024-12-11T11:53:00Z" w16du:dateUtc="2024-12-11T04:53:00Z">
              <w:r w:rsidRPr="00B66378">
                <w:rPr>
                  <w:rFonts w:ascii="Times New Roman" w:hAnsi="Times New Roman"/>
                  <w:color w:val="000000"/>
                  <w:sz w:val="24"/>
                  <w:szCs w:val="24"/>
                  <w:lang w:val="vi-VN"/>
                </w:rPr>
                <w:t>Số điện thoại của khách hàng</w:t>
              </w:r>
              <w:r>
                <w:rPr>
                  <w:rFonts w:ascii="Times New Roman" w:hAnsi="Times New Roman"/>
                  <w:color w:val="000000"/>
                  <w:sz w:val="24"/>
                  <w:szCs w:val="24"/>
                </w:rPr>
                <w:t xml:space="preserve"> (nguồn T24)</w:t>
              </w:r>
            </w:ins>
          </w:p>
        </w:tc>
        <w:tc>
          <w:tcPr>
            <w:tcW w:w="900" w:type="dxa"/>
            <w:tcPrChange w:id="28914" w:author="Phuong Truong Thi" w:date="2024-11-25T15:17:00Z">
              <w:tcPr>
                <w:tcW w:w="992" w:type="dxa"/>
                <w:gridSpan w:val="2"/>
              </w:tcPr>
            </w:tcPrChange>
          </w:tcPr>
          <w:p w14:paraId="6A43457D" w14:textId="77777777" w:rsidR="00F868EA" w:rsidRDefault="00F868EA" w:rsidP="00817E47">
            <w:pPr>
              <w:spacing w:before="0" w:line="240" w:lineRule="auto"/>
              <w:contextualSpacing w:val="0"/>
              <w:rPr>
                <w:ins w:id="28915" w:author="Phuong Truong Thi" w:date="2024-10-16T01:05:00Z"/>
                <w:rFonts w:ascii="Times New Roman" w:hAnsi="Times New Roman"/>
                <w:color w:val="000000"/>
                <w:sz w:val="24"/>
                <w:szCs w:val="24"/>
              </w:rPr>
            </w:pPr>
            <w:ins w:id="28916" w:author="Phuong Truong Thi" w:date="2024-10-16T01:05:00Z">
              <w:r w:rsidRPr="005D6CFA">
                <w:rPr>
                  <w:rFonts w:ascii="Times New Roman" w:hAnsi="Times New Roman"/>
                  <w:color w:val="000000"/>
                  <w:sz w:val="24"/>
                  <w:szCs w:val="24"/>
                  <w:lang w:val="vi-VN"/>
                </w:rPr>
                <w:t>EZ/T24</w:t>
              </w:r>
            </w:ins>
          </w:p>
        </w:tc>
        <w:tc>
          <w:tcPr>
            <w:tcW w:w="1031" w:type="dxa"/>
            <w:tcPrChange w:id="28917" w:author="Phuong Truong Thi" w:date="2024-11-25T15:17:00Z">
              <w:tcPr>
                <w:tcW w:w="1134" w:type="dxa"/>
                <w:gridSpan w:val="2"/>
              </w:tcPr>
            </w:tcPrChange>
          </w:tcPr>
          <w:p w14:paraId="31CDAEF1" w14:textId="39CFFD6E" w:rsidR="00F868EA" w:rsidRPr="00EE2C24" w:rsidRDefault="00F868EA" w:rsidP="00817E47">
            <w:pPr>
              <w:spacing w:before="0" w:line="240" w:lineRule="auto"/>
              <w:contextualSpacing w:val="0"/>
              <w:rPr>
                <w:ins w:id="28918" w:author="Phuong Truong Thi" w:date="2024-10-16T01:05:00Z"/>
                <w:rFonts w:ascii="Times New Roman" w:hAnsi="Times New Roman"/>
                <w:color w:val="000000"/>
                <w:sz w:val="24"/>
                <w:szCs w:val="24"/>
              </w:rPr>
            </w:pPr>
            <w:ins w:id="28919" w:author="Phuong Truong Thi" w:date="2024-10-16T01:05:00Z">
              <w:r>
                <w:rPr>
                  <w:rFonts w:ascii="Times New Roman" w:hAnsi="Times New Roman"/>
                  <w:color w:val="000000"/>
                  <w:sz w:val="24"/>
                  <w:szCs w:val="24"/>
                </w:rPr>
                <w:t>Phone</w:t>
              </w:r>
            </w:ins>
            <w:r w:rsidR="0089299E">
              <w:rPr>
                <w:rFonts w:ascii="Times New Roman" w:hAnsi="Times New Roman"/>
                <w:color w:val="000000"/>
                <w:sz w:val="24"/>
                <w:szCs w:val="24"/>
              </w:rPr>
              <w:t xml:space="preserve"> (40)</w:t>
            </w:r>
          </w:p>
        </w:tc>
        <w:tc>
          <w:tcPr>
            <w:tcW w:w="992" w:type="dxa"/>
            <w:shd w:val="clear" w:color="auto" w:fill="auto"/>
            <w:noWrap/>
            <w:vAlign w:val="center"/>
            <w:tcPrChange w:id="28920" w:author="Phuong Truong Thi" w:date="2024-11-25T15:17:00Z">
              <w:tcPr>
                <w:tcW w:w="992" w:type="dxa"/>
                <w:shd w:val="clear" w:color="auto" w:fill="auto"/>
                <w:noWrap/>
                <w:vAlign w:val="center"/>
              </w:tcPr>
            </w:tcPrChange>
          </w:tcPr>
          <w:p w14:paraId="3ABD27EC" w14:textId="77777777" w:rsidR="00F868EA" w:rsidRPr="00EE2C24" w:rsidRDefault="00F868EA" w:rsidP="00817E47">
            <w:pPr>
              <w:spacing w:before="0" w:line="240" w:lineRule="auto"/>
              <w:contextualSpacing w:val="0"/>
              <w:rPr>
                <w:ins w:id="28921" w:author="Phuong Truong Thi" w:date="2024-10-16T01:05:00Z"/>
                <w:rFonts w:ascii="Times New Roman" w:eastAsia="Times New Roman" w:hAnsi="Times New Roman"/>
                <w:color w:val="000000"/>
                <w:sz w:val="24"/>
                <w:szCs w:val="24"/>
                <w:lang w:val="vi-VN" w:eastAsia="vi-VN"/>
              </w:rPr>
            </w:pPr>
          </w:p>
        </w:tc>
        <w:tc>
          <w:tcPr>
            <w:tcW w:w="1418" w:type="dxa"/>
            <w:tcPrChange w:id="28922" w:author="Phuong Truong Thi" w:date="2024-11-25T15:17:00Z">
              <w:tcPr>
                <w:tcW w:w="1418" w:type="dxa"/>
              </w:tcPr>
            </w:tcPrChange>
          </w:tcPr>
          <w:p w14:paraId="05B15072" w14:textId="77777777" w:rsidR="00F868EA" w:rsidRPr="00EE2C24" w:rsidRDefault="00F868EA" w:rsidP="00817E47">
            <w:pPr>
              <w:spacing w:before="0" w:line="240" w:lineRule="auto"/>
              <w:contextualSpacing w:val="0"/>
              <w:jc w:val="center"/>
              <w:rPr>
                <w:ins w:id="28923" w:author="Phuong Truong Thi" w:date="2024-10-16T01:05:00Z"/>
                <w:rFonts w:ascii="Times New Roman" w:eastAsia="Times New Roman" w:hAnsi="Times New Roman"/>
                <w:sz w:val="24"/>
                <w:szCs w:val="24"/>
                <w:lang w:eastAsia="vi-VN"/>
              </w:rPr>
            </w:pPr>
            <w:ins w:id="28924" w:author="Phuong Truong Thi" w:date="2024-10-16T01:05:00Z">
              <w:r w:rsidRPr="00EE2C24">
                <w:rPr>
                  <w:rFonts w:ascii="Times New Roman" w:eastAsia="Times New Roman" w:hAnsi="Times New Roman"/>
                  <w:sz w:val="24"/>
                  <w:szCs w:val="24"/>
                  <w:lang w:eastAsia="vi-VN"/>
                </w:rPr>
                <w:t>Y</w:t>
              </w:r>
            </w:ins>
          </w:p>
        </w:tc>
      </w:tr>
      <w:tr w:rsidR="001C683E" w:rsidRPr="00EE2C24" w14:paraId="44A6365C" w14:textId="77777777" w:rsidTr="0053070E">
        <w:trPr>
          <w:trHeight w:val="276"/>
          <w:ins w:id="28925" w:author="Phuong Truong Thi" w:date="2024-10-16T01:05:00Z"/>
        </w:trPr>
        <w:tc>
          <w:tcPr>
            <w:tcW w:w="8926" w:type="dxa"/>
            <w:gridSpan w:val="8"/>
            <w:shd w:val="clear" w:color="000000" w:fill="FFFFFF"/>
          </w:tcPr>
          <w:p w14:paraId="0CAC2F7B" w14:textId="77777777" w:rsidR="001C683E" w:rsidRPr="00EE2C24" w:rsidRDefault="001C683E" w:rsidP="00817E47">
            <w:pPr>
              <w:spacing w:before="0" w:line="240" w:lineRule="auto"/>
              <w:contextualSpacing w:val="0"/>
              <w:jc w:val="left"/>
              <w:rPr>
                <w:ins w:id="28926" w:author="Phuong Truong Thi" w:date="2024-10-16T01:05:00Z"/>
                <w:rFonts w:ascii="Times New Roman" w:eastAsia="Times New Roman" w:hAnsi="Times New Roman"/>
                <w:sz w:val="24"/>
                <w:szCs w:val="24"/>
                <w:lang w:eastAsia="vi-VN"/>
              </w:rPr>
            </w:pPr>
            <w:ins w:id="28927" w:author="Phuong Truong Thi" w:date="2024-10-16T01:05:00Z">
              <w:r w:rsidRPr="00EE2C24">
                <w:rPr>
                  <w:rFonts w:ascii="Times New Roman" w:eastAsia="Times New Roman" w:hAnsi="Times New Roman"/>
                  <w:sz w:val="24"/>
                  <w:szCs w:val="24"/>
                  <w:lang w:eastAsia="vi-VN"/>
                </w:rPr>
                <w:t>Thông tin chi nhánh và vùng định danh KH</w:t>
              </w:r>
            </w:ins>
          </w:p>
        </w:tc>
      </w:tr>
      <w:tr w:rsidR="00B83E10" w:rsidRPr="00EE2C24" w14:paraId="5BE4D8C9" w14:textId="77777777" w:rsidTr="0070293F">
        <w:trPr>
          <w:trHeight w:val="276"/>
          <w:ins w:id="28928" w:author="Phuong Truong Thi" w:date="2024-10-16T01:05:00Z"/>
          <w:trPrChange w:id="28929" w:author="Phuong Truong Thi" w:date="2024-11-25T15:17:00Z">
            <w:trPr>
              <w:trHeight w:val="276"/>
            </w:trPr>
          </w:trPrChange>
        </w:trPr>
        <w:tc>
          <w:tcPr>
            <w:tcW w:w="715" w:type="dxa"/>
            <w:shd w:val="clear" w:color="auto" w:fill="auto"/>
            <w:vAlign w:val="center"/>
            <w:tcPrChange w:id="28930" w:author="Phuong Truong Thi" w:date="2024-11-25T15:17:00Z">
              <w:tcPr>
                <w:tcW w:w="715" w:type="dxa"/>
                <w:shd w:val="clear" w:color="auto" w:fill="auto"/>
                <w:vAlign w:val="center"/>
              </w:tcPr>
            </w:tcPrChange>
          </w:tcPr>
          <w:p w14:paraId="3780357F" w14:textId="77777777" w:rsidR="00F868EA" w:rsidRPr="00EE2C24" w:rsidRDefault="00F868EA" w:rsidP="00817E47">
            <w:pPr>
              <w:pStyle w:val="ListParagraph"/>
              <w:numPr>
                <w:ilvl w:val="0"/>
                <w:numId w:val="75"/>
              </w:numPr>
              <w:spacing w:before="0" w:line="240" w:lineRule="auto"/>
              <w:contextualSpacing w:val="0"/>
              <w:jc w:val="left"/>
              <w:rPr>
                <w:ins w:id="28931" w:author="Phuong Truong Thi" w:date="2024-10-16T01:05:00Z"/>
                <w:rFonts w:eastAsia="Times New Roman"/>
                <w:color w:val="000000"/>
                <w:szCs w:val="24"/>
                <w:lang w:val="vi-VN" w:eastAsia="vi-VN"/>
              </w:rPr>
            </w:pPr>
          </w:p>
        </w:tc>
        <w:tc>
          <w:tcPr>
            <w:tcW w:w="1530" w:type="dxa"/>
            <w:shd w:val="clear" w:color="auto" w:fill="auto"/>
            <w:vAlign w:val="center"/>
            <w:hideMark/>
            <w:tcPrChange w:id="28932" w:author="Phuong Truong Thi" w:date="2024-11-25T15:17:00Z">
              <w:tcPr>
                <w:tcW w:w="1795" w:type="dxa"/>
                <w:gridSpan w:val="2"/>
                <w:shd w:val="clear" w:color="auto" w:fill="auto"/>
                <w:vAlign w:val="center"/>
                <w:hideMark/>
              </w:tcPr>
            </w:tcPrChange>
          </w:tcPr>
          <w:p w14:paraId="4C912D51" w14:textId="77777777" w:rsidR="00F868EA" w:rsidRPr="00EE2C24" w:rsidRDefault="00F868EA" w:rsidP="00817E47">
            <w:pPr>
              <w:spacing w:before="0" w:line="240" w:lineRule="auto"/>
              <w:contextualSpacing w:val="0"/>
              <w:rPr>
                <w:ins w:id="28933" w:author="Phuong Truong Thi" w:date="2024-10-16T01:05:00Z"/>
                <w:rFonts w:ascii="Times New Roman" w:eastAsia="Times New Roman" w:hAnsi="Times New Roman"/>
                <w:color w:val="000000"/>
                <w:sz w:val="24"/>
                <w:szCs w:val="24"/>
                <w:lang w:val="vi-VN" w:eastAsia="vi-VN"/>
              </w:rPr>
            </w:pPr>
            <w:ins w:id="28934" w:author="Phuong Truong Thi" w:date="2024-10-16T01:05:00Z">
              <w:r w:rsidRPr="00EE2C24">
                <w:rPr>
                  <w:rFonts w:ascii="Times New Roman" w:hAnsi="Times New Roman"/>
                  <w:color w:val="000000"/>
                  <w:sz w:val="24"/>
                  <w:szCs w:val="24"/>
                </w:rPr>
                <w:t>Mã CN quản lý</w:t>
              </w:r>
            </w:ins>
          </w:p>
        </w:tc>
        <w:tc>
          <w:tcPr>
            <w:tcW w:w="2340" w:type="dxa"/>
            <w:gridSpan w:val="2"/>
            <w:vAlign w:val="center"/>
            <w:tcPrChange w:id="28935" w:author="Phuong Truong Thi" w:date="2024-11-25T15:17:00Z">
              <w:tcPr>
                <w:tcW w:w="1880" w:type="dxa"/>
                <w:vAlign w:val="center"/>
              </w:tcPr>
            </w:tcPrChange>
          </w:tcPr>
          <w:p w14:paraId="788450A4" w14:textId="77777777" w:rsidR="00F868EA" w:rsidRPr="00126368" w:rsidRDefault="00F868EA" w:rsidP="00817E47">
            <w:pPr>
              <w:spacing w:before="0" w:line="240" w:lineRule="auto"/>
              <w:contextualSpacing w:val="0"/>
              <w:rPr>
                <w:ins w:id="28936" w:author="Phuong Truong Thi" w:date="2024-10-16T01:05:00Z"/>
                <w:rFonts w:ascii="Times New Roman" w:eastAsia="Times New Roman" w:hAnsi="Times New Roman"/>
                <w:color w:val="000000"/>
                <w:sz w:val="24"/>
                <w:szCs w:val="24"/>
                <w:lang w:val="vi-VN" w:eastAsia="vi-VN"/>
              </w:rPr>
            </w:pPr>
            <w:ins w:id="28937" w:author="Phuong Truong Thi" w:date="2024-10-16T01:05:00Z">
              <w:r w:rsidRPr="00126368">
                <w:rPr>
                  <w:rFonts w:ascii="Times New Roman" w:hAnsi="Times New Roman"/>
                  <w:color w:val="000000"/>
                  <w:sz w:val="24"/>
                  <w:szCs w:val="24"/>
                  <w:lang w:val="vi-VN"/>
                </w:rPr>
                <w:t>Mã chi nhánh quản lý khách hàng/ Book quản lý: VN0010338</w:t>
              </w:r>
            </w:ins>
          </w:p>
        </w:tc>
        <w:tc>
          <w:tcPr>
            <w:tcW w:w="900" w:type="dxa"/>
            <w:tcPrChange w:id="28938" w:author="Phuong Truong Thi" w:date="2024-11-25T15:17:00Z">
              <w:tcPr>
                <w:tcW w:w="992" w:type="dxa"/>
                <w:gridSpan w:val="2"/>
              </w:tcPr>
            </w:tcPrChange>
          </w:tcPr>
          <w:p w14:paraId="0716AA14" w14:textId="77777777" w:rsidR="00F868EA" w:rsidRPr="00EE2C24" w:rsidRDefault="00F868EA" w:rsidP="00817E47">
            <w:pPr>
              <w:spacing w:before="0" w:line="240" w:lineRule="auto"/>
              <w:contextualSpacing w:val="0"/>
              <w:rPr>
                <w:ins w:id="28939" w:author="Phuong Truong Thi" w:date="2024-10-16T01:05:00Z"/>
                <w:rFonts w:ascii="Times New Roman" w:eastAsia="Times New Roman" w:hAnsi="Times New Roman"/>
                <w:color w:val="000000"/>
                <w:sz w:val="24"/>
                <w:szCs w:val="24"/>
                <w:lang w:eastAsia="vi-VN"/>
              </w:rPr>
            </w:pPr>
            <w:ins w:id="28940" w:author="Phuong Truong Thi" w:date="2024-10-16T01:05:00Z">
              <w:r w:rsidRPr="001446B9">
                <w:rPr>
                  <w:rFonts w:ascii="Times New Roman" w:hAnsi="Times New Roman"/>
                  <w:color w:val="000000"/>
                  <w:sz w:val="24"/>
                  <w:szCs w:val="24"/>
                  <w:lang w:val="vi-VN"/>
                </w:rPr>
                <w:t>EZ/T24</w:t>
              </w:r>
            </w:ins>
          </w:p>
        </w:tc>
        <w:tc>
          <w:tcPr>
            <w:tcW w:w="1031" w:type="dxa"/>
            <w:tcPrChange w:id="28941" w:author="Phuong Truong Thi" w:date="2024-11-25T15:17:00Z">
              <w:tcPr>
                <w:tcW w:w="1134" w:type="dxa"/>
                <w:gridSpan w:val="2"/>
              </w:tcPr>
            </w:tcPrChange>
          </w:tcPr>
          <w:p w14:paraId="0B87768B" w14:textId="22234C7E" w:rsidR="00F868EA" w:rsidRPr="00EE2C24" w:rsidRDefault="00525739" w:rsidP="00817E47">
            <w:pPr>
              <w:spacing w:before="0" w:line="240" w:lineRule="auto"/>
              <w:contextualSpacing w:val="0"/>
              <w:rPr>
                <w:ins w:id="28942"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8943" w:author="Phuong Truong Thi" w:date="2024-11-25T15:17:00Z">
              <w:tcPr>
                <w:tcW w:w="992" w:type="dxa"/>
                <w:shd w:val="clear" w:color="auto" w:fill="auto"/>
                <w:noWrap/>
                <w:vAlign w:val="center"/>
              </w:tcPr>
            </w:tcPrChange>
          </w:tcPr>
          <w:p w14:paraId="66DB6B97" w14:textId="77777777" w:rsidR="00F868EA" w:rsidRPr="00EE2C24" w:rsidRDefault="00F868EA" w:rsidP="00817E47">
            <w:pPr>
              <w:spacing w:before="0" w:line="240" w:lineRule="auto"/>
              <w:contextualSpacing w:val="0"/>
              <w:rPr>
                <w:ins w:id="28944" w:author="Phuong Truong Thi" w:date="2024-10-16T01:05:00Z"/>
                <w:rFonts w:ascii="Times New Roman" w:eastAsia="Times New Roman" w:hAnsi="Times New Roman"/>
                <w:color w:val="000000"/>
                <w:sz w:val="24"/>
                <w:szCs w:val="24"/>
                <w:lang w:val="vi-VN" w:eastAsia="vi-VN"/>
              </w:rPr>
            </w:pPr>
          </w:p>
        </w:tc>
        <w:tc>
          <w:tcPr>
            <w:tcW w:w="1418" w:type="dxa"/>
            <w:tcPrChange w:id="28945" w:author="Phuong Truong Thi" w:date="2024-11-25T15:17:00Z">
              <w:tcPr>
                <w:tcW w:w="1418" w:type="dxa"/>
              </w:tcPr>
            </w:tcPrChange>
          </w:tcPr>
          <w:p w14:paraId="0ABB696F" w14:textId="77777777" w:rsidR="00F868EA" w:rsidRPr="00EE2C24" w:rsidRDefault="00F868EA" w:rsidP="00817E47">
            <w:pPr>
              <w:spacing w:before="0" w:line="240" w:lineRule="auto"/>
              <w:contextualSpacing w:val="0"/>
              <w:jc w:val="center"/>
              <w:rPr>
                <w:ins w:id="28946" w:author="Phuong Truong Thi" w:date="2024-10-16T01:05:00Z"/>
                <w:rFonts w:ascii="Times New Roman" w:eastAsia="Times New Roman" w:hAnsi="Times New Roman"/>
                <w:sz w:val="24"/>
                <w:szCs w:val="24"/>
                <w:lang w:eastAsia="vi-VN"/>
              </w:rPr>
            </w:pPr>
            <w:ins w:id="28947" w:author="Phuong Truong Thi" w:date="2024-10-16T01:05:00Z">
              <w:r w:rsidRPr="00EE2C24">
                <w:rPr>
                  <w:rFonts w:ascii="Times New Roman" w:eastAsia="Times New Roman" w:hAnsi="Times New Roman"/>
                  <w:sz w:val="24"/>
                  <w:szCs w:val="24"/>
                  <w:lang w:eastAsia="vi-VN"/>
                </w:rPr>
                <w:t>N</w:t>
              </w:r>
            </w:ins>
          </w:p>
        </w:tc>
      </w:tr>
      <w:tr w:rsidR="00B83E10" w:rsidRPr="00EE2C24" w14:paraId="669C6FFF" w14:textId="77777777" w:rsidTr="0070293F">
        <w:trPr>
          <w:trHeight w:val="552"/>
          <w:ins w:id="28948" w:author="Phuong Truong Thi" w:date="2024-10-16T01:05:00Z"/>
          <w:trPrChange w:id="28949" w:author="Phuong Truong Thi" w:date="2024-11-25T15:17:00Z">
            <w:trPr>
              <w:trHeight w:val="552"/>
            </w:trPr>
          </w:trPrChange>
        </w:trPr>
        <w:tc>
          <w:tcPr>
            <w:tcW w:w="715" w:type="dxa"/>
            <w:shd w:val="clear" w:color="auto" w:fill="auto"/>
            <w:vAlign w:val="center"/>
            <w:tcPrChange w:id="28950" w:author="Phuong Truong Thi" w:date="2024-11-25T15:17:00Z">
              <w:tcPr>
                <w:tcW w:w="715" w:type="dxa"/>
                <w:shd w:val="clear" w:color="auto" w:fill="auto"/>
                <w:vAlign w:val="center"/>
              </w:tcPr>
            </w:tcPrChange>
          </w:tcPr>
          <w:p w14:paraId="6FB740AB" w14:textId="77777777" w:rsidR="00F868EA" w:rsidRPr="00EE2C24" w:rsidRDefault="00F868EA" w:rsidP="00817E47">
            <w:pPr>
              <w:pStyle w:val="ListParagraph"/>
              <w:numPr>
                <w:ilvl w:val="0"/>
                <w:numId w:val="75"/>
              </w:numPr>
              <w:spacing w:before="0" w:line="240" w:lineRule="auto"/>
              <w:contextualSpacing w:val="0"/>
              <w:jc w:val="left"/>
              <w:rPr>
                <w:ins w:id="28951" w:author="Phuong Truong Thi" w:date="2024-10-16T01:05:00Z"/>
                <w:rFonts w:eastAsia="Times New Roman"/>
                <w:color w:val="000000"/>
                <w:szCs w:val="24"/>
                <w:lang w:val="vi-VN" w:eastAsia="vi-VN"/>
              </w:rPr>
            </w:pPr>
          </w:p>
        </w:tc>
        <w:tc>
          <w:tcPr>
            <w:tcW w:w="1530" w:type="dxa"/>
            <w:shd w:val="clear" w:color="auto" w:fill="auto"/>
            <w:vAlign w:val="center"/>
            <w:hideMark/>
            <w:tcPrChange w:id="28952" w:author="Phuong Truong Thi" w:date="2024-11-25T15:17:00Z">
              <w:tcPr>
                <w:tcW w:w="1795" w:type="dxa"/>
                <w:gridSpan w:val="2"/>
                <w:shd w:val="clear" w:color="auto" w:fill="auto"/>
                <w:vAlign w:val="center"/>
                <w:hideMark/>
              </w:tcPr>
            </w:tcPrChange>
          </w:tcPr>
          <w:p w14:paraId="6438D6A8" w14:textId="77777777" w:rsidR="00F868EA" w:rsidRPr="00EE2C24" w:rsidRDefault="00F868EA" w:rsidP="00817E47">
            <w:pPr>
              <w:spacing w:before="0" w:line="240" w:lineRule="auto"/>
              <w:contextualSpacing w:val="0"/>
              <w:rPr>
                <w:ins w:id="28953" w:author="Phuong Truong Thi" w:date="2024-10-16T01:05:00Z"/>
                <w:rFonts w:ascii="Times New Roman" w:eastAsia="Times New Roman" w:hAnsi="Times New Roman"/>
                <w:color w:val="000000"/>
                <w:sz w:val="24"/>
                <w:szCs w:val="24"/>
                <w:lang w:val="vi-VN" w:eastAsia="vi-VN"/>
              </w:rPr>
            </w:pPr>
            <w:ins w:id="28954" w:author="Phuong Truong Thi" w:date="2024-10-16T01:05:00Z">
              <w:r w:rsidRPr="00EE2C24">
                <w:rPr>
                  <w:rFonts w:ascii="Times New Roman" w:hAnsi="Times New Roman"/>
                  <w:color w:val="000000"/>
                  <w:sz w:val="24"/>
                  <w:szCs w:val="24"/>
                </w:rPr>
                <w:t>Tên CN quản lý</w:t>
              </w:r>
            </w:ins>
          </w:p>
        </w:tc>
        <w:tc>
          <w:tcPr>
            <w:tcW w:w="2340" w:type="dxa"/>
            <w:gridSpan w:val="2"/>
            <w:vAlign w:val="center"/>
            <w:tcPrChange w:id="28955" w:author="Phuong Truong Thi" w:date="2024-11-25T15:17:00Z">
              <w:tcPr>
                <w:tcW w:w="1880" w:type="dxa"/>
                <w:vAlign w:val="center"/>
              </w:tcPr>
            </w:tcPrChange>
          </w:tcPr>
          <w:p w14:paraId="738FD2A7" w14:textId="77777777" w:rsidR="00F868EA" w:rsidRPr="00126368" w:rsidRDefault="00F868EA" w:rsidP="00817E47">
            <w:pPr>
              <w:spacing w:before="0" w:line="240" w:lineRule="auto"/>
              <w:contextualSpacing w:val="0"/>
              <w:rPr>
                <w:ins w:id="28956" w:author="Phuong Truong Thi" w:date="2024-10-16T01:05:00Z"/>
                <w:rFonts w:ascii="Times New Roman" w:eastAsia="Times New Roman" w:hAnsi="Times New Roman"/>
                <w:color w:val="000000"/>
                <w:sz w:val="24"/>
                <w:szCs w:val="24"/>
                <w:lang w:val="vi-VN" w:eastAsia="vi-VN"/>
              </w:rPr>
            </w:pPr>
            <w:ins w:id="28957" w:author="Phuong Truong Thi" w:date="2024-10-16T01:05:00Z">
              <w:r w:rsidRPr="00126368">
                <w:rPr>
                  <w:rFonts w:ascii="Times New Roman" w:hAnsi="Times New Roman"/>
                  <w:color w:val="000000"/>
                  <w:sz w:val="24"/>
                  <w:szCs w:val="24"/>
                  <w:lang w:val="vi-VN"/>
                </w:rPr>
                <w:t xml:space="preserve">Tên chi nhánh quản lý khách hàng/ Book </w:t>
              </w:r>
              <w:r w:rsidRPr="00126368">
                <w:rPr>
                  <w:rFonts w:ascii="Times New Roman" w:hAnsi="Times New Roman"/>
                  <w:color w:val="000000"/>
                  <w:sz w:val="24"/>
                  <w:szCs w:val="24"/>
                  <w:lang w:val="vi-VN"/>
                </w:rPr>
                <w:lastRenderedPageBreak/>
                <w:t>quản lý: VPBank Láng Hạ</w:t>
              </w:r>
            </w:ins>
          </w:p>
        </w:tc>
        <w:tc>
          <w:tcPr>
            <w:tcW w:w="900" w:type="dxa"/>
            <w:tcPrChange w:id="28958" w:author="Phuong Truong Thi" w:date="2024-11-25T15:17:00Z">
              <w:tcPr>
                <w:tcW w:w="992" w:type="dxa"/>
                <w:gridSpan w:val="2"/>
              </w:tcPr>
            </w:tcPrChange>
          </w:tcPr>
          <w:p w14:paraId="6F9158E3" w14:textId="77777777" w:rsidR="00F868EA" w:rsidRPr="00EE2C24" w:rsidRDefault="00F868EA" w:rsidP="00817E47">
            <w:pPr>
              <w:spacing w:before="0" w:line="240" w:lineRule="auto"/>
              <w:contextualSpacing w:val="0"/>
              <w:rPr>
                <w:ins w:id="28959" w:author="Phuong Truong Thi" w:date="2024-10-16T01:05:00Z"/>
                <w:rFonts w:ascii="Times New Roman" w:eastAsia="Times New Roman" w:hAnsi="Times New Roman"/>
                <w:color w:val="000000"/>
                <w:sz w:val="24"/>
                <w:szCs w:val="24"/>
                <w:lang w:eastAsia="vi-VN"/>
              </w:rPr>
            </w:pPr>
            <w:ins w:id="28960" w:author="Phuong Truong Thi" w:date="2024-10-16T01:05:00Z">
              <w:r w:rsidRPr="001446B9">
                <w:rPr>
                  <w:rFonts w:ascii="Times New Roman" w:hAnsi="Times New Roman"/>
                  <w:color w:val="000000"/>
                  <w:sz w:val="24"/>
                  <w:szCs w:val="24"/>
                  <w:lang w:val="vi-VN"/>
                </w:rPr>
                <w:lastRenderedPageBreak/>
                <w:t>EZ/T24</w:t>
              </w:r>
            </w:ins>
          </w:p>
        </w:tc>
        <w:tc>
          <w:tcPr>
            <w:tcW w:w="1031" w:type="dxa"/>
            <w:tcPrChange w:id="28961" w:author="Phuong Truong Thi" w:date="2024-11-25T15:17:00Z">
              <w:tcPr>
                <w:tcW w:w="1134" w:type="dxa"/>
                <w:gridSpan w:val="2"/>
              </w:tcPr>
            </w:tcPrChange>
          </w:tcPr>
          <w:p w14:paraId="2CB88C7C" w14:textId="77777777" w:rsidR="0053070E" w:rsidRDefault="00525739"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commentRangeStart w:id="28962"/>
            <w:commentRangeStart w:id="28963"/>
            <w:commentRangeStart w:id="28964"/>
            <w:commentRangeEnd w:id="28962"/>
            <w:ins w:id="28965" w:author="Phuong Truong Thi" w:date="2024-10-16T01:05:00Z">
              <w:r w:rsidR="00F868EA">
                <w:rPr>
                  <w:rStyle w:val="CommentReference"/>
                  <w:lang w:val="x-none" w:eastAsia="x-none"/>
                </w:rPr>
                <w:commentReference w:id="28962"/>
              </w:r>
              <w:commentRangeEnd w:id="28963"/>
              <w:r w:rsidR="00F868EA">
                <w:rPr>
                  <w:rStyle w:val="CommentReference"/>
                  <w:lang w:val="x-none" w:eastAsia="x-none"/>
                </w:rPr>
                <w:commentReference w:id="28963"/>
              </w:r>
            </w:ins>
            <w:commentRangeEnd w:id="28964"/>
            <w:r w:rsidR="0067025C">
              <w:rPr>
                <w:rStyle w:val="CommentReference"/>
                <w:lang w:val="x-none" w:eastAsia="x-none"/>
              </w:rPr>
              <w:commentReference w:id="28964"/>
            </w:r>
          </w:p>
          <w:p w14:paraId="360BDEFF" w14:textId="57E58956" w:rsidR="00F868EA" w:rsidRPr="00B66378" w:rsidRDefault="0053070E" w:rsidP="00817E47">
            <w:pPr>
              <w:spacing w:before="0" w:line="240" w:lineRule="auto"/>
              <w:contextualSpacing w:val="0"/>
              <w:rPr>
                <w:ins w:id="28966" w:author="Phuong Truong Thi" w:date="2024-10-16T01:05:00Z"/>
                <w:rFonts w:ascii="Times New Roman" w:eastAsia="Times New Roman" w:hAnsi="Times New Roman"/>
                <w:color w:val="000000"/>
                <w:sz w:val="24"/>
                <w:szCs w:val="24"/>
                <w:lang w:val="vi-VN" w:eastAsia="vi-VN"/>
              </w:rPr>
            </w:pPr>
            <w:r>
              <w:rPr>
                <w:rFonts w:ascii="Times New Roman" w:eastAsia="Times New Roman" w:hAnsi="Times New Roman"/>
                <w:color w:val="000000"/>
                <w:sz w:val="24"/>
                <w:szCs w:val="24"/>
                <w:lang w:eastAsia="vi-VN"/>
              </w:rPr>
              <w:lastRenderedPageBreak/>
              <w:t xml:space="preserve">Text </w:t>
            </w:r>
            <w:ins w:id="28967" w:author="Phuong Truong Thi" w:date="2024-10-16T01:05:00Z">
              <w:r w:rsidR="00F868EA">
                <w:rPr>
                  <w:rFonts w:ascii="Times New Roman" w:eastAsia="Times New Roman" w:hAnsi="Times New Roman"/>
                  <w:color w:val="000000"/>
                  <w:sz w:val="24"/>
                  <w:szCs w:val="24"/>
                  <w:lang w:val="vi-VN" w:eastAsia="vi-VN"/>
                </w:rPr>
                <w:t>link</w:t>
              </w:r>
            </w:ins>
          </w:p>
        </w:tc>
        <w:tc>
          <w:tcPr>
            <w:tcW w:w="992" w:type="dxa"/>
            <w:shd w:val="clear" w:color="auto" w:fill="auto"/>
            <w:noWrap/>
            <w:vAlign w:val="center"/>
            <w:tcPrChange w:id="28968" w:author="Phuong Truong Thi" w:date="2024-11-25T15:17:00Z">
              <w:tcPr>
                <w:tcW w:w="992" w:type="dxa"/>
                <w:shd w:val="clear" w:color="auto" w:fill="auto"/>
                <w:noWrap/>
                <w:vAlign w:val="center"/>
              </w:tcPr>
            </w:tcPrChange>
          </w:tcPr>
          <w:p w14:paraId="0076B116" w14:textId="77777777" w:rsidR="00F868EA" w:rsidRPr="00EE2C24" w:rsidRDefault="00F868EA" w:rsidP="00817E47">
            <w:pPr>
              <w:spacing w:before="0" w:line="240" w:lineRule="auto"/>
              <w:contextualSpacing w:val="0"/>
              <w:rPr>
                <w:ins w:id="28969" w:author="Phuong Truong Thi" w:date="2024-10-16T01:05:00Z"/>
                <w:rFonts w:ascii="Times New Roman" w:eastAsia="Times New Roman" w:hAnsi="Times New Roman"/>
                <w:color w:val="000000"/>
                <w:sz w:val="24"/>
                <w:szCs w:val="24"/>
                <w:lang w:val="vi-VN" w:eastAsia="vi-VN"/>
              </w:rPr>
            </w:pPr>
          </w:p>
        </w:tc>
        <w:tc>
          <w:tcPr>
            <w:tcW w:w="1418" w:type="dxa"/>
            <w:tcPrChange w:id="28970" w:author="Phuong Truong Thi" w:date="2024-11-25T15:17:00Z">
              <w:tcPr>
                <w:tcW w:w="1418" w:type="dxa"/>
              </w:tcPr>
            </w:tcPrChange>
          </w:tcPr>
          <w:p w14:paraId="6474414D" w14:textId="77777777" w:rsidR="00F868EA" w:rsidRPr="00EE2C24" w:rsidRDefault="00F868EA" w:rsidP="00817E47">
            <w:pPr>
              <w:spacing w:before="0" w:line="240" w:lineRule="auto"/>
              <w:contextualSpacing w:val="0"/>
              <w:jc w:val="center"/>
              <w:rPr>
                <w:ins w:id="28971" w:author="Phuong Truong Thi" w:date="2024-10-16T01:05:00Z"/>
                <w:rFonts w:ascii="Times New Roman" w:eastAsia="Times New Roman" w:hAnsi="Times New Roman"/>
                <w:sz w:val="24"/>
                <w:szCs w:val="24"/>
                <w:lang w:eastAsia="vi-VN"/>
              </w:rPr>
            </w:pPr>
            <w:ins w:id="28972" w:author="Phuong Truong Thi" w:date="2024-10-16T01:05:00Z">
              <w:r w:rsidRPr="00EE2C24">
                <w:rPr>
                  <w:rFonts w:ascii="Times New Roman" w:eastAsia="Times New Roman" w:hAnsi="Times New Roman"/>
                  <w:sz w:val="24"/>
                  <w:szCs w:val="24"/>
                  <w:lang w:eastAsia="vi-VN"/>
                </w:rPr>
                <w:t>Y</w:t>
              </w:r>
            </w:ins>
          </w:p>
        </w:tc>
      </w:tr>
      <w:tr w:rsidR="00B83E10" w:rsidRPr="00EE2C24" w14:paraId="2D5777B0" w14:textId="77777777" w:rsidTr="0070293F">
        <w:trPr>
          <w:trHeight w:val="276"/>
          <w:ins w:id="28973" w:author="Phuong Truong Thi" w:date="2024-10-16T01:05:00Z"/>
          <w:trPrChange w:id="28974" w:author="Phuong Truong Thi" w:date="2024-11-25T15:17:00Z">
            <w:trPr>
              <w:trHeight w:val="276"/>
            </w:trPr>
          </w:trPrChange>
        </w:trPr>
        <w:tc>
          <w:tcPr>
            <w:tcW w:w="715" w:type="dxa"/>
            <w:shd w:val="clear" w:color="auto" w:fill="auto"/>
            <w:vAlign w:val="center"/>
            <w:tcPrChange w:id="28975" w:author="Phuong Truong Thi" w:date="2024-11-25T15:17:00Z">
              <w:tcPr>
                <w:tcW w:w="715" w:type="dxa"/>
                <w:shd w:val="clear" w:color="auto" w:fill="auto"/>
                <w:vAlign w:val="center"/>
              </w:tcPr>
            </w:tcPrChange>
          </w:tcPr>
          <w:p w14:paraId="482598D9" w14:textId="77777777" w:rsidR="00F868EA" w:rsidRPr="00EE2C24" w:rsidRDefault="00F868EA" w:rsidP="00817E47">
            <w:pPr>
              <w:pStyle w:val="ListParagraph"/>
              <w:numPr>
                <w:ilvl w:val="0"/>
                <w:numId w:val="75"/>
              </w:numPr>
              <w:spacing w:before="0" w:line="240" w:lineRule="auto"/>
              <w:contextualSpacing w:val="0"/>
              <w:jc w:val="left"/>
              <w:rPr>
                <w:ins w:id="28976" w:author="Phuong Truong Thi" w:date="2024-10-16T01:05:00Z"/>
                <w:rFonts w:eastAsia="Times New Roman"/>
                <w:color w:val="000000"/>
                <w:szCs w:val="24"/>
                <w:lang w:val="vi-VN" w:eastAsia="vi-VN"/>
              </w:rPr>
            </w:pPr>
          </w:p>
        </w:tc>
        <w:tc>
          <w:tcPr>
            <w:tcW w:w="1530" w:type="dxa"/>
            <w:shd w:val="clear" w:color="auto" w:fill="auto"/>
            <w:vAlign w:val="center"/>
            <w:hideMark/>
            <w:tcPrChange w:id="28977" w:author="Phuong Truong Thi" w:date="2024-11-25T15:17:00Z">
              <w:tcPr>
                <w:tcW w:w="1795" w:type="dxa"/>
                <w:gridSpan w:val="2"/>
                <w:shd w:val="clear" w:color="auto" w:fill="auto"/>
                <w:vAlign w:val="center"/>
                <w:hideMark/>
              </w:tcPr>
            </w:tcPrChange>
          </w:tcPr>
          <w:p w14:paraId="656597F1" w14:textId="77777777" w:rsidR="00F868EA" w:rsidRPr="00EE2C24" w:rsidRDefault="00F868EA" w:rsidP="00817E47">
            <w:pPr>
              <w:spacing w:before="0" w:line="240" w:lineRule="auto"/>
              <w:contextualSpacing w:val="0"/>
              <w:rPr>
                <w:ins w:id="28978" w:author="Phuong Truong Thi" w:date="2024-10-16T01:05:00Z"/>
                <w:rFonts w:ascii="Times New Roman" w:eastAsia="Times New Roman" w:hAnsi="Times New Roman"/>
                <w:color w:val="000000"/>
                <w:sz w:val="24"/>
                <w:szCs w:val="24"/>
                <w:lang w:val="vi-VN" w:eastAsia="vi-VN"/>
              </w:rPr>
            </w:pPr>
            <w:ins w:id="28979" w:author="Phuong Truong Thi" w:date="2024-10-16T01:05:00Z">
              <w:r w:rsidRPr="00EE2C24">
                <w:rPr>
                  <w:rFonts w:ascii="Times New Roman" w:hAnsi="Times New Roman"/>
                  <w:color w:val="000000"/>
                  <w:sz w:val="24"/>
                  <w:szCs w:val="24"/>
                </w:rPr>
                <w:t>Tên vùng</w:t>
              </w:r>
            </w:ins>
          </w:p>
        </w:tc>
        <w:tc>
          <w:tcPr>
            <w:tcW w:w="2340" w:type="dxa"/>
            <w:gridSpan w:val="2"/>
            <w:vAlign w:val="center"/>
            <w:tcPrChange w:id="28980" w:author="Phuong Truong Thi" w:date="2024-11-25T15:17:00Z">
              <w:tcPr>
                <w:tcW w:w="1880" w:type="dxa"/>
                <w:vAlign w:val="center"/>
              </w:tcPr>
            </w:tcPrChange>
          </w:tcPr>
          <w:p w14:paraId="0582F3F6" w14:textId="77777777" w:rsidR="00F868EA" w:rsidRPr="00EE2C24" w:rsidRDefault="00F868EA" w:rsidP="00817E47">
            <w:pPr>
              <w:spacing w:before="0" w:line="240" w:lineRule="auto"/>
              <w:contextualSpacing w:val="0"/>
              <w:rPr>
                <w:ins w:id="28981" w:author="Phuong Truong Thi" w:date="2024-10-16T01:05:00Z"/>
                <w:rFonts w:ascii="Times New Roman" w:eastAsia="Times New Roman" w:hAnsi="Times New Roman"/>
                <w:color w:val="000000"/>
                <w:sz w:val="24"/>
                <w:szCs w:val="24"/>
                <w:lang w:eastAsia="vi-VN"/>
              </w:rPr>
            </w:pPr>
            <w:ins w:id="28982" w:author="Phuong Truong Thi" w:date="2024-10-16T01:05:00Z">
              <w:r w:rsidRPr="00126368">
                <w:rPr>
                  <w:rFonts w:ascii="Times New Roman" w:hAnsi="Times New Roman"/>
                  <w:color w:val="000000"/>
                  <w:sz w:val="24"/>
                  <w:szCs w:val="24"/>
                  <w:lang w:val="vi-VN"/>
                </w:rPr>
                <w:t xml:space="preserve">Vùng quản lý khách hàng. </w:t>
              </w:r>
              <w:r w:rsidRPr="00EE2C24">
                <w:rPr>
                  <w:rFonts w:ascii="Times New Roman" w:hAnsi="Times New Roman"/>
                  <w:color w:val="000000"/>
                  <w:sz w:val="24"/>
                  <w:szCs w:val="24"/>
                </w:rPr>
                <w:t>VD: Vùng 1</w:t>
              </w:r>
            </w:ins>
          </w:p>
        </w:tc>
        <w:tc>
          <w:tcPr>
            <w:tcW w:w="900" w:type="dxa"/>
            <w:tcPrChange w:id="28983" w:author="Phuong Truong Thi" w:date="2024-11-25T15:17:00Z">
              <w:tcPr>
                <w:tcW w:w="992" w:type="dxa"/>
                <w:gridSpan w:val="2"/>
              </w:tcPr>
            </w:tcPrChange>
          </w:tcPr>
          <w:p w14:paraId="0BD5DE11" w14:textId="77777777" w:rsidR="00F868EA" w:rsidRPr="00EE2C24" w:rsidRDefault="00F868EA" w:rsidP="00817E47">
            <w:pPr>
              <w:spacing w:before="0" w:line="240" w:lineRule="auto"/>
              <w:contextualSpacing w:val="0"/>
              <w:rPr>
                <w:ins w:id="28984" w:author="Phuong Truong Thi" w:date="2024-10-16T01:05:00Z"/>
                <w:rFonts w:ascii="Times New Roman" w:eastAsia="Times New Roman" w:hAnsi="Times New Roman"/>
                <w:color w:val="000000"/>
                <w:sz w:val="24"/>
                <w:szCs w:val="24"/>
                <w:lang w:eastAsia="vi-VN"/>
              </w:rPr>
            </w:pPr>
            <w:ins w:id="28985" w:author="Phuong Truong Thi" w:date="2024-10-16T01:05:00Z">
              <w:r>
                <w:rPr>
                  <w:rFonts w:ascii="Times New Roman" w:eastAsia="Times New Roman" w:hAnsi="Times New Roman"/>
                  <w:color w:val="000000"/>
                  <w:sz w:val="24"/>
                  <w:szCs w:val="24"/>
                  <w:lang w:val="vi-VN" w:eastAsia="vi-VN"/>
                </w:rPr>
                <w:t>CRM</w:t>
              </w:r>
            </w:ins>
          </w:p>
        </w:tc>
        <w:tc>
          <w:tcPr>
            <w:tcW w:w="1031" w:type="dxa"/>
            <w:tcPrChange w:id="28986" w:author="Phuong Truong Thi" w:date="2024-11-25T15:17:00Z">
              <w:tcPr>
                <w:tcW w:w="1134" w:type="dxa"/>
                <w:gridSpan w:val="2"/>
              </w:tcPr>
            </w:tcPrChange>
          </w:tcPr>
          <w:p w14:paraId="26B4E069" w14:textId="199B201F" w:rsidR="00F868EA" w:rsidRPr="00EE2C24" w:rsidRDefault="00525739" w:rsidP="00817E47">
            <w:pPr>
              <w:spacing w:before="0" w:line="240" w:lineRule="auto"/>
              <w:contextualSpacing w:val="0"/>
              <w:rPr>
                <w:ins w:id="2898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8988" w:author="Phuong Truong Thi" w:date="2024-11-25T15:17:00Z">
              <w:tcPr>
                <w:tcW w:w="992" w:type="dxa"/>
                <w:shd w:val="clear" w:color="auto" w:fill="auto"/>
                <w:noWrap/>
                <w:vAlign w:val="center"/>
              </w:tcPr>
            </w:tcPrChange>
          </w:tcPr>
          <w:p w14:paraId="0411D266" w14:textId="77777777" w:rsidR="00F868EA" w:rsidRPr="00EE2C24" w:rsidRDefault="00F868EA" w:rsidP="00817E47">
            <w:pPr>
              <w:spacing w:before="0" w:line="240" w:lineRule="auto"/>
              <w:contextualSpacing w:val="0"/>
              <w:rPr>
                <w:ins w:id="28989" w:author="Phuong Truong Thi" w:date="2024-10-16T01:05:00Z"/>
                <w:rFonts w:ascii="Times New Roman" w:eastAsia="Times New Roman" w:hAnsi="Times New Roman"/>
                <w:color w:val="000000"/>
                <w:sz w:val="24"/>
                <w:szCs w:val="24"/>
                <w:lang w:val="vi-VN" w:eastAsia="vi-VN"/>
              </w:rPr>
            </w:pPr>
          </w:p>
        </w:tc>
        <w:tc>
          <w:tcPr>
            <w:tcW w:w="1418" w:type="dxa"/>
            <w:tcPrChange w:id="28990" w:author="Phuong Truong Thi" w:date="2024-11-25T15:17:00Z">
              <w:tcPr>
                <w:tcW w:w="1418" w:type="dxa"/>
              </w:tcPr>
            </w:tcPrChange>
          </w:tcPr>
          <w:p w14:paraId="3AC133A6" w14:textId="77777777" w:rsidR="00F868EA" w:rsidRPr="00EE2C24" w:rsidRDefault="00F868EA" w:rsidP="00817E47">
            <w:pPr>
              <w:spacing w:before="0" w:line="240" w:lineRule="auto"/>
              <w:contextualSpacing w:val="0"/>
              <w:jc w:val="center"/>
              <w:rPr>
                <w:ins w:id="28991" w:author="Phuong Truong Thi" w:date="2024-10-16T01:05:00Z"/>
                <w:rFonts w:ascii="Times New Roman" w:eastAsia="Times New Roman" w:hAnsi="Times New Roman"/>
                <w:sz w:val="24"/>
                <w:szCs w:val="24"/>
                <w:lang w:eastAsia="vi-VN"/>
              </w:rPr>
            </w:pPr>
            <w:ins w:id="28992" w:author="Phuong Truong Thi" w:date="2024-10-16T01:05:00Z">
              <w:r w:rsidRPr="00EE2C24">
                <w:rPr>
                  <w:rFonts w:ascii="Times New Roman" w:eastAsia="Times New Roman" w:hAnsi="Times New Roman"/>
                  <w:sz w:val="24"/>
                  <w:szCs w:val="24"/>
                  <w:lang w:eastAsia="vi-VN"/>
                </w:rPr>
                <w:t>N</w:t>
              </w:r>
            </w:ins>
          </w:p>
        </w:tc>
      </w:tr>
      <w:tr w:rsidR="0053070E" w:rsidRPr="00EE2C24" w14:paraId="4B6BFC12" w14:textId="77777777" w:rsidTr="00817E47">
        <w:trPr>
          <w:trHeight w:val="276"/>
        </w:trPr>
        <w:tc>
          <w:tcPr>
            <w:tcW w:w="8926" w:type="dxa"/>
            <w:gridSpan w:val="8"/>
            <w:shd w:val="clear" w:color="auto" w:fill="auto"/>
            <w:vAlign w:val="center"/>
          </w:tcPr>
          <w:p w14:paraId="2C6575FB" w14:textId="08E7F0B9" w:rsidR="0053070E" w:rsidRPr="00EE2C24" w:rsidRDefault="0053070E" w:rsidP="0053070E">
            <w:pPr>
              <w:spacing w:before="0" w:line="240" w:lineRule="auto"/>
              <w:contextualSpacing w:val="0"/>
              <w:jc w:val="left"/>
              <w:rPr>
                <w:rFonts w:ascii="Times New Roman" w:eastAsia="Times New Roman" w:hAnsi="Times New Roman"/>
                <w:sz w:val="24"/>
                <w:szCs w:val="24"/>
                <w:lang w:eastAsia="vi-VN"/>
              </w:rPr>
            </w:pPr>
            <w:r>
              <w:rPr>
                <w:rFonts w:ascii="Times New Roman" w:eastAsia="Times New Roman" w:hAnsi="Times New Roman"/>
                <w:sz w:val="24"/>
                <w:szCs w:val="24"/>
                <w:lang w:eastAsia="vi-VN"/>
              </w:rPr>
              <w:t>Thông tin DAO phụ trách</w:t>
            </w:r>
          </w:p>
        </w:tc>
      </w:tr>
      <w:tr w:rsidR="00B83E10" w:rsidRPr="00EE2C24" w14:paraId="6BC46CC3" w14:textId="77777777" w:rsidTr="0070293F">
        <w:trPr>
          <w:trHeight w:val="276"/>
          <w:ins w:id="28993" w:author="Phuong Truong Thi" w:date="2024-10-16T01:05:00Z"/>
          <w:trPrChange w:id="28994" w:author="Phuong Truong Thi" w:date="2024-11-25T15:17:00Z">
            <w:trPr>
              <w:trHeight w:val="276"/>
            </w:trPr>
          </w:trPrChange>
        </w:trPr>
        <w:tc>
          <w:tcPr>
            <w:tcW w:w="715" w:type="dxa"/>
            <w:shd w:val="clear" w:color="auto" w:fill="auto"/>
            <w:vAlign w:val="center"/>
            <w:tcPrChange w:id="28995" w:author="Phuong Truong Thi" w:date="2024-11-25T15:17:00Z">
              <w:tcPr>
                <w:tcW w:w="715" w:type="dxa"/>
                <w:shd w:val="clear" w:color="auto" w:fill="auto"/>
                <w:vAlign w:val="center"/>
              </w:tcPr>
            </w:tcPrChange>
          </w:tcPr>
          <w:p w14:paraId="7920B5F0" w14:textId="77777777" w:rsidR="00F868EA" w:rsidRPr="00EE2C24" w:rsidRDefault="00F868EA" w:rsidP="00817E47">
            <w:pPr>
              <w:pStyle w:val="ListParagraph"/>
              <w:numPr>
                <w:ilvl w:val="0"/>
                <w:numId w:val="75"/>
              </w:numPr>
              <w:spacing w:before="0" w:line="240" w:lineRule="auto"/>
              <w:contextualSpacing w:val="0"/>
              <w:jc w:val="left"/>
              <w:rPr>
                <w:ins w:id="28996" w:author="Phuong Truong Thi" w:date="2024-10-16T01:05:00Z"/>
                <w:rFonts w:eastAsia="Times New Roman"/>
                <w:color w:val="000000"/>
                <w:szCs w:val="24"/>
                <w:lang w:val="vi-VN" w:eastAsia="vi-VN"/>
              </w:rPr>
            </w:pPr>
          </w:p>
        </w:tc>
        <w:tc>
          <w:tcPr>
            <w:tcW w:w="1530" w:type="dxa"/>
            <w:shd w:val="clear" w:color="auto" w:fill="auto"/>
            <w:vAlign w:val="center"/>
            <w:hideMark/>
            <w:tcPrChange w:id="28997" w:author="Phuong Truong Thi" w:date="2024-11-25T15:17:00Z">
              <w:tcPr>
                <w:tcW w:w="1795" w:type="dxa"/>
                <w:gridSpan w:val="2"/>
                <w:shd w:val="clear" w:color="auto" w:fill="auto"/>
                <w:vAlign w:val="center"/>
                <w:hideMark/>
              </w:tcPr>
            </w:tcPrChange>
          </w:tcPr>
          <w:p w14:paraId="76F0AAE6" w14:textId="77777777" w:rsidR="00F868EA" w:rsidRPr="00126368" w:rsidRDefault="00F868EA" w:rsidP="00817E47">
            <w:pPr>
              <w:spacing w:before="0" w:line="240" w:lineRule="auto"/>
              <w:contextualSpacing w:val="0"/>
              <w:rPr>
                <w:ins w:id="28998" w:author="Phuong Truong Thi" w:date="2024-10-16T01:05:00Z"/>
                <w:rFonts w:ascii="Times New Roman" w:eastAsia="Times New Roman" w:hAnsi="Times New Roman"/>
                <w:color w:val="000000"/>
                <w:sz w:val="24"/>
                <w:szCs w:val="24"/>
                <w:lang w:val="vi-VN" w:eastAsia="vi-VN"/>
              </w:rPr>
            </w:pPr>
            <w:ins w:id="28999" w:author="Phuong Truong Thi" w:date="2024-10-16T01:05:00Z">
              <w:r w:rsidRPr="00126368">
                <w:rPr>
                  <w:rFonts w:ascii="Times New Roman" w:eastAsia="Times New Roman" w:hAnsi="Times New Roman"/>
                  <w:color w:val="000000"/>
                  <w:sz w:val="24"/>
                  <w:szCs w:val="24"/>
                  <w:lang w:val="vi-VN" w:eastAsia="vi-VN"/>
                </w:rPr>
                <w:t>Mã DAO CBBH tháng trước</w:t>
              </w:r>
            </w:ins>
          </w:p>
        </w:tc>
        <w:tc>
          <w:tcPr>
            <w:tcW w:w="2340" w:type="dxa"/>
            <w:gridSpan w:val="2"/>
            <w:vAlign w:val="center"/>
            <w:tcPrChange w:id="29000" w:author="Phuong Truong Thi" w:date="2024-11-25T15:17:00Z">
              <w:tcPr>
                <w:tcW w:w="1880" w:type="dxa"/>
                <w:vAlign w:val="center"/>
              </w:tcPr>
            </w:tcPrChange>
          </w:tcPr>
          <w:p w14:paraId="09D93D5B" w14:textId="77777777" w:rsidR="00F868EA" w:rsidRPr="00126368" w:rsidRDefault="00F868EA" w:rsidP="00817E47">
            <w:pPr>
              <w:spacing w:before="0" w:line="240" w:lineRule="auto"/>
              <w:contextualSpacing w:val="0"/>
              <w:rPr>
                <w:ins w:id="29001" w:author="Phuong Truong Thi" w:date="2024-10-16T01:05:00Z"/>
                <w:rFonts w:ascii="Times New Roman" w:eastAsia="Times New Roman" w:hAnsi="Times New Roman"/>
                <w:color w:val="000000"/>
                <w:sz w:val="24"/>
                <w:szCs w:val="24"/>
                <w:lang w:val="vi-VN" w:eastAsia="vi-VN"/>
              </w:rPr>
            </w:pPr>
            <w:ins w:id="29002" w:author="Phuong Truong Thi" w:date="2024-10-16T01:05:00Z">
              <w:r w:rsidRPr="00126368">
                <w:rPr>
                  <w:rFonts w:ascii="Times New Roman" w:hAnsi="Times New Roman"/>
                  <w:color w:val="000000"/>
                  <w:sz w:val="24"/>
                  <w:szCs w:val="24"/>
                  <w:lang w:val="vi-VN"/>
                </w:rPr>
                <w:t>DAO cán bộ bán hàng gắn với KH thời điểm ngày cuối cùng tháng trước</w:t>
              </w:r>
            </w:ins>
          </w:p>
        </w:tc>
        <w:tc>
          <w:tcPr>
            <w:tcW w:w="900" w:type="dxa"/>
            <w:tcPrChange w:id="29003" w:author="Phuong Truong Thi" w:date="2024-11-25T15:17:00Z">
              <w:tcPr>
                <w:tcW w:w="992" w:type="dxa"/>
                <w:gridSpan w:val="2"/>
              </w:tcPr>
            </w:tcPrChange>
          </w:tcPr>
          <w:p w14:paraId="6E139303" w14:textId="77777777" w:rsidR="00F868EA" w:rsidRPr="00EE2C24" w:rsidRDefault="00F868EA" w:rsidP="00817E47">
            <w:pPr>
              <w:spacing w:before="0" w:line="240" w:lineRule="auto"/>
              <w:contextualSpacing w:val="0"/>
              <w:rPr>
                <w:ins w:id="29004" w:author="Phuong Truong Thi" w:date="2024-10-16T01:05:00Z"/>
                <w:rFonts w:ascii="Times New Roman" w:eastAsia="Times New Roman" w:hAnsi="Times New Roman"/>
                <w:color w:val="000000"/>
                <w:sz w:val="24"/>
                <w:szCs w:val="24"/>
                <w:lang w:eastAsia="vi-VN"/>
              </w:rPr>
            </w:pPr>
            <w:ins w:id="29005" w:author="Phuong Truong Thi" w:date="2024-10-16T01:05:00Z">
              <w:r w:rsidRPr="0069233A">
                <w:rPr>
                  <w:rFonts w:ascii="Times New Roman" w:hAnsi="Times New Roman"/>
                  <w:color w:val="000000"/>
                  <w:sz w:val="24"/>
                  <w:szCs w:val="24"/>
                  <w:lang w:val="vi-VN"/>
                </w:rPr>
                <w:t>EZ/T24</w:t>
              </w:r>
            </w:ins>
          </w:p>
        </w:tc>
        <w:tc>
          <w:tcPr>
            <w:tcW w:w="1031" w:type="dxa"/>
            <w:tcPrChange w:id="29006" w:author="Phuong Truong Thi" w:date="2024-11-25T15:17:00Z">
              <w:tcPr>
                <w:tcW w:w="1134" w:type="dxa"/>
                <w:gridSpan w:val="2"/>
              </w:tcPr>
            </w:tcPrChange>
          </w:tcPr>
          <w:p w14:paraId="7FFBDAD0" w14:textId="06176F25" w:rsidR="00F868EA" w:rsidRPr="00EE2C24" w:rsidRDefault="00525739" w:rsidP="00817E47">
            <w:pPr>
              <w:spacing w:before="0" w:line="240" w:lineRule="auto"/>
              <w:contextualSpacing w:val="0"/>
              <w:rPr>
                <w:ins w:id="2900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9008" w:author="Phuong Truong Thi" w:date="2024-11-25T15:17:00Z">
              <w:tcPr>
                <w:tcW w:w="992" w:type="dxa"/>
                <w:shd w:val="clear" w:color="auto" w:fill="auto"/>
                <w:noWrap/>
                <w:vAlign w:val="center"/>
              </w:tcPr>
            </w:tcPrChange>
          </w:tcPr>
          <w:p w14:paraId="7C066029" w14:textId="77777777" w:rsidR="00F868EA" w:rsidRPr="00EE2C24" w:rsidRDefault="00F868EA" w:rsidP="00817E47">
            <w:pPr>
              <w:spacing w:before="0" w:line="240" w:lineRule="auto"/>
              <w:contextualSpacing w:val="0"/>
              <w:rPr>
                <w:ins w:id="29009" w:author="Phuong Truong Thi" w:date="2024-10-16T01:05:00Z"/>
                <w:rFonts w:ascii="Times New Roman" w:eastAsia="Times New Roman" w:hAnsi="Times New Roman"/>
                <w:color w:val="000000"/>
                <w:sz w:val="24"/>
                <w:szCs w:val="24"/>
                <w:lang w:val="vi-VN" w:eastAsia="vi-VN"/>
              </w:rPr>
            </w:pPr>
          </w:p>
        </w:tc>
        <w:tc>
          <w:tcPr>
            <w:tcW w:w="1418" w:type="dxa"/>
            <w:tcPrChange w:id="29010" w:author="Phuong Truong Thi" w:date="2024-11-25T15:17:00Z">
              <w:tcPr>
                <w:tcW w:w="1418" w:type="dxa"/>
              </w:tcPr>
            </w:tcPrChange>
          </w:tcPr>
          <w:p w14:paraId="1BA3F5D0" w14:textId="77777777" w:rsidR="00F868EA" w:rsidRPr="00EE2C24" w:rsidRDefault="00F868EA" w:rsidP="00817E47">
            <w:pPr>
              <w:spacing w:before="0" w:line="240" w:lineRule="auto"/>
              <w:contextualSpacing w:val="0"/>
              <w:jc w:val="center"/>
              <w:rPr>
                <w:ins w:id="29011" w:author="Phuong Truong Thi" w:date="2024-10-16T01:05:00Z"/>
                <w:rFonts w:ascii="Times New Roman" w:eastAsia="Times New Roman" w:hAnsi="Times New Roman"/>
                <w:sz w:val="24"/>
                <w:szCs w:val="24"/>
                <w:lang w:eastAsia="vi-VN"/>
              </w:rPr>
            </w:pPr>
            <w:ins w:id="29012" w:author="Phuong Truong Thi" w:date="2024-10-16T01:05:00Z">
              <w:r w:rsidRPr="00EE2C24">
                <w:rPr>
                  <w:rFonts w:ascii="Times New Roman" w:eastAsia="Times New Roman" w:hAnsi="Times New Roman"/>
                  <w:sz w:val="24"/>
                  <w:szCs w:val="24"/>
                  <w:lang w:eastAsia="vi-VN"/>
                </w:rPr>
                <w:t>Y</w:t>
              </w:r>
            </w:ins>
          </w:p>
        </w:tc>
      </w:tr>
      <w:tr w:rsidR="00B83E10" w:rsidRPr="00EE2C24" w14:paraId="7DFAB33D" w14:textId="77777777" w:rsidTr="0070293F">
        <w:trPr>
          <w:trHeight w:val="276"/>
          <w:ins w:id="29013" w:author="Phuong Truong Thi" w:date="2024-10-16T01:05:00Z"/>
          <w:trPrChange w:id="29014" w:author="Phuong Truong Thi" w:date="2024-11-25T15:17:00Z">
            <w:trPr>
              <w:trHeight w:val="276"/>
            </w:trPr>
          </w:trPrChange>
        </w:trPr>
        <w:tc>
          <w:tcPr>
            <w:tcW w:w="715" w:type="dxa"/>
            <w:shd w:val="clear" w:color="auto" w:fill="auto"/>
            <w:vAlign w:val="center"/>
            <w:tcPrChange w:id="29015" w:author="Phuong Truong Thi" w:date="2024-11-25T15:17:00Z">
              <w:tcPr>
                <w:tcW w:w="715" w:type="dxa"/>
                <w:shd w:val="clear" w:color="auto" w:fill="auto"/>
                <w:vAlign w:val="center"/>
              </w:tcPr>
            </w:tcPrChange>
          </w:tcPr>
          <w:p w14:paraId="0BED80AF" w14:textId="77777777" w:rsidR="00F868EA" w:rsidRPr="00EE2C24" w:rsidRDefault="00F868EA" w:rsidP="00817E47">
            <w:pPr>
              <w:pStyle w:val="ListParagraph"/>
              <w:numPr>
                <w:ilvl w:val="0"/>
                <w:numId w:val="75"/>
              </w:numPr>
              <w:spacing w:before="0" w:line="240" w:lineRule="auto"/>
              <w:contextualSpacing w:val="0"/>
              <w:jc w:val="left"/>
              <w:rPr>
                <w:ins w:id="29016" w:author="Phuong Truong Thi" w:date="2024-10-16T01:05:00Z"/>
                <w:rFonts w:eastAsia="Times New Roman"/>
                <w:color w:val="000000"/>
                <w:szCs w:val="24"/>
                <w:lang w:val="vi-VN" w:eastAsia="vi-VN"/>
              </w:rPr>
            </w:pPr>
          </w:p>
        </w:tc>
        <w:tc>
          <w:tcPr>
            <w:tcW w:w="1530" w:type="dxa"/>
            <w:shd w:val="clear" w:color="auto" w:fill="auto"/>
            <w:vAlign w:val="center"/>
            <w:hideMark/>
            <w:tcPrChange w:id="29017" w:author="Phuong Truong Thi" w:date="2024-11-25T15:17:00Z">
              <w:tcPr>
                <w:tcW w:w="1795" w:type="dxa"/>
                <w:gridSpan w:val="2"/>
                <w:shd w:val="clear" w:color="auto" w:fill="auto"/>
                <w:vAlign w:val="center"/>
                <w:hideMark/>
              </w:tcPr>
            </w:tcPrChange>
          </w:tcPr>
          <w:p w14:paraId="316E5DC4" w14:textId="77777777" w:rsidR="00F868EA" w:rsidRPr="00EE2C24" w:rsidRDefault="00F868EA" w:rsidP="00817E47">
            <w:pPr>
              <w:spacing w:before="0" w:line="240" w:lineRule="auto"/>
              <w:contextualSpacing w:val="0"/>
              <w:rPr>
                <w:ins w:id="29018" w:author="Phuong Truong Thi" w:date="2024-10-16T01:05:00Z"/>
                <w:rFonts w:ascii="Times New Roman" w:eastAsia="Times New Roman" w:hAnsi="Times New Roman"/>
                <w:color w:val="000000"/>
                <w:sz w:val="24"/>
                <w:szCs w:val="24"/>
                <w:lang w:val="vi-VN" w:eastAsia="vi-VN"/>
              </w:rPr>
            </w:pPr>
            <w:ins w:id="29019" w:author="Phuong Truong Thi" w:date="2024-10-16T01:05:00Z">
              <w:r w:rsidRPr="00EE2C24">
                <w:rPr>
                  <w:rFonts w:ascii="Times New Roman" w:hAnsi="Times New Roman"/>
                  <w:color w:val="000000"/>
                  <w:sz w:val="24"/>
                  <w:szCs w:val="24"/>
                </w:rPr>
                <w:t>Tên CBBH tháng trước</w:t>
              </w:r>
            </w:ins>
          </w:p>
        </w:tc>
        <w:tc>
          <w:tcPr>
            <w:tcW w:w="2340" w:type="dxa"/>
            <w:gridSpan w:val="2"/>
            <w:vAlign w:val="center"/>
            <w:tcPrChange w:id="29020" w:author="Phuong Truong Thi" w:date="2024-11-25T15:17:00Z">
              <w:tcPr>
                <w:tcW w:w="1880" w:type="dxa"/>
                <w:vAlign w:val="center"/>
              </w:tcPr>
            </w:tcPrChange>
          </w:tcPr>
          <w:p w14:paraId="720FF7C6" w14:textId="77777777" w:rsidR="00F868EA" w:rsidRPr="00126368" w:rsidRDefault="00F868EA" w:rsidP="00817E47">
            <w:pPr>
              <w:spacing w:before="0" w:line="240" w:lineRule="auto"/>
              <w:contextualSpacing w:val="0"/>
              <w:rPr>
                <w:ins w:id="29021" w:author="Phuong Truong Thi" w:date="2024-10-16T01:05:00Z"/>
                <w:rFonts w:ascii="Times New Roman" w:eastAsia="Times New Roman" w:hAnsi="Times New Roman"/>
                <w:color w:val="000000"/>
                <w:sz w:val="24"/>
                <w:szCs w:val="24"/>
                <w:lang w:val="vi-VN" w:eastAsia="vi-VN"/>
              </w:rPr>
            </w:pPr>
            <w:ins w:id="29022" w:author="Phuong Truong Thi" w:date="2024-10-16T01:05:00Z">
              <w:r w:rsidRPr="00126368">
                <w:rPr>
                  <w:rFonts w:ascii="Times New Roman" w:hAnsi="Times New Roman"/>
                  <w:color w:val="000000"/>
                  <w:sz w:val="24"/>
                  <w:szCs w:val="24"/>
                  <w:lang w:val="vi-VN"/>
                </w:rPr>
                <w:t>Tên CBBH phụ trách khách hàng thời điểm ngày cuối cùng tháng trước</w:t>
              </w:r>
            </w:ins>
          </w:p>
        </w:tc>
        <w:tc>
          <w:tcPr>
            <w:tcW w:w="900" w:type="dxa"/>
            <w:tcPrChange w:id="29023" w:author="Phuong Truong Thi" w:date="2024-11-25T15:17:00Z">
              <w:tcPr>
                <w:tcW w:w="992" w:type="dxa"/>
                <w:gridSpan w:val="2"/>
              </w:tcPr>
            </w:tcPrChange>
          </w:tcPr>
          <w:p w14:paraId="69A16362" w14:textId="77777777" w:rsidR="00F868EA" w:rsidRPr="00EE2C24" w:rsidRDefault="00F868EA" w:rsidP="00817E47">
            <w:pPr>
              <w:spacing w:before="0" w:line="240" w:lineRule="auto"/>
              <w:contextualSpacing w:val="0"/>
              <w:rPr>
                <w:ins w:id="29024" w:author="Phuong Truong Thi" w:date="2024-10-16T01:05:00Z"/>
                <w:rFonts w:ascii="Times New Roman" w:eastAsia="Times New Roman" w:hAnsi="Times New Roman"/>
                <w:color w:val="000000"/>
                <w:sz w:val="24"/>
                <w:szCs w:val="24"/>
                <w:lang w:eastAsia="vi-VN"/>
              </w:rPr>
            </w:pPr>
            <w:ins w:id="29025" w:author="Phuong Truong Thi" w:date="2024-10-16T01:05:00Z">
              <w:r w:rsidRPr="0069233A">
                <w:rPr>
                  <w:rFonts w:ascii="Times New Roman" w:hAnsi="Times New Roman"/>
                  <w:color w:val="000000"/>
                  <w:sz w:val="24"/>
                  <w:szCs w:val="24"/>
                  <w:lang w:val="vi-VN"/>
                </w:rPr>
                <w:t>EZ/T24</w:t>
              </w:r>
            </w:ins>
          </w:p>
        </w:tc>
        <w:tc>
          <w:tcPr>
            <w:tcW w:w="1031" w:type="dxa"/>
            <w:tcPrChange w:id="29026" w:author="Phuong Truong Thi" w:date="2024-11-25T15:17:00Z">
              <w:tcPr>
                <w:tcW w:w="1134" w:type="dxa"/>
                <w:gridSpan w:val="2"/>
              </w:tcPr>
            </w:tcPrChange>
          </w:tcPr>
          <w:p w14:paraId="6F6E9B90" w14:textId="5DE4BAB5" w:rsidR="00F868EA" w:rsidRPr="00B66378" w:rsidRDefault="00525739" w:rsidP="00817E47">
            <w:pPr>
              <w:spacing w:before="0" w:line="240" w:lineRule="auto"/>
              <w:contextualSpacing w:val="0"/>
              <w:rPr>
                <w:ins w:id="29027" w:author="Phuong Truong Thi" w:date="2024-10-16T01:05:00Z"/>
                <w:rFonts w:ascii="Times New Roman" w:eastAsia="Times New Roman" w:hAnsi="Times New Roman"/>
                <w:color w:val="000000"/>
                <w:sz w:val="24"/>
                <w:szCs w:val="24"/>
                <w:lang w:val="vi-VN" w:eastAsia="vi-VN"/>
              </w:rPr>
            </w:pPr>
            <w:r>
              <w:rPr>
                <w:rFonts w:ascii="Times New Roman" w:eastAsia="Times New Roman" w:hAnsi="Times New Roman"/>
                <w:color w:val="000000"/>
                <w:sz w:val="24"/>
                <w:szCs w:val="24"/>
                <w:lang w:eastAsia="vi-VN"/>
              </w:rPr>
              <w:t>Text (255)</w:t>
            </w:r>
            <w:commentRangeStart w:id="29028"/>
            <w:commentRangeStart w:id="29029"/>
            <w:commentRangeStart w:id="29030"/>
            <w:commentRangeEnd w:id="29028"/>
            <w:ins w:id="29031" w:author="Phuong Truong Thi" w:date="2024-10-16T01:05:00Z">
              <w:r w:rsidR="00F868EA">
                <w:rPr>
                  <w:rStyle w:val="CommentReference"/>
                  <w:lang w:val="x-none" w:eastAsia="x-none"/>
                </w:rPr>
                <w:commentReference w:id="29028"/>
              </w:r>
              <w:commentRangeEnd w:id="29029"/>
              <w:r w:rsidR="00F868EA">
                <w:rPr>
                  <w:rStyle w:val="CommentReference"/>
                  <w:lang w:val="x-none" w:eastAsia="x-none"/>
                </w:rPr>
                <w:commentReference w:id="29029"/>
              </w:r>
            </w:ins>
            <w:commentRangeEnd w:id="29030"/>
            <w:r w:rsidR="0067025C">
              <w:rPr>
                <w:rStyle w:val="CommentReference"/>
                <w:lang w:val="x-none" w:eastAsia="x-none"/>
              </w:rPr>
              <w:commentReference w:id="29030"/>
            </w:r>
            <w:ins w:id="29032" w:author="Phuong Truong Thi" w:date="2024-10-16T01:05:00Z">
              <w:r w:rsidR="00F868EA">
                <w:rPr>
                  <w:rFonts w:ascii="Times New Roman" w:eastAsia="Times New Roman" w:hAnsi="Times New Roman"/>
                  <w:color w:val="000000"/>
                  <w:sz w:val="24"/>
                  <w:szCs w:val="24"/>
                  <w:lang w:eastAsia="vi-VN"/>
                </w:rPr>
                <w:t xml:space="preserve"> </w:t>
              </w:r>
            </w:ins>
            <w:r w:rsidR="0068028E">
              <w:rPr>
                <w:rFonts w:ascii="Times New Roman" w:eastAsia="Times New Roman" w:hAnsi="Times New Roman"/>
                <w:color w:val="000000"/>
                <w:sz w:val="24"/>
                <w:szCs w:val="24"/>
                <w:lang w:eastAsia="vi-VN"/>
              </w:rPr>
              <w:t xml:space="preserve">Text </w:t>
            </w:r>
            <w:ins w:id="29033" w:author="Phuong Truong Thi" w:date="2024-10-16T01:05:00Z">
              <w:r w:rsidR="00F868EA">
                <w:rPr>
                  <w:rFonts w:ascii="Times New Roman" w:eastAsia="Times New Roman" w:hAnsi="Times New Roman"/>
                  <w:color w:val="000000"/>
                  <w:sz w:val="24"/>
                  <w:szCs w:val="24"/>
                  <w:lang w:val="vi-VN" w:eastAsia="vi-VN"/>
                </w:rPr>
                <w:t>link</w:t>
              </w:r>
            </w:ins>
          </w:p>
        </w:tc>
        <w:tc>
          <w:tcPr>
            <w:tcW w:w="992" w:type="dxa"/>
            <w:shd w:val="clear" w:color="auto" w:fill="auto"/>
            <w:noWrap/>
            <w:vAlign w:val="center"/>
            <w:tcPrChange w:id="29034" w:author="Phuong Truong Thi" w:date="2024-11-25T15:17:00Z">
              <w:tcPr>
                <w:tcW w:w="992" w:type="dxa"/>
                <w:shd w:val="clear" w:color="auto" w:fill="auto"/>
                <w:noWrap/>
                <w:vAlign w:val="center"/>
              </w:tcPr>
            </w:tcPrChange>
          </w:tcPr>
          <w:p w14:paraId="0152D1E9" w14:textId="77777777" w:rsidR="00F868EA" w:rsidRPr="00EE2C24" w:rsidRDefault="00F868EA" w:rsidP="00817E47">
            <w:pPr>
              <w:spacing w:before="0" w:line="240" w:lineRule="auto"/>
              <w:contextualSpacing w:val="0"/>
              <w:rPr>
                <w:ins w:id="29035" w:author="Phuong Truong Thi" w:date="2024-10-16T01:05:00Z"/>
                <w:rFonts w:ascii="Times New Roman" w:eastAsia="Times New Roman" w:hAnsi="Times New Roman"/>
                <w:color w:val="000000"/>
                <w:sz w:val="24"/>
                <w:szCs w:val="24"/>
                <w:lang w:val="vi-VN" w:eastAsia="vi-VN"/>
              </w:rPr>
            </w:pPr>
          </w:p>
        </w:tc>
        <w:tc>
          <w:tcPr>
            <w:tcW w:w="1418" w:type="dxa"/>
            <w:tcPrChange w:id="29036" w:author="Phuong Truong Thi" w:date="2024-11-25T15:17:00Z">
              <w:tcPr>
                <w:tcW w:w="1418" w:type="dxa"/>
              </w:tcPr>
            </w:tcPrChange>
          </w:tcPr>
          <w:p w14:paraId="614B8F04" w14:textId="77777777" w:rsidR="00F868EA" w:rsidRPr="00EE2C24" w:rsidRDefault="00F868EA" w:rsidP="00817E47">
            <w:pPr>
              <w:spacing w:before="0" w:line="240" w:lineRule="auto"/>
              <w:contextualSpacing w:val="0"/>
              <w:jc w:val="center"/>
              <w:rPr>
                <w:ins w:id="29037" w:author="Phuong Truong Thi" w:date="2024-10-16T01:05:00Z"/>
                <w:rFonts w:ascii="Times New Roman" w:eastAsia="Times New Roman" w:hAnsi="Times New Roman"/>
                <w:sz w:val="24"/>
                <w:szCs w:val="24"/>
                <w:lang w:eastAsia="vi-VN"/>
              </w:rPr>
            </w:pPr>
            <w:ins w:id="29038" w:author="Phuong Truong Thi" w:date="2024-10-16T01:05:00Z">
              <w:r w:rsidRPr="00EE2C24">
                <w:rPr>
                  <w:rFonts w:ascii="Times New Roman" w:eastAsia="Times New Roman" w:hAnsi="Times New Roman"/>
                  <w:sz w:val="24"/>
                  <w:szCs w:val="24"/>
                  <w:lang w:eastAsia="vi-VN"/>
                </w:rPr>
                <w:t>N</w:t>
              </w:r>
            </w:ins>
          </w:p>
        </w:tc>
      </w:tr>
      <w:tr w:rsidR="00F868EA" w:rsidRPr="00EE2C24" w14:paraId="68376CA3" w14:textId="77777777" w:rsidTr="0070293F">
        <w:trPr>
          <w:trHeight w:val="276"/>
          <w:ins w:id="29039" w:author="Phuong Truong Thi" w:date="2024-10-16T01:05:00Z"/>
          <w:trPrChange w:id="29040" w:author="Phuong Truong Thi" w:date="2024-11-25T15:17:00Z">
            <w:trPr>
              <w:trHeight w:val="276"/>
            </w:trPr>
          </w:trPrChange>
        </w:trPr>
        <w:tc>
          <w:tcPr>
            <w:tcW w:w="715" w:type="dxa"/>
            <w:shd w:val="clear" w:color="auto" w:fill="auto"/>
            <w:vAlign w:val="center"/>
            <w:tcPrChange w:id="29041" w:author="Phuong Truong Thi" w:date="2024-11-25T15:17:00Z">
              <w:tcPr>
                <w:tcW w:w="715" w:type="dxa"/>
                <w:shd w:val="clear" w:color="auto" w:fill="auto"/>
                <w:vAlign w:val="center"/>
              </w:tcPr>
            </w:tcPrChange>
          </w:tcPr>
          <w:p w14:paraId="4D4938FE" w14:textId="77777777" w:rsidR="00F868EA" w:rsidRPr="00EE2C24" w:rsidRDefault="00F868EA" w:rsidP="00817E47">
            <w:pPr>
              <w:pStyle w:val="ListParagraph"/>
              <w:numPr>
                <w:ilvl w:val="0"/>
                <w:numId w:val="75"/>
              </w:numPr>
              <w:spacing w:before="0" w:line="240" w:lineRule="auto"/>
              <w:contextualSpacing w:val="0"/>
              <w:jc w:val="left"/>
              <w:rPr>
                <w:ins w:id="29042" w:author="Phuong Truong Thi" w:date="2024-10-16T01:05:00Z"/>
                <w:rFonts w:eastAsia="Times New Roman"/>
                <w:color w:val="000000"/>
                <w:szCs w:val="24"/>
                <w:lang w:val="vi-VN" w:eastAsia="vi-VN"/>
              </w:rPr>
            </w:pPr>
          </w:p>
        </w:tc>
        <w:tc>
          <w:tcPr>
            <w:tcW w:w="1530" w:type="dxa"/>
            <w:shd w:val="clear" w:color="auto" w:fill="auto"/>
            <w:vAlign w:val="center"/>
            <w:tcPrChange w:id="29043" w:author="Phuong Truong Thi" w:date="2024-11-25T15:17:00Z">
              <w:tcPr>
                <w:tcW w:w="1795" w:type="dxa"/>
                <w:gridSpan w:val="2"/>
                <w:shd w:val="clear" w:color="auto" w:fill="auto"/>
                <w:vAlign w:val="center"/>
              </w:tcPr>
            </w:tcPrChange>
          </w:tcPr>
          <w:p w14:paraId="0D1C41F7" w14:textId="77777777" w:rsidR="00F868EA" w:rsidRPr="00126368" w:rsidRDefault="00F868EA" w:rsidP="00817E47">
            <w:pPr>
              <w:spacing w:before="0" w:line="240" w:lineRule="auto"/>
              <w:contextualSpacing w:val="0"/>
              <w:rPr>
                <w:ins w:id="29044" w:author="Phuong Truong Thi" w:date="2024-10-16T01:05:00Z"/>
                <w:rFonts w:ascii="Times New Roman" w:hAnsi="Times New Roman"/>
                <w:color w:val="000000"/>
                <w:sz w:val="24"/>
                <w:szCs w:val="24"/>
                <w:lang w:val="vi-VN"/>
              </w:rPr>
            </w:pPr>
            <w:ins w:id="29045" w:author="Phuong Truong Thi" w:date="2024-10-16T01:05:00Z">
              <w:r w:rsidRPr="00126368">
                <w:rPr>
                  <w:rFonts w:ascii="Times New Roman" w:hAnsi="Times New Roman"/>
                  <w:color w:val="000000"/>
                  <w:sz w:val="24"/>
                  <w:szCs w:val="24"/>
                  <w:lang w:val="vi-VN"/>
                </w:rPr>
                <w:t>Mã DAO CBBH tháng này</w:t>
              </w:r>
            </w:ins>
          </w:p>
        </w:tc>
        <w:tc>
          <w:tcPr>
            <w:tcW w:w="2340" w:type="dxa"/>
            <w:gridSpan w:val="2"/>
            <w:vAlign w:val="center"/>
            <w:tcPrChange w:id="29046" w:author="Phuong Truong Thi" w:date="2024-11-25T15:17:00Z">
              <w:tcPr>
                <w:tcW w:w="1880" w:type="dxa"/>
                <w:vAlign w:val="center"/>
              </w:tcPr>
            </w:tcPrChange>
          </w:tcPr>
          <w:p w14:paraId="101B6478" w14:textId="77777777" w:rsidR="00F868EA" w:rsidRPr="00126368" w:rsidRDefault="00F868EA" w:rsidP="00817E47">
            <w:pPr>
              <w:spacing w:before="0" w:line="240" w:lineRule="auto"/>
              <w:contextualSpacing w:val="0"/>
              <w:rPr>
                <w:ins w:id="29047" w:author="Phuong Truong Thi" w:date="2024-10-16T01:05:00Z"/>
                <w:rFonts w:ascii="Times New Roman" w:eastAsia="Times New Roman" w:hAnsi="Times New Roman"/>
                <w:color w:val="000000"/>
                <w:sz w:val="24"/>
                <w:szCs w:val="24"/>
                <w:lang w:val="vi-VN" w:eastAsia="vi-VN"/>
              </w:rPr>
            </w:pPr>
            <w:ins w:id="29048" w:author="Phuong Truong Thi" w:date="2024-10-16T01:05:00Z">
              <w:r w:rsidRPr="00126368">
                <w:rPr>
                  <w:rFonts w:ascii="Times New Roman" w:hAnsi="Times New Roman"/>
                  <w:color w:val="000000"/>
                  <w:sz w:val="24"/>
                  <w:szCs w:val="24"/>
                  <w:lang w:val="vi-VN"/>
                </w:rPr>
                <w:t>Mã DAO CBBH phụ trách KH hiện tại</w:t>
              </w:r>
            </w:ins>
          </w:p>
        </w:tc>
        <w:tc>
          <w:tcPr>
            <w:tcW w:w="900" w:type="dxa"/>
            <w:tcPrChange w:id="29049" w:author="Phuong Truong Thi" w:date="2024-11-25T15:17:00Z">
              <w:tcPr>
                <w:tcW w:w="992" w:type="dxa"/>
                <w:gridSpan w:val="2"/>
              </w:tcPr>
            </w:tcPrChange>
          </w:tcPr>
          <w:p w14:paraId="05EA0ADE" w14:textId="77777777" w:rsidR="00F868EA" w:rsidRPr="00EE2C24" w:rsidRDefault="00F868EA" w:rsidP="00817E47">
            <w:pPr>
              <w:spacing w:before="0" w:line="240" w:lineRule="auto"/>
              <w:contextualSpacing w:val="0"/>
              <w:rPr>
                <w:ins w:id="29050" w:author="Phuong Truong Thi" w:date="2024-10-16T01:05:00Z"/>
                <w:rFonts w:ascii="Times New Roman" w:eastAsia="Times New Roman" w:hAnsi="Times New Roman"/>
                <w:color w:val="000000"/>
                <w:sz w:val="24"/>
                <w:szCs w:val="24"/>
                <w:lang w:eastAsia="vi-VN"/>
              </w:rPr>
            </w:pPr>
            <w:ins w:id="29051" w:author="Phuong Truong Thi" w:date="2024-10-16T01:05:00Z">
              <w:r w:rsidRPr="0069233A">
                <w:rPr>
                  <w:rFonts w:ascii="Times New Roman" w:hAnsi="Times New Roman"/>
                  <w:color w:val="000000"/>
                  <w:sz w:val="24"/>
                  <w:szCs w:val="24"/>
                  <w:lang w:val="vi-VN"/>
                </w:rPr>
                <w:t>EZ/T24</w:t>
              </w:r>
            </w:ins>
          </w:p>
        </w:tc>
        <w:tc>
          <w:tcPr>
            <w:tcW w:w="1031" w:type="dxa"/>
            <w:tcPrChange w:id="29052" w:author="Phuong Truong Thi" w:date="2024-11-25T15:17:00Z">
              <w:tcPr>
                <w:tcW w:w="1134" w:type="dxa"/>
                <w:gridSpan w:val="2"/>
              </w:tcPr>
            </w:tcPrChange>
          </w:tcPr>
          <w:p w14:paraId="7EAF8DC2" w14:textId="79F0B06E" w:rsidR="00F868EA" w:rsidRPr="00EE2C24" w:rsidRDefault="00525739" w:rsidP="00817E47">
            <w:pPr>
              <w:spacing w:before="0" w:line="240" w:lineRule="auto"/>
              <w:contextualSpacing w:val="0"/>
              <w:rPr>
                <w:ins w:id="29053"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9054" w:author="Phuong Truong Thi" w:date="2024-11-25T15:17:00Z">
              <w:tcPr>
                <w:tcW w:w="992" w:type="dxa"/>
                <w:shd w:val="clear" w:color="auto" w:fill="auto"/>
                <w:noWrap/>
                <w:vAlign w:val="center"/>
              </w:tcPr>
            </w:tcPrChange>
          </w:tcPr>
          <w:p w14:paraId="2FDE44A3" w14:textId="77777777" w:rsidR="00F868EA" w:rsidRPr="00EE2C24" w:rsidRDefault="00F868EA" w:rsidP="00817E47">
            <w:pPr>
              <w:spacing w:before="0" w:line="240" w:lineRule="auto"/>
              <w:contextualSpacing w:val="0"/>
              <w:rPr>
                <w:ins w:id="29055" w:author="Phuong Truong Thi" w:date="2024-10-16T01:05:00Z"/>
                <w:rFonts w:ascii="Times New Roman" w:eastAsia="Times New Roman" w:hAnsi="Times New Roman"/>
                <w:color w:val="000000"/>
                <w:sz w:val="24"/>
                <w:szCs w:val="24"/>
                <w:lang w:val="vi-VN" w:eastAsia="vi-VN"/>
              </w:rPr>
            </w:pPr>
          </w:p>
        </w:tc>
        <w:tc>
          <w:tcPr>
            <w:tcW w:w="1418" w:type="dxa"/>
            <w:tcPrChange w:id="29056" w:author="Phuong Truong Thi" w:date="2024-11-25T15:17:00Z">
              <w:tcPr>
                <w:tcW w:w="1418" w:type="dxa"/>
              </w:tcPr>
            </w:tcPrChange>
          </w:tcPr>
          <w:p w14:paraId="7CFBF01C" w14:textId="77777777" w:rsidR="00F868EA" w:rsidRPr="00EE2C24" w:rsidRDefault="00F868EA" w:rsidP="00817E47">
            <w:pPr>
              <w:spacing w:before="0" w:line="240" w:lineRule="auto"/>
              <w:contextualSpacing w:val="0"/>
              <w:jc w:val="center"/>
              <w:rPr>
                <w:ins w:id="29057" w:author="Phuong Truong Thi" w:date="2024-10-16T01:05:00Z"/>
                <w:rFonts w:ascii="Times New Roman" w:eastAsia="Times New Roman" w:hAnsi="Times New Roman"/>
                <w:sz w:val="24"/>
                <w:szCs w:val="24"/>
                <w:lang w:eastAsia="vi-VN"/>
              </w:rPr>
            </w:pPr>
            <w:ins w:id="29058" w:author="Phuong Truong Thi" w:date="2024-10-16T01:05:00Z">
              <w:r w:rsidRPr="00EE2C24">
                <w:rPr>
                  <w:rFonts w:ascii="Times New Roman" w:eastAsia="Times New Roman" w:hAnsi="Times New Roman"/>
                  <w:sz w:val="24"/>
                  <w:szCs w:val="24"/>
                  <w:lang w:eastAsia="vi-VN"/>
                </w:rPr>
                <w:t>Y</w:t>
              </w:r>
            </w:ins>
          </w:p>
        </w:tc>
      </w:tr>
      <w:tr w:rsidR="00F868EA" w:rsidRPr="00EE2C24" w14:paraId="10F7A892" w14:textId="77777777" w:rsidTr="0070293F">
        <w:trPr>
          <w:trHeight w:val="276"/>
          <w:ins w:id="29059" w:author="Phuong Truong Thi" w:date="2024-10-16T01:05:00Z"/>
          <w:trPrChange w:id="29060" w:author="Phuong Truong Thi" w:date="2024-11-25T15:17:00Z">
            <w:trPr>
              <w:trHeight w:val="276"/>
            </w:trPr>
          </w:trPrChange>
        </w:trPr>
        <w:tc>
          <w:tcPr>
            <w:tcW w:w="715" w:type="dxa"/>
            <w:shd w:val="clear" w:color="auto" w:fill="auto"/>
            <w:vAlign w:val="center"/>
            <w:tcPrChange w:id="29061" w:author="Phuong Truong Thi" w:date="2024-11-25T15:17:00Z">
              <w:tcPr>
                <w:tcW w:w="715" w:type="dxa"/>
                <w:shd w:val="clear" w:color="auto" w:fill="auto"/>
                <w:vAlign w:val="center"/>
              </w:tcPr>
            </w:tcPrChange>
          </w:tcPr>
          <w:p w14:paraId="314F9CD5" w14:textId="77777777" w:rsidR="00F868EA" w:rsidRPr="00EE2C24" w:rsidRDefault="00F868EA" w:rsidP="00817E47">
            <w:pPr>
              <w:pStyle w:val="ListParagraph"/>
              <w:numPr>
                <w:ilvl w:val="0"/>
                <w:numId w:val="75"/>
              </w:numPr>
              <w:spacing w:before="0" w:line="240" w:lineRule="auto"/>
              <w:contextualSpacing w:val="0"/>
              <w:jc w:val="left"/>
              <w:rPr>
                <w:ins w:id="29062" w:author="Phuong Truong Thi" w:date="2024-10-16T01:05:00Z"/>
                <w:rFonts w:eastAsia="Times New Roman"/>
                <w:color w:val="000000"/>
                <w:szCs w:val="24"/>
                <w:lang w:val="vi-VN" w:eastAsia="vi-VN"/>
              </w:rPr>
            </w:pPr>
          </w:p>
        </w:tc>
        <w:tc>
          <w:tcPr>
            <w:tcW w:w="1530" w:type="dxa"/>
            <w:shd w:val="clear" w:color="auto" w:fill="auto"/>
            <w:vAlign w:val="center"/>
            <w:tcPrChange w:id="29063" w:author="Phuong Truong Thi" w:date="2024-11-25T15:17:00Z">
              <w:tcPr>
                <w:tcW w:w="1795" w:type="dxa"/>
                <w:gridSpan w:val="2"/>
                <w:shd w:val="clear" w:color="auto" w:fill="auto"/>
                <w:vAlign w:val="center"/>
              </w:tcPr>
            </w:tcPrChange>
          </w:tcPr>
          <w:p w14:paraId="56405545" w14:textId="77777777" w:rsidR="00F868EA" w:rsidRPr="00EE2C24" w:rsidRDefault="00F868EA" w:rsidP="00817E47">
            <w:pPr>
              <w:spacing w:before="0" w:line="240" w:lineRule="auto"/>
              <w:contextualSpacing w:val="0"/>
              <w:rPr>
                <w:ins w:id="29064" w:author="Phuong Truong Thi" w:date="2024-10-16T01:05:00Z"/>
                <w:rFonts w:ascii="Times New Roman" w:hAnsi="Times New Roman"/>
                <w:color w:val="000000"/>
                <w:sz w:val="24"/>
                <w:szCs w:val="24"/>
              </w:rPr>
            </w:pPr>
            <w:ins w:id="29065" w:author="Phuong Truong Thi" w:date="2024-10-16T01:05:00Z">
              <w:r w:rsidRPr="00EE2C24">
                <w:rPr>
                  <w:rFonts w:ascii="Times New Roman" w:hAnsi="Times New Roman"/>
                  <w:color w:val="000000"/>
                  <w:sz w:val="24"/>
                  <w:szCs w:val="24"/>
                </w:rPr>
                <w:t>Tên CBBH tháng này</w:t>
              </w:r>
            </w:ins>
          </w:p>
        </w:tc>
        <w:tc>
          <w:tcPr>
            <w:tcW w:w="2340" w:type="dxa"/>
            <w:gridSpan w:val="2"/>
            <w:vAlign w:val="center"/>
            <w:tcPrChange w:id="29066" w:author="Phuong Truong Thi" w:date="2024-11-25T15:17:00Z">
              <w:tcPr>
                <w:tcW w:w="1880" w:type="dxa"/>
                <w:vAlign w:val="center"/>
              </w:tcPr>
            </w:tcPrChange>
          </w:tcPr>
          <w:p w14:paraId="7D141340" w14:textId="77777777" w:rsidR="00F868EA" w:rsidRPr="00EE2C24" w:rsidRDefault="00F868EA" w:rsidP="00817E47">
            <w:pPr>
              <w:spacing w:before="0" w:line="240" w:lineRule="auto"/>
              <w:contextualSpacing w:val="0"/>
              <w:rPr>
                <w:ins w:id="29067" w:author="Phuong Truong Thi" w:date="2024-10-16T01:05:00Z"/>
                <w:rFonts w:ascii="Times New Roman" w:eastAsia="Times New Roman" w:hAnsi="Times New Roman"/>
                <w:color w:val="000000"/>
                <w:sz w:val="24"/>
                <w:szCs w:val="24"/>
                <w:lang w:eastAsia="vi-VN"/>
              </w:rPr>
            </w:pPr>
            <w:ins w:id="29068" w:author="Phuong Truong Thi" w:date="2024-10-16T01:05:00Z">
              <w:r w:rsidRPr="00EE2C24">
                <w:rPr>
                  <w:rFonts w:ascii="Times New Roman" w:hAnsi="Times New Roman"/>
                  <w:color w:val="000000"/>
                  <w:sz w:val="24"/>
                  <w:szCs w:val="24"/>
                </w:rPr>
                <w:t xml:space="preserve">Tên CBBH phụ trách khách hàng hiện tại </w:t>
              </w:r>
            </w:ins>
          </w:p>
        </w:tc>
        <w:tc>
          <w:tcPr>
            <w:tcW w:w="900" w:type="dxa"/>
            <w:tcPrChange w:id="29069" w:author="Phuong Truong Thi" w:date="2024-11-25T15:17:00Z">
              <w:tcPr>
                <w:tcW w:w="992" w:type="dxa"/>
                <w:gridSpan w:val="2"/>
              </w:tcPr>
            </w:tcPrChange>
          </w:tcPr>
          <w:p w14:paraId="063380A1" w14:textId="77777777" w:rsidR="00F868EA" w:rsidRPr="00EE2C24" w:rsidRDefault="00F868EA" w:rsidP="00817E47">
            <w:pPr>
              <w:spacing w:before="0" w:line="240" w:lineRule="auto"/>
              <w:contextualSpacing w:val="0"/>
              <w:rPr>
                <w:ins w:id="29070" w:author="Phuong Truong Thi" w:date="2024-10-16T01:05:00Z"/>
                <w:rFonts w:ascii="Times New Roman" w:eastAsia="Times New Roman" w:hAnsi="Times New Roman"/>
                <w:color w:val="000000"/>
                <w:sz w:val="24"/>
                <w:szCs w:val="24"/>
                <w:lang w:eastAsia="vi-VN"/>
              </w:rPr>
            </w:pPr>
            <w:ins w:id="29071" w:author="Phuong Truong Thi" w:date="2024-10-16T01:05:00Z">
              <w:r w:rsidRPr="0069233A">
                <w:rPr>
                  <w:rFonts w:ascii="Times New Roman" w:hAnsi="Times New Roman"/>
                  <w:color w:val="000000"/>
                  <w:sz w:val="24"/>
                  <w:szCs w:val="24"/>
                  <w:lang w:val="vi-VN"/>
                </w:rPr>
                <w:t>EZ/T24</w:t>
              </w:r>
            </w:ins>
          </w:p>
        </w:tc>
        <w:tc>
          <w:tcPr>
            <w:tcW w:w="1031" w:type="dxa"/>
            <w:tcPrChange w:id="29072" w:author="Phuong Truong Thi" w:date="2024-11-25T15:17:00Z">
              <w:tcPr>
                <w:tcW w:w="1134" w:type="dxa"/>
                <w:gridSpan w:val="2"/>
              </w:tcPr>
            </w:tcPrChange>
          </w:tcPr>
          <w:p w14:paraId="563800A9" w14:textId="77777777" w:rsidR="00F868EA" w:rsidRDefault="00525739"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00DA5611" w14:textId="5886E0B9" w:rsidR="00B0292C" w:rsidRPr="00EE2C24" w:rsidRDefault="00B0292C" w:rsidP="00817E47">
            <w:pPr>
              <w:spacing w:before="0" w:line="240" w:lineRule="auto"/>
              <w:contextualSpacing w:val="0"/>
              <w:rPr>
                <w:ins w:id="29073"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link</w:t>
            </w:r>
          </w:p>
        </w:tc>
        <w:tc>
          <w:tcPr>
            <w:tcW w:w="992" w:type="dxa"/>
            <w:shd w:val="clear" w:color="auto" w:fill="auto"/>
            <w:noWrap/>
            <w:vAlign w:val="center"/>
            <w:tcPrChange w:id="29074" w:author="Phuong Truong Thi" w:date="2024-11-25T15:17:00Z">
              <w:tcPr>
                <w:tcW w:w="992" w:type="dxa"/>
                <w:shd w:val="clear" w:color="auto" w:fill="auto"/>
                <w:noWrap/>
                <w:vAlign w:val="center"/>
              </w:tcPr>
            </w:tcPrChange>
          </w:tcPr>
          <w:p w14:paraId="532478C8" w14:textId="77777777" w:rsidR="00F868EA" w:rsidRPr="00EE2C24" w:rsidRDefault="00F868EA" w:rsidP="00817E47">
            <w:pPr>
              <w:spacing w:before="0" w:line="240" w:lineRule="auto"/>
              <w:contextualSpacing w:val="0"/>
              <w:rPr>
                <w:ins w:id="29075" w:author="Phuong Truong Thi" w:date="2024-10-16T01:05:00Z"/>
                <w:rFonts w:ascii="Times New Roman" w:eastAsia="Times New Roman" w:hAnsi="Times New Roman"/>
                <w:color w:val="000000"/>
                <w:sz w:val="24"/>
                <w:szCs w:val="24"/>
                <w:lang w:val="vi-VN" w:eastAsia="vi-VN"/>
              </w:rPr>
            </w:pPr>
          </w:p>
        </w:tc>
        <w:tc>
          <w:tcPr>
            <w:tcW w:w="1418" w:type="dxa"/>
            <w:tcPrChange w:id="29076" w:author="Phuong Truong Thi" w:date="2024-11-25T15:17:00Z">
              <w:tcPr>
                <w:tcW w:w="1418" w:type="dxa"/>
              </w:tcPr>
            </w:tcPrChange>
          </w:tcPr>
          <w:p w14:paraId="393A69BF" w14:textId="77777777" w:rsidR="00F868EA" w:rsidRPr="00EE2C24" w:rsidRDefault="00F868EA" w:rsidP="00817E47">
            <w:pPr>
              <w:spacing w:before="0" w:line="240" w:lineRule="auto"/>
              <w:contextualSpacing w:val="0"/>
              <w:jc w:val="center"/>
              <w:rPr>
                <w:ins w:id="29077" w:author="Phuong Truong Thi" w:date="2024-10-16T01:05:00Z"/>
                <w:rFonts w:ascii="Times New Roman" w:eastAsia="Times New Roman" w:hAnsi="Times New Roman"/>
                <w:sz w:val="24"/>
                <w:szCs w:val="24"/>
                <w:lang w:eastAsia="vi-VN"/>
              </w:rPr>
            </w:pPr>
            <w:ins w:id="29078" w:author="Phuong Truong Thi" w:date="2024-10-16T01:05:00Z">
              <w:r w:rsidRPr="00EE2C24">
                <w:rPr>
                  <w:rFonts w:ascii="Times New Roman" w:eastAsia="Times New Roman" w:hAnsi="Times New Roman"/>
                  <w:sz w:val="24"/>
                  <w:szCs w:val="24"/>
                  <w:lang w:eastAsia="vi-VN"/>
                </w:rPr>
                <w:t>N</w:t>
              </w:r>
            </w:ins>
          </w:p>
        </w:tc>
      </w:tr>
      <w:tr w:rsidR="00F868EA" w:rsidRPr="00EE2C24" w14:paraId="5C0667B9" w14:textId="77777777" w:rsidTr="0070293F">
        <w:trPr>
          <w:trHeight w:val="276"/>
          <w:ins w:id="29079" w:author="Phuong Truong Thi" w:date="2024-10-16T01:05:00Z"/>
          <w:trPrChange w:id="29080" w:author="Phuong Truong Thi" w:date="2024-11-25T15:17:00Z">
            <w:trPr>
              <w:trHeight w:val="276"/>
            </w:trPr>
          </w:trPrChange>
        </w:trPr>
        <w:tc>
          <w:tcPr>
            <w:tcW w:w="715" w:type="dxa"/>
            <w:shd w:val="clear" w:color="auto" w:fill="auto"/>
            <w:vAlign w:val="center"/>
            <w:tcPrChange w:id="29081" w:author="Phuong Truong Thi" w:date="2024-11-25T15:17:00Z">
              <w:tcPr>
                <w:tcW w:w="715" w:type="dxa"/>
                <w:shd w:val="clear" w:color="auto" w:fill="auto"/>
                <w:vAlign w:val="center"/>
              </w:tcPr>
            </w:tcPrChange>
          </w:tcPr>
          <w:p w14:paraId="080A96E6" w14:textId="77777777" w:rsidR="00F868EA" w:rsidRPr="00EE2C24" w:rsidRDefault="00F868EA" w:rsidP="00817E47">
            <w:pPr>
              <w:pStyle w:val="ListParagraph"/>
              <w:numPr>
                <w:ilvl w:val="0"/>
                <w:numId w:val="75"/>
              </w:numPr>
              <w:spacing w:before="0" w:line="240" w:lineRule="auto"/>
              <w:contextualSpacing w:val="0"/>
              <w:jc w:val="left"/>
              <w:rPr>
                <w:ins w:id="29082" w:author="Phuong Truong Thi" w:date="2024-10-16T01:05:00Z"/>
                <w:rFonts w:eastAsia="Times New Roman"/>
                <w:color w:val="000000"/>
                <w:szCs w:val="24"/>
                <w:lang w:val="vi-VN" w:eastAsia="vi-VN"/>
              </w:rPr>
            </w:pPr>
          </w:p>
        </w:tc>
        <w:tc>
          <w:tcPr>
            <w:tcW w:w="1530" w:type="dxa"/>
            <w:shd w:val="clear" w:color="auto" w:fill="auto"/>
            <w:vAlign w:val="center"/>
            <w:tcPrChange w:id="29083" w:author="Phuong Truong Thi" w:date="2024-11-25T15:17:00Z">
              <w:tcPr>
                <w:tcW w:w="1795" w:type="dxa"/>
                <w:gridSpan w:val="2"/>
                <w:shd w:val="clear" w:color="auto" w:fill="auto"/>
                <w:vAlign w:val="center"/>
              </w:tcPr>
            </w:tcPrChange>
          </w:tcPr>
          <w:p w14:paraId="194BAF54" w14:textId="77777777" w:rsidR="00F868EA" w:rsidRPr="00EE2C24" w:rsidRDefault="00F868EA" w:rsidP="00817E47">
            <w:pPr>
              <w:spacing w:before="0" w:line="240" w:lineRule="auto"/>
              <w:contextualSpacing w:val="0"/>
              <w:rPr>
                <w:ins w:id="29084" w:author="Phuong Truong Thi" w:date="2024-10-16T01:05:00Z"/>
                <w:rFonts w:ascii="Times New Roman" w:hAnsi="Times New Roman"/>
                <w:color w:val="000000"/>
                <w:sz w:val="24"/>
                <w:szCs w:val="24"/>
              </w:rPr>
            </w:pPr>
            <w:ins w:id="29085" w:author="Phuong Truong Thi" w:date="2024-10-16T01:05:00Z">
              <w:r w:rsidRPr="00EE2C24">
                <w:rPr>
                  <w:rFonts w:ascii="Times New Roman" w:hAnsi="Times New Roman"/>
                  <w:color w:val="000000"/>
                  <w:sz w:val="24"/>
                  <w:szCs w:val="24"/>
                </w:rPr>
                <w:t>DAO ghi nhận net</w:t>
              </w:r>
            </w:ins>
          </w:p>
        </w:tc>
        <w:tc>
          <w:tcPr>
            <w:tcW w:w="2340" w:type="dxa"/>
            <w:gridSpan w:val="2"/>
            <w:vAlign w:val="center"/>
            <w:tcPrChange w:id="29086" w:author="Phuong Truong Thi" w:date="2024-11-25T15:17:00Z">
              <w:tcPr>
                <w:tcW w:w="1880" w:type="dxa"/>
                <w:vAlign w:val="center"/>
              </w:tcPr>
            </w:tcPrChange>
          </w:tcPr>
          <w:p w14:paraId="0791DEB8" w14:textId="77777777" w:rsidR="00F868EA" w:rsidRDefault="00F868EA" w:rsidP="00817E47">
            <w:pPr>
              <w:spacing w:before="0" w:line="240" w:lineRule="auto"/>
              <w:contextualSpacing w:val="0"/>
              <w:rPr>
                <w:ins w:id="29087" w:author="Phuong Truong Thi" w:date="2024-10-16T01:05:00Z"/>
                <w:rFonts w:ascii="Times New Roman" w:hAnsi="Times New Roman"/>
                <w:color w:val="000000"/>
                <w:sz w:val="24"/>
                <w:szCs w:val="24"/>
              </w:rPr>
            </w:pPr>
            <w:ins w:id="29088" w:author="Phuong Truong Thi" w:date="2024-10-16T01:05:00Z">
              <w:r w:rsidRPr="00EE2C24">
                <w:rPr>
                  <w:rFonts w:ascii="Times New Roman" w:hAnsi="Times New Roman"/>
                  <w:color w:val="000000"/>
                  <w:sz w:val="24"/>
                  <w:szCs w:val="24"/>
                </w:rPr>
                <w:t>Mã DAO CBBH ghi nhận net theo logic</w:t>
              </w:r>
              <w:r>
                <w:rPr>
                  <w:rFonts w:ascii="Times New Roman" w:hAnsi="Times New Roman"/>
                  <w:color w:val="000000"/>
                  <w:sz w:val="24"/>
                  <w:szCs w:val="24"/>
                </w:rPr>
                <w:t>:</w:t>
              </w:r>
            </w:ins>
          </w:p>
          <w:p w14:paraId="0219EAFA" w14:textId="77777777" w:rsidR="00F868EA" w:rsidRPr="002A0571" w:rsidRDefault="00F868EA" w:rsidP="00817E47">
            <w:pPr>
              <w:spacing w:before="0" w:line="240" w:lineRule="auto"/>
              <w:contextualSpacing w:val="0"/>
              <w:rPr>
                <w:ins w:id="29089" w:author="Phuong Truong Thi" w:date="2024-10-16T01:05:00Z"/>
                <w:rFonts w:ascii="Times New Roman" w:eastAsia="Times New Roman" w:hAnsi="Times New Roman"/>
                <w:color w:val="000000"/>
                <w:sz w:val="24"/>
                <w:szCs w:val="24"/>
                <w:lang w:eastAsia="vi-VN"/>
              </w:rPr>
            </w:pPr>
            <w:ins w:id="29090" w:author="Phuong Truong Thi" w:date="2024-10-16T01:05:00Z">
              <w:r w:rsidRPr="002A0571">
                <w:rPr>
                  <w:rFonts w:ascii="Times New Roman" w:eastAsia="Times New Roman" w:hAnsi="Times New Roman"/>
                  <w:color w:val="000000"/>
                  <w:sz w:val="24"/>
                  <w:szCs w:val="24"/>
                  <w:lang w:eastAsia="vi-VN"/>
                </w:rPr>
                <w:t>1. Nếu KH xuống hạng trong tháng đổi DAO, ghi nhận giảm ròng cho CBBH bàn giao</w:t>
              </w:r>
            </w:ins>
          </w:p>
          <w:p w14:paraId="375819CA" w14:textId="77777777" w:rsidR="00F868EA" w:rsidRPr="00EE2C24" w:rsidRDefault="00F868EA" w:rsidP="00817E47">
            <w:pPr>
              <w:spacing w:before="0" w:line="240" w:lineRule="auto"/>
              <w:contextualSpacing w:val="0"/>
              <w:rPr>
                <w:ins w:id="29091" w:author="Phuong Truong Thi" w:date="2024-10-16T01:05:00Z"/>
                <w:rFonts w:ascii="Times New Roman" w:eastAsia="Times New Roman" w:hAnsi="Times New Roman"/>
                <w:color w:val="000000"/>
                <w:sz w:val="24"/>
                <w:szCs w:val="24"/>
                <w:lang w:eastAsia="vi-VN"/>
              </w:rPr>
            </w:pPr>
            <w:ins w:id="29092" w:author="Phuong Truong Thi" w:date="2024-10-16T01:05:00Z">
              <w:r w:rsidRPr="002A0571">
                <w:rPr>
                  <w:rFonts w:ascii="Times New Roman" w:eastAsia="Times New Roman" w:hAnsi="Times New Roman"/>
                  <w:color w:val="000000"/>
                  <w:sz w:val="24"/>
                  <w:szCs w:val="24"/>
                  <w:lang w:eastAsia="vi-VN"/>
                </w:rPr>
                <w:t>2. Nếu KH tăng hạng trong tháng đổi DAP ghi nhận tăng ròng cho CBBH nhận bàn giao</w:t>
              </w:r>
            </w:ins>
          </w:p>
        </w:tc>
        <w:tc>
          <w:tcPr>
            <w:tcW w:w="900" w:type="dxa"/>
            <w:tcPrChange w:id="29093" w:author="Phuong Truong Thi" w:date="2024-11-25T15:17:00Z">
              <w:tcPr>
                <w:tcW w:w="992" w:type="dxa"/>
                <w:gridSpan w:val="2"/>
              </w:tcPr>
            </w:tcPrChange>
          </w:tcPr>
          <w:p w14:paraId="49E2313A" w14:textId="77777777" w:rsidR="00F868EA" w:rsidRPr="00EE2C24" w:rsidRDefault="00F868EA" w:rsidP="00817E47">
            <w:pPr>
              <w:spacing w:before="0" w:line="240" w:lineRule="auto"/>
              <w:contextualSpacing w:val="0"/>
              <w:rPr>
                <w:ins w:id="29094" w:author="Phuong Truong Thi" w:date="2024-10-16T01:05:00Z"/>
                <w:rFonts w:ascii="Times New Roman" w:eastAsia="Times New Roman" w:hAnsi="Times New Roman"/>
                <w:color w:val="000000"/>
                <w:sz w:val="24"/>
                <w:szCs w:val="24"/>
                <w:lang w:eastAsia="vi-VN"/>
              </w:rPr>
            </w:pPr>
            <w:ins w:id="29095" w:author="Phuong Truong Thi" w:date="2024-10-16T01:05:00Z">
              <w:r>
                <w:rPr>
                  <w:rFonts w:ascii="Times New Roman" w:eastAsia="Times New Roman" w:hAnsi="Times New Roman"/>
                  <w:color w:val="000000"/>
                  <w:sz w:val="24"/>
                  <w:szCs w:val="24"/>
                  <w:lang w:val="vi-VN" w:eastAsia="vi-VN"/>
                </w:rPr>
                <w:t>CRM</w:t>
              </w:r>
            </w:ins>
          </w:p>
        </w:tc>
        <w:tc>
          <w:tcPr>
            <w:tcW w:w="1031" w:type="dxa"/>
            <w:tcPrChange w:id="29096" w:author="Phuong Truong Thi" w:date="2024-11-25T15:17:00Z">
              <w:tcPr>
                <w:tcW w:w="1134" w:type="dxa"/>
                <w:gridSpan w:val="2"/>
              </w:tcPr>
            </w:tcPrChange>
          </w:tcPr>
          <w:p w14:paraId="05875C8F" w14:textId="1CFFE359" w:rsidR="00F868EA" w:rsidRPr="00EE2C24" w:rsidRDefault="00525739" w:rsidP="00817E47">
            <w:pPr>
              <w:spacing w:before="0" w:line="240" w:lineRule="auto"/>
              <w:contextualSpacing w:val="0"/>
              <w:rPr>
                <w:ins w:id="2909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9098" w:author="Phuong Truong Thi" w:date="2024-11-25T15:17:00Z">
              <w:tcPr>
                <w:tcW w:w="992" w:type="dxa"/>
                <w:shd w:val="clear" w:color="auto" w:fill="auto"/>
                <w:noWrap/>
                <w:vAlign w:val="center"/>
              </w:tcPr>
            </w:tcPrChange>
          </w:tcPr>
          <w:p w14:paraId="34F68F4D" w14:textId="77777777" w:rsidR="00F868EA" w:rsidRPr="00EE2C24" w:rsidRDefault="00F868EA" w:rsidP="00817E47">
            <w:pPr>
              <w:spacing w:before="0" w:line="240" w:lineRule="auto"/>
              <w:contextualSpacing w:val="0"/>
              <w:rPr>
                <w:ins w:id="29099" w:author="Phuong Truong Thi" w:date="2024-10-16T01:05:00Z"/>
                <w:rFonts w:ascii="Times New Roman" w:eastAsia="Times New Roman" w:hAnsi="Times New Roman"/>
                <w:color w:val="000000"/>
                <w:sz w:val="24"/>
                <w:szCs w:val="24"/>
                <w:lang w:val="vi-VN" w:eastAsia="vi-VN"/>
              </w:rPr>
            </w:pPr>
          </w:p>
        </w:tc>
        <w:tc>
          <w:tcPr>
            <w:tcW w:w="1418" w:type="dxa"/>
            <w:tcPrChange w:id="29100" w:author="Phuong Truong Thi" w:date="2024-11-25T15:17:00Z">
              <w:tcPr>
                <w:tcW w:w="1418" w:type="dxa"/>
              </w:tcPr>
            </w:tcPrChange>
          </w:tcPr>
          <w:p w14:paraId="71E43D09" w14:textId="77777777" w:rsidR="00F868EA" w:rsidRPr="00EE2C24" w:rsidRDefault="00F868EA" w:rsidP="00817E47">
            <w:pPr>
              <w:spacing w:before="0" w:line="240" w:lineRule="auto"/>
              <w:contextualSpacing w:val="0"/>
              <w:jc w:val="center"/>
              <w:rPr>
                <w:ins w:id="29101" w:author="Phuong Truong Thi" w:date="2024-10-16T01:05:00Z"/>
                <w:rFonts w:ascii="Times New Roman" w:eastAsia="Times New Roman" w:hAnsi="Times New Roman"/>
                <w:sz w:val="24"/>
                <w:szCs w:val="24"/>
                <w:lang w:eastAsia="vi-VN"/>
              </w:rPr>
            </w:pPr>
            <w:ins w:id="29102" w:author="Phuong Truong Thi" w:date="2024-10-16T01:05:00Z">
              <w:r w:rsidRPr="00EE2C24">
                <w:rPr>
                  <w:rFonts w:ascii="Times New Roman" w:eastAsia="Times New Roman" w:hAnsi="Times New Roman"/>
                  <w:sz w:val="24"/>
                  <w:szCs w:val="24"/>
                  <w:lang w:eastAsia="vi-VN"/>
                </w:rPr>
                <w:t>Y</w:t>
              </w:r>
            </w:ins>
          </w:p>
        </w:tc>
      </w:tr>
      <w:tr w:rsidR="00F868EA" w:rsidRPr="00EE2C24" w14:paraId="733B7D24" w14:textId="77777777" w:rsidTr="0070293F">
        <w:trPr>
          <w:trHeight w:val="276"/>
          <w:ins w:id="29103" w:author="Phuong Truong Thi" w:date="2024-10-16T01:05:00Z"/>
          <w:trPrChange w:id="29104" w:author="Phuong Truong Thi" w:date="2024-11-25T15:17:00Z">
            <w:trPr>
              <w:trHeight w:val="276"/>
            </w:trPr>
          </w:trPrChange>
        </w:trPr>
        <w:tc>
          <w:tcPr>
            <w:tcW w:w="715" w:type="dxa"/>
            <w:shd w:val="clear" w:color="auto" w:fill="auto"/>
            <w:vAlign w:val="center"/>
            <w:tcPrChange w:id="29105" w:author="Phuong Truong Thi" w:date="2024-11-25T15:17:00Z">
              <w:tcPr>
                <w:tcW w:w="715" w:type="dxa"/>
                <w:shd w:val="clear" w:color="auto" w:fill="auto"/>
                <w:vAlign w:val="center"/>
              </w:tcPr>
            </w:tcPrChange>
          </w:tcPr>
          <w:p w14:paraId="7CC5FBF2" w14:textId="77777777" w:rsidR="00F868EA" w:rsidRPr="00EE2C24" w:rsidRDefault="00F868EA" w:rsidP="00817E47">
            <w:pPr>
              <w:pStyle w:val="ListParagraph"/>
              <w:numPr>
                <w:ilvl w:val="0"/>
                <w:numId w:val="75"/>
              </w:numPr>
              <w:spacing w:before="0" w:line="240" w:lineRule="auto"/>
              <w:contextualSpacing w:val="0"/>
              <w:jc w:val="left"/>
              <w:rPr>
                <w:ins w:id="29106" w:author="Phuong Truong Thi" w:date="2024-10-16T01:05:00Z"/>
                <w:rFonts w:eastAsia="Times New Roman"/>
                <w:color w:val="000000"/>
                <w:szCs w:val="24"/>
                <w:lang w:val="vi-VN" w:eastAsia="vi-VN"/>
              </w:rPr>
            </w:pPr>
          </w:p>
        </w:tc>
        <w:tc>
          <w:tcPr>
            <w:tcW w:w="1530" w:type="dxa"/>
            <w:shd w:val="clear" w:color="auto" w:fill="auto"/>
            <w:vAlign w:val="center"/>
            <w:tcPrChange w:id="29107" w:author="Phuong Truong Thi" w:date="2024-11-25T15:17:00Z">
              <w:tcPr>
                <w:tcW w:w="1795" w:type="dxa"/>
                <w:gridSpan w:val="2"/>
                <w:shd w:val="clear" w:color="auto" w:fill="auto"/>
                <w:vAlign w:val="center"/>
              </w:tcPr>
            </w:tcPrChange>
          </w:tcPr>
          <w:p w14:paraId="525F67A7" w14:textId="77777777" w:rsidR="00F868EA" w:rsidRPr="00EE2C24" w:rsidRDefault="00F868EA" w:rsidP="00817E47">
            <w:pPr>
              <w:spacing w:before="0" w:line="240" w:lineRule="auto"/>
              <w:contextualSpacing w:val="0"/>
              <w:rPr>
                <w:ins w:id="29108" w:author="Phuong Truong Thi" w:date="2024-10-16T01:05:00Z"/>
                <w:rFonts w:ascii="Times New Roman" w:hAnsi="Times New Roman"/>
                <w:color w:val="000000"/>
                <w:sz w:val="24"/>
                <w:szCs w:val="24"/>
              </w:rPr>
            </w:pPr>
            <w:ins w:id="29109" w:author="Phuong Truong Thi" w:date="2024-10-16T01:05:00Z">
              <w:r w:rsidRPr="00EE2C24">
                <w:rPr>
                  <w:rFonts w:ascii="Times New Roman" w:hAnsi="Times New Roman"/>
                  <w:color w:val="000000"/>
                  <w:sz w:val="24"/>
                  <w:szCs w:val="24"/>
                </w:rPr>
                <w:t xml:space="preserve">Phân loại </w:t>
              </w:r>
            </w:ins>
          </w:p>
        </w:tc>
        <w:tc>
          <w:tcPr>
            <w:tcW w:w="2340" w:type="dxa"/>
            <w:gridSpan w:val="2"/>
            <w:vAlign w:val="center"/>
            <w:tcPrChange w:id="29110" w:author="Phuong Truong Thi" w:date="2024-11-25T15:17:00Z">
              <w:tcPr>
                <w:tcW w:w="1880" w:type="dxa"/>
                <w:vAlign w:val="center"/>
              </w:tcPr>
            </w:tcPrChange>
          </w:tcPr>
          <w:p w14:paraId="31184B82" w14:textId="77777777" w:rsidR="00F868EA" w:rsidRPr="00EE2C24" w:rsidRDefault="00F868EA" w:rsidP="00817E47">
            <w:pPr>
              <w:spacing w:before="0" w:line="240" w:lineRule="auto"/>
              <w:contextualSpacing w:val="0"/>
              <w:rPr>
                <w:ins w:id="29111" w:author="Phuong Truong Thi" w:date="2024-10-16T01:05:00Z"/>
                <w:rFonts w:ascii="Times New Roman" w:eastAsia="Times New Roman" w:hAnsi="Times New Roman"/>
                <w:color w:val="000000"/>
                <w:sz w:val="24"/>
                <w:szCs w:val="24"/>
                <w:lang w:eastAsia="vi-VN"/>
              </w:rPr>
            </w:pPr>
            <w:ins w:id="29112" w:author="Phuong Truong Thi" w:date="2024-10-16T01:05:00Z">
              <w:r w:rsidRPr="00EE2C24">
                <w:rPr>
                  <w:rFonts w:ascii="Times New Roman" w:hAnsi="Times New Roman"/>
                  <w:color w:val="000000"/>
                  <w:sz w:val="24"/>
                  <w:szCs w:val="24"/>
                </w:rPr>
                <w:t xml:space="preserve">Phân loại: Tăng Net hoặc giảm Net. Trường CRM tự tạo để đánh dấu </w:t>
              </w:r>
            </w:ins>
          </w:p>
        </w:tc>
        <w:tc>
          <w:tcPr>
            <w:tcW w:w="900" w:type="dxa"/>
            <w:tcPrChange w:id="29113" w:author="Phuong Truong Thi" w:date="2024-11-25T15:17:00Z">
              <w:tcPr>
                <w:tcW w:w="992" w:type="dxa"/>
                <w:gridSpan w:val="2"/>
              </w:tcPr>
            </w:tcPrChange>
          </w:tcPr>
          <w:p w14:paraId="0C158BE7" w14:textId="77777777" w:rsidR="00F868EA" w:rsidRPr="00EE2C24" w:rsidRDefault="00F868EA" w:rsidP="00817E47">
            <w:pPr>
              <w:spacing w:before="0" w:line="240" w:lineRule="auto"/>
              <w:contextualSpacing w:val="0"/>
              <w:rPr>
                <w:ins w:id="29114" w:author="Phuong Truong Thi" w:date="2024-10-16T01:05:00Z"/>
                <w:rFonts w:ascii="Times New Roman" w:eastAsia="Times New Roman" w:hAnsi="Times New Roman"/>
                <w:color w:val="000000"/>
                <w:sz w:val="24"/>
                <w:szCs w:val="24"/>
                <w:lang w:eastAsia="vi-VN"/>
              </w:rPr>
            </w:pPr>
            <w:ins w:id="29115" w:author="Phuong Truong Thi" w:date="2024-10-16T01:05:00Z">
              <w:r>
                <w:rPr>
                  <w:rFonts w:ascii="Times New Roman" w:eastAsia="Times New Roman" w:hAnsi="Times New Roman"/>
                  <w:sz w:val="24"/>
                  <w:szCs w:val="24"/>
                  <w:lang w:val="vi-VN" w:eastAsia="vi-VN"/>
                </w:rPr>
                <w:t>CRM</w:t>
              </w:r>
            </w:ins>
          </w:p>
        </w:tc>
        <w:tc>
          <w:tcPr>
            <w:tcW w:w="1031" w:type="dxa"/>
            <w:tcPrChange w:id="29116" w:author="Phuong Truong Thi" w:date="2024-11-25T15:17:00Z">
              <w:tcPr>
                <w:tcW w:w="1134" w:type="dxa"/>
                <w:gridSpan w:val="2"/>
              </w:tcPr>
            </w:tcPrChange>
          </w:tcPr>
          <w:p w14:paraId="31A4CFF2" w14:textId="5D12BB65" w:rsidR="00F868EA" w:rsidRPr="00EE2C24" w:rsidRDefault="00525739" w:rsidP="00817E47">
            <w:pPr>
              <w:spacing w:before="0" w:line="240" w:lineRule="auto"/>
              <w:contextualSpacing w:val="0"/>
              <w:rPr>
                <w:ins w:id="29117"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9118" w:author="Phuong Truong Thi" w:date="2024-11-25T15:17:00Z">
              <w:tcPr>
                <w:tcW w:w="992" w:type="dxa"/>
                <w:shd w:val="clear" w:color="auto" w:fill="auto"/>
                <w:noWrap/>
                <w:vAlign w:val="center"/>
              </w:tcPr>
            </w:tcPrChange>
          </w:tcPr>
          <w:p w14:paraId="1ACA4524" w14:textId="77777777" w:rsidR="00F868EA" w:rsidRPr="00EE2C24" w:rsidRDefault="00F868EA" w:rsidP="00817E47">
            <w:pPr>
              <w:spacing w:before="0" w:line="240" w:lineRule="auto"/>
              <w:contextualSpacing w:val="0"/>
              <w:rPr>
                <w:ins w:id="29119" w:author="Phuong Truong Thi" w:date="2024-10-16T01:05:00Z"/>
                <w:rFonts w:ascii="Times New Roman" w:eastAsia="Times New Roman" w:hAnsi="Times New Roman"/>
                <w:color w:val="000000"/>
                <w:sz w:val="24"/>
                <w:szCs w:val="24"/>
                <w:lang w:eastAsia="vi-VN"/>
              </w:rPr>
            </w:pPr>
            <w:ins w:id="29120" w:author="Phuong Truong Thi" w:date="2024-10-16T01:05:00Z">
              <w:r w:rsidRPr="00EE2C24">
                <w:rPr>
                  <w:rFonts w:ascii="Times New Roman" w:eastAsia="Times New Roman" w:hAnsi="Times New Roman"/>
                  <w:color w:val="000000"/>
                  <w:sz w:val="24"/>
                  <w:szCs w:val="24"/>
                  <w:lang w:eastAsia="vi-VN"/>
                </w:rPr>
                <w:t>DM_NET_</w:t>
              </w:r>
            </w:ins>
          </w:p>
          <w:p w14:paraId="5CCB41D4" w14:textId="77777777" w:rsidR="00F868EA" w:rsidRPr="00EE2C24" w:rsidRDefault="00F868EA" w:rsidP="00817E47">
            <w:pPr>
              <w:spacing w:before="0" w:line="240" w:lineRule="auto"/>
              <w:contextualSpacing w:val="0"/>
              <w:rPr>
                <w:ins w:id="29121" w:author="Phuong Truong Thi" w:date="2024-10-16T01:05:00Z"/>
                <w:rFonts w:ascii="Times New Roman" w:eastAsia="Times New Roman" w:hAnsi="Times New Roman"/>
                <w:color w:val="000000"/>
                <w:sz w:val="24"/>
                <w:szCs w:val="24"/>
                <w:lang w:eastAsia="vi-VN"/>
              </w:rPr>
            </w:pPr>
            <w:ins w:id="29122" w:author="Phuong Truong Thi" w:date="2024-10-16T01:05:00Z">
              <w:r w:rsidRPr="00EE2C24">
                <w:rPr>
                  <w:rFonts w:ascii="Times New Roman" w:eastAsia="Times New Roman" w:hAnsi="Times New Roman"/>
                  <w:color w:val="000000"/>
                  <w:sz w:val="24"/>
                  <w:szCs w:val="24"/>
                  <w:lang w:eastAsia="vi-VN"/>
                </w:rPr>
                <w:t>INCREASE_</w:t>
              </w:r>
            </w:ins>
          </w:p>
          <w:p w14:paraId="7CA9545A" w14:textId="77777777" w:rsidR="00F868EA" w:rsidRPr="00EE2C24" w:rsidRDefault="00F868EA" w:rsidP="00817E47">
            <w:pPr>
              <w:spacing w:before="0" w:line="240" w:lineRule="auto"/>
              <w:contextualSpacing w:val="0"/>
              <w:rPr>
                <w:ins w:id="29123" w:author="Phuong Truong Thi" w:date="2024-10-16T01:05:00Z"/>
                <w:rFonts w:ascii="Times New Roman" w:eastAsia="Times New Roman" w:hAnsi="Times New Roman"/>
                <w:color w:val="000000"/>
                <w:sz w:val="24"/>
                <w:szCs w:val="24"/>
                <w:lang w:eastAsia="vi-VN"/>
              </w:rPr>
            </w:pPr>
            <w:ins w:id="29124" w:author="Phuong Truong Thi" w:date="2024-10-16T01:05:00Z">
              <w:r w:rsidRPr="00EE2C24">
                <w:rPr>
                  <w:rFonts w:ascii="Times New Roman" w:eastAsia="Times New Roman" w:hAnsi="Times New Roman"/>
                  <w:color w:val="000000"/>
                  <w:sz w:val="24"/>
                  <w:szCs w:val="24"/>
                  <w:lang w:eastAsia="vi-VN"/>
                </w:rPr>
                <w:t>DECREASE</w:t>
              </w:r>
            </w:ins>
          </w:p>
        </w:tc>
        <w:tc>
          <w:tcPr>
            <w:tcW w:w="1418" w:type="dxa"/>
            <w:tcPrChange w:id="29125" w:author="Phuong Truong Thi" w:date="2024-11-25T15:17:00Z">
              <w:tcPr>
                <w:tcW w:w="1418" w:type="dxa"/>
              </w:tcPr>
            </w:tcPrChange>
          </w:tcPr>
          <w:p w14:paraId="071607F2" w14:textId="77777777" w:rsidR="00F868EA" w:rsidRPr="00EE2C24" w:rsidRDefault="00F868EA" w:rsidP="00817E47">
            <w:pPr>
              <w:spacing w:before="0" w:line="240" w:lineRule="auto"/>
              <w:contextualSpacing w:val="0"/>
              <w:jc w:val="center"/>
              <w:rPr>
                <w:ins w:id="29126" w:author="Phuong Truong Thi" w:date="2024-10-16T01:05:00Z"/>
                <w:rFonts w:ascii="Times New Roman" w:eastAsia="Times New Roman" w:hAnsi="Times New Roman"/>
                <w:sz w:val="24"/>
                <w:szCs w:val="24"/>
                <w:lang w:eastAsia="vi-VN"/>
              </w:rPr>
            </w:pPr>
            <w:ins w:id="29127" w:author="Phuong Truong Thi" w:date="2024-10-16T01:05:00Z">
              <w:r w:rsidRPr="00EE2C24">
                <w:rPr>
                  <w:rFonts w:ascii="Times New Roman" w:eastAsia="Times New Roman" w:hAnsi="Times New Roman"/>
                  <w:sz w:val="24"/>
                  <w:szCs w:val="24"/>
                  <w:lang w:eastAsia="vi-VN"/>
                </w:rPr>
                <w:t>Y</w:t>
              </w:r>
            </w:ins>
          </w:p>
        </w:tc>
      </w:tr>
      <w:tr w:rsidR="0053070E" w:rsidRPr="001859AE" w14:paraId="55C2F95C" w14:textId="77777777" w:rsidTr="00817E47">
        <w:trPr>
          <w:trHeight w:val="276"/>
          <w:ins w:id="29128" w:author="Phuong Truong Thi" w:date="2024-10-16T01:05:00Z"/>
        </w:trPr>
        <w:tc>
          <w:tcPr>
            <w:tcW w:w="8926" w:type="dxa"/>
            <w:gridSpan w:val="8"/>
          </w:tcPr>
          <w:p w14:paraId="542CCD0B" w14:textId="77777777" w:rsidR="0053070E" w:rsidRPr="00B66378" w:rsidRDefault="0053070E" w:rsidP="00817E47">
            <w:pPr>
              <w:spacing w:before="0" w:line="240" w:lineRule="auto"/>
              <w:contextualSpacing w:val="0"/>
              <w:jc w:val="left"/>
              <w:rPr>
                <w:ins w:id="29129" w:author="Phuong Truong Thi" w:date="2024-10-16T01:05:00Z"/>
                <w:rFonts w:ascii="Times New Roman" w:eastAsia="Times New Roman" w:hAnsi="Times New Roman"/>
                <w:sz w:val="24"/>
                <w:szCs w:val="24"/>
                <w:lang w:val="vi-VN" w:eastAsia="vi-VN"/>
              </w:rPr>
            </w:pPr>
            <w:ins w:id="29130" w:author="Phuong Truong Thi" w:date="2024-10-16T01:05:00Z">
              <w:r w:rsidRPr="00EE2C24">
                <w:rPr>
                  <w:rFonts w:ascii="Times New Roman" w:eastAsia="Times New Roman" w:hAnsi="Times New Roman"/>
                  <w:sz w:val="24"/>
                  <w:szCs w:val="24"/>
                  <w:lang w:val="vi-VN" w:eastAsia="vi-VN"/>
                </w:rPr>
                <w:t xml:space="preserve">Thông tin </w:t>
              </w:r>
              <w:r w:rsidRPr="00B66378">
                <w:rPr>
                  <w:rFonts w:ascii="Times New Roman" w:eastAsia="Times New Roman" w:hAnsi="Times New Roman"/>
                  <w:sz w:val="24"/>
                  <w:szCs w:val="24"/>
                  <w:lang w:val="vi-VN" w:eastAsia="vi-VN"/>
                </w:rPr>
                <w:t>phân khúc, phân hạng</w:t>
              </w:r>
            </w:ins>
          </w:p>
        </w:tc>
      </w:tr>
      <w:tr w:rsidR="00B83E10" w:rsidRPr="00EE2C24" w14:paraId="71CB31E0" w14:textId="77777777" w:rsidTr="0070293F">
        <w:trPr>
          <w:trHeight w:val="276"/>
          <w:ins w:id="29131" w:author="Phuong Truong Thi" w:date="2024-10-16T01:05:00Z"/>
          <w:trPrChange w:id="29132" w:author="Phuong Truong Thi" w:date="2024-11-25T15:17:00Z">
            <w:trPr>
              <w:trHeight w:val="276"/>
            </w:trPr>
          </w:trPrChange>
        </w:trPr>
        <w:tc>
          <w:tcPr>
            <w:tcW w:w="715" w:type="dxa"/>
            <w:shd w:val="clear" w:color="auto" w:fill="auto"/>
            <w:vAlign w:val="center"/>
            <w:tcPrChange w:id="29133" w:author="Phuong Truong Thi" w:date="2024-11-25T15:17:00Z">
              <w:tcPr>
                <w:tcW w:w="715" w:type="dxa"/>
                <w:shd w:val="clear" w:color="auto" w:fill="auto"/>
                <w:vAlign w:val="center"/>
              </w:tcPr>
            </w:tcPrChange>
          </w:tcPr>
          <w:p w14:paraId="33E51A83" w14:textId="77777777" w:rsidR="00F868EA" w:rsidRPr="00EE2C24" w:rsidRDefault="00F868EA" w:rsidP="00817E47">
            <w:pPr>
              <w:pStyle w:val="ListParagraph"/>
              <w:numPr>
                <w:ilvl w:val="0"/>
                <w:numId w:val="75"/>
              </w:numPr>
              <w:spacing w:before="0" w:line="240" w:lineRule="auto"/>
              <w:contextualSpacing w:val="0"/>
              <w:jc w:val="left"/>
              <w:rPr>
                <w:ins w:id="29134" w:author="Phuong Truong Thi" w:date="2024-10-16T01:05:00Z"/>
                <w:rFonts w:eastAsia="Times New Roman"/>
                <w:color w:val="000000"/>
                <w:szCs w:val="24"/>
                <w:lang w:val="vi-VN" w:eastAsia="vi-VN"/>
              </w:rPr>
            </w:pPr>
          </w:p>
        </w:tc>
        <w:tc>
          <w:tcPr>
            <w:tcW w:w="1530" w:type="dxa"/>
            <w:shd w:val="clear" w:color="auto" w:fill="auto"/>
            <w:vAlign w:val="center"/>
            <w:hideMark/>
            <w:tcPrChange w:id="29135" w:author="Phuong Truong Thi" w:date="2024-11-25T15:17:00Z">
              <w:tcPr>
                <w:tcW w:w="1795" w:type="dxa"/>
                <w:gridSpan w:val="2"/>
                <w:shd w:val="clear" w:color="auto" w:fill="auto"/>
                <w:vAlign w:val="center"/>
                <w:hideMark/>
              </w:tcPr>
            </w:tcPrChange>
          </w:tcPr>
          <w:p w14:paraId="7736D021" w14:textId="77777777" w:rsidR="00F868EA" w:rsidRPr="00EE2C24" w:rsidRDefault="00F868EA" w:rsidP="00817E47">
            <w:pPr>
              <w:spacing w:before="0" w:line="240" w:lineRule="auto"/>
              <w:contextualSpacing w:val="0"/>
              <w:rPr>
                <w:ins w:id="29136" w:author="Phuong Truong Thi" w:date="2024-10-16T01:05:00Z"/>
                <w:rFonts w:ascii="Times New Roman" w:eastAsia="Times New Roman" w:hAnsi="Times New Roman"/>
                <w:color w:val="000000"/>
                <w:sz w:val="24"/>
                <w:szCs w:val="24"/>
                <w:lang w:val="vi-VN" w:eastAsia="vi-VN"/>
              </w:rPr>
            </w:pPr>
            <w:ins w:id="29137" w:author="Phuong Truong Thi" w:date="2024-10-16T01:05:00Z">
              <w:r w:rsidRPr="00EE2C24">
                <w:rPr>
                  <w:rFonts w:ascii="Times New Roman" w:hAnsi="Times New Roman"/>
                  <w:color w:val="000000"/>
                  <w:sz w:val="24"/>
                  <w:szCs w:val="24"/>
                </w:rPr>
                <w:t>Phân hạng tháng trước</w:t>
              </w:r>
            </w:ins>
          </w:p>
        </w:tc>
        <w:tc>
          <w:tcPr>
            <w:tcW w:w="2340" w:type="dxa"/>
            <w:gridSpan w:val="2"/>
            <w:vAlign w:val="center"/>
            <w:tcPrChange w:id="29138" w:author="Phuong Truong Thi" w:date="2024-11-25T15:17:00Z">
              <w:tcPr>
                <w:tcW w:w="1880" w:type="dxa"/>
                <w:vAlign w:val="center"/>
              </w:tcPr>
            </w:tcPrChange>
          </w:tcPr>
          <w:p w14:paraId="004AFE92" w14:textId="77777777" w:rsidR="00FE7E88" w:rsidRPr="00FE7E88" w:rsidRDefault="00FE7E88" w:rsidP="00FE7E88">
            <w:pPr>
              <w:spacing w:before="0" w:line="240" w:lineRule="auto"/>
              <w:contextualSpacing w:val="0"/>
              <w:rPr>
                <w:rFonts w:ascii="Times New Roman" w:eastAsia="Times New Roman" w:hAnsi="Times New Roman"/>
                <w:color w:val="000000"/>
                <w:sz w:val="24"/>
                <w:szCs w:val="24"/>
                <w:lang w:eastAsia="vi-VN"/>
              </w:rPr>
            </w:pPr>
            <w:r w:rsidRPr="00FE7E88">
              <w:rPr>
                <w:rFonts w:ascii="Times New Roman" w:eastAsia="Times New Roman" w:hAnsi="Times New Roman"/>
                <w:color w:val="000000"/>
                <w:sz w:val="24"/>
                <w:szCs w:val="24"/>
                <w:lang w:eastAsia="vi-VN"/>
              </w:rPr>
              <w:t>Phân hạng của KH tại cuối kỳ tháng trước</w:t>
            </w:r>
          </w:p>
          <w:p w14:paraId="5814D053" w14:textId="77777777" w:rsidR="00FE7E88" w:rsidRPr="00FE7E88" w:rsidRDefault="00FE7E88" w:rsidP="00FE7E88">
            <w:pPr>
              <w:spacing w:before="0" w:line="240" w:lineRule="auto"/>
              <w:contextualSpacing w:val="0"/>
              <w:rPr>
                <w:rFonts w:ascii="Times New Roman" w:eastAsia="Times New Roman" w:hAnsi="Times New Roman"/>
                <w:color w:val="000000"/>
                <w:sz w:val="24"/>
                <w:szCs w:val="24"/>
                <w:lang w:eastAsia="vi-VN"/>
              </w:rPr>
            </w:pPr>
            <w:r w:rsidRPr="00FE7E88">
              <w:rPr>
                <w:rFonts w:ascii="Times New Roman" w:eastAsia="Times New Roman" w:hAnsi="Times New Roman"/>
                <w:color w:val="000000"/>
                <w:sz w:val="24"/>
                <w:szCs w:val="24"/>
                <w:lang w:eastAsia="vi-VN"/>
              </w:rPr>
              <w:t xml:space="preserve">1. Khách hàng AF được chia làm ba </w:t>
            </w:r>
            <w:r w:rsidRPr="00FE7E88">
              <w:rPr>
                <w:rFonts w:ascii="Times New Roman" w:eastAsia="Times New Roman" w:hAnsi="Times New Roman"/>
                <w:color w:val="000000"/>
                <w:sz w:val="24"/>
                <w:szCs w:val="24"/>
                <w:lang w:eastAsia="vi-VN"/>
              </w:rPr>
              <w:lastRenderedPageBreak/>
              <w:t xml:space="preserve">nhóm lớn là AF Private,  AF Preferred và AF Special. AF core bao gồm AF Private,  AF Preferred </w:t>
            </w:r>
          </w:p>
          <w:p w14:paraId="0CDB7934" w14:textId="3188DD37" w:rsidR="00F868EA" w:rsidRPr="00EE2C24" w:rsidRDefault="00FE7E88" w:rsidP="00FE7E88">
            <w:pPr>
              <w:spacing w:before="0" w:line="240" w:lineRule="auto"/>
              <w:contextualSpacing w:val="0"/>
              <w:rPr>
                <w:ins w:id="29139" w:author="Phuong Truong Thi" w:date="2024-10-16T01:05:00Z"/>
                <w:rFonts w:ascii="Times New Roman" w:eastAsia="Times New Roman" w:hAnsi="Times New Roman"/>
                <w:color w:val="000000"/>
                <w:sz w:val="24"/>
                <w:szCs w:val="24"/>
                <w:lang w:eastAsia="vi-VN"/>
              </w:rPr>
            </w:pPr>
            <w:r w:rsidRPr="00FE7E88">
              <w:rPr>
                <w:rFonts w:ascii="Times New Roman" w:eastAsia="Times New Roman" w:hAnsi="Times New Roman"/>
                <w:color w:val="000000"/>
                <w:sz w:val="24"/>
                <w:szCs w:val="24"/>
                <w:lang w:eastAsia="vi-VN"/>
              </w:rPr>
              <w:t>2. Khách hàng MAF được chia 4 phân hạng: MAF Champion, MAF Rising, MAF Upper Mega, MAF Mega. Nhóm MAF core bao gồm 3 phân hạng: Champion - Rising - Upper Mega</w:t>
            </w:r>
          </w:p>
        </w:tc>
        <w:tc>
          <w:tcPr>
            <w:tcW w:w="900" w:type="dxa"/>
            <w:tcPrChange w:id="29140" w:author="Phuong Truong Thi" w:date="2024-11-25T15:17:00Z">
              <w:tcPr>
                <w:tcW w:w="992" w:type="dxa"/>
                <w:gridSpan w:val="2"/>
              </w:tcPr>
            </w:tcPrChange>
          </w:tcPr>
          <w:p w14:paraId="5AC57311" w14:textId="77777777" w:rsidR="00F868EA" w:rsidRPr="00EE2C24" w:rsidRDefault="00F868EA" w:rsidP="00817E47">
            <w:pPr>
              <w:spacing w:before="0" w:line="240" w:lineRule="auto"/>
              <w:contextualSpacing w:val="0"/>
              <w:rPr>
                <w:ins w:id="29141" w:author="Phuong Truong Thi" w:date="2024-10-16T01:05:00Z"/>
                <w:rFonts w:ascii="Times New Roman" w:eastAsia="Times New Roman" w:hAnsi="Times New Roman"/>
                <w:color w:val="000000"/>
                <w:sz w:val="24"/>
                <w:szCs w:val="24"/>
                <w:lang w:eastAsia="vi-VN"/>
              </w:rPr>
            </w:pPr>
            <w:ins w:id="29142" w:author="Phuong Truong Thi" w:date="2024-10-16T01:05:00Z">
              <w:r w:rsidRPr="0069233A">
                <w:rPr>
                  <w:rFonts w:ascii="Times New Roman" w:hAnsi="Times New Roman"/>
                  <w:color w:val="000000"/>
                  <w:sz w:val="24"/>
                  <w:szCs w:val="24"/>
                  <w:lang w:val="vi-VN"/>
                </w:rPr>
                <w:lastRenderedPageBreak/>
                <w:t>EZ/T24</w:t>
              </w:r>
            </w:ins>
          </w:p>
        </w:tc>
        <w:tc>
          <w:tcPr>
            <w:tcW w:w="1031" w:type="dxa"/>
            <w:tcPrChange w:id="29143" w:author="Phuong Truong Thi" w:date="2024-11-25T15:17:00Z">
              <w:tcPr>
                <w:tcW w:w="1134" w:type="dxa"/>
                <w:gridSpan w:val="2"/>
              </w:tcPr>
            </w:tcPrChange>
          </w:tcPr>
          <w:p w14:paraId="63DC2F56" w14:textId="0CC4808D" w:rsidR="00F868EA" w:rsidRPr="00EE2C24" w:rsidRDefault="00525739" w:rsidP="00817E47">
            <w:pPr>
              <w:spacing w:before="0" w:line="240" w:lineRule="auto"/>
              <w:contextualSpacing w:val="0"/>
              <w:rPr>
                <w:ins w:id="29144" w:author="Phuong Truong Thi" w:date="2024-10-16T01:05: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992" w:type="dxa"/>
            <w:shd w:val="clear" w:color="auto" w:fill="auto"/>
            <w:noWrap/>
            <w:vAlign w:val="center"/>
            <w:tcPrChange w:id="29145" w:author="Phuong Truong Thi" w:date="2024-11-25T15:17:00Z">
              <w:tcPr>
                <w:tcW w:w="992" w:type="dxa"/>
                <w:shd w:val="clear" w:color="auto" w:fill="auto"/>
                <w:noWrap/>
                <w:vAlign w:val="center"/>
              </w:tcPr>
            </w:tcPrChange>
          </w:tcPr>
          <w:p w14:paraId="1110E01E" w14:textId="77777777" w:rsidR="00F868EA" w:rsidRPr="00EE2C24" w:rsidRDefault="00F868EA" w:rsidP="00817E47">
            <w:pPr>
              <w:spacing w:before="0" w:line="240" w:lineRule="auto"/>
              <w:contextualSpacing w:val="0"/>
              <w:rPr>
                <w:ins w:id="29146" w:author="Phuong Truong Thi" w:date="2024-10-16T01:05:00Z"/>
                <w:rFonts w:ascii="Times New Roman" w:eastAsia="Times New Roman" w:hAnsi="Times New Roman"/>
                <w:color w:val="000000"/>
                <w:sz w:val="24"/>
                <w:szCs w:val="24"/>
                <w:lang w:val="vi-VN" w:eastAsia="vi-VN"/>
              </w:rPr>
            </w:pPr>
          </w:p>
        </w:tc>
        <w:tc>
          <w:tcPr>
            <w:tcW w:w="1418" w:type="dxa"/>
            <w:tcPrChange w:id="29147" w:author="Phuong Truong Thi" w:date="2024-11-25T15:17:00Z">
              <w:tcPr>
                <w:tcW w:w="1418" w:type="dxa"/>
              </w:tcPr>
            </w:tcPrChange>
          </w:tcPr>
          <w:p w14:paraId="4F72ABA0" w14:textId="77777777" w:rsidR="00F868EA" w:rsidRPr="00EE2C24" w:rsidRDefault="00F868EA" w:rsidP="00817E47">
            <w:pPr>
              <w:spacing w:before="0" w:line="240" w:lineRule="auto"/>
              <w:contextualSpacing w:val="0"/>
              <w:jc w:val="center"/>
              <w:rPr>
                <w:ins w:id="29148" w:author="Phuong Truong Thi" w:date="2024-10-16T01:05:00Z"/>
                <w:rFonts w:ascii="Times New Roman" w:eastAsia="Times New Roman" w:hAnsi="Times New Roman"/>
                <w:sz w:val="24"/>
                <w:szCs w:val="24"/>
                <w:lang w:eastAsia="vi-VN"/>
              </w:rPr>
            </w:pPr>
            <w:ins w:id="29149" w:author="Phuong Truong Thi" w:date="2024-10-16T01:05:00Z">
              <w:r w:rsidRPr="00EE2C24">
                <w:rPr>
                  <w:rFonts w:ascii="Times New Roman" w:eastAsia="Times New Roman" w:hAnsi="Times New Roman"/>
                  <w:sz w:val="24"/>
                  <w:szCs w:val="24"/>
                  <w:lang w:eastAsia="vi-VN"/>
                </w:rPr>
                <w:t>Y</w:t>
              </w:r>
            </w:ins>
          </w:p>
        </w:tc>
      </w:tr>
      <w:tr w:rsidR="00B83E10" w:rsidRPr="00EE2C24" w14:paraId="46EA8D15" w14:textId="77777777" w:rsidTr="0070293F">
        <w:trPr>
          <w:trHeight w:val="276"/>
          <w:ins w:id="29150" w:author="Phuong Truong Thi" w:date="2024-10-16T01:05:00Z"/>
          <w:trPrChange w:id="29151" w:author="Phuong Truong Thi" w:date="2024-11-25T15:17:00Z">
            <w:trPr>
              <w:trHeight w:val="276"/>
            </w:trPr>
          </w:trPrChange>
        </w:trPr>
        <w:tc>
          <w:tcPr>
            <w:tcW w:w="715" w:type="dxa"/>
            <w:shd w:val="clear" w:color="auto" w:fill="auto"/>
            <w:vAlign w:val="center"/>
            <w:tcPrChange w:id="29152" w:author="Phuong Truong Thi" w:date="2024-11-25T15:17:00Z">
              <w:tcPr>
                <w:tcW w:w="715" w:type="dxa"/>
                <w:shd w:val="clear" w:color="auto" w:fill="auto"/>
                <w:vAlign w:val="center"/>
              </w:tcPr>
            </w:tcPrChange>
          </w:tcPr>
          <w:p w14:paraId="0D2BBF68" w14:textId="77777777" w:rsidR="00F868EA" w:rsidRPr="00EE2C24" w:rsidRDefault="00F868EA" w:rsidP="00817E47">
            <w:pPr>
              <w:pStyle w:val="ListParagraph"/>
              <w:numPr>
                <w:ilvl w:val="0"/>
                <w:numId w:val="75"/>
              </w:numPr>
              <w:spacing w:before="0" w:line="240" w:lineRule="auto"/>
              <w:contextualSpacing w:val="0"/>
              <w:jc w:val="left"/>
              <w:rPr>
                <w:ins w:id="29153" w:author="Phuong Truong Thi" w:date="2024-10-16T01:05:00Z"/>
                <w:rFonts w:eastAsia="Times New Roman"/>
                <w:szCs w:val="24"/>
                <w:lang w:val="vi-VN" w:eastAsia="vi-VN"/>
              </w:rPr>
            </w:pPr>
          </w:p>
        </w:tc>
        <w:tc>
          <w:tcPr>
            <w:tcW w:w="1530" w:type="dxa"/>
            <w:shd w:val="clear" w:color="auto" w:fill="auto"/>
            <w:vAlign w:val="center"/>
            <w:hideMark/>
            <w:tcPrChange w:id="29154" w:author="Phuong Truong Thi" w:date="2024-11-25T15:17:00Z">
              <w:tcPr>
                <w:tcW w:w="1795" w:type="dxa"/>
                <w:gridSpan w:val="2"/>
                <w:shd w:val="clear" w:color="auto" w:fill="auto"/>
                <w:vAlign w:val="center"/>
                <w:hideMark/>
              </w:tcPr>
            </w:tcPrChange>
          </w:tcPr>
          <w:p w14:paraId="625AABF5" w14:textId="77777777" w:rsidR="00F868EA" w:rsidRPr="00EE2C24" w:rsidRDefault="00F868EA" w:rsidP="00817E47">
            <w:pPr>
              <w:spacing w:before="0" w:line="240" w:lineRule="auto"/>
              <w:contextualSpacing w:val="0"/>
              <w:rPr>
                <w:ins w:id="29155" w:author="Phuong Truong Thi" w:date="2024-10-16T01:05:00Z"/>
                <w:rFonts w:ascii="Times New Roman" w:eastAsia="Times New Roman" w:hAnsi="Times New Roman"/>
                <w:sz w:val="24"/>
                <w:szCs w:val="24"/>
                <w:lang w:val="vi-VN" w:eastAsia="vi-VN"/>
              </w:rPr>
            </w:pPr>
            <w:ins w:id="29156" w:author="Phuong Truong Thi" w:date="2024-10-16T01:05:00Z">
              <w:r w:rsidRPr="00EE2C24">
                <w:rPr>
                  <w:rFonts w:ascii="Times New Roman" w:hAnsi="Times New Roman"/>
                  <w:color w:val="000000"/>
                  <w:sz w:val="24"/>
                  <w:szCs w:val="24"/>
                </w:rPr>
                <w:t>Phân hạng hiện tại</w:t>
              </w:r>
            </w:ins>
          </w:p>
        </w:tc>
        <w:tc>
          <w:tcPr>
            <w:tcW w:w="2340" w:type="dxa"/>
            <w:gridSpan w:val="2"/>
            <w:vAlign w:val="center"/>
            <w:tcPrChange w:id="29157" w:author="Phuong Truong Thi" w:date="2024-11-25T15:17:00Z">
              <w:tcPr>
                <w:tcW w:w="1880" w:type="dxa"/>
                <w:vAlign w:val="center"/>
              </w:tcPr>
            </w:tcPrChange>
          </w:tcPr>
          <w:p w14:paraId="4B83B22A" w14:textId="77777777" w:rsidR="00F868EA" w:rsidRPr="00EE2C24" w:rsidRDefault="00F868EA" w:rsidP="00817E47">
            <w:pPr>
              <w:spacing w:before="0" w:line="240" w:lineRule="auto"/>
              <w:contextualSpacing w:val="0"/>
              <w:rPr>
                <w:ins w:id="29158" w:author="Phuong Truong Thi" w:date="2024-10-16T01:05:00Z"/>
                <w:rFonts w:ascii="Times New Roman" w:eastAsia="Times New Roman" w:hAnsi="Times New Roman"/>
                <w:sz w:val="24"/>
                <w:szCs w:val="24"/>
                <w:lang w:eastAsia="vi-VN"/>
              </w:rPr>
            </w:pPr>
            <w:ins w:id="29159" w:author="Phuong Truong Thi" w:date="2024-10-16T01:05:00Z">
              <w:r w:rsidRPr="00126368">
                <w:rPr>
                  <w:rFonts w:ascii="Times New Roman" w:hAnsi="Times New Roman"/>
                  <w:color w:val="000000"/>
                  <w:sz w:val="24"/>
                  <w:szCs w:val="24"/>
                  <w:lang w:val="vi-VN"/>
                </w:rPr>
                <w:t>Phân hạng của KH tại thời điểm dữ liệu</w:t>
              </w:r>
              <w:r w:rsidRPr="00126368">
                <w:rPr>
                  <w:rFonts w:ascii="Times New Roman" w:hAnsi="Times New Roman"/>
                  <w:color w:val="000000"/>
                  <w:sz w:val="24"/>
                  <w:szCs w:val="24"/>
                  <w:lang w:val="vi-VN"/>
                </w:rPr>
                <w:br/>
                <w:t xml:space="preserve">1. </w:t>
              </w:r>
              <w:r w:rsidRPr="00EE2C24">
                <w:rPr>
                  <w:rFonts w:ascii="Times New Roman" w:hAnsi="Times New Roman"/>
                  <w:color w:val="000000"/>
                  <w:sz w:val="24"/>
                  <w:szCs w:val="24"/>
                </w:rPr>
                <w:t>Khách hàng AF được chia làm ba nhóm lớn là AF Private,  AF Preferred và AF Special</w:t>
              </w:r>
              <w:r w:rsidRPr="00EE2C24">
                <w:rPr>
                  <w:rFonts w:ascii="Times New Roman" w:hAnsi="Times New Roman"/>
                  <w:color w:val="000000"/>
                  <w:sz w:val="24"/>
                  <w:szCs w:val="24"/>
                </w:rPr>
                <w:br/>
                <w:t>2. Khách hàng MAF được chia 4 phân hạng: MAF Champion, MAF Rising, MAF Upper Mega, MAF Mega</w:t>
              </w:r>
              <w:r w:rsidRPr="00EE2C24">
                <w:rPr>
                  <w:rFonts w:ascii="Times New Roman" w:hAnsi="Times New Roman"/>
                  <w:color w:val="000000"/>
                  <w:sz w:val="24"/>
                  <w:szCs w:val="24"/>
                </w:rPr>
                <w:br/>
                <w:t>Với 2 nhóm chính: nhóm MAF core và nhóm Mega. Nhóm MAF core bao gồm 3 phân hạng: Champion - Rising - Upper Mega</w:t>
              </w:r>
            </w:ins>
          </w:p>
        </w:tc>
        <w:tc>
          <w:tcPr>
            <w:tcW w:w="900" w:type="dxa"/>
            <w:tcPrChange w:id="29160" w:author="Phuong Truong Thi" w:date="2024-11-25T15:17:00Z">
              <w:tcPr>
                <w:tcW w:w="992" w:type="dxa"/>
                <w:gridSpan w:val="2"/>
              </w:tcPr>
            </w:tcPrChange>
          </w:tcPr>
          <w:p w14:paraId="1656DF22" w14:textId="77777777" w:rsidR="00F868EA" w:rsidRPr="00EE2C24" w:rsidRDefault="00F868EA" w:rsidP="00817E47">
            <w:pPr>
              <w:spacing w:before="0" w:line="240" w:lineRule="auto"/>
              <w:contextualSpacing w:val="0"/>
              <w:rPr>
                <w:ins w:id="29161" w:author="Phuong Truong Thi" w:date="2024-10-16T01:05:00Z"/>
                <w:rFonts w:ascii="Times New Roman" w:eastAsia="Times New Roman" w:hAnsi="Times New Roman"/>
                <w:sz w:val="24"/>
                <w:szCs w:val="24"/>
                <w:lang w:eastAsia="vi-VN"/>
              </w:rPr>
            </w:pPr>
            <w:ins w:id="29162" w:author="Phuong Truong Thi" w:date="2024-10-16T01:05:00Z">
              <w:r w:rsidRPr="0069233A">
                <w:rPr>
                  <w:rFonts w:ascii="Times New Roman" w:hAnsi="Times New Roman"/>
                  <w:color w:val="000000"/>
                  <w:sz w:val="24"/>
                  <w:szCs w:val="24"/>
                  <w:lang w:val="vi-VN"/>
                </w:rPr>
                <w:t>EZ/T24</w:t>
              </w:r>
            </w:ins>
          </w:p>
        </w:tc>
        <w:tc>
          <w:tcPr>
            <w:tcW w:w="1031" w:type="dxa"/>
            <w:tcPrChange w:id="29163" w:author="Phuong Truong Thi" w:date="2024-11-25T15:17:00Z">
              <w:tcPr>
                <w:tcW w:w="1134" w:type="dxa"/>
                <w:gridSpan w:val="2"/>
              </w:tcPr>
            </w:tcPrChange>
          </w:tcPr>
          <w:p w14:paraId="1DBAE815" w14:textId="13CF12EB" w:rsidR="00F868EA" w:rsidRPr="00EE2C24" w:rsidRDefault="00525739" w:rsidP="00817E47">
            <w:pPr>
              <w:spacing w:before="0" w:line="240" w:lineRule="auto"/>
              <w:contextualSpacing w:val="0"/>
              <w:rPr>
                <w:ins w:id="29164" w:author="Phuong Truong Thi" w:date="2024-10-16T01:05: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992" w:type="dxa"/>
            <w:shd w:val="clear" w:color="auto" w:fill="auto"/>
            <w:noWrap/>
            <w:vAlign w:val="center"/>
            <w:tcPrChange w:id="29165" w:author="Phuong Truong Thi" w:date="2024-11-25T15:17:00Z">
              <w:tcPr>
                <w:tcW w:w="992" w:type="dxa"/>
                <w:shd w:val="clear" w:color="auto" w:fill="auto"/>
                <w:noWrap/>
                <w:vAlign w:val="center"/>
              </w:tcPr>
            </w:tcPrChange>
          </w:tcPr>
          <w:p w14:paraId="2666211B" w14:textId="77777777" w:rsidR="00F868EA" w:rsidRPr="00EE2C24" w:rsidRDefault="00F868EA" w:rsidP="00817E47">
            <w:pPr>
              <w:spacing w:before="0" w:line="240" w:lineRule="auto"/>
              <w:contextualSpacing w:val="0"/>
              <w:rPr>
                <w:ins w:id="29166" w:author="Phuong Truong Thi" w:date="2024-10-16T01:05:00Z"/>
                <w:rFonts w:ascii="Times New Roman" w:eastAsia="Times New Roman" w:hAnsi="Times New Roman"/>
                <w:sz w:val="24"/>
                <w:szCs w:val="24"/>
                <w:lang w:val="vi-VN" w:eastAsia="vi-VN"/>
              </w:rPr>
            </w:pPr>
          </w:p>
        </w:tc>
        <w:tc>
          <w:tcPr>
            <w:tcW w:w="1418" w:type="dxa"/>
            <w:tcPrChange w:id="29167" w:author="Phuong Truong Thi" w:date="2024-11-25T15:17:00Z">
              <w:tcPr>
                <w:tcW w:w="1418" w:type="dxa"/>
              </w:tcPr>
            </w:tcPrChange>
          </w:tcPr>
          <w:p w14:paraId="3710DA7B" w14:textId="77777777" w:rsidR="00F868EA" w:rsidRPr="00EE2C24" w:rsidRDefault="00F868EA" w:rsidP="00817E47">
            <w:pPr>
              <w:spacing w:before="0" w:line="240" w:lineRule="auto"/>
              <w:contextualSpacing w:val="0"/>
              <w:jc w:val="center"/>
              <w:rPr>
                <w:ins w:id="29168" w:author="Phuong Truong Thi" w:date="2024-10-16T01:05:00Z"/>
                <w:rFonts w:ascii="Times New Roman" w:eastAsia="Times New Roman" w:hAnsi="Times New Roman"/>
                <w:sz w:val="24"/>
                <w:szCs w:val="24"/>
                <w:lang w:eastAsia="vi-VN"/>
              </w:rPr>
            </w:pPr>
            <w:ins w:id="29169" w:author="Phuong Truong Thi" w:date="2024-10-16T01:05:00Z">
              <w:r w:rsidRPr="00EE2C24">
                <w:rPr>
                  <w:rFonts w:ascii="Times New Roman" w:eastAsia="Times New Roman" w:hAnsi="Times New Roman"/>
                  <w:sz w:val="24"/>
                  <w:szCs w:val="24"/>
                  <w:lang w:eastAsia="vi-VN"/>
                </w:rPr>
                <w:t>Y</w:t>
              </w:r>
            </w:ins>
          </w:p>
        </w:tc>
      </w:tr>
    </w:tbl>
    <w:p w14:paraId="11AEA207" w14:textId="77777777" w:rsidR="004D5F27" w:rsidRDefault="004D5F27" w:rsidP="004D5F27">
      <w:pPr>
        <w:pStyle w:val="ListParagraph"/>
        <w:numPr>
          <w:ilvl w:val="0"/>
          <w:numId w:val="0"/>
        </w:numPr>
        <w:ind w:left="360"/>
      </w:pPr>
    </w:p>
    <w:p w14:paraId="5F3776E2" w14:textId="4068DB37" w:rsidR="00F868EA" w:rsidRDefault="00C86300" w:rsidP="00C86300">
      <w:pPr>
        <w:pStyle w:val="ListParagraph"/>
        <w:rPr>
          <w:ins w:id="29170" w:author="Phuong Truong Thi" w:date="2024-10-17T19:11:00Z"/>
        </w:rPr>
      </w:pPr>
      <w:ins w:id="29171" w:author="Phuong Truong Thi" w:date="2024-10-17T19:11:00Z">
        <w:r>
          <w:t>Các Action trên màn hình</w:t>
        </w:r>
      </w:ins>
    </w:p>
    <w:tbl>
      <w:tblPr>
        <w:tblStyle w:val="TableGrid"/>
        <w:tblW w:w="0" w:type="auto"/>
        <w:tblInd w:w="-275" w:type="dxa"/>
        <w:tblLook w:val="04A0" w:firstRow="1" w:lastRow="0" w:firstColumn="1" w:lastColumn="0" w:noHBand="0" w:noVBand="1"/>
        <w:tblPrChange w:id="29172" w:author="Phuong Truong Thi" w:date="2024-11-25T15:22:00Z">
          <w:tblPr>
            <w:tblStyle w:val="TableGrid"/>
            <w:tblW w:w="0" w:type="auto"/>
            <w:tblInd w:w="-275" w:type="dxa"/>
            <w:tblLook w:val="04A0" w:firstRow="1" w:lastRow="0" w:firstColumn="1" w:lastColumn="0" w:noHBand="0" w:noVBand="1"/>
          </w:tblPr>
        </w:tblPrChange>
      </w:tblPr>
      <w:tblGrid>
        <w:gridCol w:w="2880"/>
        <w:gridCol w:w="2700"/>
        <w:gridCol w:w="1495"/>
        <w:gridCol w:w="2267"/>
        <w:tblGridChange w:id="29173">
          <w:tblGrid>
            <w:gridCol w:w="2880"/>
            <w:gridCol w:w="2070"/>
            <w:gridCol w:w="630"/>
            <w:gridCol w:w="1495"/>
            <w:gridCol w:w="755"/>
            <w:gridCol w:w="1512"/>
            <w:gridCol w:w="1188"/>
            <w:gridCol w:w="1495"/>
            <w:gridCol w:w="2267"/>
            <w:gridCol w:w="558"/>
            <w:gridCol w:w="2610"/>
            <w:gridCol w:w="2970"/>
            <w:gridCol w:w="1495"/>
            <w:gridCol w:w="2267"/>
          </w:tblGrid>
        </w:tblGridChange>
      </w:tblGrid>
      <w:tr w:rsidR="006F67C5" w14:paraId="7FC073A4" w14:textId="77777777" w:rsidTr="0070293F">
        <w:trPr>
          <w:tblHeader/>
          <w:ins w:id="29174" w:author="Phuong Truong Thi" w:date="2024-10-17T19:01:00Z"/>
          <w:trPrChange w:id="29175" w:author="Phuong Truong Thi" w:date="2024-11-25T15:22:00Z">
            <w:trPr>
              <w:gridBefore w:val="2"/>
              <w:gridAfter w:val="0"/>
            </w:trPr>
          </w:trPrChange>
        </w:trPr>
        <w:tc>
          <w:tcPr>
            <w:tcW w:w="2880" w:type="dxa"/>
            <w:shd w:val="clear" w:color="auto" w:fill="F7CAAC" w:themeFill="accent2" w:themeFillTint="66"/>
            <w:vAlign w:val="center"/>
            <w:tcPrChange w:id="29176" w:author="Phuong Truong Thi" w:date="2024-11-25T15:22:00Z">
              <w:tcPr>
                <w:tcW w:w="2880" w:type="dxa"/>
                <w:gridSpan w:val="3"/>
                <w:shd w:val="clear" w:color="auto" w:fill="F7CAAC" w:themeFill="accent2" w:themeFillTint="66"/>
                <w:vAlign w:val="center"/>
              </w:tcPr>
            </w:tcPrChange>
          </w:tcPr>
          <w:p w14:paraId="476A672A" w14:textId="77777777" w:rsidR="006F67C5" w:rsidRPr="008343A7" w:rsidRDefault="006F67C5" w:rsidP="00817E47">
            <w:pPr>
              <w:jc w:val="center"/>
              <w:rPr>
                <w:ins w:id="29177" w:author="Phuong Truong Thi" w:date="2024-10-17T19:01:00Z"/>
                <w:rFonts w:ascii="Times New Roman" w:hAnsi="Times New Roman"/>
                <w:b/>
                <w:bCs/>
                <w:sz w:val="24"/>
                <w:szCs w:val="24"/>
              </w:rPr>
            </w:pPr>
            <w:ins w:id="29178" w:author="Phuong Truong Thi" w:date="2024-10-17T19:01:00Z">
              <w:r w:rsidRPr="008343A7">
                <w:rPr>
                  <w:rFonts w:ascii="Times New Roman" w:hAnsi="Times New Roman"/>
                  <w:b/>
                  <w:bCs/>
                  <w:sz w:val="24"/>
                  <w:szCs w:val="24"/>
                </w:rPr>
                <w:t>Action</w:t>
              </w:r>
            </w:ins>
          </w:p>
        </w:tc>
        <w:tc>
          <w:tcPr>
            <w:tcW w:w="2700" w:type="dxa"/>
            <w:shd w:val="clear" w:color="auto" w:fill="F7CAAC" w:themeFill="accent2" w:themeFillTint="66"/>
            <w:vAlign w:val="center"/>
            <w:tcPrChange w:id="29179" w:author="Phuong Truong Thi" w:date="2024-11-25T15:22:00Z">
              <w:tcPr>
                <w:tcW w:w="2700" w:type="dxa"/>
                <w:gridSpan w:val="2"/>
                <w:shd w:val="clear" w:color="auto" w:fill="F7CAAC" w:themeFill="accent2" w:themeFillTint="66"/>
                <w:vAlign w:val="center"/>
              </w:tcPr>
            </w:tcPrChange>
          </w:tcPr>
          <w:p w14:paraId="5804841B" w14:textId="77777777" w:rsidR="006F67C5" w:rsidRPr="008343A7" w:rsidRDefault="006F67C5" w:rsidP="00817E47">
            <w:pPr>
              <w:jc w:val="center"/>
              <w:rPr>
                <w:ins w:id="29180" w:author="Phuong Truong Thi" w:date="2024-10-17T19:01:00Z"/>
                <w:rFonts w:ascii="Times New Roman" w:hAnsi="Times New Roman"/>
                <w:b/>
                <w:bCs/>
                <w:sz w:val="24"/>
                <w:szCs w:val="24"/>
              </w:rPr>
            </w:pPr>
            <w:ins w:id="29181" w:author="Phuong Truong Thi" w:date="2024-10-17T19:01:00Z">
              <w:r w:rsidRPr="008343A7">
                <w:rPr>
                  <w:rFonts w:ascii="Times New Roman" w:hAnsi="Times New Roman"/>
                  <w:b/>
                  <w:bCs/>
                  <w:sz w:val="24"/>
                  <w:szCs w:val="24"/>
                </w:rPr>
                <w:t>Điều hướng</w:t>
              </w:r>
            </w:ins>
          </w:p>
        </w:tc>
        <w:tc>
          <w:tcPr>
            <w:tcW w:w="1495" w:type="dxa"/>
            <w:shd w:val="clear" w:color="auto" w:fill="F7CAAC" w:themeFill="accent2" w:themeFillTint="66"/>
            <w:vAlign w:val="center"/>
            <w:tcPrChange w:id="29182" w:author="Phuong Truong Thi" w:date="2024-11-25T15:22:00Z">
              <w:tcPr>
                <w:tcW w:w="1495" w:type="dxa"/>
                <w:shd w:val="clear" w:color="auto" w:fill="F7CAAC" w:themeFill="accent2" w:themeFillTint="66"/>
                <w:vAlign w:val="center"/>
              </w:tcPr>
            </w:tcPrChange>
          </w:tcPr>
          <w:p w14:paraId="404CF572" w14:textId="77777777" w:rsidR="006F67C5" w:rsidRPr="008343A7" w:rsidRDefault="006F67C5" w:rsidP="00817E47">
            <w:pPr>
              <w:jc w:val="center"/>
              <w:rPr>
                <w:ins w:id="29183" w:author="Phuong Truong Thi" w:date="2024-10-17T19:01:00Z"/>
                <w:rFonts w:ascii="Times New Roman" w:hAnsi="Times New Roman"/>
                <w:b/>
                <w:bCs/>
                <w:sz w:val="24"/>
                <w:szCs w:val="24"/>
              </w:rPr>
            </w:pPr>
            <w:ins w:id="29184" w:author="Phuong Truong Thi" w:date="2024-10-17T19:01:00Z">
              <w:r w:rsidRPr="008343A7">
                <w:rPr>
                  <w:rFonts w:ascii="Times New Roman" w:hAnsi="Times New Roman"/>
                  <w:b/>
                  <w:bCs/>
                  <w:sz w:val="24"/>
                  <w:szCs w:val="24"/>
                </w:rPr>
                <w:t>Mã chức năng</w:t>
              </w:r>
            </w:ins>
          </w:p>
        </w:tc>
        <w:tc>
          <w:tcPr>
            <w:tcW w:w="2267" w:type="dxa"/>
            <w:shd w:val="clear" w:color="auto" w:fill="F7CAAC" w:themeFill="accent2" w:themeFillTint="66"/>
            <w:vAlign w:val="center"/>
            <w:tcPrChange w:id="29185" w:author="Phuong Truong Thi" w:date="2024-11-25T15:22:00Z">
              <w:tcPr>
                <w:tcW w:w="2267" w:type="dxa"/>
                <w:shd w:val="clear" w:color="auto" w:fill="F7CAAC" w:themeFill="accent2" w:themeFillTint="66"/>
                <w:vAlign w:val="center"/>
              </w:tcPr>
            </w:tcPrChange>
          </w:tcPr>
          <w:p w14:paraId="6370F6FF" w14:textId="77777777" w:rsidR="006F67C5" w:rsidRPr="008343A7" w:rsidRDefault="006F67C5" w:rsidP="00817E47">
            <w:pPr>
              <w:jc w:val="center"/>
              <w:rPr>
                <w:ins w:id="29186" w:author="Phuong Truong Thi" w:date="2024-10-17T19:01:00Z"/>
                <w:rFonts w:ascii="Times New Roman" w:hAnsi="Times New Roman"/>
                <w:b/>
                <w:bCs/>
                <w:sz w:val="24"/>
                <w:szCs w:val="24"/>
              </w:rPr>
            </w:pPr>
            <w:ins w:id="29187"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0B6C2CB3" w14:textId="77777777" w:rsidTr="001710A9">
        <w:trPr>
          <w:ins w:id="29188" w:author="Phuong Truong Thi" w:date="2024-10-17T19:01:00Z"/>
          <w:trPrChange w:id="29189" w:author="Phuong Truong Thi" w:date="2024-10-17T19:01:00Z">
            <w:trPr>
              <w:gridBefore w:val="10"/>
            </w:trPr>
          </w:trPrChange>
        </w:trPr>
        <w:tc>
          <w:tcPr>
            <w:tcW w:w="2880" w:type="dxa"/>
            <w:shd w:val="clear" w:color="auto" w:fill="auto"/>
            <w:vAlign w:val="center"/>
            <w:tcPrChange w:id="29190" w:author="Phuong Truong Thi" w:date="2024-10-17T19:01:00Z">
              <w:tcPr>
                <w:tcW w:w="2610" w:type="dxa"/>
                <w:shd w:val="clear" w:color="auto" w:fill="F7CAAC" w:themeFill="accent2" w:themeFillTint="66"/>
                <w:vAlign w:val="center"/>
              </w:tcPr>
            </w:tcPrChange>
          </w:tcPr>
          <w:p w14:paraId="15216712" w14:textId="77777777" w:rsidR="006F67C5" w:rsidRPr="00FD6BA2" w:rsidRDefault="006F67C5">
            <w:pPr>
              <w:jc w:val="left"/>
              <w:rPr>
                <w:ins w:id="29191" w:author="Phuong Truong Thi" w:date="2024-10-17T19:01:00Z"/>
                <w:rFonts w:ascii="Times New Roman" w:hAnsi="Times New Roman"/>
                <w:sz w:val="24"/>
                <w:szCs w:val="24"/>
                <w:rPrChange w:id="29192" w:author="Phuong Truong Thi" w:date="2024-10-17T19:01:00Z">
                  <w:rPr>
                    <w:ins w:id="29193" w:author="Phuong Truong Thi" w:date="2024-10-17T19:01:00Z"/>
                    <w:rFonts w:ascii="Times New Roman" w:hAnsi="Times New Roman"/>
                    <w:b/>
                    <w:bCs/>
                    <w:sz w:val="24"/>
                    <w:szCs w:val="24"/>
                  </w:rPr>
                </w:rPrChange>
              </w:rPr>
              <w:pPrChange w:id="29194" w:author="Phuong Truong Thi" w:date="2024-10-17T19:01:00Z">
                <w:pPr>
                  <w:jc w:val="center"/>
                </w:pPr>
              </w:pPrChange>
            </w:pPr>
            <w:ins w:id="29195" w:author="Phuong Truong Thi" w:date="2024-10-17T19:01:00Z">
              <w:r w:rsidRPr="00FD6BA2">
                <w:rPr>
                  <w:rFonts w:ascii="Times New Roman" w:hAnsi="Times New Roman"/>
                  <w:sz w:val="24"/>
                  <w:szCs w:val="24"/>
                  <w:rPrChange w:id="29196" w:author="Phuong Truong Thi" w:date="2024-10-17T19:01:00Z">
                    <w:rPr>
                      <w:rFonts w:ascii="Times New Roman" w:hAnsi="Times New Roman"/>
                      <w:b/>
                      <w:bCs/>
                      <w:sz w:val="24"/>
                      <w:szCs w:val="24"/>
                    </w:rPr>
                  </w:rPrChange>
                </w:rPr>
                <w:t>1.</w:t>
              </w:r>
            </w:ins>
            <w:ins w:id="29197"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29198" w:author="Phuong Truong Thi" w:date="2024-10-17T19:03:00Z">
              <w:r>
                <w:rPr>
                  <w:rFonts w:ascii="Times New Roman" w:hAnsi="Times New Roman"/>
                  <w:sz w:val="24"/>
                  <w:szCs w:val="24"/>
                </w:rPr>
                <w:t>link “Tên khách hàng”</w:t>
              </w:r>
            </w:ins>
          </w:p>
        </w:tc>
        <w:tc>
          <w:tcPr>
            <w:tcW w:w="2700" w:type="dxa"/>
            <w:shd w:val="clear" w:color="auto" w:fill="auto"/>
            <w:vAlign w:val="center"/>
            <w:tcPrChange w:id="29199" w:author="Phuong Truong Thi" w:date="2024-10-17T19:01:00Z">
              <w:tcPr>
                <w:tcW w:w="2970" w:type="dxa"/>
                <w:shd w:val="clear" w:color="auto" w:fill="F7CAAC" w:themeFill="accent2" w:themeFillTint="66"/>
                <w:vAlign w:val="center"/>
              </w:tcPr>
            </w:tcPrChange>
          </w:tcPr>
          <w:p w14:paraId="3D7BE732" w14:textId="77777777" w:rsidR="006F67C5" w:rsidRPr="008343A7" w:rsidRDefault="006F67C5">
            <w:pPr>
              <w:jc w:val="left"/>
              <w:rPr>
                <w:ins w:id="29200" w:author="Phuong Truong Thi" w:date="2024-10-17T19:01:00Z"/>
                <w:rFonts w:ascii="Times New Roman" w:hAnsi="Times New Roman"/>
                <w:b/>
                <w:bCs/>
                <w:sz w:val="24"/>
                <w:szCs w:val="24"/>
              </w:rPr>
              <w:pPrChange w:id="29201" w:author="Phuong Truong Thi" w:date="2024-10-17T19:01:00Z">
                <w:pPr>
                  <w:jc w:val="center"/>
                </w:pPr>
              </w:pPrChange>
            </w:pPr>
            <w:ins w:id="29202"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95" w:type="dxa"/>
            <w:shd w:val="clear" w:color="auto" w:fill="auto"/>
            <w:vAlign w:val="center"/>
            <w:tcPrChange w:id="29203" w:author="Phuong Truong Thi" w:date="2024-10-17T19:01:00Z">
              <w:tcPr>
                <w:tcW w:w="1495" w:type="dxa"/>
                <w:shd w:val="clear" w:color="auto" w:fill="F7CAAC" w:themeFill="accent2" w:themeFillTint="66"/>
                <w:vAlign w:val="center"/>
              </w:tcPr>
            </w:tcPrChange>
          </w:tcPr>
          <w:p w14:paraId="556131D8" w14:textId="77777777" w:rsidR="006F67C5" w:rsidRPr="00FD6BA2" w:rsidRDefault="006F67C5">
            <w:pPr>
              <w:jc w:val="left"/>
              <w:rPr>
                <w:ins w:id="29204" w:author="Phuong Truong Thi" w:date="2024-10-17T19:01:00Z"/>
                <w:rFonts w:ascii="Times New Roman" w:hAnsi="Times New Roman"/>
                <w:sz w:val="24"/>
                <w:szCs w:val="24"/>
                <w:rPrChange w:id="29205" w:author="Phuong Truong Thi" w:date="2024-10-17T19:05:00Z">
                  <w:rPr>
                    <w:ins w:id="29206" w:author="Phuong Truong Thi" w:date="2024-10-17T19:01:00Z"/>
                    <w:rFonts w:ascii="Times New Roman" w:hAnsi="Times New Roman"/>
                    <w:b/>
                    <w:bCs/>
                    <w:sz w:val="24"/>
                    <w:szCs w:val="24"/>
                  </w:rPr>
                </w:rPrChange>
              </w:rPr>
              <w:pPrChange w:id="29207" w:author="Phuong Truong Thi" w:date="2024-10-17T19:01:00Z">
                <w:pPr>
                  <w:jc w:val="center"/>
                </w:pPr>
              </w:pPrChange>
            </w:pPr>
            <w:ins w:id="29208" w:author="Phuong Truong Thi" w:date="2024-10-17T19:05:00Z">
              <w:r w:rsidRPr="00FD6BA2">
                <w:rPr>
                  <w:rFonts w:ascii="Times New Roman" w:hAnsi="Times New Roman"/>
                  <w:sz w:val="24"/>
                  <w:szCs w:val="24"/>
                  <w:rPrChange w:id="29209" w:author="Phuong Truong Thi" w:date="2024-10-17T19:05:00Z">
                    <w:rPr>
                      <w:rFonts w:ascii="Times New Roman" w:hAnsi="Times New Roman"/>
                      <w:b/>
                      <w:bCs/>
                      <w:sz w:val="24"/>
                      <w:szCs w:val="24"/>
                    </w:rPr>
                  </w:rPrChange>
                </w:rPr>
                <w:t>C360</w:t>
              </w:r>
            </w:ins>
          </w:p>
        </w:tc>
        <w:tc>
          <w:tcPr>
            <w:tcW w:w="2267" w:type="dxa"/>
            <w:shd w:val="clear" w:color="auto" w:fill="auto"/>
            <w:vAlign w:val="center"/>
            <w:tcPrChange w:id="29210" w:author="Phuong Truong Thi" w:date="2024-10-17T19:01:00Z">
              <w:tcPr>
                <w:tcW w:w="2267" w:type="dxa"/>
                <w:shd w:val="clear" w:color="auto" w:fill="F7CAAC" w:themeFill="accent2" w:themeFillTint="66"/>
                <w:vAlign w:val="center"/>
              </w:tcPr>
            </w:tcPrChange>
          </w:tcPr>
          <w:p w14:paraId="0CC20CA7" w14:textId="18736E4A" w:rsidR="006F67C5" w:rsidRPr="00FD6BA2" w:rsidRDefault="001710A9">
            <w:pPr>
              <w:jc w:val="left"/>
              <w:rPr>
                <w:ins w:id="29211" w:author="Phuong Truong Thi" w:date="2024-10-17T19:01:00Z"/>
                <w:rFonts w:ascii="Times New Roman" w:hAnsi="Times New Roman"/>
                <w:color w:val="FF0000"/>
                <w:sz w:val="24"/>
                <w:szCs w:val="24"/>
                <w:rPrChange w:id="29212" w:author="Phuong Truong Thi" w:date="2024-10-17T19:06:00Z">
                  <w:rPr>
                    <w:ins w:id="29213" w:author="Phuong Truong Thi" w:date="2024-10-17T19:01:00Z"/>
                    <w:rFonts w:ascii="Times New Roman" w:hAnsi="Times New Roman"/>
                    <w:b/>
                    <w:bCs/>
                    <w:sz w:val="24"/>
                    <w:szCs w:val="24"/>
                  </w:rPr>
                </w:rPrChange>
              </w:rPr>
              <w:pPrChange w:id="29214" w:author="Phuong Truong Thi" w:date="2024-10-17T19:01:00Z">
                <w:pPr>
                  <w:jc w:val="center"/>
                </w:pPr>
              </w:pPrChange>
            </w:pPr>
            <w:r>
              <w:rPr>
                <w:rFonts w:ascii="Times New Roman" w:hAnsi="Times New Roman"/>
                <w:bCs/>
                <w:sz w:val="24"/>
                <w:szCs w:val="24"/>
              </w:rPr>
              <w:t xml:space="preserve">Tài liệu “Đặc Tả Yêu Cầu Phần Mềm </w:t>
            </w:r>
            <w:del w:id="29215" w:author="Phuong Truong Thi" w:date="2024-11-25T10:25:00Z">
              <w:r w:rsidDel="004511D8">
                <w:rPr>
                  <w:rFonts w:ascii="Times New Roman" w:hAnsi="Times New Roman"/>
                  <w:bCs/>
                  <w:sz w:val="24"/>
                  <w:szCs w:val="24"/>
                </w:rPr>
                <w:lastRenderedPageBreak/>
                <w:delText>Cấu Phần</w:delText>
              </w:r>
            </w:del>
            <w:ins w:id="29216" w:author="Phuong Truong Thi" w:date="2024-11-25T10:25: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1710A9" w14:paraId="239261F2" w14:textId="77777777" w:rsidTr="00941F76">
        <w:tc>
          <w:tcPr>
            <w:tcW w:w="2880" w:type="dxa"/>
            <w:shd w:val="clear" w:color="auto" w:fill="auto"/>
          </w:tcPr>
          <w:p w14:paraId="57A07F3B" w14:textId="1F75F675" w:rsidR="001710A9" w:rsidRPr="001710A9" w:rsidRDefault="001710A9" w:rsidP="001710A9">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2</w:t>
            </w:r>
            <w:r w:rsidRPr="001710A9">
              <w:rPr>
                <w:rFonts w:ascii="Times New Roman" w:hAnsi="Times New Roman"/>
                <w:color w:val="000000" w:themeColor="text1"/>
                <w:sz w:val="24"/>
                <w:szCs w:val="24"/>
              </w:rPr>
              <w:t>.Click vào :</w:t>
            </w:r>
          </w:p>
          <w:p w14:paraId="433DD15A"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43FE8CE5" w14:textId="55707E0C" w:rsidR="001710A9" w:rsidRPr="00FD6BA2" w:rsidRDefault="001710A9" w:rsidP="001710A9">
            <w:pPr>
              <w:jc w:val="left"/>
              <w:rPr>
                <w:rFonts w:ascii="Times New Roman" w:hAnsi="Times New Roman"/>
                <w:sz w:val="24"/>
                <w:szCs w:val="24"/>
              </w:rPr>
            </w:pPr>
          </w:p>
        </w:tc>
        <w:tc>
          <w:tcPr>
            <w:tcW w:w="2700" w:type="dxa"/>
            <w:shd w:val="clear" w:color="auto" w:fill="auto"/>
          </w:tcPr>
          <w:p w14:paraId="176FF679" w14:textId="35953825" w:rsidR="001710A9" w:rsidRDefault="001710A9" w:rsidP="001710A9">
            <w:pPr>
              <w:jc w:val="left"/>
              <w:rPr>
                <w:rFonts w:ascii="Times New Roman" w:hAnsi="Times New Roman"/>
                <w:sz w:val="24"/>
                <w:szCs w:val="24"/>
              </w:rPr>
            </w:pPr>
            <w:r w:rsidRPr="001710A9">
              <w:rPr>
                <w:rFonts w:ascii="Times New Roman" w:hAnsi="Times New Roman"/>
                <w:sz w:val="24"/>
                <w:szCs w:val="24"/>
              </w:rPr>
              <w:t xml:space="preserve">Hệ thống kết nối với 3CX để thực hiện cuộc gọi với khách hàng </w:t>
            </w:r>
          </w:p>
        </w:tc>
        <w:tc>
          <w:tcPr>
            <w:tcW w:w="1495" w:type="dxa"/>
            <w:shd w:val="clear" w:color="auto" w:fill="auto"/>
          </w:tcPr>
          <w:p w14:paraId="3D4F4C29" w14:textId="77777777" w:rsidR="001710A9" w:rsidRPr="00FD6BA2" w:rsidRDefault="001710A9" w:rsidP="001710A9">
            <w:pPr>
              <w:jc w:val="left"/>
              <w:rPr>
                <w:rFonts w:ascii="Times New Roman" w:hAnsi="Times New Roman"/>
                <w:sz w:val="24"/>
                <w:szCs w:val="24"/>
              </w:rPr>
            </w:pPr>
          </w:p>
        </w:tc>
        <w:tc>
          <w:tcPr>
            <w:tcW w:w="2267" w:type="dxa"/>
            <w:shd w:val="clear" w:color="auto" w:fill="auto"/>
          </w:tcPr>
          <w:p w14:paraId="26299052" w14:textId="435BDC7F" w:rsidR="001710A9" w:rsidRPr="00126C40" w:rsidRDefault="001710A9" w:rsidP="001710A9">
            <w:pPr>
              <w:jc w:val="left"/>
              <w:rPr>
                <w:rFonts w:ascii="Times New Roman" w:hAnsi="Times New Roman"/>
                <w:color w:val="000000" w:themeColor="text1"/>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w:t>
            </w:r>
            <w:ins w:id="29217" w:author="Phuong Truong Thi" w:date="2024-11-25T10:25:00Z">
              <w:r w:rsidR="004511D8">
                <w:rPr>
                  <w:rFonts w:ascii="Times New Roman" w:hAnsi="Times New Roman"/>
                  <w:sz w:val="24"/>
                  <w:szCs w:val="24"/>
                </w:rPr>
                <w:t xml:space="preserve">Cầu Phần </w:t>
              </w:r>
            </w:ins>
            <w:del w:id="29218" w:author="Phuong Truong Thi" w:date="2024-11-25T10:25:00Z">
              <w:r w:rsidRPr="001710A9" w:rsidDel="004511D8">
                <w:rPr>
                  <w:rFonts w:ascii="Times New Roman" w:hAnsi="Times New Roman"/>
                  <w:sz w:val="24"/>
                  <w:szCs w:val="24"/>
                </w:rPr>
                <w:delText xml:space="preserve">Cầu Phần </w:delText>
              </w:r>
            </w:del>
            <w:r w:rsidRPr="001710A9">
              <w:rPr>
                <w:rFonts w:ascii="Times New Roman" w:hAnsi="Times New Roman"/>
                <w:sz w:val="24"/>
                <w:szCs w:val="24"/>
              </w:rPr>
              <w:t xml:space="preserve">Mềm </w:t>
            </w:r>
            <w:del w:id="29219" w:author="Phuong Truong Thi" w:date="2024-11-25T10:25: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r w:rsidR="006F67C5" w14:paraId="51B5FC90" w14:textId="77777777" w:rsidTr="001710A9">
        <w:trPr>
          <w:ins w:id="29220" w:author="Phuong Truong Thi" w:date="2024-10-17T19:01:00Z"/>
        </w:trPr>
        <w:tc>
          <w:tcPr>
            <w:tcW w:w="2880" w:type="dxa"/>
            <w:shd w:val="clear" w:color="auto" w:fill="FFFFFF" w:themeFill="background1"/>
            <w:vAlign w:val="center"/>
          </w:tcPr>
          <w:p w14:paraId="4FFB942F" w14:textId="57C3F10E" w:rsidR="006F67C5" w:rsidRDefault="001710A9" w:rsidP="00817E47">
            <w:pPr>
              <w:jc w:val="left"/>
              <w:rPr>
                <w:ins w:id="29221" w:author="Phuong Truong Thi" w:date="2024-10-17T19:01:00Z"/>
                <w:rFonts w:ascii="Times New Roman" w:hAnsi="Times New Roman"/>
                <w:sz w:val="24"/>
                <w:szCs w:val="24"/>
              </w:rPr>
            </w:pPr>
            <w:r>
              <w:rPr>
                <w:rFonts w:ascii="Times New Roman" w:hAnsi="Times New Roman"/>
                <w:sz w:val="24"/>
                <w:szCs w:val="24"/>
              </w:rPr>
              <w:t>3</w:t>
            </w:r>
            <w:ins w:id="29222" w:author="Phuong Truong Thi" w:date="2024-10-17T19:01:00Z">
              <w:r w:rsidR="006F67C5">
                <w:rPr>
                  <w:rFonts w:ascii="Times New Roman" w:hAnsi="Times New Roman"/>
                  <w:sz w:val="24"/>
                  <w:szCs w:val="24"/>
                </w:rPr>
                <w:t xml:space="preserve">.Click vào </w:t>
              </w:r>
            </w:ins>
            <w:r w:rsidR="006F67C5">
              <w:rPr>
                <w:rFonts w:ascii="Times New Roman" w:hAnsi="Times New Roman"/>
                <w:sz w:val="24"/>
                <w:szCs w:val="24"/>
              </w:rPr>
              <w:t>Text</w:t>
            </w:r>
            <w:ins w:id="29223" w:author="Phuong Truong Thi" w:date="2024-10-17T19:01:00Z">
              <w:r w:rsidR="006F67C5">
                <w:rPr>
                  <w:rFonts w:ascii="Times New Roman" w:hAnsi="Times New Roman"/>
                  <w:sz w:val="24"/>
                  <w:szCs w:val="24"/>
                </w:rPr>
                <w:t xml:space="preserve"> link:</w:t>
              </w:r>
            </w:ins>
          </w:p>
          <w:p w14:paraId="0170C205" w14:textId="77777777" w:rsidR="006F67C5" w:rsidRPr="00890A53" w:rsidRDefault="006F67C5" w:rsidP="00817E47">
            <w:pPr>
              <w:jc w:val="left"/>
              <w:rPr>
                <w:ins w:id="29224" w:author="Phuong Truong Thi" w:date="2024-10-17T19:01:00Z"/>
                <w:rFonts w:ascii="Times New Roman" w:hAnsi="Times New Roman"/>
                <w:sz w:val="24"/>
                <w:szCs w:val="24"/>
              </w:rPr>
            </w:pPr>
            <w:r>
              <w:rPr>
                <w:rFonts w:ascii="Times New Roman" w:hAnsi="Times New Roman"/>
                <w:sz w:val="24"/>
                <w:szCs w:val="24"/>
              </w:rPr>
              <w:t>“</w:t>
            </w:r>
            <w:ins w:id="29225" w:author="Phuong Truong Thi" w:date="2024-10-17T19:03:00Z">
              <w:r>
                <w:rPr>
                  <w:rFonts w:ascii="Times New Roman" w:hAnsi="Times New Roman"/>
                  <w:sz w:val="24"/>
                  <w:szCs w:val="24"/>
                </w:rPr>
                <w:t>Tên CN quản lý</w:t>
              </w:r>
            </w:ins>
            <w:ins w:id="29226" w:author="Phuong Truong Thi" w:date="2024-10-17T19:01:00Z">
              <w:r>
                <w:rPr>
                  <w:rFonts w:ascii="Times New Roman" w:hAnsi="Times New Roman"/>
                  <w:sz w:val="24"/>
                  <w:szCs w:val="24"/>
                </w:rPr>
                <w:t>”</w:t>
              </w:r>
            </w:ins>
          </w:p>
        </w:tc>
        <w:tc>
          <w:tcPr>
            <w:tcW w:w="2700" w:type="dxa"/>
            <w:shd w:val="clear" w:color="auto" w:fill="FFFFFF" w:themeFill="background1"/>
            <w:vAlign w:val="center"/>
          </w:tcPr>
          <w:p w14:paraId="5DCFDF5B" w14:textId="77777777" w:rsidR="006F67C5" w:rsidRPr="00890A53" w:rsidRDefault="006F67C5" w:rsidP="00817E47">
            <w:pPr>
              <w:jc w:val="left"/>
              <w:rPr>
                <w:ins w:id="29227" w:author="Phuong Truong Thi" w:date="2024-10-17T19:01:00Z"/>
                <w:rFonts w:ascii="Times New Roman" w:hAnsi="Times New Roman"/>
                <w:sz w:val="24"/>
                <w:szCs w:val="24"/>
              </w:rPr>
            </w:pPr>
            <w:ins w:id="29228" w:author="Phuong Truong Thi" w:date="2024-10-17T19:04:00Z">
              <w:r w:rsidRPr="00CE1CE9">
                <w:rPr>
                  <w:rFonts w:ascii="Times New Roman" w:hAnsi="Times New Roman"/>
                  <w:color w:val="000000" w:themeColor="text1"/>
                  <w:sz w:val="24"/>
                  <w:szCs w:val="24"/>
                </w:rPr>
                <w:t>Hệ thống điều hướng sang màn hình c</w:t>
              </w:r>
            </w:ins>
            <w:ins w:id="29229" w:author="Phuong Truong Thi" w:date="2024-10-17T19:06:00Z">
              <w:r>
                <w:rPr>
                  <w:rFonts w:ascii="Times New Roman" w:hAnsi="Times New Roman"/>
                  <w:color w:val="000000" w:themeColor="text1"/>
                  <w:sz w:val="24"/>
                  <w:szCs w:val="24"/>
                </w:rPr>
                <w:t>h</w:t>
              </w:r>
            </w:ins>
            <w:ins w:id="29230" w:author="Phuong Truong Thi" w:date="2024-10-17T19:04:00Z">
              <w:r>
                <w:rPr>
                  <w:rFonts w:ascii="Times New Roman" w:hAnsi="Times New Roman"/>
                  <w:color w:val="000000" w:themeColor="text1"/>
                  <w:sz w:val="24"/>
                  <w:szCs w:val="24"/>
                </w:rPr>
                <w:t>i tiết chi nhánh</w:t>
              </w:r>
            </w:ins>
          </w:p>
        </w:tc>
        <w:tc>
          <w:tcPr>
            <w:tcW w:w="1495" w:type="dxa"/>
            <w:shd w:val="clear" w:color="auto" w:fill="FFFFFF" w:themeFill="background1"/>
            <w:vAlign w:val="center"/>
          </w:tcPr>
          <w:p w14:paraId="0AB87FFA" w14:textId="77777777" w:rsidR="006F67C5" w:rsidRPr="008343A7" w:rsidRDefault="006F67C5" w:rsidP="00817E47">
            <w:pPr>
              <w:jc w:val="left"/>
              <w:rPr>
                <w:ins w:id="29231" w:author="Phuong Truong Thi" w:date="2024-10-17T19:01:00Z"/>
                <w:rFonts w:ascii="Times New Roman" w:hAnsi="Times New Roman"/>
                <w:b/>
                <w:bCs/>
                <w:sz w:val="24"/>
                <w:szCs w:val="24"/>
              </w:rPr>
            </w:pPr>
            <w:ins w:id="29232"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267" w:type="dxa"/>
            <w:shd w:val="clear" w:color="auto" w:fill="FFFFFF" w:themeFill="background1"/>
            <w:vAlign w:val="center"/>
          </w:tcPr>
          <w:p w14:paraId="6312578F" w14:textId="7053610E" w:rsidR="006F67C5" w:rsidRPr="00FD6BA2" w:rsidRDefault="003C6F4B" w:rsidP="00817E47">
            <w:pPr>
              <w:jc w:val="left"/>
              <w:rPr>
                <w:ins w:id="29233" w:author="Phuong Truong Thi" w:date="2024-10-17T19:01:00Z"/>
                <w:rFonts w:ascii="Times New Roman" w:hAnsi="Times New Roman"/>
                <w:b/>
                <w:bCs/>
                <w:color w:val="FF0000"/>
                <w:sz w:val="24"/>
                <w:szCs w:val="24"/>
              </w:rPr>
            </w:pPr>
            <w:del w:id="29234" w:author="Phuong Truong Thi" w:date="2024-11-25T18:44:00Z">
              <w:r w:rsidRPr="003C6F4B" w:rsidDel="005B45EC">
                <w:rPr>
                  <w:rFonts w:ascii="Times New Roman" w:hAnsi="Times New Roman"/>
                  <w:sz w:val="24"/>
                  <w:szCs w:val="24"/>
                </w:rPr>
                <w:delText>II.2.18.1</w:delText>
              </w:r>
            </w:del>
            <w:ins w:id="29235" w:author="Phuong Truong Thi" w:date="2024-11-25T18:44:00Z">
              <w:r w:rsidR="005B45EC">
                <w:rPr>
                  <w:rFonts w:ascii="Times New Roman" w:hAnsi="Times New Roman"/>
                  <w:sz w:val="24"/>
                  <w:szCs w:val="24"/>
                </w:rPr>
                <w:t>Mục II.2.10.1</w:t>
              </w:r>
            </w:ins>
          </w:p>
        </w:tc>
      </w:tr>
    </w:tbl>
    <w:p w14:paraId="4DA70491" w14:textId="75985F0F" w:rsidR="006F67C5" w:rsidDel="005B45EC" w:rsidRDefault="001710A9" w:rsidP="00817E47">
      <w:pPr>
        <w:rPr>
          <w:del w:id="29236" w:author="Phuong Truong Thi" w:date="2024-11-25T19:03:00Z"/>
          <w:rFonts w:ascii="Times New Roman" w:hAnsi="Times New Roman"/>
          <w:color w:val="000000" w:themeColor="text1"/>
          <w:sz w:val="24"/>
          <w:szCs w:val="24"/>
        </w:rPr>
      </w:pPr>
      <w:del w:id="29237" w:author="Phuong Truong Thi" w:date="2024-11-25T19:03:00Z">
        <w:r w:rsidDel="005B45EC">
          <w:rPr>
            <w:rFonts w:ascii="Times New Roman" w:hAnsi="Times New Roman"/>
            <w:color w:val="000000" w:themeColor="text1"/>
            <w:sz w:val="24"/>
            <w:szCs w:val="24"/>
          </w:rPr>
          <w:delText>4Điều chỉnh các trường text link sau hiển thị lên danh sách:</w:delText>
        </w:r>
      </w:del>
    </w:p>
    <w:p w14:paraId="1B6709DE" w14:textId="55E8E494" w:rsidR="006F67C5" w:rsidDel="005B45EC" w:rsidRDefault="001710A9" w:rsidP="00817E47">
      <w:pPr>
        <w:rPr>
          <w:del w:id="29238" w:author="Phuong Truong Thi" w:date="2024-11-25T19:03:00Z"/>
          <w:rFonts w:ascii="Times New Roman" w:hAnsi="Times New Roman"/>
          <w:color w:val="000000" w:themeColor="text1"/>
          <w:sz w:val="24"/>
          <w:szCs w:val="24"/>
        </w:rPr>
      </w:pPr>
      <w:del w:id="29239" w:author="Phuong Truong Thi" w:date="2024-11-25T19:03:00Z">
        <w:r w:rsidDel="005B45EC">
          <w:rPr>
            <w:rFonts w:ascii="Times New Roman" w:hAnsi="Times New Roman"/>
            <w:color w:val="000000" w:themeColor="text1"/>
            <w:sz w:val="24"/>
            <w:szCs w:val="24"/>
          </w:rPr>
          <w:delText>“Tên CBBH tháng trước” “Tên CBBH tháng này”</w:delText>
        </w:r>
      </w:del>
    </w:p>
    <w:p w14:paraId="5934CA39" w14:textId="4166BB6C" w:rsidR="00C86300" w:rsidRDefault="001710A9" w:rsidP="004D5F27">
      <w:pPr>
        <w:rPr>
          <w:b/>
          <w:bCs/>
        </w:rPr>
      </w:pPr>
      <w:del w:id="29240" w:author="Phuong Truong Thi" w:date="2024-11-25T19:03:00Z">
        <w:r w:rsidDel="005B45EC">
          <w:rPr>
            <w:rFonts w:ascii="Times New Roman" w:hAnsi="Times New Roman"/>
            <w:color w:val="000000" w:themeColor="text1"/>
            <w:sz w:val="24"/>
            <w:szCs w:val="24"/>
          </w:rPr>
          <w:delText>Sau đó, Click vào các trường trên.</w:delText>
        </w:r>
      </w:del>
      <w:del w:id="29241" w:author="Phuong Truong Thi" w:date="2024-11-25T18:44:00Z">
        <w:r w:rsidR="003C6F4B" w:rsidRPr="003C6F4B" w:rsidDel="005B45EC">
          <w:rPr>
            <w:rFonts w:ascii="Times New Roman" w:hAnsi="Times New Roman"/>
            <w:sz w:val="24"/>
            <w:szCs w:val="24"/>
          </w:rPr>
          <w:delText>II.2.18.</w:delText>
        </w:r>
        <w:r w:rsidR="003C6F4B" w:rsidDel="005B45EC">
          <w:rPr>
            <w:rFonts w:ascii="Times New Roman" w:hAnsi="Times New Roman"/>
            <w:sz w:val="24"/>
            <w:szCs w:val="24"/>
          </w:rPr>
          <w:delText>2</w:delText>
        </w:r>
      </w:del>
    </w:p>
    <w:p w14:paraId="2E76F295" w14:textId="69B74C69" w:rsidR="00C37C60" w:rsidRPr="00C54E78" w:rsidDel="00890E54" w:rsidRDefault="00243EB6">
      <w:pPr>
        <w:pStyle w:val="Heading41"/>
        <w:shd w:val="clear" w:color="auto" w:fill="auto"/>
        <w:rPr>
          <w:del w:id="29242" w:author="Phuong Truong Thi" w:date="2024-11-20T12:59:00Z"/>
        </w:rPr>
        <w:pPrChange w:id="29243" w:author="Phuong Truong Thi" w:date="2024-11-25T10:52:00Z">
          <w:pPr>
            <w:pStyle w:val="Heading31"/>
          </w:pPr>
        </w:pPrChange>
      </w:pPr>
      <w:bookmarkStart w:id="29244" w:name="_Toc177425405"/>
      <w:del w:id="29245" w:author="Phuong Truong Thi" w:date="2024-11-20T12:59:00Z">
        <w:r w:rsidRPr="002B1F81" w:rsidDel="00890E54">
          <w:rPr>
            <w:b w:val="0"/>
          </w:rPr>
          <w:delText xml:space="preserve">Các </w:delText>
        </w:r>
        <w:r w:rsidR="00872D81" w:rsidRPr="002B1F81" w:rsidDel="00890E54">
          <w:rPr>
            <w:b w:val="0"/>
          </w:rPr>
          <w:delText>tính</w:delText>
        </w:r>
        <w:r w:rsidRPr="002B1F81" w:rsidDel="00890E54">
          <w:rPr>
            <w:b w:val="0"/>
          </w:rPr>
          <w:delText xml:space="preserve"> năng trên danh sách </w:delText>
        </w:r>
        <w:r w:rsidR="00EA757D" w:rsidRPr="002B1F81" w:rsidDel="00890E54">
          <w:rPr>
            <w:b w:val="0"/>
          </w:rPr>
          <w:delText>KH AF tăng giảm ròng</w:delText>
        </w:r>
        <w:bookmarkStart w:id="29246" w:name="_Toc183456565"/>
        <w:bookmarkStart w:id="29247" w:name="_Toc184813840"/>
        <w:bookmarkEnd w:id="29246"/>
        <w:bookmarkEnd w:id="29247"/>
      </w:del>
    </w:p>
    <w:p w14:paraId="244510A1" w14:textId="606074B4" w:rsidR="00C37C60" w:rsidRPr="00C54E78" w:rsidDel="00890E54" w:rsidRDefault="00872D81">
      <w:pPr>
        <w:pStyle w:val="Heading41"/>
        <w:shd w:val="clear" w:color="auto" w:fill="auto"/>
        <w:rPr>
          <w:del w:id="29248" w:author="Phuong Truong Thi" w:date="2024-11-20T12:59:00Z"/>
        </w:rPr>
        <w:pPrChange w:id="29249" w:author="Phuong Truong Thi" w:date="2024-11-25T10:52:00Z">
          <w:pPr>
            <w:pStyle w:val="Heading31"/>
            <w:numPr>
              <w:ilvl w:val="0"/>
              <w:numId w:val="146"/>
            </w:numPr>
            <w:ind w:left="720" w:hanging="540"/>
            <w:outlineLvl w:val="9"/>
          </w:pPr>
        </w:pPrChange>
      </w:pPr>
      <w:del w:id="29250" w:author="Phuong Truong Thi" w:date="2024-11-20T12:59:00Z">
        <w:r w:rsidRPr="002B1F81" w:rsidDel="00890E54">
          <w:rPr>
            <w:b w:val="0"/>
          </w:rPr>
          <w:delText>Tính</w:delText>
        </w:r>
        <w:r w:rsidR="00C37C60" w:rsidRPr="002B1F81" w:rsidDel="00890E54">
          <w:rPr>
            <w:b w:val="0"/>
          </w:rPr>
          <w:delText xml:space="preserve"> năng Search in list </w:delText>
        </w:r>
        <w:bookmarkStart w:id="29251" w:name="_Toc183456566"/>
        <w:bookmarkStart w:id="29252" w:name="_Toc184813841"/>
        <w:bookmarkEnd w:id="29251"/>
        <w:bookmarkEnd w:id="29252"/>
      </w:del>
    </w:p>
    <w:p w14:paraId="55D9ED4E" w14:textId="10FBC3CB" w:rsidR="00C37C60" w:rsidRPr="00C54E78" w:rsidDel="00890E54" w:rsidRDefault="00C37C60">
      <w:pPr>
        <w:pStyle w:val="Heading41"/>
        <w:shd w:val="clear" w:color="auto" w:fill="auto"/>
        <w:rPr>
          <w:del w:id="29253" w:author="Phuong Truong Thi" w:date="2024-11-20T12:59:00Z"/>
        </w:rPr>
        <w:pPrChange w:id="29254" w:author="Phuong Truong Thi" w:date="2024-11-25T10:52:00Z">
          <w:pPr>
            <w:pStyle w:val="ListParagraph"/>
            <w:numPr>
              <w:ilvl w:val="0"/>
              <w:numId w:val="0"/>
            </w:numPr>
            <w:tabs>
              <w:tab w:val="left" w:pos="360"/>
            </w:tabs>
            <w:ind w:left="0" w:hanging="180"/>
          </w:pPr>
        </w:pPrChange>
      </w:pPr>
      <w:del w:id="29255" w:author="Phuong Truong Thi" w:date="2024-11-20T12:59:00Z">
        <w:r w:rsidRPr="00C54E78" w:rsidDel="00890E54">
          <w:delText xml:space="preserve">Bước 1: Tại màn hình danh sách KH AF tăng giảm ròng, User nhập thông tin tìm kiếm vào search box </w:delText>
        </w:r>
        <w:bookmarkStart w:id="29256" w:name="_Toc183456567"/>
        <w:bookmarkStart w:id="29257" w:name="_Toc184813842"/>
        <w:bookmarkEnd w:id="29256"/>
        <w:bookmarkEnd w:id="29257"/>
      </w:del>
    </w:p>
    <w:p w14:paraId="2471BF93" w14:textId="1EBED7C4" w:rsidR="00C37C60" w:rsidRPr="00C54E78" w:rsidDel="00890E54" w:rsidRDefault="00C37C60">
      <w:pPr>
        <w:pStyle w:val="Heading41"/>
        <w:shd w:val="clear" w:color="auto" w:fill="auto"/>
        <w:rPr>
          <w:del w:id="29258" w:author="Phuong Truong Thi" w:date="2024-11-20T12:59:00Z"/>
        </w:rPr>
        <w:pPrChange w:id="29259" w:author="Phuong Truong Thi" w:date="2024-11-25T10:52:00Z">
          <w:pPr>
            <w:pStyle w:val="ListParagraph"/>
            <w:numPr>
              <w:ilvl w:val="0"/>
              <w:numId w:val="0"/>
            </w:numPr>
            <w:ind w:left="0" w:hanging="180"/>
          </w:pPr>
        </w:pPrChange>
      </w:pPr>
      <w:del w:id="29260" w:author="Phuong Truong Thi" w:date="2024-11-20T12:59:00Z">
        <w:r w:rsidRPr="00C54E78" w:rsidDel="00890E54">
          <w:delText xml:space="preserve">Bước 2: </w:delText>
        </w:r>
        <w:r w:rsidR="00A35866" w:rsidRPr="00C54E78" w:rsidDel="00890E54">
          <w:delText>Hệ thống thực hiện tra cứu thông tin tìm kiếm trên 4 trường CIF/ Legal ID/ Số điện thoại/ Tên khách hàng và trả ra kết quả phù hợp</w:delText>
        </w:r>
        <w:bookmarkStart w:id="29261" w:name="_Toc183456568"/>
        <w:bookmarkStart w:id="29262" w:name="_Toc184813843"/>
        <w:bookmarkEnd w:id="29261"/>
        <w:bookmarkEnd w:id="29262"/>
      </w:del>
    </w:p>
    <w:p w14:paraId="3ACF3601" w14:textId="4B75A63F" w:rsidR="00C37C60" w:rsidRPr="00C54E78" w:rsidDel="00890E54" w:rsidRDefault="00C37C60">
      <w:pPr>
        <w:pStyle w:val="Heading41"/>
        <w:shd w:val="clear" w:color="auto" w:fill="auto"/>
        <w:rPr>
          <w:del w:id="29263" w:author="Phuong Truong Thi" w:date="2024-11-20T12:59:00Z"/>
        </w:rPr>
        <w:pPrChange w:id="29264" w:author="Phuong Truong Thi" w:date="2024-11-25T10:52:00Z">
          <w:pPr>
            <w:pStyle w:val="ListParagraph"/>
            <w:numPr>
              <w:ilvl w:val="0"/>
              <w:numId w:val="0"/>
            </w:numPr>
            <w:ind w:left="0" w:hanging="180"/>
          </w:pPr>
        </w:pPrChange>
      </w:pPr>
      <w:del w:id="29265" w:author="Phuong Truong Thi" w:date="2024-11-20T12:59:00Z">
        <w:r w:rsidRPr="00C54E78" w:rsidDel="00890E54">
          <w:delText>Cho phép tìm kiếm gần đúng, không phân biệt chữ hoa, chữ thường.</w:delText>
        </w:r>
        <w:bookmarkStart w:id="29266" w:name="_Toc183456569"/>
        <w:bookmarkStart w:id="29267" w:name="_Toc184813844"/>
        <w:bookmarkEnd w:id="29266"/>
        <w:bookmarkEnd w:id="29267"/>
      </w:del>
    </w:p>
    <w:p w14:paraId="3A57A8C5" w14:textId="3C6ED752" w:rsidR="00C37C60" w:rsidRPr="00C54E78" w:rsidDel="00890E54" w:rsidRDefault="00872D81">
      <w:pPr>
        <w:pStyle w:val="Heading41"/>
        <w:shd w:val="clear" w:color="auto" w:fill="auto"/>
        <w:rPr>
          <w:del w:id="29268" w:author="Phuong Truong Thi" w:date="2024-11-20T12:59:00Z"/>
        </w:rPr>
        <w:pPrChange w:id="29269" w:author="Phuong Truong Thi" w:date="2024-11-25T10:52:00Z">
          <w:pPr>
            <w:pStyle w:val="Heading31"/>
            <w:numPr>
              <w:ilvl w:val="0"/>
              <w:numId w:val="146"/>
            </w:numPr>
            <w:ind w:left="450" w:hanging="270"/>
            <w:outlineLvl w:val="9"/>
          </w:pPr>
        </w:pPrChange>
      </w:pPr>
      <w:del w:id="29270" w:author="Phuong Truong Thi" w:date="2024-11-20T12:59:00Z">
        <w:r w:rsidRPr="002B1F81" w:rsidDel="00890E54">
          <w:rPr>
            <w:b w:val="0"/>
          </w:rPr>
          <w:delText>Tính</w:delText>
        </w:r>
        <w:r w:rsidR="00C37C60" w:rsidRPr="002B1F81" w:rsidDel="00890E54">
          <w:rPr>
            <w:b w:val="0"/>
          </w:rPr>
          <w:delText xml:space="preserve"> năng Filter</w:delText>
        </w:r>
        <w:bookmarkStart w:id="29271" w:name="_Toc183456570"/>
        <w:bookmarkStart w:id="29272" w:name="_Toc184813845"/>
        <w:bookmarkEnd w:id="29271"/>
        <w:bookmarkEnd w:id="29272"/>
      </w:del>
    </w:p>
    <w:p w14:paraId="4FF25054" w14:textId="4ED33F38" w:rsidR="00C37C60" w:rsidRPr="00C54E78" w:rsidDel="00890E54" w:rsidRDefault="00C37C60">
      <w:pPr>
        <w:pStyle w:val="Heading41"/>
        <w:shd w:val="clear" w:color="auto" w:fill="auto"/>
        <w:rPr>
          <w:del w:id="29273" w:author="Phuong Truong Thi" w:date="2024-11-20T12:59:00Z"/>
          <w:color w:val="000000"/>
        </w:rPr>
        <w:pPrChange w:id="29274" w:author="Phuong Truong Thi" w:date="2024-11-25T10:52:00Z">
          <w:pPr>
            <w:pStyle w:val="ListParagraph"/>
            <w:numPr>
              <w:ilvl w:val="0"/>
              <w:numId w:val="0"/>
            </w:numPr>
            <w:spacing w:before="0" w:line="240" w:lineRule="auto"/>
            <w:ind w:left="450" w:hanging="270"/>
            <w:contextualSpacing w:val="0"/>
          </w:pPr>
        </w:pPrChange>
      </w:pPr>
      <w:del w:id="29275" w:author="Phuong Truong Thi" w:date="2024-11-20T12:59:00Z">
        <w:r w:rsidRPr="00C54E78" w:rsidDel="00890E54">
          <w:rPr>
            <w:color w:val="000000"/>
          </w:rPr>
          <w:delText xml:space="preserve">Bước 1:  </w:delText>
        </w:r>
        <w:r w:rsidRPr="00C54E78" w:rsidDel="00890E54">
          <w:delText>KH AF tăng giảm ròng</w:delText>
        </w:r>
        <w:r w:rsidRPr="00C54E78" w:rsidDel="00890E54">
          <w:rPr>
            <w:color w:val="000000"/>
          </w:rPr>
          <w:delText>User nhấn vào icon Filter</w:delText>
        </w:r>
        <w:bookmarkStart w:id="29276" w:name="_Toc183456571"/>
        <w:bookmarkStart w:id="29277" w:name="_Toc184813846"/>
        <w:bookmarkEnd w:id="29276"/>
        <w:bookmarkEnd w:id="29277"/>
      </w:del>
    </w:p>
    <w:p w14:paraId="43DFB4B2" w14:textId="205AF5BF" w:rsidR="00C37C60" w:rsidRPr="00C54E78" w:rsidDel="00890E54" w:rsidRDefault="00C37C60">
      <w:pPr>
        <w:pStyle w:val="Heading41"/>
        <w:shd w:val="clear" w:color="auto" w:fill="auto"/>
        <w:rPr>
          <w:del w:id="29278" w:author="Phuong Truong Thi" w:date="2024-11-20T12:59:00Z"/>
          <w:color w:val="000000"/>
        </w:rPr>
        <w:pPrChange w:id="29279" w:author="Phuong Truong Thi" w:date="2024-11-25T10:52:00Z">
          <w:pPr>
            <w:spacing w:before="0" w:line="240" w:lineRule="auto"/>
            <w:ind w:left="360" w:hanging="360"/>
            <w:contextualSpacing w:val="0"/>
          </w:pPr>
        </w:pPrChange>
      </w:pPr>
      <w:del w:id="29280" w:author="Phuong Truong Thi" w:date="2024-11-20T12:59:00Z">
        <w:r w:rsidRPr="00C54E78" w:rsidDel="00890E54">
          <w:rPr>
            <w:color w:val="000000"/>
          </w:rPr>
          <w:delText xml:space="preserve">   Bước 2:    Bước 3:    Bước 3.1:    Bước 3.2:    Bước 3.3:    Bước 4:    Bước 5: </w:delText>
        </w:r>
        <w:bookmarkStart w:id="29281" w:name="_Toc183456572"/>
        <w:bookmarkStart w:id="29282" w:name="_Toc184813847"/>
        <w:bookmarkEnd w:id="29281"/>
        <w:bookmarkEnd w:id="29282"/>
      </w:del>
    </w:p>
    <w:p w14:paraId="7823F30B" w14:textId="5C925FB3" w:rsidR="00C37C60" w:rsidRPr="00C54E78" w:rsidDel="00890E54" w:rsidRDefault="00C37C60">
      <w:pPr>
        <w:pStyle w:val="Heading41"/>
        <w:shd w:val="clear" w:color="auto" w:fill="auto"/>
        <w:rPr>
          <w:del w:id="29283" w:author="Phuong Truong Thi" w:date="2024-11-20T12:59:00Z"/>
          <w:color w:val="000000"/>
        </w:rPr>
        <w:pPrChange w:id="29284" w:author="Phuong Truong Thi" w:date="2024-11-25T10:52:00Z">
          <w:pPr>
            <w:pStyle w:val="ListParagraph"/>
            <w:numPr>
              <w:ilvl w:val="0"/>
              <w:numId w:val="0"/>
            </w:numPr>
            <w:spacing w:before="0" w:line="240" w:lineRule="auto"/>
            <w:ind w:left="450" w:firstLine="0"/>
            <w:contextualSpacing w:val="0"/>
          </w:pPr>
        </w:pPrChange>
      </w:pPr>
      <w:bookmarkStart w:id="29285" w:name="_Toc183456573"/>
      <w:bookmarkStart w:id="29286" w:name="_Toc184813848"/>
      <w:bookmarkEnd w:id="29285"/>
      <w:bookmarkEnd w:id="29286"/>
    </w:p>
    <w:p w14:paraId="162FD9CB" w14:textId="7ACE0706" w:rsidR="00C37C60" w:rsidRPr="00C54E78" w:rsidDel="00890E54" w:rsidRDefault="00872D81">
      <w:pPr>
        <w:pStyle w:val="Heading41"/>
        <w:shd w:val="clear" w:color="auto" w:fill="auto"/>
        <w:rPr>
          <w:del w:id="29287" w:author="Phuong Truong Thi" w:date="2024-11-20T12:59:00Z"/>
          <w:color w:val="000000"/>
        </w:rPr>
        <w:pPrChange w:id="29288" w:author="Phuong Truong Thi" w:date="2024-11-25T10:52:00Z">
          <w:pPr>
            <w:pStyle w:val="ListParagraph"/>
            <w:numPr>
              <w:ilvl w:val="0"/>
              <w:numId w:val="146"/>
            </w:numPr>
            <w:spacing w:before="0" w:line="240" w:lineRule="auto"/>
            <w:ind w:left="720" w:hanging="540"/>
            <w:contextualSpacing w:val="0"/>
          </w:pPr>
        </w:pPrChange>
      </w:pPr>
      <w:del w:id="29289" w:author="Phuong Truong Thi" w:date="2024-11-20T12:59:00Z">
        <w:r w:rsidRPr="00C54E78" w:rsidDel="00890E54">
          <w:rPr>
            <w:color w:val="000000"/>
          </w:rPr>
          <w:delText xml:space="preserve">Tính năng </w:delText>
        </w:r>
        <w:r w:rsidR="00C37C60" w:rsidRPr="00C54E78" w:rsidDel="00890E54">
          <w:rPr>
            <w:color w:val="000000"/>
          </w:rPr>
          <w:delText>Sort</w:delText>
        </w:r>
        <w:bookmarkStart w:id="29290" w:name="_Toc183456574"/>
        <w:bookmarkStart w:id="29291" w:name="_Toc184813849"/>
        <w:bookmarkEnd w:id="29290"/>
        <w:bookmarkEnd w:id="29291"/>
      </w:del>
    </w:p>
    <w:p w14:paraId="45409114" w14:textId="1D0C0BEE" w:rsidR="00C37C60" w:rsidRPr="00C54E78" w:rsidDel="00890E54" w:rsidRDefault="00C37C60">
      <w:pPr>
        <w:pStyle w:val="Heading41"/>
        <w:shd w:val="clear" w:color="auto" w:fill="auto"/>
        <w:rPr>
          <w:del w:id="29292" w:author="Phuong Truong Thi" w:date="2024-11-20T12:59:00Z"/>
          <w:color w:val="000000"/>
        </w:rPr>
        <w:pPrChange w:id="29293" w:author="Phuong Truong Thi" w:date="2024-11-25T10:52:00Z">
          <w:pPr>
            <w:spacing w:before="0" w:line="240" w:lineRule="auto"/>
            <w:ind w:left="90" w:firstLine="90"/>
            <w:contextualSpacing w:val="0"/>
          </w:pPr>
        </w:pPrChange>
      </w:pPr>
      <w:del w:id="29294" w:author="Phuong Truong Thi" w:date="2024-11-20T12:59:00Z">
        <w:r w:rsidRPr="00C54E78" w:rsidDel="00890E54">
          <w:rPr>
            <w:color w:val="000000"/>
          </w:rPr>
          <w:delText xml:space="preserve">  </w:delText>
        </w:r>
        <w:r w:rsidRPr="00C54E78" w:rsidDel="00890E54">
          <w:delText>KH AF tăng giảm ròng</w:delText>
        </w:r>
        <w:r w:rsidR="00872D81" w:rsidRPr="00C54E78" w:rsidDel="00890E54">
          <w:rPr>
            <w:color w:val="000000"/>
          </w:rPr>
          <w:delText>User</w:delText>
        </w:r>
        <w:r w:rsidRPr="00C54E78" w:rsidDel="00890E54">
          <w:rPr>
            <w:color w:val="000000"/>
          </w:rPr>
          <w:delText>.</w:delText>
        </w:r>
        <w:bookmarkStart w:id="29295" w:name="_Toc183456575"/>
        <w:bookmarkStart w:id="29296" w:name="_Toc184813850"/>
        <w:bookmarkEnd w:id="29295"/>
        <w:bookmarkEnd w:id="29296"/>
      </w:del>
    </w:p>
    <w:p w14:paraId="590A95C3" w14:textId="7232779C" w:rsidR="00C37C60" w:rsidRPr="00C54E78" w:rsidDel="00890E54" w:rsidRDefault="00C37C60">
      <w:pPr>
        <w:pStyle w:val="Heading41"/>
        <w:shd w:val="clear" w:color="auto" w:fill="auto"/>
        <w:rPr>
          <w:del w:id="29297" w:author="Phuong Truong Thi" w:date="2024-11-20T12:59:00Z"/>
          <w:color w:val="000000"/>
        </w:rPr>
        <w:pPrChange w:id="29298" w:author="Phuong Truong Thi" w:date="2024-11-25T10:52:00Z">
          <w:pPr>
            <w:spacing w:before="0" w:line="240" w:lineRule="auto"/>
            <w:ind w:left="90" w:firstLine="90"/>
            <w:contextualSpacing w:val="0"/>
          </w:pPr>
        </w:pPrChange>
      </w:pPr>
      <w:bookmarkStart w:id="29299" w:name="_Toc183456576"/>
      <w:bookmarkStart w:id="29300" w:name="_Toc184813851"/>
      <w:bookmarkEnd w:id="29299"/>
      <w:bookmarkEnd w:id="29300"/>
    </w:p>
    <w:p w14:paraId="06205075" w14:textId="59B9D436" w:rsidR="00C37C60" w:rsidRPr="00C54E78" w:rsidDel="00890E54" w:rsidRDefault="00872D81">
      <w:pPr>
        <w:pStyle w:val="Heading41"/>
        <w:shd w:val="clear" w:color="auto" w:fill="auto"/>
        <w:rPr>
          <w:del w:id="29301" w:author="Phuong Truong Thi" w:date="2024-11-20T12:59:00Z"/>
          <w:color w:val="000000"/>
        </w:rPr>
        <w:pPrChange w:id="29302" w:author="Phuong Truong Thi" w:date="2024-11-25T10:52:00Z">
          <w:pPr>
            <w:pStyle w:val="ListParagraph"/>
            <w:numPr>
              <w:ilvl w:val="0"/>
              <w:numId w:val="146"/>
            </w:numPr>
            <w:spacing w:before="0" w:line="240" w:lineRule="auto"/>
            <w:ind w:left="720" w:hanging="540"/>
            <w:contextualSpacing w:val="0"/>
          </w:pPr>
        </w:pPrChange>
      </w:pPr>
      <w:del w:id="29303" w:author="Phuong Truong Thi" w:date="2024-11-20T12:59:00Z">
        <w:r w:rsidRPr="00C54E78" w:rsidDel="00890E54">
          <w:rPr>
            <w:color w:val="000000"/>
          </w:rPr>
          <w:delText xml:space="preserve">Tính năng </w:delText>
        </w:r>
        <w:r w:rsidR="00C37C60" w:rsidRPr="00C54E78" w:rsidDel="00890E54">
          <w:rPr>
            <w:color w:val="000000"/>
          </w:rPr>
          <w:delText>Điều chỉnh các trường hiển thị trên danh sách</w:delText>
        </w:r>
        <w:bookmarkStart w:id="29304" w:name="_Toc183456577"/>
        <w:bookmarkStart w:id="29305" w:name="_Toc184813852"/>
        <w:bookmarkEnd w:id="29304"/>
        <w:bookmarkEnd w:id="29305"/>
      </w:del>
    </w:p>
    <w:p w14:paraId="20BB3A39" w14:textId="7D0E0168" w:rsidR="00C37C60" w:rsidRPr="00C54E78" w:rsidDel="00471E7D" w:rsidRDefault="00C37C60">
      <w:pPr>
        <w:pStyle w:val="Heading41"/>
        <w:shd w:val="clear" w:color="auto" w:fill="auto"/>
        <w:rPr>
          <w:del w:id="29306" w:author="Phuong Truong Thi" w:date="2024-10-08T18:00:00Z"/>
        </w:rPr>
        <w:pPrChange w:id="29307" w:author="Phuong Truong Thi" w:date="2024-11-25T10:52:00Z">
          <w:pPr>
            <w:ind w:left="360"/>
          </w:pPr>
        </w:pPrChange>
      </w:pPr>
      <w:del w:id="29308" w:author="Phuong Truong Thi" w:date="2024-11-20T12:59:00Z">
        <w:r w:rsidRPr="00C54E78" w:rsidDel="00890E54">
          <w:delText xml:space="preserve">    Bước 1: </w:delText>
        </w:r>
      </w:del>
      <w:bookmarkStart w:id="29309" w:name="_Toc183456578"/>
      <w:bookmarkStart w:id="29310" w:name="_Toc184813853"/>
      <w:bookmarkEnd w:id="29309"/>
      <w:bookmarkEnd w:id="29310"/>
    </w:p>
    <w:p w14:paraId="49B56C81" w14:textId="77777777" w:rsidR="00C37C60" w:rsidRPr="00C54E78" w:rsidDel="00471E7D" w:rsidRDefault="00C37C60">
      <w:pPr>
        <w:pStyle w:val="Heading41"/>
        <w:shd w:val="clear" w:color="auto" w:fill="auto"/>
        <w:rPr>
          <w:del w:id="29311" w:author="Phuong Truong Thi" w:date="2024-10-08T18:00:00Z"/>
        </w:rPr>
        <w:pPrChange w:id="29312" w:author="Phuong Truong Thi" w:date="2024-11-25T10:52:00Z">
          <w:pPr/>
        </w:pPrChange>
      </w:pPr>
      <w:del w:id="29313" w:author="Phuong Truong Thi" w:date="2024-10-08T18:00:00Z">
        <w:r w:rsidRPr="00C54E78" w:rsidDel="00471E7D">
          <w:rPr>
            <w:i w:val="0"/>
            <w:iCs w:val="0"/>
          </w:rPr>
          <w:delText>Màn hình minh họa</w:delText>
        </w:r>
        <w:bookmarkStart w:id="29314" w:name="_Toc183456579"/>
        <w:bookmarkStart w:id="29315" w:name="_Toc184813854"/>
        <w:bookmarkEnd w:id="29314"/>
        <w:bookmarkEnd w:id="29315"/>
      </w:del>
    </w:p>
    <w:p w14:paraId="50107BDC" w14:textId="77777777" w:rsidR="00C37C60" w:rsidRPr="00C54E78" w:rsidDel="00FD6BA2" w:rsidRDefault="00C37C60">
      <w:pPr>
        <w:pStyle w:val="Heading41"/>
        <w:shd w:val="clear" w:color="auto" w:fill="auto"/>
        <w:rPr>
          <w:del w:id="29316" w:author="Phuong Truong Thi" w:date="2024-10-17T18:56:00Z"/>
        </w:rPr>
        <w:pPrChange w:id="29317" w:author="Phuong Truong Thi" w:date="2024-11-25T10:52:00Z">
          <w:pPr/>
        </w:pPrChange>
      </w:pPr>
      <w:del w:id="29318" w:author="Phuong Truong Thi" w:date="2024-10-08T18:00:00Z">
        <w:r w:rsidRPr="00C54E78" w:rsidDel="00471E7D">
          <w:rPr>
            <w:b w:val="0"/>
            <w:i w:val="0"/>
            <w:iCs w:val="0"/>
            <w:noProof/>
          </w:rPr>
          <w:drawing>
            <wp:inline distT="0" distB="0" distL="0" distR="0" wp14:anchorId="4D339732" wp14:editId="4F3C2990">
              <wp:extent cx="5821045" cy="2266950"/>
              <wp:effectExtent l="0" t="0" r="8255" b="0"/>
              <wp:docPr id="104669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29319" w:name="_Toc183456580"/>
      <w:bookmarkStart w:id="29320" w:name="_Toc184813855"/>
      <w:bookmarkEnd w:id="29319"/>
      <w:bookmarkEnd w:id="29320"/>
    </w:p>
    <w:p w14:paraId="170A7F27" w14:textId="20DB505D" w:rsidR="00C37C60" w:rsidRPr="00C54E78" w:rsidDel="00890E54" w:rsidRDefault="00C37C60">
      <w:pPr>
        <w:pStyle w:val="Heading41"/>
        <w:shd w:val="clear" w:color="auto" w:fill="auto"/>
        <w:rPr>
          <w:del w:id="29321" w:author="Phuong Truong Thi" w:date="2024-11-20T12:59:00Z"/>
          <w:color w:val="000000"/>
        </w:rPr>
        <w:pPrChange w:id="29322" w:author="Phuong Truong Thi" w:date="2024-11-25T10:52:00Z">
          <w:pPr>
            <w:spacing w:before="0" w:line="240" w:lineRule="auto"/>
            <w:ind w:left="360" w:hanging="360"/>
            <w:contextualSpacing w:val="0"/>
          </w:pPr>
        </w:pPrChange>
      </w:pPr>
      <w:del w:id="29323" w:author="Phuong Truong Thi" w:date="2024-11-20T12:59:00Z">
        <w:r w:rsidRPr="00C54E78" w:rsidDel="00890E54">
          <w:rPr>
            <w:color w:val="000000"/>
          </w:rPr>
          <w:delText xml:space="preserve"> </w:delText>
        </w:r>
        <w:r w:rsidRPr="00C54E78" w:rsidDel="00890E54">
          <w:delText>KH AF tăng giảm ròng</w:delText>
        </w:r>
        <w:r w:rsidR="00872D81" w:rsidRPr="00C54E78" w:rsidDel="00890E54">
          <w:rPr>
            <w:color w:val="000000"/>
          </w:rPr>
          <w:delText>User</w:delText>
        </w:r>
        <w:r w:rsidRPr="00C54E78" w:rsidDel="00890E54">
          <w:rPr>
            <w:color w:val="000000"/>
          </w:rPr>
          <w:delText xml:space="preserve">    Bước 2:     Bước 3:  lên danh sách.    Bước 4: </w:delText>
        </w:r>
        <w:bookmarkStart w:id="29324" w:name="_Toc183456581"/>
        <w:bookmarkStart w:id="29325" w:name="_Toc184813856"/>
        <w:bookmarkEnd w:id="29324"/>
        <w:bookmarkEnd w:id="29325"/>
      </w:del>
    </w:p>
    <w:p w14:paraId="08BCC739" w14:textId="6C277145" w:rsidR="00C37C60" w:rsidRPr="00C54E78" w:rsidDel="00890E54" w:rsidRDefault="00C37C60">
      <w:pPr>
        <w:pStyle w:val="Heading41"/>
        <w:shd w:val="clear" w:color="auto" w:fill="auto"/>
        <w:rPr>
          <w:del w:id="29326" w:author="Phuong Truong Thi" w:date="2024-11-20T12:59:00Z"/>
          <w:color w:val="000000"/>
        </w:rPr>
        <w:pPrChange w:id="29327" w:author="Phuong Truong Thi" w:date="2024-11-25T10:52:00Z">
          <w:pPr>
            <w:spacing w:before="0" w:line="240" w:lineRule="auto"/>
            <w:ind w:left="360" w:hanging="360"/>
            <w:contextualSpacing w:val="0"/>
          </w:pPr>
        </w:pPrChange>
      </w:pPr>
      <w:del w:id="29328" w:author="Phuong Truong Thi" w:date="2024-11-20T12:59:00Z">
        <w:r w:rsidRPr="00C54E78" w:rsidDel="00890E54">
          <w:rPr>
            <w:color w:val="000000"/>
          </w:rPr>
          <w:delText xml:space="preserve">    Bước 5: Danh sáchhiển thị </w:delText>
        </w:r>
        <w:bookmarkStart w:id="29329" w:name="_Toc183456582"/>
        <w:bookmarkStart w:id="29330" w:name="_Toc184813857"/>
        <w:bookmarkEnd w:id="29329"/>
        <w:bookmarkEnd w:id="29330"/>
      </w:del>
    </w:p>
    <w:p w14:paraId="34884864" w14:textId="3D659057" w:rsidR="00872D81" w:rsidRPr="00C54E78" w:rsidDel="00890E54" w:rsidRDefault="00872D81">
      <w:pPr>
        <w:pStyle w:val="Heading41"/>
        <w:shd w:val="clear" w:color="auto" w:fill="auto"/>
        <w:rPr>
          <w:del w:id="29331" w:author="Phuong Truong Thi" w:date="2024-11-20T12:59:00Z"/>
          <w:color w:val="000000"/>
        </w:rPr>
        <w:pPrChange w:id="29332" w:author="Phuong Truong Thi" w:date="2024-11-25T10:52:00Z">
          <w:pPr>
            <w:pStyle w:val="ListParagraph"/>
            <w:numPr>
              <w:ilvl w:val="0"/>
              <w:numId w:val="146"/>
            </w:numPr>
            <w:spacing w:before="0" w:line="240" w:lineRule="auto"/>
            <w:ind w:left="720"/>
            <w:contextualSpacing w:val="0"/>
          </w:pPr>
        </w:pPrChange>
      </w:pPr>
      <w:del w:id="29333" w:author="Phuong Truong Thi" w:date="2024-11-20T12:59:00Z">
        <w:r w:rsidRPr="00C54E78" w:rsidDel="00890E54">
          <w:rPr>
            <w:color w:val="000000"/>
          </w:rPr>
          <w:delText>Tính năng Tạo mới listview</w:delText>
        </w:r>
        <w:bookmarkStart w:id="29334" w:name="_Toc183456583"/>
        <w:bookmarkStart w:id="29335" w:name="_Toc184813858"/>
        <w:bookmarkEnd w:id="29334"/>
        <w:bookmarkEnd w:id="29335"/>
      </w:del>
    </w:p>
    <w:p w14:paraId="6B4DE297" w14:textId="6A68180B" w:rsidR="00872D81" w:rsidRPr="00C54E78" w:rsidDel="00890E54" w:rsidRDefault="00872D81">
      <w:pPr>
        <w:pStyle w:val="Heading41"/>
        <w:shd w:val="clear" w:color="auto" w:fill="auto"/>
        <w:rPr>
          <w:del w:id="29336" w:author="Phuong Truong Thi" w:date="2024-11-20T12:59:00Z"/>
          <w:color w:val="000000"/>
        </w:rPr>
        <w:pPrChange w:id="29337" w:author="Phuong Truong Thi" w:date="2024-11-25T10:52:00Z">
          <w:pPr>
            <w:spacing w:before="0" w:line="240" w:lineRule="auto"/>
            <w:ind w:left="360" w:hanging="360"/>
            <w:contextualSpacing w:val="0"/>
          </w:pPr>
        </w:pPrChange>
      </w:pPr>
      <w:del w:id="29338" w:author="Phuong Truong Thi" w:date="2024-11-20T12:59:00Z">
        <w:r w:rsidRPr="00C54E78" w:rsidDel="00890E54">
          <w:rPr>
            <w:color w:val="000000"/>
          </w:rPr>
          <w:delText xml:space="preserve">   Tạo ra danh sách listview mới</w:delText>
        </w:r>
        <w:bookmarkStart w:id="29339" w:name="_Toc183456584"/>
        <w:bookmarkStart w:id="29340" w:name="_Toc184813859"/>
        <w:bookmarkEnd w:id="29339"/>
        <w:bookmarkEnd w:id="29340"/>
      </w:del>
    </w:p>
    <w:p w14:paraId="5B893E0B" w14:textId="46BCFC9C" w:rsidR="00872D81" w:rsidRPr="00C54E78" w:rsidDel="00890E54" w:rsidRDefault="00872D81">
      <w:pPr>
        <w:pStyle w:val="Heading41"/>
        <w:shd w:val="clear" w:color="auto" w:fill="auto"/>
        <w:rPr>
          <w:del w:id="29341" w:author="Phuong Truong Thi" w:date="2024-11-20T12:59:00Z"/>
          <w:color w:val="000000"/>
        </w:rPr>
        <w:pPrChange w:id="29342" w:author="Phuong Truong Thi" w:date="2024-11-25T10:52:00Z">
          <w:pPr>
            <w:pStyle w:val="ListParagraph"/>
            <w:numPr>
              <w:ilvl w:val="0"/>
              <w:numId w:val="146"/>
            </w:numPr>
            <w:spacing w:before="0" w:line="240" w:lineRule="auto"/>
            <w:ind w:left="720"/>
            <w:contextualSpacing w:val="0"/>
          </w:pPr>
        </w:pPrChange>
      </w:pPr>
      <w:del w:id="29343" w:author="Phuong Truong Thi" w:date="2024-11-20T12:59:00Z">
        <w:r w:rsidRPr="00C54E78" w:rsidDel="00890E54">
          <w:rPr>
            <w:color w:val="000000"/>
          </w:rPr>
          <w:delText xml:space="preserve">    Bước :  KHUser    Bước :     Bước     Bước     Bước     Bước Tính năng Clone listview</w:delText>
        </w:r>
        <w:bookmarkStart w:id="29344" w:name="_Toc183456585"/>
        <w:bookmarkStart w:id="29345" w:name="_Toc184813860"/>
        <w:bookmarkEnd w:id="29344"/>
        <w:bookmarkEnd w:id="29345"/>
      </w:del>
    </w:p>
    <w:p w14:paraId="3B1E1053" w14:textId="3A4CDC16" w:rsidR="00872D81" w:rsidRPr="00C54E78" w:rsidDel="00890E54" w:rsidRDefault="00872D81">
      <w:pPr>
        <w:pStyle w:val="Heading41"/>
        <w:shd w:val="clear" w:color="auto" w:fill="auto"/>
        <w:rPr>
          <w:del w:id="29346" w:author="Phuong Truong Thi" w:date="2024-11-20T12:59:00Z"/>
          <w:color w:val="000000"/>
        </w:rPr>
        <w:pPrChange w:id="29347" w:author="Phuong Truong Thi" w:date="2024-11-25T10:52:00Z">
          <w:pPr>
            <w:spacing w:before="0" w:line="240" w:lineRule="auto"/>
            <w:contextualSpacing w:val="0"/>
          </w:pPr>
        </w:pPrChange>
      </w:pPr>
      <w:del w:id="29348" w:author="Phuong Truong Thi" w:date="2024-11-20T12:59:00Z">
        <w:r w:rsidRPr="00C54E78" w:rsidDel="00890E54">
          <w:rPr>
            <w:color w:val="000000"/>
          </w:rPr>
          <w:delText xml:space="preserve">   Tạo ra danh sách khách hàng khác được sao chép từ danh sách hiện tại</w:delText>
        </w:r>
        <w:bookmarkStart w:id="29349" w:name="_Toc183456586"/>
        <w:bookmarkStart w:id="29350" w:name="_Toc184813861"/>
        <w:bookmarkEnd w:id="29349"/>
        <w:bookmarkEnd w:id="29350"/>
      </w:del>
    </w:p>
    <w:p w14:paraId="45C68EE6" w14:textId="4AB97868" w:rsidR="00872D81" w:rsidRPr="00C54E78" w:rsidDel="00890E54" w:rsidRDefault="00872D81">
      <w:pPr>
        <w:pStyle w:val="Heading41"/>
        <w:shd w:val="clear" w:color="auto" w:fill="auto"/>
        <w:rPr>
          <w:del w:id="29351" w:author="Phuong Truong Thi" w:date="2024-11-20T12:59:00Z"/>
          <w:color w:val="000000"/>
        </w:rPr>
        <w:pPrChange w:id="29352" w:author="Phuong Truong Thi" w:date="2024-11-25T10:52:00Z">
          <w:pPr>
            <w:spacing w:before="0" w:line="240" w:lineRule="auto"/>
            <w:ind w:left="360" w:hanging="360"/>
            <w:contextualSpacing w:val="0"/>
          </w:pPr>
        </w:pPrChange>
      </w:pPr>
      <w:del w:id="29353" w:author="Phuong Truong Thi" w:date="2024-11-20T12:59:00Z">
        <w:r w:rsidRPr="00C54E78" w:rsidDel="00890E54">
          <w:rPr>
            <w:color w:val="000000"/>
          </w:rPr>
          <w:delText xml:space="preserve">    Bước :  KHUser    Bước : Clone    Bước     Bước     Bước     Bước </w:delText>
        </w:r>
        <w:bookmarkStart w:id="29354" w:name="_Toc183456587"/>
        <w:bookmarkStart w:id="29355" w:name="_Toc184813862"/>
        <w:bookmarkEnd w:id="29354"/>
        <w:bookmarkEnd w:id="29355"/>
      </w:del>
    </w:p>
    <w:p w14:paraId="7E948E23" w14:textId="5F750CC9" w:rsidR="00307C05" w:rsidRPr="00CF1252" w:rsidRDefault="00613BB7" w:rsidP="00613BB7">
      <w:pPr>
        <w:pStyle w:val="Heading41"/>
        <w:shd w:val="clear" w:color="auto" w:fill="auto"/>
        <w:rPr>
          <w:ins w:id="29356" w:author="Phuong Truong Thi" w:date="2024-11-25T10:52:00Z"/>
          <w:i w:val="0"/>
          <w:iCs w:val="0"/>
          <w:sz w:val="28"/>
          <w:szCs w:val="28"/>
          <w:rPrChange w:id="29357" w:author="Phuong Truong Thi" w:date="2024-11-25T18:20:00Z">
            <w:rPr>
              <w:ins w:id="29358" w:author="Phuong Truong Thi" w:date="2024-11-25T10:52:00Z"/>
            </w:rPr>
          </w:rPrChange>
        </w:rPr>
      </w:pPr>
      <w:bookmarkStart w:id="29359" w:name="_Toc184813863"/>
      <w:ins w:id="29360" w:author="Phuong Truong Thi" w:date="2024-11-25T10:52:00Z">
        <w:r w:rsidRPr="00CF1252">
          <w:rPr>
            <w:i w:val="0"/>
            <w:iCs w:val="0"/>
            <w:rPrChange w:id="29361" w:author="Phuong Truong Thi" w:date="2024-11-25T18:20:00Z">
              <w:rPr/>
            </w:rPrChange>
          </w:rPr>
          <w:t xml:space="preserve">Xem báo cáo số lượng </w:t>
        </w:r>
      </w:ins>
      <w:ins w:id="29362" w:author="Phuong Truong Thi" w:date="2024-11-25T10:54:00Z">
        <w:r w:rsidRPr="00CF1252">
          <w:rPr>
            <w:i w:val="0"/>
            <w:iCs w:val="0"/>
            <w:rPrChange w:id="29363" w:author="Phuong Truong Thi" w:date="2024-11-25T18:20:00Z">
              <w:rPr/>
            </w:rPrChange>
          </w:rPr>
          <w:t>KH AF tăng giảm ròng</w:t>
        </w:r>
        <w:bookmarkEnd w:id="29359"/>
        <w:r w:rsidRPr="00CF1252" w:rsidDel="00613BB7">
          <w:rPr>
            <w:i w:val="0"/>
            <w:iCs w:val="0"/>
            <w:rPrChange w:id="29364" w:author="Phuong Truong Thi" w:date="2024-11-25T18:20:00Z">
              <w:rPr/>
            </w:rPrChange>
          </w:rPr>
          <w:t xml:space="preserve"> </w:t>
        </w:r>
      </w:ins>
      <w:del w:id="29365" w:author="Phuong Truong Thi" w:date="2024-11-25T10:51:00Z">
        <w:r w:rsidR="00307C05" w:rsidRPr="00CF1252" w:rsidDel="00613BB7">
          <w:rPr>
            <w:i w:val="0"/>
            <w:iCs w:val="0"/>
            <w:rPrChange w:id="29366" w:author="Phuong Truong Thi" w:date="2024-11-25T18:20:00Z">
              <w:rPr/>
            </w:rPrChange>
          </w:rPr>
          <w:delText>PORT</w:delText>
        </w:r>
        <w:r w:rsidR="00307C05" w:rsidRPr="00CF1252" w:rsidDel="00613BB7">
          <w:rPr>
            <w:i w:val="0"/>
            <w:iCs w:val="0"/>
            <w:lang w:val="vi-VN"/>
            <w:rPrChange w:id="29367" w:author="Phuong Truong Thi" w:date="2024-11-25T18:20:00Z">
              <w:rPr>
                <w:lang w:val="vi-VN"/>
              </w:rPr>
            </w:rPrChange>
          </w:rPr>
          <w:delText>.0</w:delText>
        </w:r>
        <w:r w:rsidR="00261DF8" w:rsidRPr="00CF1252" w:rsidDel="00613BB7">
          <w:rPr>
            <w:i w:val="0"/>
            <w:iCs w:val="0"/>
            <w:rPrChange w:id="29368" w:author="Phuong Truong Thi" w:date="2024-11-25T18:20:00Z">
              <w:rPr/>
            </w:rPrChange>
          </w:rPr>
          <w:delText>8</w:delText>
        </w:r>
        <w:r w:rsidR="00307C05" w:rsidRPr="00CF1252" w:rsidDel="00613BB7">
          <w:rPr>
            <w:i w:val="0"/>
            <w:iCs w:val="0"/>
            <w:rPrChange w:id="29369" w:author="Phuong Truong Thi" w:date="2024-11-25T18:20:00Z">
              <w:rPr/>
            </w:rPrChange>
          </w:rPr>
          <w:delText xml:space="preserve"> </w:delText>
        </w:r>
        <w:r w:rsidR="00307C05" w:rsidRPr="00CF1252" w:rsidDel="00613BB7">
          <w:rPr>
            <w:i w:val="0"/>
            <w:iCs w:val="0"/>
            <w:lang w:val="vi-VN"/>
            <w:rPrChange w:id="29370" w:author="Phuong Truong Thi" w:date="2024-11-25T18:20:00Z">
              <w:rPr>
                <w:lang w:val="vi-VN"/>
              </w:rPr>
            </w:rPrChange>
          </w:rPr>
          <w:delText>–</w:delText>
        </w:r>
        <w:r w:rsidR="00307C05" w:rsidRPr="00CF1252" w:rsidDel="00613BB7">
          <w:rPr>
            <w:i w:val="0"/>
            <w:iCs w:val="0"/>
            <w:rPrChange w:id="29371" w:author="Phuong Truong Thi" w:date="2024-11-25T18:20:00Z">
              <w:rPr/>
            </w:rPrChange>
          </w:rPr>
          <w:delText xml:space="preserve"> </w:delText>
        </w:r>
      </w:del>
      <w:del w:id="29372" w:author="Phuong Truong Thi" w:date="2024-10-16T01:19:00Z">
        <w:r w:rsidR="00307C05" w:rsidRPr="00CF1252" w:rsidDel="00627CBD">
          <w:rPr>
            <w:i w:val="0"/>
            <w:iCs w:val="0"/>
            <w:rPrChange w:id="29373" w:author="Phuong Truong Thi" w:date="2024-11-25T18:20:00Z">
              <w:rPr/>
            </w:rPrChange>
          </w:rPr>
          <w:delText>D</w:delText>
        </w:r>
      </w:del>
      <w:del w:id="29374" w:author="Phuong Truong Thi" w:date="2024-11-25T10:51:00Z">
        <w:r w:rsidR="00307C05" w:rsidRPr="00CF1252" w:rsidDel="00613BB7">
          <w:rPr>
            <w:i w:val="0"/>
            <w:iCs w:val="0"/>
            <w:rPrChange w:id="29375" w:author="Phuong Truong Thi" w:date="2024-11-25T18:20:00Z">
              <w:rPr/>
            </w:rPrChange>
          </w:rPr>
          <w:delText xml:space="preserve">anh sách KH </w:delText>
        </w:r>
        <w:r w:rsidR="00EA757D" w:rsidRPr="00CF1252" w:rsidDel="00613BB7">
          <w:rPr>
            <w:i w:val="0"/>
            <w:iCs w:val="0"/>
            <w:rPrChange w:id="29376" w:author="Phuong Truong Thi" w:date="2024-11-25T18:20:00Z">
              <w:rPr/>
            </w:rPrChange>
          </w:rPr>
          <w:delText xml:space="preserve">MAF </w:delText>
        </w:r>
        <w:r w:rsidR="00307C05" w:rsidRPr="00CF1252" w:rsidDel="00613BB7">
          <w:rPr>
            <w:i w:val="0"/>
            <w:iCs w:val="0"/>
            <w:rPrChange w:id="29377" w:author="Phuong Truong Thi" w:date="2024-11-25T18:20:00Z">
              <w:rPr/>
            </w:rPrChange>
          </w:rPr>
          <w:delText xml:space="preserve">tăng giảm ròng </w:delText>
        </w:r>
        <w:r w:rsidR="003828A9" w:rsidRPr="00CF1252" w:rsidDel="00613BB7">
          <w:rPr>
            <w:i w:val="0"/>
            <w:iCs w:val="0"/>
            <w:rPrChange w:id="29378" w:author="Phuong Truong Thi" w:date="2024-11-25T18:20:00Z">
              <w:rPr/>
            </w:rPrChange>
          </w:rPr>
          <w:delText>(Net MAF)</w:delText>
        </w:r>
      </w:del>
      <w:bookmarkEnd w:id="29244"/>
    </w:p>
    <w:p w14:paraId="2F03DDDC" w14:textId="77777777" w:rsidR="00A672A9" w:rsidRDefault="00A672A9" w:rsidP="00A672A9">
      <w:pPr>
        <w:pStyle w:val="Heading31"/>
        <w:keepNext w:val="0"/>
        <w:numPr>
          <w:ilvl w:val="0"/>
          <w:numId w:val="0"/>
        </w:numPr>
        <w:outlineLvl w:val="9"/>
        <w:rPr>
          <w:ins w:id="29379" w:author="Phuong Truong Thi" w:date="2024-11-25T11:09:00Z"/>
          <w:b w:val="0"/>
          <w:bCs w:val="0"/>
          <w:sz w:val="24"/>
          <w:szCs w:val="24"/>
        </w:rPr>
      </w:pPr>
      <w:ins w:id="29380" w:author="Phuong Truong Thi" w:date="2024-11-25T11:08:00Z">
        <w:r w:rsidRPr="00A672A9">
          <w:rPr>
            <w:b w:val="0"/>
            <w:bCs w:val="0"/>
            <w:sz w:val="24"/>
            <w:szCs w:val="24"/>
            <w:rPrChange w:id="29381" w:author="Phuong Truong Thi" w:date="2024-11-25T11:09:00Z">
              <w:rPr>
                <w:b w:val="0"/>
                <w:bCs w:val="0"/>
                <w:i/>
                <w:iCs/>
              </w:rPr>
            </w:rPrChange>
          </w:rPr>
          <w:t>Hỗ trợ</w:t>
        </w:r>
        <w:r w:rsidRPr="00A672A9">
          <w:rPr>
            <w:b w:val="0"/>
            <w:bCs w:val="0"/>
            <w:rPrChange w:id="29382" w:author="Phuong Truong Thi" w:date="2024-11-25T11:09:00Z">
              <w:rPr>
                <w:b w:val="0"/>
                <w:bCs w:val="0"/>
                <w:i/>
                <w:iCs/>
              </w:rPr>
            </w:rPrChange>
          </w:rPr>
          <w:t xml:space="preserve"> </w:t>
        </w:r>
        <w:r w:rsidRPr="00A672A9">
          <w:rPr>
            <w:b w:val="0"/>
            <w:bCs w:val="0"/>
            <w:sz w:val="24"/>
            <w:szCs w:val="24"/>
          </w:rPr>
          <w:t xml:space="preserve">NSD nhìn thấy số lượng KH </w:t>
        </w:r>
      </w:ins>
      <w:ins w:id="29383" w:author="Phuong Truong Thi" w:date="2024-11-25T11:09:00Z">
        <w:r>
          <w:rPr>
            <w:b w:val="0"/>
            <w:bCs w:val="0"/>
            <w:sz w:val="24"/>
            <w:szCs w:val="24"/>
          </w:rPr>
          <w:t>AF</w:t>
        </w:r>
      </w:ins>
      <w:ins w:id="29384" w:author="Phuong Truong Thi" w:date="2024-11-25T11:08:00Z">
        <w:r w:rsidRPr="00A672A9">
          <w:rPr>
            <w:b w:val="0"/>
            <w:bCs w:val="0"/>
            <w:sz w:val="24"/>
            <w:szCs w:val="24"/>
          </w:rPr>
          <w:t xml:space="preserve"> tăng giảm ròng dưới dạng báo cáo</w:t>
        </w:r>
      </w:ins>
    </w:p>
    <w:p w14:paraId="78A473E7" w14:textId="746DAFF2" w:rsidR="00A672A9" w:rsidRPr="00973413" w:rsidRDefault="00A672A9">
      <w:pPr>
        <w:pStyle w:val="Heading31"/>
        <w:keepNext w:val="0"/>
        <w:numPr>
          <w:ilvl w:val="0"/>
          <w:numId w:val="0"/>
        </w:numPr>
        <w:outlineLvl w:val="9"/>
        <w:rPr>
          <w:ins w:id="29385" w:author="Phuong Truong Thi" w:date="2024-11-25T11:09:00Z"/>
          <w:b w:val="0"/>
          <w:bCs w:val="0"/>
          <w:sz w:val="24"/>
          <w:szCs w:val="24"/>
        </w:rPr>
        <w:pPrChange w:id="29386" w:author="Phuong Truong Thi" w:date="2024-11-25T11:09:00Z">
          <w:pPr>
            <w:pStyle w:val="Heading31"/>
            <w:keepNext w:val="0"/>
            <w:numPr>
              <w:ilvl w:val="0"/>
            </w:numPr>
            <w:ind w:left="0" w:firstLine="0"/>
            <w:outlineLvl w:val="9"/>
          </w:pPr>
        </w:pPrChange>
      </w:pPr>
      <w:ins w:id="29387" w:author="Phuong Truong Thi" w:date="2024-11-25T11:09:00Z">
        <w:r w:rsidRPr="00973413">
          <w:rPr>
            <w:b w:val="0"/>
            <w:bCs w:val="0"/>
            <w:sz w:val="24"/>
            <w:szCs w:val="24"/>
          </w:rPr>
          <w:t>Bước 1: User đăng nhập hệ thống</w:t>
        </w:r>
      </w:ins>
    </w:p>
    <w:p w14:paraId="57FF602D" w14:textId="77777777" w:rsidR="00A672A9" w:rsidRDefault="00A672A9">
      <w:pPr>
        <w:pStyle w:val="Heading31"/>
        <w:keepNext w:val="0"/>
        <w:widowControl w:val="0"/>
        <w:numPr>
          <w:ilvl w:val="0"/>
          <w:numId w:val="0"/>
        </w:numPr>
        <w:ind w:left="504" w:hanging="504"/>
        <w:outlineLvl w:val="9"/>
        <w:rPr>
          <w:ins w:id="29388" w:author="Phuong Truong Thi" w:date="2024-11-25T11:09:00Z"/>
          <w:b w:val="0"/>
          <w:bCs w:val="0"/>
          <w:sz w:val="24"/>
          <w:szCs w:val="24"/>
        </w:rPr>
        <w:pPrChange w:id="29389" w:author="Phuong Truong Thi" w:date="2024-11-25T11:09:00Z">
          <w:pPr>
            <w:pStyle w:val="Heading31"/>
            <w:keepNext w:val="0"/>
            <w:widowControl w:val="0"/>
            <w:numPr>
              <w:ilvl w:val="0"/>
            </w:numPr>
            <w:ind w:left="720" w:hanging="360"/>
            <w:outlineLvl w:val="9"/>
          </w:pPr>
        </w:pPrChange>
      </w:pPr>
      <w:ins w:id="29390" w:author="Phuong Truong Thi" w:date="2024-11-25T11:09:00Z">
        <w:r w:rsidRPr="00973413">
          <w:rPr>
            <w:b w:val="0"/>
            <w:bCs w:val="0"/>
            <w:sz w:val="24"/>
            <w:szCs w:val="24"/>
          </w:rPr>
          <w:t xml:space="preserve">Bước 2: Truy cập </w:t>
        </w:r>
        <w:r>
          <w:rPr>
            <w:b w:val="0"/>
            <w:bCs w:val="0"/>
            <w:sz w:val="24"/>
            <w:szCs w:val="24"/>
          </w:rPr>
          <w:t>màn hình Account</w:t>
        </w:r>
      </w:ins>
    </w:p>
    <w:p w14:paraId="7B19708A" w14:textId="77777777" w:rsidR="00A672A9" w:rsidRPr="00973413" w:rsidRDefault="00A672A9">
      <w:pPr>
        <w:pStyle w:val="Heading31"/>
        <w:keepNext w:val="0"/>
        <w:widowControl w:val="0"/>
        <w:numPr>
          <w:ilvl w:val="0"/>
          <w:numId w:val="0"/>
        </w:numPr>
        <w:ind w:left="504" w:hanging="504"/>
        <w:outlineLvl w:val="9"/>
        <w:rPr>
          <w:ins w:id="29391" w:author="Phuong Truong Thi" w:date="2024-11-25T11:09:00Z"/>
          <w:b w:val="0"/>
          <w:bCs w:val="0"/>
          <w:sz w:val="24"/>
          <w:szCs w:val="24"/>
        </w:rPr>
        <w:pPrChange w:id="29392" w:author="Phuong Truong Thi" w:date="2024-11-25T11:09:00Z">
          <w:pPr>
            <w:pStyle w:val="Heading31"/>
            <w:keepNext w:val="0"/>
            <w:widowControl w:val="0"/>
            <w:numPr>
              <w:ilvl w:val="0"/>
            </w:numPr>
            <w:ind w:left="720" w:hanging="360"/>
            <w:outlineLvl w:val="9"/>
          </w:pPr>
        </w:pPrChange>
      </w:pPr>
      <w:ins w:id="29393" w:author="Phuong Truong Thi" w:date="2024-11-25T11:09:00Z">
        <w:r>
          <w:rPr>
            <w:b w:val="0"/>
            <w:bCs w:val="0"/>
            <w:sz w:val="24"/>
            <w:szCs w:val="24"/>
          </w:rPr>
          <w:t>Bước 3: Chọn listview “Net AF”</w:t>
        </w:r>
      </w:ins>
    </w:p>
    <w:p w14:paraId="19FF684E" w14:textId="09BB5AE2" w:rsidR="00A672A9" w:rsidRDefault="00A672A9" w:rsidP="00A672A9">
      <w:pPr>
        <w:pStyle w:val="Heading31"/>
        <w:keepNext w:val="0"/>
        <w:widowControl w:val="0"/>
        <w:numPr>
          <w:ilvl w:val="0"/>
          <w:numId w:val="0"/>
        </w:numPr>
        <w:ind w:left="504" w:hanging="504"/>
        <w:outlineLvl w:val="9"/>
        <w:rPr>
          <w:ins w:id="29394" w:author="Phuong Truong Thi" w:date="2024-11-25T17:10:00Z"/>
          <w:b w:val="0"/>
          <w:bCs w:val="0"/>
          <w:sz w:val="24"/>
          <w:szCs w:val="24"/>
        </w:rPr>
      </w:pPr>
      <w:ins w:id="29395" w:author="Phuong Truong Thi" w:date="2024-11-25T11:09:00Z">
        <w:r w:rsidRPr="00973413">
          <w:rPr>
            <w:b w:val="0"/>
            <w:bCs w:val="0"/>
            <w:sz w:val="24"/>
            <w:szCs w:val="24"/>
          </w:rPr>
          <w:t xml:space="preserve">Bước </w:t>
        </w:r>
      </w:ins>
      <w:ins w:id="29396" w:author="Phuong Truong Thi" w:date="2024-11-25T11:10:00Z">
        <w:r>
          <w:rPr>
            <w:b w:val="0"/>
            <w:bCs w:val="0"/>
            <w:sz w:val="24"/>
            <w:szCs w:val="24"/>
          </w:rPr>
          <w:t>4</w:t>
        </w:r>
      </w:ins>
      <w:ins w:id="29397" w:author="Phuong Truong Thi" w:date="2024-11-25T11:09:00Z">
        <w:r w:rsidRPr="00973413">
          <w:rPr>
            <w:b w:val="0"/>
            <w:bCs w:val="0"/>
            <w:sz w:val="24"/>
            <w:szCs w:val="24"/>
          </w:rPr>
          <w:t>: Click vào nút “Net AF” trên màn hình Net AF</w:t>
        </w:r>
      </w:ins>
    </w:p>
    <w:p w14:paraId="0A836C74" w14:textId="38FB1BDE" w:rsidR="00665C61" w:rsidRPr="00973413" w:rsidRDefault="00665C61">
      <w:pPr>
        <w:pStyle w:val="Heading31"/>
        <w:keepNext w:val="0"/>
        <w:widowControl w:val="0"/>
        <w:numPr>
          <w:ilvl w:val="0"/>
          <w:numId w:val="0"/>
        </w:numPr>
        <w:ind w:left="504" w:hanging="504"/>
        <w:outlineLvl w:val="9"/>
        <w:rPr>
          <w:ins w:id="29398" w:author="Phuong Truong Thi" w:date="2024-11-25T11:09:00Z"/>
          <w:b w:val="0"/>
          <w:bCs w:val="0"/>
          <w:sz w:val="24"/>
          <w:szCs w:val="24"/>
        </w:rPr>
        <w:pPrChange w:id="29399" w:author="Phuong Truong Thi" w:date="2024-11-25T11:09:00Z">
          <w:pPr>
            <w:pStyle w:val="Heading31"/>
            <w:keepNext w:val="0"/>
            <w:widowControl w:val="0"/>
            <w:numPr>
              <w:ilvl w:val="0"/>
            </w:numPr>
            <w:ind w:left="720" w:hanging="360"/>
            <w:outlineLvl w:val="9"/>
          </w:pPr>
        </w:pPrChange>
      </w:pPr>
      <w:ins w:id="29400" w:author="Phuong Truong Thi" w:date="2024-11-25T17:10:00Z">
        <w:r>
          <w:rPr>
            <w:noProof/>
            <w:lang w:eastAsia="en-US"/>
          </w:rPr>
          <w:drawing>
            <wp:inline distT="0" distB="0" distL="0" distR="0" wp14:anchorId="1468E34D" wp14:editId="7FCDA3AB">
              <wp:extent cx="5821045" cy="3322320"/>
              <wp:effectExtent l="0" t="0" r="8255" b="0"/>
              <wp:docPr id="6152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87239" name=""/>
                      <pic:cNvPicPr/>
                    </pic:nvPicPr>
                    <pic:blipFill>
                      <a:blip r:embed="rId32"/>
                      <a:stretch>
                        <a:fillRect/>
                      </a:stretch>
                    </pic:blipFill>
                    <pic:spPr>
                      <a:xfrm>
                        <a:off x="0" y="0"/>
                        <a:ext cx="5821045" cy="3322320"/>
                      </a:xfrm>
                      <a:prstGeom prst="rect">
                        <a:avLst/>
                      </a:prstGeom>
                    </pic:spPr>
                  </pic:pic>
                </a:graphicData>
              </a:graphic>
            </wp:inline>
          </w:drawing>
        </w:r>
      </w:ins>
    </w:p>
    <w:p w14:paraId="765129B6" w14:textId="77777777" w:rsidR="00A672A9" w:rsidRDefault="00A672A9">
      <w:pPr>
        <w:pStyle w:val="Heading31"/>
        <w:keepNext w:val="0"/>
        <w:widowControl w:val="0"/>
        <w:numPr>
          <w:ilvl w:val="0"/>
          <w:numId w:val="0"/>
        </w:numPr>
        <w:ind w:left="504" w:hanging="504"/>
        <w:outlineLvl w:val="9"/>
        <w:rPr>
          <w:ins w:id="29401" w:author="Phuong Truong Thi" w:date="2024-11-25T11:09:00Z"/>
          <w:b w:val="0"/>
          <w:bCs w:val="0"/>
          <w:sz w:val="24"/>
          <w:szCs w:val="24"/>
        </w:rPr>
        <w:pPrChange w:id="29402" w:author="Phuong Truong Thi" w:date="2024-11-25T11:09:00Z">
          <w:pPr>
            <w:pStyle w:val="Heading31"/>
            <w:keepNext w:val="0"/>
            <w:widowControl w:val="0"/>
            <w:numPr>
              <w:ilvl w:val="0"/>
            </w:numPr>
            <w:ind w:left="720" w:hanging="360"/>
            <w:outlineLvl w:val="9"/>
          </w:pPr>
        </w:pPrChange>
      </w:pPr>
      <w:ins w:id="29403" w:author="Phuong Truong Thi" w:date="2024-11-25T11:09:00Z">
        <w:r w:rsidRPr="00973413">
          <w:rPr>
            <w:b w:val="0"/>
            <w:bCs w:val="0"/>
            <w:sz w:val="24"/>
            <w:szCs w:val="24"/>
          </w:rPr>
          <w:t>Bước 5: Hệ thống điều hướng đến Dashboard AF gồm 3 báo cáo sau:</w:t>
        </w:r>
      </w:ins>
    </w:p>
    <w:tbl>
      <w:tblPr>
        <w:tblStyle w:val="TableGrid"/>
        <w:tblW w:w="0" w:type="auto"/>
        <w:tblInd w:w="-5" w:type="dxa"/>
        <w:tblLook w:val="04A0" w:firstRow="1" w:lastRow="0" w:firstColumn="1" w:lastColumn="0" w:noHBand="0" w:noVBand="1"/>
        <w:tblPrChange w:id="29404" w:author="Phuong Truong Thi" w:date="2024-12-11T11:58:00Z" w16du:dateUtc="2024-12-11T04:58:00Z">
          <w:tblPr>
            <w:tblStyle w:val="TableGrid"/>
            <w:tblW w:w="0" w:type="auto"/>
            <w:tblInd w:w="-5" w:type="dxa"/>
            <w:tblLook w:val="04A0" w:firstRow="1" w:lastRow="0" w:firstColumn="1" w:lastColumn="0" w:noHBand="0" w:noVBand="1"/>
          </w:tblPr>
        </w:tblPrChange>
      </w:tblPr>
      <w:tblGrid>
        <w:gridCol w:w="900"/>
        <w:gridCol w:w="1620"/>
        <w:gridCol w:w="4860"/>
        <w:gridCol w:w="1782"/>
        <w:tblGridChange w:id="29405">
          <w:tblGrid>
            <w:gridCol w:w="5"/>
            <w:gridCol w:w="85"/>
            <w:gridCol w:w="810"/>
            <w:gridCol w:w="5"/>
            <w:gridCol w:w="85"/>
            <w:gridCol w:w="1530"/>
            <w:gridCol w:w="460"/>
            <w:gridCol w:w="85"/>
            <w:gridCol w:w="3780"/>
            <w:gridCol w:w="85"/>
            <w:gridCol w:w="450"/>
            <w:gridCol w:w="1782"/>
            <w:gridCol w:w="5"/>
            <w:gridCol w:w="85"/>
          </w:tblGrid>
        </w:tblGridChange>
      </w:tblGrid>
      <w:tr w:rsidR="00A672A9" w14:paraId="05173BE3" w14:textId="77777777" w:rsidTr="00EA72F0">
        <w:trPr>
          <w:tblHeader/>
          <w:ins w:id="29406" w:author="Phuong Truong Thi" w:date="2024-11-25T11:11:00Z"/>
          <w:trPrChange w:id="29407" w:author="Phuong Truong Thi" w:date="2024-12-11T11:58:00Z" w16du:dateUtc="2024-12-11T04:58:00Z">
            <w:trPr>
              <w:gridBefore w:val="2"/>
            </w:trPr>
          </w:trPrChange>
        </w:trPr>
        <w:tc>
          <w:tcPr>
            <w:tcW w:w="900" w:type="dxa"/>
            <w:shd w:val="clear" w:color="auto" w:fill="D5DCE4" w:themeFill="text2" w:themeFillTint="33"/>
            <w:tcPrChange w:id="29408" w:author="Phuong Truong Thi" w:date="2024-12-11T11:58:00Z" w16du:dateUtc="2024-12-11T04:58:00Z">
              <w:tcPr>
                <w:tcW w:w="900" w:type="dxa"/>
                <w:gridSpan w:val="3"/>
                <w:shd w:val="clear" w:color="auto" w:fill="D5DCE4" w:themeFill="text2" w:themeFillTint="33"/>
              </w:tcPr>
            </w:tcPrChange>
          </w:tcPr>
          <w:p w14:paraId="15852389" w14:textId="77777777" w:rsidR="00A672A9" w:rsidRPr="00694305" w:rsidRDefault="00A672A9">
            <w:pPr>
              <w:pStyle w:val="Heading31"/>
              <w:keepNext w:val="0"/>
              <w:widowControl w:val="0"/>
              <w:numPr>
                <w:ilvl w:val="0"/>
                <w:numId w:val="0"/>
              </w:numPr>
              <w:rPr>
                <w:ins w:id="29409" w:author="Phuong Truong Thi" w:date="2024-11-25T11:11:00Z"/>
                <w:sz w:val="24"/>
                <w:szCs w:val="24"/>
              </w:rPr>
              <w:pPrChange w:id="29410" w:author="Phuong Truong Thi" w:date="2024-11-25T11:11:00Z">
                <w:pPr>
                  <w:pStyle w:val="Heading31"/>
                  <w:keepNext w:val="0"/>
                  <w:widowControl w:val="0"/>
                  <w:numPr>
                    <w:ilvl w:val="0"/>
                  </w:numPr>
                  <w:ind w:left="0" w:firstLine="0"/>
                  <w:jc w:val="center"/>
                </w:pPr>
              </w:pPrChange>
            </w:pPr>
            <w:bookmarkStart w:id="29411" w:name="_Toc184813864"/>
            <w:ins w:id="29412" w:author="Phuong Truong Thi" w:date="2024-11-25T11:11:00Z">
              <w:r w:rsidRPr="00694305">
                <w:rPr>
                  <w:sz w:val="24"/>
                  <w:szCs w:val="24"/>
                </w:rPr>
                <w:lastRenderedPageBreak/>
                <w:t>STT</w:t>
              </w:r>
              <w:bookmarkEnd w:id="29411"/>
            </w:ins>
          </w:p>
        </w:tc>
        <w:tc>
          <w:tcPr>
            <w:tcW w:w="1620" w:type="dxa"/>
            <w:shd w:val="clear" w:color="auto" w:fill="D5DCE4" w:themeFill="text2" w:themeFillTint="33"/>
            <w:tcPrChange w:id="29413" w:author="Phuong Truong Thi" w:date="2024-12-11T11:58:00Z" w16du:dateUtc="2024-12-11T04:58:00Z">
              <w:tcPr>
                <w:tcW w:w="2075" w:type="dxa"/>
                <w:gridSpan w:val="3"/>
                <w:shd w:val="clear" w:color="auto" w:fill="D5DCE4" w:themeFill="text2" w:themeFillTint="33"/>
              </w:tcPr>
            </w:tcPrChange>
          </w:tcPr>
          <w:p w14:paraId="2FB10EB8" w14:textId="77777777" w:rsidR="00A672A9" w:rsidRPr="00694305" w:rsidRDefault="00A672A9">
            <w:pPr>
              <w:pStyle w:val="Heading31"/>
              <w:keepNext w:val="0"/>
              <w:widowControl w:val="0"/>
              <w:numPr>
                <w:ilvl w:val="0"/>
                <w:numId w:val="0"/>
              </w:numPr>
              <w:rPr>
                <w:ins w:id="29414" w:author="Phuong Truong Thi" w:date="2024-11-25T11:11:00Z"/>
                <w:sz w:val="24"/>
                <w:szCs w:val="24"/>
              </w:rPr>
              <w:pPrChange w:id="29415" w:author="Phuong Truong Thi" w:date="2024-11-25T11:11:00Z">
                <w:pPr>
                  <w:pStyle w:val="Heading31"/>
                  <w:keepNext w:val="0"/>
                  <w:widowControl w:val="0"/>
                  <w:numPr>
                    <w:ilvl w:val="0"/>
                  </w:numPr>
                  <w:ind w:left="0" w:firstLine="0"/>
                  <w:jc w:val="center"/>
                </w:pPr>
              </w:pPrChange>
            </w:pPr>
            <w:bookmarkStart w:id="29416" w:name="_Toc184813865"/>
            <w:ins w:id="29417" w:author="Phuong Truong Thi" w:date="2024-11-25T11:11:00Z">
              <w:r w:rsidRPr="00694305">
                <w:rPr>
                  <w:sz w:val="24"/>
                  <w:szCs w:val="24"/>
                </w:rPr>
                <w:t>Tên báo cáo</w:t>
              </w:r>
              <w:bookmarkEnd w:id="29416"/>
            </w:ins>
          </w:p>
        </w:tc>
        <w:tc>
          <w:tcPr>
            <w:tcW w:w="4860" w:type="dxa"/>
            <w:shd w:val="clear" w:color="auto" w:fill="D5DCE4" w:themeFill="text2" w:themeFillTint="33"/>
            <w:tcPrChange w:id="29418" w:author="Phuong Truong Thi" w:date="2024-12-11T11:58:00Z" w16du:dateUtc="2024-12-11T04:58:00Z">
              <w:tcPr>
                <w:tcW w:w="3865" w:type="dxa"/>
                <w:gridSpan w:val="2"/>
                <w:shd w:val="clear" w:color="auto" w:fill="D5DCE4" w:themeFill="text2" w:themeFillTint="33"/>
              </w:tcPr>
            </w:tcPrChange>
          </w:tcPr>
          <w:p w14:paraId="368E7B6A" w14:textId="2026CC0C" w:rsidR="00A672A9" w:rsidRPr="00694305" w:rsidRDefault="00A672A9">
            <w:pPr>
              <w:pStyle w:val="Heading31"/>
              <w:keepNext w:val="0"/>
              <w:widowControl w:val="0"/>
              <w:numPr>
                <w:ilvl w:val="0"/>
                <w:numId w:val="0"/>
              </w:numPr>
              <w:rPr>
                <w:ins w:id="29419" w:author="Phuong Truong Thi" w:date="2024-11-25T11:11:00Z"/>
                <w:sz w:val="24"/>
                <w:szCs w:val="24"/>
              </w:rPr>
              <w:pPrChange w:id="29420" w:author="Phuong Truong Thi" w:date="2024-11-25T11:11:00Z">
                <w:pPr>
                  <w:pStyle w:val="Heading31"/>
                  <w:keepNext w:val="0"/>
                  <w:widowControl w:val="0"/>
                  <w:numPr>
                    <w:ilvl w:val="0"/>
                  </w:numPr>
                  <w:ind w:left="0" w:firstLine="0"/>
                  <w:jc w:val="center"/>
                </w:pPr>
              </w:pPrChange>
            </w:pPr>
            <w:ins w:id="29421" w:author="Phuong Truong Thi" w:date="2024-11-25T11:11:00Z">
              <w:r>
                <w:rPr>
                  <w:sz w:val="24"/>
                  <w:szCs w:val="24"/>
                </w:rPr>
                <w:t xml:space="preserve">                       </w:t>
              </w:r>
              <w:bookmarkStart w:id="29422" w:name="_Toc184813866"/>
              <w:r w:rsidRPr="00694305">
                <w:rPr>
                  <w:sz w:val="24"/>
                  <w:szCs w:val="24"/>
                </w:rPr>
                <w:t>Mô tả</w:t>
              </w:r>
              <w:bookmarkEnd w:id="29422"/>
            </w:ins>
          </w:p>
        </w:tc>
        <w:tc>
          <w:tcPr>
            <w:tcW w:w="1782" w:type="dxa"/>
            <w:shd w:val="clear" w:color="auto" w:fill="D5DCE4" w:themeFill="text2" w:themeFillTint="33"/>
            <w:tcPrChange w:id="29423" w:author="Phuong Truong Thi" w:date="2024-12-11T11:58:00Z" w16du:dateUtc="2024-12-11T04:58:00Z">
              <w:tcPr>
                <w:tcW w:w="2322" w:type="dxa"/>
                <w:gridSpan w:val="4"/>
                <w:shd w:val="clear" w:color="auto" w:fill="D5DCE4" w:themeFill="text2" w:themeFillTint="33"/>
              </w:tcPr>
            </w:tcPrChange>
          </w:tcPr>
          <w:p w14:paraId="132171CB" w14:textId="5CE6D471" w:rsidR="00A672A9" w:rsidRPr="00694305" w:rsidRDefault="00A672A9">
            <w:pPr>
              <w:pStyle w:val="Heading31"/>
              <w:keepNext w:val="0"/>
              <w:widowControl w:val="0"/>
              <w:numPr>
                <w:ilvl w:val="0"/>
                <w:numId w:val="0"/>
              </w:numPr>
              <w:rPr>
                <w:ins w:id="29424" w:author="Phuong Truong Thi" w:date="2024-11-25T11:11:00Z"/>
                <w:sz w:val="24"/>
                <w:szCs w:val="24"/>
              </w:rPr>
              <w:pPrChange w:id="29425" w:author="Phuong Truong Thi" w:date="2024-11-25T11:11:00Z">
                <w:pPr>
                  <w:pStyle w:val="Heading31"/>
                  <w:keepNext w:val="0"/>
                  <w:widowControl w:val="0"/>
                  <w:numPr>
                    <w:ilvl w:val="0"/>
                  </w:numPr>
                  <w:ind w:left="0" w:firstLine="0"/>
                  <w:jc w:val="center"/>
                </w:pPr>
              </w:pPrChange>
            </w:pPr>
            <w:ins w:id="29426" w:author="Phuong Truong Thi" w:date="2024-11-25T11:11:00Z">
              <w:r>
                <w:rPr>
                  <w:sz w:val="24"/>
                  <w:szCs w:val="24"/>
                </w:rPr>
                <w:t xml:space="preserve">           </w:t>
              </w:r>
              <w:bookmarkStart w:id="29427" w:name="_Toc184813867"/>
              <w:r w:rsidRPr="00694305">
                <w:rPr>
                  <w:sz w:val="24"/>
                  <w:szCs w:val="24"/>
                </w:rPr>
                <w:t>Nguồn</w:t>
              </w:r>
              <w:bookmarkEnd w:id="29427"/>
            </w:ins>
          </w:p>
        </w:tc>
      </w:tr>
      <w:tr w:rsidR="00A672A9" w14:paraId="3B846139" w14:textId="77777777" w:rsidTr="00EA72F0">
        <w:trPr>
          <w:trHeight w:val="1110"/>
          <w:ins w:id="29428" w:author="Phuong Truong Thi" w:date="2024-11-25T11:11:00Z"/>
          <w:trPrChange w:id="29429" w:author="Phuong Truong Thi" w:date="2024-12-11T11:58:00Z" w16du:dateUtc="2024-12-11T04:58:00Z">
            <w:trPr>
              <w:gridBefore w:val="1"/>
              <w:gridAfter w:val="0"/>
              <w:trHeight w:val="1110"/>
            </w:trPr>
          </w:trPrChange>
        </w:trPr>
        <w:tc>
          <w:tcPr>
            <w:tcW w:w="900" w:type="dxa"/>
            <w:tcPrChange w:id="29430" w:author="Phuong Truong Thi" w:date="2024-12-11T11:58:00Z" w16du:dateUtc="2024-12-11T04:58:00Z">
              <w:tcPr>
                <w:tcW w:w="900" w:type="dxa"/>
                <w:gridSpan w:val="3"/>
              </w:tcPr>
            </w:tcPrChange>
          </w:tcPr>
          <w:p w14:paraId="67611D59" w14:textId="7CDB68F3" w:rsidR="00A672A9" w:rsidRDefault="00A672A9">
            <w:pPr>
              <w:pStyle w:val="Heading31"/>
              <w:keepNext w:val="0"/>
              <w:widowControl w:val="0"/>
              <w:numPr>
                <w:ilvl w:val="0"/>
                <w:numId w:val="0"/>
              </w:numPr>
              <w:rPr>
                <w:ins w:id="29431" w:author="Phuong Truong Thi" w:date="2024-11-25T11:11:00Z"/>
                <w:b w:val="0"/>
                <w:bCs w:val="0"/>
                <w:sz w:val="24"/>
                <w:szCs w:val="24"/>
              </w:rPr>
              <w:pPrChange w:id="29432" w:author="Phuong Truong Thi" w:date="2024-11-25T11:11:00Z">
                <w:pPr>
                  <w:pStyle w:val="Heading31"/>
                  <w:keepNext w:val="0"/>
                  <w:widowControl w:val="0"/>
                  <w:numPr>
                    <w:ilvl w:val="0"/>
                  </w:numPr>
                  <w:ind w:left="0" w:firstLine="0"/>
                  <w:jc w:val="center"/>
                </w:pPr>
              </w:pPrChange>
            </w:pPr>
            <w:ins w:id="29433" w:author="Phuong Truong Thi" w:date="2024-11-25T11:12:00Z">
              <w:r>
                <w:rPr>
                  <w:b w:val="0"/>
                  <w:bCs w:val="0"/>
                  <w:sz w:val="24"/>
                  <w:szCs w:val="24"/>
                </w:rPr>
                <w:t xml:space="preserve">   </w:t>
              </w:r>
            </w:ins>
            <w:bookmarkStart w:id="29434" w:name="_Toc184813868"/>
            <w:ins w:id="29435" w:author="Phuong Truong Thi" w:date="2024-11-25T11:11:00Z">
              <w:r>
                <w:rPr>
                  <w:b w:val="0"/>
                  <w:bCs w:val="0"/>
                  <w:sz w:val="24"/>
                  <w:szCs w:val="24"/>
                </w:rPr>
                <w:t>1</w:t>
              </w:r>
              <w:bookmarkEnd w:id="29434"/>
            </w:ins>
          </w:p>
        </w:tc>
        <w:tc>
          <w:tcPr>
            <w:tcW w:w="1620" w:type="dxa"/>
            <w:tcPrChange w:id="29436" w:author="Phuong Truong Thi" w:date="2024-12-11T11:58:00Z" w16du:dateUtc="2024-12-11T04:58:00Z">
              <w:tcPr>
                <w:tcW w:w="2075" w:type="dxa"/>
                <w:gridSpan w:val="3"/>
              </w:tcPr>
            </w:tcPrChange>
          </w:tcPr>
          <w:p w14:paraId="13AFCDC8" w14:textId="79E5F469" w:rsidR="00A672A9" w:rsidRDefault="00A672A9">
            <w:pPr>
              <w:pStyle w:val="Heading31"/>
              <w:keepNext w:val="0"/>
              <w:widowControl w:val="0"/>
              <w:numPr>
                <w:ilvl w:val="0"/>
                <w:numId w:val="0"/>
              </w:numPr>
              <w:rPr>
                <w:ins w:id="29437" w:author="Phuong Truong Thi" w:date="2024-11-25T11:11:00Z"/>
                <w:b w:val="0"/>
                <w:bCs w:val="0"/>
                <w:sz w:val="24"/>
                <w:szCs w:val="24"/>
              </w:rPr>
              <w:pPrChange w:id="29438" w:author="Phuong Truong Thi" w:date="2024-11-25T11:11:00Z">
                <w:pPr>
                  <w:pStyle w:val="Heading31"/>
                  <w:keepNext w:val="0"/>
                  <w:widowControl w:val="0"/>
                  <w:numPr>
                    <w:ilvl w:val="0"/>
                  </w:numPr>
                  <w:ind w:left="0" w:firstLine="0"/>
                </w:pPr>
              </w:pPrChange>
            </w:pPr>
            <w:bookmarkStart w:id="29439" w:name="_Toc184813869"/>
            <w:ins w:id="29440" w:author="Phuong Truong Thi" w:date="2024-11-25T11:11:00Z">
              <w:r>
                <w:rPr>
                  <w:b w:val="0"/>
                  <w:bCs w:val="0"/>
                  <w:sz w:val="24"/>
                  <w:szCs w:val="24"/>
                </w:rPr>
                <w:t xml:space="preserve">Net </w:t>
              </w:r>
            </w:ins>
            <w:ins w:id="29441" w:author="Phuong Truong Thi" w:date="2024-11-25T15:16:00Z">
              <w:r w:rsidR="0070293F">
                <w:rPr>
                  <w:b w:val="0"/>
                  <w:bCs w:val="0"/>
                  <w:sz w:val="24"/>
                  <w:szCs w:val="24"/>
                </w:rPr>
                <w:t>AF</w:t>
              </w:r>
            </w:ins>
            <w:bookmarkEnd w:id="29439"/>
          </w:p>
        </w:tc>
        <w:tc>
          <w:tcPr>
            <w:tcW w:w="4860" w:type="dxa"/>
            <w:tcPrChange w:id="29442" w:author="Phuong Truong Thi" w:date="2024-12-11T11:58:00Z" w16du:dateUtc="2024-12-11T04:58:00Z">
              <w:tcPr>
                <w:tcW w:w="3865" w:type="dxa"/>
                <w:gridSpan w:val="2"/>
              </w:tcPr>
            </w:tcPrChange>
          </w:tcPr>
          <w:p w14:paraId="5A761B17" w14:textId="58B9F628" w:rsidR="00A672A9" w:rsidRPr="0070293F" w:rsidRDefault="0070293F">
            <w:pPr>
              <w:pStyle w:val="Heading31"/>
              <w:keepNext w:val="0"/>
              <w:widowControl w:val="0"/>
              <w:numPr>
                <w:ilvl w:val="0"/>
                <w:numId w:val="0"/>
              </w:numPr>
              <w:rPr>
                <w:ins w:id="29443" w:author="Phuong Truong Thi" w:date="2024-11-25T11:11:00Z"/>
                <w:b w:val="0"/>
                <w:bCs w:val="0"/>
                <w:sz w:val="24"/>
                <w:szCs w:val="24"/>
              </w:rPr>
              <w:pPrChange w:id="29444" w:author="Phuong Truong Thi" w:date="2024-11-25T11:11:00Z">
                <w:pPr>
                  <w:pStyle w:val="Heading31"/>
                  <w:keepNext w:val="0"/>
                  <w:widowControl w:val="0"/>
                  <w:numPr>
                    <w:ilvl w:val="0"/>
                  </w:numPr>
                  <w:ind w:left="0" w:firstLine="0"/>
                </w:pPr>
              </w:pPrChange>
            </w:pPr>
            <w:bookmarkStart w:id="29445" w:name="_Toc184813870"/>
            <w:ins w:id="29446" w:author="Phuong Truong Thi" w:date="2024-11-25T15:20:00Z">
              <w:r w:rsidRPr="0070293F">
                <w:rPr>
                  <w:b w:val="0"/>
                  <w:bCs w:val="0"/>
                  <w:color w:val="000000"/>
                  <w:sz w:val="24"/>
                  <w:szCs w:val="24"/>
                  <w:rPrChange w:id="29447" w:author="Phuong Truong Thi" w:date="2024-11-25T15:20:00Z">
                    <w:rPr>
                      <w:color w:val="000000"/>
                      <w:sz w:val="24"/>
                      <w:szCs w:val="24"/>
                    </w:rPr>
                  </w:rPrChange>
                </w:rPr>
                <w:t>Tổng số KH AF Private và Preferred tháng (T) - Tổng số KH AF Private và Preferred tháng (T-1)</w:t>
              </w:r>
              <w:bookmarkEnd w:id="29445"/>
              <w:r w:rsidRPr="0070293F">
                <w:rPr>
                  <w:b w:val="0"/>
                  <w:bCs w:val="0"/>
                  <w:color w:val="000000"/>
                  <w:sz w:val="24"/>
                  <w:szCs w:val="24"/>
                  <w:rPrChange w:id="29448" w:author="Phuong Truong Thi" w:date="2024-11-25T15:20:00Z">
                    <w:rPr>
                      <w:color w:val="000000"/>
                      <w:sz w:val="24"/>
                      <w:szCs w:val="24"/>
                    </w:rPr>
                  </w:rPrChange>
                </w:rPr>
                <w:t xml:space="preserve">  </w:t>
              </w:r>
            </w:ins>
          </w:p>
        </w:tc>
        <w:tc>
          <w:tcPr>
            <w:tcW w:w="1782" w:type="dxa"/>
            <w:tcPrChange w:id="29449" w:author="Phuong Truong Thi" w:date="2024-12-11T11:58:00Z" w16du:dateUtc="2024-12-11T04:58:00Z">
              <w:tcPr>
                <w:tcW w:w="2322" w:type="dxa"/>
                <w:gridSpan w:val="4"/>
              </w:tcPr>
            </w:tcPrChange>
          </w:tcPr>
          <w:p w14:paraId="7FFA2C59" w14:textId="77777777" w:rsidR="00A672A9" w:rsidRDefault="00A672A9" w:rsidP="00EA72F0">
            <w:pPr>
              <w:widowControl w:val="0"/>
              <w:spacing w:before="0" w:line="240" w:lineRule="auto"/>
              <w:contextualSpacing w:val="0"/>
              <w:jc w:val="center"/>
              <w:rPr>
                <w:ins w:id="29450" w:author="Phuong Truong Thi" w:date="2024-11-25T11:11:00Z"/>
                <w:rFonts w:ascii="Times New Roman" w:hAnsi="Times New Roman"/>
                <w:color w:val="000000"/>
                <w:sz w:val="24"/>
                <w:szCs w:val="24"/>
              </w:rPr>
            </w:pPr>
            <w:ins w:id="29451" w:author="Phuong Truong Thi" w:date="2024-11-25T11:11:00Z">
              <w:r>
                <w:rPr>
                  <w:rFonts w:ascii="Times New Roman" w:hAnsi="Times New Roman"/>
                  <w:color w:val="000000"/>
                  <w:sz w:val="24"/>
                  <w:szCs w:val="24"/>
                </w:rPr>
                <w:t>CRM</w:t>
              </w:r>
            </w:ins>
          </w:p>
        </w:tc>
      </w:tr>
      <w:tr w:rsidR="0070293F" w14:paraId="3D24AF01" w14:textId="77777777" w:rsidTr="00EA72F0">
        <w:trPr>
          <w:ins w:id="29452" w:author="Phuong Truong Thi" w:date="2024-11-25T11:11:00Z"/>
          <w:trPrChange w:id="29453" w:author="Phuong Truong Thi" w:date="2024-12-11T11:58:00Z" w16du:dateUtc="2024-12-11T04:58:00Z">
            <w:trPr>
              <w:gridBefore w:val="1"/>
              <w:gridAfter w:val="0"/>
            </w:trPr>
          </w:trPrChange>
        </w:trPr>
        <w:tc>
          <w:tcPr>
            <w:tcW w:w="900" w:type="dxa"/>
            <w:tcPrChange w:id="29454" w:author="Phuong Truong Thi" w:date="2024-12-11T11:58:00Z" w16du:dateUtc="2024-12-11T04:58:00Z">
              <w:tcPr>
                <w:tcW w:w="900" w:type="dxa"/>
                <w:gridSpan w:val="3"/>
              </w:tcPr>
            </w:tcPrChange>
          </w:tcPr>
          <w:p w14:paraId="60928A2B" w14:textId="366182CA" w:rsidR="0070293F" w:rsidRDefault="0070293F">
            <w:pPr>
              <w:pStyle w:val="Heading31"/>
              <w:keepNext w:val="0"/>
              <w:widowControl w:val="0"/>
              <w:numPr>
                <w:ilvl w:val="0"/>
                <w:numId w:val="0"/>
              </w:numPr>
              <w:rPr>
                <w:ins w:id="29455" w:author="Phuong Truong Thi" w:date="2024-11-25T11:11:00Z"/>
                <w:b w:val="0"/>
                <w:bCs w:val="0"/>
                <w:sz w:val="24"/>
                <w:szCs w:val="24"/>
              </w:rPr>
              <w:pPrChange w:id="29456" w:author="Phuong Truong Thi" w:date="2024-11-25T11:11:00Z">
                <w:pPr>
                  <w:pStyle w:val="Heading31"/>
                  <w:keepNext w:val="0"/>
                  <w:widowControl w:val="0"/>
                  <w:numPr>
                    <w:ilvl w:val="0"/>
                  </w:numPr>
                  <w:ind w:left="0" w:firstLine="0"/>
                  <w:jc w:val="center"/>
                </w:pPr>
              </w:pPrChange>
            </w:pPr>
            <w:ins w:id="29457" w:author="Phuong Truong Thi" w:date="2024-11-25T11:12:00Z">
              <w:r>
                <w:rPr>
                  <w:b w:val="0"/>
                  <w:bCs w:val="0"/>
                  <w:sz w:val="24"/>
                  <w:szCs w:val="24"/>
                </w:rPr>
                <w:t xml:space="preserve">   </w:t>
              </w:r>
            </w:ins>
            <w:bookmarkStart w:id="29458" w:name="_Toc184813871"/>
            <w:ins w:id="29459" w:author="Phuong Truong Thi" w:date="2024-11-25T11:11:00Z">
              <w:r>
                <w:rPr>
                  <w:b w:val="0"/>
                  <w:bCs w:val="0"/>
                  <w:sz w:val="24"/>
                  <w:szCs w:val="24"/>
                </w:rPr>
                <w:t>2</w:t>
              </w:r>
              <w:bookmarkEnd w:id="29458"/>
            </w:ins>
          </w:p>
        </w:tc>
        <w:tc>
          <w:tcPr>
            <w:tcW w:w="1620" w:type="dxa"/>
            <w:tcPrChange w:id="29460" w:author="Phuong Truong Thi" w:date="2024-12-11T11:58:00Z" w16du:dateUtc="2024-12-11T04:58:00Z">
              <w:tcPr>
                <w:tcW w:w="2075" w:type="dxa"/>
                <w:gridSpan w:val="3"/>
              </w:tcPr>
            </w:tcPrChange>
          </w:tcPr>
          <w:p w14:paraId="70CB71E1" w14:textId="0B618056" w:rsidR="0070293F" w:rsidRDefault="0070293F">
            <w:pPr>
              <w:pStyle w:val="Heading31"/>
              <w:keepNext w:val="0"/>
              <w:widowControl w:val="0"/>
              <w:numPr>
                <w:ilvl w:val="0"/>
                <w:numId w:val="0"/>
              </w:numPr>
              <w:rPr>
                <w:ins w:id="29461" w:author="Phuong Truong Thi" w:date="2024-11-25T11:11:00Z"/>
                <w:b w:val="0"/>
                <w:bCs w:val="0"/>
                <w:sz w:val="24"/>
                <w:szCs w:val="24"/>
              </w:rPr>
              <w:pPrChange w:id="29462" w:author="Phuong Truong Thi" w:date="2024-11-25T11:11:00Z">
                <w:pPr>
                  <w:pStyle w:val="Heading31"/>
                  <w:keepNext w:val="0"/>
                  <w:widowControl w:val="0"/>
                  <w:numPr>
                    <w:ilvl w:val="0"/>
                  </w:numPr>
                  <w:ind w:left="0" w:firstLine="0"/>
                </w:pPr>
              </w:pPrChange>
            </w:pPr>
            <w:bookmarkStart w:id="29463" w:name="_Toc184813872"/>
            <w:ins w:id="29464" w:author="Phuong Truong Thi" w:date="2024-11-25T11:11:00Z">
              <w:r>
                <w:rPr>
                  <w:b w:val="0"/>
                  <w:bCs w:val="0"/>
                  <w:sz w:val="24"/>
                  <w:szCs w:val="24"/>
                </w:rPr>
                <w:t xml:space="preserve">Tăng </w:t>
              </w:r>
            </w:ins>
            <w:ins w:id="29465" w:author="Phuong Truong Thi" w:date="2024-11-25T19:05:00Z">
              <w:r w:rsidR="005B45EC">
                <w:rPr>
                  <w:b w:val="0"/>
                  <w:bCs w:val="0"/>
                  <w:sz w:val="24"/>
                  <w:szCs w:val="24"/>
                </w:rPr>
                <w:t>AF</w:t>
              </w:r>
            </w:ins>
            <w:bookmarkEnd w:id="29463"/>
          </w:p>
        </w:tc>
        <w:tc>
          <w:tcPr>
            <w:tcW w:w="4860" w:type="dxa"/>
            <w:tcPrChange w:id="29466" w:author="Phuong Truong Thi" w:date="2024-12-11T11:58:00Z" w16du:dateUtc="2024-12-11T04:58:00Z">
              <w:tcPr>
                <w:tcW w:w="3865" w:type="dxa"/>
                <w:gridSpan w:val="2"/>
              </w:tcPr>
            </w:tcPrChange>
          </w:tcPr>
          <w:p w14:paraId="4A2EEE88" w14:textId="77777777" w:rsidR="0070293F" w:rsidRDefault="0070293F" w:rsidP="0070293F">
            <w:pPr>
              <w:spacing w:before="0" w:line="240" w:lineRule="auto"/>
              <w:contextualSpacing w:val="0"/>
              <w:rPr>
                <w:ins w:id="29467" w:author="Phuong Truong Thi" w:date="2024-11-25T15:19:00Z"/>
                <w:rFonts w:ascii="Times New Roman" w:hAnsi="Times New Roman"/>
                <w:color w:val="000000"/>
                <w:sz w:val="24"/>
                <w:szCs w:val="24"/>
              </w:rPr>
            </w:pPr>
            <w:ins w:id="29468" w:author="Phuong Truong Thi" w:date="2024-11-25T15:19:00Z">
              <w:r w:rsidRPr="0070293F">
                <w:rPr>
                  <w:rFonts w:ascii="Times New Roman" w:hAnsi="Times New Roman"/>
                  <w:color w:val="000000"/>
                  <w:sz w:val="24"/>
                  <w:szCs w:val="24"/>
                  <w:lang w:val="vi-VN"/>
                </w:rPr>
                <w:t xml:space="preserve">Tổng số KH trong Port lên hạng AF Private và Preferred và </w:t>
              </w:r>
              <w:r>
                <w:rPr>
                  <w:rFonts w:ascii="Times New Roman" w:hAnsi="Times New Roman"/>
                  <w:color w:val="000000"/>
                  <w:sz w:val="24"/>
                  <w:szCs w:val="24"/>
                </w:rPr>
                <w:t>trường hợp</w:t>
              </w:r>
              <w:r w:rsidRPr="0070293F">
                <w:rPr>
                  <w:rFonts w:ascii="Times New Roman" w:hAnsi="Times New Roman"/>
                  <w:color w:val="000000"/>
                  <w:sz w:val="24"/>
                  <w:szCs w:val="24"/>
                  <w:lang w:val="vi-VN"/>
                </w:rPr>
                <w:t xml:space="preserve"> ghi nhận tăng ròng theo logic đổi DAO</w:t>
              </w:r>
              <w:r>
                <w:rPr>
                  <w:rFonts w:ascii="Times New Roman" w:hAnsi="Times New Roman"/>
                  <w:color w:val="000000"/>
                  <w:sz w:val="24"/>
                  <w:szCs w:val="24"/>
                </w:rPr>
                <w:t>:</w:t>
              </w:r>
            </w:ins>
          </w:p>
          <w:p w14:paraId="0581BF8F" w14:textId="77777777" w:rsidR="0070293F" w:rsidRPr="0070293F" w:rsidRDefault="0070293F" w:rsidP="0070293F">
            <w:pPr>
              <w:spacing w:before="0" w:line="240" w:lineRule="auto"/>
              <w:contextualSpacing w:val="0"/>
              <w:rPr>
                <w:ins w:id="29469" w:author="Phuong Truong Thi" w:date="2024-11-25T15:19:00Z"/>
                <w:rFonts w:ascii="Times New Roman" w:hAnsi="Times New Roman"/>
                <w:color w:val="000000"/>
                <w:sz w:val="24"/>
                <w:szCs w:val="24"/>
              </w:rPr>
            </w:pPr>
            <w:ins w:id="29470" w:author="Phuong Truong Thi" w:date="2024-11-25T15:19:00Z">
              <w:r w:rsidRPr="0070293F">
                <w:rPr>
                  <w:rFonts w:ascii="Times New Roman" w:hAnsi="Times New Roman"/>
                  <w:color w:val="000000"/>
                  <w:sz w:val="24"/>
                  <w:szCs w:val="24"/>
                </w:rPr>
                <w:t>1. Nếu KH xuống hạng trong tháng đổi DAO, ghi nhận giảm ròng cho CBBH bàn giao</w:t>
              </w:r>
            </w:ins>
          </w:p>
          <w:p w14:paraId="7A85EABC" w14:textId="56E3CFCE" w:rsidR="0070293F" w:rsidRPr="0070293F" w:rsidRDefault="0070293F">
            <w:pPr>
              <w:pStyle w:val="Heading31"/>
              <w:keepNext w:val="0"/>
              <w:widowControl w:val="0"/>
              <w:numPr>
                <w:ilvl w:val="0"/>
                <w:numId w:val="0"/>
              </w:numPr>
              <w:rPr>
                <w:ins w:id="29471" w:author="Phuong Truong Thi" w:date="2024-11-25T11:11:00Z"/>
                <w:b w:val="0"/>
                <w:bCs w:val="0"/>
                <w:sz w:val="24"/>
                <w:szCs w:val="24"/>
              </w:rPr>
              <w:pPrChange w:id="29472" w:author="Phuong Truong Thi" w:date="2024-11-25T11:12:00Z">
                <w:pPr>
                  <w:pStyle w:val="Heading31"/>
                  <w:keepNext w:val="0"/>
                  <w:widowControl w:val="0"/>
                  <w:numPr>
                    <w:ilvl w:val="0"/>
                  </w:numPr>
                  <w:ind w:left="0" w:firstLine="0"/>
                </w:pPr>
              </w:pPrChange>
            </w:pPr>
            <w:bookmarkStart w:id="29473" w:name="_Toc184813873"/>
            <w:ins w:id="29474" w:author="Phuong Truong Thi" w:date="2024-11-25T15:19:00Z">
              <w:r w:rsidRPr="0070293F">
                <w:rPr>
                  <w:b w:val="0"/>
                  <w:bCs w:val="0"/>
                  <w:color w:val="000000"/>
                  <w:sz w:val="24"/>
                  <w:szCs w:val="24"/>
                  <w:rPrChange w:id="29475" w:author="Phuong Truong Thi" w:date="2024-11-25T15:19:00Z">
                    <w:rPr>
                      <w:color w:val="000000"/>
                      <w:sz w:val="24"/>
                      <w:szCs w:val="24"/>
                    </w:rPr>
                  </w:rPrChange>
                </w:rPr>
                <w:t>2. Nếu KH tăng hạng trong tháng đổi DA</w:t>
              </w:r>
              <w:r>
                <w:rPr>
                  <w:b w:val="0"/>
                  <w:bCs w:val="0"/>
                  <w:color w:val="000000"/>
                  <w:sz w:val="24"/>
                  <w:szCs w:val="24"/>
                </w:rPr>
                <w:t>O</w:t>
              </w:r>
              <w:r w:rsidRPr="0070293F">
                <w:rPr>
                  <w:b w:val="0"/>
                  <w:bCs w:val="0"/>
                  <w:color w:val="000000"/>
                  <w:sz w:val="24"/>
                  <w:szCs w:val="24"/>
                  <w:rPrChange w:id="29476" w:author="Phuong Truong Thi" w:date="2024-11-25T15:19:00Z">
                    <w:rPr>
                      <w:color w:val="000000"/>
                      <w:sz w:val="24"/>
                      <w:szCs w:val="24"/>
                    </w:rPr>
                  </w:rPrChange>
                </w:rPr>
                <w:t xml:space="preserve"> ghi nhận tăng ròng cho CBBH nhận bàn giao</w:t>
              </w:r>
            </w:ins>
            <w:bookmarkEnd w:id="29473"/>
          </w:p>
        </w:tc>
        <w:tc>
          <w:tcPr>
            <w:tcW w:w="1782" w:type="dxa"/>
            <w:tcPrChange w:id="29477" w:author="Phuong Truong Thi" w:date="2024-12-11T11:58:00Z" w16du:dateUtc="2024-12-11T04:58:00Z">
              <w:tcPr>
                <w:tcW w:w="2322" w:type="dxa"/>
                <w:gridSpan w:val="4"/>
              </w:tcPr>
            </w:tcPrChange>
          </w:tcPr>
          <w:p w14:paraId="7E8B32B1" w14:textId="6411B048" w:rsidR="0070293F" w:rsidRPr="004A2E0F" w:rsidRDefault="0070293F">
            <w:pPr>
              <w:pStyle w:val="Heading31"/>
              <w:keepNext w:val="0"/>
              <w:widowControl w:val="0"/>
              <w:numPr>
                <w:ilvl w:val="0"/>
                <w:numId w:val="0"/>
              </w:numPr>
              <w:jc w:val="center"/>
              <w:rPr>
                <w:ins w:id="29478" w:author="Phuong Truong Thi" w:date="2024-11-25T11:11:00Z"/>
                <w:b w:val="0"/>
                <w:bCs w:val="0"/>
                <w:sz w:val="24"/>
                <w:szCs w:val="24"/>
              </w:rPr>
              <w:pPrChange w:id="29479" w:author="Phuong Truong Thi" w:date="2024-12-11T11:58:00Z" w16du:dateUtc="2024-12-11T04:58:00Z">
                <w:pPr>
                  <w:pStyle w:val="Heading31"/>
                  <w:keepNext w:val="0"/>
                  <w:widowControl w:val="0"/>
                  <w:numPr>
                    <w:ilvl w:val="0"/>
                  </w:numPr>
                  <w:ind w:left="0" w:firstLine="0"/>
                  <w:jc w:val="center"/>
                </w:pPr>
              </w:pPrChange>
            </w:pPr>
            <w:bookmarkStart w:id="29480" w:name="_Toc184813874"/>
            <w:ins w:id="29481" w:author="Phuong Truong Thi" w:date="2024-11-25T11:11:00Z">
              <w:r w:rsidRPr="00694305">
                <w:rPr>
                  <w:b w:val="0"/>
                  <w:bCs w:val="0"/>
                  <w:color w:val="000000"/>
                  <w:sz w:val="24"/>
                  <w:szCs w:val="24"/>
                </w:rPr>
                <w:t>CRM</w:t>
              </w:r>
              <w:bookmarkEnd w:id="29480"/>
            </w:ins>
          </w:p>
        </w:tc>
      </w:tr>
      <w:tr w:rsidR="0070293F" w14:paraId="0143B5AD" w14:textId="77777777" w:rsidTr="00EA72F0">
        <w:trPr>
          <w:ins w:id="29482" w:author="Phuong Truong Thi" w:date="2024-11-25T11:11:00Z"/>
          <w:trPrChange w:id="29483" w:author="Phuong Truong Thi" w:date="2024-12-11T11:58:00Z" w16du:dateUtc="2024-12-11T04:58:00Z">
            <w:trPr>
              <w:gridBefore w:val="1"/>
              <w:gridAfter w:val="0"/>
            </w:trPr>
          </w:trPrChange>
        </w:trPr>
        <w:tc>
          <w:tcPr>
            <w:tcW w:w="900" w:type="dxa"/>
            <w:tcPrChange w:id="29484" w:author="Phuong Truong Thi" w:date="2024-12-11T11:58:00Z" w16du:dateUtc="2024-12-11T04:58:00Z">
              <w:tcPr>
                <w:tcW w:w="900" w:type="dxa"/>
                <w:gridSpan w:val="3"/>
              </w:tcPr>
            </w:tcPrChange>
          </w:tcPr>
          <w:p w14:paraId="435A9932" w14:textId="59E03DF7" w:rsidR="0070293F" w:rsidRDefault="0070293F">
            <w:pPr>
              <w:pStyle w:val="Heading31"/>
              <w:keepNext w:val="0"/>
              <w:widowControl w:val="0"/>
              <w:numPr>
                <w:ilvl w:val="0"/>
                <w:numId w:val="0"/>
              </w:numPr>
              <w:rPr>
                <w:ins w:id="29485" w:author="Phuong Truong Thi" w:date="2024-11-25T11:11:00Z"/>
                <w:b w:val="0"/>
                <w:bCs w:val="0"/>
                <w:sz w:val="24"/>
                <w:szCs w:val="24"/>
              </w:rPr>
              <w:pPrChange w:id="29486" w:author="Phuong Truong Thi" w:date="2024-11-25T11:11:00Z">
                <w:pPr>
                  <w:pStyle w:val="Heading31"/>
                  <w:keepNext w:val="0"/>
                  <w:widowControl w:val="0"/>
                  <w:numPr>
                    <w:ilvl w:val="0"/>
                  </w:numPr>
                  <w:ind w:left="0" w:firstLine="0"/>
                  <w:jc w:val="center"/>
                </w:pPr>
              </w:pPrChange>
            </w:pPr>
            <w:ins w:id="29487" w:author="Phuong Truong Thi" w:date="2024-11-25T11:12:00Z">
              <w:r>
                <w:rPr>
                  <w:b w:val="0"/>
                  <w:bCs w:val="0"/>
                  <w:sz w:val="24"/>
                  <w:szCs w:val="24"/>
                </w:rPr>
                <w:t xml:space="preserve">    </w:t>
              </w:r>
            </w:ins>
            <w:bookmarkStart w:id="29488" w:name="_Toc184813875"/>
            <w:ins w:id="29489" w:author="Phuong Truong Thi" w:date="2024-11-25T11:11:00Z">
              <w:r>
                <w:rPr>
                  <w:b w:val="0"/>
                  <w:bCs w:val="0"/>
                  <w:sz w:val="24"/>
                  <w:szCs w:val="24"/>
                </w:rPr>
                <w:t>3</w:t>
              </w:r>
              <w:bookmarkEnd w:id="29488"/>
            </w:ins>
          </w:p>
        </w:tc>
        <w:tc>
          <w:tcPr>
            <w:tcW w:w="1620" w:type="dxa"/>
            <w:tcPrChange w:id="29490" w:author="Phuong Truong Thi" w:date="2024-12-11T11:58:00Z" w16du:dateUtc="2024-12-11T04:58:00Z">
              <w:tcPr>
                <w:tcW w:w="2075" w:type="dxa"/>
                <w:gridSpan w:val="3"/>
              </w:tcPr>
            </w:tcPrChange>
          </w:tcPr>
          <w:p w14:paraId="05B3F938" w14:textId="02AA3FB2" w:rsidR="0070293F" w:rsidRDefault="0070293F">
            <w:pPr>
              <w:pStyle w:val="Heading31"/>
              <w:keepNext w:val="0"/>
              <w:widowControl w:val="0"/>
              <w:numPr>
                <w:ilvl w:val="0"/>
                <w:numId w:val="0"/>
              </w:numPr>
              <w:rPr>
                <w:ins w:id="29491" w:author="Phuong Truong Thi" w:date="2024-11-25T11:11:00Z"/>
                <w:b w:val="0"/>
                <w:bCs w:val="0"/>
                <w:sz w:val="24"/>
                <w:szCs w:val="24"/>
              </w:rPr>
              <w:pPrChange w:id="29492" w:author="Phuong Truong Thi" w:date="2024-11-25T11:11:00Z">
                <w:pPr>
                  <w:pStyle w:val="Heading31"/>
                  <w:keepNext w:val="0"/>
                  <w:widowControl w:val="0"/>
                  <w:numPr>
                    <w:ilvl w:val="0"/>
                  </w:numPr>
                  <w:ind w:left="0" w:firstLine="0"/>
                </w:pPr>
              </w:pPrChange>
            </w:pPr>
            <w:bookmarkStart w:id="29493" w:name="_Toc184813876"/>
            <w:ins w:id="29494" w:author="Phuong Truong Thi" w:date="2024-11-25T11:11:00Z">
              <w:r>
                <w:rPr>
                  <w:b w:val="0"/>
                  <w:bCs w:val="0"/>
                  <w:sz w:val="24"/>
                  <w:szCs w:val="24"/>
                </w:rPr>
                <w:t xml:space="preserve">Giảm </w:t>
              </w:r>
            </w:ins>
            <w:ins w:id="29495" w:author="Phuong Truong Thi" w:date="2024-11-25T19:05:00Z">
              <w:r w:rsidR="005B45EC">
                <w:rPr>
                  <w:b w:val="0"/>
                  <w:bCs w:val="0"/>
                  <w:sz w:val="24"/>
                  <w:szCs w:val="24"/>
                </w:rPr>
                <w:t>AF</w:t>
              </w:r>
            </w:ins>
            <w:bookmarkEnd w:id="29493"/>
          </w:p>
        </w:tc>
        <w:tc>
          <w:tcPr>
            <w:tcW w:w="4860" w:type="dxa"/>
            <w:tcPrChange w:id="29496" w:author="Phuong Truong Thi" w:date="2024-12-11T11:58:00Z" w16du:dateUtc="2024-12-11T04:58:00Z">
              <w:tcPr>
                <w:tcW w:w="3865" w:type="dxa"/>
                <w:gridSpan w:val="2"/>
              </w:tcPr>
            </w:tcPrChange>
          </w:tcPr>
          <w:p w14:paraId="2C461073" w14:textId="77777777" w:rsidR="0070293F" w:rsidRDefault="0070293F" w:rsidP="0070293F">
            <w:pPr>
              <w:spacing w:before="0" w:line="240" w:lineRule="auto"/>
              <w:contextualSpacing w:val="0"/>
              <w:rPr>
                <w:ins w:id="29497" w:author="Phuong Truong Thi" w:date="2024-11-25T15:19:00Z"/>
                <w:rFonts w:ascii="Times New Roman" w:hAnsi="Times New Roman"/>
                <w:color w:val="000000"/>
                <w:sz w:val="24"/>
                <w:szCs w:val="24"/>
              </w:rPr>
            </w:pPr>
            <w:ins w:id="29498" w:author="Phuong Truong Thi" w:date="2024-11-25T15:19:00Z">
              <w:r w:rsidRPr="0070293F">
                <w:rPr>
                  <w:rFonts w:ascii="Times New Roman" w:hAnsi="Times New Roman"/>
                  <w:color w:val="000000"/>
                  <w:sz w:val="24"/>
                  <w:szCs w:val="24"/>
                  <w:lang w:val="vi-VN"/>
                </w:rPr>
                <w:t>Tổng KH trong port tụt hạng AF Private và Preferred và KH giảm ròng theo logic đổi DAO</w:t>
              </w:r>
              <w:r>
                <w:rPr>
                  <w:rFonts w:ascii="Times New Roman" w:hAnsi="Times New Roman"/>
                  <w:color w:val="000000"/>
                  <w:sz w:val="24"/>
                  <w:szCs w:val="24"/>
                </w:rPr>
                <w:t>:</w:t>
              </w:r>
            </w:ins>
          </w:p>
          <w:p w14:paraId="16F1DE34" w14:textId="77777777" w:rsidR="0070293F" w:rsidRPr="0070293F" w:rsidRDefault="0070293F" w:rsidP="0070293F">
            <w:pPr>
              <w:spacing w:before="0" w:line="240" w:lineRule="auto"/>
              <w:contextualSpacing w:val="0"/>
              <w:rPr>
                <w:ins w:id="29499" w:author="Phuong Truong Thi" w:date="2024-11-25T15:19:00Z"/>
                <w:rFonts w:ascii="Times New Roman" w:hAnsi="Times New Roman"/>
                <w:color w:val="000000"/>
                <w:sz w:val="24"/>
                <w:szCs w:val="24"/>
              </w:rPr>
            </w:pPr>
            <w:ins w:id="29500" w:author="Phuong Truong Thi" w:date="2024-11-25T15:19:00Z">
              <w:r w:rsidRPr="0070293F">
                <w:rPr>
                  <w:rFonts w:ascii="Times New Roman" w:hAnsi="Times New Roman"/>
                  <w:color w:val="000000"/>
                  <w:sz w:val="24"/>
                  <w:szCs w:val="24"/>
                </w:rPr>
                <w:t>1. Nếu KH xuống hạng trong tháng đổi DAO, ghi nhận giảm ròng cho CBBH bàn giao</w:t>
              </w:r>
            </w:ins>
          </w:p>
          <w:p w14:paraId="646C9BF4" w14:textId="57E61CDF" w:rsidR="0070293F" w:rsidRPr="0070293F" w:rsidRDefault="0070293F">
            <w:pPr>
              <w:pStyle w:val="Heading31"/>
              <w:keepNext w:val="0"/>
              <w:widowControl w:val="0"/>
              <w:numPr>
                <w:ilvl w:val="0"/>
                <w:numId w:val="0"/>
              </w:numPr>
              <w:rPr>
                <w:ins w:id="29501" w:author="Phuong Truong Thi" w:date="2024-11-25T11:11:00Z"/>
                <w:b w:val="0"/>
                <w:bCs w:val="0"/>
                <w:sz w:val="24"/>
                <w:szCs w:val="24"/>
              </w:rPr>
              <w:pPrChange w:id="29502" w:author="Phuong Truong Thi" w:date="2024-11-25T11:12:00Z">
                <w:pPr>
                  <w:pStyle w:val="Heading31"/>
                  <w:keepNext w:val="0"/>
                  <w:widowControl w:val="0"/>
                  <w:numPr>
                    <w:ilvl w:val="0"/>
                  </w:numPr>
                  <w:ind w:left="0" w:firstLine="0"/>
                </w:pPr>
              </w:pPrChange>
            </w:pPr>
            <w:bookmarkStart w:id="29503" w:name="_Toc184813877"/>
            <w:ins w:id="29504" w:author="Phuong Truong Thi" w:date="2024-11-25T15:19:00Z">
              <w:r w:rsidRPr="0070293F">
                <w:rPr>
                  <w:b w:val="0"/>
                  <w:bCs w:val="0"/>
                  <w:color w:val="000000"/>
                  <w:sz w:val="24"/>
                  <w:szCs w:val="24"/>
                  <w:rPrChange w:id="29505" w:author="Phuong Truong Thi" w:date="2024-11-25T15:19:00Z">
                    <w:rPr>
                      <w:color w:val="000000"/>
                      <w:sz w:val="24"/>
                      <w:szCs w:val="24"/>
                    </w:rPr>
                  </w:rPrChange>
                </w:rPr>
                <w:t>2. Nếu KH tăng hạng trong tháng đổi DAO ghi nhận tăng ròng cho CBBH nhận bàn giao</w:t>
              </w:r>
            </w:ins>
            <w:bookmarkEnd w:id="29503"/>
          </w:p>
        </w:tc>
        <w:tc>
          <w:tcPr>
            <w:tcW w:w="1782" w:type="dxa"/>
            <w:tcPrChange w:id="29506" w:author="Phuong Truong Thi" w:date="2024-12-11T11:58:00Z" w16du:dateUtc="2024-12-11T04:58:00Z">
              <w:tcPr>
                <w:tcW w:w="2322" w:type="dxa"/>
                <w:gridSpan w:val="4"/>
              </w:tcPr>
            </w:tcPrChange>
          </w:tcPr>
          <w:p w14:paraId="35A7CBD7" w14:textId="15A4956C" w:rsidR="0070293F" w:rsidRPr="004A2E0F" w:rsidRDefault="0070293F">
            <w:pPr>
              <w:pStyle w:val="Heading31"/>
              <w:keepNext w:val="0"/>
              <w:widowControl w:val="0"/>
              <w:numPr>
                <w:ilvl w:val="0"/>
                <w:numId w:val="0"/>
              </w:numPr>
              <w:jc w:val="center"/>
              <w:rPr>
                <w:ins w:id="29507" w:author="Phuong Truong Thi" w:date="2024-11-25T11:11:00Z"/>
                <w:b w:val="0"/>
                <w:bCs w:val="0"/>
                <w:sz w:val="24"/>
                <w:szCs w:val="24"/>
              </w:rPr>
              <w:pPrChange w:id="29508" w:author="Phuong Truong Thi" w:date="2024-12-11T11:58:00Z" w16du:dateUtc="2024-12-11T04:58:00Z">
                <w:pPr>
                  <w:pStyle w:val="Heading31"/>
                  <w:keepNext w:val="0"/>
                  <w:widowControl w:val="0"/>
                  <w:numPr>
                    <w:ilvl w:val="0"/>
                  </w:numPr>
                  <w:ind w:left="0" w:firstLine="0"/>
                  <w:jc w:val="center"/>
                </w:pPr>
              </w:pPrChange>
            </w:pPr>
            <w:bookmarkStart w:id="29509" w:name="_Toc184813878"/>
            <w:ins w:id="29510" w:author="Phuong Truong Thi" w:date="2024-11-25T11:11:00Z">
              <w:r w:rsidRPr="00694305">
                <w:rPr>
                  <w:b w:val="0"/>
                  <w:bCs w:val="0"/>
                  <w:color w:val="000000"/>
                  <w:sz w:val="24"/>
                  <w:szCs w:val="24"/>
                </w:rPr>
                <w:t>CRM</w:t>
              </w:r>
              <w:bookmarkEnd w:id="29509"/>
            </w:ins>
          </w:p>
        </w:tc>
      </w:tr>
    </w:tbl>
    <w:p w14:paraId="4664A3A4" w14:textId="1B4B4126" w:rsidR="005B45EC" w:rsidRDefault="005B45EC" w:rsidP="00A672A9">
      <w:pPr>
        <w:pStyle w:val="Heading31"/>
        <w:keepNext w:val="0"/>
        <w:numPr>
          <w:ilvl w:val="0"/>
          <w:numId w:val="0"/>
        </w:numPr>
        <w:outlineLvl w:val="9"/>
        <w:rPr>
          <w:ins w:id="29511" w:author="Phuong Truong Thi" w:date="2024-11-25T19:04:00Z"/>
          <w:b w:val="0"/>
          <w:bCs w:val="0"/>
          <w:sz w:val="24"/>
          <w:szCs w:val="24"/>
        </w:rPr>
      </w:pPr>
      <w:ins w:id="29512" w:author="Phuong Truong Thi" w:date="2024-11-25T19:04:00Z">
        <w:r>
          <w:rPr>
            <w:b w:val="0"/>
            <w:bCs w:val="0"/>
            <w:noProof/>
            <w:sz w:val="24"/>
            <w:szCs w:val="24"/>
            <w:lang w:eastAsia="en-US"/>
          </w:rPr>
          <w:drawing>
            <wp:inline distT="0" distB="0" distL="0" distR="0" wp14:anchorId="310F1144" wp14:editId="12286548">
              <wp:extent cx="5821045" cy="2973705"/>
              <wp:effectExtent l="0" t="0" r="8255" b="0"/>
              <wp:docPr id="1112280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80800" name="Picture 1112280800"/>
                      <pic:cNvPicPr/>
                    </pic:nvPicPr>
                    <pic:blipFill>
                      <a:blip r:embed="rId33"/>
                      <a:stretch>
                        <a:fillRect/>
                      </a:stretch>
                    </pic:blipFill>
                    <pic:spPr>
                      <a:xfrm>
                        <a:off x="0" y="0"/>
                        <a:ext cx="5821045" cy="2973705"/>
                      </a:xfrm>
                      <a:prstGeom prst="rect">
                        <a:avLst/>
                      </a:prstGeom>
                    </pic:spPr>
                  </pic:pic>
                </a:graphicData>
              </a:graphic>
            </wp:inline>
          </w:drawing>
        </w:r>
      </w:ins>
    </w:p>
    <w:p w14:paraId="2A5CE944" w14:textId="77777777" w:rsidR="005B45EC" w:rsidRDefault="005B45EC" w:rsidP="00A672A9">
      <w:pPr>
        <w:pStyle w:val="Heading31"/>
        <w:keepNext w:val="0"/>
        <w:numPr>
          <w:ilvl w:val="0"/>
          <w:numId w:val="0"/>
        </w:numPr>
        <w:outlineLvl w:val="9"/>
        <w:rPr>
          <w:ins w:id="29513" w:author="Phuong Truong Thi" w:date="2024-11-25T19:04:00Z"/>
          <w:b w:val="0"/>
          <w:bCs w:val="0"/>
          <w:sz w:val="24"/>
          <w:szCs w:val="24"/>
        </w:rPr>
      </w:pPr>
    </w:p>
    <w:p w14:paraId="3763DAAE" w14:textId="77777777" w:rsidR="00EA72F0" w:rsidRDefault="00EA72F0" w:rsidP="00A672A9">
      <w:pPr>
        <w:pStyle w:val="Heading31"/>
        <w:keepNext w:val="0"/>
        <w:numPr>
          <w:ilvl w:val="0"/>
          <w:numId w:val="0"/>
        </w:numPr>
        <w:outlineLvl w:val="9"/>
        <w:rPr>
          <w:ins w:id="29514" w:author="Phuong Truong Thi" w:date="2024-12-11T11:59:00Z" w16du:dateUtc="2024-12-11T04:59:00Z"/>
          <w:b w:val="0"/>
          <w:bCs w:val="0"/>
          <w:sz w:val="24"/>
          <w:szCs w:val="24"/>
        </w:rPr>
      </w:pPr>
    </w:p>
    <w:p w14:paraId="7869866A" w14:textId="31341DB1" w:rsidR="00A672A9" w:rsidRDefault="00FE1171" w:rsidP="00A672A9">
      <w:pPr>
        <w:pStyle w:val="Heading31"/>
        <w:keepNext w:val="0"/>
        <w:numPr>
          <w:ilvl w:val="0"/>
          <w:numId w:val="0"/>
        </w:numPr>
        <w:outlineLvl w:val="9"/>
        <w:rPr>
          <w:ins w:id="29515" w:author="Phuong Truong Thi" w:date="2024-11-25T15:24:00Z"/>
          <w:b w:val="0"/>
          <w:bCs w:val="0"/>
          <w:sz w:val="24"/>
          <w:szCs w:val="24"/>
        </w:rPr>
      </w:pPr>
      <w:ins w:id="29516" w:author="Phuong Truong Thi" w:date="2024-11-25T15:24:00Z">
        <w:r>
          <w:rPr>
            <w:b w:val="0"/>
            <w:bCs w:val="0"/>
            <w:sz w:val="24"/>
            <w:szCs w:val="24"/>
          </w:rPr>
          <w:t>Mỗi báo cáo hiển thị các thông tin sau:</w:t>
        </w:r>
      </w:ins>
    </w:p>
    <w:p w14:paraId="7CFAE616" w14:textId="24485EFC" w:rsidR="00FE1171" w:rsidRDefault="00FE1171" w:rsidP="00FE1171">
      <w:pPr>
        <w:pStyle w:val="ListParagraph"/>
        <w:rPr>
          <w:ins w:id="29517" w:author="Phuong Truong Thi" w:date="2024-11-25T15:25:00Z"/>
        </w:rPr>
      </w:pPr>
      <w:ins w:id="29518" w:author="Phuong Truong Thi" w:date="2024-11-25T15:25:00Z">
        <w:r>
          <w:t>Tên báo cáo</w:t>
        </w:r>
      </w:ins>
    </w:p>
    <w:p w14:paraId="0F085689" w14:textId="09884D70" w:rsidR="00FE1171" w:rsidRPr="00973413" w:rsidRDefault="00FE1171">
      <w:pPr>
        <w:pStyle w:val="ListParagraph"/>
        <w:rPr>
          <w:ins w:id="29519" w:author="Phuong Truong Thi" w:date="2024-11-25T15:25:00Z"/>
        </w:rPr>
        <w:pPrChange w:id="29520" w:author="Phuong Truong Thi" w:date="2024-11-25T15:25:00Z">
          <w:pPr>
            <w:pStyle w:val="Heading31"/>
            <w:keepNext w:val="0"/>
            <w:widowControl w:val="0"/>
            <w:numPr>
              <w:ilvl w:val="0"/>
            </w:numPr>
            <w:ind w:left="720" w:firstLine="0"/>
            <w:outlineLvl w:val="9"/>
          </w:pPr>
        </w:pPrChange>
      </w:pPr>
      <w:ins w:id="29521" w:author="Phuong Truong Thi" w:date="2024-11-25T15:25:00Z">
        <w:r>
          <w:t xml:space="preserve">Số </w:t>
        </w:r>
        <w:r w:rsidRPr="00973413">
          <w:t>lượng</w:t>
        </w:r>
        <w:r>
          <w:t>: Chính là thông tin số lượng KH tương ứng của mỗi báo cáo</w:t>
        </w:r>
      </w:ins>
    </w:p>
    <w:p w14:paraId="29758FA0" w14:textId="2EA61710" w:rsidR="00FE1171" w:rsidRDefault="00FE1171" w:rsidP="00FE1171">
      <w:pPr>
        <w:pStyle w:val="ListParagraph"/>
        <w:rPr>
          <w:ins w:id="29522" w:author="Phuong Truong Thi" w:date="2024-11-25T15:26:00Z"/>
        </w:rPr>
      </w:pPr>
      <w:ins w:id="29523" w:author="Phuong Truong Thi" w:date="2024-11-25T15:26:00Z">
        <w:r>
          <w:t>Action: View report</w:t>
        </w:r>
      </w:ins>
    </w:p>
    <w:p w14:paraId="0C05D38F" w14:textId="7FBC386F" w:rsidR="00FE1171" w:rsidRPr="00973413" w:rsidRDefault="00FE1171">
      <w:pPr>
        <w:pStyle w:val="Heading31"/>
        <w:keepNext w:val="0"/>
        <w:numPr>
          <w:ilvl w:val="0"/>
          <w:numId w:val="0"/>
        </w:numPr>
        <w:outlineLvl w:val="9"/>
        <w:rPr>
          <w:ins w:id="29524" w:author="Phuong Truong Thi" w:date="2024-11-25T15:26:00Z"/>
          <w:b w:val="0"/>
          <w:bCs w:val="0"/>
          <w:sz w:val="24"/>
          <w:szCs w:val="24"/>
        </w:rPr>
        <w:pPrChange w:id="29525" w:author="Phuong Truong Thi" w:date="2024-11-25T15:27:00Z">
          <w:pPr>
            <w:pStyle w:val="Heading31"/>
            <w:keepNext w:val="0"/>
            <w:numPr>
              <w:ilvl w:val="0"/>
              <w:numId w:val="47"/>
            </w:numPr>
            <w:ind w:left="1494" w:hanging="360"/>
            <w:outlineLvl w:val="9"/>
          </w:pPr>
        </w:pPrChange>
      </w:pPr>
      <w:ins w:id="29526" w:author="Phuong Truong Thi" w:date="2024-11-25T15:26:00Z">
        <w:r w:rsidRPr="00973413">
          <w:rPr>
            <w:b w:val="0"/>
            <w:bCs w:val="0"/>
            <w:sz w:val="24"/>
            <w:szCs w:val="24"/>
          </w:rPr>
          <w:t>Bước 6: User nhấn vào View report, hệ thống hiển thị màn hình chi tiết báo cá</w:t>
        </w:r>
        <w:r>
          <w:rPr>
            <w:b w:val="0"/>
            <w:bCs w:val="0"/>
            <w:sz w:val="24"/>
            <w:szCs w:val="24"/>
          </w:rPr>
          <w:t>o</w:t>
        </w:r>
        <w:r w:rsidRPr="00973413">
          <w:rPr>
            <w:b w:val="0"/>
            <w:bCs w:val="0"/>
            <w:sz w:val="24"/>
            <w:szCs w:val="24"/>
          </w:rPr>
          <w:t xml:space="preserve"> là danh sách các KH </w:t>
        </w:r>
      </w:ins>
      <w:ins w:id="29527" w:author="Phuong Truong Thi" w:date="2024-12-05T18:29:00Z">
        <w:r w:rsidR="001F1F9A">
          <w:rPr>
            <w:b w:val="0"/>
            <w:bCs w:val="0"/>
            <w:sz w:val="24"/>
            <w:szCs w:val="24"/>
          </w:rPr>
          <w:t>tương ứng.</w:t>
        </w:r>
      </w:ins>
    </w:p>
    <w:p w14:paraId="1F92BC08" w14:textId="77777777" w:rsidR="00FE1171" w:rsidRPr="00A672A9" w:rsidRDefault="00FE1171">
      <w:pPr>
        <w:rPr>
          <w:ins w:id="29528" w:author="Phuong Truong Thi" w:date="2024-11-25T11:08:00Z"/>
        </w:rPr>
        <w:pPrChange w:id="29529" w:author="Phuong Truong Thi" w:date="2024-11-25T15:26:00Z">
          <w:pPr>
            <w:pStyle w:val="Heading31"/>
            <w:keepNext w:val="0"/>
            <w:numPr>
              <w:ilvl w:val="0"/>
              <w:numId w:val="0"/>
            </w:numPr>
            <w:ind w:left="0" w:firstLine="0"/>
            <w:outlineLvl w:val="9"/>
          </w:pPr>
        </w:pPrChange>
      </w:pPr>
    </w:p>
    <w:p w14:paraId="24E942C4" w14:textId="0792D8C0" w:rsidR="000C488B" w:rsidRDefault="000C488B">
      <w:pPr>
        <w:pStyle w:val="Heading31"/>
        <w:rPr>
          <w:ins w:id="29530" w:author="Phuong Truong Thi" w:date="2024-12-06T19:01:00Z"/>
          <w:sz w:val="24"/>
          <w:szCs w:val="24"/>
        </w:rPr>
      </w:pPr>
      <w:bookmarkStart w:id="29531" w:name="_Toc184813879"/>
      <w:ins w:id="29532" w:author="Phuong Truong Thi" w:date="2024-12-06T18:21:00Z">
        <w:r w:rsidRPr="000C488B">
          <w:rPr>
            <w:sz w:val="24"/>
            <w:szCs w:val="24"/>
            <w:rPrChange w:id="29533" w:author="Phuong Truong Thi" w:date="2024-12-06T18:22:00Z">
              <w:rPr/>
            </w:rPrChange>
          </w:rPr>
          <w:lastRenderedPageBreak/>
          <w:t>P</w:t>
        </w:r>
      </w:ins>
      <w:ins w:id="29534" w:author="Phuong Truong Thi" w:date="2024-12-06T18:22:00Z">
        <w:r w:rsidRPr="000C488B">
          <w:rPr>
            <w:sz w:val="24"/>
            <w:szCs w:val="24"/>
            <w:rPrChange w:id="29535" w:author="Phuong Truong Thi" w:date="2024-12-06T18:22:00Z">
              <w:rPr/>
            </w:rPrChange>
          </w:rPr>
          <w:t>ORT.08 – Xem danh sách</w:t>
        </w:r>
        <w:r>
          <w:rPr>
            <w:sz w:val="24"/>
            <w:szCs w:val="24"/>
          </w:rPr>
          <w:t xml:space="preserve"> </w:t>
        </w:r>
      </w:ins>
      <w:ins w:id="29536" w:author="Phuong Truong Thi" w:date="2024-12-06T18:24:00Z">
        <w:r>
          <w:rPr>
            <w:sz w:val="24"/>
            <w:szCs w:val="24"/>
          </w:rPr>
          <w:t>KH AF giảm ròng (</w:t>
        </w:r>
      </w:ins>
      <w:ins w:id="29537" w:author="Phuong Truong Thi" w:date="2024-12-06T18:27:00Z">
        <w:r>
          <w:rPr>
            <w:sz w:val="24"/>
            <w:szCs w:val="24"/>
          </w:rPr>
          <w:t>Giảm net AF)</w:t>
        </w:r>
      </w:ins>
      <w:bookmarkEnd w:id="29531"/>
    </w:p>
    <w:p w14:paraId="404D386A" w14:textId="58F613FE" w:rsidR="004A3247" w:rsidRDefault="004A3247" w:rsidP="004A3247">
      <w:pPr>
        <w:pStyle w:val="Heading31"/>
        <w:numPr>
          <w:ilvl w:val="0"/>
          <w:numId w:val="69"/>
        </w:numPr>
        <w:outlineLvl w:val="9"/>
        <w:rPr>
          <w:ins w:id="29538" w:author="Phuong Truong Thi" w:date="2024-12-06T19:02:00Z"/>
          <w:i/>
          <w:iCs/>
          <w:sz w:val="24"/>
          <w:szCs w:val="24"/>
        </w:rPr>
      </w:pPr>
      <w:ins w:id="29539" w:author="Phuong Truong Thi" w:date="2024-12-06T19:02:00Z">
        <w:r w:rsidRPr="004A3247">
          <w:rPr>
            <w:i/>
            <w:iCs/>
            <w:sz w:val="24"/>
            <w:szCs w:val="24"/>
            <w:rPrChange w:id="29540" w:author="Phuong Truong Thi" w:date="2024-12-06T19:02:00Z">
              <w:rPr>
                <w:sz w:val="24"/>
                <w:szCs w:val="24"/>
              </w:rPr>
            </w:rPrChange>
          </w:rPr>
          <w:t>Mô tả chức năng</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4A3247" w:rsidRPr="00075487" w14:paraId="2089C861" w14:textId="77777777" w:rsidTr="001F44E5">
        <w:trPr>
          <w:trHeight w:val="792"/>
          <w:ins w:id="29541" w:author="Phuong Truong Thi" w:date="2024-12-06T19:03:00Z"/>
        </w:trPr>
        <w:tc>
          <w:tcPr>
            <w:tcW w:w="1795" w:type="dxa"/>
            <w:shd w:val="clear" w:color="auto" w:fill="auto"/>
          </w:tcPr>
          <w:p w14:paraId="7FF51013" w14:textId="77777777" w:rsidR="004A3247" w:rsidRPr="00243EB6" w:rsidRDefault="004A3247" w:rsidP="001F44E5">
            <w:pPr>
              <w:pStyle w:val="Bd-1BodyText1"/>
              <w:keepNext w:val="0"/>
              <w:spacing w:line="276" w:lineRule="auto"/>
              <w:ind w:left="0"/>
              <w:jc w:val="left"/>
              <w:rPr>
                <w:ins w:id="29542" w:author="Phuong Truong Thi" w:date="2024-12-06T19:03:00Z"/>
                <w:rFonts w:ascii="Times New Roman" w:hAnsi="Times New Roman"/>
                <w:b/>
                <w:bCs/>
                <w:iCs/>
                <w:sz w:val="24"/>
                <w:szCs w:val="24"/>
              </w:rPr>
            </w:pPr>
            <w:ins w:id="29543" w:author="Phuong Truong Thi" w:date="2024-12-06T19:03:00Z">
              <w:r w:rsidRPr="00243EB6">
                <w:rPr>
                  <w:rFonts w:ascii="Times New Roman" w:hAnsi="Times New Roman"/>
                  <w:b/>
                  <w:iCs/>
                  <w:sz w:val="24"/>
                  <w:szCs w:val="24"/>
                </w:rPr>
                <w:t>Mô tả</w:t>
              </w:r>
            </w:ins>
          </w:p>
        </w:tc>
        <w:tc>
          <w:tcPr>
            <w:tcW w:w="7362" w:type="dxa"/>
            <w:shd w:val="clear" w:color="auto" w:fill="auto"/>
          </w:tcPr>
          <w:p w14:paraId="7776B850" w14:textId="7018F754" w:rsidR="004A3247" w:rsidRPr="00075487" w:rsidRDefault="004A3247" w:rsidP="001F44E5">
            <w:pPr>
              <w:pStyle w:val="Normal10"/>
              <w:rPr>
                <w:ins w:id="29544" w:author="Phuong Truong Thi" w:date="2024-12-06T19:03:00Z"/>
              </w:rPr>
            </w:pPr>
            <w:ins w:id="29545" w:author="Phuong Truong Thi" w:date="2024-12-06T19:03:00Z">
              <w:r w:rsidRPr="00075487">
                <w:t xml:space="preserve">Chức năng hỗ trợ NSD </w:t>
              </w:r>
              <w:r>
                <w:t>nhìn thấy sự biến động các KH trong port của mình</w:t>
              </w:r>
            </w:ins>
            <w:ins w:id="29546" w:author="Phuong Truong Thi" w:date="2024-12-06T19:06:00Z">
              <w:r>
                <w:t>:</w:t>
              </w:r>
            </w:ins>
            <w:ins w:id="29547" w:author="Phuong Truong Thi" w:date="2024-12-06T19:03:00Z">
              <w:r>
                <w:t xml:space="preserve">  </w:t>
              </w:r>
              <w:commentRangeStart w:id="29548"/>
              <w:r w:rsidRPr="009025B8">
                <w:t xml:space="preserve">KH </w:t>
              </w:r>
              <w:commentRangeStart w:id="29549"/>
              <w:commentRangeEnd w:id="29549"/>
              <w:r>
                <w:rPr>
                  <w:rStyle w:val="CommentReference"/>
                  <w:rFonts w:ascii="Arial" w:hAnsi="Arial"/>
                  <w:lang w:val="x-none" w:eastAsia="x-none"/>
                </w:rPr>
                <w:commentReference w:id="29549"/>
              </w:r>
              <w:commentRangeEnd w:id="29548"/>
              <w:r>
                <w:rPr>
                  <w:rStyle w:val="CommentReference"/>
                  <w:rFonts w:ascii="Arial" w:hAnsi="Arial"/>
                  <w:lang w:val="x-none" w:eastAsia="x-none"/>
                </w:rPr>
                <w:commentReference w:id="29548"/>
              </w:r>
              <w:r>
                <w:t>AF Core (</w:t>
              </w:r>
              <w:r w:rsidRPr="003A62D6">
                <w:t xml:space="preserve">AF Private </w:t>
              </w:r>
              <w:r>
                <w:t xml:space="preserve">, </w:t>
              </w:r>
              <w:r w:rsidRPr="003A62D6">
                <w:t>AF Preferred</w:t>
              </w:r>
              <w:r>
                <w:t xml:space="preserve">) </w:t>
              </w:r>
            </w:ins>
            <w:ins w:id="29550" w:author="Phuong Truong Thi" w:date="2024-12-06T19:05:00Z">
              <w:r>
                <w:t>mới tụt hạng</w:t>
              </w:r>
            </w:ins>
            <w:ins w:id="29551" w:author="Phuong Truong Thi" w:date="2024-12-06T19:03:00Z">
              <w:r>
                <w:t>. Chi tiết ở phần “Thông tin dữ liệu”</w:t>
              </w:r>
            </w:ins>
          </w:p>
        </w:tc>
      </w:tr>
      <w:tr w:rsidR="004A3247" w:rsidRPr="00075487" w14:paraId="55880CF1" w14:textId="77777777" w:rsidTr="001F44E5">
        <w:trPr>
          <w:trHeight w:val="489"/>
          <w:ins w:id="29552" w:author="Phuong Truong Thi" w:date="2024-12-06T19:03:00Z"/>
        </w:trPr>
        <w:tc>
          <w:tcPr>
            <w:tcW w:w="1795" w:type="dxa"/>
            <w:shd w:val="clear" w:color="auto" w:fill="auto"/>
          </w:tcPr>
          <w:p w14:paraId="60D8F9B1" w14:textId="77777777" w:rsidR="004A3247" w:rsidRPr="00243EB6" w:rsidRDefault="004A3247" w:rsidP="001F44E5">
            <w:pPr>
              <w:pStyle w:val="Bd-1BodyText1"/>
              <w:keepNext w:val="0"/>
              <w:spacing w:line="276" w:lineRule="auto"/>
              <w:ind w:left="0"/>
              <w:jc w:val="left"/>
              <w:rPr>
                <w:ins w:id="29553" w:author="Phuong Truong Thi" w:date="2024-12-06T19:03:00Z"/>
                <w:rFonts w:ascii="Times New Roman" w:hAnsi="Times New Roman"/>
                <w:b/>
                <w:iCs/>
                <w:sz w:val="24"/>
                <w:szCs w:val="24"/>
              </w:rPr>
            </w:pPr>
            <w:ins w:id="29554" w:author="Phuong Truong Thi" w:date="2024-12-06T19:03:00Z">
              <w:r w:rsidRPr="00243EB6">
                <w:rPr>
                  <w:rFonts w:ascii="Times New Roman" w:hAnsi="Times New Roman"/>
                  <w:b/>
                  <w:iCs/>
                  <w:sz w:val="24"/>
                  <w:szCs w:val="24"/>
                </w:rPr>
                <w:t>Actor</w:t>
              </w:r>
            </w:ins>
          </w:p>
        </w:tc>
        <w:tc>
          <w:tcPr>
            <w:tcW w:w="7362" w:type="dxa"/>
            <w:shd w:val="clear" w:color="auto" w:fill="auto"/>
          </w:tcPr>
          <w:p w14:paraId="7EEFEDF0" w14:textId="77777777" w:rsidR="004A3247" w:rsidRPr="00075487" w:rsidRDefault="004A3247" w:rsidP="001F44E5">
            <w:pPr>
              <w:pStyle w:val="Normal10"/>
              <w:rPr>
                <w:ins w:id="29555" w:author="Phuong Truong Thi" w:date="2024-12-06T19:03:00Z"/>
              </w:rPr>
            </w:pPr>
            <w:ins w:id="29556" w:author="Phuong Truong Thi" w:date="2024-12-06T19:03:00Z">
              <w:r>
                <w:t>CBBH, CBQL, HO phân khúc</w:t>
              </w:r>
            </w:ins>
          </w:p>
        </w:tc>
      </w:tr>
      <w:tr w:rsidR="004A3247" w:rsidRPr="00075487" w14:paraId="04956342" w14:textId="77777777" w:rsidTr="001F44E5">
        <w:trPr>
          <w:trHeight w:val="489"/>
          <w:ins w:id="29557" w:author="Phuong Truong Thi" w:date="2024-12-06T19:03:00Z"/>
        </w:trPr>
        <w:tc>
          <w:tcPr>
            <w:tcW w:w="1795" w:type="dxa"/>
            <w:shd w:val="clear" w:color="auto" w:fill="auto"/>
          </w:tcPr>
          <w:p w14:paraId="5F656406" w14:textId="77777777" w:rsidR="004A3247" w:rsidRPr="00243EB6" w:rsidRDefault="004A3247" w:rsidP="001F44E5">
            <w:pPr>
              <w:pStyle w:val="Bd-1BodyText1"/>
              <w:keepNext w:val="0"/>
              <w:spacing w:line="276" w:lineRule="auto"/>
              <w:ind w:left="0"/>
              <w:jc w:val="left"/>
              <w:rPr>
                <w:ins w:id="29558" w:author="Phuong Truong Thi" w:date="2024-12-06T19:03:00Z"/>
                <w:rFonts w:ascii="Times New Roman" w:hAnsi="Times New Roman"/>
                <w:b/>
                <w:iCs/>
                <w:sz w:val="24"/>
                <w:szCs w:val="24"/>
              </w:rPr>
            </w:pPr>
            <w:ins w:id="29559" w:author="Phuong Truong Thi" w:date="2024-12-06T19:03:00Z">
              <w:r w:rsidRPr="00243EB6">
                <w:rPr>
                  <w:rFonts w:ascii="Times New Roman" w:hAnsi="Times New Roman"/>
                  <w:b/>
                  <w:iCs/>
                  <w:sz w:val="24"/>
                  <w:szCs w:val="24"/>
                </w:rPr>
                <w:t>Các bước xử lý</w:t>
              </w:r>
            </w:ins>
          </w:p>
        </w:tc>
        <w:tc>
          <w:tcPr>
            <w:tcW w:w="7362" w:type="dxa"/>
            <w:shd w:val="clear" w:color="auto" w:fill="auto"/>
          </w:tcPr>
          <w:p w14:paraId="4FBB184A" w14:textId="77777777" w:rsidR="004A3247" w:rsidRDefault="004A3247" w:rsidP="001F44E5">
            <w:pPr>
              <w:pStyle w:val="Normal10"/>
              <w:rPr>
                <w:ins w:id="29560" w:author="Phuong Truong Thi" w:date="2024-12-06T19:03:00Z"/>
                <w:szCs w:val="24"/>
              </w:rPr>
            </w:pPr>
            <w:ins w:id="29561" w:author="Phuong Truong Thi" w:date="2024-12-06T19:03:00Z">
              <w:r>
                <w:rPr>
                  <w:szCs w:val="24"/>
                </w:rPr>
                <w:t>1.User đăng nhập hệ thống</w:t>
              </w:r>
            </w:ins>
          </w:p>
          <w:p w14:paraId="579FAE1E" w14:textId="77777777" w:rsidR="004A3247" w:rsidRDefault="004A3247" w:rsidP="001F44E5">
            <w:pPr>
              <w:pStyle w:val="Normal10"/>
              <w:rPr>
                <w:ins w:id="29562" w:author="Phuong Truong Thi" w:date="2024-12-06T19:03:00Z"/>
                <w:szCs w:val="24"/>
              </w:rPr>
            </w:pPr>
            <w:ins w:id="29563" w:author="Phuong Truong Thi" w:date="2024-12-06T19:03:00Z">
              <w:r>
                <w:rPr>
                  <w:szCs w:val="24"/>
                </w:rPr>
                <w:t>2.Truy cập màn hình Account</w:t>
              </w:r>
            </w:ins>
          </w:p>
          <w:p w14:paraId="23E78992" w14:textId="411A951E" w:rsidR="004A3247" w:rsidRDefault="004A3247" w:rsidP="001F44E5">
            <w:pPr>
              <w:pStyle w:val="Normal10"/>
              <w:rPr>
                <w:ins w:id="29564" w:author="Phuong Truong Thi" w:date="2024-12-06T19:03:00Z"/>
              </w:rPr>
            </w:pPr>
            <w:ins w:id="29565" w:author="Phuong Truong Thi" w:date="2024-12-06T19:03:00Z">
              <w:r>
                <w:rPr>
                  <w:szCs w:val="24"/>
                </w:rPr>
                <w:t xml:space="preserve">3.Chọn list view “Khách hàng </w:t>
              </w:r>
            </w:ins>
            <w:ins w:id="29566" w:author="Phuong Truong Thi" w:date="2024-12-06T20:00:00Z">
              <w:r w:rsidR="00964300">
                <w:rPr>
                  <w:szCs w:val="24"/>
                </w:rPr>
                <w:t>AF</w:t>
              </w:r>
            </w:ins>
            <w:ins w:id="29567" w:author="Phuong Truong Thi" w:date="2024-12-06T20:01:00Z">
              <w:r w:rsidR="00964300">
                <w:rPr>
                  <w:szCs w:val="24"/>
                </w:rPr>
                <w:t xml:space="preserve"> gairm ròng</w:t>
              </w:r>
            </w:ins>
            <w:ins w:id="29568" w:author="Phuong Truong Thi" w:date="2024-12-06T19:03:00Z">
              <w:r>
                <w:rPr>
                  <w:szCs w:val="24"/>
                </w:rPr>
                <w:t>”</w:t>
              </w:r>
            </w:ins>
          </w:p>
        </w:tc>
      </w:tr>
      <w:tr w:rsidR="004A3247" w:rsidRPr="005F0A45" w14:paraId="5B66E89B" w14:textId="77777777" w:rsidTr="001F44E5">
        <w:trPr>
          <w:trHeight w:val="765"/>
          <w:ins w:id="29569" w:author="Phuong Truong Thi" w:date="2024-12-06T19:03:00Z"/>
        </w:trPr>
        <w:tc>
          <w:tcPr>
            <w:tcW w:w="1795" w:type="dxa"/>
            <w:shd w:val="clear" w:color="auto" w:fill="auto"/>
          </w:tcPr>
          <w:p w14:paraId="720D9DCF" w14:textId="77777777" w:rsidR="004A3247" w:rsidRPr="00243EB6" w:rsidRDefault="004A3247" w:rsidP="001F44E5">
            <w:pPr>
              <w:pStyle w:val="Bd-1BodyText1"/>
              <w:keepNext w:val="0"/>
              <w:spacing w:line="276" w:lineRule="auto"/>
              <w:ind w:left="0"/>
              <w:jc w:val="left"/>
              <w:rPr>
                <w:ins w:id="29570" w:author="Phuong Truong Thi" w:date="2024-12-06T19:03:00Z"/>
                <w:rFonts w:ascii="Times New Roman" w:hAnsi="Times New Roman"/>
                <w:b/>
                <w:iCs/>
                <w:sz w:val="24"/>
                <w:szCs w:val="24"/>
              </w:rPr>
            </w:pPr>
            <w:ins w:id="29571" w:author="Phuong Truong Thi" w:date="2024-12-06T19:03:00Z">
              <w:r w:rsidRPr="00243EB6">
                <w:rPr>
                  <w:rFonts w:ascii="Times New Roman" w:hAnsi="Times New Roman"/>
                  <w:b/>
                  <w:iCs/>
                  <w:sz w:val="24"/>
                  <w:szCs w:val="24"/>
                </w:rPr>
                <w:t>Kết quả đầu ra</w:t>
              </w:r>
            </w:ins>
          </w:p>
        </w:tc>
        <w:tc>
          <w:tcPr>
            <w:tcW w:w="7362" w:type="dxa"/>
            <w:shd w:val="clear" w:color="auto" w:fill="auto"/>
          </w:tcPr>
          <w:p w14:paraId="0F6C0F4E" w14:textId="6DD1C19E" w:rsidR="004A3247" w:rsidRDefault="004A3247" w:rsidP="001F44E5">
            <w:pPr>
              <w:pStyle w:val="Normal10"/>
              <w:rPr>
                <w:ins w:id="29572" w:author="Phuong Truong Thi" w:date="2024-12-06T19:03:00Z"/>
              </w:rPr>
            </w:pPr>
            <w:ins w:id="29573" w:author="Phuong Truong Thi" w:date="2024-12-06T19:03:00Z">
              <w:r>
                <w:rPr>
                  <w:szCs w:val="24"/>
                </w:rPr>
                <w:t xml:space="preserve">Hệ thống hiển thị màn hình danh sách </w:t>
              </w:r>
              <w:r>
                <w:t xml:space="preserve">khách hàng: </w:t>
              </w:r>
            </w:ins>
            <w:ins w:id="29574" w:author="Phuong Truong Thi" w:date="2024-12-06T19:05:00Z">
              <w:r>
                <w:t>giảm</w:t>
              </w:r>
            </w:ins>
            <w:ins w:id="29575" w:author="Phuong Truong Thi" w:date="2024-12-06T19:03:00Z">
              <w:r>
                <w:t xml:space="preserve"> Net Core AF </w:t>
              </w:r>
            </w:ins>
          </w:p>
          <w:p w14:paraId="3F93D59D" w14:textId="01740CF3" w:rsidR="004A3247" w:rsidRDefault="004A3247" w:rsidP="001F44E5">
            <w:pPr>
              <w:pStyle w:val="Normal10"/>
              <w:rPr>
                <w:ins w:id="29576" w:author="Phuong Truong Thi" w:date="2024-12-06T19:03:00Z"/>
                <w:szCs w:val="24"/>
              </w:rPr>
            </w:pPr>
            <w:ins w:id="29577" w:author="Phuong Truong Thi" w:date="2024-12-06T19:03:00Z">
              <w:r>
                <w:rPr>
                  <w:szCs w:val="24"/>
                </w:rPr>
                <w:t xml:space="preserve">     1.  </w:t>
              </w:r>
            </w:ins>
            <w:ins w:id="29578" w:author="Phuong Truong Thi" w:date="2024-12-06T19:07:00Z">
              <w:r w:rsidRPr="004A3247">
                <w:rPr>
                  <w:szCs w:val="24"/>
                </w:rPr>
                <w:t>Giảm NET AF: Khách AF Private và AF Preferred trong port của CBBH tại tháng (T-1) nhưng không có tại tháng báo cáo. Không thuộc port của CBBH nữa hoặc tụt hạng AF</w:t>
              </w:r>
            </w:ins>
          </w:p>
          <w:p w14:paraId="2576BD4E" w14:textId="77777777" w:rsidR="004A3247" w:rsidRPr="00E10D5C" w:rsidRDefault="004A3247" w:rsidP="001F44E5">
            <w:pPr>
              <w:pStyle w:val="Normal10"/>
              <w:rPr>
                <w:ins w:id="29579" w:author="Phuong Truong Thi" w:date="2024-12-06T19:03:00Z"/>
                <w:szCs w:val="24"/>
                <w:u w:val="single"/>
              </w:rPr>
            </w:pPr>
            <w:ins w:id="29580" w:author="Phuong Truong Thi" w:date="2024-12-06T19:03:00Z">
              <w:r w:rsidRPr="00E10D5C">
                <w:rPr>
                  <w:b/>
                  <w:bCs/>
                  <w:szCs w:val="24"/>
                  <w:u w:val="single"/>
                </w:rPr>
                <w:t>Ghi nhận tăng ròng trong trường hợp đổi DAO</w:t>
              </w:r>
            </w:ins>
          </w:p>
          <w:p w14:paraId="574927EF" w14:textId="77777777" w:rsidR="004A3247" w:rsidRPr="0002170A" w:rsidRDefault="004A3247" w:rsidP="001F44E5">
            <w:pPr>
              <w:pStyle w:val="Normal10"/>
              <w:rPr>
                <w:ins w:id="29581" w:author="Phuong Truong Thi" w:date="2024-12-06T19:03:00Z"/>
                <w:szCs w:val="24"/>
              </w:rPr>
            </w:pPr>
            <w:ins w:id="29582" w:author="Phuong Truong Thi" w:date="2024-12-06T19:03:00Z">
              <w:r>
                <w:rPr>
                  <w:szCs w:val="24"/>
                </w:rPr>
                <w:t xml:space="preserve">    </w:t>
              </w:r>
              <w:r w:rsidRPr="0002170A">
                <w:rPr>
                  <w:szCs w:val="24"/>
                </w:rPr>
                <w:t xml:space="preserve">1. </w:t>
              </w:r>
              <w:r>
                <w:rPr>
                  <w:szCs w:val="24"/>
                </w:rPr>
                <w:t xml:space="preserve"> </w:t>
              </w:r>
              <w:r w:rsidRPr="0002170A">
                <w:rPr>
                  <w:szCs w:val="24"/>
                </w:rPr>
                <w:t xml:space="preserve">Nếu KH xuống hạng trong tháng đổi DAO, ghi nhận giảm ròng cho </w:t>
              </w:r>
              <w:r>
                <w:rPr>
                  <w:szCs w:val="24"/>
                </w:rPr>
                <w:t xml:space="preserve">   </w:t>
              </w:r>
              <w:r w:rsidRPr="0002170A">
                <w:rPr>
                  <w:szCs w:val="24"/>
                </w:rPr>
                <w:t>CBBH bàn giao</w:t>
              </w:r>
            </w:ins>
          </w:p>
          <w:p w14:paraId="2C8DEA6B" w14:textId="77777777" w:rsidR="004A3247" w:rsidRPr="00E10D5C" w:rsidRDefault="004A3247" w:rsidP="001F44E5">
            <w:pPr>
              <w:pStyle w:val="Normal10"/>
              <w:rPr>
                <w:ins w:id="29583" w:author="Phuong Truong Thi" w:date="2024-12-06T19:03:00Z"/>
                <w:szCs w:val="24"/>
                <w:lang w:val="vi-VN"/>
              </w:rPr>
            </w:pPr>
            <w:ins w:id="29584" w:author="Phuong Truong Thi" w:date="2024-12-06T19:03:00Z">
              <w:r>
                <w:rPr>
                  <w:szCs w:val="24"/>
                </w:rPr>
                <w:t xml:space="preserve">   </w:t>
              </w:r>
              <w:r w:rsidRPr="0002170A">
                <w:rPr>
                  <w:szCs w:val="24"/>
                </w:rPr>
                <w:t xml:space="preserve">2. </w:t>
              </w:r>
              <w:r>
                <w:rPr>
                  <w:szCs w:val="24"/>
                </w:rPr>
                <w:t xml:space="preserve">  </w:t>
              </w:r>
              <w:r w:rsidRPr="0002170A">
                <w:rPr>
                  <w:szCs w:val="24"/>
                </w:rPr>
                <w:t>Nếu KH tăng hạng trong tháng đổi DA</w:t>
              </w:r>
              <w:r>
                <w:rPr>
                  <w:szCs w:val="24"/>
                </w:rPr>
                <w:t>O</w:t>
              </w:r>
              <w:r w:rsidRPr="0002170A">
                <w:rPr>
                  <w:szCs w:val="24"/>
                </w:rPr>
                <w:t xml:space="preserve"> ghi nhận tăng ròng cho CBBH nhận bàn giao</w:t>
              </w:r>
            </w:ins>
          </w:p>
        </w:tc>
      </w:tr>
    </w:tbl>
    <w:p w14:paraId="20414284" w14:textId="572636CA" w:rsidR="003F4E83" w:rsidRDefault="003F4E83">
      <w:pPr>
        <w:pStyle w:val="Heading31"/>
        <w:keepNext w:val="0"/>
        <w:widowControl w:val="0"/>
        <w:numPr>
          <w:ilvl w:val="0"/>
          <w:numId w:val="69"/>
        </w:numPr>
        <w:outlineLvl w:val="9"/>
        <w:rPr>
          <w:ins w:id="29585" w:author="Phuong Truong Thi" w:date="2024-12-06T19:14:00Z"/>
          <w:i/>
          <w:iCs/>
          <w:sz w:val="24"/>
          <w:szCs w:val="24"/>
        </w:rPr>
        <w:pPrChange w:id="29586" w:author="Phuong Truong Thi" w:date="2024-12-06T19:18:00Z">
          <w:pPr>
            <w:pStyle w:val="Heading31"/>
            <w:numPr>
              <w:ilvl w:val="0"/>
              <w:numId w:val="0"/>
            </w:numPr>
            <w:ind w:left="0" w:firstLine="0"/>
            <w:outlineLvl w:val="9"/>
          </w:pPr>
        </w:pPrChange>
      </w:pPr>
      <w:ins w:id="29587" w:author="Phuong Truong Thi" w:date="2024-12-06T19:14:00Z">
        <w:r>
          <w:rPr>
            <w:i/>
            <w:iCs/>
            <w:sz w:val="24"/>
            <w:szCs w:val="24"/>
          </w:rPr>
          <w:t>Thông tin dữ liệu</w:t>
        </w:r>
      </w:ins>
    </w:p>
    <w:p w14:paraId="295F3589" w14:textId="0E95B4AE" w:rsidR="004A3247" w:rsidRPr="003F4E83" w:rsidRDefault="003F4E83">
      <w:pPr>
        <w:pStyle w:val="Heading31"/>
        <w:keepNext w:val="0"/>
        <w:widowControl w:val="0"/>
        <w:numPr>
          <w:ilvl w:val="0"/>
          <w:numId w:val="0"/>
        </w:numPr>
        <w:outlineLvl w:val="9"/>
        <w:rPr>
          <w:ins w:id="29588" w:author="Phuong Truong Thi" w:date="2024-12-06T18:21:00Z"/>
          <w:b w:val="0"/>
          <w:bCs w:val="0"/>
          <w:sz w:val="24"/>
          <w:szCs w:val="24"/>
          <w:rPrChange w:id="29589" w:author="Phuong Truong Thi" w:date="2024-12-06T19:14:00Z">
            <w:rPr>
              <w:ins w:id="29590" w:author="Phuong Truong Thi" w:date="2024-12-06T18:21:00Z"/>
            </w:rPr>
          </w:rPrChange>
        </w:rPr>
        <w:pPrChange w:id="29591" w:author="Phuong Truong Thi" w:date="2024-12-06T19:18:00Z">
          <w:pPr>
            <w:pStyle w:val="Heading31"/>
          </w:pPr>
        </w:pPrChange>
      </w:pPr>
      <w:ins w:id="29592" w:author="Phuong Truong Thi" w:date="2024-12-06T19:13:00Z">
        <w:r w:rsidRPr="003F4E83">
          <w:rPr>
            <w:b w:val="0"/>
            <w:bCs w:val="0"/>
            <w:sz w:val="24"/>
            <w:szCs w:val="24"/>
            <w:rPrChange w:id="29593" w:author="Phuong Truong Thi" w:date="2024-12-06T19:14:00Z">
              <w:rPr>
                <w:i/>
                <w:iCs/>
                <w:sz w:val="24"/>
                <w:szCs w:val="24"/>
              </w:rPr>
            </w:rPrChange>
          </w:rPr>
          <w:t xml:space="preserve">Các trường hiển thị trên danh sách tham chiếu Thông tin dữ </w:t>
        </w:r>
      </w:ins>
      <w:ins w:id="29594" w:author="Phuong Truong Thi" w:date="2024-12-06T19:14:00Z">
        <w:r w:rsidRPr="003F4E83">
          <w:rPr>
            <w:b w:val="0"/>
            <w:bCs w:val="0"/>
            <w:sz w:val="24"/>
            <w:szCs w:val="24"/>
            <w:rPrChange w:id="29595" w:author="Phuong Truong Thi" w:date="2024-12-06T19:14:00Z">
              <w:rPr>
                <w:i/>
                <w:iCs/>
                <w:sz w:val="24"/>
                <w:szCs w:val="24"/>
              </w:rPr>
            </w:rPrChange>
          </w:rPr>
          <w:t>liệu tại mục II.2.8</w:t>
        </w:r>
      </w:ins>
    </w:p>
    <w:p w14:paraId="00A92E78" w14:textId="002BB254" w:rsidR="00613BB7" w:rsidRPr="001E4D50" w:rsidRDefault="00613BB7">
      <w:pPr>
        <w:pStyle w:val="Heading31"/>
        <w:keepNext w:val="0"/>
        <w:widowControl w:val="0"/>
        <w:pPrChange w:id="29596" w:author="Phuong Truong Thi" w:date="2024-12-06T19:18:00Z">
          <w:pPr>
            <w:pStyle w:val="Heading23"/>
            <w:numPr>
              <w:numId w:val="66"/>
            </w:numPr>
            <w:pBdr>
              <w:top w:val="none" w:sz="0" w:space="0" w:color="auto"/>
              <w:left w:val="none" w:sz="0" w:space="0" w:color="auto"/>
              <w:bottom w:val="none" w:sz="0" w:space="0" w:color="auto"/>
              <w:right w:val="none" w:sz="0" w:space="0" w:color="auto"/>
            </w:pBdr>
            <w:tabs>
              <w:tab w:val="clear" w:pos="1430"/>
            </w:tabs>
            <w:ind w:left="810" w:hanging="600"/>
            <w:outlineLvl w:val="2"/>
          </w:pPr>
        </w:pPrChange>
      </w:pPr>
      <w:bookmarkStart w:id="29597" w:name="_Toc184813880"/>
      <w:ins w:id="29598" w:author="Phuong Truong Thi" w:date="2024-11-25T10:51:00Z">
        <w:r>
          <w:t>P</w:t>
        </w:r>
        <w:r w:rsidRPr="001E4D50">
          <w:rPr>
            <w:sz w:val="24"/>
            <w:szCs w:val="24"/>
          </w:rPr>
          <w:t>ORT</w:t>
        </w:r>
        <w:r w:rsidRPr="001E4D50">
          <w:rPr>
            <w:sz w:val="24"/>
            <w:szCs w:val="24"/>
            <w:lang w:val="vi-VN"/>
          </w:rPr>
          <w:t>.0</w:t>
        </w:r>
      </w:ins>
      <w:ins w:id="29599" w:author="Phuong Truong Thi" w:date="2024-12-06T18:27:00Z">
        <w:r w:rsidR="000C488B">
          <w:rPr>
            <w:sz w:val="24"/>
            <w:szCs w:val="24"/>
          </w:rPr>
          <w:t>9</w:t>
        </w:r>
      </w:ins>
      <w:ins w:id="29600" w:author="Phuong Truong Thi" w:date="2024-11-25T10:51:00Z">
        <w:r w:rsidRPr="001E4D50">
          <w:rPr>
            <w:sz w:val="24"/>
            <w:szCs w:val="24"/>
          </w:rPr>
          <w:t xml:space="preserve"> </w:t>
        </w:r>
        <w:r w:rsidRPr="001E4D50">
          <w:rPr>
            <w:sz w:val="24"/>
            <w:szCs w:val="24"/>
            <w:lang w:val="vi-VN"/>
          </w:rPr>
          <w:t>–</w:t>
        </w:r>
        <w:r w:rsidRPr="001E4D50">
          <w:rPr>
            <w:sz w:val="24"/>
            <w:szCs w:val="24"/>
          </w:rPr>
          <w:t xml:space="preserve"> Xem danh sách KH </w:t>
        </w:r>
        <w:r>
          <w:rPr>
            <w:sz w:val="24"/>
            <w:szCs w:val="24"/>
          </w:rPr>
          <w:t xml:space="preserve">MAF </w:t>
        </w:r>
        <w:r w:rsidRPr="001E4D50">
          <w:rPr>
            <w:sz w:val="24"/>
            <w:szCs w:val="24"/>
          </w:rPr>
          <w:t>tăng ròng (</w:t>
        </w:r>
      </w:ins>
      <w:ins w:id="29601" w:author="Phuong Truong Thi" w:date="2024-12-06T18:27:00Z">
        <w:r w:rsidR="000C488B">
          <w:rPr>
            <w:sz w:val="24"/>
            <w:szCs w:val="24"/>
          </w:rPr>
          <w:t xml:space="preserve">Tăng </w:t>
        </w:r>
      </w:ins>
      <w:ins w:id="29602" w:author="Phuong Truong Thi" w:date="2024-11-25T10:51:00Z">
        <w:r w:rsidRPr="001E4D50">
          <w:rPr>
            <w:sz w:val="24"/>
            <w:szCs w:val="24"/>
          </w:rPr>
          <w:t>Net MAF)</w:t>
        </w:r>
      </w:ins>
      <w:bookmarkEnd w:id="29597"/>
    </w:p>
    <w:p w14:paraId="5F05973D" w14:textId="77777777" w:rsidR="002C3C88" w:rsidRPr="00A35118" w:rsidRDefault="002C3C88">
      <w:pPr>
        <w:pStyle w:val="Heading61"/>
        <w:keepNext w:val="0"/>
        <w:keepLines w:val="0"/>
        <w:widowControl w:val="0"/>
        <w:outlineLvl w:val="9"/>
        <w:rPr>
          <w:b/>
          <w:bCs w:val="0"/>
        </w:rPr>
        <w:pPrChange w:id="29603" w:author="Phuong Truong Thi" w:date="2024-12-06T19:18:00Z">
          <w:pPr>
            <w:pStyle w:val="Heading61"/>
            <w:outlineLvl w:val="9"/>
          </w:pPr>
        </w:pPrChange>
      </w:pPr>
      <w:r w:rsidRPr="00A35118">
        <w:rPr>
          <w:b/>
          <w:bCs w:val="0"/>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3828A9" w:rsidRPr="00075487" w14:paraId="183A2FED" w14:textId="77777777" w:rsidTr="000B6994">
        <w:trPr>
          <w:trHeight w:val="792"/>
        </w:trPr>
        <w:tc>
          <w:tcPr>
            <w:tcW w:w="1795" w:type="dxa"/>
            <w:shd w:val="clear" w:color="auto" w:fill="auto"/>
          </w:tcPr>
          <w:p w14:paraId="793B2BA9" w14:textId="77777777" w:rsidR="003828A9" w:rsidRPr="00243EB6" w:rsidRDefault="003828A9">
            <w:pPr>
              <w:pStyle w:val="Bd-1BodyText1"/>
              <w:keepNext w:val="0"/>
              <w:spacing w:line="276" w:lineRule="auto"/>
              <w:ind w:left="0"/>
              <w:jc w:val="left"/>
              <w:rPr>
                <w:rFonts w:ascii="Times New Roman" w:hAnsi="Times New Roman"/>
                <w:b/>
                <w:bCs/>
                <w:iCs/>
                <w:sz w:val="24"/>
                <w:szCs w:val="24"/>
              </w:rPr>
              <w:pPrChange w:id="29604" w:author="Phuong Truong Thi" w:date="2024-12-06T19:18:00Z">
                <w:pPr>
                  <w:pStyle w:val="Bd-1BodyText1"/>
                  <w:keepLines/>
                  <w:spacing w:line="276" w:lineRule="auto"/>
                  <w:ind w:left="0"/>
                  <w:jc w:val="left"/>
                </w:pPr>
              </w:pPrChange>
            </w:pPr>
            <w:r w:rsidRPr="00243EB6">
              <w:rPr>
                <w:rFonts w:ascii="Times New Roman" w:hAnsi="Times New Roman"/>
                <w:b/>
                <w:iCs/>
                <w:sz w:val="24"/>
                <w:szCs w:val="24"/>
              </w:rPr>
              <w:t>Mô tả</w:t>
            </w:r>
          </w:p>
        </w:tc>
        <w:tc>
          <w:tcPr>
            <w:tcW w:w="7362" w:type="dxa"/>
            <w:shd w:val="clear" w:color="auto" w:fill="auto"/>
          </w:tcPr>
          <w:p w14:paraId="6E06DC31" w14:textId="734A8D70" w:rsidR="003828A9" w:rsidRPr="00075487" w:rsidRDefault="006C3F2E">
            <w:pPr>
              <w:pStyle w:val="Normal10"/>
              <w:widowControl w:val="0"/>
              <w:pPrChange w:id="29605" w:author="Phuong Truong Thi" w:date="2024-12-06T19:18:00Z">
                <w:pPr>
                  <w:pStyle w:val="Normal10"/>
                </w:pPr>
              </w:pPrChange>
            </w:pPr>
            <w:ins w:id="29606" w:author="Phuong Truong Thi" w:date="2024-10-01T00:18:00Z">
              <w:r w:rsidRPr="00075487">
                <w:t>Chức năng hỗ trợ NSD</w:t>
              </w:r>
              <w:r>
                <w:t xml:space="preserve"> nhìn thấy sự biến động các KH trong port của mình</w:t>
              </w:r>
            </w:ins>
            <w:ins w:id="29607" w:author="Phuong Truong Thi" w:date="2024-12-06T19:15:00Z">
              <w:r w:rsidR="00A65C64">
                <w:t>:</w:t>
              </w:r>
            </w:ins>
            <w:ins w:id="29608" w:author="Phuong Truong Thi" w:date="2024-10-01T00:18:00Z">
              <w:r>
                <w:t xml:space="preserve"> </w:t>
              </w:r>
              <w:r w:rsidRPr="009025B8">
                <w:t>KH</w:t>
              </w:r>
              <w:r>
                <w:t xml:space="preserve"> MAF Core (</w:t>
              </w:r>
              <w:r w:rsidRPr="00CB4982">
                <w:t>Champion</w:t>
              </w:r>
              <w:r>
                <w:t>,</w:t>
              </w:r>
              <w:r w:rsidRPr="00CB4982">
                <w:t xml:space="preserve"> Rising</w:t>
              </w:r>
              <w:r>
                <w:t xml:space="preserve">, </w:t>
              </w:r>
              <w:r w:rsidRPr="00CB4982">
                <w:t>Upper Mega</w:t>
              </w:r>
              <w:r>
                <w:t>)</w:t>
              </w:r>
              <w:r w:rsidRPr="009025B8">
                <w:t xml:space="preserve"> được định danh/mới được gắn DAO CBBH</w:t>
              </w:r>
            </w:ins>
            <w:ins w:id="29609" w:author="Phuong Truong Thi" w:date="2024-12-06T19:15:00Z">
              <w:r w:rsidR="00A65C64">
                <w:t>.</w:t>
              </w:r>
            </w:ins>
            <w:del w:id="29610" w:author="Phuong Truong Thi" w:date="2024-10-01T00:18:00Z">
              <w:r w:rsidR="003828A9" w:rsidRPr="00075487" w:rsidDel="006C3F2E">
                <w:delText>Chức năng hỗ trợ NSD</w:delText>
              </w:r>
              <w:r w:rsidR="009025B8" w:rsidDel="006C3F2E">
                <w:delText xml:space="preserve"> nhìn thấy sự biến động các KH trong port của mình bao gồm: </w:delText>
              </w:r>
              <w:r w:rsidR="009025B8" w:rsidRPr="009025B8" w:rsidDel="006C3F2E">
                <w:delText>KH được định danh/mới được gắn DAO CBBH, KH mới tụt hạng</w:delText>
              </w:r>
              <w:r w:rsidR="003828A9" w:rsidDel="006C3F2E">
                <w:delText>. Chi tiết ở phần “Thông tin dữ liệu”</w:delText>
              </w:r>
            </w:del>
          </w:p>
        </w:tc>
      </w:tr>
      <w:tr w:rsidR="00243EB6" w:rsidRPr="00075487" w14:paraId="4FF2AB23" w14:textId="77777777" w:rsidTr="000B6994">
        <w:trPr>
          <w:trHeight w:val="498"/>
        </w:trPr>
        <w:tc>
          <w:tcPr>
            <w:tcW w:w="1795" w:type="dxa"/>
            <w:shd w:val="clear" w:color="auto" w:fill="auto"/>
          </w:tcPr>
          <w:p w14:paraId="016F4B38" w14:textId="17A843FC" w:rsidR="00243EB6" w:rsidRPr="00243EB6" w:rsidRDefault="00243EB6">
            <w:pPr>
              <w:pStyle w:val="Bd-1BodyText1"/>
              <w:keepNext w:val="0"/>
              <w:spacing w:line="276" w:lineRule="auto"/>
              <w:ind w:left="0"/>
              <w:jc w:val="left"/>
              <w:rPr>
                <w:rFonts w:ascii="Times New Roman" w:hAnsi="Times New Roman"/>
                <w:b/>
                <w:iCs/>
                <w:sz w:val="24"/>
                <w:szCs w:val="24"/>
              </w:rPr>
              <w:pPrChange w:id="29611" w:author="Phuong Truong Thi" w:date="2024-12-06T19:18:00Z">
                <w:pPr>
                  <w:pStyle w:val="Bd-1BodyText1"/>
                  <w:keepLines/>
                  <w:spacing w:line="276" w:lineRule="auto"/>
                  <w:ind w:left="0"/>
                  <w:jc w:val="left"/>
                </w:pPr>
              </w:pPrChange>
            </w:pPr>
            <w:r>
              <w:rPr>
                <w:rFonts w:ascii="Times New Roman" w:hAnsi="Times New Roman"/>
                <w:b/>
                <w:iCs/>
                <w:sz w:val="24"/>
                <w:szCs w:val="24"/>
              </w:rPr>
              <w:t>Actor</w:t>
            </w:r>
          </w:p>
        </w:tc>
        <w:tc>
          <w:tcPr>
            <w:tcW w:w="7362" w:type="dxa"/>
            <w:shd w:val="clear" w:color="auto" w:fill="auto"/>
          </w:tcPr>
          <w:p w14:paraId="25A54271" w14:textId="518D0587" w:rsidR="00243EB6" w:rsidRPr="00075487" w:rsidRDefault="00243EB6">
            <w:pPr>
              <w:pStyle w:val="Normal10"/>
              <w:widowControl w:val="0"/>
              <w:pPrChange w:id="29612" w:author="Phuong Truong Thi" w:date="2024-12-06T19:18:00Z">
                <w:pPr>
                  <w:pStyle w:val="Normal10"/>
                </w:pPr>
              </w:pPrChange>
            </w:pPr>
            <w:r>
              <w:t>CBBH, CBQL</w:t>
            </w:r>
            <w:r w:rsidR="004502A7">
              <w:t>, HO phân khúc</w:t>
            </w:r>
          </w:p>
        </w:tc>
      </w:tr>
      <w:tr w:rsidR="003828A9" w:rsidRPr="00075487" w14:paraId="04CD13D5" w14:textId="77777777" w:rsidTr="000B6994">
        <w:trPr>
          <w:trHeight w:val="765"/>
        </w:trPr>
        <w:tc>
          <w:tcPr>
            <w:tcW w:w="1795" w:type="dxa"/>
            <w:shd w:val="clear" w:color="auto" w:fill="auto"/>
          </w:tcPr>
          <w:p w14:paraId="0B4D4EC6" w14:textId="56A6FD4D" w:rsidR="003828A9" w:rsidRPr="00243EB6" w:rsidRDefault="00243EB6">
            <w:pPr>
              <w:pStyle w:val="Bd-1BodyText1"/>
              <w:keepNext w:val="0"/>
              <w:spacing w:line="276" w:lineRule="auto"/>
              <w:ind w:left="0"/>
              <w:jc w:val="left"/>
              <w:rPr>
                <w:rFonts w:ascii="Times New Roman" w:hAnsi="Times New Roman"/>
                <w:b/>
                <w:bCs/>
                <w:iCs/>
                <w:sz w:val="24"/>
                <w:szCs w:val="24"/>
              </w:rPr>
              <w:pPrChange w:id="29613" w:author="Phuong Truong Thi" w:date="2024-12-06T19:18:00Z">
                <w:pPr>
                  <w:pStyle w:val="Bd-1BodyText1"/>
                  <w:keepLines/>
                  <w:spacing w:line="276" w:lineRule="auto"/>
                  <w:ind w:left="0"/>
                  <w:jc w:val="left"/>
                </w:pPr>
              </w:pPrChange>
            </w:pPr>
            <w:r>
              <w:rPr>
                <w:rFonts w:ascii="Times New Roman" w:hAnsi="Times New Roman"/>
                <w:b/>
                <w:iCs/>
                <w:sz w:val="24"/>
                <w:szCs w:val="24"/>
              </w:rPr>
              <w:t>Các bước xử lý</w:t>
            </w:r>
          </w:p>
        </w:tc>
        <w:tc>
          <w:tcPr>
            <w:tcW w:w="7362" w:type="dxa"/>
            <w:shd w:val="clear" w:color="auto" w:fill="auto"/>
          </w:tcPr>
          <w:p w14:paraId="731B903E" w14:textId="77777777" w:rsidR="004A2E0F" w:rsidRDefault="004A2E0F">
            <w:pPr>
              <w:pStyle w:val="Normal10"/>
              <w:widowControl w:val="0"/>
              <w:rPr>
                <w:ins w:id="29614" w:author="Phuong Truong Thi" w:date="2024-11-14T17:38:00Z"/>
                <w:szCs w:val="24"/>
              </w:rPr>
              <w:pPrChange w:id="29615" w:author="Phuong Truong Thi" w:date="2024-12-06T19:18:00Z">
                <w:pPr>
                  <w:pStyle w:val="Normal10"/>
                </w:pPr>
              </w:pPrChange>
            </w:pPr>
            <w:ins w:id="29616" w:author="Phuong Truong Thi" w:date="2024-11-14T17:38:00Z">
              <w:r>
                <w:rPr>
                  <w:szCs w:val="24"/>
                </w:rPr>
                <w:t>1.User đăng nhập hệ thống</w:t>
              </w:r>
            </w:ins>
          </w:p>
          <w:p w14:paraId="03799410" w14:textId="77777777" w:rsidR="004A2E0F" w:rsidRDefault="004A2E0F">
            <w:pPr>
              <w:pStyle w:val="Normal10"/>
              <w:widowControl w:val="0"/>
              <w:rPr>
                <w:ins w:id="29617" w:author="Phuong Truong Thi" w:date="2024-11-14T17:38:00Z"/>
                <w:szCs w:val="24"/>
              </w:rPr>
              <w:pPrChange w:id="29618" w:author="Phuong Truong Thi" w:date="2024-12-06T19:18:00Z">
                <w:pPr>
                  <w:pStyle w:val="Normal10"/>
                </w:pPr>
              </w:pPrChange>
            </w:pPr>
            <w:ins w:id="29619" w:author="Phuong Truong Thi" w:date="2024-11-14T17:38:00Z">
              <w:r>
                <w:rPr>
                  <w:szCs w:val="24"/>
                </w:rPr>
                <w:t>2.Truy cập màn hình Account</w:t>
              </w:r>
            </w:ins>
          </w:p>
          <w:p w14:paraId="2FD3B3D5" w14:textId="4DC74AD4" w:rsidR="003828A9" w:rsidDel="004A2E0F" w:rsidRDefault="004A2E0F">
            <w:pPr>
              <w:pStyle w:val="Normal10"/>
              <w:widowControl w:val="0"/>
              <w:rPr>
                <w:del w:id="29620" w:author="Phuong Truong Thi" w:date="2024-11-14T17:38:00Z"/>
                <w:szCs w:val="24"/>
              </w:rPr>
              <w:pPrChange w:id="29621" w:author="Phuong Truong Thi" w:date="2024-12-06T19:18:00Z">
                <w:pPr>
                  <w:pStyle w:val="Normal10"/>
                  <w:keepNext/>
                  <w:keepLines/>
                </w:pPr>
              </w:pPrChange>
            </w:pPr>
            <w:ins w:id="29622" w:author="Phuong Truong Thi" w:date="2024-11-14T17:38:00Z">
              <w:r>
                <w:rPr>
                  <w:szCs w:val="24"/>
                </w:rPr>
                <w:t>3.Chọn list view “</w:t>
              </w:r>
            </w:ins>
            <w:ins w:id="29623" w:author="Phuong Truong Thi" w:date="2024-12-06T18:48:00Z">
              <w:r w:rsidR="00E96728">
                <w:rPr>
                  <w:szCs w:val="24"/>
                </w:rPr>
                <w:t>Khách hàng</w:t>
              </w:r>
            </w:ins>
            <w:ins w:id="29624" w:author="Phuong Truong Thi" w:date="2024-11-14T17:38:00Z">
              <w:r>
                <w:rPr>
                  <w:szCs w:val="24"/>
                </w:rPr>
                <w:t xml:space="preserve"> </w:t>
              </w:r>
            </w:ins>
            <w:ins w:id="29625" w:author="Phuong Truong Thi" w:date="2024-12-06T18:48:00Z">
              <w:r w:rsidR="00E96728">
                <w:rPr>
                  <w:szCs w:val="24"/>
                </w:rPr>
                <w:t>M</w:t>
              </w:r>
            </w:ins>
            <w:ins w:id="29626" w:author="Phuong Truong Thi" w:date="2024-11-14T17:38:00Z">
              <w:r>
                <w:rPr>
                  <w:szCs w:val="24"/>
                </w:rPr>
                <w:t>AF</w:t>
              </w:r>
            </w:ins>
            <w:ins w:id="29627" w:author="Phuong Truong Thi" w:date="2024-12-06T20:01:00Z">
              <w:r w:rsidR="00964300">
                <w:rPr>
                  <w:szCs w:val="24"/>
                </w:rPr>
                <w:t xml:space="preserve"> tăng ròng</w:t>
              </w:r>
            </w:ins>
            <w:ins w:id="29628" w:author="Phuong Truong Thi" w:date="2024-11-14T17:38:00Z">
              <w:r>
                <w:rPr>
                  <w:szCs w:val="24"/>
                </w:rPr>
                <w:t>”</w:t>
              </w:r>
            </w:ins>
            <w:del w:id="29629" w:author="Phuong Truong Thi" w:date="2024-11-14T17:38:00Z">
              <w:r w:rsidR="003828A9" w:rsidRPr="00075487" w:rsidDel="004A2E0F">
                <w:rPr>
                  <w:szCs w:val="24"/>
                </w:rPr>
                <w:delText>NSD đăng nhập vào hệ thống</w:delText>
              </w:r>
            </w:del>
          </w:p>
          <w:p w14:paraId="67A6CB2B" w14:textId="423B2C34" w:rsidR="003828A9" w:rsidRPr="00075487" w:rsidRDefault="003828A9">
            <w:pPr>
              <w:pStyle w:val="Normal10"/>
              <w:widowControl w:val="0"/>
              <w:rPr>
                <w:szCs w:val="24"/>
              </w:rPr>
              <w:pPrChange w:id="29630" w:author="Phuong Truong Thi" w:date="2024-12-06T19:18:00Z">
                <w:pPr>
                  <w:pStyle w:val="Normal10"/>
                  <w:keepNext/>
                  <w:keepLines/>
                </w:pPr>
              </w:pPrChange>
            </w:pPr>
            <w:del w:id="29631" w:author="Phuong Truong Thi" w:date="2024-11-14T17:38:00Z">
              <w:r w:rsidDel="004A2E0F">
                <w:rPr>
                  <w:szCs w:val="24"/>
                </w:rPr>
                <w:delText>Được phân quyền truy cập vào listview “Net MAF”</w:delText>
              </w:r>
              <w:r w:rsidR="00B85DA6" w:rsidDel="004A2E0F">
                <w:rPr>
                  <w:szCs w:val="24"/>
                </w:rPr>
                <w:delText xml:space="preserve">  </w:delText>
              </w:r>
            </w:del>
          </w:p>
        </w:tc>
      </w:tr>
      <w:tr w:rsidR="003828A9" w:rsidRPr="001859AE" w14:paraId="61DFC940" w14:textId="77777777" w:rsidTr="000B6994">
        <w:trPr>
          <w:trHeight w:val="765"/>
        </w:trPr>
        <w:tc>
          <w:tcPr>
            <w:tcW w:w="1795" w:type="dxa"/>
            <w:shd w:val="clear" w:color="auto" w:fill="auto"/>
          </w:tcPr>
          <w:p w14:paraId="4A7E725F" w14:textId="776A1535" w:rsidR="003828A9" w:rsidRPr="00243EB6" w:rsidRDefault="00243EB6">
            <w:pPr>
              <w:pStyle w:val="Bd-1BodyText1"/>
              <w:keepNext w:val="0"/>
              <w:spacing w:line="276" w:lineRule="auto"/>
              <w:ind w:left="0"/>
              <w:jc w:val="left"/>
              <w:rPr>
                <w:rFonts w:ascii="Times New Roman" w:hAnsi="Times New Roman"/>
                <w:b/>
                <w:iCs/>
                <w:sz w:val="24"/>
                <w:szCs w:val="24"/>
              </w:rPr>
              <w:pPrChange w:id="29632" w:author="Phuong Truong Thi" w:date="2024-12-06T19:18:00Z">
                <w:pPr>
                  <w:pStyle w:val="Bd-1BodyText1"/>
                  <w:keepLines/>
                  <w:spacing w:line="276" w:lineRule="auto"/>
                  <w:ind w:left="0"/>
                  <w:jc w:val="left"/>
                </w:pPr>
              </w:pPrChange>
            </w:pPr>
            <w:r>
              <w:rPr>
                <w:rFonts w:ascii="Times New Roman" w:hAnsi="Times New Roman"/>
                <w:b/>
                <w:iCs/>
                <w:sz w:val="24"/>
                <w:szCs w:val="24"/>
              </w:rPr>
              <w:t>Kêt quả</w:t>
            </w:r>
            <w:r w:rsidR="003828A9" w:rsidRPr="00243EB6">
              <w:rPr>
                <w:rFonts w:ascii="Times New Roman" w:hAnsi="Times New Roman"/>
                <w:b/>
                <w:iCs/>
                <w:sz w:val="24"/>
                <w:szCs w:val="24"/>
              </w:rPr>
              <w:t xml:space="preserve"> đầu ra</w:t>
            </w:r>
          </w:p>
        </w:tc>
        <w:tc>
          <w:tcPr>
            <w:tcW w:w="7362" w:type="dxa"/>
            <w:shd w:val="clear" w:color="auto" w:fill="auto"/>
          </w:tcPr>
          <w:p w14:paraId="59CB3B7E" w14:textId="1BFC6403" w:rsidR="006C3F2E" w:rsidRDefault="006C3F2E">
            <w:pPr>
              <w:pStyle w:val="Normal10"/>
              <w:widowControl w:val="0"/>
              <w:rPr>
                <w:ins w:id="29633" w:author="Phuong Truong Thi" w:date="2024-10-01T00:18:00Z"/>
                <w:szCs w:val="24"/>
              </w:rPr>
              <w:pPrChange w:id="29634" w:author="Phuong Truong Thi" w:date="2024-12-06T19:18:00Z">
                <w:pPr>
                  <w:pStyle w:val="Normal10"/>
                  <w:keepNext/>
                  <w:keepLines/>
                </w:pPr>
              </w:pPrChange>
            </w:pPr>
            <w:ins w:id="29635" w:author="Phuong Truong Thi" w:date="2024-10-01T00:18:00Z">
              <w:r>
                <w:rPr>
                  <w:szCs w:val="24"/>
                </w:rPr>
                <w:t xml:space="preserve">Hệ thống hiển thị màn hình danh </w:t>
              </w:r>
            </w:ins>
            <w:ins w:id="29636" w:author="Phuong Truong Thi" w:date="2024-12-06T19:15:00Z">
              <w:r w:rsidR="00A65C64">
                <w:rPr>
                  <w:szCs w:val="24"/>
                </w:rPr>
                <w:t xml:space="preserve">sách </w:t>
              </w:r>
            </w:ins>
            <w:ins w:id="29637" w:author="Phuong Truong Thi" w:date="2024-10-01T00:18:00Z">
              <w:r>
                <w:rPr>
                  <w:szCs w:val="24"/>
                </w:rPr>
                <w:t xml:space="preserve">khách hàng: tăng Net Core MAF </w:t>
              </w:r>
            </w:ins>
          </w:p>
          <w:p w14:paraId="64B63E64" w14:textId="6F7498B5" w:rsidR="006C3F2E" w:rsidRPr="002B7AF2" w:rsidRDefault="006C3F2E">
            <w:pPr>
              <w:pStyle w:val="Normal10"/>
              <w:widowControl w:val="0"/>
              <w:rPr>
                <w:ins w:id="29638" w:author="Phuong Truong Thi" w:date="2024-10-01T00:18:00Z"/>
                <w:szCs w:val="24"/>
              </w:rPr>
              <w:pPrChange w:id="29639" w:author="Phuong Truong Thi" w:date="2024-12-06T19:18:00Z">
                <w:pPr>
                  <w:pStyle w:val="Normal10"/>
                  <w:keepNext/>
                  <w:keepLines/>
                  <w:numPr>
                    <w:numId w:val="104"/>
                  </w:numPr>
                  <w:ind w:left="720" w:hanging="360"/>
                </w:pPr>
              </w:pPrChange>
            </w:pPr>
            <w:ins w:id="29640" w:author="Phuong Truong Thi" w:date="2024-10-01T00:19:00Z">
              <w:r>
                <w:rPr>
                  <w:szCs w:val="24"/>
                </w:rPr>
                <w:t xml:space="preserve">   1.</w:t>
              </w:r>
            </w:ins>
            <w:ins w:id="29641" w:author="Phuong Truong Thi" w:date="2024-10-01T00:18:00Z">
              <w:r w:rsidRPr="002B7AF2">
                <w:rPr>
                  <w:szCs w:val="24"/>
                </w:rPr>
                <w:t xml:space="preserve"> </w:t>
              </w:r>
            </w:ins>
            <w:ins w:id="29642" w:author="Phuong Truong Thi" w:date="2024-10-01T00:20:00Z">
              <w:r>
                <w:rPr>
                  <w:szCs w:val="24"/>
                </w:rPr>
                <w:t xml:space="preserve"> </w:t>
              </w:r>
            </w:ins>
            <w:ins w:id="29643" w:author="Phuong Truong Thi" w:date="2024-10-01T00:18:00Z">
              <w:r w:rsidRPr="002B7AF2">
                <w:rPr>
                  <w:szCs w:val="24"/>
                </w:rPr>
                <w:t>Tăng NET Core MAF: Khách MAF Core mới phát sinh trong port của CBBH tại tháng báo cáo (T). Chưa có trong port hoặc có nhưng được ghi nhận MAF tại tháng (T-1)</w:t>
              </w:r>
            </w:ins>
          </w:p>
          <w:p w14:paraId="7B121E46" w14:textId="3F568E71" w:rsidR="006C3F2E" w:rsidRPr="003324F4" w:rsidRDefault="006C3F2E">
            <w:pPr>
              <w:pStyle w:val="Normal10"/>
              <w:widowControl w:val="0"/>
              <w:rPr>
                <w:ins w:id="29644" w:author="Phuong Truong Thi" w:date="2024-10-01T00:18:00Z"/>
                <w:b/>
                <w:bCs/>
                <w:szCs w:val="24"/>
                <w:u w:val="single"/>
                <w:rPrChange w:id="29645" w:author="Phuong Truong Thi" w:date="2024-10-08T16:54:00Z">
                  <w:rPr>
                    <w:ins w:id="29646" w:author="Phuong Truong Thi" w:date="2024-10-01T00:18:00Z"/>
                    <w:szCs w:val="24"/>
                  </w:rPr>
                </w:rPrChange>
              </w:rPr>
              <w:pPrChange w:id="29647" w:author="Phuong Truong Thi" w:date="2024-12-06T19:18:00Z">
                <w:pPr>
                  <w:pStyle w:val="Normal10"/>
                  <w:keepNext/>
                  <w:keepLines/>
                </w:pPr>
              </w:pPrChange>
            </w:pPr>
            <w:ins w:id="29648" w:author="Phuong Truong Thi" w:date="2024-10-01T00:18:00Z">
              <w:r w:rsidRPr="003324F4">
                <w:rPr>
                  <w:b/>
                  <w:bCs/>
                  <w:szCs w:val="24"/>
                  <w:u w:val="single"/>
                  <w:rPrChange w:id="29649" w:author="Phuong Truong Thi" w:date="2024-10-08T16:54:00Z">
                    <w:rPr>
                      <w:szCs w:val="24"/>
                    </w:rPr>
                  </w:rPrChange>
                </w:rPr>
                <w:t>Logic ghi nhận tăng ròng</w:t>
              </w:r>
            </w:ins>
            <w:ins w:id="29650" w:author="Phuong Truong Thi" w:date="2024-10-08T16:54:00Z">
              <w:r w:rsidR="003324F4" w:rsidRPr="003324F4">
                <w:rPr>
                  <w:b/>
                  <w:bCs/>
                  <w:szCs w:val="24"/>
                  <w:u w:val="single"/>
                  <w:rPrChange w:id="29651" w:author="Phuong Truong Thi" w:date="2024-10-08T16:54:00Z">
                    <w:rPr>
                      <w:b/>
                      <w:bCs/>
                      <w:szCs w:val="24"/>
                    </w:rPr>
                  </w:rPrChange>
                </w:rPr>
                <w:t xml:space="preserve"> trong trường hợp đổi DAO</w:t>
              </w:r>
            </w:ins>
          </w:p>
          <w:p w14:paraId="7023B31B" w14:textId="5D99BCEC" w:rsidR="00434685" w:rsidRDefault="006C3F2E">
            <w:pPr>
              <w:pStyle w:val="Normal10"/>
              <w:widowControl w:val="0"/>
              <w:rPr>
                <w:szCs w:val="24"/>
                <w:lang w:val="vi-VN"/>
              </w:rPr>
              <w:pPrChange w:id="29652" w:author="Phuong Truong Thi" w:date="2024-12-06T19:18:00Z">
                <w:pPr>
                  <w:pStyle w:val="Normal10"/>
                  <w:keepNext/>
                  <w:keepLines/>
                </w:pPr>
              </w:pPrChange>
            </w:pPr>
            <w:ins w:id="29653" w:author="Phuong Truong Thi" w:date="2024-10-01T00:18:00Z">
              <w:r w:rsidRPr="002B7AF2">
                <w:rPr>
                  <w:szCs w:val="24"/>
                </w:rPr>
                <w:t xml:space="preserve">   1. </w:t>
              </w:r>
            </w:ins>
            <w:ins w:id="29654" w:author="Phuong Truong Thi" w:date="2024-10-01T00:20:00Z">
              <w:r>
                <w:rPr>
                  <w:szCs w:val="24"/>
                </w:rPr>
                <w:t xml:space="preserve"> </w:t>
              </w:r>
            </w:ins>
            <w:ins w:id="29655" w:author="Phuong Truong Thi" w:date="2024-10-01T00:18:00Z">
              <w:r w:rsidRPr="002B7AF2">
                <w:rPr>
                  <w:szCs w:val="24"/>
                </w:rPr>
                <w:t xml:space="preserve">Nếu KH xuống hạng </w:t>
              </w:r>
            </w:ins>
            <w:ins w:id="29656" w:author="Phuong Truong Thi" w:date="2024-12-04T01:30:00Z">
              <w:r w:rsidR="00294BE6">
                <w:rPr>
                  <w:szCs w:val="24"/>
                </w:rPr>
                <w:t>Mass</w:t>
              </w:r>
            </w:ins>
            <w:ins w:id="29657" w:author="Phuong Truong Thi" w:date="2024-10-01T00:18:00Z">
              <w:r w:rsidRPr="002B7AF2">
                <w:rPr>
                  <w:szCs w:val="24"/>
                </w:rPr>
                <w:t xml:space="preserve"> hoặc Mega trong tháng đổi DAO, ghi nhận giảm ròng cho CBBH bàn giao (DAO tháng T-1)</w:t>
              </w:r>
            </w:ins>
          </w:p>
          <w:p w14:paraId="6FF695DA" w14:textId="63DB539E" w:rsidR="0061058B" w:rsidRPr="000E4E67" w:rsidRDefault="006C3F2E">
            <w:pPr>
              <w:pStyle w:val="Normal10"/>
              <w:widowControl w:val="0"/>
              <w:rPr>
                <w:szCs w:val="24"/>
                <w:lang w:val="vi-VN"/>
                <w:rPrChange w:id="29658" w:author="thu nga" w:date="2024-10-01T10:24:00Z">
                  <w:rPr>
                    <w:szCs w:val="24"/>
                  </w:rPr>
                </w:rPrChange>
              </w:rPr>
              <w:pPrChange w:id="29659" w:author="Phuong Truong Thi" w:date="2024-12-06T19:18:00Z">
                <w:pPr>
                  <w:pStyle w:val="Normal10"/>
                  <w:keepNext/>
                  <w:keepLines/>
                </w:pPr>
              </w:pPrChange>
            </w:pPr>
            <w:ins w:id="29660" w:author="Phuong Truong Thi" w:date="2024-10-01T00:18:00Z">
              <w:r w:rsidRPr="000E4E67">
                <w:rPr>
                  <w:szCs w:val="24"/>
                  <w:lang w:val="vi-VN"/>
                  <w:rPrChange w:id="29661" w:author="thu nga" w:date="2024-10-01T10:24:00Z">
                    <w:rPr>
                      <w:szCs w:val="24"/>
                    </w:rPr>
                  </w:rPrChange>
                </w:rPr>
                <w:t xml:space="preserve">2. </w:t>
              </w:r>
            </w:ins>
            <w:ins w:id="29662" w:author="Phuong Truong Thi" w:date="2024-10-01T00:21:00Z">
              <w:r w:rsidRPr="000E4E67">
                <w:rPr>
                  <w:szCs w:val="24"/>
                  <w:lang w:val="vi-VN"/>
                  <w:rPrChange w:id="29663" w:author="thu nga" w:date="2024-10-01T10:24:00Z">
                    <w:rPr>
                      <w:szCs w:val="24"/>
                    </w:rPr>
                  </w:rPrChange>
                </w:rPr>
                <w:t xml:space="preserve"> </w:t>
              </w:r>
            </w:ins>
            <w:ins w:id="29664" w:author="Phuong Truong Thi" w:date="2024-10-01T00:18:00Z">
              <w:r w:rsidRPr="000E4E67">
                <w:rPr>
                  <w:szCs w:val="24"/>
                  <w:lang w:val="vi-VN"/>
                  <w:rPrChange w:id="29665" w:author="thu nga" w:date="2024-10-01T10:24:00Z">
                    <w:rPr>
                      <w:szCs w:val="24"/>
                    </w:rPr>
                  </w:rPrChange>
                </w:rPr>
                <w:t>Nếu KH tăng hạng lên AF trong tháng mà vẫn giữ DAO quản lý thì không tin tăng/giảm ròng</w:t>
              </w:r>
            </w:ins>
          </w:p>
        </w:tc>
      </w:tr>
    </w:tbl>
    <w:p w14:paraId="7D364344" w14:textId="41261632" w:rsidR="00384F62" w:rsidDel="00FE0D17" w:rsidRDefault="00384F62" w:rsidP="00CA7975">
      <w:pPr>
        <w:pStyle w:val="Heading61"/>
        <w:numPr>
          <w:ilvl w:val="0"/>
          <w:numId w:val="0"/>
        </w:numPr>
        <w:outlineLvl w:val="9"/>
        <w:rPr>
          <w:del w:id="29666" w:author="Phuong Truong Thi" w:date="2024-12-05T18:43:00Z"/>
          <w:i w:val="0"/>
          <w:iCs w:val="0"/>
        </w:rPr>
      </w:pPr>
    </w:p>
    <w:p w14:paraId="207432CF" w14:textId="5771AAAE" w:rsidR="00C86300" w:rsidRPr="00A35118" w:rsidRDefault="000B6994" w:rsidP="00CA7975">
      <w:pPr>
        <w:pStyle w:val="Heading61"/>
        <w:outlineLvl w:val="9"/>
        <w:rPr>
          <w:ins w:id="29667" w:author="Phuong Truong Thi" w:date="2024-10-17T19:12:00Z"/>
          <w:b/>
          <w:bCs w:val="0"/>
        </w:rPr>
      </w:pPr>
      <w:r>
        <w:rPr>
          <w:b/>
          <w:bCs w:val="0"/>
        </w:rPr>
        <w:t>Mà</w:t>
      </w:r>
      <w:ins w:id="29668" w:author="Phuong Truong Thi" w:date="2024-10-17T19:12:00Z">
        <w:r w:rsidR="00C86300" w:rsidRPr="00A35118">
          <w:rPr>
            <w:b/>
            <w:bCs w:val="0"/>
          </w:rPr>
          <w:t>n hình minh họa</w:t>
        </w:r>
      </w:ins>
    </w:p>
    <w:p w14:paraId="15720813" w14:textId="23682EF5" w:rsidR="00C86300" w:rsidRDefault="0053070E">
      <w:pPr>
        <w:pStyle w:val="Heading61"/>
        <w:numPr>
          <w:ilvl w:val="0"/>
          <w:numId w:val="0"/>
        </w:numPr>
        <w:outlineLvl w:val="9"/>
        <w:rPr>
          <w:ins w:id="29669" w:author="Phuong Truong Thi" w:date="2024-10-17T19:12:00Z"/>
        </w:rPr>
        <w:pPrChange w:id="29670" w:author="Phuong Truong Thi" w:date="2024-10-17T19:12:00Z">
          <w:pPr>
            <w:pStyle w:val="Heading61"/>
            <w:outlineLvl w:val="9"/>
          </w:pPr>
        </w:pPrChange>
      </w:pPr>
      <w:r>
        <w:drawing>
          <wp:inline distT="0" distB="0" distL="0" distR="0" wp14:anchorId="6EDE2114" wp14:editId="5D1890B2">
            <wp:extent cx="5821045" cy="3329796"/>
            <wp:effectExtent l="0" t="0" r="8255" b="4445"/>
            <wp:docPr id="1310710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0828" name="Picture 1310710828"/>
                    <pic:cNvPicPr/>
                  </pic:nvPicPr>
                  <pic:blipFill>
                    <a:blip r:embed="rId34"/>
                    <a:stretch>
                      <a:fillRect/>
                    </a:stretch>
                  </pic:blipFill>
                  <pic:spPr>
                    <a:xfrm>
                      <a:off x="0" y="0"/>
                      <a:ext cx="5824418" cy="3331725"/>
                    </a:xfrm>
                    <a:prstGeom prst="rect">
                      <a:avLst/>
                    </a:prstGeom>
                  </pic:spPr>
                </pic:pic>
              </a:graphicData>
            </a:graphic>
          </wp:inline>
        </w:drawing>
      </w:r>
    </w:p>
    <w:p w14:paraId="5AD301EC" w14:textId="1C98795A" w:rsidR="002C3C88" w:rsidRPr="00A35118" w:rsidRDefault="002C3C88" w:rsidP="00CA7975">
      <w:pPr>
        <w:pStyle w:val="Heading61"/>
        <w:outlineLvl w:val="9"/>
        <w:rPr>
          <w:b/>
          <w:bCs w:val="0"/>
        </w:rPr>
      </w:pPr>
      <w:r w:rsidRPr="00A35118">
        <w:rPr>
          <w:b/>
          <w:bCs w:val="0"/>
        </w:rPr>
        <w:t xml:space="preserve">Thông tin dữ liệu </w:t>
      </w:r>
    </w:p>
    <w:tbl>
      <w:tblPr>
        <w:tblpPr w:leftFromText="180" w:rightFromText="180" w:vertAnchor="text" w:tblpY="1"/>
        <w:tblOverlap w:val="neve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9671" w:author="Phuong Truong Thi" w:date="2024-10-16T01:05:00Z">
          <w:tblPr>
            <w:tblpPr w:leftFromText="180" w:rightFromText="180" w:vertAnchor="text" w:tblpY="1"/>
            <w:tblOverlap w:val="neve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02"/>
        <w:gridCol w:w="270"/>
        <w:gridCol w:w="1605"/>
        <w:gridCol w:w="2387"/>
        <w:gridCol w:w="1074"/>
        <w:gridCol w:w="1074"/>
        <w:gridCol w:w="851"/>
        <w:gridCol w:w="1074"/>
        <w:gridCol w:w="15"/>
        <w:tblGridChange w:id="29672">
          <w:tblGrid>
            <w:gridCol w:w="670"/>
            <w:gridCol w:w="132"/>
            <w:gridCol w:w="278"/>
            <w:gridCol w:w="1597"/>
            <w:gridCol w:w="18"/>
            <w:gridCol w:w="2369"/>
            <w:gridCol w:w="421"/>
            <w:gridCol w:w="653"/>
            <w:gridCol w:w="427"/>
            <w:gridCol w:w="647"/>
            <w:gridCol w:w="433"/>
            <w:gridCol w:w="418"/>
            <w:gridCol w:w="1074"/>
            <w:gridCol w:w="43"/>
            <w:gridCol w:w="1080"/>
          </w:tblGrid>
        </w:tblGridChange>
      </w:tblGrid>
      <w:tr w:rsidR="0061058B" w:rsidRPr="00F72CF1" w:rsidDel="007E0F89" w14:paraId="2E664A06" w14:textId="28D1AF23" w:rsidTr="00F868EA">
        <w:trPr>
          <w:gridAfter w:val="1"/>
          <w:wAfter w:w="15" w:type="dxa"/>
          <w:trHeight w:val="528"/>
          <w:tblHeader/>
          <w:del w:id="29673" w:author="Phuong Truong Thi" w:date="2024-10-08T18:17:00Z"/>
          <w:trPrChange w:id="29674" w:author="Phuong Truong Thi" w:date="2024-10-16T01:05:00Z">
            <w:trPr>
              <w:trHeight w:val="528"/>
              <w:tblHeader/>
            </w:trPr>
          </w:trPrChange>
        </w:trPr>
        <w:tc>
          <w:tcPr>
            <w:tcW w:w="802" w:type="dxa"/>
            <w:shd w:val="clear" w:color="000000" w:fill="F7C7AC"/>
            <w:vAlign w:val="center"/>
            <w:hideMark/>
            <w:tcPrChange w:id="29675" w:author="Phuong Truong Thi" w:date="2024-10-16T01:05:00Z">
              <w:tcPr>
                <w:tcW w:w="670" w:type="dxa"/>
                <w:shd w:val="clear" w:color="000000" w:fill="F7C7AC"/>
                <w:vAlign w:val="center"/>
                <w:hideMark/>
              </w:tcPr>
            </w:tcPrChange>
          </w:tcPr>
          <w:p w14:paraId="06A397BF" w14:textId="57300FBD" w:rsidR="0061058B" w:rsidRPr="00F72CF1" w:rsidDel="007E0F89" w:rsidRDefault="0061058B" w:rsidP="00A337D7">
            <w:pPr>
              <w:spacing w:before="0" w:line="240" w:lineRule="auto"/>
              <w:contextualSpacing w:val="0"/>
              <w:jc w:val="center"/>
              <w:rPr>
                <w:del w:id="29676" w:author="Phuong Truong Thi" w:date="2024-10-08T18:17:00Z"/>
                <w:rFonts w:ascii="Times New Roman" w:eastAsia="Times New Roman" w:hAnsi="Times New Roman"/>
                <w:b/>
                <w:bCs/>
                <w:color w:val="000000"/>
                <w:sz w:val="24"/>
                <w:szCs w:val="24"/>
                <w:lang w:val="vi-VN" w:eastAsia="vi-VN"/>
              </w:rPr>
            </w:pPr>
            <w:del w:id="29677" w:author="Phuong Truong Thi" w:date="2024-10-08T18:17:00Z">
              <w:r w:rsidRPr="00F72CF1" w:rsidDel="007E0F89">
                <w:rPr>
                  <w:rFonts w:ascii="Times New Roman" w:eastAsia="Times New Roman" w:hAnsi="Times New Roman"/>
                  <w:b/>
                  <w:bCs/>
                  <w:color w:val="000000"/>
                  <w:sz w:val="24"/>
                  <w:szCs w:val="24"/>
                  <w:lang w:val="vi-VN" w:eastAsia="vi-VN"/>
                </w:rPr>
                <w:delText>STT</w:delText>
              </w:r>
            </w:del>
          </w:p>
        </w:tc>
        <w:tc>
          <w:tcPr>
            <w:tcW w:w="1875" w:type="dxa"/>
            <w:gridSpan w:val="2"/>
            <w:shd w:val="clear" w:color="000000" w:fill="F7C7AC"/>
            <w:vAlign w:val="center"/>
            <w:hideMark/>
            <w:tcPrChange w:id="29678" w:author="Phuong Truong Thi" w:date="2024-10-16T01:05:00Z">
              <w:tcPr>
                <w:tcW w:w="2025" w:type="dxa"/>
                <w:gridSpan w:val="4"/>
                <w:shd w:val="clear" w:color="000000" w:fill="F7C7AC"/>
                <w:vAlign w:val="center"/>
                <w:hideMark/>
              </w:tcPr>
            </w:tcPrChange>
          </w:tcPr>
          <w:p w14:paraId="4D012997" w14:textId="39E11B57" w:rsidR="0061058B" w:rsidRPr="00F72CF1" w:rsidDel="007E0F89" w:rsidRDefault="0061058B" w:rsidP="00A337D7">
            <w:pPr>
              <w:spacing w:before="0" w:line="240" w:lineRule="auto"/>
              <w:contextualSpacing w:val="0"/>
              <w:jc w:val="center"/>
              <w:rPr>
                <w:del w:id="29679" w:author="Phuong Truong Thi" w:date="2024-10-08T18:17:00Z"/>
                <w:rFonts w:ascii="Times New Roman" w:eastAsia="Times New Roman" w:hAnsi="Times New Roman"/>
                <w:b/>
                <w:bCs/>
                <w:color w:val="000000"/>
                <w:sz w:val="24"/>
                <w:szCs w:val="24"/>
                <w:lang w:val="vi-VN" w:eastAsia="vi-VN"/>
              </w:rPr>
            </w:pPr>
            <w:del w:id="29680" w:author="Phuong Truong Thi" w:date="2024-10-08T18:17:00Z">
              <w:r w:rsidRPr="00F72CF1" w:rsidDel="007E0F89">
                <w:rPr>
                  <w:rFonts w:ascii="Times New Roman" w:eastAsia="Times New Roman" w:hAnsi="Times New Roman"/>
                  <w:b/>
                  <w:bCs/>
                  <w:color w:val="000000"/>
                  <w:sz w:val="24"/>
                  <w:szCs w:val="24"/>
                  <w:lang w:val="vi-VN" w:eastAsia="vi-VN"/>
                </w:rPr>
                <w:delText>Trường dữ liệu</w:delText>
              </w:r>
            </w:del>
          </w:p>
        </w:tc>
        <w:tc>
          <w:tcPr>
            <w:tcW w:w="2387" w:type="dxa"/>
            <w:shd w:val="clear" w:color="000000" w:fill="F7C7AC"/>
            <w:vAlign w:val="center"/>
            <w:tcPrChange w:id="29681" w:author="Phuong Truong Thi" w:date="2024-10-16T01:05:00Z">
              <w:tcPr>
                <w:tcW w:w="2790" w:type="dxa"/>
                <w:gridSpan w:val="2"/>
                <w:shd w:val="clear" w:color="000000" w:fill="F7C7AC"/>
                <w:vAlign w:val="center"/>
              </w:tcPr>
            </w:tcPrChange>
          </w:tcPr>
          <w:p w14:paraId="534430AB" w14:textId="1254D78E" w:rsidR="0061058B" w:rsidRPr="00F72CF1" w:rsidDel="007E0F89" w:rsidRDefault="0061058B" w:rsidP="00A337D7">
            <w:pPr>
              <w:spacing w:before="0" w:line="240" w:lineRule="auto"/>
              <w:contextualSpacing w:val="0"/>
              <w:jc w:val="center"/>
              <w:rPr>
                <w:del w:id="29682" w:author="Phuong Truong Thi" w:date="2024-10-08T18:17:00Z"/>
                <w:rFonts w:ascii="Times New Roman" w:eastAsia="Times New Roman" w:hAnsi="Times New Roman"/>
                <w:b/>
                <w:bCs/>
                <w:color w:val="000000"/>
                <w:sz w:val="24"/>
                <w:szCs w:val="24"/>
                <w:lang w:eastAsia="vi-VN"/>
              </w:rPr>
            </w:pPr>
            <w:del w:id="29683" w:author="Phuong Truong Thi" w:date="2024-10-08T18:17:00Z">
              <w:r w:rsidRPr="00F72CF1" w:rsidDel="007E0F89">
                <w:rPr>
                  <w:rFonts w:ascii="Times New Roman" w:eastAsia="Times New Roman" w:hAnsi="Times New Roman"/>
                  <w:b/>
                  <w:bCs/>
                  <w:color w:val="000000"/>
                  <w:sz w:val="24"/>
                  <w:szCs w:val="24"/>
                  <w:lang w:eastAsia="vi-VN"/>
                </w:rPr>
                <w:delText>Mô tả trường</w:delText>
              </w:r>
            </w:del>
          </w:p>
        </w:tc>
        <w:tc>
          <w:tcPr>
            <w:tcW w:w="1074" w:type="dxa"/>
            <w:shd w:val="clear" w:color="000000" w:fill="F7C7AC"/>
            <w:vAlign w:val="center"/>
            <w:tcPrChange w:id="29684" w:author="Phuong Truong Thi" w:date="2024-10-16T01:05:00Z">
              <w:tcPr>
                <w:tcW w:w="1080" w:type="dxa"/>
                <w:gridSpan w:val="2"/>
                <w:shd w:val="clear" w:color="000000" w:fill="F7C7AC"/>
              </w:tcPr>
            </w:tcPrChange>
          </w:tcPr>
          <w:p w14:paraId="52E18E30" w14:textId="74121DAF" w:rsidR="0061058B" w:rsidRPr="00F72CF1" w:rsidDel="007E0F89" w:rsidRDefault="0061058B" w:rsidP="0061058B">
            <w:pPr>
              <w:spacing w:before="0" w:line="240" w:lineRule="auto"/>
              <w:contextualSpacing w:val="0"/>
              <w:jc w:val="center"/>
              <w:rPr>
                <w:del w:id="29685" w:author="Phuong Truong Thi" w:date="2024-10-08T18:17:00Z"/>
                <w:rFonts w:ascii="Times New Roman" w:eastAsia="Times New Roman" w:hAnsi="Times New Roman"/>
                <w:b/>
                <w:bCs/>
                <w:color w:val="000000"/>
                <w:sz w:val="24"/>
                <w:szCs w:val="24"/>
                <w:lang w:val="vi-VN" w:eastAsia="vi-VN"/>
              </w:rPr>
            </w:pPr>
            <w:ins w:id="29686" w:author="thu nga" w:date="2024-09-30T16:32:00Z">
              <w:del w:id="29687" w:author="Phuong Truong Thi" w:date="2024-10-08T18:17:00Z">
                <w:r w:rsidRPr="0061058B" w:rsidDel="007E0F89">
                  <w:rPr>
                    <w:rFonts w:ascii="Times New Roman" w:eastAsia="Times New Roman" w:hAnsi="Times New Roman"/>
                    <w:b/>
                    <w:bCs/>
                    <w:color w:val="000000"/>
                    <w:sz w:val="24"/>
                    <w:szCs w:val="24"/>
                    <w:lang w:eastAsia="vi-VN"/>
                  </w:rPr>
                  <w:delText>Nguồn</w:delText>
                </w:r>
              </w:del>
            </w:ins>
          </w:p>
        </w:tc>
        <w:tc>
          <w:tcPr>
            <w:tcW w:w="1074" w:type="dxa"/>
            <w:shd w:val="clear" w:color="000000" w:fill="F7C7AC"/>
            <w:vAlign w:val="center"/>
            <w:tcPrChange w:id="29688" w:author="Phuong Truong Thi" w:date="2024-10-16T01:05:00Z">
              <w:tcPr>
                <w:tcW w:w="1080" w:type="dxa"/>
                <w:gridSpan w:val="2"/>
                <w:shd w:val="clear" w:color="000000" w:fill="F7C7AC"/>
                <w:vAlign w:val="center"/>
              </w:tcPr>
            </w:tcPrChange>
          </w:tcPr>
          <w:p w14:paraId="40A57054" w14:textId="70C9CF4B" w:rsidR="0061058B" w:rsidRPr="00F72CF1" w:rsidDel="007E0F89" w:rsidRDefault="0061058B" w:rsidP="00A337D7">
            <w:pPr>
              <w:spacing w:before="0" w:line="240" w:lineRule="auto"/>
              <w:contextualSpacing w:val="0"/>
              <w:jc w:val="center"/>
              <w:rPr>
                <w:del w:id="29689" w:author="Phuong Truong Thi" w:date="2024-10-08T18:17:00Z"/>
                <w:rFonts w:ascii="Times New Roman" w:eastAsia="Times New Roman" w:hAnsi="Times New Roman"/>
                <w:b/>
                <w:bCs/>
                <w:color w:val="000000"/>
                <w:sz w:val="24"/>
                <w:szCs w:val="24"/>
                <w:lang w:val="vi-VN" w:eastAsia="vi-VN"/>
              </w:rPr>
            </w:pPr>
            <w:del w:id="29690" w:author="Phuong Truong Thi" w:date="2024-10-08T18:17:00Z">
              <w:r w:rsidRPr="00F72CF1" w:rsidDel="007E0F89">
                <w:rPr>
                  <w:rFonts w:ascii="Times New Roman" w:eastAsia="Times New Roman" w:hAnsi="Times New Roman"/>
                  <w:b/>
                  <w:bCs/>
                  <w:color w:val="000000"/>
                  <w:sz w:val="24"/>
                  <w:szCs w:val="24"/>
                  <w:lang w:val="vi-VN" w:eastAsia="vi-VN"/>
                </w:rPr>
                <w:delText>Định dạng</w:delText>
              </w:r>
            </w:del>
          </w:p>
        </w:tc>
        <w:tc>
          <w:tcPr>
            <w:tcW w:w="851" w:type="dxa"/>
            <w:shd w:val="clear" w:color="000000" w:fill="F7C7AC"/>
            <w:vAlign w:val="center"/>
            <w:hideMark/>
            <w:tcPrChange w:id="29691" w:author="Phuong Truong Thi" w:date="2024-10-16T01:05:00Z">
              <w:tcPr>
                <w:tcW w:w="1535" w:type="dxa"/>
                <w:gridSpan w:val="3"/>
                <w:shd w:val="clear" w:color="000000" w:fill="F7C7AC"/>
                <w:vAlign w:val="center"/>
                <w:hideMark/>
              </w:tcPr>
            </w:tcPrChange>
          </w:tcPr>
          <w:p w14:paraId="7888912C" w14:textId="08D38271" w:rsidR="0061058B" w:rsidRPr="00F72CF1" w:rsidDel="007E0F89" w:rsidRDefault="0061058B" w:rsidP="00A337D7">
            <w:pPr>
              <w:spacing w:before="0" w:line="240" w:lineRule="auto"/>
              <w:contextualSpacing w:val="0"/>
              <w:jc w:val="center"/>
              <w:rPr>
                <w:del w:id="29692" w:author="Phuong Truong Thi" w:date="2024-10-08T18:17:00Z"/>
                <w:rFonts w:ascii="Times New Roman" w:eastAsia="Times New Roman" w:hAnsi="Times New Roman"/>
                <w:b/>
                <w:bCs/>
                <w:color w:val="000000"/>
                <w:sz w:val="24"/>
                <w:szCs w:val="24"/>
                <w:lang w:eastAsia="vi-VN"/>
              </w:rPr>
            </w:pPr>
            <w:del w:id="29693" w:author="Phuong Truong Thi" w:date="2024-10-08T18:17:00Z">
              <w:r w:rsidRPr="00F72CF1" w:rsidDel="007E0F89">
                <w:rPr>
                  <w:rFonts w:ascii="Times New Roman" w:eastAsia="Times New Roman" w:hAnsi="Times New Roman"/>
                  <w:b/>
                  <w:bCs/>
                  <w:color w:val="000000"/>
                  <w:sz w:val="24"/>
                  <w:szCs w:val="24"/>
                  <w:lang w:val="vi-VN" w:eastAsia="vi-VN"/>
                </w:rPr>
                <w:delText xml:space="preserve">Mã danh mục </w:delText>
              </w:r>
            </w:del>
          </w:p>
          <w:p w14:paraId="25D324A1" w14:textId="6F6EC807" w:rsidR="0061058B" w:rsidRPr="00F72CF1" w:rsidDel="007E0F89" w:rsidRDefault="0061058B" w:rsidP="00A337D7">
            <w:pPr>
              <w:spacing w:before="0" w:line="240" w:lineRule="auto"/>
              <w:contextualSpacing w:val="0"/>
              <w:jc w:val="center"/>
              <w:rPr>
                <w:del w:id="29694" w:author="Phuong Truong Thi" w:date="2024-10-08T18:17:00Z"/>
                <w:rFonts w:ascii="Times New Roman" w:eastAsia="Times New Roman" w:hAnsi="Times New Roman"/>
                <w:b/>
                <w:bCs/>
                <w:color w:val="000000"/>
                <w:sz w:val="24"/>
                <w:szCs w:val="24"/>
                <w:lang w:val="vi-VN" w:eastAsia="vi-VN"/>
              </w:rPr>
            </w:pPr>
            <w:del w:id="29695" w:author="Phuong Truong Thi" w:date="2024-10-08T18:17:00Z">
              <w:r w:rsidRPr="00F72CF1" w:rsidDel="007E0F89">
                <w:rPr>
                  <w:rFonts w:ascii="Times New Roman" w:eastAsia="Times New Roman" w:hAnsi="Times New Roman"/>
                  <w:b/>
                  <w:bCs/>
                  <w:color w:val="000000"/>
                  <w:sz w:val="24"/>
                  <w:szCs w:val="24"/>
                  <w:lang w:val="vi-VN" w:eastAsia="vi-VN"/>
                </w:rPr>
                <w:delText>tham chiếu</w:delText>
              </w:r>
            </w:del>
          </w:p>
        </w:tc>
        <w:tc>
          <w:tcPr>
            <w:tcW w:w="1074" w:type="dxa"/>
            <w:shd w:val="clear" w:color="000000" w:fill="F7C7AC"/>
            <w:tcPrChange w:id="29696" w:author="Phuong Truong Thi" w:date="2024-10-16T01:05:00Z">
              <w:tcPr>
                <w:tcW w:w="1080" w:type="dxa"/>
                <w:shd w:val="clear" w:color="000000" w:fill="F7C7AC"/>
              </w:tcPr>
            </w:tcPrChange>
          </w:tcPr>
          <w:p w14:paraId="600EB717" w14:textId="056F6C8C" w:rsidR="0061058B" w:rsidRPr="00F72CF1" w:rsidDel="007E0F89" w:rsidRDefault="0061058B" w:rsidP="00A337D7">
            <w:pPr>
              <w:spacing w:before="0" w:line="240" w:lineRule="auto"/>
              <w:contextualSpacing w:val="0"/>
              <w:jc w:val="center"/>
              <w:rPr>
                <w:del w:id="29697" w:author="Phuong Truong Thi" w:date="2024-10-08T18:17:00Z"/>
                <w:rFonts w:ascii="Times New Roman" w:eastAsia="Times New Roman" w:hAnsi="Times New Roman"/>
                <w:b/>
                <w:bCs/>
                <w:color w:val="000000"/>
                <w:sz w:val="24"/>
                <w:szCs w:val="24"/>
                <w:lang w:eastAsia="vi-VN"/>
              </w:rPr>
            </w:pPr>
            <w:del w:id="29698" w:author="Phuong Truong Thi" w:date="2024-10-08T18:17:00Z">
              <w:r w:rsidRPr="00F72CF1" w:rsidDel="007E0F89">
                <w:rPr>
                  <w:rFonts w:ascii="Times New Roman" w:eastAsia="Times New Roman" w:hAnsi="Times New Roman"/>
                  <w:b/>
                  <w:bCs/>
                  <w:color w:val="000000"/>
                  <w:sz w:val="24"/>
                  <w:szCs w:val="24"/>
                  <w:lang w:eastAsia="vi-VN"/>
                </w:rPr>
                <w:delText>Hiển thị mặc định</w:delText>
              </w:r>
            </w:del>
          </w:p>
          <w:p w14:paraId="2A8F2DF7" w14:textId="1244CCB3" w:rsidR="0061058B" w:rsidRPr="00F72CF1" w:rsidDel="007E0F89" w:rsidRDefault="0061058B" w:rsidP="00A337D7">
            <w:pPr>
              <w:spacing w:before="0" w:line="240" w:lineRule="auto"/>
              <w:contextualSpacing w:val="0"/>
              <w:jc w:val="center"/>
              <w:rPr>
                <w:del w:id="29699" w:author="Phuong Truong Thi" w:date="2024-10-08T18:17:00Z"/>
                <w:rFonts w:ascii="Times New Roman" w:eastAsia="Times New Roman" w:hAnsi="Times New Roman"/>
                <w:b/>
                <w:bCs/>
                <w:color w:val="000000"/>
                <w:sz w:val="24"/>
                <w:szCs w:val="24"/>
                <w:lang w:eastAsia="vi-VN"/>
              </w:rPr>
            </w:pPr>
            <w:del w:id="29700" w:author="Phuong Truong Thi" w:date="2024-10-08T18:17:00Z">
              <w:r w:rsidRPr="00F72CF1" w:rsidDel="007E0F89">
                <w:rPr>
                  <w:rFonts w:ascii="Times New Roman" w:eastAsia="Times New Roman" w:hAnsi="Times New Roman"/>
                  <w:b/>
                  <w:bCs/>
                  <w:color w:val="000000"/>
                  <w:sz w:val="24"/>
                  <w:szCs w:val="24"/>
                  <w:lang w:eastAsia="vi-VN"/>
                </w:rPr>
                <w:delText>trên danh sách</w:delText>
              </w:r>
            </w:del>
          </w:p>
          <w:p w14:paraId="2F92D0F0" w14:textId="2FE2BF4D" w:rsidR="0061058B" w:rsidRPr="00F72CF1" w:rsidDel="007E0F89" w:rsidRDefault="0061058B" w:rsidP="00A337D7">
            <w:pPr>
              <w:spacing w:before="0" w:line="240" w:lineRule="auto"/>
              <w:contextualSpacing w:val="0"/>
              <w:jc w:val="center"/>
              <w:rPr>
                <w:del w:id="29701" w:author="Phuong Truong Thi" w:date="2024-10-08T18:17:00Z"/>
                <w:rFonts w:ascii="Times New Roman" w:eastAsia="Times New Roman" w:hAnsi="Times New Roman"/>
                <w:b/>
                <w:bCs/>
                <w:color w:val="000000"/>
                <w:sz w:val="24"/>
                <w:szCs w:val="24"/>
                <w:lang w:eastAsia="vi-VN"/>
              </w:rPr>
            </w:pPr>
            <w:del w:id="29702" w:author="Phuong Truong Thi" w:date="2024-10-08T18:17:00Z">
              <w:r w:rsidRPr="00F72CF1" w:rsidDel="007E0F89">
                <w:rPr>
                  <w:rFonts w:ascii="Times New Roman" w:eastAsia="Times New Roman" w:hAnsi="Times New Roman"/>
                  <w:b/>
                  <w:bCs/>
                  <w:color w:val="000000"/>
                  <w:sz w:val="24"/>
                  <w:szCs w:val="24"/>
                  <w:lang w:eastAsia="vi-VN"/>
                </w:rPr>
                <w:delText>(Y/N)</w:delText>
              </w:r>
            </w:del>
          </w:p>
        </w:tc>
      </w:tr>
      <w:tr w:rsidR="0061058B" w:rsidRPr="00F72CF1" w:rsidDel="007E0F89" w14:paraId="4A92A9F6" w14:textId="48B72D22" w:rsidTr="00F868EA">
        <w:trPr>
          <w:trHeight w:val="276"/>
          <w:del w:id="29703" w:author="Phuong Truong Thi" w:date="2024-10-08T18:17:00Z"/>
          <w:trPrChange w:id="29704" w:author="Phuong Truong Thi" w:date="2024-10-16T01:05:00Z">
            <w:trPr>
              <w:trHeight w:val="276"/>
            </w:trPr>
          </w:trPrChange>
        </w:trPr>
        <w:tc>
          <w:tcPr>
            <w:tcW w:w="1072" w:type="dxa"/>
            <w:gridSpan w:val="2"/>
            <w:tcPrChange w:id="29705" w:author="Phuong Truong Thi" w:date="2024-10-16T01:05:00Z">
              <w:tcPr>
                <w:tcW w:w="1080" w:type="dxa"/>
                <w:gridSpan w:val="3"/>
              </w:tcPr>
            </w:tcPrChange>
          </w:tcPr>
          <w:p w14:paraId="7709A5CA" w14:textId="0F38941B" w:rsidR="0061058B" w:rsidRPr="00F72CF1" w:rsidDel="007E0F89" w:rsidRDefault="0061058B" w:rsidP="00A337D7">
            <w:pPr>
              <w:spacing w:before="0" w:line="240" w:lineRule="auto"/>
              <w:contextualSpacing w:val="0"/>
              <w:rPr>
                <w:del w:id="29706" w:author="Phuong Truong Thi" w:date="2024-10-08T18:17:00Z"/>
                <w:rFonts w:ascii="Times New Roman" w:eastAsia="Times New Roman" w:hAnsi="Times New Roman"/>
                <w:sz w:val="24"/>
                <w:szCs w:val="24"/>
                <w:lang w:eastAsia="vi-VN"/>
              </w:rPr>
            </w:pPr>
          </w:p>
        </w:tc>
        <w:tc>
          <w:tcPr>
            <w:tcW w:w="8080" w:type="dxa"/>
            <w:gridSpan w:val="7"/>
            <w:tcPrChange w:id="29707" w:author="Phuong Truong Thi" w:date="2024-10-16T01:05:00Z">
              <w:tcPr>
                <w:tcW w:w="9180" w:type="dxa"/>
                <w:gridSpan w:val="12"/>
              </w:tcPr>
            </w:tcPrChange>
          </w:tcPr>
          <w:p w14:paraId="2D4EFED3" w14:textId="6E0B75E8" w:rsidR="0061058B" w:rsidRPr="00F72CF1" w:rsidDel="007E0F89" w:rsidRDefault="0061058B" w:rsidP="00A337D7">
            <w:pPr>
              <w:spacing w:before="0" w:line="240" w:lineRule="auto"/>
              <w:contextualSpacing w:val="0"/>
              <w:rPr>
                <w:del w:id="29708" w:author="Phuong Truong Thi" w:date="2024-10-08T18:17:00Z"/>
                <w:rFonts w:ascii="Times New Roman" w:eastAsia="Times New Roman" w:hAnsi="Times New Roman"/>
                <w:sz w:val="24"/>
                <w:szCs w:val="24"/>
                <w:lang w:eastAsia="vi-VN"/>
              </w:rPr>
            </w:pPr>
            <w:del w:id="29709" w:author="Phuong Truong Thi" w:date="2024-10-08T18:17:00Z">
              <w:r w:rsidRPr="00F72CF1" w:rsidDel="007E0F89">
                <w:rPr>
                  <w:rFonts w:ascii="Times New Roman" w:eastAsia="Times New Roman" w:hAnsi="Times New Roman"/>
                  <w:sz w:val="24"/>
                  <w:szCs w:val="24"/>
                  <w:lang w:eastAsia="vi-VN"/>
                </w:rPr>
                <w:delText xml:space="preserve">Số tổng </w:delText>
              </w:r>
              <w:r w:rsidRPr="00F72CF1" w:rsidDel="007E0F89">
                <w:rPr>
                  <w:rFonts w:ascii="Times New Roman" w:eastAsia="Times New Roman" w:hAnsi="Times New Roman"/>
                  <w:i/>
                  <w:iCs/>
                  <w:sz w:val="24"/>
                  <w:szCs w:val="24"/>
                  <w:lang w:eastAsia="vi-VN"/>
                </w:rPr>
                <w:delText>(dòng thông tin chung)</w:delText>
              </w:r>
            </w:del>
          </w:p>
        </w:tc>
      </w:tr>
      <w:tr w:rsidR="0061058B" w:rsidRPr="00F72CF1" w:rsidDel="007E0F89" w14:paraId="305B92F3" w14:textId="275B8D41" w:rsidTr="00F868EA">
        <w:trPr>
          <w:gridAfter w:val="1"/>
          <w:wAfter w:w="15" w:type="dxa"/>
          <w:trHeight w:val="276"/>
          <w:del w:id="29710" w:author="Phuong Truong Thi" w:date="2024-10-08T18:17:00Z"/>
          <w:trPrChange w:id="29711" w:author="Phuong Truong Thi" w:date="2024-10-16T01:05:00Z">
            <w:trPr>
              <w:trHeight w:val="276"/>
            </w:trPr>
          </w:trPrChange>
        </w:trPr>
        <w:tc>
          <w:tcPr>
            <w:tcW w:w="802" w:type="dxa"/>
            <w:shd w:val="clear" w:color="auto" w:fill="auto"/>
            <w:vAlign w:val="center"/>
            <w:tcPrChange w:id="29712" w:author="Phuong Truong Thi" w:date="2024-10-16T01:05:00Z">
              <w:tcPr>
                <w:tcW w:w="670" w:type="dxa"/>
                <w:shd w:val="clear" w:color="auto" w:fill="auto"/>
                <w:vAlign w:val="center"/>
              </w:tcPr>
            </w:tcPrChange>
          </w:tcPr>
          <w:p w14:paraId="4E42290D" w14:textId="364B41E7" w:rsidR="0061058B" w:rsidRPr="00F72CF1" w:rsidDel="007E0F89" w:rsidRDefault="0061058B" w:rsidP="00A337D7">
            <w:pPr>
              <w:spacing w:before="0" w:line="240" w:lineRule="auto"/>
              <w:contextualSpacing w:val="0"/>
              <w:jc w:val="left"/>
              <w:rPr>
                <w:del w:id="29713" w:author="Phuong Truong Thi" w:date="2024-10-08T18:17:00Z"/>
                <w:rFonts w:ascii="Times New Roman" w:eastAsia="Times New Roman" w:hAnsi="Times New Roman"/>
                <w:color w:val="000000"/>
                <w:sz w:val="24"/>
                <w:szCs w:val="24"/>
                <w:lang w:val="vi-VN" w:eastAsia="vi-VN"/>
              </w:rPr>
            </w:pPr>
          </w:p>
        </w:tc>
        <w:tc>
          <w:tcPr>
            <w:tcW w:w="1875" w:type="dxa"/>
            <w:gridSpan w:val="2"/>
            <w:shd w:val="clear" w:color="auto" w:fill="auto"/>
            <w:vAlign w:val="center"/>
            <w:tcPrChange w:id="29714" w:author="Phuong Truong Thi" w:date="2024-10-16T01:05:00Z">
              <w:tcPr>
                <w:tcW w:w="2025" w:type="dxa"/>
                <w:gridSpan w:val="4"/>
                <w:shd w:val="clear" w:color="auto" w:fill="auto"/>
                <w:vAlign w:val="center"/>
              </w:tcPr>
            </w:tcPrChange>
          </w:tcPr>
          <w:p w14:paraId="5E0BA4A1" w14:textId="31E978E8" w:rsidR="0061058B" w:rsidRPr="00126368" w:rsidDel="007E0F89" w:rsidRDefault="0061058B" w:rsidP="00A337D7">
            <w:pPr>
              <w:spacing w:before="0" w:line="240" w:lineRule="auto"/>
              <w:contextualSpacing w:val="0"/>
              <w:rPr>
                <w:del w:id="29715" w:author="Phuong Truong Thi" w:date="2024-10-08T18:17:00Z"/>
                <w:rFonts w:ascii="Times New Roman" w:hAnsi="Times New Roman"/>
                <w:color w:val="000000"/>
                <w:sz w:val="24"/>
                <w:szCs w:val="24"/>
                <w:lang w:val="vi-VN"/>
              </w:rPr>
            </w:pPr>
            <w:del w:id="29716" w:author="Phuong Truong Thi" w:date="2024-10-08T18:17:00Z">
              <w:r w:rsidRPr="00126368" w:rsidDel="007E0F89">
                <w:rPr>
                  <w:rFonts w:ascii="Times New Roman" w:hAnsi="Times New Roman"/>
                  <w:color w:val="000000"/>
                  <w:sz w:val="24"/>
                  <w:szCs w:val="24"/>
                  <w:lang w:val="vi-VN"/>
                </w:rPr>
                <w:delText xml:space="preserve">Tăng ròng KH MAF </w:delText>
              </w:r>
            </w:del>
            <w:del w:id="29717" w:author="Phuong Truong Thi" w:date="2024-10-01T00:18:00Z">
              <w:r w:rsidRPr="00126368" w:rsidDel="006C3F2E">
                <w:rPr>
                  <w:rFonts w:ascii="Times New Roman" w:hAnsi="Times New Roman"/>
                  <w:color w:val="000000"/>
                  <w:sz w:val="24"/>
                  <w:szCs w:val="24"/>
                  <w:lang w:val="vi-VN"/>
                </w:rPr>
                <w:delText>= Tổng số KH Core MAF tháng (T) - Tổng số KH Core MAF tháng (T-1)</w:delText>
              </w:r>
            </w:del>
          </w:p>
          <w:p w14:paraId="5B2DC3C5" w14:textId="64D0226A" w:rsidR="0061058B" w:rsidRPr="00126368" w:rsidDel="007E0F89" w:rsidRDefault="0061058B" w:rsidP="00A337D7">
            <w:pPr>
              <w:spacing w:before="0" w:line="240" w:lineRule="auto"/>
              <w:contextualSpacing w:val="0"/>
              <w:rPr>
                <w:del w:id="29718" w:author="Phuong Truong Thi" w:date="2024-10-08T18:17:00Z"/>
                <w:rFonts w:ascii="Times New Roman" w:hAnsi="Times New Roman"/>
                <w:color w:val="000000"/>
                <w:sz w:val="24"/>
                <w:szCs w:val="24"/>
                <w:lang w:val="vi-VN"/>
              </w:rPr>
            </w:pPr>
          </w:p>
        </w:tc>
        <w:tc>
          <w:tcPr>
            <w:tcW w:w="2387" w:type="dxa"/>
            <w:tcPrChange w:id="29719" w:author="Phuong Truong Thi" w:date="2024-10-16T01:05:00Z">
              <w:tcPr>
                <w:tcW w:w="2790" w:type="dxa"/>
                <w:gridSpan w:val="2"/>
              </w:tcPr>
            </w:tcPrChange>
          </w:tcPr>
          <w:p w14:paraId="05C8A684" w14:textId="7CA57991" w:rsidR="0061058B" w:rsidRPr="00126368" w:rsidDel="007E0F89" w:rsidRDefault="0061058B" w:rsidP="00A337D7">
            <w:pPr>
              <w:spacing w:before="0" w:line="240" w:lineRule="auto"/>
              <w:contextualSpacing w:val="0"/>
              <w:rPr>
                <w:del w:id="29720" w:author="Phuong Truong Thi" w:date="2024-10-08T18:17:00Z"/>
                <w:rFonts w:ascii="Times New Roman" w:eastAsia="Times New Roman" w:hAnsi="Times New Roman"/>
                <w:color w:val="000000"/>
                <w:sz w:val="24"/>
                <w:szCs w:val="24"/>
                <w:lang w:val="vi-VN" w:eastAsia="vi-VN"/>
              </w:rPr>
            </w:pPr>
          </w:p>
        </w:tc>
        <w:tc>
          <w:tcPr>
            <w:tcW w:w="1074" w:type="dxa"/>
            <w:tcPrChange w:id="29721" w:author="Phuong Truong Thi" w:date="2024-10-16T01:05:00Z">
              <w:tcPr>
                <w:tcW w:w="1080" w:type="dxa"/>
                <w:gridSpan w:val="2"/>
              </w:tcPr>
            </w:tcPrChange>
          </w:tcPr>
          <w:p w14:paraId="13638DF0" w14:textId="7335A0AA" w:rsidR="0061058B" w:rsidRPr="00126368" w:rsidDel="007E0F89" w:rsidRDefault="0061058B" w:rsidP="00A337D7">
            <w:pPr>
              <w:spacing w:before="0" w:line="240" w:lineRule="auto"/>
              <w:contextualSpacing w:val="0"/>
              <w:rPr>
                <w:del w:id="29722" w:author="Phuong Truong Thi" w:date="2024-10-08T18:17:00Z"/>
                <w:rFonts w:ascii="Times New Roman" w:eastAsia="Times New Roman" w:hAnsi="Times New Roman"/>
                <w:color w:val="000000"/>
                <w:sz w:val="24"/>
                <w:szCs w:val="24"/>
                <w:lang w:val="vi-VN" w:eastAsia="vi-VN"/>
              </w:rPr>
            </w:pPr>
          </w:p>
        </w:tc>
        <w:tc>
          <w:tcPr>
            <w:tcW w:w="1074" w:type="dxa"/>
            <w:tcPrChange w:id="29723" w:author="Phuong Truong Thi" w:date="2024-10-16T01:05:00Z">
              <w:tcPr>
                <w:tcW w:w="1080" w:type="dxa"/>
                <w:gridSpan w:val="2"/>
              </w:tcPr>
            </w:tcPrChange>
          </w:tcPr>
          <w:p w14:paraId="05BC3F07" w14:textId="19DDC9CF" w:rsidR="0061058B" w:rsidRPr="00F72CF1" w:rsidDel="007E0F89" w:rsidRDefault="0061058B" w:rsidP="00A337D7">
            <w:pPr>
              <w:spacing w:before="0" w:line="240" w:lineRule="auto"/>
              <w:contextualSpacing w:val="0"/>
              <w:rPr>
                <w:del w:id="29724" w:author="Phuong Truong Thi" w:date="2024-10-08T18:17:00Z"/>
                <w:rFonts w:ascii="Times New Roman" w:eastAsia="Times New Roman" w:hAnsi="Times New Roman"/>
                <w:color w:val="000000"/>
                <w:sz w:val="24"/>
                <w:szCs w:val="24"/>
                <w:lang w:eastAsia="vi-VN"/>
              </w:rPr>
            </w:pPr>
            <w:del w:id="29725" w:author="Phuong Truong Thi" w:date="2024-10-08T18:17:00Z">
              <w:r w:rsidRPr="00F72CF1" w:rsidDel="007E0F89">
                <w:rPr>
                  <w:rFonts w:ascii="Times New Roman" w:eastAsia="Times New Roman" w:hAnsi="Times New Roman"/>
                  <w:color w:val="000000"/>
                  <w:sz w:val="24"/>
                  <w:szCs w:val="24"/>
                  <w:lang w:eastAsia="vi-VN"/>
                </w:rPr>
                <w:delText>Number</w:delText>
              </w:r>
            </w:del>
          </w:p>
        </w:tc>
        <w:tc>
          <w:tcPr>
            <w:tcW w:w="851" w:type="dxa"/>
            <w:shd w:val="clear" w:color="auto" w:fill="auto"/>
            <w:noWrap/>
            <w:vAlign w:val="center"/>
            <w:tcPrChange w:id="29726" w:author="Phuong Truong Thi" w:date="2024-10-16T01:05:00Z">
              <w:tcPr>
                <w:tcW w:w="1535" w:type="dxa"/>
                <w:gridSpan w:val="3"/>
                <w:shd w:val="clear" w:color="auto" w:fill="auto"/>
                <w:noWrap/>
                <w:vAlign w:val="center"/>
              </w:tcPr>
            </w:tcPrChange>
          </w:tcPr>
          <w:p w14:paraId="21CA9695" w14:textId="6C93B9C7" w:rsidR="0061058B" w:rsidRPr="00F72CF1" w:rsidDel="007E0F89" w:rsidRDefault="0061058B" w:rsidP="00A337D7">
            <w:pPr>
              <w:spacing w:before="0" w:line="240" w:lineRule="auto"/>
              <w:contextualSpacing w:val="0"/>
              <w:rPr>
                <w:del w:id="29727" w:author="Phuong Truong Thi" w:date="2024-10-08T18:17:00Z"/>
                <w:rFonts w:ascii="Times New Roman" w:eastAsia="Times New Roman" w:hAnsi="Times New Roman"/>
                <w:color w:val="000000"/>
                <w:sz w:val="24"/>
                <w:szCs w:val="24"/>
                <w:lang w:eastAsia="vi-VN"/>
              </w:rPr>
            </w:pPr>
          </w:p>
        </w:tc>
        <w:tc>
          <w:tcPr>
            <w:tcW w:w="1074" w:type="dxa"/>
            <w:tcPrChange w:id="29728" w:author="Phuong Truong Thi" w:date="2024-10-16T01:05:00Z">
              <w:tcPr>
                <w:tcW w:w="1080" w:type="dxa"/>
              </w:tcPr>
            </w:tcPrChange>
          </w:tcPr>
          <w:p w14:paraId="73FF9DF4" w14:textId="27A2B08B" w:rsidR="0061058B" w:rsidRPr="00F72CF1" w:rsidDel="007E0F89" w:rsidRDefault="0061058B" w:rsidP="00A337D7">
            <w:pPr>
              <w:spacing w:before="0" w:line="240" w:lineRule="auto"/>
              <w:contextualSpacing w:val="0"/>
              <w:jc w:val="center"/>
              <w:rPr>
                <w:del w:id="29729" w:author="Phuong Truong Thi" w:date="2024-10-08T18:17:00Z"/>
                <w:rFonts w:ascii="Times New Roman" w:eastAsia="Times New Roman" w:hAnsi="Times New Roman"/>
                <w:sz w:val="24"/>
                <w:szCs w:val="24"/>
                <w:lang w:eastAsia="vi-VN"/>
              </w:rPr>
            </w:pPr>
            <w:del w:id="29730"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570A28F2" w14:textId="30CF7B73" w:rsidTr="00F868EA">
        <w:trPr>
          <w:gridAfter w:val="1"/>
          <w:wAfter w:w="15" w:type="dxa"/>
          <w:trHeight w:val="276"/>
          <w:del w:id="29731" w:author="Phuong Truong Thi" w:date="2024-10-08T18:17:00Z"/>
          <w:trPrChange w:id="29732" w:author="Phuong Truong Thi" w:date="2024-10-16T01:05:00Z">
            <w:trPr>
              <w:trHeight w:val="276"/>
            </w:trPr>
          </w:trPrChange>
        </w:trPr>
        <w:tc>
          <w:tcPr>
            <w:tcW w:w="802" w:type="dxa"/>
            <w:shd w:val="clear" w:color="auto" w:fill="auto"/>
            <w:vAlign w:val="center"/>
            <w:tcPrChange w:id="29733" w:author="Phuong Truong Thi" w:date="2024-10-16T01:05:00Z">
              <w:tcPr>
                <w:tcW w:w="670" w:type="dxa"/>
                <w:shd w:val="clear" w:color="auto" w:fill="auto"/>
                <w:vAlign w:val="center"/>
              </w:tcPr>
            </w:tcPrChange>
          </w:tcPr>
          <w:p w14:paraId="6EC2E14F" w14:textId="7E46B866" w:rsidR="0061058B" w:rsidRPr="00F72CF1" w:rsidDel="007E0F89" w:rsidRDefault="0061058B" w:rsidP="00A337D7">
            <w:pPr>
              <w:spacing w:before="0" w:line="240" w:lineRule="auto"/>
              <w:contextualSpacing w:val="0"/>
              <w:jc w:val="left"/>
              <w:rPr>
                <w:del w:id="29734" w:author="Phuong Truong Thi" w:date="2024-10-08T18:17:00Z"/>
                <w:rFonts w:ascii="Times New Roman" w:eastAsia="Times New Roman" w:hAnsi="Times New Roman"/>
                <w:color w:val="000000"/>
                <w:sz w:val="24"/>
                <w:szCs w:val="24"/>
                <w:lang w:val="vi-VN" w:eastAsia="vi-VN"/>
              </w:rPr>
            </w:pPr>
          </w:p>
        </w:tc>
        <w:tc>
          <w:tcPr>
            <w:tcW w:w="1875" w:type="dxa"/>
            <w:gridSpan w:val="2"/>
            <w:shd w:val="clear" w:color="auto" w:fill="auto"/>
            <w:vAlign w:val="center"/>
            <w:tcPrChange w:id="29735" w:author="Phuong Truong Thi" w:date="2024-10-16T01:05:00Z">
              <w:tcPr>
                <w:tcW w:w="2025" w:type="dxa"/>
                <w:gridSpan w:val="4"/>
                <w:shd w:val="clear" w:color="auto" w:fill="auto"/>
                <w:vAlign w:val="center"/>
              </w:tcPr>
            </w:tcPrChange>
          </w:tcPr>
          <w:p w14:paraId="454A95DA" w14:textId="774E0745" w:rsidR="00FD4A10" w:rsidRPr="00434685" w:rsidDel="007E0F89" w:rsidRDefault="0061058B" w:rsidP="00FD4A10">
            <w:pPr>
              <w:spacing w:before="0" w:line="240" w:lineRule="auto"/>
              <w:contextualSpacing w:val="0"/>
              <w:rPr>
                <w:del w:id="29736" w:author="Phuong Truong Thi" w:date="2024-10-08T18:17:00Z"/>
                <w:rFonts w:ascii="Times New Roman" w:hAnsi="Times New Roman"/>
                <w:color w:val="000000"/>
                <w:sz w:val="24"/>
                <w:szCs w:val="24"/>
                <w:lang w:val="vi-VN"/>
              </w:rPr>
            </w:pPr>
            <w:del w:id="29737" w:author="Phuong Truong Thi" w:date="2024-10-08T18:17:00Z">
              <w:r w:rsidRPr="00126368" w:rsidDel="007E0F89">
                <w:rPr>
                  <w:rFonts w:ascii="Times New Roman" w:hAnsi="Times New Roman"/>
                  <w:color w:val="000000"/>
                  <w:sz w:val="24"/>
                  <w:szCs w:val="24"/>
                  <w:lang w:val="vi-VN"/>
                </w:rPr>
                <w:delText xml:space="preserve">Tổng KH trong Port lên hạng Core MAF hoặc KH Core MAF được gắn DAO CBBH </w:delText>
              </w:r>
              <w:commentRangeStart w:id="29738"/>
              <w:commentRangeStart w:id="29739"/>
              <w:r w:rsidRPr="00126368" w:rsidDel="007E0F89">
                <w:rPr>
                  <w:rFonts w:ascii="Times New Roman" w:hAnsi="Times New Roman"/>
                  <w:color w:val="000000"/>
                  <w:sz w:val="24"/>
                  <w:szCs w:val="24"/>
                  <w:lang w:val="vi-VN"/>
                </w:rPr>
                <w:delText xml:space="preserve">theo logic </w:delText>
              </w:r>
              <w:commentRangeEnd w:id="29738"/>
              <w:r w:rsidDel="007E0F89">
                <w:rPr>
                  <w:rStyle w:val="CommentReference"/>
                  <w:lang w:val="x-none" w:eastAsia="x-none"/>
                </w:rPr>
                <w:commentReference w:id="29738"/>
              </w:r>
              <w:commentRangeEnd w:id="29739"/>
              <w:r w:rsidR="00FD4A10" w:rsidDel="007E0F89">
                <w:rPr>
                  <w:rStyle w:val="CommentReference"/>
                  <w:lang w:val="x-none" w:eastAsia="x-none"/>
                </w:rPr>
                <w:commentReference w:id="29739"/>
              </w:r>
            </w:del>
          </w:p>
        </w:tc>
        <w:tc>
          <w:tcPr>
            <w:tcW w:w="2387" w:type="dxa"/>
            <w:tcPrChange w:id="29740" w:author="Phuong Truong Thi" w:date="2024-10-16T01:05:00Z">
              <w:tcPr>
                <w:tcW w:w="2790" w:type="dxa"/>
                <w:gridSpan w:val="2"/>
              </w:tcPr>
            </w:tcPrChange>
          </w:tcPr>
          <w:p w14:paraId="4D7E2711" w14:textId="0779D682" w:rsidR="0061058B" w:rsidRPr="00126368" w:rsidDel="007E0F89" w:rsidRDefault="0061058B" w:rsidP="00A337D7">
            <w:pPr>
              <w:spacing w:before="0" w:line="240" w:lineRule="auto"/>
              <w:contextualSpacing w:val="0"/>
              <w:rPr>
                <w:del w:id="29741" w:author="Phuong Truong Thi" w:date="2024-10-08T18:17:00Z"/>
                <w:rFonts w:ascii="Times New Roman" w:eastAsia="Times New Roman" w:hAnsi="Times New Roman"/>
                <w:color w:val="000000"/>
                <w:sz w:val="24"/>
                <w:szCs w:val="24"/>
                <w:lang w:val="vi-VN" w:eastAsia="vi-VN"/>
              </w:rPr>
            </w:pPr>
          </w:p>
        </w:tc>
        <w:tc>
          <w:tcPr>
            <w:tcW w:w="1074" w:type="dxa"/>
            <w:tcPrChange w:id="29742" w:author="Phuong Truong Thi" w:date="2024-10-16T01:05:00Z">
              <w:tcPr>
                <w:tcW w:w="1080" w:type="dxa"/>
                <w:gridSpan w:val="2"/>
              </w:tcPr>
            </w:tcPrChange>
          </w:tcPr>
          <w:p w14:paraId="1F476E76" w14:textId="6826F731" w:rsidR="0061058B" w:rsidRPr="00126368" w:rsidDel="007E0F89" w:rsidRDefault="0061058B" w:rsidP="00A337D7">
            <w:pPr>
              <w:spacing w:before="0" w:line="240" w:lineRule="auto"/>
              <w:contextualSpacing w:val="0"/>
              <w:rPr>
                <w:del w:id="29743" w:author="Phuong Truong Thi" w:date="2024-10-08T18:17:00Z"/>
                <w:rFonts w:ascii="Times New Roman" w:eastAsia="Times New Roman" w:hAnsi="Times New Roman"/>
                <w:color w:val="000000"/>
                <w:sz w:val="24"/>
                <w:szCs w:val="24"/>
                <w:lang w:val="vi-VN" w:eastAsia="vi-VN"/>
              </w:rPr>
            </w:pPr>
          </w:p>
        </w:tc>
        <w:tc>
          <w:tcPr>
            <w:tcW w:w="1074" w:type="dxa"/>
            <w:tcPrChange w:id="29744" w:author="Phuong Truong Thi" w:date="2024-10-16T01:05:00Z">
              <w:tcPr>
                <w:tcW w:w="1080" w:type="dxa"/>
                <w:gridSpan w:val="2"/>
              </w:tcPr>
            </w:tcPrChange>
          </w:tcPr>
          <w:p w14:paraId="5963934D" w14:textId="45F332E5" w:rsidR="0061058B" w:rsidRPr="00F72CF1" w:rsidDel="007E0F89" w:rsidRDefault="0061058B" w:rsidP="00A337D7">
            <w:pPr>
              <w:spacing w:before="0" w:line="240" w:lineRule="auto"/>
              <w:contextualSpacing w:val="0"/>
              <w:rPr>
                <w:del w:id="29745" w:author="Phuong Truong Thi" w:date="2024-10-08T18:17:00Z"/>
                <w:rFonts w:ascii="Times New Roman" w:eastAsia="Times New Roman" w:hAnsi="Times New Roman"/>
                <w:color w:val="000000"/>
                <w:sz w:val="24"/>
                <w:szCs w:val="24"/>
                <w:lang w:eastAsia="vi-VN"/>
              </w:rPr>
            </w:pPr>
            <w:del w:id="29746" w:author="Phuong Truong Thi" w:date="2024-10-08T18:17:00Z">
              <w:r w:rsidRPr="00F72CF1" w:rsidDel="007E0F89">
                <w:rPr>
                  <w:rFonts w:ascii="Times New Roman" w:eastAsia="Times New Roman" w:hAnsi="Times New Roman"/>
                  <w:color w:val="000000"/>
                  <w:sz w:val="24"/>
                  <w:szCs w:val="24"/>
                  <w:lang w:eastAsia="vi-VN"/>
                </w:rPr>
                <w:delText>Number</w:delText>
              </w:r>
            </w:del>
          </w:p>
        </w:tc>
        <w:tc>
          <w:tcPr>
            <w:tcW w:w="851" w:type="dxa"/>
            <w:shd w:val="clear" w:color="auto" w:fill="auto"/>
            <w:noWrap/>
            <w:vAlign w:val="center"/>
            <w:tcPrChange w:id="29747" w:author="Phuong Truong Thi" w:date="2024-10-16T01:05:00Z">
              <w:tcPr>
                <w:tcW w:w="1535" w:type="dxa"/>
                <w:gridSpan w:val="3"/>
                <w:shd w:val="clear" w:color="auto" w:fill="auto"/>
                <w:noWrap/>
                <w:vAlign w:val="center"/>
              </w:tcPr>
            </w:tcPrChange>
          </w:tcPr>
          <w:p w14:paraId="5C16D945" w14:textId="1DF45781" w:rsidR="0061058B" w:rsidRPr="00F72CF1" w:rsidDel="007E0F89" w:rsidRDefault="0061058B" w:rsidP="00A337D7">
            <w:pPr>
              <w:spacing w:before="0" w:line="240" w:lineRule="auto"/>
              <w:contextualSpacing w:val="0"/>
              <w:rPr>
                <w:del w:id="29748" w:author="Phuong Truong Thi" w:date="2024-10-08T18:17:00Z"/>
                <w:rFonts w:ascii="Times New Roman" w:eastAsia="Times New Roman" w:hAnsi="Times New Roman"/>
                <w:color w:val="000000"/>
                <w:sz w:val="24"/>
                <w:szCs w:val="24"/>
                <w:lang w:val="vi-VN" w:eastAsia="vi-VN"/>
              </w:rPr>
            </w:pPr>
          </w:p>
        </w:tc>
        <w:tc>
          <w:tcPr>
            <w:tcW w:w="1074" w:type="dxa"/>
            <w:tcPrChange w:id="29749" w:author="Phuong Truong Thi" w:date="2024-10-16T01:05:00Z">
              <w:tcPr>
                <w:tcW w:w="1080" w:type="dxa"/>
              </w:tcPr>
            </w:tcPrChange>
          </w:tcPr>
          <w:p w14:paraId="7BBB2F15" w14:textId="0D7DDE8D" w:rsidR="0061058B" w:rsidRPr="00F72CF1" w:rsidDel="007E0F89" w:rsidRDefault="0061058B" w:rsidP="00A337D7">
            <w:pPr>
              <w:spacing w:before="0" w:line="240" w:lineRule="auto"/>
              <w:contextualSpacing w:val="0"/>
              <w:jc w:val="center"/>
              <w:rPr>
                <w:del w:id="29750" w:author="Phuong Truong Thi" w:date="2024-10-08T18:17:00Z"/>
                <w:rFonts w:ascii="Times New Roman" w:eastAsia="Times New Roman" w:hAnsi="Times New Roman"/>
                <w:sz w:val="24"/>
                <w:szCs w:val="24"/>
                <w:lang w:eastAsia="vi-VN"/>
              </w:rPr>
            </w:pPr>
            <w:del w:id="29751"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11FCCE11" w14:textId="21464A21" w:rsidTr="00F868EA">
        <w:trPr>
          <w:gridAfter w:val="1"/>
          <w:wAfter w:w="15" w:type="dxa"/>
          <w:trHeight w:val="276"/>
          <w:del w:id="29752" w:author="Phuong Truong Thi" w:date="2024-10-08T18:17:00Z"/>
          <w:trPrChange w:id="29753" w:author="Phuong Truong Thi" w:date="2024-10-16T01:05:00Z">
            <w:trPr>
              <w:trHeight w:val="276"/>
            </w:trPr>
          </w:trPrChange>
        </w:trPr>
        <w:tc>
          <w:tcPr>
            <w:tcW w:w="802" w:type="dxa"/>
            <w:shd w:val="clear" w:color="auto" w:fill="auto"/>
            <w:vAlign w:val="center"/>
            <w:tcPrChange w:id="29754" w:author="Phuong Truong Thi" w:date="2024-10-16T01:05:00Z">
              <w:tcPr>
                <w:tcW w:w="670" w:type="dxa"/>
                <w:shd w:val="clear" w:color="auto" w:fill="auto"/>
                <w:vAlign w:val="center"/>
              </w:tcPr>
            </w:tcPrChange>
          </w:tcPr>
          <w:p w14:paraId="56F72A66" w14:textId="22BFB568" w:rsidR="0061058B" w:rsidRPr="00F72CF1" w:rsidDel="007E0F89" w:rsidRDefault="0061058B" w:rsidP="00A337D7">
            <w:pPr>
              <w:spacing w:before="0" w:line="240" w:lineRule="auto"/>
              <w:contextualSpacing w:val="0"/>
              <w:jc w:val="left"/>
              <w:rPr>
                <w:del w:id="29755" w:author="Phuong Truong Thi" w:date="2024-10-08T18:17:00Z"/>
                <w:rFonts w:ascii="Times New Roman" w:eastAsia="Times New Roman" w:hAnsi="Times New Roman"/>
                <w:color w:val="000000"/>
                <w:sz w:val="24"/>
                <w:szCs w:val="24"/>
                <w:lang w:val="vi-VN" w:eastAsia="vi-VN"/>
              </w:rPr>
            </w:pPr>
          </w:p>
        </w:tc>
        <w:tc>
          <w:tcPr>
            <w:tcW w:w="1875" w:type="dxa"/>
            <w:gridSpan w:val="2"/>
            <w:shd w:val="clear" w:color="auto" w:fill="auto"/>
            <w:vAlign w:val="center"/>
            <w:tcPrChange w:id="29756" w:author="Phuong Truong Thi" w:date="2024-10-16T01:05:00Z">
              <w:tcPr>
                <w:tcW w:w="2025" w:type="dxa"/>
                <w:gridSpan w:val="4"/>
                <w:shd w:val="clear" w:color="auto" w:fill="auto"/>
                <w:vAlign w:val="center"/>
              </w:tcPr>
            </w:tcPrChange>
          </w:tcPr>
          <w:p w14:paraId="63227A79" w14:textId="5FDE58FC" w:rsidR="0061058B" w:rsidRPr="00126368" w:rsidDel="007E0F89" w:rsidRDefault="0061058B" w:rsidP="00A337D7">
            <w:pPr>
              <w:spacing w:before="0" w:line="240" w:lineRule="auto"/>
              <w:contextualSpacing w:val="0"/>
              <w:rPr>
                <w:del w:id="29757" w:author="Phuong Truong Thi" w:date="2024-10-08T18:17:00Z"/>
                <w:rFonts w:ascii="Times New Roman" w:hAnsi="Times New Roman"/>
                <w:color w:val="000000"/>
                <w:sz w:val="24"/>
                <w:szCs w:val="24"/>
                <w:lang w:val="vi-VN"/>
              </w:rPr>
            </w:pPr>
            <w:del w:id="29758" w:author="Phuong Truong Thi" w:date="2024-10-08T18:17:00Z">
              <w:r w:rsidRPr="00126368" w:rsidDel="007E0F89">
                <w:rPr>
                  <w:rFonts w:ascii="Times New Roman" w:hAnsi="Times New Roman"/>
                  <w:color w:val="000000"/>
                  <w:sz w:val="24"/>
                  <w:szCs w:val="24"/>
                  <w:lang w:val="vi-VN"/>
                </w:rPr>
                <w:delText>Tổng KH trong port tụt hạng Core MAF và TH ghi nhận giảm Net MAF trong logic đổi DAO</w:delText>
              </w:r>
            </w:del>
          </w:p>
        </w:tc>
        <w:tc>
          <w:tcPr>
            <w:tcW w:w="2387" w:type="dxa"/>
            <w:tcPrChange w:id="29759" w:author="Phuong Truong Thi" w:date="2024-10-16T01:05:00Z">
              <w:tcPr>
                <w:tcW w:w="2790" w:type="dxa"/>
                <w:gridSpan w:val="2"/>
              </w:tcPr>
            </w:tcPrChange>
          </w:tcPr>
          <w:p w14:paraId="4C679AB6" w14:textId="7008989B" w:rsidR="0061058B" w:rsidRPr="00126368" w:rsidDel="007E0F89" w:rsidRDefault="0061058B" w:rsidP="00A337D7">
            <w:pPr>
              <w:spacing w:before="0" w:line="240" w:lineRule="auto"/>
              <w:contextualSpacing w:val="0"/>
              <w:rPr>
                <w:del w:id="29760" w:author="Phuong Truong Thi" w:date="2024-10-08T18:17:00Z"/>
                <w:rFonts w:ascii="Times New Roman" w:eastAsia="Times New Roman" w:hAnsi="Times New Roman"/>
                <w:color w:val="000000"/>
                <w:sz w:val="24"/>
                <w:szCs w:val="24"/>
                <w:lang w:val="vi-VN" w:eastAsia="vi-VN"/>
              </w:rPr>
            </w:pPr>
          </w:p>
        </w:tc>
        <w:tc>
          <w:tcPr>
            <w:tcW w:w="1074" w:type="dxa"/>
            <w:tcPrChange w:id="29761" w:author="Phuong Truong Thi" w:date="2024-10-16T01:05:00Z">
              <w:tcPr>
                <w:tcW w:w="1080" w:type="dxa"/>
                <w:gridSpan w:val="2"/>
              </w:tcPr>
            </w:tcPrChange>
          </w:tcPr>
          <w:p w14:paraId="54DE3AEF" w14:textId="14D36314" w:rsidR="0061058B" w:rsidRPr="00126368" w:rsidDel="007E0F89" w:rsidRDefault="0061058B" w:rsidP="00A337D7">
            <w:pPr>
              <w:spacing w:before="0" w:line="240" w:lineRule="auto"/>
              <w:contextualSpacing w:val="0"/>
              <w:rPr>
                <w:del w:id="29762" w:author="Phuong Truong Thi" w:date="2024-10-08T18:17:00Z"/>
                <w:rFonts w:ascii="Times New Roman" w:eastAsia="Times New Roman" w:hAnsi="Times New Roman"/>
                <w:color w:val="000000"/>
                <w:sz w:val="24"/>
                <w:szCs w:val="24"/>
                <w:lang w:val="vi-VN" w:eastAsia="vi-VN"/>
              </w:rPr>
            </w:pPr>
          </w:p>
        </w:tc>
        <w:tc>
          <w:tcPr>
            <w:tcW w:w="1074" w:type="dxa"/>
            <w:tcPrChange w:id="29763" w:author="Phuong Truong Thi" w:date="2024-10-16T01:05:00Z">
              <w:tcPr>
                <w:tcW w:w="1080" w:type="dxa"/>
                <w:gridSpan w:val="2"/>
              </w:tcPr>
            </w:tcPrChange>
          </w:tcPr>
          <w:p w14:paraId="3CC1519E" w14:textId="0D7AD720" w:rsidR="0061058B" w:rsidRPr="00F72CF1" w:rsidDel="007E0F89" w:rsidRDefault="0061058B" w:rsidP="00A337D7">
            <w:pPr>
              <w:spacing w:before="0" w:line="240" w:lineRule="auto"/>
              <w:contextualSpacing w:val="0"/>
              <w:rPr>
                <w:del w:id="29764" w:author="Phuong Truong Thi" w:date="2024-10-08T18:17:00Z"/>
                <w:rFonts w:ascii="Times New Roman" w:eastAsia="Times New Roman" w:hAnsi="Times New Roman"/>
                <w:color w:val="000000"/>
                <w:sz w:val="24"/>
                <w:szCs w:val="24"/>
                <w:lang w:eastAsia="vi-VN"/>
              </w:rPr>
            </w:pPr>
            <w:del w:id="29765" w:author="Phuong Truong Thi" w:date="2024-10-08T18:17:00Z">
              <w:r w:rsidRPr="00F72CF1" w:rsidDel="007E0F89">
                <w:rPr>
                  <w:rFonts w:ascii="Times New Roman" w:eastAsia="Times New Roman" w:hAnsi="Times New Roman"/>
                  <w:color w:val="000000"/>
                  <w:sz w:val="24"/>
                  <w:szCs w:val="24"/>
                  <w:lang w:eastAsia="vi-VN"/>
                </w:rPr>
                <w:delText>Number</w:delText>
              </w:r>
            </w:del>
          </w:p>
        </w:tc>
        <w:tc>
          <w:tcPr>
            <w:tcW w:w="851" w:type="dxa"/>
            <w:shd w:val="clear" w:color="auto" w:fill="auto"/>
            <w:noWrap/>
            <w:vAlign w:val="center"/>
            <w:tcPrChange w:id="29766" w:author="Phuong Truong Thi" w:date="2024-10-16T01:05:00Z">
              <w:tcPr>
                <w:tcW w:w="1535" w:type="dxa"/>
                <w:gridSpan w:val="3"/>
                <w:shd w:val="clear" w:color="auto" w:fill="auto"/>
                <w:noWrap/>
                <w:vAlign w:val="center"/>
              </w:tcPr>
            </w:tcPrChange>
          </w:tcPr>
          <w:p w14:paraId="5F64F62F" w14:textId="3C9BB048" w:rsidR="0061058B" w:rsidRPr="00F72CF1" w:rsidDel="007E0F89" w:rsidRDefault="0061058B" w:rsidP="00A337D7">
            <w:pPr>
              <w:spacing w:before="0" w:line="240" w:lineRule="auto"/>
              <w:contextualSpacing w:val="0"/>
              <w:rPr>
                <w:del w:id="29767" w:author="Phuong Truong Thi" w:date="2024-10-08T18:17:00Z"/>
                <w:rFonts w:ascii="Times New Roman" w:eastAsia="Times New Roman" w:hAnsi="Times New Roman"/>
                <w:color w:val="000000"/>
                <w:sz w:val="24"/>
                <w:szCs w:val="24"/>
                <w:lang w:val="vi-VN" w:eastAsia="vi-VN"/>
              </w:rPr>
            </w:pPr>
          </w:p>
        </w:tc>
        <w:tc>
          <w:tcPr>
            <w:tcW w:w="1074" w:type="dxa"/>
            <w:tcPrChange w:id="29768" w:author="Phuong Truong Thi" w:date="2024-10-16T01:05:00Z">
              <w:tcPr>
                <w:tcW w:w="1080" w:type="dxa"/>
              </w:tcPr>
            </w:tcPrChange>
          </w:tcPr>
          <w:p w14:paraId="62131AED" w14:textId="49962CED" w:rsidR="0061058B" w:rsidRPr="00F72CF1" w:rsidDel="007E0F89" w:rsidRDefault="0061058B" w:rsidP="00A337D7">
            <w:pPr>
              <w:spacing w:before="0" w:line="240" w:lineRule="auto"/>
              <w:contextualSpacing w:val="0"/>
              <w:jc w:val="center"/>
              <w:rPr>
                <w:del w:id="29769" w:author="Phuong Truong Thi" w:date="2024-10-08T18:17:00Z"/>
                <w:rFonts w:ascii="Times New Roman" w:eastAsia="Times New Roman" w:hAnsi="Times New Roman"/>
                <w:sz w:val="24"/>
                <w:szCs w:val="24"/>
                <w:lang w:eastAsia="vi-VN"/>
              </w:rPr>
            </w:pPr>
            <w:del w:id="29770"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4CE5E1B3" w14:textId="5861C8C7" w:rsidTr="00F868EA">
        <w:trPr>
          <w:trHeight w:val="480"/>
          <w:del w:id="29771" w:author="Phuong Truong Thi" w:date="2024-10-08T18:17:00Z"/>
          <w:trPrChange w:id="29772" w:author="Phuong Truong Thi" w:date="2024-10-16T01:05:00Z">
            <w:trPr>
              <w:trHeight w:val="480"/>
            </w:trPr>
          </w:trPrChange>
        </w:trPr>
        <w:tc>
          <w:tcPr>
            <w:tcW w:w="1072" w:type="dxa"/>
            <w:gridSpan w:val="2"/>
            <w:tcPrChange w:id="29773" w:author="Phuong Truong Thi" w:date="2024-10-16T01:05:00Z">
              <w:tcPr>
                <w:tcW w:w="1080" w:type="dxa"/>
                <w:gridSpan w:val="3"/>
              </w:tcPr>
            </w:tcPrChange>
          </w:tcPr>
          <w:p w14:paraId="2EB9934B" w14:textId="20969926" w:rsidR="0061058B" w:rsidRPr="00F72CF1" w:rsidDel="007E0F89" w:rsidRDefault="0061058B" w:rsidP="00A337D7">
            <w:pPr>
              <w:spacing w:before="0" w:line="240" w:lineRule="auto"/>
              <w:contextualSpacing w:val="0"/>
              <w:jc w:val="left"/>
              <w:rPr>
                <w:del w:id="29774" w:author="Phuong Truong Thi" w:date="2024-10-08T18:17:00Z"/>
                <w:rFonts w:ascii="Times New Roman" w:eastAsia="Times New Roman" w:hAnsi="Times New Roman"/>
                <w:sz w:val="24"/>
                <w:szCs w:val="24"/>
                <w:lang w:eastAsia="vi-VN"/>
              </w:rPr>
            </w:pPr>
          </w:p>
        </w:tc>
        <w:tc>
          <w:tcPr>
            <w:tcW w:w="8080" w:type="dxa"/>
            <w:gridSpan w:val="7"/>
            <w:tcPrChange w:id="29775" w:author="Phuong Truong Thi" w:date="2024-10-16T01:05:00Z">
              <w:tcPr>
                <w:tcW w:w="9180" w:type="dxa"/>
                <w:gridSpan w:val="12"/>
              </w:tcPr>
            </w:tcPrChange>
          </w:tcPr>
          <w:p w14:paraId="56566ECF" w14:textId="1BBA6282" w:rsidR="0061058B" w:rsidRPr="00F72CF1" w:rsidDel="007E0F89" w:rsidRDefault="0061058B" w:rsidP="00A337D7">
            <w:pPr>
              <w:spacing w:before="0" w:line="240" w:lineRule="auto"/>
              <w:contextualSpacing w:val="0"/>
              <w:jc w:val="left"/>
              <w:rPr>
                <w:del w:id="29776" w:author="Phuong Truong Thi" w:date="2024-10-08T18:17:00Z"/>
                <w:rFonts w:ascii="Times New Roman" w:eastAsia="Times New Roman" w:hAnsi="Times New Roman"/>
                <w:sz w:val="24"/>
                <w:szCs w:val="24"/>
                <w:lang w:eastAsia="vi-VN"/>
              </w:rPr>
            </w:pPr>
            <w:del w:id="29777" w:author="Phuong Truong Thi" w:date="2024-10-08T18:17:00Z">
              <w:r w:rsidRPr="00F72CF1" w:rsidDel="007E0F89">
                <w:rPr>
                  <w:rFonts w:ascii="Times New Roman" w:eastAsia="Times New Roman" w:hAnsi="Times New Roman"/>
                  <w:sz w:val="24"/>
                  <w:szCs w:val="24"/>
                  <w:lang w:eastAsia="vi-VN"/>
                </w:rPr>
                <w:delText>Thông tin chung</w:delText>
              </w:r>
            </w:del>
          </w:p>
        </w:tc>
      </w:tr>
      <w:tr w:rsidR="00E12437" w:rsidRPr="00F72CF1" w:rsidDel="007E0F89" w14:paraId="408F6FC2" w14:textId="0003C463" w:rsidTr="00F868EA">
        <w:trPr>
          <w:gridAfter w:val="1"/>
          <w:wAfter w:w="15" w:type="dxa"/>
          <w:trHeight w:val="480"/>
          <w:del w:id="29778" w:author="Phuong Truong Thi" w:date="2024-10-08T18:17:00Z"/>
          <w:trPrChange w:id="29779" w:author="Phuong Truong Thi" w:date="2024-10-16T01:05:00Z">
            <w:trPr>
              <w:trHeight w:val="480"/>
            </w:trPr>
          </w:trPrChange>
        </w:trPr>
        <w:tc>
          <w:tcPr>
            <w:tcW w:w="802" w:type="dxa"/>
            <w:shd w:val="clear" w:color="auto" w:fill="auto"/>
            <w:vAlign w:val="center"/>
            <w:tcPrChange w:id="29780" w:author="Phuong Truong Thi" w:date="2024-10-16T01:05:00Z">
              <w:tcPr>
                <w:tcW w:w="670" w:type="dxa"/>
                <w:shd w:val="clear" w:color="auto" w:fill="auto"/>
                <w:vAlign w:val="center"/>
              </w:tcPr>
            </w:tcPrChange>
          </w:tcPr>
          <w:p w14:paraId="5362E254" w14:textId="3A6052EF" w:rsidR="00E12437" w:rsidRPr="00F72CF1" w:rsidDel="007E0F89" w:rsidRDefault="00E12437" w:rsidP="00E12437">
            <w:pPr>
              <w:pStyle w:val="ListParagraph"/>
              <w:numPr>
                <w:ilvl w:val="0"/>
                <w:numId w:val="76"/>
              </w:numPr>
              <w:spacing w:before="0" w:line="240" w:lineRule="auto"/>
              <w:contextualSpacing w:val="0"/>
              <w:jc w:val="left"/>
              <w:rPr>
                <w:del w:id="29781"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782" w:author="Phuong Truong Thi" w:date="2024-10-16T01:05:00Z">
              <w:tcPr>
                <w:tcW w:w="2025" w:type="dxa"/>
                <w:gridSpan w:val="4"/>
                <w:shd w:val="clear" w:color="auto" w:fill="auto"/>
                <w:vAlign w:val="center"/>
                <w:hideMark/>
              </w:tcPr>
            </w:tcPrChange>
          </w:tcPr>
          <w:p w14:paraId="1391A52F" w14:textId="548B1751" w:rsidR="00E12437" w:rsidRPr="00F72CF1" w:rsidDel="007E0F89" w:rsidRDefault="00E12437" w:rsidP="00E12437">
            <w:pPr>
              <w:spacing w:before="0" w:line="240" w:lineRule="auto"/>
              <w:contextualSpacing w:val="0"/>
              <w:rPr>
                <w:del w:id="29783" w:author="Phuong Truong Thi" w:date="2024-10-08T18:17:00Z"/>
                <w:rFonts w:ascii="Times New Roman" w:eastAsia="Times New Roman" w:hAnsi="Times New Roman"/>
                <w:color w:val="000000"/>
                <w:sz w:val="24"/>
                <w:szCs w:val="24"/>
                <w:lang w:val="vi-VN" w:eastAsia="vi-VN"/>
              </w:rPr>
            </w:pPr>
            <w:del w:id="29784" w:author="Phuong Truong Thi" w:date="2024-10-08T18:17:00Z">
              <w:r w:rsidRPr="00F72CF1" w:rsidDel="007E0F89">
                <w:rPr>
                  <w:rFonts w:ascii="Times New Roman" w:hAnsi="Times New Roman"/>
                  <w:color w:val="000000"/>
                  <w:sz w:val="24"/>
                  <w:szCs w:val="24"/>
                </w:rPr>
                <w:delText>CIF</w:delText>
              </w:r>
            </w:del>
          </w:p>
        </w:tc>
        <w:tc>
          <w:tcPr>
            <w:tcW w:w="2387" w:type="dxa"/>
            <w:vAlign w:val="center"/>
            <w:tcPrChange w:id="29785" w:author="Phuong Truong Thi" w:date="2024-10-16T01:05:00Z">
              <w:tcPr>
                <w:tcW w:w="2790" w:type="dxa"/>
                <w:gridSpan w:val="2"/>
                <w:vAlign w:val="center"/>
              </w:tcPr>
            </w:tcPrChange>
          </w:tcPr>
          <w:p w14:paraId="46DD8BFC" w14:textId="3FF7BCF7" w:rsidR="00E12437" w:rsidRPr="00126368" w:rsidDel="007E0F89" w:rsidRDefault="00E12437" w:rsidP="00E12437">
            <w:pPr>
              <w:spacing w:before="0" w:line="240" w:lineRule="auto"/>
              <w:contextualSpacing w:val="0"/>
              <w:rPr>
                <w:del w:id="29786" w:author="Phuong Truong Thi" w:date="2024-10-08T18:17:00Z"/>
                <w:rFonts w:ascii="Times New Roman" w:hAnsi="Times New Roman"/>
                <w:color w:val="000000"/>
                <w:sz w:val="24"/>
                <w:szCs w:val="24"/>
                <w:lang w:val="vi-VN"/>
              </w:rPr>
            </w:pPr>
            <w:del w:id="29787" w:author="Phuong Truong Thi" w:date="2024-10-08T18:17:00Z">
              <w:r w:rsidRPr="00126368" w:rsidDel="007E0F89">
                <w:rPr>
                  <w:rFonts w:ascii="Times New Roman" w:hAnsi="Times New Roman"/>
                  <w:color w:val="000000"/>
                  <w:sz w:val="24"/>
                  <w:szCs w:val="24"/>
                  <w:lang w:val="vi-VN"/>
                </w:rPr>
                <w:delText>CIF của khách hàng trên T24</w:delText>
              </w:r>
            </w:del>
          </w:p>
        </w:tc>
        <w:tc>
          <w:tcPr>
            <w:tcW w:w="1074" w:type="dxa"/>
            <w:tcPrChange w:id="29788" w:author="Phuong Truong Thi" w:date="2024-10-16T01:05:00Z">
              <w:tcPr>
                <w:tcW w:w="1080" w:type="dxa"/>
                <w:gridSpan w:val="2"/>
              </w:tcPr>
            </w:tcPrChange>
          </w:tcPr>
          <w:p w14:paraId="61E68126" w14:textId="46F210FC" w:rsidR="00E12437" w:rsidRPr="00F72CF1" w:rsidDel="007E0F89" w:rsidRDefault="00E12437" w:rsidP="00E12437">
            <w:pPr>
              <w:spacing w:before="0" w:line="240" w:lineRule="auto"/>
              <w:contextualSpacing w:val="0"/>
              <w:rPr>
                <w:del w:id="29789" w:author="Phuong Truong Thi" w:date="2024-10-08T18:17:00Z"/>
                <w:rFonts w:ascii="Times New Roman" w:hAnsi="Times New Roman"/>
                <w:color w:val="000000"/>
                <w:sz w:val="24"/>
                <w:szCs w:val="24"/>
              </w:rPr>
            </w:pPr>
            <w:del w:id="29790" w:author="Phuong Truong Thi" w:date="2024-10-08T18:17:00Z">
              <w:r w:rsidRPr="005D6CFA" w:rsidDel="007E0F89">
                <w:rPr>
                  <w:rFonts w:ascii="Times New Roman" w:hAnsi="Times New Roman"/>
                  <w:color w:val="000000"/>
                  <w:sz w:val="24"/>
                  <w:szCs w:val="24"/>
                  <w:lang w:val="vi-VN"/>
                </w:rPr>
                <w:delText>EZ/T24</w:delText>
              </w:r>
            </w:del>
          </w:p>
        </w:tc>
        <w:tc>
          <w:tcPr>
            <w:tcW w:w="1074" w:type="dxa"/>
            <w:tcPrChange w:id="29791" w:author="Phuong Truong Thi" w:date="2024-10-16T01:05:00Z">
              <w:tcPr>
                <w:tcW w:w="1080" w:type="dxa"/>
                <w:gridSpan w:val="2"/>
              </w:tcPr>
            </w:tcPrChange>
          </w:tcPr>
          <w:p w14:paraId="557AA86E" w14:textId="5BFB65FF" w:rsidR="00E12437" w:rsidRPr="00F72CF1" w:rsidDel="007E0F89" w:rsidRDefault="00E12437" w:rsidP="00E12437">
            <w:pPr>
              <w:spacing w:before="0" w:line="240" w:lineRule="auto"/>
              <w:contextualSpacing w:val="0"/>
              <w:rPr>
                <w:del w:id="29792" w:author="Phuong Truong Thi" w:date="2024-10-08T18:17:00Z"/>
                <w:rFonts w:ascii="Times New Roman" w:hAnsi="Times New Roman"/>
                <w:color w:val="000000"/>
                <w:sz w:val="24"/>
                <w:szCs w:val="24"/>
              </w:rPr>
            </w:pPr>
            <w:del w:id="29793" w:author="Phuong Truong Thi" w:date="2024-10-08T18:17:00Z">
              <w:r w:rsidRPr="00F72CF1" w:rsidDel="007E0F89">
                <w:rPr>
                  <w:rFonts w:ascii="Times New Roman" w:hAnsi="Times New Roman"/>
                  <w:color w:val="000000"/>
                  <w:sz w:val="24"/>
                  <w:szCs w:val="24"/>
                </w:rPr>
                <w:delText>Text</w:delText>
              </w:r>
            </w:del>
          </w:p>
        </w:tc>
        <w:tc>
          <w:tcPr>
            <w:tcW w:w="851" w:type="dxa"/>
            <w:shd w:val="clear" w:color="auto" w:fill="auto"/>
            <w:noWrap/>
            <w:vAlign w:val="center"/>
            <w:tcPrChange w:id="29794" w:author="Phuong Truong Thi" w:date="2024-10-16T01:05:00Z">
              <w:tcPr>
                <w:tcW w:w="1535" w:type="dxa"/>
                <w:gridSpan w:val="3"/>
                <w:shd w:val="clear" w:color="auto" w:fill="auto"/>
                <w:noWrap/>
                <w:vAlign w:val="center"/>
              </w:tcPr>
            </w:tcPrChange>
          </w:tcPr>
          <w:p w14:paraId="5D9C722E" w14:textId="5684BC14" w:rsidR="00E12437" w:rsidRPr="00F72CF1" w:rsidDel="007E0F89" w:rsidRDefault="00E12437" w:rsidP="00E12437">
            <w:pPr>
              <w:spacing w:before="0" w:line="240" w:lineRule="auto"/>
              <w:contextualSpacing w:val="0"/>
              <w:rPr>
                <w:del w:id="29795" w:author="Phuong Truong Thi" w:date="2024-10-08T18:17:00Z"/>
                <w:rFonts w:ascii="Times New Roman" w:eastAsia="Times New Roman" w:hAnsi="Times New Roman"/>
                <w:color w:val="000000"/>
                <w:sz w:val="24"/>
                <w:szCs w:val="24"/>
                <w:lang w:val="vi-VN" w:eastAsia="vi-VN"/>
              </w:rPr>
            </w:pPr>
          </w:p>
        </w:tc>
        <w:tc>
          <w:tcPr>
            <w:tcW w:w="1074" w:type="dxa"/>
            <w:tcPrChange w:id="29796" w:author="Phuong Truong Thi" w:date="2024-10-16T01:05:00Z">
              <w:tcPr>
                <w:tcW w:w="1080" w:type="dxa"/>
              </w:tcPr>
            </w:tcPrChange>
          </w:tcPr>
          <w:p w14:paraId="6E9E0E17" w14:textId="7F1FBF88" w:rsidR="00E12437" w:rsidRPr="00F72CF1" w:rsidDel="007E0F89" w:rsidRDefault="00E12437" w:rsidP="00E12437">
            <w:pPr>
              <w:spacing w:before="0" w:line="240" w:lineRule="auto"/>
              <w:contextualSpacing w:val="0"/>
              <w:jc w:val="center"/>
              <w:rPr>
                <w:del w:id="29797" w:author="Phuong Truong Thi" w:date="2024-10-08T18:17:00Z"/>
                <w:rFonts w:ascii="Times New Roman" w:eastAsia="Times New Roman" w:hAnsi="Times New Roman"/>
                <w:sz w:val="24"/>
                <w:szCs w:val="24"/>
                <w:lang w:eastAsia="vi-VN"/>
              </w:rPr>
            </w:pPr>
            <w:del w:id="29798"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1215EC98" w14:textId="58DB4A8A" w:rsidTr="00F868EA">
        <w:trPr>
          <w:gridAfter w:val="1"/>
          <w:wAfter w:w="15" w:type="dxa"/>
          <w:trHeight w:val="276"/>
          <w:del w:id="29799" w:author="Phuong Truong Thi" w:date="2024-10-08T18:17:00Z"/>
          <w:trPrChange w:id="29800" w:author="Phuong Truong Thi" w:date="2024-10-16T01:05:00Z">
            <w:trPr>
              <w:trHeight w:val="276"/>
            </w:trPr>
          </w:trPrChange>
        </w:trPr>
        <w:tc>
          <w:tcPr>
            <w:tcW w:w="802" w:type="dxa"/>
            <w:shd w:val="clear" w:color="000000" w:fill="FFFFFF"/>
            <w:vAlign w:val="center"/>
            <w:tcPrChange w:id="29801" w:author="Phuong Truong Thi" w:date="2024-10-16T01:05:00Z">
              <w:tcPr>
                <w:tcW w:w="670" w:type="dxa"/>
                <w:shd w:val="clear" w:color="000000" w:fill="FFFFFF"/>
                <w:vAlign w:val="center"/>
              </w:tcPr>
            </w:tcPrChange>
          </w:tcPr>
          <w:p w14:paraId="59BF326D" w14:textId="2B91C6BC" w:rsidR="00E12437" w:rsidRPr="00F72CF1" w:rsidDel="007E0F89" w:rsidRDefault="00E12437" w:rsidP="00E12437">
            <w:pPr>
              <w:pStyle w:val="ListParagraph"/>
              <w:numPr>
                <w:ilvl w:val="0"/>
                <w:numId w:val="76"/>
              </w:numPr>
              <w:spacing w:before="0" w:line="240" w:lineRule="auto"/>
              <w:contextualSpacing w:val="0"/>
              <w:jc w:val="left"/>
              <w:rPr>
                <w:del w:id="29802" w:author="Phuong Truong Thi" w:date="2024-10-08T18:17:00Z"/>
                <w:rFonts w:eastAsia="Times New Roman"/>
                <w:color w:val="000000"/>
                <w:szCs w:val="24"/>
                <w:lang w:val="vi-VN" w:eastAsia="vi-VN"/>
              </w:rPr>
            </w:pPr>
          </w:p>
        </w:tc>
        <w:tc>
          <w:tcPr>
            <w:tcW w:w="1875" w:type="dxa"/>
            <w:gridSpan w:val="2"/>
            <w:shd w:val="clear" w:color="000000" w:fill="FFFFFF"/>
            <w:vAlign w:val="center"/>
            <w:hideMark/>
            <w:tcPrChange w:id="29803" w:author="Phuong Truong Thi" w:date="2024-10-16T01:05:00Z">
              <w:tcPr>
                <w:tcW w:w="2025" w:type="dxa"/>
                <w:gridSpan w:val="4"/>
                <w:shd w:val="clear" w:color="000000" w:fill="FFFFFF"/>
                <w:vAlign w:val="center"/>
                <w:hideMark/>
              </w:tcPr>
            </w:tcPrChange>
          </w:tcPr>
          <w:p w14:paraId="16FE6E58" w14:textId="03D0118A" w:rsidR="00E12437" w:rsidRPr="00F72CF1" w:rsidDel="007E0F89" w:rsidRDefault="00E12437" w:rsidP="00E12437">
            <w:pPr>
              <w:spacing w:before="0" w:line="240" w:lineRule="auto"/>
              <w:contextualSpacing w:val="0"/>
              <w:rPr>
                <w:del w:id="29804" w:author="Phuong Truong Thi" w:date="2024-10-08T18:17:00Z"/>
                <w:rFonts w:ascii="Times New Roman" w:eastAsia="Times New Roman" w:hAnsi="Times New Roman"/>
                <w:color w:val="000000"/>
                <w:sz w:val="24"/>
                <w:szCs w:val="24"/>
                <w:lang w:val="vi-VN" w:eastAsia="vi-VN"/>
              </w:rPr>
            </w:pPr>
            <w:del w:id="29805" w:author="Phuong Truong Thi" w:date="2024-10-08T18:17:00Z">
              <w:r w:rsidRPr="00F72CF1" w:rsidDel="007E0F89">
                <w:rPr>
                  <w:rFonts w:ascii="Times New Roman" w:hAnsi="Times New Roman"/>
                  <w:color w:val="000000"/>
                  <w:sz w:val="24"/>
                  <w:szCs w:val="24"/>
                </w:rPr>
                <w:delText>Ngày mở CIF</w:delText>
              </w:r>
            </w:del>
          </w:p>
        </w:tc>
        <w:tc>
          <w:tcPr>
            <w:tcW w:w="2387" w:type="dxa"/>
            <w:vAlign w:val="center"/>
            <w:tcPrChange w:id="29806" w:author="Phuong Truong Thi" w:date="2024-10-16T01:05:00Z">
              <w:tcPr>
                <w:tcW w:w="2790" w:type="dxa"/>
                <w:gridSpan w:val="2"/>
                <w:vAlign w:val="center"/>
              </w:tcPr>
            </w:tcPrChange>
          </w:tcPr>
          <w:p w14:paraId="68805215" w14:textId="1E80D38C" w:rsidR="00E12437" w:rsidRPr="00126368" w:rsidDel="007E0F89" w:rsidRDefault="00E12437" w:rsidP="00E12437">
            <w:pPr>
              <w:spacing w:before="0" w:line="240" w:lineRule="auto"/>
              <w:contextualSpacing w:val="0"/>
              <w:rPr>
                <w:del w:id="29807" w:author="Phuong Truong Thi" w:date="2024-10-08T18:17:00Z"/>
                <w:rFonts w:ascii="Times New Roman" w:hAnsi="Times New Roman"/>
                <w:color w:val="000000"/>
                <w:sz w:val="24"/>
                <w:szCs w:val="24"/>
                <w:lang w:val="vi-VN"/>
              </w:rPr>
            </w:pPr>
            <w:del w:id="29808" w:author="Phuong Truong Thi" w:date="2024-10-08T18:17:00Z">
              <w:r w:rsidRPr="00126368" w:rsidDel="007E0F89">
                <w:rPr>
                  <w:rFonts w:ascii="Times New Roman" w:hAnsi="Times New Roman"/>
                  <w:color w:val="000000"/>
                  <w:sz w:val="24"/>
                  <w:szCs w:val="24"/>
                  <w:lang w:val="vi-VN"/>
                </w:rPr>
                <w:delText>Ngày mở CIF của KH trên T24</w:delText>
              </w:r>
            </w:del>
          </w:p>
        </w:tc>
        <w:tc>
          <w:tcPr>
            <w:tcW w:w="1074" w:type="dxa"/>
            <w:tcPrChange w:id="29809" w:author="Phuong Truong Thi" w:date="2024-10-16T01:05:00Z">
              <w:tcPr>
                <w:tcW w:w="1080" w:type="dxa"/>
                <w:gridSpan w:val="2"/>
              </w:tcPr>
            </w:tcPrChange>
          </w:tcPr>
          <w:p w14:paraId="7E7F73CC" w14:textId="733EA897" w:rsidR="00E12437" w:rsidRPr="00F72CF1" w:rsidDel="007E0F89" w:rsidRDefault="00E12437" w:rsidP="00E12437">
            <w:pPr>
              <w:spacing w:before="0" w:line="240" w:lineRule="auto"/>
              <w:contextualSpacing w:val="0"/>
              <w:rPr>
                <w:del w:id="29810" w:author="Phuong Truong Thi" w:date="2024-10-08T18:17:00Z"/>
                <w:rFonts w:ascii="Times New Roman" w:hAnsi="Times New Roman"/>
                <w:color w:val="000000"/>
                <w:sz w:val="24"/>
                <w:szCs w:val="24"/>
              </w:rPr>
            </w:pPr>
            <w:del w:id="29811" w:author="Phuong Truong Thi" w:date="2024-10-08T18:17:00Z">
              <w:r w:rsidRPr="005D6CFA" w:rsidDel="007E0F89">
                <w:rPr>
                  <w:rFonts w:ascii="Times New Roman" w:hAnsi="Times New Roman"/>
                  <w:color w:val="000000"/>
                  <w:sz w:val="24"/>
                  <w:szCs w:val="24"/>
                  <w:lang w:val="vi-VN"/>
                </w:rPr>
                <w:delText>EZ/T24</w:delText>
              </w:r>
            </w:del>
          </w:p>
        </w:tc>
        <w:tc>
          <w:tcPr>
            <w:tcW w:w="1074" w:type="dxa"/>
            <w:tcPrChange w:id="29812" w:author="Phuong Truong Thi" w:date="2024-10-16T01:05:00Z">
              <w:tcPr>
                <w:tcW w:w="1080" w:type="dxa"/>
                <w:gridSpan w:val="2"/>
              </w:tcPr>
            </w:tcPrChange>
          </w:tcPr>
          <w:p w14:paraId="39DBEB47" w14:textId="56B05B2A" w:rsidR="00E12437" w:rsidRPr="00F72CF1" w:rsidDel="007E0F89" w:rsidRDefault="00E12437" w:rsidP="00E12437">
            <w:pPr>
              <w:spacing w:before="0" w:line="240" w:lineRule="auto"/>
              <w:contextualSpacing w:val="0"/>
              <w:rPr>
                <w:del w:id="29813" w:author="Phuong Truong Thi" w:date="2024-10-08T18:17:00Z"/>
                <w:rFonts w:ascii="Times New Roman" w:hAnsi="Times New Roman"/>
                <w:color w:val="000000"/>
                <w:sz w:val="24"/>
                <w:szCs w:val="24"/>
              </w:rPr>
            </w:pPr>
            <w:del w:id="29814" w:author="Phuong Truong Thi" w:date="2024-10-08T18:17:00Z">
              <w:r w:rsidRPr="00F72CF1" w:rsidDel="007E0F89">
                <w:rPr>
                  <w:rFonts w:ascii="Times New Roman" w:hAnsi="Times New Roman"/>
                  <w:color w:val="000000"/>
                  <w:sz w:val="24"/>
                  <w:szCs w:val="24"/>
                </w:rPr>
                <w:delText>Date</w:delText>
              </w:r>
            </w:del>
          </w:p>
        </w:tc>
        <w:tc>
          <w:tcPr>
            <w:tcW w:w="851" w:type="dxa"/>
            <w:shd w:val="clear" w:color="auto" w:fill="auto"/>
            <w:noWrap/>
            <w:vAlign w:val="center"/>
            <w:tcPrChange w:id="29815" w:author="Phuong Truong Thi" w:date="2024-10-16T01:05:00Z">
              <w:tcPr>
                <w:tcW w:w="1535" w:type="dxa"/>
                <w:gridSpan w:val="3"/>
                <w:shd w:val="clear" w:color="auto" w:fill="auto"/>
                <w:noWrap/>
                <w:vAlign w:val="center"/>
              </w:tcPr>
            </w:tcPrChange>
          </w:tcPr>
          <w:p w14:paraId="44DDDD4E" w14:textId="46A63AEA" w:rsidR="00E12437" w:rsidRPr="00F72CF1" w:rsidDel="007E0F89" w:rsidRDefault="00E12437" w:rsidP="00E12437">
            <w:pPr>
              <w:spacing w:before="0" w:line="240" w:lineRule="auto"/>
              <w:contextualSpacing w:val="0"/>
              <w:rPr>
                <w:del w:id="29816" w:author="Phuong Truong Thi" w:date="2024-10-08T18:17:00Z"/>
                <w:rFonts w:ascii="Times New Roman" w:eastAsia="Times New Roman" w:hAnsi="Times New Roman"/>
                <w:color w:val="000000"/>
                <w:sz w:val="24"/>
                <w:szCs w:val="24"/>
                <w:lang w:val="vi-VN" w:eastAsia="vi-VN"/>
              </w:rPr>
            </w:pPr>
          </w:p>
        </w:tc>
        <w:tc>
          <w:tcPr>
            <w:tcW w:w="1074" w:type="dxa"/>
            <w:tcPrChange w:id="29817" w:author="Phuong Truong Thi" w:date="2024-10-16T01:05:00Z">
              <w:tcPr>
                <w:tcW w:w="1080" w:type="dxa"/>
              </w:tcPr>
            </w:tcPrChange>
          </w:tcPr>
          <w:p w14:paraId="5B421B15" w14:textId="11788D8E" w:rsidR="00E12437" w:rsidRPr="00F72CF1" w:rsidDel="007E0F89" w:rsidRDefault="00E12437" w:rsidP="00E12437">
            <w:pPr>
              <w:spacing w:before="0" w:line="240" w:lineRule="auto"/>
              <w:contextualSpacing w:val="0"/>
              <w:jc w:val="center"/>
              <w:rPr>
                <w:del w:id="29818" w:author="Phuong Truong Thi" w:date="2024-10-08T18:17:00Z"/>
                <w:rFonts w:ascii="Times New Roman" w:eastAsia="Times New Roman" w:hAnsi="Times New Roman"/>
                <w:sz w:val="24"/>
                <w:szCs w:val="24"/>
                <w:lang w:eastAsia="vi-VN"/>
              </w:rPr>
            </w:pPr>
            <w:del w:id="29819" w:author="Phuong Truong Thi" w:date="2024-10-08T18:17:00Z">
              <w:r w:rsidRPr="00F72CF1" w:rsidDel="007E0F89">
                <w:rPr>
                  <w:rFonts w:ascii="Times New Roman" w:eastAsia="Times New Roman" w:hAnsi="Times New Roman"/>
                  <w:sz w:val="24"/>
                  <w:szCs w:val="24"/>
                  <w:lang w:eastAsia="vi-VN"/>
                </w:rPr>
                <w:delText>N</w:delText>
              </w:r>
            </w:del>
          </w:p>
        </w:tc>
      </w:tr>
      <w:tr w:rsidR="00E12437" w:rsidRPr="00F72CF1" w:rsidDel="007E0F89" w14:paraId="69AF87B4" w14:textId="27A587DE" w:rsidTr="00F868EA">
        <w:trPr>
          <w:gridAfter w:val="1"/>
          <w:wAfter w:w="15" w:type="dxa"/>
          <w:trHeight w:val="276"/>
          <w:del w:id="29820" w:author="Phuong Truong Thi" w:date="2024-10-08T18:17:00Z"/>
          <w:trPrChange w:id="29821" w:author="Phuong Truong Thi" w:date="2024-10-16T01:05:00Z">
            <w:trPr>
              <w:trHeight w:val="276"/>
            </w:trPr>
          </w:trPrChange>
        </w:trPr>
        <w:tc>
          <w:tcPr>
            <w:tcW w:w="802" w:type="dxa"/>
            <w:shd w:val="clear" w:color="auto" w:fill="auto"/>
            <w:vAlign w:val="center"/>
            <w:tcPrChange w:id="29822" w:author="Phuong Truong Thi" w:date="2024-10-16T01:05:00Z">
              <w:tcPr>
                <w:tcW w:w="670" w:type="dxa"/>
                <w:shd w:val="clear" w:color="auto" w:fill="auto"/>
                <w:vAlign w:val="center"/>
              </w:tcPr>
            </w:tcPrChange>
          </w:tcPr>
          <w:p w14:paraId="6E222F46" w14:textId="6FC774AF" w:rsidR="00E12437" w:rsidRPr="00F72CF1" w:rsidDel="007E0F89" w:rsidRDefault="00E12437" w:rsidP="00E12437">
            <w:pPr>
              <w:pStyle w:val="ListParagraph"/>
              <w:numPr>
                <w:ilvl w:val="0"/>
                <w:numId w:val="76"/>
              </w:numPr>
              <w:spacing w:before="0" w:line="240" w:lineRule="auto"/>
              <w:contextualSpacing w:val="0"/>
              <w:jc w:val="left"/>
              <w:rPr>
                <w:del w:id="29823"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824" w:author="Phuong Truong Thi" w:date="2024-10-16T01:05:00Z">
              <w:tcPr>
                <w:tcW w:w="2025" w:type="dxa"/>
                <w:gridSpan w:val="4"/>
                <w:shd w:val="clear" w:color="auto" w:fill="auto"/>
                <w:vAlign w:val="center"/>
                <w:hideMark/>
              </w:tcPr>
            </w:tcPrChange>
          </w:tcPr>
          <w:p w14:paraId="307C8924" w14:textId="5383B9A4" w:rsidR="00E12437" w:rsidRPr="00F72CF1" w:rsidDel="007E0F89" w:rsidRDefault="00E12437" w:rsidP="00E12437">
            <w:pPr>
              <w:spacing w:before="0" w:line="240" w:lineRule="auto"/>
              <w:contextualSpacing w:val="0"/>
              <w:rPr>
                <w:del w:id="29825" w:author="Phuong Truong Thi" w:date="2024-10-08T18:17:00Z"/>
                <w:rFonts w:ascii="Times New Roman" w:eastAsia="Times New Roman" w:hAnsi="Times New Roman"/>
                <w:color w:val="000000"/>
                <w:sz w:val="24"/>
                <w:szCs w:val="24"/>
                <w:lang w:val="vi-VN" w:eastAsia="vi-VN"/>
              </w:rPr>
            </w:pPr>
            <w:del w:id="29826" w:author="Phuong Truong Thi" w:date="2024-10-08T18:17:00Z">
              <w:r w:rsidRPr="00F72CF1" w:rsidDel="007E0F89">
                <w:rPr>
                  <w:rFonts w:ascii="Times New Roman" w:hAnsi="Times New Roman"/>
                  <w:color w:val="000000"/>
                  <w:sz w:val="24"/>
                  <w:szCs w:val="24"/>
                </w:rPr>
                <w:delText>Số CCCD/CMT/HC…</w:delText>
              </w:r>
            </w:del>
          </w:p>
        </w:tc>
        <w:tc>
          <w:tcPr>
            <w:tcW w:w="2387" w:type="dxa"/>
            <w:vAlign w:val="center"/>
            <w:tcPrChange w:id="29827" w:author="Phuong Truong Thi" w:date="2024-10-16T01:05:00Z">
              <w:tcPr>
                <w:tcW w:w="2790" w:type="dxa"/>
                <w:gridSpan w:val="2"/>
                <w:vAlign w:val="center"/>
              </w:tcPr>
            </w:tcPrChange>
          </w:tcPr>
          <w:p w14:paraId="4B17E3F7" w14:textId="09F61C32" w:rsidR="00E12437" w:rsidRPr="00126368" w:rsidDel="007E0F89" w:rsidRDefault="00E12437" w:rsidP="00E12437">
            <w:pPr>
              <w:spacing w:before="0" w:line="240" w:lineRule="auto"/>
              <w:contextualSpacing w:val="0"/>
              <w:rPr>
                <w:del w:id="29828" w:author="Phuong Truong Thi" w:date="2024-10-08T18:17:00Z"/>
                <w:rFonts w:ascii="Times New Roman" w:eastAsia="Times New Roman" w:hAnsi="Times New Roman"/>
                <w:color w:val="000000"/>
                <w:sz w:val="24"/>
                <w:szCs w:val="24"/>
                <w:lang w:val="vi-VN" w:eastAsia="vi-VN"/>
              </w:rPr>
            </w:pPr>
            <w:del w:id="29829" w:author="Phuong Truong Thi" w:date="2024-10-08T18:17:00Z">
              <w:r w:rsidRPr="00126368" w:rsidDel="007E0F89">
                <w:rPr>
                  <w:rFonts w:ascii="Times New Roman" w:hAnsi="Times New Roman"/>
                  <w:color w:val="000000"/>
                  <w:sz w:val="24"/>
                  <w:szCs w:val="24"/>
                  <w:lang w:val="vi-VN"/>
                </w:rPr>
                <w:delText>(Legal ID/Document Num) Thông tin trên giấy tờ tùy thân Số CCCD/CMT/HCtrên T24</w:delText>
              </w:r>
            </w:del>
          </w:p>
        </w:tc>
        <w:tc>
          <w:tcPr>
            <w:tcW w:w="1074" w:type="dxa"/>
            <w:tcPrChange w:id="29830" w:author="Phuong Truong Thi" w:date="2024-10-16T01:05:00Z">
              <w:tcPr>
                <w:tcW w:w="1080" w:type="dxa"/>
                <w:gridSpan w:val="2"/>
              </w:tcPr>
            </w:tcPrChange>
          </w:tcPr>
          <w:p w14:paraId="260D40C8" w14:textId="5C49CFFC" w:rsidR="00E12437" w:rsidRPr="00F72CF1" w:rsidDel="007E0F89" w:rsidRDefault="00E12437" w:rsidP="00E12437">
            <w:pPr>
              <w:spacing w:before="0" w:line="240" w:lineRule="auto"/>
              <w:contextualSpacing w:val="0"/>
              <w:rPr>
                <w:del w:id="29831" w:author="Phuong Truong Thi" w:date="2024-10-08T18:17:00Z"/>
                <w:rFonts w:ascii="Times New Roman" w:eastAsia="Times New Roman" w:hAnsi="Times New Roman"/>
                <w:color w:val="000000"/>
                <w:sz w:val="24"/>
                <w:szCs w:val="24"/>
                <w:lang w:eastAsia="vi-VN"/>
              </w:rPr>
            </w:pPr>
            <w:del w:id="29832" w:author="Phuong Truong Thi" w:date="2024-10-08T18:17:00Z">
              <w:r w:rsidRPr="005D6CFA" w:rsidDel="007E0F89">
                <w:rPr>
                  <w:rFonts w:ascii="Times New Roman" w:hAnsi="Times New Roman"/>
                  <w:color w:val="000000"/>
                  <w:sz w:val="24"/>
                  <w:szCs w:val="24"/>
                  <w:lang w:val="vi-VN"/>
                </w:rPr>
                <w:delText>EZ/T24</w:delText>
              </w:r>
            </w:del>
          </w:p>
        </w:tc>
        <w:tc>
          <w:tcPr>
            <w:tcW w:w="1074" w:type="dxa"/>
            <w:tcPrChange w:id="29833" w:author="Phuong Truong Thi" w:date="2024-10-16T01:05:00Z">
              <w:tcPr>
                <w:tcW w:w="1080" w:type="dxa"/>
                <w:gridSpan w:val="2"/>
              </w:tcPr>
            </w:tcPrChange>
          </w:tcPr>
          <w:p w14:paraId="34A5F588" w14:textId="69787F40" w:rsidR="00E12437" w:rsidRPr="00F72CF1" w:rsidDel="007E0F89" w:rsidRDefault="00E12437" w:rsidP="00E12437">
            <w:pPr>
              <w:spacing w:before="0" w:line="240" w:lineRule="auto"/>
              <w:contextualSpacing w:val="0"/>
              <w:rPr>
                <w:del w:id="29834" w:author="Phuong Truong Thi" w:date="2024-10-08T18:17:00Z"/>
                <w:rFonts w:ascii="Times New Roman" w:eastAsia="Times New Roman" w:hAnsi="Times New Roman"/>
                <w:color w:val="000000"/>
                <w:sz w:val="24"/>
                <w:szCs w:val="24"/>
                <w:lang w:eastAsia="vi-VN"/>
              </w:rPr>
            </w:pPr>
            <w:del w:id="29835" w:author="Phuong Truong Thi" w:date="2024-10-08T18:17:00Z">
              <w:r w:rsidRPr="00F72CF1" w:rsidDel="007E0F89">
                <w:rPr>
                  <w:rFonts w:ascii="Times New Roman" w:eastAsia="Times New Roman" w:hAnsi="Times New Roman"/>
                  <w:color w:val="000000"/>
                  <w:sz w:val="24"/>
                  <w:szCs w:val="24"/>
                  <w:lang w:eastAsia="vi-VN"/>
                </w:rPr>
                <w:delText>Number</w:delText>
              </w:r>
            </w:del>
          </w:p>
        </w:tc>
        <w:tc>
          <w:tcPr>
            <w:tcW w:w="851" w:type="dxa"/>
            <w:shd w:val="clear" w:color="auto" w:fill="auto"/>
            <w:noWrap/>
            <w:vAlign w:val="center"/>
            <w:tcPrChange w:id="29836" w:author="Phuong Truong Thi" w:date="2024-10-16T01:05:00Z">
              <w:tcPr>
                <w:tcW w:w="1535" w:type="dxa"/>
                <w:gridSpan w:val="3"/>
                <w:shd w:val="clear" w:color="auto" w:fill="auto"/>
                <w:noWrap/>
                <w:vAlign w:val="center"/>
              </w:tcPr>
            </w:tcPrChange>
          </w:tcPr>
          <w:p w14:paraId="5DC938DF" w14:textId="4EB699EF" w:rsidR="00E12437" w:rsidRPr="00F72CF1" w:rsidDel="007E0F89" w:rsidRDefault="00E12437" w:rsidP="00E12437">
            <w:pPr>
              <w:spacing w:before="0" w:line="240" w:lineRule="auto"/>
              <w:contextualSpacing w:val="0"/>
              <w:rPr>
                <w:del w:id="29837" w:author="Phuong Truong Thi" w:date="2024-10-08T18:17:00Z"/>
                <w:rFonts w:ascii="Times New Roman" w:eastAsia="Times New Roman" w:hAnsi="Times New Roman"/>
                <w:color w:val="000000"/>
                <w:sz w:val="24"/>
                <w:szCs w:val="24"/>
                <w:lang w:val="vi-VN" w:eastAsia="vi-VN"/>
              </w:rPr>
            </w:pPr>
          </w:p>
        </w:tc>
        <w:tc>
          <w:tcPr>
            <w:tcW w:w="1074" w:type="dxa"/>
            <w:tcPrChange w:id="29838" w:author="Phuong Truong Thi" w:date="2024-10-16T01:05:00Z">
              <w:tcPr>
                <w:tcW w:w="1080" w:type="dxa"/>
              </w:tcPr>
            </w:tcPrChange>
          </w:tcPr>
          <w:p w14:paraId="55EFC042" w14:textId="78211167" w:rsidR="00E12437" w:rsidRPr="00F72CF1" w:rsidDel="007E0F89" w:rsidRDefault="00E12437" w:rsidP="00E12437">
            <w:pPr>
              <w:spacing w:before="0" w:line="240" w:lineRule="auto"/>
              <w:contextualSpacing w:val="0"/>
              <w:jc w:val="center"/>
              <w:rPr>
                <w:del w:id="29839" w:author="Phuong Truong Thi" w:date="2024-10-08T18:17:00Z"/>
                <w:rFonts w:ascii="Times New Roman" w:eastAsia="Times New Roman" w:hAnsi="Times New Roman"/>
                <w:sz w:val="24"/>
                <w:szCs w:val="24"/>
                <w:lang w:eastAsia="vi-VN"/>
              </w:rPr>
            </w:pPr>
            <w:del w:id="29840"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42BE287A" w14:textId="4368E38D" w:rsidTr="00F868EA">
        <w:trPr>
          <w:gridAfter w:val="1"/>
          <w:wAfter w:w="15" w:type="dxa"/>
          <w:trHeight w:val="276"/>
          <w:del w:id="29841" w:author="Phuong Truong Thi" w:date="2024-10-08T18:17:00Z"/>
          <w:trPrChange w:id="29842" w:author="Phuong Truong Thi" w:date="2024-10-16T01:05:00Z">
            <w:trPr>
              <w:trHeight w:val="276"/>
            </w:trPr>
          </w:trPrChange>
        </w:trPr>
        <w:tc>
          <w:tcPr>
            <w:tcW w:w="802" w:type="dxa"/>
            <w:shd w:val="clear" w:color="auto" w:fill="auto"/>
            <w:vAlign w:val="center"/>
            <w:tcPrChange w:id="29843" w:author="Phuong Truong Thi" w:date="2024-10-16T01:05:00Z">
              <w:tcPr>
                <w:tcW w:w="670" w:type="dxa"/>
                <w:shd w:val="clear" w:color="auto" w:fill="auto"/>
                <w:vAlign w:val="center"/>
              </w:tcPr>
            </w:tcPrChange>
          </w:tcPr>
          <w:p w14:paraId="0DF5FB88" w14:textId="145A1569" w:rsidR="00E12437" w:rsidRPr="00F72CF1" w:rsidDel="007E0F89" w:rsidRDefault="00E12437" w:rsidP="00E12437">
            <w:pPr>
              <w:pStyle w:val="ListParagraph"/>
              <w:numPr>
                <w:ilvl w:val="0"/>
                <w:numId w:val="76"/>
              </w:numPr>
              <w:spacing w:before="0" w:line="240" w:lineRule="auto"/>
              <w:contextualSpacing w:val="0"/>
              <w:jc w:val="left"/>
              <w:rPr>
                <w:del w:id="29844"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845" w:author="Phuong Truong Thi" w:date="2024-10-16T01:05:00Z">
              <w:tcPr>
                <w:tcW w:w="2025" w:type="dxa"/>
                <w:gridSpan w:val="4"/>
                <w:shd w:val="clear" w:color="auto" w:fill="auto"/>
                <w:vAlign w:val="center"/>
                <w:hideMark/>
              </w:tcPr>
            </w:tcPrChange>
          </w:tcPr>
          <w:p w14:paraId="30BF3C8A" w14:textId="54CC8E52" w:rsidR="00E12437" w:rsidRPr="00F72CF1" w:rsidDel="007E0F89" w:rsidRDefault="00E12437" w:rsidP="00E12437">
            <w:pPr>
              <w:spacing w:before="0" w:line="240" w:lineRule="auto"/>
              <w:contextualSpacing w:val="0"/>
              <w:rPr>
                <w:del w:id="29846" w:author="Phuong Truong Thi" w:date="2024-10-08T18:17:00Z"/>
                <w:rFonts w:ascii="Times New Roman" w:eastAsia="Times New Roman" w:hAnsi="Times New Roman"/>
                <w:color w:val="000000"/>
                <w:sz w:val="24"/>
                <w:szCs w:val="24"/>
                <w:lang w:val="vi-VN" w:eastAsia="vi-VN"/>
              </w:rPr>
            </w:pPr>
            <w:del w:id="29847" w:author="Phuong Truong Thi" w:date="2024-10-08T18:17:00Z">
              <w:r w:rsidRPr="00F72CF1" w:rsidDel="007E0F89">
                <w:rPr>
                  <w:rFonts w:ascii="Times New Roman" w:hAnsi="Times New Roman"/>
                  <w:color w:val="000000"/>
                  <w:sz w:val="24"/>
                  <w:szCs w:val="24"/>
                </w:rPr>
                <w:delText>Tên khách hàng</w:delText>
              </w:r>
            </w:del>
          </w:p>
        </w:tc>
        <w:tc>
          <w:tcPr>
            <w:tcW w:w="2387" w:type="dxa"/>
            <w:vAlign w:val="center"/>
            <w:tcPrChange w:id="29848" w:author="Phuong Truong Thi" w:date="2024-10-16T01:05:00Z">
              <w:tcPr>
                <w:tcW w:w="2790" w:type="dxa"/>
                <w:gridSpan w:val="2"/>
                <w:vAlign w:val="center"/>
              </w:tcPr>
            </w:tcPrChange>
          </w:tcPr>
          <w:p w14:paraId="5B741388" w14:textId="32774CBA" w:rsidR="00E12437" w:rsidRPr="00126368" w:rsidDel="007E0F89" w:rsidRDefault="00E12437" w:rsidP="00E12437">
            <w:pPr>
              <w:spacing w:before="0" w:line="240" w:lineRule="auto"/>
              <w:contextualSpacing w:val="0"/>
              <w:rPr>
                <w:del w:id="29849" w:author="Phuong Truong Thi" w:date="2024-10-08T18:17:00Z"/>
                <w:rFonts w:ascii="Times New Roman" w:eastAsia="Times New Roman" w:hAnsi="Times New Roman"/>
                <w:color w:val="000000"/>
                <w:sz w:val="24"/>
                <w:szCs w:val="24"/>
                <w:lang w:val="vi-VN" w:eastAsia="vi-VN"/>
              </w:rPr>
            </w:pPr>
            <w:del w:id="29850" w:author="Phuong Truong Thi" w:date="2024-10-08T18:17:00Z">
              <w:r w:rsidRPr="00126368" w:rsidDel="007E0F89">
                <w:rPr>
                  <w:rFonts w:ascii="Times New Roman" w:hAnsi="Times New Roman"/>
                  <w:color w:val="000000"/>
                  <w:sz w:val="24"/>
                  <w:szCs w:val="24"/>
                  <w:lang w:val="vi-VN"/>
                </w:rPr>
                <w:delText>Lấy trường họ và tên có dấu của KH</w:delText>
              </w:r>
              <w:r w:rsidRPr="00126368" w:rsidDel="007E0F89">
                <w:rPr>
                  <w:rFonts w:ascii="Times New Roman" w:hAnsi="Times New Roman"/>
                  <w:color w:val="000000"/>
                  <w:sz w:val="24"/>
                  <w:szCs w:val="24"/>
                  <w:lang w:val="vi-VN"/>
                </w:rPr>
                <w:br/>
                <w:delText>TH KH không lấy được họ và tên có dấu sẽ lấy trường họ và tên không dấu trên T24</w:delText>
              </w:r>
            </w:del>
          </w:p>
        </w:tc>
        <w:tc>
          <w:tcPr>
            <w:tcW w:w="1074" w:type="dxa"/>
            <w:tcPrChange w:id="29851" w:author="Phuong Truong Thi" w:date="2024-10-16T01:05:00Z">
              <w:tcPr>
                <w:tcW w:w="1080" w:type="dxa"/>
                <w:gridSpan w:val="2"/>
              </w:tcPr>
            </w:tcPrChange>
          </w:tcPr>
          <w:p w14:paraId="391A9681" w14:textId="67B4D663" w:rsidR="00E12437" w:rsidRPr="00F72CF1" w:rsidDel="007E0F89" w:rsidRDefault="00E12437" w:rsidP="00E12437">
            <w:pPr>
              <w:spacing w:before="0" w:line="240" w:lineRule="auto"/>
              <w:contextualSpacing w:val="0"/>
              <w:rPr>
                <w:del w:id="29852" w:author="Phuong Truong Thi" w:date="2024-10-08T18:17:00Z"/>
                <w:rFonts w:ascii="Times New Roman" w:eastAsia="Times New Roman" w:hAnsi="Times New Roman"/>
                <w:color w:val="000000"/>
                <w:sz w:val="24"/>
                <w:szCs w:val="24"/>
                <w:lang w:eastAsia="vi-VN"/>
              </w:rPr>
            </w:pPr>
            <w:del w:id="29853" w:author="Phuong Truong Thi" w:date="2024-10-08T18:17:00Z">
              <w:r w:rsidRPr="005D6CFA" w:rsidDel="007E0F89">
                <w:rPr>
                  <w:rFonts w:ascii="Times New Roman" w:hAnsi="Times New Roman"/>
                  <w:color w:val="000000"/>
                  <w:sz w:val="24"/>
                  <w:szCs w:val="24"/>
                  <w:lang w:val="vi-VN"/>
                </w:rPr>
                <w:delText>EZ/T24</w:delText>
              </w:r>
            </w:del>
          </w:p>
        </w:tc>
        <w:tc>
          <w:tcPr>
            <w:tcW w:w="1074" w:type="dxa"/>
            <w:tcPrChange w:id="29854" w:author="Phuong Truong Thi" w:date="2024-10-16T01:05:00Z">
              <w:tcPr>
                <w:tcW w:w="1080" w:type="dxa"/>
                <w:gridSpan w:val="2"/>
              </w:tcPr>
            </w:tcPrChange>
          </w:tcPr>
          <w:p w14:paraId="33825373" w14:textId="2E1F109B" w:rsidR="00E12437" w:rsidRPr="00F72CF1" w:rsidDel="007E0F89" w:rsidRDefault="00E12437" w:rsidP="00E12437">
            <w:pPr>
              <w:spacing w:before="0" w:line="240" w:lineRule="auto"/>
              <w:contextualSpacing w:val="0"/>
              <w:rPr>
                <w:del w:id="29855" w:author="Phuong Truong Thi" w:date="2024-10-08T18:17:00Z"/>
                <w:rFonts w:ascii="Times New Roman" w:eastAsia="Times New Roman" w:hAnsi="Times New Roman"/>
                <w:color w:val="000000"/>
                <w:sz w:val="24"/>
                <w:szCs w:val="24"/>
                <w:lang w:eastAsia="vi-VN"/>
              </w:rPr>
            </w:pPr>
            <w:del w:id="29856" w:author="Phuong Truong Thi" w:date="2024-10-08T18:17:00Z">
              <w:r w:rsidRPr="00F72CF1" w:rsidDel="007E0F89">
                <w:rPr>
                  <w:rFonts w:ascii="Times New Roman" w:eastAsia="Times New Roman" w:hAnsi="Times New Roman"/>
                  <w:color w:val="000000"/>
                  <w:sz w:val="24"/>
                  <w:szCs w:val="24"/>
                  <w:lang w:eastAsia="vi-VN"/>
                </w:rPr>
                <w:delText>Textlink</w:delText>
              </w:r>
            </w:del>
          </w:p>
        </w:tc>
        <w:tc>
          <w:tcPr>
            <w:tcW w:w="851" w:type="dxa"/>
            <w:shd w:val="clear" w:color="auto" w:fill="auto"/>
            <w:noWrap/>
            <w:vAlign w:val="center"/>
            <w:tcPrChange w:id="29857" w:author="Phuong Truong Thi" w:date="2024-10-16T01:05:00Z">
              <w:tcPr>
                <w:tcW w:w="1535" w:type="dxa"/>
                <w:gridSpan w:val="3"/>
                <w:shd w:val="clear" w:color="auto" w:fill="auto"/>
                <w:noWrap/>
                <w:vAlign w:val="center"/>
              </w:tcPr>
            </w:tcPrChange>
          </w:tcPr>
          <w:p w14:paraId="29C82A09" w14:textId="78CCD981" w:rsidR="00E12437" w:rsidRPr="00F72CF1" w:rsidDel="007E0F89" w:rsidRDefault="00E12437" w:rsidP="00E12437">
            <w:pPr>
              <w:spacing w:before="0" w:line="240" w:lineRule="auto"/>
              <w:contextualSpacing w:val="0"/>
              <w:rPr>
                <w:del w:id="29858" w:author="Phuong Truong Thi" w:date="2024-10-08T18:17:00Z"/>
                <w:rFonts w:ascii="Times New Roman" w:eastAsia="Times New Roman" w:hAnsi="Times New Roman"/>
                <w:color w:val="000000"/>
                <w:sz w:val="24"/>
                <w:szCs w:val="24"/>
                <w:lang w:val="vi-VN" w:eastAsia="vi-VN"/>
              </w:rPr>
            </w:pPr>
          </w:p>
        </w:tc>
        <w:tc>
          <w:tcPr>
            <w:tcW w:w="1074" w:type="dxa"/>
            <w:tcPrChange w:id="29859" w:author="Phuong Truong Thi" w:date="2024-10-16T01:05:00Z">
              <w:tcPr>
                <w:tcW w:w="1080" w:type="dxa"/>
              </w:tcPr>
            </w:tcPrChange>
          </w:tcPr>
          <w:p w14:paraId="7478360B" w14:textId="3E6F003C" w:rsidR="00E12437" w:rsidRPr="00F72CF1" w:rsidDel="007E0F89" w:rsidRDefault="00E12437" w:rsidP="00E12437">
            <w:pPr>
              <w:spacing w:before="0" w:line="240" w:lineRule="auto"/>
              <w:contextualSpacing w:val="0"/>
              <w:jc w:val="center"/>
              <w:rPr>
                <w:del w:id="29860" w:author="Phuong Truong Thi" w:date="2024-10-08T18:17:00Z"/>
                <w:rFonts w:ascii="Times New Roman" w:eastAsia="Times New Roman" w:hAnsi="Times New Roman"/>
                <w:sz w:val="24"/>
                <w:szCs w:val="24"/>
                <w:lang w:eastAsia="vi-VN"/>
              </w:rPr>
            </w:pPr>
            <w:del w:id="29861"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26A13B47" w14:textId="383C1EE3" w:rsidTr="00F868EA">
        <w:trPr>
          <w:gridAfter w:val="1"/>
          <w:wAfter w:w="15" w:type="dxa"/>
          <w:trHeight w:val="276"/>
          <w:del w:id="29862" w:author="Phuong Truong Thi" w:date="2024-10-08T18:17:00Z"/>
          <w:trPrChange w:id="29863" w:author="Phuong Truong Thi" w:date="2024-10-16T01:05:00Z">
            <w:trPr>
              <w:trHeight w:val="276"/>
            </w:trPr>
          </w:trPrChange>
        </w:trPr>
        <w:tc>
          <w:tcPr>
            <w:tcW w:w="802" w:type="dxa"/>
            <w:shd w:val="clear" w:color="auto" w:fill="auto"/>
            <w:vAlign w:val="center"/>
            <w:tcPrChange w:id="29864" w:author="Phuong Truong Thi" w:date="2024-10-16T01:05:00Z">
              <w:tcPr>
                <w:tcW w:w="670" w:type="dxa"/>
                <w:shd w:val="clear" w:color="auto" w:fill="auto"/>
                <w:vAlign w:val="center"/>
              </w:tcPr>
            </w:tcPrChange>
          </w:tcPr>
          <w:p w14:paraId="39853302" w14:textId="29EE6553" w:rsidR="00E12437" w:rsidRPr="00F72CF1" w:rsidDel="007E0F89" w:rsidRDefault="00E12437" w:rsidP="00E12437">
            <w:pPr>
              <w:pStyle w:val="ListParagraph"/>
              <w:numPr>
                <w:ilvl w:val="0"/>
                <w:numId w:val="76"/>
              </w:numPr>
              <w:spacing w:before="0" w:line="240" w:lineRule="auto"/>
              <w:contextualSpacing w:val="0"/>
              <w:jc w:val="left"/>
              <w:rPr>
                <w:del w:id="29865"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866" w:author="Phuong Truong Thi" w:date="2024-10-16T01:05:00Z">
              <w:tcPr>
                <w:tcW w:w="2025" w:type="dxa"/>
                <w:gridSpan w:val="4"/>
                <w:shd w:val="clear" w:color="auto" w:fill="auto"/>
                <w:vAlign w:val="center"/>
                <w:hideMark/>
              </w:tcPr>
            </w:tcPrChange>
          </w:tcPr>
          <w:p w14:paraId="46029583" w14:textId="745F1597" w:rsidR="00E12437" w:rsidRPr="00F72CF1" w:rsidDel="007E0F89" w:rsidRDefault="00E12437" w:rsidP="00E12437">
            <w:pPr>
              <w:spacing w:before="0" w:line="240" w:lineRule="auto"/>
              <w:contextualSpacing w:val="0"/>
              <w:rPr>
                <w:del w:id="29867" w:author="Phuong Truong Thi" w:date="2024-10-08T18:17:00Z"/>
                <w:rFonts w:ascii="Times New Roman" w:eastAsia="Times New Roman" w:hAnsi="Times New Roman"/>
                <w:color w:val="000000"/>
                <w:sz w:val="24"/>
                <w:szCs w:val="24"/>
                <w:lang w:val="vi-VN" w:eastAsia="vi-VN"/>
              </w:rPr>
            </w:pPr>
            <w:del w:id="29868" w:author="Phuong Truong Thi" w:date="2024-10-08T18:17:00Z">
              <w:r w:rsidRPr="00F72CF1" w:rsidDel="007E0F89">
                <w:rPr>
                  <w:rFonts w:ascii="Times New Roman" w:hAnsi="Times New Roman"/>
                  <w:color w:val="000000"/>
                  <w:sz w:val="24"/>
                  <w:szCs w:val="24"/>
                </w:rPr>
                <w:delText>Số điện thoại</w:delText>
              </w:r>
            </w:del>
          </w:p>
        </w:tc>
        <w:tc>
          <w:tcPr>
            <w:tcW w:w="2387" w:type="dxa"/>
            <w:vAlign w:val="center"/>
            <w:tcPrChange w:id="29869" w:author="Phuong Truong Thi" w:date="2024-10-16T01:05:00Z">
              <w:tcPr>
                <w:tcW w:w="2790" w:type="dxa"/>
                <w:gridSpan w:val="2"/>
                <w:vAlign w:val="center"/>
              </w:tcPr>
            </w:tcPrChange>
          </w:tcPr>
          <w:p w14:paraId="1686E959" w14:textId="072B86C3" w:rsidR="00E12437" w:rsidRPr="00126368" w:rsidDel="007E0F89" w:rsidRDefault="00E12437" w:rsidP="00E12437">
            <w:pPr>
              <w:spacing w:before="0" w:line="240" w:lineRule="auto"/>
              <w:contextualSpacing w:val="0"/>
              <w:rPr>
                <w:del w:id="29870" w:author="Phuong Truong Thi" w:date="2024-10-08T18:17:00Z"/>
                <w:rFonts w:ascii="Times New Roman" w:eastAsia="Times New Roman" w:hAnsi="Times New Roman"/>
                <w:color w:val="000000"/>
                <w:sz w:val="24"/>
                <w:szCs w:val="24"/>
                <w:lang w:val="vi-VN" w:eastAsia="vi-VN"/>
              </w:rPr>
            </w:pPr>
            <w:del w:id="29871" w:author="Phuong Truong Thi" w:date="2024-10-08T18:17:00Z">
              <w:r w:rsidRPr="00126368" w:rsidDel="007E0F89">
                <w:rPr>
                  <w:rFonts w:ascii="Times New Roman" w:hAnsi="Times New Roman"/>
                  <w:color w:val="000000"/>
                  <w:sz w:val="24"/>
                  <w:szCs w:val="24"/>
                  <w:lang w:val="vi-VN"/>
                </w:rPr>
                <w:delText>Số điện thoại của khách hàng</w:delText>
              </w:r>
            </w:del>
          </w:p>
        </w:tc>
        <w:tc>
          <w:tcPr>
            <w:tcW w:w="1074" w:type="dxa"/>
            <w:tcPrChange w:id="29872" w:author="Phuong Truong Thi" w:date="2024-10-16T01:05:00Z">
              <w:tcPr>
                <w:tcW w:w="1080" w:type="dxa"/>
                <w:gridSpan w:val="2"/>
              </w:tcPr>
            </w:tcPrChange>
          </w:tcPr>
          <w:p w14:paraId="1DDA0099" w14:textId="71BA8CF9" w:rsidR="00E12437" w:rsidDel="007E0F89" w:rsidRDefault="00E12437" w:rsidP="00E12437">
            <w:pPr>
              <w:spacing w:before="0" w:line="240" w:lineRule="auto"/>
              <w:contextualSpacing w:val="0"/>
              <w:rPr>
                <w:del w:id="29873" w:author="Phuong Truong Thi" w:date="2024-10-08T18:17:00Z"/>
                <w:rFonts w:ascii="Times New Roman" w:eastAsia="Times New Roman" w:hAnsi="Times New Roman"/>
                <w:color w:val="000000"/>
                <w:sz w:val="24"/>
                <w:szCs w:val="24"/>
                <w:lang w:eastAsia="vi-VN"/>
              </w:rPr>
            </w:pPr>
            <w:del w:id="29874" w:author="Phuong Truong Thi" w:date="2024-10-08T18:17:00Z">
              <w:r w:rsidRPr="005D6CFA" w:rsidDel="007E0F89">
                <w:rPr>
                  <w:rFonts w:ascii="Times New Roman" w:hAnsi="Times New Roman"/>
                  <w:color w:val="000000"/>
                  <w:sz w:val="24"/>
                  <w:szCs w:val="24"/>
                  <w:lang w:val="vi-VN"/>
                </w:rPr>
                <w:delText>EZ/T24</w:delText>
              </w:r>
            </w:del>
          </w:p>
        </w:tc>
        <w:tc>
          <w:tcPr>
            <w:tcW w:w="1074" w:type="dxa"/>
            <w:tcPrChange w:id="29875" w:author="Phuong Truong Thi" w:date="2024-10-16T01:05:00Z">
              <w:tcPr>
                <w:tcW w:w="1080" w:type="dxa"/>
                <w:gridSpan w:val="2"/>
              </w:tcPr>
            </w:tcPrChange>
          </w:tcPr>
          <w:p w14:paraId="6C2EAEDC" w14:textId="690AD037" w:rsidR="00E12437" w:rsidRPr="00F72CF1" w:rsidDel="007E0F89" w:rsidRDefault="00E12437" w:rsidP="00E12437">
            <w:pPr>
              <w:spacing w:before="0" w:line="240" w:lineRule="auto"/>
              <w:contextualSpacing w:val="0"/>
              <w:rPr>
                <w:del w:id="29876" w:author="Phuong Truong Thi" w:date="2024-10-08T18:17:00Z"/>
                <w:rFonts w:ascii="Times New Roman" w:eastAsia="Times New Roman" w:hAnsi="Times New Roman"/>
                <w:color w:val="000000"/>
                <w:sz w:val="24"/>
                <w:szCs w:val="24"/>
                <w:lang w:eastAsia="vi-VN"/>
              </w:rPr>
            </w:pPr>
            <w:del w:id="29877" w:author="Phuong Truong Thi" w:date="2024-10-08T18:17:00Z">
              <w:r w:rsidDel="007E0F89">
                <w:rPr>
                  <w:rFonts w:ascii="Times New Roman" w:eastAsia="Times New Roman" w:hAnsi="Times New Roman"/>
                  <w:color w:val="000000"/>
                  <w:sz w:val="24"/>
                  <w:szCs w:val="24"/>
                  <w:lang w:eastAsia="vi-VN"/>
                </w:rPr>
                <w:delText>Phone</w:delText>
              </w:r>
            </w:del>
          </w:p>
        </w:tc>
        <w:tc>
          <w:tcPr>
            <w:tcW w:w="851" w:type="dxa"/>
            <w:shd w:val="clear" w:color="auto" w:fill="auto"/>
            <w:noWrap/>
            <w:vAlign w:val="center"/>
            <w:tcPrChange w:id="29878" w:author="Phuong Truong Thi" w:date="2024-10-16T01:05:00Z">
              <w:tcPr>
                <w:tcW w:w="1535" w:type="dxa"/>
                <w:gridSpan w:val="3"/>
                <w:shd w:val="clear" w:color="auto" w:fill="auto"/>
                <w:noWrap/>
                <w:vAlign w:val="center"/>
              </w:tcPr>
            </w:tcPrChange>
          </w:tcPr>
          <w:p w14:paraId="55F719D1" w14:textId="5EE2B23C" w:rsidR="00E12437" w:rsidRPr="00F72CF1" w:rsidDel="007E0F89" w:rsidRDefault="00E12437" w:rsidP="00E12437">
            <w:pPr>
              <w:spacing w:before="0" w:line="240" w:lineRule="auto"/>
              <w:contextualSpacing w:val="0"/>
              <w:rPr>
                <w:del w:id="29879" w:author="Phuong Truong Thi" w:date="2024-10-08T18:17:00Z"/>
                <w:rFonts w:ascii="Times New Roman" w:eastAsia="Times New Roman" w:hAnsi="Times New Roman"/>
                <w:color w:val="000000"/>
                <w:sz w:val="24"/>
                <w:szCs w:val="24"/>
                <w:lang w:val="vi-VN" w:eastAsia="vi-VN"/>
              </w:rPr>
            </w:pPr>
          </w:p>
        </w:tc>
        <w:tc>
          <w:tcPr>
            <w:tcW w:w="1074" w:type="dxa"/>
            <w:tcPrChange w:id="29880" w:author="Phuong Truong Thi" w:date="2024-10-16T01:05:00Z">
              <w:tcPr>
                <w:tcW w:w="1080" w:type="dxa"/>
              </w:tcPr>
            </w:tcPrChange>
          </w:tcPr>
          <w:p w14:paraId="1F4B4BA2" w14:textId="5B99D98F" w:rsidR="00E12437" w:rsidRPr="00F72CF1" w:rsidDel="007E0F89" w:rsidRDefault="00E12437" w:rsidP="00E12437">
            <w:pPr>
              <w:spacing w:before="0" w:line="240" w:lineRule="auto"/>
              <w:contextualSpacing w:val="0"/>
              <w:jc w:val="center"/>
              <w:rPr>
                <w:del w:id="29881" w:author="Phuong Truong Thi" w:date="2024-10-08T18:17:00Z"/>
                <w:rFonts w:ascii="Times New Roman" w:eastAsia="Times New Roman" w:hAnsi="Times New Roman"/>
                <w:sz w:val="24"/>
                <w:szCs w:val="24"/>
                <w:lang w:eastAsia="vi-VN"/>
              </w:rPr>
            </w:pPr>
            <w:del w:id="29882"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65272A2E" w14:textId="60D783D0" w:rsidTr="00F868EA">
        <w:trPr>
          <w:trHeight w:val="276"/>
          <w:del w:id="29883" w:author="Phuong Truong Thi" w:date="2024-10-08T18:17:00Z"/>
          <w:trPrChange w:id="29884" w:author="Phuong Truong Thi" w:date="2024-10-16T01:05:00Z">
            <w:trPr>
              <w:trHeight w:val="276"/>
            </w:trPr>
          </w:trPrChange>
        </w:trPr>
        <w:tc>
          <w:tcPr>
            <w:tcW w:w="1072" w:type="dxa"/>
            <w:gridSpan w:val="2"/>
            <w:tcPrChange w:id="29885" w:author="Phuong Truong Thi" w:date="2024-10-16T01:05:00Z">
              <w:tcPr>
                <w:tcW w:w="1080" w:type="dxa"/>
                <w:gridSpan w:val="3"/>
              </w:tcPr>
            </w:tcPrChange>
          </w:tcPr>
          <w:p w14:paraId="269CE542" w14:textId="7579BF6E" w:rsidR="0061058B" w:rsidRPr="00F72CF1" w:rsidDel="007E0F89" w:rsidRDefault="0061058B" w:rsidP="00A337D7">
            <w:pPr>
              <w:spacing w:before="0" w:line="240" w:lineRule="auto"/>
              <w:contextualSpacing w:val="0"/>
              <w:jc w:val="left"/>
              <w:rPr>
                <w:del w:id="29886" w:author="Phuong Truong Thi" w:date="2024-10-08T18:17:00Z"/>
                <w:rFonts w:ascii="Times New Roman" w:eastAsia="Times New Roman" w:hAnsi="Times New Roman"/>
                <w:sz w:val="24"/>
                <w:szCs w:val="24"/>
                <w:lang w:eastAsia="vi-VN"/>
              </w:rPr>
            </w:pPr>
          </w:p>
        </w:tc>
        <w:tc>
          <w:tcPr>
            <w:tcW w:w="8080" w:type="dxa"/>
            <w:gridSpan w:val="7"/>
            <w:tcPrChange w:id="29887" w:author="Phuong Truong Thi" w:date="2024-10-16T01:05:00Z">
              <w:tcPr>
                <w:tcW w:w="9180" w:type="dxa"/>
                <w:gridSpan w:val="12"/>
              </w:tcPr>
            </w:tcPrChange>
          </w:tcPr>
          <w:p w14:paraId="796CFCB2" w14:textId="74AE614C" w:rsidR="0061058B" w:rsidRPr="00F72CF1" w:rsidDel="007E0F89" w:rsidRDefault="0061058B" w:rsidP="00A337D7">
            <w:pPr>
              <w:spacing w:before="0" w:line="240" w:lineRule="auto"/>
              <w:contextualSpacing w:val="0"/>
              <w:jc w:val="left"/>
              <w:rPr>
                <w:del w:id="29888" w:author="Phuong Truong Thi" w:date="2024-10-08T18:17:00Z"/>
                <w:rFonts w:ascii="Times New Roman" w:eastAsia="Times New Roman" w:hAnsi="Times New Roman"/>
                <w:sz w:val="24"/>
                <w:szCs w:val="24"/>
                <w:lang w:eastAsia="vi-VN"/>
              </w:rPr>
            </w:pPr>
            <w:del w:id="29889" w:author="Phuong Truong Thi" w:date="2024-10-08T18:17:00Z">
              <w:r w:rsidRPr="00F72CF1" w:rsidDel="007E0F89">
                <w:rPr>
                  <w:rFonts w:ascii="Times New Roman" w:eastAsia="Times New Roman" w:hAnsi="Times New Roman"/>
                  <w:sz w:val="24"/>
                  <w:szCs w:val="24"/>
                  <w:lang w:eastAsia="vi-VN"/>
                </w:rPr>
                <w:delText>Thông tin chi nhánh &amp; vùng định danh KH</w:delText>
              </w:r>
            </w:del>
          </w:p>
        </w:tc>
      </w:tr>
      <w:tr w:rsidR="00E12437" w:rsidRPr="00F72CF1" w:rsidDel="007E0F89" w14:paraId="12CFF70E" w14:textId="12918196" w:rsidTr="00F868EA">
        <w:trPr>
          <w:gridAfter w:val="1"/>
          <w:wAfter w:w="15" w:type="dxa"/>
          <w:trHeight w:val="276"/>
          <w:del w:id="29890" w:author="Phuong Truong Thi" w:date="2024-10-08T18:17:00Z"/>
          <w:trPrChange w:id="29891" w:author="Phuong Truong Thi" w:date="2024-10-16T01:05:00Z">
            <w:trPr>
              <w:trHeight w:val="276"/>
            </w:trPr>
          </w:trPrChange>
        </w:trPr>
        <w:tc>
          <w:tcPr>
            <w:tcW w:w="802" w:type="dxa"/>
            <w:shd w:val="clear" w:color="auto" w:fill="auto"/>
            <w:vAlign w:val="center"/>
            <w:tcPrChange w:id="29892" w:author="Phuong Truong Thi" w:date="2024-10-16T01:05:00Z">
              <w:tcPr>
                <w:tcW w:w="670" w:type="dxa"/>
                <w:shd w:val="clear" w:color="auto" w:fill="auto"/>
                <w:vAlign w:val="center"/>
              </w:tcPr>
            </w:tcPrChange>
          </w:tcPr>
          <w:p w14:paraId="12191F84" w14:textId="46E8AF49" w:rsidR="00E12437" w:rsidRPr="00F72CF1" w:rsidDel="007E0F89" w:rsidRDefault="00E12437" w:rsidP="00E12437">
            <w:pPr>
              <w:pStyle w:val="ListParagraph"/>
              <w:numPr>
                <w:ilvl w:val="0"/>
                <w:numId w:val="76"/>
              </w:numPr>
              <w:spacing w:before="0" w:line="240" w:lineRule="auto"/>
              <w:contextualSpacing w:val="0"/>
              <w:jc w:val="left"/>
              <w:rPr>
                <w:del w:id="29893"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894" w:author="Phuong Truong Thi" w:date="2024-10-16T01:05:00Z">
              <w:tcPr>
                <w:tcW w:w="2025" w:type="dxa"/>
                <w:gridSpan w:val="4"/>
                <w:shd w:val="clear" w:color="auto" w:fill="auto"/>
                <w:vAlign w:val="center"/>
                <w:hideMark/>
              </w:tcPr>
            </w:tcPrChange>
          </w:tcPr>
          <w:p w14:paraId="68DAC7DE" w14:textId="09DD70C7" w:rsidR="00E12437" w:rsidRPr="00F72CF1" w:rsidDel="007E0F89" w:rsidRDefault="00E12437" w:rsidP="00E12437">
            <w:pPr>
              <w:spacing w:before="0" w:line="240" w:lineRule="auto"/>
              <w:contextualSpacing w:val="0"/>
              <w:rPr>
                <w:del w:id="29895" w:author="Phuong Truong Thi" w:date="2024-10-08T18:17:00Z"/>
                <w:rFonts w:ascii="Times New Roman" w:eastAsia="Times New Roman" w:hAnsi="Times New Roman"/>
                <w:color w:val="000000"/>
                <w:sz w:val="24"/>
                <w:szCs w:val="24"/>
                <w:lang w:val="vi-VN" w:eastAsia="vi-VN"/>
              </w:rPr>
            </w:pPr>
            <w:del w:id="29896" w:author="Phuong Truong Thi" w:date="2024-10-08T18:17:00Z">
              <w:r w:rsidRPr="00F72CF1" w:rsidDel="007E0F89">
                <w:rPr>
                  <w:rFonts w:ascii="Times New Roman" w:hAnsi="Times New Roman"/>
                  <w:color w:val="000000"/>
                  <w:sz w:val="24"/>
                  <w:szCs w:val="24"/>
                </w:rPr>
                <w:delText>Mã CN quản lý</w:delText>
              </w:r>
            </w:del>
          </w:p>
        </w:tc>
        <w:tc>
          <w:tcPr>
            <w:tcW w:w="2387" w:type="dxa"/>
            <w:vAlign w:val="center"/>
            <w:tcPrChange w:id="29897" w:author="Phuong Truong Thi" w:date="2024-10-16T01:05:00Z">
              <w:tcPr>
                <w:tcW w:w="2790" w:type="dxa"/>
                <w:gridSpan w:val="2"/>
                <w:vAlign w:val="center"/>
              </w:tcPr>
            </w:tcPrChange>
          </w:tcPr>
          <w:p w14:paraId="41696C5B" w14:textId="1B9B168A" w:rsidR="00E12437" w:rsidRPr="00126368" w:rsidDel="007E0F89" w:rsidRDefault="00E12437" w:rsidP="00E12437">
            <w:pPr>
              <w:spacing w:before="0" w:line="240" w:lineRule="auto"/>
              <w:contextualSpacing w:val="0"/>
              <w:rPr>
                <w:del w:id="29898" w:author="Phuong Truong Thi" w:date="2024-10-08T18:17:00Z"/>
                <w:rFonts w:ascii="Times New Roman" w:eastAsia="Times New Roman" w:hAnsi="Times New Roman"/>
                <w:color w:val="000000"/>
                <w:sz w:val="24"/>
                <w:szCs w:val="24"/>
                <w:lang w:val="vi-VN" w:eastAsia="vi-VN"/>
              </w:rPr>
            </w:pPr>
            <w:del w:id="29899" w:author="Phuong Truong Thi" w:date="2024-10-08T18:17:00Z">
              <w:r w:rsidRPr="00126368" w:rsidDel="007E0F89">
                <w:rPr>
                  <w:rFonts w:ascii="Times New Roman" w:hAnsi="Times New Roman"/>
                  <w:color w:val="000000"/>
                  <w:sz w:val="24"/>
                  <w:szCs w:val="24"/>
                  <w:lang w:val="vi-VN"/>
                </w:rPr>
                <w:delText>Mã chi nhánh quản lý khách hàng/ Book quản lý: VN0010338</w:delText>
              </w:r>
            </w:del>
          </w:p>
        </w:tc>
        <w:tc>
          <w:tcPr>
            <w:tcW w:w="1074" w:type="dxa"/>
            <w:tcPrChange w:id="29900" w:author="Phuong Truong Thi" w:date="2024-10-16T01:05:00Z">
              <w:tcPr>
                <w:tcW w:w="1080" w:type="dxa"/>
                <w:gridSpan w:val="2"/>
              </w:tcPr>
            </w:tcPrChange>
          </w:tcPr>
          <w:p w14:paraId="4E3D18F7" w14:textId="03085A30" w:rsidR="00E12437" w:rsidRPr="00F72CF1" w:rsidDel="007E0F89" w:rsidRDefault="00E12437" w:rsidP="00E12437">
            <w:pPr>
              <w:spacing w:before="0" w:line="240" w:lineRule="auto"/>
              <w:contextualSpacing w:val="0"/>
              <w:rPr>
                <w:del w:id="29901" w:author="Phuong Truong Thi" w:date="2024-10-08T18:17:00Z"/>
                <w:rFonts w:ascii="Times New Roman" w:eastAsia="Times New Roman" w:hAnsi="Times New Roman"/>
                <w:color w:val="000000"/>
                <w:sz w:val="24"/>
                <w:szCs w:val="24"/>
                <w:lang w:eastAsia="vi-VN"/>
              </w:rPr>
            </w:pPr>
            <w:ins w:id="29902" w:author="thu nga" w:date="2024-09-30T16:38:00Z">
              <w:del w:id="29903" w:author="Phuong Truong Thi" w:date="2024-10-08T18:17:00Z">
                <w:r w:rsidRPr="001446B9" w:rsidDel="007E0F89">
                  <w:rPr>
                    <w:rFonts w:ascii="Times New Roman" w:hAnsi="Times New Roman"/>
                    <w:color w:val="000000"/>
                    <w:sz w:val="24"/>
                    <w:szCs w:val="24"/>
                    <w:lang w:val="vi-VN"/>
                  </w:rPr>
                  <w:delText>EZ/T24</w:delText>
                </w:r>
              </w:del>
            </w:ins>
          </w:p>
        </w:tc>
        <w:tc>
          <w:tcPr>
            <w:tcW w:w="1074" w:type="dxa"/>
            <w:tcPrChange w:id="29904" w:author="Phuong Truong Thi" w:date="2024-10-16T01:05:00Z">
              <w:tcPr>
                <w:tcW w:w="1080" w:type="dxa"/>
                <w:gridSpan w:val="2"/>
              </w:tcPr>
            </w:tcPrChange>
          </w:tcPr>
          <w:p w14:paraId="2C328357" w14:textId="19BAC43C" w:rsidR="00E12437" w:rsidRPr="00F72CF1" w:rsidDel="007E0F89" w:rsidRDefault="00E12437" w:rsidP="00E12437">
            <w:pPr>
              <w:spacing w:before="0" w:line="240" w:lineRule="auto"/>
              <w:contextualSpacing w:val="0"/>
              <w:rPr>
                <w:del w:id="29905" w:author="Phuong Truong Thi" w:date="2024-10-08T18:17:00Z"/>
                <w:rFonts w:ascii="Times New Roman" w:eastAsia="Times New Roman" w:hAnsi="Times New Roman"/>
                <w:color w:val="000000"/>
                <w:sz w:val="24"/>
                <w:szCs w:val="24"/>
                <w:lang w:eastAsia="vi-VN"/>
              </w:rPr>
            </w:pPr>
            <w:del w:id="29906"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29907" w:author="Phuong Truong Thi" w:date="2024-10-16T01:05:00Z">
              <w:tcPr>
                <w:tcW w:w="1535" w:type="dxa"/>
                <w:gridSpan w:val="3"/>
                <w:shd w:val="clear" w:color="auto" w:fill="auto"/>
                <w:noWrap/>
                <w:vAlign w:val="center"/>
              </w:tcPr>
            </w:tcPrChange>
          </w:tcPr>
          <w:p w14:paraId="28E56577" w14:textId="2D06E3A0" w:rsidR="00E12437" w:rsidRPr="00F72CF1" w:rsidDel="007E0F89" w:rsidRDefault="00E12437" w:rsidP="00E12437">
            <w:pPr>
              <w:spacing w:before="0" w:line="240" w:lineRule="auto"/>
              <w:contextualSpacing w:val="0"/>
              <w:rPr>
                <w:del w:id="29908" w:author="Phuong Truong Thi" w:date="2024-10-08T18:17:00Z"/>
                <w:rFonts w:ascii="Times New Roman" w:eastAsia="Times New Roman" w:hAnsi="Times New Roman"/>
                <w:color w:val="000000"/>
                <w:sz w:val="24"/>
                <w:szCs w:val="24"/>
                <w:lang w:val="vi-VN" w:eastAsia="vi-VN"/>
              </w:rPr>
            </w:pPr>
          </w:p>
        </w:tc>
        <w:tc>
          <w:tcPr>
            <w:tcW w:w="1074" w:type="dxa"/>
            <w:tcPrChange w:id="29909" w:author="Phuong Truong Thi" w:date="2024-10-16T01:05:00Z">
              <w:tcPr>
                <w:tcW w:w="1080" w:type="dxa"/>
              </w:tcPr>
            </w:tcPrChange>
          </w:tcPr>
          <w:p w14:paraId="557208FF" w14:textId="3AB0253E" w:rsidR="00E12437" w:rsidRPr="00F72CF1" w:rsidDel="007E0F89" w:rsidRDefault="00E12437" w:rsidP="00E12437">
            <w:pPr>
              <w:spacing w:before="0" w:line="240" w:lineRule="auto"/>
              <w:contextualSpacing w:val="0"/>
              <w:jc w:val="center"/>
              <w:rPr>
                <w:del w:id="29910" w:author="Phuong Truong Thi" w:date="2024-10-08T18:17:00Z"/>
                <w:rFonts w:ascii="Times New Roman" w:eastAsia="Times New Roman" w:hAnsi="Times New Roman"/>
                <w:sz w:val="24"/>
                <w:szCs w:val="24"/>
                <w:lang w:eastAsia="vi-VN"/>
              </w:rPr>
            </w:pPr>
            <w:del w:id="29911" w:author="Phuong Truong Thi" w:date="2024-10-08T18:17:00Z">
              <w:r w:rsidRPr="00F72CF1" w:rsidDel="007E0F89">
                <w:rPr>
                  <w:rFonts w:ascii="Times New Roman" w:eastAsia="Times New Roman" w:hAnsi="Times New Roman"/>
                  <w:sz w:val="24"/>
                  <w:szCs w:val="24"/>
                  <w:lang w:eastAsia="vi-VN"/>
                </w:rPr>
                <w:delText>N</w:delText>
              </w:r>
            </w:del>
          </w:p>
        </w:tc>
      </w:tr>
      <w:tr w:rsidR="00E12437" w:rsidRPr="00F72CF1" w:rsidDel="007E0F89" w14:paraId="47836006" w14:textId="316C732D" w:rsidTr="00F868EA">
        <w:trPr>
          <w:gridAfter w:val="1"/>
          <w:wAfter w:w="15" w:type="dxa"/>
          <w:trHeight w:val="276"/>
          <w:del w:id="29912" w:author="Phuong Truong Thi" w:date="2024-10-08T18:17:00Z"/>
          <w:trPrChange w:id="29913" w:author="Phuong Truong Thi" w:date="2024-10-16T01:05:00Z">
            <w:trPr>
              <w:trHeight w:val="276"/>
            </w:trPr>
          </w:trPrChange>
        </w:trPr>
        <w:tc>
          <w:tcPr>
            <w:tcW w:w="802" w:type="dxa"/>
            <w:shd w:val="clear" w:color="auto" w:fill="auto"/>
            <w:vAlign w:val="center"/>
            <w:tcPrChange w:id="29914" w:author="Phuong Truong Thi" w:date="2024-10-16T01:05:00Z">
              <w:tcPr>
                <w:tcW w:w="670" w:type="dxa"/>
                <w:shd w:val="clear" w:color="auto" w:fill="auto"/>
                <w:vAlign w:val="center"/>
              </w:tcPr>
            </w:tcPrChange>
          </w:tcPr>
          <w:p w14:paraId="4F459473" w14:textId="73250499" w:rsidR="00E12437" w:rsidRPr="00F72CF1" w:rsidDel="007E0F89" w:rsidRDefault="00E12437" w:rsidP="00E12437">
            <w:pPr>
              <w:pStyle w:val="ListParagraph"/>
              <w:numPr>
                <w:ilvl w:val="0"/>
                <w:numId w:val="76"/>
              </w:numPr>
              <w:spacing w:before="0" w:line="240" w:lineRule="auto"/>
              <w:contextualSpacing w:val="0"/>
              <w:jc w:val="left"/>
              <w:rPr>
                <w:del w:id="29915"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916" w:author="Phuong Truong Thi" w:date="2024-10-16T01:05:00Z">
              <w:tcPr>
                <w:tcW w:w="2025" w:type="dxa"/>
                <w:gridSpan w:val="4"/>
                <w:shd w:val="clear" w:color="auto" w:fill="auto"/>
                <w:vAlign w:val="center"/>
                <w:hideMark/>
              </w:tcPr>
            </w:tcPrChange>
          </w:tcPr>
          <w:p w14:paraId="3B5CDABE" w14:textId="5EDDD290" w:rsidR="00E12437" w:rsidRPr="00F72CF1" w:rsidDel="007E0F89" w:rsidRDefault="00E12437" w:rsidP="00E12437">
            <w:pPr>
              <w:spacing w:before="0" w:line="240" w:lineRule="auto"/>
              <w:contextualSpacing w:val="0"/>
              <w:rPr>
                <w:del w:id="29917" w:author="Phuong Truong Thi" w:date="2024-10-08T18:17:00Z"/>
                <w:rFonts w:ascii="Times New Roman" w:eastAsia="Times New Roman" w:hAnsi="Times New Roman"/>
                <w:color w:val="000000"/>
                <w:sz w:val="24"/>
                <w:szCs w:val="24"/>
                <w:lang w:val="vi-VN" w:eastAsia="vi-VN"/>
              </w:rPr>
            </w:pPr>
            <w:del w:id="29918" w:author="Phuong Truong Thi" w:date="2024-10-08T18:17:00Z">
              <w:r w:rsidRPr="00F72CF1" w:rsidDel="007E0F89">
                <w:rPr>
                  <w:rFonts w:ascii="Times New Roman" w:hAnsi="Times New Roman"/>
                  <w:color w:val="000000"/>
                  <w:sz w:val="24"/>
                  <w:szCs w:val="24"/>
                </w:rPr>
                <w:delText>Tên CN quản lý</w:delText>
              </w:r>
            </w:del>
          </w:p>
        </w:tc>
        <w:tc>
          <w:tcPr>
            <w:tcW w:w="2387" w:type="dxa"/>
            <w:vAlign w:val="center"/>
            <w:tcPrChange w:id="29919" w:author="Phuong Truong Thi" w:date="2024-10-16T01:05:00Z">
              <w:tcPr>
                <w:tcW w:w="2790" w:type="dxa"/>
                <w:gridSpan w:val="2"/>
                <w:vAlign w:val="center"/>
              </w:tcPr>
            </w:tcPrChange>
          </w:tcPr>
          <w:p w14:paraId="25005504" w14:textId="45009F2E" w:rsidR="00E12437" w:rsidRPr="00126368" w:rsidDel="007E0F89" w:rsidRDefault="00E12437" w:rsidP="00E12437">
            <w:pPr>
              <w:spacing w:before="0" w:line="240" w:lineRule="auto"/>
              <w:contextualSpacing w:val="0"/>
              <w:rPr>
                <w:del w:id="29920" w:author="Phuong Truong Thi" w:date="2024-10-08T18:17:00Z"/>
                <w:rFonts w:ascii="Times New Roman" w:eastAsia="Times New Roman" w:hAnsi="Times New Roman"/>
                <w:color w:val="000000"/>
                <w:sz w:val="24"/>
                <w:szCs w:val="24"/>
                <w:lang w:val="vi-VN" w:eastAsia="vi-VN"/>
              </w:rPr>
            </w:pPr>
            <w:del w:id="29921" w:author="Phuong Truong Thi" w:date="2024-10-08T18:17:00Z">
              <w:r w:rsidRPr="00126368" w:rsidDel="007E0F89">
                <w:rPr>
                  <w:rFonts w:ascii="Times New Roman" w:hAnsi="Times New Roman"/>
                  <w:color w:val="000000"/>
                  <w:sz w:val="24"/>
                  <w:szCs w:val="24"/>
                  <w:lang w:val="vi-VN"/>
                </w:rPr>
                <w:delText>Tên chi nhánh quản lý khách hàng/ Book quản lý: VPBank Láng Hạ</w:delText>
              </w:r>
            </w:del>
          </w:p>
        </w:tc>
        <w:tc>
          <w:tcPr>
            <w:tcW w:w="1074" w:type="dxa"/>
            <w:tcPrChange w:id="29922" w:author="Phuong Truong Thi" w:date="2024-10-16T01:05:00Z">
              <w:tcPr>
                <w:tcW w:w="1080" w:type="dxa"/>
                <w:gridSpan w:val="2"/>
              </w:tcPr>
            </w:tcPrChange>
          </w:tcPr>
          <w:p w14:paraId="5755AA53" w14:textId="26221036" w:rsidR="00E12437" w:rsidRPr="00F72CF1" w:rsidDel="007E0F89" w:rsidRDefault="00E12437" w:rsidP="00E12437">
            <w:pPr>
              <w:spacing w:before="0" w:line="240" w:lineRule="auto"/>
              <w:contextualSpacing w:val="0"/>
              <w:rPr>
                <w:del w:id="29923" w:author="Phuong Truong Thi" w:date="2024-10-08T18:17:00Z"/>
                <w:rFonts w:ascii="Times New Roman" w:eastAsia="Times New Roman" w:hAnsi="Times New Roman"/>
                <w:color w:val="000000"/>
                <w:sz w:val="24"/>
                <w:szCs w:val="24"/>
                <w:lang w:eastAsia="vi-VN"/>
              </w:rPr>
            </w:pPr>
            <w:ins w:id="29924" w:author="thu nga" w:date="2024-09-30T16:38:00Z">
              <w:del w:id="29925" w:author="Phuong Truong Thi" w:date="2024-10-08T18:17:00Z">
                <w:r w:rsidRPr="001446B9" w:rsidDel="007E0F89">
                  <w:rPr>
                    <w:rFonts w:ascii="Times New Roman" w:hAnsi="Times New Roman"/>
                    <w:color w:val="000000"/>
                    <w:sz w:val="24"/>
                    <w:szCs w:val="24"/>
                    <w:lang w:val="vi-VN"/>
                  </w:rPr>
                  <w:delText>EZ/T24</w:delText>
                </w:r>
              </w:del>
            </w:ins>
          </w:p>
        </w:tc>
        <w:tc>
          <w:tcPr>
            <w:tcW w:w="1074" w:type="dxa"/>
            <w:tcPrChange w:id="29926" w:author="Phuong Truong Thi" w:date="2024-10-16T01:05:00Z">
              <w:tcPr>
                <w:tcW w:w="1080" w:type="dxa"/>
                <w:gridSpan w:val="2"/>
              </w:tcPr>
            </w:tcPrChange>
          </w:tcPr>
          <w:p w14:paraId="74407221" w14:textId="5BCE24DB" w:rsidR="00E12437" w:rsidRPr="0061058B" w:rsidDel="007E0F89" w:rsidRDefault="00E12437" w:rsidP="00E12437">
            <w:pPr>
              <w:spacing w:before="0" w:line="240" w:lineRule="auto"/>
              <w:contextualSpacing w:val="0"/>
              <w:rPr>
                <w:del w:id="29927" w:author="Phuong Truong Thi" w:date="2024-10-08T18:17:00Z"/>
                <w:rFonts w:ascii="Times New Roman" w:eastAsia="Times New Roman" w:hAnsi="Times New Roman"/>
                <w:color w:val="000000"/>
                <w:sz w:val="24"/>
                <w:szCs w:val="24"/>
                <w:lang w:val="vi-VN" w:eastAsia="vi-VN"/>
                <w:rPrChange w:id="29928" w:author="thu nga" w:date="2024-09-30T16:31:00Z">
                  <w:rPr>
                    <w:del w:id="29929" w:author="Phuong Truong Thi" w:date="2024-10-08T18:17:00Z"/>
                    <w:rFonts w:ascii="Times New Roman" w:eastAsia="Times New Roman" w:hAnsi="Times New Roman"/>
                    <w:color w:val="000000"/>
                    <w:sz w:val="24"/>
                    <w:szCs w:val="24"/>
                    <w:lang w:eastAsia="vi-VN"/>
                  </w:rPr>
                </w:rPrChange>
              </w:rPr>
            </w:pPr>
            <w:commentRangeStart w:id="29930"/>
            <w:commentRangeStart w:id="29931"/>
            <w:del w:id="29932" w:author="Phuong Truong Thi" w:date="2024-10-08T18:17:00Z">
              <w:r w:rsidRPr="00F72CF1" w:rsidDel="007E0F89">
                <w:rPr>
                  <w:rFonts w:ascii="Times New Roman" w:eastAsia="Times New Roman" w:hAnsi="Times New Roman"/>
                  <w:color w:val="000000"/>
                  <w:sz w:val="24"/>
                  <w:szCs w:val="24"/>
                  <w:lang w:eastAsia="vi-VN"/>
                </w:rPr>
                <w:delText>Text</w:delText>
              </w:r>
              <w:commentRangeEnd w:id="29930"/>
              <w:r w:rsidDel="007E0F89">
                <w:rPr>
                  <w:rStyle w:val="CommentReference"/>
                  <w:lang w:val="x-none" w:eastAsia="x-none"/>
                </w:rPr>
                <w:commentReference w:id="29930"/>
              </w:r>
              <w:commentRangeEnd w:id="29931"/>
              <w:r w:rsidDel="007E0F89">
                <w:rPr>
                  <w:rStyle w:val="CommentReference"/>
                  <w:lang w:val="x-none" w:eastAsia="x-none"/>
                </w:rPr>
                <w:commentReference w:id="29931"/>
              </w:r>
            </w:del>
            <w:ins w:id="29933" w:author="thu nga" w:date="2024-09-30T16:31:00Z">
              <w:del w:id="29934" w:author="Phuong Truong Thi" w:date="2024-10-08T18:17:00Z">
                <w:r w:rsidDel="007E0F89">
                  <w:rPr>
                    <w:rFonts w:ascii="Times New Roman" w:eastAsia="Times New Roman" w:hAnsi="Times New Roman"/>
                    <w:color w:val="000000"/>
                    <w:sz w:val="24"/>
                    <w:szCs w:val="24"/>
                    <w:lang w:val="vi-VN" w:eastAsia="vi-VN"/>
                  </w:rPr>
                  <w:delText>link</w:delText>
                </w:r>
              </w:del>
            </w:ins>
          </w:p>
        </w:tc>
        <w:tc>
          <w:tcPr>
            <w:tcW w:w="851" w:type="dxa"/>
            <w:shd w:val="clear" w:color="auto" w:fill="auto"/>
            <w:noWrap/>
            <w:vAlign w:val="center"/>
            <w:tcPrChange w:id="29935" w:author="Phuong Truong Thi" w:date="2024-10-16T01:05:00Z">
              <w:tcPr>
                <w:tcW w:w="1535" w:type="dxa"/>
                <w:gridSpan w:val="3"/>
                <w:shd w:val="clear" w:color="auto" w:fill="auto"/>
                <w:noWrap/>
                <w:vAlign w:val="center"/>
              </w:tcPr>
            </w:tcPrChange>
          </w:tcPr>
          <w:p w14:paraId="67674449" w14:textId="0E68CF23" w:rsidR="00E12437" w:rsidRPr="00F72CF1" w:rsidDel="007E0F89" w:rsidRDefault="00E12437" w:rsidP="00E12437">
            <w:pPr>
              <w:spacing w:before="0" w:line="240" w:lineRule="auto"/>
              <w:contextualSpacing w:val="0"/>
              <w:rPr>
                <w:del w:id="29936" w:author="Phuong Truong Thi" w:date="2024-10-08T18:17:00Z"/>
                <w:rFonts w:ascii="Times New Roman" w:eastAsia="Times New Roman" w:hAnsi="Times New Roman"/>
                <w:color w:val="000000"/>
                <w:sz w:val="24"/>
                <w:szCs w:val="24"/>
                <w:lang w:val="vi-VN" w:eastAsia="vi-VN"/>
              </w:rPr>
            </w:pPr>
          </w:p>
        </w:tc>
        <w:tc>
          <w:tcPr>
            <w:tcW w:w="1074" w:type="dxa"/>
            <w:tcPrChange w:id="29937" w:author="Phuong Truong Thi" w:date="2024-10-16T01:05:00Z">
              <w:tcPr>
                <w:tcW w:w="1080" w:type="dxa"/>
              </w:tcPr>
            </w:tcPrChange>
          </w:tcPr>
          <w:p w14:paraId="28DD293A" w14:textId="3C3DFF00" w:rsidR="00E12437" w:rsidRPr="00F72CF1" w:rsidDel="007E0F89" w:rsidRDefault="00E12437" w:rsidP="00E12437">
            <w:pPr>
              <w:spacing w:before="0" w:line="240" w:lineRule="auto"/>
              <w:contextualSpacing w:val="0"/>
              <w:jc w:val="center"/>
              <w:rPr>
                <w:del w:id="29938" w:author="Phuong Truong Thi" w:date="2024-10-08T18:17:00Z"/>
                <w:rFonts w:ascii="Times New Roman" w:eastAsia="Times New Roman" w:hAnsi="Times New Roman"/>
                <w:sz w:val="24"/>
                <w:szCs w:val="24"/>
                <w:lang w:eastAsia="vi-VN"/>
              </w:rPr>
            </w:pPr>
            <w:del w:id="29939"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63C60ED2" w14:textId="35131BAC" w:rsidTr="00F868EA">
        <w:trPr>
          <w:gridAfter w:val="1"/>
          <w:wAfter w:w="15" w:type="dxa"/>
          <w:trHeight w:val="276"/>
          <w:del w:id="29940" w:author="Phuong Truong Thi" w:date="2024-10-08T18:17:00Z"/>
          <w:trPrChange w:id="29941" w:author="Phuong Truong Thi" w:date="2024-10-16T01:05:00Z">
            <w:trPr>
              <w:trHeight w:val="276"/>
            </w:trPr>
          </w:trPrChange>
        </w:trPr>
        <w:tc>
          <w:tcPr>
            <w:tcW w:w="802" w:type="dxa"/>
            <w:shd w:val="clear" w:color="auto" w:fill="auto"/>
            <w:vAlign w:val="center"/>
            <w:tcPrChange w:id="29942" w:author="Phuong Truong Thi" w:date="2024-10-16T01:05:00Z">
              <w:tcPr>
                <w:tcW w:w="670" w:type="dxa"/>
                <w:shd w:val="clear" w:color="auto" w:fill="auto"/>
                <w:vAlign w:val="center"/>
              </w:tcPr>
            </w:tcPrChange>
          </w:tcPr>
          <w:p w14:paraId="1607AABD" w14:textId="288B4676" w:rsidR="0061058B" w:rsidRPr="00F72CF1" w:rsidDel="007E0F89" w:rsidRDefault="0061058B" w:rsidP="00A337D7">
            <w:pPr>
              <w:pStyle w:val="ListParagraph"/>
              <w:numPr>
                <w:ilvl w:val="0"/>
                <w:numId w:val="76"/>
              </w:numPr>
              <w:spacing w:before="0" w:line="240" w:lineRule="auto"/>
              <w:contextualSpacing w:val="0"/>
              <w:jc w:val="left"/>
              <w:rPr>
                <w:del w:id="29943" w:author="Phuong Truong Thi" w:date="2024-10-08T18:17:00Z"/>
                <w:rFonts w:eastAsia="Times New Roman"/>
                <w:color w:val="000000"/>
                <w:szCs w:val="24"/>
                <w:lang w:val="vi-VN" w:eastAsia="vi-VN"/>
              </w:rPr>
            </w:pPr>
          </w:p>
        </w:tc>
        <w:tc>
          <w:tcPr>
            <w:tcW w:w="1875" w:type="dxa"/>
            <w:gridSpan w:val="2"/>
            <w:shd w:val="clear" w:color="auto" w:fill="auto"/>
            <w:vAlign w:val="center"/>
            <w:tcPrChange w:id="29944" w:author="Phuong Truong Thi" w:date="2024-10-16T01:05:00Z">
              <w:tcPr>
                <w:tcW w:w="2025" w:type="dxa"/>
                <w:gridSpan w:val="4"/>
                <w:shd w:val="clear" w:color="auto" w:fill="auto"/>
                <w:vAlign w:val="center"/>
              </w:tcPr>
            </w:tcPrChange>
          </w:tcPr>
          <w:p w14:paraId="3F2DBEFF" w14:textId="777434A0" w:rsidR="0061058B" w:rsidRPr="00F72CF1" w:rsidDel="007E0F89" w:rsidRDefault="0061058B" w:rsidP="00A337D7">
            <w:pPr>
              <w:spacing w:before="0" w:line="240" w:lineRule="auto"/>
              <w:contextualSpacing w:val="0"/>
              <w:rPr>
                <w:del w:id="29945" w:author="Phuong Truong Thi" w:date="2024-10-08T18:17:00Z"/>
                <w:rFonts w:ascii="Times New Roman" w:hAnsi="Times New Roman"/>
                <w:color w:val="000000"/>
                <w:sz w:val="24"/>
                <w:szCs w:val="24"/>
              </w:rPr>
            </w:pPr>
            <w:del w:id="29946" w:author="Phuong Truong Thi" w:date="2024-10-08T18:17:00Z">
              <w:r w:rsidRPr="00F72CF1" w:rsidDel="007E0F89">
                <w:rPr>
                  <w:rFonts w:ascii="Times New Roman" w:hAnsi="Times New Roman"/>
                  <w:color w:val="000000"/>
                  <w:sz w:val="24"/>
                  <w:szCs w:val="24"/>
                </w:rPr>
                <w:delText>Tên vùng</w:delText>
              </w:r>
            </w:del>
          </w:p>
        </w:tc>
        <w:tc>
          <w:tcPr>
            <w:tcW w:w="2387" w:type="dxa"/>
            <w:vAlign w:val="center"/>
            <w:tcPrChange w:id="29947" w:author="Phuong Truong Thi" w:date="2024-10-16T01:05:00Z">
              <w:tcPr>
                <w:tcW w:w="2790" w:type="dxa"/>
                <w:gridSpan w:val="2"/>
                <w:vAlign w:val="center"/>
              </w:tcPr>
            </w:tcPrChange>
          </w:tcPr>
          <w:p w14:paraId="21C09912" w14:textId="2A0E11F8" w:rsidR="0061058B" w:rsidRPr="00F72CF1" w:rsidDel="007E0F89" w:rsidRDefault="0061058B" w:rsidP="00A337D7">
            <w:pPr>
              <w:spacing w:before="0" w:line="240" w:lineRule="auto"/>
              <w:contextualSpacing w:val="0"/>
              <w:rPr>
                <w:del w:id="29948" w:author="Phuong Truong Thi" w:date="2024-10-08T18:17:00Z"/>
                <w:rFonts w:ascii="Times New Roman" w:eastAsia="Times New Roman" w:hAnsi="Times New Roman"/>
                <w:color w:val="000000"/>
                <w:sz w:val="24"/>
                <w:szCs w:val="24"/>
                <w:lang w:eastAsia="vi-VN"/>
              </w:rPr>
            </w:pPr>
            <w:del w:id="29949" w:author="Phuong Truong Thi" w:date="2024-10-08T18:17:00Z">
              <w:r w:rsidRPr="00F72CF1" w:rsidDel="007E0F89">
                <w:rPr>
                  <w:rFonts w:ascii="Times New Roman" w:hAnsi="Times New Roman"/>
                  <w:color w:val="000000"/>
                  <w:sz w:val="24"/>
                  <w:szCs w:val="24"/>
                </w:rPr>
                <w:delText>Vùng quản lý khách hàng. VD: Vùng 1</w:delText>
              </w:r>
            </w:del>
          </w:p>
        </w:tc>
        <w:tc>
          <w:tcPr>
            <w:tcW w:w="1074" w:type="dxa"/>
            <w:tcPrChange w:id="29950" w:author="Phuong Truong Thi" w:date="2024-10-16T01:05:00Z">
              <w:tcPr>
                <w:tcW w:w="1080" w:type="dxa"/>
                <w:gridSpan w:val="2"/>
              </w:tcPr>
            </w:tcPrChange>
          </w:tcPr>
          <w:p w14:paraId="5E837856" w14:textId="7F0CF680" w:rsidR="0061058B" w:rsidRPr="00E12437" w:rsidDel="007E0F89" w:rsidRDefault="00E12437" w:rsidP="00A337D7">
            <w:pPr>
              <w:spacing w:before="0" w:line="240" w:lineRule="auto"/>
              <w:contextualSpacing w:val="0"/>
              <w:rPr>
                <w:del w:id="29951" w:author="Phuong Truong Thi" w:date="2024-10-08T18:17:00Z"/>
                <w:rFonts w:ascii="Times New Roman" w:eastAsia="Times New Roman" w:hAnsi="Times New Roman"/>
                <w:color w:val="000000"/>
                <w:sz w:val="24"/>
                <w:szCs w:val="24"/>
                <w:lang w:val="vi-VN" w:eastAsia="vi-VN"/>
                <w:rPrChange w:id="29952" w:author="thu nga" w:date="2024-09-30T16:38:00Z">
                  <w:rPr>
                    <w:del w:id="29953" w:author="Phuong Truong Thi" w:date="2024-10-08T18:17:00Z"/>
                    <w:rFonts w:ascii="Times New Roman" w:eastAsia="Times New Roman" w:hAnsi="Times New Roman"/>
                    <w:color w:val="000000"/>
                    <w:sz w:val="24"/>
                    <w:szCs w:val="24"/>
                    <w:lang w:eastAsia="vi-VN"/>
                  </w:rPr>
                </w:rPrChange>
              </w:rPr>
            </w:pPr>
            <w:ins w:id="29954" w:author="thu nga" w:date="2024-09-30T16:38:00Z">
              <w:del w:id="29955" w:author="Phuong Truong Thi" w:date="2024-10-08T18:17:00Z">
                <w:r w:rsidDel="007E0F89">
                  <w:rPr>
                    <w:rFonts w:ascii="Times New Roman" w:eastAsia="Times New Roman" w:hAnsi="Times New Roman"/>
                    <w:color w:val="000000"/>
                    <w:sz w:val="24"/>
                    <w:szCs w:val="24"/>
                    <w:lang w:val="vi-VN" w:eastAsia="vi-VN"/>
                  </w:rPr>
                  <w:delText>CRM</w:delText>
                </w:r>
              </w:del>
            </w:ins>
          </w:p>
        </w:tc>
        <w:tc>
          <w:tcPr>
            <w:tcW w:w="1074" w:type="dxa"/>
            <w:tcPrChange w:id="29956" w:author="Phuong Truong Thi" w:date="2024-10-16T01:05:00Z">
              <w:tcPr>
                <w:tcW w:w="1080" w:type="dxa"/>
                <w:gridSpan w:val="2"/>
              </w:tcPr>
            </w:tcPrChange>
          </w:tcPr>
          <w:p w14:paraId="5905082A" w14:textId="1B4F11EE" w:rsidR="0061058B" w:rsidRPr="00F72CF1" w:rsidDel="007E0F89" w:rsidRDefault="0061058B" w:rsidP="00A337D7">
            <w:pPr>
              <w:spacing w:before="0" w:line="240" w:lineRule="auto"/>
              <w:contextualSpacing w:val="0"/>
              <w:rPr>
                <w:del w:id="29957" w:author="Phuong Truong Thi" w:date="2024-10-08T18:17:00Z"/>
                <w:rFonts w:ascii="Times New Roman" w:eastAsia="Times New Roman" w:hAnsi="Times New Roman"/>
                <w:color w:val="000000"/>
                <w:sz w:val="24"/>
                <w:szCs w:val="24"/>
                <w:lang w:eastAsia="vi-VN"/>
              </w:rPr>
            </w:pPr>
            <w:del w:id="29958"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29959" w:author="Phuong Truong Thi" w:date="2024-10-16T01:05:00Z">
              <w:tcPr>
                <w:tcW w:w="1535" w:type="dxa"/>
                <w:gridSpan w:val="3"/>
                <w:shd w:val="clear" w:color="auto" w:fill="auto"/>
                <w:noWrap/>
                <w:vAlign w:val="center"/>
              </w:tcPr>
            </w:tcPrChange>
          </w:tcPr>
          <w:p w14:paraId="311710B2" w14:textId="436FA024" w:rsidR="0061058B" w:rsidRPr="00F72CF1" w:rsidDel="007E0F89" w:rsidRDefault="0061058B" w:rsidP="00A337D7">
            <w:pPr>
              <w:spacing w:before="0" w:line="240" w:lineRule="auto"/>
              <w:contextualSpacing w:val="0"/>
              <w:rPr>
                <w:del w:id="29960" w:author="Phuong Truong Thi" w:date="2024-10-08T18:17:00Z"/>
                <w:rFonts w:ascii="Times New Roman" w:eastAsia="Times New Roman" w:hAnsi="Times New Roman"/>
                <w:color w:val="000000"/>
                <w:sz w:val="24"/>
                <w:szCs w:val="24"/>
                <w:lang w:val="vi-VN" w:eastAsia="vi-VN"/>
              </w:rPr>
            </w:pPr>
          </w:p>
        </w:tc>
        <w:tc>
          <w:tcPr>
            <w:tcW w:w="1074" w:type="dxa"/>
            <w:tcPrChange w:id="29961" w:author="Phuong Truong Thi" w:date="2024-10-16T01:05:00Z">
              <w:tcPr>
                <w:tcW w:w="1080" w:type="dxa"/>
              </w:tcPr>
            </w:tcPrChange>
          </w:tcPr>
          <w:p w14:paraId="55742541" w14:textId="62E2E25E" w:rsidR="0061058B" w:rsidRPr="00F72CF1" w:rsidDel="007E0F89" w:rsidRDefault="0061058B" w:rsidP="00A337D7">
            <w:pPr>
              <w:spacing w:before="0" w:line="240" w:lineRule="auto"/>
              <w:contextualSpacing w:val="0"/>
              <w:jc w:val="center"/>
              <w:rPr>
                <w:del w:id="29962" w:author="Phuong Truong Thi" w:date="2024-10-08T18:17:00Z"/>
                <w:rFonts w:ascii="Times New Roman" w:eastAsia="Times New Roman" w:hAnsi="Times New Roman"/>
                <w:sz w:val="24"/>
                <w:szCs w:val="24"/>
                <w:lang w:eastAsia="vi-VN"/>
              </w:rPr>
            </w:pPr>
            <w:del w:id="29963" w:author="Phuong Truong Thi" w:date="2024-10-08T18:17:00Z">
              <w:r w:rsidRPr="00F72CF1" w:rsidDel="007E0F89">
                <w:rPr>
                  <w:rFonts w:ascii="Times New Roman" w:eastAsia="Times New Roman" w:hAnsi="Times New Roman"/>
                  <w:sz w:val="24"/>
                  <w:szCs w:val="24"/>
                  <w:lang w:eastAsia="vi-VN"/>
                </w:rPr>
                <w:delText>N</w:delText>
              </w:r>
            </w:del>
          </w:p>
        </w:tc>
      </w:tr>
      <w:tr w:rsidR="0061058B" w:rsidRPr="00F72CF1" w:rsidDel="007E0F89" w14:paraId="6EDBA49D" w14:textId="408DAE26" w:rsidTr="00F868EA">
        <w:trPr>
          <w:trHeight w:val="276"/>
          <w:del w:id="29964" w:author="Phuong Truong Thi" w:date="2024-10-08T18:17:00Z"/>
          <w:trPrChange w:id="29965" w:author="Phuong Truong Thi" w:date="2024-10-16T01:05:00Z">
            <w:trPr>
              <w:trHeight w:val="276"/>
            </w:trPr>
          </w:trPrChange>
        </w:trPr>
        <w:tc>
          <w:tcPr>
            <w:tcW w:w="1072" w:type="dxa"/>
            <w:gridSpan w:val="2"/>
            <w:tcPrChange w:id="29966" w:author="Phuong Truong Thi" w:date="2024-10-16T01:05:00Z">
              <w:tcPr>
                <w:tcW w:w="1080" w:type="dxa"/>
                <w:gridSpan w:val="3"/>
              </w:tcPr>
            </w:tcPrChange>
          </w:tcPr>
          <w:p w14:paraId="13C4473C" w14:textId="39196210" w:rsidR="0061058B" w:rsidRPr="00F72CF1" w:rsidDel="007E0F89" w:rsidRDefault="0061058B" w:rsidP="00A337D7">
            <w:pPr>
              <w:spacing w:before="0" w:line="240" w:lineRule="auto"/>
              <w:contextualSpacing w:val="0"/>
              <w:jc w:val="left"/>
              <w:rPr>
                <w:del w:id="29967" w:author="Phuong Truong Thi" w:date="2024-10-08T18:17:00Z"/>
                <w:rFonts w:ascii="Times New Roman" w:eastAsia="Times New Roman" w:hAnsi="Times New Roman"/>
                <w:sz w:val="24"/>
                <w:szCs w:val="24"/>
                <w:lang w:val="vi-VN" w:eastAsia="vi-VN"/>
              </w:rPr>
            </w:pPr>
          </w:p>
        </w:tc>
        <w:tc>
          <w:tcPr>
            <w:tcW w:w="8080" w:type="dxa"/>
            <w:gridSpan w:val="7"/>
            <w:tcPrChange w:id="29968" w:author="Phuong Truong Thi" w:date="2024-10-16T01:05:00Z">
              <w:tcPr>
                <w:tcW w:w="9180" w:type="dxa"/>
                <w:gridSpan w:val="12"/>
              </w:tcPr>
            </w:tcPrChange>
          </w:tcPr>
          <w:p w14:paraId="63131A0F" w14:textId="304ACC55" w:rsidR="0061058B" w:rsidRPr="00F72CF1" w:rsidDel="007E0F89" w:rsidRDefault="0061058B" w:rsidP="00A337D7">
            <w:pPr>
              <w:spacing w:before="0" w:line="240" w:lineRule="auto"/>
              <w:contextualSpacing w:val="0"/>
              <w:jc w:val="left"/>
              <w:rPr>
                <w:del w:id="29969" w:author="Phuong Truong Thi" w:date="2024-10-08T18:17:00Z"/>
                <w:rFonts w:ascii="Times New Roman" w:eastAsia="Times New Roman" w:hAnsi="Times New Roman"/>
                <w:sz w:val="24"/>
                <w:szCs w:val="24"/>
                <w:lang w:eastAsia="vi-VN"/>
              </w:rPr>
            </w:pPr>
            <w:del w:id="29970" w:author="Phuong Truong Thi" w:date="2024-10-08T18:17:00Z">
              <w:r w:rsidRPr="00F72CF1" w:rsidDel="007E0F89">
                <w:rPr>
                  <w:rFonts w:ascii="Times New Roman" w:eastAsia="Times New Roman" w:hAnsi="Times New Roman"/>
                  <w:sz w:val="24"/>
                  <w:szCs w:val="24"/>
                  <w:lang w:val="vi-VN" w:eastAsia="vi-VN"/>
                </w:rPr>
                <w:delText xml:space="preserve">Thông tin </w:delText>
              </w:r>
              <w:r w:rsidRPr="00F72CF1" w:rsidDel="007E0F89">
                <w:rPr>
                  <w:rFonts w:ascii="Times New Roman" w:eastAsia="Times New Roman" w:hAnsi="Times New Roman"/>
                  <w:sz w:val="24"/>
                  <w:szCs w:val="24"/>
                  <w:lang w:eastAsia="vi-VN"/>
                </w:rPr>
                <w:delText>DAO phụ trách</w:delText>
              </w:r>
            </w:del>
          </w:p>
        </w:tc>
      </w:tr>
      <w:tr w:rsidR="00E12437" w:rsidRPr="00F72CF1" w:rsidDel="007E0F89" w14:paraId="6ACC50BA" w14:textId="27AD8CBD" w:rsidTr="00F868EA">
        <w:trPr>
          <w:gridAfter w:val="1"/>
          <w:wAfter w:w="15" w:type="dxa"/>
          <w:trHeight w:val="399"/>
          <w:del w:id="29971" w:author="Phuong Truong Thi" w:date="2024-10-08T18:17:00Z"/>
          <w:trPrChange w:id="29972" w:author="Phuong Truong Thi" w:date="2024-10-16T01:05:00Z">
            <w:trPr>
              <w:trHeight w:val="399"/>
            </w:trPr>
          </w:trPrChange>
        </w:trPr>
        <w:tc>
          <w:tcPr>
            <w:tcW w:w="802" w:type="dxa"/>
            <w:shd w:val="clear" w:color="auto" w:fill="auto"/>
            <w:vAlign w:val="center"/>
            <w:tcPrChange w:id="29973" w:author="Phuong Truong Thi" w:date="2024-10-16T01:05:00Z">
              <w:tcPr>
                <w:tcW w:w="670" w:type="dxa"/>
                <w:shd w:val="clear" w:color="auto" w:fill="auto"/>
                <w:vAlign w:val="center"/>
              </w:tcPr>
            </w:tcPrChange>
          </w:tcPr>
          <w:p w14:paraId="7F98A719" w14:textId="165EB668" w:rsidR="00E12437" w:rsidRPr="00F72CF1" w:rsidDel="007E0F89" w:rsidRDefault="00E12437" w:rsidP="00E12437">
            <w:pPr>
              <w:pStyle w:val="ListParagraph"/>
              <w:numPr>
                <w:ilvl w:val="0"/>
                <w:numId w:val="76"/>
              </w:numPr>
              <w:spacing w:before="0" w:line="240" w:lineRule="auto"/>
              <w:contextualSpacing w:val="0"/>
              <w:jc w:val="left"/>
              <w:rPr>
                <w:del w:id="29974" w:author="Phuong Truong Thi" w:date="2024-10-08T18:17:00Z"/>
                <w:rFonts w:eastAsia="Times New Roman"/>
                <w:color w:val="000000"/>
                <w:szCs w:val="24"/>
                <w:lang w:val="vi-VN" w:eastAsia="vi-VN"/>
              </w:rPr>
            </w:pPr>
          </w:p>
        </w:tc>
        <w:tc>
          <w:tcPr>
            <w:tcW w:w="1875" w:type="dxa"/>
            <w:gridSpan w:val="2"/>
            <w:shd w:val="clear" w:color="auto" w:fill="auto"/>
            <w:vAlign w:val="center"/>
            <w:hideMark/>
            <w:tcPrChange w:id="29975" w:author="Phuong Truong Thi" w:date="2024-10-16T01:05:00Z">
              <w:tcPr>
                <w:tcW w:w="2025" w:type="dxa"/>
                <w:gridSpan w:val="4"/>
                <w:shd w:val="clear" w:color="auto" w:fill="auto"/>
                <w:vAlign w:val="center"/>
                <w:hideMark/>
              </w:tcPr>
            </w:tcPrChange>
          </w:tcPr>
          <w:p w14:paraId="1E4F63C5" w14:textId="207B9835" w:rsidR="00E12437" w:rsidRPr="00F72CF1" w:rsidDel="007E0F89" w:rsidRDefault="00E12437" w:rsidP="00E12437">
            <w:pPr>
              <w:spacing w:before="0" w:line="240" w:lineRule="auto"/>
              <w:contextualSpacing w:val="0"/>
              <w:rPr>
                <w:del w:id="29976" w:author="Phuong Truong Thi" w:date="2024-10-08T18:17:00Z"/>
                <w:rFonts w:ascii="Times New Roman" w:eastAsia="Times New Roman" w:hAnsi="Times New Roman"/>
                <w:color w:val="000000"/>
                <w:sz w:val="24"/>
                <w:szCs w:val="24"/>
                <w:lang w:val="vi-VN" w:eastAsia="vi-VN"/>
              </w:rPr>
            </w:pPr>
            <w:del w:id="29977" w:author="Phuong Truong Thi" w:date="2024-10-08T18:17:00Z">
              <w:r w:rsidRPr="00126368" w:rsidDel="007E0F89">
                <w:rPr>
                  <w:rFonts w:ascii="Times New Roman" w:hAnsi="Times New Roman"/>
                  <w:color w:val="000000"/>
                  <w:sz w:val="24"/>
                  <w:szCs w:val="24"/>
                  <w:lang w:val="vi-VN"/>
                </w:rPr>
                <w:delText>Mã DAO CBBH tháng trước</w:delText>
              </w:r>
            </w:del>
          </w:p>
        </w:tc>
        <w:tc>
          <w:tcPr>
            <w:tcW w:w="2387" w:type="dxa"/>
            <w:vAlign w:val="center"/>
            <w:tcPrChange w:id="29978" w:author="Phuong Truong Thi" w:date="2024-10-16T01:05:00Z">
              <w:tcPr>
                <w:tcW w:w="2790" w:type="dxa"/>
                <w:gridSpan w:val="2"/>
                <w:vAlign w:val="center"/>
              </w:tcPr>
            </w:tcPrChange>
          </w:tcPr>
          <w:p w14:paraId="4EB8D8E9" w14:textId="2C4F75D4" w:rsidR="00E12437" w:rsidRPr="00126368" w:rsidDel="007E0F89" w:rsidRDefault="00E12437" w:rsidP="00E12437">
            <w:pPr>
              <w:spacing w:before="0" w:line="240" w:lineRule="auto"/>
              <w:contextualSpacing w:val="0"/>
              <w:rPr>
                <w:del w:id="29979" w:author="Phuong Truong Thi" w:date="2024-10-08T18:17:00Z"/>
                <w:rFonts w:ascii="Times New Roman" w:eastAsia="Times New Roman" w:hAnsi="Times New Roman"/>
                <w:color w:val="000000"/>
                <w:sz w:val="24"/>
                <w:szCs w:val="24"/>
                <w:lang w:val="vi-VN" w:eastAsia="vi-VN"/>
              </w:rPr>
            </w:pPr>
            <w:del w:id="29980" w:author="Phuong Truong Thi" w:date="2024-10-08T18:17:00Z">
              <w:r w:rsidRPr="00126368" w:rsidDel="007E0F89">
                <w:rPr>
                  <w:rFonts w:ascii="Times New Roman" w:hAnsi="Times New Roman"/>
                  <w:color w:val="000000"/>
                  <w:sz w:val="24"/>
                  <w:szCs w:val="24"/>
                  <w:lang w:val="vi-VN"/>
                </w:rPr>
                <w:delText>DAO cán bộ bán hàng gắn với KH thời điểm ngày cuối cùng tháng trước</w:delText>
              </w:r>
            </w:del>
          </w:p>
        </w:tc>
        <w:tc>
          <w:tcPr>
            <w:tcW w:w="1074" w:type="dxa"/>
            <w:tcPrChange w:id="29981" w:author="Phuong Truong Thi" w:date="2024-10-16T01:05:00Z">
              <w:tcPr>
                <w:tcW w:w="1080" w:type="dxa"/>
                <w:gridSpan w:val="2"/>
              </w:tcPr>
            </w:tcPrChange>
          </w:tcPr>
          <w:p w14:paraId="0FB16785" w14:textId="57395623" w:rsidR="00E12437" w:rsidRPr="00F72CF1" w:rsidDel="007E0F89" w:rsidRDefault="00E12437" w:rsidP="00E12437">
            <w:pPr>
              <w:spacing w:before="0" w:line="240" w:lineRule="auto"/>
              <w:contextualSpacing w:val="0"/>
              <w:rPr>
                <w:del w:id="29982" w:author="Phuong Truong Thi" w:date="2024-10-08T18:17:00Z"/>
                <w:rFonts w:ascii="Times New Roman" w:eastAsia="Times New Roman" w:hAnsi="Times New Roman"/>
                <w:color w:val="000000"/>
                <w:sz w:val="24"/>
                <w:szCs w:val="24"/>
                <w:lang w:eastAsia="vi-VN"/>
              </w:rPr>
            </w:pPr>
            <w:ins w:id="29983" w:author="thu nga" w:date="2024-09-30T16:38:00Z">
              <w:del w:id="29984" w:author="Phuong Truong Thi" w:date="2024-10-08T18:17:00Z">
                <w:r w:rsidRPr="0069233A" w:rsidDel="007E0F89">
                  <w:rPr>
                    <w:rFonts w:ascii="Times New Roman" w:hAnsi="Times New Roman"/>
                    <w:color w:val="000000"/>
                    <w:sz w:val="24"/>
                    <w:szCs w:val="24"/>
                    <w:lang w:val="vi-VN"/>
                  </w:rPr>
                  <w:delText>EZ/T24</w:delText>
                </w:r>
              </w:del>
            </w:ins>
          </w:p>
        </w:tc>
        <w:tc>
          <w:tcPr>
            <w:tcW w:w="1074" w:type="dxa"/>
            <w:tcPrChange w:id="29985" w:author="Phuong Truong Thi" w:date="2024-10-16T01:05:00Z">
              <w:tcPr>
                <w:tcW w:w="1080" w:type="dxa"/>
                <w:gridSpan w:val="2"/>
              </w:tcPr>
            </w:tcPrChange>
          </w:tcPr>
          <w:p w14:paraId="66B32F71" w14:textId="1BF249CF" w:rsidR="00E12437" w:rsidRPr="00F72CF1" w:rsidDel="007E0F89" w:rsidRDefault="00E12437" w:rsidP="00E12437">
            <w:pPr>
              <w:spacing w:before="0" w:line="240" w:lineRule="auto"/>
              <w:contextualSpacing w:val="0"/>
              <w:rPr>
                <w:del w:id="29986" w:author="Phuong Truong Thi" w:date="2024-10-08T18:17:00Z"/>
                <w:rFonts w:ascii="Times New Roman" w:eastAsia="Times New Roman" w:hAnsi="Times New Roman"/>
                <w:color w:val="000000"/>
                <w:sz w:val="24"/>
                <w:szCs w:val="24"/>
                <w:lang w:eastAsia="vi-VN"/>
              </w:rPr>
            </w:pPr>
            <w:del w:id="29987"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29988" w:author="Phuong Truong Thi" w:date="2024-10-16T01:05:00Z">
              <w:tcPr>
                <w:tcW w:w="1535" w:type="dxa"/>
                <w:gridSpan w:val="3"/>
                <w:shd w:val="clear" w:color="auto" w:fill="auto"/>
                <w:noWrap/>
                <w:vAlign w:val="center"/>
              </w:tcPr>
            </w:tcPrChange>
          </w:tcPr>
          <w:p w14:paraId="032FE8B5" w14:textId="39065CFF" w:rsidR="00E12437" w:rsidRPr="00F72CF1" w:rsidDel="007E0F89" w:rsidRDefault="00E12437" w:rsidP="00E12437">
            <w:pPr>
              <w:spacing w:before="0" w:line="240" w:lineRule="auto"/>
              <w:contextualSpacing w:val="0"/>
              <w:rPr>
                <w:del w:id="29989" w:author="Phuong Truong Thi" w:date="2024-10-08T18:17:00Z"/>
                <w:rFonts w:ascii="Times New Roman" w:eastAsia="Times New Roman" w:hAnsi="Times New Roman"/>
                <w:color w:val="000000"/>
                <w:sz w:val="24"/>
                <w:szCs w:val="24"/>
                <w:lang w:val="vi-VN" w:eastAsia="vi-VN"/>
              </w:rPr>
            </w:pPr>
          </w:p>
        </w:tc>
        <w:tc>
          <w:tcPr>
            <w:tcW w:w="1074" w:type="dxa"/>
            <w:tcPrChange w:id="29990" w:author="Phuong Truong Thi" w:date="2024-10-16T01:05:00Z">
              <w:tcPr>
                <w:tcW w:w="1080" w:type="dxa"/>
              </w:tcPr>
            </w:tcPrChange>
          </w:tcPr>
          <w:p w14:paraId="57E44232" w14:textId="2B4F9901" w:rsidR="00E12437" w:rsidRPr="00F72CF1" w:rsidDel="007E0F89" w:rsidRDefault="00E12437" w:rsidP="00E12437">
            <w:pPr>
              <w:spacing w:before="0" w:line="240" w:lineRule="auto"/>
              <w:contextualSpacing w:val="0"/>
              <w:jc w:val="center"/>
              <w:rPr>
                <w:del w:id="29991" w:author="Phuong Truong Thi" w:date="2024-10-08T18:17:00Z"/>
                <w:rFonts w:ascii="Times New Roman" w:eastAsia="Times New Roman" w:hAnsi="Times New Roman"/>
                <w:sz w:val="24"/>
                <w:szCs w:val="24"/>
                <w:lang w:eastAsia="vi-VN"/>
              </w:rPr>
            </w:pPr>
            <w:del w:id="29992"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0E2367BF" w14:textId="230A54F4" w:rsidTr="00F868EA">
        <w:trPr>
          <w:gridAfter w:val="1"/>
          <w:wAfter w:w="15" w:type="dxa"/>
          <w:trHeight w:val="276"/>
          <w:del w:id="29993" w:author="Phuong Truong Thi" w:date="2024-10-08T18:17:00Z"/>
          <w:trPrChange w:id="29994" w:author="Phuong Truong Thi" w:date="2024-10-16T01:05:00Z">
            <w:trPr>
              <w:trHeight w:val="276"/>
            </w:trPr>
          </w:trPrChange>
        </w:trPr>
        <w:tc>
          <w:tcPr>
            <w:tcW w:w="802" w:type="dxa"/>
            <w:shd w:val="clear" w:color="auto" w:fill="auto"/>
            <w:vAlign w:val="center"/>
            <w:tcPrChange w:id="29995" w:author="Phuong Truong Thi" w:date="2024-10-16T01:05:00Z">
              <w:tcPr>
                <w:tcW w:w="670" w:type="dxa"/>
                <w:shd w:val="clear" w:color="auto" w:fill="auto"/>
                <w:vAlign w:val="center"/>
              </w:tcPr>
            </w:tcPrChange>
          </w:tcPr>
          <w:p w14:paraId="3B41E43C" w14:textId="47FCEC2D" w:rsidR="00E12437" w:rsidRPr="00F72CF1" w:rsidDel="007E0F89" w:rsidRDefault="00E12437" w:rsidP="00E12437">
            <w:pPr>
              <w:pStyle w:val="ListParagraph"/>
              <w:numPr>
                <w:ilvl w:val="0"/>
                <w:numId w:val="76"/>
              </w:numPr>
              <w:spacing w:before="0" w:line="240" w:lineRule="auto"/>
              <w:contextualSpacing w:val="0"/>
              <w:jc w:val="left"/>
              <w:rPr>
                <w:del w:id="29996" w:author="Phuong Truong Thi" w:date="2024-10-08T18:17:00Z"/>
                <w:rFonts w:eastAsia="Times New Roman"/>
                <w:szCs w:val="24"/>
                <w:lang w:val="vi-VN" w:eastAsia="vi-VN"/>
              </w:rPr>
            </w:pPr>
          </w:p>
        </w:tc>
        <w:tc>
          <w:tcPr>
            <w:tcW w:w="1875" w:type="dxa"/>
            <w:gridSpan w:val="2"/>
            <w:shd w:val="clear" w:color="auto" w:fill="auto"/>
            <w:vAlign w:val="center"/>
            <w:hideMark/>
            <w:tcPrChange w:id="29997" w:author="Phuong Truong Thi" w:date="2024-10-16T01:05:00Z">
              <w:tcPr>
                <w:tcW w:w="2025" w:type="dxa"/>
                <w:gridSpan w:val="4"/>
                <w:shd w:val="clear" w:color="auto" w:fill="auto"/>
                <w:vAlign w:val="center"/>
                <w:hideMark/>
              </w:tcPr>
            </w:tcPrChange>
          </w:tcPr>
          <w:p w14:paraId="69DDA497" w14:textId="3AD5BDB8" w:rsidR="00E12437" w:rsidRPr="00F72CF1" w:rsidDel="007E0F89" w:rsidRDefault="00E12437" w:rsidP="00E12437">
            <w:pPr>
              <w:spacing w:before="0" w:line="240" w:lineRule="auto"/>
              <w:contextualSpacing w:val="0"/>
              <w:rPr>
                <w:del w:id="29998" w:author="Phuong Truong Thi" w:date="2024-10-08T18:17:00Z"/>
                <w:rFonts w:ascii="Times New Roman" w:eastAsia="Times New Roman" w:hAnsi="Times New Roman"/>
                <w:sz w:val="24"/>
                <w:szCs w:val="24"/>
                <w:lang w:val="vi-VN" w:eastAsia="vi-VN"/>
              </w:rPr>
            </w:pPr>
            <w:del w:id="29999" w:author="Phuong Truong Thi" w:date="2024-10-08T18:17:00Z">
              <w:r w:rsidRPr="00F72CF1" w:rsidDel="007E0F89">
                <w:rPr>
                  <w:rFonts w:ascii="Times New Roman" w:hAnsi="Times New Roman"/>
                  <w:color w:val="000000"/>
                  <w:sz w:val="24"/>
                  <w:szCs w:val="24"/>
                </w:rPr>
                <w:delText>Tên CBBH tháng trước</w:delText>
              </w:r>
            </w:del>
          </w:p>
        </w:tc>
        <w:tc>
          <w:tcPr>
            <w:tcW w:w="2387" w:type="dxa"/>
            <w:vAlign w:val="center"/>
            <w:tcPrChange w:id="30000" w:author="Phuong Truong Thi" w:date="2024-10-16T01:05:00Z">
              <w:tcPr>
                <w:tcW w:w="2790" w:type="dxa"/>
                <w:gridSpan w:val="2"/>
                <w:vAlign w:val="center"/>
              </w:tcPr>
            </w:tcPrChange>
          </w:tcPr>
          <w:p w14:paraId="7F484871" w14:textId="5448FD64" w:rsidR="00E12437" w:rsidRPr="00126368" w:rsidDel="007E0F89" w:rsidRDefault="00E12437" w:rsidP="00E12437">
            <w:pPr>
              <w:spacing w:before="0" w:line="240" w:lineRule="auto"/>
              <w:contextualSpacing w:val="0"/>
              <w:rPr>
                <w:del w:id="30001" w:author="Phuong Truong Thi" w:date="2024-10-08T18:17:00Z"/>
                <w:rFonts w:ascii="Times New Roman" w:eastAsia="Times New Roman" w:hAnsi="Times New Roman"/>
                <w:color w:val="000000"/>
                <w:sz w:val="24"/>
                <w:szCs w:val="24"/>
                <w:lang w:val="vi-VN" w:eastAsia="vi-VN"/>
              </w:rPr>
            </w:pPr>
            <w:del w:id="30002" w:author="Phuong Truong Thi" w:date="2024-10-08T18:17:00Z">
              <w:r w:rsidRPr="00126368" w:rsidDel="007E0F89">
                <w:rPr>
                  <w:rFonts w:ascii="Times New Roman" w:hAnsi="Times New Roman"/>
                  <w:color w:val="000000"/>
                  <w:sz w:val="24"/>
                  <w:szCs w:val="24"/>
                  <w:lang w:val="vi-VN"/>
                </w:rPr>
                <w:delText>Tên CBBH phụ trách khách hàng thời điểm ngày cuối cùng tháng trước</w:delText>
              </w:r>
            </w:del>
          </w:p>
        </w:tc>
        <w:tc>
          <w:tcPr>
            <w:tcW w:w="1074" w:type="dxa"/>
            <w:tcPrChange w:id="30003" w:author="Phuong Truong Thi" w:date="2024-10-16T01:05:00Z">
              <w:tcPr>
                <w:tcW w:w="1080" w:type="dxa"/>
                <w:gridSpan w:val="2"/>
              </w:tcPr>
            </w:tcPrChange>
          </w:tcPr>
          <w:p w14:paraId="7401053E" w14:textId="6AAF5369" w:rsidR="00E12437" w:rsidRPr="00F72CF1" w:rsidDel="007E0F89" w:rsidRDefault="00E12437" w:rsidP="00E12437">
            <w:pPr>
              <w:spacing w:before="0" w:line="240" w:lineRule="auto"/>
              <w:contextualSpacing w:val="0"/>
              <w:rPr>
                <w:del w:id="30004" w:author="Phuong Truong Thi" w:date="2024-10-08T18:17:00Z"/>
                <w:rFonts w:ascii="Times New Roman" w:eastAsia="Times New Roman" w:hAnsi="Times New Roman"/>
                <w:color w:val="000000"/>
                <w:sz w:val="24"/>
                <w:szCs w:val="24"/>
                <w:lang w:eastAsia="vi-VN"/>
              </w:rPr>
            </w:pPr>
            <w:ins w:id="30005" w:author="thu nga" w:date="2024-09-30T16:38:00Z">
              <w:del w:id="30006" w:author="Phuong Truong Thi" w:date="2024-10-08T18:17:00Z">
                <w:r w:rsidRPr="0069233A" w:rsidDel="007E0F89">
                  <w:rPr>
                    <w:rFonts w:ascii="Times New Roman" w:hAnsi="Times New Roman"/>
                    <w:color w:val="000000"/>
                    <w:sz w:val="24"/>
                    <w:szCs w:val="24"/>
                    <w:lang w:val="vi-VN"/>
                  </w:rPr>
                  <w:delText>EZ/T24</w:delText>
                </w:r>
              </w:del>
            </w:ins>
          </w:p>
        </w:tc>
        <w:tc>
          <w:tcPr>
            <w:tcW w:w="1074" w:type="dxa"/>
            <w:tcPrChange w:id="30007" w:author="Phuong Truong Thi" w:date="2024-10-16T01:05:00Z">
              <w:tcPr>
                <w:tcW w:w="1080" w:type="dxa"/>
                <w:gridSpan w:val="2"/>
              </w:tcPr>
            </w:tcPrChange>
          </w:tcPr>
          <w:p w14:paraId="77002A0A" w14:textId="373281AD" w:rsidR="00E12437" w:rsidRPr="0061058B" w:rsidDel="007E0F89" w:rsidRDefault="00E12437" w:rsidP="00E12437">
            <w:pPr>
              <w:spacing w:before="0" w:line="240" w:lineRule="auto"/>
              <w:contextualSpacing w:val="0"/>
              <w:rPr>
                <w:del w:id="30008" w:author="Phuong Truong Thi" w:date="2024-10-08T18:17:00Z"/>
                <w:rFonts w:ascii="Times New Roman" w:eastAsia="Times New Roman" w:hAnsi="Times New Roman"/>
                <w:sz w:val="24"/>
                <w:szCs w:val="24"/>
                <w:lang w:val="vi-VN" w:eastAsia="vi-VN"/>
                <w:rPrChange w:id="30009" w:author="thu nga" w:date="2024-09-30T16:31:00Z">
                  <w:rPr>
                    <w:del w:id="30010" w:author="Phuong Truong Thi" w:date="2024-10-08T18:17:00Z"/>
                    <w:rFonts w:ascii="Times New Roman" w:eastAsia="Times New Roman" w:hAnsi="Times New Roman"/>
                    <w:sz w:val="24"/>
                    <w:szCs w:val="24"/>
                    <w:lang w:eastAsia="vi-VN"/>
                  </w:rPr>
                </w:rPrChange>
              </w:rPr>
            </w:pPr>
            <w:del w:id="30011" w:author="Phuong Truong Thi" w:date="2024-10-08T18:17:00Z">
              <w:r w:rsidRPr="00F72CF1" w:rsidDel="007E0F89">
                <w:rPr>
                  <w:rFonts w:ascii="Times New Roman" w:eastAsia="Times New Roman" w:hAnsi="Times New Roman"/>
                  <w:color w:val="000000"/>
                  <w:sz w:val="24"/>
                  <w:szCs w:val="24"/>
                  <w:lang w:eastAsia="vi-VN"/>
                </w:rPr>
                <w:delText>Text</w:delText>
              </w:r>
            </w:del>
            <w:ins w:id="30012" w:author="thu nga" w:date="2024-09-30T16:31:00Z">
              <w:del w:id="30013" w:author="Phuong Truong Thi" w:date="2024-10-08T18:17:00Z">
                <w:r w:rsidDel="007E0F89">
                  <w:rPr>
                    <w:rFonts w:ascii="Times New Roman" w:eastAsia="Times New Roman" w:hAnsi="Times New Roman"/>
                    <w:color w:val="000000"/>
                    <w:sz w:val="24"/>
                    <w:szCs w:val="24"/>
                    <w:lang w:val="vi-VN" w:eastAsia="vi-VN"/>
                  </w:rPr>
                  <w:delText>link</w:delText>
                </w:r>
              </w:del>
            </w:ins>
          </w:p>
        </w:tc>
        <w:tc>
          <w:tcPr>
            <w:tcW w:w="851" w:type="dxa"/>
            <w:shd w:val="clear" w:color="auto" w:fill="auto"/>
            <w:noWrap/>
            <w:vAlign w:val="center"/>
            <w:tcPrChange w:id="30014" w:author="Phuong Truong Thi" w:date="2024-10-16T01:05:00Z">
              <w:tcPr>
                <w:tcW w:w="1535" w:type="dxa"/>
                <w:gridSpan w:val="3"/>
                <w:shd w:val="clear" w:color="auto" w:fill="auto"/>
                <w:noWrap/>
                <w:vAlign w:val="center"/>
              </w:tcPr>
            </w:tcPrChange>
          </w:tcPr>
          <w:p w14:paraId="5C59C521" w14:textId="27A5AC28" w:rsidR="00E12437" w:rsidRPr="00F72CF1" w:rsidDel="007E0F89" w:rsidRDefault="00E12437" w:rsidP="00E12437">
            <w:pPr>
              <w:spacing w:before="0" w:line="240" w:lineRule="auto"/>
              <w:contextualSpacing w:val="0"/>
              <w:rPr>
                <w:del w:id="30015" w:author="Phuong Truong Thi" w:date="2024-10-08T18:17:00Z"/>
                <w:rFonts w:ascii="Times New Roman" w:eastAsia="Times New Roman" w:hAnsi="Times New Roman"/>
                <w:sz w:val="24"/>
                <w:szCs w:val="24"/>
                <w:lang w:val="vi-VN" w:eastAsia="vi-VN"/>
              </w:rPr>
            </w:pPr>
          </w:p>
        </w:tc>
        <w:tc>
          <w:tcPr>
            <w:tcW w:w="1074" w:type="dxa"/>
            <w:tcPrChange w:id="30016" w:author="Phuong Truong Thi" w:date="2024-10-16T01:05:00Z">
              <w:tcPr>
                <w:tcW w:w="1080" w:type="dxa"/>
              </w:tcPr>
            </w:tcPrChange>
          </w:tcPr>
          <w:p w14:paraId="5D2FCEF5" w14:textId="7E1FBFB4" w:rsidR="00E12437" w:rsidRPr="00F72CF1" w:rsidDel="007E0F89" w:rsidRDefault="00E12437" w:rsidP="00E12437">
            <w:pPr>
              <w:spacing w:before="0" w:line="240" w:lineRule="auto"/>
              <w:contextualSpacing w:val="0"/>
              <w:jc w:val="center"/>
              <w:rPr>
                <w:del w:id="30017" w:author="Phuong Truong Thi" w:date="2024-10-08T18:17:00Z"/>
                <w:rFonts w:ascii="Times New Roman" w:eastAsia="Times New Roman" w:hAnsi="Times New Roman"/>
                <w:sz w:val="24"/>
                <w:szCs w:val="24"/>
                <w:lang w:val="vi-VN" w:eastAsia="vi-VN"/>
              </w:rPr>
            </w:pPr>
            <w:del w:id="30018" w:author="Phuong Truong Thi" w:date="2024-10-08T18:17:00Z">
              <w:r w:rsidRPr="00F72CF1" w:rsidDel="007E0F89">
                <w:rPr>
                  <w:rFonts w:ascii="Times New Roman" w:eastAsia="Times New Roman" w:hAnsi="Times New Roman"/>
                  <w:sz w:val="24"/>
                  <w:szCs w:val="24"/>
                  <w:lang w:eastAsia="vi-VN"/>
                </w:rPr>
                <w:delText>N</w:delText>
              </w:r>
            </w:del>
          </w:p>
        </w:tc>
      </w:tr>
      <w:tr w:rsidR="00E12437" w:rsidRPr="00F72CF1" w:rsidDel="007E0F89" w14:paraId="7EF13791" w14:textId="63895E3C" w:rsidTr="00F868EA">
        <w:trPr>
          <w:gridAfter w:val="1"/>
          <w:wAfter w:w="15" w:type="dxa"/>
          <w:trHeight w:val="276"/>
          <w:del w:id="30019" w:author="Phuong Truong Thi" w:date="2024-10-08T18:17:00Z"/>
          <w:trPrChange w:id="30020" w:author="Phuong Truong Thi" w:date="2024-10-16T01:05:00Z">
            <w:trPr>
              <w:trHeight w:val="276"/>
            </w:trPr>
          </w:trPrChange>
        </w:trPr>
        <w:tc>
          <w:tcPr>
            <w:tcW w:w="802" w:type="dxa"/>
            <w:shd w:val="clear" w:color="auto" w:fill="auto"/>
            <w:vAlign w:val="center"/>
            <w:tcPrChange w:id="30021" w:author="Phuong Truong Thi" w:date="2024-10-16T01:05:00Z">
              <w:tcPr>
                <w:tcW w:w="670" w:type="dxa"/>
                <w:shd w:val="clear" w:color="auto" w:fill="auto"/>
                <w:vAlign w:val="center"/>
              </w:tcPr>
            </w:tcPrChange>
          </w:tcPr>
          <w:p w14:paraId="7F4FBC96" w14:textId="5E69D228" w:rsidR="00E12437" w:rsidRPr="00F72CF1" w:rsidDel="007E0F89" w:rsidRDefault="00E12437" w:rsidP="00E12437">
            <w:pPr>
              <w:pStyle w:val="ListParagraph"/>
              <w:numPr>
                <w:ilvl w:val="0"/>
                <w:numId w:val="76"/>
              </w:numPr>
              <w:spacing w:before="0" w:line="240" w:lineRule="auto"/>
              <w:contextualSpacing w:val="0"/>
              <w:jc w:val="left"/>
              <w:rPr>
                <w:del w:id="30022" w:author="Phuong Truong Thi" w:date="2024-10-08T18:17:00Z"/>
                <w:rFonts w:eastAsia="Times New Roman"/>
                <w:szCs w:val="24"/>
                <w:lang w:val="vi-VN" w:eastAsia="vi-VN"/>
              </w:rPr>
            </w:pPr>
          </w:p>
        </w:tc>
        <w:tc>
          <w:tcPr>
            <w:tcW w:w="1875" w:type="dxa"/>
            <w:gridSpan w:val="2"/>
            <w:shd w:val="clear" w:color="auto" w:fill="auto"/>
            <w:vAlign w:val="center"/>
            <w:hideMark/>
            <w:tcPrChange w:id="30023" w:author="Phuong Truong Thi" w:date="2024-10-16T01:05:00Z">
              <w:tcPr>
                <w:tcW w:w="2025" w:type="dxa"/>
                <w:gridSpan w:val="4"/>
                <w:shd w:val="clear" w:color="auto" w:fill="auto"/>
                <w:vAlign w:val="center"/>
                <w:hideMark/>
              </w:tcPr>
            </w:tcPrChange>
          </w:tcPr>
          <w:p w14:paraId="3102BB28" w14:textId="2CDE3FC7" w:rsidR="00E12437" w:rsidRPr="00F72CF1" w:rsidDel="007E0F89" w:rsidRDefault="00E12437" w:rsidP="00E12437">
            <w:pPr>
              <w:spacing w:before="0" w:line="240" w:lineRule="auto"/>
              <w:contextualSpacing w:val="0"/>
              <w:rPr>
                <w:del w:id="30024" w:author="Phuong Truong Thi" w:date="2024-10-08T18:17:00Z"/>
                <w:rFonts w:ascii="Times New Roman" w:eastAsia="Times New Roman" w:hAnsi="Times New Roman"/>
                <w:sz w:val="24"/>
                <w:szCs w:val="24"/>
                <w:lang w:val="vi-VN" w:eastAsia="vi-VN"/>
              </w:rPr>
            </w:pPr>
            <w:del w:id="30025" w:author="Phuong Truong Thi" w:date="2024-10-08T18:17:00Z">
              <w:r w:rsidRPr="00126368" w:rsidDel="007E0F89">
                <w:rPr>
                  <w:rFonts w:ascii="Times New Roman" w:hAnsi="Times New Roman"/>
                  <w:color w:val="000000"/>
                  <w:sz w:val="24"/>
                  <w:szCs w:val="24"/>
                  <w:lang w:val="vi-VN"/>
                </w:rPr>
                <w:delText>Mã DAO CBBH tháng này</w:delText>
              </w:r>
            </w:del>
          </w:p>
        </w:tc>
        <w:tc>
          <w:tcPr>
            <w:tcW w:w="2387" w:type="dxa"/>
            <w:vAlign w:val="center"/>
            <w:tcPrChange w:id="30026" w:author="Phuong Truong Thi" w:date="2024-10-16T01:05:00Z">
              <w:tcPr>
                <w:tcW w:w="2790" w:type="dxa"/>
                <w:gridSpan w:val="2"/>
                <w:vAlign w:val="center"/>
              </w:tcPr>
            </w:tcPrChange>
          </w:tcPr>
          <w:p w14:paraId="6B8CA808" w14:textId="4AF7C02B" w:rsidR="00E12437" w:rsidRPr="00126368" w:rsidDel="007E0F89" w:rsidRDefault="00E12437" w:rsidP="00E12437">
            <w:pPr>
              <w:spacing w:before="0" w:line="240" w:lineRule="auto"/>
              <w:contextualSpacing w:val="0"/>
              <w:rPr>
                <w:del w:id="30027" w:author="Phuong Truong Thi" w:date="2024-10-08T18:17:00Z"/>
                <w:rFonts w:ascii="Times New Roman" w:eastAsia="Times New Roman" w:hAnsi="Times New Roman"/>
                <w:color w:val="000000"/>
                <w:sz w:val="24"/>
                <w:szCs w:val="24"/>
                <w:lang w:val="vi-VN" w:eastAsia="vi-VN"/>
              </w:rPr>
            </w:pPr>
            <w:del w:id="30028" w:author="Phuong Truong Thi" w:date="2024-10-08T18:17:00Z">
              <w:r w:rsidRPr="00126368" w:rsidDel="007E0F89">
                <w:rPr>
                  <w:rFonts w:ascii="Times New Roman" w:hAnsi="Times New Roman"/>
                  <w:color w:val="000000"/>
                  <w:sz w:val="24"/>
                  <w:szCs w:val="24"/>
                  <w:lang w:val="vi-VN"/>
                </w:rPr>
                <w:delText>Mã DAO CBBH phụ trách KH hiện tại</w:delText>
              </w:r>
            </w:del>
          </w:p>
        </w:tc>
        <w:tc>
          <w:tcPr>
            <w:tcW w:w="1074" w:type="dxa"/>
            <w:tcPrChange w:id="30029" w:author="Phuong Truong Thi" w:date="2024-10-16T01:05:00Z">
              <w:tcPr>
                <w:tcW w:w="1080" w:type="dxa"/>
                <w:gridSpan w:val="2"/>
              </w:tcPr>
            </w:tcPrChange>
          </w:tcPr>
          <w:p w14:paraId="4D4EF345" w14:textId="520D109C" w:rsidR="00E12437" w:rsidRPr="00F72CF1" w:rsidDel="007E0F89" w:rsidRDefault="00E12437" w:rsidP="00E12437">
            <w:pPr>
              <w:spacing w:before="0" w:line="240" w:lineRule="auto"/>
              <w:contextualSpacing w:val="0"/>
              <w:rPr>
                <w:del w:id="30030" w:author="Phuong Truong Thi" w:date="2024-10-08T18:17:00Z"/>
                <w:rFonts w:ascii="Times New Roman" w:eastAsia="Times New Roman" w:hAnsi="Times New Roman"/>
                <w:color w:val="000000"/>
                <w:sz w:val="24"/>
                <w:szCs w:val="24"/>
                <w:lang w:eastAsia="vi-VN"/>
              </w:rPr>
            </w:pPr>
            <w:ins w:id="30031" w:author="thu nga" w:date="2024-09-30T16:38:00Z">
              <w:del w:id="30032" w:author="Phuong Truong Thi" w:date="2024-10-08T18:17:00Z">
                <w:r w:rsidRPr="0069233A" w:rsidDel="007E0F89">
                  <w:rPr>
                    <w:rFonts w:ascii="Times New Roman" w:hAnsi="Times New Roman"/>
                    <w:color w:val="000000"/>
                    <w:sz w:val="24"/>
                    <w:szCs w:val="24"/>
                    <w:lang w:val="vi-VN"/>
                  </w:rPr>
                  <w:delText>EZ/T24</w:delText>
                </w:r>
              </w:del>
            </w:ins>
          </w:p>
        </w:tc>
        <w:tc>
          <w:tcPr>
            <w:tcW w:w="1074" w:type="dxa"/>
            <w:tcPrChange w:id="30033" w:author="Phuong Truong Thi" w:date="2024-10-16T01:05:00Z">
              <w:tcPr>
                <w:tcW w:w="1080" w:type="dxa"/>
                <w:gridSpan w:val="2"/>
              </w:tcPr>
            </w:tcPrChange>
          </w:tcPr>
          <w:p w14:paraId="50D2C054" w14:textId="59EE4A23" w:rsidR="00E12437" w:rsidRPr="00F72CF1" w:rsidDel="007E0F89" w:rsidRDefault="00E12437" w:rsidP="00E12437">
            <w:pPr>
              <w:spacing w:before="0" w:line="240" w:lineRule="auto"/>
              <w:contextualSpacing w:val="0"/>
              <w:rPr>
                <w:del w:id="30034" w:author="Phuong Truong Thi" w:date="2024-10-08T18:17:00Z"/>
                <w:rFonts w:ascii="Times New Roman" w:eastAsia="Times New Roman" w:hAnsi="Times New Roman"/>
                <w:sz w:val="24"/>
                <w:szCs w:val="24"/>
                <w:lang w:eastAsia="vi-VN"/>
              </w:rPr>
            </w:pPr>
            <w:del w:id="30035"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30036" w:author="Phuong Truong Thi" w:date="2024-10-16T01:05:00Z">
              <w:tcPr>
                <w:tcW w:w="1535" w:type="dxa"/>
                <w:gridSpan w:val="3"/>
                <w:shd w:val="clear" w:color="auto" w:fill="auto"/>
                <w:noWrap/>
                <w:vAlign w:val="center"/>
              </w:tcPr>
            </w:tcPrChange>
          </w:tcPr>
          <w:p w14:paraId="40292557" w14:textId="259F1754" w:rsidR="00E12437" w:rsidRPr="00F72CF1" w:rsidDel="007E0F89" w:rsidRDefault="00E12437" w:rsidP="00E12437">
            <w:pPr>
              <w:spacing w:before="0" w:line="240" w:lineRule="auto"/>
              <w:contextualSpacing w:val="0"/>
              <w:rPr>
                <w:del w:id="30037" w:author="Phuong Truong Thi" w:date="2024-10-08T18:17:00Z"/>
                <w:rFonts w:ascii="Times New Roman" w:eastAsia="Times New Roman" w:hAnsi="Times New Roman"/>
                <w:sz w:val="24"/>
                <w:szCs w:val="24"/>
                <w:lang w:val="vi-VN" w:eastAsia="vi-VN"/>
              </w:rPr>
            </w:pPr>
          </w:p>
        </w:tc>
        <w:tc>
          <w:tcPr>
            <w:tcW w:w="1074" w:type="dxa"/>
            <w:tcPrChange w:id="30038" w:author="Phuong Truong Thi" w:date="2024-10-16T01:05:00Z">
              <w:tcPr>
                <w:tcW w:w="1080" w:type="dxa"/>
              </w:tcPr>
            </w:tcPrChange>
          </w:tcPr>
          <w:p w14:paraId="2754E566" w14:textId="5E32F261" w:rsidR="00E12437" w:rsidRPr="00F72CF1" w:rsidDel="007E0F89" w:rsidRDefault="00E12437" w:rsidP="00E12437">
            <w:pPr>
              <w:spacing w:before="0" w:line="240" w:lineRule="auto"/>
              <w:contextualSpacing w:val="0"/>
              <w:jc w:val="center"/>
              <w:rPr>
                <w:del w:id="30039" w:author="Phuong Truong Thi" w:date="2024-10-08T18:17:00Z"/>
                <w:rFonts w:ascii="Times New Roman" w:eastAsia="Times New Roman" w:hAnsi="Times New Roman"/>
                <w:sz w:val="24"/>
                <w:szCs w:val="24"/>
                <w:lang w:eastAsia="vi-VN"/>
              </w:rPr>
            </w:pPr>
            <w:del w:id="30040"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06FA6543" w14:textId="09C6038E" w:rsidTr="00F868EA">
        <w:trPr>
          <w:gridAfter w:val="1"/>
          <w:wAfter w:w="15" w:type="dxa"/>
          <w:trHeight w:val="276"/>
          <w:del w:id="30041" w:author="Phuong Truong Thi" w:date="2024-10-08T18:17:00Z"/>
          <w:trPrChange w:id="30042" w:author="Phuong Truong Thi" w:date="2024-10-16T01:05:00Z">
            <w:trPr>
              <w:trHeight w:val="276"/>
            </w:trPr>
          </w:trPrChange>
        </w:trPr>
        <w:tc>
          <w:tcPr>
            <w:tcW w:w="802" w:type="dxa"/>
            <w:shd w:val="clear" w:color="auto" w:fill="auto"/>
            <w:vAlign w:val="center"/>
            <w:tcPrChange w:id="30043" w:author="Phuong Truong Thi" w:date="2024-10-16T01:05:00Z">
              <w:tcPr>
                <w:tcW w:w="670" w:type="dxa"/>
                <w:shd w:val="clear" w:color="auto" w:fill="auto"/>
                <w:vAlign w:val="center"/>
              </w:tcPr>
            </w:tcPrChange>
          </w:tcPr>
          <w:p w14:paraId="06EDBAC1" w14:textId="27F10C53" w:rsidR="00E12437" w:rsidRPr="00F72CF1" w:rsidDel="007E0F89" w:rsidRDefault="00E12437" w:rsidP="00E12437">
            <w:pPr>
              <w:pStyle w:val="ListParagraph"/>
              <w:numPr>
                <w:ilvl w:val="0"/>
                <w:numId w:val="76"/>
              </w:numPr>
              <w:spacing w:before="0" w:line="240" w:lineRule="auto"/>
              <w:contextualSpacing w:val="0"/>
              <w:jc w:val="left"/>
              <w:rPr>
                <w:del w:id="30044" w:author="Phuong Truong Thi" w:date="2024-10-08T18:17:00Z"/>
                <w:rFonts w:eastAsia="Times New Roman"/>
                <w:szCs w:val="24"/>
                <w:lang w:val="vi-VN" w:eastAsia="vi-VN"/>
              </w:rPr>
            </w:pPr>
          </w:p>
        </w:tc>
        <w:tc>
          <w:tcPr>
            <w:tcW w:w="1875" w:type="dxa"/>
            <w:gridSpan w:val="2"/>
            <w:shd w:val="clear" w:color="auto" w:fill="auto"/>
            <w:vAlign w:val="center"/>
            <w:tcPrChange w:id="30045" w:author="Phuong Truong Thi" w:date="2024-10-16T01:05:00Z">
              <w:tcPr>
                <w:tcW w:w="2025" w:type="dxa"/>
                <w:gridSpan w:val="4"/>
                <w:shd w:val="clear" w:color="auto" w:fill="auto"/>
                <w:vAlign w:val="center"/>
              </w:tcPr>
            </w:tcPrChange>
          </w:tcPr>
          <w:p w14:paraId="69222200" w14:textId="76D31B6C" w:rsidR="00E12437" w:rsidRPr="00F72CF1" w:rsidDel="007E0F89" w:rsidRDefault="00E12437" w:rsidP="00E12437">
            <w:pPr>
              <w:spacing w:before="0" w:line="240" w:lineRule="auto"/>
              <w:contextualSpacing w:val="0"/>
              <w:rPr>
                <w:del w:id="30046" w:author="Phuong Truong Thi" w:date="2024-10-08T18:17:00Z"/>
                <w:rFonts w:ascii="Times New Roman" w:hAnsi="Times New Roman"/>
                <w:sz w:val="24"/>
                <w:szCs w:val="24"/>
              </w:rPr>
            </w:pPr>
            <w:del w:id="30047" w:author="Phuong Truong Thi" w:date="2024-10-08T18:17:00Z">
              <w:r w:rsidRPr="00F72CF1" w:rsidDel="007E0F89">
                <w:rPr>
                  <w:rFonts w:ascii="Times New Roman" w:hAnsi="Times New Roman"/>
                  <w:color w:val="000000"/>
                  <w:sz w:val="24"/>
                  <w:szCs w:val="24"/>
                </w:rPr>
                <w:delText>Tên CBBH tháng này</w:delText>
              </w:r>
            </w:del>
          </w:p>
        </w:tc>
        <w:tc>
          <w:tcPr>
            <w:tcW w:w="2387" w:type="dxa"/>
            <w:vAlign w:val="center"/>
            <w:tcPrChange w:id="30048" w:author="Phuong Truong Thi" w:date="2024-10-16T01:05:00Z">
              <w:tcPr>
                <w:tcW w:w="2790" w:type="dxa"/>
                <w:gridSpan w:val="2"/>
                <w:vAlign w:val="center"/>
              </w:tcPr>
            </w:tcPrChange>
          </w:tcPr>
          <w:p w14:paraId="27DF8569" w14:textId="2055310C" w:rsidR="00E12437" w:rsidRPr="00F72CF1" w:rsidDel="007E0F89" w:rsidRDefault="00E12437" w:rsidP="00E12437">
            <w:pPr>
              <w:spacing w:before="0" w:line="240" w:lineRule="auto"/>
              <w:contextualSpacing w:val="0"/>
              <w:rPr>
                <w:del w:id="30049" w:author="Phuong Truong Thi" w:date="2024-10-08T18:17:00Z"/>
                <w:rFonts w:ascii="Times New Roman" w:eastAsia="Times New Roman" w:hAnsi="Times New Roman"/>
                <w:color w:val="000000"/>
                <w:sz w:val="24"/>
                <w:szCs w:val="24"/>
                <w:lang w:eastAsia="vi-VN"/>
              </w:rPr>
            </w:pPr>
            <w:del w:id="30050" w:author="Phuong Truong Thi" w:date="2024-10-08T18:17:00Z">
              <w:r w:rsidRPr="00F72CF1" w:rsidDel="007E0F89">
                <w:rPr>
                  <w:rFonts w:ascii="Times New Roman" w:hAnsi="Times New Roman"/>
                  <w:color w:val="000000"/>
                  <w:sz w:val="24"/>
                  <w:szCs w:val="24"/>
                </w:rPr>
                <w:delText xml:space="preserve">Tên CBBH phụ trách khách hàng hiện tại </w:delText>
              </w:r>
            </w:del>
          </w:p>
        </w:tc>
        <w:tc>
          <w:tcPr>
            <w:tcW w:w="1074" w:type="dxa"/>
            <w:tcPrChange w:id="30051" w:author="Phuong Truong Thi" w:date="2024-10-16T01:05:00Z">
              <w:tcPr>
                <w:tcW w:w="1080" w:type="dxa"/>
                <w:gridSpan w:val="2"/>
              </w:tcPr>
            </w:tcPrChange>
          </w:tcPr>
          <w:p w14:paraId="2FF7103C" w14:textId="7140F289" w:rsidR="00E12437" w:rsidRPr="00F72CF1" w:rsidDel="007E0F89" w:rsidRDefault="00E12437" w:rsidP="00E12437">
            <w:pPr>
              <w:spacing w:before="0" w:line="240" w:lineRule="auto"/>
              <w:contextualSpacing w:val="0"/>
              <w:rPr>
                <w:del w:id="30052" w:author="Phuong Truong Thi" w:date="2024-10-08T18:17:00Z"/>
                <w:rFonts w:ascii="Times New Roman" w:eastAsia="Times New Roman" w:hAnsi="Times New Roman"/>
                <w:color w:val="000000"/>
                <w:sz w:val="24"/>
                <w:szCs w:val="24"/>
                <w:lang w:eastAsia="vi-VN"/>
              </w:rPr>
            </w:pPr>
            <w:ins w:id="30053" w:author="thu nga" w:date="2024-09-30T16:38:00Z">
              <w:del w:id="30054" w:author="Phuong Truong Thi" w:date="2024-10-08T18:17:00Z">
                <w:r w:rsidRPr="0069233A" w:rsidDel="007E0F89">
                  <w:rPr>
                    <w:rFonts w:ascii="Times New Roman" w:hAnsi="Times New Roman"/>
                    <w:color w:val="000000"/>
                    <w:sz w:val="24"/>
                    <w:szCs w:val="24"/>
                    <w:lang w:val="vi-VN"/>
                  </w:rPr>
                  <w:delText>EZ/T24</w:delText>
                </w:r>
              </w:del>
            </w:ins>
          </w:p>
        </w:tc>
        <w:tc>
          <w:tcPr>
            <w:tcW w:w="1074" w:type="dxa"/>
            <w:tcPrChange w:id="30055" w:author="Phuong Truong Thi" w:date="2024-10-16T01:05:00Z">
              <w:tcPr>
                <w:tcW w:w="1080" w:type="dxa"/>
                <w:gridSpan w:val="2"/>
              </w:tcPr>
            </w:tcPrChange>
          </w:tcPr>
          <w:p w14:paraId="5D7F5A6D" w14:textId="5B6E8216" w:rsidR="00E12437" w:rsidRPr="00F72CF1" w:rsidDel="007E0F89" w:rsidRDefault="00E12437" w:rsidP="00E12437">
            <w:pPr>
              <w:spacing w:before="0" w:line="240" w:lineRule="auto"/>
              <w:contextualSpacing w:val="0"/>
              <w:rPr>
                <w:del w:id="30056" w:author="Phuong Truong Thi" w:date="2024-10-08T18:17:00Z"/>
                <w:rFonts w:ascii="Times New Roman" w:eastAsia="Times New Roman" w:hAnsi="Times New Roman"/>
                <w:sz w:val="24"/>
                <w:szCs w:val="24"/>
                <w:lang w:eastAsia="vi-VN"/>
              </w:rPr>
            </w:pPr>
            <w:del w:id="30057"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30058" w:author="Phuong Truong Thi" w:date="2024-10-16T01:05:00Z">
              <w:tcPr>
                <w:tcW w:w="1535" w:type="dxa"/>
                <w:gridSpan w:val="3"/>
                <w:shd w:val="clear" w:color="auto" w:fill="auto"/>
                <w:noWrap/>
                <w:vAlign w:val="center"/>
              </w:tcPr>
            </w:tcPrChange>
          </w:tcPr>
          <w:p w14:paraId="79BCEE2C" w14:textId="39815A36" w:rsidR="00E12437" w:rsidRPr="00F72CF1" w:rsidDel="007E0F89" w:rsidRDefault="00E12437" w:rsidP="00E12437">
            <w:pPr>
              <w:spacing w:before="0" w:line="240" w:lineRule="auto"/>
              <w:contextualSpacing w:val="0"/>
              <w:rPr>
                <w:del w:id="30059" w:author="Phuong Truong Thi" w:date="2024-10-08T18:17:00Z"/>
                <w:rFonts w:ascii="Times New Roman" w:eastAsia="Times New Roman" w:hAnsi="Times New Roman"/>
                <w:sz w:val="24"/>
                <w:szCs w:val="24"/>
                <w:lang w:val="vi-VN" w:eastAsia="vi-VN"/>
              </w:rPr>
            </w:pPr>
          </w:p>
        </w:tc>
        <w:tc>
          <w:tcPr>
            <w:tcW w:w="1074" w:type="dxa"/>
            <w:tcPrChange w:id="30060" w:author="Phuong Truong Thi" w:date="2024-10-16T01:05:00Z">
              <w:tcPr>
                <w:tcW w:w="1080" w:type="dxa"/>
              </w:tcPr>
            </w:tcPrChange>
          </w:tcPr>
          <w:p w14:paraId="7AE38F39" w14:textId="5A730650" w:rsidR="00E12437" w:rsidRPr="00F72CF1" w:rsidDel="007E0F89" w:rsidRDefault="00E12437" w:rsidP="00E12437">
            <w:pPr>
              <w:spacing w:before="0" w:line="240" w:lineRule="auto"/>
              <w:contextualSpacing w:val="0"/>
              <w:jc w:val="center"/>
              <w:rPr>
                <w:del w:id="30061" w:author="Phuong Truong Thi" w:date="2024-10-08T18:17:00Z"/>
                <w:rFonts w:ascii="Times New Roman" w:eastAsia="Times New Roman" w:hAnsi="Times New Roman"/>
                <w:sz w:val="24"/>
                <w:szCs w:val="24"/>
                <w:lang w:val="vi-VN" w:eastAsia="vi-VN"/>
              </w:rPr>
            </w:pPr>
            <w:del w:id="30062" w:author="Phuong Truong Thi" w:date="2024-10-08T18:17:00Z">
              <w:r w:rsidRPr="00F72CF1" w:rsidDel="007E0F89">
                <w:rPr>
                  <w:rFonts w:ascii="Times New Roman" w:eastAsia="Times New Roman" w:hAnsi="Times New Roman"/>
                  <w:sz w:val="24"/>
                  <w:szCs w:val="24"/>
                  <w:lang w:eastAsia="vi-VN"/>
                </w:rPr>
                <w:delText>N</w:delText>
              </w:r>
            </w:del>
          </w:p>
        </w:tc>
      </w:tr>
      <w:tr w:rsidR="0061058B" w:rsidRPr="00F72CF1" w:rsidDel="007E0F89" w14:paraId="7DDBAD20" w14:textId="06F7227D" w:rsidTr="00F868EA">
        <w:trPr>
          <w:gridAfter w:val="1"/>
          <w:wAfter w:w="15" w:type="dxa"/>
          <w:trHeight w:val="276"/>
          <w:del w:id="30063" w:author="Phuong Truong Thi" w:date="2024-10-08T18:17:00Z"/>
          <w:trPrChange w:id="30064" w:author="Phuong Truong Thi" w:date="2024-10-16T01:05:00Z">
            <w:trPr>
              <w:trHeight w:val="276"/>
            </w:trPr>
          </w:trPrChange>
        </w:trPr>
        <w:tc>
          <w:tcPr>
            <w:tcW w:w="802" w:type="dxa"/>
            <w:shd w:val="clear" w:color="auto" w:fill="auto"/>
            <w:vAlign w:val="center"/>
            <w:tcPrChange w:id="30065" w:author="Phuong Truong Thi" w:date="2024-10-16T01:05:00Z">
              <w:tcPr>
                <w:tcW w:w="670" w:type="dxa"/>
                <w:shd w:val="clear" w:color="auto" w:fill="auto"/>
                <w:vAlign w:val="center"/>
              </w:tcPr>
            </w:tcPrChange>
          </w:tcPr>
          <w:p w14:paraId="4F0B7004" w14:textId="0C8325EC" w:rsidR="0061058B" w:rsidRPr="00F72CF1" w:rsidDel="007E0F89" w:rsidRDefault="0061058B" w:rsidP="00A337D7">
            <w:pPr>
              <w:pStyle w:val="ListParagraph"/>
              <w:numPr>
                <w:ilvl w:val="0"/>
                <w:numId w:val="76"/>
              </w:numPr>
              <w:spacing w:before="0" w:line="240" w:lineRule="auto"/>
              <w:contextualSpacing w:val="0"/>
              <w:jc w:val="left"/>
              <w:rPr>
                <w:del w:id="30066" w:author="Phuong Truong Thi" w:date="2024-10-08T18:17:00Z"/>
                <w:rFonts w:eastAsia="Times New Roman"/>
                <w:szCs w:val="24"/>
                <w:lang w:val="vi-VN" w:eastAsia="vi-VN"/>
              </w:rPr>
            </w:pPr>
          </w:p>
        </w:tc>
        <w:tc>
          <w:tcPr>
            <w:tcW w:w="1875" w:type="dxa"/>
            <w:gridSpan w:val="2"/>
            <w:shd w:val="clear" w:color="auto" w:fill="auto"/>
            <w:vAlign w:val="center"/>
            <w:tcPrChange w:id="30067" w:author="Phuong Truong Thi" w:date="2024-10-16T01:05:00Z">
              <w:tcPr>
                <w:tcW w:w="2025" w:type="dxa"/>
                <w:gridSpan w:val="4"/>
                <w:shd w:val="clear" w:color="auto" w:fill="auto"/>
                <w:vAlign w:val="center"/>
              </w:tcPr>
            </w:tcPrChange>
          </w:tcPr>
          <w:p w14:paraId="04D51788" w14:textId="3A196E8B" w:rsidR="0061058B" w:rsidRPr="00F72CF1" w:rsidDel="007E0F89" w:rsidRDefault="0061058B" w:rsidP="00A337D7">
            <w:pPr>
              <w:spacing w:before="0" w:line="240" w:lineRule="auto"/>
              <w:contextualSpacing w:val="0"/>
              <w:rPr>
                <w:del w:id="30068" w:author="Phuong Truong Thi" w:date="2024-10-08T18:17:00Z"/>
                <w:rFonts w:ascii="Times New Roman" w:hAnsi="Times New Roman"/>
                <w:sz w:val="24"/>
                <w:szCs w:val="24"/>
              </w:rPr>
            </w:pPr>
            <w:del w:id="30069" w:author="Phuong Truong Thi" w:date="2024-10-08T18:17:00Z">
              <w:r w:rsidRPr="00F72CF1" w:rsidDel="007E0F89">
                <w:rPr>
                  <w:rFonts w:ascii="Times New Roman" w:hAnsi="Times New Roman"/>
                  <w:color w:val="000000"/>
                  <w:sz w:val="24"/>
                  <w:szCs w:val="24"/>
                </w:rPr>
                <w:delText>DAO ghi nhận net</w:delText>
              </w:r>
            </w:del>
          </w:p>
        </w:tc>
        <w:tc>
          <w:tcPr>
            <w:tcW w:w="2387" w:type="dxa"/>
            <w:vAlign w:val="center"/>
            <w:tcPrChange w:id="30070" w:author="Phuong Truong Thi" w:date="2024-10-16T01:05:00Z">
              <w:tcPr>
                <w:tcW w:w="2790" w:type="dxa"/>
                <w:gridSpan w:val="2"/>
                <w:vAlign w:val="center"/>
              </w:tcPr>
            </w:tcPrChange>
          </w:tcPr>
          <w:p w14:paraId="4154C3DE" w14:textId="78AC0BC0" w:rsidR="0061058B" w:rsidRPr="00F72CF1" w:rsidDel="007E0F89" w:rsidRDefault="0061058B" w:rsidP="00A337D7">
            <w:pPr>
              <w:spacing w:before="0" w:line="240" w:lineRule="auto"/>
              <w:contextualSpacing w:val="0"/>
              <w:rPr>
                <w:del w:id="30071" w:author="Phuong Truong Thi" w:date="2024-10-08T18:17:00Z"/>
                <w:rFonts w:ascii="Times New Roman" w:eastAsia="Times New Roman" w:hAnsi="Times New Roman"/>
                <w:color w:val="000000"/>
                <w:sz w:val="24"/>
                <w:szCs w:val="24"/>
                <w:lang w:eastAsia="vi-VN"/>
              </w:rPr>
            </w:pPr>
            <w:del w:id="30072" w:author="Phuong Truong Thi" w:date="2024-10-08T18:17:00Z">
              <w:r w:rsidRPr="00F72CF1" w:rsidDel="007E0F89">
                <w:rPr>
                  <w:rFonts w:ascii="Times New Roman" w:hAnsi="Times New Roman"/>
                  <w:color w:val="000000"/>
                  <w:sz w:val="24"/>
                  <w:szCs w:val="24"/>
                </w:rPr>
                <w:delText>Mã DAO CBBH ghi nhận net theo logic mục 2.1.2</w:delText>
              </w:r>
            </w:del>
          </w:p>
        </w:tc>
        <w:tc>
          <w:tcPr>
            <w:tcW w:w="1074" w:type="dxa"/>
            <w:tcPrChange w:id="30073" w:author="Phuong Truong Thi" w:date="2024-10-16T01:05:00Z">
              <w:tcPr>
                <w:tcW w:w="1080" w:type="dxa"/>
                <w:gridSpan w:val="2"/>
              </w:tcPr>
            </w:tcPrChange>
          </w:tcPr>
          <w:p w14:paraId="2EB3166F" w14:textId="2664E414" w:rsidR="0061058B" w:rsidRPr="00E12437" w:rsidDel="007E0F89" w:rsidRDefault="00E12437" w:rsidP="00A337D7">
            <w:pPr>
              <w:spacing w:before="0" w:line="240" w:lineRule="auto"/>
              <w:contextualSpacing w:val="0"/>
              <w:rPr>
                <w:del w:id="30074" w:author="Phuong Truong Thi" w:date="2024-10-08T18:17:00Z"/>
                <w:rFonts w:ascii="Times New Roman" w:eastAsia="Times New Roman" w:hAnsi="Times New Roman"/>
                <w:color w:val="000000"/>
                <w:sz w:val="24"/>
                <w:szCs w:val="24"/>
                <w:lang w:val="vi-VN" w:eastAsia="vi-VN"/>
                <w:rPrChange w:id="30075" w:author="thu nga" w:date="2024-09-30T16:38:00Z">
                  <w:rPr>
                    <w:del w:id="30076" w:author="Phuong Truong Thi" w:date="2024-10-08T18:17:00Z"/>
                    <w:rFonts w:ascii="Times New Roman" w:eastAsia="Times New Roman" w:hAnsi="Times New Roman"/>
                    <w:color w:val="000000"/>
                    <w:sz w:val="24"/>
                    <w:szCs w:val="24"/>
                    <w:lang w:eastAsia="vi-VN"/>
                  </w:rPr>
                </w:rPrChange>
              </w:rPr>
            </w:pPr>
            <w:ins w:id="30077" w:author="thu nga" w:date="2024-09-30T16:38:00Z">
              <w:del w:id="30078" w:author="Phuong Truong Thi" w:date="2024-10-08T18:17:00Z">
                <w:r w:rsidDel="007E0F89">
                  <w:rPr>
                    <w:rFonts w:ascii="Times New Roman" w:eastAsia="Times New Roman" w:hAnsi="Times New Roman"/>
                    <w:color w:val="000000"/>
                    <w:sz w:val="24"/>
                    <w:szCs w:val="24"/>
                    <w:lang w:val="vi-VN" w:eastAsia="vi-VN"/>
                  </w:rPr>
                  <w:delText>CRM</w:delText>
                </w:r>
              </w:del>
            </w:ins>
          </w:p>
        </w:tc>
        <w:tc>
          <w:tcPr>
            <w:tcW w:w="1074" w:type="dxa"/>
            <w:tcPrChange w:id="30079" w:author="Phuong Truong Thi" w:date="2024-10-16T01:05:00Z">
              <w:tcPr>
                <w:tcW w:w="1080" w:type="dxa"/>
                <w:gridSpan w:val="2"/>
              </w:tcPr>
            </w:tcPrChange>
          </w:tcPr>
          <w:p w14:paraId="7DF47A38" w14:textId="06ADC0D5" w:rsidR="0061058B" w:rsidRPr="00F72CF1" w:rsidDel="007E0F89" w:rsidRDefault="0061058B" w:rsidP="00A337D7">
            <w:pPr>
              <w:spacing w:before="0" w:line="240" w:lineRule="auto"/>
              <w:contextualSpacing w:val="0"/>
              <w:rPr>
                <w:del w:id="30080" w:author="Phuong Truong Thi" w:date="2024-10-08T18:17:00Z"/>
                <w:rFonts w:ascii="Times New Roman" w:eastAsia="Times New Roman" w:hAnsi="Times New Roman"/>
                <w:sz w:val="24"/>
                <w:szCs w:val="24"/>
                <w:lang w:eastAsia="vi-VN"/>
              </w:rPr>
            </w:pPr>
            <w:del w:id="30081" w:author="Phuong Truong Thi" w:date="2024-10-08T18:17:00Z">
              <w:r w:rsidRPr="00F72CF1" w:rsidDel="007E0F89">
                <w:rPr>
                  <w:rFonts w:ascii="Times New Roman" w:eastAsia="Times New Roman" w:hAnsi="Times New Roman"/>
                  <w:color w:val="000000"/>
                  <w:sz w:val="24"/>
                  <w:szCs w:val="24"/>
                  <w:lang w:eastAsia="vi-VN"/>
                </w:rPr>
                <w:delText>Text</w:delText>
              </w:r>
            </w:del>
          </w:p>
        </w:tc>
        <w:tc>
          <w:tcPr>
            <w:tcW w:w="851" w:type="dxa"/>
            <w:shd w:val="clear" w:color="auto" w:fill="auto"/>
            <w:noWrap/>
            <w:vAlign w:val="center"/>
            <w:tcPrChange w:id="30082" w:author="Phuong Truong Thi" w:date="2024-10-16T01:05:00Z">
              <w:tcPr>
                <w:tcW w:w="1535" w:type="dxa"/>
                <w:gridSpan w:val="3"/>
                <w:shd w:val="clear" w:color="auto" w:fill="auto"/>
                <w:noWrap/>
                <w:vAlign w:val="center"/>
              </w:tcPr>
            </w:tcPrChange>
          </w:tcPr>
          <w:p w14:paraId="2701B0EE" w14:textId="52CB4ED2" w:rsidR="0061058B" w:rsidRPr="00F72CF1" w:rsidDel="007E0F89" w:rsidRDefault="0061058B" w:rsidP="00A337D7">
            <w:pPr>
              <w:spacing w:before="0" w:line="240" w:lineRule="auto"/>
              <w:contextualSpacing w:val="0"/>
              <w:rPr>
                <w:del w:id="30083" w:author="Phuong Truong Thi" w:date="2024-10-08T18:17:00Z"/>
                <w:rFonts w:ascii="Times New Roman" w:eastAsia="Times New Roman" w:hAnsi="Times New Roman"/>
                <w:sz w:val="24"/>
                <w:szCs w:val="24"/>
                <w:lang w:val="vi-VN" w:eastAsia="vi-VN"/>
              </w:rPr>
            </w:pPr>
          </w:p>
        </w:tc>
        <w:tc>
          <w:tcPr>
            <w:tcW w:w="1074" w:type="dxa"/>
            <w:tcPrChange w:id="30084" w:author="Phuong Truong Thi" w:date="2024-10-16T01:05:00Z">
              <w:tcPr>
                <w:tcW w:w="1080" w:type="dxa"/>
              </w:tcPr>
            </w:tcPrChange>
          </w:tcPr>
          <w:p w14:paraId="59C536FF" w14:textId="5A123138" w:rsidR="0061058B" w:rsidRPr="00F72CF1" w:rsidDel="007E0F89" w:rsidRDefault="0061058B" w:rsidP="00A337D7">
            <w:pPr>
              <w:spacing w:before="0" w:line="240" w:lineRule="auto"/>
              <w:contextualSpacing w:val="0"/>
              <w:jc w:val="center"/>
              <w:rPr>
                <w:del w:id="30085" w:author="Phuong Truong Thi" w:date="2024-10-08T18:17:00Z"/>
                <w:rFonts w:ascii="Times New Roman" w:eastAsia="Times New Roman" w:hAnsi="Times New Roman"/>
                <w:sz w:val="24"/>
                <w:szCs w:val="24"/>
                <w:lang w:eastAsia="vi-VN"/>
              </w:rPr>
            </w:pPr>
            <w:del w:id="30086"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385E576D" w14:textId="1C720EFE" w:rsidTr="00F868EA">
        <w:trPr>
          <w:gridAfter w:val="1"/>
          <w:wAfter w:w="15" w:type="dxa"/>
          <w:trHeight w:val="276"/>
          <w:del w:id="30087" w:author="Phuong Truong Thi" w:date="2024-10-08T18:17:00Z"/>
          <w:trPrChange w:id="30088" w:author="Phuong Truong Thi" w:date="2024-10-16T01:05:00Z">
            <w:trPr>
              <w:trHeight w:val="276"/>
            </w:trPr>
          </w:trPrChange>
        </w:trPr>
        <w:tc>
          <w:tcPr>
            <w:tcW w:w="802" w:type="dxa"/>
            <w:shd w:val="clear" w:color="auto" w:fill="auto"/>
            <w:vAlign w:val="center"/>
            <w:tcPrChange w:id="30089" w:author="Phuong Truong Thi" w:date="2024-10-16T01:05:00Z">
              <w:tcPr>
                <w:tcW w:w="670" w:type="dxa"/>
                <w:shd w:val="clear" w:color="auto" w:fill="auto"/>
                <w:vAlign w:val="center"/>
              </w:tcPr>
            </w:tcPrChange>
          </w:tcPr>
          <w:p w14:paraId="786819A8" w14:textId="51F2D386" w:rsidR="0061058B" w:rsidRPr="00F72CF1" w:rsidDel="007E0F89" w:rsidRDefault="0061058B" w:rsidP="00A337D7">
            <w:pPr>
              <w:pStyle w:val="ListParagraph"/>
              <w:numPr>
                <w:ilvl w:val="0"/>
                <w:numId w:val="76"/>
              </w:numPr>
              <w:spacing w:before="0" w:line="240" w:lineRule="auto"/>
              <w:contextualSpacing w:val="0"/>
              <w:jc w:val="left"/>
              <w:rPr>
                <w:del w:id="30090" w:author="Phuong Truong Thi" w:date="2024-10-08T18:17:00Z"/>
                <w:rFonts w:eastAsia="Times New Roman"/>
                <w:szCs w:val="24"/>
                <w:lang w:val="vi-VN" w:eastAsia="vi-VN"/>
              </w:rPr>
            </w:pPr>
          </w:p>
        </w:tc>
        <w:tc>
          <w:tcPr>
            <w:tcW w:w="1875" w:type="dxa"/>
            <w:gridSpan w:val="2"/>
            <w:shd w:val="clear" w:color="auto" w:fill="auto"/>
            <w:vAlign w:val="center"/>
            <w:tcPrChange w:id="30091" w:author="Phuong Truong Thi" w:date="2024-10-16T01:05:00Z">
              <w:tcPr>
                <w:tcW w:w="2025" w:type="dxa"/>
                <w:gridSpan w:val="4"/>
                <w:shd w:val="clear" w:color="auto" w:fill="auto"/>
                <w:vAlign w:val="center"/>
              </w:tcPr>
            </w:tcPrChange>
          </w:tcPr>
          <w:p w14:paraId="4CAD2C34" w14:textId="3977FB4A" w:rsidR="0061058B" w:rsidRPr="00F72CF1" w:rsidDel="007E0F89" w:rsidRDefault="0061058B" w:rsidP="00A337D7">
            <w:pPr>
              <w:spacing w:before="0" w:line="240" w:lineRule="auto"/>
              <w:contextualSpacing w:val="0"/>
              <w:rPr>
                <w:del w:id="30092" w:author="Phuong Truong Thi" w:date="2024-10-08T18:17:00Z"/>
                <w:rFonts w:ascii="Times New Roman" w:hAnsi="Times New Roman"/>
                <w:color w:val="000000"/>
                <w:sz w:val="24"/>
                <w:szCs w:val="24"/>
              </w:rPr>
            </w:pPr>
            <w:del w:id="30093" w:author="Phuong Truong Thi" w:date="2024-10-08T18:17:00Z">
              <w:r w:rsidRPr="00F72CF1" w:rsidDel="007E0F89">
                <w:rPr>
                  <w:rFonts w:ascii="Times New Roman" w:hAnsi="Times New Roman"/>
                  <w:color w:val="000000"/>
                  <w:sz w:val="24"/>
                  <w:szCs w:val="24"/>
                </w:rPr>
                <w:delText xml:space="preserve">Phân loại </w:delText>
              </w:r>
            </w:del>
          </w:p>
        </w:tc>
        <w:tc>
          <w:tcPr>
            <w:tcW w:w="2387" w:type="dxa"/>
            <w:vAlign w:val="center"/>
            <w:tcPrChange w:id="30094" w:author="Phuong Truong Thi" w:date="2024-10-16T01:05:00Z">
              <w:tcPr>
                <w:tcW w:w="2790" w:type="dxa"/>
                <w:gridSpan w:val="2"/>
                <w:vAlign w:val="center"/>
              </w:tcPr>
            </w:tcPrChange>
          </w:tcPr>
          <w:p w14:paraId="2D1E0D82" w14:textId="5DC0214A" w:rsidR="0061058B" w:rsidRPr="00F72CF1" w:rsidDel="007E0F89" w:rsidRDefault="0061058B" w:rsidP="00A337D7">
            <w:pPr>
              <w:spacing w:before="0" w:line="240" w:lineRule="auto"/>
              <w:contextualSpacing w:val="0"/>
              <w:rPr>
                <w:del w:id="30095" w:author="Phuong Truong Thi" w:date="2024-10-08T18:17:00Z"/>
                <w:rFonts w:ascii="Times New Roman" w:eastAsia="Times New Roman" w:hAnsi="Times New Roman"/>
                <w:sz w:val="24"/>
                <w:szCs w:val="24"/>
                <w:lang w:eastAsia="vi-VN"/>
              </w:rPr>
            </w:pPr>
            <w:del w:id="30096" w:author="Phuong Truong Thi" w:date="2024-10-08T18:17:00Z">
              <w:r w:rsidRPr="00F72CF1" w:rsidDel="007E0F89">
                <w:rPr>
                  <w:rFonts w:ascii="Times New Roman" w:hAnsi="Times New Roman"/>
                  <w:color w:val="000000"/>
                  <w:sz w:val="24"/>
                  <w:szCs w:val="24"/>
                </w:rPr>
                <w:delText xml:space="preserve">Phân loại: Tăng Net hoặc giảm Net. Trường CRM tự tạo để đánh dấu </w:delText>
              </w:r>
            </w:del>
          </w:p>
        </w:tc>
        <w:tc>
          <w:tcPr>
            <w:tcW w:w="1074" w:type="dxa"/>
            <w:tcPrChange w:id="30097" w:author="Phuong Truong Thi" w:date="2024-10-16T01:05:00Z">
              <w:tcPr>
                <w:tcW w:w="1080" w:type="dxa"/>
                <w:gridSpan w:val="2"/>
              </w:tcPr>
            </w:tcPrChange>
          </w:tcPr>
          <w:p w14:paraId="1DA4761E" w14:textId="14D6D6B1" w:rsidR="0061058B" w:rsidRPr="00E12437" w:rsidDel="007E0F89" w:rsidRDefault="00E12437" w:rsidP="00A337D7">
            <w:pPr>
              <w:spacing w:before="0" w:line="240" w:lineRule="auto"/>
              <w:contextualSpacing w:val="0"/>
              <w:rPr>
                <w:del w:id="30098" w:author="Phuong Truong Thi" w:date="2024-10-08T18:17:00Z"/>
                <w:rFonts w:ascii="Times New Roman" w:eastAsia="Times New Roman" w:hAnsi="Times New Roman"/>
                <w:sz w:val="24"/>
                <w:szCs w:val="24"/>
                <w:lang w:val="vi-VN" w:eastAsia="vi-VN"/>
                <w:rPrChange w:id="30099" w:author="thu nga" w:date="2024-09-30T16:38:00Z">
                  <w:rPr>
                    <w:del w:id="30100" w:author="Phuong Truong Thi" w:date="2024-10-08T18:17:00Z"/>
                    <w:rFonts w:ascii="Times New Roman" w:eastAsia="Times New Roman" w:hAnsi="Times New Roman"/>
                    <w:sz w:val="24"/>
                    <w:szCs w:val="24"/>
                    <w:lang w:eastAsia="vi-VN"/>
                  </w:rPr>
                </w:rPrChange>
              </w:rPr>
            </w:pPr>
            <w:ins w:id="30101" w:author="thu nga" w:date="2024-09-30T16:38:00Z">
              <w:del w:id="30102" w:author="Phuong Truong Thi" w:date="2024-10-08T18:17:00Z">
                <w:r w:rsidDel="007E0F89">
                  <w:rPr>
                    <w:rFonts w:ascii="Times New Roman" w:eastAsia="Times New Roman" w:hAnsi="Times New Roman"/>
                    <w:sz w:val="24"/>
                    <w:szCs w:val="24"/>
                    <w:lang w:val="vi-VN" w:eastAsia="vi-VN"/>
                  </w:rPr>
                  <w:delText>CRM</w:delText>
                </w:r>
              </w:del>
            </w:ins>
          </w:p>
        </w:tc>
        <w:tc>
          <w:tcPr>
            <w:tcW w:w="1074" w:type="dxa"/>
            <w:tcPrChange w:id="30103" w:author="Phuong Truong Thi" w:date="2024-10-16T01:05:00Z">
              <w:tcPr>
                <w:tcW w:w="1080" w:type="dxa"/>
                <w:gridSpan w:val="2"/>
              </w:tcPr>
            </w:tcPrChange>
          </w:tcPr>
          <w:p w14:paraId="2A85AF91" w14:textId="6DBA5CE5" w:rsidR="0061058B" w:rsidRPr="00F72CF1" w:rsidDel="007E0F89" w:rsidRDefault="0061058B" w:rsidP="00A337D7">
            <w:pPr>
              <w:spacing w:before="0" w:line="240" w:lineRule="auto"/>
              <w:contextualSpacing w:val="0"/>
              <w:rPr>
                <w:del w:id="30104" w:author="Phuong Truong Thi" w:date="2024-10-08T18:17:00Z"/>
                <w:rFonts w:ascii="Times New Roman" w:eastAsia="Times New Roman" w:hAnsi="Times New Roman"/>
                <w:sz w:val="24"/>
                <w:szCs w:val="24"/>
                <w:lang w:eastAsia="vi-VN"/>
              </w:rPr>
            </w:pPr>
            <w:del w:id="30105" w:author="Phuong Truong Thi" w:date="2024-10-08T18:17:00Z">
              <w:r w:rsidRPr="00F72CF1" w:rsidDel="007E0F89">
                <w:rPr>
                  <w:rFonts w:ascii="Times New Roman" w:eastAsia="Times New Roman" w:hAnsi="Times New Roman"/>
                  <w:sz w:val="24"/>
                  <w:szCs w:val="24"/>
                  <w:lang w:eastAsia="vi-VN"/>
                </w:rPr>
                <w:delText>Text</w:delText>
              </w:r>
            </w:del>
          </w:p>
        </w:tc>
        <w:tc>
          <w:tcPr>
            <w:tcW w:w="851" w:type="dxa"/>
            <w:shd w:val="clear" w:color="auto" w:fill="auto"/>
            <w:noWrap/>
            <w:vAlign w:val="center"/>
            <w:tcPrChange w:id="30106" w:author="Phuong Truong Thi" w:date="2024-10-16T01:05:00Z">
              <w:tcPr>
                <w:tcW w:w="1535" w:type="dxa"/>
                <w:gridSpan w:val="3"/>
                <w:shd w:val="clear" w:color="auto" w:fill="auto"/>
                <w:noWrap/>
                <w:vAlign w:val="center"/>
              </w:tcPr>
            </w:tcPrChange>
          </w:tcPr>
          <w:p w14:paraId="4A1E132D" w14:textId="5E5D8DCE" w:rsidR="0061058B" w:rsidRPr="00F72CF1" w:rsidDel="007E0F89" w:rsidRDefault="0061058B" w:rsidP="00A337D7">
            <w:pPr>
              <w:spacing w:before="0" w:line="240" w:lineRule="auto"/>
              <w:contextualSpacing w:val="0"/>
              <w:rPr>
                <w:del w:id="30107" w:author="Phuong Truong Thi" w:date="2024-10-08T18:17:00Z"/>
                <w:rFonts w:ascii="Times New Roman" w:eastAsia="Times New Roman" w:hAnsi="Times New Roman"/>
                <w:sz w:val="24"/>
                <w:szCs w:val="24"/>
                <w:lang w:eastAsia="vi-VN"/>
              </w:rPr>
            </w:pPr>
            <w:del w:id="30108" w:author="Phuong Truong Thi" w:date="2024-10-08T18:17:00Z">
              <w:r w:rsidRPr="00F72CF1" w:rsidDel="007E0F89">
                <w:rPr>
                  <w:rFonts w:ascii="Times New Roman" w:eastAsia="Times New Roman" w:hAnsi="Times New Roman"/>
                  <w:sz w:val="24"/>
                  <w:szCs w:val="24"/>
                  <w:lang w:eastAsia="vi-VN"/>
                </w:rPr>
                <w:delText>DM_NET_INCREASE</w:delText>
              </w:r>
            </w:del>
          </w:p>
          <w:p w14:paraId="36238D46" w14:textId="54E214A1" w:rsidR="0061058B" w:rsidRPr="00F72CF1" w:rsidDel="007E0F89" w:rsidRDefault="0061058B" w:rsidP="00A337D7">
            <w:pPr>
              <w:spacing w:before="0" w:line="240" w:lineRule="auto"/>
              <w:contextualSpacing w:val="0"/>
              <w:rPr>
                <w:del w:id="30109" w:author="Phuong Truong Thi" w:date="2024-10-08T18:17:00Z"/>
                <w:rFonts w:ascii="Times New Roman" w:eastAsia="Times New Roman" w:hAnsi="Times New Roman"/>
                <w:sz w:val="24"/>
                <w:szCs w:val="24"/>
                <w:lang w:eastAsia="vi-VN"/>
              </w:rPr>
            </w:pPr>
            <w:del w:id="30110" w:author="Phuong Truong Thi" w:date="2024-10-08T18:17:00Z">
              <w:r w:rsidRPr="00F72CF1" w:rsidDel="007E0F89">
                <w:rPr>
                  <w:rFonts w:ascii="Times New Roman" w:eastAsia="Times New Roman" w:hAnsi="Times New Roman"/>
                  <w:sz w:val="24"/>
                  <w:szCs w:val="24"/>
                  <w:lang w:eastAsia="vi-VN"/>
                </w:rPr>
                <w:delText>_DECREASE</w:delText>
              </w:r>
            </w:del>
          </w:p>
          <w:p w14:paraId="65AD1DFF" w14:textId="003E3D5C" w:rsidR="0061058B" w:rsidRPr="00F72CF1" w:rsidDel="007E0F89" w:rsidRDefault="0061058B" w:rsidP="00A337D7">
            <w:pPr>
              <w:spacing w:before="0" w:line="240" w:lineRule="auto"/>
              <w:contextualSpacing w:val="0"/>
              <w:rPr>
                <w:del w:id="30111" w:author="Phuong Truong Thi" w:date="2024-10-08T18:17:00Z"/>
                <w:rFonts w:ascii="Times New Roman" w:eastAsia="Times New Roman" w:hAnsi="Times New Roman"/>
                <w:sz w:val="24"/>
                <w:szCs w:val="24"/>
                <w:lang w:eastAsia="vi-VN"/>
              </w:rPr>
            </w:pPr>
          </w:p>
        </w:tc>
        <w:tc>
          <w:tcPr>
            <w:tcW w:w="1074" w:type="dxa"/>
            <w:tcPrChange w:id="30112" w:author="Phuong Truong Thi" w:date="2024-10-16T01:05:00Z">
              <w:tcPr>
                <w:tcW w:w="1080" w:type="dxa"/>
              </w:tcPr>
            </w:tcPrChange>
          </w:tcPr>
          <w:p w14:paraId="5B827F66" w14:textId="05D02041" w:rsidR="0061058B" w:rsidRPr="00F72CF1" w:rsidDel="007E0F89" w:rsidRDefault="0061058B" w:rsidP="00A337D7">
            <w:pPr>
              <w:spacing w:before="0" w:line="240" w:lineRule="auto"/>
              <w:contextualSpacing w:val="0"/>
              <w:jc w:val="center"/>
              <w:rPr>
                <w:del w:id="30113" w:author="Phuong Truong Thi" w:date="2024-10-08T18:17:00Z"/>
                <w:rFonts w:ascii="Times New Roman" w:eastAsia="Times New Roman" w:hAnsi="Times New Roman"/>
                <w:sz w:val="24"/>
                <w:szCs w:val="24"/>
                <w:lang w:eastAsia="vi-VN"/>
              </w:rPr>
            </w:pPr>
            <w:del w:id="30114" w:author="Phuong Truong Thi" w:date="2024-10-08T18:17:00Z">
              <w:r w:rsidRPr="00F72CF1" w:rsidDel="007E0F89">
                <w:rPr>
                  <w:rFonts w:ascii="Times New Roman" w:eastAsia="Times New Roman" w:hAnsi="Times New Roman"/>
                  <w:sz w:val="24"/>
                  <w:szCs w:val="24"/>
                  <w:lang w:eastAsia="vi-VN"/>
                </w:rPr>
                <w:delText>Y</w:delText>
              </w:r>
            </w:del>
          </w:p>
        </w:tc>
      </w:tr>
      <w:tr w:rsidR="0061058B" w:rsidRPr="00F72CF1" w:rsidDel="007E0F89" w14:paraId="3A518CD7" w14:textId="5B1CF524" w:rsidTr="00F868EA">
        <w:trPr>
          <w:trHeight w:val="276"/>
          <w:del w:id="30115" w:author="Phuong Truong Thi" w:date="2024-10-08T18:17:00Z"/>
          <w:trPrChange w:id="30116" w:author="Phuong Truong Thi" w:date="2024-10-16T01:05:00Z">
            <w:trPr>
              <w:trHeight w:val="276"/>
            </w:trPr>
          </w:trPrChange>
        </w:trPr>
        <w:tc>
          <w:tcPr>
            <w:tcW w:w="1072" w:type="dxa"/>
            <w:gridSpan w:val="2"/>
            <w:tcPrChange w:id="30117" w:author="Phuong Truong Thi" w:date="2024-10-16T01:05:00Z">
              <w:tcPr>
                <w:tcW w:w="1080" w:type="dxa"/>
                <w:gridSpan w:val="3"/>
              </w:tcPr>
            </w:tcPrChange>
          </w:tcPr>
          <w:p w14:paraId="3C1B80FC" w14:textId="5EB5F4A6" w:rsidR="0061058B" w:rsidRPr="00F72CF1" w:rsidDel="007E0F89" w:rsidRDefault="0061058B" w:rsidP="00A337D7">
            <w:pPr>
              <w:spacing w:before="0" w:line="240" w:lineRule="auto"/>
              <w:contextualSpacing w:val="0"/>
              <w:jc w:val="left"/>
              <w:rPr>
                <w:del w:id="30118" w:author="Phuong Truong Thi" w:date="2024-10-08T18:17:00Z"/>
                <w:rFonts w:ascii="Times New Roman" w:eastAsia="Times New Roman" w:hAnsi="Times New Roman"/>
                <w:sz w:val="24"/>
                <w:szCs w:val="24"/>
                <w:lang w:eastAsia="vi-VN"/>
              </w:rPr>
            </w:pPr>
          </w:p>
        </w:tc>
        <w:tc>
          <w:tcPr>
            <w:tcW w:w="8080" w:type="dxa"/>
            <w:gridSpan w:val="7"/>
            <w:tcPrChange w:id="30119" w:author="Phuong Truong Thi" w:date="2024-10-16T01:05:00Z">
              <w:tcPr>
                <w:tcW w:w="9180" w:type="dxa"/>
                <w:gridSpan w:val="12"/>
              </w:tcPr>
            </w:tcPrChange>
          </w:tcPr>
          <w:p w14:paraId="3C8E4DF5" w14:textId="4F5DC35F" w:rsidR="0061058B" w:rsidRPr="00F72CF1" w:rsidDel="007E0F89" w:rsidRDefault="0061058B" w:rsidP="00A337D7">
            <w:pPr>
              <w:spacing w:before="0" w:line="240" w:lineRule="auto"/>
              <w:contextualSpacing w:val="0"/>
              <w:jc w:val="left"/>
              <w:rPr>
                <w:del w:id="30120" w:author="Phuong Truong Thi" w:date="2024-10-08T18:17:00Z"/>
                <w:rFonts w:ascii="Times New Roman" w:eastAsia="Times New Roman" w:hAnsi="Times New Roman"/>
                <w:sz w:val="24"/>
                <w:szCs w:val="24"/>
                <w:lang w:eastAsia="vi-VN"/>
              </w:rPr>
            </w:pPr>
            <w:del w:id="30121" w:author="Phuong Truong Thi" w:date="2024-10-08T18:17:00Z">
              <w:r w:rsidRPr="00F72CF1" w:rsidDel="007E0F89">
                <w:rPr>
                  <w:rFonts w:ascii="Times New Roman" w:eastAsia="Times New Roman" w:hAnsi="Times New Roman"/>
                  <w:sz w:val="24"/>
                  <w:szCs w:val="24"/>
                  <w:lang w:eastAsia="vi-VN"/>
                </w:rPr>
                <w:delText>Thông tin phân khúc, phân hạng</w:delText>
              </w:r>
            </w:del>
          </w:p>
        </w:tc>
      </w:tr>
      <w:tr w:rsidR="00E12437" w:rsidRPr="00F72CF1" w:rsidDel="007E0F89" w14:paraId="0C5955FF" w14:textId="23CE9E99" w:rsidTr="00F868EA">
        <w:trPr>
          <w:gridAfter w:val="1"/>
          <w:wAfter w:w="15" w:type="dxa"/>
          <w:trHeight w:val="276"/>
          <w:del w:id="30122" w:author="Phuong Truong Thi" w:date="2024-10-08T18:17:00Z"/>
          <w:trPrChange w:id="30123" w:author="Phuong Truong Thi" w:date="2024-10-16T01:05:00Z">
            <w:trPr>
              <w:trHeight w:val="276"/>
            </w:trPr>
          </w:trPrChange>
        </w:trPr>
        <w:tc>
          <w:tcPr>
            <w:tcW w:w="802" w:type="dxa"/>
            <w:shd w:val="clear" w:color="auto" w:fill="auto"/>
            <w:vAlign w:val="center"/>
            <w:tcPrChange w:id="30124" w:author="Phuong Truong Thi" w:date="2024-10-16T01:05:00Z">
              <w:tcPr>
                <w:tcW w:w="670" w:type="dxa"/>
                <w:shd w:val="clear" w:color="auto" w:fill="auto"/>
                <w:vAlign w:val="center"/>
              </w:tcPr>
            </w:tcPrChange>
          </w:tcPr>
          <w:p w14:paraId="36F75069" w14:textId="00F559EC" w:rsidR="00E12437" w:rsidRPr="00F72CF1" w:rsidDel="007E0F89" w:rsidRDefault="00E12437" w:rsidP="00E12437">
            <w:pPr>
              <w:pStyle w:val="ListParagraph"/>
              <w:numPr>
                <w:ilvl w:val="0"/>
                <w:numId w:val="76"/>
              </w:numPr>
              <w:spacing w:before="0" w:line="240" w:lineRule="auto"/>
              <w:contextualSpacing w:val="0"/>
              <w:jc w:val="left"/>
              <w:rPr>
                <w:del w:id="30125" w:author="Phuong Truong Thi" w:date="2024-10-08T18:17:00Z"/>
                <w:rFonts w:eastAsia="Times New Roman"/>
                <w:szCs w:val="24"/>
                <w:lang w:val="vi-VN" w:eastAsia="vi-VN"/>
              </w:rPr>
            </w:pPr>
          </w:p>
        </w:tc>
        <w:tc>
          <w:tcPr>
            <w:tcW w:w="1875" w:type="dxa"/>
            <w:gridSpan w:val="2"/>
            <w:shd w:val="clear" w:color="auto" w:fill="auto"/>
            <w:vAlign w:val="center"/>
            <w:tcPrChange w:id="30126" w:author="Phuong Truong Thi" w:date="2024-10-16T01:05:00Z">
              <w:tcPr>
                <w:tcW w:w="2025" w:type="dxa"/>
                <w:gridSpan w:val="4"/>
                <w:shd w:val="clear" w:color="auto" w:fill="auto"/>
                <w:vAlign w:val="center"/>
              </w:tcPr>
            </w:tcPrChange>
          </w:tcPr>
          <w:p w14:paraId="48D49187" w14:textId="4E889AD0" w:rsidR="00E12437" w:rsidRPr="00F72CF1" w:rsidDel="007E0F89" w:rsidRDefault="00E12437" w:rsidP="00E12437">
            <w:pPr>
              <w:spacing w:before="0" w:line="240" w:lineRule="auto"/>
              <w:contextualSpacing w:val="0"/>
              <w:rPr>
                <w:del w:id="30127" w:author="Phuong Truong Thi" w:date="2024-10-08T18:17:00Z"/>
                <w:rFonts w:ascii="Times New Roman" w:hAnsi="Times New Roman"/>
                <w:sz w:val="24"/>
                <w:szCs w:val="24"/>
              </w:rPr>
            </w:pPr>
            <w:del w:id="30128" w:author="Phuong Truong Thi" w:date="2024-10-08T18:17:00Z">
              <w:r w:rsidRPr="00F72CF1" w:rsidDel="007E0F89">
                <w:rPr>
                  <w:rFonts w:ascii="Times New Roman" w:hAnsi="Times New Roman"/>
                  <w:color w:val="000000"/>
                  <w:sz w:val="24"/>
                  <w:szCs w:val="24"/>
                </w:rPr>
                <w:delText>Phân hạng tháng trước</w:delText>
              </w:r>
            </w:del>
          </w:p>
        </w:tc>
        <w:tc>
          <w:tcPr>
            <w:tcW w:w="2387" w:type="dxa"/>
            <w:vAlign w:val="center"/>
            <w:tcPrChange w:id="30129" w:author="Phuong Truong Thi" w:date="2024-10-16T01:05:00Z">
              <w:tcPr>
                <w:tcW w:w="2790" w:type="dxa"/>
                <w:gridSpan w:val="2"/>
                <w:vAlign w:val="center"/>
              </w:tcPr>
            </w:tcPrChange>
          </w:tcPr>
          <w:p w14:paraId="345F9368" w14:textId="70D34509" w:rsidR="00E12437" w:rsidRPr="00F72CF1" w:rsidDel="007E0F89" w:rsidRDefault="00E12437" w:rsidP="00E12437">
            <w:pPr>
              <w:spacing w:before="0" w:line="240" w:lineRule="auto"/>
              <w:contextualSpacing w:val="0"/>
              <w:rPr>
                <w:del w:id="30130" w:author="Phuong Truong Thi" w:date="2024-10-08T18:17:00Z"/>
                <w:rFonts w:ascii="Times New Roman" w:eastAsia="Times New Roman" w:hAnsi="Times New Roman"/>
                <w:sz w:val="24"/>
                <w:szCs w:val="24"/>
                <w:lang w:eastAsia="vi-VN"/>
              </w:rPr>
            </w:pPr>
            <w:del w:id="30131" w:author="Phuong Truong Thi" w:date="2024-10-08T18:17:00Z">
              <w:r w:rsidRPr="00F72CF1" w:rsidDel="007E0F89">
                <w:rPr>
                  <w:rFonts w:ascii="Times New Roman" w:hAnsi="Times New Roman"/>
                  <w:color w:val="000000"/>
                  <w:sz w:val="24"/>
                  <w:szCs w:val="24"/>
                </w:rPr>
                <w:delText>Phân hạng của KH tại cuối kỳ tháng trước</w:delText>
              </w:r>
              <w:r w:rsidRPr="00F72CF1" w:rsidDel="007E0F89">
                <w:rPr>
                  <w:rFonts w:ascii="Times New Roman" w:hAnsi="Times New Roman"/>
                  <w:color w:val="000000"/>
                  <w:sz w:val="24"/>
                  <w:szCs w:val="24"/>
                </w:rPr>
                <w:br/>
                <w:delText>1. Khách hàng MAF được chia làm ba nhóm lớn là MAF Private,  MAF Preferred và MAF Special</w:delText>
              </w:r>
              <w:r w:rsidRPr="00F72CF1" w:rsidDel="007E0F89">
                <w:rPr>
                  <w:rFonts w:ascii="Times New Roman" w:hAnsi="Times New Roman"/>
                  <w:color w:val="000000"/>
                  <w:sz w:val="24"/>
                  <w:szCs w:val="24"/>
                </w:rPr>
                <w:br/>
                <w:delText>2. Khách hàng MMAF được chia 4 phân hạng: MMAF Champion, MMAF Rising, MMAF Upper Mega, MMAF Mega</w:delText>
              </w:r>
              <w:r w:rsidRPr="00F72CF1" w:rsidDel="007E0F89">
                <w:rPr>
                  <w:rFonts w:ascii="Times New Roman" w:hAnsi="Times New Roman"/>
                  <w:color w:val="000000"/>
                  <w:sz w:val="24"/>
                  <w:szCs w:val="24"/>
                </w:rPr>
                <w:br/>
                <w:delText>Với 2 nhóm chính: nhóm MMAF core và nhóm Mega. Nhóm MMAF core bao gồm 3 phân hạng: Champion - Rising - Upper Mega</w:delText>
              </w:r>
            </w:del>
          </w:p>
        </w:tc>
        <w:tc>
          <w:tcPr>
            <w:tcW w:w="1074" w:type="dxa"/>
            <w:tcPrChange w:id="30132" w:author="Phuong Truong Thi" w:date="2024-10-16T01:05:00Z">
              <w:tcPr>
                <w:tcW w:w="1080" w:type="dxa"/>
                <w:gridSpan w:val="2"/>
              </w:tcPr>
            </w:tcPrChange>
          </w:tcPr>
          <w:p w14:paraId="7BB6B53C" w14:textId="1BD63046" w:rsidR="00E12437" w:rsidRPr="00F72CF1" w:rsidDel="007E0F89" w:rsidRDefault="00E12437" w:rsidP="00E12437">
            <w:pPr>
              <w:spacing w:before="0" w:line="240" w:lineRule="auto"/>
              <w:contextualSpacing w:val="0"/>
              <w:rPr>
                <w:del w:id="30133" w:author="Phuong Truong Thi" w:date="2024-10-08T18:17:00Z"/>
                <w:rFonts w:ascii="Times New Roman" w:eastAsia="Times New Roman" w:hAnsi="Times New Roman"/>
                <w:sz w:val="24"/>
                <w:szCs w:val="24"/>
                <w:lang w:eastAsia="vi-VN"/>
              </w:rPr>
            </w:pPr>
            <w:ins w:id="30134" w:author="thu nga" w:date="2024-09-30T16:38:00Z">
              <w:del w:id="30135" w:author="Phuong Truong Thi" w:date="2024-10-08T18:17:00Z">
                <w:r w:rsidRPr="00B71BC3" w:rsidDel="007E0F89">
                  <w:rPr>
                    <w:rFonts w:ascii="Times New Roman" w:hAnsi="Times New Roman"/>
                    <w:color w:val="000000"/>
                    <w:sz w:val="24"/>
                    <w:szCs w:val="24"/>
                    <w:lang w:val="vi-VN"/>
                  </w:rPr>
                  <w:delText>EZ/T24</w:delText>
                </w:r>
              </w:del>
            </w:ins>
          </w:p>
        </w:tc>
        <w:tc>
          <w:tcPr>
            <w:tcW w:w="1074" w:type="dxa"/>
            <w:tcPrChange w:id="30136" w:author="Phuong Truong Thi" w:date="2024-10-16T01:05:00Z">
              <w:tcPr>
                <w:tcW w:w="1080" w:type="dxa"/>
                <w:gridSpan w:val="2"/>
              </w:tcPr>
            </w:tcPrChange>
          </w:tcPr>
          <w:p w14:paraId="1DDFC987" w14:textId="34234A3E" w:rsidR="00E12437" w:rsidRPr="00F72CF1" w:rsidDel="007E0F89" w:rsidRDefault="00E12437" w:rsidP="00E12437">
            <w:pPr>
              <w:spacing w:before="0" w:line="240" w:lineRule="auto"/>
              <w:contextualSpacing w:val="0"/>
              <w:rPr>
                <w:del w:id="30137" w:author="Phuong Truong Thi" w:date="2024-10-08T18:17:00Z"/>
                <w:rFonts w:ascii="Times New Roman" w:eastAsia="Times New Roman" w:hAnsi="Times New Roman"/>
                <w:sz w:val="24"/>
                <w:szCs w:val="24"/>
                <w:lang w:eastAsia="vi-VN"/>
              </w:rPr>
            </w:pPr>
            <w:del w:id="30138" w:author="Phuong Truong Thi" w:date="2024-10-08T18:17:00Z">
              <w:r w:rsidRPr="00F72CF1" w:rsidDel="007E0F89">
                <w:rPr>
                  <w:rFonts w:ascii="Times New Roman" w:eastAsia="Times New Roman" w:hAnsi="Times New Roman"/>
                  <w:sz w:val="24"/>
                  <w:szCs w:val="24"/>
                  <w:lang w:eastAsia="vi-VN"/>
                </w:rPr>
                <w:delText>Text</w:delText>
              </w:r>
            </w:del>
          </w:p>
        </w:tc>
        <w:tc>
          <w:tcPr>
            <w:tcW w:w="851" w:type="dxa"/>
            <w:shd w:val="clear" w:color="auto" w:fill="auto"/>
            <w:noWrap/>
            <w:vAlign w:val="center"/>
            <w:tcPrChange w:id="30139" w:author="Phuong Truong Thi" w:date="2024-10-16T01:05:00Z">
              <w:tcPr>
                <w:tcW w:w="1535" w:type="dxa"/>
                <w:gridSpan w:val="3"/>
                <w:shd w:val="clear" w:color="auto" w:fill="auto"/>
                <w:noWrap/>
                <w:vAlign w:val="center"/>
              </w:tcPr>
            </w:tcPrChange>
          </w:tcPr>
          <w:p w14:paraId="2D42FF95" w14:textId="48E3FA14" w:rsidR="00E12437" w:rsidRPr="00F72CF1" w:rsidDel="007E0F89" w:rsidRDefault="00E12437" w:rsidP="00E12437">
            <w:pPr>
              <w:spacing w:before="0" w:line="240" w:lineRule="auto"/>
              <w:contextualSpacing w:val="0"/>
              <w:rPr>
                <w:del w:id="30140" w:author="Phuong Truong Thi" w:date="2024-10-08T18:17:00Z"/>
                <w:rFonts w:ascii="Times New Roman" w:eastAsia="Times New Roman" w:hAnsi="Times New Roman"/>
                <w:sz w:val="24"/>
                <w:szCs w:val="24"/>
                <w:lang w:val="vi-VN" w:eastAsia="vi-VN"/>
              </w:rPr>
            </w:pPr>
          </w:p>
        </w:tc>
        <w:tc>
          <w:tcPr>
            <w:tcW w:w="1074" w:type="dxa"/>
            <w:tcPrChange w:id="30141" w:author="Phuong Truong Thi" w:date="2024-10-16T01:05:00Z">
              <w:tcPr>
                <w:tcW w:w="1080" w:type="dxa"/>
              </w:tcPr>
            </w:tcPrChange>
          </w:tcPr>
          <w:p w14:paraId="70B289B2" w14:textId="5849D71F" w:rsidR="00E12437" w:rsidRPr="00F72CF1" w:rsidDel="007E0F89" w:rsidRDefault="00E12437" w:rsidP="00E12437">
            <w:pPr>
              <w:spacing w:before="0" w:line="240" w:lineRule="auto"/>
              <w:contextualSpacing w:val="0"/>
              <w:jc w:val="center"/>
              <w:rPr>
                <w:del w:id="30142" w:author="Phuong Truong Thi" w:date="2024-10-08T18:17:00Z"/>
                <w:rFonts w:ascii="Times New Roman" w:eastAsia="Times New Roman" w:hAnsi="Times New Roman"/>
                <w:sz w:val="24"/>
                <w:szCs w:val="24"/>
                <w:lang w:eastAsia="vi-VN"/>
              </w:rPr>
            </w:pPr>
            <w:del w:id="30143" w:author="Phuong Truong Thi" w:date="2024-10-08T18:17:00Z">
              <w:r w:rsidRPr="00F72CF1" w:rsidDel="007E0F89">
                <w:rPr>
                  <w:rFonts w:ascii="Times New Roman" w:eastAsia="Times New Roman" w:hAnsi="Times New Roman"/>
                  <w:sz w:val="24"/>
                  <w:szCs w:val="24"/>
                  <w:lang w:eastAsia="vi-VN"/>
                </w:rPr>
                <w:delText>Y</w:delText>
              </w:r>
            </w:del>
          </w:p>
        </w:tc>
      </w:tr>
      <w:tr w:rsidR="00E12437" w:rsidRPr="00F72CF1" w:rsidDel="007E0F89" w14:paraId="5CB77F60" w14:textId="2E63725C" w:rsidTr="00F868EA">
        <w:trPr>
          <w:gridAfter w:val="1"/>
          <w:wAfter w:w="15" w:type="dxa"/>
          <w:trHeight w:val="4944"/>
          <w:del w:id="30144" w:author="Phuong Truong Thi" w:date="2024-10-08T18:17:00Z"/>
          <w:trPrChange w:id="30145" w:author="Phuong Truong Thi" w:date="2024-10-16T01:05:00Z">
            <w:trPr>
              <w:trHeight w:val="4944"/>
            </w:trPr>
          </w:trPrChange>
        </w:trPr>
        <w:tc>
          <w:tcPr>
            <w:tcW w:w="802" w:type="dxa"/>
            <w:shd w:val="clear" w:color="auto" w:fill="auto"/>
            <w:vAlign w:val="center"/>
            <w:tcPrChange w:id="30146" w:author="Phuong Truong Thi" w:date="2024-10-16T01:05:00Z">
              <w:tcPr>
                <w:tcW w:w="670" w:type="dxa"/>
                <w:shd w:val="clear" w:color="auto" w:fill="auto"/>
                <w:vAlign w:val="center"/>
              </w:tcPr>
            </w:tcPrChange>
          </w:tcPr>
          <w:p w14:paraId="5A44D381" w14:textId="48A7215B" w:rsidR="00E12437" w:rsidRPr="00F72CF1" w:rsidDel="007E0F89" w:rsidRDefault="00E12437" w:rsidP="00E12437">
            <w:pPr>
              <w:pStyle w:val="ListParagraph"/>
              <w:numPr>
                <w:ilvl w:val="0"/>
                <w:numId w:val="76"/>
              </w:numPr>
              <w:spacing w:before="0" w:line="240" w:lineRule="auto"/>
              <w:contextualSpacing w:val="0"/>
              <w:jc w:val="left"/>
              <w:rPr>
                <w:del w:id="30147" w:author="Phuong Truong Thi" w:date="2024-10-08T18:17:00Z"/>
                <w:rFonts w:eastAsia="Times New Roman"/>
                <w:szCs w:val="24"/>
                <w:lang w:val="vi-VN" w:eastAsia="vi-VN"/>
              </w:rPr>
            </w:pPr>
          </w:p>
        </w:tc>
        <w:tc>
          <w:tcPr>
            <w:tcW w:w="1875" w:type="dxa"/>
            <w:gridSpan w:val="2"/>
            <w:shd w:val="clear" w:color="auto" w:fill="auto"/>
            <w:vAlign w:val="center"/>
            <w:tcPrChange w:id="30148" w:author="Phuong Truong Thi" w:date="2024-10-16T01:05:00Z">
              <w:tcPr>
                <w:tcW w:w="2025" w:type="dxa"/>
                <w:gridSpan w:val="4"/>
                <w:shd w:val="clear" w:color="auto" w:fill="auto"/>
                <w:vAlign w:val="center"/>
              </w:tcPr>
            </w:tcPrChange>
          </w:tcPr>
          <w:p w14:paraId="1D72DABA" w14:textId="4041C744" w:rsidR="00E12437" w:rsidRPr="00F72CF1" w:rsidDel="007E0F89" w:rsidRDefault="00E12437" w:rsidP="00E12437">
            <w:pPr>
              <w:spacing w:before="0" w:line="240" w:lineRule="auto"/>
              <w:contextualSpacing w:val="0"/>
              <w:rPr>
                <w:del w:id="30149" w:author="Phuong Truong Thi" w:date="2024-10-08T18:17:00Z"/>
                <w:rFonts w:ascii="Times New Roman" w:hAnsi="Times New Roman"/>
                <w:sz w:val="24"/>
                <w:szCs w:val="24"/>
              </w:rPr>
            </w:pPr>
            <w:del w:id="30150" w:author="Phuong Truong Thi" w:date="2024-10-08T18:17:00Z">
              <w:r w:rsidRPr="00F72CF1" w:rsidDel="007E0F89">
                <w:rPr>
                  <w:rFonts w:ascii="Times New Roman" w:hAnsi="Times New Roman"/>
                  <w:color w:val="000000"/>
                  <w:sz w:val="24"/>
                  <w:szCs w:val="24"/>
                </w:rPr>
                <w:delText>Phân hạng hiện tại</w:delText>
              </w:r>
            </w:del>
          </w:p>
        </w:tc>
        <w:tc>
          <w:tcPr>
            <w:tcW w:w="2387" w:type="dxa"/>
            <w:vAlign w:val="center"/>
            <w:tcPrChange w:id="30151" w:author="Phuong Truong Thi" w:date="2024-10-16T01:05:00Z">
              <w:tcPr>
                <w:tcW w:w="2790" w:type="dxa"/>
                <w:gridSpan w:val="2"/>
                <w:vAlign w:val="center"/>
              </w:tcPr>
            </w:tcPrChange>
          </w:tcPr>
          <w:p w14:paraId="0895A2A9" w14:textId="50498851" w:rsidR="00E12437" w:rsidRPr="00F72CF1" w:rsidDel="007E0F89" w:rsidRDefault="00E12437" w:rsidP="00E12437">
            <w:pPr>
              <w:spacing w:before="0" w:line="240" w:lineRule="auto"/>
              <w:contextualSpacing w:val="0"/>
              <w:rPr>
                <w:del w:id="30152" w:author="Phuong Truong Thi" w:date="2024-10-08T18:17:00Z"/>
                <w:rFonts w:ascii="Times New Roman" w:eastAsia="Times New Roman" w:hAnsi="Times New Roman"/>
                <w:sz w:val="24"/>
                <w:szCs w:val="24"/>
                <w:lang w:eastAsia="vi-VN"/>
              </w:rPr>
            </w:pPr>
            <w:del w:id="30153" w:author="Phuong Truong Thi" w:date="2024-10-08T18:17:00Z">
              <w:r w:rsidRPr="00F72CF1" w:rsidDel="007E0F89">
                <w:rPr>
                  <w:rFonts w:ascii="Times New Roman" w:hAnsi="Times New Roman"/>
                  <w:color w:val="000000"/>
                  <w:sz w:val="24"/>
                  <w:szCs w:val="24"/>
                </w:rPr>
                <w:delText>Phân hạng của KH tại thời điểm dữ liệu</w:delText>
              </w:r>
              <w:r w:rsidRPr="00F72CF1" w:rsidDel="007E0F89">
                <w:rPr>
                  <w:rFonts w:ascii="Times New Roman" w:hAnsi="Times New Roman"/>
                  <w:color w:val="000000"/>
                  <w:sz w:val="24"/>
                  <w:szCs w:val="24"/>
                </w:rPr>
                <w:br/>
                <w:delText>1. Khách hàng MAF được chia làm ba nhóm lớn là MAF Private,  MAF Preferred và MAF Special</w:delText>
              </w:r>
              <w:r w:rsidRPr="00F72CF1" w:rsidDel="007E0F89">
                <w:rPr>
                  <w:rFonts w:ascii="Times New Roman" w:hAnsi="Times New Roman"/>
                  <w:color w:val="000000"/>
                  <w:sz w:val="24"/>
                  <w:szCs w:val="24"/>
                </w:rPr>
                <w:br/>
                <w:delText>2. Khách hàng MMAF được chia 4 phân hạng: MMAF Champion, MMAF Rising, MMAF Upper Mega, MMAF Mega</w:delText>
              </w:r>
              <w:r w:rsidRPr="00F72CF1" w:rsidDel="007E0F89">
                <w:rPr>
                  <w:rFonts w:ascii="Times New Roman" w:hAnsi="Times New Roman"/>
                  <w:color w:val="000000"/>
                  <w:sz w:val="24"/>
                  <w:szCs w:val="24"/>
                </w:rPr>
                <w:br/>
                <w:delText>Với 2 nhóm chính: nhóm MMAF core và nhóm Mega. Nhóm MMAF core bao gồm 3 phân hạng: Champion - Rising - Upper Mega</w:delText>
              </w:r>
            </w:del>
          </w:p>
        </w:tc>
        <w:tc>
          <w:tcPr>
            <w:tcW w:w="1074" w:type="dxa"/>
            <w:tcPrChange w:id="30154" w:author="Phuong Truong Thi" w:date="2024-10-16T01:05:00Z">
              <w:tcPr>
                <w:tcW w:w="1080" w:type="dxa"/>
                <w:gridSpan w:val="2"/>
              </w:tcPr>
            </w:tcPrChange>
          </w:tcPr>
          <w:p w14:paraId="434F7D4D" w14:textId="72E29EA0" w:rsidR="00E12437" w:rsidRPr="00F72CF1" w:rsidDel="007E0F89" w:rsidRDefault="00E12437" w:rsidP="00E12437">
            <w:pPr>
              <w:spacing w:before="0" w:line="240" w:lineRule="auto"/>
              <w:contextualSpacing w:val="0"/>
              <w:rPr>
                <w:del w:id="30155" w:author="Phuong Truong Thi" w:date="2024-10-08T18:17:00Z"/>
                <w:rFonts w:ascii="Times New Roman" w:eastAsia="Times New Roman" w:hAnsi="Times New Roman"/>
                <w:sz w:val="24"/>
                <w:szCs w:val="24"/>
                <w:lang w:eastAsia="vi-VN"/>
              </w:rPr>
            </w:pPr>
            <w:ins w:id="30156" w:author="thu nga" w:date="2024-09-30T16:38:00Z">
              <w:del w:id="30157" w:author="Phuong Truong Thi" w:date="2024-10-08T18:17:00Z">
                <w:r w:rsidRPr="00B71BC3" w:rsidDel="007E0F89">
                  <w:rPr>
                    <w:rFonts w:ascii="Times New Roman" w:hAnsi="Times New Roman"/>
                    <w:color w:val="000000"/>
                    <w:sz w:val="24"/>
                    <w:szCs w:val="24"/>
                    <w:lang w:val="vi-VN"/>
                  </w:rPr>
                  <w:delText>EZ/T24</w:delText>
                </w:r>
              </w:del>
            </w:ins>
          </w:p>
        </w:tc>
        <w:tc>
          <w:tcPr>
            <w:tcW w:w="1074" w:type="dxa"/>
            <w:tcPrChange w:id="30158" w:author="Phuong Truong Thi" w:date="2024-10-16T01:05:00Z">
              <w:tcPr>
                <w:tcW w:w="1080" w:type="dxa"/>
                <w:gridSpan w:val="2"/>
              </w:tcPr>
            </w:tcPrChange>
          </w:tcPr>
          <w:p w14:paraId="5A3DC365" w14:textId="55641470" w:rsidR="00E12437" w:rsidRPr="00F72CF1" w:rsidDel="007E0F89" w:rsidRDefault="00E12437" w:rsidP="00E12437">
            <w:pPr>
              <w:spacing w:before="0" w:line="240" w:lineRule="auto"/>
              <w:contextualSpacing w:val="0"/>
              <w:rPr>
                <w:del w:id="30159" w:author="Phuong Truong Thi" w:date="2024-10-08T18:17:00Z"/>
                <w:rFonts w:ascii="Times New Roman" w:eastAsia="Times New Roman" w:hAnsi="Times New Roman"/>
                <w:sz w:val="24"/>
                <w:szCs w:val="24"/>
                <w:lang w:eastAsia="vi-VN"/>
              </w:rPr>
            </w:pPr>
            <w:del w:id="30160" w:author="Phuong Truong Thi" w:date="2024-10-08T18:17:00Z">
              <w:r w:rsidRPr="00F72CF1" w:rsidDel="007E0F89">
                <w:rPr>
                  <w:rFonts w:ascii="Times New Roman" w:eastAsia="Times New Roman" w:hAnsi="Times New Roman"/>
                  <w:sz w:val="24"/>
                  <w:szCs w:val="24"/>
                  <w:lang w:eastAsia="vi-VN"/>
                </w:rPr>
                <w:delText>Text</w:delText>
              </w:r>
            </w:del>
          </w:p>
        </w:tc>
        <w:tc>
          <w:tcPr>
            <w:tcW w:w="851" w:type="dxa"/>
            <w:shd w:val="clear" w:color="auto" w:fill="auto"/>
            <w:noWrap/>
            <w:vAlign w:val="center"/>
            <w:tcPrChange w:id="30161" w:author="Phuong Truong Thi" w:date="2024-10-16T01:05:00Z">
              <w:tcPr>
                <w:tcW w:w="1535" w:type="dxa"/>
                <w:gridSpan w:val="3"/>
                <w:shd w:val="clear" w:color="auto" w:fill="auto"/>
                <w:noWrap/>
                <w:vAlign w:val="center"/>
              </w:tcPr>
            </w:tcPrChange>
          </w:tcPr>
          <w:p w14:paraId="0E7DF1E1" w14:textId="7B70E5EC" w:rsidR="00E12437" w:rsidRPr="00F72CF1" w:rsidDel="007E0F89" w:rsidRDefault="00E12437" w:rsidP="00E12437">
            <w:pPr>
              <w:spacing w:before="0" w:line="240" w:lineRule="auto"/>
              <w:contextualSpacing w:val="0"/>
              <w:rPr>
                <w:del w:id="30162" w:author="Phuong Truong Thi" w:date="2024-10-08T18:17:00Z"/>
                <w:rFonts w:ascii="Times New Roman" w:eastAsia="Times New Roman" w:hAnsi="Times New Roman"/>
                <w:sz w:val="24"/>
                <w:szCs w:val="24"/>
                <w:lang w:val="vi-VN" w:eastAsia="vi-VN"/>
              </w:rPr>
            </w:pPr>
          </w:p>
        </w:tc>
        <w:tc>
          <w:tcPr>
            <w:tcW w:w="1074" w:type="dxa"/>
            <w:tcPrChange w:id="30163" w:author="Phuong Truong Thi" w:date="2024-10-16T01:05:00Z">
              <w:tcPr>
                <w:tcW w:w="1080" w:type="dxa"/>
              </w:tcPr>
            </w:tcPrChange>
          </w:tcPr>
          <w:p w14:paraId="0BA89061" w14:textId="4B30E8E5" w:rsidR="00E12437" w:rsidRPr="00F72CF1" w:rsidDel="007E0F89" w:rsidRDefault="00E12437" w:rsidP="00E12437">
            <w:pPr>
              <w:spacing w:before="0" w:line="240" w:lineRule="auto"/>
              <w:contextualSpacing w:val="0"/>
              <w:jc w:val="center"/>
              <w:rPr>
                <w:del w:id="30164" w:author="Phuong Truong Thi" w:date="2024-10-08T18:17:00Z"/>
                <w:rFonts w:ascii="Times New Roman" w:eastAsia="Times New Roman" w:hAnsi="Times New Roman"/>
                <w:sz w:val="24"/>
                <w:szCs w:val="24"/>
                <w:lang w:eastAsia="vi-VN"/>
              </w:rPr>
            </w:pPr>
            <w:del w:id="30165" w:author="Phuong Truong Thi" w:date="2024-10-08T18:17:00Z">
              <w:r w:rsidRPr="00F72CF1" w:rsidDel="007E0F89">
                <w:rPr>
                  <w:rFonts w:ascii="Times New Roman" w:eastAsia="Times New Roman" w:hAnsi="Times New Roman"/>
                  <w:sz w:val="24"/>
                  <w:szCs w:val="24"/>
                  <w:lang w:eastAsia="vi-VN"/>
                </w:rPr>
                <w:delText>Y</w:delText>
              </w:r>
            </w:del>
          </w:p>
        </w:tc>
      </w:tr>
    </w:tbl>
    <w:p w14:paraId="096906F2" w14:textId="222EB700" w:rsidR="00651521" w:rsidDel="00F868EA" w:rsidRDefault="00651521" w:rsidP="00817E47">
      <w:pPr>
        <w:framePr w:hSpace="180" w:wrap="around" w:vAnchor="text" w:hAnchor="text" w:y="1"/>
        <w:spacing w:before="0" w:line="240" w:lineRule="auto"/>
        <w:contextualSpacing w:val="0"/>
        <w:suppressOverlap/>
        <w:rPr>
          <w:del w:id="30166" w:author="Phuong Truong Thi" w:date="2024-10-16T01:05:00Z"/>
          <w:rFonts w:ascii="Times New Roman" w:eastAsia="Times New Roman" w:hAnsi="Times New Roman"/>
          <w:color w:val="000000"/>
          <w:sz w:val="24"/>
          <w:szCs w:val="24"/>
          <w:lang w:eastAsia="vi-VN"/>
        </w:rPr>
      </w:pPr>
      <w:del w:id="30167" w:author="Phuong Truong Thi" w:date="2024-10-16T01:05:00Z">
        <w:r w:rsidDel="00F868EA">
          <w:rPr>
            <w:rFonts w:ascii="Times New Roman" w:hAnsi="Times New Roman"/>
            <w:color w:val="000000"/>
            <w:sz w:val="24"/>
            <w:szCs w:val="24"/>
          </w:rPr>
          <w:delText>NumberC</w:delText>
        </w:r>
        <w:r w:rsidDel="00F868EA">
          <w:rPr>
            <w:rFonts w:ascii="Times New Roman" w:eastAsia="Times New Roman" w:hAnsi="Times New Roman"/>
            <w:color w:val="000000"/>
            <w:sz w:val="24"/>
            <w:szCs w:val="24"/>
            <w:lang w:eastAsia="vi-VN"/>
          </w:rPr>
          <w:delText>Text</w:delText>
        </w:r>
      </w:del>
    </w:p>
    <w:p w14:paraId="2B9C2A71" w14:textId="53131DB6" w:rsidR="007E0F89" w:rsidDel="00F868EA" w:rsidRDefault="00E8609E" w:rsidP="00817E47">
      <w:pPr>
        <w:framePr w:hSpace="180" w:wrap="around" w:vAnchor="text" w:hAnchor="text" w:y="1"/>
        <w:spacing w:before="0" w:line="240" w:lineRule="auto"/>
        <w:contextualSpacing w:val="0"/>
        <w:suppressOverlap/>
        <w:rPr>
          <w:del w:id="30168" w:author="Phuong Truong Thi" w:date="2024-10-16T01:05:00Z"/>
          <w:rFonts w:ascii="Times New Roman" w:eastAsia="Times New Roman" w:hAnsi="Times New Roman"/>
          <w:color w:val="000000"/>
          <w:sz w:val="24"/>
          <w:szCs w:val="24"/>
          <w:lang w:eastAsia="vi-VN"/>
        </w:rPr>
      </w:pPr>
      <w:del w:id="30169" w:author="Phuong Truong Thi" w:date="2024-10-16T01:05:00Z">
        <w:r w:rsidDel="00F868EA">
          <w:rPr>
            <w:rFonts w:ascii="Times New Roman" w:eastAsia="Times New Roman" w:hAnsi="Times New Roman"/>
            <w:color w:val="000000"/>
            <w:sz w:val="24"/>
            <w:szCs w:val="24"/>
            <w:lang w:eastAsia="vi-VN"/>
          </w:rPr>
          <w:delText>Text link</w:delText>
        </w:r>
      </w:del>
    </w:p>
    <w:p w14:paraId="44E61453" w14:textId="187B22D2" w:rsidR="007E0F89" w:rsidDel="00F868EA" w:rsidRDefault="00651521" w:rsidP="00817E47">
      <w:pPr>
        <w:framePr w:hSpace="180" w:wrap="around" w:vAnchor="text" w:hAnchor="text" w:y="1"/>
        <w:spacing w:before="0" w:line="240" w:lineRule="auto"/>
        <w:contextualSpacing w:val="0"/>
        <w:suppressOverlap/>
        <w:rPr>
          <w:del w:id="30170" w:author="Phuong Truong Thi" w:date="2024-10-16T01:05:00Z"/>
          <w:rFonts w:ascii="Times New Roman" w:eastAsia="Times New Roman" w:hAnsi="Times New Roman"/>
          <w:color w:val="000000"/>
          <w:sz w:val="24"/>
          <w:szCs w:val="24"/>
          <w:lang w:eastAsia="vi-VN"/>
        </w:rPr>
      </w:pPr>
      <w:del w:id="30171" w:author="Phuong Truong Thi" w:date="2024-10-16T01:05:00Z">
        <w:r w:rsidDel="00F868EA">
          <w:rPr>
            <w:rFonts w:ascii="Times New Roman" w:eastAsia="Times New Roman" w:hAnsi="Times New Roman"/>
            <w:color w:val="000000"/>
            <w:sz w:val="24"/>
            <w:szCs w:val="24"/>
            <w:lang w:eastAsia="vi-VN"/>
          </w:rPr>
          <w:delText>Text link</w:delText>
        </w:r>
      </w:del>
    </w:p>
    <w:p w14:paraId="20AA04EC" w14:textId="3D6AD115" w:rsidR="007E0F89" w:rsidDel="00F868EA" w:rsidRDefault="00651521" w:rsidP="00817E47">
      <w:pPr>
        <w:framePr w:hSpace="180" w:wrap="around" w:vAnchor="text" w:hAnchor="text" w:y="1"/>
        <w:spacing w:before="0" w:line="240" w:lineRule="auto"/>
        <w:contextualSpacing w:val="0"/>
        <w:suppressOverlap/>
        <w:rPr>
          <w:del w:id="30172" w:author="Phuong Truong Thi" w:date="2024-10-16T01:05:00Z"/>
          <w:rFonts w:ascii="Times New Roman" w:eastAsia="Times New Roman" w:hAnsi="Times New Roman"/>
          <w:color w:val="000000"/>
          <w:sz w:val="24"/>
          <w:szCs w:val="24"/>
          <w:lang w:eastAsia="vi-VN"/>
        </w:rPr>
      </w:pPr>
      <w:del w:id="30173" w:author="Phuong Truong Thi" w:date="2024-10-16T01:05:00Z">
        <w:r w:rsidDel="00F868EA">
          <w:rPr>
            <w:rFonts w:ascii="Times New Roman" w:eastAsia="Times New Roman" w:hAnsi="Times New Roman"/>
            <w:color w:val="000000"/>
            <w:sz w:val="24"/>
            <w:szCs w:val="24"/>
            <w:lang w:eastAsia="vi-VN"/>
          </w:rPr>
          <w:delText>Text link</w:delText>
        </w:r>
      </w:del>
    </w:p>
    <w:p w14:paraId="5FEAFD62" w14:textId="70D42A28" w:rsidR="00FB2896" w:rsidDel="00F868EA" w:rsidRDefault="00651521" w:rsidP="00A337D7">
      <w:pPr>
        <w:rPr>
          <w:del w:id="30174" w:author="Phuong Truong Thi" w:date="2024-10-16T01:05:00Z"/>
          <w:i/>
          <w:iCs/>
        </w:rPr>
      </w:pPr>
      <w:del w:id="30175" w:author="Phuong Truong Thi" w:date="2024-10-16T01:05:00Z">
        <w:r w:rsidDel="00F868EA">
          <w:rPr>
            <w:rFonts w:ascii="Times New Roman" w:eastAsia="Times New Roman" w:hAnsi="Times New Roman"/>
            <w:color w:val="000000"/>
            <w:sz w:val="24"/>
            <w:szCs w:val="24"/>
            <w:lang w:eastAsia="vi-VN"/>
          </w:rPr>
          <w:delText>Text link</w:delText>
        </w:r>
      </w:del>
    </w:p>
    <w:p w14:paraId="0E9DA14A" w14:textId="166229CF" w:rsidR="00384F62" w:rsidDel="00F868EA" w:rsidRDefault="00384F62" w:rsidP="00A337D7">
      <w:pPr>
        <w:rPr>
          <w:del w:id="30176" w:author="Phuong Truong Thi" w:date="2024-10-16T01:05:00Z"/>
          <w:i/>
          <w:iCs/>
        </w:rPr>
      </w:pPr>
    </w:p>
    <w:tbl>
      <w:tblPr>
        <w:tblpPr w:leftFromText="180" w:rightFromText="180" w:vertAnchor="text" w:tblpY="1"/>
        <w:tblOverlap w:val="neve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2025"/>
        <w:gridCol w:w="2403"/>
        <w:gridCol w:w="1080"/>
        <w:gridCol w:w="1080"/>
        <w:gridCol w:w="855"/>
        <w:gridCol w:w="1080"/>
        <w:gridCol w:w="15"/>
      </w:tblGrid>
      <w:tr w:rsidR="00F868EA" w:rsidRPr="00F72CF1" w14:paraId="0D8085A0" w14:textId="77777777" w:rsidTr="00817E47">
        <w:trPr>
          <w:gridAfter w:val="1"/>
          <w:wAfter w:w="15" w:type="dxa"/>
          <w:trHeight w:val="528"/>
          <w:tblHeader/>
          <w:ins w:id="30177" w:author="Phuong Truong Thi" w:date="2024-10-16T01:06:00Z"/>
        </w:trPr>
        <w:tc>
          <w:tcPr>
            <w:tcW w:w="670" w:type="dxa"/>
            <w:shd w:val="clear" w:color="000000" w:fill="F7C7AC"/>
            <w:vAlign w:val="center"/>
            <w:hideMark/>
          </w:tcPr>
          <w:p w14:paraId="2B9A1307" w14:textId="77777777" w:rsidR="00F868EA" w:rsidRPr="00F72CF1" w:rsidRDefault="00F868EA" w:rsidP="00817E47">
            <w:pPr>
              <w:spacing w:before="0" w:line="240" w:lineRule="auto"/>
              <w:contextualSpacing w:val="0"/>
              <w:jc w:val="center"/>
              <w:rPr>
                <w:ins w:id="30178" w:author="Phuong Truong Thi" w:date="2024-10-16T01:06:00Z"/>
                <w:rFonts w:ascii="Times New Roman" w:eastAsia="Times New Roman" w:hAnsi="Times New Roman"/>
                <w:b/>
                <w:bCs/>
                <w:color w:val="000000"/>
                <w:sz w:val="24"/>
                <w:szCs w:val="24"/>
                <w:lang w:val="vi-VN" w:eastAsia="vi-VN"/>
              </w:rPr>
            </w:pPr>
            <w:ins w:id="30179" w:author="Phuong Truong Thi" w:date="2024-10-16T01:06:00Z">
              <w:r w:rsidRPr="00F72CF1">
                <w:rPr>
                  <w:rFonts w:ascii="Times New Roman" w:eastAsia="Times New Roman" w:hAnsi="Times New Roman"/>
                  <w:b/>
                  <w:bCs/>
                  <w:color w:val="000000"/>
                  <w:sz w:val="24"/>
                  <w:szCs w:val="24"/>
                  <w:lang w:val="vi-VN" w:eastAsia="vi-VN"/>
                </w:rPr>
                <w:t>STT</w:t>
              </w:r>
            </w:ins>
          </w:p>
        </w:tc>
        <w:tc>
          <w:tcPr>
            <w:tcW w:w="2025" w:type="dxa"/>
            <w:shd w:val="clear" w:color="000000" w:fill="F7C7AC"/>
            <w:vAlign w:val="center"/>
            <w:hideMark/>
          </w:tcPr>
          <w:p w14:paraId="50D8CC68" w14:textId="77777777" w:rsidR="00F868EA" w:rsidRPr="00F72CF1" w:rsidRDefault="00F868EA" w:rsidP="00817E47">
            <w:pPr>
              <w:spacing w:before="0" w:line="240" w:lineRule="auto"/>
              <w:contextualSpacing w:val="0"/>
              <w:jc w:val="center"/>
              <w:rPr>
                <w:ins w:id="30180" w:author="Phuong Truong Thi" w:date="2024-10-16T01:06:00Z"/>
                <w:rFonts w:ascii="Times New Roman" w:eastAsia="Times New Roman" w:hAnsi="Times New Roman"/>
                <w:b/>
                <w:bCs/>
                <w:color w:val="000000"/>
                <w:sz w:val="24"/>
                <w:szCs w:val="24"/>
                <w:lang w:val="vi-VN" w:eastAsia="vi-VN"/>
              </w:rPr>
            </w:pPr>
            <w:ins w:id="30181" w:author="Phuong Truong Thi" w:date="2024-10-16T01:06:00Z">
              <w:r w:rsidRPr="00F72CF1">
                <w:rPr>
                  <w:rFonts w:ascii="Times New Roman" w:eastAsia="Times New Roman" w:hAnsi="Times New Roman"/>
                  <w:b/>
                  <w:bCs/>
                  <w:color w:val="000000"/>
                  <w:sz w:val="24"/>
                  <w:szCs w:val="24"/>
                  <w:lang w:val="vi-VN" w:eastAsia="vi-VN"/>
                </w:rPr>
                <w:t>Trường dữ liệu</w:t>
              </w:r>
            </w:ins>
          </w:p>
        </w:tc>
        <w:tc>
          <w:tcPr>
            <w:tcW w:w="2403" w:type="dxa"/>
            <w:shd w:val="clear" w:color="000000" w:fill="F7C7AC"/>
            <w:vAlign w:val="center"/>
          </w:tcPr>
          <w:p w14:paraId="28269BF5" w14:textId="77777777" w:rsidR="00F868EA" w:rsidRPr="00F72CF1" w:rsidRDefault="00F868EA" w:rsidP="00817E47">
            <w:pPr>
              <w:spacing w:before="0" w:line="240" w:lineRule="auto"/>
              <w:contextualSpacing w:val="0"/>
              <w:jc w:val="center"/>
              <w:rPr>
                <w:ins w:id="30182" w:author="Phuong Truong Thi" w:date="2024-10-16T01:06:00Z"/>
                <w:rFonts w:ascii="Times New Roman" w:eastAsia="Times New Roman" w:hAnsi="Times New Roman"/>
                <w:b/>
                <w:bCs/>
                <w:color w:val="000000"/>
                <w:sz w:val="24"/>
                <w:szCs w:val="24"/>
                <w:lang w:eastAsia="vi-VN"/>
              </w:rPr>
            </w:pPr>
            <w:ins w:id="30183" w:author="Phuong Truong Thi" w:date="2024-10-16T01:06:00Z">
              <w:r w:rsidRPr="00F72CF1">
                <w:rPr>
                  <w:rFonts w:ascii="Times New Roman" w:eastAsia="Times New Roman" w:hAnsi="Times New Roman"/>
                  <w:b/>
                  <w:bCs/>
                  <w:color w:val="000000"/>
                  <w:sz w:val="24"/>
                  <w:szCs w:val="24"/>
                  <w:lang w:eastAsia="vi-VN"/>
                </w:rPr>
                <w:t>Mô tả trường</w:t>
              </w:r>
            </w:ins>
          </w:p>
        </w:tc>
        <w:tc>
          <w:tcPr>
            <w:tcW w:w="1080" w:type="dxa"/>
            <w:shd w:val="clear" w:color="000000" w:fill="F7C7AC"/>
            <w:vAlign w:val="center"/>
          </w:tcPr>
          <w:p w14:paraId="6C39C83D" w14:textId="77777777" w:rsidR="00F868EA" w:rsidRPr="00F72CF1" w:rsidRDefault="00F868EA" w:rsidP="00817E47">
            <w:pPr>
              <w:spacing w:before="0" w:line="240" w:lineRule="auto"/>
              <w:contextualSpacing w:val="0"/>
              <w:jc w:val="center"/>
              <w:rPr>
                <w:ins w:id="30184" w:author="Phuong Truong Thi" w:date="2024-10-16T01:06:00Z"/>
                <w:rFonts w:ascii="Times New Roman" w:eastAsia="Times New Roman" w:hAnsi="Times New Roman"/>
                <w:b/>
                <w:bCs/>
                <w:color w:val="000000"/>
                <w:sz w:val="24"/>
                <w:szCs w:val="24"/>
                <w:lang w:val="vi-VN" w:eastAsia="vi-VN"/>
              </w:rPr>
            </w:pPr>
            <w:ins w:id="30185" w:author="Phuong Truong Thi" w:date="2024-10-16T01:06:00Z">
              <w:r w:rsidRPr="0061058B">
                <w:rPr>
                  <w:rFonts w:ascii="Times New Roman" w:eastAsia="Times New Roman" w:hAnsi="Times New Roman"/>
                  <w:b/>
                  <w:bCs/>
                  <w:color w:val="000000"/>
                  <w:sz w:val="24"/>
                  <w:szCs w:val="24"/>
                  <w:lang w:eastAsia="vi-VN"/>
                </w:rPr>
                <w:t>Nguồn</w:t>
              </w:r>
            </w:ins>
          </w:p>
        </w:tc>
        <w:tc>
          <w:tcPr>
            <w:tcW w:w="1080" w:type="dxa"/>
            <w:shd w:val="clear" w:color="000000" w:fill="F7C7AC"/>
            <w:vAlign w:val="center"/>
          </w:tcPr>
          <w:p w14:paraId="7FC3BBE0" w14:textId="77777777" w:rsidR="00F868EA" w:rsidRPr="00F72CF1" w:rsidRDefault="00F868EA" w:rsidP="00817E47">
            <w:pPr>
              <w:spacing w:before="0" w:line="240" w:lineRule="auto"/>
              <w:contextualSpacing w:val="0"/>
              <w:jc w:val="center"/>
              <w:rPr>
                <w:ins w:id="30186" w:author="Phuong Truong Thi" w:date="2024-10-16T01:06:00Z"/>
                <w:rFonts w:ascii="Times New Roman" w:eastAsia="Times New Roman" w:hAnsi="Times New Roman"/>
                <w:b/>
                <w:bCs/>
                <w:color w:val="000000"/>
                <w:sz w:val="24"/>
                <w:szCs w:val="24"/>
                <w:lang w:val="vi-VN" w:eastAsia="vi-VN"/>
              </w:rPr>
            </w:pPr>
            <w:ins w:id="30187" w:author="Phuong Truong Thi" w:date="2024-10-16T01:06:00Z">
              <w:r w:rsidRPr="00F72CF1">
                <w:rPr>
                  <w:rFonts w:ascii="Times New Roman" w:eastAsia="Times New Roman" w:hAnsi="Times New Roman"/>
                  <w:b/>
                  <w:bCs/>
                  <w:color w:val="000000"/>
                  <w:sz w:val="24"/>
                  <w:szCs w:val="24"/>
                  <w:lang w:val="vi-VN" w:eastAsia="vi-VN"/>
                </w:rPr>
                <w:t>Định dạng</w:t>
              </w:r>
            </w:ins>
          </w:p>
        </w:tc>
        <w:tc>
          <w:tcPr>
            <w:tcW w:w="855" w:type="dxa"/>
            <w:shd w:val="clear" w:color="000000" w:fill="F7C7AC"/>
            <w:vAlign w:val="center"/>
            <w:hideMark/>
          </w:tcPr>
          <w:p w14:paraId="130B79FD" w14:textId="77777777" w:rsidR="00F868EA" w:rsidRPr="00F72CF1" w:rsidRDefault="00F868EA" w:rsidP="00817E47">
            <w:pPr>
              <w:spacing w:before="0" w:line="240" w:lineRule="auto"/>
              <w:contextualSpacing w:val="0"/>
              <w:jc w:val="center"/>
              <w:rPr>
                <w:ins w:id="30188" w:author="Phuong Truong Thi" w:date="2024-10-16T01:06:00Z"/>
                <w:rFonts w:ascii="Times New Roman" w:eastAsia="Times New Roman" w:hAnsi="Times New Roman"/>
                <w:b/>
                <w:bCs/>
                <w:color w:val="000000"/>
                <w:sz w:val="24"/>
                <w:szCs w:val="24"/>
                <w:lang w:eastAsia="vi-VN"/>
              </w:rPr>
            </w:pPr>
            <w:ins w:id="30189" w:author="Phuong Truong Thi" w:date="2024-10-16T01:06:00Z">
              <w:r w:rsidRPr="00F72CF1">
                <w:rPr>
                  <w:rFonts w:ascii="Times New Roman" w:eastAsia="Times New Roman" w:hAnsi="Times New Roman"/>
                  <w:b/>
                  <w:bCs/>
                  <w:color w:val="000000"/>
                  <w:sz w:val="24"/>
                  <w:szCs w:val="24"/>
                  <w:lang w:val="vi-VN" w:eastAsia="vi-VN"/>
                </w:rPr>
                <w:t xml:space="preserve">Mã danh mục </w:t>
              </w:r>
            </w:ins>
          </w:p>
          <w:p w14:paraId="3A538AE5" w14:textId="77777777" w:rsidR="00F868EA" w:rsidRPr="00F72CF1" w:rsidRDefault="00F868EA" w:rsidP="00817E47">
            <w:pPr>
              <w:spacing w:before="0" w:line="240" w:lineRule="auto"/>
              <w:contextualSpacing w:val="0"/>
              <w:jc w:val="center"/>
              <w:rPr>
                <w:ins w:id="30190" w:author="Phuong Truong Thi" w:date="2024-10-16T01:06:00Z"/>
                <w:rFonts w:ascii="Times New Roman" w:eastAsia="Times New Roman" w:hAnsi="Times New Roman"/>
                <w:b/>
                <w:bCs/>
                <w:color w:val="000000"/>
                <w:sz w:val="24"/>
                <w:szCs w:val="24"/>
                <w:lang w:val="vi-VN" w:eastAsia="vi-VN"/>
              </w:rPr>
            </w:pPr>
            <w:ins w:id="30191" w:author="Phuong Truong Thi" w:date="2024-10-16T01:06:00Z">
              <w:r w:rsidRPr="00F72CF1">
                <w:rPr>
                  <w:rFonts w:ascii="Times New Roman" w:eastAsia="Times New Roman" w:hAnsi="Times New Roman"/>
                  <w:b/>
                  <w:bCs/>
                  <w:color w:val="000000"/>
                  <w:sz w:val="24"/>
                  <w:szCs w:val="24"/>
                  <w:lang w:val="vi-VN" w:eastAsia="vi-VN"/>
                </w:rPr>
                <w:t>tham chiếu</w:t>
              </w:r>
            </w:ins>
          </w:p>
        </w:tc>
        <w:tc>
          <w:tcPr>
            <w:tcW w:w="1080" w:type="dxa"/>
            <w:shd w:val="clear" w:color="000000" w:fill="F7C7AC"/>
          </w:tcPr>
          <w:p w14:paraId="32043E92" w14:textId="77777777" w:rsidR="00F868EA" w:rsidRPr="00F72CF1" w:rsidRDefault="00F868EA" w:rsidP="00817E47">
            <w:pPr>
              <w:spacing w:before="0" w:line="240" w:lineRule="auto"/>
              <w:contextualSpacing w:val="0"/>
              <w:jc w:val="center"/>
              <w:rPr>
                <w:ins w:id="30192" w:author="Phuong Truong Thi" w:date="2024-10-16T01:06:00Z"/>
                <w:rFonts w:ascii="Times New Roman" w:eastAsia="Times New Roman" w:hAnsi="Times New Roman"/>
                <w:b/>
                <w:bCs/>
                <w:color w:val="000000"/>
                <w:sz w:val="24"/>
                <w:szCs w:val="24"/>
                <w:lang w:eastAsia="vi-VN"/>
              </w:rPr>
            </w:pPr>
            <w:ins w:id="30193" w:author="Phuong Truong Thi" w:date="2024-10-16T01:06:00Z">
              <w:r w:rsidRPr="00F72CF1">
                <w:rPr>
                  <w:rFonts w:ascii="Times New Roman" w:eastAsia="Times New Roman" w:hAnsi="Times New Roman"/>
                  <w:b/>
                  <w:bCs/>
                  <w:color w:val="000000"/>
                  <w:sz w:val="24"/>
                  <w:szCs w:val="24"/>
                  <w:lang w:eastAsia="vi-VN"/>
                </w:rPr>
                <w:t>Hiển thị mặc định</w:t>
              </w:r>
            </w:ins>
          </w:p>
          <w:p w14:paraId="67E13689" w14:textId="77777777" w:rsidR="00F868EA" w:rsidRPr="00F72CF1" w:rsidRDefault="00F868EA" w:rsidP="00817E47">
            <w:pPr>
              <w:spacing w:before="0" w:line="240" w:lineRule="auto"/>
              <w:contextualSpacing w:val="0"/>
              <w:jc w:val="center"/>
              <w:rPr>
                <w:ins w:id="30194" w:author="Phuong Truong Thi" w:date="2024-10-16T01:06:00Z"/>
                <w:rFonts w:ascii="Times New Roman" w:eastAsia="Times New Roman" w:hAnsi="Times New Roman"/>
                <w:b/>
                <w:bCs/>
                <w:color w:val="000000"/>
                <w:sz w:val="24"/>
                <w:szCs w:val="24"/>
                <w:lang w:eastAsia="vi-VN"/>
              </w:rPr>
            </w:pPr>
            <w:ins w:id="30195" w:author="Phuong Truong Thi" w:date="2024-10-16T01:06:00Z">
              <w:r w:rsidRPr="00F72CF1">
                <w:rPr>
                  <w:rFonts w:ascii="Times New Roman" w:eastAsia="Times New Roman" w:hAnsi="Times New Roman"/>
                  <w:b/>
                  <w:bCs/>
                  <w:color w:val="000000"/>
                  <w:sz w:val="24"/>
                  <w:szCs w:val="24"/>
                  <w:lang w:eastAsia="vi-VN"/>
                </w:rPr>
                <w:t>trên danh sách</w:t>
              </w:r>
            </w:ins>
          </w:p>
          <w:p w14:paraId="45F61B42" w14:textId="77777777" w:rsidR="00F868EA" w:rsidRPr="00F72CF1" w:rsidRDefault="00F868EA" w:rsidP="00817E47">
            <w:pPr>
              <w:spacing w:before="0" w:line="240" w:lineRule="auto"/>
              <w:contextualSpacing w:val="0"/>
              <w:jc w:val="center"/>
              <w:rPr>
                <w:ins w:id="30196" w:author="Phuong Truong Thi" w:date="2024-10-16T01:06:00Z"/>
                <w:rFonts w:ascii="Times New Roman" w:eastAsia="Times New Roman" w:hAnsi="Times New Roman"/>
                <w:b/>
                <w:bCs/>
                <w:color w:val="000000"/>
                <w:sz w:val="24"/>
                <w:szCs w:val="24"/>
                <w:lang w:eastAsia="vi-VN"/>
              </w:rPr>
            </w:pPr>
            <w:ins w:id="30197" w:author="Phuong Truong Thi" w:date="2024-10-16T01:06:00Z">
              <w:r w:rsidRPr="00F72CF1">
                <w:rPr>
                  <w:rFonts w:ascii="Times New Roman" w:eastAsia="Times New Roman" w:hAnsi="Times New Roman"/>
                  <w:b/>
                  <w:bCs/>
                  <w:color w:val="000000"/>
                  <w:sz w:val="24"/>
                  <w:szCs w:val="24"/>
                  <w:lang w:eastAsia="vi-VN"/>
                </w:rPr>
                <w:t>(Y/N)</w:t>
              </w:r>
            </w:ins>
          </w:p>
        </w:tc>
      </w:tr>
      <w:tr w:rsidR="004C3E35" w:rsidRPr="00F72CF1" w14:paraId="27583038" w14:textId="77777777" w:rsidTr="00941F76">
        <w:trPr>
          <w:trHeight w:val="276"/>
          <w:ins w:id="30198" w:author="Phuong Truong Thi" w:date="2024-10-16T01:06:00Z"/>
        </w:trPr>
        <w:tc>
          <w:tcPr>
            <w:tcW w:w="9208" w:type="dxa"/>
            <w:gridSpan w:val="8"/>
          </w:tcPr>
          <w:p w14:paraId="14946805" w14:textId="77777777" w:rsidR="004C3E35" w:rsidRDefault="004C3E35" w:rsidP="00817E47">
            <w:pPr>
              <w:spacing w:before="0" w:line="240" w:lineRule="auto"/>
              <w:contextualSpacing w:val="0"/>
              <w:rPr>
                <w:ins w:id="30199" w:author="Phuong Truong Thi" w:date="2024-11-25T15:22:00Z"/>
                <w:rFonts w:ascii="Times New Roman" w:eastAsia="Times New Roman" w:hAnsi="Times New Roman"/>
                <w:i/>
                <w:iCs/>
                <w:sz w:val="24"/>
                <w:szCs w:val="24"/>
                <w:lang w:eastAsia="vi-VN"/>
              </w:rPr>
            </w:pPr>
            <w:ins w:id="30200" w:author="Phuong Truong Thi" w:date="2024-10-16T01:06:00Z">
              <w:r w:rsidRPr="00F72CF1">
                <w:rPr>
                  <w:rFonts w:ascii="Times New Roman" w:eastAsia="Times New Roman" w:hAnsi="Times New Roman"/>
                  <w:sz w:val="24"/>
                  <w:szCs w:val="24"/>
                  <w:lang w:eastAsia="vi-VN"/>
                </w:rPr>
                <w:t xml:space="preserve">Số tổng </w:t>
              </w:r>
            </w:ins>
          </w:p>
          <w:p w14:paraId="2240B478" w14:textId="2E892AC3" w:rsidR="0070293F" w:rsidRPr="00F72CF1" w:rsidRDefault="0070293F" w:rsidP="00817E47">
            <w:pPr>
              <w:spacing w:before="0" w:line="240" w:lineRule="auto"/>
              <w:contextualSpacing w:val="0"/>
              <w:rPr>
                <w:ins w:id="30201" w:author="Phuong Truong Thi" w:date="2024-10-16T01:06:00Z"/>
                <w:rFonts w:ascii="Times New Roman" w:eastAsia="Times New Roman" w:hAnsi="Times New Roman"/>
                <w:sz w:val="24"/>
                <w:szCs w:val="24"/>
                <w:lang w:eastAsia="vi-VN"/>
              </w:rPr>
            </w:pPr>
            <w:ins w:id="30202" w:author="Phuong Truong Thi" w:date="2024-11-25T15:22:00Z">
              <w:r>
                <w:rPr>
                  <w:rFonts w:ascii="Times New Roman" w:hAnsi="Times New Roman"/>
                  <w:color w:val="000000"/>
                  <w:sz w:val="24"/>
                  <w:szCs w:val="24"/>
                </w:rPr>
                <w:t>(</w:t>
              </w:r>
              <w:r w:rsidRPr="00694305">
                <w:rPr>
                  <w:rFonts w:ascii="Times New Roman" w:hAnsi="Times New Roman"/>
                  <w:b/>
                  <w:bCs/>
                  <w:color w:val="000000"/>
                  <w:sz w:val="24"/>
                  <w:szCs w:val="24"/>
                </w:rPr>
                <w:t>Lưu ý</w:t>
              </w:r>
              <w:r>
                <w:rPr>
                  <w:rFonts w:ascii="Times New Roman" w:hAnsi="Times New Roman"/>
                  <w:color w:val="000000"/>
                  <w:sz w:val="24"/>
                  <w:szCs w:val="24"/>
                </w:rPr>
                <w:t xml:space="preserve">: 3 trường thông tin số lượng Net MAF/Tăn MAF/Giảm </w:t>
              </w:r>
            </w:ins>
            <w:ins w:id="30203" w:author="Phuong Truong Thi" w:date="2024-11-25T15:23:00Z">
              <w:r>
                <w:rPr>
                  <w:rFonts w:ascii="Times New Roman" w:hAnsi="Times New Roman"/>
                  <w:color w:val="000000"/>
                  <w:sz w:val="24"/>
                  <w:szCs w:val="24"/>
                </w:rPr>
                <w:t>M</w:t>
              </w:r>
            </w:ins>
            <w:ins w:id="30204" w:author="Phuong Truong Thi" w:date="2024-11-25T15:22:00Z">
              <w:r>
                <w:rPr>
                  <w:rFonts w:ascii="Times New Roman" w:hAnsi="Times New Roman"/>
                  <w:color w:val="000000"/>
                  <w:sz w:val="24"/>
                  <w:szCs w:val="24"/>
                </w:rPr>
                <w:t>AF sẽ chuyển xem ở dạng báo cáo mục II.2.9.1)</w:t>
              </w:r>
            </w:ins>
          </w:p>
        </w:tc>
      </w:tr>
      <w:tr w:rsidR="00F868EA" w:rsidRPr="00F72CF1" w14:paraId="51213872" w14:textId="77777777" w:rsidTr="00817E47">
        <w:trPr>
          <w:gridAfter w:val="1"/>
          <w:wAfter w:w="15" w:type="dxa"/>
          <w:trHeight w:val="276"/>
          <w:ins w:id="30205" w:author="Phuong Truong Thi" w:date="2024-10-16T01:06:00Z"/>
        </w:trPr>
        <w:tc>
          <w:tcPr>
            <w:tcW w:w="670" w:type="dxa"/>
            <w:shd w:val="clear" w:color="auto" w:fill="auto"/>
            <w:vAlign w:val="center"/>
          </w:tcPr>
          <w:p w14:paraId="7D3E98E6" w14:textId="77777777" w:rsidR="00F868EA" w:rsidRPr="00F72CF1" w:rsidRDefault="00F868EA" w:rsidP="00817E47">
            <w:pPr>
              <w:spacing w:before="0" w:line="240" w:lineRule="auto"/>
              <w:contextualSpacing w:val="0"/>
              <w:jc w:val="left"/>
              <w:rPr>
                <w:ins w:id="30206" w:author="Phuong Truong Thi" w:date="2024-10-16T01:06:00Z"/>
                <w:rFonts w:ascii="Times New Roman" w:eastAsia="Times New Roman" w:hAnsi="Times New Roman"/>
                <w:color w:val="000000"/>
                <w:sz w:val="24"/>
                <w:szCs w:val="24"/>
                <w:lang w:val="vi-VN" w:eastAsia="vi-VN"/>
              </w:rPr>
            </w:pPr>
          </w:p>
        </w:tc>
        <w:tc>
          <w:tcPr>
            <w:tcW w:w="2025" w:type="dxa"/>
            <w:shd w:val="clear" w:color="auto" w:fill="auto"/>
            <w:vAlign w:val="center"/>
          </w:tcPr>
          <w:p w14:paraId="657CB779" w14:textId="1E57C81C" w:rsidR="00F868EA" w:rsidRPr="004C3E35" w:rsidRDefault="004C3E35" w:rsidP="00817E47">
            <w:pPr>
              <w:spacing w:before="0" w:line="240" w:lineRule="auto"/>
              <w:contextualSpacing w:val="0"/>
              <w:rPr>
                <w:ins w:id="30207" w:author="Phuong Truong Thi" w:date="2024-10-16T01:06:00Z"/>
                <w:rFonts w:ascii="Times New Roman" w:hAnsi="Times New Roman"/>
                <w:color w:val="000000"/>
                <w:sz w:val="24"/>
                <w:szCs w:val="24"/>
              </w:rPr>
            </w:pPr>
            <w:r>
              <w:rPr>
                <w:rFonts w:ascii="Times New Roman" w:hAnsi="Times New Roman"/>
                <w:color w:val="000000"/>
                <w:sz w:val="24"/>
                <w:szCs w:val="24"/>
              </w:rPr>
              <w:t>Net</w:t>
            </w:r>
            <w:commentRangeStart w:id="30208"/>
            <w:commentRangeStart w:id="30209"/>
            <w:commentRangeStart w:id="30210"/>
            <w:ins w:id="30211" w:author="Phuong Truong Thi" w:date="2024-10-16T01:06:00Z">
              <w:r w:rsidR="00F868EA" w:rsidRPr="00126368">
                <w:rPr>
                  <w:rFonts w:ascii="Times New Roman" w:hAnsi="Times New Roman"/>
                  <w:color w:val="000000"/>
                  <w:sz w:val="24"/>
                  <w:szCs w:val="24"/>
                  <w:lang w:val="vi-VN"/>
                </w:rPr>
                <w:t xml:space="preserve"> MAF </w:t>
              </w:r>
            </w:ins>
            <w:commentRangeEnd w:id="30208"/>
            <w:r w:rsidR="00646F65">
              <w:rPr>
                <w:rStyle w:val="CommentReference"/>
                <w:lang w:val="x-none" w:eastAsia="x-none"/>
              </w:rPr>
              <w:commentReference w:id="30208"/>
            </w:r>
            <w:commentRangeEnd w:id="30209"/>
            <w:r>
              <w:rPr>
                <w:rStyle w:val="CommentReference"/>
                <w:lang w:val="x-none" w:eastAsia="x-none"/>
              </w:rPr>
              <w:commentReference w:id="30209"/>
            </w:r>
            <w:commentRangeEnd w:id="30210"/>
            <w:r w:rsidR="0067025C">
              <w:rPr>
                <w:rStyle w:val="CommentReference"/>
                <w:lang w:val="x-none" w:eastAsia="x-none"/>
              </w:rPr>
              <w:commentReference w:id="30210"/>
            </w:r>
          </w:p>
          <w:p w14:paraId="7C9789F9" w14:textId="77777777" w:rsidR="00F868EA" w:rsidRPr="00126368" w:rsidRDefault="00F868EA" w:rsidP="00817E47">
            <w:pPr>
              <w:spacing w:before="0" w:line="240" w:lineRule="auto"/>
              <w:contextualSpacing w:val="0"/>
              <w:rPr>
                <w:ins w:id="30212" w:author="Phuong Truong Thi" w:date="2024-10-16T01:06:00Z"/>
                <w:rFonts w:ascii="Times New Roman" w:hAnsi="Times New Roman"/>
                <w:color w:val="000000"/>
                <w:sz w:val="24"/>
                <w:szCs w:val="24"/>
                <w:lang w:val="vi-VN"/>
              </w:rPr>
            </w:pPr>
          </w:p>
        </w:tc>
        <w:tc>
          <w:tcPr>
            <w:tcW w:w="2403" w:type="dxa"/>
          </w:tcPr>
          <w:p w14:paraId="5C9520AC" w14:textId="14401AA1" w:rsidR="00F868EA" w:rsidRPr="00126368" w:rsidRDefault="00F868EA" w:rsidP="00817E47">
            <w:pPr>
              <w:spacing w:before="0" w:line="240" w:lineRule="auto"/>
              <w:contextualSpacing w:val="0"/>
              <w:rPr>
                <w:ins w:id="30213" w:author="Phuong Truong Thi" w:date="2024-10-16T01:06:00Z"/>
                <w:rFonts w:ascii="Times New Roman" w:eastAsia="Times New Roman" w:hAnsi="Times New Roman"/>
                <w:color w:val="000000"/>
                <w:sz w:val="24"/>
                <w:szCs w:val="24"/>
                <w:lang w:val="vi-VN" w:eastAsia="vi-VN"/>
              </w:rPr>
            </w:pPr>
            <w:ins w:id="30214" w:author="Phuong Truong Thi" w:date="2024-10-16T01:06:00Z">
              <w:r w:rsidRPr="00126368">
                <w:rPr>
                  <w:rFonts w:ascii="Times New Roman" w:hAnsi="Times New Roman"/>
                  <w:color w:val="000000"/>
                  <w:sz w:val="24"/>
                  <w:szCs w:val="24"/>
                  <w:lang w:val="vi-VN"/>
                </w:rPr>
                <w:t>Tổng số KH Core MAF tháng (T) - Tổng số KH Core MAF tháng (T-1)</w:t>
              </w:r>
            </w:ins>
          </w:p>
        </w:tc>
        <w:tc>
          <w:tcPr>
            <w:tcW w:w="1080" w:type="dxa"/>
          </w:tcPr>
          <w:p w14:paraId="60135334" w14:textId="20FAABB5" w:rsidR="00F868EA" w:rsidRPr="00C43851" w:rsidRDefault="00C43851" w:rsidP="00817E47">
            <w:pPr>
              <w:spacing w:before="0" w:line="240" w:lineRule="auto"/>
              <w:contextualSpacing w:val="0"/>
              <w:rPr>
                <w:ins w:id="30215"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CRM</w:t>
            </w:r>
          </w:p>
        </w:tc>
        <w:tc>
          <w:tcPr>
            <w:tcW w:w="1080" w:type="dxa"/>
          </w:tcPr>
          <w:p w14:paraId="606BE13B" w14:textId="77777777" w:rsidR="00F868EA" w:rsidRPr="00F72CF1" w:rsidRDefault="00F868EA" w:rsidP="00817E47">
            <w:pPr>
              <w:spacing w:before="0" w:line="240" w:lineRule="auto"/>
              <w:contextualSpacing w:val="0"/>
              <w:rPr>
                <w:ins w:id="30216" w:author="Phuong Truong Thi" w:date="2024-10-16T01:06:00Z"/>
                <w:rFonts w:ascii="Times New Roman" w:eastAsia="Times New Roman" w:hAnsi="Times New Roman"/>
                <w:color w:val="000000"/>
                <w:sz w:val="24"/>
                <w:szCs w:val="24"/>
                <w:lang w:eastAsia="vi-VN"/>
              </w:rPr>
            </w:pPr>
            <w:ins w:id="30217" w:author="Phuong Truong Thi" w:date="2024-10-16T01:06:00Z">
              <w:r w:rsidRPr="00F72CF1">
                <w:rPr>
                  <w:rFonts w:ascii="Times New Roman" w:eastAsia="Times New Roman" w:hAnsi="Times New Roman"/>
                  <w:color w:val="000000"/>
                  <w:sz w:val="24"/>
                  <w:szCs w:val="24"/>
                  <w:lang w:eastAsia="vi-VN"/>
                </w:rPr>
                <w:t>Number</w:t>
              </w:r>
            </w:ins>
          </w:p>
        </w:tc>
        <w:tc>
          <w:tcPr>
            <w:tcW w:w="855" w:type="dxa"/>
            <w:shd w:val="clear" w:color="auto" w:fill="auto"/>
            <w:noWrap/>
            <w:vAlign w:val="center"/>
          </w:tcPr>
          <w:p w14:paraId="25AC917E" w14:textId="77777777" w:rsidR="00F868EA" w:rsidRPr="00F72CF1" w:rsidRDefault="00F868EA" w:rsidP="00817E47">
            <w:pPr>
              <w:spacing w:before="0" w:line="240" w:lineRule="auto"/>
              <w:contextualSpacing w:val="0"/>
              <w:rPr>
                <w:ins w:id="30218" w:author="Phuong Truong Thi" w:date="2024-10-16T01:06:00Z"/>
                <w:rFonts w:ascii="Times New Roman" w:eastAsia="Times New Roman" w:hAnsi="Times New Roman"/>
                <w:color w:val="000000"/>
                <w:sz w:val="24"/>
                <w:szCs w:val="24"/>
                <w:lang w:eastAsia="vi-VN"/>
              </w:rPr>
            </w:pPr>
          </w:p>
        </w:tc>
        <w:tc>
          <w:tcPr>
            <w:tcW w:w="1080" w:type="dxa"/>
          </w:tcPr>
          <w:p w14:paraId="68564851" w14:textId="77777777" w:rsidR="00F868EA" w:rsidRPr="00F72CF1" w:rsidRDefault="00F868EA" w:rsidP="00817E47">
            <w:pPr>
              <w:spacing w:before="0" w:line="240" w:lineRule="auto"/>
              <w:contextualSpacing w:val="0"/>
              <w:jc w:val="center"/>
              <w:rPr>
                <w:ins w:id="30219" w:author="Phuong Truong Thi" w:date="2024-10-16T01:06:00Z"/>
                <w:rFonts w:ascii="Times New Roman" w:eastAsia="Times New Roman" w:hAnsi="Times New Roman"/>
                <w:sz w:val="24"/>
                <w:szCs w:val="24"/>
                <w:lang w:eastAsia="vi-VN"/>
              </w:rPr>
            </w:pPr>
            <w:ins w:id="30220" w:author="Phuong Truong Thi" w:date="2024-10-16T01:06:00Z">
              <w:r w:rsidRPr="00F72CF1">
                <w:rPr>
                  <w:rFonts w:ascii="Times New Roman" w:eastAsia="Times New Roman" w:hAnsi="Times New Roman"/>
                  <w:sz w:val="24"/>
                  <w:szCs w:val="24"/>
                  <w:lang w:eastAsia="vi-VN"/>
                </w:rPr>
                <w:t>Y</w:t>
              </w:r>
            </w:ins>
          </w:p>
        </w:tc>
      </w:tr>
      <w:tr w:rsidR="00F868EA" w:rsidRPr="00F72CF1" w14:paraId="29D76817" w14:textId="77777777" w:rsidTr="00817E47">
        <w:trPr>
          <w:gridAfter w:val="1"/>
          <w:wAfter w:w="15" w:type="dxa"/>
          <w:trHeight w:val="276"/>
          <w:ins w:id="30221" w:author="Phuong Truong Thi" w:date="2024-10-16T01:06:00Z"/>
        </w:trPr>
        <w:tc>
          <w:tcPr>
            <w:tcW w:w="670" w:type="dxa"/>
            <w:shd w:val="clear" w:color="auto" w:fill="auto"/>
            <w:vAlign w:val="center"/>
          </w:tcPr>
          <w:p w14:paraId="027F5246" w14:textId="77777777" w:rsidR="00F868EA" w:rsidRPr="00F72CF1" w:rsidRDefault="00F868EA" w:rsidP="00817E47">
            <w:pPr>
              <w:spacing w:before="0" w:line="240" w:lineRule="auto"/>
              <w:contextualSpacing w:val="0"/>
              <w:jc w:val="left"/>
              <w:rPr>
                <w:ins w:id="30222" w:author="Phuong Truong Thi" w:date="2024-10-16T01:06:00Z"/>
                <w:rFonts w:ascii="Times New Roman" w:eastAsia="Times New Roman" w:hAnsi="Times New Roman"/>
                <w:color w:val="000000"/>
                <w:sz w:val="24"/>
                <w:szCs w:val="24"/>
                <w:lang w:val="vi-VN" w:eastAsia="vi-VN"/>
              </w:rPr>
            </w:pPr>
          </w:p>
        </w:tc>
        <w:tc>
          <w:tcPr>
            <w:tcW w:w="2025" w:type="dxa"/>
            <w:shd w:val="clear" w:color="auto" w:fill="auto"/>
            <w:vAlign w:val="center"/>
          </w:tcPr>
          <w:p w14:paraId="7DB98CAD" w14:textId="58062FBB" w:rsidR="00F868EA" w:rsidRPr="004C3E35" w:rsidRDefault="004C3E35" w:rsidP="00817E47">
            <w:pPr>
              <w:spacing w:before="0" w:line="240" w:lineRule="auto"/>
              <w:contextualSpacing w:val="0"/>
              <w:rPr>
                <w:ins w:id="30223" w:author="Phuong Truong Thi" w:date="2024-10-16T01:06:00Z"/>
                <w:rFonts w:ascii="Times New Roman" w:hAnsi="Times New Roman"/>
                <w:color w:val="000000"/>
                <w:sz w:val="24"/>
                <w:szCs w:val="24"/>
              </w:rPr>
            </w:pPr>
            <w:r>
              <w:rPr>
                <w:rFonts w:ascii="Times New Roman" w:hAnsi="Times New Roman"/>
                <w:color w:val="000000"/>
                <w:sz w:val="24"/>
                <w:szCs w:val="24"/>
              </w:rPr>
              <w:t>Tăng MAF</w:t>
            </w:r>
          </w:p>
        </w:tc>
        <w:tc>
          <w:tcPr>
            <w:tcW w:w="2403" w:type="dxa"/>
          </w:tcPr>
          <w:p w14:paraId="6A8CA4B4" w14:textId="77777777" w:rsidR="004C3E35" w:rsidRPr="00434685" w:rsidRDefault="004C3E35" w:rsidP="004C3E35">
            <w:pPr>
              <w:spacing w:before="0" w:line="240" w:lineRule="auto"/>
              <w:contextualSpacing w:val="0"/>
              <w:rPr>
                <w:ins w:id="30224" w:author="Phuong Truong Thi" w:date="2024-10-16T01:06:00Z"/>
                <w:rFonts w:ascii="Times New Roman" w:hAnsi="Times New Roman"/>
                <w:color w:val="000000"/>
                <w:sz w:val="24"/>
                <w:szCs w:val="24"/>
                <w:lang w:val="vi-VN"/>
              </w:rPr>
            </w:pPr>
            <w:commentRangeStart w:id="30225"/>
            <w:commentRangeStart w:id="30226"/>
            <w:commentRangeStart w:id="30227"/>
            <w:ins w:id="30228" w:author="Phuong Truong Thi" w:date="2024-10-16T01:06:00Z">
              <w:r w:rsidRPr="00126368">
                <w:rPr>
                  <w:rFonts w:ascii="Times New Roman" w:hAnsi="Times New Roman"/>
                  <w:color w:val="000000"/>
                  <w:sz w:val="24"/>
                  <w:szCs w:val="24"/>
                  <w:lang w:val="vi-VN"/>
                </w:rPr>
                <w:t xml:space="preserve">Tổng KH trong Port lên hạng Core MAF hoặc KH Core MAF được gắn DAO CBBH </w:t>
              </w:r>
              <w:commentRangeStart w:id="30229"/>
              <w:commentRangeStart w:id="30230"/>
              <w:r w:rsidRPr="00126368">
                <w:rPr>
                  <w:rFonts w:ascii="Times New Roman" w:hAnsi="Times New Roman"/>
                  <w:color w:val="000000"/>
                  <w:sz w:val="24"/>
                  <w:szCs w:val="24"/>
                  <w:lang w:val="vi-VN"/>
                </w:rPr>
                <w:t xml:space="preserve">theo logic </w:t>
              </w:r>
              <w:commentRangeEnd w:id="30229"/>
              <w:r>
                <w:rPr>
                  <w:rStyle w:val="CommentReference"/>
                  <w:lang w:val="x-none" w:eastAsia="x-none"/>
                </w:rPr>
                <w:commentReference w:id="30229"/>
              </w:r>
              <w:commentRangeEnd w:id="30230"/>
              <w:r>
                <w:rPr>
                  <w:rStyle w:val="CommentReference"/>
                  <w:lang w:val="x-none" w:eastAsia="x-none"/>
                </w:rPr>
                <w:commentReference w:id="30230"/>
              </w:r>
              <w:r w:rsidRPr="00434685">
                <w:rPr>
                  <w:rFonts w:ascii="Times New Roman" w:hAnsi="Times New Roman"/>
                  <w:color w:val="000000"/>
                  <w:sz w:val="24"/>
                  <w:szCs w:val="24"/>
                  <w:lang w:val="vi-VN"/>
                </w:rPr>
                <w:t>:</w:t>
              </w:r>
            </w:ins>
          </w:p>
          <w:p w14:paraId="30976C40" w14:textId="6776775F" w:rsidR="004C3E35" w:rsidRPr="00434685" w:rsidRDefault="004C3E35" w:rsidP="004C3E35">
            <w:pPr>
              <w:spacing w:before="0" w:line="240" w:lineRule="auto"/>
              <w:contextualSpacing w:val="0"/>
              <w:rPr>
                <w:ins w:id="30231" w:author="Phuong Truong Thi" w:date="2024-10-16T01:06:00Z"/>
                <w:rFonts w:ascii="Times New Roman" w:hAnsi="Times New Roman"/>
                <w:color w:val="000000"/>
                <w:sz w:val="24"/>
                <w:szCs w:val="24"/>
                <w:lang w:val="vi-VN"/>
              </w:rPr>
            </w:pPr>
            <w:ins w:id="30232" w:author="Phuong Truong Thi" w:date="2024-10-16T01:06:00Z">
              <w:r w:rsidRPr="00434685">
                <w:rPr>
                  <w:rFonts w:ascii="Times New Roman" w:hAnsi="Times New Roman"/>
                  <w:color w:val="000000"/>
                  <w:sz w:val="24"/>
                  <w:szCs w:val="24"/>
                  <w:lang w:val="vi-VN"/>
                </w:rPr>
                <w:t xml:space="preserve">1. Nếu KH xuống hạng </w:t>
              </w:r>
            </w:ins>
            <w:ins w:id="30233" w:author="Phuong Truong Thi" w:date="2024-12-04T01:30:00Z">
              <w:r w:rsidR="00294BE6">
                <w:rPr>
                  <w:rFonts w:ascii="Times New Roman" w:hAnsi="Times New Roman"/>
                  <w:color w:val="000000"/>
                  <w:sz w:val="24"/>
                  <w:szCs w:val="24"/>
                  <w:lang w:val="vi-VN"/>
                </w:rPr>
                <w:t>Mass</w:t>
              </w:r>
            </w:ins>
            <w:ins w:id="30234" w:author="Phuong Truong Thi" w:date="2024-10-16T01:06:00Z">
              <w:r w:rsidRPr="00434685">
                <w:rPr>
                  <w:rFonts w:ascii="Times New Roman" w:hAnsi="Times New Roman"/>
                  <w:color w:val="000000"/>
                  <w:sz w:val="24"/>
                  <w:szCs w:val="24"/>
                  <w:lang w:val="vi-VN"/>
                </w:rPr>
                <w:t xml:space="preserve"> hoặc Mega trong tháng đổi DAO, ghi nhận giảm ròng cho CBBH bàn giao (DAO tháng T-1)</w:t>
              </w:r>
            </w:ins>
          </w:p>
          <w:p w14:paraId="5256C54E" w14:textId="3C20AB71" w:rsidR="00F868EA" w:rsidRPr="00126368" w:rsidRDefault="004C3E35" w:rsidP="004C3E35">
            <w:pPr>
              <w:spacing w:before="0" w:line="240" w:lineRule="auto"/>
              <w:contextualSpacing w:val="0"/>
              <w:rPr>
                <w:ins w:id="30235" w:author="Phuong Truong Thi" w:date="2024-10-16T01:06:00Z"/>
                <w:rFonts w:ascii="Times New Roman" w:eastAsia="Times New Roman" w:hAnsi="Times New Roman"/>
                <w:color w:val="000000"/>
                <w:sz w:val="24"/>
                <w:szCs w:val="24"/>
                <w:lang w:val="vi-VN" w:eastAsia="vi-VN"/>
              </w:rPr>
            </w:pPr>
            <w:ins w:id="30236" w:author="Phuong Truong Thi" w:date="2024-10-16T01:06:00Z">
              <w:r w:rsidRPr="00434685">
                <w:rPr>
                  <w:rFonts w:ascii="Times New Roman" w:hAnsi="Times New Roman"/>
                  <w:color w:val="000000"/>
                  <w:sz w:val="24"/>
                  <w:szCs w:val="24"/>
                  <w:lang w:val="vi-VN"/>
                </w:rPr>
                <w:lastRenderedPageBreak/>
                <w:t>2. Nếu KH tăng hạng lên AF trong tháng mà vẫn giữ DAO quản lý thì không tin tăng/giảm ròng</w:t>
              </w:r>
            </w:ins>
            <w:commentRangeEnd w:id="30225"/>
            <w:r>
              <w:rPr>
                <w:rStyle w:val="CommentReference"/>
                <w:lang w:val="x-none" w:eastAsia="x-none"/>
              </w:rPr>
              <w:commentReference w:id="30225"/>
            </w:r>
            <w:commentRangeEnd w:id="30226"/>
            <w:r>
              <w:rPr>
                <w:rStyle w:val="CommentReference"/>
                <w:lang w:val="x-none" w:eastAsia="x-none"/>
              </w:rPr>
              <w:commentReference w:id="30226"/>
            </w:r>
            <w:commentRangeEnd w:id="30227"/>
            <w:r w:rsidR="0067025C">
              <w:rPr>
                <w:rStyle w:val="CommentReference"/>
                <w:lang w:val="x-none" w:eastAsia="x-none"/>
              </w:rPr>
              <w:commentReference w:id="30227"/>
            </w:r>
          </w:p>
        </w:tc>
        <w:tc>
          <w:tcPr>
            <w:tcW w:w="1080" w:type="dxa"/>
          </w:tcPr>
          <w:p w14:paraId="65DC0FEF" w14:textId="47BF6B8A" w:rsidR="00F868EA" w:rsidRPr="00C43851" w:rsidRDefault="00C43851" w:rsidP="00817E47">
            <w:pPr>
              <w:spacing w:before="0" w:line="240" w:lineRule="auto"/>
              <w:contextualSpacing w:val="0"/>
              <w:rPr>
                <w:ins w:id="30237"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lastRenderedPageBreak/>
              <w:t>CRM</w:t>
            </w:r>
          </w:p>
        </w:tc>
        <w:tc>
          <w:tcPr>
            <w:tcW w:w="1080" w:type="dxa"/>
          </w:tcPr>
          <w:p w14:paraId="465C326B" w14:textId="77777777" w:rsidR="00F868EA" w:rsidRPr="00F72CF1" w:rsidRDefault="00F868EA" w:rsidP="00817E47">
            <w:pPr>
              <w:spacing w:before="0" w:line="240" w:lineRule="auto"/>
              <w:contextualSpacing w:val="0"/>
              <w:rPr>
                <w:ins w:id="30238" w:author="Phuong Truong Thi" w:date="2024-10-16T01:06:00Z"/>
                <w:rFonts w:ascii="Times New Roman" w:eastAsia="Times New Roman" w:hAnsi="Times New Roman"/>
                <w:color w:val="000000"/>
                <w:sz w:val="24"/>
                <w:szCs w:val="24"/>
                <w:lang w:eastAsia="vi-VN"/>
              </w:rPr>
            </w:pPr>
            <w:ins w:id="30239" w:author="Phuong Truong Thi" w:date="2024-10-16T01:06:00Z">
              <w:r w:rsidRPr="00F72CF1">
                <w:rPr>
                  <w:rFonts w:ascii="Times New Roman" w:eastAsia="Times New Roman" w:hAnsi="Times New Roman"/>
                  <w:color w:val="000000"/>
                  <w:sz w:val="24"/>
                  <w:szCs w:val="24"/>
                  <w:lang w:eastAsia="vi-VN"/>
                </w:rPr>
                <w:t>Number</w:t>
              </w:r>
            </w:ins>
          </w:p>
        </w:tc>
        <w:tc>
          <w:tcPr>
            <w:tcW w:w="855" w:type="dxa"/>
            <w:shd w:val="clear" w:color="auto" w:fill="auto"/>
            <w:noWrap/>
            <w:vAlign w:val="center"/>
          </w:tcPr>
          <w:p w14:paraId="5A07109B" w14:textId="77777777" w:rsidR="00F868EA" w:rsidRPr="00F72CF1" w:rsidRDefault="00F868EA" w:rsidP="00817E47">
            <w:pPr>
              <w:spacing w:before="0" w:line="240" w:lineRule="auto"/>
              <w:contextualSpacing w:val="0"/>
              <w:rPr>
                <w:ins w:id="30240" w:author="Phuong Truong Thi" w:date="2024-10-16T01:06:00Z"/>
                <w:rFonts w:ascii="Times New Roman" w:eastAsia="Times New Roman" w:hAnsi="Times New Roman"/>
                <w:color w:val="000000"/>
                <w:sz w:val="24"/>
                <w:szCs w:val="24"/>
                <w:lang w:val="vi-VN" w:eastAsia="vi-VN"/>
              </w:rPr>
            </w:pPr>
          </w:p>
        </w:tc>
        <w:tc>
          <w:tcPr>
            <w:tcW w:w="1080" w:type="dxa"/>
          </w:tcPr>
          <w:p w14:paraId="5C14ED10" w14:textId="77777777" w:rsidR="00F868EA" w:rsidRPr="00F72CF1" w:rsidRDefault="00F868EA" w:rsidP="00817E47">
            <w:pPr>
              <w:spacing w:before="0" w:line="240" w:lineRule="auto"/>
              <w:contextualSpacing w:val="0"/>
              <w:jc w:val="center"/>
              <w:rPr>
                <w:ins w:id="30241" w:author="Phuong Truong Thi" w:date="2024-10-16T01:06:00Z"/>
                <w:rFonts w:ascii="Times New Roman" w:eastAsia="Times New Roman" w:hAnsi="Times New Roman"/>
                <w:sz w:val="24"/>
                <w:szCs w:val="24"/>
                <w:lang w:eastAsia="vi-VN"/>
              </w:rPr>
            </w:pPr>
            <w:ins w:id="30242" w:author="Phuong Truong Thi" w:date="2024-10-16T01:06:00Z">
              <w:r w:rsidRPr="00F72CF1">
                <w:rPr>
                  <w:rFonts w:ascii="Times New Roman" w:eastAsia="Times New Roman" w:hAnsi="Times New Roman"/>
                  <w:sz w:val="24"/>
                  <w:szCs w:val="24"/>
                  <w:lang w:eastAsia="vi-VN"/>
                </w:rPr>
                <w:t>Y</w:t>
              </w:r>
            </w:ins>
          </w:p>
        </w:tc>
      </w:tr>
      <w:tr w:rsidR="00F868EA" w:rsidRPr="00F72CF1" w14:paraId="1A62A802" w14:textId="77777777" w:rsidTr="00817E47">
        <w:trPr>
          <w:gridAfter w:val="1"/>
          <w:wAfter w:w="15" w:type="dxa"/>
          <w:trHeight w:val="276"/>
          <w:ins w:id="30243" w:author="Phuong Truong Thi" w:date="2024-10-16T01:06:00Z"/>
        </w:trPr>
        <w:tc>
          <w:tcPr>
            <w:tcW w:w="670" w:type="dxa"/>
            <w:shd w:val="clear" w:color="auto" w:fill="auto"/>
            <w:vAlign w:val="center"/>
          </w:tcPr>
          <w:p w14:paraId="47C0F5B3" w14:textId="77777777" w:rsidR="00F868EA" w:rsidRPr="00F72CF1" w:rsidRDefault="00F868EA" w:rsidP="00817E47">
            <w:pPr>
              <w:spacing w:before="0" w:line="240" w:lineRule="auto"/>
              <w:contextualSpacing w:val="0"/>
              <w:jc w:val="left"/>
              <w:rPr>
                <w:ins w:id="30244" w:author="Phuong Truong Thi" w:date="2024-10-16T01:06:00Z"/>
                <w:rFonts w:ascii="Times New Roman" w:eastAsia="Times New Roman" w:hAnsi="Times New Roman"/>
                <w:color w:val="000000"/>
                <w:sz w:val="24"/>
                <w:szCs w:val="24"/>
                <w:lang w:val="vi-VN" w:eastAsia="vi-VN"/>
              </w:rPr>
            </w:pPr>
          </w:p>
        </w:tc>
        <w:tc>
          <w:tcPr>
            <w:tcW w:w="2025" w:type="dxa"/>
            <w:shd w:val="clear" w:color="auto" w:fill="auto"/>
            <w:vAlign w:val="center"/>
          </w:tcPr>
          <w:p w14:paraId="509EA879" w14:textId="17E681DE" w:rsidR="00F868EA" w:rsidRPr="004C3E35" w:rsidRDefault="004C3E35" w:rsidP="00817E47">
            <w:pPr>
              <w:spacing w:before="0" w:line="240" w:lineRule="auto"/>
              <w:contextualSpacing w:val="0"/>
              <w:rPr>
                <w:ins w:id="30245" w:author="Phuong Truong Thi" w:date="2024-10-16T01:06:00Z"/>
                <w:rFonts w:ascii="Times New Roman" w:hAnsi="Times New Roman"/>
                <w:color w:val="000000"/>
                <w:sz w:val="24"/>
                <w:szCs w:val="24"/>
              </w:rPr>
            </w:pPr>
            <w:r>
              <w:rPr>
                <w:rFonts w:ascii="Times New Roman" w:hAnsi="Times New Roman"/>
                <w:color w:val="000000"/>
                <w:sz w:val="24"/>
                <w:szCs w:val="24"/>
              </w:rPr>
              <w:t>Giảm MAF</w:t>
            </w:r>
          </w:p>
        </w:tc>
        <w:tc>
          <w:tcPr>
            <w:tcW w:w="2403" w:type="dxa"/>
          </w:tcPr>
          <w:p w14:paraId="71B1F8A1" w14:textId="384593D0" w:rsidR="00F868EA" w:rsidRPr="00126368" w:rsidRDefault="004C3E35" w:rsidP="00817E47">
            <w:pPr>
              <w:spacing w:before="0" w:line="240" w:lineRule="auto"/>
              <w:contextualSpacing w:val="0"/>
              <w:rPr>
                <w:ins w:id="30246" w:author="Phuong Truong Thi" w:date="2024-10-16T01:06:00Z"/>
                <w:rFonts w:ascii="Times New Roman" w:eastAsia="Times New Roman" w:hAnsi="Times New Roman"/>
                <w:color w:val="000000"/>
                <w:sz w:val="24"/>
                <w:szCs w:val="24"/>
                <w:lang w:val="vi-VN" w:eastAsia="vi-VN"/>
              </w:rPr>
            </w:pPr>
            <w:commentRangeStart w:id="30247"/>
            <w:commentRangeStart w:id="30248"/>
            <w:commentRangeStart w:id="30249"/>
            <w:ins w:id="30250" w:author="Phuong Truong Thi" w:date="2024-10-16T01:06:00Z">
              <w:r w:rsidRPr="00126368">
                <w:rPr>
                  <w:rFonts w:ascii="Times New Roman" w:hAnsi="Times New Roman"/>
                  <w:color w:val="000000"/>
                  <w:sz w:val="24"/>
                  <w:szCs w:val="24"/>
                  <w:lang w:val="vi-VN"/>
                </w:rPr>
                <w:t>Tổng KH trong port tụt hạng Core MAF và TH ghi nhận giảm Net MAF trong logic đổi DAO</w:t>
              </w:r>
            </w:ins>
            <w:commentRangeEnd w:id="30247"/>
            <w:r>
              <w:rPr>
                <w:rStyle w:val="CommentReference"/>
                <w:lang w:val="x-none" w:eastAsia="x-none"/>
              </w:rPr>
              <w:commentReference w:id="30247"/>
            </w:r>
            <w:commentRangeEnd w:id="30248"/>
            <w:r>
              <w:rPr>
                <w:rStyle w:val="CommentReference"/>
                <w:lang w:val="x-none" w:eastAsia="x-none"/>
              </w:rPr>
              <w:commentReference w:id="30248"/>
            </w:r>
            <w:commentRangeEnd w:id="30249"/>
            <w:r w:rsidR="0067025C">
              <w:rPr>
                <w:rStyle w:val="CommentReference"/>
                <w:lang w:val="x-none" w:eastAsia="x-none"/>
              </w:rPr>
              <w:commentReference w:id="30249"/>
            </w:r>
          </w:p>
        </w:tc>
        <w:tc>
          <w:tcPr>
            <w:tcW w:w="1080" w:type="dxa"/>
          </w:tcPr>
          <w:p w14:paraId="539C2E0D" w14:textId="0B0C36C1" w:rsidR="00F868EA" w:rsidRPr="00C43851" w:rsidRDefault="00C43851" w:rsidP="00817E47">
            <w:pPr>
              <w:spacing w:before="0" w:line="240" w:lineRule="auto"/>
              <w:contextualSpacing w:val="0"/>
              <w:rPr>
                <w:ins w:id="30251"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CRM</w:t>
            </w:r>
          </w:p>
        </w:tc>
        <w:tc>
          <w:tcPr>
            <w:tcW w:w="1080" w:type="dxa"/>
          </w:tcPr>
          <w:p w14:paraId="299F826A" w14:textId="77777777" w:rsidR="00F868EA" w:rsidRPr="00F72CF1" w:rsidRDefault="00F868EA" w:rsidP="00817E47">
            <w:pPr>
              <w:spacing w:before="0" w:line="240" w:lineRule="auto"/>
              <w:contextualSpacing w:val="0"/>
              <w:rPr>
                <w:ins w:id="30252" w:author="Phuong Truong Thi" w:date="2024-10-16T01:06:00Z"/>
                <w:rFonts w:ascii="Times New Roman" w:eastAsia="Times New Roman" w:hAnsi="Times New Roman"/>
                <w:color w:val="000000"/>
                <w:sz w:val="24"/>
                <w:szCs w:val="24"/>
                <w:lang w:eastAsia="vi-VN"/>
              </w:rPr>
            </w:pPr>
            <w:ins w:id="30253" w:author="Phuong Truong Thi" w:date="2024-10-16T01:06:00Z">
              <w:r w:rsidRPr="00F72CF1">
                <w:rPr>
                  <w:rFonts w:ascii="Times New Roman" w:eastAsia="Times New Roman" w:hAnsi="Times New Roman"/>
                  <w:color w:val="000000"/>
                  <w:sz w:val="24"/>
                  <w:szCs w:val="24"/>
                  <w:lang w:eastAsia="vi-VN"/>
                </w:rPr>
                <w:t>Number</w:t>
              </w:r>
            </w:ins>
          </w:p>
        </w:tc>
        <w:tc>
          <w:tcPr>
            <w:tcW w:w="855" w:type="dxa"/>
            <w:shd w:val="clear" w:color="auto" w:fill="auto"/>
            <w:noWrap/>
            <w:vAlign w:val="center"/>
          </w:tcPr>
          <w:p w14:paraId="675AE03E" w14:textId="77777777" w:rsidR="00F868EA" w:rsidRPr="00F72CF1" w:rsidRDefault="00F868EA" w:rsidP="00817E47">
            <w:pPr>
              <w:spacing w:before="0" w:line="240" w:lineRule="auto"/>
              <w:contextualSpacing w:val="0"/>
              <w:rPr>
                <w:ins w:id="30254" w:author="Phuong Truong Thi" w:date="2024-10-16T01:06:00Z"/>
                <w:rFonts w:ascii="Times New Roman" w:eastAsia="Times New Roman" w:hAnsi="Times New Roman"/>
                <w:color w:val="000000"/>
                <w:sz w:val="24"/>
                <w:szCs w:val="24"/>
                <w:lang w:val="vi-VN" w:eastAsia="vi-VN"/>
              </w:rPr>
            </w:pPr>
          </w:p>
        </w:tc>
        <w:tc>
          <w:tcPr>
            <w:tcW w:w="1080" w:type="dxa"/>
          </w:tcPr>
          <w:p w14:paraId="24598C28" w14:textId="77777777" w:rsidR="00F868EA" w:rsidRPr="00F72CF1" w:rsidRDefault="00F868EA" w:rsidP="00817E47">
            <w:pPr>
              <w:spacing w:before="0" w:line="240" w:lineRule="auto"/>
              <w:contextualSpacing w:val="0"/>
              <w:jc w:val="center"/>
              <w:rPr>
                <w:ins w:id="30255" w:author="Phuong Truong Thi" w:date="2024-10-16T01:06:00Z"/>
                <w:rFonts w:ascii="Times New Roman" w:eastAsia="Times New Roman" w:hAnsi="Times New Roman"/>
                <w:sz w:val="24"/>
                <w:szCs w:val="24"/>
                <w:lang w:eastAsia="vi-VN"/>
              </w:rPr>
            </w:pPr>
            <w:ins w:id="30256" w:author="Phuong Truong Thi" w:date="2024-10-16T01:06:00Z">
              <w:r w:rsidRPr="00F72CF1">
                <w:rPr>
                  <w:rFonts w:ascii="Times New Roman" w:eastAsia="Times New Roman" w:hAnsi="Times New Roman"/>
                  <w:sz w:val="24"/>
                  <w:szCs w:val="24"/>
                  <w:lang w:eastAsia="vi-VN"/>
                </w:rPr>
                <w:t>Y</w:t>
              </w:r>
            </w:ins>
          </w:p>
        </w:tc>
      </w:tr>
      <w:tr w:rsidR="00C43851" w:rsidRPr="00F72CF1" w14:paraId="752247FF" w14:textId="77777777" w:rsidTr="00817E47">
        <w:trPr>
          <w:trHeight w:val="480"/>
          <w:ins w:id="30257" w:author="Phuong Truong Thi" w:date="2024-10-16T01:06:00Z"/>
        </w:trPr>
        <w:tc>
          <w:tcPr>
            <w:tcW w:w="9208" w:type="dxa"/>
            <w:gridSpan w:val="8"/>
          </w:tcPr>
          <w:p w14:paraId="46FD0E81" w14:textId="77777777" w:rsidR="00C43851" w:rsidRPr="00F72CF1" w:rsidRDefault="00C43851" w:rsidP="00817E47">
            <w:pPr>
              <w:spacing w:before="0" w:line="240" w:lineRule="auto"/>
              <w:contextualSpacing w:val="0"/>
              <w:jc w:val="left"/>
              <w:rPr>
                <w:ins w:id="30258" w:author="Phuong Truong Thi" w:date="2024-10-16T01:06:00Z"/>
                <w:rFonts w:ascii="Times New Roman" w:eastAsia="Times New Roman" w:hAnsi="Times New Roman"/>
                <w:sz w:val="24"/>
                <w:szCs w:val="24"/>
                <w:lang w:eastAsia="vi-VN"/>
              </w:rPr>
            </w:pPr>
            <w:ins w:id="30259" w:author="Phuong Truong Thi" w:date="2024-10-16T01:06:00Z">
              <w:r w:rsidRPr="00F72CF1">
                <w:rPr>
                  <w:rFonts w:ascii="Times New Roman" w:eastAsia="Times New Roman" w:hAnsi="Times New Roman"/>
                  <w:sz w:val="24"/>
                  <w:szCs w:val="24"/>
                  <w:lang w:eastAsia="vi-VN"/>
                </w:rPr>
                <w:t>Thông tin chung</w:t>
              </w:r>
            </w:ins>
          </w:p>
        </w:tc>
      </w:tr>
      <w:tr w:rsidR="00F868EA" w:rsidRPr="00F72CF1" w14:paraId="5744D90A" w14:textId="77777777" w:rsidTr="00817E47">
        <w:trPr>
          <w:gridAfter w:val="1"/>
          <w:wAfter w:w="15" w:type="dxa"/>
          <w:trHeight w:val="480"/>
          <w:ins w:id="30260" w:author="Phuong Truong Thi" w:date="2024-10-16T01:06:00Z"/>
        </w:trPr>
        <w:tc>
          <w:tcPr>
            <w:tcW w:w="670" w:type="dxa"/>
            <w:shd w:val="clear" w:color="auto" w:fill="auto"/>
            <w:vAlign w:val="center"/>
          </w:tcPr>
          <w:p w14:paraId="3F30F95F" w14:textId="77777777" w:rsidR="00F868EA" w:rsidRPr="00F72CF1" w:rsidRDefault="00F868EA" w:rsidP="00817E47">
            <w:pPr>
              <w:pStyle w:val="ListParagraph"/>
              <w:numPr>
                <w:ilvl w:val="0"/>
                <w:numId w:val="76"/>
              </w:numPr>
              <w:spacing w:before="0" w:line="240" w:lineRule="auto"/>
              <w:contextualSpacing w:val="0"/>
              <w:jc w:val="left"/>
              <w:rPr>
                <w:ins w:id="30261" w:author="Phuong Truong Thi" w:date="2024-10-16T01:06:00Z"/>
                <w:rFonts w:eastAsia="Times New Roman"/>
                <w:color w:val="000000"/>
                <w:szCs w:val="24"/>
                <w:lang w:val="vi-VN" w:eastAsia="vi-VN"/>
              </w:rPr>
            </w:pPr>
          </w:p>
        </w:tc>
        <w:tc>
          <w:tcPr>
            <w:tcW w:w="2025" w:type="dxa"/>
            <w:shd w:val="clear" w:color="auto" w:fill="auto"/>
            <w:vAlign w:val="center"/>
            <w:hideMark/>
          </w:tcPr>
          <w:p w14:paraId="54DB958A" w14:textId="77777777" w:rsidR="00F868EA" w:rsidRPr="00F72CF1" w:rsidRDefault="00F868EA" w:rsidP="00817E47">
            <w:pPr>
              <w:spacing w:before="0" w:line="240" w:lineRule="auto"/>
              <w:contextualSpacing w:val="0"/>
              <w:rPr>
                <w:ins w:id="30262" w:author="Phuong Truong Thi" w:date="2024-10-16T01:06:00Z"/>
                <w:rFonts w:ascii="Times New Roman" w:eastAsia="Times New Roman" w:hAnsi="Times New Roman"/>
                <w:color w:val="000000"/>
                <w:sz w:val="24"/>
                <w:szCs w:val="24"/>
                <w:lang w:val="vi-VN" w:eastAsia="vi-VN"/>
              </w:rPr>
            </w:pPr>
            <w:ins w:id="30263" w:author="Phuong Truong Thi" w:date="2024-10-16T01:06:00Z">
              <w:r w:rsidRPr="00F72CF1">
                <w:rPr>
                  <w:rFonts w:ascii="Times New Roman" w:hAnsi="Times New Roman"/>
                  <w:color w:val="000000"/>
                  <w:sz w:val="24"/>
                  <w:szCs w:val="24"/>
                </w:rPr>
                <w:t>CIF</w:t>
              </w:r>
            </w:ins>
          </w:p>
        </w:tc>
        <w:tc>
          <w:tcPr>
            <w:tcW w:w="2403" w:type="dxa"/>
            <w:vAlign w:val="center"/>
          </w:tcPr>
          <w:p w14:paraId="0704BBC8" w14:textId="77777777" w:rsidR="00F868EA" w:rsidRPr="00126368" w:rsidRDefault="00F868EA" w:rsidP="00817E47">
            <w:pPr>
              <w:spacing w:before="0" w:line="240" w:lineRule="auto"/>
              <w:contextualSpacing w:val="0"/>
              <w:rPr>
                <w:ins w:id="30264" w:author="Phuong Truong Thi" w:date="2024-10-16T01:06:00Z"/>
                <w:rFonts w:ascii="Times New Roman" w:hAnsi="Times New Roman"/>
                <w:color w:val="000000"/>
                <w:sz w:val="24"/>
                <w:szCs w:val="24"/>
                <w:lang w:val="vi-VN"/>
              </w:rPr>
            </w:pPr>
            <w:ins w:id="30265" w:author="Phuong Truong Thi" w:date="2024-10-16T01:06:00Z">
              <w:r w:rsidRPr="00126368">
                <w:rPr>
                  <w:rFonts w:ascii="Times New Roman" w:hAnsi="Times New Roman"/>
                  <w:color w:val="000000"/>
                  <w:sz w:val="24"/>
                  <w:szCs w:val="24"/>
                  <w:lang w:val="vi-VN"/>
                </w:rPr>
                <w:t>CIF của khách hàng trên T24</w:t>
              </w:r>
            </w:ins>
          </w:p>
        </w:tc>
        <w:tc>
          <w:tcPr>
            <w:tcW w:w="1080" w:type="dxa"/>
          </w:tcPr>
          <w:p w14:paraId="5BA4A9AB" w14:textId="77777777" w:rsidR="00F868EA" w:rsidRPr="00F72CF1" w:rsidRDefault="00F868EA" w:rsidP="00817E47">
            <w:pPr>
              <w:spacing w:before="0" w:line="240" w:lineRule="auto"/>
              <w:contextualSpacing w:val="0"/>
              <w:rPr>
                <w:ins w:id="30266" w:author="Phuong Truong Thi" w:date="2024-10-16T01:06:00Z"/>
                <w:rFonts w:ascii="Times New Roman" w:hAnsi="Times New Roman"/>
                <w:color w:val="000000"/>
                <w:sz w:val="24"/>
                <w:szCs w:val="24"/>
              </w:rPr>
            </w:pPr>
            <w:ins w:id="30267" w:author="Phuong Truong Thi" w:date="2024-10-16T01:06:00Z">
              <w:r w:rsidRPr="005D6CFA">
                <w:rPr>
                  <w:rFonts w:ascii="Times New Roman" w:hAnsi="Times New Roman"/>
                  <w:color w:val="000000"/>
                  <w:sz w:val="24"/>
                  <w:szCs w:val="24"/>
                  <w:lang w:val="vi-VN"/>
                </w:rPr>
                <w:t>EZ/T24</w:t>
              </w:r>
            </w:ins>
          </w:p>
        </w:tc>
        <w:tc>
          <w:tcPr>
            <w:tcW w:w="1080" w:type="dxa"/>
          </w:tcPr>
          <w:p w14:paraId="570DDFEF" w14:textId="3A22DE85" w:rsidR="00F868EA" w:rsidRPr="00F72CF1" w:rsidRDefault="00525739" w:rsidP="00817E47">
            <w:pPr>
              <w:spacing w:before="0" w:line="240" w:lineRule="auto"/>
              <w:contextualSpacing w:val="0"/>
              <w:rPr>
                <w:ins w:id="30268" w:author="Phuong Truong Thi" w:date="2024-10-16T01:06:00Z"/>
                <w:rFonts w:ascii="Times New Roman" w:hAnsi="Times New Roman"/>
                <w:color w:val="000000"/>
                <w:sz w:val="24"/>
                <w:szCs w:val="24"/>
              </w:rPr>
            </w:pPr>
            <w:r>
              <w:rPr>
                <w:rFonts w:ascii="Times New Roman" w:hAnsi="Times New Roman"/>
                <w:color w:val="000000"/>
                <w:sz w:val="24"/>
                <w:szCs w:val="24"/>
              </w:rPr>
              <w:t>Text (255)</w:t>
            </w:r>
          </w:p>
        </w:tc>
        <w:tc>
          <w:tcPr>
            <w:tcW w:w="855" w:type="dxa"/>
            <w:shd w:val="clear" w:color="auto" w:fill="auto"/>
            <w:noWrap/>
            <w:vAlign w:val="center"/>
          </w:tcPr>
          <w:p w14:paraId="4A54B35C" w14:textId="77777777" w:rsidR="00F868EA" w:rsidRPr="00F72CF1" w:rsidRDefault="00F868EA" w:rsidP="00817E47">
            <w:pPr>
              <w:spacing w:before="0" w:line="240" w:lineRule="auto"/>
              <w:contextualSpacing w:val="0"/>
              <w:rPr>
                <w:ins w:id="30269" w:author="Phuong Truong Thi" w:date="2024-10-16T01:06:00Z"/>
                <w:rFonts w:ascii="Times New Roman" w:eastAsia="Times New Roman" w:hAnsi="Times New Roman"/>
                <w:color w:val="000000"/>
                <w:sz w:val="24"/>
                <w:szCs w:val="24"/>
                <w:lang w:val="vi-VN" w:eastAsia="vi-VN"/>
              </w:rPr>
            </w:pPr>
          </w:p>
        </w:tc>
        <w:tc>
          <w:tcPr>
            <w:tcW w:w="1080" w:type="dxa"/>
          </w:tcPr>
          <w:p w14:paraId="2E719A9A" w14:textId="77777777" w:rsidR="00F868EA" w:rsidRPr="00F72CF1" w:rsidRDefault="00F868EA" w:rsidP="00817E47">
            <w:pPr>
              <w:spacing w:before="0" w:line="240" w:lineRule="auto"/>
              <w:contextualSpacing w:val="0"/>
              <w:jc w:val="center"/>
              <w:rPr>
                <w:ins w:id="30270" w:author="Phuong Truong Thi" w:date="2024-10-16T01:06:00Z"/>
                <w:rFonts w:ascii="Times New Roman" w:eastAsia="Times New Roman" w:hAnsi="Times New Roman"/>
                <w:sz w:val="24"/>
                <w:szCs w:val="24"/>
                <w:lang w:eastAsia="vi-VN"/>
              </w:rPr>
            </w:pPr>
            <w:ins w:id="30271" w:author="Phuong Truong Thi" w:date="2024-10-16T01:06:00Z">
              <w:r w:rsidRPr="00F72CF1">
                <w:rPr>
                  <w:rFonts w:ascii="Times New Roman" w:eastAsia="Times New Roman" w:hAnsi="Times New Roman"/>
                  <w:sz w:val="24"/>
                  <w:szCs w:val="24"/>
                  <w:lang w:eastAsia="vi-VN"/>
                </w:rPr>
                <w:t>Y</w:t>
              </w:r>
            </w:ins>
          </w:p>
        </w:tc>
      </w:tr>
      <w:tr w:rsidR="00F868EA" w:rsidRPr="00F72CF1" w14:paraId="00682FE8" w14:textId="77777777" w:rsidTr="00817E47">
        <w:trPr>
          <w:gridAfter w:val="1"/>
          <w:wAfter w:w="15" w:type="dxa"/>
          <w:trHeight w:val="276"/>
          <w:ins w:id="30272" w:author="Phuong Truong Thi" w:date="2024-10-16T01:06:00Z"/>
        </w:trPr>
        <w:tc>
          <w:tcPr>
            <w:tcW w:w="670" w:type="dxa"/>
            <w:shd w:val="clear" w:color="000000" w:fill="FFFFFF"/>
            <w:vAlign w:val="center"/>
          </w:tcPr>
          <w:p w14:paraId="07473F56" w14:textId="77777777" w:rsidR="00F868EA" w:rsidRPr="00F72CF1" w:rsidRDefault="00F868EA" w:rsidP="00817E47">
            <w:pPr>
              <w:pStyle w:val="ListParagraph"/>
              <w:numPr>
                <w:ilvl w:val="0"/>
                <w:numId w:val="76"/>
              </w:numPr>
              <w:spacing w:before="0" w:line="240" w:lineRule="auto"/>
              <w:contextualSpacing w:val="0"/>
              <w:jc w:val="left"/>
              <w:rPr>
                <w:ins w:id="30273" w:author="Phuong Truong Thi" w:date="2024-10-16T01:06:00Z"/>
                <w:rFonts w:eastAsia="Times New Roman"/>
                <w:color w:val="000000"/>
                <w:szCs w:val="24"/>
                <w:lang w:val="vi-VN" w:eastAsia="vi-VN"/>
              </w:rPr>
            </w:pPr>
          </w:p>
        </w:tc>
        <w:tc>
          <w:tcPr>
            <w:tcW w:w="2025" w:type="dxa"/>
            <w:shd w:val="clear" w:color="000000" w:fill="FFFFFF"/>
            <w:vAlign w:val="center"/>
            <w:hideMark/>
          </w:tcPr>
          <w:p w14:paraId="53556C88" w14:textId="77777777" w:rsidR="00F868EA" w:rsidRPr="00F72CF1" w:rsidRDefault="00F868EA" w:rsidP="00817E47">
            <w:pPr>
              <w:spacing w:before="0" w:line="240" w:lineRule="auto"/>
              <w:contextualSpacing w:val="0"/>
              <w:rPr>
                <w:ins w:id="30274" w:author="Phuong Truong Thi" w:date="2024-10-16T01:06:00Z"/>
                <w:rFonts w:ascii="Times New Roman" w:eastAsia="Times New Roman" w:hAnsi="Times New Roman"/>
                <w:color w:val="000000"/>
                <w:sz w:val="24"/>
                <w:szCs w:val="24"/>
                <w:lang w:val="vi-VN" w:eastAsia="vi-VN"/>
              </w:rPr>
            </w:pPr>
            <w:ins w:id="30275" w:author="Phuong Truong Thi" w:date="2024-10-16T01:06:00Z">
              <w:r w:rsidRPr="00F72CF1">
                <w:rPr>
                  <w:rFonts w:ascii="Times New Roman" w:hAnsi="Times New Roman"/>
                  <w:color w:val="000000"/>
                  <w:sz w:val="24"/>
                  <w:szCs w:val="24"/>
                </w:rPr>
                <w:t>Ngày mở CIF</w:t>
              </w:r>
            </w:ins>
          </w:p>
        </w:tc>
        <w:tc>
          <w:tcPr>
            <w:tcW w:w="2403" w:type="dxa"/>
            <w:vAlign w:val="center"/>
          </w:tcPr>
          <w:p w14:paraId="0F317048" w14:textId="77777777" w:rsidR="00F868EA" w:rsidRPr="00126368" w:rsidRDefault="00F868EA" w:rsidP="00817E47">
            <w:pPr>
              <w:spacing w:before="0" w:line="240" w:lineRule="auto"/>
              <w:contextualSpacing w:val="0"/>
              <w:rPr>
                <w:ins w:id="30276" w:author="Phuong Truong Thi" w:date="2024-10-16T01:06:00Z"/>
                <w:rFonts w:ascii="Times New Roman" w:hAnsi="Times New Roman"/>
                <w:color w:val="000000"/>
                <w:sz w:val="24"/>
                <w:szCs w:val="24"/>
                <w:lang w:val="vi-VN"/>
              </w:rPr>
            </w:pPr>
            <w:ins w:id="30277" w:author="Phuong Truong Thi" w:date="2024-10-16T01:06:00Z">
              <w:r w:rsidRPr="00126368">
                <w:rPr>
                  <w:rFonts w:ascii="Times New Roman" w:hAnsi="Times New Roman"/>
                  <w:color w:val="000000"/>
                  <w:sz w:val="24"/>
                  <w:szCs w:val="24"/>
                  <w:lang w:val="vi-VN"/>
                </w:rPr>
                <w:t>Ngày mở CIF của KH trên T24</w:t>
              </w:r>
            </w:ins>
          </w:p>
        </w:tc>
        <w:tc>
          <w:tcPr>
            <w:tcW w:w="1080" w:type="dxa"/>
          </w:tcPr>
          <w:p w14:paraId="76AD2995" w14:textId="77777777" w:rsidR="00F868EA" w:rsidRPr="00F72CF1" w:rsidRDefault="00F868EA" w:rsidP="00817E47">
            <w:pPr>
              <w:spacing w:before="0" w:line="240" w:lineRule="auto"/>
              <w:contextualSpacing w:val="0"/>
              <w:rPr>
                <w:ins w:id="30278" w:author="Phuong Truong Thi" w:date="2024-10-16T01:06:00Z"/>
                <w:rFonts w:ascii="Times New Roman" w:hAnsi="Times New Roman"/>
                <w:color w:val="000000"/>
                <w:sz w:val="24"/>
                <w:szCs w:val="24"/>
              </w:rPr>
            </w:pPr>
            <w:ins w:id="30279" w:author="Phuong Truong Thi" w:date="2024-10-16T01:06:00Z">
              <w:r w:rsidRPr="005D6CFA">
                <w:rPr>
                  <w:rFonts w:ascii="Times New Roman" w:hAnsi="Times New Roman"/>
                  <w:color w:val="000000"/>
                  <w:sz w:val="24"/>
                  <w:szCs w:val="24"/>
                  <w:lang w:val="vi-VN"/>
                </w:rPr>
                <w:t>EZ/T24</w:t>
              </w:r>
            </w:ins>
          </w:p>
        </w:tc>
        <w:tc>
          <w:tcPr>
            <w:tcW w:w="1080" w:type="dxa"/>
          </w:tcPr>
          <w:p w14:paraId="6C213881" w14:textId="77777777" w:rsidR="00F868EA" w:rsidRPr="00F72CF1" w:rsidRDefault="00F868EA" w:rsidP="00817E47">
            <w:pPr>
              <w:spacing w:before="0" w:line="240" w:lineRule="auto"/>
              <w:contextualSpacing w:val="0"/>
              <w:rPr>
                <w:ins w:id="30280" w:author="Phuong Truong Thi" w:date="2024-10-16T01:06:00Z"/>
                <w:rFonts w:ascii="Times New Roman" w:hAnsi="Times New Roman"/>
                <w:color w:val="000000"/>
                <w:sz w:val="24"/>
                <w:szCs w:val="24"/>
              </w:rPr>
            </w:pPr>
            <w:ins w:id="30281" w:author="Phuong Truong Thi" w:date="2024-10-16T01:06:00Z">
              <w:r w:rsidRPr="00F72CF1">
                <w:rPr>
                  <w:rFonts w:ascii="Times New Roman" w:hAnsi="Times New Roman"/>
                  <w:color w:val="000000"/>
                  <w:sz w:val="24"/>
                  <w:szCs w:val="24"/>
                </w:rPr>
                <w:t>Date</w:t>
              </w:r>
            </w:ins>
          </w:p>
        </w:tc>
        <w:tc>
          <w:tcPr>
            <w:tcW w:w="855" w:type="dxa"/>
            <w:shd w:val="clear" w:color="auto" w:fill="auto"/>
            <w:noWrap/>
            <w:vAlign w:val="center"/>
          </w:tcPr>
          <w:p w14:paraId="5181A4F9" w14:textId="77777777" w:rsidR="00F868EA" w:rsidRPr="00F72CF1" w:rsidRDefault="00F868EA" w:rsidP="00817E47">
            <w:pPr>
              <w:spacing w:before="0" w:line="240" w:lineRule="auto"/>
              <w:contextualSpacing w:val="0"/>
              <w:rPr>
                <w:ins w:id="30282" w:author="Phuong Truong Thi" w:date="2024-10-16T01:06:00Z"/>
                <w:rFonts w:ascii="Times New Roman" w:eastAsia="Times New Roman" w:hAnsi="Times New Roman"/>
                <w:color w:val="000000"/>
                <w:sz w:val="24"/>
                <w:szCs w:val="24"/>
                <w:lang w:val="vi-VN" w:eastAsia="vi-VN"/>
              </w:rPr>
            </w:pPr>
          </w:p>
        </w:tc>
        <w:tc>
          <w:tcPr>
            <w:tcW w:w="1080" w:type="dxa"/>
          </w:tcPr>
          <w:p w14:paraId="75A2C4E3" w14:textId="77777777" w:rsidR="00F868EA" w:rsidRPr="00F72CF1" w:rsidRDefault="00F868EA" w:rsidP="00817E47">
            <w:pPr>
              <w:spacing w:before="0" w:line="240" w:lineRule="auto"/>
              <w:contextualSpacing w:val="0"/>
              <w:jc w:val="center"/>
              <w:rPr>
                <w:ins w:id="30283" w:author="Phuong Truong Thi" w:date="2024-10-16T01:06:00Z"/>
                <w:rFonts w:ascii="Times New Roman" w:eastAsia="Times New Roman" w:hAnsi="Times New Roman"/>
                <w:sz w:val="24"/>
                <w:szCs w:val="24"/>
                <w:lang w:eastAsia="vi-VN"/>
              </w:rPr>
            </w:pPr>
            <w:ins w:id="30284" w:author="Phuong Truong Thi" w:date="2024-10-16T01:06:00Z">
              <w:r w:rsidRPr="00F72CF1">
                <w:rPr>
                  <w:rFonts w:ascii="Times New Roman" w:eastAsia="Times New Roman" w:hAnsi="Times New Roman"/>
                  <w:sz w:val="24"/>
                  <w:szCs w:val="24"/>
                  <w:lang w:eastAsia="vi-VN"/>
                </w:rPr>
                <w:t>N</w:t>
              </w:r>
            </w:ins>
          </w:p>
        </w:tc>
      </w:tr>
      <w:tr w:rsidR="00F868EA" w:rsidRPr="00F72CF1" w14:paraId="48363181" w14:textId="77777777" w:rsidTr="00817E47">
        <w:trPr>
          <w:gridAfter w:val="1"/>
          <w:wAfter w:w="15" w:type="dxa"/>
          <w:trHeight w:val="276"/>
          <w:ins w:id="30285" w:author="Phuong Truong Thi" w:date="2024-10-16T01:06:00Z"/>
        </w:trPr>
        <w:tc>
          <w:tcPr>
            <w:tcW w:w="670" w:type="dxa"/>
            <w:shd w:val="clear" w:color="auto" w:fill="auto"/>
            <w:vAlign w:val="center"/>
          </w:tcPr>
          <w:p w14:paraId="38027913" w14:textId="77777777" w:rsidR="00F868EA" w:rsidRPr="00F72CF1" w:rsidRDefault="00F868EA" w:rsidP="00817E47">
            <w:pPr>
              <w:pStyle w:val="ListParagraph"/>
              <w:numPr>
                <w:ilvl w:val="0"/>
                <w:numId w:val="76"/>
              </w:numPr>
              <w:spacing w:before="0" w:line="240" w:lineRule="auto"/>
              <w:contextualSpacing w:val="0"/>
              <w:jc w:val="left"/>
              <w:rPr>
                <w:ins w:id="30286" w:author="Phuong Truong Thi" w:date="2024-10-16T01:06:00Z"/>
                <w:rFonts w:eastAsia="Times New Roman"/>
                <w:color w:val="000000"/>
                <w:szCs w:val="24"/>
                <w:lang w:val="vi-VN" w:eastAsia="vi-VN"/>
              </w:rPr>
            </w:pPr>
          </w:p>
        </w:tc>
        <w:tc>
          <w:tcPr>
            <w:tcW w:w="2025" w:type="dxa"/>
            <w:shd w:val="clear" w:color="auto" w:fill="auto"/>
            <w:vAlign w:val="center"/>
            <w:hideMark/>
          </w:tcPr>
          <w:p w14:paraId="51EBA4AC" w14:textId="77777777" w:rsidR="00F868EA" w:rsidRPr="00F72CF1" w:rsidRDefault="00F868EA" w:rsidP="00817E47">
            <w:pPr>
              <w:spacing w:before="0" w:line="240" w:lineRule="auto"/>
              <w:contextualSpacing w:val="0"/>
              <w:rPr>
                <w:ins w:id="30287" w:author="Phuong Truong Thi" w:date="2024-10-16T01:06:00Z"/>
                <w:rFonts w:ascii="Times New Roman" w:eastAsia="Times New Roman" w:hAnsi="Times New Roman"/>
                <w:color w:val="000000"/>
                <w:sz w:val="24"/>
                <w:szCs w:val="24"/>
                <w:lang w:val="vi-VN" w:eastAsia="vi-VN"/>
              </w:rPr>
            </w:pPr>
            <w:ins w:id="30288" w:author="Phuong Truong Thi" w:date="2024-10-16T01:06:00Z">
              <w:r w:rsidRPr="00F72CF1">
                <w:rPr>
                  <w:rFonts w:ascii="Times New Roman" w:hAnsi="Times New Roman"/>
                  <w:color w:val="000000"/>
                  <w:sz w:val="24"/>
                  <w:szCs w:val="24"/>
                </w:rPr>
                <w:t>Số CCCD/CMT/HC…</w:t>
              </w:r>
            </w:ins>
          </w:p>
        </w:tc>
        <w:tc>
          <w:tcPr>
            <w:tcW w:w="2403" w:type="dxa"/>
            <w:vAlign w:val="center"/>
          </w:tcPr>
          <w:p w14:paraId="58192962" w14:textId="77777777" w:rsidR="00F868EA" w:rsidRPr="00126368" w:rsidRDefault="00F868EA" w:rsidP="00817E47">
            <w:pPr>
              <w:spacing w:before="0" w:line="240" w:lineRule="auto"/>
              <w:contextualSpacing w:val="0"/>
              <w:rPr>
                <w:ins w:id="30289" w:author="Phuong Truong Thi" w:date="2024-10-16T01:06:00Z"/>
                <w:rFonts w:ascii="Times New Roman" w:eastAsia="Times New Roman" w:hAnsi="Times New Roman"/>
                <w:color w:val="000000"/>
                <w:sz w:val="24"/>
                <w:szCs w:val="24"/>
                <w:lang w:val="vi-VN" w:eastAsia="vi-VN"/>
              </w:rPr>
            </w:pPr>
            <w:ins w:id="30290" w:author="Phuong Truong Thi" w:date="2024-10-16T01:06:00Z">
              <w:r w:rsidRPr="00126368">
                <w:rPr>
                  <w:rFonts w:ascii="Times New Roman" w:hAnsi="Times New Roman"/>
                  <w:color w:val="000000"/>
                  <w:sz w:val="24"/>
                  <w:szCs w:val="24"/>
                  <w:lang w:val="vi-VN"/>
                </w:rPr>
                <w:t>(Legal ID/Document Num) Thông tin trên giấy tờ tùy thân Số CCCD/CMT/HCtrên T24</w:t>
              </w:r>
            </w:ins>
          </w:p>
        </w:tc>
        <w:tc>
          <w:tcPr>
            <w:tcW w:w="1080" w:type="dxa"/>
          </w:tcPr>
          <w:p w14:paraId="585578B4" w14:textId="77777777" w:rsidR="00F868EA" w:rsidRPr="00F72CF1" w:rsidRDefault="00F868EA" w:rsidP="00817E47">
            <w:pPr>
              <w:spacing w:before="0" w:line="240" w:lineRule="auto"/>
              <w:contextualSpacing w:val="0"/>
              <w:rPr>
                <w:ins w:id="30291" w:author="Phuong Truong Thi" w:date="2024-10-16T01:06:00Z"/>
                <w:rFonts w:ascii="Times New Roman" w:eastAsia="Times New Roman" w:hAnsi="Times New Roman"/>
                <w:color w:val="000000"/>
                <w:sz w:val="24"/>
                <w:szCs w:val="24"/>
                <w:lang w:eastAsia="vi-VN"/>
              </w:rPr>
            </w:pPr>
            <w:ins w:id="30292" w:author="Phuong Truong Thi" w:date="2024-10-16T01:06:00Z">
              <w:r w:rsidRPr="005D6CFA">
                <w:rPr>
                  <w:rFonts w:ascii="Times New Roman" w:hAnsi="Times New Roman"/>
                  <w:color w:val="000000"/>
                  <w:sz w:val="24"/>
                  <w:szCs w:val="24"/>
                  <w:lang w:val="vi-VN"/>
                </w:rPr>
                <w:t>EZ/T24</w:t>
              </w:r>
            </w:ins>
          </w:p>
        </w:tc>
        <w:tc>
          <w:tcPr>
            <w:tcW w:w="1080" w:type="dxa"/>
          </w:tcPr>
          <w:p w14:paraId="62048501" w14:textId="77777777" w:rsidR="00F868EA" w:rsidRPr="00F72CF1" w:rsidRDefault="00F868EA" w:rsidP="00817E47">
            <w:pPr>
              <w:spacing w:before="0" w:line="240" w:lineRule="auto"/>
              <w:contextualSpacing w:val="0"/>
              <w:rPr>
                <w:ins w:id="30293" w:author="Phuong Truong Thi" w:date="2024-10-16T01:06:00Z"/>
                <w:rFonts w:ascii="Times New Roman" w:eastAsia="Times New Roman" w:hAnsi="Times New Roman"/>
                <w:color w:val="000000"/>
                <w:sz w:val="24"/>
                <w:szCs w:val="24"/>
                <w:lang w:eastAsia="vi-VN"/>
              </w:rPr>
            </w:pPr>
            <w:ins w:id="30294" w:author="Phuong Truong Thi" w:date="2024-10-16T01:06:00Z">
              <w:r w:rsidRPr="00F72CF1">
                <w:rPr>
                  <w:rFonts w:ascii="Times New Roman" w:eastAsia="Times New Roman" w:hAnsi="Times New Roman"/>
                  <w:color w:val="000000"/>
                  <w:sz w:val="24"/>
                  <w:szCs w:val="24"/>
                  <w:lang w:eastAsia="vi-VN"/>
                </w:rPr>
                <w:t>Number</w:t>
              </w:r>
            </w:ins>
          </w:p>
        </w:tc>
        <w:tc>
          <w:tcPr>
            <w:tcW w:w="855" w:type="dxa"/>
            <w:shd w:val="clear" w:color="auto" w:fill="auto"/>
            <w:noWrap/>
            <w:vAlign w:val="center"/>
          </w:tcPr>
          <w:p w14:paraId="626F5B9E" w14:textId="77777777" w:rsidR="00F868EA" w:rsidRPr="00F72CF1" w:rsidRDefault="00F868EA" w:rsidP="00817E47">
            <w:pPr>
              <w:spacing w:before="0" w:line="240" w:lineRule="auto"/>
              <w:contextualSpacing w:val="0"/>
              <w:rPr>
                <w:ins w:id="30295" w:author="Phuong Truong Thi" w:date="2024-10-16T01:06:00Z"/>
                <w:rFonts w:ascii="Times New Roman" w:eastAsia="Times New Roman" w:hAnsi="Times New Roman"/>
                <w:color w:val="000000"/>
                <w:sz w:val="24"/>
                <w:szCs w:val="24"/>
                <w:lang w:val="vi-VN" w:eastAsia="vi-VN"/>
              </w:rPr>
            </w:pPr>
          </w:p>
        </w:tc>
        <w:tc>
          <w:tcPr>
            <w:tcW w:w="1080" w:type="dxa"/>
          </w:tcPr>
          <w:p w14:paraId="651A9796" w14:textId="77777777" w:rsidR="00F868EA" w:rsidRPr="00F72CF1" w:rsidRDefault="00F868EA" w:rsidP="00817E47">
            <w:pPr>
              <w:spacing w:before="0" w:line="240" w:lineRule="auto"/>
              <w:contextualSpacing w:val="0"/>
              <w:jc w:val="center"/>
              <w:rPr>
                <w:ins w:id="30296" w:author="Phuong Truong Thi" w:date="2024-10-16T01:06:00Z"/>
                <w:rFonts w:ascii="Times New Roman" w:eastAsia="Times New Roman" w:hAnsi="Times New Roman"/>
                <w:sz w:val="24"/>
                <w:szCs w:val="24"/>
                <w:lang w:eastAsia="vi-VN"/>
              </w:rPr>
            </w:pPr>
            <w:ins w:id="30297" w:author="Phuong Truong Thi" w:date="2024-10-16T01:06:00Z">
              <w:r w:rsidRPr="00F72CF1">
                <w:rPr>
                  <w:rFonts w:ascii="Times New Roman" w:eastAsia="Times New Roman" w:hAnsi="Times New Roman"/>
                  <w:sz w:val="24"/>
                  <w:szCs w:val="24"/>
                  <w:lang w:eastAsia="vi-VN"/>
                </w:rPr>
                <w:t>Y</w:t>
              </w:r>
            </w:ins>
          </w:p>
        </w:tc>
      </w:tr>
      <w:tr w:rsidR="00F868EA" w:rsidRPr="00F72CF1" w14:paraId="0E09883F" w14:textId="77777777" w:rsidTr="00817E47">
        <w:trPr>
          <w:gridAfter w:val="1"/>
          <w:wAfter w:w="15" w:type="dxa"/>
          <w:trHeight w:val="276"/>
          <w:ins w:id="30298" w:author="Phuong Truong Thi" w:date="2024-10-16T01:06:00Z"/>
        </w:trPr>
        <w:tc>
          <w:tcPr>
            <w:tcW w:w="670" w:type="dxa"/>
            <w:shd w:val="clear" w:color="auto" w:fill="auto"/>
            <w:vAlign w:val="center"/>
          </w:tcPr>
          <w:p w14:paraId="6215FDCC" w14:textId="77777777" w:rsidR="00F868EA" w:rsidRPr="00F72CF1" w:rsidRDefault="00F868EA" w:rsidP="00817E47">
            <w:pPr>
              <w:pStyle w:val="ListParagraph"/>
              <w:numPr>
                <w:ilvl w:val="0"/>
                <w:numId w:val="76"/>
              </w:numPr>
              <w:spacing w:before="0" w:line="240" w:lineRule="auto"/>
              <w:contextualSpacing w:val="0"/>
              <w:jc w:val="left"/>
              <w:rPr>
                <w:ins w:id="30299" w:author="Phuong Truong Thi" w:date="2024-10-16T01:06:00Z"/>
                <w:rFonts w:eastAsia="Times New Roman"/>
                <w:color w:val="000000"/>
                <w:szCs w:val="24"/>
                <w:lang w:val="vi-VN" w:eastAsia="vi-VN"/>
              </w:rPr>
            </w:pPr>
          </w:p>
        </w:tc>
        <w:tc>
          <w:tcPr>
            <w:tcW w:w="2025" w:type="dxa"/>
            <w:shd w:val="clear" w:color="auto" w:fill="auto"/>
            <w:vAlign w:val="center"/>
            <w:hideMark/>
          </w:tcPr>
          <w:p w14:paraId="00B67672" w14:textId="77777777" w:rsidR="00F868EA" w:rsidRPr="00F72CF1" w:rsidRDefault="00F868EA" w:rsidP="00817E47">
            <w:pPr>
              <w:spacing w:before="0" w:line="240" w:lineRule="auto"/>
              <w:contextualSpacing w:val="0"/>
              <w:rPr>
                <w:ins w:id="30300" w:author="Phuong Truong Thi" w:date="2024-10-16T01:06:00Z"/>
                <w:rFonts w:ascii="Times New Roman" w:eastAsia="Times New Roman" w:hAnsi="Times New Roman"/>
                <w:color w:val="000000"/>
                <w:sz w:val="24"/>
                <w:szCs w:val="24"/>
                <w:lang w:val="vi-VN" w:eastAsia="vi-VN"/>
              </w:rPr>
            </w:pPr>
            <w:ins w:id="30301" w:author="Phuong Truong Thi" w:date="2024-10-16T01:06:00Z">
              <w:r w:rsidRPr="00F72CF1">
                <w:rPr>
                  <w:rFonts w:ascii="Times New Roman" w:hAnsi="Times New Roman"/>
                  <w:color w:val="000000"/>
                  <w:sz w:val="24"/>
                  <w:szCs w:val="24"/>
                </w:rPr>
                <w:t>Tên khách hàng</w:t>
              </w:r>
            </w:ins>
          </w:p>
        </w:tc>
        <w:tc>
          <w:tcPr>
            <w:tcW w:w="2403" w:type="dxa"/>
            <w:vAlign w:val="center"/>
          </w:tcPr>
          <w:p w14:paraId="72EAA623" w14:textId="77777777" w:rsidR="00F868EA" w:rsidRPr="00126368" w:rsidRDefault="00F868EA" w:rsidP="00817E47">
            <w:pPr>
              <w:spacing w:before="0" w:line="240" w:lineRule="auto"/>
              <w:contextualSpacing w:val="0"/>
              <w:rPr>
                <w:ins w:id="30302" w:author="Phuong Truong Thi" w:date="2024-10-16T01:06:00Z"/>
                <w:rFonts w:ascii="Times New Roman" w:eastAsia="Times New Roman" w:hAnsi="Times New Roman"/>
                <w:color w:val="000000"/>
                <w:sz w:val="24"/>
                <w:szCs w:val="24"/>
                <w:lang w:val="vi-VN" w:eastAsia="vi-VN"/>
              </w:rPr>
            </w:pPr>
            <w:ins w:id="30303" w:author="Phuong Truong Thi" w:date="2024-10-16T01:06:00Z">
              <w:r w:rsidRPr="00126368">
                <w:rPr>
                  <w:rFonts w:ascii="Times New Roman" w:hAnsi="Times New Roman"/>
                  <w:color w:val="000000"/>
                  <w:sz w:val="24"/>
                  <w:szCs w:val="24"/>
                  <w:lang w:val="vi-VN"/>
                </w:rPr>
                <w:t>Lấy trường họ và tên có dấu của KH</w:t>
              </w:r>
              <w:r w:rsidRPr="00126368">
                <w:rPr>
                  <w:rFonts w:ascii="Times New Roman" w:hAnsi="Times New Roman"/>
                  <w:color w:val="000000"/>
                  <w:sz w:val="24"/>
                  <w:szCs w:val="24"/>
                  <w:lang w:val="vi-VN"/>
                </w:rPr>
                <w:br/>
                <w:t>TH KH không lấy được họ và tên có dấu sẽ lấy trường họ và tên không dấu trên T24</w:t>
              </w:r>
            </w:ins>
          </w:p>
        </w:tc>
        <w:tc>
          <w:tcPr>
            <w:tcW w:w="1080" w:type="dxa"/>
          </w:tcPr>
          <w:p w14:paraId="2EF48BCC" w14:textId="77777777" w:rsidR="00F868EA" w:rsidRPr="00F72CF1" w:rsidRDefault="00F868EA" w:rsidP="00817E47">
            <w:pPr>
              <w:spacing w:before="0" w:line="240" w:lineRule="auto"/>
              <w:contextualSpacing w:val="0"/>
              <w:rPr>
                <w:ins w:id="30304" w:author="Phuong Truong Thi" w:date="2024-10-16T01:06:00Z"/>
                <w:rFonts w:ascii="Times New Roman" w:eastAsia="Times New Roman" w:hAnsi="Times New Roman"/>
                <w:color w:val="000000"/>
                <w:sz w:val="24"/>
                <w:szCs w:val="24"/>
                <w:lang w:eastAsia="vi-VN"/>
              </w:rPr>
            </w:pPr>
            <w:ins w:id="30305" w:author="Phuong Truong Thi" w:date="2024-10-16T01:06:00Z">
              <w:r w:rsidRPr="005D6CFA">
                <w:rPr>
                  <w:rFonts w:ascii="Times New Roman" w:hAnsi="Times New Roman"/>
                  <w:color w:val="000000"/>
                  <w:sz w:val="24"/>
                  <w:szCs w:val="24"/>
                  <w:lang w:val="vi-VN"/>
                </w:rPr>
                <w:t>EZ/T24</w:t>
              </w:r>
            </w:ins>
          </w:p>
        </w:tc>
        <w:tc>
          <w:tcPr>
            <w:tcW w:w="1080" w:type="dxa"/>
          </w:tcPr>
          <w:p w14:paraId="76A3D285" w14:textId="4ADD7E85" w:rsidR="00F868EA" w:rsidRPr="00F72CF1" w:rsidRDefault="00525739" w:rsidP="00817E47">
            <w:pPr>
              <w:spacing w:before="0" w:line="240" w:lineRule="auto"/>
              <w:contextualSpacing w:val="0"/>
              <w:rPr>
                <w:ins w:id="30306"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link</w:t>
            </w:r>
          </w:p>
        </w:tc>
        <w:tc>
          <w:tcPr>
            <w:tcW w:w="855" w:type="dxa"/>
            <w:shd w:val="clear" w:color="auto" w:fill="auto"/>
            <w:noWrap/>
            <w:vAlign w:val="center"/>
          </w:tcPr>
          <w:p w14:paraId="05D0281D" w14:textId="77777777" w:rsidR="00F868EA" w:rsidRPr="00F72CF1" w:rsidRDefault="00F868EA" w:rsidP="00817E47">
            <w:pPr>
              <w:spacing w:before="0" w:line="240" w:lineRule="auto"/>
              <w:contextualSpacing w:val="0"/>
              <w:rPr>
                <w:ins w:id="30307" w:author="Phuong Truong Thi" w:date="2024-10-16T01:06:00Z"/>
                <w:rFonts w:ascii="Times New Roman" w:eastAsia="Times New Roman" w:hAnsi="Times New Roman"/>
                <w:color w:val="000000"/>
                <w:sz w:val="24"/>
                <w:szCs w:val="24"/>
                <w:lang w:val="vi-VN" w:eastAsia="vi-VN"/>
              </w:rPr>
            </w:pPr>
          </w:p>
        </w:tc>
        <w:tc>
          <w:tcPr>
            <w:tcW w:w="1080" w:type="dxa"/>
          </w:tcPr>
          <w:p w14:paraId="1D9F9450" w14:textId="77777777" w:rsidR="00F868EA" w:rsidRPr="00F72CF1" w:rsidRDefault="00F868EA" w:rsidP="00817E47">
            <w:pPr>
              <w:spacing w:before="0" w:line="240" w:lineRule="auto"/>
              <w:contextualSpacing w:val="0"/>
              <w:jc w:val="center"/>
              <w:rPr>
                <w:ins w:id="30308" w:author="Phuong Truong Thi" w:date="2024-10-16T01:06:00Z"/>
                <w:rFonts w:ascii="Times New Roman" w:eastAsia="Times New Roman" w:hAnsi="Times New Roman"/>
                <w:sz w:val="24"/>
                <w:szCs w:val="24"/>
                <w:lang w:eastAsia="vi-VN"/>
              </w:rPr>
            </w:pPr>
            <w:ins w:id="30309" w:author="Phuong Truong Thi" w:date="2024-10-16T01:06:00Z">
              <w:r w:rsidRPr="00F72CF1">
                <w:rPr>
                  <w:rFonts w:ascii="Times New Roman" w:eastAsia="Times New Roman" w:hAnsi="Times New Roman"/>
                  <w:sz w:val="24"/>
                  <w:szCs w:val="24"/>
                  <w:lang w:eastAsia="vi-VN"/>
                </w:rPr>
                <w:t>Y</w:t>
              </w:r>
            </w:ins>
          </w:p>
        </w:tc>
      </w:tr>
      <w:tr w:rsidR="00F868EA" w:rsidRPr="00F72CF1" w14:paraId="6C04DDCD" w14:textId="77777777" w:rsidTr="00817E47">
        <w:trPr>
          <w:gridAfter w:val="1"/>
          <w:wAfter w:w="15" w:type="dxa"/>
          <w:trHeight w:val="276"/>
          <w:ins w:id="30310" w:author="Phuong Truong Thi" w:date="2024-10-16T01:06:00Z"/>
        </w:trPr>
        <w:tc>
          <w:tcPr>
            <w:tcW w:w="670" w:type="dxa"/>
            <w:shd w:val="clear" w:color="auto" w:fill="auto"/>
            <w:vAlign w:val="center"/>
          </w:tcPr>
          <w:p w14:paraId="1EBCA1CB" w14:textId="77777777" w:rsidR="00F868EA" w:rsidRPr="00F72CF1" w:rsidRDefault="00F868EA" w:rsidP="00817E47">
            <w:pPr>
              <w:pStyle w:val="ListParagraph"/>
              <w:numPr>
                <w:ilvl w:val="0"/>
                <w:numId w:val="76"/>
              </w:numPr>
              <w:spacing w:before="0" w:line="240" w:lineRule="auto"/>
              <w:contextualSpacing w:val="0"/>
              <w:jc w:val="left"/>
              <w:rPr>
                <w:ins w:id="30311" w:author="Phuong Truong Thi" w:date="2024-10-16T01:06:00Z"/>
                <w:rFonts w:eastAsia="Times New Roman"/>
                <w:color w:val="000000"/>
                <w:szCs w:val="24"/>
                <w:lang w:val="vi-VN" w:eastAsia="vi-VN"/>
              </w:rPr>
            </w:pPr>
          </w:p>
        </w:tc>
        <w:tc>
          <w:tcPr>
            <w:tcW w:w="2025" w:type="dxa"/>
            <w:shd w:val="clear" w:color="auto" w:fill="auto"/>
            <w:vAlign w:val="center"/>
            <w:hideMark/>
          </w:tcPr>
          <w:p w14:paraId="4597B878" w14:textId="77777777" w:rsidR="00F868EA" w:rsidRPr="00F72CF1" w:rsidRDefault="00F868EA" w:rsidP="00817E47">
            <w:pPr>
              <w:spacing w:before="0" w:line="240" w:lineRule="auto"/>
              <w:contextualSpacing w:val="0"/>
              <w:rPr>
                <w:ins w:id="30312" w:author="Phuong Truong Thi" w:date="2024-10-16T01:06:00Z"/>
                <w:rFonts w:ascii="Times New Roman" w:eastAsia="Times New Roman" w:hAnsi="Times New Roman"/>
                <w:color w:val="000000"/>
                <w:sz w:val="24"/>
                <w:szCs w:val="24"/>
                <w:lang w:val="vi-VN" w:eastAsia="vi-VN"/>
              </w:rPr>
            </w:pPr>
            <w:ins w:id="30313" w:author="Phuong Truong Thi" w:date="2024-10-16T01:06:00Z">
              <w:r w:rsidRPr="00F72CF1">
                <w:rPr>
                  <w:rFonts w:ascii="Times New Roman" w:hAnsi="Times New Roman"/>
                  <w:color w:val="000000"/>
                  <w:sz w:val="24"/>
                  <w:szCs w:val="24"/>
                </w:rPr>
                <w:t>Số điện thoại</w:t>
              </w:r>
            </w:ins>
          </w:p>
        </w:tc>
        <w:tc>
          <w:tcPr>
            <w:tcW w:w="2403" w:type="dxa"/>
            <w:vAlign w:val="center"/>
          </w:tcPr>
          <w:p w14:paraId="688CB79F" w14:textId="6A20A17A" w:rsidR="00F868EA" w:rsidRPr="00126368" w:rsidRDefault="00EA72F0" w:rsidP="00817E47">
            <w:pPr>
              <w:spacing w:before="0" w:line="240" w:lineRule="auto"/>
              <w:contextualSpacing w:val="0"/>
              <w:rPr>
                <w:ins w:id="30314" w:author="Phuong Truong Thi" w:date="2024-10-16T01:06:00Z"/>
                <w:rFonts w:ascii="Times New Roman" w:eastAsia="Times New Roman" w:hAnsi="Times New Roman"/>
                <w:color w:val="000000"/>
                <w:sz w:val="24"/>
                <w:szCs w:val="24"/>
                <w:lang w:val="vi-VN" w:eastAsia="vi-VN"/>
              </w:rPr>
            </w:pPr>
            <w:ins w:id="30315" w:author="Phuong Truong Thi" w:date="2024-12-11T11:53:00Z" w16du:dateUtc="2024-12-11T04:53:00Z">
              <w:r w:rsidRPr="00B66378">
                <w:rPr>
                  <w:rFonts w:ascii="Times New Roman" w:hAnsi="Times New Roman"/>
                  <w:color w:val="000000"/>
                  <w:sz w:val="24"/>
                  <w:szCs w:val="24"/>
                  <w:lang w:val="vi-VN"/>
                </w:rPr>
                <w:t>Số điện thoại của khách hàng</w:t>
              </w:r>
              <w:r>
                <w:rPr>
                  <w:rFonts w:ascii="Times New Roman" w:hAnsi="Times New Roman"/>
                  <w:color w:val="000000"/>
                  <w:sz w:val="24"/>
                  <w:szCs w:val="24"/>
                </w:rPr>
                <w:t xml:space="preserve"> (nguồn T24)</w:t>
              </w:r>
            </w:ins>
          </w:p>
        </w:tc>
        <w:tc>
          <w:tcPr>
            <w:tcW w:w="1080" w:type="dxa"/>
          </w:tcPr>
          <w:p w14:paraId="796D3B68" w14:textId="77777777" w:rsidR="00F868EA" w:rsidRDefault="00F868EA" w:rsidP="00817E47">
            <w:pPr>
              <w:spacing w:before="0" w:line="240" w:lineRule="auto"/>
              <w:contextualSpacing w:val="0"/>
              <w:rPr>
                <w:ins w:id="30316" w:author="Phuong Truong Thi" w:date="2024-10-16T01:06:00Z"/>
                <w:rFonts w:ascii="Times New Roman" w:eastAsia="Times New Roman" w:hAnsi="Times New Roman"/>
                <w:color w:val="000000"/>
                <w:sz w:val="24"/>
                <w:szCs w:val="24"/>
                <w:lang w:eastAsia="vi-VN"/>
              </w:rPr>
            </w:pPr>
            <w:ins w:id="30317" w:author="Phuong Truong Thi" w:date="2024-10-16T01:06:00Z">
              <w:r w:rsidRPr="005D6CFA">
                <w:rPr>
                  <w:rFonts w:ascii="Times New Roman" w:hAnsi="Times New Roman"/>
                  <w:color w:val="000000"/>
                  <w:sz w:val="24"/>
                  <w:szCs w:val="24"/>
                  <w:lang w:val="vi-VN"/>
                </w:rPr>
                <w:t>EZ/T24</w:t>
              </w:r>
            </w:ins>
          </w:p>
        </w:tc>
        <w:tc>
          <w:tcPr>
            <w:tcW w:w="1080" w:type="dxa"/>
          </w:tcPr>
          <w:p w14:paraId="6E8CED27" w14:textId="54E4E6A1" w:rsidR="00F868EA" w:rsidRPr="00F72CF1" w:rsidRDefault="00F868EA" w:rsidP="00817E47">
            <w:pPr>
              <w:spacing w:before="0" w:line="240" w:lineRule="auto"/>
              <w:contextualSpacing w:val="0"/>
              <w:rPr>
                <w:ins w:id="30318" w:author="Phuong Truong Thi" w:date="2024-10-16T01:06:00Z"/>
                <w:rFonts w:ascii="Times New Roman" w:eastAsia="Times New Roman" w:hAnsi="Times New Roman"/>
                <w:color w:val="000000"/>
                <w:sz w:val="24"/>
                <w:szCs w:val="24"/>
                <w:lang w:eastAsia="vi-VN"/>
              </w:rPr>
            </w:pPr>
            <w:ins w:id="30319" w:author="Phuong Truong Thi" w:date="2024-10-16T01:06:00Z">
              <w:r>
                <w:rPr>
                  <w:rFonts w:ascii="Times New Roman" w:eastAsia="Times New Roman" w:hAnsi="Times New Roman"/>
                  <w:color w:val="000000"/>
                  <w:sz w:val="24"/>
                  <w:szCs w:val="24"/>
                  <w:lang w:eastAsia="vi-VN"/>
                </w:rPr>
                <w:t>Phone</w:t>
              </w:r>
            </w:ins>
            <w:r w:rsidR="0089299E">
              <w:rPr>
                <w:rFonts w:ascii="Times New Roman" w:eastAsia="Times New Roman" w:hAnsi="Times New Roman"/>
                <w:color w:val="000000"/>
                <w:sz w:val="24"/>
                <w:szCs w:val="24"/>
                <w:lang w:eastAsia="vi-VN"/>
              </w:rPr>
              <w:t xml:space="preserve"> (40)</w:t>
            </w:r>
          </w:p>
        </w:tc>
        <w:tc>
          <w:tcPr>
            <w:tcW w:w="855" w:type="dxa"/>
            <w:shd w:val="clear" w:color="auto" w:fill="auto"/>
            <w:noWrap/>
            <w:vAlign w:val="center"/>
          </w:tcPr>
          <w:p w14:paraId="2F72F26C" w14:textId="77777777" w:rsidR="00F868EA" w:rsidRPr="00F72CF1" w:rsidRDefault="00F868EA" w:rsidP="00817E47">
            <w:pPr>
              <w:spacing w:before="0" w:line="240" w:lineRule="auto"/>
              <w:contextualSpacing w:val="0"/>
              <w:rPr>
                <w:ins w:id="30320" w:author="Phuong Truong Thi" w:date="2024-10-16T01:06:00Z"/>
                <w:rFonts w:ascii="Times New Roman" w:eastAsia="Times New Roman" w:hAnsi="Times New Roman"/>
                <w:color w:val="000000"/>
                <w:sz w:val="24"/>
                <w:szCs w:val="24"/>
                <w:lang w:val="vi-VN" w:eastAsia="vi-VN"/>
              </w:rPr>
            </w:pPr>
          </w:p>
        </w:tc>
        <w:tc>
          <w:tcPr>
            <w:tcW w:w="1080" w:type="dxa"/>
          </w:tcPr>
          <w:p w14:paraId="67CAD972" w14:textId="77777777" w:rsidR="00F868EA" w:rsidRPr="00F72CF1" w:rsidRDefault="00F868EA" w:rsidP="00817E47">
            <w:pPr>
              <w:spacing w:before="0" w:line="240" w:lineRule="auto"/>
              <w:contextualSpacing w:val="0"/>
              <w:jc w:val="center"/>
              <w:rPr>
                <w:ins w:id="30321" w:author="Phuong Truong Thi" w:date="2024-10-16T01:06:00Z"/>
                <w:rFonts w:ascii="Times New Roman" w:eastAsia="Times New Roman" w:hAnsi="Times New Roman"/>
                <w:sz w:val="24"/>
                <w:szCs w:val="24"/>
                <w:lang w:eastAsia="vi-VN"/>
              </w:rPr>
            </w:pPr>
            <w:ins w:id="30322" w:author="Phuong Truong Thi" w:date="2024-10-16T01:06:00Z">
              <w:r w:rsidRPr="00F72CF1">
                <w:rPr>
                  <w:rFonts w:ascii="Times New Roman" w:eastAsia="Times New Roman" w:hAnsi="Times New Roman"/>
                  <w:sz w:val="24"/>
                  <w:szCs w:val="24"/>
                  <w:lang w:eastAsia="vi-VN"/>
                </w:rPr>
                <w:t>Y</w:t>
              </w:r>
            </w:ins>
          </w:p>
        </w:tc>
      </w:tr>
      <w:tr w:rsidR="00C43851" w:rsidRPr="00F72CF1" w14:paraId="5DD48DE2" w14:textId="77777777" w:rsidTr="00817E47">
        <w:trPr>
          <w:trHeight w:val="276"/>
          <w:ins w:id="30323" w:author="Phuong Truong Thi" w:date="2024-10-16T01:06:00Z"/>
        </w:trPr>
        <w:tc>
          <w:tcPr>
            <w:tcW w:w="9208" w:type="dxa"/>
            <w:gridSpan w:val="8"/>
          </w:tcPr>
          <w:p w14:paraId="3FC0ADB3" w14:textId="77777777" w:rsidR="00C43851" w:rsidRPr="00F72CF1" w:rsidRDefault="00C43851" w:rsidP="00817E47">
            <w:pPr>
              <w:spacing w:before="0" w:line="240" w:lineRule="auto"/>
              <w:contextualSpacing w:val="0"/>
              <w:jc w:val="left"/>
              <w:rPr>
                <w:ins w:id="30324" w:author="Phuong Truong Thi" w:date="2024-10-16T01:06:00Z"/>
                <w:rFonts w:ascii="Times New Roman" w:eastAsia="Times New Roman" w:hAnsi="Times New Roman"/>
                <w:sz w:val="24"/>
                <w:szCs w:val="24"/>
                <w:lang w:eastAsia="vi-VN"/>
              </w:rPr>
            </w:pPr>
            <w:ins w:id="30325" w:author="Phuong Truong Thi" w:date="2024-10-16T01:06:00Z">
              <w:r w:rsidRPr="00F72CF1">
                <w:rPr>
                  <w:rFonts w:ascii="Times New Roman" w:eastAsia="Times New Roman" w:hAnsi="Times New Roman"/>
                  <w:sz w:val="24"/>
                  <w:szCs w:val="24"/>
                  <w:lang w:eastAsia="vi-VN"/>
                </w:rPr>
                <w:t>Thông tin chi nhánh &amp; vùng định danh KH</w:t>
              </w:r>
            </w:ins>
          </w:p>
        </w:tc>
      </w:tr>
      <w:tr w:rsidR="00F868EA" w:rsidRPr="00F72CF1" w14:paraId="4AF19B2C" w14:textId="77777777" w:rsidTr="00817E47">
        <w:trPr>
          <w:gridAfter w:val="1"/>
          <w:wAfter w:w="15" w:type="dxa"/>
          <w:trHeight w:val="276"/>
          <w:ins w:id="30326" w:author="Phuong Truong Thi" w:date="2024-10-16T01:06:00Z"/>
        </w:trPr>
        <w:tc>
          <w:tcPr>
            <w:tcW w:w="670" w:type="dxa"/>
            <w:shd w:val="clear" w:color="auto" w:fill="auto"/>
            <w:vAlign w:val="center"/>
          </w:tcPr>
          <w:p w14:paraId="3E53F97C" w14:textId="77777777" w:rsidR="00F868EA" w:rsidRPr="00F72CF1" w:rsidRDefault="00F868EA" w:rsidP="00817E47">
            <w:pPr>
              <w:pStyle w:val="ListParagraph"/>
              <w:numPr>
                <w:ilvl w:val="0"/>
                <w:numId w:val="76"/>
              </w:numPr>
              <w:spacing w:before="0" w:line="240" w:lineRule="auto"/>
              <w:contextualSpacing w:val="0"/>
              <w:jc w:val="left"/>
              <w:rPr>
                <w:ins w:id="30327" w:author="Phuong Truong Thi" w:date="2024-10-16T01:06:00Z"/>
                <w:rFonts w:eastAsia="Times New Roman"/>
                <w:color w:val="000000"/>
                <w:szCs w:val="24"/>
                <w:lang w:val="vi-VN" w:eastAsia="vi-VN"/>
              </w:rPr>
            </w:pPr>
          </w:p>
        </w:tc>
        <w:tc>
          <w:tcPr>
            <w:tcW w:w="2025" w:type="dxa"/>
            <w:shd w:val="clear" w:color="auto" w:fill="auto"/>
            <w:vAlign w:val="center"/>
            <w:hideMark/>
          </w:tcPr>
          <w:p w14:paraId="3696D07B" w14:textId="77777777" w:rsidR="00F868EA" w:rsidRPr="00F72CF1" w:rsidRDefault="00F868EA" w:rsidP="00817E47">
            <w:pPr>
              <w:spacing w:before="0" w:line="240" w:lineRule="auto"/>
              <w:contextualSpacing w:val="0"/>
              <w:rPr>
                <w:ins w:id="30328" w:author="Phuong Truong Thi" w:date="2024-10-16T01:06:00Z"/>
                <w:rFonts w:ascii="Times New Roman" w:eastAsia="Times New Roman" w:hAnsi="Times New Roman"/>
                <w:color w:val="000000"/>
                <w:sz w:val="24"/>
                <w:szCs w:val="24"/>
                <w:lang w:val="vi-VN" w:eastAsia="vi-VN"/>
              </w:rPr>
            </w:pPr>
            <w:ins w:id="30329" w:author="Phuong Truong Thi" w:date="2024-10-16T01:06:00Z">
              <w:r w:rsidRPr="00F72CF1">
                <w:rPr>
                  <w:rFonts w:ascii="Times New Roman" w:hAnsi="Times New Roman"/>
                  <w:color w:val="000000"/>
                  <w:sz w:val="24"/>
                  <w:szCs w:val="24"/>
                </w:rPr>
                <w:t>Mã CN quản lý</w:t>
              </w:r>
            </w:ins>
          </w:p>
        </w:tc>
        <w:tc>
          <w:tcPr>
            <w:tcW w:w="2403" w:type="dxa"/>
            <w:vAlign w:val="center"/>
          </w:tcPr>
          <w:p w14:paraId="52C8CEA2" w14:textId="77777777" w:rsidR="00F868EA" w:rsidRPr="00126368" w:rsidRDefault="00F868EA" w:rsidP="00817E47">
            <w:pPr>
              <w:spacing w:before="0" w:line="240" w:lineRule="auto"/>
              <w:contextualSpacing w:val="0"/>
              <w:rPr>
                <w:ins w:id="30330" w:author="Phuong Truong Thi" w:date="2024-10-16T01:06:00Z"/>
                <w:rFonts w:ascii="Times New Roman" w:eastAsia="Times New Roman" w:hAnsi="Times New Roman"/>
                <w:color w:val="000000"/>
                <w:sz w:val="24"/>
                <w:szCs w:val="24"/>
                <w:lang w:val="vi-VN" w:eastAsia="vi-VN"/>
              </w:rPr>
            </w:pPr>
            <w:ins w:id="30331" w:author="Phuong Truong Thi" w:date="2024-10-16T01:06:00Z">
              <w:r w:rsidRPr="00126368">
                <w:rPr>
                  <w:rFonts w:ascii="Times New Roman" w:hAnsi="Times New Roman"/>
                  <w:color w:val="000000"/>
                  <w:sz w:val="24"/>
                  <w:szCs w:val="24"/>
                  <w:lang w:val="vi-VN"/>
                </w:rPr>
                <w:t>Mã chi nhánh quản lý khách hàng/ Book quản lý: VN0010338</w:t>
              </w:r>
            </w:ins>
          </w:p>
        </w:tc>
        <w:tc>
          <w:tcPr>
            <w:tcW w:w="1080" w:type="dxa"/>
          </w:tcPr>
          <w:p w14:paraId="7CABEF6B" w14:textId="77777777" w:rsidR="00F868EA" w:rsidRPr="00F72CF1" w:rsidRDefault="00F868EA" w:rsidP="00817E47">
            <w:pPr>
              <w:spacing w:before="0" w:line="240" w:lineRule="auto"/>
              <w:contextualSpacing w:val="0"/>
              <w:rPr>
                <w:ins w:id="30332" w:author="Phuong Truong Thi" w:date="2024-10-16T01:06:00Z"/>
                <w:rFonts w:ascii="Times New Roman" w:eastAsia="Times New Roman" w:hAnsi="Times New Roman"/>
                <w:color w:val="000000"/>
                <w:sz w:val="24"/>
                <w:szCs w:val="24"/>
                <w:lang w:eastAsia="vi-VN"/>
              </w:rPr>
            </w:pPr>
            <w:ins w:id="30333" w:author="Phuong Truong Thi" w:date="2024-10-16T01:06:00Z">
              <w:r w:rsidRPr="001446B9">
                <w:rPr>
                  <w:rFonts w:ascii="Times New Roman" w:hAnsi="Times New Roman"/>
                  <w:color w:val="000000"/>
                  <w:sz w:val="24"/>
                  <w:szCs w:val="24"/>
                  <w:lang w:val="vi-VN"/>
                </w:rPr>
                <w:t>EZ/T24</w:t>
              </w:r>
            </w:ins>
          </w:p>
        </w:tc>
        <w:tc>
          <w:tcPr>
            <w:tcW w:w="1080" w:type="dxa"/>
          </w:tcPr>
          <w:p w14:paraId="6B0CE284" w14:textId="102631D0" w:rsidR="00F868EA" w:rsidRPr="00F72CF1" w:rsidRDefault="00525739" w:rsidP="00817E47">
            <w:pPr>
              <w:spacing w:before="0" w:line="240" w:lineRule="auto"/>
              <w:contextualSpacing w:val="0"/>
              <w:rPr>
                <w:ins w:id="30334"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855" w:type="dxa"/>
            <w:shd w:val="clear" w:color="auto" w:fill="auto"/>
            <w:noWrap/>
            <w:vAlign w:val="center"/>
          </w:tcPr>
          <w:p w14:paraId="685ACB86" w14:textId="77777777" w:rsidR="00F868EA" w:rsidRPr="00F72CF1" w:rsidRDefault="00F868EA" w:rsidP="00817E47">
            <w:pPr>
              <w:spacing w:before="0" w:line="240" w:lineRule="auto"/>
              <w:contextualSpacing w:val="0"/>
              <w:rPr>
                <w:ins w:id="30335" w:author="Phuong Truong Thi" w:date="2024-10-16T01:06:00Z"/>
                <w:rFonts w:ascii="Times New Roman" w:eastAsia="Times New Roman" w:hAnsi="Times New Roman"/>
                <w:color w:val="000000"/>
                <w:sz w:val="24"/>
                <w:szCs w:val="24"/>
                <w:lang w:val="vi-VN" w:eastAsia="vi-VN"/>
              </w:rPr>
            </w:pPr>
          </w:p>
        </w:tc>
        <w:tc>
          <w:tcPr>
            <w:tcW w:w="1080" w:type="dxa"/>
          </w:tcPr>
          <w:p w14:paraId="7E3ED155" w14:textId="77777777" w:rsidR="00F868EA" w:rsidRPr="00F72CF1" w:rsidRDefault="00F868EA" w:rsidP="00817E47">
            <w:pPr>
              <w:spacing w:before="0" w:line="240" w:lineRule="auto"/>
              <w:contextualSpacing w:val="0"/>
              <w:jc w:val="center"/>
              <w:rPr>
                <w:ins w:id="30336" w:author="Phuong Truong Thi" w:date="2024-10-16T01:06:00Z"/>
                <w:rFonts w:ascii="Times New Roman" w:eastAsia="Times New Roman" w:hAnsi="Times New Roman"/>
                <w:sz w:val="24"/>
                <w:szCs w:val="24"/>
                <w:lang w:eastAsia="vi-VN"/>
              </w:rPr>
            </w:pPr>
            <w:ins w:id="30337" w:author="Phuong Truong Thi" w:date="2024-10-16T01:06:00Z">
              <w:r w:rsidRPr="00F72CF1">
                <w:rPr>
                  <w:rFonts w:ascii="Times New Roman" w:eastAsia="Times New Roman" w:hAnsi="Times New Roman"/>
                  <w:sz w:val="24"/>
                  <w:szCs w:val="24"/>
                  <w:lang w:eastAsia="vi-VN"/>
                </w:rPr>
                <w:t>N</w:t>
              </w:r>
            </w:ins>
          </w:p>
        </w:tc>
      </w:tr>
      <w:tr w:rsidR="00F868EA" w:rsidRPr="00F72CF1" w14:paraId="339ED1DD" w14:textId="77777777" w:rsidTr="00817E47">
        <w:trPr>
          <w:gridAfter w:val="1"/>
          <w:wAfter w:w="15" w:type="dxa"/>
          <w:trHeight w:val="276"/>
          <w:ins w:id="30338" w:author="Phuong Truong Thi" w:date="2024-10-16T01:06:00Z"/>
        </w:trPr>
        <w:tc>
          <w:tcPr>
            <w:tcW w:w="670" w:type="dxa"/>
            <w:shd w:val="clear" w:color="auto" w:fill="auto"/>
            <w:vAlign w:val="center"/>
          </w:tcPr>
          <w:p w14:paraId="31DAB30A" w14:textId="77777777" w:rsidR="00F868EA" w:rsidRPr="00F72CF1" w:rsidRDefault="00F868EA" w:rsidP="00817E47">
            <w:pPr>
              <w:pStyle w:val="ListParagraph"/>
              <w:numPr>
                <w:ilvl w:val="0"/>
                <w:numId w:val="76"/>
              </w:numPr>
              <w:spacing w:before="0" w:line="240" w:lineRule="auto"/>
              <w:contextualSpacing w:val="0"/>
              <w:jc w:val="left"/>
              <w:rPr>
                <w:ins w:id="30339" w:author="Phuong Truong Thi" w:date="2024-10-16T01:06:00Z"/>
                <w:rFonts w:eastAsia="Times New Roman"/>
                <w:color w:val="000000"/>
                <w:szCs w:val="24"/>
                <w:lang w:val="vi-VN" w:eastAsia="vi-VN"/>
              </w:rPr>
            </w:pPr>
          </w:p>
        </w:tc>
        <w:tc>
          <w:tcPr>
            <w:tcW w:w="2025" w:type="dxa"/>
            <w:shd w:val="clear" w:color="auto" w:fill="auto"/>
            <w:vAlign w:val="center"/>
            <w:hideMark/>
          </w:tcPr>
          <w:p w14:paraId="2E13481F" w14:textId="77777777" w:rsidR="00F868EA" w:rsidRPr="00F72CF1" w:rsidRDefault="00F868EA" w:rsidP="00817E47">
            <w:pPr>
              <w:spacing w:before="0" w:line="240" w:lineRule="auto"/>
              <w:contextualSpacing w:val="0"/>
              <w:rPr>
                <w:ins w:id="30340" w:author="Phuong Truong Thi" w:date="2024-10-16T01:06:00Z"/>
                <w:rFonts w:ascii="Times New Roman" w:eastAsia="Times New Roman" w:hAnsi="Times New Roman"/>
                <w:color w:val="000000"/>
                <w:sz w:val="24"/>
                <w:szCs w:val="24"/>
                <w:lang w:val="vi-VN" w:eastAsia="vi-VN"/>
              </w:rPr>
            </w:pPr>
            <w:ins w:id="30341" w:author="Phuong Truong Thi" w:date="2024-10-16T01:06:00Z">
              <w:r w:rsidRPr="00F72CF1">
                <w:rPr>
                  <w:rFonts w:ascii="Times New Roman" w:hAnsi="Times New Roman"/>
                  <w:color w:val="000000"/>
                  <w:sz w:val="24"/>
                  <w:szCs w:val="24"/>
                </w:rPr>
                <w:t>Tên CN quản lý</w:t>
              </w:r>
            </w:ins>
          </w:p>
        </w:tc>
        <w:tc>
          <w:tcPr>
            <w:tcW w:w="2403" w:type="dxa"/>
            <w:vAlign w:val="center"/>
          </w:tcPr>
          <w:p w14:paraId="34C29DA9" w14:textId="77777777" w:rsidR="00F868EA" w:rsidRPr="00126368" w:rsidRDefault="00F868EA" w:rsidP="00817E47">
            <w:pPr>
              <w:spacing w:before="0" w:line="240" w:lineRule="auto"/>
              <w:contextualSpacing w:val="0"/>
              <w:rPr>
                <w:ins w:id="30342" w:author="Phuong Truong Thi" w:date="2024-10-16T01:06:00Z"/>
                <w:rFonts w:ascii="Times New Roman" w:eastAsia="Times New Roman" w:hAnsi="Times New Roman"/>
                <w:color w:val="000000"/>
                <w:sz w:val="24"/>
                <w:szCs w:val="24"/>
                <w:lang w:val="vi-VN" w:eastAsia="vi-VN"/>
              </w:rPr>
            </w:pPr>
            <w:ins w:id="30343" w:author="Phuong Truong Thi" w:date="2024-10-16T01:06:00Z">
              <w:r w:rsidRPr="00126368">
                <w:rPr>
                  <w:rFonts w:ascii="Times New Roman" w:hAnsi="Times New Roman"/>
                  <w:color w:val="000000"/>
                  <w:sz w:val="24"/>
                  <w:szCs w:val="24"/>
                  <w:lang w:val="vi-VN"/>
                </w:rPr>
                <w:t>Tên chi nhánh quản lý khách hàng/ Book quản lý: VPBank Láng Hạ</w:t>
              </w:r>
            </w:ins>
          </w:p>
        </w:tc>
        <w:tc>
          <w:tcPr>
            <w:tcW w:w="1080" w:type="dxa"/>
          </w:tcPr>
          <w:p w14:paraId="2927326A" w14:textId="77777777" w:rsidR="00F868EA" w:rsidRPr="00F72CF1" w:rsidRDefault="00F868EA" w:rsidP="00817E47">
            <w:pPr>
              <w:spacing w:before="0" w:line="240" w:lineRule="auto"/>
              <w:contextualSpacing w:val="0"/>
              <w:rPr>
                <w:ins w:id="30344" w:author="Phuong Truong Thi" w:date="2024-10-16T01:06:00Z"/>
                <w:rFonts w:ascii="Times New Roman" w:eastAsia="Times New Roman" w:hAnsi="Times New Roman"/>
                <w:color w:val="000000"/>
                <w:sz w:val="24"/>
                <w:szCs w:val="24"/>
                <w:lang w:eastAsia="vi-VN"/>
              </w:rPr>
            </w:pPr>
            <w:ins w:id="30345" w:author="Phuong Truong Thi" w:date="2024-10-16T01:06:00Z">
              <w:r w:rsidRPr="001446B9">
                <w:rPr>
                  <w:rFonts w:ascii="Times New Roman" w:hAnsi="Times New Roman"/>
                  <w:color w:val="000000"/>
                  <w:sz w:val="24"/>
                  <w:szCs w:val="24"/>
                  <w:lang w:val="vi-VN"/>
                </w:rPr>
                <w:t>EZ/T24</w:t>
              </w:r>
            </w:ins>
          </w:p>
        </w:tc>
        <w:tc>
          <w:tcPr>
            <w:tcW w:w="1080" w:type="dxa"/>
          </w:tcPr>
          <w:p w14:paraId="3707B249" w14:textId="77777777" w:rsidR="004C3E35" w:rsidRDefault="00525739"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commentRangeStart w:id="30346"/>
            <w:commentRangeStart w:id="30347"/>
            <w:commentRangeEnd w:id="30346"/>
            <w:ins w:id="30348" w:author="Phuong Truong Thi" w:date="2024-10-16T01:06:00Z">
              <w:r w:rsidR="00F868EA">
                <w:rPr>
                  <w:rStyle w:val="CommentReference"/>
                  <w:lang w:val="x-none" w:eastAsia="x-none"/>
                </w:rPr>
                <w:commentReference w:id="30346"/>
              </w:r>
              <w:commentRangeEnd w:id="30347"/>
              <w:r w:rsidR="00F868EA">
                <w:rPr>
                  <w:rStyle w:val="CommentReference"/>
                  <w:lang w:val="x-none" w:eastAsia="x-none"/>
                </w:rPr>
                <w:commentReference w:id="30347"/>
              </w:r>
            </w:ins>
          </w:p>
          <w:p w14:paraId="5FC5D410" w14:textId="15D6BE3B" w:rsidR="00F868EA" w:rsidRPr="00B66378" w:rsidRDefault="004C3E35" w:rsidP="00817E47">
            <w:pPr>
              <w:spacing w:before="0" w:line="240" w:lineRule="auto"/>
              <w:contextualSpacing w:val="0"/>
              <w:rPr>
                <w:ins w:id="30349" w:author="Phuong Truong Thi" w:date="2024-10-16T01:06:00Z"/>
                <w:rFonts w:ascii="Times New Roman" w:eastAsia="Times New Roman" w:hAnsi="Times New Roman"/>
                <w:color w:val="000000"/>
                <w:sz w:val="24"/>
                <w:szCs w:val="24"/>
                <w:lang w:val="vi-VN" w:eastAsia="vi-VN"/>
              </w:rPr>
            </w:pPr>
            <w:r>
              <w:rPr>
                <w:rFonts w:ascii="Times New Roman" w:eastAsia="Times New Roman" w:hAnsi="Times New Roman"/>
                <w:color w:val="000000"/>
                <w:sz w:val="24"/>
                <w:szCs w:val="24"/>
                <w:lang w:eastAsia="vi-VN"/>
              </w:rPr>
              <w:t xml:space="preserve">Text </w:t>
            </w:r>
            <w:ins w:id="30350" w:author="Phuong Truong Thi" w:date="2024-10-16T01:06:00Z">
              <w:r w:rsidR="00F868EA">
                <w:rPr>
                  <w:rFonts w:ascii="Times New Roman" w:eastAsia="Times New Roman" w:hAnsi="Times New Roman"/>
                  <w:color w:val="000000"/>
                  <w:sz w:val="24"/>
                  <w:szCs w:val="24"/>
                  <w:lang w:val="vi-VN" w:eastAsia="vi-VN"/>
                </w:rPr>
                <w:t>link</w:t>
              </w:r>
            </w:ins>
          </w:p>
        </w:tc>
        <w:tc>
          <w:tcPr>
            <w:tcW w:w="855" w:type="dxa"/>
            <w:shd w:val="clear" w:color="auto" w:fill="auto"/>
            <w:noWrap/>
            <w:vAlign w:val="center"/>
          </w:tcPr>
          <w:p w14:paraId="4365558F" w14:textId="77777777" w:rsidR="00F868EA" w:rsidRPr="00F72CF1" w:rsidRDefault="00F868EA" w:rsidP="00817E47">
            <w:pPr>
              <w:spacing w:before="0" w:line="240" w:lineRule="auto"/>
              <w:contextualSpacing w:val="0"/>
              <w:rPr>
                <w:ins w:id="30351" w:author="Phuong Truong Thi" w:date="2024-10-16T01:06:00Z"/>
                <w:rFonts w:ascii="Times New Roman" w:eastAsia="Times New Roman" w:hAnsi="Times New Roman"/>
                <w:color w:val="000000"/>
                <w:sz w:val="24"/>
                <w:szCs w:val="24"/>
                <w:lang w:val="vi-VN" w:eastAsia="vi-VN"/>
              </w:rPr>
            </w:pPr>
          </w:p>
        </w:tc>
        <w:tc>
          <w:tcPr>
            <w:tcW w:w="1080" w:type="dxa"/>
          </w:tcPr>
          <w:p w14:paraId="2190306F" w14:textId="77777777" w:rsidR="00F868EA" w:rsidRPr="00F72CF1" w:rsidRDefault="00F868EA" w:rsidP="00817E47">
            <w:pPr>
              <w:spacing w:before="0" w:line="240" w:lineRule="auto"/>
              <w:contextualSpacing w:val="0"/>
              <w:jc w:val="center"/>
              <w:rPr>
                <w:ins w:id="30352" w:author="Phuong Truong Thi" w:date="2024-10-16T01:06:00Z"/>
                <w:rFonts w:ascii="Times New Roman" w:eastAsia="Times New Roman" w:hAnsi="Times New Roman"/>
                <w:sz w:val="24"/>
                <w:szCs w:val="24"/>
                <w:lang w:eastAsia="vi-VN"/>
              </w:rPr>
            </w:pPr>
            <w:ins w:id="30353" w:author="Phuong Truong Thi" w:date="2024-10-16T01:06:00Z">
              <w:r w:rsidRPr="00F72CF1">
                <w:rPr>
                  <w:rFonts w:ascii="Times New Roman" w:eastAsia="Times New Roman" w:hAnsi="Times New Roman"/>
                  <w:sz w:val="24"/>
                  <w:szCs w:val="24"/>
                  <w:lang w:eastAsia="vi-VN"/>
                </w:rPr>
                <w:t>Y</w:t>
              </w:r>
            </w:ins>
          </w:p>
        </w:tc>
      </w:tr>
      <w:tr w:rsidR="00F868EA" w:rsidRPr="00F72CF1" w14:paraId="56482D9D" w14:textId="77777777" w:rsidTr="00817E47">
        <w:trPr>
          <w:gridAfter w:val="1"/>
          <w:wAfter w:w="15" w:type="dxa"/>
          <w:trHeight w:val="276"/>
          <w:ins w:id="30354" w:author="Phuong Truong Thi" w:date="2024-10-16T01:06:00Z"/>
        </w:trPr>
        <w:tc>
          <w:tcPr>
            <w:tcW w:w="670" w:type="dxa"/>
            <w:shd w:val="clear" w:color="auto" w:fill="auto"/>
            <w:vAlign w:val="center"/>
          </w:tcPr>
          <w:p w14:paraId="6EE5E652" w14:textId="77777777" w:rsidR="00F868EA" w:rsidRPr="00F72CF1" w:rsidRDefault="00F868EA" w:rsidP="00817E47">
            <w:pPr>
              <w:pStyle w:val="ListParagraph"/>
              <w:numPr>
                <w:ilvl w:val="0"/>
                <w:numId w:val="76"/>
              </w:numPr>
              <w:spacing w:before="0" w:line="240" w:lineRule="auto"/>
              <w:contextualSpacing w:val="0"/>
              <w:jc w:val="left"/>
              <w:rPr>
                <w:ins w:id="30355" w:author="Phuong Truong Thi" w:date="2024-10-16T01:06:00Z"/>
                <w:rFonts w:eastAsia="Times New Roman"/>
                <w:color w:val="000000"/>
                <w:szCs w:val="24"/>
                <w:lang w:val="vi-VN" w:eastAsia="vi-VN"/>
              </w:rPr>
            </w:pPr>
          </w:p>
        </w:tc>
        <w:tc>
          <w:tcPr>
            <w:tcW w:w="2025" w:type="dxa"/>
            <w:shd w:val="clear" w:color="auto" w:fill="auto"/>
            <w:vAlign w:val="center"/>
          </w:tcPr>
          <w:p w14:paraId="04C1CC3B" w14:textId="77777777" w:rsidR="00F868EA" w:rsidRPr="00F72CF1" w:rsidRDefault="00F868EA" w:rsidP="00817E47">
            <w:pPr>
              <w:spacing w:before="0" w:line="240" w:lineRule="auto"/>
              <w:contextualSpacing w:val="0"/>
              <w:rPr>
                <w:ins w:id="30356" w:author="Phuong Truong Thi" w:date="2024-10-16T01:06:00Z"/>
                <w:rFonts w:ascii="Times New Roman" w:hAnsi="Times New Roman"/>
                <w:color w:val="000000"/>
                <w:sz w:val="24"/>
                <w:szCs w:val="24"/>
              </w:rPr>
            </w:pPr>
            <w:ins w:id="30357" w:author="Phuong Truong Thi" w:date="2024-10-16T01:06:00Z">
              <w:r w:rsidRPr="00F72CF1">
                <w:rPr>
                  <w:rFonts w:ascii="Times New Roman" w:hAnsi="Times New Roman"/>
                  <w:color w:val="000000"/>
                  <w:sz w:val="24"/>
                  <w:szCs w:val="24"/>
                </w:rPr>
                <w:t>Tên vùng</w:t>
              </w:r>
            </w:ins>
          </w:p>
        </w:tc>
        <w:tc>
          <w:tcPr>
            <w:tcW w:w="2403" w:type="dxa"/>
            <w:vAlign w:val="center"/>
          </w:tcPr>
          <w:p w14:paraId="19C4B167" w14:textId="77777777" w:rsidR="00F868EA" w:rsidRPr="00F72CF1" w:rsidRDefault="00F868EA" w:rsidP="00817E47">
            <w:pPr>
              <w:spacing w:before="0" w:line="240" w:lineRule="auto"/>
              <w:contextualSpacing w:val="0"/>
              <w:rPr>
                <w:ins w:id="30358" w:author="Phuong Truong Thi" w:date="2024-10-16T01:06:00Z"/>
                <w:rFonts w:ascii="Times New Roman" w:eastAsia="Times New Roman" w:hAnsi="Times New Roman"/>
                <w:color w:val="000000"/>
                <w:sz w:val="24"/>
                <w:szCs w:val="24"/>
                <w:lang w:eastAsia="vi-VN"/>
              </w:rPr>
            </w:pPr>
            <w:ins w:id="30359" w:author="Phuong Truong Thi" w:date="2024-10-16T01:06:00Z">
              <w:r w:rsidRPr="00F72CF1">
                <w:rPr>
                  <w:rFonts w:ascii="Times New Roman" w:hAnsi="Times New Roman"/>
                  <w:color w:val="000000"/>
                  <w:sz w:val="24"/>
                  <w:szCs w:val="24"/>
                </w:rPr>
                <w:t>Vùng quản lý khách hàng. VD: Vùng 1</w:t>
              </w:r>
            </w:ins>
          </w:p>
        </w:tc>
        <w:tc>
          <w:tcPr>
            <w:tcW w:w="1080" w:type="dxa"/>
          </w:tcPr>
          <w:p w14:paraId="29D67836" w14:textId="77777777" w:rsidR="00F868EA" w:rsidRPr="00B66378" w:rsidRDefault="00F868EA" w:rsidP="00817E47">
            <w:pPr>
              <w:spacing w:before="0" w:line="240" w:lineRule="auto"/>
              <w:contextualSpacing w:val="0"/>
              <w:rPr>
                <w:ins w:id="30360" w:author="Phuong Truong Thi" w:date="2024-10-16T01:06:00Z"/>
                <w:rFonts w:ascii="Times New Roman" w:eastAsia="Times New Roman" w:hAnsi="Times New Roman"/>
                <w:color w:val="000000"/>
                <w:sz w:val="24"/>
                <w:szCs w:val="24"/>
                <w:lang w:val="vi-VN" w:eastAsia="vi-VN"/>
              </w:rPr>
            </w:pPr>
            <w:ins w:id="30361" w:author="Phuong Truong Thi" w:date="2024-10-16T01:06:00Z">
              <w:r>
                <w:rPr>
                  <w:rFonts w:ascii="Times New Roman" w:eastAsia="Times New Roman" w:hAnsi="Times New Roman"/>
                  <w:color w:val="000000"/>
                  <w:sz w:val="24"/>
                  <w:szCs w:val="24"/>
                  <w:lang w:val="vi-VN" w:eastAsia="vi-VN"/>
                </w:rPr>
                <w:t>CRM</w:t>
              </w:r>
            </w:ins>
          </w:p>
        </w:tc>
        <w:tc>
          <w:tcPr>
            <w:tcW w:w="1080" w:type="dxa"/>
          </w:tcPr>
          <w:p w14:paraId="23CE8783" w14:textId="492041C5" w:rsidR="00F868EA" w:rsidRPr="00F72CF1" w:rsidRDefault="00525739" w:rsidP="00817E47">
            <w:pPr>
              <w:spacing w:before="0" w:line="240" w:lineRule="auto"/>
              <w:contextualSpacing w:val="0"/>
              <w:rPr>
                <w:ins w:id="30362"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855" w:type="dxa"/>
            <w:shd w:val="clear" w:color="auto" w:fill="auto"/>
            <w:noWrap/>
            <w:vAlign w:val="center"/>
          </w:tcPr>
          <w:p w14:paraId="4531628A" w14:textId="77777777" w:rsidR="00F868EA" w:rsidRPr="00F72CF1" w:rsidRDefault="00F868EA" w:rsidP="00817E47">
            <w:pPr>
              <w:spacing w:before="0" w:line="240" w:lineRule="auto"/>
              <w:contextualSpacing w:val="0"/>
              <w:rPr>
                <w:ins w:id="30363" w:author="Phuong Truong Thi" w:date="2024-10-16T01:06:00Z"/>
                <w:rFonts w:ascii="Times New Roman" w:eastAsia="Times New Roman" w:hAnsi="Times New Roman"/>
                <w:color w:val="000000"/>
                <w:sz w:val="24"/>
                <w:szCs w:val="24"/>
                <w:lang w:val="vi-VN" w:eastAsia="vi-VN"/>
              </w:rPr>
            </w:pPr>
          </w:p>
        </w:tc>
        <w:tc>
          <w:tcPr>
            <w:tcW w:w="1080" w:type="dxa"/>
          </w:tcPr>
          <w:p w14:paraId="129E1995" w14:textId="77777777" w:rsidR="00F868EA" w:rsidRPr="00F72CF1" w:rsidRDefault="00F868EA" w:rsidP="00817E47">
            <w:pPr>
              <w:spacing w:before="0" w:line="240" w:lineRule="auto"/>
              <w:contextualSpacing w:val="0"/>
              <w:jc w:val="center"/>
              <w:rPr>
                <w:ins w:id="30364" w:author="Phuong Truong Thi" w:date="2024-10-16T01:06:00Z"/>
                <w:rFonts w:ascii="Times New Roman" w:eastAsia="Times New Roman" w:hAnsi="Times New Roman"/>
                <w:sz w:val="24"/>
                <w:szCs w:val="24"/>
                <w:lang w:eastAsia="vi-VN"/>
              </w:rPr>
            </w:pPr>
            <w:ins w:id="30365" w:author="Phuong Truong Thi" w:date="2024-10-16T01:06:00Z">
              <w:r w:rsidRPr="00F72CF1">
                <w:rPr>
                  <w:rFonts w:ascii="Times New Roman" w:eastAsia="Times New Roman" w:hAnsi="Times New Roman"/>
                  <w:sz w:val="24"/>
                  <w:szCs w:val="24"/>
                  <w:lang w:eastAsia="vi-VN"/>
                </w:rPr>
                <w:t>N</w:t>
              </w:r>
            </w:ins>
          </w:p>
        </w:tc>
      </w:tr>
      <w:tr w:rsidR="00C43851" w:rsidRPr="00F72CF1" w14:paraId="205B00A8" w14:textId="77777777" w:rsidTr="00817E47">
        <w:trPr>
          <w:trHeight w:val="276"/>
          <w:ins w:id="30366" w:author="Phuong Truong Thi" w:date="2024-10-16T01:06:00Z"/>
        </w:trPr>
        <w:tc>
          <w:tcPr>
            <w:tcW w:w="9208" w:type="dxa"/>
            <w:gridSpan w:val="8"/>
          </w:tcPr>
          <w:p w14:paraId="78A656C0" w14:textId="77777777" w:rsidR="00C43851" w:rsidRPr="00F72CF1" w:rsidRDefault="00C43851" w:rsidP="00817E47">
            <w:pPr>
              <w:spacing w:before="0" w:line="240" w:lineRule="auto"/>
              <w:contextualSpacing w:val="0"/>
              <w:jc w:val="left"/>
              <w:rPr>
                <w:ins w:id="30367" w:author="Phuong Truong Thi" w:date="2024-10-16T01:06:00Z"/>
                <w:rFonts w:ascii="Times New Roman" w:eastAsia="Times New Roman" w:hAnsi="Times New Roman"/>
                <w:sz w:val="24"/>
                <w:szCs w:val="24"/>
                <w:lang w:eastAsia="vi-VN"/>
              </w:rPr>
            </w:pPr>
            <w:ins w:id="30368" w:author="Phuong Truong Thi" w:date="2024-10-16T01:06:00Z">
              <w:r w:rsidRPr="00F72CF1">
                <w:rPr>
                  <w:rFonts w:ascii="Times New Roman" w:eastAsia="Times New Roman" w:hAnsi="Times New Roman"/>
                  <w:sz w:val="24"/>
                  <w:szCs w:val="24"/>
                  <w:lang w:val="vi-VN" w:eastAsia="vi-VN"/>
                </w:rPr>
                <w:t xml:space="preserve">Thông tin </w:t>
              </w:r>
              <w:r w:rsidRPr="00F72CF1">
                <w:rPr>
                  <w:rFonts w:ascii="Times New Roman" w:eastAsia="Times New Roman" w:hAnsi="Times New Roman"/>
                  <w:sz w:val="24"/>
                  <w:szCs w:val="24"/>
                  <w:lang w:eastAsia="vi-VN"/>
                </w:rPr>
                <w:t>DAO phụ trách</w:t>
              </w:r>
            </w:ins>
          </w:p>
        </w:tc>
      </w:tr>
      <w:tr w:rsidR="00F868EA" w:rsidRPr="00F72CF1" w14:paraId="198A4EB3" w14:textId="77777777" w:rsidTr="00817E47">
        <w:trPr>
          <w:gridAfter w:val="1"/>
          <w:wAfter w:w="15" w:type="dxa"/>
          <w:trHeight w:val="399"/>
          <w:ins w:id="30369" w:author="Phuong Truong Thi" w:date="2024-10-16T01:06:00Z"/>
        </w:trPr>
        <w:tc>
          <w:tcPr>
            <w:tcW w:w="670" w:type="dxa"/>
            <w:shd w:val="clear" w:color="auto" w:fill="auto"/>
            <w:vAlign w:val="center"/>
          </w:tcPr>
          <w:p w14:paraId="5E34FF14" w14:textId="77777777" w:rsidR="00F868EA" w:rsidRPr="00F72CF1" w:rsidRDefault="00F868EA" w:rsidP="00817E47">
            <w:pPr>
              <w:pStyle w:val="ListParagraph"/>
              <w:numPr>
                <w:ilvl w:val="0"/>
                <w:numId w:val="76"/>
              </w:numPr>
              <w:spacing w:before="0" w:line="240" w:lineRule="auto"/>
              <w:contextualSpacing w:val="0"/>
              <w:jc w:val="left"/>
              <w:rPr>
                <w:ins w:id="30370" w:author="Phuong Truong Thi" w:date="2024-10-16T01:06:00Z"/>
                <w:rFonts w:eastAsia="Times New Roman"/>
                <w:color w:val="000000"/>
                <w:szCs w:val="24"/>
                <w:lang w:val="vi-VN" w:eastAsia="vi-VN"/>
              </w:rPr>
            </w:pPr>
          </w:p>
        </w:tc>
        <w:tc>
          <w:tcPr>
            <w:tcW w:w="2025" w:type="dxa"/>
            <w:shd w:val="clear" w:color="auto" w:fill="auto"/>
            <w:vAlign w:val="center"/>
            <w:hideMark/>
          </w:tcPr>
          <w:p w14:paraId="322A7822" w14:textId="77777777" w:rsidR="00F868EA" w:rsidRPr="00F72CF1" w:rsidRDefault="00F868EA" w:rsidP="00817E47">
            <w:pPr>
              <w:spacing w:before="0" w:line="240" w:lineRule="auto"/>
              <w:contextualSpacing w:val="0"/>
              <w:rPr>
                <w:ins w:id="30371" w:author="Phuong Truong Thi" w:date="2024-10-16T01:06:00Z"/>
                <w:rFonts w:ascii="Times New Roman" w:eastAsia="Times New Roman" w:hAnsi="Times New Roman"/>
                <w:color w:val="000000"/>
                <w:sz w:val="24"/>
                <w:szCs w:val="24"/>
                <w:lang w:val="vi-VN" w:eastAsia="vi-VN"/>
              </w:rPr>
            </w:pPr>
            <w:ins w:id="30372" w:author="Phuong Truong Thi" w:date="2024-10-16T01:06:00Z">
              <w:r w:rsidRPr="00126368">
                <w:rPr>
                  <w:rFonts w:ascii="Times New Roman" w:hAnsi="Times New Roman"/>
                  <w:color w:val="000000"/>
                  <w:sz w:val="24"/>
                  <w:szCs w:val="24"/>
                  <w:lang w:val="vi-VN"/>
                </w:rPr>
                <w:t>Mã DAO CBBH tháng trước</w:t>
              </w:r>
            </w:ins>
          </w:p>
        </w:tc>
        <w:tc>
          <w:tcPr>
            <w:tcW w:w="2403" w:type="dxa"/>
            <w:vAlign w:val="center"/>
          </w:tcPr>
          <w:p w14:paraId="224F9056" w14:textId="77777777" w:rsidR="00F868EA" w:rsidRPr="00126368" w:rsidRDefault="00F868EA" w:rsidP="00817E47">
            <w:pPr>
              <w:spacing w:before="0" w:line="240" w:lineRule="auto"/>
              <w:contextualSpacing w:val="0"/>
              <w:rPr>
                <w:ins w:id="30373" w:author="Phuong Truong Thi" w:date="2024-10-16T01:06:00Z"/>
                <w:rFonts w:ascii="Times New Roman" w:eastAsia="Times New Roman" w:hAnsi="Times New Roman"/>
                <w:color w:val="000000"/>
                <w:sz w:val="24"/>
                <w:szCs w:val="24"/>
                <w:lang w:val="vi-VN" w:eastAsia="vi-VN"/>
              </w:rPr>
            </w:pPr>
            <w:ins w:id="30374" w:author="Phuong Truong Thi" w:date="2024-10-16T01:06:00Z">
              <w:r w:rsidRPr="00126368">
                <w:rPr>
                  <w:rFonts w:ascii="Times New Roman" w:hAnsi="Times New Roman"/>
                  <w:color w:val="000000"/>
                  <w:sz w:val="24"/>
                  <w:szCs w:val="24"/>
                  <w:lang w:val="vi-VN"/>
                </w:rPr>
                <w:t>DAO cán bộ bán hàng gắn với KH thời điểm ngày cuối cùng tháng trước</w:t>
              </w:r>
            </w:ins>
          </w:p>
        </w:tc>
        <w:tc>
          <w:tcPr>
            <w:tcW w:w="1080" w:type="dxa"/>
          </w:tcPr>
          <w:p w14:paraId="616100DE" w14:textId="77777777" w:rsidR="00F868EA" w:rsidRPr="00F72CF1" w:rsidRDefault="00F868EA" w:rsidP="00817E47">
            <w:pPr>
              <w:spacing w:before="0" w:line="240" w:lineRule="auto"/>
              <w:contextualSpacing w:val="0"/>
              <w:rPr>
                <w:ins w:id="30375" w:author="Phuong Truong Thi" w:date="2024-10-16T01:06:00Z"/>
                <w:rFonts w:ascii="Times New Roman" w:eastAsia="Times New Roman" w:hAnsi="Times New Roman"/>
                <w:color w:val="000000"/>
                <w:sz w:val="24"/>
                <w:szCs w:val="24"/>
                <w:lang w:eastAsia="vi-VN"/>
              </w:rPr>
            </w:pPr>
            <w:ins w:id="30376" w:author="Phuong Truong Thi" w:date="2024-10-16T01:06:00Z">
              <w:r w:rsidRPr="0069233A">
                <w:rPr>
                  <w:rFonts w:ascii="Times New Roman" w:hAnsi="Times New Roman"/>
                  <w:color w:val="000000"/>
                  <w:sz w:val="24"/>
                  <w:szCs w:val="24"/>
                  <w:lang w:val="vi-VN"/>
                </w:rPr>
                <w:t>EZ/T24</w:t>
              </w:r>
            </w:ins>
          </w:p>
        </w:tc>
        <w:tc>
          <w:tcPr>
            <w:tcW w:w="1080" w:type="dxa"/>
          </w:tcPr>
          <w:p w14:paraId="616B2561" w14:textId="7ACBABE4" w:rsidR="00F868EA" w:rsidRPr="00F72CF1" w:rsidRDefault="00525739" w:rsidP="00817E47">
            <w:pPr>
              <w:spacing w:before="0" w:line="240" w:lineRule="auto"/>
              <w:contextualSpacing w:val="0"/>
              <w:rPr>
                <w:ins w:id="30377" w:author="Phuong Truong Thi" w:date="2024-10-16T01:06: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855" w:type="dxa"/>
            <w:shd w:val="clear" w:color="auto" w:fill="auto"/>
            <w:noWrap/>
            <w:vAlign w:val="center"/>
          </w:tcPr>
          <w:p w14:paraId="6685E72F" w14:textId="77777777" w:rsidR="00F868EA" w:rsidRPr="00F72CF1" w:rsidRDefault="00F868EA" w:rsidP="00817E47">
            <w:pPr>
              <w:spacing w:before="0" w:line="240" w:lineRule="auto"/>
              <w:contextualSpacing w:val="0"/>
              <w:rPr>
                <w:ins w:id="30378" w:author="Phuong Truong Thi" w:date="2024-10-16T01:06:00Z"/>
                <w:rFonts w:ascii="Times New Roman" w:eastAsia="Times New Roman" w:hAnsi="Times New Roman"/>
                <w:color w:val="000000"/>
                <w:sz w:val="24"/>
                <w:szCs w:val="24"/>
                <w:lang w:val="vi-VN" w:eastAsia="vi-VN"/>
              </w:rPr>
            </w:pPr>
          </w:p>
        </w:tc>
        <w:tc>
          <w:tcPr>
            <w:tcW w:w="1080" w:type="dxa"/>
          </w:tcPr>
          <w:p w14:paraId="3A02D3F6" w14:textId="77777777" w:rsidR="00F868EA" w:rsidRPr="00F72CF1" w:rsidRDefault="00F868EA" w:rsidP="00817E47">
            <w:pPr>
              <w:spacing w:before="0" w:line="240" w:lineRule="auto"/>
              <w:contextualSpacing w:val="0"/>
              <w:jc w:val="center"/>
              <w:rPr>
                <w:ins w:id="30379" w:author="Phuong Truong Thi" w:date="2024-10-16T01:06:00Z"/>
                <w:rFonts w:ascii="Times New Roman" w:eastAsia="Times New Roman" w:hAnsi="Times New Roman"/>
                <w:sz w:val="24"/>
                <w:szCs w:val="24"/>
                <w:lang w:eastAsia="vi-VN"/>
              </w:rPr>
            </w:pPr>
            <w:ins w:id="30380" w:author="Phuong Truong Thi" w:date="2024-10-16T01:06:00Z">
              <w:r w:rsidRPr="00F72CF1">
                <w:rPr>
                  <w:rFonts w:ascii="Times New Roman" w:eastAsia="Times New Roman" w:hAnsi="Times New Roman"/>
                  <w:sz w:val="24"/>
                  <w:szCs w:val="24"/>
                  <w:lang w:eastAsia="vi-VN"/>
                </w:rPr>
                <w:t>Y</w:t>
              </w:r>
            </w:ins>
          </w:p>
        </w:tc>
      </w:tr>
      <w:tr w:rsidR="00F868EA" w:rsidRPr="00F72CF1" w14:paraId="35DBEB9B" w14:textId="77777777" w:rsidTr="00817E47">
        <w:trPr>
          <w:gridAfter w:val="1"/>
          <w:wAfter w:w="15" w:type="dxa"/>
          <w:trHeight w:val="276"/>
          <w:ins w:id="30381" w:author="Phuong Truong Thi" w:date="2024-10-16T01:06:00Z"/>
        </w:trPr>
        <w:tc>
          <w:tcPr>
            <w:tcW w:w="670" w:type="dxa"/>
            <w:shd w:val="clear" w:color="auto" w:fill="auto"/>
            <w:vAlign w:val="center"/>
          </w:tcPr>
          <w:p w14:paraId="69F9E3B2" w14:textId="77777777" w:rsidR="00F868EA" w:rsidRPr="00F72CF1" w:rsidRDefault="00F868EA" w:rsidP="00817E47">
            <w:pPr>
              <w:pStyle w:val="ListParagraph"/>
              <w:numPr>
                <w:ilvl w:val="0"/>
                <w:numId w:val="76"/>
              </w:numPr>
              <w:spacing w:before="0" w:line="240" w:lineRule="auto"/>
              <w:contextualSpacing w:val="0"/>
              <w:jc w:val="left"/>
              <w:rPr>
                <w:ins w:id="30382" w:author="Phuong Truong Thi" w:date="2024-10-16T01:06:00Z"/>
                <w:rFonts w:eastAsia="Times New Roman"/>
                <w:szCs w:val="24"/>
                <w:lang w:val="vi-VN" w:eastAsia="vi-VN"/>
              </w:rPr>
            </w:pPr>
          </w:p>
        </w:tc>
        <w:tc>
          <w:tcPr>
            <w:tcW w:w="2025" w:type="dxa"/>
            <w:shd w:val="clear" w:color="auto" w:fill="auto"/>
            <w:vAlign w:val="center"/>
            <w:hideMark/>
          </w:tcPr>
          <w:p w14:paraId="32A1061F" w14:textId="77777777" w:rsidR="00F868EA" w:rsidRPr="00F72CF1" w:rsidRDefault="00F868EA" w:rsidP="00817E47">
            <w:pPr>
              <w:spacing w:before="0" w:line="240" w:lineRule="auto"/>
              <w:contextualSpacing w:val="0"/>
              <w:rPr>
                <w:ins w:id="30383" w:author="Phuong Truong Thi" w:date="2024-10-16T01:06:00Z"/>
                <w:rFonts w:ascii="Times New Roman" w:eastAsia="Times New Roman" w:hAnsi="Times New Roman"/>
                <w:sz w:val="24"/>
                <w:szCs w:val="24"/>
                <w:lang w:val="vi-VN" w:eastAsia="vi-VN"/>
              </w:rPr>
            </w:pPr>
            <w:ins w:id="30384" w:author="Phuong Truong Thi" w:date="2024-10-16T01:06:00Z">
              <w:r w:rsidRPr="00F72CF1">
                <w:rPr>
                  <w:rFonts w:ascii="Times New Roman" w:hAnsi="Times New Roman"/>
                  <w:color w:val="000000"/>
                  <w:sz w:val="24"/>
                  <w:szCs w:val="24"/>
                </w:rPr>
                <w:t>Tên CBBH tháng trước</w:t>
              </w:r>
            </w:ins>
          </w:p>
        </w:tc>
        <w:tc>
          <w:tcPr>
            <w:tcW w:w="2403" w:type="dxa"/>
            <w:vAlign w:val="center"/>
          </w:tcPr>
          <w:p w14:paraId="6674A0A9" w14:textId="77777777" w:rsidR="00F868EA" w:rsidRPr="00126368" w:rsidRDefault="00F868EA" w:rsidP="00817E47">
            <w:pPr>
              <w:spacing w:before="0" w:line="240" w:lineRule="auto"/>
              <w:contextualSpacing w:val="0"/>
              <w:rPr>
                <w:ins w:id="30385" w:author="Phuong Truong Thi" w:date="2024-10-16T01:06:00Z"/>
                <w:rFonts w:ascii="Times New Roman" w:eastAsia="Times New Roman" w:hAnsi="Times New Roman"/>
                <w:color w:val="000000"/>
                <w:sz w:val="24"/>
                <w:szCs w:val="24"/>
                <w:lang w:val="vi-VN" w:eastAsia="vi-VN"/>
              </w:rPr>
            </w:pPr>
            <w:ins w:id="30386" w:author="Phuong Truong Thi" w:date="2024-10-16T01:06:00Z">
              <w:r w:rsidRPr="00126368">
                <w:rPr>
                  <w:rFonts w:ascii="Times New Roman" w:hAnsi="Times New Roman"/>
                  <w:color w:val="000000"/>
                  <w:sz w:val="24"/>
                  <w:szCs w:val="24"/>
                  <w:lang w:val="vi-VN"/>
                </w:rPr>
                <w:t>Tên CBBH phụ trách khách hàng thời điểm ngày cuối cùng tháng trước</w:t>
              </w:r>
            </w:ins>
          </w:p>
        </w:tc>
        <w:tc>
          <w:tcPr>
            <w:tcW w:w="1080" w:type="dxa"/>
          </w:tcPr>
          <w:p w14:paraId="23446596" w14:textId="77777777" w:rsidR="00F868EA" w:rsidRPr="00F72CF1" w:rsidRDefault="00F868EA" w:rsidP="00817E47">
            <w:pPr>
              <w:spacing w:before="0" w:line="240" w:lineRule="auto"/>
              <w:contextualSpacing w:val="0"/>
              <w:rPr>
                <w:ins w:id="30387" w:author="Phuong Truong Thi" w:date="2024-10-16T01:06:00Z"/>
                <w:rFonts w:ascii="Times New Roman" w:eastAsia="Times New Roman" w:hAnsi="Times New Roman"/>
                <w:color w:val="000000"/>
                <w:sz w:val="24"/>
                <w:szCs w:val="24"/>
                <w:lang w:eastAsia="vi-VN"/>
              </w:rPr>
            </w:pPr>
            <w:ins w:id="30388" w:author="Phuong Truong Thi" w:date="2024-10-16T01:06:00Z">
              <w:r w:rsidRPr="0069233A">
                <w:rPr>
                  <w:rFonts w:ascii="Times New Roman" w:hAnsi="Times New Roman"/>
                  <w:color w:val="000000"/>
                  <w:sz w:val="24"/>
                  <w:szCs w:val="24"/>
                  <w:lang w:val="vi-VN"/>
                </w:rPr>
                <w:t>EZ/T24</w:t>
              </w:r>
            </w:ins>
          </w:p>
        </w:tc>
        <w:tc>
          <w:tcPr>
            <w:tcW w:w="1080" w:type="dxa"/>
          </w:tcPr>
          <w:p w14:paraId="169F4979" w14:textId="7687BC4D" w:rsidR="004C3E35" w:rsidRDefault="004C3E35" w:rsidP="00817E47">
            <w:pPr>
              <w:spacing w:before="0" w:line="240" w:lineRule="auto"/>
              <w:contextualSpacing w:val="0"/>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p w14:paraId="11F9FE71" w14:textId="6A4C928E" w:rsidR="00F868EA" w:rsidRPr="00B66378" w:rsidRDefault="00525739" w:rsidP="00817E47">
            <w:pPr>
              <w:spacing w:before="0" w:line="240" w:lineRule="auto"/>
              <w:contextualSpacing w:val="0"/>
              <w:rPr>
                <w:ins w:id="30389" w:author="Phuong Truong Thi" w:date="2024-10-16T01:06:00Z"/>
                <w:rFonts w:ascii="Times New Roman" w:eastAsia="Times New Roman" w:hAnsi="Times New Roman"/>
                <w:sz w:val="24"/>
                <w:szCs w:val="24"/>
                <w:lang w:val="vi-VN" w:eastAsia="vi-VN"/>
              </w:rPr>
            </w:pPr>
            <w:r>
              <w:rPr>
                <w:rFonts w:ascii="Times New Roman" w:eastAsia="Times New Roman" w:hAnsi="Times New Roman"/>
                <w:color w:val="000000"/>
                <w:sz w:val="24"/>
                <w:szCs w:val="24"/>
                <w:lang w:eastAsia="vi-VN"/>
              </w:rPr>
              <w:t>Text link</w:t>
            </w:r>
          </w:p>
        </w:tc>
        <w:tc>
          <w:tcPr>
            <w:tcW w:w="855" w:type="dxa"/>
            <w:shd w:val="clear" w:color="auto" w:fill="auto"/>
            <w:noWrap/>
            <w:vAlign w:val="center"/>
          </w:tcPr>
          <w:p w14:paraId="3EA2EB73" w14:textId="77777777" w:rsidR="00F868EA" w:rsidRPr="00F72CF1" w:rsidRDefault="00F868EA" w:rsidP="00817E47">
            <w:pPr>
              <w:spacing w:before="0" w:line="240" w:lineRule="auto"/>
              <w:contextualSpacing w:val="0"/>
              <w:rPr>
                <w:ins w:id="30390" w:author="Phuong Truong Thi" w:date="2024-10-16T01:06:00Z"/>
                <w:rFonts w:ascii="Times New Roman" w:eastAsia="Times New Roman" w:hAnsi="Times New Roman"/>
                <w:sz w:val="24"/>
                <w:szCs w:val="24"/>
                <w:lang w:val="vi-VN" w:eastAsia="vi-VN"/>
              </w:rPr>
            </w:pPr>
          </w:p>
        </w:tc>
        <w:tc>
          <w:tcPr>
            <w:tcW w:w="1080" w:type="dxa"/>
          </w:tcPr>
          <w:p w14:paraId="0B2F6FAD" w14:textId="77777777" w:rsidR="00F868EA" w:rsidRPr="00F72CF1" w:rsidRDefault="00F868EA" w:rsidP="00817E47">
            <w:pPr>
              <w:spacing w:before="0" w:line="240" w:lineRule="auto"/>
              <w:contextualSpacing w:val="0"/>
              <w:jc w:val="center"/>
              <w:rPr>
                <w:ins w:id="30391" w:author="Phuong Truong Thi" w:date="2024-10-16T01:06:00Z"/>
                <w:rFonts w:ascii="Times New Roman" w:eastAsia="Times New Roman" w:hAnsi="Times New Roman"/>
                <w:sz w:val="24"/>
                <w:szCs w:val="24"/>
                <w:lang w:val="vi-VN" w:eastAsia="vi-VN"/>
              </w:rPr>
            </w:pPr>
            <w:ins w:id="30392" w:author="Phuong Truong Thi" w:date="2024-10-16T01:06:00Z">
              <w:r w:rsidRPr="00F72CF1">
                <w:rPr>
                  <w:rFonts w:ascii="Times New Roman" w:eastAsia="Times New Roman" w:hAnsi="Times New Roman"/>
                  <w:sz w:val="24"/>
                  <w:szCs w:val="24"/>
                  <w:lang w:eastAsia="vi-VN"/>
                </w:rPr>
                <w:t>N</w:t>
              </w:r>
            </w:ins>
          </w:p>
        </w:tc>
      </w:tr>
      <w:tr w:rsidR="00F868EA" w:rsidRPr="00F72CF1" w14:paraId="3A275E73" w14:textId="77777777" w:rsidTr="00817E47">
        <w:trPr>
          <w:gridAfter w:val="1"/>
          <w:wAfter w:w="15" w:type="dxa"/>
          <w:trHeight w:val="276"/>
          <w:ins w:id="30393" w:author="Phuong Truong Thi" w:date="2024-10-16T01:06:00Z"/>
        </w:trPr>
        <w:tc>
          <w:tcPr>
            <w:tcW w:w="670" w:type="dxa"/>
            <w:shd w:val="clear" w:color="auto" w:fill="auto"/>
            <w:vAlign w:val="center"/>
          </w:tcPr>
          <w:p w14:paraId="50EA7625" w14:textId="77777777" w:rsidR="00F868EA" w:rsidRPr="00F72CF1" w:rsidRDefault="00F868EA" w:rsidP="00817E47">
            <w:pPr>
              <w:pStyle w:val="ListParagraph"/>
              <w:numPr>
                <w:ilvl w:val="0"/>
                <w:numId w:val="76"/>
              </w:numPr>
              <w:spacing w:before="0" w:line="240" w:lineRule="auto"/>
              <w:contextualSpacing w:val="0"/>
              <w:jc w:val="left"/>
              <w:rPr>
                <w:ins w:id="30394" w:author="Phuong Truong Thi" w:date="2024-10-16T01:06:00Z"/>
                <w:rFonts w:eastAsia="Times New Roman"/>
                <w:szCs w:val="24"/>
                <w:lang w:val="vi-VN" w:eastAsia="vi-VN"/>
              </w:rPr>
            </w:pPr>
          </w:p>
        </w:tc>
        <w:tc>
          <w:tcPr>
            <w:tcW w:w="2025" w:type="dxa"/>
            <w:shd w:val="clear" w:color="auto" w:fill="auto"/>
            <w:vAlign w:val="center"/>
            <w:hideMark/>
          </w:tcPr>
          <w:p w14:paraId="4DC3454E" w14:textId="77777777" w:rsidR="00F868EA" w:rsidRPr="00F72CF1" w:rsidRDefault="00F868EA" w:rsidP="00817E47">
            <w:pPr>
              <w:spacing w:before="0" w:line="240" w:lineRule="auto"/>
              <w:contextualSpacing w:val="0"/>
              <w:rPr>
                <w:ins w:id="30395" w:author="Phuong Truong Thi" w:date="2024-10-16T01:06:00Z"/>
                <w:rFonts w:ascii="Times New Roman" w:eastAsia="Times New Roman" w:hAnsi="Times New Roman"/>
                <w:sz w:val="24"/>
                <w:szCs w:val="24"/>
                <w:lang w:val="vi-VN" w:eastAsia="vi-VN"/>
              </w:rPr>
            </w:pPr>
            <w:ins w:id="30396" w:author="Phuong Truong Thi" w:date="2024-10-16T01:06:00Z">
              <w:r w:rsidRPr="00126368">
                <w:rPr>
                  <w:rFonts w:ascii="Times New Roman" w:hAnsi="Times New Roman"/>
                  <w:color w:val="000000"/>
                  <w:sz w:val="24"/>
                  <w:szCs w:val="24"/>
                  <w:lang w:val="vi-VN"/>
                </w:rPr>
                <w:t>Mã DAO CBBH tháng này</w:t>
              </w:r>
            </w:ins>
          </w:p>
        </w:tc>
        <w:tc>
          <w:tcPr>
            <w:tcW w:w="2403" w:type="dxa"/>
            <w:vAlign w:val="center"/>
          </w:tcPr>
          <w:p w14:paraId="57468F56" w14:textId="77777777" w:rsidR="00F868EA" w:rsidRPr="00126368" w:rsidRDefault="00F868EA" w:rsidP="00817E47">
            <w:pPr>
              <w:spacing w:before="0" w:line="240" w:lineRule="auto"/>
              <w:contextualSpacing w:val="0"/>
              <w:rPr>
                <w:ins w:id="30397" w:author="Phuong Truong Thi" w:date="2024-10-16T01:06:00Z"/>
                <w:rFonts w:ascii="Times New Roman" w:eastAsia="Times New Roman" w:hAnsi="Times New Roman"/>
                <w:color w:val="000000"/>
                <w:sz w:val="24"/>
                <w:szCs w:val="24"/>
                <w:lang w:val="vi-VN" w:eastAsia="vi-VN"/>
              </w:rPr>
            </w:pPr>
            <w:ins w:id="30398" w:author="Phuong Truong Thi" w:date="2024-10-16T01:06:00Z">
              <w:r w:rsidRPr="00126368">
                <w:rPr>
                  <w:rFonts w:ascii="Times New Roman" w:hAnsi="Times New Roman"/>
                  <w:color w:val="000000"/>
                  <w:sz w:val="24"/>
                  <w:szCs w:val="24"/>
                  <w:lang w:val="vi-VN"/>
                </w:rPr>
                <w:t>Mã DAO CBBH phụ trách KH hiện tại</w:t>
              </w:r>
            </w:ins>
          </w:p>
        </w:tc>
        <w:tc>
          <w:tcPr>
            <w:tcW w:w="1080" w:type="dxa"/>
          </w:tcPr>
          <w:p w14:paraId="48F5B374" w14:textId="77777777" w:rsidR="00F868EA" w:rsidRPr="00F72CF1" w:rsidRDefault="00F868EA" w:rsidP="00817E47">
            <w:pPr>
              <w:spacing w:before="0" w:line="240" w:lineRule="auto"/>
              <w:contextualSpacing w:val="0"/>
              <w:rPr>
                <w:ins w:id="30399" w:author="Phuong Truong Thi" w:date="2024-10-16T01:06:00Z"/>
                <w:rFonts w:ascii="Times New Roman" w:eastAsia="Times New Roman" w:hAnsi="Times New Roman"/>
                <w:color w:val="000000"/>
                <w:sz w:val="24"/>
                <w:szCs w:val="24"/>
                <w:lang w:eastAsia="vi-VN"/>
              </w:rPr>
            </w:pPr>
            <w:ins w:id="30400" w:author="Phuong Truong Thi" w:date="2024-10-16T01:06:00Z">
              <w:r w:rsidRPr="0069233A">
                <w:rPr>
                  <w:rFonts w:ascii="Times New Roman" w:hAnsi="Times New Roman"/>
                  <w:color w:val="000000"/>
                  <w:sz w:val="24"/>
                  <w:szCs w:val="24"/>
                  <w:lang w:val="vi-VN"/>
                </w:rPr>
                <w:t>EZ/T24</w:t>
              </w:r>
            </w:ins>
          </w:p>
        </w:tc>
        <w:tc>
          <w:tcPr>
            <w:tcW w:w="1080" w:type="dxa"/>
          </w:tcPr>
          <w:p w14:paraId="14F2417C" w14:textId="7E6335EE" w:rsidR="00F868EA" w:rsidRPr="00F72CF1" w:rsidRDefault="00525739" w:rsidP="00817E47">
            <w:pPr>
              <w:spacing w:before="0" w:line="240" w:lineRule="auto"/>
              <w:contextualSpacing w:val="0"/>
              <w:rPr>
                <w:ins w:id="30401" w:author="Phuong Truong Thi" w:date="2024-10-16T01:0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855" w:type="dxa"/>
            <w:shd w:val="clear" w:color="auto" w:fill="auto"/>
            <w:noWrap/>
            <w:vAlign w:val="center"/>
          </w:tcPr>
          <w:p w14:paraId="2CC6EB72" w14:textId="77777777" w:rsidR="00F868EA" w:rsidRPr="00F72CF1" w:rsidRDefault="00F868EA" w:rsidP="00817E47">
            <w:pPr>
              <w:spacing w:before="0" w:line="240" w:lineRule="auto"/>
              <w:contextualSpacing w:val="0"/>
              <w:rPr>
                <w:ins w:id="30402" w:author="Phuong Truong Thi" w:date="2024-10-16T01:06:00Z"/>
                <w:rFonts w:ascii="Times New Roman" w:eastAsia="Times New Roman" w:hAnsi="Times New Roman"/>
                <w:sz w:val="24"/>
                <w:szCs w:val="24"/>
                <w:lang w:val="vi-VN" w:eastAsia="vi-VN"/>
              </w:rPr>
            </w:pPr>
          </w:p>
        </w:tc>
        <w:tc>
          <w:tcPr>
            <w:tcW w:w="1080" w:type="dxa"/>
          </w:tcPr>
          <w:p w14:paraId="66432D22" w14:textId="77777777" w:rsidR="00F868EA" w:rsidRPr="00F72CF1" w:rsidRDefault="00F868EA" w:rsidP="00817E47">
            <w:pPr>
              <w:spacing w:before="0" w:line="240" w:lineRule="auto"/>
              <w:contextualSpacing w:val="0"/>
              <w:jc w:val="center"/>
              <w:rPr>
                <w:ins w:id="30403" w:author="Phuong Truong Thi" w:date="2024-10-16T01:06:00Z"/>
                <w:rFonts w:ascii="Times New Roman" w:eastAsia="Times New Roman" w:hAnsi="Times New Roman"/>
                <w:sz w:val="24"/>
                <w:szCs w:val="24"/>
                <w:lang w:eastAsia="vi-VN"/>
              </w:rPr>
            </w:pPr>
            <w:ins w:id="30404" w:author="Phuong Truong Thi" w:date="2024-10-16T01:06:00Z">
              <w:r w:rsidRPr="00F72CF1">
                <w:rPr>
                  <w:rFonts w:ascii="Times New Roman" w:eastAsia="Times New Roman" w:hAnsi="Times New Roman"/>
                  <w:sz w:val="24"/>
                  <w:szCs w:val="24"/>
                  <w:lang w:eastAsia="vi-VN"/>
                </w:rPr>
                <w:t>Y</w:t>
              </w:r>
            </w:ins>
          </w:p>
        </w:tc>
      </w:tr>
      <w:tr w:rsidR="00F868EA" w:rsidRPr="00F72CF1" w14:paraId="307E185C" w14:textId="77777777" w:rsidTr="00817E47">
        <w:trPr>
          <w:gridAfter w:val="1"/>
          <w:wAfter w:w="15" w:type="dxa"/>
          <w:trHeight w:val="276"/>
          <w:ins w:id="30405" w:author="Phuong Truong Thi" w:date="2024-10-16T01:06:00Z"/>
        </w:trPr>
        <w:tc>
          <w:tcPr>
            <w:tcW w:w="670" w:type="dxa"/>
            <w:shd w:val="clear" w:color="auto" w:fill="auto"/>
            <w:vAlign w:val="center"/>
          </w:tcPr>
          <w:p w14:paraId="135F273D" w14:textId="77777777" w:rsidR="00F868EA" w:rsidRPr="00F72CF1" w:rsidRDefault="00F868EA" w:rsidP="00817E47">
            <w:pPr>
              <w:pStyle w:val="ListParagraph"/>
              <w:numPr>
                <w:ilvl w:val="0"/>
                <w:numId w:val="76"/>
              </w:numPr>
              <w:spacing w:before="0" w:line="240" w:lineRule="auto"/>
              <w:contextualSpacing w:val="0"/>
              <w:jc w:val="left"/>
              <w:rPr>
                <w:ins w:id="30406" w:author="Phuong Truong Thi" w:date="2024-10-16T01:06:00Z"/>
                <w:rFonts w:eastAsia="Times New Roman"/>
                <w:szCs w:val="24"/>
                <w:lang w:val="vi-VN" w:eastAsia="vi-VN"/>
              </w:rPr>
            </w:pPr>
          </w:p>
        </w:tc>
        <w:tc>
          <w:tcPr>
            <w:tcW w:w="2025" w:type="dxa"/>
            <w:shd w:val="clear" w:color="auto" w:fill="auto"/>
            <w:vAlign w:val="center"/>
          </w:tcPr>
          <w:p w14:paraId="4471113F" w14:textId="77777777" w:rsidR="00F868EA" w:rsidRPr="00F72CF1" w:rsidRDefault="00F868EA" w:rsidP="00817E47">
            <w:pPr>
              <w:spacing w:before="0" w:line="240" w:lineRule="auto"/>
              <w:contextualSpacing w:val="0"/>
              <w:rPr>
                <w:ins w:id="30407" w:author="Phuong Truong Thi" w:date="2024-10-16T01:06:00Z"/>
                <w:rFonts w:ascii="Times New Roman" w:hAnsi="Times New Roman"/>
                <w:sz w:val="24"/>
                <w:szCs w:val="24"/>
              </w:rPr>
            </w:pPr>
            <w:ins w:id="30408" w:author="Phuong Truong Thi" w:date="2024-10-16T01:06:00Z">
              <w:r w:rsidRPr="00F72CF1">
                <w:rPr>
                  <w:rFonts w:ascii="Times New Roman" w:hAnsi="Times New Roman"/>
                  <w:color w:val="000000"/>
                  <w:sz w:val="24"/>
                  <w:szCs w:val="24"/>
                </w:rPr>
                <w:t>Tên CBBH tháng này</w:t>
              </w:r>
            </w:ins>
          </w:p>
        </w:tc>
        <w:tc>
          <w:tcPr>
            <w:tcW w:w="2403" w:type="dxa"/>
            <w:vAlign w:val="center"/>
          </w:tcPr>
          <w:p w14:paraId="40AF7FAB" w14:textId="77777777" w:rsidR="00F868EA" w:rsidRPr="00F72CF1" w:rsidRDefault="00F868EA" w:rsidP="00817E47">
            <w:pPr>
              <w:spacing w:before="0" w:line="240" w:lineRule="auto"/>
              <w:contextualSpacing w:val="0"/>
              <w:rPr>
                <w:ins w:id="30409" w:author="Phuong Truong Thi" w:date="2024-10-16T01:06:00Z"/>
                <w:rFonts w:ascii="Times New Roman" w:eastAsia="Times New Roman" w:hAnsi="Times New Roman"/>
                <w:color w:val="000000"/>
                <w:sz w:val="24"/>
                <w:szCs w:val="24"/>
                <w:lang w:eastAsia="vi-VN"/>
              </w:rPr>
            </w:pPr>
            <w:ins w:id="30410" w:author="Phuong Truong Thi" w:date="2024-10-16T01:06:00Z">
              <w:r w:rsidRPr="00F72CF1">
                <w:rPr>
                  <w:rFonts w:ascii="Times New Roman" w:hAnsi="Times New Roman"/>
                  <w:color w:val="000000"/>
                  <w:sz w:val="24"/>
                  <w:szCs w:val="24"/>
                </w:rPr>
                <w:t xml:space="preserve">Tên CBBH phụ trách khách hàng hiện tại </w:t>
              </w:r>
            </w:ins>
          </w:p>
        </w:tc>
        <w:tc>
          <w:tcPr>
            <w:tcW w:w="1080" w:type="dxa"/>
          </w:tcPr>
          <w:p w14:paraId="27C19E89" w14:textId="77777777" w:rsidR="00F868EA" w:rsidRPr="00F72CF1" w:rsidRDefault="00F868EA" w:rsidP="00817E47">
            <w:pPr>
              <w:spacing w:before="0" w:line="240" w:lineRule="auto"/>
              <w:contextualSpacing w:val="0"/>
              <w:rPr>
                <w:ins w:id="30411" w:author="Phuong Truong Thi" w:date="2024-10-16T01:06:00Z"/>
                <w:rFonts w:ascii="Times New Roman" w:eastAsia="Times New Roman" w:hAnsi="Times New Roman"/>
                <w:color w:val="000000"/>
                <w:sz w:val="24"/>
                <w:szCs w:val="24"/>
                <w:lang w:eastAsia="vi-VN"/>
              </w:rPr>
            </w:pPr>
            <w:ins w:id="30412" w:author="Phuong Truong Thi" w:date="2024-10-16T01:06:00Z">
              <w:r w:rsidRPr="0069233A">
                <w:rPr>
                  <w:rFonts w:ascii="Times New Roman" w:hAnsi="Times New Roman"/>
                  <w:color w:val="000000"/>
                  <w:sz w:val="24"/>
                  <w:szCs w:val="24"/>
                  <w:lang w:val="vi-VN"/>
                </w:rPr>
                <w:t>EZ/T24</w:t>
              </w:r>
            </w:ins>
          </w:p>
        </w:tc>
        <w:tc>
          <w:tcPr>
            <w:tcW w:w="1080" w:type="dxa"/>
          </w:tcPr>
          <w:p w14:paraId="49EBB853" w14:textId="19395190" w:rsidR="00F868EA" w:rsidRPr="00F72CF1" w:rsidRDefault="00525739" w:rsidP="00817E47">
            <w:pPr>
              <w:spacing w:before="0" w:line="240" w:lineRule="auto"/>
              <w:contextualSpacing w:val="0"/>
              <w:rPr>
                <w:ins w:id="30413" w:author="Phuong Truong Thi" w:date="2024-10-16T01:0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r w:rsidR="004C3E35">
              <w:rPr>
                <w:rFonts w:ascii="Times New Roman" w:eastAsia="Times New Roman" w:hAnsi="Times New Roman"/>
                <w:color w:val="000000"/>
                <w:sz w:val="24"/>
                <w:szCs w:val="24"/>
                <w:lang w:eastAsia="vi-VN"/>
              </w:rPr>
              <w:t>Text link</w:t>
            </w:r>
          </w:p>
        </w:tc>
        <w:tc>
          <w:tcPr>
            <w:tcW w:w="855" w:type="dxa"/>
            <w:shd w:val="clear" w:color="auto" w:fill="auto"/>
            <w:noWrap/>
            <w:vAlign w:val="center"/>
          </w:tcPr>
          <w:p w14:paraId="730B17B9" w14:textId="77777777" w:rsidR="00F868EA" w:rsidRPr="00F72CF1" w:rsidRDefault="00F868EA" w:rsidP="00817E47">
            <w:pPr>
              <w:spacing w:before="0" w:line="240" w:lineRule="auto"/>
              <w:contextualSpacing w:val="0"/>
              <w:rPr>
                <w:ins w:id="30414" w:author="Phuong Truong Thi" w:date="2024-10-16T01:06:00Z"/>
                <w:rFonts w:ascii="Times New Roman" w:eastAsia="Times New Roman" w:hAnsi="Times New Roman"/>
                <w:sz w:val="24"/>
                <w:szCs w:val="24"/>
                <w:lang w:val="vi-VN" w:eastAsia="vi-VN"/>
              </w:rPr>
            </w:pPr>
          </w:p>
        </w:tc>
        <w:tc>
          <w:tcPr>
            <w:tcW w:w="1080" w:type="dxa"/>
          </w:tcPr>
          <w:p w14:paraId="0B9A10AB" w14:textId="77777777" w:rsidR="00F868EA" w:rsidRPr="00F72CF1" w:rsidRDefault="00F868EA" w:rsidP="00817E47">
            <w:pPr>
              <w:spacing w:before="0" w:line="240" w:lineRule="auto"/>
              <w:contextualSpacing w:val="0"/>
              <w:jc w:val="center"/>
              <w:rPr>
                <w:ins w:id="30415" w:author="Phuong Truong Thi" w:date="2024-10-16T01:06:00Z"/>
                <w:rFonts w:ascii="Times New Roman" w:eastAsia="Times New Roman" w:hAnsi="Times New Roman"/>
                <w:sz w:val="24"/>
                <w:szCs w:val="24"/>
                <w:lang w:val="vi-VN" w:eastAsia="vi-VN"/>
              </w:rPr>
            </w:pPr>
            <w:ins w:id="30416" w:author="Phuong Truong Thi" w:date="2024-10-16T01:06:00Z">
              <w:r w:rsidRPr="00F72CF1">
                <w:rPr>
                  <w:rFonts w:ascii="Times New Roman" w:eastAsia="Times New Roman" w:hAnsi="Times New Roman"/>
                  <w:sz w:val="24"/>
                  <w:szCs w:val="24"/>
                  <w:lang w:eastAsia="vi-VN"/>
                </w:rPr>
                <w:t>N</w:t>
              </w:r>
            </w:ins>
          </w:p>
        </w:tc>
      </w:tr>
      <w:tr w:rsidR="00F868EA" w:rsidRPr="00F72CF1" w14:paraId="4B34941E" w14:textId="77777777" w:rsidTr="00817E47">
        <w:trPr>
          <w:gridAfter w:val="1"/>
          <w:wAfter w:w="15" w:type="dxa"/>
          <w:trHeight w:val="276"/>
          <w:ins w:id="30417" w:author="Phuong Truong Thi" w:date="2024-10-16T01:06:00Z"/>
        </w:trPr>
        <w:tc>
          <w:tcPr>
            <w:tcW w:w="670" w:type="dxa"/>
            <w:shd w:val="clear" w:color="auto" w:fill="auto"/>
            <w:vAlign w:val="center"/>
          </w:tcPr>
          <w:p w14:paraId="707949A6" w14:textId="77777777" w:rsidR="00F868EA" w:rsidRPr="00F72CF1" w:rsidRDefault="00F868EA" w:rsidP="00817E47">
            <w:pPr>
              <w:pStyle w:val="ListParagraph"/>
              <w:numPr>
                <w:ilvl w:val="0"/>
                <w:numId w:val="76"/>
              </w:numPr>
              <w:spacing w:before="0" w:line="240" w:lineRule="auto"/>
              <w:contextualSpacing w:val="0"/>
              <w:jc w:val="left"/>
              <w:rPr>
                <w:ins w:id="30418" w:author="Phuong Truong Thi" w:date="2024-10-16T01:06:00Z"/>
                <w:rFonts w:eastAsia="Times New Roman"/>
                <w:szCs w:val="24"/>
                <w:lang w:val="vi-VN" w:eastAsia="vi-VN"/>
              </w:rPr>
            </w:pPr>
          </w:p>
        </w:tc>
        <w:tc>
          <w:tcPr>
            <w:tcW w:w="2025" w:type="dxa"/>
            <w:shd w:val="clear" w:color="auto" w:fill="auto"/>
            <w:vAlign w:val="center"/>
          </w:tcPr>
          <w:p w14:paraId="780B6966" w14:textId="77777777" w:rsidR="00F868EA" w:rsidRPr="00F72CF1" w:rsidRDefault="00F868EA" w:rsidP="00817E47">
            <w:pPr>
              <w:spacing w:before="0" w:line="240" w:lineRule="auto"/>
              <w:contextualSpacing w:val="0"/>
              <w:rPr>
                <w:ins w:id="30419" w:author="Phuong Truong Thi" w:date="2024-10-16T01:06:00Z"/>
                <w:rFonts w:ascii="Times New Roman" w:hAnsi="Times New Roman"/>
                <w:sz w:val="24"/>
                <w:szCs w:val="24"/>
              </w:rPr>
            </w:pPr>
            <w:ins w:id="30420" w:author="Phuong Truong Thi" w:date="2024-10-16T01:06:00Z">
              <w:r w:rsidRPr="00F72CF1">
                <w:rPr>
                  <w:rFonts w:ascii="Times New Roman" w:hAnsi="Times New Roman"/>
                  <w:color w:val="000000"/>
                  <w:sz w:val="24"/>
                  <w:szCs w:val="24"/>
                </w:rPr>
                <w:t>DAO ghi nhận net</w:t>
              </w:r>
            </w:ins>
          </w:p>
        </w:tc>
        <w:tc>
          <w:tcPr>
            <w:tcW w:w="2403" w:type="dxa"/>
            <w:vAlign w:val="center"/>
          </w:tcPr>
          <w:p w14:paraId="57B213FD" w14:textId="77777777" w:rsidR="00520434" w:rsidRDefault="00F868EA" w:rsidP="00520434">
            <w:pPr>
              <w:spacing w:before="0" w:line="240" w:lineRule="auto"/>
              <w:contextualSpacing w:val="0"/>
              <w:rPr>
                <w:ins w:id="30421" w:author="Phuong Truong Thi" w:date="2024-11-30T01:16:00Z"/>
              </w:rPr>
            </w:pPr>
            <w:ins w:id="30422" w:author="Phuong Truong Thi" w:date="2024-10-16T01:06:00Z">
              <w:r w:rsidRPr="00F72CF1">
                <w:rPr>
                  <w:rFonts w:ascii="Times New Roman" w:hAnsi="Times New Roman"/>
                  <w:color w:val="000000"/>
                  <w:sz w:val="24"/>
                  <w:szCs w:val="24"/>
                </w:rPr>
                <w:t xml:space="preserve">Mã DAO CBBH ghi nhận net theo logic </w:t>
              </w:r>
            </w:ins>
            <w:ins w:id="30423" w:author="Phuong Truong Thi" w:date="2024-11-30T01:16:00Z">
              <w:r w:rsidR="00520434">
                <w:t xml:space="preserve"> </w:t>
              </w:r>
            </w:ins>
          </w:p>
          <w:p w14:paraId="289C5CB2" w14:textId="76CB5C11" w:rsidR="00520434" w:rsidRPr="00520434" w:rsidRDefault="00520434" w:rsidP="00520434">
            <w:pPr>
              <w:spacing w:before="0" w:line="240" w:lineRule="auto"/>
              <w:contextualSpacing w:val="0"/>
              <w:rPr>
                <w:ins w:id="30424" w:author="Phuong Truong Thi" w:date="2024-11-30T01:16:00Z"/>
                <w:rFonts w:ascii="Times New Roman" w:hAnsi="Times New Roman"/>
                <w:color w:val="000000"/>
                <w:sz w:val="24"/>
                <w:szCs w:val="24"/>
              </w:rPr>
            </w:pPr>
            <w:ins w:id="30425" w:author="Phuong Truong Thi" w:date="2024-11-30T01:16:00Z">
              <w:r w:rsidRPr="00520434">
                <w:rPr>
                  <w:rFonts w:ascii="Times New Roman" w:hAnsi="Times New Roman"/>
                  <w:color w:val="000000"/>
                  <w:sz w:val="24"/>
                  <w:szCs w:val="24"/>
                </w:rPr>
                <w:t xml:space="preserve">1. Nếu KH xuống hạng </w:t>
              </w:r>
            </w:ins>
            <w:ins w:id="30426" w:author="Phuong Truong Thi" w:date="2024-12-04T01:30:00Z">
              <w:r w:rsidR="00294BE6">
                <w:rPr>
                  <w:rFonts w:ascii="Times New Roman" w:hAnsi="Times New Roman"/>
                  <w:color w:val="000000"/>
                  <w:sz w:val="24"/>
                  <w:szCs w:val="24"/>
                </w:rPr>
                <w:t>Mass</w:t>
              </w:r>
            </w:ins>
            <w:ins w:id="30427" w:author="Phuong Truong Thi" w:date="2024-11-30T01:16:00Z">
              <w:r w:rsidRPr="00520434">
                <w:rPr>
                  <w:rFonts w:ascii="Times New Roman" w:hAnsi="Times New Roman"/>
                  <w:color w:val="000000"/>
                  <w:sz w:val="24"/>
                  <w:szCs w:val="24"/>
                </w:rPr>
                <w:t xml:space="preserve"> hoặc Mega trong tháng đổi DAO, ghi nhận giảm ròng cho CBBH bàn giao (DAO tháng T-1)</w:t>
              </w:r>
            </w:ins>
          </w:p>
          <w:p w14:paraId="68D7773F" w14:textId="119CDA28" w:rsidR="00F868EA" w:rsidRPr="00F72CF1" w:rsidRDefault="00520434" w:rsidP="00520434">
            <w:pPr>
              <w:spacing w:before="0" w:line="240" w:lineRule="auto"/>
              <w:contextualSpacing w:val="0"/>
              <w:rPr>
                <w:ins w:id="30428" w:author="Phuong Truong Thi" w:date="2024-10-16T01:06:00Z"/>
                <w:rFonts w:ascii="Times New Roman" w:eastAsia="Times New Roman" w:hAnsi="Times New Roman"/>
                <w:color w:val="000000"/>
                <w:sz w:val="24"/>
                <w:szCs w:val="24"/>
                <w:lang w:eastAsia="vi-VN"/>
              </w:rPr>
            </w:pPr>
            <w:ins w:id="30429" w:author="Phuong Truong Thi" w:date="2024-11-30T01:16:00Z">
              <w:r w:rsidRPr="00520434">
                <w:rPr>
                  <w:rFonts w:ascii="Times New Roman" w:hAnsi="Times New Roman"/>
                  <w:color w:val="000000"/>
                  <w:sz w:val="24"/>
                  <w:szCs w:val="24"/>
                </w:rPr>
                <w:t>2. Nếu KH tăng hạng lên AF trong tháng mà vẫn giữ DAO quản lý thì không tin tăng/giảm ròng</w:t>
              </w:r>
            </w:ins>
            <w:del w:id="30430" w:author="Phuong Truong Thi" w:date="2024-11-30T01:16:00Z">
              <w:r w:rsidR="000A2F3A" w:rsidDel="00520434">
                <w:rPr>
                  <w:rFonts w:ascii="Times New Roman" w:hAnsi="Times New Roman"/>
                  <w:color w:val="000000"/>
                  <w:sz w:val="24"/>
                  <w:szCs w:val="24"/>
                </w:rPr>
                <w:delText>mục II.2.1</w:delText>
              </w:r>
            </w:del>
          </w:p>
        </w:tc>
        <w:tc>
          <w:tcPr>
            <w:tcW w:w="1080" w:type="dxa"/>
          </w:tcPr>
          <w:p w14:paraId="2D069C35" w14:textId="77777777" w:rsidR="00F868EA" w:rsidRPr="00B66378" w:rsidRDefault="00F868EA" w:rsidP="00817E47">
            <w:pPr>
              <w:spacing w:before="0" w:line="240" w:lineRule="auto"/>
              <w:contextualSpacing w:val="0"/>
              <w:rPr>
                <w:ins w:id="30431" w:author="Phuong Truong Thi" w:date="2024-10-16T01:06:00Z"/>
                <w:rFonts w:ascii="Times New Roman" w:eastAsia="Times New Roman" w:hAnsi="Times New Roman"/>
                <w:color w:val="000000"/>
                <w:sz w:val="24"/>
                <w:szCs w:val="24"/>
                <w:lang w:val="vi-VN" w:eastAsia="vi-VN"/>
              </w:rPr>
            </w:pPr>
            <w:ins w:id="30432" w:author="Phuong Truong Thi" w:date="2024-10-16T01:06:00Z">
              <w:r>
                <w:rPr>
                  <w:rFonts w:ascii="Times New Roman" w:eastAsia="Times New Roman" w:hAnsi="Times New Roman"/>
                  <w:color w:val="000000"/>
                  <w:sz w:val="24"/>
                  <w:szCs w:val="24"/>
                  <w:lang w:val="vi-VN" w:eastAsia="vi-VN"/>
                </w:rPr>
                <w:t>CRM</w:t>
              </w:r>
            </w:ins>
          </w:p>
        </w:tc>
        <w:tc>
          <w:tcPr>
            <w:tcW w:w="1080" w:type="dxa"/>
          </w:tcPr>
          <w:p w14:paraId="71A35B71" w14:textId="2165777B" w:rsidR="00F868EA" w:rsidRPr="00F72CF1" w:rsidRDefault="00525739" w:rsidP="00817E47">
            <w:pPr>
              <w:spacing w:before="0" w:line="240" w:lineRule="auto"/>
              <w:contextualSpacing w:val="0"/>
              <w:rPr>
                <w:ins w:id="30433" w:author="Phuong Truong Thi" w:date="2024-10-16T01:06:00Z"/>
                <w:rFonts w:ascii="Times New Roman" w:eastAsia="Times New Roman" w:hAnsi="Times New Roman"/>
                <w:sz w:val="24"/>
                <w:szCs w:val="24"/>
                <w:lang w:eastAsia="vi-VN"/>
              </w:rPr>
            </w:pPr>
            <w:r>
              <w:rPr>
                <w:rFonts w:ascii="Times New Roman" w:eastAsia="Times New Roman" w:hAnsi="Times New Roman"/>
                <w:color w:val="000000"/>
                <w:sz w:val="24"/>
                <w:szCs w:val="24"/>
                <w:lang w:eastAsia="vi-VN"/>
              </w:rPr>
              <w:t>Text (255)</w:t>
            </w:r>
          </w:p>
        </w:tc>
        <w:tc>
          <w:tcPr>
            <w:tcW w:w="855" w:type="dxa"/>
            <w:shd w:val="clear" w:color="auto" w:fill="auto"/>
            <w:noWrap/>
            <w:vAlign w:val="center"/>
          </w:tcPr>
          <w:p w14:paraId="22F7F51D" w14:textId="77777777" w:rsidR="00F868EA" w:rsidRPr="00F72CF1" w:rsidRDefault="00F868EA" w:rsidP="00817E47">
            <w:pPr>
              <w:spacing w:before="0" w:line="240" w:lineRule="auto"/>
              <w:contextualSpacing w:val="0"/>
              <w:rPr>
                <w:ins w:id="30434" w:author="Phuong Truong Thi" w:date="2024-10-16T01:06:00Z"/>
                <w:rFonts w:ascii="Times New Roman" w:eastAsia="Times New Roman" w:hAnsi="Times New Roman"/>
                <w:sz w:val="24"/>
                <w:szCs w:val="24"/>
                <w:lang w:val="vi-VN" w:eastAsia="vi-VN"/>
              </w:rPr>
            </w:pPr>
          </w:p>
        </w:tc>
        <w:tc>
          <w:tcPr>
            <w:tcW w:w="1080" w:type="dxa"/>
          </w:tcPr>
          <w:p w14:paraId="1D832524" w14:textId="77777777" w:rsidR="00F868EA" w:rsidRPr="00F72CF1" w:rsidRDefault="00F868EA" w:rsidP="00817E47">
            <w:pPr>
              <w:spacing w:before="0" w:line="240" w:lineRule="auto"/>
              <w:contextualSpacing w:val="0"/>
              <w:jc w:val="center"/>
              <w:rPr>
                <w:ins w:id="30435" w:author="Phuong Truong Thi" w:date="2024-10-16T01:06:00Z"/>
                <w:rFonts w:ascii="Times New Roman" w:eastAsia="Times New Roman" w:hAnsi="Times New Roman"/>
                <w:sz w:val="24"/>
                <w:szCs w:val="24"/>
                <w:lang w:eastAsia="vi-VN"/>
              </w:rPr>
            </w:pPr>
            <w:ins w:id="30436" w:author="Phuong Truong Thi" w:date="2024-10-16T01:06:00Z">
              <w:r w:rsidRPr="00F72CF1">
                <w:rPr>
                  <w:rFonts w:ascii="Times New Roman" w:eastAsia="Times New Roman" w:hAnsi="Times New Roman"/>
                  <w:sz w:val="24"/>
                  <w:szCs w:val="24"/>
                  <w:lang w:eastAsia="vi-VN"/>
                </w:rPr>
                <w:t>Y</w:t>
              </w:r>
            </w:ins>
          </w:p>
        </w:tc>
      </w:tr>
      <w:tr w:rsidR="00F868EA" w:rsidRPr="00F72CF1" w14:paraId="5FF2266C" w14:textId="77777777" w:rsidTr="00817E47">
        <w:trPr>
          <w:gridAfter w:val="1"/>
          <w:wAfter w:w="15" w:type="dxa"/>
          <w:trHeight w:val="276"/>
          <w:ins w:id="30437" w:author="Phuong Truong Thi" w:date="2024-10-16T01:06:00Z"/>
        </w:trPr>
        <w:tc>
          <w:tcPr>
            <w:tcW w:w="670" w:type="dxa"/>
            <w:shd w:val="clear" w:color="auto" w:fill="auto"/>
            <w:vAlign w:val="center"/>
          </w:tcPr>
          <w:p w14:paraId="3B232C06" w14:textId="77777777" w:rsidR="00F868EA" w:rsidRPr="00F72CF1" w:rsidRDefault="00F868EA" w:rsidP="00817E47">
            <w:pPr>
              <w:pStyle w:val="ListParagraph"/>
              <w:numPr>
                <w:ilvl w:val="0"/>
                <w:numId w:val="76"/>
              </w:numPr>
              <w:spacing w:before="0" w:line="240" w:lineRule="auto"/>
              <w:contextualSpacing w:val="0"/>
              <w:jc w:val="left"/>
              <w:rPr>
                <w:ins w:id="30438" w:author="Phuong Truong Thi" w:date="2024-10-16T01:06:00Z"/>
                <w:rFonts w:eastAsia="Times New Roman"/>
                <w:szCs w:val="24"/>
                <w:lang w:val="vi-VN" w:eastAsia="vi-VN"/>
              </w:rPr>
            </w:pPr>
          </w:p>
        </w:tc>
        <w:tc>
          <w:tcPr>
            <w:tcW w:w="2025" w:type="dxa"/>
            <w:shd w:val="clear" w:color="auto" w:fill="auto"/>
            <w:vAlign w:val="center"/>
          </w:tcPr>
          <w:p w14:paraId="4F5CB5F3" w14:textId="77777777" w:rsidR="00F868EA" w:rsidRPr="00F72CF1" w:rsidRDefault="00F868EA" w:rsidP="00817E47">
            <w:pPr>
              <w:spacing w:before="0" w:line="240" w:lineRule="auto"/>
              <w:contextualSpacing w:val="0"/>
              <w:rPr>
                <w:ins w:id="30439" w:author="Phuong Truong Thi" w:date="2024-10-16T01:06:00Z"/>
                <w:rFonts w:ascii="Times New Roman" w:hAnsi="Times New Roman"/>
                <w:color w:val="000000"/>
                <w:sz w:val="24"/>
                <w:szCs w:val="24"/>
              </w:rPr>
            </w:pPr>
            <w:ins w:id="30440" w:author="Phuong Truong Thi" w:date="2024-10-16T01:06:00Z">
              <w:r w:rsidRPr="00F72CF1">
                <w:rPr>
                  <w:rFonts w:ascii="Times New Roman" w:hAnsi="Times New Roman"/>
                  <w:color w:val="000000"/>
                  <w:sz w:val="24"/>
                  <w:szCs w:val="24"/>
                </w:rPr>
                <w:t xml:space="preserve">Phân loại </w:t>
              </w:r>
            </w:ins>
          </w:p>
        </w:tc>
        <w:tc>
          <w:tcPr>
            <w:tcW w:w="2403" w:type="dxa"/>
            <w:vAlign w:val="center"/>
          </w:tcPr>
          <w:p w14:paraId="32BD07F7" w14:textId="77777777" w:rsidR="00F868EA" w:rsidRPr="00F72CF1" w:rsidRDefault="00F868EA" w:rsidP="00817E47">
            <w:pPr>
              <w:spacing w:before="0" w:line="240" w:lineRule="auto"/>
              <w:contextualSpacing w:val="0"/>
              <w:rPr>
                <w:ins w:id="30441" w:author="Phuong Truong Thi" w:date="2024-10-16T01:06:00Z"/>
                <w:rFonts w:ascii="Times New Roman" w:eastAsia="Times New Roman" w:hAnsi="Times New Roman"/>
                <w:sz w:val="24"/>
                <w:szCs w:val="24"/>
                <w:lang w:eastAsia="vi-VN"/>
              </w:rPr>
            </w:pPr>
            <w:ins w:id="30442" w:author="Phuong Truong Thi" w:date="2024-10-16T01:06:00Z">
              <w:r w:rsidRPr="00F72CF1">
                <w:rPr>
                  <w:rFonts w:ascii="Times New Roman" w:hAnsi="Times New Roman"/>
                  <w:color w:val="000000"/>
                  <w:sz w:val="24"/>
                  <w:szCs w:val="24"/>
                </w:rPr>
                <w:t xml:space="preserve">Phân loại: Tăng Net hoặc giảm Net. Trường CRM tự tạo để đánh dấu </w:t>
              </w:r>
            </w:ins>
          </w:p>
        </w:tc>
        <w:tc>
          <w:tcPr>
            <w:tcW w:w="1080" w:type="dxa"/>
          </w:tcPr>
          <w:p w14:paraId="18E75CA9" w14:textId="77777777" w:rsidR="00F868EA" w:rsidRPr="00B66378" w:rsidRDefault="00F868EA" w:rsidP="00817E47">
            <w:pPr>
              <w:spacing w:before="0" w:line="240" w:lineRule="auto"/>
              <w:contextualSpacing w:val="0"/>
              <w:rPr>
                <w:ins w:id="30443" w:author="Phuong Truong Thi" w:date="2024-10-16T01:06:00Z"/>
                <w:rFonts w:ascii="Times New Roman" w:eastAsia="Times New Roman" w:hAnsi="Times New Roman"/>
                <w:sz w:val="24"/>
                <w:szCs w:val="24"/>
                <w:lang w:val="vi-VN" w:eastAsia="vi-VN"/>
              </w:rPr>
            </w:pPr>
            <w:ins w:id="30444" w:author="Phuong Truong Thi" w:date="2024-10-16T01:06:00Z">
              <w:r>
                <w:rPr>
                  <w:rFonts w:ascii="Times New Roman" w:eastAsia="Times New Roman" w:hAnsi="Times New Roman"/>
                  <w:sz w:val="24"/>
                  <w:szCs w:val="24"/>
                  <w:lang w:val="vi-VN" w:eastAsia="vi-VN"/>
                </w:rPr>
                <w:t>CRM</w:t>
              </w:r>
            </w:ins>
          </w:p>
        </w:tc>
        <w:tc>
          <w:tcPr>
            <w:tcW w:w="1080" w:type="dxa"/>
          </w:tcPr>
          <w:p w14:paraId="7EDA6F45" w14:textId="02BC73FD" w:rsidR="00F868EA" w:rsidRPr="00F72CF1" w:rsidRDefault="00525739" w:rsidP="00817E47">
            <w:pPr>
              <w:spacing w:before="0" w:line="240" w:lineRule="auto"/>
              <w:contextualSpacing w:val="0"/>
              <w:rPr>
                <w:ins w:id="30445" w:author="Phuong Truong Thi" w:date="2024-10-16T01:0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855" w:type="dxa"/>
            <w:shd w:val="clear" w:color="auto" w:fill="auto"/>
            <w:noWrap/>
            <w:vAlign w:val="center"/>
          </w:tcPr>
          <w:p w14:paraId="1CEBACE5" w14:textId="77777777" w:rsidR="00F868EA" w:rsidRPr="00F72CF1" w:rsidRDefault="00F868EA" w:rsidP="00817E47">
            <w:pPr>
              <w:spacing w:before="0" w:line="240" w:lineRule="auto"/>
              <w:contextualSpacing w:val="0"/>
              <w:rPr>
                <w:ins w:id="30446" w:author="Phuong Truong Thi" w:date="2024-10-16T01:06:00Z"/>
                <w:rFonts w:ascii="Times New Roman" w:eastAsia="Times New Roman" w:hAnsi="Times New Roman"/>
                <w:sz w:val="24"/>
                <w:szCs w:val="24"/>
                <w:lang w:eastAsia="vi-VN"/>
              </w:rPr>
            </w:pPr>
            <w:ins w:id="30447" w:author="Phuong Truong Thi" w:date="2024-10-16T01:06:00Z">
              <w:r w:rsidRPr="00F72CF1">
                <w:rPr>
                  <w:rFonts w:ascii="Times New Roman" w:eastAsia="Times New Roman" w:hAnsi="Times New Roman"/>
                  <w:sz w:val="24"/>
                  <w:szCs w:val="24"/>
                  <w:lang w:eastAsia="vi-VN"/>
                </w:rPr>
                <w:t>DM_NET_INCREASE</w:t>
              </w:r>
            </w:ins>
          </w:p>
          <w:p w14:paraId="1854865D" w14:textId="77777777" w:rsidR="00F868EA" w:rsidRPr="00F72CF1" w:rsidRDefault="00F868EA" w:rsidP="00817E47">
            <w:pPr>
              <w:spacing w:before="0" w:line="240" w:lineRule="auto"/>
              <w:contextualSpacing w:val="0"/>
              <w:rPr>
                <w:ins w:id="30448" w:author="Phuong Truong Thi" w:date="2024-10-16T01:06:00Z"/>
                <w:rFonts w:ascii="Times New Roman" w:eastAsia="Times New Roman" w:hAnsi="Times New Roman"/>
                <w:sz w:val="24"/>
                <w:szCs w:val="24"/>
                <w:lang w:eastAsia="vi-VN"/>
              </w:rPr>
            </w:pPr>
            <w:ins w:id="30449" w:author="Phuong Truong Thi" w:date="2024-10-16T01:06:00Z">
              <w:r w:rsidRPr="00F72CF1">
                <w:rPr>
                  <w:rFonts w:ascii="Times New Roman" w:eastAsia="Times New Roman" w:hAnsi="Times New Roman"/>
                  <w:sz w:val="24"/>
                  <w:szCs w:val="24"/>
                  <w:lang w:eastAsia="vi-VN"/>
                </w:rPr>
                <w:t>_DECREASE</w:t>
              </w:r>
            </w:ins>
          </w:p>
          <w:p w14:paraId="7DB367F6" w14:textId="77777777" w:rsidR="00F868EA" w:rsidRPr="00F72CF1" w:rsidRDefault="00F868EA" w:rsidP="00817E47">
            <w:pPr>
              <w:spacing w:before="0" w:line="240" w:lineRule="auto"/>
              <w:contextualSpacing w:val="0"/>
              <w:rPr>
                <w:ins w:id="30450" w:author="Phuong Truong Thi" w:date="2024-10-16T01:06:00Z"/>
                <w:rFonts w:ascii="Times New Roman" w:eastAsia="Times New Roman" w:hAnsi="Times New Roman"/>
                <w:sz w:val="24"/>
                <w:szCs w:val="24"/>
                <w:lang w:eastAsia="vi-VN"/>
              </w:rPr>
            </w:pPr>
          </w:p>
        </w:tc>
        <w:tc>
          <w:tcPr>
            <w:tcW w:w="1080" w:type="dxa"/>
          </w:tcPr>
          <w:p w14:paraId="66A841D3" w14:textId="77777777" w:rsidR="00F868EA" w:rsidRPr="00F72CF1" w:rsidRDefault="00F868EA" w:rsidP="00817E47">
            <w:pPr>
              <w:spacing w:before="0" w:line="240" w:lineRule="auto"/>
              <w:contextualSpacing w:val="0"/>
              <w:jc w:val="center"/>
              <w:rPr>
                <w:ins w:id="30451" w:author="Phuong Truong Thi" w:date="2024-10-16T01:06:00Z"/>
                <w:rFonts w:ascii="Times New Roman" w:eastAsia="Times New Roman" w:hAnsi="Times New Roman"/>
                <w:sz w:val="24"/>
                <w:szCs w:val="24"/>
                <w:lang w:eastAsia="vi-VN"/>
              </w:rPr>
            </w:pPr>
            <w:ins w:id="30452" w:author="Phuong Truong Thi" w:date="2024-10-16T01:06:00Z">
              <w:r w:rsidRPr="00F72CF1">
                <w:rPr>
                  <w:rFonts w:ascii="Times New Roman" w:eastAsia="Times New Roman" w:hAnsi="Times New Roman"/>
                  <w:sz w:val="24"/>
                  <w:szCs w:val="24"/>
                  <w:lang w:eastAsia="vi-VN"/>
                </w:rPr>
                <w:t>Y</w:t>
              </w:r>
            </w:ins>
          </w:p>
        </w:tc>
      </w:tr>
      <w:tr w:rsidR="00C43851" w:rsidRPr="00F72CF1" w14:paraId="5EEAE4E2" w14:textId="77777777" w:rsidTr="00817E47">
        <w:trPr>
          <w:trHeight w:val="276"/>
          <w:ins w:id="30453" w:author="Phuong Truong Thi" w:date="2024-10-16T01:06:00Z"/>
        </w:trPr>
        <w:tc>
          <w:tcPr>
            <w:tcW w:w="9208" w:type="dxa"/>
            <w:gridSpan w:val="8"/>
          </w:tcPr>
          <w:p w14:paraId="3DF0EE18" w14:textId="77777777" w:rsidR="00C43851" w:rsidRPr="00F72CF1" w:rsidRDefault="00C43851" w:rsidP="00817E47">
            <w:pPr>
              <w:spacing w:before="0" w:line="240" w:lineRule="auto"/>
              <w:contextualSpacing w:val="0"/>
              <w:jc w:val="left"/>
              <w:rPr>
                <w:ins w:id="30454" w:author="Phuong Truong Thi" w:date="2024-10-16T01:06:00Z"/>
                <w:rFonts w:ascii="Times New Roman" w:eastAsia="Times New Roman" w:hAnsi="Times New Roman"/>
                <w:sz w:val="24"/>
                <w:szCs w:val="24"/>
                <w:lang w:eastAsia="vi-VN"/>
              </w:rPr>
            </w:pPr>
            <w:ins w:id="30455" w:author="Phuong Truong Thi" w:date="2024-10-16T01:06:00Z">
              <w:r w:rsidRPr="00F72CF1">
                <w:rPr>
                  <w:rFonts w:ascii="Times New Roman" w:eastAsia="Times New Roman" w:hAnsi="Times New Roman"/>
                  <w:sz w:val="24"/>
                  <w:szCs w:val="24"/>
                  <w:lang w:eastAsia="vi-VN"/>
                </w:rPr>
                <w:t>Thông tin phân khúc, phân hạng</w:t>
              </w:r>
            </w:ins>
          </w:p>
        </w:tc>
      </w:tr>
      <w:tr w:rsidR="00F868EA" w:rsidRPr="00F72CF1" w14:paraId="5EDBD9E9" w14:textId="77777777" w:rsidTr="00817E47">
        <w:trPr>
          <w:gridAfter w:val="1"/>
          <w:wAfter w:w="15" w:type="dxa"/>
          <w:trHeight w:val="276"/>
          <w:ins w:id="30456" w:author="Phuong Truong Thi" w:date="2024-10-16T01:06:00Z"/>
        </w:trPr>
        <w:tc>
          <w:tcPr>
            <w:tcW w:w="670" w:type="dxa"/>
            <w:shd w:val="clear" w:color="auto" w:fill="auto"/>
            <w:vAlign w:val="center"/>
          </w:tcPr>
          <w:p w14:paraId="745BADF5" w14:textId="77777777" w:rsidR="00F868EA" w:rsidRPr="00F72CF1" w:rsidRDefault="00F868EA" w:rsidP="00817E47">
            <w:pPr>
              <w:pStyle w:val="ListParagraph"/>
              <w:numPr>
                <w:ilvl w:val="0"/>
                <w:numId w:val="76"/>
              </w:numPr>
              <w:spacing w:before="0" w:line="240" w:lineRule="auto"/>
              <w:contextualSpacing w:val="0"/>
              <w:jc w:val="left"/>
              <w:rPr>
                <w:ins w:id="30457" w:author="Phuong Truong Thi" w:date="2024-10-16T01:06:00Z"/>
                <w:rFonts w:eastAsia="Times New Roman"/>
                <w:szCs w:val="24"/>
                <w:lang w:val="vi-VN" w:eastAsia="vi-VN"/>
              </w:rPr>
            </w:pPr>
          </w:p>
        </w:tc>
        <w:tc>
          <w:tcPr>
            <w:tcW w:w="2025" w:type="dxa"/>
            <w:shd w:val="clear" w:color="auto" w:fill="auto"/>
            <w:vAlign w:val="center"/>
          </w:tcPr>
          <w:p w14:paraId="7C2D7381" w14:textId="77777777" w:rsidR="00F868EA" w:rsidRPr="00F72CF1" w:rsidRDefault="00F868EA" w:rsidP="00817E47">
            <w:pPr>
              <w:spacing w:before="0" w:line="240" w:lineRule="auto"/>
              <w:contextualSpacing w:val="0"/>
              <w:rPr>
                <w:ins w:id="30458" w:author="Phuong Truong Thi" w:date="2024-10-16T01:06:00Z"/>
                <w:rFonts w:ascii="Times New Roman" w:hAnsi="Times New Roman"/>
                <w:sz w:val="24"/>
                <w:szCs w:val="24"/>
              </w:rPr>
            </w:pPr>
            <w:ins w:id="30459" w:author="Phuong Truong Thi" w:date="2024-10-16T01:06:00Z">
              <w:r w:rsidRPr="00F72CF1">
                <w:rPr>
                  <w:rFonts w:ascii="Times New Roman" w:hAnsi="Times New Roman"/>
                  <w:color w:val="000000"/>
                  <w:sz w:val="24"/>
                  <w:szCs w:val="24"/>
                </w:rPr>
                <w:t>Phân hạng tháng trước</w:t>
              </w:r>
            </w:ins>
          </w:p>
        </w:tc>
        <w:tc>
          <w:tcPr>
            <w:tcW w:w="2403" w:type="dxa"/>
            <w:vAlign w:val="center"/>
          </w:tcPr>
          <w:p w14:paraId="76B52474" w14:textId="71C0123F" w:rsidR="00F868EA" w:rsidRPr="00637D4C" w:rsidRDefault="004A166C" w:rsidP="00637D4C">
            <w:pPr>
              <w:spacing w:before="0" w:line="240" w:lineRule="auto"/>
              <w:contextualSpacing w:val="0"/>
              <w:rPr>
                <w:ins w:id="30460" w:author="Phuong Truong Thi" w:date="2024-10-16T01:06:00Z"/>
                <w:rFonts w:ascii="Times New Roman" w:hAnsi="Times New Roman"/>
                <w:color w:val="000000"/>
              </w:rPr>
            </w:pPr>
            <w:r w:rsidRPr="00637D4C">
              <w:rPr>
                <w:rFonts w:ascii="Times New Roman" w:hAnsi="Times New Roman"/>
                <w:color w:val="000000"/>
              </w:rPr>
              <w:t>Phân hạng của KH tại cuối kỳ tháng trước</w:t>
            </w:r>
            <w:r w:rsidRPr="00637D4C">
              <w:rPr>
                <w:rFonts w:ascii="Times New Roman" w:hAnsi="Times New Roman"/>
                <w:color w:val="000000"/>
              </w:rPr>
              <w:br/>
              <w:t xml:space="preserve">1. Khách hàng AF được chia làm ba nhóm lớn là AF Private,  AF Preferred và AF Special. AF core bao gồm AF Private,  AF Preferred </w:t>
            </w:r>
            <w:r w:rsidRPr="00637D4C">
              <w:rPr>
                <w:rFonts w:ascii="Times New Roman" w:hAnsi="Times New Roman"/>
                <w:color w:val="000000"/>
              </w:rPr>
              <w:br/>
            </w:r>
            <w:r w:rsidRPr="00637D4C">
              <w:rPr>
                <w:rFonts w:ascii="Times New Roman" w:hAnsi="Times New Roman"/>
                <w:color w:val="000000"/>
              </w:rPr>
              <w:lastRenderedPageBreak/>
              <w:t>2. Khách hàng MAF được chia 4 phân hạng: MAF Champion, MAF Rising, MAF Upper Mega, MAF Mega. Nhóm MAF core bao gồm 3 phân hạng: Champion - Rising - Upper Mega</w:t>
            </w:r>
          </w:p>
        </w:tc>
        <w:tc>
          <w:tcPr>
            <w:tcW w:w="1080" w:type="dxa"/>
          </w:tcPr>
          <w:p w14:paraId="1E447B71" w14:textId="77777777" w:rsidR="00F868EA" w:rsidRPr="00F72CF1" w:rsidRDefault="00F868EA" w:rsidP="00817E47">
            <w:pPr>
              <w:spacing w:before="0" w:line="240" w:lineRule="auto"/>
              <w:contextualSpacing w:val="0"/>
              <w:rPr>
                <w:ins w:id="30461" w:author="Phuong Truong Thi" w:date="2024-10-16T01:06:00Z"/>
                <w:rFonts w:ascii="Times New Roman" w:eastAsia="Times New Roman" w:hAnsi="Times New Roman"/>
                <w:sz w:val="24"/>
                <w:szCs w:val="24"/>
                <w:lang w:eastAsia="vi-VN"/>
              </w:rPr>
            </w:pPr>
            <w:ins w:id="30462" w:author="Phuong Truong Thi" w:date="2024-10-16T01:06:00Z">
              <w:r w:rsidRPr="00B71BC3">
                <w:rPr>
                  <w:rFonts w:ascii="Times New Roman" w:hAnsi="Times New Roman"/>
                  <w:color w:val="000000"/>
                  <w:sz w:val="24"/>
                  <w:szCs w:val="24"/>
                  <w:lang w:val="vi-VN"/>
                </w:rPr>
                <w:lastRenderedPageBreak/>
                <w:t>EZ/T24</w:t>
              </w:r>
            </w:ins>
          </w:p>
        </w:tc>
        <w:tc>
          <w:tcPr>
            <w:tcW w:w="1080" w:type="dxa"/>
          </w:tcPr>
          <w:p w14:paraId="444056EC" w14:textId="1270A9BD" w:rsidR="00F868EA" w:rsidRPr="00F72CF1" w:rsidRDefault="00525739" w:rsidP="00817E47">
            <w:pPr>
              <w:spacing w:before="0" w:line="240" w:lineRule="auto"/>
              <w:contextualSpacing w:val="0"/>
              <w:rPr>
                <w:ins w:id="30463" w:author="Phuong Truong Thi" w:date="2024-10-16T01:0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855" w:type="dxa"/>
            <w:shd w:val="clear" w:color="auto" w:fill="auto"/>
            <w:noWrap/>
            <w:vAlign w:val="center"/>
          </w:tcPr>
          <w:p w14:paraId="73537067" w14:textId="77777777" w:rsidR="00F868EA" w:rsidRPr="00F72CF1" w:rsidRDefault="00F868EA" w:rsidP="00817E47">
            <w:pPr>
              <w:spacing w:before="0" w:line="240" w:lineRule="auto"/>
              <w:contextualSpacing w:val="0"/>
              <w:rPr>
                <w:ins w:id="30464" w:author="Phuong Truong Thi" w:date="2024-10-16T01:06:00Z"/>
                <w:rFonts w:ascii="Times New Roman" w:eastAsia="Times New Roman" w:hAnsi="Times New Roman"/>
                <w:sz w:val="24"/>
                <w:szCs w:val="24"/>
                <w:lang w:val="vi-VN" w:eastAsia="vi-VN"/>
              </w:rPr>
            </w:pPr>
          </w:p>
        </w:tc>
        <w:tc>
          <w:tcPr>
            <w:tcW w:w="1080" w:type="dxa"/>
          </w:tcPr>
          <w:p w14:paraId="630C02FF" w14:textId="77777777" w:rsidR="00F868EA" w:rsidRPr="00F72CF1" w:rsidRDefault="00F868EA" w:rsidP="00817E47">
            <w:pPr>
              <w:spacing w:before="0" w:line="240" w:lineRule="auto"/>
              <w:contextualSpacing w:val="0"/>
              <w:jc w:val="center"/>
              <w:rPr>
                <w:ins w:id="30465" w:author="Phuong Truong Thi" w:date="2024-10-16T01:06:00Z"/>
                <w:rFonts w:ascii="Times New Roman" w:eastAsia="Times New Roman" w:hAnsi="Times New Roman"/>
                <w:sz w:val="24"/>
                <w:szCs w:val="24"/>
                <w:lang w:eastAsia="vi-VN"/>
              </w:rPr>
            </w:pPr>
            <w:ins w:id="30466" w:author="Phuong Truong Thi" w:date="2024-10-16T01:06:00Z">
              <w:r w:rsidRPr="00F72CF1">
                <w:rPr>
                  <w:rFonts w:ascii="Times New Roman" w:eastAsia="Times New Roman" w:hAnsi="Times New Roman"/>
                  <w:sz w:val="24"/>
                  <w:szCs w:val="24"/>
                  <w:lang w:eastAsia="vi-VN"/>
                </w:rPr>
                <w:t>Y</w:t>
              </w:r>
            </w:ins>
          </w:p>
        </w:tc>
      </w:tr>
      <w:tr w:rsidR="00F868EA" w:rsidRPr="00F72CF1" w14:paraId="4E49D573" w14:textId="77777777" w:rsidTr="00817E47">
        <w:trPr>
          <w:gridAfter w:val="1"/>
          <w:wAfter w:w="15" w:type="dxa"/>
          <w:trHeight w:val="4944"/>
          <w:ins w:id="30467" w:author="Phuong Truong Thi" w:date="2024-10-16T01:06:00Z"/>
        </w:trPr>
        <w:tc>
          <w:tcPr>
            <w:tcW w:w="670" w:type="dxa"/>
            <w:shd w:val="clear" w:color="auto" w:fill="auto"/>
            <w:vAlign w:val="center"/>
          </w:tcPr>
          <w:p w14:paraId="3343A15A" w14:textId="77777777" w:rsidR="00F868EA" w:rsidRPr="00F72CF1" w:rsidRDefault="00F868EA" w:rsidP="00817E47">
            <w:pPr>
              <w:pStyle w:val="ListParagraph"/>
              <w:numPr>
                <w:ilvl w:val="0"/>
                <w:numId w:val="76"/>
              </w:numPr>
              <w:spacing w:before="0" w:line="240" w:lineRule="auto"/>
              <w:contextualSpacing w:val="0"/>
              <w:jc w:val="left"/>
              <w:rPr>
                <w:ins w:id="30468" w:author="Phuong Truong Thi" w:date="2024-10-16T01:06:00Z"/>
                <w:rFonts w:eastAsia="Times New Roman"/>
                <w:szCs w:val="24"/>
                <w:lang w:val="vi-VN" w:eastAsia="vi-VN"/>
              </w:rPr>
            </w:pPr>
          </w:p>
        </w:tc>
        <w:tc>
          <w:tcPr>
            <w:tcW w:w="2025" w:type="dxa"/>
            <w:shd w:val="clear" w:color="auto" w:fill="auto"/>
            <w:vAlign w:val="center"/>
          </w:tcPr>
          <w:p w14:paraId="4491CE24" w14:textId="77777777" w:rsidR="00F868EA" w:rsidRPr="00F72CF1" w:rsidRDefault="00F868EA" w:rsidP="00817E47">
            <w:pPr>
              <w:spacing w:before="0" w:line="240" w:lineRule="auto"/>
              <w:contextualSpacing w:val="0"/>
              <w:rPr>
                <w:ins w:id="30469" w:author="Phuong Truong Thi" w:date="2024-10-16T01:06:00Z"/>
                <w:rFonts w:ascii="Times New Roman" w:hAnsi="Times New Roman"/>
                <w:sz w:val="24"/>
                <w:szCs w:val="24"/>
              </w:rPr>
            </w:pPr>
            <w:ins w:id="30470" w:author="Phuong Truong Thi" w:date="2024-10-16T01:06:00Z">
              <w:r w:rsidRPr="00F72CF1">
                <w:rPr>
                  <w:rFonts w:ascii="Times New Roman" w:hAnsi="Times New Roman"/>
                  <w:color w:val="000000"/>
                  <w:sz w:val="24"/>
                  <w:szCs w:val="24"/>
                </w:rPr>
                <w:t>Phân hạng hiện tại</w:t>
              </w:r>
            </w:ins>
          </w:p>
        </w:tc>
        <w:tc>
          <w:tcPr>
            <w:tcW w:w="2403" w:type="dxa"/>
            <w:vAlign w:val="center"/>
          </w:tcPr>
          <w:p w14:paraId="7C7BA48C" w14:textId="77777777" w:rsidR="00637D4C" w:rsidRPr="00637D4C" w:rsidRDefault="00637D4C" w:rsidP="00637D4C">
            <w:pPr>
              <w:spacing w:before="0" w:line="240" w:lineRule="auto"/>
              <w:contextualSpacing w:val="0"/>
              <w:rPr>
                <w:rFonts w:ascii="Times New Roman" w:hAnsi="Times New Roman"/>
                <w:color w:val="000000"/>
                <w:sz w:val="24"/>
                <w:szCs w:val="24"/>
              </w:rPr>
            </w:pPr>
            <w:r w:rsidRPr="00637D4C">
              <w:rPr>
                <w:rFonts w:ascii="Times New Roman" w:hAnsi="Times New Roman"/>
                <w:color w:val="000000"/>
                <w:sz w:val="24"/>
                <w:szCs w:val="24"/>
              </w:rPr>
              <w:t>Phân hạng của KH tại thời điểm dữ liệu</w:t>
            </w:r>
          </w:p>
          <w:p w14:paraId="2E64925C" w14:textId="77777777" w:rsidR="00637D4C" w:rsidRPr="00637D4C" w:rsidRDefault="00637D4C" w:rsidP="00637D4C">
            <w:pPr>
              <w:spacing w:before="0" w:line="240" w:lineRule="auto"/>
              <w:contextualSpacing w:val="0"/>
              <w:rPr>
                <w:rFonts w:ascii="Times New Roman" w:hAnsi="Times New Roman"/>
                <w:color w:val="000000"/>
                <w:sz w:val="24"/>
                <w:szCs w:val="24"/>
              </w:rPr>
            </w:pPr>
            <w:r w:rsidRPr="00637D4C">
              <w:rPr>
                <w:rFonts w:ascii="Times New Roman" w:hAnsi="Times New Roman"/>
                <w:color w:val="000000"/>
                <w:sz w:val="24"/>
                <w:szCs w:val="24"/>
              </w:rPr>
              <w:t xml:space="preserve">1. Khách hàng AF được chia làm ba nhóm lớn là AF Private,  AF Preferred và AF Special. AF core bao gồm AF Private,  AF Preferred </w:t>
            </w:r>
          </w:p>
          <w:p w14:paraId="289E09C1" w14:textId="634FA4DE" w:rsidR="00F868EA" w:rsidRPr="00F72CF1" w:rsidRDefault="00637D4C" w:rsidP="00637D4C">
            <w:pPr>
              <w:spacing w:before="0" w:line="240" w:lineRule="auto"/>
              <w:contextualSpacing w:val="0"/>
              <w:rPr>
                <w:ins w:id="30471" w:author="Phuong Truong Thi" w:date="2024-10-16T01:06:00Z"/>
                <w:rFonts w:ascii="Times New Roman" w:eastAsia="Times New Roman" w:hAnsi="Times New Roman"/>
                <w:sz w:val="24"/>
                <w:szCs w:val="24"/>
                <w:lang w:eastAsia="vi-VN"/>
              </w:rPr>
            </w:pPr>
            <w:r w:rsidRPr="00637D4C">
              <w:rPr>
                <w:rFonts w:ascii="Times New Roman" w:hAnsi="Times New Roman"/>
                <w:color w:val="000000"/>
                <w:sz w:val="24"/>
                <w:szCs w:val="24"/>
              </w:rPr>
              <w:t>2. Khách hàng MAF được chia 4 phân hạng: MAF Champion, MAF Rising, MAF Upper Mega, MAF Mega. Nhóm MAF core bao gồm 3 phân hạng: Champion - Rising - Upper Mega</w:t>
            </w:r>
          </w:p>
        </w:tc>
        <w:tc>
          <w:tcPr>
            <w:tcW w:w="1080" w:type="dxa"/>
          </w:tcPr>
          <w:p w14:paraId="51E90050" w14:textId="77777777" w:rsidR="00F868EA" w:rsidRPr="00F72CF1" w:rsidRDefault="00F868EA" w:rsidP="00817E47">
            <w:pPr>
              <w:spacing w:before="0" w:line="240" w:lineRule="auto"/>
              <w:contextualSpacing w:val="0"/>
              <w:rPr>
                <w:ins w:id="30472" w:author="Phuong Truong Thi" w:date="2024-10-16T01:06:00Z"/>
                <w:rFonts w:ascii="Times New Roman" w:eastAsia="Times New Roman" w:hAnsi="Times New Roman"/>
                <w:sz w:val="24"/>
                <w:szCs w:val="24"/>
                <w:lang w:eastAsia="vi-VN"/>
              </w:rPr>
            </w:pPr>
            <w:ins w:id="30473" w:author="Phuong Truong Thi" w:date="2024-10-16T01:06:00Z">
              <w:r w:rsidRPr="00B71BC3">
                <w:rPr>
                  <w:rFonts w:ascii="Times New Roman" w:hAnsi="Times New Roman"/>
                  <w:color w:val="000000"/>
                  <w:sz w:val="24"/>
                  <w:szCs w:val="24"/>
                  <w:lang w:val="vi-VN"/>
                </w:rPr>
                <w:t>EZ/T24</w:t>
              </w:r>
            </w:ins>
          </w:p>
        </w:tc>
        <w:tc>
          <w:tcPr>
            <w:tcW w:w="1080" w:type="dxa"/>
          </w:tcPr>
          <w:p w14:paraId="72BDD6AD" w14:textId="4FCBDBBA" w:rsidR="00F868EA" w:rsidRPr="00F72CF1" w:rsidRDefault="00525739" w:rsidP="00817E47">
            <w:pPr>
              <w:spacing w:before="0" w:line="240" w:lineRule="auto"/>
              <w:contextualSpacing w:val="0"/>
              <w:rPr>
                <w:ins w:id="30474" w:author="Phuong Truong Thi" w:date="2024-10-16T01:06:00Z"/>
                <w:rFonts w:ascii="Times New Roman" w:eastAsia="Times New Roman" w:hAnsi="Times New Roman"/>
                <w:sz w:val="24"/>
                <w:szCs w:val="24"/>
                <w:lang w:eastAsia="vi-VN"/>
              </w:rPr>
            </w:pPr>
            <w:r>
              <w:rPr>
                <w:rFonts w:ascii="Times New Roman" w:eastAsia="Times New Roman" w:hAnsi="Times New Roman"/>
                <w:sz w:val="24"/>
                <w:szCs w:val="24"/>
                <w:lang w:eastAsia="vi-VN"/>
              </w:rPr>
              <w:t>Text (255)</w:t>
            </w:r>
          </w:p>
        </w:tc>
        <w:tc>
          <w:tcPr>
            <w:tcW w:w="855" w:type="dxa"/>
            <w:shd w:val="clear" w:color="auto" w:fill="auto"/>
            <w:noWrap/>
            <w:vAlign w:val="center"/>
          </w:tcPr>
          <w:p w14:paraId="77E18DFA" w14:textId="77777777" w:rsidR="00F868EA" w:rsidRPr="00F72CF1" w:rsidRDefault="00F868EA" w:rsidP="00817E47">
            <w:pPr>
              <w:spacing w:before="0" w:line="240" w:lineRule="auto"/>
              <w:contextualSpacing w:val="0"/>
              <w:rPr>
                <w:ins w:id="30475" w:author="Phuong Truong Thi" w:date="2024-10-16T01:06:00Z"/>
                <w:rFonts w:ascii="Times New Roman" w:eastAsia="Times New Roman" w:hAnsi="Times New Roman"/>
                <w:sz w:val="24"/>
                <w:szCs w:val="24"/>
                <w:lang w:val="vi-VN" w:eastAsia="vi-VN"/>
              </w:rPr>
            </w:pPr>
          </w:p>
        </w:tc>
        <w:tc>
          <w:tcPr>
            <w:tcW w:w="1080" w:type="dxa"/>
          </w:tcPr>
          <w:p w14:paraId="231095A6" w14:textId="77777777" w:rsidR="00F868EA" w:rsidRPr="00F72CF1" w:rsidRDefault="00F868EA" w:rsidP="00817E47">
            <w:pPr>
              <w:spacing w:before="0" w:line="240" w:lineRule="auto"/>
              <w:contextualSpacing w:val="0"/>
              <w:jc w:val="center"/>
              <w:rPr>
                <w:ins w:id="30476" w:author="Phuong Truong Thi" w:date="2024-10-16T01:06:00Z"/>
                <w:rFonts w:ascii="Times New Roman" w:eastAsia="Times New Roman" w:hAnsi="Times New Roman"/>
                <w:sz w:val="24"/>
                <w:szCs w:val="24"/>
                <w:lang w:eastAsia="vi-VN"/>
              </w:rPr>
            </w:pPr>
            <w:ins w:id="30477" w:author="Phuong Truong Thi" w:date="2024-10-16T01:06:00Z">
              <w:r w:rsidRPr="00F72CF1">
                <w:rPr>
                  <w:rFonts w:ascii="Times New Roman" w:eastAsia="Times New Roman" w:hAnsi="Times New Roman"/>
                  <w:sz w:val="24"/>
                  <w:szCs w:val="24"/>
                  <w:lang w:eastAsia="vi-VN"/>
                </w:rPr>
                <w:t>Y</w:t>
              </w:r>
            </w:ins>
          </w:p>
        </w:tc>
      </w:tr>
    </w:tbl>
    <w:p w14:paraId="71759BF2" w14:textId="77777777" w:rsidR="00384F62" w:rsidDel="00FE0D17" w:rsidRDefault="00384F62" w:rsidP="00A337D7">
      <w:pPr>
        <w:rPr>
          <w:del w:id="30478" w:author="Phuong Truong Thi" w:date="2024-12-05T18:43:00Z"/>
          <w:i/>
          <w:iCs/>
        </w:rPr>
      </w:pPr>
    </w:p>
    <w:p w14:paraId="14F3737A" w14:textId="77777777" w:rsidR="000B6994" w:rsidDel="00FE0D17" w:rsidRDefault="000B6994" w:rsidP="00A337D7">
      <w:pPr>
        <w:rPr>
          <w:del w:id="30479" w:author="Phuong Truong Thi" w:date="2024-12-05T18:43:00Z"/>
          <w:i/>
          <w:iCs/>
        </w:rPr>
      </w:pPr>
    </w:p>
    <w:p w14:paraId="09A12A75" w14:textId="77777777" w:rsidR="000B6994" w:rsidRDefault="000B6994" w:rsidP="00A337D7">
      <w:pPr>
        <w:rPr>
          <w:i/>
          <w:iCs/>
        </w:rPr>
      </w:pPr>
    </w:p>
    <w:p w14:paraId="5AA68E21" w14:textId="421A6163" w:rsidR="00384F62" w:rsidRDefault="00C86300" w:rsidP="00C86300">
      <w:pPr>
        <w:pStyle w:val="ListParagraph"/>
        <w:rPr>
          <w:ins w:id="30480" w:author="Phuong Truong Thi" w:date="2024-10-17T19:12:00Z"/>
        </w:rPr>
      </w:pPr>
      <w:ins w:id="30481" w:author="Phuong Truong Thi" w:date="2024-10-17T19:11:00Z">
        <w:r>
          <w:t>Các Action trên màn</w:t>
        </w:r>
      </w:ins>
      <w:ins w:id="30482" w:author="Phuong Truong Thi" w:date="2024-10-17T19:12:00Z">
        <w:r>
          <w:t xml:space="preserve"> hình</w:t>
        </w:r>
      </w:ins>
    </w:p>
    <w:tbl>
      <w:tblPr>
        <w:tblStyle w:val="TableGrid"/>
        <w:tblW w:w="0" w:type="auto"/>
        <w:tblInd w:w="-275" w:type="dxa"/>
        <w:tblLook w:val="04A0" w:firstRow="1" w:lastRow="0" w:firstColumn="1" w:lastColumn="0" w:noHBand="0" w:noVBand="1"/>
        <w:tblPrChange w:id="30483" w:author="Phuong Truong Thi" w:date="2024-11-25T19:05:00Z">
          <w:tblPr>
            <w:tblStyle w:val="TableGrid"/>
            <w:tblW w:w="0" w:type="auto"/>
            <w:tblInd w:w="-275" w:type="dxa"/>
            <w:tblLook w:val="04A0" w:firstRow="1" w:lastRow="0" w:firstColumn="1" w:lastColumn="0" w:noHBand="0" w:noVBand="1"/>
          </w:tblPr>
        </w:tblPrChange>
      </w:tblPr>
      <w:tblGrid>
        <w:gridCol w:w="2609"/>
        <w:gridCol w:w="2699"/>
        <w:gridCol w:w="1443"/>
        <w:gridCol w:w="2681"/>
        <w:tblGridChange w:id="30484">
          <w:tblGrid>
            <w:gridCol w:w="550"/>
            <w:gridCol w:w="2059"/>
            <w:gridCol w:w="550"/>
            <w:gridCol w:w="2149"/>
            <w:gridCol w:w="550"/>
            <w:gridCol w:w="893"/>
            <w:gridCol w:w="550"/>
            <w:gridCol w:w="2131"/>
            <w:gridCol w:w="550"/>
            <w:gridCol w:w="468"/>
            <w:gridCol w:w="2610"/>
            <w:gridCol w:w="2970"/>
            <w:gridCol w:w="1495"/>
            <w:gridCol w:w="2267"/>
          </w:tblGrid>
        </w:tblGridChange>
      </w:tblGrid>
      <w:tr w:rsidR="006F67C5" w14:paraId="09485423" w14:textId="77777777" w:rsidTr="005B45EC">
        <w:trPr>
          <w:ins w:id="30485" w:author="Phuong Truong Thi" w:date="2024-10-17T19:01:00Z"/>
          <w:trPrChange w:id="30486" w:author="Phuong Truong Thi" w:date="2024-11-25T19:05:00Z">
            <w:trPr>
              <w:gridBefore w:val="1"/>
              <w:gridAfter w:val="0"/>
            </w:trPr>
          </w:trPrChange>
        </w:trPr>
        <w:tc>
          <w:tcPr>
            <w:tcW w:w="2609" w:type="dxa"/>
            <w:shd w:val="clear" w:color="auto" w:fill="F7CAAC" w:themeFill="accent2" w:themeFillTint="66"/>
            <w:vAlign w:val="center"/>
            <w:tcPrChange w:id="30487" w:author="Phuong Truong Thi" w:date="2024-11-25T19:05:00Z">
              <w:tcPr>
                <w:tcW w:w="2610" w:type="dxa"/>
                <w:gridSpan w:val="2"/>
                <w:shd w:val="clear" w:color="auto" w:fill="F7CAAC" w:themeFill="accent2" w:themeFillTint="66"/>
                <w:vAlign w:val="center"/>
              </w:tcPr>
            </w:tcPrChange>
          </w:tcPr>
          <w:p w14:paraId="4A9DEFFC" w14:textId="77777777" w:rsidR="006F67C5" w:rsidRPr="008343A7" w:rsidRDefault="006F67C5" w:rsidP="00817E47">
            <w:pPr>
              <w:jc w:val="center"/>
              <w:rPr>
                <w:ins w:id="30488" w:author="Phuong Truong Thi" w:date="2024-10-17T19:01:00Z"/>
                <w:rFonts w:ascii="Times New Roman" w:hAnsi="Times New Roman"/>
                <w:b/>
                <w:bCs/>
                <w:sz w:val="24"/>
                <w:szCs w:val="24"/>
              </w:rPr>
            </w:pPr>
            <w:ins w:id="30489" w:author="Phuong Truong Thi" w:date="2024-10-17T19:01:00Z">
              <w:r w:rsidRPr="008343A7">
                <w:rPr>
                  <w:rFonts w:ascii="Times New Roman" w:hAnsi="Times New Roman"/>
                  <w:b/>
                  <w:bCs/>
                  <w:sz w:val="24"/>
                  <w:szCs w:val="24"/>
                </w:rPr>
                <w:t>Action</w:t>
              </w:r>
            </w:ins>
          </w:p>
        </w:tc>
        <w:tc>
          <w:tcPr>
            <w:tcW w:w="2699" w:type="dxa"/>
            <w:shd w:val="clear" w:color="auto" w:fill="F7CAAC" w:themeFill="accent2" w:themeFillTint="66"/>
            <w:vAlign w:val="center"/>
            <w:tcPrChange w:id="30490" w:author="Phuong Truong Thi" w:date="2024-11-25T19:05:00Z">
              <w:tcPr>
                <w:tcW w:w="2700" w:type="dxa"/>
                <w:gridSpan w:val="2"/>
                <w:shd w:val="clear" w:color="auto" w:fill="F7CAAC" w:themeFill="accent2" w:themeFillTint="66"/>
                <w:vAlign w:val="center"/>
              </w:tcPr>
            </w:tcPrChange>
          </w:tcPr>
          <w:p w14:paraId="280C75C8" w14:textId="77777777" w:rsidR="006F67C5" w:rsidRPr="008343A7" w:rsidRDefault="006F67C5" w:rsidP="00817E47">
            <w:pPr>
              <w:jc w:val="center"/>
              <w:rPr>
                <w:ins w:id="30491" w:author="Phuong Truong Thi" w:date="2024-10-17T19:01:00Z"/>
                <w:rFonts w:ascii="Times New Roman" w:hAnsi="Times New Roman"/>
                <w:b/>
                <w:bCs/>
                <w:sz w:val="24"/>
                <w:szCs w:val="24"/>
              </w:rPr>
            </w:pPr>
            <w:ins w:id="30492" w:author="Phuong Truong Thi" w:date="2024-10-17T19:01:00Z">
              <w:r w:rsidRPr="008343A7">
                <w:rPr>
                  <w:rFonts w:ascii="Times New Roman" w:hAnsi="Times New Roman"/>
                  <w:b/>
                  <w:bCs/>
                  <w:sz w:val="24"/>
                  <w:szCs w:val="24"/>
                </w:rPr>
                <w:t>Điều hướng</w:t>
              </w:r>
            </w:ins>
          </w:p>
        </w:tc>
        <w:tc>
          <w:tcPr>
            <w:tcW w:w="1443" w:type="dxa"/>
            <w:shd w:val="clear" w:color="auto" w:fill="F7CAAC" w:themeFill="accent2" w:themeFillTint="66"/>
            <w:vAlign w:val="center"/>
            <w:tcPrChange w:id="30493" w:author="Phuong Truong Thi" w:date="2024-11-25T19:05:00Z">
              <w:tcPr>
                <w:tcW w:w="1350" w:type="dxa"/>
                <w:gridSpan w:val="2"/>
                <w:shd w:val="clear" w:color="auto" w:fill="F7CAAC" w:themeFill="accent2" w:themeFillTint="66"/>
                <w:vAlign w:val="center"/>
              </w:tcPr>
            </w:tcPrChange>
          </w:tcPr>
          <w:p w14:paraId="010F4E54" w14:textId="77777777" w:rsidR="006F67C5" w:rsidRPr="008343A7" w:rsidRDefault="006F67C5" w:rsidP="00817E47">
            <w:pPr>
              <w:jc w:val="center"/>
              <w:rPr>
                <w:ins w:id="30494" w:author="Phuong Truong Thi" w:date="2024-10-17T19:01:00Z"/>
                <w:rFonts w:ascii="Times New Roman" w:hAnsi="Times New Roman"/>
                <w:b/>
                <w:bCs/>
                <w:sz w:val="24"/>
                <w:szCs w:val="24"/>
              </w:rPr>
            </w:pPr>
            <w:ins w:id="30495" w:author="Phuong Truong Thi" w:date="2024-10-17T19:01:00Z">
              <w:r w:rsidRPr="008343A7">
                <w:rPr>
                  <w:rFonts w:ascii="Times New Roman" w:hAnsi="Times New Roman"/>
                  <w:b/>
                  <w:bCs/>
                  <w:sz w:val="24"/>
                  <w:szCs w:val="24"/>
                </w:rPr>
                <w:t>Mã chức năng</w:t>
              </w:r>
            </w:ins>
          </w:p>
        </w:tc>
        <w:tc>
          <w:tcPr>
            <w:tcW w:w="2681" w:type="dxa"/>
            <w:shd w:val="clear" w:color="auto" w:fill="F7CAAC" w:themeFill="accent2" w:themeFillTint="66"/>
            <w:vAlign w:val="center"/>
            <w:tcPrChange w:id="30496" w:author="Phuong Truong Thi" w:date="2024-11-25T19:05:00Z">
              <w:tcPr>
                <w:tcW w:w="2682" w:type="dxa"/>
                <w:gridSpan w:val="2"/>
                <w:shd w:val="clear" w:color="auto" w:fill="F7CAAC" w:themeFill="accent2" w:themeFillTint="66"/>
                <w:vAlign w:val="center"/>
              </w:tcPr>
            </w:tcPrChange>
          </w:tcPr>
          <w:p w14:paraId="433CA9BB" w14:textId="77777777" w:rsidR="006F67C5" w:rsidRPr="008343A7" w:rsidRDefault="006F67C5" w:rsidP="00817E47">
            <w:pPr>
              <w:jc w:val="center"/>
              <w:rPr>
                <w:ins w:id="30497" w:author="Phuong Truong Thi" w:date="2024-10-17T19:01:00Z"/>
                <w:rFonts w:ascii="Times New Roman" w:hAnsi="Times New Roman"/>
                <w:b/>
                <w:bCs/>
                <w:sz w:val="24"/>
                <w:szCs w:val="24"/>
              </w:rPr>
            </w:pPr>
            <w:ins w:id="30498" w:author="Phuong Truong Thi" w:date="2024-10-17T19:01:00Z">
              <w:r>
                <w:rPr>
                  <w:rFonts w:ascii="Times New Roman" w:hAnsi="Times New Roman"/>
                  <w:b/>
                  <w:bCs/>
                  <w:sz w:val="24"/>
                  <w:szCs w:val="24"/>
                </w:rPr>
                <w:t xml:space="preserve">Mục/ </w:t>
              </w:r>
              <w:r w:rsidRPr="008343A7">
                <w:rPr>
                  <w:rFonts w:ascii="Times New Roman" w:hAnsi="Times New Roman"/>
                  <w:b/>
                  <w:bCs/>
                  <w:sz w:val="24"/>
                  <w:szCs w:val="24"/>
                </w:rPr>
                <w:t>Tài liệu tham chiếu</w:t>
              </w:r>
            </w:ins>
          </w:p>
        </w:tc>
      </w:tr>
      <w:tr w:rsidR="006F67C5" w14:paraId="7C631366" w14:textId="77777777" w:rsidTr="005B45EC">
        <w:trPr>
          <w:ins w:id="30499" w:author="Phuong Truong Thi" w:date="2024-10-17T19:01:00Z"/>
          <w:trPrChange w:id="30500" w:author="Phuong Truong Thi" w:date="2024-11-25T19:05:00Z">
            <w:trPr>
              <w:gridBefore w:val="10"/>
            </w:trPr>
          </w:trPrChange>
        </w:trPr>
        <w:tc>
          <w:tcPr>
            <w:tcW w:w="2609" w:type="dxa"/>
            <w:shd w:val="clear" w:color="auto" w:fill="auto"/>
            <w:vAlign w:val="center"/>
            <w:tcPrChange w:id="30501" w:author="Phuong Truong Thi" w:date="2024-11-25T19:05:00Z">
              <w:tcPr>
                <w:tcW w:w="2610" w:type="dxa"/>
                <w:shd w:val="clear" w:color="auto" w:fill="F7CAAC" w:themeFill="accent2" w:themeFillTint="66"/>
                <w:vAlign w:val="center"/>
              </w:tcPr>
            </w:tcPrChange>
          </w:tcPr>
          <w:p w14:paraId="36D0828E" w14:textId="77777777" w:rsidR="006F67C5" w:rsidRPr="00FD6BA2" w:rsidRDefault="006F67C5">
            <w:pPr>
              <w:jc w:val="left"/>
              <w:rPr>
                <w:ins w:id="30502" w:author="Phuong Truong Thi" w:date="2024-10-17T19:01:00Z"/>
                <w:rFonts w:ascii="Times New Roman" w:hAnsi="Times New Roman"/>
                <w:sz w:val="24"/>
                <w:szCs w:val="24"/>
                <w:rPrChange w:id="30503" w:author="Phuong Truong Thi" w:date="2024-10-17T19:01:00Z">
                  <w:rPr>
                    <w:ins w:id="30504" w:author="Phuong Truong Thi" w:date="2024-10-17T19:01:00Z"/>
                    <w:rFonts w:ascii="Times New Roman" w:hAnsi="Times New Roman"/>
                    <w:b/>
                    <w:bCs/>
                    <w:sz w:val="24"/>
                    <w:szCs w:val="24"/>
                  </w:rPr>
                </w:rPrChange>
              </w:rPr>
              <w:pPrChange w:id="30505" w:author="Phuong Truong Thi" w:date="2024-10-17T19:01:00Z">
                <w:pPr>
                  <w:jc w:val="center"/>
                </w:pPr>
              </w:pPrChange>
            </w:pPr>
            <w:ins w:id="30506" w:author="Phuong Truong Thi" w:date="2024-10-17T19:01:00Z">
              <w:r w:rsidRPr="00FD6BA2">
                <w:rPr>
                  <w:rFonts w:ascii="Times New Roman" w:hAnsi="Times New Roman"/>
                  <w:sz w:val="24"/>
                  <w:szCs w:val="24"/>
                  <w:rPrChange w:id="30507" w:author="Phuong Truong Thi" w:date="2024-10-17T19:01:00Z">
                    <w:rPr>
                      <w:rFonts w:ascii="Times New Roman" w:hAnsi="Times New Roman"/>
                      <w:b/>
                      <w:bCs/>
                      <w:sz w:val="24"/>
                      <w:szCs w:val="24"/>
                    </w:rPr>
                  </w:rPrChange>
                </w:rPr>
                <w:t>1.</w:t>
              </w:r>
            </w:ins>
            <w:ins w:id="30508" w:author="Phuong Truong Thi" w:date="2024-10-17T19:03:00Z">
              <w:r>
                <w:rPr>
                  <w:rFonts w:ascii="Times New Roman" w:hAnsi="Times New Roman"/>
                  <w:sz w:val="24"/>
                  <w:szCs w:val="24"/>
                </w:rPr>
                <w:t xml:space="preserve">Click vào </w:t>
              </w:r>
            </w:ins>
            <w:r>
              <w:rPr>
                <w:rFonts w:ascii="Times New Roman" w:hAnsi="Times New Roman"/>
                <w:sz w:val="24"/>
                <w:szCs w:val="24"/>
              </w:rPr>
              <w:t xml:space="preserve">Text </w:t>
            </w:r>
            <w:ins w:id="30509" w:author="Phuong Truong Thi" w:date="2024-10-17T19:03:00Z">
              <w:r>
                <w:rPr>
                  <w:rFonts w:ascii="Times New Roman" w:hAnsi="Times New Roman"/>
                  <w:sz w:val="24"/>
                  <w:szCs w:val="24"/>
                </w:rPr>
                <w:t>link “Tên khách hàng”</w:t>
              </w:r>
            </w:ins>
          </w:p>
        </w:tc>
        <w:tc>
          <w:tcPr>
            <w:tcW w:w="2699" w:type="dxa"/>
            <w:shd w:val="clear" w:color="auto" w:fill="auto"/>
            <w:vAlign w:val="center"/>
            <w:tcPrChange w:id="30510" w:author="Phuong Truong Thi" w:date="2024-11-25T19:05:00Z">
              <w:tcPr>
                <w:tcW w:w="2970" w:type="dxa"/>
                <w:shd w:val="clear" w:color="auto" w:fill="F7CAAC" w:themeFill="accent2" w:themeFillTint="66"/>
                <w:vAlign w:val="center"/>
              </w:tcPr>
            </w:tcPrChange>
          </w:tcPr>
          <w:p w14:paraId="782D5221" w14:textId="77777777" w:rsidR="006F67C5" w:rsidRPr="008343A7" w:rsidRDefault="006F67C5">
            <w:pPr>
              <w:jc w:val="left"/>
              <w:rPr>
                <w:ins w:id="30511" w:author="Phuong Truong Thi" w:date="2024-10-17T19:01:00Z"/>
                <w:rFonts w:ascii="Times New Roman" w:hAnsi="Times New Roman"/>
                <w:b/>
                <w:bCs/>
                <w:sz w:val="24"/>
                <w:szCs w:val="24"/>
              </w:rPr>
              <w:pPrChange w:id="30512" w:author="Phuong Truong Thi" w:date="2024-10-17T19:01:00Z">
                <w:pPr>
                  <w:jc w:val="center"/>
                </w:pPr>
              </w:pPrChange>
            </w:pPr>
            <w:ins w:id="30513" w:author="Phuong Truong Thi" w:date="2024-10-17T19:05:00Z">
              <w:r>
                <w:rPr>
                  <w:rFonts w:ascii="Times New Roman" w:hAnsi="Times New Roman"/>
                  <w:sz w:val="24"/>
                  <w:szCs w:val="24"/>
                </w:rPr>
                <w:t>H</w:t>
              </w:r>
              <w:r w:rsidRPr="00A90DEE">
                <w:rPr>
                  <w:rFonts w:ascii="Times New Roman" w:hAnsi="Times New Roman"/>
                  <w:sz w:val="24"/>
                  <w:szCs w:val="24"/>
                </w:rPr>
                <w:t>ệ thống điều hướng sang màn hình Customer 360 củ</w:t>
              </w:r>
              <w:r>
                <w:rPr>
                  <w:rFonts w:ascii="Times New Roman" w:hAnsi="Times New Roman"/>
                  <w:sz w:val="24"/>
                  <w:szCs w:val="24"/>
                </w:rPr>
                <w:t>a KH</w:t>
              </w:r>
            </w:ins>
          </w:p>
        </w:tc>
        <w:tc>
          <w:tcPr>
            <w:tcW w:w="1443" w:type="dxa"/>
            <w:shd w:val="clear" w:color="auto" w:fill="auto"/>
            <w:vAlign w:val="center"/>
            <w:tcPrChange w:id="30514" w:author="Phuong Truong Thi" w:date="2024-11-25T19:05:00Z">
              <w:tcPr>
                <w:tcW w:w="1495" w:type="dxa"/>
                <w:shd w:val="clear" w:color="auto" w:fill="F7CAAC" w:themeFill="accent2" w:themeFillTint="66"/>
                <w:vAlign w:val="center"/>
              </w:tcPr>
            </w:tcPrChange>
          </w:tcPr>
          <w:p w14:paraId="7DB4C64D" w14:textId="77777777" w:rsidR="006F67C5" w:rsidRPr="00FD6BA2" w:rsidRDefault="006F67C5">
            <w:pPr>
              <w:jc w:val="left"/>
              <w:rPr>
                <w:ins w:id="30515" w:author="Phuong Truong Thi" w:date="2024-10-17T19:01:00Z"/>
                <w:rFonts w:ascii="Times New Roman" w:hAnsi="Times New Roman"/>
                <w:sz w:val="24"/>
                <w:szCs w:val="24"/>
                <w:rPrChange w:id="30516" w:author="Phuong Truong Thi" w:date="2024-10-17T19:05:00Z">
                  <w:rPr>
                    <w:ins w:id="30517" w:author="Phuong Truong Thi" w:date="2024-10-17T19:01:00Z"/>
                    <w:rFonts w:ascii="Times New Roman" w:hAnsi="Times New Roman"/>
                    <w:b/>
                    <w:bCs/>
                    <w:sz w:val="24"/>
                    <w:szCs w:val="24"/>
                  </w:rPr>
                </w:rPrChange>
              </w:rPr>
              <w:pPrChange w:id="30518" w:author="Phuong Truong Thi" w:date="2024-10-17T19:01:00Z">
                <w:pPr>
                  <w:jc w:val="center"/>
                </w:pPr>
              </w:pPrChange>
            </w:pPr>
            <w:ins w:id="30519" w:author="Phuong Truong Thi" w:date="2024-10-17T19:05:00Z">
              <w:r w:rsidRPr="00FD6BA2">
                <w:rPr>
                  <w:rFonts w:ascii="Times New Roman" w:hAnsi="Times New Roman"/>
                  <w:sz w:val="24"/>
                  <w:szCs w:val="24"/>
                  <w:rPrChange w:id="30520" w:author="Phuong Truong Thi" w:date="2024-10-17T19:05:00Z">
                    <w:rPr>
                      <w:rFonts w:ascii="Times New Roman" w:hAnsi="Times New Roman"/>
                      <w:b/>
                      <w:bCs/>
                      <w:sz w:val="24"/>
                      <w:szCs w:val="24"/>
                    </w:rPr>
                  </w:rPrChange>
                </w:rPr>
                <w:t>C360</w:t>
              </w:r>
            </w:ins>
          </w:p>
        </w:tc>
        <w:tc>
          <w:tcPr>
            <w:tcW w:w="2681" w:type="dxa"/>
            <w:shd w:val="clear" w:color="auto" w:fill="auto"/>
            <w:vAlign w:val="center"/>
            <w:tcPrChange w:id="30521" w:author="Phuong Truong Thi" w:date="2024-11-25T19:05:00Z">
              <w:tcPr>
                <w:tcW w:w="2267" w:type="dxa"/>
                <w:shd w:val="clear" w:color="auto" w:fill="F7CAAC" w:themeFill="accent2" w:themeFillTint="66"/>
                <w:vAlign w:val="center"/>
              </w:tcPr>
            </w:tcPrChange>
          </w:tcPr>
          <w:p w14:paraId="1B28842B" w14:textId="2F781978" w:rsidR="006F67C5" w:rsidRPr="00FD6BA2" w:rsidRDefault="001710A9">
            <w:pPr>
              <w:jc w:val="left"/>
              <w:rPr>
                <w:ins w:id="30522" w:author="Phuong Truong Thi" w:date="2024-10-17T19:01:00Z"/>
                <w:rFonts w:ascii="Times New Roman" w:hAnsi="Times New Roman"/>
                <w:color w:val="FF0000"/>
                <w:sz w:val="24"/>
                <w:szCs w:val="24"/>
                <w:rPrChange w:id="30523" w:author="Phuong Truong Thi" w:date="2024-10-17T19:06:00Z">
                  <w:rPr>
                    <w:ins w:id="30524" w:author="Phuong Truong Thi" w:date="2024-10-17T19:01:00Z"/>
                    <w:rFonts w:ascii="Times New Roman" w:hAnsi="Times New Roman"/>
                    <w:b/>
                    <w:bCs/>
                    <w:sz w:val="24"/>
                    <w:szCs w:val="24"/>
                  </w:rPr>
                </w:rPrChange>
              </w:rPr>
              <w:pPrChange w:id="30525" w:author="Phuong Truong Thi" w:date="2024-10-17T19:01:00Z">
                <w:pPr>
                  <w:jc w:val="center"/>
                </w:pPr>
              </w:pPrChange>
            </w:pPr>
            <w:r>
              <w:rPr>
                <w:rFonts w:ascii="Times New Roman" w:hAnsi="Times New Roman"/>
                <w:bCs/>
                <w:sz w:val="24"/>
                <w:szCs w:val="24"/>
              </w:rPr>
              <w:t xml:space="preserve">Tài liệu “Đặc Tả Yêu Cầu Phần Mềm </w:t>
            </w:r>
            <w:del w:id="30526" w:author="Phuong Truong Thi" w:date="2024-11-25T10:25:00Z">
              <w:r w:rsidDel="004511D8">
                <w:rPr>
                  <w:rFonts w:ascii="Times New Roman" w:hAnsi="Times New Roman"/>
                  <w:bCs/>
                  <w:sz w:val="24"/>
                  <w:szCs w:val="24"/>
                </w:rPr>
                <w:delText>Cấu Phần</w:delText>
              </w:r>
            </w:del>
            <w:ins w:id="30527" w:author="Phuong Truong Thi" w:date="2024-11-25T10:25:00Z">
              <w:r w:rsidR="004511D8">
                <w:rPr>
                  <w:rFonts w:ascii="Times New Roman" w:hAnsi="Times New Roman"/>
                  <w:bCs/>
                  <w:sz w:val="24"/>
                  <w:szCs w:val="24"/>
                </w:rPr>
                <w:t>Sales -</w:t>
              </w:r>
            </w:ins>
            <w:r>
              <w:rPr>
                <w:rFonts w:ascii="Times New Roman" w:hAnsi="Times New Roman"/>
                <w:bCs/>
                <w:sz w:val="24"/>
                <w:szCs w:val="24"/>
              </w:rPr>
              <w:t xml:space="preserve"> Customer 360”</w:t>
            </w:r>
          </w:p>
        </w:tc>
      </w:tr>
      <w:tr w:rsidR="001710A9" w14:paraId="5246BEF7" w14:textId="77777777" w:rsidTr="005B45EC">
        <w:trPr>
          <w:ins w:id="30528" w:author="Phuong Truong Thi" w:date="2024-10-17T19:01:00Z"/>
          <w:trPrChange w:id="30529" w:author="Phuong Truong Thi" w:date="2024-11-25T19:05:00Z">
            <w:trPr>
              <w:gridBefore w:val="1"/>
              <w:gridAfter w:val="0"/>
            </w:trPr>
          </w:trPrChange>
        </w:trPr>
        <w:tc>
          <w:tcPr>
            <w:tcW w:w="2609" w:type="dxa"/>
            <w:shd w:val="clear" w:color="auto" w:fill="FFFFFF" w:themeFill="background1"/>
            <w:tcPrChange w:id="30530" w:author="Phuong Truong Thi" w:date="2024-11-25T19:05:00Z">
              <w:tcPr>
                <w:tcW w:w="2610" w:type="dxa"/>
                <w:gridSpan w:val="2"/>
                <w:shd w:val="clear" w:color="auto" w:fill="FFFFFF" w:themeFill="background1"/>
              </w:tcPr>
            </w:tcPrChange>
          </w:tcPr>
          <w:p w14:paraId="47D50FF7" w14:textId="5D1EEB15" w:rsidR="001710A9" w:rsidRPr="001710A9" w:rsidRDefault="001710A9" w:rsidP="001710A9">
            <w:pPr>
              <w:rPr>
                <w:rFonts w:ascii="Times New Roman" w:hAnsi="Times New Roman"/>
                <w:color w:val="000000" w:themeColor="text1"/>
                <w:sz w:val="24"/>
                <w:szCs w:val="24"/>
              </w:rPr>
            </w:pPr>
            <w:r>
              <w:rPr>
                <w:rFonts w:ascii="Times New Roman" w:hAnsi="Times New Roman"/>
                <w:color w:val="000000" w:themeColor="text1"/>
                <w:sz w:val="24"/>
                <w:szCs w:val="24"/>
              </w:rPr>
              <w:t>2</w:t>
            </w:r>
            <w:r w:rsidRPr="001710A9">
              <w:rPr>
                <w:rFonts w:ascii="Times New Roman" w:hAnsi="Times New Roman"/>
                <w:color w:val="000000" w:themeColor="text1"/>
                <w:sz w:val="24"/>
                <w:szCs w:val="24"/>
              </w:rPr>
              <w:t>.Click vào :</w:t>
            </w:r>
          </w:p>
          <w:p w14:paraId="53D252D1" w14:textId="77777777" w:rsidR="001710A9" w:rsidRPr="001710A9" w:rsidRDefault="001710A9" w:rsidP="001710A9">
            <w:pPr>
              <w:rPr>
                <w:rFonts w:ascii="Times New Roman" w:hAnsi="Times New Roman"/>
                <w:color w:val="000000" w:themeColor="text1"/>
                <w:sz w:val="24"/>
                <w:szCs w:val="24"/>
              </w:rPr>
            </w:pPr>
            <w:r w:rsidRPr="001710A9">
              <w:rPr>
                <w:rFonts w:ascii="Times New Roman" w:hAnsi="Times New Roman"/>
                <w:color w:val="000000" w:themeColor="text1"/>
                <w:sz w:val="24"/>
                <w:szCs w:val="24"/>
              </w:rPr>
              <w:t>“Số điện thoại”</w:t>
            </w:r>
          </w:p>
          <w:p w14:paraId="22EA46F7" w14:textId="3C3B3E62" w:rsidR="001710A9" w:rsidRPr="00890A53" w:rsidRDefault="001710A9" w:rsidP="001710A9">
            <w:pPr>
              <w:jc w:val="left"/>
              <w:rPr>
                <w:ins w:id="30531" w:author="Phuong Truong Thi" w:date="2024-10-17T19:01:00Z"/>
                <w:rFonts w:ascii="Times New Roman" w:hAnsi="Times New Roman"/>
                <w:sz w:val="24"/>
                <w:szCs w:val="24"/>
              </w:rPr>
            </w:pPr>
          </w:p>
        </w:tc>
        <w:tc>
          <w:tcPr>
            <w:tcW w:w="2699" w:type="dxa"/>
            <w:shd w:val="clear" w:color="auto" w:fill="FFFFFF" w:themeFill="background1"/>
            <w:tcPrChange w:id="30532" w:author="Phuong Truong Thi" w:date="2024-11-25T19:05:00Z">
              <w:tcPr>
                <w:tcW w:w="2700" w:type="dxa"/>
                <w:gridSpan w:val="2"/>
                <w:shd w:val="clear" w:color="auto" w:fill="FFFFFF" w:themeFill="background1"/>
              </w:tcPr>
            </w:tcPrChange>
          </w:tcPr>
          <w:p w14:paraId="10B1317F" w14:textId="46BFFED5" w:rsidR="001710A9" w:rsidRPr="00890A53" w:rsidRDefault="001710A9" w:rsidP="001710A9">
            <w:pPr>
              <w:jc w:val="left"/>
              <w:rPr>
                <w:ins w:id="30533" w:author="Phuong Truong Thi" w:date="2024-10-17T19:01:00Z"/>
                <w:rFonts w:ascii="Times New Roman" w:hAnsi="Times New Roman"/>
                <w:sz w:val="24"/>
                <w:szCs w:val="24"/>
              </w:rPr>
            </w:pPr>
            <w:r w:rsidRPr="001710A9">
              <w:rPr>
                <w:rFonts w:ascii="Times New Roman" w:hAnsi="Times New Roman"/>
                <w:sz w:val="24"/>
                <w:szCs w:val="24"/>
              </w:rPr>
              <w:t xml:space="preserve">Hệ thống kết nối với 3CX để thực hiện cuộc gọi với khách hàng </w:t>
            </w:r>
          </w:p>
        </w:tc>
        <w:tc>
          <w:tcPr>
            <w:tcW w:w="1443" w:type="dxa"/>
            <w:shd w:val="clear" w:color="auto" w:fill="FFFFFF" w:themeFill="background1"/>
            <w:tcPrChange w:id="30534" w:author="Phuong Truong Thi" w:date="2024-11-25T19:05:00Z">
              <w:tcPr>
                <w:tcW w:w="1350" w:type="dxa"/>
                <w:gridSpan w:val="2"/>
                <w:shd w:val="clear" w:color="auto" w:fill="FFFFFF" w:themeFill="background1"/>
              </w:tcPr>
            </w:tcPrChange>
          </w:tcPr>
          <w:p w14:paraId="78C49EB7" w14:textId="4EA0023A" w:rsidR="001710A9" w:rsidRPr="008343A7" w:rsidRDefault="001710A9" w:rsidP="001710A9">
            <w:pPr>
              <w:jc w:val="left"/>
              <w:rPr>
                <w:ins w:id="30535" w:author="Phuong Truong Thi" w:date="2024-10-17T19:01:00Z"/>
                <w:rFonts w:ascii="Times New Roman" w:hAnsi="Times New Roman"/>
                <w:b/>
                <w:bCs/>
                <w:sz w:val="24"/>
                <w:szCs w:val="24"/>
              </w:rPr>
            </w:pPr>
          </w:p>
        </w:tc>
        <w:tc>
          <w:tcPr>
            <w:tcW w:w="2681" w:type="dxa"/>
            <w:shd w:val="clear" w:color="auto" w:fill="FFFFFF" w:themeFill="background1"/>
            <w:tcPrChange w:id="30536" w:author="Phuong Truong Thi" w:date="2024-11-25T19:05:00Z">
              <w:tcPr>
                <w:tcW w:w="2682" w:type="dxa"/>
                <w:gridSpan w:val="2"/>
                <w:shd w:val="clear" w:color="auto" w:fill="FFFFFF" w:themeFill="background1"/>
              </w:tcPr>
            </w:tcPrChange>
          </w:tcPr>
          <w:p w14:paraId="2A09BA8F" w14:textId="7E5D1926" w:rsidR="001710A9" w:rsidRPr="00FD6BA2" w:rsidRDefault="001710A9" w:rsidP="001710A9">
            <w:pPr>
              <w:jc w:val="left"/>
              <w:rPr>
                <w:ins w:id="30537" w:author="Phuong Truong Thi" w:date="2024-10-17T19:01:00Z"/>
                <w:rFonts w:ascii="Times New Roman" w:hAnsi="Times New Roman"/>
                <w:b/>
                <w:bCs/>
                <w:color w:val="FF0000"/>
                <w:sz w:val="24"/>
                <w:szCs w:val="24"/>
              </w:rPr>
            </w:pPr>
            <w:r w:rsidRPr="001710A9">
              <w:rPr>
                <w:rFonts w:ascii="Times New Roman" w:eastAsia="Times New Roman" w:hAnsi="Times New Roman"/>
                <w:color w:val="000000" w:themeColor="text1"/>
                <w:sz w:val="24"/>
                <w:szCs w:val="24"/>
              </w:rPr>
              <w:t xml:space="preserve">Mục III.1.3.SA.01.3, </w:t>
            </w:r>
            <w:r w:rsidRPr="001710A9">
              <w:rPr>
                <w:rFonts w:ascii="Times New Roman" w:hAnsi="Times New Roman"/>
                <w:sz w:val="24"/>
                <w:szCs w:val="24"/>
              </w:rPr>
              <w:t xml:space="preserve">Tài liệu  “Đặc Tả Yêu Cầu Phần Mềm </w:t>
            </w:r>
            <w:del w:id="30538" w:author="Phuong Truong Thi" w:date="2024-11-25T10:25:00Z">
              <w:r w:rsidRPr="001710A9" w:rsidDel="004511D8">
                <w:rPr>
                  <w:rFonts w:ascii="Times New Roman" w:hAnsi="Times New Roman"/>
                  <w:sz w:val="24"/>
                  <w:szCs w:val="24"/>
                </w:rPr>
                <w:delText xml:space="preserve">Cấu Phần </w:delText>
              </w:r>
            </w:del>
            <w:r w:rsidRPr="001710A9">
              <w:rPr>
                <w:rFonts w:ascii="Times New Roman" w:hAnsi="Times New Roman"/>
                <w:sz w:val="24"/>
                <w:szCs w:val="24"/>
              </w:rPr>
              <w:t>Sales Activities, Task Management, Contact Planning”</w:t>
            </w:r>
          </w:p>
        </w:tc>
      </w:tr>
      <w:tr w:rsidR="001710A9" w14:paraId="47F6B614" w14:textId="77777777" w:rsidTr="005B45EC">
        <w:trPr>
          <w:ins w:id="30539" w:author="Phuong Truong Thi" w:date="2024-10-17T19:01:00Z"/>
          <w:trPrChange w:id="30540" w:author="Phuong Truong Thi" w:date="2024-11-25T19:05:00Z">
            <w:trPr>
              <w:gridBefore w:val="1"/>
              <w:gridAfter w:val="0"/>
            </w:trPr>
          </w:trPrChange>
        </w:trPr>
        <w:tc>
          <w:tcPr>
            <w:tcW w:w="2609" w:type="dxa"/>
            <w:vAlign w:val="center"/>
            <w:tcPrChange w:id="30541" w:author="Phuong Truong Thi" w:date="2024-11-25T19:05:00Z">
              <w:tcPr>
                <w:tcW w:w="2610" w:type="dxa"/>
                <w:gridSpan w:val="2"/>
                <w:vAlign w:val="center"/>
              </w:tcPr>
            </w:tcPrChange>
          </w:tcPr>
          <w:p w14:paraId="7A996EDD" w14:textId="77777777" w:rsidR="001710A9" w:rsidRDefault="001710A9" w:rsidP="001710A9">
            <w:pPr>
              <w:jc w:val="left"/>
              <w:rPr>
                <w:ins w:id="30542" w:author="Phuong Truong Thi" w:date="2024-10-17T19:01:00Z"/>
                <w:rFonts w:ascii="Times New Roman" w:hAnsi="Times New Roman"/>
                <w:sz w:val="24"/>
                <w:szCs w:val="24"/>
              </w:rPr>
            </w:pPr>
            <w:ins w:id="30543" w:author="Phuong Truong Thi" w:date="2024-10-17T19:01:00Z">
              <w:r>
                <w:rPr>
                  <w:rFonts w:ascii="Times New Roman" w:hAnsi="Times New Roman"/>
                  <w:sz w:val="24"/>
                  <w:szCs w:val="24"/>
                </w:rPr>
                <w:lastRenderedPageBreak/>
                <w:t xml:space="preserve">2.Click vào </w:t>
              </w:r>
            </w:ins>
            <w:r>
              <w:rPr>
                <w:rFonts w:ascii="Times New Roman" w:hAnsi="Times New Roman"/>
                <w:sz w:val="24"/>
                <w:szCs w:val="24"/>
              </w:rPr>
              <w:t>Text</w:t>
            </w:r>
            <w:ins w:id="30544" w:author="Phuong Truong Thi" w:date="2024-10-17T19:01:00Z">
              <w:r>
                <w:rPr>
                  <w:rFonts w:ascii="Times New Roman" w:hAnsi="Times New Roman"/>
                  <w:sz w:val="24"/>
                  <w:szCs w:val="24"/>
                </w:rPr>
                <w:t xml:space="preserve"> link:</w:t>
              </w:r>
            </w:ins>
          </w:p>
          <w:p w14:paraId="287B2408" w14:textId="6B3F0C78" w:rsidR="001710A9" w:rsidRPr="00CE1CE9" w:rsidRDefault="001710A9" w:rsidP="001710A9">
            <w:pPr>
              <w:rPr>
                <w:ins w:id="30545" w:author="Phuong Truong Thi" w:date="2024-10-17T19:01:00Z"/>
                <w:rFonts w:ascii="Times New Roman" w:hAnsi="Times New Roman"/>
                <w:color w:val="000000" w:themeColor="text1"/>
                <w:sz w:val="24"/>
                <w:szCs w:val="24"/>
              </w:rPr>
            </w:pPr>
            <w:r>
              <w:rPr>
                <w:rFonts w:ascii="Times New Roman" w:hAnsi="Times New Roman"/>
                <w:sz w:val="24"/>
                <w:szCs w:val="24"/>
              </w:rPr>
              <w:t>“</w:t>
            </w:r>
            <w:ins w:id="30546" w:author="Phuong Truong Thi" w:date="2024-10-17T19:03:00Z">
              <w:r>
                <w:rPr>
                  <w:rFonts w:ascii="Times New Roman" w:hAnsi="Times New Roman"/>
                  <w:sz w:val="24"/>
                  <w:szCs w:val="24"/>
                </w:rPr>
                <w:t>Tên CN quản lý</w:t>
              </w:r>
            </w:ins>
            <w:ins w:id="30547" w:author="Phuong Truong Thi" w:date="2024-10-17T19:01:00Z">
              <w:r>
                <w:rPr>
                  <w:rFonts w:ascii="Times New Roman" w:hAnsi="Times New Roman"/>
                  <w:sz w:val="24"/>
                  <w:szCs w:val="24"/>
                </w:rPr>
                <w:t>”</w:t>
              </w:r>
            </w:ins>
          </w:p>
        </w:tc>
        <w:tc>
          <w:tcPr>
            <w:tcW w:w="2699" w:type="dxa"/>
            <w:vAlign w:val="center"/>
            <w:tcPrChange w:id="30548" w:author="Phuong Truong Thi" w:date="2024-11-25T19:05:00Z">
              <w:tcPr>
                <w:tcW w:w="2700" w:type="dxa"/>
                <w:gridSpan w:val="2"/>
                <w:vAlign w:val="center"/>
              </w:tcPr>
            </w:tcPrChange>
          </w:tcPr>
          <w:p w14:paraId="17221476" w14:textId="3F50A9CB" w:rsidR="001710A9" w:rsidRPr="00CE1CE9" w:rsidRDefault="001710A9" w:rsidP="001710A9">
            <w:pPr>
              <w:rPr>
                <w:ins w:id="30549" w:author="Phuong Truong Thi" w:date="2024-10-17T19:01:00Z"/>
                <w:rFonts w:ascii="Times New Roman" w:hAnsi="Times New Roman"/>
                <w:color w:val="000000" w:themeColor="text1"/>
                <w:sz w:val="24"/>
                <w:szCs w:val="24"/>
              </w:rPr>
            </w:pPr>
            <w:ins w:id="30550" w:author="Phuong Truong Thi" w:date="2024-10-17T19:04:00Z">
              <w:r w:rsidRPr="00CE1CE9">
                <w:rPr>
                  <w:rFonts w:ascii="Times New Roman" w:hAnsi="Times New Roman"/>
                  <w:color w:val="000000" w:themeColor="text1"/>
                  <w:sz w:val="24"/>
                  <w:szCs w:val="24"/>
                </w:rPr>
                <w:t>Hệ thống điều hướng sang màn hình c</w:t>
              </w:r>
            </w:ins>
            <w:ins w:id="30551" w:author="Phuong Truong Thi" w:date="2024-10-17T19:06:00Z">
              <w:r>
                <w:rPr>
                  <w:rFonts w:ascii="Times New Roman" w:hAnsi="Times New Roman"/>
                  <w:color w:val="000000" w:themeColor="text1"/>
                  <w:sz w:val="24"/>
                  <w:szCs w:val="24"/>
                </w:rPr>
                <w:t>h</w:t>
              </w:r>
            </w:ins>
            <w:ins w:id="30552" w:author="Phuong Truong Thi" w:date="2024-10-17T19:04:00Z">
              <w:r>
                <w:rPr>
                  <w:rFonts w:ascii="Times New Roman" w:hAnsi="Times New Roman"/>
                  <w:color w:val="000000" w:themeColor="text1"/>
                  <w:sz w:val="24"/>
                  <w:szCs w:val="24"/>
                </w:rPr>
                <w:t>i tiết chi nhánh</w:t>
              </w:r>
            </w:ins>
          </w:p>
        </w:tc>
        <w:tc>
          <w:tcPr>
            <w:tcW w:w="1443" w:type="dxa"/>
            <w:vAlign w:val="center"/>
            <w:tcPrChange w:id="30553" w:author="Phuong Truong Thi" w:date="2024-11-25T19:05:00Z">
              <w:tcPr>
                <w:tcW w:w="1350" w:type="dxa"/>
                <w:gridSpan w:val="2"/>
                <w:vAlign w:val="center"/>
              </w:tcPr>
            </w:tcPrChange>
          </w:tcPr>
          <w:p w14:paraId="1177A645" w14:textId="3F419907" w:rsidR="001710A9" w:rsidRPr="00CE1CE9" w:rsidRDefault="001710A9" w:rsidP="001710A9">
            <w:pPr>
              <w:rPr>
                <w:ins w:id="30554" w:author="Phuong Truong Thi" w:date="2024-10-17T19:01:00Z"/>
                <w:rFonts w:ascii="Times New Roman" w:hAnsi="Times New Roman"/>
                <w:color w:val="000000" w:themeColor="text1"/>
                <w:sz w:val="24"/>
                <w:szCs w:val="24"/>
              </w:rPr>
            </w:pPr>
            <w:ins w:id="30555" w:author="Phuong Truong Thi" w:date="2024-10-17T19:04:00Z">
              <w:r w:rsidRPr="00CE1CE9">
                <w:rPr>
                  <w:rFonts w:ascii="Times New Roman" w:hAnsi="Times New Roman"/>
                  <w:color w:val="000000" w:themeColor="text1"/>
                  <w:sz w:val="24"/>
                  <w:szCs w:val="24"/>
                </w:rPr>
                <w:t>DETAIL_0</w:t>
              </w:r>
              <w:r>
                <w:rPr>
                  <w:rFonts w:ascii="Times New Roman" w:hAnsi="Times New Roman"/>
                  <w:color w:val="000000" w:themeColor="text1"/>
                  <w:sz w:val="24"/>
                  <w:szCs w:val="24"/>
                </w:rPr>
                <w:t>1</w:t>
              </w:r>
            </w:ins>
          </w:p>
        </w:tc>
        <w:tc>
          <w:tcPr>
            <w:tcW w:w="2681" w:type="dxa"/>
            <w:vAlign w:val="center"/>
            <w:tcPrChange w:id="30556" w:author="Phuong Truong Thi" w:date="2024-11-25T19:05:00Z">
              <w:tcPr>
                <w:tcW w:w="2682" w:type="dxa"/>
                <w:gridSpan w:val="2"/>
                <w:vAlign w:val="center"/>
              </w:tcPr>
            </w:tcPrChange>
          </w:tcPr>
          <w:p w14:paraId="36326FC5" w14:textId="60BA36BE" w:rsidR="001710A9" w:rsidRPr="00FD6BA2" w:rsidRDefault="001710A9" w:rsidP="001710A9">
            <w:pPr>
              <w:rPr>
                <w:ins w:id="30557" w:author="Phuong Truong Thi" w:date="2024-10-17T19:01:00Z"/>
                <w:rFonts w:ascii="Times New Roman" w:hAnsi="Times New Roman"/>
                <w:color w:val="FF0000"/>
                <w:sz w:val="24"/>
                <w:szCs w:val="24"/>
                <w:rPrChange w:id="30558" w:author="Phuong Truong Thi" w:date="2024-10-17T19:06:00Z">
                  <w:rPr>
                    <w:ins w:id="30559" w:author="Phuong Truong Thi" w:date="2024-10-17T19:01:00Z"/>
                    <w:rFonts w:ascii="Times New Roman" w:hAnsi="Times New Roman"/>
                    <w:color w:val="000000" w:themeColor="text1"/>
                    <w:sz w:val="24"/>
                    <w:szCs w:val="24"/>
                  </w:rPr>
                </w:rPrChange>
              </w:rPr>
            </w:pPr>
            <w:del w:id="30560" w:author="Phuong Truong Thi" w:date="2024-11-25T18:44:00Z">
              <w:r w:rsidRPr="003C6F4B" w:rsidDel="005B45EC">
                <w:rPr>
                  <w:rFonts w:ascii="Times New Roman" w:hAnsi="Times New Roman"/>
                  <w:sz w:val="24"/>
                  <w:szCs w:val="24"/>
                </w:rPr>
                <w:delText>II.2.18.1</w:delText>
              </w:r>
            </w:del>
            <w:ins w:id="30561" w:author="Phuong Truong Thi" w:date="2024-11-25T18:44:00Z">
              <w:r w:rsidR="005B45EC">
                <w:rPr>
                  <w:rFonts w:ascii="Times New Roman" w:hAnsi="Times New Roman"/>
                  <w:sz w:val="24"/>
                  <w:szCs w:val="24"/>
                </w:rPr>
                <w:t>Mục II.2.10.1</w:t>
              </w:r>
            </w:ins>
          </w:p>
        </w:tc>
      </w:tr>
      <w:tr w:rsidR="001710A9" w:rsidDel="005B45EC" w14:paraId="4ABE9A45" w14:textId="3433E011" w:rsidTr="005B45EC">
        <w:trPr>
          <w:del w:id="30562" w:author="Phuong Truong Thi" w:date="2024-11-25T19:05:00Z"/>
          <w:trPrChange w:id="30563" w:author="Phuong Truong Thi" w:date="2024-11-25T19:05:00Z">
            <w:trPr>
              <w:gridBefore w:val="1"/>
              <w:gridAfter w:val="0"/>
            </w:trPr>
          </w:trPrChange>
        </w:trPr>
        <w:tc>
          <w:tcPr>
            <w:tcW w:w="2609" w:type="dxa"/>
            <w:tcPrChange w:id="30564" w:author="Phuong Truong Thi" w:date="2024-11-25T19:05:00Z">
              <w:tcPr>
                <w:tcW w:w="2610" w:type="dxa"/>
                <w:gridSpan w:val="2"/>
              </w:tcPr>
            </w:tcPrChange>
          </w:tcPr>
          <w:p w14:paraId="15310639" w14:textId="2FE8E02A" w:rsidR="001710A9" w:rsidDel="005B45EC" w:rsidRDefault="001710A9" w:rsidP="001710A9">
            <w:pPr>
              <w:rPr>
                <w:del w:id="30565" w:author="Phuong Truong Thi" w:date="2024-11-25T19:05:00Z"/>
                <w:rFonts w:ascii="Times New Roman" w:hAnsi="Times New Roman"/>
                <w:color w:val="000000" w:themeColor="text1"/>
                <w:sz w:val="24"/>
                <w:szCs w:val="24"/>
              </w:rPr>
            </w:pPr>
            <w:del w:id="30566" w:author="Phuong Truong Thi" w:date="2024-11-25T19:05:00Z">
              <w:r w:rsidDel="005B45EC">
                <w:rPr>
                  <w:rFonts w:ascii="Times New Roman" w:hAnsi="Times New Roman"/>
                  <w:color w:val="000000" w:themeColor="text1"/>
                  <w:sz w:val="24"/>
                  <w:szCs w:val="24"/>
                </w:rPr>
                <w:delText>4Điều chỉnh các trường text link sau hiển thị lên danh sách:</w:delText>
              </w:r>
            </w:del>
          </w:p>
          <w:p w14:paraId="2AACD6F1" w14:textId="536C0131" w:rsidR="001710A9" w:rsidDel="005B45EC" w:rsidRDefault="001710A9" w:rsidP="001710A9">
            <w:pPr>
              <w:rPr>
                <w:del w:id="30567" w:author="Phuong Truong Thi" w:date="2024-11-25T19:05:00Z"/>
                <w:rFonts w:ascii="Times New Roman" w:hAnsi="Times New Roman"/>
                <w:color w:val="000000" w:themeColor="text1"/>
                <w:sz w:val="24"/>
                <w:szCs w:val="24"/>
              </w:rPr>
            </w:pPr>
            <w:del w:id="30568" w:author="Phuong Truong Thi" w:date="2024-11-25T19:05:00Z">
              <w:r w:rsidDel="005B45EC">
                <w:rPr>
                  <w:rFonts w:ascii="Times New Roman" w:hAnsi="Times New Roman"/>
                  <w:color w:val="000000" w:themeColor="text1"/>
                  <w:sz w:val="24"/>
                  <w:szCs w:val="24"/>
                </w:rPr>
                <w:delText xml:space="preserve">“Tên CBBH tháng trước” </w:delText>
              </w:r>
            </w:del>
          </w:p>
          <w:p w14:paraId="14C86F08" w14:textId="6C031E7B" w:rsidR="001710A9" w:rsidDel="005B45EC" w:rsidRDefault="001710A9" w:rsidP="001710A9">
            <w:pPr>
              <w:rPr>
                <w:del w:id="30569" w:author="Phuong Truong Thi" w:date="2024-11-25T19:05:00Z"/>
                <w:rFonts w:ascii="Times New Roman" w:hAnsi="Times New Roman"/>
                <w:color w:val="000000" w:themeColor="text1"/>
                <w:sz w:val="24"/>
                <w:szCs w:val="24"/>
              </w:rPr>
            </w:pPr>
            <w:del w:id="30570" w:author="Phuong Truong Thi" w:date="2024-11-25T19:05:00Z">
              <w:r w:rsidDel="005B45EC">
                <w:rPr>
                  <w:rFonts w:ascii="Times New Roman" w:hAnsi="Times New Roman"/>
                  <w:color w:val="000000" w:themeColor="text1"/>
                  <w:sz w:val="24"/>
                  <w:szCs w:val="24"/>
                </w:rPr>
                <w:delText>“Tên CBBH tháng này”</w:delText>
              </w:r>
            </w:del>
          </w:p>
          <w:p w14:paraId="2FC3EA6B" w14:textId="4F2DB435" w:rsidR="001710A9" w:rsidDel="005B45EC" w:rsidRDefault="001710A9" w:rsidP="001710A9">
            <w:pPr>
              <w:rPr>
                <w:del w:id="30571" w:author="Phuong Truong Thi" w:date="2024-11-25T19:05:00Z"/>
                <w:rFonts w:ascii="Times New Roman" w:hAnsi="Times New Roman"/>
                <w:color w:val="000000" w:themeColor="text1"/>
                <w:sz w:val="24"/>
                <w:szCs w:val="24"/>
              </w:rPr>
            </w:pPr>
            <w:del w:id="30572" w:author="Phuong Truong Thi" w:date="2024-11-25T19:05:00Z">
              <w:r w:rsidDel="005B45EC">
                <w:rPr>
                  <w:rFonts w:ascii="Times New Roman" w:hAnsi="Times New Roman"/>
                  <w:color w:val="000000" w:themeColor="text1"/>
                  <w:sz w:val="24"/>
                  <w:szCs w:val="24"/>
                </w:rPr>
                <w:delText>Sau đó, Click vào các trường trên.</w:delText>
              </w:r>
            </w:del>
          </w:p>
        </w:tc>
        <w:tc>
          <w:tcPr>
            <w:tcW w:w="2699" w:type="dxa"/>
            <w:tcPrChange w:id="30573" w:author="Phuong Truong Thi" w:date="2024-11-25T19:05:00Z">
              <w:tcPr>
                <w:tcW w:w="2700" w:type="dxa"/>
                <w:gridSpan w:val="2"/>
              </w:tcPr>
            </w:tcPrChange>
          </w:tcPr>
          <w:p w14:paraId="0A04D594" w14:textId="3605AB4D" w:rsidR="001710A9" w:rsidRPr="00CE1CE9" w:rsidDel="005B45EC" w:rsidRDefault="001710A9" w:rsidP="001710A9">
            <w:pPr>
              <w:rPr>
                <w:del w:id="30574" w:author="Phuong Truong Thi" w:date="2024-11-25T19:05:00Z"/>
                <w:rFonts w:ascii="Times New Roman" w:hAnsi="Times New Roman"/>
                <w:color w:val="000000" w:themeColor="text1"/>
                <w:sz w:val="24"/>
                <w:szCs w:val="24"/>
              </w:rPr>
            </w:pPr>
          </w:p>
        </w:tc>
        <w:tc>
          <w:tcPr>
            <w:tcW w:w="1443" w:type="dxa"/>
            <w:tcPrChange w:id="30575" w:author="Phuong Truong Thi" w:date="2024-11-25T19:05:00Z">
              <w:tcPr>
                <w:tcW w:w="1350" w:type="dxa"/>
                <w:gridSpan w:val="2"/>
              </w:tcPr>
            </w:tcPrChange>
          </w:tcPr>
          <w:p w14:paraId="768245E9" w14:textId="3D0AFE29" w:rsidR="001710A9" w:rsidRPr="00CE1CE9" w:rsidDel="005B45EC" w:rsidRDefault="001710A9" w:rsidP="001710A9">
            <w:pPr>
              <w:rPr>
                <w:del w:id="30576" w:author="Phuong Truong Thi" w:date="2024-11-25T19:05:00Z"/>
                <w:rFonts w:ascii="Times New Roman" w:hAnsi="Times New Roman"/>
                <w:color w:val="000000" w:themeColor="text1"/>
                <w:sz w:val="24"/>
                <w:szCs w:val="24"/>
              </w:rPr>
            </w:pPr>
          </w:p>
        </w:tc>
        <w:tc>
          <w:tcPr>
            <w:tcW w:w="2681" w:type="dxa"/>
            <w:tcPrChange w:id="30577" w:author="Phuong Truong Thi" w:date="2024-11-25T19:05:00Z">
              <w:tcPr>
                <w:tcW w:w="2682" w:type="dxa"/>
                <w:gridSpan w:val="2"/>
              </w:tcPr>
            </w:tcPrChange>
          </w:tcPr>
          <w:p w14:paraId="7EC0EFDB" w14:textId="1BDE24BB" w:rsidR="001710A9" w:rsidRPr="003C6F4B" w:rsidDel="005B45EC" w:rsidRDefault="001710A9" w:rsidP="001710A9">
            <w:pPr>
              <w:rPr>
                <w:del w:id="30578" w:author="Phuong Truong Thi" w:date="2024-11-25T19:05:00Z"/>
                <w:rFonts w:ascii="Times New Roman" w:hAnsi="Times New Roman"/>
                <w:sz w:val="24"/>
                <w:szCs w:val="24"/>
              </w:rPr>
            </w:pPr>
            <w:del w:id="30579" w:author="Phuong Truong Thi" w:date="2024-11-25T18:44:00Z">
              <w:r w:rsidRPr="003C6F4B" w:rsidDel="005B45EC">
                <w:rPr>
                  <w:rFonts w:ascii="Times New Roman" w:hAnsi="Times New Roman"/>
                  <w:sz w:val="24"/>
                  <w:szCs w:val="24"/>
                </w:rPr>
                <w:delText>II.2.18.</w:delText>
              </w:r>
              <w:r w:rsidDel="005B45EC">
                <w:rPr>
                  <w:rFonts w:ascii="Times New Roman" w:hAnsi="Times New Roman"/>
                  <w:sz w:val="24"/>
                  <w:szCs w:val="24"/>
                </w:rPr>
                <w:delText>2</w:delText>
              </w:r>
            </w:del>
          </w:p>
        </w:tc>
      </w:tr>
    </w:tbl>
    <w:p w14:paraId="4E1E0536" w14:textId="77777777" w:rsidR="00C86300" w:rsidDel="00FE0D17" w:rsidRDefault="00C86300" w:rsidP="002424E2">
      <w:pPr>
        <w:rPr>
          <w:del w:id="30580" w:author="Phuong Truong Thi" w:date="2024-11-25T10:55:00Z"/>
        </w:rPr>
      </w:pPr>
    </w:p>
    <w:p w14:paraId="1E2F7E95" w14:textId="77777777" w:rsidR="00FE0D17" w:rsidRDefault="00FE0D17">
      <w:pPr>
        <w:rPr>
          <w:ins w:id="30581" w:author="Phuong Truong Thi" w:date="2024-12-05T18:44:00Z"/>
        </w:rPr>
      </w:pPr>
    </w:p>
    <w:p w14:paraId="2B3869FD" w14:textId="77777777" w:rsidR="00384F62" w:rsidDel="00613BB7" w:rsidRDefault="00384F62" w:rsidP="00A337D7">
      <w:pPr>
        <w:rPr>
          <w:del w:id="30582" w:author="Phuong Truong Thi" w:date="2024-11-25T10:55:00Z"/>
          <w:i/>
          <w:iCs/>
        </w:rPr>
      </w:pPr>
    </w:p>
    <w:p w14:paraId="70F743F2" w14:textId="77777777" w:rsidR="00384F62" w:rsidDel="00613BB7" w:rsidRDefault="00384F62" w:rsidP="00A337D7">
      <w:pPr>
        <w:rPr>
          <w:del w:id="30583" w:author="Phuong Truong Thi" w:date="2024-11-25T10:59:00Z"/>
          <w:i/>
          <w:iCs/>
        </w:rPr>
      </w:pPr>
    </w:p>
    <w:p w14:paraId="0636D068" w14:textId="77777777" w:rsidR="00384F62" w:rsidDel="00613BB7" w:rsidRDefault="00384F62" w:rsidP="00A337D7">
      <w:pPr>
        <w:rPr>
          <w:del w:id="30584" w:author="Phuong Truong Thi" w:date="2024-11-25T10:59:00Z"/>
          <w:i/>
          <w:iCs/>
        </w:rPr>
      </w:pPr>
    </w:p>
    <w:p w14:paraId="31001CD0" w14:textId="77777777" w:rsidR="00384F62" w:rsidDel="00C86300" w:rsidRDefault="00384F62" w:rsidP="00A337D7">
      <w:pPr>
        <w:rPr>
          <w:del w:id="30585" w:author="Phuong Truong Thi" w:date="2024-10-17T19:13:00Z"/>
          <w:i/>
          <w:iCs/>
        </w:rPr>
      </w:pPr>
    </w:p>
    <w:p w14:paraId="71B46F74" w14:textId="77777777" w:rsidR="00384F62" w:rsidDel="00C86300" w:rsidRDefault="00384F62" w:rsidP="00A337D7">
      <w:pPr>
        <w:rPr>
          <w:del w:id="30586" w:author="Phuong Truong Thi" w:date="2024-10-17T19:13:00Z"/>
          <w:i/>
          <w:iCs/>
        </w:rPr>
      </w:pPr>
    </w:p>
    <w:p w14:paraId="4398D660" w14:textId="77777777" w:rsidR="00384F62" w:rsidDel="00C86300" w:rsidRDefault="00384F62" w:rsidP="00A337D7">
      <w:pPr>
        <w:rPr>
          <w:del w:id="30587" w:author="Phuong Truong Thi" w:date="2024-10-17T19:13:00Z"/>
          <w:i/>
          <w:iCs/>
        </w:rPr>
      </w:pPr>
    </w:p>
    <w:p w14:paraId="0F105164" w14:textId="77777777" w:rsidR="00384F62" w:rsidDel="00C86300" w:rsidRDefault="00384F62" w:rsidP="00A337D7">
      <w:pPr>
        <w:rPr>
          <w:del w:id="30588" w:author="Phuong Truong Thi" w:date="2024-10-17T19:13:00Z"/>
          <w:i/>
          <w:iCs/>
        </w:rPr>
      </w:pPr>
    </w:p>
    <w:p w14:paraId="623D9510" w14:textId="77777777" w:rsidR="00384F62" w:rsidDel="00C86300" w:rsidRDefault="00384F62" w:rsidP="00A337D7">
      <w:pPr>
        <w:rPr>
          <w:del w:id="30589" w:author="Phuong Truong Thi" w:date="2024-10-17T19:13:00Z"/>
          <w:i/>
          <w:iCs/>
        </w:rPr>
      </w:pPr>
    </w:p>
    <w:p w14:paraId="78AF571A" w14:textId="77777777" w:rsidR="00384F62" w:rsidDel="00C86300" w:rsidRDefault="00384F62" w:rsidP="00A337D7">
      <w:pPr>
        <w:rPr>
          <w:del w:id="30590" w:author="Phuong Truong Thi" w:date="2024-10-17T19:13:00Z"/>
          <w:i/>
          <w:iCs/>
        </w:rPr>
      </w:pPr>
    </w:p>
    <w:p w14:paraId="0E6CC63B" w14:textId="77777777" w:rsidR="00384F62" w:rsidDel="00C86300" w:rsidRDefault="00384F62" w:rsidP="00A337D7">
      <w:pPr>
        <w:rPr>
          <w:del w:id="30591" w:author="Phuong Truong Thi" w:date="2024-10-17T19:13:00Z"/>
          <w:i/>
          <w:iCs/>
        </w:rPr>
      </w:pPr>
    </w:p>
    <w:p w14:paraId="7FACD8F8" w14:textId="77777777" w:rsidR="00384F62" w:rsidDel="00C86300" w:rsidRDefault="00384F62" w:rsidP="00A337D7">
      <w:pPr>
        <w:rPr>
          <w:del w:id="30592" w:author="Phuong Truong Thi" w:date="2024-10-17T19:13:00Z"/>
          <w:i/>
          <w:iCs/>
        </w:rPr>
      </w:pPr>
    </w:p>
    <w:p w14:paraId="6FEC18AA" w14:textId="77777777" w:rsidR="00384F62" w:rsidRPr="00A337D7" w:rsidDel="00C86300" w:rsidRDefault="00384F62" w:rsidP="00A337D7">
      <w:pPr>
        <w:rPr>
          <w:del w:id="30593" w:author="Phuong Truong Thi" w:date="2024-10-17T19:13:00Z"/>
          <w:i/>
          <w:iCs/>
        </w:rPr>
      </w:pPr>
    </w:p>
    <w:p w14:paraId="5DD96CE3" w14:textId="23C32BD1" w:rsidR="003430D5" w:rsidDel="00C86300" w:rsidRDefault="6D62B999" w:rsidP="3B141F1F">
      <w:pPr>
        <w:pStyle w:val="ListParagraph"/>
        <w:rPr>
          <w:del w:id="30594" w:author="Phuong Truong Thi" w:date="2024-10-17T19:13:00Z"/>
          <w:i/>
          <w:iCs/>
        </w:rPr>
      </w:pPr>
      <w:commentRangeStart w:id="30595"/>
      <w:commentRangeStart w:id="30596"/>
      <w:del w:id="30597" w:author="Phuong Truong Thi" w:date="2024-10-17T19:13:00Z">
        <w:r w:rsidRPr="3B141F1F" w:rsidDel="00C86300">
          <w:rPr>
            <w:i/>
            <w:iCs/>
          </w:rPr>
          <w:delText>Màn hình minh họa</w:delText>
        </w:r>
        <w:commentRangeEnd w:id="30595"/>
        <w:r w:rsidR="002424E2" w:rsidDel="00C86300">
          <w:rPr>
            <w:rStyle w:val="CommentReference"/>
          </w:rPr>
          <w:commentReference w:id="30595"/>
        </w:r>
        <w:commentRangeEnd w:id="30596"/>
        <w:r w:rsidR="00E12437" w:rsidDel="00C86300">
          <w:rPr>
            <w:rStyle w:val="CommentReference"/>
            <w:rFonts w:ascii="Arial" w:hAnsi="Arial"/>
            <w:lang w:val="x-none" w:eastAsia="x-none"/>
          </w:rPr>
          <w:commentReference w:id="30596"/>
        </w:r>
      </w:del>
    </w:p>
    <w:p w14:paraId="328F9DE0" w14:textId="3101DDF8" w:rsidR="002424E2" w:rsidRPr="002424E2" w:rsidRDefault="005F0A45" w:rsidP="002424E2">
      <w:del w:id="30598" w:author="Phuong Truong Thi" w:date="2024-10-17T19:13:00Z">
        <w:r w:rsidRPr="005F0A45" w:rsidDel="00C86300">
          <w:rPr>
            <w:noProof/>
          </w:rPr>
          <w:drawing>
            <wp:inline distT="0" distB="0" distL="0" distR="0" wp14:anchorId="265F64C2" wp14:editId="2FAD3748">
              <wp:extent cx="5821045" cy="3004820"/>
              <wp:effectExtent l="0" t="0" r="8255" b="5080"/>
              <wp:docPr id="18367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5688" name=""/>
                      <pic:cNvPicPr/>
                    </pic:nvPicPr>
                    <pic:blipFill>
                      <a:blip r:embed="rId35"/>
                      <a:stretch>
                        <a:fillRect/>
                      </a:stretch>
                    </pic:blipFill>
                    <pic:spPr>
                      <a:xfrm>
                        <a:off x="0" y="0"/>
                        <a:ext cx="5821045" cy="3004820"/>
                      </a:xfrm>
                      <a:prstGeom prst="rect">
                        <a:avLst/>
                      </a:prstGeom>
                    </pic:spPr>
                  </pic:pic>
                </a:graphicData>
              </a:graphic>
            </wp:inline>
          </w:drawing>
        </w:r>
      </w:del>
    </w:p>
    <w:p w14:paraId="607201F3" w14:textId="564FE275" w:rsidR="009E7AB4" w:rsidRPr="005C2997" w:rsidDel="00C86300" w:rsidRDefault="00B50F17">
      <w:pPr>
        <w:pStyle w:val="Heading31"/>
        <w:numPr>
          <w:ilvl w:val="2"/>
          <w:numId w:val="123"/>
        </w:numPr>
        <w:rPr>
          <w:del w:id="30599" w:author="Phuong Truong Thi" w:date="2024-10-17T19:15:00Z"/>
          <w:sz w:val="24"/>
          <w:szCs w:val="24"/>
        </w:rPr>
        <w:pPrChange w:id="30600" w:author="Phuong Truong Thi" w:date="2024-10-08T18:23:00Z">
          <w:pPr>
            <w:pStyle w:val="Heading31"/>
            <w:numPr>
              <w:numId w:val="66"/>
            </w:numPr>
            <w:tabs>
              <w:tab w:val="clear" w:pos="1080"/>
            </w:tabs>
            <w:ind w:left="720" w:hanging="720"/>
          </w:pPr>
        </w:pPrChange>
      </w:pPr>
      <w:bookmarkStart w:id="30601" w:name="_Toc177425406"/>
      <w:del w:id="30602" w:author="Phuong Truong Thi" w:date="2024-10-17T19:15:00Z">
        <w:r w:rsidRPr="00BB5C7D" w:rsidDel="00C86300">
          <w:rPr>
            <w:sz w:val="24"/>
            <w:szCs w:val="24"/>
          </w:rPr>
          <w:delText xml:space="preserve">C360 - </w:delText>
        </w:r>
        <w:r w:rsidR="009E7AB4" w:rsidRPr="00BB5C7D" w:rsidDel="00C86300">
          <w:rPr>
            <w:sz w:val="24"/>
            <w:szCs w:val="24"/>
          </w:rPr>
          <w:delText>Màn hình chi tiết khách hàng C360</w:delText>
        </w:r>
        <w:bookmarkStart w:id="30603" w:name="_Toc180598584"/>
        <w:bookmarkStart w:id="30604" w:name="_Toc180599348"/>
        <w:bookmarkStart w:id="30605" w:name="_Toc181873051"/>
        <w:bookmarkStart w:id="30606" w:name="_Toc183456590"/>
        <w:bookmarkStart w:id="30607" w:name="_Toc184813881"/>
        <w:bookmarkEnd w:id="30601"/>
        <w:bookmarkEnd w:id="30603"/>
        <w:bookmarkEnd w:id="30604"/>
        <w:bookmarkEnd w:id="30605"/>
        <w:bookmarkEnd w:id="30606"/>
        <w:bookmarkEnd w:id="30607"/>
      </w:del>
    </w:p>
    <w:p w14:paraId="7C1151B8" w14:textId="54DD46A8" w:rsidR="00616C86" w:rsidRPr="00616C86" w:rsidDel="00C86300" w:rsidRDefault="00616C86">
      <w:pPr>
        <w:pStyle w:val="Heading31"/>
        <w:numPr>
          <w:ilvl w:val="0"/>
          <w:numId w:val="69"/>
        </w:numPr>
        <w:tabs>
          <w:tab w:val="clear" w:pos="1080"/>
        </w:tabs>
        <w:outlineLvl w:val="9"/>
        <w:rPr>
          <w:del w:id="30608" w:author="Phuong Truong Thi" w:date="2024-10-17T19:15:00Z"/>
          <w:sz w:val="24"/>
          <w:szCs w:val="24"/>
        </w:rPr>
      </w:pPr>
      <w:del w:id="30609" w:author="Phuong Truong Thi" w:date="2024-10-17T19:15:00Z">
        <w:r w:rsidDel="00C86300">
          <w:rPr>
            <w:b w:val="0"/>
            <w:bCs w:val="0"/>
            <w:i/>
            <w:iCs/>
            <w:sz w:val="24"/>
            <w:szCs w:val="24"/>
          </w:rPr>
          <w:delText>Mô tả chức năng</w:delText>
        </w:r>
        <w:bookmarkStart w:id="30610" w:name="_Toc180598585"/>
        <w:bookmarkStart w:id="30611" w:name="_Toc180599349"/>
        <w:bookmarkStart w:id="30612" w:name="_Toc181873052"/>
        <w:bookmarkStart w:id="30613" w:name="_Toc183456591"/>
        <w:bookmarkStart w:id="30614" w:name="_Toc184813882"/>
        <w:bookmarkEnd w:id="30610"/>
        <w:bookmarkEnd w:id="30611"/>
        <w:bookmarkEnd w:id="30612"/>
        <w:bookmarkEnd w:id="30613"/>
        <w:bookmarkEnd w:id="30614"/>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616C86" w:rsidRPr="00075487" w:rsidDel="00C86300" w14:paraId="227E6330" w14:textId="3D6BD63F">
        <w:trPr>
          <w:trHeight w:val="792"/>
          <w:del w:id="30615" w:author="Phuong Truong Thi" w:date="2024-10-17T19:15:00Z"/>
        </w:trPr>
        <w:tc>
          <w:tcPr>
            <w:tcW w:w="1647" w:type="dxa"/>
            <w:shd w:val="clear" w:color="auto" w:fill="auto"/>
          </w:tcPr>
          <w:p w14:paraId="3F78FB53" w14:textId="56605444" w:rsidR="00616C86" w:rsidRPr="00075487" w:rsidDel="00C86300" w:rsidRDefault="00616C86">
            <w:pPr>
              <w:pStyle w:val="Bd-1BodyText1"/>
              <w:keepLines/>
              <w:spacing w:line="276" w:lineRule="auto"/>
              <w:ind w:left="0"/>
              <w:jc w:val="left"/>
              <w:rPr>
                <w:del w:id="30616" w:author="Phuong Truong Thi" w:date="2024-10-17T19:15:00Z"/>
                <w:rFonts w:ascii="Times New Roman" w:hAnsi="Times New Roman"/>
                <w:b/>
                <w:bCs/>
                <w:i/>
                <w:sz w:val="24"/>
                <w:szCs w:val="24"/>
              </w:rPr>
            </w:pPr>
            <w:del w:id="30617" w:author="Phuong Truong Thi" w:date="2024-10-17T19:15:00Z">
              <w:r w:rsidRPr="00075487" w:rsidDel="00C86300">
                <w:rPr>
                  <w:rFonts w:ascii="Times New Roman" w:hAnsi="Times New Roman"/>
                  <w:b/>
                  <w:i/>
                  <w:sz w:val="24"/>
                  <w:szCs w:val="24"/>
                </w:rPr>
                <w:delText>Mô tả</w:delText>
              </w:r>
              <w:bookmarkStart w:id="30618" w:name="_Toc180598586"/>
              <w:bookmarkStart w:id="30619" w:name="_Toc180599350"/>
              <w:bookmarkStart w:id="30620" w:name="_Toc181873053"/>
              <w:bookmarkStart w:id="30621" w:name="_Toc183456592"/>
              <w:bookmarkStart w:id="30622" w:name="_Toc184813883"/>
              <w:bookmarkEnd w:id="30618"/>
              <w:bookmarkEnd w:id="30619"/>
              <w:bookmarkEnd w:id="30620"/>
              <w:bookmarkEnd w:id="30621"/>
              <w:bookmarkEnd w:id="30622"/>
            </w:del>
          </w:p>
        </w:tc>
        <w:tc>
          <w:tcPr>
            <w:tcW w:w="7510" w:type="dxa"/>
            <w:shd w:val="clear" w:color="auto" w:fill="auto"/>
          </w:tcPr>
          <w:p w14:paraId="1F4E862E" w14:textId="4E0F563A" w:rsidR="00616C86" w:rsidRPr="00075487" w:rsidDel="00C86300" w:rsidRDefault="00616C86">
            <w:pPr>
              <w:pStyle w:val="Normal10"/>
              <w:rPr>
                <w:del w:id="30623" w:author="Phuong Truong Thi" w:date="2024-10-17T19:15:00Z"/>
              </w:rPr>
            </w:pPr>
            <w:del w:id="30624" w:author="Phuong Truong Thi" w:date="2024-10-17T19:15:00Z">
              <w:r w:rsidRPr="00075487" w:rsidDel="00C86300">
                <w:delText xml:space="preserve">Chức năng hỗ trợ NSD </w:delText>
              </w:r>
              <w:r w:rsidDel="00C86300">
                <w:delText>nhìn thấy thông tin chi tiết của khách hàng. Chi tiết ở phần “Thông tin dữ liệu”</w:delText>
              </w:r>
              <w:bookmarkStart w:id="30625" w:name="_Toc180598587"/>
              <w:bookmarkStart w:id="30626" w:name="_Toc180599351"/>
              <w:bookmarkStart w:id="30627" w:name="_Toc181873054"/>
              <w:bookmarkStart w:id="30628" w:name="_Toc183456593"/>
              <w:bookmarkStart w:id="30629" w:name="_Toc184813884"/>
              <w:bookmarkEnd w:id="30625"/>
              <w:bookmarkEnd w:id="30626"/>
              <w:bookmarkEnd w:id="30627"/>
              <w:bookmarkEnd w:id="30628"/>
              <w:bookmarkEnd w:id="30629"/>
            </w:del>
          </w:p>
        </w:tc>
        <w:bookmarkStart w:id="30630" w:name="_Toc180598588"/>
        <w:bookmarkStart w:id="30631" w:name="_Toc180599352"/>
        <w:bookmarkStart w:id="30632" w:name="_Toc181873055"/>
        <w:bookmarkStart w:id="30633" w:name="_Toc183456594"/>
        <w:bookmarkStart w:id="30634" w:name="_Toc184813885"/>
        <w:bookmarkEnd w:id="30630"/>
        <w:bookmarkEnd w:id="30631"/>
        <w:bookmarkEnd w:id="30632"/>
        <w:bookmarkEnd w:id="30633"/>
        <w:bookmarkEnd w:id="30634"/>
      </w:tr>
      <w:tr w:rsidR="00616C86" w:rsidRPr="00075487" w:rsidDel="00C86300" w14:paraId="7ACE7FAF" w14:textId="358E16F8">
        <w:trPr>
          <w:trHeight w:val="765"/>
          <w:del w:id="30635" w:author="Phuong Truong Thi" w:date="2024-10-17T19:15:00Z"/>
        </w:trPr>
        <w:tc>
          <w:tcPr>
            <w:tcW w:w="1647" w:type="dxa"/>
            <w:shd w:val="clear" w:color="auto" w:fill="auto"/>
          </w:tcPr>
          <w:p w14:paraId="65AFDF0F" w14:textId="4295F15A" w:rsidR="00616C86" w:rsidRPr="00075487" w:rsidDel="00C86300" w:rsidRDefault="00616C86">
            <w:pPr>
              <w:pStyle w:val="Bd-1BodyText1"/>
              <w:keepLines/>
              <w:spacing w:line="276" w:lineRule="auto"/>
              <w:ind w:left="0"/>
              <w:jc w:val="left"/>
              <w:rPr>
                <w:del w:id="30636" w:author="Phuong Truong Thi" w:date="2024-10-17T19:15:00Z"/>
                <w:rFonts w:ascii="Times New Roman" w:hAnsi="Times New Roman"/>
                <w:b/>
                <w:bCs/>
                <w:i/>
                <w:sz w:val="24"/>
                <w:szCs w:val="24"/>
              </w:rPr>
            </w:pPr>
            <w:del w:id="30637" w:author="Phuong Truong Thi" w:date="2024-10-17T19:15:00Z">
              <w:r w:rsidRPr="00075487" w:rsidDel="00C86300">
                <w:rPr>
                  <w:rFonts w:ascii="Times New Roman" w:hAnsi="Times New Roman"/>
                  <w:b/>
                  <w:i/>
                  <w:sz w:val="24"/>
                  <w:szCs w:val="24"/>
                </w:rPr>
                <w:delText>Điều kiện đầu vào</w:delText>
              </w:r>
              <w:bookmarkStart w:id="30638" w:name="_Toc180598589"/>
              <w:bookmarkStart w:id="30639" w:name="_Toc180599353"/>
              <w:bookmarkStart w:id="30640" w:name="_Toc181873056"/>
              <w:bookmarkStart w:id="30641" w:name="_Toc183456595"/>
              <w:bookmarkStart w:id="30642" w:name="_Toc184813886"/>
              <w:bookmarkEnd w:id="30638"/>
              <w:bookmarkEnd w:id="30639"/>
              <w:bookmarkEnd w:id="30640"/>
              <w:bookmarkEnd w:id="30641"/>
              <w:bookmarkEnd w:id="30642"/>
            </w:del>
          </w:p>
        </w:tc>
        <w:tc>
          <w:tcPr>
            <w:tcW w:w="7510" w:type="dxa"/>
            <w:shd w:val="clear" w:color="auto" w:fill="auto"/>
          </w:tcPr>
          <w:p w14:paraId="270D2C40" w14:textId="43A96D6B" w:rsidR="00616C86" w:rsidDel="00C86300" w:rsidRDefault="00616C86">
            <w:pPr>
              <w:pStyle w:val="Normal10"/>
              <w:keepNext/>
              <w:keepLines/>
              <w:rPr>
                <w:del w:id="30643" w:author="Phuong Truong Thi" w:date="2024-10-17T19:15:00Z"/>
                <w:szCs w:val="24"/>
              </w:rPr>
            </w:pPr>
            <w:del w:id="30644" w:author="Phuong Truong Thi" w:date="2024-10-17T19:15:00Z">
              <w:r w:rsidRPr="00075487" w:rsidDel="00C86300">
                <w:rPr>
                  <w:szCs w:val="24"/>
                </w:rPr>
                <w:delText>NSD đăng nhập vào hệ thống</w:delText>
              </w:r>
              <w:bookmarkStart w:id="30645" w:name="_Toc180598590"/>
              <w:bookmarkStart w:id="30646" w:name="_Toc180599354"/>
              <w:bookmarkStart w:id="30647" w:name="_Toc181873057"/>
              <w:bookmarkStart w:id="30648" w:name="_Toc183456596"/>
              <w:bookmarkStart w:id="30649" w:name="_Toc184813887"/>
              <w:bookmarkEnd w:id="30645"/>
              <w:bookmarkEnd w:id="30646"/>
              <w:bookmarkEnd w:id="30647"/>
              <w:bookmarkEnd w:id="30648"/>
              <w:bookmarkEnd w:id="30649"/>
            </w:del>
          </w:p>
          <w:p w14:paraId="3F675902" w14:textId="63830CC7" w:rsidR="00616C86" w:rsidRPr="00075487" w:rsidDel="00C86300" w:rsidRDefault="00616C86">
            <w:pPr>
              <w:pStyle w:val="Normal10"/>
              <w:keepNext/>
              <w:keepLines/>
              <w:rPr>
                <w:del w:id="30650" w:author="Phuong Truong Thi" w:date="2024-10-17T19:15:00Z"/>
                <w:szCs w:val="24"/>
              </w:rPr>
            </w:pPr>
            <w:del w:id="30651" w:author="Phuong Truong Thi" w:date="2024-10-17T19:15:00Z">
              <w:r w:rsidDel="00C86300">
                <w:rPr>
                  <w:szCs w:val="24"/>
                </w:rPr>
                <w:delText xml:space="preserve">Từ màn hình listview “Net AF” click vào </w:delText>
              </w:r>
              <w:r w:rsidR="00E8609E" w:rsidDel="00C86300">
                <w:rPr>
                  <w:szCs w:val="24"/>
                </w:rPr>
                <w:delText>Text link</w:delText>
              </w:r>
              <w:r w:rsidDel="00C86300">
                <w:rPr>
                  <w:szCs w:val="24"/>
                </w:rPr>
                <w:delText xml:space="preserve"> “Tên khách hàng” trên danh sách.</w:delText>
              </w:r>
              <w:bookmarkStart w:id="30652" w:name="_Toc180598591"/>
              <w:bookmarkStart w:id="30653" w:name="_Toc180599355"/>
              <w:bookmarkStart w:id="30654" w:name="_Toc181873058"/>
              <w:bookmarkStart w:id="30655" w:name="_Toc183456597"/>
              <w:bookmarkStart w:id="30656" w:name="_Toc184813888"/>
              <w:bookmarkEnd w:id="30652"/>
              <w:bookmarkEnd w:id="30653"/>
              <w:bookmarkEnd w:id="30654"/>
              <w:bookmarkEnd w:id="30655"/>
              <w:bookmarkEnd w:id="30656"/>
            </w:del>
          </w:p>
        </w:tc>
        <w:bookmarkStart w:id="30657" w:name="_Toc180598592"/>
        <w:bookmarkStart w:id="30658" w:name="_Toc180599356"/>
        <w:bookmarkStart w:id="30659" w:name="_Toc181873059"/>
        <w:bookmarkStart w:id="30660" w:name="_Toc183456598"/>
        <w:bookmarkStart w:id="30661" w:name="_Toc184813889"/>
        <w:bookmarkEnd w:id="30657"/>
        <w:bookmarkEnd w:id="30658"/>
        <w:bookmarkEnd w:id="30659"/>
        <w:bookmarkEnd w:id="30660"/>
        <w:bookmarkEnd w:id="30661"/>
      </w:tr>
      <w:tr w:rsidR="00616C86" w:rsidRPr="00075487" w:rsidDel="00C86300" w14:paraId="66AA0874" w14:textId="5A6380F9">
        <w:trPr>
          <w:trHeight w:val="765"/>
          <w:del w:id="30662" w:author="Phuong Truong Thi" w:date="2024-10-17T19:15:00Z"/>
        </w:trPr>
        <w:tc>
          <w:tcPr>
            <w:tcW w:w="1647" w:type="dxa"/>
            <w:shd w:val="clear" w:color="auto" w:fill="auto"/>
          </w:tcPr>
          <w:p w14:paraId="5F05543C" w14:textId="442DEFEC" w:rsidR="00616C86" w:rsidRPr="00075487" w:rsidDel="00C86300" w:rsidRDefault="00616C86">
            <w:pPr>
              <w:pStyle w:val="Bd-1BodyText1"/>
              <w:keepLines/>
              <w:spacing w:line="276" w:lineRule="auto"/>
              <w:ind w:left="0"/>
              <w:jc w:val="left"/>
              <w:rPr>
                <w:del w:id="30663" w:author="Phuong Truong Thi" w:date="2024-10-17T19:15:00Z"/>
                <w:rFonts w:ascii="Times New Roman" w:hAnsi="Times New Roman"/>
                <w:b/>
                <w:i/>
                <w:sz w:val="24"/>
                <w:szCs w:val="24"/>
              </w:rPr>
            </w:pPr>
            <w:del w:id="30664" w:author="Phuong Truong Thi" w:date="2024-10-17T19:15:00Z">
              <w:r w:rsidRPr="00075487" w:rsidDel="00C86300">
                <w:rPr>
                  <w:rFonts w:ascii="Times New Roman" w:hAnsi="Times New Roman"/>
                  <w:b/>
                  <w:i/>
                  <w:sz w:val="24"/>
                  <w:szCs w:val="24"/>
                </w:rPr>
                <w:delText>Điều kiện đầu ra</w:delText>
              </w:r>
              <w:bookmarkStart w:id="30665" w:name="_Toc180598593"/>
              <w:bookmarkStart w:id="30666" w:name="_Toc180599357"/>
              <w:bookmarkStart w:id="30667" w:name="_Toc181873060"/>
              <w:bookmarkStart w:id="30668" w:name="_Toc183456599"/>
              <w:bookmarkStart w:id="30669" w:name="_Toc184813890"/>
              <w:bookmarkEnd w:id="30665"/>
              <w:bookmarkEnd w:id="30666"/>
              <w:bookmarkEnd w:id="30667"/>
              <w:bookmarkEnd w:id="30668"/>
              <w:bookmarkEnd w:id="30669"/>
            </w:del>
          </w:p>
        </w:tc>
        <w:tc>
          <w:tcPr>
            <w:tcW w:w="7510" w:type="dxa"/>
            <w:shd w:val="clear" w:color="auto" w:fill="auto"/>
          </w:tcPr>
          <w:p w14:paraId="6A7D5EC8" w14:textId="6A40FE2A" w:rsidR="00616C86" w:rsidRPr="00075487" w:rsidDel="00C86300" w:rsidRDefault="00616C86">
            <w:pPr>
              <w:pStyle w:val="Normal10"/>
              <w:keepNext/>
              <w:keepLines/>
              <w:rPr>
                <w:del w:id="30670" w:author="Phuong Truong Thi" w:date="2024-10-17T19:15:00Z"/>
                <w:szCs w:val="24"/>
              </w:rPr>
            </w:pPr>
            <w:del w:id="30671" w:author="Phuong Truong Thi" w:date="2024-10-17T19:15:00Z">
              <w:r w:rsidDel="00C86300">
                <w:rPr>
                  <w:szCs w:val="24"/>
                </w:rPr>
                <w:delText>Hệ thống điều hướng sang trang thông tin chi tiết C360 của khách hàng đó.</w:delText>
              </w:r>
              <w:bookmarkStart w:id="30672" w:name="_Toc180598594"/>
              <w:bookmarkStart w:id="30673" w:name="_Toc180599358"/>
              <w:bookmarkStart w:id="30674" w:name="_Toc181873061"/>
              <w:bookmarkStart w:id="30675" w:name="_Toc183456600"/>
              <w:bookmarkStart w:id="30676" w:name="_Toc184813891"/>
              <w:bookmarkEnd w:id="30672"/>
              <w:bookmarkEnd w:id="30673"/>
              <w:bookmarkEnd w:id="30674"/>
              <w:bookmarkEnd w:id="30675"/>
              <w:bookmarkEnd w:id="30676"/>
            </w:del>
          </w:p>
        </w:tc>
        <w:bookmarkStart w:id="30677" w:name="_Toc180598595"/>
        <w:bookmarkStart w:id="30678" w:name="_Toc180599359"/>
        <w:bookmarkStart w:id="30679" w:name="_Toc181873062"/>
        <w:bookmarkStart w:id="30680" w:name="_Toc183456601"/>
        <w:bookmarkStart w:id="30681" w:name="_Toc184813892"/>
        <w:bookmarkEnd w:id="30677"/>
        <w:bookmarkEnd w:id="30678"/>
        <w:bookmarkEnd w:id="30679"/>
        <w:bookmarkEnd w:id="30680"/>
        <w:bookmarkEnd w:id="30681"/>
      </w:tr>
    </w:tbl>
    <w:p w14:paraId="24133644" w14:textId="3657C9FE" w:rsidR="00616C86" w:rsidRPr="003828A9" w:rsidDel="00C86300" w:rsidRDefault="00616C86" w:rsidP="00616C86">
      <w:pPr>
        <w:pStyle w:val="Heading31"/>
        <w:numPr>
          <w:ilvl w:val="0"/>
          <w:numId w:val="0"/>
        </w:numPr>
        <w:tabs>
          <w:tab w:val="clear" w:pos="1080"/>
        </w:tabs>
        <w:outlineLvl w:val="9"/>
        <w:rPr>
          <w:del w:id="30682" w:author="Phuong Truong Thi" w:date="2024-10-17T19:15:00Z"/>
          <w:b w:val="0"/>
          <w:bCs w:val="0"/>
          <w:sz w:val="24"/>
          <w:szCs w:val="24"/>
        </w:rPr>
      </w:pPr>
      <w:bookmarkStart w:id="30683" w:name="_Toc180598596"/>
      <w:bookmarkStart w:id="30684" w:name="_Toc180599360"/>
      <w:bookmarkStart w:id="30685" w:name="_Toc181873063"/>
      <w:bookmarkStart w:id="30686" w:name="_Toc183456602"/>
      <w:bookmarkStart w:id="30687" w:name="_Toc184813893"/>
      <w:bookmarkEnd w:id="30683"/>
      <w:bookmarkEnd w:id="30684"/>
      <w:bookmarkEnd w:id="30685"/>
      <w:bookmarkEnd w:id="30686"/>
      <w:bookmarkEnd w:id="30687"/>
    </w:p>
    <w:p w14:paraId="1015864E" w14:textId="7A70564B" w:rsidR="00616C86" w:rsidRPr="003828A9" w:rsidDel="00C86300" w:rsidRDefault="00616C86">
      <w:pPr>
        <w:pStyle w:val="Heading31"/>
        <w:numPr>
          <w:ilvl w:val="0"/>
          <w:numId w:val="69"/>
        </w:numPr>
        <w:tabs>
          <w:tab w:val="clear" w:pos="1080"/>
        </w:tabs>
        <w:outlineLvl w:val="9"/>
        <w:rPr>
          <w:del w:id="30688" w:author="Phuong Truong Thi" w:date="2024-10-17T19:15:00Z"/>
          <w:sz w:val="24"/>
          <w:szCs w:val="24"/>
        </w:rPr>
      </w:pPr>
      <w:del w:id="30689" w:author="Phuong Truong Thi" w:date="2024-10-17T19:15:00Z">
        <w:r w:rsidDel="00C86300">
          <w:rPr>
            <w:b w:val="0"/>
            <w:bCs w:val="0"/>
            <w:i/>
            <w:iCs/>
            <w:sz w:val="24"/>
            <w:szCs w:val="24"/>
          </w:rPr>
          <w:delText>Thông tin dữ liệu</w:delText>
        </w:r>
        <w:bookmarkStart w:id="30690" w:name="_Toc180598597"/>
        <w:bookmarkStart w:id="30691" w:name="_Toc180599361"/>
        <w:bookmarkStart w:id="30692" w:name="_Toc181873064"/>
        <w:bookmarkStart w:id="30693" w:name="_Toc183456603"/>
        <w:bookmarkStart w:id="30694" w:name="_Toc184813894"/>
        <w:bookmarkEnd w:id="30690"/>
        <w:bookmarkEnd w:id="30691"/>
        <w:bookmarkEnd w:id="30692"/>
        <w:bookmarkEnd w:id="30693"/>
        <w:bookmarkEnd w:id="30694"/>
      </w:del>
    </w:p>
    <w:p w14:paraId="778EA39E" w14:textId="43698A12" w:rsidR="00B04578" w:rsidDel="00C86300" w:rsidRDefault="00616C86" w:rsidP="00FB2896">
      <w:pPr>
        <w:pStyle w:val="Heading31"/>
        <w:numPr>
          <w:ilvl w:val="0"/>
          <w:numId w:val="0"/>
        </w:numPr>
        <w:tabs>
          <w:tab w:val="clear" w:pos="1080"/>
        </w:tabs>
        <w:ind w:left="90"/>
        <w:outlineLvl w:val="9"/>
        <w:rPr>
          <w:del w:id="30695" w:author="Phuong Truong Thi" w:date="2024-10-17T19:15:00Z"/>
          <w:sz w:val="24"/>
          <w:szCs w:val="24"/>
        </w:rPr>
      </w:pPr>
      <w:del w:id="30696" w:author="Phuong Truong Thi" w:date="2024-10-17T19:15:00Z">
        <w:r w:rsidDel="00C86300">
          <w:rPr>
            <w:b w:val="0"/>
            <w:bCs w:val="0"/>
            <w:sz w:val="24"/>
            <w:szCs w:val="24"/>
          </w:rPr>
          <w:delText xml:space="preserve">Tham chiếu thông tin dữ liệu và các chức năng </w:delText>
        </w:r>
        <w:r w:rsidR="00F13540" w:rsidDel="00C86300">
          <w:rPr>
            <w:b w:val="0"/>
            <w:bCs w:val="0"/>
            <w:sz w:val="24"/>
            <w:szCs w:val="24"/>
          </w:rPr>
          <w:delText xml:space="preserve">theo tài liệu </w:delText>
        </w:r>
        <w:r w:rsidR="00F13540" w:rsidRPr="00E03C3F" w:rsidDel="00C86300">
          <w:rPr>
            <w:sz w:val="24"/>
            <w:szCs w:val="24"/>
          </w:rPr>
          <w:delText>“</w:delText>
        </w:r>
        <w:r w:rsidR="00F13540" w:rsidRPr="00E03C3F" w:rsidDel="00C86300">
          <w:rPr>
            <w:b w:val="0"/>
            <w:bCs w:val="0"/>
            <w:sz w:val="24"/>
            <w:szCs w:val="24"/>
          </w:rPr>
          <w:delText>Tài liệu đặc tả yêu cầu phần mềm hệ thống Customer C360</w:delText>
        </w:r>
        <w:r w:rsidR="00F13540" w:rsidRPr="00E03C3F" w:rsidDel="00C86300">
          <w:rPr>
            <w:sz w:val="24"/>
            <w:szCs w:val="24"/>
          </w:rPr>
          <w:delText>”</w:delText>
        </w:r>
        <w:bookmarkStart w:id="30697" w:name="_Toc180598598"/>
        <w:bookmarkStart w:id="30698" w:name="_Toc180599362"/>
        <w:bookmarkStart w:id="30699" w:name="_Toc181873065"/>
        <w:bookmarkStart w:id="30700" w:name="_Toc183456604"/>
        <w:bookmarkStart w:id="30701" w:name="_Toc184813895"/>
        <w:bookmarkEnd w:id="30697"/>
        <w:bookmarkEnd w:id="30698"/>
        <w:bookmarkEnd w:id="30699"/>
        <w:bookmarkEnd w:id="30700"/>
        <w:bookmarkEnd w:id="30701"/>
      </w:del>
    </w:p>
    <w:p w14:paraId="2E80D89C" w14:textId="6EBB7E73" w:rsidR="00651521" w:rsidDel="00FD6BA2" w:rsidRDefault="00651521" w:rsidP="00651521">
      <w:pPr>
        <w:pStyle w:val="Heading31"/>
        <w:numPr>
          <w:ilvl w:val="2"/>
          <w:numId w:val="123"/>
        </w:numPr>
        <w:rPr>
          <w:del w:id="30702" w:author="Phuong Truong Thi" w:date="2024-10-17T18:57:00Z"/>
          <w:sz w:val="24"/>
          <w:szCs w:val="24"/>
        </w:rPr>
      </w:pPr>
      <w:del w:id="30703" w:author="Phuong Truong Thi" w:date="2024-10-17T18:57:00Z">
        <w:r w:rsidRPr="00651521" w:rsidDel="00FD6BA2">
          <w:rPr>
            <w:sz w:val="24"/>
            <w:szCs w:val="24"/>
          </w:rPr>
          <w:delText>DETAIL</w:delText>
        </w:r>
        <w:r w:rsidDel="00FD6BA2">
          <w:rPr>
            <w:sz w:val="24"/>
            <w:szCs w:val="24"/>
          </w:rPr>
          <w:delText>_01</w:delText>
        </w:r>
        <w:r w:rsidRPr="00651521" w:rsidDel="00FD6BA2">
          <w:rPr>
            <w:sz w:val="24"/>
            <w:szCs w:val="24"/>
          </w:rPr>
          <w:delText xml:space="preserve"> - Màn hình chi tiết chi nhánh </w:delText>
        </w:r>
        <w:bookmarkStart w:id="30704" w:name="_Toc180598599"/>
        <w:bookmarkStart w:id="30705" w:name="_Toc180599363"/>
        <w:bookmarkStart w:id="30706" w:name="_Toc181873066"/>
        <w:bookmarkStart w:id="30707" w:name="_Toc183456605"/>
        <w:bookmarkStart w:id="30708" w:name="_Toc184813896"/>
        <w:bookmarkEnd w:id="30704"/>
        <w:bookmarkEnd w:id="30705"/>
        <w:bookmarkEnd w:id="30706"/>
        <w:bookmarkEnd w:id="30707"/>
        <w:bookmarkEnd w:id="30708"/>
      </w:del>
    </w:p>
    <w:p w14:paraId="481396DD" w14:textId="4DEA316F" w:rsidR="00651521" w:rsidRPr="00FF1495" w:rsidDel="00FD6BA2" w:rsidRDefault="00651521" w:rsidP="00651521">
      <w:pPr>
        <w:pStyle w:val="Heading31"/>
        <w:numPr>
          <w:ilvl w:val="0"/>
          <w:numId w:val="69"/>
        </w:numPr>
        <w:tabs>
          <w:tab w:val="clear" w:pos="1080"/>
        </w:tabs>
        <w:outlineLvl w:val="9"/>
        <w:rPr>
          <w:del w:id="30709" w:author="Phuong Truong Thi" w:date="2024-10-17T18:57:00Z"/>
          <w:sz w:val="24"/>
          <w:szCs w:val="24"/>
        </w:rPr>
      </w:pPr>
      <w:del w:id="30710" w:author="Phuong Truong Thi" w:date="2024-10-17T18:57:00Z">
        <w:r w:rsidDel="00FD6BA2">
          <w:rPr>
            <w:b w:val="0"/>
            <w:bCs w:val="0"/>
            <w:i/>
            <w:iCs/>
            <w:sz w:val="24"/>
            <w:szCs w:val="24"/>
          </w:rPr>
          <w:delText>Mô tả chức năng</w:delText>
        </w:r>
        <w:bookmarkStart w:id="30711" w:name="_Toc180598600"/>
        <w:bookmarkStart w:id="30712" w:name="_Toc180599364"/>
        <w:bookmarkStart w:id="30713" w:name="_Toc181873067"/>
        <w:bookmarkStart w:id="30714" w:name="_Toc183456606"/>
        <w:bookmarkStart w:id="30715" w:name="_Toc184813897"/>
        <w:bookmarkEnd w:id="30711"/>
        <w:bookmarkEnd w:id="30712"/>
        <w:bookmarkEnd w:id="30713"/>
        <w:bookmarkEnd w:id="30714"/>
        <w:bookmarkEnd w:id="30715"/>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651521" w:rsidRPr="00075487" w:rsidDel="00FD6BA2" w14:paraId="1ADB6E51" w14:textId="7DF54A0D" w:rsidTr="00817E47">
        <w:trPr>
          <w:trHeight w:val="792"/>
          <w:del w:id="30716" w:author="Phuong Truong Thi" w:date="2024-10-17T18:57:00Z"/>
        </w:trPr>
        <w:tc>
          <w:tcPr>
            <w:tcW w:w="1647" w:type="dxa"/>
            <w:shd w:val="clear" w:color="auto" w:fill="auto"/>
          </w:tcPr>
          <w:p w14:paraId="328F7A06" w14:textId="7918EC96" w:rsidR="00651521" w:rsidRPr="00075487" w:rsidDel="00FD6BA2" w:rsidRDefault="00651521" w:rsidP="00817E47">
            <w:pPr>
              <w:pStyle w:val="Bd-1BodyText1"/>
              <w:keepLines/>
              <w:spacing w:line="276" w:lineRule="auto"/>
              <w:ind w:left="0"/>
              <w:jc w:val="left"/>
              <w:rPr>
                <w:del w:id="30717" w:author="Phuong Truong Thi" w:date="2024-10-17T18:57:00Z"/>
                <w:rFonts w:ascii="Times New Roman" w:hAnsi="Times New Roman"/>
                <w:b/>
                <w:bCs/>
                <w:i/>
                <w:sz w:val="24"/>
                <w:szCs w:val="24"/>
              </w:rPr>
            </w:pPr>
            <w:del w:id="30718" w:author="Phuong Truong Thi" w:date="2024-10-17T18:57:00Z">
              <w:r w:rsidRPr="00075487" w:rsidDel="00FD6BA2">
                <w:rPr>
                  <w:rFonts w:ascii="Times New Roman" w:hAnsi="Times New Roman"/>
                  <w:b/>
                  <w:i/>
                  <w:sz w:val="24"/>
                  <w:szCs w:val="24"/>
                </w:rPr>
                <w:delText>Mô tả</w:delText>
              </w:r>
              <w:bookmarkStart w:id="30719" w:name="_Toc180598601"/>
              <w:bookmarkStart w:id="30720" w:name="_Toc180599365"/>
              <w:bookmarkStart w:id="30721" w:name="_Toc181873068"/>
              <w:bookmarkStart w:id="30722" w:name="_Toc183456607"/>
              <w:bookmarkStart w:id="30723" w:name="_Toc184813898"/>
              <w:bookmarkEnd w:id="30719"/>
              <w:bookmarkEnd w:id="30720"/>
              <w:bookmarkEnd w:id="30721"/>
              <w:bookmarkEnd w:id="30722"/>
              <w:bookmarkEnd w:id="30723"/>
            </w:del>
          </w:p>
        </w:tc>
        <w:tc>
          <w:tcPr>
            <w:tcW w:w="7510" w:type="dxa"/>
            <w:shd w:val="clear" w:color="auto" w:fill="auto"/>
          </w:tcPr>
          <w:p w14:paraId="4548F492" w14:textId="2779927B" w:rsidR="00651521" w:rsidRPr="00075487" w:rsidDel="00FD6BA2" w:rsidRDefault="00651521" w:rsidP="00817E47">
            <w:pPr>
              <w:pStyle w:val="Normal10"/>
              <w:rPr>
                <w:del w:id="30724" w:author="Phuong Truong Thi" w:date="2024-10-17T18:57:00Z"/>
              </w:rPr>
            </w:pPr>
            <w:del w:id="30725"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30726" w:name="_Toc180598602"/>
              <w:bookmarkStart w:id="30727" w:name="_Toc180599366"/>
              <w:bookmarkStart w:id="30728" w:name="_Toc181873069"/>
              <w:bookmarkStart w:id="30729" w:name="_Toc183456608"/>
              <w:bookmarkStart w:id="30730" w:name="_Toc184813899"/>
              <w:bookmarkEnd w:id="30726"/>
              <w:bookmarkEnd w:id="30727"/>
              <w:bookmarkEnd w:id="30728"/>
              <w:bookmarkEnd w:id="30729"/>
              <w:bookmarkEnd w:id="30730"/>
            </w:del>
          </w:p>
        </w:tc>
        <w:bookmarkStart w:id="30731" w:name="_Toc180598603"/>
        <w:bookmarkStart w:id="30732" w:name="_Toc180599367"/>
        <w:bookmarkStart w:id="30733" w:name="_Toc181873070"/>
        <w:bookmarkStart w:id="30734" w:name="_Toc183456609"/>
        <w:bookmarkStart w:id="30735" w:name="_Toc184813900"/>
        <w:bookmarkEnd w:id="30731"/>
        <w:bookmarkEnd w:id="30732"/>
        <w:bookmarkEnd w:id="30733"/>
        <w:bookmarkEnd w:id="30734"/>
        <w:bookmarkEnd w:id="30735"/>
      </w:tr>
      <w:tr w:rsidR="00651521" w:rsidRPr="00075487" w:rsidDel="00FD6BA2" w14:paraId="0AA97947" w14:textId="7D29A116" w:rsidTr="00817E47">
        <w:trPr>
          <w:trHeight w:val="765"/>
          <w:del w:id="30736" w:author="Phuong Truong Thi" w:date="2024-10-17T18:57:00Z"/>
        </w:trPr>
        <w:tc>
          <w:tcPr>
            <w:tcW w:w="1647" w:type="dxa"/>
            <w:shd w:val="clear" w:color="auto" w:fill="auto"/>
          </w:tcPr>
          <w:p w14:paraId="6F23D4C4" w14:textId="5C448883" w:rsidR="00651521" w:rsidRPr="00075487" w:rsidDel="00FD6BA2" w:rsidRDefault="00651521" w:rsidP="00817E47">
            <w:pPr>
              <w:pStyle w:val="Bd-1BodyText1"/>
              <w:keepLines/>
              <w:spacing w:line="276" w:lineRule="auto"/>
              <w:ind w:left="0"/>
              <w:jc w:val="left"/>
              <w:rPr>
                <w:del w:id="30737" w:author="Phuong Truong Thi" w:date="2024-10-17T18:57:00Z"/>
                <w:rFonts w:ascii="Times New Roman" w:hAnsi="Times New Roman"/>
                <w:b/>
                <w:bCs/>
                <w:i/>
                <w:sz w:val="24"/>
                <w:szCs w:val="24"/>
              </w:rPr>
            </w:pPr>
            <w:del w:id="30738" w:author="Phuong Truong Thi" w:date="2024-10-17T18:57:00Z">
              <w:r w:rsidRPr="00075487" w:rsidDel="00FD6BA2">
                <w:rPr>
                  <w:rFonts w:ascii="Times New Roman" w:hAnsi="Times New Roman"/>
                  <w:b/>
                  <w:i/>
                  <w:sz w:val="24"/>
                  <w:szCs w:val="24"/>
                </w:rPr>
                <w:delText>Điều kiện đầu vào</w:delText>
              </w:r>
              <w:bookmarkStart w:id="30739" w:name="_Toc180598604"/>
              <w:bookmarkStart w:id="30740" w:name="_Toc180599368"/>
              <w:bookmarkStart w:id="30741" w:name="_Toc181873071"/>
              <w:bookmarkStart w:id="30742" w:name="_Toc183456610"/>
              <w:bookmarkStart w:id="30743" w:name="_Toc184813901"/>
              <w:bookmarkEnd w:id="30739"/>
              <w:bookmarkEnd w:id="30740"/>
              <w:bookmarkEnd w:id="30741"/>
              <w:bookmarkEnd w:id="30742"/>
              <w:bookmarkEnd w:id="30743"/>
            </w:del>
          </w:p>
        </w:tc>
        <w:tc>
          <w:tcPr>
            <w:tcW w:w="7510" w:type="dxa"/>
            <w:shd w:val="clear" w:color="auto" w:fill="auto"/>
          </w:tcPr>
          <w:p w14:paraId="4CA65E03" w14:textId="77D9F1E6" w:rsidR="00651521" w:rsidDel="00FD6BA2" w:rsidRDefault="00651521" w:rsidP="00817E47">
            <w:pPr>
              <w:pStyle w:val="Normal10"/>
              <w:keepNext/>
              <w:keepLines/>
              <w:rPr>
                <w:del w:id="30744" w:author="Phuong Truong Thi" w:date="2024-10-17T18:57:00Z"/>
                <w:szCs w:val="24"/>
              </w:rPr>
            </w:pPr>
            <w:del w:id="30745" w:author="Phuong Truong Thi" w:date="2024-10-17T18:57:00Z">
              <w:r w:rsidRPr="00075487" w:rsidDel="00FD6BA2">
                <w:rPr>
                  <w:szCs w:val="24"/>
                </w:rPr>
                <w:delText>NSD đăng nhập vào hệ thống</w:delText>
              </w:r>
              <w:bookmarkStart w:id="30746" w:name="_Toc180598605"/>
              <w:bookmarkStart w:id="30747" w:name="_Toc180599369"/>
              <w:bookmarkStart w:id="30748" w:name="_Toc181873072"/>
              <w:bookmarkStart w:id="30749" w:name="_Toc183456611"/>
              <w:bookmarkStart w:id="30750" w:name="_Toc184813902"/>
              <w:bookmarkEnd w:id="30746"/>
              <w:bookmarkEnd w:id="30747"/>
              <w:bookmarkEnd w:id="30748"/>
              <w:bookmarkEnd w:id="30749"/>
              <w:bookmarkEnd w:id="30750"/>
            </w:del>
          </w:p>
          <w:p w14:paraId="257167D7" w14:textId="3CFAD0D0" w:rsidR="00651521" w:rsidRPr="00075487" w:rsidDel="00FD6BA2" w:rsidRDefault="00651521" w:rsidP="00817E47">
            <w:pPr>
              <w:pStyle w:val="Normal10"/>
              <w:keepNext/>
              <w:keepLines/>
              <w:rPr>
                <w:del w:id="30751" w:author="Phuong Truong Thi" w:date="2024-10-17T18:57:00Z"/>
                <w:szCs w:val="24"/>
              </w:rPr>
            </w:pPr>
            <w:del w:id="30752" w:author="Phuong Truong Thi" w:date="2024-10-17T18:57:00Z">
              <w:r w:rsidDel="00FD6BA2">
                <w:rPr>
                  <w:szCs w:val="24"/>
                </w:rPr>
                <w:delText xml:space="preserve">Từ listview “Net MAF” click vào Text link “Tên CN quản lý” trên danh sách. </w:delText>
              </w:r>
              <w:bookmarkStart w:id="30753" w:name="_Toc180598606"/>
              <w:bookmarkStart w:id="30754" w:name="_Toc180599370"/>
              <w:bookmarkStart w:id="30755" w:name="_Toc181873073"/>
              <w:bookmarkStart w:id="30756" w:name="_Toc183456612"/>
              <w:bookmarkStart w:id="30757" w:name="_Toc184813903"/>
              <w:bookmarkEnd w:id="30753"/>
              <w:bookmarkEnd w:id="30754"/>
              <w:bookmarkEnd w:id="30755"/>
              <w:bookmarkEnd w:id="30756"/>
              <w:bookmarkEnd w:id="30757"/>
            </w:del>
          </w:p>
        </w:tc>
        <w:bookmarkStart w:id="30758" w:name="_Toc180598607"/>
        <w:bookmarkStart w:id="30759" w:name="_Toc180599371"/>
        <w:bookmarkStart w:id="30760" w:name="_Toc181873074"/>
        <w:bookmarkStart w:id="30761" w:name="_Toc183456613"/>
        <w:bookmarkStart w:id="30762" w:name="_Toc184813904"/>
        <w:bookmarkEnd w:id="30758"/>
        <w:bookmarkEnd w:id="30759"/>
        <w:bookmarkEnd w:id="30760"/>
        <w:bookmarkEnd w:id="30761"/>
        <w:bookmarkEnd w:id="30762"/>
      </w:tr>
      <w:tr w:rsidR="00651521" w:rsidRPr="00075487" w:rsidDel="00FD6BA2" w14:paraId="26F46265" w14:textId="5FD29408" w:rsidTr="00817E47">
        <w:trPr>
          <w:trHeight w:val="765"/>
          <w:del w:id="30763" w:author="Phuong Truong Thi" w:date="2024-10-17T18:57:00Z"/>
        </w:trPr>
        <w:tc>
          <w:tcPr>
            <w:tcW w:w="1647" w:type="dxa"/>
            <w:shd w:val="clear" w:color="auto" w:fill="auto"/>
          </w:tcPr>
          <w:p w14:paraId="229E47ED" w14:textId="7C896CD6" w:rsidR="00651521" w:rsidRPr="00075487" w:rsidDel="00FD6BA2" w:rsidRDefault="00651521" w:rsidP="00817E47">
            <w:pPr>
              <w:pStyle w:val="Bd-1BodyText1"/>
              <w:keepLines/>
              <w:spacing w:line="276" w:lineRule="auto"/>
              <w:ind w:left="0"/>
              <w:jc w:val="left"/>
              <w:rPr>
                <w:del w:id="30764" w:author="Phuong Truong Thi" w:date="2024-10-17T18:57:00Z"/>
                <w:rFonts w:ascii="Times New Roman" w:hAnsi="Times New Roman"/>
                <w:b/>
                <w:i/>
                <w:sz w:val="24"/>
                <w:szCs w:val="24"/>
              </w:rPr>
            </w:pPr>
            <w:del w:id="30765" w:author="Phuong Truong Thi" w:date="2024-10-17T18:57:00Z">
              <w:r w:rsidRPr="00075487" w:rsidDel="00FD6BA2">
                <w:rPr>
                  <w:rFonts w:ascii="Times New Roman" w:hAnsi="Times New Roman"/>
                  <w:b/>
                  <w:i/>
                  <w:sz w:val="24"/>
                  <w:szCs w:val="24"/>
                </w:rPr>
                <w:delText>Điều kiện đầu ra</w:delText>
              </w:r>
              <w:bookmarkStart w:id="30766" w:name="_Toc180598608"/>
              <w:bookmarkStart w:id="30767" w:name="_Toc180599372"/>
              <w:bookmarkStart w:id="30768" w:name="_Toc181873075"/>
              <w:bookmarkStart w:id="30769" w:name="_Toc183456614"/>
              <w:bookmarkStart w:id="30770" w:name="_Toc184813905"/>
              <w:bookmarkEnd w:id="30766"/>
              <w:bookmarkEnd w:id="30767"/>
              <w:bookmarkEnd w:id="30768"/>
              <w:bookmarkEnd w:id="30769"/>
              <w:bookmarkEnd w:id="30770"/>
            </w:del>
          </w:p>
        </w:tc>
        <w:tc>
          <w:tcPr>
            <w:tcW w:w="7510" w:type="dxa"/>
            <w:shd w:val="clear" w:color="auto" w:fill="auto"/>
          </w:tcPr>
          <w:p w14:paraId="2D3A0C3E" w14:textId="1A6640D9" w:rsidR="00651521" w:rsidRPr="00075487" w:rsidDel="00FD6BA2" w:rsidRDefault="00651521" w:rsidP="00817E47">
            <w:pPr>
              <w:pStyle w:val="Normal10"/>
              <w:keepNext/>
              <w:keepLines/>
              <w:rPr>
                <w:del w:id="30771" w:author="Phuong Truong Thi" w:date="2024-10-17T18:57:00Z"/>
                <w:szCs w:val="24"/>
              </w:rPr>
            </w:pPr>
            <w:del w:id="30772" w:author="Phuong Truong Thi" w:date="2024-10-17T18:57:00Z">
              <w:r w:rsidDel="00FD6BA2">
                <w:rPr>
                  <w:szCs w:val="24"/>
                </w:rPr>
                <w:delText>Hệ thống hiển thị popup thông tin chi tiết chi nhánh</w:delText>
              </w:r>
              <w:bookmarkStart w:id="30773" w:name="_Toc180598609"/>
              <w:bookmarkStart w:id="30774" w:name="_Toc180599373"/>
              <w:bookmarkStart w:id="30775" w:name="_Toc181873076"/>
              <w:bookmarkStart w:id="30776" w:name="_Toc183456615"/>
              <w:bookmarkStart w:id="30777" w:name="_Toc184813906"/>
              <w:bookmarkEnd w:id="30773"/>
              <w:bookmarkEnd w:id="30774"/>
              <w:bookmarkEnd w:id="30775"/>
              <w:bookmarkEnd w:id="30776"/>
              <w:bookmarkEnd w:id="30777"/>
            </w:del>
          </w:p>
        </w:tc>
        <w:bookmarkStart w:id="30778" w:name="_Toc180598610"/>
        <w:bookmarkStart w:id="30779" w:name="_Toc180599374"/>
        <w:bookmarkStart w:id="30780" w:name="_Toc181873077"/>
        <w:bookmarkStart w:id="30781" w:name="_Toc183456616"/>
        <w:bookmarkStart w:id="30782" w:name="_Toc184813907"/>
        <w:bookmarkEnd w:id="30778"/>
        <w:bookmarkEnd w:id="30779"/>
        <w:bookmarkEnd w:id="30780"/>
        <w:bookmarkEnd w:id="30781"/>
        <w:bookmarkEnd w:id="30782"/>
      </w:tr>
    </w:tbl>
    <w:p w14:paraId="7AC00A1D" w14:textId="2C85D086" w:rsidR="00651521" w:rsidDel="00FD6BA2" w:rsidRDefault="00651521" w:rsidP="00651521">
      <w:pPr>
        <w:pStyle w:val="Heading31"/>
        <w:numPr>
          <w:ilvl w:val="0"/>
          <w:numId w:val="0"/>
        </w:numPr>
        <w:outlineLvl w:val="9"/>
        <w:rPr>
          <w:del w:id="30783" w:author="Phuong Truong Thi" w:date="2024-10-17T18:57:00Z"/>
          <w:sz w:val="24"/>
          <w:szCs w:val="24"/>
        </w:rPr>
      </w:pPr>
      <w:bookmarkStart w:id="30784" w:name="_Toc180598611"/>
      <w:bookmarkStart w:id="30785" w:name="_Toc180599375"/>
      <w:bookmarkStart w:id="30786" w:name="_Toc181873078"/>
      <w:bookmarkStart w:id="30787" w:name="_Toc183456617"/>
      <w:bookmarkStart w:id="30788" w:name="_Toc184813908"/>
      <w:bookmarkEnd w:id="30784"/>
      <w:bookmarkEnd w:id="30785"/>
      <w:bookmarkEnd w:id="30786"/>
      <w:bookmarkEnd w:id="30787"/>
      <w:bookmarkEnd w:id="30788"/>
    </w:p>
    <w:p w14:paraId="422B9210" w14:textId="249D6173" w:rsidR="00651521" w:rsidRPr="00651521" w:rsidDel="00FD6BA2" w:rsidRDefault="00651521" w:rsidP="00651521">
      <w:pPr>
        <w:pStyle w:val="Heading31"/>
        <w:numPr>
          <w:ilvl w:val="0"/>
          <w:numId w:val="0"/>
        </w:numPr>
        <w:outlineLvl w:val="9"/>
        <w:rPr>
          <w:del w:id="30789" w:author="Phuong Truong Thi" w:date="2024-10-17T18:57:00Z"/>
          <w:sz w:val="24"/>
          <w:szCs w:val="24"/>
        </w:rPr>
      </w:pPr>
      <w:bookmarkStart w:id="30790" w:name="_Toc180598612"/>
      <w:bookmarkStart w:id="30791" w:name="_Toc180599376"/>
      <w:bookmarkStart w:id="30792" w:name="_Toc181873079"/>
      <w:bookmarkStart w:id="30793" w:name="_Toc183456618"/>
      <w:bookmarkStart w:id="30794" w:name="_Toc184813909"/>
      <w:bookmarkEnd w:id="30790"/>
      <w:bookmarkEnd w:id="30791"/>
      <w:bookmarkEnd w:id="30792"/>
      <w:bookmarkEnd w:id="30793"/>
      <w:bookmarkEnd w:id="30794"/>
    </w:p>
    <w:p w14:paraId="1F321AB0" w14:textId="2871F1F0" w:rsidR="00651521" w:rsidRPr="00651521" w:rsidDel="00FD6BA2" w:rsidRDefault="00651521" w:rsidP="00651521">
      <w:pPr>
        <w:pStyle w:val="Heading31"/>
        <w:numPr>
          <w:ilvl w:val="2"/>
          <w:numId w:val="123"/>
        </w:numPr>
        <w:tabs>
          <w:tab w:val="left" w:pos="1080"/>
        </w:tabs>
        <w:rPr>
          <w:del w:id="30795" w:author="Phuong Truong Thi" w:date="2024-10-17T18:57:00Z"/>
          <w:sz w:val="24"/>
          <w:szCs w:val="24"/>
        </w:rPr>
      </w:pPr>
      <w:del w:id="30796" w:author="Phuong Truong Thi" w:date="2024-10-17T18:57:00Z">
        <w:r w:rsidRPr="00651521" w:rsidDel="00FD6BA2">
          <w:rPr>
            <w:sz w:val="24"/>
            <w:szCs w:val="24"/>
          </w:rPr>
          <w:delText>DETAIL</w:delText>
        </w:r>
        <w:r w:rsidDel="00FD6BA2">
          <w:rPr>
            <w:sz w:val="24"/>
            <w:szCs w:val="24"/>
          </w:rPr>
          <w:delText>_02</w:delText>
        </w:r>
        <w:r w:rsidRPr="00651521" w:rsidDel="00FD6BA2">
          <w:rPr>
            <w:sz w:val="24"/>
            <w:szCs w:val="24"/>
          </w:rPr>
          <w:delText xml:space="preserve"> - Màn hình chi tiết chi </w:delText>
        </w:r>
        <w:r w:rsidR="008B028E" w:rsidDel="00FD6BA2">
          <w:rPr>
            <w:sz w:val="24"/>
            <w:szCs w:val="24"/>
          </w:rPr>
          <w:delText>tiết CBBH</w:delText>
        </w:r>
        <w:bookmarkStart w:id="30797" w:name="_Toc180598613"/>
        <w:bookmarkStart w:id="30798" w:name="_Toc180599377"/>
        <w:bookmarkStart w:id="30799" w:name="_Toc181873080"/>
        <w:bookmarkStart w:id="30800" w:name="_Toc183456619"/>
        <w:bookmarkStart w:id="30801" w:name="_Toc184813910"/>
        <w:bookmarkEnd w:id="30797"/>
        <w:bookmarkEnd w:id="30798"/>
        <w:bookmarkEnd w:id="30799"/>
        <w:bookmarkEnd w:id="30800"/>
        <w:bookmarkEnd w:id="30801"/>
      </w:del>
    </w:p>
    <w:p w14:paraId="3DAF08F6" w14:textId="6A6C81A0" w:rsidR="00651521" w:rsidRPr="00B92CBA" w:rsidDel="00FD6BA2" w:rsidRDefault="00651521" w:rsidP="00651521">
      <w:pPr>
        <w:pStyle w:val="Heading31"/>
        <w:numPr>
          <w:ilvl w:val="0"/>
          <w:numId w:val="69"/>
        </w:numPr>
        <w:tabs>
          <w:tab w:val="clear" w:pos="1080"/>
        </w:tabs>
        <w:outlineLvl w:val="9"/>
        <w:rPr>
          <w:del w:id="30802" w:author="Phuong Truong Thi" w:date="2024-10-17T18:57:00Z"/>
          <w:sz w:val="24"/>
          <w:szCs w:val="24"/>
        </w:rPr>
      </w:pPr>
      <w:del w:id="30803" w:author="Phuong Truong Thi" w:date="2024-10-17T18:57:00Z">
        <w:r w:rsidDel="00FD6BA2">
          <w:rPr>
            <w:b w:val="0"/>
            <w:bCs w:val="0"/>
            <w:i/>
            <w:iCs/>
            <w:sz w:val="24"/>
            <w:szCs w:val="24"/>
          </w:rPr>
          <w:delText>Mô tả chức năng</w:delText>
        </w:r>
        <w:bookmarkStart w:id="30804" w:name="_Toc180598614"/>
        <w:bookmarkStart w:id="30805" w:name="_Toc180599378"/>
        <w:bookmarkStart w:id="30806" w:name="_Toc181873081"/>
        <w:bookmarkStart w:id="30807" w:name="_Toc183456620"/>
        <w:bookmarkStart w:id="30808" w:name="_Toc184813911"/>
        <w:bookmarkEnd w:id="30804"/>
        <w:bookmarkEnd w:id="30805"/>
        <w:bookmarkEnd w:id="30806"/>
        <w:bookmarkEnd w:id="30807"/>
        <w:bookmarkEnd w:id="30808"/>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7510"/>
      </w:tblGrid>
      <w:tr w:rsidR="00651521" w:rsidRPr="00075487" w:rsidDel="00FD6BA2" w14:paraId="67623C74" w14:textId="3DD431C2" w:rsidTr="00817E47">
        <w:trPr>
          <w:trHeight w:val="792"/>
          <w:del w:id="30809" w:author="Phuong Truong Thi" w:date="2024-10-17T18:57:00Z"/>
        </w:trPr>
        <w:tc>
          <w:tcPr>
            <w:tcW w:w="1647" w:type="dxa"/>
            <w:shd w:val="clear" w:color="auto" w:fill="auto"/>
          </w:tcPr>
          <w:p w14:paraId="7EF79DDB" w14:textId="5D26CDCA" w:rsidR="00651521" w:rsidRPr="00075487" w:rsidDel="00FD6BA2" w:rsidRDefault="00651521" w:rsidP="00817E47">
            <w:pPr>
              <w:pStyle w:val="Bd-1BodyText1"/>
              <w:keepLines/>
              <w:spacing w:line="276" w:lineRule="auto"/>
              <w:ind w:left="0"/>
              <w:jc w:val="left"/>
              <w:rPr>
                <w:del w:id="30810" w:author="Phuong Truong Thi" w:date="2024-10-17T18:57:00Z"/>
                <w:rFonts w:ascii="Times New Roman" w:hAnsi="Times New Roman"/>
                <w:b/>
                <w:bCs/>
                <w:i/>
                <w:sz w:val="24"/>
                <w:szCs w:val="24"/>
              </w:rPr>
            </w:pPr>
            <w:del w:id="30811" w:author="Phuong Truong Thi" w:date="2024-10-17T18:57:00Z">
              <w:r w:rsidRPr="00075487" w:rsidDel="00FD6BA2">
                <w:rPr>
                  <w:rFonts w:ascii="Times New Roman" w:hAnsi="Times New Roman"/>
                  <w:b/>
                  <w:i/>
                  <w:sz w:val="24"/>
                  <w:szCs w:val="24"/>
                </w:rPr>
                <w:delText>Mô tả</w:delText>
              </w:r>
              <w:bookmarkStart w:id="30812" w:name="_Toc180598615"/>
              <w:bookmarkStart w:id="30813" w:name="_Toc180599379"/>
              <w:bookmarkStart w:id="30814" w:name="_Toc181873082"/>
              <w:bookmarkStart w:id="30815" w:name="_Toc183456621"/>
              <w:bookmarkStart w:id="30816" w:name="_Toc184813912"/>
              <w:bookmarkEnd w:id="30812"/>
              <w:bookmarkEnd w:id="30813"/>
              <w:bookmarkEnd w:id="30814"/>
              <w:bookmarkEnd w:id="30815"/>
              <w:bookmarkEnd w:id="30816"/>
            </w:del>
          </w:p>
        </w:tc>
        <w:tc>
          <w:tcPr>
            <w:tcW w:w="7510" w:type="dxa"/>
            <w:shd w:val="clear" w:color="auto" w:fill="auto"/>
          </w:tcPr>
          <w:p w14:paraId="7C6FC840" w14:textId="0E431047" w:rsidR="00651521" w:rsidRPr="00075487" w:rsidDel="00FD6BA2" w:rsidRDefault="00651521" w:rsidP="00817E47">
            <w:pPr>
              <w:pStyle w:val="Normal10"/>
              <w:rPr>
                <w:del w:id="30817" w:author="Phuong Truong Thi" w:date="2024-10-17T18:57:00Z"/>
              </w:rPr>
            </w:pPr>
            <w:del w:id="30818" w:author="Phuong Truong Thi" w:date="2024-10-17T18:57:00Z">
              <w:r w:rsidRPr="00075487" w:rsidDel="00FD6BA2">
                <w:delText xml:space="preserve">Chức năng hỗ trợ NSD </w:delText>
              </w:r>
              <w:r w:rsidDel="00FD6BA2">
                <w:delText>nhìn thấy thông tin chi tiết chi nhánh quản lý KH. Chi tiết ở phần “Thông tin dữ liệu”</w:delText>
              </w:r>
              <w:bookmarkStart w:id="30819" w:name="_Toc180598616"/>
              <w:bookmarkStart w:id="30820" w:name="_Toc180599380"/>
              <w:bookmarkStart w:id="30821" w:name="_Toc181873083"/>
              <w:bookmarkStart w:id="30822" w:name="_Toc183456622"/>
              <w:bookmarkStart w:id="30823" w:name="_Toc184813913"/>
              <w:bookmarkEnd w:id="30819"/>
              <w:bookmarkEnd w:id="30820"/>
              <w:bookmarkEnd w:id="30821"/>
              <w:bookmarkEnd w:id="30822"/>
              <w:bookmarkEnd w:id="30823"/>
            </w:del>
          </w:p>
        </w:tc>
        <w:bookmarkStart w:id="30824" w:name="_Toc180598617"/>
        <w:bookmarkStart w:id="30825" w:name="_Toc180599381"/>
        <w:bookmarkStart w:id="30826" w:name="_Toc181873084"/>
        <w:bookmarkStart w:id="30827" w:name="_Toc183456623"/>
        <w:bookmarkStart w:id="30828" w:name="_Toc184813914"/>
        <w:bookmarkEnd w:id="30824"/>
        <w:bookmarkEnd w:id="30825"/>
        <w:bookmarkEnd w:id="30826"/>
        <w:bookmarkEnd w:id="30827"/>
        <w:bookmarkEnd w:id="30828"/>
      </w:tr>
      <w:tr w:rsidR="00651521" w:rsidRPr="00075487" w:rsidDel="00FD6BA2" w14:paraId="11BC71EC" w14:textId="02AD2D81" w:rsidTr="00817E47">
        <w:trPr>
          <w:trHeight w:val="765"/>
          <w:del w:id="30829" w:author="Phuong Truong Thi" w:date="2024-10-17T18:57:00Z"/>
        </w:trPr>
        <w:tc>
          <w:tcPr>
            <w:tcW w:w="1647" w:type="dxa"/>
            <w:shd w:val="clear" w:color="auto" w:fill="auto"/>
          </w:tcPr>
          <w:p w14:paraId="3EB61C10" w14:textId="76623BBD" w:rsidR="00651521" w:rsidRPr="00075487" w:rsidDel="00FD6BA2" w:rsidRDefault="00651521" w:rsidP="00817E47">
            <w:pPr>
              <w:pStyle w:val="Bd-1BodyText1"/>
              <w:keepLines/>
              <w:spacing w:line="276" w:lineRule="auto"/>
              <w:ind w:left="0"/>
              <w:jc w:val="left"/>
              <w:rPr>
                <w:del w:id="30830" w:author="Phuong Truong Thi" w:date="2024-10-17T18:57:00Z"/>
                <w:rFonts w:ascii="Times New Roman" w:hAnsi="Times New Roman"/>
                <w:b/>
                <w:bCs/>
                <w:i/>
                <w:sz w:val="24"/>
                <w:szCs w:val="24"/>
              </w:rPr>
            </w:pPr>
            <w:del w:id="30831" w:author="Phuong Truong Thi" w:date="2024-10-17T18:57:00Z">
              <w:r w:rsidRPr="00075487" w:rsidDel="00FD6BA2">
                <w:rPr>
                  <w:rFonts w:ascii="Times New Roman" w:hAnsi="Times New Roman"/>
                  <w:b/>
                  <w:i/>
                  <w:sz w:val="24"/>
                  <w:szCs w:val="24"/>
                </w:rPr>
                <w:delText>Điều kiện đầu vào</w:delText>
              </w:r>
              <w:bookmarkStart w:id="30832" w:name="_Toc180598618"/>
              <w:bookmarkStart w:id="30833" w:name="_Toc180599382"/>
              <w:bookmarkStart w:id="30834" w:name="_Toc181873085"/>
              <w:bookmarkStart w:id="30835" w:name="_Toc183456624"/>
              <w:bookmarkStart w:id="30836" w:name="_Toc184813915"/>
              <w:bookmarkEnd w:id="30832"/>
              <w:bookmarkEnd w:id="30833"/>
              <w:bookmarkEnd w:id="30834"/>
              <w:bookmarkEnd w:id="30835"/>
              <w:bookmarkEnd w:id="30836"/>
            </w:del>
          </w:p>
        </w:tc>
        <w:tc>
          <w:tcPr>
            <w:tcW w:w="7510" w:type="dxa"/>
            <w:shd w:val="clear" w:color="auto" w:fill="auto"/>
          </w:tcPr>
          <w:p w14:paraId="6B5F5732" w14:textId="2DFA9200" w:rsidR="00651521" w:rsidDel="00FD6BA2" w:rsidRDefault="00651521" w:rsidP="00817E47">
            <w:pPr>
              <w:pStyle w:val="Normal10"/>
              <w:keepNext/>
              <w:keepLines/>
              <w:rPr>
                <w:del w:id="30837" w:author="Phuong Truong Thi" w:date="2024-10-17T18:57:00Z"/>
                <w:szCs w:val="24"/>
              </w:rPr>
            </w:pPr>
            <w:del w:id="30838" w:author="Phuong Truong Thi" w:date="2024-10-17T18:57:00Z">
              <w:r w:rsidRPr="00075487" w:rsidDel="00FD6BA2">
                <w:rPr>
                  <w:szCs w:val="24"/>
                </w:rPr>
                <w:delText>NSD đăng nhập vào hệ thống</w:delText>
              </w:r>
              <w:bookmarkStart w:id="30839" w:name="_Toc180598619"/>
              <w:bookmarkStart w:id="30840" w:name="_Toc180599383"/>
              <w:bookmarkStart w:id="30841" w:name="_Toc181873086"/>
              <w:bookmarkStart w:id="30842" w:name="_Toc183456625"/>
              <w:bookmarkStart w:id="30843" w:name="_Toc184813916"/>
              <w:bookmarkEnd w:id="30839"/>
              <w:bookmarkEnd w:id="30840"/>
              <w:bookmarkEnd w:id="30841"/>
              <w:bookmarkEnd w:id="30842"/>
              <w:bookmarkEnd w:id="30843"/>
            </w:del>
          </w:p>
          <w:p w14:paraId="43A0FAA5" w14:textId="10255150" w:rsidR="00651521" w:rsidRPr="00075487" w:rsidDel="00FD6BA2" w:rsidRDefault="00651521" w:rsidP="00817E47">
            <w:pPr>
              <w:pStyle w:val="Normal10"/>
              <w:keepNext/>
              <w:keepLines/>
              <w:rPr>
                <w:del w:id="30844" w:author="Phuong Truong Thi" w:date="2024-10-17T18:57:00Z"/>
                <w:szCs w:val="24"/>
              </w:rPr>
            </w:pPr>
            <w:del w:id="30845" w:author="Phuong Truong Thi" w:date="2024-10-17T18:57:00Z">
              <w:r w:rsidDel="00FD6BA2">
                <w:rPr>
                  <w:szCs w:val="24"/>
                </w:rPr>
                <w:delText xml:space="preserve">Từ listview “Net AF” click vào Text link “Tên CBBH tháng trước”, “Tên CBBH  tháng này” trên danh sách. </w:delText>
              </w:r>
              <w:bookmarkStart w:id="30846" w:name="_Toc180598620"/>
              <w:bookmarkStart w:id="30847" w:name="_Toc180599384"/>
              <w:bookmarkStart w:id="30848" w:name="_Toc181873087"/>
              <w:bookmarkStart w:id="30849" w:name="_Toc183456626"/>
              <w:bookmarkStart w:id="30850" w:name="_Toc184813917"/>
              <w:bookmarkEnd w:id="30846"/>
              <w:bookmarkEnd w:id="30847"/>
              <w:bookmarkEnd w:id="30848"/>
              <w:bookmarkEnd w:id="30849"/>
              <w:bookmarkEnd w:id="30850"/>
            </w:del>
          </w:p>
        </w:tc>
        <w:bookmarkStart w:id="30851" w:name="_Toc180598621"/>
        <w:bookmarkStart w:id="30852" w:name="_Toc180599385"/>
        <w:bookmarkStart w:id="30853" w:name="_Toc181873088"/>
        <w:bookmarkStart w:id="30854" w:name="_Toc183456627"/>
        <w:bookmarkStart w:id="30855" w:name="_Toc184813918"/>
        <w:bookmarkEnd w:id="30851"/>
        <w:bookmarkEnd w:id="30852"/>
        <w:bookmarkEnd w:id="30853"/>
        <w:bookmarkEnd w:id="30854"/>
        <w:bookmarkEnd w:id="30855"/>
      </w:tr>
      <w:tr w:rsidR="00651521" w:rsidRPr="00075487" w:rsidDel="00FD6BA2" w14:paraId="3882395B" w14:textId="036111F1" w:rsidTr="00817E47">
        <w:trPr>
          <w:trHeight w:val="765"/>
          <w:del w:id="30856" w:author="Phuong Truong Thi" w:date="2024-10-17T18:57:00Z"/>
        </w:trPr>
        <w:tc>
          <w:tcPr>
            <w:tcW w:w="1647" w:type="dxa"/>
            <w:shd w:val="clear" w:color="auto" w:fill="auto"/>
          </w:tcPr>
          <w:p w14:paraId="056B2662" w14:textId="3B1BBAF1" w:rsidR="00651521" w:rsidRPr="00075487" w:rsidDel="00FD6BA2" w:rsidRDefault="00651521" w:rsidP="00817E47">
            <w:pPr>
              <w:pStyle w:val="Bd-1BodyText1"/>
              <w:keepLines/>
              <w:spacing w:line="276" w:lineRule="auto"/>
              <w:ind w:left="0"/>
              <w:jc w:val="left"/>
              <w:rPr>
                <w:del w:id="30857" w:author="Phuong Truong Thi" w:date="2024-10-17T18:57:00Z"/>
                <w:rFonts w:ascii="Times New Roman" w:hAnsi="Times New Roman"/>
                <w:b/>
                <w:i/>
                <w:sz w:val="24"/>
                <w:szCs w:val="24"/>
              </w:rPr>
            </w:pPr>
            <w:del w:id="30858" w:author="Phuong Truong Thi" w:date="2024-10-17T18:57:00Z">
              <w:r w:rsidRPr="00075487" w:rsidDel="00FD6BA2">
                <w:rPr>
                  <w:rFonts w:ascii="Times New Roman" w:hAnsi="Times New Roman"/>
                  <w:b/>
                  <w:i/>
                  <w:sz w:val="24"/>
                  <w:szCs w:val="24"/>
                </w:rPr>
                <w:delText>Điều kiện đầu ra</w:delText>
              </w:r>
              <w:bookmarkStart w:id="30859" w:name="_Toc180598622"/>
              <w:bookmarkStart w:id="30860" w:name="_Toc180599386"/>
              <w:bookmarkStart w:id="30861" w:name="_Toc181873089"/>
              <w:bookmarkStart w:id="30862" w:name="_Toc183456628"/>
              <w:bookmarkStart w:id="30863" w:name="_Toc184813919"/>
              <w:bookmarkEnd w:id="30859"/>
              <w:bookmarkEnd w:id="30860"/>
              <w:bookmarkEnd w:id="30861"/>
              <w:bookmarkEnd w:id="30862"/>
              <w:bookmarkEnd w:id="30863"/>
            </w:del>
          </w:p>
        </w:tc>
        <w:tc>
          <w:tcPr>
            <w:tcW w:w="7510" w:type="dxa"/>
            <w:shd w:val="clear" w:color="auto" w:fill="auto"/>
          </w:tcPr>
          <w:p w14:paraId="7AAC2130" w14:textId="1EF3A080" w:rsidR="00651521" w:rsidRPr="00075487" w:rsidDel="00FD6BA2" w:rsidRDefault="00651521" w:rsidP="00817E47">
            <w:pPr>
              <w:pStyle w:val="Normal10"/>
              <w:keepNext/>
              <w:keepLines/>
              <w:rPr>
                <w:del w:id="30864" w:author="Phuong Truong Thi" w:date="2024-10-17T18:57:00Z"/>
                <w:szCs w:val="24"/>
              </w:rPr>
            </w:pPr>
            <w:del w:id="30865" w:author="Phuong Truong Thi" w:date="2024-10-17T18:57:00Z">
              <w:r w:rsidDel="00FD6BA2">
                <w:rPr>
                  <w:szCs w:val="24"/>
                </w:rPr>
                <w:delText>Hệ thống hiển thị popup thông tin chi tiết CBBH</w:delText>
              </w:r>
              <w:bookmarkStart w:id="30866" w:name="_Toc180598623"/>
              <w:bookmarkStart w:id="30867" w:name="_Toc180599387"/>
              <w:bookmarkStart w:id="30868" w:name="_Toc181873090"/>
              <w:bookmarkStart w:id="30869" w:name="_Toc183456629"/>
              <w:bookmarkStart w:id="30870" w:name="_Toc184813920"/>
              <w:bookmarkEnd w:id="30866"/>
              <w:bookmarkEnd w:id="30867"/>
              <w:bookmarkEnd w:id="30868"/>
              <w:bookmarkEnd w:id="30869"/>
              <w:bookmarkEnd w:id="30870"/>
            </w:del>
          </w:p>
        </w:tc>
        <w:bookmarkStart w:id="30871" w:name="_Toc180598624"/>
        <w:bookmarkStart w:id="30872" w:name="_Toc180599388"/>
        <w:bookmarkStart w:id="30873" w:name="_Toc181873091"/>
        <w:bookmarkStart w:id="30874" w:name="_Toc183456630"/>
        <w:bookmarkStart w:id="30875" w:name="_Toc184813921"/>
        <w:bookmarkEnd w:id="30871"/>
        <w:bookmarkEnd w:id="30872"/>
        <w:bookmarkEnd w:id="30873"/>
        <w:bookmarkEnd w:id="30874"/>
        <w:bookmarkEnd w:id="30875"/>
      </w:tr>
    </w:tbl>
    <w:p w14:paraId="0ABBA695" w14:textId="3DF9E9F2" w:rsidR="00FB2896" w:rsidRPr="00C54E78" w:rsidDel="00FD6BA2" w:rsidRDefault="00FB2896">
      <w:pPr>
        <w:pStyle w:val="Heading41"/>
        <w:shd w:val="clear" w:color="auto" w:fill="auto"/>
        <w:rPr>
          <w:del w:id="30876" w:author="Phuong Truong Thi" w:date="2024-10-17T18:57:00Z"/>
        </w:rPr>
        <w:pPrChange w:id="30877" w:author="Phuong Truong Thi" w:date="2024-11-25T10:54:00Z">
          <w:pPr>
            <w:pStyle w:val="Heading31"/>
            <w:numPr>
              <w:ilvl w:val="0"/>
              <w:numId w:val="0"/>
            </w:numPr>
            <w:ind w:left="0" w:firstLine="0"/>
          </w:pPr>
        </w:pPrChange>
      </w:pPr>
      <w:bookmarkStart w:id="30878" w:name="_Toc180598625"/>
      <w:bookmarkStart w:id="30879" w:name="_Toc180599389"/>
      <w:bookmarkStart w:id="30880" w:name="_Toc181873092"/>
      <w:bookmarkStart w:id="30881" w:name="_Toc183456631"/>
      <w:bookmarkStart w:id="30882" w:name="_Toc184813922"/>
      <w:bookmarkEnd w:id="30878"/>
      <w:bookmarkEnd w:id="30879"/>
      <w:bookmarkEnd w:id="30880"/>
      <w:bookmarkEnd w:id="30881"/>
      <w:bookmarkEnd w:id="30882"/>
    </w:p>
    <w:p w14:paraId="4FF41F8F" w14:textId="3790C6E0" w:rsidR="00651521" w:rsidRPr="00C54E78" w:rsidDel="00FD6BA2" w:rsidRDefault="00651521">
      <w:pPr>
        <w:pStyle w:val="Heading41"/>
        <w:shd w:val="clear" w:color="auto" w:fill="auto"/>
        <w:rPr>
          <w:del w:id="30883" w:author="Phuong Truong Thi" w:date="2024-10-17T18:57:00Z"/>
        </w:rPr>
        <w:pPrChange w:id="30884" w:author="Phuong Truong Thi" w:date="2024-11-25T10:54:00Z">
          <w:pPr>
            <w:pStyle w:val="Heading31"/>
            <w:numPr>
              <w:ilvl w:val="0"/>
              <w:numId w:val="0"/>
            </w:numPr>
            <w:ind w:left="0" w:firstLine="0"/>
          </w:pPr>
        </w:pPrChange>
      </w:pPr>
      <w:bookmarkStart w:id="30885" w:name="_Toc180598626"/>
      <w:bookmarkStart w:id="30886" w:name="_Toc180599390"/>
      <w:bookmarkStart w:id="30887" w:name="_Toc181873093"/>
      <w:bookmarkStart w:id="30888" w:name="_Toc183456632"/>
      <w:bookmarkStart w:id="30889" w:name="_Toc184813923"/>
      <w:bookmarkEnd w:id="30885"/>
      <w:bookmarkEnd w:id="30886"/>
      <w:bookmarkEnd w:id="30887"/>
      <w:bookmarkEnd w:id="30888"/>
      <w:bookmarkEnd w:id="30889"/>
    </w:p>
    <w:p w14:paraId="3369EE82" w14:textId="482A50AC" w:rsidR="00651521" w:rsidRPr="00C54E78" w:rsidDel="00FD6BA2" w:rsidRDefault="00651521">
      <w:pPr>
        <w:pStyle w:val="Heading41"/>
        <w:shd w:val="clear" w:color="auto" w:fill="auto"/>
        <w:rPr>
          <w:del w:id="30890" w:author="Phuong Truong Thi" w:date="2024-10-17T18:57:00Z"/>
        </w:rPr>
        <w:pPrChange w:id="30891" w:author="Phuong Truong Thi" w:date="2024-11-25T10:54:00Z">
          <w:pPr>
            <w:pStyle w:val="Heading31"/>
            <w:numPr>
              <w:ilvl w:val="0"/>
              <w:numId w:val="0"/>
            </w:numPr>
            <w:ind w:left="0" w:firstLine="0"/>
          </w:pPr>
        </w:pPrChange>
      </w:pPr>
      <w:bookmarkStart w:id="30892" w:name="_Toc180598627"/>
      <w:bookmarkStart w:id="30893" w:name="_Toc180599391"/>
      <w:bookmarkStart w:id="30894" w:name="_Toc181873094"/>
      <w:bookmarkStart w:id="30895" w:name="_Toc183456633"/>
      <w:bookmarkStart w:id="30896" w:name="_Toc184813924"/>
      <w:bookmarkEnd w:id="30892"/>
      <w:bookmarkEnd w:id="30893"/>
      <w:bookmarkEnd w:id="30894"/>
      <w:bookmarkEnd w:id="30895"/>
      <w:bookmarkEnd w:id="30896"/>
    </w:p>
    <w:p w14:paraId="06272117" w14:textId="1A65B366" w:rsidR="00651521" w:rsidRPr="00C54E78" w:rsidDel="00FD6BA2" w:rsidRDefault="00651521">
      <w:pPr>
        <w:pStyle w:val="Heading41"/>
        <w:shd w:val="clear" w:color="auto" w:fill="auto"/>
        <w:rPr>
          <w:del w:id="30897" w:author="Phuong Truong Thi" w:date="2024-10-17T18:57:00Z"/>
        </w:rPr>
        <w:pPrChange w:id="30898" w:author="Phuong Truong Thi" w:date="2024-11-25T10:54:00Z">
          <w:pPr>
            <w:pStyle w:val="Heading31"/>
            <w:numPr>
              <w:ilvl w:val="0"/>
              <w:numId w:val="0"/>
            </w:numPr>
            <w:ind w:left="0" w:firstLine="0"/>
          </w:pPr>
        </w:pPrChange>
      </w:pPr>
      <w:bookmarkStart w:id="30899" w:name="_Toc180598628"/>
      <w:bookmarkStart w:id="30900" w:name="_Toc180599392"/>
      <w:bookmarkStart w:id="30901" w:name="_Toc181873095"/>
      <w:bookmarkStart w:id="30902" w:name="_Toc183456634"/>
      <w:bookmarkStart w:id="30903" w:name="_Toc184813925"/>
      <w:bookmarkEnd w:id="30899"/>
      <w:bookmarkEnd w:id="30900"/>
      <w:bookmarkEnd w:id="30901"/>
      <w:bookmarkEnd w:id="30902"/>
      <w:bookmarkEnd w:id="30903"/>
    </w:p>
    <w:p w14:paraId="0FBC7159" w14:textId="4AA00C86" w:rsidR="00651521" w:rsidRPr="00C54E78" w:rsidDel="00FD6BA2" w:rsidRDefault="00651521">
      <w:pPr>
        <w:pStyle w:val="Heading41"/>
        <w:shd w:val="clear" w:color="auto" w:fill="auto"/>
        <w:rPr>
          <w:del w:id="30904" w:author="Phuong Truong Thi" w:date="2024-10-17T18:57:00Z"/>
        </w:rPr>
        <w:pPrChange w:id="30905" w:author="Phuong Truong Thi" w:date="2024-11-25T10:54:00Z">
          <w:pPr>
            <w:pStyle w:val="Heading31"/>
            <w:numPr>
              <w:ilvl w:val="0"/>
              <w:numId w:val="0"/>
            </w:numPr>
            <w:ind w:left="0" w:firstLine="0"/>
          </w:pPr>
        </w:pPrChange>
      </w:pPr>
      <w:bookmarkStart w:id="30906" w:name="_Toc180598629"/>
      <w:bookmarkStart w:id="30907" w:name="_Toc180599393"/>
      <w:bookmarkStart w:id="30908" w:name="_Toc181873096"/>
      <w:bookmarkStart w:id="30909" w:name="_Toc183456635"/>
      <w:bookmarkStart w:id="30910" w:name="_Toc184813926"/>
      <w:bookmarkEnd w:id="30906"/>
      <w:bookmarkEnd w:id="30907"/>
      <w:bookmarkEnd w:id="30908"/>
      <w:bookmarkEnd w:id="30909"/>
      <w:bookmarkEnd w:id="30910"/>
    </w:p>
    <w:p w14:paraId="668D38D5" w14:textId="31190A82" w:rsidR="000B6994" w:rsidRPr="00C54E78" w:rsidDel="00890E54" w:rsidRDefault="00243EB6">
      <w:pPr>
        <w:pStyle w:val="Heading41"/>
        <w:shd w:val="clear" w:color="auto" w:fill="auto"/>
        <w:rPr>
          <w:del w:id="30911" w:author="Phuong Truong Thi" w:date="2024-11-20T12:59:00Z"/>
        </w:rPr>
        <w:pPrChange w:id="30912" w:author="Phuong Truong Thi" w:date="2024-11-25T10:54:00Z">
          <w:pPr>
            <w:pStyle w:val="Heading31"/>
          </w:pPr>
        </w:pPrChange>
      </w:pPr>
      <w:bookmarkStart w:id="30913" w:name="_Toc177425409"/>
      <w:del w:id="30914" w:author="Phuong Truong Thi" w:date="2024-11-20T12:59:00Z">
        <w:r w:rsidRPr="00C54E78" w:rsidDel="00890E54">
          <w:rPr>
            <w:b w:val="0"/>
          </w:rPr>
          <w:delText xml:space="preserve">Các </w:delText>
        </w:r>
        <w:r w:rsidR="00A46AC9" w:rsidRPr="00C54E78" w:rsidDel="00890E54">
          <w:rPr>
            <w:b w:val="0"/>
          </w:rPr>
          <w:delText>tính</w:delText>
        </w:r>
        <w:r w:rsidRPr="00C54E78" w:rsidDel="00890E54">
          <w:rPr>
            <w:b w:val="0"/>
          </w:rPr>
          <w:delText xml:space="preserve"> năng trên danh sách </w:delText>
        </w:r>
        <w:r w:rsidR="00EA757D" w:rsidRPr="00C54E78" w:rsidDel="00890E54">
          <w:rPr>
            <w:b w:val="0"/>
          </w:rPr>
          <w:delText>KH MAF tăng giảm ròng</w:delText>
        </w:r>
        <w:bookmarkStart w:id="30915" w:name="_Toc183456636"/>
        <w:bookmarkStart w:id="30916" w:name="_Toc184813927"/>
        <w:bookmarkEnd w:id="30915"/>
        <w:bookmarkEnd w:id="30916"/>
      </w:del>
    </w:p>
    <w:p w14:paraId="52CA39B1" w14:textId="702F7CB5" w:rsidR="000B6994" w:rsidRPr="00C54E78" w:rsidDel="00890E54" w:rsidRDefault="00A46AC9">
      <w:pPr>
        <w:pStyle w:val="Heading41"/>
        <w:shd w:val="clear" w:color="auto" w:fill="auto"/>
        <w:rPr>
          <w:del w:id="30917" w:author="Phuong Truong Thi" w:date="2024-11-20T12:59:00Z"/>
        </w:rPr>
        <w:pPrChange w:id="30918" w:author="Phuong Truong Thi" w:date="2024-11-25T10:54:00Z">
          <w:pPr>
            <w:pStyle w:val="Heading31"/>
            <w:numPr>
              <w:ilvl w:val="0"/>
              <w:numId w:val="148"/>
            </w:numPr>
            <w:ind w:left="450" w:hanging="270"/>
            <w:outlineLvl w:val="9"/>
          </w:pPr>
        </w:pPrChange>
      </w:pPr>
      <w:del w:id="30919" w:author="Phuong Truong Thi" w:date="2024-11-20T12:59:00Z">
        <w:r w:rsidRPr="00C54E78" w:rsidDel="00890E54">
          <w:rPr>
            <w:b w:val="0"/>
          </w:rPr>
          <w:delText>Tính</w:delText>
        </w:r>
        <w:r w:rsidR="000B6994" w:rsidRPr="00C54E78" w:rsidDel="00890E54">
          <w:rPr>
            <w:b w:val="0"/>
          </w:rPr>
          <w:delText xml:space="preserve"> năng Search in list </w:delText>
        </w:r>
        <w:bookmarkStart w:id="30920" w:name="_Toc183456637"/>
        <w:bookmarkStart w:id="30921" w:name="_Toc184813928"/>
        <w:bookmarkEnd w:id="30920"/>
        <w:bookmarkEnd w:id="30921"/>
      </w:del>
    </w:p>
    <w:p w14:paraId="2365044C" w14:textId="7B9FA355" w:rsidR="000B6994" w:rsidRPr="00C54E78" w:rsidDel="00890E54" w:rsidRDefault="000B6994">
      <w:pPr>
        <w:pStyle w:val="Heading41"/>
        <w:shd w:val="clear" w:color="auto" w:fill="auto"/>
        <w:rPr>
          <w:del w:id="30922" w:author="Phuong Truong Thi" w:date="2024-11-20T12:59:00Z"/>
        </w:rPr>
        <w:pPrChange w:id="30923" w:author="Phuong Truong Thi" w:date="2024-11-25T10:54:00Z">
          <w:pPr>
            <w:pStyle w:val="ListParagraph"/>
            <w:numPr>
              <w:ilvl w:val="0"/>
              <w:numId w:val="0"/>
            </w:numPr>
            <w:tabs>
              <w:tab w:val="left" w:pos="360"/>
            </w:tabs>
            <w:ind w:left="0" w:hanging="180"/>
          </w:pPr>
        </w:pPrChange>
      </w:pPr>
      <w:del w:id="30924" w:author="Phuong Truong Thi" w:date="2024-11-20T12:59:00Z">
        <w:r w:rsidRPr="00C54E78" w:rsidDel="00890E54">
          <w:delText xml:space="preserve">Bước 1: Tại màn hình danh sách KH </w:delText>
        </w:r>
        <w:r w:rsidR="00A46AC9" w:rsidRPr="00C54E78" w:rsidDel="00890E54">
          <w:delText>M</w:delText>
        </w:r>
        <w:r w:rsidRPr="00C54E78" w:rsidDel="00890E54">
          <w:delText xml:space="preserve">AF tăng giảm ròng, User nhập thông tin tìm kiếm vào search box </w:delText>
        </w:r>
        <w:bookmarkStart w:id="30925" w:name="_Toc183456638"/>
        <w:bookmarkStart w:id="30926" w:name="_Toc184813929"/>
        <w:bookmarkEnd w:id="30925"/>
        <w:bookmarkEnd w:id="30926"/>
      </w:del>
    </w:p>
    <w:p w14:paraId="75629ABE" w14:textId="51C4EC01" w:rsidR="000B6994" w:rsidRPr="00C54E78" w:rsidDel="00890E54" w:rsidRDefault="000B6994">
      <w:pPr>
        <w:pStyle w:val="Heading41"/>
        <w:shd w:val="clear" w:color="auto" w:fill="auto"/>
        <w:rPr>
          <w:del w:id="30927" w:author="Phuong Truong Thi" w:date="2024-11-20T12:59:00Z"/>
        </w:rPr>
        <w:pPrChange w:id="30928" w:author="Phuong Truong Thi" w:date="2024-11-25T10:54:00Z">
          <w:pPr>
            <w:pStyle w:val="ListParagraph"/>
            <w:numPr>
              <w:ilvl w:val="0"/>
              <w:numId w:val="0"/>
            </w:numPr>
            <w:ind w:left="0" w:hanging="180"/>
          </w:pPr>
        </w:pPrChange>
      </w:pPr>
      <w:del w:id="30929" w:author="Phuong Truong Thi" w:date="2024-11-20T12:59:00Z">
        <w:r w:rsidRPr="00C54E78" w:rsidDel="00890E54">
          <w:delText xml:space="preserve">Bước 2: </w:delText>
        </w:r>
        <w:r w:rsidR="00A35866" w:rsidRPr="00C54E78" w:rsidDel="00890E54">
          <w:delText>Hệ thống thực hiện tra cứu thông tin tìm kiếm trên 4 trường CIF/ Legal ID/ Số điện thoại/ Tên khách hàng và trả ra kết quả phù hợp</w:delText>
        </w:r>
        <w:bookmarkStart w:id="30930" w:name="_Toc183456639"/>
        <w:bookmarkStart w:id="30931" w:name="_Toc184813930"/>
        <w:bookmarkEnd w:id="30930"/>
        <w:bookmarkEnd w:id="30931"/>
      </w:del>
    </w:p>
    <w:p w14:paraId="62D761A2" w14:textId="2AF6B70B" w:rsidR="000B6994" w:rsidRPr="00C54E78" w:rsidDel="00890E54" w:rsidRDefault="000B6994">
      <w:pPr>
        <w:pStyle w:val="Heading41"/>
        <w:shd w:val="clear" w:color="auto" w:fill="auto"/>
        <w:rPr>
          <w:del w:id="30932" w:author="Phuong Truong Thi" w:date="2024-11-20T12:59:00Z"/>
        </w:rPr>
        <w:pPrChange w:id="30933" w:author="Phuong Truong Thi" w:date="2024-11-25T10:54:00Z">
          <w:pPr>
            <w:pStyle w:val="ListParagraph"/>
            <w:numPr>
              <w:ilvl w:val="0"/>
              <w:numId w:val="0"/>
            </w:numPr>
            <w:ind w:left="0" w:hanging="180"/>
          </w:pPr>
        </w:pPrChange>
      </w:pPr>
      <w:del w:id="30934" w:author="Phuong Truong Thi" w:date="2024-11-20T12:59:00Z">
        <w:r w:rsidRPr="00C54E78" w:rsidDel="00890E54">
          <w:delText>Cho phép tìm kiếm gần đúng, không phân biệt chữ hoa, chữ thường.</w:delText>
        </w:r>
        <w:bookmarkStart w:id="30935" w:name="_Toc183456640"/>
        <w:bookmarkStart w:id="30936" w:name="_Toc184813931"/>
        <w:bookmarkEnd w:id="30935"/>
        <w:bookmarkEnd w:id="30936"/>
      </w:del>
    </w:p>
    <w:p w14:paraId="7BC9725E" w14:textId="1B661A17" w:rsidR="000B6994" w:rsidRPr="00C54E78" w:rsidDel="00890E54" w:rsidRDefault="00A46AC9">
      <w:pPr>
        <w:pStyle w:val="Heading41"/>
        <w:shd w:val="clear" w:color="auto" w:fill="auto"/>
        <w:rPr>
          <w:del w:id="30937" w:author="Phuong Truong Thi" w:date="2024-11-20T12:59:00Z"/>
        </w:rPr>
        <w:pPrChange w:id="30938" w:author="Phuong Truong Thi" w:date="2024-11-25T10:54:00Z">
          <w:pPr>
            <w:pStyle w:val="Heading31"/>
            <w:numPr>
              <w:ilvl w:val="0"/>
              <w:numId w:val="148"/>
            </w:numPr>
            <w:ind w:left="450" w:hanging="270"/>
            <w:outlineLvl w:val="9"/>
          </w:pPr>
        </w:pPrChange>
      </w:pPr>
      <w:del w:id="30939" w:author="Phuong Truong Thi" w:date="2024-11-20T12:59:00Z">
        <w:r w:rsidRPr="00C54E78" w:rsidDel="00890E54">
          <w:rPr>
            <w:b w:val="0"/>
          </w:rPr>
          <w:delText>Tính</w:delText>
        </w:r>
        <w:r w:rsidR="000B6994" w:rsidRPr="00C54E78" w:rsidDel="00890E54">
          <w:rPr>
            <w:b w:val="0"/>
          </w:rPr>
          <w:delText xml:space="preserve"> năng Filter</w:delText>
        </w:r>
        <w:bookmarkStart w:id="30940" w:name="_Toc183456641"/>
        <w:bookmarkStart w:id="30941" w:name="_Toc184813932"/>
        <w:bookmarkEnd w:id="30940"/>
        <w:bookmarkEnd w:id="30941"/>
      </w:del>
    </w:p>
    <w:p w14:paraId="7A357D47" w14:textId="710BFC72" w:rsidR="000B6994" w:rsidRPr="00CF1252" w:rsidDel="00890E54" w:rsidRDefault="000B6994">
      <w:pPr>
        <w:pStyle w:val="Heading41"/>
        <w:shd w:val="clear" w:color="auto" w:fill="auto"/>
        <w:rPr>
          <w:del w:id="30942" w:author="Phuong Truong Thi" w:date="2024-11-20T12:59:00Z"/>
          <w:rFonts w:eastAsia="Times New Roman"/>
          <w:color w:val="000000"/>
          <w:rPrChange w:id="30943" w:author="Phuong Truong Thi" w:date="2024-11-25T18:20:00Z">
            <w:rPr>
              <w:del w:id="30944" w:author="Phuong Truong Thi" w:date="2024-11-20T12:59:00Z"/>
              <w:rFonts w:eastAsia="Times New Roman"/>
              <w:color w:val="000000"/>
            </w:rPr>
          </w:rPrChange>
        </w:rPr>
        <w:pPrChange w:id="30945" w:author="Phuong Truong Thi" w:date="2024-11-25T10:54:00Z">
          <w:pPr>
            <w:pStyle w:val="ListParagraph"/>
            <w:numPr>
              <w:ilvl w:val="0"/>
              <w:numId w:val="0"/>
            </w:numPr>
            <w:spacing w:before="0" w:line="240" w:lineRule="auto"/>
            <w:ind w:left="450" w:hanging="270"/>
            <w:contextualSpacing w:val="0"/>
          </w:pPr>
        </w:pPrChange>
      </w:pPr>
      <w:del w:id="30946" w:author="Phuong Truong Thi" w:date="2024-11-20T12:59:00Z">
        <w:r w:rsidRPr="00CF1252" w:rsidDel="00890E54">
          <w:rPr>
            <w:rFonts w:eastAsia="Times New Roman"/>
            <w:color w:val="000000"/>
            <w:rPrChange w:id="30947" w:author="Phuong Truong Thi" w:date="2024-11-25T18:20:00Z">
              <w:rPr>
                <w:rFonts w:eastAsia="Times New Roman"/>
                <w:color w:val="000000"/>
              </w:rPr>
            </w:rPrChange>
          </w:rPr>
          <w:delText xml:space="preserve">Bước 1:  </w:delText>
        </w:r>
        <w:r w:rsidRPr="00C54E78" w:rsidDel="00890E54">
          <w:delText xml:space="preserve">KH </w:delText>
        </w:r>
        <w:r w:rsidR="00A46AC9" w:rsidRPr="00C54E78" w:rsidDel="00890E54">
          <w:delText>M</w:delText>
        </w:r>
        <w:r w:rsidRPr="00C54E78" w:rsidDel="00890E54">
          <w:delText>AF tăng giảm ròng</w:delText>
        </w:r>
        <w:r w:rsidRPr="00CF1252" w:rsidDel="00890E54">
          <w:rPr>
            <w:rFonts w:eastAsia="Times New Roman"/>
            <w:color w:val="000000"/>
            <w:rPrChange w:id="30948" w:author="Phuong Truong Thi" w:date="2024-11-25T18:20:00Z">
              <w:rPr>
                <w:rFonts w:eastAsia="Times New Roman"/>
                <w:color w:val="000000"/>
              </w:rPr>
            </w:rPrChange>
          </w:rPr>
          <w:delText>User nhấn vào icon Filter</w:delText>
        </w:r>
        <w:bookmarkStart w:id="30949" w:name="_Toc183456642"/>
        <w:bookmarkStart w:id="30950" w:name="_Toc184813933"/>
        <w:bookmarkEnd w:id="30949"/>
        <w:bookmarkEnd w:id="30950"/>
      </w:del>
    </w:p>
    <w:p w14:paraId="39A04366" w14:textId="1BEFAF69" w:rsidR="000B6994" w:rsidRPr="00CF1252" w:rsidDel="00890E54" w:rsidRDefault="000B6994">
      <w:pPr>
        <w:pStyle w:val="Heading41"/>
        <w:shd w:val="clear" w:color="auto" w:fill="auto"/>
        <w:rPr>
          <w:del w:id="30951" w:author="Phuong Truong Thi" w:date="2024-11-20T12:59:00Z"/>
          <w:rFonts w:eastAsia="Times New Roman"/>
          <w:color w:val="000000"/>
          <w:rPrChange w:id="30952" w:author="Phuong Truong Thi" w:date="2024-11-25T18:20:00Z">
            <w:rPr>
              <w:del w:id="30953" w:author="Phuong Truong Thi" w:date="2024-11-20T12:59:00Z"/>
              <w:rFonts w:eastAsia="Times New Roman"/>
              <w:color w:val="000000"/>
            </w:rPr>
          </w:rPrChange>
        </w:rPr>
        <w:pPrChange w:id="30954" w:author="Phuong Truong Thi" w:date="2024-11-25T10:54:00Z">
          <w:pPr>
            <w:spacing w:before="0" w:line="240" w:lineRule="auto"/>
            <w:ind w:left="360" w:hanging="360"/>
            <w:contextualSpacing w:val="0"/>
          </w:pPr>
        </w:pPrChange>
      </w:pPr>
      <w:del w:id="30955" w:author="Phuong Truong Thi" w:date="2024-11-20T12:59:00Z">
        <w:r w:rsidRPr="00CF1252" w:rsidDel="00890E54">
          <w:rPr>
            <w:rFonts w:eastAsia="Times New Roman"/>
            <w:color w:val="000000"/>
            <w:rPrChange w:id="30956" w:author="Phuong Truong Thi" w:date="2024-11-25T18:20:00Z">
              <w:rPr>
                <w:rFonts w:eastAsia="Times New Roman"/>
                <w:color w:val="000000"/>
              </w:rPr>
            </w:rPrChange>
          </w:rPr>
          <w:delText xml:space="preserve">   Bước 2:    Bước 3:    Bước 3.1:    Bước 3.2:    Bước 3.3:    Bước 4:    Bước 5: </w:delText>
        </w:r>
        <w:bookmarkStart w:id="30957" w:name="_Toc183456643"/>
        <w:bookmarkStart w:id="30958" w:name="_Toc184813934"/>
        <w:bookmarkEnd w:id="30957"/>
        <w:bookmarkEnd w:id="30958"/>
      </w:del>
    </w:p>
    <w:p w14:paraId="5446661D" w14:textId="552914D4" w:rsidR="000B6994" w:rsidRPr="00CF1252" w:rsidDel="00890E54" w:rsidRDefault="000B6994">
      <w:pPr>
        <w:pStyle w:val="Heading41"/>
        <w:shd w:val="clear" w:color="auto" w:fill="auto"/>
        <w:rPr>
          <w:del w:id="30959" w:author="Phuong Truong Thi" w:date="2024-11-20T12:59:00Z"/>
          <w:rFonts w:eastAsia="Times New Roman"/>
          <w:color w:val="000000"/>
          <w:rPrChange w:id="30960" w:author="Phuong Truong Thi" w:date="2024-11-25T18:20:00Z">
            <w:rPr>
              <w:del w:id="30961" w:author="Phuong Truong Thi" w:date="2024-11-20T12:59:00Z"/>
              <w:rFonts w:eastAsia="Times New Roman"/>
              <w:color w:val="000000"/>
            </w:rPr>
          </w:rPrChange>
        </w:rPr>
        <w:pPrChange w:id="30962" w:author="Phuong Truong Thi" w:date="2024-11-25T10:54:00Z">
          <w:pPr>
            <w:pStyle w:val="ListParagraph"/>
            <w:numPr>
              <w:ilvl w:val="0"/>
              <w:numId w:val="0"/>
            </w:numPr>
            <w:spacing w:before="0" w:line="240" w:lineRule="auto"/>
            <w:ind w:left="450" w:firstLine="0"/>
            <w:contextualSpacing w:val="0"/>
          </w:pPr>
        </w:pPrChange>
      </w:pPr>
      <w:bookmarkStart w:id="30963" w:name="_Toc183456644"/>
      <w:bookmarkStart w:id="30964" w:name="_Toc184813935"/>
      <w:bookmarkEnd w:id="30963"/>
      <w:bookmarkEnd w:id="30964"/>
    </w:p>
    <w:p w14:paraId="2BC83A02" w14:textId="4883A1FA" w:rsidR="000B6994" w:rsidRPr="00CF1252" w:rsidDel="00890E54" w:rsidRDefault="00A46AC9">
      <w:pPr>
        <w:pStyle w:val="Heading41"/>
        <w:shd w:val="clear" w:color="auto" w:fill="auto"/>
        <w:rPr>
          <w:del w:id="30965" w:author="Phuong Truong Thi" w:date="2024-11-20T12:59:00Z"/>
          <w:rFonts w:eastAsia="Times New Roman"/>
          <w:b w:val="0"/>
          <w:color w:val="000000"/>
          <w:rPrChange w:id="30966" w:author="Phuong Truong Thi" w:date="2024-11-25T18:20:00Z">
            <w:rPr>
              <w:del w:id="30967" w:author="Phuong Truong Thi" w:date="2024-11-20T12:59:00Z"/>
              <w:rFonts w:eastAsia="Times New Roman"/>
              <w:b/>
              <w:color w:val="000000"/>
            </w:rPr>
          </w:rPrChange>
        </w:rPr>
        <w:pPrChange w:id="30968" w:author="Phuong Truong Thi" w:date="2024-11-25T10:54:00Z">
          <w:pPr>
            <w:pStyle w:val="ListParagraph"/>
            <w:numPr>
              <w:ilvl w:val="0"/>
              <w:numId w:val="148"/>
            </w:numPr>
            <w:spacing w:before="0" w:line="240" w:lineRule="auto"/>
            <w:ind w:left="720" w:hanging="540"/>
            <w:contextualSpacing w:val="0"/>
          </w:pPr>
        </w:pPrChange>
      </w:pPr>
      <w:del w:id="30969" w:author="Phuong Truong Thi" w:date="2024-11-20T12:59:00Z">
        <w:r w:rsidRPr="00CF1252" w:rsidDel="00890E54">
          <w:rPr>
            <w:rFonts w:eastAsia="Times New Roman"/>
            <w:b w:val="0"/>
            <w:color w:val="000000"/>
            <w:rPrChange w:id="30970" w:author="Phuong Truong Thi" w:date="2024-11-25T18:20:00Z">
              <w:rPr>
                <w:rFonts w:eastAsia="Times New Roman"/>
                <w:b/>
                <w:color w:val="000000"/>
              </w:rPr>
            </w:rPrChange>
          </w:rPr>
          <w:delText xml:space="preserve">Tính năng </w:delText>
        </w:r>
        <w:r w:rsidR="000B6994" w:rsidRPr="00CF1252" w:rsidDel="00890E54">
          <w:rPr>
            <w:rFonts w:eastAsia="Times New Roman"/>
            <w:b w:val="0"/>
            <w:color w:val="000000"/>
            <w:rPrChange w:id="30971" w:author="Phuong Truong Thi" w:date="2024-11-25T18:20:00Z">
              <w:rPr>
                <w:rFonts w:eastAsia="Times New Roman"/>
                <w:b/>
                <w:color w:val="000000"/>
              </w:rPr>
            </w:rPrChange>
          </w:rPr>
          <w:delText>Sort</w:delText>
        </w:r>
        <w:bookmarkStart w:id="30972" w:name="_Toc183456645"/>
        <w:bookmarkStart w:id="30973" w:name="_Toc184813936"/>
        <w:bookmarkEnd w:id="30972"/>
        <w:bookmarkEnd w:id="30973"/>
      </w:del>
    </w:p>
    <w:p w14:paraId="3B661F8A" w14:textId="3E20CCBC" w:rsidR="000B6994" w:rsidRPr="00CF1252" w:rsidDel="00890E54" w:rsidRDefault="000B6994">
      <w:pPr>
        <w:pStyle w:val="Heading41"/>
        <w:shd w:val="clear" w:color="auto" w:fill="auto"/>
        <w:rPr>
          <w:del w:id="30974" w:author="Phuong Truong Thi" w:date="2024-11-20T12:59:00Z"/>
          <w:rFonts w:eastAsia="Times New Roman"/>
          <w:color w:val="000000"/>
          <w:rPrChange w:id="30975" w:author="Phuong Truong Thi" w:date="2024-11-25T18:20:00Z">
            <w:rPr>
              <w:del w:id="30976" w:author="Phuong Truong Thi" w:date="2024-11-20T12:59:00Z"/>
              <w:rFonts w:eastAsia="Times New Roman"/>
              <w:color w:val="000000"/>
            </w:rPr>
          </w:rPrChange>
        </w:rPr>
        <w:pPrChange w:id="30977" w:author="Phuong Truong Thi" w:date="2024-11-25T10:54:00Z">
          <w:pPr>
            <w:spacing w:before="0" w:line="240" w:lineRule="auto"/>
            <w:ind w:left="90" w:firstLine="90"/>
            <w:contextualSpacing w:val="0"/>
          </w:pPr>
        </w:pPrChange>
      </w:pPr>
      <w:del w:id="30978" w:author="Phuong Truong Thi" w:date="2024-11-20T12:59:00Z">
        <w:r w:rsidRPr="00CF1252" w:rsidDel="00890E54">
          <w:rPr>
            <w:rFonts w:eastAsia="Times New Roman"/>
            <w:color w:val="000000"/>
            <w:rPrChange w:id="30979" w:author="Phuong Truong Thi" w:date="2024-11-25T18:20:00Z">
              <w:rPr>
                <w:rFonts w:eastAsia="Times New Roman"/>
                <w:color w:val="000000"/>
              </w:rPr>
            </w:rPrChange>
          </w:rPr>
          <w:delText xml:space="preserve">  </w:delText>
        </w:r>
        <w:r w:rsidRPr="00C54E78" w:rsidDel="00890E54">
          <w:delText xml:space="preserve">KH </w:delText>
        </w:r>
        <w:r w:rsidR="00A46AC9" w:rsidRPr="00C54E78" w:rsidDel="00890E54">
          <w:delText>M</w:delText>
        </w:r>
        <w:r w:rsidRPr="00C54E78" w:rsidDel="00890E54">
          <w:delText>AF tăng giảm ròng</w:delText>
        </w:r>
        <w:r w:rsidR="00A46AC9" w:rsidRPr="00CF1252" w:rsidDel="00890E54">
          <w:rPr>
            <w:rFonts w:eastAsia="Times New Roman"/>
            <w:color w:val="000000"/>
            <w:rPrChange w:id="30980" w:author="Phuong Truong Thi" w:date="2024-11-25T18:20:00Z">
              <w:rPr>
                <w:rFonts w:eastAsia="Times New Roman"/>
                <w:color w:val="000000"/>
              </w:rPr>
            </w:rPrChange>
          </w:rPr>
          <w:delText>User</w:delText>
        </w:r>
        <w:r w:rsidRPr="00CF1252" w:rsidDel="00890E54">
          <w:rPr>
            <w:rFonts w:eastAsia="Times New Roman"/>
            <w:color w:val="000000"/>
            <w:rPrChange w:id="30981" w:author="Phuong Truong Thi" w:date="2024-11-25T18:20:00Z">
              <w:rPr>
                <w:rFonts w:eastAsia="Times New Roman"/>
                <w:color w:val="000000"/>
              </w:rPr>
            </w:rPrChange>
          </w:rPr>
          <w:delText>.</w:delText>
        </w:r>
        <w:bookmarkStart w:id="30982" w:name="_Toc183456646"/>
        <w:bookmarkStart w:id="30983" w:name="_Toc184813937"/>
        <w:bookmarkEnd w:id="30982"/>
        <w:bookmarkEnd w:id="30983"/>
      </w:del>
    </w:p>
    <w:p w14:paraId="57D4CF8B" w14:textId="0B5B231D" w:rsidR="000B6994" w:rsidRPr="00CF1252" w:rsidDel="00890E54" w:rsidRDefault="000B6994">
      <w:pPr>
        <w:pStyle w:val="Heading41"/>
        <w:shd w:val="clear" w:color="auto" w:fill="auto"/>
        <w:rPr>
          <w:del w:id="30984" w:author="Phuong Truong Thi" w:date="2024-11-20T12:59:00Z"/>
          <w:rFonts w:eastAsia="Times New Roman"/>
          <w:color w:val="000000"/>
          <w:rPrChange w:id="30985" w:author="Phuong Truong Thi" w:date="2024-11-25T18:20:00Z">
            <w:rPr>
              <w:del w:id="30986" w:author="Phuong Truong Thi" w:date="2024-11-20T12:59:00Z"/>
              <w:rFonts w:eastAsia="Times New Roman"/>
              <w:color w:val="000000"/>
            </w:rPr>
          </w:rPrChange>
        </w:rPr>
        <w:pPrChange w:id="30987" w:author="Phuong Truong Thi" w:date="2024-11-25T10:54:00Z">
          <w:pPr>
            <w:spacing w:before="0" w:line="240" w:lineRule="auto"/>
            <w:ind w:left="90" w:firstLine="90"/>
            <w:contextualSpacing w:val="0"/>
          </w:pPr>
        </w:pPrChange>
      </w:pPr>
      <w:bookmarkStart w:id="30988" w:name="_Toc183456647"/>
      <w:bookmarkStart w:id="30989" w:name="_Toc184813938"/>
      <w:bookmarkEnd w:id="30988"/>
      <w:bookmarkEnd w:id="30989"/>
    </w:p>
    <w:p w14:paraId="1A2ADC3E" w14:textId="335950EC" w:rsidR="000B6994" w:rsidRPr="00CF1252" w:rsidDel="00890E54" w:rsidRDefault="00A46AC9">
      <w:pPr>
        <w:pStyle w:val="Heading41"/>
        <w:shd w:val="clear" w:color="auto" w:fill="auto"/>
        <w:rPr>
          <w:del w:id="30990" w:author="Phuong Truong Thi" w:date="2024-11-20T12:59:00Z"/>
          <w:rFonts w:eastAsia="Times New Roman"/>
          <w:b w:val="0"/>
          <w:color w:val="000000"/>
          <w:rPrChange w:id="30991" w:author="Phuong Truong Thi" w:date="2024-11-25T18:20:00Z">
            <w:rPr>
              <w:del w:id="30992" w:author="Phuong Truong Thi" w:date="2024-11-20T12:59:00Z"/>
              <w:rFonts w:eastAsia="Times New Roman"/>
              <w:b/>
              <w:color w:val="000000"/>
            </w:rPr>
          </w:rPrChange>
        </w:rPr>
        <w:pPrChange w:id="30993" w:author="Phuong Truong Thi" w:date="2024-11-25T10:54:00Z">
          <w:pPr>
            <w:pStyle w:val="ListParagraph"/>
            <w:numPr>
              <w:ilvl w:val="0"/>
              <w:numId w:val="148"/>
            </w:numPr>
            <w:spacing w:before="0" w:line="240" w:lineRule="auto"/>
            <w:ind w:left="720" w:hanging="540"/>
            <w:contextualSpacing w:val="0"/>
          </w:pPr>
        </w:pPrChange>
      </w:pPr>
      <w:del w:id="30994" w:author="Phuong Truong Thi" w:date="2024-11-20T12:59:00Z">
        <w:r w:rsidRPr="00CF1252" w:rsidDel="00890E54">
          <w:rPr>
            <w:rFonts w:eastAsia="Times New Roman"/>
            <w:b w:val="0"/>
            <w:color w:val="000000"/>
            <w:rPrChange w:id="30995" w:author="Phuong Truong Thi" w:date="2024-11-25T18:20:00Z">
              <w:rPr>
                <w:rFonts w:eastAsia="Times New Roman"/>
                <w:b/>
                <w:color w:val="000000"/>
              </w:rPr>
            </w:rPrChange>
          </w:rPr>
          <w:delText xml:space="preserve">Tính năng </w:delText>
        </w:r>
        <w:r w:rsidR="000B6994" w:rsidRPr="00CF1252" w:rsidDel="00890E54">
          <w:rPr>
            <w:rFonts w:eastAsia="Times New Roman"/>
            <w:b w:val="0"/>
            <w:color w:val="000000"/>
            <w:rPrChange w:id="30996" w:author="Phuong Truong Thi" w:date="2024-11-25T18:20:00Z">
              <w:rPr>
                <w:rFonts w:eastAsia="Times New Roman"/>
                <w:b/>
                <w:color w:val="000000"/>
              </w:rPr>
            </w:rPrChange>
          </w:rPr>
          <w:delText>Điều chỉnh các trường hiển thị trên danh sách</w:delText>
        </w:r>
        <w:bookmarkStart w:id="30997" w:name="_Toc183456648"/>
        <w:bookmarkStart w:id="30998" w:name="_Toc184813939"/>
        <w:bookmarkEnd w:id="30997"/>
        <w:bookmarkEnd w:id="30998"/>
      </w:del>
    </w:p>
    <w:p w14:paraId="794FFAB4" w14:textId="33B28FAC" w:rsidR="000B6994" w:rsidRPr="00C54E78" w:rsidDel="00471E7D" w:rsidRDefault="000B6994">
      <w:pPr>
        <w:pStyle w:val="Heading41"/>
        <w:shd w:val="clear" w:color="auto" w:fill="auto"/>
        <w:rPr>
          <w:del w:id="30999" w:author="Phuong Truong Thi" w:date="2024-10-08T18:00:00Z"/>
        </w:rPr>
        <w:pPrChange w:id="31000" w:author="Phuong Truong Thi" w:date="2024-11-25T10:54:00Z">
          <w:pPr>
            <w:ind w:left="360"/>
          </w:pPr>
        </w:pPrChange>
      </w:pPr>
      <w:del w:id="31001" w:author="Phuong Truong Thi" w:date="2024-11-20T12:59:00Z">
        <w:r w:rsidRPr="00C54E78" w:rsidDel="00890E54">
          <w:delText xml:space="preserve">    Bước 1: </w:delText>
        </w:r>
      </w:del>
      <w:bookmarkStart w:id="31002" w:name="_Toc183456649"/>
      <w:bookmarkStart w:id="31003" w:name="_Toc184813940"/>
      <w:bookmarkEnd w:id="31002"/>
      <w:bookmarkEnd w:id="31003"/>
    </w:p>
    <w:p w14:paraId="0C51D6D6" w14:textId="77777777" w:rsidR="000B6994" w:rsidRPr="00C54E78" w:rsidDel="00471E7D" w:rsidRDefault="000B6994">
      <w:pPr>
        <w:pStyle w:val="Heading41"/>
        <w:shd w:val="clear" w:color="auto" w:fill="auto"/>
        <w:rPr>
          <w:del w:id="31004" w:author="Phuong Truong Thi" w:date="2024-10-08T18:00:00Z"/>
        </w:rPr>
        <w:pPrChange w:id="31005" w:author="Phuong Truong Thi" w:date="2024-11-25T10:54:00Z">
          <w:pPr/>
        </w:pPrChange>
      </w:pPr>
      <w:del w:id="31006" w:author="Phuong Truong Thi" w:date="2024-10-08T18:00:00Z">
        <w:r w:rsidRPr="00CF1252" w:rsidDel="00471E7D">
          <w:rPr>
            <w:i w:val="0"/>
            <w:iCs w:val="0"/>
            <w:rPrChange w:id="31007" w:author="Phuong Truong Thi" w:date="2024-11-25T18:20:00Z">
              <w:rPr>
                <w:i/>
                <w:iCs/>
              </w:rPr>
            </w:rPrChange>
          </w:rPr>
          <w:delText>Màn hình minh họa</w:delText>
        </w:r>
        <w:bookmarkStart w:id="31008" w:name="_Toc183456650"/>
        <w:bookmarkStart w:id="31009" w:name="_Toc184813941"/>
        <w:bookmarkEnd w:id="31008"/>
        <w:bookmarkEnd w:id="31009"/>
      </w:del>
    </w:p>
    <w:p w14:paraId="3AAB8491" w14:textId="77777777" w:rsidR="000B6994" w:rsidRPr="00C54E78" w:rsidDel="00FD6BA2" w:rsidRDefault="000B6994">
      <w:pPr>
        <w:pStyle w:val="Heading41"/>
        <w:shd w:val="clear" w:color="auto" w:fill="auto"/>
        <w:rPr>
          <w:del w:id="31010" w:author="Phuong Truong Thi" w:date="2024-10-17T18:56:00Z"/>
        </w:rPr>
        <w:pPrChange w:id="31011" w:author="Phuong Truong Thi" w:date="2024-11-25T10:54:00Z">
          <w:pPr/>
        </w:pPrChange>
      </w:pPr>
      <w:del w:id="31012" w:author="Phuong Truong Thi" w:date="2024-10-08T18:00:00Z">
        <w:r w:rsidRPr="00CF1252" w:rsidDel="00471E7D">
          <w:rPr>
            <w:rFonts w:eastAsia="Times New Roman"/>
            <w:noProof/>
            <w:rPrChange w:id="31013" w:author="Phuong Truong Thi" w:date="2024-11-25T18:20:00Z">
              <w:rPr>
                <w:rFonts w:eastAsia="Times New Roman"/>
                <w:noProof/>
              </w:rPr>
            </w:rPrChange>
          </w:rPr>
          <w:drawing>
            <wp:inline distT="0" distB="0" distL="0" distR="0" wp14:anchorId="34C0BB5E" wp14:editId="60E0CB81">
              <wp:extent cx="5821045" cy="2266950"/>
              <wp:effectExtent l="0" t="0" r="8255" b="0"/>
              <wp:docPr id="206578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5821045" cy="2266950"/>
                      </a:xfrm>
                      <a:prstGeom prst="rect">
                        <a:avLst/>
                      </a:prstGeom>
                    </pic:spPr>
                  </pic:pic>
                </a:graphicData>
              </a:graphic>
            </wp:inline>
          </w:drawing>
        </w:r>
      </w:del>
      <w:bookmarkStart w:id="31014" w:name="_Toc183456651"/>
      <w:bookmarkStart w:id="31015" w:name="_Toc184813942"/>
      <w:bookmarkEnd w:id="31014"/>
      <w:bookmarkEnd w:id="31015"/>
    </w:p>
    <w:p w14:paraId="42751C0F" w14:textId="2C45C2A9" w:rsidR="000B6994" w:rsidRPr="00CF1252" w:rsidDel="00890E54" w:rsidRDefault="000B6994">
      <w:pPr>
        <w:pStyle w:val="Heading41"/>
        <w:shd w:val="clear" w:color="auto" w:fill="auto"/>
        <w:rPr>
          <w:del w:id="31016" w:author="Phuong Truong Thi" w:date="2024-11-20T12:59:00Z"/>
          <w:rFonts w:eastAsia="Times New Roman"/>
          <w:color w:val="000000"/>
          <w:rPrChange w:id="31017" w:author="Phuong Truong Thi" w:date="2024-11-25T18:20:00Z">
            <w:rPr>
              <w:del w:id="31018" w:author="Phuong Truong Thi" w:date="2024-11-20T12:59:00Z"/>
              <w:rFonts w:eastAsia="Times New Roman"/>
              <w:color w:val="000000"/>
            </w:rPr>
          </w:rPrChange>
        </w:rPr>
        <w:pPrChange w:id="31019" w:author="Phuong Truong Thi" w:date="2024-11-25T10:54:00Z">
          <w:pPr>
            <w:spacing w:before="0" w:line="240" w:lineRule="auto"/>
            <w:ind w:left="360" w:hanging="360"/>
            <w:contextualSpacing w:val="0"/>
          </w:pPr>
        </w:pPrChange>
      </w:pPr>
      <w:del w:id="31020" w:author="Phuong Truong Thi" w:date="2024-11-20T12:59:00Z">
        <w:r w:rsidRPr="00CF1252" w:rsidDel="00890E54">
          <w:rPr>
            <w:rFonts w:eastAsia="Times New Roman"/>
            <w:color w:val="000000"/>
            <w:rPrChange w:id="31021" w:author="Phuong Truong Thi" w:date="2024-11-25T18:20:00Z">
              <w:rPr>
                <w:rFonts w:eastAsia="Times New Roman"/>
                <w:color w:val="000000"/>
              </w:rPr>
            </w:rPrChange>
          </w:rPr>
          <w:delText xml:space="preserve"> </w:delText>
        </w:r>
        <w:r w:rsidRPr="00C54E78" w:rsidDel="00890E54">
          <w:delText xml:space="preserve">KH </w:delText>
        </w:r>
        <w:r w:rsidR="00A46AC9" w:rsidRPr="00C54E78" w:rsidDel="00890E54">
          <w:delText>M</w:delText>
        </w:r>
        <w:r w:rsidRPr="00C54E78" w:rsidDel="00890E54">
          <w:delText>AF tăng giảm ròng</w:delText>
        </w:r>
        <w:r w:rsidR="00A46AC9" w:rsidRPr="00CF1252" w:rsidDel="00890E54">
          <w:rPr>
            <w:rFonts w:eastAsia="Times New Roman"/>
            <w:color w:val="000000"/>
            <w:rPrChange w:id="31022" w:author="Phuong Truong Thi" w:date="2024-11-25T18:20:00Z">
              <w:rPr>
                <w:rFonts w:eastAsia="Times New Roman"/>
                <w:color w:val="000000"/>
              </w:rPr>
            </w:rPrChange>
          </w:rPr>
          <w:delText>User</w:delText>
        </w:r>
        <w:r w:rsidRPr="00CF1252" w:rsidDel="00890E54">
          <w:rPr>
            <w:rFonts w:eastAsia="Times New Roman"/>
            <w:color w:val="000000"/>
            <w:rPrChange w:id="31023" w:author="Phuong Truong Thi" w:date="2024-11-25T18:20:00Z">
              <w:rPr>
                <w:rFonts w:eastAsia="Times New Roman"/>
                <w:color w:val="000000"/>
              </w:rPr>
            </w:rPrChange>
          </w:rPr>
          <w:delText xml:space="preserve">    Bước 2:     Bước 3:  lên danh sách.    Bước 4: </w:delText>
        </w:r>
        <w:bookmarkStart w:id="31024" w:name="_Toc183456652"/>
        <w:bookmarkStart w:id="31025" w:name="_Toc184813943"/>
        <w:bookmarkEnd w:id="31024"/>
        <w:bookmarkEnd w:id="31025"/>
      </w:del>
    </w:p>
    <w:p w14:paraId="5672B5B6" w14:textId="557422D2" w:rsidR="000B6994" w:rsidRPr="00CF1252" w:rsidDel="00890E54" w:rsidRDefault="000B6994">
      <w:pPr>
        <w:pStyle w:val="Heading41"/>
        <w:shd w:val="clear" w:color="auto" w:fill="auto"/>
        <w:rPr>
          <w:del w:id="31026" w:author="Phuong Truong Thi" w:date="2024-11-20T12:59:00Z"/>
          <w:rFonts w:eastAsia="Times New Roman"/>
          <w:color w:val="000000"/>
          <w:rPrChange w:id="31027" w:author="Phuong Truong Thi" w:date="2024-11-25T18:20:00Z">
            <w:rPr>
              <w:del w:id="31028" w:author="Phuong Truong Thi" w:date="2024-11-20T12:59:00Z"/>
              <w:rFonts w:eastAsia="Times New Roman"/>
              <w:color w:val="000000"/>
            </w:rPr>
          </w:rPrChange>
        </w:rPr>
        <w:pPrChange w:id="31029" w:author="Phuong Truong Thi" w:date="2024-11-25T10:54:00Z">
          <w:pPr>
            <w:spacing w:before="0" w:line="240" w:lineRule="auto"/>
            <w:ind w:left="360" w:hanging="360"/>
            <w:contextualSpacing w:val="0"/>
          </w:pPr>
        </w:pPrChange>
      </w:pPr>
      <w:del w:id="31030" w:author="Phuong Truong Thi" w:date="2024-11-20T12:59:00Z">
        <w:r w:rsidRPr="00CF1252" w:rsidDel="00890E54">
          <w:rPr>
            <w:rFonts w:eastAsia="Times New Roman"/>
            <w:color w:val="000000"/>
            <w:rPrChange w:id="31031" w:author="Phuong Truong Thi" w:date="2024-11-25T18:20:00Z">
              <w:rPr>
                <w:rFonts w:eastAsia="Times New Roman"/>
                <w:color w:val="000000"/>
              </w:rPr>
            </w:rPrChange>
          </w:rPr>
          <w:delText xml:space="preserve">    Bước 5: Danh sáchhiển thị </w:delText>
        </w:r>
        <w:bookmarkStart w:id="31032" w:name="_Toc183456653"/>
        <w:bookmarkStart w:id="31033" w:name="_Toc184813944"/>
        <w:bookmarkEnd w:id="31032"/>
        <w:bookmarkEnd w:id="31033"/>
      </w:del>
    </w:p>
    <w:p w14:paraId="42409E9C" w14:textId="40C5C97D" w:rsidR="00A46AC9" w:rsidRPr="00CF1252" w:rsidDel="00890E54" w:rsidRDefault="00A46AC9">
      <w:pPr>
        <w:pStyle w:val="Heading41"/>
        <w:shd w:val="clear" w:color="auto" w:fill="auto"/>
        <w:rPr>
          <w:del w:id="31034" w:author="Phuong Truong Thi" w:date="2024-11-20T12:59:00Z"/>
          <w:rFonts w:eastAsia="Times New Roman"/>
          <w:b w:val="0"/>
          <w:color w:val="000000"/>
          <w:rPrChange w:id="31035" w:author="Phuong Truong Thi" w:date="2024-11-25T18:20:00Z">
            <w:rPr>
              <w:del w:id="31036" w:author="Phuong Truong Thi" w:date="2024-11-20T12:59:00Z"/>
              <w:rFonts w:eastAsia="Times New Roman"/>
              <w:b/>
              <w:color w:val="000000"/>
            </w:rPr>
          </w:rPrChange>
        </w:rPr>
        <w:pPrChange w:id="31037" w:author="Phuong Truong Thi" w:date="2024-11-25T10:54:00Z">
          <w:pPr>
            <w:pStyle w:val="ListParagraph"/>
            <w:numPr>
              <w:ilvl w:val="0"/>
              <w:numId w:val="148"/>
            </w:numPr>
            <w:spacing w:before="0" w:line="240" w:lineRule="auto"/>
            <w:ind w:left="720"/>
            <w:contextualSpacing w:val="0"/>
          </w:pPr>
        </w:pPrChange>
      </w:pPr>
      <w:del w:id="31038" w:author="Phuong Truong Thi" w:date="2024-11-20T12:59:00Z">
        <w:r w:rsidRPr="00CF1252" w:rsidDel="00890E54">
          <w:rPr>
            <w:rFonts w:eastAsia="Times New Roman"/>
            <w:b w:val="0"/>
            <w:color w:val="000000"/>
            <w:rPrChange w:id="31039" w:author="Phuong Truong Thi" w:date="2024-11-25T18:20:00Z">
              <w:rPr>
                <w:rFonts w:eastAsia="Times New Roman"/>
                <w:b/>
                <w:color w:val="000000"/>
              </w:rPr>
            </w:rPrChange>
          </w:rPr>
          <w:delText>Tính năng Tạo mới listview</w:delText>
        </w:r>
        <w:bookmarkStart w:id="31040" w:name="_Toc183456654"/>
        <w:bookmarkStart w:id="31041" w:name="_Toc184813945"/>
        <w:bookmarkEnd w:id="31040"/>
        <w:bookmarkEnd w:id="31041"/>
      </w:del>
    </w:p>
    <w:p w14:paraId="4411A7A1" w14:textId="7E3D90D5" w:rsidR="00A46AC9" w:rsidRPr="00CF1252" w:rsidDel="00890E54" w:rsidRDefault="00A46AC9">
      <w:pPr>
        <w:pStyle w:val="Heading41"/>
        <w:shd w:val="clear" w:color="auto" w:fill="auto"/>
        <w:rPr>
          <w:del w:id="31042" w:author="Phuong Truong Thi" w:date="2024-11-20T12:59:00Z"/>
          <w:rFonts w:eastAsia="Times New Roman"/>
          <w:color w:val="000000"/>
          <w:rPrChange w:id="31043" w:author="Phuong Truong Thi" w:date="2024-11-25T18:20:00Z">
            <w:rPr>
              <w:del w:id="31044" w:author="Phuong Truong Thi" w:date="2024-11-20T12:59:00Z"/>
              <w:rFonts w:eastAsia="Times New Roman"/>
              <w:color w:val="000000"/>
            </w:rPr>
          </w:rPrChange>
        </w:rPr>
        <w:pPrChange w:id="31045" w:author="Phuong Truong Thi" w:date="2024-11-25T10:54:00Z">
          <w:pPr>
            <w:spacing w:before="0" w:line="240" w:lineRule="auto"/>
            <w:ind w:left="360" w:hanging="360"/>
            <w:contextualSpacing w:val="0"/>
          </w:pPr>
        </w:pPrChange>
      </w:pPr>
      <w:del w:id="31046" w:author="Phuong Truong Thi" w:date="2024-11-20T12:59:00Z">
        <w:r w:rsidRPr="00CF1252" w:rsidDel="00890E54">
          <w:rPr>
            <w:rFonts w:eastAsia="Times New Roman"/>
            <w:color w:val="000000"/>
            <w:rPrChange w:id="31047" w:author="Phuong Truong Thi" w:date="2024-11-25T18:20:00Z">
              <w:rPr>
                <w:rFonts w:eastAsia="Times New Roman"/>
                <w:color w:val="000000"/>
              </w:rPr>
            </w:rPrChange>
          </w:rPr>
          <w:delText xml:space="preserve">   Tạo ra danh sách listview mới</w:delText>
        </w:r>
        <w:bookmarkStart w:id="31048" w:name="_Toc183456655"/>
        <w:bookmarkStart w:id="31049" w:name="_Toc184813946"/>
        <w:bookmarkEnd w:id="31048"/>
        <w:bookmarkEnd w:id="31049"/>
      </w:del>
    </w:p>
    <w:p w14:paraId="773BF0D8" w14:textId="264DAAF1" w:rsidR="00A46AC9" w:rsidRPr="00CF1252" w:rsidDel="00890E54" w:rsidRDefault="00A46AC9">
      <w:pPr>
        <w:pStyle w:val="Heading41"/>
        <w:shd w:val="clear" w:color="auto" w:fill="auto"/>
        <w:rPr>
          <w:del w:id="31050" w:author="Phuong Truong Thi" w:date="2024-11-20T12:59:00Z"/>
          <w:rFonts w:eastAsia="Times New Roman"/>
          <w:b w:val="0"/>
          <w:color w:val="000000"/>
          <w:rPrChange w:id="31051" w:author="Phuong Truong Thi" w:date="2024-11-25T18:20:00Z">
            <w:rPr>
              <w:del w:id="31052" w:author="Phuong Truong Thi" w:date="2024-11-20T12:59:00Z"/>
              <w:rFonts w:eastAsia="Times New Roman"/>
              <w:b/>
              <w:color w:val="000000"/>
            </w:rPr>
          </w:rPrChange>
        </w:rPr>
        <w:pPrChange w:id="31053" w:author="Phuong Truong Thi" w:date="2024-11-25T10:54:00Z">
          <w:pPr>
            <w:pStyle w:val="ListParagraph"/>
            <w:numPr>
              <w:ilvl w:val="0"/>
              <w:numId w:val="148"/>
            </w:numPr>
            <w:spacing w:before="0" w:line="240" w:lineRule="auto"/>
            <w:ind w:left="720"/>
            <w:contextualSpacing w:val="0"/>
          </w:pPr>
        </w:pPrChange>
      </w:pPr>
      <w:del w:id="31054" w:author="Phuong Truong Thi" w:date="2024-11-20T12:59:00Z">
        <w:r w:rsidRPr="00CF1252" w:rsidDel="00890E54">
          <w:rPr>
            <w:rFonts w:eastAsia="Times New Roman"/>
            <w:color w:val="000000"/>
            <w:rPrChange w:id="31055" w:author="Phuong Truong Thi" w:date="2024-11-25T18:20:00Z">
              <w:rPr>
                <w:rFonts w:eastAsia="Times New Roman"/>
                <w:color w:val="000000"/>
              </w:rPr>
            </w:rPrChange>
          </w:rPr>
          <w:delText xml:space="preserve">    Bước :  KHUser    Bước :     Bước     Bước     Bước     Bước </w:delText>
        </w:r>
        <w:r w:rsidRPr="00CF1252" w:rsidDel="00890E54">
          <w:rPr>
            <w:rFonts w:eastAsia="Times New Roman"/>
            <w:b w:val="0"/>
            <w:color w:val="000000"/>
            <w:rPrChange w:id="31056" w:author="Phuong Truong Thi" w:date="2024-11-25T18:20:00Z">
              <w:rPr>
                <w:rFonts w:eastAsia="Times New Roman"/>
                <w:b/>
                <w:color w:val="000000"/>
              </w:rPr>
            </w:rPrChange>
          </w:rPr>
          <w:delText>Tính năng Clone listview</w:delText>
        </w:r>
        <w:bookmarkStart w:id="31057" w:name="_Toc183456656"/>
        <w:bookmarkStart w:id="31058" w:name="_Toc184813947"/>
        <w:bookmarkEnd w:id="31057"/>
        <w:bookmarkEnd w:id="31058"/>
      </w:del>
    </w:p>
    <w:p w14:paraId="5193859B" w14:textId="72191359" w:rsidR="00A46AC9" w:rsidRPr="00CF1252" w:rsidDel="00890E54" w:rsidRDefault="00A46AC9">
      <w:pPr>
        <w:pStyle w:val="Heading41"/>
        <w:shd w:val="clear" w:color="auto" w:fill="auto"/>
        <w:rPr>
          <w:del w:id="31059" w:author="Phuong Truong Thi" w:date="2024-11-20T12:59:00Z"/>
          <w:rFonts w:eastAsia="Times New Roman"/>
          <w:color w:val="000000"/>
          <w:rPrChange w:id="31060" w:author="Phuong Truong Thi" w:date="2024-11-25T18:20:00Z">
            <w:rPr>
              <w:del w:id="31061" w:author="Phuong Truong Thi" w:date="2024-11-20T12:59:00Z"/>
              <w:rFonts w:eastAsia="Times New Roman"/>
              <w:color w:val="000000"/>
            </w:rPr>
          </w:rPrChange>
        </w:rPr>
        <w:pPrChange w:id="31062" w:author="Phuong Truong Thi" w:date="2024-11-25T10:54:00Z">
          <w:pPr>
            <w:spacing w:before="0" w:line="240" w:lineRule="auto"/>
            <w:contextualSpacing w:val="0"/>
          </w:pPr>
        </w:pPrChange>
      </w:pPr>
      <w:del w:id="31063" w:author="Phuong Truong Thi" w:date="2024-11-20T12:59:00Z">
        <w:r w:rsidRPr="00CF1252" w:rsidDel="00890E54">
          <w:rPr>
            <w:rFonts w:eastAsia="Times New Roman"/>
            <w:b w:val="0"/>
            <w:color w:val="000000"/>
            <w:rPrChange w:id="31064" w:author="Phuong Truong Thi" w:date="2024-11-25T18:20:00Z">
              <w:rPr>
                <w:rFonts w:eastAsia="Times New Roman"/>
                <w:b/>
                <w:color w:val="000000"/>
              </w:rPr>
            </w:rPrChange>
          </w:rPr>
          <w:delText xml:space="preserve">   </w:delText>
        </w:r>
        <w:r w:rsidRPr="00CF1252" w:rsidDel="00890E54">
          <w:rPr>
            <w:rFonts w:eastAsia="Times New Roman"/>
            <w:color w:val="000000"/>
            <w:rPrChange w:id="31065" w:author="Phuong Truong Thi" w:date="2024-11-25T18:20:00Z">
              <w:rPr>
                <w:rFonts w:eastAsia="Times New Roman"/>
                <w:color w:val="000000"/>
              </w:rPr>
            </w:rPrChange>
          </w:rPr>
          <w:delText>Tạo ra danh sách khách hàng khác được sao chép từ danh sách hiện tại</w:delText>
        </w:r>
        <w:bookmarkStart w:id="31066" w:name="_Toc183456657"/>
        <w:bookmarkStart w:id="31067" w:name="_Toc184813948"/>
        <w:bookmarkEnd w:id="31066"/>
        <w:bookmarkEnd w:id="31067"/>
      </w:del>
    </w:p>
    <w:p w14:paraId="0AFA5FFA" w14:textId="2D654964" w:rsidR="00A46AC9" w:rsidRPr="00CF1252" w:rsidDel="00890E54" w:rsidRDefault="00A46AC9">
      <w:pPr>
        <w:pStyle w:val="Heading41"/>
        <w:shd w:val="clear" w:color="auto" w:fill="auto"/>
        <w:rPr>
          <w:del w:id="31068" w:author="Phuong Truong Thi" w:date="2024-11-20T12:59:00Z"/>
          <w:rFonts w:eastAsia="Times New Roman"/>
          <w:color w:val="000000"/>
          <w:rPrChange w:id="31069" w:author="Phuong Truong Thi" w:date="2024-11-25T18:20:00Z">
            <w:rPr>
              <w:del w:id="31070" w:author="Phuong Truong Thi" w:date="2024-11-20T12:59:00Z"/>
              <w:rFonts w:eastAsia="Times New Roman"/>
              <w:color w:val="000000"/>
            </w:rPr>
          </w:rPrChange>
        </w:rPr>
        <w:pPrChange w:id="31071" w:author="Phuong Truong Thi" w:date="2024-11-25T10:54:00Z">
          <w:pPr>
            <w:spacing w:before="0" w:line="240" w:lineRule="auto"/>
            <w:ind w:left="360" w:hanging="360"/>
            <w:contextualSpacing w:val="0"/>
          </w:pPr>
        </w:pPrChange>
      </w:pPr>
      <w:del w:id="31072" w:author="Phuong Truong Thi" w:date="2024-11-20T12:59:00Z">
        <w:r w:rsidRPr="00CF1252" w:rsidDel="00890E54">
          <w:rPr>
            <w:rFonts w:eastAsia="Times New Roman"/>
            <w:color w:val="000000"/>
            <w:rPrChange w:id="31073" w:author="Phuong Truong Thi" w:date="2024-11-25T18:20:00Z">
              <w:rPr>
                <w:rFonts w:eastAsia="Times New Roman"/>
                <w:color w:val="000000"/>
              </w:rPr>
            </w:rPrChange>
          </w:rPr>
          <w:delText xml:space="preserve">    Bước :  KHUser    Bước : Clone    Bước     Bước     Bước     Bước </w:delText>
        </w:r>
        <w:bookmarkStart w:id="31074" w:name="_Toc183456658"/>
        <w:bookmarkStart w:id="31075" w:name="_Toc184813949"/>
        <w:bookmarkEnd w:id="31074"/>
        <w:bookmarkEnd w:id="31075"/>
      </w:del>
    </w:p>
    <w:p w14:paraId="14776E53" w14:textId="79275C00" w:rsidR="003C22E4" w:rsidRPr="00C54E78" w:rsidRDefault="002141E9">
      <w:pPr>
        <w:pStyle w:val="Heading41"/>
        <w:shd w:val="clear" w:color="auto" w:fill="auto"/>
        <w:pPrChange w:id="31076" w:author="Phuong Truong Thi" w:date="2024-11-25T10:54:00Z">
          <w:pPr>
            <w:pStyle w:val="Heading31"/>
            <w:keepNext w:val="0"/>
          </w:pPr>
        </w:pPrChange>
      </w:pPr>
      <w:bookmarkStart w:id="31077" w:name="_Toc184813950"/>
      <w:r w:rsidRPr="00CF1252">
        <w:rPr>
          <w:i w:val="0"/>
          <w:iCs w:val="0"/>
          <w:rPrChange w:id="31078" w:author="Phuong Truong Thi" w:date="2024-11-25T18:20:00Z">
            <w:rPr/>
          </w:rPrChange>
        </w:rPr>
        <w:t>Xem b</w:t>
      </w:r>
      <w:r w:rsidR="003C22E4" w:rsidRPr="00CF1252">
        <w:rPr>
          <w:i w:val="0"/>
          <w:iCs w:val="0"/>
          <w:rPrChange w:id="31079" w:author="Phuong Truong Thi" w:date="2024-11-25T18:20:00Z">
            <w:rPr/>
          </w:rPrChange>
        </w:rPr>
        <w:t xml:space="preserve">áo cáo số lượng </w:t>
      </w:r>
      <w:ins w:id="31080" w:author="Phuong Truong Thi" w:date="2024-11-25T10:55:00Z">
        <w:r w:rsidR="00613BB7" w:rsidRPr="00CF1252">
          <w:rPr>
            <w:i w:val="0"/>
            <w:iCs w:val="0"/>
            <w:rPrChange w:id="31081" w:author="Phuong Truong Thi" w:date="2024-11-25T18:20:00Z">
              <w:rPr/>
            </w:rPrChange>
          </w:rPr>
          <w:t>KH MAF tăng giảm ròng</w:t>
        </w:r>
      </w:ins>
      <w:bookmarkEnd w:id="31077"/>
      <w:del w:id="31082" w:author="Phuong Truong Thi" w:date="2024-11-25T10:54:00Z">
        <w:r w:rsidRPr="00CF1252" w:rsidDel="00613BB7">
          <w:rPr>
            <w:i w:val="0"/>
            <w:iCs w:val="0"/>
            <w:rPrChange w:id="31083" w:author="Phuong Truong Thi" w:date="2024-11-25T18:20:00Z">
              <w:rPr/>
            </w:rPrChange>
          </w:rPr>
          <w:delText xml:space="preserve">Net AF/ </w:delText>
        </w:r>
      </w:del>
      <w:del w:id="31084" w:author="Phuong Truong Thi" w:date="2024-11-25T10:55:00Z">
        <w:r w:rsidRPr="00CF1252" w:rsidDel="00613BB7">
          <w:rPr>
            <w:i w:val="0"/>
            <w:iCs w:val="0"/>
            <w:rPrChange w:id="31085" w:author="Phuong Truong Thi" w:date="2024-11-25T18:20:00Z">
              <w:rPr/>
            </w:rPrChange>
          </w:rPr>
          <w:delText>Net MAF</w:delText>
        </w:r>
      </w:del>
    </w:p>
    <w:p w14:paraId="5B8ABAE1" w14:textId="287D7D87" w:rsidR="00973413" w:rsidRPr="00613BB7" w:rsidDel="00613BB7" w:rsidRDefault="00973413" w:rsidP="00613BB7">
      <w:pPr>
        <w:pStyle w:val="Heading31"/>
        <w:keepNext w:val="0"/>
        <w:numPr>
          <w:ilvl w:val="0"/>
          <w:numId w:val="0"/>
        </w:numPr>
        <w:outlineLvl w:val="9"/>
        <w:rPr>
          <w:del w:id="31086" w:author="Phuong Truong Thi" w:date="2024-11-25T10:55:00Z"/>
          <w:b w:val="0"/>
          <w:bCs w:val="0"/>
          <w:rPrChange w:id="31087" w:author="Phuong Truong Thi" w:date="2024-11-25T10:55:00Z">
            <w:rPr>
              <w:del w:id="31088" w:author="Phuong Truong Thi" w:date="2024-11-25T10:55:00Z"/>
            </w:rPr>
          </w:rPrChange>
        </w:rPr>
      </w:pPr>
      <w:r w:rsidRPr="00973413">
        <w:rPr>
          <w:b w:val="0"/>
          <w:bCs w:val="0"/>
          <w:sz w:val="24"/>
          <w:szCs w:val="24"/>
        </w:rPr>
        <w:t xml:space="preserve">Hỗ trợ NSD nhìn thấy số lượng KH </w:t>
      </w:r>
      <w:del w:id="31089" w:author="Phuong Truong Thi" w:date="2024-11-25T11:02:00Z">
        <w:r w:rsidRPr="00973413" w:rsidDel="00613BB7">
          <w:rPr>
            <w:b w:val="0"/>
            <w:bCs w:val="0"/>
            <w:sz w:val="24"/>
            <w:szCs w:val="24"/>
          </w:rPr>
          <w:delText>AF/MAF</w:delText>
        </w:r>
      </w:del>
      <w:ins w:id="31090" w:author="Phuong Truong Thi" w:date="2024-11-25T11:02:00Z">
        <w:r w:rsidR="00613BB7">
          <w:rPr>
            <w:b w:val="0"/>
            <w:bCs w:val="0"/>
            <w:sz w:val="24"/>
            <w:szCs w:val="24"/>
          </w:rPr>
          <w:t>MAF</w:t>
        </w:r>
      </w:ins>
      <w:r w:rsidRPr="00973413">
        <w:rPr>
          <w:b w:val="0"/>
          <w:bCs w:val="0"/>
          <w:sz w:val="24"/>
          <w:szCs w:val="24"/>
        </w:rPr>
        <w:t xml:space="preserve"> tăng giảm ròng dưới dạng báo cá</w:t>
      </w:r>
      <w:del w:id="31091" w:author="Phuong Truong Thi" w:date="2024-11-25T10:55:00Z">
        <w:r w:rsidRPr="00613BB7" w:rsidDel="00613BB7">
          <w:rPr>
            <w:b w:val="0"/>
            <w:bCs w:val="0"/>
            <w:sz w:val="24"/>
            <w:szCs w:val="24"/>
          </w:rPr>
          <w:delText>o</w:delText>
        </w:r>
      </w:del>
    </w:p>
    <w:p w14:paraId="49281AE3" w14:textId="4163392C" w:rsidR="00613BB7" w:rsidRPr="00613BB7" w:rsidRDefault="00613BB7" w:rsidP="00973413">
      <w:pPr>
        <w:pStyle w:val="Heading31"/>
        <w:keepNext w:val="0"/>
        <w:numPr>
          <w:ilvl w:val="0"/>
          <w:numId w:val="0"/>
        </w:numPr>
        <w:outlineLvl w:val="9"/>
        <w:rPr>
          <w:ins w:id="31092" w:author="Phuong Truong Thi" w:date="2024-11-25T10:55:00Z"/>
          <w:b w:val="0"/>
          <w:bCs w:val="0"/>
          <w:sz w:val="24"/>
          <w:szCs w:val="24"/>
        </w:rPr>
      </w:pPr>
      <w:ins w:id="31093" w:author="Phuong Truong Thi" w:date="2024-11-25T10:55:00Z">
        <w:r w:rsidRPr="00613BB7">
          <w:rPr>
            <w:b w:val="0"/>
            <w:bCs w:val="0"/>
            <w:rPrChange w:id="31094" w:author="Phuong Truong Thi" w:date="2024-11-25T10:55:00Z">
              <w:rPr/>
            </w:rPrChange>
          </w:rPr>
          <w:t>o</w:t>
        </w:r>
      </w:ins>
    </w:p>
    <w:p w14:paraId="59ACCCF7" w14:textId="43B3F3E1" w:rsidR="00973413" w:rsidDel="00613BB7" w:rsidRDefault="00973413">
      <w:pPr>
        <w:pStyle w:val="Heading41"/>
        <w:shd w:val="clear" w:color="auto" w:fill="FFFFFF" w:themeFill="background1"/>
        <w:ind w:left="0" w:firstLine="0"/>
        <w:rPr>
          <w:del w:id="31095" w:author="Phuong Truong Thi" w:date="2024-11-25T10:55:00Z"/>
        </w:rPr>
        <w:pPrChange w:id="31096" w:author="Phuong Truong Thi" w:date="2024-11-25T10:55:00Z">
          <w:pPr>
            <w:pStyle w:val="Heading41"/>
            <w:shd w:val="clear" w:color="auto" w:fill="FFFFFF" w:themeFill="background1"/>
          </w:pPr>
        </w:pPrChange>
      </w:pPr>
      <w:del w:id="31097" w:author="Phuong Truong Thi" w:date="2024-11-25T10:55:00Z">
        <w:r w:rsidDel="00613BB7">
          <w:delText>Báo cáo số lượng Net AF</w:delText>
        </w:r>
      </w:del>
    </w:p>
    <w:p w14:paraId="2BB68E39" w14:textId="77777777" w:rsidR="00973413" w:rsidRPr="00973413" w:rsidRDefault="00973413">
      <w:pPr>
        <w:pStyle w:val="Heading31"/>
        <w:keepNext w:val="0"/>
        <w:numPr>
          <w:ilvl w:val="0"/>
          <w:numId w:val="0"/>
        </w:numPr>
        <w:outlineLvl w:val="9"/>
        <w:rPr>
          <w:b w:val="0"/>
          <w:bCs w:val="0"/>
          <w:sz w:val="24"/>
          <w:szCs w:val="24"/>
        </w:rPr>
        <w:pPrChange w:id="31098" w:author="Phuong Truong Thi" w:date="2024-11-25T10:55:00Z">
          <w:pPr>
            <w:pStyle w:val="Heading31"/>
            <w:numPr>
              <w:ilvl w:val="0"/>
              <w:numId w:val="0"/>
            </w:numPr>
            <w:ind w:left="0" w:firstLine="0"/>
            <w:outlineLvl w:val="9"/>
          </w:pPr>
        </w:pPrChange>
      </w:pPr>
      <w:r w:rsidRPr="00973413">
        <w:rPr>
          <w:b w:val="0"/>
          <w:bCs w:val="0"/>
          <w:sz w:val="24"/>
          <w:szCs w:val="24"/>
        </w:rPr>
        <w:t>Bước 1: User đăng nhập hệ thống</w:t>
      </w:r>
    </w:p>
    <w:p w14:paraId="157AF72D" w14:textId="2AF3950A" w:rsidR="00973413" w:rsidRDefault="00973413">
      <w:pPr>
        <w:pStyle w:val="Heading31"/>
        <w:keepNext w:val="0"/>
        <w:widowControl w:val="0"/>
        <w:numPr>
          <w:ilvl w:val="0"/>
          <w:numId w:val="0"/>
        </w:numPr>
        <w:ind w:left="504" w:hanging="504"/>
        <w:outlineLvl w:val="9"/>
        <w:rPr>
          <w:ins w:id="31099" w:author="Phuong Truong Thi" w:date="2024-11-14T17:38:00Z"/>
          <w:b w:val="0"/>
          <w:bCs w:val="0"/>
          <w:sz w:val="24"/>
          <w:szCs w:val="24"/>
        </w:rPr>
        <w:pPrChange w:id="31100" w:author="Phuong Truong Thi" w:date="2024-11-25T10:56:00Z">
          <w:pPr>
            <w:pStyle w:val="Heading31"/>
            <w:numPr>
              <w:ilvl w:val="0"/>
              <w:numId w:val="0"/>
            </w:numPr>
            <w:ind w:left="0" w:firstLine="0"/>
            <w:outlineLvl w:val="9"/>
          </w:pPr>
        </w:pPrChange>
      </w:pPr>
      <w:r w:rsidRPr="00973413">
        <w:rPr>
          <w:b w:val="0"/>
          <w:bCs w:val="0"/>
          <w:sz w:val="24"/>
          <w:szCs w:val="24"/>
        </w:rPr>
        <w:t xml:space="preserve">Bước 2: Truy cập </w:t>
      </w:r>
      <w:del w:id="31101" w:author="Phuong Truong Thi" w:date="2024-11-14T17:38:00Z">
        <w:r w:rsidR="00C647B7" w:rsidDel="004A2E0F">
          <w:rPr>
            <w:b w:val="0"/>
            <w:bCs w:val="0"/>
            <w:sz w:val="24"/>
            <w:szCs w:val="24"/>
          </w:rPr>
          <w:delText>listview “Net AF”</w:delText>
        </w:r>
      </w:del>
      <w:ins w:id="31102" w:author="Phuong Truong Thi" w:date="2024-11-14T17:38:00Z">
        <w:r w:rsidR="004A2E0F">
          <w:rPr>
            <w:b w:val="0"/>
            <w:bCs w:val="0"/>
            <w:sz w:val="24"/>
            <w:szCs w:val="24"/>
          </w:rPr>
          <w:t>màn hình Account</w:t>
        </w:r>
      </w:ins>
    </w:p>
    <w:p w14:paraId="4E78BC64" w14:textId="54D25A97" w:rsidR="004A2E0F" w:rsidRPr="00973413" w:rsidRDefault="004A2E0F">
      <w:pPr>
        <w:pStyle w:val="Heading31"/>
        <w:keepNext w:val="0"/>
        <w:widowControl w:val="0"/>
        <w:numPr>
          <w:ilvl w:val="0"/>
          <w:numId w:val="0"/>
        </w:numPr>
        <w:ind w:left="504" w:hanging="504"/>
        <w:outlineLvl w:val="9"/>
        <w:rPr>
          <w:b w:val="0"/>
          <w:bCs w:val="0"/>
          <w:sz w:val="24"/>
          <w:szCs w:val="24"/>
        </w:rPr>
        <w:pPrChange w:id="31103" w:author="Phuong Truong Thi" w:date="2024-11-25T10:56:00Z">
          <w:pPr>
            <w:pStyle w:val="Heading31"/>
            <w:numPr>
              <w:ilvl w:val="0"/>
              <w:numId w:val="0"/>
            </w:numPr>
            <w:ind w:left="0" w:firstLine="0"/>
            <w:outlineLvl w:val="9"/>
          </w:pPr>
        </w:pPrChange>
      </w:pPr>
      <w:ins w:id="31104" w:author="Phuong Truong Thi" w:date="2024-11-14T17:38:00Z">
        <w:r>
          <w:rPr>
            <w:b w:val="0"/>
            <w:bCs w:val="0"/>
            <w:sz w:val="24"/>
            <w:szCs w:val="24"/>
          </w:rPr>
          <w:t>Bước 3: Chọn listvi</w:t>
        </w:r>
      </w:ins>
      <w:ins w:id="31105" w:author="Phuong Truong Thi" w:date="2024-11-14T17:39:00Z">
        <w:r>
          <w:rPr>
            <w:b w:val="0"/>
            <w:bCs w:val="0"/>
            <w:sz w:val="24"/>
            <w:szCs w:val="24"/>
          </w:rPr>
          <w:t xml:space="preserve">ew “Net </w:t>
        </w:r>
      </w:ins>
      <w:ins w:id="31106" w:author="Phuong Truong Thi" w:date="2024-11-25T11:10:00Z">
        <w:r w:rsidR="00A672A9">
          <w:rPr>
            <w:b w:val="0"/>
            <w:bCs w:val="0"/>
            <w:sz w:val="24"/>
            <w:szCs w:val="24"/>
          </w:rPr>
          <w:t>M</w:t>
        </w:r>
      </w:ins>
      <w:ins w:id="31107" w:author="Phuong Truong Thi" w:date="2024-11-14T17:39:00Z">
        <w:r>
          <w:rPr>
            <w:b w:val="0"/>
            <w:bCs w:val="0"/>
            <w:sz w:val="24"/>
            <w:szCs w:val="24"/>
          </w:rPr>
          <w:t>AF”</w:t>
        </w:r>
      </w:ins>
    </w:p>
    <w:p w14:paraId="467003B7" w14:textId="629D187F" w:rsidR="00973413" w:rsidRDefault="00973413" w:rsidP="00613BB7">
      <w:pPr>
        <w:pStyle w:val="Heading31"/>
        <w:keepNext w:val="0"/>
        <w:widowControl w:val="0"/>
        <w:numPr>
          <w:ilvl w:val="0"/>
          <w:numId w:val="0"/>
        </w:numPr>
        <w:ind w:left="504" w:hanging="504"/>
        <w:outlineLvl w:val="9"/>
        <w:rPr>
          <w:ins w:id="31108" w:author="Phuong Truong Thi" w:date="2024-11-25T19:05:00Z"/>
          <w:b w:val="0"/>
          <w:bCs w:val="0"/>
          <w:sz w:val="24"/>
          <w:szCs w:val="24"/>
        </w:rPr>
      </w:pPr>
      <w:r w:rsidRPr="00973413">
        <w:rPr>
          <w:b w:val="0"/>
          <w:bCs w:val="0"/>
          <w:sz w:val="24"/>
          <w:szCs w:val="24"/>
        </w:rPr>
        <w:t xml:space="preserve">Bước </w:t>
      </w:r>
      <w:ins w:id="31109" w:author="Phuong Truong Thi" w:date="2024-11-25T11:09:00Z">
        <w:r w:rsidR="00A672A9">
          <w:rPr>
            <w:b w:val="0"/>
            <w:bCs w:val="0"/>
            <w:sz w:val="24"/>
            <w:szCs w:val="24"/>
          </w:rPr>
          <w:t>4</w:t>
        </w:r>
      </w:ins>
      <w:del w:id="31110" w:author="Phuong Truong Thi" w:date="2024-11-14T17:36:00Z">
        <w:r w:rsidRPr="00973413" w:rsidDel="00C647B7">
          <w:rPr>
            <w:b w:val="0"/>
            <w:bCs w:val="0"/>
            <w:sz w:val="24"/>
            <w:szCs w:val="24"/>
          </w:rPr>
          <w:delText>4</w:delText>
        </w:r>
      </w:del>
      <w:r w:rsidRPr="00973413">
        <w:rPr>
          <w:b w:val="0"/>
          <w:bCs w:val="0"/>
          <w:sz w:val="24"/>
          <w:szCs w:val="24"/>
        </w:rPr>
        <w:t xml:space="preserve">: Click vào nút “Net </w:t>
      </w:r>
      <w:ins w:id="31111" w:author="Phuong Truong Thi" w:date="2024-11-25T11:10:00Z">
        <w:r w:rsidR="00A672A9">
          <w:rPr>
            <w:b w:val="0"/>
            <w:bCs w:val="0"/>
            <w:sz w:val="24"/>
            <w:szCs w:val="24"/>
          </w:rPr>
          <w:t>M</w:t>
        </w:r>
      </w:ins>
      <w:r w:rsidRPr="00973413">
        <w:rPr>
          <w:b w:val="0"/>
          <w:bCs w:val="0"/>
          <w:sz w:val="24"/>
          <w:szCs w:val="24"/>
        </w:rPr>
        <w:t xml:space="preserve">AF” trên màn hình Net </w:t>
      </w:r>
      <w:ins w:id="31112" w:author="Phuong Truong Thi" w:date="2024-11-25T15:23:00Z">
        <w:r w:rsidR="00FE1171">
          <w:rPr>
            <w:b w:val="0"/>
            <w:bCs w:val="0"/>
            <w:sz w:val="24"/>
            <w:szCs w:val="24"/>
          </w:rPr>
          <w:t>M</w:t>
        </w:r>
      </w:ins>
      <w:r w:rsidRPr="00973413">
        <w:rPr>
          <w:b w:val="0"/>
          <w:bCs w:val="0"/>
          <w:sz w:val="24"/>
          <w:szCs w:val="24"/>
        </w:rPr>
        <w:t>AF</w:t>
      </w:r>
    </w:p>
    <w:p w14:paraId="53D4FAB0" w14:textId="11368AB8" w:rsidR="005B45EC" w:rsidRPr="00973413" w:rsidRDefault="005B45EC">
      <w:pPr>
        <w:pStyle w:val="Heading31"/>
        <w:keepNext w:val="0"/>
        <w:widowControl w:val="0"/>
        <w:numPr>
          <w:ilvl w:val="0"/>
          <w:numId w:val="0"/>
        </w:numPr>
        <w:ind w:left="504" w:hanging="504"/>
        <w:outlineLvl w:val="9"/>
        <w:rPr>
          <w:b w:val="0"/>
          <w:bCs w:val="0"/>
          <w:sz w:val="24"/>
          <w:szCs w:val="24"/>
        </w:rPr>
        <w:pPrChange w:id="31113" w:author="Phuong Truong Thi" w:date="2024-11-25T10:56:00Z">
          <w:pPr>
            <w:pStyle w:val="Heading31"/>
            <w:numPr>
              <w:ilvl w:val="0"/>
              <w:numId w:val="0"/>
            </w:numPr>
            <w:ind w:left="0" w:firstLine="0"/>
            <w:outlineLvl w:val="9"/>
          </w:pPr>
        </w:pPrChange>
      </w:pPr>
      <w:ins w:id="31114" w:author="Phuong Truong Thi" w:date="2024-11-25T19:06:00Z">
        <w:r>
          <w:rPr>
            <w:noProof/>
            <w:lang w:eastAsia="en-US"/>
          </w:rPr>
          <w:drawing>
            <wp:inline distT="0" distB="0" distL="0" distR="0" wp14:anchorId="74746FF6" wp14:editId="2019444D">
              <wp:extent cx="5821045" cy="3018790"/>
              <wp:effectExtent l="0" t="0" r="8255" b="0"/>
              <wp:docPr id="74729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0304" name=""/>
                      <pic:cNvPicPr/>
                    </pic:nvPicPr>
                    <pic:blipFill>
                      <a:blip r:embed="rId36"/>
                      <a:stretch>
                        <a:fillRect/>
                      </a:stretch>
                    </pic:blipFill>
                    <pic:spPr>
                      <a:xfrm>
                        <a:off x="0" y="0"/>
                        <a:ext cx="5821045" cy="3018790"/>
                      </a:xfrm>
                      <a:prstGeom prst="rect">
                        <a:avLst/>
                      </a:prstGeom>
                    </pic:spPr>
                  </pic:pic>
                </a:graphicData>
              </a:graphic>
            </wp:inline>
          </w:drawing>
        </w:r>
      </w:ins>
    </w:p>
    <w:p w14:paraId="524B6736" w14:textId="6ED70AAC" w:rsidR="00973413" w:rsidRDefault="00973413">
      <w:pPr>
        <w:pStyle w:val="Heading31"/>
        <w:keepNext w:val="0"/>
        <w:widowControl w:val="0"/>
        <w:numPr>
          <w:ilvl w:val="0"/>
          <w:numId w:val="0"/>
        </w:numPr>
        <w:ind w:left="504" w:hanging="504"/>
        <w:outlineLvl w:val="9"/>
        <w:rPr>
          <w:ins w:id="31115" w:author="Phuong Truong Thi" w:date="2024-11-14T17:46:00Z"/>
          <w:b w:val="0"/>
          <w:bCs w:val="0"/>
          <w:sz w:val="24"/>
          <w:szCs w:val="24"/>
        </w:rPr>
        <w:pPrChange w:id="31116" w:author="Phuong Truong Thi" w:date="2024-11-25T10:56:00Z">
          <w:pPr>
            <w:pStyle w:val="Heading31"/>
            <w:numPr>
              <w:ilvl w:val="0"/>
              <w:numId w:val="0"/>
            </w:numPr>
            <w:ind w:left="0" w:firstLine="0"/>
            <w:outlineLvl w:val="9"/>
          </w:pPr>
        </w:pPrChange>
      </w:pPr>
      <w:r w:rsidRPr="00973413">
        <w:rPr>
          <w:b w:val="0"/>
          <w:bCs w:val="0"/>
          <w:sz w:val="24"/>
          <w:szCs w:val="24"/>
        </w:rPr>
        <w:t xml:space="preserve">Bước 5: Hệ thống điều hướng đến Dashboard </w:t>
      </w:r>
      <w:ins w:id="31117" w:author="Phuong Truong Thi" w:date="2024-11-25T11:10:00Z">
        <w:r w:rsidR="00A672A9">
          <w:rPr>
            <w:b w:val="0"/>
            <w:bCs w:val="0"/>
            <w:sz w:val="24"/>
            <w:szCs w:val="24"/>
          </w:rPr>
          <w:t>M</w:t>
        </w:r>
      </w:ins>
      <w:r w:rsidRPr="00973413">
        <w:rPr>
          <w:b w:val="0"/>
          <w:bCs w:val="0"/>
          <w:sz w:val="24"/>
          <w:szCs w:val="24"/>
        </w:rPr>
        <w:t>AF gồm 3 báo cáo sau:</w:t>
      </w:r>
    </w:p>
    <w:p w14:paraId="3566E7CC" w14:textId="77777777" w:rsidR="004A2E0F" w:rsidRDefault="004A2E0F">
      <w:pPr>
        <w:pStyle w:val="Heading31"/>
        <w:keepNext w:val="0"/>
        <w:widowControl w:val="0"/>
        <w:numPr>
          <w:ilvl w:val="0"/>
          <w:numId w:val="0"/>
        </w:numPr>
        <w:outlineLvl w:val="9"/>
        <w:rPr>
          <w:ins w:id="31118" w:author="Phuong Truong Thi" w:date="2024-11-14T17:40:00Z"/>
          <w:b w:val="0"/>
          <w:bCs w:val="0"/>
          <w:sz w:val="24"/>
          <w:szCs w:val="24"/>
        </w:rPr>
        <w:pPrChange w:id="31119" w:author="Phuong Truong Thi" w:date="2024-12-06T20:11:00Z">
          <w:pPr>
            <w:pStyle w:val="Heading31"/>
            <w:numPr>
              <w:ilvl w:val="0"/>
              <w:numId w:val="0"/>
            </w:numPr>
            <w:ind w:left="0" w:firstLine="0"/>
            <w:outlineLvl w:val="9"/>
          </w:pPr>
        </w:pPrChange>
      </w:pPr>
    </w:p>
    <w:tbl>
      <w:tblPr>
        <w:tblStyle w:val="TableGrid"/>
        <w:tblW w:w="0" w:type="auto"/>
        <w:tblInd w:w="-5" w:type="dxa"/>
        <w:tblLook w:val="04A0" w:firstRow="1" w:lastRow="0" w:firstColumn="1" w:lastColumn="0" w:noHBand="0" w:noVBand="1"/>
        <w:tblPrChange w:id="31120" w:author="Phuong Truong Thi" w:date="2024-12-06T20:11:00Z">
          <w:tblPr>
            <w:tblStyle w:val="TableGrid"/>
            <w:tblW w:w="0" w:type="auto"/>
            <w:tblInd w:w="504" w:type="dxa"/>
            <w:tblLook w:val="04A0" w:firstRow="1" w:lastRow="0" w:firstColumn="1" w:lastColumn="0" w:noHBand="0" w:noVBand="1"/>
          </w:tblPr>
        </w:tblPrChange>
      </w:tblPr>
      <w:tblGrid>
        <w:gridCol w:w="900"/>
        <w:gridCol w:w="2075"/>
        <w:gridCol w:w="3865"/>
        <w:gridCol w:w="2322"/>
        <w:tblGridChange w:id="31121">
          <w:tblGrid>
            <w:gridCol w:w="900"/>
            <w:gridCol w:w="118"/>
            <w:gridCol w:w="751"/>
            <w:gridCol w:w="1206"/>
            <w:gridCol w:w="774"/>
            <w:gridCol w:w="3091"/>
            <w:gridCol w:w="599"/>
            <w:gridCol w:w="1723"/>
            <w:gridCol w:w="1967"/>
          </w:tblGrid>
        </w:tblGridChange>
      </w:tblGrid>
      <w:tr w:rsidR="004A2E0F" w14:paraId="711F3795" w14:textId="087345E7" w:rsidTr="00150D1D">
        <w:trPr>
          <w:tblHeader/>
          <w:ins w:id="31122" w:author="Phuong Truong Thi" w:date="2024-11-14T17:40:00Z"/>
          <w:trPrChange w:id="31123" w:author="Phuong Truong Thi" w:date="2024-12-06T20:11:00Z">
            <w:trPr>
              <w:gridBefore w:val="2"/>
            </w:trPr>
          </w:trPrChange>
        </w:trPr>
        <w:tc>
          <w:tcPr>
            <w:tcW w:w="900" w:type="dxa"/>
            <w:shd w:val="clear" w:color="auto" w:fill="D5DCE4" w:themeFill="text2" w:themeFillTint="33"/>
            <w:tcPrChange w:id="31124" w:author="Phuong Truong Thi" w:date="2024-12-06T20:11:00Z">
              <w:tcPr>
                <w:tcW w:w="751" w:type="dxa"/>
              </w:tcPr>
            </w:tcPrChange>
          </w:tcPr>
          <w:p w14:paraId="5320BFDF" w14:textId="2D169127" w:rsidR="004A2E0F" w:rsidRPr="004A2E0F" w:rsidRDefault="004A2E0F">
            <w:pPr>
              <w:pStyle w:val="Heading31"/>
              <w:keepNext w:val="0"/>
              <w:widowControl w:val="0"/>
              <w:numPr>
                <w:ilvl w:val="0"/>
                <w:numId w:val="0"/>
              </w:numPr>
              <w:jc w:val="center"/>
              <w:rPr>
                <w:ins w:id="31125" w:author="Phuong Truong Thi" w:date="2024-11-14T17:40:00Z"/>
                <w:sz w:val="24"/>
                <w:szCs w:val="24"/>
                <w:rPrChange w:id="31126" w:author="Phuong Truong Thi" w:date="2024-11-14T17:45:00Z">
                  <w:rPr>
                    <w:ins w:id="31127" w:author="Phuong Truong Thi" w:date="2024-11-14T17:40:00Z"/>
                    <w:b w:val="0"/>
                    <w:bCs w:val="0"/>
                    <w:sz w:val="24"/>
                    <w:szCs w:val="24"/>
                  </w:rPr>
                </w:rPrChange>
              </w:rPr>
              <w:pPrChange w:id="31128" w:author="Phuong Truong Thi" w:date="2024-11-25T10:56:00Z">
                <w:pPr>
                  <w:pStyle w:val="Heading31"/>
                  <w:numPr>
                    <w:ilvl w:val="0"/>
                    <w:numId w:val="0"/>
                  </w:numPr>
                  <w:ind w:left="0" w:firstLine="0"/>
                </w:pPr>
              </w:pPrChange>
            </w:pPr>
            <w:bookmarkStart w:id="31129" w:name="_Toc184813951"/>
            <w:ins w:id="31130" w:author="Phuong Truong Thi" w:date="2024-11-14T17:41:00Z">
              <w:r w:rsidRPr="004A2E0F">
                <w:rPr>
                  <w:sz w:val="24"/>
                  <w:szCs w:val="24"/>
                  <w:rPrChange w:id="31131" w:author="Phuong Truong Thi" w:date="2024-11-14T17:45:00Z">
                    <w:rPr>
                      <w:b w:val="0"/>
                      <w:bCs w:val="0"/>
                      <w:sz w:val="24"/>
                      <w:szCs w:val="24"/>
                    </w:rPr>
                  </w:rPrChange>
                </w:rPr>
                <w:t>STT</w:t>
              </w:r>
            </w:ins>
            <w:bookmarkEnd w:id="31129"/>
          </w:p>
        </w:tc>
        <w:tc>
          <w:tcPr>
            <w:tcW w:w="2075" w:type="dxa"/>
            <w:shd w:val="clear" w:color="auto" w:fill="D5DCE4" w:themeFill="text2" w:themeFillTint="33"/>
            <w:tcPrChange w:id="31132" w:author="Phuong Truong Thi" w:date="2024-12-06T20:11:00Z">
              <w:tcPr>
                <w:tcW w:w="1980" w:type="dxa"/>
                <w:gridSpan w:val="2"/>
              </w:tcPr>
            </w:tcPrChange>
          </w:tcPr>
          <w:p w14:paraId="2A6DA77A" w14:textId="28C788D5" w:rsidR="004A2E0F" w:rsidRPr="004A2E0F" w:rsidRDefault="004A2E0F">
            <w:pPr>
              <w:pStyle w:val="Heading31"/>
              <w:keepNext w:val="0"/>
              <w:widowControl w:val="0"/>
              <w:numPr>
                <w:ilvl w:val="0"/>
                <w:numId w:val="0"/>
              </w:numPr>
              <w:jc w:val="center"/>
              <w:rPr>
                <w:ins w:id="31133" w:author="Phuong Truong Thi" w:date="2024-11-14T17:40:00Z"/>
                <w:sz w:val="24"/>
                <w:szCs w:val="24"/>
                <w:rPrChange w:id="31134" w:author="Phuong Truong Thi" w:date="2024-11-14T17:45:00Z">
                  <w:rPr>
                    <w:ins w:id="31135" w:author="Phuong Truong Thi" w:date="2024-11-14T17:40:00Z"/>
                    <w:b w:val="0"/>
                    <w:bCs w:val="0"/>
                    <w:sz w:val="24"/>
                    <w:szCs w:val="24"/>
                  </w:rPr>
                </w:rPrChange>
              </w:rPr>
              <w:pPrChange w:id="31136" w:author="Phuong Truong Thi" w:date="2024-11-25T10:56:00Z">
                <w:pPr>
                  <w:pStyle w:val="Heading31"/>
                  <w:numPr>
                    <w:ilvl w:val="0"/>
                    <w:numId w:val="0"/>
                  </w:numPr>
                  <w:ind w:left="0" w:firstLine="0"/>
                </w:pPr>
              </w:pPrChange>
            </w:pPr>
            <w:bookmarkStart w:id="31137" w:name="_Toc184813952"/>
            <w:ins w:id="31138" w:author="Phuong Truong Thi" w:date="2024-11-14T17:43:00Z">
              <w:r w:rsidRPr="004A2E0F">
                <w:rPr>
                  <w:sz w:val="24"/>
                  <w:szCs w:val="24"/>
                  <w:rPrChange w:id="31139" w:author="Phuong Truong Thi" w:date="2024-11-14T17:45:00Z">
                    <w:rPr>
                      <w:b w:val="0"/>
                      <w:bCs w:val="0"/>
                      <w:sz w:val="24"/>
                      <w:szCs w:val="24"/>
                    </w:rPr>
                  </w:rPrChange>
                </w:rPr>
                <w:t>Tên báo cáo</w:t>
              </w:r>
            </w:ins>
            <w:bookmarkEnd w:id="31137"/>
          </w:p>
        </w:tc>
        <w:tc>
          <w:tcPr>
            <w:tcW w:w="3865" w:type="dxa"/>
            <w:shd w:val="clear" w:color="auto" w:fill="D5DCE4" w:themeFill="text2" w:themeFillTint="33"/>
            <w:tcPrChange w:id="31140" w:author="Phuong Truong Thi" w:date="2024-12-06T20:11:00Z">
              <w:tcPr>
                <w:tcW w:w="3690" w:type="dxa"/>
                <w:gridSpan w:val="2"/>
              </w:tcPr>
            </w:tcPrChange>
          </w:tcPr>
          <w:p w14:paraId="4BBEC883" w14:textId="309BC0D2" w:rsidR="004A2E0F" w:rsidRPr="004A2E0F" w:rsidRDefault="004A2E0F">
            <w:pPr>
              <w:pStyle w:val="Heading31"/>
              <w:keepNext w:val="0"/>
              <w:widowControl w:val="0"/>
              <w:numPr>
                <w:ilvl w:val="0"/>
                <w:numId w:val="0"/>
              </w:numPr>
              <w:jc w:val="center"/>
              <w:rPr>
                <w:ins w:id="31141" w:author="Phuong Truong Thi" w:date="2024-11-14T17:40:00Z"/>
                <w:sz w:val="24"/>
                <w:szCs w:val="24"/>
                <w:rPrChange w:id="31142" w:author="Phuong Truong Thi" w:date="2024-11-14T17:45:00Z">
                  <w:rPr>
                    <w:ins w:id="31143" w:author="Phuong Truong Thi" w:date="2024-11-14T17:40:00Z"/>
                    <w:b w:val="0"/>
                    <w:bCs w:val="0"/>
                    <w:sz w:val="24"/>
                    <w:szCs w:val="24"/>
                  </w:rPr>
                </w:rPrChange>
              </w:rPr>
              <w:pPrChange w:id="31144" w:author="Phuong Truong Thi" w:date="2024-11-25T10:56:00Z">
                <w:pPr>
                  <w:pStyle w:val="Heading31"/>
                  <w:numPr>
                    <w:ilvl w:val="0"/>
                    <w:numId w:val="0"/>
                  </w:numPr>
                  <w:ind w:left="0" w:firstLine="0"/>
                </w:pPr>
              </w:pPrChange>
            </w:pPr>
            <w:bookmarkStart w:id="31145" w:name="_Toc184813953"/>
            <w:ins w:id="31146" w:author="Phuong Truong Thi" w:date="2024-11-14T17:44:00Z">
              <w:r w:rsidRPr="004A2E0F">
                <w:rPr>
                  <w:sz w:val="24"/>
                  <w:szCs w:val="24"/>
                  <w:rPrChange w:id="31147" w:author="Phuong Truong Thi" w:date="2024-11-14T17:45:00Z">
                    <w:rPr>
                      <w:b w:val="0"/>
                      <w:bCs w:val="0"/>
                      <w:sz w:val="24"/>
                      <w:szCs w:val="24"/>
                    </w:rPr>
                  </w:rPrChange>
                </w:rPr>
                <w:t>Mô tả</w:t>
              </w:r>
            </w:ins>
            <w:bookmarkEnd w:id="31145"/>
          </w:p>
        </w:tc>
        <w:tc>
          <w:tcPr>
            <w:tcW w:w="2322" w:type="dxa"/>
            <w:shd w:val="clear" w:color="auto" w:fill="D5DCE4" w:themeFill="text2" w:themeFillTint="33"/>
            <w:tcPrChange w:id="31148" w:author="Phuong Truong Thi" w:date="2024-12-06T20:11:00Z">
              <w:tcPr>
                <w:tcW w:w="3690" w:type="dxa"/>
                <w:gridSpan w:val="2"/>
              </w:tcPr>
            </w:tcPrChange>
          </w:tcPr>
          <w:p w14:paraId="494D7700" w14:textId="67052B27" w:rsidR="004A2E0F" w:rsidRPr="004A2E0F" w:rsidRDefault="004A2E0F">
            <w:pPr>
              <w:pStyle w:val="Heading31"/>
              <w:keepNext w:val="0"/>
              <w:widowControl w:val="0"/>
              <w:numPr>
                <w:ilvl w:val="0"/>
                <w:numId w:val="0"/>
              </w:numPr>
              <w:jc w:val="center"/>
              <w:rPr>
                <w:ins w:id="31149" w:author="Phuong Truong Thi" w:date="2024-11-14T17:45:00Z"/>
                <w:sz w:val="24"/>
                <w:szCs w:val="24"/>
                <w:rPrChange w:id="31150" w:author="Phuong Truong Thi" w:date="2024-11-14T17:45:00Z">
                  <w:rPr>
                    <w:ins w:id="31151" w:author="Phuong Truong Thi" w:date="2024-11-14T17:45:00Z"/>
                    <w:b w:val="0"/>
                    <w:bCs w:val="0"/>
                    <w:sz w:val="24"/>
                    <w:szCs w:val="24"/>
                  </w:rPr>
                </w:rPrChange>
              </w:rPr>
              <w:pPrChange w:id="31152" w:author="Phuong Truong Thi" w:date="2024-11-25T10:56:00Z">
                <w:pPr>
                  <w:pStyle w:val="Heading31"/>
                  <w:numPr>
                    <w:ilvl w:val="0"/>
                    <w:numId w:val="0"/>
                  </w:numPr>
                  <w:ind w:left="0" w:firstLine="0"/>
                  <w:jc w:val="center"/>
                </w:pPr>
              </w:pPrChange>
            </w:pPr>
            <w:bookmarkStart w:id="31153" w:name="_Toc184813954"/>
            <w:ins w:id="31154" w:author="Phuong Truong Thi" w:date="2024-11-14T17:45:00Z">
              <w:r w:rsidRPr="004A2E0F">
                <w:rPr>
                  <w:sz w:val="24"/>
                  <w:szCs w:val="24"/>
                  <w:rPrChange w:id="31155" w:author="Phuong Truong Thi" w:date="2024-11-14T17:45:00Z">
                    <w:rPr>
                      <w:b w:val="0"/>
                      <w:bCs w:val="0"/>
                      <w:sz w:val="24"/>
                      <w:szCs w:val="24"/>
                    </w:rPr>
                  </w:rPrChange>
                </w:rPr>
                <w:t>Nguồn</w:t>
              </w:r>
              <w:bookmarkEnd w:id="31153"/>
            </w:ins>
          </w:p>
        </w:tc>
      </w:tr>
      <w:tr w:rsidR="004A2E0F" w14:paraId="5C0A35A7" w14:textId="3BDB0ACD" w:rsidTr="00A672A9">
        <w:trPr>
          <w:trHeight w:val="1110"/>
          <w:ins w:id="31156" w:author="Phuong Truong Thi" w:date="2024-11-14T17:40:00Z"/>
          <w:trPrChange w:id="31157" w:author="Phuong Truong Thi" w:date="2024-11-25T11:10:00Z">
            <w:trPr>
              <w:gridBefore w:val="2"/>
            </w:trPr>
          </w:trPrChange>
        </w:trPr>
        <w:tc>
          <w:tcPr>
            <w:tcW w:w="900" w:type="dxa"/>
            <w:tcPrChange w:id="31158" w:author="Phuong Truong Thi" w:date="2024-11-25T11:10:00Z">
              <w:tcPr>
                <w:tcW w:w="751" w:type="dxa"/>
              </w:tcPr>
            </w:tcPrChange>
          </w:tcPr>
          <w:p w14:paraId="55A441D8" w14:textId="6417102F" w:rsidR="004A2E0F" w:rsidRDefault="004A2E0F">
            <w:pPr>
              <w:pStyle w:val="Heading31"/>
              <w:keepNext w:val="0"/>
              <w:widowControl w:val="0"/>
              <w:numPr>
                <w:ilvl w:val="0"/>
                <w:numId w:val="0"/>
              </w:numPr>
              <w:jc w:val="center"/>
              <w:rPr>
                <w:ins w:id="31159" w:author="Phuong Truong Thi" w:date="2024-11-14T17:40:00Z"/>
                <w:b w:val="0"/>
                <w:bCs w:val="0"/>
                <w:sz w:val="24"/>
                <w:szCs w:val="24"/>
              </w:rPr>
              <w:pPrChange w:id="31160" w:author="Phuong Truong Thi" w:date="2024-11-25T10:56:00Z">
                <w:pPr>
                  <w:pStyle w:val="Heading31"/>
                  <w:numPr>
                    <w:ilvl w:val="0"/>
                    <w:numId w:val="0"/>
                  </w:numPr>
                  <w:ind w:left="0" w:firstLine="0"/>
                </w:pPr>
              </w:pPrChange>
            </w:pPr>
            <w:bookmarkStart w:id="31161" w:name="_Toc184813955"/>
            <w:ins w:id="31162" w:author="Phuong Truong Thi" w:date="2024-11-14T17:43:00Z">
              <w:r>
                <w:rPr>
                  <w:b w:val="0"/>
                  <w:bCs w:val="0"/>
                  <w:sz w:val="24"/>
                  <w:szCs w:val="24"/>
                </w:rPr>
                <w:t>1</w:t>
              </w:r>
            </w:ins>
            <w:bookmarkEnd w:id="31161"/>
          </w:p>
        </w:tc>
        <w:tc>
          <w:tcPr>
            <w:tcW w:w="2075" w:type="dxa"/>
            <w:tcPrChange w:id="31163" w:author="Phuong Truong Thi" w:date="2024-11-25T11:10:00Z">
              <w:tcPr>
                <w:tcW w:w="1980" w:type="dxa"/>
                <w:gridSpan w:val="2"/>
              </w:tcPr>
            </w:tcPrChange>
          </w:tcPr>
          <w:p w14:paraId="197ED8E8" w14:textId="62A5AF20" w:rsidR="004A2E0F" w:rsidRDefault="004A2E0F">
            <w:pPr>
              <w:pStyle w:val="Heading31"/>
              <w:keepNext w:val="0"/>
              <w:widowControl w:val="0"/>
              <w:numPr>
                <w:ilvl w:val="0"/>
                <w:numId w:val="0"/>
              </w:numPr>
              <w:rPr>
                <w:ins w:id="31164" w:author="Phuong Truong Thi" w:date="2024-11-14T17:40:00Z"/>
                <w:b w:val="0"/>
                <w:bCs w:val="0"/>
                <w:sz w:val="24"/>
                <w:szCs w:val="24"/>
              </w:rPr>
              <w:pPrChange w:id="31165" w:author="Phuong Truong Thi" w:date="2024-11-25T10:56:00Z">
                <w:pPr>
                  <w:pStyle w:val="Heading31"/>
                  <w:numPr>
                    <w:ilvl w:val="0"/>
                    <w:numId w:val="0"/>
                  </w:numPr>
                  <w:ind w:left="0" w:firstLine="0"/>
                </w:pPr>
              </w:pPrChange>
            </w:pPr>
            <w:bookmarkStart w:id="31166" w:name="_Toc184813956"/>
            <w:ins w:id="31167" w:author="Phuong Truong Thi" w:date="2024-11-14T17:44:00Z">
              <w:r>
                <w:rPr>
                  <w:b w:val="0"/>
                  <w:bCs w:val="0"/>
                  <w:sz w:val="24"/>
                  <w:szCs w:val="24"/>
                </w:rPr>
                <w:t xml:space="preserve">Net </w:t>
              </w:r>
            </w:ins>
            <w:ins w:id="31168" w:author="Phuong Truong Thi" w:date="2024-11-25T11:00:00Z">
              <w:r w:rsidR="00613BB7">
                <w:rPr>
                  <w:b w:val="0"/>
                  <w:bCs w:val="0"/>
                  <w:sz w:val="24"/>
                  <w:szCs w:val="24"/>
                </w:rPr>
                <w:t>M</w:t>
              </w:r>
            </w:ins>
            <w:ins w:id="31169" w:author="Phuong Truong Thi" w:date="2024-11-14T17:44:00Z">
              <w:r>
                <w:rPr>
                  <w:b w:val="0"/>
                  <w:bCs w:val="0"/>
                  <w:sz w:val="24"/>
                  <w:szCs w:val="24"/>
                </w:rPr>
                <w:t>AF</w:t>
              </w:r>
            </w:ins>
            <w:bookmarkEnd w:id="31166"/>
          </w:p>
        </w:tc>
        <w:tc>
          <w:tcPr>
            <w:tcW w:w="3865" w:type="dxa"/>
            <w:tcPrChange w:id="31170" w:author="Phuong Truong Thi" w:date="2024-11-25T11:10:00Z">
              <w:tcPr>
                <w:tcW w:w="3690" w:type="dxa"/>
                <w:gridSpan w:val="2"/>
              </w:tcPr>
            </w:tcPrChange>
          </w:tcPr>
          <w:p w14:paraId="3254032A" w14:textId="5E0109A7" w:rsidR="004A2E0F" w:rsidRPr="00613BB7" w:rsidRDefault="00613BB7">
            <w:pPr>
              <w:pStyle w:val="Heading31"/>
              <w:keepNext w:val="0"/>
              <w:widowControl w:val="0"/>
              <w:numPr>
                <w:ilvl w:val="0"/>
                <w:numId w:val="0"/>
              </w:numPr>
              <w:rPr>
                <w:ins w:id="31171" w:author="Phuong Truong Thi" w:date="2024-11-14T17:40:00Z"/>
                <w:b w:val="0"/>
                <w:bCs w:val="0"/>
                <w:sz w:val="24"/>
                <w:szCs w:val="24"/>
              </w:rPr>
              <w:pPrChange w:id="31172" w:author="Phuong Truong Thi" w:date="2024-11-25T10:56:00Z">
                <w:pPr>
                  <w:pStyle w:val="Heading31"/>
                  <w:numPr>
                    <w:ilvl w:val="0"/>
                    <w:numId w:val="0"/>
                  </w:numPr>
                  <w:ind w:left="0" w:firstLine="0"/>
                </w:pPr>
              </w:pPrChange>
            </w:pPr>
            <w:bookmarkStart w:id="31173" w:name="_Toc184813957"/>
            <w:ins w:id="31174" w:author="Phuong Truong Thi" w:date="2024-11-25T11:00:00Z">
              <w:r w:rsidRPr="00613BB7">
                <w:rPr>
                  <w:b w:val="0"/>
                  <w:bCs w:val="0"/>
                  <w:color w:val="000000"/>
                  <w:sz w:val="24"/>
                  <w:szCs w:val="24"/>
                  <w:lang w:val="vi-VN"/>
                  <w:rPrChange w:id="31175" w:author="Phuong Truong Thi" w:date="2024-11-25T11:02:00Z">
                    <w:rPr>
                      <w:color w:val="000000"/>
                      <w:sz w:val="24"/>
                      <w:szCs w:val="24"/>
                      <w:lang w:val="vi-VN"/>
                    </w:rPr>
                  </w:rPrChange>
                </w:rPr>
                <w:t>Tổng số KH Core MAF tháng (T) - Tổng số KH Core MAF tháng (T-1)</w:t>
              </w:r>
            </w:ins>
            <w:bookmarkEnd w:id="31173"/>
          </w:p>
        </w:tc>
        <w:tc>
          <w:tcPr>
            <w:tcW w:w="2322" w:type="dxa"/>
            <w:tcPrChange w:id="31176" w:author="Phuong Truong Thi" w:date="2024-11-25T11:10:00Z">
              <w:tcPr>
                <w:tcW w:w="3690" w:type="dxa"/>
                <w:gridSpan w:val="2"/>
              </w:tcPr>
            </w:tcPrChange>
          </w:tcPr>
          <w:p w14:paraId="5D3A1F1B" w14:textId="0FCFCD92" w:rsidR="004A2E0F" w:rsidRDefault="004A2E0F">
            <w:pPr>
              <w:widowControl w:val="0"/>
              <w:spacing w:before="0" w:line="240" w:lineRule="auto"/>
              <w:contextualSpacing w:val="0"/>
              <w:jc w:val="center"/>
              <w:rPr>
                <w:ins w:id="31177" w:author="Phuong Truong Thi" w:date="2024-11-14T17:45:00Z"/>
                <w:rFonts w:ascii="Times New Roman" w:hAnsi="Times New Roman"/>
                <w:color w:val="000000"/>
                <w:sz w:val="24"/>
                <w:szCs w:val="24"/>
              </w:rPr>
              <w:pPrChange w:id="31178" w:author="Phuong Truong Thi" w:date="2024-11-25T10:56:00Z">
                <w:pPr>
                  <w:spacing w:before="0" w:line="240" w:lineRule="auto"/>
                  <w:contextualSpacing w:val="0"/>
                </w:pPr>
              </w:pPrChange>
            </w:pPr>
            <w:ins w:id="31179" w:author="Phuong Truong Thi" w:date="2024-11-14T17:45:00Z">
              <w:r>
                <w:rPr>
                  <w:rFonts w:ascii="Times New Roman" w:hAnsi="Times New Roman"/>
                  <w:color w:val="000000"/>
                  <w:sz w:val="24"/>
                  <w:szCs w:val="24"/>
                </w:rPr>
                <w:t>CRM</w:t>
              </w:r>
            </w:ins>
          </w:p>
        </w:tc>
      </w:tr>
      <w:tr w:rsidR="004A2E0F" w14:paraId="10751487" w14:textId="19C83756" w:rsidTr="00A672A9">
        <w:trPr>
          <w:ins w:id="31180" w:author="Phuong Truong Thi" w:date="2024-11-14T17:40:00Z"/>
          <w:trPrChange w:id="31181" w:author="Phuong Truong Thi" w:date="2024-11-25T11:10:00Z">
            <w:trPr>
              <w:gridBefore w:val="2"/>
            </w:trPr>
          </w:trPrChange>
        </w:trPr>
        <w:tc>
          <w:tcPr>
            <w:tcW w:w="900" w:type="dxa"/>
            <w:tcPrChange w:id="31182" w:author="Phuong Truong Thi" w:date="2024-11-25T11:10:00Z">
              <w:tcPr>
                <w:tcW w:w="751" w:type="dxa"/>
              </w:tcPr>
            </w:tcPrChange>
          </w:tcPr>
          <w:p w14:paraId="0EB927E1" w14:textId="6A1442DB" w:rsidR="004A2E0F" w:rsidRDefault="004A2E0F">
            <w:pPr>
              <w:pStyle w:val="Heading31"/>
              <w:keepNext w:val="0"/>
              <w:widowControl w:val="0"/>
              <w:numPr>
                <w:ilvl w:val="0"/>
                <w:numId w:val="0"/>
              </w:numPr>
              <w:jc w:val="center"/>
              <w:rPr>
                <w:ins w:id="31183" w:author="Phuong Truong Thi" w:date="2024-11-14T17:40:00Z"/>
                <w:b w:val="0"/>
                <w:bCs w:val="0"/>
                <w:sz w:val="24"/>
                <w:szCs w:val="24"/>
              </w:rPr>
              <w:pPrChange w:id="31184" w:author="Phuong Truong Thi" w:date="2024-11-25T10:56:00Z">
                <w:pPr>
                  <w:pStyle w:val="Heading31"/>
                  <w:numPr>
                    <w:ilvl w:val="0"/>
                    <w:numId w:val="0"/>
                  </w:numPr>
                  <w:ind w:left="0" w:firstLine="0"/>
                </w:pPr>
              </w:pPrChange>
            </w:pPr>
            <w:bookmarkStart w:id="31185" w:name="_Toc184813958"/>
            <w:ins w:id="31186" w:author="Phuong Truong Thi" w:date="2024-11-14T17:43:00Z">
              <w:r>
                <w:rPr>
                  <w:b w:val="0"/>
                  <w:bCs w:val="0"/>
                  <w:sz w:val="24"/>
                  <w:szCs w:val="24"/>
                </w:rPr>
                <w:t>2</w:t>
              </w:r>
            </w:ins>
            <w:bookmarkEnd w:id="31185"/>
          </w:p>
        </w:tc>
        <w:tc>
          <w:tcPr>
            <w:tcW w:w="2075" w:type="dxa"/>
            <w:tcPrChange w:id="31187" w:author="Phuong Truong Thi" w:date="2024-11-25T11:10:00Z">
              <w:tcPr>
                <w:tcW w:w="1980" w:type="dxa"/>
                <w:gridSpan w:val="2"/>
              </w:tcPr>
            </w:tcPrChange>
          </w:tcPr>
          <w:p w14:paraId="703B9EE7" w14:textId="688F3831" w:rsidR="004A2E0F" w:rsidRDefault="004A2E0F">
            <w:pPr>
              <w:pStyle w:val="Heading31"/>
              <w:keepNext w:val="0"/>
              <w:widowControl w:val="0"/>
              <w:numPr>
                <w:ilvl w:val="0"/>
                <w:numId w:val="0"/>
              </w:numPr>
              <w:rPr>
                <w:ins w:id="31188" w:author="Phuong Truong Thi" w:date="2024-11-14T17:40:00Z"/>
                <w:b w:val="0"/>
                <w:bCs w:val="0"/>
                <w:sz w:val="24"/>
                <w:szCs w:val="24"/>
              </w:rPr>
              <w:pPrChange w:id="31189" w:author="Phuong Truong Thi" w:date="2024-11-25T10:56:00Z">
                <w:pPr>
                  <w:pStyle w:val="Heading31"/>
                  <w:numPr>
                    <w:ilvl w:val="0"/>
                    <w:numId w:val="0"/>
                  </w:numPr>
                  <w:ind w:left="0" w:firstLine="0"/>
                </w:pPr>
              </w:pPrChange>
            </w:pPr>
            <w:bookmarkStart w:id="31190" w:name="_Toc184813959"/>
            <w:ins w:id="31191" w:author="Phuong Truong Thi" w:date="2024-11-14T17:44:00Z">
              <w:r>
                <w:rPr>
                  <w:b w:val="0"/>
                  <w:bCs w:val="0"/>
                  <w:sz w:val="24"/>
                  <w:szCs w:val="24"/>
                </w:rPr>
                <w:t xml:space="preserve">Tăng </w:t>
              </w:r>
            </w:ins>
            <w:ins w:id="31192" w:author="Phuong Truong Thi" w:date="2024-11-25T11:00:00Z">
              <w:r w:rsidR="00613BB7">
                <w:rPr>
                  <w:b w:val="0"/>
                  <w:bCs w:val="0"/>
                  <w:sz w:val="24"/>
                  <w:szCs w:val="24"/>
                </w:rPr>
                <w:t>M</w:t>
              </w:r>
            </w:ins>
            <w:ins w:id="31193" w:author="Phuong Truong Thi" w:date="2024-11-14T17:44:00Z">
              <w:r>
                <w:rPr>
                  <w:b w:val="0"/>
                  <w:bCs w:val="0"/>
                  <w:sz w:val="24"/>
                  <w:szCs w:val="24"/>
                </w:rPr>
                <w:t>AF</w:t>
              </w:r>
            </w:ins>
            <w:bookmarkEnd w:id="31190"/>
          </w:p>
        </w:tc>
        <w:tc>
          <w:tcPr>
            <w:tcW w:w="3865" w:type="dxa"/>
            <w:tcPrChange w:id="31194" w:author="Phuong Truong Thi" w:date="2024-11-25T11:10:00Z">
              <w:tcPr>
                <w:tcW w:w="3690" w:type="dxa"/>
                <w:gridSpan w:val="2"/>
              </w:tcPr>
            </w:tcPrChange>
          </w:tcPr>
          <w:p w14:paraId="4415FB53" w14:textId="77777777" w:rsidR="00613BB7" w:rsidRPr="00613BB7" w:rsidRDefault="00613BB7" w:rsidP="00613BB7">
            <w:pPr>
              <w:spacing w:before="0" w:line="240" w:lineRule="auto"/>
              <w:contextualSpacing w:val="0"/>
              <w:rPr>
                <w:ins w:id="31195" w:author="Phuong Truong Thi" w:date="2024-11-25T11:01:00Z"/>
                <w:rFonts w:ascii="Times New Roman" w:hAnsi="Times New Roman"/>
                <w:color w:val="000000"/>
                <w:sz w:val="24"/>
                <w:szCs w:val="24"/>
                <w:lang w:val="vi-VN"/>
              </w:rPr>
            </w:pPr>
            <w:ins w:id="31196" w:author="Phuong Truong Thi" w:date="2024-11-25T11:01:00Z">
              <w:r w:rsidRPr="00613BB7">
                <w:rPr>
                  <w:rFonts w:ascii="Times New Roman" w:hAnsi="Times New Roman"/>
                  <w:color w:val="000000"/>
                  <w:sz w:val="24"/>
                  <w:szCs w:val="24"/>
                  <w:lang w:val="vi-VN"/>
                </w:rPr>
                <w:t xml:space="preserve">Tổng KH trong Port lên hạng Core MAF hoặc KH Core MAF được gắn DAO CBBH </w:t>
              </w:r>
              <w:commentRangeStart w:id="31197"/>
              <w:commentRangeStart w:id="31198"/>
              <w:r w:rsidRPr="00613BB7">
                <w:rPr>
                  <w:rFonts w:ascii="Times New Roman" w:hAnsi="Times New Roman"/>
                  <w:color w:val="000000"/>
                  <w:sz w:val="24"/>
                  <w:szCs w:val="24"/>
                  <w:lang w:val="vi-VN"/>
                </w:rPr>
                <w:t xml:space="preserve">theo logic </w:t>
              </w:r>
              <w:commentRangeEnd w:id="31197"/>
              <w:r w:rsidRPr="00613BB7">
                <w:rPr>
                  <w:rStyle w:val="CommentReference"/>
                  <w:lang w:val="x-none" w:eastAsia="x-none"/>
                </w:rPr>
                <w:commentReference w:id="31197"/>
              </w:r>
              <w:commentRangeEnd w:id="31198"/>
              <w:r w:rsidRPr="00613BB7">
                <w:rPr>
                  <w:rStyle w:val="CommentReference"/>
                  <w:lang w:val="x-none" w:eastAsia="x-none"/>
                </w:rPr>
                <w:commentReference w:id="31198"/>
              </w:r>
              <w:r w:rsidRPr="00613BB7">
                <w:rPr>
                  <w:rFonts w:ascii="Times New Roman" w:hAnsi="Times New Roman"/>
                  <w:color w:val="000000"/>
                  <w:sz w:val="24"/>
                  <w:szCs w:val="24"/>
                  <w:lang w:val="vi-VN"/>
                </w:rPr>
                <w:t>:</w:t>
              </w:r>
            </w:ins>
          </w:p>
          <w:p w14:paraId="1A57673C" w14:textId="4B14F381" w:rsidR="00613BB7" w:rsidRPr="00613BB7" w:rsidRDefault="00613BB7" w:rsidP="00613BB7">
            <w:pPr>
              <w:spacing w:before="0" w:line="240" w:lineRule="auto"/>
              <w:contextualSpacing w:val="0"/>
              <w:rPr>
                <w:ins w:id="31199" w:author="Phuong Truong Thi" w:date="2024-11-25T11:01:00Z"/>
                <w:rFonts w:ascii="Times New Roman" w:hAnsi="Times New Roman"/>
                <w:color w:val="000000"/>
                <w:sz w:val="24"/>
                <w:szCs w:val="24"/>
                <w:lang w:val="vi-VN"/>
              </w:rPr>
            </w:pPr>
            <w:ins w:id="31200" w:author="Phuong Truong Thi" w:date="2024-11-25T11:01:00Z">
              <w:r w:rsidRPr="00613BB7">
                <w:rPr>
                  <w:rFonts w:ascii="Times New Roman" w:hAnsi="Times New Roman"/>
                  <w:color w:val="000000"/>
                  <w:sz w:val="24"/>
                  <w:szCs w:val="24"/>
                  <w:lang w:val="vi-VN"/>
                </w:rPr>
                <w:t xml:space="preserve">1. Nếu KH xuống hạng </w:t>
              </w:r>
            </w:ins>
            <w:ins w:id="31201" w:author="Phuong Truong Thi" w:date="2024-12-04T01:30:00Z">
              <w:r w:rsidR="00294BE6">
                <w:rPr>
                  <w:rFonts w:ascii="Times New Roman" w:hAnsi="Times New Roman"/>
                  <w:color w:val="000000"/>
                  <w:sz w:val="24"/>
                  <w:szCs w:val="24"/>
                  <w:lang w:val="vi-VN"/>
                </w:rPr>
                <w:t>Mass</w:t>
              </w:r>
            </w:ins>
            <w:ins w:id="31202" w:author="Phuong Truong Thi" w:date="2024-11-25T11:01:00Z">
              <w:r w:rsidRPr="00613BB7">
                <w:rPr>
                  <w:rFonts w:ascii="Times New Roman" w:hAnsi="Times New Roman"/>
                  <w:color w:val="000000"/>
                  <w:sz w:val="24"/>
                  <w:szCs w:val="24"/>
                  <w:lang w:val="vi-VN"/>
                </w:rPr>
                <w:t xml:space="preserve"> hoặc Mega trong tháng đổi DAO, ghi nhận giảm ròng cho CBBH bàn giao (DAO tháng T-1)</w:t>
              </w:r>
            </w:ins>
          </w:p>
          <w:p w14:paraId="3A4BFEA7" w14:textId="26203899" w:rsidR="004A2E0F" w:rsidRPr="00613BB7" w:rsidRDefault="00613BB7">
            <w:pPr>
              <w:pStyle w:val="Heading31"/>
              <w:keepNext w:val="0"/>
              <w:widowControl w:val="0"/>
              <w:numPr>
                <w:ilvl w:val="0"/>
                <w:numId w:val="0"/>
              </w:numPr>
              <w:rPr>
                <w:ins w:id="31203" w:author="Phuong Truong Thi" w:date="2024-11-14T17:40:00Z"/>
                <w:b w:val="0"/>
                <w:bCs w:val="0"/>
                <w:sz w:val="24"/>
                <w:szCs w:val="24"/>
              </w:rPr>
              <w:pPrChange w:id="31204" w:author="Phuong Truong Thi" w:date="2024-11-25T10:56:00Z">
                <w:pPr>
                  <w:pStyle w:val="Heading31"/>
                  <w:numPr>
                    <w:ilvl w:val="0"/>
                    <w:numId w:val="0"/>
                  </w:numPr>
                  <w:ind w:left="0" w:firstLine="0"/>
                </w:pPr>
              </w:pPrChange>
            </w:pPr>
            <w:bookmarkStart w:id="31205" w:name="_Toc184813960"/>
            <w:ins w:id="31206" w:author="Phuong Truong Thi" w:date="2024-11-25T11:01:00Z">
              <w:r w:rsidRPr="00613BB7">
                <w:rPr>
                  <w:b w:val="0"/>
                  <w:bCs w:val="0"/>
                  <w:color w:val="000000"/>
                  <w:sz w:val="24"/>
                  <w:szCs w:val="24"/>
                  <w:lang w:val="vi-VN"/>
                  <w:rPrChange w:id="31207" w:author="Phuong Truong Thi" w:date="2024-11-25T11:02:00Z">
                    <w:rPr>
                      <w:color w:val="000000"/>
                      <w:sz w:val="24"/>
                      <w:szCs w:val="24"/>
                      <w:lang w:val="vi-VN"/>
                    </w:rPr>
                  </w:rPrChange>
                </w:rPr>
                <w:t>2. Nếu KH tăng hạng lên AF trong tháng mà vẫn giữ DAO quản lý thì không tin tăng/giảm ròng</w:t>
              </w:r>
            </w:ins>
            <w:bookmarkEnd w:id="31205"/>
          </w:p>
        </w:tc>
        <w:tc>
          <w:tcPr>
            <w:tcW w:w="2322" w:type="dxa"/>
            <w:tcPrChange w:id="31208" w:author="Phuong Truong Thi" w:date="2024-11-25T11:10:00Z">
              <w:tcPr>
                <w:tcW w:w="3690" w:type="dxa"/>
                <w:gridSpan w:val="2"/>
              </w:tcPr>
            </w:tcPrChange>
          </w:tcPr>
          <w:p w14:paraId="30FFA0A1" w14:textId="0753FB11" w:rsidR="004A2E0F" w:rsidRPr="004A2E0F" w:rsidRDefault="004A2E0F">
            <w:pPr>
              <w:pStyle w:val="Heading31"/>
              <w:keepNext w:val="0"/>
              <w:widowControl w:val="0"/>
              <w:numPr>
                <w:ilvl w:val="0"/>
                <w:numId w:val="0"/>
              </w:numPr>
              <w:jc w:val="center"/>
              <w:rPr>
                <w:ins w:id="31209" w:author="Phuong Truong Thi" w:date="2024-11-14T17:45:00Z"/>
                <w:b w:val="0"/>
                <w:bCs w:val="0"/>
                <w:sz w:val="24"/>
                <w:szCs w:val="24"/>
              </w:rPr>
              <w:pPrChange w:id="31210" w:author="Phuong Truong Thi" w:date="2024-11-25T10:56:00Z">
                <w:pPr>
                  <w:pStyle w:val="Heading31"/>
                  <w:numPr>
                    <w:ilvl w:val="0"/>
                    <w:numId w:val="0"/>
                  </w:numPr>
                  <w:ind w:left="0" w:firstLine="0"/>
                </w:pPr>
              </w:pPrChange>
            </w:pPr>
            <w:bookmarkStart w:id="31211" w:name="_Toc184813961"/>
            <w:ins w:id="31212" w:author="Phuong Truong Thi" w:date="2024-11-14T17:45:00Z">
              <w:r w:rsidRPr="004A2E0F">
                <w:rPr>
                  <w:b w:val="0"/>
                  <w:bCs w:val="0"/>
                  <w:color w:val="000000"/>
                  <w:sz w:val="24"/>
                  <w:szCs w:val="24"/>
                  <w:rPrChange w:id="31213" w:author="Phuong Truong Thi" w:date="2024-11-14T17:46:00Z">
                    <w:rPr>
                      <w:color w:val="000000"/>
                      <w:sz w:val="24"/>
                      <w:szCs w:val="24"/>
                    </w:rPr>
                  </w:rPrChange>
                </w:rPr>
                <w:t>CRM</w:t>
              </w:r>
              <w:bookmarkEnd w:id="31211"/>
            </w:ins>
          </w:p>
        </w:tc>
      </w:tr>
      <w:tr w:rsidR="004A2E0F" w14:paraId="3CF00425" w14:textId="59C217C7" w:rsidTr="00A672A9">
        <w:trPr>
          <w:ins w:id="31214" w:author="Phuong Truong Thi" w:date="2024-11-14T17:40:00Z"/>
          <w:trPrChange w:id="31215" w:author="Phuong Truong Thi" w:date="2024-11-25T11:10:00Z">
            <w:trPr>
              <w:gridBefore w:val="2"/>
            </w:trPr>
          </w:trPrChange>
        </w:trPr>
        <w:tc>
          <w:tcPr>
            <w:tcW w:w="900" w:type="dxa"/>
            <w:tcPrChange w:id="31216" w:author="Phuong Truong Thi" w:date="2024-11-25T11:10:00Z">
              <w:tcPr>
                <w:tcW w:w="751" w:type="dxa"/>
              </w:tcPr>
            </w:tcPrChange>
          </w:tcPr>
          <w:p w14:paraId="76A139EF" w14:textId="2ED144B4" w:rsidR="004A2E0F" w:rsidRDefault="004A2E0F">
            <w:pPr>
              <w:pStyle w:val="Heading31"/>
              <w:keepNext w:val="0"/>
              <w:widowControl w:val="0"/>
              <w:numPr>
                <w:ilvl w:val="0"/>
                <w:numId w:val="0"/>
              </w:numPr>
              <w:jc w:val="center"/>
              <w:rPr>
                <w:ins w:id="31217" w:author="Phuong Truong Thi" w:date="2024-11-14T17:40:00Z"/>
                <w:b w:val="0"/>
                <w:bCs w:val="0"/>
                <w:sz w:val="24"/>
                <w:szCs w:val="24"/>
              </w:rPr>
              <w:pPrChange w:id="31218" w:author="Phuong Truong Thi" w:date="2024-11-25T10:56:00Z">
                <w:pPr>
                  <w:pStyle w:val="Heading31"/>
                  <w:numPr>
                    <w:ilvl w:val="0"/>
                    <w:numId w:val="0"/>
                  </w:numPr>
                  <w:ind w:left="0" w:firstLine="0"/>
                </w:pPr>
              </w:pPrChange>
            </w:pPr>
            <w:bookmarkStart w:id="31219" w:name="_Toc184813962"/>
            <w:ins w:id="31220" w:author="Phuong Truong Thi" w:date="2024-11-14T17:43:00Z">
              <w:r>
                <w:rPr>
                  <w:b w:val="0"/>
                  <w:bCs w:val="0"/>
                  <w:sz w:val="24"/>
                  <w:szCs w:val="24"/>
                </w:rPr>
                <w:lastRenderedPageBreak/>
                <w:t>3</w:t>
              </w:r>
            </w:ins>
            <w:bookmarkEnd w:id="31219"/>
          </w:p>
        </w:tc>
        <w:tc>
          <w:tcPr>
            <w:tcW w:w="2075" w:type="dxa"/>
            <w:tcPrChange w:id="31221" w:author="Phuong Truong Thi" w:date="2024-11-25T11:10:00Z">
              <w:tcPr>
                <w:tcW w:w="1980" w:type="dxa"/>
                <w:gridSpan w:val="2"/>
              </w:tcPr>
            </w:tcPrChange>
          </w:tcPr>
          <w:p w14:paraId="22387D30" w14:textId="26000550" w:rsidR="004A2E0F" w:rsidRDefault="004A2E0F">
            <w:pPr>
              <w:pStyle w:val="Heading31"/>
              <w:keepNext w:val="0"/>
              <w:widowControl w:val="0"/>
              <w:numPr>
                <w:ilvl w:val="0"/>
                <w:numId w:val="0"/>
              </w:numPr>
              <w:rPr>
                <w:ins w:id="31222" w:author="Phuong Truong Thi" w:date="2024-11-14T17:40:00Z"/>
                <w:b w:val="0"/>
                <w:bCs w:val="0"/>
                <w:sz w:val="24"/>
                <w:szCs w:val="24"/>
              </w:rPr>
              <w:pPrChange w:id="31223" w:author="Phuong Truong Thi" w:date="2024-11-25T10:56:00Z">
                <w:pPr>
                  <w:pStyle w:val="Heading31"/>
                  <w:numPr>
                    <w:ilvl w:val="0"/>
                    <w:numId w:val="0"/>
                  </w:numPr>
                  <w:ind w:left="0" w:firstLine="0"/>
                </w:pPr>
              </w:pPrChange>
            </w:pPr>
            <w:bookmarkStart w:id="31224" w:name="_Toc184813963"/>
            <w:ins w:id="31225" w:author="Phuong Truong Thi" w:date="2024-11-14T17:44:00Z">
              <w:r>
                <w:rPr>
                  <w:b w:val="0"/>
                  <w:bCs w:val="0"/>
                  <w:sz w:val="24"/>
                  <w:szCs w:val="24"/>
                </w:rPr>
                <w:t xml:space="preserve">Giảm </w:t>
              </w:r>
            </w:ins>
            <w:ins w:id="31226" w:author="Phuong Truong Thi" w:date="2024-11-25T11:00:00Z">
              <w:r w:rsidR="00613BB7">
                <w:rPr>
                  <w:b w:val="0"/>
                  <w:bCs w:val="0"/>
                  <w:sz w:val="24"/>
                  <w:szCs w:val="24"/>
                </w:rPr>
                <w:t>M</w:t>
              </w:r>
            </w:ins>
            <w:ins w:id="31227" w:author="Phuong Truong Thi" w:date="2024-11-14T17:44:00Z">
              <w:r>
                <w:rPr>
                  <w:b w:val="0"/>
                  <w:bCs w:val="0"/>
                  <w:sz w:val="24"/>
                  <w:szCs w:val="24"/>
                </w:rPr>
                <w:t>AF</w:t>
              </w:r>
            </w:ins>
            <w:bookmarkEnd w:id="31224"/>
          </w:p>
        </w:tc>
        <w:tc>
          <w:tcPr>
            <w:tcW w:w="3865" w:type="dxa"/>
            <w:tcPrChange w:id="31228" w:author="Phuong Truong Thi" w:date="2024-11-25T11:10:00Z">
              <w:tcPr>
                <w:tcW w:w="3690" w:type="dxa"/>
                <w:gridSpan w:val="2"/>
              </w:tcPr>
            </w:tcPrChange>
          </w:tcPr>
          <w:p w14:paraId="6C275B8C" w14:textId="6A650CC8" w:rsidR="004A2E0F" w:rsidRPr="00613BB7" w:rsidRDefault="00613BB7">
            <w:pPr>
              <w:pStyle w:val="Heading31"/>
              <w:keepNext w:val="0"/>
              <w:widowControl w:val="0"/>
              <w:numPr>
                <w:ilvl w:val="0"/>
                <w:numId w:val="0"/>
              </w:numPr>
              <w:rPr>
                <w:ins w:id="31229" w:author="Phuong Truong Thi" w:date="2024-11-14T17:40:00Z"/>
                <w:b w:val="0"/>
                <w:bCs w:val="0"/>
                <w:sz w:val="24"/>
                <w:szCs w:val="24"/>
              </w:rPr>
              <w:pPrChange w:id="31230" w:author="Phuong Truong Thi" w:date="2024-11-25T10:56:00Z">
                <w:pPr>
                  <w:pStyle w:val="Heading31"/>
                  <w:numPr>
                    <w:ilvl w:val="0"/>
                    <w:numId w:val="0"/>
                  </w:numPr>
                  <w:ind w:left="0" w:firstLine="0"/>
                </w:pPr>
              </w:pPrChange>
            </w:pPr>
            <w:bookmarkStart w:id="31231" w:name="_Toc184813964"/>
            <w:ins w:id="31232" w:author="Phuong Truong Thi" w:date="2024-11-25T11:01:00Z">
              <w:r w:rsidRPr="00613BB7">
                <w:rPr>
                  <w:b w:val="0"/>
                  <w:bCs w:val="0"/>
                  <w:color w:val="000000"/>
                  <w:sz w:val="24"/>
                  <w:szCs w:val="24"/>
                  <w:lang w:val="vi-VN"/>
                  <w:rPrChange w:id="31233" w:author="Phuong Truong Thi" w:date="2024-11-25T11:02:00Z">
                    <w:rPr>
                      <w:color w:val="000000"/>
                      <w:sz w:val="24"/>
                      <w:szCs w:val="24"/>
                      <w:lang w:val="vi-VN"/>
                    </w:rPr>
                  </w:rPrChange>
                </w:rPr>
                <w:t>Tổng KH trong port tụt hạng Core MAF và TH ghi nhận giảm Net MAF trong logic đổi DAO</w:t>
              </w:r>
            </w:ins>
            <w:bookmarkEnd w:id="31231"/>
          </w:p>
        </w:tc>
        <w:tc>
          <w:tcPr>
            <w:tcW w:w="2322" w:type="dxa"/>
            <w:tcPrChange w:id="31234" w:author="Phuong Truong Thi" w:date="2024-11-25T11:10:00Z">
              <w:tcPr>
                <w:tcW w:w="3690" w:type="dxa"/>
                <w:gridSpan w:val="2"/>
              </w:tcPr>
            </w:tcPrChange>
          </w:tcPr>
          <w:p w14:paraId="06171E97" w14:textId="56534E64" w:rsidR="004A2E0F" w:rsidRPr="004A2E0F" w:rsidRDefault="004A2E0F">
            <w:pPr>
              <w:pStyle w:val="Heading31"/>
              <w:keepNext w:val="0"/>
              <w:widowControl w:val="0"/>
              <w:numPr>
                <w:ilvl w:val="0"/>
                <w:numId w:val="0"/>
              </w:numPr>
              <w:jc w:val="center"/>
              <w:rPr>
                <w:ins w:id="31235" w:author="Phuong Truong Thi" w:date="2024-11-14T17:45:00Z"/>
                <w:b w:val="0"/>
                <w:bCs w:val="0"/>
                <w:sz w:val="24"/>
                <w:szCs w:val="24"/>
              </w:rPr>
              <w:pPrChange w:id="31236" w:author="Phuong Truong Thi" w:date="2024-11-25T10:56:00Z">
                <w:pPr>
                  <w:pStyle w:val="Heading31"/>
                  <w:numPr>
                    <w:ilvl w:val="0"/>
                    <w:numId w:val="0"/>
                  </w:numPr>
                  <w:ind w:left="0" w:firstLine="0"/>
                </w:pPr>
              </w:pPrChange>
            </w:pPr>
            <w:bookmarkStart w:id="31237" w:name="_Toc184813965"/>
            <w:ins w:id="31238" w:author="Phuong Truong Thi" w:date="2024-11-14T17:46:00Z">
              <w:r w:rsidRPr="004A2E0F">
                <w:rPr>
                  <w:b w:val="0"/>
                  <w:bCs w:val="0"/>
                  <w:color w:val="000000"/>
                  <w:sz w:val="24"/>
                  <w:szCs w:val="24"/>
                  <w:rPrChange w:id="31239" w:author="Phuong Truong Thi" w:date="2024-11-14T17:46:00Z">
                    <w:rPr>
                      <w:color w:val="000000"/>
                      <w:sz w:val="24"/>
                      <w:szCs w:val="24"/>
                    </w:rPr>
                  </w:rPrChange>
                </w:rPr>
                <w:t>CRM</w:t>
              </w:r>
            </w:ins>
            <w:bookmarkEnd w:id="31237"/>
          </w:p>
        </w:tc>
      </w:tr>
    </w:tbl>
    <w:p w14:paraId="63A91098" w14:textId="6B8F8878" w:rsidR="004A2E0F" w:rsidDel="005B45EC" w:rsidRDefault="004A2E0F" w:rsidP="00613BB7">
      <w:pPr>
        <w:pStyle w:val="Heading31"/>
        <w:keepNext w:val="0"/>
        <w:widowControl w:val="0"/>
        <w:numPr>
          <w:ilvl w:val="0"/>
          <w:numId w:val="0"/>
        </w:numPr>
        <w:ind w:left="504"/>
        <w:outlineLvl w:val="9"/>
        <w:rPr>
          <w:del w:id="31240" w:author="Phuong Truong Thi" w:date="2024-11-14T17:49:00Z"/>
          <w:b w:val="0"/>
          <w:bCs w:val="0"/>
          <w:sz w:val="24"/>
          <w:szCs w:val="24"/>
        </w:rPr>
      </w:pPr>
    </w:p>
    <w:p w14:paraId="792D8E9B" w14:textId="77777777" w:rsidR="005B45EC" w:rsidRDefault="005B45EC" w:rsidP="00613BB7">
      <w:pPr>
        <w:pStyle w:val="Heading31"/>
        <w:keepNext w:val="0"/>
        <w:widowControl w:val="0"/>
        <w:numPr>
          <w:ilvl w:val="0"/>
          <w:numId w:val="0"/>
        </w:numPr>
        <w:ind w:left="504" w:hanging="504"/>
        <w:outlineLvl w:val="9"/>
        <w:rPr>
          <w:ins w:id="31241" w:author="Phuong Truong Thi" w:date="2024-11-25T19:06:00Z"/>
          <w:b w:val="0"/>
          <w:bCs w:val="0"/>
          <w:sz w:val="24"/>
          <w:szCs w:val="24"/>
        </w:rPr>
      </w:pPr>
    </w:p>
    <w:p w14:paraId="33E906E4" w14:textId="77777777" w:rsidR="00613BB7" w:rsidRDefault="00613BB7" w:rsidP="00613BB7">
      <w:pPr>
        <w:pStyle w:val="Heading31"/>
        <w:keepNext w:val="0"/>
        <w:widowControl w:val="0"/>
        <w:numPr>
          <w:ilvl w:val="0"/>
          <w:numId w:val="0"/>
        </w:numPr>
        <w:ind w:left="504"/>
        <w:outlineLvl w:val="9"/>
        <w:rPr>
          <w:ins w:id="31242" w:author="Phuong Truong Thi" w:date="2024-11-25T11:03:00Z"/>
          <w:b w:val="0"/>
          <w:bCs w:val="0"/>
          <w:sz w:val="24"/>
          <w:szCs w:val="24"/>
        </w:rPr>
      </w:pPr>
    </w:p>
    <w:p w14:paraId="56C6ADAC" w14:textId="36E6DD1A" w:rsidR="004A2E0F" w:rsidRPr="00973413" w:rsidDel="00F62AAF" w:rsidRDefault="00973413">
      <w:pPr>
        <w:pStyle w:val="Heading31"/>
        <w:keepNext w:val="0"/>
        <w:widowControl w:val="0"/>
        <w:numPr>
          <w:ilvl w:val="0"/>
          <w:numId w:val="0"/>
        </w:numPr>
        <w:ind w:left="504"/>
        <w:outlineLvl w:val="9"/>
        <w:rPr>
          <w:del w:id="31243" w:author="Phuong Truong Thi" w:date="2024-11-14T17:49:00Z"/>
          <w:b w:val="0"/>
          <w:bCs w:val="0"/>
          <w:sz w:val="24"/>
          <w:szCs w:val="24"/>
        </w:rPr>
        <w:pPrChange w:id="31244" w:author="Phuong Truong Thi" w:date="2024-11-25T10:56:00Z">
          <w:pPr>
            <w:pStyle w:val="Heading31"/>
            <w:numPr>
              <w:ilvl w:val="0"/>
              <w:numId w:val="0"/>
            </w:numPr>
            <w:ind w:left="0" w:firstLine="0"/>
            <w:outlineLvl w:val="9"/>
          </w:pPr>
        </w:pPrChange>
      </w:pPr>
      <w:del w:id="31245" w:author="Phuong Truong Thi" w:date="2024-11-14T17:49:00Z">
        <w:r w:rsidRPr="00973413" w:rsidDel="00F62AAF">
          <w:rPr>
            <w:b w:val="0"/>
            <w:bCs w:val="0"/>
            <w:sz w:val="24"/>
            <w:szCs w:val="24"/>
          </w:rPr>
          <w:delText>STT</w:delText>
        </w:r>
        <w:r w:rsidRPr="00973413" w:rsidDel="00F62AAF">
          <w:rPr>
            <w:b w:val="0"/>
            <w:bCs w:val="0"/>
            <w:sz w:val="24"/>
            <w:szCs w:val="24"/>
          </w:rPr>
          <w:tab/>
          <w:delText>Báo cáo</w:delText>
        </w:r>
        <w:r w:rsidRPr="00973413" w:rsidDel="00F62AAF">
          <w:rPr>
            <w:b w:val="0"/>
            <w:bCs w:val="0"/>
            <w:sz w:val="24"/>
            <w:szCs w:val="24"/>
          </w:rPr>
          <w:tab/>
          <w:delText>Nguồn</w:delText>
        </w:r>
      </w:del>
    </w:p>
    <w:p w14:paraId="2D62F5D3" w14:textId="5C892377" w:rsidR="00973413" w:rsidRPr="00973413" w:rsidDel="00F62AAF" w:rsidRDefault="00973413">
      <w:pPr>
        <w:pStyle w:val="Heading31"/>
        <w:keepNext w:val="0"/>
        <w:widowControl w:val="0"/>
        <w:numPr>
          <w:ilvl w:val="0"/>
          <w:numId w:val="0"/>
        </w:numPr>
        <w:ind w:left="504"/>
        <w:outlineLvl w:val="9"/>
        <w:rPr>
          <w:del w:id="31246" w:author="Phuong Truong Thi" w:date="2024-11-14T17:49:00Z"/>
          <w:b w:val="0"/>
          <w:bCs w:val="0"/>
          <w:sz w:val="24"/>
          <w:szCs w:val="24"/>
        </w:rPr>
        <w:pPrChange w:id="31247" w:author="Phuong Truong Thi" w:date="2024-11-25T10:56:00Z">
          <w:pPr>
            <w:pStyle w:val="Heading31"/>
            <w:numPr>
              <w:ilvl w:val="0"/>
              <w:numId w:val="0"/>
            </w:numPr>
            <w:ind w:left="0" w:firstLine="0"/>
            <w:outlineLvl w:val="9"/>
          </w:pPr>
        </w:pPrChange>
      </w:pPr>
      <w:del w:id="31248" w:author="Phuong Truong Thi" w:date="2024-11-14T17:49:00Z">
        <w:r w:rsidRPr="00973413" w:rsidDel="00F62AAF">
          <w:rPr>
            <w:b w:val="0"/>
            <w:bCs w:val="0"/>
            <w:sz w:val="24"/>
            <w:szCs w:val="24"/>
          </w:rPr>
          <w:delText>1</w:delText>
        </w:r>
        <w:r w:rsidRPr="00973413" w:rsidDel="00F62AAF">
          <w:rPr>
            <w:b w:val="0"/>
            <w:bCs w:val="0"/>
            <w:sz w:val="24"/>
            <w:szCs w:val="24"/>
          </w:rPr>
          <w:tab/>
          <w:delText>Tăng ròng KH AF = Tổng số KH AF Private và Preferred tháng (T) - Tổng số KH AF Private và Preferred tháng (T-1)</w:delText>
        </w:r>
        <w:r w:rsidRPr="00973413" w:rsidDel="00F62AAF">
          <w:rPr>
            <w:b w:val="0"/>
            <w:bCs w:val="0"/>
            <w:sz w:val="24"/>
            <w:szCs w:val="24"/>
          </w:rPr>
          <w:tab/>
          <w:delText>CRM</w:delText>
        </w:r>
      </w:del>
    </w:p>
    <w:p w14:paraId="487D78F7" w14:textId="0902B793" w:rsidR="00973413" w:rsidRPr="00973413" w:rsidDel="00F62AAF" w:rsidRDefault="00973413">
      <w:pPr>
        <w:pStyle w:val="Heading31"/>
        <w:keepNext w:val="0"/>
        <w:widowControl w:val="0"/>
        <w:numPr>
          <w:ilvl w:val="0"/>
          <w:numId w:val="0"/>
        </w:numPr>
        <w:ind w:left="504"/>
        <w:outlineLvl w:val="9"/>
        <w:rPr>
          <w:del w:id="31249" w:author="Phuong Truong Thi" w:date="2024-11-14T17:49:00Z"/>
          <w:b w:val="0"/>
          <w:bCs w:val="0"/>
          <w:sz w:val="24"/>
          <w:szCs w:val="24"/>
        </w:rPr>
        <w:pPrChange w:id="31250" w:author="Phuong Truong Thi" w:date="2024-11-25T10:56:00Z">
          <w:pPr>
            <w:pStyle w:val="Heading31"/>
            <w:numPr>
              <w:ilvl w:val="0"/>
              <w:numId w:val="0"/>
            </w:numPr>
            <w:ind w:left="0" w:firstLine="0"/>
            <w:outlineLvl w:val="9"/>
          </w:pPr>
        </w:pPrChange>
      </w:pPr>
      <w:del w:id="31251" w:author="Phuong Truong Thi" w:date="2024-11-14T17:49:00Z">
        <w:r w:rsidRPr="00973413" w:rsidDel="00F62AAF">
          <w:rPr>
            <w:b w:val="0"/>
            <w:bCs w:val="0"/>
            <w:sz w:val="24"/>
            <w:szCs w:val="24"/>
          </w:rPr>
          <w:delText>2</w:delText>
        </w:r>
        <w:r w:rsidRPr="00973413" w:rsidDel="00F62AAF">
          <w:rPr>
            <w:b w:val="0"/>
            <w:bCs w:val="0"/>
            <w:sz w:val="24"/>
            <w:szCs w:val="24"/>
          </w:rPr>
          <w:tab/>
          <w:delText>Tổng số KH trong Port lên hạng AF Private và Preferred và TH ghi nhận tăng ròng theo logic đổi DAO</w:delText>
        </w:r>
        <w:r w:rsidRPr="00973413" w:rsidDel="00F62AAF">
          <w:rPr>
            <w:b w:val="0"/>
            <w:bCs w:val="0"/>
            <w:sz w:val="24"/>
            <w:szCs w:val="24"/>
          </w:rPr>
          <w:tab/>
          <w:delText>CRM</w:delText>
        </w:r>
      </w:del>
    </w:p>
    <w:p w14:paraId="1096895B" w14:textId="3AD5D3B9" w:rsidR="00973413" w:rsidRPr="00973413" w:rsidDel="00F62AAF" w:rsidRDefault="00973413">
      <w:pPr>
        <w:pStyle w:val="Heading31"/>
        <w:keepNext w:val="0"/>
        <w:widowControl w:val="0"/>
        <w:numPr>
          <w:ilvl w:val="0"/>
          <w:numId w:val="0"/>
        </w:numPr>
        <w:ind w:left="504"/>
        <w:outlineLvl w:val="9"/>
        <w:rPr>
          <w:del w:id="31252" w:author="Phuong Truong Thi" w:date="2024-11-14T17:49:00Z"/>
          <w:b w:val="0"/>
          <w:bCs w:val="0"/>
          <w:sz w:val="24"/>
          <w:szCs w:val="24"/>
        </w:rPr>
        <w:pPrChange w:id="31253" w:author="Phuong Truong Thi" w:date="2024-11-25T10:56:00Z">
          <w:pPr>
            <w:pStyle w:val="Heading31"/>
            <w:numPr>
              <w:ilvl w:val="0"/>
              <w:numId w:val="0"/>
            </w:numPr>
            <w:ind w:left="0" w:firstLine="0"/>
            <w:outlineLvl w:val="9"/>
          </w:pPr>
        </w:pPrChange>
      </w:pPr>
      <w:del w:id="31254" w:author="Phuong Truong Thi" w:date="2024-11-14T17:49:00Z">
        <w:r w:rsidRPr="00973413" w:rsidDel="00F62AAF">
          <w:rPr>
            <w:b w:val="0"/>
            <w:bCs w:val="0"/>
            <w:sz w:val="24"/>
            <w:szCs w:val="24"/>
          </w:rPr>
          <w:delText>3</w:delText>
        </w:r>
        <w:r w:rsidRPr="00973413" w:rsidDel="00F62AAF">
          <w:rPr>
            <w:b w:val="0"/>
            <w:bCs w:val="0"/>
            <w:sz w:val="24"/>
            <w:szCs w:val="24"/>
          </w:rPr>
          <w:tab/>
          <w:delText xml:space="preserve">Tổng KH trong port tụt hạng AF Private và Preferred và KH giảm ròng theo logic đổi DAO </w:delText>
        </w:r>
        <w:r w:rsidRPr="00973413" w:rsidDel="00F62AAF">
          <w:rPr>
            <w:b w:val="0"/>
            <w:bCs w:val="0"/>
            <w:sz w:val="24"/>
            <w:szCs w:val="24"/>
          </w:rPr>
          <w:tab/>
          <w:delText>CRM</w:delText>
        </w:r>
      </w:del>
    </w:p>
    <w:p w14:paraId="7A201191" w14:textId="77777777" w:rsidR="00973413" w:rsidRPr="00973413" w:rsidRDefault="00973413">
      <w:pPr>
        <w:pStyle w:val="Heading31"/>
        <w:keepNext w:val="0"/>
        <w:widowControl w:val="0"/>
        <w:numPr>
          <w:ilvl w:val="0"/>
          <w:numId w:val="0"/>
        </w:numPr>
        <w:ind w:left="504"/>
        <w:outlineLvl w:val="9"/>
        <w:rPr>
          <w:b w:val="0"/>
          <w:bCs w:val="0"/>
          <w:sz w:val="24"/>
          <w:szCs w:val="24"/>
        </w:rPr>
        <w:pPrChange w:id="31255" w:author="Phuong Truong Thi" w:date="2024-11-25T10:56:00Z">
          <w:pPr>
            <w:pStyle w:val="Heading31"/>
            <w:numPr>
              <w:ilvl w:val="0"/>
              <w:numId w:val="0"/>
            </w:numPr>
            <w:ind w:left="0" w:firstLine="0"/>
            <w:outlineLvl w:val="9"/>
          </w:pPr>
        </w:pPrChange>
      </w:pPr>
      <w:r w:rsidRPr="00973413">
        <w:rPr>
          <w:b w:val="0"/>
          <w:bCs w:val="0"/>
          <w:sz w:val="24"/>
          <w:szCs w:val="24"/>
        </w:rPr>
        <w:t>Mỗi báo cáo hiển thị với các thông tin sau:</w:t>
      </w:r>
    </w:p>
    <w:p w14:paraId="3B4ED9A4" w14:textId="77777777" w:rsidR="00973413" w:rsidRPr="00973413" w:rsidRDefault="00973413">
      <w:pPr>
        <w:pStyle w:val="Heading31"/>
        <w:keepNext w:val="0"/>
        <w:widowControl w:val="0"/>
        <w:numPr>
          <w:ilvl w:val="0"/>
          <w:numId w:val="0"/>
        </w:numPr>
        <w:ind w:left="504"/>
        <w:outlineLvl w:val="9"/>
        <w:rPr>
          <w:b w:val="0"/>
          <w:bCs w:val="0"/>
          <w:sz w:val="24"/>
          <w:szCs w:val="24"/>
        </w:rPr>
        <w:pPrChange w:id="31256" w:author="Phuong Truong Thi" w:date="2024-11-25T10:56:00Z">
          <w:pPr>
            <w:pStyle w:val="Heading31"/>
            <w:numPr>
              <w:ilvl w:val="0"/>
              <w:numId w:val="0"/>
            </w:numPr>
            <w:ind w:left="0" w:firstLine="0"/>
            <w:outlineLvl w:val="9"/>
          </w:pPr>
        </w:pPrChange>
      </w:pPr>
      <w:r w:rsidRPr="00973413">
        <w:rPr>
          <w:b w:val="0"/>
          <w:bCs w:val="0"/>
          <w:sz w:val="24"/>
          <w:szCs w:val="24"/>
        </w:rPr>
        <w:t>-</w:t>
      </w:r>
      <w:r w:rsidRPr="00973413">
        <w:rPr>
          <w:b w:val="0"/>
          <w:bCs w:val="0"/>
          <w:sz w:val="24"/>
          <w:szCs w:val="24"/>
        </w:rPr>
        <w:tab/>
        <w:t>Tên báo cáo</w:t>
      </w:r>
    </w:p>
    <w:p w14:paraId="5B004D0E" w14:textId="6292DEC2" w:rsidR="00973413" w:rsidRPr="00973413" w:rsidRDefault="00973413">
      <w:pPr>
        <w:pStyle w:val="Heading31"/>
        <w:keepNext w:val="0"/>
        <w:widowControl w:val="0"/>
        <w:numPr>
          <w:ilvl w:val="0"/>
          <w:numId w:val="0"/>
        </w:numPr>
        <w:ind w:left="504"/>
        <w:outlineLvl w:val="9"/>
        <w:rPr>
          <w:b w:val="0"/>
          <w:bCs w:val="0"/>
          <w:sz w:val="24"/>
          <w:szCs w:val="24"/>
        </w:rPr>
        <w:pPrChange w:id="31257" w:author="Phuong Truong Thi" w:date="2024-11-25T10:56:00Z">
          <w:pPr>
            <w:pStyle w:val="Heading31"/>
            <w:numPr>
              <w:ilvl w:val="0"/>
              <w:numId w:val="0"/>
            </w:numPr>
            <w:ind w:left="0" w:firstLine="0"/>
            <w:outlineLvl w:val="9"/>
          </w:pPr>
        </w:pPrChange>
      </w:pPr>
      <w:r w:rsidRPr="00973413">
        <w:rPr>
          <w:b w:val="0"/>
          <w:bCs w:val="0"/>
          <w:sz w:val="24"/>
          <w:szCs w:val="24"/>
        </w:rPr>
        <w:t>-</w:t>
      </w:r>
      <w:r w:rsidRPr="00973413">
        <w:rPr>
          <w:b w:val="0"/>
          <w:bCs w:val="0"/>
          <w:sz w:val="24"/>
          <w:szCs w:val="24"/>
        </w:rPr>
        <w:tab/>
        <w:t>Số lượng</w:t>
      </w:r>
      <w:ins w:id="31258" w:author="Phuong Truong Thi" w:date="2024-11-25T11:03:00Z">
        <w:r w:rsidR="00613BB7">
          <w:rPr>
            <w:b w:val="0"/>
            <w:bCs w:val="0"/>
            <w:sz w:val="24"/>
            <w:szCs w:val="24"/>
          </w:rPr>
          <w:t>: Chính là thông tin số lượng KH tương ứng của mỗi báo cáo</w:t>
        </w:r>
      </w:ins>
    </w:p>
    <w:p w14:paraId="3599022E" w14:textId="77777777" w:rsidR="00973413" w:rsidRPr="00973413" w:rsidDel="0038492D" w:rsidRDefault="00973413">
      <w:pPr>
        <w:pStyle w:val="Heading31"/>
        <w:keepNext w:val="0"/>
        <w:widowControl w:val="0"/>
        <w:numPr>
          <w:ilvl w:val="0"/>
          <w:numId w:val="0"/>
        </w:numPr>
        <w:ind w:left="504"/>
        <w:outlineLvl w:val="9"/>
        <w:rPr>
          <w:del w:id="31259" w:author="Phuong Truong Thi" w:date="2024-11-25T14:02:00Z"/>
          <w:b w:val="0"/>
          <w:bCs w:val="0"/>
          <w:sz w:val="24"/>
          <w:szCs w:val="24"/>
        </w:rPr>
        <w:pPrChange w:id="31260" w:author="Phuong Truong Thi" w:date="2024-11-25T10:56:00Z">
          <w:pPr>
            <w:pStyle w:val="Heading31"/>
            <w:numPr>
              <w:ilvl w:val="0"/>
              <w:numId w:val="0"/>
            </w:numPr>
            <w:ind w:left="0" w:firstLine="0"/>
            <w:outlineLvl w:val="9"/>
          </w:pPr>
        </w:pPrChange>
      </w:pPr>
      <w:r w:rsidRPr="00973413">
        <w:rPr>
          <w:b w:val="0"/>
          <w:bCs w:val="0"/>
          <w:sz w:val="24"/>
          <w:szCs w:val="24"/>
        </w:rPr>
        <w:t>-</w:t>
      </w:r>
      <w:r w:rsidRPr="00973413">
        <w:rPr>
          <w:b w:val="0"/>
          <w:bCs w:val="0"/>
          <w:sz w:val="24"/>
          <w:szCs w:val="24"/>
        </w:rPr>
        <w:tab/>
        <w:t>Action: View report</w:t>
      </w:r>
    </w:p>
    <w:p w14:paraId="49F56E5C" w14:textId="53476E1B" w:rsidR="00973413" w:rsidRPr="00973413" w:rsidDel="0040419B" w:rsidRDefault="00973413">
      <w:pPr>
        <w:pStyle w:val="Heading31"/>
        <w:keepNext w:val="0"/>
        <w:numPr>
          <w:ilvl w:val="0"/>
          <w:numId w:val="0"/>
        </w:numPr>
        <w:outlineLvl w:val="9"/>
        <w:rPr>
          <w:del w:id="31261" w:author="Phuong Truong Thi" w:date="2024-11-14T20:00:00Z"/>
          <w:b w:val="0"/>
          <w:bCs w:val="0"/>
          <w:sz w:val="24"/>
          <w:szCs w:val="24"/>
        </w:rPr>
      </w:pPr>
      <w:del w:id="31262" w:author="Phuong Truong Thi" w:date="2024-11-14T20:00:00Z">
        <w:r w:rsidRPr="00973413" w:rsidDel="0040419B">
          <w:rPr>
            <w:b w:val="0"/>
            <w:bCs w:val="0"/>
            <w:sz w:val="24"/>
            <w:szCs w:val="24"/>
          </w:rPr>
          <w:delText>Bước 6: User nhấn vào View report, hệ thống hiển thị màn hình chi tiết báo cá là danh sách các KH có trong báo cáo với ác trườ</w:delText>
        </w:r>
      </w:del>
    </w:p>
    <w:p w14:paraId="5A4A7453" w14:textId="77777777" w:rsidR="00973413" w:rsidRPr="00973413" w:rsidDel="0038492D" w:rsidRDefault="00973413">
      <w:pPr>
        <w:pStyle w:val="Heading41"/>
        <w:numPr>
          <w:ilvl w:val="0"/>
          <w:numId w:val="0"/>
        </w:numPr>
        <w:shd w:val="clear" w:color="auto" w:fill="FFFFFF" w:themeFill="background1"/>
        <w:outlineLvl w:val="9"/>
        <w:rPr>
          <w:del w:id="31263" w:author="Phuong Truong Thi" w:date="2024-11-25T14:02:00Z"/>
          <w:b w:val="0"/>
          <w:bCs/>
          <w:i w:val="0"/>
          <w:iCs w:val="0"/>
        </w:rPr>
      </w:pPr>
    </w:p>
    <w:p w14:paraId="2A7E35DC" w14:textId="77777777" w:rsidR="00973413" w:rsidRPr="00973413" w:rsidRDefault="00973413">
      <w:pPr>
        <w:pStyle w:val="Heading31"/>
        <w:keepNext w:val="0"/>
        <w:widowControl w:val="0"/>
        <w:numPr>
          <w:ilvl w:val="0"/>
          <w:numId w:val="0"/>
        </w:numPr>
        <w:ind w:left="504"/>
        <w:outlineLvl w:val="9"/>
        <w:pPrChange w:id="31264" w:author="Phuong Truong Thi" w:date="2024-11-25T14:02:00Z">
          <w:pPr>
            <w:pStyle w:val="Heading41"/>
            <w:shd w:val="clear" w:color="auto" w:fill="FFFFFF" w:themeFill="background1"/>
          </w:pPr>
        </w:pPrChange>
      </w:pPr>
    </w:p>
    <w:p w14:paraId="3F855AF8" w14:textId="590EBF3A" w:rsidR="002141E9" w:rsidRPr="00973413" w:rsidDel="00A672A9" w:rsidRDefault="002141E9" w:rsidP="00973413">
      <w:pPr>
        <w:pStyle w:val="Heading31"/>
        <w:numPr>
          <w:ilvl w:val="0"/>
          <w:numId w:val="0"/>
        </w:numPr>
        <w:ind w:left="504" w:hanging="504"/>
        <w:outlineLvl w:val="9"/>
        <w:rPr>
          <w:del w:id="31265" w:author="Phuong Truong Thi" w:date="2024-11-25T11:07:00Z"/>
          <w:b w:val="0"/>
          <w:bCs w:val="0"/>
          <w:sz w:val="24"/>
          <w:szCs w:val="24"/>
        </w:rPr>
      </w:pPr>
      <w:del w:id="31266" w:author="Phuong Truong Thi" w:date="2024-11-25T11:07:00Z">
        <w:r w:rsidRPr="00973413" w:rsidDel="00A672A9">
          <w:rPr>
            <w:b w:val="0"/>
            <w:bCs w:val="0"/>
            <w:sz w:val="24"/>
            <w:szCs w:val="24"/>
          </w:rPr>
          <w:delText>Bước 1: User đăng nhập hệ thống</w:delText>
        </w:r>
      </w:del>
    </w:p>
    <w:p w14:paraId="79FFC3F1" w14:textId="78F588B2" w:rsidR="002141E9" w:rsidRPr="00973413" w:rsidDel="00A672A9" w:rsidRDefault="002141E9" w:rsidP="00973413">
      <w:pPr>
        <w:pStyle w:val="Heading31"/>
        <w:numPr>
          <w:ilvl w:val="0"/>
          <w:numId w:val="0"/>
        </w:numPr>
        <w:ind w:left="504" w:hanging="504"/>
        <w:outlineLvl w:val="9"/>
        <w:rPr>
          <w:del w:id="31267" w:author="Phuong Truong Thi" w:date="2024-11-25T11:07:00Z"/>
          <w:b w:val="0"/>
          <w:bCs w:val="0"/>
          <w:sz w:val="24"/>
          <w:szCs w:val="24"/>
        </w:rPr>
      </w:pPr>
      <w:del w:id="31268" w:author="Phuong Truong Thi" w:date="2024-11-25T11:07:00Z">
        <w:r w:rsidRPr="00973413" w:rsidDel="00A672A9">
          <w:rPr>
            <w:b w:val="0"/>
            <w:bCs w:val="0"/>
            <w:sz w:val="24"/>
            <w:szCs w:val="24"/>
          </w:rPr>
          <w:delText>Bước 2: Truy cập màn hình Account</w:delText>
        </w:r>
      </w:del>
    </w:p>
    <w:p w14:paraId="640CEB4F" w14:textId="11E4FF42" w:rsidR="002141E9" w:rsidRPr="00973413" w:rsidDel="00A672A9" w:rsidRDefault="002141E9" w:rsidP="00973413">
      <w:pPr>
        <w:pStyle w:val="Heading31"/>
        <w:numPr>
          <w:ilvl w:val="0"/>
          <w:numId w:val="0"/>
        </w:numPr>
        <w:ind w:left="504" w:hanging="504"/>
        <w:outlineLvl w:val="9"/>
        <w:rPr>
          <w:del w:id="31269" w:author="Phuong Truong Thi" w:date="2024-11-25T11:07:00Z"/>
          <w:b w:val="0"/>
          <w:bCs w:val="0"/>
          <w:sz w:val="24"/>
          <w:szCs w:val="24"/>
        </w:rPr>
      </w:pPr>
      <w:del w:id="31270" w:author="Phuong Truong Thi" w:date="2024-11-25T11:07:00Z">
        <w:r w:rsidRPr="00973413" w:rsidDel="00A672A9">
          <w:rPr>
            <w:b w:val="0"/>
            <w:bCs w:val="0"/>
            <w:sz w:val="24"/>
            <w:szCs w:val="24"/>
          </w:rPr>
          <w:delText>Bước 3: Chọn list view “Net AF”</w:delText>
        </w:r>
      </w:del>
    </w:p>
    <w:p w14:paraId="5EAC3227" w14:textId="2CAF3016" w:rsidR="002141E9" w:rsidRPr="00973413" w:rsidDel="00A672A9" w:rsidRDefault="002141E9" w:rsidP="00973413">
      <w:pPr>
        <w:pStyle w:val="Heading31"/>
        <w:numPr>
          <w:ilvl w:val="0"/>
          <w:numId w:val="0"/>
        </w:numPr>
        <w:ind w:left="504" w:hanging="504"/>
        <w:outlineLvl w:val="9"/>
        <w:rPr>
          <w:del w:id="31271" w:author="Phuong Truong Thi" w:date="2024-11-25T11:07:00Z"/>
          <w:b w:val="0"/>
          <w:bCs w:val="0"/>
          <w:sz w:val="24"/>
          <w:szCs w:val="24"/>
        </w:rPr>
      </w:pPr>
      <w:del w:id="31272" w:author="Phuong Truong Thi" w:date="2024-11-25T11:07:00Z">
        <w:r w:rsidRPr="00973413" w:rsidDel="00A672A9">
          <w:rPr>
            <w:b w:val="0"/>
            <w:bCs w:val="0"/>
            <w:sz w:val="24"/>
            <w:szCs w:val="24"/>
          </w:rPr>
          <w:delText>Bước 4: Click vào nút “Net AF” trên màn hình Net AF</w:delText>
        </w:r>
      </w:del>
    </w:p>
    <w:p w14:paraId="0F0CF70F" w14:textId="45070964" w:rsidR="002141E9" w:rsidRPr="00973413" w:rsidDel="00A672A9" w:rsidRDefault="002141E9" w:rsidP="00973413">
      <w:pPr>
        <w:pStyle w:val="Heading31"/>
        <w:numPr>
          <w:ilvl w:val="0"/>
          <w:numId w:val="0"/>
        </w:numPr>
        <w:ind w:left="504" w:hanging="504"/>
        <w:outlineLvl w:val="9"/>
        <w:rPr>
          <w:del w:id="31273" w:author="Phuong Truong Thi" w:date="2024-11-25T11:07:00Z"/>
          <w:b w:val="0"/>
          <w:bCs w:val="0"/>
          <w:sz w:val="24"/>
          <w:szCs w:val="24"/>
        </w:rPr>
      </w:pPr>
      <w:del w:id="31274" w:author="Phuong Truong Thi" w:date="2024-11-25T11:07:00Z">
        <w:r w:rsidRPr="00973413" w:rsidDel="00A672A9">
          <w:rPr>
            <w:b w:val="0"/>
            <w:bCs w:val="0"/>
            <w:sz w:val="24"/>
            <w:szCs w:val="24"/>
          </w:rPr>
          <w:delText>Bước 5: Hệ thống điều hướng đến Dashboard AF gồm 3 báo cáo sau:</w:delText>
        </w:r>
      </w:del>
    </w:p>
    <w:p w14:paraId="7F6EBBB5" w14:textId="33721786" w:rsidR="002141E9" w:rsidRPr="00973413" w:rsidDel="00A672A9" w:rsidRDefault="002141E9" w:rsidP="00973413">
      <w:pPr>
        <w:pStyle w:val="Heading31"/>
        <w:numPr>
          <w:ilvl w:val="0"/>
          <w:numId w:val="0"/>
        </w:numPr>
        <w:ind w:left="504"/>
        <w:outlineLvl w:val="9"/>
        <w:rPr>
          <w:del w:id="31275" w:author="Phuong Truong Thi" w:date="2024-11-25T11:07:00Z"/>
          <w:b w:val="0"/>
          <w:bCs w:val="0"/>
          <w:sz w:val="24"/>
          <w:szCs w:val="24"/>
        </w:rPr>
      </w:pPr>
      <w:del w:id="31276" w:author="Phuong Truong Thi" w:date="2024-11-25T11:07:00Z">
        <w:r w:rsidRPr="00973413" w:rsidDel="00A672A9">
          <w:rPr>
            <w:b w:val="0"/>
            <w:bCs w:val="0"/>
            <w:sz w:val="24"/>
            <w:szCs w:val="24"/>
          </w:rPr>
          <w:delText>STT</w:delText>
        </w:r>
        <w:r w:rsidRPr="00973413" w:rsidDel="00A672A9">
          <w:rPr>
            <w:b w:val="0"/>
            <w:bCs w:val="0"/>
            <w:sz w:val="24"/>
            <w:szCs w:val="24"/>
          </w:rPr>
          <w:tab/>
          <w:delText>Báo cáo</w:delText>
        </w:r>
        <w:r w:rsidRPr="00973413" w:rsidDel="00A672A9">
          <w:rPr>
            <w:b w:val="0"/>
            <w:bCs w:val="0"/>
            <w:sz w:val="24"/>
            <w:szCs w:val="24"/>
          </w:rPr>
          <w:tab/>
          <w:delText>Nguồn</w:delText>
        </w:r>
      </w:del>
    </w:p>
    <w:p w14:paraId="562416F9" w14:textId="208D356A" w:rsidR="002141E9" w:rsidRPr="00973413" w:rsidDel="00A672A9" w:rsidRDefault="002141E9" w:rsidP="00973413">
      <w:pPr>
        <w:pStyle w:val="Heading31"/>
        <w:numPr>
          <w:ilvl w:val="0"/>
          <w:numId w:val="0"/>
        </w:numPr>
        <w:ind w:left="504"/>
        <w:outlineLvl w:val="9"/>
        <w:rPr>
          <w:del w:id="31277" w:author="Phuong Truong Thi" w:date="2024-11-25T11:07:00Z"/>
          <w:b w:val="0"/>
          <w:bCs w:val="0"/>
          <w:sz w:val="24"/>
          <w:szCs w:val="24"/>
        </w:rPr>
      </w:pPr>
      <w:del w:id="31278" w:author="Phuong Truong Thi" w:date="2024-11-25T11:07:00Z">
        <w:r w:rsidRPr="00973413" w:rsidDel="00A672A9">
          <w:rPr>
            <w:b w:val="0"/>
            <w:bCs w:val="0"/>
            <w:sz w:val="24"/>
            <w:szCs w:val="24"/>
          </w:rPr>
          <w:delText>1</w:delText>
        </w:r>
        <w:r w:rsidRPr="00973413" w:rsidDel="00A672A9">
          <w:rPr>
            <w:b w:val="0"/>
            <w:bCs w:val="0"/>
            <w:sz w:val="24"/>
            <w:szCs w:val="24"/>
          </w:rPr>
          <w:tab/>
          <w:delText>Tăng ròng KH AF = Tổng số KH AF Private và Preferred tháng (T) - Tổng số KH AF Private và Preferred tháng (T-1)</w:delText>
        </w:r>
        <w:r w:rsidRPr="00973413" w:rsidDel="00A672A9">
          <w:rPr>
            <w:b w:val="0"/>
            <w:bCs w:val="0"/>
            <w:sz w:val="24"/>
            <w:szCs w:val="24"/>
          </w:rPr>
          <w:tab/>
          <w:delText>CRM</w:delText>
        </w:r>
      </w:del>
    </w:p>
    <w:p w14:paraId="419230FD" w14:textId="1052C973" w:rsidR="002141E9" w:rsidRPr="00973413" w:rsidDel="00A672A9" w:rsidRDefault="002141E9" w:rsidP="00973413">
      <w:pPr>
        <w:pStyle w:val="Heading31"/>
        <w:numPr>
          <w:ilvl w:val="0"/>
          <w:numId w:val="0"/>
        </w:numPr>
        <w:ind w:left="504"/>
        <w:outlineLvl w:val="9"/>
        <w:rPr>
          <w:del w:id="31279" w:author="Phuong Truong Thi" w:date="2024-11-25T11:07:00Z"/>
          <w:b w:val="0"/>
          <w:bCs w:val="0"/>
          <w:sz w:val="24"/>
          <w:szCs w:val="24"/>
        </w:rPr>
      </w:pPr>
      <w:del w:id="31280" w:author="Phuong Truong Thi" w:date="2024-11-25T11:07:00Z">
        <w:r w:rsidRPr="00973413" w:rsidDel="00A672A9">
          <w:rPr>
            <w:b w:val="0"/>
            <w:bCs w:val="0"/>
            <w:sz w:val="24"/>
            <w:szCs w:val="24"/>
          </w:rPr>
          <w:delText>2</w:delText>
        </w:r>
        <w:r w:rsidRPr="00973413" w:rsidDel="00A672A9">
          <w:rPr>
            <w:b w:val="0"/>
            <w:bCs w:val="0"/>
            <w:sz w:val="24"/>
            <w:szCs w:val="24"/>
          </w:rPr>
          <w:tab/>
          <w:delText>Tổng số KH trong Port lên hạng AF Private và Preferred và TH ghi nhận tăng ròng theo logic đổi DAO</w:delText>
        </w:r>
        <w:r w:rsidRPr="00973413" w:rsidDel="00A672A9">
          <w:rPr>
            <w:b w:val="0"/>
            <w:bCs w:val="0"/>
            <w:sz w:val="24"/>
            <w:szCs w:val="24"/>
          </w:rPr>
          <w:tab/>
          <w:delText>CRM</w:delText>
        </w:r>
      </w:del>
    </w:p>
    <w:p w14:paraId="206E2E48" w14:textId="4E818004" w:rsidR="002141E9" w:rsidRPr="00973413" w:rsidDel="00A672A9" w:rsidRDefault="002141E9" w:rsidP="00973413">
      <w:pPr>
        <w:pStyle w:val="Heading31"/>
        <w:numPr>
          <w:ilvl w:val="0"/>
          <w:numId w:val="0"/>
        </w:numPr>
        <w:ind w:left="504"/>
        <w:outlineLvl w:val="9"/>
        <w:rPr>
          <w:del w:id="31281" w:author="Phuong Truong Thi" w:date="2024-11-25T11:07:00Z"/>
          <w:b w:val="0"/>
          <w:bCs w:val="0"/>
          <w:sz w:val="24"/>
          <w:szCs w:val="24"/>
        </w:rPr>
      </w:pPr>
      <w:del w:id="31282" w:author="Phuong Truong Thi" w:date="2024-11-25T11:07:00Z">
        <w:r w:rsidRPr="00973413" w:rsidDel="00A672A9">
          <w:rPr>
            <w:b w:val="0"/>
            <w:bCs w:val="0"/>
            <w:sz w:val="24"/>
            <w:szCs w:val="24"/>
          </w:rPr>
          <w:delText>3</w:delText>
        </w:r>
        <w:r w:rsidRPr="00973413" w:rsidDel="00A672A9">
          <w:rPr>
            <w:b w:val="0"/>
            <w:bCs w:val="0"/>
            <w:sz w:val="24"/>
            <w:szCs w:val="24"/>
          </w:rPr>
          <w:tab/>
          <w:delText xml:space="preserve">Tổng KH trong port tụt hạng AF Private và Preferred và KH giảm ròng theo logic đổi DAO </w:delText>
        </w:r>
        <w:r w:rsidRPr="00973413" w:rsidDel="00A672A9">
          <w:rPr>
            <w:b w:val="0"/>
            <w:bCs w:val="0"/>
            <w:sz w:val="24"/>
            <w:szCs w:val="24"/>
          </w:rPr>
          <w:tab/>
          <w:delText>CRM</w:delText>
        </w:r>
      </w:del>
    </w:p>
    <w:p w14:paraId="3DF247DD" w14:textId="2D207715" w:rsidR="002141E9" w:rsidRPr="00973413" w:rsidDel="00A672A9" w:rsidRDefault="002141E9" w:rsidP="00973413">
      <w:pPr>
        <w:pStyle w:val="Heading31"/>
        <w:numPr>
          <w:ilvl w:val="0"/>
          <w:numId w:val="0"/>
        </w:numPr>
        <w:ind w:left="504"/>
        <w:outlineLvl w:val="9"/>
        <w:rPr>
          <w:del w:id="31283" w:author="Phuong Truong Thi" w:date="2024-11-25T11:07:00Z"/>
          <w:b w:val="0"/>
          <w:bCs w:val="0"/>
          <w:sz w:val="24"/>
          <w:szCs w:val="24"/>
        </w:rPr>
      </w:pPr>
      <w:del w:id="31284" w:author="Phuong Truong Thi" w:date="2024-11-25T11:07:00Z">
        <w:r w:rsidRPr="00973413" w:rsidDel="00A672A9">
          <w:rPr>
            <w:b w:val="0"/>
            <w:bCs w:val="0"/>
            <w:sz w:val="24"/>
            <w:szCs w:val="24"/>
          </w:rPr>
          <w:delText>Mỗi báo cáo hiển thị với các thông tin sau:</w:delText>
        </w:r>
      </w:del>
    </w:p>
    <w:p w14:paraId="12BBBC9C" w14:textId="7EDEC23D" w:rsidR="002141E9" w:rsidRPr="00973413" w:rsidDel="00A672A9" w:rsidRDefault="002141E9" w:rsidP="00973413">
      <w:pPr>
        <w:pStyle w:val="Heading31"/>
        <w:numPr>
          <w:ilvl w:val="0"/>
          <w:numId w:val="0"/>
        </w:numPr>
        <w:ind w:left="504"/>
        <w:outlineLvl w:val="9"/>
        <w:rPr>
          <w:del w:id="31285" w:author="Phuong Truong Thi" w:date="2024-11-25T11:07:00Z"/>
          <w:b w:val="0"/>
          <w:bCs w:val="0"/>
          <w:sz w:val="24"/>
          <w:szCs w:val="24"/>
        </w:rPr>
      </w:pPr>
      <w:del w:id="31286" w:author="Phuong Truong Thi" w:date="2024-11-25T11:07:00Z">
        <w:r w:rsidRPr="00973413" w:rsidDel="00A672A9">
          <w:rPr>
            <w:b w:val="0"/>
            <w:bCs w:val="0"/>
            <w:sz w:val="24"/>
            <w:szCs w:val="24"/>
          </w:rPr>
          <w:delText>-</w:delText>
        </w:r>
        <w:r w:rsidRPr="00973413" w:rsidDel="00A672A9">
          <w:rPr>
            <w:b w:val="0"/>
            <w:bCs w:val="0"/>
            <w:sz w:val="24"/>
            <w:szCs w:val="24"/>
          </w:rPr>
          <w:tab/>
          <w:delText>Tên báo cáo</w:delText>
        </w:r>
      </w:del>
    </w:p>
    <w:p w14:paraId="473F5F8C" w14:textId="0881EB6F" w:rsidR="002141E9" w:rsidRPr="00973413" w:rsidDel="00A672A9" w:rsidRDefault="002141E9" w:rsidP="00973413">
      <w:pPr>
        <w:pStyle w:val="Heading31"/>
        <w:numPr>
          <w:ilvl w:val="0"/>
          <w:numId w:val="0"/>
        </w:numPr>
        <w:ind w:left="504"/>
        <w:outlineLvl w:val="9"/>
        <w:rPr>
          <w:del w:id="31287" w:author="Phuong Truong Thi" w:date="2024-11-25T11:07:00Z"/>
          <w:b w:val="0"/>
          <w:bCs w:val="0"/>
          <w:sz w:val="24"/>
          <w:szCs w:val="24"/>
        </w:rPr>
      </w:pPr>
      <w:del w:id="31288" w:author="Phuong Truong Thi" w:date="2024-11-25T11:07:00Z">
        <w:r w:rsidRPr="00973413" w:rsidDel="00A672A9">
          <w:rPr>
            <w:b w:val="0"/>
            <w:bCs w:val="0"/>
            <w:sz w:val="24"/>
            <w:szCs w:val="24"/>
          </w:rPr>
          <w:delText>-</w:delText>
        </w:r>
        <w:r w:rsidRPr="00973413" w:rsidDel="00A672A9">
          <w:rPr>
            <w:b w:val="0"/>
            <w:bCs w:val="0"/>
            <w:sz w:val="24"/>
            <w:szCs w:val="24"/>
          </w:rPr>
          <w:tab/>
          <w:delText>Số lượng</w:delText>
        </w:r>
      </w:del>
    </w:p>
    <w:p w14:paraId="65416482" w14:textId="3D900708" w:rsidR="002141E9" w:rsidRPr="00973413" w:rsidDel="00A672A9" w:rsidRDefault="002141E9" w:rsidP="00973413">
      <w:pPr>
        <w:pStyle w:val="Heading31"/>
        <w:numPr>
          <w:ilvl w:val="0"/>
          <w:numId w:val="0"/>
        </w:numPr>
        <w:ind w:left="504"/>
        <w:outlineLvl w:val="9"/>
        <w:rPr>
          <w:del w:id="31289" w:author="Phuong Truong Thi" w:date="2024-11-25T11:07:00Z"/>
          <w:b w:val="0"/>
          <w:bCs w:val="0"/>
          <w:sz w:val="24"/>
          <w:szCs w:val="24"/>
        </w:rPr>
      </w:pPr>
      <w:del w:id="31290" w:author="Phuong Truong Thi" w:date="2024-11-25T11:07:00Z">
        <w:r w:rsidRPr="00973413" w:rsidDel="00A672A9">
          <w:rPr>
            <w:b w:val="0"/>
            <w:bCs w:val="0"/>
            <w:sz w:val="24"/>
            <w:szCs w:val="24"/>
          </w:rPr>
          <w:delText>-</w:delText>
        </w:r>
        <w:r w:rsidRPr="00973413" w:rsidDel="00A672A9">
          <w:rPr>
            <w:b w:val="0"/>
            <w:bCs w:val="0"/>
            <w:sz w:val="24"/>
            <w:szCs w:val="24"/>
          </w:rPr>
          <w:tab/>
          <w:delText>Action: View report</w:delText>
        </w:r>
      </w:del>
    </w:p>
    <w:p w14:paraId="162E7894" w14:textId="621F8EC8" w:rsidR="002141E9" w:rsidRDefault="002141E9" w:rsidP="00973413">
      <w:pPr>
        <w:pStyle w:val="Heading31"/>
        <w:keepNext w:val="0"/>
        <w:numPr>
          <w:ilvl w:val="0"/>
          <w:numId w:val="0"/>
        </w:numPr>
        <w:outlineLvl w:val="9"/>
        <w:rPr>
          <w:ins w:id="31291" w:author="Phuong Truong Thi" w:date="2024-12-06T18:28:00Z"/>
          <w:b w:val="0"/>
          <w:bCs w:val="0"/>
          <w:sz w:val="24"/>
          <w:szCs w:val="24"/>
        </w:rPr>
      </w:pPr>
      <w:r w:rsidRPr="00973413">
        <w:rPr>
          <w:b w:val="0"/>
          <w:bCs w:val="0"/>
          <w:sz w:val="24"/>
          <w:szCs w:val="24"/>
        </w:rPr>
        <w:t>Bước 6: User nhấn vào View report, hệ thống hiển thị màn hình chi tiết báo cá</w:t>
      </w:r>
      <w:ins w:id="31292" w:author="Phuong Truong Thi" w:date="2024-11-25T15:26:00Z">
        <w:r w:rsidR="00FE1171">
          <w:rPr>
            <w:b w:val="0"/>
            <w:bCs w:val="0"/>
            <w:sz w:val="24"/>
            <w:szCs w:val="24"/>
          </w:rPr>
          <w:t>o</w:t>
        </w:r>
      </w:ins>
      <w:r w:rsidRPr="00973413">
        <w:rPr>
          <w:b w:val="0"/>
          <w:bCs w:val="0"/>
          <w:sz w:val="24"/>
          <w:szCs w:val="24"/>
        </w:rPr>
        <w:t xml:space="preserve"> là danh sách các KH </w:t>
      </w:r>
      <w:ins w:id="31293" w:author="Phuong Truong Thi" w:date="2024-12-05T18:29:00Z">
        <w:r w:rsidR="001F1F9A">
          <w:rPr>
            <w:b w:val="0"/>
            <w:bCs w:val="0"/>
            <w:sz w:val="24"/>
            <w:szCs w:val="24"/>
          </w:rPr>
          <w:t>tương ứng.</w:t>
        </w:r>
      </w:ins>
      <w:del w:id="31294" w:author="Phuong Truong Thi" w:date="2024-11-25T15:26:00Z">
        <w:r w:rsidRPr="00973413" w:rsidDel="00FE1171">
          <w:rPr>
            <w:b w:val="0"/>
            <w:bCs w:val="0"/>
            <w:sz w:val="24"/>
            <w:szCs w:val="24"/>
          </w:rPr>
          <w:delText>có trong báo cáo với ác trườ</w:delText>
        </w:r>
      </w:del>
    </w:p>
    <w:p w14:paraId="3D7CE6B6" w14:textId="746186E2" w:rsidR="00780C91" w:rsidRDefault="00780C91">
      <w:pPr>
        <w:pStyle w:val="Heading31"/>
        <w:ind w:left="0" w:firstLine="0"/>
        <w:rPr>
          <w:ins w:id="31295" w:author="Phuong Truong Thi" w:date="2024-12-06T19:14:00Z"/>
          <w:sz w:val="24"/>
          <w:szCs w:val="24"/>
        </w:rPr>
      </w:pPr>
      <w:bookmarkStart w:id="31296" w:name="_Toc184813966"/>
      <w:ins w:id="31297" w:author="Phuong Truong Thi" w:date="2024-12-06T19:00:00Z">
        <w:r w:rsidRPr="00780C91">
          <w:rPr>
            <w:sz w:val="24"/>
            <w:szCs w:val="24"/>
            <w:rPrChange w:id="31298" w:author="Phuong Truong Thi" w:date="2024-12-06T19:01:00Z">
              <w:rPr/>
            </w:rPrChange>
          </w:rPr>
          <w:t xml:space="preserve">PORT.10 - Xem danh sách KH </w:t>
        </w:r>
      </w:ins>
      <w:ins w:id="31299" w:author="Phuong Truong Thi" w:date="2024-12-06T19:01:00Z">
        <w:r w:rsidRPr="00780C91">
          <w:rPr>
            <w:sz w:val="24"/>
            <w:szCs w:val="24"/>
            <w:rPrChange w:id="31300" w:author="Phuong Truong Thi" w:date="2024-12-06T19:01:00Z">
              <w:rPr/>
            </w:rPrChange>
          </w:rPr>
          <w:t>MAF giảm ròng</w:t>
        </w:r>
        <w:r>
          <w:rPr>
            <w:sz w:val="24"/>
            <w:szCs w:val="24"/>
          </w:rPr>
          <w:t xml:space="preserve"> (Giảm Net MAF)</w:t>
        </w:r>
      </w:ins>
      <w:bookmarkEnd w:id="31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3F4E83" w:rsidRPr="00075487" w14:paraId="1CE4EF89" w14:textId="77777777" w:rsidTr="001F44E5">
        <w:trPr>
          <w:trHeight w:val="792"/>
          <w:ins w:id="31301" w:author="Phuong Truong Thi" w:date="2024-12-06T19:14:00Z"/>
        </w:trPr>
        <w:tc>
          <w:tcPr>
            <w:tcW w:w="1795" w:type="dxa"/>
            <w:shd w:val="clear" w:color="auto" w:fill="auto"/>
          </w:tcPr>
          <w:p w14:paraId="6BA5E060" w14:textId="77777777" w:rsidR="003F4E83" w:rsidRPr="00243EB6" w:rsidRDefault="003F4E83" w:rsidP="001F44E5">
            <w:pPr>
              <w:pStyle w:val="Bd-1BodyText1"/>
              <w:keepLines/>
              <w:spacing w:line="276" w:lineRule="auto"/>
              <w:ind w:left="0"/>
              <w:jc w:val="left"/>
              <w:rPr>
                <w:ins w:id="31302" w:author="Phuong Truong Thi" w:date="2024-12-06T19:14:00Z"/>
                <w:rFonts w:ascii="Times New Roman" w:hAnsi="Times New Roman"/>
                <w:b/>
                <w:bCs/>
                <w:iCs/>
                <w:sz w:val="24"/>
                <w:szCs w:val="24"/>
              </w:rPr>
            </w:pPr>
            <w:ins w:id="31303" w:author="Phuong Truong Thi" w:date="2024-12-06T19:14:00Z">
              <w:r w:rsidRPr="00243EB6">
                <w:rPr>
                  <w:rFonts w:ascii="Times New Roman" w:hAnsi="Times New Roman"/>
                  <w:b/>
                  <w:iCs/>
                  <w:sz w:val="24"/>
                  <w:szCs w:val="24"/>
                </w:rPr>
                <w:t>Mô tả</w:t>
              </w:r>
            </w:ins>
          </w:p>
        </w:tc>
        <w:tc>
          <w:tcPr>
            <w:tcW w:w="7362" w:type="dxa"/>
            <w:shd w:val="clear" w:color="auto" w:fill="auto"/>
          </w:tcPr>
          <w:p w14:paraId="559DAC39" w14:textId="23C139D0" w:rsidR="003F4E83" w:rsidRPr="00075487" w:rsidRDefault="003F4E83" w:rsidP="001F44E5">
            <w:pPr>
              <w:pStyle w:val="Normal10"/>
              <w:rPr>
                <w:ins w:id="31304" w:author="Phuong Truong Thi" w:date="2024-12-06T19:14:00Z"/>
              </w:rPr>
            </w:pPr>
            <w:ins w:id="31305" w:author="Phuong Truong Thi" w:date="2024-12-06T19:14:00Z">
              <w:r w:rsidRPr="00075487">
                <w:t>Chức năng hỗ trợ NSD</w:t>
              </w:r>
              <w:r>
                <w:t xml:space="preserve"> nhìn thấy sự biến động các KH trong port của mình</w:t>
              </w:r>
            </w:ins>
            <w:ins w:id="31306" w:author="Phuong Truong Thi" w:date="2024-12-06T19:16:00Z">
              <w:r w:rsidR="00A65C64">
                <w:t>:</w:t>
              </w:r>
            </w:ins>
            <w:ins w:id="31307" w:author="Phuong Truong Thi" w:date="2024-12-06T19:14:00Z">
              <w:r>
                <w:t xml:space="preserve"> </w:t>
              </w:r>
              <w:r w:rsidRPr="009025B8">
                <w:t>KH</w:t>
              </w:r>
              <w:r>
                <w:t xml:space="preserve"> MAF Core (</w:t>
              </w:r>
              <w:r w:rsidRPr="00CB4982">
                <w:t>Champion</w:t>
              </w:r>
              <w:r>
                <w:t>,</w:t>
              </w:r>
              <w:r w:rsidRPr="00CB4982">
                <w:t xml:space="preserve"> Rising</w:t>
              </w:r>
              <w:r>
                <w:t xml:space="preserve">, </w:t>
              </w:r>
              <w:r w:rsidRPr="00CB4982">
                <w:t>Upper Mega</w:t>
              </w:r>
              <w:r>
                <w:t>)</w:t>
              </w:r>
              <w:r w:rsidRPr="009025B8">
                <w:t xml:space="preserve"> mới tụt hạng</w:t>
              </w:r>
            </w:ins>
            <w:ins w:id="31308" w:author="Phuong Truong Thi" w:date="2024-12-06T19:16:00Z">
              <w:r w:rsidR="00A65C64">
                <w:t>.</w:t>
              </w:r>
            </w:ins>
          </w:p>
        </w:tc>
      </w:tr>
      <w:tr w:rsidR="003F4E83" w:rsidRPr="00075487" w14:paraId="6D15A6E3" w14:textId="77777777" w:rsidTr="001F44E5">
        <w:trPr>
          <w:trHeight w:val="498"/>
          <w:ins w:id="31309" w:author="Phuong Truong Thi" w:date="2024-12-06T19:14:00Z"/>
        </w:trPr>
        <w:tc>
          <w:tcPr>
            <w:tcW w:w="1795" w:type="dxa"/>
            <w:shd w:val="clear" w:color="auto" w:fill="auto"/>
          </w:tcPr>
          <w:p w14:paraId="15C612AB" w14:textId="77777777" w:rsidR="003F4E83" w:rsidRPr="00243EB6" w:rsidRDefault="003F4E83" w:rsidP="001F44E5">
            <w:pPr>
              <w:pStyle w:val="Bd-1BodyText1"/>
              <w:keepLines/>
              <w:spacing w:line="276" w:lineRule="auto"/>
              <w:ind w:left="0"/>
              <w:jc w:val="left"/>
              <w:rPr>
                <w:ins w:id="31310" w:author="Phuong Truong Thi" w:date="2024-12-06T19:14:00Z"/>
                <w:rFonts w:ascii="Times New Roman" w:hAnsi="Times New Roman"/>
                <w:b/>
                <w:iCs/>
                <w:sz w:val="24"/>
                <w:szCs w:val="24"/>
              </w:rPr>
            </w:pPr>
            <w:ins w:id="31311" w:author="Phuong Truong Thi" w:date="2024-12-06T19:14:00Z">
              <w:r>
                <w:rPr>
                  <w:rFonts w:ascii="Times New Roman" w:hAnsi="Times New Roman"/>
                  <w:b/>
                  <w:iCs/>
                  <w:sz w:val="24"/>
                  <w:szCs w:val="24"/>
                </w:rPr>
                <w:t>Actor</w:t>
              </w:r>
            </w:ins>
          </w:p>
        </w:tc>
        <w:tc>
          <w:tcPr>
            <w:tcW w:w="7362" w:type="dxa"/>
            <w:shd w:val="clear" w:color="auto" w:fill="auto"/>
          </w:tcPr>
          <w:p w14:paraId="6AC6F0ED" w14:textId="77777777" w:rsidR="003F4E83" w:rsidRPr="00075487" w:rsidRDefault="003F4E83" w:rsidP="001F44E5">
            <w:pPr>
              <w:pStyle w:val="Normal10"/>
              <w:rPr>
                <w:ins w:id="31312" w:author="Phuong Truong Thi" w:date="2024-12-06T19:14:00Z"/>
              </w:rPr>
            </w:pPr>
            <w:ins w:id="31313" w:author="Phuong Truong Thi" w:date="2024-12-06T19:14:00Z">
              <w:r>
                <w:t>CBBH, CBQL, HO phân khúc</w:t>
              </w:r>
            </w:ins>
          </w:p>
        </w:tc>
      </w:tr>
      <w:tr w:rsidR="003F4E83" w:rsidRPr="00075487" w14:paraId="36473E00" w14:textId="77777777" w:rsidTr="001F44E5">
        <w:trPr>
          <w:trHeight w:val="765"/>
          <w:ins w:id="31314" w:author="Phuong Truong Thi" w:date="2024-12-06T19:14:00Z"/>
        </w:trPr>
        <w:tc>
          <w:tcPr>
            <w:tcW w:w="1795" w:type="dxa"/>
            <w:shd w:val="clear" w:color="auto" w:fill="auto"/>
          </w:tcPr>
          <w:p w14:paraId="72B036CB" w14:textId="77777777" w:rsidR="003F4E83" w:rsidRPr="00243EB6" w:rsidRDefault="003F4E83" w:rsidP="001F44E5">
            <w:pPr>
              <w:pStyle w:val="Bd-1BodyText1"/>
              <w:keepLines/>
              <w:spacing w:line="276" w:lineRule="auto"/>
              <w:ind w:left="0"/>
              <w:jc w:val="left"/>
              <w:rPr>
                <w:ins w:id="31315" w:author="Phuong Truong Thi" w:date="2024-12-06T19:14:00Z"/>
                <w:rFonts w:ascii="Times New Roman" w:hAnsi="Times New Roman"/>
                <w:b/>
                <w:bCs/>
                <w:iCs/>
                <w:sz w:val="24"/>
                <w:szCs w:val="24"/>
              </w:rPr>
            </w:pPr>
            <w:ins w:id="31316" w:author="Phuong Truong Thi" w:date="2024-12-06T19:14:00Z">
              <w:r>
                <w:rPr>
                  <w:rFonts w:ascii="Times New Roman" w:hAnsi="Times New Roman"/>
                  <w:b/>
                  <w:iCs/>
                  <w:sz w:val="24"/>
                  <w:szCs w:val="24"/>
                </w:rPr>
                <w:t>Các bước xử lý</w:t>
              </w:r>
            </w:ins>
          </w:p>
        </w:tc>
        <w:tc>
          <w:tcPr>
            <w:tcW w:w="7362" w:type="dxa"/>
            <w:shd w:val="clear" w:color="auto" w:fill="auto"/>
          </w:tcPr>
          <w:p w14:paraId="6D32EBFA" w14:textId="77777777" w:rsidR="003F4E83" w:rsidRDefault="003F4E83" w:rsidP="001F44E5">
            <w:pPr>
              <w:pStyle w:val="Normal10"/>
              <w:rPr>
                <w:ins w:id="31317" w:author="Phuong Truong Thi" w:date="2024-12-06T19:14:00Z"/>
                <w:szCs w:val="24"/>
              </w:rPr>
            </w:pPr>
            <w:ins w:id="31318" w:author="Phuong Truong Thi" w:date="2024-12-06T19:14:00Z">
              <w:r>
                <w:rPr>
                  <w:szCs w:val="24"/>
                </w:rPr>
                <w:t>1.User đăng nhập hệ thống</w:t>
              </w:r>
            </w:ins>
          </w:p>
          <w:p w14:paraId="5593B4C1" w14:textId="77777777" w:rsidR="003F4E83" w:rsidRDefault="003F4E83" w:rsidP="001F44E5">
            <w:pPr>
              <w:pStyle w:val="Normal10"/>
              <w:rPr>
                <w:ins w:id="31319" w:author="Phuong Truong Thi" w:date="2024-12-06T19:14:00Z"/>
                <w:szCs w:val="24"/>
              </w:rPr>
            </w:pPr>
            <w:ins w:id="31320" w:author="Phuong Truong Thi" w:date="2024-12-06T19:14:00Z">
              <w:r>
                <w:rPr>
                  <w:szCs w:val="24"/>
                </w:rPr>
                <w:t>2.Truy cập màn hình Account</w:t>
              </w:r>
            </w:ins>
          </w:p>
          <w:p w14:paraId="1E8A2F59" w14:textId="0EE007F9" w:rsidR="003F4E83" w:rsidRPr="00075487" w:rsidRDefault="003F4E83" w:rsidP="001F44E5">
            <w:pPr>
              <w:pStyle w:val="Normal10"/>
              <w:keepNext/>
              <w:keepLines/>
              <w:rPr>
                <w:ins w:id="31321" w:author="Phuong Truong Thi" w:date="2024-12-06T19:14:00Z"/>
                <w:szCs w:val="24"/>
              </w:rPr>
            </w:pPr>
            <w:ins w:id="31322" w:author="Phuong Truong Thi" w:date="2024-12-06T19:14:00Z">
              <w:r>
                <w:rPr>
                  <w:szCs w:val="24"/>
                </w:rPr>
                <w:t xml:space="preserve">3.Chọn list view “Khách hàng </w:t>
              </w:r>
            </w:ins>
            <w:ins w:id="31323" w:author="Phuong Truong Thi" w:date="2024-12-06T20:01:00Z">
              <w:r w:rsidR="00964300">
                <w:rPr>
                  <w:szCs w:val="24"/>
                </w:rPr>
                <w:t>MAF gairm ròng</w:t>
              </w:r>
            </w:ins>
            <w:ins w:id="31324" w:author="Phuong Truong Thi" w:date="2024-12-06T19:14:00Z">
              <w:r>
                <w:rPr>
                  <w:szCs w:val="24"/>
                </w:rPr>
                <w:t>”</w:t>
              </w:r>
            </w:ins>
          </w:p>
        </w:tc>
      </w:tr>
      <w:tr w:rsidR="003F4E83" w:rsidRPr="001859AE" w14:paraId="3D119CF0" w14:textId="77777777" w:rsidTr="001F44E5">
        <w:trPr>
          <w:trHeight w:val="765"/>
          <w:ins w:id="31325" w:author="Phuong Truong Thi" w:date="2024-12-06T19:14:00Z"/>
        </w:trPr>
        <w:tc>
          <w:tcPr>
            <w:tcW w:w="1795" w:type="dxa"/>
            <w:shd w:val="clear" w:color="auto" w:fill="auto"/>
          </w:tcPr>
          <w:p w14:paraId="66226994" w14:textId="77777777" w:rsidR="003F4E83" w:rsidRPr="00243EB6" w:rsidRDefault="003F4E83" w:rsidP="001F44E5">
            <w:pPr>
              <w:pStyle w:val="Bd-1BodyText1"/>
              <w:keepLines/>
              <w:spacing w:line="276" w:lineRule="auto"/>
              <w:ind w:left="0"/>
              <w:jc w:val="left"/>
              <w:rPr>
                <w:ins w:id="31326" w:author="Phuong Truong Thi" w:date="2024-12-06T19:14:00Z"/>
                <w:rFonts w:ascii="Times New Roman" w:hAnsi="Times New Roman"/>
                <w:b/>
                <w:iCs/>
                <w:sz w:val="24"/>
                <w:szCs w:val="24"/>
              </w:rPr>
            </w:pPr>
            <w:ins w:id="31327" w:author="Phuong Truong Thi" w:date="2024-12-06T19:14:00Z">
              <w:r>
                <w:rPr>
                  <w:rFonts w:ascii="Times New Roman" w:hAnsi="Times New Roman"/>
                  <w:b/>
                  <w:iCs/>
                  <w:sz w:val="24"/>
                  <w:szCs w:val="24"/>
                </w:rPr>
                <w:t>Kêt quả</w:t>
              </w:r>
              <w:r w:rsidRPr="00243EB6">
                <w:rPr>
                  <w:rFonts w:ascii="Times New Roman" w:hAnsi="Times New Roman"/>
                  <w:b/>
                  <w:iCs/>
                  <w:sz w:val="24"/>
                  <w:szCs w:val="24"/>
                </w:rPr>
                <w:t xml:space="preserve"> đầu ra</w:t>
              </w:r>
            </w:ins>
          </w:p>
        </w:tc>
        <w:tc>
          <w:tcPr>
            <w:tcW w:w="7362" w:type="dxa"/>
            <w:shd w:val="clear" w:color="auto" w:fill="auto"/>
          </w:tcPr>
          <w:p w14:paraId="1BBE4D79" w14:textId="659A1951" w:rsidR="003F4E83" w:rsidRPr="002B7AF2" w:rsidRDefault="003F4E83" w:rsidP="001F44E5">
            <w:pPr>
              <w:pStyle w:val="Normal10"/>
              <w:keepNext/>
              <w:keepLines/>
              <w:rPr>
                <w:ins w:id="31328" w:author="Phuong Truong Thi" w:date="2024-12-06T19:14:00Z"/>
                <w:szCs w:val="24"/>
              </w:rPr>
            </w:pPr>
            <w:commentRangeStart w:id="31329"/>
            <w:commentRangeStart w:id="31330"/>
            <w:commentRangeStart w:id="31331"/>
            <w:ins w:id="31332" w:author="Phuong Truong Thi" w:date="2024-12-06T19:14:00Z">
              <w:r>
                <w:rPr>
                  <w:szCs w:val="24"/>
                </w:rPr>
                <w:t>Hệ thống hiển thị màn hình danh sách khách hàng: giảm Net Core MAF</w:t>
              </w:r>
              <w:commentRangeEnd w:id="31329"/>
              <w:r>
                <w:rPr>
                  <w:rStyle w:val="CommentReference"/>
                  <w:rFonts w:ascii="Arial" w:hAnsi="Arial"/>
                  <w:lang w:val="x-none" w:eastAsia="x-none"/>
                </w:rPr>
                <w:commentReference w:id="31329"/>
              </w:r>
              <w:commentRangeEnd w:id="31330"/>
              <w:r>
                <w:rPr>
                  <w:rStyle w:val="CommentReference"/>
                  <w:rFonts w:ascii="Arial" w:hAnsi="Arial"/>
                  <w:lang w:val="x-none" w:eastAsia="x-none"/>
                </w:rPr>
                <w:commentReference w:id="31330"/>
              </w:r>
            </w:ins>
            <w:commentRangeEnd w:id="31331"/>
            <w:r w:rsidR="0067025C">
              <w:rPr>
                <w:rStyle w:val="CommentReference"/>
                <w:rFonts w:ascii="Arial" w:hAnsi="Arial"/>
                <w:lang w:val="x-none" w:eastAsia="x-none"/>
              </w:rPr>
              <w:commentReference w:id="31331"/>
            </w:r>
          </w:p>
          <w:p w14:paraId="6EAECD28" w14:textId="2E6E5613" w:rsidR="003F4E83" w:rsidRDefault="003F4E83" w:rsidP="001F44E5">
            <w:pPr>
              <w:pStyle w:val="Normal10"/>
              <w:keepNext/>
              <w:keepLines/>
              <w:rPr>
                <w:ins w:id="31333" w:author="Phuong Truong Thi" w:date="2024-12-06T19:14:00Z"/>
                <w:szCs w:val="24"/>
              </w:rPr>
            </w:pPr>
            <w:ins w:id="31334" w:author="Phuong Truong Thi" w:date="2024-12-06T19:14:00Z">
              <w:r>
                <w:rPr>
                  <w:szCs w:val="24"/>
                </w:rPr>
                <w:t xml:space="preserve">  </w:t>
              </w:r>
            </w:ins>
            <w:ins w:id="31335" w:author="Phuong Truong Thi" w:date="2024-12-06T19:16:00Z">
              <w:r w:rsidR="002A016A">
                <w:rPr>
                  <w:szCs w:val="24"/>
                </w:rPr>
                <w:t>1</w:t>
              </w:r>
            </w:ins>
            <w:ins w:id="31336" w:author="Phuong Truong Thi" w:date="2024-12-06T19:14:00Z">
              <w:r>
                <w:rPr>
                  <w:szCs w:val="24"/>
                </w:rPr>
                <w:t xml:space="preserve">.   </w:t>
              </w:r>
              <w:r w:rsidRPr="002B7AF2">
                <w:rPr>
                  <w:szCs w:val="24"/>
                </w:rPr>
                <w:t>Giảm NET MAF: Khách MAF Core trong port của CBBH tại tháng (T-1) nhưng không có tại tháng báo cáo. Không thuộc port của CBBH nữa hoặc tụt hạng MAF</w:t>
              </w:r>
              <w:r>
                <w:rPr>
                  <w:szCs w:val="24"/>
                </w:rPr>
                <w:t xml:space="preserve"> </w:t>
              </w:r>
            </w:ins>
          </w:p>
          <w:p w14:paraId="43016C32" w14:textId="77777777" w:rsidR="003F4E83" w:rsidRPr="00DB117C" w:rsidRDefault="003F4E83" w:rsidP="001F44E5">
            <w:pPr>
              <w:pStyle w:val="Normal10"/>
              <w:keepNext/>
              <w:keepLines/>
              <w:rPr>
                <w:ins w:id="31337" w:author="Phuong Truong Thi" w:date="2024-12-06T19:14:00Z"/>
                <w:b/>
                <w:bCs/>
                <w:szCs w:val="24"/>
                <w:u w:val="single"/>
              </w:rPr>
            </w:pPr>
            <w:ins w:id="31338" w:author="Phuong Truong Thi" w:date="2024-12-06T19:14:00Z">
              <w:r w:rsidRPr="00DB117C">
                <w:rPr>
                  <w:b/>
                  <w:bCs/>
                  <w:szCs w:val="24"/>
                  <w:u w:val="single"/>
                </w:rPr>
                <w:t>Logic ghi nhận tăng ròng trong trường hợp đổi DAO</w:t>
              </w:r>
            </w:ins>
          </w:p>
          <w:p w14:paraId="28A08CF6" w14:textId="77777777" w:rsidR="003F4E83" w:rsidRDefault="003F4E83" w:rsidP="001F44E5">
            <w:pPr>
              <w:pStyle w:val="Normal10"/>
              <w:keepNext/>
              <w:keepLines/>
              <w:rPr>
                <w:ins w:id="31339" w:author="Phuong Truong Thi" w:date="2024-12-06T19:14:00Z"/>
                <w:szCs w:val="24"/>
                <w:lang w:val="vi-VN"/>
              </w:rPr>
            </w:pPr>
            <w:ins w:id="31340" w:author="Phuong Truong Thi" w:date="2024-12-06T19:14:00Z">
              <w:r w:rsidRPr="002B7AF2">
                <w:rPr>
                  <w:szCs w:val="24"/>
                </w:rPr>
                <w:t xml:space="preserve">   1. </w:t>
              </w:r>
              <w:r>
                <w:rPr>
                  <w:szCs w:val="24"/>
                </w:rPr>
                <w:t xml:space="preserve"> </w:t>
              </w:r>
              <w:r w:rsidRPr="002B7AF2">
                <w:rPr>
                  <w:szCs w:val="24"/>
                </w:rPr>
                <w:t xml:space="preserve">Nếu KH xuống hạng </w:t>
              </w:r>
              <w:r>
                <w:rPr>
                  <w:szCs w:val="24"/>
                </w:rPr>
                <w:t>Mass</w:t>
              </w:r>
              <w:r w:rsidRPr="002B7AF2">
                <w:rPr>
                  <w:szCs w:val="24"/>
                </w:rPr>
                <w:t xml:space="preserve"> hoặc Mega trong tháng đổi DAO, ghi nhận giảm ròng cho CBBH bàn giao (DAO tháng T-1)</w:t>
              </w:r>
            </w:ins>
          </w:p>
          <w:p w14:paraId="324C8831" w14:textId="77777777" w:rsidR="003F4E83" w:rsidRPr="00DB117C" w:rsidRDefault="003F4E83" w:rsidP="001F44E5">
            <w:pPr>
              <w:pStyle w:val="Normal10"/>
              <w:keepNext/>
              <w:keepLines/>
              <w:rPr>
                <w:ins w:id="31341" w:author="Phuong Truong Thi" w:date="2024-12-06T19:14:00Z"/>
                <w:szCs w:val="24"/>
                <w:lang w:val="vi-VN"/>
              </w:rPr>
            </w:pPr>
            <w:ins w:id="31342" w:author="Phuong Truong Thi" w:date="2024-12-06T19:14:00Z">
              <w:r w:rsidRPr="00DB117C">
                <w:rPr>
                  <w:szCs w:val="24"/>
                  <w:lang w:val="vi-VN"/>
                </w:rPr>
                <w:t>2.  Nếu KH tăng hạng lên AF trong tháng mà vẫn giữ DAO quản lý thì không tin tăng/giảm ròng</w:t>
              </w:r>
            </w:ins>
          </w:p>
        </w:tc>
      </w:tr>
    </w:tbl>
    <w:p w14:paraId="558ECD9B" w14:textId="33D64591" w:rsidR="002A016A" w:rsidRPr="00E32A10" w:rsidRDefault="00E32A10" w:rsidP="002A016A">
      <w:pPr>
        <w:pStyle w:val="Heading31"/>
        <w:numPr>
          <w:ilvl w:val="0"/>
          <w:numId w:val="69"/>
        </w:numPr>
        <w:outlineLvl w:val="9"/>
        <w:rPr>
          <w:ins w:id="31343" w:author="Phuong Truong Thi" w:date="2024-12-06T19:18:00Z"/>
          <w:i/>
          <w:iCs/>
          <w:sz w:val="24"/>
          <w:szCs w:val="24"/>
          <w:rPrChange w:id="31344" w:author="Phuong Truong Thi" w:date="2024-12-06T19:18:00Z">
            <w:rPr>
              <w:ins w:id="31345" w:author="Phuong Truong Thi" w:date="2024-12-06T19:18:00Z"/>
              <w:sz w:val="24"/>
              <w:szCs w:val="24"/>
            </w:rPr>
          </w:rPrChange>
        </w:rPr>
      </w:pPr>
      <w:ins w:id="31346" w:author="Phuong Truong Thi" w:date="2024-12-06T19:18:00Z">
        <w:r w:rsidRPr="00E32A10">
          <w:rPr>
            <w:i/>
            <w:iCs/>
            <w:sz w:val="24"/>
            <w:szCs w:val="24"/>
            <w:rPrChange w:id="31347" w:author="Phuong Truong Thi" w:date="2024-12-06T19:18:00Z">
              <w:rPr>
                <w:sz w:val="24"/>
                <w:szCs w:val="24"/>
              </w:rPr>
            </w:rPrChange>
          </w:rPr>
          <w:t>Thông tin dữ liệu</w:t>
        </w:r>
      </w:ins>
    </w:p>
    <w:p w14:paraId="2A0B7B46" w14:textId="07908698" w:rsidR="00E32A10" w:rsidRPr="00DB117C" w:rsidRDefault="00E32A10">
      <w:pPr>
        <w:pStyle w:val="Heading31"/>
        <w:keepNext w:val="0"/>
        <w:widowControl w:val="0"/>
        <w:numPr>
          <w:ilvl w:val="0"/>
          <w:numId w:val="0"/>
        </w:numPr>
        <w:outlineLvl w:val="9"/>
        <w:rPr>
          <w:ins w:id="31348" w:author="Phuong Truong Thi" w:date="2024-12-06T19:19:00Z"/>
          <w:b w:val="0"/>
          <w:bCs w:val="0"/>
          <w:sz w:val="24"/>
          <w:szCs w:val="24"/>
        </w:rPr>
        <w:pPrChange w:id="31349" w:author="Phuong Truong Thi" w:date="2024-12-06T19:19:00Z">
          <w:pPr>
            <w:pStyle w:val="Heading31"/>
            <w:keepNext w:val="0"/>
            <w:widowControl w:val="0"/>
            <w:numPr>
              <w:ilvl w:val="0"/>
              <w:numId w:val="69"/>
            </w:numPr>
            <w:ind w:left="360" w:hanging="360"/>
            <w:outlineLvl w:val="9"/>
          </w:pPr>
        </w:pPrChange>
      </w:pPr>
      <w:ins w:id="31350" w:author="Phuong Truong Thi" w:date="2024-12-06T19:19:00Z">
        <w:r w:rsidRPr="00DB117C">
          <w:rPr>
            <w:b w:val="0"/>
            <w:bCs w:val="0"/>
            <w:sz w:val="24"/>
            <w:szCs w:val="24"/>
          </w:rPr>
          <w:t>Các trường hiển thị trên danh sách tham chiếu Thông tin dữ liệu tại mục II.2.</w:t>
        </w:r>
        <w:r>
          <w:rPr>
            <w:b w:val="0"/>
            <w:bCs w:val="0"/>
            <w:sz w:val="24"/>
            <w:szCs w:val="24"/>
          </w:rPr>
          <w:t>10</w:t>
        </w:r>
      </w:ins>
    </w:p>
    <w:p w14:paraId="7D4C3EB9" w14:textId="382A9B26" w:rsidR="000C488B" w:rsidRDefault="007A22AD">
      <w:pPr>
        <w:pStyle w:val="Heading31"/>
        <w:rPr>
          <w:ins w:id="31351" w:author="Phuong Truong Thi" w:date="2024-12-06T19:22:00Z"/>
          <w:sz w:val="24"/>
          <w:szCs w:val="24"/>
        </w:rPr>
      </w:pPr>
      <w:bookmarkStart w:id="31352" w:name="_Toc184813967"/>
      <w:ins w:id="31353" w:author="Phuong Truong Thi" w:date="2024-12-06T18:48:00Z">
        <w:r w:rsidRPr="00780C91">
          <w:rPr>
            <w:sz w:val="24"/>
            <w:szCs w:val="24"/>
            <w:rPrChange w:id="31354" w:author="Phuong Truong Thi" w:date="2024-12-06T19:01:00Z">
              <w:rPr/>
            </w:rPrChange>
          </w:rPr>
          <w:lastRenderedPageBreak/>
          <w:t>P</w:t>
        </w:r>
      </w:ins>
      <w:ins w:id="31355" w:author="Phuong Truong Thi" w:date="2024-12-06T18:49:00Z">
        <w:r w:rsidRPr="00780C91">
          <w:rPr>
            <w:sz w:val="24"/>
            <w:szCs w:val="24"/>
            <w:rPrChange w:id="31356" w:author="Phuong Truong Thi" w:date="2024-12-06T19:01:00Z">
              <w:rPr/>
            </w:rPrChange>
          </w:rPr>
          <w:t>ORT.1</w:t>
        </w:r>
      </w:ins>
      <w:ins w:id="31357" w:author="Phuong Truong Thi" w:date="2024-12-06T19:00:00Z">
        <w:r w:rsidR="00780C91" w:rsidRPr="00780C91">
          <w:rPr>
            <w:sz w:val="24"/>
            <w:szCs w:val="24"/>
            <w:rPrChange w:id="31358" w:author="Phuong Truong Thi" w:date="2024-12-06T19:01:00Z">
              <w:rPr/>
            </w:rPrChange>
          </w:rPr>
          <w:t>1</w:t>
        </w:r>
      </w:ins>
      <w:ins w:id="31359" w:author="Phuong Truong Thi" w:date="2024-12-06T18:49:00Z">
        <w:r w:rsidRPr="00780C91">
          <w:rPr>
            <w:sz w:val="24"/>
            <w:szCs w:val="24"/>
            <w:rPrChange w:id="31360" w:author="Phuong Truong Thi" w:date="2024-12-06T19:01:00Z">
              <w:rPr/>
            </w:rPrChange>
          </w:rPr>
          <w:t xml:space="preserve"> - </w:t>
        </w:r>
      </w:ins>
      <w:ins w:id="31361" w:author="Phuong Truong Thi" w:date="2024-12-06T18:34:00Z">
        <w:r w:rsidR="00A137D0" w:rsidRPr="00780C91">
          <w:rPr>
            <w:sz w:val="24"/>
            <w:szCs w:val="24"/>
            <w:rPrChange w:id="31362" w:author="Phuong Truong Thi" w:date="2024-12-06T19:01:00Z">
              <w:rPr/>
            </w:rPrChange>
          </w:rPr>
          <w:t xml:space="preserve">Xem </w:t>
        </w:r>
      </w:ins>
      <w:ins w:id="31363" w:author="Phuong Truong Thi" w:date="2024-12-06T18:49:00Z">
        <w:r w:rsidRPr="00780C91">
          <w:rPr>
            <w:sz w:val="24"/>
            <w:szCs w:val="24"/>
            <w:rPrChange w:id="31364" w:author="Phuong Truong Thi" w:date="2024-12-06T19:01:00Z">
              <w:rPr/>
            </w:rPrChange>
          </w:rPr>
          <w:t>danh sách KH mới out Port</w:t>
        </w:r>
      </w:ins>
      <w:bookmarkEnd w:id="31352"/>
    </w:p>
    <w:p w14:paraId="5C8AC196" w14:textId="398ACF04" w:rsidR="00E32A10" w:rsidRPr="00E32A10" w:rsidRDefault="00E32A10">
      <w:pPr>
        <w:pStyle w:val="Heading31"/>
        <w:numPr>
          <w:ilvl w:val="0"/>
          <w:numId w:val="69"/>
        </w:numPr>
        <w:outlineLvl w:val="9"/>
        <w:rPr>
          <w:ins w:id="31365" w:author="Phuong Truong Thi" w:date="2024-11-25T19:06:00Z"/>
          <w:i/>
          <w:iCs/>
          <w:sz w:val="24"/>
          <w:szCs w:val="24"/>
          <w:rPrChange w:id="31366" w:author="Phuong Truong Thi" w:date="2024-12-06T19:27:00Z">
            <w:rPr>
              <w:ins w:id="31367" w:author="Phuong Truong Thi" w:date="2024-11-25T19:06:00Z"/>
            </w:rPr>
          </w:rPrChange>
        </w:rPr>
        <w:pPrChange w:id="31368" w:author="Phuong Truong Thi" w:date="2024-12-06T19:34:00Z">
          <w:pPr>
            <w:pStyle w:val="Heading31"/>
            <w:keepNext w:val="0"/>
            <w:numPr>
              <w:ilvl w:val="0"/>
              <w:numId w:val="0"/>
            </w:numPr>
            <w:ind w:left="0" w:firstLine="0"/>
            <w:outlineLvl w:val="9"/>
          </w:pPr>
        </w:pPrChange>
      </w:pPr>
      <w:ins w:id="31369" w:author="Phuong Truong Thi" w:date="2024-12-06T19:26:00Z">
        <w:r w:rsidRPr="00E32A10">
          <w:rPr>
            <w:i/>
            <w:iCs/>
            <w:sz w:val="24"/>
            <w:szCs w:val="24"/>
            <w:rPrChange w:id="31370" w:author="Phuong Truong Thi" w:date="2024-12-06T19:27:00Z">
              <w:rPr>
                <w:sz w:val="24"/>
                <w:szCs w:val="24"/>
              </w:rPr>
            </w:rPrChange>
          </w:rPr>
          <w:t>Mô tả chức năng</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3F4E83" w:rsidRPr="00075487" w14:paraId="7E848980" w14:textId="77777777" w:rsidTr="001F44E5">
        <w:trPr>
          <w:trHeight w:val="792"/>
          <w:ins w:id="31371" w:author="Phuong Truong Thi" w:date="2024-12-06T19:15:00Z"/>
        </w:trPr>
        <w:tc>
          <w:tcPr>
            <w:tcW w:w="1795" w:type="dxa"/>
            <w:shd w:val="clear" w:color="auto" w:fill="auto"/>
          </w:tcPr>
          <w:p w14:paraId="7C5E4AD0" w14:textId="77777777" w:rsidR="003F4E83" w:rsidRPr="00243EB6" w:rsidRDefault="003F4E83" w:rsidP="001F44E5">
            <w:pPr>
              <w:pStyle w:val="Bd-1BodyText1"/>
              <w:keepLines/>
              <w:spacing w:line="276" w:lineRule="auto"/>
              <w:ind w:left="0"/>
              <w:jc w:val="left"/>
              <w:rPr>
                <w:ins w:id="31372" w:author="Phuong Truong Thi" w:date="2024-12-06T19:15:00Z"/>
                <w:rFonts w:ascii="Times New Roman" w:hAnsi="Times New Roman"/>
                <w:b/>
                <w:bCs/>
                <w:iCs/>
                <w:sz w:val="24"/>
                <w:szCs w:val="24"/>
              </w:rPr>
            </w:pPr>
            <w:ins w:id="31373" w:author="Phuong Truong Thi" w:date="2024-12-06T19:15:00Z">
              <w:r w:rsidRPr="00243EB6">
                <w:rPr>
                  <w:rFonts w:ascii="Times New Roman" w:hAnsi="Times New Roman"/>
                  <w:b/>
                  <w:iCs/>
                  <w:sz w:val="24"/>
                  <w:szCs w:val="24"/>
                </w:rPr>
                <w:t>Mô tả</w:t>
              </w:r>
            </w:ins>
          </w:p>
        </w:tc>
        <w:tc>
          <w:tcPr>
            <w:tcW w:w="7362" w:type="dxa"/>
            <w:shd w:val="clear" w:color="auto" w:fill="auto"/>
          </w:tcPr>
          <w:p w14:paraId="4868FB7B" w14:textId="1AFA59CB" w:rsidR="003F4E83" w:rsidRPr="00075487" w:rsidRDefault="003F4E83" w:rsidP="001F44E5">
            <w:pPr>
              <w:pStyle w:val="Normal10"/>
              <w:rPr>
                <w:ins w:id="31374" w:author="Phuong Truong Thi" w:date="2024-12-06T19:15:00Z"/>
              </w:rPr>
            </w:pPr>
            <w:ins w:id="31375" w:author="Phuong Truong Thi" w:date="2024-12-06T19:15:00Z">
              <w:r w:rsidRPr="00075487">
                <w:t>Chức năng hỗ trợ NSD</w:t>
              </w:r>
              <w:r>
                <w:t xml:space="preserve"> nhìn thấy </w:t>
              </w:r>
            </w:ins>
            <w:ins w:id="31376" w:author="Phuong Truong Thi" w:date="2024-12-06T19:19:00Z">
              <w:r w:rsidR="00E32A10">
                <w:t xml:space="preserve">danh sách KH </w:t>
              </w:r>
            </w:ins>
            <w:ins w:id="31377" w:author="Phuong Truong Thi" w:date="2024-12-06T19:20:00Z">
              <w:r w:rsidR="00E32A10">
                <w:t>mới out khỏi Port của CBBH.</w:t>
              </w:r>
            </w:ins>
          </w:p>
        </w:tc>
      </w:tr>
      <w:tr w:rsidR="003F4E83" w:rsidRPr="00075487" w14:paraId="2F2731A0" w14:textId="77777777" w:rsidTr="001F44E5">
        <w:trPr>
          <w:trHeight w:val="498"/>
          <w:ins w:id="31378" w:author="Phuong Truong Thi" w:date="2024-12-06T19:15:00Z"/>
        </w:trPr>
        <w:tc>
          <w:tcPr>
            <w:tcW w:w="1795" w:type="dxa"/>
            <w:shd w:val="clear" w:color="auto" w:fill="auto"/>
          </w:tcPr>
          <w:p w14:paraId="3D9C0250" w14:textId="77777777" w:rsidR="003F4E83" w:rsidRPr="00243EB6" w:rsidRDefault="003F4E83" w:rsidP="001F44E5">
            <w:pPr>
              <w:pStyle w:val="Bd-1BodyText1"/>
              <w:keepLines/>
              <w:spacing w:line="276" w:lineRule="auto"/>
              <w:ind w:left="0"/>
              <w:jc w:val="left"/>
              <w:rPr>
                <w:ins w:id="31379" w:author="Phuong Truong Thi" w:date="2024-12-06T19:15:00Z"/>
                <w:rFonts w:ascii="Times New Roman" w:hAnsi="Times New Roman"/>
                <w:b/>
                <w:iCs/>
                <w:sz w:val="24"/>
                <w:szCs w:val="24"/>
              </w:rPr>
            </w:pPr>
            <w:ins w:id="31380" w:author="Phuong Truong Thi" w:date="2024-12-06T19:15:00Z">
              <w:r>
                <w:rPr>
                  <w:rFonts w:ascii="Times New Roman" w:hAnsi="Times New Roman"/>
                  <w:b/>
                  <w:iCs/>
                  <w:sz w:val="24"/>
                  <w:szCs w:val="24"/>
                </w:rPr>
                <w:t>Actor</w:t>
              </w:r>
            </w:ins>
          </w:p>
        </w:tc>
        <w:tc>
          <w:tcPr>
            <w:tcW w:w="7362" w:type="dxa"/>
            <w:shd w:val="clear" w:color="auto" w:fill="auto"/>
          </w:tcPr>
          <w:p w14:paraId="251198FF" w14:textId="77777777" w:rsidR="003F4E83" w:rsidRPr="00075487" w:rsidRDefault="003F4E83" w:rsidP="001F44E5">
            <w:pPr>
              <w:pStyle w:val="Normal10"/>
              <w:rPr>
                <w:ins w:id="31381" w:author="Phuong Truong Thi" w:date="2024-12-06T19:15:00Z"/>
              </w:rPr>
            </w:pPr>
            <w:ins w:id="31382" w:author="Phuong Truong Thi" w:date="2024-12-06T19:15:00Z">
              <w:r>
                <w:t>CBBH, CBQL, HO phân khúc</w:t>
              </w:r>
            </w:ins>
          </w:p>
        </w:tc>
      </w:tr>
      <w:tr w:rsidR="003F4E83" w:rsidRPr="00075487" w14:paraId="590CCF6E" w14:textId="77777777" w:rsidTr="001F44E5">
        <w:trPr>
          <w:trHeight w:val="765"/>
          <w:ins w:id="31383" w:author="Phuong Truong Thi" w:date="2024-12-06T19:15:00Z"/>
        </w:trPr>
        <w:tc>
          <w:tcPr>
            <w:tcW w:w="1795" w:type="dxa"/>
            <w:shd w:val="clear" w:color="auto" w:fill="auto"/>
          </w:tcPr>
          <w:p w14:paraId="0DA78971" w14:textId="77777777" w:rsidR="003F4E83" w:rsidRPr="00243EB6" w:rsidRDefault="003F4E83" w:rsidP="001F44E5">
            <w:pPr>
              <w:pStyle w:val="Bd-1BodyText1"/>
              <w:keepLines/>
              <w:spacing w:line="276" w:lineRule="auto"/>
              <w:ind w:left="0"/>
              <w:jc w:val="left"/>
              <w:rPr>
                <w:ins w:id="31384" w:author="Phuong Truong Thi" w:date="2024-12-06T19:15:00Z"/>
                <w:rFonts w:ascii="Times New Roman" w:hAnsi="Times New Roman"/>
                <w:b/>
                <w:bCs/>
                <w:iCs/>
                <w:sz w:val="24"/>
                <w:szCs w:val="24"/>
              </w:rPr>
            </w:pPr>
            <w:ins w:id="31385" w:author="Phuong Truong Thi" w:date="2024-12-06T19:15:00Z">
              <w:r>
                <w:rPr>
                  <w:rFonts w:ascii="Times New Roman" w:hAnsi="Times New Roman"/>
                  <w:b/>
                  <w:iCs/>
                  <w:sz w:val="24"/>
                  <w:szCs w:val="24"/>
                </w:rPr>
                <w:t>Các bước xử lý</w:t>
              </w:r>
            </w:ins>
          </w:p>
        </w:tc>
        <w:tc>
          <w:tcPr>
            <w:tcW w:w="7362" w:type="dxa"/>
            <w:shd w:val="clear" w:color="auto" w:fill="auto"/>
          </w:tcPr>
          <w:p w14:paraId="6F505E02" w14:textId="77777777" w:rsidR="003F4E83" w:rsidRDefault="003F4E83" w:rsidP="001F44E5">
            <w:pPr>
              <w:pStyle w:val="Normal10"/>
              <w:rPr>
                <w:ins w:id="31386" w:author="Phuong Truong Thi" w:date="2024-12-06T19:15:00Z"/>
                <w:szCs w:val="24"/>
              </w:rPr>
            </w:pPr>
            <w:ins w:id="31387" w:author="Phuong Truong Thi" w:date="2024-12-06T19:15:00Z">
              <w:r>
                <w:rPr>
                  <w:szCs w:val="24"/>
                </w:rPr>
                <w:t>1.User đăng nhập hệ thống</w:t>
              </w:r>
            </w:ins>
          </w:p>
          <w:p w14:paraId="79336823" w14:textId="77777777" w:rsidR="003F4E83" w:rsidRDefault="003F4E83" w:rsidP="001F44E5">
            <w:pPr>
              <w:pStyle w:val="Normal10"/>
              <w:rPr>
                <w:ins w:id="31388" w:author="Phuong Truong Thi" w:date="2024-12-06T19:15:00Z"/>
                <w:szCs w:val="24"/>
              </w:rPr>
            </w:pPr>
            <w:ins w:id="31389" w:author="Phuong Truong Thi" w:date="2024-12-06T19:15:00Z">
              <w:r>
                <w:rPr>
                  <w:szCs w:val="24"/>
                </w:rPr>
                <w:t>2.Truy cập màn hình Account</w:t>
              </w:r>
            </w:ins>
          </w:p>
          <w:p w14:paraId="442EF8D5" w14:textId="50B088F5" w:rsidR="003F4E83" w:rsidRPr="00075487" w:rsidRDefault="003F4E83" w:rsidP="001F44E5">
            <w:pPr>
              <w:pStyle w:val="Normal10"/>
              <w:keepNext/>
              <w:keepLines/>
              <w:rPr>
                <w:ins w:id="31390" w:author="Phuong Truong Thi" w:date="2024-12-06T19:15:00Z"/>
                <w:szCs w:val="24"/>
              </w:rPr>
            </w:pPr>
            <w:ins w:id="31391" w:author="Phuong Truong Thi" w:date="2024-12-06T19:15:00Z">
              <w:r>
                <w:rPr>
                  <w:szCs w:val="24"/>
                </w:rPr>
                <w:t xml:space="preserve">3.Chọn list view “Khách hàng </w:t>
              </w:r>
            </w:ins>
            <w:ins w:id="31392" w:author="Phuong Truong Thi" w:date="2024-12-06T19:21:00Z">
              <w:r w:rsidR="00E32A10">
                <w:rPr>
                  <w:szCs w:val="24"/>
                </w:rPr>
                <w:t>mới out Port</w:t>
              </w:r>
            </w:ins>
            <w:ins w:id="31393" w:author="Phuong Truong Thi" w:date="2024-12-06T19:15:00Z">
              <w:r>
                <w:rPr>
                  <w:szCs w:val="24"/>
                </w:rPr>
                <w:t>”</w:t>
              </w:r>
            </w:ins>
          </w:p>
        </w:tc>
      </w:tr>
      <w:tr w:rsidR="003F4E83" w:rsidRPr="001859AE" w14:paraId="777BF9D7" w14:textId="77777777" w:rsidTr="001F44E5">
        <w:trPr>
          <w:trHeight w:val="765"/>
          <w:ins w:id="31394" w:author="Phuong Truong Thi" w:date="2024-12-06T19:15:00Z"/>
        </w:trPr>
        <w:tc>
          <w:tcPr>
            <w:tcW w:w="1795" w:type="dxa"/>
            <w:shd w:val="clear" w:color="auto" w:fill="auto"/>
          </w:tcPr>
          <w:p w14:paraId="5B7E96CF" w14:textId="77777777" w:rsidR="003F4E83" w:rsidRPr="00243EB6" w:rsidRDefault="003F4E83" w:rsidP="001F44E5">
            <w:pPr>
              <w:pStyle w:val="Bd-1BodyText1"/>
              <w:keepLines/>
              <w:spacing w:line="276" w:lineRule="auto"/>
              <w:ind w:left="0"/>
              <w:jc w:val="left"/>
              <w:rPr>
                <w:ins w:id="31395" w:author="Phuong Truong Thi" w:date="2024-12-06T19:15:00Z"/>
                <w:rFonts w:ascii="Times New Roman" w:hAnsi="Times New Roman"/>
                <w:b/>
                <w:iCs/>
                <w:sz w:val="24"/>
                <w:szCs w:val="24"/>
              </w:rPr>
            </w:pPr>
            <w:ins w:id="31396" w:author="Phuong Truong Thi" w:date="2024-12-06T19:15:00Z">
              <w:r>
                <w:rPr>
                  <w:rFonts w:ascii="Times New Roman" w:hAnsi="Times New Roman"/>
                  <w:b/>
                  <w:iCs/>
                  <w:sz w:val="24"/>
                  <w:szCs w:val="24"/>
                </w:rPr>
                <w:t>Kêt quả</w:t>
              </w:r>
              <w:r w:rsidRPr="00243EB6">
                <w:rPr>
                  <w:rFonts w:ascii="Times New Roman" w:hAnsi="Times New Roman"/>
                  <w:b/>
                  <w:iCs/>
                  <w:sz w:val="24"/>
                  <w:szCs w:val="24"/>
                </w:rPr>
                <w:t xml:space="preserve"> đầu ra</w:t>
              </w:r>
            </w:ins>
          </w:p>
        </w:tc>
        <w:tc>
          <w:tcPr>
            <w:tcW w:w="7362" w:type="dxa"/>
            <w:shd w:val="clear" w:color="auto" w:fill="auto"/>
          </w:tcPr>
          <w:p w14:paraId="40FE5126" w14:textId="71AFA4B3" w:rsidR="003F4E83" w:rsidRPr="00E32A10" w:rsidRDefault="003F4E83" w:rsidP="001F44E5">
            <w:pPr>
              <w:pStyle w:val="Normal10"/>
              <w:keepNext/>
              <w:keepLines/>
              <w:rPr>
                <w:ins w:id="31397" w:author="Phuong Truong Thi" w:date="2024-12-06T19:15:00Z"/>
                <w:b/>
                <w:bCs/>
                <w:szCs w:val="24"/>
                <w:u w:val="single"/>
                <w:rPrChange w:id="31398" w:author="Phuong Truong Thi" w:date="2024-12-06T19:22:00Z">
                  <w:rPr>
                    <w:ins w:id="31399" w:author="Phuong Truong Thi" w:date="2024-12-06T19:15:00Z"/>
                    <w:szCs w:val="24"/>
                    <w:lang w:val="vi-VN"/>
                  </w:rPr>
                </w:rPrChange>
              </w:rPr>
            </w:pPr>
            <w:ins w:id="31400" w:author="Phuong Truong Thi" w:date="2024-12-06T19:15:00Z">
              <w:r>
                <w:rPr>
                  <w:szCs w:val="24"/>
                </w:rPr>
                <w:t>Hệ thống hiển thị màn hình danh sách khách hàng</w:t>
              </w:r>
            </w:ins>
            <w:ins w:id="31401" w:author="Phuong Truong Thi" w:date="2024-12-06T19:20:00Z">
              <w:r w:rsidR="00E32A10">
                <w:rPr>
                  <w:szCs w:val="24"/>
                </w:rPr>
                <w:t xml:space="preserve"> mới out khỏi Port</w:t>
              </w:r>
            </w:ins>
            <w:ins w:id="31402" w:author="Phuong Truong Thi" w:date="2024-12-06T19:21:00Z">
              <w:r w:rsidR="00E32A10">
                <w:rPr>
                  <w:szCs w:val="24"/>
                </w:rPr>
                <w:t xml:space="preserve"> của CBBH, </w:t>
              </w:r>
              <w:r w:rsidR="00E32A10" w:rsidRPr="0025550D">
                <w:rPr>
                  <w:szCs w:val="24"/>
                </w:rPr>
                <w:t>hiển thị trong Portfolio trong vòng T + 30 ngày trong đó ngày T là ngày out Portfolio</w:t>
              </w:r>
              <w:r w:rsidR="00E32A10">
                <w:rPr>
                  <w:szCs w:val="24"/>
                </w:rPr>
                <w:t>.</w:t>
              </w:r>
            </w:ins>
          </w:p>
        </w:tc>
      </w:tr>
    </w:tbl>
    <w:p w14:paraId="1C0743FF" w14:textId="4A63686C" w:rsidR="005B45EC" w:rsidRDefault="00E32A10" w:rsidP="00E32A10">
      <w:pPr>
        <w:pStyle w:val="Heading31"/>
        <w:keepNext w:val="0"/>
        <w:numPr>
          <w:ilvl w:val="0"/>
          <w:numId w:val="69"/>
        </w:numPr>
        <w:outlineLvl w:val="9"/>
        <w:rPr>
          <w:ins w:id="31403" w:author="Phuong Truong Thi" w:date="2024-12-06T19:27:00Z"/>
          <w:i/>
          <w:iCs/>
          <w:sz w:val="24"/>
          <w:szCs w:val="24"/>
        </w:rPr>
      </w:pPr>
      <w:ins w:id="31404" w:author="Phuong Truong Thi" w:date="2024-12-06T19:27:00Z">
        <w:r w:rsidRPr="00E32A10">
          <w:rPr>
            <w:i/>
            <w:iCs/>
            <w:sz w:val="24"/>
            <w:szCs w:val="24"/>
            <w:rPrChange w:id="31405" w:author="Phuong Truong Thi" w:date="2024-12-06T19:27:00Z">
              <w:rPr>
                <w:b w:val="0"/>
                <w:bCs w:val="0"/>
                <w:sz w:val="24"/>
                <w:szCs w:val="24"/>
              </w:rPr>
            </w:rPrChange>
          </w:rPr>
          <w:t>Thông tin dữ liệu</w:t>
        </w:r>
      </w:ins>
    </w:p>
    <w:p w14:paraId="57B36937" w14:textId="1DA60E46" w:rsidR="00E32A10" w:rsidRPr="00DB117C" w:rsidRDefault="00E32A10">
      <w:pPr>
        <w:pStyle w:val="Heading31"/>
        <w:keepNext w:val="0"/>
        <w:widowControl w:val="0"/>
        <w:numPr>
          <w:ilvl w:val="0"/>
          <w:numId w:val="0"/>
        </w:numPr>
        <w:outlineLvl w:val="9"/>
        <w:rPr>
          <w:ins w:id="31406" w:author="Phuong Truong Thi" w:date="2024-12-06T19:27:00Z"/>
          <w:b w:val="0"/>
          <w:bCs w:val="0"/>
          <w:sz w:val="24"/>
          <w:szCs w:val="24"/>
        </w:rPr>
        <w:pPrChange w:id="31407" w:author="Phuong Truong Thi" w:date="2024-12-06T19:28:00Z">
          <w:pPr>
            <w:pStyle w:val="Heading31"/>
            <w:keepNext w:val="0"/>
            <w:widowControl w:val="0"/>
            <w:numPr>
              <w:ilvl w:val="0"/>
              <w:numId w:val="69"/>
            </w:numPr>
            <w:ind w:left="360" w:hanging="360"/>
            <w:outlineLvl w:val="9"/>
          </w:pPr>
        </w:pPrChange>
      </w:pPr>
      <w:ins w:id="31408" w:author="Phuong Truong Thi" w:date="2024-12-06T19:27:00Z">
        <w:r w:rsidRPr="00DB117C">
          <w:rPr>
            <w:b w:val="0"/>
            <w:bCs w:val="0"/>
            <w:sz w:val="24"/>
            <w:szCs w:val="24"/>
          </w:rPr>
          <w:t>Các trường hiển thị trên danh sách tham chiếu Thông tin dữ liệu tại mục II.2.</w:t>
        </w:r>
      </w:ins>
      <w:ins w:id="31409" w:author="Phuong Truong Thi" w:date="2024-12-06T19:28:00Z">
        <w:r>
          <w:rPr>
            <w:b w:val="0"/>
            <w:bCs w:val="0"/>
            <w:sz w:val="24"/>
            <w:szCs w:val="24"/>
          </w:rPr>
          <w:t>2</w:t>
        </w:r>
      </w:ins>
    </w:p>
    <w:p w14:paraId="547BC230" w14:textId="77777777" w:rsidR="00E32A10" w:rsidRPr="00D942CB" w:rsidRDefault="00E32A10" w:rsidP="00D942CB">
      <w:pPr>
        <w:pStyle w:val="Heading31"/>
        <w:keepNext w:val="0"/>
        <w:numPr>
          <w:ilvl w:val="0"/>
          <w:numId w:val="0"/>
        </w:numPr>
        <w:outlineLvl w:val="9"/>
        <w:rPr>
          <w:b w:val="0"/>
          <w:bCs w:val="0"/>
          <w:sz w:val="24"/>
          <w:szCs w:val="24"/>
        </w:rPr>
      </w:pPr>
    </w:p>
    <w:p w14:paraId="65DB2221" w14:textId="4FDE0BCC" w:rsidR="00471E7D" w:rsidRPr="001E4D50" w:rsidRDefault="001E4D50">
      <w:pPr>
        <w:pStyle w:val="Heading31"/>
        <w:keepNext w:val="0"/>
        <w:rPr>
          <w:ins w:id="31410" w:author="Phuong Truong Thi" w:date="2024-10-08T17:57:00Z"/>
          <w:sz w:val="24"/>
          <w:szCs w:val="24"/>
        </w:rPr>
        <w:pPrChange w:id="31411" w:author="Phuong Truong Thi" w:date="2024-10-08T18:23:00Z">
          <w:pPr>
            <w:pStyle w:val="Heading3"/>
            <w:numPr>
              <w:ilvl w:val="1"/>
              <w:numId w:val="113"/>
            </w:numPr>
            <w:tabs>
              <w:tab w:val="clear" w:pos="4341"/>
            </w:tabs>
            <w:ind w:left="1142" w:hanging="432"/>
          </w:pPr>
        </w:pPrChange>
      </w:pPr>
      <w:bookmarkStart w:id="31412" w:name="_Toc184813968"/>
      <w:r>
        <w:rPr>
          <w:sz w:val="24"/>
          <w:szCs w:val="24"/>
        </w:rPr>
        <w:t>Xem</w:t>
      </w:r>
      <w:r w:rsidR="004702EA">
        <w:rPr>
          <w:sz w:val="24"/>
          <w:szCs w:val="24"/>
        </w:rPr>
        <w:t xml:space="preserve"> thông</w:t>
      </w:r>
      <w:ins w:id="31413" w:author="Phuong Truong Thi" w:date="2024-10-08T16:59:00Z">
        <w:r w:rsidR="00083478" w:rsidRPr="001E4D50">
          <w:rPr>
            <w:sz w:val="24"/>
            <w:szCs w:val="24"/>
          </w:rPr>
          <w:t xml:space="preserve"> chi tiết Chi nhánh, CBBH</w:t>
        </w:r>
      </w:ins>
      <w:bookmarkEnd w:id="31412"/>
    </w:p>
    <w:p w14:paraId="22B937AA" w14:textId="4610F4CB" w:rsidR="00471E7D" w:rsidRPr="00C54E78" w:rsidRDefault="00471E7D">
      <w:pPr>
        <w:pStyle w:val="Heading41"/>
        <w:keepNext w:val="0"/>
        <w:shd w:val="clear" w:color="auto" w:fill="auto"/>
        <w:rPr>
          <w:ins w:id="31414" w:author="Phuong Truong Thi" w:date="2024-10-08T17:57:00Z"/>
        </w:rPr>
        <w:pPrChange w:id="31415" w:author="Phuong Truong Thi" w:date="2024-10-08T18:42:00Z">
          <w:pPr>
            <w:pStyle w:val="Heading31"/>
            <w:numPr>
              <w:numId w:val="118"/>
            </w:numPr>
            <w:tabs>
              <w:tab w:val="clear" w:pos="1080"/>
              <w:tab w:val="num" w:pos="360"/>
              <w:tab w:val="num" w:pos="2160"/>
            </w:tabs>
            <w:ind w:left="2160" w:hanging="720"/>
          </w:pPr>
        </w:pPrChange>
      </w:pPr>
      <w:bookmarkStart w:id="31416" w:name="_Toc179297316"/>
      <w:bookmarkStart w:id="31417" w:name="_Toc184813969"/>
      <w:ins w:id="31418" w:author="Phuong Truong Thi" w:date="2024-10-08T17:57:00Z">
        <w:r w:rsidRPr="002D3B66">
          <w:rPr>
            <w:i w:val="0"/>
            <w:iCs w:val="0"/>
            <w:rPrChange w:id="31419" w:author="Phuong Truong Thi" w:date="2024-11-25T19:20:00Z">
              <w:rPr/>
            </w:rPrChange>
          </w:rPr>
          <w:t>DETAIL_01 - Màn hình chi tiết chi nhánh</w:t>
        </w:r>
        <w:bookmarkEnd w:id="31416"/>
        <w:bookmarkEnd w:id="31417"/>
      </w:ins>
    </w:p>
    <w:p w14:paraId="369928E9" w14:textId="77777777" w:rsidR="00471E7D" w:rsidRPr="00A35118" w:rsidRDefault="00471E7D" w:rsidP="000B6994">
      <w:pPr>
        <w:pStyle w:val="Heading31"/>
        <w:keepNext w:val="0"/>
        <w:numPr>
          <w:ilvl w:val="0"/>
          <w:numId w:val="69"/>
        </w:numPr>
        <w:tabs>
          <w:tab w:val="clear" w:pos="1080"/>
        </w:tabs>
        <w:outlineLvl w:val="9"/>
        <w:rPr>
          <w:ins w:id="31420" w:author="Phuong Truong Thi" w:date="2024-10-08T17:57:00Z"/>
          <w:i/>
          <w:iCs/>
          <w:sz w:val="24"/>
          <w:szCs w:val="24"/>
        </w:rPr>
      </w:pPr>
      <w:ins w:id="31421" w:author="Phuong Truong Thi" w:date="2024-10-08T17:57:00Z">
        <w:r w:rsidRPr="00A35118">
          <w:rPr>
            <w:i/>
            <w:iCs/>
            <w:sz w:val="24"/>
            <w:szCs w:val="24"/>
            <w:rPrChange w:id="31422" w:author="Phuong Truong Thi" w:date="2024-09-30T21:45:00Z">
              <w:rPr>
                <w:sz w:val="24"/>
                <w:szCs w:val="24"/>
              </w:rPr>
            </w:rPrChange>
          </w:rPr>
          <w:t>Mô tả chức năng</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7272"/>
      </w:tblGrid>
      <w:tr w:rsidR="00471E7D" w:rsidRPr="00075487" w14:paraId="25BCB699" w14:textId="77777777" w:rsidTr="00CF1F7C">
        <w:trPr>
          <w:trHeight w:val="792"/>
          <w:ins w:id="31423" w:author="Phuong Truong Thi" w:date="2024-10-08T17:57:00Z"/>
        </w:trPr>
        <w:tc>
          <w:tcPr>
            <w:tcW w:w="1885" w:type="dxa"/>
            <w:shd w:val="clear" w:color="auto" w:fill="auto"/>
          </w:tcPr>
          <w:p w14:paraId="2CC3364E" w14:textId="77777777" w:rsidR="00471E7D" w:rsidRPr="00243EB6" w:rsidRDefault="00471E7D" w:rsidP="000B6994">
            <w:pPr>
              <w:pStyle w:val="Bd-1BodyText1"/>
              <w:keepNext w:val="0"/>
              <w:spacing w:line="276" w:lineRule="auto"/>
              <w:ind w:left="0"/>
              <w:jc w:val="left"/>
              <w:rPr>
                <w:ins w:id="31424" w:author="Phuong Truong Thi" w:date="2024-10-08T17:57:00Z"/>
                <w:rFonts w:ascii="Times New Roman" w:hAnsi="Times New Roman"/>
                <w:b/>
                <w:bCs/>
                <w:iCs/>
                <w:sz w:val="24"/>
                <w:szCs w:val="24"/>
              </w:rPr>
            </w:pPr>
            <w:ins w:id="31425" w:author="Phuong Truong Thi" w:date="2024-10-08T17:57:00Z">
              <w:r w:rsidRPr="00243EB6">
                <w:rPr>
                  <w:rFonts w:ascii="Times New Roman" w:hAnsi="Times New Roman"/>
                  <w:b/>
                  <w:iCs/>
                  <w:sz w:val="24"/>
                  <w:szCs w:val="24"/>
                </w:rPr>
                <w:t>Mô tả</w:t>
              </w:r>
            </w:ins>
          </w:p>
        </w:tc>
        <w:tc>
          <w:tcPr>
            <w:tcW w:w="7272" w:type="dxa"/>
            <w:shd w:val="clear" w:color="auto" w:fill="auto"/>
          </w:tcPr>
          <w:p w14:paraId="580728FF" w14:textId="77777777" w:rsidR="00471E7D" w:rsidRPr="00075487" w:rsidRDefault="00471E7D" w:rsidP="000B6994">
            <w:pPr>
              <w:pStyle w:val="Normal10"/>
              <w:rPr>
                <w:ins w:id="31426" w:author="Phuong Truong Thi" w:date="2024-10-08T17:57:00Z"/>
              </w:rPr>
            </w:pPr>
            <w:ins w:id="31427" w:author="Phuong Truong Thi" w:date="2024-10-08T17:57:00Z">
              <w:r w:rsidRPr="00075487">
                <w:t xml:space="preserve">Chức năng hỗ trợ NSD </w:t>
              </w:r>
              <w:r>
                <w:t>nhìn thấy thông tin chi tiết chi nhánh. Chi tiết ở phần “Thông tin dữ liệu”</w:t>
              </w:r>
            </w:ins>
          </w:p>
        </w:tc>
      </w:tr>
      <w:tr w:rsidR="00471E7D" w:rsidRPr="00075487" w14:paraId="757812A3" w14:textId="77777777" w:rsidTr="00CF1F7C">
        <w:trPr>
          <w:trHeight w:val="765"/>
          <w:ins w:id="31428" w:author="Phuong Truong Thi" w:date="2024-10-08T17:57:00Z"/>
        </w:trPr>
        <w:tc>
          <w:tcPr>
            <w:tcW w:w="1885" w:type="dxa"/>
            <w:shd w:val="clear" w:color="auto" w:fill="auto"/>
          </w:tcPr>
          <w:p w14:paraId="53B5DE01" w14:textId="7C71F655" w:rsidR="00471E7D" w:rsidRPr="00243EB6" w:rsidRDefault="00B83A1C" w:rsidP="000B6994">
            <w:pPr>
              <w:pStyle w:val="Bd-1BodyText1"/>
              <w:keepNext w:val="0"/>
              <w:spacing w:line="276" w:lineRule="auto"/>
              <w:ind w:left="0"/>
              <w:jc w:val="left"/>
              <w:rPr>
                <w:ins w:id="31429" w:author="Phuong Truong Thi" w:date="2024-10-08T17:57:00Z"/>
                <w:rFonts w:ascii="Times New Roman" w:hAnsi="Times New Roman"/>
                <w:b/>
                <w:bCs/>
                <w:iCs/>
                <w:sz w:val="24"/>
                <w:szCs w:val="24"/>
              </w:rPr>
            </w:pPr>
            <w:r>
              <w:rPr>
                <w:rFonts w:ascii="Times New Roman" w:hAnsi="Times New Roman"/>
                <w:b/>
                <w:iCs/>
                <w:sz w:val="24"/>
                <w:szCs w:val="24"/>
              </w:rPr>
              <w:t>Các bước xử lý</w:t>
            </w:r>
          </w:p>
        </w:tc>
        <w:tc>
          <w:tcPr>
            <w:tcW w:w="7272" w:type="dxa"/>
            <w:shd w:val="clear" w:color="auto" w:fill="auto"/>
          </w:tcPr>
          <w:p w14:paraId="34D2F589" w14:textId="5284D080" w:rsidR="00B83A1C" w:rsidRDefault="00B83A1C" w:rsidP="000B6994">
            <w:pPr>
              <w:pStyle w:val="Normal10"/>
              <w:rPr>
                <w:szCs w:val="24"/>
              </w:rPr>
            </w:pPr>
            <w:r>
              <w:rPr>
                <w:szCs w:val="24"/>
              </w:rPr>
              <w:t>1.User đăng nhập ào hệ thống.</w:t>
            </w:r>
          </w:p>
          <w:p w14:paraId="7C5F777E" w14:textId="26DE71BC" w:rsidR="00471E7D" w:rsidRPr="00075487" w:rsidRDefault="00B83A1C" w:rsidP="000B6994">
            <w:pPr>
              <w:pStyle w:val="Normal10"/>
              <w:rPr>
                <w:ins w:id="31430" w:author="Phuong Truong Thi" w:date="2024-10-08T17:57:00Z"/>
                <w:szCs w:val="24"/>
              </w:rPr>
            </w:pPr>
            <w:r>
              <w:rPr>
                <w:szCs w:val="24"/>
              </w:rPr>
              <w:t>2.</w:t>
            </w:r>
            <w:ins w:id="31431" w:author="Phuong Truong Thi" w:date="2024-10-08T17:57:00Z">
              <w:r w:rsidR="00471E7D">
                <w:rPr>
                  <w:szCs w:val="24"/>
                </w:rPr>
                <w:t xml:space="preserve"> </w:t>
              </w:r>
            </w:ins>
            <w:r>
              <w:rPr>
                <w:szCs w:val="24"/>
              </w:rPr>
              <w:t>User click</w:t>
            </w:r>
            <w:ins w:id="31432" w:author="Phuong Truong Thi" w:date="2024-10-08T17:57:00Z">
              <w:r w:rsidR="00471E7D">
                <w:rPr>
                  <w:szCs w:val="24"/>
                </w:rPr>
                <w:t xml:space="preserve"> </w:t>
              </w:r>
            </w:ins>
            <w:r>
              <w:rPr>
                <w:szCs w:val="24"/>
              </w:rPr>
              <w:t xml:space="preserve">vào </w:t>
            </w:r>
            <w:r w:rsidR="00525739">
              <w:rPr>
                <w:szCs w:val="24"/>
              </w:rPr>
              <w:t xml:space="preserve">Text </w:t>
            </w:r>
            <w:r>
              <w:rPr>
                <w:szCs w:val="24"/>
              </w:rPr>
              <w:t xml:space="preserve">link từ </w:t>
            </w:r>
            <w:ins w:id="31433" w:author="Phuong Truong Thi" w:date="2024-10-08T17:57:00Z">
              <w:r>
                <w:rPr>
                  <w:szCs w:val="24"/>
                </w:rPr>
                <w:t>các màn hình</w:t>
              </w:r>
              <w:r w:rsidRPr="003F53C7">
                <w:rPr>
                  <w:szCs w:val="24"/>
                </w:rPr>
                <w:t xml:space="preserve"> có </w:t>
              </w:r>
            </w:ins>
            <w:r w:rsidR="00525739">
              <w:rPr>
                <w:szCs w:val="24"/>
              </w:rPr>
              <w:t xml:space="preserve">Text </w:t>
            </w:r>
            <w:ins w:id="31434" w:author="Phuong Truong Thi" w:date="2024-10-08T17:57:00Z">
              <w:r w:rsidRPr="003F53C7">
                <w:rPr>
                  <w:szCs w:val="24"/>
                </w:rPr>
                <w:t xml:space="preserve">link </w:t>
              </w:r>
            </w:ins>
            <w:r>
              <w:rPr>
                <w:szCs w:val="24"/>
              </w:rPr>
              <w:t>“T</w:t>
            </w:r>
            <w:ins w:id="31435" w:author="Phuong Truong Thi" w:date="2024-10-08T17:57:00Z">
              <w:r w:rsidRPr="003F53C7">
                <w:rPr>
                  <w:szCs w:val="24"/>
                </w:rPr>
                <w:t xml:space="preserve">ên </w:t>
              </w:r>
            </w:ins>
            <w:r w:rsidR="006F67C5">
              <w:rPr>
                <w:szCs w:val="24"/>
              </w:rPr>
              <w:t>CN  quản lý</w:t>
            </w:r>
            <w:r>
              <w:rPr>
                <w:szCs w:val="24"/>
              </w:rPr>
              <w:t>”</w:t>
            </w:r>
          </w:p>
        </w:tc>
      </w:tr>
      <w:tr w:rsidR="00471E7D" w:rsidRPr="00075487" w14:paraId="0987BCCF" w14:textId="77777777" w:rsidTr="00CF1F7C">
        <w:trPr>
          <w:trHeight w:val="765"/>
          <w:ins w:id="31436" w:author="Phuong Truong Thi" w:date="2024-10-08T17:57:00Z"/>
        </w:trPr>
        <w:tc>
          <w:tcPr>
            <w:tcW w:w="1885" w:type="dxa"/>
            <w:shd w:val="clear" w:color="auto" w:fill="auto"/>
          </w:tcPr>
          <w:p w14:paraId="1A6FDD58" w14:textId="3F31B9BB" w:rsidR="00471E7D" w:rsidRPr="00243EB6" w:rsidRDefault="00B83A1C" w:rsidP="000B6994">
            <w:pPr>
              <w:pStyle w:val="Bd-1BodyText1"/>
              <w:keepNext w:val="0"/>
              <w:spacing w:line="276" w:lineRule="auto"/>
              <w:ind w:left="0"/>
              <w:jc w:val="left"/>
              <w:rPr>
                <w:ins w:id="31437" w:author="Phuong Truong Thi" w:date="2024-10-08T17:57:00Z"/>
                <w:rFonts w:ascii="Times New Roman" w:hAnsi="Times New Roman"/>
                <w:b/>
                <w:iCs/>
                <w:sz w:val="24"/>
                <w:szCs w:val="24"/>
              </w:rPr>
            </w:pPr>
            <w:r>
              <w:rPr>
                <w:rFonts w:ascii="Times New Roman" w:hAnsi="Times New Roman"/>
                <w:b/>
                <w:iCs/>
                <w:sz w:val="24"/>
                <w:szCs w:val="24"/>
              </w:rPr>
              <w:t>Kết quả</w:t>
            </w:r>
            <w:ins w:id="31438" w:author="Phuong Truong Thi" w:date="2024-10-08T17:57:00Z">
              <w:r w:rsidR="00471E7D" w:rsidRPr="00243EB6">
                <w:rPr>
                  <w:rFonts w:ascii="Times New Roman" w:hAnsi="Times New Roman"/>
                  <w:b/>
                  <w:iCs/>
                  <w:sz w:val="24"/>
                  <w:szCs w:val="24"/>
                </w:rPr>
                <w:t xml:space="preserve"> đầu ra</w:t>
              </w:r>
            </w:ins>
          </w:p>
        </w:tc>
        <w:tc>
          <w:tcPr>
            <w:tcW w:w="7272" w:type="dxa"/>
            <w:shd w:val="clear" w:color="auto" w:fill="auto"/>
          </w:tcPr>
          <w:p w14:paraId="508B429F" w14:textId="71D63D25" w:rsidR="00471E7D" w:rsidRPr="00075487" w:rsidRDefault="00471E7D" w:rsidP="000B6994">
            <w:pPr>
              <w:pStyle w:val="Normal10"/>
              <w:rPr>
                <w:ins w:id="31439" w:author="Phuong Truong Thi" w:date="2024-10-08T17:57:00Z"/>
                <w:szCs w:val="24"/>
              </w:rPr>
            </w:pPr>
            <w:ins w:id="31440" w:author="Phuong Truong Thi" w:date="2024-10-08T17:57:00Z">
              <w:r>
                <w:rPr>
                  <w:szCs w:val="24"/>
                </w:rPr>
                <w:t xml:space="preserve">Hệ thống </w:t>
              </w:r>
            </w:ins>
            <w:r w:rsidR="00B83A1C">
              <w:rPr>
                <w:szCs w:val="24"/>
              </w:rPr>
              <w:t>mở ra</w:t>
            </w:r>
            <w:ins w:id="31441" w:author="Phuong Truong Thi" w:date="2024-10-08T17:57:00Z">
              <w:r>
                <w:rPr>
                  <w:szCs w:val="24"/>
                </w:rPr>
                <w:t xml:space="preserve"> màn hình popup </w:t>
              </w:r>
            </w:ins>
            <w:r w:rsidR="00B83A1C">
              <w:rPr>
                <w:szCs w:val="24"/>
              </w:rPr>
              <w:t xml:space="preserve">thông tin </w:t>
            </w:r>
            <w:ins w:id="31442" w:author="Phuong Truong Thi" w:date="2024-10-08T17:57:00Z">
              <w:r>
                <w:rPr>
                  <w:szCs w:val="24"/>
                </w:rPr>
                <w:t>chi tiết chi nhánh</w:t>
              </w:r>
            </w:ins>
          </w:p>
        </w:tc>
      </w:tr>
    </w:tbl>
    <w:p w14:paraId="6DD0E5D8" w14:textId="77777777" w:rsidR="00471E7D" w:rsidRPr="00A35118" w:rsidRDefault="00471E7D" w:rsidP="00384F62">
      <w:pPr>
        <w:pStyle w:val="Heading31"/>
        <w:numPr>
          <w:ilvl w:val="0"/>
          <w:numId w:val="69"/>
        </w:numPr>
        <w:tabs>
          <w:tab w:val="clear" w:pos="1080"/>
        </w:tabs>
        <w:outlineLvl w:val="9"/>
        <w:rPr>
          <w:ins w:id="31443" w:author="Phuong Truong Thi" w:date="2024-10-08T17:57:00Z"/>
          <w:i/>
          <w:iCs/>
          <w:sz w:val="24"/>
          <w:szCs w:val="24"/>
        </w:rPr>
      </w:pPr>
      <w:ins w:id="31444" w:author="Phuong Truong Thi" w:date="2024-10-08T17:57:00Z">
        <w:r w:rsidRPr="00A35118">
          <w:rPr>
            <w:i/>
            <w:iCs/>
            <w:sz w:val="24"/>
            <w:szCs w:val="24"/>
          </w:rPr>
          <w:t>Thông tin dữ liệu</w:t>
        </w:r>
      </w:ins>
    </w:p>
    <w:tbl>
      <w:tblPr>
        <w:tblW w:w="84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1445" w:author="Phuong Truong Thi" w:date="2024-09-30T22:01:00Z">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36"/>
        <w:gridCol w:w="2329"/>
        <w:gridCol w:w="1955"/>
        <w:gridCol w:w="3240"/>
        <w:tblGridChange w:id="31446">
          <w:tblGrid>
            <w:gridCol w:w="385"/>
            <w:gridCol w:w="551"/>
            <w:gridCol w:w="385"/>
            <w:gridCol w:w="1944"/>
            <w:gridCol w:w="385"/>
            <w:gridCol w:w="1405"/>
            <w:gridCol w:w="165"/>
            <w:gridCol w:w="2505"/>
            <w:gridCol w:w="735"/>
          </w:tblGrid>
        </w:tblGridChange>
      </w:tblGrid>
      <w:tr w:rsidR="00471E7D" w:rsidRPr="00AC685F" w14:paraId="76DC2B4E" w14:textId="77777777" w:rsidTr="00CF1F7C">
        <w:trPr>
          <w:trHeight w:val="528"/>
          <w:tblHeader/>
          <w:ins w:id="31447" w:author="Phuong Truong Thi" w:date="2024-10-08T17:57:00Z"/>
          <w:trPrChange w:id="31448" w:author="Phuong Truong Thi" w:date="2024-09-30T22:01:00Z">
            <w:trPr>
              <w:gridBefore w:val="1"/>
              <w:gridAfter w:val="0"/>
              <w:trHeight w:val="528"/>
              <w:tblHeader/>
            </w:trPr>
          </w:trPrChange>
        </w:trPr>
        <w:tc>
          <w:tcPr>
            <w:tcW w:w="936" w:type="dxa"/>
            <w:shd w:val="clear" w:color="000000" w:fill="F7C7AC"/>
            <w:vAlign w:val="center"/>
            <w:hideMark/>
            <w:tcPrChange w:id="31449" w:author="Phuong Truong Thi" w:date="2024-09-30T22:01:00Z">
              <w:tcPr>
                <w:tcW w:w="936" w:type="dxa"/>
                <w:gridSpan w:val="2"/>
                <w:shd w:val="clear" w:color="000000" w:fill="F7C7AC"/>
                <w:vAlign w:val="center"/>
                <w:hideMark/>
              </w:tcPr>
            </w:tcPrChange>
          </w:tcPr>
          <w:p w14:paraId="020E7AFF" w14:textId="77777777" w:rsidR="00471E7D" w:rsidRPr="00AC685F" w:rsidRDefault="00471E7D" w:rsidP="00817E47">
            <w:pPr>
              <w:spacing w:before="0" w:line="240" w:lineRule="auto"/>
              <w:contextualSpacing w:val="0"/>
              <w:jc w:val="center"/>
              <w:rPr>
                <w:ins w:id="31450" w:author="Phuong Truong Thi" w:date="2024-10-08T17:57:00Z"/>
                <w:rFonts w:ascii="Times New Roman" w:eastAsia="Times New Roman" w:hAnsi="Times New Roman"/>
                <w:b/>
                <w:bCs/>
                <w:color w:val="000000"/>
                <w:sz w:val="24"/>
                <w:szCs w:val="24"/>
                <w:lang w:val="vi-VN" w:eastAsia="vi-VN"/>
              </w:rPr>
            </w:pPr>
            <w:ins w:id="31451" w:author="Phuong Truong Thi" w:date="2024-10-08T17:57:00Z">
              <w:r w:rsidRPr="00AC685F">
                <w:rPr>
                  <w:rFonts w:ascii="Times New Roman" w:eastAsia="Times New Roman" w:hAnsi="Times New Roman"/>
                  <w:b/>
                  <w:bCs/>
                  <w:color w:val="000000"/>
                  <w:sz w:val="24"/>
                  <w:szCs w:val="24"/>
                  <w:lang w:val="vi-VN" w:eastAsia="vi-VN"/>
                </w:rPr>
                <w:t>STT</w:t>
              </w:r>
            </w:ins>
          </w:p>
        </w:tc>
        <w:tc>
          <w:tcPr>
            <w:tcW w:w="2329" w:type="dxa"/>
            <w:shd w:val="clear" w:color="000000" w:fill="F7C7AC"/>
            <w:vAlign w:val="center"/>
            <w:hideMark/>
            <w:tcPrChange w:id="31452" w:author="Phuong Truong Thi" w:date="2024-09-30T22:01:00Z">
              <w:tcPr>
                <w:tcW w:w="2329" w:type="dxa"/>
                <w:gridSpan w:val="2"/>
                <w:shd w:val="clear" w:color="000000" w:fill="F7C7AC"/>
                <w:vAlign w:val="center"/>
                <w:hideMark/>
              </w:tcPr>
            </w:tcPrChange>
          </w:tcPr>
          <w:p w14:paraId="00912EEE" w14:textId="77777777" w:rsidR="00471E7D" w:rsidRPr="00AC685F" w:rsidRDefault="00471E7D" w:rsidP="00817E47">
            <w:pPr>
              <w:spacing w:before="0" w:line="240" w:lineRule="auto"/>
              <w:contextualSpacing w:val="0"/>
              <w:jc w:val="center"/>
              <w:rPr>
                <w:ins w:id="31453" w:author="Phuong Truong Thi" w:date="2024-10-08T17:57:00Z"/>
                <w:rFonts w:ascii="Times New Roman" w:eastAsia="Times New Roman" w:hAnsi="Times New Roman"/>
                <w:b/>
                <w:bCs/>
                <w:color w:val="000000"/>
                <w:sz w:val="24"/>
                <w:szCs w:val="24"/>
                <w:lang w:val="vi-VN" w:eastAsia="vi-VN"/>
              </w:rPr>
            </w:pPr>
            <w:ins w:id="31454" w:author="Phuong Truong Thi" w:date="2024-10-08T17:57:00Z">
              <w:r w:rsidRPr="00AC685F">
                <w:rPr>
                  <w:rFonts w:ascii="Times New Roman" w:eastAsia="Times New Roman" w:hAnsi="Times New Roman"/>
                  <w:b/>
                  <w:bCs/>
                  <w:color w:val="000000"/>
                  <w:sz w:val="24"/>
                  <w:szCs w:val="24"/>
                  <w:lang w:val="vi-VN" w:eastAsia="vi-VN"/>
                </w:rPr>
                <w:t>Trường dữ liệu</w:t>
              </w:r>
            </w:ins>
          </w:p>
        </w:tc>
        <w:tc>
          <w:tcPr>
            <w:tcW w:w="1955" w:type="dxa"/>
            <w:shd w:val="clear" w:color="000000" w:fill="F7C7AC"/>
            <w:vAlign w:val="center"/>
            <w:tcPrChange w:id="31455" w:author="Phuong Truong Thi" w:date="2024-09-30T22:01:00Z">
              <w:tcPr>
                <w:tcW w:w="1405" w:type="dxa"/>
                <w:shd w:val="clear" w:color="000000" w:fill="F7C7AC"/>
                <w:vAlign w:val="center"/>
              </w:tcPr>
            </w:tcPrChange>
          </w:tcPr>
          <w:p w14:paraId="5CC20CF8" w14:textId="77777777" w:rsidR="00471E7D" w:rsidRPr="00497C9A" w:rsidRDefault="00471E7D" w:rsidP="00817E47">
            <w:pPr>
              <w:spacing w:before="0" w:line="240" w:lineRule="auto"/>
              <w:contextualSpacing w:val="0"/>
              <w:jc w:val="center"/>
              <w:rPr>
                <w:ins w:id="31456" w:author="Phuong Truong Thi" w:date="2024-10-08T17:57:00Z"/>
                <w:rFonts w:ascii="Times New Roman" w:eastAsia="Times New Roman" w:hAnsi="Times New Roman"/>
                <w:b/>
                <w:bCs/>
                <w:color w:val="000000"/>
                <w:sz w:val="24"/>
                <w:szCs w:val="24"/>
                <w:lang w:val="vi-VN" w:eastAsia="vi-VN"/>
              </w:rPr>
            </w:pPr>
            <w:ins w:id="31457" w:author="Phuong Truong Thi" w:date="2024-10-08T17:57:00Z">
              <w:r w:rsidRPr="00497C9A">
                <w:rPr>
                  <w:rFonts w:ascii="Times New Roman" w:eastAsia="Times New Roman" w:hAnsi="Times New Roman"/>
                  <w:b/>
                  <w:bCs/>
                  <w:color w:val="000000"/>
                  <w:sz w:val="24"/>
                  <w:szCs w:val="24"/>
                  <w:lang w:val="vi-VN" w:eastAsia="vi-VN"/>
                </w:rPr>
                <w:t>Định dạng</w:t>
              </w:r>
            </w:ins>
          </w:p>
        </w:tc>
        <w:tc>
          <w:tcPr>
            <w:tcW w:w="3240" w:type="dxa"/>
            <w:shd w:val="clear" w:color="000000" w:fill="F7C7AC"/>
            <w:vAlign w:val="center"/>
            <w:hideMark/>
            <w:tcPrChange w:id="31458" w:author="Phuong Truong Thi" w:date="2024-09-30T22:01:00Z">
              <w:tcPr>
                <w:tcW w:w="2670" w:type="dxa"/>
                <w:gridSpan w:val="2"/>
                <w:shd w:val="clear" w:color="000000" w:fill="F7C7AC"/>
                <w:vAlign w:val="center"/>
                <w:hideMark/>
              </w:tcPr>
            </w:tcPrChange>
          </w:tcPr>
          <w:p w14:paraId="1B7872E3" w14:textId="77777777" w:rsidR="00471E7D" w:rsidRPr="00A43FE9" w:rsidRDefault="00471E7D" w:rsidP="00817E47">
            <w:pPr>
              <w:spacing w:before="0" w:line="240" w:lineRule="auto"/>
              <w:contextualSpacing w:val="0"/>
              <w:jc w:val="center"/>
              <w:rPr>
                <w:ins w:id="31459" w:author="Phuong Truong Thi" w:date="2024-10-08T17:57:00Z"/>
                <w:rFonts w:ascii="Times New Roman" w:eastAsia="Times New Roman" w:hAnsi="Times New Roman"/>
                <w:b/>
                <w:bCs/>
                <w:color w:val="000000"/>
                <w:sz w:val="24"/>
                <w:szCs w:val="24"/>
                <w:lang w:eastAsia="vi-VN"/>
                <w:rPrChange w:id="31460" w:author="Phuong Truong Thi" w:date="2024-09-30T22:01:00Z">
                  <w:rPr>
                    <w:ins w:id="31461" w:author="Phuong Truong Thi" w:date="2024-10-08T17:57:00Z"/>
                    <w:rFonts w:ascii="Times New Roman" w:eastAsia="Times New Roman" w:hAnsi="Times New Roman"/>
                    <w:b/>
                    <w:bCs/>
                    <w:color w:val="000000"/>
                    <w:sz w:val="24"/>
                    <w:szCs w:val="24"/>
                    <w:lang w:val="vi-VN" w:eastAsia="vi-VN"/>
                  </w:rPr>
                </w:rPrChange>
              </w:rPr>
            </w:pPr>
            <w:ins w:id="31462" w:author="Phuong Truong Thi" w:date="2024-10-08T17:57:00Z">
              <w:r>
                <w:rPr>
                  <w:rFonts w:ascii="Times New Roman" w:eastAsia="Times New Roman" w:hAnsi="Times New Roman"/>
                  <w:b/>
                  <w:bCs/>
                  <w:color w:val="000000"/>
                  <w:sz w:val="24"/>
                  <w:szCs w:val="24"/>
                  <w:lang w:eastAsia="vi-VN"/>
                </w:rPr>
                <w:t>Ghi chú</w:t>
              </w:r>
            </w:ins>
          </w:p>
        </w:tc>
      </w:tr>
      <w:tr w:rsidR="00471E7D" w:rsidRPr="00AC685F" w14:paraId="1E63C285" w14:textId="77777777" w:rsidTr="00CF1F7C">
        <w:trPr>
          <w:trHeight w:val="276"/>
          <w:ins w:id="31463" w:author="Phuong Truong Thi" w:date="2024-10-08T17:57:00Z"/>
          <w:trPrChange w:id="31464" w:author="Phuong Truong Thi" w:date="2024-09-30T22:01:00Z">
            <w:trPr>
              <w:gridBefore w:val="1"/>
              <w:gridAfter w:val="0"/>
              <w:trHeight w:val="276"/>
            </w:trPr>
          </w:trPrChange>
        </w:trPr>
        <w:tc>
          <w:tcPr>
            <w:tcW w:w="936" w:type="dxa"/>
            <w:shd w:val="clear" w:color="auto" w:fill="auto"/>
            <w:vAlign w:val="center"/>
            <w:tcPrChange w:id="31465" w:author="Phuong Truong Thi" w:date="2024-09-30T22:01:00Z">
              <w:tcPr>
                <w:tcW w:w="936" w:type="dxa"/>
                <w:gridSpan w:val="2"/>
                <w:shd w:val="clear" w:color="auto" w:fill="auto"/>
                <w:vAlign w:val="center"/>
              </w:tcPr>
            </w:tcPrChange>
          </w:tcPr>
          <w:p w14:paraId="77763C0E" w14:textId="77777777" w:rsidR="00471E7D" w:rsidRPr="00E6562C" w:rsidRDefault="00471E7D" w:rsidP="00471E7D">
            <w:pPr>
              <w:pStyle w:val="ListParagraph"/>
              <w:numPr>
                <w:ilvl w:val="0"/>
                <w:numId w:val="116"/>
              </w:numPr>
              <w:spacing w:before="0" w:line="240" w:lineRule="auto"/>
              <w:contextualSpacing w:val="0"/>
              <w:jc w:val="center"/>
              <w:rPr>
                <w:ins w:id="31466" w:author="Phuong Truong Thi" w:date="2024-10-08T17:57:00Z"/>
                <w:rFonts w:eastAsia="Times New Roman"/>
                <w:color w:val="000000"/>
                <w:szCs w:val="24"/>
                <w:lang w:eastAsia="vi-VN"/>
              </w:rPr>
            </w:pPr>
          </w:p>
        </w:tc>
        <w:tc>
          <w:tcPr>
            <w:tcW w:w="2329" w:type="dxa"/>
            <w:shd w:val="clear" w:color="auto" w:fill="auto"/>
            <w:vAlign w:val="bottom"/>
            <w:tcPrChange w:id="31467" w:author="Phuong Truong Thi" w:date="2024-09-30T22:01:00Z">
              <w:tcPr>
                <w:tcW w:w="2329" w:type="dxa"/>
                <w:gridSpan w:val="2"/>
                <w:shd w:val="clear" w:color="auto" w:fill="auto"/>
                <w:vAlign w:val="bottom"/>
              </w:tcPr>
            </w:tcPrChange>
          </w:tcPr>
          <w:p w14:paraId="0DEAD482" w14:textId="77777777" w:rsidR="00471E7D" w:rsidRPr="00285EF0" w:rsidRDefault="00471E7D" w:rsidP="00817E47">
            <w:pPr>
              <w:spacing w:before="0" w:line="240" w:lineRule="auto"/>
              <w:contextualSpacing w:val="0"/>
              <w:rPr>
                <w:ins w:id="31468" w:author="Phuong Truong Thi" w:date="2024-10-08T17:57:00Z"/>
                <w:rFonts w:ascii="Times New Roman" w:hAnsi="Times New Roman"/>
                <w:color w:val="000000"/>
                <w:sz w:val="24"/>
                <w:szCs w:val="24"/>
              </w:rPr>
            </w:pPr>
            <w:ins w:id="31469" w:author="Phuong Truong Thi" w:date="2024-10-08T17:57:00Z">
              <w:r w:rsidRPr="00285EF0">
                <w:rPr>
                  <w:rFonts w:ascii="Times New Roman" w:hAnsi="Times New Roman"/>
                  <w:color w:val="000000"/>
                  <w:sz w:val="24"/>
                  <w:szCs w:val="24"/>
                </w:rPr>
                <w:t>Mã chi nhánh</w:t>
              </w:r>
            </w:ins>
          </w:p>
        </w:tc>
        <w:tc>
          <w:tcPr>
            <w:tcW w:w="1955" w:type="dxa"/>
            <w:tcPrChange w:id="31470" w:author="Phuong Truong Thi" w:date="2024-09-30T22:01:00Z">
              <w:tcPr>
                <w:tcW w:w="1405" w:type="dxa"/>
              </w:tcPr>
            </w:tcPrChange>
          </w:tcPr>
          <w:p w14:paraId="04E7369A" w14:textId="1CC67368" w:rsidR="00471E7D" w:rsidRPr="003A44DC" w:rsidRDefault="00525739" w:rsidP="00817E47">
            <w:pPr>
              <w:spacing w:before="0" w:line="240" w:lineRule="auto"/>
              <w:contextualSpacing w:val="0"/>
              <w:jc w:val="left"/>
              <w:rPr>
                <w:ins w:id="31471"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c>
          <w:tcPr>
            <w:tcW w:w="3240" w:type="dxa"/>
            <w:shd w:val="clear" w:color="auto" w:fill="auto"/>
            <w:noWrap/>
            <w:vAlign w:val="center"/>
            <w:tcPrChange w:id="31472" w:author="Phuong Truong Thi" w:date="2024-09-30T22:01:00Z">
              <w:tcPr>
                <w:tcW w:w="2670" w:type="dxa"/>
                <w:gridSpan w:val="2"/>
                <w:shd w:val="clear" w:color="auto" w:fill="auto"/>
                <w:noWrap/>
                <w:vAlign w:val="center"/>
              </w:tcPr>
            </w:tcPrChange>
          </w:tcPr>
          <w:p w14:paraId="35266E57" w14:textId="77777777" w:rsidR="00471E7D" w:rsidRPr="003A44DC" w:rsidRDefault="00471E7D" w:rsidP="00817E47">
            <w:pPr>
              <w:spacing w:before="0" w:line="240" w:lineRule="auto"/>
              <w:contextualSpacing w:val="0"/>
              <w:rPr>
                <w:ins w:id="31473" w:author="Phuong Truong Thi" w:date="2024-10-08T17:57:00Z"/>
                <w:rFonts w:ascii="Times New Roman" w:eastAsia="Times New Roman" w:hAnsi="Times New Roman"/>
                <w:color w:val="000000"/>
                <w:sz w:val="24"/>
                <w:szCs w:val="24"/>
                <w:lang w:val="vi-VN" w:eastAsia="vi-VN"/>
              </w:rPr>
            </w:pPr>
          </w:p>
        </w:tc>
      </w:tr>
      <w:tr w:rsidR="00471E7D" w:rsidRPr="00AC685F" w14:paraId="75026C10" w14:textId="77777777" w:rsidTr="00CF1F7C">
        <w:trPr>
          <w:trHeight w:val="309"/>
          <w:ins w:id="31474" w:author="Phuong Truong Thi" w:date="2024-10-08T17:57:00Z"/>
          <w:trPrChange w:id="31475" w:author="Phuong Truong Thi" w:date="2024-09-30T22:01:00Z">
            <w:trPr>
              <w:gridBefore w:val="1"/>
              <w:gridAfter w:val="0"/>
              <w:trHeight w:val="309"/>
            </w:trPr>
          </w:trPrChange>
        </w:trPr>
        <w:tc>
          <w:tcPr>
            <w:tcW w:w="936" w:type="dxa"/>
            <w:shd w:val="clear" w:color="auto" w:fill="auto"/>
            <w:vAlign w:val="center"/>
            <w:hideMark/>
            <w:tcPrChange w:id="31476" w:author="Phuong Truong Thi" w:date="2024-09-30T22:01:00Z">
              <w:tcPr>
                <w:tcW w:w="936" w:type="dxa"/>
                <w:gridSpan w:val="2"/>
                <w:shd w:val="clear" w:color="auto" w:fill="auto"/>
                <w:vAlign w:val="center"/>
                <w:hideMark/>
              </w:tcPr>
            </w:tcPrChange>
          </w:tcPr>
          <w:p w14:paraId="742A23A8" w14:textId="77777777" w:rsidR="00471E7D" w:rsidRPr="00E6562C" w:rsidRDefault="00471E7D" w:rsidP="00471E7D">
            <w:pPr>
              <w:pStyle w:val="ListParagraph"/>
              <w:numPr>
                <w:ilvl w:val="0"/>
                <w:numId w:val="116"/>
              </w:numPr>
              <w:spacing w:before="0" w:line="240" w:lineRule="auto"/>
              <w:contextualSpacing w:val="0"/>
              <w:jc w:val="center"/>
              <w:rPr>
                <w:ins w:id="31477" w:author="Phuong Truong Thi" w:date="2024-10-08T17:57:00Z"/>
                <w:rFonts w:eastAsia="Times New Roman"/>
                <w:color w:val="000000"/>
                <w:szCs w:val="24"/>
                <w:lang w:eastAsia="vi-VN"/>
              </w:rPr>
            </w:pPr>
          </w:p>
        </w:tc>
        <w:tc>
          <w:tcPr>
            <w:tcW w:w="2329" w:type="dxa"/>
            <w:shd w:val="clear" w:color="auto" w:fill="auto"/>
            <w:vAlign w:val="bottom"/>
            <w:tcPrChange w:id="31478" w:author="Phuong Truong Thi" w:date="2024-09-30T22:01:00Z">
              <w:tcPr>
                <w:tcW w:w="2329" w:type="dxa"/>
                <w:gridSpan w:val="2"/>
                <w:shd w:val="clear" w:color="auto" w:fill="auto"/>
                <w:vAlign w:val="bottom"/>
              </w:tcPr>
            </w:tcPrChange>
          </w:tcPr>
          <w:p w14:paraId="0FA6DED8" w14:textId="77777777" w:rsidR="00471E7D" w:rsidRPr="00285EF0" w:rsidRDefault="00471E7D" w:rsidP="00817E47">
            <w:pPr>
              <w:spacing w:before="0" w:line="240" w:lineRule="auto"/>
              <w:contextualSpacing w:val="0"/>
              <w:rPr>
                <w:ins w:id="31479" w:author="Phuong Truong Thi" w:date="2024-10-08T17:57:00Z"/>
                <w:rFonts w:ascii="Times New Roman" w:eastAsia="Times New Roman" w:hAnsi="Times New Roman"/>
                <w:color w:val="000000"/>
                <w:sz w:val="24"/>
                <w:szCs w:val="24"/>
                <w:lang w:val="vi-VN" w:eastAsia="vi-VN"/>
              </w:rPr>
            </w:pPr>
            <w:ins w:id="31480" w:author="Phuong Truong Thi" w:date="2024-10-08T17:57:00Z">
              <w:r w:rsidRPr="00285EF0">
                <w:rPr>
                  <w:rFonts w:ascii="Times New Roman" w:hAnsi="Times New Roman"/>
                  <w:color w:val="000000"/>
                  <w:sz w:val="24"/>
                  <w:szCs w:val="24"/>
                </w:rPr>
                <w:t>Tên chi nhánh</w:t>
              </w:r>
            </w:ins>
          </w:p>
        </w:tc>
        <w:tc>
          <w:tcPr>
            <w:tcW w:w="1955" w:type="dxa"/>
            <w:tcPrChange w:id="31481" w:author="Phuong Truong Thi" w:date="2024-09-30T22:01:00Z">
              <w:tcPr>
                <w:tcW w:w="1405" w:type="dxa"/>
              </w:tcPr>
            </w:tcPrChange>
          </w:tcPr>
          <w:p w14:paraId="78FE4B25" w14:textId="0446211F" w:rsidR="00B83A1C" w:rsidRDefault="00525739" w:rsidP="00817E47">
            <w:pPr>
              <w:spacing w:before="0" w:line="240" w:lineRule="auto"/>
              <w:contextualSpacing w:val="0"/>
              <w:jc w:val="left"/>
              <w:rPr>
                <w:rFonts w:ascii="Times New Roman" w:hAnsi="Times New Roman"/>
                <w:color w:val="000000"/>
                <w:sz w:val="24"/>
                <w:szCs w:val="24"/>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p w14:paraId="0FBFACDC" w14:textId="44A730FC" w:rsidR="00471E7D" w:rsidRPr="003A44DC" w:rsidRDefault="00525739" w:rsidP="00817E47">
            <w:pPr>
              <w:spacing w:before="0" w:line="240" w:lineRule="auto"/>
              <w:contextualSpacing w:val="0"/>
              <w:jc w:val="left"/>
              <w:rPr>
                <w:ins w:id="31482" w:author="Phuong Truong Thi" w:date="2024-10-08T17:57:00Z"/>
                <w:rFonts w:ascii="Times New Roman" w:hAnsi="Times New Roman"/>
                <w:color w:val="000000"/>
                <w:sz w:val="24"/>
                <w:szCs w:val="24"/>
              </w:rPr>
            </w:pPr>
            <w:r>
              <w:rPr>
                <w:rFonts w:ascii="Times New Roman" w:hAnsi="Times New Roman"/>
                <w:color w:val="000000"/>
                <w:sz w:val="24"/>
                <w:szCs w:val="24"/>
              </w:rPr>
              <w:t xml:space="preserve">Text </w:t>
            </w:r>
            <w:ins w:id="31483" w:author="Phuong Truong Thi" w:date="2024-10-08T17:57:00Z">
              <w:r w:rsidR="00471E7D">
                <w:rPr>
                  <w:rFonts w:ascii="Times New Roman" w:hAnsi="Times New Roman"/>
                  <w:color w:val="000000"/>
                  <w:sz w:val="24"/>
                  <w:szCs w:val="24"/>
                </w:rPr>
                <w:t>link</w:t>
              </w:r>
            </w:ins>
          </w:p>
        </w:tc>
        <w:tc>
          <w:tcPr>
            <w:tcW w:w="3240" w:type="dxa"/>
            <w:shd w:val="clear" w:color="auto" w:fill="auto"/>
            <w:noWrap/>
            <w:vAlign w:val="center"/>
            <w:tcPrChange w:id="31484" w:author="Phuong Truong Thi" w:date="2024-09-30T22:01:00Z">
              <w:tcPr>
                <w:tcW w:w="2670" w:type="dxa"/>
                <w:gridSpan w:val="2"/>
                <w:shd w:val="clear" w:color="auto" w:fill="auto"/>
                <w:noWrap/>
                <w:vAlign w:val="center"/>
              </w:tcPr>
            </w:tcPrChange>
          </w:tcPr>
          <w:p w14:paraId="475723BA" w14:textId="77777777" w:rsidR="00471E7D" w:rsidRPr="003A44DC" w:rsidRDefault="00471E7D" w:rsidP="00817E47">
            <w:pPr>
              <w:spacing w:before="0" w:line="240" w:lineRule="auto"/>
              <w:contextualSpacing w:val="0"/>
              <w:rPr>
                <w:ins w:id="31485" w:author="Phuong Truong Thi" w:date="2024-10-08T17:57:00Z"/>
                <w:rFonts w:ascii="Times New Roman" w:eastAsia="Times New Roman" w:hAnsi="Times New Roman"/>
                <w:color w:val="000000"/>
                <w:sz w:val="24"/>
                <w:szCs w:val="24"/>
                <w:lang w:eastAsia="vi-VN"/>
              </w:rPr>
            </w:pPr>
          </w:p>
        </w:tc>
      </w:tr>
      <w:tr w:rsidR="00471E7D" w:rsidRPr="00AC685F" w14:paraId="12A74367" w14:textId="77777777" w:rsidTr="00CF1F7C">
        <w:trPr>
          <w:trHeight w:val="276"/>
          <w:ins w:id="31486" w:author="Phuong Truong Thi" w:date="2024-10-08T17:57:00Z"/>
          <w:trPrChange w:id="31487" w:author="Phuong Truong Thi" w:date="2024-09-30T22:01:00Z">
            <w:trPr>
              <w:gridBefore w:val="1"/>
              <w:gridAfter w:val="0"/>
              <w:trHeight w:val="276"/>
            </w:trPr>
          </w:trPrChange>
        </w:trPr>
        <w:tc>
          <w:tcPr>
            <w:tcW w:w="936" w:type="dxa"/>
            <w:shd w:val="clear" w:color="000000" w:fill="FFFFFF"/>
            <w:vAlign w:val="center"/>
            <w:hideMark/>
            <w:tcPrChange w:id="31488" w:author="Phuong Truong Thi" w:date="2024-09-30T22:01:00Z">
              <w:tcPr>
                <w:tcW w:w="936" w:type="dxa"/>
                <w:gridSpan w:val="2"/>
                <w:shd w:val="clear" w:color="000000" w:fill="FFFFFF"/>
                <w:vAlign w:val="center"/>
                <w:hideMark/>
              </w:tcPr>
            </w:tcPrChange>
          </w:tcPr>
          <w:p w14:paraId="78F88550" w14:textId="77777777" w:rsidR="00471E7D" w:rsidRPr="00E6562C" w:rsidRDefault="00471E7D" w:rsidP="00471E7D">
            <w:pPr>
              <w:pStyle w:val="ListParagraph"/>
              <w:numPr>
                <w:ilvl w:val="0"/>
                <w:numId w:val="116"/>
              </w:numPr>
              <w:spacing w:before="0" w:line="240" w:lineRule="auto"/>
              <w:contextualSpacing w:val="0"/>
              <w:jc w:val="center"/>
              <w:rPr>
                <w:ins w:id="31489" w:author="Phuong Truong Thi" w:date="2024-10-08T17:57:00Z"/>
                <w:rFonts w:eastAsia="Times New Roman"/>
                <w:color w:val="000000"/>
                <w:szCs w:val="24"/>
                <w:lang w:eastAsia="vi-VN"/>
              </w:rPr>
            </w:pPr>
          </w:p>
        </w:tc>
        <w:tc>
          <w:tcPr>
            <w:tcW w:w="2329" w:type="dxa"/>
            <w:shd w:val="clear" w:color="000000" w:fill="FFFFFF"/>
            <w:vAlign w:val="bottom"/>
            <w:tcPrChange w:id="31490" w:author="Phuong Truong Thi" w:date="2024-09-30T22:01:00Z">
              <w:tcPr>
                <w:tcW w:w="2329" w:type="dxa"/>
                <w:gridSpan w:val="2"/>
                <w:shd w:val="clear" w:color="000000" w:fill="FFFFFF"/>
                <w:vAlign w:val="bottom"/>
              </w:tcPr>
            </w:tcPrChange>
          </w:tcPr>
          <w:p w14:paraId="711F56A7" w14:textId="77777777" w:rsidR="00471E7D" w:rsidRPr="00285EF0" w:rsidRDefault="00471E7D" w:rsidP="00817E47">
            <w:pPr>
              <w:spacing w:before="0" w:line="240" w:lineRule="auto"/>
              <w:contextualSpacing w:val="0"/>
              <w:rPr>
                <w:ins w:id="31491" w:author="Phuong Truong Thi" w:date="2024-10-08T17:57:00Z"/>
                <w:rFonts w:ascii="Times New Roman" w:eastAsia="Times New Roman" w:hAnsi="Times New Roman"/>
                <w:color w:val="000000"/>
                <w:sz w:val="24"/>
                <w:szCs w:val="24"/>
                <w:lang w:val="vi-VN" w:eastAsia="vi-VN"/>
              </w:rPr>
            </w:pPr>
            <w:ins w:id="31492" w:author="Phuong Truong Thi" w:date="2024-10-08T17:57:00Z">
              <w:r w:rsidRPr="00285EF0">
                <w:rPr>
                  <w:rFonts w:ascii="Times New Roman" w:hAnsi="Times New Roman"/>
                  <w:color w:val="000000"/>
                  <w:sz w:val="24"/>
                  <w:szCs w:val="24"/>
                </w:rPr>
                <w:t>Giám đốc chi nhánh</w:t>
              </w:r>
            </w:ins>
          </w:p>
        </w:tc>
        <w:tc>
          <w:tcPr>
            <w:tcW w:w="1955" w:type="dxa"/>
            <w:tcPrChange w:id="31493" w:author="Phuong Truong Thi" w:date="2024-09-30T22:01:00Z">
              <w:tcPr>
                <w:tcW w:w="1405" w:type="dxa"/>
              </w:tcPr>
            </w:tcPrChange>
          </w:tcPr>
          <w:p w14:paraId="63AE6C22" w14:textId="4B8B69E0" w:rsidR="00B83A1C" w:rsidRDefault="00525739" w:rsidP="00817E47">
            <w:pPr>
              <w:spacing w:before="0" w:line="240" w:lineRule="auto"/>
              <w:contextualSpacing w:val="0"/>
              <w:jc w:val="left"/>
              <w:rPr>
                <w:rFonts w:ascii="Times New Roman" w:hAnsi="Times New Roman"/>
                <w:color w:val="000000"/>
                <w:sz w:val="24"/>
                <w:szCs w:val="24"/>
              </w:rPr>
            </w:pPr>
            <w:r>
              <w:rPr>
                <w:rFonts w:ascii="Times New Roman" w:eastAsia="Times New Roman" w:hAnsi="Times New Roman"/>
                <w:color w:val="000000"/>
                <w:sz w:val="24"/>
                <w:szCs w:val="24"/>
                <w:lang w:eastAsia="vi-VN"/>
              </w:rPr>
              <w:t>Text (255</w:t>
            </w:r>
          </w:p>
          <w:p w14:paraId="5A4C49F7" w14:textId="7474ECA3" w:rsidR="00471E7D" w:rsidRPr="003A44DC" w:rsidRDefault="00525739" w:rsidP="00817E47">
            <w:pPr>
              <w:spacing w:before="0" w:line="240" w:lineRule="auto"/>
              <w:contextualSpacing w:val="0"/>
              <w:jc w:val="left"/>
              <w:rPr>
                <w:ins w:id="31494" w:author="Phuong Truong Thi" w:date="2024-10-08T17:57:00Z"/>
                <w:rFonts w:ascii="Times New Roman" w:hAnsi="Times New Roman"/>
                <w:color w:val="000000"/>
                <w:sz w:val="24"/>
                <w:szCs w:val="24"/>
              </w:rPr>
            </w:pPr>
            <w:r>
              <w:rPr>
                <w:rFonts w:ascii="Times New Roman" w:hAnsi="Times New Roman"/>
                <w:color w:val="000000"/>
                <w:sz w:val="24"/>
                <w:szCs w:val="24"/>
              </w:rPr>
              <w:t xml:space="preserve">Text </w:t>
            </w:r>
            <w:ins w:id="31495" w:author="Phuong Truong Thi" w:date="2024-10-08T17:57:00Z">
              <w:r w:rsidR="00471E7D">
                <w:rPr>
                  <w:rFonts w:ascii="Times New Roman" w:hAnsi="Times New Roman"/>
                  <w:color w:val="000000"/>
                  <w:sz w:val="24"/>
                  <w:szCs w:val="24"/>
                </w:rPr>
                <w:t>link</w:t>
              </w:r>
            </w:ins>
          </w:p>
        </w:tc>
        <w:tc>
          <w:tcPr>
            <w:tcW w:w="3240" w:type="dxa"/>
            <w:shd w:val="clear" w:color="auto" w:fill="auto"/>
            <w:noWrap/>
            <w:vAlign w:val="center"/>
            <w:tcPrChange w:id="31496" w:author="Phuong Truong Thi" w:date="2024-09-30T22:01:00Z">
              <w:tcPr>
                <w:tcW w:w="2670" w:type="dxa"/>
                <w:gridSpan w:val="2"/>
                <w:shd w:val="clear" w:color="auto" w:fill="auto"/>
                <w:noWrap/>
                <w:vAlign w:val="center"/>
              </w:tcPr>
            </w:tcPrChange>
          </w:tcPr>
          <w:p w14:paraId="3BBE67F7" w14:textId="77777777" w:rsidR="00471E7D" w:rsidRPr="003A44DC" w:rsidRDefault="00471E7D" w:rsidP="00817E47">
            <w:pPr>
              <w:spacing w:before="0" w:line="240" w:lineRule="auto"/>
              <w:contextualSpacing w:val="0"/>
              <w:rPr>
                <w:ins w:id="31497" w:author="Phuong Truong Thi" w:date="2024-10-08T17:57:00Z"/>
                <w:rFonts w:ascii="Times New Roman" w:eastAsia="Times New Roman" w:hAnsi="Times New Roman"/>
                <w:color w:val="000000"/>
                <w:sz w:val="24"/>
                <w:szCs w:val="24"/>
                <w:lang w:eastAsia="vi-VN"/>
              </w:rPr>
            </w:pPr>
          </w:p>
        </w:tc>
      </w:tr>
      <w:tr w:rsidR="00471E7D" w:rsidRPr="00AC685F" w14:paraId="5D31539F" w14:textId="77777777" w:rsidTr="00CF1F7C">
        <w:trPr>
          <w:trHeight w:val="276"/>
          <w:ins w:id="31498" w:author="Phuong Truong Thi" w:date="2024-10-08T17:57:00Z"/>
        </w:trPr>
        <w:tc>
          <w:tcPr>
            <w:tcW w:w="936" w:type="dxa"/>
            <w:shd w:val="clear" w:color="000000" w:fill="FFFFFF"/>
            <w:vAlign w:val="center"/>
          </w:tcPr>
          <w:p w14:paraId="35D183A3" w14:textId="77777777" w:rsidR="00471E7D" w:rsidRPr="00E6562C" w:rsidRDefault="00471E7D" w:rsidP="00471E7D">
            <w:pPr>
              <w:pStyle w:val="ListParagraph"/>
              <w:numPr>
                <w:ilvl w:val="0"/>
                <w:numId w:val="116"/>
              </w:numPr>
              <w:spacing w:before="0" w:line="240" w:lineRule="auto"/>
              <w:contextualSpacing w:val="0"/>
              <w:jc w:val="center"/>
              <w:rPr>
                <w:ins w:id="31499" w:author="Phuong Truong Thi" w:date="2024-10-08T17:57:00Z"/>
                <w:rFonts w:eastAsia="Times New Roman"/>
                <w:color w:val="000000"/>
                <w:szCs w:val="24"/>
                <w:lang w:eastAsia="vi-VN"/>
              </w:rPr>
            </w:pPr>
          </w:p>
        </w:tc>
        <w:tc>
          <w:tcPr>
            <w:tcW w:w="2329" w:type="dxa"/>
            <w:shd w:val="clear" w:color="000000" w:fill="FFFFFF"/>
            <w:vAlign w:val="bottom"/>
          </w:tcPr>
          <w:p w14:paraId="41B3C70D" w14:textId="77777777" w:rsidR="00471E7D" w:rsidRPr="00285EF0" w:rsidRDefault="00471E7D" w:rsidP="00817E47">
            <w:pPr>
              <w:spacing w:before="0" w:line="240" w:lineRule="auto"/>
              <w:contextualSpacing w:val="0"/>
              <w:rPr>
                <w:ins w:id="31500" w:author="Phuong Truong Thi" w:date="2024-10-08T17:57:00Z"/>
                <w:rFonts w:ascii="Times New Roman" w:hAnsi="Times New Roman"/>
                <w:color w:val="000000"/>
                <w:sz w:val="24"/>
                <w:szCs w:val="24"/>
              </w:rPr>
            </w:pPr>
            <w:ins w:id="31501" w:author="Phuong Truong Thi" w:date="2024-10-08T17:57:00Z">
              <w:r>
                <w:rPr>
                  <w:rFonts w:ascii="Times New Roman" w:hAnsi="Times New Roman"/>
                  <w:color w:val="000000"/>
                  <w:sz w:val="24"/>
                  <w:szCs w:val="24"/>
                </w:rPr>
                <w:t>Khu vực</w:t>
              </w:r>
            </w:ins>
          </w:p>
        </w:tc>
        <w:tc>
          <w:tcPr>
            <w:tcW w:w="1955" w:type="dxa"/>
          </w:tcPr>
          <w:p w14:paraId="28E81876" w14:textId="76CC2452" w:rsidR="00471E7D" w:rsidRDefault="00525739" w:rsidP="00817E47">
            <w:pPr>
              <w:spacing w:before="0" w:line="240" w:lineRule="auto"/>
              <w:contextualSpacing w:val="0"/>
              <w:jc w:val="left"/>
              <w:rPr>
                <w:ins w:id="31502" w:author="Phuong Truong Thi" w:date="2024-10-08T17:57:00Z"/>
                <w:rFonts w:ascii="Times New Roman" w:hAnsi="Times New Roman"/>
                <w:color w:val="000000"/>
                <w:sz w:val="24"/>
                <w:szCs w:val="24"/>
              </w:rPr>
            </w:pPr>
            <w:r>
              <w:rPr>
                <w:rFonts w:ascii="Times New Roman" w:hAnsi="Times New Roman"/>
                <w:color w:val="000000"/>
                <w:sz w:val="24"/>
                <w:szCs w:val="24"/>
              </w:rPr>
              <w:t>Text (255)</w:t>
            </w:r>
            <w:r w:rsidR="00B83A1C">
              <w:rPr>
                <w:rFonts w:ascii="Times New Roman" w:hAnsi="Times New Roman"/>
                <w:color w:val="000000"/>
                <w:sz w:val="24"/>
                <w:szCs w:val="24"/>
              </w:rPr>
              <w:t xml:space="preserve"> </w:t>
            </w:r>
          </w:p>
        </w:tc>
        <w:tc>
          <w:tcPr>
            <w:tcW w:w="3240" w:type="dxa"/>
            <w:shd w:val="clear" w:color="auto" w:fill="auto"/>
            <w:noWrap/>
            <w:vAlign w:val="center"/>
          </w:tcPr>
          <w:p w14:paraId="6AFF3F6E" w14:textId="77777777" w:rsidR="00471E7D" w:rsidRPr="003A44DC" w:rsidRDefault="00471E7D" w:rsidP="00817E47">
            <w:pPr>
              <w:spacing w:before="0" w:line="240" w:lineRule="auto"/>
              <w:contextualSpacing w:val="0"/>
              <w:rPr>
                <w:ins w:id="31503" w:author="Phuong Truong Thi" w:date="2024-10-08T17:57:00Z"/>
                <w:rFonts w:ascii="Times New Roman" w:eastAsia="Times New Roman" w:hAnsi="Times New Roman"/>
                <w:color w:val="000000"/>
                <w:sz w:val="24"/>
                <w:szCs w:val="24"/>
                <w:lang w:eastAsia="vi-VN"/>
              </w:rPr>
            </w:pPr>
            <w:ins w:id="31504" w:author="Phuong Truong Thi" w:date="2024-10-08T17:57:00Z">
              <w:r>
                <w:rPr>
                  <w:rFonts w:ascii="Times New Roman" w:eastAsia="Times New Roman" w:hAnsi="Times New Roman"/>
                  <w:color w:val="000000"/>
                  <w:sz w:val="24"/>
                  <w:szCs w:val="24"/>
                  <w:lang w:eastAsia="vi-VN"/>
                </w:rPr>
                <w:t>Trường Khu vực chỉ hiển thị khi chi nhánh không thuộc chi nhánh Core</w:t>
              </w:r>
            </w:ins>
          </w:p>
        </w:tc>
      </w:tr>
      <w:tr w:rsidR="00471E7D" w:rsidRPr="00AC685F" w14:paraId="379F5E89" w14:textId="77777777" w:rsidTr="00CF1F7C">
        <w:trPr>
          <w:trHeight w:val="276"/>
          <w:ins w:id="31505" w:author="Phuong Truong Thi" w:date="2024-10-08T17:57:00Z"/>
          <w:trPrChange w:id="31506" w:author="Phuong Truong Thi" w:date="2024-09-30T22:01:00Z">
            <w:trPr>
              <w:gridBefore w:val="1"/>
              <w:gridAfter w:val="0"/>
              <w:trHeight w:val="276"/>
            </w:trPr>
          </w:trPrChange>
        </w:trPr>
        <w:tc>
          <w:tcPr>
            <w:tcW w:w="936" w:type="dxa"/>
            <w:shd w:val="clear" w:color="000000" w:fill="FFFFFF"/>
            <w:vAlign w:val="center"/>
            <w:tcPrChange w:id="31507" w:author="Phuong Truong Thi" w:date="2024-09-30T22:01:00Z">
              <w:tcPr>
                <w:tcW w:w="936" w:type="dxa"/>
                <w:gridSpan w:val="2"/>
                <w:shd w:val="clear" w:color="000000" w:fill="FFFFFF"/>
                <w:vAlign w:val="center"/>
              </w:tcPr>
            </w:tcPrChange>
          </w:tcPr>
          <w:p w14:paraId="4861F3EC" w14:textId="77777777" w:rsidR="00471E7D" w:rsidRPr="00E6562C" w:rsidRDefault="00471E7D" w:rsidP="00471E7D">
            <w:pPr>
              <w:pStyle w:val="ListParagraph"/>
              <w:numPr>
                <w:ilvl w:val="0"/>
                <w:numId w:val="116"/>
              </w:numPr>
              <w:spacing w:before="0" w:line="240" w:lineRule="auto"/>
              <w:contextualSpacing w:val="0"/>
              <w:jc w:val="center"/>
              <w:rPr>
                <w:ins w:id="31508" w:author="Phuong Truong Thi" w:date="2024-10-08T17:57:00Z"/>
                <w:rFonts w:eastAsia="Times New Roman"/>
                <w:color w:val="000000"/>
                <w:szCs w:val="24"/>
                <w:lang w:eastAsia="vi-VN"/>
              </w:rPr>
            </w:pPr>
          </w:p>
        </w:tc>
        <w:tc>
          <w:tcPr>
            <w:tcW w:w="2329" w:type="dxa"/>
            <w:shd w:val="clear" w:color="000000" w:fill="FFFFFF"/>
            <w:vAlign w:val="bottom"/>
            <w:tcPrChange w:id="31509" w:author="Phuong Truong Thi" w:date="2024-09-30T22:01:00Z">
              <w:tcPr>
                <w:tcW w:w="2329" w:type="dxa"/>
                <w:gridSpan w:val="2"/>
                <w:shd w:val="clear" w:color="000000" w:fill="FFFFFF"/>
                <w:vAlign w:val="bottom"/>
              </w:tcPr>
            </w:tcPrChange>
          </w:tcPr>
          <w:p w14:paraId="70D7738E" w14:textId="77777777" w:rsidR="00471E7D" w:rsidRPr="00285EF0" w:rsidRDefault="00471E7D" w:rsidP="00817E47">
            <w:pPr>
              <w:spacing w:before="0" w:line="240" w:lineRule="auto"/>
              <w:contextualSpacing w:val="0"/>
              <w:rPr>
                <w:ins w:id="31510" w:author="Phuong Truong Thi" w:date="2024-10-08T17:57:00Z"/>
                <w:rFonts w:ascii="Times New Roman" w:hAnsi="Times New Roman"/>
                <w:color w:val="000000"/>
                <w:sz w:val="24"/>
                <w:szCs w:val="24"/>
              </w:rPr>
            </w:pPr>
            <w:ins w:id="31511" w:author="Phuong Truong Thi" w:date="2024-10-08T17:57:00Z">
              <w:r w:rsidRPr="00285EF0">
                <w:rPr>
                  <w:rFonts w:ascii="Times New Roman" w:hAnsi="Times New Roman"/>
                  <w:color w:val="000000"/>
                  <w:sz w:val="24"/>
                  <w:szCs w:val="24"/>
                </w:rPr>
                <w:t>Vùng</w:t>
              </w:r>
            </w:ins>
          </w:p>
        </w:tc>
        <w:tc>
          <w:tcPr>
            <w:tcW w:w="1955" w:type="dxa"/>
            <w:tcPrChange w:id="31512" w:author="Phuong Truong Thi" w:date="2024-09-30T22:01:00Z">
              <w:tcPr>
                <w:tcW w:w="1405" w:type="dxa"/>
              </w:tcPr>
            </w:tcPrChange>
          </w:tcPr>
          <w:p w14:paraId="14791217" w14:textId="5D0F127B" w:rsidR="00471E7D" w:rsidRPr="003A44DC" w:rsidRDefault="00525739" w:rsidP="00817E47">
            <w:pPr>
              <w:spacing w:before="0" w:line="240" w:lineRule="auto"/>
              <w:contextualSpacing w:val="0"/>
              <w:jc w:val="left"/>
              <w:rPr>
                <w:ins w:id="31513" w:author="Phuong Truong Thi" w:date="2024-10-08T17:57:00Z"/>
                <w:rFonts w:ascii="Times New Roman" w:hAnsi="Times New Roman"/>
                <w:color w:val="000000"/>
                <w:sz w:val="24"/>
                <w:szCs w:val="24"/>
              </w:rPr>
            </w:pPr>
            <w:r>
              <w:rPr>
                <w:rFonts w:ascii="Times New Roman" w:eastAsia="Times New Roman" w:hAnsi="Times New Roman"/>
                <w:color w:val="000000"/>
                <w:sz w:val="24"/>
                <w:szCs w:val="24"/>
                <w:lang w:eastAsia="vi-VN"/>
              </w:rPr>
              <w:t>Text (255)</w:t>
            </w:r>
          </w:p>
        </w:tc>
        <w:tc>
          <w:tcPr>
            <w:tcW w:w="3240" w:type="dxa"/>
            <w:shd w:val="clear" w:color="auto" w:fill="auto"/>
            <w:noWrap/>
            <w:vAlign w:val="center"/>
            <w:tcPrChange w:id="31514" w:author="Phuong Truong Thi" w:date="2024-09-30T22:01:00Z">
              <w:tcPr>
                <w:tcW w:w="2670" w:type="dxa"/>
                <w:gridSpan w:val="2"/>
                <w:shd w:val="clear" w:color="auto" w:fill="auto"/>
                <w:noWrap/>
                <w:vAlign w:val="center"/>
              </w:tcPr>
            </w:tcPrChange>
          </w:tcPr>
          <w:p w14:paraId="03B7A771" w14:textId="77777777" w:rsidR="00471E7D" w:rsidRPr="003A44DC" w:rsidRDefault="00471E7D" w:rsidP="00817E47">
            <w:pPr>
              <w:spacing w:before="0" w:line="240" w:lineRule="auto"/>
              <w:contextualSpacing w:val="0"/>
              <w:rPr>
                <w:ins w:id="31515" w:author="Phuong Truong Thi" w:date="2024-10-08T17:57:00Z"/>
                <w:rFonts w:ascii="Times New Roman" w:eastAsia="Times New Roman" w:hAnsi="Times New Roman"/>
                <w:color w:val="000000"/>
                <w:sz w:val="24"/>
                <w:szCs w:val="24"/>
                <w:lang w:eastAsia="vi-VN"/>
              </w:rPr>
            </w:pPr>
          </w:p>
        </w:tc>
      </w:tr>
      <w:tr w:rsidR="00471E7D" w:rsidRPr="00AC685F" w14:paraId="043532C0" w14:textId="77777777" w:rsidTr="00CF1F7C">
        <w:trPr>
          <w:trHeight w:val="276"/>
          <w:ins w:id="31516" w:author="Phuong Truong Thi" w:date="2024-10-08T17:57:00Z"/>
          <w:trPrChange w:id="31517" w:author="Phuong Truong Thi" w:date="2024-09-30T22:01:00Z">
            <w:trPr>
              <w:gridBefore w:val="1"/>
              <w:gridAfter w:val="0"/>
              <w:trHeight w:val="276"/>
            </w:trPr>
          </w:trPrChange>
        </w:trPr>
        <w:tc>
          <w:tcPr>
            <w:tcW w:w="936" w:type="dxa"/>
            <w:shd w:val="clear" w:color="auto" w:fill="auto"/>
            <w:vAlign w:val="center"/>
            <w:hideMark/>
            <w:tcPrChange w:id="31518" w:author="Phuong Truong Thi" w:date="2024-09-30T22:01:00Z">
              <w:tcPr>
                <w:tcW w:w="936" w:type="dxa"/>
                <w:gridSpan w:val="2"/>
                <w:shd w:val="clear" w:color="auto" w:fill="auto"/>
                <w:vAlign w:val="center"/>
                <w:hideMark/>
              </w:tcPr>
            </w:tcPrChange>
          </w:tcPr>
          <w:p w14:paraId="77FA885B" w14:textId="77777777" w:rsidR="00471E7D" w:rsidRPr="00E6562C" w:rsidRDefault="00471E7D" w:rsidP="00471E7D">
            <w:pPr>
              <w:pStyle w:val="ListParagraph"/>
              <w:numPr>
                <w:ilvl w:val="0"/>
                <w:numId w:val="116"/>
              </w:numPr>
              <w:spacing w:before="0" w:line="240" w:lineRule="auto"/>
              <w:contextualSpacing w:val="0"/>
              <w:jc w:val="center"/>
              <w:rPr>
                <w:ins w:id="31519" w:author="Phuong Truong Thi" w:date="2024-10-08T17:57:00Z"/>
                <w:rFonts w:eastAsia="Times New Roman"/>
                <w:color w:val="000000"/>
                <w:szCs w:val="24"/>
                <w:lang w:eastAsia="vi-VN"/>
              </w:rPr>
            </w:pPr>
          </w:p>
        </w:tc>
        <w:tc>
          <w:tcPr>
            <w:tcW w:w="2329" w:type="dxa"/>
            <w:shd w:val="clear" w:color="auto" w:fill="auto"/>
            <w:vAlign w:val="bottom"/>
            <w:tcPrChange w:id="31520" w:author="Phuong Truong Thi" w:date="2024-09-30T22:01:00Z">
              <w:tcPr>
                <w:tcW w:w="2329" w:type="dxa"/>
                <w:gridSpan w:val="2"/>
                <w:shd w:val="clear" w:color="auto" w:fill="auto"/>
                <w:vAlign w:val="bottom"/>
              </w:tcPr>
            </w:tcPrChange>
          </w:tcPr>
          <w:p w14:paraId="614DFC0C" w14:textId="77777777" w:rsidR="00471E7D" w:rsidRPr="00285EF0" w:rsidRDefault="00471E7D" w:rsidP="00817E47">
            <w:pPr>
              <w:spacing w:before="0" w:line="240" w:lineRule="auto"/>
              <w:contextualSpacing w:val="0"/>
              <w:rPr>
                <w:ins w:id="31521" w:author="Phuong Truong Thi" w:date="2024-10-08T17:57:00Z"/>
                <w:rFonts w:ascii="Times New Roman" w:eastAsia="Times New Roman" w:hAnsi="Times New Roman"/>
                <w:color w:val="000000"/>
                <w:sz w:val="24"/>
                <w:szCs w:val="24"/>
                <w:lang w:val="vi-VN" w:eastAsia="vi-VN"/>
              </w:rPr>
            </w:pPr>
            <w:ins w:id="31522" w:author="Phuong Truong Thi" w:date="2024-10-08T17:57:00Z">
              <w:r w:rsidRPr="00285EF0">
                <w:rPr>
                  <w:rFonts w:ascii="Times New Roman" w:hAnsi="Times New Roman"/>
                  <w:color w:val="000000"/>
                  <w:sz w:val="24"/>
                  <w:szCs w:val="24"/>
                </w:rPr>
                <w:t>Miền</w:t>
              </w:r>
            </w:ins>
          </w:p>
        </w:tc>
        <w:tc>
          <w:tcPr>
            <w:tcW w:w="1955" w:type="dxa"/>
            <w:tcPrChange w:id="31523" w:author="Phuong Truong Thi" w:date="2024-09-30T22:01:00Z">
              <w:tcPr>
                <w:tcW w:w="1405" w:type="dxa"/>
              </w:tcPr>
            </w:tcPrChange>
          </w:tcPr>
          <w:p w14:paraId="07CB5545" w14:textId="2644D7D8" w:rsidR="00471E7D" w:rsidRPr="003A44DC" w:rsidRDefault="00525739" w:rsidP="00817E47">
            <w:pPr>
              <w:spacing w:before="0" w:line="240" w:lineRule="auto"/>
              <w:contextualSpacing w:val="0"/>
              <w:jc w:val="left"/>
              <w:rPr>
                <w:ins w:id="31524"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tc>
        <w:tc>
          <w:tcPr>
            <w:tcW w:w="3240" w:type="dxa"/>
            <w:shd w:val="clear" w:color="auto" w:fill="auto"/>
            <w:noWrap/>
            <w:vAlign w:val="center"/>
            <w:tcPrChange w:id="31525" w:author="Phuong Truong Thi" w:date="2024-09-30T22:01:00Z">
              <w:tcPr>
                <w:tcW w:w="2670" w:type="dxa"/>
                <w:gridSpan w:val="2"/>
                <w:shd w:val="clear" w:color="auto" w:fill="auto"/>
                <w:noWrap/>
                <w:vAlign w:val="center"/>
              </w:tcPr>
            </w:tcPrChange>
          </w:tcPr>
          <w:p w14:paraId="1E92E3AD" w14:textId="77777777" w:rsidR="00471E7D" w:rsidRPr="003A44DC" w:rsidRDefault="00471E7D" w:rsidP="00817E47">
            <w:pPr>
              <w:spacing w:before="0" w:line="240" w:lineRule="auto"/>
              <w:contextualSpacing w:val="0"/>
              <w:rPr>
                <w:ins w:id="31526" w:author="Phuong Truong Thi" w:date="2024-10-08T17:57:00Z"/>
                <w:rFonts w:ascii="Times New Roman" w:eastAsia="Times New Roman" w:hAnsi="Times New Roman"/>
                <w:color w:val="000000"/>
                <w:sz w:val="24"/>
                <w:szCs w:val="24"/>
                <w:lang w:val="vi-VN" w:eastAsia="vi-VN"/>
              </w:rPr>
            </w:pPr>
          </w:p>
        </w:tc>
      </w:tr>
      <w:tr w:rsidR="00471E7D" w:rsidRPr="00AC685F" w14:paraId="2F41289A" w14:textId="77777777" w:rsidTr="00CF1F7C">
        <w:trPr>
          <w:trHeight w:val="276"/>
          <w:ins w:id="31527" w:author="Phuong Truong Thi" w:date="2024-10-08T17:57:00Z"/>
          <w:trPrChange w:id="31528" w:author="Phuong Truong Thi" w:date="2024-09-30T22:01:00Z">
            <w:trPr>
              <w:gridBefore w:val="1"/>
              <w:gridAfter w:val="0"/>
              <w:trHeight w:val="276"/>
            </w:trPr>
          </w:trPrChange>
        </w:trPr>
        <w:tc>
          <w:tcPr>
            <w:tcW w:w="936" w:type="dxa"/>
            <w:shd w:val="clear" w:color="auto" w:fill="auto"/>
            <w:vAlign w:val="center"/>
            <w:hideMark/>
            <w:tcPrChange w:id="31529" w:author="Phuong Truong Thi" w:date="2024-09-30T22:01:00Z">
              <w:tcPr>
                <w:tcW w:w="936" w:type="dxa"/>
                <w:gridSpan w:val="2"/>
                <w:shd w:val="clear" w:color="auto" w:fill="auto"/>
                <w:vAlign w:val="center"/>
                <w:hideMark/>
              </w:tcPr>
            </w:tcPrChange>
          </w:tcPr>
          <w:p w14:paraId="07E8AD7F" w14:textId="77777777" w:rsidR="00471E7D" w:rsidRPr="00E6562C" w:rsidRDefault="00471E7D" w:rsidP="00471E7D">
            <w:pPr>
              <w:pStyle w:val="ListParagraph"/>
              <w:numPr>
                <w:ilvl w:val="0"/>
                <w:numId w:val="116"/>
              </w:numPr>
              <w:spacing w:before="0" w:line="240" w:lineRule="auto"/>
              <w:contextualSpacing w:val="0"/>
              <w:jc w:val="center"/>
              <w:rPr>
                <w:ins w:id="31530" w:author="Phuong Truong Thi" w:date="2024-10-08T17:57:00Z"/>
                <w:rFonts w:eastAsia="Times New Roman"/>
                <w:color w:val="000000"/>
                <w:szCs w:val="24"/>
                <w:lang w:eastAsia="vi-VN"/>
              </w:rPr>
            </w:pPr>
          </w:p>
        </w:tc>
        <w:tc>
          <w:tcPr>
            <w:tcW w:w="2329" w:type="dxa"/>
            <w:shd w:val="clear" w:color="auto" w:fill="auto"/>
            <w:vAlign w:val="bottom"/>
            <w:tcPrChange w:id="31531" w:author="Phuong Truong Thi" w:date="2024-09-30T22:01:00Z">
              <w:tcPr>
                <w:tcW w:w="2329" w:type="dxa"/>
                <w:gridSpan w:val="2"/>
                <w:shd w:val="clear" w:color="auto" w:fill="auto"/>
                <w:vAlign w:val="bottom"/>
              </w:tcPr>
            </w:tcPrChange>
          </w:tcPr>
          <w:p w14:paraId="04548807" w14:textId="77777777" w:rsidR="00471E7D" w:rsidRPr="00285EF0" w:rsidRDefault="00471E7D" w:rsidP="00817E47">
            <w:pPr>
              <w:spacing w:before="0" w:line="240" w:lineRule="auto"/>
              <w:contextualSpacing w:val="0"/>
              <w:rPr>
                <w:ins w:id="31532" w:author="Phuong Truong Thi" w:date="2024-10-08T17:57:00Z"/>
                <w:rFonts w:ascii="Times New Roman" w:eastAsia="Times New Roman" w:hAnsi="Times New Roman"/>
                <w:color w:val="000000"/>
                <w:sz w:val="24"/>
                <w:szCs w:val="24"/>
                <w:lang w:val="vi-VN" w:eastAsia="vi-VN"/>
              </w:rPr>
            </w:pPr>
            <w:ins w:id="31533" w:author="Phuong Truong Thi" w:date="2024-10-08T17:57:00Z">
              <w:r w:rsidRPr="00285EF0">
                <w:rPr>
                  <w:rFonts w:ascii="Times New Roman" w:hAnsi="Times New Roman"/>
                  <w:color w:val="000000"/>
                  <w:sz w:val="24"/>
                  <w:szCs w:val="24"/>
                </w:rPr>
                <w:t>Trạng thái</w:t>
              </w:r>
            </w:ins>
          </w:p>
        </w:tc>
        <w:tc>
          <w:tcPr>
            <w:tcW w:w="1955" w:type="dxa"/>
            <w:tcPrChange w:id="31534" w:author="Phuong Truong Thi" w:date="2024-09-30T22:01:00Z">
              <w:tcPr>
                <w:tcW w:w="1405" w:type="dxa"/>
              </w:tcPr>
            </w:tcPrChange>
          </w:tcPr>
          <w:p w14:paraId="39F3326F" w14:textId="3A19472C" w:rsidR="00471E7D" w:rsidRPr="003A44DC" w:rsidRDefault="00525739" w:rsidP="00817E47">
            <w:pPr>
              <w:spacing w:before="0" w:line="240" w:lineRule="auto"/>
              <w:contextualSpacing w:val="0"/>
              <w:jc w:val="left"/>
              <w:rPr>
                <w:ins w:id="31535"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tc>
        <w:tc>
          <w:tcPr>
            <w:tcW w:w="3240" w:type="dxa"/>
            <w:shd w:val="clear" w:color="auto" w:fill="auto"/>
            <w:noWrap/>
            <w:vAlign w:val="center"/>
            <w:tcPrChange w:id="31536" w:author="Phuong Truong Thi" w:date="2024-09-30T22:01:00Z">
              <w:tcPr>
                <w:tcW w:w="2670" w:type="dxa"/>
                <w:gridSpan w:val="2"/>
                <w:shd w:val="clear" w:color="auto" w:fill="auto"/>
                <w:noWrap/>
                <w:vAlign w:val="center"/>
              </w:tcPr>
            </w:tcPrChange>
          </w:tcPr>
          <w:p w14:paraId="41E2A783" w14:textId="77777777" w:rsidR="00471E7D" w:rsidRPr="003A44DC" w:rsidRDefault="00471E7D" w:rsidP="00817E47">
            <w:pPr>
              <w:spacing w:before="0" w:line="240" w:lineRule="auto"/>
              <w:contextualSpacing w:val="0"/>
              <w:rPr>
                <w:ins w:id="31537" w:author="Phuong Truong Thi" w:date="2024-10-08T17:57:00Z"/>
                <w:rFonts w:ascii="Times New Roman" w:eastAsia="Times New Roman" w:hAnsi="Times New Roman"/>
                <w:color w:val="000000"/>
                <w:sz w:val="24"/>
                <w:szCs w:val="24"/>
                <w:lang w:val="vi-VN" w:eastAsia="vi-VN"/>
              </w:rPr>
            </w:pPr>
          </w:p>
        </w:tc>
      </w:tr>
    </w:tbl>
    <w:p w14:paraId="0D152E91" w14:textId="77777777" w:rsidR="00C847A8" w:rsidRDefault="00C847A8" w:rsidP="000B6994">
      <w:pPr>
        <w:pStyle w:val="Heading31"/>
        <w:keepNext w:val="0"/>
        <w:numPr>
          <w:ilvl w:val="0"/>
          <w:numId w:val="0"/>
        </w:numPr>
        <w:outlineLvl w:val="9"/>
        <w:rPr>
          <w:ins w:id="31538" w:author="Phuong Truong Thi" w:date="2024-11-25T19:06:00Z"/>
          <w:b w:val="0"/>
          <w:bCs w:val="0"/>
          <w:i/>
          <w:iCs/>
          <w:sz w:val="24"/>
          <w:szCs w:val="24"/>
        </w:rPr>
      </w:pPr>
    </w:p>
    <w:p w14:paraId="29EB4452" w14:textId="77777777" w:rsidR="005B45EC" w:rsidRPr="00085871" w:rsidRDefault="005B45EC" w:rsidP="000B6994">
      <w:pPr>
        <w:pStyle w:val="Heading31"/>
        <w:keepNext w:val="0"/>
        <w:numPr>
          <w:ilvl w:val="0"/>
          <w:numId w:val="0"/>
        </w:numPr>
        <w:outlineLvl w:val="9"/>
        <w:rPr>
          <w:ins w:id="31539" w:author="Phuong Truong Thi" w:date="2024-10-08T17:57:00Z"/>
          <w:b w:val="0"/>
          <w:bCs w:val="0"/>
          <w:i/>
          <w:iCs/>
          <w:sz w:val="24"/>
          <w:szCs w:val="24"/>
        </w:rPr>
      </w:pPr>
    </w:p>
    <w:p w14:paraId="5966EE12" w14:textId="77777777" w:rsidR="00471E7D" w:rsidRPr="00A35118" w:rsidRDefault="00471E7D" w:rsidP="000B6994">
      <w:pPr>
        <w:pStyle w:val="Heading31"/>
        <w:keepNext w:val="0"/>
        <w:numPr>
          <w:ilvl w:val="2"/>
          <w:numId w:val="112"/>
        </w:numPr>
        <w:outlineLvl w:val="9"/>
        <w:rPr>
          <w:ins w:id="31540" w:author="Phuong Truong Thi" w:date="2024-10-08T17:57:00Z"/>
          <w:sz w:val="24"/>
          <w:szCs w:val="24"/>
        </w:rPr>
      </w:pPr>
      <w:ins w:id="31541" w:author="Phuong Truong Thi" w:date="2024-10-08T17:57:00Z">
        <w:r w:rsidRPr="00A35118">
          <w:rPr>
            <w:i/>
            <w:iCs/>
            <w:sz w:val="24"/>
            <w:szCs w:val="24"/>
          </w:rPr>
          <w:t>Màn hình minh họa</w:t>
        </w:r>
      </w:ins>
    </w:p>
    <w:p w14:paraId="5CC801C7" w14:textId="77777777" w:rsidR="00471E7D" w:rsidRPr="00085871" w:rsidRDefault="00471E7D" w:rsidP="000B6994">
      <w:pPr>
        <w:pStyle w:val="Heading31"/>
        <w:keepNext w:val="0"/>
        <w:numPr>
          <w:ilvl w:val="0"/>
          <w:numId w:val="0"/>
        </w:numPr>
        <w:outlineLvl w:val="9"/>
        <w:rPr>
          <w:ins w:id="31542" w:author="Phuong Truong Thi" w:date="2024-10-08T17:57:00Z"/>
          <w:b w:val="0"/>
          <w:bCs w:val="0"/>
          <w:sz w:val="24"/>
          <w:szCs w:val="24"/>
        </w:rPr>
      </w:pPr>
      <w:ins w:id="31543" w:author="Phuong Truong Thi" w:date="2024-10-08T17:57:00Z">
        <w:r>
          <w:rPr>
            <w:b w:val="0"/>
            <w:bCs w:val="0"/>
            <w:noProof/>
            <w:sz w:val="24"/>
            <w:szCs w:val="24"/>
            <w:lang w:eastAsia="en-US"/>
          </w:rPr>
          <w:drawing>
            <wp:inline distT="0" distB="0" distL="0" distR="0" wp14:anchorId="07CCF5DA" wp14:editId="1915FB2C">
              <wp:extent cx="5818217" cy="3515096"/>
              <wp:effectExtent l="0" t="0" r="0" b="9525"/>
              <wp:docPr id="556743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3950" name="Picture 556743950"/>
                      <pic:cNvPicPr/>
                    </pic:nvPicPr>
                    <pic:blipFill>
                      <a:blip r:embed="rId37"/>
                      <a:stretch>
                        <a:fillRect/>
                      </a:stretch>
                    </pic:blipFill>
                    <pic:spPr>
                      <a:xfrm>
                        <a:off x="0" y="0"/>
                        <a:ext cx="5836708" cy="3526267"/>
                      </a:xfrm>
                      <a:prstGeom prst="rect">
                        <a:avLst/>
                      </a:prstGeom>
                    </pic:spPr>
                  </pic:pic>
                </a:graphicData>
              </a:graphic>
            </wp:inline>
          </w:drawing>
        </w:r>
      </w:ins>
    </w:p>
    <w:p w14:paraId="4F818DF2" w14:textId="7FC061FD" w:rsidR="00471E7D" w:rsidRPr="00AD3DE7" w:rsidRDefault="00471E7D">
      <w:pPr>
        <w:pStyle w:val="Heading41"/>
        <w:shd w:val="clear" w:color="auto" w:fill="auto"/>
        <w:rPr>
          <w:ins w:id="31544" w:author="Phuong Truong Thi" w:date="2024-10-08T17:57:00Z"/>
        </w:rPr>
        <w:pPrChange w:id="31545" w:author="Phuong Truong Thi" w:date="2024-10-08T18:42:00Z">
          <w:pPr>
            <w:pStyle w:val="Heading31"/>
            <w:numPr>
              <w:numId w:val="118"/>
            </w:numPr>
            <w:tabs>
              <w:tab w:val="clear" w:pos="1080"/>
              <w:tab w:val="num" w:pos="360"/>
              <w:tab w:val="num" w:pos="2160"/>
            </w:tabs>
            <w:ind w:left="2160" w:hanging="720"/>
          </w:pPr>
        </w:pPrChange>
      </w:pPr>
      <w:bookmarkStart w:id="31546" w:name="_Toc179297317"/>
      <w:bookmarkStart w:id="31547" w:name="_Toc184813970"/>
      <w:ins w:id="31548" w:author="Phuong Truong Thi" w:date="2024-10-08T17:57:00Z">
        <w:r w:rsidRPr="00484948">
          <w:rPr>
            <w:i w:val="0"/>
            <w:iCs w:val="0"/>
            <w:rPrChange w:id="31549" w:author="Phuong Truong Thi" w:date="2024-10-08T18:42:00Z">
              <w:rPr/>
            </w:rPrChange>
          </w:rPr>
          <w:t>DETAIL_02 - Màn hình chi tiết CBBH</w:t>
        </w:r>
        <w:bookmarkEnd w:id="31546"/>
        <w:bookmarkEnd w:id="31547"/>
      </w:ins>
    </w:p>
    <w:p w14:paraId="382F6BCF" w14:textId="77777777" w:rsidR="00471E7D" w:rsidRPr="00F352F6" w:rsidRDefault="00471E7D" w:rsidP="00471E7D">
      <w:pPr>
        <w:pStyle w:val="Heading31"/>
        <w:numPr>
          <w:ilvl w:val="0"/>
          <w:numId w:val="114"/>
        </w:numPr>
        <w:ind w:left="720"/>
        <w:outlineLvl w:val="9"/>
        <w:rPr>
          <w:ins w:id="31550" w:author="Phuong Truong Thi" w:date="2024-10-08T17:57:00Z"/>
          <w:sz w:val="24"/>
          <w:szCs w:val="24"/>
          <w:rPrChange w:id="31551" w:author="Phuong Truong Thi" w:date="2024-09-30T21:47:00Z">
            <w:rPr>
              <w:ins w:id="31552" w:author="Phuong Truong Thi" w:date="2024-10-08T17:57:00Z"/>
              <w:b w:val="0"/>
              <w:bCs w:val="0"/>
              <w:i/>
              <w:iCs/>
              <w:sz w:val="24"/>
              <w:szCs w:val="24"/>
            </w:rPr>
          </w:rPrChange>
        </w:rPr>
      </w:pPr>
      <w:ins w:id="31553" w:author="Phuong Truong Thi" w:date="2024-10-08T17:57:00Z">
        <w:r w:rsidRPr="00F352F6">
          <w:rPr>
            <w:i/>
            <w:iCs/>
            <w:sz w:val="24"/>
            <w:szCs w:val="24"/>
          </w:rPr>
          <w:t>Mô tả chức năng</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7182"/>
      </w:tblGrid>
      <w:tr w:rsidR="00471E7D" w:rsidRPr="00075487" w14:paraId="16B7BE5A" w14:textId="77777777" w:rsidTr="00CF1F7C">
        <w:trPr>
          <w:trHeight w:val="792"/>
          <w:ins w:id="31554" w:author="Phuong Truong Thi" w:date="2024-10-08T17:57:00Z"/>
        </w:trPr>
        <w:tc>
          <w:tcPr>
            <w:tcW w:w="1975" w:type="dxa"/>
            <w:shd w:val="clear" w:color="auto" w:fill="auto"/>
          </w:tcPr>
          <w:p w14:paraId="0E47B773" w14:textId="77777777" w:rsidR="00471E7D" w:rsidRPr="00B83A1C" w:rsidRDefault="00471E7D" w:rsidP="00817E47">
            <w:pPr>
              <w:pStyle w:val="Bd-1BodyText1"/>
              <w:keepLines/>
              <w:spacing w:line="276" w:lineRule="auto"/>
              <w:ind w:left="0"/>
              <w:jc w:val="left"/>
              <w:rPr>
                <w:ins w:id="31555" w:author="Phuong Truong Thi" w:date="2024-10-08T17:57:00Z"/>
                <w:rFonts w:ascii="Times New Roman" w:hAnsi="Times New Roman"/>
                <w:b/>
                <w:bCs/>
                <w:iCs/>
                <w:sz w:val="24"/>
                <w:szCs w:val="24"/>
              </w:rPr>
            </w:pPr>
            <w:ins w:id="31556" w:author="Phuong Truong Thi" w:date="2024-10-08T17:57:00Z">
              <w:r w:rsidRPr="00B83A1C">
                <w:rPr>
                  <w:rFonts w:ascii="Times New Roman" w:hAnsi="Times New Roman"/>
                  <w:b/>
                  <w:iCs/>
                  <w:sz w:val="24"/>
                  <w:szCs w:val="24"/>
                </w:rPr>
                <w:t>Mô tả</w:t>
              </w:r>
            </w:ins>
          </w:p>
        </w:tc>
        <w:tc>
          <w:tcPr>
            <w:tcW w:w="7182" w:type="dxa"/>
            <w:shd w:val="clear" w:color="auto" w:fill="auto"/>
          </w:tcPr>
          <w:p w14:paraId="705562AF" w14:textId="77777777" w:rsidR="00471E7D" w:rsidRPr="00075487" w:rsidRDefault="00471E7D" w:rsidP="00817E47">
            <w:pPr>
              <w:pStyle w:val="Normal10"/>
              <w:rPr>
                <w:ins w:id="31557" w:author="Phuong Truong Thi" w:date="2024-10-08T17:57:00Z"/>
              </w:rPr>
            </w:pPr>
            <w:ins w:id="31558" w:author="Phuong Truong Thi" w:date="2024-10-08T17:57:00Z">
              <w:r w:rsidRPr="00075487">
                <w:t xml:space="preserve">Chức năng hỗ trợ NSD </w:t>
              </w:r>
              <w:r>
                <w:t>nhìn thấy thông tin chi tiết chi nhánh. Chi tiết ở phần “Thông tin dữ liệu”</w:t>
              </w:r>
            </w:ins>
          </w:p>
        </w:tc>
      </w:tr>
      <w:tr w:rsidR="00471E7D" w:rsidRPr="00075487" w14:paraId="4298F9D5" w14:textId="77777777" w:rsidTr="00CF1F7C">
        <w:trPr>
          <w:trHeight w:val="765"/>
          <w:ins w:id="31559" w:author="Phuong Truong Thi" w:date="2024-10-08T17:57:00Z"/>
        </w:trPr>
        <w:tc>
          <w:tcPr>
            <w:tcW w:w="1975" w:type="dxa"/>
            <w:shd w:val="clear" w:color="auto" w:fill="auto"/>
          </w:tcPr>
          <w:p w14:paraId="220E3007" w14:textId="66B13AB6" w:rsidR="00471E7D" w:rsidRPr="00B83A1C" w:rsidRDefault="00B83A1C" w:rsidP="00817E47">
            <w:pPr>
              <w:pStyle w:val="Bd-1BodyText1"/>
              <w:keepLines/>
              <w:spacing w:line="276" w:lineRule="auto"/>
              <w:ind w:left="0"/>
              <w:jc w:val="left"/>
              <w:rPr>
                <w:ins w:id="31560" w:author="Phuong Truong Thi" w:date="2024-10-08T17:57:00Z"/>
                <w:rFonts w:ascii="Times New Roman" w:hAnsi="Times New Roman"/>
                <w:b/>
                <w:bCs/>
                <w:iCs/>
                <w:sz w:val="24"/>
                <w:szCs w:val="24"/>
              </w:rPr>
            </w:pPr>
            <w:r w:rsidRPr="00B83A1C">
              <w:rPr>
                <w:rFonts w:ascii="Times New Roman" w:hAnsi="Times New Roman"/>
                <w:b/>
                <w:iCs/>
                <w:sz w:val="24"/>
                <w:szCs w:val="24"/>
              </w:rPr>
              <w:t>Các bước xử lý</w:t>
            </w:r>
          </w:p>
        </w:tc>
        <w:tc>
          <w:tcPr>
            <w:tcW w:w="7182" w:type="dxa"/>
            <w:shd w:val="clear" w:color="auto" w:fill="auto"/>
          </w:tcPr>
          <w:p w14:paraId="15555244" w14:textId="12DB5C64" w:rsidR="00471E7D" w:rsidRDefault="00B83A1C" w:rsidP="00817E47">
            <w:pPr>
              <w:pStyle w:val="Normal10"/>
              <w:keepNext/>
              <w:keepLines/>
              <w:rPr>
                <w:ins w:id="31561" w:author="Phuong Truong Thi" w:date="2024-10-08T17:57:00Z"/>
                <w:szCs w:val="24"/>
              </w:rPr>
            </w:pPr>
            <w:r>
              <w:rPr>
                <w:szCs w:val="24"/>
              </w:rPr>
              <w:t>1.User</w:t>
            </w:r>
            <w:ins w:id="31562" w:author="Phuong Truong Thi" w:date="2024-10-08T17:57:00Z">
              <w:r w:rsidR="00471E7D" w:rsidRPr="00075487">
                <w:rPr>
                  <w:szCs w:val="24"/>
                </w:rPr>
                <w:t xml:space="preserve"> đăng nhập vào hệ thống</w:t>
              </w:r>
              <w:r w:rsidR="00471E7D">
                <w:rPr>
                  <w:szCs w:val="24"/>
                </w:rPr>
                <w:t>.</w:t>
              </w:r>
            </w:ins>
          </w:p>
          <w:p w14:paraId="0541A664" w14:textId="7B2A4E2A" w:rsidR="00471E7D" w:rsidRPr="00075487" w:rsidRDefault="00B83A1C" w:rsidP="00817E47">
            <w:pPr>
              <w:pStyle w:val="Normal10"/>
              <w:keepNext/>
              <w:keepLines/>
              <w:rPr>
                <w:ins w:id="31563" w:author="Phuong Truong Thi" w:date="2024-10-08T17:57:00Z"/>
                <w:szCs w:val="24"/>
              </w:rPr>
            </w:pPr>
            <w:r>
              <w:rPr>
                <w:szCs w:val="24"/>
              </w:rPr>
              <w:t>2.User</w:t>
            </w:r>
            <w:ins w:id="31564" w:author="Phuong Truong Thi" w:date="2024-10-08T17:57:00Z">
              <w:r w:rsidR="00471E7D">
                <w:rPr>
                  <w:szCs w:val="24"/>
                </w:rPr>
                <w:t xml:space="preserve"> </w:t>
              </w:r>
              <w:r w:rsidR="00471E7D" w:rsidRPr="003F53C7">
                <w:rPr>
                  <w:szCs w:val="24"/>
                </w:rPr>
                <w:t>click và</w:t>
              </w:r>
            </w:ins>
            <w:r>
              <w:rPr>
                <w:szCs w:val="24"/>
              </w:rPr>
              <w:t>o</w:t>
            </w:r>
            <w:ins w:id="31565" w:author="Phuong Truong Thi" w:date="2024-10-08T17:57:00Z">
              <w:r w:rsidR="00471E7D" w:rsidRPr="003F53C7">
                <w:rPr>
                  <w:szCs w:val="24"/>
                </w:rPr>
                <w:t xml:space="preserve"> </w:t>
              </w:r>
            </w:ins>
            <w:r w:rsidR="00525739">
              <w:rPr>
                <w:szCs w:val="24"/>
              </w:rPr>
              <w:t xml:space="preserve">Text </w:t>
            </w:r>
            <w:r>
              <w:rPr>
                <w:szCs w:val="24"/>
              </w:rPr>
              <w:t xml:space="preserve">link từ tất cả </w:t>
            </w:r>
            <w:ins w:id="31566" w:author="Phuong Truong Thi" w:date="2024-10-08T17:57:00Z">
              <w:r>
                <w:rPr>
                  <w:szCs w:val="24"/>
                </w:rPr>
                <w:t>các màn hình</w:t>
              </w:r>
              <w:r w:rsidRPr="003F53C7">
                <w:rPr>
                  <w:szCs w:val="24"/>
                </w:rPr>
                <w:t xml:space="preserve"> có </w:t>
              </w:r>
            </w:ins>
            <w:r w:rsidR="00525739">
              <w:rPr>
                <w:szCs w:val="24"/>
              </w:rPr>
              <w:t xml:space="preserve">Text </w:t>
            </w:r>
            <w:ins w:id="31567" w:author="Phuong Truong Thi" w:date="2024-10-08T17:57:00Z">
              <w:r w:rsidRPr="003F53C7">
                <w:rPr>
                  <w:szCs w:val="24"/>
                </w:rPr>
                <w:t xml:space="preserve">link </w:t>
              </w:r>
            </w:ins>
            <w:r>
              <w:rPr>
                <w:szCs w:val="24"/>
              </w:rPr>
              <w:t>“T</w:t>
            </w:r>
            <w:ins w:id="31568" w:author="Phuong Truong Thi" w:date="2024-10-08T17:57:00Z">
              <w:r w:rsidRPr="003F53C7">
                <w:rPr>
                  <w:szCs w:val="24"/>
                </w:rPr>
                <w:t>ên CBBH</w:t>
              </w:r>
            </w:ins>
            <w:r>
              <w:rPr>
                <w:szCs w:val="24"/>
              </w:rPr>
              <w:t>”</w:t>
            </w:r>
          </w:p>
        </w:tc>
      </w:tr>
      <w:tr w:rsidR="00471E7D" w:rsidRPr="00075487" w14:paraId="537085E1" w14:textId="77777777" w:rsidTr="00CF1F7C">
        <w:trPr>
          <w:trHeight w:val="588"/>
          <w:ins w:id="31569" w:author="Phuong Truong Thi" w:date="2024-10-08T17:57:00Z"/>
        </w:trPr>
        <w:tc>
          <w:tcPr>
            <w:tcW w:w="1975" w:type="dxa"/>
            <w:shd w:val="clear" w:color="auto" w:fill="auto"/>
          </w:tcPr>
          <w:p w14:paraId="01B5405E" w14:textId="77777777" w:rsidR="00471E7D" w:rsidRPr="00B83A1C" w:rsidRDefault="00471E7D" w:rsidP="00817E47">
            <w:pPr>
              <w:pStyle w:val="Bd-1BodyText1"/>
              <w:keepLines/>
              <w:spacing w:line="276" w:lineRule="auto"/>
              <w:ind w:left="0"/>
              <w:jc w:val="left"/>
              <w:rPr>
                <w:ins w:id="31570" w:author="Phuong Truong Thi" w:date="2024-10-08T17:57:00Z"/>
                <w:rFonts w:ascii="Times New Roman" w:hAnsi="Times New Roman"/>
                <w:b/>
                <w:iCs/>
                <w:sz w:val="24"/>
                <w:szCs w:val="24"/>
              </w:rPr>
            </w:pPr>
            <w:ins w:id="31571" w:author="Phuong Truong Thi" w:date="2024-10-08T17:57:00Z">
              <w:r w:rsidRPr="00B83A1C">
                <w:rPr>
                  <w:rFonts w:ascii="Times New Roman" w:hAnsi="Times New Roman"/>
                  <w:b/>
                  <w:iCs/>
                  <w:sz w:val="24"/>
                  <w:szCs w:val="24"/>
                </w:rPr>
                <w:t>Điều kiện đầu ra</w:t>
              </w:r>
            </w:ins>
          </w:p>
        </w:tc>
        <w:tc>
          <w:tcPr>
            <w:tcW w:w="7182" w:type="dxa"/>
            <w:shd w:val="clear" w:color="auto" w:fill="auto"/>
          </w:tcPr>
          <w:p w14:paraId="2172FD6A" w14:textId="77777777" w:rsidR="00471E7D" w:rsidRPr="00075487" w:rsidRDefault="00471E7D" w:rsidP="00817E47">
            <w:pPr>
              <w:pStyle w:val="Normal10"/>
              <w:keepNext/>
              <w:keepLines/>
              <w:rPr>
                <w:ins w:id="31572" w:author="Phuong Truong Thi" w:date="2024-10-08T17:57:00Z"/>
                <w:szCs w:val="24"/>
              </w:rPr>
            </w:pPr>
            <w:ins w:id="31573" w:author="Phuong Truong Thi" w:date="2024-10-08T17:57:00Z">
              <w:r>
                <w:rPr>
                  <w:szCs w:val="24"/>
                </w:rPr>
                <w:t>Hệ thống hiển thị popup thông tin chi tiết CBBH</w:t>
              </w:r>
            </w:ins>
          </w:p>
        </w:tc>
      </w:tr>
    </w:tbl>
    <w:p w14:paraId="1ECCE653" w14:textId="77777777" w:rsidR="00471E7D" w:rsidRPr="00EE4497" w:rsidRDefault="00471E7D">
      <w:pPr>
        <w:pStyle w:val="Heading31"/>
        <w:numPr>
          <w:ilvl w:val="0"/>
          <w:numId w:val="0"/>
        </w:numPr>
        <w:outlineLvl w:val="9"/>
        <w:rPr>
          <w:ins w:id="31574" w:author="Phuong Truong Thi" w:date="2024-10-08T17:57:00Z"/>
          <w:sz w:val="24"/>
          <w:szCs w:val="24"/>
          <w:rPrChange w:id="31575" w:author="Phuong Truong Thi" w:date="2024-09-30T21:47:00Z">
            <w:rPr>
              <w:ins w:id="31576" w:author="Phuong Truong Thi" w:date="2024-10-08T17:57:00Z"/>
              <w:b w:val="0"/>
              <w:bCs w:val="0"/>
              <w:i/>
              <w:iCs/>
              <w:sz w:val="24"/>
              <w:szCs w:val="24"/>
            </w:rPr>
          </w:rPrChange>
        </w:rPr>
        <w:pPrChange w:id="31577" w:author="Phuong Truong Thi" w:date="2024-09-30T21:47:00Z">
          <w:pPr>
            <w:pStyle w:val="Heading31"/>
            <w:numPr>
              <w:ilvl w:val="0"/>
              <w:numId w:val="119"/>
            </w:numPr>
            <w:tabs>
              <w:tab w:val="num" w:pos="360"/>
              <w:tab w:val="num" w:pos="720"/>
            </w:tabs>
            <w:ind w:left="720" w:hanging="360"/>
            <w:outlineLvl w:val="9"/>
          </w:pPr>
        </w:pPrChange>
      </w:pPr>
    </w:p>
    <w:p w14:paraId="35ACD2F9" w14:textId="77777777" w:rsidR="00471E7D" w:rsidRPr="00F352F6" w:rsidRDefault="00471E7D" w:rsidP="00471E7D">
      <w:pPr>
        <w:pStyle w:val="Heading31"/>
        <w:numPr>
          <w:ilvl w:val="0"/>
          <w:numId w:val="114"/>
        </w:numPr>
        <w:ind w:left="720"/>
        <w:outlineLvl w:val="9"/>
        <w:rPr>
          <w:ins w:id="31578" w:author="Phuong Truong Thi" w:date="2024-10-08T17:57:00Z"/>
          <w:sz w:val="24"/>
          <w:szCs w:val="24"/>
          <w:rPrChange w:id="31579" w:author="Phuong Truong Thi" w:date="2024-09-30T21:49:00Z">
            <w:rPr>
              <w:ins w:id="31580" w:author="Phuong Truong Thi" w:date="2024-10-08T17:57:00Z"/>
              <w:b w:val="0"/>
              <w:bCs w:val="0"/>
              <w:i/>
              <w:iCs/>
              <w:sz w:val="24"/>
              <w:szCs w:val="24"/>
            </w:rPr>
          </w:rPrChange>
        </w:rPr>
      </w:pPr>
      <w:ins w:id="31581" w:author="Phuong Truong Thi" w:date="2024-10-08T17:57:00Z">
        <w:r w:rsidRPr="00F352F6">
          <w:rPr>
            <w:i/>
            <w:iCs/>
            <w:sz w:val="24"/>
            <w:szCs w:val="24"/>
          </w:rPr>
          <w:t>Thông tin dữ liệu</w:t>
        </w:r>
      </w:ins>
    </w:p>
    <w:tbl>
      <w:tblPr>
        <w:tblW w:w="66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1582" w:author="Phuong Truong Thi" w:date="2024-09-30T21:58:00Z">
          <w:tblPr>
            <w:tblW w:w="73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36"/>
        <w:gridCol w:w="3834"/>
        <w:gridCol w:w="1890"/>
        <w:tblGridChange w:id="31583">
          <w:tblGrid>
            <w:gridCol w:w="290"/>
            <w:gridCol w:w="646"/>
            <w:gridCol w:w="290"/>
            <w:gridCol w:w="2329"/>
            <w:gridCol w:w="1215"/>
            <w:gridCol w:w="470"/>
            <w:gridCol w:w="1420"/>
          </w:tblGrid>
        </w:tblGridChange>
      </w:tblGrid>
      <w:tr w:rsidR="00471E7D" w:rsidRPr="00AC685F" w14:paraId="0FFF7958" w14:textId="77777777" w:rsidTr="00CF1F7C">
        <w:trPr>
          <w:trHeight w:val="528"/>
          <w:tblHeader/>
          <w:ins w:id="31584" w:author="Phuong Truong Thi" w:date="2024-10-08T17:57:00Z"/>
          <w:trPrChange w:id="31585" w:author="Phuong Truong Thi" w:date="2024-09-30T21:58:00Z">
            <w:trPr>
              <w:gridBefore w:val="1"/>
              <w:gridAfter w:val="0"/>
              <w:trHeight w:val="528"/>
              <w:tblHeader/>
            </w:trPr>
          </w:trPrChange>
        </w:trPr>
        <w:tc>
          <w:tcPr>
            <w:tcW w:w="936" w:type="dxa"/>
            <w:shd w:val="clear" w:color="000000" w:fill="F7C7AC"/>
            <w:vAlign w:val="center"/>
            <w:hideMark/>
            <w:tcPrChange w:id="31586" w:author="Phuong Truong Thi" w:date="2024-09-30T21:58:00Z">
              <w:tcPr>
                <w:tcW w:w="936" w:type="dxa"/>
                <w:gridSpan w:val="2"/>
                <w:shd w:val="clear" w:color="000000" w:fill="F7C7AC"/>
                <w:vAlign w:val="center"/>
                <w:hideMark/>
              </w:tcPr>
            </w:tcPrChange>
          </w:tcPr>
          <w:p w14:paraId="4226659C" w14:textId="77777777" w:rsidR="00471E7D" w:rsidRPr="00AC685F" w:rsidRDefault="00471E7D" w:rsidP="00817E47">
            <w:pPr>
              <w:spacing w:before="0" w:line="240" w:lineRule="auto"/>
              <w:contextualSpacing w:val="0"/>
              <w:jc w:val="center"/>
              <w:rPr>
                <w:ins w:id="31587" w:author="Phuong Truong Thi" w:date="2024-10-08T17:57:00Z"/>
                <w:rFonts w:ascii="Times New Roman" w:eastAsia="Times New Roman" w:hAnsi="Times New Roman"/>
                <w:b/>
                <w:bCs/>
                <w:color w:val="000000"/>
                <w:sz w:val="24"/>
                <w:szCs w:val="24"/>
                <w:lang w:val="vi-VN" w:eastAsia="vi-VN"/>
              </w:rPr>
            </w:pPr>
            <w:ins w:id="31588" w:author="Phuong Truong Thi" w:date="2024-10-08T17:57:00Z">
              <w:r w:rsidRPr="00AC685F">
                <w:rPr>
                  <w:rFonts w:ascii="Times New Roman" w:eastAsia="Times New Roman" w:hAnsi="Times New Roman"/>
                  <w:b/>
                  <w:bCs/>
                  <w:color w:val="000000"/>
                  <w:sz w:val="24"/>
                  <w:szCs w:val="24"/>
                  <w:lang w:val="vi-VN" w:eastAsia="vi-VN"/>
                </w:rPr>
                <w:t>STT</w:t>
              </w:r>
            </w:ins>
          </w:p>
        </w:tc>
        <w:tc>
          <w:tcPr>
            <w:tcW w:w="3834" w:type="dxa"/>
            <w:shd w:val="clear" w:color="000000" w:fill="F7C7AC"/>
            <w:vAlign w:val="center"/>
            <w:hideMark/>
            <w:tcPrChange w:id="31589" w:author="Phuong Truong Thi" w:date="2024-09-30T21:58:00Z">
              <w:tcPr>
                <w:tcW w:w="2329" w:type="dxa"/>
                <w:shd w:val="clear" w:color="000000" w:fill="F7C7AC"/>
                <w:vAlign w:val="center"/>
                <w:hideMark/>
              </w:tcPr>
            </w:tcPrChange>
          </w:tcPr>
          <w:p w14:paraId="5614F2A1" w14:textId="77777777" w:rsidR="00471E7D" w:rsidRPr="00AC685F" w:rsidRDefault="00471E7D" w:rsidP="00817E47">
            <w:pPr>
              <w:spacing w:before="0" w:line="240" w:lineRule="auto"/>
              <w:contextualSpacing w:val="0"/>
              <w:jc w:val="center"/>
              <w:rPr>
                <w:ins w:id="31590" w:author="Phuong Truong Thi" w:date="2024-10-08T17:57:00Z"/>
                <w:rFonts w:ascii="Times New Roman" w:eastAsia="Times New Roman" w:hAnsi="Times New Roman"/>
                <w:b/>
                <w:bCs/>
                <w:color w:val="000000"/>
                <w:sz w:val="24"/>
                <w:szCs w:val="24"/>
                <w:lang w:val="vi-VN" w:eastAsia="vi-VN"/>
              </w:rPr>
            </w:pPr>
            <w:ins w:id="31591" w:author="Phuong Truong Thi" w:date="2024-10-08T17:57:00Z">
              <w:r w:rsidRPr="00AC685F">
                <w:rPr>
                  <w:rFonts w:ascii="Times New Roman" w:eastAsia="Times New Roman" w:hAnsi="Times New Roman"/>
                  <w:b/>
                  <w:bCs/>
                  <w:color w:val="000000"/>
                  <w:sz w:val="24"/>
                  <w:szCs w:val="24"/>
                  <w:lang w:val="vi-VN" w:eastAsia="vi-VN"/>
                </w:rPr>
                <w:t>Trường dữ liệu</w:t>
              </w:r>
            </w:ins>
          </w:p>
        </w:tc>
        <w:tc>
          <w:tcPr>
            <w:tcW w:w="1890" w:type="dxa"/>
            <w:shd w:val="clear" w:color="000000" w:fill="F7C7AC"/>
            <w:vAlign w:val="center"/>
            <w:tcPrChange w:id="31592" w:author="Phuong Truong Thi" w:date="2024-09-30T21:58:00Z">
              <w:tcPr>
                <w:tcW w:w="1685" w:type="dxa"/>
                <w:gridSpan w:val="2"/>
                <w:shd w:val="clear" w:color="000000" w:fill="F7C7AC"/>
                <w:vAlign w:val="center"/>
              </w:tcPr>
            </w:tcPrChange>
          </w:tcPr>
          <w:p w14:paraId="7CACE5F9" w14:textId="77777777" w:rsidR="00471E7D" w:rsidRPr="00497C9A" w:rsidRDefault="00471E7D" w:rsidP="00817E47">
            <w:pPr>
              <w:spacing w:before="0" w:line="240" w:lineRule="auto"/>
              <w:contextualSpacing w:val="0"/>
              <w:jc w:val="center"/>
              <w:rPr>
                <w:ins w:id="31593" w:author="Phuong Truong Thi" w:date="2024-10-08T17:57:00Z"/>
                <w:rFonts w:ascii="Times New Roman" w:eastAsia="Times New Roman" w:hAnsi="Times New Roman"/>
                <w:b/>
                <w:bCs/>
                <w:color w:val="000000"/>
                <w:sz w:val="24"/>
                <w:szCs w:val="24"/>
                <w:lang w:val="vi-VN" w:eastAsia="vi-VN"/>
              </w:rPr>
            </w:pPr>
            <w:ins w:id="31594" w:author="Phuong Truong Thi" w:date="2024-10-08T17:57:00Z">
              <w:r w:rsidRPr="00497C9A">
                <w:rPr>
                  <w:rFonts w:ascii="Times New Roman" w:eastAsia="Times New Roman" w:hAnsi="Times New Roman"/>
                  <w:b/>
                  <w:bCs/>
                  <w:color w:val="000000"/>
                  <w:sz w:val="24"/>
                  <w:szCs w:val="24"/>
                  <w:lang w:val="vi-VN" w:eastAsia="vi-VN"/>
                </w:rPr>
                <w:t>Định dạng</w:t>
              </w:r>
            </w:ins>
          </w:p>
        </w:tc>
      </w:tr>
      <w:tr w:rsidR="00471E7D" w:rsidRPr="00AC685F" w14:paraId="7EFAC6B5" w14:textId="77777777" w:rsidTr="00CF1F7C">
        <w:trPr>
          <w:trHeight w:val="276"/>
          <w:ins w:id="31595" w:author="Phuong Truong Thi" w:date="2024-10-08T17:57:00Z"/>
          <w:trPrChange w:id="31596" w:author="Phuong Truong Thi" w:date="2024-09-30T21:58:00Z">
            <w:trPr>
              <w:gridBefore w:val="1"/>
              <w:gridAfter w:val="0"/>
              <w:trHeight w:val="276"/>
            </w:trPr>
          </w:trPrChange>
        </w:trPr>
        <w:tc>
          <w:tcPr>
            <w:tcW w:w="936" w:type="dxa"/>
            <w:shd w:val="clear" w:color="auto" w:fill="auto"/>
            <w:vAlign w:val="center"/>
            <w:tcPrChange w:id="31597" w:author="Phuong Truong Thi" w:date="2024-09-30T21:58:00Z">
              <w:tcPr>
                <w:tcW w:w="936" w:type="dxa"/>
                <w:gridSpan w:val="2"/>
                <w:shd w:val="clear" w:color="auto" w:fill="auto"/>
                <w:vAlign w:val="center"/>
              </w:tcPr>
            </w:tcPrChange>
          </w:tcPr>
          <w:p w14:paraId="56DEF06C" w14:textId="77777777" w:rsidR="00471E7D" w:rsidRPr="00E6562C" w:rsidRDefault="00471E7D" w:rsidP="00471E7D">
            <w:pPr>
              <w:pStyle w:val="ListParagraph"/>
              <w:numPr>
                <w:ilvl w:val="0"/>
                <w:numId w:val="115"/>
              </w:numPr>
              <w:spacing w:before="0" w:line="240" w:lineRule="auto"/>
              <w:contextualSpacing w:val="0"/>
              <w:jc w:val="center"/>
              <w:rPr>
                <w:ins w:id="31598" w:author="Phuong Truong Thi" w:date="2024-10-08T17:57:00Z"/>
                <w:rFonts w:eastAsia="Times New Roman"/>
                <w:color w:val="000000"/>
                <w:szCs w:val="24"/>
                <w:lang w:eastAsia="vi-VN"/>
              </w:rPr>
            </w:pPr>
          </w:p>
        </w:tc>
        <w:tc>
          <w:tcPr>
            <w:tcW w:w="3834" w:type="dxa"/>
            <w:shd w:val="clear" w:color="auto" w:fill="auto"/>
            <w:vAlign w:val="bottom"/>
            <w:tcPrChange w:id="31599" w:author="Phuong Truong Thi" w:date="2024-09-30T21:58:00Z">
              <w:tcPr>
                <w:tcW w:w="2329" w:type="dxa"/>
                <w:shd w:val="clear" w:color="auto" w:fill="auto"/>
                <w:vAlign w:val="bottom"/>
              </w:tcPr>
            </w:tcPrChange>
          </w:tcPr>
          <w:p w14:paraId="41BA35B4" w14:textId="77777777" w:rsidR="00471E7D" w:rsidRPr="005B43AE" w:rsidRDefault="00471E7D" w:rsidP="00817E47">
            <w:pPr>
              <w:spacing w:before="0" w:line="240" w:lineRule="auto"/>
              <w:contextualSpacing w:val="0"/>
              <w:rPr>
                <w:ins w:id="31600" w:author="Phuong Truong Thi" w:date="2024-10-08T17:57:00Z"/>
                <w:rFonts w:ascii="Times New Roman" w:hAnsi="Times New Roman"/>
                <w:color w:val="000000"/>
                <w:sz w:val="24"/>
                <w:szCs w:val="24"/>
              </w:rPr>
            </w:pPr>
            <w:ins w:id="31601" w:author="Phuong Truong Thi" w:date="2024-10-08T17:57:00Z">
              <w:r w:rsidRPr="005B43AE">
                <w:rPr>
                  <w:rFonts w:ascii="Times New Roman" w:hAnsi="Times New Roman"/>
                  <w:color w:val="000000"/>
                  <w:sz w:val="24"/>
                  <w:szCs w:val="24"/>
                </w:rPr>
                <w:t>Họ và tên</w:t>
              </w:r>
            </w:ins>
          </w:p>
        </w:tc>
        <w:tc>
          <w:tcPr>
            <w:tcW w:w="1890" w:type="dxa"/>
            <w:tcPrChange w:id="31602" w:author="Phuong Truong Thi" w:date="2024-09-30T21:58:00Z">
              <w:tcPr>
                <w:tcW w:w="1685" w:type="dxa"/>
                <w:gridSpan w:val="2"/>
              </w:tcPr>
            </w:tcPrChange>
          </w:tcPr>
          <w:p w14:paraId="1FAB0565" w14:textId="20A102CA" w:rsidR="00471E7D" w:rsidRPr="003A44DC" w:rsidRDefault="00525739" w:rsidP="00817E47">
            <w:pPr>
              <w:spacing w:before="0" w:line="240" w:lineRule="auto"/>
              <w:contextualSpacing w:val="0"/>
              <w:jc w:val="left"/>
              <w:rPr>
                <w:ins w:id="31603"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tc>
      </w:tr>
      <w:tr w:rsidR="00471E7D" w:rsidRPr="00AC685F" w14:paraId="7BE48DFC" w14:textId="77777777" w:rsidTr="00CF1F7C">
        <w:trPr>
          <w:trHeight w:val="309"/>
          <w:ins w:id="31604" w:author="Phuong Truong Thi" w:date="2024-10-08T17:57:00Z"/>
          <w:trPrChange w:id="31605" w:author="Phuong Truong Thi" w:date="2024-09-30T21:58:00Z">
            <w:trPr>
              <w:gridBefore w:val="1"/>
              <w:gridAfter w:val="0"/>
              <w:trHeight w:val="309"/>
            </w:trPr>
          </w:trPrChange>
        </w:trPr>
        <w:tc>
          <w:tcPr>
            <w:tcW w:w="936" w:type="dxa"/>
            <w:shd w:val="clear" w:color="auto" w:fill="auto"/>
            <w:vAlign w:val="center"/>
            <w:hideMark/>
            <w:tcPrChange w:id="31606" w:author="Phuong Truong Thi" w:date="2024-09-30T21:58:00Z">
              <w:tcPr>
                <w:tcW w:w="936" w:type="dxa"/>
                <w:gridSpan w:val="2"/>
                <w:shd w:val="clear" w:color="auto" w:fill="auto"/>
                <w:vAlign w:val="center"/>
                <w:hideMark/>
              </w:tcPr>
            </w:tcPrChange>
          </w:tcPr>
          <w:p w14:paraId="75A617D8" w14:textId="77777777" w:rsidR="00471E7D" w:rsidRPr="00E6562C" w:rsidRDefault="00471E7D" w:rsidP="00471E7D">
            <w:pPr>
              <w:pStyle w:val="ListParagraph"/>
              <w:numPr>
                <w:ilvl w:val="0"/>
                <w:numId w:val="115"/>
              </w:numPr>
              <w:spacing w:before="0" w:line="240" w:lineRule="auto"/>
              <w:contextualSpacing w:val="0"/>
              <w:jc w:val="center"/>
              <w:rPr>
                <w:ins w:id="31607" w:author="Phuong Truong Thi" w:date="2024-10-08T17:57:00Z"/>
                <w:rFonts w:eastAsia="Times New Roman"/>
                <w:color w:val="000000"/>
                <w:szCs w:val="24"/>
                <w:lang w:eastAsia="vi-VN"/>
              </w:rPr>
            </w:pPr>
          </w:p>
        </w:tc>
        <w:tc>
          <w:tcPr>
            <w:tcW w:w="3834" w:type="dxa"/>
            <w:shd w:val="clear" w:color="auto" w:fill="auto"/>
            <w:vAlign w:val="bottom"/>
            <w:tcPrChange w:id="31608" w:author="Phuong Truong Thi" w:date="2024-09-30T21:58:00Z">
              <w:tcPr>
                <w:tcW w:w="2329" w:type="dxa"/>
                <w:shd w:val="clear" w:color="auto" w:fill="auto"/>
                <w:vAlign w:val="bottom"/>
              </w:tcPr>
            </w:tcPrChange>
          </w:tcPr>
          <w:p w14:paraId="7FEDB0AD" w14:textId="77777777" w:rsidR="00471E7D" w:rsidRPr="005B43AE" w:rsidRDefault="00471E7D" w:rsidP="00817E47">
            <w:pPr>
              <w:spacing w:before="0" w:line="240" w:lineRule="auto"/>
              <w:contextualSpacing w:val="0"/>
              <w:rPr>
                <w:ins w:id="31609" w:author="Phuong Truong Thi" w:date="2024-10-08T17:57:00Z"/>
                <w:rFonts w:ascii="Times New Roman" w:eastAsia="Times New Roman" w:hAnsi="Times New Roman"/>
                <w:color w:val="000000"/>
                <w:sz w:val="24"/>
                <w:szCs w:val="24"/>
                <w:lang w:val="vi-VN" w:eastAsia="vi-VN"/>
              </w:rPr>
            </w:pPr>
            <w:ins w:id="31610" w:author="Phuong Truong Thi" w:date="2024-10-08T17:57:00Z">
              <w:r w:rsidRPr="005B43AE">
                <w:rPr>
                  <w:rFonts w:ascii="Times New Roman" w:hAnsi="Times New Roman"/>
                  <w:color w:val="000000"/>
                  <w:sz w:val="24"/>
                  <w:szCs w:val="24"/>
                </w:rPr>
                <w:t>Email</w:t>
              </w:r>
            </w:ins>
          </w:p>
        </w:tc>
        <w:tc>
          <w:tcPr>
            <w:tcW w:w="1890" w:type="dxa"/>
            <w:tcPrChange w:id="31611" w:author="Phuong Truong Thi" w:date="2024-09-30T21:58:00Z">
              <w:tcPr>
                <w:tcW w:w="1685" w:type="dxa"/>
                <w:gridSpan w:val="2"/>
              </w:tcPr>
            </w:tcPrChange>
          </w:tcPr>
          <w:p w14:paraId="5C9FDCC0" w14:textId="77777777" w:rsidR="00471E7D" w:rsidRPr="003A44DC" w:rsidRDefault="00471E7D" w:rsidP="00817E47">
            <w:pPr>
              <w:spacing w:before="0" w:line="240" w:lineRule="auto"/>
              <w:contextualSpacing w:val="0"/>
              <w:jc w:val="left"/>
              <w:rPr>
                <w:ins w:id="31612" w:author="Phuong Truong Thi" w:date="2024-10-08T17:57:00Z"/>
                <w:rFonts w:ascii="Times New Roman" w:hAnsi="Times New Roman"/>
                <w:color w:val="000000"/>
                <w:sz w:val="24"/>
                <w:szCs w:val="24"/>
              </w:rPr>
            </w:pPr>
            <w:ins w:id="31613" w:author="Phuong Truong Thi" w:date="2024-10-08T17:57:00Z">
              <w:r>
                <w:rPr>
                  <w:rFonts w:ascii="Times New Roman" w:hAnsi="Times New Roman"/>
                  <w:color w:val="000000"/>
                  <w:sz w:val="24"/>
                  <w:szCs w:val="24"/>
                </w:rPr>
                <w:t>Email</w:t>
              </w:r>
            </w:ins>
          </w:p>
        </w:tc>
      </w:tr>
      <w:tr w:rsidR="00471E7D" w:rsidRPr="00AC685F" w14:paraId="511BC590" w14:textId="77777777" w:rsidTr="00CF1F7C">
        <w:trPr>
          <w:trHeight w:val="276"/>
          <w:ins w:id="31614" w:author="Phuong Truong Thi" w:date="2024-10-08T17:57:00Z"/>
          <w:trPrChange w:id="31615" w:author="Phuong Truong Thi" w:date="2024-09-30T21:58:00Z">
            <w:trPr>
              <w:gridBefore w:val="1"/>
              <w:gridAfter w:val="0"/>
              <w:trHeight w:val="276"/>
            </w:trPr>
          </w:trPrChange>
        </w:trPr>
        <w:tc>
          <w:tcPr>
            <w:tcW w:w="936" w:type="dxa"/>
            <w:shd w:val="clear" w:color="000000" w:fill="FFFFFF"/>
            <w:vAlign w:val="center"/>
            <w:hideMark/>
            <w:tcPrChange w:id="31616" w:author="Phuong Truong Thi" w:date="2024-09-30T21:58:00Z">
              <w:tcPr>
                <w:tcW w:w="936" w:type="dxa"/>
                <w:gridSpan w:val="2"/>
                <w:shd w:val="clear" w:color="000000" w:fill="FFFFFF"/>
                <w:vAlign w:val="center"/>
                <w:hideMark/>
              </w:tcPr>
            </w:tcPrChange>
          </w:tcPr>
          <w:p w14:paraId="0A27ED64" w14:textId="77777777" w:rsidR="00471E7D" w:rsidRPr="00E6562C" w:rsidRDefault="00471E7D" w:rsidP="00471E7D">
            <w:pPr>
              <w:pStyle w:val="ListParagraph"/>
              <w:numPr>
                <w:ilvl w:val="0"/>
                <w:numId w:val="115"/>
              </w:numPr>
              <w:spacing w:before="0" w:line="240" w:lineRule="auto"/>
              <w:contextualSpacing w:val="0"/>
              <w:jc w:val="center"/>
              <w:rPr>
                <w:ins w:id="31617" w:author="Phuong Truong Thi" w:date="2024-10-08T17:57:00Z"/>
                <w:rFonts w:eastAsia="Times New Roman"/>
                <w:color w:val="000000"/>
                <w:szCs w:val="24"/>
                <w:lang w:eastAsia="vi-VN"/>
              </w:rPr>
            </w:pPr>
          </w:p>
        </w:tc>
        <w:tc>
          <w:tcPr>
            <w:tcW w:w="3834" w:type="dxa"/>
            <w:shd w:val="clear" w:color="000000" w:fill="FFFFFF"/>
            <w:vAlign w:val="bottom"/>
            <w:tcPrChange w:id="31618" w:author="Phuong Truong Thi" w:date="2024-09-30T21:58:00Z">
              <w:tcPr>
                <w:tcW w:w="2329" w:type="dxa"/>
                <w:shd w:val="clear" w:color="000000" w:fill="FFFFFF"/>
                <w:vAlign w:val="bottom"/>
              </w:tcPr>
            </w:tcPrChange>
          </w:tcPr>
          <w:p w14:paraId="38CADE16" w14:textId="77777777" w:rsidR="00471E7D" w:rsidRPr="005B43AE" w:rsidRDefault="00471E7D" w:rsidP="00817E47">
            <w:pPr>
              <w:spacing w:before="0" w:line="240" w:lineRule="auto"/>
              <w:contextualSpacing w:val="0"/>
              <w:rPr>
                <w:ins w:id="31619" w:author="Phuong Truong Thi" w:date="2024-10-08T17:57:00Z"/>
                <w:rFonts w:ascii="Times New Roman" w:eastAsia="Times New Roman" w:hAnsi="Times New Roman"/>
                <w:color w:val="000000"/>
                <w:sz w:val="24"/>
                <w:szCs w:val="24"/>
                <w:lang w:val="vi-VN" w:eastAsia="vi-VN"/>
              </w:rPr>
            </w:pPr>
            <w:ins w:id="31620" w:author="Phuong Truong Thi" w:date="2024-10-08T17:57:00Z">
              <w:r w:rsidRPr="005B43AE">
                <w:rPr>
                  <w:rFonts w:ascii="Times New Roman" w:hAnsi="Times New Roman"/>
                  <w:color w:val="000000"/>
                  <w:sz w:val="24"/>
                  <w:szCs w:val="24"/>
                </w:rPr>
                <w:t>Số điện thoại</w:t>
              </w:r>
            </w:ins>
          </w:p>
        </w:tc>
        <w:tc>
          <w:tcPr>
            <w:tcW w:w="1890" w:type="dxa"/>
            <w:tcPrChange w:id="31621" w:author="Phuong Truong Thi" w:date="2024-09-30T21:58:00Z">
              <w:tcPr>
                <w:tcW w:w="1685" w:type="dxa"/>
                <w:gridSpan w:val="2"/>
              </w:tcPr>
            </w:tcPrChange>
          </w:tcPr>
          <w:p w14:paraId="59B6B3C7" w14:textId="0A381473" w:rsidR="00471E7D" w:rsidRPr="003A44DC" w:rsidRDefault="00471E7D" w:rsidP="00817E47">
            <w:pPr>
              <w:spacing w:before="0" w:line="240" w:lineRule="auto"/>
              <w:contextualSpacing w:val="0"/>
              <w:jc w:val="left"/>
              <w:rPr>
                <w:ins w:id="31622" w:author="Phuong Truong Thi" w:date="2024-10-08T17:57:00Z"/>
                <w:rFonts w:ascii="Times New Roman" w:hAnsi="Times New Roman"/>
                <w:color w:val="000000"/>
                <w:sz w:val="24"/>
                <w:szCs w:val="24"/>
              </w:rPr>
            </w:pPr>
            <w:ins w:id="31623" w:author="Phuong Truong Thi" w:date="2024-10-08T17:57:00Z">
              <w:r>
                <w:rPr>
                  <w:rFonts w:ascii="Times New Roman" w:hAnsi="Times New Roman"/>
                  <w:color w:val="000000"/>
                  <w:sz w:val="24"/>
                  <w:szCs w:val="24"/>
                </w:rPr>
                <w:t>Phone</w:t>
              </w:r>
            </w:ins>
            <w:r w:rsidR="00B83A1C">
              <w:rPr>
                <w:rFonts w:ascii="Times New Roman" w:hAnsi="Times New Roman"/>
                <w:color w:val="000000"/>
                <w:sz w:val="24"/>
                <w:szCs w:val="24"/>
              </w:rPr>
              <w:t xml:space="preserve"> (40)</w:t>
            </w:r>
          </w:p>
        </w:tc>
      </w:tr>
      <w:tr w:rsidR="00471E7D" w:rsidRPr="00AC685F" w14:paraId="00D3303C" w14:textId="77777777" w:rsidTr="00CF1F7C">
        <w:trPr>
          <w:trHeight w:val="276"/>
          <w:ins w:id="31624" w:author="Phuong Truong Thi" w:date="2024-10-08T17:57:00Z"/>
          <w:trPrChange w:id="31625" w:author="Phuong Truong Thi" w:date="2024-09-30T21:58:00Z">
            <w:trPr>
              <w:gridBefore w:val="1"/>
              <w:gridAfter w:val="0"/>
              <w:trHeight w:val="276"/>
            </w:trPr>
          </w:trPrChange>
        </w:trPr>
        <w:tc>
          <w:tcPr>
            <w:tcW w:w="936" w:type="dxa"/>
            <w:shd w:val="clear" w:color="000000" w:fill="FFFFFF"/>
            <w:vAlign w:val="center"/>
            <w:tcPrChange w:id="31626" w:author="Phuong Truong Thi" w:date="2024-09-30T21:58:00Z">
              <w:tcPr>
                <w:tcW w:w="936" w:type="dxa"/>
                <w:gridSpan w:val="2"/>
                <w:shd w:val="clear" w:color="000000" w:fill="FFFFFF"/>
                <w:vAlign w:val="center"/>
              </w:tcPr>
            </w:tcPrChange>
          </w:tcPr>
          <w:p w14:paraId="31771136" w14:textId="77777777" w:rsidR="00471E7D" w:rsidRPr="00E6562C" w:rsidRDefault="00471E7D" w:rsidP="00471E7D">
            <w:pPr>
              <w:pStyle w:val="ListParagraph"/>
              <w:numPr>
                <w:ilvl w:val="0"/>
                <w:numId w:val="115"/>
              </w:numPr>
              <w:spacing w:before="0" w:line="240" w:lineRule="auto"/>
              <w:contextualSpacing w:val="0"/>
              <w:jc w:val="center"/>
              <w:rPr>
                <w:ins w:id="31627" w:author="Phuong Truong Thi" w:date="2024-10-08T17:57:00Z"/>
                <w:rFonts w:eastAsia="Times New Roman"/>
                <w:color w:val="000000"/>
                <w:szCs w:val="24"/>
                <w:lang w:eastAsia="vi-VN"/>
              </w:rPr>
            </w:pPr>
          </w:p>
        </w:tc>
        <w:tc>
          <w:tcPr>
            <w:tcW w:w="3834" w:type="dxa"/>
            <w:shd w:val="clear" w:color="000000" w:fill="FFFFFF"/>
            <w:vAlign w:val="bottom"/>
            <w:tcPrChange w:id="31628" w:author="Phuong Truong Thi" w:date="2024-09-30T21:58:00Z">
              <w:tcPr>
                <w:tcW w:w="2329" w:type="dxa"/>
                <w:shd w:val="clear" w:color="000000" w:fill="FFFFFF"/>
                <w:vAlign w:val="bottom"/>
              </w:tcPr>
            </w:tcPrChange>
          </w:tcPr>
          <w:p w14:paraId="3FDC0DAC" w14:textId="77777777" w:rsidR="00471E7D" w:rsidRPr="005B43AE" w:rsidRDefault="00471E7D" w:rsidP="00817E47">
            <w:pPr>
              <w:spacing w:before="0" w:line="240" w:lineRule="auto"/>
              <w:contextualSpacing w:val="0"/>
              <w:rPr>
                <w:ins w:id="31629" w:author="Phuong Truong Thi" w:date="2024-10-08T17:57:00Z"/>
                <w:rFonts w:ascii="Times New Roman" w:hAnsi="Times New Roman"/>
                <w:color w:val="000000"/>
                <w:sz w:val="24"/>
                <w:szCs w:val="24"/>
              </w:rPr>
            </w:pPr>
            <w:ins w:id="31630" w:author="Phuong Truong Thi" w:date="2024-10-08T17:57:00Z">
              <w:r w:rsidRPr="005B43AE">
                <w:rPr>
                  <w:rFonts w:ascii="Times New Roman" w:hAnsi="Times New Roman"/>
                  <w:color w:val="000000"/>
                  <w:sz w:val="24"/>
                  <w:szCs w:val="24"/>
                </w:rPr>
                <w:t>Trạng thái CBBH</w:t>
              </w:r>
            </w:ins>
          </w:p>
        </w:tc>
        <w:tc>
          <w:tcPr>
            <w:tcW w:w="1890" w:type="dxa"/>
            <w:tcPrChange w:id="31631" w:author="Phuong Truong Thi" w:date="2024-09-30T21:58:00Z">
              <w:tcPr>
                <w:tcW w:w="1685" w:type="dxa"/>
                <w:gridSpan w:val="2"/>
              </w:tcPr>
            </w:tcPrChange>
          </w:tcPr>
          <w:p w14:paraId="78055D24" w14:textId="7C16855A" w:rsidR="00471E7D" w:rsidRPr="003A44DC" w:rsidRDefault="00525739" w:rsidP="00817E47">
            <w:pPr>
              <w:spacing w:before="0" w:line="240" w:lineRule="auto"/>
              <w:contextualSpacing w:val="0"/>
              <w:jc w:val="left"/>
              <w:rPr>
                <w:ins w:id="31632" w:author="Phuong Truong Thi" w:date="2024-10-08T17:57:00Z"/>
                <w:rFonts w:ascii="Times New Roman" w:hAnsi="Times New Roman"/>
                <w:color w:val="000000"/>
                <w:sz w:val="24"/>
                <w:szCs w:val="24"/>
              </w:rPr>
            </w:pPr>
            <w:r>
              <w:rPr>
                <w:rFonts w:ascii="Times New Roman" w:hAnsi="Times New Roman"/>
                <w:color w:val="000000"/>
                <w:sz w:val="24"/>
                <w:szCs w:val="24"/>
              </w:rPr>
              <w:t>Text (255)</w:t>
            </w:r>
          </w:p>
        </w:tc>
      </w:tr>
      <w:tr w:rsidR="00471E7D" w:rsidRPr="00AC685F" w14:paraId="22B60B7E" w14:textId="77777777" w:rsidTr="00CF1F7C">
        <w:trPr>
          <w:trHeight w:val="276"/>
          <w:ins w:id="31633" w:author="Phuong Truong Thi" w:date="2024-10-08T17:57:00Z"/>
          <w:trPrChange w:id="31634" w:author="Phuong Truong Thi" w:date="2024-09-30T21:58:00Z">
            <w:trPr>
              <w:gridBefore w:val="1"/>
              <w:gridAfter w:val="0"/>
              <w:trHeight w:val="276"/>
            </w:trPr>
          </w:trPrChange>
        </w:trPr>
        <w:tc>
          <w:tcPr>
            <w:tcW w:w="936" w:type="dxa"/>
            <w:shd w:val="clear" w:color="auto" w:fill="auto"/>
            <w:vAlign w:val="center"/>
            <w:hideMark/>
            <w:tcPrChange w:id="31635" w:author="Phuong Truong Thi" w:date="2024-09-30T21:58:00Z">
              <w:tcPr>
                <w:tcW w:w="936" w:type="dxa"/>
                <w:gridSpan w:val="2"/>
                <w:shd w:val="clear" w:color="auto" w:fill="auto"/>
                <w:vAlign w:val="center"/>
                <w:hideMark/>
              </w:tcPr>
            </w:tcPrChange>
          </w:tcPr>
          <w:p w14:paraId="40EE0E8A" w14:textId="77777777" w:rsidR="00471E7D" w:rsidRPr="00E6562C" w:rsidRDefault="00471E7D" w:rsidP="00471E7D">
            <w:pPr>
              <w:pStyle w:val="ListParagraph"/>
              <w:numPr>
                <w:ilvl w:val="0"/>
                <w:numId w:val="115"/>
              </w:numPr>
              <w:spacing w:before="0" w:line="240" w:lineRule="auto"/>
              <w:contextualSpacing w:val="0"/>
              <w:jc w:val="center"/>
              <w:rPr>
                <w:ins w:id="31636" w:author="Phuong Truong Thi" w:date="2024-10-08T17:57:00Z"/>
                <w:rFonts w:eastAsia="Times New Roman"/>
                <w:color w:val="000000"/>
                <w:szCs w:val="24"/>
                <w:lang w:eastAsia="vi-VN"/>
              </w:rPr>
            </w:pPr>
          </w:p>
        </w:tc>
        <w:tc>
          <w:tcPr>
            <w:tcW w:w="3834" w:type="dxa"/>
            <w:shd w:val="clear" w:color="auto" w:fill="auto"/>
            <w:vAlign w:val="bottom"/>
            <w:tcPrChange w:id="31637" w:author="Phuong Truong Thi" w:date="2024-09-30T21:58:00Z">
              <w:tcPr>
                <w:tcW w:w="2329" w:type="dxa"/>
                <w:shd w:val="clear" w:color="auto" w:fill="auto"/>
                <w:vAlign w:val="bottom"/>
              </w:tcPr>
            </w:tcPrChange>
          </w:tcPr>
          <w:p w14:paraId="07B0AC70" w14:textId="77777777" w:rsidR="00471E7D" w:rsidRPr="005B43AE" w:rsidRDefault="00471E7D" w:rsidP="00817E47">
            <w:pPr>
              <w:spacing w:before="0" w:line="240" w:lineRule="auto"/>
              <w:contextualSpacing w:val="0"/>
              <w:rPr>
                <w:ins w:id="31638" w:author="Phuong Truong Thi" w:date="2024-10-08T17:57:00Z"/>
                <w:rFonts w:ascii="Times New Roman" w:eastAsia="Times New Roman" w:hAnsi="Times New Roman"/>
                <w:color w:val="000000"/>
                <w:sz w:val="24"/>
                <w:szCs w:val="24"/>
                <w:lang w:val="vi-VN" w:eastAsia="vi-VN"/>
              </w:rPr>
            </w:pPr>
            <w:ins w:id="31639" w:author="Phuong Truong Thi" w:date="2024-10-08T17:57:00Z">
              <w:r w:rsidRPr="005B43AE">
                <w:rPr>
                  <w:rFonts w:ascii="Times New Roman" w:hAnsi="Times New Roman"/>
                  <w:color w:val="000000"/>
                  <w:sz w:val="24"/>
                  <w:szCs w:val="24"/>
                </w:rPr>
                <w:t>Ngày vào VPB</w:t>
              </w:r>
            </w:ins>
          </w:p>
        </w:tc>
        <w:tc>
          <w:tcPr>
            <w:tcW w:w="1890" w:type="dxa"/>
            <w:tcPrChange w:id="31640" w:author="Phuong Truong Thi" w:date="2024-09-30T21:58:00Z">
              <w:tcPr>
                <w:tcW w:w="1685" w:type="dxa"/>
                <w:gridSpan w:val="2"/>
              </w:tcPr>
            </w:tcPrChange>
          </w:tcPr>
          <w:p w14:paraId="1FD3FDA3" w14:textId="77777777" w:rsidR="00471E7D" w:rsidRPr="003A44DC" w:rsidRDefault="00471E7D" w:rsidP="00817E47">
            <w:pPr>
              <w:spacing w:before="0" w:line="240" w:lineRule="auto"/>
              <w:contextualSpacing w:val="0"/>
              <w:jc w:val="left"/>
              <w:rPr>
                <w:ins w:id="31641" w:author="Phuong Truong Thi" w:date="2024-10-08T17:57:00Z"/>
                <w:rFonts w:ascii="Times New Roman" w:eastAsia="Times New Roman" w:hAnsi="Times New Roman"/>
                <w:color w:val="000000"/>
                <w:sz w:val="24"/>
                <w:szCs w:val="24"/>
                <w:lang w:eastAsia="vi-VN"/>
              </w:rPr>
            </w:pPr>
            <w:ins w:id="31642" w:author="Phuong Truong Thi" w:date="2024-10-08T17:57:00Z">
              <w:r>
                <w:rPr>
                  <w:rFonts w:ascii="Times New Roman" w:eastAsia="Times New Roman" w:hAnsi="Times New Roman"/>
                  <w:color w:val="000000"/>
                  <w:sz w:val="24"/>
                  <w:szCs w:val="24"/>
                  <w:lang w:eastAsia="vi-VN"/>
                </w:rPr>
                <w:t>Date</w:t>
              </w:r>
            </w:ins>
          </w:p>
        </w:tc>
      </w:tr>
      <w:tr w:rsidR="00471E7D" w:rsidRPr="00AC685F" w14:paraId="7A8CA00F" w14:textId="77777777" w:rsidTr="00CF1F7C">
        <w:trPr>
          <w:trHeight w:val="276"/>
          <w:ins w:id="31643" w:author="Phuong Truong Thi" w:date="2024-10-08T17:57:00Z"/>
          <w:trPrChange w:id="31644" w:author="Phuong Truong Thi" w:date="2024-09-30T21:58:00Z">
            <w:trPr>
              <w:gridBefore w:val="1"/>
              <w:gridAfter w:val="0"/>
              <w:trHeight w:val="276"/>
            </w:trPr>
          </w:trPrChange>
        </w:trPr>
        <w:tc>
          <w:tcPr>
            <w:tcW w:w="936" w:type="dxa"/>
            <w:shd w:val="clear" w:color="auto" w:fill="auto"/>
            <w:vAlign w:val="center"/>
            <w:hideMark/>
            <w:tcPrChange w:id="31645" w:author="Phuong Truong Thi" w:date="2024-09-30T21:58:00Z">
              <w:tcPr>
                <w:tcW w:w="936" w:type="dxa"/>
                <w:gridSpan w:val="2"/>
                <w:shd w:val="clear" w:color="auto" w:fill="auto"/>
                <w:vAlign w:val="center"/>
                <w:hideMark/>
              </w:tcPr>
            </w:tcPrChange>
          </w:tcPr>
          <w:p w14:paraId="3CE399DF" w14:textId="77777777" w:rsidR="00471E7D" w:rsidRPr="00E6562C" w:rsidRDefault="00471E7D" w:rsidP="00471E7D">
            <w:pPr>
              <w:pStyle w:val="ListParagraph"/>
              <w:numPr>
                <w:ilvl w:val="0"/>
                <w:numId w:val="115"/>
              </w:numPr>
              <w:spacing w:before="0" w:line="240" w:lineRule="auto"/>
              <w:contextualSpacing w:val="0"/>
              <w:jc w:val="center"/>
              <w:rPr>
                <w:ins w:id="31646" w:author="Phuong Truong Thi" w:date="2024-10-08T17:57:00Z"/>
                <w:rFonts w:eastAsia="Times New Roman"/>
                <w:color w:val="000000"/>
                <w:szCs w:val="24"/>
                <w:lang w:eastAsia="vi-VN"/>
              </w:rPr>
            </w:pPr>
          </w:p>
        </w:tc>
        <w:tc>
          <w:tcPr>
            <w:tcW w:w="3834" w:type="dxa"/>
            <w:shd w:val="clear" w:color="auto" w:fill="auto"/>
            <w:vAlign w:val="bottom"/>
            <w:tcPrChange w:id="31647" w:author="Phuong Truong Thi" w:date="2024-09-30T21:58:00Z">
              <w:tcPr>
                <w:tcW w:w="2329" w:type="dxa"/>
                <w:shd w:val="clear" w:color="auto" w:fill="auto"/>
                <w:vAlign w:val="bottom"/>
              </w:tcPr>
            </w:tcPrChange>
          </w:tcPr>
          <w:p w14:paraId="0292C33A" w14:textId="0DF441F0" w:rsidR="00471E7D" w:rsidRPr="005B43AE" w:rsidRDefault="00471E7D" w:rsidP="00817E47">
            <w:pPr>
              <w:spacing w:before="0" w:line="240" w:lineRule="auto"/>
              <w:contextualSpacing w:val="0"/>
              <w:rPr>
                <w:ins w:id="31648" w:author="Phuong Truong Thi" w:date="2024-10-08T17:57:00Z"/>
                <w:rFonts w:ascii="Times New Roman" w:eastAsia="Times New Roman" w:hAnsi="Times New Roman"/>
                <w:color w:val="000000"/>
                <w:sz w:val="24"/>
                <w:szCs w:val="24"/>
                <w:lang w:val="vi-VN" w:eastAsia="vi-VN"/>
              </w:rPr>
            </w:pPr>
            <w:ins w:id="31649" w:author="Phuong Truong Thi" w:date="2024-10-08T17:57:00Z">
              <w:r w:rsidRPr="005B43AE">
                <w:rPr>
                  <w:rFonts w:ascii="Times New Roman" w:hAnsi="Times New Roman"/>
                  <w:color w:val="000000"/>
                  <w:sz w:val="24"/>
                  <w:szCs w:val="24"/>
                </w:rPr>
                <w:t xml:space="preserve">Chức </w:t>
              </w:r>
            </w:ins>
            <w:r w:rsidR="000E7A53">
              <w:rPr>
                <w:rFonts w:ascii="Times New Roman" w:hAnsi="Times New Roman"/>
                <w:color w:val="000000"/>
                <w:sz w:val="24"/>
                <w:szCs w:val="24"/>
              </w:rPr>
              <w:t>danh</w:t>
            </w:r>
          </w:p>
        </w:tc>
        <w:tc>
          <w:tcPr>
            <w:tcW w:w="1890" w:type="dxa"/>
            <w:tcPrChange w:id="31650" w:author="Phuong Truong Thi" w:date="2024-09-30T21:58:00Z">
              <w:tcPr>
                <w:tcW w:w="1685" w:type="dxa"/>
                <w:gridSpan w:val="2"/>
              </w:tcPr>
            </w:tcPrChange>
          </w:tcPr>
          <w:p w14:paraId="535838EC" w14:textId="5BF4CBBC" w:rsidR="00471E7D" w:rsidRPr="003A44DC" w:rsidRDefault="00525739" w:rsidP="00817E47">
            <w:pPr>
              <w:spacing w:before="0" w:line="240" w:lineRule="auto"/>
              <w:contextualSpacing w:val="0"/>
              <w:jc w:val="left"/>
              <w:rPr>
                <w:ins w:id="31651"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tc>
      </w:tr>
      <w:tr w:rsidR="000E7A53" w:rsidRPr="00AC685F" w14:paraId="67A995BE" w14:textId="77777777" w:rsidTr="00CF1F7C">
        <w:trPr>
          <w:trHeight w:val="276"/>
        </w:trPr>
        <w:tc>
          <w:tcPr>
            <w:tcW w:w="936" w:type="dxa"/>
            <w:shd w:val="clear" w:color="auto" w:fill="auto"/>
            <w:vAlign w:val="center"/>
          </w:tcPr>
          <w:p w14:paraId="79D4F992" w14:textId="77777777" w:rsidR="000E7A53" w:rsidRPr="00E6562C" w:rsidRDefault="000E7A53" w:rsidP="00471E7D">
            <w:pPr>
              <w:pStyle w:val="ListParagraph"/>
              <w:numPr>
                <w:ilvl w:val="0"/>
                <w:numId w:val="115"/>
              </w:numPr>
              <w:spacing w:before="0" w:line="240" w:lineRule="auto"/>
              <w:contextualSpacing w:val="0"/>
              <w:jc w:val="center"/>
              <w:rPr>
                <w:rFonts w:eastAsia="Times New Roman"/>
                <w:color w:val="000000"/>
                <w:szCs w:val="24"/>
                <w:lang w:eastAsia="vi-VN"/>
              </w:rPr>
            </w:pPr>
          </w:p>
        </w:tc>
        <w:tc>
          <w:tcPr>
            <w:tcW w:w="3834" w:type="dxa"/>
            <w:shd w:val="clear" w:color="auto" w:fill="auto"/>
            <w:vAlign w:val="bottom"/>
          </w:tcPr>
          <w:p w14:paraId="7A774DD9" w14:textId="3FB8F57A" w:rsidR="000E7A53" w:rsidRPr="005B43AE" w:rsidRDefault="000E7A53" w:rsidP="00817E47">
            <w:pPr>
              <w:spacing w:before="0" w:line="240" w:lineRule="auto"/>
              <w:contextualSpacing w:val="0"/>
              <w:rPr>
                <w:rFonts w:ascii="Times New Roman" w:hAnsi="Times New Roman"/>
                <w:color w:val="000000"/>
                <w:sz w:val="24"/>
                <w:szCs w:val="24"/>
              </w:rPr>
            </w:pPr>
            <w:r>
              <w:rPr>
                <w:rFonts w:ascii="Times New Roman" w:hAnsi="Times New Roman"/>
                <w:color w:val="000000"/>
                <w:sz w:val="24"/>
                <w:szCs w:val="24"/>
              </w:rPr>
              <w:t>Vị trí</w:t>
            </w:r>
          </w:p>
        </w:tc>
        <w:tc>
          <w:tcPr>
            <w:tcW w:w="1890" w:type="dxa"/>
          </w:tcPr>
          <w:p w14:paraId="4DF268C1" w14:textId="455A4A29" w:rsidR="000E7A53" w:rsidRDefault="000E7A53" w:rsidP="00817E47">
            <w:pPr>
              <w:spacing w:before="0" w:line="240" w:lineRule="auto"/>
              <w:contextualSpacing w:val="0"/>
              <w:jc w:val="left"/>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p>
        </w:tc>
      </w:tr>
      <w:tr w:rsidR="00471E7D" w:rsidRPr="00AC685F" w14:paraId="53C037E6" w14:textId="77777777" w:rsidTr="00CF1F7C">
        <w:trPr>
          <w:trHeight w:val="276"/>
          <w:ins w:id="31652" w:author="Phuong Truong Thi" w:date="2024-10-08T17:57:00Z"/>
          <w:trPrChange w:id="31653" w:author="Phuong Truong Thi" w:date="2024-09-30T21:58:00Z">
            <w:trPr>
              <w:gridBefore w:val="1"/>
              <w:gridAfter w:val="0"/>
              <w:trHeight w:val="276"/>
            </w:trPr>
          </w:trPrChange>
        </w:trPr>
        <w:tc>
          <w:tcPr>
            <w:tcW w:w="936" w:type="dxa"/>
            <w:shd w:val="clear" w:color="auto" w:fill="auto"/>
            <w:vAlign w:val="center"/>
            <w:hideMark/>
            <w:tcPrChange w:id="31654" w:author="Phuong Truong Thi" w:date="2024-09-30T21:58:00Z">
              <w:tcPr>
                <w:tcW w:w="936" w:type="dxa"/>
                <w:gridSpan w:val="2"/>
                <w:shd w:val="clear" w:color="auto" w:fill="auto"/>
                <w:vAlign w:val="center"/>
                <w:hideMark/>
              </w:tcPr>
            </w:tcPrChange>
          </w:tcPr>
          <w:p w14:paraId="7FE5469F" w14:textId="77777777" w:rsidR="00471E7D" w:rsidRPr="00E6562C" w:rsidRDefault="00471E7D" w:rsidP="00471E7D">
            <w:pPr>
              <w:pStyle w:val="ListParagraph"/>
              <w:numPr>
                <w:ilvl w:val="0"/>
                <w:numId w:val="115"/>
              </w:numPr>
              <w:spacing w:before="0" w:line="240" w:lineRule="auto"/>
              <w:contextualSpacing w:val="0"/>
              <w:jc w:val="center"/>
              <w:rPr>
                <w:ins w:id="31655" w:author="Phuong Truong Thi" w:date="2024-10-08T17:57:00Z"/>
                <w:rFonts w:eastAsia="Times New Roman"/>
                <w:color w:val="000000"/>
                <w:szCs w:val="24"/>
                <w:lang w:eastAsia="vi-VN"/>
              </w:rPr>
            </w:pPr>
          </w:p>
        </w:tc>
        <w:tc>
          <w:tcPr>
            <w:tcW w:w="3834" w:type="dxa"/>
            <w:shd w:val="clear" w:color="auto" w:fill="auto"/>
            <w:vAlign w:val="bottom"/>
            <w:tcPrChange w:id="31656" w:author="Phuong Truong Thi" w:date="2024-09-30T21:58:00Z">
              <w:tcPr>
                <w:tcW w:w="2329" w:type="dxa"/>
                <w:shd w:val="clear" w:color="auto" w:fill="auto"/>
                <w:vAlign w:val="bottom"/>
              </w:tcPr>
            </w:tcPrChange>
          </w:tcPr>
          <w:p w14:paraId="19D3469D" w14:textId="77777777" w:rsidR="00471E7D" w:rsidRPr="005B43AE" w:rsidRDefault="00471E7D" w:rsidP="00817E47">
            <w:pPr>
              <w:spacing w:before="0" w:line="240" w:lineRule="auto"/>
              <w:contextualSpacing w:val="0"/>
              <w:rPr>
                <w:ins w:id="31657" w:author="Phuong Truong Thi" w:date="2024-10-08T17:57:00Z"/>
                <w:rFonts w:ascii="Times New Roman" w:eastAsia="Times New Roman" w:hAnsi="Times New Roman"/>
                <w:color w:val="000000"/>
                <w:sz w:val="24"/>
                <w:szCs w:val="24"/>
                <w:lang w:val="vi-VN" w:eastAsia="vi-VN"/>
              </w:rPr>
            </w:pPr>
            <w:ins w:id="31658" w:author="Phuong Truong Thi" w:date="2024-10-08T17:57:00Z">
              <w:r w:rsidRPr="005B43AE">
                <w:rPr>
                  <w:rFonts w:ascii="Times New Roman" w:hAnsi="Times New Roman"/>
                  <w:color w:val="000000"/>
                  <w:sz w:val="24"/>
                  <w:szCs w:val="24"/>
                </w:rPr>
                <w:t>Tên chi nhánh quản lý CBBH</w:t>
              </w:r>
            </w:ins>
          </w:p>
        </w:tc>
        <w:tc>
          <w:tcPr>
            <w:tcW w:w="1890" w:type="dxa"/>
            <w:tcPrChange w:id="31659" w:author="Phuong Truong Thi" w:date="2024-09-30T21:58:00Z">
              <w:tcPr>
                <w:tcW w:w="1685" w:type="dxa"/>
                <w:gridSpan w:val="2"/>
              </w:tcPr>
            </w:tcPrChange>
          </w:tcPr>
          <w:p w14:paraId="33664103" w14:textId="5938C8A8" w:rsidR="00B83A1C" w:rsidRDefault="00525739" w:rsidP="00817E47">
            <w:pPr>
              <w:spacing w:before="0" w:line="240" w:lineRule="auto"/>
              <w:contextualSpacing w:val="0"/>
              <w:jc w:val="left"/>
              <w:rPr>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Text (255)</w:t>
            </w:r>
            <w:r w:rsidR="00B83A1C">
              <w:rPr>
                <w:rFonts w:ascii="Times New Roman" w:eastAsia="Times New Roman" w:hAnsi="Times New Roman"/>
                <w:color w:val="000000"/>
                <w:sz w:val="24"/>
                <w:szCs w:val="24"/>
                <w:lang w:eastAsia="vi-VN"/>
              </w:rPr>
              <w:t xml:space="preserve"> </w:t>
            </w:r>
          </w:p>
          <w:p w14:paraId="5948AA75" w14:textId="7276BB4E" w:rsidR="00471E7D" w:rsidRPr="003A44DC" w:rsidRDefault="00525739" w:rsidP="00817E47">
            <w:pPr>
              <w:spacing w:before="0" w:line="240" w:lineRule="auto"/>
              <w:contextualSpacing w:val="0"/>
              <w:jc w:val="left"/>
              <w:rPr>
                <w:ins w:id="31660" w:author="Phuong Truong Thi" w:date="2024-10-08T17:57:00Z"/>
                <w:rFonts w:ascii="Times New Roman" w:eastAsia="Times New Roman" w:hAnsi="Times New Roman"/>
                <w:color w:val="000000"/>
                <w:sz w:val="24"/>
                <w:szCs w:val="24"/>
                <w:lang w:eastAsia="vi-VN"/>
              </w:rPr>
            </w:pPr>
            <w:r>
              <w:rPr>
                <w:rFonts w:ascii="Times New Roman" w:eastAsia="Times New Roman" w:hAnsi="Times New Roman"/>
                <w:color w:val="000000"/>
                <w:sz w:val="24"/>
                <w:szCs w:val="24"/>
                <w:lang w:eastAsia="vi-VN"/>
              </w:rPr>
              <w:t xml:space="preserve">Text </w:t>
            </w:r>
            <w:ins w:id="31661" w:author="Phuong Truong Thi" w:date="2024-10-08T17:57:00Z">
              <w:r w:rsidR="00471E7D">
                <w:rPr>
                  <w:rFonts w:ascii="Times New Roman" w:eastAsia="Times New Roman" w:hAnsi="Times New Roman"/>
                  <w:color w:val="000000"/>
                  <w:sz w:val="24"/>
                  <w:szCs w:val="24"/>
                  <w:lang w:eastAsia="vi-VN"/>
                </w:rPr>
                <w:t>link</w:t>
              </w:r>
            </w:ins>
          </w:p>
        </w:tc>
      </w:tr>
    </w:tbl>
    <w:p w14:paraId="102D53E4" w14:textId="77777777" w:rsidR="00471E7D" w:rsidRPr="00EE4497" w:rsidRDefault="00471E7D">
      <w:pPr>
        <w:pStyle w:val="Heading31"/>
        <w:numPr>
          <w:ilvl w:val="0"/>
          <w:numId w:val="0"/>
        </w:numPr>
        <w:outlineLvl w:val="9"/>
        <w:rPr>
          <w:ins w:id="31662" w:author="Phuong Truong Thi" w:date="2024-10-08T17:57:00Z"/>
          <w:sz w:val="24"/>
          <w:szCs w:val="24"/>
          <w:rPrChange w:id="31663" w:author="Phuong Truong Thi" w:date="2024-09-30T21:47:00Z">
            <w:rPr>
              <w:ins w:id="31664" w:author="Phuong Truong Thi" w:date="2024-10-08T17:57:00Z"/>
              <w:b w:val="0"/>
              <w:bCs w:val="0"/>
              <w:i/>
              <w:iCs/>
              <w:sz w:val="24"/>
              <w:szCs w:val="24"/>
            </w:rPr>
          </w:rPrChange>
        </w:rPr>
        <w:pPrChange w:id="31665" w:author="Phuong Truong Thi" w:date="2024-09-30T21:49:00Z">
          <w:pPr>
            <w:pStyle w:val="Heading31"/>
            <w:numPr>
              <w:ilvl w:val="0"/>
              <w:numId w:val="119"/>
            </w:numPr>
            <w:tabs>
              <w:tab w:val="num" w:pos="360"/>
              <w:tab w:val="num" w:pos="720"/>
            </w:tabs>
            <w:ind w:left="720" w:hanging="360"/>
            <w:outlineLvl w:val="9"/>
          </w:pPr>
        </w:pPrChange>
      </w:pPr>
    </w:p>
    <w:p w14:paraId="35F8036E" w14:textId="77777777" w:rsidR="00471E7D" w:rsidRPr="00F352F6" w:rsidRDefault="00471E7D" w:rsidP="00471E7D">
      <w:pPr>
        <w:pStyle w:val="Heading31"/>
        <w:numPr>
          <w:ilvl w:val="0"/>
          <w:numId w:val="114"/>
        </w:numPr>
        <w:ind w:left="720"/>
        <w:outlineLvl w:val="9"/>
        <w:rPr>
          <w:ins w:id="31666" w:author="Phuong Truong Thi" w:date="2024-10-08T17:57:00Z"/>
          <w:sz w:val="24"/>
          <w:szCs w:val="24"/>
          <w:rPrChange w:id="31667" w:author="Phuong Truong Thi" w:date="2024-09-30T21:51:00Z">
            <w:rPr>
              <w:ins w:id="31668" w:author="Phuong Truong Thi" w:date="2024-10-08T17:57:00Z"/>
              <w:b w:val="0"/>
              <w:bCs w:val="0"/>
              <w:i/>
              <w:iCs/>
              <w:sz w:val="24"/>
              <w:szCs w:val="24"/>
            </w:rPr>
          </w:rPrChange>
        </w:rPr>
      </w:pPr>
      <w:ins w:id="31669" w:author="Phuong Truong Thi" w:date="2024-10-08T17:57:00Z">
        <w:r w:rsidRPr="00F352F6">
          <w:rPr>
            <w:i/>
            <w:iCs/>
            <w:sz w:val="24"/>
            <w:szCs w:val="24"/>
          </w:rPr>
          <w:t>Màn hình minh họa</w:t>
        </w:r>
      </w:ins>
    </w:p>
    <w:p w14:paraId="06A8763F" w14:textId="77777777" w:rsidR="00471E7D" w:rsidRDefault="00471E7D" w:rsidP="00471E7D">
      <w:pPr>
        <w:pStyle w:val="Heading31"/>
        <w:numPr>
          <w:ilvl w:val="0"/>
          <w:numId w:val="0"/>
        </w:numPr>
        <w:outlineLvl w:val="9"/>
        <w:rPr>
          <w:ins w:id="31670" w:author="Phuong Truong Thi" w:date="2024-10-08T17:57:00Z"/>
          <w:szCs w:val="24"/>
        </w:rPr>
      </w:pPr>
      <w:ins w:id="31671" w:author="Phuong Truong Thi" w:date="2024-10-08T17:57:00Z">
        <w:r>
          <w:rPr>
            <w:noProof/>
            <w:lang w:eastAsia="en-US"/>
          </w:rPr>
          <w:drawing>
            <wp:inline distT="0" distB="0" distL="0" distR="0" wp14:anchorId="74FDFD26" wp14:editId="4EE59D8E">
              <wp:extent cx="4800600" cy="2266882"/>
              <wp:effectExtent l="0" t="0" r="0" b="635"/>
              <wp:docPr id="183638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2259" name="Picture 1" descr="A screenshot of a computer&#10;&#10;Description automatically generated"/>
                      <pic:cNvPicPr/>
                    </pic:nvPicPr>
                    <pic:blipFill>
                      <a:blip r:embed="rId20"/>
                      <a:stretch>
                        <a:fillRect/>
                      </a:stretch>
                    </pic:blipFill>
                    <pic:spPr>
                      <a:xfrm>
                        <a:off x="0" y="0"/>
                        <a:ext cx="4813047" cy="2272759"/>
                      </a:xfrm>
                      <a:prstGeom prst="rect">
                        <a:avLst/>
                      </a:prstGeom>
                    </pic:spPr>
                  </pic:pic>
                </a:graphicData>
              </a:graphic>
            </wp:inline>
          </w:drawing>
        </w:r>
      </w:ins>
    </w:p>
    <w:p w14:paraId="6474E8CB" w14:textId="77777777" w:rsidR="00083478" w:rsidRDefault="00083478">
      <w:pPr>
        <w:pStyle w:val="Heading23"/>
        <w:numPr>
          <w:ilvl w:val="0"/>
          <w:numId w:val="0"/>
        </w:numPr>
        <w:pBdr>
          <w:top w:val="none" w:sz="0" w:space="0" w:color="auto"/>
          <w:left w:val="none" w:sz="0" w:space="0" w:color="auto"/>
          <w:bottom w:val="none" w:sz="0" w:space="0" w:color="auto"/>
          <w:right w:val="none" w:sz="0" w:space="0" w:color="auto"/>
        </w:pBdr>
        <w:shd w:val="clear" w:color="auto" w:fill="auto"/>
        <w:outlineLvl w:val="9"/>
        <w:rPr>
          <w:ins w:id="31672" w:author="Phuong Truong Thi" w:date="2024-10-08T16:59:00Z"/>
        </w:rPr>
        <w:pPrChange w:id="31673" w:author="Phuong Truong Thi" w:date="2024-10-08T16:59:00Z">
          <w:pPr>
            <w:pStyle w:val="Heading23"/>
            <w:numPr>
              <w:numId w:val="66"/>
            </w:numPr>
            <w:pBdr>
              <w:top w:val="none" w:sz="0" w:space="0" w:color="auto"/>
              <w:left w:val="none" w:sz="0" w:space="0" w:color="auto"/>
              <w:bottom w:val="none" w:sz="0" w:space="0" w:color="auto"/>
              <w:right w:val="none" w:sz="0" w:space="0" w:color="auto"/>
            </w:pBdr>
            <w:tabs>
              <w:tab w:val="clear" w:pos="1430"/>
            </w:tabs>
            <w:ind w:left="600" w:hanging="600"/>
            <w:outlineLvl w:val="2"/>
          </w:pPr>
        </w:pPrChange>
      </w:pPr>
    </w:p>
    <w:p w14:paraId="79E17C2A" w14:textId="0D39FCE0" w:rsidR="0018703C" w:rsidRPr="00FD7366" w:rsidRDefault="003F5891" w:rsidP="00FD7366">
      <w:pPr>
        <w:pStyle w:val="Heading31"/>
        <w:rPr>
          <w:ins w:id="31674" w:author="Phuong Truong Thi" w:date="2024-11-20T00:25:00Z"/>
          <w:sz w:val="24"/>
          <w:szCs w:val="24"/>
        </w:rPr>
      </w:pPr>
      <w:bookmarkStart w:id="31675" w:name="_Toc184813971"/>
      <w:ins w:id="31676" w:author="Phuong Truong Thi" w:date="2024-11-20T00:26:00Z">
        <w:r>
          <w:rPr>
            <w:sz w:val="24"/>
            <w:szCs w:val="24"/>
          </w:rPr>
          <w:t>Các tính năng</w:t>
        </w:r>
      </w:ins>
      <w:bookmarkEnd w:id="31675"/>
    </w:p>
    <w:p w14:paraId="502D110C" w14:textId="451B47BA" w:rsidR="00890E54" w:rsidRPr="005B45EC" w:rsidRDefault="005D693B">
      <w:pPr>
        <w:pStyle w:val="Heading41"/>
        <w:shd w:val="clear" w:color="auto" w:fill="auto"/>
        <w:rPr>
          <w:ins w:id="31677" w:author="Phuong Truong Thi" w:date="2024-11-20T12:51:00Z"/>
          <w:i w:val="0"/>
          <w:iCs w:val="0"/>
          <w:rPrChange w:id="31678" w:author="Phuong Truong Thi" w:date="2024-11-25T19:08:00Z">
            <w:rPr>
              <w:ins w:id="31679" w:author="Phuong Truong Thi" w:date="2024-11-20T12:51:00Z"/>
            </w:rPr>
          </w:rPrChange>
        </w:rPr>
      </w:pPr>
      <w:bookmarkStart w:id="31680" w:name="_Toc184813972"/>
      <w:ins w:id="31681" w:author="Phuong Truong Thi" w:date="2024-11-25T09:51:00Z">
        <w:r w:rsidRPr="005B45EC">
          <w:rPr>
            <w:i w:val="0"/>
            <w:iCs w:val="0"/>
            <w:rPrChange w:id="31682" w:author="Phuong Truong Thi" w:date="2024-11-25T19:08:00Z">
              <w:rPr/>
            </w:rPrChange>
          </w:rPr>
          <w:t>Tìm kiếm</w:t>
        </w:r>
      </w:ins>
      <w:bookmarkEnd w:id="31680"/>
    </w:p>
    <w:p w14:paraId="6042E855" w14:textId="77DD07FE" w:rsidR="00890E54" w:rsidRDefault="005D693B" w:rsidP="00890E54">
      <w:pPr>
        <w:pStyle w:val="Heading5"/>
        <w:rPr>
          <w:ins w:id="31683" w:author="Phuong Truong Thi" w:date="2024-11-20T12:52:00Z"/>
          <w:b/>
          <w:bCs w:val="0"/>
        </w:rPr>
      </w:pPr>
      <w:bookmarkStart w:id="31684" w:name="_Toc184813973"/>
      <w:ins w:id="31685" w:author="Phuong Truong Thi" w:date="2024-11-25T09:51:00Z">
        <w:r>
          <w:rPr>
            <w:b/>
            <w:bCs w:val="0"/>
          </w:rPr>
          <w:t>Tìm kiếm trong danh sách</w:t>
        </w:r>
      </w:ins>
      <w:bookmarkEnd w:id="31684"/>
    </w:p>
    <w:p w14:paraId="3E07DEC1" w14:textId="3D9E8B9A" w:rsidR="00890E54" w:rsidRDefault="00890E54" w:rsidP="00890E54">
      <w:pPr>
        <w:pStyle w:val="ListParagraph"/>
        <w:numPr>
          <w:ilvl w:val="0"/>
          <w:numId w:val="0"/>
        </w:numPr>
        <w:tabs>
          <w:tab w:val="left" w:pos="360"/>
        </w:tabs>
        <w:ind w:left="360" w:hanging="180"/>
        <w:rPr>
          <w:ins w:id="31686" w:author="Phuong Truong Thi" w:date="2024-11-28T19:12:00Z"/>
          <w:szCs w:val="24"/>
        </w:rPr>
      </w:pPr>
      <w:ins w:id="31687" w:author="Phuong Truong Thi" w:date="2024-11-20T12:52:00Z">
        <w:r>
          <w:rPr>
            <w:szCs w:val="24"/>
          </w:rPr>
          <w:t xml:space="preserve">Bước 1: </w:t>
        </w:r>
        <w:r w:rsidRPr="00902F80">
          <w:rPr>
            <w:szCs w:val="24"/>
          </w:rPr>
          <w:t>Tại</w:t>
        </w:r>
      </w:ins>
      <w:ins w:id="31688" w:author="Phuong Truong Thi" w:date="2024-11-20T13:04:00Z">
        <w:r w:rsidR="0004719F">
          <w:rPr>
            <w:szCs w:val="24"/>
          </w:rPr>
          <w:t xml:space="preserve"> các</w:t>
        </w:r>
      </w:ins>
      <w:ins w:id="31689" w:author="Phuong Truong Thi" w:date="2024-11-20T12:52:00Z">
        <w:r w:rsidRPr="00902F80">
          <w:rPr>
            <w:szCs w:val="24"/>
          </w:rPr>
          <w:t xml:space="preserve"> màn hình danh sách </w:t>
        </w:r>
      </w:ins>
      <w:ins w:id="31690" w:author="Phuong Truong Thi" w:date="2024-11-20T13:04:00Z">
        <w:r w:rsidR="0004719F">
          <w:rPr>
            <w:szCs w:val="24"/>
          </w:rPr>
          <w:t>khách hàng</w:t>
        </w:r>
      </w:ins>
      <w:ins w:id="31691" w:author="Phuong Truong Thi" w:date="2024-11-20T12:52:00Z">
        <w:r w:rsidRPr="00902F80">
          <w:rPr>
            <w:szCs w:val="24"/>
          </w:rPr>
          <w:t xml:space="preserve">, </w:t>
        </w:r>
      </w:ins>
      <w:ins w:id="31692" w:author="Phuong Truong Thi" w:date="2024-11-22T17:26:00Z">
        <w:r w:rsidR="00730205">
          <w:rPr>
            <w:szCs w:val="24"/>
            <w:lang w:val="vi-VN"/>
          </w:rPr>
          <w:t>NSD</w:t>
        </w:r>
      </w:ins>
      <w:ins w:id="31693" w:author="Phuong Truong Thi" w:date="2024-11-20T12:52:00Z">
        <w:r w:rsidRPr="00902F80">
          <w:rPr>
            <w:szCs w:val="24"/>
          </w:rPr>
          <w:t xml:space="preserve"> nhập thông tin tìm kiếm vào search box</w:t>
        </w:r>
        <w:r>
          <w:rPr>
            <w:szCs w:val="24"/>
          </w:rPr>
          <w:t xml:space="preserve"> </w:t>
        </w:r>
      </w:ins>
    </w:p>
    <w:p w14:paraId="5E7A05C9" w14:textId="7DC937FF" w:rsidR="0031629B" w:rsidRPr="00BB69B9" w:rsidRDefault="00F157CD" w:rsidP="00890E54">
      <w:pPr>
        <w:pStyle w:val="ListParagraph"/>
        <w:numPr>
          <w:ilvl w:val="0"/>
          <w:numId w:val="0"/>
        </w:numPr>
        <w:tabs>
          <w:tab w:val="left" w:pos="360"/>
        </w:tabs>
        <w:ind w:left="360" w:hanging="180"/>
        <w:rPr>
          <w:ins w:id="31694" w:author="Phuong Truong Thi" w:date="2024-11-20T12:52:00Z"/>
          <w:szCs w:val="24"/>
        </w:rPr>
      </w:pPr>
      <w:ins w:id="31695" w:author="Phuong Truong Thi" w:date="2024-12-05T17:05:00Z">
        <w:r>
          <w:rPr>
            <w:noProof/>
          </w:rPr>
          <w:drawing>
            <wp:inline distT="0" distB="0" distL="0" distR="0" wp14:anchorId="2B762B3F" wp14:editId="6F65E23B">
              <wp:extent cx="1990476" cy="409524"/>
              <wp:effectExtent l="0" t="0" r="0" b="0"/>
              <wp:docPr id="136836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64447" name=""/>
                      <pic:cNvPicPr/>
                    </pic:nvPicPr>
                    <pic:blipFill>
                      <a:blip r:embed="rId38"/>
                      <a:stretch>
                        <a:fillRect/>
                      </a:stretch>
                    </pic:blipFill>
                    <pic:spPr>
                      <a:xfrm>
                        <a:off x="0" y="0"/>
                        <a:ext cx="1990476" cy="409524"/>
                      </a:xfrm>
                      <a:prstGeom prst="rect">
                        <a:avLst/>
                      </a:prstGeom>
                    </pic:spPr>
                  </pic:pic>
                </a:graphicData>
              </a:graphic>
            </wp:inline>
          </w:drawing>
        </w:r>
      </w:ins>
    </w:p>
    <w:p w14:paraId="4EF971DF" w14:textId="6DE85D81" w:rsidR="00890E54" w:rsidRPr="00902F80" w:rsidRDefault="00890E54" w:rsidP="00890E54">
      <w:pPr>
        <w:pStyle w:val="ListParagraph"/>
        <w:numPr>
          <w:ilvl w:val="0"/>
          <w:numId w:val="0"/>
        </w:numPr>
        <w:ind w:left="360" w:hanging="180"/>
        <w:rPr>
          <w:ins w:id="31696" w:author="Phuong Truong Thi" w:date="2024-11-20T12:52:00Z"/>
          <w:szCs w:val="24"/>
        </w:rPr>
      </w:pPr>
      <w:ins w:id="31697" w:author="Phuong Truong Thi" w:date="2024-11-20T12:52:00Z">
        <w:r>
          <w:rPr>
            <w:szCs w:val="24"/>
          </w:rPr>
          <w:t>Bước 2:</w:t>
        </w:r>
        <w:r w:rsidRPr="00902F80">
          <w:rPr>
            <w:szCs w:val="24"/>
          </w:rPr>
          <w:t xml:space="preserve"> </w:t>
        </w:r>
      </w:ins>
      <w:ins w:id="31698" w:author="Phuong Truong Thi" w:date="2024-11-28T19:12:00Z">
        <w:r w:rsidR="0031629B">
          <w:rPr>
            <w:szCs w:val="24"/>
          </w:rPr>
          <w:t>NSD có thể nhập thông tin</w:t>
        </w:r>
      </w:ins>
      <w:ins w:id="31699" w:author="Phuong Truong Thi" w:date="2024-11-22T01:56:00Z">
        <w:r w:rsidR="00F04EE0">
          <w:rPr>
            <w:szCs w:val="24"/>
          </w:rPr>
          <w:t xml:space="preserve"> tìm kiếm theo</w:t>
        </w:r>
      </w:ins>
      <w:ins w:id="31700" w:author="Phuong Truong Thi" w:date="2024-11-20T12:52:00Z">
        <w:r>
          <w:rPr>
            <w:szCs w:val="24"/>
          </w:rPr>
          <w:t xml:space="preserve"> 4 trường CIF/ Legal ID/ Số điện thoại/ Tên khách hàng </w:t>
        </w:r>
      </w:ins>
    </w:p>
    <w:p w14:paraId="46505FF2" w14:textId="51691F18" w:rsidR="00F04EE0" w:rsidRDefault="00F04EE0" w:rsidP="00F04EE0">
      <w:pPr>
        <w:pStyle w:val="ListParagraph"/>
        <w:numPr>
          <w:ilvl w:val="0"/>
          <w:numId w:val="0"/>
        </w:numPr>
        <w:ind w:left="360" w:hanging="180"/>
        <w:rPr>
          <w:ins w:id="31701" w:author="Phuong Truong Thi" w:date="2024-11-22T01:57:00Z"/>
          <w:szCs w:val="24"/>
        </w:rPr>
      </w:pPr>
      <w:ins w:id="31702" w:author="Phuong Truong Thi" w:date="2024-11-22T01:56:00Z">
        <w:r>
          <w:rPr>
            <w:szCs w:val="24"/>
          </w:rPr>
          <w:t>Bước 3</w:t>
        </w:r>
      </w:ins>
      <w:ins w:id="31703" w:author="Phuong Truong Thi" w:date="2024-11-22T01:57:00Z">
        <w:r>
          <w:rPr>
            <w:szCs w:val="24"/>
          </w:rPr>
          <w:t>: Hệ thống tra cứu và hiển thị kết quả tìm kiếm theo đúng thông tin đã nhập.</w:t>
        </w:r>
      </w:ins>
    </w:p>
    <w:p w14:paraId="52925718" w14:textId="2432A77E" w:rsidR="00890E54" w:rsidRPr="00F04EE0" w:rsidRDefault="00890E54" w:rsidP="00F04EE0">
      <w:pPr>
        <w:pStyle w:val="ListParagraph"/>
        <w:numPr>
          <w:ilvl w:val="0"/>
          <w:numId w:val="0"/>
        </w:numPr>
        <w:ind w:left="360" w:hanging="180"/>
        <w:rPr>
          <w:ins w:id="31704" w:author="Phuong Truong Thi" w:date="2024-11-20T12:52:00Z"/>
          <w:szCs w:val="24"/>
        </w:rPr>
      </w:pPr>
      <w:ins w:id="31705" w:author="Phuong Truong Thi" w:date="2024-11-20T12:52:00Z">
        <w:r w:rsidRPr="00F04EE0">
          <w:rPr>
            <w:szCs w:val="24"/>
          </w:rPr>
          <w:t>Cho phép tìm kiếm gần đúng, không phân biệt chữ hoa, chữ thường.</w:t>
        </w:r>
      </w:ins>
    </w:p>
    <w:p w14:paraId="402534C1" w14:textId="77777777" w:rsidR="00C847A8" w:rsidRPr="00C847A8" w:rsidRDefault="00B92114" w:rsidP="00B92114">
      <w:pPr>
        <w:pStyle w:val="ListParagraph"/>
        <w:numPr>
          <w:ilvl w:val="0"/>
          <w:numId w:val="114"/>
        </w:numPr>
        <w:rPr>
          <w:ins w:id="31706" w:author="Phuong Truong Thi" w:date="2024-12-05T18:48:00Z"/>
          <w:bCs/>
          <w:lang w:val="vi-VN"/>
          <w:rPrChange w:id="31707" w:author="Phuong Truong Thi" w:date="2024-12-05T18:48:00Z">
            <w:rPr>
              <w:ins w:id="31708" w:author="Phuong Truong Thi" w:date="2024-12-05T18:48:00Z"/>
              <w:bCs/>
            </w:rPr>
          </w:rPrChange>
        </w:rPr>
      </w:pPr>
      <w:ins w:id="31709" w:author="Phuong Truong Thi" w:date="2024-12-05T18:05:00Z">
        <w:r>
          <w:rPr>
            <w:b/>
          </w:rPr>
          <w:t>Giới hạn tính nă</w:t>
        </w:r>
      </w:ins>
      <w:ins w:id="31710" w:author="Phuong Truong Thi" w:date="2024-12-05T18:06:00Z">
        <w:r>
          <w:rPr>
            <w:b/>
          </w:rPr>
          <w:t xml:space="preserve">ng </w:t>
        </w:r>
      </w:ins>
      <w:ins w:id="31711" w:author="Phuong Truong Thi" w:date="2024-11-22T15:55:00Z">
        <w:r w:rsidR="00C70D6E" w:rsidRPr="00B92114">
          <w:rPr>
            <w:b/>
            <w:rPrChange w:id="31712" w:author="Phuong Truong Thi" w:date="2024-12-05T18:05:00Z">
              <w:rPr>
                <w:bCs/>
              </w:rPr>
            </w:rPrChange>
          </w:rPr>
          <w:t>:</w:t>
        </w:r>
        <w:r w:rsidR="00C70D6E" w:rsidRPr="00FD7366">
          <w:rPr>
            <w:bCs/>
          </w:rPr>
          <w:t xml:space="preserve"> </w:t>
        </w:r>
      </w:ins>
      <w:ins w:id="31713" w:author="Phuong Truong Thi" w:date="2024-12-05T18:05:00Z">
        <w:r w:rsidRPr="00FD7366">
          <w:rPr>
            <w:bCs/>
          </w:rPr>
          <w:t xml:space="preserve"> </w:t>
        </w:r>
      </w:ins>
    </w:p>
    <w:p w14:paraId="21E48D6A" w14:textId="54DD12C0" w:rsidR="00C70D6E" w:rsidRPr="00C847A8" w:rsidRDefault="00C70D6E" w:rsidP="00C111C4">
      <w:pPr>
        <w:rPr>
          <w:ins w:id="31714" w:author="Phuong Truong Thi" w:date="2024-11-22T17:16:00Z"/>
          <w:rFonts w:ascii="Times New Roman" w:hAnsi="Times New Roman"/>
          <w:bCs/>
          <w:lang w:val="vi-VN"/>
          <w:rPrChange w:id="31715" w:author="Phuong Truong Thi" w:date="2024-12-05T18:48:00Z">
            <w:rPr>
              <w:ins w:id="31716" w:author="Phuong Truong Thi" w:date="2024-11-22T17:16:00Z"/>
              <w:lang w:val="vi-VN"/>
            </w:rPr>
          </w:rPrChange>
        </w:rPr>
      </w:pPr>
      <w:ins w:id="31717" w:author="Phuong Truong Thi" w:date="2024-11-22T15:58:00Z">
        <w:r w:rsidRPr="00C847A8">
          <w:rPr>
            <w:rFonts w:ascii="Times New Roman" w:hAnsi="Times New Roman"/>
            <w:bCs/>
            <w:rPrChange w:id="31718" w:author="Phuong Truong Thi" w:date="2024-12-05T18:48:00Z">
              <w:rPr/>
            </w:rPrChange>
          </w:rPr>
          <w:t xml:space="preserve">Hạn chế và cân nhắc khi tìm kiếm </w:t>
        </w:r>
        <w:r w:rsidRPr="00C847A8">
          <w:rPr>
            <w:rFonts w:ascii="Times New Roman" w:hAnsi="Times New Roman"/>
            <w:bCs/>
            <w:lang w:val="vi-VN"/>
            <w:rPrChange w:id="31719" w:author="Phuong Truong Thi" w:date="2024-12-05T18:48:00Z">
              <w:rPr>
                <w:lang w:val="vi-VN"/>
              </w:rPr>
            </w:rPrChange>
          </w:rPr>
          <w:t>trên</w:t>
        </w:r>
        <w:r w:rsidRPr="00C847A8">
          <w:rPr>
            <w:rFonts w:ascii="Times New Roman" w:hAnsi="Times New Roman"/>
            <w:bCs/>
            <w:rPrChange w:id="31720" w:author="Phuong Truong Thi" w:date="2024-12-05T18:48:00Z">
              <w:rPr/>
            </w:rPrChange>
          </w:rPr>
          <w:t xml:space="preserve"> danh sách:</w:t>
        </w:r>
      </w:ins>
    </w:p>
    <w:p w14:paraId="2CEF89DF" w14:textId="283171A1" w:rsidR="00F42538" w:rsidRPr="00414C23" w:rsidRDefault="00F42538" w:rsidP="00C70D6E">
      <w:pPr>
        <w:rPr>
          <w:ins w:id="31721" w:author="Phuong Truong Thi" w:date="2024-11-22T16:11:00Z"/>
          <w:rFonts w:ascii="Times New Roman" w:hAnsi="Times New Roman"/>
          <w:bCs/>
          <w:lang w:val="vi-VN"/>
          <w:rPrChange w:id="31722" w:author="Phuong Truong Thi" w:date="2024-11-22T17:23:00Z">
            <w:rPr>
              <w:ins w:id="31723" w:author="Phuong Truong Thi" w:date="2024-11-22T16:11:00Z"/>
              <w:rFonts w:ascii="Times New Roman" w:hAnsi="Times New Roman"/>
              <w:bCs/>
              <w:sz w:val="24"/>
              <w:szCs w:val="24"/>
              <w:lang w:val="vi-VN"/>
            </w:rPr>
          </w:rPrChange>
        </w:rPr>
      </w:pPr>
      <w:ins w:id="31724" w:author="Phuong Truong Thi" w:date="2024-11-22T17:16:00Z">
        <w:r w:rsidRPr="00414C23">
          <w:rPr>
            <w:rFonts w:ascii="Times New Roman" w:hAnsi="Times New Roman"/>
            <w:bCs/>
            <w:lang w:val="vi-VN"/>
            <w:rPrChange w:id="31725" w:author="Phuong Truong Thi" w:date="2024-11-22T17:23:00Z">
              <w:rPr>
                <w:rFonts w:ascii="Times New Roman" w:hAnsi="Times New Roman"/>
                <w:bCs/>
                <w:sz w:val="24"/>
                <w:szCs w:val="24"/>
                <w:lang w:val="vi-VN"/>
              </w:rPr>
            </w:rPrChange>
          </w:rPr>
          <w:t>SOSL yêu cầu thuật ngữ tìm kiếm phải từ 2 k</w:t>
        </w:r>
      </w:ins>
      <w:ins w:id="31726" w:author="Phuong Truong Thi" w:date="2024-11-22T17:17:00Z">
        <w:r w:rsidRPr="00414C23">
          <w:rPr>
            <w:rFonts w:ascii="Times New Roman" w:hAnsi="Times New Roman"/>
            <w:bCs/>
            <w:lang w:val="vi-VN"/>
            <w:rPrChange w:id="31727" w:author="Phuong Truong Thi" w:date="2024-11-22T17:23:00Z">
              <w:rPr>
                <w:rFonts w:ascii="Times New Roman" w:hAnsi="Times New Roman"/>
                <w:bCs/>
                <w:sz w:val="24"/>
                <w:szCs w:val="24"/>
                <w:lang w:val="vi-VN"/>
              </w:rPr>
            </w:rPrChange>
          </w:rPr>
          <w:t>ý tự trở lên.</w:t>
        </w:r>
      </w:ins>
    </w:p>
    <w:p w14:paraId="5E53E334" w14:textId="6170E527" w:rsidR="00C70D6E" w:rsidRPr="00414C23" w:rsidRDefault="00C70D6E" w:rsidP="00C70D6E">
      <w:pPr>
        <w:rPr>
          <w:ins w:id="31728" w:author="Phuong Truong Thi" w:date="2024-11-22T15:55:00Z"/>
          <w:rFonts w:ascii="Times New Roman" w:hAnsi="Times New Roman"/>
          <w:bCs/>
          <w:lang w:val="vi-VN"/>
          <w:rPrChange w:id="31729" w:author="Phuong Truong Thi" w:date="2024-11-22T17:23:00Z">
            <w:rPr>
              <w:ins w:id="31730" w:author="Phuong Truong Thi" w:date="2024-11-22T15:55:00Z"/>
              <w:bCs/>
            </w:rPr>
          </w:rPrChange>
        </w:rPr>
      </w:pPr>
      <w:ins w:id="31731" w:author="Phuong Truong Thi" w:date="2024-11-22T16:12:00Z">
        <w:r w:rsidRPr="00414C23">
          <w:rPr>
            <w:rFonts w:ascii="Times New Roman" w:hAnsi="Times New Roman"/>
            <w:bCs/>
            <w:lang w:val="vi-VN"/>
            <w:rPrChange w:id="31732" w:author="Phuong Truong Thi" w:date="2024-11-22T17:23:00Z">
              <w:rPr>
                <w:rFonts w:ascii="Times New Roman" w:hAnsi="Times New Roman"/>
                <w:bCs/>
                <w:sz w:val="24"/>
                <w:szCs w:val="24"/>
                <w:lang w:val="vi-VN"/>
              </w:rPr>
            </w:rPrChange>
          </w:rPr>
          <w:t>Một số trường không thể tìm kiếm được do hạn chế của SOSL:</w:t>
        </w:r>
      </w:ins>
    </w:p>
    <w:p w14:paraId="5811EA7B" w14:textId="3DBE4081" w:rsidR="00C70D6E" w:rsidRPr="009E5742" w:rsidRDefault="00C70D6E">
      <w:pPr>
        <w:pStyle w:val="ListParagraph"/>
        <w:rPr>
          <w:ins w:id="31733" w:author="Phuong Truong Thi" w:date="2024-11-22T15:55:00Z"/>
        </w:rPr>
        <w:pPrChange w:id="31734" w:author="Phuong Truong Thi" w:date="2024-11-22T17:21:00Z">
          <w:pPr/>
        </w:pPrChange>
      </w:pPr>
      <w:ins w:id="31735" w:author="Phuong Truong Thi" w:date="2024-11-22T15:55:00Z">
        <w:r w:rsidRPr="00414C23">
          <w:rPr>
            <w:sz w:val="22"/>
            <w:szCs w:val="22"/>
            <w:rPrChange w:id="31736" w:author="Phuong Truong Thi" w:date="2024-11-22T17:23:00Z">
              <w:rPr/>
            </w:rPrChange>
          </w:rPr>
          <w:t>Lookup fields</w:t>
        </w:r>
      </w:ins>
    </w:p>
    <w:p w14:paraId="425D5BC2" w14:textId="75BAB3BA" w:rsidR="00C70D6E" w:rsidRPr="009E5742" w:rsidRDefault="00C70D6E">
      <w:pPr>
        <w:pStyle w:val="ListParagraph"/>
        <w:rPr>
          <w:ins w:id="31737" w:author="Phuong Truong Thi" w:date="2024-11-22T15:55:00Z"/>
        </w:rPr>
        <w:pPrChange w:id="31738" w:author="Phuong Truong Thi" w:date="2024-11-22T17:21:00Z">
          <w:pPr/>
        </w:pPrChange>
      </w:pPr>
      <w:ins w:id="31739" w:author="Phuong Truong Thi" w:date="2024-11-22T15:55:00Z">
        <w:r w:rsidRPr="00414C23">
          <w:rPr>
            <w:sz w:val="22"/>
            <w:szCs w:val="22"/>
            <w:rPrChange w:id="31740" w:author="Phuong Truong Thi" w:date="2024-11-22T17:23:00Z">
              <w:rPr/>
            </w:rPrChange>
          </w:rPr>
          <w:t>Derived fields</w:t>
        </w:r>
      </w:ins>
    </w:p>
    <w:p w14:paraId="1295EA9C" w14:textId="688CBE53" w:rsidR="00C70D6E" w:rsidRPr="009E5742" w:rsidRDefault="00C70D6E">
      <w:pPr>
        <w:pStyle w:val="ListParagraph"/>
        <w:rPr>
          <w:ins w:id="31741" w:author="Phuong Truong Thi" w:date="2024-11-22T15:55:00Z"/>
        </w:rPr>
        <w:pPrChange w:id="31742" w:author="Phuong Truong Thi" w:date="2024-11-22T17:21:00Z">
          <w:pPr/>
        </w:pPrChange>
      </w:pPr>
      <w:ins w:id="31743" w:author="Phuong Truong Thi" w:date="2024-11-22T15:55:00Z">
        <w:r w:rsidRPr="00414C23">
          <w:rPr>
            <w:sz w:val="22"/>
            <w:szCs w:val="22"/>
            <w:rPrChange w:id="31744" w:author="Phuong Truong Thi" w:date="2024-11-22T17:23:00Z">
              <w:rPr/>
            </w:rPrChange>
          </w:rPr>
          <w:t>Formula fields</w:t>
        </w:r>
      </w:ins>
    </w:p>
    <w:p w14:paraId="1C5620F1" w14:textId="7E9C8E92" w:rsidR="00C70D6E" w:rsidRPr="009E5742" w:rsidRDefault="00C70D6E">
      <w:pPr>
        <w:pStyle w:val="ListParagraph"/>
        <w:rPr>
          <w:ins w:id="31745" w:author="Phuong Truong Thi" w:date="2024-11-22T15:55:00Z"/>
        </w:rPr>
        <w:pPrChange w:id="31746" w:author="Phuong Truong Thi" w:date="2024-11-22T17:21:00Z">
          <w:pPr/>
        </w:pPrChange>
      </w:pPr>
      <w:ins w:id="31747" w:author="Phuong Truong Thi" w:date="2024-11-22T15:55:00Z">
        <w:r w:rsidRPr="00414C23">
          <w:rPr>
            <w:sz w:val="22"/>
            <w:szCs w:val="22"/>
            <w:rPrChange w:id="31748" w:author="Phuong Truong Thi" w:date="2024-11-22T17:23:00Z">
              <w:rPr/>
            </w:rPrChange>
          </w:rPr>
          <w:t>Trường không phải là dạng Text (Trường có định dạng là: INTEGER,CURRENCY)</w:t>
        </w:r>
      </w:ins>
    </w:p>
    <w:p w14:paraId="302B4381" w14:textId="2F3A6EDB" w:rsidR="00890E54" w:rsidRPr="00414C23" w:rsidRDefault="00C70D6E">
      <w:pPr>
        <w:rPr>
          <w:ins w:id="31749" w:author="Phuong Truong Thi" w:date="2024-11-20T12:52:00Z"/>
          <w:bCs/>
          <w:rPrChange w:id="31750" w:author="Phuong Truong Thi" w:date="2024-11-22T17:23:00Z">
            <w:rPr>
              <w:ins w:id="31751" w:author="Phuong Truong Thi" w:date="2024-11-20T12:52:00Z"/>
              <w:b/>
              <w:bCs w:val="0"/>
            </w:rPr>
          </w:rPrChange>
        </w:rPr>
        <w:pPrChange w:id="31752" w:author="Phuong Truong Thi" w:date="2024-11-20T12:52:00Z">
          <w:pPr>
            <w:pStyle w:val="Heading5"/>
          </w:pPr>
        </w:pPrChange>
      </w:pPr>
      <w:ins w:id="31753" w:author="Phuong Truong Thi" w:date="2024-11-22T15:55:00Z">
        <w:r w:rsidRPr="00414C23">
          <w:rPr>
            <w:rFonts w:ascii="Times New Roman" w:hAnsi="Times New Roman"/>
            <w:bCs/>
            <w:rPrChange w:id="31754" w:author="Phuong Truong Thi" w:date="2024-11-22T17:23:00Z">
              <w:rPr/>
            </w:rPrChange>
          </w:rPr>
          <w:t xml:space="preserve">   Đối với màn hình dạng listview chỉ có 2.000 bản ghi (do giới hạn của SOQL), nên tìm kiếm sẽ chỉ tìm thấy kết quả trong 2.000 bản ghi đó.</w:t>
        </w:r>
      </w:ins>
    </w:p>
    <w:p w14:paraId="28ABF9A6" w14:textId="2C0F417E" w:rsidR="003B3E65" w:rsidRPr="00A00646" w:rsidRDefault="009E3827">
      <w:pPr>
        <w:pStyle w:val="Heading5"/>
        <w:rPr>
          <w:bCs w:val="0"/>
        </w:rPr>
        <w:pPrChange w:id="31755" w:author="Phuong Truong Thi" w:date="2024-11-20T12:51:00Z">
          <w:pPr>
            <w:pStyle w:val="Heading31"/>
          </w:pPr>
        </w:pPrChange>
      </w:pPr>
      <w:del w:id="31756" w:author="Phuong Truong Thi" w:date="2024-11-25T09:54:00Z">
        <w:r w:rsidRPr="00890E54" w:rsidDel="005D693B">
          <w:rPr>
            <w:b/>
            <w:bCs w:val="0"/>
            <w:rPrChange w:id="31757" w:author="Phuong Truong Thi" w:date="2024-11-20T12:52:00Z">
              <w:rPr/>
            </w:rPrChange>
          </w:rPr>
          <w:lastRenderedPageBreak/>
          <w:delText>Tính</w:delText>
        </w:r>
        <w:commentRangeStart w:id="31758"/>
        <w:commentRangeStart w:id="31759"/>
        <w:r w:rsidR="008B579D" w:rsidRPr="00890E54" w:rsidDel="005D693B">
          <w:rPr>
            <w:b/>
            <w:bCs w:val="0"/>
            <w:rPrChange w:id="31760" w:author="Phuong Truong Thi" w:date="2024-11-20T12:52:00Z">
              <w:rPr/>
            </w:rPrChange>
          </w:rPr>
          <w:delText xml:space="preserve"> năng </w:delText>
        </w:r>
      </w:del>
      <w:del w:id="31761" w:author="Phuong Truong Thi" w:date="2024-11-25T09:52:00Z">
        <w:r w:rsidR="003B3E65" w:rsidRPr="00890E54" w:rsidDel="005D693B">
          <w:rPr>
            <w:b/>
            <w:bCs w:val="0"/>
            <w:rPrChange w:id="31762" w:author="Phuong Truong Thi" w:date="2024-11-20T12:52:00Z">
              <w:rPr/>
            </w:rPrChange>
          </w:rPr>
          <w:delText>Search Global</w:delText>
        </w:r>
        <w:commentRangeEnd w:id="31758"/>
        <w:r w:rsidR="009E5898" w:rsidRPr="00890E54" w:rsidDel="005D693B">
          <w:rPr>
            <w:rStyle w:val="CommentReference"/>
            <w:rFonts w:ascii="Arial" w:hAnsi="Arial"/>
            <w:b/>
            <w:bCs w:val="0"/>
            <w:rPrChange w:id="31763" w:author="Phuong Truong Thi" w:date="2024-11-20T12:52:00Z">
              <w:rPr>
                <w:rStyle w:val="CommentReference"/>
                <w:rFonts w:ascii="Arial" w:hAnsi="Arial"/>
                <w:b w:val="0"/>
              </w:rPr>
            </w:rPrChange>
          </w:rPr>
          <w:commentReference w:id="31758"/>
        </w:r>
        <w:commentRangeEnd w:id="31759"/>
        <w:r w:rsidR="00F04EE0" w:rsidDel="005D693B">
          <w:rPr>
            <w:rStyle w:val="CommentReference"/>
            <w:rFonts w:ascii="Arial" w:eastAsia="Calibri" w:hAnsi="Arial"/>
            <w:bCs w:val="0"/>
            <w:i w:val="0"/>
            <w:iCs w:val="0"/>
          </w:rPr>
          <w:commentReference w:id="31759"/>
        </w:r>
      </w:del>
      <w:bookmarkStart w:id="31764" w:name="_Toc184813974"/>
      <w:ins w:id="31765" w:author="Phuong Truong Thi" w:date="2024-11-25T09:52:00Z">
        <w:r w:rsidR="005D693B">
          <w:rPr>
            <w:b/>
            <w:bCs w:val="0"/>
          </w:rPr>
          <w:t>Tìm kiếm toàn hệ thống</w:t>
        </w:r>
      </w:ins>
      <w:bookmarkEnd w:id="31764"/>
    </w:p>
    <w:p w14:paraId="71799D20" w14:textId="5138F315" w:rsidR="008B579D" w:rsidRDefault="00F04EE0" w:rsidP="008B579D">
      <w:pPr>
        <w:pStyle w:val="Heading31"/>
        <w:numPr>
          <w:ilvl w:val="0"/>
          <w:numId w:val="0"/>
        </w:numPr>
        <w:outlineLvl w:val="9"/>
        <w:rPr>
          <w:ins w:id="31766" w:author="Phuong Truong Thi" w:date="2024-11-22T01:58:00Z"/>
          <w:b w:val="0"/>
          <w:bCs w:val="0"/>
          <w:sz w:val="24"/>
          <w:szCs w:val="24"/>
        </w:rPr>
      </w:pPr>
      <w:ins w:id="31767" w:author="Phuong Truong Thi" w:date="2024-11-22T01:58:00Z">
        <w:r>
          <w:rPr>
            <w:b w:val="0"/>
            <w:bCs w:val="0"/>
            <w:sz w:val="24"/>
            <w:szCs w:val="24"/>
          </w:rPr>
          <w:t>Chức năng hỗ trợ NSD tìm kiếm Khách hàng trên toàn bộ tệp khách hàng của VPB</w:t>
        </w:r>
      </w:ins>
    </w:p>
    <w:p w14:paraId="6404CEB2" w14:textId="008F6469" w:rsidR="00F04EE0" w:rsidRDefault="00BC0DF5" w:rsidP="00F04EE0">
      <w:pPr>
        <w:pStyle w:val="Normal10"/>
        <w:keepNext/>
        <w:keepLines/>
        <w:rPr>
          <w:ins w:id="31768" w:author="Phuong Truong Thi" w:date="2024-11-22T01:58:00Z"/>
          <w:szCs w:val="24"/>
        </w:rPr>
      </w:pPr>
      <w:ins w:id="31769" w:author="Phuong Truong Thi" w:date="2024-11-22T02:12:00Z">
        <w:r>
          <w:rPr>
            <w:szCs w:val="24"/>
          </w:rPr>
          <w:t xml:space="preserve">Bước </w:t>
        </w:r>
      </w:ins>
      <w:ins w:id="31770" w:author="Phuong Truong Thi" w:date="2024-11-22T01:58:00Z">
        <w:r w:rsidR="00F04EE0">
          <w:rPr>
            <w:szCs w:val="24"/>
          </w:rPr>
          <w:t>1</w:t>
        </w:r>
      </w:ins>
      <w:ins w:id="31771" w:author="Phuong Truong Thi" w:date="2024-11-22T02:12:00Z">
        <w:r>
          <w:rPr>
            <w:szCs w:val="24"/>
          </w:rPr>
          <w:t>:</w:t>
        </w:r>
      </w:ins>
      <w:ins w:id="31772" w:author="Phuong Truong Thi" w:date="2024-11-22T01:58:00Z">
        <w:r w:rsidR="00F04EE0">
          <w:rPr>
            <w:szCs w:val="24"/>
          </w:rPr>
          <w:t>User đăng nhập hệ thống</w:t>
        </w:r>
      </w:ins>
    </w:p>
    <w:p w14:paraId="5EA1092A" w14:textId="77777777" w:rsidR="00BC0DF5" w:rsidRDefault="00BC0DF5" w:rsidP="00F04EE0">
      <w:pPr>
        <w:pStyle w:val="Normal10"/>
        <w:keepNext/>
        <w:keepLines/>
        <w:rPr>
          <w:ins w:id="31773" w:author="Phuong Truong Thi" w:date="2024-11-22T02:12:00Z"/>
          <w:szCs w:val="24"/>
        </w:rPr>
      </w:pPr>
      <w:ins w:id="31774" w:author="Phuong Truong Thi" w:date="2024-11-22T02:12:00Z">
        <w:r>
          <w:rPr>
            <w:szCs w:val="24"/>
          </w:rPr>
          <w:t xml:space="preserve">Bước </w:t>
        </w:r>
      </w:ins>
      <w:ins w:id="31775" w:author="Phuong Truong Thi" w:date="2024-11-22T01:58:00Z">
        <w:r w:rsidR="00F04EE0">
          <w:rPr>
            <w:szCs w:val="24"/>
          </w:rPr>
          <w:t>2</w:t>
        </w:r>
      </w:ins>
      <w:ins w:id="31776" w:author="Phuong Truong Thi" w:date="2024-11-22T02:12:00Z">
        <w:r>
          <w:rPr>
            <w:szCs w:val="24"/>
          </w:rPr>
          <w:t>:Tại search box trên global search:</w:t>
        </w:r>
      </w:ins>
    </w:p>
    <w:p w14:paraId="1C49F1E4" w14:textId="1BC8ED1B" w:rsidR="00F04EE0" w:rsidRDefault="00F04EE0" w:rsidP="00F04EE0">
      <w:pPr>
        <w:pStyle w:val="Normal10"/>
        <w:keepNext/>
        <w:keepLines/>
        <w:rPr>
          <w:ins w:id="31777" w:author="Phuong Truong Thi" w:date="2024-11-22T01:59:00Z"/>
          <w:szCs w:val="24"/>
        </w:rPr>
      </w:pPr>
      <w:ins w:id="31778" w:author="Phuong Truong Thi" w:date="2024-11-22T01:58:00Z">
        <w:r>
          <w:rPr>
            <w:szCs w:val="24"/>
          </w:rPr>
          <w:t xml:space="preserve">User chọn Object cần tìm kiếm thông tin: All Object hoặc chọn Object cụ thể </w:t>
        </w:r>
      </w:ins>
    </w:p>
    <w:p w14:paraId="4718FF23" w14:textId="70CD6FD4" w:rsidR="00F04EE0" w:rsidRDefault="00F04EE0" w:rsidP="00F04EE0">
      <w:pPr>
        <w:pStyle w:val="Normal10"/>
        <w:keepNext/>
        <w:keepLines/>
        <w:rPr>
          <w:ins w:id="31779" w:author="Phuong Truong Thi" w:date="2024-11-22T01:58:00Z"/>
          <w:szCs w:val="24"/>
        </w:rPr>
      </w:pPr>
      <w:ins w:id="31780" w:author="Phuong Truong Thi" w:date="2024-11-22T01:59:00Z">
        <w:r>
          <w:rPr>
            <w:noProof/>
          </w:rPr>
          <w:drawing>
            <wp:inline distT="0" distB="0" distL="0" distR="0" wp14:anchorId="14480471" wp14:editId="164F31E2">
              <wp:extent cx="5543550" cy="2667000"/>
              <wp:effectExtent l="0" t="0" r="0" b="0"/>
              <wp:docPr id="533079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667000"/>
                      </a:xfrm>
                      <a:prstGeom prst="rect">
                        <a:avLst/>
                      </a:prstGeom>
                      <a:noFill/>
                      <a:ln>
                        <a:noFill/>
                      </a:ln>
                    </pic:spPr>
                  </pic:pic>
                </a:graphicData>
              </a:graphic>
            </wp:inline>
          </w:drawing>
        </w:r>
      </w:ins>
    </w:p>
    <w:p w14:paraId="2C6A9285" w14:textId="760D4BE4" w:rsidR="00F04EE0" w:rsidRDefault="00F04EE0" w:rsidP="00F04EE0">
      <w:pPr>
        <w:pStyle w:val="ListParagraph"/>
        <w:rPr>
          <w:ins w:id="31781" w:author="Phuong Truong Thi" w:date="2024-11-22T02:04:00Z"/>
        </w:rPr>
      </w:pPr>
      <w:ins w:id="31782" w:author="Phuong Truong Thi" w:date="2024-11-22T02:04:00Z">
        <w:r>
          <w:t>Nếu User chọn All Object, kết quả hiển thị theo</w:t>
        </w:r>
      </w:ins>
      <w:ins w:id="31783" w:author="Phuong Truong Thi" w:date="2024-11-22T02:10:00Z">
        <w:r w:rsidR="00BC0DF5">
          <w:t xml:space="preserve"> các</w:t>
        </w:r>
      </w:ins>
      <w:ins w:id="31784" w:author="Phuong Truong Thi" w:date="2024-11-22T02:04:00Z">
        <w:r>
          <w:t xml:space="preserve"> Object mà User được phân quyền view</w:t>
        </w:r>
      </w:ins>
    </w:p>
    <w:p w14:paraId="70C22CC4" w14:textId="0FDA09CD" w:rsidR="00F04EE0" w:rsidRPr="00BC0DF5" w:rsidRDefault="00F04EE0" w:rsidP="00F04EE0">
      <w:pPr>
        <w:pStyle w:val="ListParagraph"/>
        <w:rPr>
          <w:ins w:id="31785" w:author="Phuong Truong Thi" w:date="2024-11-22T02:10:00Z"/>
          <w:szCs w:val="24"/>
        </w:rPr>
      </w:pPr>
      <w:ins w:id="31786" w:author="Phuong Truong Thi" w:date="2024-11-22T02:04:00Z">
        <w:r>
          <w:t xml:space="preserve">Nếu User chọn một Object cụ thể, kết quả chỉ hiển thị </w:t>
        </w:r>
      </w:ins>
      <w:ins w:id="31787" w:author="Phuong Truong Thi" w:date="2024-11-22T02:11:00Z">
        <w:r w:rsidR="00BC0DF5">
          <w:t>theo</w:t>
        </w:r>
      </w:ins>
      <w:ins w:id="31788" w:author="Phuong Truong Thi" w:date="2024-11-22T02:04:00Z">
        <w:r>
          <w:t xml:space="preserve"> Object đã chọn</w:t>
        </w:r>
      </w:ins>
    </w:p>
    <w:p w14:paraId="6DD3B726" w14:textId="7665C358" w:rsidR="00BC0DF5" w:rsidRPr="00BC0DF5" w:rsidRDefault="00BC0DF5" w:rsidP="00BC0DF5">
      <w:pPr>
        <w:pStyle w:val="Normal10"/>
        <w:keepNext/>
        <w:keepLines/>
        <w:rPr>
          <w:ins w:id="31789" w:author="Phuong Truong Thi" w:date="2024-11-22T02:04:00Z"/>
          <w:szCs w:val="24"/>
        </w:rPr>
      </w:pPr>
      <w:ins w:id="31790" w:author="Phuong Truong Thi" w:date="2024-11-22T02:10:00Z">
        <w:r w:rsidRPr="008867C3">
          <w:rPr>
            <w:szCs w:val="24"/>
          </w:rPr>
          <w:t>(Trường hợp người dùng không chọn Object, hệ thống mặc định tìm kiếm trên All Object)</w:t>
        </w:r>
      </w:ins>
    </w:p>
    <w:p w14:paraId="5A5C921B" w14:textId="46A9F58E" w:rsidR="00F04EE0" w:rsidRDefault="00BC0DF5" w:rsidP="00F04EE0">
      <w:pPr>
        <w:pStyle w:val="Normal10"/>
        <w:keepNext/>
        <w:keepLines/>
        <w:rPr>
          <w:ins w:id="31791" w:author="Phuong Truong Thi" w:date="2024-12-06T17:49:00Z"/>
          <w:szCs w:val="24"/>
        </w:rPr>
      </w:pPr>
      <w:ins w:id="31792" w:author="Phuong Truong Thi" w:date="2024-11-22T02:13:00Z">
        <w:r>
          <w:rPr>
            <w:szCs w:val="24"/>
          </w:rPr>
          <w:t>Bước 3:</w:t>
        </w:r>
      </w:ins>
      <w:ins w:id="31793" w:author="Phuong Truong Thi" w:date="2024-11-22T02:02:00Z">
        <w:r w:rsidR="00F04EE0">
          <w:rPr>
            <w:szCs w:val="24"/>
          </w:rPr>
          <w:t xml:space="preserve"> Nhập điều kiện tìm kiếm</w:t>
        </w:r>
      </w:ins>
      <w:ins w:id="31794" w:author="Phuong Truong Thi" w:date="2024-12-06T17:48:00Z">
        <w:r w:rsidR="00530A71">
          <w:rPr>
            <w:szCs w:val="24"/>
          </w:rPr>
          <w:t xml:space="preserve"> </w:t>
        </w:r>
      </w:ins>
    </w:p>
    <w:p w14:paraId="6DF871C8" w14:textId="35FADC75" w:rsidR="00530A71" w:rsidRDefault="00530A71" w:rsidP="00530A71">
      <w:pPr>
        <w:pStyle w:val="Heading31"/>
        <w:numPr>
          <w:ilvl w:val="0"/>
          <w:numId w:val="0"/>
        </w:numPr>
        <w:outlineLvl w:val="9"/>
        <w:rPr>
          <w:ins w:id="31795" w:author="Phuong Truong Thi" w:date="2024-12-06T17:49:00Z"/>
          <w:b w:val="0"/>
          <w:bCs w:val="0"/>
          <w:sz w:val="24"/>
          <w:szCs w:val="24"/>
        </w:rPr>
      </w:pPr>
      <w:ins w:id="31796" w:author="Phuong Truong Thi" w:date="2024-12-06T17:49:00Z">
        <w:r w:rsidRPr="00530A71">
          <w:rPr>
            <w:b w:val="0"/>
            <w:bCs w:val="0"/>
            <w:sz w:val="24"/>
            <w:szCs w:val="24"/>
          </w:rPr>
          <w:t>Để đáp ứng yêu cầu không hiển thị các trường dữ liệu nhạy cảm ngoài màn hình danh sách List View, sẽ tắt tính năng tìm kiếm khách hàng trên Global Search. Thay vào đó NSD sẽ sử dụng tính năng Advance Search - sẽ được tiếp tục trao đổi trong quá trình triển khai.</w:t>
        </w:r>
      </w:ins>
    </w:p>
    <w:p w14:paraId="7EFFC1C6" w14:textId="77777777" w:rsidR="00530A71" w:rsidRDefault="00530A71" w:rsidP="00F04EE0">
      <w:pPr>
        <w:pStyle w:val="Normal10"/>
        <w:keepNext/>
        <w:keepLines/>
        <w:rPr>
          <w:ins w:id="31797" w:author="Phuong Truong Thi" w:date="2024-11-22T01:58:00Z"/>
          <w:szCs w:val="24"/>
        </w:rPr>
      </w:pPr>
    </w:p>
    <w:p w14:paraId="240389AB" w14:textId="7CA46899" w:rsidR="00F04EE0" w:rsidRPr="00F04EE0" w:rsidRDefault="00BC0DF5">
      <w:pPr>
        <w:pStyle w:val="Normal10"/>
        <w:keepNext/>
        <w:keepLines/>
        <w:rPr>
          <w:szCs w:val="24"/>
        </w:rPr>
        <w:pPrChange w:id="31798" w:author="Phuong Truong Thi" w:date="2024-11-22T01:58:00Z">
          <w:pPr>
            <w:pStyle w:val="Heading31"/>
            <w:numPr>
              <w:ilvl w:val="0"/>
              <w:numId w:val="0"/>
            </w:numPr>
            <w:ind w:left="0" w:firstLine="0"/>
            <w:outlineLvl w:val="9"/>
          </w:pPr>
        </w:pPrChange>
      </w:pPr>
      <w:ins w:id="31799" w:author="Phuong Truong Thi" w:date="2024-11-22T02:13:00Z">
        <w:r>
          <w:rPr>
            <w:szCs w:val="24"/>
          </w:rPr>
          <w:t>Bước 4:</w:t>
        </w:r>
      </w:ins>
      <w:ins w:id="31800" w:author="Phuong Truong Thi" w:date="2024-11-22T01:58:00Z">
        <w:r w:rsidR="00F04EE0">
          <w:rPr>
            <w:szCs w:val="24"/>
          </w:rPr>
          <w:t xml:space="preserve"> Chọn một kết quả theo gợi ý tìm kiếm hoặc nhấn Enter để hiển thị tất cả các kết quả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8B579D" w:rsidRPr="00075487" w:rsidDel="00F04EE0" w14:paraId="73A03DE7" w14:textId="40E3A0BE" w:rsidTr="008B579D">
        <w:trPr>
          <w:trHeight w:val="489"/>
          <w:del w:id="31801" w:author="Phuong Truong Thi" w:date="2024-11-22T02:05:00Z"/>
        </w:trPr>
        <w:tc>
          <w:tcPr>
            <w:tcW w:w="1795" w:type="dxa"/>
            <w:shd w:val="clear" w:color="auto" w:fill="auto"/>
          </w:tcPr>
          <w:p w14:paraId="449FF41A" w14:textId="600A05C9" w:rsidR="008B579D" w:rsidRPr="00595B21" w:rsidDel="00F04EE0" w:rsidRDefault="008B579D" w:rsidP="00817E47">
            <w:pPr>
              <w:pStyle w:val="Bd-1BodyText1"/>
              <w:keepLines/>
              <w:spacing w:line="276" w:lineRule="auto"/>
              <w:ind w:left="0"/>
              <w:jc w:val="left"/>
              <w:rPr>
                <w:del w:id="31802" w:author="Phuong Truong Thi" w:date="2024-11-22T02:05:00Z"/>
                <w:rFonts w:ascii="Times New Roman" w:hAnsi="Times New Roman"/>
                <w:b/>
                <w:bCs/>
                <w:iCs/>
                <w:sz w:val="24"/>
                <w:szCs w:val="24"/>
              </w:rPr>
            </w:pPr>
            <w:del w:id="31803" w:author="Phuong Truong Thi" w:date="2024-11-22T02:05:00Z">
              <w:r w:rsidRPr="00595B21" w:rsidDel="00F04EE0">
                <w:rPr>
                  <w:rFonts w:ascii="Times New Roman" w:hAnsi="Times New Roman"/>
                  <w:b/>
                  <w:iCs/>
                  <w:sz w:val="24"/>
                  <w:szCs w:val="24"/>
                </w:rPr>
                <w:delText>Mô tả</w:delText>
              </w:r>
            </w:del>
          </w:p>
        </w:tc>
        <w:tc>
          <w:tcPr>
            <w:tcW w:w="7362" w:type="dxa"/>
            <w:shd w:val="clear" w:color="auto" w:fill="auto"/>
          </w:tcPr>
          <w:p w14:paraId="47647318" w14:textId="5BE37A9C" w:rsidR="008B579D" w:rsidRPr="005D0EFC" w:rsidDel="00F04EE0" w:rsidRDefault="008B579D" w:rsidP="00817E47">
            <w:pPr>
              <w:pStyle w:val="Heading31"/>
              <w:numPr>
                <w:ilvl w:val="0"/>
                <w:numId w:val="0"/>
              </w:numPr>
              <w:rPr>
                <w:del w:id="31804" w:author="Phuong Truong Thi" w:date="2024-11-22T02:05:00Z"/>
                <w:b w:val="0"/>
                <w:bCs w:val="0"/>
                <w:color w:val="000000" w:themeColor="text1"/>
                <w:sz w:val="24"/>
                <w:szCs w:val="24"/>
              </w:rPr>
            </w:pPr>
            <w:del w:id="31805" w:author="Phuong Truong Thi" w:date="2024-11-22T02:05:00Z">
              <w:r w:rsidDel="00F04EE0">
                <w:rPr>
                  <w:b w:val="0"/>
                  <w:bCs w:val="0"/>
                  <w:sz w:val="24"/>
                  <w:szCs w:val="24"/>
                </w:rPr>
                <w:delText xml:space="preserve">Hỗ trợ NSD tìm kiếm Khách hàng trên toàn bộ tệp </w:delText>
              </w:r>
              <w:r w:rsidR="00B06C2A" w:rsidDel="00F04EE0">
                <w:rPr>
                  <w:b w:val="0"/>
                  <w:bCs w:val="0"/>
                  <w:sz w:val="24"/>
                  <w:szCs w:val="24"/>
                </w:rPr>
                <w:delText>khách hàng</w:delText>
              </w:r>
              <w:r w:rsidDel="00F04EE0">
                <w:rPr>
                  <w:b w:val="0"/>
                  <w:bCs w:val="0"/>
                  <w:sz w:val="24"/>
                  <w:szCs w:val="24"/>
                </w:rPr>
                <w:delText xml:space="preserve"> của VPB</w:delText>
              </w:r>
            </w:del>
          </w:p>
        </w:tc>
      </w:tr>
      <w:tr w:rsidR="008B579D" w:rsidRPr="00075487" w:rsidDel="00F04EE0" w14:paraId="296D3F28" w14:textId="196318C9" w:rsidTr="00817E47">
        <w:trPr>
          <w:trHeight w:val="507"/>
          <w:del w:id="31806" w:author="Phuong Truong Thi" w:date="2024-11-22T02:05:00Z"/>
        </w:trPr>
        <w:tc>
          <w:tcPr>
            <w:tcW w:w="1795" w:type="dxa"/>
            <w:shd w:val="clear" w:color="auto" w:fill="auto"/>
          </w:tcPr>
          <w:p w14:paraId="6573AD1E" w14:textId="7A3B4535" w:rsidR="008B579D" w:rsidRPr="00595B21" w:rsidDel="00F04EE0" w:rsidRDefault="008B579D" w:rsidP="00817E47">
            <w:pPr>
              <w:pStyle w:val="Bd-1BodyText1"/>
              <w:keepLines/>
              <w:spacing w:line="276" w:lineRule="auto"/>
              <w:ind w:left="0"/>
              <w:jc w:val="left"/>
              <w:rPr>
                <w:del w:id="31807" w:author="Phuong Truong Thi" w:date="2024-11-22T02:05:00Z"/>
                <w:rFonts w:ascii="Times New Roman" w:hAnsi="Times New Roman"/>
                <w:b/>
                <w:iCs/>
                <w:sz w:val="24"/>
                <w:szCs w:val="24"/>
              </w:rPr>
            </w:pPr>
            <w:del w:id="31808" w:author="Phuong Truong Thi" w:date="2024-11-22T02:05:00Z">
              <w:r w:rsidDel="00F04EE0">
                <w:rPr>
                  <w:rFonts w:ascii="Times New Roman" w:hAnsi="Times New Roman"/>
                  <w:b/>
                  <w:iCs/>
                  <w:sz w:val="24"/>
                  <w:szCs w:val="24"/>
                </w:rPr>
                <w:delText>Actor</w:delText>
              </w:r>
            </w:del>
          </w:p>
        </w:tc>
        <w:tc>
          <w:tcPr>
            <w:tcW w:w="7362" w:type="dxa"/>
            <w:shd w:val="clear" w:color="auto" w:fill="auto"/>
          </w:tcPr>
          <w:p w14:paraId="21C54ED0" w14:textId="3F28C039" w:rsidR="008B579D" w:rsidDel="00F04EE0" w:rsidRDefault="008B579D" w:rsidP="00817E47">
            <w:pPr>
              <w:pStyle w:val="Heading31"/>
              <w:numPr>
                <w:ilvl w:val="0"/>
                <w:numId w:val="0"/>
              </w:numPr>
              <w:rPr>
                <w:del w:id="31809" w:author="Phuong Truong Thi" w:date="2024-11-22T02:05:00Z"/>
                <w:b w:val="0"/>
                <w:bCs w:val="0"/>
                <w:sz w:val="24"/>
                <w:szCs w:val="24"/>
              </w:rPr>
            </w:pPr>
            <w:del w:id="31810" w:author="Phuong Truong Thi" w:date="2024-11-22T02:05:00Z">
              <w:r w:rsidDel="00F04EE0">
                <w:rPr>
                  <w:b w:val="0"/>
                  <w:bCs w:val="0"/>
                  <w:sz w:val="24"/>
                  <w:szCs w:val="24"/>
                </w:rPr>
                <w:delText>All User</w:delText>
              </w:r>
            </w:del>
          </w:p>
        </w:tc>
      </w:tr>
      <w:tr w:rsidR="008B579D" w:rsidRPr="00075487" w:rsidDel="00F04EE0" w14:paraId="60B8AB26" w14:textId="26AD8C75" w:rsidTr="008867C3">
        <w:trPr>
          <w:trHeight w:val="3072"/>
          <w:del w:id="31811" w:author="Phuong Truong Thi" w:date="2024-11-22T02:05:00Z"/>
        </w:trPr>
        <w:tc>
          <w:tcPr>
            <w:tcW w:w="1795" w:type="dxa"/>
            <w:shd w:val="clear" w:color="auto" w:fill="auto"/>
          </w:tcPr>
          <w:p w14:paraId="5F1CA0D8" w14:textId="55ECA9F6" w:rsidR="008B579D" w:rsidRPr="00595B21" w:rsidDel="00F04EE0" w:rsidRDefault="008B579D" w:rsidP="00817E47">
            <w:pPr>
              <w:pStyle w:val="Bd-1BodyText1"/>
              <w:keepLines/>
              <w:spacing w:line="276" w:lineRule="auto"/>
              <w:ind w:left="0"/>
              <w:jc w:val="left"/>
              <w:rPr>
                <w:del w:id="31812" w:author="Phuong Truong Thi" w:date="2024-11-22T02:05:00Z"/>
                <w:rFonts w:ascii="Times New Roman" w:hAnsi="Times New Roman"/>
                <w:b/>
                <w:bCs/>
                <w:iCs/>
                <w:sz w:val="24"/>
                <w:szCs w:val="24"/>
              </w:rPr>
            </w:pPr>
            <w:del w:id="31813" w:author="Phuong Truong Thi" w:date="2024-11-22T02:05:00Z">
              <w:r w:rsidDel="00F04EE0">
                <w:rPr>
                  <w:rFonts w:ascii="Times New Roman" w:hAnsi="Times New Roman"/>
                  <w:b/>
                  <w:iCs/>
                  <w:sz w:val="24"/>
                  <w:szCs w:val="24"/>
                </w:rPr>
                <w:delText>Các bước xử lý</w:delText>
              </w:r>
            </w:del>
          </w:p>
        </w:tc>
        <w:tc>
          <w:tcPr>
            <w:tcW w:w="7362" w:type="dxa"/>
            <w:shd w:val="clear" w:color="auto" w:fill="auto"/>
          </w:tcPr>
          <w:p w14:paraId="1A277C72" w14:textId="2F6D1C1C" w:rsidR="008B579D" w:rsidDel="00F04EE0" w:rsidRDefault="008B579D" w:rsidP="008B579D">
            <w:pPr>
              <w:pStyle w:val="Normal10"/>
              <w:keepNext/>
              <w:keepLines/>
              <w:rPr>
                <w:del w:id="31814" w:author="Phuong Truong Thi" w:date="2024-11-22T02:05:00Z"/>
                <w:szCs w:val="24"/>
              </w:rPr>
            </w:pPr>
            <w:del w:id="31815" w:author="Phuong Truong Thi" w:date="2024-11-22T02:05:00Z">
              <w:r w:rsidDel="00F04EE0">
                <w:rPr>
                  <w:szCs w:val="24"/>
                </w:rPr>
                <w:delText>1.User đăng nhập hệ thống</w:delText>
              </w:r>
            </w:del>
          </w:p>
          <w:p w14:paraId="0294BCB8" w14:textId="3C984147" w:rsidR="008867C3" w:rsidDel="00F04EE0" w:rsidRDefault="008B579D" w:rsidP="008B579D">
            <w:pPr>
              <w:pStyle w:val="Normal10"/>
              <w:keepNext/>
              <w:keepLines/>
              <w:rPr>
                <w:del w:id="31816" w:author="Phuong Truong Thi" w:date="2024-11-22T02:05:00Z"/>
                <w:szCs w:val="24"/>
              </w:rPr>
            </w:pPr>
            <w:del w:id="31817" w:author="Phuong Truong Thi" w:date="2024-11-22T02:05:00Z">
              <w:r w:rsidDel="00F04EE0">
                <w:rPr>
                  <w:szCs w:val="24"/>
                </w:rPr>
                <w:delText>2.</w:delText>
              </w:r>
              <w:r w:rsidR="008867C3" w:rsidDel="00F04EE0">
                <w:rPr>
                  <w:szCs w:val="24"/>
                </w:rPr>
                <w:delText>Tại</w:delText>
              </w:r>
              <w:r w:rsidDel="00F04EE0">
                <w:rPr>
                  <w:szCs w:val="24"/>
                </w:rPr>
                <w:delText xml:space="preserve"> </w:delText>
              </w:r>
              <w:r w:rsidR="008867C3" w:rsidDel="00F04EE0">
                <w:rPr>
                  <w:szCs w:val="24"/>
                </w:rPr>
                <w:delText>search box trên global search:</w:delText>
              </w:r>
            </w:del>
          </w:p>
          <w:p w14:paraId="381BAE5B" w14:textId="445CDB62" w:rsidR="008867C3" w:rsidDel="00F04EE0" w:rsidRDefault="008867C3" w:rsidP="008B579D">
            <w:pPr>
              <w:pStyle w:val="Normal10"/>
              <w:keepNext/>
              <w:keepLines/>
              <w:rPr>
                <w:del w:id="31818" w:author="Phuong Truong Thi" w:date="2024-11-22T02:05:00Z"/>
                <w:szCs w:val="24"/>
              </w:rPr>
            </w:pPr>
            <w:del w:id="31819" w:author="Phuong Truong Thi" w:date="2024-11-22T02:05:00Z">
              <w:r w:rsidDel="00F04EE0">
                <w:rPr>
                  <w:szCs w:val="24"/>
                </w:rPr>
                <w:delText xml:space="preserve">2.1. User chọn Object cần tìm kiếm thông tin: All Object hoặc chọn Object cụ thể </w:delText>
              </w:r>
            </w:del>
          </w:p>
          <w:p w14:paraId="4F3B7566" w14:textId="59A5E93A" w:rsidR="008867C3" w:rsidDel="00F04EE0" w:rsidRDefault="008867C3" w:rsidP="008B579D">
            <w:pPr>
              <w:pStyle w:val="Normal10"/>
              <w:keepNext/>
              <w:keepLines/>
              <w:rPr>
                <w:del w:id="31820" w:author="Phuong Truong Thi" w:date="2024-11-22T02:05:00Z"/>
                <w:szCs w:val="24"/>
              </w:rPr>
            </w:pPr>
            <w:del w:id="31821" w:author="Phuong Truong Thi" w:date="2024-11-22T02:05:00Z">
              <w:r w:rsidRPr="008867C3" w:rsidDel="00F04EE0">
                <w:rPr>
                  <w:szCs w:val="24"/>
                </w:rPr>
                <w:delText>(Trường hợp người dùng không chọn Object, hệ thống mặc định tìm kiếm trên All Object)</w:delText>
              </w:r>
            </w:del>
          </w:p>
          <w:p w14:paraId="78FDE17A" w14:textId="34DBA091" w:rsidR="008867C3" w:rsidDel="00F04EE0" w:rsidRDefault="008867C3" w:rsidP="008B579D">
            <w:pPr>
              <w:pStyle w:val="Normal10"/>
              <w:keepNext/>
              <w:keepLines/>
              <w:rPr>
                <w:del w:id="31822" w:author="Phuong Truong Thi" w:date="2024-11-22T02:05:00Z"/>
                <w:szCs w:val="24"/>
              </w:rPr>
            </w:pPr>
            <w:del w:id="31823" w:author="Phuong Truong Thi" w:date="2024-11-22T02:05:00Z">
              <w:r w:rsidDel="00F04EE0">
                <w:rPr>
                  <w:szCs w:val="24"/>
                </w:rPr>
                <w:delText>2.2. User nhập thông tin tìm kiếm theo CIF/Legal ID/Số diện thoại/Tên khách hàng (Hệ thống có gợi ý tìm kiếm)</w:delText>
              </w:r>
              <w:r w:rsidR="004F0721" w:rsidDel="00F04EE0">
                <w:rPr>
                  <w:szCs w:val="24"/>
                </w:rPr>
                <w:delText xml:space="preserve"> </w:delText>
              </w:r>
            </w:del>
          </w:p>
          <w:p w14:paraId="53461245" w14:textId="3E0A05D6" w:rsidR="00896F3B" w:rsidDel="00F04EE0" w:rsidRDefault="00896F3B" w:rsidP="008B579D">
            <w:pPr>
              <w:pStyle w:val="Normal10"/>
              <w:keepNext/>
              <w:keepLines/>
              <w:rPr>
                <w:del w:id="31824" w:author="Phuong Truong Thi" w:date="2024-11-22T02:05:00Z"/>
                <w:szCs w:val="24"/>
              </w:rPr>
            </w:pPr>
            <w:del w:id="31825" w:author="Phuong Truong Thi" w:date="2024-11-22T02:05:00Z">
              <w:r w:rsidDel="00F04EE0">
                <w:rPr>
                  <w:szCs w:val="24"/>
                </w:rPr>
                <w:delText xml:space="preserve">2.3. Chọn một kết quả theo gợi ý tìm kiếm hoặc nhấn Enter để hiển thị tất cả các kết quả </w:delText>
              </w:r>
            </w:del>
          </w:p>
          <w:p w14:paraId="2F22AFA2" w14:textId="5F99B47A" w:rsidR="008867C3" w:rsidRPr="00075487" w:rsidDel="00F04EE0" w:rsidRDefault="008867C3" w:rsidP="008B579D">
            <w:pPr>
              <w:pStyle w:val="Normal10"/>
              <w:keepNext/>
              <w:keepLines/>
              <w:rPr>
                <w:del w:id="31826" w:author="Phuong Truong Thi" w:date="2024-11-22T02:05:00Z"/>
                <w:szCs w:val="24"/>
              </w:rPr>
            </w:pPr>
            <w:del w:id="31827" w:author="Phuong Truong Thi" w:date="2024-11-22T02:05:00Z">
              <w:r w:rsidDel="00F04EE0">
                <w:rPr>
                  <w:szCs w:val="24"/>
                </w:rPr>
                <w:delText>3.Hệ thống hiển thị kết quả theo điều kiện tìm kiếm</w:delText>
              </w:r>
              <w:r w:rsidR="004F0721" w:rsidDel="00F04EE0">
                <w:rPr>
                  <w:szCs w:val="24"/>
                </w:rPr>
                <w:delText xml:space="preserve"> </w:delText>
              </w:r>
            </w:del>
          </w:p>
        </w:tc>
      </w:tr>
      <w:tr w:rsidR="008B579D" w:rsidRPr="00075487" w:rsidDel="00F04EE0" w14:paraId="6214809B" w14:textId="2860821C" w:rsidTr="00817E47">
        <w:trPr>
          <w:trHeight w:val="765"/>
          <w:del w:id="31828" w:author="Phuong Truong Thi" w:date="2024-11-22T02:05:00Z"/>
        </w:trPr>
        <w:tc>
          <w:tcPr>
            <w:tcW w:w="1795" w:type="dxa"/>
            <w:shd w:val="clear" w:color="auto" w:fill="auto"/>
          </w:tcPr>
          <w:p w14:paraId="278AADB8" w14:textId="3D363382" w:rsidR="008B579D" w:rsidRPr="00595B21" w:rsidDel="00F04EE0" w:rsidRDefault="008B579D" w:rsidP="00817E47">
            <w:pPr>
              <w:pStyle w:val="Bd-1BodyText1"/>
              <w:keepLines/>
              <w:spacing w:line="276" w:lineRule="auto"/>
              <w:ind w:left="0"/>
              <w:jc w:val="left"/>
              <w:rPr>
                <w:del w:id="31829" w:author="Phuong Truong Thi" w:date="2024-11-22T02:05:00Z"/>
                <w:rFonts w:ascii="Times New Roman" w:hAnsi="Times New Roman"/>
                <w:b/>
                <w:iCs/>
                <w:sz w:val="24"/>
                <w:szCs w:val="24"/>
              </w:rPr>
            </w:pPr>
            <w:del w:id="31830" w:author="Phuong Truong Thi" w:date="2024-11-22T02:05:00Z">
              <w:r w:rsidDel="00F04EE0">
                <w:rPr>
                  <w:rFonts w:ascii="Times New Roman" w:hAnsi="Times New Roman"/>
                  <w:b/>
                  <w:iCs/>
                  <w:sz w:val="24"/>
                  <w:szCs w:val="24"/>
                </w:rPr>
                <w:delText>Kết quả</w:delText>
              </w:r>
              <w:r w:rsidRPr="00595B21" w:rsidDel="00F04EE0">
                <w:rPr>
                  <w:rFonts w:ascii="Times New Roman" w:hAnsi="Times New Roman"/>
                  <w:b/>
                  <w:iCs/>
                  <w:sz w:val="24"/>
                  <w:szCs w:val="24"/>
                </w:rPr>
                <w:delText xml:space="preserve"> đầu ra</w:delText>
              </w:r>
            </w:del>
          </w:p>
        </w:tc>
        <w:tc>
          <w:tcPr>
            <w:tcW w:w="7362" w:type="dxa"/>
            <w:shd w:val="clear" w:color="auto" w:fill="auto"/>
          </w:tcPr>
          <w:p w14:paraId="69971AAF" w14:textId="54EEBD74" w:rsidR="008B579D" w:rsidDel="00F04EE0" w:rsidRDefault="008867C3" w:rsidP="00817E47">
            <w:pPr>
              <w:pStyle w:val="Normal10"/>
              <w:keepNext/>
              <w:keepLines/>
              <w:rPr>
                <w:del w:id="31831" w:author="Phuong Truong Thi" w:date="2024-11-22T02:05:00Z"/>
                <w:szCs w:val="24"/>
              </w:rPr>
            </w:pPr>
            <w:del w:id="31832" w:author="Phuong Truong Thi" w:date="2024-11-22T02:05:00Z">
              <w:r w:rsidDel="00F04EE0">
                <w:rPr>
                  <w:szCs w:val="24"/>
                </w:rPr>
                <w:delText>Hiển thị kết quả theo điều kiện tìm kiếm</w:delText>
              </w:r>
            </w:del>
          </w:p>
          <w:p w14:paraId="2105AF83" w14:textId="6C63B391" w:rsidR="00685474" w:rsidDel="00F04EE0" w:rsidRDefault="008867C3" w:rsidP="00685474">
            <w:pPr>
              <w:pStyle w:val="ListParagraph"/>
              <w:rPr>
                <w:del w:id="31833" w:author="Phuong Truong Thi" w:date="2024-11-22T02:05:00Z"/>
              </w:rPr>
            </w:pPr>
            <w:del w:id="31834" w:author="Phuong Truong Thi" w:date="2024-11-22T02:05:00Z">
              <w:r w:rsidDel="00F04EE0">
                <w:delText xml:space="preserve">Nếu </w:delText>
              </w:r>
              <w:r w:rsidR="00685474" w:rsidDel="00F04EE0">
                <w:delText>U</w:delText>
              </w:r>
              <w:r w:rsidDel="00F04EE0">
                <w:delText xml:space="preserve">ser chọn </w:delText>
              </w:r>
              <w:r w:rsidR="00685474" w:rsidDel="00F04EE0">
                <w:delText>All Object, kết quả hiển thị theo Object mà User được phân quyền view</w:delText>
              </w:r>
            </w:del>
          </w:p>
          <w:p w14:paraId="5A6B5123" w14:textId="22C2DB37" w:rsidR="00685474" w:rsidRPr="00075487" w:rsidDel="00F04EE0" w:rsidRDefault="00685474" w:rsidP="008867C3">
            <w:pPr>
              <w:pStyle w:val="ListParagraph"/>
              <w:rPr>
                <w:del w:id="31835" w:author="Phuong Truong Thi" w:date="2024-11-22T02:05:00Z"/>
              </w:rPr>
            </w:pPr>
            <w:del w:id="31836" w:author="Phuong Truong Thi" w:date="2024-11-22T02:05:00Z">
              <w:r w:rsidDel="00F04EE0">
                <w:delText>Nếu User chọn một Object cụ thể, kết quả chỉ hiển thị theo tìm kiếm trên Oject đã chọn</w:delText>
              </w:r>
            </w:del>
          </w:p>
        </w:tc>
      </w:tr>
    </w:tbl>
    <w:p w14:paraId="09C423D9" w14:textId="0874CFEF" w:rsidR="008B579D" w:rsidDel="00890E54" w:rsidRDefault="008B579D" w:rsidP="00F04EE0">
      <w:pPr>
        <w:pStyle w:val="Heading31"/>
        <w:numPr>
          <w:ilvl w:val="0"/>
          <w:numId w:val="0"/>
        </w:numPr>
        <w:outlineLvl w:val="9"/>
        <w:rPr>
          <w:del w:id="31837" w:author="Phuong Truong Thi" w:date="2024-11-20T12:59:00Z"/>
          <w:b w:val="0"/>
          <w:bCs w:val="0"/>
          <w:sz w:val="24"/>
          <w:szCs w:val="24"/>
        </w:rPr>
      </w:pPr>
    </w:p>
    <w:p w14:paraId="4EA791CF" w14:textId="77777777" w:rsidR="00B06C2A" w:rsidDel="00890E54" w:rsidRDefault="00B06C2A" w:rsidP="008B579D">
      <w:pPr>
        <w:pStyle w:val="Heading31"/>
        <w:numPr>
          <w:ilvl w:val="0"/>
          <w:numId w:val="0"/>
        </w:numPr>
        <w:outlineLvl w:val="9"/>
        <w:rPr>
          <w:del w:id="31838" w:author="Phuong Truong Thi" w:date="2024-11-20T12:59:00Z"/>
          <w:b w:val="0"/>
          <w:bCs w:val="0"/>
          <w:sz w:val="24"/>
          <w:szCs w:val="24"/>
        </w:rPr>
      </w:pPr>
    </w:p>
    <w:p w14:paraId="26A46B8D" w14:textId="0459BE6C" w:rsidR="00B06C2A" w:rsidDel="00F04EE0" w:rsidRDefault="00B06C2A" w:rsidP="008B579D">
      <w:pPr>
        <w:pStyle w:val="Heading31"/>
        <w:numPr>
          <w:ilvl w:val="0"/>
          <w:numId w:val="0"/>
        </w:numPr>
        <w:outlineLvl w:val="9"/>
        <w:rPr>
          <w:del w:id="31839" w:author="Phuong Truong Thi" w:date="2024-11-22T02:05:00Z"/>
          <w:b w:val="0"/>
          <w:bCs w:val="0"/>
          <w:sz w:val="24"/>
          <w:szCs w:val="24"/>
        </w:rPr>
      </w:pPr>
    </w:p>
    <w:p w14:paraId="5C9CFF71" w14:textId="77777777" w:rsidR="00896F3B" w:rsidDel="00890E54" w:rsidRDefault="00896F3B" w:rsidP="008B579D">
      <w:pPr>
        <w:pStyle w:val="Heading31"/>
        <w:numPr>
          <w:ilvl w:val="0"/>
          <w:numId w:val="0"/>
        </w:numPr>
        <w:outlineLvl w:val="9"/>
        <w:rPr>
          <w:del w:id="31840" w:author="Phuong Truong Thi" w:date="2024-11-20T12:59:00Z"/>
          <w:b w:val="0"/>
          <w:bCs w:val="0"/>
          <w:sz w:val="24"/>
          <w:szCs w:val="24"/>
        </w:rPr>
      </w:pPr>
    </w:p>
    <w:p w14:paraId="40BC4110" w14:textId="77777777" w:rsidR="00896F3B" w:rsidDel="00F04EE0" w:rsidRDefault="00896F3B" w:rsidP="008B579D">
      <w:pPr>
        <w:pStyle w:val="Heading31"/>
        <w:numPr>
          <w:ilvl w:val="0"/>
          <w:numId w:val="0"/>
        </w:numPr>
        <w:outlineLvl w:val="9"/>
        <w:rPr>
          <w:del w:id="31841" w:author="Phuong Truong Thi" w:date="2024-11-22T02:01:00Z"/>
          <w:b w:val="0"/>
          <w:bCs w:val="0"/>
          <w:sz w:val="24"/>
          <w:szCs w:val="24"/>
        </w:rPr>
      </w:pPr>
    </w:p>
    <w:p w14:paraId="7F93FE55" w14:textId="02D8B49C" w:rsidR="00896F3B" w:rsidDel="00F04EE0" w:rsidRDefault="00896F3B" w:rsidP="00896F3B">
      <w:pPr>
        <w:pStyle w:val="Heading31"/>
        <w:numPr>
          <w:ilvl w:val="0"/>
          <w:numId w:val="114"/>
        </w:numPr>
        <w:outlineLvl w:val="9"/>
        <w:rPr>
          <w:del w:id="31842" w:author="Phuong Truong Thi" w:date="2024-11-22T02:01:00Z"/>
          <w:b w:val="0"/>
          <w:bCs w:val="0"/>
          <w:sz w:val="24"/>
          <w:szCs w:val="24"/>
        </w:rPr>
      </w:pPr>
      <w:del w:id="31843" w:author="Phuong Truong Thi" w:date="2024-11-22T02:01:00Z">
        <w:r w:rsidDel="00F04EE0">
          <w:rPr>
            <w:i/>
            <w:iCs/>
            <w:sz w:val="24"/>
            <w:szCs w:val="24"/>
          </w:rPr>
          <w:delText>Màn hinh minh họa</w:delText>
        </w:r>
      </w:del>
    </w:p>
    <w:p w14:paraId="10788CB9" w14:textId="6C40C1D8" w:rsidR="00B06C2A" w:rsidRPr="00896F3B" w:rsidDel="00F04EE0" w:rsidRDefault="00896F3B" w:rsidP="008B579D">
      <w:pPr>
        <w:pStyle w:val="Heading31"/>
        <w:numPr>
          <w:ilvl w:val="0"/>
          <w:numId w:val="0"/>
        </w:numPr>
        <w:outlineLvl w:val="9"/>
        <w:rPr>
          <w:del w:id="31844" w:author="Phuong Truong Thi" w:date="2024-11-22T02:01:00Z"/>
          <w:sz w:val="24"/>
          <w:szCs w:val="24"/>
        </w:rPr>
      </w:pPr>
      <w:del w:id="31845" w:author="Phuong Truong Thi" w:date="2024-11-22T02:01:00Z">
        <w:r w:rsidDel="00F04EE0">
          <w:rPr>
            <w:sz w:val="24"/>
            <w:szCs w:val="24"/>
          </w:rPr>
          <w:delText xml:space="preserve">Bước 2.1: </w:delText>
        </w:r>
        <w:r w:rsidRPr="00896F3B" w:rsidDel="00F04EE0">
          <w:rPr>
            <w:sz w:val="24"/>
            <w:szCs w:val="24"/>
          </w:rPr>
          <w:delText>Chọn Object</w:delText>
        </w:r>
      </w:del>
    </w:p>
    <w:p w14:paraId="590028D8" w14:textId="01EAEA5D" w:rsidR="00B06C2A" w:rsidDel="00F04EE0" w:rsidRDefault="004F0721" w:rsidP="008B579D">
      <w:pPr>
        <w:pStyle w:val="Heading31"/>
        <w:numPr>
          <w:ilvl w:val="0"/>
          <w:numId w:val="0"/>
        </w:numPr>
        <w:outlineLvl w:val="9"/>
        <w:rPr>
          <w:del w:id="31846" w:author="Phuong Truong Thi" w:date="2024-11-22T02:05:00Z"/>
          <w:b w:val="0"/>
          <w:bCs w:val="0"/>
          <w:sz w:val="24"/>
          <w:szCs w:val="24"/>
        </w:rPr>
      </w:pPr>
      <w:del w:id="31847" w:author="Phuong Truong Thi" w:date="2024-11-22T02:01:00Z">
        <w:r w:rsidDel="00F04EE0">
          <w:rPr>
            <w:b w:val="0"/>
            <w:bCs w:val="0"/>
            <w:noProof/>
          </w:rPr>
          <w:drawing>
            <wp:inline distT="0" distB="0" distL="0" distR="0" wp14:anchorId="740D0A31" wp14:editId="317E8C15">
              <wp:extent cx="5543550" cy="2727325"/>
              <wp:effectExtent l="0" t="0" r="0" b="0"/>
              <wp:docPr id="123549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727325"/>
                      </a:xfrm>
                      <a:prstGeom prst="rect">
                        <a:avLst/>
                      </a:prstGeom>
                      <a:noFill/>
                      <a:ln>
                        <a:noFill/>
                      </a:ln>
                    </pic:spPr>
                  </pic:pic>
                </a:graphicData>
              </a:graphic>
            </wp:inline>
          </w:drawing>
        </w:r>
      </w:del>
    </w:p>
    <w:p w14:paraId="30E34065" w14:textId="6CEABB5E" w:rsidR="00896F3B" w:rsidRPr="00896F3B" w:rsidDel="00F04EE0" w:rsidRDefault="00896F3B" w:rsidP="008B579D">
      <w:pPr>
        <w:pStyle w:val="Heading31"/>
        <w:numPr>
          <w:ilvl w:val="0"/>
          <w:numId w:val="0"/>
        </w:numPr>
        <w:outlineLvl w:val="9"/>
        <w:rPr>
          <w:del w:id="31848" w:author="Phuong Truong Thi" w:date="2024-11-22T02:05:00Z"/>
          <w:sz w:val="24"/>
          <w:szCs w:val="24"/>
        </w:rPr>
      </w:pPr>
      <w:del w:id="31849" w:author="Phuong Truong Thi" w:date="2024-11-22T02:05:00Z">
        <w:r w:rsidDel="00F04EE0">
          <w:rPr>
            <w:sz w:val="24"/>
            <w:szCs w:val="24"/>
          </w:rPr>
          <w:delText>Bước 2.2: Nhập điều kiện tìm kiếm</w:delText>
        </w:r>
      </w:del>
    </w:p>
    <w:p w14:paraId="41B5E045" w14:textId="77777777" w:rsidR="004F0721" w:rsidDel="00F04EE0" w:rsidRDefault="004F0721" w:rsidP="008B579D">
      <w:pPr>
        <w:pStyle w:val="Heading31"/>
        <w:numPr>
          <w:ilvl w:val="0"/>
          <w:numId w:val="0"/>
        </w:numPr>
        <w:outlineLvl w:val="9"/>
        <w:rPr>
          <w:del w:id="31850" w:author="Phuong Truong Thi" w:date="2024-11-22T02:05:00Z"/>
          <w:b w:val="0"/>
          <w:bCs w:val="0"/>
          <w:sz w:val="24"/>
          <w:szCs w:val="24"/>
        </w:rPr>
      </w:pPr>
    </w:p>
    <w:p w14:paraId="60EED134" w14:textId="1BA8870D" w:rsidR="004F0721" w:rsidDel="00F04EE0" w:rsidRDefault="004F0721" w:rsidP="008B579D">
      <w:pPr>
        <w:pStyle w:val="Heading31"/>
        <w:numPr>
          <w:ilvl w:val="0"/>
          <w:numId w:val="0"/>
        </w:numPr>
        <w:outlineLvl w:val="9"/>
        <w:rPr>
          <w:del w:id="31851" w:author="Phuong Truong Thi" w:date="2024-11-22T02:05:00Z"/>
          <w:b w:val="0"/>
          <w:bCs w:val="0"/>
          <w:sz w:val="24"/>
          <w:szCs w:val="24"/>
        </w:rPr>
      </w:pPr>
      <w:del w:id="31852" w:author="Phuong Truong Thi" w:date="2024-11-22T02:03:00Z">
        <w:r w:rsidDel="00F04EE0">
          <w:rPr>
            <w:b w:val="0"/>
            <w:bCs w:val="0"/>
            <w:noProof/>
          </w:rPr>
          <w:drawing>
            <wp:inline distT="0" distB="0" distL="0" distR="0" wp14:anchorId="0E4EE6C2" wp14:editId="421A6E7C">
              <wp:extent cx="5821045" cy="2407920"/>
              <wp:effectExtent l="0" t="0" r="8255" b="0"/>
              <wp:docPr id="166958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80787" name=""/>
                      <pic:cNvPicPr/>
                    </pic:nvPicPr>
                    <pic:blipFill>
                      <a:blip r:embed="rId40"/>
                      <a:stretch>
                        <a:fillRect/>
                      </a:stretch>
                    </pic:blipFill>
                    <pic:spPr>
                      <a:xfrm>
                        <a:off x="0" y="0"/>
                        <a:ext cx="5821045" cy="2407920"/>
                      </a:xfrm>
                      <a:prstGeom prst="rect">
                        <a:avLst/>
                      </a:prstGeom>
                    </pic:spPr>
                  </pic:pic>
                </a:graphicData>
              </a:graphic>
            </wp:inline>
          </w:drawing>
        </w:r>
      </w:del>
    </w:p>
    <w:p w14:paraId="192BE7C0" w14:textId="2B51C368" w:rsidR="00896F3B" w:rsidDel="00F04EE0" w:rsidRDefault="00896F3B" w:rsidP="008B579D">
      <w:pPr>
        <w:pStyle w:val="Heading31"/>
        <w:numPr>
          <w:ilvl w:val="0"/>
          <w:numId w:val="0"/>
        </w:numPr>
        <w:outlineLvl w:val="9"/>
        <w:rPr>
          <w:del w:id="31853" w:author="Phuong Truong Thi" w:date="2024-11-22T02:05:00Z"/>
          <w:sz w:val="24"/>
          <w:szCs w:val="24"/>
        </w:rPr>
      </w:pPr>
    </w:p>
    <w:p w14:paraId="5CE197BE" w14:textId="09AED85A" w:rsidR="000503BD" w:rsidRPr="00C70D6E" w:rsidDel="00F04EE0" w:rsidRDefault="00896F3B" w:rsidP="008B579D">
      <w:pPr>
        <w:pStyle w:val="Heading31"/>
        <w:numPr>
          <w:ilvl w:val="0"/>
          <w:numId w:val="0"/>
        </w:numPr>
        <w:outlineLvl w:val="9"/>
        <w:rPr>
          <w:del w:id="31854" w:author="Phuong Truong Thi" w:date="2024-11-22T02:05:00Z"/>
          <w:b w:val="0"/>
          <w:bCs w:val="0"/>
          <w:sz w:val="24"/>
          <w:szCs w:val="24"/>
        </w:rPr>
      </w:pPr>
      <w:del w:id="31855" w:author="Phuong Truong Thi" w:date="2024-11-22T02:05:00Z">
        <w:r w:rsidRPr="00F04EE0" w:rsidDel="00F04EE0">
          <w:rPr>
            <w:sz w:val="24"/>
            <w:szCs w:val="24"/>
          </w:rPr>
          <w:delText xml:space="preserve">Bước 2.3: </w:delText>
        </w:r>
      </w:del>
    </w:p>
    <w:p w14:paraId="46D3DA51" w14:textId="2C4EE321" w:rsidR="00896F3B" w:rsidRPr="00896F3B" w:rsidRDefault="00896F3B">
      <w:pPr>
        <w:pStyle w:val="ListParagraph"/>
        <w:pPrChange w:id="31856" w:author="Phuong Truong Thi" w:date="2024-11-20T13:00:00Z">
          <w:pPr>
            <w:pStyle w:val="Heading31"/>
            <w:numPr>
              <w:ilvl w:val="0"/>
              <w:numId w:val="0"/>
            </w:numPr>
            <w:ind w:left="0" w:firstLine="0"/>
            <w:outlineLvl w:val="9"/>
          </w:pPr>
        </w:pPrChange>
      </w:pPr>
      <w:r>
        <w:t>Chọn 1 kết quả tìm kiếm theo gợi ý</w:t>
      </w:r>
    </w:p>
    <w:p w14:paraId="496549EC" w14:textId="07A2042E" w:rsidR="00896F3B" w:rsidRDefault="00896F3B" w:rsidP="008B579D">
      <w:pPr>
        <w:pStyle w:val="Heading31"/>
        <w:numPr>
          <w:ilvl w:val="0"/>
          <w:numId w:val="0"/>
        </w:numPr>
        <w:outlineLvl w:val="9"/>
        <w:rPr>
          <w:ins w:id="31857" w:author="Phuong Truong Thi" w:date="2024-11-25T19:07:00Z"/>
          <w:b w:val="0"/>
          <w:bCs w:val="0"/>
          <w:sz w:val="24"/>
          <w:szCs w:val="24"/>
        </w:rPr>
      </w:pPr>
      <w:r>
        <w:rPr>
          <w:noProof/>
          <w:lang w:eastAsia="en-US"/>
        </w:rPr>
        <w:lastRenderedPageBreak/>
        <w:drawing>
          <wp:inline distT="0" distB="0" distL="0" distR="0" wp14:anchorId="6D871015" wp14:editId="158C5686">
            <wp:extent cx="5821045" cy="2562225"/>
            <wp:effectExtent l="0" t="0" r="8255" b="9525"/>
            <wp:docPr id="21233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93058" name=""/>
                    <pic:cNvPicPr/>
                  </pic:nvPicPr>
                  <pic:blipFill>
                    <a:blip r:embed="rId41"/>
                    <a:stretch>
                      <a:fillRect/>
                    </a:stretch>
                  </pic:blipFill>
                  <pic:spPr>
                    <a:xfrm>
                      <a:off x="0" y="0"/>
                      <a:ext cx="5823435" cy="2563277"/>
                    </a:xfrm>
                    <a:prstGeom prst="rect">
                      <a:avLst/>
                    </a:prstGeom>
                  </pic:spPr>
                </pic:pic>
              </a:graphicData>
            </a:graphic>
          </wp:inline>
        </w:drawing>
      </w:r>
    </w:p>
    <w:p w14:paraId="6792E83F" w14:textId="77777777" w:rsidR="005B45EC" w:rsidRDefault="005B45EC" w:rsidP="008B579D">
      <w:pPr>
        <w:pStyle w:val="Heading31"/>
        <w:numPr>
          <w:ilvl w:val="0"/>
          <w:numId w:val="0"/>
        </w:numPr>
        <w:outlineLvl w:val="9"/>
        <w:rPr>
          <w:ins w:id="31858" w:author="Phuong Truong Thi" w:date="2024-11-25T19:07:00Z"/>
          <w:b w:val="0"/>
          <w:bCs w:val="0"/>
          <w:sz w:val="24"/>
          <w:szCs w:val="24"/>
        </w:rPr>
      </w:pPr>
    </w:p>
    <w:p w14:paraId="0754E6E2" w14:textId="77777777" w:rsidR="005B45EC" w:rsidRDefault="005B45EC" w:rsidP="008B579D">
      <w:pPr>
        <w:pStyle w:val="Heading31"/>
        <w:numPr>
          <w:ilvl w:val="0"/>
          <w:numId w:val="0"/>
        </w:numPr>
        <w:outlineLvl w:val="9"/>
        <w:rPr>
          <w:ins w:id="31859" w:author="Phuong Truong Thi" w:date="2024-11-25T19:07:00Z"/>
          <w:b w:val="0"/>
          <w:bCs w:val="0"/>
          <w:sz w:val="24"/>
          <w:szCs w:val="24"/>
        </w:rPr>
      </w:pPr>
    </w:p>
    <w:p w14:paraId="502650C6" w14:textId="77777777" w:rsidR="005B45EC" w:rsidRDefault="005B45EC" w:rsidP="008B579D">
      <w:pPr>
        <w:pStyle w:val="Heading31"/>
        <w:numPr>
          <w:ilvl w:val="0"/>
          <w:numId w:val="0"/>
        </w:numPr>
        <w:outlineLvl w:val="9"/>
        <w:rPr>
          <w:b w:val="0"/>
          <w:bCs w:val="0"/>
          <w:sz w:val="24"/>
          <w:szCs w:val="24"/>
        </w:rPr>
      </w:pPr>
    </w:p>
    <w:p w14:paraId="189CCFF1" w14:textId="782D08D0" w:rsidR="00896F3B" w:rsidDel="00890E54" w:rsidRDefault="00896F3B" w:rsidP="008B579D">
      <w:pPr>
        <w:pStyle w:val="Heading31"/>
        <w:numPr>
          <w:ilvl w:val="0"/>
          <w:numId w:val="0"/>
        </w:numPr>
        <w:outlineLvl w:val="9"/>
        <w:rPr>
          <w:del w:id="31860" w:author="Phuong Truong Thi" w:date="2024-11-20T12:59:00Z"/>
          <w:b w:val="0"/>
          <w:bCs w:val="0"/>
          <w:sz w:val="24"/>
          <w:szCs w:val="24"/>
        </w:rPr>
      </w:pPr>
      <w:r>
        <w:rPr>
          <w:noProof/>
        </w:rPr>
        <w:drawing>
          <wp:inline distT="0" distB="0" distL="0" distR="0" wp14:anchorId="72B80766" wp14:editId="59EDB166">
            <wp:extent cx="5821045" cy="2457450"/>
            <wp:effectExtent l="0" t="0" r="8255" b="0"/>
            <wp:docPr id="138366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3100" name=""/>
                    <pic:cNvPicPr/>
                  </pic:nvPicPr>
                  <pic:blipFill>
                    <a:blip r:embed="rId42"/>
                    <a:stretch>
                      <a:fillRect/>
                    </a:stretch>
                  </pic:blipFill>
                  <pic:spPr>
                    <a:xfrm>
                      <a:off x="0" y="0"/>
                      <a:ext cx="5821045" cy="2457450"/>
                    </a:xfrm>
                    <a:prstGeom prst="rect">
                      <a:avLst/>
                    </a:prstGeom>
                  </pic:spPr>
                </pic:pic>
              </a:graphicData>
            </a:graphic>
          </wp:inline>
        </w:drawing>
      </w:r>
    </w:p>
    <w:p w14:paraId="33185180" w14:textId="77777777" w:rsidR="00896F3B" w:rsidDel="00890E54" w:rsidRDefault="00896F3B" w:rsidP="008B579D">
      <w:pPr>
        <w:pStyle w:val="Heading31"/>
        <w:numPr>
          <w:ilvl w:val="0"/>
          <w:numId w:val="0"/>
        </w:numPr>
        <w:outlineLvl w:val="9"/>
        <w:rPr>
          <w:del w:id="31861" w:author="Phuong Truong Thi" w:date="2024-11-20T12:59:00Z"/>
          <w:b w:val="0"/>
          <w:bCs w:val="0"/>
          <w:sz w:val="24"/>
          <w:szCs w:val="24"/>
        </w:rPr>
      </w:pPr>
    </w:p>
    <w:p w14:paraId="5ECF3C23" w14:textId="77777777" w:rsidR="00896F3B" w:rsidDel="00890E54" w:rsidRDefault="00896F3B" w:rsidP="008B579D">
      <w:pPr>
        <w:pStyle w:val="Heading31"/>
        <w:numPr>
          <w:ilvl w:val="0"/>
          <w:numId w:val="0"/>
        </w:numPr>
        <w:outlineLvl w:val="9"/>
        <w:rPr>
          <w:del w:id="31862" w:author="Phuong Truong Thi" w:date="2024-11-20T12:59:00Z"/>
          <w:b w:val="0"/>
          <w:bCs w:val="0"/>
          <w:sz w:val="24"/>
          <w:szCs w:val="24"/>
        </w:rPr>
      </w:pPr>
    </w:p>
    <w:p w14:paraId="58BEF9C9" w14:textId="77777777" w:rsidR="00896F3B" w:rsidDel="00890E54" w:rsidRDefault="00896F3B" w:rsidP="008B579D">
      <w:pPr>
        <w:pStyle w:val="Heading31"/>
        <w:numPr>
          <w:ilvl w:val="0"/>
          <w:numId w:val="0"/>
        </w:numPr>
        <w:outlineLvl w:val="9"/>
        <w:rPr>
          <w:del w:id="31863" w:author="Phuong Truong Thi" w:date="2024-11-20T12:59:00Z"/>
          <w:b w:val="0"/>
          <w:bCs w:val="0"/>
          <w:sz w:val="24"/>
          <w:szCs w:val="24"/>
        </w:rPr>
      </w:pPr>
    </w:p>
    <w:p w14:paraId="4EB95313" w14:textId="77777777" w:rsidR="00896F3B" w:rsidDel="00890E54" w:rsidRDefault="00896F3B" w:rsidP="008B579D">
      <w:pPr>
        <w:pStyle w:val="Heading31"/>
        <w:numPr>
          <w:ilvl w:val="0"/>
          <w:numId w:val="0"/>
        </w:numPr>
        <w:outlineLvl w:val="9"/>
        <w:rPr>
          <w:del w:id="31864" w:author="Phuong Truong Thi" w:date="2024-11-20T12:59:00Z"/>
          <w:b w:val="0"/>
          <w:bCs w:val="0"/>
          <w:sz w:val="24"/>
          <w:szCs w:val="24"/>
        </w:rPr>
      </w:pPr>
    </w:p>
    <w:p w14:paraId="53A1D93A" w14:textId="77777777" w:rsidR="00896F3B" w:rsidDel="00890E54" w:rsidRDefault="00896F3B" w:rsidP="008B579D">
      <w:pPr>
        <w:pStyle w:val="Heading31"/>
        <w:numPr>
          <w:ilvl w:val="0"/>
          <w:numId w:val="0"/>
        </w:numPr>
        <w:outlineLvl w:val="9"/>
        <w:rPr>
          <w:del w:id="31865" w:author="Phuong Truong Thi" w:date="2024-11-20T12:59:00Z"/>
          <w:b w:val="0"/>
          <w:bCs w:val="0"/>
          <w:sz w:val="24"/>
          <w:szCs w:val="24"/>
        </w:rPr>
      </w:pPr>
    </w:p>
    <w:p w14:paraId="36539673" w14:textId="77777777" w:rsidR="00896F3B" w:rsidDel="00890E54" w:rsidRDefault="00896F3B" w:rsidP="008B579D">
      <w:pPr>
        <w:pStyle w:val="Heading31"/>
        <w:numPr>
          <w:ilvl w:val="0"/>
          <w:numId w:val="0"/>
        </w:numPr>
        <w:outlineLvl w:val="9"/>
        <w:rPr>
          <w:del w:id="31866" w:author="Phuong Truong Thi" w:date="2024-11-20T12:59:00Z"/>
          <w:b w:val="0"/>
          <w:bCs w:val="0"/>
          <w:sz w:val="24"/>
          <w:szCs w:val="24"/>
        </w:rPr>
      </w:pPr>
    </w:p>
    <w:p w14:paraId="33CE3A3B" w14:textId="77777777" w:rsidR="00896F3B" w:rsidDel="00890E54" w:rsidRDefault="00896F3B" w:rsidP="008B579D">
      <w:pPr>
        <w:pStyle w:val="Heading31"/>
        <w:numPr>
          <w:ilvl w:val="0"/>
          <w:numId w:val="0"/>
        </w:numPr>
        <w:outlineLvl w:val="9"/>
        <w:rPr>
          <w:del w:id="31867" w:author="Phuong Truong Thi" w:date="2024-11-20T12:59:00Z"/>
          <w:b w:val="0"/>
          <w:bCs w:val="0"/>
          <w:sz w:val="24"/>
          <w:szCs w:val="24"/>
        </w:rPr>
      </w:pPr>
    </w:p>
    <w:p w14:paraId="5A786E94" w14:textId="77777777" w:rsidR="00896F3B" w:rsidDel="00890E54" w:rsidRDefault="00896F3B" w:rsidP="008B579D">
      <w:pPr>
        <w:pStyle w:val="Heading31"/>
        <w:numPr>
          <w:ilvl w:val="0"/>
          <w:numId w:val="0"/>
        </w:numPr>
        <w:outlineLvl w:val="9"/>
        <w:rPr>
          <w:del w:id="31868" w:author="Phuong Truong Thi" w:date="2024-11-20T12:59:00Z"/>
          <w:b w:val="0"/>
          <w:bCs w:val="0"/>
          <w:sz w:val="24"/>
          <w:szCs w:val="24"/>
        </w:rPr>
      </w:pPr>
    </w:p>
    <w:p w14:paraId="312FAC81" w14:textId="77777777" w:rsidR="00896F3B" w:rsidDel="00890E54" w:rsidRDefault="00896F3B" w:rsidP="008B579D">
      <w:pPr>
        <w:pStyle w:val="Heading31"/>
        <w:numPr>
          <w:ilvl w:val="0"/>
          <w:numId w:val="0"/>
        </w:numPr>
        <w:outlineLvl w:val="9"/>
        <w:rPr>
          <w:del w:id="31869" w:author="Phuong Truong Thi" w:date="2024-11-20T12:59:00Z"/>
          <w:b w:val="0"/>
          <w:bCs w:val="0"/>
          <w:sz w:val="24"/>
          <w:szCs w:val="24"/>
        </w:rPr>
      </w:pPr>
    </w:p>
    <w:p w14:paraId="5D705718" w14:textId="77777777" w:rsidR="00896F3B" w:rsidDel="00890E54" w:rsidRDefault="00896F3B" w:rsidP="008B579D">
      <w:pPr>
        <w:pStyle w:val="Heading31"/>
        <w:numPr>
          <w:ilvl w:val="0"/>
          <w:numId w:val="0"/>
        </w:numPr>
        <w:outlineLvl w:val="9"/>
        <w:rPr>
          <w:del w:id="31870" w:author="Phuong Truong Thi" w:date="2024-11-20T12:59:00Z"/>
          <w:b w:val="0"/>
          <w:bCs w:val="0"/>
          <w:sz w:val="24"/>
          <w:szCs w:val="24"/>
        </w:rPr>
      </w:pPr>
    </w:p>
    <w:p w14:paraId="16E45F38" w14:textId="77777777" w:rsidR="00896F3B" w:rsidDel="00890E54" w:rsidRDefault="00896F3B" w:rsidP="008B579D">
      <w:pPr>
        <w:pStyle w:val="Heading31"/>
        <w:numPr>
          <w:ilvl w:val="0"/>
          <w:numId w:val="0"/>
        </w:numPr>
        <w:outlineLvl w:val="9"/>
        <w:rPr>
          <w:del w:id="31871" w:author="Phuong Truong Thi" w:date="2024-11-20T12:59:00Z"/>
          <w:b w:val="0"/>
          <w:bCs w:val="0"/>
          <w:sz w:val="24"/>
          <w:szCs w:val="24"/>
        </w:rPr>
      </w:pPr>
    </w:p>
    <w:p w14:paraId="0A603D0E" w14:textId="77777777" w:rsidR="00896F3B" w:rsidRDefault="00896F3B" w:rsidP="008B579D">
      <w:pPr>
        <w:pStyle w:val="Heading31"/>
        <w:numPr>
          <w:ilvl w:val="0"/>
          <w:numId w:val="0"/>
        </w:numPr>
        <w:outlineLvl w:val="9"/>
        <w:rPr>
          <w:b w:val="0"/>
          <w:bCs w:val="0"/>
          <w:sz w:val="24"/>
          <w:szCs w:val="24"/>
        </w:rPr>
      </w:pPr>
    </w:p>
    <w:p w14:paraId="59323229" w14:textId="77777777" w:rsidR="00896F3B" w:rsidRDefault="00896F3B" w:rsidP="008B579D">
      <w:pPr>
        <w:pStyle w:val="Heading31"/>
        <w:numPr>
          <w:ilvl w:val="0"/>
          <w:numId w:val="0"/>
        </w:numPr>
        <w:outlineLvl w:val="9"/>
        <w:rPr>
          <w:b w:val="0"/>
          <w:bCs w:val="0"/>
          <w:sz w:val="24"/>
          <w:szCs w:val="24"/>
        </w:rPr>
      </w:pPr>
    </w:p>
    <w:p w14:paraId="2C12F80F" w14:textId="77777777" w:rsidR="00896F3B" w:rsidRDefault="00896F3B" w:rsidP="008B579D">
      <w:pPr>
        <w:pStyle w:val="Heading31"/>
        <w:numPr>
          <w:ilvl w:val="0"/>
          <w:numId w:val="0"/>
        </w:numPr>
        <w:outlineLvl w:val="9"/>
        <w:rPr>
          <w:b w:val="0"/>
          <w:bCs w:val="0"/>
          <w:sz w:val="24"/>
          <w:szCs w:val="24"/>
        </w:rPr>
      </w:pPr>
    </w:p>
    <w:p w14:paraId="5071FF20" w14:textId="04BD1909" w:rsidR="00896F3B" w:rsidRPr="000503BD" w:rsidRDefault="00896F3B">
      <w:pPr>
        <w:pStyle w:val="ListParagraph"/>
        <w:pPrChange w:id="31872" w:author="Phuong Truong Thi" w:date="2024-11-20T13:00:00Z">
          <w:pPr>
            <w:pStyle w:val="Heading31"/>
            <w:numPr>
              <w:ilvl w:val="0"/>
              <w:numId w:val="0"/>
            </w:numPr>
            <w:ind w:left="0" w:firstLine="0"/>
            <w:outlineLvl w:val="9"/>
          </w:pPr>
        </w:pPrChange>
      </w:pPr>
      <w:r w:rsidRPr="000503BD">
        <w:t xml:space="preserve">Thực hiện tìm kiếm </w:t>
      </w:r>
      <w:r w:rsidR="000503BD" w:rsidRPr="000503BD">
        <w:t xml:space="preserve">lấy </w:t>
      </w:r>
      <w:r w:rsidRPr="000503BD">
        <w:t>tất cả các kết quả</w:t>
      </w:r>
    </w:p>
    <w:p w14:paraId="3436A5CB" w14:textId="2112A9CF" w:rsidR="00896F3B" w:rsidRDefault="00896F3B" w:rsidP="008B579D">
      <w:pPr>
        <w:pStyle w:val="Heading31"/>
        <w:numPr>
          <w:ilvl w:val="0"/>
          <w:numId w:val="0"/>
        </w:numPr>
        <w:outlineLvl w:val="9"/>
        <w:rPr>
          <w:ins w:id="31873" w:author="Phuong Truong Thi" w:date="2024-12-06T17:49:00Z"/>
          <w:b w:val="0"/>
          <w:bCs w:val="0"/>
          <w:sz w:val="24"/>
          <w:szCs w:val="24"/>
        </w:rPr>
      </w:pPr>
      <w:r>
        <w:rPr>
          <w:noProof/>
          <w:lang w:eastAsia="en-US"/>
        </w:rPr>
        <w:lastRenderedPageBreak/>
        <w:drawing>
          <wp:inline distT="0" distB="0" distL="0" distR="0" wp14:anchorId="64092431" wp14:editId="1C1F3614">
            <wp:extent cx="5821045" cy="3438525"/>
            <wp:effectExtent l="0" t="0" r="8255" b="9525"/>
            <wp:docPr id="38671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2531" name=""/>
                    <pic:cNvPicPr/>
                  </pic:nvPicPr>
                  <pic:blipFill>
                    <a:blip r:embed="rId43"/>
                    <a:stretch>
                      <a:fillRect/>
                    </a:stretch>
                  </pic:blipFill>
                  <pic:spPr>
                    <a:xfrm>
                      <a:off x="0" y="0"/>
                      <a:ext cx="5821045" cy="3438525"/>
                    </a:xfrm>
                    <a:prstGeom prst="rect">
                      <a:avLst/>
                    </a:prstGeom>
                  </pic:spPr>
                </pic:pic>
              </a:graphicData>
            </a:graphic>
          </wp:inline>
        </w:drawing>
      </w:r>
    </w:p>
    <w:p w14:paraId="5F0AA9F9" w14:textId="59CCB62B" w:rsidR="00530A71" w:rsidDel="00964300" w:rsidRDefault="00530A71" w:rsidP="008B579D">
      <w:pPr>
        <w:pStyle w:val="Heading31"/>
        <w:numPr>
          <w:ilvl w:val="0"/>
          <w:numId w:val="0"/>
        </w:numPr>
        <w:outlineLvl w:val="9"/>
        <w:rPr>
          <w:del w:id="31874" w:author="Phuong Truong Thi" w:date="2024-12-06T20:02:00Z"/>
          <w:b w:val="0"/>
          <w:bCs w:val="0"/>
          <w:sz w:val="24"/>
          <w:szCs w:val="24"/>
        </w:rPr>
      </w:pPr>
    </w:p>
    <w:p w14:paraId="74351897" w14:textId="77777777" w:rsidR="00896F3B" w:rsidRDefault="00896F3B" w:rsidP="008B579D">
      <w:pPr>
        <w:pStyle w:val="Heading31"/>
        <w:numPr>
          <w:ilvl w:val="0"/>
          <w:numId w:val="0"/>
        </w:numPr>
        <w:outlineLvl w:val="9"/>
        <w:rPr>
          <w:b w:val="0"/>
          <w:bCs w:val="0"/>
          <w:sz w:val="24"/>
          <w:szCs w:val="24"/>
        </w:rPr>
      </w:pPr>
    </w:p>
    <w:p w14:paraId="11AD2D97" w14:textId="6EEC7BFF" w:rsidR="00B06C2A" w:rsidRPr="00C54E78" w:rsidDel="005B45EC" w:rsidRDefault="00B06C2A" w:rsidP="008B579D">
      <w:pPr>
        <w:pStyle w:val="Heading31"/>
        <w:numPr>
          <w:ilvl w:val="0"/>
          <w:numId w:val="0"/>
        </w:numPr>
        <w:outlineLvl w:val="9"/>
        <w:rPr>
          <w:del w:id="31875" w:author="Phuong Truong Thi" w:date="2024-11-25T19:07:00Z"/>
          <w:b w:val="0"/>
          <w:bCs w:val="0"/>
          <w:i/>
          <w:sz w:val="24"/>
          <w:szCs w:val="24"/>
        </w:rPr>
      </w:pPr>
      <w:bookmarkStart w:id="31876" w:name="_Toc183456667"/>
      <w:bookmarkStart w:id="31877" w:name="_Toc184813975"/>
      <w:bookmarkEnd w:id="31876"/>
      <w:bookmarkEnd w:id="31877"/>
    </w:p>
    <w:p w14:paraId="33722A76" w14:textId="5975DA40" w:rsidR="00890E54" w:rsidRPr="005B45EC" w:rsidRDefault="005D693B" w:rsidP="00890E54">
      <w:pPr>
        <w:pStyle w:val="Heading41"/>
        <w:shd w:val="clear" w:color="auto" w:fill="auto"/>
        <w:rPr>
          <w:ins w:id="31878" w:author="Phuong Truong Thi" w:date="2024-11-20T12:55:00Z"/>
          <w:i w:val="0"/>
          <w:iCs w:val="0"/>
          <w:rPrChange w:id="31879" w:author="Phuong Truong Thi" w:date="2024-11-25T19:09:00Z">
            <w:rPr>
              <w:ins w:id="31880" w:author="Phuong Truong Thi" w:date="2024-11-20T12:55:00Z"/>
            </w:rPr>
          </w:rPrChange>
        </w:rPr>
      </w:pPr>
      <w:bookmarkStart w:id="31881" w:name="_Toc184813976"/>
      <w:ins w:id="31882" w:author="Phuong Truong Thi" w:date="2024-11-25T09:54:00Z">
        <w:r w:rsidRPr="005B45EC">
          <w:rPr>
            <w:i w:val="0"/>
            <w:iCs w:val="0"/>
            <w:rPrChange w:id="31883" w:author="Phuong Truong Thi" w:date="2024-11-25T19:09:00Z">
              <w:rPr/>
            </w:rPrChange>
          </w:rPr>
          <w:t>Bộ lọc</w:t>
        </w:r>
      </w:ins>
      <w:bookmarkEnd w:id="31881"/>
    </w:p>
    <w:p w14:paraId="683E38D3" w14:textId="726B2FD0" w:rsidR="00890E54" w:rsidRPr="00902F80" w:rsidRDefault="00890E54" w:rsidP="00890E54">
      <w:pPr>
        <w:pStyle w:val="ListParagraph"/>
        <w:numPr>
          <w:ilvl w:val="0"/>
          <w:numId w:val="0"/>
        </w:numPr>
        <w:spacing w:before="0" w:line="240" w:lineRule="auto"/>
        <w:ind w:left="450" w:hanging="270"/>
        <w:contextualSpacing w:val="0"/>
        <w:rPr>
          <w:ins w:id="31884" w:author="Phuong Truong Thi" w:date="2024-11-20T12:55:00Z"/>
          <w:rFonts w:eastAsia="Times New Roman"/>
          <w:color w:val="000000"/>
          <w:szCs w:val="24"/>
        </w:rPr>
      </w:pPr>
      <w:ins w:id="31885" w:author="Phuong Truong Thi" w:date="2024-11-20T12:55:00Z">
        <w:r>
          <w:rPr>
            <w:rFonts w:eastAsia="Times New Roman"/>
            <w:color w:val="000000"/>
            <w:szCs w:val="24"/>
          </w:rPr>
          <w:t xml:space="preserve">Bước 1: </w:t>
        </w:r>
        <w:r w:rsidRPr="00902F80">
          <w:rPr>
            <w:rFonts w:eastAsia="Times New Roman"/>
            <w:color w:val="000000"/>
            <w:szCs w:val="24"/>
          </w:rPr>
          <w:t xml:space="preserve">Tại </w:t>
        </w:r>
      </w:ins>
      <w:ins w:id="31886" w:author="Phuong Truong Thi" w:date="2024-11-20T13:04:00Z">
        <w:r w:rsidR="0004719F">
          <w:rPr>
            <w:rFonts w:eastAsia="Times New Roman"/>
            <w:color w:val="000000"/>
            <w:szCs w:val="24"/>
          </w:rPr>
          <w:t xml:space="preserve">các </w:t>
        </w:r>
      </w:ins>
      <w:ins w:id="31887" w:author="Phuong Truong Thi" w:date="2024-11-20T12:55:00Z">
        <w:r w:rsidRPr="00902F80">
          <w:rPr>
            <w:rFonts w:eastAsia="Times New Roman"/>
            <w:color w:val="000000"/>
            <w:szCs w:val="24"/>
          </w:rPr>
          <w:t xml:space="preserve">màn hình danh sách </w:t>
        </w:r>
        <w:r>
          <w:rPr>
            <w:szCs w:val="24"/>
          </w:rPr>
          <w:t>KH</w:t>
        </w:r>
        <w:r w:rsidRPr="00902F80">
          <w:rPr>
            <w:rFonts w:eastAsia="Times New Roman"/>
            <w:color w:val="000000"/>
            <w:szCs w:val="24"/>
          </w:rPr>
          <w:t xml:space="preserve">, </w:t>
        </w:r>
      </w:ins>
      <w:ins w:id="31888" w:author="Phuong Truong Thi" w:date="2024-11-22T17:27:00Z">
        <w:r w:rsidR="00730205">
          <w:rPr>
            <w:rFonts w:eastAsia="Times New Roman"/>
            <w:color w:val="000000"/>
            <w:szCs w:val="24"/>
            <w:lang w:val="vi-VN"/>
          </w:rPr>
          <w:t>NSD</w:t>
        </w:r>
      </w:ins>
      <w:ins w:id="31889" w:author="Phuong Truong Thi" w:date="2024-11-20T12:55:00Z">
        <w:r w:rsidRPr="00902F80">
          <w:rPr>
            <w:rFonts w:eastAsia="Times New Roman"/>
            <w:color w:val="000000"/>
            <w:szCs w:val="24"/>
          </w:rPr>
          <w:t xml:space="preserve"> nhấn vào icon Filter</w:t>
        </w:r>
      </w:ins>
      <w:ins w:id="31890" w:author="Phuong Truong Thi" w:date="2024-11-28T19:13:00Z">
        <w:r w:rsidR="0031629B">
          <w:rPr>
            <w:rFonts w:eastAsia="Times New Roman"/>
            <w:color w:val="000000"/>
            <w:szCs w:val="24"/>
          </w:rPr>
          <w:t xml:space="preserve"> </w:t>
        </w:r>
        <w:r w:rsidR="0031629B" w:rsidRPr="00A20528">
          <w:rPr>
            <w:rFonts w:eastAsia="Times New Roman"/>
            <w:noProof/>
            <w:szCs w:val="24"/>
          </w:rPr>
          <w:drawing>
            <wp:inline distT="0" distB="0" distL="0" distR="0" wp14:anchorId="1516272A" wp14:editId="0DE93F9E">
              <wp:extent cx="371475" cy="371475"/>
              <wp:effectExtent l="0" t="0" r="0" b="0"/>
              <wp:docPr id="1326479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ins>
    </w:p>
    <w:p w14:paraId="3616E360" w14:textId="77777777" w:rsidR="00890E54" w:rsidRPr="00902F80" w:rsidRDefault="00890E54" w:rsidP="00890E54">
      <w:pPr>
        <w:spacing w:before="0" w:line="240" w:lineRule="auto"/>
        <w:ind w:left="360" w:hanging="360"/>
        <w:contextualSpacing w:val="0"/>
        <w:rPr>
          <w:ins w:id="31891" w:author="Phuong Truong Thi" w:date="2024-11-20T12:55:00Z"/>
          <w:rFonts w:ascii="Times New Roman" w:eastAsia="Times New Roman" w:hAnsi="Times New Roman"/>
          <w:color w:val="000000"/>
          <w:sz w:val="24"/>
          <w:szCs w:val="24"/>
        </w:rPr>
      </w:pPr>
      <w:ins w:id="31892"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2: </w:t>
        </w:r>
        <w:r w:rsidRPr="00902F80">
          <w:rPr>
            <w:rFonts w:ascii="Times New Roman" w:eastAsia="Times New Roman" w:hAnsi="Times New Roman"/>
            <w:color w:val="000000"/>
            <w:sz w:val="24"/>
            <w:szCs w:val="24"/>
          </w:rPr>
          <w:t>Nhấn Add Filter</w:t>
        </w:r>
      </w:ins>
    </w:p>
    <w:p w14:paraId="271DA2DB" w14:textId="77777777" w:rsidR="00890E54" w:rsidRPr="00902F80" w:rsidRDefault="00890E54" w:rsidP="00890E54">
      <w:pPr>
        <w:spacing w:before="0" w:line="240" w:lineRule="auto"/>
        <w:ind w:left="360" w:hanging="360"/>
        <w:contextualSpacing w:val="0"/>
        <w:rPr>
          <w:ins w:id="31893" w:author="Phuong Truong Thi" w:date="2024-11-20T12:55:00Z"/>
          <w:rFonts w:ascii="Times New Roman" w:eastAsia="Times New Roman" w:hAnsi="Times New Roman"/>
          <w:color w:val="000000"/>
          <w:sz w:val="24"/>
          <w:szCs w:val="24"/>
        </w:rPr>
      </w:pPr>
      <w:ins w:id="31894"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3: </w:t>
        </w:r>
        <w:r w:rsidRPr="00902F80">
          <w:rPr>
            <w:rFonts w:ascii="Times New Roman" w:eastAsia="Times New Roman" w:hAnsi="Times New Roman"/>
            <w:color w:val="000000"/>
            <w:sz w:val="24"/>
            <w:szCs w:val="24"/>
          </w:rPr>
          <w:t>Nhập Filter Logic</w:t>
        </w:r>
      </w:ins>
    </w:p>
    <w:p w14:paraId="794BA8A8" w14:textId="4E13001C" w:rsidR="00E64180" w:rsidRPr="00902F80" w:rsidRDefault="00890E54" w:rsidP="00E64180">
      <w:pPr>
        <w:spacing w:before="0" w:line="240" w:lineRule="auto"/>
        <w:ind w:left="360" w:hanging="360"/>
        <w:contextualSpacing w:val="0"/>
        <w:rPr>
          <w:ins w:id="31895" w:author="Phuong Truong Thi" w:date="2024-11-20T12:55:00Z"/>
          <w:rFonts w:ascii="Times New Roman" w:eastAsia="Times New Roman" w:hAnsi="Times New Roman"/>
          <w:color w:val="000000"/>
          <w:sz w:val="24"/>
          <w:szCs w:val="24"/>
        </w:rPr>
      </w:pPr>
      <w:ins w:id="31896"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3.1: </w:t>
        </w:r>
        <w:r w:rsidRPr="00902F80">
          <w:rPr>
            <w:rFonts w:ascii="Times New Roman" w:eastAsia="Times New Roman" w:hAnsi="Times New Roman"/>
            <w:color w:val="000000"/>
            <w:sz w:val="24"/>
            <w:szCs w:val="24"/>
          </w:rPr>
          <w:t>Chọn tên trường cần lọc từ danh sách trường (Field picklist)</w:t>
        </w:r>
      </w:ins>
    </w:p>
    <w:p w14:paraId="367AB129" w14:textId="77777777" w:rsidR="00890E54" w:rsidRPr="00902F80" w:rsidRDefault="00890E54" w:rsidP="00890E54">
      <w:pPr>
        <w:spacing w:before="0" w:line="240" w:lineRule="auto"/>
        <w:ind w:left="360" w:hanging="360"/>
        <w:contextualSpacing w:val="0"/>
        <w:rPr>
          <w:ins w:id="31897" w:author="Phuong Truong Thi" w:date="2024-11-20T12:55:00Z"/>
          <w:rFonts w:ascii="Times New Roman" w:eastAsia="Times New Roman" w:hAnsi="Times New Roman"/>
          <w:color w:val="000000"/>
          <w:sz w:val="24"/>
          <w:szCs w:val="24"/>
        </w:rPr>
      </w:pPr>
      <w:ins w:id="31898"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3.2: </w:t>
        </w:r>
        <w:r w:rsidRPr="00902F80">
          <w:rPr>
            <w:rFonts w:ascii="Times New Roman" w:eastAsia="Times New Roman" w:hAnsi="Times New Roman"/>
            <w:color w:val="000000"/>
            <w:sz w:val="24"/>
            <w:szCs w:val="24"/>
          </w:rPr>
          <w:t>Chọn toán tử sử dụng lọc từ danh sách toán tử (Operator picklist)</w:t>
        </w:r>
      </w:ins>
    </w:p>
    <w:p w14:paraId="1BEB388E" w14:textId="77777777" w:rsidR="00890E54" w:rsidRPr="00902F80" w:rsidRDefault="00890E54" w:rsidP="00890E54">
      <w:pPr>
        <w:spacing w:before="0" w:line="240" w:lineRule="auto"/>
        <w:ind w:left="360" w:hanging="360"/>
        <w:contextualSpacing w:val="0"/>
        <w:rPr>
          <w:ins w:id="31899" w:author="Phuong Truong Thi" w:date="2024-11-20T12:55:00Z"/>
          <w:rFonts w:ascii="Times New Roman" w:eastAsia="Times New Roman" w:hAnsi="Times New Roman"/>
          <w:color w:val="000000"/>
          <w:sz w:val="24"/>
          <w:szCs w:val="24"/>
        </w:rPr>
      </w:pPr>
      <w:ins w:id="31900"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3.3: </w:t>
        </w:r>
        <w:r w:rsidRPr="00902F80">
          <w:rPr>
            <w:rFonts w:ascii="Times New Roman" w:eastAsia="Times New Roman" w:hAnsi="Times New Roman"/>
            <w:color w:val="000000"/>
            <w:sz w:val="24"/>
            <w:szCs w:val="24"/>
          </w:rPr>
          <w:t>Nhập giá trị lọc vào trường Value</w:t>
        </w:r>
      </w:ins>
    </w:p>
    <w:p w14:paraId="29E55E14" w14:textId="77777777" w:rsidR="00890E54" w:rsidRPr="00902F80" w:rsidRDefault="00890E54" w:rsidP="00890E54">
      <w:pPr>
        <w:spacing w:before="0" w:line="240" w:lineRule="auto"/>
        <w:ind w:left="360" w:hanging="360"/>
        <w:contextualSpacing w:val="0"/>
        <w:rPr>
          <w:ins w:id="31901" w:author="Phuong Truong Thi" w:date="2024-11-20T12:55:00Z"/>
          <w:rFonts w:ascii="Times New Roman" w:eastAsia="Times New Roman" w:hAnsi="Times New Roman"/>
          <w:color w:val="000000"/>
          <w:sz w:val="24"/>
          <w:szCs w:val="24"/>
        </w:rPr>
      </w:pPr>
      <w:ins w:id="31902"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4: </w:t>
        </w:r>
        <w:r w:rsidRPr="00902F80">
          <w:rPr>
            <w:rFonts w:ascii="Times New Roman" w:eastAsia="Times New Roman" w:hAnsi="Times New Roman"/>
            <w:color w:val="000000"/>
            <w:sz w:val="24"/>
            <w:szCs w:val="24"/>
          </w:rPr>
          <w:t>Nhấn Done -&gt; Save để áp dụng bộ lọc cho chế độ xem danh sách.</w:t>
        </w:r>
      </w:ins>
    </w:p>
    <w:p w14:paraId="5F56EB79" w14:textId="77777777" w:rsidR="00890E54" w:rsidRPr="00902F80" w:rsidRDefault="00890E54" w:rsidP="00890E54">
      <w:pPr>
        <w:spacing w:before="0" w:line="240" w:lineRule="auto"/>
        <w:ind w:left="360" w:hanging="360"/>
        <w:contextualSpacing w:val="0"/>
        <w:rPr>
          <w:ins w:id="31903" w:author="Phuong Truong Thi" w:date="2024-11-20T12:55:00Z"/>
          <w:rFonts w:ascii="Times New Roman" w:eastAsia="Times New Roman" w:hAnsi="Times New Roman"/>
          <w:color w:val="000000"/>
          <w:sz w:val="24"/>
          <w:szCs w:val="24"/>
        </w:rPr>
      </w:pPr>
      <w:ins w:id="31904" w:author="Phuong Truong Thi" w:date="2024-11-20T12:55:00Z">
        <w:r w:rsidRPr="00902F80">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Bước 5: </w:t>
        </w:r>
        <w:r w:rsidRPr="00902F80">
          <w:rPr>
            <w:rFonts w:ascii="Times New Roman" w:eastAsia="Times New Roman" w:hAnsi="Times New Roman"/>
            <w:color w:val="000000"/>
            <w:sz w:val="24"/>
            <w:szCs w:val="24"/>
          </w:rPr>
          <w:t>Để xóa bộ lọc, nhấn Remove All và nhấn Save</w:t>
        </w:r>
      </w:ins>
    </w:p>
    <w:p w14:paraId="3876C9AA" w14:textId="15104190" w:rsidR="005D693B" w:rsidRDefault="0018703C">
      <w:pPr>
        <w:pStyle w:val="Heading41"/>
        <w:numPr>
          <w:ilvl w:val="0"/>
          <w:numId w:val="114"/>
        </w:numPr>
        <w:shd w:val="clear" w:color="auto" w:fill="auto"/>
        <w:outlineLvl w:val="9"/>
        <w:rPr>
          <w:ins w:id="31905" w:author="Phuong Truong Thi" w:date="2024-11-25T09:48:00Z"/>
          <w:b w:val="0"/>
          <w:bCs/>
          <w:i w:val="0"/>
          <w:iCs w:val="0"/>
        </w:rPr>
        <w:pPrChange w:id="31906" w:author="Phuong Truong Thi" w:date="2024-12-05T17:57:00Z">
          <w:pPr>
            <w:pStyle w:val="Heading41"/>
            <w:numPr>
              <w:ilvl w:val="0"/>
              <w:numId w:val="0"/>
            </w:numPr>
            <w:shd w:val="clear" w:color="auto" w:fill="auto"/>
            <w:tabs>
              <w:tab w:val="clear" w:pos="1980"/>
            </w:tabs>
            <w:ind w:left="0" w:firstLine="0"/>
            <w:outlineLvl w:val="9"/>
          </w:pPr>
        </w:pPrChange>
      </w:pPr>
      <w:ins w:id="31907" w:author="Phuong Truong Thi" w:date="2024-12-05T17:49:00Z">
        <w:r>
          <w:rPr>
            <w:i w:val="0"/>
            <w:iCs w:val="0"/>
          </w:rPr>
          <w:t>Giới hạn tính năng</w:t>
        </w:r>
      </w:ins>
      <w:ins w:id="31908" w:author="Phuong Truong Thi" w:date="2024-11-25T09:48:00Z">
        <w:r w:rsidR="005D693B" w:rsidRPr="005D693B">
          <w:rPr>
            <w:i w:val="0"/>
            <w:iCs w:val="0"/>
            <w:rPrChange w:id="31909" w:author="Phuong Truong Thi" w:date="2024-11-25T09:48:00Z">
              <w:rPr>
                <w:b w:val="0"/>
                <w:bCs/>
                <w:i w:val="0"/>
                <w:iCs w:val="0"/>
              </w:rPr>
            </w:rPrChange>
          </w:rPr>
          <w:t>:</w:t>
        </w:r>
        <w:r w:rsidR="005D693B">
          <w:rPr>
            <w:b w:val="0"/>
            <w:bCs/>
            <w:i w:val="0"/>
            <w:iCs w:val="0"/>
          </w:rPr>
          <w:t xml:space="preserve"> </w:t>
        </w:r>
      </w:ins>
    </w:p>
    <w:p w14:paraId="2067E75E" w14:textId="013F8834" w:rsidR="00890E54" w:rsidRPr="00C847A8" w:rsidRDefault="005D693B">
      <w:pPr>
        <w:pStyle w:val="Heading41"/>
        <w:numPr>
          <w:ilvl w:val="3"/>
          <w:numId w:val="47"/>
        </w:numPr>
        <w:shd w:val="clear" w:color="auto" w:fill="auto"/>
        <w:ind w:firstLine="0"/>
        <w:outlineLvl w:val="9"/>
        <w:rPr>
          <w:ins w:id="31910" w:author="Phuong Truong Thi" w:date="2024-12-05T17:58:00Z"/>
          <w:b w:val="0"/>
          <w:bCs/>
          <w:i w:val="0"/>
          <w:iCs w:val="0"/>
          <w:sz w:val="22"/>
          <w:szCs w:val="22"/>
          <w:rPrChange w:id="31911" w:author="Phuong Truong Thi" w:date="2024-12-05T18:49:00Z">
            <w:rPr>
              <w:ins w:id="31912" w:author="Phuong Truong Thi" w:date="2024-12-05T17:58:00Z"/>
              <w:b w:val="0"/>
              <w:bCs/>
              <w:i w:val="0"/>
              <w:iCs w:val="0"/>
            </w:rPr>
          </w:rPrChange>
        </w:rPr>
        <w:pPrChange w:id="31913" w:author="Phuong Truong Thi" w:date="2024-12-05T18:05:00Z">
          <w:pPr>
            <w:pStyle w:val="Heading41"/>
            <w:numPr>
              <w:numId w:val="47"/>
            </w:numPr>
            <w:shd w:val="clear" w:color="auto" w:fill="auto"/>
            <w:tabs>
              <w:tab w:val="clear" w:pos="1980"/>
            </w:tabs>
            <w:ind w:left="360" w:hanging="360"/>
            <w:outlineLvl w:val="9"/>
          </w:pPr>
        </w:pPrChange>
      </w:pPr>
      <w:ins w:id="31914" w:author="Phuong Truong Thi" w:date="2024-11-25T09:48:00Z">
        <w:r w:rsidRPr="00C847A8">
          <w:rPr>
            <w:b w:val="0"/>
            <w:bCs/>
            <w:i w:val="0"/>
            <w:iCs w:val="0"/>
            <w:sz w:val="22"/>
            <w:szCs w:val="22"/>
            <w:rPrChange w:id="31915" w:author="Phuong Truong Thi" w:date="2024-12-05T18:49:00Z">
              <w:rPr>
                <w:b w:val="0"/>
                <w:bCs/>
                <w:i w:val="0"/>
                <w:iCs w:val="0"/>
              </w:rPr>
            </w:rPrChange>
          </w:rPr>
          <w:t>Số lượng Filter tối đa</w:t>
        </w:r>
        <w:r w:rsidRPr="00C847A8">
          <w:rPr>
            <w:b w:val="0"/>
            <w:bCs/>
            <w:i w:val="0"/>
            <w:iCs w:val="0"/>
            <w:sz w:val="22"/>
            <w:szCs w:val="22"/>
            <w:rPrChange w:id="31916" w:author="Phuong Truong Thi" w:date="2024-12-05T18:49:00Z">
              <w:rPr>
                <w:b w:val="0"/>
                <w:bCs/>
                <w:i w:val="0"/>
                <w:iCs w:val="0"/>
              </w:rPr>
            </w:rPrChange>
          </w:rPr>
          <w:cr/>
          <w:t>Một List View có thể chứa tối đa 10 Filter logic conditions trong Salesforce Classic và Lightning Experience.</w:t>
        </w:r>
        <w:r w:rsidRPr="00C847A8">
          <w:rPr>
            <w:b w:val="0"/>
            <w:bCs/>
            <w:i w:val="0"/>
            <w:iCs w:val="0"/>
            <w:sz w:val="22"/>
            <w:szCs w:val="22"/>
            <w:rPrChange w:id="31917" w:author="Phuong Truong Thi" w:date="2024-12-05T18:49:00Z">
              <w:rPr>
                <w:b w:val="0"/>
                <w:bCs/>
                <w:i w:val="0"/>
                <w:iCs w:val="0"/>
              </w:rPr>
            </w:rPrChange>
          </w:rPr>
          <w:cr/>
          <w:t>2. Loại Filter</w:t>
        </w:r>
        <w:r w:rsidRPr="00C847A8">
          <w:rPr>
            <w:b w:val="0"/>
            <w:bCs/>
            <w:i w:val="0"/>
            <w:iCs w:val="0"/>
            <w:sz w:val="22"/>
            <w:szCs w:val="22"/>
            <w:rPrChange w:id="31918" w:author="Phuong Truong Thi" w:date="2024-12-05T18:49:00Z">
              <w:rPr>
                <w:b w:val="0"/>
                <w:bCs/>
                <w:i w:val="0"/>
                <w:iCs w:val="0"/>
              </w:rPr>
            </w:rPrChange>
          </w:rPr>
          <w:cr/>
          <w:t>Các filter chỉ hỗ trợ các trường có thể được tìm kiếm hoặc sắp xếp.</w:t>
        </w:r>
        <w:r w:rsidRPr="00C847A8">
          <w:rPr>
            <w:b w:val="0"/>
            <w:bCs/>
            <w:i w:val="0"/>
            <w:iCs w:val="0"/>
            <w:sz w:val="22"/>
            <w:szCs w:val="22"/>
            <w:rPrChange w:id="31919" w:author="Phuong Truong Thi" w:date="2024-12-05T18:49:00Z">
              <w:rPr>
                <w:b w:val="0"/>
                <w:bCs/>
                <w:i w:val="0"/>
                <w:iCs w:val="0"/>
              </w:rPr>
            </w:rPrChange>
          </w:rPr>
          <w:cr/>
          <w:t>Một số trường như trường liên quan đến công thức phức tạp hoặc các trường mã hóa tùy chỉnh không thể được sử dụng trực tiếp trong List View Filter.</w:t>
        </w:r>
        <w:r w:rsidRPr="00C847A8">
          <w:rPr>
            <w:b w:val="0"/>
            <w:bCs/>
            <w:i w:val="0"/>
            <w:iCs w:val="0"/>
            <w:sz w:val="22"/>
            <w:szCs w:val="22"/>
            <w:rPrChange w:id="31920" w:author="Phuong Truong Thi" w:date="2024-12-05T18:49:00Z">
              <w:rPr>
                <w:b w:val="0"/>
                <w:bCs/>
                <w:i w:val="0"/>
                <w:iCs w:val="0"/>
              </w:rPr>
            </w:rPrChange>
          </w:rPr>
          <w:cr/>
          <w:t>3. Giới hạn Lookup Filters</w:t>
        </w:r>
        <w:r w:rsidRPr="00C847A8">
          <w:rPr>
            <w:b w:val="0"/>
            <w:bCs/>
            <w:i w:val="0"/>
            <w:iCs w:val="0"/>
            <w:sz w:val="22"/>
            <w:szCs w:val="22"/>
            <w:rPrChange w:id="31921" w:author="Phuong Truong Thi" w:date="2024-12-05T18:49:00Z">
              <w:rPr>
                <w:b w:val="0"/>
                <w:bCs/>
                <w:i w:val="0"/>
                <w:iCs w:val="0"/>
              </w:rPr>
            </w:rPrChange>
          </w:rPr>
          <w:cr/>
          <w:t>Nếu bạn sử dụng lookup filter, bạn chỉ có thể áp dụng những bộ lọc dựa trên trường có liên kết với bản ghi hiện tại.</w:t>
        </w:r>
        <w:r w:rsidRPr="00C847A8">
          <w:rPr>
            <w:b w:val="0"/>
            <w:bCs/>
            <w:i w:val="0"/>
            <w:iCs w:val="0"/>
            <w:sz w:val="22"/>
            <w:szCs w:val="22"/>
            <w:rPrChange w:id="31922" w:author="Phuong Truong Thi" w:date="2024-12-05T18:49:00Z">
              <w:rPr>
                <w:b w:val="0"/>
                <w:bCs/>
                <w:i w:val="0"/>
                <w:iCs w:val="0"/>
              </w:rPr>
            </w:rPrChange>
          </w:rPr>
          <w:cr/>
          <w:t xml:space="preserve">4. Không hỗ trợ </w:t>
        </w:r>
        <w:r w:rsidRPr="00C847A8">
          <w:rPr>
            <w:i w:val="0"/>
            <w:iCs w:val="0"/>
            <w:sz w:val="22"/>
            <w:szCs w:val="22"/>
            <w:rPrChange w:id="31923" w:author="Phuong Truong Thi" w:date="2024-12-05T18:49:00Z">
              <w:rPr>
                <w:b w:val="0"/>
                <w:bCs/>
                <w:i w:val="0"/>
                <w:iCs w:val="0"/>
              </w:rPr>
            </w:rPrChange>
          </w:rPr>
          <w:t>OR</w:t>
        </w:r>
        <w:r w:rsidRPr="00C847A8">
          <w:rPr>
            <w:b w:val="0"/>
            <w:bCs/>
            <w:i w:val="0"/>
            <w:iCs w:val="0"/>
            <w:sz w:val="22"/>
            <w:szCs w:val="22"/>
            <w:rPrChange w:id="31924" w:author="Phuong Truong Thi" w:date="2024-12-05T18:49:00Z">
              <w:rPr>
                <w:b w:val="0"/>
                <w:bCs/>
                <w:i w:val="0"/>
                <w:iCs w:val="0"/>
              </w:rPr>
            </w:rPrChange>
          </w:rPr>
          <w:t xml:space="preserve"> logic phức tạp</w:t>
        </w:r>
        <w:r w:rsidRPr="00C847A8">
          <w:rPr>
            <w:b w:val="0"/>
            <w:bCs/>
            <w:i w:val="0"/>
            <w:iCs w:val="0"/>
            <w:sz w:val="22"/>
            <w:szCs w:val="22"/>
            <w:rPrChange w:id="31925" w:author="Phuong Truong Thi" w:date="2024-12-05T18:49:00Z">
              <w:rPr>
                <w:b w:val="0"/>
                <w:bCs/>
                <w:i w:val="0"/>
                <w:iCs w:val="0"/>
              </w:rPr>
            </w:rPrChange>
          </w:rPr>
          <w:cr/>
          <w:t xml:space="preserve">Logic bộ lọc phức tạp với nhiều nhóm </w:t>
        </w:r>
        <w:r w:rsidRPr="00C847A8">
          <w:rPr>
            <w:i w:val="0"/>
            <w:iCs w:val="0"/>
            <w:sz w:val="22"/>
            <w:szCs w:val="22"/>
            <w:rPrChange w:id="31926" w:author="Phuong Truong Thi" w:date="2024-12-05T18:49:00Z">
              <w:rPr>
                <w:b w:val="0"/>
                <w:bCs/>
                <w:i w:val="0"/>
                <w:iCs w:val="0"/>
              </w:rPr>
            </w:rPrChange>
          </w:rPr>
          <w:t>OR</w:t>
        </w:r>
        <w:r w:rsidRPr="00C847A8">
          <w:rPr>
            <w:b w:val="0"/>
            <w:bCs/>
            <w:i w:val="0"/>
            <w:iCs w:val="0"/>
            <w:sz w:val="22"/>
            <w:szCs w:val="22"/>
            <w:rPrChange w:id="31927" w:author="Phuong Truong Thi" w:date="2024-12-05T18:49:00Z">
              <w:rPr>
                <w:b w:val="0"/>
                <w:bCs/>
                <w:i w:val="0"/>
                <w:iCs w:val="0"/>
              </w:rPr>
            </w:rPrChange>
          </w:rPr>
          <w:t xml:space="preserve"> lồng nhau không được hỗ trợ trong bộ lọc List View.</w:t>
        </w:r>
        <w:r w:rsidRPr="00C847A8">
          <w:rPr>
            <w:b w:val="0"/>
            <w:bCs/>
            <w:i w:val="0"/>
            <w:iCs w:val="0"/>
            <w:sz w:val="22"/>
            <w:szCs w:val="22"/>
            <w:rPrChange w:id="31928" w:author="Phuong Truong Thi" w:date="2024-12-05T18:49:00Z">
              <w:rPr>
                <w:b w:val="0"/>
                <w:bCs/>
                <w:i w:val="0"/>
                <w:iCs w:val="0"/>
              </w:rPr>
            </w:rPrChange>
          </w:rPr>
          <w:cr/>
        </w:r>
        <w:r w:rsidRPr="00C847A8">
          <w:rPr>
            <w:b w:val="0"/>
            <w:bCs/>
            <w:i w:val="0"/>
            <w:iCs w:val="0"/>
            <w:sz w:val="22"/>
            <w:szCs w:val="22"/>
            <w:rPrChange w:id="31929" w:author="Phuong Truong Thi" w:date="2024-12-05T18:49:00Z">
              <w:rPr>
                <w:b w:val="0"/>
                <w:bCs/>
                <w:i w:val="0"/>
                <w:iCs w:val="0"/>
              </w:rPr>
            </w:rPrChange>
          </w:rPr>
          <w:lastRenderedPageBreak/>
          <w:t>Chỉ hỗ trợ một số logic cơ bản như:</w:t>
        </w:r>
        <w:r w:rsidRPr="00C847A8">
          <w:rPr>
            <w:b w:val="0"/>
            <w:bCs/>
            <w:i w:val="0"/>
            <w:iCs w:val="0"/>
            <w:sz w:val="22"/>
            <w:szCs w:val="22"/>
            <w:rPrChange w:id="31930" w:author="Phuong Truong Thi" w:date="2024-12-05T18:49:00Z">
              <w:rPr>
                <w:b w:val="0"/>
                <w:bCs/>
                <w:i w:val="0"/>
                <w:iCs w:val="0"/>
              </w:rPr>
            </w:rPrChange>
          </w:rPr>
          <w:cr/>
        </w:r>
        <w:r w:rsidRPr="00C847A8">
          <w:rPr>
            <w:i w:val="0"/>
            <w:iCs w:val="0"/>
            <w:sz w:val="22"/>
            <w:szCs w:val="22"/>
            <w:rPrChange w:id="31931" w:author="Phuong Truong Thi" w:date="2024-12-05T18:49:00Z">
              <w:rPr>
                <w:b w:val="0"/>
                <w:bCs/>
                <w:i w:val="0"/>
                <w:iCs w:val="0"/>
              </w:rPr>
            </w:rPrChange>
          </w:rPr>
          <w:t>AND</w:t>
        </w:r>
      </w:ins>
      <w:ins w:id="31932" w:author="Phuong Truong Thi" w:date="2024-11-25T10:14:00Z">
        <w:r w:rsidR="0092106D" w:rsidRPr="00C847A8">
          <w:rPr>
            <w:b w:val="0"/>
            <w:bCs/>
            <w:i w:val="0"/>
            <w:iCs w:val="0"/>
            <w:sz w:val="22"/>
            <w:szCs w:val="22"/>
            <w:rPrChange w:id="31933" w:author="Phuong Truong Thi" w:date="2024-12-05T18:49:00Z">
              <w:rPr>
                <w:b w:val="0"/>
                <w:bCs/>
                <w:i w:val="0"/>
                <w:iCs w:val="0"/>
              </w:rPr>
            </w:rPrChange>
          </w:rPr>
          <w:t xml:space="preserve">, </w:t>
        </w:r>
      </w:ins>
      <w:ins w:id="31934" w:author="Phuong Truong Thi" w:date="2024-11-25T09:48:00Z">
        <w:r w:rsidRPr="00C847A8">
          <w:rPr>
            <w:i w:val="0"/>
            <w:iCs w:val="0"/>
            <w:sz w:val="22"/>
            <w:szCs w:val="22"/>
            <w:rPrChange w:id="31935" w:author="Phuong Truong Thi" w:date="2024-12-05T18:49:00Z">
              <w:rPr>
                <w:b w:val="0"/>
                <w:bCs/>
                <w:i w:val="0"/>
                <w:iCs w:val="0"/>
              </w:rPr>
            </w:rPrChange>
          </w:rPr>
          <w:t>OR</w:t>
        </w:r>
        <w:r w:rsidRPr="00C847A8">
          <w:rPr>
            <w:b w:val="0"/>
            <w:bCs/>
            <w:i w:val="0"/>
            <w:iCs w:val="0"/>
            <w:sz w:val="22"/>
            <w:szCs w:val="22"/>
            <w:rPrChange w:id="31936" w:author="Phuong Truong Thi" w:date="2024-12-05T18:49:00Z">
              <w:rPr>
                <w:b w:val="0"/>
                <w:bCs/>
                <w:i w:val="0"/>
                <w:iCs w:val="0"/>
              </w:rPr>
            </w:rPrChange>
          </w:rPr>
          <w:t xml:space="preserve"> ở mức đơn giản.</w:t>
        </w:r>
        <w:r w:rsidRPr="00C847A8">
          <w:rPr>
            <w:b w:val="0"/>
            <w:bCs/>
            <w:i w:val="0"/>
            <w:iCs w:val="0"/>
            <w:sz w:val="22"/>
            <w:szCs w:val="22"/>
            <w:rPrChange w:id="31937" w:author="Phuong Truong Thi" w:date="2024-12-05T18:49:00Z">
              <w:rPr>
                <w:b w:val="0"/>
                <w:bCs/>
                <w:i w:val="0"/>
                <w:iCs w:val="0"/>
              </w:rPr>
            </w:rPrChange>
          </w:rPr>
          <w:cr/>
          <w:t>5. Số lượng bản ghi hiển thị</w:t>
        </w:r>
        <w:r w:rsidRPr="00C847A8">
          <w:rPr>
            <w:b w:val="0"/>
            <w:bCs/>
            <w:i w:val="0"/>
            <w:iCs w:val="0"/>
            <w:sz w:val="22"/>
            <w:szCs w:val="22"/>
            <w:rPrChange w:id="31938" w:author="Phuong Truong Thi" w:date="2024-12-05T18:49:00Z">
              <w:rPr>
                <w:b w:val="0"/>
                <w:bCs/>
                <w:i w:val="0"/>
                <w:iCs w:val="0"/>
              </w:rPr>
            </w:rPrChange>
          </w:rPr>
          <w:cr/>
          <w:t>List View thường hiển thị tối đa 2.000 bản ghi. Nếu danh sách của bạn vượt quá giới hạn này, bạn cần sử dụng các filter để thu hẹp phạm vi hoặc sử dụng Report thay thế.</w:t>
        </w:r>
        <w:r w:rsidRPr="00C847A8">
          <w:rPr>
            <w:b w:val="0"/>
            <w:bCs/>
            <w:i w:val="0"/>
            <w:iCs w:val="0"/>
            <w:sz w:val="22"/>
            <w:szCs w:val="22"/>
            <w:rPrChange w:id="31939" w:author="Phuong Truong Thi" w:date="2024-12-05T18:49:00Z">
              <w:rPr>
                <w:b w:val="0"/>
                <w:bCs/>
                <w:i w:val="0"/>
                <w:iCs w:val="0"/>
              </w:rPr>
            </w:rPrChange>
          </w:rPr>
          <w:cr/>
          <w:t>6. Loại Field hỗ trợ</w:t>
        </w:r>
        <w:r w:rsidRPr="00C847A8">
          <w:rPr>
            <w:b w:val="0"/>
            <w:bCs/>
            <w:i w:val="0"/>
            <w:iCs w:val="0"/>
            <w:sz w:val="22"/>
            <w:szCs w:val="22"/>
            <w:rPrChange w:id="31940" w:author="Phuong Truong Thi" w:date="2024-12-05T18:49:00Z">
              <w:rPr>
                <w:b w:val="0"/>
                <w:bCs/>
                <w:i w:val="0"/>
                <w:iCs w:val="0"/>
              </w:rPr>
            </w:rPrChange>
          </w:rPr>
          <w:cr/>
          <w:t>Không phải tất cả các loại field đều hỗ trợ filter, ví dụ:</w:t>
        </w:r>
        <w:r w:rsidRPr="00C847A8">
          <w:rPr>
            <w:b w:val="0"/>
            <w:bCs/>
            <w:i w:val="0"/>
            <w:iCs w:val="0"/>
            <w:sz w:val="22"/>
            <w:szCs w:val="22"/>
            <w:rPrChange w:id="31941" w:author="Phuong Truong Thi" w:date="2024-12-05T18:49:00Z">
              <w:rPr>
                <w:b w:val="0"/>
                <w:bCs/>
                <w:i w:val="0"/>
                <w:iCs w:val="0"/>
              </w:rPr>
            </w:rPrChange>
          </w:rPr>
          <w:cr/>
          <w:t>Các field dạng Rich Text Area hoặc Long Text Area.</w:t>
        </w:r>
        <w:r w:rsidRPr="00C847A8">
          <w:rPr>
            <w:b w:val="0"/>
            <w:bCs/>
            <w:i w:val="0"/>
            <w:iCs w:val="0"/>
            <w:sz w:val="22"/>
            <w:szCs w:val="22"/>
            <w:rPrChange w:id="31942" w:author="Phuong Truong Thi" w:date="2024-12-05T18:49:00Z">
              <w:rPr>
                <w:b w:val="0"/>
                <w:bCs/>
                <w:i w:val="0"/>
                <w:iCs w:val="0"/>
              </w:rPr>
            </w:rPrChange>
          </w:rPr>
          <w:cr/>
          <w:t>Field Geolocation thường không được hỗ trợ đầy đủ.</w:t>
        </w:r>
        <w:r w:rsidRPr="00C847A8">
          <w:rPr>
            <w:b w:val="0"/>
            <w:bCs/>
            <w:i w:val="0"/>
            <w:iCs w:val="0"/>
            <w:sz w:val="22"/>
            <w:szCs w:val="22"/>
            <w:rPrChange w:id="31943" w:author="Phuong Truong Thi" w:date="2024-12-05T18:49:00Z">
              <w:rPr>
                <w:b w:val="0"/>
                <w:bCs/>
                <w:i w:val="0"/>
                <w:iCs w:val="0"/>
              </w:rPr>
            </w:rPrChange>
          </w:rPr>
          <w:cr/>
          <w:t>7. Hiệu suất</w:t>
        </w:r>
        <w:r w:rsidRPr="00C847A8">
          <w:rPr>
            <w:b w:val="0"/>
            <w:bCs/>
            <w:i w:val="0"/>
            <w:iCs w:val="0"/>
            <w:sz w:val="22"/>
            <w:szCs w:val="22"/>
            <w:rPrChange w:id="31944" w:author="Phuong Truong Thi" w:date="2024-12-05T18:49:00Z">
              <w:rPr>
                <w:b w:val="0"/>
                <w:bCs/>
                <w:i w:val="0"/>
                <w:iCs w:val="0"/>
              </w:rPr>
            </w:rPrChange>
          </w:rPr>
          <w:cr/>
          <w:t>Quá nhiều filter hoặc các filter không tối ưu có thể làm chậm việc tải List View, đặc biệt với những object có số lượng bản ghi lớn.</w:t>
        </w:r>
      </w:ins>
    </w:p>
    <w:p w14:paraId="344BBBB5" w14:textId="59173B91" w:rsidR="00F16648" w:rsidRPr="00F16648" w:rsidRDefault="00F16648">
      <w:pPr>
        <w:pStyle w:val="Heading41"/>
        <w:numPr>
          <w:ilvl w:val="0"/>
          <w:numId w:val="114"/>
        </w:numPr>
        <w:shd w:val="clear" w:color="auto" w:fill="auto"/>
        <w:outlineLvl w:val="9"/>
        <w:rPr>
          <w:ins w:id="31945" w:author="Phuong Truong Thi" w:date="2024-11-28T01:05:00Z"/>
          <w:i w:val="0"/>
          <w:iCs w:val="0"/>
          <w:rPrChange w:id="31946" w:author="Phuong Truong Thi" w:date="2024-12-05T18:00:00Z">
            <w:rPr>
              <w:ins w:id="31947" w:author="Phuong Truong Thi" w:date="2024-11-28T01:05:00Z"/>
              <w:b w:val="0"/>
              <w:bCs/>
              <w:i w:val="0"/>
              <w:iCs w:val="0"/>
            </w:rPr>
          </w:rPrChange>
        </w:rPr>
        <w:pPrChange w:id="31948" w:author="Phuong Truong Thi" w:date="2024-12-05T18:00:00Z">
          <w:pPr>
            <w:pStyle w:val="Heading41"/>
            <w:numPr>
              <w:ilvl w:val="0"/>
              <w:numId w:val="0"/>
            </w:numPr>
            <w:shd w:val="clear" w:color="auto" w:fill="auto"/>
            <w:tabs>
              <w:tab w:val="clear" w:pos="1980"/>
            </w:tabs>
            <w:ind w:left="0" w:firstLine="0"/>
            <w:outlineLvl w:val="9"/>
          </w:pPr>
        </w:pPrChange>
      </w:pPr>
      <w:ins w:id="31949" w:author="Phuong Truong Thi" w:date="2024-12-05T17:58:00Z">
        <w:r w:rsidRPr="00F16648">
          <w:rPr>
            <w:i w:val="0"/>
            <w:iCs w:val="0"/>
            <w:rPrChange w:id="31950" w:author="Phuong Truong Thi" w:date="2024-12-05T17:58:00Z">
              <w:rPr>
                <w:b w:val="0"/>
                <w:bCs/>
                <w:i w:val="0"/>
                <w:iCs w:val="0"/>
              </w:rPr>
            </w:rPrChange>
          </w:rPr>
          <w:t>Lưu ý</w:t>
        </w:r>
      </w:ins>
      <w:ins w:id="31951" w:author="Phuong Truong Thi" w:date="2024-12-05T18:00:00Z">
        <w:r>
          <w:rPr>
            <w:i w:val="0"/>
            <w:iCs w:val="0"/>
          </w:rPr>
          <w:t xml:space="preserve">: </w:t>
        </w:r>
      </w:ins>
      <w:ins w:id="31952" w:author="Phuong Truong Thi" w:date="2024-12-05T18:03:00Z">
        <w:r w:rsidR="00B92114">
          <w:rPr>
            <w:i w:val="0"/>
            <w:iCs w:val="0"/>
          </w:rPr>
          <w:t xml:space="preserve"> </w:t>
        </w:r>
      </w:ins>
      <w:ins w:id="31953" w:author="Phuong Truong Thi" w:date="2024-12-06T17:50:00Z">
        <w:r w:rsidR="00530A71" w:rsidRPr="00530A71">
          <w:rPr>
            <w:b w:val="0"/>
            <w:bCs/>
            <w:i w:val="0"/>
            <w:iCs w:val="0"/>
          </w:rPr>
          <w:t>Các danh sách Portfolio đã được Admin khởi tạo và chia sẻ cho người dùng có thể sử dụng. Để có thể thực hiện được tính năng Select Field to Display hay Filter, NSD cần Clone danh sách mong muốn và thực hiện theo yêu cầu nghiệp vụ</w:t>
        </w:r>
      </w:ins>
      <w:ins w:id="31954" w:author="Phuong Truong Thi" w:date="2024-12-06T17:51:00Z">
        <w:r w:rsidR="00530A71">
          <w:rPr>
            <w:b w:val="0"/>
            <w:bCs/>
            <w:i w:val="0"/>
            <w:iCs w:val="0"/>
          </w:rPr>
          <w:t>.</w:t>
        </w:r>
      </w:ins>
    </w:p>
    <w:p w14:paraId="67F51397" w14:textId="2E241A31" w:rsidR="00890E54" w:rsidRPr="005B45EC" w:rsidRDefault="005D693B" w:rsidP="00890E54">
      <w:pPr>
        <w:pStyle w:val="Heading41"/>
        <w:shd w:val="clear" w:color="auto" w:fill="auto"/>
        <w:rPr>
          <w:ins w:id="31955" w:author="Phuong Truong Thi" w:date="2024-11-20T12:55:00Z"/>
          <w:i w:val="0"/>
          <w:iCs w:val="0"/>
          <w:rPrChange w:id="31956" w:author="Phuong Truong Thi" w:date="2024-11-25T19:09:00Z">
            <w:rPr>
              <w:ins w:id="31957" w:author="Phuong Truong Thi" w:date="2024-11-20T12:55:00Z"/>
            </w:rPr>
          </w:rPrChange>
        </w:rPr>
      </w:pPr>
      <w:bookmarkStart w:id="31958" w:name="_Toc184813977"/>
      <w:ins w:id="31959" w:author="Phuong Truong Thi" w:date="2024-11-25T09:54:00Z">
        <w:r w:rsidRPr="005B45EC">
          <w:rPr>
            <w:i w:val="0"/>
            <w:iCs w:val="0"/>
            <w:rPrChange w:id="31960" w:author="Phuong Truong Thi" w:date="2024-11-25T19:09:00Z">
              <w:rPr/>
            </w:rPrChange>
          </w:rPr>
          <w:t>S</w:t>
        </w:r>
      </w:ins>
      <w:ins w:id="31961" w:author="Phuong Truong Thi" w:date="2024-11-25T09:55:00Z">
        <w:r w:rsidRPr="005B45EC">
          <w:rPr>
            <w:i w:val="0"/>
            <w:iCs w:val="0"/>
            <w:rPrChange w:id="31962" w:author="Phuong Truong Thi" w:date="2024-11-25T19:09:00Z">
              <w:rPr/>
            </w:rPrChange>
          </w:rPr>
          <w:t>ắp xếp</w:t>
        </w:r>
      </w:ins>
      <w:bookmarkEnd w:id="31958"/>
    </w:p>
    <w:p w14:paraId="00C1B4A6" w14:textId="2F830758" w:rsidR="00890E54" w:rsidRPr="00890E54" w:rsidRDefault="00890E54">
      <w:pPr>
        <w:pStyle w:val="Heading41"/>
        <w:numPr>
          <w:ilvl w:val="0"/>
          <w:numId w:val="0"/>
        </w:numPr>
        <w:shd w:val="clear" w:color="auto" w:fill="auto"/>
        <w:ind w:left="252"/>
        <w:outlineLvl w:val="9"/>
        <w:rPr>
          <w:ins w:id="31963" w:author="Phuong Truong Thi" w:date="2024-11-20T12:53:00Z"/>
          <w:b w:val="0"/>
          <w:bCs/>
          <w:i w:val="0"/>
          <w:iCs w:val="0"/>
          <w:rPrChange w:id="31964" w:author="Phuong Truong Thi" w:date="2024-11-20T12:56:00Z">
            <w:rPr>
              <w:ins w:id="31965" w:author="Phuong Truong Thi" w:date="2024-11-20T12:53:00Z"/>
            </w:rPr>
          </w:rPrChange>
        </w:rPr>
        <w:pPrChange w:id="31966" w:author="Phuong Truong Thi" w:date="2024-11-20T12:55:00Z">
          <w:pPr>
            <w:pStyle w:val="Heading41"/>
            <w:shd w:val="clear" w:color="auto" w:fill="auto"/>
          </w:pPr>
        </w:pPrChange>
      </w:pPr>
      <w:ins w:id="31967" w:author="Phuong Truong Thi" w:date="2024-11-20T12:56:00Z">
        <w:r w:rsidRPr="00890E54">
          <w:rPr>
            <w:rFonts w:eastAsia="Times New Roman"/>
            <w:b w:val="0"/>
            <w:bCs/>
            <w:i w:val="0"/>
            <w:iCs w:val="0"/>
            <w:color w:val="000000"/>
            <w:rPrChange w:id="31968" w:author="Phuong Truong Thi" w:date="2024-11-20T12:56:00Z">
              <w:rPr>
                <w:rFonts w:eastAsia="Times New Roman"/>
                <w:color w:val="000000"/>
              </w:rPr>
            </w:rPrChange>
          </w:rPr>
          <w:t xml:space="preserve">Tại </w:t>
        </w:r>
      </w:ins>
      <w:ins w:id="31969" w:author="Phuong Truong Thi" w:date="2024-11-20T13:04:00Z">
        <w:r w:rsidR="0004719F">
          <w:rPr>
            <w:rFonts w:eastAsia="Times New Roman"/>
            <w:b w:val="0"/>
            <w:bCs/>
            <w:i w:val="0"/>
            <w:iCs w:val="0"/>
            <w:color w:val="000000"/>
          </w:rPr>
          <w:t xml:space="preserve">các </w:t>
        </w:r>
      </w:ins>
      <w:ins w:id="31970" w:author="Phuong Truong Thi" w:date="2024-11-20T12:56:00Z">
        <w:r w:rsidRPr="00890E54">
          <w:rPr>
            <w:rFonts w:eastAsia="Times New Roman"/>
            <w:b w:val="0"/>
            <w:bCs/>
            <w:i w:val="0"/>
            <w:iCs w:val="0"/>
            <w:color w:val="000000"/>
            <w:rPrChange w:id="31971" w:author="Phuong Truong Thi" w:date="2024-11-20T12:56:00Z">
              <w:rPr>
                <w:rFonts w:eastAsia="Times New Roman"/>
                <w:color w:val="000000"/>
              </w:rPr>
            </w:rPrChange>
          </w:rPr>
          <w:t xml:space="preserve">màn hình </w:t>
        </w:r>
        <w:r>
          <w:rPr>
            <w:rFonts w:eastAsia="Times New Roman"/>
            <w:b w:val="0"/>
            <w:bCs/>
            <w:i w:val="0"/>
            <w:iCs w:val="0"/>
            <w:color w:val="000000"/>
          </w:rPr>
          <w:t>danh sách</w:t>
        </w:r>
        <w:r w:rsidRPr="00890E54">
          <w:rPr>
            <w:rFonts w:eastAsia="Times New Roman"/>
            <w:b w:val="0"/>
            <w:bCs/>
            <w:i w:val="0"/>
            <w:iCs w:val="0"/>
            <w:color w:val="000000"/>
            <w:rPrChange w:id="31972" w:author="Phuong Truong Thi" w:date="2024-11-20T12:56:00Z">
              <w:rPr>
                <w:rFonts w:eastAsia="Times New Roman"/>
                <w:color w:val="000000"/>
              </w:rPr>
            </w:rPrChange>
          </w:rPr>
          <w:t xml:space="preserve">, </w:t>
        </w:r>
      </w:ins>
      <w:ins w:id="31973" w:author="Phuong Truong Thi" w:date="2024-11-22T17:27:00Z">
        <w:r w:rsidR="00730205">
          <w:rPr>
            <w:rFonts w:eastAsia="Times New Roman"/>
            <w:b w:val="0"/>
            <w:bCs/>
            <w:i w:val="0"/>
            <w:iCs w:val="0"/>
            <w:color w:val="000000"/>
            <w:lang w:val="vi-VN"/>
          </w:rPr>
          <w:t>NSD</w:t>
        </w:r>
      </w:ins>
      <w:ins w:id="31974" w:author="Phuong Truong Thi" w:date="2024-11-20T12:56:00Z">
        <w:r w:rsidRPr="00890E54">
          <w:rPr>
            <w:rFonts w:eastAsia="Times New Roman"/>
            <w:b w:val="0"/>
            <w:bCs/>
            <w:i w:val="0"/>
            <w:iCs w:val="0"/>
            <w:color w:val="000000"/>
            <w:rPrChange w:id="31975" w:author="Phuong Truong Thi" w:date="2024-11-20T12:56:00Z">
              <w:rPr>
                <w:rFonts w:eastAsia="Times New Roman"/>
                <w:color w:val="000000"/>
              </w:rPr>
            </w:rPrChange>
          </w:rPr>
          <w:t xml:space="preserve"> nhấn Sort</w:t>
        </w:r>
      </w:ins>
      <w:ins w:id="31976" w:author="Phuong Truong Thi" w:date="2024-11-28T19:14:00Z">
        <w:r w:rsidR="0031629B">
          <w:rPr>
            <w:rFonts w:eastAsia="Times New Roman"/>
            <w:b w:val="0"/>
            <w:bCs/>
            <w:i w:val="0"/>
            <w:iCs w:val="0"/>
            <w:color w:val="000000"/>
          </w:rPr>
          <w:t xml:space="preserve"> </w:t>
        </w:r>
        <w:r w:rsidR="0031629B" w:rsidRPr="00A20528">
          <w:rPr>
            <w:rFonts w:eastAsia="Times New Roman"/>
            <w:noProof/>
            <w:lang w:eastAsia="en-US"/>
          </w:rPr>
          <w:drawing>
            <wp:inline distT="0" distB="0" distL="0" distR="0" wp14:anchorId="42B1EA90" wp14:editId="3E8066DC">
              <wp:extent cx="190500" cy="190500"/>
              <wp:effectExtent l="0" t="0" r="0" b="0"/>
              <wp:docPr id="1074017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1629B">
          <w:rPr>
            <w:rFonts w:eastAsia="Times New Roman"/>
            <w:b w:val="0"/>
            <w:bCs/>
            <w:i w:val="0"/>
            <w:iCs w:val="0"/>
            <w:color w:val="000000"/>
          </w:rPr>
          <w:t xml:space="preserve"> </w:t>
        </w:r>
        <w:r w:rsidR="0031629B" w:rsidRPr="00A20528">
          <w:rPr>
            <w:rFonts w:eastAsia="Times New Roman"/>
            <w:noProof/>
            <w:lang w:eastAsia="en-US"/>
          </w:rPr>
          <w:drawing>
            <wp:inline distT="0" distB="0" distL="0" distR="0" wp14:anchorId="50BD9734" wp14:editId="145E96BC">
              <wp:extent cx="190500" cy="190500"/>
              <wp:effectExtent l="0" t="0" r="0" b="0"/>
              <wp:docPr id="103022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ins>
      <w:ins w:id="31977" w:author="Phuong Truong Thi" w:date="2024-11-20T12:56:00Z">
        <w:r w:rsidRPr="00890E54">
          <w:rPr>
            <w:rFonts w:eastAsia="Times New Roman"/>
            <w:b w:val="0"/>
            <w:bCs/>
            <w:i w:val="0"/>
            <w:iCs w:val="0"/>
            <w:color w:val="000000"/>
            <w:rPrChange w:id="31978" w:author="Phuong Truong Thi" w:date="2024-11-20T12:56:00Z">
              <w:rPr>
                <w:rFonts w:eastAsia="Times New Roman"/>
                <w:color w:val="000000"/>
              </w:rPr>
            </w:rPrChange>
          </w:rPr>
          <w:t xml:space="preserve"> trên </w:t>
        </w:r>
      </w:ins>
      <w:ins w:id="31979" w:author="Phuong Truong Thi" w:date="2024-11-20T12:57:00Z">
        <w:r>
          <w:rPr>
            <w:rFonts w:eastAsia="Times New Roman"/>
            <w:b w:val="0"/>
            <w:bCs/>
            <w:i w:val="0"/>
            <w:iCs w:val="0"/>
            <w:color w:val="000000"/>
          </w:rPr>
          <w:t xml:space="preserve">từng </w:t>
        </w:r>
      </w:ins>
      <w:ins w:id="31980" w:author="Phuong Truong Thi" w:date="2024-11-20T12:56:00Z">
        <w:r w:rsidRPr="00890E54">
          <w:rPr>
            <w:rFonts w:eastAsia="Times New Roman"/>
            <w:b w:val="0"/>
            <w:bCs/>
            <w:i w:val="0"/>
            <w:iCs w:val="0"/>
            <w:color w:val="000000"/>
            <w:rPrChange w:id="31981" w:author="Phuong Truong Thi" w:date="2024-11-20T12:56:00Z">
              <w:rPr>
                <w:rFonts w:eastAsia="Times New Roman"/>
                <w:color w:val="000000"/>
              </w:rPr>
            </w:rPrChange>
          </w:rPr>
          <w:t>trường cụ thể để sắp xếp dữ liệu.</w:t>
        </w:r>
      </w:ins>
    </w:p>
    <w:p w14:paraId="17DF0F8F" w14:textId="4C4E4B77" w:rsidR="00890E54" w:rsidRPr="005B45EC" w:rsidRDefault="00FD7366" w:rsidP="00890E54">
      <w:pPr>
        <w:pStyle w:val="Heading41"/>
        <w:shd w:val="clear" w:color="auto" w:fill="auto"/>
        <w:rPr>
          <w:ins w:id="31982" w:author="Phuong Truong Thi" w:date="2024-11-22T17:24:00Z"/>
          <w:i w:val="0"/>
          <w:iCs w:val="0"/>
          <w:rPrChange w:id="31983" w:author="Phuong Truong Thi" w:date="2024-11-25T19:09:00Z">
            <w:rPr>
              <w:ins w:id="31984" w:author="Phuong Truong Thi" w:date="2024-11-22T17:24:00Z"/>
              <w:lang w:val="vi-VN"/>
            </w:rPr>
          </w:rPrChange>
        </w:rPr>
      </w:pPr>
      <w:bookmarkStart w:id="31985" w:name="_Toc184813978"/>
      <w:ins w:id="31986" w:author="Phuong Truong Thi" w:date="2024-12-05T18:18:00Z">
        <w:r>
          <w:rPr>
            <w:i w:val="0"/>
            <w:iCs w:val="0"/>
          </w:rPr>
          <w:t>Lựa chọn các trường hiển thị</w:t>
        </w:r>
      </w:ins>
      <w:bookmarkEnd w:id="31985"/>
    </w:p>
    <w:p w14:paraId="0071EFE9" w14:textId="6C1F9108" w:rsidR="00414C23" w:rsidRPr="0031629B" w:rsidRDefault="00414C23">
      <w:pPr>
        <w:pStyle w:val="Heading41"/>
        <w:numPr>
          <w:ilvl w:val="0"/>
          <w:numId w:val="0"/>
        </w:numPr>
        <w:shd w:val="clear" w:color="auto" w:fill="auto"/>
        <w:ind w:left="252"/>
        <w:outlineLvl w:val="9"/>
        <w:rPr>
          <w:ins w:id="31987" w:author="Phuong Truong Thi" w:date="2024-11-20T12:55:00Z"/>
          <w:b w:val="0"/>
          <w:bCs/>
          <w:i w:val="0"/>
          <w:iCs w:val="0"/>
          <w:rPrChange w:id="31988" w:author="Phuong Truong Thi" w:date="2024-11-28T19:14:00Z">
            <w:rPr>
              <w:ins w:id="31989" w:author="Phuong Truong Thi" w:date="2024-11-20T12:55:00Z"/>
            </w:rPr>
          </w:rPrChange>
        </w:rPr>
        <w:pPrChange w:id="31990" w:author="Phuong Truong Thi" w:date="2024-11-22T17:24:00Z">
          <w:pPr>
            <w:pStyle w:val="Heading41"/>
            <w:shd w:val="clear" w:color="auto" w:fill="auto"/>
          </w:pPr>
        </w:pPrChange>
      </w:pPr>
      <w:ins w:id="31991" w:author="Phuong Truong Thi" w:date="2024-11-22T17:24:00Z">
        <w:r>
          <w:rPr>
            <w:b w:val="0"/>
            <w:bCs/>
            <w:i w:val="0"/>
            <w:iCs w:val="0"/>
            <w:lang w:val="vi-VN"/>
          </w:rPr>
          <w:t>Điều chỉnh các trường hiển thị trên danh sách</w:t>
        </w:r>
      </w:ins>
      <w:ins w:id="31992" w:author="Phuong Truong Thi" w:date="2024-11-22T17:27:00Z">
        <w:r w:rsidR="00730205">
          <w:rPr>
            <w:b w:val="0"/>
            <w:bCs/>
            <w:i w:val="0"/>
            <w:iCs w:val="0"/>
            <w:lang w:val="vi-VN"/>
          </w:rPr>
          <w:t>.</w:t>
        </w:r>
      </w:ins>
      <w:ins w:id="31993" w:author="Phuong Truong Thi" w:date="2024-11-28T19:14:00Z">
        <w:r w:rsidR="0031629B">
          <w:rPr>
            <w:b w:val="0"/>
            <w:bCs/>
            <w:i w:val="0"/>
            <w:iCs w:val="0"/>
          </w:rPr>
          <w:t xml:space="preserve"> </w:t>
        </w:r>
      </w:ins>
    </w:p>
    <w:p w14:paraId="3EDD35BF" w14:textId="3988B973" w:rsidR="00890E54" w:rsidRPr="0013060C" w:rsidRDefault="00964300">
      <w:pPr>
        <w:widowControl w:val="0"/>
        <w:rPr>
          <w:ins w:id="31994" w:author="Phuong Truong Thi" w:date="2024-11-20T12:57:00Z"/>
          <w:rFonts w:ascii="Times New Roman" w:eastAsia="Times New Roman" w:hAnsi="Times New Roman"/>
          <w:color w:val="000000"/>
          <w:sz w:val="24"/>
          <w:szCs w:val="24"/>
        </w:rPr>
        <w:pPrChange w:id="31995" w:author="Phuong Truong Thi" w:date="2024-12-05T18:18:00Z">
          <w:pPr/>
        </w:pPrChange>
      </w:pPr>
      <w:ins w:id="31996" w:author="Phuong Truong Thi" w:date="2024-12-06T20:03:00Z">
        <w:r>
          <w:rPr>
            <w:rFonts w:ascii="Times New Roman" w:hAnsi="Times New Roman"/>
            <w:sz w:val="24"/>
            <w:szCs w:val="24"/>
          </w:rPr>
          <w:t xml:space="preserve">     </w:t>
        </w:r>
      </w:ins>
      <w:ins w:id="31997" w:author="Phuong Truong Thi" w:date="2024-11-20T12:57:00Z">
        <w:r w:rsidR="00890E54" w:rsidRPr="0013060C">
          <w:rPr>
            <w:rFonts w:ascii="Times New Roman" w:hAnsi="Times New Roman"/>
            <w:sz w:val="24"/>
            <w:szCs w:val="24"/>
          </w:rPr>
          <w:t xml:space="preserve">Bước 1: </w:t>
        </w:r>
        <w:r w:rsidR="00890E54" w:rsidRPr="0013060C">
          <w:rPr>
            <w:rFonts w:ascii="Times New Roman" w:eastAsia="Times New Roman" w:hAnsi="Times New Roman"/>
            <w:color w:val="000000"/>
            <w:sz w:val="24"/>
            <w:szCs w:val="24"/>
          </w:rPr>
          <w:t xml:space="preserve">Tại </w:t>
        </w:r>
      </w:ins>
      <w:ins w:id="31998" w:author="Phuong Truong Thi" w:date="2024-11-20T13:04:00Z">
        <w:r w:rsidR="0004719F">
          <w:rPr>
            <w:rFonts w:ascii="Times New Roman" w:eastAsia="Times New Roman" w:hAnsi="Times New Roman"/>
            <w:color w:val="000000"/>
            <w:sz w:val="24"/>
            <w:szCs w:val="24"/>
          </w:rPr>
          <w:t>các</w:t>
        </w:r>
      </w:ins>
      <w:ins w:id="31999" w:author="Phuong Truong Thi" w:date="2024-11-20T13:05:00Z">
        <w:r w:rsidR="0004719F">
          <w:rPr>
            <w:rFonts w:ascii="Times New Roman" w:eastAsia="Times New Roman" w:hAnsi="Times New Roman"/>
            <w:color w:val="000000"/>
            <w:sz w:val="24"/>
            <w:szCs w:val="24"/>
          </w:rPr>
          <w:t xml:space="preserve"> </w:t>
        </w:r>
      </w:ins>
      <w:ins w:id="32000" w:author="Phuong Truong Thi" w:date="2024-11-20T12:57:00Z">
        <w:r w:rsidR="00890E54" w:rsidRPr="0013060C">
          <w:rPr>
            <w:rFonts w:ascii="Times New Roman" w:eastAsia="Times New Roman" w:hAnsi="Times New Roman"/>
            <w:color w:val="000000"/>
            <w:sz w:val="24"/>
            <w:szCs w:val="24"/>
          </w:rPr>
          <w:t xml:space="preserve">màn hình danh </w:t>
        </w:r>
        <w:r w:rsidR="00890E54" w:rsidRPr="00C37C60">
          <w:rPr>
            <w:rFonts w:ascii="Times New Roman" w:eastAsia="Times New Roman" w:hAnsi="Times New Roman"/>
            <w:color w:val="000000"/>
            <w:sz w:val="24"/>
            <w:szCs w:val="24"/>
          </w:rPr>
          <w:t>sách</w:t>
        </w:r>
        <w:r w:rsidR="00890E54" w:rsidRPr="0013060C">
          <w:rPr>
            <w:rFonts w:ascii="Times New Roman" w:eastAsia="Times New Roman" w:hAnsi="Times New Roman"/>
            <w:color w:val="000000"/>
            <w:sz w:val="24"/>
            <w:szCs w:val="24"/>
          </w:rPr>
          <w:t xml:space="preserve">, </w:t>
        </w:r>
      </w:ins>
      <w:ins w:id="32001" w:author="Phuong Truong Thi" w:date="2024-11-22T17:27:00Z">
        <w:r w:rsidR="00730205">
          <w:rPr>
            <w:rFonts w:ascii="Times New Roman" w:eastAsia="Times New Roman" w:hAnsi="Times New Roman"/>
            <w:color w:val="000000"/>
            <w:sz w:val="24"/>
            <w:szCs w:val="24"/>
            <w:lang w:val="vi-VN"/>
          </w:rPr>
          <w:t>NSD</w:t>
        </w:r>
      </w:ins>
      <w:ins w:id="32002" w:author="Phuong Truong Thi" w:date="2024-11-20T12:57:00Z">
        <w:r w:rsidR="00890E54" w:rsidRPr="0013060C">
          <w:rPr>
            <w:rFonts w:ascii="Times New Roman" w:eastAsia="Times New Roman" w:hAnsi="Times New Roman"/>
            <w:color w:val="000000"/>
            <w:sz w:val="24"/>
            <w:szCs w:val="24"/>
          </w:rPr>
          <w:t xml:space="preserve"> nhấn vào icon List View Controls </w:t>
        </w:r>
      </w:ins>
      <w:ins w:id="32003" w:author="Phuong Truong Thi" w:date="2024-11-28T19:15:00Z">
        <w:r w:rsidR="0031629B" w:rsidRPr="00A20528">
          <w:rPr>
            <w:rFonts w:eastAsia="Times New Roman"/>
            <w:noProof/>
            <w:szCs w:val="24"/>
          </w:rPr>
          <w:drawing>
            <wp:inline distT="0" distB="0" distL="0" distR="0" wp14:anchorId="52E1C7DC" wp14:editId="1C6F7A99">
              <wp:extent cx="400050" cy="200025"/>
              <wp:effectExtent l="0" t="0" r="0" b="9525"/>
              <wp:docPr id="4569878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72" cy="200336"/>
                      </a:xfrm>
                      <a:prstGeom prst="rect">
                        <a:avLst/>
                      </a:prstGeom>
                      <a:noFill/>
                      <a:ln>
                        <a:noFill/>
                      </a:ln>
                    </pic:spPr>
                  </pic:pic>
                </a:graphicData>
              </a:graphic>
            </wp:inline>
          </w:drawing>
        </w:r>
      </w:ins>
    </w:p>
    <w:p w14:paraId="4763AE63" w14:textId="77777777" w:rsidR="00890E54" w:rsidRPr="0013060C" w:rsidRDefault="00890E54" w:rsidP="00890E54">
      <w:pPr>
        <w:spacing w:before="0" w:line="240" w:lineRule="auto"/>
        <w:ind w:left="360" w:hanging="360"/>
        <w:contextualSpacing w:val="0"/>
        <w:rPr>
          <w:ins w:id="32004" w:author="Phuong Truong Thi" w:date="2024-11-20T12:57:00Z"/>
          <w:rFonts w:ascii="Times New Roman" w:eastAsia="Times New Roman" w:hAnsi="Times New Roman"/>
          <w:color w:val="000000"/>
          <w:sz w:val="24"/>
          <w:szCs w:val="24"/>
        </w:rPr>
      </w:pPr>
      <w:ins w:id="32005" w:author="Phuong Truong Thi" w:date="2024-11-20T12:57:00Z">
        <w:r w:rsidRPr="0013060C">
          <w:rPr>
            <w:rFonts w:ascii="Times New Roman" w:eastAsia="Times New Roman" w:hAnsi="Times New Roman"/>
            <w:color w:val="000000"/>
            <w:sz w:val="24"/>
            <w:szCs w:val="24"/>
          </w:rPr>
          <w:t xml:space="preserve">    Bước 2: Chọn Select Fields to Display</w:t>
        </w:r>
      </w:ins>
    </w:p>
    <w:p w14:paraId="5625E92D" w14:textId="77777777" w:rsidR="00890E54" w:rsidRPr="0013060C" w:rsidRDefault="00890E54" w:rsidP="00890E54">
      <w:pPr>
        <w:tabs>
          <w:tab w:val="left" w:pos="270"/>
        </w:tabs>
        <w:spacing w:before="0" w:line="240" w:lineRule="auto"/>
        <w:ind w:left="270" w:hanging="270"/>
        <w:contextualSpacing w:val="0"/>
        <w:rPr>
          <w:ins w:id="32006" w:author="Phuong Truong Thi" w:date="2024-11-20T12:57:00Z"/>
          <w:rFonts w:ascii="Times New Roman" w:eastAsia="Times New Roman" w:hAnsi="Times New Roman"/>
          <w:color w:val="000000"/>
          <w:sz w:val="24"/>
          <w:szCs w:val="24"/>
        </w:rPr>
      </w:pPr>
      <w:ins w:id="32007" w:author="Phuong Truong Thi" w:date="2024-11-20T12:57:00Z">
        <w:r w:rsidRPr="0013060C">
          <w:rPr>
            <w:rFonts w:ascii="Times New Roman" w:eastAsia="Times New Roman" w:hAnsi="Times New Roman"/>
            <w:color w:val="000000"/>
            <w:sz w:val="24"/>
            <w:szCs w:val="24"/>
          </w:rPr>
          <w:t xml:space="preserve">    Bước 3: Lựa chọn và di chuyển các trường muốn hiển thị từ mục Các trường có sẵn (Available Fields) sang mục Các  trường hiển thị (Visiable Fields) lên danh sách.</w:t>
        </w:r>
      </w:ins>
    </w:p>
    <w:p w14:paraId="076F3BB1" w14:textId="77777777" w:rsidR="00890E54" w:rsidRPr="0013060C" w:rsidRDefault="00890E54" w:rsidP="00890E54">
      <w:pPr>
        <w:spacing w:before="0" w:line="240" w:lineRule="auto"/>
        <w:ind w:left="360" w:hanging="360"/>
        <w:contextualSpacing w:val="0"/>
        <w:rPr>
          <w:ins w:id="32008" w:author="Phuong Truong Thi" w:date="2024-11-20T12:57:00Z"/>
          <w:rFonts w:ascii="Times New Roman" w:eastAsia="Times New Roman" w:hAnsi="Times New Roman"/>
          <w:color w:val="000000"/>
          <w:sz w:val="24"/>
          <w:szCs w:val="24"/>
        </w:rPr>
      </w:pPr>
      <w:ins w:id="32009" w:author="Phuong Truong Thi" w:date="2024-11-20T12:57:00Z">
        <w:r w:rsidRPr="0013060C">
          <w:rPr>
            <w:rFonts w:ascii="Times New Roman" w:eastAsia="Times New Roman" w:hAnsi="Times New Roman"/>
            <w:color w:val="000000"/>
            <w:sz w:val="24"/>
            <w:szCs w:val="24"/>
          </w:rPr>
          <w:t xml:space="preserve">    Bước 4: Nhấn Save </w:t>
        </w:r>
      </w:ins>
    </w:p>
    <w:p w14:paraId="5151AEB2" w14:textId="77777777" w:rsidR="00890E54" w:rsidRDefault="00890E54" w:rsidP="00890E54">
      <w:pPr>
        <w:spacing w:before="0" w:line="240" w:lineRule="auto"/>
        <w:ind w:left="360" w:hanging="360"/>
        <w:contextualSpacing w:val="0"/>
        <w:rPr>
          <w:ins w:id="32010" w:author="Phuong Truong Thi" w:date="2024-12-05T18:04:00Z"/>
          <w:rFonts w:ascii="Times New Roman" w:eastAsia="Times New Roman" w:hAnsi="Times New Roman"/>
          <w:color w:val="000000"/>
          <w:sz w:val="24"/>
          <w:szCs w:val="24"/>
        </w:rPr>
      </w:pPr>
      <w:ins w:id="32011" w:author="Phuong Truong Thi" w:date="2024-11-20T12:57:00Z">
        <w:r w:rsidRPr="0013060C">
          <w:rPr>
            <w:rFonts w:ascii="Times New Roman" w:eastAsia="Times New Roman" w:hAnsi="Times New Roman"/>
            <w:color w:val="000000"/>
            <w:sz w:val="24"/>
            <w:szCs w:val="24"/>
          </w:rPr>
          <w:t xml:space="preserve">    Bước 5: Danh sách hiển thị với các trường được chọn.</w:t>
        </w:r>
      </w:ins>
    </w:p>
    <w:p w14:paraId="0E01F1D2" w14:textId="07A066A2" w:rsidR="00530A71" w:rsidRPr="00964300" w:rsidRDefault="00FD7366">
      <w:pPr>
        <w:pStyle w:val="ListParagraph"/>
        <w:numPr>
          <w:ilvl w:val="0"/>
          <w:numId w:val="114"/>
        </w:numPr>
        <w:spacing w:before="0" w:line="240" w:lineRule="auto"/>
        <w:contextualSpacing w:val="0"/>
        <w:rPr>
          <w:ins w:id="32012" w:author="Phuong Truong Thi" w:date="2024-11-20T12:57:00Z"/>
          <w:rFonts w:eastAsia="Times New Roman"/>
          <w:color w:val="000000"/>
          <w:szCs w:val="24"/>
          <w:rPrChange w:id="32013" w:author="Phuong Truong Thi" w:date="2024-12-06T20:03:00Z">
            <w:rPr>
              <w:ins w:id="32014" w:author="Phuong Truong Thi" w:date="2024-11-20T12:57:00Z"/>
            </w:rPr>
          </w:rPrChange>
        </w:rPr>
        <w:pPrChange w:id="32015" w:author="Phuong Truong Thi" w:date="2024-12-05T17:29:00Z">
          <w:pPr>
            <w:spacing w:before="0" w:line="240" w:lineRule="auto"/>
            <w:ind w:left="360" w:hanging="360"/>
            <w:contextualSpacing w:val="0"/>
          </w:pPr>
        </w:pPrChange>
      </w:pPr>
      <w:ins w:id="32016" w:author="Phuong Truong Thi" w:date="2024-12-05T18:17:00Z">
        <w:r w:rsidRPr="00FD7366">
          <w:rPr>
            <w:rFonts w:eastAsia="Times New Roman"/>
            <w:b/>
            <w:bCs/>
            <w:color w:val="000000"/>
            <w:szCs w:val="24"/>
            <w:rPrChange w:id="32017" w:author="Phuong Truong Thi" w:date="2024-12-05T18:17:00Z">
              <w:rPr>
                <w:rFonts w:eastAsia="Times New Roman"/>
                <w:color w:val="000000"/>
                <w:szCs w:val="24"/>
              </w:rPr>
            </w:rPrChange>
          </w:rPr>
          <w:t>Lưu ý</w:t>
        </w:r>
        <w:r>
          <w:rPr>
            <w:rFonts w:eastAsia="Times New Roman"/>
            <w:color w:val="000000"/>
            <w:szCs w:val="24"/>
          </w:rPr>
          <w:t>:</w:t>
        </w:r>
        <w:r w:rsidRPr="00FD7366">
          <w:rPr>
            <w:bCs/>
          </w:rPr>
          <w:t xml:space="preserve"> </w:t>
        </w:r>
      </w:ins>
      <w:ins w:id="32018" w:author="Phuong Truong Thi" w:date="2024-12-06T17:51:00Z">
        <w:r w:rsidR="00530A71" w:rsidRPr="00530A71">
          <w:rPr>
            <w:bCs/>
          </w:rPr>
          <w:t>Các danh sách Portfolio đã được Admin khởi tạo và chia sẻ cho người dùng có thể sử dụng. Để có thể thực hiện được tính năng Select Field to Display hay Filter, NSD cần Clone danh sách mong muốn và thực hiện theo yêu cầu nghiệp vụ</w:t>
        </w:r>
        <w:r w:rsidR="00530A71">
          <w:rPr>
            <w:bCs/>
          </w:rPr>
          <w:t>.</w:t>
        </w:r>
      </w:ins>
    </w:p>
    <w:p w14:paraId="73F59E80" w14:textId="65039C1E" w:rsidR="00890E54" w:rsidRPr="005B45EC" w:rsidRDefault="00890E54" w:rsidP="00890E54">
      <w:pPr>
        <w:pStyle w:val="Heading41"/>
        <w:shd w:val="clear" w:color="auto" w:fill="auto"/>
        <w:rPr>
          <w:ins w:id="32019" w:author="Phuong Truong Thi" w:date="2024-11-20T12:55:00Z"/>
          <w:i w:val="0"/>
          <w:iCs w:val="0"/>
          <w:rPrChange w:id="32020" w:author="Phuong Truong Thi" w:date="2024-11-25T19:09:00Z">
            <w:rPr>
              <w:ins w:id="32021" w:author="Phuong Truong Thi" w:date="2024-11-20T12:55:00Z"/>
            </w:rPr>
          </w:rPrChange>
        </w:rPr>
      </w:pPr>
      <w:bookmarkStart w:id="32022" w:name="_Toc184813979"/>
      <w:ins w:id="32023" w:author="Phuong Truong Thi" w:date="2024-11-20T12:54:00Z">
        <w:r w:rsidRPr="005B45EC">
          <w:rPr>
            <w:i w:val="0"/>
            <w:iCs w:val="0"/>
            <w:rPrChange w:id="32024" w:author="Phuong Truong Thi" w:date="2024-11-25T19:09:00Z">
              <w:rPr/>
            </w:rPrChange>
          </w:rPr>
          <w:t xml:space="preserve">Tạo mới </w:t>
        </w:r>
      </w:ins>
      <w:ins w:id="32025" w:author="Phuong Truong Thi" w:date="2024-11-25T09:57:00Z">
        <w:r w:rsidR="005D693B" w:rsidRPr="005B45EC">
          <w:rPr>
            <w:i w:val="0"/>
            <w:iCs w:val="0"/>
            <w:rPrChange w:id="32026" w:author="Phuong Truong Thi" w:date="2024-11-25T19:09:00Z">
              <w:rPr/>
            </w:rPrChange>
          </w:rPr>
          <w:t>danh sách</w:t>
        </w:r>
      </w:ins>
      <w:bookmarkEnd w:id="32022"/>
    </w:p>
    <w:p w14:paraId="7868003A" w14:textId="77777777" w:rsidR="00890E54" w:rsidRPr="00ED5AD9" w:rsidRDefault="00890E54">
      <w:pPr>
        <w:spacing w:before="0" w:line="240" w:lineRule="auto"/>
        <w:ind w:left="360" w:hanging="90"/>
        <w:contextualSpacing w:val="0"/>
        <w:rPr>
          <w:ins w:id="32027" w:author="Phuong Truong Thi" w:date="2024-11-20T12:58:00Z"/>
          <w:rFonts w:ascii="Times New Roman" w:eastAsia="Times New Roman" w:hAnsi="Times New Roman"/>
          <w:color w:val="000000"/>
          <w:sz w:val="24"/>
          <w:szCs w:val="24"/>
        </w:rPr>
        <w:pPrChange w:id="32028" w:author="Phuong Truong Thi" w:date="2024-11-25T09:56:00Z">
          <w:pPr>
            <w:spacing w:before="0" w:line="240" w:lineRule="auto"/>
            <w:ind w:left="360" w:hanging="360"/>
            <w:contextualSpacing w:val="0"/>
          </w:pPr>
        </w:pPrChange>
      </w:pPr>
      <w:ins w:id="32029" w:author="Phuong Truong Thi" w:date="2024-11-20T12:58:00Z">
        <w:r w:rsidRPr="00ED5AD9">
          <w:rPr>
            <w:rFonts w:ascii="Times New Roman" w:eastAsia="Times New Roman" w:hAnsi="Times New Roman"/>
            <w:color w:val="000000"/>
            <w:sz w:val="24"/>
            <w:szCs w:val="24"/>
          </w:rPr>
          <w:t>Tạo ra danh sách listview mới</w:t>
        </w:r>
      </w:ins>
    </w:p>
    <w:p w14:paraId="48DDA608" w14:textId="5E964774" w:rsidR="00890E54" w:rsidRPr="00ED5AD9" w:rsidRDefault="00890E54" w:rsidP="00890E54">
      <w:pPr>
        <w:spacing w:before="0" w:line="240" w:lineRule="auto"/>
        <w:contextualSpacing w:val="0"/>
        <w:rPr>
          <w:ins w:id="32030" w:author="Phuong Truong Thi" w:date="2024-11-20T12:58:00Z"/>
          <w:rFonts w:ascii="Times New Roman" w:eastAsia="Times New Roman" w:hAnsi="Times New Roman"/>
          <w:color w:val="000000"/>
          <w:sz w:val="24"/>
          <w:szCs w:val="24"/>
        </w:rPr>
      </w:pPr>
      <w:ins w:id="32031" w:author="Phuong Truong Thi" w:date="2024-11-20T12:58:00Z">
        <w:r w:rsidRPr="00ED5AD9">
          <w:rPr>
            <w:rFonts w:ascii="Times New Roman" w:eastAsia="Times New Roman" w:hAnsi="Times New Roman"/>
            <w:color w:val="000000"/>
            <w:sz w:val="24"/>
            <w:szCs w:val="24"/>
          </w:rPr>
          <w:t xml:space="preserve">    Bước 1: Tại màn hình danh sách KH, </w:t>
        </w:r>
      </w:ins>
      <w:ins w:id="32032" w:author="Phuong Truong Thi" w:date="2024-11-22T17:27:00Z">
        <w:r w:rsidR="00730205">
          <w:rPr>
            <w:rFonts w:ascii="Times New Roman" w:eastAsia="Times New Roman" w:hAnsi="Times New Roman"/>
            <w:color w:val="000000"/>
            <w:sz w:val="24"/>
            <w:szCs w:val="24"/>
            <w:lang w:val="vi-VN"/>
          </w:rPr>
          <w:t>NSD</w:t>
        </w:r>
      </w:ins>
      <w:ins w:id="32033" w:author="Phuong Truong Thi" w:date="2024-11-20T12:58:00Z">
        <w:r w:rsidRPr="00ED5AD9">
          <w:rPr>
            <w:rFonts w:ascii="Times New Roman" w:eastAsia="Times New Roman" w:hAnsi="Times New Roman"/>
            <w:color w:val="000000"/>
            <w:sz w:val="24"/>
            <w:szCs w:val="24"/>
          </w:rPr>
          <w:t xml:space="preserve"> nhấn vào icon List View Controls</w:t>
        </w:r>
      </w:ins>
      <w:ins w:id="32034" w:author="Phuong Truong Thi" w:date="2024-11-28T19:15:00Z">
        <w:r w:rsidR="0031629B">
          <w:rPr>
            <w:rFonts w:ascii="Times New Roman" w:eastAsia="Times New Roman" w:hAnsi="Times New Roman"/>
            <w:color w:val="000000"/>
            <w:sz w:val="24"/>
            <w:szCs w:val="24"/>
          </w:rPr>
          <w:t xml:space="preserve"> </w:t>
        </w:r>
        <w:r w:rsidR="0031629B" w:rsidRPr="00A20528">
          <w:rPr>
            <w:rFonts w:eastAsia="Times New Roman"/>
            <w:noProof/>
            <w:szCs w:val="24"/>
          </w:rPr>
          <w:drawing>
            <wp:inline distT="0" distB="0" distL="0" distR="0" wp14:anchorId="46400807" wp14:editId="039D7271">
              <wp:extent cx="400050" cy="257175"/>
              <wp:effectExtent l="0" t="0" r="0" b="9525"/>
              <wp:docPr id="4281667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ins>
    </w:p>
    <w:p w14:paraId="7A376F92" w14:textId="77777777" w:rsidR="00890E54" w:rsidRPr="00ED5AD9" w:rsidRDefault="00890E54" w:rsidP="00890E54">
      <w:pPr>
        <w:spacing w:before="0" w:line="240" w:lineRule="auto"/>
        <w:contextualSpacing w:val="0"/>
        <w:rPr>
          <w:ins w:id="32035" w:author="Phuong Truong Thi" w:date="2024-11-20T12:58:00Z"/>
          <w:rFonts w:ascii="Times New Roman" w:eastAsia="Times New Roman" w:hAnsi="Times New Roman"/>
          <w:color w:val="000000"/>
          <w:sz w:val="24"/>
          <w:szCs w:val="24"/>
        </w:rPr>
      </w:pPr>
      <w:ins w:id="32036" w:author="Phuong Truong Thi" w:date="2024-11-20T12:58:00Z">
        <w:r w:rsidRPr="00ED5AD9">
          <w:rPr>
            <w:rFonts w:ascii="Times New Roman" w:eastAsia="Times New Roman" w:hAnsi="Times New Roman"/>
            <w:color w:val="000000"/>
            <w:sz w:val="24"/>
            <w:szCs w:val="24"/>
          </w:rPr>
          <w:t xml:space="preserve">    Bước 2: Chọn New</w:t>
        </w:r>
      </w:ins>
    </w:p>
    <w:p w14:paraId="3BC03F1B" w14:textId="581A92BC" w:rsidR="00890E54" w:rsidRPr="00ED5AD9" w:rsidRDefault="00890E54" w:rsidP="00890E54">
      <w:pPr>
        <w:spacing w:before="0" w:line="240" w:lineRule="auto"/>
        <w:ind w:left="360" w:hanging="360"/>
        <w:contextualSpacing w:val="0"/>
        <w:rPr>
          <w:ins w:id="32037" w:author="Phuong Truong Thi" w:date="2024-11-20T12:58:00Z"/>
          <w:rFonts w:ascii="Times New Roman" w:eastAsia="Times New Roman" w:hAnsi="Times New Roman"/>
          <w:color w:val="000000"/>
          <w:sz w:val="24"/>
          <w:szCs w:val="24"/>
        </w:rPr>
      </w:pPr>
      <w:ins w:id="32038" w:author="Phuong Truong Thi" w:date="2024-11-20T12:58:00Z">
        <w:r w:rsidRPr="00ED5AD9">
          <w:rPr>
            <w:rFonts w:ascii="Times New Roman" w:eastAsia="Times New Roman" w:hAnsi="Times New Roman"/>
            <w:color w:val="000000"/>
            <w:sz w:val="24"/>
            <w:szCs w:val="24"/>
          </w:rPr>
          <w:t xml:space="preserve">    Bước 3</w:t>
        </w:r>
      </w:ins>
      <w:ins w:id="32039" w:author="Phuong Truong Thi" w:date="2024-12-05T17:30:00Z">
        <w:r w:rsidR="00E64180">
          <w:rPr>
            <w:rFonts w:ascii="Times New Roman" w:eastAsia="Times New Roman" w:hAnsi="Times New Roman"/>
            <w:color w:val="000000"/>
            <w:sz w:val="24"/>
            <w:szCs w:val="24"/>
          </w:rPr>
          <w:t>:</w:t>
        </w:r>
      </w:ins>
      <w:ins w:id="32040" w:author="Phuong Truong Thi" w:date="2024-11-20T12:58:00Z">
        <w:r w:rsidRPr="00ED5AD9">
          <w:rPr>
            <w:rFonts w:ascii="Times New Roman" w:eastAsia="Times New Roman" w:hAnsi="Times New Roman"/>
            <w:color w:val="000000"/>
            <w:sz w:val="24"/>
            <w:szCs w:val="24"/>
          </w:rPr>
          <w:t>Điền tên cho list view mới vào trường List Name</w:t>
        </w:r>
      </w:ins>
    </w:p>
    <w:p w14:paraId="5941CD71" w14:textId="79A00103" w:rsidR="00890E54" w:rsidRPr="00ED5AD9" w:rsidRDefault="00890E54" w:rsidP="00890E54">
      <w:pPr>
        <w:spacing w:before="0" w:line="240" w:lineRule="auto"/>
        <w:contextualSpacing w:val="0"/>
        <w:rPr>
          <w:ins w:id="32041" w:author="Phuong Truong Thi" w:date="2024-11-20T12:58:00Z"/>
          <w:rFonts w:ascii="Times New Roman" w:eastAsia="Times New Roman" w:hAnsi="Times New Roman"/>
          <w:color w:val="000000"/>
          <w:sz w:val="24"/>
          <w:szCs w:val="24"/>
        </w:rPr>
      </w:pPr>
      <w:ins w:id="32042" w:author="Phuong Truong Thi" w:date="2024-11-20T12:58:00Z">
        <w:r w:rsidRPr="00ED5AD9">
          <w:rPr>
            <w:rFonts w:ascii="Times New Roman" w:eastAsia="Times New Roman" w:hAnsi="Times New Roman"/>
            <w:color w:val="000000"/>
            <w:sz w:val="24"/>
            <w:szCs w:val="24"/>
          </w:rPr>
          <w:t xml:space="preserve">    Bước 4</w:t>
        </w:r>
      </w:ins>
      <w:ins w:id="32043" w:author="Phuong Truong Thi" w:date="2024-12-05T17:30:00Z">
        <w:r w:rsidR="00E64180">
          <w:rPr>
            <w:rFonts w:ascii="Times New Roman" w:eastAsia="Times New Roman" w:hAnsi="Times New Roman"/>
            <w:color w:val="000000"/>
            <w:sz w:val="24"/>
            <w:szCs w:val="24"/>
          </w:rPr>
          <w:t>:</w:t>
        </w:r>
      </w:ins>
      <w:ins w:id="32044" w:author="Phuong Truong Thi" w:date="2024-11-20T12:58:00Z">
        <w:r w:rsidRPr="00ED5AD9">
          <w:rPr>
            <w:rFonts w:ascii="Times New Roman" w:eastAsia="Times New Roman" w:hAnsi="Times New Roman"/>
            <w:color w:val="000000"/>
            <w:sz w:val="24"/>
            <w:szCs w:val="24"/>
          </w:rPr>
          <w:t>Thông tin trường List API Name sẽ được tạo tự động</w:t>
        </w:r>
      </w:ins>
    </w:p>
    <w:p w14:paraId="4C7351B3" w14:textId="48BC0D92" w:rsidR="00890E54" w:rsidRPr="00ED5AD9" w:rsidRDefault="00890E54" w:rsidP="00890E54">
      <w:pPr>
        <w:spacing w:before="0" w:line="240" w:lineRule="auto"/>
        <w:ind w:left="360" w:hanging="360"/>
        <w:contextualSpacing w:val="0"/>
        <w:rPr>
          <w:ins w:id="32045" w:author="Phuong Truong Thi" w:date="2024-11-20T12:58:00Z"/>
          <w:rFonts w:ascii="Times New Roman" w:eastAsia="Times New Roman" w:hAnsi="Times New Roman"/>
          <w:color w:val="000000"/>
          <w:sz w:val="24"/>
          <w:szCs w:val="24"/>
        </w:rPr>
      </w:pPr>
      <w:ins w:id="32046" w:author="Phuong Truong Thi" w:date="2024-11-20T12:58:00Z">
        <w:r w:rsidRPr="00ED5AD9">
          <w:rPr>
            <w:rFonts w:ascii="Times New Roman" w:eastAsia="Times New Roman" w:hAnsi="Times New Roman"/>
            <w:color w:val="000000"/>
            <w:sz w:val="24"/>
            <w:szCs w:val="24"/>
          </w:rPr>
          <w:t xml:space="preserve">    Bước 5</w:t>
        </w:r>
      </w:ins>
      <w:ins w:id="32047" w:author="Phuong Truong Thi" w:date="2024-12-05T17:30:00Z">
        <w:r w:rsidR="00E64180">
          <w:rPr>
            <w:rFonts w:ascii="Times New Roman" w:eastAsia="Times New Roman" w:hAnsi="Times New Roman"/>
            <w:color w:val="000000"/>
            <w:sz w:val="24"/>
            <w:szCs w:val="24"/>
          </w:rPr>
          <w:t>:</w:t>
        </w:r>
      </w:ins>
      <w:ins w:id="32048" w:author="Phuong Truong Thi" w:date="2024-11-20T12:58:00Z">
        <w:r w:rsidRPr="00ED5AD9">
          <w:rPr>
            <w:rFonts w:ascii="Times New Roman" w:eastAsia="Times New Roman" w:hAnsi="Times New Roman"/>
            <w:color w:val="000000"/>
            <w:sz w:val="24"/>
            <w:szCs w:val="24"/>
          </w:rPr>
          <w:t>Share quyền cho list view: người có thể nhìn thấy danh sách</w:t>
        </w:r>
      </w:ins>
    </w:p>
    <w:p w14:paraId="7F121E35" w14:textId="6BD0956A" w:rsidR="00890E54" w:rsidRDefault="00890E54" w:rsidP="00890E54">
      <w:pPr>
        <w:spacing w:before="0" w:line="240" w:lineRule="auto"/>
        <w:ind w:left="360" w:hanging="360"/>
        <w:contextualSpacing w:val="0"/>
        <w:rPr>
          <w:ins w:id="32049" w:author="Phuong Truong Thi" w:date="2024-12-05T18:04:00Z"/>
          <w:rFonts w:ascii="Times New Roman" w:eastAsia="Times New Roman" w:hAnsi="Times New Roman"/>
          <w:color w:val="000000"/>
          <w:sz w:val="24"/>
          <w:szCs w:val="24"/>
        </w:rPr>
      </w:pPr>
      <w:ins w:id="32050" w:author="Phuong Truong Thi" w:date="2024-11-20T12:58:00Z">
        <w:r w:rsidRPr="00ED5AD9">
          <w:rPr>
            <w:rFonts w:ascii="Times New Roman" w:eastAsia="Times New Roman" w:hAnsi="Times New Roman"/>
            <w:color w:val="000000"/>
            <w:sz w:val="24"/>
            <w:szCs w:val="24"/>
          </w:rPr>
          <w:t xml:space="preserve">    Bước 6</w:t>
        </w:r>
      </w:ins>
      <w:ins w:id="32051" w:author="Phuong Truong Thi" w:date="2024-12-05T17:30:00Z">
        <w:r w:rsidR="00E64180">
          <w:rPr>
            <w:rFonts w:ascii="Times New Roman" w:eastAsia="Times New Roman" w:hAnsi="Times New Roman"/>
            <w:color w:val="000000"/>
            <w:sz w:val="24"/>
            <w:szCs w:val="24"/>
          </w:rPr>
          <w:t>:</w:t>
        </w:r>
      </w:ins>
      <w:ins w:id="32052" w:author="Phuong Truong Thi" w:date="2024-11-20T12:58:00Z">
        <w:r w:rsidRPr="00ED5AD9">
          <w:rPr>
            <w:rFonts w:ascii="Times New Roman" w:eastAsia="Times New Roman" w:hAnsi="Times New Roman"/>
            <w:color w:val="000000"/>
            <w:sz w:val="24"/>
            <w:szCs w:val="24"/>
          </w:rPr>
          <w:t>Nhấn Save</w:t>
        </w:r>
      </w:ins>
    </w:p>
    <w:p w14:paraId="13B4D12A" w14:textId="2A947165" w:rsidR="00EF7847" w:rsidRPr="00EF7847" w:rsidRDefault="00FD7366">
      <w:pPr>
        <w:pStyle w:val="ListParagraph"/>
        <w:numPr>
          <w:ilvl w:val="0"/>
          <w:numId w:val="114"/>
        </w:numPr>
        <w:spacing w:before="0" w:line="240" w:lineRule="auto"/>
        <w:contextualSpacing w:val="0"/>
        <w:rPr>
          <w:ins w:id="32053" w:author="Phuong Truong Thi" w:date="2024-11-20T12:58:00Z"/>
          <w:rFonts w:eastAsia="Times New Roman"/>
          <w:b/>
          <w:bCs/>
          <w:color w:val="000000"/>
          <w:szCs w:val="24"/>
          <w:rPrChange w:id="32054" w:author="Phuong Truong Thi" w:date="2024-12-05T18:27:00Z">
            <w:rPr>
              <w:ins w:id="32055" w:author="Phuong Truong Thi" w:date="2024-11-20T12:58:00Z"/>
            </w:rPr>
          </w:rPrChange>
        </w:rPr>
        <w:pPrChange w:id="32056" w:author="Phuong Truong Thi" w:date="2024-12-05T18:27:00Z">
          <w:pPr>
            <w:spacing w:before="0" w:line="240" w:lineRule="auto"/>
            <w:ind w:left="360" w:hanging="360"/>
            <w:contextualSpacing w:val="0"/>
          </w:pPr>
        </w:pPrChange>
      </w:pPr>
      <w:ins w:id="32057" w:author="Phuong Truong Thi" w:date="2024-12-05T18:19:00Z">
        <w:r w:rsidRPr="00FD7366">
          <w:rPr>
            <w:rFonts w:eastAsia="Times New Roman"/>
            <w:b/>
            <w:bCs/>
            <w:color w:val="000000"/>
            <w:szCs w:val="24"/>
            <w:rPrChange w:id="32058" w:author="Phuong Truong Thi" w:date="2024-12-05T18:19:00Z">
              <w:rPr>
                <w:rFonts w:eastAsia="Times New Roman"/>
                <w:color w:val="000000"/>
                <w:szCs w:val="24"/>
              </w:rPr>
            </w:rPrChange>
          </w:rPr>
          <w:t xml:space="preserve">Lưu ý: </w:t>
        </w:r>
      </w:ins>
      <w:ins w:id="32059" w:author="Phuong Truong Thi" w:date="2024-12-05T18:25:00Z">
        <w:r w:rsidR="00EF7847">
          <w:t xml:space="preserve">User khác Admin </w:t>
        </w:r>
      </w:ins>
      <w:ins w:id="32060" w:author="Phuong Truong Thi" w:date="2024-12-05T18:27:00Z">
        <w:r w:rsidR="00EF7847">
          <w:t xml:space="preserve">có thể </w:t>
        </w:r>
      </w:ins>
      <w:ins w:id="32061" w:author="Phuong Truong Thi" w:date="2024-12-05T18:26:00Z">
        <w:r w:rsidR="00EF7847">
          <w:t xml:space="preserve">tạo mới listview </w:t>
        </w:r>
      </w:ins>
      <w:ins w:id="32062" w:author="Phuong Truong Thi" w:date="2024-12-05T18:28:00Z">
        <w:r w:rsidR="00EF7847">
          <w:t>nhưng</w:t>
        </w:r>
      </w:ins>
      <w:ins w:id="32063" w:author="Phuong Truong Thi" w:date="2024-12-05T18:27:00Z">
        <w:r w:rsidR="00EF7847">
          <w:t xml:space="preserve"> không có quy</w:t>
        </w:r>
      </w:ins>
      <w:ins w:id="32064" w:author="Phuong Truong Thi" w:date="2024-12-05T18:28:00Z">
        <w:r w:rsidR="00EF7847">
          <w:t>ền share listview.</w:t>
        </w:r>
      </w:ins>
    </w:p>
    <w:p w14:paraId="4F5676B5" w14:textId="552EF6DF" w:rsidR="00890E54" w:rsidRPr="005B45EC" w:rsidRDefault="00360515">
      <w:pPr>
        <w:pStyle w:val="Heading41"/>
        <w:keepNext w:val="0"/>
        <w:shd w:val="clear" w:color="auto" w:fill="auto"/>
        <w:rPr>
          <w:ins w:id="32065" w:author="Phuong Truong Thi" w:date="2024-11-20T12:55:00Z"/>
          <w:i w:val="0"/>
          <w:iCs w:val="0"/>
          <w:rPrChange w:id="32066" w:author="Phuong Truong Thi" w:date="2024-11-25T19:09:00Z">
            <w:rPr>
              <w:ins w:id="32067" w:author="Phuong Truong Thi" w:date="2024-11-20T12:55:00Z"/>
            </w:rPr>
          </w:rPrChange>
        </w:rPr>
        <w:pPrChange w:id="32068" w:author="Phuong Truong Thi" w:date="2024-11-25T19:12:00Z">
          <w:pPr>
            <w:pStyle w:val="Heading41"/>
            <w:shd w:val="clear" w:color="auto" w:fill="auto"/>
          </w:pPr>
        </w:pPrChange>
      </w:pPr>
      <w:bookmarkStart w:id="32069" w:name="_Toc184813980"/>
      <w:ins w:id="32070" w:author="Phuong Truong Thi" w:date="2024-11-25T10:29:00Z">
        <w:r w:rsidRPr="005B45EC">
          <w:rPr>
            <w:i w:val="0"/>
            <w:iCs w:val="0"/>
            <w:rPrChange w:id="32071" w:author="Phuong Truong Thi" w:date="2024-11-25T19:09:00Z">
              <w:rPr/>
            </w:rPrChange>
          </w:rPr>
          <w:lastRenderedPageBreak/>
          <w:t>Tạo bản sao</w:t>
        </w:r>
      </w:ins>
      <w:ins w:id="32072" w:author="Phuong Truong Thi" w:date="2024-11-25T09:55:00Z">
        <w:r w:rsidR="005D693B" w:rsidRPr="005B45EC">
          <w:rPr>
            <w:i w:val="0"/>
            <w:iCs w:val="0"/>
            <w:rPrChange w:id="32073" w:author="Phuong Truong Thi" w:date="2024-11-25T19:09:00Z">
              <w:rPr/>
            </w:rPrChange>
          </w:rPr>
          <w:t xml:space="preserve"> </w:t>
        </w:r>
      </w:ins>
      <w:ins w:id="32074" w:author="Phuong Truong Thi" w:date="2024-11-25T09:57:00Z">
        <w:r w:rsidR="005D693B" w:rsidRPr="005B45EC">
          <w:rPr>
            <w:i w:val="0"/>
            <w:iCs w:val="0"/>
            <w:rPrChange w:id="32075" w:author="Phuong Truong Thi" w:date="2024-11-25T19:09:00Z">
              <w:rPr/>
            </w:rPrChange>
          </w:rPr>
          <w:t>danh sách</w:t>
        </w:r>
      </w:ins>
      <w:bookmarkEnd w:id="32069"/>
    </w:p>
    <w:p w14:paraId="53532688" w14:textId="5A42A10A" w:rsidR="00890E54" w:rsidRPr="00ED5AD9" w:rsidRDefault="00890E54">
      <w:pPr>
        <w:widowControl w:val="0"/>
        <w:spacing w:before="0" w:line="240" w:lineRule="auto"/>
        <w:ind w:firstLine="270"/>
        <w:contextualSpacing w:val="0"/>
        <w:rPr>
          <w:ins w:id="32076" w:author="Phuong Truong Thi" w:date="2024-11-20T12:58:00Z"/>
          <w:rFonts w:ascii="Times New Roman" w:eastAsia="Times New Roman" w:hAnsi="Times New Roman"/>
          <w:color w:val="000000"/>
          <w:sz w:val="24"/>
          <w:szCs w:val="24"/>
        </w:rPr>
        <w:pPrChange w:id="32077" w:author="Phuong Truong Thi" w:date="2024-11-25T19:12:00Z">
          <w:pPr>
            <w:spacing w:before="0" w:line="240" w:lineRule="auto"/>
            <w:contextualSpacing w:val="0"/>
          </w:pPr>
        </w:pPrChange>
      </w:pPr>
      <w:ins w:id="32078" w:author="Phuong Truong Thi" w:date="2024-11-20T12:58:00Z">
        <w:r w:rsidRPr="00ED5AD9">
          <w:rPr>
            <w:rFonts w:ascii="Times New Roman" w:eastAsia="Times New Roman" w:hAnsi="Times New Roman"/>
            <w:color w:val="000000"/>
            <w:sz w:val="24"/>
            <w:szCs w:val="24"/>
          </w:rPr>
          <w:t>Tạo ra danh sách khách hàng khác được sao chép từ danh sách hiện tại</w:t>
        </w:r>
      </w:ins>
      <w:ins w:id="32079" w:author="Phuong Truong Thi" w:date="2024-11-28T19:15:00Z">
        <w:r w:rsidR="0031629B">
          <w:rPr>
            <w:rFonts w:ascii="Times New Roman" w:eastAsia="Times New Roman" w:hAnsi="Times New Roman"/>
            <w:color w:val="000000"/>
            <w:sz w:val="24"/>
            <w:szCs w:val="24"/>
          </w:rPr>
          <w:t xml:space="preserve"> </w:t>
        </w:r>
      </w:ins>
    </w:p>
    <w:p w14:paraId="37FA1E60" w14:textId="2E6C4C5C" w:rsidR="00890E54" w:rsidRPr="00ED5AD9" w:rsidRDefault="00890E54">
      <w:pPr>
        <w:widowControl w:val="0"/>
        <w:spacing w:before="0" w:line="240" w:lineRule="auto"/>
        <w:contextualSpacing w:val="0"/>
        <w:rPr>
          <w:ins w:id="32080" w:author="Phuong Truong Thi" w:date="2024-11-20T12:58:00Z"/>
          <w:rFonts w:ascii="Times New Roman" w:eastAsia="Times New Roman" w:hAnsi="Times New Roman"/>
          <w:color w:val="000000"/>
          <w:sz w:val="24"/>
          <w:szCs w:val="24"/>
        </w:rPr>
        <w:pPrChange w:id="32081" w:author="Phuong Truong Thi" w:date="2024-11-25T19:12:00Z">
          <w:pPr>
            <w:spacing w:before="0" w:line="240" w:lineRule="auto"/>
            <w:contextualSpacing w:val="0"/>
          </w:pPr>
        </w:pPrChange>
      </w:pPr>
      <w:ins w:id="32082" w:author="Phuong Truong Thi" w:date="2024-11-20T12:58:00Z">
        <w:r w:rsidRPr="00ED5AD9">
          <w:rPr>
            <w:rFonts w:ascii="Times New Roman" w:eastAsia="Times New Roman" w:hAnsi="Times New Roman"/>
            <w:color w:val="000000"/>
            <w:sz w:val="24"/>
            <w:szCs w:val="24"/>
          </w:rPr>
          <w:t xml:space="preserve">    Bước 1: Tại màn hình danh sách KH, </w:t>
        </w:r>
      </w:ins>
      <w:ins w:id="32083" w:author="Phuong Truong Thi" w:date="2024-11-22T17:27:00Z">
        <w:r w:rsidR="00730205">
          <w:rPr>
            <w:rFonts w:ascii="Times New Roman" w:eastAsia="Times New Roman" w:hAnsi="Times New Roman"/>
            <w:color w:val="000000"/>
            <w:sz w:val="24"/>
            <w:szCs w:val="24"/>
            <w:lang w:val="vi-VN"/>
          </w:rPr>
          <w:t>NSD</w:t>
        </w:r>
      </w:ins>
      <w:ins w:id="32084" w:author="Phuong Truong Thi" w:date="2024-11-20T12:58:00Z">
        <w:r w:rsidRPr="00ED5AD9">
          <w:rPr>
            <w:rFonts w:ascii="Times New Roman" w:eastAsia="Times New Roman" w:hAnsi="Times New Roman"/>
            <w:color w:val="000000"/>
            <w:sz w:val="24"/>
            <w:szCs w:val="24"/>
          </w:rPr>
          <w:t xml:space="preserve"> nhấn vào icon List View Controls</w:t>
        </w:r>
      </w:ins>
      <w:ins w:id="32085" w:author="Phuong Truong Thi" w:date="2024-11-28T19:15:00Z">
        <w:r w:rsidR="0031629B">
          <w:rPr>
            <w:rFonts w:ascii="Times New Roman" w:eastAsia="Times New Roman" w:hAnsi="Times New Roman"/>
            <w:color w:val="000000"/>
            <w:sz w:val="24"/>
            <w:szCs w:val="24"/>
          </w:rPr>
          <w:t xml:space="preserve"> </w:t>
        </w:r>
        <w:r w:rsidR="0031629B" w:rsidRPr="00A20528">
          <w:rPr>
            <w:rFonts w:eastAsia="Times New Roman"/>
            <w:noProof/>
            <w:szCs w:val="24"/>
          </w:rPr>
          <w:drawing>
            <wp:inline distT="0" distB="0" distL="0" distR="0" wp14:anchorId="0BBA360C" wp14:editId="01B82EEC">
              <wp:extent cx="457200" cy="371475"/>
              <wp:effectExtent l="0" t="0" r="0" b="0"/>
              <wp:docPr id="6449167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inline>
          </w:drawing>
        </w:r>
      </w:ins>
    </w:p>
    <w:p w14:paraId="116C2318" w14:textId="77777777" w:rsidR="00890E54" w:rsidRPr="00ED5AD9" w:rsidRDefault="00890E54">
      <w:pPr>
        <w:widowControl w:val="0"/>
        <w:spacing w:before="0" w:line="240" w:lineRule="auto"/>
        <w:contextualSpacing w:val="0"/>
        <w:rPr>
          <w:ins w:id="32086" w:author="Phuong Truong Thi" w:date="2024-11-20T12:58:00Z"/>
          <w:rFonts w:ascii="Times New Roman" w:eastAsia="Times New Roman" w:hAnsi="Times New Roman"/>
          <w:color w:val="000000"/>
          <w:sz w:val="24"/>
          <w:szCs w:val="24"/>
        </w:rPr>
        <w:pPrChange w:id="32087" w:author="Phuong Truong Thi" w:date="2024-11-25T19:12:00Z">
          <w:pPr>
            <w:spacing w:before="0" w:line="240" w:lineRule="auto"/>
            <w:contextualSpacing w:val="0"/>
          </w:pPr>
        </w:pPrChange>
      </w:pPr>
      <w:ins w:id="32088" w:author="Phuong Truong Thi" w:date="2024-11-20T12:58:00Z">
        <w:r w:rsidRPr="00ED5AD9">
          <w:rPr>
            <w:rFonts w:ascii="Times New Roman" w:eastAsia="Times New Roman" w:hAnsi="Times New Roman"/>
            <w:color w:val="000000"/>
            <w:sz w:val="24"/>
            <w:szCs w:val="24"/>
          </w:rPr>
          <w:t xml:space="preserve">    Bước 2: Chọn </w:t>
        </w:r>
        <w:r>
          <w:rPr>
            <w:rFonts w:ascii="Times New Roman" w:eastAsia="Times New Roman" w:hAnsi="Times New Roman"/>
            <w:color w:val="000000"/>
            <w:sz w:val="24"/>
            <w:szCs w:val="24"/>
          </w:rPr>
          <w:t>Clone</w:t>
        </w:r>
      </w:ins>
    </w:p>
    <w:p w14:paraId="7C8AF781" w14:textId="77777777" w:rsidR="00890E54" w:rsidRPr="00ED5AD9" w:rsidRDefault="00890E54">
      <w:pPr>
        <w:widowControl w:val="0"/>
        <w:spacing w:before="0" w:line="240" w:lineRule="auto"/>
        <w:ind w:left="360" w:hanging="360"/>
        <w:contextualSpacing w:val="0"/>
        <w:rPr>
          <w:ins w:id="32089" w:author="Phuong Truong Thi" w:date="2024-11-20T12:58:00Z"/>
          <w:rFonts w:ascii="Times New Roman" w:eastAsia="Times New Roman" w:hAnsi="Times New Roman"/>
          <w:color w:val="000000"/>
          <w:sz w:val="24"/>
          <w:szCs w:val="24"/>
        </w:rPr>
        <w:pPrChange w:id="32090" w:author="Phuong Truong Thi" w:date="2024-11-25T19:12:00Z">
          <w:pPr>
            <w:spacing w:before="0" w:line="240" w:lineRule="auto"/>
            <w:ind w:left="360" w:hanging="360"/>
            <w:contextualSpacing w:val="0"/>
          </w:pPr>
        </w:pPrChange>
      </w:pPr>
      <w:ins w:id="32091" w:author="Phuong Truong Thi" w:date="2024-11-20T12:58:00Z">
        <w:r w:rsidRPr="00ED5AD9">
          <w:rPr>
            <w:rFonts w:ascii="Times New Roman" w:eastAsia="Times New Roman" w:hAnsi="Times New Roman"/>
            <w:color w:val="000000"/>
            <w:sz w:val="24"/>
            <w:szCs w:val="24"/>
          </w:rPr>
          <w:t xml:space="preserve">    Bước 3.Điền tên cho list view mới vào trường List Name</w:t>
        </w:r>
      </w:ins>
    </w:p>
    <w:p w14:paraId="7A45FB02" w14:textId="473C64E1" w:rsidR="00890E54" w:rsidRPr="00ED5AD9" w:rsidRDefault="00890E54">
      <w:pPr>
        <w:widowControl w:val="0"/>
        <w:spacing w:before="0" w:line="240" w:lineRule="auto"/>
        <w:contextualSpacing w:val="0"/>
        <w:rPr>
          <w:ins w:id="32092" w:author="Phuong Truong Thi" w:date="2024-11-20T12:58:00Z"/>
          <w:rFonts w:ascii="Times New Roman" w:eastAsia="Times New Roman" w:hAnsi="Times New Roman"/>
          <w:color w:val="000000"/>
          <w:sz w:val="24"/>
          <w:szCs w:val="24"/>
        </w:rPr>
        <w:pPrChange w:id="32093" w:author="Phuong Truong Thi" w:date="2024-11-25T19:12:00Z">
          <w:pPr>
            <w:spacing w:before="0" w:line="240" w:lineRule="auto"/>
            <w:contextualSpacing w:val="0"/>
          </w:pPr>
        </w:pPrChange>
      </w:pPr>
      <w:ins w:id="32094" w:author="Phuong Truong Thi" w:date="2024-11-20T12:58:00Z">
        <w:r w:rsidRPr="00ED5AD9">
          <w:rPr>
            <w:rFonts w:ascii="Times New Roman" w:eastAsia="Times New Roman" w:hAnsi="Times New Roman"/>
            <w:color w:val="000000"/>
            <w:sz w:val="24"/>
            <w:szCs w:val="24"/>
          </w:rPr>
          <w:t xml:space="preserve">    Bước 4</w:t>
        </w:r>
      </w:ins>
      <w:ins w:id="32095" w:author="Phuong Truong Thi" w:date="2024-12-05T17:30:00Z">
        <w:r w:rsidR="00E64180">
          <w:rPr>
            <w:rFonts w:ascii="Times New Roman" w:eastAsia="Times New Roman" w:hAnsi="Times New Roman"/>
            <w:color w:val="000000"/>
            <w:sz w:val="24"/>
            <w:szCs w:val="24"/>
          </w:rPr>
          <w:t>:</w:t>
        </w:r>
      </w:ins>
      <w:ins w:id="32096" w:author="Phuong Truong Thi" w:date="2024-11-20T12:58:00Z">
        <w:r w:rsidRPr="00ED5AD9">
          <w:rPr>
            <w:rFonts w:ascii="Times New Roman" w:eastAsia="Times New Roman" w:hAnsi="Times New Roman"/>
            <w:color w:val="000000"/>
            <w:sz w:val="24"/>
            <w:szCs w:val="24"/>
          </w:rPr>
          <w:t>Thông tin trường List API Name sẽ được tạo tự động</w:t>
        </w:r>
      </w:ins>
    </w:p>
    <w:p w14:paraId="69BB7256" w14:textId="7B3BC5D5" w:rsidR="00890E54" w:rsidRPr="00ED5AD9" w:rsidRDefault="00890E54">
      <w:pPr>
        <w:widowControl w:val="0"/>
        <w:spacing w:before="0" w:line="240" w:lineRule="auto"/>
        <w:ind w:left="360" w:hanging="360"/>
        <w:contextualSpacing w:val="0"/>
        <w:rPr>
          <w:ins w:id="32097" w:author="Phuong Truong Thi" w:date="2024-11-20T12:58:00Z"/>
          <w:rFonts w:ascii="Times New Roman" w:eastAsia="Times New Roman" w:hAnsi="Times New Roman"/>
          <w:color w:val="000000"/>
          <w:sz w:val="24"/>
          <w:szCs w:val="24"/>
        </w:rPr>
        <w:pPrChange w:id="32098" w:author="Phuong Truong Thi" w:date="2024-11-25T19:12:00Z">
          <w:pPr>
            <w:spacing w:before="0" w:line="240" w:lineRule="auto"/>
            <w:ind w:left="360" w:hanging="360"/>
            <w:contextualSpacing w:val="0"/>
          </w:pPr>
        </w:pPrChange>
      </w:pPr>
      <w:ins w:id="32099" w:author="Phuong Truong Thi" w:date="2024-11-20T12:58:00Z">
        <w:r w:rsidRPr="00ED5AD9">
          <w:rPr>
            <w:rFonts w:ascii="Times New Roman" w:eastAsia="Times New Roman" w:hAnsi="Times New Roman"/>
            <w:color w:val="000000"/>
            <w:sz w:val="24"/>
            <w:szCs w:val="24"/>
          </w:rPr>
          <w:t xml:space="preserve">    Bước 5</w:t>
        </w:r>
      </w:ins>
      <w:ins w:id="32100" w:author="Phuong Truong Thi" w:date="2024-12-05T17:30:00Z">
        <w:r w:rsidR="00E64180">
          <w:rPr>
            <w:rFonts w:ascii="Times New Roman" w:eastAsia="Times New Roman" w:hAnsi="Times New Roman"/>
            <w:color w:val="000000"/>
            <w:sz w:val="24"/>
            <w:szCs w:val="24"/>
          </w:rPr>
          <w:t>:</w:t>
        </w:r>
      </w:ins>
      <w:ins w:id="32101" w:author="Phuong Truong Thi" w:date="2024-11-20T12:58:00Z">
        <w:r w:rsidRPr="00ED5AD9">
          <w:rPr>
            <w:rFonts w:ascii="Times New Roman" w:eastAsia="Times New Roman" w:hAnsi="Times New Roman"/>
            <w:color w:val="000000"/>
            <w:sz w:val="24"/>
            <w:szCs w:val="24"/>
          </w:rPr>
          <w:t>Share quyền cho list view: người có thể nhìn thấy danh sách</w:t>
        </w:r>
      </w:ins>
    </w:p>
    <w:p w14:paraId="571E3BC3" w14:textId="185C1961" w:rsidR="00890E54" w:rsidRDefault="00890E54">
      <w:pPr>
        <w:widowControl w:val="0"/>
        <w:spacing w:before="0" w:line="240" w:lineRule="auto"/>
        <w:ind w:left="360" w:hanging="360"/>
        <w:contextualSpacing w:val="0"/>
        <w:rPr>
          <w:ins w:id="32102" w:author="Phuong Truong Thi" w:date="2024-12-05T17:31:00Z"/>
          <w:rFonts w:ascii="Times New Roman" w:eastAsia="Times New Roman" w:hAnsi="Times New Roman"/>
          <w:color w:val="000000"/>
          <w:sz w:val="24"/>
          <w:szCs w:val="24"/>
        </w:rPr>
      </w:pPr>
      <w:ins w:id="32103" w:author="Phuong Truong Thi" w:date="2024-11-20T12:58:00Z">
        <w:r w:rsidRPr="00ED5AD9">
          <w:rPr>
            <w:rFonts w:ascii="Times New Roman" w:eastAsia="Times New Roman" w:hAnsi="Times New Roman"/>
            <w:color w:val="000000"/>
            <w:sz w:val="24"/>
            <w:szCs w:val="24"/>
          </w:rPr>
          <w:t xml:space="preserve">    Bước 6</w:t>
        </w:r>
      </w:ins>
      <w:ins w:id="32104" w:author="Phuong Truong Thi" w:date="2024-12-05T17:30:00Z">
        <w:r w:rsidR="00E64180">
          <w:rPr>
            <w:rFonts w:ascii="Times New Roman" w:eastAsia="Times New Roman" w:hAnsi="Times New Roman"/>
            <w:color w:val="000000"/>
            <w:sz w:val="24"/>
            <w:szCs w:val="24"/>
          </w:rPr>
          <w:t>:</w:t>
        </w:r>
      </w:ins>
      <w:ins w:id="32105" w:author="Phuong Truong Thi" w:date="2024-11-20T12:58:00Z">
        <w:r w:rsidRPr="00ED5AD9">
          <w:rPr>
            <w:rFonts w:ascii="Times New Roman" w:eastAsia="Times New Roman" w:hAnsi="Times New Roman"/>
            <w:color w:val="000000"/>
            <w:sz w:val="24"/>
            <w:szCs w:val="24"/>
          </w:rPr>
          <w:t>Nhấn Save</w:t>
        </w:r>
      </w:ins>
    </w:p>
    <w:p w14:paraId="52FFF6BD" w14:textId="54F8375C" w:rsidR="00E64180" w:rsidRPr="00B92114" w:rsidRDefault="00EF7847">
      <w:pPr>
        <w:pStyle w:val="ListParagraph"/>
        <w:widowControl w:val="0"/>
        <w:numPr>
          <w:ilvl w:val="0"/>
          <w:numId w:val="114"/>
        </w:numPr>
        <w:spacing w:before="0" w:line="240" w:lineRule="auto"/>
        <w:contextualSpacing w:val="0"/>
        <w:rPr>
          <w:ins w:id="32106" w:author="Phuong Truong Thi" w:date="2024-12-05T17:31:00Z"/>
          <w:rFonts w:eastAsia="Times New Roman"/>
          <w:color w:val="000000"/>
          <w:szCs w:val="24"/>
          <w:rPrChange w:id="32107" w:author="Phuong Truong Thi" w:date="2024-12-05T18:04:00Z">
            <w:rPr>
              <w:ins w:id="32108" w:author="Phuong Truong Thi" w:date="2024-12-05T17:31:00Z"/>
            </w:rPr>
          </w:rPrChange>
        </w:rPr>
        <w:pPrChange w:id="32109" w:author="Phuong Truong Thi" w:date="2024-12-05T18:04:00Z">
          <w:pPr>
            <w:widowControl w:val="0"/>
            <w:spacing w:before="0" w:line="240" w:lineRule="auto"/>
            <w:ind w:left="360" w:hanging="360"/>
            <w:contextualSpacing w:val="0"/>
          </w:pPr>
        </w:pPrChange>
      </w:pPr>
      <w:ins w:id="32110" w:author="Phuong Truong Thi" w:date="2024-12-05T18:28:00Z">
        <w:r w:rsidRPr="00EF7847">
          <w:rPr>
            <w:rFonts w:eastAsia="Times New Roman"/>
            <w:b/>
            <w:bCs/>
            <w:color w:val="000000"/>
            <w:szCs w:val="24"/>
            <w:rPrChange w:id="32111" w:author="Phuong Truong Thi" w:date="2024-12-05T18:28:00Z">
              <w:rPr>
                <w:rFonts w:eastAsia="Times New Roman"/>
                <w:color w:val="000000"/>
                <w:szCs w:val="24"/>
              </w:rPr>
            </w:rPrChange>
          </w:rPr>
          <w:t>Lưu ý:</w:t>
        </w:r>
        <w:r>
          <w:rPr>
            <w:rFonts w:eastAsia="Times New Roman"/>
            <w:color w:val="000000"/>
            <w:szCs w:val="24"/>
          </w:rPr>
          <w:t xml:space="preserve"> </w:t>
        </w:r>
        <w:r>
          <w:t>User khác Admin có thể tạo mới listview nhưng không có quyền share listview.</w:t>
        </w:r>
      </w:ins>
    </w:p>
    <w:p w14:paraId="52B1BE08" w14:textId="02B34BDE" w:rsidR="002B5884" w:rsidRDefault="002B5884">
      <w:pPr>
        <w:pStyle w:val="Heading31"/>
        <w:keepNext w:val="0"/>
        <w:widowControl w:val="0"/>
        <w:rPr>
          <w:sz w:val="24"/>
          <w:szCs w:val="24"/>
        </w:rPr>
        <w:pPrChange w:id="32112" w:author="Phuong Truong Thi" w:date="2024-11-25T19:09:00Z">
          <w:pPr>
            <w:pStyle w:val="Heading31"/>
          </w:pPr>
        </w:pPrChange>
      </w:pPr>
      <w:bookmarkStart w:id="32113" w:name="_Toc184813981"/>
      <w:r w:rsidRPr="002B5884">
        <w:rPr>
          <w:sz w:val="24"/>
          <w:szCs w:val="24"/>
        </w:rPr>
        <w:t>Tạo Task</w:t>
      </w:r>
      <w:bookmarkEnd w:id="32113"/>
    </w:p>
    <w:p w14:paraId="5FB1F719" w14:textId="66DD2FCF" w:rsidR="002B5884" w:rsidRPr="00A35118" w:rsidRDefault="00AE44B1">
      <w:pPr>
        <w:pStyle w:val="Heading31"/>
        <w:keepNext w:val="0"/>
        <w:widowControl w:val="0"/>
        <w:numPr>
          <w:ilvl w:val="0"/>
          <w:numId w:val="114"/>
        </w:numPr>
        <w:outlineLvl w:val="9"/>
        <w:rPr>
          <w:color w:val="000000"/>
          <w:sz w:val="24"/>
          <w:szCs w:val="24"/>
        </w:rPr>
        <w:pPrChange w:id="32114" w:author="Phuong Truong Thi" w:date="2024-11-25T19:09:00Z">
          <w:pPr>
            <w:pStyle w:val="Heading31"/>
            <w:numPr>
              <w:ilvl w:val="0"/>
              <w:numId w:val="114"/>
            </w:numPr>
            <w:ind w:left="360" w:hanging="360"/>
            <w:outlineLvl w:val="9"/>
          </w:pPr>
        </w:pPrChange>
      </w:pPr>
      <w:r w:rsidRPr="00A35118">
        <w:rPr>
          <w:i/>
          <w:iCs/>
          <w:color w:val="000000"/>
          <w:sz w:val="24"/>
          <w:szCs w:val="24"/>
        </w:rPr>
        <w:t>Mô tả chức năng</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2115" w:author="Phuong Truong Thi" w:date="2024-12-05T17:3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435"/>
        <w:gridCol w:w="7830"/>
        <w:tblGridChange w:id="32116">
          <w:tblGrid>
            <w:gridCol w:w="1435"/>
            <w:gridCol w:w="360"/>
            <w:gridCol w:w="7362"/>
            <w:gridCol w:w="108"/>
          </w:tblGrid>
        </w:tblGridChange>
      </w:tblGrid>
      <w:tr w:rsidR="002B5B0F" w:rsidRPr="00075487" w14:paraId="111EA3E0" w14:textId="77777777" w:rsidTr="00E64180">
        <w:trPr>
          <w:trHeight w:val="792"/>
          <w:trPrChange w:id="32117" w:author="Phuong Truong Thi" w:date="2024-12-05T17:32:00Z">
            <w:trPr>
              <w:gridAfter w:val="0"/>
              <w:trHeight w:val="792"/>
            </w:trPr>
          </w:trPrChange>
        </w:trPr>
        <w:tc>
          <w:tcPr>
            <w:tcW w:w="1435" w:type="dxa"/>
            <w:shd w:val="clear" w:color="auto" w:fill="auto"/>
            <w:tcPrChange w:id="32118" w:author="Phuong Truong Thi" w:date="2024-12-05T17:32:00Z">
              <w:tcPr>
                <w:tcW w:w="1795" w:type="dxa"/>
                <w:gridSpan w:val="2"/>
                <w:shd w:val="clear" w:color="auto" w:fill="auto"/>
              </w:tcPr>
            </w:tcPrChange>
          </w:tcPr>
          <w:p w14:paraId="2080F720" w14:textId="77777777" w:rsidR="002B5B0F" w:rsidRPr="00595B21" w:rsidRDefault="002B5B0F">
            <w:pPr>
              <w:pStyle w:val="Bd-1BodyText1"/>
              <w:keepNext w:val="0"/>
              <w:spacing w:line="276" w:lineRule="auto"/>
              <w:ind w:left="0"/>
              <w:jc w:val="left"/>
              <w:rPr>
                <w:rFonts w:ascii="Times New Roman" w:hAnsi="Times New Roman"/>
                <w:b/>
                <w:bCs/>
                <w:iCs/>
                <w:sz w:val="24"/>
                <w:szCs w:val="24"/>
              </w:rPr>
              <w:pPrChange w:id="32119" w:author="Phuong Truong Thi" w:date="2024-11-25T19:09:00Z">
                <w:pPr>
                  <w:pStyle w:val="Bd-1BodyText1"/>
                  <w:keepLines/>
                  <w:spacing w:line="276" w:lineRule="auto"/>
                  <w:ind w:left="0"/>
                  <w:jc w:val="left"/>
                </w:pPr>
              </w:pPrChange>
            </w:pPr>
            <w:r w:rsidRPr="00595B21">
              <w:rPr>
                <w:rFonts w:ascii="Times New Roman" w:hAnsi="Times New Roman"/>
                <w:b/>
                <w:iCs/>
                <w:sz w:val="24"/>
                <w:szCs w:val="24"/>
              </w:rPr>
              <w:t>Mô tả</w:t>
            </w:r>
          </w:p>
        </w:tc>
        <w:tc>
          <w:tcPr>
            <w:tcW w:w="7830" w:type="dxa"/>
            <w:shd w:val="clear" w:color="auto" w:fill="auto"/>
            <w:tcPrChange w:id="32120" w:author="Phuong Truong Thi" w:date="2024-12-05T17:32:00Z">
              <w:tcPr>
                <w:tcW w:w="7362" w:type="dxa"/>
                <w:shd w:val="clear" w:color="auto" w:fill="auto"/>
              </w:tcPr>
            </w:tcPrChange>
          </w:tcPr>
          <w:p w14:paraId="0E954FAF" w14:textId="555B21C7" w:rsidR="002B5B0F" w:rsidRPr="005D0EFC" w:rsidRDefault="002B5B0F">
            <w:pPr>
              <w:pStyle w:val="Heading31"/>
              <w:keepNext w:val="0"/>
              <w:widowControl w:val="0"/>
              <w:numPr>
                <w:ilvl w:val="0"/>
                <w:numId w:val="0"/>
              </w:numPr>
              <w:rPr>
                <w:b w:val="0"/>
                <w:bCs w:val="0"/>
                <w:color w:val="000000" w:themeColor="text1"/>
                <w:sz w:val="24"/>
                <w:szCs w:val="24"/>
              </w:rPr>
              <w:pPrChange w:id="32121" w:author="Phuong Truong Thi" w:date="2024-11-25T19:09:00Z">
                <w:pPr>
                  <w:pStyle w:val="Heading31"/>
                  <w:numPr>
                    <w:ilvl w:val="0"/>
                    <w:numId w:val="0"/>
                  </w:numPr>
                  <w:ind w:left="0" w:firstLine="0"/>
                </w:pPr>
              </w:pPrChange>
            </w:pPr>
            <w:bookmarkStart w:id="32122" w:name="_Toc184813982"/>
            <w:r>
              <w:rPr>
                <w:b w:val="0"/>
                <w:bCs w:val="0"/>
                <w:sz w:val="24"/>
                <w:szCs w:val="24"/>
              </w:rPr>
              <w:t>Hỗ trợ NSD tạ</w:t>
            </w:r>
            <w:ins w:id="32123" w:author="Phuong Truong Thi" w:date="2024-11-25T14:39:00Z">
              <w:r w:rsidR="0005005F">
                <w:rPr>
                  <w:b w:val="0"/>
                  <w:bCs w:val="0"/>
                  <w:sz w:val="24"/>
                  <w:szCs w:val="24"/>
                </w:rPr>
                <w:t>o</w:t>
              </w:r>
            </w:ins>
            <w:del w:id="32124" w:author="Phuong Truong Thi" w:date="2024-11-25T14:39:00Z">
              <w:r w:rsidDel="0005005F">
                <w:rPr>
                  <w:b w:val="0"/>
                  <w:bCs w:val="0"/>
                  <w:sz w:val="24"/>
                  <w:szCs w:val="24"/>
                </w:rPr>
                <w:delText>i</w:delText>
              </w:r>
            </w:del>
            <w:r>
              <w:rPr>
                <w:b w:val="0"/>
                <w:bCs w:val="0"/>
                <w:sz w:val="24"/>
                <w:szCs w:val="24"/>
              </w:rPr>
              <w:t xml:space="preserve"> task thủ công: </w:t>
            </w:r>
            <w:r w:rsidRPr="002B5884">
              <w:rPr>
                <w:b w:val="0"/>
                <w:bCs w:val="0"/>
                <w:color w:val="000000"/>
                <w:sz w:val="24"/>
                <w:szCs w:val="24"/>
              </w:rPr>
              <w:t>Từng task và theo lô để tạo sắp xếp và quản lý các công việc liên quan đến KH</w:t>
            </w:r>
            <w:bookmarkEnd w:id="32122"/>
          </w:p>
        </w:tc>
      </w:tr>
      <w:tr w:rsidR="008B579D" w:rsidRPr="00075487" w14:paraId="2F5087A6" w14:textId="77777777" w:rsidTr="00E64180">
        <w:trPr>
          <w:trHeight w:val="507"/>
          <w:trPrChange w:id="32125" w:author="Phuong Truong Thi" w:date="2024-12-05T17:32:00Z">
            <w:trPr>
              <w:gridAfter w:val="0"/>
              <w:trHeight w:val="507"/>
            </w:trPr>
          </w:trPrChange>
        </w:trPr>
        <w:tc>
          <w:tcPr>
            <w:tcW w:w="1435" w:type="dxa"/>
            <w:shd w:val="clear" w:color="auto" w:fill="auto"/>
            <w:tcPrChange w:id="32126" w:author="Phuong Truong Thi" w:date="2024-12-05T17:32:00Z">
              <w:tcPr>
                <w:tcW w:w="1795" w:type="dxa"/>
                <w:gridSpan w:val="2"/>
                <w:shd w:val="clear" w:color="auto" w:fill="auto"/>
              </w:tcPr>
            </w:tcPrChange>
          </w:tcPr>
          <w:p w14:paraId="0C0E65DB" w14:textId="58D486BE" w:rsidR="008B579D" w:rsidRPr="00595B21" w:rsidRDefault="008B579D">
            <w:pPr>
              <w:pStyle w:val="Bd-1BodyText1"/>
              <w:keepNext w:val="0"/>
              <w:spacing w:line="276" w:lineRule="auto"/>
              <w:ind w:left="0"/>
              <w:jc w:val="left"/>
              <w:rPr>
                <w:rFonts w:ascii="Times New Roman" w:hAnsi="Times New Roman"/>
                <w:b/>
                <w:iCs/>
                <w:sz w:val="24"/>
                <w:szCs w:val="24"/>
              </w:rPr>
              <w:pPrChange w:id="32127" w:author="Phuong Truong Thi" w:date="2024-11-25T19:09:00Z">
                <w:pPr>
                  <w:pStyle w:val="Bd-1BodyText1"/>
                  <w:keepLines/>
                  <w:spacing w:line="276" w:lineRule="auto"/>
                  <w:ind w:left="0"/>
                  <w:jc w:val="left"/>
                </w:pPr>
              </w:pPrChange>
            </w:pPr>
            <w:r>
              <w:rPr>
                <w:rFonts w:ascii="Times New Roman" w:hAnsi="Times New Roman"/>
                <w:b/>
                <w:iCs/>
                <w:sz w:val="24"/>
                <w:szCs w:val="24"/>
              </w:rPr>
              <w:t>Actor</w:t>
            </w:r>
          </w:p>
        </w:tc>
        <w:tc>
          <w:tcPr>
            <w:tcW w:w="7830" w:type="dxa"/>
            <w:shd w:val="clear" w:color="auto" w:fill="auto"/>
            <w:tcPrChange w:id="32128" w:author="Phuong Truong Thi" w:date="2024-12-05T17:32:00Z">
              <w:tcPr>
                <w:tcW w:w="7362" w:type="dxa"/>
                <w:shd w:val="clear" w:color="auto" w:fill="auto"/>
              </w:tcPr>
            </w:tcPrChange>
          </w:tcPr>
          <w:p w14:paraId="1F6636C9" w14:textId="35DA6A96" w:rsidR="008B579D" w:rsidRDefault="008B579D">
            <w:pPr>
              <w:pStyle w:val="Heading31"/>
              <w:keepNext w:val="0"/>
              <w:widowControl w:val="0"/>
              <w:numPr>
                <w:ilvl w:val="0"/>
                <w:numId w:val="0"/>
              </w:numPr>
              <w:rPr>
                <w:b w:val="0"/>
                <w:bCs w:val="0"/>
                <w:sz w:val="24"/>
                <w:szCs w:val="24"/>
              </w:rPr>
              <w:pPrChange w:id="32129" w:author="Phuong Truong Thi" w:date="2024-11-25T19:09:00Z">
                <w:pPr>
                  <w:pStyle w:val="Heading31"/>
                  <w:numPr>
                    <w:ilvl w:val="0"/>
                    <w:numId w:val="0"/>
                  </w:numPr>
                  <w:ind w:left="0" w:firstLine="0"/>
                </w:pPr>
              </w:pPrChange>
            </w:pPr>
            <w:bookmarkStart w:id="32130" w:name="_Toc184813983"/>
            <w:r>
              <w:rPr>
                <w:b w:val="0"/>
                <w:bCs w:val="0"/>
                <w:sz w:val="24"/>
                <w:szCs w:val="24"/>
              </w:rPr>
              <w:t>CBBH, CBQL</w:t>
            </w:r>
            <w:bookmarkEnd w:id="32130"/>
          </w:p>
        </w:tc>
      </w:tr>
      <w:tr w:rsidR="002B5B0F" w:rsidRPr="00075487" w14:paraId="7EE51C20" w14:textId="77777777" w:rsidTr="00E64180">
        <w:trPr>
          <w:trHeight w:val="1218"/>
          <w:trPrChange w:id="32131" w:author="Phuong Truong Thi" w:date="2024-12-05T17:32:00Z">
            <w:trPr>
              <w:gridAfter w:val="0"/>
              <w:trHeight w:val="1218"/>
            </w:trPr>
          </w:trPrChange>
        </w:trPr>
        <w:tc>
          <w:tcPr>
            <w:tcW w:w="1435" w:type="dxa"/>
            <w:shd w:val="clear" w:color="auto" w:fill="auto"/>
            <w:tcPrChange w:id="32132" w:author="Phuong Truong Thi" w:date="2024-12-05T17:32:00Z">
              <w:tcPr>
                <w:tcW w:w="1795" w:type="dxa"/>
                <w:gridSpan w:val="2"/>
                <w:shd w:val="clear" w:color="auto" w:fill="auto"/>
              </w:tcPr>
            </w:tcPrChange>
          </w:tcPr>
          <w:p w14:paraId="5F817DCC" w14:textId="77777777" w:rsidR="002B5B0F" w:rsidRPr="00595B21" w:rsidRDefault="002B5B0F">
            <w:pPr>
              <w:pStyle w:val="Bd-1BodyText1"/>
              <w:keepNext w:val="0"/>
              <w:spacing w:line="276" w:lineRule="auto"/>
              <w:ind w:left="0"/>
              <w:jc w:val="left"/>
              <w:rPr>
                <w:rFonts w:ascii="Times New Roman" w:hAnsi="Times New Roman"/>
                <w:b/>
                <w:bCs/>
                <w:iCs/>
                <w:sz w:val="24"/>
                <w:szCs w:val="24"/>
              </w:rPr>
              <w:pPrChange w:id="32133" w:author="Phuong Truong Thi" w:date="2024-11-25T19:09:00Z">
                <w:pPr>
                  <w:pStyle w:val="Bd-1BodyText1"/>
                  <w:keepLines/>
                  <w:spacing w:line="276" w:lineRule="auto"/>
                  <w:ind w:left="0"/>
                  <w:jc w:val="left"/>
                </w:pPr>
              </w:pPrChange>
            </w:pPr>
            <w:r>
              <w:rPr>
                <w:rFonts w:ascii="Times New Roman" w:hAnsi="Times New Roman"/>
                <w:b/>
                <w:iCs/>
                <w:sz w:val="24"/>
                <w:szCs w:val="24"/>
              </w:rPr>
              <w:t>Các bước xử lý</w:t>
            </w:r>
          </w:p>
        </w:tc>
        <w:tc>
          <w:tcPr>
            <w:tcW w:w="7830" w:type="dxa"/>
            <w:shd w:val="clear" w:color="auto" w:fill="auto"/>
            <w:tcPrChange w:id="32134" w:author="Phuong Truong Thi" w:date="2024-12-05T17:32:00Z">
              <w:tcPr>
                <w:tcW w:w="7362" w:type="dxa"/>
                <w:shd w:val="clear" w:color="auto" w:fill="auto"/>
              </w:tcPr>
            </w:tcPrChange>
          </w:tcPr>
          <w:p w14:paraId="05C3E882" w14:textId="1AC4CCD7" w:rsidR="002B5B0F" w:rsidRDefault="002B5B0F">
            <w:pPr>
              <w:pStyle w:val="Normal10"/>
              <w:widowControl w:val="0"/>
              <w:rPr>
                <w:szCs w:val="24"/>
              </w:rPr>
              <w:pPrChange w:id="32135" w:author="Phuong Truong Thi" w:date="2024-11-25T19:09:00Z">
                <w:pPr>
                  <w:pStyle w:val="Normal10"/>
                  <w:keepNext/>
                  <w:keepLines/>
                </w:pPr>
              </w:pPrChange>
            </w:pPr>
            <w:r>
              <w:rPr>
                <w:szCs w:val="24"/>
              </w:rPr>
              <w:t>1.Tại các màn hìn</w:t>
            </w:r>
            <w:r w:rsidR="00AE44B1">
              <w:rPr>
                <w:szCs w:val="24"/>
              </w:rPr>
              <w:t>h danh sách KH</w:t>
            </w:r>
            <w:r>
              <w:rPr>
                <w:szCs w:val="24"/>
              </w:rPr>
              <w:t>, User tích chọn 1 hoặc nhiều KH</w:t>
            </w:r>
          </w:p>
          <w:p w14:paraId="4B7AE3A6" w14:textId="28DE5170" w:rsidR="002B5B0F" w:rsidRDefault="002B5B0F">
            <w:pPr>
              <w:pStyle w:val="Normal10"/>
              <w:widowControl w:val="0"/>
              <w:rPr>
                <w:szCs w:val="24"/>
              </w:rPr>
              <w:pPrChange w:id="32136" w:author="Phuong Truong Thi" w:date="2024-11-25T19:09:00Z">
                <w:pPr>
                  <w:pStyle w:val="Normal10"/>
                  <w:keepNext/>
                  <w:keepLines/>
                </w:pPr>
              </w:pPrChange>
            </w:pPr>
            <w:r>
              <w:rPr>
                <w:szCs w:val="24"/>
              </w:rPr>
              <w:t>2.User click nút “</w:t>
            </w:r>
            <w:r w:rsidR="00AE44B1">
              <w:rPr>
                <w:szCs w:val="24"/>
              </w:rPr>
              <w:t>Quick</w:t>
            </w:r>
            <w:r>
              <w:rPr>
                <w:szCs w:val="24"/>
              </w:rPr>
              <w:t xml:space="preserve"> task”</w:t>
            </w:r>
            <w:r w:rsidR="00AE44B1">
              <w:rPr>
                <w:szCs w:val="24"/>
              </w:rPr>
              <w:t xml:space="preserve"> </w:t>
            </w:r>
          </w:p>
          <w:p w14:paraId="3F89EDBB" w14:textId="0FC0BE9E" w:rsidR="00AE44B1" w:rsidRDefault="00AE44B1">
            <w:pPr>
              <w:pStyle w:val="Normal10"/>
              <w:widowControl w:val="0"/>
              <w:rPr>
                <w:szCs w:val="24"/>
              </w:rPr>
              <w:pPrChange w:id="32137" w:author="Phuong Truong Thi" w:date="2024-11-25T19:09:00Z">
                <w:pPr>
                  <w:pStyle w:val="Normal10"/>
                  <w:keepNext/>
                  <w:keepLines/>
                </w:pPr>
              </w:pPrChange>
            </w:pPr>
            <w:r>
              <w:rPr>
                <w:szCs w:val="24"/>
              </w:rPr>
              <w:t>3.Nhập thông tin tạo task hợp lệ và nhấn nút Lưu</w:t>
            </w:r>
          </w:p>
          <w:p w14:paraId="47BB7E32" w14:textId="019CEB98" w:rsidR="002B5B0F" w:rsidRPr="00075487" w:rsidRDefault="002B5B0F">
            <w:pPr>
              <w:pStyle w:val="Normal10"/>
              <w:widowControl w:val="0"/>
              <w:rPr>
                <w:szCs w:val="24"/>
              </w:rPr>
              <w:pPrChange w:id="32138" w:author="Phuong Truong Thi" w:date="2024-11-25T19:09:00Z">
                <w:pPr>
                  <w:pStyle w:val="Normal10"/>
                  <w:keepNext/>
                  <w:keepLines/>
                </w:pPr>
              </w:pPrChange>
            </w:pPr>
          </w:p>
        </w:tc>
      </w:tr>
      <w:tr w:rsidR="002B5B0F" w:rsidRPr="00075487" w14:paraId="4479A46C" w14:textId="77777777" w:rsidTr="00E64180">
        <w:trPr>
          <w:trHeight w:val="765"/>
          <w:trPrChange w:id="32139" w:author="Phuong Truong Thi" w:date="2024-12-05T17:32:00Z">
            <w:trPr>
              <w:gridAfter w:val="0"/>
              <w:trHeight w:val="765"/>
            </w:trPr>
          </w:trPrChange>
        </w:trPr>
        <w:tc>
          <w:tcPr>
            <w:tcW w:w="1435" w:type="dxa"/>
            <w:shd w:val="clear" w:color="auto" w:fill="auto"/>
            <w:tcPrChange w:id="32140" w:author="Phuong Truong Thi" w:date="2024-12-05T17:32:00Z">
              <w:tcPr>
                <w:tcW w:w="1795" w:type="dxa"/>
                <w:gridSpan w:val="2"/>
                <w:shd w:val="clear" w:color="auto" w:fill="auto"/>
              </w:tcPr>
            </w:tcPrChange>
          </w:tcPr>
          <w:p w14:paraId="36750145" w14:textId="77777777" w:rsidR="002B5B0F" w:rsidRPr="00595B21" w:rsidRDefault="002B5B0F">
            <w:pPr>
              <w:pStyle w:val="Bd-1BodyText1"/>
              <w:keepNext w:val="0"/>
              <w:spacing w:line="276" w:lineRule="auto"/>
              <w:ind w:left="0"/>
              <w:jc w:val="left"/>
              <w:rPr>
                <w:rFonts w:ascii="Times New Roman" w:hAnsi="Times New Roman"/>
                <w:b/>
                <w:iCs/>
                <w:sz w:val="24"/>
                <w:szCs w:val="24"/>
              </w:rPr>
              <w:pPrChange w:id="32141" w:author="Phuong Truong Thi" w:date="2024-11-25T19:09:00Z">
                <w:pPr>
                  <w:pStyle w:val="Bd-1BodyText1"/>
                  <w:keepLines/>
                  <w:spacing w:line="276" w:lineRule="auto"/>
                  <w:ind w:left="0"/>
                  <w:jc w:val="left"/>
                </w:pPr>
              </w:pPrChange>
            </w:pPr>
            <w:r>
              <w:rPr>
                <w:rFonts w:ascii="Times New Roman" w:hAnsi="Times New Roman"/>
                <w:b/>
                <w:iCs/>
                <w:sz w:val="24"/>
                <w:szCs w:val="24"/>
              </w:rPr>
              <w:t>Kết quả</w:t>
            </w:r>
            <w:r w:rsidRPr="00595B21">
              <w:rPr>
                <w:rFonts w:ascii="Times New Roman" w:hAnsi="Times New Roman"/>
                <w:b/>
                <w:iCs/>
                <w:sz w:val="24"/>
                <w:szCs w:val="24"/>
              </w:rPr>
              <w:t xml:space="preserve"> đầu ra</w:t>
            </w:r>
          </w:p>
        </w:tc>
        <w:tc>
          <w:tcPr>
            <w:tcW w:w="7830" w:type="dxa"/>
            <w:shd w:val="clear" w:color="auto" w:fill="auto"/>
            <w:tcPrChange w:id="32142" w:author="Phuong Truong Thi" w:date="2024-12-05T17:32:00Z">
              <w:tcPr>
                <w:tcW w:w="7362" w:type="dxa"/>
                <w:shd w:val="clear" w:color="auto" w:fill="auto"/>
              </w:tcPr>
            </w:tcPrChange>
          </w:tcPr>
          <w:p w14:paraId="06ACBDDE" w14:textId="77777777" w:rsidR="002B5B0F" w:rsidRDefault="00AE44B1">
            <w:pPr>
              <w:pStyle w:val="Normal10"/>
              <w:widowControl w:val="0"/>
              <w:rPr>
                <w:szCs w:val="24"/>
              </w:rPr>
              <w:pPrChange w:id="32143" w:author="Phuong Truong Thi" w:date="2024-11-25T19:09:00Z">
                <w:pPr>
                  <w:pStyle w:val="Normal10"/>
                  <w:keepNext/>
                  <w:keepLines/>
                </w:pPr>
              </w:pPrChange>
            </w:pPr>
            <w:r>
              <w:rPr>
                <w:szCs w:val="24"/>
              </w:rPr>
              <w:t>Hệ thống sinh ra n task tương ứng với danh sách KH đã chọn.</w:t>
            </w:r>
          </w:p>
          <w:p w14:paraId="4C50A2E9" w14:textId="77777777" w:rsidR="00AE44B1" w:rsidRDefault="00AE44B1">
            <w:pPr>
              <w:pStyle w:val="Normal10"/>
              <w:widowControl w:val="0"/>
              <w:rPr>
                <w:szCs w:val="24"/>
              </w:rPr>
              <w:pPrChange w:id="32144" w:author="Phuong Truong Thi" w:date="2024-11-25T19:09:00Z">
                <w:pPr>
                  <w:pStyle w:val="Normal10"/>
                  <w:keepNext/>
                  <w:keepLines/>
                </w:pPr>
              </w:pPrChange>
            </w:pPr>
            <w:r>
              <w:rPr>
                <w:szCs w:val="24"/>
              </w:rPr>
              <w:t>Các task được tạo thành công sẽ được hiển thị tại màn hình Task Management và tab Activity tại màn hình C360 của KH đó.</w:t>
            </w:r>
          </w:p>
          <w:p w14:paraId="41BE8178" w14:textId="0157D5C7" w:rsidR="00AE44B1" w:rsidRPr="00075487" w:rsidRDefault="00AE44B1">
            <w:pPr>
              <w:pStyle w:val="Normal10"/>
              <w:widowControl w:val="0"/>
              <w:rPr>
                <w:szCs w:val="24"/>
              </w:rPr>
              <w:pPrChange w:id="32145" w:author="Phuong Truong Thi" w:date="2024-11-25T19:09:00Z">
                <w:pPr>
                  <w:pStyle w:val="Normal10"/>
                  <w:keepNext/>
                  <w:keepLines/>
                </w:pPr>
              </w:pPrChange>
            </w:pPr>
            <w:r>
              <w:rPr>
                <w:szCs w:val="24"/>
              </w:rPr>
              <w:t>Chi tiết chức năng task tham chiếu “Mục TM.01.3.Tạo task theo lô, T</w:t>
            </w:r>
            <w:ins w:id="32146" w:author="Phuong Truong Thi" w:date="2024-11-22T02:08:00Z">
              <w:r w:rsidR="00F04EE0">
                <w:rPr>
                  <w:szCs w:val="24"/>
                </w:rPr>
                <w:t xml:space="preserve">ài liệu </w:t>
              </w:r>
            </w:ins>
            <w:ins w:id="32147" w:author="Phuong Truong Thi" w:date="2024-11-25T10:26:00Z">
              <w:r w:rsidR="004511D8" w:rsidRPr="004638C9">
                <w:t>Đặc Tả Yêu Cầu Phần Mềm Sales Activities, Task Management, Contact Planning</w:t>
              </w:r>
              <w:r w:rsidR="004511D8" w:rsidDel="00F04EE0">
                <w:rPr>
                  <w:szCs w:val="24"/>
                </w:rPr>
                <w:t xml:space="preserve"> </w:t>
              </w:r>
            </w:ins>
            <w:del w:id="32148" w:author="Phuong Truong Thi" w:date="2024-11-22T02:08:00Z">
              <w:r w:rsidR="00A2730E" w:rsidDel="00F04EE0">
                <w:rPr>
                  <w:szCs w:val="24"/>
                </w:rPr>
                <w:delText>ÀI LIỆU ĐẶC TẢ YÊU CẦU PHẦN MEEFMCAASU PHẦN SALE ACTIVITIES, TASK MANAGEMENT, CONTACT PLANNING</w:delText>
              </w:r>
            </w:del>
          </w:p>
        </w:tc>
      </w:tr>
    </w:tbl>
    <w:p w14:paraId="0A393406" w14:textId="62F73A91" w:rsidR="002B5B0F" w:rsidRPr="002B5884" w:rsidDel="005F7949" w:rsidRDefault="002B5B0F">
      <w:pPr>
        <w:pStyle w:val="Heading31"/>
        <w:keepNext w:val="0"/>
        <w:widowControl w:val="0"/>
        <w:numPr>
          <w:ilvl w:val="0"/>
          <w:numId w:val="0"/>
        </w:numPr>
        <w:outlineLvl w:val="9"/>
        <w:rPr>
          <w:del w:id="32149" w:author="Phuong Truong Thi" w:date="2024-11-25T19:13:00Z"/>
          <w:b w:val="0"/>
          <w:bCs w:val="0"/>
          <w:sz w:val="24"/>
          <w:szCs w:val="24"/>
        </w:rPr>
        <w:pPrChange w:id="32150" w:author="Phuong Truong Thi" w:date="2024-11-25T19:14:00Z">
          <w:pPr>
            <w:pStyle w:val="Heading31"/>
            <w:numPr>
              <w:ilvl w:val="0"/>
              <w:numId w:val="0"/>
            </w:numPr>
            <w:ind w:left="0" w:firstLine="0"/>
            <w:outlineLvl w:val="9"/>
          </w:pPr>
        </w:pPrChange>
      </w:pPr>
    </w:p>
    <w:p w14:paraId="02CD57B9" w14:textId="7A07CE88" w:rsidR="002B5B0F" w:rsidRDefault="002B5884">
      <w:pPr>
        <w:pStyle w:val="Heading31"/>
        <w:keepNext w:val="0"/>
        <w:widowControl w:val="0"/>
        <w:numPr>
          <w:ilvl w:val="0"/>
          <w:numId w:val="0"/>
        </w:numPr>
        <w:ind w:left="504"/>
        <w:outlineLvl w:val="9"/>
        <w:rPr>
          <w:ins w:id="32151" w:author="Phuong Truong Thi" w:date="2024-11-25T19:14:00Z"/>
          <w:sz w:val="24"/>
          <w:szCs w:val="24"/>
        </w:rPr>
        <w:pPrChange w:id="32152" w:author="Phuong Truong Thi" w:date="2024-11-25T19:14:00Z">
          <w:pPr>
            <w:pStyle w:val="Heading31"/>
            <w:keepNext w:val="0"/>
            <w:widowControl w:val="0"/>
          </w:pPr>
        </w:pPrChange>
      </w:pPr>
      <w:del w:id="32153" w:author="Phuong Truong Thi" w:date="2024-11-25T19:14:00Z">
        <w:r w:rsidRPr="002B5884" w:rsidDel="005F7949">
          <w:rPr>
            <w:sz w:val="24"/>
            <w:szCs w:val="24"/>
          </w:rPr>
          <w:delText>Masking data</w:delText>
        </w:r>
      </w:del>
    </w:p>
    <w:p w14:paraId="12BE8EDE" w14:textId="341DEAEE" w:rsidR="005F7949" w:rsidRPr="005F7949" w:rsidRDefault="005F7949">
      <w:pPr>
        <w:pStyle w:val="Heading31"/>
        <w:keepNext w:val="0"/>
        <w:widowControl w:val="0"/>
        <w:rPr>
          <w:sz w:val="24"/>
          <w:szCs w:val="24"/>
        </w:rPr>
        <w:pPrChange w:id="32154" w:author="Phuong Truong Thi" w:date="2024-11-25T19:14:00Z">
          <w:pPr>
            <w:pStyle w:val="Heading31"/>
          </w:pPr>
        </w:pPrChange>
      </w:pPr>
      <w:bookmarkStart w:id="32155" w:name="_Toc184813984"/>
      <w:ins w:id="32156" w:author="Phuong Truong Thi" w:date="2024-11-25T19:14:00Z">
        <w:r w:rsidRPr="002B5884">
          <w:rPr>
            <w:sz w:val="24"/>
            <w:szCs w:val="24"/>
          </w:rPr>
          <w:t>Masking data</w:t>
        </w:r>
      </w:ins>
      <w:bookmarkEnd w:id="32155"/>
    </w:p>
    <w:p w14:paraId="1C3DD6FC" w14:textId="29E31809" w:rsidR="00892921" w:rsidRDefault="00892921">
      <w:pPr>
        <w:pStyle w:val="Heading31"/>
        <w:keepNext w:val="0"/>
        <w:widowControl w:val="0"/>
        <w:numPr>
          <w:ilvl w:val="0"/>
          <w:numId w:val="0"/>
        </w:numPr>
        <w:outlineLvl w:val="9"/>
        <w:rPr>
          <w:b w:val="0"/>
          <w:bCs w:val="0"/>
          <w:color w:val="000000" w:themeColor="text1"/>
          <w:sz w:val="24"/>
          <w:szCs w:val="24"/>
        </w:rPr>
        <w:pPrChange w:id="32157" w:author="Phuong Truong Thi" w:date="2024-11-25T19:12:00Z">
          <w:pPr>
            <w:pStyle w:val="Heading31"/>
            <w:numPr>
              <w:ilvl w:val="0"/>
              <w:numId w:val="0"/>
            </w:numPr>
            <w:ind w:left="0" w:firstLine="0"/>
            <w:outlineLvl w:val="9"/>
          </w:pPr>
        </w:pPrChange>
      </w:pPr>
      <w:r w:rsidRPr="00892921">
        <w:rPr>
          <w:b w:val="0"/>
          <w:bCs w:val="0"/>
          <w:color w:val="000000" w:themeColor="text1"/>
          <w:sz w:val="24"/>
          <w:szCs w:val="24"/>
        </w:rPr>
        <w:t>Hệ thống thực hiện Masking (3 số cuối) các thông tin CIF, Legal ID, SĐT  để đảm bảo tính bảo mật với các thông tin nhạy cảm của KH trong trang Danh sách Khách hàng</w:t>
      </w:r>
      <w:r>
        <w:rPr>
          <w:b w:val="0"/>
          <w:bCs w:val="0"/>
          <w:color w:val="000000" w:themeColor="text1"/>
          <w:sz w:val="24"/>
          <w:szCs w:val="24"/>
        </w:rPr>
        <w:t>.</w:t>
      </w:r>
    </w:p>
    <w:p w14:paraId="20751D5C" w14:textId="34FF6D85" w:rsidR="001279F6" w:rsidDel="00964300" w:rsidRDefault="00890E54">
      <w:pPr>
        <w:pStyle w:val="Heading31"/>
        <w:keepNext w:val="0"/>
        <w:widowControl w:val="0"/>
        <w:numPr>
          <w:ilvl w:val="0"/>
          <w:numId w:val="0"/>
        </w:numPr>
        <w:outlineLvl w:val="9"/>
        <w:rPr>
          <w:del w:id="32158" w:author="Phuong Truong Thi" w:date="2024-12-06T20:03:00Z"/>
          <w:b w:val="0"/>
          <w:bCs w:val="0"/>
          <w:color w:val="000000" w:themeColor="text1"/>
          <w:sz w:val="24"/>
          <w:szCs w:val="24"/>
        </w:rPr>
        <w:pPrChange w:id="32159" w:author="Phuong Truong Thi" w:date="2024-11-25T19:12:00Z">
          <w:pPr>
            <w:pStyle w:val="Heading31"/>
            <w:numPr>
              <w:ilvl w:val="0"/>
              <w:numId w:val="0"/>
            </w:numPr>
            <w:ind w:left="0" w:firstLine="0"/>
            <w:outlineLvl w:val="9"/>
          </w:pPr>
        </w:pPrChange>
      </w:pPr>
      <w:ins w:id="32160" w:author="Phuong Truong Thi" w:date="2024-11-20T13:00:00Z">
        <w:r>
          <w:rPr>
            <w:b w:val="0"/>
            <w:bCs w:val="0"/>
            <w:color w:val="000000" w:themeColor="text1"/>
            <w:sz w:val="24"/>
            <w:szCs w:val="24"/>
          </w:rPr>
          <w:t>Tham chiếu chi tiết</w:t>
        </w:r>
      </w:ins>
      <w:ins w:id="32161" w:author="Phuong Truong Thi" w:date="2024-11-20T13:01:00Z">
        <w:r>
          <w:rPr>
            <w:b w:val="0"/>
            <w:bCs w:val="0"/>
            <w:color w:val="000000" w:themeColor="text1"/>
            <w:sz w:val="24"/>
            <w:szCs w:val="24"/>
          </w:rPr>
          <w:t xml:space="preserve"> tại </w:t>
        </w:r>
      </w:ins>
      <w:ins w:id="32162" w:author="Phuong Truong Thi" w:date="2024-11-20T13:00:00Z">
        <w:r>
          <w:rPr>
            <w:b w:val="0"/>
            <w:bCs w:val="0"/>
            <w:color w:val="000000" w:themeColor="text1"/>
            <w:sz w:val="24"/>
            <w:szCs w:val="24"/>
          </w:rPr>
          <w:t>tài liệu S</w:t>
        </w:r>
        <w:r w:rsidRPr="00890E54">
          <w:rPr>
            <w:b w:val="0"/>
            <w:bCs w:val="0"/>
            <w:color w:val="000000" w:themeColor="text1"/>
            <w:sz w:val="24"/>
            <w:szCs w:val="24"/>
          </w:rPr>
          <w:t>RS Non-funtional</w:t>
        </w:r>
      </w:ins>
      <w:ins w:id="32163" w:author="Phuong Truong Thi" w:date="2024-11-25T10:15:00Z">
        <w:r w:rsidR="0092106D">
          <w:rPr>
            <w:b w:val="0"/>
            <w:bCs w:val="0"/>
            <w:color w:val="000000" w:themeColor="text1"/>
            <w:sz w:val="24"/>
            <w:szCs w:val="24"/>
          </w:rPr>
          <w:t>.</w:t>
        </w:r>
      </w:ins>
    </w:p>
    <w:p w14:paraId="500F0FAA" w14:textId="77777777" w:rsidR="001279F6" w:rsidDel="005F7949" w:rsidRDefault="001279F6" w:rsidP="005F7949">
      <w:pPr>
        <w:pStyle w:val="Heading31"/>
        <w:keepNext w:val="0"/>
        <w:widowControl w:val="0"/>
        <w:numPr>
          <w:ilvl w:val="0"/>
          <w:numId w:val="0"/>
        </w:numPr>
        <w:outlineLvl w:val="9"/>
        <w:rPr>
          <w:del w:id="32164" w:author="Phuong Truong Thi" w:date="2024-11-20T13:00:00Z"/>
          <w:b w:val="0"/>
          <w:bCs w:val="0"/>
          <w:color w:val="000000" w:themeColor="text1"/>
          <w:sz w:val="24"/>
          <w:szCs w:val="24"/>
        </w:rPr>
      </w:pPr>
    </w:p>
    <w:p w14:paraId="7442C85C" w14:textId="77777777" w:rsidR="005F7949" w:rsidRDefault="005F7949">
      <w:pPr>
        <w:pStyle w:val="Heading31"/>
        <w:keepNext w:val="0"/>
        <w:widowControl w:val="0"/>
        <w:numPr>
          <w:ilvl w:val="0"/>
          <w:numId w:val="0"/>
        </w:numPr>
        <w:outlineLvl w:val="9"/>
        <w:rPr>
          <w:ins w:id="32165" w:author="Phuong Truong Thi" w:date="2024-11-25T19:14:00Z"/>
          <w:b w:val="0"/>
          <w:bCs w:val="0"/>
          <w:color w:val="000000" w:themeColor="text1"/>
          <w:sz w:val="24"/>
          <w:szCs w:val="24"/>
        </w:rPr>
        <w:pPrChange w:id="32166" w:author="Phuong Truong Thi" w:date="2024-12-06T20:03:00Z">
          <w:pPr>
            <w:pStyle w:val="Heading31"/>
            <w:numPr>
              <w:ilvl w:val="0"/>
              <w:numId w:val="0"/>
            </w:numPr>
            <w:ind w:left="0" w:firstLine="0"/>
            <w:outlineLvl w:val="9"/>
          </w:pPr>
        </w:pPrChange>
      </w:pPr>
    </w:p>
    <w:p w14:paraId="4D3C93AB" w14:textId="77777777" w:rsidR="001279F6" w:rsidRPr="00892921" w:rsidRDefault="001279F6">
      <w:pPr>
        <w:pStyle w:val="Heading31"/>
        <w:keepNext w:val="0"/>
        <w:widowControl w:val="0"/>
        <w:numPr>
          <w:ilvl w:val="0"/>
          <w:numId w:val="0"/>
        </w:numPr>
        <w:outlineLvl w:val="9"/>
        <w:rPr>
          <w:b w:val="0"/>
          <w:bCs w:val="0"/>
          <w:color w:val="000000" w:themeColor="text1"/>
          <w:sz w:val="24"/>
          <w:szCs w:val="24"/>
        </w:rPr>
        <w:pPrChange w:id="32167" w:author="Phuong Truong Thi" w:date="2024-11-25T19:12:00Z">
          <w:pPr>
            <w:pStyle w:val="Heading31"/>
            <w:numPr>
              <w:ilvl w:val="0"/>
              <w:numId w:val="0"/>
            </w:numPr>
            <w:ind w:left="0" w:firstLine="0"/>
            <w:outlineLvl w:val="9"/>
          </w:pPr>
        </w:pPrChange>
      </w:pPr>
    </w:p>
    <w:p w14:paraId="673D5FBE" w14:textId="1178646F" w:rsidR="00544595" w:rsidRPr="001E4D50" w:rsidRDefault="00891C4E">
      <w:pPr>
        <w:pStyle w:val="Heading31"/>
        <w:keepNext w:val="0"/>
        <w:widowControl w:val="0"/>
        <w:pPrChange w:id="32168" w:author="Phuong Truong Thi" w:date="2024-11-25T19:12:00Z">
          <w:pPr>
            <w:pStyle w:val="Heading23"/>
            <w:numPr>
              <w:numId w:val="66"/>
            </w:numPr>
            <w:pBdr>
              <w:top w:val="none" w:sz="0" w:space="0" w:color="auto"/>
              <w:left w:val="none" w:sz="0" w:space="0" w:color="auto"/>
              <w:bottom w:val="none" w:sz="0" w:space="0" w:color="auto"/>
              <w:right w:val="none" w:sz="0" w:space="0" w:color="auto"/>
            </w:pBdr>
            <w:tabs>
              <w:tab w:val="clear" w:pos="1430"/>
            </w:tabs>
            <w:ind w:left="600" w:hanging="600"/>
            <w:outlineLvl w:val="2"/>
          </w:pPr>
        </w:pPrChange>
      </w:pPr>
      <w:bookmarkStart w:id="32169" w:name="_Toc184813985"/>
      <w:r w:rsidRPr="001E4D50">
        <w:rPr>
          <w:sz w:val="24"/>
          <w:szCs w:val="24"/>
        </w:rPr>
        <w:t>Notification</w:t>
      </w:r>
      <w:bookmarkEnd w:id="30913"/>
      <w:bookmarkEnd w:id="32169"/>
    </w:p>
    <w:p w14:paraId="7E262B77" w14:textId="4ABD9D03" w:rsidR="00EB48B8" w:rsidRPr="00A35118" w:rsidRDefault="00EB48B8">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auto"/>
        <w:outlineLvl w:val="9"/>
        <w:pPrChange w:id="32170" w:author="Phuong Truong Thi" w:date="2024-12-06T19:34:00Z">
          <w:pPr>
            <w:pStyle w:val="Heading23"/>
            <w:numPr>
              <w:ilvl w:val="0"/>
              <w:numId w:val="69"/>
            </w:numPr>
            <w:pBdr>
              <w:top w:val="none" w:sz="0" w:space="0" w:color="auto"/>
              <w:left w:val="none" w:sz="0" w:space="0" w:color="auto"/>
              <w:bottom w:val="none" w:sz="0" w:space="0" w:color="auto"/>
              <w:right w:val="none" w:sz="0" w:space="0" w:color="auto"/>
            </w:pBdr>
            <w:shd w:val="clear" w:color="auto" w:fill="auto"/>
            <w:tabs>
              <w:tab w:val="clear" w:pos="1430"/>
            </w:tabs>
            <w:ind w:left="360" w:hanging="360"/>
            <w:outlineLvl w:val="9"/>
          </w:pPr>
        </w:pPrChange>
      </w:pPr>
      <w:r w:rsidRPr="00A35118">
        <w:rPr>
          <w:i/>
          <w:iCs/>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7362"/>
      </w:tblGrid>
      <w:tr w:rsidR="00EB48B8" w:rsidRPr="00075487" w14:paraId="12ABD82E" w14:textId="77777777" w:rsidTr="00595B21">
        <w:trPr>
          <w:trHeight w:val="792"/>
        </w:trPr>
        <w:tc>
          <w:tcPr>
            <w:tcW w:w="1795" w:type="dxa"/>
            <w:shd w:val="clear" w:color="auto" w:fill="auto"/>
          </w:tcPr>
          <w:p w14:paraId="1E0D9957" w14:textId="77777777" w:rsidR="00EB48B8" w:rsidRPr="00595B21" w:rsidRDefault="00EB48B8">
            <w:pPr>
              <w:pStyle w:val="Bd-1BodyText1"/>
              <w:keepNext w:val="0"/>
              <w:spacing w:line="276" w:lineRule="auto"/>
              <w:ind w:left="0"/>
              <w:jc w:val="left"/>
              <w:rPr>
                <w:rFonts w:ascii="Times New Roman" w:hAnsi="Times New Roman"/>
                <w:b/>
                <w:bCs/>
                <w:iCs/>
                <w:sz w:val="24"/>
                <w:szCs w:val="24"/>
              </w:rPr>
              <w:pPrChange w:id="32171" w:author="Phuong Truong Thi" w:date="2024-12-06T19:34:00Z">
                <w:pPr>
                  <w:pStyle w:val="Bd-1BodyText1"/>
                  <w:keepLines/>
                  <w:spacing w:line="276" w:lineRule="auto"/>
                  <w:ind w:left="0"/>
                  <w:jc w:val="left"/>
                </w:pPr>
              </w:pPrChange>
            </w:pPr>
            <w:r w:rsidRPr="00595B21">
              <w:rPr>
                <w:rFonts w:ascii="Times New Roman" w:hAnsi="Times New Roman"/>
                <w:b/>
                <w:iCs/>
                <w:sz w:val="24"/>
                <w:szCs w:val="24"/>
              </w:rPr>
              <w:t>Mô tả</w:t>
            </w:r>
          </w:p>
        </w:tc>
        <w:tc>
          <w:tcPr>
            <w:tcW w:w="7362" w:type="dxa"/>
            <w:shd w:val="clear" w:color="auto" w:fill="auto"/>
          </w:tcPr>
          <w:p w14:paraId="0AC069E9" w14:textId="091E5208" w:rsidR="00EB48B8" w:rsidRPr="005D0EFC" w:rsidRDefault="005D0EFC">
            <w:pPr>
              <w:pStyle w:val="Heading31"/>
              <w:keepNext w:val="0"/>
              <w:widowControl w:val="0"/>
              <w:numPr>
                <w:ilvl w:val="0"/>
                <w:numId w:val="0"/>
              </w:numPr>
              <w:rPr>
                <w:b w:val="0"/>
                <w:bCs w:val="0"/>
                <w:color w:val="000000" w:themeColor="text1"/>
                <w:sz w:val="24"/>
                <w:szCs w:val="24"/>
              </w:rPr>
              <w:pPrChange w:id="32172" w:author="Phuong Truong Thi" w:date="2024-12-06T19:34:00Z">
                <w:pPr>
                  <w:pStyle w:val="Heading31"/>
                  <w:numPr>
                    <w:ilvl w:val="0"/>
                    <w:numId w:val="0"/>
                  </w:numPr>
                  <w:ind w:left="0" w:firstLine="0"/>
                </w:pPr>
              </w:pPrChange>
            </w:pPr>
            <w:bookmarkStart w:id="32173" w:name="_Toc184813986"/>
            <w:r>
              <w:rPr>
                <w:b w:val="0"/>
                <w:bCs w:val="0"/>
                <w:sz w:val="24"/>
                <w:szCs w:val="24"/>
              </w:rPr>
              <w:t xml:space="preserve">Hỗ trợ NSD </w:t>
            </w:r>
            <w:r w:rsidR="00595B21">
              <w:rPr>
                <w:b w:val="0"/>
                <w:bCs w:val="0"/>
                <w:sz w:val="24"/>
                <w:szCs w:val="24"/>
              </w:rPr>
              <w:t xml:space="preserve">là CBBH </w:t>
            </w:r>
            <w:r>
              <w:rPr>
                <w:b w:val="0"/>
                <w:bCs w:val="0"/>
                <w:sz w:val="24"/>
                <w:szCs w:val="24"/>
              </w:rPr>
              <w:t xml:space="preserve">nhìn thấy thông báo </w:t>
            </w:r>
            <w:r w:rsidR="00595B21">
              <w:rPr>
                <w:b w:val="0"/>
                <w:bCs w:val="0"/>
                <w:sz w:val="24"/>
                <w:szCs w:val="24"/>
              </w:rPr>
              <w:t xml:space="preserve">trên Web </w:t>
            </w:r>
            <w:r w:rsidR="009B7005">
              <w:rPr>
                <w:b w:val="0"/>
                <w:bCs w:val="0"/>
                <w:sz w:val="24"/>
                <w:szCs w:val="24"/>
              </w:rPr>
              <w:t>và</w:t>
            </w:r>
            <w:r w:rsidR="00595B21">
              <w:rPr>
                <w:b w:val="0"/>
                <w:bCs w:val="0"/>
                <w:sz w:val="24"/>
                <w:szCs w:val="24"/>
              </w:rPr>
              <w:t xml:space="preserve"> Mobile app </w:t>
            </w:r>
            <w:r w:rsidR="00BD2A44">
              <w:rPr>
                <w:b w:val="0"/>
                <w:bCs w:val="0"/>
                <w:sz w:val="24"/>
                <w:szCs w:val="24"/>
              </w:rPr>
              <w:t xml:space="preserve">danh sách các trường </w:t>
            </w:r>
            <w:r w:rsidR="00EB48B8" w:rsidRPr="005D0EFC">
              <w:rPr>
                <w:b w:val="0"/>
                <w:bCs w:val="0"/>
                <w:sz w:val="24"/>
                <w:szCs w:val="24"/>
              </w:rPr>
              <w:t>hợp</w:t>
            </w:r>
            <w:r w:rsidR="00EB48B8" w:rsidRPr="005D0EFC">
              <w:rPr>
                <w:sz w:val="24"/>
                <w:szCs w:val="24"/>
              </w:rPr>
              <w:t xml:space="preserve"> </w:t>
            </w:r>
            <w:r w:rsidRPr="005D0EFC">
              <w:rPr>
                <w:b w:val="0"/>
                <w:bCs w:val="0"/>
                <w:color w:val="000000" w:themeColor="text1"/>
                <w:sz w:val="24"/>
                <w:szCs w:val="24"/>
              </w:rPr>
              <w:t>KH vừa được nâng hạng lên AF</w:t>
            </w:r>
            <w:r>
              <w:rPr>
                <w:b w:val="0"/>
                <w:bCs w:val="0"/>
                <w:color w:val="000000" w:themeColor="text1"/>
                <w:sz w:val="24"/>
                <w:szCs w:val="24"/>
              </w:rPr>
              <w:t>/MAF</w:t>
            </w:r>
            <w:r w:rsidRPr="005D0EFC">
              <w:rPr>
                <w:b w:val="0"/>
                <w:bCs w:val="0"/>
                <w:color w:val="000000" w:themeColor="text1"/>
                <w:sz w:val="24"/>
                <w:szCs w:val="24"/>
              </w:rPr>
              <w:t xml:space="preserve">, KH mới được CBQL gắn DAO quản lý </w:t>
            </w:r>
            <w:r w:rsidR="00595B21">
              <w:rPr>
                <w:b w:val="0"/>
                <w:bCs w:val="0"/>
                <w:color w:val="000000" w:themeColor="text1"/>
                <w:sz w:val="24"/>
                <w:szCs w:val="24"/>
              </w:rPr>
              <w:t>cho</w:t>
            </w:r>
            <w:r w:rsidRPr="005D0EFC">
              <w:rPr>
                <w:b w:val="0"/>
                <w:bCs w:val="0"/>
                <w:color w:val="000000" w:themeColor="text1"/>
                <w:sz w:val="24"/>
                <w:szCs w:val="24"/>
              </w:rPr>
              <w:t xml:space="preserve"> CBBH đó</w:t>
            </w:r>
            <w:bookmarkEnd w:id="32173"/>
            <w:r w:rsidR="00BD2A44">
              <w:rPr>
                <w:b w:val="0"/>
                <w:bCs w:val="0"/>
                <w:color w:val="000000" w:themeColor="text1"/>
                <w:sz w:val="24"/>
                <w:szCs w:val="24"/>
              </w:rPr>
              <w:t xml:space="preserve"> </w:t>
            </w:r>
          </w:p>
        </w:tc>
      </w:tr>
      <w:tr w:rsidR="00EB48B8" w:rsidRPr="00075487" w14:paraId="1BFC7AB2" w14:textId="77777777" w:rsidTr="00595B21">
        <w:trPr>
          <w:trHeight w:val="765"/>
        </w:trPr>
        <w:tc>
          <w:tcPr>
            <w:tcW w:w="1795" w:type="dxa"/>
            <w:shd w:val="clear" w:color="auto" w:fill="auto"/>
          </w:tcPr>
          <w:p w14:paraId="65910997" w14:textId="63D9AE64" w:rsidR="00EB48B8" w:rsidRPr="00595B21" w:rsidRDefault="00595B21">
            <w:pPr>
              <w:pStyle w:val="Bd-1BodyText1"/>
              <w:keepNext w:val="0"/>
              <w:spacing w:line="276" w:lineRule="auto"/>
              <w:ind w:left="0"/>
              <w:jc w:val="left"/>
              <w:rPr>
                <w:rFonts w:ascii="Times New Roman" w:hAnsi="Times New Roman"/>
                <w:b/>
                <w:bCs/>
                <w:iCs/>
                <w:sz w:val="24"/>
                <w:szCs w:val="24"/>
              </w:rPr>
              <w:pPrChange w:id="32174" w:author="Phuong Truong Thi" w:date="2024-12-06T19:34:00Z">
                <w:pPr>
                  <w:pStyle w:val="Bd-1BodyText1"/>
                  <w:keepLines/>
                  <w:spacing w:line="276" w:lineRule="auto"/>
                  <w:ind w:left="0"/>
                  <w:jc w:val="left"/>
                </w:pPr>
              </w:pPrChange>
            </w:pPr>
            <w:r>
              <w:rPr>
                <w:rFonts w:ascii="Times New Roman" w:hAnsi="Times New Roman"/>
                <w:b/>
                <w:iCs/>
                <w:sz w:val="24"/>
                <w:szCs w:val="24"/>
              </w:rPr>
              <w:t>Các bước xử lý</w:t>
            </w:r>
          </w:p>
        </w:tc>
        <w:tc>
          <w:tcPr>
            <w:tcW w:w="7362" w:type="dxa"/>
            <w:shd w:val="clear" w:color="auto" w:fill="auto"/>
          </w:tcPr>
          <w:p w14:paraId="4E855B52" w14:textId="0C7D6A85" w:rsidR="00EB48B8" w:rsidRDefault="00595B21">
            <w:pPr>
              <w:pStyle w:val="Normal10"/>
              <w:widowControl w:val="0"/>
              <w:rPr>
                <w:szCs w:val="24"/>
              </w:rPr>
              <w:pPrChange w:id="32175" w:author="Phuong Truong Thi" w:date="2024-12-06T19:34:00Z">
                <w:pPr>
                  <w:pStyle w:val="Normal10"/>
                  <w:keepNext/>
                  <w:keepLines/>
                </w:pPr>
              </w:pPrChange>
            </w:pPr>
            <w:r>
              <w:rPr>
                <w:szCs w:val="24"/>
              </w:rPr>
              <w:t>1.User</w:t>
            </w:r>
            <w:r w:rsidR="005D0EFC">
              <w:rPr>
                <w:szCs w:val="24"/>
              </w:rPr>
              <w:t xml:space="preserve"> đăng nhập vào hệ thống</w:t>
            </w:r>
          </w:p>
          <w:p w14:paraId="49494C2F" w14:textId="49DC91F6" w:rsidR="005D0EFC" w:rsidRPr="00075487" w:rsidRDefault="00595B21">
            <w:pPr>
              <w:pStyle w:val="Normal10"/>
              <w:widowControl w:val="0"/>
              <w:rPr>
                <w:szCs w:val="24"/>
              </w:rPr>
              <w:pPrChange w:id="32176" w:author="Phuong Truong Thi" w:date="2024-12-06T19:34:00Z">
                <w:pPr>
                  <w:pStyle w:val="Normal10"/>
                  <w:keepNext/>
                  <w:keepLines/>
                </w:pPr>
              </w:pPrChange>
            </w:pPr>
            <w:r>
              <w:rPr>
                <w:szCs w:val="24"/>
              </w:rPr>
              <w:t>2.</w:t>
            </w:r>
            <w:r w:rsidR="005D0EFC">
              <w:rPr>
                <w:szCs w:val="24"/>
              </w:rPr>
              <w:t>Được phân quyền nhìn thấy thông báo</w:t>
            </w:r>
          </w:p>
        </w:tc>
      </w:tr>
      <w:tr w:rsidR="00EB48B8" w:rsidRPr="00075487" w14:paraId="4DF28F57" w14:textId="77777777" w:rsidTr="00595B21">
        <w:trPr>
          <w:trHeight w:val="765"/>
        </w:trPr>
        <w:tc>
          <w:tcPr>
            <w:tcW w:w="1795" w:type="dxa"/>
            <w:shd w:val="clear" w:color="auto" w:fill="auto"/>
          </w:tcPr>
          <w:p w14:paraId="3FFBCD6A" w14:textId="68E071DF" w:rsidR="00EB48B8" w:rsidRPr="00595B21" w:rsidRDefault="00595B21">
            <w:pPr>
              <w:pStyle w:val="Bd-1BodyText1"/>
              <w:keepNext w:val="0"/>
              <w:spacing w:line="276" w:lineRule="auto"/>
              <w:ind w:left="0"/>
              <w:jc w:val="left"/>
              <w:rPr>
                <w:rFonts w:ascii="Times New Roman" w:hAnsi="Times New Roman"/>
                <w:b/>
                <w:iCs/>
                <w:sz w:val="24"/>
                <w:szCs w:val="24"/>
              </w:rPr>
              <w:pPrChange w:id="32177" w:author="Phuong Truong Thi" w:date="2024-12-06T19:34:00Z">
                <w:pPr>
                  <w:pStyle w:val="Bd-1BodyText1"/>
                  <w:keepLines/>
                  <w:spacing w:line="276" w:lineRule="auto"/>
                  <w:ind w:left="0"/>
                  <w:jc w:val="left"/>
                </w:pPr>
              </w:pPrChange>
            </w:pPr>
            <w:r>
              <w:rPr>
                <w:rFonts w:ascii="Times New Roman" w:hAnsi="Times New Roman"/>
                <w:b/>
                <w:iCs/>
                <w:sz w:val="24"/>
                <w:szCs w:val="24"/>
              </w:rPr>
              <w:t>Kết quả</w:t>
            </w:r>
            <w:r w:rsidR="00EB48B8" w:rsidRPr="00595B21">
              <w:rPr>
                <w:rFonts w:ascii="Times New Roman" w:hAnsi="Times New Roman"/>
                <w:b/>
                <w:iCs/>
                <w:sz w:val="24"/>
                <w:szCs w:val="24"/>
              </w:rPr>
              <w:t xml:space="preserve"> đầu ra</w:t>
            </w:r>
          </w:p>
        </w:tc>
        <w:tc>
          <w:tcPr>
            <w:tcW w:w="7362" w:type="dxa"/>
            <w:shd w:val="clear" w:color="auto" w:fill="auto"/>
          </w:tcPr>
          <w:p w14:paraId="3A0431AD" w14:textId="728E5DC7" w:rsidR="009852B7" w:rsidRPr="00075487" w:rsidRDefault="005D0EFC">
            <w:pPr>
              <w:pStyle w:val="Normal10"/>
              <w:widowControl w:val="0"/>
              <w:rPr>
                <w:szCs w:val="24"/>
              </w:rPr>
              <w:pPrChange w:id="32178" w:author="Phuong Truong Thi" w:date="2024-12-06T19:34:00Z">
                <w:pPr>
                  <w:pStyle w:val="Normal10"/>
                  <w:keepNext/>
                  <w:keepLines/>
                </w:pPr>
              </w:pPrChange>
            </w:pPr>
            <w:r>
              <w:rPr>
                <w:szCs w:val="24"/>
              </w:rPr>
              <w:t xml:space="preserve">Hệ thống hiển thị thông báo các KH </w:t>
            </w:r>
            <w:r w:rsidRPr="005D0EFC">
              <w:rPr>
                <w:color w:val="000000" w:themeColor="text1"/>
                <w:szCs w:val="24"/>
              </w:rPr>
              <w:t>vừa được nâng hạng lên AF</w:t>
            </w:r>
            <w:r>
              <w:rPr>
                <w:b/>
                <w:bCs/>
                <w:color w:val="000000" w:themeColor="text1"/>
                <w:szCs w:val="24"/>
              </w:rPr>
              <w:t>/</w:t>
            </w:r>
            <w:r w:rsidRPr="00A20C88">
              <w:rPr>
                <w:color w:val="000000" w:themeColor="text1"/>
                <w:szCs w:val="24"/>
              </w:rPr>
              <w:t>MAF</w:t>
            </w:r>
            <w:r w:rsidRPr="005D0EFC">
              <w:rPr>
                <w:b/>
                <w:bCs/>
                <w:color w:val="000000" w:themeColor="text1"/>
                <w:szCs w:val="24"/>
              </w:rPr>
              <w:t xml:space="preserve">, </w:t>
            </w:r>
            <w:r w:rsidRPr="005D0EFC">
              <w:rPr>
                <w:color w:val="000000" w:themeColor="text1"/>
                <w:szCs w:val="24"/>
              </w:rPr>
              <w:t>KH mới được CBQL gắn DAO quản lý của CBBH đó</w:t>
            </w:r>
            <w:r w:rsidR="00BD2A44">
              <w:rPr>
                <w:color w:val="000000" w:themeColor="text1"/>
                <w:szCs w:val="24"/>
              </w:rPr>
              <w:t xml:space="preserve">. Chi tiết tại Hệ </w:t>
            </w:r>
            <w:r w:rsidR="00A20C88">
              <w:rPr>
                <w:color w:val="000000" w:themeColor="text1"/>
                <w:szCs w:val="24"/>
              </w:rPr>
              <w:t>thống</w:t>
            </w:r>
            <w:r w:rsidR="00BD2A44">
              <w:rPr>
                <w:color w:val="000000" w:themeColor="text1"/>
                <w:szCs w:val="24"/>
              </w:rPr>
              <w:t xml:space="preserve"> hiển thị thông báo chi tiết</w:t>
            </w:r>
          </w:p>
        </w:tc>
      </w:tr>
    </w:tbl>
    <w:p w14:paraId="2FB138AC" w14:textId="77777777" w:rsidR="00187F2B" w:rsidDel="005F7949" w:rsidRDefault="00187F2B">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del w:id="32179" w:author="Phuong Truong Thi" w:date="2024-11-25T19:13:00Z"/>
          <w:b w:val="0"/>
          <w:bCs w:val="0"/>
          <w:i/>
          <w:iCs/>
        </w:rPr>
        <w:pPrChange w:id="32180" w:author="Phuong Truong Thi" w:date="2024-12-06T20:03: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52354B83" w14:textId="77777777" w:rsidR="001279F6" w:rsidDel="005F7949" w:rsidRDefault="001279F6">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del w:id="32181" w:author="Phuong Truong Thi" w:date="2024-11-25T19:13:00Z"/>
          <w:b w:val="0"/>
          <w:bCs w:val="0"/>
          <w:i/>
          <w:iCs/>
        </w:rPr>
        <w:pPrChange w:id="32182" w:author="Phuong Truong Thi" w:date="2024-12-06T20:03: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18B33FA2" w14:textId="77777777" w:rsidR="001279F6" w:rsidDel="005F7949" w:rsidRDefault="001279F6">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del w:id="32183" w:author="Phuong Truong Thi" w:date="2024-11-25T19:13:00Z"/>
          <w:b w:val="0"/>
          <w:bCs w:val="0"/>
          <w:i/>
          <w:iCs/>
        </w:rPr>
        <w:pPrChange w:id="32184" w:author="Phuong Truong Thi" w:date="2024-12-06T20:03: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303CCD2E" w14:textId="20D96823" w:rsidR="001279F6" w:rsidDel="005F7949" w:rsidRDefault="001279F6">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del w:id="32185" w:author="Phuong Truong Thi" w:date="2024-11-25T19:13:00Z"/>
          <w:b w:val="0"/>
          <w:bCs w:val="0"/>
          <w:i/>
          <w:iCs/>
        </w:rPr>
        <w:pPrChange w:id="32186" w:author="Phuong Truong Thi" w:date="2024-12-06T20:03: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13A0E488" w14:textId="50E57C4D" w:rsidR="001279F6" w:rsidDel="005F7949" w:rsidRDefault="001279F6">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del w:id="32187" w:author="Phuong Truong Thi" w:date="2024-11-25T19:13:00Z"/>
          <w:b w:val="0"/>
          <w:bCs w:val="0"/>
          <w:i/>
          <w:iCs/>
        </w:rPr>
        <w:pPrChange w:id="32188" w:author="Phuong Truong Thi" w:date="2024-12-06T20:03:00Z">
          <w:pPr>
            <w:pStyle w:val="Heading23"/>
            <w:numPr>
              <w:ilvl w:val="0"/>
              <w:numId w:val="0"/>
            </w:numPr>
            <w:pBdr>
              <w:top w:val="none" w:sz="0" w:space="0" w:color="auto"/>
              <w:left w:val="none" w:sz="0" w:space="0" w:color="auto"/>
              <w:bottom w:val="none" w:sz="0" w:space="0" w:color="auto"/>
              <w:right w:val="none" w:sz="0" w:space="0" w:color="auto"/>
            </w:pBdr>
            <w:shd w:val="clear" w:color="auto" w:fill="auto"/>
            <w:tabs>
              <w:tab w:val="clear" w:pos="1430"/>
            </w:tabs>
            <w:ind w:left="0" w:firstLine="0"/>
            <w:outlineLvl w:val="9"/>
          </w:pPr>
        </w:pPrChange>
      </w:pPr>
    </w:p>
    <w:p w14:paraId="279BC627" w14:textId="20F3222B" w:rsidR="00EB48B8" w:rsidRDefault="00097EB6">
      <w:pPr>
        <w:pStyle w:val="Heading23"/>
        <w:keepNext w:val="0"/>
        <w:numPr>
          <w:ilvl w:val="0"/>
          <w:numId w:val="0"/>
        </w:numPr>
        <w:pBdr>
          <w:top w:val="none" w:sz="0" w:space="0" w:color="auto"/>
          <w:left w:val="none" w:sz="0" w:space="0" w:color="auto"/>
          <w:bottom w:val="none" w:sz="0" w:space="0" w:color="auto"/>
          <w:right w:val="none" w:sz="0" w:space="0" w:color="auto"/>
        </w:pBdr>
        <w:shd w:val="clear" w:color="auto" w:fill="auto"/>
        <w:ind w:left="1142" w:hanging="432"/>
        <w:outlineLvl w:val="9"/>
        <w:rPr>
          <w:ins w:id="32189" w:author="Phuong Truong Thi" w:date="2024-11-28T01:07:00Z"/>
          <w:i/>
          <w:iCs/>
        </w:rPr>
        <w:pPrChange w:id="32190" w:author="Phuong Truong Thi" w:date="2024-12-06T20:03:00Z">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auto"/>
            <w:tabs>
              <w:tab w:val="clear" w:pos="1430"/>
            </w:tabs>
            <w:ind w:left="360" w:hanging="360"/>
            <w:outlineLvl w:val="9"/>
          </w:pPr>
        </w:pPrChange>
      </w:pPr>
      <w:del w:id="32191" w:author="Phuong Truong Thi" w:date="2024-11-28T01:08:00Z">
        <w:r w:rsidRPr="00A35118" w:rsidDel="00764227">
          <w:rPr>
            <w:i/>
            <w:iCs/>
          </w:rPr>
          <w:delText>Hệ thống hiển thị thông báo chi tiết</w:delText>
        </w:r>
      </w:del>
    </w:p>
    <w:p w14:paraId="7E319280" w14:textId="3ED20D06" w:rsidR="00EB65CD" w:rsidRPr="00764227" w:rsidRDefault="00EB65CD">
      <w:pPr>
        <w:pStyle w:val="Heading23"/>
        <w:keepNext w:val="0"/>
        <w:numPr>
          <w:ilvl w:val="0"/>
          <w:numId w:val="69"/>
        </w:numPr>
        <w:pBdr>
          <w:top w:val="none" w:sz="0" w:space="0" w:color="auto"/>
          <w:left w:val="none" w:sz="0" w:space="0" w:color="auto"/>
          <w:bottom w:val="none" w:sz="0" w:space="0" w:color="auto"/>
          <w:right w:val="none" w:sz="0" w:space="0" w:color="auto"/>
        </w:pBdr>
        <w:shd w:val="clear" w:color="auto" w:fill="auto"/>
        <w:outlineLvl w:val="9"/>
        <w:rPr>
          <w:i/>
          <w:iCs/>
        </w:rPr>
        <w:pPrChange w:id="32192" w:author="Phuong Truong Thi" w:date="2024-12-06T19:34:00Z">
          <w:pPr>
            <w:pStyle w:val="Heading23"/>
            <w:numPr>
              <w:ilvl w:val="0"/>
              <w:numId w:val="154"/>
            </w:numPr>
            <w:pBdr>
              <w:top w:val="none" w:sz="0" w:space="0" w:color="auto"/>
              <w:left w:val="none" w:sz="0" w:space="0" w:color="auto"/>
              <w:bottom w:val="none" w:sz="0" w:space="0" w:color="auto"/>
              <w:right w:val="none" w:sz="0" w:space="0" w:color="auto"/>
            </w:pBdr>
            <w:shd w:val="clear" w:color="auto" w:fill="auto"/>
            <w:tabs>
              <w:tab w:val="clear" w:pos="1430"/>
            </w:tabs>
            <w:ind w:left="720" w:hanging="360"/>
            <w:outlineLvl w:val="9"/>
          </w:pPr>
        </w:pPrChange>
      </w:pPr>
      <w:ins w:id="32193" w:author="Phuong Truong Thi" w:date="2024-11-28T01:07:00Z">
        <w:r>
          <w:rPr>
            <w:i/>
            <w:iCs/>
          </w:rPr>
          <w:t>H</w:t>
        </w:r>
        <w:r w:rsidRPr="00EB65CD">
          <w:rPr>
            <w:i/>
            <w:iCs/>
          </w:rPr>
          <w:t xml:space="preserve"> </w:t>
        </w:r>
        <w:r w:rsidRPr="00A35118">
          <w:rPr>
            <w:i/>
            <w:iCs/>
          </w:rPr>
          <w:t>ệ thống hiển thị thông báo chi tiết</w:t>
        </w:r>
      </w:ins>
    </w:p>
    <w:tbl>
      <w:tblPr>
        <w:tblStyle w:val="TableGrid"/>
        <w:tblW w:w="9175" w:type="dxa"/>
        <w:tblLayout w:type="fixed"/>
        <w:tblLook w:val="04A0" w:firstRow="1" w:lastRow="0" w:firstColumn="1" w:lastColumn="0" w:noHBand="0" w:noVBand="1"/>
        <w:tblPrChange w:id="32194" w:author="Phuong Truong Thi" w:date="2024-11-28T01:07:00Z">
          <w:tblPr>
            <w:tblStyle w:val="TableGrid"/>
            <w:tblW w:w="10795" w:type="dxa"/>
            <w:tblLayout w:type="fixed"/>
            <w:tblLook w:val="04A0" w:firstRow="1" w:lastRow="0" w:firstColumn="1" w:lastColumn="0" w:noHBand="0" w:noVBand="1"/>
          </w:tblPr>
        </w:tblPrChange>
      </w:tblPr>
      <w:tblGrid>
        <w:gridCol w:w="805"/>
        <w:gridCol w:w="1620"/>
        <w:gridCol w:w="720"/>
        <w:gridCol w:w="1710"/>
        <w:gridCol w:w="630"/>
        <w:gridCol w:w="1890"/>
        <w:gridCol w:w="1800"/>
        <w:tblGridChange w:id="32195">
          <w:tblGrid>
            <w:gridCol w:w="805"/>
            <w:gridCol w:w="1620"/>
            <w:gridCol w:w="720"/>
            <w:gridCol w:w="1710"/>
            <w:gridCol w:w="630"/>
            <w:gridCol w:w="1890"/>
            <w:gridCol w:w="1800"/>
          </w:tblGrid>
        </w:tblGridChange>
      </w:tblGrid>
      <w:tr w:rsidR="00EB65CD" w:rsidRPr="009852B7" w14:paraId="35E09598" w14:textId="77777777" w:rsidTr="00EB65CD">
        <w:trPr>
          <w:trHeight w:val="588"/>
          <w:trPrChange w:id="32196" w:author="Phuong Truong Thi" w:date="2024-11-28T01:07:00Z">
            <w:trPr>
              <w:trHeight w:val="588"/>
            </w:trPr>
          </w:trPrChange>
        </w:trPr>
        <w:tc>
          <w:tcPr>
            <w:tcW w:w="805" w:type="dxa"/>
            <w:shd w:val="clear" w:color="auto" w:fill="F4B083" w:themeFill="accent2" w:themeFillTint="99"/>
            <w:vAlign w:val="center"/>
            <w:tcPrChange w:id="32197" w:author="Phuong Truong Thi" w:date="2024-11-28T01:07:00Z">
              <w:tcPr>
                <w:tcW w:w="805" w:type="dxa"/>
                <w:shd w:val="clear" w:color="auto" w:fill="F4B083" w:themeFill="accent2" w:themeFillTint="99"/>
                <w:vAlign w:val="center"/>
              </w:tcPr>
            </w:tcPrChange>
          </w:tcPr>
          <w:p w14:paraId="71645D90" w14:textId="67BA66B3" w:rsidR="00EB65CD" w:rsidRPr="009852B7" w:rsidRDefault="00EB65CD">
            <w:pPr>
              <w:pStyle w:val="Heading31"/>
              <w:keepNext w:val="0"/>
              <w:widowControl w:val="0"/>
              <w:numPr>
                <w:ilvl w:val="0"/>
                <w:numId w:val="0"/>
              </w:numPr>
              <w:jc w:val="left"/>
              <w:rPr>
                <w:sz w:val="18"/>
                <w:szCs w:val="18"/>
              </w:rPr>
              <w:pPrChange w:id="32198" w:author="Phuong Truong Thi" w:date="2024-12-06T19:34:00Z">
                <w:pPr>
                  <w:pStyle w:val="Heading31"/>
                  <w:numPr>
                    <w:ilvl w:val="0"/>
                    <w:numId w:val="0"/>
                  </w:numPr>
                  <w:ind w:left="0" w:firstLine="0"/>
                  <w:jc w:val="left"/>
                </w:pPr>
              </w:pPrChange>
            </w:pPr>
            <w:bookmarkStart w:id="32199" w:name="_Toc184813987"/>
            <w:r>
              <w:rPr>
                <w:sz w:val="18"/>
                <w:szCs w:val="18"/>
              </w:rPr>
              <w:t>Người nhận thông báo</w:t>
            </w:r>
            <w:bookmarkEnd w:id="32199"/>
          </w:p>
        </w:tc>
        <w:tc>
          <w:tcPr>
            <w:tcW w:w="1620" w:type="dxa"/>
            <w:shd w:val="clear" w:color="auto" w:fill="F4B083" w:themeFill="accent2" w:themeFillTint="99"/>
            <w:vAlign w:val="center"/>
            <w:tcPrChange w:id="32200" w:author="Phuong Truong Thi" w:date="2024-11-28T01:07:00Z">
              <w:tcPr>
                <w:tcW w:w="1620" w:type="dxa"/>
                <w:shd w:val="clear" w:color="auto" w:fill="F4B083" w:themeFill="accent2" w:themeFillTint="99"/>
                <w:vAlign w:val="center"/>
              </w:tcPr>
            </w:tcPrChange>
          </w:tcPr>
          <w:p w14:paraId="10C1889A" w14:textId="2952686A" w:rsidR="00EB65CD" w:rsidRPr="009852B7" w:rsidRDefault="00EB65CD">
            <w:pPr>
              <w:pStyle w:val="Heading31"/>
              <w:keepNext w:val="0"/>
              <w:widowControl w:val="0"/>
              <w:numPr>
                <w:ilvl w:val="0"/>
                <w:numId w:val="0"/>
              </w:numPr>
              <w:jc w:val="center"/>
              <w:rPr>
                <w:sz w:val="18"/>
                <w:szCs w:val="18"/>
              </w:rPr>
              <w:pPrChange w:id="32201" w:author="Phuong Truong Thi" w:date="2024-12-06T19:34:00Z">
                <w:pPr>
                  <w:pStyle w:val="Heading31"/>
                  <w:numPr>
                    <w:ilvl w:val="0"/>
                    <w:numId w:val="0"/>
                  </w:numPr>
                  <w:ind w:left="0" w:firstLine="0"/>
                  <w:jc w:val="center"/>
                </w:pPr>
              </w:pPrChange>
            </w:pPr>
            <w:bookmarkStart w:id="32202" w:name="_Toc184813988"/>
            <w:r w:rsidRPr="009852B7">
              <w:rPr>
                <w:sz w:val="18"/>
                <w:szCs w:val="18"/>
              </w:rPr>
              <w:t>Điều kiện thông báo</w:t>
            </w:r>
            <w:bookmarkEnd w:id="32202"/>
          </w:p>
        </w:tc>
        <w:tc>
          <w:tcPr>
            <w:tcW w:w="720" w:type="dxa"/>
            <w:shd w:val="clear" w:color="auto" w:fill="F4B083" w:themeFill="accent2" w:themeFillTint="99"/>
            <w:vAlign w:val="center"/>
            <w:tcPrChange w:id="32203" w:author="Phuong Truong Thi" w:date="2024-11-28T01:07:00Z">
              <w:tcPr>
                <w:tcW w:w="720" w:type="dxa"/>
                <w:shd w:val="clear" w:color="auto" w:fill="F4B083" w:themeFill="accent2" w:themeFillTint="99"/>
                <w:vAlign w:val="center"/>
              </w:tcPr>
            </w:tcPrChange>
          </w:tcPr>
          <w:p w14:paraId="6BA24586" w14:textId="12E5340D" w:rsidR="00EB65CD" w:rsidRPr="009852B7" w:rsidRDefault="00EB65CD">
            <w:pPr>
              <w:pStyle w:val="Heading31"/>
              <w:keepNext w:val="0"/>
              <w:widowControl w:val="0"/>
              <w:numPr>
                <w:ilvl w:val="0"/>
                <w:numId w:val="0"/>
              </w:numPr>
              <w:jc w:val="center"/>
              <w:rPr>
                <w:sz w:val="18"/>
                <w:szCs w:val="18"/>
              </w:rPr>
              <w:pPrChange w:id="32204" w:author="Phuong Truong Thi" w:date="2024-12-06T19:34:00Z">
                <w:pPr>
                  <w:pStyle w:val="Heading31"/>
                  <w:numPr>
                    <w:ilvl w:val="0"/>
                    <w:numId w:val="0"/>
                  </w:numPr>
                  <w:ind w:left="0" w:firstLine="0"/>
                  <w:jc w:val="center"/>
                </w:pPr>
              </w:pPrChange>
            </w:pPr>
            <w:bookmarkStart w:id="32205" w:name="_Toc184813989"/>
            <w:r>
              <w:rPr>
                <w:sz w:val="18"/>
                <w:szCs w:val="18"/>
              </w:rPr>
              <w:t>Thời gian</w:t>
            </w:r>
            <w:bookmarkEnd w:id="32205"/>
          </w:p>
        </w:tc>
        <w:tc>
          <w:tcPr>
            <w:tcW w:w="1710" w:type="dxa"/>
            <w:shd w:val="clear" w:color="auto" w:fill="F4B083" w:themeFill="accent2" w:themeFillTint="99"/>
            <w:vAlign w:val="center"/>
            <w:tcPrChange w:id="32206" w:author="Phuong Truong Thi" w:date="2024-11-28T01:07:00Z">
              <w:tcPr>
                <w:tcW w:w="1710" w:type="dxa"/>
                <w:shd w:val="clear" w:color="auto" w:fill="F4B083" w:themeFill="accent2" w:themeFillTint="99"/>
                <w:vAlign w:val="center"/>
              </w:tcPr>
            </w:tcPrChange>
          </w:tcPr>
          <w:p w14:paraId="52529FCF" w14:textId="1F4731A9" w:rsidR="00EB65CD" w:rsidRDefault="00EB65CD">
            <w:pPr>
              <w:pStyle w:val="Heading31"/>
              <w:keepNext w:val="0"/>
              <w:widowControl w:val="0"/>
              <w:numPr>
                <w:ilvl w:val="0"/>
                <w:numId w:val="0"/>
              </w:numPr>
              <w:rPr>
                <w:sz w:val="18"/>
                <w:szCs w:val="18"/>
              </w:rPr>
              <w:pPrChange w:id="32207" w:author="Phuong Truong Thi" w:date="2024-12-06T19:34:00Z">
                <w:pPr>
                  <w:pStyle w:val="Heading31"/>
                  <w:numPr>
                    <w:ilvl w:val="0"/>
                    <w:numId w:val="0"/>
                  </w:numPr>
                  <w:ind w:left="0" w:firstLine="0"/>
                </w:pPr>
              </w:pPrChange>
            </w:pPr>
            <w:bookmarkStart w:id="32208" w:name="_Toc184813990"/>
            <w:r>
              <w:rPr>
                <w:sz w:val="18"/>
                <w:szCs w:val="18"/>
              </w:rPr>
              <w:t>Thời điểm thông báo</w:t>
            </w:r>
            <w:bookmarkEnd w:id="32208"/>
          </w:p>
        </w:tc>
        <w:tc>
          <w:tcPr>
            <w:tcW w:w="630" w:type="dxa"/>
            <w:shd w:val="clear" w:color="auto" w:fill="F4B083" w:themeFill="accent2" w:themeFillTint="99"/>
            <w:vAlign w:val="center"/>
            <w:tcPrChange w:id="32209" w:author="Phuong Truong Thi" w:date="2024-11-28T01:07:00Z">
              <w:tcPr>
                <w:tcW w:w="630" w:type="dxa"/>
                <w:shd w:val="clear" w:color="auto" w:fill="F4B083" w:themeFill="accent2" w:themeFillTint="99"/>
                <w:vAlign w:val="center"/>
              </w:tcPr>
            </w:tcPrChange>
          </w:tcPr>
          <w:p w14:paraId="4B520DC1" w14:textId="74D9605C" w:rsidR="00EB65CD" w:rsidRPr="009852B7" w:rsidRDefault="00EB65CD">
            <w:pPr>
              <w:pStyle w:val="Heading31"/>
              <w:keepNext w:val="0"/>
              <w:widowControl w:val="0"/>
              <w:numPr>
                <w:ilvl w:val="0"/>
                <w:numId w:val="0"/>
              </w:numPr>
              <w:rPr>
                <w:sz w:val="18"/>
                <w:szCs w:val="18"/>
              </w:rPr>
              <w:pPrChange w:id="32210" w:author="Phuong Truong Thi" w:date="2024-12-06T19:34:00Z">
                <w:pPr>
                  <w:pStyle w:val="Heading31"/>
                  <w:numPr>
                    <w:ilvl w:val="0"/>
                    <w:numId w:val="0"/>
                  </w:numPr>
                  <w:ind w:left="0" w:firstLine="0"/>
                </w:pPr>
              </w:pPrChange>
            </w:pPr>
            <w:bookmarkStart w:id="32211" w:name="_Toc184813991"/>
            <w:r>
              <w:rPr>
                <w:sz w:val="18"/>
                <w:szCs w:val="18"/>
              </w:rPr>
              <w:t>Tần suất</w:t>
            </w:r>
            <w:bookmarkEnd w:id="32211"/>
          </w:p>
        </w:tc>
        <w:tc>
          <w:tcPr>
            <w:tcW w:w="1890" w:type="dxa"/>
            <w:shd w:val="clear" w:color="auto" w:fill="F4B083" w:themeFill="accent2" w:themeFillTint="99"/>
            <w:vAlign w:val="center"/>
            <w:tcPrChange w:id="32212" w:author="Phuong Truong Thi" w:date="2024-11-28T01:07:00Z">
              <w:tcPr>
                <w:tcW w:w="1890" w:type="dxa"/>
                <w:shd w:val="clear" w:color="auto" w:fill="F4B083" w:themeFill="accent2" w:themeFillTint="99"/>
                <w:vAlign w:val="center"/>
              </w:tcPr>
            </w:tcPrChange>
          </w:tcPr>
          <w:p w14:paraId="185BD466" w14:textId="464AA150" w:rsidR="00EB65CD" w:rsidRPr="009852B7" w:rsidRDefault="00EB65CD">
            <w:pPr>
              <w:pStyle w:val="Heading31"/>
              <w:keepNext w:val="0"/>
              <w:widowControl w:val="0"/>
              <w:numPr>
                <w:ilvl w:val="0"/>
                <w:numId w:val="0"/>
              </w:numPr>
              <w:rPr>
                <w:sz w:val="18"/>
                <w:szCs w:val="18"/>
              </w:rPr>
              <w:pPrChange w:id="32213" w:author="Phuong Truong Thi" w:date="2024-12-06T19:34:00Z">
                <w:pPr>
                  <w:pStyle w:val="Heading31"/>
                  <w:numPr>
                    <w:ilvl w:val="0"/>
                    <w:numId w:val="0"/>
                  </w:numPr>
                  <w:ind w:left="0" w:firstLine="0"/>
                </w:pPr>
              </w:pPrChange>
            </w:pPr>
            <w:bookmarkStart w:id="32214" w:name="_Toc184813992"/>
            <w:r>
              <w:rPr>
                <w:sz w:val="18"/>
                <w:szCs w:val="18"/>
              </w:rPr>
              <w:t>Nội dung thông báo</w:t>
            </w:r>
            <w:bookmarkEnd w:id="32214"/>
          </w:p>
        </w:tc>
        <w:tc>
          <w:tcPr>
            <w:tcW w:w="1800" w:type="dxa"/>
            <w:shd w:val="clear" w:color="auto" w:fill="F4B083" w:themeFill="accent2" w:themeFillTint="99"/>
            <w:vAlign w:val="center"/>
            <w:tcPrChange w:id="32215" w:author="Phuong Truong Thi" w:date="2024-11-28T01:07:00Z">
              <w:tcPr>
                <w:tcW w:w="1800" w:type="dxa"/>
                <w:shd w:val="clear" w:color="auto" w:fill="F4B083" w:themeFill="accent2" w:themeFillTint="99"/>
                <w:vAlign w:val="center"/>
              </w:tcPr>
            </w:tcPrChange>
          </w:tcPr>
          <w:p w14:paraId="15F0119E" w14:textId="674CB2CD" w:rsidR="00EB65CD" w:rsidRPr="009852B7" w:rsidRDefault="00EB65CD">
            <w:pPr>
              <w:pStyle w:val="Heading31"/>
              <w:keepNext w:val="0"/>
              <w:widowControl w:val="0"/>
              <w:numPr>
                <w:ilvl w:val="0"/>
                <w:numId w:val="0"/>
              </w:numPr>
              <w:jc w:val="center"/>
              <w:rPr>
                <w:sz w:val="18"/>
                <w:szCs w:val="18"/>
              </w:rPr>
              <w:pPrChange w:id="32216" w:author="Phuong Truong Thi" w:date="2024-12-06T19:34:00Z">
                <w:pPr>
                  <w:pStyle w:val="Heading31"/>
                  <w:numPr>
                    <w:ilvl w:val="0"/>
                    <w:numId w:val="0"/>
                  </w:numPr>
                  <w:ind w:left="0" w:firstLine="0"/>
                  <w:jc w:val="center"/>
                </w:pPr>
              </w:pPrChange>
            </w:pPr>
            <w:bookmarkStart w:id="32217" w:name="_Toc184813993"/>
            <w:r>
              <w:rPr>
                <w:sz w:val="18"/>
                <w:szCs w:val="18"/>
              </w:rPr>
              <w:t>Link điều hướng</w:t>
            </w:r>
            <w:bookmarkEnd w:id="32217"/>
          </w:p>
        </w:tc>
      </w:tr>
      <w:tr w:rsidR="00EB65CD" w:rsidRPr="009852B7" w14:paraId="147283DD" w14:textId="77777777" w:rsidTr="00EB65CD">
        <w:tc>
          <w:tcPr>
            <w:tcW w:w="805" w:type="dxa"/>
            <w:tcPrChange w:id="32218" w:author="Phuong Truong Thi" w:date="2024-11-28T01:07:00Z">
              <w:tcPr>
                <w:tcW w:w="805" w:type="dxa"/>
              </w:tcPr>
            </w:tcPrChange>
          </w:tcPr>
          <w:p w14:paraId="1AE7F0AB" w14:textId="12C6B69C" w:rsidR="00EB65CD" w:rsidRPr="00DB4395" w:rsidRDefault="00EB65CD">
            <w:pPr>
              <w:pStyle w:val="Heading31"/>
              <w:keepNext w:val="0"/>
              <w:widowControl w:val="0"/>
              <w:numPr>
                <w:ilvl w:val="0"/>
                <w:numId w:val="0"/>
              </w:numPr>
              <w:rPr>
                <w:b w:val="0"/>
                <w:bCs w:val="0"/>
                <w:color w:val="000000" w:themeColor="text1"/>
                <w:sz w:val="18"/>
                <w:szCs w:val="18"/>
              </w:rPr>
              <w:pPrChange w:id="32219" w:author="Phuong Truong Thi" w:date="2024-12-06T19:34:00Z">
                <w:pPr>
                  <w:pStyle w:val="Heading31"/>
                  <w:numPr>
                    <w:ilvl w:val="0"/>
                    <w:numId w:val="0"/>
                  </w:numPr>
                  <w:ind w:left="0" w:firstLine="0"/>
                </w:pPr>
              </w:pPrChange>
            </w:pPr>
            <w:bookmarkStart w:id="32220" w:name="_Toc184813994"/>
            <w:r>
              <w:rPr>
                <w:b w:val="0"/>
                <w:bCs w:val="0"/>
                <w:color w:val="000000" w:themeColor="text1"/>
                <w:sz w:val="18"/>
                <w:szCs w:val="18"/>
              </w:rPr>
              <w:t>CBBH</w:t>
            </w:r>
            <w:bookmarkEnd w:id="32220"/>
          </w:p>
        </w:tc>
        <w:tc>
          <w:tcPr>
            <w:tcW w:w="1620" w:type="dxa"/>
            <w:tcPrChange w:id="32221" w:author="Phuong Truong Thi" w:date="2024-11-28T01:07:00Z">
              <w:tcPr>
                <w:tcW w:w="1620" w:type="dxa"/>
              </w:tcPr>
            </w:tcPrChange>
          </w:tcPr>
          <w:p w14:paraId="5038D1A3" w14:textId="17B4CA1A" w:rsidR="00EB65CD" w:rsidRPr="00DB4395" w:rsidRDefault="00EB65CD">
            <w:pPr>
              <w:pStyle w:val="Heading31"/>
              <w:keepNext w:val="0"/>
              <w:widowControl w:val="0"/>
              <w:numPr>
                <w:ilvl w:val="0"/>
                <w:numId w:val="0"/>
              </w:numPr>
              <w:rPr>
                <w:b w:val="0"/>
                <w:bCs w:val="0"/>
                <w:color w:val="000000" w:themeColor="text1"/>
                <w:sz w:val="18"/>
                <w:szCs w:val="18"/>
              </w:rPr>
              <w:pPrChange w:id="32222" w:author="Phuong Truong Thi" w:date="2024-12-06T19:34:00Z">
                <w:pPr>
                  <w:pStyle w:val="Heading31"/>
                  <w:numPr>
                    <w:ilvl w:val="0"/>
                    <w:numId w:val="0"/>
                  </w:numPr>
                  <w:ind w:left="0" w:firstLine="0"/>
                </w:pPr>
              </w:pPrChange>
            </w:pPr>
            <w:bookmarkStart w:id="32223" w:name="_Toc184813995"/>
            <w:r w:rsidRPr="00DB4395">
              <w:rPr>
                <w:b w:val="0"/>
                <w:bCs w:val="0"/>
                <w:color w:val="000000" w:themeColor="text1"/>
                <w:sz w:val="18"/>
                <w:szCs w:val="18"/>
              </w:rPr>
              <w:t>KH vừa được nâng hạng lên AF, MAF</w:t>
            </w:r>
            <w:bookmarkEnd w:id="32223"/>
          </w:p>
          <w:p w14:paraId="03D7AEBB" w14:textId="42439A41" w:rsidR="00EB65CD" w:rsidRPr="00DB4395" w:rsidRDefault="00EB65CD">
            <w:pPr>
              <w:pStyle w:val="Heading31"/>
              <w:keepNext w:val="0"/>
              <w:widowControl w:val="0"/>
              <w:numPr>
                <w:ilvl w:val="0"/>
                <w:numId w:val="0"/>
              </w:numPr>
              <w:rPr>
                <w:b w:val="0"/>
                <w:bCs w:val="0"/>
                <w:color w:val="000000" w:themeColor="text1"/>
                <w:sz w:val="18"/>
                <w:szCs w:val="18"/>
              </w:rPr>
              <w:pPrChange w:id="32224" w:author="Phuong Truong Thi" w:date="2024-12-06T19:34:00Z">
                <w:pPr>
                  <w:pStyle w:val="Heading31"/>
                  <w:numPr>
                    <w:ilvl w:val="0"/>
                    <w:numId w:val="0"/>
                  </w:numPr>
                  <w:ind w:left="0" w:firstLine="0"/>
                </w:pPr>
              </w:pPrChange>
            </w:pPr>
            <w:bookmarkStart w:id="32225" w:name="_Toc184813996"/>
            <w:r w:rsidRPr="00DB4395">
              <w:rPr>
                <w:b w:val="0"/>
                <w:bCs w:val="0"/>
                <w:color w:val="000000" w:themeColor="text1"/>
                <w:sz w:val="18"/>
                <w:szCs w:val="18"/>
              </w:rPr>
              <w:t>KH mới được g</w:t>
            </w:r>
            <w:ins w:id="32226" w:author="Phuong Truong Thi" w:date="2024-12-02T16:04:00Z">
              <w:r w:rsidR="00D8087E">
                <w:rPr>
                  <w:b w:val="0"/>
                  <w:bCs w:val="0"/>
                  <w:color w:val="000000" w:themeColor="text1"/>
                  <w:sz w:val="18"/>
                  <w:szCs w:val="18"/>
                </w:rPr>
                <w:t>ắ</w:t>
              </w:r>
            </w:ins>
            <w:del w:id="32227" w:author="Phuong Truong Thi" w:date="2024-12-02T16:04:00Z">
              <w:r w:rsidRPr="00DB4395" w:rsidDel="00D8087E">
                <w:rPr>
                  <w:b w:val="0"/>
                  <w:bCs w:val="0"/>
                  <w:color w:val="000000" w:themeColor="text1"/>
                  <w:sz w:val="18"/>
                  <w:szCs w:val="18"/>
                </w:rPr>
                <w:delText>ă</w:delText>
              </w:r>
            </w:del>
            <w:r w:rsidRPr="00DB4395">
              <w:rPr>
                <w:b w:val="0"/>
                <w:bCs w:val="0"/>
                <w:color w:val="000000" w:themeColor="text1"/>
                <w:sz w:val="18"/>
                <w:szCs w:val="18"/>
              </w:rPr>
              <w:t>n DAO quản lý của CBBH đó</w:t>
            </w:r>
            <w:bookmarkEnd w:id="32225"/>
          </w:p>
        </w:tc>
        <w:tc>
          <w:tcPr>
            <w:tcW w:w="720" w:type="dxa"/>
            <w:tcPrChange w:id="32228" w:author="Phuong Truong Thi" w:date="2024-11-28T01:07:00Z">
              <w:tcPr>
                <w:tcW w:w="720" w:type="dxa"/>
              </w:tcPr>
            </w:tcPrChange>
          </w:tcPr>
          <w:p w14:paraId="0456EC7E" w14:textId="5DAD4838" w:rsidR="00EB65CD" w:rsidRPr="00DB4395" w:rsidRDefault="00EB65CD">
            <w:pPr>
              <w:pStyle w:val="Heading31"/>
              <w:keepNext w:val="0"/>
              <w:widowControl w:val="0"/>
              <w:numPr>
                <w:ilvl w:val="0"/>
                <w:numId w:val="0"/>
              </w:numPr>
              <w:rPr>
                <w:b w:val="0"/>
                <w:bCs w:val="0"/>
                <w:color w:val="000000" w:themeColor="text1"/>
                <w:sz w:val="18"/>
                <w:szCs w:val="18"/>
              </w:rPr>
              <w:pPrChange w:id="32229" w:author="Phuong Truong Thi" w:date="2024-12-06T19:34:00Z">
                <w:pPr>
                  <w:pStyle w:val="Heading31"/>
                  <w:numPr>
                    <w:ilvl w:val="0"/>
                    <w:numId w:val="0"/>
                  </w:numPr>
                  <w:ind w:left="0" w:firstLine="0"/>
                </w:pPr>
              </w:pPrChange>
            </w:pPr>
            <w:bookmarkStart w:id="32230" w:name="_Toc184813997"/>
            <w:r w:rsidRPr="00DB4395">
              <w:rPr>
                <w:b w:val="0"/>
                <w:bCs w:val="0"/>
                <w:color w:val="000000" w:themeColor="text1"/>
                <w:sz w:val="18"/>
                <w:szCs w:val="18"/>
              </w:rPr>
              <w:t>9:00 AM</w:t>
            </w:r>
            <w:bookmarkEnd w:id="32230"/>
          </w:p>
        </w:tc>
        <w:tc>
          <w:tcPr>
            <w:tcW w:w="1710" w:type="dxa"/>
            <w:tcPrChange w:id="32231" w:author="Phuong Truong Thi" w:date="2024-11-28T01:07:00Z">
              <w:tcPr>
                <w:tcW w:w="1710" w:type="dxa"/>
              </w:tcPr>
            </w:tcPrChange>
          </w:tcPr>
          <w:p w14:paraId="0948DAEB" w14:textId="77777777" w:rsidR="00EB65CD" w:rsidRPr="00DB4395" w:rsidRDefault="00EB65CD">
            <w:pPr>
              <w:pStyle w:val="Heading31"/>
              <w:keepNext w:val="0"/>
              <w:widowControl w:val="0"/>
              <w:numPr>
                <w:ilvl w:val="0"/>
                <w:numId w:val="0"/>
              </w:numPr>
              <w:jc w:val="left"/>
              <w:rPr>
                <w:b w:val="0"/>
                <w:bCs w:val="0"/>
                <w:color w:val="000000" w:themeColor="text1"/>
                <w:sz w:val="18"/>
                <w:szCs w:val="18"/>
              </w:rPr>
              <w:pPrChange w:id="32232" w:author="Phuong Truong Thi" w:date="2024-12-06T19:34:00Z">
                <w:pPr>
                  <w:pStyle w:val="Heading31"/>
                  <w:numPr>
                    <w:ilvl w:val="0"/>
                    <w:numId w:val="0"/>
                  </w:numPr>
                  <w:ind w:left="0" w:firstLine="0"/>
                  <w:jc w:val="left"/>
                </w:pPr>
              </w:pPrChange>
            </w:pPr>
            <w:bookmarkStart w:id="32233" w:name="_Toc180599399"/>
            <w:bookmarkStart w:id="32234" w:name="_Toc183455619"/>
            <w:bookmarkStart w:id="32235" w:name="_Toc183456676"/>
            <w:bookmarkStart w:id="32236" w:name="_Toc184813998"/>
            <w:commentRangeStart w:id="32237"/>
            <w:commentRangeStart w:id="32238"/>
            <w:commentRangeStart w:id="32239"/>
            <w:commentRangeStart w:id="32240"/>
            <w:commentRangeStart w:id="32241"/>
            <w:r w:rsidRPr="3B141F1F">
              <w:rPr>
                <w:b w:val="0"/>
                <w:bCs w:val="0"/>
                <w:color w:val="000000" w:themeColor="text1"/>
                <w:sz w:val="18"/>
                <w:szCs w:val="18"/>
              </w:rPr>
              <w:t>9 AM ngày T+1</w:t>
            </w:r>
            <w:bookmarkEnd w:id="32233"/>
            <w:bookmarkEnd w:id="32234"/>
            <w:bookmarkEnd w:id="32235"/>
            <w:bookmarkEnd w:id="32236"/>
          </w:p>
          <w:p w14:paraId="404EABD2" w14:textId="4B031787" w:rsidR="00EB65CD" w:rsidRPr="00DB4395" w:rsidRDefault="00EB65CD">
            <w:pPr>
              <w:pStyle w:val="Heading31"/>
              <w:keepNext w:val="0"/>
              <w:widowControl w:val="0"/>
              <w:numPr>
                <w:ilvl w:val="0"/>
                <w:numId w:val="0"/>
              </w:numPr>
              <w:rPr>
                <w:b w:val="0"/>
                <w:bCs w:val="0"/>
                <w:color w:val="000000" w:themeColor="text1"/>
                <w:sz w:val="18"/>
                <w:szCs w:val="18"/>
              </w:rPr>
              <w:pPrChange w:id="32242" w:author="Phuong Truong Thi" w:date="2024-12-06T19:34:00Z">
                <w:pPr>
                  <w:pStyle w:val="Heading31"/>
                  <w:numPr>
                    <w:ilvl w:val="0"/>
                    <w:numId w:val="0"/>
                  </w:numPr>
                  <w:ind w:left="0" w:firstLine="0"/>
                </w:pPr>
              </w:pPrChange>
            </w:pPr>
            <w:bookmarkStart w:id="32243" w:name="_Toc180599400"/>
            <w:bookmarkStart w:id="32244" w:name="_Toc183455620"/>
            <w:bookmarkStart w:id="32245" w:name="_Toc183456677"/>
            <w:bookmarkStart w:id="32246" w:name="_Toc184813999"/>
            <w:r w:rsidRPr="3B141F1F">
              <w:rPr>
                <w:b w:val="0"/>
                <w:bCs w:val="0"/>
                <w:color w:val="000000" w:themeColor="text1"/>
                <w:sz w:val="18"/>
                <w:szCs w:val="18"/>
              </w:rPr>
              <w:t>Trong đó, ngày T là ngày hệ thống CRM ghi nhận KH được nâng hạng</w:t>
            </w:r>
            <w:commentRangeEnd w:id="32237"/>
            <w:r>
              <w:rPr>
                <w:rStyle w:val="CommentReference"/>
              </w:rPr>
              <w:commentReference w:id="32237"/>
            </w:r>
            <w:commentRangeEnd w:id="32238"/>
            <w:r>
              <w:rPr>
                <w:rStyle w:val="CommentReference"/>
                <w:rFonts w:ascii="Arial" w:eastAsia="Calibri" w:hAnsi="Arial"/>
                <w:b w:val="0"/>
                <w:bCs w:val="0"/>
                <w:lang w:val="x-none"/>
              </w:rPr>
              <w:commentReference w:id="32238"/>
            </w:r>
            <w:bookmarkEnd w:id="32243"/>
            <w:commentRangeEnd w:id="32239"/>
            <w:r>
              <w:rPr>
                <w:rStyle w:val="CommentReference"/>
                <w:rFonts w:ascii="Arial" w:eastAsia="Calibri" w:hAnsi="Arial"/>
                <w:b w:val="0"/>
                <w:bCs w:val="0"/>
                <w:lang w:val="x-none"/>
              </w:rPr>
              <w:commentReference w:id="32239"/>
            </w:r>
            <w:commentRangeEnd w:id="32240"/>
            <w:r>
              <w:rPr>
                <w:rStyle w:val="CommentReference"/>
                <w:rFonts w:ascii="Arial" w:eastAsia="Calibri" w:hAnsi="Arial"/>
                <w:b w:val="0"/>
                <w:bCs w:val="0"/>
                <w:lang w:val="x-none"/>
              </w:rPr>
              <w:commentReference w:id="32240"/>
            </w:r>
            <w:bookmarkEnd w:id="32244"/>
            <w:bookmarkEnd w:id="32245"/>
            <w:commentRangeEnd w:id="32241"/>
            <w:r w:rsidR="005E0607">
              <w:rPr>
                <w:rStyle w:val="CommentReference"/>
                <w:rFonts w:ascii="Arial" w:eastAsia="Calibri" w:hAnsi="Arial"/>
                <w:b w:val="0"/>
                <w:bCs w:val="0"/>
                <w:lang w:val="x-none"/>
              </w:rPr>
              <w:commentReference w:id="32241"/>
            </w:r>
            <w:bookmarkEnd w:id="32246"/>
          </w:p>
        </w:tc>
        <w:tc>
          <w:tcPr>
            <w:tcW w:w="630" w:type="dxa"/>
            <w:tcPrChange w:id="32247" w:author="Phuong Truong Thi" w:date="2024-11-28T01:07:00Z">
              <w:tcPr>
                <w:tcW w:w="630" w:type="dxa"/>
              </w:tcPr>
            </w:tcPrChange>
          </w:tcPr>
          <w:p w14:paraId="15BB45DD" w14:textId="46C9A1BD" w:rsidR="00EB65CD" w:rsidRPr="00DB4395" w:rsidRDefault="00EB65CD">
            <w:pPr>
              <w:pStyle w:val="Heading31"/>
              <w:keepNext w:val="0"/>
              <w:widowControl w:val="0"/>
              <w:numPr>
                <w:ilvl w:val="0"/>
                <w:numId w:val="0"/>
              </w:numPr>
              <w:rPr>
                <w:b w:val="0"/>
                <w:bCs w:val="0"/>
                <w:color w:val="000000" w:themeColor="text1"/>
                <w:sz w:val="18"/>
                <w:szCs w:val="18"/>
              </w:rPr>
              <w:pPrChange w:id="32248" w:author="Phuong Truong Thi" w:date="2024-12-06T19:34:00Z">
                <w:pPr>
                  <w:pStyle w:val="Heading31"/>
                  <w:numPr>
                    <w:ilvl w:val="0"/>
                    <w:numId w:val="0"/>
                  </w:numPr>
                  <w:ind w:left="0" w:firstLine="0"/>
                </w:pPr>
              </w:pPrChange>
            </w:pPr>
            <w:bookmarkStart w:id="32249" w:name="_Toc184814000"/>
            <w:r w:rsidRPr="00DB4395">
              <w:rPr>
                <w:b w:val="0"/>
                <w:bCs w:val="0"/>
                <w:color w:val="000000" w:themeColor="text1"/>
                <w:sz w:val="18"/>
                <w:szCs w:val="18"/>
              </w:rPr>
              <w:t>Daily</w:t>
            </w:r>
            <w:bookmarkEnd w:id="32249"/>
          </w:p>
        </w:tc>
        <w:tc>
          <w:tcPr>
            <w:tcW w:w="1890" w:type="dxa"/>
            <w:tcPrChange w:id="32250" w:author="Phuong Truong Thi" w:date="2024-11-28T01:07:00Z">
              <w:tcPr>
                <w:tcW w:w="1890" w:type="dxa"/>
              </w:tcPr>
            </w:tcPrChange>
          </w:tcPr>
          <w:p w14:paraId="0DBDAE7B" w14:textId="77777777" w:rsidR="00EB65CD" w:rsidRPr="00DB4395" w:rsidRDefault="00EB65CD">
            <w:pPr>
              <w:pStyle w:val="Heading31"/>
              <w:keepNext w:val="0"/>
              <w:widowControl w:val="0"/>
              <w:numPr>
                <w:ilvl w:val="0"/>
                <w:numId w:val="0"/>
              </w:numPr>
              <w:rPr>
                <w:b w:val="0"/>
                <w:bCs w:val="0"/>
                <w:color w:val="000000" w:themeColor="text1"/>
                <w:sz w:val="18"/>
                <w:szCs w:val="18"/>
              </w:rPr>
              <w:pPrChange w:id="32251" w:author="Phuong Truong Thi" w:date="2024-12-06T19:34:00Z">
                <w:pPr>
                  <w:pStyle w:val="Heading31"/>
                  <w:numPr>
                    <w:ilvl w:val="0"/>
                    <w:numId w:val="0"/>
                  </w:numPr>
                  <w:ind w:left="0" w:firstLine="0"/>
                </w:pPr>
              </w:pPrChange>
            </w:pPr>
            <w:bookmarkStart w:id="32252" w:name="_Toc184814001"/>
            <w:r w:rsidRPr="00DB4395">
              <w:rPr>
                <w:b w:val="0"/>
                <w:bCs w:val="0"/>
                <w:color w:val="000000" w:themeColor="text1"/>
                <w:sz w:val="18"/>
                <w:szCs w:val="18"/>
              </w:rPr>
              <w:t>Chúc mừng bạn đã có KH AF, MAF mới</w:t>
            </w:r>
            <w:bookmarkEnd w:id="32252"/>
            <w:r w:rsidRPr="00DB4395">
              <w:rPr>
                <w:b w:val="0"/>
                <w:bCs w:val="0"/>
                <w:color w:val="000000" w:themeColor="text1"/>
                <w:sz w:val="18"/>
                <w:szCs w:val="18"/>
              </w:rPr>
              <w:t xml:space="preserve"> </w:t>
            </w:r>
          </w:p>
          <w:p w14:paraId="15D4B8BF" w14:textId="40DB6A84" w:rsidR="00EB65CD" w:rsidRPr="00DB4395" w:rsidRDefault="00EB65CD">
            <w:pPr>
              <w:pStyle w:val="Heading31"/>
              <w:keepNext w:val="0"/>
              <w:widowControl w:val="0"/>
              <w:numPr>
                <w:ilvl w:val="0"/>
                <w:numId w:val="0"/>
              </w:numPr>
              <w:rPr>
                <w:b w:val="0"/>
                <w:bCs w:val="0"/>
                <w:color w:val="000000" w:themeColor="text1"/>
                <w:sz w:val="18"/>
                <w:szCs w:val="18"/>
              </w:rPr>
              <w:pPrChange w:id="32253" w:author="Phuong Truong Thi" w:date="2024-12-06T19:34:00Z">
                <w:pPr>
                  <w:pStyle w:val="Heading31"/>
                  <w:numPr>
                    <w:ilvl w:val="0"/>
                    <w:numId w:val="0"/>
                  </w:numPr>
                  <w:ind w:left="0" w:firstLine="0"/>
                </w:pPr>
              </w:pPrChange>
            </w:pPr>
            <w:bookmarkStart w:id="32254" w:name="_Toc184814002"/>
            <w:r w:rsidRPr="00DB4395">
              <w:rPr>
                <w:b w:val="0"/>
                <w:bCs w:val="0"/>
                <w:color w:val="000000" w:themeColor="text1"/>
                <w:sz w:val="18"/>
                <w:szCs w:val="18"/>
              </w:rPr>
              <w:t>Hãy liên hệ ngay để chào mừng và hỗ trợ KH</w:t>
            </w:r>
            <w:bookmarkEnd w:id="32254"/>
          </w:p>
        </w:tc>
        <w:tc>
          <w:tcPr>
            <w:tcW w:w="1800" w:type="dxa"/>
            <w:tcPrChange w:id="32255" w:author="Phuong Truong Thi" w:date="2024-11-28T01:07:00Z">
              <w:tcPr>
                <w:tcW w:w="1800" w:type="dxa"/>
              </w:tcPr>
            </w:tcPrChange>
          </w:tcPr>
          <w:p w14:paraId="362C0DCC" w14:textId="1B5E179B" w:rsidR="00EB65CD" w:rsidRPr="00DB4395" w:rsidDel="009D3A83" w:rsidRDefault="00EB65CD">
            <w:pPr>
              <w:pStyle w:val="Heading31"/>
              <w:keepNext w:val="0"/>
              <w:widowControl w:val="0"/>
              <w:numPr>
                <w:ilvl w:val="0"/>
                <w:numId w:val="0"/>
              </w:numPr>
              <w:rPr>
                <w:del w:id="32256" w:author="Phuong Truong Thi" w:date="2024-11-14T19:55:00Z"/>
                <w:b w:val="0"/>
                <w:bCs w:val="0"/>
                <w:color w:val="000000" w:themeColor="text1"/>
                <w:sz w:val="18"/>
                <w:szCs w:val="18"/>
              </w:rPr>
              <w:pPrChange w:id="32257" w:author="Phuong Truong Thi" w:date="2024-12-06T19:34:00Z">
                <w:pPr>
                  <w:pStyle w:val="Heading31"/>
                  <w:numPr>
                    <w:ilvl w:val="0"/>
                    <w:numId w:val="0"/>
                  </w:numPr>
                  <w:ind w:left="0" w:firstLine="0"/>
                </w:pPr>
              </w:pPrChange>
            </w:pPr>
            <w:bookmarkStart w:id="32258" w:name="_Toc184814003"/>
            <w:ins w:id="32259" w:author="Phuong Truong Thi" w:date="2024-11-14T19:55:00Z">
              <w:r>
                <w:rPr>
                  <w:b w:val="0"/>
                  <w:bCs w:val="0"/>
                  <w:color w:val="000000" w:themeColor="text1"/>
                  <w:sz w:val="18"/>
                  <w:szCs w:val="18"/>
                </w:rPr>
                <w:t xml:space="preserve">Điều hướng đến </w:t>
              </w:r>
            </w:ins>
            <w:ins w:id="32260" w:author="Phuong Truong Thi" w:date="2024-12-02T18:34:00Z">
              <w:r w:rsidR="009F0B17">
                <w:rPr>
                  <w:b w:val="0"/>
                  <w:bCs w:val="0"/>
                  <w:color w:val="000000" w:themeColor="text1"/>
                  <w:sz w:val="18"/>
                  <w:szCs w:val="18"/>
                </w:rPr>
                <w:t xml:space="preserve">màn hình </w:t>
              </w:r>
            </w:ins>
            <w:ins w:id="32261" w:author="Phuong Truong Thi" w:date="2024-12-02T16:18:00Z">
              <w:r w:rsidR="00464E93">
                <w:rPr>
                  <w:b w:val="0"/>
                  <w:bCs w:val="0"/>
                  <w:color w:val="000000" w:themeColor="text1"/>
                  <w:sz w:val="18"/>
                  <w:szCs w:val="18"/>
                </w:rPr>
                <w:t>D</w:t>
              </w:r>
            </w:ins>
            <w:ins w:id="32262" w:author="Phuong Truong Thi" w:date="2024-11-14T19:55:00Z">
              <w:r>
                <w:rPr>
                  <w:b w:val="0"/>
                  <w:bCs w:val="0"/>
                  <w:color w:val="000000" w:themeColor="text1"/>
                  <w:sz w:val="18"/>
                  <w:szCs w:val="18"/>
                </w:rPr>
                <w:t xml:space="preserve">anh sách </w:t>
              </w:r>
            </w:ins>
            <w:ins w:id="32263" w:author="Phuong Truong Thi" w:date="2024-12-02T16:18:00Z">
              <w:r w:rsidR="00464E93">
                <w:rPr>
                  <w:b w:val="0"/>
                  <w:bCs w:val="0"/>
                  <w:color w:val="000000" w:themeColor="text1"/>
                  <w:sz w:val="18"/>
                  <w:szCs w:val="18"/>
                </w:rPr>
                <w:t>KH mới</w:t>
              </w:r>
            </w:ins>
            <w:bookmarkEnd w:id="32258"/>
            <w:del w:id="32264" w:author="Phuong Truong Thi" w:date="2024-11-14T19:55:00Z">
              <w:r w:rsidRPr="00DB4395" w:rsidDel="009D3A83">
                <w:rPr>
                  <w:b w:val="0"/>
                  <w:bCs w:val="0"/>
                  <w:color w:val="000000" w:themeColor="text1"/>
                  <w:sz w:val="18"/>
                  <w:szCs w:val="18"/>
                </w:rPr>
                <w:delText>Link đính kèm:</w:delText>
              </w:r>
            </w:del>
          </w:p>
          <w:p w14:paraId="1CC03308" w14:textId="0D3A3521" w:rsidR="00EB65CD" w:rsidRPr="00DB4395" w:rsidRDefault="00EB65CD">
            <w:pPr>
              <w:pStyle w:val="Heading31"/>
              <w:keepNext w:val="0"/>
              <w:widowControl w:val="0"/>
              <w:numPr>
                <w:ilvl w:val="0"/>
                <w:numId w:val="0"/>
              </w:numPr>
              <w:rPr>
                <w:b w:val="0"/>
                <w:bCs w:val="0"/>
                <w:color w:val="000000" w:themeColor="text1"/>
                <w:sz w:val="18"/>
                <w:szCs w:val="18"/>
              </w:rPr>
              <w:pPrChange w:id="32265" w:author="Phuong Truong Thi" w:date="2024-12-06T19:34:00Z">
                <w:pPr>
                  <w:pStyle w:val="Heading31"/>
                  <w:numPr>
                    <w:ilvl w:val="0"/>
                    <w:numId w:val="0"/>
                  </w:numPr>
                  <w:ind w:left="0" w:firstLine="0"/>
                </w:pPr>
              </w:pPrChange>
            </w:pPr>
            <w:del w:id="32266" w:author="Phuong Truong Thi" w:date="2024-11-14T19:55:00Z">
              <w:r w:rsidRPr="00DB4395" w:rsidDel="009D3A83">
                <w:rPr>
                  <w:b w:val="0"/>
                  <w:bCs w:val="0"/>
                  <w:color w:val="000000" w:themeColor="text1"/>
                  <w:sz w:val="18"/>
                  <w:szCs w:val="18"/>
                </w:rPr>
                <w:delText xml:space="preserve">Điều hướng sang </w:delText>
              </w:r>
              <w:r w:rsidDel="009D3A83">
                <w:rPr>
                  <w:b w:val="0"/>
                  <w:bCs w:val="0"/>
                  <w:color w:val="000000" w:themeColor="text1"/>
                  <w:sz w:val="18"/>
                  <w:szCs w:val="18"/>
                </w:rPr>
                <w:delText>C360 của KH</w:delText>
              </w:r>
            </w:del>
          </w:p>
        </w:tc>
      </w:tr>
      <w:tr w:rsidR="00EB65CD" w:rsidRPr="009852B7" w:rsidDel="00942743" w14:paraId="30730961" w14:textId="1988485B" w:rsidTr="00EB65CD">
        <w:trPr>
          <w:trHeight w:val="1443"/>
          <w:del w:id="32267" w:author="Phuong Truong Thi" w:date="2024-11-29T10:04:00Z"/>
          <w:trPrChange w:id="32268" w:author="Phuong Truong Thi" w:date="2024-11-28T01:07:00Z">
            <w:trPr>
              <w:trHeight w:val="1443"/>
            </w:trPr>
          </w:trPrChange>
        </w:trPr>
        <w:tc>
          <w:tcPr>
            <w:tcW w:w="805" w:type="dxa"/>
            <w:tcPrChange w:id="32269" w:author="Phuong Truong Thi" w:date="2024-11-28T01:07:00Z">
              <w:tcPr>
                <w:tcW w:w="805" w:type="dxa"/>
              </w:tcPr>
            </w:tcPrChange>
          </w:tcPr>
          <w:p w14:paraId="191CC32C" w14:textId="4F1ED6AA" w:rsidR="00EB65CD" w:rsidRPr="00DB4395" w:rsidDel="00942743" w:rsidRDefault="00EB65CD">
            <w:pPr>
              <w:pStyle w:val="Heading31"/>
              <w:keepNext w:val="0"/>
              <w:widowControl w:val="0"/>
              <w:numPr>
                <w:ilvl w:val="0"/>
                <w:numId w:val="0"/>
              </w:numPr>
              <w:rPr>
                <w:del w:id="32270" w:author="Phuong Truong Thi" w:date="2024-11-29T10:04:00Z"/>
                <w:b w:val="0"/>
                <w:bCs w:val="0"/>
                <w:color w:val="000000" w:themeColor="text1"/>
                <w:sz w:val="18"/>
                <w:szCs w:val="18"/>
              </w:rPr>
              <w:pPrChange w:id="32271" w:author="Phuong Truong Thi" w:date="2024-12-06T19:34:00Z">
                <w:pPr>
                  <w:pStyle w:val="Heading31"/>
                  <w:numPr>
                    <w:ilvl w:val="0"/>
                    <w:numId w:val="0"/>
                  </w:numPr>
                  <w:ind w:left="0" w:firstLine="0"/>
                </w:pPr>
              </w:pPrChange>
            </w:pPr>
            <w:del w:id="32272" w:author="Phuong Truong Thi" w:date="2024-11-29T10:04:00Z">
              <w:r w:rsidDel="00942743">
                <w:rPr>
                  <w:b w:val="0"/>
                  <w:bCs w:val="0"/>
                  <w:color w:val="000000" w:themeColor="text1"/>
                  <w:sz w:val="18"/>
                  <w:szCs w:val="18"/>
                </w:rPr>
                <w:delText>CBBH</w:delText>
              </w:r>
            </w:del>
          </w:p>
        </w:tc>
        <w:tc>
          <w:tcPr>
            <w:tcW w:w="1620" w:type="dxa"/>
            <w:tcPrChange w:id="32273" w:author="Phuong Truong Thi" w:date="2024-11-28T01:07:00Z">
              <w:tcPr>
                <w:tcW w:w="1620" w:type="dxa"/>
              </w:tcPr>
            </w:tcPrChange>
          </w:tcPr>
          <w:p w14:paraId="0839737B" w14:textId="5EDF8E5A" w:rsidR="00EB65CD" w:rsidRPr="00DB4395" w:rsidDel="00942743" w:rsidRDefault="00EB65CD">
            <w:pPr>
              <w:pStyle w:val="Heading31"/>
              <w:keepNext w:val="0"/>
              <w:widowControl w:val="0"/>
              <w:numPr>
                <w:ilvl w:val="0"/>
                <w:numId w:val="0"/>
              </w:numPr>
              <w:rPr>
                <w:del w:id="32274" w:author="Phuong Truong Thi" w:date="2024-11-29T10:04:00Z"/>
                <w:b w:val="0"/>
                <w:bCs w:val="0"/>
                <w:color w:val="000000" w:themeColor="text1"/>
                <w:sz w:val="18"/>
                <w:szCs w:val="18"/>
              </w:rPr>
              <w:pPrChange w:id="32275" w:author="Phuong Truong Thi" w:date="2024-12-06T19:34:00Z">
                <w:pPr>
                  <w:pStyle w:val="Heading31"/>
                  <w:numPr>
                    <w:ilvl w:val="0"/>
                    <w:numId w:val="0"/>
                  </w:numPr>
                  <w:ind w:left="0" w:firstLine="0"/>
                </w:pPr>
              </w:pPrChange>
            </w:pPr>
            <w:del w:id="32276" w:author="Phuong Truong Thi" w:date="2024-11-29T10:04:00Z">
              <w:r w:rsidRPr="00DB4395" w:rsidDel="00942743">
                <w:rPr>
                  <w:b w:val="0"/>
                  <w:bCs w:val="0"/>
                  <w:color w:val="000000" w:themeColor="text1"/>
                  <w:sz w:val="18"/>
                  <w:szCs w:val="18"/>
                </w:rPr>
                <w:delText>KH mới được CBQL gắn DAO quản lý của CBBH đó</w:delText>
              </w:r>
            </w:del>
          </w:p>
        </w:tc>
        <w:tc>
          <w:tcPr>
            <w:tcW w:w="720" w:type="dxa"/>
            <w:tcPrChange w:id="32277" w:author="Phuong Truong Thi" w:date="2024-11-28T01:07:00Z">
              <w:tcPr>
                <w:tcW w:w="720" w:type="dxa"/>
              </w:tcPr>
            </w:tcPrChange>
          </w:tcPr>
          <w:p w14:paraId="1F0FE005" w14:textId="5B680C2F" w:rsidR="00EB65CD" w:rsidRPr="00DB4395" w:rsidDel="00942743" w:rsidRDefault="00EB65CD">
            <w:pPr>
              <w:pStyle w:val="Heading31"/>
              <w:keepNext w:val="0"/>
              <w:widowControl w:val="0"/>
              <w:numPr>
                <w:ilvl w:val="0"/>
                <w:numId w:val="0"/>
              </w:numPr>
              <w:rPr>
                <w:del w:id="32278" w:author="Phuong Truong Thi" w:date="2024-11-29T10:04:00Z"/>
                <w:b w:val="0"/>
                <w:bCs w:val="0"/>
                <w:color w:val="000000" w:themeColor="text1"/>
                <w:sz w:val="18"/>
                <w:szCs w:val="18"/>
              </w:rPr>
              <w:pPrChange w:id="32279" w:author="Phuong Truong Thi" w:date="2024-12-06T19:34:00Z">
                <w:pPr>
                  <w:pStyle w:val="Heading31"/>
                  <w:numPr>
                    <w:ilvl w:val="0"/>
                    <w:numId w:val="0"/>
                  </w:numPr>
                  <w:ind w:left="0" w:firstLine="0"/>
                </w:pPr>
              </w:pPrChange>
            </w:pPr>
            <w:del w:id="32280" w:author="Phuong Truong Thi" w:date="2024-11-29T10:04:00Z">
              <w:r w:rsidRPr="00DB4395" w:rsidDel="00942743">
                <w:rPr>
                  <w:b w:val="0"/>
                  <w:bCs w:val="0"/>
                  <w:color w:val="000000" w:themeColor="text1"/>
                  <w:sz w:val="18"/>
                  <w:szCs w:val="18"/>
                </w:rPr>
                <w:delText>12:00AM</w:delText>
              </w:r>
            </w:del>
          </w:p>
        </w:tc>
        <w:tc>
          <w:tcPr>
            <w:tcW w:w="1710" w:type="dxa"/>
            <w:tcPrChange w:id="32281" w:author="Phuong Truong Thi" w:date="2024-11-28T01:07:00Z">
              <w:tcPr>
                <w:tcW w:w="1710" w:type="dxa"/>
              </w:tcPr>
            </w:tcPrChange>
          </w:tcPr>
          <w:p w14:paraId="50AA6BAF" w14:textId="72F3D2F5" w:rsidR="00EB65CD" w:rsidRPr="00DB4395" w:rsidDel="00942743" w:rsidRDefault="00EB65CD">
            <w:pPr>
              <w:pStyle w:val="Heading31"/>
              <w:keepNext w:val="0"/>
              <w:widowControl w:val="0"/>
              <w:numPr>
                <w:ilvl w:val="0"/>
                <w:numId w:val="0"/>
              </w:numPr>
              <w:jc w:val="left"/>
              <w:rPr>
                <w:del w:id="32282" w:author="Phuong Truong Thi" w:date="2024-11-29T10:04:00Z"/>
                <w:b w:val="0"/>
                <w:bCs w:val="0"/>
                <w:color w:val="000000" w:themeColor="text1"/>
                <w:sz w:val="18"/>
                <w:szCs w:val="18"/>
              </w:rPr>
              <w:pPrChange w:id="32283" w:author="Phuong Truong Thi" w:date="2024-12-06T19:34:00Z">
                <w:pPr>
                  <w:pStyle w:val="Heading31"/>
                  <w:numPr>
                    <w:ilvl w:val="0"/>
                    <w:numId w:val="0"/>
                  </w:numPr>
                  <w:ind w:left="0" w:firstLine="0"/>
                  <w:jc w:val="left"/>
                </w:pPr>
              </w:pPrChange>
            </w:pPr>
            <w:del w:id="32284" w:author="Phuong Truong Thi" w:date="2024-11-29T10:04:00Z">
              <w:r w:rsidRPr="00DB4395" w:rsidDel="00942743">
                <w:rPr>
                  <w:b w:val="0"/>
                  <w:bCs w:val="0"/>
                  <w:color w:val="000000" w:themeColor="text1"/>
                  <w:sz w:val="18"/>
                  <w:szCs w:val="18"/>
                </w:rPr>
                <w:delText>12 AM ngày T+1</w:delText>
              </w:r>
            </w:del>
          </w:p>
          <w:p w14:paraId="37C1F4FC" w14:textId="76CB29E4" w:rsidR="00EB65CD" w:rsidRPr="00DB4395" w:rsidDel="00942743" w:rsidRDefault="00EB65CD">
            <w:pPr>
              <w:pStyle w:val="Heading31"/>
              <w:keepNext w:val="0"/>
              <w:widowControl w:val="0"/>
              <w:numPr>
                <w:ilvl w:val="0"/>
                <w:numId w:val="0"/>
              </w:numPr>
              <w:rPr>
                <w:del w:id="32285" w:author="Phuong Truong Thi" w:date="2024-11-29T10:04:00Z"/>
                <w:b w:val="0"/>
                <w:bCs w:val="0"/>
                <w:color w:val="000000" w:themeColor="text1"/>
                <w:sz w:val="18"/>
                <w:szCs w:val="18"/>
              </w:rPr>
              <w:pPrChange w:id="32286" w:author="Phuong Truong Thi" w:date="2024-12-06T19:34:00Z">
                <w:pPr>
                  <w:pStyle w:val="Heading31"/>
                  <w:numPr>
                    <w:ilvl w:val="0"/>
                    <w:numId w:val="0"/>
                  </w:numPr>
                  <w:ind w:left="0" w:firstLine="0"/>
                </w:pPr>
              </w:pPrChange>
            </w:pPr>
            <w:del w:id="32287" w:author="Phuong Truong Thi" w:date="2024-11-29T10:04:00Z">
              <w:r w:rsidRPr="00DB4395" w:rsidDel="00942743">
                <w:rPr>
                  <w:b w:val="0"/>
                  <w:bCs w:val="0"/>
                  <w:color w:val="000000" w:themeColor="text1"/>
                  <w:sz w:val="18"/>
                  <w:szCs w:val="18"/>
                </w:rPr>
                <w:delText>Trong đó, ngày T là ngày hệ thống CRM ghi nh</w:delText>
              </w:r>
            </w:del>
            <w:del w:id="32288" w:author="Phuong Truong Thi" w:date="2024-11-29T09:43:00Z">
              <w:r w:rsidRPr="00DB4395" w:rsidDel="009F2839">
                <w:rPr>
                  <w:b w:val="0"/>
                  <w:bCs w:val="0"/>
                  <w:color w:val="000000" w:themeColor="text1"/>
                  <w:sz w:val="18"/>
                  <w:szCs w:val="18"/>
                </w:rPr>
                <w:delText>ấn</w:delText>
              </w:r>
            </w:del>
            <w:del w:id="32289" w:author="Phuong Truong Thi" w:date="2024-11-29T10:04:00Z">
              <w:r w:rsidRPr="00DB4395" w:rsidDel="00942743">
                <w:rPr>
                  <w:b w:val="0"/>
                  <w:bCs w:val="0"/>
                  <w:color w:val="000000" w:themeColor="text1"/>
                  <w:sz w:val="18"/>
                  <w:szCs w:val="18"/>
                </w:rPr>
                <w:delText xml:space="preserve"> CBBH được gán DAO quản lý cho KH</w:delText>
              </w:r>
            </w:del>
          </w:p>
        </w:tc>
        <w:tc>
          <w:tcPr>
            <w:tcW w:w="630" w:type="dxa"/>
            <w:tcPrChange w:id="32290" w:author="Phuong Truong Thi" w:date="2024-11-28T01:07:00Z">
              <w:tcPr>
                <w:tcW w:w="630" w:type="dxa"/>
              </w:tcPr>
            </w:tcPrChange>
          </w:tcPr>
          <w:p w14:paraId="3F11EB58" w14:textId="56A285E9" w:rsidR="00EB65CD" w:rsidRPr="00DB4395" w:rsidDel="00942743" w:rsidRDefault="00EB65CD">
            <w:pPr>
              <w:pStyle w:val="Heading31"/>
              <w:keepNext w:val="0"/>
              <w:widowControl w:val="0"/>
              <w:numPr>
                <w:ilvl w:val="0"/>
                <w:numId w:val="0"/>
              </w:numPr>
              <w:rPr>
                <w:del w:id="32291" w:author="Phuong Truong Thi" w:date="2024-11-29T10:04:00Z"/>
                <w:b w:val="0"/>
                <w:bCs w:val="0"/>
                <w:color w:val="000000" w:themeColor="text1"/>
                <w:sz w:val="18"/>
                <w:szCs w:val="18"/>
              </w:rPr>
              <w:pPrChange w:id="32292" w:author="Phuong Truong Thi" w:date="2024-12-06T19:34:00Z">
                <w:pPr>
                  <w:pStyle w:val="Heading31"/>
                  <w:numPr>
                    <w:ilvl w:val="0"/>
                    <w:numId w:val="0"/>
                  </w:numPr>
                  <w:ind w:left="0" w:firstLine="0"/>
                </w:pPr>
              </w:pPrChange>
            </w:pPr>
            <w:del w:id="32293" w:author="Phuong Truong Thi" w:date="2024-11-29T10:04:00Z">
              <w:r w:rsidRPr="00DB4395" w:rsidDel="00942743">
                <w:rPr>
                  <w:b w:val="0"/>
                  <w:bCs w:val="0"/>
                  <w:color w:val="000000" w:themeColor="text1"/>
                  <w:sz w:val="18"/>
                  <w:szCs w:val="18"/>
                </w:rPr>
                <w:delText>Daily</w:delText>
              </w:r>
            </w:del>
          </w:p>
        </w:tc>
        <w:tc>
          <w:tcPr>
            <w:tcW w:w="1890" w:type="dxa"/>
            <w:tcPrChange w:id="32294" w:author="Phuong Truong Thi" w:date="2024-11-28T01:07:00Z">
              <w:tcPr>
                <w:tcW w:w="1890" w:type="dxa"/>
              </w:tcPr>
            </w:tcPrChange>
          </w:tcPr>
          <w:p w14:paraId="5A090F68" w14:textId="4EEFCCA2" w:rsidR="00EB65CD" w:rsidRPr="00DB4395" w:rsidDel="00942743" w:rsidRDefault="00EB65CD">
            <w:pPr>
              <w:pStyle w:val="Heading31"/>
              <w:keepNext w:val="0"/>
              <w:widowControl w:val="0"/>
              <w:numPr>
                <w:ilvl w:val="0"/>
                <w:numId w:val="0"/>
              </w:numPr>
              <w:rPr>
                <w:del w:id="32295" w:author="Phuong Truong Thi" w:date="2024-11-29T10:04:00Z"/>
                <w:b w:val="0"/>
                <w:bCs w:val="0"/>
                <w:color w:val="000000" w:themeColor="text1"/>
                <w:sz w:val="18"/>
                <w:szCs w:val="18"/>
              </w:rPr>
              <w:pPrChange w:id="32296" w:author="Phuong Truong Thi" w:date="2024-12-06T19:34:00Z">
                <w:pPr>
                  <w:pStyle w:val="Heading31"/>
                  <w:numPr>
                    <w:ilvl w:val="0"/>
                    <w:numId w:val="0"/>
                  </w:numPr>
                  <w:ind w:left="0" w:firstLine="0"/>
                </w:pPr>
              </w:pPrChange>
            </w:pPr>
            <w:del w:id="32297" w:author="Phuong Truong Thi" w:date="2024-11-29T10:04:00Z">
              <w:r w:rsidRPr="00DB4395" w:rsidDel="00942743">
                <w:rPr>
                  <w:b w:val="0"/>
                  <w:bCs w:val="0"/>
                  <w:color w:val="000000" w:themeColor="text1"/>
                  <w:sz w:val="18"/>
                  <w:szCs w:val="18"/>
                </w:rPr>
                <w:delText>Chúc mừng bạn đã có KH mới trong danh mục</w:delText>
              </w:r>
            </w:del>
          </w:p>
          <w:p w14:paraId="661198A9" w14:textId="32AE9F51" w:rsidR="00EB65CD" w:rsidRPr="00DB4395" w:rsidDel="00942743" w:rsidRDefault="00EB65CD">
            <w:pPr>
              <w:pStyle w:val="Heading31"/>
              <w:keepNext w:val="0"/>
              <w:widowControl w:val="0"/>
              <w:numPr>
                <w:ilvl w:val="0"/>
                <w:numId w:val="0"/>
              </w:numPr>
              <w:rPr>
                <w:del w:id="32298" w:author="Phuong Truong Thi" w:date="2024-11-29T10:04:00Z"/>
                <w:b w:val="0"/>
                <w:bCs w:val="0"/>
                <w:color w:val="000000" w:themeColor="text1"/>
                <w:sz w:val="18"/>
                <w:szCs w:val="18"/>
              </w:rPr>
              <w:pPrChange w:id="32299" w:author="Phuong Truong Thi" w:date="2024-12-06T19:34:00Z">
                <w:pPr>
                  <w:pStyle w:val="Heading31"/>
                  <w:numPr>
                    <w:ilvl w:val="0"/>
                    <w:numId w:val="0"/>
                  </w:numPr>
                  <w:ind w:left="0" w:firstLine="0"/>
                </w:pPr>
              </w:pPrChange>
            </w:pPr>
            <w:del w:id="32300" w:author="Phuong Truong Thi" w:date="2024-11-29T10:04:00Z">
              <w:r w:rsidRPr="00DB4395" w:rsidDel="00942743">
                <w:rPr>
                  <w:b w:val="0"/>
                  <w:bCs w:val="0"/>
                  <w:color w:val="000000" w:themeColor="text1"/>
                  <w:sz w:val="18"/>
                  <w:szCs w:val="18"/>
                </w:rPr>
                <w:delText>Hãy liên hệ ngay để chào mừng và hỗ trợ KH</w:delText>
              </w:r>
            </w:del>
          </w:p>
        </w:tc>
        <w:tc>
          <w:tcPr>
            <w:tcW w:w="1800" w:type="dxa"/>
            <w:tcPrChange w:id="32301" w:author="Phuong Truong Thi" w:date="2024-11-28T01:07:00Z">
              <w:tcPr>
                <w:tcW w:w="1800" w:type="dxa"/>
              </w:tcPr>
            </w:tcPrChange>
          </w:tcPr>
          <w:p w14:paraId="3C06248F" w14:textId="00E8FA5C" w:rsidR="00EB65CD" w:rsidRPr="00DB4395" w:rsidDel="00942743" w:rsidRDefault="00EB65CD">
            <w:pPr>
              <w:pStyle w:val="Heading31"/>
              <w:keepNext w:val="0"/>
              <w:widowControl w:val="0"/>
              <w:numPr>
                <w:ilvl w:val="0"/>
                <w:numId w:val="0"/>
              </w:numPr>
              <w:rPr>
                <w:del w:id="32302" w:author="Phuong Truong Thi" w:date="2024-11-29T10:04:00Z"/>
                <w:b w:val="0"/>
                <w:bCs w:val="0"/>
                <w:color w:val="000000" w:themeColor="text1"/>
                <w:sz w:val="18"/>
                <w:szCs w:val="18"/>
              </w:rPr>
              <w:pPrChange w:id="32303" w:author="Phuong Truong Thi" w:date="2024-12-06T19:34:00Z">
                <w:pPr>
                  <w:pStyle w:val="Heading31"/>
                  <w:numPr>
                    <w:ilvl w:val="0"/>
                    <w:numId w:val="0"/>
                  </w:numPr>
                  <w:ind w:left="0" w:firstLine="0"/>
                </w:pPr>
              </w:pPrChange>
            </w:pPr>
            <w:commentRangeStart w:id="32304"/>
            <w:commentRangeStart w:id="32305"/>
            <w:del w:id="32306" w:author="Phuong Truong Thi" w:date="2024-11-29T10:04:00Z">
              <w:r w:rsidRPr="00DB4395" w:rsidDel="00942743">
                <w:rPr>
                  <w:b w:val="0"/>
                  <w:bCs w:val="0"/>
                  <w:color w:val="000000" w:themeColor="text1"/>
                  <w:sz w:val="18"/>
                  <w:szCs w:val="18"/>
                </w:rPr>
                <w:delText>Link đính kèm:</w:delText>
              </w:r>
            </w:del>
          </w:p>
          <w:p w14:paraId="4C1A8527" w14:textId="37497E8A" w:rsidR="00EB65CD" w:rsidRPr="00DB4395" w:rsidDel="00942743" w:rsidRDefault="00EB65CD">
            <w:pPr>
              <w:pStyle w:val="Heading31"/>
              <w:keepNext w:val="0"/>
              <w:widowControl w:val="0"/>
              <w:numPr>
                <w:ilvl w:val="0"/>
                <w:numId w:val="0"/>
              </w:numPr>
              <w:rPr>
                <w:del w:id="32307" w:author="Phuong Truong Thi" w:date="2024-11-29T10:04:00Z"/>
                <w:b w:val="0"/>
                <w:bCs w:val="0"/>
                <w:color w:val="000000" w:themeColor="text1"/>
                <w:sz w:val="18"/>
                <w:szCs w:val="18"/>
              </w:rPr>
              <w:pPrChange w:id="32308" w:author="Phuong Truong Thi" w:date="2024-12-06T19:34:00Z">
                <w:pPr>
                  <w:pStyle w:val="Heading31"/>
                  <w:numPr>
                    <w:ilvl w:val="0"/>
                    <w:numId w:val="0"/>
                  </w:numPr>
                  <w:ind w:left="0" w:firstLine="0"/>
                </w:pPr>
              </w:pPrChange>
            </w:pPr>
            <w:del w:id="32309" w:author="Phuong Truong Thi" w:date="2024-11-29T10:04:00Z">
              <w:r w:rsidRPr="00DB4395" w:rsidDel="00942743">
                <w:rPr>
                  <w:b w:val="0"/>
                  <w:bCs w:val="0"/>
                  <w:color w:val="000000" w:themeColor="text1"/>
                  <w:sz w:val="18"/>
                  <w:szCs w:val="18"/>
                </w:rPr>
                <w:delText xml:space="preserve">Điều hướng </w:delText>
              </w:r>
            </w:del>
            <w:del w:id="32310" w:author="Phuong Truong Thi" w:date="2024-11-14T19:57:00Z">
              <w:r w:rsidRPr="00DB4395" w:rsidDel="009D3A83">
                <w:rPr>
                  <w:b w:val="0"/>
                  <w:bCs w:val="0"/>
                  <w:color w:val="000000" w:themeColor="text1"/>
                  <w:sz w:val="18"/>
                  <w:szCs w:val="18"/>
                </w:rPr>
                <w:delText xml:space="preserve">sang </w:delText>
              </w:r>
              <w:r w:rsidDel="009D3A83">
                <w:rPr>
                  <w:b w:val="0"/>
                  <w:bCs w:val="0"/>
                  <w:color w:val="000000" w:themeColor="text1"/>
                  <w:sz w:val="18"/>
                  <w:szCs w:val="18"/>
                </w:rPr>
                <w:delText>C360</w:delText>
              </w:r>
              <w:r w:rsidRPr="00DB4395" w:rsidDel="009D3A83">
                <w:rPr>
                  <w:b w:val="0"/>
                  <w:bCs w:val="0"/>
                  <w:color w:val="000000" w:themeColor="text1"/>
                  <w:sz w:val="18"/>
                  <w:szCs w:val="18"/>
                </w:rPr>
                <w:delText xml:space="preserve"> của KH</w:delText>
              </w:r>
              <w:commentRangeEnd w:id="32304"/>
              <w:r w:rsidDel="009D3A83">
                <w:rPr>
                  <w:rStyle w:val="CommentReference"/>
                  <w:rFonts w:ascii="Arial" w:eastAsia="Calibri" w:hAnsi="Arial"/>
                  <w:b w:val="0"/>
                  <w:bCs w:val="0"/>
                  <w:lang w:val="x-none"/>
                </w:rPr>
                <w:commentReference w:id="32304"/>
              </w:r>
            </w:del>
            <w:commentRangeEnd w:id="32305"/>
            <w:del w:id="32311" w:author="Phuong Truong Thi" w:date="2024-11-29T10:04:00Z">
              <w:r w:rsidDel="00942743">
                <w:rPr>
                  <w:rStyle w:val="CommentReference"/>
                  <w:rFonts w:ascii="Arial" w:eastAsia="Calibri" w:hAnsi="Arial"/>
                  <w:b w:val="0"/>
                  <w:bCs w:val="0"/>
                  <w:lang w:val="x-none"/>
                </w:rPr>
                <w:commentReference w:id="32305"/>
              </w:r>
            </w:del>
          </w:p>
        </w:tc>
      </w:tr>
    </w:tbl>
    <w:p w14:paraId="5391DB11" w14:textId="13C70CAC" w:rsidR="00891C4E" w:rsidRPr="001279F6" w:rsidDel="00464E93" w:rsidRDefault="00FC3232">
      <w:pPr>
        <w:pStyle w:val="Heading31"/>
        <w:keepNext w:val="0"/>
        <w:widowControl w:val="0"/>
        <w:numPr>
          <w:ilvl w:val="0"/>
          <w:numId w:val="0"/>
        </w:numPr>
        <w:outlineLvl w:val="9"/>
        <w:rPr>
          <w:del w:id="32312" w:author="Phuong Truong Thi" w:date="2024-12-02T16:21:00Z"/>
          <w:b w:val="0"/>
          <w:bCs w:val="0"/>
          <w:sz w:val="24"/>
          <w:szCs w:val="24"/>
        </w:rPr>
        <w:pPrChange w:id="32313" w:author="Phuong Truong Thi" w:date="2024-12-06T19:34:00Z">
          <w:pPr>
            <w:pStyle w:val="Heading31"/>
            <w:numPr>
              <w:ilvl w:val="0"/>
              <w:numId w:val="0"/>
            </w:numPr>
            <w:ind w:left="0" w:firstLine="0"/>
            <w:outlineLvl w:val="9"/>
          </w:pPr>
        </w:pPrChange>
      </w:pPr>
      <w:r w:rsidRPr="001279F6">
        <w:rPr>
          <w:b w:val="0"/>
          <w:bCs w:val="0"/>
          <w:sz w:val="24"/>
          <w:szCs w:val="24"/>
        </w:rPr>
        <w:t xml:space="preserve">Trường hợp có nhiều KH </w:t>
      </w:r>
      <w:r w:rsidRPr="001279F6">
        <w:rPr>
          <w:b w:val="0"/>
          <w:bCs w:val="0"/>
          <w:color w:val="000000" w:themeColor="text1"/>
          <w:sz w:val="24"/>
          <w:szCs w:val="24"/>
        </w:rPr>
        <w:t>được nâng hạng lên AF/MAF</w:t>
      </w:r>
      <w:del w:id="32314" w:author="Phuong Truong Thi" w:date="2024-12-02T18:33:00Z">
        <w:r w:rsidRPr="001279F6" w:rsidDel="009F0B17">
          <w:rPr>
            <w:b w:val="0"/>
            <w:bCs w:val="0"/>
            <w:color w:val="000000" w:themeColor="text1"/>
            <w:sz w:val="24"/>
            <w:szCs w:val="24"/>
          </w:rPr>
          <w:delText>, KH</w:delText>
        </w:r>
      </w:del>
      <w:ins w:id="32315" w:author="Phuong Truong Thi" w:date="2024-12-02T18:33:00Z">
        <w:r w:rsidR="009F0B17">
          <w:rPr>
            <w:b w:val="0"/>
            <w:bCs w:val="0"/>
            <w:color w:val="000000" w:themeColor="text1"/>
            <w:sz w:val="24"/>
            <w:szCs w:val="24"/>
          </w:rPr>
          <w:t>và</w:t>
        </w:r>
      </w:ins>
      <w:r w:rsidRPr="001279F6">
        <w:rPr>
          <w:b w:val="0"/>
          <w:bCs w:val="0"/>
          <w:color w:val="000000" w:themeColor="text1"/>
          <w:sz w:val="24"/>
          <w:szCs w:val="24"/>
        </w:rPr>
        <w:t xml:space="preserve"> mới được</w:t>
      </w:r>
      <w:ins w:id="32316" w:author="Phuong Truong Thi" w:date="2024-12-02T18:34:00Z">
        <w:r w:rsidR="009F0B17">
          <w:rPr>
            <w:b w:val="0"/>
            <w:bCs w:val="0"/>
            <w:color w:val="000000" w:themeColor="text1"/>
            <w:sz w:val="24"/>
            <w:szCs w:val="24"/>
          </w:rPr>
          <w:t xml:space="preserve"> </w:t>
        </w:r>
      </w:ins>
      <w:del w:id="32317" w:author="Phuong Truong Thi" w:date="2024-12-02T18:34:00Z">
        <w:r w:rsidRPr="001279F6" w:rsidDel="009F0B17">
          <w:rPr>
            <w:b w:val="0"/>
            <w:bCs w:val="0"/>
            <w:color w:val="000000" w:themeColor="text1"/>
            <w:sz w:val="24"/>
            <w:szCs w:val="24"/>
          </w:rPr>
          <w:delText xml:space="preserve"> CBQL </w:delText>
        </w:r>
      </w:del>
      <w:r w:rsidRPr="001279F6">
        <w:rPr>
          <w:b w:val="0"/>
          <w:bCs w:val="0"/>
          <w:color w:val="000000" w:themeColor="text1"/>
          <w:sz w:val="24"/>
          <w:szCs w:val="24"/>
        </w:rPr>
        <w:t xml:space="preserve">gắn DAO quản lý của CBBH </w:t>
      </w:r>
      <w:ins w:id="32318" w:author="Phuong Truong Thi" w:date="2024-12-02T16:19:00Z">
        <w:r w:rsidR="00464E93">
          <w:rPr>
            <w:b w:val="0"/>
            <w:bCs w:val="0"/>
            <w:color w:val="000000" w:themeColor="text1"/>
            <w:sz w:val="24"/>
            <w:szCs w:val="24"/>
          </w:rPr>
          <w:t>sẽ</w:t>
        </w:r>
      </w:ins>
      <w:del w:id="32319" w:author="Phuong Truong Thi" w:date="2024-12-02T16:19:00Z">
        <w:r w:rsidRPr="001279F6" w:rsidDel="00464E93">
          <w:rPr>
            <w:b w:val="0"/>
            <w:bCs w:val="0"/>
            <w:color w:val="000000" w:themeColor="text1"/>
            <w:sz w:val="24"/>
            <w:szCs w:val="24"/>
          </w:rPr>
          <w:delText>đó</w:delText>
        </w:r>
      </w:del>
      <w:r w:rsidRPr="001279F6">
        <w:rPr>
          <w:b w:val="0"/>
          <w:bCs w:val="0"/>
          <w:sz w:val="24"/>
          <w:szCs w:val="24"/>
        </w:rPr>
        <w:t xml:space="preserve"> </w:t>
      </w:r>
      <w:del w:id="32320" w:author="Phuong Truong Thi" w:date="2024-12-02T16:19:00Z">
        <w:r w:rsidRPr="001279F6" w:rsidDel="00464E93">
          <w:rPr>
            <w:b w:val="0"/>
            <w:bCs w:val="0"/>
            <w:sz w:val="24"/>
            <w:szCs w:val="24"/>
          </w:rPr>
          <w:delText xml:space="preserve">chỉ </w:delText>
        </w:r>
      </w:del>
      <w:r w:rsidRPr="001279F6">
        <w:rPr>
          <w:b w:val="0"/>
          <w:bCs w:val="0"/>
          <w:sz w:val="24"/>
          <w:szCs w:val="24"/>
        </w:rPr>
        <w:t xml:space="preserve">hiển thị 1 thông báo. </w:t>
      </w:r>
      <w:ins w:id="32321" w:author="Phuong Truong Thi" w:date="2024-12-02T18:02:00Z">
        <w:r w:rsidR="00152A9D">
          <w:rPr>
            <w:b w:val="0"/>
            <w:bCs w:val="0"/>
            <w:sz w:val="24"/>
            <w:szCs w:val="24"/>
          </w:rPr>
          <w:t>Khi click vào</w:t>
        </w:r>
      </w:ins>
      <w:del w:id="32322" w:author="Phuong Truong Thi" w:date="2024-12-02T18:34:00Z">
        <w:r w:rsidRPr="001279F6" w:rsidDel="009F0B17">
          <w:rPr>
            <w:b w:val="0"/>
            <w:bCs w:val="0"/>
            <w:sz w:val="24"/>
            <w:szCs w:val="24"/>
          </w:rPr>
          <w:delText>Trong</w:delText>
        </w:r>
      </w:del>
      <w:r w:rsidRPr="001279F6">
        <w:rPr>
          <w:b w:val="0"/>
          <w:bCs w:val="0"/>
          <w:sz w:val="24"/>
          <w:szCs w:val="24"/>
        </w:rPr>
        <w:t xml:space="preserve"> thông báo </w:t>
      </w:r>
      <w:del w:id="32323" w:author="Phuong Truong Thi" w:date="2024-12-02T18:34:00Z">
        <w:r w:rsidRPr="001279F6" w:rsidDel="009F0B17">
          <w:rPr>
            <w:b w:val="0"/>
            <w:bCs w:val="0"/>
            <w:sz w:val="24"/>
            <w:szCs w:val="24"/>
          </w:rPr>
          <w:delText xml:space="preserve">là </w:delText>
        </w:r>
      </w:del>
      <w:ins w:id="32324" w:author="Phuong Truong Thi" w:date="2024-12-02T16:21:00Z">
        <w:r w:rsidR="00464E93">
          <w:rPr>
            <w:b w:val="0"/>
            <w:bCs w:val="0"/>
            <w:sz w:val="24"/>
            <w:szCs w:val="24"/>
          </w:rPr>
          <w:t xml:space="preserve">điều hướng đến </w:t>
        </w:r>
      </w:ins>
      <w:ins w:id="32325" w:author="Phuong Truong Thi" w:date="2024-12-02T18:34:00Z">
        <w:r w:rsidR="009F0B17">
          <w:rPr>
            <w:b w:val="0"/>
            <w:bCs w:val="0"/>
            <w:sz w:val="24"/>
            <w:szCs w:val="24"/>
          </w:rPr>
          <w:t xml:space="preserve">màn hình </w:t>
        </w:r>
      </w:ins>
      <w:ins w:id="32326" w:author="Phuong Truong Thi" w:date="2024-12-02T16:21:00Z">
        <w:r w:rsidR="00464E93">
          <w:rPr>
            <w:b w:val="0"/>
            <w:bCs w:val="0"/>
            <w:sz w:val="24"/>
            <w:szCs w:val="24"/>
          </w:rPr>
          <w:t>D</w:t>
        </w:r>
      </w:ins>
      <w:del w:id="32327" w:author="Phuong Truong Thi" w:date="2024-12-02T16:21:00Z">
        <w:r w:rsidRPr="001279F6" w:rsidDel="00464E93">
          <w:rPr>
            <w:b w:val="0"/>
            <w:bCs w:val="0"/>
            <w:sz w:val="24"/>
            <w:szCs w:val="24"/>
          </w:rPr>
          <w:delText>d</w:delText>
        </w:r>
      </w:del>
      <w:r w:rsidRPr="001279F6">
        <w:rPr>
          <w:b w:val="0"/>
          <w:bCs w:val="0"/>
          <w:sz w:val="24"/>
          <w:szCs w:val="24"/>
        </w:rPr>
        <w:t xml:space="preserve">anh sách </w:t>
      </w:r>
      <w:del w:id="32328" w:author="Phuong Truong Thi" w:date="2024-12-02T16:21:00Z">
        <w:r w:rsidRPr="001279F6" w:rsidDel="00464E93">
          <w:rPr>
            <w:b w:val="0"/>
            <w:bCs w:val="0"/>
            <w:sz w:val="24"/>
            <w:szCs w:val="24"/>
          </w:rPr>
          <w:delText xml:space="preserve">các </w:delText>
        </w:r>
      </w:del>
      <w:r w:rsidRPr="001279F6">
        <w:rPr>
          <w:b w:val="0"/>
          <w:bCs w:val="0"/>
          <w:sz w:val="24"/>
          <w:szCs w:val="24"/>
        </w:rPr>
        <w:t xml:space="preserve">KH </w:t>
      </w:r>
      <w:del w:id="32329" w:author="Phuong Truong Thi" w:date="2024-12-02T16:21:00Z">
        <w:r w:rsidRPr="001279F6" w:rsidDel="00464E93">
          <w:rPr>
            <w:b w:val="0"/>
            <w:bCs w:val="0"/>
            <w:sz w:val="24"/>
            <w:szCs w:val="24"/>
          </w:rPr>
          <w:delText>gồm các trường: CIF, Tên khách hàng</w:delText>
        </w:r>
      </w:del>
    </w:p>
    <w:p w14:paraId="2B085218" w14:textId="262FFBC9" w:rsidR="00A35118" w:rsidRDefault="00FC3232">
      <w:pPr>
        <w:pStyle w:val="Heading31"/>
        <w:keepNext w:val="0"/>
        <w:widowControl w:val="0"/>
        <w:numPr>
          <w:ilvl w:val="0"/>
          <w:numId w:val="0"/>
        </w:numPr>
        <w:outlineLvl w:val="9"/>
        <w:rPr>
          <w:ins w:id="32330" w:author="Phuong Truong Thi" w:date="2024-12-06T20:04:00Z"/>
          <w:b w:val="0"/>
          <w:bCs w:val="0"/>
          <w:sz w:val="24"/>
          <w:szCs w:val="24"/>
        </w:rPr>
      </w:pPr>
      <w:del w:id="32331" w:author="Phuong Truong Thi" w:date="2024-12-02T16:21:00Z">
        <w:r w:rsidRPr="001279F6" w:rsidDel="00464E93">
          <w:rPr>
            <w:b w:val="0"/>
            <w:bCs w:val="0"/>
            <w:sz w:val="24"/>
            <w:szCs w:val="24"/>
          </w:rPr>
          <w:delText>Khi click vào “Tên khách hàng” sẽ hiển thị thông tin chi tiết khách hàng đó.</w:delText>
        </w:r>
      </w:del>
      <w:ins w:id="32332" w:author="Phuong Truong Thi" w:date="2024-12-02T16:21:00Z">
        <w:r w:rsidR="00464E93">
          <w:rPr>
            <w:b w:val="0"/>
            <w:bCs w:val="0"/>
            <w:sz w:val="24"/>
            <w:szCs w:val="24"/>
          </w:rPr>
          <w:t>mới.</w:t>
        </w:r>
      </w:ins>
    </w:p>
    <w:p w14:paraId="17A1A1F4" w14:textId="77777777" w:rsidR="00964300" w:rsidRDefault="00964300">
      <w:pPr>
        <w:pStyle w:val="Heading31"/>
        <w:keepNext w:val="0"/>
        <w:widowControl w:val="0"/>
        <w:numPr>
          <w:ilvl w:val="0"/>
          <w:numId w:val="0"/>
        </w:numPr>
        <w:outlineLvl w:val="9"/>
        <w:rPr>
          <w:b w:val="0"/>
          <w:bCs w:val="0"/>
          <w:sz w:val="24"/>
          <w:szCs w:val="24"/>
        </w:rPr>
        <w:pPrChange w:id="32333" w:author="Phuong Truong Thi" w:date="2024-12-02T16:21:00Z">
          <w:pPr>
            <w:pStyle w:val="Heading31"/>
            <w:numPr>
              <w:ilvl w:val="0"/>
              <w:numId w:val="0"/>
            </w:numPr>
            <w:ind w:left="0" w:firstLine="0"/>
            <w:outlineLvl w:val="9"/>
          </w:pPr>
        </w:pPrChange>
      </w:pPr>
    </w:p>
    <w:p w14:paraId="5F0131E9" w14:textId="7A4CD1E5" w:rsidR="001279F6" w:rsidRPr="00FC3232" w:rsidDel="00764227" w:rsidRDefault="001279F6">
      <w:pPr>
        <w:pStyle w:val="Heading31"/>
        <w:keepNext w:val="0"/>
        <w:widowControl w:val="0"/>
        <w:numPr>
          <w:ilvl w:val="0"/>
          <w:numId w:val="0"/>
        </w:numPr>
        <w:outlineLvl w:val="9"/>
        <w:rPr>
          <w:del w:id="32334" w:author="Phuong Truong Thi" w:date="2024-11-28T01:08:00Z"/>
          <w:b w:val="0"/>
          <w:bCs w:val="0"/>
          <w:sz w:val="24"/>
          <w:szCs w:val="24"/>
        </w:rPr>
        <w:pPrChange w:id="32335" w:author="Phuong Truong Thi" w:date="2024-12-05T18:49:00Z">
          <w:pPr>
            <w:pStyle w:val="Heading31"/>
            <w:numPr>
              <w:ilvl w:val="0"/>
              <w:numId w:val="0"/>
            </w:numPr>
            <w:ind w:left="0" w:firstLine="0"/>
            <w:outlineLvl w:val="9"/>
          </w:pPr>
        </w:pPrChange>
      </w:pPr>
      <w:bookmarkStart w:id="32336" w:name="_Toc184406911"/>
      <w:bookmarkStart w:id="32337" w:name="_Toc184408167"/>
      <w:bookmarkStart w:id="32338" w:name="_Toc184409115"/>
      <w:bookmarkStart w:id="32339" w:name="_Toc184410063"/>
      <w:bookmarkStart w:id="32340" w:name="_Toc184814004"/>
      <w:bookmarkEnd w:id="32336"/>
      <w:bookmarkEnd w:id="32337"/>
      <w:bookmarkEnd w:id="32338"/>
      <w:bookmarkEnd w:id="32339"/>
      <w:bookmarkEnd w:id="32340"/>
    </w:p>
    <w:p w14:paraId="14D825B6" w14:textId="4E750EDA" w:rsidR="00E00AD0" w:rsidRDefault="00E00AD0">
      <w:pPr>
        <w:pStyle w:val="Heading31"/>
        <w:keepNext w:val="0"/>
        <w:widowControl w:val="0"/>
        <w:rPr>
          <w:sz w:val="24"/>
          <w:szCs w:val="24"/>
        </w:rPr>
        <w:pPrChange w:id="32341" w:author="Phuong Truong Thi" w:date="2024-12-05T18:49:00Z">
          <w:pPr>
            <w:pStyle w:val="Heading31"/>
          </w:pPr>
        </w:pPrChange>
      </w:pPr>
      <w:bookmarkStart w:id="32342" w:name="_Toc177425410"/>
      <w:bookmarkStart w:id="32343" w:name="_Toc180599401"/>
      <w:bookmarkStart w:id="32344" w:name="_Toc184814005"/>
      <w:r>
        <w:rPr>
          <w:sz w:val="24"/>
          <w:szCs w:val="24"/>
        </w:rPr>
        <w:t>Export file</w:t>
      </w:r>
      <w:bookmarkEnd w:id="32344"/>
    </w:p>
    <w:p w14:paraId="35D90354" w14:textId="673BD410" w:rsidR="00235246" w:rsidDel="00DB1231" w:rsidRDefault="00235246">
      <w:pPr>
        <w:pStyle w:val="Heading31"/>
        <w:keepNext w:val="0"/>
        <w:widowControl w:val="0"/>
        <w:numPr>
          <w:ilvl w:val="0"/>
          <w:numId w:val="0"/>
        </w:numPr>
        <w:outlineLvl w:val="9"/>
        <w:rPr>
          <w:del w:id="32345" w:author="Phuong Truong Thi" w:date="2024-11-27T16:40:00Z"/>
          <w:b w:val="0"/>
          <w:bCs w:val="0"/>
          <w:sz w:val="24"/>
          <w:szCs w:val="24"/>
        </w:rPr>
        <w:pPrChange w:id="32346" w:author="Phuong Truong Thi" w:date="2024-12-05T18:49:00Z">
          <w:pPr>
            <w:pStyle w:val="Heading31"/>
            <w:numPr>
              <w:ilvl w:val="0"/>
              <w:numId w:val="0"/>
            </w:numPr>
            <w:ind w:left="0" w:firstLine="0"/>
            <w:outlineLvl w:val="9"/>
          </w:pPr>
        </w:pPrChange>
      </w:pPr>
      <w:del w:id="32347" w:author="Phuong Truong Thi" w:date="2024-11-27T16:40:00Z">
        <w:r w:rsidRPr="007D24C3" w:rsidDel="00DB1231">
          <w:rPr>
            <w:b w:val="0"/>
            <w:bCs w:val="0"/>
            <w:sz w:val="24"/>
            <w:szCs w:val="24"/>
          </w:rPr>
          <w:delText xml:space="preserve">Chức năng Export file sẽ chuyển thành </w:delText>
        </w:r>
        <w:r w:rsidR="00614140" w:rsidDel="00DB1231">
          <w:rPr>
            <w:b w:val="0"/>
            <w:bCs w:val="0"/>
            <w:sz w:val="24"/>
            <w:szCs w:val="24"/>
          </w:rPr>
          <w:delText>Report</w:delText>
        </w:r>
        <w:r w:rsidDel="00DB1231">
          <w:rPr>
            <w:b w:val="0"/>
            <w:bCs w:val="0"/>
            <w:sz w:val="24"/>
            <w:szCs w:val="24"/>
          </w:rPr>
          <w:delText>.</w:delText>
        </w:r>
      </w:del>
    </w:p>
    <w:p w14:paraId="76A87648" w14:textId="4C595BF1" w:rsidR="00DB1231" w:rsidRDefault="007D24C3">
      <w:pPr>
        <w:pStyle w:val="Heading31"/>
        <w:keepNext w:val="0"/>
        <w:widowControl w:val="0"/>
        <w:numPr>
          <w:ilvl w:val="0"/>
          <w:numId w:val="0"/>
        </w:numPr>
        <w:outlineLvl w:val="9"/>
        <w:rPr>
          <w:ins w:id="32348" w:author="Phuong Truong Thi" w:date="2024-11-27T16:39:00Z"/>
          <w:b w:val="0"/>
          <w:bCs w:val="0"/>
          <w:sz w:val="24"/>
          <w:szCs w:val="24"/>
        </w:rPr>
        <w:pPrChange w:id="32349" w:author="Phuong Truong Thi" w:date="2024-12-05T18:49:00Z">
          <w:pPr>
            <w:pStyle w:val="Heading31"/>
            <w:numPr>
              <w:ilvl w:val="0"/>
              <w:numId w:val="0"/>
            </w:numPr>
            <w:ind w:left="0" w:firstLine="0"/>
            <w:outlineLvl w:val="9"/>
          </w:pPr>
        </w:pPrChange>
      </w:pPr>
      <w:r>
        <w:rPr>
          <w:b w:val="0"/>
          <w:bCs w:val="0"/>
          <w:sz w:val="24"/>
          <w:szCs w:val="24"/>
        </w:rPr>
        <w:t>Chức năng hỗ trợ NSD</w:t>
      </w:r>
      <w:ins w:id="32350" w:author="Phuong Truong Thi" w:date="2024-11-27T16:29:00Z">
        <w:r w:rsidR="007857CA">
          <w:rPr>
            <w:b w:val="0"/>
            <w:bCs w:val="0"/>
            <w:sz w:val="24"/>
            <w:szCs w:val="24"/>
          </w:rPr>
          <w:t xml:space="preserve"> là CBBH, CBQL</w:t>
        </w:r>
      </w:ins>
      <w:r w:rsidRPr="007D24C3">
        <w:rPr>
          <w:b w:val="0"/>
          <w:bCs w:val="0"/>
          <w:sz w:val="24"/>
          <w:szCs w:val="24"/>
        </w:rPr>
        <w:t xml:space="preserve"> xuất file danh sách KH theo nhu cầu cá nhân để tiện theo dõi, thống kê, đánh giá khách hàng tiềm năng</w:t>
      </w:r>
      <w:r>
        <w:rPr>
          <w:b w:val="0"/>
          <w:bCs w:val="0"/>
          <w:sz w:val="24"/>
          <w:szCs w:val="24"/>
        </w:rPr>
        <w:t>.</w:t>
      </w:r>
      <w:ins w:id="32351" w:author="Phuong Truong Thi" w:date="2024-11-27T16:39:00Z">
        <w:r w:rsidR="007857CA">
          <w:rPr>
            <w:b w:val="0"/>
            <w:bCs w:val="0"/>
            <w:sz w:val="24"/>
            <w:szCs w:val="24"/>
          </w:rPr>
          <w:t xml:space="preserve"> </w:t>
        </w:r>
      </w:ins>
    </w:p>
    <w:p w14:paraId="284F5A1E" w14:textId="77777777" w:rsidR="00DB1231" w:rsidRDefault="00DB1231" w:rsidP="00C847A8">
      <w:pPr>
        <w:pStyle w:val="Heading31"/>
        <w:keepNext w:val="0"/>
        <w:widowControl w:val="0"/>
        <w:numPr>
          <w:ilvl w:val="0"/>
          <w:numId w:val="0"/>
        </w:numPr>
        <w:outlineLvl w:val="9"/>
        <w:rPr>
          <w:ins w:id="32352" w:author="Phuong Truong Thi" w:date="2024-12-05T18:49:00Z"/>
          <w:b w:val="0"/>
          <w:bCs w:val="0"/>
          <w:sz w:val="24"/>
          <w:szCs w:val="24"/>
        </w:rPr>
      </w:pPr>
      <w:ins w:id="32353" w:author="Phuong Truong Thi" w:date="2024-11-27T16:39:00Z">
        <w:r w:rsidRPr="007D24C3">
          <w:rPr>
            <w:b w:val="0"/>
            <w:bCs w:val="0"/>
            <w:sz w:val="24"/>
            <w:szCs w:val="24"/>
          </w:rPr>
          <w:t xml:space="preserve">Chức năng Export file sẽ chuyển thành </w:t>
        </w:r>
        <w:r>
          <w:rPr>
            <w:b w:val="0"/>
            <w:bCs w:val="0"/>
            <w:sz w:val="24"/>
            <w:szCs w:val="24"/>
          </w:rPr>
          <w:t>Report.</w:t>
        </w:r>
      </w:ins>
    </w:p>
    <w:p w14:paraId="514CC739" w14:textId="2BC18B4D" w:rsidR="007857CA" w:rsidDel="00DB1231" w:rsidRDefault="007857CA">
      <w:pPr>
        <w:pStyle w:val="Heading31"/>
        <w:keepNext w:val="0"/>
        <w:widowControl w:val="0"/>
        <w:numPr>
          <w:ilvl w:val="0"/>
          <w:numId w:val="0"/>
        </w:numPr>
        <w:outlineLvl w:val="9"/>
        <w:rPr>
          <w:del w:id="32354" w:author="Phuong Truong Thi" w:date="2024-11-27T16:43:00Z"/>
          <w:b w:val="0"/>
          <w:bCs w:val="0"/>
          <w:sz w:val="24"/>
          <w:szCs w:val="24"/>
        </w:rPr>
        <w:pPrChange w:id="32355" w:author="Phuong Truong Thi" w:date="2024-12-05T18:49:00Z">
          <w:pPr>
            <w:pStyle w:val="Heading31"/>
            <w:numPr>
              <w:ilvl w:val="0"/>
              <w:numId w:val="0"/>
            </w:numPr>
            <w:ind w:left="0" w:firstLine="0"/>
            <w:outlineLvl w:val="9"/>
          </w:pPr>
        </w:pPrChange>
      </w:pPr>
    </w:p>
    <w:p w14:paraId="1A980F93" w14:textId="2C0E3CFD" w:rsidR="00B8582E" w:rsidRPr="00B8582E" w:rsidDel="00BE3DFB" w:rsidRDefault="007D24C3">
      <w:pPr>
        <w:pStyle w:val="Heading31"/>
        <w:keepNext w:val="0"/>
        <w:widowControl w:val="0"/>
        <w:numPr>
          <w:ilvl w:val="3"/>
          <w:numId w:val="47"/>
        </w:numPr>
        <w:outlineLvl w:val="9"/>
        <w:rPr>
          <w:del w:id="32356" w:author="Phuong Truong Thi" w:date="2024-12-06T19:36:00Z"/>
          <w:sz w:val="24"/>
          <w:szCs w:val="24"/>
        </w:rPr>
        <w:pPrChange w:id="32357" w:author="Phuong Truong Thi" w:date="2024-12-05T18:49:00Z">
          <w:pPr>
            <w:pStyle w:val="Heading31"/>
            <w:numPr>
              <w:ilvl w:val="3"/>
              <w:numId w:val="47"/>
            </w:numPr>
            <w:ind w:left="360" w:hanging="360"/>
            <w:outlineLvl w:val="9"/>
          </w:pPr>
        </w:pPrChange>
      </w:pPr>
      <w:del w:id="32358" w:author="Phuong Truong Thi" w:date="2024-12-06T19:36:00Z">
        <w:r w:rsidRPr="00235246" w:rsidDel="00BE3DFB">
          <w:rPr>
            <w:sz w:val="24"/>
            <w:szCs w:val="24"/>
          </w:rPr>
          <w:delText xml:space="preserve">Danh sách </w:delText>
        </w:r>
      </w:del>
      <w:del w:id="32359" w:author="Phuong Truong Thi" w:date="2024-11-27T16:52:00Z">
        <w:r w:rsidRPr="00235246" w:rsidDel="00941F76">
          <w:rPr>
            <w:sz w:val="24"/>
            <w:szCs w:val="24"/>
          </w:rPr>
          <w:delText>các báo cáo</w:delText>
        </w:r>
      </w:del>
    </w:p>
    <w:tbl>
      <w:tblPr>
        <w:tblStyle w:val="TableGrid"/>
        <w:tblW w:w="0" w:type="auto"/>
        <w:tblLook w:val="04A0" w:firstRow="1" w:lastRow="0" w:firstColumn="1" w:lastColumn="0" w:noHBand="0" w:noVBand="1"/>
      </w:tblPr>
      <w:tblGrid>
        <w:gridCol w:w="985"/>
        <w:gridCol w:w="8172"/>
      </w:tblGrid>
      <w:tr w:rsidR="007D24C3" w:rsidDel="00BE3DFB" w14:paraId="0CDF965E" w14:textId="648F558D" w:rsidTr="001279C9">
        <w:trPr>
          <w:del w:id="32360" w:author="Phuong Truong Thi" w:date="2024-12-06T19:36:00Z"/>
        </w:trPr>
        <w:tc>
          <w:tcPr>
            <w:tcW w:w="985" w:type="dxa"/>
            <w:shd w:val="clear" w:color="auto" w:fill="D0CECE" w:themeFill="background2" w:themeFillShade="E6"/>
          </w:tcPr>
          <w:p w14:paraId="7F0CE19E" w14:textId="74F4DE70" w:rsidR="007D24C3" w:rsidRPr="007D24C3" w:rsidDel="00BE3DFB" w:rsidRDefault="0028422E">
            <w:pPr>
              <w:pStyle w:val="Heading31"/>
              <w:keepNext w:val="0"/>
              <w:widowControl w:val="0"/>
              <w:numPr>
                <w:ilvl w:val="0"/>
                <w:numId w:val="0"/>
              </w:numPr>
              <w:rPr>
                <w:del w:id="32361" w:author="Phuong Truong Thi" w:date="2024-12-06T19:36:00Z"/>
                <w:sz w:val="24"/>
                <w:szCs w:val="24"/>
              </w:rPr>
              <w:pPrChange w:id="32362" w:author="Phuong Truong Thi" w:date="2024-12-05T18:49:00Z">
                <w:pPr>
                  <w:pStyle w:val="Heading31"/>
                  <w:numPr>
                    <w:ilvl w:val="0"/>
                    <w:numId w:val="0"/>
                  </w:numPr>
                  <w:ind w:left="0" w:firstLine="0"/>
                </w:pPr>
              </w:pPrChange>
            </w:pPr>
            <w:del w:id="32363" w:author="Phuong Truong Thi" w:date="2024-12-06T19:36:00Z">
              <w:r w:rsidDel="00BE3DFB">
                <w:rPr>
                  <w:sz w:val="24"/>
                  <w:szCs w:val="24"/>
                </w:rPr>
                <w:delText xml:space="preserve">    </w:delText>
              </w:r>
              <w:r w:rsidR="007D24C3" w:rsidRPr="007D24C3" w:rsidDel="00BE3DFB">
                <w:rPr>
                  <w:sz w:val="24"/>
                  <w:szCs w:val="24"/>
                </w:rPr>
                <w:delText>STT</w:delText>
              </w:r>
            </w:del>
          </w:p>
        </w:tc>
        <w:tc>
          <w:tcPr>
            <w:tcW w:w="8172" w:type="dxa"/>
            <w:shd w:val="clear" w:color="auto" w:fill="D0CECE" w:themeFill="background2" w:themeFillShade="E6"/>
          </w:tcPr>
          <w:p w14:paraId="2C3874A5" w14:textId="386061A9" w:rsidR="007D24C3" w:rsidRPr="0028422E" w:rsidDel="00BE3DFB" w:rsidRDefault="00F27916">
            <w:pPr>
              <w:pStyle w:val="Heading31"/>
              <w:keepNext w:val="0"/>
              <w:widowControl w:val="0"/>
              <w:numPr>
                <w:ilvl w:val="0"/>
                <w:numId w:val="0"/>
              </w:numPr>
              <w:rPr>
                <w:del w:id="32364" w:author="Phuong Truong Thi" w:date="2024-12-06T19:36:00Z"/>
                <w:sz w:val="24"/>
                <w:szCs w:val="24"/>
              </w:rPr>
              <w:pPrChange w:id="32365" w:author="Phuong Truong Thi" w:date="2024-12-05T18:49:00Z">
                <w:pPr>
                  <w:pStyle w:val="Heading31"/>
                  <w:numPr>
                    <w:ilvl w:val="0"/>
                    <w:numId w:val="0"/>
                  </w:numPr>
                  <w:ind w:left="0" w:firstLine="0"/>
                </w:pPr>
              </w:pPrChange>
            </w:pPr>
            <w:del w:id="32366" w:author="Phuong Truong Thi" w:date="2024-12-06T19:36:00Z">
              <w:r w:rsidDel="00BE3DFB">
                <w:rPr>
                  <w:b w:val="0"/>
                  <w:bCs w:val="0"/>
                  <w:sz w:val="24"/>
                  <w:szCs w:val="24"/>
                </w:rPr>
                <w:delText xml:space="preserve">   </w:delText>
              </w:r>
              <w:r w:rsidR="0028422E" w:rsidDel="00BE3DFB">
                <w:rPr>
                  <w:b w:val="0"/>
                  <w:bCs w:val="0"/>
                  <w:sz w:val="24"/>
                  <w:szCs w:val="24"/>
                </w:rPr>
                <w:delText xml:space="preserve">                                            </w:delText>
              </w:r>
              <w:r w:rsidRPr="0028422E" w:rsidDel="00BE3DFB">
                <w:rPr>
                  <w:sz w:val="24"/>
                  <w:szCs w:val="24"/>
                </w:rPr>
                <w:delText>Tên các báo cáo</w:delText>
              </w:r>
            </w:del>
          </w:p>
        </w:tc>
      </w:tr>
      <w:tr w:rsidR="007D24C3" w:rsidDel="00BE3DFB" w14:paraId="79045825" w14:textId="4D3FFBD7" w:rsidTr="001279C9">
        <w:trPr>
          <w:del w:id="32367" w:author="Phuong Truong Thi" w:date="2024-12-06T19:36:00Z"/>
        </w:trPr>
        <w:tc>
          <w:tcPr>
            <w:tcW w:w="985" w:type="dxa"/>
          </w:tcPr>
          <w:p w14:paraId="78983F01" w14:textId="69D1F529" w:rsidR="007D24C3" w:rsidDel="00BE3DFB" w:rsidRDefault="007D24C3">
            <w:pPr>
              <w:pStyle w:val="Heading31"/>
              <w:keepNext w:val="0"/>
              <w:widowControl w:val="0"/>
              <w:numPr>
                <w:ilvl w:val="0"/>
                <w:numId w:val="160"/>
              </w:numPr>
              <w:rPr>
                <w:del w:id="32368" w:author="Phuong Truong Thi" w:date="2024-12-06T19:36:00Z"/>
                <w:b w:val="0"/>
                <w:bCs w:val="0"/>
                <w:sz w:val="24"/>
                <w:szCs w:val="24"/>
              </w:rPr>
              <w:pPrChange w:id="32369" w:author="Phuong Truong Thi" w:date="2024-12-05T18:49:00Z">
                <w:pPr>
                  <w:pStyle w:val="Heading31"/>
                  <w:numPr>
                    <w:ilvl w:val="0"/>
                    <w:numId w:val="160"/>
                  </w:numPr>
                  <w:ind w:left="720" w:hanging="360"/>
                </w:pPr>
              </w:pPrChange>
            </w:pPr>
          </w:p>
        </w:tc>
        <w:tc>
          <w:tcPr>
            <w:tcW w:w="8172" w:type="dxa"/>
          </w:tcPr>
          <w:p w14:paraId="03B605AC" w14:textId="2926B6CF" w:rsidR="007D24C3" w:rsidDel="00BE3DFB" w:rsidRDefault="0028422E">
            <w:pPr>
              <w:pStyle w:val="Heading31"/>
              <w:keepNext w:val="0"/>
              <w:widowControl w:val="0"/>
              <w:numPr>
                <w:ilvl w:val="0"/>
                <w:numId w:val="0"/>
              </w:numPr>
              <w:ind w:left="504" w:hanging="504"/>
              <w:rPr>
                <w:del w:id="32370" w:author="Phuong Truong Thi" w:date="2024-12-06T19:36:00Z"/>
                <w:b w:val="0"/>
                <w:bCs w:val="0"/>
                <w:sz w:val="24"/>
                <w:szCs w:val="24"/>
              </w:rPr>
              <w:pPrChange w:id="32371" w:author="Phuong Truong Thi" w:date="2024-12-05T18:49:00Z">
                <w:pPr>
                  <w:pStyle w:val="Heading31"/>
                  <w:numPr>
                    <w:ilvl w:val="0"/>
                    <w:numId w:val="0"/>
                  </w:numPr>
                  <w:ind w:left="0" w:firstLine="0"/>
                </w:pPr>
              </w:pPrChange>
            </w:pPr>
            <w:del w:id="32372" w:author="Phuong Truong Thi" w:date="2024-12-06T19:36:00Z">
              <w:r w:rsidDel="00BE3DFB">
                <w:rPr>
                  <w:b w:val="0"/>
                  <w:bCs w:val="0"/>
                  <w:sz w:val="24"/>
                  <w:szCs w:val="24"/>
                </w:rPr>
                <w:delText>Danh sách tất cả khách hàng</w:delText>
              </w:r>
            </w:del>
          </w:p>
        </w:tc>
      </w:tr>
      <w:tr w:rsidR="007D24C3" w:rsidDel="00BE3DFB" w14:paraId="2311C5D6" w14:textId="2895F98E" w:rsidTr="001279C9">
        <w:trPr>
          <w:del w:id="32373" w:author="Phuong Truong Thi" w:date="2024-12-06T19:36:00Z"/>
        </w:trPr>
        <w:tc>
          <w:tcPr>
            <w:tcW w:w="985" w:type="dxa"/>
          </w:tcPr>
          <w:p w14:paraId="36B67A47" w14:textId="2AAD3C60" w:rsidR="007D24C3" w:rsidDel="00BE3DFB" w:rsidRDefault="007D24C3">
            <w:pPr>
              <w:pStyle w:val="Heading31"/>
              <w:keepNext w:val="0"/>
              <w:widowControl w:val="0"/>
              <w:numPr>
                <w:ilvl w:val="0"/>
                <w:numId w:val="160"/>
              </w:numPr>
              <w:rPr>
                <w:del w:id="32374" w:author="Phuong Truong Thi" w:date="2024-12-06T19:36:00Z"/>
                <w:b w:val="0"/>
                <w:bCs w:val="0"/>
                <w:sz w:val="24"/>
                <w:szCs w:val="24"/>
              </w:rPr>
              <w:pPrChange w:id="32375" w:author="Phuong Truong Thi" w:date="2024-12-05T18:49:00Z">
                <w:pPr>
                  <w:pStyle w:val="Heading31"/>
                  <w:numPr>
                    <w:ilvl w:val="0"/>
                    <w:numId w:val="160"/>
                  </w:numPr>
                  <w:ind w:left="720" w:hanging="360"/>
                </w:pPr>
              </w:pPrChange>
            </w:pPr>
          </w:p>
        </w:tc>
        <w:tc>
          <w:tcPr>
            <w:tcW w:w="8172" w:type="dxa"/>
          </w:tcPr>
          <w:p w14:paraId="117DD2EF" w14:textId="52F1FD79" w:rsidR="007D24C3" w:rsidDel="00BE3DFB" w:rsidRDefault="0028422E">
            <w:pPr>
              <w:pStyle w:val="Heading31"/>
              <w:keepNext w:val="0"/>
              <w:widowControl w:val="0"/>
              <w:numPr>
                <w:ilvl w:val="0"/>
                <w:numId w:val="0"/>
              </w:numPr>
              <w:ind w:left="504" w:hanging="504"/>
              <w:rPr>
                <w:del w:id="32376" w:author="Phuong Truong Thi" w:date="2024-12-06T19:36:00Z"/>
                <w:b w:val="0"/>
                <w:bCs w:val="0"/>
                <w:sz w:val="24"/>
                <w:szCs w:val="24"/>
              </w:rPr>
              <w:pPrChange w:id="32377" w:author="Phuong Truong Thi" w:date="2024-12-05T18:49:00Z">
                <w:pPr>
                  <w:pStyle w:val="Heading31"/>
                  <w:numPr>
                    <w:ilvl w:val="0"/>
                    <w:numId w:val="0"/>
                  </w:numPr>
                  <w:ind w:left="0" w:firstLine="0"/>
                </w:pPr>
              </w:pPrChange>
            </w:pPr>
            <w:del w:id="32378" w:author="Phuong Truong Thi" w:date="2024-12-06T19:35:00Z">
              <w:r w:rsidDel="00BE3DFB">
                <w:rPr>
                  <w:b w:val="0"/>
                  <w:bCs w:val="0"/>
                  <w:sz w:val="24"/>
                  <w:szCs w:val="24"/>
                </w:rPr>
                <w:delText>Danh sách khách hàng AF</w:delText>
              </w:r>
            </w:del>
          </w:p>
        </w:tc>
      </w:tr>
      <w:tr w:rsidR="007D24C3" w:rsidDel="00BE3DFB" w14:paraId="1F7A0432" w14:textId="7190DBC0" w:rsidTr="001279C9">
        <w:trPr>
          <w:del w:id="32379" w:author="Phuong Truong Thi" w:date="2024-12-06T19:36:00Z"/>
        </w:trPr>
        <w:tc>
          <w:tcPr>
            <w:tcW w:w="985" w:type="dxa"/>
          </w:tcPr>
          <w:p w14:paraId="7BDF6041" w14:textId="1C9373F6" w:rsidR="007D24C3" w:rsidDel="00BE3DFB" w:rsidRDefault="007D24C3">
            <w:pPr>
              <w:pStyle w:val="Heading31"/>
              <w:keepNext w:val="0"/>
              <w:widowControl w:val="0"/>
              <w:numPr>
                <w:ilvl w:val="0"/>
                <w:numId w:val="160"/>
              </w:numPr>
              <w:rPr>
                <w:del w:id="32380" w:author="Phuong Truong Thi" w:date="2024-12-06T19:36:00Z"/>
                <w:b w:val="0"/>
                <w:bCs w:val="0"/>
                <w:sz w:val="24"/>
                <w:szCs w:val="24"/>
              </w:rPr>
              <w:pPrChange w:id="32381" w:author="Phuong Truong Thi" w:date="2024-12-05T18:49:00Z">
                <w:pPr>
                  <w:pStyle w:val="Heading31"/>
                  <w:numPr>
                    <w:ilvl w:val="0"/>
                    <w:numId w:val="160"/>
                  </w:numPr>
                  <w:ind w:left="720" w:hanging="360"/>
                </w:pPr>
              </w:pPrChange>
            </w:pPr>
          </w:p>
        </w:tc>
        <w:tc>
          <w:tcPr>
            <w:tcW w:w="8172" w:type="dxa"/>
          </w:tcPr>
          <w:p w14:paraId="437CA2B0" w14:textId="5FD460C2" w:rsidR="007D24C3" w:rsidDel="00BE3DFB" w:rsidRDefault="0028422E">
            <w:pPr>
              <w:pStyle w:val="Heading31"/>
              <w:keepNext w:val="0"/>
              <w:widowControl w:val="0"/>
              <w:numPr>
                <w:ilvl w:val="0"/>
                <w:numId w:val="0"/>
              </w:numPr>
              <w:ind w:left="504" w:hanging="504"/>
              <w:rPr>
                <w:del w:id="32382" w:author="Phuong Truong Thi" w:date="2024-12-06T19:36:00Z"/>
                <w:b w:val="0"/>
                <w:bCs w:val="0"/>
                <w:sz w:val="24"/>
                <w:szCs w:val="24"/>
              </w:rPr>
              <w:pPrChange w:id="32383" w:author="Phuong Truong Thi" w:date="2024-12-05T18:49:00Z">
                <w:pPr>
                  <w:pStyle w:val="Heading31"/>
                  <w:numPr>
                    <w:ilvl w:val="0"/>
                    <w:numId w:val="0"/>
                  </w:numPr>
                  <w:ind w:left="0" w:firstLine="0"/>
                </w:pPr>
              </w:pPrChange>
            </w:pPr>
            <w:del w:id="32384" w:author="Phuong Truong Thi" w:date="2024-12-06T19:35:00Z">
              <w:r w:rsidDel="00BE3DFB">
                <w:rPr>
                  <w:b w:val="0"/>
                  <w:bCs w:val="0"/>
                  <w:sz w:val="24"/>
                  <w:szCs w:val="24"/>
                </w:rPr>
                <w:delText>Danh sách khách hàng MAF</w:delText>
              </w:r>
            </w:del>
          </w:p>
        </w:tc>
      </w:tr>
      <w:tr w:rsidR="007D24C3" w:rsidDel="00BE3DFB" w14:paraId="4606EC50" w14:textId="07CC0AF5" w:rsidTr="001279C9">
        <w:trPr>
          <w:del w:id="32385" w:author="Phuong Truong Thi" w:date="2024-12-06T19:36:00Z"/>
        </w:trPr>
        <w:tc>
          <w:tcPr>
            <w:tcW w:w="985" w:type="dxa"/>
          </w:tcPr>
          <w:p w14:paraId="26FFA5DE" w14:textId="5D4B3674" w:rsidR="007D24C3" w:rsidDel="00BE3DFB" w:rsidRDefault="007D24C3">
            <w:pPr>
              <w:pStyle w:val="Heading31"/>
              <w:keepNext w:val="0"/>
              <w:widowControl w:val="0"/>
              <w:numPr>
                <w:ilvl w:val="0"/>
                <w:numId w:val="160"/>
              </w:numPr>
              <w:rPr>
                <w:del w:id="32386" w:author="Phuong Truong Thi" w:date="2024-12-06T19:36:00Z"/>
                <w:b w:val="0"/>
                <w:bCs w:val="0"/>
                <w:sz w:val="24"/>
                <w:szCs w:val="24"/>
              </w:rPr>
              <w:pPrChange w:id="32387" w:author="Phuong Truong Thi" w:date="2024-12-05T18:49:00Z">
                <w:pPr>
                  <w:pStyle w:val="Heading31"/>
                  <w:numPr>
                    <w:ilvl w:val="0"/>
                    <w:numId w:val="160"/>
                  </w:numPr>
                  <w:ind w:left="720" w:hanging="360"/>
                </w:pPr>
              </w:pPrChange>
            </w:pPr>
          </w:p>
        </w:tc>
        <w:tc>
          <w:tcPr>
            <w:tcW w:w="8172" w:type="dxa"/>
          </w:tcPr>
          <w:p w14:paraId="388AF5DD" w14:textId="2974FAF3" w:rsidR="007D24C3" w:rsidDel="00BE3DFB" w:rsidRDefault="0028422E">
            <w:pPr>
              <w:pStyle w:val="Heading31"/>
              <w:keepNext w:val="0"/>
              <w:widowControl w:val="0"/>
              <w:numPr>
                <w:ilvl w:val="0"/>
                <w:numId w:val="0"/>
              </w:numPr>
              <w:ind w:left="504" w:hanging="504"/>
              <w:rPr>
                <w:del w:id="32388" w:author="Phuong Truong Thi" w:date="2024-12-06T19:36:00Z"/>
                <w:b w:val="0"/>
                <w:bCs w:val="0"/>
                <w:sz w:val="24"/>
                <w:szCs w:val="24"/>
              </w:rPr>
              <w:pPrChange w:id="32389" w:author="Phuong Truong Thi" w:date="2024-12-05T18:49:00Z">
                <w:pPr>
                  <w:pStyle w:val="Heading31"/>
                  <w:numPr>
                    <w:ilvl w:val="0"/>
                    <w:numId w:val="0"/>
                  </w:numPr>
                  <w:ind w:left="0" w:firstLine="0"/>
                </w:pPr>
              </w:pPrChange>
            </w:pPr>
            <w:del w:id="32390" w:author="Phuong Truong Thi" w:date="2024-12-06T19:35:00Z">
              <w:r w:rsidDel="00BE3DFB">
                <w:rPr>
                  <w:b w:val="0"/>
                  <w:bCs w:val="0"/>
                  <w:sz w:val="24"/>
                  <w:szCs w:val="24"/>
                </w:rPr>
                <w:delText xml:space="preserve">Danh sách khách hàng </w:delText>
              </w:r>
            </w:del>
            <w:del w:id="32391" w:author="Phuong Truong Thi" w:date="2024-12-04T01:30:00Z">
              <w:r w:rsidDel="00294BE6">
                <w:rPr>
                  <w:b w:val="0"/>
                  <w:bCs w:val="0"/>
                  <w:sz w:val="24"/>
                  <w:szCs w:val="24"/>
                </w:rPr>
                <w:delText>MASS</w:delText>
              </w:r>
            </w:del>
          </w:p>
        </w:tc>
      </w:tr>
      <w:tr w:rsidR="007D24C3" w:rsidDel="00BE3DFB" w14:paraId="4857868D" w14:textId="25C06BFA" w:rsidTr="001279C9">
        <w:trPr>
          <w:del w:id="32392" w:author="Phuong Truong Thi" w:date="2024-12-06T19:36:00Z"/>
        </w:trPr>
        <w:tc>
          <w:tcPr>
            <w:tcW w:w="985" w:type="dxa"/>
          </w:tcPr>
          <w:p w14:paraId="12A4886A" w14:textId="39CD01D7" w:rsidR="007D24C3" w:rsidDel="00BE3DFB" w:rsidRDefault="007D24C3">
            <w:pPr>
              <w:pStyle w:val="Heading31"/>
              <w:keepNext w:val="0"/>
              <w:widowControl w:val="0"/>
              <w:numPr>
                <w:ilvl w:val="0"/>
                <w:numId w:val="160"/>
              </w:numPr>
              <w:rPr>
                <w:del w:id="32393" w:author="Phuong Truong Thi" w:date="2024-12-06T19:36:00Z"/>
                <w:b w:val="0"/>
                <w:bCs w:val="0"/>
                <w:sz w:val="24"/>
                <w:szCs w:val="24"/>
              </w:rPr>
              <w:pPrChange w:id="32394" w:author="Phuong Truong Thi" w:date="2024-12-05T18:49:00Z">
                <w:pPr>
                  <w:pStyle w:val="Heading31"/>
                  <w:numPr>
                    <w:ilvl w:val="0"/>
                    <w:numId w:val="160"/>
                  </w:numPr>
                  <w:ind w:left="720" w:hanging="360"/>
                </w:pPr>
              </w:pPrChange>
            </w:pPr>
          </w:p>
        </w:tc>
        <w:tc>
          <w:tcPr>
            <w:tcW w:w="8172" w:type="dxa"/>
          </w:tcPr>
          <w:p w14:paraId="4D120BB2" w14:textId="08CC6EB9" w:rsidR="007D24C3" w:rsidDel="00BE3DFB" w:rsidRDefault="0028422E">
            <w:pPr>
              <w:pStyle w:val="Heading31"/>
              <w:keepNext w:val="0"/>
              <w:widowControl w:val="0"/>
              <w:numPr>
                <w:ilvl w:val="0"/>
                <w:numId w:val="0"/>
              </w:numPr>
              <w:ind w:left="504" w:hanging="504"/>
              <w:rPr>
                <w:del w:id="32395" w:author="Phuong Truong Thi" w:date="2024-12-06T19:36:00Z"/>
                <w:b w:val="0"/>
                <w:bCs w:val="0"/>
                <w:sz w:val="24"/>
                <w:szCs w:val="24"/>
              </w:rPr>
              <w:pPrChange w:id="32396" w:author="Phuong Truong Thi" w:date="2024-12-05T18:49:00Z">
                <w:pPr>
                  <w:pStyle w:val="Heading31"/>
                  <w:numPr>
                    <w:ilvl w:val="0"/>
                    <w:numId w:val="0"/>
                  </w:numPr>
                  <w:ind w:left="0" w:firstLine="0"/>
                </w:pPr>
              </w:pPrChange>
            </w:pPr>
            <w:del w:id="32397" w:author="Phuong Truong Thi" w:date="2024-12-06T19:35:00Z">
              <w:r w:rsidDel="00BE3DFB">
                <w:rPr>
                  <w:b w:val="0"/>
                  <w:bCs w:val="0"/>
                  <w:sz w:val="24"/>
                  <w:szCs w:val="24"/>
                </w:rPr>
                <w:delText>Danh sách khách hàng mới</w:delText>
              </w:r>
            </w:del>
          </w:p>
        </w:tc>
      </w:tr>
      <w:tr w:rsidR="007D24C3" w:rsidDel="00BE3DFB" w14:paraId="63AF01F5" w14:textId="033BBA2A" w:rsidTr="001279C9">
        <w:trPr>
          <w:del w:id="32398" w:author="Phuong Truong Thi" w:date="2024-12-06T19:36:00Z"/>
        </w:trPr>
        <w:tc>
          <w:tcPr>
            <w:tcW w:w="985" w:type="dxa"/>
          </w:tcPr>
          <w:p w14:paraId="60D1B5B9" w14:textId="61FB1535" w:rsidR="007D24C3" w:rsidDel="00BE3DFB" w:rsidRDefault="007D24C3">
            <w:pPr>
              <w:pStyle w:val="Heading31"/>
              <w:keepNext w:val="0"/>
              <w:widowControl w:val="0"/>
              <w:numPr>
                <w:ilvl w:val="0"/>
                <w:numId w:val="160"/>
              </w:numPr>
              <w:rPr>
                <w:del w:id="32399" w:author="Phuong Truong Thi" w:date="2024-12-06T19:36:00Z"/>
                <w:b w:val="0"/>
                <w:bCs w:val="0"/>
                <w:sz w:val="24"/>
                <w:szCs w:val="24"/>
              </w:rPr>
              <w:pPrChange w:id="32400" w:author="Phuong Truong Thi" w:date="2024-12-05T18:49:00Z">
                <w:pPr>
                  <w:pStyle w:val="Heading31"/>
                  <w:numPr>
                    <w:ilvl w:val="0"/>
                    <w:numId w:val="160"/>
                  </w:numPr>
                  <w:ind w:left="720" w:hanging="360"/>
                </w:pPr>
              </w:pPrChange>
            </w:pPr>
          </w:p>
        </w:tc>
        <w:tc>
          <w:tcPr>
            <w:tcW w:w="8172" w:type="dxa"/>
          </w:tcPr>
          <w:p w14:paraId="683566A0" w14:textId="786985B7" w:rsidR="007D24C3" w:rsidDel="00BE3DFB" w:rsidRDefault="0028422E">
            <w:pPr>
              <w:pStyle w:val="Heading31"/>
              <w:keepNext w:val="0"/>
              <w:widowControl w:val="0"/>
              <w:numPr>
                <w:ilvl w:val="0"/>
                <w:numId w:val="0"/>
              </w:numPr>
              <w:ind w:left="504" w:hanging="504"/>
              <w:rPr>
                <w:del w:id="32401" w:author="Phuong Truong Thi" w:date="2024-12-06T19:36:00Z"/>
                <w:b w:val="0"/>
                <w:bCs w:val="0"/>
                <w:sz w:val="24"/>
                <w:szCs w:val="24"/>
              </w:rPr>
              <w:pPrChange w:id="32402" w:author="Phuong Truong Thi" w:date="2024-12-05T18:49:00Z">
                <w:pPr>
                  <w:pStyle w:val="Heading31"/>
                  <w:numPr>
                    <w:ilvl w:val="0"/>
                    <w:numId w:val="0"/>
                  </w:numPr>
                  <w:ind w:left="0" w:firstLine="0"/>
                </w:pPr>
              </w:pPrChange>
            </w:pPr>
            <w:del w:id="32403" w:author="Phuong Truong Thi" w:date="2024-12-06T19:35:00Z">
              <w:r w:rsidDel="00BE3DFB">
                <w:rPr>
                  <w:b w:val="0"/>
                  <w:bCs w:val="0"/>
                  <w:sz w:val="24"/>
                  <w:szCs w:val="24"/>
                </w:rPr>
                <w:delText>Danh sách khách hàng sinh nhật</w:delText>
              </w:r>
            </w:del>
          </w:p>
        </w:tc>
      </w:tr>
      <w:tr w:rsidR="007D24C3" w:rsidDel="00BE3DFB" w14:paraId="3BFF6402" w14:textId="02C3057F" w:rsidTr="001279C9">
        <w:trPr>
          <w:del w:id="32404" w:author="Phuong Truong Thi" w:date="2024-12-06T19:36:00Z"/>
        </w:trPr>
        <w:tc>
          <w:tcPr>
            <w:tcW w:w="985" w:type="dxa"/>
          </w:tcPr>
          <w:p w14:paraId="4BEAFB2E" w14:textId="25619A54" w:rsidR="007D24C3" w:rsidDel="00BE3DFB" w:rsidRDefault="007D24C3">
            <w:pPr>
              <w:pStyle w:val="Heading31"/>
              <w:keepNext w:val="0"/>
              <w:widowControl w:val="0"/>
              <w:numPr>
                <w:ilvl w:val="0"/>
                <w:numId w:val="160"/>
              </w:numPr>
              <w:rPr>
                <w:del w:id="32405" w:author="Phuong Truong Thi" w:date="2024-12-06T19:36:00Z"/>
                <w:b w:val="0"/>
                <w:bCs w:val="0"/>
                <w:sz w:val="24"/>
                <w:szCs w:val="24"/>
              </w:rPr>
              <w:pPrChange w:id="32406" w:author="Phuong Truong Thi" w:date="2024-12-05T18:49:00Z">
                <w:pPr>
                  <w:pStyle w:val="Heading31"/>
                  <w:numPr>
                    <w:ilvl w:val="0"/>
                    <w:numId w:val="160"/>
                  </w:numPr>
                  <w:ind w:left="720" w:hanging="360"/>
                </w:pPr>
              </w:pPrChange>
            </w:pPr>
          </w:p>
        </w:tc>
        <w:tc>
          <w:tcPr>
            <w:tcW w:w="8172" w:type="dxa"/>
          </w:tcPr>
          <w:p w14:paraId="10B2F220" w14:textId="2C6A3D6B" w:rsidR="007D24C3" w:rsidDel="00BE3DFB" w:rsidRDefault="0028422E">
            <w:pPr>
              <w:pStyle w:val="Heading31"/>
              <w:keepNext w:val="0"/>
              <w:widowControl w:val="0"/>
              <w:numPr>
                <w:ilvl w:val="0"/>
                <w:numId w:val="0"/>
              </w:numPr>
              <w:ind w:left="504" w:hanging="504"/>
              <w:rPr>
                <w:del w:id="32407" w:author="Phuong Truong Thi" w:date="2024-12-06T19:36:00Z"/>
                <w:b w:val="0"/>
                <w:bCs w:val="0"/>
                <w:sz w:val="24"/>
                <w:szCs w:val="24"/>
              </w:rPr>
              <w:pPrChange w:id="32408" w:author="Phuong Truong Thi" w:date="2024-12-05T18:49:00Z">
                <w:pPr>
                  <w:pStyle w:val="Heading31"/>
                  <w:numPr>
                    <w:ilvl w:val="0"/>
                    <w:numId w:val="0"/>
                  </w:numPr>
                  <w:ind w:left="0" w:firstLine="0"/>
                </w:pPr>
              </w:pPrChange>
            </w:pPr>
            <w:del w:id="32409" w:author="Phuong Truong Thi" w:date="2024-12-06T19:35:00Z">
              <w:r w:rsidDel="00BE3DFB">
                <w:rPr>
                  <w:b w:val="0"/>
                  <w:bCs w:val="0"/>
                  <w:sz w:val="24"/>
                  <w:szCs w:val="24"/>
                </w:rPr>
                <w:delText xml:space="preserve">Danh sách khách hàng AF tăng giảm ròng </w:delText>
              </w:r>
            </w:del>
          </w:p>
        </w:tc>
      </w:tr>
      <w:tr w:rsidR="007D24C3" w:rsidDel="00BE3DFB" w14:paraId="0EC9EDAE" w14:textId="6266BC54" w:rsidTr="001279C9">
        <w:trPr>
          <w:del w:id="32410" w:author="Phuong Truong Thi" w:date="2024-12-06T19:36:00Z"/>
        </w:trPr>
        <w:tc>
          <w:tcPr>
            <w:tcW w:w="985" w:type="dxa"/>
          </w:tcPr>
          <w:p w14:paraId="346C986F" w14:textId="0EB68187" w:rsidR="007D24C3" w:rsidDel="00BE3DFB" w:rsidRDefault="007D24C3">
            <w:pPr>
              <w:pStyle w:val="Heading31"/>
              <w:keepNext w:val="0"/>
              <w:widowControl w:val="0"/>
              <w:numPr>
                <w:ilvl w:val="0"/>
                <w:numId w:val="160"/>
              </w:numPr>
              <w:rPr>
                <w:del w:id="32411" w:author="Phuong Truong Thi" w:date="2024-12-06T19:36:00Z"/>
                <w:b w:val="0"/>
                <w:bCs w:val="0"/>
                <w:sz w:val="24"/>
                <w:szCs w:val="24"/>
              </w:rPr>
              <w:pPrChange w:id="32412" w:author="Phuong Truong Thi" w:date="2024-12-05T18:49:00Z">
                <w:pPr>
                  <w:pStyle w:val="Heading31"/>
                  <w:numPr>
                    <w:ilvl w:val="0"/>
                    <w:numId w:val="160"/>
                  </w:numPr>
                  <w:ind w:left="720" w:hanging="360"/>
                </w:pPr>
              </w:pPrChange>
            </w:pPr>
          </w:p>
        </w:tc>
        <w:tc>
          <w:tcPr>
            <w:tcW w:w="8172" w:type="dxa"/>
          </w:tcPr>
          <w:p w14:paraId="45209A3D" w14:textId="0A93C7DA" w:rsidR="007D24C3" w:rsidDel="00BE3DFB" w:rsidRDefault="0028422E">
            <w:pPr>
              <w:pStyle w:val="Heading31"/>
              <w:keepNext w:val="0"/>
              <w:widowControl w:val="0"/>
              <w:numPr>
                <w:ilvl w:val="0"/>
                <w:numId w:val="0"/>
              </w:numPr>
              <w:ind w:left="504" w:hanging="504"/>
              <w:rPr>
                <w:del w:id="32413" w:author="Phuong Truong Thi" w:date="2024-12-06T19:36:00Z"/>
                <w:b w:val="0"/>
                <w:bCs w:val="0"/>
                <w:sz w:val="24"/>
                <w:szCs w:val="24"/>
              </w:rPr>
              <w:pPrChange w:id="32414" w:author="Phuong Truong Thi" w:date="2024-12-05T18:49:00Z">
                <w:pPr>
                  <w:pStyle w:val="Heading31"/>
                  <w:numPr>
                    <w:ilvl w:val="0"/>
                    <w:numId w:val="0"/>
                  </w:numPr>
                  <w:ind w:left="0" w:firstLine="0"/>
                </w:pPr>
              </w:pPrChange>
            </w:pPr>
            <w:del w:id="32415" w:author="Phuong Truong Thi" w:date="2024-12-06T19:35:00Z">
              <w:r w:rsidDel="00BE3DFB">
                <w:rPr>
                  <w:b w:val="0"/>
                  <w:bCs w:val="0"/>
                  <w:sz w:val="24"/>
                  <w:szCs w:val="24"/>
                </w:rPr>
                <w:delText>Danh sách khách hàng MAF tăng giảm ròng</w:delText>
              </w:r>
            </w:del>
          </w:p>
        </w:tc>
      </w:tr>
    </w:tbl>
    <w:p w14:paraId="42CA1404" w14:textId="4FA35541" w:rsidR="00122474" w:rsidRDefault="00122474">
      <w:pPr>
        <w:pStyle w:val="Heading31"/>
        <w:keepNext w:val="0"/>
        <w:widowControl w:val="0"/>
        <w:numPr>
          <w:ilvl w:val="0"/>
          <w:numId w:val="0"/>
        </w:numPr>
        <w:outlineLvl w:val="9"/>
        <w:rPr>
          <w:sz w:val="24"/>
          <w:szCs w:val="24"/>
        </w:rPr>
        <w:pPrChange w:id="32416" w:author="Phuong Truong Thi" w:date="2024-12-06T19:37:00Z">
          <w:pPr>
            <w:pStyle w:val="Heading31"/>
            <w:numPr>
              <w:ilvl w:val="0"/>
              <w:numId w:val="0"/>
            </w:numPr>
            <w:ind w:left="0" w:firstLine="0"/>
            <w:outlineLvl w:val="9"/>
          </w:pPr>
        </w:pPrChange>
      </w:pPr>
      <w:del w:id="32417" w:author="Phuong Truong Thi" w:date="2024-12-06T19:37:00Z">
        <w:r w:rsidDel="00BE3DFB">
          <w:rPr>
            <w:noProof/>
            <w:lang w:eastAsia="en-US"/>
          </w:rPr>
          <w:drawing>
            <wp:inline distT="0" distB="0" distL="0" distR="0" wp14:anchorId="28306A47" wp14:editId="480A8E1B">
              <wp:extent cx="5821045" cy="2355850"/>
              <wp:effectExtent l="0" t="0" r="8255" b="6350"/>
              <wp:docPr id="8491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7986" name=""/>
                      <pic:cNvPicPr/>
                    </pic:nvPicPr>
                    <pic:blipFill>
                      <a:blip r:embed="rId48"/>
                      <a:stretch>
                        <a:fillRect/>
                      </a:stretch>
                    </pic:blipFill>
                    <pic:spPr>
                      <a:xfrm>
                        <a:off x="0" y="0"/>
                        <a:ext cx="5821045" cy="2355850"/>
                      </a:xfrm>
                      <a:prstGeom prst="rect">
                        <a:avLst/>
                      </a:prstGeom>
                    </pic:spPr>
                  </pic:pic>
                </a:graphicData>
              </a:graphic>
            </wp:inline>
          </w:drawing>
        </w:r>
      </w:del>
    </w:p>
    <w:p w14:paraId="68839413" w14:textId="77995CB8" w:rsidR="00674FB1" w:rsidRDefault="00674FB1">
      <w:pPr>
        <w:pStyle w:val="Heading31"/>
        <w:keepNext w:val="0"/>
        <w:widowControl w:val="0"/>
        <w:numPr>
          <w:ilvl w:val="3"/>
          <w:numId w:val="112"/>
        </w:numPr>
        <w:outlineLvl w:val="9"/>
        <w:rPr>
          <w:ins w:id="32418" w:author="Phuong Truong Thi" w:date="2024-11-27T18:05:00Z"/>
          <w:sz w:val="24"/>
          <w:szCs w:val="24"/>
        </w:rPr>
        <w:pPrChange w:id="32419" w:author="Phuong Truong Thi" w:date="2024-12-06T20:04:00Z">
          <w:pPr>
            <w:pStyle w:val="Heading31"/>
            <w:numPr>
              <w:ilvl w:val="3"/>
              <w:numId w:val="47"/>
            </w:numPr>
            <w:ind w:left="360" w:hanging="360"/>
            <w:outlineLvl w:val="9"/>
          </w:pPr>
        </w:pPrChange>
      </w:pPr>
      <w:ins w:id="32420" w:author="Phuong Truong Thi" w:date="2024-11-27T18:05:00Z">
        <w:r>
          <w:rPr>
            <w:sz w:val="24"/>
            <w:szCs w:val="24"/>
          </w:rPr>
          <w:t>Các bước xử lý</w:t>
        </w:r>
      </w:ins>
    </w:p>
    <w:p w14:paraId="7BD21C01" w14:textId="7795728B" w:rsidR="00674FB1" w:rsidRDefault="00DD0939">
      <w:pPr>
        <w:pStyle w:val="Heading31"/>
        <w:keepNext w:val="0"/>
        <w:widowControl w:val="0"/>
        <w:numPr>
          <w:ilvl w:val="0"/>
          <w:numId w:val="0"/>
        </w:numPr>
        <w:outlineLvl w:val="9"/>
        <w:rPr>
          <w:ins w:id="32421" w:author="Phuong Truong Thi" w:date="2024-11-27T18:41:00Z"/>
          <w:sz w:val="24"/>
          <w:szCs w:val="24"/>
        </w:rPr>
        <w:pPrChange w:id="32422" w:author="Phuong Truong Thi" w:date="2024-12-06T18:15:00Z">
          <w:pPr>
            <w:pStyle w:val="Heading31"/>
            <w:numPr>
              <w:ilvl w:val="0"/>
              <w:numId w:val="0"/>
            </w:numPr>
            <w:ind w:left="0" w:firstLine="0"/>
            <w:outlineLvl w:val="9"/>
          </w:pPr>
        </w:pPrChange>
      </w:pPr>
      <w:ins w:id="32423" w:author="Phuong Truong Thi" w:date="2024-11-27T18:05:00Z">
        <w:r w:rsidRPr="00DA3B4A">
          <w:rPr>
            <w:sz w:val="24"/>
            <w:szCs w:val="24"/>
          </w:rPr>
          <w:t>Bước 1</w:t>
        </w:r>
        <w:r w:rsidRPr="00DD0939">
          <w:rPr>
            <w:b w:val="0"/>
            <w:bCs w:val="0"/>
            <w:sz w:val="24"/>
            <w:szCs w:val="24"/>
            <w:rPrChange w:id="32424" w:author="Phuong Truong Thi" w:date="2024-11-27T18:07:00Z">
              <w:rPr>
                <w:sz w:val="24"/>
                <w:szCs w:val="24"/>
              </w:rPr>
            </w:rPrChange>
          </w:rPr>
          <w:t>: Tại màn hình danh sách</w:t>
        </w:r>
      </w:ins>
      <w:ins w:id="32425" w:author="Phuong Truong Thi" w:date="2024-12-06T19:37:00Z">
        <w:r w:rsidR="00BE3DFB">
          <w:rPr>
            <w:b w:val="0"/>
            <w:bCs w:val="0"/>
            <w:sz w:val="24"/>
            <w:szCs w:val="24"/>
          </w:rPr>
          <w:t xml:space="preserve"> Tất cả khách hàng (PORT</w:t>
        </w:r>
      </w:ins>
      <w:ins w:id="32426" w:author="Phuong Truong Thi" w:date="2024-12-06T19:38:00Z">
        <w:r w:rsidR="00BE3DFB">
          <w:rPr>
            <w:b w:val="0"/>
            <w:bCs w:val="0"/>
            <w:sz w:val="24"/>
            <w:szCs w:val="24"/>
          </w:rPr>
          <w:t>.</w:t>
        </w:r>
      </w:ins>
      <w:ins w:id="32427" w:author="Phuong Truong Thi" w:date="2024-12-06T19:37:00Z">
        <w:r w:rsidR="00BE3DFB">
          <w:rPr>
            <w:b w:val="0"/>
            <w:bCs w:val="0"/>
            <w:sz w:val="24"/>
            <w:szCs w:val="24"/>
          </w:rPr>
          <w:t>01)</w:t>
        </w:r>
      </w:ins>
      <w:ins w:id="32428" w:author="Phuong Truong Thi" w:date="2024-11-27T18:05:00Z">
        <w:r w:rsidRPr="00DD0939">
          <w:rPr>
            <w:b w:val="0"/>
            <w:bCs w:val="0"/>
            <w:sz w:val="24"/>
            <w:szCs w:val="24"/>
            <w:rPrChange w:id="32429" w:author="Phuong Truong Thi" w:date="2024-11-27T18:07:00Z">
              <w:rPr>
                <w:sz w:val="24"/>
                <w:szCs w:val="24"/>
              </w:rPr>
            </w:rPrChange>
          </w:rPr>
          <w:t>, c</w:t>
        </w:r>
      </w:ins>
      <w:ins w:id="32430" w:author="Phuong Truong Thi" w:date="2024-11-27T18:06:00Z">
        <w:r w:rsidRPr="00DD0939">
          <w:rPr>
            <w:b w:val="0"/>
            <w:bCs w:val="0"/>
            <w:sz w:val="24"/>
            <w:szCs w:val="24"/>
            <w:rPrChange w:id="32431" w:author="Phuong Truong Thi" w:date="2024-11-27T18:07:00Z">
              <w:rPr>
                <w:sz w:val="24"/>
                <w:szCs w:val="24"/>
              </w:rPr>
            </w:rPrChange>
          </w:rPr>
          <w:t>lick nút</w:t>
        </w:r>
      </w:ins>
      <w:ins w:id="32432" w:author="Phuong Truong Thi" w:date="2024-11-27T18:34:00Z">
        <w:r w:rsidR="002F5491">
          <w:rPr>
            <w:b w:val="0"/>
            <w:bCs w:val="0"/>
            <w:sz w:val="24"/>
            <w:szCs w:val="24"/>
          </w:rPr>
          <w:t xml:space="preserve">  </w:t>
        </w:r>
      </w:ins>
      <w:ins w:id="32433" w:author="Phuong Truong Thi" w:date="2024-11-27T18:06:00Z">
        <w:r>
          <w:rPr>
            <w:sz w:val="24"/>
            <w:szCs w:val="24"/>
          </w:rPr>
          <w:t xml:space="preserve"> </w:t>
        </w:r>
        <w:r>
          <w:rPr>
            <w:noProof/>
            <w:lang w:eastAsia="en-US"/>
          </w:rPr>
          <w:drawing>
            <wp:inline distT="0" distB="0" distL="0" distR="0" wp14:anchorId="6C6C0F28" wp14:editId="088E53D7">
              <wp:extent cx="800000" cy="276190"/>
              <wp:effectExtent l="0" t="0" r="635" b="0"/>
              <wp:docPr id="12308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8966" name=""/>
                      <pic:cNvPicPr/>
                    </pic:nvPicPr>
                    <pic:blipFill>
                      <a:blip r:embed="rId49"/>
                      <a:stretch>
                        <a:fillRect/>
                      </a:stretch>
                    </pic:blipFill>
                    <pic:spPr>
                      <a:xfrm>
                        <a:off x="0" y="0"/>
                        <a:ext cx="800000" cy="276190"/>
                      </a:xfrm>
                      <a:prstGeom prst="rect">
                        <a:avLst/>
                      </a:prstGeom>
                    </pic:spPr>
                  </pic:pic>
                </a:graphicData>
              </a:graphic>
            </wp:inline>
          </w:drawing>
        </w:r>
      </w:ins>
    </w:p>
    <w:p w14:paraId="7CDE9B0B" w14:textId="7165C427" w:rsidR="002759E2" w:rsidRPr="002F5491" w:rsidRDefault="002759E2">
      <w:pPr>
        <w:pStyle w:val="Heading31"/>
        <w:keepNext w:val="0"/>
        <w:widowControl w:val="0"/>
        <w:numPr>
          <w:ilvl w:val="0"/>
          <w:numId w:val="0"/>
        </w:numPr>
        <w:outlineLvl w:val="9"/>
        <w:rPr>
          <w:ins w:id="32434" w:author="Phuong Truong Thi" w:date="2024-11-27T18:27:00Z"/>
          <w:b w:val="0"/>
          <w:bCs w:val="0"/>
          <w:sz w:val="24"/>
          <w:szCs w:val="24"/>
          <w:rPrChange w:id="32435" w:author="Phuong Truong Thi" w:date="2024-11-27T18:34:00Z">
            <w:rPr>
              <w:ins w:id="32436" w:author="Phuong Truong Thi" w:date="2024-11-27T18:27:00Z"/>
              <w:sz w:val="24"/>
              <w:szCs w:val="24"/>
            </w:rPr>
          </w:rPrChange>
        </w:rPr>
        <w:pPrChange w:id="32437" w:author="Phuong Truong Thi" w:date="2024-12-06T18:15:00Z">
          <w:pPr>
            <w:pStyle w:val="Heading31"/>
            <w:numPr>
              <w:ilvl w:val="0"/>
              <w:numId w:val="0"/>
            </w:numPr>
            <w:ind w:left="0" w:firstLine="0"/>
            <w:outlineLvl w:val="9"/>
          </w:pPr>
        </w:pPrChange>
      </w:pPr>
      <w:ins w:id="32438" w:author="Phuong Truong Thi" w:date="2024-11-27T18:41:00Z">
        <w:r>
          <w:rPr>
            <w:noProof/>
            <w:sz w:val="24"/>
            <w:szCs w:val="24"/>
            <w:lang w:eastAsia="en-US"/>
          </w:rPr>
          <w:drawing>
            <wp:inline distT="0" distB="0" distL="0" distR="0" wp14:anchorId="682304E0" wp14:editId="79D9B200">
              <wp:extent cx="5821045" cy="2276475"/>
              <wp:effectExtent l="0" t="0" r="8255" b="9525"/>
              <wp:docPr id="54679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5080" name="Picture 780445080"/>
                      <pic:cNvPicPr/>
                    </pic:nvPicPr>
                    <pic:blipFill>
                      <a:blip r:embed="rId50"/>
                      <a:stretch>
                        <a:fillRect/>
                      </a:stretch>
                    </pic:blipFill>
                    <pic:spPr>
                      <a:xfrm>
                        <a:off x="0" y="0"/>
                        <a:ext cx="5821045" cy="2276475"/>
                      </a:xfrm>
                      <a:prstGeom prst="rect">
                        <a:avLst/>
                      </a:prstGeom>
                    </pic:spPr>
                  </pic:pic>
                </a:graphicData>
              </a:graphic>
            </wp:inline>
          </w:drawing>
        </w:r>
      </w:ins>
    </w:p>
    <w:p w14:paraId="7EB5E3D9" w14:textId="17F877F4" w:rsidR="002F5491" w:rsidRDefault="002F5491">
      <w:pPr>
        <w:pStyle w:val="Heading31"/>
        <w:keepNext w:val="0"/>
        <w:widowControl w:val="0"/>
        <w:numPr>
          <w:ilvl w:val="0"/>
          <w:numId w:val="0"/>
        </w:numPr>
        <w:outlineLvl w:val="9"/>
        <w:rPr>
          <w:ins w:id="32439" w:author="Phuong Truong Thi" w:date="2024-12-06T19:39:00Z"/>
          <w:b w:val="0"/>
          <w:bCs w:val="0"/>
          <w:sz w:val="24"/>
          <w:szCs w:val="24"/>
        </w:rPr>
      </w:pPr>
      <w:ins w:id="32440" w:author="Phuong Truong Thi" w:date="2024-11-27T18:27:00Z">
        <w:r w:rsidRPr="002F5491">
          <w:rPr>
            <w:b w:val="0"/>
            <w:bCs w:val="0"/>
            <w:sz w:val="24"/>
            <w:szCs w:val="24"/>
            <w:rPrChange w:id="32441" w:author="Phuong Truong Thi" w:date="2024-11-27T18:27:00Z">
              <w:rPr>
                <w:sz w:val="24"/>
                <w:szCs w:val="24"/>
              </w:rPr>
            </w:rPrChange>
          </w:rPr>
          <w:t>Hệ thống điều hướng đến màn hình chi tiết báo cáo.</w:t>
        </w:r>
      </w:ins>
    </w:p>
    <w:p w14:paraId="4A08D46F" w14:textId="7BDE0C12" w:rsidR="00BE3DFB" w:rsidRDefault="00BE3DFB" w:rsidP="00BE3DFB">
      <w:pPr>
        <w:spacing w:line="360" w:lineRule="auto"/>
        <w:rPr>
          <w:ins w:id="32442" w:author="Phuong Truong Thi" w:date="2024-12-06T19:39:00Z"/>
          <w:rFonts w:ascii="Times New Roman" w:hAnsi="Times New Roman"/>
          <w:sz w:val="24"/>
          <w:szCs w:val="24"/>
          <w:lang w:eastAsia="zh-CN"/>
        </w:rPr>
      </w:pPr>
      <w:ins w:id="32443" w:author="Phuong Truong Thi" w:date="2024-12-06T19:39:00Z">
        <w:r>
          <w:rPr>
            <w:rFonts w:ascii="Times New Roman" w:hAnsi="Times New Roman"/>
            <w:sz w:val="24"/>
            <w:szCs w:val="24"/>
            <w:lang w:eastAsia="zh-CN"/>
          </w:rPr>
          <w:t>Các trường hiển thị trên báo cáo</w:t>
        </w:r>
        <w:r w:rsidRPr="00235246">
          <w:rPr>
            <w:rFonts w:ascii="Times New Roman" w:hAnsi="Times New Roman"/>
            <w:sz w:val="24"/>
            <w:szCs w:val="24"/>
            <w:lang w:eastAsia="zh-CN"/>
          </w:rPr>
          <w:t xml:space="preserve"> </w:t>
        </w:r>
        <w:r>
          <w:rPr>
            <w:rFonts w:ascii="Times New Roman" w:hAnsi="Times New Roman"/>
            <w:sz w:val="24"/>
            <w:szCs w:val="24"/>
            <w:lang w:eastAsia="zh-CN"/>
          </w:rPr>
          <w:t xml:space="preserve">là tất cả các trường </w:t>
        </w:r>
      </w:ins>
      <w:ins w:id="32444" w:author="Phuong Truong Thi" w:date="2024-12-06T19:48:00Z">
        <w:r w:rsidR="00DA3B4A">
          <w:rPr>
            <w:rFonts w:ascii="Times New Roman" w:hAnsi="Times New Roman"/>
            <w:sz w:val="24"/>
            <w:szCs w:val="24"/>
            <w:lang w:eastAsia="zh-CN"/>
          </w:rPr>
          <w:t>T</w:t>
        </w:r>
      </w:ins>
      <w:ins w:id="32445" w:author="Phuong Truong Thi" w:date="2024-12-06T19:39:00Z">
        <w:r>
          <w:rPr>
            <w:rFonts w:ascii="Times New Roman" w:hAnsi="Times New Roman"/>
            <w:sz w:val="24"/>
            <w:szCs w:val="24"/>
            <w:lang w:eastAsia="zh-CN"/>
          </w:rPr>
          <w:t xml:space="preserve">hông tin </w:t>
        </w:r>
      </w:ins>
      <w:ins w:id="32446" w:author="Phuong Truong Thi" w:date="2024-12-06T19:48:00Z">
        <w:r w:rsidR="00DA3B4A">
          <w:rPr>
            <w:rFonts w:ascii="Times New Roman" w:hAnsi="Times New Roman"/>
            <w:sz w:val="24"/>
            <w:szCs w:val="24"/>
            <w:lang w:eastAsia="zh-CN"/>
          </w:rPr>
          <w:t xml:space="preserve">dữ liệu </w:t>
        </w:r>
      </w:ins>
      <w:ins w:id="32447" w:author="Phuong Truong Thi" w:date="2024-12-06T19:39:00Z">
        <w:r>
          <w:rPr>
            <w:rFonts w:ascii="Times New Roman" w:hAnsi="Times New Roman"/>
            <w:sz w:val="24"/>
            <w:szCs w:val="24"/>
            <w:lang w:eastAsia="zh-CN"/>
          </w:rPr>
          <w:t>trong Danh sách tất cả khách hàng (mục II.2.2.PORT.01), loại bỏ các trường thông tin không được hiển thị theo yêu cầu của IT SEC.</w:t>
        </w:r>
      </w:ins>
    </w:p>
    <w:p w14:paraId="6C6EF66F" w14:textId="77777777" w:rsidR="00BE3DFB" w:rsidRDefault="00BE3DFB">
      <w:pPr>
        <w:pStyle w:val="Heading31"/>
        <w:keepNext w:val="0"/>
        <w:widowControl w:val="0"/>
        <w:numPr>
          <w:ilvl w:val="0"/>
          <w:numId w:val="0"/>
        </w:numPr>
        <w:outlineLvl w:val="9"/>
        <w:rPr>
          <w:ins w:id="32448" w:author="Phuong Truong Thi" w:date="2024-11-27T18:41:00Z"/>
          <w:b w:val="0"/>
          <w:bCs w:val="0"/>
          <w:sz w:val="24"/>
          <w:szCs w:val="24"/>
        </w:rPr>
        <w:pPrChange w:id="32449" w:author="Phuong Truong Thi" w:date="2024-12-06T18:15:00Z">
          <w:pPr>
            <w:pStyle w:val="Heading31"/>
            <w:numPr>
              <w:ilvl w:val="0"/>
              <w:numId w:val="0"/>
            </w:numPr>
            <w:ind w:left="0" w:firstLine="0"/>
            <w:outlineLvl w:val="9"/>
          </w:pPr>
        </w:pPrChange>
      </w:pPr>
    </w:p>
    <w:p w14:paraId="530C4EFC" w14:textId="6876E6F6" w:rsidR="002759E2" w:rsidRDefault="002759E2">
      <w:pPr>
        <w:pStyle w:val="Heading31"/>
        <w:keepNext w:val="0"/>
        <w:widowControl w:val="0"/>
        <w:numPr>
          <w:ilvl w:val="0"/>
          <w:numId w:val="0"/>
        </w:numPr>
        <w:outlineLvl w:val="9"/>
        <w:rPr>
          <w:ins w:id="32450" w:author="Phuong Truong Thi" w:date="2024-12-06T19:40:00Z"/>
          <w:b w:val="0"/>
          <w:bCs w:val="0"/>
          <w:sz w:val="24"/>
          <w:szCs w:val="24"/>
        </w:rPr>
      </w:pPr>
      <w:ins w:id="32451" w:author="Phuong Truong Thi" w:date="2024-11-27T18:42:00Z">
        <w:r>
          <w:rPr>
            <w:noProof/>
            <w:lang w:eastAsia="en-US"/>
          </w:rPr>
          <w:lastRenderedPageBreak/>
          <w:drawing>
            <wp:inline distT="0" distB="0" distL="0" distR="0" wp14:anchorId="3487649A" wp14:editId="327B0FC4">
              <wp:extent cx="5821045" cy="1952625"/>
              <wp:effectExtent l="0" t="0" r="8255" b="9525"/>
              <wp:docPr id="11794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7213" name=""/>
                      <pic:cNvPicPr/>
                    </pic:nvPicPr>
                    <pic:blipFill>
                      <a:blip r:embed="rId51"/>
                      <a:stretch>
                        <a:fillRect/>
                      </a:stretch>
                    </pic:blipFill>
                    <pic:spPr>
                      <a:xfrm>
                        <a:off x="0" y="0"/>
                        <a:ext cx="5821045" cy="1952625"/>
                      </a:xfrm>
                      <a:prstGeom prst="rect">
                        <a:avLst/>
                      </a:prstGeom>
                    </pic:spPr>
                  </pic:pic>
                </a:graphicData>
              </a:graphic>
            </wp:inline>
          </w:drawing>
        </w:r>
      </w:ins>
    </w:p>
    <w:p w14:paraId="71139193" w14:textId="2650E82C" w:rsidR="00FD79CF" w:rsidRPr="00FD79CF" w:rsidRDefault="002F5491">
      <w:pPr>
        <w:pStyle w:val="Heading31"/>
        <w:widowControl w:val="0"/>
        <w:numPr>
          <w:ilvl w:val="0"/>
          <w:numId w:val="0"/>
        </w:numPr>
        <w:ind w:hanging="54"/>
        <w:outlineLvl w:val="9"/>
        <w:rPr>
          <w:ins w:id="32452" w:author="Phuong Truong Thi" w:date="2024-12-07T00:19:00Z"/>
          <w:b w:val="0"/>
          <w:bCs w:val="0"/>
          <w:sz w:val="24"/>
          <w:szCs w:val="24"/>
        </w:rPr>
        <w:pPrChange w:id="32453" w:author="Phuong Truong Thi" w:date="2024-12-07T00:25:00Z">
          <w:pPr>
            <w:pStyle w:val="Heading31"/>
            <w:widowControl w:val="0"/>
          </w:pPr>
        </w:pPrChange>
      </w:pPr>
      <w:ins w:id="32454" w:author="Phuong Truong Thi" w:date="2024-11-27T18:27:00Z">
        <w:r w:rsidRPr="00DA3B4A">
          <w:rPr>
            <w:sz w:val="24"/>
            <w:szCs w:val="24"/>
          </w:rPr>
          <w:t>Bước 2</w:t>
        </w:r>
        <w:r w:rsidRPr="002F5491">
          <w:rPr>
            <w:b w:val="0"/>
            <w:bCs w:val="0"/>
            <w:sz w:val="24"/>
            <w:szCs w:val="24"/>
            <w:rPrChange w:id="32455" w:author="Phuong Truong Thi" w:date="2024-11-27T18:28:00Z">
              <w:rPr>
                <w:sz w:val="24"/>
                <w:szCs w:val="24"/>
              </w:rPr>
            </w:rPrChange>
          </w:rPr>
          <w:t xml:space="preserve">: </w:t>
        </w:r>
      </w:ins>
      <w:ins w:id="32456" w:author="Phuong Truong Thi" w:date="2024-12-07T00:19:00Z">
        <w:r w:rsidR="00FD79CF" w:rsidRPr="00FD79CF">
          <w:rPr>
            <w:b w:val="0"/>
            <w:bCs w:val="0"/>
            <w:sz w:val="24"/>
            <w:szCs w:val="24"/>
          </w:rPr>
          <w:t xml:space="preserve">Tại màn hình báo cáo, NSD sử dụng tính năng Filter đã được Admin tùy chỉnh trước đó để lọc các điều kiện theo nhu cầu người dùng.  </w:t>
        </w:r>
      </w:ins>
    </w:p>
    <w:p w14:paraId="38E5E5D4" w14:textId="16C49FC7" w:rsidR="003E7F44" w:rsidRDefault="00FD79CF" w:rsidP="00FD79CF">
      <w:pPr>
        <w:pStyle w:val="Heading31"/>
        <w:keepNext w:val="0"/>
        <w:widowControl w:val="0"/>
        <w:numPr>
          <w:ilvl w:val="0"/>
          <w:numId w:val="0"/>
        </w:numPr>
        <w:outlineLvl w:val="9"/>
        <w:rPr>
          <w:ins w:id="32457" w:author="Phuong Truong Thi" w:date="2024-12-06T19:45:00Z"/>
          <w:b w:val="0"/>
          <w:bCs w:val="0"/>
          <w:sz w:val="24"/>
          <w:szCs w:val="24"/>
        </w:rPr>
      </w:pPr>
      <w:ins w:id="32458" w:author="Phuong Truong Thi" w:date="2024-12-07T00:19:00Z">
        <w:r w:rsidRPr="00FD79CF">
          <w:rPr>
            <w:b w:val="0"/>
            <w:bCs w:val="0"/>
            <w:sz w:val="24"/>
            <w:szCs w:val="24"/>
          </w:rPr>
          <w:t>Bộ lọc cho phép lọc tối đa 20 trường dữ liệu, hiển thị mặc định với các trường sau:</w:t>
        </w:r>
      </w:ins>
    </w:p>
    <w:tbl>
      <w:tblPr>
        <w:tblStyle w:val="TableGrid"/>
        <w:tblW w:w="0" w:type="auto"/>
        <w:tblLook w:val="04A0" w:firstRow="1" w:lastRow="0" w:firstColumn="1" w:lastColumn="0" w:noHBand="0" w:noVBand="1"/>
        <w:tblPrChange w:id="32459" w:author="Phuong Truong Thi" w:date="2024-12-07T00:29:00Z">
          <w:tblPr>
            <w:tblStyle w:val="TableGrid"/>
            <w:tblW w:w="0" w:type="auto"/>
            <w:tblLook w:val="04A0" w:firstRow="1" w:lastRow="0" w:firstColumn="1" w:lastColumn="0" w:noHBand="0" w:noVBand="1"/>
          </w:tblPr>
        </w:tblPrChange>
      </w:tblPr>
      <w:tblGrid>
        <w:gridCol w:w="775"/>
        <w:gridCol w:w="6060"/>
        <w:gridCol w:w="2322"/>
        <w:tblGridChange w:id="32460">
          <w:tblGrid>
            <w:gridCol w:w="775"/>
            <w:gridCol w:w="120"/>
            <w:gridCol w:w="5940"/>
            <w:gridCol w:w="2322"/>
            <w:gridCol w:w="8262"/>
          </w:tblGrid>
        </w:tblGridChange>
      </w:tblGrid>
      <w:tr w:rsidR="00FD79CF" w14:paraId="6106BD3F" w14:textId="468AF704" w:rsidTr="00FD79CF">
        <w:trPr>
          <w:tblHeader/>
          <w:ins w:id="32461" w:author="Phuong Truong Thi" w:date="2024-12-06T19:45:00Z"/>
          <w:trPrChange w:id="32462" w:author="Phuong Truong Thi" w:date="2024-12-07T00:29:00Z">
            <w:trPr>
              <w:tblHeader/>
            </w:trPr>
          </w:trPrChange>
        </w:trPr>
        <w:tc>
          <w:tcPr>
            <w:tcW w:w="775" w:type="dxa"/>
            <w:shd w:val="clear" w:color="auto" w:fill="D9D9D9" w:themeFill="background1" w:themeFillShade="D9"/>
            <w:tcPrChange w:id="32463" w:author="Phuong Truong Thi" w:date="2024-12-07T00:29:00Z">
              <w:tcPr>
                <w:tcW w:w="895" w:type="dxa"/>
                <w:gridSpan w:val="2"/>
                <w:shd w:val="clear" w:color="auto" w:fill="D9D9D9" w:themeFill="background1" w:themeFillShade="D9"/>
              </w:tcPr>
            </w:tcPrChange>
          </w:tcPr>
          <w:p w14:paraId="2ECB3FA7" w14:textId="78FB2C1D" w:rsidR="00FD79CF" w:rsidRPr="003E7F44" w:rsidRDefault="00FD79CF">
            <w:pPr>
              <w:pStyle w:val="Heading31"/>
              <w:keepNext w:val="0"/>
              <w:widowControl w:val="0"/>
              <w:numPr>
                <w:ilvl w:val="0"/>
                <w:numId w:val="0"/>
              </w:numPr>
              <w:jc w:val="center"/>
              <w:rPr>
                <w:ins w:id="32464" w:author="Phuong Truong Thi" w:date="2024-12-06T19:45:00Z"/>
                <w:sz w:val="24"/>
                <w:szCs w:val="24"/>
                <w:rPrChange w:id="32465" w:author="Phuong Truong Thi" w:date="2024-12-06T19:45:00Z">
                  <w:rPr>
                    <w:ins w:id="32466" w:author="Phuong Truong Thi" w:date="2024-12-06T19:45:00Z"/>
                    <w:b w:val="0"/>
                    <w:bCs w:val="0"/>
                    <w:sz w:val="24"/>
                    <w:szCs w:val="24"/>
                  </w:rPr>
                </w:rPrChange>
              </w:rPr>
              <w:pPrChange w:id="32467" w:author="Phuong Truong Thi" w:date="2024-12-06T19:45:00Z">
                <w:pPr>
                  <w:pStyle w:val="Heading31"/>
                  <w:keepNext w:val="0"/>
                  <w:widowControl w:val="0"/>
                  <w:numPr>
                    <w:ilvl w:val="0"/>
                    <w:numId w:val="0"/>
                  </w:numPr>
                  <w:ind w:left="0" w:firstLine="0"/>
                </w:pPr>
              </w:pPrChange>
            </w:pPr>
            <w:bookmarkStart w:id="32468" w:name="_Toc184814006"/>
            <w:ins w:id="32469" w:author="Phuong Truong Thi" w:date="2024-12-06T19:45:00Z">
              <w:r w:rsidRPr="003E7F44">
                <w:rPr>
                  <w:sz w:val="24"/>
                  <w:szCs w:val="24"/>
                  <w:rPrChange w:id="32470" w:author="Phuong Truong Thi" w:date="2024-12-06T19:45:00Z">
                    <w:rPr>
                      <w:b w:val="0"/>
                      <w:bCs w:val="0"/>
                      <w:sz w:val="24"/>
                      <w:szCs w:val="24"/>
                    </w:rPr>
                  </w:rPrChange>
                </w:rPr>
                <w:t>STT</w:t>
              </w:r>
              <w:bookmarkEnd w:id="32468"/>
            </w:ins>
          </w:p>
        </w:tc>
        <w:tc>
          <w:tcPr>
            <w:tcW w:w="6060" w:type="dxa"/>
            <w:shd w:val="clear" w:color="auto" w:fill="D9D9D9" w:themeFill="background1" w:themeFillShade="D9"/>
            <w:tcPrChange w:id="32471" w:author="Phuong Truong Thi" w:date="2024-12-07T00:29:00Z">
              <w:tcPr>
                <w:tcW w:w="8262" w:type="dxa"/>
                <w:gridSpan w:val="2"/>
                <w:shd w:val="clear" w:color="auto" w:fill="D9D9D9" w:themeFill="background1" w:themeFillShade="D9"/>
              </w:tcPr>
            </w:tcPrChange>
          </w:tcPr>
          <w:p w14:paraId="4655B4D2" w14:textId="0BC588E1" w:rsidR="00FD79CF" w:rsidRPr="003E7F44" w:rsidRDefault="00FD79CF">
            <w:pPr>
              <w:pStyle w:val="Heading31"/>
              <w:keepNext w:val="0"/>
              <w:widowControl w:val="0"/>
              <w:numPr>
                <w:ilvl w:val="0"/>
                <w:numId w:val="0"/>
              </w:numPr>
              <w:jc w:val="center"/>
              <w:rPr>
                <w:ins w:id="32472" w:author="Phuong Truong Thi" w:date="2024-12-06T19:45:00Z"/>
                <w:sz w:val="24"/>
                <w:szCs w:val="24"/>
                <w:rPrChange w:id="32473" w:author="Phuong Truong Thi" w:date="2024-12-06T19:45:00Z">
                  <w:rPr>
                    <w:ins w:id="32474" w:author="Phuong Truong Thi" w:date="2024-12-06T19:45:00Z"/>
                    <w:b w:val="0"/>
                    <w:bCs w:val="0"/>
                    <w:sz w:val="24"/>
                    <w:szCs w:val="24"/>
                  </w:rPr>
                </w:rPrChange>
              </w:rPr>
              <w:pPrChange w:id="32475" w:author="Phuong Truong Thi" w:date="2024-12-06T19:45:00Z">
                <w:pPr>
                  <w:pStyle w:val="Heading31"/>
                  <w:keepNext w:val="0"/>
                  <w:widowControl w:val="0"/>
                  <w:numPr>
                    <w:ilvl w:val="0"/>
                    <w:numId w:val="0"/>
                  </w:numPr>
                  <w:ind w:left="0" w:firstLine="0"/>
                </w:pPr>
              </w:pPrChange>
            </w:pPr>
            <w:bookmarkStart w:id="32476" w:name="_Toc184814007"/>
            <w:ins w:id="32477" w:author="Phuong Truong Thi" w:date="2024-12-06T19:45:00Z">
              <w:r w:rsidRPr="003E7F44">
                <w:rPr>
                  <w:sz w:val="24"/>
                  <w:szCs w:val="24"/>
                  <w:rPrChange w:id="32478" w:author="Phuong Truong Thi" w:date="2024-12-06T19:45:00Z">
                    <w:rPr>
                      <w:b w:val="0"/>
                      <w:bCs w:val="0"/>
                      <w:sz w:val="24"/>
                      <w:szCs w:val="24"/>
                    </w:rPr>
                  </w:rPrChange>
                </w:rPr>
                <w:t>Tên trường</w:t>
              </w:r>
              <w:bookmarkEnd w:id="32476"/>
            </w:ins>
          </w:p>
        </w:tc>
        <w:tc>
          <w:tcPr>
            <w:tcW w:w="2322" w:type="dxa"/>
            <w:shd w:val="clear" w:color="auto" w:fill="D9D9D9" w:themeFill="background1" w:themeFillShade="D9"/>
            <w:tcPrChange w:id="32479" w:author="Phuong Truong Thi" w:date="2024-12-07T00:29:00Z">
              <w:tcPr>
                <w:tcW w:w="8262" w:type="dxa"/>
                <w:shd w:val="clear" w:color="auto" w:fill="D9D9D9" w:themeFill="background1" w:themeFillShade="D9"/>
              </w:tcPr>
            </w:tcPrChange>
          </w:tcPr>
          <w:p w14:paraId="5C332FF0" w14:textId="6BC4560C" w:rsidR="00FD79CF" w:rsidRPr="003E7F44" w:rsidRDefault="00FD79CF">
            <w:pPr>
              <w:pStyle w:val="Heading31"/>
              <w:keepNext w:val="0"/>
              <w:widowControl w:val="0"/>
              <w:numPr>
                <w:ilvl w:val="0"/>
                <w:numId w:val="0"/>
              </w:numPr>
              <w:jc w:val="center"/>
              <w:rPr>
                <w:ins w:id="32480" w:author="Phuong Truong Thi" w:date="2024-12-07T00:20:00Z"/>
                <w:sz w:val="24"/>
                <w:szCs w:val="24"/>
              </w:rPr>
            </w:pPr>
            <w:bookmarkStart w:id="32481" w:name="_Toc184814008"/>
            <w:ins w:id="32482" w:author="Phuong Truong Thi" w:date="2024-12-07T00:21:00Z">
              <w:r>
                <w:rPr>
                  <w:sz w:val="24"/>
                  <w:szCs w:val="24"/>
                </w:rPr>
                <w:t>Data type</w:t>
              </w:r>
            </w:ins>
            <w:bookmarkEnd w:id="32481"/>
          </w:p>
        </w:tc>
      </w:tr>
      <w:tr w:rsidR="00FD79CF" w14:paraId="5C1D5582" w14:textId="32C30213" w:rsidTr="00FD79CF">
        <w:trPr>
          <w:ins w:id="32483" w:author="Phuong Truong Thi" w:date="2024-12-06T19:45:00Z"/>
        </w:trPr>
        <w:tc>
          <w:tcPr>
            <w:tcW w:w="775" w:type="dxa"/>
            <w:tcPrChange w:id="32484" w:author="Phuong Truong Thi" w:date="2024-12-07T00:29:00Z">
              <w:tcPr>
                <w:tcW w:w="895" w:type="dxa"/>
                <w:gridSpan w:val="2"/>
              </w:tcPr>
            </w:tcPrChange>
          </w:tcPr>
          <w:p w14:paraId="5A96F55F" w14:textId="77777777" w:rsidR="00FD79CF" w:rsidRDefault="00FD79CF">
            <w:pPr>
              <w:pStyle w:val="Heading31"/>
              <w:keepNext w:val="0"/>
              <w:widowControl w:val="0"/>
              <w:numPr>
                <w:ilvl w:val="0"/>
                <w:numId w:val="165"/>
              </w:numPr>
              <w:rPr>
                <w:ins w:id="32485" w:author="Phuong Truong Thi" w:date="2024-12-06T19:45:00Z"/>
                <w:b w:val="0"/>
                <w:bCs w:val="0"/>
                <w:sz w:val="24"/>
                <w:szCs w:val="24"/>
              </w:rPr>
              <w:pPrChange w:id="32486" w:author="Phuong Truong Thi" w:date="2024-12-06T19:46:00Z">
                <w:pPr>
                  <w:pStyle w:val="Heading31"/>
                  <w:keepNext w:val="0"/>
                  <w:widowControl w:val="0"/>
                  <w:numPr>
                    <w:ilvl w:val="0"/>
                    <w:numId w:val="0"/>
                  </w:numPr>
                  <w:ind w:left="0" w:firstLine="0"/>
                </w:pPr>
              </w:pPrChange>
            </w:pPr>
            <w:bookmarkStart w:id="32487" w:name="_Toc184814009"/>
            <w:bookmarkEnd w:id="32487"/>
          </w:p>
        </w:tc>
        <w:tc>
          <w:tcPr>
            <w:tcW w:w="6060" w:type="dxa"/>
            <w:vAlign w:val="center"/>
            <w:tcPrChange w:id="32488" w:author="Phuong Truong Thi" w:date="2024-12-07T00:29:00Z">
              <w:tcPr>
                <w:tcW w:w="8262" w:type="dxa"/>
                <w:gridSpan w:val="2"/>
                <w:vAlign w:val="center"/>
              </w:tcPr>
            </w:tcPrChange>
          </w:tcPr>
          <w:p w14:paraId="6C503565" w14:textId="75B2C263" w:rsidR="00FD79CF" w:rsidRPr="003E7F44" w:rsidRDefault="00FD79CF" w:rsidP="003E7F44">
            <w:pPr>
              <w:pStyle w:val="Heading31"/>
              <w:keepNext w:val="0"/>
              <w:widowControl w:val="0"/>
              <w:numPr>
                <w:ilvl w:val="0"/>
                <w:numId w:val="0"/>
              </w:numPr>
              <w:rPr>
                <w:ins w:id="32489" w:author="Phuong Truong Thi" w:date="2024-12-06T19:45:00Z"/>
                <w:b w:val="0"/>
                <w:bCs w:val="0"/>
                <w:sz w:val="24"/>
                <w:szCs w:val="24"/>
              </w:rPr>
            </w:pPr>
            <w:bookmarkStart w:id="32490" w:name="_Toc184814010"/>
            <w:ins w:id="32491" w:author="Phuong Truong Thi" w:date="2024-12-06T19:46:00Z">
              <w:r w:rsidRPr="003E7F44">
                <w:rPr>
                  <w:b w:val="0"/>
                  <w:bCs w:val="0"/>
                  <w:color w:val="000000"/>
                  <w:sz w:val="24"/>
                  <w:szCs w:val="24"/>
                  <w:rPrChange w:id="32492" w:author="Phuong Truong Thi" w:date="2024-12-06T19:46:00Z">
                    <w:rPr>
                      <w:rFonts w:ascii="Calibri" w:hAnsi="Calibri" w:cs="Calibri"/>
                      <w:color w:val="000000"/>
                      <w:sz w:val="22"/>
                      <w:szCs w:val="22"/>
                    </w:rPr>
                  </w:rPrChange>
                </w:rPr>
                <w:t>CIF</w:t>
              </w:r>
            </w:ins>
            <w:bookmarkEnd w:id="32490"/>
          </w:p>
        </w:tc>
        <w:tc>
          <w:tcPr>
            <w:tcW w:w="2322" w:type="dxa"/>
            <w:tcPrChange w:id="32493" w:author="Phuong Truong Thi" w:date="2024-12-07T00:29:00Z">
              <w:tcPr>
                <w:tcW w:w="8262" w:type="dxa"/>
              </w:tcPr>
            </w:tcPrChange>
          </w:tcPr>
          <w:p w14:paraId="7E335E5A" w14:textId="5A171156" w:rsidR="00FD79CF" w:rsidRPr="003E7F44" w:rsidRDefault="00FD79CF">
            <w:pPr>
              <w:pStyle w:val="Heading31"/>
              <w:keepNext w:val="0"/>
              <w:widowControl w:val="0"/>
              <w:numPr>
                <w:ilvl w:val="0"/>
                <w:numId w:val="0"/>
              </w:numPr>
              <w:jc w:val="left"/>
              <w:rPr>
                <w:ins w:id="32494" w:author="Phuong Truong Thi" w:date="2024-12-07T00:20:00Z"/>
                <w:b w:val="0"/>
                <w:bCs w:val="0"/>
                <w:color w:val="000000"/>
                <w:sz w:val="24"/>
                <w:szCs w:val="24"/>
              </w:rPr>
              <w:pPrChange w:id="32495" w:author="Phuong Truong Thi" w:date="2024-12-07T00:29:00Z">
                <w:pPr>
                  <w:pStyle w:val="Heading31"/>
                  <w:keepNext w:val="0"/>
                  <w:widowControl w:val="0"/>
                  <w:numPr>
                    <w:ilvl w:val="0"/>
                    <w:numId w:val="0"/>
                  </w:numPr>
                  <w:ind w:left="0" w:firstLine="0"/>
                </w:pPr>
              </w:pPrChange>
            </w:pPr>
            <w:bookmarkStart w:id="32496" w:name="_Toc184814011"/>
            <w:ins w:id="32497" w:author="Phuong Truong Thi" w:date="2024-12-07T00:21:00Z">
              <w:r>
                <w:rPr>
                  <w:b w:val="0"/>
                  <w:bCs w:val="0"/>
                  <w:color w:val="000000"/>
                  <w:sz w:val="24"/>
                  <w:szCs w:val="24"/>
                </w:rPr>
                <w:t>Text(255)</w:t>
              </w:r>
            </w:ins>
            <w:bookmarkEnd w:id="32496"/>
          </w:p>
        </w:tc>
      </w:tr>
      <w:tr w:rsidR="00FD79CF" w14:paraId="1F945A2F" w14:textId="13B79F87" w:rsidTr="00FD79CF">
        <w:trPr>
          <w:ins w:id="32498" w:author="Phuong Truong Thi" w:date="2024-12-06T19:45:00Z"/>
        </w:trPr>
        <w:tc>
          <w:tcPr>
            <w:tcW w:w="775" w:type="dxa"/>
            <w:tcPrChange w:id="32499" w:author="Phuong Truong Thi" w:date="2024-12-07T00:29:00Z">
              <w:tcPr>
                <w:tcW w:w="895" w:type="dxa"/>
                <w:gridSpan w:val="2"/>
              </w:tcPr>
            </w:tcPrChange>
          </w:tcPr>
          <w:p w14:paraId="6C6632C4" w14:textId="77777777" w:rsidR="00FD79CF" w:rsidRDefault="00FD79CF">
            <w:pPr>
              <w:pStyle w:val="Heading31"/>
              <w:keepNext w:val="0"/>
              <w:widowControl w:val="0"/>
              <w:numPr>
                <w:ilvl w:val="0"/>
                <w:numId w:val="165"/>
              </w:numPr>
              <w:rPr>
                <w:ins w:id="32500" w:author="Phuong Truong Thi" w:date="2024-12-06T19:45:00Z"/>
                <w:b w:val="0"/>
                <w:bCs w:val="0"/>
                <w:sz w:val="24"/>
                <w:szCs w:val="24"/>
              </w:rPr>
              <w:pPrChange w:id="32501" w:author="Phuong Truong Thi" w:date="2024-12-06T19:46:00Z">
                <w:pPr>
                  <w:pStyle w:val="Heading31"/>
                  <w:keepNext w:val="0"/>
                  <w:widowControl w:val="0"/>
                  <w:numPr>
                    <w:ilvl w:val="0"/>
                    <w:numId w:val="0"/>
                  </w:numPr>
                  <w:ind w:left="0" w:firstLine="0"/>
                </w:pPr>
              </w:pPrChange>
            </w:pPr>
            <w:bookmarkStart w:id="32502" w:name="_Toc184814012"/>
            <w:bookmarkEnd w:id="32502"/>
          </w:p>
        </w:tc>
        <w:tc>
          <w:tcPr>
            <w:tcW w:w="6060" w:type="dxa"/>
            <w:vAlign w:val="center"/>
            <w:tcPrChange w:id="32503" w:author="Phuong Truong Thi" w:date="2024-12-07T00:29:00Z">
              <w:tcPr>
                <w:tcW w:w="8262" w:type="dxa"/>
                <w:gridSpan w:val="2"/>
                <w:vAlign w:val="center"/>
              </w:tcPr>
            </w:tcPrChange>
          </w:tcPr>
          <w:p w14:paraId="27B6818A" w14:textId="65D8558F" w:rsidR="00FD79CF" w:rsidRPr="003E7F44" w:rsidRDefault="00FD79CF" w:rsidP="003E7F44">
            <w:pPr>
              <w:pStyle w:val="Heading31"/>
              <w:keepNext w:val="0"/>
              <w:widowControl w:val="0"/>
              <w:numPr>
                <w:ilvl w:val="0"/>
                <w:numId w:val="0"/>
              </w:numPr>
              <w:rPr>
                <w:ins w:id="32504" w:author="Phuong Truong Thi" w:date="2024-12-06T19:45:00Z"/>
                <w:b w:val="0"/>
                <w:bCs w:val="0"/>
                <w:sz w:val="24"/>
                <w:szCs w:val="24"/>
              </w:rPr>
            </w:pPr>
            <w:bookmarkStart w:id="32505" w:name="_Toc184814013"/>
            <w:ins w:id="32506" w:author="Phuong Truong Thi" w:date="2024-12-06T19:46:00Z">
              <w:r w:rsidRPr="003E7F44">
                <w:rPr>
                  <w:b w:val="0"/>
                  <w:bCs w:val="0"/>
                  <w:color w:val="000000"/>
                  <w:sz w:val="24"/>
                  <w:szCs w:val="24"/>
                  <w:rPrChange w:id="32507" w:author="Phuong Truong Thi" w:date="2024-12-06T19:46:00Z">
                    <w:rPr>
                      <w:rFonts w:ascii="Calibri" w:hAnsi="Calibri" w:cs="Calibri"/>
                      <w:color w:val="000000"/>
                      <w:sz w:val="22"/>
                      <w:szCs w:val="22"/>
                    </w:rPr>
                  </w:rPrChange>
                </w:rPr>
                <w:t>Trạng thái khách hàng</w:t>
              </w:r>
            </w:ins>
            <w:bookmarkEnd w:id="32505"/>
          </w:p>
        </w:tc>
        <w:tc>
          <w:tcPr>
            <w:tcW w:w="2322" w:type="dxa"/>
            <w:tcPrChange w:id="32508" w:author="Phuong Truong Thi" w:date="2024-12-07T00:29:00Z">
              <w:tcPr>
                <w:tcW w:w="8262" w:type="dxa"/>
              </w:tcPr>
            </w:tcPrChange>
          </w:tcPr>
          <w:p w14:paraId="066FC933" w14:textId="5647EA82" w:rsidR="00FD79CF" w:rsidRPr="003E7F44" w:rsidRDefault="00FD79CF">
            <w:pPr>
              <w:pStyle w:val="Heading31"/>
              <w:keepNext w:val="0"/>
              <w:widowControl w:val="0"/>
              <w:numPr>
                <w:ilvl w:val="0"/>
                <w:numId w:val="0"/>
              </w:numPr>
              <w:jc w:val="left"/>
              <w:rPr>
                <w:ins w:id="32509" w:author="Phuong Truong Thi" w:date="2024-12-07T00:20:00Z"/>
                <w:b w:val="0"/>
                <w:bCs w:val="0"/>
                <w:color w:val="000000"/>
                <w:sz w:val="24"/>
                <w:szCs w:val="24"/>
              </w:rPr>
              <w:pPrChange w:id="32510" w:author="Phuong Truong Thi" w:date="2024-12-07T00:29:00Z">
                <w:pPr>
                  <w:pStyle w:val="Heading31"/>
                  <w:keepNext w:val="0"/>
                  <w:widowControl w:val="0"/>
                  <w:numPr>
                    <w:ilvl w:val="0"/>
                    <w:numId w:val="0"/>
                  </w:numPr>
                  <w:ind w:left="0" w:firstLine="0"/>
                </w:pPr>
              </w:pPrChange>
            </w:pPr>
            <w:bookmarkStart w:id="32511" w:name="_Toc184814014"/>
            <w:ins w:id="32512" w:author="Phuong Truong Thi" w:date="2024-12-07T00:25:00Z">
              <w:r>
                <w:rPr>
                  <w:b w:val="0"/>
                  <w:bCs w:val="0"/>
                  <w:color w:val="000000"/>
                  <w:sz w:val="24"/>
                  <w:szCs w:val="24"/>
                </w:rPr>
                <w:t>Text (255)</w:t>
              </w:r>
            </w:ins>
            <w:bookmarkEnd w:id="32511"/>
          </w:p>
        </w:tc>
      </w:tr>
      <w:tr w:rsidR="00FD79CF" w14:paraId="6D439F43" w14:textId="09866420" w:rsidTr="00FD79CF">
        <w:trPr>
          <w:ins w:id="32513" w:author="Phuong Truong Thi" w:date="2024-12-06T19:45:00Z"/>
        </w:trPr>
        <w:tc>
          <w:tcPr>
            <w:tcW w:w="775" w:type="dxa"/>
            <w:tcPrChange w:id="32514" w:author="Phuong Truong Thi" w:date="2024-12-07T00:29:00Z">
              <w:tcPr>
                <w:tcW w:w="895" w:type="dxa"/>
                <w:gridSpan w:val="2"/>
              </w:tcPr>
            </w:tcPrChange>
          </w:tcPr>
          <w:p w14:paraId="195488C1" w14:textId="77777777" w:rsidR="00FD79CF" w:rsidRDefault="00FD79CF">
            <w:pPr>
              <w:pStyle w:val="Heading31"/>
              <w:keepNext w:val="0"/>
              <w:widowControl w:val="0"/>
              <w:numPr>
                <w:ilvl w:val="0"/>
                <w:numId w:val="165"/>
              </w:numPr>
              <w:rPr>
                <w:ins w:id="32515" w:author="Phuong Truong Thi" w:date="2024-12-06T19:45:00Z"/>
                <w:b w:val="0"/>
                <w:bCs w:val="0"/>
                <w:sz w:val="24"/>
                <w:szCs w:val="24"/>
              </w:rPr>
              <w:pPrChange w:id="32516" w:author="Phuong Truong Thi" w:date="2024-12-06T19:46:00Z">
                <w:pPr>
                  <w:pStyle w:val="Heading31"/>
                  <w:keepNext w:val="0"/>
                  <w:widowControl w:val="0"/>
                  <w:numPr>
                    <w:ilvl w:val="0"/>
                    <w:numId w:val="0"/>
                  </w:numPr>
                  <w:ind w:left="0" w:firstLine="0"/>
                </w:pPr>
              </w:pPrChange>
            </w:pPr>
            <w:bookmarkStart w:id="32517" w:name="_Toc184814015"/>
            <w:bookmarkEnd w:id="32517"/>
          </w:p>
        </w:tc>
        <w:tc>
          <w:tcPr>
            <w:tcW w:w="6060" w:type="dxa"/>
            <w:vAlign w:val="center"/>
            <w:tcPrChange w:id="32518" w:author="Phuong Truong Thi" w:date="2024-12-07T00:29:00Z">
              <w:tcPr>
                <w:tcW w:w="8262" w:type="dxa"/>
                <w:gridSpan w:val="2"/>
                <w:vAlign w:val="center"/>
              </w:tcPr>
            </w:tcPrChange>
          </w:tcPr>
          <w:p w14:paraId="5B0F191F" w14:textId="37574A0F" w:rsidR="00FD79CF" w:rsidRPr="003E7F44" w:rsidRDefault="00FD79CF" w:rsidP="003E7F44">
            <w:pPr>
              <w:pStyle w:val="Heading31"/>
              <w:keepNext w:val="0"/>
              <w:widowControl w:val="0"/>
              <w:numPr>
                <w:ilvl w:val="0"/>
                <w:numId w:val="0"/>
              </w:numPr>
              <w:rPr>
                <w:ins w:id="32519" w:author="Phuong Truong Thi" w:date="2024-12-06T19:45:00Z"/>
                <w:b w:val="0"/>
                <w:bCs w:val="0"/>
                <w:sz w:val="24"/>
                <w:szCs w:val="24"/>
              </w:rPr>
            </w:pPr>
            <w:bookmarkStart w:id="32520" w:name="_Toc184814016"/>
            <w:ins w:id="32521" w:author="Phuong Truong Thi" w:date="2024-12-06T19:46:00Z">
              <w:r w:rsidRPr="003E7F44">
                <w:rPr>
                  <w:b w:val="0"/>
                  <w:bCs w:val="0"/>
                  <w:color w:val="000000"/>
                  <w:sz w:val="24"/>
                  <w:szCs w:val="24"/>
                  <w:rPrChange w:id="32522" w:author="Phuong Truong Thi" w:date="2024-12-06T19:46:00Z">
                    <w:rPr>
                      <w:rFonts w:ascii="Calibri" w:hAnsi="Calibri" w:cs="Calibri"/>
                      <w:color w:val="000000"/>
                      <w:sz w:val="22"/>
                      <w:szCs w:val="22"/>
                    </w:rPr>
                  </w:rPrChange>
                </w:rPr>
                <w:t>Giới tính</w:t>
              </w:r>
            </w:ins>
            <w:bookmarkEnd w:id="32520"/>
          </w:p>
        </w:tc>
        <w:tc>
          <w:tcPr>
            <w:tcW w:w="2322" w:type="dxa"/>
            <w:tcPrChange w:id="32523" w:author="Phuong Truong Thi" w:date="2024-12-07T00:29:00Z">
              <w:tcPr>
                <w:tcW w:w="8262" w:type="dxa"/>
              </w:tcPr>
            </w:tcPrChange>
          </w:tcPr>
          <w:p w14:paraId="03BBD4C1" w14:textId="4200EAE8" w:rsidR="00FD79CF" w:rsidRPr="003E7F44" w:rsidRDefault="00FD79CF">
            <w:pPr>
              <w:pStyle w:val="Heading31"/>
              <w:keepNext w:val="0"/>
              <w:widowControl w:val="0"/>
              <w:numPr>
                <w:ilvl w:val="0"/>
                <w:numId w:val="0"/>
              </w:numPr>
              <w:jc w:val="left"/>
              <w:rPr>
                <w:ins w:id="32524" w:author="Phuong Truong Thi" w:date="2024-12-07T00:20:00Z"/>
                <w:b w:val="0"/>
                <w:bCs w:val="0"/>
                <w:color w:val="000000"/>
                <w:sz w:val="24"/>
                <w:szCs w:val="24"/>
              </w:rPr>
              <w:pPrChange w:id="32525" w:author="Phuong Truong Thi" w:date="2024-12-07T00:29:00Z">
                <w:pPr>
                  <w:pStyle w:val="Heading31"/>
                  <w:keepNext w:val="0"/>
                  <w:widowControl w:val="0"/>
                  <w:numPr>
                    <w:ilvl w:val="0"/>
                    <w:numId w:val="0"/>
                  </w:numPr>
                  <w:ind w:left="0" w:firstLine="0"/>
                </w:pPr>
              </w:pPrChange>
            </w:pPr>
            <w:bookmarkStart w:id="32526" w:name="_Toc184814017"/>
            <w:ins w:id="32527" w:author="Phuong Truong Thi" w:date="2024-12-07T00:21:00Z">
              <w:r>
                <w:rPr>
                  <w:b w:val="0"/>
                  <w:bCs w:val="0"/>
                  <w:color w:val="000000"/>
                  <w:sz w:val="24"/>
                  <w:szCs w:val="24"/>
                </w:rPr>
                <w:t>Picklist</w:t>
              </w:r>
            </w:ins>
            <w:bookmarkEnd w:id="32526"/>
          </w:p>
        </w:tc>
      </w:tr>
      <w:tr w:rsidR="00FD79CF" w14:paraId="790EFE30" w14:textId="57DD9B45" w:rsidTr="00FD79CF">
        <w:trPr>
          <w:ins w:id="32528" w:author="Phuong Truong Thi" w:date="2024-12-06T19:45:00Z"/>
        </w:trPr>
        <w:tc>
          <w:tcPr>
            <w:tcW w:w="775" w:type="dxa"/>
            <w:tcPrChange w:id="32529" w:author="Phuong Truong Thi" w:date="2024-12-07T00:29:00Z">
              <w:tcPr>
                <w:tcW w:w="895" w:type="dxa"/>
                <w:gridSpan w:val="2"/>
              </w:tcPr>
            </w:tcPrChange>
          </w:tcPr>
          <w:p w14:paraId="5641C7D9" w14:textId="77777777" w:rsidR="00FD79CF" w:rsidRDefault="00FD79CF">
            <w:pPr>
              <w:pStyle w:val="Heading31"/>
              <w:keepNext w:val="0"/>
              <w:widowControl w:val="0"/>
              <w:numPr>
                <w:ilvl w:val="0"/>
                <w:numId w:val="165"/>
              </w:numPr>
              <w:rPr>
                <w:ins w:id="32530" w:author="Phuong Truong Thi" w:date="2024-12-06T19:45:00Z"/>
                <w:b w:val="0"/>
                <w:bCs w:val="0"/>
                <w:sz w:val="24"/>
                <w:szCs w:val="24"/>
              </w:rPr>
              <w:pPrChange w:id="32531" w:author="Phuong Truong Thi" w:date="2024-12-06T19:46:00Z">
                <w:pPr>
                  <w:pStyle w:val="Heading31"/>
                  <w:keepNext w:val="0"/>
                  <w:widowControl w:val="0"/>
                  <w:numPr>
                    <w:ilvl w:val="0"/>
                    <w:numId w:val="0"/>
                  </w:numPr>
                  <w:ind w:left="0" w:firstLine="0"/>
                </w:pPr>
              </w:pPrChange>
            </w:pPr>
            <w:bookmarkStart w:id="32532" w:name="_Toc184814018"/>
            <w:bookmarkEnd w:id="32532"/>
          </w:p>
        </w:tc>
        <w:tc>
          <w:tcPr>
            <w:tcW w:w="6060" w:type="dxa"/>
            <w:vAlign w:val="center"/>
            <w:tcPrChange w:id="32533" w:author="Phuong Truong Thi" w:date="2024-12-07T00:29:00Z">
              <w:tcPr>
                <w:tcW w:w="8262" w:type="dxa"/>
                <w:gridSpan w:val="2"/>
                <w:vAlign w:val="center"/>
              </w:tcPr>
            </w:tcPrChange>
          </w:tcPr>
          <w:p w14:paraId="349CA913" w14:textId="2AC0E5A3" w:rsidR="00FD79CF" w:rsidRPr="003E7F44" w:rsidRDefault="00FD79CF" w:rsidP="003E7F44">
            <w:pPr>
              <w:pStyle w:val="Heading31"/>
              <w:keepNext w:val="0"/>
              <w:widowControl w:val="0"/>
              <w:numPr>
                <w:ilvl w:val="0"/>
                <w:numId w:val="0"/>
              </w:numPr>
              <w:rPr>
                <w:ins w:id="32534" w:author="Phuong Truong Thi" w:date="2024-12-06T19:45:00Z"/>
                <w:b w:val="0"/>
                <w:bCs w:val="0"/>
                <w:sz w:val="24"/>
                <w:szCs w:val="24"/>
              </w:rPr>
            </w:pPr>
            <w:bookmarkStart w:id="32535" w:name="_Toc184814019"/>
            <w:ins w:id="32536" w:author="Phuong Truong Thi" w:date="2024-12-06T19:46:00Z">
              <w:r w:rsidRPr="003E7F44">
                <w:rPr>
                  <w:b w:val="0"/>
                  <w:bCs w:val="0"/>
                  <w:color w:val="000000"/>
                  <w:sz w:val="24"/>
                  <w:szCs w:val="24"/>
                  <w:rPrChange w:id="32537" w:author="Phuong Truong Thi" w:date="2024-12-06T19:46:00Z">
                    <w:rPr>
                      <w:rFonts w:ascii="Calibri" w:hAnsi="Calibri" w:cs="Calibri"/>
                      <w:color w:val="000000"/>
                      <w:sz w:val="22"/>
                      <w:szCs w:val="22"/>
                    </w:rPr>
                  </w:rPrChange>
                </w:rPr>
                <w:t>Tuổi</w:t>
              </w:r>
            </w:ins>
            <w:bookmarkEnd w:id="32535"/>
          </w:p>
        </w:tc>
        <w:tc>
          <w:tcPr>
            <w:tcW w:w="2322" w:type="dxa"/>
            <w:tcPrChange w:id="32538" w:author="Phuong Truong Thi" w:date="2024-12-07T00:29:00Z">
              <w:tcPr>
                <w:tcW w:w="8262" w:type="dxa"/>
              </w:tcPr>
            </w:tcPrChange>
          </w:tcPr>
          <w:p w14:paraId="6B9A97E1" w14:textId="5487ADE1" w:rsidR="00FD79CF" w:rsidRPr="003E7F44" w:rsidRDefault="00FD79CF">
            <w:pPr>
              <w:pStyle w:val="Heading31"/>
              <w:keepNext w:val="0"/>
              <w:widowControl w:val="0"/>
              <w:numPr>
                <w:ilvl w:val="0"/>
                <w:numId w:val="0"/>
              </w:numPr>
              <w:jc w:val="left"/>
              <w:rPr>
                <w:ins w:id="32539" w:author="Phuong Truong Thi" w:date="2024-12-07T00:20:00Z"/>
                <w:b w:val="0"/>
                <w:bCs w:val="0"/>
                <w:color w:val="000000"/>
                <w:sz w:val="24"/>
                <w:szCs w:val="24"/>
              </w:rPr>
              <w:pPrChange w:id="32540" w:author="Phuong Truong Thi" w:date="2024-12-07T00:29:00Z">
                <w:pPr>
                  <w:pStyle w:val="Heading31"/>
                  <w:keepNext w:val="0"/>
                  <w:widowControl w:val="0"/>
                  <w:numPr>
                    <w:ilvl w:val="0"/>
                    <w:numId w:val="0"/>
                  </w:numPr>
                  <w:ind w:left="0" w:firstLine="0"/>
                </w:pPr>
              </w:pPrChange>
            </w:pPr>
            <w:bookmarkStart w:id="32541" w:name="_Toc184814020"/>
            <w:ins w:id="32542" w:author="Phuong Truong Thi" w:date="2024-12-07T00:26:00Z">
              <w:r>
                <w:rPr>
                  <w:b w:val="0"/>
                  <w:bCs w:val="0"/>
                  <w:color w:val="000000"/>
                  <w:sz w:val="24"/>
                  <w:szCs w:val="24"/>
                </w:rPr>
                <w:t>Number</w:t>
              </w:r>
            </w:ins>
            <w:bookmarkEnd w:id="32541"/>
          </w:p>
        </w:tc>
      </w:tr>
      <w:tr w:rsidR="00FD79CF" w14:paraId="12FB2D0B" w14:textId="24C18F92" w:rsidTr="00FD79CF">
        <w:trPr>
          <w:ins w:id="32543" w:author="Phuong Truong Thi" w:date="2024-12-06T19:45:00Z"/>
        </w:trPr>
        <w:tc>
          <w:tcPr>
            <w:tcW w:w="775" w:type="dxa"/>
            <w:tcPrChange w:id="32544" w:author="Phuong Truong Thi" w:date="2024-12-07T00:29:00Z">
              <w:tcPr>
                <w:tcW w:w="895" w:type="dxa"/>
                <w:gridSpan w:val="2"/>
              </w:tcPr>
            </w:tcPrChange>
          </w:tcPr>
          <w:p w14:paraId="4F3A71CB" w14:textId="77777777" w:rsidR="00FD79CF" w:rsidRDefault="00FD79CF">
            <w:pPr>
              <w:pStyle w:val="Heading31"/>
              <w:keepNext w:val="0"/>
              <w:widowControl w:val="0"/>
              <w:numPr>
                <w:ilvl w:val="0"/>
                <w:numId w:val="165"/>
              </w:numPr>
              <w:rPr>
                <w:ins w:id="32545" w:author="Phuong Truong Thi" w:date="2024-12-06T19:45:00Z"/>
                <w:b w:val="0"/>
                <w:bCs w:val="0"/>
                <w:sz w:val="24"/>
                <w:szCs w:val="24"/>
              </w:rPr>
              <w:pPrChange w:id="32546" w:author="Phuong Truong Thi" w:date="2024-12-06T19:46:00Z">
                <w:pPr>
                  <w:pStyle w:val="Heading31"/>
                  <w:keepNext w:val="0"/>
                  <w:widowControl w:val="0"/>
                  <w:numPr>
                    <w:ilvl w:val="0"/>
                    <w:numId w:val="0"/>
                  </w:numPr>
                  <w:ind w:left="0" w:firstLine="0"/>
                </w:pPr>
              </w:pPrChange>
            </w:pPr>
            <w:bookmarkStart w:id="32547" w:name="_Toc184814021"/>
            <w:bookmarkEnd w:id="32547"/>
          </w:p>
        </w:tc>
        <w:tc>
          <w:tcPr>
            <w:tcW w:w="6060" w:type="dxa"/>
            <w:vAlign w:val="center"/>
            <w:tcPrChange w:id="32548" w:author="Phuong Truong Thi" w:date="2024-12-07T00:29:00Z">
              <w:tcPr>
                <w:tcW w:w="8262" w:type="dxa"/>
                <w:gridSpan w:val="2"/>
                <w:vAlign w:val="center"/>
              </w:tcPr>
            </w:tcPrChange>
          </w:tcPr>
          <w:p w14:paraId="102C6A6A" w14:textId="45365CEE" w:rsidR="00FD79CF" w:rsidRPr="003E7F44" w:rsidRDefault="00FD79CF" w:rsidP="003E7F44">
            <w:pPr>
              <w:pStyle w:val="Heading31"/>
              <w:keepNext w:val="0"/>
              <w:widowControl w:val="0"/>
              <w:numPr>
                <w:ilvl w:val="0"/>
                <w:numId w:val="0"/>
              </w:numPr>
              <w:rPr>
                <w:ins w:id="32549" w:author="Phuong Truong Thi" w:date="2024-12-06T19:45:00Z"/>
                <w:b w:val="0"/>
                <w:bCs w:val="0"/>
                <w:sz w:val="24"/>
                <w:szCs w:val="24"/>
              </w:rPr>
            </w:pPr>
            <w:bookmarkStart w:id="32550" w:name="_Toc184814022"/>
            <w:ins w:id="32551" w:author="Phuong Truong Thi" w:date="2024-12-06T19:46:00Z">
              <w:r w:rsidRPr="003E7F44">
                <w:rPr>
                  <w:b w:val="0"/>
                  <w:bCs w:val="0"/>
                  <w:color w:val="000000"/>
                  <w:sz w:val="24"/>
                  <w:szCs w:val="24"/>
                  <w:rPrChange w:id="32552" w:author="Phuong Truong Thi" w:date="2024-12-06T19:46:00Z">
                    <w:rPr>
                      <w:rFonts w:ascii="Calibri" w:hAnsi="Calibri" w:cs="Calibri"/>
                      <w:color w:val="000000"/>
                      <w:sz w:val="22"/>
                      <w:szCs w:val="22"/>
                    </w:rPr>
                  </w:rPrChange>
                </w:rPr>
                <w:t>Ngày tương tác gần nhất</w:t>
              </w:r>
            </w:ins>
            <w:bookmarkEnd w:id="32550"/>
          </w:p>
        </w:tc>
        <w:tc>
          <w:tcPr>
            <w:tcW w:w="2322" w:type="dxa"/>
            <w:tcPrChange w:id="32553" w:author="Phuong Truong Thi" w:date="2024-12-07T00:29:00Z">
              <w:tcPr>
                <w:tcW w:w="8262" w:type="dxa"/>
              </w:tcPr>
            </w:tcPrChange>
          </w:tcPr>
          <w:p w14:paraId="30AD9F32" w14:textId="1E6C484A" w:rsidR="00FD79CF" w:rsidRPr="003E7F44" w:rsidRDefault="00FD79CF">
            <w:pPr>
              <w:pStyle w:val="Heading31"/>
              <w:keepNext w:val="0"/>
              <w:widowControl w:val="0"/>
              <w:numPr>
                <w:ilvl w:val="0"/>
                <w:numId w:val="0"/>
              </w:numPr>
              <w:jc w:val="left"/>
              <w:rPr>
                <w:ins w:id="32554" w:author="Phuong Truong Thi" w:date="2024-12-07T00:20:00Z"/>
                <w:b w:val="0"/>
                <w:bCs w:val="0"/>
                <w:color w:val="000000"/>
                <w:sz w:val="24"/>
                <w:szCs w:val="24"/>
              </w:rPr>
              <w:pPrChange w:id="32555" w:author="Phuong Truong Thi" w:date="2024-12-07T00:29:00Z">
                <w:pPr>
                  <w:pStyle w:val="Heading31"/>
                  <w:keepNext w:val="0"/>
                  <w:widowControl w:val="0"/>
                  <w:numPr>
                    <w:ilvl w:val="0"/>
                    <w:numId w:val="0"/>
                  </w:numPr>
                  <w:ind w:left="0" w:firstLine="0"/>
                </w:pPr>
              </w:pPrChange>
            </w:pPr>
            <w:bookmarkStart w:id="32556" w:name="_Toc184814023"/>
            <w:ins w:id="32557" w:author="Phuong Truong Thi" w:date="2024-12-07T00:26:00Z">
              <w:r>
                <w:rPr>
                  <w:b w:val="0"/>
                  <w:bCs w:val="0"/>
                  <w:color w:val="000000"/>
                  <w:sz w:val="24"/>
                  <w:szCs w:val="24"/>
                </w:rPr>
                <w:t>Date</w:t>
              </w:r>
            </w:ins>
            <w:bookmarkEnd w:id="32556"/>
          </w:p>
        </w:tc>
      </w:tr>
      <w:tr w:rsidR="00FD79CF" w14:paraId="13499C81" w14:textId="0FC0FBC3" w:rsidTr="00FD79CF">
        <w:trPr>
          <w:ins w:id="32558" w:author="Phuong Truong Thi" w:date="2024-12-06T19:45:00Z"/>
        </w:trPr>
        <w:tc>
          <w:tcPr>
            <w:tcW w:w="775" w:type="dxa"/>
            <w:tcPrChange w:id="32559" w:author="Phuong Truong Thi" w:date="2024-12-07T00:29:00Z">
              <w:tcPr>
                <w:tcW w:w="895" w:type="dxa"/>
                <w:gridSpan w:val="2"/>
              </w:tcPr>
            </w:tcPrChange>
          </w:tcPr>
          <w:p w14:paraId="48FBABE1" w14:textId="77777777" w:rsidR="00FD79CF" w:rsidRDefault="00FD79CF">
            <w:pPr>
              <w:pStyle w:val="Heading31"/>
              <w:keepNext w:val="0"/>
              <w:widowControl w:val="0"/>
              <w:numPr>
                <w:ilvl w:val="0"/>
                <w:numId w:val="165"/>
              </w:numPr>
              <w:rPr>
                <w:ins w:id="32560" w:author="Phuong Truong Thi" w:date="2024-12-06T19:45:00Z"/>
                <w:b w:val="0"/>
                <w:bCs w:val="0"/>
                <w:sz w:val="24"/>
                <w:szCs w:val="24"/>
              </w:rPr>
              <w:pPrChange w:id="32561" w:author="Phuong Truong Thi" w:date="2024-12-06T19:46:00Z">
                <w:pPr>
                  <w:pStyle w:val="Heading31"/>
                  <w:keepNext w:val="0"/>
                  <w:widowControl w:val="0"/>
                  <w:numPr>
                    <w:ilvl w:val="0"/>
                    <w:numId w:val="0"/>
                  </w:numPr>
                  <w:ind w:left="0" w:firstLine="0"/>
                </w:pPr>
              </w:pPrChange>
            </w:pPr>
            <w:bookmarkStart w:id="32562" w:name="_Toc184814024"/>
            <w:bookmarkEnd w:id="32562"/>
          </w:p>
        </w:tc>
        <w:tc>
          <w:tcPr>
            <w:tcW w:w="6060" w:type="dxa"/>
            <w:vAlign w:val="center"/>
            <w:tcPrChange w:id="32563" w:author="Phuong Truong Thi" w:date="2024-12-07T00:29:00Z">
              <w:tcPr>
                <w:tcW w:w="8262" w:type="dxa"/>
                <w:gridSpan w:val="2"/>
                <w:vAlign w:val="center"/>
              </w:tcPr>
            </w:tcPrChange>
          </w:tcPr>
          <w:p w14:paraId="79FDA902" w14:textId="5197F193" w:rsidR="00FD79CF" w:rsidRPr="003E7F44" w:rsidRDefault="00FD79CF" w:rsidP="003E7F44">
            <w:pPr>
              <w:pStyle w:val="Heading31"/>
              <w:keepNext w:val="0"/>
              <w:widowControl w:val="0"/>
              <w:numPr>
                <w:ilvl w:val="0"/>
                <w:numId w:val="0"/>
              </w:numPr>
              <w:rPr>
                <w:ins w:id="32564" w:author="Phuong Truong Thi" w:date="2024-12-06T19:45:00Z"/>
                <w:b w:val="0"/>
                <w:bCs w:val="0"/>
                <w:sz w:val="24"/>
                <w:szCs w:val="24"/>
              </w:rPr>
            </w:pPr>
            <w:bookmarkStart w:id="32565" w:name="_Toc184814025"/>
            <w:ins w:id="32566" w:author="Phuong Truong Thi" w:date="2024-12-06T19:46:00Z">
              <w:r w:rsidRPr="003E7F44">
                <w:rPr>
                  <w:b w:val="0"/>
                  <w:bCs w:val="0"/>
                  <w:color w:val="000000"/>
                  <w:sz w:val="24"/>
                  <w:szCs w:val="24"/>
                  <w:rPrChange w:id="32567" w:author="Phuong Truong Thi" w:date="2024-12-06T19:46:00Z">
                    <w:rPr>
                      <w:rFonts w:ascii="Calibri" w:hAnsi="Calibri" w:cs="Calibri"/>
                      <w:color w:val="000000"/>
                      <w:sz w:val="22"/>
                      <w:szCs w:val="22"/>
                    </w:rPr>
                  </w:rPrChange>
                </w:rPr>
                <w:t>Tên CN quản lý</w:t>
              </w:r>
            </w:ins>
            <w:bookmarkEnd w:id="32565"/>
          </w:p>
        </w:tc>
        <w:tc>
          <w:tcPr>
            <w:tcW w:w="2322" w:type="dxa"/>
            <w:tcPrChange w:id="32568" w:author="Phuong Truong Thi" w:date="2024-12-07T00:29:00Z">
              <w:tcPr>
                <w:tcW w:w="8262" w:type="dxa"/>
              </w:tcPr>
            </w:tcPrChange>
          </w:tcPr>
          <w:p w14:paraId="5EA22D26" w14:textId="77777777" w:rsidR="00FD79CF" w:rsidRDefault="00FD79CF">
            <w:pPr>
              <w:pStyle w:val="Heading31"/>
              <w:keepNext w:val="0"/>
              <w:widowControl w:val="0"/>
              <w:numPr>
                <w:ilvl w:val="0"/>
                <w:numId w:val="0"/>
              </w:numPr>
              <w:jc w:val="left"/>
              <w:rPr>
                <w:ins w:id="32569" w:author="Phuong Truong Thi" w:date="2024-12-07T00:26:00Z"/>
                <w:b w:val="0"/>
                <w:bCs w:val="0"/>
                <w:color w:val="000000"/>
                <w:sz w:val="24"/>
                <w:szCs w:val="24"/>
              </w:rPr>
              <w:pPrChange w:id="32570" w:author="Phuong Truong Thi" w:date="2024-12-07T00:29:00Z">
                <w:pPr>
                  <w:pStyle w:val="Heading31"/>
                  <w:keepNext w:val="0"/>
                  <w:widowControl w:val="0"/>
                  <w:numPr>
                    <w:ilvl w:val="0"/>
                    <w:numId w:val="0"/>
                  </w:numPr>
                  <w:ind w:left="0" w:firstLine="0"/>
                  <w:jc w:val="center"/>
                </w:pPr>
              </w:pPrChange>
            </w:pPr>
            <w:bookmarkStart w:id="32571" w:name="_Toc184814026"/>
            <w:ins w:id="32572" w:author="Phuong Truong Thi" w:date="2024-12-07T00:26:00Z">
              <w:r>
                <w:rPr>
                  <w:b w:val="0"/>
                  <w:bCs w:val="0"/>
                  <w:color w:val="000000"/>
                  <w:sz w:val="24"/>
                  <w:szCs w:val="24"/>
                </w:rPr>
                <w:t>Text (255)</w:t>
              </w:r>
              <w:bookmarkEnd w:id="32571"/>
            </w:ins>
          </w:p>
          <w:p w14:paraId="79871CF6" w14:textId="7F4646CC" w:rsidR="00FD79CF" w:rsidRPr="003E7F44" w:rsidRDefault="00FD79CF">
            <w:pPr>
              <w:pStyle w:val="Heading31"/>
              <w:keepNext w:val="0"/>
              <w:widowControl w:val="0"/>
              <w:numPr>
                <w:ilvl w:val="0"/>
                <w:numId w:val="0"/>
              </w:numPr>
              <w:jc w:val="left"/>
              <w:rPr>
                <w:ins w:id="32573" w:author="Phuong Truong Thi" w:date="2024-12-07T00:20:00Z"/>
                <w:b w:val="0"/>
                <w:bCs w:val="0"/>
                <w:color w:val="000000"/>
                <w:sz w:val="24"/>
                <w:szCs w:val="24"/>
              </w:rPr>
              <w:pPrChange w:id="32574" w:author="Phuong Truong Thi" w:date="2024-12-07T00:29:00Z">
                <w:pPr>
                  <w:pStyle w:val="Heading31"/>
                  <w:keepNext w:val="0"/>
                  <w:widowControl w:val="0"/>
                  <w:numPr>
                    <w:ilvl w:val="0"/>
                    <w:numId w:val="0"/>
                  </w:numPr>
                  <w:ind w:left="0" w:firstLine="0"/>
                </w:pPr>
              </w:pPrChange>
            </w:pPr>
            <w:bookmarkStart w:id="32575" w:name="_Toc184814027"/>
            <w:ins w:id="32576" w:author="Phuong Truong Thi" w:date="2024-12-07T00:26:00Z">
              <w:r>
                <w:rPr>
                  <w:b w:val="0"/>
                  <w:bCs w:val="0"/>
                  <w:color w:val="000000"/>
                  <w:sz w:val="24"/>
                  <w:szCs w:val="24"/>
                </w:rPr>
                <w:t>Textlink</w:t>
              </w:r>
            </w:ins>
            <w:bookmarkEnd w:id="32575"/>
          </w:p>
        </w:tc>
      </w:tr>
      <w:tr w:rsidR="00FD79CF" w14:paraId="57CE7526" w14:textId="4F6F0140" w:rsidTr="00FD79CF">
        <w:trPr>
          <w:ins w:id="32577" w:author="Phuong Truong Thi" w:date="2024-12-06T19:45:00Z"/>
        </w:trPr>
        <w:tc>
          <w:tcPr>
            <w:tcW w:w="775" w:type="dxa"/>
            <w:tcPrChange w:id="32578" w:author="Phuong Truong Thi" w:date="2024-12-07T00:29:00Z">
              <w:tcPr>
                <w:tcW w:w="895" w:type="dxa"/>
                <w:gridSpan w:val="2"/>
              </w:tcPr>
            </w:tcPrChange>
          </w:tcPr>
          <w:p w14:paraId="0A05AE33" w14:textId="77777777" w:rsidR="00FD79CF" w:rsidRDefault="00FD79CF">
            <w:pPr>
              <w:pStyle w:val="Heading31"/>
              <w:keepNext w:val="0"/>
              <w:widowControl w:val="0"/>
              <w:numPr>
                <w:ilvl w:val="0"/>
                <w:numId w:val="165"/>
              </w:numPr>
              <w:rPr>
                <w:ins w:id="32579" w:author="Phuong Truong Thi" w:date="2024-12-06T19:45:00Z"/>
                <w:b w:val="0"/>
                <w:bCs w:val="0"/>
                <w:sz w:val="24"/>
                <w:szCs w:val="24"/>
              </w:rPr>
              <w:pPrChange w:id="32580" w:author="Phuong Truong Thi" w:date="2024-12-06T19:46:00Z">
                <w:pPr>
                  <w:pStyle w:val="Heading31"/>
                  <w:keepNext w:val="0"/>
                  <w:widowControl w:val="0"/>
                  <w:numPr>
                    <w:ilvl w:val="0"/>
                    <w:numId w:val="0"/>
                  </w:numPr>
                  <w:ind w:left="0" w:firstLine="0"/>
                </w:pPr>
              </w:pPrChange>
            </w:pPr>
            <w:bookmarkStart w:id="32581" w:name="_Toc184814028"/>
            <w:bookmarkEnd w:id="32581"/>
          </w:p>
        </w:tc>
        <w:tc>
          <w:tcPr>
            <w:tcW w:w="6060" w:type="dxa"/>
            <w:vAlign w:val="center"/>
            <w:tcPrChange w:id="32582" w:author="Phuong Truong Thi" w:date="2024-12-07T00:29:00Z">
              <w:tcPr>
                <w:tcW w:w="8262" w:type="dxa"/>
                <w:gridSpan w:val="2"/>
                <w:vAlign w:val="center"/>
              </w:tcPr>
            </w:tcPrChange>
          </w:tcPr>
          <w:p w14:paraId="16F889E3" w14:textId="4D1B6972" w:rsidR="00FD79CF" w:rsidRPr="003E7F44" w:rsidRDefault="00FD79CF" w:rsidP="003E7F44">
            <w:pPr>
              <w:pStyle w:val="Heading31"/>
              <w:keepNext w:val="0"/>
              <w:widowControl w:val="0"/>
              <w:numPr>
                <w:ilvl w:val="0"/>
                <w:numId w:val="0"/>
              </w:numPr>
              <w:rPr>
                <w:ins w:id="32583" w:author="Phuong Truong Thi" w:date="2024-12-06T19:45:00Z"/>
                <w:b w:val="0"/>
                <w:bCs w:val="0"/>
                <w:sz w:val="24"/>
                <w:szCs w:val="24"/>
              </w:rPr>
            </w:pPr>
            <w:bookmarkStart w:id="32584" w:name="_Toc184814029"/>
            <w:ins w:id="32585" w:author="Phuong Truong Thi" w:date="2024-12-06T19:46:00Z">
              <w:r w:rsidRPr="003E7F44">
                <w:rPr>
                  <w:b w:val="0"/>
                  <w:bCs w:val="0"/>
                  <w:color w:val="000000"/>
                  <w:sz w:val="24"/>
                  <w:szCs w:val="24"/>
                  <w:rPrChange w:id="32586" w:author="Phuong Truong Thi" w:date="2024-12-06T19:46:00Z">
                    <w:rPr>
                      <w:rFonts w:ascii="Calibri" w:hAnsi="Calibri" w:cs="Calibri"/>
                      <w:color w:val="000000"/>
                      <w:sz w:val="22"/>
                      <w:szCs w:val="22"/>
                    </w:rPr>
                  </w:rPrChange>
                </w:rPr>
                <w:t>Tên khu vực</w:t>
              </w:r>
            </w:ins>
            <w:bookmarkEnd w:id="32584"/>
          </w:p>
        </w:tc>
        <w:tc>
          <w:tcPr>
            <w:tcW w:w="2322" w:type="dxa"/>
            <w:tcPrChange w:id="32587" w:author="Phuong Truong Thi" w:date="2024-12-07T00:29:00Z">
              <w:tcPr>
                <w:tcW w:w="8262" w:type="dxa"/>
              </w:tcPr>
            </w:tcPrChange>
          </w:tcPr>
          <w:p w14:paraId="708FE610" w14:textId="5C1D5A8D" w:rsidR="00FD79CF" w:rsidRPr="003E7F44" w:rsidRDefault="00FD79CF">
            <w:pPr>
              <w:pStyle w:val="Heading31"/>
              <w:keepNext w:val="0"/>
              <w:widowControl w:val="0"/>
              <w:numPr>
                <w:ilvl w:val="0"/>
                <w:numId w:val="0"/>
              </w:numPr>
              <w:jc w:val="left"/>
              <w:rPr>
                <w:ins w:id="32588" w:author="Phuong Truong Thi" w:date="2024-12-07T00:20:00Z"/>
                <w:b w:val="0"/>
                <w:bCs w:val="0"/>
                <w:color w:val="000000"/>
                <w:sz w:val="24"/>
                <w:szCs w:val="24"/>
              </w:rPr>
              <w:pPrChange w:id="32589" w:author="Phuong Truong Thi" w:date="2024-12-07T00:29:00Z">
                <w:pPr>
                  <w:pStyle w:val="Heading31"/>
                  <w:keepNext w:val="0"/>
                  <w:widowControl w:val="0"/>
                  <w:numPr>
                    <w:ilvl w:val="0"/>
                    <w:numId w:val="0"/>
                  </w:numPr>
                  <w:ind w:left="0" w:firstLine="0"/>
                </w:pPr>
              </w:pPrChange>
            </w:pPr>
            <w:bookmarkStart w:id="32590" w:name="_Toc184814030"/>
            <w:ins w:id="32591" w:author="Phuong Truong Thi" w:date="2024-12-07T00:26:00Z">
              <w:r>
                <w:rPr>
                  <w:b w:val="0"/>
                  <w:bCs w:val="0"/>
                  <w:color w:val="000000"/>
                  <w:sz w:val="24"/>
                  <w:szCs w:val="24"/>
                </w:rPr>
                <w:t>Text (255)</w:t>
              </w:r>
            </w:ins>
            <w:bookmarkEnd w:id="32590"/>
          </w:p>
        </w:tc>
      </w:tr>
      <w:tr w:rsidR="00FD79CF" w14:paraId="1147D046" w14:textId="5B79F0A4" w:rsidTr="00FD79CF">
        <w:trPr>
          <w:ins w:id="32592" w:author="Phuong Truong Thi" w:date="2024-12-06T19:45:00Z"/>
        </w:trPr>
        <w:tc>
          <w:tcPr>
            <w:tcW w:w="775" w:type="dxa"/>
            <w:tcPrChange w:id="32593" w:author="Phuong Truong Thi" w:date="2024-12-07T00:29:00Z">
              <w:tcPr>
                <w:tcW w:w="895" w:type="dxa"/>
                <w:gridSpan w:val="2"/>
              </w:tcPr>
            </w:tcPrChange>
          </w:tcPr>
          <w:p w14:paraId="67FA470F" w14:textId="77777777" w:rsidR="00FD79CF" w:rsidRDefault="00FD79CF">
            <w:pPr>
              <w:pStyle w:val="Heading31"/>
              <w:keepNext w:val="0"/>
              <w:widowControl w:val="0"/>
              <w:numPr>
                <w:ilvl w:val="0"/>
                <w:numId w:val="165"/>
              </w:numPr>
              <w:rPr>
                <w:ins w:id="32594" w:author="Phuong Truong Thi" w:date="2024-12-06T19:45:00Z"/>
                <w:b w:val="0"/>
                <w:bCs w:val="0"/>
                <w:sz w:val="24"/>
                <w:szCs w:val="24"/>
              </w:rPr>
              <w:pPrChange w:id="32595" w:author="Phuong Truong Thi" w:date="2024-12-06T19:46:00Z">
                <w:pPr>
                  <w:pStyle w:val="Heading31"/>
                  <w:keepNext w:val="0"/>
                  <w:widowControl w:val="0"/>
                  <w:numPr>
                    <w:ilvl w:val="0"/>
                    <w:numId w:val="0"/>
                  </w:numPr>
                  <w:ind w:left="0" w:firstLine="0"/>
                </w:pPr>
              </w:pPrChange>
            </w:pPr>
            <w:bookmarkStart w:id="32596" w:name="_Toc184814031"/>
            <w:bookmarkEnd w:id="32596"/>
          </w:p>
        </w:tc>
        <w:tc>
          <w:tcPr>
            <w:tcW w:w="6060" w:type="dxa"/>
            <w:vAlign w:val="center"/>
            <w:tcPrChange w:id="32597" w:author="Phuong Truong Thi" w:date="2024-12-07T00:29:00Z">
              <w:tcPr>
                <w:tcW w:w="8262" w:type="dxa"/>
                <w:gridSpan w:val="2"/>
                <w:vAlign w:val="center"/>
              </w:tcPr>
            </w:tcPrChange>
          </w:tcPr>
          <w:p w14:paraId="0784EB69" w14:textId="2FA91A79" w:rsidR="00FD79CF" w:rsidRPr="003E7F44" w:rsidRDefault="00FD79CF" w:rsidP="003E7F44">
            <w:pPr>
              <w:pStyle w:val="Heading31"/>
              <w:keepNext w:val="0"/>
              <w:widowControl w:val="0"/>
              <w:numPr>
                <w:ilvl w:val="0"/>
                <w:numId w:val="0"/>
              </w:numPr>
              <w:rPr>
                <w:ins w:id="32598" w:author="Phuong Truong Thi" w:date="2024-12-06T19:45:00Z"/>
                <w:b w:val="0"/>
                <w:bCs w:val="0"/>
                <w:sz w:val="24"/>
                <w:szCs w:val="24"/>
              </w:rPr>
            </w:pPr>
            <w:bookmarkStart w:id="32599" w:name="_Toc184814032"/>
            <w:ins w:id="32600" w:author="Phuong Truong Thi" w:date="2024-12-06T19:46:00Z">
              <w:r w:rsidRPr="003E7F44">
                <w:rPr>
                  <w:b w:val="0"/>
                  <w:bCs w:val="0"/>
                  <w:color w:val="000000"/>
                  <w:sz w:val="24"/>
                  <w:szCs w:val="24"/>
                  <w:rPrChange w:id="32601" w:author="Phuong Truong Thi" w:date="2024-12-06T19:46:00Z">
                    <w:rPr>
                      <w:rFonts w:ascii="Calibri" w:hAnsi="Calibri" w:cs="Calibri"/>
                      <w:color w:val="000000"/>
                      <w:sz w:val="22"/>
                      <w:szCs w:val="22"/>
                    </w:rPr>
                  </w:rPrChange>
                </w:rPr>
                <w:t>Tên vùng</w:t>
              </w:r>
            </w:ins>
            <w:bookmarkEnd w:id="32599"/>
          </w:p>
        </w:tc>
        <w:tc>
          <w:tcPr>
            <w:tcW w:w="2322" w:type="dxa"/>
            <w:tcPrChange w:id="32602" w:author="Phuong Truong Thi" w:date="2024-12-07T00:29:00Z">
              <w:tcPr>
                <w:tcW w:w="8262" w:type="dxa"/>
              </w:tcPr>
            </w:tcPrChange>
          </w:tcPr>
          <w:p w14:paraId="7011B518" w14:textId="754103AB" w:rsidR="00FD79CF" w:rsidRPr="003E7F44" w:rsidRDefault="00FD79CF">
            <w:pPr>
              <w:pStyle w:val="Heading31"/>
              <w:keepNext w:val="0"/>
              <w:widowControl w:val="0"/>
              <w:numPr>
                <w:ilvl w:val="0"/>
                <w:numId w:val="0"/>
              </w:numPr>
              <w:jc w:val="left"/>
              <w:rPr>
                <w:ins w:id="32603" w:author="Phuong Truong Thi" w:date="2024-12-07T00:20:00Z"/>
                <w:b w:val="0"/>
                <w:bCs w:val="0"/>
                <w:color w:val="000000"/>
                <w:sz w:val="24"/>
                <w:szCs w:val="24"/>
              </w:rPr>
              <w:pPrChange w:id="32604" w:author="Phuong Truong Thi" w:date="2024-12-07T00:29:00Z">
                <w:pPr>
                  <w:pStyle w:val="Heading31"/>
                  <w:keepNext w:val="0"/>
                  <w:widowControl w:val="0"/>
                  <w:numPr>
                    <w:ilvl w:val="0"/>
                    <w:numId w:val="0"/>
                  </w:numPr>
                  <w:ind w:left="0" w:firstLine="0"/>
                </w:pPr>
              </w:pPrChange>
            </w:pPr>
            <w:bookmarkStart w:id="32605" w:name="_Toc184814033"/>
            <w:ins w:id="32606" w:author="Phuong Truong Thi" w:date="2024-12-07T00:26:00Z">
              <w:r>
                <w:rPr>
                  <w:b w:val="0"/>
                  <w:bCs w:val="0"/>
                  <w:color w:val="000000"/>
                  <w:sz w:val="24"/>
                  <w:szCs w:val="24"/>
                </w:rPr>
                <w:t>Text (255)</w:t>
              </w:r>
            </w:ins>
            <w:bookmarkEnd w:id="32605"/>
          </w:p>
        </w:tc>
      </w:tr>
      <w:tr w:rsidR="00FD79CF" w14:paraId="275815C2" w14:textId="725D3AAC" w:rsidTr="00FD79CF">
        <w:trPr>
          <w:ins w:id="32607" w:author="Phuong Truong Thi" w:date="2024-12-06T19:45:00Z"/>
        </w:trPr>
        <w:tc>
          <w:tcPr>
            <w:tcW w:w="775" w:type="dxa"/>
            <w:tcPrChange w:id="32608" w:author="Phuong Truong Thi" w:date="2024-12-07T00:29:00Z">
              <w:tcPr>
                <w:tcW w:w="895" w:type="dxa"/>
                <w:gridSpan w:val="2"/>
              </w:tcPr>
            </w:tcPrChange>
          </w:tcPr>
          <w:p w14:paraId="21EC469D" w14:textId="77777777" w:rsidR="00FD79CF" w:rsidRDefault="00FD79CF">
            <w:pPr>
              <w:pStyle w:val="Heading31"/>
              <w:keepNext w:val="0"/>
              <w:widowControl w:val="0"/>
              <w:numPr>
                <w:ilvl w:val="0"/>
                <w:numId w:val="165"/>
              </w:numPr>
              <w:rPr>
                <w:ins w:id="32609" w:author="Phuong Truong Thi" w:date="2024-12-06T19:45:00Z"/>
                <w:b w:val="0"/>
                <w:bCs w:val="0"/>
                <w:sz w:val="24"/>
                <w:szCs w:val="24"/>
              </w:rPr>
              <w:pPrChange w:id="32610" w:author="Phuong Truong Thi" w:date="2024-12-06T19:46:00Z">
                <w:pPr>
                  <w:pStyle w:val="Heading31"/>
                  <w:keepNext w:val="0"/>
                  <w:widowControl w:val="0"/>
                  <w:numPr>
                    <w:ilvl w:val="0"/>
                    <w:numId w:val="0"/>
                  </w:numPr>
                  <w:ind w:left="0" w:firstLine="0"/>
                </w:pPr>
              </w:pPrChange>
            </w:pPr>
            <w:bookmarkStart w:id="32611" w:name="_Toc184814034"/>
            <w:bookmarkEnd w:id="32611"/>
          </w:p>
        </w:tc>
        <w:tc>
          <w:tcPr>
            <w:tcW w:w="6060" w:type="dxa"/>
            <w:vAlign w:val="center"/>
            <w:tcPrChange w:id="32612" w:author="Phuong Truong Thi" w:date="2024-12-07T00:29:00Z">
              <w:tcPr>
                <w:tcW w:w="8262" w:type="dxa"/>
                <w:gridSpan w:val="2"/>
                <w:vAlign w:val="center"/>
              </w:tcPr>
            </w:tcPrChange>
          </w:tcPr>
          <w:p w14:paraId="005DBE3F" w14:textId="0569688E" w:rsidR="00FD79CF" w:rsidRPr="003E7F44" w:rsidRDefault="00FD79CF" w:rsidP="003E7F44">
            <w:pPr>
              <w:pStyle w:val="Heading31"/>
              <w:keepNext w:val="0"/>
              <w:widowControl w:val="0"/>
              <w:numPr>
                <w:ilvl w:val="0"/>
                <w:numId w:val="0"/>
              </w:numPr>
              <w:rPr>
                <w:ins w:id="32613" w:author="Phuong Truong Thi" w:date="2024-12-06T19:45:00Z"/>
                <w:b w:val="0"/>
                <w:bCs w:val="0"/>
                <w:sz w:val="24"/>
                <w:szCs w:val="24"/>
              </w:rPr>
            </w:pPr>
            <w:bookmarkStart w:id="32614" w:name="_Toc184814035"/>
            <w:ins w:id="32615" w:author="Phuong Truong Thi" w:date="2024-12-06T19:46:00Z">
              <w:r w:rsidRPr="003E7F44">
                <w:rPr>
                  <w:b w:val="0"/>
                  <w:bCs w:val="0"/>
                  <w:color w:val="000000"/>
                  <w:sz w:val="24"/>
                  <w:szCs w:val="24"/>
                  <w:rPrChange w:id="32616" w:author="Phuong Truong Thi" w:date="2024-12-06T19:46:00Z">
                    <w:rPr>
                      <w:rFonts w:ascii="Calibri" w:hAnsi="Calibri" w:cs="Calibri"/>
                      <w:color w:val="000000"/>
                      <w:sz w:val="22"/>
                      <w:szCs w:val="22"/>
                    </w:rPr>
                  </w:rPrChange>
                </w:rPr>
                <w:t>Tên CBBH</w:t>
              </w:r>
            </w:ins>
            <w:bookmarkEnd w:id="32614"/>
          </w:p>
        </w:tc>
        <w:tc>
          <w:tcPr>
            <w:tcW w:w="2322" w:type="dxa"/>
            <w:tcPrChange w:id="32617" w:author="Phuong Truong Thi" w:date="2024-12-07T00:29:00Z">
              <w:tcPr>
                <w:tcW w:w="8262" w:type="dxa"/>
              </w:tcPr>
            </w:tcPrChange>
          </w:tcPr>
          <w:p w14:paraId="49DB30E3" w14:textId="3DCF2D0C" w:rsidR="00FD79CF" w:rsidRDefault="00FD79CF">
            <w:pPr>
              <w:spacing w:before="0" w:line="240" w:lineRule="auto"/>
              <w:contextualSpacing w:val="0"/>
              <w:jc w:val="left"/>
              <w:rPr>
                <w:ins w:id="32618" w:author="Phuong Truong Thi" w:date="2024-12-07T00:28:00Z"/>
                <w:rFonts w:ascii="Times New Roman" w:eastAsia="Times New Roman" w:hAnsi="Times New Roman"/>
                <w:color w:val="000000"/>
                <w:sz w:val="24"/>
                <w:szCs w:val="24"/>
                <w:lang w:eastAsia="vi-VN"/>
              </w:rPr>
              <w:pPrChange w:id="32619" w:author="Phuong Truong Thi" w:date="2024-12-07T00:29:00Z">
                <w:pPr>
                  <w:spacing w:before="0" w:line="240" w:lineRule="auto"/>
                  <w:contextualSpacing w:val="0"/>
                </w:pPr>
              </w:pPrChange>
            </w:pPr>
            <w:ins w:id="32620" w:author="Phuong Truong Thi" w:date="2024-12-07T00:28:00Z">
              <w:r>
                <w:rPr>
                  <w:rFonts w:ascii="Times New Roman" w:eastAsia="Times New Roman" w:hAnsi="Times New Roman"/>
                  <w:color w:val="000000"/>
                  <w:sz w:val="24"/>
                  <w:szCs w:val="24"/>
                  <w:lang w:eastAsia="vi-VN"/>
                </w:rPr>
                <w:t>Text (255)</w:t>
              </w:r>
            </w:ins>
          </w:p>
          <w:p w14:paraId="7DA0DA7B" w14:textId="78EF5365" w:rsidR="00FD79CF" w:rsidRPr="00FD79CF" w:rsidRDefault="00FD79CF">
            <w:pPr>
              <w:pStyle w:val="Heading31"/>
              <w:keepNext w:val="0"/>
              <w:widowControl w:val="0"/>
              <w:numPr>
                <w:ilvl w:val="0"/>
                <w:numId w:val="0"/>
              </w:numPr>
              <w:jc w:val="left"/>
              <w:rPr>
                <w:ins w:id="32621" w:author="Phuong Truong Thi" w:date="2024-12-07T00:20:00Z"/>
                <w:b w:val="0"/>
                <w:bCs w:val="0"/>
                <w:color w:val="000000"/>
                <w:sz w:val="24"/>
                <w:szCs w:val="24"/>
              </w:rPr>
              <w:pPrChange w:id="32622" w:author="Phuong Truong Thi" w:date="2024-12-07T00:29:00Z">
                <w:pPr>
                  <w:pStyle w:val="Heading31"/>
                  <w:keepNext w:val="0"/>
                  <w:widowControl w:val="0"/>
                  <w:numPr>
                    <w:ilvl w:val="0"/>
                    <w:numId w:val="0"/>
                  </w:numPr>
                  <w:ind w:left="0" w:firstLine="0"/>
                </w:pPr>
              </w:pPrChange>
            </w:pPr>
            <w:bookmarkStart w:id="32623" w:name="_Toc184814036"/>
            <w:ins w:id="32624" w:author="Phuong Truong Thi" w:date="2024-12-07T00:28:00Z">
              <w:r w:rsidRPr="00FD79CF">
                <w:rPr>
                  <w:b w:val="0"/>
                  <w:bCs w:val="0"/>
                  <w:color w:val="000000"/>
                  <w:sz w:val="24"/>
                  <w:szCs w:val="24"/>
                  <w:lang w:eastAsia="vi-VN"/>
                  <w:rPrChange w:id="32625" w:author="Phuong Truong Thi" w:date="2024-12-07T00:29:00Z">
                    <w:rPr>
                      <w:color w:val="000000"/>
                      <w:sz w:val="24"/>
                      <w:szCs w:val="24"/>
                      <w:lang w:eastAsia="vi-VN"/>
                    </w:rPr>
                  </w:rPrChange>
                </w:rPr>
                <w:t>Text link</w:t>
              </w:r>
            </w:ins>
            <w:bookmarkEnd w:id="32623"/>
          </w:p>
        </w:tc>
      </w:tr>
      <w:tr w:rsidR="00FD79CF" w14:paraId="4DE19775" w14:textId="1EEAA695" w:rsidTr="00FD79CF">
        <w:trPr>
          <w:ins w:id="32626" w:author="Phuong Truong Thi" w:date="2024-12-06T19:45:00Z"/>
        </w:trPr>
        <w:tc>
          <w:tcPr>
            <w:tcW w:w="775" w:type="dxa"/>
            <w:tcPrChange w:id="32627" w:author="Phuong Truong Thi" w:date="2024-12-07T00:29:00Z">
              <w:tcPr>
                <w:tcW w:w="895" w:type="dxa"/>
                <w:gridSpan w:val="2"/>
              </w:tcPr>
            </w:tcPrChange>
          </w:tcPr>
          <w:p w14:paraId="6845C652" w14:textId="77777777" w:rsidR="00FD79CF" w:rsidRDefault="00FD79CF">
            <w:pPr>
              <w:pStyle w:val="Heading31"/>
              <w:keepNext w:val="0"/>
              <w:widowControl w:val="0"/>
              <w:numPr>
                <w:ilvl w:val="0"/>
                <w:numId w:val="165"/>
              </w:numPr>
              <w:rPr>
                <w:ins w:id="32628" w:author="Phuong Truong Thi" w:date="2024-12-06T19:45:00Z"/>
                <w:b w:val="0"/>
                <w:bCs w:val="0"/>
                <w:sz w:val="24"/>
                <w:szCs w:val="24"/>
              </w:rPr>
              <w:pPrChange w:id="32629" w:author="Phuong Truong Thi" w:date="2024-12-06T19:46:00Z">
                <w:pPr>
                  <w:pStyle w:val="Heading31"/>
                  <w:keepNext w:val="0"/>
                  <w:widowControl w:val="0"/>
                  <w:numPr>
                    <w:ilvl w:val="0"/>
                    <w:numId w:val="0"/>
                  </w:numPr>
                  <w:ind w:left="0" w:firstLine="0"/>
                </w:pPr>
              </w:pPrChange>
            </w:pPr>
            <w:bookmarkStart w:id="32630" w:name="_Toc184814037"/>
            <w:bookmarkEnd w:id="32630"/>
          </w:p>
        </w:tc>
        <w:tc>
          <w:tcPr>
            <w:tcW w:w="6060" w:type="dxa"/>
            <w:vAlign w:val="center"/>
            <w:tcPrChange w:id="32631" w:author="Phuong Truong Thi" w:date="2024-12-07T00:29:00Z">
              <w:tcPr>
                <w:tcW w:w="8262" w:type="dxa"/>
                <w:gridSpan w:val="2"/>
                <w:vAlign w:val="center"/>
              </w:tcPr>
            </w:tcPrChange>
          </w:tcPr>
          <w:p w14:paraId="57D628A1" w14:textId="37DCC5D6" w:rsidR="00FD79CF" w:rsidRPr="003E7F44" w:rsidRDefault="00FD79CF" w:rsidP="003E7F44">
            <w:pPr>
              <w:pStyle w:val="Heading31"/>
              <w:keepNext w:val="0"/>
              <w:widowControl w:val="0"/>
              <w:numPr>
                <w:ilvl w:val="0"/>
                <w:numId w:val="0"/>
              </w:numPr>
              <w:rPr>
                <w:ins w:id="32632" w:author="Phuong Truong Thi" w:date="2024-12-06T19:45:00Z"/>
                <w:b w:val="0"/>
                <w:bCs w:val="0"/>
                <w:sz w:val="24"/>
                <w:szCs w:val="24"/>
              </w:rPr>
            </w:pPr>
            <w:bookmarkStart w:id="32633" w:name="_Toc184814038"/>
            <w:ins w:id="32634" w:author="Phuong Truong Thi" w:date="2024-12-06T19:46:00Z">
              <w:r w:rsidRPr="003E7F44">
                <w:rPr>
                  <w:b w:val="0"/>
                  <w:bCs w:val="0"/>
                  <w:color w:val="000000"/>
                  <w:sz w:val="24"/>
                  <w:szCs w:val="24"/>
                  <w:rPrChange w:id="32635" w:author="Phuong Truong Thi" w:date="2024-12-06T19:46:00Z">
                    <w:rPr>
                      <w:rFonts w:ascii="Calibri" w:hAnsi="Calibri" w:cs="Calibri"/>
                      <w:color w:val="000000"/>
                      <w:sz w:val="22"/>
                      <w:szCs w:val="22"/>
                    </w:rPr>
                  </w:rPrChange>
                </w:rPr>
                <w:t>Chức danh CBBH</w:t>
              </w:r>
            </w:ins>
            <w:bookmarkEnd w:id="32633"/>
          </w:p>
        </w:tc>
        <w:tc>
          <w:tcPr>
            <w:tcW w:w="2322" w:type="dxa"/>
            <w:tcPrChange w:id="32636" w:author="Phuong Truong Thi" w:date="2024-12-07T00:29:00Z">
              <w:tcPr>
                <w:tcW w:w="8262" w:type="dxa"/>
              </w:tcPr>
            </w:tcPrChange>
          </w:tcPr>
          <w:p w14:paraId="2B056C62" w14:textId="409ECC66" w:rsidR="00FD79CF" w:rsidRPr="003E7F44" w:rsidRDefault="00FD79CF">
            <w:pPr>
              <w:pStyle w:val="Heading31"/>
              <w:keepNext w:val="0"/>
              <w:widowControl w:val="0"/>
              <w:numPr>
                <w:ilvl w:val="0"/>
                <w:numId w:val="0"/>
              </w:numPr>
              <w:jc w:val="left"/>
              <w:rPr>
                <w:ins w:id="32637" w:author="Phuong Truong Thi" w:date="2024-12-07T00:20:00Z"/>
                <w:b w:val="0"/>
                <w:bCs w:val="0"/>
                <w:color w:val="000000"/>
                <w:sz w:val="24"/>
                <w:szCs w:val="24"/>
              </w:rPr>
              <w:pPrChange w:id="32638" w:author="Phuong Truong Thi" w:date="2024-12-07T00:29:00Z">
                <w:pPr>
                  <w:pStyle w:val="Heading31"/>
                  <w:keepNext w:val="0"/>
                  <w:widowControl w:val="0"/>
                  <w:numPr>
                    <w:ilvl w:val="0"/>
                    <w:numId w:val="0"/>
                  </w:numPr>
                  <w:ind w:left="0" w:firstLine="0"/>
                </w:pPr>
              </w:pPrChange>
            </w:pPr>
            <w:bookmarkStart w:id="32639" w:name="_Toc184814039"/>
            <w:ins w:id="32640" w:author="Phuong Truong Thi" w:date="2024-12-07T00:26:00Z">
              <w:r>
                <w:rPr>
                  <w:b w:val="0"/>
                  <w:bCs w:val="0"/>
                  <w:color w:val="000000"/>
                  <w:sz w:val="24"/>
                  <w:szCs w:val="24"/>
                </w:rPr>
                <w:t>Text (255)</w:t>
              </w:r>
            </w:ins>
            <w:bookmarkEnd w:id="32639"/>
          </w:p>
        </w:tc>
      </w:tr>
      <w:tr w:rsidR="00FD79CF" w14:paraId="07A1FDA7" w14:textId="0A1BC5AB" w:rsidTr="00FD79CF">
        <w:trPr>
          <w:ins w:id="32641" w:author="Phuong Truong Thi" w:date="2024-12-06T19:45:00Z"/>
        </w:trPr>
        <w:tc>
          <w:tcPr>
            <w:tcW w:w="775" w:type="dxa"/>
            <w:tcPrChange w:id="32642" w:author="Phuong Truong Thi" w:date="2024-12-07T00:29:00Z">
              <w:tcPr>
                <w:tcW w:w="895" w:type="dxa"/>
                <w:gridSpan w:val="2"/>
              </w:tcPr>
            </w:tcPrChange>
          </w:tcPr>
          <w:p w14:paraId="725827BC" w14:textId="77777777" w:rsidR="00FD79CF" w:rsidRDefault="00FD79CF">
            <w:pPr>
              <w:pStyle w:val="Heading31"/>
              <w:keepNext w:val="0"/>
              <w:widowControl w:val="0"/>
              <w:numPr>
                <w:ilvl w:val="0"/>
                <w:numId w:val="165"/>
              </w:numPr>
              <w:rPr>
                <w:ins w:id="32643" w:author="Phuong Truong Thi" w:date="2024-12-06T19:45:00Z"/>
                <w:b w:val="0"/>
                <w:bCs w:val="0"/>
                <w:sz w:val="24"/>
                <w:szCs w:val="24"/>
              </w:rPr>
              <w:pPrChange w:id="32644" w:author="Phuong Truong Thi" w:date="2024-12-06T19:46:00Z">
                <w:pPr>
                  <w:pStyle w:val="Heading31"/>
                  <w:keepNext w:val="0"/>
                  <w:widowControl w:val="0"/>
                  <w:numPr>
                    <w:ilvl w:val="0"/>
                    <w:numId w:val="0"/>
                  </w:numPr>
                  <w:ind w:left="0" w:firstLine="0"/>
                </w:pPr>
              </w:pPrChange>
            </w:pPr>
            <w:bookmarkStart w:id="32645" w:name="_Toc184814040"/>
            <w:bookmarkEnd w:id="32645"/>
          </w:p>
        </w:tc>
        <w:tc>
          <w:tcPr>
            <w:tcW w:w="6060" w:type="dxa"/>
            <w:vAlign w:val="center"/>
            <w:tcPrChange w:id="32646" w:author="Phuong Truong Thi" w:date="2024-12-07T00:29:00Z">
              <w:tcPr>
                <w:tcW w:w="8262" w:type="dxa"/>
                <w:gridSpan w:val="2"/>
                <w:vAlign w:val="center"/>
              </w:tcPr>
            </w:tcPrChange>
          </w:tcPr>
          <w:p w14:paraId="3AF94392" w14:textId="2B9E69B3" w:rsidR="00FD79CF" w:rsidRPr="003E7F44" w:rsidRDefault="00FD79CF" w:rsidP="003E7F44">
            <w:pPr>
              <w:pStyle w:val="Heading31"/>
              <w:keepNext w:val="0"/>
              <w:widowControl w:val="0"/>
              <w:numPr>
                <w:ilvl w:val="0"/>
                <w:numId w:val="0"/>
              </w:numPr>
              <w:rPr>
                <w:ins w:id="32647" w:author="Phuong Truong Thi" w:date="2024-12-06T19:45:00Z"/>
                <w:b w:val="0"/>
                <w:bCs w:val="0"/>
                <w:sz w:val="24"/>
                <w:szCs w:val="24"/>
              </w:rPr>
            </w:pPr>
            <w:bookmarkStart w:id="32648" w:name="_Toc184814041"/>
            <w:ins w:id="32649" w:author="Phuong Truong Thi" w:date="2024-12-06T19:46:00Z">
              <w:r w:rsidRPr="003E7F44">
                <w:rPr>
                  <w:b w:val="0"/>
                  <w:bCs w:val="0"/>
                  <w:color w:val="000000"/>
                  <w:sz w:val="24"/>
                  <w:szCs w:val="24"/>
                  <w:rPrChange w:id="32650" w:author="Phuong Truong Thi" w:date="2024-12-06T19:46:00Z">
                    <w:rPr>
                      <w:rFonts w:ascii="Calibri" w:hAnsi="Calibri" w:cs="Calibri"/>
                      <w:color w:val="000000"/>
                      <w:sz w:val="22"/>
                      <w:szCs w:val="22"/>
                    </w:rPr>
                  </w:rPrChange>
                </w:rPr>
                <w:t>Trạng thái CBBH</w:t>
              </w:r>
            </w:ins>
            <w:bookmarkEnd w:id="32648"/>
          </w:p>
        </w:tc>
        <w:tc>
          <w:tcPr>
            <w:tcW w:w="2322" w:type="dxa"/>
            <w:tcPrChange w:id="32651" w:author="Phuong Truong Thi" w:date="2024-12-07T00:29:00Z">
              <w:tcPr>
                <w:tcW w:w="8262" w:type="dxa"/>
              </w:tcPr>
            </w:tcPrChange>
          </w:tcPr>
          <w:p w14:paraId="667AF155" w14:textId="6E4EBFF5" w:rsidR="00FD79CF" w:rsidRPr="003E7F44" w:rsidRDefault="00FD79CF">
            <w:pPr>
              <w:pStyle w:val="Heading31"/>
              <w:keepNext w:val="0"/>
              <w:widowControl w:val="0"/>
              <w:numPr>
                <w:ilvl w:val="0"/>
                <w:numId w:val="0"/>
              </w:numPr>
              <w:jc w:val="left"/>
              <w:rPr>
                <w:ins w:id="32652" w:author="Phuong Truong Thi" w:date="2024-12-07T00:20:00Z"/>
                <w:b w:val="0"/>
                <w:bCs w:val="0"/>
                <w:color w:val="000000"/>
                <w:sz w:val="24"/>
                <w:szCs w:val="24"/>
              </w:rPr>
              <w:pPrChange w:id="32653" w:author="Phuong Truong Thi" w:date="2024-12-07T00:29:00Z">
                <w:pPr>
                  <w:pStyle w:val="Heading31"/>
                  <w:keepNext w:val="0"/>
                  <w:widowControl w:val="0"/>
                  <w:numPr>
                    <w:ilvl w:val="0"/>
                    <w:numId w:val="0"/>
                  </w:numPr>
                  <w:ind w:left="0" w:firstLine="0"/>
                </w:pPr>
              </w:pPrChange>
            </w:pPr>
            <w:bookmarkStart w:id="32654" w:name="_Toc184814042"/>
            <w:ins w:id="32655" w:author="Phuong Truong Thi" w:date="2024-12-07T00:26:00Z">
              <w:r>
                <w:rPr>
                  <w:b w:val="0"/>
                  <w:bCs w:val="0"/>
                  <w:color w:val="000000"/>
                  <w:sz w:val="24"/>
                  <w:szCs w:val="24"/>
                </w:rPr>
                <w:t>Text (255)</w:t>
              </w:r>
            </w:ins>
            <w:bookmarkEnd w:id="32654"/>
          </w:p>
        </w:tc>
      </w:tr>
      <w:tr w:rsidR="00FD79CF" w14:paraId="6BC3D7DA" w14:textId="15893D45" w:rsidTr="00FD79CF">
        <w:trPr>
          <w:ins w:id="32656" w:author="Phuong Truong Thi" w:date="2024-12-06T19:45:00Z"/>
        </w:trPr>
        <w:tc>
          <w:tcPr>
            <w:tcW w:w="775" w:type="dxa"/>
            <w:tcPrChange w:id="32657" w:author="Phuong Truong Thi" w:date="2024-12-07T00:29:00Z">
              <w:tcPr>
                <w:tcW w:w="895" w:type="dxa"/>
                <w:gridSpan w:val="2"/>
              </w:tcPr>
            </w:tcPrChange>
          </w:tcPr>
          <w:p w14:paraId="550DA096" w14:textId="77777777" w:rsidR="00FD79CF" w:rsidRDefault="00FD79CF">
            <w:pPr>
              <w:pStyle w:val="Heading31"/>
              <w:keepNext w:val="0"/>
              <w:widowControl w:val="0"/>
              <w:numPr>
                <w:ilvl w:val="0"/>
                <w:numId w:val="165"/>
              </w:numPr>
              <w:rPr>
                <w:ins w:id="32658" w:author="Phuong Truong Thi" w:date="2024-12-06T19:45:00Z"/>
                <w:b w:val="0"/>
                <w:bCs w:val="0"/>
                <w:sz w:val="24"/>
                <w:szCs w:val="24"/>
              </w:rPr>
              <w:pPrChange w:id="32659" w:author="Phuong Truong Thi" w:date="2024-12-06T19:46:00Z">
                <w:pPr>
                  <w:pStyle w:val="Heading31"/>
                  <w:keepNext w:val="0"/>
                  <w:widowControl w:val="0"/>
                  <w:numPr>
                    <w:ilvl w:val="0"/>
                    <w:numId w:val="0"/>
                  </w:numPr>
                  <w:ind w:left="0" w:firstLine="0"/>
                </w:pPr>
              </w:pPrChange>
            </w:pPr>
            <w:bookmarkStart w:id="32660" w:name="_Toc184814043"/>
            <w:bookmarkEnd w:id="32660"/>
          </w:p>
        </w:tc>
        <w:tc>
          <w:tcPr>
            <w:tcW w:w="6060" w:type="dxa"/>
            <w:vAlign w:val="center"/>
            <w:tcPrChange w:id="32661" w:author="Phuong Truong Thi" w:date="2024-12-07T00:29:00Z">
              <w:tcPr>
                <w:tcW w:w="8262" w:type="dxa"/>
                <w:gridSpan w:val="2"/>
                <w:vAlign w:val="center"/>
              </w:tcPr>
            </w:tcPrChange>
          </w:tcPr>
          <w:p w14:paraId="06D67143" w14:textId="7749D263" w:rsidR="00FD79CF" w:rsidRPr="003E7F44" w:rsidRDefault="00FD79CF" w:rsidP="003E7F44">
            <w:pPr>
              <w:pStyle w:val="Heading31"/>
              <w:keepNext w:val="0"/>
              <w:widowControl w:val="0"/>
              <w:numPr>
                <w:ilvl w:val="0"/>
                <w:numId w:val="0"/>
              </w:numPr>
              <w:rPr>
                <w:ins w:id="32662" w:author="Phuong Truong Thi" w:date="2024-12-06T19:45:00Z"/>
                <w:b w:val="0"/>
                <w:bCs w:val="0"/>
                <w:sz w:val="24"/>
                <w:szCs w:val="24"/>
              </w:rPr>
            </w:pPr>
            <w:bookmarkStart w:id="32663" w:name="_Toc184814044"/>
            <w:ins w:id="32664" w:author="Phuong Truong Thi" w:date="2024-12-06T19:46:00Z">
              <w:r w:rsidRPr="003E7F44">
                <w:rPr>
                  <w:b w:val="0"/>
                  <w:bCs w:val="0"/>
                  <w:color w:val="000000"/>
                  <w:sz w:val="24"/>
                  <w:szCs w:val="24"/>
                  <w:rPrChange w:id="32665" w:author="Phuong Truong Thi" w:date="2024-12-06T19:46:00Z">
                    <w:rPr>
                      <w:rFonts w:ascii="Calibri" w:hAnsi="Calibri" w:cs="Calibri"/>
                      <w:color w:val="000000"/>
                      <w:sz w:val="22"/>
                      <w:szCs w:val="22"/>
                    </w:rPr>
                  </w:rPrChange>
                </w:rPr>
                <w:t>Ngày gắn Dao CBBH</w:t>
              </w:r>
            </w:ins>
            <w:bookmarkEnd w:id="32663"/>
          </w:p>
        </w:tc>
        <w:tc>
          <w:tcPr>
            <w:tcW w:w="2322" w:type="dxa"/>
            <w:tcPrChange w:id="32666" w:author="Phuong Truong Thi" w:date="2024-12-07T00:29:00Z">
              <w:tcPr>
                <w:tcW w:w="8262" w:type="dxa"/>
              </w:tcPr>
            </w:tcPrChange>
          </w:tcPr>
          <w:p w14:paraId="4D004F6A" w14:textId="54369DEB" w:rsidR="00FD79CF" w:rsidRPr="003E7F44" w:rsidRDefault="00FD79CF">
            <w:pPr>
              <w:pStyle w:val="Heading31"/>
              <w:keepNext w:val="0"/>
              <w:widowControl w:val="0"/>
              <w:numPr>
                <w:ilvl w:val="0"/>
                <w:numId w:val="0"/>
              </w:numPr>
              <w:jc w:val="left"/>
              <w:rPr>
                <w:ins w:id="32667" w:author="Phuong Truong Thi" w:date="2024-12-07T00:20:00Z"/>
                <w:b w:val="0"/>
                <w:bCs w:val="0"/>
                <w:color w:val="000000"/>
                <w:sz w:val="24"/>
                <w:szCs w:val="24"/>
              </w:rPr>
              <w:pPrChange w:id="32668" w:author="Phuong Truong Thi" w:date="2024-12-07T00:29:00Z">
                <w:pPr>
                  <w:pStyle w:val="Heading31"/>
                  <w:keepNext w:val="0"/>
                  <w:widowControl w:val="0"/>
                  <w:numPr>
                    <w:ilvl w:val="0"/>
                    <w:numId w:val="0"/>
                  </w:numPr>
                  <w:ind w:left="0" w:firstLine="0"/>
                </w:pPr>
              </w:pPrChange>
            </w:pPr>
            <w:bookmarkStart w:id="32669" w:name="_Toc184814045"/>
            <w:ins w:id="32670" w:author="Phuong Truong Thi" w:date="2024-12-07T00:26:00Z">
              <w:r>
                <w:rPr>
                  <w:b w:val="0"/>
                  <w:bCs w:val="0"/>
                  <w:color w:val="000000"/>
                  <w:sz w:val="24"/>
                  <w:szCs w:val="24"/>
                </w:rPr>
                <w:t>Date</w:t>
              </w:r>
            </w:ins>
            <w:bookmarkEnd w:id="32669"/>
          </w:p>
        </w:tc>
      </w:tr>
      <w:tr w:rsidR="00FD79CF" w14:paraId="6ABAAFCC" w14:textId="1FF37D10" w:rsidTr="00FD79CF">
        <w:trPr>
          <w:ins w:id="32671" w:author="Phuong Truong Thi" w:date="2024-12-06T19:45:00Z"/>
        </w:trPr>
        <w:tc>
          <w:tcPr>
            <w:tcW w:w="775" w:type="dxa"/>
            <w:tcPrChange w:id="32672" w:author="Phuong Truong Thi" w:date="2024-12-07T00:29:00Z">
              <w:tcPr>
                <w:tcW w:w="895" w:type="dxa"/>
                <w:gridSpan w:val="2"/>
              </w:tcPr>
            </w:tcPrChange>
          </w:tcPr>
          <w:p w14:paraId="25278517" w14:textId="77777777" w:rsidR="00FD79CF" w:rsidRDefault="00FD79CF">
            <w:pPr>
              <w:pStyle w:val="Heading31"/>
              <w:keepNext w:val="0"/>
              <w:widowControl w:val="0"/>
              <w:numPr>
                <w:ilvl w:val="0"/>
                <w:numId w:val="165"/>
              </w:numPr>
              <w:rPr>
                <w:ins w:id="32673" w:author="Phuong Truong Thi" w:date="2024-12-06T19:45:00Z"/>
                <w:b w:val="0"/>
                <w:bCs w:val="0"/>
                <w:sz w:val="24"/>
                <w:szCs w:val="24"/>
              </w:rPr>
              <w:pPrChange w:id="32674" w:author="Phuong Truong Thi" w:date="2024-12-06T19:46:00Z">
                <w:pPr>
                  <w:pStyle w:val="Heading31"/>
                  <w:keepNext w:val="0"/>
                  <w:widowControl w:val="0"/>
                  <w:numPr>
                    <w:ilvl w:val="0"/>
                    <w:numId w:val="0"/>
                  </w:numPr>
                  <w:ind w:left="0" w:firstLine="0"/>
                </w:pPr>
              </w:pPrChange>
            </w:pPr>
            <w:bookmarkStart w:id="32675" w:name="_Toc184814046"/>
            <w:bookmarkEnd w:id="32675"/>
          </w:p>
        </w:tc>
        <w:tc>
          <w:tcPr>
            <w:tcW w:w="6060" w:type="dxa"/>
            <w:vAlign w:val="center"/>
            <w:tcPrChange w:id="32676" w:author="Phuong Truong Thi" w:date="2024-12-07T00:29:00Z">
              <w:tcPr>
                <w:tcW w:w="8262" w:type="dxa"/>
                <w:gridSpan w:val="2"/>
                <w:vAlign w:val="center"/>
              </w:tcPr>
            </w:tcPrChange>
          </w:tcPr>
          <w:p w14:paraId="78297D59" w14:textId="6619226A" w:rsidR="00FD79CF" w:rsidRPr="003E7F44" w:rsidRDefault="00FD79CF" w:rsidP="003E7F44">
            <w:pPr>
              <w:pStyle w:val="Heading31"/>
              <w:keepNext w:val="0"/>
              <w:widowControl w:val="0"/>
              <w:numPr>
                <w:ilvl w:val="0"/>
                <w:numId w:val="0"/>
              </w:numPr>
              <w:rPr>
                <w:ins w:id="32677" w:author="Phuong Truong Thi" w:date="2024-12-06T19:45:00Z"/>
                <w:b w:val="0"/>
                <w:bCs w:val="0"/>
                <w:sz w:val="24"/>
                <w:szCs w:val="24"/>
              </w:rPr>
            </w:pPr>
            <w:bookmarkStart w:id="32678" w:name="_Toc184814047"/>
            <w:ins w:id="32679" w:author="Phuong Truong Thi" w:date="2024-12-06T19:46:00Z">
              <w:r w:rsidRPr="003E7F44">
                <w:rPr>
                  <w:b w:val="0"/>
                  <w:bCs w:val="0"/>
                  <w:color w:val="000000"/>
                  <w:sz w:val="24"/>
                  <w:szCs w:val="24"/>
                  <w:rPrChange w:id="32680" w:author="Phuong Truong Thi" w:date="2024-12-06T19:46:00Z">
                    <w:rPr>
                      <w:rFonts w:ascii="Calibri" w:hAnsi="Calibri" w:cs="Calibri"/>
                      <w:color w:val="000000"/>
                      <w:sz w:val="22"/>
                      <w:szCs w:val="22"/>
                    </w:rPr>
                  </w:rPrChange>
                </w:rPr>
                <w:t>Phân khúc</w:t>
              </w:r>
            </w:ins>
            <w:bookmarkEnd w:id="32678"/>
          </w:p>
        </w:tc>
        <w:tc>
          <w:tcPr>
            <w:tcW w:w="2322" w:type="dxa"/>
            <w:tcPrChange w:id="32681" w:author="Phuong Truong Thi" w:date="2024-12-07T00:29:00Z">
              <w:tcPr>
                <w:tcW w:w="8262" w:type="dxa"/>
              </w:tcPr>
            </w:tcPrChange>
          </w:tcPr>
          <w:p w14:paraId="5B118356" w14:textId="3579090D" w:rsidR="00FD79CF" w:rsidRPr="003E7F44" w:rsidRDefault="00FD79CF">
            <w:pPr>
              <w:pStyle w:val="Heading31"/>
              <w:keepNext w:val="0"/>
              <w:widowControl w:val="0"/>
              <w:numPr>
                <w:ilvl w:val="0"/>
                <w:numId w:val="0"/>
              </w:numPr>
              <w:jc w:val="left"/>
              <w:rPr>
                <w:ins w:id="32682" w:author="Phuong Truong Thi" w:date="2024-12-07T00:20:00Z"/>
                <w:b w:val="0"/>
                <w:bCs w:val="0"/>
                <w:color w:val="000000"/>
                <w:sz w:val="24"/>
                <w:szCs w:val="24"/>
              </w:rPr>
              <w:pPrChange w:id="32683" w:author="Phuong Truong Thi" w:date="2024-12-07T00:29:00Z">
                <w:pPr>
                  <w:pStyle w:val="Heading31"/>
                  <w:keepNext w:val="0"/>
                  <w:widowControl w:val="0"/>
                  <w:numPr>
                    <w:ilvl w:val="0"/>
                    <w:numId w:val="0"/>
                  </w:numPr>
                  <w:ind w:left="0" w:firstLine="0"/>
                </w:pPr>
              </w:pPrChange>
            </w:pPr>
            <w:bookmarkStart w:id="32684" w:name="_Toc184814048"/>
            <w:ins w:id="32685" w:author="Phuong Truong Thi" w:date="2024-12-07T00:28:00Z">
              <w:r>
                <w:rPr>
                  <w:b w:val="0"/>
                  <w:bCs w:val="0"/>
                  <w:color w:val="000000"/>
                  <w:sz w:val="24"/>
                  <w:szCs w:val="24"/>
                </w:rPr>
                <w:t>Picklist</w:t>
              </w:r>
            </w:ins>
            <w:bookmarkEnd w:id="32684"/>
          </w:p>
        </w:tc>
      </w:tr>
      <w:tr w:rsidR="00FD79CF" w14:paraId="2D320094" w14:textId="49E860BE" w:rsidTr="00FD79CF">
        <w:trPr>
          <w:ins w:id="32686" w:author="Phuong Truong Thi" w:date="2024-12-06T19:45:00Z"/>
        </w:trPr>
        <w:tc>
          <w:tcPr>
            <w:tcW w:w="775" w:type="dxa"/>
            <w:tcPrChange w:id="32687" w:author="Phuong Truong Thi" w:date="2024-12-07T00:29:00Z">
              <w:tcPr>
                <w:tcW w:w="895" w:type="dxa"/>
                <w:gridSpan w:val="2"/>
              </w:tcPr>
            </w:tcPrChange>
          </w:tcPr>
          <w:p w14:paraId="73BB378F" w14:textId="77777777" w:rsidR="00FD79CF" w:rsidRDefault="00FD79CF">
            <w:pPr>
              <w:pStyle w:val="Heading31"/>
              <w:keepNext w:val="0"/>
              <w:widowControl w:val="0"/>
              <w:numPr>
                <w:ilvl w:val="0"/>
                <w:numId w:val="165"/>
              </w:numPr>
              <w:rPr>
                <w:ins w:id="32688" w:author="Phuong Truong Thi" w:date="2024-12-06T19:45:00Z"/>
                <w:b w:val="0"/>
                <w:bCs w:val="0"/>
                <w:sz w:val="24"/>
                <w:szCs w:val="24"/>
              </w:rPr>
              <w:pPrChange w:id="32689" w:author="Phuong Truong Thi" w:date="2024-12-06T19:46:00Z">
                <w:pPr>
                  <w:pStyle w:val="Heading31"/>
                  <w:keepNext w:val="0"/>
                  <w:widowControl w:val="0"/>
                  <w:numPr>
                    <w:ilvl w:val="0"/>
                    <w:numId w:val="0"/>
                  </w:numPr>
                  <w:ind w:left="0" w:firstLine="0"/>
                </w:pPr>
              </w:pPrChange>
            </w:pPr>
            <w:bookmarkStart w:id="32690" w:name="_Toc184814049"/>
            <w:bookmarkEnd w:id="32690"/>
          </w:p>
        </w:tc>
        <w:tc>
          <w:tcPr>
            <w:tcW w:w="6060" w:type="dxa"/>
            <w:vAlign w:val="center"/>
            <w:tcPrChange w:id="32691" w:author="Phuong Truong Thi" w:date="2024-12-07T00:29:00Z">
              <w:tcPr>
                <w:tcW w:w="8262" w:type="dxa"/>
                <w:gridSpan w:val="2"/>
                <w:vAlign w:val="center"/>
              </w:tcPr>
            </w:tcPrChange>
          </w:tcPr>
          <w:p w14:paraId="704F4C60" w14:textId="6D4A1F7C" w:rsidR="00FD79CF" w:rsidRPr="003E7F44" w:rsidRDefault="00FD79CF" w:rsidP="003E7F44">
            <w:pPr>
              <w:pStyle w:val="Heading31"/>
              <w:keepNext w:val="0"/>
              <w:widowControl w:val="0"/>
              <w:numPr>
                <w:ilvl w:val="0"/>
                <w:numId w:val="0"/>
              </w:numPr>
              <w:rPr>
                <w:ins w:id="32692" w:author="Phuong Truong Thi" w:date="2024-12-06T19:45:00Z"/>
                <w:b w:val="0"/>
                <w:bCs w:val="0"/>
                <w:sz w:val="24"/>
                <w:szCs w:val="24"/>
              </w:rPr>
            </w:pPr>
            <w:bookmarkStart w:id="32693" w:name="_Toc184814050"/>
            <w:ins w:id="32694" w:author="Phuong Truong Thi" w:date="2024-12-06T19:46:00Z">
              <w:r w:rsidRPr="003E7F44">
                <w:rPr>
                  <w:b w:val="0"/>
                  <w:bCs w:val="0"/>
                  <w:color w:val="000000"/>
                  <w:sz w:val="24"/>
                  <w:szCs w:val="24"/>
                  <w:rPrChange w:id="32695" w:author="Phuong Truong Thi" w:date="2024-12-06T19:46:00Z">
                    <w:rPr>
                      <w:rFonts w:ascii="Calibri" w:hAnsi="Calibri" w:cs="Calibri"/>
                      <w:color w:val="000000"/>
                      <w:sz w:val="22"/>
                      <w:szCs w:val="22"/>
                    </w:rPr>
                  </w:rPrChange>
                </w:rPr>
                <w:t>Phân hạng</w:t>
              </w:r>
            </w:ins>
            <w:bookmarkEnd w:id="32693"/>
          </w:p>
        </w:tc>
        <w:tc>
          <w:tcPr>
            <w:tcW w:w="2322" w:type="dxa"/>
            <w:tcPrChange w:id="32696" w:author="Phuong Truong Thi" w:date="2024-12-07T00:29:00Z">
              <w:tcPr>
                <w:tcW w:w="8262" w:type="dxa"/>
              </w:tcPr>
            </w:tcPrChange>
          </w:tcPr>
          <w:p w14:paraId="72D44571" w14:textId="18ABF74A" w:rsidR="00FD79CF" w:rsidRPr="003E7F44" w:rsidRDefault="00FD79CF">
            <w:pPr>
              <w:pStyle w:val="Heading31"/>
              <w:keepNext w:val="0"/>
              <w:widowControl w:val="0"/>
              <w:numPr>
                <w:ilvl w:val="0"/>
                <w:numId w:val="0"/>
              </w:numPr>
              <w:jc w:val="left"/>
              <w:rPr>
                <w:ins w:id="32697" w:author="Phuong Truong Thi" w:date="2024-12-07T00:20:00Z"/>
                <w:b w:val="0"/>
                <w:bCs w:val="0"/>
                <w:color w:val="000000"/>
                <w:sz w:val="24"/>
                <w:szCs w:val="24"/>
              </w:rPr>
              <w:pPrChange w:id="32698" w:author="Phuong Truong Thi" w:date="2024-12-07T00:29:00Z">
                <w:pPr>
                  <w:pStyle w:val="Heading31"/>
                  <w:keepNext w:val="0"/>
                  <w:widowControl w:val="0"/>
                  <w:numPr>
                    <w:ilvl w:val="0"/>
                    <w:numId w:val="0"/>
                  </w:numPr>
                  <w:ind w:left="0" w:firstLine="0"/>
                </w:pPr>
              </w:pPrChange>
            </w:pPr>
            <w:bookmarkStart w:id="32699" w:name="_Toc184814051"/>
            <w:ins w:id="32700" w:author="Phuong Truong Thi" w:date="2024-12-07T00:28:00Z">
              <w:r>
                <w:rPr>
                  <w:b w:val="0"/>
                  <w:bCs w:val="0"/>
                  <w:color w:val="000000"/>
                  <w:sz w:val="24"/>
                  <w:szCs w:val="24"/>
                </w:rPr>
                <w:t>Text (255)</w:t>
              </w:r>
            </w:ins>
            <w:bookmarkEnd w:id="32699"/>
          </w:p>
        </w:tc>
      </w:tr>
      <w:tr w:rsidR="00FD79CF" w14:paraId="56BFEEA7" w14:textId="5478F9E2" w:rsidTr="00FD79CF">
        <w:trPr>
          <w:ins w:id="32701" w:author="Phuong Truong Thi" w:date="2024-12-06T19:45:00Z"/>
        </w:trPr>
        <w:tc>
          <w:tcPr>
            <w:tcW w:w="775" w:type="dxa"/>
            <w:tcPrChange w:id="32702" w:author="Phuong Truong Thi" w:date="2024-12-07T00:29:00Z">
              <w:tcPr>
                <w:tcW w:w="895" w:type="dxa"/>
                <w:gridSpan w:val="2"/>
              </w:tcPr>
            </w:tcPrChange>
          </w:tcPr>
          <w:p w14:paraId="76B62E14" w14:textId="77777777" w:rsidR="00FD79CF" w:rsidRDefault="00FD79CF">
            <w:pPr>
              <w:pStyle w:val="Heading31"/>
              <w:keepNext w:val="0"/>
              <w:widowControl w:val="0"/>
              <w:numPr>
                <w:ilvl w:val="0"/>
                <w:numId w:val="165"/>
              </w:numPr>
              <w:rPr>
                <w:ins w:id="32703" w:author="Phuong Truong Thi" w:date="2024-12-06T19:45:00Z"/>
                <w:b w:val="0"/>
                <w:bCs w:val="0"/>
                <w:sz w:val="24"/>
                <w:szCs w:val="24"/>
              </w:rPr>
              <w:pPrChange w:id="32704" w:author="Phuong Truong Thi" w:date="2024-12-06T19:46:00Z">
                <w:pPr>
                  <w:pStyle w:val="Heading31"/>
                  <w:keepNext w:val="0"/>
                  <w:widowControl w:val="0"/>
                  <w:numPr>
                    <w:ilvl w:val="0"/>
                    <w:numId w:val="0"/>
                  </w:numPr>
                  <w:ind w:left="0" w:firstLine="0"/>
                </w:pPr>
              </w:pPrChange>
            </w:pPr>
            <w:bookmarkStart w:id="32705" w:name="_Toc184814052"/>
            <w:bookmarkEnd w:id="32705"/>
          </w:p>
        </w:tc>
        <w:tc>
          <w:tcPr>
            <w:tcW w:w="6060" w:type="dxa"/>
            <w:vAlign w:val="center"/>
            <w:tcPrChange w:id="32706" w:author="Phuong Truong Thi" w:date="2024-12-07T00:29:00Z">
              <w:tcPr>
                <w:tcW w:w="8262" w:type="dxa"/>
                <w:gridSpan w:val="2"/>
                <w:vAlign w:val="center"/>
              </w:tcPr>
            </w:tcPrChange>
          </w:tcPr>
          <w:p w14:paraId="4612B53E" w14:textId="4FA6D63A" w:rsidR="00FD79CF" w:rsidRPr="003E7F44" w:rsidRDefault="00FD79CF" w:rsidP="003E7F44">
            <w:pPr>
              <w:pStyle w:val="Heading31"/>
              <w:keepNext w:val="0"/>
              <w:widowControl w:val="0"/>
              <w:numPr>
                <w:ilvl w:val="0"/>
                <w:numId w:val="0"/>
              </w:numPr>
              <w:rPr>
                <w:ins w:id="32707" w:author="Phuong Truong Thi" w:date="2024-12-06T19:45:00Z"/>
                <w:b w:val="0"/>
                <w:bCs w:val="0"/>
                <w:sz w:val="24"/>
                <w:szCs w:val="24"/>
              </w:rPr>
            </w:pPr>
            <w:bookmarkStart w:id="32708" w:name="_Toc184814053"/>
            <w:ins w:id="32709" w:author="Phuong Truong Thi" w:date="2024-12-06T19:46:00Z">
              <w:r w:rsidRPr="003E7F44">
                <w:rPr>
                  <w:b w:val="0"/>
                  <w:bCs w:val="0"/>
                  <w:color w:val="000000"/>
                  <w:sz w:val="24"/>
                  <w:szCs w:val="24"/>
                  <w:rPrChange w:id="32710" w:author="Phuong Truong Thi" w:date="2024-12-06T19:46:00Z">
                    <w:rPr>
                      <w:rFonts w:ascii="Calibri" w:hAnsi="Calibri" w:cs="Calibri"/>
                      <w:color w:val="000000"/>
                      <w:sz w:val="22"/>
                      <w:szCs w:val="22"/>
                    </w:rPr>
                  </w:rPrChange>
                </w:rPr>
                <w:t>Ngày định danh</w:t>
              </w:r>
            </w:ins>
            <w:bookmarkEnd w:id="32708"/>
          </w:p>
        </w:tc>
        <w:tc>
          <w:tcPr>
            <w:tcW w:w="2322" w:type="dxa"/>
            <w:tcPrChange w:id="32711" w:author="Phuong Truong Thi" w:date="2024-12-07T00:29:00Z">
              <w:tcPr>
                <w:tcW w:w="8262" w:type="dxa"/>
              </w:tcPr>
            </w:tcPrChange>
          </w:tcPr>
          <w:p w14:paraId="40173A6E" w14:textId="667A319E" w:rsidR="00FD79CF" w:rsidRPr="003E7F44" w:rsidRDefault="00FD79CF">
            <w:pPr>
              <w:pStyle w:val="Heading31"/>
              <w:keepNext w:val="0"/>
              <w:widowControl w:val="0"/>
              <w:numPr>
                <w:ilvl w:val="0"/>
                <w:numId w:val="0"/>
              </w:numPr>
              <w:jc w:val="left"/>
              <w:rPr>
                <w:ins w:id="32712" w:author="Phuong Truong Thi" w:date="2024-12-07T00:20:00Z"/>
                <w:b w:val="0"/>
                <w:bCs w:val="0"/>
                <w:color w:val="000000"/>
                <w:sz w:val="24"/>
                <w:szCs w:val="24"/>
              </w:rPr>
              <w:pPrChange w:id="32713" w:author="Phuong Truong Thi" w:date="2024-12-07T00:29:00Z">
                <w:pPr>
                  <w:pStyle w:val="Heading31"/>
                  <w:keepNext w:val="0"/>
                  <w:widowControl w:val="0"/>
                  <w:numPr>
                    <w:ilvl w:val="0"/>
                    <w:numId w:val="0"/>
                  </w:numPr>
                  <w:ind w:left="0" w:firstLine="0"/>
                </w:pPr>
              </w:pPrChange>
            </w:pPr>
            <w:bookmarkStart w:id="32714" w:name="_Toc184814054"/>
            <w:ins w:id="32715" w:author="Phuong Truong Thi" w:date="2024-12-07T00:28:00Z">
              <w:r>
                <w:rPr>
                  <w:b w:val="0"/>
                  <w:bCs w:val="0"/>
                  <w:color w:val="000000"/>
                  <w:sz w:val="24"/>
                  <w:szCs w:val="24"/>
                </w:rPr>
                <w:t>Date</w:t>
              </w:r>
            </w:ins>
            <w:bookmarkEnd w:id="32714"/>
          </w:p>
        </w:tc>
      </w:tr>
      <w:tr w:rsidR="00FD79CF" w14:paraId="4BE0BED3" w14:textId="562953F1" w:rsidTr="00FD79CF">
        <w:trPr>
          <w:ins w:id="32716" w:author="Phuong Truong Thi" w:date="2024-12-06T19:46:00Z"/>
        </w:trPr>
        <w:tc>
          <w:tcPr>
            <w:tcW w:w="775" w:type="dxa"/>
            <w:tcPrChange w:id="32717" w:author="Phuong Truong Thi" w:date="2024-12-07T00:29:00Z">
              <w:tcPr>
                <w:tcW w:w="895" w:type="dxa"/>
                <w:gridSpan w:val="2"/>
              </w:tcPr>
            </w:tcPrChange>
          </w:tcPr>
          <w:p w14:paraId="7BB69DAB" w14:textId="77777777" w:rsidR="00FD79CF" w:rsidRDefault="00FD79CF" w:rsidP="003E7F44">
            <w:pPr>
              <w:pStyle w:val="Heading31"/>
              <w:keepNext w:val="0"/>
              <w:widowControl w:val="0"/>
              <w:numPr>
                <w:ilvl w:val="0"/>
                <w:numId w:val="165"/>
              </w:numPr>
              <w:rPr>
                <w:ins w:id="32718" w:author="Phuong Truong Thi" w:date="2024-12-06T19:46:00Z"/>
                <w:b w:val="0"/>
                <w:bCs w:val="0"/>
                <w:sz w:val="24"/>
                <w:szCs w:val="24"/>
              </w:rPr>
            </w:pPr>
            <w:bookmarkStart w:id="32719" w:name="_Toc184814055"/>
            <w:bookmarkEnd w:id="32719"/>
          </w:p>
        </w:tc>
        <w:tc>
          <w:tcPr>
            <w:tcW w:w="6060" w:type="dxa"/>
            <w:vAlign w:val="center"/>
            <w:tcPrChange w:id="32720" w:author="Phuong Truong Thi" w:date="2024-12-07T00:29:00Z">
              <w:tcPr>
                <w:tcW w:w="8262" w:type="dxa"/>
                <w:gridSpan w:val="2"/>
                <w:vAlign w:val="center"/>
              </w:tcPr>
            </w:tcPrChange>
          </w:tcPr>
          <w:p w14:paraId="27CBAE0C" w14:textId="4E75446A" w:rsidR="00FD79CF" w:rsidRPr="003E7F44" w:rsidRDefault="00FD79CF" w:rsidP="003E7F44">
            <w:pPr>
              <w:pStyle w:val="Heading31"/>
              <w:keepNext w:val="0"/>
              <w:widowControl w:val="0"/>
              <w:numPr>
                <w:ilvl w:val="0"/>
                <w:numId w:val="0"/>
              </w:numPr>
              <w:rPr>
                <w:ins w:id="32721" w:author="Phuong Truong Thi" w:date="2024-12-06T19:46:00Z"/>
                <w:b w:val="0"/>
                <w:bCs w:val="0"/>
                <w:sz w:val="24"/>
                <w:szCs w:val="24"/>
              </w:rPr>
            </w:pPr>
            <w:bookmarkStart w:id="32722" w:name="_Toc184814056"/>
            <w:ins w:id="32723" w:author="Phuong Truong Thi" w:date="2024-12-06T19:46:00Z">
              <w:r w:rsidRPr="003E7F44">
                <w:rPr>
                  <w:b w:val="0"/>
                  <w:bCs w:val="0"/>
                  <w:color w:val="000000"/>
                  <w:sz w:val="24"/>
                  <w:szCs w:val="24"/>
                  <w:rPrChange w:id="32724" w:author="Phuong Truong Thi" w:date="2024-12-06T19:46:00Z">
                    <w:rPr>
                      <w:rFonts w:ascii="Calibri" w:hAnsi="Calibri" w:cs="Calibri"/>
                      <w:color w:val="000000"/>
                      <w:sz w:val="22"/>
                      <w:szCs w:val="22"/>
                    </w:rPr>
                  </w:rPrChange>
                </w:rPr>
                <w:t>Số lead/opt đang khai thác</w:t>
              </w:r>
              <w:bookmarkEnd w:id="32722"/>
            </w:ins>
          </w:p>
        </w:tc>
        <w:tc>
          <w:tcPr>
            <w:tcW w:w="2322" w:type="dxa"/>
            <w:tcPrChange w:id="32725" w:author="Phuong Truong Thi" w:date="2024-12-07T00:29:00Z">
              <w:tcPr>
                <w:tcW w:w="8262" w:type="dxa"/>
              </w:tcPr>
            </w:tcPrChange>
          </w:tcPr>
          <w:p w14:paraId="0A86376B" w14:textId="6B1CA23C" w:rsidR="00FD79CF" w:rsidRPr="003E7F44" w:rsidRDefault="00FD79CF">
            <w:pPr>
              <w:pStyle w:val="Heading31"/>
              <w:keepNext w:val="0"/>
              <w:widowControl w:val="0"/>
              <w:numPr>
                <w:ilvl w:val="0"/>
                <w:numId w:val="0"/>
              </w:numPr>
              <w:jc w:val="left"/>
              <w:rPr>
                <w:ins w:id="32726" w:author="Phuong Truong Thi" w:date="2024-12-07T00:20:00Z"/>
                <w:b w:val="0"/>
                <w:bCs w:val="0"/>
                <w:color w:val="000000"/>
                <w:sz w:val="24"/>
                <w:szCs w:val="24"/>
              </w:rPr>
              <w:pPrChange w:id="32727" w:author="Phuong Truong Thi" w:date="2024-12-07T00:29:00Z">
                <w:pPr>
                  <w:pStyle w:val="Heading31"/>
                  <w:keepNext w:val="0"/>
                  <w:widowControl w:val="0"/>
                  <w:numPr>
                    <w:ilvl w:val="0"/>
                    <w:numId w:val="0"/>
                  </w:numPr>
                  <w:ind w:left="0" w:firstLine="0"/>
                </w:pPr>
              </w:pPrChange>
            </w:pPr>
            <w:bookmarkStart w:id="32728" w:name="_Toc184814057"/>
            <w:ins w:id="32729" w:author="Phuong Truong Thi" w:date="2024-12-07T00:29:00Z">
              <w:r>
                <w:rPr>
                  <w:b w:val="0"/>
                  <w:bCs w:val="0"/>
                  <w:color w:val="000000"/>
                  <w:sz w:val="24"/>
                  <w:szCs w:val="24"/>
                </w:rPr>
                <w:t>Number</w:t>
              </w:r>
            </w:ins>
            <w:bookmarkEnd w:id="32728"/>
          </w:p>
        </w:tc>
      </w:tr>
      <w:tr w:rsidR="00FD79CF" w14:paraId="747D4C9F" w14:textId="5A08C8CE" w:rsidTr="00FD79CF">
        <w:trPr>
          <w:ins w:id="32730" w:author="Phuong Truong Thi" w:date="2024-12-06T19:46:00Z"/>
        </w:trPr>
        <w:tc>
          <w:tcPr>
            <w:tcW w:w="775" w:type="dxa"/>
            <w:tcPrChange w:id="32731" w:author="Phuong Truong Thi" w:date="2024-12-07T00:29:00Z">
              <w:tcPr>
                <w:tcW w:w="895" w:type="dxa"/>
                <w:gridSpan w:val="2"/>
              </w:tcPr>
            </w:tcPrChange>
          </w:tcPr>
          <w:p w14:paraId="1C79BE06" w14:textId="77777777" w:rsidR="00FD79CF" w:rsidRDefault="00FD79CF" w:rsidP="003E7F44">
            <w:pPr>
              <w:pStyle w:val="Heading31"/>
              <w:keepNext w:val="0"/>
              <w:widowControl w:val="0"/>
              <w:numPr>
                <w:ilvl w:val="0"/>
                <w:numId w:val="165"/>
              </w:numPr>
              <w:rPr>
                <w:ins w:id="32732" w:author="Phuong Truong Thi" w:date="2024-12-06T19:46:00Z"/>
                <w:b w:val="0"/>
                <w:bCs w:val="0"/>
                <w:sz w:val="24"/>
                <w:szCs w:val="24"/>
              </w:rPr>
            </w:pPr>
            <w:bookmarkStart w:id="32733" w:name="_Toc184814058"/>
            <w:bookmarkEnd w:id="32733"/>
          </w:p>
        </w:tc>
        <w:tc>
          <w:tcPr>
            <w:tcW w:w="6060" w:type="dxa"/>
            <w:vAlign w:val="center"/>
            <w:tcPrChange w:id="32734" w:author="Phuong Truong Thi" w:date="2024-12-07T00:29:00Z">
              <w:tcPr>
                <w:tcW w:w="8262" w:type="dxa"/>
                <w:gridSpan w:val="2"/>
                <w:vAlign w:val="center"/>
              </w:tcPr>
            </w:tcPrChange>
          </w:tcPr>
          <w:p w14:paraId="057BABDF" w14:textId="03CE6C14" w:rsidR="00FD79CF" w:rsidRPr="003E7F44" w:rsidRDefault="00FD79CF" w:rsidP="003E7F44">
            <w:pPr>
              <w:pStyle w:val="Heading31"/>
              <w:keepNext w:val="0"/>
              <w:widowControl w:val="0"/>
              <w:numPr>
                <w:ilvl w:val="0"/>
                <w:numId w:val="0"/>
              </w:numPr>
              <w:rPr>
                <w:ins w:id="32735" w:author="Phuong Truong Thi" w:date="2024-12-06T19:46:00Z"/>
                <w:b w:val="0"/>
                <w:bCs w:val="0"/>
                <w:sz w:val="24"/>
                <w:szCs w:val="24"/>
              </w:rPr>
            </w:pPr>
            <w:bookmarkStart w:id="32736" w:name="_Toc184814059"/>
            <w:ins w:id="32737" w:author="Phuong Truong Thi" w:date="2024-12-06T19:46:00Z">
              <w:r w:rsidRPr="003E7F44">
                <w:rPr>
                  <w:b w:val="0"/>
                  <w:bCs w:val="0"/>
                  <w:color w:val="000000"/>
                  <w:sz w:val="24"/>
                  <w:szCs w:val="24"/>
                  <w:rPrChange w:id="32738" w:author="Phuong Truong Thi" w:date="2024-12-06T19:46:00Z">
                    <w:rPr>
                      <w:rFonts w:ascii="Calibri" w:hAnsi="Calibri" w:cs="Calibri"/>
                      <w:color w:val="000000"/>
                      <w:sz w:val="22"/>
                      <w:szCs w:val="22"/>
                    </w:rPr>
                  </w:rPrChange>
                </w:rPr>
                <w:t>AUM tại ngày dữ liệu</w:t>
              </w:r>
              <w:bookmarkEnd w:id="32736"/>
            </w:ins>
          </w:p>
        </w:tc>
        <w:tc>
          <w:tcPr>
            <w:tcW w:w="2322" w:type="dxa"/>
            <w:tcPrChange w:id="32739" w:author="Phuong Truong Thi" w:date="2024-12-07T00:29:00Z">
              <w:tcPr>
                <w:tcW w:w="8262" w:type="dxa"/>
              </w:tcPr>
            </w:tcPrChange>
          </w:tcPr>
          <w:p w14:paraId="1E0C64E0" w14:textId="2BACA73C" w:rsidR="00FD79CF" w:rsidRPr="003E7F44" w:rsidRDefault="00FD79CF">
            <w:pPr>
              <w:pStyle w:val="Heading31"/>
              <w:keepNext w:val="0"/>
              <w:widowControl w:val="0"/>
              <w:numPr>
                <w:ilvl w:val="0"/>
                <w:numId w:val="0"/>
              </w:numPr>
              <w:jc w:val="left"/>
              <w:rPr>
                <w:ins w:id="32740" w:author="Phuong Truong Thi" w:date="2024-12-07T00:20:00Z"/>
                <w:b w:val="0"/>
                <w:bCs w:val="0"/>
                <w:color w:val="000000"/>
                <w:sz w:val="24"/>
                <w:szCs w:val="24"/>
              </w:rPr>
              <w:pPrChange w:id="32741" w:author="Phuong Truong Thi" w:date="2024-12-07T00:29:00Z">
                <w:pPr>
                  <w:pStyle w:val="Heading31"/>
                  <w:keepNext w:val="0"/>
                  <w:widowControl w:val="0"/>
                  <w:numPr>
                    <w:ilvl w:val="0"/>
                    <w:numId w:val="0"/>
                  </w:numPr>
                  <w:ind w:left="0" w:firstLine="0"/>
                </w:pPr>
              </w:pPrChange>
            </w:pPr>
            <w:bookmarkStart w:id="32742" w:name="_Toc184814060"/>
            <w:ins w:id="32743" w:author="Phuong Truong Thi" w:date="2024-12-07T00:29:00Z">
              <w:r>
                <w:rPr>
                  <w:b w:val="0"/>
                  <w:bCs w:val="0"/>
                  <w:color w:val="000000"/>
                  <w:sz w:val="24"/>
                  <w:szCs w:val="24"/>
                </w:rPr>
                <w:t>Currency</w:t>
              </w:r>
            </w:ins>
            <w:bookmarkEnd w:id="32742"/>
          </w:p>
        </w:tc>
      </w:tr>
      <w:tr w:rsidR="00FD79CF" w14:paraId="5A29BE36" w14:textId="5C869747" w:rsidTr="00FD79CF">
        <w:trPr>
          <w:ins w:id="32744" w:author="Phuong Truong Thi" w:date="2024-12-06T19:46:00Z"/>
        </w:trPr>
        <w:tc>
          <w:tcPr>
            <w:tcW w:w="775" w:type="dxa"/>
            <w:tcPrChange w:id="32745" w:author="Phuong Truong Thi" w:date="2024-12-07T00:29:00Z">
              <w:tcPr>
                <w:tcW w:w="895" w:type="dxa"/>
                <w:gridSpan w:val="2"/>
              </w:tcPr>
            </w:tcPrChange>
          </w:tcPr>
          <w:p w14:paraId="4A6C6699" w14:textId="77777777" w:rsidR="00FD79CF" w:rsidRDefault="00FD79CF" w:rsidP="003E7F44">
            <w:pPr>
              <w:pStyle w:val="Heading31"/>
              <w:keepNext w:val="0"/>
              <w:widowControl w:val="0"/>
              <w:numPr>
                <w:ilvl w:val="0"/>
                <w:numId w:val="165"/>
              </w:numPr>
              <w:rPr>
                <w:ins w:id="32746" w:author="Phuong Truong Thi" w:date="2024-12-06T19:46:00Z"/>
                <w:b w:val="0"/>
                <w:bCs w:val="0"/>
                <w:sz w:val="24"/>
                <w:szCs w:val="24"/>
              </w:rPr>
            </w:pPr>
            <w:bookmarkStart w:id="32747" w:name="_Toc184814061"/>
            <w:bookmarkEnd w:id="32747"/>
          </w:p>
        </w:tc>
        <w:tc>
          <w:tcPr>
            <w:tcW w:w="6060" w:type="dxa"/>
            <w:vAlign w:val="center"/>
            <w:tcPrChange w:id="32748" w:author="Phuong Truong Thi" w:date="2024-12-07T00:29:00Z">
              <w:tcPr>
                <w:tcW w:w="8262" w:type="dxa"/>
                <w:gridSpan w:val="2"/>
                <w:vAlign w:val="center"/>
              </w:tcPr>
            </w:tcPrChange>
          </w:tcPr>
          <w:p w14:paraId="3BA8EA1A" w14:textId="2114FF61" w:rsidR="00FD79CF" w:rsidRPr="003E7F44" w:rsidRDefault="00FD79CF" w:rsidP="003E7F44">
            <w:pPr>
              <w:pStyle w:val="Heading31"/>
              <w:keepNext w:val="0"/>
              <w:widowControl w:val="0"/>
              <w:numPr>
                <w:ilvl w:val="0"/>
                <w:numId w:val="0"/>
              </w:numPr>
              <w:rPr>
                <w:ins w:id="32749" w:author="Phuong Truong Thi" w:date="2024-12-06T19:46:00Z"/>
                <w:b w:val="0"/>
                <w:bCs w:val="0"/>
                <w:sz w:val="24"/>
                <w:szCs w:val="24"/>
              </w:rPr>
            </w:pPr>
            <w:bookmarkStart w:id="32750" w:name="_Toc184814062"/>
            <w:ins w:id="32751" w:author="Phuong Truong Thi" w:date="2024-12-06T19:46:00Z">
              <w:r w:rsidRPr="003E7F44">
                <w:rPr>
                  <w:b w:val="0"/>
                  <w:bCs w:val="0"/>
                  <w:color w:val="000000"/>
                  <w:sz w:val="24"/>
                  <w:szCs w:val="24"/>
                  <w:rPrChange w:id="32752" w:author="Phuong Truong Thi" w:date="2024-12-06T19:46:00Z">
                    <w:rPr>
                      <w:rFonts w:ascii="Calibri" w:hAnsi="Calibri" w:cs="Calibri"/>
                      <w:color w:val="000000"/>
                      <w:sz w:val="22"/>
                      <w:szCs w:val="22"/>
                    </w:rPr>
                  </w:rPrChange>
                </w:rPr>
                <w:t>EOP_ Casa: Số dư cuối kỳ Casa (chỉ bao gồm VND) ngày dữ liệu</w:t>
              </w:r>
              <w:bookmarkEnd w:id="32750"/>
            </w:ins>
          </w:p>
        </w:tc>
        <w:tc>
          <w:tcPr>
            <w:tcW w:w="2322" w:type="dxa"/>
            <w:tcPrChange w:id="32753" w:author="Phuong Truong Thi" w:date="2024-12-07T00:29:00Z">
              <w:tcPr>
                <w:tcW w:w="8262" w:type="dxa"/>
              </w:tcPr>
            </w:tcPrChange>
          </w:tcPr>
          <w:p w14:paraId="32665796" w14:textId="0E833F86" w:rsidR="00FD79CF" w:rsidRPr="003E7F44" w:rsidRDefault="00FD79CF">
            <w:pPr>
              <w:pStyle w:val="Heading31"/>
              <w:keepNext w:val="0"/>
              <w:widowControl w:val="0"/>
              <w:numPr>
                <w:ilvl w:val="0"/>
                <w:numId w:val="0"/>
              </w:numPr>
              <w:jc w:val="left"/>
              <w:rPr>
                <w:ins w:id="32754" w:author="Phuong Truong Thi" w:date="2024-12-07T00:20:00Z"/>
                <w:b w:val="0"/>
                <w:bCs w:val="0"/>
                <w:color w:val="000000"/>
                <w:sz w:val="24"/>
                <w:szCs w:val="24"/>
              </w:rPr>
              <w:pPrChange w:id="32755" w:author="Phuong Truong Thi" w:date="2024-12-07T00:29:00Z">
                <w:pPr>
                  <w:pStyle w:val="Heading31"/>
                  <w:keepNext w:val="0"/>
                  <w:widowControl w:val="0"/>
                  <w:numPr>
                    <w:ilvl w:val="0"/>
                    <w:numId w:val="0"/>
                  </w:numPr>
                  <w:ind w:left="0" w:firstLine="0"/>
                </w:pPr>
              </w:pPrChange>
            </w:pPr>
            <w:bookmarkStart w:id="32756" w:name="_Toc184814063"/>
            <w:ins w:id="32757" w:author="Phuong Truong Thi" w:date="2024-12-07T00:29:00Z">
              <w:r>
                <w:rPr>
                  <w:b w:val="0"/>
                  <w:bCs w:val="0"/>
                  <w:color w:val="000000"/>
                  <w:sz w:val="24"/>
                  <w:szCs w:val="24"/>
                </w:rPr>
                <w:t>Currency</w:t>
              </w:r>
            </w:ins>
            <w:bookmarkEnd w:id="32756"/>
          </w:p>
        </w:tc>
      </w:tr>
      <w:tr w:rsidR="00FD79CF" w14:paraId="0DCC6712" w14:textId="1B3AD256" w:rsidTr="00FD79CF">
        <w:trPr>
          <w:ins w:id="32758" w:author="Phuong Truong Thi" w:date="2024-12-06T19:46:00Z"/>
        </w:trPr>
        <w:tc>
          <w:tcPr>
            <w:tcW w:w="775" w:type="dxa"/>
            <w:tcPrChange w:id="32759" w:author="Phuong Truong Thi" w:date="2024-12-07T00:29:00Z">
              <w:tcPr>
                <w:tcW w:w="895" w:type="dxa"/>
                <w:gridSpan w:val="2"/>
              </w:tcPr>
            </w:tcPrChange>
          </w:tcPr>
          <w:p w14:paraId="7E6FB6A3" w14:textId="77777777" w:rsidR="00FD79CF" w:rsidRDefault="00FD79CF" w:rsidP="003E7F44">
            <w:pPr>
              <w:pStyle w:val="Heading31"/>
              <w:keepNext w:val="0"/>
              <w:widowControl w:val="0"/>
              <w:numPr>
                <w:ilvl w:val="0"/>
                <w:numId w:val="165"/>
              </w:numPr>
              <w:rPr>
                <w:ins w:id="32760" w:author="Phuong Truong Thi" w:date="2024-12-06T19:46:00Z"/>
                <w:b w:val="0"/>
                <w:bCs w:val="0"/>
                <w:sz w:val="24"/>
                <w:szCs w:val="24"/>
              </w:rPr>
            </w:pPr>
            <w:bookmarkStart w:id="32761" w:name="_Toc184814064"/>
            <w:bookmarkEnd w:id="32761"/>
          </w:p>
        </w:tc>
        <w:tc>
          <w:tcPr>
            <w:tcW w:w="6060" w:type="dxa"/>
            <w:vAlign w:val="center"/>
            <w:tcPrChange w:id="32762" w:author="Phuong Truong Thi" w:date="2024-12-07T00:29:00Z">
              <w:tcPr>
                <w:tcW w:w="8262" w:type="dxa"/>
                <w:gridSpan w:val="2"/>
                <w:vAlign w:val="center"/>
              </w:tcPr>
            </w:tcPrChange>
          </w:tcPr>
          <w:p w14:paraId="1EBE83A1" w14:textId="3D95E3FC" w:rsidR="00FD79CF" w:rsidRPr="003E7F44" w:rsidRDefault="00FD79CF" w:rsidP="003E7F44">
            <w:pPr>
              <w:pStyle w:val="Heading31"/>
              <w:keepNext w:val="0"/>
              <w:widowControl w:val="0"/>
              <w:numPr>
                <w:ilvl w:val="0"/>
                <w:numId w:val="0"/>
              </w:numPr>
              <w:rPr>
                <w:ins w:id="32763" w:author="Phuong Truong Thi" w:date="2024-12-06T19:46:00Z"/>
                <w:b w:val="0"/>
                <w:bCs w:val="0"/>
                <w:sz w:val="24"/>
                <w:szCs w:val="24"/>
              </w:rPr>
            </w:pPr>
            <w:bookmarkStart w:id="32764" w:name="_Toc184814065"/>
            <w:ins w:id="32765" w:author="Phuong Truong Thi" w:date="2024-12-06T19:46:00Z">
              <w:r w:rsidRPr="003E7F44">
                <w:rPr>
                  <w:b w:val="0"/>
                  <w:bCs w:val="0"/>
                  <w:color w:val="000000"/>
                  <w:sz w:val="24"/>
                  <w:szCs w:val="24"/>
                  <w:rPrChange w:id="32766" w:author="Phuong Truong Thi" w:date="2024-12-06T19:46:00Z">
                    <w:rPr>
                      <w:rFonts w:ascii="Calibri" w:hAnsi="Calibri" w:cs="Calibri"/>
                      <w:color w:val="000000"/>
                      <w:sz w:val="22"/>
                      <w:szCs w:val="22"/>
                    </w:rPr>
                  </w:rPrChange>
                </w:rPr>
                <w:t>EOP_ TD: Số dư cuối kỳ TD (Cả nội và ngoại tệ) ngày dữ liệu</w:t>
              </w:r>
              <w:bookmarkEnd w:id="32764"/>
            </w:ins>
          </w:p>
        </w:tc>
        <w:tc>
          <w:tcPr>
            <w:tcW w:w="2322" w:type="dxa"/>
            <w:tcPrChange w:id="32767" w:author="Phuong Truong Thi" w:date="2024-12-07T00:29:00Z">
              <w:tcPr>
                <w:tcW w:w="8262" w:type="dxa"/>
              </w:tcPr>
            </w:tcPrChange>
          </w:tcPr>
          <w:p w14:paraId="3AA3F39A" w14:textId="362640E2" w:rsidR="00FD79CF" w:rsidRPr="003E7F44" w:rsidRDefault="00FD79CF">
            <w:pPr>
              <w:pStyle w:val="Heading31"/>
              <w:keepNext w:val="0"/>
              <w:widowControl w:val="0"/>
              <w:numPr>
                <w:ilvl w:val="0"/>
                <w:numId w:val="0"/>
              </w:numPr>
              <w:jc w:val="left"/>
              <w:rPr>
                <w:ins w:id="32768" w:author="Phuong Truong Thi" w:date="2024-12-07T00:20:00Z"/>
                <w:b w:val="0"/>
                <w:bCs w:val="0"/>
                <w:color w:val="000000"/>
                <w:sz w:val="24"/>
                <w:szCs w:val="24"/>
              </w:rPr>
              <w:pPrChange w:id="32769" w:author="Phuong Truong Thi" w:date="2024-12-07T00:29:00Z">
                <w:pPr>
                  <w:pStyle w:val="Heading31"/>
                  <w:keepNext w:val="0"/>
                  <w:widowControl w:val="0"/>
                  <w:numPr>
                    <w:ilvl w:val="0"/>
                    <w:numId w:val="0"/>
                  </w:numPr>
                  <w:ind w:left="0" w:firstLine="0"/>
                </w:pPr>
              </w:pPrChange>
            </w:pPr>
            <w:bookmarkStart w:id="32770" w:name="_Toc184814066"/>
            <w:ins w:id="32771" w:author="Phuong Truong Thi" w:date="2024-12-07T00:29:00Z">
              <w:r>
                <w:rPr>
                  <w:b w:val="0"/>
                  <w:bCs w:val="0"/>
                  <w:color w:val="000000"/>
                  <w:sz w:val="24"/>
                  <w:szCs w:val="24"/>
                </w:rPr>
                <w:t>Currency</w:t>
              </w:r>
            </w:ins>
            <w:bookmarkEnd w:id="32770"/>
          </w:p>
        </w:tc>
      </w:tr>
      <w:tr w:rsidR="00FD79CF" w14:paraId="34C3BFA8" w14:textId="3EC523ED" w:rsidTr="00FD79CF">
        <w:trPr>
          <w:ins w:id="32772" w:author="Phuong Truong Thi" w:date="2024-12-06T19:46:00Z"/>
        </w:trPr>
        <w:tc>
          <w:tcPr>
            <w:tcW w:w="775" w:type="dxa"/>
            <w:tcPrChange w:id="32773" w:author="Phuong Truong Thi" w:date="2024-12-07T00:29:00Z">
              <w:tcPr>
                <w:tcW w:w="895" w:type="dxa"/>
                <w:gridSpan w:val="2"/>
              </w:tcPr>
            </w:tcPrChange>
          </w:tcPr>
          <w:p w14:paraId="03AED0D3" w14:textId="77777777" w:rsidR="00FD79CF" w:rsidRDefault="00FD79CF" w:rsidP="003E7F44">
            <w:pPr>
              <w:pStyle w:val="Heading31"/>
              <w:keepNext w:val="0"/>
              <w:widowControl w:val="0"/>
              <w:numPr>
                <w:ilvl w:val="0"/>
                <w:numId w:val="165"/>
              </w:numPr>
              <w:rPr>
                <w:ins w:id="32774" w:author="Phuong Truong Thi" w:date="2024-12-06T19:46:00Z"/>
                <w:b w:val="0"/>
                <w:bCs w:val="0"/>
                <w:sz w:val="24"/>
                <w:szCs w:val="24"/>
              </w:rPr>
            </w:pPr>
            <w:bookmarkStart w:id="32775" w:name="_Toc184814067"/>
            <w:bookmarkEnd w:id="32775"/>
          </w:p>
        </w:tc>
        <w:tc>
          <w:tcPr>
            <w:tcW w:w="6060" w:type="dxa"/>
            <w:vAlign w:val="center"/>
            <w:tcPrChange w:id="32776" w:author="Phuong Truong Thi" w:date="2024-12-07T00:29:00Z">
              <w:tcPr>
                <w:tcW w:w="8262" w:type="dxa"/>
                <w:gridSpan w:val="2"/>
                <w:vAlign w:val="center"/>
              </w:tcPr>
            </w:tcPrChange>
          </w:tcPr>
          <w:p w14:paraId="648DF382" w14:textId="3A5819C8" w:rsidR="00FD79CF" w:rsidRPr="003E7F44" w:rsidRDefault="00FD79CF" w:rsidP="003E7F44">
            <w:pPr>
              <w:pStyle w:val="Heading31"/>
              <w:keepNext w:val="0"/>
              <w:widowControl w:val="0"/>
              <w:numPr>
                <w:ilvl w:val="0"/>
                <w:numId w:val="0"/>
              </w:numPr>
              <w:rPr>
                <w:ins w:id="32777" w:author="Phuong Truong Thi" w:date="2024-12-06T19:46:00Z"/>
                <w:b w:val="0"/>
                <w:bCs w:val="0"/>
                <w:sz w:val="24"/>
                <w:szCs w:val="24"/>
              </w:rPr>
            </w:pPr>
            <w:bookmarkStart w:id="32778" w:name="_Toc184814068"/>
            <w:ins w:id="32779" w:author="Phuong Truong Thi" w:date="2024-12-06T19:46:00Z">
              <w:r w:rsidRPr="003E7F44">
                <w:rPr>
                  <w:b w:val="0"/>
                  <w:bCs w:val="0"/>
                  <w:color w:val="000000"/>
                  <w:sz w:val="24"/>
                  <w:szCs w:val="24"/>
                  <w:rPrChange w:id="32780" w:author="Phuong Truong Thi" w:date="2024-12-06T19:46:00Z">
                    <w:rPr>
                      <w:rFonts w:ascii="Calibri" w:hAnsi="Calibri" w:cs="Calibri"/>
                      <w:color w:val="000000"/>
                      <w:sz w:val="22"/>
                      <w:szCs w:val="22"/>
                    </w:rPr>
                  </w:rPrChange>
                </w:rPr>
                <w:t>Tổng dư nợ OD, UPL, SL</w:t>
              </w:r>
              <w:bookmarkEnd w:id="32778"/>
            </w:ins>
          </w:p>
        </w:tc>
        <w:tc>
          <w:tcPr>
            <w:tcW w:w="2322" w:type="dxa"/>
            <w:tcPrChange w:id="32781" w:author="Phuong Truong Thi" w:date="2024-12-07T00:29:00Z">
              <w:tcPr>
                <w:tcW w:w="8262" w:type="dxa"/>
              </w:tcPr>
            </w:tcPrChange>
          </w:tcPr>
          <w:p w14:paraId="2C0011CB" w14:textId="0C57DAC7" w:rsidR="00FD79CF" w:rsidRPr="003E7F44" w:rsidRDefault="00FD79CF">
            <w:pPr>
              <w:pStyle w:val="Heading31"/>
              <w:keepNext w:val="0"/>
              <w:widowControl w:val="0"/>
              <w:numPr>
                <w:ilvl w:val="0"/>
                <w:numId w:val="0"/>
              </w:numPr>
              <w:jc w:val="left"/>
              <w:rPr>
                <w:ins w:id="32782" w:author="Phuong Truong Thi" w:date="2024-12-07T00:20:00Z"/>
                <w:b w:val="0"/>
                <w:bCs w:val="0"/>
                <w:color w:val="000000"/>
                <w:sz w:val="24"/>
                <w:szCs w:val="24"/>
              </w:rPr>
              <w:pPrChange w:id="32783" w:author="Phuong Truong Thi" w:date="2024-12-07T00:29:00Z">
                <w:pPr>
                  <w:pStyle w:val="Heading31"/>
                  <w:keepNext w:val="0"/>
                  <w:widowControl w:val="0"/>
                  <w:numPr>
                    <w:ilvl w:val="0"/>
                    <w:numId w:val="0"/>
                  </w:numPr>
                  <w:ind w:left="0" w:firstLine="0"/>
                </w:pPr>
              </w:pPrChange>
            </w:pPr>
            <w:bookmarkStart w:id="32784" w:name="_Toc184814069"/>
            <w:ins w:id="32785" w:author="Phuong Truong Thi" w:date="2024-12-07T00:29:00Z">
              <w:r>
                <w:rPr>
                  <w:b w:val="0"/>
                  <w:bCs w:val="0"/>
                  <w:color w:val="000000"/>
                  <w:sz w:val="24"/>
                  <w:szCs w:val="24"/>
                </w:rPr>
                <w:t>Currency</w:t>
              </w:r>
            </w:ins>
            <w:bookmarkEnd w:id="32784"/>
          </w:p>
        </w:tc>
      </w:tr>
    </w:tbl>
    <w:p w14:paraId="3C77850B" w14:textId="77777777" w:rsidR="00A74B7C" w:rsidRPr="00A74B7C" w:rsidRDefault="00A74B7C">
      <w:pPr>
        <w:pStyle w:val="Heading31"/>
        <w:numPr>
          <w:ilvl w:val="0"/>
          <w:numId w:val="0"/>
        </w:numPr>
        <w:ind w:left="504" w:hanging="504"/>
        <w:outlineLvl w:val="9"/>
        <w:rPr>
          <w:ins w:id="32786" w:author="Phuong Truong Thi" w:date="2024-12-07T00:31:00Z"/>
          <w:sz w:val="24"/>
          <w:szCs w:val="24"/>
        </w:rPr>
        <w:pPrChange w:id="32787" w:author="Phuong Truong Thi" w:date="2024-12-07T00:31:00Z">
          <w:pPr>
            <w:pStyle w:val="Heading31"/>
          </w:pPr>
        </w:pPrChange>
      </w:pPr>
      <w:ins w:id="32788" w:author="Phuong Truong Thi" w:date="2024-12-07T00:31:00Z">
        <w:r w:rsidRPr="00A74B7C">
          <w:rPr>
            <w:sz w:val="24"/>
            <w:szCs w:val="24"/>
          </w:rPr>
          <w:t>Lưu ý:</w:t>
        </w:r>
      </w:ins>
    </w:p>
    <w:p w14:paraId="5037C1B3" w14:textId="5CA452A7" w:rsidR="00A74B7C" w:rsidRPr="00A74B7C" w:rsidRDefault="00A74B7C">
      <w:pPr>
        <w:pStyle w:val="Heading31"/>
        <w:numPr>
          <w:ilvl w:val="0"/>
          <w:numId w:val="0"/>
        </w:numPr>
        <w:outlineLvl w:val="9"/>
        <w:rPr>
          <w:ins w:id="32789" w:author="Phuong Truong Thi" w:date="2024-12-07T00:31:00Z"/>
          <w:b w:val="0"/>
          <w:bCs w:val="0"/>
          <w:sz w:val="24"/>
          <w:szCs w:val="24"/>
          <w:rPrChange w:id="32790" w:author="Phuong Truong Thi" w:date="2024-12-07T00:31:00Z">
            <w:rPr>
              <w:ins w:id="32791" w:author="Phuong Truong Thi" w:date="2024-12-07T00:31:00Z"/>
              <w:sz w:val="24"/>
              <w:szCs w:val="24"/>
            </w:rPr>
          </w:rPrChange>
        </w:rPr>
        <w:pPrChange w:id="32792" w:author="Phuong Truong Thi" w:date="2024-12-07T00:31:00Z">
          <w:pPr>
            <w:pStyle w:val="Heading31"/>
          </w:pPr>
        </w:pPrChange>
      </w:pPr>
      <w:ins w:id="32793" w:author="Phuong Truong Thi" w:date="2024-12-07T00:31:00Z">
        <w:r w:rsidRPr="00A74B7C">
          <w:rPr>
            <w:b w:val="0"/>
            <w:bCs w:val="0"/>
            <w:sz w:val="24"/>
            <w:szCs w:val="24"/>
            <w:rPrChange w:id="32794" w:author="Phuong Truong Thi" w:date="2024-12-07T00:31:00Z">
              <w:rPr>
                <w:sz w:val="24"/>
                <w:szCs w:val="24"/>
              </w:rPr>
            </w:rPrChange>
          </w:rPr>
          <w:t>- Nh</w:t>
        </w:r>
        <w:r>
          <w:rPr>
            <w:b w:val="0"/>
            <w:bCs w:val="0"/>
            <w:sz w:val="24"/>
            <w:szCs w:val="24"/>
          </w:rPr>
          <w:t>ữ</w:t>
        </w:r>
        <w:r w:rsidRPr="00A74B7C">
          <w:rPr>
            <w:b w:val="0"/>
            <w:bCs w:val="0"/>
            <w:sz w:val="24"/>
            <w:szCs w:val="24"/>
            <w:rPrChange w:id="32795" w:author="Phuong Truong Thi" w:date="2024-12-07T00:31:00Z">
              <w:rPr>
                <w:sz w:val="24"/>
                <w:szCs w:val="24"/>
              </w:rPr>
            </w:rPrChange>
          </w:rPr>
          <w:t xml:space="preserve">ng trường có định dạng Text, </w:t>
        </w:r>
        <w:r>
          <w:rPr>
            <w:b w:val="0"/>
            <w:bCs w:val="0"/>
            <w:sz w:val="24"/>
            <w:szCs w:val="24"/>
          </w:rPr>
          <w:t>Number</w:t>
        </w:r>
        <w:r w:rsidRPr="00A74B7C">
          <w:rPr>
            <w:b w:val="0"/>
            <w:bCs w:val="0"/>
            <w:sz w:val="24"/>
            <w:szCs w:val="24"/>
            <w:rPrChange w:id="32796" w:author="Phuong Truong Thi" w:date="2024-12-07T00:31:00Z">
              <w:rPr>
                <w:sz w:val="24"/>
                <w:szCs w:val="24"/>
              </w:rPr>
            </w:rPrChange>
          </w:rPr>
          <w:t>, Lookup (tham chiếu), Multi-Piclist thì sẽ thực hiện filter theo Text</w:t>
        </w:r>
      </w:ins>
    </w:p>
    <w:p w14:paraId="1B108C84" w14:textId="6E5BD8C6" w:rsidR="00A74B7C" w:rsidRPr="00A74B7C" w:rsidRDefault="00A74B7C">
      <w:pPr>
        <w:pStyle w:val="Heading31"/>
        <w:numPr>
          <w:ilvl w:val="0"/>
          <w:numId w:val="0"/>
        </w:numPr>
        <w:outlineLvl w:val="9"/>
        <w:rPr>
          <w:ins w:id="32797" w:author="Phuong Truong Thi" w:date="2024-12-07T00:31:00Z"/>
          <w:b w:val="0"/>
          <w:bCs w:val="0"/>
          <w:sz w:val="24"/>
          <w:szCs w:val="24"/>
          <w:rPrChange w:id="32798" w:author="Phuong Truong Thi" w:date="2024-12-07T00:31:00Z">
            <w:rPr>
              <w:ins w:id="32799" w:author="Phuong Truong Thi" w:date="2024-12-07T00:31:00Z"/>
              <w:sz w:val="24"/>
              <w:szCs w:val="24"/>
            </w:rPr>
          </w:rPrChange>
        </w:rPr>
      </w:pPr>
      <w:ins w:id="32800" w:author="Phuong Truong Thi" w:date="2024-12-07T00:31:00Z">
        <w:r w:rsidRPr="00A74B7C">
          <w:rPr>
            <w:b w:val="0"/>
            <w:bCs w:val="0"/>
            <w:sz w:val="24"/>
            <w:szCs w:val="24"/>
            <w:rPrChange w:id="32801" w:author="Phuong Truong Thi" w:date="2024-12-07T00:31:00Z">
              <w:rPr>
                <w:sz w:val="24"/>
                <w:szCs w:val="24"/>
              </w:rPr>
            </w:rPrChange>
          </w:rPr>
          <w:t>- Nh</w:t>
        </w:r>
      </w:ins>
      <w:ins w:id="32802" w:author="Phuong Truong Thi" w:date="2024-12-07T00:32:00Z">
        <w:r>
          <w:rPr>
            <w:b w:val="0"/>
            <w:bCs w:val="0"/>
            <w:sz w:val="24"/>
            <w:szCs w:val="24"/>
          </w:rPr>
          <w:t>ữ</w:t>
        </w:r>
      </w:ins>
      <w:ins w:id="32803" w:author="Phuong Truong Thi" w:date="2024-12-07T00:31:00Z">
        <w:r w:rsidRPr="00A74B7C">
          <w:rPr>
            <w:b w:val="0"/>
            <w:bCs w:val="0"/>
            <w:sz w:val="24"/>
            <w:szCs w:val="24"/>
            <w:rPrChange w:id="32804" w:author="Phuong Truong Thi" w:date="2024-12-07T00:31:00Z">
              <w:rPr>
                <w:sz w:val="24"/>
                <w:szCs w:val="24"/>
              </w:rPr>
            </w:rPrChange>
          </w:rPr>
          <w:t xml:space="preserve">ng trường có định dạng là Picklist thì sẽ thực </w:t>
        </w:r>
      </w:ins>
      <w:ins w:id="32805" w:author="Phuong Truong Thi" w:date="2024-12-07T00:32:00Z">
        <w:r>
          <w:rPr>
            <w:b w:val="0"/>
            <w:bCs w:val="0"/>
            <w:sz w:val="24"/>
            <w:szCs w:val="24"/>
          </w:rPr>
          <w:t>hiện</w:t>
        </w:r>
      </w:ins>
      <w:ins w:id="32806" w:author="Phuong Truong Thi" w:date="2024-12-07T00:31:00Z">
        <w:r w:rsidRPr="00A74B7C">
          <w:rPr>
            <w:b w:val="0"/>
            <w:bCs w:val="0"/>
            <w:sz w:val="24"/>
            <w:szCs w:val="24"/>
            <w:rPrChange w:id="32807" w:author="Phuong Truong Thi" w:date="2024-12-07T00:31:00Z">
              <w:rPr>
                <w:sz w:val="24"/>
                <w:szCs w:val="24"/>
              </w:rPr>
            </w:rPrChange>
          </w:rPr>
          <w:t xml:space="preserve"> filter theo drop list</w:t>
        </w:r>
      </w:ins>
    </w:p>
    <w:p w14:paraId="60D4922E" w14:textId="57600E47" w:rsidR="002759E2" w:rsidRPr="002F5491" w:rsidRDefault="002F5491" w:rsidP="00674FB1">
      <w:pPr>
        <w:pStyle w:val="Heading31"/>
        <w:numPr>
          <w:ilvl w:val="0"/>
          <w:numId w:val="0"/>
        </w:numPr>
        <w:outlineLvl w:val="9"/>
        <w:rPr>
          <w:ins w:id="32808" w:author="Phuong Truong Thi" w:date="2024-11-27T18:26:00Z"/>
          <w:b w:val="0"/>
          <w:bCs w:val="0"/>
          <w:sz w:val="24"/>
          <w:szCs w:val="24"/>
          <w:rPrChange w:id="32809" w:author="Phuong Truong Thi" w:date="2024-11-27T18:28:00Z">
            <w:rPr>
              <w:ins w:id="32810" w:author="Phuong Truong Thi" w:date="2024-11-27T18:26:00Z"/>
              <w:sz w:val="24"/>
              <w:szCs w:val="24"/>
            </w:rPr>
          </w:rPrChange>
        </w:rPr>
      </w:pPr>
      <w:ins w:id="32811" w:author="Phuong Truong Thi" w:date="2024-11-27T18:31:00Z">
        <w:r w:rsidRPr="00964300">
          <w:rPr>
            <w:sz w:val="24"/>
            <w:szCs w:val="24"/>
            <w:rPrChange w:id="32812" w:author="Phuong Truong Thi" w:date="2024-12-06T20:05:00Z">
              <w:rPr>
                <w:b w:val="0"/>
                <w:bCs w:val="0"/>
                <w:sz w:val="24"/>
                <w:szCs w:val="24"/>
              </w:rPr>
            </w:rPrChange>
          </w:rPr>
          <w:t>Bước 3:</w:t>
        </w:r>
        <w:r>
          <w:rPr>
            <w:b w:val="0"/>
            <w:bCs w:val="0"/>
            <w:sz w:val="24"/>
            <w:szCs w:val="24"/>
          </w:rPr>
          <w:t xml:space="preserve"> </w:t>
        </w:r>
      </w:ins>
      <w:ins w:id="32813" w:author="Phuong Truong Thi" w:date="2024-11-27T18:44:00Z">
        <w:r w:rsidR="002759E2">
          <w:rPr>
            <w:b w:val="0"/>
            <w:bCs w:val="0"/>
            <w:sz w:val="24"/>
            <w:szCs w:val="24"/>
          </w:rPr>
          <w:t xml:space="preserve">NSD click nút </w:t>
        </w:r>
      </w:ins>
      <w:ins w:id="32814" w:author="Phuong Truong Thi" w:date="2024-11-28T01:11:00Z">
        <w:r w:rsidR="00764227">
          <w:rPr>
            <w:noProof/>
            <w:lang w:eastAsia="en-US"/>
          </w:rPr>
          <w:drawing>
            <wp:inline distT="0" distB="0" distL="0" distR="0" wp14:anchorId="325A1F85" wp14:editId="4677FC8B">
              <wp:extent cx="257143" cy="228571"/>
              <wp:effectExtent l="0" t="0" r="0" b="635"/>
              <wp:docPr id="6619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1551" name=""/>
                      <pic:cNvPicPr/>
                    </pic:nvPicPr>
                    <pic:blipFill>
                      <a:blip r:embed="rId52"/>
                      <a:stretch>
                        <a:fillRect/>
                      </a:stretch>
                    </pic:blipFill>
                    <pic:spPr>
                      <a:xfrm>
                        <a:off x="0" y="0"/>
                        <a:ext cx="257143" cy="228571"/>
                      </a:xfrm>
                      <a:prstGeom prst="rect">
                        <a:avLst/>
                      </a:prstGeom>
                    </pic:spPr>
                  </pic:pic>
                </a:graphicData>
              </a:graphic>
            </wp:inline>
          </w:drawing>
        </w:r>
      </w:ins>
      <w:ins w:id="32815" w:author="Phuong Truong Thi" w:date="2024-11-27T18:44:00Z">
        <w:r w:rsidR="002759E2">
          <w:rPr>
            <w:b w:val="0"/>
            <w:bCs w:val="0"/>
            <w:sz w:val="24"/>
            <w:szCs w:val="24"/>
          </w:rPr>
          <w:t xml:space="preserve"> </w:t>
        </w:r>
      </w:ins>
      <w:ins w:id="32816" w:author="Phuong Truong Thi" w:date="2024-11-27T18:45:00Z">
        <w:r w:rsidR="002759E2">
          <w:rPr>
            <w:b w:val="0"/>
            <w:bCs w:val="0"/>
            <w:sz w:val="24"/>
            <w:szCs w:val="24"/>
          </w:rPr>
          <w:t xml:space="preserve">  tại góc trên bên phải màn hình.</w:t>
        </w:r>
      </w:ins>
      <w:ins w:id="32817" w:author="Phuong Truong Thi" w:date="2024-11-27T18:46:00Z">
        <w:r w:rsidR="002759E2">
          <w:rPr>
            <w:b w:val="0"/>
            <w:bCs w:val="0"/>
            <w:sz w:val="24"/>
            <w:szCs w:val="24"/>
          </w:rPr>
          <w:t xml:space="preserve"> Click Export </w:t>
        </w:r>
      </w:ins>
    </w:p>
    <w:p w14:paraId="3B4B4352" w14:textId="098C53B4" w:rsidR="002F5491" w:rsidRDefault="002F5491" w:rsidP="00674FB1">
      <w:pPr>
        <w:pStyle w:val="Heading31"/>
        <w:numPr>
          <w:ilvl w:val="0"/>
          <w:numId w:val="0"/>
        </w:numPr>
        <w:outlineLvl w:val="9"/>
        <w:rPr>
          <w:ins w:id="32818" w:author="Phuong Truong Thi" w:date="2024-11-27T18:25:00Z"/>
          <w:sz w:val="24"/>
          <w:szCs w:val="24"/>
        </w:rPr>
      </w:pPr>
    </w:p>
    <w:p w14:paraId="688C1367" w14:textId="1BD3CB30" w:rsidR="00DD0939" w:rsidRDefault="002759E2" w:rsidP="00674FB1">
      <w:pPr>
        <w:pStyle w:val="Heading31"/>
        <w:numPr>
          <w:ilvl w:val="0"/>
          <w:numId w:val="0"/>
        </w:numPr>
        <w:outlineLvl w:val="9"/>
        <w:rPr>
          <w:ins w:id="32819" w:author="Phuong Truong Thi" w:date="2024-11-27T18:47:00Z"/>
          <w:sz w:val="24"/>
          <w:szCs w:val="24"/>
        </w:rPr>
      </w:pPr>
      <w:ins w:id="32820" w:author="Phuong Truong Thi" w:date="2024-11-27T18:47:00Z">
        <w:r>
          <w:rPr>
            <w:noProof/>
            <w:lang w:eastAsia="en-US"/>
          </w:rPr>
          <w:drawing>
            <wp:inline distT="0" distB="0" distL="0" distR="0" wp14:anchorId="395197D2" wp14:editId="28B0B5B5">
              <wp:extent cx="5821045" cy="2531745"/>
              <wp:effectExtent l="0" t="0" r="8255" b="1905"/>
              <wp:docPr id="6935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0566" name=""/>
                      <pic:cNvPicPr/>
                    </pic:nvPicPr>
                    <pic:blipFill>
                      <a:blip r:embed="rId53"/>
                      <a:stretch>
                        <a:fillRect/>
                      </a:stretch>
                    </pic:blipFill>
                    <pic:spPr>
                      <a:xfrm>
                        <a:off x="0" y="0"/>
                        <a:ext cx="5821045" cy="2531745"/>
                      </a:xfrm>
                      <a:prstGeom prst="rect">
                        <a:avLst/>
                      </a:prstGeom>
                    </pic:spPr>
                  </pic:pic>
                </a:graphicData>
              </a:graphic>
            </wp:inline>
          </w:drawing>
        </w:r>
      </w:ins>
    </w:p>
    <w:p w14:paraId="6A11A2FA" w14:textId="77777777" w:rsidR="008B7C15" w:rsidRPr="00470F65" w:rsidRDefault="008B7C15" w:rsidP="008B7C15">
      <w:pPr>
        <w:pStyle w:val="NormalWeb"/>
        <w:spacing w:before="0" w:beforeAutospacing="0" w:after="192" w:afterAutospacing="0" w:line="276" w:lineRule="auto"/>
        <w:contextualSpacing w:val="0"/>
        <w:textAlignment w:val="baseline"/>
        <w:rPr>
          <w:ins w:id="32821" w:author="Phuong Truong Thi" w:date="2024-11-28T01:15:00Z"/>
          <w:rFonts w:ascii="Times New Roman" w:hAnsi="Times New Roman"/>
          <w:color w:val="000000"/>
          <w:sz w:val="24"/>
        </w:rPr>
      </w:pPr>
      <w:ins w:id="32822" w:author="Phuong Truong Thi" w:date="2024-11-28T01:15:00Z">
        <w:r w:rsidRPr="00470F65">
          <w:rPr>
            <w:rFonts w:ascii="Times New Roman" w:hAnsi="Times New Roman"/>
            <w:color w:val="000000"/>
            <w:sz w:val="24"/>
          </w:rPr>
          <w:t>Khi người dùng nhấn Export, hệ thống hiển thị màn hình cho phép người dùng chọn hình thức xuất file gồm:</w:t>
        </w:r>
      </w:ins>
    </w:p>
    <w:p w14:paraId="41A64915" w14:textId="77777777" w:rsidR="008B7C15" w:rsidRPr="00470F65" w:rsidRDefault="008B7C15" w:rsidP="008B7C15">
      <w:pPr>
        <w:pStyle w:val="NormalWeb"/>
        <w:spacing w:before="0" w:beforeAutospacing="0" w:after="192" w:afterAutospacing="0" w:line="276" w:lineRule="auto"/>
        <w:contextualSpacing w:val="0"/>
        <w:textAlignment w:val="baseline"/>
        <w:rPr>
          <w:ins w:id="32823" w:author="Phuong Truong Thi" w:date="2024-11-28T01:15:00Z"/>
          <w:rFonts w:ascii="Times New Roman" w:hAnsi="Times New Roman"/>
          <w:color w:val="000000"/>
          <w:sz w:val="24"/>
        </w:rPr>
      </w:pPr>
      <w:ins w:id="32824" w:author="Phuong Truong Thi" w:date="2024-11-28T01:15:00Z">
        <w:r w:rsidRPr="00470F65">
          <w:rPr>
            <w:rFonts w:ascii="Times New Roman" w:hAnsi="Times New Roman"/>
            <w:color w:val="000000"/>
            <w:sz w:val="24"/>
          </w:rPr>
          <w:t>- Formatted Report: chỉ cho phép xuất Excel.xlxs</w:t>
        </w:r>
      </w:ins>
    </w:p>
    <w:p w14:paraId="2F07AD03" w14:textId="586FA1B2" w:rsidR="008B7C15" w:rsidRDefault="008B7C15">
      <w:pPr>
        <w:pStyle w:val="Heading31"/>
        <w:keepNext w:val="0"/>
        <w:widowControl w:val="0"/>
        <w:numPr>
          <w:ilvl w:val="0"/>
          <w:numId w:val="0"/>
        </w:numPr>
        <w:outlineLvl w:val="9"/>
        <w:rPr>
          <w:ins w:id="32825" w:author="Phuong Truong Thi" w:date="2024-11-28T01:15:00Z"/>
          <w:b w:val="0"/>
          <w:bCs w:val="0"/>
          <w:sz w:val="24"/>
          <w:szCs w:val="24"/>
        </w:rPr>
        <w:pPrChange w:id="32826" w:author="Phuong Truong Thi" w:date="2024-12-06T20:06:00Z">
          <w:pPr>
            <w:pStyle w:val="Heading31"/>
            <w:numPr>
              <w:ilvl w:val="0"/>
              <w:numId w:val="0"/>
            </w:numPr>
            <w:ind w:left="0" w:firstLine="0"/>
            <w:outlineLvl w:val="9"/>
          </w:pPr>
        </w:pPrChange>
      </w:pPr>
      <w:ins w:id="32827" w:author="Phuong Truong Thi" w:date="2024-11-28T01:15:00Z">
        <w:r w:rsidRPr="008B7C15">
          <w:rPr>
            <w:b w:val="0"/>
            <w:bCs w:val="0"/>
            <w:color w:val="000000"/>
            <w:sz w:val="24"/>
            <w:rPrChange w:id="32828" w:author="Phuong Truong Thi" w:date="2024-11-28T01:15:00Z">
              <w:rPr>
                <w:color w:val="000000"/>
                <w:sz w:val="24"/>
              </w:rPr>
            </w:rPrChange>
          </w:rPr>
          <w:t>- Details Only: cho phép người dùng xuất Excel dạng xls, xlxs, cvs và chọn Encoding để xuất</w:t>
        </w:r>
      </w:ins>
    </w:p>
    <w:p w14:paraId="64C9FBB5" w14:textId="1958716B" w:rsidR="002759E2" w:rsidRDefault="008B7C15" w:rsidP="00964300">
      <w:pPr>
        <w:pStyle w:val="Heading31"/>
        <w:keepNext w:val="0"/>
        <w:widowControl w:val="0"/>
        <w:numPr>
          <w:ilvl w:val="0"/>
          <w:numId w:val="0"/>
        </w:numPr>
        <w:outlineLvl w:val="9"/>
        <w:rPr>
          <w:ins w:id="32829" w:author="Phuong Truong Thi" w:date="2024-12-06T20:06:00Z"/>
          <w:b w:val="0"/>
          <w:bCs w:val="0"/>
          <w:sz w:val="24"/>
          <w:szCs w:val="24"/>
        </w:rPr>
      </w:pPr>
      <w:ins w:id="32830" w:author="Phuong Truong Thi" w:date="2024-11-28T01:16:00Z">
        <w:r>
          <w:rPr>
            <w:b w:val="0"/>
            <w:bCs w:val="0"/>
            <w:sz w:val="24"/>
            <w:szCs w:val="24"/>
          </w:rPr>
          <w:t xml:space="preserve">Bước 4 : </w:t>
        </w:r>
      </w:ins>
      <w:ins w:id="32831" w:author="Phuong Truong Thi" w:date="2024-11-27T18:47:00Z">
        <w:r w:rsidR="002759E2" w:rsidRPr="002759E2">
          <w:rPr>
            <w:b w:val="0"/>
            <w:bCs w:val="0"/>
            <w:sz w:val="24"/>
            <w:szCs w:val="24"/>
            <w:rPrChange w:id="32832" w:author="Phuong Truong Thi" w:date="2024-11-27T18:49:00Z">
              <w:rPr>
                <w:sz w:val="24"/>
                <w:szCs w:val="24"/>
              </w:rPr>
            </w:rPrChange>
          </w:rPr>
          <w:t xml:space="preserve">Lựa chọn định dạng và </w:t>
        </w:r>
      </w:ins>
      <w:ins w:id="32833" w:author="Phuong Truong Thi" w:date="2024-11-27T18:49:00Z">
        <w:r w:rsidR="002759E2" w:rsidRPr="002759E2">
          <w:rPr>
            <w:b w:val="0"/>
            <w:bCs w:val="0"/>
            <w:sz w:val="24"/>
            <w:szCs w:val="24"/>
            <w:rPrChange w:id="32834" w:author="Phuong Truong Thi" w:date="2024-11-27T18:49:00Z">
              <w:rPr>
                <w:sz w:val="24"/>
                <w:szCs w:val="24"/>
              </w:rPr>
            </w:rPrChange>
          </w:rPr>
          <w:t>thực hiện xuất file.</w:t>
        </w:r>
      </w:ins>
    </w:p>
    <w:p w14:paraId="67598F94" w14:textId="77777777" w:rsidR="00964300" w:rsidRPr="002759E2" w:rsidRDefault="00964300">
      <w:pPr>
        <w:pStyle w:val="Heading31"/>
        <w:keepNext w:val="0"/>
        <w:widowControl w:val="0"/>
        <w:numPr>
          <w:ilvl w:val="0"/>
          <w:numId w:val="0"/>
        </w:numPr>
        <w:outlineLvl w:val="9"/>
        <w:rPr>
          <w:ins w:id="32835" w:author="Phuong Truong Thi" w:date="2024-11-27T18:47:00Z"/>
          <w:b w:val="0"/>
          <w:bCs w:val="0"/>
          <w:sz w:val="24"/>
          <w:szCs w:val="24"/>
          <w:rPrChange w:id="32836" w:author="Phuong Truong Thi" w:date="2024-11-27T18:49:00Z">
            <w:rPr>
              <w:ins w:id="32837" w:author="Phuong Truong Thi" w:date="2024-11-27T18:47:00Z"/>
              <w:sz w:val="24"/>
              <w:szCs w:val="24"/>
            </w:rPr>
          </w:rPrChange>
        </w:rPr>
        <w:pPrChange w:id="32838" w:author="Phuong Truong Thi" w:date="2024-12-06T20:06:00Z">
          <w:pPr>
            <w:pStyle w:val="Heading31"/>
            <w:numPr>
              <w:ilvl w:val="0"/>
              <w:numId w:val="0"/>
            </w:numPr>
            <w:ind w:left="0" w:firstLine="0"/>
            <w:outlineLvl w:val="9"/>
          </w:pPr>
        </w:pPrChange>
      </w:pPr>
    </w:p>
    <w:p w14:paraId="41B5AB1B" w14:textId="64C19080" w:rsidR="002759E2" w:rsidRPr="00DD0939" w:rsidRDefault="002759E2">
      <w:pPr>
        <w:pStyle w:val="Heading31"/>
        <w:keepNext w:val="0"/>
        <w:widowControl w:val="0"/>
        <w:numPr>
          <w:ilvl w:val="0"/>
          <w:numId w:val="0"/>
        </w:numPr>
        <w:outlineLvl w:val="9"/>
        <w:rPr>
          <w:ins w:id="32839" w:author="Phuong Truong Thi" w:date="2024-11-27T18:05:00Z"/>
          <w:sz w:val="24"/>
          <w:szCs w:val="24"/>
        </w:rPr>
        <w:pPrChange w:id="32840" w:author="Phuong Truong Thi" w:date="2024-12-06T20:06:00Z">
          <w:pPr>
            <w:pStyle w:val="Heading31"/>
            <w:numPr>
              <w:ilvl w:val="3"/>
              <w:numId w:val="47"/>
            </w:numPr>
            <w:ind w:left="360" w:hanging="360"/>
            <w:outlineLvl w:val="9"/>
          </w:pPr>
        </w:pPrChange>
      </w:pPr>
      <w:ins w:id="32841" w:author="Phuong Truong Thi" w:date="2024-11-27T18:50:00Z">
        <w:r>
          <w:rPr>
            <w:noProof/>
            <w:lang w:eastAsia="en-US"/>
          </w:rPr>
          <w:lastRenderedPageBreak/>
          <w:drawing>
            <wp:inline distT="0" distB="0" distL="0" distR="0" wp14:anchorId="70D16719" wp14:editId="31D4C17A">
              <wp:extent cx="4657090" cy="3067050"/>
              <wp:effectExtent l="0" t="0" r="0" b="0"/>
              <wp:docPr id="5111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50" name=""/>
                      <pic:cNvPicPr/>
                    </pic:nvPicPr>
                    <pic:blipFill>
                      <a:blip r:embed="rId54"/>
                      <a:stretch>
                        <a:fillRect/>
                      </a:stretch>
                    </pic:blipFill>
                    <pic:spPr>
                      <a:xfrm>
                        <a:off x="0" y="0"/>
                        <a:ext cx="4675536" cy="3079198"/>
                      </a:xfrm>
                      <a:prstGeom prst="rect">
                        <a:avLst/>
                      </a:prstGeom>
                    </pic:spPr>
                  </pic:pic>
                </a:graphicData>
              </a:graphic>
            </wp:inline>
          </w:drawing>
        </w:r>
      </w:ins>
    </w:p>
    <w:p w14:paraId="12624E3F" w14:textId="2DA2C5B9" w:rsidR="007D24C3" w:rsidDel="007210AF" w:rsidRDefault="00235246">
      <w:pPr>
        <w:pStyle w:val="Heading31"/>
        <w:keepNext w:val="0"/>
        <w:widowControl w:val="0"/>
        <w:numPr>
          <w:ilvl w:val="3"/>
          <w:numId w:val="112"/>
        </w:numPr>
        <w:outlineLvl w:val="9"/>
        <w:rPr>
          <w:del w:id="32842" w:author="Phuong Truong Thi" w:date="2024-12-06T19:53:00Z"/>
          <w:sz w:val="24"/>
          <w:szCs w:val="24"/>
        </w:rPr>
        <w:pPrChange w:id="32843" w:author="Phuong Truong Thi" w:date="2024-12-06T20:06:00Z">
          <w:pPr>
            <w:pStyle w:val="Heading31"/>
            <w:numPr>
              <w:ilvl w:val="3"/>
              <w:numId w:val="47"/>
            </w:numPr>
            <w:ind w:left="360" w:hanging="360"/>
            <w:outlineLvl w:val="9"/>
          </w:pPr>
        </w:pPrChange>
      </w:pPr>
      <w:del w:id="32844" w:author="Phuong Truong Thi" w:date="2024-12-06T19:53:00Z">
        <w:r w:rsidRPr="00235246" w:rsidDel="007210AF">
          <w:rPr>
            <w:sz w:val="24"/>
            <w:szCs w:val="24"/>
          </w:rPr>
          <w:delText>T</w:delText>
        </w:r>
        <w:r w:rsidR="005E0585" w:rsidDel="007210AF">
          <w:rPr>
            <w:sz w:val="24"/>
            <w:szCs w:val="24"/>
          </w:rPr>
          <w:delText xml:space="preserve">emplate </w:delText>
        </w:r>
        <w:r w:rsidRPr="00235246" w:rsidDel="007210AF">
          <w:rPr>
            <w:sz w:val="24"/>
            <w:szCs w:val="24"/>
          </w:rPr>
          <w:delText xml:space="preserve">báo cáo </w:delText>
        </w:r>
      </w:del>
    </w:p>
    <w:p w14:paraId="56AD71D6" w14:textId="4A001EAB" w:rsidR="005E0585" w:rsidDel="007210AF" w:rsidRDefault="00235246">
      <w:pPr>
        <w:widowControl w:val="0"/>
        <w:numPr>
          <w:ilvl w:val="0"/>
          <w:numId w:val="112"/>
        </w:numPr>
        <w:spacing w:line="360" w:lineRule="auto"/>
        <w:rPr>
          <w:del w:id="32845" w:author="Phuong Truong Thi" w:date="2024-12-06T19:53:00Z"/>
          <w:rFonts w:ascii="Times New Roman" w:hAnsi="Times New Roman"/>
          <w:sz w:val="24"/>
          <w:szCs w:val="24"/>
          <w:lang w:eastAsia="zh-CN"/>
        </w:rPr>
        <w:pPrChange w:id="32846" w:author="Phuong Truong Thi" w:date="2024-12-06T20:06:00Z">
          <w:pPr>
            <w:spacing w:line="360" w:lineRule="auto"/>
            <w:ind w:left="360" w:hanging="360"/>
          </w:pPr>
        </w:pPrChange>
      </w:pPr>
      <w:del w:id="32847" w:author="Phuong Truong Thi" w:date="2024-12-06T17:58:00Z">
        <w:r w:rsidRPr="00235246" w:rsidDel="0073313D">
          <w:rPr>
            <w:rFonts w:ascii="Times New Roman" w:hAnsi="Times New Roman"/>
            <w:sz w:val="24"/>
            <w:szCs w:val="24"/>
            <w:lang w:eastAsia="zh-CN"/>
          </w:rPr>
          <w:delText xml:space="preserve">Thông tin </w:delText>
        </w:r>
        <w:r w:rsidDel="0073313D">
          <w:rPr>
            <w:rFonts w:ascii="Times New Roman" w:hAnsi="Times New Roman"/>
            <w:sz w:val="24"/>
            <w:szCs w:val="24"/>
            <w:lang w:eastAsia="zh-CN"/>
          </w:rPr>
          <w:delText>các</w:delText>
        </w:r>
      </w:del>
      <w:del w:id="32848" w:author="Phuong Truong Thi" w:date="2024-12-06T19:53:00Z">
        <w:r w:rsidDel="007210AF">
          <w:rPr>
            <w:rFonts w:ascii="Times New Roman" w:hAnsi="Times New Roman"/>
            <w:sz w:val="24"/>
            <w:szCs w:val="24"/>
            <w:lang w:eastAsia="zh-CN"/>
          </w:rPr>
          <w:delText xml:space="preserve"> trường </w:delText>
        </w:r>
        <w:r w:rsidR="00D846A7" w:rsidDel="007210AF">
          <w:rPr>
            <w:rFonts w:ascii="Times New Roman" w:hAnsi="Times New Roman"/>
            <w:sz w:val="24"/>
            <w:szCs w:val="24"/>
            <w:lang w:eastAsia="zh-CN"/>
          </w:rPr>
          <w:delText xml:space="preserve">hiển thị </w:delText>
        </w:r>
        <w:r w:rsidDel="007210AF">
          <w:rPr>
            <w:rFonts w:ascii="Times New Roman" w:hAnsi="Times New Roman"/>
            <w:sz w:val="24"/>
            <w:szCs w:val="24"/>
            <w:lang w:eastAsia="zh-CN"/>
          </w:rPr>
          <w:delText>trên báo cáo</w:delText>
        </w:r>
        <w:r w:rsidRPr="00235246" w:rsidDel="007210AF">
          <w:rPr>
            <w:rFonts w:ascii="Times New Roman" w:hAnsi="Times New Roman"/>
            <w:sz w:val="24"/>
            <w:szCs w:val="24"/>
            <w:lang w:eastAsia="zh-CN"/>
          </w:rPr>
          <w:delText xml:space="preserve"> </w:delText>
        </w:r>
      </w:del>
      <w:del w:id="32849" w:author="Phuong Truong Thi" w:date="2024-11-27T18:32:00Z">
        <w:r w:rsidR="004F7688" w:rsidDel="002F5491">
          <w:rPr>
            <w:rFonts w:ascii="Times New Roman" w:hAnsi="Times New Roman"/>
            <w:sz w:val="24"/>
            <w:szCs w:val="24"/>
            <w:lang w:eastAsia="zh-CN"/>
          </w:rPr>
          <w:delText xml:space="preserve">default </w:delText>
        </w:r>
        <w:r w:rsidDel="002F5491">
          <w:rPr>
            <w:rFonts w:ascii="Times New Roman" w:hAnsi="Times New Roman"/>
            <w:sz w:val="24"/>
            <w:szCs w:val="24"/>
            <w:lang w:eastAsia="zh-CN"/>
          </w:rPr>
          <w:delText>tương ứng với</w:delText>
        </w:r>
      </w:del>
      <w:del w:id="32850" w:author="Phuong Truong Thi" w:date="2024-12-06T17:53:00Z">
        <w:r w:rsidDel="0073313D">
          <w:rPr>
            <w:rFonts w:ascii="Times New Roman" w:hAnsi="Times New Roman"/>
            <w:sz w:val="24"/>
            <w:szCs w:val="24"/>
            <w:lang w:eastAsia="zh-CN"/>
          </w:rPr>
          <w:delText xml:space="preserve"> các trường </w:delText>
        </w:r>
      </w:del>
      <w:del w:id="32851" w:author="Phuong Truong Thi" w:date="2024-11-28T01:13:00Z">
        <w:r w:rsidDel="00764227">
          <w:rPr>
            <w:rFonts w:ascii="Times New Roman" w:hAnsi="Times New Roman"/>
            <w:sz w:val="24"/>
            <w:szCs w:val="24"/>
            <w:lang w:eastAsia="zh-CN"/>
          </w:rPr>
          <w:delText>hiển thị trên từng danh sách</w:delText>
        </w:r>
        <w:r w:rsidR="00D846A7" w:rsidDel="00764227">
          <w:rPr>
            <w:rFonts w:ascii="Times New Roman" w:hAnsi="Times New Roman"/>
            <w:sz w:val="24"/>
            <w:szCs w:val="24"/>
            <w:lang w:eastAsia="zh-CN"/>
          </w:rPr>
          <w:delText xml:space="preserve"> KH</w:delText>
        </w:r>
        <w:r w:rsidR="001279C9" w:rsidDel="00764227">
          <w:rPr>
            <w:rFonts w:ascii="Times New Roman" w:hAnsi="Times New Roman"/>
            <w:sz w:val="24"/>
            <w:szCs w:val="24"/>
            <w:lang w:eastAsia="zh-CN"/>
          </w:rPr>
          <w:delText xml:space="preserve">, </w:delText>
        </w:r>
      </w:del>
      <w:del w:id="32852" w:author="Phuong Truong Thi" w:date="2024-12-06T17:53:00Z">
        <w:r w:rsidR="001279C9" w:rsidDel="0073313D">
          <w:rPr>
            <w:rFonts w:ascii="Times New Roman" w:hAnsi="Times New Roman"/>
            <w:sz w:val="24"/>
            <w:szCs w:val="24"/>
            <w:lang w:eastAsia="zh-CN"/>
          </w:rPr>
          <w:delText>tương ứng với từng mục II.2.2. đếm II.2.8</w:delText>
        </w:r>
      </w:del>
    </w:p>
    <w:p w14:paraId="05C1D20F" w14:textId="3EB0BEAC" w:rsidR="00470F65" w:rsidRPr="00235246" w:rsidDel="00A23E3D" w:rsidRDefault="00470F65">
      <w:pPr>
        <w:widowControl w:val="0"/>
        <w:numPr>
          <w:ilvl w:val="0"/>
          <w:numId w:val="112"/>
        </w:numPr>
        <w:spacing w:line="360" w:lineRule="auto"/>
        <w:rPr>
          <w:del w:id="32853" w:author="Phuong Truong Thi" w:date="2024-11-27T18:55:00Z"/>
          <w:rFonts w:ascii="Times New Roman" w:hAnsi="Times New Roman"/>
          <w:sz w:val="24"/>
          <w:szCs w:val="24"/>
          <w:lang w:eastAsia="zh-CN"/>
        </w:rPr>
        <w:pPrChange w:id="32854" w:author="Phuong Truong Thi" w:date="2024-12-06T20:06:00Z">
          <w:pPr>
            <w:spacing w:line="360" w:lineRule="auto"/>
            <w:ind w:left="360" w:hanging="360"/>
          </w:pPr>
        </w:pPrChange>
      </w:pPr>
      <w:del w:id="32855" w:author="Phuong Truong Thi" w:date="2024-11-27T18:55:00Z">
        <w:r w:rsidDel="00A23E3D">
          <w:rPr>
            <w:rFonts w:ascii="Times New Roman" w:hAnsi="Times New Roman"/>
            <w:sz w:val="24"/>
            <w:szCs w:val="24"/>
            <w:lang w:eastAsia="zh-CN"/>
          </w:rPr>
          <w:delText xml:space="preserve">Cho phép NSD </w:delText>
        </w:r>
        <w:r w:rsidR="00D846A7" w:rsidDel="00A23E3D">
          <w:rPr>
            <w:rFonts w:ascii="Times New Roman" w:hAnsi="Times New Roman"/>
            <w:sz w:val="24"/>
            <w:szCs w:val="24"/>
            <w:lang w:eastAsia="zh-CN"/>
          </w:rPr>
          <w:delText xml:space="preserve">có thể </w:delText>
        </w:r>
        <w:r w:rsidDel="00A23E3D">
          <w:rPr>
            <w:rFonts w:ascii="Times New Roman" w:hAnsi="Times New Roman"/>
            <w:sz w:val="24"/>
            <w:szCs w:val="24"/>
            <w:lang w:eastAsia="zh-CN"/>
          </w:rPr>
          <w:delText>điều chỉnh các trường hiển thị trên báo cáo</w:delText>
        </w:r>
      </w:del>
    </w:p>
    <w:p w14:paraId="5DA7CF58" w14:textId="07ADD138" w:rsidR="00235246" w:rsidRDefault="00470F65">
      <w:pPr>
        <w:pStyle w:val="Heading31"/>
        <w:keepNext w:val="0"/>
        <w:widowControl w:val="0"/>
        <w:numPr>
          <w:ilvl w:val="3"/>
          <w:numId w:val="112"/>
        </w:numPr>
        <w:outlineLvl w:val="9"/>
        <w:rPr>
          <w:sz w:val="24"/>
          <w:szCs w:val="24"/>
        </w:rPr>
        <w:pPrChange w:id="32856" w:author="Phuong Truong Thi" w:date="2024-12-06T20:06:00Z">
          <w:pPr>
            <w:pStyle w:val="Heading31"/>
            <w:numPr>
              <w:ilvl w:val="3"/>
              <w:numId w:val="47"/>
            </w:numPr>
            <w:ind w:left="360" w:hanging="360"/>
            <w:outlineLvl w:val="9"/>
          </w:pPr>
        </w:pPrChange>
      </w:pPr>
      <w:r>
        <w:rPr>
          <w:sz w:val="24"/>
          <w:szCs w:val="24"/>
        </w:rPr>
        <w:t xml:space="preserve">Các nút chức năng </w:t>
      </w:r>
    </w:p>
    <w:p w14:paraId="6E9DFDFB" w14:textId="520DB224" w:rsidR="00470F65" w:rsidRDefault="00470F65" w:rsidP="00470F65">
      <w:pPr>
        <w:pStyle w:val="Heading31"/>
        <w:numPr>
          <w:ilvl w:val="0"/>
          <w:numId w:val="0"/>
        </w:numPr>
        <w:outlineLvl w:val="9"/>
        <w:rPr>
          <w:b w:val="0"/>
          <w:bCs w:val="0"/>
          <w:sz w:val="24"/>
          <w:szCs w:val="24"/>
        </w:rPr>
      </w:pPr>
      <w:r w:rsidRPr="00470F65">
        <w:rPr>
          <w:b w:val="0"/>
          <w:bCs w:val="0"/>
          <w:sz w:val="24"/>
          <w:szCs w:val="24"/>
        </w:rPr>
        <w:t xml:space="preserve">NSD </w:t>
      </w:r>
      <w:r>
        <w:rPr>
          <w:b w:val="0"/>
          <w:bCs w:val="0"/>
          <w:sz w:val="24"/>
          <w:szCs w:val="24"/>
        </w:rPr>
        <w:t>có thể</w:t>
      </w:r>
      <w:r w:rsidR="001279C9">
        <w:rPr>
          <w:b w:val="0"/>
          <w:bCs w:val="0"/>
          <w:sz w:val="24"/>
          <w:szCs w:val="24"/>
        </w:rPr>
        <w:t xml:space="preserve"> thao tác trên danh sách các báo cáo hoặc click vào báo cáo chi tiết để sử dụng các tính năng sau:</w:t>
      </w:r>
    </w:p>
    <w:p w14:paraId="7BB1023D" w14:textId="6F42C944" w:rsidR="001279C9" w:rsidRDefault="001279C9" w:rsidP="00470F65">
      <w:pPr>
        <w:pStyle w:val="Heading31"/>
        <w:numPr>
          <w:ilvl w:val="0"/>
          <w:numId w:val="0"/>
        </w:numPr>
        <w:outlineLvl w:val="9"/>
        <w:rPr>
          <w:b w:val="0"/>
          <w:bCs w:val="0"/>
          <w:sz w:val="24"/>
          <w:szCs w:val="24"/>
        </w:rPr>
      </w:pPr>
      <w:r>
        <w:rPr>
          <w:noProof/>
          <w:lang w:eastAsia="en-US"/>
        </w:rPr>
        <w:drawing>
          <wp:inline distT="0" distB="0" distL="0" distR="0" wp14:anchorId="70303920" wp14:editId="0167B2C6">
            <wp:extent cx="5821045" cy="1635125"/>
            <wp:effectExtent l="0" t="0" r="8255" b="3175"/>
            <wp:docPr id="1198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353" name=""/>
                    <pic:cNvPicPr/>
                  </pic:nvPicPr>
                  <pic:blipFill>
                    <a:blip r:embed="rId55"/>
                    <a:stretch>
                      <a:fillRect/>
                    </a:stretch>
                  </pic:blipFill>
                  <pic:spPr>
                    <a:xfrm>
                      <a:off x="0" y="0"/>
                      <a:ext cx="5821045" cy="1635125"/>
                    </a:xfrm>
                    <a:prstGeom prst="rect">
                      <a:avLst/>
                    </a:prstGeom>
                  </pic:spPr>
                </pic:pic>
              </a:graphicData>
            </a:graphic>
          </wp:inline>
        </w:drawing>
      </w:r>
    </w:p>
    <w:p w14:paraId="374DB089" w14:textId="77777777" w:rsidR="001279C9" w:rsidRDefault="001279C9" w:rsidP="00470F65">
      <w:pPr>
        <w:pStyle w:val="Heading31"/>
        <w:numPr>
          <w:ilvl w:val="0"/>
          <w:numId w:val="0"/>
        </w:numPr>
        <w:outlineLvl w:val="9"/>
        <w:rPr>
          <w:b w:val="0"/>
          <w:bCs w:val="0"/>
          <w:sz w:val="24"/>
          <w:szCs w:val="24"/>
        </w:rPr>
      </w:pPr>
    </w:p>
    <w:p w14:paraId="0316673F" w14:textId="3727FF66" w:rsidR="001279C9" w:rsidRDefault="00122474" w:rsidP="00470F65">
      <w:pPr>
        <w:pStyle w:val="Heading31"/>
        <w:numPr>
          <w:ilvl w:val="0"/>
          <w:numId w:val="0"/>
        </w:numPr>
        <w:outlineLvl w:val="9"/>
        <w:rPr>
          <w:b w:val="0"/>
          <w:bCs w:val="0"/>
          <w:sz w:val="24"/>
          <w:szCs w:val="24"/>
        </w:rPr>
      </w:pPr>
      <w:r>
        <w:rPr>
          <w:noProof/>
          <w:lang w:eastAsia="en-US"/>
        </w:rPr>
        <w:drawing>
          <wp:inline distT="0" distB="0" distL="0" distR="0" wp14:anchorId="147DAB26" wp14:editId="09120581">
            <wp:extent cx="5821045" cy="1240155"/>
            <wp:effectExtent l="0" t="0" r="8255" b="0"/>
            <wp:docPr id="12782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7011" name=""/>
                    <pic:cNvPicPr/>
                  </pic:nvPicPr>
                  <pic:blipFill>
                    <a:blip r:embed="rId56"/>
                    <a:stretch>
                      <a:fillRect/>
                    </a:stretch>
                  </pic:blipFill>
                  <pic:spPr>
                    <a:xfrm>
                      <a:off x="0" y="0"/>
                      <a:ext cx="5821045" cy="1240155"/>
                    </a:xfrm>
                    <a:prstGeom prst="rect">
                      <a:avLst/>
                    </a:prstGeom>
                  </pic:spPr>
                </pic:pic>
              </a:graphicData>
            </a:graphic>
          </wp:inline>
        </w:drawing>
      </w:r>
    </w:p>
    <w:p w14:paraId="606D1D23" w14:textId="77777777" w:rsidR="00122474" w:rsidRPr="00470F65" w:rsidRDefault="00122474" w:rsidP="00470F65">
      <w:pPr>
        <w:pStyle w:val="Heading31"/>
        <w:numPr>
          <w:ilvl w:val="0"/>
          <w:numId w:val="0"/>
        </w:numPr>
        <w:outlineLvl w:val="9"/>
        <w:rPr>
          <w:b w:val="0"/>
          <w:bCs w:val="0"/>
          <w:sz w:val="24"/>
          <w:szCs w:val="24"/>
        </w:rPr>
      </w:pPr>
    </w:p>
    <w:tbl>
      <w:tblPr>
        <w:tblW w:w="5000" w:type="pct"/>
        <w:tblCellMar>
          <w:left w:w="0" w:type="dxa"/>
          <w:right w:w="0" w:type="dxa"/>
        </w:tblCellMar>
        <w:tblLook w:val="04A0" w:firstRow="1" w:lastRow="0" w:firstColumn="1" w:lastColumn="0" w:noHBand="0" w:noVBand="1"/>
      </w:tblPr>
      <w:tblGrid>
        <w:gridCol w:w="851"/>
        <w:gridCol w:w="2866"/>
        <w:gridCol w:w="5434"/>
      </w:tblGrid>
      <w:tr w:rsidR="00470F65" w:rsidRPr="00470F65" w14:paraId="0AB9249A" w14:textId="77777777" w:rsidTr="00D846A7">
        <w:trPr>
          <w:trHeight w:val="313"/>
          <w:tblHeader/>
        </w:trPr>
        <w:tc>
          <w:tcPr>
            <w:tcW w:w="465" w:type="pct"/>
            <w:tcBorders>
              <w:top w:val="single" w:sz="6" w:space="0" w:color="auto"/>
              <w:left w:val="single" w:sz="6" w:space="0" w:color="auto"/>
              <w:bottom w:val="single" w:sz="6" w:space="0" w:color="auto"/>
              <w:right w:val="single" w:sz="6" w:space="0" w:color="auto"/>
            </w:tcBorders>
            <w:shd w:val="clear" w:color="auto" w:fill="D0CECE" w:themeFill="background2" w:themeFillShade="E6"/>
            <w:vAlign w:val="bottom"/>
          </w:tcPr>
          <w:p w14:paraId="11CCA83E" w14:textId="77777777" w:rsidR="00470F65" w:rsidRPr="00470F65" w:rsidRDefault="00470F65" w:rsidP="00941F76">
            <w:pPr>
              <w:pStyle w:val="NormalWeb"/>
              <w:spacing w:before="0" w:beforeAutospacing="0" w:after="192" w:afterAutospacing="0" w:line="276" w:lineRule="auto"/>
              <w:contextualSpacing w:val="0"/>
              <w:jc w:val="center"/>
              <w:textAlignment w:val="baseline"/>
              <w:rPr>
                <w:rFonts w:ascii="Times New Roman" w:hAnsi="Times New Roman"/>
                <w:lang w:eastAsia="zh-CN"/>
              </w:rPr>
            </w:pPr>
            <w:r w:rsidRPr="00470F65">
              <w:rPr>
                <w:rFonts w:ascii="Times New Roman" w:hAnsi="Times New Roman"/>
                <w:b/>
                <w:bCs/>
                <w:sz w:val="24"/>
              </w:rPr>
              <w:t>STT</w:t>
            </w:r>
          </w:p>
        </w:tc>
        <w:tc>
          <w:tcPr>
            <w:tcW w:w="1566" w:type="pct"/>
            <w:tcBorders>
              <w:top w:val="single" w:sz="6" w:space="0" w:color="auto"/>
              <w:left w:val="single" w:sz="6" w:space="0" w:color="auto"/>
              <w:bottom w:val="single" w:sz="6" w:space="0" w:color="auto"/>
              <w:right w:val="single" w:sz="6" w:space="0" w:color="auto"/>
            </w:tcBorders>
            <w:shd w:val="clear" w:color="auto" w:fill="D0CECE" w:themeFill="background2" w:themeFillShade="E6"/>
            <w:vAlign w:val="bottom"/>
          </w:tcPr>
          <w:p w14:paraId="735F0D0A" w14:textId="77777777" w:rsidR="00470F65" w:rsidRPr="00470F65" w:rsidRDefault="00470F65" w:rsidP="00941F76">
            <w:pPr>
              <w:pStyle w:val="NormalWeb"/>
              <w:spacing w:before="0" w:beforeAutospacing="0" w:after="192" w:afterAutospacing="0" w:line="276" w:lineRule="auto"/>
              <w:contextualSpacing w:val="0"/>
              <w:jc w:val="center"/>
              <w:textAlignment w:val="baseline"/>
              <w:rPr>
                <w:rFonts w:ascii="Times New Roman" w:hAnsi="Times New Roman"/>
                <w:lang w:eastAsia="zh-CN"/>
              </w:rPr>
            </w:pPr>
            <w:r w:rsidRPr="00470F65">
              <w:rPr>
                <w:rFonts w:ascii="Times New Roman" w:hAnsi="Times New Roman"/>
                <w:b/>
                <w:bCs/>
                <w:color w:val="000000"/>
                <w:sz w:val="24"/>
              </w:rPr>
              <w:t>Nút chức năng </w:t>
            </w:r>
          </w:p>
        </w:tc>
        <w:tc>
          <w:tcPr>
            <w:tcW w:w="2969" w:type="pct"/>
            <w:tcBorders>
              <w:top w:val="single" w:sz="6" w:space="0" w:color="auto"/>
              <w:left w:val="single" w:sz="6" w:space="0" w:color="auto"/>
              <w:bottom w:val="single" w:sz="6" w:space="0" w:color="auto"/>
              <w:right w:val="single" w:sz="6" w:space="0" w:color="auto"/>
            </w:tcBorders>
            <w:shd w:val="clear" w:color="auto" w:fill="D0CECE" w:themeFill="background2" w:themeFillShade="E6"/>
            <w:vAlign w:val="bottom"/>
          </w:tcPr>
          <w:p w14:paraId="20843384" w14:textId="77777777" w:rsidR="00470F65" w:rsidRPr="00470F65" w:rsidRDefault="00470F65" w:rsidP="00941F76">
            <w:pPr>
              <w:pStyle w:val="NormalWeb"/>
              <w:spacing w:before="0" w:beforeAutospacing="0" w:after="192" w:afterAutospacing="0" w:line="276" w:lineRule="auto"/>
              <w:contextualSpacing w:val="0"/>
              <w:jc w:val="center"/>
              <w:textAlignment w:val="baseline"/>
              <w:rPr>
                <w:rFonts w:ascii="Times New Roman" w:hAnsi="Times New Roman"/>
                <w:lang w:eastAsia="zh-CN"/>
              </w:rPr>
            </w:pPr>
            <w:r w:rsidRPr="00470F65">
              <w:rPr>
                <w:rFonts w:ascii="Times New Roman" w:hAnsi="Times New Roman"/>
                <w:b/>
                <w:bCs/>
                <w:color w:val="000000"/>
                <w:sz w:val="24"/>
              </w:rPr>
              <w:t>Mô tả</w:t>
            </w:r>
            <w:r w:rsidRPr="00470F65">
              <w:rPr>
                <w:rFonts w:ascii="Times New Roman" w:hAnsi="Times New Roman"/>
                <w:color w:val="000000"/>
                <w:sz w:val="24"/>
              </w:rPr>
              <w:t> </w:t>
            </w:r>
          </w:p>
        </w:tc>
      </w:tr>
      <w:tr w:rsidR="00470F65" w:rsidRPr="00470F65" w14:paraId="184AC30D" w14:textId="77777777" w:rsidTr="00941F76">
        <w:trPr>
          <w:trHeight w:val="555"/>
        </w:trPr>
        <w:tc>
          <w:tcPr>
            <w:tcW w:w="465" w:type="pct"/>
            <w:tcBorders>
              <w:top w:val="single" w:sz="6" w:space="0" w:color="auto"/>
              <w:left w:val="single" w:sz="6" w:space="0" w:color="auto"/>
              <w:bottom w:val="single" w:sz="6" w:space="0" w:color="auto"/>
              <w:right w:val="single" w:sz="6" w:space="0" w:color="auto"/>
            </w:tcBorders>
            <w:shd w:val="clear" w:color="auto" w:fill="auto"/>
            <w:vAlign w:val="center"/>
          </w:tcPr>
          <w:p w14:paraId="219D9412" w14:textId="29A5810D" w:rsidR="00470F65" w:rsidRPr="00470F65" w:rsidRDefault="00470F65" w:rsidP="00941F76">
            <w:pPr>
              <w:pStyle w:val="NormalWeb"/>
              <w:spacing w:before="0" w:beforeAutospacing="0" w:after="192" w:afterAutospacing="0" w:line="276" w:lineRule="auto"/>
              <w:contextualSpacing w:val="0"/>
              <w:jc w:val="center"/>
              <w:textAlignment w:val="baseline"/>
              <w:rPr>
                <w:rFonts w:ascii="Times New Roman" w:hAnsi="Times New Roman"/>
                <w:color w:val="000000"/>
                <w:sz w:val="24"/>
              </w:rPr>
            </w:pPr>
            <w:r w:rsidRPr="00470F65">
              <w:rPr>
                <w:rFonts w:ascii="Times New Roman" w:hAnsi="Times New Roman"/>
                <w:color w:val="000000"/>
                <w:sz w:val="24"/>
              </w:rPr>
              <w:t>1</w:t>
            </w:r>
          </w:p>
        </w:tc>
        <w:tc>
          <w:tcPr>
            <w:tcW w:w="1566" w:type="pct"/>
            <w:tcBorders>
              <w:top w:val="single" w:sz="6" w:space="0" w:color="auto"/>
              <w:left w:val="single" w:sz="6" w:space="0" w:color="auto"/>
              <w:bottom w:val="single" w:sz="6" w:space="0" w:color="auto"/>
              <w:right w:val="single" w:sz="6" w:space="0" w:color="auto"/>
            </w:tcBorders>
            <w:shd w:val="clear" w:color="auto" w:fill="auto"/>
            <w:vAlign w:val="center"/>
          </w:tcPr>
          <w:p w14:paraId="0C561F41" w14:textId="77777777" w:rsid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t>Export</w:t>
            </w:r>
          </w:p>
          <w:p w14:paraId="35463BB3"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p>
        </w:tc>
        <w:tc>
          <w:tcPr>
            <w:tcW w:w="2969" w:type="pct"/>
            <w:tcBorders>
              <w:top w:val="single" w:sz="6" w:space="0" w:color="auto"/>
              <w:left w:val="single" w:sz="6" w:space="0" w:color="auto"/>
              <w:bottom w:val="single" w:sz="6" w:space="0" w:color="auto"/>
              <w:right w:val="single" w:sz="6" w:space="0" w:color="auto"/>
            </w:tcBorders>
            <w:shd w:val="clear" w:color="auto" w:fill="auto"/>
            <w:vAlign w:val="center"/>
          </w:tcPr>
          <w:p w14:paraId="626D0E9A"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t>Khi người dùng nhấn Export, hệ thống hiển thị màn hình cho phép người dùng chọn hình thức xuất file gồm:</w:t>
            </w:r>
          </w:p>
          <w:p w14:paraId="0CD61C37"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t>- Formatted Report: chỉ cho phép xuất Excel.xlxs</w:t>
            </w:r>
          </w:p>
          <w:p w14:paraId="0D051D89"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lastRenderedPageBreak/>
              <w:t>- Details Only: cho phép người dùng xuất Excel dạng xls, xlxs, cvs và chọn Encoding để xuất</w:t>
            </w:r>
          </w:p>
        </w:tc>
      </w:tr>
      <w:tr w:rsidR="00470F65" w:rsidRPr="00470F65" w14:paraId="2FA6693B" w14:textId="77777777" w:rsidTr="00941F76">
        <w:trPr>
          <w:trHeight w:val="555"/>
        </w:trPr>
        <w:tc>
          <w:tcPr>
            <w:tcW w:w="465" w:type="pct"/>
            <w:tcBorders>
              <w:top w:val="single" w:sz="6" w:space="0" w:color="auto"/>
              <w:left w:val="single" w:sz="6" w:space="0" w:color="auto"/>
              <w:bottom w:val="single" w:sz="6" w:space="0" w:color="auto"/>
              <w:right w:val="single" w:sz="6" w:space="0" w:color="auto"/>
            </w:tcBorders>
            <w:shd w:val="clear" w:color="auto" w:fill="auto"/>
            <w:vAlign w:val="center"/>
          </w:tcPr>
          <w:p w14:paraId="072978A2" w14:textId="3FA71CC6" w:rsidR="00470F65" w:rsidRPr="00470F65" w:rsidRDefault="00470F65" w:rsidP="00941F76">
            <w:pPr>
              <w:pStyle w:val="NormalWeb"/>
              <w:spacing w:before="0" w:beforeAutospacing="0" w:after="192" w:afterAutospacing="0" w:line="276" w:lineRule="auto"/>
              <w:contextualSpacing w:val="0"/>
              <w:jc w:val="center"/>
              <w:textAlignment w:val="baseline"/>
              <w:rPr>
                <w:rFonts w:ascii="Times New Roman" w:hAnsi="Times New Roman"/>
                <w:color w:val="000000"/>
                <w:sz w:val="24"/>
              </w:rPr>
            </w:pPr>
            <w:r w:rsidRPr="00470F65">
              <w:rPr>
                <w:rFonts w:ascii="Times New Roman" w:hAnsi="Times New Roman"/>
                <w:color w:val="000000"/>
                <w:sz w:val="24"/>
              </w:rPr>
              <w:lastRenderedPageBreak/>
              <w:t>2</w:t>
            </w:r>
          </w:p>
        </w:tc>
        <w:tc>
          <w:tcPr>
            <w:tcW w:w="1566" w:type="pct"/>
            <w:tcBorders>
              <w:top w:val="single" w:sz="6" w:space="0" w:color="auto"/>
              <w:left w:val="single" w:sz="6" w:space="0" w:color="auto"/>
              <w:bottom w:val="single" w:sz="6" w:space="0" w:color="auto"/>
              <w:right w:val="single" w:sz="6" w:space="0" w:color="auto"/>
            </w:tcBorders>
            <w:shd w:val="clear" w:color="auto" w:fill="auto"/>
            <w:vAlign w:val="center"/>
          </w:tcPr>
          <w:p w14:paraId="5D058716"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t>Save As</w:t>
            </w:r>
          </w:p>
        </w:tc>
        <w:tc>
          <w:tcPr>
            <w:tcW w:w="2969" w:type="pct"/>
            <w:tcBorders>
              <w:top w:val="single" w:sz="6" w:space="0" w:color="auto"/>
              <w:left w:val="single" w:sz="6" w:space="0" w:color="auto"/>
              <w:bottom w:val="single" w:sz="6" w:space="0" w:color="auto"/>
              <w:right w:val="single" w:sz="6" w:space="0" w:color="auto"/>
            </w:tcBorders>
            <w:shd w:val="clear" w:color="auto" w:fill="auto"/>
            <w:vAlign w:val="center"/>
          </w:tcPr>
          <w:p w14:paraId="381C4596" w14:textId="77777777" w:rsidR="00470F65" w:rsidRPr="00470F65" w:rsidRDefault="00470F65" w:rsidP="00941F76">
            <w:pPr>
              <w:pStyle w:val="NormalWeb"/>
              <w:spacing w:before="0" w:beforeAutospacing="0" w:after="192" w:afterAutospacing="0" w:line="276" w:lineRule="auto"/>
              <w:contextualSpacing w:val="0"/>
              <w:textAlignment w:val="baseline"/>
              <w:rPr>
                <w:rFonts w:ascii="Times New Roman" w:hAnsi="Times New Roman"/>
                <w:color w:val="000000"/>
                <w:sz w:val="24"/>
              </w:rPr>
            </w:pPr>
            <w:r w:rsidRPr="00470F65">
              <w:rPr>
                <w:rFonts w:ascii="Times New Roman" w:hAnsi="Times New Roman"/>
                <w:color w:val="000000"/>
                <w:sz w:val="24"/>
              </w:rPr>
              <w:t>Khi người dùng nhấn nút Save As trên màn hình báo cáo, hệ thống hiển thị màn hình cho phép người dùng nhập tên báo cáo, Report Unquie Name, Mô tả báo cáo và chọn Folder báo cáo được lưu. Sau khi nhập đủ thông tin, người dùng nhấn Save để lưu báo cáo vào folder đã chọn, nhấn Cancel để huỷ lưu, quay lại màn hình báo cáo.</w:t>
            </w:r>
          </w:p>
        </w:tc>
      </w:tr>
    </w:tbl>
    <w:p w14:paraId="1E682846" w14:textId="023B8F92" w:rsidR="00544595" w:rsidRPr="003D6802" w:rsidRDefault="000F7A52" w:rsidP="00EA757D">
      <w:pPr>
        <w:pStyle w:val="Heading31"/>
        <w:rPr>
          <w:sz w:val="24"/>
          <w:szCs w:val="24"/>
        </w:rPr>
      </w:pPr>
      <w:commentRangeStart w:id="32857"/>
      <w:commentRangeStart w:id="32858"/>
      <w:del w:id="32859" w:author="Phuong Truong Thi" w:date="2024-12-06T19:56:00Z">
        <w:r w:rsidRPr="003D6802" w:rsidDel="00DC6ADC">
          <w:rPr>
            <w:sz w:val="24"/>
            <w:szCs w:val="24"/>
          </w:rPr>
          <w:delText>PORT.</w:delText>
        </w:r>
      </w:del>
      <w:del w:id="32860" w:author="Phuong Truong Thi" w:date="2024-12-06T19:34:00Z">
        <w:r w:rsidRPr="003D6802" w:rsidDel="00D942CB">
          <w:rPr>
            <w:sz w:val="24"/>
            <w:szCs w:val="24"/>
          </w:rPr>
          <w:delText>09</w:delText>
        </w:r>
      </w:del>
      <w:del w:id="32861" w:author="Phuong Truong Thi" w:date="2024-12-06T19:56:00Z">
        <w:r w:rsidRPr="003D6802" w:rsidDel="00DC6ADC">
          <w:rPr>
            <w:sz w:val="24"/>
            <w:szCs w:val="24"/>
          </w:rPr>
          <w:delText xml:space="preserve"> -</w:delText>
        </w:r>
      </w:del>
      <w:r w:rsidRPr="003D6802">
        <w:rPr>
          <w:sz w:val="24"/>
          <w:szCs w:val="24"/>
        </w:rPr>
        <w:t xml:space="preserve"> </w:t>
      </w:r>
      <w:bookmarkStart w:id="32862" w:name="_Toc184814070"/>
      <w:r w:rsidR="00C71FDA" w:rsidRPr="003D6802">
        <w:rPr>
          <w:sz w:val="24"/>
          <w:szCs w:val="24"/>
        </w:rPr>
        <w:t>Phân quyền</w:t>
      </w:r>
      <w:bookmarkEnd w:id="32342"/>
      <w:commentRangeEnd w:id="32857"/>
      <w:r w:rsidR="00EA757D" w:rsidRPr="003D6802">
        <w:rPr>
          <w:rStyle w:val="CommentReference"/>
          <w:rFonts w:eastAsia="Calibri"/>
          <w:b w:val="0"/>
          <w:bCs w:val="0"/>
          <w:sz w:val="24"/>
          <w:szCs w:val="24"/>
          <w:lang w:val="x-none"/>
        </w:rPr>
        <w:commentReference w:id="32857"/>
      </w:r>
      <w:bookmarkEnd w:id="32343"/>
      <w:commentRangeEnd w:id="32858"/>
      <w:r w:rsidR="00C14ED1" w:rsidRPr="003D6802">
        <w:rPr>
          <w:rStyle w:val="CommentReference"/>
          <w:rFonts w:eastAsia="Calibri"/>
          <w:b w:val="0"/>
          <w:bCs w:val="0"/>
          <w:sz w:val="24"/>
          <w:szCs w:val="24"/>
          <w:lang w:val="x-none"/>
        </w:rPr>
        <w:commentReference w:id="32858"/>
      </w:r>
      <w:bookmarkEnd w:id="32862"/>
    </w:p>
    <w:p w14:paraId="05633DE5" w14:textId="24B73B5F" w:rsidR="00CF1F7C" w:rsidRPr="00E1473D" w:rsidRDefault="00CF1F7C" w:rsidP="00E1473D">
      <w:pPr>
        <w:pStyle w:val="Heading41"/>
        <w:shd w:val="clear" w:color="auto" w:fill="auto"/>
        <w:rPr>
          <w:i w:val="0"/>
          <w:iCs w:val="0"/>
        </w:rPr>
      </w:pPr>
      <w:bookmarkStart w:id="32863" w:name="_Toc184814071"/>
      <w:r w:rsidRPr="00E1473D">
        <w:rPr>
          <w:i w:val="0"/>
          <w:iCs w:val="0"/>
        </w:rPr>
        <w:t>Phân quyền chức năng</w:t>
      </w:r>
      <w:bookmarkEnd w:id="32863"/>
    </w:p>
    <w:p w14:paraId="3847EB54" w14:textId="7711EAA2" w:rsidR="00421E07" w:rsidRPr="005B0ECC" w:rsidRDefault="005B0ECC" w:rsidP="005B0ECC">
      <w:pPr>
        <w:pStyle w:val="Heading23"/>
        <w:numPr>
          <w:ilvl w:val="0"/>
          <w:numId w:val="0"/>
        </w:numPr>
        <w:pBdr>
          <w:top w:val="none" w:sz="0" w:space="0" w:color="auto"/>
          <w:left w:val="none" w:sz="0" w:space="0" w:color="auto"/>
          <w:bottom w:val="none" w:sz="0" w:space="0" w:color="auto"/>
          <w:right w:val="none" w:sz="0" w:space="0" w:color="auto"/>
        </w:pBdr>
        <w:shd w:val="clear" w:color="auto" w:fill="auto"/>
        <w:ind w:left="90"/>
        <w:outlineLvl w:val="9"/>
        <w:rPr>
          <w:b w:val="0"/>
          <w:bCs w:val="0"/>
        </w:rPr>
      </w:pPr>
      <w:r>
        <w:rPr>
          <w:b w:val="0"/>
          <w:bCs w:val="0"/>
        </w:rPr>
        <w:t xml:space="preserve">Bảng </w:t>
      </w:r>
      <w:r w:rsidR="00BD2A44">
        <w:rPr>
          <w:b w:val="0"/>
          <w:bCs w:val="0"/>
        </w:rPr>
        <w:t>phân quyền truy cập vào các màn hình với các role như sau:</w:t>
      </w:r>
    </w:p>
    <w:tbl>
      <w:tblPr>
        <w:tblStyle w:val="TableGrid"/>
        <w:tblW w:w="8550" w:type="dxa"/>
        <w:tblInd w:w="-95" w:type="dxa"/>
        <w:tblLayout w:type="fixed"/>
        <w:tblLook w:val="04A0" w:firstRow="1" w:lastRow="0" w:firstColumn="1" w:lastColumn="0" w:noHBand="0" w:noVBand="1"/>
      </w:tblPr>
      <w:tblGrid>
        <w:gridCol w:w="2610"/>
        <w:gridCol w:w="1800"/>
        <w:gridCol w:w="1350"/>
        <w:gridCol w:w="1080"/>
        <w:gridCol w:w="1710"/>
      </w:tblGrid>
      <w:tr w:rsidR="00350DBC" w14:paraId="5EA3E24A" w14:textId="77777777" w:rsidTr="00350DBC">
        <w:tc>
          <w:tcPr>
            <w:tcW w:w="2610" w:type="dxa"/>
            <w:vMerge w:val="restart"/>
            <w:shd w:val="clear" w:color="auto" w:fill="F7CAAC" w:themeFill="accent2" w:themeFillTint="66"/>
          </w:tcPr>
          <w:p w14:paraId="5258B8A2" w14:textId="77777777" w:rsidR="00350DBC" w:rsidRDefault="00350DBC" w:rsidP="00544595">
            <w:pPr>
              <w:pStyle w:val="Heading41"/>
              <w:numPr>
                <w:ilvl w:val="0"/>
                <w:numId w:val="0"/>
              </w:numPr>
              <w:shd w:val="clear" w:color="auto" w:fill="auto"/>
              <w:spacing w:line="276" w:lineRule="auto"/>
              <w:jc w:val="center"/>
              <w:rPr>
                <w:i w:val="0"/>
                <w:iCs w:val="0"/>
              </w:rPr>
            </w:pPr>
          </w:p>
          <w:p w14:paraId="3E75723E" w14:textId="0224A19D" w:rsidR="00350DBC" w:rsidRDefault="00350DBC" w:rsidP="00544595">
            <w:pPr>
              <w:pStyle w:val="Heading41"/>
              <w:numPr>
                <w:ilvl w:val="0"/>
                <w:numId w:val="0"/>
              </w:numPr>
              <w:shd w:val="clear" w:color="auto" w:fill="auto"/>
              <w:spacing w:line="276" w:lineRule="auto"/>
              <w:jc w:val="center"/>
              <w:rPr>
                <w:i w:val="0"/>
                <w:iCs w:val="0"/>
              </w:rPr>
            </w:pPr>
            <w:bookmarkStart w:id="32864" w:name="_Toc184814072"/>
            <w:r>
              <w:rPr>
                <w:i w:val="0"/>
                <w:iCs w:val="0"/>
              </w:rPr>
              <w:t>Các màn hình</w:t>
            </w:r>
            <w:bookmarkEnd w:id="32864"/>
          </w:p>
        </w:tc>
        <w:tc>
          <w:tcPr>
            <w:tcW w:w="3150" w:type="dxa"/>
            <w:gridSpan w:val="2"/>
            <w:shd w:val="clear" w:color="auto" w:fill="F7CAAC" w:themeFill="accent2" w:themeFillTint="66"/>
          </w:tcPr>
          <w:p w14:paraId="0AB8A21F" w14:textId="07038B29" w:rsidR="00350DBC" w:rsidRDefault="00350DBC" w:rsidP="00544595">
            <w:pPr>
              <w:pStyle w:val="Heading41"/>
              <w:numPr>
                <w:ilvl w:val="0"/>
                <w:numId w:val="0"/>
              </w:numPr>
              <w:shd w:val="clear" w:color="auto" w:fill="auto"/>
              <w:spacing w:line="276" w:lineRule="auto"/>
              <w:rPr>
                <w:i w:val="0"/>
                <w:iCs w:val="0"/>
              </w:rPr>
            </w:pPr>
            <w:r>
              <w:rPr>
                <w:i w:val="0"/>
                <w:iCs w:val="0"/>
              </w:rPr>
              <w:t xml:space="preserve">                 </w:t>
            </w:r>
            <w:bookmarkStart w:id="32865" w:name="_Toc184814073"/>
            <w:r>
              <w:rPr>
                <w:i w:val="0"/>
                <w:iCs w:val="0"/>
              </w:rPr>
              <w:t>CBBH</w:t>
            </w:r>
            <w:bookmarkEnd w:id="32865"/>
          </w:p>
        </w:tc>
        <w:tc>
          <w:tcPr>
            <w:tcW w:w="2790" w:type="dxa"/>
            <w:gridSpan w:val="2"/>
            <w:shd w:val="clear" w:color="auto" w:fill="F7CAAC" w:themeFill="accent2" w:themeFillTint="66"/>
          </w:tcPr>
          <w:p w14:paraId="6C46C381" w14:textId="391200B1" w:rsidR="00350DBC" w:rsidRDefault="00350DBC" w:rsidP="00544595">
            <w:pPr>
              <w:pStyle w:val="Heading41"/>
              <w:numPr>
                <w:ilvl w:val="0"/>
                <w:numId w:val="0"/>
              </w:numPr>
              <w:shd w:val="clear" w:color="auto" w:fill="auto"/>
              <w:spacing w:line="276" w:lineRule="auto"/>
              <w:rPr>
                <w:i w:val="0"/>
                <w:iCs w:val="0"/>
              </w:rPr>
            </w:pPr>
            <w:r>
              <w:rPr>
                <w:i w:val="0"/>
                <w:iCs w:val="0"/>
              </w:rPr>
              <w:t xml:space="preserve">          </w:t>
            </w:r>
            <w:bookmarkStart w:id="32866" w:name="_Toc184814074"/>
            <w:r>
              <w:rPr>
                <w:i w:val="0"/>
                <w:iCs w:val="0"/>
              </w:rPr>
              <w:t>HO phân khúc</w:t>
            </w:r>
            <w:bookmarkEnd w:id="32866"/>
          </w:p>
        </w:tc>
      </w:tr>
      <w:tr w:rsidR="00350DBC" w14:paraId="000CF19F" w14:textId="77777777" w:rsidTr="00350DBC">
        <w:trPr>
          <w:trHeight w:val="444"/>
        </w:trPr>
        <w:tc>
          <w:tcPr>
            <w:tcW w:w="2610" w:type="dxa"/>
            <w:vMerge/>
            <w:shd w:val="clear" w:color="auto" w:fill="F7CAAC" w:themeFill="accent2" w:themeFillTint="66"/>
          </w:tcPr>
          <w:p w14:paraId="1301FF3D" w14:textId="77777777" w:rsidR="00350DBC" w:rsidRDefault="00350DBC" w:rsidP="00544595">
            <w:pPr>
              <w:pStyle w:val="Heading41"/>
              <w:numPr>
                <w:ilvl w:val="0"/>
                <w:numId w:val="0"/>
              </w:numPr>
              <w:shd w:val="clear" w:color="auto" w:fill="auto"/>
              <w:spacing w:line="276" w:lineRule="auto"/>
              <w:rPr>
                <w:i w:val="0"/>
                <w:iCs w:val="0"/>
              </w:rPr>
            </w:pPr>
            <w:commentRangeStart w:id="32867"/>
          </w:p>
        </w:tc>
        <w:tc>
          <w:tcPr>
            <w:tcW w:w="1800" w:type="dxa"/>
            <w:shd w:val="clear" w:color="auto" w:fill="F7CAAC" w:themeFill="accent2" w:themeFillTint="66"/>
          </w:tcPr>
          <w:p w14:paraId="4EA982E1" w14:textId="454581B1" w:rsidR="00350DBC" w:rsidRDefault="00350DBC" w:rsidP="00544595">
            <w:pPr>
              <w:pStyle w:val="Heading41"/>
              <w:numPr>
                <w:ilvl w:val="0"/>
                <w:numId w:val="0"/>
              </w:numPr>
              <w:shd w:val="clear" w:color="auto" w:fill="auto"/>
              <w:spacing w:line="276" w:lineRule="auto"/>
              <w:rPr>
                <w:i w:val="0"/>
                <w:iCs w:val="0"/>
              </w:rPr>
            </w:pPr>
            <w:commentRangeStart w:id="32868"/>
            <w:r>
              <w:rPr>
                <w:i w:val="0"/>
                <w:iCs w:val="0"/>
              </w:rPr>
              <w:t xml:space="preserve"> </w:t>
            </w:r>
            <w:bookmarkStart w:id="32869" w:name="_Toc184814075"/>
            <w:r>
              <w:rPr>
                <w:i w:val="0"/>
                <w:iCs w:val="0"/>
              </w:rPr>
              <w:t>RM Diamond</w:t>
            </w:r>
            <w:bookmarkEnd w:id="32869"/>
          </w:p>
        </w:tc>
        <w:tc>
          <w:tcPr>
            <w:tcW w:w="1350" w:type="dxa"/>
            <w:shd w:val="clear" w:color="auto" w:fill="F7CAAC" w:themeFill="accent2" w:themeFillTint="66"/>
          </w:tcPr>
          <w:p w14:paraId="580EC2A9" w14:textId="04374DFD" w:rsidR="00350DBC" w:rsidRDefault="00350DBC" w:rsidP="00544595">
            <w:pPr>
              <w:pStyle w:val="Heading41"/>
              <w:numPr>
                <w:ilvl w:val="0"/>
                <w:numId w:val="0"/>
              </w:numPr>
              <w:shd w:val="clear" w:color="auto" w:fill="auto"/>
              <w:spacing w:line="276" w:lineRule="auto"/>
              <w:rPr>
                <w:i w:val="0"/>
                <w:iCs w:val="0"/>
              </w:rPr>
            </w:pPr>
            <w:bookmarkStart w:id="32870" w:name="_Toc184814076"/>
            <w:r>
              <w:rPr>
                <w:i w:val="0"/>
                <w:iCs w:val="0"/>
              </w:rPr>
              <w:t>RM Prime</w:t>
            </w:r>
            <w:bookmarkEnd w:id="32870"/>
          </w:p>
        </w:tc>
        <w:tc>
          <w:tcPr>
            <w:tcW w:w="1080" w:type="dxa"/>
            <w:shd w:val="clear" w:color="auto" w:fill="F7CAAC" w:themeFill="accent2" w:themeFillTint="66"/>
          </w:tcPr>
          <w:p w14:paraId="6A6F6F16" w14:textId="5EEB54F1" w:rsidR="00350DBC" w:rsidRDefault="00350DBC" w:rsidP="00544595">
            <w:pPr>
              <w:pStyle w:val="Heading41"/>
              <w:numPr>
                <w:ilvl w:val="0"/>
                <w:numId w:val="0"/>
              </w:numPr>
              <w:shd w:val="clear" w:color="auto" w:fill="auto"/>
              <w:spacing w:line="276" w:lineRule="auto"/>
              <w:rPr>
                <w:i w:val="0"/>
                <w:iCs w:val="0"/>
              </w:rPr>
            </w:pPr>
            <w:bookmarkStart w:id="32871" w:name="_Toc184814077"/>
            <w:r>
              <w:rPr>
                <w:i w:val="0"/>
                <w:iCs w:val="0"/>
              </w:rPr>
              <w:t>HO_AF</w:t>
            </w:r>
            <w:bookmarkEnd w:id="32871"/>
          </w:p>
        </w:tc>
        <w:tc>
          <w:tcPr>
            <w:tcW w:w="1710" w:type="dxa"/>
            <w:shd w:val="clear" w:color="auto" w:fill="F7CAAC" w:themeFill="accent2" w:themeFillTint="66"/>
          </w:tcPr>
          <w:p w14:paraId="50058D5C" w14:textId="65947603" w:rsidR="00350DBC" w:rsidRDefault="00350DBC" w:rsidP="00544595">
            <w:pPr>
              <w:pStyle w:val="Heading41"/>
              <w:numPr>
                <w:ilvl w:val="0"/>
                <w:numId w:val="0"/>
              </w:numPr>
              <w:shd w:val="clear" w:color="auto" w:fill="auto"/>
              <w:spacing w:line="276" w:lineRule="auto"/>
              <w:jc w:val="center"/>
              <w:rPr>
                <w:i w:val="0"/>
                <w:iCs w:val="0"/>
              </w:rPr>
            </w:pPr>
            <w:bookmarkStart w:id="32872" w:name="_Toc184814078"/>
            <w:r>
              <w:rPr>
                <w:i w:val="0"/>
                <w:iCs w:val="0"/>
              </w:rPr>
              <w:t>HO_MAF</w:t>
            </w:r>
            <w:commentRangeEnd w:id="32868"/>
            <w:r w:rsidR="006B42CE">
              <w:rPr>
                <w:rStyle w:val="CommentReference"/>
                <w:rFonts w:ascii="Arial" w:hAnsi="Arial"/>
                <w:b w:val="0"/>
                <w:i w:val="0"/>
                <w:iCs w:val="0"/>
                <w:lang w:val="x-none"/>
              </w:rPr>
              <w:commentReference w:id="32868"/>
            </w:r>
            <w:commentRangeEnd w:id="32867"/>
            <w:r w:rsidR="002551C6">
              <w:rPr>
                <w:rStyle w:val="CommentReference"/>
                <w:rFonts w:ascii="Arial" w:hAnsi="Arial"/>
                <w:b w:val="0"/>
                <w:i w:val="0"/>
                <w:iCs w:val="0"/>
                <w:lang w:val="x-none"/>
              </w:rPr>
              <w:commentReference w:id="32867"/>
            </w:r>
            <w:bookmarkEnd w:id="32872"/>
          </w:p>
        </w:tc>
      </w:tr>
      <w:tr w:rsidR="00350DBC" w14:paraId="75A11ADB" w14:textId="77777777" w:rsidTr="00350DBC">
        <w:trPr>
          <w:trHeight w:val="444"/>
        </w:trPr>
        <w:tc>
          <w:tcPr>
            <w:tcW w:w="2610" w:type="dxa"/>
          </w:tcPr>
          <w:p w14:paraId="502D2B51" w14:textId="363FC0F5" w:rsidR="00350DBC" w:rsidRPr="000D6A78" w:rsidRDefault="00350DBC" w:rsidP="00544595">
            <w:pPr>
              <w:pStyle w:val="Heading41"/>
              <w:numPr>
                <w:ilvl w:val="0"/>
                <w:numId w:val="0"/>
              </w:numPr>
              <w:shd w:val="clear" w:color="auto" w:fill="auto"/>
              <w:spacing w:line="276" w:lineRule="auto"/>
              <w:rPr>
                <w:b w:val="0"/>
                <w:bCs/>
                <w:i w:val="0"/>
                <w:iCs w:val="0"/>
              </w:rPr>
            </w:pPr>
            <w:bookmarkStart w:id="32873" w:name="_Toc184814079"/>
            <w:commentRangeStart w:id="32874"/>
            <w:r w:rsidRPr="000D6A78">
              <w:rPr>
                <w:b w:val="0"/>
                <w:bCs/>
                <w:i w:val="0"/>
                <w:iCs w:val="0"/>
              </w:rPr>
              <w:t>Danh sách tất cả KH</w:t>
            </w:r>
            <w:bookmarkEnd w:id="32873"/>
          </w:p>
        </w:tc>
        <w:tc>
          <w:tcPr>
            <w:tcW w:w="1800" w:type="dxa"/>
          </w:tcPr>
          <w:p w14:paraId="6FE3A015" w14:textId="26626897"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75" w:name="_Toc184814080"/>
            <w:r>
              <w:rPr>
                <w:b w:val="0"/>
                <w:bCs/>
                <w:i w:val="0"/>
                <w:iCs w:val="0"/>
              </w:rPr>
              <w:t>View</w:t>
            </w:r>
            <w:bookmarkEnd w:id="32875"/>
          </w:p>
        </w:tc>
        <w:tc>
          <w:tcPr>
            <w:tcW w:w="1350" w:type="dxa"/>
          </w:tcPr>
          <w:p w14:paraId="0A8147C8" w14:textId="5E86272D"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76" w:name="_Toc184814081"/>
            <w:r>
              <w:rPr>
                <w:b w:val="0"/>
                <w:bCs/>
                <w:i w:val="0"/>
                <w:iCs w:val="0"/>
              </w:rPr>
              <w:t>View</w:t>
            </w:r>
            <w:bookmarkEnd w:id="32876"/>
          </w:p>
        </w:tc>
        <w:tc>
          <w:tcPr>
            <w:tcW w:w="1080" w:type="dxa"/>
          </w:tcPr>
          <w:p w14:paraId="7BF74323" w14:textId="1ED71381"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77" w:name="_Toc184814082"/>
            <w:commentRangeStart w:id="32878"/>
            <w:r>
              <w:rPr>
                <w:b w:val="0"/>
                <w:bCs/>
                <w:i w:val="0"/>
                <w:iCs w:val="0"/>
              </w:rPr>
              <w:t>View</w:t>
            </w:r>
            <w:bookmarkEnd w:id="32877"/>
          </w:p>
        </w:tc>
        <w:tc>
          <w:tcPr>
            <w:tcW w:w="1710" w:type="dxa"/>
          </w:tcPr>
          <w:p w14:paraId="57D78FEC" w14:textId="0EEC572E"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79" w:name="_Toc184814083"/>
            <w:r>
              <w:rPr>
                <w:b w:val="0"/>
                <w:bCs/>
                <w:i w:val="0"/>
                <w:iCs w:val="0"/>
              </w:rPr>
              <w:t>View</w:t>
            </w:r>
            <w:commentRangeEnd w:id="32878"/>
            <w:r w:rsidR="00123BCA">
              <w:rPr>
                <w:rStyle w:val="CommentReference"/>
                <w:rFonts w:ascii="Arial" w:hAnsi="Arial"/>
                <w:b w:val="0"/>
                <w:i w:val="0"/>
                <w:iCs w:val="0"/>
                <w:lang w:val="x-none"/>
              </w:rPr>
              <w:commentReference w:id="32878"/>
            </w:r>
            <w:commentRangeEnd w:id="32874"/>
            <w:r w:rsidR="00B224B4">
              <w:rPr>
                <w:rStyle w:val="CommentReference"/>
                <w:rFonts w:ascii="Arial" w:hAnsi="Arial"/>
                <w:b w:val="0"/>
                <w:i w:val="0"/>
                <w:iCs w:val="0"/>
                <w:lang w:val="x-none"/>
              </w:rPr>
              <w:commentReference w:id="32874"/>
            </w:r>
            <w:bookmarkEnd w:id="32879"/>
          </w:p>
        </w:tc>
      </w:tr>
      <w:tr w:rsidR="00350DBC" w14:paraId="269F3433" w14:textId="77777777" w:rsidTr="00350DBC">
        <w:tc>
          <w:tcPr>
            <w:tcW w:w="2610" w:type="dxa"/>
          </w:tcPr>
          <w:p w14:paraId="40904350" w14:textId="06AB9754" w:rsidR="00350DBC" w:rsidRPr="000D6A78" w:rsidRDefault="00350DBC" w:rsidP="00544595">
            <w:pPr>
              <w:pStyle w:val="Heading41"/>
              <w:numPr>
                <w:ilvl w:val="0"/>
                <w:numId w:val="0"/>
              </w:numPr>
              <w:shd w:val="clear" w:color="auto" w:fill="auto"/>
              <w:spacing w:line="276" w:lineRule="auto"/>
              <w:rPr>
                <w:b w:val="0"/>
                <w:bCs/>
                <w:i w:val="0"/>
                <w:iCs w:val="0"/>
              </w:rPr>
            </w:pPr>
            <w:bookmarkStart w:id="32880" w:name="_Toc184814084"/>
            <w:r w:rsidRPr="000D6A78">
              <w:rPr>
                <w:b w:val="0"/>
                <w:bCs/>
                <w:i w:val="0"/>
                <w:iCs w:val="0"/>
              </w:rPr>
              <w:t>Danh sách KH AF</w:t>
            </w:r>
            <w:bookmarkEnd w:id="32880"/>
          </w:p>
        </w:tc>
        <w:tc>
          <w:tcPr>
            <w:tcW w:w="1800" w:type="dxa"/>
          </w:tcPr>
          <w:p w14:paraId="7973225C" w14:textId="0FEBC6A2"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81" w:name="_Toc184814085"/>
            <w:commentRangeStart w:id="32882"/>
            <w:commentRangeStart w:id="32883"/>
            <w:r>
              <w:rPr>
                <w:b w:val="0"/>
                <w:bCs/>
                <w:i w:val="0"/>
                <w:iCs w:val="0"/>
              </w:rPr>
              <w:t>View</w:t>
            </w:r>
            <w:commentRangeEnd w:id="32882"/>
            <w:r w:rsidR="00B5465C">
              <w:rPr>
                <w:rStyle w:val="CommentReference"/>
                <w:rFonts w:ascii="Arial" w:hAnsi="Arial"/>
                <w:b w:val="0"/>
                <w:i w:val="0"/>
                <w:iCs w:val="0"/>
                <w:lang w:val="x-none"/>
              </w:rPr>
              <w:commentReference w:id="32882"/>
            </w:r>
            <w:commentRangeEnd w:id="32883"/>
            <w:r w:rsidR="00B224B4">
              <w:rPr>
                <w:rStyle w:val="CommentReference"/>
                <w:rFonts w:ascii="Arial" w:hAnsi="Arial"/>
                <w:b w:val="0"/>
                <w:i w:val="0"/>
                <w:iCs w:val="0"/>
                <w:lang w:val="x-none"/>
              </w:rPr>
              <w:commentReference w:id="32883"/>
            </w:r>
            <w:bookmarkEnd w:id="32881"/>
          </w:p>
        </w:tc>
        <w:tc>
          <w:tcPr>
            <w:tcW w:w="1350" w:type="dxa"/>
          </w:tcPr>
          <w:p w14:paraId="50FA1C81" w14:textId="1CF514A2" w:rsidR="00350DBC" w:rsidRPr="000D6A78" w:rsidRDefault="00200B50" w:rsidP="00544595">
            <w:pPr>
              <w:pStyle w:val="Heading41"/>
              <w:numPr>
                <w:ilvl w:val="0"/>
                <w:numId w:val="0"/>
              </w:numPr>
              <w:shd w:val="clear" w:color="auto" w:fill="auto"/>
              <w:spacing w:line="276" w:lineRule="auto"/>
              <w:jc w:val="center"/>
              <w:rPr>
                <w:b w:val="0"/>
                <w:bCs/>
                <w:i w:val="0"/>
                <w:iCs w:val="0"/>
              </w:rPr>
            </w:pPr>
            <w:bookmarkStart w:id="32884" w:name="_Toc184814086"/>
            <w:r>
              <w:rPr>
                <w:b w:val="0"/>
                <w:bCs/>
                <w:i w:val="0"/>
                <w:iCs w:val="0"/>
              </w:rPr>
              <w:t>View</w:t>
            </w:r>
            <w:bookmarkEnd w:id="32884"/>
          </w:p>
        </w:tc>
        <w:tc>
          <w:tcPr>
            <w:tcW w:w="1080" w:type="dxa"/>
          </w:tcPr>
          <w:p w14:paraId="5EC659E2" w14:textId="01254779"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710" w:type="dxa"/>
          </w:tcPr>
          <w:p w14:paraId="7A732A76"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r>
      <w:tr w:rsidR="00350DBC" w14:paraId="4D26A867" w14:textId="77777777" w:rsidTr="00350DBC">
        <w:tc>
          <w:tcPr>
            <w:tcW w:w="2610" w:type="dxa"/>
          </w:tcPr>
          <w:p w14:paraId="44A24DFC" w14:textId="16E9BD93" w:rsidR="00350DBC" w:rsidRPr="000D6A78" w:rsidRDefault="00350DBC" w:rsidP="00544595">
            <w:pPr>
              <w:pStyle w:val="Heading41"/>
              <w:numPr>
                <w:ilvl w:val="0"/>
                <w:numId w:val="0"/>
              </w:numPr>
              <w:shd w:val="clear" w:color="auto" w:fill="auto"/>
              <w:spacing w:line="276" w:lineRule="auto"/>
              <w:rPr>
                <w:b w:val="0"/>
                <w:bCs/>
                <w:i w:val="0"/>
                <w:iCs w:val="0"/>
              </w:rPr>
            </w:pPr>
            <w:bookmarkStart w:id="32885" w:name="_Toc184814087"/>
            <w:r w:rsidRPr="000D6A78">
              <w:rPr>
                <w:b w:val="0"/>
                <w:bCs/>
                <w:i w:val="0"/>
                <w:iCs w:val="0"/>
              </w:rPr>
              <w:t>Danh sách KH MAF</w:t>
            </w:r>
            <w:bookmarkEnd w:id="32885"/>
          </w:p>
        </w:tc>
        <w:tc>
          <w:tcPr>
            <w:tcW w:w="1800" w:type="dxa"/>
          </w:tcPr>
          <w:p w14:paraId="2196A500" w14:textId="174BADBD"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350" w:type="dxa"/>
          </w:tcPr>
          <w:p w14:paraId="2B44AC6B" w14:textId="60574C0D"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86" w:name="_Toc184814088"/>
            <w:r>
              <w:rPr>
                <w:b w:val="0"/>
                <w:bCs/>
                <w:i w:val="0"/>
                <w:iCs w:val="0"/>
              </w:rPr>
              <w:t>View</w:t>
            </w:r>
            <w:bookmarkEnd w:id="32886"/>
          </w:p>
        </w:tc>
        <w:tc>
          <w:tcPr>
            <w:tcW w:w="1080" w:type="dxa"/>
          </w:tcPr>
          <w:p w14:paraId="3E559B13"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710" w:type="dxa"/>
          </w:tcPr>
          <w:p w14:paraId="752AF779" w14:textId="35096B6B"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87" w:name="_Toc184814089"/>
            <w:r>
              <w:rPr>
                <w:b w:val="0"/>
                <w:bCs/>
                <w:i w:val="0"/>
                <w:iCs w:val="0"/>
              </w:rPr>
              <w:t>View</w:t>
            </w:r>
            <w:bookmarkEnd w:id="32887"/>
          </w:p>
        </w:tc>
      </w:tr>
      <w:tr w:rsidR="00350DBC" w14:paraId="75A21033" w14:textId="77777777" w:rsidTr="00350DBC">
        <w:tc>
          <w:tcPr>
            <w:tcW w:w="2610" w:type="dxa"/>
          </w:tcPr>
          <w:p w14:paraId="5F175527" w14:textId="2F7FDA1C" w:rsidR="00350DBC" w:rsidRPr="000D6A78" w:rsidRDefault="00350DBC" w:rsidP="00544595">
            <w:pPr>
              <w:pStyle w:val="Heading41"/>
              <w:numPr>
                <w:ilvl w:val="0"/>
                <w:numId w:val="0"/>
              </w:numPr>
              <w:shd w:val="clear" w:color="auto" w:fill="auto"/>
              <w:spacing w:line="276" w:lineRule="auto"/>
              <w:rPr>
                <w:b w:val="0"/>
                <w:bCs/>
                <w:i w:val="0"/>
                <w:iCs w:val="0"/>
              </w:rPr>
            </w:pPr>
            <w:bookmarkStart w:id="32888" w:name="_Toc184814090"/>
            <w:commentRangeStart w:id="32889"/>
            <w:commentRangeStart w:id="32890"/>
            <w:r w:rsidRPr="000D6A78">
              <w:rPr>
                <w:b w:val="0"/>
                <w:bCs/>
                <w:i w:val="0"/>
                <w:iCs w:val="0"/>
              </w:rPr>
              <w:t xml:space="preserve">Danh sách KH </w:t>
            </w:r>
            <w:del w:id="32891" w:author="Phuong Truong Thi" w:date="2024-12-04T01:30:00Z">
              <w:r w:rsidRPr="000D6A78" w:rsidDel="00294BE6">
                <w:rPr>
                  <w:b w:val="0"/>
                  <w:bCs/>
                  <w:i w:val="0"/>
                  <w:iCs w:val="0"/>
                </w:rPr>
                <w:delText>Mass</w:delText>
              </w:r>
            </w:del>
            <w:commentRangeEnd w:id="32889"/>
            <w:ins w:id="32892" w:author="Phuong Truong Thi" w:date="2024-12-04T01:30:00Z">
              <w:r w:rsidR="00294BE6">
                <w:rPr>
                  <w:b w:val="0"/>
                  <w:bCs/>
                  <w:i w:val="0"/>
                  <w:iCs w:val="0"/>
                </w:rPr>
                <w:t>Mass</w:t>
              </w:r>
            </w:ins>
            <w:r w:rsidR="007D6CE5">
              <w:rPr>
                <w:rStyle w:val="CommentReference"/>
                <w:rFonts w:ascii="Arial" w:hAnsi="Arial"/>
                <w:b w:val="0"/>
                <w:i w:val="0"/>
                <w:iCs w:val="0"/>
                <w:lang w:val="x-none"/>
              </w:rPr>
              <w:commentReference w:id="32889"/>
            </w:r>
            <w:commentRangeEnd w:id="32890"/>
            <w:r w:rsidR="00B224B4">
              <w:rPr>
                <w:rStyle w:val="CommentReference"/>
                <w:rFonts w:ascii="Arial" w:hAnsi="Arial"/>
                <w:b w:val="0"/>
                <w:i w:val="0"/>
                <w:iCs w:val="0"/>
                <w:lang w:val="x-none"/>
              </w:rPr>
              <w:commentReference w:id="32890"/>
            </w:r>
            <w:bookmarkEnd w:id="32888"/>
          </w:p>
        </w:tc>
        <w:tc>
          <w:tcPr>
            <w:tcW w:w="1800" w:type="dxa"/>
          </w:tcPr>
          <w:p w14:paraId="1D2A9BED" w14:textId="438DE78E" w:rsidR="00350DBC" w:rsidRPr="000D6A78" w:rsidRDefault="006E6E4C" w:rsidP="00544595">
            <w:pPr>
              <w:pStyle w:val="Heading41"/>
              <w:numPr>
                <w:ilvl w:val="0"/>
                <w:numId w:val="0"/>
              </w:numPr>
              <w:shd w:val="clear" w:color="auto" w:fill="auto"/>
              <w:spacing w:line="276" w:lineRule="auto"/>
              <w:jc w:val="center"/>
              <w:rPr>
                <w:b w:val="0"/>
                <w:bCs/>
                <w:i w:val="0"/>
                <w:iCs w:val="0"/>
              </w:rPr>
            </w:pPr>
            <w:bookmarkStart w:id="32893" w:name="_Toc184814091"/>
            <w:r>
              <w:rPr>
                <w:b w:val="0"/>
                <w:bCs/>
                <w:i w:val="0"/>
                <w:iCs w:val="0"/>
              </w:rPr>
              <w:t>View</w:t>
            </w:r>
            <w:bookmarkEnd w:id="32893"/>
          </w:p>
        </w:tc>
        <w:tc>
          <w:tcPr>
            <w:tcW w:w="1350" w:type="dxa"/>
          </w:tcPr>
          <w:p w14:paraId="06AC9603" w14:textId="3B771536" w:rsidR="00350DBC" w:rsidRPr="000D6A78" w:rsidRDefault="006E6E4C" w:rsidP="00544595">
            <w:pPr>
              <w:pStyle w:val="Heading41"/>
              <w:numPr>
                <w:ilvl w:val="0"/>
                <w:numId w:val="0"/>
              </w:numPr>
              <w:shd w:val="clear" w:color="auto" w:fill="auto"/>
              <w:spacing w:line="276" w:lineRule="auto"/>
              <w:jc w:val="center"/>
              <w:rPr>
                <w:b w:val="0"/>
                <w:bCs/>
                <w:i w:val="0"/>
                <w:iCs w:val="0"/>
              </w:rPr>
            </w:pPr>
            <w:bookmarkStart w:id="32894" w:name="_Toc184814092"/>
            <w:r>
              <w:rPr>
                <w:b w:val="0"/>
                <w:bCs/>
                <w:i w:val="0"/>
                <w:iCs w:val="0"/>
              </w:rPr>
              <w:t>View</w:t>
            </w:r>
            <w:bookmarkEnd w:id="32894"/>
          </w:p>
        </w:tc>
        <w:tc>
          <w:tcPr>
            <w:tcW w:w="1080" w:type="dxa"/>
          </w:tcPr>
          <w:p w14:paraId="75FAF2C4"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710" w:type="dxa"/>
          </w:tcPr>
          <w:p w14:paraId="37403E3E"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r>
      <w:tr w:rsidR="00350DBC" w14:paraId="7F440113" w14:textId="77777777" w:rsidTr="00350DBC">
        <w:tc>
          <w:tcPr>
            <w:tcW w:w="2610" w:type="dxa"/>
          </w:tcPr>
          <w:p w14:paraId="65545B07" w14:textId="0857CBF8" w:rsidR="00350DBC" w:rsidRPr="000D6A78" w:rsidRDefault="00350DBC" w:rsidP="00544595">
            <w:pPr>
              <w:pStyle w:val="Heading41"/>
              <w:numPr>
                <w:ilvl w:val="0"/>
                <w:numId w:val="0"/>
              </w:numPr>
              <w:shd w:val="clear" w:color="auto" w:fill="auto"/>
              <w:spacing w:line="276" w:lineRule="auto"/>
              <w:rPr>
                <w:b w:val="0"/>
                <w:bCs/>
                <w:i w:val="0"/>
                <w:iCs w:val="0"/>
              </w:rPr>
            </w:pPr>
            <w:bookmarkStart w:id="32895" w:name="_Toc184814093"/>
            <w:r w:rsidRPr="000D6A78">
              <w:rPr>
                <w:b w:val="0"/>
                <w:bCs/>
                <w:i w:val="0"/>
                <w:iCs w:val="0"/>
              </w:rPr>
              <w:t>Danh sách KH sinh nhật</w:t>
            </w:r>
            <w:bookmarkEnd w:id="32895"/>
          </w:p>
        </w:tc>
        <w:tc>
          <w:tcPr>
            <w:tcW w:w="1800" w:type="dxa"/>
          </w:tcPr>
          <w:p w14:paraId="703507F6" w14:textId="3B6C64EE"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96" w:name="_Toc184814094"/>
            <w:r>
              <w:rPr>
                <w:b w:val="0"/>
                <w:bCs/>
                <w:i w:val="0"/>
                <w:iCs w:val="0"/>
              </w:rPr>
              <w:t>View</w:t>
            </w:r>
            <w:bookmarkEnd w:id="32896"/>
          </w:p>
        </w:tc>
        <w:tc>
          <w:tcPr>
            <w:tcW w:w="1350" w:type="dxa"/>
          </w:tcPr>
          <w:p w14:paraId="3D7F6233" w14:textId="3DAEB9B9"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97" w:name="_Toc184814095"/>
            <w:r>
              <w:rPr>
                <w:b w:val="0"/>
                <w:bCs/>
                <w:i w:val="0"/>
                <w:iCs w:val="0"/>
              </w:rPr>
              <w:t>View</w:t>
            </w:r>
            <w:bookmarkEnd w:id="32897"/>
          </w:p>
        </w:tc>
        <w:tc>
          <w:tcPr>
            <w:tcW w:w="1080" w:type="dxa"/>
          </w:tcPr>
          <w:p w14:paraId="70A4088A" w14:textId="1F1713BB"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98" w:name="_Toc184814096"/>
            <w:r>
              <w:rPr>
                <w:b w:val="0"/>
                <w:bCs/>
                <w:i w:val="0"/>
                <w:iCs w:val="0"/>
              </w:rPr>
              <w:t>View</w:t>
            </w:r>
            <w:bookmarkEnd w:id="32898"/>
          </w:p>
        </w:tc>
        <w:tc>
          <w:tcPr>
            <w:tcW w:w="1710" w:type="dxa"/>
          </w:tcPr>
          <w:p w14:paraId="5FE888FF" w14:textId="50DE8ABB"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899" w:name="_Toc184814097"/>
            <w:r>
              <w:rPr>
                <w:b w:val="0"/>
                <w:bCs/>
                <w:i w:val="0"/>
                <w:iCs w:val="0"/>
              </w:rPr>
              <w:t>View</w:t>
            </w:r>
            <w:bookmarkEnd w:id="32899"/>
          </w:p>
        </w:tc>
      </w:tr>
      <w:tr w:rsidR="00350DBC" w14:paraId="1750993A" w14:textId="77777777" w:rsidTr="00350DBC">
        <w:tc>
          <w:tcPr>
            <w:tcW w:w="2610" w:type="dxa"/>
          </w:tcPr>
          <w:p w14:paraId="6EEA356E" w14:textId="68E10382" w:rsidR="00350DBC" w:rsidRPr="000D6A78" w:rsidRDefault="00350DBC" w:rsidP="00544595">
            <w:pPr>
              <w:pStyle w:val="Heading41"/>
              <w:numPr>
                <w:ilvl w:val="0"/>
                <w:numId w:val="0"/>
              </w:numPr>
              <w:shd w:val="clear" w:color="auto" w:fill="auto"/>
              <w:spacing w:line="276" w:lineRule="auto"/>
              <w:rPr>
                <w:b w:val="0"/>
                <w:bCs/>
                <w:i w:val="0"/>
                <w:iCs w:val="0"/>
              </w:rPr>
            </w:pPr>
            <w:bookmarkStart w:id="32900" w:name="_Toc184814098"/>
            <w:r w:rsidRPr="000D6A78">
              <w:rPr>
                <w:b w:val="0"/>
                <w:bCs/>
                <w:i w:val="0"/>
                <w:iCs w:val="0"/>
              </w:rPr>
              <w:t>Danh sách KH mới</w:t>
            </w:r>
            <w:bookmarkEnd w:id="32900"/>
          </w:p>
        </w:tc>
        <w:tc>
          <w:tcPr>
            <w:tcW w:w="1800" w:type="dxa"/>
          </w:tcPr>
          <w:p w14:paraId="2A109CCC" w14:textId="0889F824"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1" w:name="_Toc184814099"/>
            <w:r>
              <w:rPr>
                <w:b w:val="0"/>
                <w:bCs/>
                <w:i w:val="0"/>
                <w:iCs w:val="0"/>
              </w:rPr>
              <w:t>View</w:t>
            </w:r>
            <w:bookmarkEnd w:id="32901"/>
          </w:p>
        </w:tc>
        <w:tc>
          <w:tcPr>
            <w:tcW w:w="1350" w:type="dxa"/>
          </w:tcPr>
          <w:p w14:paraId="5A5BFDDF" w14:textId="24FF7F6C"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2" w:name="_Toc184814100"/>
            <w:r>
              <w:rPr>
                <w:b w:val="0"/>
                <w:bCs/>
                <w:i w:val="0"/>
                <w:iCs w:val="0"/>
              </w:rPr>
              <w:t>View</w:t>
            </w:r>
            <w:bookmarkEnd w:id="32902"/>
          </w:p>
        </w:tc>
        <w:tc>
          <w:tcPr>
            <w:tcW w:w="1080" w:type="dxa"/>
          </w:tcPr>
          <w:p w14:paraId="7B66CFB6" w14:textId="08B0F8F6"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3" w:name="_Toc184814101"/>
            <w:r>
              <w:rPr>
                <w:b w:val="0"/>
                <w:bCs/>
                <w:i w:val="0"/>
                <w:iCs w:val="0"/>
              </w:rPr>
              <w:t>View</w:t>
            </w:r>
            <w:bookmarkEnd w:id="32903"/>
          </w:p>
        </w:tc>
        <w:tc>
          <w:tcPr>
            <w:tcW w:w="1710" w:type="dxa"/>
          </w:tcPr>
          <w:p w14:paraId="323B84C9" w14:textId="7835E491"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4" w:name="_Toc184814102"/>
            <w:r>
              <w:rPr>
                <w:b w:val="0"/>
                <w:bCs/>
                <w:i w:val="0"/>
                <w:iCs w:val="0"/>
              </w:rPr>
              <w:t>View</w:t>
            </w:r>
            <w:bookmarkEnd w:id="32904"/>
          </w:p>
        </w:tc>
      </w:tr>
      <w:tr w:rsidR="00350DBC" w14:paraId="216E06B2" w14:textId="77777777" w:rsidTr="00350DBC">
        <w:tc>
          <w:tcPr>
            <w:tcW w:w="2610" w:type="dxa"/>
          </w:tcPr>
          <w:p w14:paraId="0A13101A" w14:textId="3AD216F7" w:rsidR="00350DBC" w:rsidRPr="000D6A78" w:rsidRDefault="00350DBC" w:rsidP="00544595">
            <w:pPr>
              <w:pStyle w:val="Heading41"/>
              <w:numPr>
                <w:ilvl w:val="0"/>
                <w:numId w:val="0"/>
              </w:numPr>
              <w:shd w:val="clear" w:color="auto" w:fill="auto"/>
              <w:spacing w:line="276" w:lineRule="auto"/>
              <w:rPr>
                <w:b w:val="0"/>
                <w:bCs/>
                <w:i w:val="0"/>
                <w:iCs w:val="0"/>
              </w:rPr>
            </w:pPr>
            <w:bookmarkStart w:id="32905" w:name="_Toc184814103"/>
            <w:r w:rsidRPr="000D6A78">
              <w:rPr>
                <w:b w:val="0"/>
                <w:bCs/>
                <w:i w:val="0"/>
                <w:iCs w:val="0"/>
              </w:rPr>
              <w:t>Danh sách Net AF</w:t>
            </w:r>
            <w:bookmarkEnd w:id="32905"/>
          </w:p>
        </w:tc>
        <w:tc>
          <w:tcPr>
            <w:tcW w:w="1800" w:type="dxa"/>
          </w:tcPr>
          <w:p w14:paraId="185D7A9B" w14:textId="7C8CA8A5"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6" w:name="_Toc184814104"/>
            <w:r>
              <w:rPr>
                <w:b w:val="0"/>
                <w:bCs/>
                <w:i w:val="0"/>
                <w:iCs w:val="0"/>
              </w:rPr>
              <w:t>View</w:t>
            </w:r>
            <w:bookmarkEnd w:id="32906"/>
          </w:p>
        </w:tc>
        <w:tc>
          <w:tcPr>
            <w:tcW w:w="1350" w:type="dxa"/>
          </w:tcPr>
          <w:p w14:paraId="553558E2"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080" w:type="dxa"/>
          </w:tcPr>
          <w:p w14:paraId="5ED69810" w14:textId="6F67A04D"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7" w:name="_Toc184814105"/>
            <w:r>
              <w:rPr>
                <w:b w:val="0"/>
                <w:bCs/>
                <w:i w:val="0"/>
                <w:iCs w:val="0"/>
              </w:rPr>
              <w:t>View</w:t>
            </w:r>
            <w:bookmarkEnd w:id="32907"/>
          </w:p>
        </w:tc>
        <w:tc>
          <w:tcPr>
            <w:tcW w:w="1710" w:type="dxa"/>
          </w:tcPr>
          <w:p w14:paraId="69947673"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r>
      <w:tr w:rsidR="00350DBC" w14:paraId="475B5979" w14:textId="77777777" w:rsidTr="00350DBC">
        <w:trPr>
          <w:trHeight w:val="237"/>
        </w:trPr>
        <w:tc>
          <w:tcPr>
            <w:tcW w:w="2610" w:type="dxa"/>
          </w:tcPr>
          <w:p w14:paraId="3C6EF2CF" w14:textId="3C27E698" w:rsidR="00350DBC" w:rsidRPr="000D6A78" w:rsidRDefault="00350DBC" w:rsidP="00544595">
            <w:pPr>
              <w:pStyle w:val="Heading41"/>
              <w:numPr>
                <w:ilvl w:val="0"/>
                <w:numId w:val="0"/>
              </w:numPr>
              <w:shd w:val="clear" w:color="auto" w:fill="auto"/>
              <w:spacing w:line="276" w:lineRule="auto"/>
              <w:rPr>
                <w:b w:val="0"/>
                <w:bCs/>
                <w:i w:val="0"/>
                <w:iCs w:val="0"/>
              </w:rPr>
            </w:pPr>
            <w:bookmarkStart w:id="32908" w:name="_Toc184814106"/>
            <w:r w:rsidRPr="000D6A78">
              <w:rPr>
                <w:b w:val="0"/>
                <w:bCs/>
                <w:i w:val="0"/>
                <w:iCs w:val="0"/>
              </w:rPr>
              <w:t>Danh sách Net MAF</w:t>
            </w:r>
            <w:bookmarkEnd w:id="32908"/>
          </w:p>
        </w:tc>
        <w:tc>
          <w:tcPr>
            <w:tcW w:w="1800" w:type="dxa"/>
          </w:tcPr>
          <w:p w14:paraId="0765D27C"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350" w:type="dxa"/>
          </w:tcPr>
          <w:p w14:paraId="68488602" w14:textId="4EB8D4F7"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09" w:name="_Toc184814107"/>
            <w:r>
              <w:rPr>
                <w:b w:val="0"/>
                <w:bCs/>
                <w:i w:val="0"/>
                <w:iCs w:val="0"/>
              </w:rPr>
              <w:t>View</w:t>
            </w:r>
            <w:bookmarkEnd w:id="32909"/>
          </w:p>
        </w:tc>
        <w:tc>
          <w:tcPr>
            <w:tcW w:w="1080" w:type="dxa"/>
          </w:tcPr>
          <w:p w14:paraId="4B077258" w14:textId="77777777" w:rsidR="00350DBC" w:rsidRPr="000D6A78" w:rsidRDefault="00350DBC" w:rsidP="00544595">
            <w:pPr>
              <w:pStyle w:val="Heading41"/>
              <w:numPr>
                <w:ilvl w:val="0"/>
                <w:numId w:val="0"/>
              </w:numPr>
              <w:shd w:val="clear" w:color="auto" w:fill="auto"/>
              <w:spacing w:line="276" w:lineRule="auto"/>
              <w:jc w:val="center"/>
              <w:rPr>
                <w:b w:val="0"/>
                <w:bCs/>
                <w:i w:val="0"/>
                <w:iCs w:val="0"/>
              </w:rPr>
            </w:pPr>
          </w:p>
        </w:tc>
        <w:tc>
          <w:tcPr>
            <w:tcW w:w="1710" w:type="dxa"/>
          </w:tcPr>
          <w:p w14:paraId="77BA765A" w14:textId="23222EEB" w:rsidR="00350DBC" w:rsidRPr="000D6A78" w:rsidRDefault="00350DBC" w:rsidP="00544595">
            <w:pPr>
              <w:pStyle w:val="Heading41"/>
              <w:numPr>
                <w:ilvl w:val="0"/>
                <w:numId w:val="0"/>
              </w:numPr>
              <w:shd w:val="clear" w:color="auto" w:fill="auto"/>
              <w:spacing w:line="276" w:lineRule="auto"/>
              <w:jc w:val="center"/>
              <w:rPr>
                <w:b w:val="0"/>
                <w:bCs/>
                <w:i w:val="0"/>
                <w:iCs w:val="0"/>
              </w:rPr>
            </w:pPr>
            <w:bookmarkStart w:id="32910" w:name="_Toc184814108"/>
            <w:r>
              <w:rPr>
                <w:b w:val="0"/>
                <w:bCs/>
                <w:i w:val="0"/>
                <w:iCs w:val="0"/>
              </w:rPr>
              <w:t>View</w:t>
            </w:r>
            <w:bookmarkEnd w:id="32910"/>
          </w:p>
        </w:tc>
      </w:tr>
    </w:tbl>
    <w:p w14:paraId="009A2782" w14:textId="02D991A6" w:rsidR="001279F6" w:rsidDel="006A1F24" w:rsidRDefault="001279F6" w:rsidP="001279F6">
      <w:pPr>
        <w:pStyle w:val="Heading41"/>
        <w:keepNext w:val="0"/>
        <w:widowControl/>
        <w:numPr>
          <w:ilvl w:val="0"/>
          <w:numId w:val="0"/>
        </w:numPr>
        <w:shd w:val="clear" w:color="auto" w:fill="auto"/>
        <w:outlineLvl w:val="9"/>
        <w:rPr>
          <w:del w:id="32911" w:author="Phuong Truong Thi" w:date="2024-11-25T19:17:00Z"/>
          <w:b w:val="0"/>
          <w:bCs/>
          <w:i w:val="0"/>
          <w:iCs w:val="0"/>
        </w:rPr>
      </w:pPr>
    </w:p>
    <w:p w14:paraId="1A992817" w14:textId="4D98A4BD" w:rsidR="00220BC5" w:rsidRDefault="006479A7" w:rsidP="001279F6">
      <w:pPr>
        <w:pStyle w:val="Heading41"/>
        <w:keepNext w:val="0"/>
        <w:widowControl/>
        <w:numPr>
          <w:ilvl w:val="0"/>
          <w:numId w:val="0"/>
        </w:numPr>
        <w:shd w:val="clear" w:color="auto" w:fill="auto"/>
        <w:outlineLvl w:val="9"/>
        <w:rPr>
          <w:ins w:id="32912" w:author="Phuong Truong Thi" w:date="2024-11-25T19:17:00Z"/>
          <w:b w:val="0"/>
          <w:bCs/>
          <w:i w:val="0"/>
          <w:iCs w:val="0"/>
        </w:rPr>
      </w:pPr>
      <w:del w:id="32913" w:author="Phuong Truong Thi" w:date="2024-10-07T18:52:00Z">
        <w:r w:rsidRPr="006479A7" w:rsidDel="003B0637">
          <w:rPr>
            <w:b w:val="0"/>
            <w:bCs/>
            <w:i w:val="0"/>
            <w:iCs w:val="0"/>
          </w:rPr>
          <w:delText>Trong đó,</w:delText>
        </w:r>
      </w:del>
      <w:ins w:id="32914" w:author="Phuong Truong Thi" w:date="2024-10-07T18:52:00Z">
        <w:r w:rsidR="003B0637">
          <w:rPr>
            <w:b w:val="0"/>
            <w:bCs/>
            <w:i w:val="0"/>
            <w:iCs w:val="0"/>
          </w:rPr>
          <w:t>Với</w:t>
        </w:r>
      </w:ins>
      <w:r>
        <w:rPr>
          <w:i w:val="0"/>
          <w:iCs w:val="0"/>
        </w:rPr>
        <w:t xml:space="preserve"> </w:t>
      </w:r>
      <w:r w:rsidRPr="006479A7">
        <w:rPr>
          <w:i w:val="0"/>
          <w:iCs w:val="0"/>
        </w:rPr>
        <w:t>CBQL</w:t>
      </w:r>
      <w:r w:rsidRPr="006479A7">
        <w:rPr>
          <w:b w:val="0"/>
          <w:bCs/>
          <w:i w:val="0"/>
          <w:iCs w:val="0"/>
        </w:rPr>
        <w:t xml:space="preserve"> sẽ được view tất cả các màn hình của CBBH là cấp dưới theo Role Hierarchy được mô tả tại tài liệu Admin function</w:t>
      </w:r>
      <w:ins w:id="32915" w:author="Phuong Truong Thi" w:date="2024-11-25T19:17:00Z">
        <w:r w:rsidR="006A1F24">
          <w:rPr>
            <w:b w:val="0"/>
            <w:bCs/>
            <w:i w:val="0"/>
            <w:iCs w:val="0"/>
          </w:rPr>
          <w:t>.</w:t>
        </w:r>
      </w:ins>
    </w:p>
    <w:p w14:paraId="5673698C" w14:textId="6A60994F" w:rsidR="006A1F24" w:rsidDel="006A1F24" w:rsidRDefault="006A1F24" w:rsidP="001279F6">
      <w:pPr>
        <w:pStyle w:val="Heading41"/>
        <w:keepNext w:val="0"/>
        <w:widowControl/>
        <w:numPr>
          <w:ilvl w:val="0"/>
          <w:numId w:val="0"/>
        </w:numPr>
        <w:shd w:val="clear" w:color="auto" w:fill="auto"/>
        <w:outlineLvl w:val="9"/>
        <w:rPr>
          <w:del w:id="32916" w:author="Phuong Truong Thi" w:date="2024-11-25T19:17:00Z"/>
          <w:b w:val="0"/>
          <w:bCs/>
          <w:i w:val="0"/>
          <w:iCs w:val="0"/>
        </w:rPr>
      </w:pPr>
      <w:bookmarkStart w:id="32917" w:name="_Toc183456681"/>
      <w:bookmarkStart w:id="32918" w:name="_Toc184814109"/>
      <w:bookmarkEnd w:id="32917"/>
      <w:bookmarkEnd w:id="32918"/>
    </w:p>
    <w:p w14:paraId="480F7483" w14:textId="1DA72ADB" w:rsidR="00220BC5" w:rsidRPr="00E1473D" w:rsidRDefault="00B224B4" w:rsidP="00E1473D">
      <w:pPr>
        <w:pStyle w:val="Heading41"/>
        <w:shd w:val="clear" w:color="auto" w:fill="auto"/>
        <w:rPr>
          <w:i w:val="0"/>
          <w:iCs w:val="0"/>
        </w:rPr>
      </w:pPr>
      <w:bookmarkStart w:id="32919" w:name="_Toc184814110"/>
      <w:r w:rsidRPr="00E1473D">
        <w:rPr>
          <w:i w:val="0"/>
          <w:iCs w:val="0"/>
        </w:rPr>
        <w:t>Phân quyền dữ liệu</w:t>
      </w:r>
      <w:bookmarkEnd w:id="32919"/>
    </w:p>
    <w:p w14:paraId="222CFE5B" w14:textId="5C0DD6F9" w:rsidR="006E6E4C" w:rsidRDefault="006E6E4C">
      <w:pPr>
        <w:pStyle w:val="ListParagraph"/>
        <w:numPr>
          <w:ilvl w:val="2"/>
          <w:numId w:val="112"/>
        </w:numPr>
        <w:pPrChange w:id="32920" w:author="Phuong Truong Thi" w:date="2024-12-06T20:04:00Z">
          <w:pPr>
            <w:pStyle w:val="ListParagraph"/>
          </w:pPr>
        </w:pPrChange>
      </w:pPr>
      <w:r w:rsidRPr="00B224B4">
        <w:rPr>
          <w:b/>
          <w:bCs/>
        </w:rPr>
        <w:t>CBBH</w:t>
      </w:r>
      <w:r>
        <w:t xml:space="preserve"> được nhìn thấy danh sách tại mỗi màn hình của Portfolio theo mục 1.2 Rule phân bổ</w:t>
      </w:r>
    </w:p>
    <w:p w14:paraId="4B36F4C6" w14:textId="59098520" w:rsidR="00B224B4" w:rsidRDefault="00B224B4">
      <w:pPr>
        <w:pStyle w:val="ListParagraph"/>
        <w:numPr>
          <w:ilvl w:val="2"/>
          <w:numId w:val="112"/>
        </w:numPr>
        <w:pPrChange w:id="32921" w:author="Phuong Truong Thi" w:date="2024-12-06T20:04:00Z">
          <w:pPr>
            <w:pStyle w:val="ListParagraph"/>
          </w:pPr>
        </w:pPrChange>
      </w:pPr>
      <w:r w:rsidRPr="00B224B4">
        <w:rPr>
          <w:b/>
          <w:bCs/>
        </w:rPr>
        <w:t>HO_AF</w:t>
      </w:r>
      <w:r>
        <w:t xml:space="preserve"> được nhìn thấy các KH có Phân khúc = AF</w:t>
      </w:r>
      <w:ins w:id="32922" w:author="Phuong Truong Thi" w:date="2024-10-17T11:48:00Z">
        <w:r w:rsidR="00CA03FB">
          <w:t xml:space="preserve"> và thuộc Book đã đóng cửa hoặc Book Digital tại mỗi màn hình Portfolio</w:t>
        </w:r>
      </w:ins>
      <w:del w:id="32923" w:author="Phuong Truong Thi" w:date="2024-10-17T11:48:00Z">
        <w:r w:rsidDel="00CA03FB">
          <w:delText xml:space="preserve"> tại mỗi màn hình của Portfolio</w:delText>
        </w:r>
      </w:del>
    </w:p>
    <w:p w14:paraId="0BA65D04" w14:textId="0A225221" w:rsidR="00B224B4" w:rsidRDefault="00B224B4">
      <w:pPr>
        <w:pStyle w:val="ListParagraph"/>
        <w:numPr>
          <w:ilvl w:val="2"/>
          <w:numId w:val="112"/>
        </w:numPr>
        <w:pPrChange w:id="32924" w:author="Phuong Truong Thi" w:date="2024-12-06T20:04:00Z">
          <w:pPr>
            <w:pStyle w:val="ListParagraph"/>
          </w:pPr>
        </w:pPrChange>
      </w:pPr>
      <w:r w:rsidRPr="00B224B4">
        <w:rPr>
          <w:b/>
          <w:bCs/>
        </w:rPr>
        <w:t>HO_MAF</w:t>
      </w:r>
      <w:r>
        <w:t xml:space="preserve"> được nhìn thấy các KH có Phân khúc = MAF </w:t>
      </w:r>
      <w:ins w:id="32925" w:author="Phuong Truong Thi" w:date="2024-10-17T11:48:00Z">
        <w:r w:rsidR="00CA03FB">
          <w:t>và thuộc Book đã đóng cửa hoặc Book Digital tại mỗi màn hình Portfolio</w:t>
        </w:r>
      </w:ins>
      <w:del w:id="32926" w:author="Phuong Truong Thi" w:date="2024-10-17T11:48:00Z">
        <w:r w:rsidDel="00CA03FB">
          <w:delText>tại mỗi màn hình của Portfolio</w:delText>
        </w:r>
      </w:del>
    </w:p>
    <w:p w14:paraId="3B952DFC" w14:textId="1B50CAD4" w:rsidR="00B039CC" w:rsidRPr="00BB33CD" w:rsidRDefault="00B224B4">
      <w:pPr>
        <w:pStyle w:val="ListParagraph"/>
        <w:numPr>
          <w:ilvl w:val="2"/>
          <w:numId w:val="112"/>
        </w:numPr>
        <w:rPr>
          <w:ins w:id="32927" w:author="Phuong Truong Thi" w:date="2024-12-05T18:51:00Z"/>
          <w:b/>
          <w:i/>
          <w:iCs/>
          <w:rPrChange w:id="32928" w:author="Phuong Truong Thi" w:date="2024-12-05T18:51:00Z">
            <w:rPr>
              <w:ins w:id="32929" w:author="Phuong Truong Thi" w:date="2024-12-05T18:51:00Z"/>
            </w:rPr>
          </w:rPrChange>
        </w:rPr>
        <w:pPrChange w:id="32930" w:author="Phuong Truong Thi" w:date="2024-12-06T20:04:00Z">
          <w:pPr>
            <w:pStyle w:val="ListParagraph"/>
          </w:pPr>
        </w:pPrChange>
      </w:pPr>
      <w:del w:id="32931" w:author="Phuong Truong Thi" w:date="2024-10-07T18:52:00Z">
        <w:r w:rsidRPr="00B224B4" w:rsidDel="003B0637">
          <w:rPr>
            <w:b/>
            <w:bCs/>
          </w:rPr>
          <w:delText>Trong đó,</w:delText>
        </w:r>
      </w:del>
      <w:r w:rsidRPr="00B224B4">
        <w:rPr>
          <w:b/>
          <w:bCs/>
        </w:rPr>
        <w:t>CBQL</w:t>
      </w:r>
      <w:r w:rsidRPr="006479A7">
        <w:t xml:space="preserve"> sẽ được view tất cả các màn hình của CBBH là cấp dưới theo Role Hierarchy được mô tả tại tài liệu Admin functio</w:t>
      </w:r>
      <w:r w:rsidR="003175E1">
        <w:t>n</w:t>
      </w:r>
      <w:ins w:id="32932" w:author="Phuong Truong Thi" w:date="2024-11-25T19:17:00Z">
        <w:r w:rsidR="006A1F24">
          <w:t>.</w:t>
        </w:r>
      </w:ins>
    </w:p>
    <w:p w14:paraId="39318BC3" w14:textId="77777777" w:rsidR="00BB33CD" w:rsidRPr="00BB33CD" w:rsidRDefault="00BB33CD">
      <w:pPr>
        <w:rPr>
          <w:b/>
          <w:i/>
          <w:iCs/>
          <w:rPrChange w:id="32933" w:author="Phuong Truong Thi" w:date="2024-12-05T18:51:00Z">
            <w:rPr/>
          </w:rPrChange>
        </w:rPr>
        <w:pPrChange w:id="32934" w:author="Phuong Truong Thi" w:date="2024-12-05T18:51:00Z">
          <w:pPr>
            <w:pStyle w:val="ListParagraph"/>
          </w:pPr>
        </w:pPrChange>
      </w:pPr>
    </w:p>
    <w:p w14:paraId="09B2165D" w14:textId="575D6EA5" w:rsidR="00BE467E" w:rsidRPr="00E1473D" w:rsidDel="00171C17" w:rsidRDefault="003175E1" w:rsidP="00E1473D">
      <w:pPr>
        <w:pStyle w:val="Heading41"/>
        <w:shd w:val="clear" w:color="auto" w:fill="auto"/>
        <w:rPr>
          <w:del w:id="32935" w:author="Phuong Truong Thi" w:date="2024-12-11T12:09:00Z" w16du:dateUtc="2024-12-11T05:09:00Z"/>
          <w:i w:val="0"/>
          <w:iCs w:val="0"/>
        </w:rPr>
      </w:pPr>
      <w:del w:id="32936" w:author="Phuong Truong Thi" w:date="2024-12-11T12:09:00Z" w16du:dateUtc="2024-12-11T05:09:00Z">
        <w:r w:rsidRPr="00E1473D" w:rsidDel="00171C17">
          <w:rPr>
            <w:i w:val="0"/>
            <w:iCs w:val="0"/>
          </w:rPr>
          <w:lastRenderedPageBreak/>
          <w:delText xml:space="preserve">Phân quyền tìm kiếm </w:delText>
        </w:r>
        <w:bookmarkStart w:id="32937" w:name="_Toc184814111"/>
        <w:bookmarkEnd w:id="32937"/>
      </w:del>
    </w:p>
    <w:p w14:paraId="6046F113" w14:textId="366A8942" w:rsidR="00BE467E" w:rsidRPr="00BE467E" w:rsidDel="00171C17" w:rsidRDefault="00BE467E" w:rsidP="00BE467E">
      <w:pPr>
        <w:rPr>
          <w:del w:id="32938" w:author="Phuong Truong Thi" w:date="2024-12-11T12:09:00Z" w16du:dateUtc="2024-12-11T05:09:00Z"/>
          <w:lang w:eastAsia="x-none"/>
        </w:rPr>
      </w:pPr>
      <w:bookmarkStart w:id="32939" w:name="_Toc184814112"/>
      <w:bookmarkEnd w:id="32939"/>
    </w:p>
    <w:tbl>
      <w:tblPr>
        <w:tblStyle w:val="TableGrid"/>
        <w:tblW w:w="0" w:type="auto"/>
        <w:tblLayout w:type="fixed"/>
        <w:tblLook w:val="04A0" w:firstRow="1" w:lastRow="0" w:firstColumn="1" w:lastColumn="0" w:noHBand="0" w:noVBand="1"/>
        <w:tblPrChange w:id="32940" w:author="Phuong Truong Thi" w:date="2024-12-05T18:51:00Z">
          <w:tblPr>
            <w:tblStyle w:val="TableGrid"/>
            <w:tblW w:w="0" w:type="auto"/>
            <w:tblLayout w:type="fixed"/>
            <w:tblLook w:val="04A0" w:firstRow="1" w:lastRow="0" w:firstColumn="1" w:lastColumn="0" w:noHBand="0" w:noVBand="1"/>
          </w:tblPr>
        </w:tblPrChange>
      </w:tblPr>
      <w:tblGrid>
        <w:gridCol w:w="2515"/>
        <w:gridCol w:w="900"/>
        <w:gridCol w:w="1170"/>
        <w:gridCol w:w="720"/>
        <w:gridCol w:w="1170"/>
        <w:gridCol w:w="1350"/>
        <w:gridCol w:w="1332"/>
        <w:tblGridChange w:id="32941">
          <w:tblGrid>
            <w:gridCol w:w="2515"/>
            <w:gridCol w:w="900"/>
            <w:gridCol w:w="1170"/>
            <w:gridCol w:w="720"/>
            <w:gridCol w:w="1170"/>
            <w:gridCol w:w="1350"/>
            <w:gridCol w:w="1332"/>
          </w:tblGrid>
        </w:tblGridChange>
      </w:tblGrid>
      <w:tr w:rsidR="00861A23" w:rsidRPr="00BD2A44" w:rsidDel="00171C17" w14:paraId="3685C883" w14:textId="2B80AD73" w:rsidTr="000543E0">
        <w:trPr>
          <w:trHeight w:val="372"/>
          <w:tblHeader/>
          <w:del w:id="32942" w:author="Phuong Truong Thi" w:date="2024-12-11T12:09:00Z"/>
          <w:trPrChange w:id="32943" w:author="Phuong Truong Thi" w:date="2024-12-05T18:51:00Z">
            <w:trPr>
              <w:trHeight w:val="372"/>
            </w:trPr>
          </w:trPrChange>
        </w:trPr>
        <w:tc>
          <w:tcPr>
            <w:tcW w:w="2515" w:type="dxa"/>
            <w:vMerge w:val="restart"/>
            <w:shd w:val="clear" w:color="auto" w:fill="F7CAAC" w:themeFill="accent2" w:themeFillTint="66"/>
            <w:vAlign w:val="center"/>
            <w:tcPrChange w:id="32944" w:author="Phuong Truong Thi" w:date="2024-12-05T18:51:00Z">
              <w:tcPr>
                <w:tcW w:w="2515" w:type="dxa"/>
                <w:vMerge w:val="restart"/>
                <w:shd w:val="clear" w:color="auto" w:fill="F7CAAC" w:themeFill="accent2" w:themeFillTint="66"/>
                <w:vAlign w:val="center"/>
              </w:tcPr>
            </w:tcPrChange>
          </w:tcPr>
          <w:p w14:paraId="00EC5E00" w14:textId="677E7DAB" w:rsidR="00861A23" w:rsidRPr="00BD2A44" w:rsidDel="00171C17" w:rsidRDefault="00861A23" w:rsidP="00861A23">
            <w:pPr>
              <w:pStyle w:val="Heading41"/>
              <w:numPr>
                <w:ilvl w:val="0"/>
                <w:numId w:val="0"/>
              </w:numPr>
              <w:shd w:val="clear" w:color="auto" w:fill="auto"/>
              <w:jc w:val="center"/>
              <w:rPr>
                <w:del w:id="32945" w:author="Phuong Truong Thi" w:date="2024-12-11T12:09:00Z" w16du:dateUtc="2024-12-11T05:09:00Z"/>
                <w:i w:val="0"/>
                <w:iCs w:val="0"/>
              </w:rPr>
            </w:pPr>
            <w:del w:id="32946" w:author="Phuong Truong Thi" w:date="2024-12-11T12:09:00Z" w16du:dateUtc="2024-12-11T05:09:00Z">
              <w:r w:rsidRPr="00BD2A44" w:rsidDel="00171C17">
                <w:rPr>
                  <w:i w:val="0"/>
                  <w:iCs w:val="0"/>
                  <w:color w:val="000000"/>
                </w:rPr>
                <w:delText>Role</w:delText>
              </w:r>
              <w:bookmarkStart w:id="32947" w:name="_Toc184814113"/>
              <w:bookmarkEnd w:id="32947"/>
            </w:del>
          </w:p>
        </w:tc>
        <w:tc>
          <w:tcPr>
            <w:tcW w:w="3960" w:type="dxa"/>
            <w:gridSpan w:val="4"/>
            <w:shd w:val="clear" w:color="auto" w:fill="F7CAAC" w:themeFill="accent2" w:themeFillTint="66"/>
            <w:vAlign w:val="center"/>
            <w:tcPrChange w:id="32948" w:author="Phuong Truong Thi" w:date="2024-12-05T18:51:00Z">
              <w:tcPr>
                <w:tcW w:w="3960" w:type="dxa"/>
                <w:gridSpan w:val="4"/>
                <w:shd w:val="clear" w:color="auto" w:fill="F7CAAC" w:themeFill="accent2" w:themeFillTint="66"/>
                <w:vAlign w:val="center"/>
              </w:tcPr>
            </w:tcPrChange>
          </w:tcPr>
          <w:p w14:paraId="3801C23F" w14:textId="7F4FA25C" w:rsidR="00861A23" w:rsidRPr="00BD2A44" w:rsidDel="00171C17" w:rsidRDefault="00861A23" w:rsidP="00200B50">
            <w:pPr>
              <w:pStyle w:val="Heading41"/>
              <w:numPr>
                <w:ilvl w:val="0"/>
                <w:numId w:val="0"/>
              </w:numPr>
              <w:shd w:val="clear" w:color="auto" w:fill="auto"/>
              <w:jc w:val="center"/>
              <w:rPr>
                <w:del w:id="32949" w:author="Phuong Truong Thi" w:date="2024-12-11T12:09:00Z" w16du:dateUtc="2024-12-11T05:09:00Z"/>
                <w:i w:val="0"/>
                <w:iCs w:val="0"/>
              </w:rPr>
            </w:pPr>
            <w:del w:id="32950" w:author="Phuong Truong Thi" w:date="2024-12-11T12:09:00Z" w16du:dateUtc="2024-12-11T05:09:00Z">
              <w:r w:rsidDel="00171C17">
                <w:rPr>
                  <w:i w:val="0"/>
                  <w:iCs w:val="0"/>
                </w:rPr>
                <w:delText>Các trường tìm kiếm</w:delText>
              </w:r>
              <w:bookmarkStart w:id="32951" w:name="_Toc184814114"/>
              <w:bookmarkEnd w:id="32951"/>
            </w:del>
          </w:p>
        </w:tc>
        <w:tc>
          <w:tcPr>
            <w:tcW w:w="2682" w:type="dxa"/>
            <w:gridSpan w:val="2"/>
            <w:shd w:val="clear" w:color="auto" w:fill="F7CAAC" w:themeFill="accent2" w:themeFillTint="66"/>
            <w:tcPrChange w:id="32952" w:author="Phuong Truong Thi" w:date="2024-12-05T18:51:00Z">
              <w:tcPr>
                <w:tcW w:w="2682" w:type="dxa"/>
                <w:gridSpan w:val="2"/>
                <w:shd w:val="clear" w:color="auto" w:fill="F7CAAC" w:themeFill="accent2" w:themeFillTint="66"/>
              </w:tcPr>
            </w:tcPrChange>
          </w:tcPr>
          <w:p w14:paraId="4A50D820" w14:textId="6FE47C47" w:rsidR="00861A23" w:rsidRPr="00BD2A44" w:rsidDel="00171C17" w:rsidRDefault="00861A23" w:rsidP="00200B50">
            <w:pPr>
              <w:pStyle w:val="Heading41"/>
              <w:numPr>
                <w:ilvl w:val="0"/>
                <w:numId w:val="0"/>
              </w:numPr>
              <w:shd w:val="clear" w:color="auto" w:fill="auto"/>
              <w:jc w:val="center"/>
              <w:rPr>
                <w:del w:id="32953" w:author="Phuong Truong Thi" w:date="2024-12-11T12:09:00Z" w16du:dateUtc="2024-12-11T05:09:00Z"/>
                <w:i w:val="0"/>
                <w:iCs w:val="0"/>
                <w:color w:val="000000"/>
              </w:rPr>
            </w:pPr>
            <w:del w:id="32954" w:author="Phuong Truong Thi" w:date="2024-12-11T12:09:00Z" w16du:dateUtc="2024-12-11T05:09:00Z">
              <w:r w:rsidDel="00171C17">
                <w:rPr>
                  <w:i w:val="0"/>
                  <w:iCs w:val="0"/>
                  <w:color w:val="000000"/>
                </w:rPr>
                <w:delText>Vị trí tìm kiếm</w:delText>
              </w:r>
              <w:bookmarkStart w:id="32955" w:name="_Toc184814115"/>
              <w:bookmarkEnd w:id="32955"/>
            </w:del>
          </w:p>
        </w:tc>
        <w:bookmarkStart w:id="32956" w:name="_Toc184814116"/>
        <w:bookmarkEnd w:id="32956"/>
      </w:tr>
      <w:tr w:rsidR="00861A23" w:rsidRPr="00BD2A44" w:rsidDel="00171C17" w14:paraId="68D1EFAF" w14:textId="39EC0ADE" w:rsidTr="000543E0">
        <w:trPr>
          <w:trHeight w:val="714"/>
          <w:tblHeader/>
          <w:del w:id="32957" w:author="Phuong Truong Thi" w:date="2024-12-11T12:09:00Z"/>
          <w:trPrChange w:id="32958" w:author="Phuong Truong Thi" w:date="2024-12-05T18:51:00Z">
            <w:trPr>
              <w:trHeight w:val="714"/>
            </w:trPr>
          </w:trPrChange>
        </w:trPr>
        <w:tc>
          <w:tcPr>
            <w:tcW w:w="2515" w:type="dxa"/>
            <w:vMerge/>
            <w:shd w:val="clear" w:color="auto" w:fill="F7CAAC" w:themeFill="accent2" w:themeFillTint="66"/>
            <w:vAlign w:val="center"/>
            <w:tcPrChange w:id="32959" w:author="Phuong Truong Thi" w:date="2024-12-05T18:51:00Z">
              <w:tcPr>
                <w:tcW w:w="2515" w:type="dxa"/>
                <w:vMerge/>
                <w:shd w:val="clear" w:color="auto" w:fill="F7CAAC" w:themeFill="accent2" w:themeFillTint="66"/>
                <w:vAlign w:val="center"/>
              </w:tcPr>
            </w:tcPrChange>
          </w:tcPr>
          <w:p w14:paraId="0D0F31FD" w14:textId="028ADFC9" w:rsidR="00861A23" w:rsidRPr="00BD2A44" w:rsidDel="00171C17" w:rsidRDefault="00861A23" w:rsidP="00861A23">
            <w:pPr>
              <w:pStyle w:val="Heading41"/>
              <w:numPr>
                <w:ilvl w:val="0"/>
                <w:numId w:val="0"/>
              </w:numPr>
              <w:shd w:val="clear" w:color="auto" w:fill="auto"/>
              <w:jc w:val="center"/>
              <w:rPr>
                <w:del w:id="32960" w:author="Phuong Truong Thi" w:date="2024-12-11T12:09:00Z" w16du:dateUtc="2024-12-11T05:09:00Z"/>
                <w:i w:val="0"/>
                <w:iCs w:val="0"/>
                <w:color w:val="000000"/>
              </w:rPr>
            </w:pPr>
          </w:p>
        </w:tc>
        <w:tc>
          <w:tcPr>
            <w:tcW w:w="900" w:type="dxa"/>
            <w:shd w:val="clear" w:color="auto" w:fill="F7CAAC" w:themeFill="accent2" w:themeFillTint="66"/>
            <w:vAlign w:val="center"/>
            <w:tcPrChange w:id="32961" w:author="Phuong Truong Thi" w:date="2024-12-05T18:51:00Z">
              <w:tcPr>
                <w:tcW w:w="900" w:type="dxa"/>
                <w:shd w:val="clear" w:color="auto" w:fill="F7CAAC" w:themeFill="accent2" w:themeFillTint="66"/>
                <w:vAlign w:val="center"/>
              </w:tcPr>
            </w:tcPrChange>
          </w:tcPr>
          <w:p w14:paraId="1AFD73FB" w14:textId="3A80A695" w:rsidR="00861A23" w:rsidRPr="00BD2A44" w:rsidDel="00171C17" w:rsidRDefault="00861A23" w:rsidP="00861A23">
            <w:pPr>
              <w:pStyle w:val="Heading41"/>
              <w:numPr>
                <w:ilvl w:val="0"/>
                <w:numId w:val="0"/>
              </w:numPr>
              <w:shd w:val="clear" w:color="auto" w:fill="auto"/>
              <w:jc w:val="center"/>
              <w:rPr>
                <w:del w:id="32962" w:author="Phuong Truong Thi" w:date="2024-12-11T12:09:00Z" w16du:dateUtc="2024-12-11T05:09:00Z"/>
                <w:i w:val="0"/>
                <w:iCs w:val="0"/>
                <w:color w:val="000000"/>
              </w:rPr>
            </w:pPr>
            <w:del w:id="32963" w:author="Phuong Truong Thi" w:date="2024-12-11T12:09:00Z" w16du:dateUtc="2024-12-11T05:09:00Z">
              <w:r w:rsidRPr="00BD2A44" w:rsidDel="00171C17">
                <w:rPr>
                  <w:i w:val="0"/>
                  <w:iCs w:val="0"/>
                  <w:color w:val="000000"/>
                </w:rPr>
                <w:delText>CIF</w:delText>
              </w:r>
              <w:bookmarkStart w:id="32964" w:name="_Toc184814117"/>
              <w:bookmarkEnd w:id="32964"/>
            </w:del>
          </w:p>
        </w:tc>
        <w:tc>
          <w:tcPr>
            <w:tcW w:w="1170" w:type="dxa"/>
            <w:shd w:val="clear" w:color="auto" w:fill="F7CAAC" w:themeFill="accent2" w:themeFillTint="66"/>
            <w:vAlign w:val="center"/>
            <w:tcPrChange w:id="32965" w:author="Phuong Truong Thi" w:date="2024-12-05T18:51:00Z">
              <w:tcPr>
                <w:tcW w:w="1170" w:type="dxa"/>
                <w:shd w:val="clear" w:color="auto" w:fill="F7CAAC" w:themeFill="accent2" w:themeFillTint="66"/>
                <w:vAlign w:val="center"/>
              </w:tcPr>
            </w:tcPrChange>
          </w:tcPr>
          <w:p w14:paraId="08571916" w14:textId="6F8E94EC" w:rsidR="00861A23" w:rsidRPr="00BD2A44" w:rsidDel="00171C17" w:rsidRDefault="00861A23" w:rsidP="00861A23">
            <w:pPr>
              <w:pStyle w:val="Heading41"/>
              <w:numPr>
                <w:ilvl w:val="0"/>
                <w:numId w:val="0"/>
              </w:numPr>
              <w:shd w:val="clear" w:color="auto" w:fill="auto"/>
              <w:jc w:val="center"/>
              <w:rPr>
                <w:del w:id="32966" w:author="Phuong Truong Thi" w:date="2024-12-11T12:09:00Z" w16du:dateUtc="2024-12-11T05:09:00Z"/>
                <w:i w:val="0"/>
                <w:iCs w:val="0"/>
                <w:color w:val="000000"/>
              </w:rPr>
            </w:pPr>
            <w:del w:id="32967" w:author="Phuong Truong Thi" w:date="2024-12-11T12:09:00Z" w16du:dateUtc="2024-12-11T05:09:00Z">
              <w:r w:rsidRPr="00BD2A44" w:rsidDel="00171C17">
                <w:rPr>
                  <w:i w:val="0"/>
                  <w:iCs w:val="0"/>
                  <w:color w:val="000000"/>
                </w:rPr>
                <w:delText>Legal ID</w:delText>
              </w:r>
              <w:bookmarkStart w:id="32968" w:name="_Toc184814118"/>
              <w:bookmarkEnd w:id="32968"/>
            </w:del>
          </w:p>
        </w:tc>
        <w:tc>
          <w:tcPr>
            <w:tcW w:w="720" w:type="dxa"/>
            <w:shd w:val="clear" w:color="auto" w:fill="F7CAAC" w:themeFill="accent2" w:themeFillTint="66"/>
            <w:vAlign w:val="center"/>
            <w:tcPrChange w:id="32969" w:author="Phuong Truong Thi" w:date="2024-12-05T18:51:00Z">
              <w:tcPr>
                <w:tcW w:w="720" w:type="dxa"/>
                <w:shd w:val="clear" w:color="auto" w:fill="F7CAAC" w:themeFill="accent2" w:themeFillTint="66"/>
                <w:vAlign w:val="center"/>
              </w:tcPr>
            </w:tcPrChange>
          </w:tcPr>
          <w:p w14:paraId="106A1D9D" w14:textId="6FD2456A" w:rsidR="00861A23" w:rsidRPr="00BD2A44" w:rsidDel="00171C17" w:rsidRDefault="00861A23" w:rsidP="00861A23">
            <w:pPr>
              <w:pStyle w:val="Heading41"/>
              <w:numPr>
                <w:ilvl w:val="0"/>
                <w:numId w:val="0"/>
              </w:numPr>
              <w:shd w:val="clear" w:color="auto" w:fill="auto"/>
              <w:jc w:val="center"/>
              <w:rPr>
                <w:del w:id="32970" w:author="Phuong Truong Thi" w:date="2024-12-11T12:09:00Z" w16du:dateUtc="2024-12-11T05:09:00Z"/>
                <w:i w:val="0"/>
                <w:iCs w:val="0"/>
                <w:color w:val="000000"/>
              </w:rPr>
            </w:pPr>
            <w:del w:id="32971" w:author="Phuong Truong Thi" w:date="2024-12-11T12:09:00Z" w16du:dateUtc="2024-12-11T05:09:00Z">
              <w:r w:rsidRPr="00BD2A44" w:rsidDel="00171C17">
                <w:rPr>
                  <w:i w:val="0"/>
                  <w:iCs w:val="0"/>
                  <w:color w:val="000000"/>
                </w:rPr>
                <w:delText>SĐT</w:delText>
              </w:r>
              <w:bookmarkStart w:id="32972" w:name="_Toc184814119"/>
              <w:bookmarkEnd w:id="32972"/>
            </w:del>
          </w:p>
        </w:tc>
        <w:tc>
          <w:tcPr>
            <w:tcW w:w="1170" w:type="dxa"/>
            <w:shd w:val="clear" w:color="auto" w:fill="F7CAAC" w:themeFill="accent2" w:themeFillTint="66"/>
            <w:vAlign w:val="center"/>
            <w:tcPrChange w:id="32973" w:author="Phuong Truong Thi" w:date="2024-12-05T18:51:00Z">
              <w:tcPr>
                <w:tcW w:w="1170" w:type="dxa"/>
                <w:shd w:val="clear" w:color="auto" w:fill="F7CAAC" w:themeFill="accent2" w:themeFillTint="66"/>
                <w:vAlign w:val="center"/>
              </w:tcPr>
            </w:tcPrChange>
          </w:tcPr>
          <w:p w14:paraId="51FEC17D" w14:textId="7D3536D6" w:rsidR="00861A23" w:rsidRPr="00BD2A44" w:rsidDel="00171C17" w:rsidRDefault="00861A23" w:rsidP="00861A23">
            <w:pPr>
              <w:pStyle w:val="Heading41"/>
              <w:numPr>
                <w:ilvl w:val="0"/>
                <w:numId w:val="0"/>
              </w:numPr>
              <w:shd w:val="clear" w:color="auto" w:fill="auto"/>
              <w:jc w:val="center"/>
              <w:rPr>
                <w:del w:id="32974" w:author="Phuong Truong Thi" w:date="2024-12-11T12:09:00Z" w16du:dateUtc="2024-12-11T05:09:00Z"/>
                <w:i w:val="0"/>
                <w:iCs w:val="0"/>
                <w:color w:val="000000"/>
              </w:rPr>
            </w:pPr>
            <w:del w:id="32975" w:author="Phuong Truong Thi" w:date="2024-12-11T12:09:00Z" w16du:dateUtc="2024-12-11T05:09:00Z">
              <w:r w:rsidRPr="00BD2A44" w:rsidDel="00171C17">
                <w:rPr>
                  <w:i w:val="0"/>
                  <w:iCs w:val="0"/>
                  <w:color w:val="000000"/>
                </w:rPr>
                <w:delText>Họ và tên</w:delText>
              </w:r>
              <w:bookmarkStart w:id="32976" w:name="_Toc184814120"/>
              <w:bookmarkEnd w:id="32976"/>
            </w:del>
          </w:p>
        </w:tc>
        <w:tc>
          <w:tcPr>
            <w:tcW w:w="1350" w:type="dxa"/>
            <w:shd w:val="clear" w:color="auto" w:fill="F7CAAC" w:themeFill="accent2" w:themeFillTint="66"/>
            <w:tcPrChange w:id="32977" w:author="Phuong Truong Thi" w:date="2024-12-05T18:51:00Z">
              <w:tcPr>
                <w:tcW w:w="1350" w:type="dxa"/>
                <w:shd w:val="clear" w:color="auto" w:fill="F7CAAC" w:themeFill="accent2" w:themeFillTint="66"/>
              </w:tcPr>
            </w:tcPrChange>
          </w:tcPr>
          <w:p w14:paraId="3551ADC1" w14:textId="0B5178F6" w:rsidR="00861A23" w:rsidDel="00171C17" w:rsidRDefault="00861A23" w:rsidP="00861A23">
            <w:pPr>
              <w:pStyle w:val="Heading41"/>
              <w:numPr>
                <w:ilvl w:val="0"/>
                <w:numId w:val="0"/>
              </w:numPr>
              <w:shd w:val="clear" w:color="auto" w:fill="auto"/>
              <w:jc w:val="center"/>
              <w:rPr>
                <w:del w:id="32978" w:author="Phuong Truong Thi" w:date="2024-12-11T12:09:00Z" w16du:dateUtc="2024-12-11T05:09:00Z"/>
                <w:i w:val="0"/>
                <w:iCs w:val="0"/>
                <w:color w:val="000000"/>
              </w:rPr>
            </w:pPr>
            <w:del w:id="32979" w:author="Phuong Truong Thi" w:date="2024-12-11T12:09:00Z" w16du:dateUtc="2024-12-11T05:09:00Z">
              <w:r w:rsidDel="00171C17">
                <w:rPr>
                  <w:i w:val="0"/>
                  <w:iCs w:val="0"/>
                  <w:color w:val="000000"/>
                </w:rPr>
                <w:delText>Global search</w:delText>
              </w:r>
              <w:bookmarkStart w:id="32980" w:name="_Toc184814121"/>
              <w:bookmarkEnd w:id="32980"/>
            </w:del>
          </w:p>
        </w:tc>
        <w:tc>
          <w:tcPr>
            <w:tcW w:w="1332" w:type="dxa"/>
            <w:shd w:val="clear" w:color="auto" w:fill="F7CAAC" w:themeFill="accent2" w:themeFillTint="66"/>
            <w:tcPrChange w:id="32981" w:author="Phuong Truong Thi" w:date="2024-12-05T18:51:00Z">
              <w:tcPr>
                <w:tcW w:w="1332" w:type="dxa"/>
                <w:shd w:val="clear" w:color="auto" w:fill="F7CAAC" w:themeFill="accent2" w:themeFillTint="66"/>
              </w:tcPr>
            </w:tcPrChange>
          </w:tcPr>
          <w:p w14:paraId="19839AAF" w14:textId="666E8B8A" w:rsidR="00861A23" w:rsidDel="00171C17" w:rsidRDefault="00861A23" w:rsidP="00861A23">
            <w:pPr>
              <w:pStyle w:val="Heading41"/>
              <w:numPr>
                <w:ilvl w:val="0"/>
                <w:numId w:val="0"/>
              </w:numPr>
              <w:shd w:val="clear" w:color="auto" w:fill="auto"/>
              <w:jc w:val="center"/>
              <w:rPr>
                <w:del w:id="32982" w:author="Phuong Truong Thi" w:date="2024-12-11T12:09:00Z" w16du:dateUtc="2024-12-11T05:09:00Z"/>
                <w:i w:val="0"/>
                <w:iCs w:val="0"/>
                <w:color w:val="000000"/>
              </w:rPr>
            </w:pPr>
            <w:del w:id="32983" w:author="Phuong Truong Thi" w:date="2024-12-11T12:09:00Z" w16du:dateUtc="2024-12-11T05:09:00Z">
              <w:r w:rsidDel="00171C17">
                <w:rPr>
                  <w:i w:val="0"/>
                  <w:iCs w:val="0"/>
                  <w:color w:val="000000"/>
                </w:rPr>
                <w:delText>Search trong danh sách</w:delText>
              </w:r>
              <w:bookmarkStart w:id="32984" w:name="_Toc184814122"/>
              <w:bookmarkEnd w:id="32984"/>
            </w:del>
          </w:p>
        </w:tc>
        <w:bookmarkStart w:id="32985" w:name="_Toc184814123"/>
        <w:bookmarkEnd w:id="32985"/>
      </w:tr>
      <w:tr w:rsidR="00D17C0C" w:rsidRPr="00BD2A44" w:rsidDel="00171C17" w14:paraId="61109A65" w14:textId="47DBCDB5" w:rsidTr="00BE467E">
        <w:trPr>
          <w:del w:id="32986" w:author="Phuong Truong Thi" w:date="2024-12-11T12:09:00Z"/>
        </w:trPr>
        <w:tc>
          <w:tcPr>
            <w:tcW w:w="2515" w:type="dxa"/>
            <w:shd w:val="clear" w:color="auto" w:fill="auto"/>
            <w:vAlign w:val="center"/>
          </w:tcPr>
          <w:p w14:paraId="19691D58" w14:textId="6D1FEE2B" w:rsidR="00D17C0C" w:rsidRPr="00861A23" w:rsidDel="00171C17" w:rsidRDefault="00D17C0C" w:rsidP="00D17C0C">
            <w:pPr>
              <w:pStyle w:val="Heading41"/>
              <w:numPr>
                <w:ilvl w:val="0"/>
                <w:numId w:val="0"/>
              </w:numPr>
              <w:shd w:val="clear" w:color="auto" w:fill="auto"/>
              <w:rPr>
                <w:del w:id="32987" w:author="Phuong Truong Thi" w:date="2024-12-11T12:09:00Z" w16du:dateUtc="2024-12-11T05:09:00Z"/>
                <w:b w:val="0"/>
                <w:bCs/>
                <w:i w:val="0"/>
                <w:iCs w:val="0"/>
                <w:color w:val="000000"/>
              </w:rPr>
            </w:pPr>
            <w:del w:id="32988" w:author="Phuong Truong Thi" w:date="2024-12-11T12:09:00Z" w16du:dateUtc="2024-12-11T05:09:00Z">
              <w:r w:rsidRPr="00861A23" w:rsidDel="00171C17">
                <w:rPr>
                  <w:b w:val="0"/>
                  <w:bCs/>
                  <w:i w:val="0"/>
                  <w:iCs w:val="0"/>
                  <w:color w:val="000000"/>
                </w:rPr>
                <w:delText>1.CBBH quản lý KH</w:delText>
              </w:r>
              <w:bookmarkStart w:id="32989" w:name="_Toc184814124"/>
              <w:bookmarkEnd w:id="32989"/>
            </w:del>
          </w:p>
        </w:tc>
        <w:tc>
          <w:tcPr>
            <w:tcW w:w="900" w:type="dxa"/>
            <w:shd w:val="clear" w:color="auto" w:fill="auto"/>
            <w:vAlign w:val="center"/>
          </w:tcPr>
          <w:p w14:paraId="709773B6" w14:textId="2520EE8B" w:rsidR="00D17C0C" w:rsidRPr="00BD2A44" w:rsidDel="00171C17" w:rsidRDefault="00D17C0C" w:rsidP="00C63311">
            <w:pPr>
              <w:pStyle w:val="Heading41"/>
              <w:numPr>
                <w:ilvl w:val="0"/>
                <w:numId w:val="0"/>
              </w:numPr>
              <w:shd w:val="clear" w:color="auto" w:fill="auto"/>
              <w:jc w:val="center"/>
              <w:rPr>
                <w:del w:id="32990" w:author="Phuong Truong Thi" w:date="2024-12-11T12:09:00Z" w16du:dateUtc="2024-12-11T05:09:00Z"/>
                <w:i w:val="0"/>
                <w:iCs w:val="0"/>
                <w:color w:val="000000"/>
              </w:rPr>
            </w:pPr>
            <w:del w:id="32991" w:author="Phuong Truong Thi" w:date="2024-12-11T12:09:00Z" w16du:dateUtc="2024-12-11T05:09:00Z">
              <w:r w:rsidRPr="00BD2A44" w:rsidDel="00171C17">
                <w:rPr>
                  <w:b w:val="0"/>
                  <w:bCs/>
                  <w:i w:val="0"/>
                  <w:iCs w:val="0"/>
                  <w:color w:val="000000"/>
                </w:rPr>
                <w:delText>Yes</w:delText>
              </w:r>
              <w:bookmarkStart w:id="32992" w:name="_Toc184814125"/>
              <w:bookmarkEnd w:id="32992"/>
            </w:del>
          </w:p>
        </w:tc>
        <w:tc>
          <w:tcPr>
            <w:tcW w:w="1170" w:type="dxa"/>
            <w:shd w:val="clear" w:color="auto" w:fill="auto"/>
            <w:vAlign w:val="center"/>
          </w:tcPr>
          <w:p w14:paraId="7D3EF68A" w14:textId="79628678" w:rsidR="00D17C0C" w:rsidRPr="00BD2A44" w:rsidDel="00171C17" w:rsidRDefault="00D17C0C" w:rsidP="00C63311">
            <w:pPr>
              <w:pStyle w:val="Heading41"/>
              <w:numPr>
                <w:ilvl w:val="0"/>
                <w:numId w:val="0"/>
              </w:numPr>
              <w:shd w:val="clear" w:color="auto" w:fill="auto"/>
              <w:jc w:val="center"/>
              <w:rPr>
                <w:del w:id="32993" w:author="Phuong Truong Thi" w:date="2024-12-11T12:09:00Z" w16du:dateUtc="2024-12-11T05:09:00Z"/>
                <w:i w:val="0"/>
                <w:iCs w:val="0"/>
                <w:color w:val="000000"/>
              </w:rPr>
            </w:pPr>
            <w:del w:id="32994" w:author="Phuong Truong Thi" w:date="2024-12-11T12:09:00Z" w16du:dateUtc="2024-12-11T05:09:00Z">
              <w:r w:rsidRPr="00BD2A44" w:rsidDel="00171C17">
                <w:rPr>
                  <w:b w:val="0"/>
                  <w:bCs/>
                  <w:i w:val="0"/>
                  <w:iCs w:val="0"/>
                  <w:color w:val="000000"/>
                </w:rPr>
                <w:delText>Yes</w:delText>
              </w:r>
              <w:bookmarkStart w:id="32995" w:name="_Toc184814126"/>
              <w:bookmarkEnd w:id="32995"/>
            </w:del>
          </w:p>
        </w:tc>
        <w:tc>
          <w:tcPr>
            <w:tcW w:w="720" w:type="dxa"/>
            <w:shd w:val="clear" w:color="auto" w:fill="auto"/>
            <w:vAlign w:val="center"/>
          </w:tcPr>
          <w:p w14:paraId="7384FBD9" w14:textId="14AFC095" w:rsidR="00D17C0C" w:rsidRPr="00BD2A44" w:rsidDel="00171C17" w:rsidRDefault="00D17C0C" w:rsidP="00C63311">
            <w:pPr>
              <w:pStyle w:val="Heading41"/>
              <w:numPr>
                <w:ilvl w:val="0"/>
                <w:numId w:val="0"/>
              </w:numPr>
              <w:shd w:val="clear" w:color="auto" w:fill="auto"/>
              <w:jc w:val="center"/>
              <w:rPr>
                <w:del w:id="32996" w:author="Phuong Truong Thi" w:date="2024-12-11T12:09:00Z" w16du:dateUtc="2024-12-11T05:09:00Z"/>
                <w:i w:val="0"/>
                <w:iCs w:val="0"/>
                <w:color w:val="000000"/>
              </w:rPr>
            </w:pPr>
            <w:del w:id="32997" w:author="Phuong Truong Thi" w:date="2024-12-11T12:09:00Z" w16du:dateUtc="2024-12-11T05:09:00Z">
              <w:r w:rsidRPr="00BD2A44" w:rsidDel="00171C17">
                <w:rPr>
                  <w:b w:val="0"/>
                  <w:bCs/>
                  <w:i w:val="0"/>
                  <w:iCs w:val="0"/>
                  <w:color w:val="000000"/>
                </w:rPr>
                <w:delText>Yes</w:delText>
              </w:r>
              <w:bookmarkStart w:id="32998" w:name="_Toc184814127"/>
              <w:bookmarkEnd w:id="32998"/>
            </w:del>
          </w:p>
        </w:tc>
        <w:tc>
          <w:tcPr>
            <w:tcW w:w="1170" w:type="dxa"/>
            <w:shd w:val="clear" w:color="auto" w:fill="auto"/>
            <w:vAlign w:val="center"/>
          </w:tcPr>
          <w:p w14:paraId="4FBEAD71" w14:textId="6A576373" w:rsidR="00D17C0C" w:rsidRPr="00BD2A44" w:rsidDel="00171C17" w:rsidRDefault="00D17C0C" w:rsidP="00C63311">
            <w:pPr>
              <w:pStyle w:val="Heading41"/>
              <w:numPr>
                <w:ilvl w:val="0"/>
                <w:numId w:val="0"/>
              </w:numPr>
              <w:shd w:val="clear" w:color="auto" w:fill="auto"/>
              <w:jc w:val="center"/>
              <w:rPr>
                <w:del w:id="32999" w:author="Phuong Truong Thi" w:date="2024-12-11T12:09:00Z" w16du:dateUtc="2024-12-11T05:09:00Z"/>
                <w:i w:val="0"/>
                <w:iCs w:val="0"/>
                <w:color w:val="000000"/>
              </w:rPr>
            </w:pPr>
            <w:del w:id="33000" w:author="Phuong Truong Thi" w:date="2024-12-11T12:09:00Z" w16du:dateUtc="2024-12-11T05:09:00Z">
              <w:r w:rsidRPr="00BD2A44" w:rsidDel="00171C17">
                <w:rPr>
                  <w:b w:val="0"/>
                  <w:bCs/>
                  <w:i w:val="0"/>
                  <w:iCs w:val="0"/>
                  <w:color w:val="000000"/>
                </w:rPr>
                <w:delText>Yes</w:delText>
              </w:r>
              <w:bookmarkStart w:id="33001" w:name="_Toc184814128"/>
              <w:bookmarkEnd w:id="33001"/>
            </w:del>
          </w:p>
        </w:tc>
        <w:tc>
          <w:tcPr>
            <w:tcW w:w="1350" w:type="dxa"/>
          </w:tcPr>
          <w:p w14:paraId="2F7BF061" w14:textId="504D883F" w:rsidR="00D17C0C" w:rsidRPr="00BD2A44" w:rsidDel="00171C17" w:rsidRDefault="00C63311" w:rsidP="00C63311">
            <w:pPr>
              <w:pStyle w:val="Heading41"/>
              <w:numPr>
                <w:ilvl w:val="0"/>
                <w:numId w:val="0"/>
              </w:numPr>
              <w:shd w:val="clear" w:color="auto" w:fill="auto"/>
              <w:jc w:val="center"/>
              <w:rPr>
                <w:del w:id="33002" w:author="Phuong Truong Thi" w:date="2024-12-11T12:09:00Z" w16du:dateUtc="2024-12-11T05:09:00Z"/>
                <w:i w:val="0"/>
                <w:iCs w:val="0"/>
                <w:color w:val="000000"/>
              </w:rPr>
            </w:pPr>
            <w:del w:id="33003" w:author="Phuong Truong Thi" w:date="2024-12-11T12:09:00Z" w16du:dateUtc="2024-12-11T05:09:00Z">
              <w:r w:rsidDel="00171C17">
                <w:rPr>
                  <w:b w:val="0"/>
                  <w:i w:val="0"/>
                  <w:iCs w:val="0"/>
                </w:rPr>
                <w:delText>x</w:delText>
              </w:r>
              <w:bookmarkStart w:id="33004" w:name="_Toc184814129"/>
              <w:bookmarkEnd w:id="33004"/>
            </w:del>
          </w:p>
        </w:tc>
        <w:tc>
          <w:tcPr>
            <w:tcW w:w="1332" w:type="dxa"/>
          </w:tcPr>
          <w:p w14:paraId="3E1165C2" w14:textId="02350A61" w:rsidR="00D17C0C" w:rsidRPr="00BD2A44" w:rsidDel="00171C17" w:rsidRDefault="00C63311" w:rsidP="00C63311">
            <w:pPr>
              <w:pStyle w:val="Heading41"/>
              <w:numPr>
                <w:ilvl w:val="0"/>
                <w:numId w:val="0"/>
              </w:numPr>
              <w:shd w:val="clear" w:color="auto" w:fill="auto"/>
              <w:jc w:val="center"/>
              <w:rPr>
                <w:del w:id="33005" w:author="Phuong Truong Thi" w:date="2024-12-11T12:09:00Z" w16du:dateUtc="2024-12-11T05:09:00Z"/>
                <w:i w:val="0"/>
                <w:iCs w:val="0"/>
                <w:color w:val="000000"/>
              </w:rPr>
            </w:pPr>
            <w:del w:id="33006" w:author="Phuong Truong Thi" w:date="2024-12-11T12:09:00Z" w16du:dateUtc="2024-12-11T05:09:00Z">
              <w:r w:rsidDel="00171C17">
                <w:rPr>
                  <w:b w:val="0"/>
                  <w:i w:val="0"/>
                  <w:iCs w:val="0"/>
                </w:rPr>
                <w:delText>x</w:delText>
              </w:r>
              <w:bookmarkStart w:id="33007" w:name="_Toc184814130"/>
              <w:bookmarkEnd w:id="33007"/>
            </w:del>
          </w:p>
        </w:tc>
        <w:bookmarkStart w:id="33008" w:name="_Toc184814131"/>
        <w:bookmarkEnd w:id="33008"/>
      </w:tr>
      <w:tr w:rsidR="00200B50" w:rsidRPr="00BD2A44" w:rsidDel="00171C17" w14:paraId="3EC404A1" w14:textId="48B0E04C" w:rsidTr="00BE467E">
        <w:trPr>
          <w:trHeight w:val="813"/>
          <w:del w:id="33009" w:author="Phuong Truong Thi" w:date="2024-12-11T12:09:00Z"/>
        </w:trPr>
        <w:tc>
          <w:tcPr>
            <w:tcW w:w="2515" w:type="dxa"/>
          </w:tcPr>
          <w:p w14:paraId="456A0EAC" w14:textId="06F591F8" w:rsidR="00200B50" w:rsidRPr="00D17C0C" w:rsidDel="00171C17" w:rsidRDefault="00200B50" w:rsidP="00D17C0C">
            <w:pPr>
              <w:spacing w:before="0" w:line="240" w:lineRule="auto"/>
              <w:contextualSpacing w:val="0"/>
              <w:jc w:val="left"/>
              <w:rPr>
                <w:del w:id="33010" w:author="Phuong Truong Thi" w:date="2024-12-11T12:09:00Z" w16du:dateUtc="2024-12-11T05:09:00Z"/>
                <w:rFonts w:ascii="Times New Roman" w:hAnsi="Times New Roman"/>
                <w:bCs/>
                <w:color w:val="000000"/>
                <w:sz w:val="24"/>
                <w:szCs w:val="24"/>
              </w:rPr>
            </w:pPr>
            <w:del w:id="33011" w:author="Phuong Truong Thi" w:date="2024-12-11T12:09:00Z" w16du:dateUtc="2024-12-11T05:09:00Z">
              <w:r w:rsidDel="00171C17">
                <w:rPr>
                  <w:rFonts w:ascii="Times New Roman" w:hAnsi="Times New Roman"/>
                  <w:bCs/>
                  <w:color w:val="000000"/>
                  <w:sz w:val="24"/>
                  <w:szCs w:val="24"/>
                </w:rPr>
                <w:delText>2</w:delText>
              </w:r>
              <w:r w:rsidRPr="00BD2A44" w:rsidDel="00171C17">
                <w:rPr>
                  <w:rFonts w:ascii="Times New Roman" w:hAnsi="Times New Roman"/>
                  <w:bCs/>
                  <w:color w:val="000000"/>
                  <w:sz w:val="24"/>
                  <w:szCs w:val="24"/>
                </w:rPr>
                <w:delText>. CBBH không quản lý KH và được chia lead</w:delText>
              </w:r>
              <w:bookmarkStart w:id="33012" w:name="_Toc184814132"/>
              <w:bookmarkEnd w:id="33012"/>
            </w:del>
          </w:p>
        </w:tc>
        <w:tc>
          <w:tcPr>
            <w:tcW w:w="900" w:type="dxa"/>
            <w:vAlign w:val="center"/>
          </w:tcPr>
          <w:p w14:paraId="10C1C876" w14:textId="5798D5CD" w:rsidR="00200B50" w:rsidRPr="00BD2A44" w:rsidDel="00171C17" w:rsidRDefault="00200B50" w:rsidP="00C63311">
            <w:pPr>
              <w:pStyle w:val="Heading41"/>
              <w:numPr>
                <w:ilvl w:val="0"/>
                <w:numId w:val="0"/>
              </w:numPr>
              <w:shd w:val="clear" w:color="auto" w:fill="auto"/>
              <w:jc w:val="center"/>
              <w:rPr>
                <w:del w:id="33013" w:author="Phuong Truong Thi" w:date="2024-12-11T12:09:00Z" w16du:dateUtc="2024-12-11T05:09:00Z"/>
                <w:b w:val="0"/>
                <w:bCs/>
                <w:i w:val="0"/>
                <w:iCs w:val="0"/>
              </w:rPr>
            </w:pPr>
            <w:del w:id="33014" w:author="Phuong Truong Thi" w:date="2024-12-11T12:09:00Z" w16du:dateUtc="2024-12-11T05:09:00Z">
              <w:r w:rsidRPr="00BD2A44" w:rsidDel="00171C17">
                <w:rPr>
                  <w:b w:val="0"/>
                  <w:bCs/>
                  <w:i w:val="0"/>
                  <w:iCs w:val="0"/>
                  <w:color w:val="000000"/>
                </w:rPr>
                <w:delText>Yes</w:delText>
              </w:r>
              <w:bookmarkStart w:id="33015" w:name="_Toc184814133"/>
              <w:bookmarkEnd w:id="33015"/>
            </w:del>
          </w:p>
        </w:tc>
        <w:tc>
          <w:tcPr>
            <w:tcW w:w="1170" w:type="dxa"/>
            <w:vAlign w:val="center"/>
          </w:tcPr>
          <w:p w14:paraId="75340086" w14:textId="7AA7E0E9" w:rsidR="00200B50" w:rsidRPr="00BD2A44" w:rsidDel="00171C17" w:rsidRDefault="00200B50" w:rsidP="00C63311">
            <w:pPr>
              <w:pStyle w:val="Heading41"/>
              <w:numPr>
                <w:ilvl w:val="0"/>
                <w:numId w:val="0"/>
              </w:numPr>
              <w:shd w:val="clear" w:color="auto" w:fill="auto"/>
              <w:jc w:val="center"/>
              <w:rPr>
                <w:del w:id="33016" w:author="Phuong Truong Thi" w:date="2024-12-11T12:09:00Z" w16du:dateUtc="2024-12-11T05:09:00Z"/>
                <w:b w:val="0"/>
                <w:bCs/>
                <w:i w:val="0"/>
                <w:iCs w:val="0"/>
              </w:rPr>
            </w:pPr>
            <w:del w:id="33017" w:author="Phuong Truong Thi" w:date="2024-12-11T12:09:00Z" w16du:dateUtc="2024-12-11T05:09:00Z">
              <w:r w:rsidRPr="00BD2A44" w:rsidDel="00171C17">
                <w:rPr>
                  <w:b w:val="0"/>
                  <w:bCs/>
                  <w:i w:val="0"/>
                  <w:iCs w:val="0"/>
                  <w:color w:val="000000"/>
                </w:rPr>
                <w:delText>Yes</w:delText>
              </w:r>
              <w:bookmarkStart w:id="33018" w:name="_Toc184814134"/>
              <w:bookmarkEnd w:id="33018"/>
            </w:del>
          </w:p>
        </w:tc>
        <w:tc>
          <w:tcPr>
            <w:tcW w:w="720" w:type="dxa"/>
            <w:vAlign w:val="center"/>
          </w:tcPr>
          <w:p w14:paraId="67051495" w14:textId="74BCECF4" w:rsidR="00200B50" w:rsidRPr="00BD2A44" w:rsidDel="00171C17" w:rsidRDefault="00200B50" w:rsidP="00C63311">
            <w:pPr>
              <w:pStyle w:val="Heading41"/>
              <w:numPr>
                <w:ilvl w:val="0"/>
                <w:numId w:val="0"/>
              </w:numPr>
              <w:shd w:val="clear" w:color="auto" w:fill="auto"/>
              <w:jc w:val="center"/>
              <w:rPr>
                <w:del w:id="33019" w:author="Phuong Truong Thi" w:date="2024-12-11T12:09:00Z" w16du:dateUtc="2024-12-11T05:09:00Z"/>
                <w:b w:val="0"/>
                <w:bCs/>
                <w:i w:val="0"/>
                <w:iCs w:val="0"/>
              </w:rPr>
            </w:pPr>
            <w:del w:id="33020" w:author="Phuong Truong Thi" w:date="2024-12-11T12:09:00Z" w16du:dateUtc="2024-12-11T05:09:00Z">
              <w:r w:rsidRPr="00BD2A44" w:rsidDel="00171C17">
                <w:rPr>
                  <w:b w:val="0"/>
                  <w:bCs/>
                  <w:i w:val="0"/>
                  <w:iCs w:val="0"/>
                  <w:color w:val="000000"/>
                </w:rPr>
                <w:delText>Yes</w:delText>
              </w:r>
              <w:bookmarkStart w:id="33021" w:name="_Toc184814135"/>
              <w:bookmarkEnd w:id="33021"/>
            </w:del>
          </w:p>
        </w:tc>
        <w:tc>
          <w:tcPr>
            <w:tcW w:w="1170" w:type="dxa"/>
            <w:vAlign w:val="center"/>
          </w:tcPr>
          <w:p w14:paraId="48F3745E" w14:textId="0F5EDDF0" w:rsidR="00200B50" w:rsidRPr="00BD2A44" w:rsidDel="00171C17" w:rsidRDefault="00200B50" w:rsidP="00C63311">
            <w:pPr>
              <w:pStyle w:val="Heading41"/>
              <w:numPr>
                <w:ilvl w:val="0"/>
                <w:numId w:val="0"/>
              </w:numPr>
              <w:shd w:val="clear" w:color="auto" w:fill="auto"/>
              <w:jc w:val="center"/>
              <w:rPr>
                <w:del w:id="33022" w:author="Phuong Truong Thi" w:date="2024-12-11T12:09:00Z" w16du:dateUtc="2024-12-11T05:09:00Z"/>
                <w:b w:val="0"/>
                <w:bCs/>
                <w:i w:val="0"/>
                <w:iCs w:val="0"/>
              </w:rPr>
            </w:pPr>
            <w:del w:id="33023" w:author="Phuong Truong Thi" w:date="2024-12-11T12:09:00Z" w16du:dateUtc="2024-12-11T05:09:00Z">
              <w:r w:rsidRPr="00BD2A44" w:rsidDel="00171C17">
                <w:rPr>
                  <w:b w:val="0"/>
                  <w:bCs/>
                  <w:i w:val="0"/>
                  <w:iCs w:val="0"/>
                  <w:color w:val="000000"/>
                </w:rPr>
                <w:delText>Yes</w:delText>
              </w:r>
              <w:bookmarkStart w:id="33024" w:name="_Toc184814136"/>
              <w:bookmarkEnd w:id="33024"/>
            </w:del>
          </w:p>
        </w:tc>
        <w:tc>
          <w:tcPr>
            <w:tcW w:w="1350" w:type="dxa"/>
          </w:tcPr>
          <w:p w14:paraId="6DF7F864" w14:textId="45750413" w:rsidR="00C63311" w:rsidDel="00171C17" w:rsidRDefault="00C63311" w:rsidP="00C63311">
            <w:pPr>
              <w:pStyle w:val="Heading41"/>
              <w:numPr>
                <w:ilvl w:val="0"/>
                <w:numId w:val="0"/>
              </w:numPr>
              <w:shd w:val="clear" w:color="auto" w:fill="auto"/>
              <w:jc w:val="center"/>
              <w:rPr>
                <w:del w:id="33025" w:author="Phuong Truong Thi" w:date="2024-12-11T12:09:00Z" w16du:dateUtc="2024-12-11T05:09:00Z"/>
                <w:b w:val="0"/>
                <w:i w:val="0"/>
                <w:iCs w:val="0"/>
              </w:rPr>
            </w:pPr>
            <w:bookmarkStart w:id="33026" w:name="_Toc184814137"/>
            <w:bookmarkEnd w:id="33026"/>
          </w:p>
          <w:p w14:paraId="5BD2A7D8" w14:textId="2A9EF568" w:rsidR="00C63311" w:rsidRPr="00BD2A44" w:rsidDel="00171C17" w:rsidRDefault="00C63311" w:rsidP="00C63311">
            <w:pPr>
              <w:pStyle w:val="Heading41"/>
              <w:numPr>
                <w:ilvl w:val="0"/>
                <w:numId w:val="0"/>
              </w:numPr>
              <w:shd w:val="clear" w:color="auto" w:fill="auto"/>
              <w:jc w:val="center"/>
              <w:rPr>
                <w:del w:id="33027" w:author="Phuong Truong Thi" w:date="2024-12-11T12:09:00Z" w16du:dateUtc="2024-12-11T05:09:00Z"/>
                <w:b w:val="0"/>
                <w:bCs/>
                <w:i w:val="0"/>
                <w:iCs w:val="0"/>
                <w:color w:val="000000"/>
              </w:rPr>
            </w:pPr>
            <w:del w:id="33028" w:author="Phuong Truong Thi" w:date="2024-12-11T12:09:00Z" w16du:dateUtc="2024-12-11T05:09:00Z">
              <w:r w:rsidDel="00171C17">
                <w:rPr>
                  <w:b w:val="0"/>
                  <w:i w:val="0"/>
                  <w:iCs w:val="0"/>
                </w:rPr>
                <w:delText>x</w:delText>
              </w:r>
              <w:bookmarkStart w:id="33029" w:name="_Toc184814138"/>
              <w:bookmarkEnd w:id="33029"/>
            </w:del>
          </w:p>
        </w:tc>
        <w:tc>
          <w:tcPr>
            <w:tcW w:w="1332" w:type="dxa"/>
          </w:tcPr>
          <w:p w14:paraId="2166D4A9" w14:textId="2F396A54" w:rsidR="00200B50" w:rsidRPr="00BD2A44" w:rsidDel="00171C17" w:rsidRDefault="00200B50" w:rsidP="00C63311">
            <w:pPr>
              <w:pStyle w:val="Heading41"/>
              <w:numPr>
                <w:ilvl w:val="0"/>
                <w:numId w:val="0"/>
              </w:numPr>
              <w:shd w:val="clear" w:color="auto" w:fill="auto"/>
              <w:jc w:val="center"/>
              <w:rPr>
                <w:del w:id="33030" w:author="Phuong Truong Thi" w:date="2024-12-11T12:09:00Z" w16du:dateUtc="2024-12-11T05:09:00Z"/>
                <w:b w:val="0"/>
                <w:bCs/>
                <w:i w:val="0"/>
                <w:iCs w:val="0"/>
                <w:color w:val="000000"/>
              </w:rPr>
            </w:pPr>
            <w:bookmarkStart w:id="33031" w:name="_Toc184814139"/>
            <w:bookmarkEnd w:id="33031"/>
          </w:p>
        </w:tc>
        <w:bookmarkStart w:id="33032" w:name="_Toc184814140"/>
        <w:bookmarkEnd w:id="33032"/>
      </w:tr>
      <w:tr w:rsidR="00D17C0C" w:rsidRPr="00BD2A44" w:rsidDel="00171C17" w14:paraId="50AEA936" w14:textId="73E2C039" w:rsidTr="00BE467E">
        <w:trPr>
          <w:trHeight w:val="921"/>
          <w:del w:id="33033" w:author="Phuong Truong Thi" w:date="2024-12-11T12:09:00Z"/>
        </w:trPr>
        <w:tc>
          <w:tcPr>
            <w:tcW w:w="2515" w:type="dxa"/>
          </w:tcPr>
          <w:p w14:paraId="00F25D19" w14:textId="69341276" w:rsidR="00D17C0C" w:rsidRPr="00D17C0C" w:rsidDel="00171C17" w:rsidRDefault="00D17C0C" w:rsidP="00D17C0C">
            <w:pPr>
              <w:spacing w:before="0" w:line="240" w:lineRule="auto"/>
              <w:contextualSpacing w:val="0"/>
              <w:jc w:val="left"/>
              <w:rPr>
                <w:del w:id="33034" w:author="Phuong Truong Thi" w:date="2024-12-11T12:09:00Z" w16du:dateUtc="2024-12-11T05:09:00Z"/>
                <w:rFonts w:ascii="Times New Roman" w:hAnsi="Times New Roman"/>
                <w:bCs/>
                <w:color w:val="000000"/>
                <w:sz w:val="24"/>
                <w:szCs w:val="24"/>
              </w:rPr>
            </w:pPr>
            <w:del w:id="33035" w:author="Phuong Truong Thi" w:date="2024-12-11T12:09:00Z" w16du:dateUtc="2024-12-11T05:09:00Z">
              <w:r w:rsidDel="00171C17">
                <w:rPr>
                  <w:rFonts w:ascii="Times New Roman" w:hAnsi="Times New Roman"/>
                  <w:bCs/>
                  <w:color w:val="000000"/>
                  <w:sz w:val="24"/>
                  <w:szCs w:val="24"/>
                </w:rPr>
                <w:delText>3</w:delText>
              </w:r>
              <w:r w:rsidRPr="00BD2A44" w:rsidDel="00171C17">
                <w:rPr>
                  <w:rFonts w:ascii="Times New Roman" w:hAnsi="Times New Roman"/>
                  <w:bCs/>
                  <w:color w:val="000000"/>
                  <w:sz w:val="24"/>
                  <w:szCs w:val="24"/>
                </w:rPr>
                <w:delText>. CBBH không quản lý</w:delText>
              </w:r>
              <w:r w:rsidR="00C63311" w:rsidDel="00171C17">
                <w:rPr>
                  <w:rFonts w:ascii="Times New Roman" w:hAnsi="Times New Roman"/>
                  <w:bCs/>
                  <w:color w:val="000000"/>
                  <w:sz w:val="24"/>
                  <w:szCs w:val="24"/>
                </w:rPr>
                <w:delText xml:space="preserve"> KH và</w:delText>
              </w:r>
              <w:r w:rsidRPr="00BD2A44" w:rsidDel="00171C17">
                <w:rPr>
                  <w:rFonts w:ascii="Times New Roman" w:hAnsi="Times New Roman"/>
                  <w:bCs/>
                  <w:color w:val="000000"/>
                  <w:sz w:val="24"/>
                  <w:szCs w:val="24"/>
                </w:rPr>
                <w:delText xml:space="preserve"> k</w:delText>
              </w:r>
              <w:r w:rsidDel="00171C17">
                <w:rPr>
                  <w:rFonts w:ascii="Times New Roman" w:hAnsi="Times New Roman"/>
                  <w:bCs/>
                  <w:color w:val="000000"/>
                  <w:sz w:val="24"/>
                  <w:szCs w:val="24"/>
                </w:rPr>
                <w:delText>hông</w:delText>
              </w:r>
              <w:r w:rsidRPr="00BD2A44" w:rsidDel="00171C17">
                <w:rPr>
                  <w:rFonts w:ascii="Times New Roman" w:hAnsi="Times New Roman"/>
                  <w:bCs/>
                  <w:color w:val="000000"/>
                  <w:sz w:val="24"/>
                  <w:szCs w:val="24"/>
                </w:rPr>
                <w:delText xml:space="preserve"> được chia lead</w:delText>
              </w:r>
              <w:bookmarkStart w:id="33036" w:name="_Toc184814141"/>
              <w:bookmarkEnd w:id="33036"/>
            </w:del>
          </w:p>
        </w:tc>
        <w:tc>
          <w:tcPr>
            <w:tcW w:w="900" w:type="dxa"/>
            <w:vAlign w:val="center"/>
          </w:tcPr>
          <w:p w14:paraId="6CEA3BEE" w14:textId="7A449143" w:rsidR="00D17C0C" w:rsidRPr="00BD2A44" w:rsidDel="00171C17" w:rsidRDefault="00D17C0C" w:rsidP="00C63311">
            <w:pPr>
              <w:pStyle w:val="Heading41"/>
              <w:numPr>
                <w:ilvl w:val="0"/>
                <w:numId w:val="0"/>
              </w:numPr>
              <w:shd w:val="clear" w:color="auto" w:fill="auto"/>
              <w:jc w:val="center"/>
              <w:rPr>
                <w:del w:id="33037" w:author="Phuong Truong Thi" w:date="2024-12-11T12:09:00Z" w16du:dateUtc="2024-12-11T05:09:00Z"/>
                <w:b w:val="0"/>
                <w:bCs/>
                <w:i w:val="0"/>
                <w:iCs w:val="0"/>
              </w:rPr>
            </w:pPr>
            <w:del w:id="33038" w:author="Phuong Truong Thi" w:date="2024-12-11T12:09:00Z" w16du:dateUtc="2024-12-11T05:09:00Z">
              <w:r w:rsidRPr="00BD2A44" w:rsidDel="00171C17">
                <w:rPr>
                  <w:b w:val="0"/>
                  <w:bCs/>
                  <w:i w:val="0"/>
                  <w:iCs w:val="0"/>
                  <w:color w:val="000000"/>
                </w:rPr>
                <w:delText>Yes</w:delText>
              </w:r>
              <w:bookmarkStart w:id="33039" w:name="_Toc184814142"/>
              <w:bookmarkEnd w:id="33039"/>
            </w:del>
          </w:p>
        </w:tc>
        <w:tc>
          <w:tcPr>
            <w:tcW w:w="1170" w:type="dxa"/>
            <w:vAlign w:val="center"/>
          </w:tcPr>
          <w:p w14:paraId="710A0DF9" w14:textId="2BB12350" w:rsidR="00D17C0C" w:rsidRPr="00BD2A44" w:rsidDel="00171C17" w:rsidRDefault="00C63311" w:rsidP="00C63311">
            <w:pPr>
              <w:pStyle w:val="Heading41"/>
              <w:numPr>
                <w:ilvl w:val="0"/>
                <w:numId w:val="0"/>
              </w:numPr>
              <w:shd w:val="clear" w:color="auto" w:fill="auto"/>
              <w:jc w:val="center"/>
              <w:rPr>
                <w:del w:id="33040" w:author="Phuong Truong Thi" w:date="2024-12-11T12:09:00Z" w16du:dateUtc="2024-12-11T05:09:00Z"/>
                <w:b w:val="0"/>
                <w:bCs/>
                <w:i w:val="0"/>
                <w:iCs w:val="0"/>
              </w:rPr>
            </w:pPr>
            <w:del w:id="33041" w:author="Phuong Truong Thi" w:date="2024-12-11T12:09:00Z" w16du:dateUtc="2024-12-11T05:09:00Z">
              <w:r w:rsidDel="00171C17">
                <w:rPr>
                  <w:b w:val="0"/>
                  <w:bCs/>
                  <w:i w:val="0"/>
                  <w:iCs w:val="0"/>
                </w:rPr>
                <w:delText>No</w:delText>
              </w:r>
              <w:bookmarkStart w:id="33042" w:name="_Toc184814143"/>
              <w:bookmarkEnd w:id="33042"/>
            </w:del>
          </w:p>
        </w:tc>
        <w:tc>
          <w:tcPr>
            <w:tcW w:w="720" w:type="dxa"/>
            <w:vAlign w:val="center"/>
          </w:tcPr>
          <w:p w14:paraId="29C70038" w14:textId="5440CFF6" w:rsidR="00D17C0C" w:rsidRPr="00BD2A44" w:rsidDel="00171C17" w:rsidRDefault="00C63311" w:rsidP="00C63311">
            <w:pPr>
              <w:pStyle w:val="Heading41"/>
              <w:numPr>
                <w:ilvl w:val="0"/>
                <w:numId w:val="0"/>
              </w:numPr>
              <w:shd w:val="clear" w:color="auto" w:fill="auto"/>
              <w:jc w:val="center"/>
              <w:rPr>
                <w:del w:id="33043" w:author="Phuong Truong Thi" w:date="2024-12-11T12:09:00Z" w16du:dateUtc="2024-12-11T05:09:00Z"/>
                <w:b w:val="0"/>
                <w:bCs/>
                <w:i w:val="0"/>
                <w:iCs w:val="0"/>
              </w:rPr>
            </w:pPr>
            <w:del w:id="33044" w:author="Phuong Truong Thi" w:date="2024-12-11T12:09:00Z" w16du:dateUtc="2024-12-11T05:09:00Z">
              <w:r w:rsidDel="00171C17">
                <w:rPr>
                  <w:b w:val="0"/>
                  <w:bCs/>
                  <w:i w:val="0"/>
                  <w:iCs w:val="0"/>
                </w:rPr>
                <w:delText>No</w:delText>
              </w:r>
              <w:bookmarkStart w:id="33045" w:name="_Toc184814144"/>
              <w:bookmarkEnd w:id="33045"/>
            </w:del>
          </w:p>
        </w:tc>
        <w:tc>
          <w:tcPr>
            <w:tcW w:w="1170" w:type="dxa"/>
            <w:vAlign w:val="center"/>
          </w:tcPr>
          <w:p w14:paraId="52603A70" w14:textId="4EA79D8E" w:rsidR="00D17C0C" w:rsidRPr="00BD2A44" w:rsidDel="00171C17" w:rsidRDefault="00C63311" w:rsidP="00C63311">
            <w:pPr>
              <w:pStyle w:val="Heading41"/>
              <w:numPr>
                <w:ilvl w:val="0"/>
                <w:numId w:val="0"/>
              </w:numPr>
              <w:shd w:val="clear" w:color="auto" w:fill="auto"/>
              <w:jc w:val="center"/>
              <w:rPr>
                <w:del w:id="33046" w:author="Phuong Truong Thi" w:date="2024-12-11T12:09:00Z" w16du:dateUtc="2024-12-11T05:09:00Z"/>
                <w:b w:val="0"/>
                <w:bCs/>
                <w:i w:val="0"/>
                <w:iCs w:val="0"/>
              </w:rPr>
            </w:pPr>
            <w:del w:id="33047" w:author="Phuong Truong Thi" w:date="2024-12-11T12:09:00Z" w16du:dateUtc="2024-12-11T05:09:00Z">
              <w:r w:rsidDel="00171C17">
                <w:rPr>
                  <w:b w:val="0"/>
                  <w:bCs/>
                  <w:i w:val="0"/>
                  <w:iCs w:val="0"/>
                </w:rPr>
                <w:delText>No</w:delText>
              </w:r>
              <w:bookmarkStart w:id="33048" w:name="_Toc184814145"/>
              <w:bookmarkEnd w:id="33048"/>
            </w:del>
          </w:p>
        </w:tc>
        <w:tc>
          <w:tcPr>
            <w:tcW w:w="1350" w:type="dxa"/>
          </w:tcPr>
          <w:p w14:paraId="650A6F07" w14:textId="0F542542" w:rsidR="00D17C0C" w:rsidDel="00171C17" w:rsidRDefault="00D17C0C" w:rsidP="00C63311">
            <w:pPr>
              <w:pStyle w:val="Heading41"/>
              <w:numPr>
                <w:ilvl w:val="0"/>
                <w:numId w:val="0"/>
              </w:numPr>
              <w:shd w:val="clear" w:color="auto" w:fill="auto"/>
              <w:jc w:val="center"/>
              <w:rPr>
                <w:del w:id="33049" w:author="Phuong Truong Thi" w:date="2024-12-11T12:09:00Z" w16du:dateUtc="2024-12-11T05:09:00Z"/>
                <w:b w:val="0"/>
                <w:i w:val="0"/>
                <w:iCs w:val="0"/>
              </w:rPr>
            </w:pPr>
            <w:bookmarkStart w:id="33050" w:name="_Toc184814146"/>
            <w:bookmarkEnd w:id="33050"/>
          </w:p>
          <w:p w14:paraId="68AE320C" w14:textId="1194CB01" w:rsidR="00C63311" w:rsidRPr="00BD2A44" w:rsidDel="00171C17" w:rsidRDefault="00C63311" w:rsidP="00C63311">
            <w:pPr>
              <w:pStyle w:val="Heading41"/>
              <w:numPr>
                <w:ilvl w:val="0"/>
                <w:numId w:val="0"/>
              </w:numPr>
              <w:shd w:val="clear" w:color="auto" w:fill="auto"/>
              <w:jc w:val="center"/>
              <w:rPr>
                <w:del w:id="33051" w:author="Phuong Truong Thi" w:date="2024-12-11T12:09:00Z" w16du:dateUtc="2024-12-11T05:09:00Z"/>
                <w:b w:val="0"/>
                <w:bCs/>
                <w:i w:val="0"/>
                <w:iCs w:val="0"/>
                <w:color w:val="000000"/>
              </w:rPr>
            </w:pPr>
            <w:del w:id="33052" w:author="Phuong Truong Thi" w:date="2024-12-11T12:09:00Z" w16du:dateUtc="2024-12-11T05:09:00Z">
              <w:r w:rsidDel="00171C17">
                <w:rPr>
                  <w:b w:val="0"/>
                  <w:i w:val="0"/>
                  <w:iCs w:val="0"/>
                </w:rPr>
                <w:delText>x</w:delText>
              </w:r>
              <w:bookmarkStart w:id="33053" w:name="_Toc184814147"/>
              <w:bookmarkEnd w:id="33053"/>
            </w:del>
          </w:p>
        </w:tc>
        <w:tc>
          <w:tcPr>
            <w:tcW w:w="1332" w:type="dxa"/>
          </w:tcPr>
          <w:p w14:paraId="6DFA74FB" w14:textId="143C99BE" w:rsidR="00D17C0C" w:rsidRPr="00BD2A44" w:rsidDel="00171C17" w:rsidRDefault="00D17C0C" w:rsidP="00C63311">
            <w:pPr>
              <w:pStyle w:val="Heading41"/>
              <w:numPr>
                <w:ilvl w:val="0"/>
                <w:numId w:val="0"/>
              </w:numPr>
              <w:shd w:val="clear" w:color="auto" w:fill="auto"/>
              <w:jc w:val="center"/>
              <w:rPr>
                <w:del w:id="33054" w:author="Phuong Truong Thi" w:date="2024-12-11T12:09:00Z" w16du:dateUtc="2024-12-11T05:09:00Z"/>
                <w:b w:val="0"/>
                <w:bCs/>
                <w:i w:val="0"/>
                <w:iCs w:val="0"/>
                <w:color w:val="000000"/>
              </w:rPr>
            </w:pPr>
            <w:bookmarkStart w:id="33055" w:name="_Toc184814148"/>
            <w:bookmarkEnd w:id="33055"/>
          </w:p>
        </w:tc>
        <w:bookmarkStart w:id="33056" w:name="_Toc184814149"/>
        <w:bookmarkEnd w:id="33056"/>
      </w:tr>
      <w:tr w:rsidR="00D17C0C" w:rsidRPr="00BD2A44" w:rsidDel="00171C17" w14:paraId="730F39DB" w14:textId="0BCB4246" w:rsidTr="00BE467E">
        <w:trPr>
          <w:trHeight w:val="921"/>
          <w:del w:id="33057" w:author="Phuong Truong Thi" w:date="2024-12-11T12:09:00Z"/>
        </w:trPr>
        <w:tc>
          <w:tcPr>
            <w:tcW w:w="2515" w:type="dxa"/>
            <w:vAlign w:val="bottom"/>
          </w:tcPr>
          <w:p w14:paraId="4D4EC079" w14:textId="1BF0027E" w:rsidR="00D17C0C" w:rsidDel="00171C17" w:rsidRDefault="00D17C0C" w:rsidP="00D17C0C">
            <w:pPr>
              <w:spacing w:before="0" w:line="240" w:lineRule="auto"/>
              <w:contextualSpacing w:val="0"/>
              <w:jc w:val="center"/>
              <w:rPr>
                <w:del w:id="33058" w:author="Phuong Truong Thi" w:date="2024-12-11T12:09:00Z" w16du:dateUtc="2024-12-11T05:09:00Z"/>
                <w:rFonts w:ascii="Times New Roman" w:hAnsi="Times New Roman"/>
                <w:sz w:val="24"/>
                <w:szCs w:val="24"/>
              </w:rPr>
            </w:pPr>
            <w:del w:id="33059" w:author="Phuong Truong Thi" w:date="2024-12-11T12:09:00Z" w16du:dateUtc="2024-12-11T05:09:00Z">
              <w:r w:rsidDel="00171C17">
                <w:rPr>
                  <w:rFonts w:ascii="Times New Roman" w:hAnsi="Times New Roman"/>
                  <w:sz w:val="24"/>
                  <w:szCs w:val="24"/>
                </w:rPr>
                <w:delText>4</w:delText>
              </w:r>
              <w:r w:rsidRPr="00204B49" w:rsidDel="00171C17">
                <w:rPr>
                  <w:rFonts w:ascii="Times New Roman" w:hAnsi="Times New Roman"/>
                  <w:sz w:val="24"/>
                  <w:szCs w:val="24"/>
                </w:rPr>
                <w:delText xml:space="preserve">. CBQL của nhóm </w:delText>
              </w:r>
              <w:r w:rsidDel="00171C17">
                <w:rPr>
                  <w:rFonts w:ascii="Times New Roman" w:hAnsi="Times New Roman"/>
                  <w:sz w:val="24"/>
                  <w:szCs w:val="24"/>
                </w:rPr>
                <w:delText>1</w:delText>
              </w:r>
              <w:bookmarkStart w:id="33060" w:name="_Toc184814150"/>
              <w:bookmarkEnd w:id="33060"/>
            </w:del>
          </w:p>
        </w:tc>
        <w:tc>
          <w:tcPr>
            <w:tcW w:w="900" w:type="dxa"/>
            <w:vAlign w:val="center"/>
          </w:tcPr>
          <w:p w14:paraId="613AB294" w14:textId="4553F384" w:rsidR="00D17C0C" w:rsidRPr="00204B49" w:rsidDel="00171C17" w:rsidRDefault="00D17C0C" w:rsidP="00C63311">
            <w:pPr>
              <w:pStyle w:val="Heading41"/>
              <w:numPr>
                <w:ilvl w:val="0"/>
                <w:numId w:val="0"/>
              </w:numPr>
              <w:shd w:val="clear" w:color="auto" w:fill="auto"/>
              <w:jc w:val="center"/>
              <w:rPr>
                <w:del w:id="33061" w:author="Phuong Truong Thi" w:date="2024-12-11T12:09:00Z" w16du:dateUtc="2024-12-11T05:09:00Z"/>
                <w:b w:val="0"/>
                <w:i w:val="0"/>
                <w:iCs w:val="0"/>
              </w:rPr>
            </w:pPr>
            <w:del w:id="33062" w:author="Phuong Truong Thi" w:date="2024-12-11T12:09:00Z" w16du:dateUtc="2024-12-11T05:09:00Z">
              <w:r w:rsidRPr="00204B49" w:rsidDel="00171C17">
                <w:rPr>
                  <w:b w:val="0"/>
                  <w:i w:val="0"/>
                  <w:iCs w:val="0"/>
                </w:rPr>
                <w:delText>Yes</w:delText>
              </w:r>
              <w:bookmarkStart w:id="33063" w:name="_Toc184814151"/>
              <w:bookmarkEnd w:id="33063"/>
            </w:del>
          </w:p>
        </w:tc>
        <w:tc>
          <w:tcPr>
            <w:tcW w:w="1170" w:type="dxa"/>
            <w:vAlign w:val="center"/>
          </w:tcPr>
          <w:p w14:paraId="23E1C2B1" w14:textId="04452509" w:rsidR="00D17C0C" w:rsidRPr="00204B49" w:rsidDel="00171C17" w:rsidRDefault="00D17C0C" w:rsidP="00C63311">
            <w:pPr>
              <w:pStyle w:val="Heading41"/>
              <w:numPr>
                <w:ilvl w:val="0"/>
                <w:numId w:val="0"/>
              </w:numPr>
              <w:shd w:val="clear" w:color="auto" w:fill="auto"/>
              <w:jc w:val="center"/>
              <w:rPr>
                <w:del w:id="33064" w:author="Phuong Truong Thi" w:date="2024-12-11T12:09:00Z" w16du:dateUtc="2024-12-11T05:09:00Z"/>
                <w:b w:val="0"/>
                <w:i w:val="0"/>
                <w:iCs w:val="0"/>
              </w:rPr>
            </w:pPr>
            <w:del w:id="33065" w:author="Phuong Truong Thi" w:date="2024-12-11T12:09:00Z" w16du:dateUtc="2024-12-11T05:09:00Z">
              <w:r w:rsidRPr="00204B49" w:rsidDel="00171C17">
                <w:rPr>
                  <w:b w:val="0"/>
                  <w:i w:val="0"/>
                  <w:iCs w:val="0"/>
                </w:rPr>
                <w:delText>Yes</w:delText>
              </w:r>
              <w:bookmarkStart w:id="33066" w:name="_Toc184814152"/>
              <w:bookmarkEnd w:id="33066"/>
            </w:del>
          </w:p>
        </w:tc>
        <w:tc>
          <w:tcPr>
            <w:tcW w:w="720" w:type="dxa"/>
            <w:vAlign w:val="center"/>
          </w:tcPr>
          <w:p w14:paraId="26F6BB7F" w14:textId="04BB502D" w:rsidR="00D17C0C" w:rsidRPr="00204B49" w:rsidDel="00171C17" w:rsidRDefault="00D17C0C" w:rsidP="00C63311">
            <w:pPr>
              <w:pStyle w:val="Heading41"/>
              <w:numPr>
                <w:ilvl w:val="0"/>
                <w:numId w:val="0"/>
              </w:numPr>
              <w:shd w:val="clear" w:color="auto" w:fill="auto"/>
              <w:jc w:val="center"/>
              <w:rPr>
                <w:del w:id="33067" w:author="Phuong Truong Thi" w:date="2024-12-11T12:09:00Z" w16du:dateUtc="2024-12-11T05:09:00Z"/>
                <w:b w:val="0"/>
                <w:i w:val="0"/>
                <w:iCs w:val="0"/>
              </w:rPr>
            </w:pPr>
            <w:del w:id="33068" w:author="Phuong Truong Thi" w:date="2024-12-11T12:09:00Z" w16du:dateUtc="2024-12-11T05:09:00Z">
              <w:r w:rsidRPr="00204B49" w:rsidDel="00171C17">
                <w:rPr>
                  <w:b w:val="0"/>
                  <w:i w:val="0"/>
                  <w:iCs w:val="0"/>
                </w:rPr>
                <w:delText>Yes</w:delText>
              </w:r>
              <w:bookmarkStart w:id="33069" w:name="_Toc184814153"/>
              <w:bookmarkEnd w:id="33069"/>
            </w:del>
          </w:p>
        </w:tc>
        <w:tc>
          <w:tcPr>
            <w:tcW w:w="1170" w:type="dxa"/>
            <w:vAlign w:val="center"/>
          </w:tcPr>
          <w:p w14:paraId="6283BDA4" w14:textId="07353588" w:rsidR="00D17C0C" w:rsidRPr="00204B49" w:rsidDel="00171C17" w:rsidRDefault="00D17C0C" w:rsidP="00C63311">
            <w:pPr>
              <w:pStyle w:val="Heading41"/>
              <w:numPr>
                <w:ilvl w:val="0"/>
                <w:numId w:val="0"/>
              </w:numPr>
              <w:shd w:val="clear" w:color="auto" w:fill="auto"/>
              <w:jc w:val="center"/>
              <w:rPr>
                <w:del w:id="33070" w:author="Phuong Truong Thi" w:date="2024-12-11T12:09:00Z" w16du:dateUtc="2024-12-11T05:09:00Z"/>
                <w:b w:val="0"/>
                <w:i w:val="0"/>
                <w:iCs w:val="0"/>
              </w:rPr>
            </w:pPr>
            <w:del w:id="33071" w:author="Phuong Truong Thi" w:date="2024-12-11T12:09:00Z" w16du:dateUtc="2024-12-11T05:09:00Z">
              <w:r w:rsidRPr="00204B49" w:rsidDel="00171C17">
                <w:rPr>
                  <w:b w:val="0"/>
                  <w:i w:val="0"/>
                  <w:iCs w:val="0"/>
                </w:rPr>
                <w:delText>Yes</w:delText>
              </w:r>
              <w:bookmarkStart w:id="33072" w:name="_Toc184814154"/>
              <w:bookmarkEnd w:id="33072"/>
            </w:del>
          </w:p>
        </w:tc>
        <w:tc>
          <w:tcPr>
            <w:tcW w:w="1350" w:type="dxa"/>
          </w:tcPr>
          <w:p w14:paraId="3B09A907" w14:textId="5C5A4207" w:rsidR="00D17C0C" w:rsidRPr="00204B49" w:rsidDel="00171C17" w:rsidRDefault="00C63311" w:rsidP="00C63311">
            <w:pPr>
              <w:pStyle w:val="Heading41"/>
              <w:numPr>
                <w:ilvl w:val="0"/>
                <w:numId w:val="0"/>
              </w:numPr>
              <w:shd w:val="clear" w:color="auto" w:fill="auto"/>
              <w:jc w:val="center"/>
              <w:rPr>
                <w:del w:id="33073" w:author="Phuong Truong Thi" w:date="2024-12-11T12:09:00Z" w16du:dateUtc="2024-12-11T05:09:00Z"/>
                <w:b w:val="0"/>
                <w:i w:val="0"/>
                <w:iCs w:val="0"/>
              </w:rPr>
            </w:pPr>
            <w:del w:id="33074" w:author="Phuong Truong Thi" w:date="2024-12-11T12:09:00Z" w16du:dateUtc="2024-12-11T05:09:00Z">
              <w:r w:rsidDel="00171C17">
                <w:rPr>
                  <w:b w:val="0"/>
                  <w:i w:val="0"/>
                  <w:iCs w:val="0"/>
                </w:rPr>
                <w:delText>x</w:delText>
              </w:r>
              <w:bookmarkStart w:id="33075" w:name="_Toc184814155"/>
              <w:bookmarkEnd w:id="33075"/>
            </w:del>
          </w:p>
        </w:tc>
        <w:tc>
          <w:tcPr>
            <w:tcW w:w="1332" w:type="dxa"/>
          </w:tcPr>
          <w:p w14:paraId="4CB134B4" w14:textId="67283021" w:rsidR="00D17C0C" w:rsidRPr="00204B49" w:rsidDel="00171C17" w:rsidRDefault="00C63311" w:rsidP="00C63311">
            <w:pPr>
              <w:pStyle w:val="Heading41"/>
              <w:numPr>
                <w:ilvl w:val="0"/>
                <w:numId w:val="0"/>
              </w:numPr>
              <w:shd w:val="clear" w:color="auto" w:fill="auto"/>
              <w:jc w:val="center"/>
              <w:rPr>
                <w:del w:id="33076" w:author="Phuong Truong Thi" w:date="2024-12-11T12:09:00Z" w16du:dateUtc="2024-12-11T05:09:00Z"/>
                <w:b w:val="0"/>
                <w:i w:val="0"/>
                <w:iCs w:val="0"/>
              </w:rPr>
            </w:pPr>
            <w:del w:id="33077" w:author="Phuong Truong Thi" w:date="2024-12-11T12:09:00Z" w16du:dateUtc="2024-12-11T05:09:00Z">
              <w:r w:rsidDel="00171C17">
                <w:rPr>
                  <w:b w:val="0"/>
                  <w:i w:val="0"/>
                  <w:iCs w:val="0"/>
                </w:rPr>
                <w:delText>x</w:delText>
              </w:r>
              <w:bookmarkStart w:id="33078" w:name="_Toc184814156"/>
              <w:bookmarkEnd w:id="33078"/>
            </w:del>
          </w:p>
        </w:tc>
        <w:bookmarkStart w:id="33079" w:name="_Toc184814157"/>
        <w:bookmarkEnd w:id="33079"/>
      </w:tr>
      <w:tr w:rsidR="00200B50" w:rsidRPr="00BD2A44" w:rsidDel="00171C17" w14:paraId="415D94DD" w14:textId="384F92F7" w:rsidTr="00BE467E">
        <w:trPr>
          <w:trHeight w:val="921"/>
          <w:del w:id="33080" w:author="Phuong Truong Thi" w:date="2024-12-11T12:09:00Z"/>
        </w:trPr>
        <w:tc>
          <w:tcPr>
            <w:tcW w:w="2515" w:type="dxa"/>
            <w:vAlign w:val="bottom"/>
          </w:tcPr>
          <w:p w14:paraId="2072B64A" w14:textId="2DF18104" w:rsidR="00200B50" w:rsidRPr="00204B49" w:rsidDel="00171C17" w:rsidRDefault="00200B50" w:rsidP="00D17C0C">
            <w:pPr>
              <w:spacing w:before="0" w:line="240" w:lineRule="auto"/>
              <w:contextualSpacing w:val="0"/>
              <w:jc w:val="center"/>
              <w:rPr>
                <w:del w:id="33081" w:author="Phuong Truong Thi" w:date="2024-12-11T12:09:00Z" w16du:dateUtc="2024-12-11T05:09:00Z"/>
                <w:rFonts w:ascii="Times New Roman" w:hAnsi="Times New Roman"/>
                <w:sz w:val="24"/>
                <w:szCs w:val="24"/>
              </w:rPr>
            </w:pPr>
            <w:del w:id="33082" w:author="Phuong Truong Thi" w:date="2024-12-11T12:09:00Z" w16du:dateUtc="2024-12-11T05:09:00Z">
              <w:r w:rsidDel="00171C17">
                <w:rPr>
                  <w:rFonts w:ascii="Times New Roman" w:hAnsi="Times New Roman"/>
                  <w:sz w:val="24"/>
                  <w:szCs w:val="24"/>
                </w:rPr>
                <w:delText>5</w:delText>
              </w:r>
              <w:r w:rsidRPr="00204B49" w:rsidDel="00171C17">
                <w:rPr>
                  <w:rFonts w:ascii="Times New Roman" w:hAnsi="Times New Roman"/>
                  <w:sz w:val="24"/>
                  <w:szCs w:val="24"/>
                </w:rPr>
                <w:delText xml:space="preserve">. CBQL của nhóm </w:delText>
              </w:r>
              <w:r w:rsidDel="00171C17">
                <w:rPr>
                  <w:rFonts w:ascii="Times New Roman" w:hAnsi="Times New Roman"/>
                  <w:sz w:val="24"/>
                  <w:szCs w:val="24"/>
                </w:rPr>
                <w:delText>2</w:delText>
              </w:r>
              <w:bookmarkStart w:id="33083" w:name="_Toc184814158"/>
              <w:bookmarkEnd w:id="33083"/>
            </w:del>
          </w:p>
        </w:tc>
        <w:tc>
          <w:tcPr>
            <w:tcW w:w="900" w:type="dxa"/>
            <w:vAlign w:val="center"/>
          </w:tcPr>
          <w:p w14:paraId="6BC7EC7A" w14:textId="0881261B" w:rsidR="00200B50" w:rsidRPr="00204B49" w:rsidDel="00171C17" w:rsidRDefault="00200B50" w:rsidP="00C63311">
            <w:pPr>
              <w:pStyle w:val="Heading41"/>
              <w:numPr>
                <w:ilvl w:val="0"/>
                <w:numId w:val="0"/>
              </w:numPr>
              <w:shd w:val="clear" w:color="auto" w:fill="auto"/>
              <w:jc w:val="center"/>
              <w:rPr>
                <w:del w:id="33084" w:author="Phuong Truong Thi" w:date="2024-12-11T12:09:00Z" w16du:dateUtc="2024-12-11T05:09:00Z"/>
                <w:b w:val="0"/>
                <w:i w:val="0"/>
                <w:iCs w:val="0"/>
              </w:rPr>
            </w:pPr>
            <w:del w:id="33085" w:author="Phuong Truong Thi" w:date="2024-12-11T12:09:00Z" w16du:dateUtc="2024-12-11T05:09:00Z">
              <w:r w:rsidRPr="00204B49" w:rsidDel="00171C17">
                <w:rPr>
                  <w:b w:val="0"/>
                  <w:i w:val="0"/>
                  <w:iCs w:val="0"/>
                </w:rPr>
                <w:delText>Yes</w:delText>
              </w:r>
              <w:bookmarkStart w:id="33086" w:name="_Toc184814159"/>
              <w:bookmarkEnd w:id="33086"/>
            </w:del>
          </w:p>
        </w:tc>
        <w:tc>
          <w:tcPr>
            <w:tcW w:w="1170" w:type="dxa"/>
            <w:vAlign w:val="center"/>
          </w:tcPr>
          <w:p w14:paraId="6FC7FBFA" w14:textId="501277A0" w:rsidR="00200B50" w:rsidRPr="00204B49" w:rsidDel="00171C17" w:rsidRDefault="00200B50" w:rsidP="00C63311">
            <w:pPr>
              <w:pStyle w:val="Heading41"/>
              <w:numPr>
                <w:ilvl w:val="0"/>
                <w:numId w:val="0"/>
              </w:numPr>
              <w:shd w:val="clear" w:color="auto" w:fill="auto"/>
              <w:jc w:val="center"/>
              <w:rPr>
                <w:del w:id="33087" w:author="Phuong Truong Thi" w:date="2024-12-11T12:09:00Z" w16du:dateUtc="2024-12-11T05:09:00Z"/>
                <w:b w:val="0"/>
                <w:i w:val="0"/>
                <w:iCs w:val="0"/>
              </w:rPr>
            </w:pPr>
            <w:del w:id="33088" w:author="Phuong Truong Thi" w:date="2024-12-11T12:09:00Z" w16du:dateUtc="2024-12-11T05:09:00Z">
              <w:r w:rsidRPr="00204B49" w:rsidDel="00171C17">
                <w:rPr>
                  <w:b w:val="0"/>
                  <w:i w:val="0"/>
                  <w:iCs w:val="0"/>
                </w:rPr>
                <w:delText>Yes</w:delText>
              </w:r>
              <w:bookmarkStart w:id="33089" w:name="_Toc184814160"/>
              <w:bookmarkEnd w:id="33089"/>
            </w:del>
          </w:p>
        </w:tc>
        <w:tc>
          <w:tcPr>
            <w:tcW w:w="720" w:type="dxa"/>
            <w:vAlign w:val="center"/>
          </w:tcPr>
          <w:p w14:paraId="661AA92B" w14:textId="3AD12DCA" w:rsidR="00200B50" w:rsidRPr="00204B49" w:rsidDel="00171C17" w:rsidRDefault="00200B50" w:rsidP="00C63311">
            <w:pPr>
              <w:pStyle w:val="Heading41"/>
              <w:numPr>
                <w:ilvl w:val="0"/>
                <w:numId w:val="0"/>
              </w:numPr>
              <w:shd w:val="clear" w:color="auto" w:fill="auto"/>
              <w:jc w:val="center"/>
              <w:rPr>
                <w:del w:id="33090" w:author="Phuong Truong Thi" w:date="2024-12-11T12:09:00Z" w16du:dateUtc="2024-12-11T05:09:00Z"/>
                <w:b w:val="0"/>
                <w:i w:val="0"/>
                <w:iCs w:val="0"/>
              </w:rPr>
            </w:pPr>
            <w:del w:id="33091" w:author="Phuong Truong Thi" w:date="2024-12-11T12:09:00Z" w16du:dateUtc="2024-12-11T05:09:00Z">
              <w:r w:rsidRPr="00204B49" w:rsidDel="00171C17">
                <w:rPr>
                  <w:b w:val="0"/>
                  <w:i w:val="0"/>
                  <w:iCs w:val="0"/>
                </w:rPr>
                <w:delText>Yes</w:delText>
              </w:r>
              <w:bookmarkStart w:id="33092" w:name="_Toc184814161"/>
              <w:bookmarkEnd w:id="33092"/>
            </w:del>
          </w:p>
        </w:tc>
        <w:tc>
          <w:tcPr>
            <w:tcW w:w="1170" w:type="dxa"/>
            <w:vAlign w:val="center"/>
          </w:tcPr>
          <w:p w14:paraId="27D8C07F" w14:textId="0C4E1CBB" w:rsidR="00200B50" w:rsidRPr="00204B49" w:rsidDel="00171C17" w:rsidRDefault="00200B50" w:rsidP="00C63311">
            <w:pPr>
              <w:pStyle w:val="Heading41"/>
              <w:numPr>
                <w:ilvl w:val="0"/>
                <w:numId w:val="0"/>
              </w:numPr>
              <w:shd w:val="clear" w:color="auto" w:fill="auto"/>
              <w:jc w:val="center"/>
              <w:rPr>
                <w:del w:id="33093" w:author="Phuong Truong Thi" w:date="2024-12-11T12:09:00Z" w16du:dateUtc="2024-12-11T05:09:00Z"/>
                <w:b w:val="0"/>
                <w:i w:val="0"/>
                <w:iCs w:val="0"/>
              </w:rPr>
            </w:pPr>
            <w:del w:id="33094" w:author="Phuong Truong Thi" w:date="2024-12-11T12:09:00Z" w16du:dateUtc="2024-12-11T05:09:00Z">
              <w:r w:rsidRPr="00204B49" w:rsidDel="00171C17">
                <w:rPr>
                  <w:b w:val="0"/>
                  <w:i w:val="0"/>
                  <w:iCs w:val="0"/>
                </w:rPr>
                <w:delText>Yes</w:delText>
              </w:r>
              <w:bookmarkStart w:id="33095" w:name="_Toc184814162"/>
              <w:bookmarkEnd w:id="33095"/>
            </w:del>
          </w:p>
        </w:tc>
        <w:tc>
          <w:tcPr>
            <w:tcW w:w="1350" w:type="dxa"/>
          </w:tcPr>
          <w:p w14:paraId="13AF3461" w14:textId="3F435D73" w:rsidR="00200B50" w:rsidRPr="00204B49" w:rsidDel="00171C17" w:rsidRDefault="00C63311" w:rsidP="00C63311">
            <w:pPr>
              <w:pStyle w:val="Heading41"/>
              <w:numPr>
                <w:ilvl w:val="0"/>
                <w:numId w:val="0"/>
              </w:numPr>
              <w:shd w:val="clear" w:color="auto" w:fill="auto"/>
              <w:jc w:val="center"/>
              <w:rPr>
                <w:del w:id="33096" w:author="Phuong Truong Thi" w:date="2024-12-11T12:09:00Z" w16du:dateUtc="2024-12-11T05:09:00Z"/>
                <w:b w:val="0"/>
                <w:i w:val="0"/>
                <w:iCs w:val="0"/>
              </w:rPr>
            </w:pPr>
            <w:del w:id="33097" w:author="Phuong Truong Thi" w:date="2024-12-11T12:09:00Z" w16du:dateUtc="2024-12-11T05:09:00Z">
              <w:r w:rsidDel="00171C17">
                <w:rPr>
                  <w:b w:val="0"/>
                  <w:i w:val="0"/>
                  <w:iCs w:val="0"/>
                </w:rPr>
                <w:delText>x</w:delText>
              </w:r>
              <w:bookmarkStart w:id="33098" w:name="_Toc184814163"/>
              <w:bookmarkEnd w:id="33098"/>
            </w:del>
          </w:p>
        </w:tc>
        <w:tc>
          <w:tcPr>
            <w:tcW w:w="1332" w:type="dxa"/>
          </w:tcPr>
          <w:p w14:paraId="36CA169A" w14:textId="1664E91C" w:rsidR="00200B50" w:rsidRPr="00204B49" w:rsidDel="00171C17" w:rsidRDefault="00200B50" w:rsidP="00C63311">
            <w:pPr>
              <w:pStyle w:val="Heading41"/>
              <w:numPr>
                <w:ilvl w:val="0"/>
                <w:numId w:val="0"/>
              </w:numPr>
              <w:shd w:val="clear" w:color="auto" w:fill="auto"/>
              <w:jc w:val="center"/>
              <w:rPr>
                <w:del w:id="33099" w:author="Phuong Truong Thi" w:date="2024-12-11T12:09:00Z" w16du:dateUtc="2024-12-11T05:09:00Z"/>
                <w:b w:val="0"/>
                <w:i w:val="0"/>
                <w:iCs w:val="0"/>
              </w:rPr>
            </w:pPr>
            <w:bookmarkStart w:id="33100" w:name="_Toc184814164"/>
            <w:bookmarkEnd w:id="33100"/>
          </w:p>
        </w:tc>
        <w:bookmarkStart w:id="33101" w:name="_Toc184814165"/>
        <w:bookmarkEnd w:id="33101"/>
      </w:tr>
      <w:tr w:rsidR="00D17C0C" w:rsidRPr="00BD2A44" w:rsidDel="00171C17" w14:paraId="06A21619" w14:textId="66D9A24A" w:rsidTr="00BE467E">
        <w:trPr>
          <w:trHeight w:val="921"/>
          <w:del w:id="33102" w:author="Phuong Truong Thi" w:date="2024-12-11T12:09:00Z"/>
        </w:trPr>
        <w:tc>
          <w:tcPr>
            <w:tcW w:w="2515" w:type="dxa"/>
            <w:vAlign w:val="bottom"/>
          </w:tcPr>
          <w:p w14:paraId="0F3EFB57" w14:textId="7A7BC399" w:rsidR="00D17C0C" w:rsidRPr="00204B49" w:rsidDel="00171C17" w:rsidRDefault="00D17C0C" w:rsidP="00D17C0C">
            <w:pPr>
              <w:spacing w:before="0" w:line="240" w:lineRule="auto"/>
              <w:contextualSpacing w:val="0"/>
              <w:jc w:val="center"/>
              <w:rPr>
                <w:del w:id="33103" w:author="Phuong Truong Thi" w:date="2024-12-11T12:09:00Z" w16du:dateUtc="2024-12-11T05:09:00Z"/>
                <w:rFonts w:ascii="Times New Roman" w:hAnsi="Times New Roman"/>
                <w:sz w:val="24"/>
                <w:szCs w:val="24"/>
              </w:rPr>
            </w:pPr>
            <w:del w:id="33104" w:author="Phuong Truong Thi" w:date="2024-12-11T12:09:00Z" w16du:dateUtc="2024-12-11T05:09:00Z">
              <w:r w:rsidDel="00171C17">
                <w:rPr>
                  <w:rFonts w:ascii="Times New Roman" w:hAnsi="Times New Roman"/>
                  <w:sz w:val="24"/>
                  <w:szCs w:val="24"/>
                </w:rPr>
                <w:delText>6</w:delText>
              </w:r>
              <w:r w:rsidRPr="00204B49" w:rsidDel="00171C17">
                <w:rPr>
                  <w:rFonts w:ascii="Times New Roman" w:hAnsi="Times New Roman"/>
                  <w:sz w:val="24"/>
                  <w:szCs w:val="24"/>
                </w:rPr>
                <w:delText xml:space="preserve">. CBQL của nhóm </w:delText>
              </w:r>
              <w:r w:rsidDel="00171C17">
                <w:rPr>
                  <w:rFonts w:ascii="Times New Roman" w:hAnsi="Times New Roman"/>
                  <w:sz w:val="24"/>
                  <w:szCs w:val="24"/>
                </w:rPr>
                <w:delText>3</w:delText>
              </w:r>
              <w:bookmarkStart w:id="33105" w:name="_Toc184814166"/>
              <w:bookmarkEnd w:id="33105"/>
            </w:del>
          </w:p>
        </w:tc>
        <w:tc>
          <w:tcPr>
            <w:tcW w:w="900" w:type="dxa"/>
            <w:vAlign w:val="center"/>
          </w:tcPr>
          <w:p w14:paraId="7E3CF8BE" w14:textId="530AAA75" w:rsidR="00D17C0C" w:rsidRPr="00204B49" w:rsidDel="00171C17" w:rsidRDefault="00D17C0C" w:rsidP="00C63311">
            <w:pPr>
              <w:pStyle w:val="Heading41"/>
              <w:numPr>
                <w:ilvl w:val="0"/>
                <w:numId w:val="0"/>
              </w:numPr>
              <w:shd w:val="clear" w:color="auto" w:fill="auto"/>
              <w:jc w:val="center"/>
              <w:rPr>
                <w:del w:id="33106" w:author="Phuong Truong Thi" w:date="2024-12-11T12:09:00Z" w16du:dateUtc="2024-12-11T05:09:00Z"/>
                <w:b w:val="0"/>
                <w:i w:val="0"/>
                <w:iCs w:val="0"/>
              </w:rPr>
            </w:pPr>
            <w:del w:id="33107" w:author="Phuong Truong Thi" w:date="2024-12-11T12:09:00Z" w16du:dateUtc="2024-12-11T05:09:00Z">
              <w:r w:rsidRPr="00204B49" w:rsidDel="00171C17">
                <w:rPr>
                  <w:b w:val="0"/>
                  <w:i w:val="0"/>
                  <w:iCs w:val="0"/>
                </w:rPr>
                <w:delText>Yes</w:delText>
              </w:r>
              <w:bookmarkStart w:id="33108" w:name="_Toc184814167"/>
              <w:bookmarkEnd w:id="33108"/>
            </w:del>
          </w:p>
        </w:tc>
        <w:tc>
          <w:tcPr>
            <w:tcW w:w="1170" w:type="dxa"/>
            <w:vAlign w:val="center"/>
          </w:tcPr>
          <w:p w14:paraId="041F7D73" w14:textId="5FFB9C5D" w:rsidR="00D17C0C" w:rsidRPr="00204B49" w:rsidDel="00171C17" w:rsidRDefault="00C63311" w:rsidP="00C63311">
            <w:pPr>
              <w:pStyle w:val="Heading41"/>
              <w:numPr>
                <w:ilvl w:val="0"/>
                <w:numId w:val="0"/>
              </w:numPr>
              <w:shd w:val="clear" w:color="auto" w:fill="auto"/>
              <w:jc w:val="center"/>
              <w:rPr>
                <w:del w:id="33109" w:author="Phuong Truong Thi" w:date="2024-12-11T12:09:00Z" w16du:dateUtc="2024-12-11T05:09:00Z"/>
                <w:b w:val="0"/>
                <w:i w:val="0"/>
                <w:iCs w:val="0"/>
              </w:rPr>
            </w:pPr>
            <w:del w:id="33110" w:author="Phuong Truong Thi" w:date="2024-12-11T12:09:00Z" w16du:dateUtc="2024-12-11T05:09:00Z">
              <w:r w:rsidDel="00171C17">
                <w:rPr>
                  <w:b w:val="0"/>
                  <w:i w:val="0"/>
                  <w:iCs w:val="0"/>
                </w:rPr>
                <w:delText>No</w:delText>
              </w:r>
              <w:bookmarkStart w:id="33111" w:name="_Toc184814168"/>
              <w:bookmarkEnd w:id="33111"/>
            </w:del>
          </w:p>
        </w:tc>
        <w:tc>
          <w:tcPr>
            <w:tcW w:w="720" w:type="dxa"/>
            <w:vAlign w:val="center"/>
          </w:tcPr>
          <w:p w14:paraId="471C51F6" w14:textId="73BC66C6" w:rsidR="00D17C0C" w:rsidRPr="00204B49" w:rsidDel="00171C17" w:rsidRDefault="00C63311" w:rsidP="00C63311">
            <w:pPr>
              <w:pStyle w:val="Heading41"/>
              <w:numPr>
                <w:ilvl w:val="0"/>
                <w:numId w:val="0"/>
              </w:numPr>
              <w:shd w:val="clear" w:color="auto" w:fill="auto"/>
              <w:jc w:val="center"/>
              <w:rPr>
                <w:del w:id="33112" w:author="Phuong Truong Thi" w:date="2024-12-11T12:09:00Z" w16du:dateUtc="2024-12-11T05:09:00Z"/>
                <w:b w:val="0"/>
                <w:i w:val="0"/>
                <w:iCs w:val="0"/>
              </w:rPr>
            </w:pPr>
            <w:del w:id="33113" w:author="Phuong Truong Thi" w:date="2024-12-11T12:09:00Z" w16du:dateUtc="2024-12-11T05:09:00Z">
              <w:r w:rsidDel="00171C17">
                <w:rPr>
                  <w:b w:val="0"/>
                  <w:i w:val="0"/>
                  <w:iCs w:val="0"/>
                </w:rPr>
                <w:delText>No</w:delText>
              </w:r>
              <w:bookmarkStart w:id="33114" w:name="_Toc184814169"/>
              <w:bookmarkEnd w:id="33114"/>
            </w:del>
          </w:p>
        </w:tc>
        <w:tc>
          <w:tcPr>
            <w:tcW w:w="1170" w:type="dxa"/>
            <w:vAlign w:val="center"/>
          </w:tcPr>
          <w:p w14:paraId="24811227" w14:textId="5BEAA369" w:rsidR="00D17C0C" w:rsidRPr="00204B49" w:rsidDel="00171C17" w:rsidRDefault="00C63311" w:rsidP="00C63311">
            <w:pPr>
              <w:pStyle w:val="Heading41"/>
              <w:numPr>
                <w:ilvl w:val="0"/>
                <w:numId w:val="0"/>
              </w:numPr>
              <w:shd w:val="clear" w:color="auto" w:fill="auto"/>
              <w:jc w:val="center"/>
              <w:rPr>
                <w:del w:id="33115" w:author="Phuong Truong Thi" w:date="2024-12-11T12:09:00Z" w16du:dateUtc="2024-12-11T05:09:00Z"/>
                <w:b w:val="0"/>
                <w:i w:val="0"/>
                <w:iCs w:val="0"/>
              </w:rPr>
            </w:pPr>
            <w:del w:id="33116" w:author="Phuong Truong Thi" w:date="2024-12-11T12:09:00Z" w16du:dateUtc="2024-12-11T05:09:00Z">
              <w:r w:rsidDel="00171C17">
                <w:rPr>
                  <w:b w:val="0"/>
                  <w:i w:val="0"/>
                  <w:iCs w:val="0"/>
                </w:rPr>
                <w:delText>No</w:delText>
              </w:r>
              <w:bookmarkStart w:id="33117" w:name="_Toc184814170"/>
              <w:bookmarkEnd w:id="33117"/>
            </w:del>
          </w:p>
        </w:tc>
        <w:tc>
          <w:tcPr>
            <w:tcW w:w="1350" w:type="dxa"/>
          </w:tcPr>
          <w:p w14:paraId="1989D6EA" w14:textId="3A039A84" w:rsidR="00D17C0C" w:rsidRPr="00204B49" w:rsidDel="00171C17" w:rsidRDefault="00C63311" w:rsidP="00C63311">
            <w:pPr>
              <w:pStyle w:val="Heading41"/>
              <w:numPr>
                <w:ilvl w:val="0"/>
                <w:numId w:val="0"/>
              </w:numPr>
              <w:shd w:val="clear" w:color="auto" w:fill="auto"/>
              <w:jc w:val="center"/>
              <w:rPr>
                <w:del w:id="33118" w:author="Phuong Truong Thi" w:date="2024-12-11T12:09:00Z" w16du:dateUtc="2024-12-11T05:09:00Z"/>
                <w:b w:val="0"/>
                <w:i w:val="0"/>
                <w:iCs w:val="0"/>
              </w:rPr>
            </w:pPr>
            <w:del w:id="33119" w:author="Phuong Truong Thi" w:date="2024-12-11T12:09:00Z" w16du:dateUtc="2024-12-11T05:09:00Z">
              <w:r w:rsidDel="00171C17">
                <w:rPr>
                  <w:b w:val="0"/>
                  <w:i w:val="0"/>
                  <w:iCs w:val="0"/>
                </w:rPr>
                <w:delText>x</w:delText>
              </w:r>
              <w:bookmarkStart w:id="33120" w:name="_Toc184814171"/>
              <w:bookmarkEnd w:id="33120"/>
            </w:del>
          </w:p>
        </w:tc>
        <w:tc>
          <w:tcPr>
            <w:tcW w:w="1332" w:type="dxa"/>
          </w:tcPr>
          <w:p w14:paraId="69921AC1" w14:textId="374B827C" w:rsidR="00D17C0C" w:rsidRPr="00204B49" w:rsidDel="00171C17" w:rsidRDefault="00D17C0C" w:rsidP="00C63311">
            <w:pPr>
              <w:pStyle w:val="Heading41"/>
              <w:numPr>
                <w:ilvl w:val="0"/>
                <w:numId w:val="0"/>
              </w:numPr>
              <w:shd w:val="clear" w:color="auto" w:fill="auto"/>
              <w:jc w:val="center"/>
              <w:rPr>
                <w:del w:id="33121" w:author="Phuong Truong Thi" w:date="2024-12-11T12:09:00Z" w16du:dateUtc="2024-12-11T05:09:00Z"/>
                <w:b w:val="0"/>
                <w:i w:val="0"/>
                <w:iCs w:val="0"/>
              </w:rPr>
            </w:pPr>
            <w:bookmarkStart w:id="33122" w:name="_Toc184814172"/>
            <w:bookmarkEnd w:id="33122"/>
          </w:p>
        </w:tc>
        <w:bookmarkStart w:id="33123" w:name="_Toc184814173"/>
        <w:bookmarkEnd w:id="33123"/>
      </w:tr>
    </w:tbl>
    <w:p w14:paraId="70F25010" w14:textId="4633E984" w:rsidR="00F744C8" w:rsidDel="00171C17" w:rsidRDefault="00F744C8" w:rsidP="00F744C8">
      <w:pPr>
        <w:rPr>
          <w:del w:id="33124" w:author="Phuong Truong Thi" w:date="2024-12-11T12:09:00Z" w16du:dateUtc="2024-12-11T05:09:00Z"/>
        </w:rPr>
      </w:pPr>
      <w:bookmarkStart w:id="33125" w:name="_Toc177425411"/>
      <w:bookmarkStart w:id="33126" w:name="_Toc184814174"/>
      <w:bookmarkEnd w:id="33126"/>
    </w:p>
    <w:p w14:paraId="78BBEFFF" w14:textId="509257BA" w:rsidR="00F744C8" w:rsidDel="00171C17" w:rsidRDefault="00F744C8" w:rsidP="00F744C8">
      <w:pPr>
        <w:rPr>
          <w:del w:id="33127" w:author="Phuong Truong Thi" w:date="2024-12-11T12:09:00Z" w16du:dateUtc="2024-12-11T05:09:00Z"/>
        </w:rPr>
      </w:pPr>
      <w:bookmarkStart w:id="33128" w:name="_Toc184814175"/>
      <w:bookmarkEnd w:id="33128"/>
    </w:p>
    <w:p w14:paraId="45DB32E2" w14:textId="193C4E31" w:rsidR="008C134A" w:rsidDel="00171C17" w:rsidRDefault="008C134A" w:rsidP="00F744C8">
      <w:pPr>
        <w:rPr>
          <w:del w:id="33129" w:author="Phuong Truong Thi" w:date="2024-12-11T12:09:00Z" w16du:dateUtc="2024-12-11T05:09:00Z"/>
        </w:rPr>
      </w:pPr>
      <w:bookmarkStart w:id="33130" w:name="_Toc184814176"/>
      <w:bookmarkEnd w:id="33130"/>
    </w:p>
    <w:p w14:paraId="793FF15C" w14:textId="39907C8D" w:rsidR="005F7949" w:rsidDel="00171C17" w:rsidRDefault="005F7949" w:rsidP="00F744C8">
      <w:pPr>
        <w:rPr>
          <w:del w:id="33131" w:author="Phuong Truong Thi" w:date="2024-12-11T12:09:00Z" w16du:dateUtc="2024-12-11T05:09:00Z"/>
        </w:rPr>
      </w:pPr>
      <w:bookmarkStart w:id="33132" w:name="_Toc184814177"/>
      <w:bookmarkEnd w:id="33132"/>
    </w:p>
    <w:p w14:paraId="68D3FA9F" w14:textId="77777777" w:rsidR="000543E0" w:rsidDel="00BB33CD" w:rsidRDefault="000543E0" w:rsidP="00F744C8">
      <w:pPr>
        <w:rPr>
          <w:del w:id="33133" w:author="Phuong Truong Thi" w:date="2024-12-05T18:51:00Z"/>
        </w:rPr>
      </w:pPr>
      <w:bookmarkStart w:id="33134" w:name="_Toc184814178"/>
      <w:bookmarkEnd w:id="33134"/>
    </w:p>
    <w:p w14:paraId="587D884B" w14:textId="77070363" w:rsidR="008C134A" w:rsidDel="00171C17" w:rsidRDefault="008C134A" w:rsidP="00F744C8">
      <w:pPr>
        <w:rPr>
          <w:del w:id="33135" w:author="Phuong Truong Thi" w:date="2024-12-11T12:09:00Z" w16du:dateUtc="2024-12-11T05:09:00Z"/>
        </w:rPr>
      </w:pPr>
      <w:bookmarkStart w:id="33136" w:name="_Toc184814179"/>
      <w:bookmarkEnd w:id="33136"/>
    </w:p>
    <w:p w14:paraId="47D9FDFC" w14:textId="0B04E5A2" w:rsidR="00431EF8" w:rsidRPr="00C54E78" w:rsidRDefault="00891C4E">
      <w:pPr>
        <w:pStyle w:val="Heading11"/>
        <w:pBdr>
          <w:top w:val="none" w:sz="0" w:space="0" w:color="auto"/>
          <w:left w:val="none" w:sz="0" w:space="0" w:color="auto"/>
          <w:bottom w:val="none" w:sz="0" w:space="0" w:color="auto"/>
          <w:right w:val="none" w:sz="0" w:space="0" w:color="auto"/>
        </w:pBdr>
        <w:shd w:val="clear" w:color="auto" w:fill="auto"/>
        <w:pPrChange w:id="33137" w:author="Phuong Truong Thi" w:date="2024-10-08T18:23:00Z">
          <w:pPr>
            <w:pStyle w:val="Heading1"/>
          </w:pPr>
        </w:pPrChange>
      </w:pPr>
      <w:bookmarkStart w:id="33138" w:name="_Toc184814180"/>
      <w:commentRangeStart w:id="33139"/>
      <w:commentRangeStart w:id="33140"/>
      <w:commentRangeStart w:id="33141"/>
      <w:commentRangeStart w:id="33142"/>
      <w:r w:rsidRPr="005F7949">
        <w:rPr>
          <w:sz w:val="28"/>
          <w:szCs w:val="28"/>
          <w:rPrChange w:id="33143" w:author="Phuong Truong Thi" w:date="2024-11-25T19:16:00Z">
            <w:rPr/>
          </w:rPrChange>
        </w:rPr>
        <w:t>PHỤ LỤC</w:t>
      </w:r>
      <w:bookmarkEnd w:id="33125"/>
      <w:commentRangeEnd w:id="33139"/>
      <w:r w:rsidR="003608AF" w:rsidRPr="006A1F24">
        <w:rPr>
          <w:rStyle w:val="CommentReference"/>
          <w:rFonts w:eastAsia="Calibri"/>
          <w:b w:val="0"/>
          <w:bCs w:val="0"/>
          <w:caps w:val="0"/>
          <w:sz w:val="28"/>
          <w:szCs w:val="28"/>
        </w:rPr>
        <w:commentReference w:id="33139"/>
      </w:r>
      <w:commentRangeEnd w:id="33140"/>
      <w:r w:rsidR="009B6F05" w:rsidRPr="005F7949">
        <w:rPr>
          <w:rStyle w:val="CommentReference"/>
          <w:rFonts w:eastAsia="Calibri"/>
          <w:b w:val="0"/>
          <w:bCs w:val="0"/>
          <w:caps w:val="0"/>
          <w:sz w:val="28"/>
          <w:szCs w:val="28"/>
          <w:lang w:val="x-none"/>
          <w:rPrChange w:id="33144" w:author="Phuong Truong Thi" w:date="2024-11-25T19:16:00Z">
            <w:rPr>
              <w:rStyle w:val="CommentReference"/>
              <w:rFonts w:ascii="Arial" w:eastAsia="Calibri" w:hAnsi="Arial"/>
              <w:b w:val="0"/>
              <w:bCs w:val="0"/>
              <w:caps w:val="0"/>
            </w:rPr>
          </w:rPrChange>
        </w:rPr>
        <w:commentReference w:id="33140"/>
      </w:r>
      <w:commentRangeEnd w:id="33141"/>
      <w:r w:rsidR="00C14ED1" w:rsidRPr="005F7949">
        <w:rPr>
          <w:rStyle w:val="CommentReference"/>
          <w:rFonts w:eastAsia="Calibri"/>
          <w:b w:val="0"/>
          <w:bCs w:val="0"/>
          <w:caps w:val="0"/>
          <w:sz w:val="28"/>
          <w:szCs w:val="28"/>
          <w:lang w:val="x-none"/>
          <w:rPrChange w:id="33145" w:author="Phuong Truong Thi" w:date="2024-11-25T19:16:00Z">
            <w:rPr>
              <w:rStyle w:val="CommentReference"/>
              <w:rFonts w:ascii="Arial" w:eastAsia="Calibri" w:hAnsi="Arial"/>
              <w:b w:val="0"/>
              <w:bCs w:val="0"/>
              <w:caps w:val="0"/>
            </w:rPr>
          </w:rPrChange>
        </w:rPr>
        <w:commentReference w:id="33141"/>
      </w:r>
      <w:commentRangeEnd w:id="33142"/>
      <w:r w:rsidR="00EA72F0">
        <w:rPr>
          <w:rStyle w:val="CommentReference"/>
          <w:rFonts w:ascii="Arial" w:eastAsia="Calibri" w:hAnsi="Arial"/>
          <w:b w:val="0"/>
          <w:bCs w:val="0"/>
          <w:caps w:val="0"/>
          <w:lang w:val="x-none"/>
        </w:rPr>
        <w:commentReference w:id="33142"/>
      </w:r>
      <w:bookmarkEnd w:id="33138"/>
    </w:p>
    <w:p w14:paraId="5C50C9C2" w14:textId="362919B5" w:rsidR="00187F2B" w:rsidRPr="008E4747" w:rsidRDefault="00B65E5D" w:rsidP="00F744C8">
      <w:pPr>
        <w:pStyle w:val="Heading23"/>
        <w:pBdr>
          <w:top w:val="none" w:sz="0" w:space="0" w:color="auto"/>
          <w:left w:val="none" w:sz="0" w:space="0" w:color="auto"/>
          <w:bottom w:val="none" w:sz="0" w:space="0" w:color="auto"/>
          <w:right w:val="none" w:sz="0" w:space="0" w:color="auto"/>
        </w:pBdr>
        <w:shd w:val="clear" w:color="auto" w:fill="auto"/>
      </w:pPr>
      <w:bookmarkStart w:id="33146" w:name="_Toc177425412"/>
      <w:bookmarkStart w:id="33147" w:name="_Toc184814181"/>
      <w:commentRangeStart w:id="33148"/>
      <w:r>
        <w:rPr>
          <w:lang w:val="vi-VN"/>
        </w:rPr>
        <w:t>Các d</w:t>
      </w:r>
      <w:r>
        <w:t xml:space="preserve">anh mục </w:t>
      </w:r>
      <w:r>
        <w:rPr>
          <w:lang w:val="vi-VN"/>
        </w:rPr>
        <w:t>sử dụng</w:t>
      </w:r>
      <w:bookmarkEnd w:id="33146"/>
      <w:commentRangeEnd w:id="33148"/>
      <w:r w:rsidR="004058CA">
        <w:rPr>
          <w:rStyle w:val="CommentReference"/>
          <w:rFonts w:ascii="Arial" w:eastAsia="Calibri" w:hAnsi="Arial"/>
          <w:b w:val="0"/>
          <w:bCs w:val="0"/>
          <w:lang w:val="x-none"/>
        </w:rPr>
        <w:commentReference w:id="33148"/>
      </w:r>
      <w:bookmarkEnd w:id="33147"/>
    </w:p>
    <w:p w14:paraId="5CB4C499" w14:textId="5A507978" w:rsidR="00B65E5D" w:rsidRDefault="00650A41" w:rsidP="00F744C8">
      <w:pPr>
        <w:ind w:left="284"/>
        <w:rPr>
          <w:rFonts w:ascii="Times New Roman" w:hAnsi="Times New Roman"/>
          <w:color w:val="000000"/>
          <w:sz w:val="24"/>
          <w:szCs w:val="24"/>
        </w:rPr>
      </w:pPr>
      <w:r>
        <w:rPr>
          <w:rFonts w:ascii="Times New Roman" w:hAnsi="Times New Roman"/>
          <w:color w:val="000000"/>
          <w:sz w:val="24"/>
          <w:szCs w:val="24"/>
        </w:rPr>
        <w:t>1</w:t>
      </w:r>
      <w:r w:rsidR="00B65E5D" w:rsidRPr="00AC685F">
        <w:rPr>
          <w:rFonts w:ascii="Times New Roman" w:hAnsi="Times New Roman"/>
          <w:color w:val="000000"/>
          <w:sz w:val="24"/>
          <w:szCs w:val="24"/>
          <w:lang w:val="vi-VN"/>
        </w:rPr>
        <w:t>.1. DM_SEGMENT</w:t>
      </w:r>
      <w:r w:rsidR="00B65E5D">
        <w:rPr>
          <w:rFonts w:ascii="Times New Roman" w:hAnsi="Times New Roman"/>
          <w:sz w:val="24"/>
          <w:szCs w:val="24"/>
          <w:lang w:val="vi-VN"/>
        </w:rPr>
        <w:t xml:space="preserve"> - </w:t>
      </w:r>
      <w:r w:rsidR="00B65E5D" w:rsidRPr="006531D7">
        <w:rPr>
          <w:rFonts w:ascii="Times New Roman" w:hAnsi="Times New Roman"/>
          <w:color w:val="000000"/>
          <w:sz w:val="24"/>
          <w:szCs w:val="24"/>
        </w:rPr>
        <w:t>Phân khúc và tiểu phân khúc khách hàng</w:t>
      </w:r>
    </w:p>
    <w:tbl>
      <w:tblPr>
        <w:tblStyle w:val="TableGrid"/>
        <w:tblW w:w="0" w:type="auto"/>
        <w:tblLook w:val="04A0" w:firstRow="1" w:lastRow="0" w:firstColumn="1" w:lastColumn="0" w:noHBand="0" w:noVBand="1"/>
      </w:tblPr>
      <w:tblGrid>
        <w:gridCol w:w="1165"/>
        <w:gridCol w:w="5580"/>
      </w:tblGrid>
      <w:tr w:rsidR="00B65E5D" w:rsidRPr="003C1E3C" w14:paraId="6D0EA047" w14:textId="77777777" w:rsidTr="00187F2B">
        <w:trPr>
          <w:cantSplit/>
          <w:tblHeader/>
        </w:trPr>
        <w:tc>
          <w:tcPr>
            <w:tcW w:w="1165" w:type="dxa"/>
            <w:shd w:val="clear" w:color="auto" w:fill="B4C6E7" w:themeFill="accent1" w:themeFillTint="66"/>
            <w:vAlign w:val="center"/>
          </w:tcPr>
          <w:p w14:paraId="1DE719D8" w14:textId="77777777" w:rsidR="00B65E5D" w:rsidRPr="003C1E3C" w:rsidRDefault="00B65E5D">
            <w:pPr>
              <w:jc w:val="center"/>
              <w:rPr>
                <w:rFonts w:ascii="Times New Roman" w:hAnsi="Times New Roman"/>
                <w:b/>
                <w:bCs/>
              </w:rPr>
            </w:pPr>
            <w:r w:rsidRPr="003C1E3C">
              <w:rPr>
                <w:rFonts w:ascii="Times New Roman" w:hAnsi="Times New Roman"/>
                <w:b/>
                <w:bCs/>
              </w:rPr>
              <w:t>Mã</w:t>
            </w:r>
          </w:p>
        </w:tc>
        <w:tc>
          <w:tcPr>
            <w:tcW w:w="5580" w:type="dxa"/>
            <w:shd w:val="clear" w:color="auto" w:fill="B4C6E7" w:themeFill="accent1" w:themeFillTint="66"/>
            <w:vAlign w:val="center"/>
          </w:tcPr>
          <w:p w14:paraId="45D73B66" w14:textId="77777777" w:rsidR="00B65E5D" w:rsidRPr="003C1E3C" w:rsidRDefault="00B65E5D">
            <w:pPr>
              <w:jc w:val="center"/>
              <w:rPr>
                <w:rFonts w:ascii="Times New Roman" w:hAnsi="Times New Roman"/>
                <w:b/>
                <w:bCs/>
              </w:rPr>
            </w:pPr>
            <w:r w:rsidRPr="003C1E3C">
              <w:rPr>
                <w:rFonts w:ascii="Times New Roman" w:hAnsi="Times New Roman"/>
                <w:b/>
                <w:bCs/>
              </w:rPr>
              <w:t>Mô tả</w:t>
            </w:r>
          </w:p>
        </w:tc>
      </w:tr>
      <w:tr w:rsidR="00B65E5D" w:rsidRPr="003C1E3C" w14:paraId="4E71E3BF" w14:textId="77777777">
        <w:tc>
          <w:tcPr>
            <w:tcW w:w="1165" w:type="dxa"/>
            <w:vAlign w:val="center"/>
          </w:tcPr>
          <w:p w14:paraId="6527B708" w14:textId="77777777" w:rsidR="00B65E5D" w:rsidRPr="003C1E3C" w:rsidRDefault="00B65E5D">
            <w:pPr>
              <w:jc w:val="center"/>
              <w:rPr>
                <w:rFonts w:ascii="Times New Roman" w:hAnsi="Times New Roman"/>
              </w:rPr>
            </w:pPr>
            <w:r w:rsidRPr="003C1E3C">
              <w:rPr>
                <w:rFonts w:ascii="Times New Roman" w:hAnsi="Times New Roman"/>
              </w:rPr>
              <w:t>1</w:t>
            </w:r>
          </w:p>
        </w:tc>
        <w:tc>
          <w:tcPr>
            <w:tcW w:w="5580" w:type="dxa"/>
            <w:vAlign w:val="center"/>
          </w:tcPr>
          <w:p w14:paraId="3FA595D5" w14:textId="77777777" w:rsidR="00B65E5D" w:rsidRPr="003C1E3C" w:rsidRDefault="00B65E5D">
            <w:pPr>
              <w:rPr>
                <w:rFonts w:ascii="Times New Roman" w:hAnsi="Times New Roman"/>
              </w:rPr>
            </w:pPr>
            <w:r w:rsidRPr="006531D7">
              <w:rPr>
                <w:rFonts w:ascii="Times New Roman" w:hAnsi="Times New Roman"/>
                <w:color w:val="000000"/>
                <w:sz w:val="24"/>
                <w:szCs w:val="24"/>
              </w:rPr>
              <w:t>AF – Private</w:t>
            </w:r>
          </w:p>
        </w:tc>
      </w:tr>
      <w:tr w:rsidR="00B65E5D" w:rsidRPr="003C1E3C" w14:paraId="4D942401" w14:textId="77777777">
        <w:tc>
          <w:tcPr>
            <w:tcW w:w="1165" w:type="dxa"/>
            <w:vAlign w:val="center"/>
          </w:tcPr>
          <w:p w14:paraId="023AE84A" w14:textId="77777777" w:rsidR="00B65E5D" w:rsidRPr="003C1E3C" w:rsidRDefault="00B65E5D">
            <w:pPr>
              <w:jc w:val="center"/>
              <w:rPr>
                <w:rFonts w:ascii="Times New Roman" w:hAnsi="Times New Roman"/>
              </w:rPr>
            </w:pPr>
            <w:r w:rsidRPr="003C1E3C">
              <w:rPr>
                <w:rFonts w:ascii="Times New Roman" w:hAnsi="Times New Roman"/>
              </w:rPr>
              <w:t>2</w:t>
            </w:r>
          </w:p>
        </w:tc>
        <w:tc>
          <w:tcPr>
            <w:tcW w:w="5580" w:type="dxa"/>
            <w:vAlign w:val="center"/>
          </w:tcPr>
          <w:p w14:paraId="28EE0074" w14:textId="77777777" w:rsidR="00B65E5D" w:rsidRPr="003C1E3C" w:rsidRDefault="00B65E5D">
            <w:pPr>
              <w:rPr>
                <w:rFonts w:ascii="Times New Roman" w:hAnsi="Times New Roman"/>
              </w:rPr>
            </w:pPr>
            <w:r w:rsidRPr="006531D7">
              <w:rPr>
                <w:rFonts w:ascii="Times New Roman" w:hAnsi="Times New Roman"/>
                <w:color w:val="000000"/>
                <w:sz w:val="24"/>
                <w:szCs w:val="24"/>
              </w:rPr>
              <w:t>MAF – Rising</w:t>
            </w:r>
          </w:p>
        </w:tc>
      </w:tr>
      <w:tr w:rsidR="00B65E5D" w:rsidRPr="003C1E3C" w14:paraId="7BDC3B0C" w14:textId="77777777">
        <w:tc>
          <w:tcPr>
            <w:tcW w:w="1165" w:type="dxa"/>
            <w:vAlign w:val="center"/>
          </w:tcPr>
          <w:p w14:paraId="47361E3E" w14:textId="77777777" w:rsidR="00B65E5D" w:rsidRPr="003C1E3C" w:rsidRDefault="00B65E5D">
            <w:pPr>
              <w:jc w:val="center"/>
              <w:rPr>
                <w:rFonts w:ascii="Times New Roman" w:hAnsi="Times New Roman"/>
              </w:rPr>
            </w:pPr>
            <w:r>
              <w:rPr>
                <w:rFonts w:ascii="Times New Roman" w:hAnsi="Times New Roman"/>
                <w:lang w:val="vi-VN"/>
              </w:rPr>
              <w:t>3</w:t>
            </w:r>
          </w:p>
        </w:tc>
        <w:tc>
          <w:tcPr>
            <w:tcW w:w="5580" w:type="dxa"/>
            <w:vAlign w:val="center"/>
          </w:tcPr>
          <w:p w14:paraId="02330F3D" w14:textId="56DF23C9" w:rsidR="00B65E5D" w:rsidRPr="003C1E3C" w:rsidRDefault="00B65E5D">
            <w:pPr>
              <w:rPr>
                <w:rFonts w:ascii="Times New Roman" w:hAnsi="Times New Roman"/>
              </w:rPr>
            </w:pPr>
            <w:del w:id="33149" w:author="Phuong Truong Thi" w:date="2024-12-04T01:30:00Z">
              <w:r w:rsidRPr="006531D7" w:rsidDel="00294BE6">
                <w:rPr>
                  <w:rFonts w:ascii="Times New Roman" w:hAnsi="Times New Roman"/>
                  <w:color w:val="000000"/>
                  <w:sz w:val="24"/>
                  <w:szCs w:val="24"/>
                </w:rPr>
                <w:delText>Mass</w:delText>
              </w:r>
            </w:del>
            <w:ins w:id="33150" w:author="Phuong Truong Thi" w:date="2024-12-04T01:30:00Z">
              <w:r w:rsidR="00294BE6">
                <w:rPr>
                  <w:rFonts w:ascii="Times New Roman" w:hAnsi="Times New Roman"/>
                  <w:color w:val="000000"/>
                  <w:sz w:val="24"/>
                  <w:szCs w:val="24"/>
                </w:rPr>
                <w:t>Mass</w:t>
              </w:r>
            </w:ins>
          </w:p>
        </w:tc>
      </w:tr>
    </w:tbl>
    <w:p w14:paraId="548246B1" w14:textId="77777777" w:rsidR="00650A41" w:rsidRDefault="00650A41" w:rsidP="0078697C">
      <w:pPr>
        <w:pStyle w:val="Normal10"/>
        <w:rPr>
          <w:color w:val="000000"/>
          <w:szCs w:val="24"/>
        </w:rPr>
      </w:pPr>
    </w:p>
    <w:p w14:paraId="574AD93C" w14:textId="1772D349" w:rsidR="0078697C" w:rsidRDefault="00650A41" w:rsidP="0078697C">
      <w:pPr>
        <w:pStyle w:val="Normal10"/>
        <w:ind w:left="360"/>
        <w:rPr>
          <w:color w:val="000000"/>
          <w:szCs w:val="24"/>
        </w:rPr>
      </w:pPr>
      <w:r>
        <w:rPr>
          <w:color w:val="000000"/>
          <w:szCs w:val="24"/>
        </w:rPr>
        <w:t>1</w:t>
      </w:r>
      <w:r w:rsidR="0078697C">
        <w:rPr>
          <w:color w:val="000000"/>
          <w:szCs w:val="24"/>
        </w:rPr>
        <w:t>.</w:t>
      </w:r>
      <w:r w:rsidR="007B648E">
        <w:rPr>
          <w:color w:val="000000"/>
          <w:szCs w:val="24"/>
        </w:rPr>
        <w:t>2</w:t>
      </w:r>
      <w:r w:rsidR="0078697C">
        <w:rPr>
          <w:color w:val="000000"/>
          <w:szCs w:val="24"/>
        </w:rPr>
        <w:t>. DM_</w:t>
      </w:r>
      <w:r w:rsidR="00BA7391">
        <w:rPr>
          <w:color w:val="000000"/>
          <w:szCs w:val="24"/>
        </w:rPr>
        <w:t>DAO</w:t>
      </w:r>
      <w:r w:rsidR="00A957C7">
        <w:rPr>
          <w:color w:val="000000"/>
          <w:szCs w:val="24"/>
        </w:rPr>
        <w:t>_</w:t>
      </w:r>
      <w:r w:rsidR="00BA7391">
        <w:rPr>
          <w:color w:val="000000"/>
          <w:szCs w:val="24"/>
        </w:rPr>
        <w:t>EXCHANGE_MARK</w:t>
      </w:r>
      <w:r w:rsidR="00D252A0">
        <w:rPr>
          <w:color w:val="000000"/>
          <w:szCs w:val="24"/>
        </w:rPr>
        <w:t xml:space="preserve"> </w:t>
      </w:r>
      <w:r w:rsidR="00BA7391">
        <w:rPr>
          <w:color w:val="000000"/>
          <w:szCs w:val="24"/>
        </w:rPr>
        <w:t>–</w:t>
      </w:r>
      <w:r w:rsidR="00D252A0">
        <w:rPr>
          <w:color w:val="000000"/>
          <w:szCs w:val="24"/>
        </w:rPr>
        <w:t xml:space="preserve"> </w:t>
      </w:r>
      <w:r w:rsidR="00BA7391">
        <w:rPr>
          <w:color w:val="000000"/>
          <w:szCs w:val="24"/>
        </w:rPr>
        <w:t>Đánh dấu Kh có chuyển DAO trong tháng</w:t>
      </w:r>
    </w:p>
    <w:tbl>
      <w:tblPr>
        <w:tblStyle w:val="TableGrid"/>
        <w:tblW w:w="0" w:type="auto"/>
        <w:tblLook w:val="04A0" w:firstRow="1" w:lastRow="0" w:firstColumn="1" w:lastColumn="0" w:noHBand="0" w:noVBand="1"/>
      </w:tblPr>
      <w:tblGrid>
        <w:gridCol w:w="1165"/>
        <w:gridCol w:w="5580"/>
      </w:tblGrid>
      <w:tr w:rsidR="00A957C7" w:rsidRPr="003C1E3C" w14:paraId="77B13A8B" w14:textId="77777777">
        <w:tc>
          <w:tcPr>
            <w:tcW w:w="1165" w:type="dxa"/>
            <w:shd w:val="clear" w:color="auto" w:fill="B4C6E7" w:themeFill="accent1" w:themeFillTint="66"/>
            <w:vAlign w:val="center"/>
          </w:tcPr>
          <w:p w14:paraId="7C7D476B" w14:textId="77777777" w:rsidR="00A957C7" w:rsidRPr="003C1E3C" w:rsidRDefault="00A957C7">
            <w:pPr>
              <w:jc w:val="center"/>
              <w:rPr>
                <w:rFonts w:ascii="Times New Roman" w:hAnsi="Times New Roman"/>
                <w:b/>
                <w:bCs/>
              </w:rPr>
            </w:pPr>
            <w:r w:rsidRPr="003C1E3C">
              <w:rPr>
                <w:rFonts w:ascii="Times New Roman" w:hAnsi="Times New Roman"/>
                <w:b/>
                <w:bCs/>
              </w:rPr>
              <w:t>Mã</w:t>
            </w:r>
          </w:p>
        </w:tc>
        <w:tc>
          <w:tcPr>
            <w:tcW w:w="5580" w:type="dxa"/>
            <w:shd w:val="clear" w:color="auto" w:fill="B4C6E7" w:themeFill="accent1" w:themeFillTint="66"/>
            <w:vAlign w:val="center"/>
          </w:tcPr>
          <w:p w14:paraId="6D29CD2D" w14:textId="77777777" w:rsidR="00A957C7" w:rsidRPr="003C1E3C" w:rsidRDefault="00A957C7">
            <w:pPr>
              <w:jc w:val="center"/>
              <w:rPr>
                <w:rFonts w:ascii="Times New Roman" w:hAnsi="Times New Roman"/>
                <w:b/>
                <w:bCs/>
              </w:rPr>
            </w:pPr>
            <w:r w:rsidRPr="003C1E3C">
              <w:rPr>
                <w:rFonts w:ascii="Times New Roman" w:hAnsi="Times New Roman"/>
                <w:b/>
                <w:bCs/>
              </w:rPr>
              <w:t>Mô tả</w:t>
            </w:r>
          </w:p>
        </w:tc>
      </w:tr>
      <w:tr w:rsidR="00A957C7" w:rsidRPr="003C1E3C" w14:paraId="77764B39" w14:textId="77777777">
        <w:tc>
          <w:tcPr>
            <w:tcW w:w="1165" w:type="dxa"/>
            <w:vAlign w:val="center"/>
          </w:tcPr>
          <w:p w14:paraId="651FE8CB" w14:textId="77777777" w:rsidR="00A957C7" w:rsidRPr="003C1E3C" w:rsidRDefault="00A957C7">
            <w:pPr>
              <w:jc w:val="center"/>
              <w:rPr>
                <w:rFonts w:ascii="Times New Roman" w:hAnsi="Times New Roman"/>
              </w:rPr>
            </w:pPr>
            <w:r w:rsidRPr="003C1E3C">
              <w:rPr>
                <w:rFonts w:ascii="Times New Roman" w:hAnsi="Times New Roman"/>
              </w:rPr>
              <w:t>1</w:t>
            </w:r>
          </w:p>
        </w:tc>
        <w:tc>
          <w:tcPr>
            <w:tcW w:w="5580" w:type="dxa"/>
            <w:vAlign w:val="center"/>
          </w:tcPr>
          <w:p w14:paraId="1432AF28" w14:textId="0A7179C7" w:rsidR="00A957C7" w:rsidRPr="0078697C" w:rsidRDefault="007B648E">
            <w:pPr>
              <w:rPr>
                <w:rFonts w:ascii="Times New Roman" w:hAnsi="Times New Roman"/>
              </w:rPr>
            </w:pPr>
            <w:r>
              <w:rPr>
                <w:rFonts w:ascii="Times New Roman" w:hAnsi="Times New Roman"/>
              </w:rPr>
              <w:t xml:space="preserve">1 </w:t>
            </w:r>
            <w:r w:rsidRPr="007B648E">
              <w:rPr>
                <w:rFonts w:ascii="Times New Roman" w:hAnsi="Times New Roman"/>
              </w:rPr>
              <w:t>: KH có chuyển DAO quản lý KH trong tháng</w:t>
            </w:r>
          </w:p>
        </w:tc>
      </w:tr>
      <w:tr w:rsidR="00A957C7" w:rsidRPr="003C1E3C" w14:paraId="1BCD0558" w14:textId="77777777">
        <w:tc>
          <w:tcPr>
            <w:tcW w:w="1165" w:type="dxa"/>
            <w:vAlign w:val="center"/>
          </w:tcPr>
          <w:p w14:paraId="1030C4AB" w14:textId="77777777" w:rsidR="00A957C7" w:rsidRPr="003C1E3C" w:rsidRDefault="00A957C7">
            <w:pPr>
              <w:jc w:val="center"/>
              <w:rPr>
                <w:rFonts w:ascii="Times New Roman" w:hAnsi="Times New Roman"/>
              </w:rPr>
            </w:pPr>
            <w:r w:rsidRPr="003C1E3C">
              <w:rPr>
                <w:rFonts w:ascii="Times New Roman" w:hAnsi="Times New Roman"/>
              </w:rPr>
              <w:t>2</w:t>
            </w:r>
          </w:p>
        </w:tc>
        <w:tc>
          <w:tcPr>
            <w:tcW w:w="5580" w:type="dxa"/>
            <w:vAlign w:val="center"/>
          </w:tcPr>
          <w:p w14:paraId="39F58A72" w14:textId="3CCF4A2D" w:rsidR="00A957C7" w:rsidRPr="003C1E3C" w:rsidRDefault="007B648E">
            <w:pPr>
              <w:rPr>
                <w:rFonts w:ascii="Times New Roman" w:hAnsi="Times New Roman"/>
              </w:rPr>
            </w:pPr>
            <w:r>
              <w:rPr>
                <w:rFonts w:ascii="Times New Roman" w:hAnsi="Times New Roman"/>
              </w:rPr>
              <w:t xml:space="preserve">0 </w:t>
            </w:r>
            <w:r w:rsidRPr="007B648E">
              <w:rPr>
                <w:rFonts w:ascii="Times New Roman" w:hAnsi="Times New Roman"/>
              </w:rPr>
              <w:t xml:space="preserve">: KH </w:t>
            </w:r>
            <w:r>
              <w:rPr>
                <w:rFonts w:ascii="Times New Roman" w:hAnsi="Times New Roman"/>
              </w:rPr>
              <w:t>không</w:t>
            </w:r>
            <w:r w:rsidRPr="007B648E">
              <w:rPr>
                <w:rFonts w:ascii="Times New Roman" w:hAnsi="Times New Roman"/>
              </w:rPr>
              <w:t xml:space="preserve"> chuyển DAO quản lý KH trong tháng</w:t>
            </w:r>
          </w:p>
        </w:tc>
      </w:tr>
    </w:tbl>
    <w:p w14:paraId="573E778A" w14:textId="77777777" w:rsidR="007B648E" w:rsidRDefault="007B648E" w:rsidP="008E4747">
      <w:pPr>
        <w:pStyle w:val="Normal10"/>
        <w:rPr>
          <w:color w:val="000000"/>
          <w:szCs w:val="24"/>
        </w:rPr>
      </w:pPr>
    </w:p>
    <w:p w14:paraId="730C1D08" w14:textId="6C50740A" w:rsidR="0078697C" w:rsidRDefault="007B648E" w:rsidP="007B648E">
      <w:pPr>
        <w:pStyle w:val="Normal10"/>
        <w:ind w:left="710" w:hanging="350"/>
        <w:rPr>
          <w:color w:val="000000"/>
          <w:szCs w:val="24"/>
        </w:rPr>
      </w:pPr>
      <w:r>
        <w:rPr>
          <w:color w:val="000000"/>
          <w:szCs w:val="24"/>
        </w:rPr>
        <w:t>1.3.</w:t>
      </w:r>
      <w:r w:rsidR="00A957C7">
        <w:rPr>
          <w:color w:val="000000"/>
          <w:szCs w:val="24"/>
        </w:rPr>
        <w:t>DM_</w:t>
      </w:r>
      <w:r>
        <w:rPr>
          <w:color w:val="000000"/>
          <w:szCs w:val="24"/>
        </w:rPr>
        <w:t>NEO</w:t>
      </w:r>
      <w:r w:rsidR="00A957C7">
        <w:rPr>
          <w:color w:val="000000"/>
          <w:szCs w:val="24"/>
        </w:rPr>
        <w:t>_STATUS</w:t>
      </w:r>
      <w:r w:rsidR="00D252A0">
        <w:rPr>
          <w:color w:val="000000"/>
          <w:szCs w:val="24"/>
        </w:rPr>
        <w:t xml:space="preserve"> – Trạng thái </w:t>
      </w:r>
      <w:r>
        <w:rPr>
          <w:color w:val="000000"/>
          <w:szCs w:val="24"/>
        </w:rPr>
        <w:t>NEO</w:t>
      </w:r>
    </w:p>
    <w:tbl>
      <w:tblPr>
        <w:tblStyle w:val="TableGrid"/>
        <w:tblW w:w="0" w:type="auto"/>
        <w:tblLook w:val="04A0" w:firstRow="1" w:lastRow="0" w:firstColumn="1" w:lastColumn="0" w:noHBand="0" w:noVBand="1"/>
      </w:tblPr>
      <w:tblGrid>
        <w:gridCol w:w="1165"/>
        <w:gridCol w:w="5580"/>
      </w:tblGrid>
      <w:tr w:rsidR="007B648E" w:rsidRPr="003C1E3C" w14:paraId="4F19524D" w14:textId="77777777">
        <w:tc>
          <w:tcPr>
            <w:tcW w:w="1165" w:type="dxa"/>
            <w:shd w:val="clear" w:color="auto" w:fill="B4C6E7" w:themeFill="accent1" w:themeFillTint="66"/>
            <w:vAlign w:val="center"/>
          </w:tcPr>
          <w:p w14:paraId="4968DFB3" w14:textId="77777777" w:rsidR="007B648E" w:rsidRPr="003C1E3C" w:rsidRDefault="007B648E">
            <w:pPr>
              <w:jc w:val="center"/>
              <w:rPr>
                <w:rFonts w:ascii="Times New Roman" w:hAnsi="Times New Roman"/>
                <w:b/>
                <w:bCs/>
              </w:rPr>
            </w:pPr>
            <w:r w:rsidRPr="003C1E3C">
              <w:rPr>
                <w:rFonts w:ascii="Times New Roman" w:hAnsi="Times New Roman"/>
                <w:b/>
                <w:bCs/>
              </w:rPr>
              <w:t>Mã</w:t>
            </w:r>
          </w:p>
        </w:tc>
        <w:tc>
          <w:tcPr>
            <w:tcW w:w="5580" w:type="dxa"/>
            <w:shd w:val="clear" w:color="auto" w:fill="B4C6E7" w:themeFill="accent1" w:themeFillTint="66"/>
            <w:vAlign w:val="center"/>
          </w:tcPr>
          <w:p w14:paraId="575ABD34" w14:textId="77777777" w:rsidR="007B648E" w:rsidRPr="003C1E3C" w:rsidRDefault="007B648E">
            <w:pPr>
              <w:jc w:val="center"/>
              <w:rPr>
                <w:rFonts w:ascii="Times New Roman" w:hAnsi="Times New Roman"/>
                <w:b/>
                <w:bCs/>
              </w:rPr>
            </w:pPr>
            <w:r w:rsidRPr="003C1E3C">
              <w:rPr>
                <w:rFonts w:ascii="Times New Roman" w:hAnsi="Times New Roman"/>
                <w:b/>
                <w:bCs/>
              </w:rPr>
              <w:t>Mô tả</w:t>
            </w:r>
          </w:p>
        </w:tc>
      </w:tr>
      <w:tr w:rsidR="007B648E" w:rsidRPr="003C1E3C" w14:paraId="44B5F49F" w14:textId="77777777">
        <w:tc>
          <w:tcPr>
            <w:tcW w:w="1165" w:type="dxa"/>
            <w:vAlign w:val="center"/>
          </w:tcPr>
          <w:p w14:paraId="197728B8" w14:textId="77777777" w:rsidR="007B648E" w:rsidRPr="003C1E3C" w:rsidRDefault="007B648E">
            <w:pPr>
              <w:jc w:val="center"/>
              <w:rPr>
                <w:rFonts w:ascii="Times New Roman" w:hAnsi="Times New Roman"/>
              </w:rPr>
            </w:pPr>
            <w:r w:rsidRPr="003C1E3C">
              <w:rPr>
                <w:rFonts w:ascii="Times New Roman" w:hAnsi="Times New Roman"/>
              </w:rPr>
              <w:t>1</w:t>
            </w:r>
          </w:p>
        </w:tc>
        <w:tc>
          <w:tcPr>
            <w:tcW w:w="5580" w:type="dxa"/>
            <w:vAlign w:val="center"/>
          </w:tcPr>
          <w:p w14:paraId="0B61DF08" w14:textId="77777777" w:rsidR="007B648E" w:rsidRPr="0078697C" w:rsidRDefault="007B648E">
            <w:pPr>
              <w:rPr>
                <w:rFonts w:ascii="Times New Roman" w:hAnsi="Times New Roman"/>
              </w:rPr>
            </w:pPr>
            <w:r>
              <w:rPr>
                <w:rFonts w:ascii="Times New Roman" w:hAnsi="Times New Roman"/>
              </w:rPr>
              <w:t>0 - Enrolled</w:t>
            </w:r>
          </w:p>
        </w:tc>
      </w:tr>
      <w:tr w:rsidR="007B648E" w:rsidRPr="003C1E3C" w14:paraId="2E8C58EE" w14:textId="77777777">
        <w:tc>
          <w:tcPr>
            <w:tcW w:w="1165" w:type="dxa"/>
            <w:vAlign w:val="center"/>
          </w:tcPr>
          <w:p w14:paraId="137652E1" w14:textId="77777777" w:rsidR="007B648E" w:rsidRPr="003C1E3C" w:rsidRDefault="007B648E">
            <w:pPr>
              <w:jc w:val="center"/>
              <w:rPr>
                <w:rFonts w:ascii="Times New Roman" w:hAnsi="Times New Roman"/>
              </w:rPr>
            </w:pPr>
            <w:r w:rsidRPr="003C1E3C">
              <w:rPr>
                <w:rFonts w:ascii="Times New Roman" w:hAnsi="Times New Roman"/>
              </w:rPr>
              <w:t>2</w:t>
            </w:r>
          </w:p>
        </w:tc>
        <w:tc>
          <w:tcPr>
            <w:tcW w:w="5580" w:type="dxa"/>
            <w:vAlign w:val="center"/>
          </w:tcPr>
          <w:p w14:paraId="3D56306B" w14:textId="0C7692B6" w:rsidR="007B648E" w:rsidRPr="003C1E3C" w:rsidRDefault="007B648E">
            <w:pPr>
              <w:rPr>
                <w:rFonts w:ascii="Times New Roman" w:hAnsi="Times New Roman"/>
              </w:rPr>
            </w:pPr>
            <w:r>
              <w:rPr>
                <w:rFonts w:ascii="Times New Roman" w:hAnsi="Times New Roman"/>
              </w:rPr>
              <w:t>1 – Active</w:t>
            </w:r>
          </w:p>
        </w:tc>
      </w:tr>
      <w:tr w:rsidR="007B648E" w:rsidRPr="003C1E3C" w14:paraId="254909FD" w14:textId="77777777">
        <w:tc>
          <w:tcPr>
            <w:tcW w:w="1165" w:type="dxa"/>
            <w:vAlign w:val="center"/>
          </w:tcPr>
          <w:p w14:paraId="593C770E" w14:textId="77777777" w:rsidR="007B648E" w:rsidRPr="003C1E3C" w:rsidRDefault="007B648E">
            <w:pPr>
              <w:jc w:val="center"/>
              <w:rPr>
                <w:rFonts w:ascii="Times New Roman" w:hAnsi="Times New Roman"/>
              </w:rPr>
            </w:pPr>
            <w:r>
              <w:rPr>
                <w:rFonts w:ascii="Times New Roman" w:hAnsi="Times New Roman"/>
              </w:rPr>
              <w:t>3</w:t>
            </w:r>
          </w:p>
        </w:tc>
        <w:tc>
          <w:tcPr>
            <w:tcW w:w="5580" w:type="dxa"/>
            <w:vAlign w:val="center"/>
          </w:tcPr>
          <w:p w14:paraId="7FB030B2" w14:textId="77777777" w:rsidR="007B648E" w:rsidRDefault="007B648E">
            <w:pPr>
              <w:rPr>
                <w:rFonts w:ascii="Times New Roman" w:hAnsi="Times New Roman"/>
              </w:rPr>
            </w:pPr>
            <w:r>
              <w:rPr>
                <w:rFonts w:ascii="Times New Roman" w:hAnsi="Times New Roman"/>
              </w:rPr>
              <w:t>2 - Inactive</w:t>
            </w:r>
          </w:p>
        </w:tc>
      </w:tr>
      <w:tr w:rsidR="007B648E" w:rsidRPr="003C1E3C" w14:paraId="1149B2E2" w14:textId="77777777">
        <w:tc>
          <w:tcPr>
            <w:tcW w:w="1165" w:type="dxa"/>
            <w:vAlign w:val="center"/>
          </w:tcPr>
          <w:p w14:paraId="7E10E2FB" w14:textId="77777777" w:rsidR="007B648E" w:rsidRDefault="007B648E">
            <w:pPr>
              <w:jc w:val="center"/>
              <w:rPr>
                <w:rFonts w:ascii="Times New Roman" w:hAnsi="Times New Roman"/>
              </w:rPr>
            </w:pPr>
            <w:r>
              <w:rPr>
                <w:rFonts w:ascii="Times New Roman" w:hAnsi="Times New Roman"/>
              </w:rPr>
              <w:t>4</w:t>
            </w:r>
          </w:p>
        </w:tc>
        <w:tc>
          <w:tcPr>
            <w:tcW w:w="5580" w:type="dxa"/>
            <w:vAlign w:val="center"/>
          </w:tcPr>
          <w:p w14:paraId="68E0C09A" w14:textId="2ABDB628" w:rsidR="007B648E" w:rsidRPr="00395E51" w:rsidRDefault="007B648E">
            <w:pPr>
              <w:rPr>
                <w:rFonts w:ascii="Times New Roman" w:hAnsi="Times New Roman"/>
              </w:rPr>
            </w:pPr>
            <w:r>
              <w:rPr>
                <w:rFonts w:ascii="Times New Roman" w:hAnsi="Times New Roman"/>
              </w:rPr>
              <w:t>8 – Deleted</w:t>
            </w:r>
          </w:p>
        </w:tc>
      </w:tr>
    </w:tbl>
    <w:p w14:paraId="2C543714" w14:textId="77777777" w:rsidR="0078697C" w:rsidRDefault="0078697C" w:rsidP="007B648E">
      <w:pPr>
        <w:pStyle w:val="Normal10"/>
        <w:rPr>
          <w:color w:val="000000"/>
          <w:szCs w:val="24"/>
        </w:rPr>
      </w:pPr>
    </w:p>
    <w:p w14:paraId="4D5E4602" w14:textId="5B962888" w:rsidR="0078697C" w:rsidRDefault="00650A41" w:rsidP="00650A41">
      <w:pPr>
        <w:pStyle w:val="Normal10"/>
        <w:rPr>
          <w:color w:val="000000"/>
          <w:szCs w:val="24"/>
        </w:rPr>
      </w:pPr>
      <w:r>
        <w:rPr>
          <w:color w:val="000000"/>
          <w:szCs w:val="24"/>
        </w:rPr>
        <w:t xml:space="preserve">     1</w:t>
      </w:r>
      <w:r w:rsidR="0078697C">
        <w:rPr>
          <w:color w:val="000000"/>
          <w:szCs w:val="24"/>
        </w:rPr>
        <w:t>.</w:t>
      </w:r>
      <w:r w:rsidR="007B648E">
        <w:rPr>
          <w:color w:val="000000"/>
          <w:szCs w:val="24"/>
        </w:rPr>
        <w:t>4</w:t>
      </w:r>
      <w:r w:rsidR="0078697C">
        <w:rPr>
          <w:color w:val="000000"/>
          <w:szCs w:val="24"/>
        </w:rPr>
        <w:t>.</w:t>
      </w:r>
      <w:r>
        <w:rPr>
          <w:color w:val="000000"/>
          <w:szCs w:val="24"/>
        </w:rPr>
        <w:t xml:space="preserve"> DM_</w:t>
      </w:r>
      <w:r w:rsidR="007B648E">
        <w:rPr>
          <w:color w:val="000000"/>
          <w:szCs w:val="24"/>
        </w:rPr>
        <w:t>OD_MARK</w:t>
      </w:r>
      <w:r w:rsidR="00D252A0">
        <w:rPr>
          <w:color w:val="000000"/>
          <w:szCs w:val="24"/>
        </w:rPr>
        <w:t xml:space="preserve"> – </w:t>
      </w:r>
      <w:r w:rsidR="007B648E">
        <w:rPr>
          <w:color w:val="000000"/>
          <w:szCs w:val="24"/>
        </w:rPr>
        <w:t>KH đã có thấu chi chưa</w:t>
      </w:r>
    </w:p>
    <w:tbl>
      <w:tblPr>
        <w:tblStyle w:val="TableGrid"/>
        <w:tblW w:w="0" w:type="auto"/>
        <w:tblLook w:val="04A0" w:firstRow="1" w:lastRow="0" w:firstColumn="1" w:lastColumn="0" w:noHBand="0" w:noVBand="1"/>
      </w:tblPr>
      <w:tblGrid>
        <w:gridCol w:w="1165"/>
        <w:gridCol w:w="5580"/>
      </w:tblGrid>
      <w:tr w:rsidR="00650A41" w:rsidRPr="003C1E3C" w14:paraId="2F99D941" w14:textId="77777777">
        <w:tc>
          <w:tcPr>
            <w:tcW w:w="1165" w:type="dxa"/>
            <w:shd w:val="clear" w:color="auto" w:fill="B4C6E7" w:themeFill="accent1" w:themeFillTint="66"/>
            <w:vAlign w:val="center"/>
          </w:tcPr>
          <w:p w14:paraId="50A04D4E" w14:textId="77777777" w:rsidR="00650A41" w:rsidRPr="003C1E3C" w:rsidRDefault="00650A41">
            <w:pPr>
              <w:jc w:val="center"/>
              <w:rPr>
                <w:rFonts w:ascii="Times New Roman" w:hAnsi="Times New Roman"/>
                <w:b/>
                <w:bCs/>
              </w:rPr>
            </w:pPr>
            <w:r w:rsidRPr="003C1E3C">
              <w:rPr>
                <w:rFonts w:ascii="Times New Roman" w:hAnsi="Times New Roman"/>
                <w:b/>
                <w:bCs/>
              </w:rPr>
              <w:t>Mã</w:t>
            </w:r>
          </w:p>
        </w:tc>
        <w:tc>
          <w:tcPr>
            <w:tcW w:w="5580" w:type="dxa"/>
            <w:shd w:val="clear" w:color="auto" w:fill="B4C6E7" w:themeFill="accent1" w:themeFillTint="66"/>
            <w:vAlign w:val="center"/>
          </w:tcPr>
          <w:p w14:paraId="30C2789C" w14:textId="77777777" w:rsidR="00650A41" w:rsidRPr="003C1E3C" w:rsidRDefault="00650A41">
            <w:pPr>
              <w:jc w:val="center"/>
              <w:rPr>
                <w:rFonts w:ascii="Times New Roman" w:hAnsi="Times New Roman"/>
                <w:b/>
                <w:bCs/>
              </w:rPr>
            </w:pPr>
            <w:r w:rsidRPr="003C1E3C">
              <w:rPr>
                <w:rFonts w:ascii="Times New Roman" w:hAnsi="Times New Roman"/>
                <w:b/>
                <w:bCs/>
              </w:rPr>
              <w:t>Mô tả</w:t>
            </w:r>
          </w:p>
        </w:tc>
      </w:tr>
      <w:tr w:rsidR="00650A41" w:rsidRPr="003C1E3C" w14:paraId="3F71E268" w14:textId="77777777">
        <w:tc>
          <w:tcPr>
            <w:tcW w:w="1165" w:type="dxa"/>
            <w:vAlign w:val="center"/>
          </w:tcPr>
          <w:p w14:paraId="3C30719F" w14:textId="77777777" w:rsidR="00650A41" w:rsidRPr="003C1E3C" w:rsidRDefault="00650A41">
            <w:pPr>
              <w:jc w:val="center"/>
              <w:rPr>
                <w:rFonts w:ascii="Times New Roman" w:hAnsi="Times New Roman"/>
              </w:rPr>
            </w:pPr>
            <w:r w:rsidRPr="003C1E3C">
              <w:rPr>
                <w:rFonts w:ascii="Times New Roman" w:hAnsi="Times New Roman"/>
              </w:rPr>
              <w:t>1</w:t>
            </w:r>
          </w:p>
        </w:tc>
        <w:tc>
          <w:tcPr>
            <w:tcW w:w="5580" w:type="dxa"/>
            <w:vAlign w:val="center"/>
          </w:tcPr>
          <w:p w14:paraId="2983C6E4" w14:textId="216E1F65" w:rsidR="00650A41" w:rsidRPr="0078697C" w:rsidRDefault="007B648E">
            <w:pPr>
              <w:rPr>
                <w:rFonts w:ascii="Times New Roman" w:hAnsi="Times New Roman"/>
              </w:rPr>
            </w:pPr>
            <w:r>
              <w:rPr>
                <w:rFonts w:ascii="Times New Roman" w:hAnsi="Times New Roman"/>
              </w:rPr>
              <w:t>Có</w:t>
            </w:r>
            <w:r w:rsidR="00F33948">
              <w:rPr>
                <w:rFonts w:ascii="Times New Roman" w:hAnsi="Times New Roman"/>
              </w:rPr>
              <w:t xml:space="preserve"> : </w:t>
            </w:r>
            <w:r>
              <w:rPr>
                <w:rFonts w:ascii="Times New Roman" w:hAnsi="Times New Roman"/>
              </w:rPr>
              <w:t>Đã có thấu chi</w:t>
            </w:r>
          </w:p>
        </w:tc>
      </w:tr>
      <w:tr w:rsidR="00650A41" w:rsidRPr="003C1E3C" w14:paraId="543D94F0" w14:textId="77777777">
        <w:tc>
          <w:tcPr>
            <w:tcW w:w="1165" w:type="dxa"/>
            <w:vAlign w:val="center"/>
          </w:tcPr>
          <w:p w14:paraId="0F0797DC" w14:textId="77777777" w:rsidR="00650A41" w:rsidRPr="003C1E3C" w:rsidRDefault="00650A41">
            <w:pPr>
              <w:jc w:val="center"/>
              <w:rPr>
                <w:rFonts w:ascii="Times New Roman" w:hAnsi="Times New Roman"/>
              </w:rPr>
            </w:pPr>
            <w:r w:rsidRPr="003C1E3C">
              <w:rPr>
                <w:rFonts w:ascii="Times New Roman" w:hAnsi="Times New Roman"/>
              </w:rPr>
              <w:t>2</w:t>
            </w:r>
          </w:p>
        </w:tc>
        <w:tc>
          <w:tcPr>
            <w:tcW w:w="5580" w:type="dxa"/>
            <w:vAlign w:val="center"/>
          </w:tcPr>
          <w:p w14:paraId="315991DD" w14:textId="3474CC84" w:rsidR="00650A41" w:rsidRPr="003C1E3C" w:rsidRDefault="007B648E">
            <w:pPr>
              <w:rPr>
                <w:rFonts w:ascii="Times New Roman" w:hAnsi="Times New Roman"/>
              </w:rPr>
            </w:pPr>
            <w:r>
              <w:rPr>
                <w:rFonts w:ascii="Times New Roman" w:hAnsi="Times New Roman"/>
              </w:rPr>
              <w:t>Chưa</w:t>
            </w:r>
            <w:r w:rsidR="00F33948" w:rsidRPr="00F33948">
              <w:rPr>
                <w:rFonts w:ascii="Times New Roman" w:hAnsi="Times New Roman"/>
              </w:rPr>
              <w:t xml:space="preserve">: </w:t>
            </w:r>
            <w:r>
              <w:rPr>
                <w:rFonts w:ascii="Times New Roman" w:hAnsi="Times New Roman"/>
              </w:rPr>
              <w:t>Chưa có thấu chi</w:t>
            </w:r>
          </w:p>
        </w:tc>
      </w:tr>
    </w:tbl>
    <w:p w14:paraId="21F64450" w14:textId="77777777" w:rsidR="0078697C" w:rsidRDefault="0078697C" w:rsidP="008E4747">
      <w:pPr>
        <w:pStyle w:val="Normal10"/>
        <w:rPr>
          <w:color w:val="000000"/>
          <w:szCs w:val="24"/>
        </w:rPr>
      </w:pPr>
    </w:p>
    <w:p w14:paraId="58DEF938" w14:textId="338BBAE9" w:rsidR="0078697C" w:rsidRDefault="007B648E" w:rsidP="0078697C">
      <w:pPr>
        <w:pStyle w:val="Normal10"/>
        <w:ind w:left="360"/>
        <w:rPr>
          <w:color w:val="000000"/>
          <w:szCs w:val="24"/>
        </w:rPr>
      </w:pPr>
      <w:r>
        <w:rPr>
          <w:color w:val="000000"/>
          <w:szCs w:val="24"/>
        </w:rPr>
        <w:t>1</w:t>
      </w:r>
      <w:r w:rsidR="0078697C">
        <w:rPr>
          <w:color w:val="000000"/>
          <w:szCs w:val="24"/>
        </w:rPr>
        <w:t>.</w:t>
      </w:r>
      <w:r>
        <w:rPr>
          <w:color w:val="000000"/>
          <w:szCs w:val="24"/>
        </w:rPr>
        <w:t>5</w:t>
      </w:r>
      <w:r w:rsidR="0078697C">
        <w:rPr>
          <w:color w:val="000000"/>
          <w:szCs w:val="24"/>
        </w:rPr>
        <w:t>.</w:t>
      </w:r>
      <w:r w:rsidR="00D252A0">
        <w:rPr>
          <w:color w:val="000000"/>
          <w:szCs w:val="24"/>
        </w:rPr>
        <w:t xml:space="preserve"> DM_</w:t>
      </w:r>
      <w:r>
        <w:rPr>
          <w:color w:val="000000"/>
          <w:szCs w:val="24"/>
        </w:rPr>
        <w:t>NET_INCREASE_DECREASE</w:t>
      </w:r>
      <w:r w:rsidR="00D252A0">
        <w:rPr>
          <w:color w:val="000000"/>
          <w:szCs w:val="24"/>
        </w:rPr>
        <w:t xml:space="preserve"> – </w:t>
      </w:r>
      <w:r>
        <w:rPr>
          <w:color w:val="000000"/>
          <w:szCs w:val="24"/>
        </w:rPr>
        <w:t>Phân loại</w:t>
      </w:r>
    </w:p>
    <w:tbl>
      <w:tblPr>
        <w:tblStyle w:val="TableGrid"/>
        <w:tblW w:w="0" w:type="auto"/>
        <w:tblLook w:val="04A0" w:firstRow="1" w:lastRow="0" w:firstColumn="1" w:lastColumn="0" w:noHBand="0" w:noVBand="1"/>
      </w:tblPr>
      <w:tblGrid>
        <w:gridCol w:w="1165"/>
        <w:gridCol w:w="5580"/>
      </w:tblGrid>
      <w:tr w:rsidR="008E4747" w:rsidRPr="003C1E3C" w14:paraId="7DBA02A8" w14:textId="77777777">
        <w:tc>
          <w:tcPr>
            <w:tcW w:w="1165" w:type="dxa"/>
            <w:shd w:val="clear" w:color="auto" w:fill="B4C6E7" w:themeFill="accent1" w:themeFillTint="66"/>
            <w:vAlign w:val="center"/>
          </w:tcPr>
          <w:p w14:paraId="751E8BDB" w14:textId="77777777" w:rsidR="008E4747" w:rsidRPr="003C1E3C" w:rsidRDefault="008E4747">
            <w:pPr>
              <w:jc w:val="center"/>
              <w:rPr>
                <w:rFonts w:ascii="Times New Roman" w:hAnsi="Times New Roman"/>
                <w:b/>
                <w:bCs/>
              </w:rPr>
            </w:pPr>
            <w:r w:rsidRPr="003C1E3C">
              <w:rPr>
                <w:rFonts w:ascii="Times New Roman" w:hAnsi="Times New Roman"/>
                <w:b/>
                <w:bCs/>
              </w:rPr>
              <w:t>Mã</w:t>
            </w:r>
          </w:p>
        </w:tc>
        <w:tc>
          <w:tcPr>
            <w:tcW w:w="5580" w:type="dxa"/>
            <w:shd w:val="clear" w:color="auto" w:fill="B4C6E7" w:themeFill="accent1" w:themeFillTint="66"/>
            <w:vAlign w:val="center"/>
          </w:tcPr>
          <w:p w14:paraId="2FE84C0B" w14:textId="77777777" w:rsidR="008E4747" w:rsidRPr="003C1E3C" w:rsidRDefault="008E4747">
            <w:pPr>
              <w:jc w:val="center"/>
              <w:rPr>
                <w:rFonts w:ascii="Times New Roman" w:hAnsi="Times New Roman"/>
                <w:b/>
                <w:bCs/>
              </w:rPr>
            </w:pPr>
            <w:r w:rsidRPr="003C1E3C">
              <w:rPr>
                <w:rFonts w:ascii="Times New Roman" w:hAnsi="Times New Roman"/>
                <w:b/>
                <w:bCs/>
              </w:rPr>
              <w:t>Mô tả</w:t>
            </w:r>
          </w:p>
        </w:tc>
      </w:tr>
      <w:tr w:rsidR="008E4747" w:rsidRPr="003C1E3C" w14:paraId="55CD7264" w14:textId="77777777">
        <w:tc>
          <w:tcPr>
            <w:tcW w:w="1165" w:type="dxa"/>
            <w:vAlign w:val="center"/>
          </w:tcPr>
          <w:p w14:paraId="6404DDDE" w14:textId="77777777" w:rsidR="008E4747" w:rsidRPr="003C1E3C" w:rsidRDefault="008E4747">
            <w:pPr>
              <w:jc w:val="center"/>
              <w:rPr>
                <w:rFonts w:ascii="Times New Roman" w:hAnsi="Times New Roman"/>
              </w:rPr>
            </w:pPr>
            <w:r w:rsidRPr="003C1E3C">
              <w:rPr>
                <w:rFonts w:ascii="Times New Roman" w:hAnsi="Times New Roman"/>
              </w:rPr>
              <w:t>1</w:t>
            </w:r>
          </w:p>
        </w:tc>
        <w:tc>
          <w:tcPr>
            <w:tcW w:w="5580" w:type="dxa"/>
            <w:vAlign w:val="center"/>
          </w:tcPr>
          <w:p w14:paraId="29C06AC9" w14:textId="77777777" w:rsidR="008E4747" w:rsidRPr="0078697C" w:rsidRDefault="008E4747">
            <w:pPr>
              <w:rPr>
                <w:rFonts w:ascii="Times New Roman" w:hAnsi="Times New Roman"/>
              </w:rPr>
            </w:pPr>
            <w:r>
              <w:rPr>
                <w:rFonts w:ascii="Times New Roman" w:hAnsi="Times New Roman"/>
              </w:rPr>
              <w:t>Tăng Net</w:t>
            </w:r>
          </w:p>
        </w:tc>
      </w:tr>
      <w:tr w:rsidR="008E4747" w:rsidRPr="003C1E3C" w14:paraId="39980BA4" w14:textId="77777777">
        <w:tc>
          <w:tcPr>
            <w:tcW w:w="1165" w:type="dxa"/>
            <w:vAlign w:val="center"/>
          </w:tcPr>
          <w:p w14:paraId="0A2B7F45" w14:textId="77777777" w:rsidR="008E4747" w:rsidRPr="003C1E3C" w:rsidRDefault="008E4747">
            <w:pPr>
              <w:jc w:val="center"/>
              <w:rPr>
                <w:rFonts w:ascii="Times New Roman" w:hAnsi="Times New Roman"/>
              </w:rPr>
            </w:pPr>
          </w:p>
        </w:tc>
        <w:tc>
          <w:tcPr>
            <w:tcW w:w="5580" w:type="dxa"/>
            <w:vAlign w:val="center"/>
          </w:tcPr>
          <w:p w14:paraId="41BE38DB" w14:textId="77777777" w:rsidR="008E4747" w:rsidRDefault="008E4747">
            <w:pPr>
              <w:rPr>
                <w:rFonts w:ascii="Times New Roman" w:hAnsi="Times New Roman"/>
              </w:rPr>
            </w:pPr>
          </w:p>
        </w:tc>
      </w:tr>
    </w:tbl>
    <w:p w14:paraId="1C0EB744" w14:textId="77777777" w:rsidR="008E4747" w:rsidRPr="00B65E5D" w:rsidRDefault="008E4747" w:rsidP="00B65462">
      <w:pPr>
        <w:pStyle w:val="Normal10"/>
      </w:pPr>
    </w:p>
    <w:sectPr w:rsidR="008E4747" w:rsidRPr="00B65E5D" w:rsidSect="00075487">
      <w:headerReference w:type="default" r:id="rId57"/>
      <w:footerReference w:type="default" r:id="rId58"/>
      <w:headerReference w:type="first" r:id="rId59"/>
      <w:pgSz w:w="11909" w:h="16834" w:code="9"/>
      <w:pgMar w:top="1418" w:right="852" w:bottom="1418" w:left="1890" w:header="720" w:footer="435"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70" w:author="Phuong Nguyen Thi (RB - BMT.HO)" w:date="2024-10-29T11:56:00Z" w:initials="PN">
    <w:p w14:paraId="10319CF4" w14:textId="77777777" w:rsidR="001F44E5" w:rsidRDefault="001F44E5" w:rsidP="00941F76">
      <w:pPr>
        <w:pStyle w:val="CommentText"/>
      </w:pPr>
      <w:r>
        <w:rPr>
          <w:rStyle w:val="CommentReference"/>
        </w:rPr>
        <w:annotationRef/>
      </w:r>
      <w:r>
        <w:rPr>
          <w:lang w:val="vi-VN"/>
        </w:rPr>
        <w:t>Có thể để tham chiếu sang 1 tài liệu viết đầy đủ. Đỡ mất công viết lại nhiều lần</w:t>
      </w:r>
    </w:p>
  </w:comment>
  <w:comment w:id="771" w:author="Phuong Truong Thi" w:date="2024-11-01T23:27:00Z" w:initials="PT">
    <w:p w14:paraId="7306B83B" w14:textId="24E091F9" w:rsidR="001F44E5" w:rsidRDefault="001F44E5">
      <w:pPr>
        <w:pStyle w:val="CommentText"/>
      </w:pPr>
      <w:r>
        <w:rPr>
          <w:rStyle w:val="CommentReference"/>
        </w:rPr>
        <w:annotationRef/>
      </w:r>
      <w:r>
        <w:t xml:space="preserve">Đã note tham chiếu đầy đủ tại tài liệu SRS C360. Sẽ bổ sung gắn link tài liệu sau khi tài liệu SRS C360 được VPB confirm  </w:t>
      </w:r>
    </w:p>
  </w:comment>
  <w:comment w:id="772" w:author="Duong Nguyen Duy Thuy (RB - TTS.CRM)" w:date="2024-12-10T10:23:00Z" w:initials="DNDT(-T">
    <w:p w14:paraId="3105A44C" w14:textId="2A34CF11" w:rsidR="001F44E5" w:rsidRPr="001F44E5" w:rsidRDefault="001F44E5">
      <w:pPr>
        <w:pStyle w:val="CommentText"/>
        <w:rPr>
          <w:lang w:val="en-US"/>
        </w:rPr>
      </w:pPr>
      <w:r>
        <w:rPr>
          <w:rStyle w:val="CommentReference"/>
        </w:rPr>
        <w:annotationRef/>
      </w:r>
      <w:r>
        <w:rPr>
          <w:lang w:val="en-US"/>
        </w:rPr>
        <w:t>(Done)</w:t>
      </w:r>
    </w:p>
  </w:comment>
  <w:comment w:id="822" w:author="Phuong Nguyen Thi (RB - BMT.HO)" w:date="2024-09-23T09:02:00Z" w:initials="PN">
    <w:p w14:paraId="438D0CAA" w14:textId="77777777" w:rsidR="001F44E5" w:rsidRDefault="001F44E5" w:rsidP="00360515">
      <w:pPr>
        <w:pStyle w:val="CommentText"/>
      </w:pPr>
      <w:r>
        <w:rPr>
          <w:rStyle w:val="CommentReference"/>
        </w:rPr>
        <w:annotationRef/>
      </w:r>
      <w:r>
        <w:t>Update đầy đủ các term sử dụng trong SRS</w:t>
      </w:r>
    </w:p>
  </w:comment>
  <w:comment w:id="823" w:author="Phuong Truong Thi" w:date="2024-09-30T11:37:00Z" w:initials="PT">
    <w:p w14:paraId="152BA556" w14:textId="77777777" w:rsidR="001F44E5" w:rsidRDefault="001F44E5" w:rsidP="00360515">
      <w:pPr>
        <w:pStyle w:val="CommentText"/>
      </w:pPr>
      <w:r>
        <w:rPr>
          <w:rStyle w:val="CommentReference"/>
        </w:rPr>
        <w:annotationRef/>
      </w:r>
      <w:r>
        <w:t>FIS đã bổ sung</w:t>
      </w:r>
    </w:p>
  </w:comment>
  <w:comment w:id="824" w:author="Phuong Nguyen Thi (RB - BMT.HO)" w:date="2024-10-10T14:19:00Z" w:initials="PN">
    <w:p w14:paraId="467283F9" w14:textId="77777777" w:rsidR="001F44E5" w:rsidRDefault="001F44E5" w:rsidP="00360515">
      <w:pPr>
        <w:pStyle w:val="CommentText"/>
      </w:pPr>
      <w:r>
        <w:rPr>
          <w:rStyle w:val="CommentReference"/>
        </w:rPr>
        <w:annotationRef/>
      </w:r>
      <w:r>
        <w:t>Chưa đủ trong tài liệu có rất nhiều từ viết tắt, thuật ngữ khác ví dụ: DAO cán bộ bán hàng, RM Prime, RM Diamond CSR… Tên các hệ thống T24, W4...Không chỉ các từ viết tắt, viết các Tern và giải thích rõ trong tài liệu</w:t>
      </w:r>
    </w:p>
  </w:comment>
  <w:comment w:id="904" w:author="Phuong Nguyen Thi (RB - BMT.HO)" w:date="2024-09-26T14:50:00Z" w:initials="PN">
    <w:p w14:paraId="476D1851" w14:textId="7FF4AF1C" w:rsidR="001F44E5" w:rsidRDefault="001F44E5">
      <w:pPr>
        <w:pStyle w:val="CommentText"/>
      </w:pPr>
      <w:r>
        <w:rPr>
          <w:rStyle w:val="CommentReference"/>
        </w:rPr>
        <w:annotationRef/>
      </w:r>
      <w:r>
        <w:t>Phần này note của PO tổng quan, SRS cần chi tiết hơn đủ các role trong CRM, quy định về phân quyền nên để trong SRS Admin</w:t>
      </w:r>
    </w:p>
  </w:comment>
  <w:comment w:id="905" w:author="Phuong Truong Thi" w:date="2024-10-24T13:52:00Z" w:initials="PT">
    <w:p w14:paraId="7B8306A2" w14:textId="017FE9B6" w:rsidR="001F44E5" w:rsidRDefault="001F44E5">
      <w:pPr>
        <w:pStyle w:val="CommentText"/>
      </w:pPr>
      <w:r>
        <w:rPr>
          <w:rStyle w:val="CommentReference"/>
        </w:rPr>
        <w:annotationRef/>
      </w:r>
      <w:r>
        <w:t>Giữ nguyên</w:t>
      </w:r>
    </w:p>
  </w:comment>
  <w:comment w:id="906" w:author="Phuong Truong Thi" w:date="2024-11-25T10:32:00Z" w:initials="PT">
    <w:p w14:paraId="4263B567" w14:textId="60DE70F4" w:rsidR="001F44E5" w:rsidRDefault="001F44E5">
      <w:pPr>
        <w:pStyle w:val="CommentText"/>
      </w:pPr>
      <w:r>
        <w:rPr>
          <w:rStyle w:val="CommentReference"/>
        </w:rPr>
        <w:annotationRef/>
      </w:r>
      <w:r>
        <w:t>Đã thêm note Tham chiếu tài liệu Admin Function để biết chi tiết từng đối tượng người dùng sẽ thực hiện tính năng gì trên hệ thống</w:t>
      </w:r>
    </w:p>
  </w:comment>
  <w:comment w:id="907" w:author="Duong Nguyen Duy Thuy (RB - TTS.CRM)" w:date="2024-12-10T10:23:00Z" w:initials="DNDT(-T">
    <w:p w14:paraId="016F2407" w14:textId="0CA4FC1A" w:rsidR="001F44E5" w:rsidRPr="001F44E5" w:rsidRDefault="001F44E5">
      <w:pPr>
        <w:pStyle w:val="CommentText"/>
        <w:rPr>
          <w:lang w:val="en-US"/>
        </w:rPr>
      </w:pPr>
      <w:r>
        <w:rPr>
          <w:rStyle w:val="CommentReference"/>
        </w:rPr>
        <w:annotationRef/>
      </w:r>
      <w:r>
        <w:rPr>
          <w:lang w:val="en-US"/>
        </w:rPr>
        <w:t>(Done)</w:t>
      </w:r>
    </w:p>
  </w:comment>
  <w:comment w:id="961" w:author="Phuong Nguyen Thi (RB - BMT.HO)" w:date="2024-10-29T14:13:00Z" w:initials="PN">
    <w:p w14:paraId="25C09416" w14:textId="77777777" w:rsidR="001F44E5" w:rsidRDefault="001F44E5" w:rsidP="00941F76">
      <w:pPr>
        <w:pStyle w:val="CommentText"/>
      </w:pPr>
      <w:r>
        <w:rPr>
          <w:rStyle w:val="CommentReference"/>
        </w:rPr>
        <w:annotationRef/>
      </w:r>
      <w:r>
        <w:t>Chức năng Tìm kiếm thông tin khách hàng: Bằng Global Searck hoặc Search in list. Viết chức năng là Global search chưa hợp lý</w:t>
      </w:r>
    </w:p>
  </w:comment>
  <w:comment w:id="962" w:author="Phuong Truong Thi" w:date="2024-11-02T01:48:00Z" w:initials="PT">
    <w:p w14:paraId="4A0A1537" w14:textId="337CF5FE" w:rsidR="001F44E5" w:rsidRDefault="001F44E5">
      <w:pPr>
        <w:pStyle w:val="CommentText"/>
      </w:pPr>
      <w:r>
        <w:rPr>
          <w:rStyle w:val="CommentReference"/>
        </w:rPr>
        <w:annotationRef/>
      </w:r>
      <w:r>
        <w:t>Đã sửa</w:t>
      </w:r>
    </w:p>
  </w:comment>
  <w:comment w:id="963" w:author="Duong Nguyen Duy Thuy (RB - TTS.CRM)" w:date="2024-12-10T10:25:00Z" w:initials="DNDT(-T">
    <w:p w14:paraId="73AC4DFB" w14:textId="08ABD846" w:rsidR="001F44E5" w:rsidRPr="001F44E5" w:rsidRDefault="001F44E5">
      <w:pPr>
        <w:pStyle w:val="CommentText"/>
        <w:rPr>
          <w:lang w:val="en-US"/>
        </w:rPr>
      </w:pPr>
      <w:r>
        <w:rPr>
          <w:rStyle w:val="CommentReference"/>
        </w:rPr>
        <w:annotationRef/>
      </w:r>
      <w:r>
        <w:rPr>
          <w:lang w:val="en-US"/>
        </w:rPr>
        <w:t>(Done)</w:t>
      </w:r>
    </w:p>
  </w:comment>
  <w:comment w:id="1535" w:author="Phuong Nguyen Thi (RB - BMT.HO)" w:date="2024-09-26T14:59:00Z" w:initials="PN">
    <w:p w14:paraId="30FF38A6" w14:textId="531A3213" w:rsidR="001F44E5" w:rsidRDefault="001F44E5" w:rsidP="002A393F">
      <w:pPr>
        <w:pStyle w:val="CommentText"/>
      </w:pPr>
      <w:r>
        <w:rPr>
          <w:rStyle w:val="CommentReference"/>
        </w:rPr>
        <w:annotationRef/>
      </w:r>
      <w:r>
        <w:t>Thiếu trường hợp DAO quản lý Inactive</w:t>
      </w:r>
    </w:p>
  </w:comment>
  <w:comment w:id="1536" w:author="Phuong Truong Thi" w:date="2024-10-08T19:32:00Z" w:initials="PT">
    <w:p w14:paraId="4A2D02A2" w14:textId="77777777" w:rsidR="001F44E5" w:rsidRDefault="001F44E5" w:rsidP="002A393F">
      <w:pPr>
        <w:pStyle w:val="CommentText"/>
      </w:pPr>
      <w:r>
        <w:rPr>
          <w:rStyle w:val="CommentReference"/>
        </w:rPr>
        <w:annotationRef/>
      </w:r>
      <w:r>
        <w:t>Các user Inactive sẽ không được đăng nhập hệ thống nên không cần mô tả trường hợp này</w:t>
      </w:r>
    </w:p>
  </w:comment>
  <w:comment w:id="1537" w:author="Phuong Nguyen Thi (RB - BMT.HO)" w:date="2024-10-14T09:11:00Z" w:initials="PN">
    <w:p w14:paraId="3BCAE1E2" w14:textId="77777777" w:rsidR="001F44E5" w:rsidRDefault="001F44E5" w:rsidP="002A393F">
      <w:pPr>
        <w:pStyle w:val="CommentText"/>
      </w:pPr>
      <w:r>
        <w:rPr>
          <w:rStyle w:val="CommentReference"/>
        </w:rPr>
        <w:annotationRef/>
      </w:r>
      <w:r>
        <w:t>Nếu User Inactive luồng chia KH sẽ ntn</w:t>
      </w:r>
    </w:p>
  </w:comment>
  <w:comment w:id="1538" w:author="Phuong Truong Thi" w:date="2024-10-24T01:54:00Z" w:initials="PT">
    <w:p w14:paraId="325CA12F" w14:textId="288F48F8" w:rsidR="001F44E5" w:rsidRDefault="001F44E5">
      <w:pPr>
        <w:pStyle w:val="CommentText"/>
      </w:pPr>
      <w:r>
        <w:rPr>
          <w:rStyle w:val="CommentReference"/>
        </w:rPr>
        <w:annotationRef/>
      </w:r>
      <w:r>
        <w:t>FIS đã bổ sung casa User Inactive</w:t>
      </w:r>
    </w:p>
  </w:comment>
  <w:comment w:id="1764" w:author="Phuong Nguyen Thi (RB - BMT.HO)" w:date="2024-09-26T15:00:00Z" w:initials="PN">
    <w:p w14:paraId="51E1B37F" w14:textId="77777777" w:rsidR="001F44E5" w:rsidRDefault="001F44E5" w:rsidP="002A393F">
      <w:pPr>
        <w:pStyle w:val="CommentText"/>
      </w:pPr>
      <w:r>
        <w:rPr>
          <w:rStyle w:val="CommentReference"/>
        </w:rPr>
        <w:annotationRef/>
      </w:r>
      <w:r>
        <w:t>MAF thiếu TH Dao CBBH Inactive</w:t>
      </w:r>
    </w:p>
  </w:comment>
  <w:comment w:id="1765" w:author="Phuong Truong Thi" w:date="2024-10-08T19:34:00Z" w:initials="PT">
    <w:p w14:paraId="5AAFE7C7" w14:textId="77777777" w:rsidR="001F44E5" w:rsidRDefault="001F44E5" w:rsidP="002A393F">
      <w:pPr>
        <w:pStyle w:val="CommentText"/>
      </w:pPr>
      <w:r>
        <w:rPr>
          <w:rStyle w:val="CommentReference"/>
        </w:rPr>
        <w:annotationRef/>
      </w:r>
      <w:r>
        <w:t>Các user Inactive sẽ không được đăng nhập hệ thống nên không cần mô tả trường hợp này</w:t>
      </w:r>
    </w:p>
  </w:comment>
  <w:comment w:id="2136" w:author="Phuong Nguyen Thi (RB - BMT.HO)" w:date="2024-09-26T15:25:00Z" w:initials="PN">
    <w:p w14:paraId="12E0A2E6" w14:textId="77777777" w:rsidR="001F44E5" w:rsidRDefault="001F44E5" w:rsidP="002A393F">
      <w:pPr>
        <w:pStyle w:val="CommentText"/>
      </w:pPr>
      <w:r>
        <w:rPr>
          <w:rStyle w:val="CommentReference"/>
        </w:rPr>
        <w:annotationRef/>
      </w:r>
      <w:r>
        <w:t>Nếu CBBH nghỉ việc, assign cho CBQL trực tiếp</w:t>
      </w:r>
    </w:p>
  </w:comment>
  <w:comment w:id="2137" w:author="Phuong Truong Thi" w:date="2024-10-08T19:35:00Z" w:initials="PT">
    <w:p w14:paraId="4ED60DF2" w14:textId="77777777" w:rsidR="001F44E5" w:rsidRDefault="001F44E5" w:rsidP="002A393F">
      <w:pPr>
        <w:pStyle w:val="CommentText"/>
      </w:pPr>
      <w:r>
        <w:rPr>
          <w:rStyle w:val="CommentReference"/>
        </w:rPr>
        <w:annotationRef/>
      </w:r>
      <w:r>
        <w:t>CBQL luôn nhận port phái sinh từ CBBH, không ảnh hưởng bởi việc CBBH nghỉ việc</w:t>
      </w:r>
    </w:p>
  </w:comment>
  <w:comment w:id="2138" w:author="Phuong Nguyen Thi (RB - BMT.HO)" w:date="2024-10-14T09:14:00Z" w:initials="PN">
    <w:p w14:paraId="04E1E631" w14:textId="77777777" w:rsidR="001F44E5" w:rsidRDefault="001F44E5" w:rsidP="002A393F">
      <w:pPr>
        <w:pStyle w:val="CommentText"/>
      </w:pPr>
      <w:r>
        <w:rPr>
          <w:rStyle w:val="CommentReference"/>
        </w:rPr>
        <w:annotationRef/>
      </w:r>
      <w:r>
        <w:t>Đây là Logic hiện tại  của VPB : N</w:t>
      </w:r>
      <w:r>
        <w:rPr>
          <w:lang w:val="vi-VN"/>
        </w:rPr>
        <w:t xml:space="preserve">ếu CBBH nghỉ việc, assign cho CBQL trực tiếp. Comment trên </w:t>
      </w:r>
      <w:r>
        <w:t>của Phương chưa hiểu vấn đề</w:t>
      </w:r>
    </w:p>
  </w:comment>
  <w:comment w:id="2139" w:author="Phuong Truong Thi" w:date="2024-10-24T01:56:00Z" w:initials="PT">
    <w:p w14:paraId="1BEF20C5" w14:textId="7B0A5045" w:rsidR="001F44E5" w:rsidRDefault="001F44E5">
      <w:pPr>
        <w:pStyle w:val="CommentText"/>
      </w:pPr>
      <w:r>
        <w:rPr>
          <w:rStyle w:val="CommentReference"/>
        </w:rPr>
        <w:annotationRef/>
      </w:r>
      <w:r>
        <w:t>FIS đã bổ sung theo rule 7</w:t>
      </w:r>
    </w:p>
  </w:comment>
  <w:comment w:id="2311" w:author="Phuong Nguyen Thi (RB - BMT.HO)" w:date="2024-09-26T15:28:00Z" w:initials="PN">
    <w:p w14:paraId="6948A124" w14:textId="77777777" w:rsidR="001F44E5" w:rsidRDefault="001F44E5" w:rsidP="002A393F">
      <w:pPr>
        <w:pStyle w:val="CommentText"/>
      </w:pPr>
      <w:r>
        <w:rPr>
          <w:rStyle w:val="CommentReference"/>
        </w:rPr>
        <w:annotationRef/>
      </w:r>
      <w:r>
        <w:t>Nếu KH đã phát sinh sản phẩm ưu tiên theo Rule 4 nếu có DAO Sản phẩm, Nếu không có DAO sản phẩm vẫn triển khai theo rule này</w:t>
      </w:r>
    </w:p>
  </w:comment>
  <w:comment w:id="2312" w:author="Phuong Truong Thi" w:date="2024-10-08T19:36:00Z" w:initials="PT">
    <w:p w14:paraId="225ADCE3" w14:textId="77777777" w:rsidR="001F44E5" w:rsidRDefault="001F44E5" w:rsidP="002A393F">
      <w:pPr>
        <w:pStyle w:val="CommentText"/>
      </w:pPr>
      <w:r>
        <w:rPr>
          <w:rStyle w:val="CommentReference"/>
        </w:rPr>
        <w:annotationRef/>
      </w:r>
      <w:r>
        <w:t>Điều kiện số 1 đã cover trường hợp này</w:t>
      </w:r>
    </w:p>
  </w:comment>
  <w:comment w:id="2313" w:author="Phuong Nguyen Thi (RB - BMT.HO)" w:date="2024-10-14T09:15:00Z" w:initials="PN">
    <w:p w14:paraId="12D8BF25" w14:textId="77777777" w:rsidR="001F44E5" w:rsidRDefault="001F44E5" w:rsidP="002A393F">
      <w:pPr>
        <w:pStyle w:val="CommentText"/>
      </w:pPr>
      <w:r>
        <w:rPr>
          <w:rStyle w:val="CommentReference"/>
        </w:rPr>
        <w:annotationRef/>
      </w:r>
      <w:r>
        <w:t>Review lại</w:t>
      </w:r>
    </w:p>
  </w:comment>
  <w:comment w:id="2447" w:author="Phuong Nguyen Thi (RB - BMT.HO)" w:date="2024-10-10T14:25:00Z" w:initials="PN">
    <w:p w14:paraId="1986CAEF" w14:textId="77777777" w:rsidR="001F44E5" w:rsidRDefault="001F44E5" w:rsidP="006E7EB1">
      <w:pPr>
        <w:pStyle w:val="CommentText"/>
      </w:pPr>
      <w:r>
        <w:rPr>
          <w:rStyle w:val="CommentReference"/>
        </w:rPr>
        <w:annotationRef/>
      </w:r>
      <w:r>
        <w:t>Actor cụ thể là ai, cần làm rõ ở mỗi use case</w:t>
      </w:r>
    </w:p>
  </w:comment>
  <w:comment w:id="2448" w:author="Phuong Truong Thi" w:date="2024-10-21T16:59:00Z" w:initials="PT">
    <w:p w14:paraId="600B3F4D" w14:textId="77B2B848" w:rsidR="001F44E5" w:rsidRDefault="001F44E5">
      <w:pPr>
        <w:pStyle w:val="CommentText"/>
      </w:pPr>
      <w:r>
        <w:rPr>
          <w:rStyle w:val="CommentReference"/>
        </w:rPr>
        <w:annotationRef/>
      </w:r>
      <w:r>
        <w:t>FIS đã bổ sung</w:t>
      </w:r>
    </w:p>
  </w:comment>
  <w:comment w:id="2449" w:author="Duong Nguyen Duy Thuy (RB - TTS.CRM) [2]" w:date="2024-10-28T14:30:00Z" w:initials="DT">
    <w:p w14:paraId="0CC11348" w14:textId="728E862F" w:rsidR="001F44E5" w:rsidRDefault="001F44E5">
      <w:pPr>
        <w:pStyle w:val="CommentText"/>
      </w:pPr>
      <w:r>
        <w:rPr>
          <w:rStyle w:val="CommentReference"/>
        </w:rPr>
        <w:annotationRef/>
      </w:r>
      <w:r w:rsidRPr="2CC4CB91">
        <w:t>(Solved)</w:t>
      </w:r>
    </w:p>
  </w:comment>
  <w:comment w:id="2450" w:author="Phuong Nguyen Thi (RB - BMT.HO)" w:date="2024-10-29T14:48:00Z" w:initials="PN">
    <w:p w14:paraId="3DBDE5C6" w14:textId="77777777" w:rsidR="001F44E5" w:rsidRDefault="001F44E5" w:rsidP="00941F76">
      <w:pPr>
        <w:pStyle w:val="CommentText"/>
      </w:pPr>
      <w:r>
        <w:rPr>
          <w:rStyle w:val="CommentReference"/>
        </w:rPr>
        <w:annotationRef/>
      </w:r>
      <w:r>
        <w:t>HO MAF cũng xem được danh sách này</w:t>
      </w:r>
    </w:p>
  </w:comment>
  <w:comment w:id="2451" w:author="Phuong Truong Thi" w:date="2024-11-02T01:49:00Z" w:initials="PT">
    <w:p w14:paraId="28A1C7A4" w14:textId="122F3C3F" w:rsidR="001F44E5" w:rsidRDefault="001F44E5">
      <w:pPr>
        <w:pStyle w:val="CommentText"/>
      </w:pPr>
      <w:r>
        <w:rPr>
          <w:rStyle w:val="CommentReference"/>
        </w:rPr>
        <w:annotationRef/>
      </w:r>
      <w:r>
        <w:t>FIS đã bổ sung</w:t>
      </w:r>
    </w:p>
  </w:comment>
  <w:comment w:id="2452" w:author="Duong Nguyen Duy Thuy (RB - TTS.CRM)" w:date="2024-12-10T10:27:00Z" w:initials="DNDT(-T">
    <w:p w14:paraId="36699DC6" w14:textId="767F5472" w:rsidR="001F44E5" w:rsidRPr="001F44E5" w:rsidRDefault="001F44E5">
      <w:pPr>
        <w:pStyle w:val="CommentText"/>
        <w:rPr>
          <w:lang w:val="en-US"/>
        </w:rPr>
      </w:pPr>
      <w:r>
        <w:rPr>
          <w:rStyle w:val="CommentReference"/>
        </w:rPr>
        <w:annotationRef/>
      </w:r>
      <w:r>
        <w:rPr>
          <w:lang w:val="en-US"/>
        </w:rPr>
        <w:t>(Done)</w:t>
      </w:r>
    </w:p>
  </w:comment>
  <w:comment w:id="2477" w:author="Anh Vuong Thi Nguyet (LinkID)" w:date="2024-09-26T10:13:00Z" w:initials="A(">
    <w:p w14:paraId="457CC739" w14:textId="21BF8BB0" w:rsidR="001F44E5" w:rsidRDefault="001F44E5">
      <w:pPr>
        <w:pStyle w:val="CommentText"/>
      </w:pPr>
      <w:r>
        <w:rPr>
          <w:rStyle w:val="CommentReference"/>
        </w:rPr>
        <w:annotationRef/>
      </w:r>
      <w:r w:rsidRPr="00186EB6">
        <w:t xml:space="preserve">Hiển thị label or/and trường để filter =&gt; FPT chốt giải pháp và viết vào SRS. </w:t>
      </w:r>
    </w:p>
  </w:comment>
  <w:comment w:id="2478" w:author="thu nga" w:date="2024-09-30T16:54:00Z" w:initials="tn">
    <w:p w14:paraId="4325B98C" w14:textId="2E20A338" w:rsidR="001F44E5" w:rsidRPr="0017753F" w:rsidRDefault="001F44E5">
      <w:pPr>
        <w:pStyle w:val="CommentText"/>
        <w:rPr>
          <w:lang w:val="vi-VN"/>
        </w:rPr>
      </w:pPr>
      <w:r>
        <w:rPr>
          <w:rStyle w:val="CommentReference"/>
        </w:rPr>
        <w:annotationRef/>
      </w:r>
      <w:r>
        <w:rPr>
          <w:lang w:val="vi-VN"/>
        </w:rPr>
        <w:t>FIS đã sửa</w:t>
      </w:r>
    </w:p>
  </w:comment>
  <w:comment w:id="2479" w:author="Duong Nguyen Duy Thuy (RB - TTS.CRM) [2]" w:date="2024-10-28T14:39:00Z" w:initials="DT">
    <w:p w14:paraId="20C422A4" w14:textId="4779BD90" w:rsidR="001F44E5" w:rsidRDefault="001F44E5">
      <w:pPr>
        <w:pStyle w:val="CommentText"/>
      </w:pPr>
      <w:r>
        <w:rPr>
          <w:rStyle w:val="CommentReference"/>
        </w:rPr>
        <w:annotationRef/>
      </w:r>
      <w:r w:rsidRPr="60B5FB64">
        <w:t>(Solved)</w:t>
      </w:r>
    </w:p>
  </w:comment>
  <w:comment w:id="2480" w:author="Anh Vuong Thi Nguyet (LinkID)" w:date="2024-10-28T15:36:00Z" w:initials="A(">
    <w:p w14:paraId="20E0BB0D" w14:textId="2DDDE881" w:rsidR="001F44E5" w:rsidRDefault="001F44E5">
      <w:pPr>
        <w:pStyle w:val="CommentText"/>
      </w:pPr>
      <w:r>
        <w:rPr>
          <w:rStyle w:val="CommentReference"/>
        </w:rPr>
        <w:annotationRef/>
      </w:r>
      <w:r w:rsidRPr="50D7B937">
        <w:t>1 trường là trường nào? giá trị của trường này là những gì? Không thấy viết trong danh sách trường hiển thị ở dưới</w:t>
      </w:r>
    </w:p>
  </w:comment>
  <w:comment w:id="2481" w:author="Phuong Nguyen Thi (RB - BMT.HO)" w:date="2024-10-29T14:51:00Z" w:initials="PN">
    <w:p w14:paraId="495D3C46" w14:textId="77777777" w:rsidR="001F44E5" w:rsidRDefault="001F44E5" w:rsidP="00941F76">
      <w:pPr>
        <w:pStyle w:val="CommentText"/>
      </w:pPr>
      <w:r>
        <w:rPr>
          <w:rStyle w:val="CommentReference"/>
        </w:rPr>
        <w:annotationRef/>
      </w:r>
      <w:r>
        <w:t>Theo yêu cầu là hightligh record bản ghi KH mới/ KH mới out port. Gỉa pháp cụ thể có phương án highlight row or icon để phân biệt không. Nếu dùng icon như 1 trường sẽ giảm số trường hiển thị default và ảnh hưởng đến hiển thị của người dùng</w:t>
      </w:r>
    </w:p>
  </w:comment>
  <w:comment w:id="2502" w:author="Phuong Nguyen Thi (RB - BMT.HO)" w:date="2024-09-26T15:39:00Z" w:initials="PN">
    <w:p w14:paraId="7EA2C378" w14:textId="2357910F" w:rsidR="001F44E5" w:rsidRDefault="001F44E5" w:rsidP="00AD3554">
      <w:pPr>
        <w:pStyle w:val="CommentText"/>
      </w:pPr>
      <w:r>
        <w:rPr>
          <w:rStyle w:val="CommentReference"/>
        </w:rPr>
        <w:annotationRef/>
      </w:r>
      <w:r>
        <w:t>Bổ sung Source nguồn của các Field</w:t>
      </w:r>
    </w:p>
  </w:comment>
  <w:comment w:id="2503" w:author="thu nga" w:date="2024-09-30T15:23:00Z" w:initials="tn">
    <w:p w14:paraId="4531BE7E" w14:textId="77777777" w:rsidR="001F44E5" w:rsidRDefault="001F44E5" w:rsidP="00AD3554">
      <w:pPr>
        <w:pStyle w:val="CommentText"/>
      </w:pPr>
      <w:r>
        <w:rPr>
          <w:rStyle w:val="CommentReference"/>
        </w:rPr>
        <w:annotationRef/>
      </w:r>
      <w:r>
        <w:rPr>
          <w:lang w:val="vi-VN"/>
        </w:rPr>
        <w:t>FIS đã bổ sung</w:t>
      </w:r>
    </w:p>
  </w:comment>
  <w:comment w:id="2504" w:author="Duong Nguyen Duy Thuy (RB - TTS.CRM) [2]" w:date="2024-10-28T14:42:00Z" w:initials="DT">
    <w:p w14:paraId="3D3BEE57" w14:textId="7B5AFCE1" w:rsidR="001F44E5" w:rsidRDefault="001F44E5">
      <w:pPr>
        <w:pStyle w:val="CommentText"/>
      </w:pPr>
      <w:r>
        <w:rPr>
          <w:rStyle w:val="CommentReference"/>
        </w:rPr>
        <w:annotationRef/>
      </w:r>
      <w:r w:rsidRPr="1227F9EB">
        <w:t>(Solved)</w:t>
      </w:r>
    </w:p>
  </w:comment>
  <w:comment w:id="2527" w:author="Anh Vuong Thi Nguyet (LinkID)" w:date="2024-09-25T16:21:00Z" w:initials="A(">
    <w:p w14:paraId="2065B0D5" w14:textId="77777777" w:rsidR="001F44E5" w:rsidRDefault="001F44E5" w:rsidP="00AD3554">
      <w:pPr>
        <w:pStyle w:val="CommentText"/>
      </w:pPr>
      <w:r>
        <w:rPr>
          <w:rStyle w:val="CommentReference"/>
        </w:rPr>
        <w:annotationRef/>
      </w:r>
      <w:r w:rsidRPr="5B3B6540">
        <w:t>ghi rõ sum theo điều kiện lọc nếu có</w:t>
      </w:r>
    </w:p>
  </w:comment>
  <w:comment w:id="2528" w:author="Phuong Truong Thi" w:date="2024-10-21T16:59:00Z" w:initials="PT">
    <w:p w14:paraId="668C637E" w14:textId="3340CE8B" w:rsidR="001F44E5" w:rsidRDefault="001F44E5" w:rsidP="00CF6901">
      <w:pPr>
        <w:spacing w:before="0" w:line="240" w:lineRule="auto"/>
        <w:contextualSpacing w:val="0"/>
        <w:rPr>
          <w:rFonts w:ascii="Times New Roman" w:eastAsia="Times New Roman" w:hAnsi="Times New Roman"/>
          <w:color w:val="000000"/>
          <w:sz w:val="24"/>
          <w:szCs w:val="24"/>
          <w:lang w:eastAsia="vi-VN"/>
        </w:rPr>
      </w:pPr>
      <w:r>
        <w:rPr>
          <w:rStyle w:val="CommentReference"/>
        </w:rPr>
        <w:annotationRef/>
      </w:r>
      <w:r>
        <w:t xml:space="preserve">FIS đã bổ sung nội dung: </w:t>
      </w:r>
      <w:r w:rsidRPr="000A7657">
        <w:rPr>
          <w:rFonts w:ascii="Times New Roman" w:eastAsia="Times New Roman" w:hAnsi="Times New Roman"/>
          <w:color w:val="000000"/>
          <w:sz w:val="24"/>
          <w:szCs w:val="24"/>
          <w:lang w:eastAsia="vi-VN"/>
        </w:rPr>
        <w:t>Số lượng KH sẽ thay đổi khi thay đ</w:t>
      </w:r>
      <w:r>
        <w:rPr>
          <w:rFonts w:ascii="Times New Roman" w:eastAsia="Times New Roman" w:hAnsi="Times New Roman"/>
          <w:color w:val="000000"/>
          <w:sz w:val="24"/>
          <w:szCs w:val="24"/>
          <w:lang w:eastAsia="vi-VN"/>
        </w:rPr>
        <w:t>ổ</w:t>
      </w:r>
      <w:r w:rsidRPr="000A7657">
        <w:rPr>
          <w:rFonts w:ascii="Times New Roman" w:eastAsia="Times New Roman" w:hAnsi="Times New Roman"/>
          <w:color w:val="000000"/>
          <w:sz w:val="24"/>
          <w:szCs w:val="24"/>
          <w:lang w:eastAsia="vi-VN"/>
        </w:rPr>
        <w:t>i điều kiện lọc</w:t>
      </w:r>
    </w:p>
    <w:p w14:paraId="1E549DB7" w14:textId="32D1B529" w:rsidR="001F44E5" w:rsidRDefault="001F44E5">
      <w:pPr>
        <w:pStyle w:val="CommentText"/>
      </w:pPr>
    </w:p>
  </w:comment>
  <w:comment w:id="2529" w:author="Duong Nguyen Duy Thuy (RB - TTS.CRM) [2]" w:date="2024-10-28T14:42:00Z" w:initials="DT">
    <w:p w14:paraId="3C2A77C3" w14:textId="1819B19E" w:rsidR="001F44E5" w:rsidRDefault="001F44E5">
      <w:pPr>
        <w:pStyle w:val="CommentText"/>
      </w:pPr>
      <w:r>
        <w:rPr>
          <w:rStyle w:val="CommentReference"/>
        </w:rPr>
        <w:annotationRef/>
      </w:r>
      <w:r w:rsidRPr="701E1468">
        <w:t>(Solved)</w:t>
      </w:r>
    </w:p>
  </w:comment>
  <w:comment w:id="2594" w:author="Phuong Nguyen Thi (RB - BMT.HO)" w:date="2024-10-29T14:54:00Z" w:initials="PN">
    <w:p w14:paraId="3DC75F62" w14:textId="77777777" w:rsidR="001F44E5" w:rsidRDefault="001F44E5" w:rsidP="00941F76">
      <w:pPr>
        <w:pStyle w:val="CommentText"/>
      </w:pPr>
      <w:r>
        <w:rPr>
          <w:rStyle w:val="CommentReference"/>
        </w:rPr>
        <w:annotationRef/>
      </w:r>
      <w:r>
        <w:t>Data type không phải là Textlink</w:t>
      </w:r>
    </w:p>
  </w:comment>
  <w:comment w:id="2595" w:author="Phuong Truong Thi" w:date="2024-11-07T02:03:00Z" w:initials="PT">
    <w:p w14:paraId="73AFD4EA" w14:textId="11E8C15F" w:rsidR="001F44E5" w:rsidRDefault="001F44E5">
      <w:pPr>
        <w:pStyle w:val="CommentText"/>
      </w:pPr>
      <w:r>
        <w:rPr>
          <w:rStyle w:val="CommentReference"/>
        </w:rPr>
        <w:annotationRef/>
      </w:r>
      <w:r>
        <w:t>Đã bổ sung data type</w:t>
      </w:r>
    </w:p>
  </w:comment>
  <w:comment w:id="2596" w:author="Duong Nguyen Duy Thuy (RB - TTS.CRM)" w:date="2024-12-10T10:28:00Z" w:initials="DNDT(-T">
    <w:p w14:paraId="22B81121" w14:textId="0EEC0325" w:rsidR="001F44E5" w:rsidRPr="001F44E5" w:rsidRDefault="001F44E5">
      <w:pPr>
        <w:pStyle w:val="CommentText"/>
        <w:rPr>
          <w:lang w:val="en-US"/>
        </w:rPr>
      </w:pPr>
      <w:r>
        <w:rPr>
          <w:rStyle w:val="CommentReference"/>
        </w:rPr>
        <w:annotationRef/>
      </w:r>
      <w:r>
        <w:rPr>
          <w:lang w:val="en-US"/>
        </w:rPr>
        <w:t>(Done)</w:t>
      </w:r>
    </w:p>
  </w:comment>
  <w:comment w:id="2658" w:author="Phuong Nguyen Thi (RB - BMT.HO)" w:date="2024-10-29T14:55:00Z" w:initials="PN">
    <w:p w14:paraId="2E6D150F" w14:textId="77777777" w:rsidR="001F44E5" w:rsidRDefault="001F44E5" w:rsidP="00941F76">
      <w:pPr>
        <w:pStyle w:val="CommentText"/>
      </w:pPr>
      <w:r>
        <w:rPr>
          <w:rStyle w:val="CommentReference"/>
        </w:rPr>
        <w:annotationRef/>
      </w:r>
      <w:r>
        <w:t xml:space="preserve">Note rõ Logic trường lấy như thế nào </w:t>
      </w:r>
    </w:p>
  </w:comment>
  <w:comment w:id="2659" w:author="Phuong Truong Thi" w:date="2024-11-25T04:17:00Z" w:initials="PT">
    <w:p w14:paraId="343B4374" w14:textId="26BDF676" w:rsidR="001F44E5" w:rsidRDefault="001F44E5">
      <w:pPr>
        <w:pStyle w:val="CommentText"/>
      </w:pPr>
      <w:r>
        <w:rPr>
          <w:rStyle w:val="CommentReference"/>
        </w:rPr>
        <w:annotationRef/>
      </w:r>
      <w:r>
        <w:t>Đã bổ sung</w:t>
      </w:r>
    </w:p>
  </w:comment>
  <w:comment w:id="2660" w:author="Duong Nguyen Duy Thuy (RB - TTS.CRM)" w:date="2024-12-10T10:28:00Z" w:initials="DNDT(-T">
    <w:p w14:paraId="5FF2C1BA" w14:textId="44A96E83" w:rsidR="001F44E5" w:rsidRPr="001F44E5" w:rsidRDefault="001F44E5">
      <w:pPr>
        <w:pStyle w:val="CommentText"/>
        <w:rPr>
          <w:lang w:val="en-US"/>
        </w:rPr>
      </w:pPr>
      <w:r>
        <w:rPr>
          <w:rStyle w:val="CommentReference"/>
        </w:rPr>
        <w:annotationRef/>
      </w:r>
      <w:r>
        <w:rPr>
          <w:lang w:val="en-US"/>
        </w:rPr>
        <w:t>(Done)</w:t>
      </w:r>
    </w:p>
  </w:comment>
  <w:comment w:id="2675" w:author="Phuong Nguyen Thi (RB - BMT.HO)" w:date="2024-10-29T15:10:00Z" w:initials="PN">
    <w:p w14:paraId="29FE6AC8" w14:textId="77777777" w:rsidR="001F44E5" w:rsidRDefault="001F44E5" w:rsidP="00941F76">
      <w:pPr>
        <w:pStyle w:val="CommentText"/>
      </w:pPr>
      <w:r>
        <w:rPr>
          <w:rStyle w:val="CommentReference"/>
        </w:rPr>
        <w:annotationRef/>
      </w:r>
      <w:r>
        <w:t>FIS đang đề xuất giải pháp có 2 trường SĐT 1 và SĐT 2. vậy trường ở đây là trường nào</w:t>
      </w:r>
    </w:p>
  </w:comment>
  <w:comment w:id="2676" w:author="Phuong Truong Thi" w:date="2024-11-07T02:04:00Z" w:initials="PT">
    <w:p w14:paraId="4FB38D20" w14:textId="41B8FA0D" w:rsidR="001F44E5" w:rsidRDefault="001F44E5">
      <w:pPr>
        <w:pStyle w:val="CommentText"/>
      </w:pPr>
      <w:r>
        <w:rPr>
          <w:rStyle w:val="CommentReference"/>
        </w:rPr>
        <w:annotationRef/>
      </w:r>
      <w:r>
        <w:t>Trường Số điện thoại 1, nguồn EZ/T24</w:t>
      </w:r>
    </w:p>
  </w:comment>
  <w:comment w:id="2677" w:author="Duong Nguyen Duy Thuy (RB - TTS.CRM)" w:date="2024-12-10T10:28:00Z" w:initials="DNDT(-T">
    <w:p w14:paraId="58B07835" w14:textId="75F92691" w:rsidR="001F44E5" w:rsidRPr="001F44E5" w:rsidRDefault="001F44E5">
      <w:pPr>
        <w:pStyle w:val="CommentText"/>
        <w:rPr>
          <w:lang w:val="en-US"/>
        </w:rPr>
      </w:pPr>
      <w:r>
        <w:rPr>
          <w:rStyle w:val="CommentReference"/>
        </w:rPr>
        <w:annotationRef/>
      </w:r>
      <w:r>
        <w:rPr>
          <w:lang w:val="en-US"/>
        </w:rPr>
        <w:t>Có cần note rõ vào không?</w:t>
      </w:r>
    </w:p>
  </w:comment>
  <w:comment w:id="2678" w:author="Phuong Truong Thi" w:date="2024-12-11T11:51:00Z" w:initials="PT">
    <w:p w14:paraId="2AB6D431" w14:textId="31ED2C0D" w:rsidR="00EA72F0" w:rsidRDefault="00EA72F0">
      <w:pPr>
        <w:pStyle w:val="CommentText"/>
      </w:pPr>
      <w:r>
        <w:rPr>
          <w:rStyle w:val="CommentReference"/>
        </w:rPr>
        <w:annotationRef/>
      </w:r>
      <w:r>
        <w:t>FIS đã bổ sung nguồn trong mô tả trường để phân biệt</w:t>
      </w:r>
    </w:p>
  </w:comment>
  <w:comment w:id="2859" w:author="Phuong Nguyen Thi (RB - BMT.HO)" w:date="2024-10-29T15:12:00Z" w:initials="PN">
    <w:p w14:paraId="574C9FD2" w14:textId="77777777" w:rsidR="001F44E5" w:rsidRDefault="001F44E5" w:rsidP="00941F76">
      <w:pPr>
        <w:pStyle w:val="CommentText"/>
      </w:pPr>
      <w:r>
        <w:rPr>
          <w:rStyle w:val="CommentReference"/>
        </w:rPr>
        <w:annotationRef/>
      </w:r>
      <w:r>
        <w:t xml:space="preserve">Bổ sung data type </w:t>
      </w:r>
    </w:p>
  </w:comment>
  <w:comment w:id="2860" w:author="Phuong Truong Thi" w:date="2024-11-02T01:52:00Z" w:initials="PT">
    <w:p w14:paraId="5A1ABAD1" w14:textId="3BC31D8E" w:rsidR="001F44E5" w:rsidRDefault="001F44E5">
      <w:pPr>
        <w:pStyle w:val="CommentText"/>
      </w:pPr>
      <w:r>
        <w:rPr>
          <w:rStyle w:val="CommentReference"/>
        </w:rPr>
        <w:annotationRef/>
      </w:r>
      <w:r>
        <w:t>Đã bổ sung</w:t>
      </w:r>
    </w:p>
  </w:comment>
  <w:comment w:id="2861" w:author="Duong Nguyen Duy Thuy (RB - TTS.CRM)" w:date="2024-12-10T10:29:00Z" w:initials="DNDT(-T">
    <w:p w14:paraId="77F6547D" w14:textId="33816C53" w:rsidR="001F44E5" w:rsidRPr="001F44E5" w:rsidRDefault="001F44E5">
      <w:pPr>
        <w:pStyle w:val="CommentText"/>
        <w:rPr>
          <w:lang w:val="en-US"/>
        </w:rPr>
      </w:pPr>
      <w:r>
        <w:rPr>
          <w:rStyle w:val="CommentReference"/>
        </w:rPr>
        <w:annotationRef/>
      </w:r>
      <w:r>
        <w:rPr>
          <w:lang w:val="en-US"/>
        </w:rPr>
        <w:t>(Done)</w:t>
      </w:r>
    </w:p>
  </w:comment>
  <w:comment w:id="3031" w:author="Phuong Nguyen Thi (RB - BMT.HO)" w:date="2024-10-29T15:15:00Z" w:initials="PN">
    <w:p w14:paraId="6B966924" w14:textId="77777777" w:rsidR="001F44E5" w:rsidRDefault="001F44E5" w:rsidP="0038194B">
      <w:pPr>
        <w:pStyle w:val="CommentText"/>
      </w:pPr>
      <w:r>
        <w:rPr>
          <w:rStyle w:val="CommentReference"/>
        </w:rPr>
        <w:annotationRef/>
      </w:r>
      <w:r>
        <w:t>FIS trao đổi nội bộ để bổ sung tài liệu định nghĩa OPT trạng thái nào = đang khai thác, trạng thái nào = đã khai thác xong để bổ sung vào đây</w:t>
      </w:r>
    </w:p>
  </w:comment>
  <w:comment w:id="3032" w:author="Phuong Truong Thi" w:date="2024-11-25T04:23:00Z" w:initials="PT">
    <w:p w14:paraId="044C826B" w14:textId="77777777" w:rsidR="001F44E5" w:rsidRDefault="001F44E5" w:rsidP="0038194B">
      <w:pPr>
        <w:pStyle w:val="CommentText"/>
      </w:pPr>
      <w:r>
        <w:rPr>
          <w:rStyle w:val="CommentReference"/>
        </w:rPr>
        <w:annotationRef/>
      </w:r>
      <w:r>
        <w:t>Đã bổ sung</w:t>
      </w:r>
    </w:p>
  </w:comment>
  <w:comment w:id="3033" w:author="Duong Nguyen Duy Thuy (RB - TTS.CRM)" w:date="2024-12-10T10:29:00Z" w:initials="DNDT(-T">
    <w:p w14:paraId="5748BFC1" w14:textId="4AEA2F53" w:rsidR="001F44E5" w:rsidRPr="001F44E5" w:rsidRDefault="001F44E5">
      <w:pPr>
        <w:pStyle w:val="CommentText"/>
        <w:rPr>
          <w:lang w:val="en-US"/>
        </w:rPr>
      </w:pPr>
      <w:r>
        <w:rPr>
          <w:rStyle w:val="CommentReference"/>
        </w:rPr>
        <w:annotationRef/>
      </w:r>
      <w:r>
        <w:rPr>
          <w:lang w:val="en-US"/>
        </w:rPr>
        <w:t>(Done)</w:t>
      </w:r>
    </w:p>
  </w:comment>
  <w:comment w:id="3044" w:author="Phuong Nguyen Thi (RB - BMT.HO)" w:date="2024-10-29T15:15:00Z" w:initials="PN">
    <w:p w14:paraId="03760932" w14:textId="77777777" w:rsidR="001F44E5" w:rsidRDefault="001F44E5" w:rsidP="00941F76">
      <w:pPr>
        <w:pStyle w:val="CommentText"/>
      </w:pPr>
      <w:r>
        <w:rPr>
          <w:rStyle w:val="CommentReference"/>
        </w:rPr>
        <w:annotationRef/>
      </w:r>
      <w:r>
        <w:t>FIS trao đổi nội bộ để bổ sung tài liệu định nghĩa OPT trạng thái nào = đang khai thác, trạng thái nào = đã khai thác xong để bổ sung vào đây</w:t>
      </w:r>
    </w:p>
  </w:comment>
  <w:comment w:id="3045" w:author="Phuong Truong Thi" w:date="2024-11-25T04:23:00Z" w:initials="PT">
    <w:p w14:paraId="527A3563" w14:textId="1CA92770" w:rsidR="001F44E5" w:rsidRDefault="001F44E5">
      <w:pPr>
        <w:pStyle w:val="CommentText"/>
      </w:pPr>
      <w:r>
        <w:rPr>
          <w:rStyle w:val="CommentReference"/>
        </w:rPr>
        <w:annotationRef/>
      </w:r>
      <w:r>
        <w:t>Đã bổ sung</w:t>
      </w:r>
    </w:p>
  </w:comment>
  <w:comment w:id="3046" w:author="Duong Nguyen Duy Thuy (RB - TTS.CRM)" w:date="2024-12-10T10:30:00Z" w:initials="DNDT(-T">
    <w:p w14:paraId="20E8B3CD" w14:textId="1314ED03" w:rsidR="001F44E5" w:rsidRPr="001F44E5" w:rsidRDefault="001F44E5">
      <w:pPr>
        <w:pStyle w:val="CommentText"/>
        <w:rPr>
          <w:lang w:val="en-US"/>
        </w:rPr>
      </w:pPr>
      <w:r>
        <w:rPr>
          <w:rStyle w:val="CommentReference"/>
        </w:rPr>
        <w:annotationRef/>
      </w:r>
      <w:r>
        <w:rPr>
          <w:lang w:val="en-US"/>
        </w:rPr>
        <w:t>(Done)</w:t>
      </w:r>
    </w:p>
  </w:comment>
  <w:comment w:id="3117" w:author="Phuong Nguyen Thi (RB - BMT.HO)" w:date="2024-09-26T15:45:00Z" w:initials="PN">
    <w:p w14:paraId="783D92AC" w14:textId="4A7A4015" w:rsidR="001F44E5" w:rsidRDefault="001F44E5" w:rsidP="00AD3554">
      <w:pPr>
        <w:pStyle w:val="CommentText"/>
      </w:pPr>
      <w:r>
        <w:rPr>
          <w:rStyle w:val="CommentReference"/>
        </w:rPr>
        <w:annotationRef/>
      </w:r>
      <w:r>
        <w:t>Bổ sung Logic về cách tính</w:t>
      </w:r>
    </w:p>
  </w:comment>
  <w:comment w:id="3118" w:author="thu nga" w:date="2024-09-30T14:30:00Z" w:initials="tn">
    <w:p w14:paraId="6D30D2A2" w14:textId="4C66FE80" w:rsidR="001F44E5" w:rsidRPr="00CF6901" w:rsidRDefault="001F44E5" w:rsidP="00AD3554">
      <w:pPr>
        <w:pStyle w:val="CommentText"/>
        <w:rPr>
          <w:lang w:val="en-US"/>
        </w:rPr>
      </w:pPr>
      <w:r>
        <w:rPr>
          <w:rStyle w:val="CommentReference"/>
        </w:rPr>
        <w:annotationRef/>
      </w:r>
      <w:r>
        <w:rPr>
          <w:lang w:val="vi-VN"/>
        </w:rPr>
        <w:t>FIS đã bổ sung</w:t>
      </w:r>
      <w:r>
        <w:rPr>
          <w:lang w:val="en-US"/>
        </w:rPr>
        <w:t xml:space="preserve"> phía dưới</w:t>
      </w:r>
    </w:p>
  </w:comment>
  <w:comment w:id="3267" w:author="Phuong Nguyen Thi" w:date="2024-10-29T15:25:00Z" w:initials="PNT">
    <w:p w14:paraId="5FDA06AD" w14:textId="77777777" w:rsidR="001F44E5" w:rsidRDefault="001F44E5" w:rsidP="00941F76">
      <w:pPr>
        <w:pStyle w:val="CommentText"/>
      </w:pPr>
      <w:r>
        <w:rPr>
          <w:rStyle w:val="CommentReference"/>
        </w:rPr>
        <w:annotationRef/>
      </w:r>
      <w:r>
        <w:t>Bổ sung thêm Định nghĩa 3 tháng gần nhất là tháng T-3, T-2, T-1 trong đó T là tháng hiện tại</w:t>
      </w:r>
    </w:p>
  </w:comment>
  <w:comment w:id="3268" w:author="Phuong Truong Thi" w:date="2024-11-02T01:55:00Z" w:initials="PT">
    <w:p w14:paraId="19C8AA8B" w14:textId="41C8AAE6" w:rsidR="001F44E5" w:rsidRDefault="001F44E5">
      <w:pPr>
        <w:pStyle w:val="CommentText"/>
      </w:pPr>
      <w:r>
        <w:rPr>
          <w:rStyle w:val="CommentReference"/>
        </w:rPr>
        <w:annotationRef/>
      </w:r>
      <w:r>
        <w:t>Đã bổ sung</w:t>
      </w:r>
    </w:p>
  </w:comment>
  <w:comment w:id="3269" w:author="Duong Nguyen Duy Thuy (RB - TTS.CRM)" w:date="2024-12-10T10:30:00Z" w:initials="DNDT(-T">
    <w:p w14:paraId="15E77EEC" w14:textId="38F94882" w:rsidR="001F44E5" w:rsidRPr="001F44E5" w:rsidRDefault="001F44E5">
      <w:pPr>
        <w:pStyle w:val="CommentText"/>
        <w:rPr>
          <w:lang w:val="en-US"/>
        </w:rPr>
      </w:pPr>
      <w:r>
        <w:rPr>
          <w:rStyle w:val="CommentReference"/>
        </w:rPr>
        <w:annotationRef/>
      </w:r>
      <w:r>
        <w:rPr>
          <w:lang w:val="en-US"/>
        </w:rPr>
        <w:t>(Done)</w:t>
      </w:r>
    </w:p>
  </w:comment>
  <w:comment w:id="3416" w:author="Huyen Pham Thanh (RB - AF.MAF)" w:date="2024-11-15T17:08:00Z" w:initials="HPT">
    <w:p w14:paraId="02AF0BD5" w14:textId="77777777" w:rsidR="001F44E5" w:rsidRDefault="001F44E5" w:rsidP="00C54E78">
      <w:pPr>
        <w:pStyle w:val="CommentText"/>
        <w:rPr>
          <w:rFonts w:ascii="Times New Roman" w:hAnsi="Times New Roman"/>
          <w:b/>
          <w:color w:val="000000"/>
          <w:sz w:val="24"/>
          <w:szCs w:val="24"/>
        </w:rPr>
      </w:pPr>
      <w:r>
        <w:rPr>
          <w:rStyle w:val="CommentReference"/>
        </w:rPr>
        <w:annotationRef/>
      </w:r>
      <w:r w:rsidRPr="003B1F83">
        <w:rPr>
          <w:rFonts w:ascii="Times New Roman" w:hAnsi="Times New Roman"/>
          <w:b/>
        </w:rPr>
        <w:t>1.</w:t>
      </w:r>
      <w:r w:rsidRPr="003B1F83">
        <w:rPr>
          <w:rFonts w:ascii="Times New Roman" w:hAnsi="Times New Roman"/>
          <w:b/>
          <w:color w:val="000000"/>
          <w:sz w:val="24"/>
          <w:szCs w:val="24"/>
          <w:lang w:val="vi-VN"/>
        </w:rPr>
        <w:t xml:space="preserve">Chênh lệch số dư </w:t>
      </w:r>
      <w:r w:rsidRPr="003B1F83">
        <w:rPr>
          <w:rFonts w:ascii="Times New Roman" w:hAnsi="Times New Roman"/>
          <w:b/>
          <w:color w:val="000000"/>
          <w:sz w:val="24"/>
          <w:szCs w:val="24"/>
        </w:rPr>
        <w:t>trái phiếu so với tháng trước</w:t>
      </w:r>
    </w:p>
    <w:p w14:paraId="19B3CB37" w14:textId="7012E242" w:rsidR="001F44E5" w:rsidRDefault="001F44E5" w:rsidP="00C54E78">
      <w:pPr>
        <w:pStyle w:val="CommentText"/>
      </w:pPr>
      <w:r w:rsidRPr="003B1F83">
        <w:rPr>
          <w:rFonts w:ascii="Times New Roman" w:hAnsi="Times New Roman"/>
          <w:b/>
          <w:color w:val="000000"/>
          <w:sz w:val="24"/>
          <w:szCs w:val="24"/>
        </w:rPr>
        <w:t xml:space="preserve">2. Giá trị trái phiếu đáo hạn trong 30 ngày tới </w:t>
      </w:r>
      <w:r w:rsidRPr="003B1F83">
        <w:rPr>
          <w:rFonts w:ascii="Times New Roman" w:hAnsi="Times New Roman"/>
          <w:b/>
          <w:color w:val="000000"/>
          <w:sz w:val="24"/>
          <w:szCs w:val="24"/>
        </w:rPr>
        <w:sym w:font="Wingdings" w:char="F0E0"/>
      </w:r>
      <w:r w:rsidRPr="003B1F83">
        <w:rPr>
          <w:rFonts w:ascii="Times New Roman" w:hAnsi="Times New Roman"/>
          <w:b/>
          <w:color w:val="000000"/>
          <w:sz w:val="24"/>
          <w:szCs w:val="24"/>
        </w:rPr>
        <w:t xml:space="preserve"> Mục đích bằng cách sort tự tạo Lead</w:t>
      </w:r>
    </w:p>
  </w:comment>
  <w:comment w:id="3417" w:author="Phuong Truong Thi" w:date="2024-12-05T18:33:00Z" w:initials="PT">
    <w:p w14:paraId="3FA7BE9D" w14:textId="510FD49E" w:rsidR="001F44E5" w:rsidRPr="00FE644D" w:rsidRDefault="001F44E5" w:rsidP="00FE644D">
      <w:pPr>
        <w:pStyle w:val="CommentText"/>
        <w:rPr>
          <w:lang w:val="en-US"/>
        </w:rPr>
      </w:pPr>
      <w:r>
        <w:rPr>
          <w:rStyle w:val="CommentReference"/>
        </w:rPr>
        <w:annotationRef/>
      </w:r>
      <w:r w:rsidRPr="00FE644D">
        <w:rPr>
          <w:lang w:val="en-US"/>
        </w:rPr>
        <w:t>1</w:t>
      </w:r>
      <w:r>
        <w:rPr>
          <w:lang w:val="en-US"/>
        </w:rPr>
        <w:t>.1.Pending chị</w:t>
      </w:r>
      <w:r w:rsidRPr="00FE644D">
        <w:rPr>
          <w:lang w:val="en-US"/>
        </w:rPr>
        <w:t xml:space="preserve"> Phượng PO bổ sung v</w:t>
      </w:r>
      <w:r>
        <w:rPr>
          <w:lang w:val="en-US"/>
        </w:rPr>
        <w:t>à</w:t>
      </w:r>
      <w:r w:rsidRPr="00FE644D">
        <w:rPr>
          <w:lang w:val="en-US"/>
        </w:rPr>
        <w:t>o FRS</w:t>
      </w:r>
    </w:p>
    <w:p w14:paraId="214866A7" w14:textId="4BBA6538" w:rsidR="001F44E5" w:rsidRPr="00FE644D" w:rsidRDefault="001F44E5" w:rsidP="00FE644D">
      <w:pPr>
        <w:pStyle w:val="CommentText"/>
        <w:rPr>
          <w:lang w:val="en-US"/>
        </w:rPr>
      </w:pPr>
      <w:r>
        <w:rPr>
          <w:lang w:val="en-US"/>
        </w:rPr>
        <w:t xml:space="preserve">Để </w:t>
      </w:r>
      <w:r w:rsidRPr="00FE644D">
        <w:rPr>
          <w:lang w:val="en-US"/>
        </w:rPr>
        <w:t>FIS update trong SRS</w:t>
      </w:r>
    </w:p>
    <w:p w14:paraId="41ED7514" w14:textId="20D43E53" w:rsidR="001F44E5" w:rsidRPr="00FE644D" w:rsidRDefault="001F44E5" w:rsidP="00FE644D">
      <w:pPr>
        <w:pStyle w:val="CommentText"/>
        <w:rPr>
          <w:lang w:val="en-US"/>
        </w:rPr>
      </w:pPr>
      <w:r w:rsidRPr="00FE644D">
        <w:rPr>
          <w:lang w:val="en-US"/>
        </w:rPr>
        <w:t>1.</w:t>
      </w:r>
      <w:r>
        <w:rPr>
          <w:lang w:val="en-US"/>
        </w:rPr>
        <w:t>2.</w:t>
      </w:r>
      <w:r w:rsidRPr="00FE644D">
        <w:rPr>
          <w:lang w:val="en-US"/>
        </w:rPr>
        <w:t>Nội dung này sẽ phát triển trong Phase 2</w:t>
      </w:r>
    </w:p>
    <w:p w14:paraId="25F7A536" w14:textId="4115F74C" w:rsidR="001F44E5" w:rsidRPr="00FE644D" w:rsidRDefault="001F44E5" w:rsidP="00FE644D">
      <w:pPr>
        <w:pStyle w:val="CommentText"/>
        <w:rPr>
          <w:lang w:val="en-US"/>
        </w:rPr>
      </w:pPr>
      <w:r>
        <w:rPr>
          <w:lang w:val="en-US"/>
        </w:rPr>
        <w:t>2.</w:t>
      </w:r>
      <w:r w:rsidRPr="00FE644D">
        <w:rPr>
          <w:lang w:val="en-US"/>
        </w:rPr>
        <w:t>Đã có danh sách Trái phiếu đáo hạn 30 ngày tới</w:t>
      </w:r>
      <w:r>
        <w:rPr>
          <w:lang w:val="en-US"/>
        </w:rPr>
        <w:t xml:space="preserve"> </w:t>
      </w:r>
      <w:r w:rsidRPr="00FE644D">
        <w:rPr>
          <w:lang w:val="en-US"/>
        </w:rPr>
        <w:t>trong Product Holding</w:t>
      </w:r>
    </w:p>
    <w:p w14:paraId="7D946AAB" w14:textId="2889BD72" w:rsidR="001F44E5" w:rsidRDefault="001F44E5">
      <w:pPr>
        <w:pStyle w:val="CommentText"/>
      </w:pPr>
    </w:p>
  </w:comment>
  <w:comment w:id="3418" w:author="Duong Nguyen Duy Thuy (RB - TTS.CRM)" w:date="2024-12-10T10:31:00Z" w:initials="DNDT(-T">
    <w:p w14:paraId="25A93B72" w14:textId="663787B8" w:rsidR="001F44E5" w:rsidRPr="001F44E5" w:rsidRDefault="001F44E5">
      <w:pPr>
        <w:pStyle w:val="CommentText"/>
        <w:rPr>
          <w:lang w:val="en-US"/>
        </w:rPr>
      </w:pPr>
      <w:r>
        <w:rPr>
          <w:rStyle w:val="CommentReference"/>
        </w:rPr>
        <w:annotationRef/>
      </w:r>
      <w:r>
        <w:rPr>
          <w:lang w:val="en-US"/>
        </w:rPr>
        <w:t>(Pending)</w:t>
      </w:r>
    </w:p>
  </w:comment>
  <w:comment w:id="3548" w:author="Phuong Nguyen Thi" w:date="2024-10-29T15:30:00Z" w:initials="PNT">
    <w:p w14:paraId="6E1E83E2" w14:textId="77777777" w:rsidR="001F44E5" w:rsidRDefault="001F44E5" w:rsidP="00941F76">
      <w:pPr>
        <w:pStyle w:val="CommentText"/>
      </w:pPr>
      <w:r>
        <w:rPr>
          <w:rStyle w:val="CommentReference"/>
        </w:rPr>
        <w:annotationRef/>
      </w:r>
      <w:r>
        <w:t>Nếu KH đã có thấu chi nhưng đã hết hạn thì ở đây kết quả là Có hay chưa</w:t>
      </w:r>
    </w:p>
  </w:comment>
  <w:comment w:id="3549" w:author="Phuong Truong Thi" w:date="2024-11-25T04:44:00Z" w:initials="PT">
    <w:p w14:paraId="64D7311E" w14:textId="103BCE9F" w:rsidR="001F44E5" w:rsidRDefault="001F44E5">
      <w:pPr>
        <w:pStyle w:val="CommentText"/>
      </w:pPr>
      <w:r>
        <w:rPr>
          <w:rStyle w:val="CommentReference"/>
        </w:rPr>
        <w:annotationRef/>
      </w:r>
      <w:r w:rsidRPr="00BD2B04">
        <w:rPr>
          <w:lang w:val="en-US"/>
        </w:rPr>
        <w:t>Sẽ phụ thuộc vào ngày hết hạn (Today &lt; ngày hết hạn)</w:t>
      </w:r>
      <w:r>
        <w:rPr>
          <w:lang w:val="en-US"/>
        </w:rPr>
        <w:t xml:space="preserve">. </w:t>
      </w:r>
      <w:r>
        <w:t>Nếu KH đã có thấu chi nhưng đã hết hạn thì ở đây kết quả là Chưa</w:t>
      </w:r>
    </w:p>
  </w:comment>
  <w:comment w:id="3550" w:author="Duong Nguyen Duy Thuy (RB - TTS.CRM)" w:date="2024-12-10T10:31:00Z" w:initials="DNDT(-T">
    <w:p w14:paraId="06F0F516" w14:textId="62768D18" w:rsidR="001F44E5" w:rsidRPr="001F44E5" w:rsidRDefault="001F44E5">
      <w:pPr>
        <w:pStyle w:val="CommentText"/>
        <w:rPr>
          <w:lang w:val="en-US"/>
        </w:rPr>
      </w:pPr>
      <w:r>
        <w:rPr>
          <w:rStyle w:val="CommentReference"/>
        </w:rPr>
        <w:annotationRef/>
      </w:r>
      <w:r>
        <w:rPr>
          <w:lang w:val="en-US"/>
        </w:rPr>
        <w:t>(Done)</w:t>
      </w:r>
    </w:p>
  </w:comment>
  <w:comment w:id="3566" w:author="Phuong Nguyen Thi" w:date="2024-10-29T15:31:00Z" w:initials="PNT">
    <w:p w14:paraId="675D02EC" w14:textId="77777777" w:rsidR="001F44E5" w:rsidRDefault="001F44E5" w:rsidP="00941F76">
      <w:pPr>
        <w:pStyle w:val="CommentText"/>
      </w:pPr>
      <w:r>
        <w:rPr>
          <w:rStyle w:val="CommentReference"/>
        </w:rPr>
        <w:annotationRef/>
      </w:r>
      <w:r>
        <w:t>Nếu khách hàng chưa có thấu chi và cũng không cho hạn mức PDT thì giá trị sẽ là gì ?</w:t>
      </w:r>
    </w:p>
  </w:comment>
  <w:comment w:id="3567" w:author="Phuong Truong Thi" w:date="2024-11-25T04:30:00Z" w:initials="PT">
    <w:p w14:paraId="7051724B" w14:textId="015000B0" w:rsidR="001F44E5" w:rsidRDefault="001F44E5">
      <w:pPr>
        <w:pStyle w:val="CommentText"/>
      </w:pPr>
      <w:r>
        <w:rPr>
          <w:rStyle w:val="CommentReference"/>
        </w:rPr>
        <w:annotationRef/>
      </w:r>
      <w:r>
        <w:t>Sẽ không hiển gì  tại trường này</w:t>
      </w:r>
    </w:p>
  </w:comment>
  <w:comment w:id="3568" w:author="Duong Nguyen Duy Thuy (RB - TTS.CRM)" w:date="2024-12-10T10:32:00Z" w:initials="DNDT(-T">
    <w:p w14:paraId="567FAB87" w14:textId="56369F34" w:rsidR="001D6E9D" w:rsidRPr="001D6E9D" w:rsidRDefault="001D6E9D">
      <w:pPr>
        <w:pStyle w:val="CommentText"/>
        <w:rPr>
          <w:lang w:val="en-US"/>
        </w:rPr>
      </w:pPr>
      <w:r>
        <w:rPr>
          <w:rStyle w:val="CommentReference"/>
        </w:rPr>
        <w:annotationRef/>
      </w:r>
      <w:r>
        <w:rPr>
          <w:lang w:val="en-US"/>
        </w:rPr>
        <w:t>(Done)</w:t>
      </w:r>
    </w:p>
  </w:comment>
  <w:comment w:id="3779" w:author="Phuong Nguyen Thi" w:date="2024-10-29T15:41:00Z" w:initials="PNT">
    <w:p w14:paraId="1F08D4E3" w14:textId="77777777" w:rsidR="001F44E5" w:rsidRDefault="001F44E5" w:rsidP="00941F76">
      <w:pPr>
        <w:pStyle w:val="CommentText"/>
      </w:pPr>
      <w:r>
        <w:rPr>
          <w:rStyle w:val="CommentReference"/>
        </w:rPr>
        <w:annotationRef/>
      </w:r>
      <w:r>
        <w:t xml:space="preserve">Click to call ? </w:t>
      </w:r>
    </w:p>
  </w:comment>
  <w:comment w:id="3780" w:author="Phuong Truong Thi" w:date="2024-11-07T02:24:00Z" w:initials="PT">
    <w:p w14:paraId="0AE740DA" w14:textId="760A7555" w:rsidR="001F44E5" w:rsidRDefault="001F44E5">
      <w:pPr>
        <w:pStyle w:val="CommentText"/>
      </w:pPr>
      <w:r>
        <w:rPr>
          <w:rStyle w:val="CommentReference"/>
        </w:rPr>
        <w:annotationRef/>
      </w:r>
      <w:r>
        <w:t>Đã bổ sung tính nắng click to call</w:t>
      </w:r>
    </w:p>
  </w:comment>
  <w:comment w:id="3781" w:author="Duong Nguyen Duy Thuy (RB - TTS.CRM)" w:date="2024-12-10T10:32:00Z" w:initials="DNDT(-T">
    <w:p w14:paraId="07FF5532" w14:textId="7540A8D1" w:rsidR="001D6E9D" w:rsidRPr="001D6E9D" w:rsidRDefault="001D6E9D">
      <w:pPr>
        <w:pStyle w:val="CommentText"/>
        <w:rPr>
          <w:lang w:val="en-US"/>
        </w:rPr>
      </w:pPr>
      <w:r>
        <w:rPr>
          <w:rStyle w:val="CommentReference"/>
        </w:rPr>
        <w:annotationRef/>
      </w:r>
      <w:r>
        <w:rPr>
          <w:lang w:val="en-US"/>
        </w:rPr>
        <w:t>(Done)</w:t>
      </w:r>
    </w:p>
  </w:comment>
  <w:comment w:id="3899" w:author="Phuong Nguyen Thi (RB - BMT.HO)" w:date="2024-09-26T15:39:00Z" w:initials="PN">
    <w:p w14:paraId="2C5F39C2" w14:textId="6DB9685E" w:rsidR="001F44E5" w:rsidRDefault="001F44E5">
      <w:pPr>
        <w:pStyle w:val="CommentText"/>
      </w:pPr>
      <w:r>
        <w:rPr>
          <w:rStyle w:val="CommentReference"/>
        </w:rPr>
        <w:annotationRef/>
      </w:r>
      <w:r>
        <w:t>Bổ sung Source nguồn của các Field</w:t>
      </w:r>
    </w:p>
  </w:comment>
  <w:comment w:id="3900" w:author="thu nga" w:date="2024-09-30T15:23:00Z" w:initials="tn">
    <w:p w14:paraId="496D5186" w14:textId="5B15A14B" w:rsidR="001F44E5" w:rsidRDefault="001F44E5">
      <w:pPr>
        <w:pStyle w:val="CommentText"/>
      </w:pPr>
      <w:r>
        <w:rPr>
          <w:rStyle w:val="CommentReference"/>
        </w:rPr>
        <w:annotationRef/>
      </w:r>
      <w:r>
        <w:rPr>
          <w:lang w:val="vi-VN"/>
        </w:rPr>
        <w:t>FIS đã bổ sung</w:t>
      </w:r>
    </w:p>
  </w:comment>
  <w:comment w:id="3901" w:author="Phuong Nguyen Thi (RB - BMT.HO)" w:date="2024-10-14T09:16:00Z" w:initials="PN">
    <w:p w14:paraId="64DE87FC" w14:textId="77777777" w:rsidR="001F44E5" w:rsidRDefault="001F44E5" w:rsidP="00817E47">
      <w:pPr>
        <w:pStyle w:val="CommentText"/>
      </w:pPr>
      <w:r>
        <w:rPr>
          <w:rStyle w:val="CommentReference"/>
        </w:rPr>
        <w:annotationRef/>
      </w:r>
      <w:r>
        <w:t>Chưa thấy có</w:t>
      </w:r>
    </w:p>
  </w:comment>
  <w:comment w:id="3902" w:author="Duong Nguyen Duy Thuy (RB - TTS.CRM) [2]" w:date="2024-10-28T14:54:00Z" w:initials="DT">
    <w:p w14:paraId="6EF982CA" w14:textId="45E2383C" w:rsidR="001F44E5" w:rsidRDefault="001F44E5">
      <w:pPr>
        <w:pStyle w:val="CommentText"/>
      </w:pPr>
      <w:r>
        <w:rPr>
          <w:rStyle w:val="CommentReference"/>
        </w:rPr>
        <w:annotationRef/>
      </w:r>
      <w:r w:rsidRPr="0BEC5135">
        <w:t>(Solved)</w:t>
      </w:r>
    </w:p>
  </w:comment>
  <w:comment w:id="3943" w:author="Anh Vuong Thi Nguyet (LinkID)" w:date="2024-09-25T16:21:00Z" w:initials="A(">
    <w:p w14:paraId="00722E4B" w14:textId="7976C69A" w:rsidR="001F44E5" w:rsidRDefault="001F44E5">
      <w:pPr>
        <w:pStyle w:val="CommentText"/>
      </w:pPr>
      <w:r>
        <w:rPr>
          <w:rStyle w:val="CommentReference"/>
        </w:rPr>
        <w:annotationRef/>
      </w:r>
      <w:r w:rsidRPr="5B3B6540">
        <w:t>ghi rõ sum theo điều kiện lọc nếu có</w:t>
      </w:r>
    </w:p>
  </w:comment>
  <w:comment w:id="4986" w:author="Phuong Nguyen Thi (RB - BMT.HO)" w:date="2024-09-26T15:45:00Z" w:initials="PN">
    <w:p w14:paraId="7FA782C1" w14:textId="77777777" w:rsidR="001F44E5" w:rsidRDefault="001F44E5" w:rsidP="002E053E">
      <w:pPr>
        <w:pStyle w:val="CommentText"/>
      </w:pPr>
      <w:r>
        <w:rPr>
          <w:rStyle w:val="CommentReference"/>
        </w:rPr>
        <w:annotationRef/>
      </w:r>
      <w:r>
        <w:t>Bổ sung Logic về cách tính</w:t>
      </w:r>
    </w:p>
  </w:comment>
  <w:comment w:id="4987" w:author="thu nga" w:date="2024-09-30T14:30:00Z" w:initials="tn">
    <w:p w14:paraId="75624C66" w14:textId="35A1928F" w:rsidR="001F44E5" w:rsidRPr="00383D7A" w:rsidRDefault="001F44E5" w:rsidP="002E053E">
      <w:pPr>
        <w:pStyle w:val="CommentText"/>
        <w:rPr>
          <w:lang w:val="vi-VN"/>
        </w:rPr>
      </w:pPr>
      <w:r>
        <w:rPr>
          <w:rStyle w:val="CommentReference"/>
        </w:rPr>
        <w:annotationRef/>
      </w:r>
      <w:r>
        <w:rPr>
          <w:lang w:val="vi-VN"/>
        </w:rPr>
        <w:t>FIS đã bổ sung</w:t>
      </w:r>
    </w:p>
  </w:comment>
  <w:comment w:id="6261" w:author="Anh Vuong Thi Nguyet (LinkID)" w:date="2024-09-25T16:12:00Z" w:initials="A(">
    <w:p w14:paraId="52F68196" w14:textId="193FD8EF" w:rsidR="001F44E5" w:rsidRDefault="001F44E5" w:rsidP="00FF4CD3">
      <w:pPr>
        <w:pStyle w:val="CommentText"/>
      </w:pPr>
      <w:r>
        <w:rPr>
          <w:rStyle w:val="CommentReference"/>
        </w:rPr>
        <w:annotationRef/>
      </w:r>
      <w:r w:rsidRPr="35179824">
        <w:t>Ghi rõ cách hiển thị trên CRM</w:t>
      </w:r>
    </w:p>
  </w:comment>
  <w:comment w:id="6312" w:author="Phuong Nguyen Thi (RB - BMT.HO)" w:date="2024-09-26T15:45:00Z" w:initials="PN">
    <w:p w14:paraId="5224137C" w14:textId="77777777" w:rsidR="001F44E5" w:rsidRDefault="001F44E5" w:rsidP="00383D7A">
      <w:pPr>
        <w:pStyle w:val="CommentText"/>
      </w:pPr>
      <w:r>
        <w:rPr>
          <w:rStyle w:val="CommentReference"/>
        </w:rPr>
        <w:annotationRef/>
      </w:r>
      <w:r>
        <w:t>Bổ sung Logic về cách tính</w:t>
      </w:r>
    </w:p>
  </w:comment>
  <w:comment w:id="6365" w:author="thu nga" w:date="2024-09-30T14:28:00Z" w:initials="tn">
    <w:p w14:paraId="5DE2C4CD" w14:textId="42C03BAB" w:rsidR="001F44E5" w:rsidRPr="00383D7A" w:rsidRDefault="001F44E5">
      <w:pPr>
        <w:pStyle w:val="CommentText"/>
        <w:rPr>
          <w:lang w:val="vi-VN"/>
        </w:rPr>
      </w:pPr>
      <w:r>
        <w:rPr>
          <w:rStyle w:val="CommentReference"/>
        </w:rPr>
        <w:annotationRef/>
      </w:r>
      <w:r>
        <w:rPr>
          <w:lang w:val="vi-VN"/>
        </w:rPr>
        <w:t>Chị Phượng cung cấp danh sách sản phẩm là đầu tư</w:t>
      </w:r>
    </w:p>
  </w:comment>
  <w:comment w:id="6375" w:author="thu nga" w:date="2024-09-30T14:52:00Z" w:initials="tn">
    <w:p w14:paraId="3805C4D3" w14:textId="405E89AB" w:rsidR="001F44E5" w:rsidRDefault="001F44E5" w:rsidP="004C7F2E">
      <w:pPr>
        <w:pStyle w:val="CommentText"/>
      </w:pPr>
      <w:r>
        <w:rPr>
          <w:rStyle w:val="CommentReference"/>
        </w:rPr>
        <w:annotationRef/>
      </w:r>
      <w:r>
        <w:rPr>
          <w:lang w:val="vi-VN"/>
        </w:rPr>
        <w:t>Trao đổi thêm với PO: FX là gì?</w:t>
      </w:r>
    </w:p>
  </w:comment>
  <w:comment w:id="6721" w:author="Phuong Nguyen Thi (RB - BMT.HO)" w:date="2024-09-26T15:51:00Z" w:initials="PN">
    <w:p w14:paraId="40021C23" w14:textId="77777777" w:rsidR="001F44E5" w:rsidRDefault="001F44E5">
      <w:pPr>
        <w:pStyle w:val="CommentText"/>
      </w:pPr>
      <w:r>
        <w:rPr>
          <w:rStyle w:val="CommentReference"/>
        </w:rPr>
        <w:annotationRef/>
      </w:r>
      <w:r>
        <w:t xml:space="preserve">Tham chiếu đến 1 tài liệu duy nhất, tránh viết lặp lại </w:t>
      </w:r>
    </w:p>
  </w:comment>
  <w:comment w:id="7586" w:author="Phuong Nguyen Thi" w:date="2024-10-29T16:56:00Z" w:initials="PNT">
    <w:p w14:paraId="00CBCC0E" w14:textId="77777777" w:rsidR="001F44E5" w:rsidRDefault="001F44E5" w:rsidP="00941F76">
      <w:pPr>
        <w:pStyle w:val="CommentText"/>
      </w:pPr>
      <w:r>
        <w:rPr>
          <w:rStyle w:val="CommentReference"/>
        </w:rPr>
        <w:annotationRef/>
      </w:r>
      <w:r>
        <w:t>Tính năng Clone list và New list thì sẽ mô tả ở đâu</w:t>
      </w:r>
    </w:p>
  </w:comment>
  <w:comment w:id="7587" w:author="Phuong Truong Thi" w:date="2024-11-07T02:39:00Z" w:initials="PT">
    <w:p w14:paraId="4BBEB1FA" w14:textId="52761EB7" w:rsidR="001F44E5" w:rsidRDefault="001F44E5">
      <w:pPr>
        <w:pStyle w:val="CommentText"/>
      </w:pPr>
      <w:r>
        <w:rPr>
          <w:rStyle w:val="CommentReference"/>
        </w:rPr>
        <w:annotationRef/>
      </w:r>
      <w:r>
        <w:t>Đã bổ sung</w:t>
      </w:r>
    </w:p>
  </w:comment>
  <w:comment w:id="7598" w:author="Phuong Nguyen Thi" w:date="2024-10-29T16:50:00Z" w:initials="PNT">
    <w:p w14:paraId="693D5BFB" w14:textId="5EF1AC2B" w:rsidR="001F44E5" w:rsidRDefault="001F44E5" w:rsidP="00941F76">
      <w:pPr>
        <w:pStyle w:val="CommentText"/>
      </w:pPr>
      <w:r>
        <w:rPr>
          <w:rStyle w:val="CommentReference"/>
        </w:rPr>
        <w:annotationRef/>
      </w:r>
      <w:r>
        <w:t>Bổ sung limmitation của search in list để stakeholder cũng hiểu</w:t>
      </w:r>
    </w:p>
  </w:comment>
  <w:comment w:id="7653" w:author="Phuong Nguyen Thi" w:date="2024-10-29T16:50:00Z" w:initials="PNT">
    <w:p w14:paraId="22250BB5" w14:textId="45DFE875" w:rsidR="001F44E5" w:rsidRDefault="001F44E5" w:rsidP="00941F76">
      <w:pPr>
        <w:pStyle w:val="CommentText"/>
      </w:pPr>
      <w:r>
        <w:rPr>
          <w:rStyle w:val="CommentReference"/>
        </w:rPr>
        <w:annotationRef/>
      </w:r>
      <w:r>
        <w:t>Field Picklist cụ thể có nhưng field nào, có đủ field trong danh sách trên không hay chỉ filter được các trường hiển thị default</w:t>
      </w:r>
    </w:p>
  </w:comment>
  <w:comment w:id="7654" w:author="Phuong Truong Thi" w:date="2024-11-25T04:46:00Z" w:initials="PT">
    <w:p w14:paraId="6136737D" w14:textId="669B9CCF" w:rsidR="001F44E5" w:rsidRDefault="001F44E5">
      <w:pPr>
        <w:pStyle w:val="CommentText"/>
      </w:pPr>
      <w:r>
        <w:rPr>
          <w:rStyle w:val="CommentReference"/>
        </w:rPr>
        <w:annotationRef/>
      </w:r>
      <w:r>
        <w:t>Cancel comment này, do không còn chức năng Filter ở đây</w:t>
      </w:r>
    </w:p>
  </w:comment>
  <w:comment w:id="7655" w:author="Duong Nguyen Duy Thuy (RB - TTS.CRM)" w:date="2024-12-10T10:32:00Z" w:initials="DNDT(-T">
    <w:p w14:paraId="6626A9CD" w14:textId="10547C18" w:rsidR="001D6E9D" w:rsidRPr="001D6E9D" w:rsidRDefault="001D6E9D">
      <w:pPr>
        <w:pStyle w:val="CommentText"/>
        <w:rPr>
          <w:lang w:val="en-US"/>
        </w:rPr>
      </w:pPr>
      <w:r>
        <w:rPr>
          <w:rStyle w:val="CommentReference"/>
        </w:rPr>
        <w:annotationRef/>
      </w:r>
      <w:r>
        <w:rPr>
          <w:lang w:val="en-US"/>
        </w:rPr>
        <w:t>(Done)</w:t>
      </w:r>
    </w:p>
  </w:comment>
  <w:comment w:id="7700" w:author="Phuong Nguyen Thi" w:date="2024-10-29T16:52:00Z" w:initials="PNT">
    <w:p w14:paraId="0BB2AD4B" w14:textId="77777777" w:rsidR="001F44E5" w:rsidRDefault="001F44E5" w:rsidP="00941F76">
      <w:pPr>
        <w:pStyle w:val="CommentText"/>
      </w:pPr>
      <w:r>
        <w:rPr>
          <w:rStyle w:val="CommentReference"/>
        </w:rPr>
        <w:annotationRef/>
      </w:r>
      <w:r>
        <w:t>All danh sách đều điều chỉnh các trường display được. CBBH có điều chỉnh được không ?</w:t>
      </w:r>
    </w:p>
  </w:comment>
  <w:comment w:id="7805" w:author="Phuong Nguyen Thi (RB - BMT.HO)" w:date="2024-10-10T14:25:00Z" w:initials="PN">
    <w:p w14:paraId="61E6EEE6" w14:textId="2CCE35F2" w:rsidR="001F44E5" w:rsidRDefault="001F44E5" w:rsidP="00187AFA">
      <w:pPr>
        <w:pStyle w:val="CommentText"/>
      </w:pPr>
      <w:r>
        <w:rPr>
          <w:rStyle w:val="CommentReference"/>
        </w:rPr>
        <w:annotationRef/>
      </w:r>
      <w:r>
        <w:t>Actor cụ thể là ai, cần làm rõ ở mỗi use case</w:t>
      </w:r>
    </w:p>
  </w:comment>
  <w:comment w:id="7806" w:author="Phuong Truong Thi" w:date="2024-10-21T17:01:00Z" w:initials="PT">
    <w:p w14:paraId="263E4B0B" w14:textId="11B8FF71" w:rsidR="001F44E5" w:rsidRDefault="001F44E5">
      <w:pPr>
        <w:pStyle w:val="CommentText"/>
      </w:pPr>
      <w:r>
        <w:rPr>
          <w:rStyle w:val="CommentReference"/>
        </w:rPr>
        <w:annotationRef/>
      </w:r>
      <w:r>
        <w:t>FIS đã bổ sung</w:t>
      </w:r>
    </w:p>
  </w:comment>
  <w:comment w:id="7820" w:author="Phuong Nguyen Thi (RB - BMT.HO)" w:date="2024-09-26T15:51:00Z" w:initials="PN">
    <w:p w14:paraId="5FEF64F9" w14:textId="77777777" w:rsidR="001F44E5" w:rsidRDefault="001F44E5">
      <w:pPr>
        <w:pStyle w:val="CommentText"/>
      </w:pPr>
      <w:r>
        <w:rPr>
          <w:rStyle w:val="CommentReference"/>
        </w:rPr>
        <w:annotationRef/>
      </w:r>
      <w:r>
        <w:t>Note logic cụ thể về dữ liệu</w:t>
      </w:r>
    </w:p>
  </w:comment>
  <w:comment w:id="7829" w:author="Phuong Nguyen Thi" w:date="2024-10-29T16:55:00Z" w:initials="PNT">
    <w:p w14:paraId="23188D5F" w14:textId="77777777" w:rsidR="001F44E5" w:rsidRDefault="001F44E5" w:rsidP="00941F76">
      <w:pPr>
        <w:pStyle w:val="CommentText"/>
      </w:pPr>
      <w:r>
        <w:rPr>
          <w:rStyle w:val="CommentReference"/>
        </w:rPr>
        <w:annotationRef/>
      </w:r>
      <w:r>
        <w:t>Bổ sung điều kiện KH phải đang là KH AF hoặc KH mới out Phân khúc AF trong vòng 30 ngày</w:t>
      </w:r>
    </w:p>
  </w:comment>
  <w:comment w:id="7830" w:author="Phuong Truong Thi" w:date="2024-11-25T04:26:00Z" w:initials="PT">
    <w:p w14:paraId="23291C0C" w14:textId="573F2732" w:rsidR="001F44E5" w:rsidRDefault="001F44E5">
      <w:pPr>
        <w:pStyle w:val="CommentText"/>
      </w:pPr>
      <w:r>
        <w:rPr>
          <w:rStyle w:val="CommentReference"/>
        </w:rPr>
        <w:annotationRef/>
      </w:r>
      <w:r>
        <w:t>Đã bổ sung</w:t>
      </w:r>
    </w:p>
  </w:comment>
  <w:comment w:id="7860" w:author="Phuong Nguyen Thi (RB - BMT.HO)" w:date="2024-09-23T10:50:00Z" w:initials="PN">
    <w:p w14:paraId="3222BCA4" w14:textId="07B571C0" w:rsidR="001F44E5" w:rsidRDefault="001F44E5" w:rsidP="00F868EA">
      <w:pPr>
        <w:pStyle w:val="CommentText"/>
      </w:pPr>
      <w:r>
        <w:rPr>
          <w:rStyle w:val="CommentReference"/>
        </w:rPr>
        <w:annotationRef/>
      </w:r>
      <w:r>
        <w:t xml:space="preserve">Bổ sung Source nguồn của dữ liệu, </w:t>
      </w:r>
      <w:r>
        <w:br/>
        <w:t xml:space="preserve">Làm rõ tất các các logic của dữ liệu tính toán </w:t>
      </w:r>
    </w:p>
  </w:comment>
  <w:comment w:id="7861" w:author="thu nga" w:date="2024-09-30T15:23:00Z" w:initials="tn">
    <w:p w14:paraId="79ABA316" w14:textId="77777777" w:rsidR="001F44E5" w:rsidRPr="007B7F57" w:rsidRDefault="001F44E5" w:rsidP="00F868EA">
      <w:pPr>
        <w:pStyle w:val="CommentText"/>
        <w:rPr>
          <w:lang w:val="vi-VN"/>
        </w:rPr>
      </w:pPr>
      <w:r>
        <w:rPr>
          <w:rStyle w:val="CommentReference"/>
        </w:rPr>
        <w:annotationRef/>
      </w:r>
      <w:r>
        <w:rPr>
          <w:lang w:val="vi-VN"/>
        </w:rPr>
        <w:t>FIS đã bổ sung</w:t>
      </w:r>
    </w:p>
  </w:comment>
  <w:comment w:id="7986" w:author="Phuong Nguyen Thi" w:date="2024-10-29T17:02:00Z" w:initials="PNT">
    <w:p w14:paraId="0DC78429" w14:textId="77777777" w:rsidR="001F44E5" w:rsidRDefault="001F44E5" w:rsidP="00941F76">
      <w:pPr>
        <w:pStyle w:val="CommentText"/>
      </w:pPr>
      <w:r>
        <w:rPr>
          <w:rStyle w:val="CommentReference"/>
        </w:rPr>
        <w:annotationRef/>
      </w:r>
      <w:r>
        <w:t>Cập nhật data type</w:t>
      </w:r>
    </w:p>
  </w:comment>
  <w:comment w:id="7987" w:author="Phuong Truong Thi" w:date="2024-11-02T01:59:00Z" w:initials="PT">
    <w:p w14:paraId="1BE5052D" w14:textId="252FAD82" w:rsidR="001F44E5" w:rsidRDefault="001F44E5">
      <w:pPr>
        <w:pStyle w:val="CommentText"/>
      </w:pPr>
      <w:r>
        <w:rPr>
          <w:rStyle w:val="CommentReference"/>
        </w:rPr>
        <w:annotationRef/>
      </w:r>
      <w:r>
        <w:t>Đã bổ sung</w:t>
      </w:r>
    </w:p>
  </w:comment>
  <w:comment w:id="7988" w:author="Duong Nguyen Duy Thuy (RB - TTS.CRM)" w:date="2024-12-10T10:33:00Z" w:initials="DNDT(-T">
    <w:p w14:paraId="72E25FFD" w14:textId="7237393B" w:rsidR="001D6E9D" w:rsidRPr="001D6E9D" w:rsidRDefault="001D6E9D">
      <w:pPr>
        <w:pStyle w:val="CommentText"/>
        <w:rPr>
          <w:lang w:val="en-US"/>
        </w:rPr>
      </w:pPr>
      <w:r>
        <w:rPr>
          <w:rStyle w:val="CommentReference"/>
        </w:rPr>
        <w:annotationRef/>
      </w:r>
      <w:r>
        <w:rPr>
          <w:lang w:val="en-US"/>
        </w:rPr>
        <w:t>(Done)</w:t>
      </w:r>
    </w:p>
  </w:comment>
  <w:comment w:id="8087" w:author="Phuong Nguyen Thi" w:date="2024-10-29T17:03:00Z" w:initials="PNT">
    <w:p w14:paraId="41E9DBD3" w14:textId="77777777" w:rsidR="001F44E5" w:rsidRDefault="001F44E5" w:rsidP="00941F76">
      <w:pPr>
        <w:pStyle w:val="CommentText"/>
      </w:pPr>
      <w:r>
        <w:rPr>
          <w:rStyle w:val="CommentReference"/>
        </w:rPr>
        <w:annotationRef/>
      </w:r>
      <w:r>
        <w:t xml:space="preserve">Logic định nghĩa thành công gần nhất </w:t>
      </w:r>
    </w:p>
  </w:comment>
  <w:comment w:id="8088" w:author="Phuong Truong Thi" w:date="2024-11-25T04:36:00Z" w:initials="PT">
    <w:p w14:paraId="39A799D7" w14:textId="767C8426" w:rsidR="001F44E5" w:rsidRDefault="001F44E5">
      <w:pPr>
        <w:pStyle w:val="CommentText"/>
      </w:pPr>
      <w:r>
        <w:rPr>
          <w:rStyle w:val="CommentReference"/>
        </w:rPr>
        <w:annotationRef/>
      </w:r>
      <w:r>
        <w:t>Đã bổ sung</w:t>
      </w:r>
    </w:p>
  </w:comment>
  <w:comment w:id="8089" w:author="Duong Nguyen Duy Thuy (RB - TTS.CRM)" w:date="2024-12-10T10:34:00Z" w:initials="DNDT(-T">
    <w:p w14:paraId="0DE6583B" w14:textId="404C4EAA" w:rsidR="00FE7E7F" w:rsidRPr="00FE7E7F" w:rsidRDefault="00FE7E7F">
      <w:pPr>
        <w:pStyle w:val="CommentText"/>
        <w:rPr>
          <w:lang w:val="en-US"/>
        </w:rPr>
      </w:pPr>
      <w:r>
        <w:rPr>
          <w:rStyle w:val="CommentReference"/>
        </w:rPr>
        <w:annotationRef/>
      </w:r>
      <w:r>
        <w:rPr>
          <w:lang w:val="en-US"/>
        </w:rPr>
        <w:t>(Done)</w:t>
      </w:r>
    </w:p>
  </w:comment>
  <w:comment w:id="8186" w:author="Phuong Nguyen Thi" w:date="2024-10-29T17:03:00Z" w:initials="PNT">
    <w:p w14:paraId="4580798C" w14:textId="77777777" w:rsidR="001F44E5" w:rsidRDefault="001F44E5" w:rsidP="00941F76">
      <w:pPr>
        <w:pStyle w:val="CommentText"/>
      </w:pPr>
      <w:r>
        <w:rPr>
          <w:rStyle w:val="CommentReference"/>
        </w:rPr>
        <w:annotationRef/>
      </w:r>
      <w:r>
        <w:t>Data type</w:t>
      </w:r>
    </w:p>
  </w:comment>
  <w:comment w:id="8187" w:author="Phuong Truong Thi" w:date="2024-11-02T02:00:00Z" w:initials="PT">
    <w:p w14:paraId="5817A39E" w14:textId="267EFF7A" w:rsidR="001F44E5" w:rsidRDefault="001F44E5">
      <w:pPr>
        <w:pStyle w:val="CommentText"/>
      </w:pPr>
      <w:r>
        <w:rPr>
          <w:rStyle w:val="CommentReference"/>
        </w:rPr>
        <w:annotationRef/>
      </w:r>
      <w:r>
        <w:t>Đã bổ sung data type</w:t>
      </w:r>
    </w:p>
  </w:comment>
  <w:comment w:id="8188" w:author="Duong Nguyen Duy Thuy (RB - TTS.CRM)" w:date="2024-12-10T10:34:00Z" w:initials="DNDT(-T">
    <w:p w14:paraId="3FBD50B8" w14:textId="56AF9132" w:rsidR="00FE7E7F" w:rsidRPr="00FE7E7F" w:rsidRDefault="00FE7E7F">
      <w:pPr>
        <w:pStyle w:val="CommentText"/>
        <w:rPr>
          <w:lang w:val="en-US"/>
        </w:rPr>
      </w:pPr>
      <w:r>
        <w:rPr>
          <w:rStyle w:val="CommentReference"/>
        </w:rPr>
        <w:annotationRef/>
      </w:r>
      <w:r>
        <w:rPr>
          <w:lang w:val="en-US"/>
        </w:rPr>
        <w:t>(Done)</w:t>
      </w:r>
    </w:p>
  </w:comment>
  <w:comment w:id="8289" w:author="Phuong Nguyen Thi" w:date="2024-10-29T17:04:00Z" w:initials="PNT">
    <w:p w14:paraId="223A9265" w14:textId="77777777" w:rsidR="001F44E5" w:rsidRDefault="001F44E5" w:rsidP="00941F76">
      <w:pPr>
        <w:pStyle w:val="CommentText"/>
      </w:pPr>
      <w:r>
        <w:rPr>
          <w:rStyle w:val="CommentReference"/>
        </w:rPr>
        <w:annotationRef/>
      </w:r>
      <w:r>
        <w:t>Data type</w:t>
      </w:r>
    </w:p>
  </w:comment>
  <w:comment w:id="8290" w:author="Phuong Truong Thi" w:date="2024-11-02T02:01:00Z" w:initials="PT">
    <w:p w14:paraId="548E8C38" w14:textId="53A0B9B6" w:rsidR="001F44E5" w:rsidRDefault="001F44E5">
      <w:pPr>
        <w:pStyle w:val="CommentText"/>
      </w:pPr>
      <w:r>
        <w:rPr>
          <w:rStyle w:val="CommentReference"/>
        </w:rPr>
        <w:annotationRef/>
      </w:r>
      <w:r>
        <w:t>Đã bổ sung</w:t>
      </w:r>
    </w:p>
  </w:comment>
  <w:comment w:id="8291" w:author="Duong Nguyen Duy Thuy (RB - TTS.CRM)" w:date="2024-12-10T10:35:00Z" w:initials="DNDT(-T">
    <w:p w14:paraId="4B316186" w14:textId="329BE5F3" w:rsidR="00FE7E7F" w:rsidRPr="00FE7E7F" w:rsidRDefault="00FE7E7F">
      <w:pPr>
        <w:pStyle w:val="CommentText"/>
        <w:rPr>
          <w:lang w:val="en-US"/>
        </w:rPr>
      </w:pPr>
      <w:r>
        <w:rPr>
          <w:rStyle w:val="CommentReference"/>
        </w:rPr>
        <w:annotationRef/>
      </w:r>
      <w:r>
        <w:rPr>
          <w:rStyle w:val="CommentReference"/>
          <w:lang w:val="en-US"/>
        </w:rPr>
        <w:t>(Done)</w:t>
      </w:r>
    </w:p>
  </w:comment>
  <w:comment w:id="8413" w:author="Phuong Nguyen Thi" w:date="2024-10-29T17:16:00Z" w:initials="PNT">
    <w:p w14:paraId="06521D32" w14:textId="77777777" w:rsidR="001F44E5" w:rsidRDefault="001F44E5" w:rsidP="00941F76">
      <w:pPr>
        <w:pStyle w:val="CommentText"/>
      </w:pPr>
      <w:r>
        <w:rPr>
          <w:rStyle w:val="CommentReference"/>
        </w:rPr>
        <w:annotationRef/>
      </w:r>
      <w:r>
        <w:t>Field này chỉ có 2 giá trị 0,1. Để  data type Text(255) có hợp lý không</w:t>
      </w:r>
    </w:p>
  </w:comment>
  <w:comment w:id="8414" w:author="Phuong Truong Thi" w:date="2024-11-25T04:48:00Z" w:initials="PT">
    <w:p w14:paraId="2442D40F" w14:textId="7A6F590D" w:rsidR="001F44E5" w:rsidRDefault="001F44E5">
      <w:pPr>
        <w:pStyle w:val="CommentText"/>
      </w:pPr>
      <w:r>
        <w:rPr>
          <w:rStyle w:val="CommentReference"/>
        </w:rPr>
        <w:annotationRef/>
      </w:r>
      <w:r>
        <w:t>Đã chuyển thành pickilist vói giá trị: 1,0</w:t>
      </w:r>
    </w:p>
  </w:comment>
  <w:comment w:id="8599" w:author="Phuong Nguyen Thi (RB - BMT.HO)" w:date="2024-10-29T15:15:00Z" w:initials="PN">
    <w:p w14:paraId="185CC50C" w14:textId="77777777" w:rsidR="001F44E5" w:rsidRDefault="001F44E5" w:rsidP="0038194B">
      <w:pPr>
        <w:pStyle w:val="CommentText"/>
      </w:pPr>
      <w:r>
        <w:rPr>
          <w:rStyle w:val="CommentReference"/>
        </w:rPr>
        <w:annotationRef/>
      </w:r>
      <w:r>
        <w:t>FIS trao đổi nội bộ để bổ sung tài liệu định nghĩa OPT trạng thái nào = đang khai thác, trạng thái nào = đã khai thác xong để bổ sung vào đây</w:t>
      </w:r>
    </w:p>
  </w:comment>
  <w:comment w:id="8600" w:author="Phuong Truong Thi" w:date="2024-11-25T04:23:00Z" w:initials="PT">
    <w:p w14:paraId="3A00182E" w14:textId="77777777" w:rsidR="001F44E5" w:rsidRDefault="001F44E5" w:rsidP="0038194B">
      <w:pPr>
        <w:pStyle w:val="CommentText"/>
      </w:pPr>
      <w:r>
        <w:rPr>
          <w:rStyle w:val="CommentReference"/>
        </w:rPr>
        <w:annotationRef/>
      </w:r>
      <w:r>
        <w:t>Đã bổ sung</w:t>
      </w:r>
    </w:p>
  </w:comment>
  <w:comment w:id="8601" w:author="Duong Nguyen Duy Thuy (RB - TTS.CRM)" w:date="2024-12-10T10:35:00Z" w:initials="DNDT(-T">
    <w:p w14:paraId="61059972" w14:textId="016A1C00" w:rsidR="00FE7E7F" w:rsidRPr="00FE7E7F" w:rsidRDefault="00FE7E7F">
      <w:pPr>
        <w:pStyle w:val="CommentText"/>
        <w:rPr>
          <w:lang w:val="en-US"/>
        </w:rPr>
      </w:pPr>
      <w:r>
        <w:rPr>
          <w:rStyle w:val="CommentReference"/>
        </w:rPr>
        <w:annotationRef/>
      </w:r>
      <w:r>
        <w:rPr>
          <w:lang w:val="en-US"/>
        </w:rPr>
        <w:t>(Done)</w:t>
      </w:r>
    </w:p>
  </w:comment>
  <w:comment w:id="8620" w:author="Phuong Nguyen Thi" w:date="2024-10-29T17:06:00Z" w:initials="PNT">
    <w:p w14:paraId="51C2BC40" w14:textId="2B079B1E" w:rsidR="001F44E5" w:rsidRDefault="001F44E5" w:rsidP="00941F76">
      <w:pPr>
        <w:pStyle w:val="CommentText"/>
      </w:pPr>
      <w:r>
        <w:rPr>
          <w:rStyle w:val="CommentReference"/>
        </w:rPr>
        <w:annotationRef/>
      </w:r>
      <w:r>
        <w:t>Note rõ các trạng thái Opt khác đóng</w:t>
      </w:r>
    </w:p>
  </w:comment>
  <w:comment w:id="8621" w:author="Phuong Truong Thi" w:date="2024-11-25T04:31:00Z" w:initials="PT">
    <w:p w14:paraId="3A10F6BD" w14:textId="393A8518" w:rsidR="001F44E5" w:rsidRDefault="001F44E5">
      <w:pPr>
        <w:pStyle w:val="CommentText"/>
      </w:pPr>
      <w:r>
        <w:rPr>
          <w:rStyle w:val="CommentReference"/>
        </w:rPr>
        <w:annotationRef/>
      </w:r>
      <w:r>
        <w:t>Đã bổ sung</w:t>
      </w:r>
    </w:p>
  </w:comment>
  <w:comment w:id="8622" w:author="Duong Nguyen Duy Thuy (RB - TTS.CRM)" w:date="2024-12-10T10:35:00Z" w:initials="DNDT(-T">
    <w:p w14:paraId="62C0AECF" w14:textId="0767E0B6" w:rsidR="00FE7E7F" w:rsidRPr="00FE7E7F" w:rsidRDefault="00FE7E7F">
      <w:pPr>
        <w:pStyle w:val="CommentText"/>
        <w:rPr>
          <w:lang w:val="en-US"/>
        </w:rPr>
      </w:pPr>
      <w:r>
        <w:rPr>
          <w:rStyle w:val="CommentReference"/>
        </w:rPr>
        <w:annotationRef/>
      </w:r>
      <w:r>
        <w:rPr>
          <w:lang w:val="en-US"/>
        </w:rPr>
        <w:t>(Done)</w:t>
      </w:r>
    </w:p>
  </w:comment>
  <w:comment w:id="8796" w:author="Phuong Nguyen Thi" w:date="2024-10-29T17:19:00Z" w:initials="PNT">
    <w:p w14:paraId="47BB0072" w14:textId="77777777" w:rsidR="001F44E5" w:rsidRDefault="001F44E5" w:rsidP="00941F76">
      <w:pPr>
        <w:pStyle w:val="CommentText"/>
      </w:pPr>
      <w:r>
        <w:rPr>
          <w:rStyle w:val="CommentReference"/>
        </w:rPr>
        <w:annotationRef/>
      </w:r>
      <w:r>
        <w:t>EOP_Casa: Với TKTT có tài khoản sẽ có hạn mức thấu chi và chi âm, Note thêm logic tính toán nếu có OD. (Đã có note trong BRD)</w:t>
      </w:r>
    </w:p>
  </w:comment>
  <w:comment w:id="8797" w:author="Phuong Truong Thi" w:date="2024-11-07T02:58:00Z" w:initials="PT">
    <w:p w14:paraId="2264FDCB" w14:textId="5197FFE6" w:rsidR="001F44E5" w:rsidRDefault="001F44E5">
      <w:pPr>
        <w:pStyle w:val="CommentText"/>
      </w:pPr>
      <w:r>
        <w:rPr>
          <w:rStyle w:val="CommentReference"/>
        </w:rPr>
        <w:annotationRef/>
      </w:r>
      <w:r>
        <w:t>Đã bổ sung</w:t>
      </w:r>
    </w:p>
  </w:comment>
  <w:comment w:id="8798" w:author="Duong Nguyen Duy Thuy (RB - TTS.CRM)" w:date="2024-12-10T10:36:00Z" w:initials="DNDT(-T">
    <w:p w14:paraId="5B5E55B0" w14:textId="69B15CBA" w:rsidR="00FE7E7F" w:rsidRPr="00FE7E7F" w:rsidRDefault="00FE7E7F">
      <w:pPr>
        <w:pStyle w:val="CommentText"/>
        <w:rPr>
          <w:lang w:val="en-US"/>
        </w:rPr>
      </w:pPr>
      <w:r>
        <w:rPr>
          <w:rStyle w:val="CommentReference"/>
        </w:rPr>
        <w:annotationRef/>
      </w:r>
      <w:r>
        <w:rPr>
          <w:lang w:val="en-US"/>
        </w:rPr>
        <w:t>(Done)</w:t>
      </w:r>
    </w:p>
  </w:comment>
  <w:comment w:id="9192" w:author="Huyen Pham Thanh (RB - AF.MAF)" w:date="2024-11-15T17:08:00Z" w:initials="HPT">
    <w:p w14:paraId="68C55986" w14:textId="77777777" w:rsidR="001F44E5" w:rsidRDefault="001F44E5" w:rsidP="00C54E78">
      <w:pPr>
        <w:pStyle w:val="CommentText"/>
        <w:rPr>
          <w:rFonts w:ascii="Times New Roman" w:hAnsi="Times New Roman"/>
          <w:b/>
          <w:color w:val="000000"/>
          <w:sz w:val="24"/>
          <w:szCs w:val="24"/>
        </w:rPr>
      </w:pPr>
      <w:r>
        <w:rPr>
          <w:rStyle w:val="CommentReference"/>
        </w:rPr>
        <w:annotationRef/>
      </w:r>
      <w:r w:rsidRPr="003B1F83">
        <w:rPr>
          <w:rFonts w:ascii="Times New Roman" w:hAnsi="Times New Roman"/>
          <w:b/>
        </w:rPr>
        <w:t>1.</w:t>
      </w:r>
      <w:r w:rsidRPr="003B1F83">
        <w:rPr>
          <w:rFonts w:ascii="Times New Roman" w:hAnsi="Times New Roman"/>
          <w:b/>
          <w:color w:val="000000"/>
          <w:sz w:val="24"/>
          <w:szCs w:val="24"/>
          <w:lang w:val="vi-VN"/>
        </w:rPr>
        <w:t xml:space="preserve">Chênh lệch số dư </w:t>
      </w:r>
      <w:r w:rsidRPr="003B1F83">
        <w:rPr>
          <w:rFonts w:ascii="Times New Roman" w:hAnsi="Times New Roman"/>
          <w:b/>
          <w:color w:val="000000"/>
          <w:sz w:val="24"/>
          <w:szCs w:val="24"/>
        </w:rPr>
        <w:t>trái phiếu so với tháng trước.</w:t>
      </w:r>
    </w:p>
    <w:p w14:paraId="2C8758CB" w14:textId="4CF832E5" w:rsidR="001F44E5" w:rsidRDefault="001F44E5" w:rsidP="00C54E78">
      <w:pPr>
        <w:pStyle w:val="CommentText"/>
      </w:pPr>
      <w:r w:rsidRPr="003B1F83">
        <w:rPr>
          <w:rFonts w:ascii="Times New Roman" w:hAnsi="Times New Roman"/>
          <w:b/>
          <w:color w:val="000000"/>
          <w:sz w:val="24"/>
          <w:szCs w:val="24"/>
        </w:rPr>
        <w:t xml:space="preserve">2. Giá trị trái phiếu đáo hạn trong 30 ngày tới </w:t>
      </w:r>
      <w:r w:rsidRPr="003B1F83">
        <w:rPr>
          <w:rFonts w:ascii="Times New Roman" w:hAnsi="Times New Roman"/>
          <w:b/>
          <w:color w:val="000000"/>
          <w:sz w:val="24"/>
          <w:szCs w:val="24"/>
        </w:rPr>
        <w:sym w:font="Wingdings" w:char="F0E0"/>
      </w:r>
      <w:r w:rsidRPr="003B1F83">
        <w:rPr>
          <w:rFonts w:ascii="Times New Roman" w:hAnsi="Times New Roman"/>
          <w:b/>
          <w:color w:val="000000"/>
          <w:sz w:val="24"/>
          <w:szCs w:val="24"/>
        </w:rPr>
        <w:t xml:space="preserve"> Mục đích bằng cách sort tự tạo Lead</w:t>
      </w:r>
    </w:p>
  </w:comment>
  <w:comment w:id="9193" w:author="Phuong Truong Thi" w:date="2024-12-05T18:36:00Z" w:initials="PT">
    <w:p w14:paraId="0B6B1F3B" w14:textId="77777777" w:rsidR="001F44E5" w:rsidRPr="00FE644D" w:rsidRDefault="001F44E5" w:rsidP="00FE644D">
      <w:pPr>
        <w:pStyle w:val="CommentText"/>
        <w:rPr>
          <w:lang w:val="en-US"/>
        </w:rPr>
      </w:pPr>
      <w:r>
        <w:rPr>
          <w:rStyle w:val="CommentReference"/>
        </w:rPr>
        <w:annotationRef/>
      </w:r>
      <w:r w:rsidRPr="00FE644D">
        <w:rPr>
          <w:lang w:val="en-US"/>
        </w:rPr>
        <w:t>1</w:t>
      </w:r>
      <w:r>
        <w:rPr>
          <w:lang w:val="en-US"/>
        </w:rPr>
        <w:t>.1.Pending chị</w:t>
      </w:r>
      <w:r w:rsidRPr="00FE644D">
        <w:rPr>
          <w:lang w:val="en-US"/>
        </w:rPr>
        <w:t xml:space="preserve"> Phượng PO bổ sung v</w:t>
      </w:r>
      <w:r>
        <w:rPr>
          <w:lang w:val="en-US"/>
        </w:rPr>
        <w:t>à</w:t>
      </w:r>
      <w:r w:rsidRPr="00FE644D">
        <w:rPr>
          <w:lang w:val="en-US"/>
        </w:rPr>
        <w:t>o FRS</w:t>
      </w:r>
    </w:p>
    <w:p w14:paraId="2799D1E2" w14:textId="77777777" w:rsidR="001F44E5" w:rsidRPr="00FE644D" w:rsidRDefault="001F44E5" w:rsidP="00FE644D">
      <w:pPr>
        <w:pStyle w:val="CommentText"/>
        <w:rPr>
          <w:lang w:val="en-US"/>
        </w:rPr>
      </w:pPr>
      <w:r>
        <w:rPr>
          <w:lang w:val="en-US"/>
        </w:rPr>
        <w:t xml:space="preserve">Để </w:t>
      </w:r>
      <w:r w:rsidRPr="00FE644D">
        <w:rPr>
          <w:lang w:val="en-US"/>
        </w:rPr>
        <w:t>FIS update trong SRS</w:t>
      </w:r>
    </w:p>
    <w:p w14:paraId="53158E76" w14:textId="77777777" w:rsidR="001F44E5" w:rsidRPr="00FE644D" w:rsidRDefault="001F44E5" w:rsidP="00FE644D">
      <w:pPr>
        <w:pStyle w:val="CommentText"/>
        <w:rPr>
          <w:lang w:val="en-US"/>
        </w:rPr>
      </w:pPr>
      <w:r w:rsidRPr="00FE644D">
        <w:rPr>
          <w:lang w:val="en-US"/>
        </w:rPr>
        <w:t>1.</w:t>
      </w:r>
      <w:r>
        <w:rPr>
          <w:lang w:val="en-US"/>
        </w:rPr>
        <w:t>2.</w:t>
      </w:r>
      <w:r w:rsidRPr="00FE644D">
        <w:rPr>
          <w:lang w:val="en-US"/>
        </w:rPr>
        <w:t>Nội dung này sẽ phát triển trong Phase 2</w:t>
      </w:r>
    </w:p>
    <w:p w14:paraId="7C9B5A52" w14:textId="7D072A04" w:rsidR="001F44E5" w:rsidRDefault="001F44E5" w:rsidP="00FE644D">
      <w:pPr>
        <w:pStyle w:val="CommentText"/>
      </w:pPr>
      <w:r>
        <w:rPr>
          <w:lang w:val="en-US"/>
        </w:rPr>
        <w:t>2.</w:t>
      </w:r>
      <w:r w:rsidRPr="00FE644D">
        <w:rPr>
          <w:lang w:val="en-US"/>
        </w:rPr>
        <w:t>Đã có danh sách Trái phiếu đáo hạn 30 ngày tới</w:t>
      </w:r>
      <w:r>
        <w:rPr>
          <w:lang w:val="en-US"/>
        </w:rPr>
        <w:t xml:space="preserve"> </w:t>
      </w:r>
      <w:r w:rsidRPr="00FE644D">
        <w:rPr>
          <w:lang w:val="en-US"/>
        </w:rPr>
        <w:t>trong Product Holding</w:t>
      </w:r>
    </w:p>
  </w:comment>
  <w:comment w:id="9194" w:author="Duong Nguyen Duy Thuy (RB - TTS.CRM)" w:date="2024-12-10T10:36:00Z" w:initials="DNDT(-T">
    <w:p w14:paraId="11825020" w14:textId="3B5AFAF5" w:rsidR="00FE7E7F" w:rsidRPr="00FE7E7F" w:rsidRDefault="00FE7E7F">
      <w:pPr>
        <w:pStyle w:val="CommentText"/>
        <w:rPr>
          <w:lang w:val="en-US"/>
        </w:rPr>
      </w:pPr>
      <w:r>
        <w:rPr>
          <w:rStyle w:val="CommentReference"/>
        </w:rPr>
        <w:annotationRef/>
      </w:r>
      <w:r>
        <w:rPr>
          <w:lang w:val="en-US"/>
        </w:rPr>
        <w:t>(Pending)</w:t>
      </w:r>
    </w:p>
  </w:comment>
  <w:comment w:id="9771" w:author="Phuong Nguyen Thi (RB - BMT.HO)" w:date="2024-09-23T10:50:00Z" w:initials="PN">
    <w:p w14:paraId="633A83CB" w14:textId="26BEE494" w:rsidR="001F44E5" w:rsidRDefault="001F44E5">
      <w:pPr>
        <w:pStyle w:val="CommentText"/>
      </w:pPr>
      <w:r>
        <w:rPr>
          <w:rStyle w:val="CommentReference"/>
        </w:rPr>
        <w:annotationRef/>
      </w:r>
      <w:r>
        <w:t xml:space="preserve">Bổ sung Source nguồn của dữ liệu, </w:t>
      </w:r>
      <w:r>
        <w:br/>
        <w:t xml:space="preserve">Làm rõ tất các các logic của dữ liệu tính toán </w:t>
      </w:r>
    </w:p>
  </w:comment>
  <w:comment w:id="9772" w:author="thu nga" w:date="2024-09-30T15:23:00Z" w:initials="tn">
    <w:p w14:paraId="404E5DA6" w14:textId="6E27C90B" w:rsidR="001F44E5" w:rsidRPr="007B7F57" w:rsidRDefault="001F44E5">
      <w:pPr>
        <w:pStyle w:val="CommentText"/>
        <w:rPr>
          <w:lang w:val="vi-VN"/>
        </w:rPr>
      </w:pPr>
      <w:r>
        <w:rPr>
          <w:rStyle w:val="CommentReference"/>
        </w:rPr>
        <w:annotationRef/>
      </w:r>
      <w:r>
        <w:rPr>
          <w:lang w:val="vi-VN"/>
        </w:rPr>
        <w:t>FIS đã bổ sung</w:t>
      </w:r>
    </w:p>
  </w:comment>
  <w:comment w:id="10498" w:author="Anh Vuong Thi Nguyet (LinkID)" w:date="2024-09-25T16:29:00Z" w:initials="A(">
    <w:p w14:paraId="302EB246" w14:textId="44A45A16" w:rsidR="001F44E5" w:rsidRDefault="001F44E5">
      <w:pPr>
        <w:pStyle w:val="CommentText"/>
      </w:pPr>
      <w:r>
        <w:rPr>
          <w:rStyle w:val="CommentReference"/>
        </w:rPr>
        <w:annotationRef/>
      </w:r>
      <w:r w:rsidRPr="10807366">
        <w:t>Không cần mention đến trong list AF</w:t>
      </w:r>
    </w:p>
  </w:comment>
  <w:comment w:id="10499" w:author="thu nga" w:date="2024-09-30T14:41:00Z" w:initials="tn">
    <w:p w14:paraId="2DAECE02" w14:textId="77869685" w:rsidR="001F44E5" w:rsidRPr="00FD7079" w:rsidRDefault="001F44E5">
      <w:pPr>
        <w:pStyle w:val="CommentText"/>
        <w:rPr>
          <w:lang w:val="vi-VN"/>
        </w:rPr>
      </w:pPr>
      <w:r>
        <w:rPr>
          <w:rStyle w:val="CommentReference"/>
        </w:rPr>
        <w:annotationRef/>
      </w:r>
      <w:r>
        <w:rPr>
          <w:lang w:val="vi-VN"/>
        </w:rPr>
        <w:t>FIS đã sửa</w:t>
      </w:r>
    </w:p>
  </w:comment>
  <w:comment w:id="10899" w:author="Phuong Nguyen Thi (RB - BMT.HO)" w:date="2024-09-26T15:56:00Z" w:initials="PN">
    <w:p w14:paraId="29BE1892" w14:textId="77777777" w:rsidR="001F44E5" w:rsidRDefault="001F44E5">
      <w:pPr>
        <w:pStyle w:val="CommentText"/>
      </w:pPr>
      <w:r>
        <w:rPr>
          <w:rStyle w:val="CommentReference"/>
        </w:rPr>
        <w:annotationRef/>
      </w:r>
      <w:r>
        <w:t>Sai định dạng</w:t>
      </w:r>
    </w:p>
  </w:comment>
  <w:comment w:id="10900" w:author="Phuong Truong Thi" w:date="2024-10-01T00:01:00Z" w:initials="PT">
    <w:p w14:paraId="27B92651" w14:textId="77777777" w:rsidR="001F44E5" w:rsidRDefault="001F44E5" w:rsidP="006311B5">
      <w:pPr>
        <w:pStyle w:val="CommentText"/>
      </w:pPr>
      <w:r>
        <w:rPr>
          <w:rStyle w:val="CommentReference"/>
        </w:rPr>
        <w:annotationRef/>
      </w:r>
      <w:r>
        <w:t>Đã sửa</w:t>
      </w:r>
    </w:p>
  </w:comment>
  <w:comment w:id="11600" w:author="Anh Vuong Thi Nguyet (LinkID)" w:date="2024-09-26T10:28:00Z" w:initials="A(">
    <w:p w14:paraId="45290623" w14:textId="16FC1CA3" w:rsidR="001F44E5" w:rsidRDefault="001F44E5" w:rsidP="00FF4CD3">
      <w:pPr>
        <w:pStyle w:val="CommentText"/>
      </w:pPr>
      <w:r>
        <w:rPr>
          <w:rStyle w:val="CommentReference"/>
        </w:rPr>
        <w:annotationRef/>
      </w:r>
      <w:r w:rsidRPr="30F51380">
        <w:t>Sai data type</w:t>
      </w:r>
    </w:p>
  </w:comment>
  <w:comment w:id="11601" w:author="thu nga" w:date="2024-09-30T14:43:00Z" w:initials="tn">
    <w:p w14:paraId="5DE22DEB" w14:textId="0D6A4867" w:rsidR="001F44E5" w:rsidRPr="004C7F2E" w:rsidRDefault="001F44E5" w:rsidP="00FF4CD3">
      <w:pPr>
        <w:pStyle w:val="CommentText"/>
        <w:rPr>
          <w:lang w:val="vi-VN"/>
        </w:rPr>
      </w:pPr>
      <w:r>
        <w:rPr>
          <w:rStyle w:val="CommentReference"/>
        </w:rPr>
        <w:annotationRef/>
      </w:r>
      <w:r>
        <w:rPr>
          <w:lang w:val="vi-VN"/>
        </w:rPr>
        <w:t>FIS đã sửa</w:t>
      </w:r>
    </w:p>
  </w:comment>
  <w:comment w:id="11635" w:author="Anh Vuong Thi Nguyet (LinkID)" w:date="2024-09-26T10:28:00Z" w:initials="A(">
    <w:p w14:paraId="7642B092" w14:textId="4AFBE743" w:rsidR="001F44E5" w:rsidRDefault="001F44E5" w:rsidP="00FF4CD3">
      <w:pPr>
        <w:pStyle w:val="CommentText"/>
      </w:pPr>
      <w:r>
        <w:rPr>
          <w:rStyle w:val="CommentReference"/>
        </w:rPr>
        <w:annotationRef/>
      </w:r>
      <w:r w:rsidRPr="2DE84591">
        <w:t>Sai data type</w:t>
      </w:r>
    </w:p>
  </w:comment>
  <w:comment w:id="11636" w:author="thu nga" w:date="2024-09-30T14:43:00Z" w:initials="tn">
    <w:p w14:paraId="66F82BBA" w14:textId="7687AB8F" w:rsidR="001F44E5" w:rsidRDefault="001F44E5" w:rsidP="00FF4CD3">
      <w:pPr>
        <w:pStyle w:val="CommentText"/>
      </w:pPr>
      <w:r>
        <w:rPr>
          <w:rStyle w:val="CommentReference"/>
        </w:rPr>
        <w:annotationRef/>
      </w:r>
      <w:r>
        <w:rPr>
          <w:lang w:val="vi-VN"/>
        </w:rPr>
        <w:t>FIS đã sửa</w:t>
      </w:r>
    </w:p>
  </w:comment>
  <w:comment w:id="11662" w:author="Anh Vuong Thi Nguyet (LinkID)" w:date="2024-09-26T10:28:00Z" w:initials="A(">
    <w:p w14:paraId="4C6E5024" w14:textId="44ED8C9C" w:rsidR="001F44E5" w:rsidRDefault="001F44E5" w:rsidP="00FF4CD3">
      <w:pPr>
        <w:pStyle w:val="CommentText"/>
      </w:pPr>
      <w:r>
        <w:rPr>
          <w:rStyle w:val="CommentReference"/>
        </w:rPr>
        <w:annotationRef/>
      </w:r>
      <w:r w:rsidRPr="7EC337C3">
        <w:t>Number</w:t>
      </w:r>
    </w:p>
  </w:comment>
  <w:comment w:id="11663" w:author="thu nga" w:date="2024-09-30T14:43:00Z" w:initials="tn">
    <w:p w14:paraId="29E2172C" w14:textId="14FADAD4" w:rsidR="001F44E5" w:rsidRDefault="001F44E5" w:rsidP="00FF4CD3">
      <w:pPr>
        <w:pStyle w:val="CommentText"/>
      </w:pPr>
      <w:r>
        <w:rPr>
          <w:rStyle w:val="CommentReference"/>
        </w:rPr>
        <w:annotationRef/>
      </w:r>
      <w:r>
        <w:rPr>
          <w:lang w:val="vi-VN"/>
        </w:rPr>
        <w:t>FIS đã sửa</w:t>
      </w:r>
    </w:p>
  </w:comment>
  <w:comment w:id="12173" w:author="Anh Vuong Thi Nguyet (LinkID)" w:date="2024-09-26T10:39:00Z" w:initials="A(">
    <w:p w14:paraId="09C1B347" w14:textId="4EA73B7F" w:rsidR="001F44E5" w:rsidRDefault="001F44E5" w:rsidP="00FF4CD3">
      <w:pPr>
        <w:pStyle w:val="CommentText"/>
      </w:pPr>
      <w:r>
        <w:rPr>
          <w:rStyle w:val="CommentReference"/>
        </w:rPr>
        <w:annotationRef/>
      </w:r>
      <w:r w:rsidRPr="34E99E12">
        <w:t>Vậy hiển thị trên CRM là gì?</w:t>
      </w:r>
    </w:p>
  </w:comment>
  <w:comment w:id="12320" w:author="thu nga" w:date="2024-09-30T14:28:00Z" w:initials="tn">
    <w:p w14:paraId="3858F643" w14:textId="77777777" w:rsidR="001F44E5" w:rsidRPr="00383D7A" w:rsidRDefault="001F44E5" w:rsidP="007B7F57">
      <w:pPr>
        <w:pStyle w:val="CommentText"/>
        <w:rPr>
          <w:lang w:val="vi-VN"/>
        </w:rPr>
      </w:pPr>
      <w:r>
        <w:rPr>
          <w:rStyle w:val="CommentReference"/>
        </w:rPr>
        <w:annotationRef/>
      </w:r>
      <w:r>
        <w:rPr>
          <w:lang w:val="vi-VN"/>
        </w:rPr>
        <w:t>Chị Phượng cung cấp danh sách sản phẩm là đầu tư</w:t>
      </w:r>
    </w:p>
  </w:comment>
  <w:comment w:id="12325" w:author="thu nga" w:date="2024-09-30T14:52:00Z" w:initials="tn">
    <w:p w14:paraId="47EC343E" w14:textId="77777777" w:rsidR="001F44E5" w:rsidRDefault="001F44E5" w:rsidP="007B7F57">
      <w:pPr>
        <w:pStyle w:val="CommentText"/>
      </w:pPr>
      <w:r>
        <w:rPr>
          <w:rStyle w:val="CommentReference"/>
        </w:rPr>
        <w:annotationRef/>
      </w:r>
      <w:r>
        <w:rPr>
          <w:lang w:val="vi-VN"/>
        </w:rPr>
        <w:t>Trao đổi thêm với PO: FX là gì?</w:t>
      </w:r>
    </w:p>
  </w:comment>
  <w:comment w:id="14062" w:author="Phuong Nguyen Thi (RB - BMT.HO)" w:date="2024-09-26T16:02:00Z" w:initials="PN">
    <w:p w14:paraId="3B0B7C0A" w14:textId="77777777" w:rsidR="001F44E5" w:rsidRDefault="001F44E5" w:rsidP="00161763">
      <w:pPr>
        <w:pStyle w:val="CommentText"/>
      </w:pPr>
      <w:r>
        <w:rPr>
          <w:rStyle w:val="CommentReference"/>
        </w:rPr>
        <w:annotationRef/>
      </w:r>
      <w:r>
        <w:t>Logic về dữ liệu cụ thể</w:t>
      </w:r>
    </w:p>
  </w:comment>
  <w:comment w:id="14063" w:author="Phuong Truong Thi" w:date="2024-10-21T17:05:00Z" w:initials="PT">
    <w:p w14:paraId="08CB4691" w14:textId="7B66604F" w:rsidR="001F44E5" w:rsidRDefault="001F44E5">
      <w:pPr>
        <w:pStyle w:val="CommentText"/>
      </w:pPr>
      <w:r>
        <w:rPr>
          <w:rStyle w:val="CommentReference"/>
        </w:rPr>
        <w:annotationRef/>
      </w:r>
      <w:r>
        <w:t>FIS đã bổ sung</w:t>
      </w:r>
    </w:p>
  </w:comment>
  <w:comment w:id="14058" w:author="Phuong Nguyen Thi (RB - BMT.HO)" w:date="2024-09-26T16:02:00Z" w:initials="PN">
    <w:p w14:paraId="2DEE60D2" w14:textId="77777777" w:rsidR="001F44E5" w:rsidRDefault="001F44E5">
      <w:pPr>
        <w:pStyle w:val="CommentText"/>
      </w:pPr>
      <w:r>
        <w:rPr>
          <w:rStyle w:val="CommentReference"/>
        </w:rPr>
        <w:annotationRef/>
      </w:r>
      <w:r>
        <w:t>Logic về dữ liệu cụ thể</w:t>
      </w:r>
    </w:p>
  </w:comment>
  <w:comment w:id="14059" w:author="Phuong Truong Thi" w:date="2024-10-08T18:40:00Z" w:initials="PT">
    <w:p w14:paraId="0E6988E5" w14:textId="7009FB9E" w:rsidR="001F44E5" w:rsidRDefault="001F44E5">
      <w:pPr>
        <w:pStyle w:val="CommentText"/>
      </w:pPr>
      <w:r>
        <w:rPr>
          <w:rStyle w:val="CommentReference"/>
        </w:rPr>
        <w:annotationRef/>
      </w:r>
      <w:r>
        <w:t>FIS đã bổ sung</w:t>
      </w:r>
    </w:p>
  </w:comment>
  <w:comment w:id="14113" w:author="Anh Vuong Thi Nguyet (LinkID)" w:date="2024-09-26T10:41:00Z" w:initials="A(">
    <w:p w14:paraId="2B949840" w14:textId="77777777" w:rsidR="001F44E5" w:rsidRDefault="001F44E5" w:rsidP="00F868EA">
      <w:pPr>
        <w:pStyle w:val="CommentText"/>
      </w:pPr>
      <w:r>
        <w:rPr>
          <w:rStyle w:val="CommentReference"/>
        </w:rPr>
        <w:annotationRef/>
      </w:r>
      <w:r w:rsidRPr="1D823D24">
        <w:t>Đếm theo điều kiện lọc nếu có</w:t>
      </w:r>
    </w:p>
  </w:comment>
  <w:comment w:id="14114" w:author="Phuong Truong Thi" w:date="2024-10-20T14:01:00Z" w:initials="PT">
    <w:p w14:paraId="561C17BC" w14:textId="215C12C3" w:rsidR="001F44E5" w:rsidRDefault="001F44E5">
      <w:pPr>
        <w:pStyle w:val="CommentText"/>
      </w:pPr>
      <w:r>
        <w:rPr>
          <w:rStyle w:val="CommentReference"/>
        </w:rPr>
        <w:annotationRef/>
      </w:r>
      <w:r>
        <w:t xml:space="preserve">FIS đã bổ sung: </w:t>
      </w:r>
      <w:r w:rsidRPr="000A7657">
        <w:rPr>
          <w:rFonts w:ascii="Times New Roman" w:eastAsia="Times New Roman" w:hAnsi="Times New Roman"/>
          <w:color w:val="000000"/>
          <w:sz w:val="24"/>
          <w:szCs w:val="24"/>
          <w:lang w:eastAsia="vi-VN"/>
        </w:rPr>
        <w:t>Số lượng KH sẽ thay đổi khi thay đ</w:t>
      </w:r>
      <w:r>
        <w:rPr>
          <w:rFonts w:ascii="Times New Roman" w:eastAsia="Times New Roman" w:hAnsi="Times New Roman"/>
          <w:color w:val="000000"/>
          <w:sz w:val="24"/>
          <w:szCs w:val="24"/>
          <w:lang w:eastAsia="vi-VN"/>
        </w:rPr>
        <w:t>ổ</w:t>
      </w:r>
      <w:r w:rsidRPr="000A7657">
        <w:rPr>
          <w:rFonts w:ascii="Times New Roman" w:eastAsia="Times New Roman" w:hAnsi="Times New Roman"/>
          <w:color w:val="000000"/>
          <w:sz w:val="24"/>
          <w:szCs w:val="24"/>
          <w:lang w:eastAsia="vi-VN"/>
        </w:rPr>
        <w:t>i điều kiện lọc</w:t>
      </w:r>
    </w:p>
  </w:comment>
  <w:comment w:id="14178" w:author="Phuong Nguyen Thi" w:date="2024-10-29T17:14:00Z" w:initials="PNT">
    <w:p w14:paraId="28BB5B00" w14:textId="77777777" w:rsidR="001F44E5" w:rsidRDefault="001F44E5" w:rsidP="00941F76">
      <w:pPr>
        <w:pStyle w:val="CommentText"/>
      </w:pPr>
      <w:r>
        <w:rPr>
          <w:rStyle w:val="CommentReference"/>
        </w:rPr>
        <w:annotationRef/>
      </w:r>
      <w:r>
        <w:t>Cập nhật Data type</w:t>
      </w:r>
    </w:p>
  </w:comment>
  <w:comment w:id="14179" w:author="Phuong Truong Thi" w:date="2024-11-02T02:03:00Z" w:initials="PT">
    <w:p w14:paraId="11CAD5BA" w14:textId="2A1CDA53" w:rsidR="001F44E5" w:rsidRDefault="001F44E5">
      <w:pPr>
        <w:pStyle w:val="CommentText"/>
      </w:pPr>
      <w:r>
        <w:rPr>
          <w:rStyle w:val="CommentReference"/>
        </w:rPr>
        <w:annotationRef/>
      </w:r>
      <w:r>
        <w:t>Đã bổ sung</w:t>
      </w:r>
    </w:p>
  </w:comment>
  <w:comment w:id="14180" w:author="Duong Nguyen Duy Thuy (RB - TTS.CRM)" w:date="2024-12-10T10:38:00Z" w:initials="DNDT(-T">
    <w:p w14:paraId="0BF72654" w14:textId="66E6AF52" w:rsidR="00AE5A0A" w:rsidRPr="00AE5A0A" w:rsidRDefault="00AE5A0A">
      <w:pPr>
        <w:pStyle w:val="CommentText"/>
        <w:rPr>
          <w:lang w:val="en-US"/>
        </w:rPr>
      </w:pPr>
      <w:r>
        <w:rPr>
          <w:rStyle w:val="CommentReference"/>
        </w:rPr>
        <w:annotationRef/>
      </w:r>
      <w:r>
        <w:rPr>
          <w:lang w:val="en-US"/>
        </w:rPr>
        <w:t>(Done)</w:t>
      </w:r>
    </w:p>
  </w:comment>
  <w:comment w:id="14241" w:author="Phuong Nguyen Thi (RB - BMT.HO)" w:date="2024-10-30T09:09:00Z" w:initials="PN">
    <w:p w14:paraId="62450ADE" w14:textId="77777777" w:rsidR="001F44E5" w:rsidRDefault="001F44E5" w:rsidP="00941F76">
      <w:pPr>
        <w:pStyle w:val="CommentText"/>
      </w:pPr>
      <w:r>
        <w:rPr>
          <w:rStyle w:val="CommentReference"/>
        </w:rPr>
        <w:annotationRef/>
      </w:r>
      <w:r>
        <w:t>Rà soát lại logic hệ thống, cách tính toán, hiển thị với tất cả các trường. Nhiều trường vẫn note busimess logic như BRD mà chưa bóc tách thành logic về hệ thống</w:t>
      </w:r>
    </w:p>
  </w:comment>
  <w:comment w:id="14242" w:author="Phuong Truong Thi" w:date="2024-11-25T04:36:00Z" w:initials="PT">
    <w:p w14:paraId="5C64B63C" w14:textId="3937010C" w:rsidR="001F44E5" w:rsidRDefault="001F44E5">
      <w:pPr>
        <w:pStyle w:val="CommentText"/>
      </w:pPr>
      <w:r>
        <w:rPr>
          <w:rStyle w:val="CommentReference"/>
        </w:rPr>
        <w:annotationRef/>
      </w:r>
      <w:r>
        <w:t>Đã bổ sung logic  với trường nay</w:t>
      </w:r>
    </w:p>
  </w:comment>
  <w:comment w:id="14243" w:author="Duong Nguyen Duy Thuy (RB - TTS.CRM)" w:date="2024-12-10T10:38:00Z" w:initials="DNDT(-T">
    <w:p w14:paraId="10BD9C82" w14:textId="7B661853" w:rsidR="00AE5A0A" w:rsidRPr="00AE5A0A" w:rsidRDefault="00AE5A0A">
      <w:pPr>
        <w:pStyle w:val="CommentText"/>
        <w:rPr>
          <w:lang w:val="en-US"/>
        </w:rPr>
      </w:pPr>
      <w:r>
        <w:rPr>
          <w:rStyle w:val="CommentReference"/>
        </w:rPr>
        <w:annotationRef/>
      </w:r>
      <w:r>
        <w:rPr>
          <w:lang w:val="en-US"/>
        </w:rPr>
        <w:t>(Done)</w:t>
      </w:r>
    </w:p>
  </w:comment>
  <w:comment w:id="14408" w:author="Phuong Nguyen Thi (RB - BMT.HO)" w:date="2024-10-30T09:12:00Z" w:initials="PN">
    <w:p w14:paraId="35A46983" w14:textId="77777777" w:rsidR="001F44E5" w:rsidRDefault="001F44E5" w:rsidP="00941F76">
      <w:pPr>
        <w:pStyle w:val="CommentText"/>
      </w:pPr>
      <w:r>
        <w:rPr>
          <w:rStyle w:val="CommentReference"/>
        </w:rPr>
        <w:annotationRef/>
      </w:r>
      <w:r>
        <w:t>Bổ sung Data type</w:t>
      </w:r>
    </w:p>
  </w:comment>
  <w:comment w:id="14409" w:author="Phuong Truong Thi" w:date="2024-11-02T02:04:00Z" w:initials="PT">
    <w:p w14:paraId="61315389" w14:textId="39737880" w:rsidR="001F44E5" w:rsidRDefault="001F44E5">
      <w:pPr>
        <w:pStyle w:val="CommentText"/>
      </w:pPr>
      <w:r>
        <w:rPr>
          <w:rStyle w:val="CommentReference"/>
        </w:rPr>
        <w:annotationRef/>
      </w:r>
      <w:r>
        <w:t>Đã bổ sung</w:t>
      </w:r>
    </w:p>
  </w:comment>
  <w:comment w:id="14410" w:author="Duong Nguyen Duy Thuy (RB - TTS.CRM)" w:date="2024-12-10T10:39:00Z" w:initials="DNDT(-T">
    <w:p w14:paraId="3A0249B9" w14:textId="7E29822D" w:rsidR="00AE5A0A" w:rsidRPr="00AE5A0A" w:rsidRDefault="00AE5A0A">
      <w:pPr>
        <w:pStyle w:val="CommentText"/>
        <w:rPr>
          <w:lang w:val="en-US"/>
        </w:rPr>
      </w:pPr>
      <w:r>
        <w:rPr>
          <w:rStyle w:val="CommentReference"/>
        </w:rPr>
        <w:annotationRef/>
      </w:r>
      <w:r>
        <w:rPr>
          <w:lang w:val="en-US"/>
        </w:rPr>
        <w:t>(Done)</w:t>
      </w:r>
    </w:p>
  </w:comment>
  <w:comment w:id="14534" w:author="Phuong Nguyen Thi (RB - BMT.HO)" w:date="2024-10-29T15:15:00Z" w:initials="PN">
    <w:p w14:paraId="1EB427FA" w14:textId="77777777" w:rsidR="001F44E5" w:rsidRDefault="001F44E5" w:rsidP="008D3718">
      <w:pPr>
        <w:pStyle w:val="CommentText"/>
      </w:pPr>
      <w:r>
        <w:rPr>
          <w:rStyle w:val="CommentReference"/>
        </w:rPr>
        <w:annotationRef/>
      </w:r>
      <w:r>
        <w:t>FIS trao đổi nội bộ để bổ sung tài liệu định nghĩa OPT trạng thái nào = đang khai thác, trạng thái nào = đã khai thác xong để bổ sung vào đây</w:t>
      </w:r>
    </w:p>
  </w:comment>
  <w:comment w:id="14535" w:author="Phuong Truong Thi" w:date="2024-11-25T04:23:00Z" w:initials="PT">
    <w:p w14:paraId="006E66FC" w14:textId="77777777" w:rsidR="001F44E5" w:rsidRDefault="001F44E5" w:rsidP="008D3718">
      <w:pPr>
        <w:pStyle w:val="CommentText"/>
      </w:pPr>
      <w:r>
        <w:rPr>
          <w:rStyle w:val="CommentReference"/>
        </w:rPr>
        <w:annotationRef/>
      </w:r>
      <w:r>
        <w:t>Đã bổ sung</w:t>
      </w:r>
    </w:p>
  </w:comment>
  <w:comment w:id="14536" w:author="Duong Nguyen Duy Thuy (RB - TTS.CRM)" w:date="2024-12-10T10:40:00Z" w:initials="DNDT(-T">
    <w:p w14:paraId="6457B796" w14:textId="06DBC951" w:rsidR="00AE5A0A" w:rsidRPr="00AE5A0A" w:rsidRDefault="00AE5A0A">
      <w:pPr>
        <w:pStyle w:val="CommentText"/>
        <w:rPr>
          <w:lang w:val="en-US"/>
        </w:rPr>
      </w:pPr>
      <w:r>
        <w:rPr>
          <w:rStyle w:val="CommentReference"/>
        </w:rPr>
        <w:annotationRef/>
      </w:r>
      <w:r>
        <w:rPr>
          <w:lang w:val="en-US"/>
        </w:rPr>
        <w:t>(Done)</w:t>
      </w:r>
    </w:p>
  </w:comment>
  <w:comment w:id="14547" w:author="Phuong Nguyen Thi (RB - BMT.HO)" w:date="2024-10-30T09:13:00Z" w:initials="PN">
    <w:p w14:paraId="664FEC9F" w14:textId="77777777" w:rsidR="001F44E5" w:rsidRDefault="001F44E5" w:rsidP="00941F76">
      <w:pPr>
        <w:pStyle w:val="CommentText"/>
      </w:pPr>
      <w:r>
        <w:rPr>
          <w:rStyle w:val="CommentReference"/>
        </w:rPr>
        <w:annotationRef/>
      </w:r>
      <w:r>
        <w:t>Update và làm rõ logic của trường này tại tất cả các màn hinh danh sách</w:t>
      </w:r>
    </w:p>
  </w:comment>
  <w:comment w:id="14548" w:author="Phuong Truong Thi" w:date="2024-11-25T04:34:00Z" w:initials="PT">
    <w:p w14:paraId="3AC3114D" w14:textId="5F67CB65" w:rsidR="001F44E5" w:rsidRDefault="001F44E5">
      <w:pPr>
        <w:pStyle w:val="CommentText"/>
      </w:pPr>
      <w:r>
        <w:rPr>
          <w:rStyle w:val="CommentReference"/>
        </w:rPr>
        <w:annotationRef/>
      </w:r>
      <w:r>
        <w:t>Đã bổ sung</w:t>
      </w:r>
    </w:p>
  </w:comment>
  <w:comment w:id="14549" w:author="Duong Nguyen Duy Thuy (RB - TTS.CRM)" w:date="2024-12-10T10:40:00Z" w:initials="DNDT(-T">
    <w:p w14:paraId="534D1532" w14:textId="2735DDCC" w:rsidR="00AE5A0A" w:rsidRPr="00AE5A0A" w:rsidRDefault="00AE5A0A">
      <w:pPr>
        <w:pStyle w:val="CommentText"/>
        <w:rPr>
          <w:lang w:val="en-US"/>
        </w:rPr>
      </w:pPr>
      <w:r>
        <w:rPr>
          <w:rStyle w:val="CommentReference"/>
        </w:rPr>
        <w:annotationRef/>
      </w:r>
      <w:r>
        <w:rPr>
          <w:lang w:val="en-US"/>
        </w:rPr>
        <w:t>(Done)</w:t>
      </w:r>
    </w:p>
  </w:comment>
  <w:comment w:id="14924" w:author="Huyen Pham Thanh (RB - AF.MAF)" w:date="2024-11-15T17:09:00Z" w:initials="HPT">
    <w:p w14:paraId="0882E1DA" w14:textId="77777777" w:rsidR="001F44E5" w:rsidRDefault="001F44E5" w:rsidP="00C54E78">
      <w:pPr>
        <w:pStyle w:val="CommentText"/>
        <w:rPr>
          <w:rFonts w:ascii="Times New Roman" w:hAnsi="Times New Roman"/>
          <w:b/>
          <w:color w:val="000000"/>
          <w:sz w:val="24"/>
          <w:szCs w:val="24"/>
        </w:rPr>
      </w:pPr>
      <w:r>
        <w:rPr>
          <w:rStyle w:val="CommentReference"/>
        </w:rPr>
        <w:annotationRef/>
      </w:r>
      <w:r w:rsidRPr="003B1F83">
        <w:rPr>
          <w:rFonts w:ascii="Times New Roman" w:hAnsi="Times New Roman"/>
          <w:b/>
        </w:rPr>
        <w:t>1.</w:t>
      </w:r>
      <w:r w:rsidRPr="003B1F83">
        <w:rPr>
          <w:rFonts w:ascii="Times New Roman" w:hAnsi="Times New Roman"/>
          <w:b/>
          <w:color w:val="000000"/>
          <w:sz w:val="24"/>
          <w:szCs w:val="24"/>
          <w:lang w:val="vi-VN"/>
        </w:rPr>
        <w:t xml:space="preserve">Chênh lệch số dư </w:t>
      </w:r>
      <w:r w:rsidRPr="003B1F83">
        <w:rPr>
          <w:rFonts w:ascii="Times New Roman" w:hAnsi="Times New Roman"/>
          <w:b/>
          <w:color w:val="000000"/>
          <w:sz w:val="24"/>
          <w:szCs w:val="24"/>
        </w:rPr>
        <w:t>trái phiếu so với tháng trước</w:t>
      </w:r>
    </w:p>
    <w:p w14:paraId="201B23ED" w14:textId="172BDB25" w:rsidR="001F44E5" w:rsidRDefault="001F44E5" w:rsidP="00C54E78">
      <w:pPr>
        <w:pStyle w:val="CommentText"/>
      </w:pPr>
      <w:r w:rsidRPr="003B1F83">
        <w:rPr>
          <w:rFonts w:ascii="Times New Roman" w:hAnsi="Times New Roman"/>
          <w:b/>
          <w:color w:val="000000"/>
          <w:sz w:val="24"/>
          <w:szCs w:val="24"/>
        </w:rPr>
        <w:t xml:space="preserve">.2. Giá trị trái phiếu đáo hạn trong 30 ngày tới </w:t>
      </w:r>
      <w:r w:rsidRPr="003B1F83">
        <w:rPr>
          <w:rFonts w:ascii="Times New Roman" w:hAnsi="Times New Roman"/>
          <w:b/>
          <w:color w:val="000000"/>
          <w:sz w:val="24"/>
          <w:szCs w:val="24"/>
        </w:rPr>
        <w:sym w:font="Wingdings" w:char="F0E0"/>
      </w:r>
      <w:r w:rsidRPr="003B1F83">
        <w:rPr>
          <w:rFonts w:ascii="Times New Roman" w:hAnsi="Times New Roman"/>
          <w:b/>
          <w:color w:val="000000"/>
          <w:sz w:val="24"/>
          <w:szCs w:val="24"/>
        </w:rPr>
        <w:t xml:space="preserve"> Mục đích bằng cách sort tự tạo Lead</w:t>
      </w:r>
    </w:p>
  </w:comment>
  <w:comment w:id="14925" w:author="Phuong Truong Thi" w:date="2024-12-05T18:37:00Z" w:initials="PT">
    <w:p w14:paraId="54EF390A" w14:textId="77777777" w:rsidR="001F44E5" w:rsidRPr="00FE644D" w:rsidRDefault="001F44E5" w:rsidP="00FE644D">
      <w:pPr>
        <w:pStyle w:val="CommentText"/>
        <w:rPr>
          <w:lang w:val="en-US"/>
        </w:rPr>
      </w:pPr>
      <w:r>
        <w:rPr>
          <w:rStyle w:val="CommentReference"/>
        </w:rPr>
        <w:annotationRef/>
      </w:r>
      <w:r w:rsidRPr="00FE644D">
        <w:rPr>
          <w:lang w:val="en-US"/>
        </w:rPr>
        <w:t>1</w:t>
      </w:r>
      <w:r>
        <w:rPr>
          <w:lang w:val="en-US"/>
        </w:rPr>
        <w:t>.1.Pending chị</w:t>
      </w:r>
      <w:r w:rsidRPr="00FE644D">
        <w:rPr>
          <w:lang w:val="en-US"/>
        </w:rPr>
        <w:t xml:space="preserve"> Phượng PO bổ sung v</w:t>
      </w:r>
      <w:r>
        <w:rPr>
          <w:lang w:val="en-US"/>
        </w:rPr>
        <w:t>à</w:t>
      </w:r>
      <w:r w:rsidRPr="00FE644D">
        <w:rPr>
          <w:lang w:val="en-US"/>
        </w:rPr>
        <w:t>o FRS</w:t>
      </w:r>
    </w:p>
    <w:p w14:paraId="786C10B7" w14:textId="77777777" w:rsidR="001F44E5" w:rsidRPr="00FE644D" w:rsidRDefault="001F44E5" w:rsidP="00FE644D">
      <w:pPr>
        <w:pStyle w:val="CommentText"/>
        <w:rPr>
          <w:lang w:val="en-US"/>
        </w:rPr>
      </w:pPr>
      <w:r>
        <w:rPr>
          <w:lang w:val="en-US"/>
        </w:rPr>
        <w:t xml:space="preserve">Để </w:t>
      </w:r>
      <w:r w:rsidRPr="00FE644D">
        <w:rPr>
          <w:lang w:val="en-US"/>
        </w:rPr>
        <w:t>FIS update trong SRS</w:t>
      </w:r>
    </w:p>
    <w:p w14:paraId="64CA45BF" w14:textId="77777777" w:rsidR="001F44E5" w:rsidRPr="00FE644D" w:rsidRDefault="001F44E5" w:rsidP="00FE644D">
      <w:pPr>
        <w:pStyle w:val="CommentText"/>
        <w:rPr>
          <w:lang w:val="en-US"/>
        </w:rPr>
      </w:pPr>
      <w:r w:rsidRPr="00FE644D">
        <w:rPr>
          <w:lang w:val="en-US"/>
        </w:rPr>
        <w:t>1.</w:t>
      </w:r>
      <w:r>
        <w:rPr>
          <w:lang w:val="en-US"/>
        </w:rPr>
        <w:t>2.</w:t>
      </w:r>
      <w:r w:rsidRPr="00FE644D">
        <w:rPr>
          <w:lang w:val="en-US"/>
        </w:rPr>
        <w:t>Nội dung này sẽ phát triển trong Phase 2</w:t>
      </w:r>
    </w:p>
    <w:p w14:paraId="32D09FD9" w14:textId="3EE2A799" w:rsidR="001F44E5" w:rsidRDefault="001F44E5" w:rsidP="00FE644D">
      <w:pPr>
        <w:pStyle w:val="CommentText"/>
      </w:pPr>
      <w:r>
        <w:rPr>
          <w:lang w:val="en-US"/>
        </w:rPr>
        <w:t>2.</w:t>
      </w:r>
      <w:r w:rsidRPr="00FE644D">
        <w:rPr>
          <w:lang w:val="en-US"/>
        </w:rPr>
        <w:t>Đã có danh sách Trái phiếu đáo hạn 30 ngày tới</w:t>
      </w:r>
      <w:r>
        <w:rPr>
          <w:lang w:val="en-US"/>
        </w:rPr>
        <w:t xml:space="preserve"> </w:t>
      </w:r>
      <w:r w:rsidRPr="00FE644D">
        <w:rPr>
          <w:lang w:val="en-US"/>
        </w:rPr>
        <w:t>trong Product Holding</w:t>
      </w:r>
    </w:p>
  </w:comment>
  <w:comment w:id="14926" w:author="Duong Nguyen Duy Thuy (RB - TTS.CRM)" w:date="2024-12-10T10:41:00Z" w:initials="DNDT(-T">
    <w:p w14:paraId="5D38FF6B" w14:textId="2000BFDB" w:rsidR="00AE5A0A" w:rsidRPr="00AE5A0A" w:rsidRDefault="00AE5A0A">
      <w:pPr>
        <w:pStyle w:val="CommentText"/>
        <w:rPr>
          <w:lang w:val="en-US"/>
        </w:rPr>
      </w:pPr>
      <w:r>
        <w:rPr>
          <w:rStyle w:val="CommentReference"/>
        </w:rPr>
        <w:annotationRef/>
      </w:r>
      <w:r>
        <w:rPr>
          <w:lang w:val="en-US"/>
        </w:rPr>
        <w:t>(Pending)</w:t>
      </w:r>
    </w:p>
  </w:comment>
  <w:comment w:id="15148" w:author="Phuong Nguyen Thi (RB - BMT.HO)" w:date="2024-09-26T16:09:00Z" w:initials="PN">
    <w:p w14:paraId="7EA198AD" w14:textId="33E304F0" w:rsidR="001F44E5" w:rsidRDefault="001F44E5" w:rsidP="00F868EA">
      <w:pPr>
        <w:pStyle w:val="CommentText"/>
      </w:pPr>
      <w:r>
        <w:rPr>
          <w:rStyle w:val="CommentReference"/>
        </w:rPr>
        <w:annotationRef/>
      </w:r>
      <w:r>
        <w:t>Sai tên trường</w:t>
      </w:r>
    </w:p>
  </w:comment>
  <w:comment w:id="15149" w:author="thu nga" w:date="2024-09-30T15:30:00Z" w:initials="tn">
    <w:p w14:paraId="186B255A" w14:textId="77777777" w:rsidR="001F44E5" w:rsidRDefault="001F44E5" w:rsidP="00F868EA">
      <w:pPr>
        <w:pStyle w:val="CommentText"/>
      </w:pPr>
      <w:r>
        <w:rPr>
          <w:rStyle w:val="CommentReference"/>
        </w:rPr>
        <w:annotationRef/>
      </w:r>
      <w:r>
        <w:rPr>
          <w:lang w:val="vi-VN"/>
        </w:rPr>
        <w:t>FIS đã sửa</w:t>
      </w:r>
    </w:p>
  </w:comment>
  <w:comment w:id="15419" w:author="Anh Vuong Thi Nguyet (LinkID)" w:date="2024-09-26T10:41:00Z" w:initials="A(">
    <w:p w14:paraId="2F604967" w14:textId="67B267E6" w:rsidR="001F44E5" w:rsidRDefault="001F44E5">
      <w:pPr>
        <w:pStyle w:val="CommentText"/>
      </w:pPr>
      <w:r>
        <w:rPr>
          <w:rStyle w:val="CommentReference"/>
        </w:rPr>
        <w:annotationRef/>
      </w:r>
      <w:r w:rsidRPr="1D823D24">
        <w:t>Đếm theo điều kiện lọc nếu có</w:t>
      </w:r>
    </w:p>
  </w:comment>
  <w:comment w:id="17303" w:author="Phuong Nguyen Thi (RB - BMT.HO)" w:date="2024-09-26T16:09:00Z" w:initials="PN">
    <w:p w14:paraId="3AB6A96C" w14:textId="77777777" w:rsidR="001F44E5" w:rsidRDefault="001F44E5" w:rsidP="000E4E67">
      <w:pPr>
        <w:pStyle w:val="CommentText"/>
      </w:pPr>
      <w:r>
        <w:rPr>
          <w:rStyle w:val="CommentReference"/>
        </w:rPr>
        <w:annotationRef/>
      </w:r>
      <w:r>
        <w:t>Sai tên trường</w:t>
      </w:r>
    </w:p>
  </w:comment>
  <w:comment w:id="17304" w:author="thu nga" w:date="2024-09-30T15:30:00Z" w:initials="tn">
    <w:p w14:paraId="5BA42FED" w14:textId="7FFC983F" w:rsidR="001F44E5" w:rsidRPr="007B7F57" w:rsidRDefault="001F44E5" w:rsidP="000E4E67">
      <w:pPr>
        <w:pStyle w:val="CommentText"/>
        <w:rPr>
          <w:lang w:val="vi-VN"/>
        </w:rPr>
      </w:pPr>
      <w:r>
        <w:rPr>
          <w:rStyle w:val="CommentReference"/>
        </w:rPr>
        <w:annotationRef/>
      </w:r>
      <w:r>
        <w:rPr>
          <w:lang w:val="vi-VN"/>
        </w:rPr>
        <w:t>FIS đã sửa</w:t>
      </w:r>
    </w:p>
  </w:comment>
  <w:comment w:id="17329" w:author="Phuong Nguyen Thi (RB - BMT.HO)" w:date="2024-09-26T16:09:00Z" w:initials="PN">
    <w:p w14:paraId="31230A77" w14:textId="77777777" w:rsidR="001F44E5" w:rsidRDefault="001F44E5" w:rsidP="000E4E67">
      <w:pPr>
        <w:pStyle w:val="CommentText"/>
      </w:pPr>
      <w:r>
        <w:rPr>
          <w:rStyle w:val="CommentReference"/>
        </w:rPr>
        <w:annotationRef/>
      </w:r>
      <w:r>
        <w:t>Sai tên trường</w:t>
      </w:r>
    </w:p>
  </w:comment>
  <w:comment w:id="17330" w:author="thu nga" w:date="2024-09-30T15:30:00Z" w:initials="tn">
    <w:p w14:paraId="7470EC5D" w14:textId="080EC062" w:rsidR="001F44E5" w:rsidRDefault="001F44E5" w:rsidP="000E4E67">
      <w:pPr>
        <w:pStyle w:val="CommentText"/>
      </w:pPr>
      <w:r>
        <w:rPr>
          <w:rStyle w:val="CommentReference"/>
        </w:rPr>
        <w:annotationRef/>
      </w:r>
      <w:r>
        <w:rPr>
          <w:lang w:val="vi-VN"/>
        </w:rPr>
        <w:t>FIS đã sửa</w:t>
      </w:r>
    </w:p>
  </w:comment>
  <w:comment w:id="17491" w:author="Phuong Nguyen Thi (RB - BMT.HO)" w:date="2024-09-26T16:08:00Z" w:initials="PN">
    <w:p w14:paraId="73A603AD" w14:textId="6D548BD2" w:rsidR="001F44E5" w:rsidRDefault="001F44E5" w:rsidP="000E4E67">
      <w:pPr>
        <w:pStyle w:val="CommentText"/>
      </w:pPr>
      <w:r>
        <w:rPr>
          <w:rStyle w:val="CommentReference"/>
        </w:rPr>
        <w:annotationRef/>
      </w:r>
      <w:r>
        <w:t>Copy lệch dòng; tên trường và mô tả không khớp nhau</w:t>
      </w:r>
    </w:p>
  </w:comment>
  <w:comment w:id="17492" w:author="thu nga" w:date="2024-09-30T15:30:00Z" w:initials="tn">
    <w:p w14:paraId="5B392775" w14:textId="0CBD453D" w:rsidR="001F44E5" w:rsidRDefault="001F44E5" w:rsidP="000E4E67">
      <w:pPr>
        <w:pStyle w:val="CommentText"/>
      </w:pPr>
      <w:r>
        <w:rPr>
          <w:rStyle w:val="CommentReference"/>
        </w:rPr>
        <w:annotationRef/>
      </w:r>
      <w:r>
        <w:rPr>
          <w:lang w:val="vi-VN"/>
        </w:rPr>
        <w:t>FIS đã sửa</w:t>
      </w:r>
    </w:p>
  </w:comment>
  <w:comment w:id="17599" w:author="Phuong Nguyen Thi (RB - BMT.HO)" w:date="2024-09-26T15:45:00Z" w:initials="PN">
    <w:p w14:paraId="3ADE9744" w14:textId="77777777" w:rsidR="001F44E5" w:rsidRDefault="001F44E5" w:rsidP="007B7F57">
      <w:pPr>
        <w:pStyle w:val="CommentText"/>
      </w:pPr>
      <w:r>
        <w:rPr>
          <w:rStyle w:val="CommentReference"/>
        </w:rPr>
        <w:annotationRef/>
      </w:r>
      <w:r>
        <w:t>Bổ sung Logic về cách tính</w:t>
      </w:r>
    </w:p>
  </w:comment>
  <w:comment w:id="17671" w:author="thu nga" w:date="2024-09-30T14:28:00Z" w:initials="tn">
    <w:p w14:paraId="085DDE6D" w14:textId="77777777" w:rsidR="001F44E5" w:rsidRPr="00383D7A" w:rsidRDefault="001F44E5" w:rsidP="007B7F57">
      <w:pPr>
        <w:pStyle w:val="CommentText"/>
        <w:rPr>
          <w:lang w:val="vi-VN"/>
        </w:rPr>
      </w:pPr>
      <w:r>
        <w:rPr>
          <w:rStyle w:val="CommentReference"/>
        </w:rPr>
        <w:annotationRef/>
      </w:r>
      <w:r>
        <w:rPr>
          <w:lang w:val="vi-VN"/>
        </w:rPr>
        <w:t>Chị Phượng cung cấp danh sách sản phẩm là đầu tư</w:t>
      </w:r>
    </w:p>
  </w:comment>
  <w:comment w:id="17681" w:author="thu nga" w:date="2024-09-30T14:52:00Z" w:initials="tn">
    <w:p w14:paraId="142AC375" w14:textId="77777777" w:rsidR="001F44E5" w:rsidRDefault="001F44E5" w:rsidP="007B7F57">
      <w:pPr>
        <w:pStyle w:val="CommentText"/>
      </w:pPr>
      <w:r>
        <w:rPr>
          <w:rStyle w:val="CommentReference"/>
        </w:rPr>
        <w:annotationRef/>
      </w:r>
      <w:r>
        <w:rPr>
          <w:lang w:val="vi-VN"/>
        </w:rPr>
        <w:t>Trao đổi thêm với PO: FX là gì?</w:t>
      </w:r>
    </w:p>
  </w:comment>
  <w:comment w:id="18763" w:author="Phuong Nguyen Thi (RB - BMT.HO)" w:date="2024-10-30T09:21:00Z" w:initials="PN">
    <w:p w14:paraId="76E703E7" w14:textId="77777777" w:rsidR="001F44E5" w:rsidRDefault="001F44E5" w:rsidP="00941F76">
      <w:pPr>
        <w:pStyle w:val="CommentText"/>
      </w:pPr>
      <w:r>
        <w:rPr>
          <w:rStyle w:val="CommentReference"/>
        </w:rPr>
        <w:annotationRef/>
      </w:r>
      <w:r>
        <w:t>Update theo cách feedback với Danh sách All và AF</w:t>
      </w:r>
    </w:p>
  </w:comment>
  <w:comment w:id="19048" w:author="Phuong Nguyen Thi (RB - BMT.HO)" w:date="2024-09-26T16:10:00Z" w:initials="PN">
    <w:p w14:paraId="3853E229" w14:textId="74E71497" w:rsidR="001F44E5" w:rsidRDefault="001F44E5" w:rsidP="0025550D">
      <w:pPr>
        <w:pStyle w:val="CommentText"/>
      </w:pPr>
      <w:r>
        <w:rPr>
          <w:rStyle w:val="CommentReference"/>
        </w:rPr>
        <w:annotationRef/>
      </w:r>
      <w:r>
        <w:t>Note link đến rule nào trên tài liệu</w:t>
      </w:r>
    </w:p>
  </w:comment>
  <w:comment w:id="19049" w:author="Phuong Truong Thi" w:date="2024-10-02T22:53:00Z" w:initials="PT">
    <w:p w14:paraId="051819C9" w14:textId="77777777" w:rsidR="001F44E5" w:rsidRDefault="001F44E5" w:rsidP="0025550D">
      <w:pPr>
        <w:pStyle w:val="CommentText"/>
      </w:pPr>
      <w:r>
        <w:rPr>
          <w:rStyle w:val="CommentReference"/>
        </w:rPr>
        <w:annotationRef/>
      </w:r>
      <w:r>
        <w:t>FIS đã bổ sung</w:t>
      </w:r>
    </w:p>
  </w:comment>
  <w:comment w:id="19056" w:author="Phuong Nguyen Thi (RB - BMT.HO)" w:date="2024-09-26T16:10:00Z" w:initials="PN">
    <w:p w14:paraId="540B655B" w14:textId="77777777" w:rsidR="001F44E5" w:rsidRDefault="001F44E5">
      <w:pPr>
        <w:pStyle w:val="CommentText"/>
      </w:pPr>
      <w:r>
        <w:rPr>
          <w:rStyle w:val="CommentReference"/>
        </w:rPr>
        <w:annotationRef/>
      </w:r>
      <w:r>
        <w:t>Note link đến rule nào trên tài liệu</w:t>
      </w:r>
    </w:p>
  </w:comment>
  <w:comment w:id="19197" w:author="Phuong Nguyen Thi (RB - BMT.HO)" w:date="2024-10-30T09:23:00Z" w:initials="PN">
    <w:p w14:paraId="05E385C5" w14:textId="77777777" w:rsidR="001F44E5" w:rsidRDefault="001F44E5" w:rsidP="008D3718">
      <w:pPr>
        <w:pStyle w:val="CommentText"/>
      </w:pPr>
      <w:r>
        <w:rPr>
          <w:rStyle w:val="CommentReference"/>
        </w:rPr>
        <w:annotationRef/>
      </w:r>
      <w:r>
        <w:t>Bổ sung Data type</w:t>
      </w:r>
    </w:p>
  </w:comment>
  <w:comment w:id="19198" w:author="Phuong Truong Thi" w:date="2024-11-02T02:05:00Z" w:initials="PT">
    <w:p w14:paraId="2DC7CE15" w14:textId="448B8903" w:rsidR="001F44E5" w:rsidRDefault="001F44E5" w:rsidP="008D3718">
      <w:pPr>
        <w:pStyle w:val="CommentText"/>
      </w:pPr>
      <w:r>
        <w:rPr>
          <w:rStyle w:val="CommentReference"/>
        </w:rPr>
        <w:annotationRef/>
      </w:r>
      <w:r>
        <w:t>Đã bổ sung</w:t>
      </w:r>
    </w:p>
  </w:comment>
  <w:comment w:id="19199" w:author="Duong Nguyen Duy Thuy (RB - TTS.CRM)" w:date="2024-12-10T10:41:00Z" w:initials="DNDT(-T">
    <w:p w14:paraId="1117A80A" w14:textId="31F830B4" w:rsidR="00AE5A0A" w:rsidRPr="00AE5A0A" w:rsidRDefault="00AE5A0A">
      <w:pPr>
        <w:pStyle w:val="CommentText"/>
        <w:rPr>
          <w:lang w:val="en-US"/>
        </w:rPr>
      </w:pPr>
      <w:r>
        <w:rPr>
          <w:rStyle w:val="CommentReference"/>
        </w:rPr>
        <w:annotationRef/>
      </w:r>
      <w:r>
        <w:rPr>
          <w:lang w:val="en-US"/>
        </w:rPr>
        <w:t>(Done)</w:t>
      </w:r>
    </w:p>
  </w:comment>
  <w:comment w:id="19384" w:author="Phuong Nguyen Thi (RB - BMT.HO)" w:date="2024-10-30T09:24:00Z" w:initials="PN">
    <w:p w14:paraId="7AFE8C1A" w14:textId="77777777" w:rsidR="001F44E5" w:rsidRDefault="001F44E5" w:rsidP="00941F76">
      <w:pPr>
        <w:pStyle w:val="CommentText"/>
      </w:pPr>
      <w:r>
        <w:rPr>
          <w:rStyle w:val="CommentReference"/>
        </w:rPr>
        <w:annotationRef/>
      </w:r>
      <w:r>
        <w:t>Bổ sung và rà saots lại toàn bộ Data type</w:t>
      </w:r>
    </w:p>
  </w:comment>
  <w:comment w:id="19385" w:author="Phuong Truong Thi" w:date="2024-11-02T02:06:00Z" w:initials="PT">
    <w:p w14:paraId="13202D38" w14:textId="1FB2E169" w:rsidR="001F44E5" w:rsidRDefault="001F44E5">
      <w:pPr>
        <w:pStyle w:val="CommentText"/>
      </w:pPr>
      <w:r>
        <w:rPr>
          <w:rStyle w:val="CommentReference"/>
        </w:rPr>
        <w:annotationRef/>
      </w:r>
      <w:r>
        <w:t>Đã rà soát và bổ sung</w:t>
      </w:r>
    </w:p>
  </w:comment>
  <w:comment w:id="19386" w:author="Duong Nguyen Duy Thuy (RB - TTS.CRM)" w:date="2024-12-10T10:41:00Z" w:initials="DNDT(-T">
    <w:p w14:paraId="72C638AF" w14:textId="0B7974E9" w:rsidR="00AE5A0A" w:rsidRPr="00AE5A0A" w:rsidRDefault="00AE5A0A">
      <w:pPr>
        <w:pStyle w:val="CommentText"/>
        <w:rPr>
          <w:lang w:val="en-US"/>
        </w:rPr>
      </w:pPr>
      <w:r>
        <w:rPr>
          <w:rStyle w:val="CommentReference"/>
        </w:rPr>
        <w:annotationRef/>
      </w:r>
      <w:r>
        <w:rPr>
          <w:lang w:val="en-US"/>
        </w:rPr>
        <w:t>(Done)</w:t>
      </w:r>
    </w:p>
  </w:comment>
  <w:comment w:id="19480" w:author="Phuong Nguyen Thi (RB - BMT.HO)" w:date="2024-10-29T15:15:00Z" w:initials="PN">
    <w:p w14:paraId="320D495E" w14:textId="77777777" w:rsidR="001F44E5" w:rsidRDefault="001F44E5" w:rsidP="008D3718">
      <w:pPr>
        <w:pStyle w:val="CommentText"/>
      </w:pPr>
      <w:r>
        <w:rPr>
          <w:rStyle w:val="CommentReference"/>
        </w:rPr>
        <w:annotationRef/>
      </w:r>
      <w:r>
        <w:t>FIS trao đổi nội bộ để bổ sung tài liệu định nghĩa OPT trạng thái nào = đang khai thác, trạng thái nào = đã khai thác xong để bổ sung vào đây</w:t>
      </w:r>
    </w:p>
  </w:comment>
  <w:comment w:id="19481" w:author="Phuong Truong Thi" w:date="2024-11-25T04:23:00Z" w:initials="PT">
    <w:p w14:paraId="42C477FC" w14:textId="77777777" w:rsidR="001F44E5" w:rsidRDefault="001F44E5" w:rsidP="008D3718">
      <w:pPr>
        <w:pStyle w:val="CommentText"/>
      </w:pPr>
      <w:r>
        <w:rPr>
          <w:rStyle w:val="CommentReference"/>
        </w:rPr>
        <w:annotationRef/>
      </w:r>
      <w:r>
        <w:t>Đã bổ sung</w:t>
      </w:r>
    </w:p>
  </w:comment>
  <w:comment w:id="19482" w:author="Duong Nguyen Duy Thuy (RB - TTS.CRM)" w:date="2024-12-10T10:42:00Z" w:initials="DNDT(-T">
    <w:p w14:paraId="7A2692D3" w14:textId="329A6B3B" w:rsidR="007D13C9" w:rsidRPr="007D13C9" w:rsidRDefault="007D13C9">
      <w:pPr>
        <w:pStyle w:val="CommentText"/>
        <w:rPr>
          <w:lang w:val="en-US"/>
        </w:rPr>
      </w:pPr>
      <w:r>
        <w:rPr>
          <w:rStyle w:val="CommentReference"/>
        </w:rPr>
        <w:annotationRef/>
      </w:r>
      <w:r>
        <w:rPr>
          <w:lang w:val="en-US"/>
        </w:rPr>
        <w:t>(Done)</w:t>
      </w:r>
    </w:p>
  </w:comment>
  <w:comment w:id="19585" w:author="Phuong Nguyen Thi (RB - BMT.HO)" w:date="2024-10-30T09:25:00Z" w:initials="PN">
    <w:p w14:paraId="50F0ACF6" w14:textId="77777777" w:rsidR="001F44E5" w:rsidRDefault="001F44E5" w:rsidP="00941F76">
      <w:pPr>
        <w:pStyle w:val="CommentText"/>
      </w:pPr>
      <w:r>
        <w:rPr>
          <w:rStyle w:val="CommentReference"/>
        </w:rPr>
        <w:annotationRef/>
      </w:r>
      <w:r>
        <w:t xml:space="preserve">3 tháng cụ thể là những tháng nào </w:t>
      </w:r>
    </w:p>
  </w:comment>
  <w:comment w:id="19586" w:author="Phuong Truong Thi" w:date="2024-11-02T02:07:00Z" w:initials="PT">
    <w:p w14:paraId="41FAE911" w14:textId="0E9EC839" w:rsidR="001F44E5" w:rsidRDefault="001F44E5">
      <w:pPr>
        <w:pStyle w:val="CommentText"/>
      </w:pPr>
      <w:r>
        <w:rPr>
          <w:rStyle w:val="CommentReference"/>
        </w:rPr>
        <w:annotationRef/>
      </w:r>
      <w:r>
        <w:t>Đã bổ sung</w:t>
      </w:r>
    </w:p>
  </w:comment>
  <w:comment w:id="19587" w:author="Duong Nguyen Duy Thuy (RB - TTS.CRM)" w:date="2024-12-10T10:42:00Z" w:initials="DNDT(-T">
    <w:p w14:paraId="52D551B1" w14:textId="5A031519" w:rsidR="007D13C9" w:rsidRPr="007D13C9" w:rsidRDefault="007D13C9">
      <w:pPr>
        <w:pStyle w:val="CommentText"/>
        <w:rPr>
          <w:lang w:val="en-US"/>
        </w:rPr>
      </w:pPr>
      <w:r>
        <w:rPr>
          <w:rStyle w:val="CommentReference"/>
        </w:rPr>
        <w:annotationRef/>
      </w:r>
      <w:r>
        <w:rPr>
          <w:lang w:val="en-US"/>
        </w:rPr>
        <w:t>(Done)</w:t>
      </w:r>
    </w:p>
  </w:comment>
  <w:comment w:id="22299" w:author="Phuong Nguyen Thi (RB - BMT.HO)" w:date="2024-09-26T15:45:00Z" w:initials="PN">
    <w:p w14:paraId="392EAC1A" w14:textId="2007083C" w:rsidR="001F44E5" w:rsidRDefault="001F44E5" w:rsidP="00E57F75">
      <w:pPr>
        <w:pStyle w:val="CommentText"/>
      </w:pPr>
      <w:r>
        <w:rPr>
          <w:rStyle w:val="CommentReference"/>
        </w:rPr>
        <w:annotationRef/>
      </w:r>
      <w:r>
        <w:t>Bổ sung Logic về cách tính</w:t>
      </w:r>
    </w:p>
  </w:comment>
  <w:comment w:id="22311" w:author="Phuong Nguyen Thi (RB - BMT.HO)" w:date="2024-09-26T15:45:00Z" w:initials="PN">
    <w:p w14:paraId="751C60A6" w14:textId="77777777" w:rsidR="001F44E5" w:rsidRDefault="001F44E5" w:rsidP="008730E6">
      <w:pPr>
        <w:pStyle w:val="CommentText"/>
      </w:pPr>
      <w:r>
        <w:rPr>
          <w:rStyle w:val="CommentReference"/>
        </w:rPr>
        <w:annotationRef/>
      </w:r>
      <w:r>
        <w:t>Bổ sung Logic về cách tính</w:t>
      </w:r>
    </w:p>
  </w:comment>
  <w:comment w:id="22346" w:author="thu nga" w:date="2024-09-30T14:28:00Z" w:initials="tn">
    <w:p w14:paraId="5CB4BA23" w14:textId="77777777" w:rsidR="001F44E5" w:rsidRPr="00383D7A" w:rsidRDefault="001F44E5" w:rsidP="008730E6">
      <w:pPr>
        <w:pStyle w:val="CommentText"/>
        <w:rPr>
          <w:lang w:val="vi-VN"/>
        </w:rPr>
      </w:pPr>
      <w:r>
        <w:rPr>
          <w:rStyle w:val="CommentReference"/>
        </w:rPr>
        <w:annotationRef/>
      </w:r>
      <w:r>
        <w:rPr>
          <w:lang w:val="vi-VN"/>
        </w:rPr>
        <w:t>Chị Phượng cung cấp danh sách sản phẩm là đầu tư</w:t>
      </w:r>
    </w:p>
  </w:comment>
  <w:comment w:id="22349" w:author="thu nga" w:date="2024-09-30T14:52:00Z" w:initials="tn">
    <w:p w14:paraId="1C55B80B" w14:textId="77777777" w:rsidR="001F44E5" w:rsidRDefault="001F44E5" w:rsidP="008730E6">
      <w:pPr>
        <w:pStyle w:val="CommentText"/>
      </w:pPr>
      <w:r>
        <w:rPr>
          <w:rStyle w:val="CommentReference"/>
        </w:rPr>
        <w:annotationRef/>
      </w:r>
      <w:r>
        <w:rPr>
          <w:lang w:val="vi-VN"/>
        </w:rPr>
        <w:t>Trao đổi thêm với PO: FX là gì?</w:t>
      </w:r>
    </w:p>
  </w:comment>
  <w:comment w:id="24059" w:author="Anh Vuong Thi Nguyet (LinkID)" w:date="2024-09-26T15:12:00Z" w:initials="A(">
    <w:p w14:paraId="09E9BC9F" w14:textId="3C0EE128" w:rsidR="001F44E5" w:rsidRDefault="001F44E5">
      <w:pPr>
        <w:pStyle w:val="CommentText"/>
      </w:pPr>
      <w:r>
        <w:rPr>
          <w:rStyle w:val="CommentReference"/>
        </w:rPr>
        <w:annotationRef/>
      </w:r>
      <w:r w:rsidRPr="30A81EDC">
        <w:t>Sắp xếp theo ngày sinh từ cũ =&gt; xa nhất</w:t>
      </w:r>
    </w:p>
  </w:comment>
  <w:comment w:id="24060" w:author="Phuong Truong Thi" w:date="2024-10-08T18:39:00Z" w:initials="PT">
    <w:p w14:paraId="5DDF516D" w14:textId="79205FED" w:rsidR="001F44E5" w:rsidRDefault="001F44E5">
      <w:pPr>
        <w:pStyle w:val="CommentText"/>
      </w:pPr>
      <w:r>
        <w:rPr>
          <w:rStyle w:val="CommentReference"/>
        </w:rPr>
        <w:annotationRef/>
      </w:r>
      <w:r>
        <w:t>FIS đã sửa</w:t>
      </w:r>
    </w:p>
  </w:comment>
  <w:comment w:id="24145" w:author="Phuong Nguyen Thi (RB - BMT.HO)" w:date="2024-09-26T16:13:00Z" w:initials="PN">
    <w:p w14:paraId="3A70BA83" w14:textId="77777777" w:rsidR="001F44E5" w:rsidRDefault="001F44E5" w:rsidP="00F868EA">
      <w:pPr>
        <w:pStyle w:val="CommentText"/>
      </w:pPr>
      <w:r>
        <w:rPr>
          <w:rStyle w:val="CommentReference"/>
        </w:rPr>
        <w:annotationRef/>
      </w:r>
      <w:r>
        <w:t>Thông tin này có hiển thị default trong danh sách</w:t>
      </w:r>
    </w:p>
  </w:comment>
  <w:comment w:id="24146" w:author="thu nga" w:date="2024-09-30T15:59:00Z" w:initials="tn">
    <w:p w14:paraId="11AFFE72" w14:textId="452F0669" w:rsidR="001F44E5" w:rsidRPr="0068028E" w:rsidRDefault="001F44E5" w:rsidP="00F868EA">
      <w:pPr>
        <w:pStyle w:val="CommentText"/>
        <w:rPr>
          <w:lang w:val="en-US"/>
        </w:rPr>
      </w:pPr>
      <w:r>
        <w:rPr>
          <w:rStyle w:val="CommentReference"/>
        </w:rPr>
        <w:annotationRef/>
      </w:r>
      <w:r>
        <w:rPr>
          <w:lang w:val="vi-VN"/>
        </w:rPr>
        <w:t>FIS đã sửa</w:t>
      </w:r>
      <w:r>
        <w:rPr>
          <w:lang w:val="en-US"/>
        </w:rPr>
        <w:t xml:space="preserve"> có hiển thị default trên danh sách</w:t>
      </w:r>
    </w:p>
  </w:comment>
  <w:comment w:id="24147" w:author="Duong Nguyen Duy Thuy (RB - TTS.CRM)" w:date="2024-12-10T10:44:00Z" w:initials="DNDT(-T">
    <w:p w14:paraId="7CF82D48" w14:textId="1EA0E647" w:rsidR="007D13C9" w:rsidRPr="007D13C9" w:rsidRDefault="007D13C9">
      <w:pPr>
        <w:pStyle w:val="CommentText"/>
        <w:rPr>
          <w:lang w:val="en-US"/>
        </w:rPr>
      </w:pPr>
      <w:r>
        <w:rPr>
          <w:rStyle w:val="CommentReference"/>
        </w:rPr>
        <w:annotationRef/>
      </w:r>
      <w:r>
        <w:rPr>
          <w:lang w:val="en-US"/>
        </w:rPr>
        <w:t>(Done)</w:t>
      </w:r>
    </w:p>
  </w:comment>
  <w:comment w:id="24349" w:author="Anh Vuong Thi Nguyet (LinkID)" w:date="2024-09-26T10:56:00Z" w:initials="A(">
    <w:p w14:paraId="27C12080" w14:textId="123F6B0E" w:rsidR="001F44E5" w:rsidRDefault="001F44E5" w:rsidP="00F868EA">
      <w:pPr>
        <w:pStyle w:val="CommentText"/>
      </w:pPr>
      <w:r>
        <w:rPr>
          <w:rStyle w:val="CommentReference"/>
        </w:rPr>
        <w:annotationRef/>
      </w:r>
      <w:r w:rsidRPr="4226B209">
        <w:t xml:space="preserve">Nếu KH </w:t>
      </w:r>
      <w:r>
        <w:t>Mass</w:t>
      </w:r>
      <w:r w:rsidRPr="4226B209">
        <w:t xml:space="preserve"> thì có hiển thị ko?</w:t>
      </w:r>
    </w:p>
  </w:comment>
  <w:comment w:id="24350" w:author="Phuong Truong Thi" w:date="2024-10-01T00:06:00Z" w:initials="PT">
    <w:p w14:paraId="3708941C" w14:textId="1DED7578" w:rsidR="001F44E5" w:rsidRDefault="001F44E5" w:rsidP="00F868EA">
      <w:pPr>
        <w:pStyle w:val="CommentText"/>
      </w:pPr>
      <w:r>
        <w:rPr>
          <w:rStyle w:val="CommentReference"/>
        </w:rPr>
        <w:annotationRef/>
      </w:r>
      <w:r>
        <w:t>Đã bổ sung, đối với KH Mass sẽ không có thông tin Phân hạng</w:t>
      </w:r>
    </w:p>
  </w:comment>
  <w:comment w:id="24351" w:author="Duong Nguyen Duy Thuy (RB - TTS.CRM)" w:date="2024-12-10T10:45:00Z" w:initials="DNDT(-T">
    <w:p w14:paraId="3ECD9164" w14:textId="2908AB1F" w:rsidR="007D13C9" w:rsidRPr="007D13C9" w:rsidRDefault="007D13C9">
      <w:pPr>
        <w:pStyle w:val="CommentText"/>
        <w:rPr>
          <w:lang w:val="en-US"/>
        </w:rPr>
      </w:pPr>
      <w:r>
        <w:rPr>
          <w:rStyle w:val="CommentReference"/>
        </w:rPr>
        <w:annotationRef/>
      </w:r>
      <w:r>
        <w:rPr>
          <w:lang w:val="en-US"/>
        </w:rPr>
        <w:t>(Done)</w:t>
      </w:r>
    </w:p>
  </w:comment>
  <w:comment w:id="24413" w:author="Phuong Nguyen Thi (RB - BMT.HO)" w:date="2024-10-30T09:46:00Z" w:initials="PN">
    <w:p w14:paraId="3073731B" w14:textId="64B51687" w:rsidR="001F44E5" w:rsidRDefault="001F44E5" w:rsidP="00941F76">
      <w:pPr>
        <w:pStyle w:val="CommentText"/>
      </w:pPr>
      <w:r>
        <w:rPr>
          <w:rStyle w:val="CommentReference"/>
        </w:rPr>
        <w:annotationRef/>
      </w:r>
      <w:r>
        <w:t>Bổ sung Data type</w:t>
      </w:r>
    </w:p>
  </w:comment>
  <w:comment w:id="24414" w:author="Phuong Truong Thi" w:date="2024-11-02T02:09:00Z" w:initials="PT">
    <w:p w14:paraId="0661E867" w14:textId="18C9F58D" w:rsidR="001F44E5" w:rsidRDefault="001F44E5">
      <w:pPr>
        <w:pStyle w:val="CommentText"/>
      </w:pPr>
      <w:r>
        <w:rPr>
          <w:rStyle w:val="CommentReference"/>
        </w:rPr>
        <w:annotationRef/>
      </w:r>
      <w:r>
        <w:t>Đã bổ sung</w:t>
      </w:r>
    </w:p>
  </w:comment>
  <w:comment w:id="24415" w:author="Duong Nguyen Duy Thuy (RB - TTS.CRM)" w:date="2024-12-10T10:46:00Z" w:initials="DNDT(-T">
    <w:p w14:paraId="3937F60E" w14:textId="7E71C7E9" w:rsidR="007D13C9" w:rsidRPr="007D13C9" w:rsidRDefault="007D13C9">
      <w:pPr>
        <w:pStyle w:val="CommentText"/>
        <w:rPr>
          <w:lang w:val="en-US"/>
        </w:rPr>
      </w:pPr>
      <w:r>
        <w:rPr>
          <w:rStyle w:val="CommentReference"/>
        </w:rPr>
        <w:annotationRef/>
      </w:r>
      <w:r>
        <w:rPr>
          <w:lang w:val="en-US"/>
        </w:rPr>
        <w:t>(Done)</w:t>
      </w:r>
    </w:p>
  </w:comment>
  <w:comment w:id="24531" w:author="Huyen Pham Thanh (RB - AF.MAF)" w:date="2024-11-15T17:10:00Z" w:initials="HPT">
    <w:p w14:paraId="1F3A36EE" w14:textId="77777777" w:rsidR="001F44E5" w:rsidRDefault="001F44E5" w:rsidP="00C54E78">
      <w:pPr>
        <w:rPr>
          <w:rFonts w:ascii="Times New Roman" w:hAnsi="Times New Roman"/>
        </w:rPr>
      </w:pPr>
      <w:r>
        <w:rPr>
          <w:rStyle w:val="CommentReference"/>
        </w:rPr>
        <w:annotationRef/>
      </w:r>
      <w:r>
        <w:rPr>
          <w:rFonts w:ascii="Times New Roman" w:hAnsi="Times New Roman"/>
        </w:rPr>
        <w:t xml:space="preserve">Hiện thông tin KH chỉ có AUM, nên có thêm chi tiết các cấu phần của AUM: TD, CASA, BOND, FUND tại ngày T-1 </w:t>
      </w:r>
    </w:p>
    <w:p w14:paraId="1759FBCA" w14:textId="77777777" w:rsidR="001F44E5" w:rsidRDefault="001F44E5" w:rsidP="00C54E78">
      <w:pPr>
        <w:pStyle w:val="CommentText"/>
      </w:pPr>
      <w:r>
        <w:rPr>
          <w:rFonts w:ascii="Times New Roman" w:hAnsi="Times New Roman"/>
        </w:rPr>
        <w:t xml:space="preserve">(Do mục đích khi liên hệ KH luôn luôn muốn gia tăng tài sản KH tại VPBank).  </w:t>
      </w:r>
    </w:p>
  </w:comment>
  <w:comment w:id="24532" w:author="Phuong Truong Thi" w:date="2024-12-05T18:38:00Z" w:initials="PT">
    <w:p w14:paraId="3E8D08DA" w14:textId="31E0D8F2" w:rsidR="001F44E5" w:rsidRDefault="001F44E5">
      <w:pPr>
        <w:pStyle w:val="CommentText"/>
      </w:pPr>
      <w:r>
        <w:rPr>
          <w:rStyle w:val="CommentReference"/>
        </w:rPr>
        <w:annotationRef/>
      </w:r>
      <w:r>
        <w:t>Người dùng click vào Tên khách hàng để điều hướng đến màn hình C360 của KH và theo dõi các thông tin trên -&gt; Không chỉnh sửa gì ở đây</w:t>
      </w:r>
    </w:p>
  </w:comment>
  <w:comment w:id="24533" w:author="Duong Nguyen Duy Thuy (RB - TTS.CRM)" w:date="2024-12-10T10:51:00Z" w:initials="DNDT(-T">
    <w:p w14:paraId="706FF158" w14:textId="59F0BDFA" w:rsidR="007D13C9" w:rsidRPr="007D13C9" w:rsidRDefault="007D13C9">
      <w:pPr>
        <w:pStyle w:val="CommentText"/>
        <w:rPr>
          <w:lang w:val="en-US"/>
        </w:rPr>
      </w:pPr>
      <w:r>
        <w:rPr>
          <w:rStyle w:val="CommentReference"/>
        </w:rPr>
        <w:annotationRef/>
      </w:r>
      <w:r>
        <w:rPr>
          <w:lang w:val="en-US"/>
        </w:rPr>
        <w:t>(Done)</w:t>
      </w:r>
    </w:p>
  </w:comment>
  <w:comment w:id="24768" w:author="Phuong Nguyen Thi (RB - BMT.HO)" w:date="2024-09-26T16:13:00Z" w:initials="PN">
    <w:p w14:paraId="298EFEAF" w14:textId="6E94F35E" w:rsidR="001F44E5" w:rsidRDefault="001F44E5" w:rsidP="00DC2024">
      <w:pPr>
        <w:pStyle w:val="CommentText"/>
      </w:pPr>
      <w:r>
        <w:rPr>
          <w:rStyle w:val="CommentReference"/>
        </w:rPr>
        <w:annotationRef/>
      </w:r>
      <w:r>
        <w:t>Thông tin này có hiển thị default trong danh sách</w:t>
      </w:r>
    </w:p>
  </w:comment>
  <w:comment w:id="24769" w:author="thu nga" w:date="2024-09-30T15:59:00Z" w:initials="tn">
    <w:p w14:paraId="7E45439E" w14:textId="5AF996D0" w:rsidR="001F44E5" w:rsidRPr="00DC2024" w:rsidRDefault="001F44E5" w:rsidP="00DC2024">
      <w:pPr>
        <w:pStyle w:val="CommentText"/>
        <w:rPr>
          <w:lang w:val="vi-VN"/>
        </w:rPr>
      </w:pPr>
      <w:r>
        <w:rPr>
          <w:rStyle w:val="CommentReference"/>
        </w:rPr>
        <w:annotationRef/>
      </w:r>
      <w:r>
        <w:rPr>
          <w:lang w:val="vi-VN"/>
        </w:rPr>
        <w:t>FIS đã sửa</w:t>
      </w:r>
    </w:p>
  </w:comment>
  <w:comment w:id="24971" w:author="Anh Vuong Thi Nguyet (LinkID)" w:date="2024-09-26T10:56:00Z" w:initials="A(">
    <w:p w14:paraId="45254D19" w14:textId="1D90ADBF" w:rsidR="001F44E5" w:rsidRDefault="001F44E5">
      <w:pPr>
        <w:pStyle w:val="CommentText"/>
      </w:pPr>
      <w:r>
        <w:rPr>
          <w:rStyle w:val="CommentReference"/>
        </w:rPr>
        <w:annotationRef/>
      </w:r>
      <w:r w:rsidRPr="4226B209">
        <w:t xml:space="preserve">Nếu KH </w:t>
      </w:r>
      <w:r>
        <w:t>Mass</w:t>
      </w:r>
      <w:r w:rsidRPr="4226B209">
        <w:t xml:space="preserve"> thì có hiển thị ko?</w:t>
      </w:r>
    </w:p>
  </w:comment>
  <w:comment w:id="24972" w:author="Phuong Truong Thi" w:date="2024-10-01T00:06:00Z" w:initials="PT">
    <w:p w14:paraId="5E219D11" w14:textId="77777777" w:rsidR="001F44E5" w:rsidRDefault="001F44E5" w:rsidP="006311B5">
      <w:pPr>
        <w:pStyle w:val="CommentText"/>
      </w:pPr>
      <w:r>
        <w:rPr>
          <w:rStyle w:val="CommentReference"/>
        </w:rPr>
        <w:annotationRef/>
      </w:r>
      <w:r>
        <w:t>Đã bổ sung</w:t>
      </w:r>
    </w:p>
  </w:comment>
  <w:comment w:id="25244" w:author="Phuong Nguyen Thi (RB - BMT.HO)" w:date="2024-09-26T15:45:00Z" w:initials="PN">
    <w:p w14:paraId="7394155D" w14:textId="77777777" w:rsidR="001F44E5" w:rsidRDefault="001F44E5" w:rsidP="00E57F75">
      <w:pPr>
        <w:pStyle w:val="CommentText"/>
      </w:pPr>
      <w:r>
        <w:rPr>
          <w:rStyle w:val="CommentReference"/>
        </w:rPr>
        <w:annotationRef/>
      </w:r>
      <w:r>
        <w:t>Bổ sung Logic về cách tính</w:t>
      </w:r>
    </w:p>
  </w:comment>
  <w:comment w:id="25256" w:author="Phuong Nguyen Thi (RB - BMT.HO)" w:date="2024-09-26T15:45:00Z" w:initials="PN">
    <w:p w14:paraId="703AC821" w14:textId="25A716D0" w:rsidR="001F44E5" w:rsidRDefault="001F44E5" w:rsidP="00DC2024">
      <w:pPr>
        <w:pStyle w:val="CommentText"/>
      </w:pPr>
      <w:r>
        <w:rPr>
          <w:rStyle w:val="CommentReference"/>
        </w:rPr>
        <w:annotationRef/>
      </w:r>
      <w:r>
        <w:t>Bổ sung Logic về cách tính</w:t>
      </w:r>
    </w:p>
  </w:comment>
  <w:comment w:id="25292" w:author="thu nga" w:date="2024-09-30T14:28:00Z" w:initials="tn">
    <w:p w14:paraId="1A1C7E78" w14:textId="77777777" w:rsidR="001F44E5" w:rsidRPr="00383D7A" w:rsidRDefault="001F44E5" w:rsidP="00DC2024">
      <w:pPr>
        <w:pStyle w:val="CommentText"/>
        <w:rPr>
          <w:lang w:val="vi-VN"/>
        </w:rPr>
      </w:pPr>
      <w:r>
        <w:rPr>
          <w:rStyle w:val="CommentReference"/>
        </w:rPr>
        <w:annotationRef/>
      </w:r>
      <w:r>
        <w:rPr>
          <w:lang w:val="vi-VN"/>
        </w:rPr>
        <w:t>Chị Phượng cung cấp danh sách sản phẩm là đầu tư</w:t>
      </w:r>
    </w:p>
  </w:comment>
  <w:comment w:id="25295" w:author="thu nga" w:date="2024-09-30T14:52:00Z" w:initials="tn">
    <w:p w14:paraId="522C8B66" w14:textId="77777777" w:rsidR="001F44E5" w:rsidRDefault="001F44E5" w:rsidP="00DC2024">
      <w:pPr>
        <w:pStyle w:val="CommentText"/>
      </w:pPr>
      <w:r>
        <w:rPr>
          <w:rStyle w:val="CommentReference"/>
        </w:rPr>
        <w:annotationRef/>
      </w:r>
      <w:r>
        <w:rPr>
          <w:lang w:val="vi-VN"/>
        </w:rPr>
        <w:t>Trao đổi thêm với PO: FX là gì?</w:t>
      </w:r>
    </w:p>
  </w:comment>
  <w:comment w:id="25305" w:author="Anh Vuong Thi Nguyet (LinkID)" w:date="2024-09-26T11:12:00Z" w:initials="A(">
    <w:p w14:paraId="0D3F4D90" w14:textId="2EA9F156" w:rsidR="001F44E5" w:rsidRDefault="001F44E5">
      <w:pPr>
        <w:pStyle w:val="CommentText"/>
      </w:pPr>
      <w:r>
        <w:rPr>
          <w:rStyle w:val="CommentReference"/>
        </w:rPr>
        <w:annotationRef/>
      </w:r>
      <w:r w:rsidRPr="7551558D">
        <w:t>Màn hình minh họa chưa đúng thứ tự các trường</w:t>
      </w:r>
    </w:p>
  </w:comment>
  <w:comment w:id="25306" w:author="Phuong Truong Thi" w:date="2024-10-01T00:07:00Z" w:initials="PT">
    <w:p w14:paraId="7A58A320" w14:textId="366D9BE4" w:rsidR="001F44E5" w:rsidRDefault="001F44E5" w:rsidP="006311B5">
      <w:pPr>
        <w:pStyle w:val="CommentText"/>
      </w:pPr>
      <w:r>
        <w:rPr>
          <w:rStyle w:val="CommentReference"/>
        </w:rPr>
        <w:annotationRef/>
      </w:r>
      <w:r>
        <w:t>FIS đã sửa</w:t>
      </w:r>
    </w:p>
  </w:comment>
  <w:comment w:id="27069" w:author="Phuong Nguyen Thi (RB - BMT.HO)" w:date="2024-10-10T14:25:00Z" w:initials="PN">
    <w:p w14:paraId="4FF169A6" w14:textId="50A7212B" w:rsidR="001F44E5" w:rsidRDefault="001F44E5" w:rsidP="00243EB6">
      <w:pPr>
        <w:pStyle w:val="CommentText"/>
      </w:pPr>
      <w:r>
        <w:rPr>
          <w:rStyle w:val="CommentReference"/>
        </w:rPr>
        <w:annotationRef/>
      </w:r>
      <w:r>
        <w:t>Actor cụ thể là ai, cần làm rõ ở mỗi use case</w:t>
      </w:r>
    </w:p>
  </w:comment>
  <w:comment w:id="27083" w:author="Anh Vuong Thi Nguyet (LinkID)" w:date="2024-09-26T11:28:00Z" w:initials="A(">
    <w:p w14:paraId="7347898D" w14:textId="2FDFC005" w:rsidR="001F44E5" w:rsidRDefault="001F44E5">
      <w:pPr>
        <w:pStyle w:val="CommentText"/>
      </w:pPr>
      <w:r>
        <w:rPr>
          <w:rStyle w:val="CommentReference"/>
        </w:rPr>
        <w:annotationRef/>
      </w:r>
      <w:r w:rsidRPr="1AA9F43E">
        <w:t>Ghi rõ rule hiển thị đối với từng loại user (CBBH/DVKH)</w:t>
      </w:r>
    </w:p>
  </w:comment>
  <w:comment w:id="27084" w:author="thu nga" w:date="2024-09-30T16:14:00Z" w:initials="tn">
    <w:p w14:paraId="165E7B31" w14:textId="440FE41D" w:rsidR="001F44E5" w:rsidRPr="00DC2024" w:rsidRDefault="001F44E5">
      <w:pPr>
        <w:pStyle w:val="CommentText"/>
        <w:rPr>
          <w:lang w:val="vi-VN"/>
        </w:rPr>
      </w:pPr>
      <w:r>
        <w:rPr>
          <w:rStyle w:val="CommentReference"/>
        </w:rPr>
        <w:annotationRef/>
      </w:r>
      <w:r>
        <w:rPr>
          <w:lang w:val="vi-VN"/>
        </w:rPr>
        <w:t>FIS đã bổ sung</w:t>
      </w:r>
    </w:p>
  </w:comment>
  <w:comment w:id="27087" w:author="Phuong Nguyen Thi (RB - BMT.HO)" w:date="2024-09-26T16:16:00Z" w:initials="PN">
    <w:p w14:paraId="2F19E850" w14:textId="77777777" w:rsidR="001F44E5" w:rsidRDefault="001F44E5" w:rsidP="006D0F82">
      <w:pPr>
        <w:pStyle w:val="CommentText"/>
      </w:pPr>
      <w:r>
        <w:rPr>
          <w:rStyle w:val="CommentReference"/>
        </w:rPr>
        <w:annotationRef/>
      </w:r>
      <w:r>
        <w:t>Sắp xếp theo ngày được gán DAO quản lý/phân bổ từ gần đến xa</w:t>
      </w:r>
    </w:p>
  </w:comment>
  <w:comment w:id="27088" w:author="thu nga" w:date="2024-10-01T10:30:00Z" w:initials="tn">
    <w:p w14:paraId="0ED0CDDA" w14:textId="7D00A628" w:rsidR="001F44E5" w:rsidRPr="006D0F82" w:rsidRDefault="001F44E5">
      <w:pPr>
        <w:pStyle w:val="CommentText"/>
        <w:rPr>
          <w:lang w:val="vi-VN"/>
        </w:rPr>
      </w:pPr>
      <w:r>
        <w:rPr>
          <w:rStyle w:val="CommentReference"/>
        </w:rPr>
        <w:annotationRef/>
      </w:r>
      <w:r>
        <w:rPr>
          <w:lang w:val="vi-VN"/>
        </w:rPr>
        <w:t>FIS đã sửa</w:t>
      </w:r>
    </w:p>
  </w:comment>
  <w:comment w:id="27200" w:author="Phuong Nguyen Thi (RB - BMT.HO)" w:date="2024-10-30T09:56:00Z" w:initials="PN">
    <w:p w14:paraId="33E64380" w14:textId="77777777" w:rsidR="001F44E5" w:rsidRDefault="001F44E5" w:rsidP="00941F76">
      <w:pPr>
        <w:pStyle w:val="CommentText"/>
      </w:pPr>
      <w:r>
        <w:rPr>
          <w:rStyle w:val="CommentReference"/>
        </w:rPr>
        <w:annotationRef/>
      </w:r>
      <w:r>
        <w:t>Update Data type</w:t>
      </w:r>
    </w:p>
  </w:comment>
  <w:comment w:id="27201" w:author="Phuong Truong Thi" w:date="2024-11-02T02:10:00Z" w:initials="PT">
    <w:p w14:paraId="093C031D" w14:textId="6CF5441E" w:rsidR="001F44E5" w:rsidRDefault="001F44E5">
      <w:pPr>
        <w:pStyle w:val="CommentText"/>
      </w:pPr>
      <w:r>
        <w:rPr>
          <w:rStyle w:val="CommentReference"/>
        </w:rPr>
        <w:annotationRef/>
      </w:r>
      <w:r>
        <w:t>Đã bổ sung</w:t>
      </w:r>
    </w:p>
  </w:comment>
  <w:comment w:id="27202" w:author="Duong Nguyen Duy Thuy (RB - TTS.CRM)" w:date="2024-12-10T10:51:00Z" w:initials="DNDT(-T">
    <w:p w14:paraId="6BAA621C" w14:textId="2F69D43F" w:rsidR="007D13C9" w:rsidRPr="007D13C9" w:rsidRDefault="007D13C9">
      <w:pPr>
        <w:pStyle w:val="CommentText"/>
        <w:rPr>
          <w:lang w:val="en-US"/>
        </w:rPr>
      </w:pPr>
      <w:r>
        <w:rPr>
          <w:rStyle w:val="CommentReference"/>
        </w:rPr>
        <w:annotationRef/>
      </w:r>
      <w:r>
        <w:rPr>
          <w:lang w:val="en-US"/>
        </w:rPr>
        <w:t>(Done)</w:t>
      </w:r>
    </w:p>
  </w:comment>
  <w:comment w:id="27269" w:author="Anh Vuong Thi Nguyet (LinkID)" w:date="2024-09-26T11:13:00Z" w:initials="A(">
    <w:p w14:paraId="4154829C" w14:textId="3839E617" w:rsidR="001F44E5" w:rsidRDefault="001F44E5" w:rsidP="000A7657">
      <w:pPr>
        <w:pStyle w:val="CommentText"/>
      </w:pPr>
      <w:r>
        <w:rPr>
          <w:rStyle w:val="CommentReference"/>
        </w:rPr>
        <w:annotationRef/>
      </w:r>
      <w:r w:rsidRPr="4E9256C4">
        <w:t xml:space="preserve">KH </w:t>
      </w:r>
      <w:r>
        <w:t>Mass</w:t>
      </w:r>
      <w:r w:rsidRPr="4E9256C4">
        <w:t xml:space="preserve"> hiển thị ntn?</w:t>
      </w:r>
    </w:p>
  </w:comment>
  <w:comment w:id="27270" w:author="Phuong Truong Thi" w:date="2024-10-01T00:11:00Z" w:initials="PT">
    <w:p w14:paraId="6223818C" w14:textId="77777777" w:rsidR="001F44E5" w:rsidRDefault="001F44E5" w:rsidP="000A7657">
      <w:pPr>
        <w:pStyle w:val="CommentText"/>
      </w:pPr>
      <w:r>
        <w:rPr>
          <w:rStyle w:val="CommentReference"/>
        </w:rPr>
        <w:annotationRef/>
      </w:r>
      <w:r>
        <w:t>Đã bổ sung</w:t>
      </w:r>
    </w:p>
  </w:comment>
  <w:comment w:id="27271" w:author="Duong Nguyen Duy Thuy (RB - TTS.CRM)" w:date="2024-12-10T10:52:00Z" w:initials="DNDT(-T">
    <w:p w14:paraId="6D179BC9" w14:textId="12EB9CE0" w:rsidR="00CE28E9" w:rsidRPr="00CE28E9" w:rsidRDefault="00CE28E9">
      <w:pPr>
        <w:pStyle w:val="CommentText"/>
        <w:rPr>
          <w:lang w:val="en-US"/>
        </w:rPr>
      </w:pPr>
      <w:r>
        <w:rPr>
          <w:rStyle w:val="CommentReference"/>
        </w:rPr>
        <w:annotationRef/>
      </w:r>
      <w:r>
        <w:rPr>
          <w:lang w:val="en-US"/>
        </w:rPr>
        <w:t>(Done)</w:t>
      </w:r>
    </w:p>
  </w:comment>
  <w:comment w:id="27293" w:author="Phuong Nguyen Thi" w:date="2024-10-30T16:55:00Z" w:initials="PNT">
    <w:p w14:paraId="4A77FDB8" w14:textId="59CABEFD" w:rsidR="001F44E5" w:rsidRDefault="001F44E5" w:rsidP="00941F76">
      <w:pPr>
        <w:pStyle w:val="CommentText"/>
      </w:pPr>
      <w:r>
        <w:rPr>
          <w:rStyle w:val="CommentReference"/>
        </w:rPr>
        <w:annotationRef/>
      </w:r>
      <w:r>
        <w:t>Note: Logic lấy trường với KH AF, MAF, Mass</w:t>
      </w:r>
    </w:p>
  </w:comment>
  <w:comment w:id="27294" w:author="Phuong Truong Thi" w:date="2024-11-25T04:42:00Z" w:initials="PT">
    <w:p w14:paraId="09C14E2D" w14:textId="5429F225" w:rsidR="001F44E5" w:rsidRDefault="001F44E5">
      <w:pPr>
        <w:pStyle w:val="CommentText"/>
      </w:pPr>
      <w:r>
        <w:rPr>
          <w:rStyle w:val="CommentReference"/>
        </w:rPr>
        <w:annotationRef/>
      </w:r>
      <w:r>
        <w:t>Đã bổ sung</w:t>
      </w:r>
    </w:p>
  </w:comment>
  <w:comment w:id="27295" w:author="Duong Nguyen Duy Thuy (RB - TTS.CRM)" w:date="2024-12-10T10:52:00Z" w:initials="DNDT(-T">
    <w:p w14:paraId="59B20493" w14:textId="7036701E" w:rsidR="00CE28E9" w:rsidRPr="0067025C" w:rsidRDefault="00CE28E9">
      <w:pPr>
        <w:pStyle w:val="CommentText"/>
        <w:rPr>
          <w:lang w:val="en-US"/>
        </w:rPr>
      </w:pPr>
      <w:r>
        <w:rPr>
          <w:rStyle w:val="CommentReference"/>
        </w:rPr>
        <w:annotationRef/>
      </w:r>
      <w:r w:rsidR="0067025C">
        <w:rPr>
          <w:lang w:val="en-US"/>
        </w:rPr>
        <w:t>(Done)</w:t>
      </w:r>
    </w:p>
  </w:comment>
  <w:comment w:id="27423" w:author="Huyen Pham Thanh (RB - AF.MAF)" w:date="2024-11-15T17:10:00Z" w:initials="HPT">
    <w:p w14:paraId="44916CBA" w14:textId="77777777" w:rsidR="001F44E5" w:rsidRDefault="001F44E5" w:rsidP="00C54E78">
      <w:pPr>
        <w:rPr>
          <w:rFonts w:ascii="Times New Roman" w:hAnsi="Times New Roman"/>
        </w:rPr>
      </w:pPr>
      <w:r>
        <w:rPr>
          <w:rStyle w:val="CommentReference"/>
        </w:rPr>
        <w:annotationRef/>
      </w:r>
      <w:r>
        <w:rPr>
          <w:rFonts w:ascii="Times New Roman" w:hAnsi="Times New Roman"/>
        </w:rPr>
        <w:t xml:space="preserve">Hiện thông tin KH chỉ có AUM, nên có thêm chi tiết các cấu phần của AUM: TD, CASA, BOND, FUND. </w:t>
      </w:r>
    </w:p>
    <w:p w14:paraId="1A04FD0E" w14:textId="77777777" w:rsidR="001F44E5" w:rsidRDefault="001F44E5" w:rsidP="00C54E78">
      <w:pPr>
        <w:pStyle w:val="CommentText"/>
      </w:pPr>
      <w:r>
        <w:rPr>
          <w:rFonts w:ascii="Times New Roman" w:hAnsi="Times New Roman"/>
        </w:rPr>
        <w:t xml:space="preserve">(Do mục đích khi liên hệ KH luôn luôn muốn gia tăng tài sản KH tại VPBank).  </w:t>
      </w:r>
    </w:p>
  </w:comment>
  <w:comment w:id="27424" w:author="Phuong Truong Thi" w:date="2024-12-05T18:42:00Z" w:initials="PT">
    <w:p w14:paraId="09488358" w14:textId="496B07E0" w:rsidR="001F44E5" w:rsidRDefault="001F44E5">
      <w:pPr>
        <w:pStyle w:val="CommentText"/>
      </w:pPr>
      <w:r>
        <w:rPr>
          <w:rStyle w:val="CommentReference"/>
        </w:rPr>
        <w:annotationRef/>
      </w:r>
      <w:r>
        <w:t>Người dùng click vào Tên khách hàng để điều hướng đến màn hình C360 của KH và theo dõi các thông tin trên -&gt; Không chỉnh sửa gì ở đây</w:t>
      </w:r>
    </w:p>
  </w:comment>
  <w:comment w:id="27425" w:author="Duong Nguyen Duy Thuy (RB - TTS.CRM)" w:date="2024-12-10T10:52:00Z" w:initials="DNDT(-T">
    <w:p w14:paraId="06C2B7FB" w14:textId="104F0637" w:rsidR="0067025C" w:rsidRPr="0067025C" w:rsidRDefault="0067025C">
      <w:pPr>
        <w:pStyle w:val="CommentText"/>
        <w:rPr>
          <w:lang w:val="en-US"/>
        </w:rPr>
      </w:pPr>
      <w:r>
        <w:rPr>
          <w:rStyle w:val="CommentReference"/>
        </w:rPr>
        <w:annotationRef/>
      </w:r>
      <w:r>
        <w:rPr>
          <w:lang w:val="en-US"/>
        </w:rPr>
        <w:t>(Done)</w:t>
      </w:r>
    </w:p>
  </w:comment>
  <w:comment w:id="27575" w:author="Phuong Nguyen Thi (RB - BMT.HO)" w:date="2024-09-26T15:45:00Z" w:initials="PN">
    <w:p w14:paraId="7AF59D38" w14:textId="66F07E69" w:rsidR="001F44E5" w:rsidRDefault="001F44E5" w:rsidP="00E57F75">
      <w:pPr>
        <w:pStyle w:val="CommentText"/>
      </w:pPr>
      <w:r>
        <w:rPr>
          <w:rStyle w:val="CommentReference"/>
        </w:rPr>
        <w:annotationRef/>
      </w:r>
      <w:r>
        <w:t>Bổ sung Logic về cách tính</w:t>
      </w:r>
    </w:p>
  </w:comment>
  <w:comment w:id="28640" w:author="Phuong Nguyen Thi (RB - BMT.HO)" w:date="2024-09-26T16:18:00Z" w:initials="PN">
    <w:p w14:paraId="40A55B31" w14:textId="41785145" w:rsidR="001F44E5" w:rsidRDefault="001F44E5" w:rsidP="006C3F2E">
      <w:pPr>
        <w:pStyle w:val="CommentText"/>
      </w:pPr>
      <w:r>
        <w:rPr>
          <w:rStyle w:val="CommentReference"/>
        </w:rPr>
        <w:annotationRef/>
      </w:r>
      <w:r>
        <w:t>Note rõ cụ thể là KH AF core và quy định thế nào là KH AF core</w:t>
      </w:r>
    </w:p>
  </w:comment>
  <w:comment w:id="28639" w:author="Phuong Truong Thi" w:date="2024-09-29T22:20:00Z" w:initials="PT">
    <w:p w14:paraId="22A83B8C" w14:textId="77777777" w:rsidR="001F44E5" w:rsidRDefault="001F44E5" w:rsidP="006C3F2E">
      <w:pPr>
        <w:pStyle w:val="CommentText"/>
      </w:pPr>
      <w:r>
        <w:rPr>
          <w:rStyle w:val="CommentReference"/>
        </w:rPr>
        <w:annotationRef/>
      </w:r>
      <w:r>
        <w:t>Đã bổ sung</w:t>
      </w:r>
    </w:p>
  </w:comment>
  <w:comment w:id="28642" w:author="Phuong Nguyen Thi (RB - BMT.HO)" w:date="2024-09-26T16:18:00Z" w:initials="PN">
    <w:p w14:paraId="33FBF6B1" w14:textId="5AFCE19E" w:rsidR="001F44E5" w:rsidRDefault="001F44E5">
      <w:pPr>
        <w:pStyle w:val="CommentText"/>
      </w:pPr>
      <w:r>
        <w:rPr>
          <w:rStyle w:val="CommentReference"/>
        </w:rPr>
        <w:annotationRef/>
      </w:r>
      <w:r>
        <w:t>Note rõ cụ thể là KH AF core và quy định thế nào là KH AF core</w:t>
      </w:r>
    </w:p>
  </w:comment>
  <w:comment w:id="28643" w:author="Phuong Truong Thi" w:date="2024-10-01T00:21:00Z" w:initials="PT">
    <w:p w14:paraId="63BAAE17" w14:textId="77777777" w:rsidR="001F44E5" w:rsidRDefault="001F44E5" w:rsidP="002A0571">
      <w:pPr>
        <w:pStyle w:val="CommentText"/>
      </w:pPr>
      <w:r>
        <w:rPr>
          <w:rStyle w:val="CommentReference"/>
        </w:rPr>
        <w:annotationRef/>
      </w:r>
      <w:r>
        <w:t>Đã bổ sung</w:t>
      </w:r>
    </w:p>
  </w:comment>
  <w:comment w:id="28738" w:author="Phuong Nguyen Thi" w:date="2024-10-30T14:25:00Z" w:initials="PNT">
    <w:p w14:paraId="05058685" w14:textId="77777777" w:rsidR="001F44E5" w:rsidRDefault="001F44E5" w:rsidP="00941F76">
      <w:pPr>
        <w:pStyle w:val="CommentText"/>
      </w:pPr>
      <w:r>
        <w:rPr>
          <w:rStyle w:val="CommentReference"/>
        </w:rPr>
        <w:annotationRef/>
      </w:r>
      <w:r>
        <w:t>Đổi tên field thành: Net AF</w:t>
      </w:r>
    </w:p>
  </w:comment>
  <w:comment w:id="28739" w:author="Phuong Truong Thi" w:date="2024-11-07T03:06:00Z" w:initials="PT">
    <w:p w14:paraId="44A52890" w14:textId="1C056BC3" w:rsidR="001F44E5" w:rsidRDefault="001F44E5">
      <w:pPr>
        <w:pStyle w:val="CommentText"/>
      </w:pPr>
      <w:r>
        <w:rPr>
          <w:rStyle w:val="CommentReference"/>
        </w:rPr>
        <w:annotationRef/>
      </w:r>
      <w:r>
        <w:t>Đã sửa</w:t>
      </w:r>
    </w:p>
  </w:comment>
  <w:comment w:id="28740" w:author="Duong Nguyen Duy Thuy (RB - TTS.CRM)" w:date="2024-12-10T10:53:00Z" w:initials="DNDT(-T">
    <w:p w14:paraId="1FE25818" w14:textId="7D76F182" w:rsidR="0067025C" w:rsidRPr="0067025C" w:rsidRDefault="0067025C">
      <w:pPr>
        <w:pStyle w:val="CommentText"/>
        <w:rPr>
          <w:lang w:val="en-US"/>
        </w:rPr>
      </w:pPr>
      <w:r>
        <w:rPr>
          <w:rStyle w:val="CommentReference"/>
        </w:rPr>
        <w:annotationRef/>
      </w:r>
      <w:r>
        <w:rPr>
          <w:lang w:val="en-US"/>
        </w:rPr>
        <w:t>(Done)</w:t>
      </w:r>
    </w:p>
  </w:comment>
  <w:comment w:id="28896" w:author="Phuong Nguyen Thi" w:date="2024-10-30T17:10:00Z" w:initials="PNT">
    <w:p w14:paraId="19A62025" w14:textId="77777777" w:rsidR="001F44E5" w:rsidRDefault="001F44E5" w:rsidP="00941F76">
      <w:pPr>
        <w:pStyle w:val="CommentText"/>
      </w:pPr>
      <w:r>
        <w:rPr>
          <w:rStyle w:val="CommentReference"/>
        </w:rPr>
        <w:annotationRef/>
      </w:r>
      <w:r>
        <w:t>Bổ sung Data type</w:t>
      </w:r>
    </w:p>
  </w:comment>
  <w:comment w:id="28897" w:author="Phuong Truong Thi" w:date="2024-11-02T02:12:00Z" w:initials="PT">
    <w:p w14:paraId="1930674A" w14:textId="146A4E55" w:rsidR="001F44E5" w:rsidRDefault="001F44E5">
      <w:pPr>
        <w:pStyle w:val="CommentText"/>
      </w:pPr>
      <w:r>
        <w:rPr>
          <w:rStyle w:val="CommentReference"/>
        </w:rPr>
        <w:annotationRef/>
      </w:r>
      <w:r>
        <w:t>Đã bổ sung</w:t>
      </w:r>
    </w:p>
  </w:comment>
  <w:comment w:id="28898" w:author="Duong Nguyen Duy Thuy (RB - TTS.CRM)" w:date="2024-12-10T10:53:00Z" w:initials="DNDT(-T">
    <w:p w14:paraId="2269324E" w14:textId="4040735E" w:rsidR="0067025C" w:rsidRPr="0067025C" w:rsidRDefault="0067025C">
      <w:pPr>
        <w:pStyle w:val="CommentText"/>
        <w:rPr>
          <w:lang w:val="en-US"/>
        </w:rPr>
      </w:pPr>
      <w:r>
        <w:rPr>
          <w:rStyle w:val="CommentReference"/>
        </w:rPr>
        <w:annotationRef/>
      </w:r>
      <w:r>
        <w:rPr>
          <w:lang w:val="en-US"/>
        </w:rPr>
        <w:t>(Done)</w:t>
      </w:r>
    </w:p>
  </w:comment>
  <w:comment w:id="28962" w:author="Phuong Nguyen Thi (RB - BMT.HO)" w:date="2024-09-26T16:24:00Z" w:initials="PN">
    <w:p w14:paraId="6D49F920" w14:textId="27DF67EF" w:rsidR="001F44E5" w:rsidRDefault="001F44E5" w:rsidP="00F868EA">
      <w:pPr>
        <w:pStyle w:val="CommentText"/>
      </w:pPr>
      <w:r>
        <w:rPr>
          <w:rStyle w:val="CommentReference"/>
        </w:rPr>
        <w:annotationRef/>
      </w:r>
      <w:r>
        <w:t>Text link</w:t>
      </w:r>
    </w:p>
  </w:comment>
  <w:comment w:id="28963" w:author="thu nga" w:date="2024-09-30T16:23:00Z" w:initials="tn">
    <w:p w14:paraId="49E732BE" w14:textId="77777777" w:rsidR="001F44E5" w:rsidRPr="0061058B" w:rsidRDefault="001F44E5" w:rsidP="00F868EA">
      <w:pPr>
        <w:pStyle w:val="CommentText"/>
        <w:rPr>
          <w:lang w:val="vi-VN"/>
        </w:rPr>
      </w:pPr>
      <w:r>
        <w:rPr>
          <w:rStyle w:val="CommentReference"/>
        </w:rPr>
        <w:annotationRef/>
      </w:r>
      <w:r>
        <w:rPr>
          <w:lang w:val="vi-VN"/>
        </w:rPr>
        <w:t>FIS đã sửa</w:t>
      </w:r>
    </w:p>
  </w:comment>
  <w:comment w:id="28964" w:author="Duong Nguyen Duy Thuy (RB - TTS.CRM)" w:date="2024-12-10T10:53:00Z" w:initials="DNDT(-T">
    <w:p w14:paraId="0E4A5E2D" w14:textId="7494CFE7" w:rsidR="0067025C" w:rsidRDefault="0067025C">
      <w:pPr>
        <w:pStyle w:val="CommentText"/>
        <w:rPr>
          <w:lang w:val="en-US"/>
        </w:rPr>
      </w:pPr>
      <w:r>
        <w:rPr>
          <w:rStyle w:val="CommentReference"/>
        </w:rPr>
        <w:annotationRef/>
      </w:r>
      <w:r>
        <w:rPr>
          <w:lang w:val="en-US"/>
        </w:rPr>
        <w:t>(Done)</w:t>
      </w:r>
    </w:p>
    <w:p w14:paraId="0BF8C43C" w14:textId="77777777" w:rsidR="0067025C" w:rsidRPr="0067025C" w:rsidRDefault="0067025C">
      <w:pPr>
        <w:pStyle w:val="CommentText"/>
        <w:rPr>
          <w:lang w:val="en-US"/>
        </w:rPr>
      </w:pPr>
    </w:p>
  </w:comment>
  <w:comment w:id="29028" w:author="Phuong Nguyen Thi (RB - BMT.HO)" w:date="2024-09-26T16:25:00Z" w:initials="PN">
    <w:p w14:paraId="45926F13" w14:textId="4D4BD437" w:rsidR="001F44E5" w:rsidRDefault="001F44E5" w:rsidP="00F868EA">
      <w:pPr>
        <w:pStyle w:val="CommentText"/>
      </w:pPr>
      <w:r>
        <w:rPr>
          <w:rStyle w:val="CommentReference"/>
        </w:rPr>
        <w:annotationRef/>
      </w:r>
      <w:r>
        <w:t>Với Tên CBBH luôn để Text link</w:t>
      </w:r>
    </w:p>
  </w:comment>
  <w:comment w:id="29029" w:author="thu nga" w:date="2024-09-30T16:24:00Z" w:initials="tn">
    <w:p w14:paraId="1DBC13C1" w14:textId="77777777" w:rsidR="001F44E5" w:rsidRDefault="001F44E5" w:rsidP="00F868EA">
      <w:pPr>
        <w:pStyle w:val="CommentText"/>
      </w:pPr>
      <w:r>
        <w:rPr>
          <w:rStyle w:val="CommentReference"/>
        </w:rPr>
        <w:annotationRef/>
      </w:r>
      <w:r>
        <w:rPr>
          <w:lang w:val="vi-VN"/>
        </w:rPr>
        <w:t>FIS đã sửa</w:t>
      </w:r>
    </w:p>
  </w:comment>
  <w:comment w:id="29030" w:author="Duong Nguyen Duy Thuy (RB - TTS.CRM)" w:date="2024-12-10T10:55:00Z" w:initials="DNDT(-T">
    <w:p w14:paraId="0D409971" w14:textId="0068B5A6" w:rsidR="0067025C" w:rsidRPr="0067025C" w:rsidRDefault="0067025C">
      <w:pPr>
        <w:pStyle w:val="CommentText"/>
        <w:rPr>
          <w:lang w:val="en-US"/>
        </w:rPr>
      </w:pPr>
      <w:r>
        <w:rPr>
          <w:rStyle w:val="CommentReference"/>
        </w:rPr>
        <w:annotationRef/>
      </w:r>
      <w:r>
        <w:rPr>
          <w:lang w:val="en-US"/>
        </w:rPr>
        <w:t>(Done)</w:t>
      </w:r>
    </w:p>
  </w:comment>
  <w:comment w:id="29549" w:author="Phuong Nguyen Thi (RB - BMT.HO)" w:date="2024-09-26T16:18:00Z" w:initials="PN">
    <w:p w14:paraId="15F66511" w14:textId="77777777" w:rsidR="001F44E5" w:rsidRDefault="001F44E5" w:rsidP="004A3247">
      <w:pPr>
        <w:pStyle w:val="CommentText"/>
      </w:pPr>
      <w:r>
        <w:rPr>
          <w:rStyle w:val="CommentReference"/>
        </w:rPr>
        <w:annotationRef/>
      </w:r>
      <w:r>
        <w:t>Note rõ cụ thể là KH AF core và quy định thế nào là KH AF core</w:t>
      </w:r>
    </w:p>
  </w:comment>
  <w:comment w:id="29548" w:author="Phuong Truong Thi" w:date="2024-09-29T22:20:00Z" w:initials="PT">
    <w:p w14:paraId="28900017" w14:textId="77777777" w:rsidR="001F44E5" w:rsidRDefault="001F44E5" w:rsidP="004A3247">
      <w:pPr>
        <w:pStyle w:val="CommentText"/>
      </w:pPr>
      <w:r>
        <w:rPr>
          <w:rStyle w:val="CommentReference"/>
        </w:rPr>
        <w:annotationRef/>
      </w:r>
      <w:r>
        <w:t>Đã bổ sung</w:t>
      </w:r>
    </w:p>
  </w:comment>
  <w:comment w:id="29738" w:author="Phuong Nguyen Thi (RB - BMT.HO)" w:date="2024-09-27T08:47:00Z" w:initials="PN">
    <w:p w14:paraId="7D98C11F" w14:textId="77777777" w:rsidR="001F44E5" w:rsidRDefault="001F44E5" w:rsidP="003608AF">
      <w:pPr>
        <w:pStyle w:val="CommentText"/>
      </w:pPr>
      <w:r>
        <w:rPr>
          <w:rStyle w:val="CommentReference"/>
        </w:rPr>
        <w:annotationRef/>
      </w:r>
      <w:r>
        <w:t>Thiếu logic</w:t>
      </w:r>
    </w:p>
  </w:comment>
  <w:comment w:id="29739" w:author="Phuong Truong Thi" w:date="2024-10-01T00:23:00Z" w:initials="PT">
    <w:p w14:paraId="3C060BD5" w14:textId="77777777" w:rsidR="001F44E5" w:rsidRDefault="001F44E5" w:rsidP="00FD4A10">
      <w:pPr>
        <w:pStyle w:val="CommentText"/>
      </w:pPr>
      <w:r>
        <w:rPr>
          <w:rStyle w:val="CommentReference"/>
        </w:rPr>
        <w:annotationRef/>
      </w:r>
      <w:r>
        <w:t>Đã bổ sung</w:t>
      </w:r>
    </w:p>
  </w:comment>
  <w:comment w:id="29930" w:author="Phuong Nguyen Thi (RB - BMT.HO)" w:date="2024-09-27T08:48:00Z" w:initials="PN">
    <w:p w14:paraId="5790C9E0" w14:textId="59147E6D" w:rsidR="001F44E5" w:rsidRDefault="001F44E5" w:rsidP="00E12437">
      <w:pPr>
        <w:pStyle w:val="CommentText"/>
      </w:pPr>
      <w:r>
        <w:rPr>
          <w:rStyle w:val="CommentReference"/>
        </w:rPr>
        <w:annotationRef/>
      </w:r>
      <w:r>
        <w:t>Tên chi nhánh, tên CBBH  Text (255) link, rà soát lại toàn bộ SRS chỗ này</w:t>
      </w:r>
    </w:p>
  </w:comment>
  <w:comment w:id="29931" w:author="thu nga" w:date="2024-09-30T16:31:00Z" w:initials="tn">
    <w:p w14:paraId="70EB2377" w14:textId="61B0BA29" w:rsidR="001F44E5" w:rsidRPr="0061058B" w:rsidRDefault="001F44E5" w:rsidP="00E12437">
      <w:pPr>
        <w:pStyle w:val="CommentText"/>
        <w:rPr>
          <w:lang w:val="vi-VN"/>
        </w:rPr>
      </w:pPr>
      <w:r>
        <w:rPr>
          <w:rStyle w:val="CommentReference"/>
        </w:rPr>
        <w:annotationRef/>
      </w:r>
      <w:r>
        <w:rPr>
          <w:lang w:val="vi-VN"/>
        </w:rPr>
        <w:t>FIS đã sửa</w:t>
      </w:r>
    </w:p>
  </w:comment>
  <w:comment w:id="30208" w:author="Phuong Nguyen Thi" w:date="2024-10-30T17:27:00Z" w:initials="PNT">
    <w:p w14:paraId="5E46D86D" w14:textId="77777777" w:rsidR="001F44E5" w:rsidRDefault="001F44E5" w:rsidP="00941F76">
      <w:pPr>
        <w:pStyle w:val="CommentText"/>
      </w:pPr>
      <w:r>
        <w:rPr>
          <w:rStyle w:val="CommentReference"/>
        </w:rPr>
        <w:annotationRef/>
      </w:r>
      <w:r>
        <w:t>Đổi tên trường thành Net MAF cho ngắn gọn</w:t>
      </w:r>
    </w:p>
  </w:comment>
  <w:comment w:id="30209" w:author="Phuong Truong Thi" w:date="2024-11-02T02:15:00Z" w:initials="PT">
    <w:p w14:paraId="28A4AB52" w14:textId="7B77B4D5" w:rsidR="001F44E5" w:rsidRDefault="001F44E5">
      <w:pPr>
        <w:pStyle w:val="CommentText"/>
      </w:pPr>
      <w:r>
        <w:rPr>
          <w:rStyle w:val="CommentReference"/>
        </w:rPr>
        <w:annotationRef/>
      </w:r>
      <w:r>
        <w:t>Đã sửa tên</w:t>
      </w:r>
    </w:p>
  </w:comment>
  <w:comment w:id="30210" w:author="Duong Nguyen Duy Thuy (RB - TTS.CRM)" w:date="2024-12-10T10:55:00Z" w:initials="DNDT(-T">
    <w:p w14:paraId="77876157" w14:textId="54A55871" w:rsidR="0067025C" w:rsidRPr="0067025C" w:rsidRDefault="0067025C">
      <w:pPr>
        <w:pStyle w:val="CommentText"/>
        <w:rPr>
          <w:lang w:val="en-US"/>
        </w:rPr>
      </w:pPr>
      <w:r>
        <w:rPr>
          <w:rStyle w:val="CommentReference"/>
        </w:rPr>
        <w:annotationRef/>
      </w:r>
      <w:r>
        <w:rPr>
          <w:lang w:val="en-US"/>
        </w:rPr>
        <w:t>(Done)</w:t>
      </w:r>
    </w:p>
  </w:comment>
  <w:comment w:id="30229" w:author="Phuong Nguyen Thi (RB - BMT.HO)" w:date="2024-09-27T08:47:00Z" w:initials="PN">
    <w:p w14:paraId="4C5DDFDF" w14:textId="77777777" w:rsidR="001F44E5" w:rsidRDefault="001F44E5" w:rsidP="004C3E35">
      <w:pPr>
        <w:pStyle w:val="CommentText"/>
      </w:pPr>
      <w:r>
        <w:rPr>
          <w:rStyle w:val="CommentReference"/>
        </w:rPr>
        <w:annotationRef/>
      </w:r>
      <w:r>
        <w:t>Thiếu logic</w:t>
      </w:r>
    </w:p>
  </w:comment>
  <w:comment w:id="30230" w:author="Phuong Truong Thi" w:date="2024-10-01T00:23:00Z" w:initials="PT">
    <w:p w14:paraId="48625556" w14:textId="77777777" w:rsidR="001F44E5" w:rsidRDefault="001F44E5" w:rsidP="004C3E35">
      <w:pPr>
        <w:pStyle w:val="CommentText"/>
      </w:pPr>
      <w:r>
        <w:rPr>
          <w:rStyle w:val="CommentReference"/>
        </w:rPr>
        <w:annotationRef/>
      </w:r>
      <w:r>
        <w:t>Đã bổ sung</w:t>
      </w:r>
    </w:p>
  </w:comment>
  <w:comment w:id="30225" w:author="Phuong Nguyen Thi" w:date="2024-10-30T17:27:00Z" w:initials="PNT">
    <w:p w14:paraId="7F70B096" w14:textId="77777777" w:rsidR="001F44E5" w:rsidRDefault="001F44E5" w:rsidP="004C3E35">
      <w:pPr>
        <w:pStyle w:val="CommentText"/>
      </w:pPr>
      <w:r>
        <w:rPr>
          <w:rStyle w:val="CommentReference"/>
        </w:rPr>
        <w:annotationRef/>
      </w:r>
      <w:r>
        <w:t>Đổi tên trường thành: Tăng MAF</w:t>
      </w:r>
      <w:r>
        <w:br/>
        <w:t>Nội dung này chuyển sang mô tả</w:t>
      </w:r>
    </w:p>
  </w:comment>
  <w:comment w:id="30226" w:author="Phuong Truong Thi" w:date="2024-11-02T02:16:00Z" w:initials="PT">
    <w:p w14:paraId="0061FF5D" w14:textId="74128A99" w:rsidR="001F44E5" w:rsidRDefault="001F44E5">
      <w:pPr>
        <w:pStyle w:val="CommentText"/>
      </w:pPr>
      <w:r>
        <w:rPr>
          <w:rStyle w:val="CommentReference"/>
        </w:rPr>
        <w:annotationRef/>
      </w:r>
      <w:r>
        <w:t>Đã chỉnh sửa</w:t>
      </w:r>
    </w:p>
  </w:comment>
  <w:comment w:id="30227" w:author="Duong Nguyen Duy Thuy (RB - TTS.CRM)" w:date="2024-12-10T10:55:00Z" w:initials="DNDT(-T">
    <w:p w14:paraId="3CA2C22C" w14:textId="18A11AD5" w:rsidR="0067025C" w:rsidRPr="0067025C" w:rsidRDefault="0067025C">
      <w:pPr>
        <w:pStyle w:val="CommentText"/>
        <w:rPr>
          <w:lang w:val="en-US"/>
        </w:rPr>
      </w:pPr>
      <w:r>
        <w:rPr>
          <w:rStyle w:val="CommentReference"/>
        </w:rPr>
        <w:annotationRef/>
      </w:r>
      <w:r>
        <w:rPr>
          <w:lang w:val="en-US"/>
        </w:rPr>
        <w:t>(Done)</w:t>
      </w:r>
    </w:p>
  </w:comment>
  <w:comment w:id="30247" w:author="Phuong Nguyen Thi" w:date="2024-10-30T17:28:00Z" w:initials="PNT">
    <w:p w14:paraId="60446090" w14:textId="77777777" w:rsidR="001F44E5" w:rsidRDefault="001F44E5" w:rsidP="004C3E35">
      <w:pPr>
        <w:pStyle w:val="CommentText"/>
      </w:pPr>
      <w:r>
        <w:rPr>
          <w:rStyle w:val="CommentReference"/>
        </w:rPr>
        <w:annotationRef/>
      </w:r>
      <w:r>
        <w:t>Đ</w:t>
      </w:r>
      <w:r>
        <w:rPr>
          <w:lang w:val="vi-VN"/>
        </w:rPr>
        <w:t>ổ</w:t>
      </w:r>
      <w:r>
        <w:t>i</w:t>
      </w:r>
      <w:r>
        <w:rPr>
          <w:lang w:val="vi-VN"/>
        </w:rPr>
        <w:t xml:space="preserve"> t</w:t>
      </w:r>
      <w:r>
        <w:t>ê</w:t>
      </w:r>
      <w:r>
        <w:rPr>
          <w:lang w:val="vi-VN"/>
        </w:rPr>
        <w:t>n trường th</w:t>
      </w:r>
      <w:r>
        <w:t>à</w:t>
      </w:r>
      <w:r>
        <w:rPr>
          <w:lang w:val="vi-VN"/>
        </w:rPr>
        <w:t>nh: Giả</w:t>
      </w:r>
      <w:r>
        <w:t>m</w:t>
      </w:r>
      <w:r>
        <w:rPr>
          <w:lang w:val="vi-VN"/>
        </w:rPr>
        <w:t xml:space="preserve"> MAF</w:t>
      </w:r>
      <w:r>
        <w:rPr>
          <w:lang w:val="vi-VN"/>
        </w:rPr>
        <w:br/>
        <w:t>Nội dung n</w:t>
      </w:r>
      <w:r>
        <w:t>à</w:t>
      </w:r>
      <w:r>
        <w:rPr>
          <w:lang w:val="vi-VN"/>
        </w:rPr>
        <w:t>y chuyển sang m</w:t>
      </w:r>
      <w:r>
        <w:t>ô</w:t>
      </w:r>
      <w:r>
        <w:rPr>
          <w:lang w:val="vi-VN"/>
        </w:rPr>
        <w:t xml:space="preserve"> tả</w:t>
      </w:r>
    </w:p>
  </w:comment>
  <w:comment w:id="30248" w:author="Phuong Truong Thi" w:date="2024-11-02T02:17:00Z" w:initials="PT">
    <w:p w14:paraId="0110E889" w14:textId="182AAB2F" w:rsidR="001F44E5" w:rsidRDefault="001F44E5">
      <w:pPr>
        <w:pStyle w:val="CommentText"/>
      </w:pPr>
      <w:r>
        <w:rPr>
          <w:rStyle w:val="CommentReference"/>
        </w:rPr>
        <w:annotationRef/>
      </w:r>
      <w:r>
        <w:t>Đã chỉnh sửa</w:t>
      </w:r>
    </w:p>
  </w:comment>
  <w:comment w:id="30249" w:author="Duong Nguyen Duy Thuy (RB - TTS.CRM)" w:date="2024-12-10T10:56:00Z" w:initials="DNDT(-T">
    <w:p w14:paraId="3F1CD1FC" w14:textId="26D22E45" w:rsidR="0067025C" w:rsidRPr="0067025C" w:rsidRDefault="0067025C">
      <w:pPr>
        <w:pStyle w:val="CommentText"/>
        <w:rPr>
          <w:lang w:val="en-US"/>
        </w:rPr>
      </w:pPr>
      <w:r>
        <w:rPr>
          <w:rStyle w:val="CommentReference"/>
        </w:rPr>
        <w:annotationRef/>
      </w:r>
      <w:r>
        <w:rPr>
          <w:lang w:val="en-US"/>
        </w:rPr>
        <w:t>(Done)</w:t>
      </w:r>
    </w:p>
  </w:comment>
  <w:comment w:id="30346" w:author="Phuong Nguyen Thi (RB - BMT.HO)" w:date="2024-09-27T08:48:00Z" w:initials="PN">
    <w:p w14:paraId="71AA9BE9" w14:textId="3A28D23E" w:rsidR="001F44E5" w:rsidRDefault="001F44E5" w:rsidP="00F868EA">
      <w:pPr>
        <w:pStyle w:val="CommentText"/>
      </w:pPr>
      <w:r>
        <w:rPr>
          <w:rStyle w:val="CommentReference"/>
        </w:rPr>
        <w:annotationRef/>
      </w:r>
      <w:r>
        <w:t>Tên chi nhánh, tên CBBH  Text link, rà soát lại toàn bộ SRS chỗ này</w:t>
      </w:r>
    </w:p>
  </w:comment>
  <w:comment w:id="30347" w:author="thu nga" w:date="2024-09-30T16:31:00Z" w:initials="tn">
    <w:p w14:paraId="392C3653" w14:textId="77777777" w:rsidR="001F44E5" w:rsidRPr="0061058B" w:rsidRDefault="001F44E5" w:rsidP="00F868EA">
      <w:pPr>
        <w:pStyle w:val="CommentText"/>
        <w:rPr>
          <w:lang w:val="vi-VN"/>
        </w:rPr>
      </w:pPr>
      <w:r>
        <w:rPr>
          <w:rStyle w:val="CommentReference"/>
        </w:rPr>
        <w:annotationRef/>
      </w:r>
      <w:r>
        <w:rPr>
          <w:lang w:val="vi-VN"/>
        </w:rPr>
        <w:t>FIS đã sửa</w:t>
      </w:r>
    </w:p>
  </w:comment>
  <w:comment w:id="30595" w:author="Anh Vuong Thi Nguyet (LinkID)" w:date="2024-09-27T10:42:00Z" w:initials="A(">
    <w:p w14:paraId="4C7A4B06" w14:textId="4B043535" w:rsidR="001F44E5" w:rsidRDefault="001F44E5">
      <w:pPr>
        <w:pStyle w:val="CommentText"/>
      </w:pPr>
      <w:r>
        <w:rPr>
          <w:rStyle w:val="CommentReference"/>
        </w:rPr>
        <w:annotationRef/>
      </w:r>
      <w:r w:rsidRPr="2C384F5E">
        <w:t>Số tổng hiển thị ntn?</w:t>
      </w:r>
    </w:p>
  </w:comment>
  <w:comment w:id="30596" w:author="thu nga" w:date="2024-09-30T16:42:00Z" w:initials="tn">
    <w:p w14:paraId="756800BD" w14:textId="0FFBB27A" w:rsidR="001F44E5" w:rsidRPr="00E12437" w:rsidRDefault="001F44E5">
      <w:pPr>
        <w:pStyle w:val="CommentText"/>
        <w:rPr>
          <w:lang w:val="vi-VN"/>
        </w:rPr>
      </w:pPr>
      <w:r>
        <w:rPr>
          <w:rStyle w:val="CommentReference"/>
        </w:rPr>
        <w:annotationRef/>
      </w:r>
      <w:r>
        <w:rPr>
          <w:lang w:val="vi-VN"/>
        </w:rPr>
        <w:t>FIS đã bổ sung</w:t>
      </w:r>
    </w:p>
  </w:comment>
  <w:comment w:id="31197" w:author="Phuong Nguyen Thi (RB - BMT.HO)" w:date="2024-09-27T08:47:00Z" w:initials="PN">
    <w:p w14:paraId="3D280A38" w14:textId="77777777" w:rsidR="001F44E5" w:rsidRDefault="001F44E5" w:rsidP="00613BB7">
      <w:pPr>
        <w:pStyle w:val="CommentText"/>
      </w:pPr>
      <w:r>
        <w:rPr>
          <w:rStyle w:val="CommentReference"/>
        </w:rPr>
        <w:annotationRef/>
      </w:r>
      <w:r>
        <w:t>Thiếu logic</w:t>
      </w:r>
    </w:p>
  </w:comment>
  <w:comment w:id="31198" w:author="Phuong Truong Thi" w:date="2024-10-01T00:23:00Z" w:initials="PT">
    <w:p w14:paraId="441CC881" w14:textId="77777777" w:rsidR="001F44E5" w:rsidRDefault="001F44E5" w:rsidP="00613BB7">
      <w:pPr>
        <w:pStyle w:val="CommentText"/>
      </w:pPr>
      <w:r>
        <w:rPr>
          <w:rStyle w:val="CommentReference"/>
        </w:rPr>
        <w:annotationRef/>
      </w:r>
      <w:r>
        <w:t>Đã bổ sung</w:t>
      </w:r>
    </w:p>
  </w:comment>
  <w:comment w:id="31329" w:author="Phuong Nguyen Thi (RB - BMT.HO)" w:date="2024-09-27T08:45:00Z" w:initials="PN">
    <w:p w14:paraId="67BE748F" w14:textId="77777777" w:rsidR="001F44E5" w:rsidRDefault="001F44E5" w:rsidP="003F4E83">
      <w:pPr>
        <w:pStyle w:val="CommentText"/>
      </w:pPr>
      <w:r>
        <w:rPr>
          <w:rStyle w:val="CommentReference"/>
        </w:rPr>
        <w:annotationRef/>
      </w:r>
      <w:r>
        <w:t>Thiếu định nghĩa tăng giảm NET, logic ghi nhận tăng ròng, giảm ròng</w:t>
      </w:r>
    </w:p>
  </w:comment>
  <w:comment w:id="31330" w:author="Phuong Truong Thi" w:date="2024-09-29T22:15:00Z" w:initials="PT">
    <w:p w14:paraId="108A75D5" w14:textId="77777777" w:rsidR="001F44E5" w:rsidRDefault="001F44E5" w:rsidP="003F4E83">
      <w:pPr>
        <w:pStyle w:val="CommentText"/>
      </w:pPr>
      <w:r>
        <w:rPr>
          <w:rStyle w:val="CommentReference"/>
        </w:rPr>
        <w:annotationRef/>
      </w:r>
      <w:r>
        <w:t>Đã bổ sung</w:t>
      </w:r>
    </w:p>
  </w:comment>
  <w:comment w:id="31331" w:author="Duong Nguyen Duy Thuy (RB - TTS.CRM)" w:date="2024-12-10T10:57:00Z" w:initials="DNDT(-T">
    <w:p w14:paraId="247E9207" w14:textId="1A8EC8F5" w:rsidR="0067025C" w:rsidRPr="0067025C" w:rsidRDefault="0067025C">
      <w:pPr>
        <w:pStyle w:val="CommentText"/>
        <w:rPr>
          <w:lang w:val="en-US"/>
        </w:rPr>
      </w:pPr>
      <w:r>
        <w:rPr>
          <w:rStyle w:val="CommentReference"/>
        </w:rPr>
        <w:annotationRef/>
      </w:r>
      <w:r>
        <w:rPr>
          <w:lang w:val="en-US"/>
        </w:rPr>
        <w:t>(Done)</w:t>
      </w:r>
    </w:p>
  </w:comment>
  <w:comment w:id="31758" w:author="Phuong Nguyen Thi (RB - BMT.HO)" w:date="2024-10-30T17:41:00Z" w:initials="PN">
    <w:p w14:paraId="12B64E1A" w14:textId="77777777" w:rsidR="001F44E5" w:rsidRDefault="001F44E5" w:rsidP="00941F76">
      <w:pPr>
        <w:pStyle w:val="CommentText"/>
      </w:pPr>
      <w:r>
        <w:rPr>
          <w:rStyle w:val="CommentReference"/>
        </w:rPr>
        <w:annotationRef/>
      </w:r>
      <w:r>
        <w:t>Bổ sung hình ảnh của Search Suggest và Search result</w:t>
      </w:r>
    </w:p>
  </w:comment>
  <w:comment w:id="31759" w:author="Phuong Truong Thi" w:date="2024-11-22T01:55:00Z" w:initials="PT">
    <w:p w14:paraId="5657E795" w14:textId="40DF03CB" w:rsidR="001F44E5" w:rsidRDefault="001F44E5">
      <w:pPr>
        <w:pStyle w:val="CommentText"/>
      </w:pPr>
      <w:r>
        <w:rPr>
          <w:rStyle w:val="CommentReference"/>
        </w:rPr>
        <w:annotationRef/>
      </w:r>
      <w:r>
        <w:t>Đã bổ sung</w:t>
      </w:r>
    </w:p>
  </w:comment>
  <w:comment w:id="32237" w:author="Anh Vuong Thi Nguyet (LinkID)" w:date="2024-09-27T10:47:00Z" w:initials="A(">
    <w:p w14:paraId="2EC55854" w14:textId="5897019A" w:rsidR="001F44E5" w:rsidRDefault="001F44E5">
      <w:pPr>
        <w:pStyle w:val="CommentText"/>
      </w:pPr>
      <w:r>
        <w:rPr>
          <w:rStyle w:val="CommentReference"/>
        </w:rPr>
        <w:annotationRef/>
      </w:r>
      <w:r w:rsidRPr="14867A59">
        <w:t>Mỗi KH sẽ là 1 email thông báo riêng hay tổng hợp thành 1 email?</w:t>
      </w:r>
    </w:p>
  </w:comment>
  <w:comment w:id="32238" w:author="Phuong Truong Thi" w:date="2024-10-17T11:46:00Z" w:initials="PT">
    <w:p w14:paraId="6935C9DC" w14:textId="1C0C423A" w:rsidR="001F44E5" w:rsidRDefault="001F44E5">
      <w:pPr>
        <w:pStyle w:val="CommentText"/>
      </w:pPr>
      <w:r>
        <w:rPr>
          <w:rStyle w:val="CommentReference"/>
        </w:rPr>
        <w:annotationRef/>
      </w:r>
      <w:r>
        <w:t>Thông báo trên Web và Mobile app, không gửi qua email</w:t>
      </w:r>
    </w:p>
  </w:comment>
  <w:comment w:id="32239" w:author="Phuong Nguyen Thi (RB - BMT.HO)" w:date="2024-10-30T17:43:00Z" w:initials="PN">
    <w:p w14:paraId="6C73E304" w14:textId="77777777" w:rsidR="001F44E5" w:rsidRDefault="001F44E5" w:rsidP="00941F76">
      <w:pPr>
        <w:pStyle w:val="CommentText"/>
      </w:pPr>
      <w:r>
        <w:rPr>
          <w:rStyle w:val="CommentReference"/>
        </w:rPr>
        <w:annotationRef/>
      </w:r>
      <w:r>
        <w:t>Ý Ánh hỏi là mỗi KH sẽ tạo 1 thông báo hay tạo 1 thông báo cho 1 list KH theo ngày ?</w:t>
      </w:r>
    </w:p>
  </w:comment>
  <w:comment w:id="32240" w:author="Phuong Truong Thi" w:date="2024-11-25T04:51:00Z" w:initials="PT">
    <w:p w14:paraId="56C1C8E6" w14:textId="0D756CBF" w:rsidR="001F44E5" w:rsidRDefault="001F44E5">
      <w:pPr>
        <w:pStyle w:val="CommentText"/>
      </w:pPr>
      <w:r>
        <w:rPr>
          <w:rStyle w:val="CommentReference"/>
        </w:rPr>
        <w:annotationRef/>
      </w:r>
      <w:r w:rsidR="00EA72F0">
        <w:t>Nếu có nhiều KH sẽ chỉ t</w:t>
      </w:r>
      <w:r>
        <w:t>ạo 1 thông báo cho list KH này và điều hướng đến Danh sách KH mới</w:t>
      </w:r>
    </w:p>
  </w:comment>
  <w:comment w:id="32241" w:author="Duong Nguyen Duy Thuy (RB - TTS.CRM)" w:date="2024-12-10T10:59:00Z" w:initials="DNDT(-T">
    <w:p w14:paraId="123FDF1D" w14:textId="5F49B7EB" w:rsidR="005E0607" w:rsidRPr="005E0607" w:rsidRDefault="005E0607">
      <w:pPr>
        <w:pStyle w:val="CommentText"/>
        <w:rPr>
          <w:lang w:val="en-US"/>
        </w:rPr>
      </w:pPr>
      <w:r>
        <w:rPr>
          <w:rStyle w:val="CommentReference"/>
        </w:rPr>
        <w:annotationRef/>
      </w:r>
    </w:p>
  </w:comment>
  <w:comment w:id="32304" w:author="Phuong Nguyen Thi (RB - BMT.HO)" w:date="2024-10-30T17:42:00Z" w:initials="PN">
    <w:p w14:paraId="3DCE2F22" w14:textId="13943383" w:rsidR="001F44E5" w:rsidRDefault="001F44E5" w:rsidP="00941F76">
      <w:pPr>
        <w:pStyle w:val="CommentText"/>
      </w:pPr>
      <w:r>
        <w:rPr>
          <w:rStyle w:val="CommentReference"/>
        </w:rPr>
        <w:annotationRef/>
      </w:r>
      <w:r>
        <w:t xml:space="preserve">Điều hướng sang Danh sách KH mới </w:t>
      </w:r>
    </w:p>
  </w:comment>
  <w:comment w:id="32305" w:author="Phuong Truong Thi" w:date="2024-11-25T04:51:00Z" w:initials="PT">
    <w:p w14:paraId="753BE694" w14:textId="1DD606F6" w:rsidR="001F44E5" w:rsidRDefault="001F44E5">
      <w:pPr>
        <w:pStyle w:val="CommentText"/>
      </w:pPr>
      <w:r>
        <w:rPr>
          <w:rStyle w:val="CommentReference"/>
        </w:rPr>
        <w:annotationRef/>
      </w:r>
      <w:r>
        <w:t>Đã bổ sung</w:t>
      </w:r>
    </w:p>
  </w:comment>
  <w:comment w:id="32857" w:author="Phuong Truong Thi" w:date="2024-10-21T17:23:00Z" w:initials="PT">
    <w:p w14:paraId="01AD570D" w14:textId="7467B580" w:rsidR="001F44E5" w:rsidRDefault="001F44E5">
      <w:pPr>
        <w:pStyle w:val="CommentText"/>
      </w:pPr>
      <w:r>
        <w:rPr>
          <w:rStyle w:val="CommentReference"/>
        </w:rPr>
        <w:annotationRef/>
      </w:r>
      <w:r>
        <w:t>Chị Phượng review lại giúp FIS mục Phân quyền</w:t>
      </w:r>
    </w:p>
  </w:comment>
  <w:comment w:id="32858" w:author="Phuong Nguyen Thi (RB - BMT.HO)" w:date="2024-10-30T17:43:00Z" w:initials="PN">
    <w:p w14:paraId="1EB15C66" w14:textId="77777777" w:rsidR="001F44E5" w:rsidRDefault="001F44E5" w:rsidP="00941F76">
      <w:pPr>
        <w:pStyle w:val="CommentText"/>
      </w:pPr>
      <w:r>
        <w:rPr>
          <w:rStyle w:val="CommentReference"/>
        </w:rPr>
        <w:annotationRef/>
      </w:r>
      <w:r>
        <w:t>Chuyển sang Module Admin review nhé</w:t>
      </w:r>
    </w:p>
  </w:comment>
  <w:comment w:id="32868" w:author="Phuong Nguyen Thi (RB - BMT.HO)" w:date="2024-09-27T08:52:00Z" w:initials="PN">
    <w:p w14:paraId="15D5EC14" w14:textId="0A15FB75" w:rsidR="001F44E5" w:rsidRDefault="001F44E5" w:rsidP="003608AF">
      <w:pPr>
        <w:pStyle w:val="CommentText"/>
      </w:pPr>
      <w:r>
        <w:rPr>
          <w:rStyle w:val="CommentReference"/>
        </w:rPr>
        <w:annotationRef/>
      </w:r>
      <w:r>
        <w:t>Đây là phân quyền sơ bộ, thực tế sẽ có nhiều Role hơn rất nhiều. Update logic full trong SRS Admin</w:t>
      </w:r>
    </w:p>
  </w:comment>
  <w:comment w:id="32867" w:author="Phuong Truong Thi" w:date="2024-10-08T19:40:00Z" w:initials="PT">
    <w:p w14:paraId="235B3D85" w14:textId="2DE15D34" w:rsidR="001F44E5" w:rsidRDefault="001F44E5">
      <w:pPr>
        <w:pStyle w:val="CommentText"/>
      </w:pPr>
      <w:r>
        <w:rPr>
          <w:rStyle w:val="CommentReference"/>
        </w:rPr>
        <w:annotationRef/>
      </w:r>
      <w:r w:rsidRPr="002551C6">
        <w:rPr>
          <w:lang w:val="en-US"/>
        </w:rPr>
        <w:t xml:space="preserve">Chỉ đang mô tả role cha review giống nhau, còn role chi tiết đã ghi chú trong tài </w:t>
      </w:r>
      <w:r>
        <w:rPr>
          <w:lang w:val="en-US"/>
        </w:rPr>
        <w:t>liệu</w:t>
      </w:r>
      <w:r w:rsidRPr="002551C6">
        <w:rPr>
          <w:lang w:val="en-US"/>
        </w:rPr>
        <w:t xml:space="preserve"> là theo Role Hierarchy</w:t>
      </w:r>
    </w:p>
  </w:comment>
  <w:comment w:id="32878" w:author="Phuong Nguyen Thi (RB - BMT.HO)" w:date="2024-09-27T08:58:00Z" w:initials="PN">
    <w:p w14:paraId="69AE5497" w14:textId="77777777" w:rsidR="001F44E5" w:rsidRDefault="001F44E5" w:rsidP="003608AF">
      <w:pPr>
        <w:pStyle w:val="CommentText"/>
      </w:pPr>
      <w:r>
        <w:rPr>
          <w:rStyle w:val="CommentReference"/>
        </w:rPr>
        <w:annotationRef/>
      </w:r>
      <w:r>
        <w:t>Sai, HO Phân khúc không được view All KH VPB</w:t>
      </w:r>
    </w:p>
  </w:comment>
  <w:comment w:id="32874" w:author="Phuong Truong Thi" w:date="2024-10-09T11:07:00Z" w:initials="PT">
    <w:p w14:paraId="46887217" w14:textId="353A118C" w:rsidR="001F44E5" w:rsidRDefault="001F44E5">
      <w:pPr>
        <w:pStyle w:val="CommentText"/>
      </w:pPr>
      <w:r>
        <w:rPr>
          <w:rStyle w:val="CommentReference"/>
        </w:rPr>
        <w:annotationRef/>
      </w:r>
      <w:r>
        <w:t>Đề xuất: Bỏ bảng phân quyền, chia phân quyền theo dữ liệu</w:t>
      </w:r>
    </w:p>
  </w:comment>
  <w:comment w:id="32882" w:author="Phuong Nguyen Thi (RB - BMT.HO)" w:date="2024-09-27T09:00:00Z" w:initials="PN">
    <w:p w14:paraId="0D2AC939" w14:textId="77777777" w:rsidR="001F44E5" w:rsidRDefault="001F44E5" w:rsidP="003608AF">
      <w:pPr>
        <w:pStyle w:val="CommentText"/>
      </w:pPr>
      <w:r>
        <w:rPr>
          <w:rStyle w:val="CommentReference"/>
        </w:rPr>
        <w:annotationRef/>
      </w:r>
      <w:r>
        <w:t>RM Prime có được xem Port KH AF mà RM Prime đang chăm sóc. Review kĩ lại đoạn này</w:t>
      </w:r>
    </w:p>
  </w:comment>
  <w:comment w:id="32883" w:author="Phuong Truong Thi" w:date="2024-10-09T11:09:00Z" w:initials="PT">
    <w:p w14:paraId="541C610D" w14:textId="385FB3D5" w:rsidR="001F44E5" w:rsidRDefault="001F44E5">
      <w:pPr>
        <w:pStyle w:val="CommentText"/>
      </w:pPr>
      <w:r>
        <w:rPr>
          <w:rStyle w:val="CommentReference"/>
        </w:rPr>
        <w:annotationRef/>
      </w:r>
      <w:r>
        <w:t>1.Đề xuất: Bỏ bảng phân quyền, chia phân quyền theo dữ liệu</w:t>
      </w:r>
    </w:p>
  </w:comment>
  <w:comment w:id="32889" w:author="Phuong Nguyen Thi (RB - BMT.HO)" w:date="2024-09-27T09:01:00Z" w:initials="PN">
    <w:p w14:paraId="591637AB" w14:textId="77777777" w:rsidR="001F44E5" w:rsidRDefault="001F44E5" w:rsidP="003608AF">
      <w:pPr>
        <w:pStyle w:val="CommentText"/>
      </w:pPr>
      <w:r>
        <w:rPr>
          <w:rStyle w:val="CommentReference"/>
        </w:rPr>
        <w:annotationRef/>
      </w:r>
      <w:r>
        <w:t>Chia cho CSR, RM Prime và CBQL các nhóm đối tượng trên</w:t>
      </w:r>
    </w:p>
  </w:comment>
  <w:comment w:id="32890" w:author="Phuong Truong Thi" w:date="2024-10-09T11:09:00Z" w:initials="PT">
    <w:p w14:paraId="78D74D6E" w14:textId="529B8D07" w:rsidR="001F44E5" w:rsidRDefault="001F44E5">
      <w:pPr>
        <w:pStyle w:val="CommentText"/>
      </w:pPr>
      <w:r>
        <w:rPr>
          <w:rStyle w:val="CommentReference"/>
        </w:rPr>
        <w:annotationRef/>
      </w:r>
      <w:r>
        <w:t>1.Đề xuất: Bỏ bảng phân quyền truy cập vào các màn hình, chia phân quyền theo dữ liệu</w:t>
      </w:r>
    </w:p>
    <w:p w14:paraId="65E2E747" w14:textId="79997309" w:rsidR="001F44E5" w:rsidRDefault="001F44E5">
      <w:pPr>
        <w:pStyle w:val="CommentText"/>
      </w:pPr>
      <w:r>
        <w:t>2.Rule phân bổ, đối tượng nhận phân bổ KH Mass có bao gồm CSR, RM Diamond không ? (Trong FRS chưa đề cập rõ)</w:t>
      </w:r>
    </w:p>
  </w:comment>
  <w:comment w:id="33139" w:author="Phuong Nguyen Thi (RB - BMT.HO)" w:date="2024-09-27T09:18:00Z" w:initials="PN">
    <w:p w14:paraId="7F4E92D6" w14:textId="77777777" w:rsidR="001F44E5" w:rsidRDefault="001F44E5" w:rsidP="003608AF">
      <w:pPr>
        <w:pStyle w:val="CommentText"/>
      </w:pPr>
      <w:r>
        <w:rPr>
          <w:rStyle w:val="CommentReference"/>
        </w:rPr>
        <w:annotationRef/>
      </w:r>
      <w:r>
        <w:t>Thiếu mô tả chi tiết logic tính năng xuất file, tạo Custom Listview</w:t>
      </w:r>
    </w:p>
  </w:comment>
  <w:comment w:id="33140" w:author="Phuong Truong Thi" w:date="2024-10-24T02:50:00Z" w:initials="PT">
    <w:p w14:paraId="62E16F13" w14:textId="112D6D1D" w:rsidR="001F44E5" w:rsidRDefault="001F44E5">
      <w:pPr>
        <w:pStyle w:val="CommentText"/>
      </w:pPr>
      <w:r>
        <w:rPr>
          <w:rStyle w:val="CommentReference"/>
        </w:rPr>
        <w:annotationRef/>
      </w:r>
      <w:r>
        <w:t>Tính năng Export file chuyển thành report, chưa ưu tiên triển khai trong giai đoạn này</w:t>
      </w:r>
    </w:p>
  </w:comment>
  <w:comment w:id="33141" w:author="Phuong Nguyen Thi (RB - BMT.HO)" w:date="2024-10-30T17:44:00Z" w:initials="PN">
    <w:p w14:paraId="4F984E55" w14:textId="77777777" w:rsidR="001F44E5" w:rsidRDefault="001F44E5" w:rsidP="00941F76">
      <w:pPr>
        <w:pStyle w:val="CommentText"/>
      </w:pPr>
      <w:r>
        <w:rPr>
          <w:rStyle w:val="CommentReference"/>
        </w:rPr>
        <w:annotationRef/>
      </w:r>
      <w:r>
        <w:t>Chưa ưu tiên triển khai nhưng vẫn viết SRS chứ nhỉ</w:t>
      </w:r>
    </w:p>
  </w:comment>
  <w:comment w:id="33142" w:author="Phuong Truong Thi" w:date="2024-12-11T12:02:00Z" w:initials="PT">
    <w:p w14:paraId="78DC9557" w14:textId="2CF909D3" w:rsidR="00EA72F0" w:rsidRDefault="00EA72F0">
      <w:pPr>
        <w:pStyle w:val="CommentText"/>
      </w:pPr>
      <w:r>
        <w:rPr>
          <w:rStyle w:val="CommentReference"/>
        </w:rPr>
        <w:annotationRef/>
      </w:r>
      <w:r>
        <w:t>Đã bổ sung tính năng Export file</w:t>
      </w:r>
    </w:p>
  </w:comment>
  <w:comment w:id="33148" w:author="Phuong Nguyen Thi (RB - BMT.HO)" w:date="2024-09-23T11:01:00Z" w:initials="PN">
    <w:p w14:paraId="13263767" w14:textId="15005110" w:rsidR="001F44E5" w:rsidRDefault="001F44E5">
      <w:pPr>
        <w:pStyle w:val="CommentText"/>
      </w:pPr>
      <w:r>
        <w:rPr>
          <w:rStyle w:val="CommentReference"/>
        </w:rPr>
        <w:annotationRef/>
      </w:r>
      <w:r>
        <w:t>Phần này các Typr từ nguồn có nhiều giá trị không chỉ thuộc RB và cũng phát sinh update liên tục. Để làm rõ các type trên hệ thống BA làm việc với team data để clear. Phần này PO không cf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319CF4" w15:done="0"/>
  <w15:commentEx w15:paraId="7306B83B" w15:paraIdParent="10319CF4" w15:done="0"/>
  <w15:commentEx w15:paraId="3105A44C" w15:paraIdParent="10319CF4" w15:done="0"/>
  <w15:commentEx w15:paraId="438D0CAA" w15:done="1"/>
  <w15:commentEx w15:paraId="152BA556" w15:paraIdParent="438D0CAA" w15:done="1"/>
  <w15:commentEx w15:paraId="467283F9" w15:paraIdParent="438D0CAA" w15:done="1"/>
  <w15:commentEx w15:paraId="476D1851" w15:done="0"/>
  <w15:commentEx w15:paraId="7B8306A2" w15:paraIdParent="476D1851" w15:done="0"/>
  <w15:commentEx w15:paraId="4263B567" w15:paraIdParent="476D1851" w15:done="0"/>
  <w15:commentEx w15:paraId="016F2407" w15:paraIdParent="476D1851" w15:done="0"/>
  <w15:commentEx w15:paraId="25C09416" w15:done="0"/>
  <w15:commentEx w15:paraId="4A0A1537" w15:paraIdParent="25C09416" w15:done="0"/>
  <w15:commentEx w15:paraId="73AC4DFB" w15:paraIdParent="25C09416" w15:done="0"/>
  <w15:commentEx w15:paraId="30FF38A6" w15:done="0"/>
  <w15:commentEx w15:paraId="4A2D02A2" w15:paraIdParent="30FF38A6" w15:done="0"/>
  <w15:commentEx w15:paraId="3BCAE1E2" w15:paraIdParent="30FF38A6" w15:done="0"/>
  <w15:commentEx w15:paraId="325CA12F" w15:paraIdParent="30FF38A6" w15:done="0"/>
  <w15:commentEx w15:paraId="51E1B37F" w15:done="0"/>
  <w15:commentEx w15:paraId="5AAFE7C7" w15:paraIdParent="51E1B37F" w15:done="0"/>
  <w15:commentEx w15:paraId="12E0A2E6" w15:done="0"/>
  <w15:commentEx w15:paraId="4ED60DF2" w15:paraIdParent="12E0A2E6" w15:done="0"/>
  <w15:commentEx w15:paraId="04E1E631" w15:paraIdParent="12E0A2E6" w15:done="0"/>
  <w15:commentEx w15:paraId="1BEF20C5" w15:paraIdParent="12E0A2E6" w15:done="0"/>
  <w15:commentEx w15:paraId="6948A124" w15:done="0"/>
  <w15:commentEx w15:paraId="225ADCE3" w15:paraIdParent="6948A124" w15:done="0"/>
  <w15:commentEx w15:paraId="12D8BF25" w15:paraIdParent="6948A124" w15:done="0"/>
  <w15:commentEx w15:paraId="1986CAEF" w15:done="0"/>
  <w15:commentEx w15:paraId="600B3F4D" w15:paraIdParent="1986CAEF" w15:done="0"/>
  <w15:commentEx w15:paraId="0CC11348" w15:paraIdParent="1986CAEF" w15:done="0"/>
  <w15:commentEx w15:paraId="3DBDE5C6" w15:paraIdParent="1986CAEF" w15:done="0"/>
  <w15:commentEx w15:paraId="28A1C7A4" w15:paraIdParent="1986CAEF" w15:done="0"/>
  <w15:commentEx w15:paraId="36699DC6" w15:paraIdParent="1986CAEF" w15:done="0"/>
  <w15:commentEx w15:paraId="457CC739" w15:done="0"/>
  <w15:commentEx w15:paraId="4325B98C" w15:paraIdParent="457CC739" w15:done="0"/>
  <w15:commentEx w15:paraId="20C422A4" w15:paraIdParent="457CC739" w15:done="0"/>
  <w15:commentEx w15:paraId="20E0BB0D" w15:paraIdParent="457CC739" w15:done="0"/>
  <w15:commentEx w15:paraId="495D3C46" w15:paraIdParent="457CC739" w15:done="0"/>
  <w15:commentEx w15:paraId="7EA2C378" w15:done="1"/>
  <w15:commentEx w15:paraId="4531BE7E" w15:paraIdParent="7EA2C378" w15:done="1"/>
  <w15:commentEx w15:paraId="3D3BEE57" w15:paraIdParent="7EA2C378" w15:done="1"/>
  <w15:commentEx w15:paraId="2065B0D5" w15:done="1"/>
  <w15:commentEx w15:paraId="1E549DB7" w15:paraIdParent="2065B0D5" w15:done="1"/>
  <w15:commentEx w15:paraId="3C2A77C3" w15:paraIdParent="2065B0D5" w15:done="1"/>
  <w15:commentEx w15:paraId="3DC75F62" w15:done="0"/>
  <w15:commentEx w15:paraId="73AFD4EA" w15:paraIdParent="3DC75F62" w15:done="0"/>
  <w15:commentEx w15:paraId="22B81121" w15:paraIdParent="3DC75F62" w15:done="0"/>
  <w15:commentEx w15:paraId="2E6D150F" w15:done="0"/>
  <w15:commentEx w15:paraId="343B4374" w15:paraIdParent="2E6D150F" w15:done="0"/>
  <w15:commentEx w15:paraId="5FF2C1BA" w15:paraIdParent="2E6D150F" w15:done="0"/>
  <w15:commentEx w15:paraId="29FE6AC8" w15:done="0"/>
  <w15:commentEx w15:paraId="4FB38D20" w15:paraIdParent="29FE6AC8" w15:done="0"/>
  <w15:commentEx w15:paraId="58B07835" w15:paraIdParent="29FE6AC8" w15:done="0"/>
  <w15:commentEx w15:paraId="2AB6D431" w15:paraIdParent="29FE6AC8" w15:done="0"/>
  <w15:commentEx w15:paraId="574C9FD2" w15:done="0"/>
  <w15:commentEx w15:paraId="5A1ABAD1" w15:paraIdParent="574C9FD2" w15:done="0"/>
  <w15:commentEx w15:paraId="77F6547D" w15:paraIdParent="574C9FD2" w15:done="0"/>
  <w15:commentEx w15:paraId="6B966924" w15:done="0"/>
  <w15:commentEx w15:paraId="044C826B" w15:paraIdParent="6B966924" w15:done="0"/>
  <w15:commentEx w15:paraId="5748BFC1" w15:paraIdParent="6B966924" w15:done="0"/>
  <w15:commentEx w15:paraId="03760932" w15:done="0"/>
  <w15:commentEx w15:paraId="527A3563" w15:paraIdParent="03760932" w15:done="0"/>
  <w15:commentEx w15:paraId="20E8B3CD" w15:paraIdParent="03760932" w15:done="0"/>
  <w15:commentEx w15:paraId="783D92AC" w15:done="1"/>
  <w15:commentEx w15:paraId="6D30D2A2" w15:paraIdParent="783D92AC" w15:done="1"/>
  <w15:commentEx w15:paraId="5FDA06AD" w15:done="0"/>
  <w15:commentEx w15:paraId="19C8AA8B" w15:paraIdParent="5FDA06AD" w15:done="0"/>
  <w15:commentEx w15:paraId="15E77EEC" w15:paraIdParent="5FDA06AD" w15:done="0"/>
  <w15:commentEx w15:paraId="19B3CB37" w15:done="0"/>
  <w15:commentEx w15:paraId="7D946AAB" w15:paraIdParent="19B3CB37" w15:done="0"/>
  <w15:commentEx w15:paraId="25A93B72" w15:paraIdParent="19B3CB37" w15:done="0"/>
  <w15:commentEx w15:paraId="6E1E83E2" w15:done="0"/>
  <w15:commentEx w15:paraId="64D7311E" w15:paraIdParent="6E1E83E2" w15:done="0"/>
  <w15:commentEx w15:paraId="06F0F516" w15:paraIdParent="6E1E83E2" w15:done="0"/>
  <w15:commentEx w15:paraId="675D02EC" w15:done="0"/>
  <w15:commentEx w15:paraId="7051724B" w15:paraIdParent="675D02EC" w15:done="0"/>
  <w15:commentEx w15:paraId="567FAB87" w15:paraIdParent="675D02EC" w15:done="0"/>
  <w15:commentEx w15:paraId="1F08D4E3" w15:done="0"/>
  <w15:commentEx w15:paraId="0AE740DA" w15:paraIdParent="1F08D4E3" w15:done="0"/>
  <w15:commentEx w15:paraId="07FF5532" w15:paraIdParent="1F08D4E3" w15:done="0"/>
  <w15:commentEx w15:paraId="2C5F39C2" w15:done="0"/>
  <w15:commentEx w15:paraId="496D5186" w15:paraIdParent="2C5F39C2" w15:done="0"/>
  <w15:commentEx w15:paraId="64DE87FC" w15:paraIdParent="2C5F39C2" w15:done="0"/>
  <w15:commentEx w15:paraId="6EF982CA" w15:paraIdParent="2C5F39C2" w15:done="0"/>
  <w15:commentEx w15:paraId="00722E4B" w15:done="0"/>
  <w15:commentEx w15:paraId="7FA782C1" w15:done="0"/>
  <w15:commentEx w15:paraId="75624C66" w15:paraIdParent="7FA782C1" w15:done="0"/>
  <w15:commentEx w15:paraId="52F68196" w15:done="0"/>
  <w15:commentEx w15:paraId="5224137C" w15:done="0"/>
  <w15:commentEx w15:paraId="5DE2C4CD" w15:done="0"/>
  <w15:commentEx w15:paraId="3805C4D3" w15:done="0"/>
  <w15:commentEx w15:paraId="40021C23" w15:done="0"/>
  <w15:commentEx w15:paraId="00CBCC0E" w15:done="0"/>
  <w15:commentEx w15:paraId="4BBEB1FA" w15:paraIdParent="00CBCC0E" w15:done="0"/>
  <w15:commentEx w15:paraId="693D5BFB" w15:done="0"/>
  <w15:commentEx w15:paraId="22250BB5" w15:done="0"/>
  <w15:commentEx w15:paraId="6136737D" w15:paraIdParent="22250BB5" w15:done="0"/>
  <w15:commentEx w15:paraId="6626A9CD" w15:paraIdParent="22250BB5" w15:done="0"/>
  <w15:commentEx w15:paraId="0BB2AD4B" w15:done="0"/>
  <w15:commentEx w15:paraId="61E6EEE6" w15:done="1"/>
  <w15:commentEx w15:paraId="263E4B0B" w15:paraIdParent="61E6EEE6" w15:done="1"/>
  <w15:commentEx w15:paraId="5FEF64F9" w15:done="0"/>
  <w15:commentEx w15:paraId="23188D5F" w15:done="0"/>
  <w15:commentEx w15:paraId="23291C0C" w15:paraIdParent="23188D5F" w15:done="0"/>
  <w15:commentEx w15:paraId="3222BCA4" w15:done="1"/>
  <w15:commentEx w15:paraId="79ABA316" w15:paraIdParent="3222BCA4" w15:done="1"/>
  <w15:commentEx w15:paraId="0DC78429" w15:done="0"/>
  <w15:commentEx w15:paraId="1BE5052D" w15:paraIdParent="0DC78429" w15:done="0"/>
  <w15:commentEx w15:paraId="72E25FFD" w15:paraIdParent="0DC78429" w15:done="0"/>
  <w15:commentEx w15:paraId="41E9DBD3" w15:done="0"/>
  <w15:commentEx w15:paraId="39A799D7" w15:paraIdParent="41E9DBD3" w15:done="0"/>
  <w15:commentEx w15:paraId="0DE6583B" w15:paraIdParent="41E9DBD3" w15:done="0"/>
  <w15:commentEx w15:paraId="4580798C" w15:done="0"/>
  <w15:commentEx w15:paraId="5817A39E" w15:paraIdParent="4580798C" w15:done="0"/>
  <w15:commentEx w15:paraId="3FBD50B8" w15:paraIdParent="4580798C" w15:done="0"/>
  <w15:commentEx w15:paraId="223A9265" w15:done="0"/>
  <w15:commentEx w15:paraId="548E8C38" w15:paraIdParent="223A9265" w15:done="0"/>
  <w15:commentEx w15:paraId="4B316186" w15:paraIdParent="223A9265" w15:done="0"/>
  <w15:commentEx w15:paraId="06521D32" w15:done="0"/>
  <w15:commentEx w15:paraId="2442D40F" w15:paraIdParent="06521D32" w15:done="0"/>
  <w15:commentEx w15:paraId="185CC50C" w15:done="0"/>
  <w15:commentEx w15:paraId="3A00182E" w15:paraIdParent="185CC50C" w15:done="0"/>
  <w15:commentEx w15:paraId="61059972" w15:paraIdParent="185CC50C" w15:done="0"/>
  <w15:commentEx w15:paraId="51C2BC40" w15:done="0"/>
  <w15:commentEx w15:paraId="3A10F6BD" w15:paraIdParent="51C2BC40" w15:done="0"/>
  <w15:commentEx w15:paraId="62C0AECF" w15:paraIdParent="51C2BC40" w15:done="0"/>
  <w15:commentEx w15:paraId="47BB0072" w15:done="0"/>
  <w15:commentEx w15:paraId="2264FDCB" w15:paraIdParent="47BB0072" w15:done="0"/>
  <w15:commentEx w15:paraId="5B5E55B0" w15:paraIdParent="47BB0072" w15:done="0"/>
  <w15:commentEx w15:paraId="2C8758CB" w15:done="0"/>
  <w15:commentEx w15:paraId="7C9B5A52" w15:paraIdParent="2C8758CB" w15:done="0"/>
  <w15:commentEx w15:paraId="11825020" w15:paraIdParent="2C8758CB" w15:done="0"/>
  <w15:commentEx w15:paraId="633A83CB" w15:done="0"/>
  <w15:commentEx w15:paraId="404E5DA6" w15:paraIdParent="633A83CB" w15:done="0"/>
  <w15:commentEx w15:paraId="302EB246" w15:done="0"/>
  <w15:commentEx w15:paraId="2DAECE02" w15:paraIdParent="302EB246" w15:done="0"/>
  <w15:commentEx w15:paraId="29BE1892" w15:done="0"/>
  <w15:commentEx w15:paraId="27B92651" w15:paraIdParent="29BE1892" w15:done="0"/>
  <w15:commentEx w15:paraId="45290623" w15:done="0"/>
  <w15:commentEx w15:paraId="5DE22DEB" w15:paraIdParent="45290623" w15:done="0"/>
  <w15:commentEx w15:paraId="7642B092" w15:done="0"/>
  <w15:commentEx w15:paraId="66F82BBA" w15:paraIdParent="7642B092" w15:done="0"/>
  <w15:commentEx w15:paraId="4C6E5024" w15:done="0"/>
  <w15:commentEx w15:paraId="29E2172C" w15:paraIdParent="4C6E5024" w15:done="0"/>
  <w15:commentEx w15:paraId="09C1B347" w15:done="0"/>
  <w15:commentEx w15:paraId="3858F643" w15:done="0"/>
  <w15:commentEx w15:paraId="47EC343E" w15:done="0"/>
  <w15:commentEx w15:paraId="3B0B7C0A" w15:done="1"/>
  <w15:commentEx w15:paraId="08CB4691" w15:paraIdParent="3B0B7C0A" w15:done="1"/>
  <w15:commentEx w15:paraId="2DEE60D2" w15:done="1"/>
  <w15:commentEx w15:paraId="0E6988E5" w15:paraIdParent="2DEE60D2" w15:done="1"/>
  <w15:commentEx w15:paraId="2B949840" w15:done="1"/>
  <w15:commentEx w15:paraId="561C17BC" w15:paraIdParent="2B949840" w15:done="1"/>
  <w15:commentEx w15:paraId="28BB5B00" w15:done="0"/>
  <w15:commentEx w15:paraId="11CAD5BA" w15:paraIdParent="28BB5B00" w15:done="0"/>
  <w15:commentEx w15:paraId="0BF72654" w15:paraIdParent="28BB5B00" w15:done="0"/>
  <w15:commentEx w15:paraId="62450ADE" w15:done="0"/>
  <w15:commentEx w15:paraId="5C64B63C" w15:paraIdParent="62450ADE" w15:done="0"/>
  <w15:commentEx w15:paraId="10BD9C82" w15:paraIdParent="62450ADE" w15:done="0"/>
  <w15:commentEx w15:paraId="35A46983" w15:done="0"/>
  <w15:commentEx w15:paraId="61315389" w15:paraIdParent="35A46983" w15:done="0"/>
  <w15:commentEx w15:paraId="3A0249B9" w15:paraIdParent="35A46983" w15:done="0"/>
  <w15:commentEx w15:paraId="1EB427FA" w15:done="0"/>
  <w15:commentEx w15:paraId="006E66FC" w15:paraIdParent="1EB427FA" w15:done="0"/>
  <w15:commentEx w15:paraId="6457B796" w15:paraIdParent="1EB427FA" w15:done="0"/>
  <w15:commentEx w15:paraId="664FEC9F" w15:done="0"/>
  <w15:commentEx w15:paraId="3AC3114D" w15:paraIdParent="664FEC9F" w15:done="0"/>
  <w15:commentEx w15:paraId="534D1532" w15:paraIdParent="664FEC9F" w15:done="0"/>
  <w15:commentEx w15:paraId="201B23ED" w15:done="0"/>
  <w15:commentEx w15:paraId="32D09FD9" w15:paraIdParent="201B23ED" w15:done="0"/>
  <w15:commentEx w15:paraId="5D38FF6B" w15:paraIdParent="201B23ED" w15:done="0"/>
  <w15:commentEx w15:paraId="7EA198AD" w15:done="1"/>
  <w15:commentEx w15:paraId="186B255A" w15:paraIdParent="7EA198AD" w15:done="1"/>
  <w15:commentEx w15:paraId="2F604967" w15:done="0"/>
  <w15:commentEx w15:paraId="3AB6A96C" w15:done="0"/>
  <w15:commentEx w15:paraId="5BA42FED" w15:paraIdParent="3AB6A96C" w15:done="0"/>
  <w15:commentEx w15:paraId="31230A77" w15:done="0"/>
  <w15:commentEx w15:paraId="7470EC5D" w15:paraIdParent="31230A77" w15:done="0"/>
  <w15:commentEx w15:paraId="73A603AD" w15:done="0"/>
  <w15:commentEx w15:paraId="5B392775" w15:paraIdParent="73A603AD" w15:done="0"/>
  <w15:commentEx w15:paraId="3ADE9744" w15:done="0"/>
  <w15:commentEx w15:paraId="085DDE6D" w15:done="0"/>
  <w15:commentEx w15:paraId="142AC375" w15:done="0"/>
  <w15:commentEx w15:paraId="76E703E7" w15:done="0"/>
  <w15:commentEx w15:paraId="3853E229" w15:done="1"/>
  <w15:commentEx w15:paraId="051819C9" w15:paraIdParent="3853E229" w15:done="1"/>
  <w15:commentEx w15:paraId="540B655B" w15:done="0"/>
  <w15:commentEx w15:paraId="05E385C5" w15:done="0"/>
  <w15:commentEx w15:paraId="2DC7CE15" w15:paraIdParent="05E385C5" w15:done="0"/>
  <w15:commentEx w15:paraId="1117A80A" w15:paraIdParent="05E385C5" w15:done="0"/>
  <w15:commentEx w15:paraId="7AFE8C1A" w15:done="0"/>
  <w15:commentEx w15:paraId="13202D38" w15:paraIdParent="7AFE8C1A" w15:done="0"/>
  <w15:commentEx w15:paraId="72C638AF" w15:paraIdParent="7AFE8C1A" w15:done="0"/>
  <w15:commentEx w15:paraId="320D495E" w15:done="0"/>
  <w15:commentEx w15:paraId="42C477FC" w15:paraIdParent="320D495E" w15:done="0"/>
  <w15:commentEx w15:paraId="7A2692D3" w15:paraIdParent="320D495E" w15:done="0"/>
  <w15:commentEx w15:paraId="50F0ACF6" w15:done="0"/>
  <w15:commentEx w15:paraId="41FAE911" w15:paraIdParent="50F0ACF6" w15:done="0"/>
  <w15:commentEx w15:paraId="52D551B1" w15:paraIdParent="50F0ACF6" w15:done="0"/>
  <w15:commentEx w15:paraId="392EAC1A" w15:done="1"/>
  <w15:commentEx w15:paraId="751C60A6" w15:done="0"/>
  <w15:commentEx w15:paraId="5CB4BA23" w15:done="0"/>
  <w15:commentEx w15:paraId="1C55B80B" w15:done="0"/>
  <w15:commentEx w15:paraId="09E9BC9F" w15:done="0"/>
  <w15:commentEx w15:paraId="5DDF516D" w15:paraIdParent="09E9BC9F" w15:done="0"/>
  <w15:commentEx w15:paraId="3A70BA83" w15:done="0"/>
  <w15:commentEx w15:paraId="11AFFE72" w15:paraIdParent="3A70BA83" w15:done="0"/>
  <w15:commentEx w15:paraId="7CF82D48" w15:paraIdParent="3A70BA83" w15:done="0"/>
  <w15:commentEx w15:paraId="27C12080" w15:done="0"/>
  <w15:commentEx w15:paraId="3708941C" w15:paraIdParent="27C12080" w15:done="0"/>
  <w15:commentEx w15:paraId="3ECD9164" w15:paraIdParent="27C12080" w15:done="0"/>
  <w15:commentEx w15:paraId="3073731B" w15:done="0"/>
  <w15:commentEx w15:paraId="0661E867" w15:paraIdParent="3073731B" w15:done="0"/>
  <w15:commentEx w15:paraId="3937F60E" w15:paraIdParent="3073731B" w15:done="0"/>
  <w15:commentEx w15:paraId="1759FBCA" w15:done="0"/>
  <w15:commentEx w15:paraId="3E8D08DA" w15:paraIdParent="1759FBCA" w15:done="0"/>
  <w15:commentEx w15:paraId="706FF158" w15:paraIdParent="1759FBCA" w15:done="0"/>
  <w15:commentEx w15:paraId="298EFEAF" w15:done="0"/>
  <w15:commentEx w15:paraId="7E45439E" w15:paraIdParent="298EFEAF" w15:done="0"/>
  <w15:commentEx w15:paraId="45254D19" w15:done="0"/>
  <w15:commentEx w15:paraId="5E219D11" w15:paraIdParent="45254D19" w15:done="0"/>
  <w15:commentEx w15:paraId="7394155D" w15:done="1"/>
  <w15:commentEx w15:paraId="703AC821" w15:done="0"/>
  <w15:commentEx w15:paraId="1A1C7E78" w15:done="0"/>
  <w15:commentEx w15:paraId="522C8B66" w15:done="0"/>
  <w15:commentEx w15:paraId="0D3F4D90" w15:done="0"/>
  <w15:commentEx w15:paraId="7A58A320" w15:paraIdParent="0D3F4D90" w15:done="0"/>
  <w15:commentEx w15:paraId="4FF169A6" w15:done="1"/>
  <w15:commentEx w15:paraId="7347898D" w15:done="0"/>
  <w15:commentEx w15:paraId="165E7B31" w15:paraIdParent="7347898D" w15:done="0"/>
  <w15:commentEx w15:paraId="2F19E850" w15:done="0"/>
  <w15:commentEx w15:paraId="0ED0CDDA" w15:paraIdParent="2F19E850" w15:done="0"/>
  <w15:commentEx w15:paraId="33E64380" w15:done="0"/>
  <w15:commentEx w15:paraId="093C031D" w15:paraIdParent="33E64380" w15:done="0"/>
  <w15:commentEx w15:paraId="6BAA621C" w15:paraIdParent="33E64380" w15:done="0"/>
  <w15:commentEx w15:paraId="4154829C" w15:done="0"/>
  <w15:commentEx w15:paraId="6223818C" w15:paraIdParent="4154829C" w15:done="0"/>
  <w15:commentEx w15:paraId="6D179BC9" w15:paraIdParent="4154829C" w15:done="0"/>
  <w15:commentEx w15:paraId="4A77FDB8" w15:done="0"/>
  <w15:commentEx w15:paraId="09C14E2D" w15:paraIdParent="4A77FDB8" w15:done="0"/>
  <w15:commentEx w15:paraId="59B20493" w15:paraIdParent="4A77FDB8" w15:done="0"/>
  <w15:commentEx w15:paraId="1A04FD0E" w15:done="0"/>
  <w15:commentEx w15:paraId="09488358" w15:paraIdParent="1A04FD0E" w15:done="0"/>
  <w15:commentEx w15:paraId="06C2B7FB" w15:paraIdParent="1A04FD0E" w15:done="0"/>
  <w15:commentEx w15:paraId="7AF59D38" w15:done="1"/>
  <w15:commentEx w15:paraId="40A55B31" w15:done="1"/>
  <w15:commentEx w15:paraId="22A83B8C" w15:paraIdParent="40A55B31" w15:done="1"/>
  <w15:commentEx w15:paraId="33FBF6B1" w15:done="0"/>
  <w15:commentEx w15:paraId="63BAAE17" w15:paraIdParent="33FBF6B1" w15:done="0"/>
  <w15:commentEx w15:paraId="05058685" w15:done="0"/>
  <w15:commentEx w15:paraId="44A52890" w15:paraIdParent="05058685" w15:done="0"/>
  <w15:commentEx w15:paraId="1FE25818" w15:paraIdParent="05058685" w15:done="0"/>
  <w15:commentEx w15:paraId="19A62025" w15:done="0"/>
  <w15:commentEx w15:paraId="1930674A" w15:paraIdParent="19A62025" w15:done="0"/>
  <w15:commentEx w15:paraId="2269324E" w15:paraIdParent="19A62025" w15:done="0"/>
  <w15:commentEx w15:paraId="6D49F920" w15:done="0"/>
  <w15:commentEx w15:paraId="49E732BE" w15:paraIdParent="6D49F920" w15:done="0"/>
  <w15:commentEx w15:paraId="0BF8C43C" w15:paraIdParent="6D49F920" w15:done="0"/>
  <w15:commentEx w15:paraId="45926F13" w15:done="0"/>
  <w15:commentEx w15:paraId="1DBC13C1" w15:paraIdParent="45926F13" w15:done="0"/>
  <w15:commentEx w15:paraId="0D409971" w15:paraIdParent="45926F13" w15:done="0"/>
  <w15:commentEx w15:paraId="15F66511" w15:done="1"/>
  <w15:commentEx w15:paraId="28900017" w15:paraIdParent="15F66511" w15:done="1"/>
  <w15:commentEx w15:paraId="7D98C11F" w15:done="0"/>
  <w15:commentEx w15:paraId="3C060BD5" w15:paraIdParent="7D98C11F" w15:done="0"/>
  <w15:commentEx w15:paraId="5790C9E0" w15:done="0"/>
  <w15:commentEx w15:paraId="70EB2377" w15:paraIdParent="5790C9E0" w15:done="0"/>
  <w15:commentEx w15:paraId="5E46D86D" w15:done="0"/>
  <w15:commentEx w15:paraId="28A4AB52" w15:paraIdParent="5E46D86D" w15:done="0"/>
  <w15:commentEx w15:paraId="77876157" w15:paraIdParent="5E46D86D" w15:done="0"/>
  <w15:commentEx w15:paraId="4C5DDFDF" w15:done="1"/>
  <w15:commentEx w15:paraId="48625556" w15:paraIdParent="4C5DDFDF" w15:done="1"/>
  <w15:commentEx w15:paraId="7F70B096" w15:done="0"/>
  <w15:commentEx w15:paraId="0061FF5D" w15:paraIdParent="7F70B096" w15:done="0"/>
  <w15:commentEx w15:paraId="3CA2C22C" w15:paraIdParent="7F70B096" w15:done="0"/>
  <w15:commentEx w15:paraId="60446090" w15:done="0"/>
  <w15:commentEx w15:paraId="0110E889" w15:paraIdParent="60446090" w15:done="0"/>
  <w15:commentEx w15:paraId="3F1CD1FC" w15:paraIdParent="60446090" w15:done="0"/>
  <w15:commentEx w15:paraId="71AA9BE9" w15:done="0"/>
  <w15:commentEx w15:paraId="392C3653" w15:paraIdParent="71AA9BE9" w15:done="0"/>
  <w15:commentEx w15:paraId="4C7A4B06" w15:done="0"/>
  <w15:commentEx w15:paraId="756800BD" w15:paraIdParent="4C7A4B06" w15:done="0"/>
  <w15:commentEx w15:paraId="3D280A38" w15:done="1"/>
  <w15:commentEx w15:paraId="441CC881" w15:paraIdParent="3D280A38" w15:done="1"/>
  <w15:commentEx w15:paraId="67BE748F" w15:done="0"/>
  <w15:commentEx w15:paraId="108A75D5" w15:paraIdParent="67BE748F" w15:done="0"/>
  <w15:commentEx w15:paraId="247E9207" w15:paraIdParent="67BE748F" w15:done="0"/>
  <w15:commentEx w15:paraId="12B64E1A" w15:done="0"/>
  <w15:commentEx w15:paraId="5657E795" w15:paraIdParent="12B64E1A" w15:done="0"/>
  <w15:commentEx w15:paraId="2EC55854" w15:done="0"/>
  <w15:commentEx w15:paraId="6935C9DC" w15:paraIdParent="2EC55854" w15:done="0"/>
  <w15:commentEx w15:paraId="6C73E304" w15:paraIdParent="2EC55854" w15:done="0"/>
  <w15:commentEx w15:paraId="56C1C8E6" w15:paraIdParent="2EC55854" w15:done="0"/>
  <w15:commentEx w15:paraId="123FDF1D" w15:paraIdParent="2EC55854" w15:done="0"/>
  <w15:commentEx w15:paraId="3DCE2F22" w15:done="0"/>
  <w15:commentEx w15:paraId="753BE694" w15:paraIdParent="3DCE2F22" w15:done="0"/>
  <w15:commentEx w15:paraId="01AD570D" w15:done="0"/>
  <w15:commentEx w15:paraId="1EB15C66" w15:paraIdParent="01AD570D" w15:done="0"/>
  <w15:commentEx w15:paraId="15D5EC14" w15:done="0"/>
  <w15:commentEx w15:paraId="235B3D85" w15:paraIdParent="15D5EC14" w15:done="0"/>
  <w15:commentEx w15:paraId="69AE5497" w15:done="0"/>
  <w15:commentEx w15:paraId="46887217" w15:paraIdParent="69AE5497" w15:done="0"/>
  <w15:commentEx w15:paraId="0D2AC939" w15:done="0"/>
  <w15:commentEx w15:paraId="541C610D" w15:paraIdParent="0D2AC939" w15:done="0"/>
  <w15:commentEx w15:paraId="591637AB" w15:done="0"/>
  <w15:commentEx w15:paraId="65E2E747" w15:paraIdParent="591637AB" w15:done="0"/>
  <w15:commentEx w15:paraId="7F4E92D6" w15:done="0"/>
  <w15:commentEx w15:paraId="62E16F13" w15:paraIdParent="7F4E92D6" w15:done="0"/>
  <w15:commentEx w15:paraId="4F984E55" w15:paraIdParent="7F4E92D6" w15:done="0"/>
  <w15:commentEx w15:paraId="78DC9557" w15:paraIdParent="7F4E92D6" w15:done="0"/>
  <w15:commentEx w15:paraId="132637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CB4BE9" w16cex:dateUtc="2024-10-29T04:56:00Z"/>
  <w16cex:commentExtensible w16cex:durableId="719CCCCE" w16cex:dateUtc="2024-11-01T16:27:00Z"/>
  <w16cex:commentExtensible w16cex:durableId="2A9BAD2D" w16cex:dateUtc="2024-09-23T02:02:00Z"/>
  <w16cex:commentExtensible w16cex:durableId="3A0D5935" w16cex:dateUtc="2024-09-30T04:37:00Z"/>
  <w16cex:commentExtensible w16cex:durableId="2AB2610A" w16cex:dateUtc="2024-10-10T07:19:00Z"/>
  <w16cex:commentExtensible w16cex:durableId="2A9FF318" w16cex:dateUtc="2024-09-26T07:50:00Z"/>
  <w16cex:commentExtensible w16cex:durableId="1D2DC66B" w16cex:dateUtc="2024-10-24T06:52:00Z"/>
  <w16cex:commentExtensible w16cex:durableId="300803DB" w16cex:dateUtc="2024-11-25T03:32:00Z"/>
  <w16cex:commentExtensible w16cex:durableId="2ACB6C11" w16cex:dateUtc="2024-10-29T07:13:00Z"/>
  <w16cex:commentExtensible w16cex:durableId="1E0B447D" w16cex:dateUtc="2024-11-01T18:48:00Z"/>
  <w16cex:commentExtensible w16cex:durableId="2A9FF555" w16cex:dateUtc="2024-09-26T07:59:00Z"/>
  <w16cex:commentExtensible w16cex:durableId="136EB7DD" w16cex:dateUtc="2024-10-08T12:32:00Z"/>
  <w16cex:commentExtensible w16cex:durableId="2AB75ECC" w16cex:dateUtc="2024-10-14T02:11:00Z"/>
  <w16cex:commentExtensible w16cex:durableId="5668579A" w16cex:dateUtc="2024-10-23T18:54:00Z"/>
  <w16cex:commentExtensible w16cex:durableId="1CF414C4" w16cex:dateUtc="2024-09-26T08:00:00Z"/>
  <w16cex:commentExtensible w16cex:durableId="448A3BFB" w16cex:dateUtc="2024-10-08T12:34:00Z"/>
  <w16cex:commentExtensible w16cex:durableId="64472FEC" w16cex:dateUtc="2024-09-26T08:25:00Z"/>
  <w16cex:commentExtensible w16cex:durableId="0092873F" w16cex:dateUtc="2024-10-08T12:35:00Z"/>
  <w16cex:commentExtensible w16cex:durableId="2AB75F93" w16cex:dateUtc="2024-10-14T02:14:00Z"/>
  <w16cex:commentExtensible w16cex:durableId="29EE2511" w16cex:dateUtc="2024-10-23T18:56:00Z"/>
  <w16cex:commentExtensible w16cex:durableId="151C3037" w16cex:dateUtc="2024-09-26T08:28:00Z"/>
  <w16cex:commentExtensible w16cex:durableId="0EA90B5B" w16cex:dateUtc="2024-10-08T12:36:00Z"/>
  <w16cex:commentExtensible w16cex:durableId="2AB75FBE" w16cex:dateUtc="2024-10-14T02:15:00Z"/>
  <w16cex:commentExtensible w16cex:durableId="2AB2623E" w16cex:dateUtc="2024-10-10T07:25:00Z"/>
  <w16cex:commentExtensible w16cex:durableId="314EC585" w16cex:dateUtc="2024-10-21T09:59:00Z"/>
  <w16cex:commentExtensible w16cex:durableId="6873CD2A" w16cex:dateUtc="2024-10-28T07:30:00Z"/>
  <w16cex:commentExtensible w16cex:durableId="2ACB7452" w16cex:dateUtc="2024-10-29T07:48:00Z"/>
  <w16cex:commentExtensible w16cex:durableId="521C7F90" w16cex:dateUtc="2024-11-01T18:49:00Z"/>
  <w16cex:commentExtensible w16cex:durableId="610383F7" w16cex:dateUtc="2024-09-26T03:13:00Z"/>
  <w16cex:commentExtensible w16cex:durableId="63F3F602" w16cex:dateUtc="2024-09-30T09:54:00Z"/>
  <w16cex:commentExtensible w16cex:durableId="726CD0F7" w16cex:dateUtc="2024-10-28T07:39:00Z"/>
  <w16cex:commentExtensible w16cex:durableId="76A41A33" w16cex:dateUtc="2024-10-28T08:36:00Z">
    <w16cex:extLst>
      <w16:ext w16:uri="{CE6994B0-6A32-4C9F-8C6B-6E91EDA988CE}">
        <cr:reactions xmlns:cr="http://schemas.microsoft.com/office/comments/2020/reactions">
          <cr:reaction reactionType="1">
            <cr:reactionInfo dateUtc="2024-10-29T07:49:13Z">
              <cr:user userId="S::phuongnt176@vpbank.com.vn::d6c42ba0-7e65-4a27-8517-a6978f3bee54" userProvider="AD" userName="Phuong Nguyen Thi (RB - BMT.HO)"/>
            </cr:reactionInfo>
          </cr:reaction>
        </cr:reactions>
      </w16:ext>
    </w16cex:extLst>
  </w16cex:commentExtensible>
  <w16cex:commentExtensible w16cex:durableId="2ACB74F5" w16cex:dateUtc="2024-10-29T07:51:00Z"/>
  <w16cex:commentExtensible w16cex:durableId="77033AF1" w16cex:dateUtc="2024-09-26T08:39:00Z"/>
  <w16cex:commentExtensible w16cex:durableId="3B2D5C85" w16cex:dateUtc="2024-09-30T08:23:00Z"/>
  <w16cex:commentExtensible w16cex:durableId="5A4D7F05" w16cex:dateUtc="2024-10-28T07:42:00Z"/>
  <w16cex:commentExtensible w16cex:durableId="39ED6F2E" w16cex:dateUtc="2024-09-25T09:21:00Z"/>
  <w16cex:commentExtensible w16cex:durableId="4EDF1A6C" w16cex:dateUtc="2024-10-21T09:59:00Z"/>
  <w16cex:commentExtensible w16cex:durableId="7854F18D" w16cex:dateUtc="2024-10-28T07:42:00Z"/>
  <w16cex:commentExtensible w16cex:durableId="2ACB759D" w16cex:dateUtc="2024-10-29T07:54:00Z"/>
  <w16cex:commentExtensible w16cex:durableId="30BBFA25" w16cex:dateUtc="2024-11-06T19:03:00Z"/>
  <w16cex:commentExtensible w16cex:durableId="2ACB75F5" w16cex:dateUtc="2024-10-29T07:55:00Z"/>
  <w16cex:commentExtensible w16cex:durableId="44241AAE" w16cex:dateUtc="2024-11-24T21:17:00Z"/>
  <w16cex:commentExtensible w16cex:durableId="2ACB795F" w16cex:dateUtc="2024-10-29T08:10:00Z"/>
  <w16cex:commentExtensible w16cex:durableId="5412F871" w16cex:dateUtc="2024-11-06T19:04:00Z"/>
  <w16cex:commentExtensible w16cex:durableId="4D527880" w16cex:dateUtc="2024-12-11T04:51:00Z"/>
  <w16cex:commentExtensible w16cex:durableId="2ACB79DD" w16cex:dateUtc="2024-10-29T08:12:00Z"/>
  <w16cex:commentExtensible w16cex:durableId="5E14685B" w16cex:dateUtc="2024-11-01T18:52:00Z"/>
  <w16cex:commentExtensible w16cex:durableId="22D65DF6" w16cex:dateUtc="2024-10-29T08:15:00Z"/>
  <w16cex:commentExtensible w16cex:durableId="23A309B0" w16cex:dateUtc="2024-11-24T21:23:00Z"/>
  <w16cex:commentExtensible w16cex:durableId="2ACB7AAA" w16cex:dateUtc="2024-10-29T08:15:00Z"/>
  <w16cex:commentExtensible w16cex:durableId="5E56E0A2" w16cex:dateUtc="2024-11-24T21:23:00Z"/>
  <w16cex:commentExtensible w16cex:durableId="3C0DD085" w16cex:dateUtc="2024-09-26T08:45:00Z"/>
  <w16cex:commentExtensible w16cex:durableId="61DF9915" w16cex:dateUtc="2024-09-30T07:30:00Z"/>
  <w16cex:commentExtensible w16cex:durableId="2ACB7D05" w16cex:dateUtc="2024-10-29T08:25:00Z"/>
  <w16cex:commentExtensible w16cex:durableId="2936DBE8" w16cex:dateUtc="2024-11-01T18:55:00Z"/>
  <w16cex:commentExtensible w16cex:durableId="4F4C7246" w16cex:dateUtc="2024-12-05T11:33:00Z"/>
  <w16cex:commentExtensible w16cex:durableId="2ACB7E23" w16cex:dateUtc="2024-10-29T08:30:00Z"/>
  <w16cex:commentExtensible w16cex:durableId="70391D7F" w16cex:dateUtc="2024-11-24T21:44:00Z"/>
  <w16cex:commentExtensible w16cex:durableId="2ACB7E59" w16cex:dateUtc="2024-10-29T08:31:00Z"/>
  <w16cex:commentExtensible w16cex:durableId="03355B7B" w16cex:dateUtc="2024-11-24T21:30:00Z"/>
  <w16cex:commentExtensible w16cex:durableId="2ACB80A3" w16cex:dateUtc="2024-10-29T08:41:00Z"/>
  <w16cex:commentExtensible w16cex:durableId="18F70C06" w16cex:dateUtc="2024-11-06T19:24:00Z"/>
  <w16cex:commentExtensible w16cex:durableId="2A9FFE9A" w16cex:dateUtc="2024-09-26T08:39:00Z"/>
  <w16cex:commentExtensible w16cex:durableId="4E879E79" w16cex:dateUtc="2024-09-30T08:23:00Z"/>
  <w16cex:commentExtensible w16cex:durableId="2AB75FD6" w16cex:dateUtc="2024-10-14T02:16:00Z"/>
  <w16cex:commentExtensible w16cex:durableId="7F65FCB0" w16cex:dateUtc="2024-10-28T07:54:00Z"/>
  <w16cex:commentExtensible w16cex:durableId="7B1B1434" w16cex:dateUtc="2024-09-25T09:21:00Z"/>
  <w16cex:commentExtensible w16cex:durableId="2AA00016" w16cex:dateUtc="2024-09-26T08:45:00Z"/>
  <w16cex:commentExtensible w16cex:durableId="0817A440" w16cex:dateUtc="2024-09-30T07:30:00Z"/>
  <w16cex:commentExtensible w16cex:durableId="75D52A57" w16cex:dateUtc="2024-09-25T09:12:00Z"/>
  <w16cex:commentExtensible w16cex:durableId="2701AB6B" w16cex:dateUtc="2024-09-26T08:45:00Z"/>
  <w16cex:commentExtensible w16cex:durableId="1E7C8555" w16cex:dateUtc="2024-09-30T07:28:00Z"/>
  <w16cex:commentExtensible w16cex:durableId="0F2F550A" w16cex:dateUtc="2024-09-30T07:52:00Z"/>
  <w16cex:commentExtensible w16cex:durableId="2AA0016B" w16cex:dateUtc="2024-09-26T08:51:00Z"/>
  <w16cex:commentExtensible w16cex:durableId="2ACB925B" w16cex:dateUtc="2024-10-29T09:56:00Z"/>
  <w16cex:commentExtensible w16cex:durableId="3CE6DA63" w16cex:dateUtc="2024-11-06T19:39:00Z"/>
  <w16cex:commentExtensible w16cex:durableId="2ACB90E9" w16cex:dateUtc="2024-10-29T09:50:00Z"/>
  <w16cex:commentExtensible w16cex:durableId="2ACB90CA" w16cex:dateUtc="2024-10-29T09:50:00Z"/>
  <w16cex:commentExtensible w16cex:durableId="01106EC6" w16cex:dateUtc="2024-11-24T21:46:00Z"/>
  <w16cex:commentExtensible w16cex:durableId="2ACB915A" w16cex:dateUtc="2024-10-29T09:52:00Z"/>
  <w16cex:commentExtensible w16cex:durableId="51F6F4CF" w16cex:dateUtc="2024-10-10T07:25:00Z"/>
  <w16cex:commentExtensible w16cex:durableId="3B0735A4" w16cex:dateUtc="2024-10-21T10:01:00Z"/>
  <w16cex:commentExtensible w16cex:durableId="2AA00196" w16cex:dateUtc="2024-09-26T08:51:00Z"/>
  <w16cex:commentExtensible w16cex:durableId="2ACB91ED" w16cex:dateUtc="2024-10-29T09:55:00Z"/>
  <w16cex:commentExtensible w16cex:durableId="64B2C31E" w16cex:dateUtc="2024-11-24T21:26:00Z"/>
  <w16cex:commentExtensible w16cex:durableId="689F686C" w16cex:dateUtc="2024-09-23T03:50:00Z"/>
  <w16cex:commentExtensible w16cex:durableId="188C1FF4" w16cex:dateUtc="2024-09-30T08:23:00Z"/>
  <w16cex:commentExtensible w16cex:durableId="2ACB93AE" w16cex:dateUtc="2024-10-29T10:02:00Z"/>
  <w16cex:commentExtensible w16cex:durableId="50A0CC1B" w16cex:dateUtc="2024-11-01T18:59:00Z"/>
  <w16cex:commentExtensible w16cex:durableId="2ACB93D5" w16cex:dateUtc="2024-10-29T10:03:00Z"/>
  <w16cex:commentExtensible w16cex:durableId="29114E03" w16cex:dateUtc="2024-11-24T21:36:00Z"/>
  <w16cex:commentExtensible w16cex:durableId="2ACB93EA" w16cex:dateUtc="2024-10-29T10:03:00Z"/>
  <w16cex:commentExtensible w16cex:durableId="5D6AC524" w16cex:dateUtc="2024-11-01T19:00:00Z"/>
  <w16cex:commentExtensible w16cex:durableId="2ACB940D" w16cex:dateUtc="2024-10-29T10:04:00Z"/>
  <w16cex:commentExtensible w16cex:durableId="58CB5BDB" w16cex:dateUtc="2024-11-01T19:01:00Z"/>
  <w16cex:commentExtensible w16cex:durableId="2ACB96DC" w16cex:dateUtc="2024-10-29T10:16:00Z"/>
  <w16cex:commentExtensible w16cex:durableId="7E31E71B" w16cex:dateUtc="2024-11-24T21:48:00Z"/>
  <w16cex:commentExtensible w16cex:durableId="29A9692E" w16cex:dateUtc="2024-10-29T08:15:00Z"/>
  <w16cex:commentExtensible w16cex:durableId="26EFC670" w16cex:dateUtc="2024-11-24T21:23:00Z"/>
  <w16cex:commentExtensible w16cex:durableId="2ACB948A" w16cex:dateUtc="2024-10-29T10:06:00Z"/>
  <w16cex:commentExtensible w16cex:durableId="51B39E41" w16cex:dateUtc="2024-11-24T21:31:00Z"/>
  <w16cex:commentExtensible w16cex:durableId="2ACB97B5" w16cex:dateUtc="2024-10-29T10:19:00Z"/>
  <w16cex:commentExtensible w16cex:durableId="694E8147" w16cex:dateUtc="2024-11-06T19:58:00Z"/>
  <w16cex:commentExtensible w16cex:durableId="1E8C5396" w16cex:dateUtc="2024-12-05T11:36:00Z"/>
  <w16cex:commentExtensible w16cex:durableId="2A9BC68F" w16cex:dateUtc="2024-09-23T03:50:00Z"/>
  <w16cex:commentExtensible w16cex:durableId="5E4D6878" w16cex:dateUtc="2024-09-30T08:23:00Z"/>
  <w16cex:commentExtensible w16cex:durableId="13AAD56B" w16cex:dateUtc="2024-09-25T09:29:00Z"/>
  <w16cex:commentExtensible w16cex:durableId="25E71BE4" w16cex:dateUtc="2024-09-30T07:41:00Z"/>
  <w16cex:commentExtensible w16cex:durableId="2AA002BC" w16cex:dateUtc="2024-09-26T08:56:00Z"/>
  <w16cex:commentExtensible w16cex:durableId="746A01FA" w16cex:dateUtc="2024-09-30T17:01:00Z"/>
  <w16cex:commentExtensible w16cex:durableId="35EC445A" w16cex:dateUtc="2024-09-26T03:28:00Z"/>
  <w16cex:commentExtensible w16cex:durableId="11EFBB08" w16cex:dateUtc="2024-09-30T07:43:00Z"/>
  <w16cex:commentExtensible w16cex:durableId="46D0F2F2" w16cex:dateUtc="2024-09-26T03:28:00Z"/>
  <w16cex:commentExtensible w16cex:durableId="58FB402F" w16cex:dateUtc="2024-09-30T07:43:00Z"/>
  <w16cex:commentExtensible w16cex:durableId="5334A88A" w16cex:dateUtc="2024-09-26T03:28:00Z"/>
  <w16cex:commentExtensible w16cex:durableId="1AF574E4" w16cex:dateUtc="2024-09-30T07:43:00Z"/>
  <w16cex:commentExtensible w16cex:durableId="34181012" w16cex:dateUtc="2024-09-26T03:39:00Z"/>
  <w16cex:commentExtensible w16cex:durableId="6145E8B9" w16cex:dateUtc="2024-09-30T07:28:00Z"/>
  <w16cex:commentExtensible w16cex:durableId="5A8CD82A" w16cex:dateUtc="2024-09-30T07:52:00Z"/>
  <w16cex:commentExtensible w16cex:durableId="1AF246C9" w16cex:dateUtc="2024-09-26T09:02:00Z"/>
  <w16cex:commentExtensible w16cex:durableId="67C049F9" w16cex:dateUtc="2024-10-21T10:05:00Z"/>
  <w16cex:commentExtensible w16cex:durableId="2AA00407" w16cex:dateUtc="2024-09-26T09:02:00Z"/>
  <w16cex:commentExtensible w16cex:durableId="79282426" w16cex:dateUtc="2024-10-08T11:40:00Z"/>
  <w16cex:commentExtensible w16cex:durableId="1FD2578B" w16cex:dateUtc="2024-09-26T03:41:00Z"/>
  <w16cex:commentExtensible w16cex:durableId="0A401A4A" w16cex:dateUtc="2024-10-20T07:01:00Z"/>
  <w16cex:commentExtensible w16cex:durableId="2ACB9660" w16cex:dateUtc="2024-10-29T10:14:00Z"/>
  <w16cex:commentExtensible w16cex:durableId="49A75C40" w16cex:dateUtc="2024-11-01T19:03:00Z"/>
  <w16cex:commentExtensible w16cex:durableId="2ACC7630" w16cex:dateUtc="2024-10-30T02:09:00Z"/>
  <w16cex:commentExtensible w16cex:durableId="3369F093" w16cex:dateUtc="2024-11-24T21:36:00Z"/>
  <w16cex:commentExtensible w16cex:durableId="2ACC76FA" w16cex:dateUtc="2024-10-30T02:12:00Z"/>
  <w16cex:commentExtensible w16cex:durableId="3D3AEA68" w16cex:dateUtc="2024-11-01T19:04:00Z"/>
  <w16cex:commentExtensible w16cex:durableId="1FCF0BDA" w16cex:dateUtc="2024-10-29T08:15:00Z"/>
  <w16cex:commentExtensible w16cex:durableId="77CCE837" w16cex:dateUtc="2024-11-24T21:23:00Z"/>
  <w16cex:commentExtensible w16cex:durableId="2ACC774F" w16cex:dateUtc="2024-10-30T02:13:00Z"/>
  <w16cex:commentExtensible w16cex:durableId="227C60CF" w16cex:dateUtc="2024-11-24T21:34:00Z"/>
  <w16cex:commentExtensible w16cex:durableId="36DA49E4" w16cex:dateUtc="2024-12-05T11:37:00Z"/>
  <w16cex:commentExtensible w16cex:durableId="59AC459A" w16cex:dateUtc="2024-09-26T09:09:00Z"/>
  <w16cex:commentExtensible w16cex:durableId="742BBA85" w16cex:dateUtc="2024-09-30T08:30:00Z"/>
  <w16cex:commentExtensible w16cex:durableId="233639A9" w16cex:dateUtc="2024-09-26T03:41:00Z"/>
  <w16cex:commentExtensible w16cex:durableId="2AA0059E" w16cex:dateUtc="2024-09-26T09:09:00Z"/>
  <w16cex:commentExtensible w16cex:durableId="06F303BA" w16cex:dateUtc="2024-09-30T08:30:00Z"/>
  <w16cex:commentExtensible w16cex:durableId="6581B5CA" w16cex:dateUtc="2024-09-26T09:09:00Z"/>
  <w16cex:commentExtensible w16cex:durableId="058FC701" w16cex:dateUtc="2024-09-30T08:30:00Z"/>
  <w16cex:commentExtensible w16cex:durableId="2AA0058E" w16cex:dateUtc="2024-09-26T09:08:00Z"/>
  <w16cex:commentExtensible w16cex:durableId="06AECB87" w16cex:dateUtc="2024-09-30T08:30:00Z"/>
  <w16cex:commentExtensible w16cex:durableId="08571568" w16cex:dateUtc="2024-09-26T08:45:00Z"/>
  <w16cex:commentExtensible w16cex:durableId="18686628" w16cex:dateUtc="2024-09-30T07:28:00Z"/>
  <w16cex:commentExtensible w16cex:durableId="584FCEAC" w16cex:dateUtc="2024-09-30T07:52:00Z"/>
  <w16cex:commentExtensible w16cex:durableId="2ACC791B" w16cex:dateUtc="2024-10-30T02:21:00Z"/>
  <w16cex:commentExtensible w16cex:durableId="35B0976B" w16cex:dateUtc="2024-09-26T09:10:00Z"/>
  <w16cex:commentExtensible w16cex:durableId="14468063" w16cex:dateUtc="2024-10-02T15:53:00Z"/>
  <w16cex:commentExtensible w16cex:durableId="2AA005FB" w16cex:dateUtc="2024-09-26T09:10:00Z"/>
  <w16cex:commentExtensible w16cex:durableId="2ACC79A5" w16cex:dateUtc="2024-10-30T02:23:00Z"/>
  <w16cex:commentExtensible w16cex:durableId="6AADA7A4" w16cex:dateUtc="2024-11-01T19:05:00Z"/>
  <w16cex:commentExtensible w16cex:durableId="2ACC79D2" w16cex:dateUtc="2024-10-30T02:24:00Z"/>
  <w16cex:commentExtensible w16cex:durableId="492A9363" w16cex:dateUtc="2024-11-01T19:06:00Z"/>
  <w16cex:commentExtensible w16cex:durableId="282E7FCE" w16cex:dateUtc="2024-10-29T08:15:00Z"/>
  <w16cex:commentExtensible w16cex:durableId="304A2D1D" w16cex:dateUtc="2024-11-24T21:23:00Z"/>
  <w16cex:commentExtensible w16cex:durableId="2ACC7A0C" w16cex:dateUtc="2024-10-30T02:25:00Z"/>
  <w16cex:commentExtensible w16cex:durableId="0BB82774" w16cex:dateUtc="2024-11-01T19:07:00Z"/>
  <w16cex:commentExtensible w16cex:durableId="5BB28CBF" w16cex:dateUtc="2024-09-26T08:45:00Z"/>
  <w16cex:commentExtensible w16cex:durableId="03B13AF5" w16cex:dateUtc="2024-09-26T08:45:00Z"/>
  <w16cex:commentExtensible w16cex:durableId="09A24E46" w16cex:dateUtc="2024-09-30T07:28:00Z"/>
  <w16cex:commentExtensible w16cex:durableId="6FF5C82C" w16cex:dateUtc="2024-09-30T07:52:00Z"/>
  <w16cex:commentExtensible w16cex:durableId="57638030" w16cex:dateUtc="2024-09-26T08:12:00Z"/>
  <w16cex:commentExtensible w16cex:durableId="016ECDC8" w16cex:dateUtc="2024-10-08T11:39:00Z"/>
  <w16cex:commentExtensible w16cex:durableId="5266C290" w16cex:dateUtc="2024-09-26T09:13:00Z"/>
  <w16cex:commentExtensible w16cex:durableId="6AEB1C79" w16cex:dateUtc="2024-09-30T08:59:00Z"/>
  <w16cex:commentExtensible w16cex:durableId="340D2C4A" w16cex:dateUtc="2024-09-26T03:56:00Z"/>
  <w16cex:commentExtensible w16cex:durableId="7D48432F" w16cex:dateUtc="2024-09-30T17:06:00Z"/>
  <w16cex:commentExtensible w16cex:durableId="2ACC7EE4" w16cex:dateUtc="2024-10-30T02:46:00Z"/>
  <w16cex:commentExtensible w16cex:durableId="4D61F5BB" w16cex:dateUtc="2024-11-01T19:09:00Z"/>
  <w16cex:commentExtensible w16cex:durableId="37D883E2" w16cex:dateUtc="2024-12-05T11:38:00Z"/>
  <w16cex:commentExtensible w16cex:durableId="2AA006A0" w16cex:dateUtc="2024-09-26T09:13:00Z"/>
  <w16cex:commentExtensible w16cex:durableId="7FC91B96" w16cex:dateUtc="2024-09-30T08:59:00Z"/>
  <w16cex:commentExtensible w16cex:durableId="03B571C9" w16cex:dateUtc="2024-09-26T03:56:00Z"/>
  <w16cex:commentExtensible w16cex:durableId="5626064A" w16cex:dateUtc="2024-09-30T17:06:00Z"/>
  <w16cex:commentExtensible w16cex:durableId="2CA83FEC" w16cex:dateUtc="2024-09-26T08:45:00Z"/>
  <w16cex:commentExtensible w16cex:durableId="413E458D" w16cex:dateUtc="2024-09-26T08:45:00Z"/>
  <w16cex:commentExtensible w16cex:durableId="535EA58A" w16cex:dateUtc="2024-09-30T07:28:00Z"/>
  <w16cex:commentExtensible w16cex:durableId="73818A62" w16cex:dateUtc="2024-09-30T07:52:00Z"/>
  <w16cex:commentExtensible w16cex:durableId="3EE5D3BB" w16cex:dateUtc="2024-09-26T04:12:00Z"/>
  <w16cex:commentExtensible w16cex:durableId="7851BD88" w16cex:dateUtc="2024-09-30T17:07:00Z"/>
  <w16cex:commentExtensible w16cex:durableId="7D02CCE7" w16cex:dateUtc="2024-10-10T07:25:00Z"/>
  <w16cex:commentExtensible w16cex:durableId="77018742" w16cex:dateUtc="2024-09-26T04:28:00Z"/>
  <w16cex:commentExtensible w16cex:durableId="1AB7816D" w16cex:dateUtc="2024-09-30T09:14:00Z"/>
  <w16cex:commentExtensible w16cex:durableId="73D6E381" w16cex:dateUtc="2024-09-26T09:16:00Z"/>
  <w16cex:commentExtensible w16cex:durableId="3F0F62C2" w16cex:dateUtc="2024-10-01T03:30:00Z"/>
  <w16cex:commentExtensible w16cex:durableId="2ACC8142" w16cex:dateUtc="2024-10-30T02:56:00Z"/>
  <w16cex:commentExtensible w16cex:durableId="1F046031" w16cex:dateUtc="2024-11-01T19:10:00Z"/>
  <w16cex:commentExtensible w16cex:durableId="2C00EF5E" w16cex:dateUtc="2024-09-26T04:13:00Z"/>
  <w16cex:commentExtensible w16cex:durableId="3048B381" w16cex:dateUtc="2024-09-30T17:11:00Z"/>
  <w16cex:commentExtensible w16cex:durableId="2ACCE371" w16cex:dateUtc="2024-10-30T09:55:00Z"/>
  <w16cex:commentExtensible w16cex:durableId="5AA0BAFA" w16cex:dateUtc="2024-11-24T21:42:00Z"/>
  <w16cex:commentExtensible w16cex:durableId="1864CF47" w16cex:dateUtc="2024-12-05T11:42:00Z"/>
  <w16cex:commentExtensible w16cex:durableId="4DCE317E" w16cex:dateUtc="2024-09-26T08:45:00Z"/>
  <w16cex:commentExtensible w16cex:durableId="47DCD563" w16cex:dateUtc="2024-09-29T15:20:00Z"/>
  <w16cex:commentExtensible w16cex:durableId="2AA007D9" w16cex:dateUtc="2024-09-26T09:18:00Z"/>
  <w16cex:commentExtensible w16cex:durableId="60923A5D" w16cex:dateUtc="2024-09-30T17:21:00Z"/>
  <w16cex:commentExtensible w16cex:durableId="2ACCC06F" w16cex:dateUtc="2024-10-30T07:25:00Z"/>
  <w16cex:commentExtensible w16cex:durableId="70E4F114" w16cex:dateUtc="2024-11-06T20:06:00Z"/>
  <w16cex:commentExtensible w16cex:durableId="2ACCE706" w16cex:dateUtc="2024-10-30T10:10:00Z"/>
  <w16cex:commentExtensible w16cex:durableId="351605E5" w16cex:dateUtc="2024-11-01T19:12:00Z"/>
  <w16cex:commentExtensible w16cex:durableId="2843D7DA" w16cex:dateUtc="2024-09-30T09:23:00Z"/>
  <w16cex:commentExtensible w16cex:durableId="0FF98286" w16cex:dateUtc="2024-09-30T09:24:00Z"/>
  <w16cex:commentExtensible w16cex:durableId="5C718D97" w16cex:dateUtc="2024-09-29T15:20:00Z"/>
  <w16cex:commentExtensible w16cex:durableId="2AA0EF94" w16cex:dateUtc="2024-09-27T01:47:00Z"/>
  <w16cex:commentExtensible w16cex:durableId="4134E8A7" w16cex:dateUtc="2024-09-30T17:23:00Z"/>
  <w16cex:commentExtensible w16cex:durableId="2AA0EFDB" w16cex:dateUtc="2024-09-27T01:48:00Z"/>
  <w16cex:commentExtensible w16cex:durableId="51DB6260" w16cex:dateUtc="2024-09-30T09:31:00Z"/>
  <w16cex:commentExtensible w16cex:durableId="2ACCEAF1" w16cex:dateUtc="2024-10-30T10:27:00Z"/>
  <w16cex:commentExtensible w16cex:durableId="77E0348D" w16cex:dateUtc="2024-11-01T19:15:00Z"/>
  <w16cex:commentExtensible w16cex:durableId="5422637E" w16cex:dateUtc="2024-09-27T01:47:00Z"/>
  <w16cex:commentExtensible w16cex:durableId="285D6099" w16cex:dateUtc="2024-09-30T17:23:00Z"/>
  <w16cex:commentExtensible w16cex:durableId="1F592CC5" w16cex:dateUtc="2024-10-30T10:27:00Z"/>
  <w16cex:commentExtensible w16cex:durableId="72C81226" w16cex:dateUtc="2024-11-01T19:16:00Z"/>
  <w16cex:commentExtensible w16cex:durableId="504DED5A" w16cex:dateUtc="2024-10-30T10:28:00Z"/>
  <w16cex:commentExtensible w16cex:durableId="1FCA53A5" w16cex:dateUtc="2024-11-01T19:17:00Z"/>
  <w16cex:commentExtensible w16cex:durableId="25AC54D7" w16cex:dateUtc="2024-09-27T01:48:00Z"/>
  <w16cex:commentExtensible w16cex:durableId="0B2DAD29" w16cex:dateUtc="2024-09-30T09:31:00Z"/>
  <w16cex:commentExtensible w16cex:durableId="4F60C86A" w16cex:dateUtc="2024-09-27T03:42:00Z"/>
  <w16cex:commentExtensible w16cex:durableId="3778EFFB" w16cex:dateUtc="2024-09-30T09:42:00Z"/>
  <w16cex:commentExtensible w16cex:durableId="28F48987" w16cex:dateUtc="2024-09-27T01:47:00Z"/>
  <w16cex:commentExtensible w16cex:durableId="65B6BB58" w16cex:dateUtc="2024-09-30T17:23:00Z"/>
  <w16cex:commentExtensible w16cex:durableId="019BB4C9" w16cex:dateUtc="2024-09-27T01:45:00Z"/>
  <w16cex:commentExtensible w16cex:durableId="6A47B15D" w16cex:dateUtc="2024-09-29T15:15:00Z"/>
  <w16cex:commentExtensible w16cex:durableId="2ACCEE3E" w16cex:dateUtc="2024-10-30T10:41:00Z"/>
  <w16cex:commentExtensible w16cex:durableId="464707AF" w16cex:dateUtc="2024-11-21T18:55:00Z"/>
  <w16cex:commentExtensible w16cex:durableId="16778CE3" w16cex:dateUtc="2024-09-27T03:47:00Z"/>
  <w16cex:commentExtensible w16cex:durableId="6115847C" w16cex:dateUtc="2024-10-17T04:46:00Z"/>
  <w16cex:commentExtensible w16cex:durableId="2ACCEEAE" w16cex:dateUtc="2024-10-30T10:43:00Z"/>
  <w16cex:commentExtensible w16cex:durableId="1017D553" w16cex:dateUtc="2024-11-24T21:51:00Z"/>
  <w16cex:commentExtensible w16cex:durableId="2ACCEE83" w16cex:dateUtc="2024-10-30T10:42:00Z"/>
  <w16cex:commentExtensible w16cex:durableId="257BD540" w16cex:dateUtc="2024-11-24T21:51:00Z"/>
  <w16cex:commentExtensible w16cex:durableId="115AD2BE" w16cex:dateUtc="2024-10-21T10:23:00Z"/>
  <w16cex:commentExtensible w16cex:durableId="2ACCEEBE" w16cex:dateUtc="2024-10-30T10:43:00Z"/>
  <w16cex:commentExtensible w16cex:durableId="2AA0F0BC" w16cex:dateUtc="2024-09-27T01:52:00Z"/>
  <w16cex:commentExtensible w16cex:durableId="6BBE6CE6" w16cex:dateUtc="2024-10-08T12:40:00Z"/>
  <w16cex:commentExtensible w16cex:durableId="2AA0F236" w16cex:dateUtc="2024-09-27T01:58:00Z"/>
  <w16cex:commentExtensible w16cex:durableId="6C1F6594" w16cex:dateUtc="2024-10-09T04:07:00Z"/>
  <w16cex:commentExtensible w16cex:durableId="2AA0F2B9" w16cex:dateUtc="2024-09-27T02:00:00Z"/>
  <w16cex:commentExtensible w16cex:durableId="2AE9805A" w16cex:dateUtc="2024-10-09T04:09:00Z"/>
  <w16cex:commentExtensible w16cex:durableId="2AA0F2DD" w16cex:dateUtc="2024-09-27T02:01:00Z"/>
  <w16cex:commentExtensible w16cex:durableId="25326A5C" w16cex:dateUtc="2024-10-09T04:09:00Z"/>
  <w16cex:commentExtensible w16cex:durableId="2AA0F6F7" w16cex:dateUtc="2024-09-27T02:18:00Z"/>
  <w16cex:commentExtensible w16cex:durableId="5657EA69" w16cex:dateUtc="2024-10-23T19:50:00Z"/>
  <w16cex:commentExtensible w16cex:durableId="2ACCEEE9" w16cex:dateUtc="2024-10-30T10:44:00Z"/>
  <w16cex:commentExtensible w16cex:durableId="047BC6A0" w16cex:dateUtc="2024-12-11T05:02:00Z"/>
  <w16cex:commentExtensible w16cex:durableId="2A9BC922" w16cex:dateUtc="2024-09-23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319CF4" w16cid:durableId="2ACB4BE9"/>
  <w16cid:commentId w16cid:paraId="7306B83B" w16cid:durableId="719CCCCE"/>
  <w16cid:commentId w16cid:paraId="3105A44C" w16cid:durableId="177CB26A"/>
  <w16cid:commentId w16cid:paraId="438D0CAA" w16cid:durableId="2A9BAD2D"/>
  <w16cid:commentId w16cid:paraId="152BA556" w16cid:durableId="3A0D5935"/>
  <w16cid:commentId w16cid:paraId="467283F9" w16cid:durableId="2AB2610A"/>
  <w16cid:commentId w16cid:paraId="476D1851" w16cid:durableId="2A9FF318"/>
  <w16cid:commentId w16cid:paraId="7B8306A2" w16cid:durableId="1D2DC66B"/>
  <w16cid:commentId w16cid:paraId="4263B567" w16cid:durableId="300803DB"/>
  <w16cid:commentId w16cid:paraId="016F2407" w16cid:durableId="51EEFA1E"/>
  <w16cid:commentId w16cid:paraId="25C09416" w16cid:durableId="2ACB6C11"/>
  <w16cid:commentId w16cid:paraId="4A0A1537" w16cid:durableId="1E0B447D"/>
  <w16cid:commentId w16cid:paraId="73AC4DFB" w16cid:durableId="68B4E861"/>
  <w16cid:commentId w16cid:paraId="30FF38A6" w16cid:durableId="2A9FF555"/>
  <w16cid:commentId w16cid:paraId="4A2D02A2" w16cid:durableId="136EB7DD"/>
  <w16cid:commentId w16cid:paraId="3BCAE1E2" w16cid:durableId="2AB75ECC"/>
  <w16cid:commentId w16cid:paraId="325CA12F" w16cid:durableId="5668579A"/>
  <w16cid:commentId w16cid:paraId="51E1B37F" w16cid:durableId="1CF414C4"/>
  <w16cid:commentId w16cid:paraId="5AAFE7C7" w16cid:durableId="448A3BFB"/>
  <w16cid:commentId w16cid:paraId="12E0A2E6" w16cid:durableId="64472FEC"/>
  <w16cid:commentId w16cid:paraId="4ED60DF2" w16cid:durableId="0092873F"/>
  <w16cid:commentId w16cid:paraId="04E1E631" w16cid:durableId="2AB75F93"/>
  <w16cid:commentId w16cid:paraId="1BEF20C5" w16cid:durableId="29EE2511"/>
  <w16cid:commentId w16cid:paraId="6948A124" w16cid:durableId="151C3037"/>
  <w16cid:commentId w16cid:paraId="225ADCE3" w16cid:durableId="0EA90B5B"/>
  <w16cid:commentId w16cid:paraId="12D8BF25" w16cid:durableId="2AB75FBE"/>
  <w16cid:commentId w16cid:paraId="1986CAEF" w16cid:durableId="2AB2623E"/>
  <w16cid:commentId w16cid:paraId="600B3F4D" w16cid:durableId="314EC585"/>
  <w16cid:commentId w16cid:paraId="0CC11348" w16cid:durableId="6873CD2A"/>
  <w16cid:commentId w16cid:paraId="3DBDE5C6" w16cid:durableId="2ACB7452"/>
  <w16cid:commentId w16cid:paraId="28A1C7A4" w16cid:durableId="521C7F90"/>
  <w16cid:commentId w16cid:paraId="36699DC6" w16cid:durableId="58C65383"/>
  <w16cid:commentId w16cid:paraId="457CC739" w16cid:durableId="610383F7"/>
  <w16cid:commentId w16cid:paraId="4325B98C" w16cid:durableId="63F3F602"/>
  <w16cid:commentId w16cid:paraId="20C422A4" w16cid:durableId="726CD0F7"/>
  <w16cid:commentId w16cid:paraId="20E0BB0D" w16cid:durableId="76A41A33"/>
  <w16cid:commentId w16cid:paraId="495D3C46" w16cid:durableId="2ACB74F5"/>
  <w16cid:commentId w16cid:paraId="7EA2C378" w16cid:durableId="77033AF1"/>
  <w16cid:commentId w16cid:paraId="4531BE7E" w16cid:durableId="3B2D5C85"/>
  <w16cid:commentId w16cid:paraId="3D3BEE57" w16cid:durableId="5A4D7F05"/>
  <w16cid:commentId w16cid:paraId="2065B0D5" w16cid:durableId="39ED6F2E"/>
  <w16cid:commentId w16cid:paraId="1E549DB7" w16cid:durableId="4EDF1A6C"/>
  <w16cid:commentId w16cid:paraId="3C2A77C3" w16cid:durableId="7854F18D"/>
  <w16cid:commentId w16cid:paraId="3DC75F62" w16cid:durableId="2ACB759D"/>
  <w16cid:commentId w16cid:paraId="73AFD4EA" w16cid:durableId="30BBFA25"/>
  <w16cid:commentId w16cid:paraId="22B81121" w16cid:durableId="2732F281"/>
  <w16cid:commentId w16cid:paraId="2E6D150F" w16cid:durableId="2ACB75F5"/>
  <w16cid:commentId w16cid:paraId="343B4374" w16cid:durableId="44241AAE"/>
  <w16cid:commentId w16cid:paraId="5FF2C1BA" w16cid:durableId="6CB739CF"/>
  <w16cid:commentId w16cid:paraId="29FE6AC8" w16cid:durableId="2ACB795F"/>
  <w16cid:commentId w16cid:paraId="4FB38D20" w16cid:durableId="5412F871"/>
  <w16cid:commentId w16cid:paraId="58B07835" w16cid:durableId="1026222C"/>
  <w16cid:commentId w16cid:paraId="2AB6D431" w16cid:durableId="4D527880"/>
  <w16cid:commentId w16cid:paraId="574C9FD2" w16cid:durableId="2ACB79DD"/>
  <w16cid:commentId w16cid:paraId="5A1ABAD1" w16cid:durableId="5E14685B"/>
  <w16cid:commentId w16cid:paraId="77F6547D" w16cid:durableId="1879B4DE"/>
  <w16cid:commentId w16cid:paraId="6B966924" w16cid:durableId="22D65DF6"/>
  <w16cid:commentId w16cid:paraId="044C826B" w16cid:durableId="23A309B0"/>
  <w16cid:commentId w16cid:paraId="5748BFC1" w16cid:durableId="62FB324C"/>
  <w16cid:commentId w16cid:paraId="03760932" w16cid:durableId="2ACB7AAA"/>
  <w16cid:commentId w16cid:paraId="527A3563" w16cid:durableId="5E56E0A2"/>
  <w16cid:commentId w16cid:paraId="20E8B3CD" w16cid:durableId="0B2776D9"/>
  <w16cid:commentId w16cid:paraId="783D92AC" w16cid:durableId="3C0DD085"/>
  <w16cid:commentId w16cid:paraId="6D30D2A2" w16cid:durableId="61DF9915"/>
  <w16cid:commentId w16cid:paraId="5FDA06AD" w16cid:durableId="2ACB7D05"/>
  <w16cid:commentId w16cid:paraId="19C8AA8B" w16cid:durableId="2936DBE8"/>
  <w16cid:commentId w16cid:paraId="15E77EEC" w16cid:durableId="39974DDA"/>
  <w16cid:commentId w16cid:paraId="19B3CB37" w16cid:durableId="61B4E2C6"/>
  <w16cid:commentId w16cid:paraId="7D946AAB" w16cid:durableId="4F4C7246"/>
  <w16cid:commentId w16cid:paraId="25A93B72" w16cid:durableId="2F24BFBA"/>
  <w16cid:commentId w16cid:paraId="6E1E83E2" w16cid:durableId="2ACB7E23"/>
  <w16cid:commentId w16cid:paraId="64D7311E" w16cid:durableId="70391D7F"/>
  <w16cid:commentId w16cid:paraId="06F0F516" w16cid:durableId="0C75C10B"/>
  <w16cid:commentId w16cid:paraId="675D02EC" w16cid:durableId="2ACB7E59"/>
  <w16cid:commentId w16cid:paraId="7051724B" w16cid:durableId="03355B7B"/>
  <w16cid:commentId w16cid:paraId="567FAB87" w16cid:durableId="2801684A"/>
  <w16cid:commentId w16cid:paraId="1F08D4E3" w16cid:durableId="2ACB80A3"/>
  <w16cid:commentId w16cid:paraId="0AE740DA" w16cid:durableId="18F70C06"/>
  <w16cid:commentId w16cid:paraId="07FF5532" w16cid:durableId="4580EC61"/>
  <w16cid:commentId w16cid:paraId="2C5F39C2" w16cid:durableId="2A9FFE9A"/>
  <w16cid:commentId w16cid:paraId="496D5186" w16cid:durableId="4E879E79"/>
  <w16cid:commentId w16cid:paraId="64DE87FC" w16cid:durableId="2AB75FD6"/>
  <w16cid:commentId w16cid:paraId="6EF982CA" w16cid:durableId="7F65FCB0"/>
  <w16cid:commentId w16cid:paraId="00722E4B" w16cid:durableId="7B1B1434"/>
  <w16cid:commentId w16cid:paraId="7FA782C1" w16cid:durableId="2AA00016"/>
  <w16cid:commentId w16cid:paraId="75624C66" w16cid:durableId="0817A440"/>
  <w16cid:commentId w16cid:paraId="52F68196" w16cid:durableId="75D52A57"/>
  <w16cid:commentId w16cid:paraId="5224137C" w16cid:durableId="2701AB6B"/>
  <w16cid:commentId w16cid:paraId="5DE2C4CD" w16cid:durableId="1E7C8555"/>
  <w16cid:commentId w16cid:paraId="3805C4D3" w16cid:durableId="0F2F550A"/>
  <w16cid:commentId w16cid:paraId="40021C23" w16cid:durableId="2AA0016B"/>
  <w16cid:commentId w16cid:paraId="00CBCC0E" w16cid:durableId="2ACB925B"/>
  <w16cid:commentId w16cid:paraId="4BBEB1FA" w16cid:durableId="3CE6DA63"/>
  <w16cid:commentId w16cid:paraId="693D5BFB" w16cid:durableId="2ACB90E9"/>
  <w16cid:commentId w16cid:paraId="22250BB5" w16cid:durableId="2ACB90CA"/>
  <w16cid:commentId w16cid:paraId="6136737D" w16cid:durableId="01106EC6"/>
  <w16cid:commentId w16cid:paraId="6626A9CD" w16cid:durableId="56B202C3"/>
  <w16cid:commentId w16cid:paraId="0BB2AD4B" w16cid:durableId="2ACB915A"/>
  <w16cid:commentId w16cid:paraId="61E6EEE6" w16cid:durableId="51F6F4CF"/>
  <w16cid:commentId w16cid:paraId="263E4B0B" w16cid:durableId="3B0735A4"/>
  <w16cid:commentId w16cid:paraId="5FEF64F9" w16cid:durableId="2AA00196"/>
  <w16cid:commentId w16cid:paraId="23188D5F" w16cid:durableId="2ACB91ED"/>
  <w16cid:commentId w16cid:paraId="23291C0C" w16cid:durableId="64B2C31E"/>
  <w16cid:commentId w16cid:paraId="3222BCA4" w16cid:durableId="689F686C"/>
  <w16cid:commentId w16cid:paraId="79ABA316" w16cid:durableId="188C1FF4"/>
  <w16cid:commentId w16cid:paraId="0DC78429" w16cid:durableId="2ACB93AE"/>
  <w16cid:commentId w16cid:paraId="1BE5052D" w16cid:durableId="50A0CC1B"/>
  <w16cid:commentId w16cid:paraId="72E25FFD" w16cid:durableId="747648F1"/>
  <w16cid:commentId w16cid:paraId="41E9DBD3" w16cid:durableId="2ACB93D5"/>
  <w16cid:commentId w16cid:paraId="39A799D7" w16cid:durableId="29114E03"/>
  <w16cid:commentId w16cid:paraId="0DE6583B" w16cid:durableId="62318F29"/>
  <w16cid:commentId w16cid:paraId="4580798C" w16cid:durableId="2ACB93EA"/>
  <w16cid:commentId w16cid:paraId="5817A39E" w16cid:durableId="5D6AC524"/>
  <w16cid:commentId w16cid:paraId="3FBD50B8" w16cid:durableId="56885D5A"/>
  <w16cid:commentId w16cid:paraId="223A9265" w16cid:durableId="2ACB940D"/>
  <w16cid:commentId w16cid:paraId="548E8C38" w16cid:durableId="58CB5BDB"/>
  <w16cid:commentId w16cid:paraId="4B316186" w16cid:durableId="4FC89FFA"/>
  <w16cid:commentId w16cid:paraId="06521D32" w16cid:durableId="2ACB96DC"/>
  <w16cid:commentId w16cid:paraId="2442D40F" w16cid:durableId="7E31E71B"/>
  <w16cid:commentId w16cid:paraId="185CC50C" w16cid:durableId="29A9692E"/>
  <w16cid:commentId w16cid:paraId="3A00182E" w16cid:durableId="26EFC670"/>
  <w16cid:commentId w16cid:paraId="61059972" w16cid:durableId="0619664D"/>
  <w16cid:commentId w16cid:paraId="51C2BC40" w16cid:durableId="2ACB948A"/>
  <w16cid:commentId w16cid:paraId="3A10F6BD" w16cid:durableId="51B39E41"/>
  <w16cid:commentId w16cid:paraId="62C0AECF" w16cid:durableId="4768963E"/>
  <w16cid:commentId w16cid:paraId="47BB0072" w16cid:durableId="2ACB97B5"/>
  <w16cid:commentId w16cid:paraId="2264FDCB" w16cid:durableId="694E8147"/>
  <w16cid:commentId w16cid:paraId="5B5E55B0" w16cid:durableId="4D53F8EF"/>
  <w16cid:commentId w16cid:paraId="2C8758CB" w16cid:durableId="7782C80C"/>
  <w16cid:commentId w16cid:paraId="7C9B5A52" w16cid:durableId="1E8C5396"/>
  <w16cid:commentId w16cid:paraId="11825020" w16cid:durableId="44BCA739"/>
  <w16cid:commentId w16cid:paraId="633A83CB" w16cid:durableId="2A9BC68F"/>
  <w16cid:commentId w16cid:paraId="404E5DA6" w16cid:durableId="5E4D6878"/>
  <w16cid:commentId w16cid:paraId="302EB246" w16cid:durableId="13AAD56B"/>
  <w16cid:commentId w16cid:paraId="2DAECE02" w16cid:durableId="25E71BE4"/>
  <w16cid:commentId w16cid:paraId="29BE1892" w16cid:durableId="2AA002BC"/>
  <w16cid:commentId w16cid:paraId="27B92651" w16cid:durableId="746A01FA"/>
  <w16cid:commentId w16cid:paraId="45290623" w16cid:durableId="35EC445A"/>
  <w16cid:commentId w16cid:paraId="5DE22DEB" w16cid:durableId="11EFBB08"/>
  <w16cid:commentId w16cid:paraId="7642B092" w16cid:durableId="46D0F2F2"/>
  <w16cid:commentId w16cid:paraId="66F82BBA" w16cid:durableId="58FB402F"/>
  <w16cid:commentId w16cid:paraId="4C6E5024" w16cid:durableId="5334A88A"/>
  <w16cid:commentId w16cid:paraId="29E2172C" w16cid:durableId="1AF574E4"/>
  <w16cid:commentId w16cid:paraId="09C1B347" w16cid:durableId="34181012"/>
  <w16cid:commentId w16cid:paraId="3858F643" w16cid:durableId="6145E8B9"/>
  <w16cid:commentId w16cid:paraId="47EC343E" w16cid:durableId="5A8CD82A"/>
  <w16cid:commentId w16cid:paraId="3B0B7C0A" w16cid:durableId="1AF246C9"/>
  <w16cid:commentId w16cid:paraId="08CB4691" w16cid:durableId="67C049F9"/>
  <w16cid:commentId w16cid:paraId="2DEE60D2" w16cid:durableId="2AA00407"/>
  <w16cid:commentId w16cid:paraId="0E6988E5" w16cid:durableId="79282426"/>
  <w16cid:commentId w16cid:paraId="2B949840" w16cid:durableId="1FD2578B"/>
  <w16cid:commentId w16cid:paraId="561C17BC" w16cid:durableId="0A401A4A"/>
  <w16cid:commentId w16cid:paraId="28BB5B00" w16cid:durableId="2ACB9660"/>
  <w16cid:commentId w16cid:paraId="11CAD5BA" w16cid:durableId="49A75C40"/>
  <w16cid:commentId w16cid:paraId="0BF72654" w16cid:durableId="7B00F3C9"/>
  <w16cid:commentId w16cid:paraId="62450ADE" w16cid:durableId="2ACC7630"/>
  <w16cid:commentId w16cid:paraId="5C64B63C" w16cid:durableId="3369F093"/>
  <w16cid:commentId w16cid:paraId="10BD9C82" w16cid:durableId="7F98821E"/>
  <w16cid:commentId w16cid:paraId="35A46983" w16cid:durableId="2ACC76FA"/>
  <w16cid:commentId w16cid:paraId="61315389" w16cid:durableId="3D3AEA68"/>
  <w16cid:commentId w16cid:paraId="3A0249B9" w16cid:durableId="597DF2B6"/>
  <w16cid:commentId w16cid:paraId="1EB427FA" w16cid:durableId="1FCF0BDA"/>
  <w16cid:commentId w16cid:paraId="006E66FC" w16cid:durableId="77CCE837"/>
  <w16cid:commentId w16cid:paraId="6457B796" w16cid:durableId="54AC6445"/>
  <w16cid:commentId w16cid:paraId="664FEC9F" w16cid:durableId="2ACC774F"/>
  <w16cid:commentId w16cid:paraId="3AC3114D" w16cid:durableId="227C60CF"/>
  <w16cid:commentId w16cid:paraId="534D1532" w16cid:durableId="304A1FF9"/>
  <w16cid:commentId w16cid:paraId="201B23ED" w16cid:durableId="559A819E"/>
  <w16cid:commentId w16cid:paraId="32D09FD9" w16cid:durableId="36DA49E4"/>
  <w16cid:commentId w16cid:paraId="5D38FF6B" w16cid:durableId="57CD9CF4"/>
  <w16cid:commentId w16cid:paraId="7EA198AD" w16cid:durableId="59AC459A"/>
  <w16cid:commentId w16cid:paraId="186B255A" w16cid:durableId="742BBA85"/>
  <w16cid:commentId w16cid:paraId="2F604967" w16cid:durableId="233639A9"/>
  <w16cid:commentId w16cid:paraId="3AB6A96C" w16cid:durableId="2AA0059E"/>
  <w16cid:commentId w16cid:paraId="5BA42FED" w16cid:durableId="06F303BA"/>
  <w16cid:commentId w16cid:paraId="31230A77" w16cid:durableId="6581B5CA"/>
  <w16cid:commentId w16cid:paraId="7470EC5D" w16cid:durableId="058FC701"/>
  <w16cid:commentId w16cid:paraId="73A603AD" w16cid:durableId="2AA0058E"/>
  <w16cid:commentId w16cid:paraId="5B392775" w16cid:durableId="06AECB87"/>
  <w16cid:commentId w16cid:paraId="3ADE9744" w16cid:durableId="08571568"/>
  <w16cid:commentId w16cid:paraId="085DDE6D" w16cid:durableId="18686628"/>
  <w16cid:commentId w16cid:paraId="142AC375" w16cid:durableId="584FCEAC"/>
  <w16cid:commentId w16cid:paraId="76E703E7" w16cid:durableId="2ACC791B"/>
  <w16cid:commentId w16cid:paraId="3853E229" w16cid:durableId="35B0976B"/>
  <w16cid:commentId w16cid:paraId="051819C9" w16cid:durableId="14468063"/>
  <w16cid:commentId w16cid:paraId="540B655B" w16cid:durableId="2AA005FB"/>
  <w16cid:commentId w16cid:paraId="05E385C5" w16cid:durableId="2ACC79A5"/>
  <w16cid:commentId w16cid:paraId="2DC7CE15" w16cid:durableId="6AADA7A4"/>
  <w16cid:commentId w16cid:paraId="1117A80A" w16cid:durableId="655DB15A"/>
  <w16cid:commentId w16cid:paraId="7AFE8C1A" w16cid:durableId="2ACC79D2"/>
  <w16cid:commentId w16cid:paraId="13202D38" w16cid:durableId="492A9363"/>
  <w16cid:commentId w16cid:paraId="72C638AF" w16cid:durableId="28DBE2CB"/>
  <w16cid:commentId w16cid:paraId="320D495E" w16cid:durableId="282E7FCE"/>
  <w16cid:commentId w16cid:paraId="42C477FC" w16cid:durableId="304A2D1D"/>
  <w16cid:commentId w16cid:paraId="7A2692D3" w16cid:durableId="6E86B487"/>
  <w16cid:commentId w16cid:paraId="50F0ACF6" w16cid:durableId="2ACC7A0C"/>
  <w16cid:commentId w16cid:paraId="41FAE911" w16cid:durableId="0BB82774"/>
  <w16cid:commentId w16cid:paraId="52D551B1" w16cid:durableId="529F59FD"/>
  <w16cid:commentId w16cid:paraId="392EAC1A" w16cid:durableId="5BB28CBF"/>
  <w16cid:commentId w16cid:paraId="751C60A6" w16cid:durableId="03B13AF5"/>
  <w16cid:commentId w16cid:paraId="5CB4BA23" w16cid:durableId="09A24E46"/>
  <w16cid:commentId w16cid:paraId="1C55B80B" w16cid:durableId="6FF5C82C"/>
  <w16cid:commentId w16cid:paraId="09E9BC9F" w16cid:durableId="57638030"/>
  <w16cid:commentId w16cid:paraId="5DDF516D" w16cid:durableId="016ECDC8"/>
  <w16cid:commentId w16cid:paraId="3A70BA83" w16cid:durableId="5266C290"/>
  <w16cid:commentId w16cid:paraId="11AFFE72" w16cid:durableId="6AEB1C79"/>
  <w16cid:commentId w16cid:paraId="7CF82D48" w16cid:durableId="34A71540"/>
  <w16cid:commentId w16cid:paraId="27C12080" w16cid:durableId="340D2C4A"/>
  <w16cid:commentId w16cid:paraId="3708941C" w16cid:durableId="7D48432F"/>
  <w16cid:commentId w16cid:paraId="3ECD9164" w16cid:durableId="6A26AA5C"/>
  <w16cid:commentId w16cid:paraId="3073731B" w16cid:durableId="2ACC7EE4"/>
  <w16cid:commentId w16cid:paraId="0661E867" w16cid:durableId="4D61F5BB"/>
  <w16cid:commentId w16cid:paraId="3937F60E" w16cid:durableId="6D648E59"/>
  <w16cid:commentId w16cid:paraId="1759FBCA" w16cid:durableId="5C2D344D"/>
  <w16cid:commentId w16cid:paraId="3E8D08DA" w16cid:durableId="37D883E2"/>
  <w16cid:commentId w16cid:paraId="706FF158" w16cid:durableId="676FBEB1"/>
  <w16cid:commentId w16cid:paraId="298EFEAF" w16cid:durableId="2AA006A0"/>
  <w16cid:commentId w16cid:paraId="7E45439E" w16cid:durableId="7FC91B96"/>
  <w16cid:commentId w16cid:paraId="45254D19" w16cid:durableId="03B571C9"/>
  <w16cid:commentId w16cid:paraId="5E219D11" w16cid:durableId="5626064A"/>
  <w16cid:commentId w16cid:paraId="7394155D" w16cid:durableId="2CA83FEC"/>
  <w16cid:commentId w16cid:paraId="703AC821" w16cid:durableId="413E458D"/>
  <w16cid:commentId w16cid:paraId="1A1C7E78" w16cid:durableId="535EA58A"/>
  <w16cid:commentId w16cid:paraId="522C8B66" w16cid:durableId="73818A62"/>
  <w16cid:commentId w16cid:paraId="0D3F4D90" w16cid:durableId="3EE5D3BB"/>
  <w16cid:commentId w16cid:paraId="7A58A320" w16cid:durableId="7851BD88"/>
  <w16cid:commentId w16cid:paraId="4FF169A6" w16cid:durableId="7D02CCE7"/>
  <w16cid:commentId w16cid:paraId="7347898D" w16cid:durableId="77018742"/>
  <w16cid:commentId w16cid:paraId="165E7B31" w16cid:durableId="1AB7816D"/>
  <w16cid:commentId w16cid:paraId="2F19E850" w16cid:durableId="73D6E381"/>
  <w16cid:commentId w16cid:paraId="0ED0CDDA" w16cid:durableId="3F0F62C2"/>
  <w16cid:commentId w16cid:paraId="33E64380" w16cid:durableId="2ACC8142"/>
  <w16cid:commentId w16cid:paraId="093C031D" w16cid:durableId="1F046031"/>
  <w16cid:commentId w16cid:paraId="6BAA621C" w16cid:durableId="17D387D1"/>
  <w16cid:commentId w16cid:paraId="4154829C" w16cid:durableId="2C00EF5E"/>
  <w16cid:commentId w16cid:paraId="6223818C" w16cid:durableId="3048B381"/>
  <w16cid:commentId w16cid:paraId="6D179BC9" w16cid:durableId="0DC4586F"/>
  <w16cid:commentId w16cid:paraId="4A77FDB8" w16cid:durableId="2ACCE371"/>
  <w16cid:commentId w16cid:paraId="09C14E2D" w16cid:durableId="5AA0BAFA"/>
  <w16cid:commentId w16cid:paraId="59B20493" w16cid:durableId="376F24DF"/>
  <w16cid:commentId w16cid:paraId="1A04FD0E" w16cid:durableId="0B3FFD84"/>
  <w16cid:commentId w16cid:paraId="09488358" w16cid:durableId="1864CF47"/>
  <w16cid:commentId w16cid:paraId="06C2B7FB" w16cid:durableId="33B45FC6"/>
  <w16cid:commentId w16cid:paraId="7AF59D38" w16cid:durableId="4DCE317E"/>
  <w16cid:commentId w16cid:paraId="40A55B31" w16cid:durableId="4CF548B1"/>
  <w16cid:commentId w16cid:paraId="22A83B8C" w16cid:durableId="47DCD563"/>
  <w16cid:commentId w16cid:paraId="33FBF6B1" w16cid:durableId="2AA007D9"/>
  <w16cid:commentId w16cid:paraId="63BAAE17" w16cid:durableId="60923A5D"/>
  <w16cid:commentId w16cid:paraId="05058685" w16cid:durableId="2ACCC06F"/>
  <w16cid:commentId w16cid:paraId="44A52890" w16cid:durableId="70E4F114"/>
  <w16cid:commentId w16cid:paraId="1FE25818" w16cid:durableId="48A55A9C"/>
  <w16cid:commentId w16cid:paraId="19A62025" w16cid:durableId="2ACCE706"/>
  <w16cid:commentId w16cid:paraId="1930674A" w16cid:durableId="351605E5"/>
  <w16cid:commentId w16cid:paraId="2269324E" w16cid:durableId="40C3F14B"/>
  <w16cid:commentId w16cid:paraId="6D49F920" w16cid:durableId="41DBE2F8"/>
  <w16cid:commentId w16cid:paraId="49E732BE" w16cid:durableId="2843D7DA"/>
  <w16cid:commentId w16cid:paraId="0BF8C43C" w16cid:durableId="4300AAA9"/>
  <w16cid:commentId w16cid:paraId="45926F13" w16cid:durableId="0680A6F3"/>
  <w16cid:commentId w16cid:paraId="1DBC13C1" w16cid:durableId="0FF98286"/>
  <w16cid:commentId w16cid:paraId="0D409971" w16cid:durableId="5E026F41"/>
  <w16cid:commentId w16cid:paraId="15F66511" w16cid:durableId="38966C63"/>
  <w16cid:commentId w16cid:paraId="28900017" w16cid:durableId="5C718D97"/>
  <w16cid:commentId w16cid:paraId="7D98C11F" w16cid:durableId="2AA0EF94"/>
  <w16cid:commentId w16cid:paraId="3C060BD5" w16cid:durableId="4134E8A7"/>
  <w16cid:commentId w16cid:paraId="5790C9E0" w16cid:durableId="2AA0EFDB"/>
  <w16cid:commentId w16cid:paraId="70EB2377" w16cid:durableId="51DB6260"/>
  <w16cid:commentId w16cid:paraId="5E46D86D" w16cid:durableId="2ACCEAF1"/>
  <w16cid:commentId w16cid:paraId="28A4AB52" w16cid:durableId="77E0348D"/>
  <w16cid:commentId w16cid:paraId="77876157" w16cid:durableId="40D3DD1D"/>
  <w16cid:commentId w16cid:paraId="4C5DDFDF" w16cid:durableId="5422637E"/>
  <w16cid:commentId w16cid:paraId="48625556" w16cid:durableId="285D6099"/>
  <w16cid:commentId w16cid:paraId="7F70B096" w16cid:durableId="1F592CC5"/>
  <w16cid:commentId w16cid:paraId="0061FF5D" w16cid:durableId="72C81226"/>
  <w16cid:commentId w16cid:paraId="3CA2C22C" w16cid:durableId="0762185C"/>
  <w16cid:commentId w16cid:paraId="60446090" w16cid:durableId="504DED5A"/>
  <w16cid:commentId w16cid:paraId="0110E889" w16cid:durableId="1FCA53A5"/>
  <w16cid:commentId w16cid:paraId="3F1CD1FC" w16cid:durableId="6E34B840"/>
  <w16cid:commentId w16cid:paraId="71AA9BE9" w16cid:durableId="25AC54D7"/>
  <w16cid:commentId w16cid:paraId="392C3653" w16cid:durableId="0B2DAD29"/>
  <w16cid:commentId w16cid:paraId="4C7A4B06" w16cid:durableId="4F60C86A"/>
  <w16cid:commentId w16cid:paraId="756800BD" w16cid:durableId="3778EFFB"/>
  <w16cid:commentId w16cid:paraId="3D280A38" w16cid:durableId="28F48987"/>
  <w16cid:commentId w16cid:paraId="441CC881" w16cid:durableId="65B6BB58"/>
  <w16cid:commentId w16cid:paraId="67BE748F" w16cid:durableId="019BB4C9"/>
  <w16cid:commentId w16cid:paraId="108A75D5" w16cid:durableId="6A47B15D"/>
  <w16cid:commentId w16cid:paraId="247E9207" w16cid:durableId="798108AD"/>
  <w16cid:commentId w16cid:paraId="12B64E1A" w16cid:durableId="2ACCEE3E"/>
  <w16cid:commentId w16cid:paraId="5657E795" w16cid:durableId="464707AF"/>
  <w16cid:commentId w16cid:paraId="2EC55854" w16cid:durableId="16778CE3"/>
  <w16cid:commentId w16cid:paraId="6935C9DC" w16cid:durableId="6115847C"/>
  <w16cid:commentId w16cid:paraId="6C73E304" w16cid:durableId="2ACCEEAE"/>
  <w16cid:commentId w16cid:paraId="56C1C8E6" w16cid:durableId="1017D553"/>
  <w16cid:commentId w16cid:paraId="123FDF1D" w16cid:durableId="187B1282"/>
  <w16cid:commentId w16cid:paraId="3DCE2F22" w16cid:durableId="2ACCEE83"/>
  <w16cid:commentId w16cid:paraId="753BE694" w16cid:durableId="257BD540"/>
  <w16cid:commentId w16cid:paraId="01AD570D" w16cid:durableId="115AD2BE"/>
  <w16cid:commentId w16cid:paraId="1EB15C66" w16cid:durableId="2ACCEEBE"/>
  <w16cid:commentId w16cid:paraId="15D5EC14" w16cid:durableId="2AA0F0BC"/>
  <w16cid:commentId w16cid:paraId="235B3D85" w16cid:durableId="6BBE6CE6"/>
  <w16cid:commentId w16cid:paraId="69AE5497" w16cid:durableId="2AA0F236"/>
  <w16cid:commentId w16cid:paraId="46887217" w16cid:durableId="6C1F6594"/>
  <w16cid:commentId w16cid:paraId="0D2AC939" w16cid:durableId="2AA0F2B9"/>
  <w16cid:commentId w16cid:paraId="541C610D" w16cid:durableId="2AE9805A"/>
  <w16cid:commentId w16cid:paraId="591637AB" w16cid:durableId="2AA0F2DD"/>
  <w16cid:commentId w16cid:paraId="65E2E747" w16cid:durableId="25326A5C"/>
  <w16cid:commentId w16cid:paraId="7F4E92D6" w16cid:durableId="2AA0F6F7"/>
  <w16cid:commentId w16cid:paraId="62E16F13" w16cid:durableId="5657EA69"/>
  <w16cid:commentId w16cid:paraId="4F984E55" w16cid:durableId="2ACCEEE9"/>
  <w16cid:commentId w16cid:paraId="78DC9557" w16cid:durableId="047BC6A0"/>
  <w16cid:commentId w16cid:paraId="13263767" w16cid:durableId="2A9BC9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4E642" w14:textId="77777777" w:rsidR="00AA2E58" w:rsidRDefault="00AA2E58">
      <w:pPr>
        <w:spacing w:line="240" w:lineRule="auto"/>
      </w:pPr>
      <w:r>
        <w:separator/>
      </w:r>
    </w:p>
    <w:p w14:paraId="5D12291F" w14:textId="77777777" w:rsidR="00AA2E58" w:rsidRDefault="00AA2E58"/>
  </w:endnote>
  <w:endnote w:type="continuationSeparator" w:id="0">
    <w:p w14:paraId="1FC0DD99" w14:textId="77777777" w:rsidR="00AA2E58" w:rsidRDefault="00AA2E58">
      <w:pPr>
        <w:spacing w:line="240" w:lineRule="auto"/>
      </w:pPr>
      <w:r>
        <w:continuationSeparator/>
      </w:r>
    </w:p>
    <w:p w14:paraId="4501F0CD" w14:textId="77777777" w:rsidR="00AA2E58" w:rsidRDefault="00AA2E58"/>
  </w:endnote>
  <w:endnote w:type="continuationNotice" w:id="1">
    <w:p w14:paraId="1F149FD0" w14:textId="77777777" w:rsidR="00AA2E58" w:rsidRDefault="00AA2E5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w:altName w:val="Century Gothic"/>
    <w:panose1 w:val="00000000000000000000"/>
    <w:charset w:val="00"/>
    <w:family w:val="swiss"/>
    <w:notTrueType/>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Roman,Bold">
    <w:altName w:val="MS Gothic"/>
    <w:panose1 w:val="00000000000000000000"/>
    <w:charset w:val="80"/>
    <w:family w:val="auto"/>
    <w:notTrueType/>
    <w:pitch w:val="default"/>
    <w:sig w:usb0="00000000" w:usb1="08070000" w:usb2="00000010" w:usb3="00000000" w:csb0="00020000" w:csb1="00000000"/>
  </w:font>
  <w:font w:name="VNI-Times">
    <w:altName w:val="Calibri"/>
    <w:charset w:val="00"/>
    <w:family w:val="auto"/>
    <w:pitch w:val="variable"/>
    <w:sig w:usb0="00000001"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Letter Gothic MS">
    <w:panose1 w:val="00000000000000000000"/>
    <w:charset w:val="00"/>
    <w:family w:val="moder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urier">
    <w:panose1 w:val="02070409020205020404"/>
    <w:charset w:val="00"/>
    <w:family w:val="modern"/>
    <w:pitch w:val="fixed"/>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1"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VnArialH">
    <w:altName w:val="Courier New"/>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Adobe Garamond Pro">
    <w:panose1 w:val="00000000000000000000"/>
    <w:charset w:val="00"/>
    <w:family w:val="roman"/>
    <w:notTrueType/>
    <w:pitch w:val="variable"/>
    <w:sig w:usb0="00000007" w:usb1="00000001" w:usb2="00000000" w:usb3="00000000" w:csb0="00000093" w:csb1="00000000"/>
  </w:font>
  <w:font w:name="Arial Bold">
    <w:altName w:val="Arial"/>
    <w:panose1 w:val="00000000000000000000"/>
    <w:charset w:val="00"/>
    <w:family w:val="roman"/>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26ED0" w14:textId="531BA8DD" w:rsidR="001F44E5" w:rsidRPr="004F3153" w:rsidRDefault="001F44E5" w:rsidP="004F3153">
    <w:pPr>
      <w:pStyle w:val="Footer"/>
      <w:pBdr>
        <w:top w:val="single" w:sz="4" w:space="6" w:color="auto"/>
      </w:pBdr>
      <w:tabs>
        <w:tab w:val="center" w:pos="4536"/>
        <w:tab w:val="right" w:pos="9072"/>
      </w:tabs>
      <w:spacing w:line="300" w:lineRule="auto"/>
      <w:contextualSpacing w:val="0"/>
      <w:rPr>
        <w:rFonts w:cs="Arial"/>
        <w:sz w:val="22"/>
        <w:szCs w:val="22"/>
      </w:rPr>
    </w:pPr>
    <w:r>
      <w:rPr>
        <w:rFonts w:ascii="Times New Roman" w:eastAsia="Times New Roman" w:hAnsi="Times New Roman"/>
        <w:color w:val="000000"/>
        <w:sz w:val="22"/>
        <w:szCs w:val="22"/>
        <w:lang w:val="vi-VN"/>
      </w:rPr>
      <w:t>VPB</w:t>
    </w:r>
    <w:r>
      <w:rPr>
        <w:rFonts w:ascii="Times New Roman" w:eastAsia="Times New Roman" w:hAnsi="Times New Roman"/>
        <w:color w:val="000000"/>
        <w:sz w:val="22"/>
        <w:szCs w:val="22"/>
        <w:lang w:val="en-US"/>
      </w:rPr>
      <w:t>_</w:t>
    </w:r>
    <w:r>
      <w:rPr>
        <w:rFonts w:ascii="Times New Roman" w:eastAsia="Times New Roman" w:hAnsi="Times New Roman"/>
        <w:color w:val="000000"/>
        <w:sz w:val="22"/>
        <w:szCs w:val="22"/>
        <w:lang w:val="vi-VN"/>
      </w:rPr>
      <w:t>CRM</w:t>
    </w:r>
    <w:r w:rsidRPr="004F3153">
      <w:rPr>
        <w:rFonts w:ascii="Times New Roman" w:eastAsia="Times New Roman" w:hAnsi="Times New Roman"/>
        <w:color w:val="000000"/>
        <w:sz w:val="22"/>
        <w:szCs w:val="22"/>
      </w:rPr>
      <w:t>_SRS</w:t>
    </w:r>
    <w:r w:rsidRPr="004F3153">
      <w:rPr>
        <w:rFonts w:cs="Arial"/>
        <w:sz w:val="22"/>
        <w:szCs w:val="22"/>
        <w:lang w:val="vi-VN"/>
      </w:rPr>
      <w:tab/>
    </w:r>
    <w:r w:rsidRPr="004F3153">
      <w:rPr>
        <w:rFonts w:ascii="Times New Roman" w:hAnsi="Times New Roman"/>
        <w:b/>
        <w:sz w:val="22"/>
        <w:szCs w:val="22"/>
      </w:rPr>
      <w:t>Top Secret</w:t>
    </w:r>
    <w:r w:rsidRPr="004F3153">
      <w:rPr>
        <w:rFonts w:cs="Arial"/>
        <w:b/>
        <w:sz w:val="22"/>
        <w:szCs w:val="22"/>
        <w:lang w:val="vi-VN"/>
      </w:rPr>
      <w:tab/>
    </w:r>
    <w:r w:rsidRPr="004F3153">
      <w:rPr>
        <w:rFonts w:cs="Arial"/>
        <w:sz w:val="22"/>
        <w:szCs w:val="22"/>
      </w:rPr>
      <w:t xml:space="preserve">   </w:t>
    </w:r>
    <w:r w:rsidRPr="004F3153">
      <w:rPr>
        <w:rStyle w:val="PageNumber"/>
        <w:rFonts w:ascii="Times New Roman" w:hAnsi="Times New Roman"/>
        <w:sz w:val="22"/>
        <w:szCs w:val="22"/>
      </w:rPr>
      <w:fldChar w:fldCharType="begin"/>
    </w:r>
    <w:r w:rsidRPr="004F3153">
      <w:rPr>
        <w:rStyle w:val="PageNumber"/>
        <w:rFonts w:ascii="Times New Roman" w:hAnsi="Times New Roman"/>
        <w:sz w:val="22"/>
        <w:szCs w:val="22"/>
      </w:rPr>
      <w:instrText xml:space="preserve"> PAGE </w:instrText>
    </w:r>
    <w:r w:rsidRPr="004F3153">
      <w:rPr>
        <w:rStyle w:val="PageNumber"/>
        <w:rFonts w:ascii="Times New Roman" w:hAnsi="Times New Roman"/>
        <w:sz w:val="22"/>
        <w:szCs w:val="22"/>
      </w:rPr>
      <w:fldChar w:fldCharType="separate"/>
    </w:r>
    <w:r w:rsidR="005E0607">
      <w:rPr>
        <w:rStyle w:val="PageNumber"/>
        <w:rFonts w:ascii="Times New Roman" w:hAnsi="Times New Roman"/>
        <w:noProof/>
        <w:sz w:val="22"/>
        <w:szCs w:val="22"/>
      </w:rPr>
      <w:t>93</w:t>
    </w:r>
    <w:r w:rsidRPr="004F3153">
      <w:rPr>
        <w:rStyle w:val="PageNumber"/>
        <w:rFonts w:ascii="Times New Roman" w:hAnsi="Times New Roman"/>
        <w:sz w:val="22"/>
        <w:szCs w:val="22"/>
      </w:rPr>
      <w:fldChar w:fldCharType="end"/>
    </w:r>
    <w:r w:rsidRPr="004F3153">
      <w:rPr>
        <w:rStyle w:val="PageNumber"/>
        <w:rFonts w:ascii="Times New Roman" w:hAnsi="Times New Roman"/>
        <w:sz w:val="22"/>
        <w:szCs w:val="22"/>
      </w:rPr>
      <w:t>/</w:t>
    </w:r>
    <w:r w:rsidRPr="004F3153">
      <w:rPr>
        <w:rStyle w:val="PageNumber"/>
        <w:rFonts w:ascii="Times New Roman" w:hAnsi="Times New Roman"/>
        <w:sz w:val="22"/>
        <w:szCs w:val="22"/>
      </w:rPr>
      <w:fldChar w:fldCharType="begin"/>
    </w:r>
    <w:r w:rsidRPr="004F3153">
      <w:rPr>
        <w:rStyle w:val="PageNumber"/>
        <w:rFonts w:ascii="Times New Roman" w:hAnsi="Times New Roman"/>
        <w:sz w:val="22"/>
        <w:szCs w:val="22"/>
      </w:rPr>
      <w:instrText xml:space="preserve"> NUMPAGES </w:instrText>
    </w:r>
    <w:r w:rsidRPr="004F3153">
      <w:rPr>
        <w:rStyle w:val="PageNumber"/>
        <w:rFonts w:ascii="Times New Roman" w:hAnsi="Times New Roman"/>
        <w:sz w:val="22"/>
        <w:szCs w:val="22"/>
      </w:rPr>
      <w:fldChar w:fldCharType="separate"/>
    </w:r>
    <w:r w:rsidR="005E0607">
      <w:rPr>
        <w:rStyle w:val="PageNumber"/>
        <w:rFonts w:ascii="Times New Roman" w:hAnsi="Times New Roman"/>
        <w:noProof/>
        <w:sz w:val="22"/>
        <w:szCs w:val="22"/>
      </w:rPr>
      <w:t>94</w:t>
    </w:r>
    <w:r w:rsidRPr="004F3153">
      <w:rPr>
        <w:rStyle w:val="PageNumber"/>
        <w:rFonts w:ascii="Times New Roman" w:hAnsi="Times New Roman"/>
        <w:sz w:val="22"/>
        <w:szCs w:val="22"/>
      </w:rPr>
      <w:fldChar w:fldCharType="end"/>
    </w:r>
  </w:p>
  <w:p w14:paraId="37E20BD0" w14:textId="77777777" w:rsidR="001F44E5" w:rsidRPr="00813299" w:rsidRDefault="001F44E5" w:rsidP="00447E54">
    <w:pPr>
      <w:pStyle w:val="Footer"/>
      <w:rPr>
        <w:rFonts w:cs="Arial"/>
        <w:sz w:val="16"/>
        <w:szCs w:val="16"/>
      </w:rPr>
    </w:pPr>
  </w:p>
  <w:p w14:paraId="75EBF3C4" w14:textId="77777777" w:rsidR="001F44E5" w:rsidRPr="00FF4343" w:rsidRDefault="001F44E5" w:rsidP="001A5112">
    <w:pPr>
      <w:pStyle w:val="Footer"/>
      <w:jc w:val="right"/>
      <w:rPr>
        <w:rFonts w:ascii="Times New Roman" w:hAnsi="Times New Roman"/>
        <w:sz w:val="22"/>
        <w:szCs w:val="22"/>
      </w:rPr>
    </w:pPr>
    <w:r>
      <w:rPr>
        <w:noProof/>
        <w:lang w:val="en-US"/>
      </w:rPr>
      <w:t xml:space="preserve">                                                           </w:t>
    </w:r>
    <w:r>
      <w:rPr>
        <w:noProof/>
        <w:lang w:val="en-US"/>
      </w:rPr>
      <w:tab/>
    </w:r>
    <w:r w:rsidRPr="00FF4343">
      <w:rPr>
        <w:rFonts w:ascii="Times New Roman" w:hAnsi="Times New Roman"/>
        <w:noProof/>
        <w:sz w:val="22"/>
        <w:szCs w:val="22"/>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774CC" w14:textId="77777777" w:rsidR="00AA2E58" w:rsidRDefault="00AA2E58">
      <w:pPr>
        <w:spacing w:line="240" w:lineRule="auto"/>
      </w:pPr>
      <w:r>
        <w:separator/>
      </w:r>
    </w:p>
    <w:p w14:paraId="369878A6" w14:textId="77777777" w:rsidR="00AA2E58" w:rsidRDefault="00AA2E58"/>
  </w:footnote>
  <w:footnote w:type="continuationSeparator" w:id="0">
    <w:p w14:paraId="03A655AD" w14:textId="77777777" w:rsidR="00AA2E58" w:rsidRDefault="00AA2E58">
      <w:pPr>
        <w:spacing w:line="240" w:lineRule="auto"/>
      </w:pPr>
      <w:r>
        <w:continuationSeparator/>
      </w:r>
    </w:p>
    <w:p w14:paraId="1F31744A" w14:textId="77777777" w:rsidR="00AA2E58" w:rsidRDefault="00AA2E58"/>
  </w:footnote>
  <w:footnote w:type="continuationNotice" w:id="1">
    <w:p w14:paraId="083E6512" w14:textId="77777777" w:rsidR="00AA2E58" w:rsidRDefault="00AA2E5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insideH w:val="single" w:sz="4" w:space="0" w:color="auto"/>
      </w:tblBorders>
      <w:tblLook w:val="04A0" w:firstRow="1" w:lastRow="0" w:firstColumn="1" w:lastColumn="0" w:noHBand="0" w:noVBand="1"/>
    </w:tblPr>
    <w:tblGrid>
      <w:gridCol w:w="4579"/>
      <w:gridCol w:w="4579"/>
    </w:tblGrid>
    <w:tr w:rsidR="001F44E5" w:rsidRPr="004F3153" w14:paraId="4FF48742" w14:textId="77777777" w:rsidTr="004F3153">
      <w:trPr>
        <w:trHeight w:val="270"/>
      </w:trPr>
      <w:tc>
        <w:tcPr>
          <w:tcW w:w="4579" w:type="dxa"/>
          <w:shd w:val="clear" w:color="auto" w:fill="auto"/>
        </w:tcPr>
        <w:p w14:paraId="6A9BB391" w14:textId="3C7362C6" w:rsidR="001F44E5" w:rsidRPr="00AD35A6" w:rsidRDefault="001F44E5" w:rsidP="00075487">
          <w:pPr>
            <w:pStyle w:val="Header"/>
            <w:tabs>
              <w:tab w:val="center" w:pos="8280"/>
              <w:tab w:val="right" w:pos="9000"/>
            </w:tabs>
            <w:spacing w:line="300" w:lineRule="auto"/>
            <w:contextualSpacing w:val="0"/>
            <w:rPr>
              <w:rFonts w:ascii="Times New Roman" w:hAnsi="Times New Roman"/>
              <w:b/>
              <w:sz w:val="22"/>
              <w:szCs w:val="22"/>
              <w:lang w:val="en-US"/>
            </w:rPr>
          </w:pPr>
          <w:r>
            <w:rPr>
              <w:rFonts w:ascii="Times New Roman" w:eastAsia="Times New Roman" w:hAnsi="Times New Roman"/>
              <w:color w:val="000000"/>
              <w:sz w:val="22"/>
              <w:szCs w:val="22"/>
            </w:rPr>
            <w:t>T</w:t>
          </w:r>
          <w:r>
            <w:rPr>
              <w:rFonts w:ascii="Times New Roman" w:eastAsia="Times New Roman" w:hAnsi="Times New Roman"/>
              <w:color w:val="000000"/>
              <w:sz w:val="22"/>
              <w:szCs w:val="22"/>
              <w:lang w:val="en-US"/>
            </w:rPr>
            <w:t>ài liệu đặc tả yêu cầu Phần mềm</w:t>
          </w:r>
        </w:p>
      </w:tc>
      <w:tc>
        <w:tcPr>
          <w:tcW w:w="4579" w:type="dxa"/>
          <w:shd w:val="clear" w:color="auto" w:fill="auto"/>
        </w:tcPr>
        <w:p w14:paraId="7244AED8" w14:textId="6DD91817" w:rsidR="001F44E5" w:rsidRPr="009D0045" w:rsidRDefault="001F44E5" w:rsidP="004F3153">
          <w:pPr>
            <w:pStyle w:val="Header"/>
            <w:tabs>
              <w:tab w:val="center" w:pos="8280"/>
              <w:tab w:val="right" w:pos="9000"/>
            </w:tabs>
            <w:spacing w:line="300" w:lineRule="auto"/>
            <w:contextualSpacing w:val="0"/>
            <w:jc w:val="right"/>
            <w:rPr>
              <w:rFonts w:ascii="Times New Roman" w:hAnsi="Times New Roman"/>
              <w:b/>
              <w:sz w:val="22"/>
              <w:szCs w:val="22"/>
              <w:lang w:val="en-US"/>
            </w:rPr>
          </w:pPr>
          <w:r>
            <w:rPr>
              <w:rFonts w:ascii="Times New Roman" w:eastAsia="Times New Roman" w:hAnsi="Times New Roman"/>
              <w:color w:val="000000"/>
              <w:sz w:val="22"/>
              <w:szCs w:val="22"/>
              <w:lang w:val="vi-VN"/>
            </w:rPr>
            <w:t>V1</w:t>
          </w:r>
          <w:r w:rsidRPr="004F3153">
            <w:rPr>
              <w:rFonts w:ascii="Times New Roman" w:eastAsia="Times New Roman" w:hAnsi="Times New Roman"/>
              <w:color w:val="000000"/>
              <w:sz w:val="22"/>
              <w:szCs w:val="22"/>
            </w:rPr>
            <w:t>.</w:t>
          </w:r>
          <w:r>
            <w:rPr>
              <w:rFonts w:ascii="Times New Roman" w:eastAsia="Times New Roman" w:hAnsi="Times New Roman"/>
              <w:color w:val="000000"/>
              <w:sz w:val="22"/>
              <w:szCs w:val="22"/>
              <w:lang w:val="en-US"/>
            </w:rPr>
            <w:t>0</w:t>
          </w:r>
        </w:p>
      </w:tc>
    </w:tr>
  </w:tbl>
  <w:p w14:paraId="72F5D34E" w14:textId="77777777" w:rsidR="001F44E5" w:rsidRPr="00236226" w:rsidRDefault="001F44E5">
    <w:pPr>
      <w:pStyle w:val="Header"/>
      <w:rPr>
        <w:lang w:val="en-US"/>
      </w:rPr>
    </w:pPr>
    <w:r w:rsidRPr="00DB5BBC">
      <w:rPr>
        <w:rFonts w:ascii="Times New Roman" w:hAnsi="Times New Roman"/>
        <w:b/>
        <w:noProof/>
        <w:sz w:val="24"/>
        <w:szCs w:val="24"/>
        <w:lang w:val="en-US" w:eastAsia="en-US"/>
      </w:rPr>
      <w:drawing>
        <wp:anchor distT="0" distB="0" distL="114300" distR="114300" simplePos="0" relativeHeight="251658240" behindDoc="1" locked="0" layoutInCell="1" allowOverlap="1" wp14:anchorId="342011BC" wp14:editId="4D551B62">
          <wp:simplePos x="0" y="0"/>
          <wp:positionH relativeFrom="column">
            <wp:posOffset>6322060</wp:posOffset>
          </wp:positionH>
          <wp:positionV relativeFrom="paragraph">
            <wp:posOffset>-501015</wp:posOffset>
          </wp:positionV>
          <wp:extent cx="645160" cy="475615"/>
          <wp:effectExtent l="0" t="0" r="0" b="0"/>
          <wp:wrapNone/>
          <wp:docPr id="10778134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5160" cy="4756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9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1821"/>
      <w:gridCol w:w="5274"/>
      <w:gridCol w:w="2046"/>
    </w:tblGrid>
    <w:tr w:rsidR="001F44E5" w:rsidRPr="00C214A7" w14:paraId="26B21106" w14:textId="77777777" w:rsidTr="00C739CB">
      <w:trPr>
        <w:cantSplit/>
        <w:trHeight w:val="1118"/>
        <w:jc w:val="center"/>
      </w:trPr>
      <w:tc>
        <w:tcPr>
          <w:tcW w:w="901" w:type="pct"/>
          <w:shd w:val="clear" w:color="auto" w:fill="FFFFFF"/>
        </w:tcPr>
        <w:p w14:paraId="562D3904" w14:textId="491B78AB" w:rsidR="001F44E5" w:rsidRPr="00C214A7" w:rsidRDefault="001F44E5" w:rsidP="009C64ED">
          <w:pPr>
            <w:pStyle w:val="NoSpacing"/>
            <w:spacing w:before="120" w:line="300" w:lineRule="auto"/>
          </w:pPr>
          <w:r>
            <w:rPr>
              <w:noProof/>
            </w:rPr>
            <w:drawing>
              <wp:inline distT="0" distB="0" distL="0" distR="0" wp14:anchorId="3DF11A5A" wp14:editId="658CCD8D">
                <wp:extent cx="1019175" cy="498093"/>
                <wp:effectExtent l="0" t="0" r="0" b="0"/>
                <wp:docPr id="169495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6025" name=""/>
                        <pic:cNvPicPr/>
                      </pic:nvPicPr>
                      <pic:blipFill>
                        <a:blip r:embed="rId1"/>
                        <a:stretch>
                          <a:fillRect/>
                        </a:stretch>
                      </pic:blipFill>
                      <pic:spPr>
                        <a:xfrm>
                          <a:off x="0" y="0"/>
                          <a:ext cx="1025194" cy="501034"/>
                        </a:xfrm>
                        <a:prstGeom prst="rect">
                          <a:avLst/>
                        </a:prstGeom>
                      </pic:spPr>
                    </pic:pic>
                  </a:graphicData>
                </a:graphic>
              </wp:inline>
            </w:drawing>
          </w:r>
        </w:p>
      </w:tc>
      <w:tc>
        <w:tcPr>
          <w:tcW w:w="2991" w:type="pct"/>
          <w:shd w:val="clear" w:color="auto" w:fill="FFFFFF"/>
          <w:vAlign w:val="center"/>
        </w:tcPr>
        <w:p w14:paraId="41B09E5B" w14:textId="77777777" w:rsidR="001F44E5" w:rsidRPr="00647CA2" w:rsidRDefault="001F44E5" w:rsidP="0055763A">
          <w:pPr>
            <w:keepNext/>
            <w:ind w:left="121" w:hanging="121"/>
            <w:jc w:val="center"/>
            <w:rPr>
              <w:rFonts w:ascii="Times New Roman" w:hAnsi="Times New Roman"/>
              <w:bCs/>
              <w:sz w:val="24"/>
              <w:szCs w:val="24"/>
            </w:rPr>
          </w:pPr>
          <w:r w:rsidRPr="00647CA2">
            <w:rPr>
              <w:rFonts w:ascii="Times New Roman" w:hAnsi="Times New Roman"/>
              <w:bCs/>
              <w:sz w:val="24"/>
              <w:szCs w:val="24"/>
            </w:rPr>
            <w:t xml:space="preserve">CUNG CẤP VÀ TRIỂN KHAI CÁC GIẢI PHÁP </w:t>
          </w:r>
        </w:p>
        <w:p w14:paraId="2FB7F3AF" w14:textId="77777777" w:rsidR="001F44E5" w:rsidRPr="00647CA2" w:rsidRDefault="001F44E5" w:rsidP="0055763A">
          <w:pPr>
            <w:keepNext/>
            <w:ind w:left="121" w:hanging="121"/>
            <w:jc w:val="center"/>
            <w:rPr>
              <w:rFonts w:ascii="Times New Roman" w:hAnsi="Times New Roman"/>
              <w:bCs/>
              <w:sz w:val="24"/>
              <w:szCs w:val="24"/>
            </w:rPr>
          </w:pPr>
          <w:r w:rsidRPr="00647CA2">
            <w:rPr>
              <w:rFonts w:ascii="Times New Roman" w:hAnsi="Times New Roman"/>
              <w:bCs/>
              <w:sz w:val="24"/>
              <w:szCs w:val="24"/>
            </w:rPr>
            <w:t xml:space="preserve">CÔNG NGHỆ VỀ QUẢN LÝ DỮ LIỆU VÀ </w:t>
          </w:r>
        </w:p>
        <w:p w14:paraId="1FF13CAD" w14:textId="3F0C4642" w:rsidR="001F44E5" w:rsidRPr="00C214A7" w:rsidRDefault="001F44E5" w:rsidP="0055763A">
          <w:pPr>
            <w:keepNext/>
            <w:ind w:left="121" w:hanging="121"/>
            <w:jc w:val="center"/>
            <w:rPr>
              <w:rFonts w:ascii="Times New Roman" w:hAnsi="Times New Roman"/>
              <w:bCs/>
              <w:color w:val="7030A0"/>
              <w:sz w:val="24"/>
              <w:szCs w:val="24"/>
            </w:rPr>
          </w:pPr>
          <w:r w:rsidRPr="00647CA2">
            <w:rPr>
              <w:rFonts w:ascii="Times New Roman" w:hAnsi="Times New Roman"/>
              <w:bCs/>
              <w:sz w:val="24"/>
              <w:szCs w:val="24"/>
            </w:rPr>
            <w:t>QUAN HỆ KHÁCH HÀNG</w:t>
          </w:r>
        </w:p>
      </w:tc>
      <w:tc>
        <w:tcPr>
          <w:tcW w:w="1108" w:type="pct"/>
          <w:shd w:val="clear" w:color="auto" w:fill="FFFFFF"/>
        </w:tcPr>
        <w:p w14:paraId="04B173BF" w14:textId="61F09E21" w:rsidR="001F44E5" w:rsidRPr="00C214A7" w:rsidRDefault="001F44E5" w:rsidP="009C64ED">
          <w:pPr>
            <w:pStyle w:val="FISNormal"/>
            <w:keepNext/>
            <w:tabs>
              <w:tab w:val="left" w:pos="142"/>
            </w:tabs>
            <w:rPr>
              <w:rFonts w:ascii="Times New Roman" w:hAnsi="Times New Roman"/>
              <w:b/>
              <w:bCs/>
              <w:color w:val="7030A0"/>
              <w:sz w:val="24"/>
            </w:rPr>
          </w:pPr>
          <w:r>
            <w:rPr>
              <w:noProof/>
            </w:rPr>
            <w:drawing>
              <wp:inline distT="0" distB="0" distL="0" distR="0" wp14:anchorId="66EF54E4" wp14:editId="0698A72B">
                <wp:extent cx="1160672" cy="396875"/>
                <wp:effectExtent l="0" t="0" r="1905" b="3175"/>
                <wp:docPr id="1779332695" name="Picture 177933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164451" cy="398167"/>
                        </a:xfrm>
                        <a:prstGeom prst="rect">
                          <a:avLst/>
                        </a:prstGeom>
                      </pic:spPr>
                    </pic:pic>
                  </a:graphicData>
                </a:graphic>
              </wp:inline>
            </w:drawing>
          </w:r>
        </w:p>
      </w:tc>
    </w:tr>
  </w:tbl>
  <w:p w14:paraId="1843D438" w14:textId="77777777" w:rsidR="001F44E5" w:rsidRDefault="001F4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235CF656"/>
    <w:lvl w:ilvl="0">
      <w:start w:val="1"/>
      <w:numFmt w:val="bullet"/>
      <w:pStyle w:val="ListBullet2"/>
      <w:lvlText w:val=""/>
      <w:lvlJc w:val="left"/>
      <w:pPr>
        <w:tabs>
          <w:tab w:val="num" w:pos="270"/>
        </w:tabs>
        <w:ind w:left="270" w:hanging="360"/>
      </w:pPr>
      <w:rPr>
        <w:rFonts w:ascii="Symbol" w:hAnsi="Symbol" w:hint="default"/>
      </w:rPr>
    </w:lvl>
  </w:abstractNum>
  <w:abstractNum w:abstractNumId="1" w15:restartNumberingAfterBreak="0">
    <w:nsid w:val="003E0516"/>
    <w:multiLevelType w:val="multilevel"/>
    <w:tmpl w:val="50D2F816"/>
    <w:lvl w:ilvl="0">
      <w:start w:val="1"/>
      <w:numFmt w:val="decimal"/>
      <w:lvlRestart w:val="0"/>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0480502"/>
    <w:multiLevelType w:val="hybridMultilevel"/>
    <w:tmpl w:val="3E7C8940"/>
    <w:lvl w:ilvl="0" w:tplc="320076C8">
      <w:start w:val="1"/>
      <w:numFmt w:val="decimal"/>
      <w:pStyle w:val="Number"/>
      <w:lvlText w:val="%1"/>
      <w:lvlJc w:val="left"/>
      <w:pPr>
        <w:ind w:left="1047" w:hanging="57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9E3E7F"/>
    <w:multiLevelType w:val="hybridMultilevel"/>
    <w:tmpl w:val="82461512"/>
    <w:lvl w:ilvl="0" w:tplc="BD4A512C">
      <w:start w:val="1"/>
      <w:numFmt w:val="decimal"/>
      <w:pStyle w:val="Auto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FC572A"/>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2BB5DE4"/>
    <w:multiLevelType w:val="multilevel"/>
    <w:tmpl w:val="9C90D5E6"/>
    <w:lvl w:ilvl="0">
      <w:start w:val="3"/>
      <w:numFmt w:val="decimal"/>
      <w:lvlText w:val="%1"/>
      <w:lvlJc w:val="left"/>
      <w:pPr>
        <w:ind w:left="360" w:hanging="360"/>
      </w:pPr>
      <w:rPr>
        <w:rFonts w:hint="default"/>
        <w:i w:val="0"/>
      </w:rPr>
    </w:lvl>
    <w:lvl w:ilvl="1">
      <w:start w:val="2"/>
      <w:numFmt w:val="decimal"/>
      <w:lvlText w:val="%1.%2"/>
      <w:lvlJc w:val="left"/>
      <w:pPr>
        <w:ind w:left="1070" w:hanging="360"/>
      </w:pPr>
      <w:rPr>
        <w:rFonts w:hint="default"/>
        <w:i w:val="0"/>
      </w:rPr>
    </w:lvl>
    <w:lvl w:ilvl="2">
      <w:start w:val="1"/>
      <w:numFmt w:val="decimal"/>
      <w:lvlText w:val="%1.%2.%3"/>
      <w:lvlJc w:val="left"/>
      <w:pPr>
        <w:ind w:left="2140" w:hanging="720"/>
      </w:pPr>
      <w:rPr>
        <w:rFonts w:hint="default"/>
        <w:i w:val="0"/>
      </w:rPr>
    </w:lvl>
    <w:lvl w:ilvl="3">
      <w:start w:val="1"/>
      <w:numFmt w:val="decimal"/>
      <w:lvlText w:val="%1.%2.%3.%4"/>
      <w:lvlJc w:val="left"/>
      <w:pPr>
        <w:ind w:left="2850" w:hanging="720"/>
      </w:pPr>
      <w:rPr>
        <w:rFonts w:hint="default"/>
        <w:i w:val="0"/>
      </w:rPr>
    </w:lvl>
    <w:lvl w:ilvl="4">
      <w:start w:val="1"/>
      <w:numFmt w:val="decimal"/>
      <w:lvlText w:val="%1.%2.%3.%4.%5"/>
      <w:lvlJc w:val="left"/>
      <w:pPr>
        <w:ind w:left="3920" w:hanging="1080"/>
      </w:pPr>
      <w:rPr>
        <w:rFonts w:hint="default"/>
        <w:i w:val="0"/>
      </w:rPr>
    </w:lvl>
    <w:lvl w:ilvl="5">
      <w:start w:val="1"/>
      <w:numFmt w:val="decimal"/>
      <w:lvlText w:val="%1.%2.%3.%4.%5.%6"/>
      <w:lvlJc w:val="left"/>
      <w:pPr>
        <w:ind w:left="4630" w:hanging="1080"/>
      </w:pPr>
      <w:rPr>
        <w:rFonts w:hint="default"/>
        <w:i w:val="0"/>
      </w:rPr>
    </w:lvl>
    <w:lvl w:ilvl="6">
      <w:start w:val="1"/>
      <w:numFmt w:val="decimal"/>
      <w:lvlText w:val="%1.%2.%3.%4.%5.%6.%7"/>
      <w:lvlJc w:val="left"/>
      <w:pPr>
        <w:ind w:left="5700" w:hanging="1440"/>
      </w:pPr>
      <w:rPr>
        <w:rFonts w:hint="default"/>
        <w:i w:val="0"/>
      </w:rPr>
    </w:lvl>
    <w:lvl w:ilvl="7">
      <w:start w:val="1"/>
      <w:numFmt w:val="decimal"/>
      <w:lvlText w:val="%1.%2.%3.%4.%5.%6.%7.%8"/>
      <w:lvlJc w:val="left"/>
      <w:pPr>
        <w:ind w:left="6410" w:hanging="1440"/>
      </w:pPr>
      <w:rPr>
        <w:rFonts w:hint="default"/>
        <w:i w:val="0"/>
      </w:rPr>
    </w:lvl>
    <w:lvl w:ilvl="8">
      <w:start w:val="1"/>
      <w:numFmt w:val="decimal"/>
      <w:lvlText w:val="%1.%2.%3.%4.%5.%6.%7.%8.%9"/>
      <w:lvlJc w:val="left"/>
      <w:pPr>
        <w:ind w:left="7480" w:hanging="1800"/>
      </w:pPr>
      <w:rPr>
        <w:rFonts w:hint="default"/>
        <w:i w:val="0"/>
      </w:rPr>
    </w:lvl>
  </w:abstractNum>
  <w:abstractNum w:abstractNumId="6" w15:restartNumberingAfterBreak="0">
    <w:nsid w:val="04E20E57"/>
    <w:multiLevelType w:val="hybridMultilevel"/>
    <w:tmpl w:val="CDD61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5E66832"/>
    <w:multiLevelType w:val="hybridMultilevel"/>
    <w:tmpl w:val="E4C6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BD2DCB"/>
    <w:multiLevelType w:val="multilevel"/>
    <w:tmpl w:val="02F4A4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81B3162"/>
    <w:multiLevelType w:val="multilevel"/>
    <w:tmpl w:val="10B437C0"/>
    <w:name w:val="WW8Num123"/>
    <w:lvl w:ilvl="0">
      <w:start w:val="1"/>
      <w:numFmt w:val="bullet"/>
      <w:pStyle w:val="TDT-MultilevelBullet"/>
      <w:lvlText w:val=""/>
      <w:lvlJc w:val="left"/>
      <w:pPr>
        <w:tabs>
          <w:tab w:val="num" w:pos="851"/>
        </w:tabs>
        <w:ind w:left="851" w:hanging="284"/>
      </w:pPr>
      <w:rPr>
        <w:rFonts w:ascii="Symbol" w:hAnsi="Symbol" w:hint="default"/>
      </w:rPr>
    </w:lvl>
    <w:lvl w:ilvl="1">
      <w:start w:val="1"/>
      <w:numFmt w:val="bullet"/>
      <w:lvlText w:val="o"/>
      <w:lvlJc w:val="left"/>
      <w:pPr>
        <w:ind w:left="1701" w:hanging="567"/>
      </w:pPr>
      <w:rPr>
        <w:rFonts w:ascii="Courier New" w:hAnsi="Courier New" w:hint="default"/>
      </w:rPr>
    </w:lvl>
    <w:lvl w:ilvl="2">
      <w:start w:val="1"/>
      <w:numFmt w:val="bullet"/>
      <w:lvlText w:val=""/>
      <w:lvlJc w:val="left"/>
      <w:pPr>
        <w:ind w:left="2268" w:hanging="567"/>
      </w:pPr>
      <w:rPr>
        <w:rFonts w:ascii="Wingdings" w:hAnsi="Wingdings" w:hint="default"/>
      </w:rPr>
    </w:lvl>
    <w:lvl w:ilvl="3">
      <w:start w:val="1"/>
      <w:numFmt w:val="bullet"/>
      <w:lvlText w:val=""/>
      <w:lvlJc w:val="left"/>
      <w:pPr>
        <w:ind w:left="2835" w:hanging="567"/>
      </w:pPr>
      <w:rPr>
        <w:rFonts w:ascii="Symbol" w:hAnsi="Symbol" w:hint="default"/>
      </w:rPr>
    </w:lvl>
    <w:lvl w:ilvl="4">
      <w:start w:val="1"/>
      <w:numFmt w:val="bullet"/>
      <w:lvlText w:val=""/>
      <w:lvlJc w:val="left"/>
      <w:pPr>
        <w:ind w:left="3402" w:hanging="567"/>
      </w:pPr>
      <w:rPr>
        <w:rFonts w:ascii="Symbol" w:hAnsi="Symbol" w:hint="default"/>
      </w:rPr>
    </w:lvl>
    <w:lvl w:ilvl="5">
      <w:start w:val="1"/>
      <w:numFmt w:val="lowerRoman"/>
      <w:lvlText w:val="(%6)"/>
      <w:lvlJc w:val="left"/>
      <w:pPr>
        <w:ind w:left="3969" w:hanging="567"/>
      </w:pPr>
      <w:rPr>
        <w:rFonts w:hint="default"/>
      </w:rPr>
    </w:lvl>
    <w:lvl w:ilvl="6">
      <w:start w:val="1"/>
      <w:numFmt w:val="decimal"/>
      <w:lvlText w:val="%7."/>
      <w:lvlJc w:val="left"/>
      <w:pPr>
        <w:ind w:left="4536" w:hanging="567"/>
      </w:pPr>
      <w:rPr>
        <w:rFonts w:hint="default"/>
      </w:rPr>
    </w:lvl>
    <w:lvl w:ilvl="7">
      <w:start w:val="1"/>
      <w:numFmt w:val="lowerLetter"/>
      <w:lvlText w:val="%8."/>
      <w:lvlJc w:val="left"/>
      <w:pPr>
        <w:ind w:left="5103" w:hanging="567"/>
      </w:pPr>
      <w:rPr>
        <w:rFonts w:hint="default"/>
      </w:rPr>
    </w:lvl>
    <w:lvl w:ilvl="8">
      <w:start w:val="1"/>
      <w:numFmt w:val="lowerRoman"/>
      <w:lvlText w:val="%9."/>
      <w:lvlJc w:val="left"/>
      <w:pPr>
        <w:ind w:left="5670" w:hanging="567"/>
      </w:pPr>
      <w:rPr>
        <w:rFonts w:hint="default"/>
      </w:rPr>
    </w:lvl>
  </w:abstractNum>
  <w:abstractNum w:abstractNumId="10" w15:restartNumberingAfterBreak="0">
    <w:nsid w:val="0890212B"/>
    <w:multiLevelType w:val="hybridMultilevel"/>
    <w:tmpl w:val="C5FA9B66"/>
    <w:lvl w:ilvl="0" w:tplc="16F8899C">
      <w:start w:val="1"/>
      <w:numFmt w:val="bullet"/>
      <w:pStyle w:val="Heading6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9D2D32"/>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FB362F"/>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95070AE"/>
    <w:multiLevelType w:val="hybridMultilevel"/>
    <w:tmpl w:val="70329EFE"/>
    <w:lvl w:ilvl="0" w:tplc="5B88D14A">
      <w:start w:val="1"/>
      <w:numFmt w:val="bullet"/>
      <w:lvlText w:val=""/>
      <w:lvlJc w:val="left"/>
      <w:pPr>
        <w:ind w:left="1494"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40823D48">
      <w:start w:val="1"/>
      <w:numFmt w:val="bullet"/>
      <w:pStyle w:val="ListParagraph"/>
      <w:lvlText w:val="-"/>
      <w:lvlJc w:val="left"/>
      <w:pPr>
        <w:ind w:left="360" w:hanging="360"/>
      </w:pPr>
      <w:rPr>
        <w:rFonts w:ascii="Times New Roman" w:eastAsia="Times New Roman" w:hAnsi="Times New Roman" w:cs="Times New Roman" w:hint="default"/>
      </w:rPr>
    </w:lvl>
    <w:lvl w:ilvl="3" w:tplc="5232A6E6">
      <w:start w:val="1"/>
      <w:numFmt w:val="decimal"/>
      <w:lvlText w:val="%4."/>
      <w:lvlJc w:val="left"/>
      <w:pPr>
        <w:ind w:left="360" w:hanging="360"/>
      </w:pPr>
      <w:rPr>
        <w:rFonts w:ascii="Times New Roman" w:eastAsia="Calibri" w:hAnsi="Times New Roman" w:cs="Times New Roman"/>
      </w:rPr>
    </w:lvl>
    <w:lvl w:ilvl="4" w:tplc="CA325558">
      <w:start w:val="1"/>
      <w:numFmt w:val="bullet"/>
      <w:lvlText w:val=""/>
      <w:lvlJc w:val="left"/>
      <w:pPr>
        <w:ind w:left="3660" w:hanging="360"/>
      </w:pPr>
      <w:rPr>
        <w:rFonts w:ascii="Wingdings" w:hAnsi="Wingdings" w:hint="default"/>
      </w:rPr>
    </w:lvl>
    <w:lvl w:ilvl="5" w:tplc="156C1C58">
      <w:start w:val="3"/>
      <w:numFmt w:val="decimal"/>
      <w:lvlText w:val="%6-"/>
      <w:lvlJc w:val="left"/>
      <w:pPr>
        <w:ind w:left="4380" w:hanging="360"/>
      </w:pPr>
      <w:rPr>
        <w:rFont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0AF758FF"/>
    <w:multiLevelType w:val="hybridMultilevel"/>
    <w:tmpl w:val="A8EAB35A"/>
    <w:lvl w:ilvl="0" w:tplc="3A3C90E6">
      <w:start w:val="8"/>
      <w:numFmt w:val="bullet"/>
      <w:pStyle w:val="Detail"/>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862161"/>
    <w:multiLevelType w:val="hybridMultilevel"/>
    <w:tmpl w:val="7CE8333C"/>
    <w:lvl w:ilvl="0" w:tplc="B5F406C6">
      <w:start w:val="1"/>
      <w:numFmt w:val="bullet"/>
      <w:pStyle w:val="Bl-1Bullet1Char"/>
      <w:lvlText w:val=""/>
      <w:lvlJc w:val="left"/>
      <w:pPr>
        <w:tabs>
          <w:tab w:val="num" w:pos="1152"/>
        </w:tabs>
        <w:ind w:left="1152" w:hanging="432"/>
      </w:pPr>
      <w:rPr>
        <w:rFonts w:ascii="Symbol" w:hAnsi="Symbol" w:hint="default"/>
      </w:rPr>
    </w:lvl>
    <w:lvl w:ilvl="1" w:tplc="2D28A2A2">
      <w:start w:val="1"/>
      <w:numFmt w:val="bullet"/>
      <w:lvlText w:val="o"/>
      <w:lvlJc w:val="left"/>
      <w:pPr>
        <w:tabs>
          <w:tab w:val="num" w:pos="1440"/>
        </w:tabs>
        <w:ind w:left="1440" w:hanging="360"/>
      </w:pPr>
      <w:rPr>
        <w:rFonts w:ascii="Courier New" w:hAnsi="Courier New" w:cs="Courier New" w:hint="default"/>
      </w:rPr>
    </w:lvl>
    <w:lvl w:ilvl="2" w:tplc="B7384CD2" w:tentative="1">
      <w:start w:val="1"/>
      <w:numFmt w:val="bullet"/>
      <w:lvlText w:val=""/>
      <w:lvlJc w:val="left"/>
      <w:pPr>
        <w:tabs>
          <w:tab w:val="num" w:pos="2160"/>
        </w:tabs>
        <w:ind w:left="2160" w:hanging="360"/>
      </w:pPr>
      <w:rPr>
        <w:rFonts w:ascii="Wingdings" w:hAnsi="Wingdings" w:hint="default"/>
      </w:rPr>
    </w:lvl>
    <w:lvl w:ilvl="3" w:tplc="993C3AC6" w:tentative="1">
      <w:start w:val="1"/>
      <w:numFmt w:val="bullet"/>
      <w:lvlText w:val=""/>
      <w:lvlJc w:val="left"/>
      <w:pPr>
        <w:tabs>
          <w:tab w:val="num" w:pos="2880"/>
        </w:tabs>
        <w:ind w:left="2880" w:hanging="360"/>
      </w:pPr>
      <w:rPr>
        <w:rFonts w:ascii="Symbol" w:hAnsi="Symbol" w:hint="default"/>
      </w:rPr>
    </w:lvl>
    <w:lvl w:ilvl="4" w:tplc="1520F040" w:tentative="1">
      <w:start w:val="1"/>
      <w:numFmt w:val="bullet"/>
      <w:lvlText w:val="o"/>
      <w:lvlJc w:val="left"/>
      <w:pPr>
        <w:tabs>
          <w:tab w:val="num" w:pos="3600"/>
        </w:tabs>
        <w:ind w:left="3600" w:hanging="360"/>
      </w:pPr>
      <w:rPr>
        <w:rFonts w:ascii="Courier New" w:hAnsi="Courier New" w:cs="Courier New" w:hint="default"/>
      </w:rPr>
    </w:lvl>
    <w:lvl w:ilvl="5" w:tplc="6AE09DAC" w:tentative="1">
      <w:start w:val="1"/>
      <w:numFmt w:val="bullet"/>
      <w:lvlText w:val=""/>
      <w:lvlJc w:val="left"/>
      <w:pPr>
        <w:tabs>
          <w:tab w:val="num" w:pos="4320"/>
        </w:tabs>
        <w:ind w:left="4320" w:hanging="360"/>
      </w:pPr>
      <w:rPr>
        <w:rFonts w:ascii="Wingdings" w:hAnsi="Wingdings" w:hint="default"/>
      </w:rPr>
    </w:lvl>
    <w:lvl w:ilvl="6" w:tplc="34D8C524" w:tentative="1">
      <w:start w:val="1"/>
      <w:numFmt w:val="bullet"/>
      <w:lvlText w:val=""/>
      <w:lvlJc w:val="left"/>
      <w:pPr>
        <w:tabs>
          <w:tab w:val="num" w:pos="5040"/>
        </w:tabs>
        <w:ind w:left="5040" w:hanging="360"/>
      </w:pPr>
      <w:rPr>
        <w:rFonts w:ascii="Symbol" w:hAnsi="Symbol" w:hint="default"/>
      </w:rPr>
    </w:lvl>
    <w:lvl w:ilvl="7" w:tplc="9CEC80C6" w:tentative="1">
      <w:start w:val="1"/>
      <w:numFmt w:val="bullet"/>
      <w:lvlText w:val="o"/>
      <w:lvlJc w:val="left"/>
      <w:pPr>
        <w:tabs>
          <w:tab w:val="num" w:pos="5760"/>
        </w:tabs>
        <w:ind w:left="5760" w:hanging="360"/>
      </w:pPr>
      <w:rPr>
        <w:rFonts w:ascii="Courier New" w:hAnsi="Courier New" w:cs="Courier New" w:hint="default"/>
      </w:rPr>
    </w:lvl>
    <w:lvl w:ilvl="8" w:tplc="BD364A3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D74439F"/>
    <w:multiLevelType w:val="hybridMultilevel"/>
    <w:tmpl w:val="8040A312"/>
    <w:lvl w:ilvl="0" w:tplc="502627CA">
      <w:start w:val="1"/>
      <w:numFmt w:val="bullet"/>
      <w:pStyle w:val="RFPQuestionBullet"/>
      <w:lvlText w:val=""/>
      <w:lvlJc w:val="left"/>
      <w:pPr>
        <w:tabs>
          <w:tab w:val="num" w:pos="360"/>
        </w:tabs>
        <w:ind w:left="360" w:hanging="360"/>
      </w:pPr>
      <w:rPr>
        <w:rFonts w:ascii="Wingdings" w:hAnsi="Wingdings" w:hint="default"/>
        <w:b/>
        <w:i w:val="0"/>
        <w:color w:val="7878FF"/>
        <w:position w:val="4"/>
        <w:sz w:val="12"/>
        <w:szCs w:val="1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E9821C4"/>
    <w:multiLevelType w:val="hybridMultilevel"/>
    <w:tmpl w:val="026C4734"/>
    <w:lvl w:ilvl="0" w:tplc="458807FE">
      <w:start w:val="1"/>
      <w:numFmt w:val="decimal"/>
      <w:pStyle w:val="Hinh1"/>
      <w:lvlText w:val="Figure 1-%1."/>
      <w:lvlJc w:val="left"/>
      <w:pPr>
        <w:ind w:left="1080" w:hanging="360"/>
      </w:pPr>
      <w:rPr>
        <w:rFonts w:cs="Times New Roman" w:hint="default"/>
        <w:b w:val="0"/>
        <w:i/>
        <w:color w:val="0000FF"/>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0ECB3968"/>
    <w:multiLevelType w:val="hybridMultilevel"/>
    <w:tmpl w:val="6D20EDBE"/>
    <w:lvl w:ilvl="0" w:tplc="214E17A4">
      <w:start w:val="1"/>
      <w:numFmt w:val="decimal"/>
      <w:pStyle w:val="Hinh"/>
      <w:lvlText w:val="Hình %1."/>
      <w:lvlJc w:val="left"/>
      <w:pPr>
        <w:ind w:left="1083" w:hanging="360"/>
      </w:pPr>
      <w:rPr>
        <w:rFonts w:ascii="Times New Roman" w:hAnsi="Times New Roman" w:hint="default"/>
        <w:b w:val="0"/>
        <w:i/>
        <w:sz w:val="26"/>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9" w15:restartNumberingAfterBreak="0">
    <w:nsid w:val="0F376F10"/>
    <w:multiLevelType w:val="multilevel"/>
    <w:tmpl w:val="14BE3AD0"/>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F667C51"/>
    <w:multiLevelType w:val="hybridMultilevel"/>
    <w:tmpl w:val="78C82952"/>
    <w:lvl w:ilvl="0" w:tplc="DD7EEE6C">
      <w:start w:val="1"/>
      <w:numFmt w:val="bullet"/>
      <w:pStyle w:val="Bl-1Bullet1"/>
      <w:lvlText w:val=""/>
      <w:lvlJc w:val="left"/>
      <w:pPr>
        <w:tabs>
          <w:tab w:val="num" w:pos="1872"/>
        </w:tabs>
        <w:ind w:left="1872" w:hanging="432"/>
      </w:pPr>
      <w:rPr>
        <w:rFonts w:ascii="Symbol" w:hAnsi="Symbol" w:hint="default"/>
      </w:rPr>
    </w:lvl>
    <w:lvl w:ilvl="1" w:tplc="2FAC2CF4" w:tentative="1">
      <w:start w:val="1"/>
      <w:numFmt w:val="bullet"/>
      <w:lvlText w:val="o"/>
      <w:lvlJc w:val="left"/>
      <w:pPr>
        <w:tabs>
          <w:tab w:val="num" w:pos="2160"/>
        </w:tabs>
        <w:ind w:left="2160" w:hanging="360"/>
      </w:pPr>
      <w:rPr>
        <w:rFonts w:ascii="Courier New" w:hAnsi="Courier New" w:cs="Courier New" w:hint="default"/>
      </w:rPr>
    </w:lvl>
    <w:lvl w:ilvl="2" w:tplc="EF764528" w:tentative="1">
      <w:start w:val="1"/>
      <w:numFmt w:val="bullet"/>
      <w:lvlText w:val=""/>
      <w:lvlJc w:val="left"/>
      <w:pPr>
        <w:tabs>
          <w:tab w:val="num" w:pos="2880"/>
        </w:tabs>
        <w:ind w:left="2880" w:hanging="360"/>
      </w:pPr>
      <w:rPr>
        <w:rFonts w:ascii="Wingdings" w:hAnsi="Wingdings" w:hint="default"/>
      </w:rPr>
    </w:lvl>
    <w:lvl w:ilvl="3" w:tplc="7C72B302" w:tentative="1">
      <w:start w:val="1"/>
      <w:numFmt w:val="bullet"/>
      <w:lvlText w:val=""/>
      <w:lvlJc w:val="left"/>
      <w:pPr>
        <w:tabs>
          <w:tab w:val="num" w:pos="3600"/>
        </w:tabs>
        <w:ind w:left="3600" w:hanging="360"/>
      </w:pPr>
      <w:rPr>
        <w:rFonts w:ascii="Symbol" w:hAnsi="Symbol" w:hint="default"/>
      </w:rPr>
    </w:lvl>
    <w:lvl w:ilvl="4" w:tplc="FAB6A018" w:tentative="1">
      <w:start w:val="1"/>
      <w:numFmt w:val="bullet"/>
      <w:lvlText w:val="o"/>
      <w:lvlJc w:val="left"/>
      <w:pPr>
        <w:tabs>
          <w:tab w:val="num" w:pos="4320"/>
        </w:tabs>
        <w:ind w:left="4320" w:hanging="360"/>
      </w:pPr>
      <w:rPr>
        <w:rFonts w:ascii="Courier New" w:hAnsi="Courier New" w:cs="Courier New" w:hint="default"/>
      </w:rPr>
    </w:lvl>
    <w:lvl w:ilvl="5" w:tplc="4454D78E" w:tentative="1">
      <w:start w:val="1"/>
      <w:numFmt w:val="bullet"/>
      <w:lvlText w:val=""/>
      <w:lvlJc w:val="left"/>
      <w:pPr>
        <w:tabs>
          <w:tab w:val="num" w:pos="5040"/>
        </w:tabs>
        <w:ind w:left="5040" w:hanging="360"/>
      </w:pPr>
      <w:rPr>
        <w:rFonts w:ascii="Wingdings" w:hAnsi="Wingdings" w:hint="default"/>
      </w:rPr>
    </w:lvl>
    <w:lvl w:ilvl="6" w:tplc="1660BFFA" w:tentative="1">
      <w:start w:val="1"/>
      <w:numFmt w:val="bullet"/>
      <w:lvlText w:val=""/>
      <w:lvlJc w:val="left"/>
      <w:pPr>
        <w:tabs>
          <w:tab w:val="num" w:pos="5760"/>
        </w:tabs>
        <w:ind w:left="5760" w:hanging="360"/>
      </w:pPr>
      <w:rPr>
        <w:rFonts w:ascii="Symbol" w:hAnsi="Symbol" w:hint="default"/>
      </w:rPr>
    </w:lvl>
    <w:lvl w:ilvl="7" w:tplc="8CD2D962" w:tentative="1">
      <w:start w:val="1"/>
      <w:numFmt w:val="bullet"/>
      <w:lvlText w:val="o"/>
      <w:lvlJc w:val="left"/>
      <w:pPr>
        <w:tabs>
          <w:tab w:val="num" w:pos="6480"/>
        </w:tabs>
        <w:ind w:left="6480" w:hanging="360"/>
      </w:pPr>
      <w:rPr>
        <w:rFonts w:ascii="Courier New" w:hAnsi="Courier New" w:cs="Courier New" w:hint="default"/>
      </w:rPr>
    </w:lvl>
    <w:lvl w:ilvl="8" w:tplc="189465B2"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10147EDC"/>
    <w:multiLevelType w:val="hybridMultilevel"/>
    <w:tmpl w:val="C6762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D56849"/>
    <w:multiLevelType w:val="multilevel"/>
    <w:tmpl w:val="00E6DB06"/>
    <w:lvl w:ilvl="0">
      <w:start w:val="1"/>
      <w:numFmt w:val="bullet"/>
      <w:pStyle w:val="BulletList1"/>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24F1B9D"/>
    <w:multiLevelType w:val="hybridMultilevel"/>
    <w:tmpl w:val="239EECB8"/>
    <w:lvl w:ilvl="0" w:tplc="3EDA8858">
      <w:start w:val="1"/>
      <w:numFmt w:val="bullet"/>
      <w:pStyle w:val="SymcTableBodyBullet2"/>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128D54C8"/>
    <w:multiLevelType w:val="hybridMultilevel"/>
    <w:tmpl w:val="73A85998"/>
    <w:lvl w:ilvl="0" w:tplc="9692EDD0">
      <w:start w:val="1"/>
      <w:numFmt w:val="bullet"/>
      <w:pStyle w:val="FISMotamanhin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D2454A"/>
    <w:multiLevelType w:val="multilevel"/>
    <w:tmpl w:val="DD64EFA2"/>
    <w:lvl w:ilvl="0">
      <w:start w:val="2"/>
      <w:numFmt w:val="decimal"/>
      <w:lvlText w:val="%1."/>
      <w:lvlJc w:val="left"/>
      <w:pPr>
        <w:ind w:left="540" w:hanging="540"/>
      </w:pPr>
      <w:rPr>
        <w:rFonts w:hint="default"/>
      </w:rPr>
    </w:lvl>
    <w:lvl w:ilvl="1">
      <w:start w:val="8"/>
      <w:numFmt w:val="decimal"/>
      <w:lvlText w:val="%1.%2."/>
      <w:lvlJc w:val="left"/>
      <w:pPr>
        <w:ind w:left="810" w:hanging="54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6" w15:restartNumberingAfterBreak="0">
    <w:nsid w:val="12FF6E68"/>
    <w:multiLevelType w:val="hybridMultilevel"/>
    <w:tmpl w:val="AA3E8A6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5DE1F13"/>
    <w:multiLevelType w:val="hybridMultilevel"/>
    <w:tmpl w:val="39920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91D9B"/>
    <w:multiLevelType w:val="multilevel"/>
    <w:tmpl w:val="D9BA2E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6300" w:hanging="720"/>
      </w:pPr>
      <w:rPr>
        <w:rFonts w:hint="default"/>
      </w:rPr>
    </w:lvl>
    <w:lvl w:ilvl="4">
      <w:start w:val="1"/>
      <w:numFmt w:val="decimal"/>
      <w:lvlText w:val="%1.%2.%3.%4.%5"/>
      <w:lvlJc w:val="left"/>
      <w:pPr>
        <w:ind w:left="8520" w:hanging="1080"/>
      </w:pPr>
      <w:rPr>
        <w:rFonts w:hint="default"/>
      </w:rPr>
    </w:lvl>
    <w:lvl w:ilvl="5">
      <w:start w:val="1"/>
      <w:numFmt w:val="decimal"/>
      <w:lvlText w:val="%1.%2.%3.%4.%5.%6"/>
      <w:lvlJc w:val="left"/>
      <w:pPr>
        <w:ind w:left="10380" w:hanging="1080"/>
      </w:pPr>
      <w:rPr>
        <w:rFonts w:hint="default"/>
      </w:rPr>
    </w:lvl>
    <w:lvl w:ilvl="6">
      <w:start w:val="1"/>
      <w:numFmt w:val="decimal"/>
      <w:lvlText w:val="%1.%2.%3.%4.%5.%6.%7"/>
      <w:lvlJc w:val="left"/>
      <w:pPr>
        <w:ind w:left="12600" w:hanging="1440"/>
      </w:pPr>
      <w:rPr>
        <w:rFonts w:hint="default"/>
      </w:rPr>
    </w:lvl>
    <w:lvl w:ilvl="7">
      <w:start w:val="1"/>
      <w:numFmt w:val="decimal"/>
      <w:lvlText w:val="%1.%2.%3.%4.%5.%6.%7.%8"/>
      <w:lvlJc w:val="left"/>
      <w:pPr>
        <w:ind w:left="14460" w:hanging="1440"/>
      </w:pPr>
      <w:rPr>
        <w:rFonts w:hint="default"/>
      </w:rPr>
    </w:lvl>
    <w:lvl w:ilvl="8">
      <w:start w:val="1"/>
      <w:numFmt w:val="decimal"/>
      <w:lvlText w:val="%1.%2.%3.%4.%5.%6.%7.%8.%9"/>
      <w:lvlJc w:val="left"/>
      <w:pPr>
        <w:ind w:left="16680" w:hanging="1800"/>
      </w:pPr>
      <w:rPr>
        <w:rFonts w:hint="default"/>
      </w:rPr>
    </w:lvl>
  </w:abstractNum>
  <w:abstractNum w:abstractNumId="29" w15:restartNumberingAfterBreak="0">
    <w:nsid w:val="16C6594F"/>
    <w:multiLevelType w:val="hybridMultilevel"/>
    <w:tmpl w:val="3F60B5E0"/>
    <w:lvl w:ilvl="0" w:tplc="0409000F">
      <w:start w:val="1"/>
      <w:numFmt w:val="decimal"/>
      <w:pStyle w:val="SoCharCharCharCharCharCharChar"/>
      <w:lvlText w:val="%1."/>
      <w:lvlJc w:val="left"/>
      <w:pPr>
        <w:tabs>
          <w:tab w:val="num" w:pos="340"/>
        </w:tabs>
        <w:ind w:left="7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16EB5D92"/>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7166041"/>
    <w:multiLevelType w:val="hybridMultilevel"/>
    <w:tmpl w:val="04D6DD88"/>
    <w:lvl w:ilvl="0" w:tplc="0F5487CC">
      <w:start w:val="1"/>
      <w:numFmt w:val="decimal"/>
      <w:pStyle w:val="number0"/>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7710306"/>
    <w:multiLevelType w:val="hybridMultilevel"/>
    <w:tmpl w:val="76A873BC"/>
    <w:lvl w:ilvl="0" w:tplc="0FBE5576">
      <w:start w:val="1"/>
      <w:numFmt w:val="bullet"/>
      <w:pStyle w:val="RFPAufzhlung1"/>
      <w:lvlText w:val=""/>
      <w:lvlJc w:val="left"/>
      <w:pPr>
        <w:tabs>
          <w:tab w:val="num" w:pos="3783"/>
        </w:tabs>
        <w:ind w:left="3783" w:hanging="360"/>
      </w:pPr>
      <w:rPr>
        <w:rFonts w:ascii="Symbol" w:hAnsi="Symbol" w:hint="default"/>
      </w:rPr>
    </w:lvl>
    <w:lvl w:ilvl="1" w:tplc="13421C9E">
      <w:start w:val="1"/>
      <w:numFmt w:val="decimal"/>
      <w:lvlText w:val="%2."/>
      <w:lvlJc w:val="left"/>
      <w:pPr>
        <w:tabs>
          <w:tab w:val="num" w:pos="3939"/>
        </w:tabs>
        <w:ind w:left="3939" w:hanging="360"/>
      </w:pPr>
    </w:lvl>
    <w:lvl w:ilvl="2" w:tplc="2A18413C">
      <w:start w:val="1"/>
      <w:numFmt w:val="decimal"/>
      <w:lvlText w:val="%3."/>
      <w:lvlJc w:val="left"/>
      <w:pPr>
        <w:tabs>
          <w:tab w:val="num" w:pos="4659"/>
        </w:tabs>
        <w:ind w:left="4659" w:hanging="360"/>
      </w:pPr>
    </w:lvl>
    <w:lvl w:ilvl="3" w:tplc="FFBEA3E8">
      <w:start w:val="1"/>
      <w:numFmt w:val="decimal"/>
      <w:lvlText w:val="%4."/>
      <w:lvlJc w:val="left"/>
      <w:pPr>
        <w:tabs>
          <w:tab w:val="num" w:pos="5379"/>
        </w:tabs>
        <w:ind w:left="5379" w:hanging="360"/>
      </w:pPr>
    </w:lvl>
    <w:lvl w:ilvl="4" w:tplc="71122C38">
      <w:start w:val="1"/>
      <w:numFmt w:val="decimal"/>
      <w:lvlText w:val="%5."/>
      <w:lvlJc w:val="left"/>
      <w:pPr>
        <w:tabs>
          <w:tab w:val="num" w:pos="6099"/>
        </w:tabs>
        <w:ind w:left="6099" w:hanging="360"/>
      </w:pPr>
    </w:lvl>
    <w:lvl w:ilvl="5" w:tplc="D570E760">
      <w:start w:val="1"/>
      <w:numFmt w:val="decimal"/>
      <w:lvlText w:val="%6."/>
      <w:lvlJc w:val="left"/>
      <w:pPr>
        <w:tabs>
          <w:tab w:val="num" w:pos="6819"/>
        </w:tabs>
        <w:ind w:left="6819" w:hanging="360"/>
      </w:pPr>
    </w:lvl>
    <w:lvl w:ilvl="6" w:tplc="EC7E5934">
      <w:start w:val="1"/>
      <w:numFmt w:val="decimal"/>
      <w:lvlText w:val="%7."/>
      <w:lvlJc w:val="left"/>
      <w:pPr>
        <w:tabs>
          <w:tab w:val="num" w:pos="7539"/>
        </w:tabs>
        <w:ind w:left="7539" w:hanging="360"/>
      </w:pPr>
    </w:lvl>
    <w:lvl w:ilvl="7" w:tplc="7C3C730C">
      <w:start w:val="1"/>
      <w:numFmt w:val="decimal"/>
      <w:lvlText w:val="%8."/>
      <w:lvlJc w:val="left"/>
      <w:pPr>
        <w:tabs>
          <w:tab w:val="num" w:pos="8259"/>
        </w:tabs>
        <w:ind w:left="8259" w:hanging="360"/>
      </w:pPr>
    </w:lvl>
    <w:lvl w:ilvl="8" w:tplc="138083AC">
      <w:start w:val="1"/>
      <w:numFmt w:val="decimal"/>
      <w:lvlText w:val="%9."/>
      <w:lvlJc w:val="left"/>
      <w:pPr>
        <w:tabs>
          <w:tab w:val="num" w:pos="8979"/>
        </w:tabs>
        <w:ind w:left="8979" w:hanging="360"/>
      </w:pPr>
    </w:lvl>
  </w:abstractNum>
  <w:abstractNum w:abstractNumId="33" w15:restartNumberingAfterBreak="0">
    <w:nsid w:val="18A52FA5"/>
    <w:multiLevelType w:val="hybridMultilevel"/>
    <w:tmpl w:val="D4124B5A"/>
    <w:lvl w:ilvl="0" w:tplc="48AEB978">
      <w:start w:val="1"/>
      <w:numFmt w:val="bullet"/>
      <w:pStyle w:val="Heading7"/>
      <w:lvlText w:val=""/>
      <w:lvlJc w:val="left"/>
      <w:pPr>
        <w:ind w:left="360" w:hanging="360"/>
      </w:pPr>
      <w:rPr>
        <w:rFonts w:ascii="Wingdings" w:hAnsi="Wingdings" w:hint="default"/>
        <w:b w:val="0"/>
        <w:i/>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7F2DC1"/>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A8A5099"/>
    <w:multiLevelType w:val="hybridMultilevel"/>
    <w:tmpl w:val="268AF756"/>
    <w:lvl w:ilvl="0" w:tplc="8FFE7DD6">
      <w:start w:val="1"/>
      <w:numFmt w:val="bullet"/>
      <w:pStyle w:val="Bl-2Bullet2"/>
      <w:lvlText w:val=""/>
      <w:lvlJc w:val="left"/>
      <w:pPr>
        <w:tabs>
          <w:tab w:val="num" w:pos="720"/>
        </w:tabs>
        <w:ind w:left="720" w:hanging="360"/>
      </w:pPr>
      <w:rPr>
        <w:rFonts w:ascii="Symbol" w:hAnsi="Symbol" w:hint="default"/>
      </w:rPr>
    </w:lvl>
    <w:lvl w:ilvl="1" w:tplc="DBA26C18" w:tentative="1">
      <w:start w:val="1"/>
      <w:numFmt w:val="bullet"/>
      <w:lvlText w:val="o"/>
      <w:lvlJc w:val="left"/>
      <w:pPr>
        <w:tabs>
          <w:tab w:val="num" w:pos="1440"/>
        </w:tabs>
        <w:ind w:left="1440" w:hanging="360"/>
      </w:pPr>
      <w:rPr>
        <w:rFonts w:ascii="Courier New" w:hAnsi="Courier New" w:hint="default"/>
      </w:rPr>
    </w:lvl>
    <w:lvl w:ilvl="2" w:tplc="6E74B666" w:tentative="1">
      <w:start w:val="1"/>
      <w:numFmt w:val="bullet"/>
      <w:lvlText w:val=""/>
      <w:lvlJc w:val="left"/>
      <w:pPr>
        <w:tabs>
          <w:tab w:val="num" w:pos="2160"/>
        </w:tabs>
        <w:ind w:left="2160" w:hanging="360"/>
      </w:pPr>
      <w:rPr>
        <w:rFonts w:ascii="Wingdings" w:hAnsi="Wingdings" w:hint="default"/>
      </w:rPr>
    </w:lvl>
    <w:lvl w:ilvl="3" w:tplc="DDB025A2" w:tentative="1">
      <w:start w:val="1"/>
      <w:numFmt w:val="bullet"/>
      <w:lvlText w:val=""/>
      <w:lvlJc w:val="left"/>
      <w:pPr>
        <w:tabs>
          <w:tab w:val="num" w:pos="2880"/>
        </w:tabs>
        <w:ind w:left="2880" w:hanging="360"/>
      </w:pPr>
      <w:rPr>
        <w:rFonts w:ascii="Symbol" w:hAnsi="Symbol" w:hint="default"/>
      </w:rPr>
    </w:lvl>
    <w:lvl w:ilvl="4" w:tplc="2B98B01E" w:tentative="1">
      <w:start w:val="1"/>
      <w:numFmt w:val="bullet"/>
      <w:lvlText w:val="o"/>
      <w:lvlJc w:val="left"/>
      <w:pPr>
        <w:tabs>
          <w:tab w:val="num" w:pos="3600"/>
        </w:tabs>
        <w:ind w:left="3600" w:hanging="360"/>
      </w:pPr>
      <w:rPr>
        <w:rFonts w:ascii="Courier New" w:hAnsi="Courier New" w:hint="default"/>
      </w:rPr>
    </w:lvl>
    <w:lvl w:ilvl="5" w:tplc="F6A6F90A" w:tentative="1">
      <w:start w:val="1"/>
      <w:numFmt w:val="bullet"/>
      <w:lvlText w:val=""/>
      <w:lvlJc w:val="left"/>
      <w:pPr>
        <w:tabs>
          <w:tab w:val="num" w:pos="4320"/>
        </w:tabs>
        <w:ind w:left="4320" w:hanging="360"/>
      </w:pPr>
      <w:rPr>
        <w:rFonts w:ascii="Wingdings" w:hAnsi="Wingdings" w:hint="default"/>
      </w:rPr>
    </w:lvl>
    <w:lvl w:ilvl="6" w:tplc="779C2140" w:tentative="1">
      <w:start w:val="1"/>
      <w:numFmt w:val="bullet"/>
      <w:lvlText w:val=""/>
      <w:lvlJc w:val="left"/>
      <w:pPr>
        <w:tabs>
          <w:tab w:val="num" w:pos="5040"/>
        </w:tabs>
        <w:ind w:left="5040" w:hanging="360"/>
      </w:pPr>
      <w:rPr>
        <w:rFonts w:ascii="Symbol" w:hAnsi="Symbol" w:hint="default"/>
      </w:rPr>
    </w:lvl>
    <w:lvl w:ilvl="7" w:tplc="F31C0728" w:tentative="1">
      <w:start w:val="1"/>
      <w:numFmt w:val="bullet"/>
      <w:lvlText w:val="o"/>
      <w:lvlJc w:val="left"/>
      <w:pPr>
        <w:tabs>
          <w:tab w:val="num" w:pos="5760"/>
        </w:tabs>
        <w:ind w:left="5760" w:hanging="360"/>
      </w:pPr>
      <w:rPr>
        <w:rFonts w:ascii="Courier New" w:hAnsi="Courier New" w:hint="default"/>
      </w:rPr>
    </w:lvl>
    <w:lvl w:ilvl="8" w:tplc="F8A696A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BEE2D03"/>
    <w:multiLevelType w:val="multilevel"/>
    <w:tmpl w:val="7D7EB5A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1BF9682A"/>
    <w:multiLevelType w:val="hybridMultilevel"/>
    <w:tmpl w:val="A536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D4B0126"/>
    <w:multiLevelType w:val="multilevel"/>
    <w:tmpl w:val="4506464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FIS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F-heading4"/>
      <w:suff w:val="space"/>
      <w:lvlText w:val="%1.%2.%3.%4"/>
      <w:lvlJc w:val="left"/>
      <w:pPr>
        <w:ind w:left="5103"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1135" w:firstLine="0"/>
      </w:pPr>
      <w:rPr>
        <w:rFonts w:hint="default"/>
        <w:b w:val="0"/>
      </w:rPr>
    </w:lvl>
    <w:lvl w:ilvl="5">
      <w:start w:val="1"/>
      <w:numFmt w:val="bullet"/>
      <w:suff w:val="space"/>
      <w:lvlText w:val=""/>
      <w:lvlJc w:val="left"/>
      <w:pPr>
        <w:ind w:left="0" w:firstLine="0"/>
      </w:pPr>
      <w:rPr>
        <w:rFonts w:ascii="Wingdings" w:hAnsi="Wingding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1E3D543F"/>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F1F27B7"/>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F2B6F0D"/>
    <w:multiLevelType w:val="hybridMultilevel"/>
    <w:tmpl w:val="1FF200B4"/>
    <w:lvl w:ilvl="0" w:tplc="E1D41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E01273"/>
    <w:multiLevelType w:val="hybridMultilevel"/>
    <w:tmpl w:val="29A4DBA8"/>
    <w:lvl w:ilvl="0" w:tplc="BD167D5E">
      <w:start w:val="1"/>
      <w:numFmt w:val="bullet"/>
      <w:pStyle w:val="bullet1"/>
      <w:lvlText w:val=""/>
      <w:lvlJc w:val="left"/>
      <w:pPr>
        <w:tabs>
          <w:tab w:val="num" w:pos="1260"/>
        </w:tabs>
        <w:ind w:left="1260" w:hanging="360"/>
      </w:pPr>
      <w:rPr>
        <w:rFonts w:ascii="Wingdings" w:hAnsi="Wingdings" w:hint="default"/>
        <w:color w:val="auto"/>
        <w:sz w:val="20"/>
        <w:szCs w:val="20"/>
      </w:rPr>
    </w:lvl>
    <w:lvl w:ilvl="1" w:tplc="03900944">
      <w:start w:val="1"/>
      <w:numFmt w:val="decimal"/>
      <w:lvlText w:val="%2."/>
      <w:lvlJc w:val="left"/>
      <w:pPr>
        <w:tabs>
          <w:tab w:val="num" w:pos="1440"/>
        </w:tabs>
        <w:ind w:left="1440" w:hanging="360"/>
      </w:pPr>
      <w:rPr>
        <w:rFonts w:hint="default"/>
        <w:color w:val="auto"/>
        <w:sz w:val="20"/>
        <w:szCs w:val="20"/>
      </w:rPr>
    </w:lvl>
    <w:lvl w:ilvl="2" w:tplc="D902B17E">
      <w:start w:val="1"/>
      <w:numFmt w:val="bullet"/>
      <w:lvlText w:val=""/>
      <w:lvlJc w:val="left"/>
      <w:pPr>
        <w:tabs>
          <w:tab w:val="num" w:pos="2160"/>
        </w:tabs>
        <w:ind w:left="2160" w:hanging="360"/>
      </w:pPr>
      <w:rPr>
        <w:rFonts w:ascii="Wingdings" w:hAnsi="Wingdings" w:hint="default"/>
      </w:rPr>
    </w:lvl>
    <w:lvl w:ilvl="3" w:tplc="B77817E6">
      <w:start w:val="1"/>
      <w:numFmt w:val="bullet"/>
      <w:lvlText w:val=""/>
      <w:lvlJc w:val="left"/>
      <w:pPr>
        <w:tabs>
          <w:tab w:val="num" w:pos="2880"/>
        </w:tabs>
        <w:ind w:left="2880" w:hanging="360"/>
      </w:pPr>
      <w:rPr>
        <w:rFonts w:ascii="Symbol" w:hAnsi="Symbol" w:hint="default"/>
      </w:rPr>
    </w:lvl>
    <w:lvl w:ilvl="4" w:tplc="1A34BE94" w:tentative="1">
      <w:start w:val="1"/>
      <w:numFmt w:val="bullet"/>
      <w:lvlText w:val="o"/>
      <w:lvlJc w:val="left"/>
      <w:pPr>
        <w:tabs>
          <w:tab w:val="num" w:pos="3600"/>
        </w:tabs>
        <w:ind w:left="3600" w:hanging="360"/>
      </w:pPr>
      <w:rPr>
        <w:rFonts w:ascii="Courier New" w:hAnsi="Courier New" w:cs="Courier New" w:hint="default"/>
      </w:rPr>
    </w:lvl>
    <w:lvl w:ilvl="5" w:tplc="CFAA2B36" w:tentative="1">
      <w:start w:val="1"/>
      <w:numFmt w:val="bullet"/>
      <w:lvlText w:val=""/>
      <w:lvlJc w:val="left"/>
      <w:pPr>
        <w:tabs>
          <w:tab w:val="num" w:pos="4320"/>
        </w:tabs>
        <w:ind w:left="4320" w:hanging="360"/>
      </w:pPr>
      <w:rPr>
        <w:rFonts w:ascii="Wingdings" w:hAnsi="Wingdings" w:hint="default"/>
      </w:rPr>
    </w:lvl>
    <w:lvl w:ilvl="6" w:tplc="3AAE9806" w:tentative="1">
      <w:start w:val="1"/>
      <w:numFmt w:val="bullet"/>
      <w:lvlText w:val=""/>
      <w:lvlJc w:val="left"/>
      <w:pPr>
        <w:tabs>
          <w:tab w:val="num" w:pos="5040"/>
        </w:tabs>
        <w:ind w:left="5040" w:hanging="360"/>
      </w:pPr>
      <w:rPr>
        <w:rFonts w:ascii="Symbol" w:hAnsi="Symbol" w:hint="default"/>
      </w:rPr>
    </w:lvl>
    <w:lvl w:ilvl="7" w:tplc="A40CF51C" w:tentative="1">
      <w:start w:val="1"/>
      <w:numFmt w:val="bullet"/>
      <w:lvlText w:val="o"/>
      <w:lvlJc w:val="left"/>
      <w:pPr>
        <w:tabs>
          <w:tab w:val="num" w:pos="5760"/>
        </w:tabs>
        <w:ind w:left="5760" w:hanging="360"/>
      </w:pPr>
      <w:rPr>
        <w:rFonts w:ascii="Courier New" w:hAnsi="Courier New" w:cs="Courier New" w:hint="default"/>
      </w:rPr>
    </w:lvl>
    <w:lvl w:ilvl="8" w:tplc="CEA427C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1403D84"/>
    <w:multiLevelType w:val="hybridMultilevel"/>
    <w:tmpl w:val="5F8E3292"/>
    <w:lvl w:ilvl="0" w:tplc="8A7C5550">
      <w:start w:val="1"/>
      <w:numFmt w:val="bullet"/>
      <w:pStyle w:val="Heading8"/>
      <w:lvlText w:val=""/>
      <w:lvlJc w:val="left"/>
      <w:pPr>
        <w:ind w:left="360" w:hanging="360"/>
      </w:pPr>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15:restartNumberingAfterBreak="0">
    <w:nsid w:val="23605A9F"/>
    <w:multiLevelType w:val="multilevel"/>
    <w:tmpl w:val="89703834"/>
    <w:lvl w:ilvl="0">
      <w:start w:val="3"/>
      <w:numFmt w:val="decimal"/>
      <w:lvlText w:val="%1"/>
      <w:lvlJc w:val="left"/>
      <w:pPr>
        <w:ind w:left="360" w:hanging="360"/>
      </w:pPr>
      <w:rPr>
        <w:rFonts w:hint="default"/>
        <w:i w:val="0"/>
      </w:rPr>
    </w:lvl>
    <w:lvl w:ilvl="1">
      <w:start w:val="1"/>
      <w:numFmt w:val="decimal"/>
      <w:lvlText w:val="%1.%2"/>
      <w:lvlJc w:val="left"/>
      <w:pPr>
        <w:ind w:left="1430" w:hanging="360"/>
      </w:pPr>
      <w:rPr>
        <w:rFonts w:hint="default"/>
        <w:i w:val="0"/>
      </w:rPr>
    </w:lvl>
    <w:lvl w:ilvl="2">
      <w:start w:val="1"/>
      <w:numFmt w:val="decimal"/>
      <w:lvlText w:val="%1.%2.%3"/>
      <w:lvlJc w:val="left"/>
      <w:pPr>
        <w:ind w:left="2860" w:hanging="720"/>
      </w:pPr>
      <w:rPr>
        <w:rFonts w:hint="default"/>
        <w:i w:val="0"/>
      </w:rPr>
    </w:lvl>
    <w:lvl w:ilvl="3">
      <w:start w:val="1"/>
      <w:numFmt w:val="decimal"/>
      <w:lvlText w:val="%1.%2.%3.%4"/>
      <w:lvlJc w:val="left"/>
      <w:pPr>
        <w:ind w:left="3930" w:hanging="720"/>
      </w:pPr>
      <w:rPr>
        <w:rFonts w:hint="default"/>
        <w:i w:val="0"/>
      </w:rPr>
    </w:lvl>
    <w:lvl w:ilvl="4">
      <w:start w:val="1"/>
      <w:numFmt w:val="decimal"/>
      <w:lvlText w:val="%1.%2.%3.%4.%5"/>
      <w:lvlJc w:val="left"/>
      <w:pPr>
        <w:ind w:left="5360" w:hanging="1080"/>
      </w:pPr>
      <w:rPr>
        <w:rFonts w:hint="default"/>
        <w:i w:val="0"/>
      </w:rPr>
    </w:lvl>
    <w:lvl w:ilvl="5">
      <w:start w:val="1"/>
      <w:numFmt w:val="decimal"/>
      <w:lvlText w:val="%1.%2.%3.%4.%5.%6"/>
      <w:lvlJc w:val="left"/>
      <w:pPr>
        <w:ind w:left="6430" w:hanging="1080"/>
      </w:pPr>
      <w:rPr>
        <w:rFonts w:hint="default"/>
        <w:i w:val="0"/>
      </w:rPr>
    </w:lvl>
    <w:lvl w:ilvl="6">
      <w:start w:val="1"/>
      <w:numFmt w:val="decimal"/>
      <w:lvlText w:val="%1.%2.%3.%4.%5.%6.%7"/>
      <w:lvlJc w:val="left"/>
      <w:pPr>
        <w:ind w:left="7860" w:hanging="1440"/>
      </w:pPr>
      <w:rPr>
        <w:rFonts w:hint="default"/>
        <w:i w:val="0"/>
      </w:rPr>
    </w:lvl>
    <w:lvl w:ilvl="7">
      <w:start w:val="1"/>
      <w:numFmt w:val="decimal"/>
      <w:lvlText w:val="%1.%2.%3.%4.%5.%6.%7.%8"/>
      <w:lvlJc w:val="left"/>
      <w:pPr>
        <w:ind w:left="8930" w:hanging="1440"/>
      </w:pPr>
      <w:rPr>
        <w:rFonts w:hint="default"/>
        <w:i w:val="0"/>
      </w:rPr>
    </w:lvl>
    <w:lvl w:ilvl="8">
      <w:start w:val="1"/>
      <w:numFmt w:val="decimal"/>
      <w:lvlText w:val="%1.%2.%3.%4.%5.%6.%7.%8.%9"/>
      <w:lvlJc w:val="left"/>
      <w:pPr>
        <w:ind w:left="10360" w:hanging="1800"/>
      </w:pPr>
      <w:rPr>
        <w:rFonts w:hint="default"/>
        <w:i w:val="0"/>
      </w:rPr>
    </w:lvl>
  </w:abstractNum>
  <w:abstractNum w:abstractNumId="45" w15:restartNumberingAfterBreak="0">
    <w:nsid w:val="23C03F89"/>
    <w:multiLevelType w:val="hybridMultilevel"/>
    <w:tmpl w:val="F98CFBF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4B6072C"/>
    <w:multiLevelType w:val="hybridMultilevel"/>
    <w:tmpl w:val="D5AE1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54911BA"/>
    <w:multiLevelType w:val="hybridMultilevel"/>
    <w:tmpl w:val="AA02C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67F7DBE"/>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85C1597"/>
    <w:multiLevelType w:val="hybridMultilevel"/>
    <w:tmpl w:val="A60CC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FA3993"/>
    <w:multiLevelType w:val="hybridMultilevel"/>
    <w:tmpl w:val="CDD61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9142780"/>
    <w:multiLevelType w:val="hybridMultilevel"/>
    <w:tmpl w:val="472A9A4A"/>
    <w:lvl w:ilvl="0" w:tplc="903E38E8">
      <w:start w:val="1"/>
      <w:numFmt w:val="decimal"/>
      <w:lvlText w:val="%1"/>
      <w:lvlJc w:val="center"/>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91D09F1"/>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9320E51"/>
    <w:multiLevelType w:val="hybridMultilevel"/>
    <w:tmpl w:val="11D0C76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94509A"/>
    <w:multiLevelType w:val="multilevel"/>
    <w:tmpl w:val="7C08A8E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i w:val="0"/>
        <w:i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299578C6"/>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99A2C7E"/>
    <w:multiLevelType w:val="multilevel"/>
    <w:tmpl w:val="5C56AB94"/>
    <w:lvl w:ilvl="0">
      <w:start w:val="2"/>
      <w:numFmt w:val="decimal"/>
      <w:lvlText w:val="%1."/>
      <w:lvlJc w:val="left"/>
      <w:pPr>
        <w:ind w:left="540" w:hanging="540"/>
      </w:pPr>
      <w:rPr>
        <w:rFonts w:hint="default"/>
      </w:rPr>
    </w:lvl>
    <w:lvl w:ilvl="1">
      <w:start w:val="9"/>
      <w:numFmt w:val="decimal"/>
      <w:lvlText w:val="%1.%2."/>
      <w:lvlJc w:val="left"/>
      <w:pPr>
        <w:ind w:left="810" w:hanging="540"/>
      </w:pPr>
      <w:rPr>
        <w:rFonts w:hint="default"/>
      </w:rPr>
    </w:lvl>
    <w:lvl w:ilvl="2">
      <w:start w:val="1"/>
      <w:numFmt w:val="decimal"/>
      <w:lvlText w:val="%1.%2.%3."/>
      <w:lvlJc w:val="left"/>
      <w:pPr>
        <w:ind w:left="1260" w:hanging="720"/>
      </w:pPr>
      <w:rPr>
        <w:rFonts w:hint="default"/>
        <w:sz w:val="24"/>
        <w:szCs w:val="24"/>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7" w15:restartNumberingAfterBreak="0">
    <w:nsid w:val="299F0381"/>
    <w:multiLevelType w:val="multilevel"/>
    <w:tmpl w:val="D0ACDC0C"/>
    <w:lvl w:ilvl="0">
      <w:start w:val="3"/>
      <w:numFmt w:val="decimal"/>
      <w:lvlText w:val="%1."/>
      <w:lvlJc w:val="left"/>
      <w:pPr>
        <w:ind w:left="1070" w:hanging="360"/>
      </w:pPr>
      <w:rPr>
        <w:rFonts w:hint="default"/>
        <w:i w:val="0"/>
      </w:rPr>
    </w:lvl>
    <w:lvl w:ilvl="1">
      <w:start w:val="1"/>
      <w:numFmt w:val="decimal"/>
      <w:isLgl/>
      <w:lvlText w:val="%1.%2."/>
      <w:lvlJc w:val="left"/>
      <w:pPr>
        <w:ind w:left="1070" w:hanging="360"/>
      </w:pPr>
      <w:rPr>
        <w:rFonts w:hint="default"/>
        <w:i w:val="0"/>
      </w:rPr>
    </w:lvl>
    <w:lvl w:ilvl="2">
      <w:start w:val="1"/>
      <w:numFmt w:val="decimal"/>
      <w:isLgl/>
      <w:lvlText w:val="%1.%2.%3."/>
      <w:lvlJc w:val="left"/>
      <w:pPr>
        <w:ind w:left="1430" w:hanging="720"/>
      </w:pPr>
      <w:rPr>
        <w:rFonts w:hint="default"/>
        <w:i w:val="0"/>
      </w:rPr>
    </w:lvl>
    <w:lvl w:ilvl="3">
      <w:start w:val="1"/>
      <w:numFmt w:val="decimal"/>
      <w:isLgl/>
      <w:lvlText w:val="%1.%2.%3.%4."/>
      <w:lvlJc w:val="left"/>
      <w:pPr>
        <w:ind w:left="1430" w:hanging="720"/>
      </w:pPr>
      <w:rPr>
        <w:rFonts w:hint="default"/>
        <w:i w:val="0"/>
      </w:rPr>
    </w:lvl>
    <w:lvl w:ilvl="4">
      <w:start w:val="1"/>
      <w:numFmt w:val="decimal"/>
      <w:isLgl/>
      <w:lvlText w:val="%1.%2.%3.%4.%5."/>
      <w:lvlJc w:val="left"/>
      <w:pPr>
        <w:ind w:left="1790" w:hanging="1080"/>
      </w:pPr>
      <w:rPr>
        <w:rFonts w:hint="default"/>
        <w:i w:val="0"/>
      </w:rPr>
    </w:lvl>
    <w:lvl w:ilvl="5">
      <w:start w:val="1"/>
      <w:numFmt w:val="decimal"/>
      <w:isLgl/>
      <w:lvlText w:val="%1.%2.%3.%4.%5.%6."/>
      <w:lvlJc w:val="left"/>
      <w:pPr>
        <w:ind w:left="1790" w:hanging="1080"/>
      </w:pPr>
      <w:rPr>
        <w:rFonts w:hint="default"/>
        <w:i w:val="0"/>
      </w:rPr>
    </w:lvl>
    <w:lvl w:ilvl="6">
      <w:start w:val="1"/>
      <w:numFmt w:val="decimal"/>
      <w:isLgl/>
      <w:lvlText w:val="%1.%2.%3.%4.%5.%6.%7."/>
      <w:lvlJc w:val="left"/>
      <w:pPr>
        <w:ind w:left="2150" w:hanging="1440"/>
      </w:pPr>
      <w:rPr>
        <w:rFonts w:hint="default"/>
        <w:i w:val="0"/>
      </w:rPr>
    </w:lvl>
    <w:lvl w:ilvl="7">
      <w:start w:val="1"/>
      <w:numFmt w:val="decimal"/>
      <w:isLgl/>
      <w:lvlText w:val="%1.%2.%3.%4.%5.%6.%7.%8."/>
      <w:lvlJc w:val="left"/>
      <w:pPr>
        <w:ind w:left="2150" w:hanging="1440"/>
      </w:pPr>
      <w:rPr>
        <w:rFonts w:hint="default"/>
        <w:i w:val="0"/>
      </w:rPr>
    </w:lvl>
    <w:lvl w:ilvl="8">
      <w:start w:val="1"/>
      <w:numFmt w:val="decimal"/>
      <w:isLgl/>
      <w:lvlText w:val="%1.%2.%3.%4.%5.%6.%7.%8.%9."/>
      <w:lvlJc w:val="left"/>
      <w:pPr>
        <w:ind w:left="2510" w:hanging="1800"/>
      </w:pPr>
      <w:rPr>
        <w:rFonts w:hint="default"/>
        <w:i w:val="0"/>
      </w:rPr>
    </w:lvl>
  </w:abstractNum>
  <w:abstractNum w:abstractNumId="58" w15:restartNumberingAfterBreak="0">
    <w:nsid w:val="2A651B2B"/>
    <w:multiLevelType w:val="hybridMultilevel"/>
    <w:tmpl w:val="0DB4F85E"/>
    <w:lvl w:ilvl="0" w:tplc="C2F012A8">
      <w:start w:val="1"/>
      <w:numFmt w:val="bullet"/>
      <w:pStyle w:val="Bl-c1Checkbox"/>
      <w:lvlText w:val=""/>
      <w:lvlJc w:val="left"/>
      <w:pPr>
        <w:tabs>
          <w:tab w:val="num" w:pos="1152"/>
        </w:tabs>
        <w:ind w:left="1152" w:hanging="432"/>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2AFD7516"/>
    <w:multiLevelType w:val="hybridMultilevel"/>
    <w:tmpl w:val="898E9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D054205"/>
    <w:multiLevelType w:val="hybridMultilevel"/>
    <w:tmpl w:val="F69C4958"/>
    <w:lvl w:ilvl="0" w:tplc="CEE4A3AA">
      <w:start w:val="1"/>
      <w:numFmt w:val="bullet"/>
      <w:pStyle w:val="SymcTableBody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1" w15:restartNumberingAfterBreak="0">
    <w:nsid w:val="2D484F49"/>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E2A2AFC"/>
    <w:multiLevelType w:val="hybridMultilevel"/>
    <w:tmpl w:val="81E25C08"/>
    <w:lvl w:ilvl="0" w:tplc="FFFFFFFF">
      <w:start w:val="1"/>
      <w:numFmt w:val="bullet"/>
      <w:pStyle w:val="Bullet3"/>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2E5822E2"/>
    <w:multiLevelType w:val="hybridMultilevel"/>
    <w:tmpl w:val="EB6076FC"/>
    <w:lvl w:ilvl="0" w:tplc="DA20B7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EB7677D"/>
    <w:multiLevelType w:val="hybridMultilevel"/>
    <w:tmpl w:val="658040B0"/>
    <w:lvl w:ilvl="0" w:tplc="FFFFFFFF">
      <w:start w:val="1"/>
      <w:numFmt w:val="bullet"/>
      <w:pStyle w:val="B3"/>
      <w:lvlText w:val="o"/>
      <w:lvlJc w:val="left"/>
      <w:pPr>
        <w:ind w:left="1440" w:hanging="360"/>
      </w:pPr>
      <w:rPr>
        <w:rFonts w:ascii="Courier New" w:hAnsi="Courier New" w:hint="default"/>
      </w:rPr>
    </w:lvl>
    <w:lvl w:ilvl="1" w:tplc="FFFFFFFF">
      <w:start w:val="1"/>
      <w:numFmt w:val="bullet"/>
      <w:lvlText w:val="o"/>
      <w:lvlJc w:val="left"/>
      <w:pPr>
        <w:ind w:left="2160" w:hanging="360"/>
      </w:pPr>
      <w:rPr>
        <w:rFonts w:ascii="Courier New" w:hAnsi="Courier New" w:hint="default"/>
      </w:rPr>
    </w:lvl>
    <w:lvl w:ilvl="2" w:tplc="FFFFFFFF">
      <w:start w:val="1"/>
      <w:numFmt w:val="bullet"/>
      <w:lvlText w:val=""/>
      <w:lvlJc w:val="left"/>
      <w:pPr>
        <w:ind w:left="2880" w:hanging="360"/>
      </w:pPr>
      <w:rPr>
        <w:rFonts w:ascii="Wingdings" w:hAnsi="Wingdings" w:hint="default"/>
      </w:rPr>
    </w:lvl>
    <w:lvl w:ilvl="3" w:tplc="7986B05E">
      <w:numFmt w:val="bullet"/>
      <w:lvlText w:val="•"/>
      <w:lvlJc w:val="left"/>
      <w:pPr>
        <w:ind w:left="3600" w:hanging="360"/>
      </w:pPr>
      <w:rPr>
        <w:rFonts w:ascii="Verdana" w:eastAsia="Times New Roman" w:hAnsi="Verdana" w:cs="Times New Roman"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2F016334"/>
    <w:multiLevelType w:val="hybridMultilevel"/>
    <w:tmpl w:val="25385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FB32753"/>
    <w:multiLevelType w:val="hybridMultilevel"/>
    <w:tmpl w:val="22CC41E0"/>
    <w:lvl w:ilvl="0" w:tplc="4EA6A764">
      <w:start w:val="1"/>
      <w:numFmt w:val="decimal"/>
      <w:pStyle w:val="heading30"/>
      <w:lvlText w:val="1.1.%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0211D11"/>
    <w:multiLevelType w:val="hybridMultilevel"/>
    <w:tmpl w:val="24B6A050"/>
    <w:lvl w:ilvl="0" w:tplc="0088CDA8">
      <w:start w:val="1"/>
      <w:numFmt w:val="bullet"/>
      <w:pStyle w:val="DeliverableBodyText"/>
      <w:lvlText w:val="o"/>
      <w:lvlJc w:val="left"/>
      <w:pPr>
        <w:tabs>
          <w:tab w:val="num" w:pos="2160"/>
        </w:tabs>
        <w:ind w:left="2160" w:hanging="720"/>
      </w:pPr>
      <w:rPr>
        <w:rFont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31F072FA"/>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3A57569"/>
    <w:multiLevelType w:val="hybridMultilevel"/>
    <w:tmpl w:val="15C238AC"/>
    <w:lvl w:ilvl="0" w:tplc="74C08C38">
      <w:start w:val="1"/>
      <w:numFmt w:val="bullet"/>
      <w:lvlText w:val=""/>
      <w:lvlJc w:val="left"/>
      <w:pPr>
        <w:ind w:left="720" w:hanging="360"/>
      </w:pPr>
      <w:rPr>
        <w:rFonts w:ascii="Symbol" w:hAnsi="Symbol"/>
      </w:rPr>
    </w:lvl>
    <w:lvl w:ilvl="1" w:tplc="E01AD7FC">
      <w:start w:val="1"/>
      <w:numFmt w:val="bullet"/>
      <w:lvlText w:val=""/>
      <w:lvlJc w:val="left"/>
      <w:pPr>
        <w:ind w:left="720" w:hanging="360"/>
      </w:pPr>
      <w:rPr>
        <w:rFonts w:ascii="Symbol" w:hAnsi="Symbol"/>
      </w:rPr>
    </w:lvl>
    <w:lvl w:ilvl="2" w:tplc="65060CD6">
      <w:start w:val="1"/>
      <w:numFmt w:val="bullet"/>
      <w:lvlText w:val=""/>
      <w:lvlJc w:val="left"/>
      <w:pPr>
        <w:ind w:left="720" w:hanging="360"/>
      </w:pPr>
      <w:rPr>
        <w:rFonts w:ascii="Symbol" w:hAnsi="Symbol"/>
      </w:rPr>
    </w:lvl>
    <w:lvl w:ilvl="3" w:tplc="D536241E">
      <w:start w:val="1"/>
      <w:numFmt w:val="bullet"/>
      <w:lvlText w:val=""/>
      <w:lvlJc w:val="left"/>
      <w:pPr>
        <w:ind w:left="720" w:hanging="360"/>
      </w:pPr>
      <w:rPr>
        <w:rFonts w:ascii="Symbol" w:hAnsi="Symbol"/>
      </w:rPr>
    </w:lvl>
    <w:lvl w:ilvl="4" w:tplc="18340980">
      <w:start w:val="1"/>
      <w:numFmt w:val="bullet"/>
      <w:lvlText w:val=""/>
      <w:lvlJc w:val="left"/>
      <w:pPr>
        <w:ind w:left="720" w:hanging="360"/>
      </w:pPr>
      <w:rPr>
        <w:rFonts w:ascii="Symbol" w:hAnsi="Symbol"/>
      </w:rPr>
    </w:lvl>
    <w:lvl w:ilvl="5" w:tplc="F9168C26">
      <w:start w:val="1"/>
      <w:numFmt w:val="bullet"/>
      <w:lvlText w:val=""/>
      <w:lvlJc w:val="left"/>
      <w:pPr>
        <w:ind w:left="720" w:hanging="360"/>
      </w:pPr>
      <w:rPr>
        <w:rFonts w:ascii="Symbol" w:hAnsi="Symbol"/>
      </w:rPr>
    </w:lvl>
    <w:lvl w:ilvl="6" w:tplc="18F019E4">
      <w:start w:val="1"/>
      <w:numFmt w:val="bullet"/>
      <w:lvlText w:val=""/>
      <w:lvlJc w:val="left"/>
      <w:pPr>
        <w:ind w:left="720" w:hanging="360"/>
      </w:pPr>
      <w:rPr>
        <w:rFonts w:ascii="Symbol" w:hAnsi="Symbol"/>
      </w:rPr>
    </w:lvl>
    <w:lvl w:ilvl="7" w:tplc="982EA67E">
      <w:start w:val="1"/>
      <w:numFmt w:val="bullet"/>
      <w:lvlText w:val=""/>
      <w:lvlJc w:val="left"/>
      <w:pPr>
        <w:ind w:left="720" w:hanging="360"/>
      </w:pPr>
      <w:rPr>
        <w:rFonts w:ascii="Symbol" w:hAnsi="Symbol"/>
      </w:rPr>
    </w:lvl>
    <w:lvl w:ilvl="8" w:tplc="D668DC00">
      <w:start w:val="1"/>
      <w:numFmt w:val="bullet"/>
      <w:lvlText w:val=""/>
      <w:lvlJc w:val="left"/>
      <w:pPr>
        <w:ind w:left="720" w:hanging="360"/>
      </w:pPr>
      <w:rPr>
        <w:rFonts w:ascii="Symbol" w:hAnsi="Symbol"/>
      </w:rPr>
    </w:lvl>
  </w:abstractNum>
  <w:abstractNum w:abstractNumId="70" w15:restartNumberingAfterBreak="0">
    <w:nsid w:val="35EE2FEB"/>
    <w:multiLevelType w:val="hybridMultilevel"/>
    <w:tmpl w:val="8A7C173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255B57"/>
    <w:multiLevelType w:val="hybridMultilevel"/>
    <w:tmpl w:val="4FD28888"/>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36673E6E"/>
    <w:multiLevelType w:val="hybridMultilevel"/>
    <w:tmpl w:val="17A2E3A6"/>
    <w:lvl w:ilvl="0" w:tplc="FFFFFFFF">
      <w:start w:val="1"/>
      <w:numFmt w:val="bullet"/>
      <w:pStyle w:val="TableText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368C5120"/>
    <w:multiLevelType w:val="multilevel"/>
    <w:tmpl w:val="1E4815A8"/>
    <w:lvl w:ilvl="0">
      <w:start w:val="1"/>
      <w:numFmt w:val="decimal"/>
      <w:lvlText w:val="%1."/>
      <w:lvlJc w:val="left"/>
      <w:pPr>
        <w:ind w:left="1070" w:hanging="360"/>
      </w:pPr>
      <w:rPr>
        <w:rFonts w:hint="default"/>
      </w:rPr>
    </w:lvl>
    <w:lvl w:ilvl="1">
      <w:start w:val="5"/>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74" w15:restartNumberingAfterBreak="0">
    <w:nsid w:val="378F212F"/>
    <w:multiLevelType w:val="hybridMultilevel"/>
    <w:tmpl w:val="4C3AA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8072C2D"/>
    <w:multiLevelType w:val="multilevel"/>
    <w:tmpl w:val="8AB4C6E0"/>
    <w:lvl w:ilvl="0">
      <w:start w:val="1"/>
      <w:numFmt w:val="decimal"/>
      <w:pStyle w:val="ListNumber2"/>
      <w:lvlText w:val="%1."/>
      <w:lvlJc w:val="left"/>
      <w:pPr>
        <w:tabs>
          <w:tab w:val="num" w:pos="720"/>
        </w:tabs>
        <w:ind w:left="72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76" w15:restartNumberingAfterBreak="0">
    <w:nsid w:val="38D92748"/>
    <w:multiLevelType w:val="multilevel"/>
    <w:tmpl w:val="47B0912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480" w:hanging="1800"/>
      </w:pPr>
      <w:rPr>
        <w:rFonts w:hint="default"/>
      </w:rPr>
    </w:lvl>
  </w:abstractNum>
  <w:abstractNum w:abstractNumId="77" w15:restartNumberingAfterBreak="0">
    <w:nsid w:val="39330B5A"/>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94F4FED"/>
    <w:multiLevelType w:val="multilevel"/>
    <w:tmpl w:val="BC105B70"/>
    <w:lvl w:ilvl="0">
      <w:start w:val="1"/>
      <w:numFmt w:val="upperRoman"/>
      <w:pStyle w:val="Heading1"/>
      <w:lvlText w:val="%1."/>
      <w:lvlJc w:val="left"/>
      <w:pPr>
        <w:ind w:left="720" w:hanging="360"/>
      </w:pPr>
      <w:rPr>
        <w:rFonts w:hint="default"/>
      </w:rPr>
    </w:lvl>
    <w:lvl w:ilvl="1">
      <w:start w:val="1"/>
      <w:numFmt w:val="decimal"/>
      <w:pStyle w:val="Heading2"/>
      <w:lvlText w:val="%1.%2."/>
      <w:lvlJc w:val="left"/>
      <w:pPr>
        <w:tabs>
          <w:tab w:val="num" w:pos="1430"/>
        </w:tabs>
        <w:ind w:left="1142" w:hanging="432"/>
      </w:pPr>
    </w:lvl>
    <w:lvl w:ilvl="2">
      <w:start w:val="1"/>
      <w:numFmt w:val="decimal"/>
      <w:pStyle w:val="Heading3"/>
      <w:lvlText w:val="%1.%2.%3."/>
      <w:lvlJc w:val="left"/>
      <w:pPr>
        <w:tabs>
          <w:tab w:val="num" w:pos="1080"/>
        </w:tabs>
        <w:ind w:left="504" w:hanging="504"/>
      </w:pPr>
      <w:rPr>
        <w:sz w:val="24"/>
        <w:szCs w:val="24"/>
      </w:rPr>
    </w:lvl>
    <w:lvl w:ilvl="3">
      <w:start w:val="1"/>
      <w:numFmt w:val="decimal"/>
      <w:pStyle w:val="Heading4"/>
      <w:lvlText w:val="%1.%2.%3.%4. "/>
      <w:lvlJc w:val="left"/>
      <w:pPr>
        <w:tabs>
          <w:tab w:val="num" w:pos="1980"/>
        </w:tabs>
        <w:ind w:left="252" w:firstLine="288"/>
      </w:pPr>
      <w:rPr>
        <w:i w:val="0"/>
        <w:iCs w:val="0"/>
      </w:rPr>
    </w:lvl>
    <w:lvl w:ilvl="4">
      <w:start w:val="1"/>
      <w:numFmt w:val="decimal"/>
      <w:pStyle w:val="Heading5"/>
      <w:lvlText w:val="%1.%2.%3.%4.%5."/>
      <w:lvlJc w:val="left"/>
      <w:pPr>
        <w:tabs>
          <w:tab w:val="num" w:pos="2250"/>
        </w:tabs>
        <w:ind w:left="1602" w:hanging="792"/>
      </w:pPr>
      <w:rPr>
        <w:rFonts w:ascii="Times New Roman" w:hAnsi="Times New Roman" w:cs="Times New Roman" w:hint="default"/>
        <w:b/>
        <w:bCs w:val="0"/>
        <w:i w:val="0"/>
        <w:iCs w:val="0"/>
        <w:sz w:val="24"/>
        <w:szCs w:val="24"/>
      </w:rPr>
    </w:lvl>
    <w:lvl w:ilvl="5">
      <w:start w:val="1"/>
      <w:numFmt w:val="lowerLetter"/>
      <w:lvlText w:val="%1.%2.%3.%4.%5.%6- "/>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9" w15:restartNumberingAfterBreak="0">
    <w:nsid w:val="3AF21EFB"/>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BCC2F3B"/>
    <w:multiLevelType w:val="hybridMultilevel"/>
    <w:tmpl w:val="D58252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DE37967"/>
    <w:multiLevelType w:val="multilevel"/>
    <w:tmpl w:val="D0ACDC0C"/>
    <w:lvl w:ilvl="0">
      <w:start w:val="3"/>
      <w:numFmt w:val="decimal"/>
      <w:lvlText w:val="%1."/>
      <w:lvlJc w:val="left"/>
      <w:pPr>
        <w:ind w:left="1070" w:hanging="360"/>
      </w:pPr>
      <w:rPr>
        <w:rFonts w:hint="default"/>
        <w:i w:val="0"/>
      </w:rPr>
    </w:lvl>
    <w:lvl w:ilvl="1">
      <w:start w:val="1"/>
      <w:numFmt w:val="decimal"/>
      <w:isLgl/>
      <w:lvlText w:val="%1.%2."/>
      <w:lvlJc w:val="left"/>
      <w:pPr>
        <w:ind w:left="1070" w:hanging="360"/>
      </w:pPr>
      <w:rPr>
        <w:rFonts w:hint="default"/>
        <w:i w:val="0"/>
      </w:rPr>
    </w:lvl>
    <w:lvl w:ilvl="2">
      <w:start w:val="1"/>
      <w:numFmt w:val="decimal"/>
      <w:isLgl/>
      <w:lvlText w:val="%1.%2.%3."/>
      <w:lvlJc w:val="left"/>
      <w:pPr>
        <w:ind w:left="1430" w:hanging="720"/>
      </w:pPr>
      <w:rPr>
        <w:rFonts w:hint="default"/>
        <w:i w:val="0"/>
      </w:rPr>
    </w:lvl>
    <w:lvl w:ilvl="3">
      <w:start w:val="1"/>
      <w:numFmt w:val="decimal"/>
      <w:isLgl/>
      <w:lvlText w:val="%1.%2.%3.%4."/>
      <w:lvlJc w:val="left"/>
      <w:pPr>
        <w:ind w:left="1430" w:hanging="720"/>
      </w:pPr>
      <w:rPr>
        <w:rFonts w:hint="default"/>
        <w:i w:val="0"/>
      </w:rPr>
    </w:lvl>
    <w:lvl w:ilvl="4">
      <w:start w:val="1"/>
      <w:numFmt w:val="decimal"/>
      <w:isLgl/>
      <w:lvlText w:val="%1.%2.%3.%4.%5."/>
      <w:lvlJc w:val="left"/>
      <w:pPr>
        <w:ind w:left="1790" w:hanging="1080"/>
      </w:pPr>
      <w:rPr>
        <w:rFonts w:hint="default"/>
        <w:i w:val="0"/>
      </w:rPr>
    </w:lvl>
    <w:lvl w:ilvl="5">
      <w:start w:val="1"/>
      <w:numFmt w:val="decimal"/>
      <w:isLgl/>
      <w:lvlText w:val="%1.%2.%3.%4.%5.%6."/>
      <w:lvlJc w:val="left"/>
      <w:pPr>
        <w:ind w:left="1790" w:hanging="1080"/>
      </w:pPr>
      <w:rPr>
        <w:rFonts w:hint="default"/>
        <w:i w:val="0"/>
      </w:rPr>
    </w:lvl>
    <w:lvl w:ilvl="6">
      <w:start w:val="1"/>
      <w:numFmt w:val="decimal"/>
      <w:isLgl/>
      <w:lvlText w:val="%1.%2.%3.%4.%5.%6.%7."/>
      <w:lvlJc w:val="left"/>
      <w:pPr>
        <w:ind w:left="2150" w:hanging="1440"/>
      </w:pPr>
      <w:rPr>
        <w:rFonts w:hint="default"/>
        <w:i w:val="0"/>
      </w:rPr>
    </w:lvl>
    <w:lvl w:ilvl="7">
      <w:start w:val="1"/>
      <w:numFmt w:val="decimal"/>
      <w:isLgl/>
      <w:lvlText w:val="%1.%2.%3.%4.%5.%6.%7.%8."/>
      <w:lvlJc w:val="left"/>
      <w:pPr>
        <w:ind w:left="2150" w:hanging="1440"/>
      </w:pPr>
      <w:rPr>
        <w:rFonts w:hint="default"/>
        <w:i w:val="0"/>
      </w:rPr>
    </w:lvl>
    <w:lvl w:ilvl="8">
      <w:start w:val="1"/>
      <w:numFmt w:val="decimal"/>
      <w:isLgl/>
      <w:lvlText w:val="%1.%2.%3.%4.%5.%6.%7.%8.%9."/>
      <w:lvlJc w:val="left"/>
      <w:pPr>
        <w:ind w:left="2510" w:hanging="1800"/>
      </w:pPr>
      <w:rPr>
        <w:rFonts w:hint="default"/>
        <w:i w:val="0"/>
      </w:rPr>
    </w:lvl>
  </w:abstractNum>
  <w:abstractNum w:abstractNumId="82" w15:restartNumberingAfterBreak="0">
    <w:nsid w:val="3E8F32AE"/>
    <w:multiLevelType w:val="hybridMultilevel"/>
    <w:tmpl w:val="04047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402510EF"/>
    <w:multiLevelType w:val="multilevel"/>
    <w:tmpl w:val="A61270B0"/>
    <w:lvl w:ilvl="0">
      <w:start w:val="3"/>
      <w:numFmt w:val="decimal"/>
      <w:lvlText w:val="%1"/>
      <w:lvlJc w:val="left"/>
      <w:pPr>
        <w:ind w:left="360" w:hanging="360"/>
      </w:pPr>
      <w:rPr>
        <w:rFonts w:hint="default"/>
        <w:i w:val="0"/>
      </w:rPr>
    </w:lvl>
    <w:lvl w:ilvl="1">
      <w:start w:val="1"/>
      <w:numFmt w:val="decimal"/>
      <w:lvlText w:val="%1.%2"/>
      <w:lvlJc w:val="left"/>
      <w:pPr>
        <w:ind w:left="1070" w:hanging="360"/>
      </w:pPr>
      <w:rPr>
        <w:rFonts w:hint="default"/>
        <w:i w:val="0"/>
      </w:rPr>
    </w:lvl>
    <w:lvl w:ilvl="2">
      <w:start w:val="1"/>
      <w:numFmt w:val="decimal"/>
      <w:lvlText w:val="%1.%2.%3"/>
      <w:lvlJc w:val="left"/>
      <w:pPr>
        <w:ind w:left="2140" w:hanging="720"/>
      </w:pPr>
      <w:rPr>
        <w:rFonts w:hint="default"/>
        <w:i w:val="0"/>
      </w:rPr>
    </w:lvl>
    <w:lvl w:ilvl="3">
      <w:start w:val="1"/>
      <w:numFmt w:val="decimal"/>
      <w:lvlText w:val="%1.%2.%3.%4"/>
      <w:lvlJc w:val="left"/>
      <w:pPr>
        <w:ind w:left="2850" w:hanging="720"/>
      </w:pPr>
      <w:rPr>
        <w:rFonts w:hint="default"/>
        <w:i w:val="0"/>
      </w:rPr>
    </w:lvl>
    <w:lvl w:ilvl="4">
      <w:start w:val="1"/>
      <w:numFmt w:val="decimal"/>
      <w:lvlText w:val="%1.%2.%3.%4.%5"/>
      <w:lvlJc w:val="left"/>
      <w:pPr>
        <w:ind w:left="3920" w:hanging="1080"/>
      </w:pPr>
      <w:rPr>
        <w:rFonts w:hint="default"/>
        <w:i w:val="0"/>
      </w:rPr>
    </w:lvl>
    <w:lvl w:ilvl="5">
      <w:start w:val="1"/>
      <w:numFmt w:val="decimal"/>
      <w:lvlText w:val="%1.%2.%3.%4.%5.%6"/>
      <w:lvlJc w:val="left"/>
      <w:pPr>
        <w:ind w:left="4630" w:hanging="1080"/>
      </w:pPr>
      <w:rPr>
        <w:rFonts w:hint="default"/>
        <w:i w:val="0"/>
      </w:rPr>
    </w:lvl>
    <w:lvl w:ilvl="6">
      <w:start w:val="1"/>
      <w:numFmt w:val="decimal"/>
      <w:lvlText w:val="%1.%2.%3.%4.%5.%6.%7"/>
      <w:lvlJc w:val="left"/>
      <w:pPr>
        <w:ind w:left="5700" w:hanging="1440"/>
      </w:pPr>
      <w:rPr>
        <w:rFonts w:hint="default"/>
        <w:i w:val="0"/>
      </w:rPr>
    </w:lvl>
    <w:lvl w:ilvl="7">
      <w:start w:val="1"/>
      <w:numFmt w:val="decimal"/>
      <w:lvlText w:val="%1.%2.%3.%4.%5.%6.%7.%8"/>
      <w:lvlJc w:val="left"/>
      <w:pPr>
        <w:ind w:left="6410" w:hanging="1440"/>
      </w:pPr>
      <w:rPr>
        <w:rFonts w:hint="default"/>
        <w:i w:val="0"/>
      </w:rPr>
    </w:lvl>
    <w:lvl w:ilvl="8">
      <w:start w:val="1"/>
      <w:numFmt w:val="decimal"/>
      <w:lvlText w:val="%1.%2.%3.%4.%5.%6.%7.%8.%9"/>
      <w:lvlJc w:val="left"/>
      <w:pPr>
        <w:ind w:left="7480" w:hanging="1800"/>
      </w:pPr>
      <w:rPr>
        <w:rFonts w:hint="default"/>
        <w:i w:val="0"/>
      </w:rPr>
    </w:lvl>
  </w:abstractNum>
  <w:abstractNum w:abstractNumId="84" w15:restartNumberingAfterBreak="0">
    <w:nsid w:val="409F4D19"/>
    <w:multiLevelType w:val="hybridMultilevel"/>
    <w:tmpl w:val="DCA6754E"/>
    <w:lvl w:ilvl="0" w:tplc="319A3D0A">
      <w:start w:val="1"/>
      <w:numFmt w:val="bullet"/>
      <w:lvlText w:val=""/>
      <w:lvlJc w:val="left"/>
      <w:pPr>
        <w:ind w:left="720" w:hanging="360"/>
      </w:pPr>
      <w:rPr>
        <w:rFonts w:ascii="Wingdings" w:hAnsi="Wingdings" w:hint="default"/>
        <w:i/>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09F6562"/>
    <w:multiLevelType w:val="hybridMultilevel"/>
    <w:tmpl w:val="49EAE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15A5493"/>
    <w:multiLevelType w:val="hybridMultilevel"/>
    <w:tmpl w:val="9C9E05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426A268B"/>
    <w:multiLevelType w:val="hybridMultilevel"/>
    <w:tmpl w:val="10C6FDFE"/>
    <w:lvl w:ilvl="0" w:tplc="4866C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2771AB9"/>
    <w:multiLevelType w:val="hybridMultilevel"/>
    <w:tmpl w:val="D7B6E24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42ED4CE8"/>
    <w:multiLevelType w:val="hybridMultilevel"/>
    <w:tmpl w:val="4698935E"/>
    <w:lvl w:ilvl="0" w:tplc="FA646D6A">
      <w:start w:val="1"/>
      <w:numFmt w:val="bullet"/>
      <w:pStyle w:val="BodyIndentDeep5"/>
      <w:lvlText w:val=""/>
      <w:lvlJc w:val="left"/>
      <w:pPr>
        <w:tabs>
          <w:tab w:val="num" w:pos="1260"/>
        </w:tabs>
        <w:ind w:left="1260" w:hanging="360"/>
      </w:pPr>
      <w:rPr>
        <w:rFonts w:ascii="Wingdings" w:hAnsi="Wingdings" w:hint="default"/>
        <w:sz w:val="18"/>
      </w:rPr>
    </w:lvl>
    <w:lvl w:ilvl="1" w:tplc="FFFAC6DC" w:tentative="1">
      <w:start w:val="1"/>
      <w:numFmt w:val="lowerLetter"/>
      <w:lvlText w:val="%2."/>
      <w:lvlJc w:val="left"/>
      <w:pPr>
        <w:tabs>
          <w:tab w:val="num" w:pos="2340"/>
        </w:tabs>
        <w:ind w:left="2340" w:hanging="360"/>
      </w:pPr>
    </w:lvl>
    <w:lvl w:ilvl="2" w:tplc="671279CE" w:tentative="1">
      <w:start w:val="1"/>
      <w:numFmt w:val="lowerRoman"/>
      <w:lvlText w:val="%3."/>
      <w:lvlJc w:val="right"/>
      <w:pPr>
        <w:tabs>
          <w:tab w:val="num" w:pos="3060"/>
        </w:tabs>
        <w:ind w:left="3060" w:hanging="180"/>
      </w:pPr>
    </w:lvl>
    <w:lvl w:ilvl="3" w:tplc="4AA2759C" w:tentative="1">
      <w:start w:val="1"/>
      <w:numFmt w:val="decimal"/>
      <w:lvlText w:val="%4."/>
      <w:lvlJc w:val="left"/>
      <w:pPr>
        <w:tabs>
          <w:tab w:val="num" w:pos="3780"/>
        </w:tabs>
        <w:ind w:left="3780" w:hanging="360"/>
      </w:pPr>
    </w:lvl>
    <w:lvl w:ilvl="4" w:tplc="5BBCC3AE" w:tentative="1">
      <w:start w:val="1"/>
      <w:numFmt w:val="lowerLetter"/>
      <w:lvlText w:val="%5."/>
      <w:lvlJc w:val="left"/>
      <w:pPr>
        <w:tabs>
          <w:tab w:val="num" w:pos="4500"/>
        </w:tabs>
        <w:ind w:left="4500" w:hanging="360"/>
      </w:pPr>
    </w:lvl>
    <w:lvl w:ilvl="5" w:tplc="5FE0A0CC" w:tentative="1">
      <w:start w:val="1"/>
      <w:numFmt w:val="lowerRoman"/>
      <w:lvlText w:val="%6."/>
      <w:lvlJc w:val="right"/>
      <w:pPr>
        <w:tabs>
          <w:tab w:val="num" w:pos="5220"/>
        </w:tabs>
        <w:ind w:left="5220" w:hanging="180"/>
      </w:pPr>
    </w:lvl>
    <w:lvl w:ilvl="6" w:tplc="460A6550" w:tentative="1">
      <w:start w:val="1"/>
      <w:numFmt w:val="decimal"/>
      <w:lvlText w:val="%7."/>
      <w:lvlJc w:val="left"/>
      <w:pPr>
        <w:tabs>
          <w:tab w:val="num" w:pos="5940"/>
        </w:tabs>
        <w:ind w:left="5940" w:hanging="360"/>
      </w:pPr>
    </w:lvl>
    <w:lvl w:ilvl="7" w:tplc="2BCEE39E" w:tentative="1">
      <w:start w:val="1"/>
      <w:numFmt w:val="lowerLetter"/>
      <w:lvlText w:val="%8."/>
      <w:lvlJc w:val="left"/>
      <w:pPr>
        <w:tabs>
          <w:tab w:val="num" w:pos="6660"/>
        </w:tabs>
        <w:ind w:left="6660" w:hanging="360"/>
      </w:pPr>
    </w:lvl>
    <w:lvl w:ilvl="8" w:tplc="A08ED082" w:tentative="1">
      <w:start w:val="1"/>
      <w:numFmt w:val="lowerRoman"/>
      <w:lvlText w:val="%9."/>
      <w:lvlJc w:val="right"/>
      <w:pPr>
        <w:tabs>
          <w:tab w:val="num" w:pos="7380"/>
        </w:tabs>
        <w:ind w:left="7380" w:hanging="180"/>
      </w:pPr>
    </w:lvl>
  </w:abstractNum>
  <w:abstractNum w:abstractNumId="90" w15:restartNumberingAfterBreak="0">
    <w:nsid w:val="44A94FCE"/>
    <w:multiLevelType w:val="hybridMultilevel"/>
    <w:tmpl w:val="316A0FFC"/>
    <w:lvl w:ilvl="0" w:tplc="319A3D0A">
      <w:start w:val="1"/>
      <w:numFmt w:val="bullet"/>
      <w:lvlText w:val=""/>
      <w:lvlJc w:val="left"/>
      <w:pPr>
        <w:ind w:left="450" w:hanging="360"/>
      </w:pPr>
      <w:rPr>
        <w:rFonts w:ascii="Wingdings" w:hAnsi="Wingdings" w:hint="default"/>
        <w:i/>
        <w:iCs w:val="0"/>
      </w:rPr>
    </w:lvl>
    <w:lvl w:ilvl="1" w:tplc="04090003" w:tentative="1">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453D70D5"/>
    <w:multiLevelType w:val="singleLevel"/>
    <w:tmpl w:val="FA7E5D9E"/>
    <w:lvl w:ilvl="0">
      <w:start w:val="1"/>
      <w:numFmt w:val="bullet"/>
      <w:pStyle w:val="BulletedList1"/>
      <w:lvlText w:val=""/>
      <w:lvlJc w:val="left"/>
      <w:pPr>
        <w:tabs>
          <w:tab w:val="num" w:pos="360"/>
        </w:tabs>
        <w:ind w:left="360" w:hanging="360"/>
      </w:pPr>
      <w:rPr>
        <w:rFonts w:ascii="Symbol" w:hAnsi="Symbol" w:hint="default"/>
      </w:rPr>
    </w:lvl>
  </w:abstractNum>
  <w:abstractNum w:abstractNumId="92" w15:restartNumberingAfterBreak="0">
    <w:nsid w:val="45AF00FA"/>
    <w:multiLevelType w:val="hybridMultilevel"/>
    <w:tmpl w:val="2BDCDF9C"/>
    <w:lvl w:ilvl="0" w:tplc="6D22526A">
      <w:start w:val="1"/>
      <w:numFmt w:val="bullet"/>
      <w:pStyle w:val="bullet30"/>
      <w:lvlText w:val=""/>
      <w:lvlJc w:val="left"/>
      <w:pPr>
        <w:ind w:left="4336" w:hanging="360"/>
      </w:pPr>
      <w:rPr>
        <w:rFonts w:ascii="Wingdings" w:hAnsi="Wingdings" w:hint="default"/>
      </w:rPr>
    </w:lvl>
    <w:lvl w:ilvl="1" w:tplc="F372E530">
      <w:start w:val="1"/>
      <w:numFmt w:val="bullet"/>
      <w:pStyle w:val="bullet4"/>
      <w:lvlText w:val=""/>
      <w:lvlJc w:val="left"/>
      <w:pPr>
        <w:ind w:left="5056" w:hanging="360"/>
      </w:pPr>
      <w:rPr>
        <w:rFonts w:ascii="Wingdings" w:hAnsi="Wingdings" w:hint="default"/>
      </w:rPr>
    </w:lvl>
    <w:lvl w:ilvl="2" w:tplc="04090005">
      <w:start w:val="1"/>
      <w:numFmt w:val="bullet"/>
      <w:lvlText w:val=""/>
      <w:lvlJc w:val="left"/>
      <w:pPr>
        <w:ind w:left="5776" w:hanging="360"/>
      </w:pPr>
      <w:rPr>
        <w:rFonts w:ascii="Wingdings" w:hAnsi="Wingdings" w:hint="default"/>
      </w:rPr>
    </w:lvl>
    <w:lvl w:ilvl="3" w:tplc="04090001" w:tentative="1">
      <w:start w:val="1"/>
      <w:numFmt w:val="bullet"/>
      <w:lvlText w:val=""/>
      <w:lvlJc w:val="left"/>
      <w:pPr>
        <w:ind w:left="6496" w:hanging="360"/>
      </w:pPr>
      <w:rPr>
        <w:rFonts w:ascii="Symbol" w:hAnsi="Symbol" w:hint="default"/>
      </w:rPr>
    </w:lvl>
    <w:lvl w:ilvl="4" w:tplc="04090003" w:tentative="1">
      <w:start w:val="1"/>
      <w:numFmt w:val="bullet"/>
      <w:lvlText w:val="o"/>
      <w:lvlJc w:val="left"/>
      <w:pPr>
        <w:ind w:left="7216" w:hanging="360"/>
      </w:pPr>
      <w:rPr>
        <w:rFonts w:ascii="Courier New" w:hAnsi="Courier New" w:cs="Courier New" w:hint="default"/>
      </w:rPr>
    </w:lvl>
    <w:lvl w:ilvl="5" w:tplc="04090005" w:tentative="1">
      <w:start w:val="1"/>
      <w:numFmt w:val="bullet"/>
      <w:lvlText w:val=""/>
      <w:lvlJc w:val="left"/>
      <w:pPr>
        <w:ind w:left="7936" w:hanging="360"/>
      </w:pPr>
      <w:rPr>
        <w:rFonts w:ascii="Wingdings" w:hAnsi="Wingdings" w:hint="default"/>
      </w:rPr>
    </w:lvl>
    <w:lvl w:ilvl="6" w:tplc="04090001" w:tentative="1">
      <w:start w:val="1"/>
      <w:numFmt w:val="bullet"/>
      <w:lvlText w:val=""/>
      <w:lvlJc w:val="left"/>
      <w:pPr>
        <w:ind w:left="8656" w:hanging="360"/>
      </w:pPr>
      <w:rPr>
        <w:rFonts w:ascii="Symbol" w:hAnsi="Symbol" w:hint="default"/>
      </w:rPr>
    </w:lvl>
    <w:lvl w:ilvl="7" w:tplc="04090003" w:tentative="1">
      <w:start w:val="1"/>
      <w:numFmt w:val="bullet"/>
      <w:lvlText w:val="o"/>
      <w:lvlJc w:val="left"/>
      <w:pPr>
        <w:ind w:left="9376" w:hanging="360"/>
      </w:pPr>
      <w:rPr>
        <w:rFonts w:ascii="Courier New" w:hAnsi="Courier New" w:cs="Courier New" w:hint="default"/>
      </w:rPr>
    </w:lvl>
    <w:lvl w:ilvl="8" w:tplc="04090005" w:tentative="1">
      <w:start w:val="1"/>
      <w:numFmt w:val="bullet"/>
      <w:lvlText w:val=""/>
      <w:lvlJc w:val="left"/>
      <w:pPr>
        <w:ind w:left="10096" w:hanging="360"/>
      </w:pPr>
      <w:rPr>
        <w:rFonts w:ascii="Wingdings" w:hAnsi="Wingdings" w:hint="default"/>
      </w:rPr>
    </w:lvl>
  </w:abstractNum>
  <w:abstractNum w:abstractNumId="93" w15:restartNumberingAfterBreak="0">
    <w:nsid w:val="4647510F"/>
    <w:multiLevelType w:val="hybridMultilevel"/>
    <w:tmpl w:val="CEF880B4"/>
    <w:lvl w:ilvl="0" w:tplc="853E4424">
      <w:start w:val="1"/>
      <w:numFmt w:val="decimal"/>
      <w:pStyle w:val="TableList"/>
      <w:lvlText w:val="%1."/>
      <w:lvlJc w:val="left"/>
      <w:pPr>
        <w:tabs>
          <w:tab w:val="num" w:pos="360"/>
        </w:tabs>
        <w:ind w:left="360" w:hanging="360"/>
      </w:pPr>
      <w:rPr>
        <w:rFonts w:hint="default"/>
      </w:rPr>
    </w:lvl>
    <w:lvl w:ilvl="1" w:tplc="84E83C3C" w:tentative="1">
      <w:start w:val="1"/>
      <w:numFmt w:val="lowerLetter"/>
      <w:lvlText w:val="%2."/>
      <w:lvlJc w:val="left"/>
      <w:pPr>
        <w:tabs>
          <w:tab w:val="num" w:pos="1440"/>
        </w:tabs>
        <w:ind w:left="1440" w:hanging="360"/>
      </w:pPr>
    </w:lvl>
    <w:lvl w:ilvl="2" w:tplc="51BAE0EE" w:tentative="1">
      <w:start w:val="1"/>
      <w:numFmt w:val="lowerRoman"/>
      <w:lvlText w:val="%3."/>
      <w:lvlJc w:val="right"/>
      <w:pPr>
        <w:tabs>
          <w:tab w:val="num" w:pos="2160"/>
        </w:tabs>
        <w:ind w:left="2160" w:hanging="180"/>
      </w:pPr>
    </w:lvl>
    <w:lvl w:ilvl="3" w:tplc="9088553C" w:tentative="1">
      <w:start w:val="1"/>
      <w:numFmt w:val="decimal"/>
      <w:lvlText w:val="%4."/>
      <w:lvlJc w:val="left"/>
      <w:pPr>
        <w:tabs>
          <w:tab w:val="num" w:pos="2880"/>
        </w:tabs>
        <w:ind w:left="2880" w:hanging="360"/>
      </w:pPr>
    </w:lvl>
    <w:lvl w:ilvl="4" w:tplc="735C30AC" w:tentative="1">
      <w:start w:val="1"/>
      <w:numFmt w:val="lowerLetter"/>
      <w:lvlText w:val="%5."/>
      <w:lvlJc w:val="left"/>
      <w:pPr>
        <w:tabs>
          <w:tab w:val="num" w:pos="3600"/>
        </w:tabs>
        <w:ind w:left="3600" w:hanging="360"/>
      </w:pPr>
    </w:lvl>
    <w:lvl w:ilvl="5" w:tplc="86B6847E" w:tentative="1">
      <w:start w:val="1"/>
      <w:numFmt w:val="lowerRoman"/>
      <w:lvlText w:val="%6."/>
      <w:lvlJc w:val="right"/>
      <w:pPr>
        <w:tabs>
          <w:tab w:val="num" w:pos="4320"/>
        </w:tabs>
        <w:ind w:left="4320" w:hanging="180"/>
      </w:pPr>
    </w:lvl>
    <w:lvl w:ilvl="6" w:tplc="43C8AA86" w:tentative="1">
      <w:start w:val="1"/>
      <w:numFmt w:val="decimal"/>
      <w:lvlText w:val="%7."/>
      <w:lvlJc w:val="left"/>
      <w:pPr>
        <w:tabs>
          <w:tab w:val="num" w:pos="5040"/>
        </w:tabs>
        <w:ind w:left="5040" w:hanging="360"/>
      </w:pPr>
    </w:lvl>
    <w:lvl w:ilvl="7" w:tplc="67F0D3FC" w:tentative="1">
      <w:start w:val="1"/>
      <w:numFmt w:val="lowerLetter"/>
      <w:lvlText w:val="%8."/>
      <w:lvlJc w:val="left"/>
      <w:pPr>
        <w:tabs>
          <w:tab w:val="num" w:pos="5760"/>
        </w:tabs>
        <w:ind w:left="5760" w:hanging="360"/>
      </w:pPr>
    </w:lvl>
    <w:lvl w:ilvl="8" w:tplc="257C7916" w:tentative="1">
      <w:start w:val="1"/>
      <w:numFmt w:val="lowerRoman"/>
      <w:lvlText w:val="%9."/>
      <w:lvlJc w:val="right"/>
      <w:pPr>
        <w:tabs>
          <w:tab w:val="num" w:pos="6480"/>
        </w:tabs>
        <w:ind w:left="6480" w:hanging="180"/>
      </w:pPr>
    </w:lvl>
  </w:abstractNum>
  <w:abstractNum w:abstractNumId="94" w15:restartNumberingAfterBreak="0">
    <w:nsid w:val="482F6B5B"/>
    <w:multiLevelType w:val="hybridMultilevel"/>
    <w:tmpl w:val="9F2E4E7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9A03D5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6" w15:restartNumberingAfterBreak="0">
    <w:nsid w:val="49C72750"/>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9F208DB"/>
    <w:multiLevelType w:val="hybridMultilevel"/>
    <w:tmpl w:val="B0261590"/>
    <w:lvl w:ilvl="0" w:tplc="689817C6">
      <w:start w:val="1"/>
      <w:numFmt w:val="bullet"/>
      <w:pStyle w:val="B4"/>
      <w:lvlText w:val=""/>
      <w:lvlJc w:val="left"/>
      <w:pPr>
        <w:ind w:left="2160" w:hanging="360"/>
      </w:pPr>
      <w:rPr>
        <w:rFonts w:ascii="Wingdings" w:hAnsi="Wingdings" w:hint="default"/>
      </w:rPr>
    </w:lvl>
    <w:lvl w:ilvl="1" w:tplc="46B28998" w:tentative="1">
      <w:start w:val="1"/>
      <w:numFmt w:val="bullet"/>
      <w:lvlText w:val="o"/>
      <w:lvlJc w:val="left"/>
      <w:pPr>
        <w:ind w:left="2880" w:hanging="360"/>
      </w:pPr>
      <w:rPr>
        <w:rFonts w:ascii="Courier New" w:hAnsi="Courier New" w:hint="default"/>
      </w:rPr>
    </w:lvl>
    <w:lvl w:ilvl="2" w:tplc="2DF8E37C" w:tentative="1">
      <w:start w:val="1"/>
      <w:numFmt w:val="bullet"/>
      <w:lvlText w:val=""/>
      <w:lvlJc w:val="left"/>
      <w:pPr>
        <w:ind w:left="3600" w:hanging="360"/>
      </w:pPr>
      <w:rPr>
        <w:rFonts w:ascii="Wingdings" w:hAnsi="Wingdings" w:hint="default"/>
      </w:rPr>
    </w:lvl>
    <w:lvl w:ilvl="3" w:tplc="927887E6" w:tentative="1">
      <w:start w:val="1"/>
      <w:numFmt w:val="bullet"/>
      <w:lvlText w:val=""/>
      <w:lvlJc w:val="left"/>
      <w:pPr>
        <w:ind w:left="4320" w:hanging="360"/>
      </w:pPr>
      <w:rPr>
        <w:rFonts w:ascii="Symbol" w:hAnsi="Symbol" w:hint="default"/>
      </w:rPr>
    </w:lvl>
    <w:lvl w:ilvl="4" w:tplc="E4182B2A" w:tentative="1">
      <w:start w:val="1"/>
      <w:numFmt w:val="bullet"/>
      <w:lvlText w:val="o"/>
      <w:lvlJc w:val="left"/>
      <w:pPr>
        <w:ind w:left="5040" w:hanging="360"/>
      </w:pPr>
      <w:rPr>
        <w:rFonts w:ascii="Courier New" w:hAnsi="Courier New" w:hint="default"/>
      </w:rPr>
    </w:lvl>
    <w:lvl w:ilvl="5" w:tplc="7790452E" w:tentative="1">
      <w:start w:val="1"/>
      <w:numFmt w:val="bullet"/>
      <w:lvlText w:val=""/>
      <w:lvlJc w:val="left"/>
      <w:pPr>
        <w:ind w:left="5760" w:hanging="360"/>
      </w:pPr>
      <w:rPr>
        <w:rFonts w:ascii="Wingdings" w:hAnsi="Wingdings" w:hint="default"/>
      </w:rPr>
    </w:lvl>
    <w:lvl w:ilvl="6" w:tplc="4818327E" w:tentative="1">
      <w:start w:val="1"/>
      <w:numFmt w:val="bullet"/>
      <w:lvlText w:val=""/>
      <w:lvlJc w:val="left"/>
      <w:pPr>
        <w:ind w:left="6480" w:hanging="360"/>
      </w:pPr>
      <w:rPr>
        <w:rFonts w:ascii="Symbol" w:hAnsi="Symbol" w:hint="default"/>
      </w:rPr>
    </w:lvl>
    <w:lvl w:ilvl="7" w:tplc="7512D7A4" w:tentative="1">
      <w:start w:val="1"/>
      <w:numFmt w:val="bullet"/>
      <w:lvlText w:val="o"/>
      <w:lvlJc w:val="left"/>
      <w:pPr>
        <w:ind w:left="7200" w:hanging="360"/>
      </w:pPr>
      <w:rPr>
        <w:rFonts w:ascii="Courier New" w:hAnsi="Courier New" w:hint="default"/>
      </w:rPr>
    </w:lvl>
    <w:lvl w:ilvl="8" w:tplc="2CDEB7F2" w:tentative="1">
      <w:start w:val="1"/>
      <w:numFmt w:val="bullet"/>
      <w:lvlText w:val=""/>
      <w:lvlJc w:val="left"/>
      <w:pPr>
        <w:ind w:left="7920" w:hanging="360"/>
      </w:pPr>
      <w:rPr>
        <w:rFonts w:ascii="Wingdings" w:hAnsi="Wingdings" w:hint="default"/>
      </w:rPr>
    </w:lvl>
  </w:abstractNum>
  <w:abstractNum w:abstractNumId="98" w15:restartNumberingAfterBreak="0">
    <w:nsid w:val="4A8B6A77"/>
    <w:multiLevelType w:val="hybridMultilevel"/>
    <w:tmpl w:val="0A2458F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CD07A43"/>
    <w:multiLevelType w:val="multilevel"/>
    <w:tmpl w:val="50A64B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0" w15:restartNumberingAfterBreak="0">
    <w:nsid w:val="4CD54EC5"/>
    <w:multiLevelType w:val="hybridMultilevel"/>
    <w:tmpl w:val="3B06B88C"/>
    <w:lvl w:ilvl="0" w:tplc="7EE811A0">
      <w:start w:val="1"/>
      <w:numFmt w:val="decimal"/>
      <w:pStyle w:val="Numbering"/>
      <w:lvlText w:val="%1."/>
      <w:lvlJc w:val="left"/>
      <w:pPr>
        <w:ind w:left="1440" w:hanging="360"/>
      </w:pPr>
    </w:lvl>
    <w:lvl w:ilvl="1" w:tplc="A1D633A0" w:tentative="1">
      <w:start w:val="1"/>
      <w:numFmt w:val="lowerLetter"/>
      <w:lvlText w:val="%2."/>
      <w:lvlJc w:val="left"/>
      <w:pPr>
        <w:ind w:left="2160" w:hanging="360"/>
      </w:pPr>
    </w:lvl>
    <w:lvl w:ilvl="2" w:tplc="0826172A" w:tentative="1">
      <w:start w:val="1"/>
      <w:numFmt w:val="lowerRoman"/>
      <w:lvlText w:val="%3."/>
      <w:lvlJc w:val="right"/>
      <w:pPr>
        <w:ind w:left="2880" w:hanging="180"/>
      </w:pPr>
    </w:lvl>
    <w:lvl w:ilvl="3" w:tplc="04AA42C4" w:tentative="1">
      <w:start w:val="1"/>
      <w:numFmt w:val="decimal"/>
      <w:lvlText w:val="%4."/>
      <w:lvlJc w:val="left"/>
      <w:pPr>
        <w:ind w:left="3600" w:hanging="360"/>
      </w:pPr>
    </w:lvl>
    <w:lvl w:ilvl="4" w:tplc="BFD62FD6" w:tentative="1">
      <w:start w:val="1"/>
      <w:numFmt w:val="lowerLetter"/>
      <w:lvlText w:val="%5."/>
      <w:lvlJc w:val="left"/>
      <w:pPr>
        <w:ind w:left="4320" w:hanging="360"/>
      </w:pPr>
    </w:lvl>
    <w:lvl w:ilvl="5" w:tplc="90C69DEA" w:tentative="1">
      <w:start w:val="1"/>
      <w:numFmt w:val="lowerRoman"/>
      <w:lvlText w:val="%6."/>
      <w:lvlJc w:val="right"/>
      <w:pPr>
        <w:ind w:left="5040" w:hanging="180"/>
      </w:pPr>
    </w:lvl>
    <w:lvl w:ilvl="6" w:tplc="BAC23FCC" w:tentative="1">
      <w:start w:val="1"/>
      <w:numFmt w:val="decimal"/>
      <w:lvlText w:val="%7."/>
      <w:lvlJc w:val="left"/>
      <w:pPr>
        <w:ind w:left="5760" w:hanging="360"/>
      </w:pPr>
    </w:lvl>
    <w:lvl w:ilvl="7" w:tplc="C0366F26" w:tentative="1">
      <w:start w:val="1"/>
      <w:numFmt w:val="lowerLetter"/>
      <w:lvlText w:val="%8."/>
      <w:lvlJc w:val="left"/>
      <w:pPr>
        <w:ind w:left="6480" w:hanging="360"/>
      </w:pPr>
    </w:lvl>
    <w:lvl w:ilvl="8" w:tplc="96A02422" w:tentative="1">
      <w:start w:val="1"/>
      <w:numFmt w:val="lowerRoman"/>
      <w:lvlText w:val="%9."/>
      <w:lvlJc w:val="right"/>
      <w:pPr>
        <w:ind w:left="7200" w:hanging="180"/>
      </w:pPr>
    </w:lvl>
  </w:abstractNum>
  <w:abstractNum w:abstractNumId="101" w15:restartNumberingAfterBreak="0">
    <w:nsid w:val="4D2C4DA7"/>
    <w:multiLevelType w:val="hybridMultilevel"/>
    <w:tmpl w:val="72C21AC8"/>
    <w:lvl w:ilvl="0" w:tplc="954037BC">
      <w:start w:val="1"/>
      <w:numFmt w:val="decimal"/>
      <w:pStyle w:val="Manhinh1"/>
      <w:lvlText w:val="Hình %1."/>
      <w:lvlJc w:val="left"/>
      <w:pPr>
        <w:ind w:left="1080" w:hanging="360"/>
      </w:pPr>
      <w:rPr>
        <w:rFonts w:ascii="Times New Roman" w:hAnsi="Times New Roman" w:hint="default"/>
        <w:b w:val="0"/>
        <w:i/>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D4D595A"/>
    <w:multiLevelType w:val="hybridMultilevel"/>
    <w:tmpl w:val="959ACECE"/>
    <w:name w:val="522222222222222222"/>
    <w:lvl w:ilvl="0" w:tplc="2196E1A6">
      <w:numFmt w:val="decimal"/>
      <w:lvlText w:val=""/>
      <w:lvlJc w:val="left"/>
    </w:lvl>
    <w:lvl w:ilvl="1" w:tplc="3BC08E0A">
      <w:numFmt w:val="decimal"/>
      <w:lvlText w:val=""/>
      <w:lvlJc w:val="left"/>
    </w:lvl>
    <w:lvl w:ilvl="2" w:tplc="C2E67826">
      <w:numFmt w:val="decimal"/>
      <w:lvlText w:val=""/>
      <w:lvlJc w:val="left"/>
    </w:lvl>
    <w:lvl w:ilvl="3" w:tplc="BEDA3552">
      <w:numFmt w:val="decimal"/>
      <w:lvlText w:val=""/>
      <w:lvlJc w:val="left"/>
    </w:lvl>
    <w:lvl w:ilvl="4" w:tplc="050CD866">
      <w:numFmt w:val="decimal"/>
      <w:lvlText w:val=""/>
      <w:lvlJc w:val="left"/>
    </w:lvl>
    <w:lvl w:ilvl="5" w:tplc="4736774C">
      <w:numFmt w:val="decimal"/>
      <w:lvlText w:val=""/>
      <w:lvlJc w:val="left"/>
    </w:lvl>
    <w:lvl w:ilvl="6" w:tplc="2EF4D786">
      <w:numFmt w:val="decimal"/>
      <w:lvlText w:val=""/>
      <w:lvlJc w:val="left"/>
    </w:lvl>
    <w:lvl w:ilvl="7" w:tplc="EA0210A8">
      <w:numFmt w:val="decimal"/>
      <w:lvlText w:val=""/>
      <w:lvlJc w:val="left"/>
    </w:lvl>
    <w:lvl w:ilvl="8" w:tplc="75FE26E0">
      <w:numFmt w:val="decimal"/>
      <w:lvlText w:val=""/>
      <w:lvlJc w:val="left"/>
    </w:lvl>
  </w:abstractNum>
  <w:abstractNum w:abstractNumId="103" w15:restartNumberingAfterBreak="0">
    <w:nsid w:val="4D8A64A8"/>
    <w:multiLevelType w:val="multilevel"/>
    <w:tmpl w:val="9C1A24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E3870E8"/>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EA72164"/>
    <w:multiLevelType w:val="hybridMultilevel"/>
    <w:tmpl w:val="5E96054E"/>
    <w:lvl w:ilvl="0" w:tplc="B2E21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F8267BE"/>
    <w:multiLevelType w:val="multilevel"/>
    <w:tmpl w:val="3E780E44"/>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507B4995"/>
    <w:multiLevelType w:val="hybridMultilevel"/>
    <w:tmpl w:val="F03A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C0102A"/>
    <w:multiLevelType w:val="hybridMultilevel"/>
    <w:tmpl w:val="40F68C84"/>
    <w:lvl w:ilvl="0" w:tplc="14541712">
      <w:start w:val="1"/>
      <w:numFmt w:val="bullet"/>
      <w:pStyle w:val="FIS-Bullet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24B5579"/>
    <w:multiLevelType w:val="hybridMultilevel"/>
    <w:tmpl w:val="F91E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2960B60"/>
    <w:multiLevelType w:val="hybridMultilevel"/>
    <w:tmpl w:val="D9924A7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42266FF"/>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54520AF2"/>
    <w:multiLevelType w:val="hybridMultilevel"/>
    <w:tmpl w:val="149625EA"/>
    <w:lvl w:ilvl="0" w:tplc="C5D6367A">
      <w:start w:val="1"/>
      <w:numFmt w:val="upperRoman"/>
      <w:pStyle w:val="FIS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9C3F01"/>
    <w:multiLevelType w:val="multilevel"/>
    <w:tmpl w:val="4E58FFC4"/>
    <w:lvl w:ilvl="0">
      <w:numFmt w:val="decimal"/>
      <w:pStyle w:val="FISBullet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55044C44"/>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6623652"/>
    <w:multiLevelType w:val="hybridMultilevel"/>
    <w:tmpl w:val="524C9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BE823F5"/>
    <w:multiLevelType w:val="hybridMultilevel"/>
    <w:tmpl w:val="41167D36"/>
    <w:lvl w:ilvl="0" w:tplc="68BC7F1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CEE6285"/>
    <w:multiLevelType w:val="hybridMultilevel"/>
    <w:tmpl w:val="39FE41B4"/>
    <w:lvl w:ilvl="0" w:tplc="2AFECEB8">
      <w:numFmt w:val="decimal"/>
      <w:pStyle w:val="AUTONUM2"/>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18" w15:restartNumberingAfterBreak="0">
    <w:nsid w:val="5EED640A"/>
    <w:multiLevelType w:val="hybridMultilevel"/>
    <w:tmpl w:val="81FC1344"/>
    <w:lvl w:ilvl="0" w:tplc="9BDE3204">
      <w:start w:val="1"/>
      <w:numFmt w:val="decimal"/>
      <w:pStyle w:val="Bulletslevel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FF63B1E"/>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034068C"/>
    <w:multiLevelType w:val="hybridMultilevel"/>
    <w:tmpl w:val="C6868C74"/>
    <w:lvl w:ilvl="0" w:tplc="E6EC8D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173409E"/>
    <w:multiLevelType w:val="hybridMultilevel"/>
    <w:tmpl w:val="3DF69188"/>
    <w:lvl w:ilvl="0" w:tplc="9D7AD22C">
      <w:start w:val="1"/>
      <w:numFmt w:val="decimal"/>
      <w:pStyle w:val="FISHinh"/>
      <w:lvlText w:val="Hình %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28D0ED2"/>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62D5525E"/>
    <w:multiLevelType w:val="hybridMultilevel"/>
    <w:tmpl w:val="B2A610EA"/>
    <w:lvl w:ilvl="0" w:tplc="8A2C5544">
      <w:start w:val="1"/>
      <w:numFmt w:val="decimal"/>
      <w:pStyle w:val="Tnls1"/>
      <w:lvlText w:val="%1."/>
      <w:lvlJc w:val="left"/>
      <w:pPr>
        <w:tabs>
          <w:tab w:val="num" w:pos="288"/>
        </w:tabs>
        <w:ind w:left="288" w:hanging="288"/>
      </w:pPr>
      <w:rPr>
        <w:rFonts w:hint="default"/>
      </w:rPr>
    </w:lvl>
    <w:lvl w:ilvl="1" w:tplc="04090019" w:tentative="1">
      <w:start w:val="1"/>
      <w:numFmt w:val="lowerLetter"/>
      <w:pStyle w:val="Heading24"/>
      <w:lvlText w:val="%2."/>
      <w:lvlJc w:val="left"/>
      <w:pPr>
        <w:tabs>
          <w:tab w:val="num" w:pos="1440"/>
        </w:tabs>
        <w:ind w:left="1440" w:hanging="360"/>
      </w:pPr>
    </w:lvl>
    <w:lvl w:ilvl="2" w:tplc="0409001B" w:tentative="1">
      <w:start w:val="1"/>
      <w:numFmt w:val="lowerRoman"/>
      <w:pStyle w:val="Heading32"/>
      <w:lvlText w:val="%3."/>
      <w:lvlJc w:val="right"/>
      <w:pPr>
        <w:tabs>
          <w:tab w:val="num" w:pos="2160"/>
        </w:tabs>
        <w:ind w:left="2160" w:hanging="180"/>
      </w:pPr>
    </w:lvl>
    <w:lvl w:ilvl="3" w:tplc="0409000F" w:tentative="1">
      <w:start w:val="1"/>
      <w:numFmt w:val="decimal"/>
      <w:pStyle w:val="Heading42"/>
      <w:lvlText w:val="%4."/>
      <w:lvlJc w:val="left"/>
      <w:pPr>
        <w:tabs>
          <w:tab w:val="num" w:pos="2880"/>
        </w:tabs>
        <w:ind w:left="2880" w:hanging="360"/>
      </w:pPr>
    </w:lvl>
    <w:lvl w:ilvl="4" w:tplc="04090019">
      <w:start w:val="1"/>
      <w:numFmt w:val="lowerLetter"/>
      <w:pStyle w:val="Heading51"/>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15:restartNumberingAfterBreak="0">
    <w:nsid w:val="637375E5"/>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522262C"/>
    <w:multiLevelType w:val="multilevel"/>
    <w:tmpl w:val="AFD05AAA"/>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6" w15:restartNumberingAfterBreak="0">
    <w:nsid w:val="667B549E"/>
    <w:multiLevelType w:val="singleLevel"/>
    <w:tmpl w:val="F266DC24"/>
    <w:lvl w:ilvl="0">
      <w:start w:val="1"/>
      <w:numFmt w:val="bullet"/>
      <w:pStyle w:val="Bullet10"/>
      <w:lvlText w:val=""/>
      <w:lvlJc w:val="left"/>
      <w:pPr>
        <w:tabs>
          <w:tab w:val="num" w:pos="360"/>
        </w:tabs>
        <w:ind w:left="174" w:hanging="174"/>
      </w:pPr>
      <w:rPr>
        <w:rFonts w:ascii="Symbol" w:hAnsi="Symbol" w:hint="default"/>
        <w:b w:val="0"/>
        <w:i w:val="0"/>
        <w:sz w:val="16"/>
      </w:rPr>
    </w:lvl>
  </w:abstractNum>
  <w:abstractNum w:abstractNumId="127" w15:restartNumberingAfterBreak="0">
    <w:nsid w:val="66935E94"/>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672F4E2B"/>
    <w:multiLevelType w:val="hybridMultilevel"/>
    <w:tmpl w:val="C70A7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30" w15:restartNumberingAfterBreak="0">
    <w:nsid w:val="6AC14057"/>
    <w:multiLevelType w:val="hybridMultilevel"/>
    <w:tmpl w:val="C332CFEE"/>
    <w:lvl w:ilvl="0" w:tplc="FFFFFFFF">
      <w:start w:val="1"/>
      <w:numFmt w:val="bullet"/>
      <w:lvlText w:val=""/>
      <w:lvlJc w:val="left"/>
      <w:pPr>
        <w:ind w:left="1494" w:hanging="360"/>
      </w:pPr>
      <w:rPr>
        <w:rFonts w:ascii="Wingdings" w:hAnsi="Wingdings" w:hint="default"/>
      </w:rPr>
    </w:lvl>
    <w:lvl w:ilvl="1" w:tplc="FFFFFFFF">
      <w:start w:val="1"/>
      <w:numFmt w:val="bullet"/>
      <w:lvlText w:val="o"/>
      <w:lvlJc w:val="left"/>
      <w:pPr>
        <w:ind w:left="1500" w:hanging="360"/>
      </w:pPr>
      <w:rPr>
        <w:rFonts w:ascii="Courier New" w:hAnsi="Courier New" w:cs="Courier New" w:hint="default"/>
      </w:rPr>
    </w:lvl>
    <w:lvl w:ilvl="2" w:tplc="04090009">
      <w:start w:val="1"/>
      <w:numFmt w:val="bullet"/>
      <w:lvlText w:val=""/>
      <w:lvlJc w:val="left"/>
      <w:pPr>
        <w:ind w:left="360" w:hanging="360"/>
      </w:pPr>
      <w:rPr>
        <w:rFonts w:ascii="Wingdings" w:hAnsi="Wingdings" w:hint="default"/>
      </w:rPr>
    </w:lvl>
    <w:lvl w:ilvl="3" w:tplc="FFFFFFFF">
      <w:start w:val="1"/>
      <w:numFmt w:val="decimal"/>
      <w:lvlText w:val="%4."/>
      <w:lvlJc w:val="left"/>
      <w:pPr>
        <w:ind w:left="360" w:hanging="360"/>
      </w:pPr>
      <w:rPr>
        <w:rFonts w:ascii="Times New Roman" w:eastAsia="Calibri" w:hAnsi="Times New Roman" w:cs="Times New Roman"/>
      </w:rPr>
    </w:lvl>
    <w:lvl w:ilvl="4" w:tplc="FFFFFFFF">
      <w:start w:val="1"/>
      <w:numFmt w:val="bullet"/>
      <w:lvlText w:val=""/>
      <w:lvlJc w:val="left"/>
      <w:pPr>
        <w:ind w:left="3660" w:hanging="360"/>
      </w:pPr>
      <w:rPr>
        <w:rFonts w:ascii="Wingdings" w:hAnsi="Wingdings" w:hint="default"/>
      </w:rPr>
    </w:lvl>
    <w:lvl w:ilvl="5" w:tplc="FFFFFFFF">
      <w:start w:val="3"/>
      <w:numFmt w:val="decimal"/>
      <w:lvlText w:val="%6-"/>
      <w:lvlJc w:val="left"/>
      <w:pPr>
        <w:ind w:left="4380" w:hanging="360"/>
      </w:pPr>
      <w:rPr>
        <w:rFont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31" w15:restartNumberingAfterBreak="0">
    <w:nsid w:val="6C4F5204"/>
    <w:multiLevelType w:val="hybridMultilevel"/>
    <w:tmpl w:val="DE200062"/>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2" w15:restartNumberingAfterBreak="0">
    <w:nsid w:val="6F8D3C58"/>
    <w:multiLevelType w:val="hybridMultilevel"/>
    <w:tmpl w:val="7904EC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3" w15:restartNumberingAfterBreak="0">
    <w:nsid w:val="70037C8E"/>
    <w:multiLevelType w:val="hybridMultilevel"/>
    <w:tmpl w:val="6F569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7459D5"/>
    <w:multiLevelType w:val="hybridMultilevel"/>
    <w:tmpl w:val="BB2AE83A"/>
    <w:lvl w:ilvl="0" w:tplc="2EC23C86">
      <w:start w:val="1"/>
      <w:numFmt w:val="bullet"/>
      <w:pStyle w:val="H2"/>
      <w:lvlText w:val=""/>
      <w:lvlJc w:val="left"/>
      <w:pPr>
        <w:tabs>
          <w:tab w:val="num" w:pos="1320"/>
        </w:tabs>
        <w:ind w:left="1320" w:hanging="360"/>
      </w:pPr>
      <w:rPr>
        <w:rFonts w:ascii="Symbol" w:hAnsi="Symbol" w:hint="default"/>
      </w:rPr>
    </w:lvl>
    <w:lvl w:ilvl="1" w:tplc="2C0E78A2" w:tentative="1">
      <w:start w:val="1"/>
      <w:numFmt w:val="bullet"/>
      <w:lvlText w:val="o"/>
      <w:lvlJc w:val="left"/>
      <w:pPr>
        <w:tabs>
          <w:tab w:val="num" w:pos="1440"/>
        </w:tabs>
        <w:ind w:left="1440" w:hanging="360"/>
      </w:pPr>
      <w:rPr>
        <w:rFonts w:ascii="Courier New" w:hAnsi="Courier New" w:hint="default"/>
      </w:rPr>
    </w:lvl>
    <w:lvl w:ilvl="2" w:tplc="4B0ED3B0" w:tentative="1">
      <w:start w:val="1"/>
      <w:numFmt w:val="bullet"/>
      <w:lvlText w:val=""/>
      <w:lvlJc w:val="left"/>
      <w:pPr>
        <w:tabs>
          <w:tab w:val="num" w:pos="2160"/>
        </w:tabs>
        <w:ind w:left="2160" w:hanging="360"/>
      </w:pPr>
      <w:rPr>
        <w:rFonts w:ascii="Wingdings" w:hAnsi="Wingdings" w:hint="default"/>
      </w:rPr>
    </w:lvl>
    <w:lvl w:ilvl="3" w:tplc="9F5E74A0" w:tentative="1">
      <w:start w:val="1"/>
      <w:numFmt w:val="bullet"/>
      <w:lvlText w:val=""/>
      <w:lvlJc w:val="left"/>
      <w:pPr>
        <w:tabs>
          <w:tab w:val="num" w:pos="2880"/>
        </w:tabs>
        <w:ind w:left="2880" w:hanging="360"/>
      </w:pPr>
      <w:rPr>
        <w:rFonts w:ascii="Symbol" w:hAnsi="Symbol" w:hint="default"/>
      </w:rPr>
    </w:lvl>
    <w:lvl w:ilvl="4" w:tplc="C3DC884E" w:tentative="1">
      <w:start w:val="1"/>
      <w:numFmt w:val="bullet"/>
      <w:lvlText w:val="o"/>
      <w:lvlJc w:val="left"/>
      <w:pPr>
        <w:tabs>
          <w:tab w:val="num" w:pos="3600"/>
        </w:tabs>
        <w:ind w:left="3600" w:hanging="360"/>
      </w:pPr>
      <w:rPr>
        <w:rFonts w:ascii="Courier New" w:hAnsi="Courier New" w:hint="default"/>
      </w:rPr>
    </w:lvl>
    <w:lvl w:ilvl="5" w:tplc="A79ED032" w:tentative="1">
      <w:start w:val="1"/>
      <w:numFmt w:val="bullet"/>
      <w:lvlText w:val=""/>
      <w:lvlJc w:val="left"/>
      <w:pPr>
        <w:tabs>
          <w:tab w:val="num" w:pos="4320"/>
        </w:tabs>
        <w:ind w:left="4320" w:hanging="360"/>
      </w:pPr>
      <w:rPr>
        <w:rFonts w:ascii="Wingdings" w:hAnsi="Wingdings" w:hint="default"/>
      </w:rPr>
    </w:lvl>
    <w:lvl w:ilvl="6" w:tplc="8930695A" w:tentative="1">
      <w:start w:val="1"/>
      <w:numFmt w:val="bullet"/>
      <w:lvlText w:val=""/>
      <w:lvlJc w:val="left"/>
      <w:pPr>
        <w:tabs>
          <w:tab w:val="num" w:pos="5040"/>
        </w:tabs>
        <w:ind w:left="5040" w:hanging="360"/>
      </w:pPr>
      <w:rPr>
        <w:rFonts w:ascii="Symbol" w:hAnsi="Symbol" w:hint="default"/>
      </w:rPr>
    </w:lvl>
    <w:lvl w:ilvl="7" w:tplc="38C66C90" w:tentative="1">
      <w:start w:val="1"/>
      <w:numFmt w:val="bullet"/>
      <w:lvlText w:val="o"/>
      <w:lvlJc w:val="left"/>
      <w:pPr>
        <w:tabs>
          <w:tab w:val="num" w:pos="5760"/>
        </w:tabs>
        <w:ind w:left="5760" w:hanging="360"/>
      </w:pPr>
      <w:rPr>
        <w:rFonts w:ascii="Courier New" w:hAnsi="Courier New" w:hint="default"/>
      </w:rPr>
    </w:lvl>
    <w:lvl w:ilvl="8" w:tplc="622EFC98"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1A171A7"/>
    <w:multiLevelType w:val="hybridMultilevel"/>
    <w:tmpl w:val="4C56F398"/>
    <w:lvl w:ilvl="0" w:tplc="FFFFFFFF">
      <w:start w:val="1"/>
      <w:numFmt w:val="bullet"/>
      <w:pStyle w:val="Bullet11"/>
      <w:lvlText w:val=""/>
      <w:lvlJc w:val="left"/>
      <w:pPr>
        <w:ind w:left="1350" w:hanging="360"/>
      </w:pPr>
      <w:rPr>
        <w:rFonts w:ascii="Symbol" w:hAnsi="Symbol" w:hint="default"/>
        <w:color w:val="auto"/>
      </w:rPr>
    </w:lvl>
    <w:lvl w:ilvl="1" w:tplc="04090003">
      <w:start w:val="1"/>
      <w:numFmt w:val="bullet"/>
      <w:lvlText w:val="o"/>
      <w:lvlJc w:val="left"/>
      <w:pPr>
        <w:tabs>
          <w:tab w:val="num" w:pos="990"/>
        </w:tabs>
        <w:ind w:left="990" w:hanging="360"/>
      </w:pPr>
      <w:rPr>
        <w:rFonts w:ascii="Courier New" w:hAnsi="Courier New" w:cs="Courier New" w:hint="default"/>
      </w:rPr>
    </w:lvl>
    <w:lvl w:ilvl="2" w:tplc="04090005">
      <w:start w:val="1"/>
      <w:numFmt w:val="bullet"/>
      <w:lvlText w:val=""/>
      <w:lvlJc w:val="left"/>
      <w:pPr>
        <w:tabs>
          <w:tab w:val="num" w:pos="1710"/>
        </w:tabs>
        <w:ind w:left="1710" w:hanging="360"/>
      </w:pPr>
      <w:rPr>
        <w:rFonts w:ascii="Wingdings" w:hAnsi="Wingdings" w:hint="default"/>
      </w:rPr>
    </w:lvl>
    <w:lvl w:ilvl="3" w:tplc="04090001">
      <w:start w:val="1"/>
      <w:numFmt w:val="bullet"/>
      <w:lvlText w:val=""/>
      <w:lvlJc w:val="left"/>
      <w:pPr>
        <w:tabs>
          <w:tab w:val="num" w:pos="2430"/>
        </w:tabs>
        <w:ind w:left="2430" w:hanging="360"/>
      </w:pPr>
      <w:rPr>
        <w:rFonts w:ascii="Symbol" w:hAnsi="Symbol" w:hint="default"/>
      </w:rPr>
    </w:lvl>
    <w:lvl w:ilvl="4" w:tplc="04090003">
      <w:start w:val="1"/>
      <w:numFmt w:val="bullet"/>
      <w:lvlText w:val="o"/>
      <w:lvlJc w:val="left"/>
      <w:pPr>
        <w:tabs>
          <w:tab w:val="num" w:pos="3150"/>
        </w:tabs>
        <w:ind w:left="3150" w:hanging="360"/>
      </w:pPr>
      <w:rPr>
        <w:rFonts w:ascii="Courier New" w:hAnsi="Courier New" w:cs="Courier New" w:hint="default"/>
      </w:rPr>
    </w:lvl>
    <w:lvl w:ilvl="5" w:tplc="04090005" w:tentative="1">
      <w:start w:val="1"/>
      <w:numFmt w:val="bullet"/>
      <w:lvlText w:val=""/>
      <w:lvlJc w:val="left"/>
      <w:pPr>
        <w:tabs>
          <w:tab w:val="num" w:pos="3870"/>
        </w:tabs>
        <w:ind w:left="3870" w:hanging="360"/>
      </w:pPr>
      <w:rPr>
        <w:rFonts w:ascii="Wingdings" w:hAnsi="Wingdings" w:hint="default"/>
      </w:rPr>
    </w:lvl>
    <w:lvl w:ilvl="6" w:tplc="04090001" w:tentative="1">
      <w:start w:val="1"/>
      <w:numFmt w:val="bullet"/>
      <w:lvlText w:val=""/>
      <w:lvlJc w:val="left"/>
      <w:pPr>
        <w:tabs>
          <w:tab w:val="num" w:pos="4590"/>
        </w:tabs>
        <w:ind w:left="4590" w:hanging="360"/>
      </w:pPr>
      <w:rPr>
        <w:rFonts w:ascii="Symbol" w:hAnsi="Symbol" w:hint="default"/>
      </w:rPr>
    </w:lvl>
    <w:lvl w:ilvl="7" w:tplc="04090003" w:tentative="1">
      <w:start w:val="1"/>
      <w:numFmt w:val="bullet"/>
      <w:lvlText w:val="o"/>
      <w:lvlJc w:val="left"/>
      <w:pPr>
        <w:tabs>
          <w:tab w:val="num" w:pos="5310"/>
        </w:tabs>
        <w:ind w:left="5310" w:hanging="360"/>
      </w:pPr>
      <w:rPr>
        <w:rFonts w:ascii="Courier New" w:hAnsi="Courier New" w:cs="Courier New" w:hint="default"/>
      </w:rPr>
    </w:lvl>
    <w:lvl w:ilvl="8" w:tplc="04090005" w:tentative="1">
      <w:start w:val="1"/>
      <w:numFmt w:val="bullet"/>
      <w:lvlText w:val=""/>
      <w:lvlJc w:val="left"/>
      <w:pPr>
        <w:tabs>
          <w:tab w:val="num" w:pos="6030"/>
        </w:tabs>
        <w:ind w:left="6030" w:hanging="360"/>
      </w:pPr>
      <w:rPr>
        <w:rFonts w:ascii="Wingdings" w:hAnsi="Wingdings" w:hint="default"/>
      </w:rPr>
    </w:lvl>
  </w:abstractNum>
  <w:abstractNum w:abstractNumId="136" w15:restartNumberingAfterBreak="0">
    <w:nsid w:val="71AD3B8B"/>
    <w:multiLevelType w:val="hybridMultilevel"/>
    <w:tmpl w:val="16CAC248"/>
    <w:name w:val="5"/>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15:restartNumberingAfterBreak="0">
    <w:nsid w:val="71D67886"/>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3A54AD8"/>
    <w:multiLevelType w:val="hybridMultilevel"/>
    <w:tmpl w:val="0D561BE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9" w15:restartNumberingAfterBreak="0">
    <w:nsid w:val="746351C1"/>
    <w:multiLevelType w:val="hybridMultilevel"/>
    <w:tmpl w:val="431CF72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0" w15:restartNumberingAfterBreak="0">
    <w:nsid w:val="758956F3"/>
    <w:multiLevelType w:val="hybridMultilevel"/>
    <w:tmpl w:val="CDD61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762001C8"/>
    <w:multiLevelType w:val="hybridMultilevel"/>
    <w:tmpl w:val="472A9A4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708438F"/>
    <w:multiLevelType w:val="hybridMultilevel"/>
    <w:tmpl w:val="524C92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79707D54"/>
    <w:multiLevelType w:val="hybridMultilevel"/>
    <w:tmpl w:val="3DCC25FA"/>
    <w:lvl w:ilvl="0" w:tplc="D0444862">
      <w:start w:val="1"/>
      <w:numFmt w:val="decimal"/>
      <w:lvlText w:val="%1."/>
      <w:lvlJc w:val="left"/>
      <w:pPr>
        <w:ind w:left="1070" w:hanging="360"/>
      </w:pPr>
      <w:rPr>
        <w:rFonts w:hint="default"/>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44" w15:restartNumberingAfterBreak="0">
    <w:nsid w:val="79A21B5D"/>
    <w:multiLevelType w:val="hybridMultilevel"/>
    <w:tmpl w:val="CCAA334A"/>
    <w:lvl w:ilvl="0" w:tplc="09CE694A">
      <w:start w:val="1"/>
      <w:numFmt w:val="bullet"/>
      <w:pStyle w:val="B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C8E2A36"/>
    <w:multiLevelType w:val="hybridMultilevel"/>
    <w:tmpl w:val="CF7C6C6C"/>
    <w:lvl w:ilvl="0" w:tplc="F014BEEE">
      <w:start w:val="1"/>
      <w:numFmt w:val="bullet"/>
      <w:pStyle w:val="bullet2"/>
      <w:lvlText w:val="o"/>
      <w:lvlJc w:val="left"/>
      <w:pPr>
        <w:ind w:left="3300" w:hanging="360"/>
      </w:pPr>
      <w:rPr>
        <w:rFonts w:ascii="Courier New" w:hAnsi="Courier New" w:cs="Courier New" w:hint="default"/>
      </w:rPr>
    </w:lvl>
    <w:lvl w:ilvl="1" w:tplc="04090003">
      <w:start w:val="1"/>
      <w:numFmt w:val="bullet"/>
      <w:lvlText w:val="o"/>
      <w:lvlJc w:val="left"/>
      <w:pPr>
        <w:ind w:left="4020" w:hanging="360"/>
      </w:pPr>
      <w:rPr>
        <w:rFonts w:ascii="Courier New" w:hAnsi="Courier New" w:cs="Courier New" w:hint="default"/>
      </w:rPr>
    </w:lvl>
    <w:lvl w:ilvl="2" w:tplc="04090005">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146" w15:restartNumberingAfterBreak="0">
    <w:nsid w:val="7F617285"/>
    <w:multiLevelType w:val="hybridMultilevel"/>
    <w:tmpl w:val="17849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F924BBB"/>
    <w:multiLevelType w:val="multilevel"/>
    <w:tmpl w:val="8CEE1038"/>
    <w:lvl w:ilvl="0">
      <w:start w:val="1"/>
      <w:numFmt w:val="decimal"/>
      <w:pStyle w:val="Procedureheading"/>
      <w:lvlText w:val="%1."/>
      <w:lvlJc w:val="left"/>
      <w:pPr>
        <w:tabs>
          <w:tab w:val="num" w:pos="680"/>
        </w:tabs>
        <w:ind w:left="640" w:hanging="320"/>
      </w:pPr>
      <w:rPr>
        <w:rFonts w:ascii="Franklin Gothic Demi Cond" w:hAnsi="Franklin Gothic Demi Cond" w:hint="default"/>
        <w:sz w:val="20"/>
      </w:rPr>
    </w:lvl>
    <w:lvl w:ilvl="1">
      <w:start w:val="1"/>
      <w:numFmt w:val="lowerLetter"/>
      <w:lvlText w:val="%2."/>
      <w:lvlJc w:val="left"/>
      <w:pPr>
        <w:tabs>
          <w:tab w:val="num" w:pos="800"/>
        </w:tabs>
        <w:ind w:left="800" w:hanging="360"/>
      </w:pPr>
      <w:rPr>
        <w:rFonts w:hint="default"/>
      </w:rPr>
    </w:lvl>
    <w:lvl w:ilvl="2">
      <w:start w:val="1"/>
      <w:numFmt w:val="lowerRoman"/>
      <w:lvlText w:val="%3."/>
      <w:lvlJc w:val="right"/>
      <w:pPr>
        <w:tabs>
          <w:tab w:val="num" w:pos="1520"/>
        </w:tabs>
        <w:ind w:left="1520" w:hanging="180"/>
      </w:pPr>
      <w:rPr>
        <w:rFonts w:hint="default"/>
      </w:rPr>
    </w:lvl>
    <w:lvl w:ilvl="3">
      <w:start w:val="1"/>
      <w:numFmt w:val="decimal"/>
      <w:lvlText w:val="%4."/>
      <w:lvlJc w:val="left"/>
      <w:pPr>
        <w:tabs>
          <w:tab w:val="num" w:pos="2240"/>
        </w:tabs>
        <w:ind w:left="2240" w:hanging="360"/>
      </w:pPr>
      <w:rPr>
        <w:rFonts w:hint="default"/>
      </w:rPr>
    </w:lvl>
    <w:lvl w:ilvl="4">
      <w:start w:val="1"/>
      <w:numFmt w:val="lowerLetter"/>
      <w:lvlText w:val="%5."/>
      <w:lvlJc w:val="left"/>
      <w:pPr>
        <w:tabs>
          <w:tab w:val="num" w:pos="2960"/>
        </w:tabs>
        <w:ind w:left="2960" w:hanging="360"/>
      </w:pPr>
      <w:rPr>
        <w:rFonts w:hint="default"/>
      </w:rPr>
    </w:lvl>
    <w:lvl w:ilvl="5">
      <w:start w:val="1"/>
      <w:numFmt w:val="lowerRoman"/>
      <w:lvlText w:val="%6."/>
      <w:lvlJc w:val="right"/>
      <w:pPr>
        <w:tabs>
          <w:tab w:val="num" w:pos="3680"/>
        </w:tabs>
        <w:ind w:left="3680" w:hanging="180"/>
      </w:pPr>
      <w:rPr>
        <w:rFonts w:hint="default"/>
      </w:rPr>
    </w:lvl>
    <w:lvl w:ilvl="6">
      <w:start w:val="1"/>
      <w:numFmt w:val="decimal"/>
      <w:lvlText w:val="%7."/>
      <w:lvlJc w:val="left"/>
      <w:pPr>
        <w:tabs>
          <w:tab w:val="num" w:pos="4400"/>
        </w:tabs>
        <w:ind w:left="4400" w:hanging="360"/>
      </w:pPr>
      <w:rPr>
        <w:rFonts w:hint="default"/>
      </w:rPr>
    </w:lvl>
    <w:lvl w:ilvl="7">
      <w:start w:val="1"/>
      <w:numFmt w:val="lowerLetter"/>
      <w:lvlText w:val="%8."/>
      <w:lvlJc w:val="left"/>
      <w:pPr>
        <w:tabs>
          <w:tab w:val="num" w:pos="5120"/>
        </w:tabs>
        <w:ind w:left="5120" w:hanging="360"/>
      </w:pPr>
      <w:rPr>
        <w:rFonts w:hint="default"/>
      </w:rPr>
    </w:lvl>
    <w:lvl w:ilvl="8">
      <w:start w:val="1"/>
      <w:numFmt w:val="lowerRoman"/>
      <w:lvlText w:val="%9."/>
      <w:lvlJc w:val="right"/>
      <w:pPr>
        <w:tabs>
          <w:tab w:val="num" w:pos="5840"/>
        </w:tabs>
        <w:ind w:left="5840" w:hanging="180"/>
      </w:pPr>
      <w:rPr>
        <w:rFonts w:hint="default"/>
      </w:rPr>
    </w:lvl>
  </w:abstractNum>
  <w:num w:numId="1" w16cid:durableId="330987511">
    <w:abstractNumId w:val="38"/>
  </w:num>
  <w:num w:numId="2" w16cid:durableId="32468866">
    <w:abstractNumId w:val="113"/>
  </w:num>
  <w:num w:numId="3" w16cid:durableId="1031341968">
    <w:abstractNumId w:val="117"/>
  </w:num>
  <w:num w:numId="4" w16cid:durableId="435446695">
    <w:abstractNumId w:val="43"/>
  </w:num>
  <w:num w:numId="5" w16cid:durableId="249169295">
    <w:abstractNumId w:val="108"/>
  </w:num>
  <w:num w:numId="6" w16cid:durableId="1368485338">
    <w:abstractNumId w:val="101"/>
  </w:num>
  <w:num w:numId="7" w16cid:durableId="1123426055">
    <w:abstractNumId w:val="112"/>
  </w:num>
  <w:num w:numId="8" w16cid:durableId="256520287">
    <w:abstractNumId w:val="24"/>
  </w:num>
  <w:num w:numId="9" w16cid:durableId="1103918623">
    <w:abstractNumId w:val="121"/>
  </w:num>
  <w:num w:numId="10" w16cid:durableId="1946880958">
    <w:abstractNumId w:val="14"/>
  </w:num>
  <w:num w:numId="11" w16cid:durableId="1882857178">
    <w:abstractNumId w:val="33"/>
  </w:num>
  <w:num w:numId="12" w16cid:durableId="264728756">
    <w:abstractNumId w:val="20"/>
  </w:num>
  <w:num w:numId="13" w16cid:durableId="891037391">
    <w:abstractNumId w:val="15"/>
  </w:num>
  <w:num w:numId="14" w16cid:durableId="1622032268">
    <w:abstractNumId w:val="35"/>
  </w:num>
  <w:num w:numId="15" w16cid:durableId="1497038879">
    <w:abstractNumId w:val="58"/>
  </w:num>
  <w:num w:numId="16" w16cid:durableId="704019574">
    <w:abstractNumId w:val="91"/>
  </w:num>
  <w:num w:numId="17" w16cid:durableId="727345577">
    <w:abstractNumId w:val="78"/>
  </w:num>
  <w:num w:numId="18" w16cid:durableId="928923898">
    <w:abstractNumId w:val="123"/>
  </w:num>
  <w:num w:numId="19" w16cid:durableId="1008680279">
    <w:abstractNumId w:val="134"/>
  </w:num>
  <w:num w:numId="20" w16cid:durableId="1380782195">
    <w:abstractNumId w:val="147"/>
  </w:num>
  <w:num w:numId="21" w16cid:durableId="155345475">
    <w:abstractNumId w:val="95"/>
  </w:num>
  <w:num w:numId="22" w16cid:durableId="1042750410">
    <w:abstractNumId w:val="0"/>
  </w:num>
  <w:num w:numId="23" w16cid:durableId="303969023">
    <w:abstractNumId w:val="62"/>
  </w:num>
  <w:num w:numId="24" w16cid:durableId="909732618">
    <w:abstractNumId w:val="135"/>
  </w:num>
  <w:num w:numId="25" w16cid:durableId="1584099607">
    <w:abstractNumId w:val="42"/>
  </w:num>
  <w:num w:numId="26" w16cid:durableId="2674695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8214400">
    <w:abstractNumId w:val="72"/>
  </w:num>
  <w:num w:numId="28" w16cid:durableId="469370613">
    <w:abstractNumId w:val="93"/>
  </w:num>
  <w:num w:numId="29" w16cid:durableId="171145196">
    <w:abstractNumId w:val="100"/>
  </w:num>
  <w:num w:numId="30" w16cid:durableId="908998641">
    <w:abstractNumId w:val="29"/>
  </w:num>
  <w:num w:numId="31" w16cid:durableId="2008827050">
    <w:abstractNumId w:val="129"/>
  </w:num>
  <w:num w:numId="32" w16cid:durableId="473331469">
    <w:abstractNumId w:val="9"/>
  </w:num>
  <w:num w:numId="33" w16cid:durableId="1397969145">
    <w:abstractNumId w:val="1"/>
  </w:num>
  <w:num w:numId="34" w16cid:durableId="366177746">
    <w:abstractNumId w:val="67"/>
  </w:num>
  <w:num w:numId="35" w16cid:durableId="1981880380">
    <w:abstractNumId w:val="89"/>
  </w:num>
  <w:num w:numId="36" w16cid:durableId="975643079">
    <w:abstractNumId w:val="75"/>
  </w:num>
  <w:num w:numId="37" w16cid:durableId="1446346532">
    <w:abstractNumId w:val="16"/>
  </w:num>
  <w:num w:numId="38" w16cid:durableId="365377474">
    <w:abstractNumId w:val="126"/>
  </w:num>
  <w:num w:numId="39" w16cid:durableId="583733377">
    <w:abstractNumId w:val="97"/>
  </w:num>
  <w:num w:numId="40" w16cid:durableId="887374226">
    <w:abstractNumId w:val="64"/>
  </w:num>
  <w:num w:numId="41" w16cid:durableId="1497569655">
    <w:abstractNumId w:val="144"/>
  </w:num>
  <w:num w:numId="42" w16cid:durableId="1009064522">
    <w:abstractNumId w:val="17"/>
  </w:num>
  <w:num w:numId="43" w16cid:durableId="148178003">
    <w:abstractNumId w:val="60"/>
  </w:num>
  <w:num w:numId="44" w16cid:durableId="22247300">
    <w:abstractNumId w:val="23"/>
  </w:num>
  <w:num w:numId="45" w16cid:durableId="1160073025">
    <w:abstractNumId w:val="22"/>
  </w:num>
  <w:num w:numId="46" w16cid:durableId="329410874">
    <w:abstractNumId w:val="66"/>
  </w:num>
  <w:num w:numId="47" w16cid:durableId="687025285">
    <w:abstractNumId w:val="13"/>
  </w:num>
  <w:num w:numId="48" w16cid:durableId="1623071148">
    <w:abstractNumId w:val="10"/>
  </w:num>
  <w:num w:numId="49" w16cid:durableId="393048984">
    <w:abstractNumId w:val="18"/>
  </w:num>
  <w:num w:numId="50" w16cid:durableId="571039037">
    <w:abstractNumId w:val="3"/>
  </w:num>
  <w:num w:numId="51" w16cid:durableId="421878326">
    <w:abstractNumId w:val="87"/>
  </w:num>
  <w:num w:numId="52" w16cid:durableId="1629167023">
    <w:abstractNumId w:val="145"/>
  </w:num>
  <w:num w:numId="53" w16cid:durableId="193884014">
    <w:abstractNumId w:val="92"/>
  </w:num>
  <w:num w:numId="54" w16cid:durableId="1949383908">
    <w:abstractNumId w:val="118"/>
  </w:num>
  <w:num w:numId="55" w16cid:durableId="376977799">
    <w:abstractNumId w:val="31"/>
  </w:num>
  <w:num w:numId="56" w16cid:durableId="569081186">
    <w:abstractNumId w:val="2"/>
  </w:num>
  <w:num w:numId="57" w16cid:durableId="585385427">
    <w:abstractNumId w:val="90"/>
  </w:num>
  <w:num w:numId="58" w16cid:durableId="300428618">
    <w:abstractNumId w:val="120"/>
  </w:num>
  <w:num w:numId="59" w16cid:durableId="1600455050">
    <w:abstractNumId w:val="84"/>
  </w:num>
  <w:num w:numId="60" w16cid:durableId="659357904">
    <w:abstractNumId w:val="36"/>
  </w:num>
  <w:num w:numId="61" w16cid:durableId="426930080">
    <w:abstractNumId w:val="51"/>
  </w:num>
  <w:num w:numId="62" w16cid:durableId="1695302470">
    <w:abstractNumId w:val="96"/>
  </w:num>
  <w:num w:numId="63" w16cid:durableId="787048027">
    <w:abstractNumId w:val="40"/>
  </w:num>
  <w:num w:numId="64" w16cid:durableId="348139309">
    <w:abstractNumId w:val="139"/>
  </w:num>
  <w:num w:numId="65" w16cid:durableId="815879257">
    <w:abstractNumId w:val="45"/>
  </w:num>
  <w:num w:numId="66" w16cid:durableId="1638029067">
    <w:abstractNumId w:val="54"/>
  </w:num>
  <w:num w:numId="67" w16cid:durableId="1427650870">
    <w:abstractNumId w:val="131"/>
  </w:num>
  <w:num w:numId="68" w16cid:durableId="1678192088">
    <w:abstractNumId w:val="122"/>
  </w:num>
  <w:num w:numId="69" w16cid:durableId="369577897">
    <w:abstractNumId w:val="110"/>
  </w:num>
  <w:num w:numId="70" w16cid:durableId="237400913">
    <w:abstractNumId w:val="111"/>
  </w:num>
  <w:num w:numId="71" w16cid:durableId="1685791010">
    <w:abstractNumId w:val="141"/>
  </w:num>
  <w:num w:numId="72" w16cid:durableId="1848867181">
    <w:abstractNumId w:val="138"/>
  </w:num>
  <w:num w:numId="73" w16cid:durableId="1290935811">
    <w:abstractNumId w:val="71"/>
  </w:num>
  <w:num w:numId="74" w16cid:durableId="658966864">
    <w:abstractNumId w:val="132"/>
  </w:num>
  <w:num w:numId="75" w16cid:durableId="501899095">
    <w:abstractNumId w:val="55"/>
  </w:num>
  <w:num w:numId="76" w16cid:durableId="1218319192">
    <w:abstractNumId w:val="52"/>
  </w:num>
  <w:num w:numId="77" w16cid:durableId="325935666">
    <w:abstractNumId w:val="39"/>
  </w:num>
  <w:num w:numId="78" w16cid:durableId="81149921">
    <w:abstractNumId w:val="61"/>
  </w:num>
  <w:num w:numId="79" w16cid:durableId="86198797">
    <w:abstractNumId w:val="119"/>
  </w:num>
  <w:num w:numId="80" w16cid:durableId="1014964055">
    <w:abstractNumId w:val="104"/>
  </w:num>
  <w:num w:numId="81" w16cid:durableId="1768453841">
    <w:abstractNumId w:val="77"/>
  </w:num>
  <w:num w:numId="82" w16cid:durableId="355884131">
    <w:abstractNumId w:val="30"/>
  </w:num>
  <w:num w:numId="83" w16cid:durableId="1325473074">
    <w:abstractNumId w:val="114"/>
  </w:num>
  <w:num w:numId="84" w16cid:durableId="171728160">
    <w:abstractNumId w:val="34"/>
  </w:num>
  <w:num w:numId="85" w16cid:durableId="1477260804">
    <w:abstractNumId w:val="127"/>
  </w:num>
  <w:num w:numId="86" w16cid:durableId="159270722">
    <w:abstractNumId w:val="4"/>
  </w:num>
  <w:num w:numId="87" w16cid:durableId="133181431">
    <w:abstractNumId w:val="143"/>
  </w:num>
  <w:num w:numId="88" w16cid:durableId="55052485">
    <w:abstractNumId w:val="28"/>
  </w:num>
  <w:num w:numId="89" w16cid:durableId="45495294">
    <w:abstractNumId w:val="73"/>
  </w:num>
  <w:num w:numId="90" w16cid:durableId="499808507">
    <w:abstractNumId w:val="57"/>
  </w:num>
  <w:num w:numId="91" w16cid:durableId="364066347">
    <w:abstractNumId w:val="133"/>
  </w:num>
  <w:num w:numId="92" w16cid:durableId="313412128">
    <w:abstractNumId w:val="26"/>
  </w:num>
  <w:num w:numId="93" w16cid:durableId="472141006">
    <w:abstractNumId w:val="103"/>
  </w:num>
  <w:num w:numId="94" w16cid:durableId="408041809">
    <w:abstractNumId w:val="41"/>
  </w:num>
  <w:num w:numId="95" w16cid:durableId="1455251569">
    <w:abstractNumId w:val="8"/>
  </w:num>
  <w:num w:numId="96" w16cid:durableId="56053570">
    <w:abstractNumId w:val="81"/>
  </w:num>
  <w:num w:numId="97" w16cid:durableId="584343339">
    <w:abstractNumId w:val="5"/>
  </w:num>
  <w:num w:numId="98" w16cid:durableId="1943486032">
    <w:abstractNumId w:val="44"/>
  </w:num>
  <w:num w:numId="99" w16cid:durableId="1323124043">
    <w:abstractNumId w:val="78"/>
  </w:num>
  <w:num w:numId="100" w16cid:durableId="419914997">
    <w:abstractNumId w:val="78"/>
  </w:num>
  <w:num w:numId="101" w16cid:durableId="1562905709">
    <w:abstractNumId w:val="88"/>
  </w:num>
  <w:num w:numId="102" w16cid:durableId="1326124973">
    <w:abstractNumId w:val="13"/>
  </w:num>
  <w:num w:numId="103" w16cid:durableId="187915403">
    <w:abstractNumId w:val="94"/>
  </w:num>
  <w:num w:numId="104" w16cid:durableId="78992171">
    <w:abstractNumId w:val="82"/>
  </w:num>
  <w:num w:numId="105" w16cid:durableId="453401638">
    <w:abstractNumId w:val="86"/>
  </w:num>
  <w:num w:numId="106" w16cid:durableId="1093739396">
    <w:abstractNumId w:val="47"/>
  </w:num>
  <w:num w:numId="107" w16cid:durableId="775366394">
    <w:abstractNumId w:val="74"/>
  </w:num>
  <w:num w:numId="108" w16cid:durableId="1269578013">
    <w:abstractNumId w:val="50"/>
  </w:num>
  <w:num w:numId="109" w16cid:durableId="1019043411">
    <w:abstractNumId w:val="6"/>
  </w:num>
  <w:num w:numId="110" w16cid:durableId="1745644948">
    <w:abstractNumId w:val="107"/>
  </w:num>
  <w:num w:numId="111" w16cid:durableId="348458873">
    <w:abstractNumId w:val="27"/>
  </w:num>
  <w:num w:numId="112" w16cid:durableId="1409309670">
    <w:abstractNumId w:val="130"/>
  </w:num>
  <w:num w:numId="113" w16cid:durableId="234583909">
    <w:abstractNumId w:val="25"/>
  </w:num>
  <w:num w:numId="114" w16cid:durableId="384331018">
    <w:abstractNumId w:val="80"/>
  </w:num>
  <w:num w:numId="115" w16cid:durableId="1901864827">
    <w:abstractNumId w:val="128"/>
  </w:num>
  <w:num w:numId="116" w16cid:durableId="1937908762">
    <w:abstractNumId w:val="12"/>
  </w:num>
  <w:num w:numId="117" w16cid:durableId="1769689022">
    <w:abstractNumId w:val="56"/>
  </w:num>
  <w:num w:numId="118" w16cid:durableId="1356883355">
    <w:abstractNumId w:val="99"/>
  </w:num>
  <w:num w:numId="119" w16cid:durableId="48281804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259410940">
    <w:abstractNumId w:val="78"/>
  </w:num>
  <w:num w:numId="121" w16cid:durableId="1873035976">
    <w:abstractNumId w:val="78"/>
  </w:num>
  <w:num w:numId="122" w16cid:durableId="2038044484">
    <w:abstractNumId w:val="78"/>
  </w:num>
  <w:num w:numId="123" w16cid:durableId="790321002">
    <w:abstractNumId w:val="19"/>
  </w:num>
  <w:num w:numId="124" w16cid:durableId="275992407">
    <w:abstractNumId w:val="106"/>
  </w:num>
  <w:num w:numId="125" w16cid:durableId="200436087">
    <w:abstractNumId w:val="83"/>
  </w:num>
  <w:num w:numId="126" w16cid:durableId="1398672303">
    <w:abstractNumId w:val="76"/>
  </w:num>
  <w:num w:numId="127" w16cid:durableId="2014794724">
    <w:abstractNumId w:val="78"/>
  </w:num>
  <w:num w:numId="128" w16cid:durableId="298921416">
    <w:abstractNumId w:val="78"/>
  </w:num>
  <w:num w:numId="129" w16cid:durableId="1890680801">
    <w:abstractNumId w:val="78"/>
  </w:num>
  <w:num w:numId="130" w16cid:durableId="1218392075">
    <w:abstractNumId w:val="98"/>
  </w:num>
  <w:num w:numId="131" w16cid:durableId="1508203583">
    <w:abstractNumId w:val="140"/>
  </w:num>
  <w:num w:numId="132" w16cid:durableId="188222987">
    <w:abstractNumId w:val="78"/>
  </w:num>
  <w:num w:numId="133" w16cid:durableId="198933248">
    <w:abstractNumId w:val="78"/>
  </w:num>
  <w:num w:numId="134" w16cid:durableId="925186739">
    <w:abstractNumId w:val="78"/>
  </w:num>
  <w:num w:numId="135" w16cid:durableId="2059090184">
    <w:abstractNumId w:val="78"/>
  </w:num>
  <w:num w:numId="136" w16cid:durableId="904994822">
    <w:abstractNumId w:val="78"/>
  </w:num>
  <w:num w:numId="137" w16cid:durableId="2041587816">
    <w:abstractNumId w:val="78"/>
  </w:num>
  <w:num w:numId="138" w16cid:durableId="1107383839">
    <w:abstractNumId w:val="78"/>
  </w:num>
  <w:num w:numId="139" w16cid:durableId="243953604">
    <w:abstractNumId w:val="115"/>
  </w:num>
  <w:num w:numId="140" w16cid:durableId="1398898338">
    <w:abstractNumId w:val="70"/>
  </w:num>
  <w:num w:numId="141" w16cid:durableId="2059431114">
    <w:abstractNumId w:val="109"/>
  </w:num>
  <w:num w:numId="142" w16cid:durableId="2046787488">
    <w:abstractNumId w:val="53"/>
  </w:num>
  <w:num w:numId="143" w16cid:durableId="1591694215">
    <w:abstractNumId w:val="49"/>
  </w:num>
  <w:num w:numId="144" w16cid:durableId="1038823914">
    <w:abstractNumId w:val="65"/>
  </w:num>
  <w:num w:numId="145" w16cid:durableId="1383140626">
    <w:abstractNumId w:val="21"/>
  </w:num>
  <w:num w:numId="146" w16cid:durableId="845094715">
    <w:abstractNumId w:val="59"/>
  </w:num>
  <w:num w:numId="147" w16cid:durableId="866524455">
    <w:abstractNumId w:val="7"/>
  </w:num>
  <w:num w:numId="148" w16cid:durableId="788889372">
    <w:abstractNumId w:val="146"/>
  </w:num>
  <w:num w:numId="149" w16cid:durableId="1563515795">
    <w:abstractNumId w:val="69"/>
  </w:num>
  <w:num w:numId="150" w16cid:durableId="1288270971">
    <w:abstractNumId w:val="37"/>
  </w:num>
  <w:num w:numId="151" w16cid:durableId="530993798">
    <w:abstractNumId w:val="125"/>
  </w:num>
  <w:num w:numId="152" w16cid:durableId="672954890">
    <w:abstractNumId w:val="124"/>
  </w:num>
  <w:num w:numId="153" w16cid:durableId="1409838857">
    <w:abstractNumId w:val="11"/>
  </w:num>
  <w:num w:numId="154" w16cid:durableId="1139693078">
    <w:abstractNumId w:val="85"/>
  </w:num>
  <w:num w:numId="155" w16cid:durableId="1041977062">
    <w:abstractNumId w:val="79"/>
  </w:num>
  <w:num w:numId="156" w16cid:durableId="833956098">
    <w:abstractNumId w:val="142"/>
  </w:num>
  <w:num w:numId="157" w16cid:durableId="1642268260">
    <w:abstractNumId w:val="48"/>
  </w:num>
  <w:num w:numId="158" w16cid:durableId="1004893139">
    <w:abstractNumId w:val="137"/>
  </w:num>
  <w:num w:numId="159" w16cid:durableId="340014895">
    <w:abstractNumId w:val="68"/>
  </w:num>
  <w:num w:numId="160" w16cid:durableId="238489670">
    <w:abstractNumId w:val="116"/>
  </w:num>
  <w:num w:numId="161" w16cid:durableId="1605265915">
    <w:abstractNumId w:val="13"/>
    <w:lvlOverride w:ilvl="0">
      <w:startOverride w:val="1"/>
    </w:lvlOverride>
    <w:lvlOverride w:ilvl="1">
      <w:startOverride w:val="1"/>
    </w:lvlOverride>
    <w:lvlOverride w:ilvl="2">
      <w:startOverride w:val="1"/>
    </w:lvlOverride>
    <w:lvlOverride w:ilvl="3">
      <w:startOverride w:val="1"/>
    </w:lvlOverride>
  </w:num>
  <w:num w:numId="162" w16cid:durableId="81726032">
    <w:abstractNumId w:val="46"/>
  </w:num>
  <w:num w:numId="163" w16cid:durableId="1044020911">
    <w:abstractNumId w:val="13"/>
    <w:lvlOverride w:ilvl="0">
      <w:startOverride w:val="1"/>
    </w:lvlOverride>
    <w:lvlOverride w:ilvl="1">
      <w:startOverride w:val="1"/>
    </w:lvlOverride>
    <w:lvlOverride w:ilvl="2">
      <w:startOverride w:val="1"/>
    </w:lvlOverride>
    <w:lvlOverride w:ilvl="3">
      <w:startOverride w:val="2"/>
    </w:lvlOverride>
  </w:num>
  <w:num w:numId="164" w16cid:durableId="1312755135">
    <w:abstractNumId w:val="105"/>
  </w:num>
  <w:num w:numId="165" w16cid:durableId="1244290835">
    <w:abstractNumId w:val="63"/>
  </w:num>
  <w:numIdMacAtCleanup w:val="1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uong Truong Thi">
    <w15:presenceInfo w15:providerId="Windows Live" w15:userId="1f74d602786f13bd"/>
  </w15:person>
  <w15:person w15:author="Phuong Nguyen Thi (RB - BMT.HO)">
    <w15:presenceInfo w15:providerId="AD" w15:userId="S::phuongnt176@vpbank.com.vn::d6c42ba0-7e65-4a27-8517-a6978f3bee54"/>
  </w15:person>
  <w15:person w15:author="Duong Nguyen Duy Thuy (RB - TTS.CRM)">
    <w15:presenceInfo w15:providerId="AD" w15:userId="S-1-5-21-3548288489-2973684419-2422295393-195770"/>
  </w15:person>
  <w15:person w15:author="thu nga">
    <w15:presenceInfo w15:providerId="Windows Live" w15:userId="3b5efd99e92a50d6"/>
  </w15:person>
  <w15:person w15:author="Duong Nguyen Duy Thuy (RB - TTS.CRM) [2]">
    <w15:presenceInfo w15:providerId="AD" w15:userId="S::duongndt3@vpbank.com.vn::f4533635-c6ab-4581-b65c-0ba8ece449ab"/>
  </w15:person>
  <w15:person w15:author="Anh Vuong Thi Nguyet (LinkID)">
    <w15:presenceInfo w15:providerId="AD" w15:userId="S::anhvtn13@vpbank.com.vn::454c83ae-b029-4bdc-b7be-1b6dd60c8cf6"/>
  </w15:person>
  <w15:person w15:author="Phuong Nguyen Thi">
    <w15:presenceInfo w15:providerId="AD" w15:userId="S::phuongnt176@vpbank.com.vn::d6c42ba0-7e65-4a27-8517-a6978f3bee54"/>
  </w15:person>
  <w15:person w15:author="Huyen Pham Thanh (RB - AF.MAF)">
    <w15:presenceInfo w15:providerId="AD" w15:userId="S-1-5-21-3548288489-2973684419-2422295393-14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trackRevisions/>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MLYwsjAzMzC2MDWwsDRR0lEKTi0uzszPAykwrQUARXBrXywAAAA="/>
  </w:docVars>
  <w:rsids>
    <w:rsidRoot w:val="00FA643E"/>
    <w:rsid w:val="0000113F"/>
    <w:rsid w:val="00001A89"/>
    <w:rsid w:val="00001B87"/>
    <w:rsid w:val="00002937"/>
    <w:rsid w:val="00003015"/>
    <w:rsid w:val="000032D3"/>
    <w:rsid w:val="000039C8"/>
    <w:rsid w:val="00004ECA"/>
    <w:rsid w:val="0000520F"/>
    <w:rsid w:val="00005496"/>
    <w:rsid w:val="00005AD9"/>
    <w:rsid w:val="00005D03"/>
    <w:rsid w:val="00005FA5"/>
    <w:rsid w:val="000066DC"/>
    <w:rsid w:val="000075D5"/>
    <w:rsid w:val="00007A09"/>
    <w:rsid w:val="00007EA0"/>
    <w:rsid w:val="000105DD"/>
    <w:rsid w:val="00010A5F"/>
    <w:rsid w:val="00011208"/>
    <w:rsid w:val="00012065"/>
    <w:rsid w:val="00012941"/>
    <w:rsid w:val="00012EB5"/>
    <w:rsid w:val="000133BD"/>
    <w:rsid w:val="00013E60"/>
    <w:rsid w:val="0001460C"/>
    <w:rsid w:val="000153B5"/>
    <w:rsid w:val="00015462"/>
    <w:rsid w:val="000154AA"/>
    <w:rsid w:val="00015607"/>
    <w:rsid w:val="00016174"/>
    <w:rsid w:val="00017013"/>
    <w:rsid w:val="00017041"/>
    <w:rsid w:val="00017515"/>
    <w:rsid w:val="00017E70"/>
    <w:rsid w:val="00020B37"/>
    <w:rsid w:val="000216D9"/>
    <w:rsid w:val="000222AD"/>
    <w:rsid w:val="0002260C"/>
    <w:rsid w:val="00023484"/>
    <w:rsid w:val="0002390E"/>
    <w:rsid w:val="000239EC"/>
    <w:rsid w:val="00023B6C"/>
    <w:rsid w:val="00026511"/>
    <w:rsid w:val="000274A0"/>
    <w:rsid w:val="000275B4"/>
    <w:rsid w:val="0002764F"/>
    <w:rsid w:val="00027745"/>
    <w:rsid w:val="000279AA"/>
    <w:rsid w:val="00027A92"/>
    <w:rsid w:val="00030268"/>
    <w:rsid w:val="000304D6"/>
    <w:rsid w:val="00030D05"/>
    <w:rsid w:val="00031D25"/>
    <w:rsid w:val="00032108"/>
    <w:rsid w:val="00033199"/>
    <w:rsid w:val="000331D5"/>
    <w:rsid w:val="000350F3"/>
    <w:rsid w:val="00035E74"/>
    <w:rsid w:val="000369FE"/>
    <w:rsid w:val="000373EB"/>
    <w:rsid w:val="00037CCF"/>
    <w:rsid w:val="00040F50"/>
    <w:rsid w:val="0004133E"/>
    <w:rsid w:val="00041A62"/>
    <w:rsid w:val="00041A9F"/>
    <w:rsid w:val="0004250B"/>
    <w:rsid w:val="000428D3"/>
    <w:rsid w:val="00043016"/>
    <w:rsid w:val="00043832"/>
    <w:rsid w:val="00043A41"/>
    <w:rsid w:val="00043AB0"/>
    <w:rsid w:val="00043E32"/>
    <w:rsid w:val="0004487B"/>
    <w:rsid w:val="0004493F"/>
    <w:rsid w:val="00045092"/>
    <w:rsid w:val="000453B4"/>
    <w:rsid w:val="00045462"/>
    <w:rsid w:val="000454AD"/>
    <w:rsid w:val="000457AF"/>
    <w:rsid w:val="00045BEB"/>
    <w:rsid w:val="00046AAE"/>
    <w:rsid w:val="00046AE4"/>
    <w:rsid w:val="0004719F"/>
    <w:rsid w:val="0005001E"/>
    <w:rsid w:val="0005005F"/>
    <w:rsid w:val="000503BD"/>
    <w:rsid w:val="000507B6"/>
    <w:rsid w:val="000508D2"/>
    <w:rsid w:val="00052038"/>
    <w:rsid w:val="0005265D"/>
    <w:rsid w:val="00052A0F"/>
    <w:rsid w:val="00053899"/>
    <w:rsid w:val="00053C07"/>
    <w:rsid w:val="00053D1F"/>
    <w:rsid w:val="000543E0"/>
    <w:rsid w:val="000543E9"/>
    <w:rsid w:val="000552F0"/>
    <w:rsid w:val="00055328"/>
    <w:rsid w:val="000554D4"/>
    <w:rsid w:val="000559C4"/>
    <w:rsid w:val="000571DA"/>
    <w:rsid w:val="000574ED"/>
    <w:rsid w:val="000616DA"/>
    <w:rsid w:val="00061972"/>
    <w:rsid w:val="00061E2A"/>
    <w:rsid w:val="000632C4"/>
    <w:rsid w:val="00063634"/>
    <w:rsid w:val="000636A5"/>
    <w:rsid w:val="00063F25"/>
    <w:rsid w:val="00063F47"/>
    <w:rsid w:val="0006525B"/>
    <w:rsid w:val="000661FD"/>
    <w:rsid w:val="00066313"/>
    <w:rsid w:val="00066D90"/>
    <w:rsid w:val="00067079"/>
    <w:rsid w:val="0006755B"/>
    <w:rsid w:val="00067586"/>
    <w:rsid w:val="00067910"/>
    <w:rsid w:val="00070565"/>
    <w:rsid w:val="00070B78"/>
    <w:rsid w:val="00071204"/>
    <w:rsid w:val="000717F7"/>
    <w:rsid w:val="00071873"/>
    <w:rsid w:val="0007200F"/>
    <w:rsid w:val="00072930"/>
    <w:rsid w:val="00072F63"/>
    <w:rsid w:val="00074458"/>
    <w:rsid w:val="00075143"/>
    <w:rsid w:val="00075487"/>
    <w:rsid w:val="00075D7C"/>
    <w:rsid w:val="000762B9"/>
    <w:rsid w:val="000763E8"/>
    <w:rsid w:val="00076645"/>
    <w:rsid w:val="000766D2"/>
    <w:rsid w:val="00076FFA"/>
    <w:rsid w:val="00077448"/>
    <w:rsid w:val="0007746F"/>
    <w:rsid w:val="000775F5"/>
    <w:rsid w:val="00077890"/>
    <w:rsid w:val="00077B7D"/>
    <w:rsid w:val="00077F58"/>
    <w:rsid w:val="0008043A"/>
    <w:rsid w:val="00080986"/>
    <w:rsid w:val="00080A97"/>
    <w:rsid w:val="00080B13"/>
    <w:rsid w:val="00082303"/>
    <w:rsid w:val="0008230D"/>
    <w:rsid w:val="00083478"/>
    <w:rsid w:val="000839EF"/>
    <w:rsid w:val="000845F4"/>
    <w:rsid w:val="00084D65"/>
    <w:rsid w:val="000852BD"/>
    <w:rsid w:val="000853FE"/>
    <w:rsid w:val="0008685B"/>
    <w:rsid w:val="00086CBD"/>
    <w:rsid w:val="00087D14"/>
    <w:rsid w:val="000901F0"/>
    <w:rsid w:val="000904CD"/>
    <w:rsid w:val="00090552"/>
    <w:rsid w:val="000911C8"/>
    <w:rsid w:val="0009141B"/>
    <w:rsid w:val="000917CD"/>
    <w:rsid w:val="00092E14"/>
    <w:rsid w:val="00092E4B"/>
    <w:rsid w:val="00092E4F"/>
    <w:rsid w:val="000935B3"/>
    <w:rsid w:val="000938F2"/>
    <w:rsid w:val="00093AD6"/>
    <w:rsid w:val="00093C5A"/>
    <w:rsid w:val="00093E62"/>
    <w:rsid w:val="000943E4"/>
    <w:rsid w:val="00094CFE"/>
    <w:rsid w:val="000953B6"/>
    <w:rsid w:val="000959CA"/>
    <w:rsid w:val="00096062"/>
    <w:rsid w:val="000961B0"/>
    <w:rsid w:val="00097451"/>
    <w:rsid w:val="00097A03"/>
    <w:rsid w:val="00097D08"/>
    <w:rsid w:val="00097DBD"/>
    <w:rsid w:val="00097EB6"/>
    <w:rsid w:val="000A07B0"/>
    <w:rsid w:val="000A0AB1"/>
    <w:rsid w:val="000A0ACF"/>
    <w:rsid w:val="000A1594"/>
    <w:rsid w:val="000A2034"/>
    <w:rsid w:val="000A222E"/>
    <w:rsid w:val="000A2F3A"/>
    <w:rsid w:val="000A31AB"/>
    <w:rsid w:val="000A3B75"/>
    <w:rsid w:val="000A412A"/>
    <w:rsid w:val="000A4A71"/>
    <w:rsid w:val="000A4B30"/>
    <w:rsid w:val="000A5794"/>
    <w:rsid w:val="000A5C7E"/>
    <w:rsid w:val="000A5EF0"/>
    <w:rsid w:val="000A5F21"/>
    <w:rsid w:val="000A60E0"/>
    <w:rsid w:val="000A7657"/>
    <w:rsid w:val="000B00EA"/>
    <w:rsid w:val="000B0708"/>
    <w:rsid w:val="000B114C"/>
    <w:rsid w:val="000B129F"/>
    <w:rsid w:val="000B1ADF"/>
    <w:rsid w:val="000B2FAB"/>
    <w:rsid w:val="000B63BE"/>
    <w:rsid w:val="000B6604"/>
    <w:rsid w:val="000B6994"/>
    <w:rsid w:val="000B6A65"/>
    <w:rsid w:val="000B6C34"/>
    <w:rsid w:val="000B6C93"/>
    <w:rsid w:val="000C045F"/>
    <w:rsid w:val="000C063F"/>
    <w:rsid w:val="000C0656"/>
    <w:rsid w:val="000C0850"/>
    <w:rsid w:val="000C0922"/>
    <w:rsid w:val="000C1061"/>
    <w:rsid w:val="000C166C"/>
    <w:rsid w:val="000C1BC2"/>
    <w:rsid w:val="000C1CEE"/>
    <w:rsid w:val="000C1E11"/>
    <w:rsid w:val="000C23F9"/>
    <w:rsid w:val="000C26E0"/>
    <w:rsid w:val="000C34C7"/>
    <w:rsid w:val="000C3718"/>
    <w:rsid w:val="000C37AA"/>
    <w:rsid w:val="000C399E"/>
    <w:rsid w:val="000C3BF5"/>
    <w:rsid w:val="000C3DDC"/>
    <w:rsid w:val="000C4526"/>
    <w:rsid w:val="000C488B"/>
    <w:rsid w:val="000C641D"/>
    <w:rsid w:val="000C6CC4"/>
    <w:rsid w:val="000C7606"/>
    <w:rsid w:val="000D1681"/>
    <w:rsid w:val="000D197A"/>
    <w:rsid w:val="000D1ABE"/>
    <w:rsid w:val="000D24C3"/>
    <w:rsid w:val="000D2D80"/>
    <w:rsid w:val="000D3252"/>
    <w:rsid w:val="000D32A4"/>
    <w:rsid w:val="000D3536"/>
    <w:rsid w:val="000D38EB"/>
    <w:rsid w:val="000D4529"/>
    <w:rsid w:val="000D5873"/>
    <w:rsid w:val="000D5EEB"/>
    <w:rsid w:val="000D6838"/>
    <w:rsid w:val="000D6A78"/>
    <w:rsid w:val="000D6DCC"/>
    <w:rsid w:val="000D72F0"/>
    <w:rsid w:val="000D742F"/>
    <w:rsid w:val="000E28E5"/>
    <w:rsid w:val="000E2A3F"/>
    <w:rsid w:val="000E4786"/>
    <w:rsid w:val="000E4B0E"/>
    <w:rsid w:val="000E4E67"/>
    <w:rsid w:val="000E5355"/>
    <w:rsid w:val="000E5D0A"/>
    <w:rsid w:val="000E5D39"/>
    <w:rsid w:val="000E5F4E"/>
    <w:rsid w:val="000E6FF9"/>
    <w:rsid w:val="000E74F9"/>
    <w:rsid w:val="000E7A53"/>
    <w:rsid w:val="000E7B3E"/>
    <w:rsid w:val="000F0E3F"/>
    <w:rsid w:val="000F0EEA"/>
    <w:rsid w:val="000F1153"/>
    <w:rsid w:val="000F143E"/>
    <w:rsid w:val="000F18C2"/>
    <w:rsid w:val="000F20D8"/>
    <w:rsid w:val="000F25DD"/>
    <w:rsid w:val="000F25F2"/>
    <w:rsid w:val="000F2F4D"/>
    <w:rsid w:val="000F30F6"/>
    <w:rsid w:val="000F3B3C"/>
    <w:rsid w:val="000F3DB3"/>
    <w:rsid w:val="000F4236"/>
    <w:rsid w:val="000F4303"/>
    <w:rsid w:val="000F4DBC"/>
    <w:rsid w:val="000F4E6C"/>
    <w:rsid w:val="000F5354"/>
    <w:rsid w:val="000F62B3"/>
    <w:rsid w:val="000F6E80"/>
    <w:rsid w:val="000F7A52"/>
    <w:rsid w:val="00100E7B"/>
    <w:rsid w:val="001016E2"/>
    <w:rsid w:val="00101E48"/>
    <w:rsid w:val="001027E6"/>
    <w:rsid w:val="001035F2"/>
    <w:rsid w:val="0010364B"/>
    <w:rsid w:val="00104609"/>
    <w:rsid w:val="00104CE9"/>
    <w:rsid w:val="00104FC5"/>
    <w:rsid w:val="0010503B"/>
    <w:rsid w:val="00105984"/>
    <w:rsid w:val="00105F51"/>
    <w:rsid w:val="00106473"/>
    <w:rsid w:val="00106A01"/>
    <w:rsid w:val="00106A2B"/>
    <w:rsid w:val="00110071"/>
    <w:rsid w:val="001103FC"/>
    <w:rsid w:val="00110539"/>
    <w:rsid w:val="001110CF"/>
    <w:rsid w:val="00111A26"/>
    <w:rsid w:val="00111B23"/>
    <w:rsid w:val="00111BB1"/>
    <w:rsid w:val="00111EA1"/>
    <w:rsid w:val="001124F2"/>
    <w:rsid w:val="00112AE8"/>
    <w:rsid w:val="00112BF5"/>
    <w:rsid w:val="001133D2"/>
    <w:rsid w:val="001133FC"/>
    <w:rsid w:val="0011389D"/>
    <w:rsid w:val="001138D1"/>
    <w:rsid w:val="00113E21"/>
    <w:rsid w:val="001144DC"/>
    <w:rsid w:val="001150B3"/>
    <w:rsid w:val="001152A7"/>
    <w:rsid w:val="00116513"/>
    <w:rsid w:val="001201DC"/>
    <w:rsid w:val="00120873"/>
    <w:rsid w:val="00122474"/>
    <w:rsid w:val="00122939"/>
    <w:rsid w:val="00123BCA"/>
    <w:rsid w:val="00123CB6"/>
    <w:rsid w:val="00123F37"/>
    <w:rsid w:val="0012581C"/>
    <w:rsid w:val="00125F23"/>
    <w:rsid w:val="00126368"/>
    <w:rsid w:val="00126C40"/>
    <w:rsid w:val="001271E6"/>
    <w:rsid w:val="001279C9"/>
    <w:rsid w:val="001279F6"/>
    <w:rsid w:val="00127E3A"/>
    <w:rsid w:val="001304B1"/>
    <w:rsid w:val="0013060C"/>
    <w:rsid w:val="00130F46"/>
    <w:rsid w:val="0013159B"/>
    <w:rsid w:val="001316A6"/>
    <w:rsid w:val="00132A39"/>
    <w:rsid w:val="00132D0F"/>
    <w:rsid w:val="00132F07"/>
    <w:rsid w:val="00133202"/>
    <w:rsid w:val="00133890"/>
    <w:rsid w:val="00133E6C"/>
    <w:rsid w:val="0013471D"/>
    <w:rsid w:val="0013487F"/>
    <w:rsid w:val="00134B27"/>
    <w:rsid w:val="001356BC"/>
    <w:rsid w:val="00135AD6"/>
    <w:rsid w:val="00136438"/>
    <w:rsid w:val="00136857"/>
    <w:rsid w:val="00137054"/>
    <w:rsid w:val="00137486"/>
    <w:rsid w:val="00137C01"/>
    <w:rsid w:val="00137D04"/>
    <w:rsid w:val="001400D5"/>
    <w:rsid w:val="00140414"/>
    <w:rsid w:val="00140D9B"/>
    <w:rsid w:val="00141929"/>
    <w:rsid w:val="00142AF7"/>
    <w:rsid w:val="00142BD0"/>
    <w:rsid w:val="00142D04"/>
    <w:rsid w:val="00142E55"/>
    <w:rsid w:val="00143A79"/>
    <w:rsid w:val="00144077"/>
    <w:rsid w:val="001442C6"/>
    <w:rsid w:val="00144A11"/>
    <w:rsid w:val="00144B7E"/>
    <w:rsid w:val="001463CE"/>
    <w:rsid w:val="0014665B"/>
    <w:rsid w:val="00146E14"/>
    <w:rsid w:val="00146FB8"/>
    <w:rsid w:val="001479EE"/>
    <w:rsid w:val="0015068F"/>
    <w:rsid w:val="00150972"/>
    <w:rsid w:val="00150D1D"/>
    <w:rsid w:val="00151731"/>
    <w:rsid w:val="00151DB6"/>
    <w:rsid w:val="00152A56"/>
    <w:rsid w:val="00152A9D"/>
    <w:rsid w:val="0015390D"/>
    <w:rsid w:val="00153D55"/>
    <w:rsid w:val="001540FD"/>
    <w:rsid w:val="001554C5"/>
    <w:rsid w:val="0015619A"/>
    <w:rsid w:val="001561E0"/>
    <w:rsid w:val="0015654D"/>
    <w:rsid w:val="001567B1"/>
    <w:rsid w:val="00156988"/>
    <w:rsid w:val="0015734E"/>
    <w:rsid w:val="0016006E"/>
    <w:rsid w:val="00160527"/>
    <w:rsid w:val="00161281"/>
    <w:rsid w:val="00161763"/>
    <w:rsid w:val="00161B97"/>
    <w:rsid w:val="00161C8C"/>
    <w:rsid w:val="00161EDC"/>
    <w:rsid w:val="00162841"/>
    <w:rsid w:val="001635D8"/>
    <w:rsid w:val="00164629"/>
    <w:rsid w:val="00164CCB"/>
    <w:rsid w:val="001667C8"/>
    <w:rsid w:val="00166817"/>
    <w:rsid w:val="00167361"/>
    <w:rsid w:val="00167654"/>
    <w:rsid w:val="00167ABE"/>
    <w:rsid w:val="0017025D"/>
    <w:rsid w:val="0017036B"/>
    <w:rsid w:val="001710A9"/>
    <w:rsid w:val="00171C17"/>
    <w:rsid w:val="00171FB5"/>
    <w:rsid w:val="0017303F"/>
    <w:rsid w:val="0017319C"/>
    <w:rsid w:val="001743B4"/>
    <w:rsid w:val="00174930"/>
    <w:rsid w:val="001752E7"/>
    <w:rsid w:val="001754AF"/>
    <w:rsid w:val="00175C0A"/>
    <w:rsid w:val="00176A3D"/>
    <w:rsid w:val="0017753F"/>
    <w:rsid w:val="001778E1"/>
    <w:rsid w:val="00177A23"/>
    <w:rsid w:val="0018002D"/>
    <w:rsid w:val="00180214"/>
    <w:rsid w:val="001808C4"/>
    <w:rsid w:val="001811C9"/>
    <w:rsid w:val="00181700"/>
    <w:rsid w:val="00182669"/>
    <w:rsid w:val="00182E76"/>
    <w:rsid w:val="001837EC"/>
    <w:rsid w:val="001839E1"/>
    <w:rsid w:val="00183F72"/>
    <w:rsid w:val="0018401D"/>
    <w:rsid w:val="0018423E"/>
    <w:rsid w:val="001848AD"/>
    <w:rsid w:val="00184B7E"/>
    <w:rsid w:val="00184E37"/>
    <w:rsid w:val="00184E4D"/>
    <w:rsid w:val="0018579A"/>
    <w:rsid w:val="001859AE"/>
    <w:rsid w:val="001864D6"/>
    <w:rsid w:val="0018703C"/>
    <w:rsid w:val="00187186"/>
    <w:rsid w:val="00187606"/>
    <w:rsid w:val="0018794B"/>
    <w:rsid w:val="00187AFA"/>
    <w:rsid w:val="00187F2B"/>
    <w:rsid w:val="00190205"/>
    <w:rsid w:val="0019087F"/>
    <w:rsid w:val="001909CA"/>
    <w:rsid w:val="00190B2A"/>
    <w:rsid w:val="00190BA3"/>
    <w:rsid w:val="0019140C"/>
    <w:rsid w:val="0019196F"/>
    <w:rsid w:val="001925AA"/>
    <w:rsid w:val="00193051"/>
    <w:rsid w:val="00193BE8"/>
    <w:rsid w:val="001945C0"/>
    <w:rsid w:val="00194966"/>
    <w:rsid w:val="00195279"/>
    <w:rsid w:val="00195E13"/>
    <w:rsid w:val="00195FE3"/>
    <w:rsid w:val="00196BDD"/>
    <w:rsid w:val="00196E3A"/>
    <w:rsid w:val="001970B3"/>
    <w:rsid w:val="001979AB"/>
    <w:rsid w:val="00197EF2"/>
    <w:rsid w:val="001A0763"/>
    <w:rsid w:val="001A0941"/>
    <w:rsid w:val="001A0FD2"/>
    <w:rsid w:val="001A1CF1"/>
    <w:rsid w:val="001A1DCB"/>
    <w:rsid w:val="001A2E52"/>
    <w:rsid w:val="001A30AA"/>
    <w:rsid w:val="001A36D8"/>
    <w:rsid w:val="001A37BE"/>
    <w:rsid w:val="001A37FA"/>
    <w:rsid w:val="001A3DD4"/>
    <w:rsid w:val="001A4DD4"/>
    <w:rsid w:val="001A4FE0"/>
    <w:rsid w:val="001A5112"/>
    <w:rsid w:val="001A6089"/>
    <w:rsid w:val="001A6090"/>
    <w:rsid w:val="001A643B"/>
    <w:rsid w:val="001A6962"/>
    <w:rsid w:val="001A6AC7"/>
    <w:rsid w:val="001A6D70"/>
    <w:rsid w:val="001A71D3"/>
    <w:rsid w:val="001A7705"/>
    <w:rsid w:val="001A7C6F"/>
    <w:rsid w:val="001A7FE8"/>
    <w:rsid w:val="001B06C1"/>
    <w:rsid w:val="001B0814"/>
    <w:rsid w:val="001B1D34"/>
    <w:rsid w:val="001B210E"/>
    <w:rsid w:val="001B2967"/>
    <w:rsid w:val="001B2C0D"/>
    <w:rsid w:val="001B3111"/>
    <w:rsid w:val="001B4020"/>
    <w:rsid w:val="001B41D7"/>
    <w:rsid w:val="001B5614"/>
    <w:rsid w:val="001B72B5"/>
    <w:rsid w:val="001C03D4"/>
    <w:rsid w:val="001C1935"/>
    <w:rsid w:val="001C1B45"/>
    <w:rsid w:val="001C2997"/>
    <w:rsid w:val="001C2F9C"/>
    <w:rsid w:val="001C40CF"/>
    <w:rsid w:val="001C414E"/>
    <w:rsid w:val="001C6292"/>
    <w:rsid w:val="001C683E"/>
    <w:rsid w:val="001C6C64"/>
    <w:rsid w:val="001C6E0E"/>
    <w:rsid w:val="001C7165"/>
    <w:rsid w:val="001D0042"/>
    <w:rsid w:val="001D0972"/>
    <w:rsid w:val="001D0E0A"/>
    <w:rsid w:val="001D1849"/>
    <w:rsid w:val="001D1B00"/>
    <w:rsid w:val="001D2510"/>
    <w:rsid w:val="001D2726"/>
    <w:rsid w:val="001D294F"/>
    <w:rsid w:val="001D2994"/>
    <w:rsid w:val="001D30B3"/>
    <w:rsid w:val="001D3706"/>
    <w:rsid w:val="001D3F22"/>
    <w:rsid w:val="001D419B"/>
    <w:rsid w:val="001D4728"/>
    <w:rsid w:val="001D4FA2"/>
    <w:rsid w:val="001D5370"/>
    <w:rsid w:val="001D5679"/>
    <w:rsid w:val="001D592C"/>
    <w:rsid w:val="001D5D12"/>
    <w:rsid w:val="001D613E"/>
    <w:rsid w:val="001D6E9D"/>
    <w:rsid w:val="001D6F03"/>
    <w:rsid w:val="001D745F"/>
    <w:rsid w:val="001D7567"/>
    <w:rsid w:val="001E01A4"/>
    <w:rsid w:val="001E1489"/>
    <w:rsid w:val="001E1774"/>
    <w:rsid w:val="001E1FE9"/>
    <w:rsid w:val="001E22C1"/>
    <w:rsid w:val="001E2408"/>
    <w:rsid w:val="001E349B"/>
    <w:rsid w:val="001E3F50"/>
    <w:rsid w:val="001E48ED"/>
    <w:rsid w:val="001E4C92"/>
    <w:rsid w:val="001E4D50"/>
    <w:rsid w:val="001E5687"/>
    <w:rsid w:val="001E5B3F"/>
    <w:rsid w:val="001E5FC8"/>
    <w:rsid w:val="001E6107"/>
    <w:rsid w:val="001E6555"/>
    <w:rsid w:val="001E726C"/>
    <w:rsid w:val="001E72E5"/>
    <w:rsid w:val="001E72E7"/>
    <w:rsid w:val="001E73F9"/>
    <w:rsid w:val="001F023C"/>
    <w:rsid w:val="001F02CE"/>
    <w:rsid w:val="001F0CD8"/>
    <w:rsid w:val="001F143E"/>
    <w:rsid w:val="001F1976"/>
    <w:rsid w:val="001F1D2D"/>
    <w:rsid w:val="001F1D64"/>
    <w:rsid w:val="001F1F9A"/>
    <w:rsid w:val="001F2E38"/>
    <w:rsid w:val="001F3023"/>
    <w:rsid w:val="001F336F"/>
    <w:rsid w:val="001F3441"/>
    <w:rsid w:val="001F3C02"/>
    <w:rsid w:val="001F4119"/>
    <w:rsid w:val="001F4360"/>
    <w:rsid w:val="001F44E5"/>
    <w:rsid w:val="001F5397"/>
    <w:rsid w:val="001F53C7"/>
    <w:rsid w:val="001F5445"/>
    <w:rsid w:val="001F5566"/>
    <w:rsid w:val="001F683E"/>
    <w:rsid w:val="001F7370"/>
    <w:rsid w:val="001F769C"/>
    <w:rsid w:val="001F7803"/>
    <w:rsid w:val="001F7C0C"/>
    <w:rsid w:val="00200B50"/>
    <w:rsid w:val="0020124C"/>
    <w:rsid w:val="002017DC"/>
    <w:rsid w:val="00201DB8"/>
    <w:rsid w:val="00202EB4"/>
    <w:rsid w:val="002041E7"/>
    <w:rsid w:val="00204A17"/>
    <w:rsid w:val="00204A2E"/>
    <w:rsid w:val="00204B49"/>
    <w:rsid w:val="002050C0"/>
    <w:rsid w:val="002053C3"/>
    <w:rsid w:val="002055AA"/>
    <w:rsid w:val="00206637"/>
    <w:rsid w:val="002100CC"/>
    <w:rsid w:val="002111D8"/>
    <w:rsid w:val="00211B0A"/>
    <w:rsid w:val="002127AC"/>
    <w:rsid w:val="00213633"/>
    <w:rsid w:val="00213EB3"/>
    <w:rsid w:val="00213EEA"/>
    <w:rsid w:val="00213EF2"/>
    <w:rsid w:val="002141E9"/>
    <w:rsid w:val="002144E7"/>
    <w:rsid w:val="002144EB"/>
    <w:rsid w:val="00215181"/>
    <w:rsid w:val="00215D6F"/>
    <w:rsid w:val="00215F9A"/>
    <w:rsid w:val="00216336"/>
    <w:rsid w:val="002163B7"/>
    <w:rsid w:val="0021666F"/>
    <w:rsid w:val="00216F9F"/>
    <w:rsid w:val="002175B9"/>
    <w:rsid w:val="0022016F"/>
    <w:rsid w:val="002205B2"/>
    <w:rsid w:val="00220BC5"/>
    <w:rsid w:val="00221AEE"/>
    <w:rsid w:val="00221AFD"/>
    <w:rsid w:val="00222338"/>
    <w:rsid w:val="002225E7"/>
    <w:rsid w:val="00223752"/>
    <w:rsid w:val="002237E9"/>
    <w:rsid w:val="002241BB"/>
    <w:rsid w:val="0022463C"/>
    <w:rsid w:val="00224DF4"/>
    <w:rsid w:val="00225EC6"/>
    <w:rsid w:val="0022601A"/>
    <w:rsid w:val="00230755"/>
    <w:rsid w:val="002307B7"/>
    <w:rsid w:val="002322BA"/>
    <w:rsid w:val="002323EC"/>
    <w:rsid w:val="0023368F"/>
    <w:rsid w:val="002336DE"/>
    <w:rsid w:val="00233891"/>
    <w:rsid w:val="00234D91"/>
    <w:rsid w:val="002350BF"/>
    <w:rsid w:val="00235185"/>
    <w:rsid w:val="00235246"/>
    <w:rsid w:val="00235884"/>
    <w:rsid w:val="00235BB3"/>
    <w:rsid w:val="00236079"/>
    <w:rsid w:val="00236226"/>
    <w:rsid w:val="00236797"/>
    <w:rsid w:val="00236BFC"/>
    <w:rsid w:val="002373A9"/>
    <w:rsid w:val="002375B7"/>
    <w:rsid w:val="00237DA9"/>
    <w:rsid w:val="002405C3"/>
    <w:rsid w:val="002408BF"/>
    <w:rsid w:val="00241E25"/>
    <w:rsid w:val="00241E43"/>
    <w:rsid w:val="002423EE"/>
    <w:rsid w:val="002424E2"/>
    <w:rsid w:val="00242707"/>
    <w:rsid w:val="00242F58"/>
    <w:rsid w:val="0024304E"/>
    <w:rsid w:val="00243AC5"/>
    <w:rsid w:val="00243EB6"/>
    <w:rsid w:val="0024509F"/>
    <w:rsid w:val="00245C03"/>
    <w:rsid w:val="0024685E"/>
    <w:rsid w:val="00247245"/>
    <w:rsid w:val="00247CA1"/>
    <w:rsid w:val="0025055F"/>
    <w:rsid w:val="002509DC"/>
    <w:rsid w:val="00251C0F"/>
    <w:rsid w:val="00251FE5"/>
    <w:rsid w:val="0025208E"/>
    <w:rsid w:val="0025250B"/>
    <w:rsid w:val="0025347D"/>
    <w:rsid w:val="00253B05"/>
    <w:rsid w:val="0025450E"/>
    <w:rsid w:val="00254824"/>
    <w:rsid w:val="00255130"/>
    <w:rsid w:val="002551C6"/>
    <w:rsid w:val="0025550D"/>
    <w:rsid w:val="00255A48"/>
    <w:rsid w:val="00256D37"/>
    <w:rsid w:val="00256F47"/>
    <w:rsid w:val="002609F2"/>
    <w:rsid w:val="002614F9"/>
    <w:rsid w:val="00261A0B"/>
    <w:rsid w:val="00261DF8"/>
    <w:rsid w:val="0026222E"/>
    <w:rsid w:val="002622AD"/>
    <w:rsid w:val="002624B0"/>
    <w:rsid w:val="00262780"/>
    <w:rsid w:val="00262816"/>
    <w:rsid w:val="00263DCE"/>
    <w:rsid w:val="00263E1A"/>
    <w:rsid w:val="002659CB"/>
    <w:rsid w:val="00265A24"/>
    <w:rsid w:val="00265F4B"/>
    <w:rsid w:val="00265FE0"/>
    <w:rsid w:val="00266326"/>
    <w:rsid w:val="002665B4"/>
    <w:rsid w:val="0026674D"/>
    <w:rsid w:val="00266B29"/>
    <w:rsid w:val="002672BD"/>
    <w:rsid w:val="002675EA"/>
    <w:rsid w:val="0026776B"/>
    <w:rsid w:val="0026789A"/>
    <w:rsid w:val="002678DB"/>
    <w:rsid w:val="0027120A"/>
    <w:rsid w:val="002716CA"/>
    <w:rsid w:val="00271779"/>
    <w:rsid w:val="00271F0D"/>
    <w:rsid w:val="0027230E"/>
    <w:rsid w:val="0027298D"/>
    <w:rsid w:val="00273095"/>
    <w:rsid w:val="00273A54"/>
    <w:rsid w:val="002746B6"/>
    <w:rsid w:val="002757F4"/>
    <w:rsid w:val="002759E2"/>
    <w:rsid w:val="00275E01"/>
    <w:rsid w:val="00276D3B"/>
    <w:rsid w:val="00277180"/>
    <w:rsid w:val="00277185"/>
    <w:rsid w:val="002772A7"/>
    <w:rsid w:val="002776A9"/>
    <w:rsid w:val="00280373"/>
    <w:rsid w:val="00280678"/>
    <w:rsid w:val="00280B5E"/>
    <w:rsid w:val="002813D9"/>
    <w:rsid w:val="002816F1"/>
    <w:rsid w:val="002818C2"/>
    <w:rsid w:val="00281995"/>
    <w:rsid w:val="00281E0B"/>
    <w:rsid w:val="00282845"/>
    <w:rsid w:val="0028422E"/>
    <w:rsid w:val="00284BC7"/>
    <w:rsid w:val="002855DD"/>
    <w:rsid w:val="0028584E"/>
    <w:rsid w:val="00285850"/>
    <w:rsid w:val="00285EF0"/>
    <w:rsid w:val="0028621B"/>
    <w:rsid w:val="002874BC"/>
    <w:rsid w:val="002905CE"/>
    <w:rsid w:val="00290D02"/>
    <w:rsid w:val="00291640"/>
    <w:rsid w:val="00291DF0"/>
    <w:rsid w:val="002924D0"/>
    <w:rsid w:val="00292A03"/>
    <w:rsid w:val="00292BEF"/>
    <w:rsid w:val="00292E64"/>
    <w:rsid w:val="0029481E"/>
    <w:rsid w:val="002948FF"/>
    <w:rsid w:val="00294AD4"/>
    <w:rsid w:val="00294BE6"/>
    <w:rsid w:val="00294C62"/>
    <w:rsid w:val="00295DF2"/>
    <w:rsid w:val="00295FB0"/>
    <w:rsid w:val="0029628A"/>
    <w:rsid w:val="0029662C"/>
    <w:rsid w:val="002969D8"/>
    <w:rsid w:val="00296B14"/>
    <w:rsid w:val="00296ED6"/>
    <w:rsid w:val="0029746D"/>
    <w:rsid w:val="0029794D"/>
    <w:rsid w:val="002A016A"/>
    <w:rsid w:val="002A0571"/>
    <w:rsid w:val="002A14DF"/>
    <w:rsid w:val="002A19B7"/>
    <w:rsid w:val="002A19CA"/>
    <w:rsid w:val="002A1A94"/>
    <w:rsid w:val="002A1AA7"/>
    <w:rsid w:val="002A1D04"/>
    <w:rsid w:val="002A1F1E"/>
    <w:rsid w:val="002A1FDB"/>
    <w:rsid w:val="002A2105"/>
    <w:rsid w:val="002A2184"/>
    <w:rsid w:val="002A2620"/>
    <w:rsid w:val="002A393F"/>
    <w:rsid w:val="002A39EF"/>
    <w:rsid w:val="002A3A8A"/>
    <w:rsid w:val="002A4453"/>
    <w:rsid w:val="002A7271"/>
    <w:rsid w:val="002A73B2"/>
    <w:rsid w:val="002A7957"/>
    <w:rsid w:val="002A7E9E"/>
    <w:rsid w:val="002A7F8E"/>
    <w:rsid w:val="002B055C"/>
    <w:rsid w:val="002B150E"/>
    <w:rsid w:val="002B155C"/>
    <w:rsid w:val="002B1A78"/>
    <w:rsid w:val="002B1F81"/>
    <w:rsid w:val="002B2A3F"/>
    <w:rsid w:val="002B3234"/>
    <w:rsid w:val="002B3326"/>
    <w:rsid w:val="002B366C"/>
    <w:rsid w:val="002B39DC"/>
    <w:rsid w:val="002B3CBA"/>
    <w:rsid w:val="002B4103"/>
    <w:rsid w:val="002B47EE"/>
    <w:rsid w:val="002B485A"/>
    <w:rsid w:val="002B5884"/>
    <w:rsid w:val="002B5B0F"/>
    <w:rsid w:val="002B6C75"/>
    <w:rsid w:val="002B6CB6"/>
    <w:rsid w:val="002C0234"/>
    <w:rsid w:val="002C02F0"/>
    <w:rsid w:val="002C0D5A"/>
    <w:rsid w:val="002C131A"/>
    <w:rsid w:val="002C1A0D"/>
    <w:rsid w:val="002C228D"/>
    <w:rsid w:val="002C23BD"/>
    <w:rsid w:val="002C26EC"/>
    <w:rsid w:val="002C2821"/>
    <w:rsid w:val="002C289E"/>
    <w:rsid w:val="002C28D2"/>
    <w:rsid w:val="002C2B2A"/>
    <w:rsid w:val="002C3C88"/>
    <w:rsid w:val="002C3DFE"/>
    <w:rsid w:val="002C40A0"/>
    <w:rsid w:val="002C4EC3"/>
    <w:rsid w:val="002C55CB"/>
    <w:rsid w:val="002C5741"/>
    <w:rsid w:val="002C607A"/>
    <w:rsid w:val="002C67EF"/>
    <w:rsid w:val="002C6AD3"/>
    <w:rsid w:val="002C6FCD"/>
    <w:rsid w:val="002C7F8E"/>
    <w:rsid w:val="002D0F15"/>
    <w:rsid w:val="002D11B4"/>
    <w:rsid w:val="002D11DC"/>
    <w:rsid w:val="002D160B"/>
    <w:rsid w:val="002D1746"/>
    <w:rsid w:val="002D1A1A"/>
    <w:rsid w:val="002D1E6B"/>
    <w:rsid w:val="002D1E71"/>
    <w:rsid w:val="002D298C"/>
    <w:rsid w:val="002D2A06"/>
    <w:rsid w:val="002D2AB0"/>
    <w:rsid w:val="002D2BC3"/>
    <w:rsid w:val="002D3774"/>
    <w:rsid w:val="002D3B66"/>
    <w:rsid w:val="002D42DA"/>
    <w:rsid w:val="002D4F77"/>
    <w:rsid w:val="002D5422"/>
    <w:rsid w:val="002D5ECA"/>
    <w:rsid w:val="002D714A"/>
    <w:rsid w:val="002D74AE"/>
    <w:rsid w:val="002D7BA9"/>
    <w:rsid w:val="002E04CA"/>
    <w:rsid w:val="002E053E"/>
    <w:rsid w:val="002E1348"/>
    <w:rsid w:val="002E13F1"/>
    <w:rsid w:val="002E1AD8"/>
    <w:rsid w:val="002E1ADD"/>
    <w:rsid w:val="002E278B"/>
    <w:rsid w:val="002E3A7A"/>
    <w:rsid w:val="002E4243"/>
    <w:rsid w:val="002E4563"/>
    <w:rsid w:val="002E4DB8"/>
    <w:rsid w:val="002E514D"/>
    <w:rsid w:val="002E5918"/>
    <w:rsid w:val="002E6742"/>
    <w:rsid w:val="002E6E1D"/>
    <w:rsid w:val="002E77B1"/>
    <w:rsid w:val="002E7FA7"/>
    <w:rsid w:val="002F04EF"/>
    <w:rsid w:val="002F0D98"/>
    <w:rsid w:val="002F1CBF"/>
    <w:rsid w:val="002F5491"/>
    <w:rsid w:val="002F56DD"/>
    <w:rsid w:val="002F5783"/>
    <w:rsid w:val="002F6A0F"/>
    <w:rsid w:val="002F7156"/>
    <w:rsid w:val="002F7256"/>
    <w:rsid w:val="003001A2"/>
    <w:rsid w:val="00302637"/>
    <w:rsid w:val="00302E61"/>
    <w:rsid w:val="0030406D"/>
    <w:rsid w:val="003048F7"/>
    <w:rsid w:val="00305209"/>
    <w:rsid w:val="003054B2"/>
    <w:rsid w:val="0030585F"/>
    <w:rsid w:val="003075FB"/>
    <w:rsid w:val="00307652"/>
    <w:rsid w:val="00307C05"/>
    <w:rsid w:val="00310E1C"/>
    <w:rsid w:val="00311162"/>
    <w:rsid w:val="0031151D"/>
    <w:rsid w:val="00311A6D"/>
    <w:rsid w:val="003121EA"/>
    <w:rsid w:val="00313060"/>
    <w:rsid w:val="003133F6"/>
    <w:rsid w:val="003136EE"/>
    <w:rsid w:val="00313B8E"/>
    <w:rsid w:val="00314276"/>
    <w:rsid w:val="003143C7"/>
    <w:rsid w:val="00314533"/>
    <w:rsid w:val="00314B12"/>
    <w:rsid w:val="00314C51"/>
    <w:rsid w:val="003159DD"/>
    <w:rsid w:val="00315FD2"/>
    <w:rsid w:val="0031629B"/>
    <w:rsid w:val="00316EAB"/>
    <w:rsid w:val="003175E1"/>
    <w:rsid w:val="00320617"/>
    <w:rsid w:val="00320670"/>
    <w:rsid w:val="00320AF2"/>
    <w:rsid w:val="00321B3D"/>
    <w:rsid w:val="00322630"/>
    <w:rsid w:val="0032268A"/>
    <w:rsid w:val="00322A50"/>
    <w:rsid w:val="00323264"/>
    <w:rsid w:val="003247F9"/>
    <w:rsid w:val="00324945"/>
    <w:rsid w:val="00324C75"/>
    <w:rsid w:val="00326660"/>
    <w:rsid w:val="00326C3F"/>
    <w:rsid w:val="00326D18"/>
    <w:rsid w:val="00326ED3"/>
    <w:rsid w:val="00326F42"/>
    <w:rsid w:val="00327D16"/>
    <w:rsid w:val="00327FF4"/>
    <w:rsid w:val="003315B8"/>
    <w:rsid w:val="00331B5A"/>
    <w:rsid w:val="00331F68"/>
    <w:rsid w:val="003324F4"/>
    <w:rsid w:val="00332549"/>
    <w:rsid w:val="003325C0"/>
    <w:rsid w:val="00332F7D"/>
    <w:rsid w:val="00333E60"/>
    <w:rsid w:val="0033435F"/>
    <w:rsid w:val="003349A6"/>
    <w:rsid w:val="00335423"/>
    <w:rsid w:val="0033587F"/>
    <w:rsid w:val="00335ED3"/>
    <w:rsid w:val="003364BE"/>
    <w:rsid w:val="0033684B"/>
    <w:rsid w:val="00336B92"/>
    <w:rsid w:val="00336C3A"/>
    <w:rsid w:val="00337652"/>
    <w:rsid w:val="00337910"/>
    <w:rsid w:val="00337949"/>
    <w:rsid w:val="00337973"/>
    <w:rsid w:val="00337CEE"/>
    <w:rsid w:val="00337F44"/>
    <w:rsid w:val="00341767"/>
    <w:rsid w:val="00341A2C"/>
    <w:rsid w:val="00342579"/>
    <w:rsid w:val="0034289E"/>
    <w:rsid w:val="003430D5"/>
    <w:rsid w:val="00343193"/>
    <w:rsid w:val="003444D6"/>
    <w:rsid w:val="00344789"/>
    <w:rsid w:val="003450B6"/>
    <w:rsid w:val="00345E4F"/>
    <w:rsid w:val="00345E6B"/>
    <w:rsid w:val="00346C1D"/>
    <w:rsid w:val="00347957"/>
    <w:rsid w:val="00350DBC"/>
    <w:rsid w:val="0035186D"/>
    <w:rsid w:val="00352624"/>
    <w:rsid w:val="00352974"/>
    <w:rsid w:val="00352DCC"/>
    <w:rsid w:val="003532F8"/>
    <w:rsid w:val="00353B1B"/>
    <w:rsid w:val="00354423"/>
    <w:rsid w:val="0035477B"/>
    <w:rsid w:val="00356D2C"/>
    <w:rsid w:val="00356D45"/>
    <w:rsid w:val="00357ADD"/>
    <w:rsid w:val="00360515"/>
    <w:rsid w:val="003608AF"/>
    <w:rsid w:val="00360C6E"/>
    <w:rsid w:val="00360F5B"/>
    <w:rsid w:val="003610DF"/>
    <w:rsid w:val="003612EC"/>
    <w:rsid w:val="003617D5"/>
    <w:rsid w:val="0036201F"/>
    <w:rsid w:val="00362B8E"/>
    <w:rsid w:val="003645C1"/>
    <w:rsid w:val="003648D8"/>
    <w:rsid w:val="00365447"/>
    <w:rsid w:val="00365526"/>
    <w:rsid w:val="00365D91"/>
    <w:rsid w:val="0036658B"/>
    <w:rsid w:val="00366D5A"/>
    <w:rsid w:val="00366D83"/>
    <w:rsid w:val="00367561"/>
    <w:rsid w:val="00367F75"/>
    <w:rsid w:val="00370768"/>
    <w:rsid w:val="00370AFA"/>
    <w:rsid w:val="00370EE3"/>
    <w:rsid w:val="00372133"/>
    <w:rsid w:val="00372712"/>
    <w:rsid w:val="003729D2"/>
    <w:rsid w:val="00374329"/>
    <w:rsid w:val="00374F8E"/>
    <w:rsid w:val="00377516"/>
    <w:rsid w:val="00377C02"/>
    <w:rsid w:val="0038021C"/>
    <w:rsid w:val="00380888"/>
    <w:rsid w:val="003808EE"/>
    <w:rsid w:val="003809AA"/>
    <w:rsid w:val="0038194B"/>
    <w:rsid w:val="00381C8B"/>
    <w:rsid w:val="00381E5E"/>
    <w:rsid w:val="00382234"/>
    <w:rsid w:val="003828A9"/>
    <w:rsid w:val="00383D7A"/>
    <w:rsid w:val="00384206"/>
    <w:rsid w:val="0038492D"/>
    <w:rsid w:val="00384D03"/>
    <w:rsid w:val="00384F62"/>
    <w:rsid w:val="00385B49"/>
    <w:rsid w:val="00386128"/>
    <w:rsid w:val="00387734"/>
    <w:rsid w:val="00390F4F"/>
    <w:rsid w:val="00390FC2"/>
    <w:rsid w:val="003917AA"/>
    <w:rsid w:val="00392368"/>
    <w:rsid w:val="003928A5"/>
    <w:rsid w:val="00392B32"/>
    <w:rsid w:val="003935CC"/>
    <w:rsid w:val="00393627"/>
    <w:rsid w:val="00393CCA"/>
    <w:rsid w:val="00394A94"/>
    <w:rsid w:val="00395E51"/>
    <w:rsid w:val="00395EF3"/>
    <w:rsid w:val="00396DC5"/>
    <w:rsid w:val="00397098"/>
    <w:rsid w:val="003A0390"/>
    <w:rsid w:val="003A09B7"/>
    <w:rsid w:val="003A0DAA"/>
    <w:rsid w:val="003A2234"/>
    <w:rsid w:val="003A2980"/>
    <w:rsid w:val="003A2BC7"/>
    <w:rsid w:val="003A377A"/>
    <w:rsid w:val="003A3BD8"/>
    <w:rsid w:val="003A44DC"/>
    <w:rsid w:val="003A4CB7"/>
    <w:rsid w:val="003A4DB7"/>
    <w:rsid w:val="003A58AC"/>
    <w:rsid w:val="003A71B9"/>
    <w:rsid w:val="003A71BA"/>
    <w:rsid w:val="003A7D41"/>
    <w:rsid w:val="003B0020"/>
    <w:rsid w:val="003B0637"/>
    <w:rsid w:val="003B1DA7"/>
    <w:rsid w:val="003B2A85"/>
    <w:rsid w:val="003B2B08"/>
    <w:rsid w:val="003B2B4F"/>
    <w:rsid w:val="003B2FA9"/>
    <w:rsid w:val="003B364E"/>
    <w:rsid w:val="003B3946"/>
    <w:rsid w:val="003B3E65"/>
    <w:rsid w:val="003B3F57"/>
    <w:rsid w:val="003B47DE"/>
    <w:rsid w:val="003B5AD1"/>
    <w:rsid w:val="003B61F5"/>
    <w:rsid w:val="003B69FB"/>
    <w:rsid w:val="003C02B8"/>
    <w:rsid w:val="003C0820"/>
    <w:rsid w:val="003C0837"/>
    <w:rsid w:val="003C0B5F"/>
    <w:rsid w:val="003C0F9F"/>
    <w:rsid w:val="003C15F6"/>
    <w:rsid w:val="003C22E4"/>
    <w:rsid w:val="003C31D5"/>
    <w:rsid w:val="003C3F10"/>
    <w:rsid w:val="003C46B7"/>
    <w:rsid w:val="003C4A0A"/>
    <w:rsid w:val="003C582E"/>
    <w:rsid w:val="003C6F4B"/>
    <w:rsid w:val="003C7928"/>
    <w:rsid w:val="003C7B26"/>
    <w:rsid w:val="003D0701"/>
    <w:rsid w:val="003D08A3"/>
    <w:rsid w:val="003D0918"/>
    <w:rsid w:val="003D0A7D"/>
    <w:rsid w:val="003D0E17"/>
    <w:rsid w:val="003D33BF"/>
    <w:rsid w:val="003D3A77"/>
    <w:rsid w:val="003D43EB"/>
    <w:rsid w:val="003D4A28"/>
    <w:rsid w:val="003D5057"/>
    <w:rsid w:val="003D53A4"/>
    <w:rsid w:val="003D585F"/>
    <w:rsid w:val="003D6596"/>
    <w:rsid w:val="003D6802"/>
    <w:rsid w:val="003E02B7"/>
    <w:rsid w:val="003E121F"/>
    <w:rsid w:val="003E1E76"/>
    <w:rsid w:val="003E20B5"/>
    <w:rsid w:val="003E2552"/>
    <w:rsid w:val="003E2720"/>
    <w:rsid w:val="003E3003"/>
    <w:rsid w:val="003E3EBF"/>
    <w:rsid w:val="003E4169"/>
    <w:rsid w:val="003E49DF"/>
    <w:rsid w:val="003E4C6E"/>
    <w:rsid w:val="003E5B1D"/>
    <w:rsid w:val="003E6A4E"/>
    <w:rsid w:val="003E6AF4"/>
    <w:rsid w:val="003E77C1"/>
    <w:rsid w:val="003E7F44"/>
    <w:rsid w:val="003F09C4"/>
    <w:rsid w:val="003F0C47"/>
    <w:rsid w:val="003F0E99"/>
    <w:rsid w:val="003F1EB4"/>
    <w:rsid w:val="003F2926"/>
    <w:rsid w:val="003F324F"/>
    <w:rsid w:val="003F3C53"/>
    <w:rsid w:val="003F4E83"/>
    <w:rsid w:val="003F532D"/>
    <w:rsid w:val="003F5891"/>
    <w:rsid w:val="003F6C20"/>
    <w:rsid w:val="003F72C5"/>
    <w:rsid w:val="003F7990"/>
    <w:rsid w:val="00401488"/>
    <w:rsid w:val="004018F7"/>
    <w:rsid w:val="00402489"/>
    <w:rsid w:val="00402868"/>
    <w:rsid w:val="0040419B"/>
    <w:rsid w:val="004041CC"/>
    <w:rsid w:val="00404A48"/>
    <w:rsid w:val="004058CA"/>
    <w:rsid w:val="00405E61"/>
    <w:rsid w:val="00407A7F"/>
    <w:rsid w:val="004104DB"/>
    <w:rsid w:val="00410997"/>
    <w:rsid w:val="00410F07"/>
    <w:rsid w:val="00411C44"/>
    <w:rsid w:val="004137C2"/>
    <w:rsid w:val="004138D8"/>
    <w:rsid w:val="004142E2"/>
    <w:rsid w:val="00414C23"/>
    <w:rsid w:val="00414DF4"/>
    <w:rsid w:val="00414FA8"/>
    <w:rsid w:val="004154D5"/>
    <w:rsid w:val="0041573B"/>
    <w:rsid w:val="00415D1A"/>
    <w:rsid w:val="00416DC9"/>
    <w:rsid w:val="00417D12"/>
    <w:rsid w:val="00420209"/>
    <w:rsid w:val="00420ED2"/>
    <w:rsid w:val="004210E4"/>
    <w:rsid w:val="004212D5"/>
    <w:rsid w:val="00421E07"/>
    <w:rsid w:val="0042465D"/>
    <w:rsid w:val="00424E91"/>
    <w:rsid w:val="00426B51"/>
    <w:rsid w:val="00427117"/>
    <w:rsid w:val="004273E0"/>
    <w:rsid w:val="00430500"/>
    <w:rsid w:val="00430778"/>
    <w:rsid w:val="0043083F"/>
    <w:rsid w:val="00431C66"/>
    <w:rsid w:val="00431EF8"/>
    <w:rsid w:val="00432426"/>
    <w:rsid w:val="004327E4"/>
    <w:rsid w:val="00434685"/>
    <w:rsid w:val="00435BB5"/>
    <w:rsid w:val="004361C5"/>
    <w:rsid w:val="00437F9E"/>
    <w:rsid w:val="004401C8"/>
    <w:rsid w:val="00440CC0"/>
    <w:rsid w:val="00440D23"/>
    <w:rsid w:val="00441239"/>
    <w:rsid w:val="0044148C"/>
    <w:rsid w:val="00441C21"/>
    <w:rsid w:val="00442524"/>
    <w:rsid w:val="00442791"/>
    <w:rsid w:val="004431D2"/>
    <w:rsid w:val="00443241"/>
    <w:rsid w:val="004432E8"/>
    <w:rsid w:val="00443544"/>
    <w:rsid w:val="00443A31"/>
    <w:rsid w:val="00444444"/>
    <w:rsid w:val="00444F33"/>
    <w:rsid w:val="00445D58"/>
    <w:rsid w:val="00446881"/>
    <w:rsid w:val="00446CAA"/>
    <w:rsid w:val="0044719F"/>
    <w:rsid w:val="00447E09"/>
    <w:rsid w:val="00447E54"/>
    <w:rsid w:val="004500C2"/>
    <w:rsid w:val="004502A7"/>
    <w:rsid w:val="0045082E"/>
    <w:rsid w:val="00451037"/>
    <w:rsid w:val="004511D8"/>
    <w:rsid w:val="00451B5F"/>
    <w:rsid w:val="00453619"/>
    <w:rsid w:val="0045419F"/>
    <w:rsid w:val="00454706"/>
    <w:rsid w:val="00454FF0"/>
    <w:rsid w:val="0045503C"/>
    <w:rsid w:val="00455167"/>
    <w:rsid w:val="00455F4F"/>
    <w:rsid w:val="004560EC"/>
    <w:rsid w:val="00456C09"/>
    <w:rsid w:val="00456CBA"/>
    <w:rsid w:val="0046042A"/>
    <w:rsid w:val="004605F7"/>
    <w:rsid w:val="0046300A"/>
    <w:rsid w:val="004638C9"/>
    <w:rsid w:val="004646E6"/>
    <w:rsid w:val="00464E93"/>
    <w:rsid w:val="004655AC"/>
    <w:rsid w:val="00465695"/>
    <w:rsid w:val="00465B76"/>
    <w:rsid w:val="00466144"/>
    <w:rsid w:val="004661EA"/>
    <w:rsid w:val="004663F6"/>
    <w:rsid w:val="0046673B"/>
    <w:rsid w:val="00467F4F"/>
    <w:rsid w:val="004702EA"/>
    <w:rsid w:val="00470679"/>
    <w:rsid w:val="00470BFB"/>
    <w:rsid w:val="00470F65"/>
    <w:rsid w:val="004715A6"/>
    <w:rsid w:val="00471E7D"/>
    <w:rsid w:val="0047250A"/>
    <w:rsid w:val="0047276A"/>
    <w:rsid w:val="004728F5"/>
    <w:rsid w:val="004733E2"/>
    <w:rsid w:val="00473EA6"/>
    <w:rsid w:val="00474273"/>
    <w:rsid w:val="00474B52"/>
    <w:rsid w:val="00474FBD"/>
    <w:rsid w:val="00475D28"/>
    <w:rsid w:val="00475E4A"/>
    <w:rsid w:val="004763A6"/>
    <w:rsid w:val="004776DB"/>
    <w:rsid w:val="00477D19"/>
    <w:rsid w:val="00477F70"/>
    <w:rsid w:val="00477F95"/>
    <w:rsid w:val="00480CC4"/>
    <w:rsid w:val="00482C6D"/>
    <w:rsid w:val="00483868"/>
    <w:rsid w:val="00484948"/>
    <w:rsid w:val="00484D5C"/>
    <w:rsid w:val="004852A1"/>
    <w:rsid w:val="00487685"/>
    <w:rsid w:val="004876A4"/>
    <w:rsid w:val="004878EC"/>
    <w:rsid w:val="0048793E"/>
    <w:rsid w:val="00491019"/>
    <w:rsid w:val="00491434"/>
    <w:rsid w:val="00491C51"/>
    <w:rsid w:val="00492618"/>
    <w:rsid w:val="00492E87"/>
    <w:rsid w:val="00494BD5"/>
    <w:rsid w:val="00494CF9"/>
    <w:rsid w:val="00495184"/>
    <w:rsid w:val="0049585A"/>
    <w:rsid w:val="00495B4F"/>
    <w:rsid w:val="00495BE0"/>
    <w:rsid w:val="00495E27"/>
    <w:rsid w:val="0049610F"/>
    <w:rsid w:val="0049618B"/>
    <w:rsid w:val="00496F22"/>
    <w:rsid w:val="00497943"/>
    <w:rsid w:val="00497ABE"/>
    <w:rsid w:val="00497C79"/>
    <w:rsid w:val="00497C9A"/>
    <w:rsid w:val="004A0C9F"/>
    <w:rsid w:val="004A0E11"/>
    <w:rsid w:val="004A1187"/>
    <w:rsid w:val="004A166C"/>
    <w:rsid w:val="004A2D0A"/>
    <w:rsid w:val="004A2E0F"/>
    <w:rsid w:val="004A3206"/>
    <w:rsid w:val="004A3247"/>
    <w:rsid w:val="004A4336"/>
    <w:rsid w:val="004A4C17"/>
    <w:rsid w:val="004A5592"/>
    <w:rsid w:val="004A5CB9"/>
    <w:rsid w:val="004A6480"/>
    <w:rsid w:val="004A65E0"/>
    <w:rsid w:val="004A7606"/>
    <w:rsid w:val="004A77B4"/>
    <w:rsid w:val="004A7C82"/>
    <w:rsid w:val="004B0B56"/>
    <w:rsid w:val="004B1403"/>
    <w:rsid w:val="004B184A"/>
    <w:rsid w:val="004B23FA"/>
    <w:rsid w:val="004B25EE"/>
    <w:rsid w:val="004B2637"/>
    <w:rsid w:val="004B283C"/>
    <w:rsid w:val="004B33D8"/>
    <w:rsid w:val="004B3858"/>
    <w:rsid w:val="004B3B84"/>
    <w:rsid w:val="004B559A"/>
    <w:rsid w:val="004B55BA"/>
    <w:rsid w:val="004B5684"/>
    <w:rsid w:val="004B66EC"/>
    <w:rsid w:val="004B6C88"/>
    <w:rsid w:val="004B6D93"/>
    <w:rsid w:val="004B6F93"/>
    <w:rsid w:val="004C1799"/>
    <w:rsid w:val="004C17C6"/>
    <w:rsid w:val="004C2072"/>
    <w:rsid w:val="004C3185"/>
    <w:rsid w:val="004C3193"/>
    <w:rsid w:val="004C3C14"/>
    <w:rsid w:val="004C3C8D"/>
    <w:rsid w:val="004C3E2D"/>
    <w:rsid w:val="004C3E35"/>
    <w:rsid w:val="004C49E1"/>
    <w:rsid w:val="004C4A22"/>
    <w:rsid w:val="004C5BCA"/>
    <w:rsid w:val="004C6210"/>
    <w:rsid w:val="004C766B"/>
    <w:rsid w:val="004C79DA"/>
    <w:rsid w:val="004C7ADF"/>
    <w:rsid w:val="004C7F2E"/>
    <w:rsid w:val="004D060F"/>
    <w:rsid w:val="004D0FC7"/>
    <w:rsid w:val="004D111C"/>
    <w:rsid w:val="004D2566"/>
    <w:rsid w:val="004D2AA3"/>
    <w:rsid w:val="004D3598"/>
    <w:rsid w:val="004D395F"/>
    <w:rsid w:val="004D45DA"/>
    <w:rsid w:val="004D466F"/>
    <w:rsid w:val="004D46F0"/>
    <w:rsid w:val="004D4BAF"/>
    <w:rsid w:val="004D4F86"/>
    <w:rsid w:val="004D4FB8"/>
    <w:rsid w:val="004D5F27"/>
    <w:rsid w:val="004D69EC"/>
    <w:rsid w:val="004D7837"/>
    <w:rsid w:val="004D7A7D"/>
    <w:rsid w:val="004D7B84"/>
    <w:rsid w:val="004D7CC3"/>
    <w:rsid w:val="004E0304"/>
    <w:rsid w:val="004E0F40"/>
    <w:rsid w:val="004E1A89"/>
    <w:rsid w:val="004E20E7"/>
    <w:rsid w:val="004E2AD1"/>
    <w:rsid w:val="004E2C82"/>
    <w:rsid w:val="004E38AA"/>
    <w:rsid w:val="004E3903"/>
    <w:rsid w:val="004E3FE4"/>
    <w:rsid w:val="004E4F74"/>
    <w:rsid w:val="004E53F0"/>
    <w:rsid w:val="004E5799"/>
    <w:rsid w:val="004E638A"/>
    <w:rsid w:val="004E651D"/>
    <w:rsid w:val="004E652E"/>
    <w:rsid w:val="004E67AA"/>
    <w:rsid w:val="004E69AD"/>
    <w:rsid w:val="004E7130"/>
    <w:rsid w:val="004E7B5A"/>
    <w:rsid w:val="004E7D13"/>
    <w:rsid w:val="004E7D41"/>
    <w:rsid w:val="004F0721"/>
    <w:rsid w:val="004F0F9D"/>
    <w:rsid w:val="004F1586"/>
    <w:rsid w:val="004F2949"/>
    <w:rsid w:val="004F3153"/>
    <w:rsid w:val="004F4605"/>
    <w:rsid w:val="004F4DC8"/>
    <w:rsid w:val="004F5372"/>
    <w:rsid w:val="004F5653"/>
    <w:rsid w:val="004F6E9B"/>
    <w:rsid w:val="004F7165"/>
    <w:rsid w:val="004F73F2"/>
    <w:rsid w:val="004F75A5"/>
    <w:rsid w:val="004F7688"/>
    <w:rsid w:val="004F7911"/>
    <w:rsid w:val="0050126B"/>
    <w:rsid w:val="00502020"/>
    <w:rsid w:val="00502058"/>
    <w:rsid w:val="00502894"/>
    <w:rsid w:val="00502C8F"/>
    <w:rsid w:val="005040B3"/>
    <w:rsid w:val="0050413D"/>
    <w:rsid w:val="005044F7"/>
    <w:rsid w:val="00504591"/>
    <w:rsid w:val="0050483D"/>
    <w:rsid w:val="00504DEB"/>
    <w:rsid w:val="0050511C"/>
    <w:rsid w:val="00505BEF"/>
    <w:rsid w:val="00506022"/>
    <w:rsid w:val="0050683D"/>
    <w:rsid w:val="00507163"/>
    <w:rsid w:val="00514E77"/>
    <w:rsid w:val="00515185"/>
    <w:rsid w:val="00515C6A"/>
    <w:rsid w:val="00516A13"/>
    <w:rsid w:val="0051701D"/>
    <w:rsid w:val="0051721C"/>
    <w:rsid w:val="00517FE0"/>
    <w:rsid w:val="00520434"/>
    <w:rsid w:val="00520C79"/>
    <w:rsid w:val="0052167B"/>
    <w:rsid w:val="00521C1C"/>
    <w:rsid w:val="00523AA5"/>
    <w:rsid w:val="00524383"/>
    <w:rsid w:val="00524718"/>
    <w:rsid w:val="0052538B"/>
    <w:rsid w:val="00525681"/>
    <w:rsid w:val="00525739"/>
    <w:rsid w:val="00525B08"/>
    <w:rsid w:val="00525B3C"/>
    <w:rsid w:val="00525FD0"/>
    <w:rsid w:val="005266A5"/>
    <w:rsid w:val="00526792"/>
    <w:rsid w:val="0052700C"/>
    <w:rsid w:val="0052759A"/>
    <w:rsid w:val="005275CA"/>
    <w:rsid w:val="00527A48"/>
    <w:rsid w:val="00527BE1"/>
    <w:rsid w:val="00527CAD"/>
    <w:rsid w:val="0053070E"/>
    <w:rsid w:val="00530A71"/>
    <w:rsid w:val="00530A9D"/>
    <w:rsid w:val="00531218"/>
    <w:rsid w:val="00531C73"/>
    <w:rsid w:val="00532D67"/>
    <w:rsid w:val="005343D8"/>
    <w:rsid w:val="00534A48"/>
    <w:rsid w:val="00534B81"/>
    <w:rsid w:val="00535081"/>
    <w:rsid w:val="005354E4"/>
    <w:rsid w:val="00535D38"/>
    <w:rsid w:val="0053608C"/>
    <w:rsid w:val="005367EE"/>
    <w:rsid w:val="00536F03"/>
    <w:rsid w:val="00537949"/>
    <w:rsid w:val="00537F86"/>
    <w:rsid w:val="00540132"/>
    <w:rsid w:val="005402C7"/>
    <w:rsid w:val="0054055D"/>
    <w:rsid w:val="00541049"/>
    <w:rsid w:val="00543576"/>
    <w:rsid w:val="0054369C"/>
    <w:rsid w:val="005437F2"/>
    <w:rsid w:val="00544595"/>
    <w:rsid w:val="005446AE"/>
    <w:rsid w:val="00545BE2"/>
    <w:rsid w:val="00546058"/>
    <w:rsid w:val="00547215"/>
    <w:rsid w:val="00547568"/>
    <w:rsid w:val="00551260"/>
    <w:rsid w:val="00551DD5"/>
    <w:rsid w:val="00552DF8"/>
    <w:rsid w:val="00552E67"/>
    <w:rsid w:val="00553B4D"/>
    <w:rsid w:val="00553B5A"/>
    <w:rsid w:val="00553BB6"/>
    <w:rsid w:val="005546BF"/>
    <w:rsid w:val="00554DA9"/>
    <w:rsid w:val="00555642"/>
    <w:rsid w:val="0055763A"/>
    <w:rsid w:val="00557BBF"/>
    <w:rsid w:val="00557DEB"/>
    <w:rsid w:val="0056124C"/>
    <w:rsid w:val="0056258F"/>
    <w:rsid w:val="00562F1A"/>
    <w:rsid w:val="00563EDE"/>
    <w:rsid w:val="00564995"/>
    <w:rsid w:val="00564C25"/>
    <w:rsid w:val="00565B12"/>
    <w:rsid w:val="005667E5"/>
    <w:rsid w:val="00566DCA"/>
    <w:rsid w:val="0056725B"/>
    <w:rsid w:val="005678FC"/>
    <w:rsid w:val="005708EA"/>
    <w:rsid w:val="00571BAD"/>
    <w:rsid w:val="00572622"/>
    <w:rsid w:val="0057297F"/>
    <w:rsid w:val="00573293"/>
    <w:rsid w:val="00573F00"/>
    <w:rsid w:val="00574437"/>
    <w:rsid w:val="00575159"/>
    <w:rsid w:val="00575648"/>
    <w:rsid w:val="00575F49"/>
    <w:rsid w:val="00575F99"/>
    <w:rsid w:val="0057644D"/>
    <w:rsid w:val="005766C2"/>
    <w:rsid w:val="005767A9"/>
    <w:rsid w:val="005768A9"/>
    <w:rsid w:val="00577665"/>
    <w:rsid w:val="00577CA7"/>
    <w:rsid w:val="00580140"/>
    <w:rsid w:val="005804E1"/>
    <w:rsid w:val="005812B0"/>
    <w:rsid w:val="00581D82"/>
    <w:rsid w:val="005828DA"/>
    <w:rsid w:val="00582C44"/>
    <w:rsid w:val="005836C2"/>
    <w:rsid w:val="005849CE"/>
    <w:rsid w:val="00584CEB"/>
    <w:rsid w:val="0058601A"/>
    <w:rsid w:val="00586B73"/>
    <w:rsid w:val="00590349"/>
    <w:rsid w:val="00590A41"/>
    <w:rsid w:val="00591547"/>
    <w:rsid w:val="005918F6"/>
    <w:rsid w:val="00592622"/>
    <w:rsid w:val="00592E46"/>
    <w:rsid w:val="005943AB"/>
    <w:rsid w:val="00594544"/>
    <w:rsid w:val="005949B1"/>
    <w:rsid w:val="00594E2E"/>
    <w:rsid w:val="0059508F"/>
    <w:rsid w:val="005954EF"/>
    <w:rsid w:val="005955F0"/>
    <w:rsid w:val="00595B21"/>
    <w:rsid w:val="00595FB4"/>
    <w:rsid w:val="005961F4"/>
    <w:rsid w:val="005964B4"/>
    <w:rsid w:val="00597428"/>
    <w:rsid w:val="00597BC8"/>
    <w:rsid w:val="005A061A"/>
    <w:rsid w:val="005A0828"/>
    <w:rsid w:val="005A14C6"/>
    <w:rsid w:val="005A1514"/>
    <w:rsid w:val="005A15E5"/>
    <w:rsid w:val="005A1D22"/>
    <w:rsid w:val="005A1DB4"/>
    <w:rsid w:val="005A358B"/>
    <w:rsid w:val="005A3C04"/>
    <w:rsid w:val="005A5FC3"/>
    <w:rsid w:val="005B018B"/>
    <w:rsid w:val="005B0ECC"/>
    <w:rsid w:val="005B25A6"/>
    <w:rsid w:val="005B35D0"/>
    <w:rsid w:val="005B3D7A"/>
    <w:rsid w:val="005B40BF"/>
    <w:rsid w:val="005B41AE"/>
    <w:rsid w:val="005B43AE"/>
    <w:rsid w:val="005B45EC"/>
    <w:rsid w:val="005B5F50"/>
    <w:rsid w:val="005B61C5"/>
    <w:rsid w:val="005B6A5C"/>
    <w:rsid w:val="005B7C51"/>
    <w:rsid w:val="005C01EA"/>
    <w:rsid w:val="005C0CC1"/>
    <w:rsid w:val="005C23F7"/>
    <w:rsid w:val="005C267A"/>
    <w:rsid w:val="005C2997"/>
    <w:rsid w:val="005C5BB8"/>
    <w:rsid w:val="005C66FF"/>
    <w:rsid w:val="005C6A9F"/>
    <w:rsid w:val="005C6D15"/>
    <w:rsid w:val="005C76C8"/>
    <w:rsid w:val="005C7FF3"/>
    <w:rsid w:val="005D0A25"/>
    <w:rsid w:val="005D0C7C"/>
    <w:rsid w:val="005D0EFC"/>
    <w:rsid w:val="005D1AE1"/>
    <w:rsid w:val="005D1B29"/>
    <w:rsid w:val="005D1E48"/>
    <w:rsid w:val="005D2197"/>
    <w:rsid w:val="005D3307"/>
    <w:rsid w:val="005D3CAA"/>
    <w:rsid w:val="005D3D8B"/>
    <w:rsid w:val="005D43D9"/>
    <w:rsid w:val="005D4549"/>
    <w:rsid w:val="005D46F6"/>
    <w:rsid w:val="005D4A1F"/>
    <w:rsid w:val="005D582F"/>
    <w:rsid w:val="005D5C80"/>
    <w:rsid w:val="005D5FAC"/>
    <w:rsid w:val="005D693B"/>
    <w:rsid w:val="005D695A"/>
    <w:rsid w:val="005D6DB7"/>
    <w:rsid w:val="005D75F7"/>
    <w:rsid w:val="005D7DEA"/>
    <w:rsid w:val="005E0502"/>
    <w:rsid w:val="005E0585"/>
    <w:rsid w:val="005E0607"/>
    <w:rsid w:val="005E0FF2"/>
    <w:rsid w:val="005E11B6"/>
    <w:rsid w:val="005E1648"/>
    <w:rsid w:val="005E1677"/>
    <w:rsid w:val="005E3509"/>
    <w:rsid w:val="005E35F5"/>
    <w:rsid w:val="005E49EB"/>
    <w:rsid w:val="005E545A"/>
    <w:rsid w:val="005E754B"/>
    <w:rsid w:val="005E7747"/>
    <w:rsid w:val="005F09EB"/>
    <w:rsid w:val="005F0A45"/>
    <w:rsid w:val="005F0AAE"/>
    <w:rsid w:val="005F0E21"/>
    <w:rsid w:val="005F0F7F"/>
    <w:rsid w:val="005F208F"/>
    <w:rsid w:val="005F246A"/>
    <w:rsid w:val="005F2972"/>
    <w:rsid w:val="005F2AE3"/>
    <w:rsid w:val="005F3056"/>
    <w:rsid w:val="005F33D6"/>
    <w:rsid w:val="005F3BC5"/>
    <w:rsid w:val="005F5458"/>
    <w:rsid w:val="005F574B"/>
    <w:rsid w:val="005F6531"/>
    <w:rsid w:val="005F6BDA"/>
    <w:rsid w:val="005F7610"/>
    <w:rsid w:val="005F7772"/>
    <w:rsid w:val="005F7949"/>
    <w:rsid w:val="006005DC"/>
    <w:rsid w:val="006015FA"/>
    <w:rsid w:val="00602C32"/>
    <w:rsid w:val="00602D10"/>
    <w:rsid w:val="006034DB"/>
    <w:rsid w:val="00605229"/>
    <w:rsid w:val="00606FC7"/>
    <w:rsid w:val="0060714D"/>
    <w:rsid w:val="006102BD"/>
    <w:rsid w:val="0061058B"/>
    <w:rsid w:val="00612056"/>
    <w:rsid w:val="006123B1"/>
    <w:rsid w:val="00613586"/>
    <w:rsid w:val="0061396D"/>
    <w:rsid w:val="00613BB7"/>
    <w:rsid w:val="00614140"/>
    <w:rsid w:val="00614480"/>
    <w:rsid w:val="006147AE"/>
    <w:rsid w:val="0061529C"/>
    <w:rsid w:val="00615357"/>
    <w:rsid w:val="00615DA6"/>
    <w:rsid w:val="006162D9"/>
    <w:rsid w:val="00616C86"/>
    <w:rsid w:val="00617FF2"/>
    <w:rsid w:val="00620187"/>
    <w:rsid w:val="00620376"/>
    <w:rsid w:val="006224FB"/>
    <w:rsid w:val="0062322D"/>
    <w:rsid w:val="00623BE4"/>
    <w:rsid w:val="00623EBB"/>
    <w:rsid w:val="006242EE"/>
    <w:rsid w:val="00624E17"/>
    <w:rsid w:val="006251CF"/>
    <w:rsid w:val="0062651B"/>
    <w:rsid w:val="0062654D"/>
    <w:rsid w:val="0062686A"/>
    <w:rsid w:val="00626B34"/>
    <w:rsid w:val="0062728D"/>
    <w:rsid w:val="00627CBD"/>
    <w:rsid w:val="006311B5"/>
    <w:rsid w:val="00631A40"/>
    <w:rsid w:val="00631E93"/>
    <w:rsid w:val="00632410"/>
    <w:rsid w:val="00632BD4"/>
    <w:rsid w:val="00632E66"/>
    <w:rsid w:val="00633A3F"/>
    <w:rsid w:val="006343F9"/>
    <w:rsid w:val="00636004"/>
    <w:rsid w:val="00636513"/>
    <w:rsid w:val="006367F8"/>
    <w:rsid w:val="006368B5"/>
    <w:rsid w:val="00637266"/>
    <w:rsid w:val="00637D4C"/>
    <w:rsid w:val="006409BF"/>
    <w:rsid w:val="006415C6"/>
    <w:rsid w:val="006417D4"/>
    <w:rsid w:val="00642017"/>
    <w:rsid w:val="00642D86"/>
    <w:rsid w:val="00643857"/>
    <w:rsid w:val="00643886"/>
    <w:rsid w:val="00643887"/>
    <w:rsid w:val="0064397F"/>
    <w:rsid w:val="006439DC"/>
    <w:rsid w:val="006440C6"/>
    <w:rsid w:val="0064454A"/>
    <w:rsid w:val="00644FA5"/>
    <w:rsid w:val="00645201"/>
    <w:rsid w:val="00645495"/>
    <w:rsid w:val="00646443"/>
    <w:rsid w:val="00646EF3"/>
    <w:rsid w:val="00646F65"/>
    <w:rsid w:val="006479A7"/>
    <w:rsid w:val="00647D90"/>
    <w:rsid w:val="00650082"/>
    <w:rsid w:val="0065011D"/>
    <w:rsid w:val="006501AC"/>
    <w:rsid w:val="006507AC"/>
    <w:rsid w:val="00650A41"/>
    <w:rsid w:val="00650DB6"/>
    <w:rsid w:val="00651521"/>
    <w:rsid w:val="006516CC"/>
    <w:rsid w:val="00651FDE"/>
    <w:rsid w:val="00652747"/>
    <w:rsid w:val="00652D0F"/>
    <w:rsid w:val="0065325F"/>
    <w:rsid w:val="00653BE1"/>
    <w:rsid w:val="00653EC6"/>
    <w:rsid w:val="006551F3"/>
    <w:rsid w:val="00656541"/>
    <w:rsid w:val="00656A8D"/>
    <w:rsid w:val="00656C69"/>
    <w:rsid w:val="006570AD"/>
    <w:rsid w:val="00660588"/>
    <w:rsid w:val="00660C98"/>
    <w:rsid w:val="00661391"/>
    <w:rsid w:val="00661F4B"/>
    <w:rsid w:val="006622B3"/>
    <w:rsid w:val="00663591"/>
    <w:rsid w:val="006640A8"/>
    <w:rsid w:val="00664190"/>
    <w:rsid w:val="00664988"/>
    <w:rsid w:val="006653EA"/>
    <w:rsid w:val="00665931"/>
    <w:rsid w:val="00665C61"/>
    <w:rsid w:val="0066668D"/>
    <w:rsid w:val="00666765"/>
    <w:rsid w:val="00667D0C"/>
    <w:rsid w:val="00667FE9"/>
    <w:rsid w:val="0067025C"/>
    <w:rsid w:val="0067031C"/>
    <w:rsid w:val="00670474"/>
    <w:rsid w:val="0067057C"/>
    <w:rsid w:val="00671914"/>
    <w:rsid w:val="00671D0D"/>
    <w:rsid w:val="00671E8C"/>
    <w:rsid w:val="00673CFE"/>
    <w:rsid w:val="006747BE"/>
    <w:rsid w:val="00674FB1"/>
    <w:rsid w:val="0068028E"/>
    <w:rsid w:val="006809B7"/>
    <w:rsid w:val="00680DD6"/>
    <w:rsid w:val="00681112"/>
    <w:rsid w:val="00681846"/>
    <w:rsid w:val="00681DCA"/>
    <w:rsid w:val="00681E22"/>
    <w:rsid w:val="0068234A"/>
    <w:rsid w:val="00683DBE"/>
    <w:rsid w:val="00684188"/>
    <w:rsid w:val="006844CA"/>
    <w:rsid w:val="00684531"/>
    <w:rsid w:val="0068538D"/>
    <w:rsid w:val="00685474"/>
    <w:rsid w:val="006876EF"/>
    <w:rsid w:val="00687B9B"/>
    <w:rsid w:val="00687C20"/>
    <w:rsid w:val="006901B2"/>
    <w:rsid w:val="00690C12"/>
    <w:rsid w:val="00690CFE"/>
    <w:rsid w:val="00690F45"/>
    <w:rsid w:val="00692BB7"/>
    <w:rsid w:val="00693153"/>
    <w:rsid w:val="00693B27"/>
    <w:rsid w:val="006941E9"/>
    <w:rsid w:val="006943D4"/>
    <w:rsid w:val="00694BCB"/>
    <w:rsid w:val="00695499"/>
    <w:rsid w:val="006954CA"/>
    <w:rsid w:val="006963D2"/>
    <w:rsid w:val="006967D4"/>
    <w:rsid w:val="00696CE3"/>
    <w:rsid w:val="00696D30"/>
    <w:rsid w:val="00697C0D"/>
    <w:rsid w:val="00697D2F"/>
    <w:rsid w:val="006A0657"/>
    <w:rsid w:val="006A0680"/>
    <w:rsid w:val="006A17BA"/>
    <w:rsid w:val="006A1F24"/>
    <w:rsid w:val="006A2CD3"/>
    <w:rsid w:val="006A31B2"/>
    <w:rsid w:val="006A4FF8"/>
    <w:rsid w:val="006A5197"/>
    <w:rsid w:val="006A52C1"/>
    <w:rsid w:val="006A5C84"/>
    <w:rsid w:val="006A7295"/>
    <w:rsid w:val="006B01F4"/>
    <w:rsid w:val="006B0757"/>
    <w:rsid w:val="006B087D"/>
    <w:rsid w:val="006B1775"/>
    <w:rsid w:val="006B2014"/>
    <w:rsid w:val="006B22A0"/>
    <w:rsid w:val="006B23D3"/>
    <w:rsid w:val="006B2BFC"/>
    <w:rsid w:val="006B3630"/>
    <w:rsid w:val="006B37AF"/>
    <w:rsid w:val="006B42A6"/>
    <w:rsid w:val="006B42CE"/>
    <w:rsid w:val="006B4882"/>
    <w:rsid w:val="006B58E9"/>
    <w:rsid w:val="006B5983"/>
    <w:rsid w:val="006B5F72"/>
    <w:rsid w:val="006B61EF"/>
    <w:rsid w:val="006B71CD"/>
    <w:rsid w:val="006B738B"/>
    <w:rsid w:val="006B7391"/>
    <w:rsid w:val="006B7F6A"/>
    <w:rsid w:val="006C038F"/>
    <w:rsid w:val="006C06C2"/>
    <w:rsid w:val="006C25CF"/>
    <w:rsid w:val="006C274E"/>
    <w:rsid w:val="006C2AAF"/>
    <w:rsid w:val="006C32A9"/>
    <w:rsid w:val="006C37BB"/>
    <w:rsid w:val="006C3F2E"/>
    <w:rsid w:val="006C581D"/>
    <w:rsid w:val="006C6497"/>
    <w:rsid w:val="006C6952"/>
    <w:rsid w:val="006C6D11"/>
    <w:rsid w:val="006C7268"/>
    <w:rsid w:val="006C77FB"/>
    <w:rsid w:val="006C797A"/>
    <w:rsid w:val="006C7A7E"/>
    <w:rsid w:val="006D0F82"/>
    <w:rsid w:val="006D1162"/>
    <w:rsid w:val="006D1C89"/>
    <w:rsid w:val="006D1F61"/>
    <w:rsid w:val="006D273F"/>
    <w:rsid w:val="006D3281"/>
    <w:rsid w:val="006D32C6"/>
    <w:rsid w:val="006D3465"/>
    <w:rsid w:val="006D3BA2"/>
    <w:rsid w:val="006D4BF6"/>
    <w:rsid w:val="006D4CAE"/>
    <w:rsid w:val="006D59FB"/>
    <w:rsid w:val="006D62B1"/>
    <w:rsid w:val="006D6347"/>
    <w:rsid w:val="006D6843"/>
    <w:rsid w:val="006D6B3C"/>
    <w:rsid w:val="006D7061"/>
    <w:rsid w:val="006E0B58"/>
    <w:rsid w:val="006E0C83"/>
    <w:rsid w:val="006E2D14"/>
    <w:rsid w:val="006E32E9"/>
    <w:rsid w:val="006E3E22"/>
    <w:rsid w:val="006E4443"/>
    <w:rsid w:val="006E46EC"/>
    <w:rsid w:val="006E47F3"/>
    <w:rsid w:val="006E5436"/>
    <w:rsid w:val="006E5AE3"/>
    <w:rsid w:val="006E63E0"/>
    <w:rsid w:val="006E6A80"/>
    <w:rsid w:val="006E6D41"/>
    <w:rsid w:val="006E6E4C"/>
    <w:rsid w:val="006E6EC7"/>
    <w:rsid w:val="006E6F0D"/>
    <w:rsid w:val="006E6F96"/>
    <w:rsid w:val="006E7198"/>
    <w:rsid w:val="006E7707"/>
    <w:rsid w:val="006E7EB1"/>
    <w:rsid w:val="006F01D9"/>
    <w:rsid w:val="006F0F2B"/>
    <w:rsid w:val="006F2095"/>
    <w:rsid w:val="006F2634"/>
    <w:rsid w:val="006F3173"/>
    <w:rsid w:val="006F328C"/>
    <w:rsid w:val="006F4D9C"/>
    <w:rsid w:val="006F572D"/>
    <w:rsid w:val="006F57D5"/>
    <w:rsid w:val="006F5908"/>
    <w:rsid w:val="006F641E"/>
    <w:rsid w:val="006F67C5"/>
    <w:rsid w:val="006F7544"/>
    <w:rsid w:val="006F762B"/>
    <w:rsid w:val="006F7D2B"/>
    <w:rsid w:val="00701C64"/>
    <w:rsid w:val="00701DD7"/>
    <w:rsid w:val="0070293F"/>
    <w:rsid w:val="00703C01"/>
    <w:rsid w:val="007040E5"/>
    <w:rsid w:val="007041F4"/>
    <w:rsid w:val="0070454F"/>
    <w:rsid w:val="00704B6F"/>
    <w:rsid w:val="00705C98"/>
    <w:rsid w:val="00706023"/>
    <w:rsid w:val="0070626B"/>
    <w:rsid w:val="00710388"/>
    <w:rsid w:val="00710936"/>
    <w:rsid w:val="007114C1"/>
    <w:rsid w:val="00712C45"/>
    <w:rsid w:val="00712F31"/>
    <w:rsid w:val="00715232"/>
    <w:rsid w:val="00716BFE"/>
    <w:rsid w:val="007170FA"/>
    <w:rsid w:val="00717E30"/>
    <w:rsid w:val="007202CB"/>
    <w:rsid w:val="00720C98"/>
    <w:rsid w:val="00720CF5"/>
    <w:rsid w:val="007210AF"/>
    <w:rsid w:val="0072156C"/>
    <w:rsid w:val="007216BC"/>
    <w:rsid w:val="00721A83"/>
    <w:rsid w:val="00723163"/>
    <w:rsid w:val="0072401D"/>
    <w:rsid w:val="007257B6"/>
    <w:rsid w:val="00725E2A"/>
    <w:rsid w:val="00726307"/>
    <w:rsid w:val="00726361"/>
    <w:rsid w:val="00726371"/>
    <w:rsid w:val="00726D18"/>
    <w:rsid w:val="0072748E"/>
    <w:rsid w:val="007275DE"/>
    <w:rsid w:val="007278FA"/>
    <w:rsid w:val="00727C76"/>
    <w:rsid w:val="00730205"/>
    <w:rsid w:val="007319FB"/>
    <w:rsid w:val="00733121"/>
    <w:rsid w:val="0073313D"/>
    <w:rsid w:val="007331CC"/>
    <w:rsid w:val="00733341"/>
    <w:rsid w:val="00733806"/>
    <w:rsid w:val="00733C08"/>
    <w:rsid w:val="00733E87"/>
    <w:rsid w:val="0073410A"/>
    <w:rsid w:val="007360DC"/>
    <w:rsid w:val="00736589"/>
    <w:rsid w:val="007374E5"/>
    <w:rsid w:val="00737546"/>
    <w:rsid w:val="00737F8A"/>
    <w:rsid w:val="00740994"/>
    <w:rsid w:val="00740EAD"/>
    <w:rsid w:val="00741D16"/>
    <w:rsid w:val="00741EFA"/>
    <w:rsid w:val="00742326"/>
    <w:rsid w:val="0074337C"/>
    <w:rsid w:val="00743804"/>
    <w:rsid w:val="00743C08"/>
    <w:rsid w:val="00744BAC"/>
    <w:rsid w:val="00744E5A"/>
    <w:rsid w:val="007452DB"/>
    <w:rsid w:val="00746650"/>
    <w:rsid w:val="0074680C"/>
    <w:rsid w:val="007475B8"/>
    <w:rsid w:val="00747DBC"/>
    <w:rsid w:val="00750674"/>
    <w:rsid w:val="0075070E"/>
    <w:rsid w:val="00750C8D"/>
    <w:rsid w:val="00751735"/>
    <w:rsid w:val="00752BA9"/>
    <w:rsid w:val="00753096"/>
    <w:rsid w:val="00753181"/>
    <w:rsid w:val="0075401E"/>
    <w:rsid w:val="00754936"/>
    <w:rsid w:val="00754D4E"/>
    <w:rsid w:val="00756D42"/>
    <w:rsid w:val="0075743A"/>
    <w:rsid w:val="007574DA"/>
    <w:rsid w:val="0076099E"/>
    <w:rsid w:val="00760BB9"/>
    <w:rsid w:val="007613B5"/>
    <w:rsid w:val="00761D50"/>
    <w:rsid w:val="00762AF2"/>
    <w:rsid w:val="00763017"/>
    <w:rsid w:val="00763C08"/>
    <w:rsid w:val="0076411D"/>
    <w:rsid w:val="00764227"/>
    <w:rsid w:val="00764653"/>
    <w:rsid w:val="007656A6"/>
    <w:rsid w:val="00765E3F"/>
    <w:rsid w:val="00766E84"/>
    <w:rsid w:val="00767154"/>
    <w:rsid w:val="00767575"/>
    <w:rsid w:val="0076792B"/>
    <w:rsid w:val="00767EC8"/>
    <w:rsid w:val="0077052B"/>
    <w:rsid w:val="00770EBE"/>
    <w:rsid w:val="00771096"/>
    <w:rsid w:val="00771B23"/>
    <w:rsid w:val="00772A04"/>
    <w:rsid w:val="007734F0"/>
    <w:rsid w:val="0077363D"/>
    <w:rsid w:val="00774165"/>
    <w:rsid w:val="007747F4"/>
    <w:rsid w:val="00774D14"/>
    <w:rsid w:val="00774FD0"/>
    <w:rsid w:val="00776ACC"/>
    <w:rsid w:val="00776CAA"/>
    <w:rsid w:val="00776F09"/>
    <w:rsid w:val="00777916"/>
    <w:rsid w:val="0078019C"/>
    <w:rsid w:val="00780204"/>
    <w:rsid w:val="00780307"/>
    <w:rsid w:val="0078071D"/>
    <w:rsid w:val="00780C91"/>
    <w:rsid w:val="00781E21"/>
    <w:rsid w:val="00782094"/>
    <w:rsid w:val="00782683"/>
    <w:rsid w:val="0078302B"/>
    <w:rsid w:val="00783C99"/>
    <w:rsid w:val="00784B8A"/>
    <w:rsid w:val="00784FB3"/>
    <w:rsid w:val="007856FB"/>
    <w:rsid w:val="007857CA"/>
    <w:rsid w:val="00785EFD"/>
    <w:rsid w:val="007860E7"/>
    <w:rsid w:val="007867E1"/>
    <w:rsid w:val="0078697C"/>
    <w:rsid w:val="0078712C"/>
    <w:rsid w:val="007873EF"/>
    <w:rsid w:val="0079012E"/>
    <w:rsid w:val="0079146A"/>
    <w:rsid w:val="00791B04"/>
    <w:rsid w:val="00792627"/>
    <w:rsid w:val="0079281F"/>
    <w:rsid w:val="00792977"/>
    <w:rsid w:val="007935C5"/>
    <w:rsid w:val="00793BC9"/>
    <w:rsid w:val="007944DB"/>
    <w:rsid w:val="0079473E"/>
    <w:rsid w:val="00794D8C"/>
    <w:rsid w:val="00795B75"/>
    <w:rsid w:val="00795CA5"/>
    <w:rsid w:val="0079764D"/>
    <w:rsid w:val="00797F22"/>
    <w:rsid w:val="00797FC3"/>
    <w:rsid w:val="00797FD2"/>
    <w:rsid w:val="007A14B9"/>
    <w:rsid w:val="007A15C6"/>
    <w:rsid w:val="007A22AD"/>
    <w:rsid w:val="007A267E"/>
    <w:rsid w:val="007A2BC1"/>
    <w:rsid w:val="007A3444"/>
    <w:rsid w:val="007A3C40"/>
    <w:rsid w:val="007A4004"/>
    <w:rsid w:val="007A571D"/>
    <w:rsid w:val="007A5EB9"/>
    <w:rsid w:val="007A6282"/>
    <w:rsid w:val="007A6AB2"/>
    <w:rsid w:val="007A6E30"/>
    <w:rsid w:val="007A7265"/>
    <w:rsid w:val="007A7CB1"/>
    <w:rsid w:val="007A7ED6"/>
    <w:rsid w:val="007B144F"/>
    <w:rsid w:val="007B2494"/>
    <w:rsid w:val="007B3520"/>
    <w:rsid w:val="007B3829"/>
    <w:rsid w:val="007B3C57"/>
    <w:rsid w:val="007B6363"/>
    <w:rsid w:val="007B648E"/>
    <w:rsid w:val="007B709B"/>
    <w:rsid w:val="007B73F0"/>
    <w:rsid w:val="007B743D"/>
    <w:rsid w:val="007B7989"/>
    <w:rsid w:val="007B7F57"/>
    <w:rsid w:val="007C0BB9"/>
    <w:rsid w:val="007C2436"/>
    <w:rsid w:val="007C267E"/>
    <w:rsid w:val="007C2A1E"/>
    <w:rsid w:val="007C3A68"/>
    <w:rsid w:val="007C3B06"/>
    <w:rsid w:val="007C424A"/>
    <w:rsid w:val="007C4A87"/>
    <w:rsid w:val="007C5247"/>
    <w:rsid w:val="007C5649"/>
    <w:rsid w:val="007C5E1F"/>
    <w:rsid w:val="007C65BF"/>
    <w:rsid w:val="007C6F13"/>
    <w:rsid w:val="007C7445"/>
    <w:rsid w:val="007C7BBA"/>
    <w:rsid w:val="007D06E8"/>
    <w:rsid w:val="007D13C9"/>
    <w:rsid w:val="007D1C2B"/>
    <w:rsid w:val="007D1D67"/>
    <w:rsid w:val="007D1FB2"/>
    <w:rsid w:val="007D24C3"/>
    <w:rsid w:val="007D2EFB"/>
    <w:rsid w:val="007D3A8B"/>
    <w:rsid w:val="007D4282"/>
    <w:rsid w:val="007D4852"/>
    <w:rsid w:val="007D53E4"/>
    <w:rsid w:val="007D559D"/>
    <w:rsid w:val="007D6859"/>
    <w:rsid w:val="007D6BB0"/>
    <w:rsid w:val="007D6CE5"/>
    <w:rsid w:val="007D7935"/>
    <w:rsid w:val="007D79F9"/>
    <w:rsid w:val="007D7B21"/>
    <w:rsid w:val="007D7DB7"/>
    <w:rsid w:val="007E00B7"/>
    <w:rsid w:val="007E02DD"/>
    <w:rsid w:val="007E02F0"/>
    <w:rsid w:val="007E0E88"/>
    <w:rsid w:val="007E0F89"/>
    <w:rsid w:val="007E1336"/>
    <w:rsid w:val="007E14C6"/>
    <w:rsid w:val="007E1936"/>
    <w:rsid w:val="007E1BE4"/>
    <w:rsid w:val="007E3486"/>
    <w:rsid w:val="007E49CC"/>
    <w:rsid w:val="007E4E6C"/>
    <w:rsid w:val="007E64B0"/>
    <w:rsid w:val="007E6639"/>
    <w:rsid w:val="007E71DC"/>
    <w:rsid w:val="007F1A29"/>
    <w:rsid w:val="007F1FFC"/>
    <w:rsid w:val="007F20D3"/>
    <w:rsid w:val="007F2F2A"/>
    <w:rsid w:val="007F42D0"/>
    <w:rsid w:val="007F43DB"/>
    <w:rsid w:val="007F6A09"/>
    <w:rsid w:val="007F7E6A"/>
    <w:rsid w:val="008002D2"/>
    <w:rsid w:val="008019CC"/>
    <w:rsid w:val="0080233A"/>
    <w:rsid w:val="008064EB"/>
    <w:rsid w:val="00807802"/>
    <w:rsid w:val="00807C25"/>
    <w:rsid w:val="00810701"/>
    <w:rsid w:val="00810E50"/>
    <w:rsid w:val="00811185"/>
    <w:rsid w:val="00811A84"/>
    <w:rsid w:val="00811BC3"/>
    <w:rsid w:val="00812499"/>
    <w:rsid w:val="0081253A"/>
    <w:rsid w:val="00813299"/>
    <w:rsid w:val="0081509B"/>
    <w:rsid w:val="0081535B"/>
    <w:rsid w:val="008155BE"/>
    <w:rsid w:val="00815A62"/>
    <w:rsid w:val="00815F5E"/>
    <w:rsid w:val="008164CC"/>
    <w:rsid w:val="008167AB"/>
    <w:rsid w:val="00817210"/>
    <w:rsid w:val="00817B8E"/>
    <w:rsid w:val="00817C81"/>
    <w:rsid w:val="00817E47"/>
    <w:rsid w:val="008202EA"/>
    <w:rsid w:val="00820637"/>
    <w:rsid w:val="0082132A"/>
    <w:rsid w:val="008213FE"/>
    <w:rsid w:val="00821716"/>
    <w:rsid w:val="00822A7D"/>
    <w:rsid w:val="0082324D"/>
    <w:rsid w:val="00823284"/>
    <w:rsid w:val="0082380E"/>
    <w:rsid w:val="00823A15"/>
    <w:rsid w:val="0082405E"/>
    <w:rsid w:val="008249EC"/>
    <w:rsid w:val="008253A2"/>
    <w:rsid w:val="00825631"/>
    <w:rsid w:val="00825B5F"/>
    <w:rsid w:val="00825E77"/>
    <w:rsid w:val="008261E1"/>
    <w:rsid w:val="008269AA"/>
    <w:rsid w:val="0082704F"/>
    <w:rsid w:val="00827652"/>
    <w:rsid w:val="00830E88"/>
    <w:rsid w:val="0083282A"/>
    <w:rsid w:val="00832E13"/>
    <w:rsid w:val="008333B4"/>
    <w:rsid w:val="00833582"/>
    <w:rsid w:val="0083469C"/>
    <w:rsid w:val="00834BBB"/>
    <w:rsid w:val="00834FF7"/>
    <w:rsid w:val="0083531D"/>
    <w:rsid w:val="008356E4"/>
    <w:rsid w:val="008365D2"/>
    <w:rsid w:val="008367A7"/>
    <w:rsid w:val="00836CE2"/>
    <w:rsid w:val="00836F85"/>
    <w:rsid w:val="0083712E"/>
    <w:rsid w:val="008379EE"/>
    <w:rsid w:val="00837C4C"/>
    <w:rsid w:val="008407BF"/>
    <w:rsid w:val="0084089F"/>
    <w:rsid w:val="00840F91"/>
    <w:rsid w:val="00842076"/>
    <w:rsid w:val="008428FA"/>
    <w:rsid w:val="00842AF2"/>
    <w:rsid w:val="00843265"/>
    <w:rsid w:val="00844C65"/>
    <w:rsid w:val="00844F05"/>
    <w:rsid w:val="008456C5"/>
    <w:rsid w:val="00847181"/>
    <w:rsid w:val="008471D9"/>
    <w:rsid w:val="0084724F"/>
    <w:rsid w:val="00847DAC"/>
    <w:rsid w:val="0085019A"/>
    <w:rsid w:val="00850D82"/>
    <w:rsid w:val="00850F6C"/>
    <w:rsid w:val="00851059"/>
    <w:rsid w:val="00851995"/>
    <w:rsid w:val="00853E05"/>
    <w:rsid w:val="008549AF"/>
    <w:rsid w:val="00854AF4"/>
    <w:rsid w:val="0085517A"/>
    <w:rsid w:val="0085568A"/>
    <w:rsid w:val="00855A9E"/>
    <w:rsid w:val="00855D5F"/>
    <w:rsid w:val="008568F6"/>
    <w:rsid w:val="008571F1"/>
    <w:rsid w:val="00857455"/>
    <w:rsid w:val="00857B50"/>
    <w:rsid w:val="00857DC5"/>
    <w:rsid w:val="00861A23"/>
    <w:rsid w:val="00862791"/>
    <w:rsid w:val="0086396D"/>
    <w:rsid w:val="008639F8"/>
    <w:rsid w:val="00863DC1"/>
    <w:rsid w:val="008649F1"/>
    <w:rsid w:val="00864AA3"/>
    <w:rsid w:val="0086533A"/>
    <w:rsid w:val="00865A32"/>
    <w:rsid w:val="0086600D"/>
    <w:rsid w:val="008660E9"/>
    <w:rsid w:val="00866941"/>
    <w:rsid w:val="00866DA1"/>
    <w:rsid w:val="00866F09"/>
    <w:rsid w:val="008677B9"/>
    <w:rsid w:val="008679E1"/>
    <w:rsid w:val="00867DCF"/>
    <w:rsid w:val="00867E11"/>
    <w:rsid w:val="00871156"/>
    <w:rsid w:val="00871247"/>
    <w:rsid w:val="0087151B"/>
    <w:rsid w:val="00871577"/>
    <w:rsid w:val="008716D0"/>
    <w:rsid w:val="00871EFC"/>
    <w:rsid w:val="008720E7"/>
    <w:rsid w:val="00872D81"/>
    <w:rsid w:val="008730E6"/>
    <w:rsid w:val="008764F4"/>
    <w:rsid w:val="00877408"/>
    <w:rsid w:val="00877F56"/>
    <w:rsid w:val="0088045B"/>
    <w:rsid w:val="008806C2"/>
    <w:rsid w:val="00881785"/>
    <w:rsid w:val="00882829"/>
    <w:rsid w:val="00882D52"/>
    <w:rsid w:val="008831B0"/>
    <w:rsid w:val="00883B54"/>
    <w:rsid w:val="0088407C"/>
    <w:rsid w:val="00885919"/>
    <w:rsid w:val="00886256"/>
    <w:rsid w:val="00886772"/>
    <w:rsid w:val="008867C3"/>
    <w:rsid w:val="0088714C"/>
    <w:rsid w:val="008900C0"/>
    <w:rsid w:val="008902B9"/>
    <w:rsid w:val="00890E54"/>
    <w:rsid w:val="00891298"/>
    <w:rsid w:val="00891C4E"/>
    <w:rsid w:val="00892921"/>
    <w:rsid w:val="0089299E"/>
    <w:rsid w:val="008932FD"/>
    <w:rsid w:val="008933D5"/>
    <w:rsid w:val="00893516"/>
    <w:rsid w:val="00893C03"/>
    <w:rsid w:val="008950CF"/>
    <w:rsid w:val="00895142"/>
    <w:rsid w:val="00895EC8"/>
    <w:rsid w:val="00896A48"/>
    <w:rsid w:val="00896F3B"/>
    <w:rsid w:val="00897FB3"/>
    <w:rsid w:val="008A2AA0"/>
    <w:rsid w:val="008A2DC4"/>
    <w:rsid w:val="008A31E9"/>
    <w:rsid w:val="008A3E4D"/>
    <w:rsid w:val="008A3F00"/>
    <w:rsid w:val="008A4D88"/>
    <w:rsid w:val="008A5F4E"/>
    <w:rsid w:val="008A6218"/>
    <w:rsid w:val="008A621A"/>
    <w:rsid w:val="008A7820"/>
    <w:rsid w:val="008A7A34"/>
    <w:rsid w:val="008A7A9A"/>
    <w:rsid w:val="008B028E"/>
    <w:rsid w:val="008B247C"/>
    <w:rsid w:val="008B3551"/>
    <w:rsid w:val="008B3B85"/>
    <w:rsid w:val="008B579D"/>
    <w:rsid w:val="008B5C19"/>
    <w:rsid w:val="008B62D3"/>
    <w:rsid w:val="008B64CC"/>
    <w:rsid w:val="008B6E24"/>
    <w:rsid w:val="008B6E75"/>
    <w:rsid w:val="008B71BD"/>
    <w:rsid w:val="008B77B0"/>
    <w:rsid w:val="008B7C15"/>
    <w:rsid w:val="008C02DB"/>
    <w:rsid w:val="008C08EE"/>
    <w:rsid w:val="008C134A"/>
    <w:rsid w:val="008C1512"/>
    <w:rsid w:val="008C1B02"/>
    <w:rsid w:val="008C1DA1"/>
    <w:rsid w:val="008C2D6B"/>
    <w:rsid w:val="008C410F"/>
    <w:rsid w:val="008C47BA"/>
    <w:rsid w:val="008C4ACE"/>
    <w:rsid w:val="008C5824"/>
    <w:rsid w:val="008C6082"/>
    <w:rsid w:val="008C6600"/>
    <w:rsid w:val="008C6622"/>
    <w:rsid w:val="008C70EB"/>
    <w:rsid w:val="008C72F4"/>
    <w:rsid w:val="008C7459"/>
    <w:rsid w:val="008D052A"/>
    <w:rsid w:val="008D063B"/>
    <w:rsid w:val="008D157E"/>
    <w:rsid w:val="008D1D30"/>
    <w:rsid w:val="008D21CF"/>
    <w:rsid w:val="008D251F"/>
    <w:rsid w:val="008D330A"/>
    <w:rsid w:val="008D356D"/>
    <w:rsid w:val="008D3718"/>
    <w:rsid w:val="008D3E51"/>
    <w:rsid w:val="008D40B3"/>
    <w:rsid w:val="008D43B1"/>
    <w:rsid w:val="008D4758"/>
    <w:rsid w:val="008D6A3D"/>
    <w:rsid w:val="008D7233"/>
    <w:rsid w:val="008D74E2"/>
    <w:rsid w:val="008E03A7"/>
    <w:rsid w:val="008E0512"/>
    <w:rsid w:val="008E20F5"/>
    <w:rsid w:val="008E2F83"/>
    <w:rsid w:val="008E3895"/>
    <w:rsid w:val="008E4747"/>
    <w:rsid w:val="008E47A1"/>
    <w:rsid w:val="008E5260"/>
    <w:rsid w:val="008E5302"/>
    <w:rsid w:val="008E5CF8"/>
    <w:rsid w:val="008E5E50"/>
    <w:rsid w:val="008E5F9E"/>
    <w:rsid w:val="008E60BE"/>
    <w:rsid w:val="008E6539"/>
    <w:rsid w:val="008E6545"/>
    <w:rsid w:val="008E665D"/>
    <w:rsid w:val="008E6893"/>
    <w:rsid w:val="008E6D8F"/>
    <w:rsid w:val="008E7E33"/>
    <w:rsid w:val="008F0A4D"/>
    <w:rsid w:val="008F201A"/>
    <w:rsid w:val="008F4175"/>
    <w:rsid w:val="008F57F2"/>
    <w:rsid w:val="008F5D76"/>
    <w:rsid w:val="008F6A21"/>
    <w:rsid w:val="008F6C31"/>
    <w:rsid w:val="008F762F"/>
    <w:rsid w:val="008F7EBC"/>
    <w:rsid w:val="009002C4"/>
    <w:rsid w:val="0090128F"/>
    <w:rsid w:val="00901970"/>
    <w:rsid w:val="009025B8"/>
    <w:rsid w:val="00902D8B"/>
    <w:rsid w:val="00903080"/>
    <w:rsid w:val="00903244"/>
    <w:rsid w:val="00903291"/>
    <w:rsid w:val="009039B5"/>
    <w:rsid w:val="00903CFF"/>
    <w:rsid w:val="00903E4B"/>
    <w:rsid w:val="00903FA1"/>
    <w:rsid w:val="009040B0"/>
    <w:rsid w:val="0090607D"/>
    <w:rsid w:val="009070FE"/>
    <w:rsid w:val="009073C7"/>
    <w:rsid w:val="00910078"/>
    <w:rsid w:val="009100A8"/>
    <w:rsid w:val="009105B3"/>
    <w:rsid w:val="00910838"/>
    <w:rsid w:val="0091196E"/>
    <w:rsid w:val="00911AAD"/>
    <w:rsid w:val="00911ACB"/>
    <w:rsid w:val="0091203E"/>
    <w:rsid w:val="009121E6"/>
    <w:rsid w:val="00913BB0"/>
    <w:rsid w:val="00913EFF"/>
    <w:rsid w:val="00914C1A"/>
    <w:rsid w:val="009159B9"/>
    <w:rsid w:val="00915E69"/>
    <w:rsid w:val="009164D4"/>
    <w:rsid w:val="0091694F"/>
    <w:rsid w:val="00916998"/>
    <w:rsid w:val="00920618"/>
    <w:rsid w:val="00920E9B"/>
    <w:rsid w:val="0092106D"/>
    <w:rsid w:val="00921574"/>
    <w:rsid w:val="00921EDA"/>
    <w:rsid w:val="0092236C"/>
    <w:rsid w:val="00922CA2"/>
    <w:rsid w:val="00923030"/>
    <w:rsid w:val="009231EF"/>
    <w:rsid w:val="0092372B"/>
    <w:rsid w:val="009246DF"/>
    <w:rsid w:val="009247A7"/>
    <w:rsid w:val="0092559B"/>
    <w:rsid w:val="0092589B"/>
    <w:rsid w:val="00925EF1"/>
    <w:rsid w:val="00926605"/>
    <w:rsid w:val="00926636"/>
    <w:rsid w:val="00926BAA"/>
    <w:rsid w:val="0092700B"/>
    <w:rsid w:val="009272C5"/>
    <w:rsid w:val="00927FAD"/>
    <w:rsid w:val="00930812"/>
    <w:rsid w:val="00930F01"/>
    <w:rsid w:val="00931872"/>
    <w:rsid w:val="00931996"/>
    <w:rsid w:val="00932F9A"/>
    <w:rsid w:val="00934B4A"/>
    <w:rsid w:val="0093522F"/>
    <w:rsid w:val="009352F0"/>
    <w:rsid w:val="00935915"/>
    <w:rsid w:val="00935A6E"/>
    <w:rsid w:val="00937058"/>
    <w:rsid w:val="009375FC"/>
    <w:rsid w:val="00940063"/>
    <w:rsid w:val="009400D7"/>
    <w:rsid w:val="009407BB"/>
    <w:rsid w:val="0094098E"/>
    <w:rsid w:val="0094143E"/>
    <w:rsid w:val="00941674"/>
    <w:rsid w:val="00941A96"/>
    <w:rsid w:val="00941C71"/>
    <w:rsid w:val="00941F76"/>
    <w:rsid w:val="0094272E"/>
    <w:rsid w:val="00942743"/>
    <w:rsid w:val="00942F5D"/>
    <w:rsid w:val="00943F42"/>
    <w:rsid w:val="0094470E"/>
    <w:rsid w:val="00945D53"/>
    <w:rsid w:val="009461AC"/>
    <w:rsid w:val="009478E6"/>
    <w:rsid w:val="0095029B"/>
    <w:rsid w:val="009510BB"/>
    <w:rsid w:val="00951BCF"/>
    <w:rsid w:val="00952005"/>
    <w:rsid w:val="00953A9C"/>
    <w:rsid w:val="00954D6B"/>
    <w:rsid w:val="009555CB"/>
    <w:rsid w:val="009561E7"/>
    <w:rsid w:val="0095680A"/>
    <w:rsid w:val="009571AC"/>
    <w:rsid w:val="009571B9"/>
    <w:rsid w:val="00957611"/>
    <w:rsid w:val="00957AF0"/>
    <w:rsid w:val="00960308"/>
    <w:rsid w:val="0096051F"/>
    <w:rsid w:val="0096074A"/>
    <w:rsid w:val="00960909"/>
    <w:rsid w:val="00960A24"/>
    <w:rsid w:val="00960B05"/>
    <w:rsid w:val="00960EEC"/>
    <w:rsid w:val="00961090"/>
    <w:rsid w:val="00961226"/>
    <w:rsid w:val="009624D9"/>
    <w:rsid w:val="009630E9"/>
    <w:rsid w:val="009635B1"/>
    <w:rsid w:val="009636AF"/>
    <w:rsid w:val="00964300"/>
    <w:rsid w:val="00964967"/>
    <w:rsid w:val="00964B4B"/>
    <w:rsid w:val="00965040"/>
    <w:rsid w:val="0096539C"/>
    <w:rsid w:val="009660E0"/>
    <w:rsid w:val="0096699D"/>
    <w:rsid w:val="009671A0"/>
    <w:rsid w:val="00967773"/>
    <w:rsid w:val="009679AE"/>
    <w:rsid w:val="00970EB2"/>
    <w:rsid w:val="0097121C"/>
    <w:rsid w:val="009719B1"/>
    <w:rsid w:val="00972810"/>
    <w:rsid w:val="00973413"/>
    <w:rsid w:val="009735AB"/>
    <w:rsid w:val="009747FB"/>
    <w:rsid w:val="00974DF6"/>
    <w:rsid w:val="0097520E"/>
    <w:rsid w:val="00975861"/>
    <w:rsid w:val="00976BD1"/>
    <w:rsid w:val="009773D0"/>
    <w:rsid w:val="009775AB"/>
    <w:rsid w:val="0098063F"/>
    <w:rsid w:val="00980B2C"/>
    <w:rsid w:val="00980CD8"/>
    <w:rsid w:val="00980D2F"/>
    <w:rsid w:val="009815BF"/>
    <w:rsid w:val="00981EB7"/>
    <w:rsid w:val="00983FA4"/>
    <w:rsid w:val="00984189"/>
    <w:rsid w:val="00984721"/>
    <w:rsid w:val="009852B7"/>
    <w:rsid w:val="00986072"/>
    <w:rsid w:val="009865BB"/>
    <w:rsid w:val="00986FAD"/>
    <w:rsid w:val="0098718E"/>
    <w:rsid w:val="00987655"/>
    <w:rsid w:val="00987921"/>
    <w:rsid w:val="00987A63"/>
    <w:rsid w:val="009906F2"/>
    <w:rsid w:val="009909A6"/>
    <w:rsid w:val="00990EBC"/>
    <w:rsid w:val="009915F9"/>
    <w:rsid w:val="00991D61"/>
    <w:rsid w:val="009921D2"/>
    <w:rsid w:val="00992EC4"/>
    <w:rsid w:val="0099306A"/>
    <w:rsid w:val="00993CBB"/>
    <w:rsid w:val="00993F1E"/>
    <w:rsid w:val="0099429F"/>
    <w:rsid w:val="009942F5"/>
    <w:rsid w:val="00994489"/>
    <w:rsid w:val="0099494F"/>
    <w:rsid w:val="00994CF4"/>
    <w:rsid w:val="0099581A"/>
    <w:rsid w:val="009971A1"/>
    <w:rsid w:val="009A0210"/>
    <w:rsid w:val="009A1831"/>
    <w:rsid w:val="009A343C"/>
    <w:rsid w:val="009A36E8"/>
    <w:rsid w:val="009A3D5D"/>
    <w:rsid w:val="009A40B1"/>
    <w:rsid w:val="009A43A7"/>
    <w:rsid w:val="009A4865"/>
    <w:rsid w:val="009A5869"/>
    <w:rsid w:val="009A5B7C"/>
    <w:rsid w:val="009A5D27"/>
    <w:rsid w:val="009A6263"/>
    <w:rsid w:val="009A76FC"/>
    <w:rsid w:val="009B1043"/>
    <w:rsid w:val="009B274E"/>
    <w:rsid w:val="009B2A35"/>
    <w:rsid w:val="009B2D3C"/>
    <w:rsid w:val="009B3D1D"/>
    <w:rsid w:val="009B5309"/>
    <w:rsid w:val="009B5783"/>
    <w:rsid w:val="009B5AB7"/>
    <w:rsid w:val="009B5DF5"/>
    <w:rsid w:val="009B6356"/>
    <w:rsid w:val="009B6F05"/>
    <w:rsid w:val="009B7005"/>
    <w:rsid w:val="009B76C8"/>
    <w:rsid w:val="009C0AB0"/>
    <w:rsid w:val="009C0E56"/>
    <w:rsid w:val="009C114C"/>
    <w:rsid w:val="009C1357"/>
    <w:rsid w:val="009C169E"/>
    <w:rsid w:val="009C19D8"/>
    <w:rsid w:val="009C1C76"/>
    <w:rsid w:val="009C1CAA"/>
    <w:rsid w:val="009C3EF9"/>
    <w:rsid w:val="009C4561"/>
    <w:rsid w:val="009C5EA8"/>
    <w:rsid w:val="009C62EF"/>
    <w:rsid w:val="009C64ED"/>
    <w:rsid w:val="009C6AAB"/>
    <w:rsid w:val="009C73E7"/>
    <w:rsid w:val="009C7A06"/>
    <w:rsid w:val="009D0045"/>
    <w:rsid w:val="009D14A5"/>
    <w:rsid w:val="009D1DCA"/>
    <w:rsid w:val="009D2446"/>
    <w:rsid w:val="009D2A26"/>
    <w:rsid w:val="009D34F8"/>
    <w:rsid w:val="009D3826"/>
    <w:rsid w:val="009D3A83"/>
    <w:rsid w:val="009D4E94"/>
    <w:rsid w:val="009D5839"/>
    <w:rsid w:val="009D59B9"/>
    <w:rsid w:val="009D5B2B"/>
    <w:rsid w:val="009D5D68"/>
    <w:rsid w:val="009D66A1"/>
    <w:rsid w:val="009D6E99"/>
    <w:rsid w:val="009D7E55"/>
    <w:rsid w:val="009E070F"/>
    <w:rsid w:val="009E10C4"/>
    <w:rsid w:val="009E164F"/>
    <w:rsid w:val="009E16FD"/>
    <w:rsid w:val="009E180B"/>
    <w:rsid w:val="009E1D0A"/>
    <w:rsid w:val="009E36EF"/>
    <w:rsid w:val="009E3827"/>
    <w:rsid w:val="009E4789"/>
    <w:rsid w:val="009E4F2B"/>
    <w:rsid w:val="009E553B"/>
    <w:rsid w:val="009E5742"/>
    <w:rsid w:val="009E5898"/>
    <w:rsid w:val="009E5FF1"/>
    <w:rsid w:val="009E7AB4"/>
    <w:rsid w:val="009F0054"/>
    <w:rsid w:val="009F0334"/>
    <w:rsid w:val="009F0B17"/>
    <w:rsid w:val="009F0E25"/>
    <w:rsid w:val="009F1216"/>
    <w:rsid w:val="009F1B81"/>
    <w:rsid w:val="009F1CBF"/>
    <w:rsid w:val="009F1D6E"/>
    <w:rsid w:val="009F2839"/>
    <w:rsid w:val="009F3247"/>
    <w:rsid w:val="009F33E2"/>
    <w:rsid w:val="009F3A76"/>
    <w:rsid w:val="009F3CD3"/>
    <w:rsid w:val="009F4AF3"/>
    <w:rsid w:val="009F5418"/>
    <w:rsid w:val="009F564D"/>
    <w:rsid w:val="009F5989"/>
    <w:rsid w:val="009F5B41"/>
    <w:rsid w:val="009F6E17"/>
    <w:rsid w:val="009F7523"/>
    <w:rsid w:val="009F7B2B"/>
    <w:rsid w:val="00A0018B"/>
    <w:rsid w:val="00A00646"/>
    <w:rsid w:val="00A008D6"/>
    <w:rsid w:val="00A00C00"/>
    <w:rsid w:val="00A00EF9"/>
    <w:rsid w:val="00A014A5"/>
    <w:rsid w:val="00A02530"/>
    <w:rsid w:val="00A0371C"/>
    <w:rsid w:val="00A03B3A"/>
    <w:rsid w:val="00A03BE4"/>
    <w:rsid w:val="00A04154"/>
    <w:rsid w:val="00A04439"/>
    <w:rsid w:val="00A04943"/>
    <w:rsid w:val="00A0521C"/>
    <w:rsid w:val="00A059C5"/>
    <w:rsid w:val="00A05BF6"/>
    <w:rsid w:val="00A074D1"/>
    <w:rsid w:val="00A07D82"/>
    <w:rsid w:val="00A07DCA"/>
    <w:rsid w:val="00A101E3"/>
    <w:rsid w:val="00A1021B"/>
    <w:rsid w:val="00A107C6"/>
    <w:rsid w:val="00A11297"/>
    <w:rsid w:val="00A137D0"/>
    <w:rsid w:val="00A13D3B"/>
    <w:rsid w:val="00A14341"/>
    <w:rsid w:val="00A144E4"/>
    <w:rsid w:val="00A145C2"/>
    <w:rsid w:val="00A15080"/>
    <w:rsid w:val="00A16930"/>
    <w:rsid w:val="00A16E53"/>
    <w:rsid w:val="00A17574"/>
    <w:rsid w:val="00A17A66"/>
    <w:rsid w:val="00A2026F"/>
    <w:rsid w:val="00A20C88"/>
    <w:rsid w:val="00A21824"/>
    <w:rsid w:val="00A2185A"/>
    <w:rsid w:val="00A221AB"/>
    <w:rsid w:val="00A22C4F"/>
    <w:rsid w:val="00A22F19"/>
    <w:rsid w:val="00A22F2E"/>
    <w:rsid w:val="00A23DDC"/>
    <w:rsid w:val="00A23E3D"/>
    <w:rsid w:val="00A257AD"/>
    <w:rsid w:val="00A2590A"/>
    <w:rsid w:val="00A2615A"/>
    <w:rsid w:val="00A2722A"/>
    <w:rsid w:val="00A2730E"/>
    <w:rsid w:val="00A27864"/>
    <w:rsid w:val="00A31CCF"/>
    <w:rsid w:val="00A3359E"/>
    <w:rsid w:val="00A33663"/>
    <w:rsid w:val="00A337D7"/>
    <w:rsid w:val="00A33805"/>
    <w:rsid w:val="00A338C9"/>
    <w:rsid w:val="00A338D6"/>
    <w:rsid w:val="00A34A83"/>
    <w:rsid w:val="00A34CA7"/>
    <w:rsid w:val="00A34D8D"/>
    <w:rsid w:val="00A34E62"/>
    <w:rsid w:val="00A35118"/>
    <w:rsid w:val="00A35866"/>
    <w:rsid w:val="00A35EC8"/>
    <w:rsid w:val="00A35FC0"/>
    <w:rsid w:val="00A36398"/>
    <w:rsid w:val="00A3738B"/>
    <w:rsid w:val="00A37597"/>
    <w:rsid w:val="00A37930"/>
    <w:rsid w:val="00A37CB0"/>
    <w:rsid w:val="00A40B68"/>
    <w:rsid w:val="00A41323"/>
    <w:rsid w:val="00A41B84"/>
    <w:rsid w:val="00A42F8B"/>
    <w:rsid w:val="00A44144"/>
    <w:rsid w:val="00A44939"/>
    <w:rsid w:val="00A449EC"/>
    <w:rsid w:val="00A44B0A"/>
    <w:rsid w:val="00A44E92"/>
    <w:rsid w:val="00A45120"/>
    <w:rsid w:val="00A451D2"/>
    <w:rsid w:val="00A4615C"/>
    <w:rsid w:val="00A4633E"/>
    <w:rsid w:val="00A46AC9"/>
    <w:rsid w:val="00A46FD6"/>
    <w:rsid w:val="00A4760B"/>
    <w:rsid w:val="00A508CC"/>
    <w:rsid w:val="00A512DB"/>
    <w:rsid w:val="00A5143F"/>
    <w:rsid w:val="00A52B03"/>
    <w:rsid w:val="00A52E4A"/>
    <w:rsid w:val="00A531E6"/>
    <w:rsid w:val="00A53483"/>
    <w:rsid w:val="00A5373B"/>
    <w:rsid w:val="00A53F90"/>
    <w:rsid w:val="00A548CF"/>
    <w:rsid w:val="00A551E5"/>
    <w:rsid w:val="00A5628C"/>
    <w:rsid w:val="00A57773"/>
    <w:rsid w:val="00A57C85"/>
    <w:rsid w:val="00A57FC0"/>
    <w:rsid w:val="00A615B6"/>
    <w:rsid w:val="00A620FD"/>
    <w:rsid w:val="00A63D91"/>
    <w:rsid w:val="00A6492B"/>
    <w:rsid w:val="00A6497B"/>
    <w:rsid w:val="00A64E37"/>
    <w:rsid w:val="00A65482"/>
    <w:rsid w:val="00A65773"/>
    <w:rsid w:val="00A65AC7"/>
    <w:rsid w:val="00A65C64"/>
    <w:rsid w:val="00A672A9"/>
    <w:rsid w:val="00A6783D"/>
    <w:rsid w:val="00A678F4"/>
    <w:rsid w:val="00A6797A"/>
    <w:rsid w:val="00A7051A"/>
    <w:rsid w:val="00A72054"/>
    <w:rsid w:val="00A7243B"/>
    <w:rsid w:val="00A72BA2"/>
    <w:rsid w:val="00A734A6"/>
    <w:rsid w:val="00A735D7"/>
    <w:rsid w:val="00A74567"/>
    <w:rsid w:val="00A74B7C"/>
    <w:rsid w:val="00A75B18"/>
    <w:rsid w:val="00A765AC"/>
    <w:rsid w:val="00A76D98"/>
    <w:rsid w:val="00A76DC5"/>
    <w:rsid w:val="00A779B8"/>
    <w:rsid w:val="00A77CB2"/>
    <w:rsid w:val="00A77FEB"/>
    <w:rsid w:val="00A80688"/>
    <w:rsid w:val="00A818CC"/>
    <w:rsid w:val="00A8192A"/>
    <w:rsid w:val="00A82DBC"/>
    <w:rsid w:val="00A83DA9"/>
    <w:rsid w:val="00A84B1B"/>
    <w:rsid w:val="00A84B76"/>
    <w:rsid w:val="00A84E91"/>
    <w:rsid w:val="00A8508F"/>
    <w:rsid w:val="00A85A2F"/>
    <w:rsid w:val="00A86148"/>
    <w:rsid w:val="00A8756F"/>
    <w:rsid w:val="00A87C45"/>
    <w:rsid w:val="00A87D9E"/>
    <w:rsid w:val="00A87FB0"/>
    <w:rsid w:val="00A904E7"/>
    <w:rsid w:val="00A90AFC"/>
    <w:rsid w:val="00A911C6"/>
    <w:rsid w:val="00A91AEB"/>
    <w:rsid w:val="00A91F0C"/>
    <w:rsid w:val="00A9257B"/>
    <w:rsid w:val="00A93519"/>
    <w:rsid w:val="00A93AF8"/>
    <w:rsid w:val="00A9458C"/>
    <w:rsid w:val="00A947AE"/>
    <w:rsid w:val="00A94825"/>
    <w:rsid w:val="00A953C6"/>
    <w:rsid w:val="00A957C7"/>
    <w:rsid w:val="00A97285"/>
    <w:rsid w:val="00A9759F"/>
    <w:rsid w:val="00A97627"/>
    <w:rsid w:val="00A97B00"/>
    <w:rsid w:val="00AA09F4"/>
    <w:rsid w:val="00AA0C0E"/>
    <w:rsid w:val="00AA17FE"/>
    <w:rsid w:val="00AA298F"/>
    <w:rsid w:val="00AA2E58"/>
    <w:rsid w:val="00AA5F19"/>
    <w:rsid w:val="00AA7425"/>
    <w:rsid w:val="00AA7F11"/>
    <w:rsid w:val="00AB056A"/>
    <w:rsid w:val="00AB165D"/>
    <w:rsid w:val="00AB197F"/>
    <w:rsid w:val="00AB283A"/>
    <w:rsid w:val="00AB2C86"/>
    <w:rsid w:val="00AB2E96"/>
    <w:rsid w:val="00AB3377"/>
    <w:rsid w:val="00AB408A"/>
    <w:rsid w:val="00AB4E36"/>
    <w:rsid w:val="00AB63A7"/>
    <w:rsid w:val="00AB6584"/>
    <w:rsid w:val="00AB79C0"/>
    <w:rsid w:val="00AC00A6"/>
    <w:rsid w:val="00AC110D"/>
    <w:rsid w:val="00AC1428"/>
    <w:rsid w:val="00AC2D1F"/>
    <w:rsid w:val="00AC3D04"/>
    <w:rsid w:val="00AC414E"/>
    <w:rsid w:val="00AC5578"/>
    <w:rsid w:val="00AC5633"/>
    <w:rsid w:val="00AC5D49"/>
    <w:rsid w:val="00AC5F11"/>
    <w:rsid w:val="00AC6418"/>
    <w:rsid w:val="00AC685F"/>
    <w:rsid w:val="00AC6B42"/>
    <w:rsid w:val="00AC6E4B"/>
    <w:rsid w:val="00AC7FD3"/>
    <w:rsid w:val="00AD0E1A"/>
    <w:rsid w:val="00AD1928"/>
    <w:rsid w:val="00AD2823"/>
    <w:rsid w:val="00AD2C3C"/>
    <w:rsid w:val="00AD3554"/>
    <w:rsid w:val="00AD35A6"/>
    <w:rsid w:val="00AD3DE7"/>
    <w:rsid w:val="00AD54BF"/>
    <w:rsid w:val="00AD653B"/>
    <w:rsid w:val="00AD6935"/>
    <w:rsid w:val="00AD6ADE"/>
    <w:rsid w:val="00AD6B28"/>
    <w:rsid w:val="00AD6BC5"/>
    <w:rsid w:val="00AD6C43"/>
    <w:rsid w:val="00AD748F"/>
    <w:rsid w:val="00AE00ED"/>
    <w:rsid w:val="00AE12F3"/>
    <w:rsid w:val="00AE1639"/>
    <w:rsid w:val="00AE1803"/>
    <w:rsid w:val="00AE19B4"/>
    <w:rsid w:val="00AE1DAE"/>
    <w:rsid w:val="00AE2220"/>
    <w:rsid w:val="00AE2491"/>
    <w:rsid w:val="00AE2501"/>
    <w:rsid w:val="00AE2509"/>
    <w:rsid w:val="00AE2A0C"/>
    <w:rsid w:val="00AE2F5C"/>
    <w:rsid w:val="00AE3329"/>
    <w:rsid w:val="00AE3424"/>
    <w:rsid w:val="00AE3967"/>
    <w:rsid w:val="00AE3B0D"/>
    <w:rsid w:val="00AE4377"/>
    <w:rsid w:val="00AE44B1"/>
    <w:rsid w:val="00AE5040"/>
    <w:rsid w:val="00AE53CC"/>
    <w:rsid w:val="00AE571B"/>
    <w:rsid w:val="00AE5A0A"/>
    <w:rsid w:val="00AE6354"/>
    <w:rsid w:val="00AE63AA"/>
    <w:rsid w:val="00AE66DE"/>
    <w:rsid w:val="00AE6B39"/>
    <w:rsid w:val="00AE74F1"/>
    <w:rsid w:val="00AF0546"/>
    <w:rsid w:val="00AF0E9D"/>
    <w:rsid w:val="00AF1876"/>
    <w:rsid w:val="00AF1A71"/>
    <w:rsid w:val="00AF1BDB"/>
    <w:rsid w:val="00AF1C6D"/>
    <w:rsid w:val="00AF2540"/>
    <w:rsid w:val="00AF2D94"/>
    <w:rsid w:val="00AF35D3"/>
    <w:rsid w:val="00AF3992"/>
    <w:rsid w:val="00AF42A5"/>
    <w:rsid w:val="00AF470F"/>
    <w:rsid w:val="00AF487A"/>
    <w:rsid w:val="00AF4CBB"/>
    <w:rsid w:val="00AF6222"/>
    <w:rsid w:val="00AF67C0"/>
    <w:rsid w:val="00AF745A"/>
    <w:rsid w:val="00AF753F"/>
    <w:rsid w:val="00AF7D6F"/>
    <w:rsid w:val="00AF7DB9"/>
    <w:rsid w:val="00B00AF6"/>
    <w:rsid w:val="00B01290"/>
    <w:rsid w:val="00B01824"/>
    <w:rsid w:val="00B01B94"/>
    <w:rsid w:val="00B01E4A"/>
    <w:rsid w:val="00B02032"/>
    <w:rsid w:val="00B027F2"/>
    <w:rsid w:val="00B0292C"/>
    <w:rsid w:val="00B0308C"/>
    <w:rsid w:val="00B0318E"/>
    <w:rsid w:val="00B03271"/>
    <w:rsid w:val="00B03395"/>
    <w:rsid w:val="00B038BF"/>
    <w:rsid w:val="00B039CC"/>
    <w:rsid w:val="00B0409A"/>
    <w:rsid w:val="00B04578"/>
    <w:rsid w:val="00B048A5"/>
    <w:rsid w:val="00B05477"/>
    <w:rsid w:val="00B062F5"/>
    <w:rsid w:val="00B069C8"/>
    <w:rsid w:val="00B06C2A"/>
    <w:rsid w:val="00B078C7"/>
    <w:rsid w:val="00B07F03"/>
    <w:rsid w:val="00B104C5"/>
    <w:rsid w:val="00B10AD1"/>
    <w:rsid w:val="00B10EF5"/>
    <w:rsid w:val="00B11213"/>
    <w:rsid w:val="00B11645"/>
    <w:rsid w:val="00B126AD"/>
    <w:rsid w:val="00B12BD3"/>
    <w:rsid w:val="00B1342C"/>
    <w:rsid w:val="00B13882"/>
    <w:rsid w:val="00B15653"/>
    <w:rsid w:val="00B15ED3"/>
    <w:rsid w:val="00B16661"/>
    <w:rsid w:val="00B16C8C"/>
    <w:rsid w:val="00B173CE"/>
    <w:rsid w:val="00B17855"/>
    <w:rsid w:val="00B2063D"/>
    <w:rsid w:val="00B20ADE"/>
    <w:rsid w:val="00B20E02"/>
    <w:rsid w:val="00B21601"/>
    <w:rsid w:val="00B21BAB"/>
    <w:rsid w:val="00B21E81"/>
    <w:rsid w:val="00B21E92"/>
    <w:rsid w:val="00B224B4"/>
    <w:rsid w:val="00B224E0"/>
    <w:rsid w:val="00B22C78"/>
    <w:rsid w:val="00B22FA7"/>
    <w:rsid w:val="00B2308F"/>
    <w:rsid w:val="00B241D8"/>
    <w:rsid w:val="00B2433E"/>
    <w:rsid w:val="00B2459E"/>
    <w:rsid w:val="00B24DFA"/>
    <w:rsid w:val="00B25E54"/>
    <w:rsid w:val="00B26543"/>
    <w:rsid w:val="00B2780C"/>
    <w:rsid w:val="00B27919"/>
    <w:rsid w:val="00B27A9A"/>
    <w:rsid w:val="00B27C66"/>
    <w:rsid w:val="00B27D75"/>
    <w:rsid w:val="00B3018F"/>
    <w:rsid w:val="00B31D39"/>
    <w:rsid w:val="00B3497E"/>
    <w:rsid w:val="00B358B8"/>
    <w:rsid w:val="00B36990"/>
    <w:rsid w:val="00B40D75"/>
    <w:rsid w:val="00B40FCE"/>
    <w:rsid w:val="00B411D1"/>
    <w:rsid w:val="00B41217"/>
    <w:rsid w:val="00B42F7D"/>
    <w:rsid w:val="00B432A1"/>
    <w:rsid w:val="00B43836"/>
    <w:rsid w:val="00B43842"/>
    <w:rsid w:val="00B4399E"/>
    <w:rsid w:val="00B455EA"/>
    <w:rsid w:val="00B4608F"/>
    <w:rsid w:val="00B46880"/>
    <w:rsid w:val="00B46B64"/>
    <w:rsid w:val="00B4726D"/>
    <w:rsid w:val="00B5017C"/>
    <w:rsid w:val="00B509CE"/>
    <w:rsid w:val="00B50EF8"/>
    <w:rsid w:val="00B50F17"/>
    <w:rsid w:val="00B51016"/>
    <w:rsid w:val="00B51D51"/>
    <w:rsid w:val="00B51FCD"/>
    <w:rsid w:val="00B52D2B"/>
    <w:rsid w:val="00B53167"/>
    <w:rsid w:val="00B5318E"/>
    <w:rsid w:val="00B53CD2"/>
    <w:rsid w:val="00B53E80"/>
    <w:rsid w:val="00B54115"/>
    <w:rsid w:val="00B5453E"/>
    <w:rsid w:val="00B5465C"/>
    <w:rsid w:val="00B54918"/>
    <w:rsid w:val="00B54B4A"/>
    <w:rsid w:val="00B556C6"/>
    <w:rsid w:val="00B56CC8"/>
    <w:rsid w:val="00B56EA1"/>
    <w:rsid w:val="00B573A8"/>
    <w:rsid w:val="00B57496"/>
    <w:rsid w:val="00B57EE9"/>
    <w:rsid w:val="00B607E2"/>
    <w:rsid w:val="00B6155E"/>
    <w:rsid w:val="00B61A3F"/>
    <w:rsid w:val="00B62367"/>
    <w:rsid w:val="00B62BB5"/>
    <w:rsid w:val="00B62F40"/>
    <w:rsid w:val="00B6344A"/>
    <w:rsid w:val="00B6433F"/>
    <w:rsid w:val="00B645E3"/>
    <w:rsid w:val="00B64651"/>
    <w:rsid w:val="00B64F95"/>
    <w:rsid w:val="00B65462"/>
    <w:rsid w:val="00B656C1"/>
    <w:rsid w:val="00B65E5D"/>
    <w:rsid w:val="00B67375"/>
    <w:rsid w:val="00B67425"/>
    <w:rsid w:val="00B67ACE"/>
    <w:rsid w:val="00B704CB"/>
    <w:rsid w:val="00B705EC"/>
    <w:rsid w:val="00B70D39"/>
    <w:rsid w:val="00B7151B"/>
    <w:rsid w:val="00B71AF8"/>
    <w:rsid w:val="00B71EF7"/>
    <w:rsid w:val="00B7212E"/>
    <w:rsid w:val="00B72E53"/>
    <w:rsid w:val="00B733E3"/>
    <w:rsid w:val="00B73C73"/>
    <w:rsid w:val="00B73D09"/>
    <w:rsid w:val="00B74F69"/>
    <w:rsid w:val="00B75FA6"/>
    <w:rsid w:val="00B75FBA"/>
    <w:rsid w:val="00B75FF1"/>
    <w:rsid w:val="00B7610F"/>
    <w:rsid w:val="00B76165"/>
    <w:rsid w:val="00B7693B"/>
    <w:rsid w:val="00B7790E"/>
    <w:rsid w:val="00B77DFA"/>
    <w:rsid w:val="00B804B7"/>
    <w:rsid w:val="00B80665"/>
    <w:rsid w:val="00B81481"/>
    <w:rsid w:val="00B815FC"/>
    <w:rsid w:val="00B82763"/>
    <w:rsid w:val="00B83A1C"/>
    <w:rsid w:val="00B83E10"/>
    <w:rsid w:val="00B83E5E"/>
    <w:rsid w:val="00B8582E"/>
    <w:rsid w:val="00B85988"/>
    <w:rsid w:val="00B85DA6"/>
    <w:rsid w:val="00B8600D"/>
    <w:rsid w:val="00B86534"/>
    <w:rsid w:val="00B86955"/>
    <w:rsid w:val="00B86D7A"/>
    <w:rsid w:val="00B86FAB"/>
    <w:rsid w:val="00B87A5F"/>
    <w:rsid w:val="00B902E6"/>
    <w:rsid w:val="00B91406"/>
    <w:rsid w:val="00B91E9E"/>
    <w:rsid w:val="00B92114"/>
    <w:rsid w:val="00B92B02"/>
    <w:rsid w:val="00B92CBA"/>
    <w:rsid w:val="00B9554F"/>
    <w:rsid w:val="00B9641F"/>
    <w:rsid w:val="00B965D9"/>
    <w:rsid w:val="00B96959"/>
    <w:rsid w:val="00B9706B"/>
    <w:rsid w:val="00BA124E"/>
    <w:rsid w:val="00BA176D"/>
    <w:rsid w:val="00BA1D83"/>
    <w:rsid w:val="00BA2574"/>
    <w:rsid w:val="00BA2681"/>
    <w:rsid w:val="00BA3855"/>
    <w:rsid w:val="00BA3919"/>
    <w:rsid w:val="00BA4B0D"/>
    <w:rsid w:val="00BA4DFB"/>
    <w:rsid w:val="00BA55FA"/>
    <w:rsid w:val="00BA5855"/>
    <w:rsid w:val="00BA58FA"/>
    <w:rsid w:val="00BA608E"/>
    <w:rsid w:val="00BA7391"/>
    <w:rsid w:val="00BA7787"/>
    <w:rsid w:val="00BA7B77"/>
    <w:rsid w:val="00BA7D40"/>
    <w:rsid w:val="00BB048E"/>
    <w:rsid w:val="00BB2940"/>
    <w:rsid w:val="00BB2A1D"/>
    <w:rsid w:val="00BB319C"/>
    <w:rsid w:val="00BB3301"/>
    <w:rsid w:val="00BB33CD"/>
    <w:rsid w:val="00BB4152"/>
    <w:rsid w:val="00BB4CB8"/>
    <w:rsid w:val="00BB5252"/>
    <w:rsid w:val="00BB5C7D"/>
    <w:rsid w:val="00BB6200"/>
    <w:rsid w:val="00BB64C0"/>
    <w:rsid w:val="00BB69B9"/>
    <w:rsid w:val="00BB6B21"/>
    <w:rsid w:val="00BB7030"/>
    <w:rsid w:val="00BC00F9"/>
    <w:rsid w:val="00BC0ACE"/>
    <w:rsid w:val="00BC0C51"/>
    <w:rsid w:val="00BC0DF5"/>
    <w:rsid w:val="00BC3983"/>
    <w:rsid w:val="00BC5ACB"/>
    <w:rsid w:val="00BC5B81"/>
    <w:rsid w:val="00BC7F30"/>
    <w:rsid w:val="00BD0465"/>
    <w:rsid w:val="00BD219E"/>
    <w:rsid w:val="00BD246B"/>
    <w:rsid w:val="00BD2A44"/>
    <w:rsid w:val="00BD2B04"/>
    <w:rsid w:val="00BD3491"/>
    <w:rsid w:val="00BD3910"/>
    <w:rsid w:val="00BD3C99"/>
    <w:rsid w:val="00BD426D"/>
    <w:rsid w:val="00BD430F"/>
    <w:rsid w:val="00BD5115"/>
    <w:rsid w:val="00BD60DF"/>
    <w:rsid w:val="00BD7B22"/>
    <w:rsid w:val="00BE01CF"/>
    <w:rsid w:val="00BE1637"/>
    <w:rsid w:val="00BE1A16"/>
    <w:rsid w:val="00BE261B"/>
    <w:rsid w:val="00BE29C3"/>
    <w:rsid w:val="00BE2E12"/>
    <w:rsid w:val="00BE3D18"/>
    <w:rsid w:val="00BE3DFB"/>
    <w:rsid w:val="00BE467E"/>
    <w:rsid w:val="00BE471D"/>
    <w:rsid w:val="00BE48ED"/>
    <w:rsid w:val="00BE4A64"/>
    <w:rsid w:val="00BE4B53"/>
    <w:rsid w:val="00BE5BC9"/>
    <w:rsid w:val="00BE6048"/>
    <w:rsid w:val="00BF0A25"/>
    <w:rsid w:val="00BF0BC7"/>
    <w:rsid w:val="00BF0C07"/>
    <w:rsid w:val="00BF0D5F"/>
    <w:rsid w:val="00BF0E45"/>
    <w:rsid w:val="00BF125A"/>
    <w:rsid w:val="00BF14E0"/>
    <w:rsid w:val="00BF2051"/>
    <w:rsid w:val="00BF4655"/>
    <w:rsid w:val="00BF5078"/>
    <w:rsid w:val="00BF54F3"/>
    <w:rsid w:val="00BF5A95"/>
    <w:rsid w:val="00BF6957"/>
    <w:rsid w:val="00BF6A08"/>
    <w:rsid w:val="00C000AE"/>
    <w:rsid w:val="00C006DA"/>
    <w:rsid w:val="00C00E47"/>
    <w:rsid w:val="00C01775"/>
    <w:rsid w:val="00C02323"/>
    <w:rsid w:val="00C035EC"/>
    <w:rsid w:val="00C03FC0"/>
    <w:rsid w:val="00C041CE"/>
    <w:rsid w:val="00C046B6"/>
    <w:rsid w:val="00C052FB"/>
    <w:rsid w:val="00C05876"/>
    <w:rsid w:val="00C05F12"/>
    <w:rsid w:val="00C06015"/>
    <w:rsid w:val="00C06BF9"/>
    <w:rsid w:val="00C06DCB"/>
    <w:rsid w:val="00C07910"/>
    <w:rsid w:val="00C100B2"/>
    <w:rsid w:val="00C10972"/>
    <w:rsid w:val="00C10A09"/>
    <w:rsid w:val="00C11198"/>
    <w:rsid w:val="00C111C4"/>
    <w:rsid w:val="00C111E0"/>
    <w:rsid w:val="00C114F8"/>
    <w:rsid w:val="00C121FE"/>
    <w:rsid w:val="00C12287"/>
    <w:rsid w:val="00C13182"/>
    <w:rsid w:val="00C131CE"/>
    <w:rsid w:val="00C13C57"/>
    <w:rsid w:val="00C14311"/>
    <w:rsid w:val="00C14ED1"/>
    <w:rsid w:val="00C15BCF"/>
    <w:rsid w:val="00C15CB3"/>
    <w:rsid w:val="00C15E55"/>
    <w:rsid w:val="00C1663F"/>
    <w:rsid w:val="00C16DFB"/>
    <w:rsid w:val="00C20138"/>
    <w:rsid w:val="00C20C01"/>
    <w:rsid w:val="00C21F2D"/>
    <w:rsid w:val="00C2203B"/>
    <w:rsid w:val="00C22053"/>
    <w:rsid w:val="00C22AE8"/>
    <w:rsid w:val="00C23698"/>
    <w:rsid w:val="00C248F3"/>
    <w:rsid w:val="00C24CE7"/>
    <w:rsid w:val="00C24FB0"/>
    <w:rsid w:val="00C262A6"/>
    <w:rsid w:val="00C26D1D"/>
    <w:rsid w:val="00C27E7C"/>
    <w:rsid w:val="00C310AD"/>
    <w:rsid w:val="00C33389"/>
    <w:rsid w:val="00C3370D"/>
    <w:rsid w:val="00C33CA4"/>
    <w:rsid w:val="00C33FA2"/>
    <w:rsid w:val="00C34961"/>
    <w:rsid w:val="00C34A68"/>
    <w:rsid w:val="00C34DCC"/>
    <w:rsid w:val="00C35089"/>
    <w:rsid w:val="00C35EE3"/>
    <w:rsid w:val="00C365C7"/>
    <w:rsid w:val="00C37590"/>
    <w:rsid w:val="00C376E9"/>
    <w:rsid w:val="00C37C60"/>
    <w:rsid w:val="00C37C68"/>
    <w:rsid w:val="00C408FA"/>
    <w:rsid w:val="00C40E50"/>
    <w:rsid w:val="00C41766"/>
    <w:rsid w:val="00C433C4"/>
    <w:rsid w:val="00C43518"/>
    <w:rsid w:val="00C43851"/>
    <w:rsid w:val="00C44B49"/>
    <w:rsid w:val="00C44E60"/>
    <w:rsid w:val="00C44F77"/>
    <w:rsid w:val="00C4595D"/>
    <w:rsid w:val="00C47A18"/>
    <w:rsid w:val="00C50360"/>
    <w:rsid w:val="00C50C66"/>
    <w:rsid w:val="00C522C8"/>
    <w:rsid w:val="00C53775"/>
    <w:rsid w:val="00C53DCD"/>
    <w:rsid w:val="00C540DD"/>
    <w:rsid w:val="00C545A0"/>
    <w:rsid w:val="00C54E78"/>
    <w:rsid w:val="00C56882"/>
    <w:rsid w:val="00C56C70"/>
    <w:rsid w:val="00C571C9"/>
    <w:rsid w:val="00C6095B"/>
    <w:rsid w:val="00C60FB6"/>
    <w:rsid w:val="00C6157A"/>
    <w:rsid w:val="00C616A2"/>
    <w:rsid w:val="00C61822"/>
    <w:rsid w:val="00C61E9F"/>
    <w:rsid w:val="00C623C0"/>
    <w:rsid w:val="00C623DE"/>
    <w:rsid w:val="00C63311"/>
    <w:rsid w:val="00C638B3"/>
    <w:rsid w:val="00C63C93"/>
    <w:rsid w:val="00C647B7"/>
    <w:rsid w:val="00C654B0"/>
    <w:rsid w:val="00C6565E"/>
    <w:rsid w:val="00C65863"/>
    <w:rsid w:val="00C65EFE"/>
    <w:rsid w:val="00C65F41"/>
    <w:rsid w:val="00C66665"/>
    <w:rsid w:val="00C67063"/>
    <w:rsid w:val="00C67B32"/>
    <w:rsid w:val="00C70D6E"/>
    <w:rsid w:val="00C71318"/>
    <w:rsid w:val="00C71FDA"/>
    <w:rsid w:val="00C72055"/>
    <w:rsid w:val="00C739CB"/>
    <w:rsid w:val="00C73C4F"/>
    <w:rsid w:val="00C73E59"/>
    <w:rsid w:val="00C751FB"/>
    <w:rsid w:val="00C75475"/>
    <w:rsid w:val="00C754C8"/>
    <w:rsid w:val="00C754FB"/>
    <w:rsid w:val="00C75753"/>
    <w:rsid w:val="00C75DD9"/>
    <w:rsid w:val="00C76281"/>
    <w:rsid w:val="00C76523"/>
    <w:rsid w:val="00C7667D"/>
    <w:rsid w:val="00C767C4"/>
    <w:rsid w:val="00C76938"/>
    <w:rsid w:val="00C76E3B"/>
    <w:rsid w:val="00C77024"/>
    <w:rsid w:val="00C80B3E"/>
    <w:rsid w:val="00C80E08"/>
    <w:rsid w:val="00C810CF"/>
    <w:rsid w:val="00C81560"/>
    <w:rsid w:val="00C818F8"/>
    <w:rsid w:val="00C81A3E"/>
    <w:rsid w:val="00C81F12"/>
    <w:rsid w:val="00C821FC"/>
    <w:rsid w:val="00C82260"/>
    <w:rsid w:val="00C828AA"/>
    <w:rsid w:val="00C831B5"/>
    <w:rsid w:val="00C83C0B"/>
    <w:rsid w:val="00C8408F"/>
    <w:rsid w:val="00C84708"/>
    <w:rsid w:val="00C847A8"/>
    <w:rsid w:val="00C85351"/>
    <w:rsid w:val="00C85405"/>
    <w:rsid w:val="00C85616"/>
    <w:rsid w:val="00C85FF3"/>
    <w:rsid w:val="00C86136"/>
    <w:rsid w:val="00C86300"/>
    <w:rsid w:val="00C86361"/>
    <w:rsid w:val="00C867BE"/>
    <w:rsid w:val="00C86B96"/>
    <w:rsid w:val="00C86C3C"/>
    <w:rsid w:val="00C875BC"/>
    <w:rsid w:val="00C90975"/>
    <w:rsid w:val="00C90ADD"/>
    <w:rsid w:val="00C91B65"/>
    <w:rsid w:val="00C91E9E"/>
    <w:rsid w:val="00C93241"/>
    <w:rsid w:val="00C94171"/>
    <w:rsid w:val="00C9525E"/>
    <w:rsid w:val="00C95438"/>
    <w:rsid w:val="00C95DD5"/>
    <w:rsid w:val="00C96A3E"/>
    <w:rsid w:val="00CA03FB"/>
    <w:rsid w:val="00CA0973"/>
    <w:rsid w:val="00CA1FAE"/>
    <w:rsid w:val="00CA27A2"/>
    <w:rsid w:val="00CA2B2E"/>
    <w:rsid w:val="00CA3B44"/>
    <w:rsid w:val="00CA49A5"/>
    <w:rsid w:val="00CA4B34"/>
    <w:rsid w:val="00CA4CA2"/>
    <w:rsid w:val="00CA509B"/>
    <w:rsid w:val="00CA533D"/>
    <w:rsid w:val="00CA5416"/>
    <w:rsid w:val="00CA586E"/>
    <w:rsid w:val="00CA5B4E"/>
    <w:rsid w:val="00CA6022"/>
    <w:rsid w:val="00CA6034"/>
    <w:rsid w:val="00CA7975"/>
    <w:rsid w:val="00CA7FAB"/>
    <w:rsid w:val="00CB0B64"/>
    <w:rsid w:val="00CB1820"/>
    <w:rsid w:val="00CB1BCA"/>
    <w:rsid w:val="00CB276B"/>
    <w:rsid w:val="00CB3304"/>
    <w:rsid w:val="00CB3B4E"/>
    <w:rsid w:val="00CB3E9A"/>
    <w:rsid w:val="00CB43D0"/>
    <w:rsid w:val="00CB4658"/>
    <w:rsid w:val="00CB4F04"/>
    <w:rsid w:val="00CB59AB"/>
    <w:rsid w:val="00CB5C70"/>
    <w:rsid w:val="00CB5DFA"/>
    <w:rsid w:val="00CB5FD7"/>
    <w:rsid w:val="00CB69CF"/>
    <w:rsid w:val="00CB74DA"/>
    <w:rsid w:val="00CB75BF"/>
    <w:rsid w:val="00CB76F1"/>
    <w:rsid w:val="00CC2FFF"/>
    <w:rsid w:val="00CC308E"/>
    <w:rsid w:val="00CC34AC"/>
    <w:rsid w:val="00CC63B5"/>
    <w:rsid w:val="00CC6934"/>
    <w:rsid w:val="00CC6D55"/>
    <w:rsid w:val="00CC71AA"/>
    <w:rsid w:val="00CC7663"/>
    <w:rsid w:val="00CC7740"/>
    <w:rsid w:val="00CC7C0F"/>
    <w:rsid w:val="00CD02F5"/>
    <w:rsid w:val="00CD08C8"/>
    <w:rsid w:val="00CD14D4"/>
    <w:rsid w:val="00CD1F01"/>
    <w:rsid w:val="00CD247B"/>
    <w:rsid w:val="00CD26B7"/>
    <w:rsid w:val="00CD281B"/>
    <w:rsid w:val="00CD310B"/>
    <w:rsid w:val="00CD3644"/>
    <w:rsid w:val="00CD3E93"/>
    <w:rsid w:val="00CD4043"/>
    <w:rsid w:val="00CD460D"/>
    <w:rsid w:val="00CD4B45"/>
    <w:rsid w:val="00CD5EB4"/>
    <w:rsid w:val="00CD68FB"/>
    <w:rsid w:val="00CD7329"/>
    <w:rsid w:val="00CE0097"/>
    <w:rsid w:val="00CE034E"/>
    <w:rsid w:val="00CE05C2"/>
    <w:rsid w:val="00CE24B3"/>
    <w:rsid w:val="00CE28E9"/>
    <w:rsid w:val="00CE358D"/>
    <w:rsid w:val="00CE37B3"/>
    <w:rsid w:val="00CE390D"/>
    <w:rsid w:val="00CE451B"/>
    <w:rsid w:val="00CE46BD"/>
    <w:rsid w:val="00CE5856"/>
    <w:rsid w:val="00CE679E"/>
    <w:rsid w:val="00CE6C4C"/>
    <w:rsid w:val="00CE734B"/>
    <w:rsid w:val="00CE77E7"/>
    <w:rsid w:val="00CE7946"/>
    <w:rsid w:val="00CE7E79"/>
    <w:rsid w:val="00CF0557"/>
    <w:rsid w:val="00CF0F55"/>
    <w:rsid w:val="00CF1252"/>
    <w:rsid w:val="00CF15C1"/>
    <w:rsid w:val="00CF1B1E"/>
    <w:rsid w:val="00CF1F7C"/>
    <w:rsid w:val="00CF2727"/>
    <w:rsid w:val="00CF4116"/>
    <w:rsid w:val="00CF4655"/>
    <w:rsid w:val="00CF46A6"/>
    <w:rsid w:val="00CF4739"/>
    <w:rsid w:val="00CF4813"/>
    <w:rsid w:val="00CF6420"/>
    <w:rsid w:val="00CF678C"/>
    <w:rsid w:val="00CF6901"/>
    <w:rsid w:val="00CF6DD6"/>
    <w:rsid w:val="00CF7360"/>
    <w:rsid w:val="00CF7C26"/>
    <w:rsid w:val="00D00A2B"/>
    <w:rsid w:val="00D00FF8"/>
    <w:rsid w:val="00D039F3"/>
    <w:rsid w:val="00D04F50"/>
    <w:rsid w:val="00D0657B"/>
    <w:rsid w:val="00D06746"/>
    <w:rsid w:val="00D06A3B"/>
    <w:rsid w:val="00D07275"/>
    <w:rsid w:val="00D0781D"/>
    <w:rsid w:val="00D07B25"/>
    <w:rsid w:val="00D07E17"/>
    <w:rsid w:val="00D10523"/>
    <w:rsid w:val="00D10BFF"/>
    <w:rsid w:val="00D11628"/>
    <w:rsid w:val="00D11E96"/>
    <w:rsid w:val="00D12748"/>
    <w:rsid w:val="00D1279E"/>
    <w:rsid w:val="00D12A11"/>
    <w:rsid w:val="00D12B18"/>
    <w:rsid w:val="00D13F3A"/>
    <w:rsid w:val="00D141FA"/>
    <w:rsid w:val="00D143AD"/>
    <w:rsid w:val="00D15EE8"/>
    <w:rsid w:val="00D171F5"/>
    <w:rsid w:val="00D17317"/>
    <w:rsid w:val="00D17407"/>
    <w:rsid w:val="00D17C0C"/>
    <w:rsid w:val="00D17F70"/>
    <w:rsid w:val="00D201BE"/>
    <w:rsid w:val="00D21236"/>
    <w:rsid w:val="00D215C6"/>
    <w:rsid w:val="00D21BB9"/>
    <w:rsid w:val="00D21E1E"/>
    <w:rsid w:val="00D225A1"/>
    <w:rsid w:val="00D22960"/>
    <w:rsid w:val="00D22EA0"/>
    <w:rsid w:val="00D24095"/>
    <w:rsid w:val="00D2421D"/>
    <w:rsid w:val="00D247B4"/>
    <w:rsid w:val="00D248C3"/>
    <w:rsid w:val="00D24AF3"/>
    <w:rsid w:val="00D252A0"/>
    <w:rsid w:val="00D254A2"/>
    <w:rsid w:val="00D25FAA"/>
    <w:rsid w:val="00D26CFB"/>
    <w:rsid w:val="00D2756B"/>
    <w:rsid w:val="00D27BE3"/>
    <w:rsid w:val="00D3023B"/>
    <w:rsid w:val="00D30425"/>
    <w:rsid w:val="00D31809"/>
    <w:rsid w:val="00D33323"/>
    <w:rsid w:val="00D33369"/>
    <w:rsid w:val="00D33975"/>
    <w:rsid w:val="00D33C7A"/>
    <w:rsid w:val="00D34459"/>
    <w:rsid w:val="00D3547F"/>
    <w:rsid w:val="00D359CB"/>
    <w:rsid w:val="00D3622D"/>
    <w:rsid w:val="00D370C6"/>
    <w:rsid w:val="00D3739B"/>
    <w:rsid w:val="00D4045E"/>
    <w:rsid w:val="00D40D95"/>
    <w:rsid w:val="00D41D85"/>
    <w:rsid w:val="00D41F64"/>
    <w:rsid w:val="00D43190"/>
    <w:rsid w:val="00D44D70"/>
    <w:rsid w:val="00D45A20"/>
    <w:rsid w:val="00D463FD"/>
    <w:rsid w:val="00D4656D"/>
    <w:rsid w:val="00D47BC7"/>
    <w:rsid w:val="00D50915"/>
    <w:rsid w:val="00D50EF1"/>
    <w:rsid w:val="00D51DC1"/>
    <w:rsid w:val="00D529D9"/>
    <w:rsid w:val="00D52AF9"/>
    <w:rsid w:val="00D52B17"/>
    <w:rsid w:val="00D52B2E"/>
    <w:rsid w:val="00D53153"/>
    <w:rsid w:val="00D53232"/>
    <w:rsid w:val="00D53A99"/>
    <w:rsid w:val="00D53FC7"/>
    <w:rsid w:val="00D54429"/>
    <w:rsid w:val="00D54BDF"/>
    <w:rsid w:val="00D5762B"/>
    <w:rsid w:val="00D60073"/>
    <w:rsid w:val="00D60C8E"/>
    <w:rsid w:val="00D60D65"/>
    <w:rsid w:val="00D639E3"/>
    <w:rsid w:val="00D63BA9"/>
    <w:rsid w:val="00D643F9"/>
    <w:rsid w:val="00D645F7"/>
    <w:rsid w:val="00D64975"/>
    <w:rsid w:val="00D64B25"/>
    <w:rsid w:val="00D66161"/>
    <w:rsid w:val="00D663F6"/>
    <w:rsid w:val="00D7028E"/>
    <w:rsid w:val="00D70500"/>
    <w:rsid w:val="00D7058D"/>
    <w:rsid w:val="00D71966"/>
    <w:rsid w:val="00D72E53"/>
    <w:rsid w:val="00D73598"/>
    <w:rsid w:val="00D736F8"/>
    <w:rsid w:val="00D74169"/>
    <w:rsid w:val="00D74A82"/>
    <w:rsid w:val="00D75196"/>
    <w:rsid w:val="00D8072A"/>
    <w:rsid w:val="00D8087E"/>
    <w:rsid w:val="00D80C83"/>
    <w:rsid w:val="00D81E6D"/>
    <w:rsid w:val="00D825EB"/>
    <w:rsid w:val="00D82BDE"/>
    <w:rsid w:val="00D82F3E"/>
    <w:rsid w:val="00D832AD"/>
    <w:rsid w:val="00D846A7"/>
    <w:rsid w:val="00D849B2"/>
    <w:rsid w:val="00D85901"/>
    <w:rsid w:val="00D85998"/>
    <w:rsid w:val="00D85BBE"/>
    <w:rsid w:val="00D86E13"/>
    <w:rsid w:val="00D86F02"/>
    <w:rsid w:val="00D904AD"/>
    <w:rsid w:val="00D91D6F"/>
    <w:rsid w:val="00D928CE"/>
    <w:rsid w:val="00D92BFD"/>
    <w:rsid w:val="00D9395E"/>
    <w:rsid w:val="00D93FA7"/>
    <w:rsid w:val="00D942CB"/>
    <w:rsid w:val="00D9496C"/>
    <w:rsid w:val="00D95BEA"/>
    <w:rsid w:val="00D960A7"/>
    <w:rsid w:val="00D96109"/>
    <w:rsid w:val="00DA02DD"/>
    <w:rsid w:val="00DA039F"/>
    <w:rsid w:val="00DA0C31"/>
    <w:rsid w:val="00DA1415"/>
    <w:rsid w:val="00DA17BD"/>
    <w:rsid w:val="00DA27AD"/>
    <w:rsid w:val="00DA2BB7"/>
    <w:rsid w:val="00DA3739"/>
    <w:rsid w:val="00DA3B4A"/>
    <w:rsid w:val="00DA3DA7"/>
    <w:rsid w:val="00DA4DD7"/>
    <w:rsid w:val="00DA4E5B"/>
    <w:rsid w:val="00DA50F8"/>
    <w:rsid w:val="00DA5C68"/>
    <w:rsid w:val="00DA62BC"/>
    <w:rsid w:val="00DA6B57"/>
    <w:rsid w:val="00DA76E9"/>
    <w:rsid w:val="00DA786D"/>
    <w:rsid w:val="00DA7A9D"/>
    <w:rsid w:val="00DB0098"/>
    <w:rsid w:val="00DB014C"/>
    <w:rsid w:val="00DB0347"/>
    <w:rsid w:val="00DB036C"/>
    <w:rsid w:val="00DB1231"/>
    <w:rsid w:val="00DB2D0D"/>
    <w:rsid w:val="00DB3094"/>
    <w:rsid w:val="00DB38A2"/>
    <w:rsid w:val="00DB3ADA"/>
    <w:rsid w:val="00DB3F11"/>
    <w:rsid w:val="00DB4395"/>
    <w:rsid w:val="00DB4FEC"/>
    <w:rsid w:val="00DB5BBC"/>
    <w:rsid w:val="00DB5DB3"/>
    <w:rsid w:val="00DB5F12"/>
    <w:rsid w:val="00DB61FA"/>
    <w:rsid w:val="00DB686A"/>
    <w:rsid w:val="00DB6872"/>
    <w:rsid w:val="00DB79FF"/>
    <w:rsid w:val="00DC01CA"/>
    <w:rsid w:val="00DC09C2"/>
    <w:rsid w:val="00DC15B4"/>
    <w:rsid w:val="00DC1B5B"/>
    <w:rsid w:val="00DC1D1E"/>
    <w:rsid w:val="00DC2024"/>
    <w:rsid w:val="00DC2245"/>
    <w:rsid w:val="00DC26C2"/>
    <w:rsid w:val="00DC2CB6"/>
    <w:rsid w:val="00DC2D90"/>
    <w:rsid w:val="00DC3363"/>
    <w:rsid w:val="00DC3402"/>
    <w:rsid w:val="00DC346E"/>
    <w:rsid w:val="00DC3D3A"/>
    <w:rsid w:val="00DC3F1F"/>
    <w:rsid w:val="00DC3FED"/>
    <w:rsid w:val="00DC6ADA"/>
    <w:rsid w:val="00DC6ADC"/>
    <w:rsid w:val="00DD0456"/>
    <w:rsid w:val="00DD0939"/>
    <w:rsid w:val="00DD1D7F"/>
    <w:rsid w:val="00DD3870"/>
    <w:rsid w:val="00DD3FAA"/>
    <w:rsid w:val="00DD4CDC"/>
    <w:rsid w:val="00DD51E8"/>
    <w:rsid w:val="00DD5381"/>
    <w:rsid w:val="00DD5A1D"/>
    <w:rsid w:val="00DD7742"/>
    <w:rsid w:val="00DD7FB7"/>
    <w:rsid w:val="00DE1105"/>
    <w:rsid w:val="00DE1E82"/>
    <w:rsid w:val="00DE43B0"/>
    <w:rsid w:val="00DE5387"/>
    <w:rsid w:val="00DE616A"/>
    <w:rsid w:val="00DE6AC1"/>
    <w:rsid w:val="00DE76E8"/>
    <w:rsid w:val="00DE7748"/>
    <w:rsid w:val="00DE7FF6"/>
    <w:rsid w:val="00DF06F6"/>
    <w:rsid w:val="00DF0C4E"/>
    <w:rsid w:val="00DF17B5"/>
    <w:rsid w:val="00DF1EED"/>
    <w:rsid w:val="00DF3A3D"/>
    <w:rsid w:val="00DF3D35"/>
    <w:rsid w:val="00DF3F58"/>
    <w:rsid w:val="00DF44DE"/>
    <w:rsid w:val="00DF4A2B"/>
    <w:rsid w:val="00DF4D55"/>
    <w:rsid w:val="00DF584C"/>
    <w:rsid w:val="00DF5C87"/>
    <w:rsid w:val="00DF60B6"/>
    <w:rsid w:val="00DF61C7"/>
    <w:rsid w:val="00DF7827"/>
    <w:rsid w:val="00DF7EB2"/>
    <w:rsid w:val="00E00040"/>
    <w:rsid w:val="00E00246"/>
    <w:rsid w:val="00E005D7"/>
    <w:rsid w:val="00E00AD0"/>
    <w:rsid w:val="00E00E08"/>
    <w:rsid w:val="00E01834"/>
    <w:rsid w:val="00E01AC5"/>
    <w:rsid w:val="00E038D5"/>
    <w:rsid w:val="00E03B1B"/>
    <w:rsid w:val="00E03C3F"/>
    <w:rsid w:val="00E03E18"/>
    <w:rsid w:val="00E04CAB"/>
    <w:rsid w:val="00E06D23"/>
    <w:rsid w:val="00E06E28"/>
    <w:rsid w:val="00E07345"/>
    <w:rsid w:val="00E07647"/>
    <w:rsid w:val="00E07BB0"/>
    <w:rsid w:val="00E1066F"/>
    <w:rsid w:val="00E10D09"/>
    <w:rsid w:val="00E110A2"/>
    <w:rsid w:val="00E1139B"/>
    <w:rsid w:val="00E11C4D"/>
    <w:rsid w:val="00E11F80"/>
    <w:rsid w:val="00E12437"/>
    <w:rsid w:val="00E1286F"/>
    <w:rsid w:val="00E137DF"/>
    <w:rsid w:val="00E139B5"/>
    <w:rsid w:val="00E139E7"/>
    <w:rsid w:val="00E13DD2"/>
    <w:rsid w:val="00E141E3"/>
    <w:rsid w:val="00E1473D"/>
    <w:rsid w:val="00E155D5"/>
    <w:rsid w:val="00E16226"/>
    <w:rsid w:val="00E1660E"/>
    <w:rsid w:val="00E20E4C"/>
    <w:rsid w:val="00E22058"/>
    <w:rsid w:val="00E2261A"/>
    <w:rsid w:val="00E2348A"/>
    <w:rsid w:val="00E234DE"/>
    <w:rsid w:val="00E242E2"/>
    <w:rsid w:val="00E24D8E"/>
    <w:rsid w:val="00E25144"/>
    <w:rsid w:val="00E258FF"/>
    <w:rsid w:val="00E27191"/>
    <w:rsid w:val="00E27522"/>
    <w:rsid w:val="00E27617"/>
    <w:rsid w:val="00E310B3"/>
    <w:rsid w:val="00E31A74"/>
    <w:rsid w:val="00E31F54"/>
    <w:rsid w:val="00E3273E"/>
    <w:rsid w:val="00E32A10"/>
    <w:rsid w:val="00E32ACC"/>
    <w:rsid w:val="00E32DC7"/>
    <w:rsid w:val="00E33462"/>
    <w:rsid w:val="00E341BD"/>
    <w:rsid w:val="00E35445"/>
    <w:rsid w:val="00E35782"/>
    <w:rsid w:val="00E365F7"/>
    <w:rsid w:val="00E366BA"/>
    <w:rsid w:val="00E36A7B"/>
    <w:rsid w:val="00E37289"/>
    <w:rsid w:val="00E374D8"/>
    <w:rsid w:val="00E376F0"/>
    <w:rsid w:val="00E37871"/>
    <w:rsid w:val="00E37E4F"/>
    <w:rsid w:val="00E405C7"/>
    <w:rsid w:val="00E40E9A"/>
    <w:rsid w:val="00E40EDE"/>
    <w:rsid w:val="00E4195F"/>
    <w:rsid w:val="00E42B68"/>
    <w:rsid w:val="00E42E74"/>
    <w:rsid w:val="00E42ED4"/>
    <w:rsid w:val="00E46BCD"/>
    <w:rsid w:val="00E472D3"/>
    <w:rsid w:val="00E47509"/>
    <w:rsid w:val="00E47B96"/>
    <w:rsid w:val="00E5015A"/>
    <w:rsid w:val="00E51118"/>
    <w:rsid w:val="00E5198B"/>
    <w:rsid w:val="00E529C9"/>
    <w:rsid w:val="00E533F3"/>
    <w:rsid w:val="00E534F0"/>
    <w:rsid w:val="00E54B27"/>
    <w:rsid w:val="00E550F6"/>
    <w:rsid w:val="00E5569E"/>
    <w:rsid w:val="00E55FC7"/>
    <w:rsid w:val="00E56FB0"/>
    <w:rsid w:val="00E574C4"/>
    <w:rsid w:val="00E57F75"/>
    <w:rsid w:val="00E6029D"/>
    <w:rsid w:val="00E60336"/>
    <w:rsid w:val="00E60485"/>
    <w:rsid w:val="00E6090A"/>
    <w:rsid w:val="00E61F8E"/>
    <w:rsid w:val="00E626A9"/>
    <w:rsid w:val="00E62B38"/>
    <w:rsid w:val="00E62FEF"/>
    <w:rsid w:val="00E63581"/>
    <w:rsid w:val="00E638A6"/>
    <w:rsid w:val="00E63B7D"/>
    <w:rsid w:val="00E64180"/>
    <w:rsid w:val="00E64359"/>
    <w:rsid w:val="00E64551"/>
    <w:rsid w:val="00E64A9D"/>
    <w:rsid w:val="00E64D66"/>
    <w:rsid w:val="00E65528"/>
    <w:rsid w:val="00E6562C"/>
    <w:rsid w:val="00E66A92"/>
    <w:rsid w:val="00E66FF3"/>
    <w:rsid w:val="00E6735E"/>
    <w:rsid w:val="00E71BE2"/>
    <w:rsid w:val="00E7217E"/>
    <w:rsid w:val="00E723DD"/>
    <w:rsid w:val="00E72947"/>
    <w:rsid w:val="00E72C46"/>
    <w:rsid w:val="00E740D5"/>
    <w:rsid w:val="00E74A34"/>
    <w:rsid w:val="00E7509F"/>
    <w:rsid w:val="00E75125"/>
    <w:rsid w:val="00E75DCC"/>
    <w:rsid w:val="00E767F3"/>
    <w:rsid w:val="00E76FAE"/>
    <w:rsid w:val="00E7791B"/>
    <w:rsid w:val="00E779C0"/>
    <w:rsid w:val="00E77A60"/>
    <w:rsid w:val="00E80504"/>
    <w:rsid w:val="00E80AEE"/>
    <w:rsid w:val="00E80CCB"/>
    <w:rsid w:val="00E81404"/>
    <w:rsid w:val="00E81E26"/>
    <w:rsid w:val="00E821C5"/>
    <w:rsid w:val="00E82E1B"/>
    <w:rsid w:val="00E84A5C"/>
    <w:rsid w:val="00E85C27"/>
    <w:rsid w:val="00E8604C"/>
    <w:rsid w:val="00E8609E"/>
    <w:rsid w:val="00E86CDD"/>
    <w:rsid w:val="00E872CF"/>
    <w:rsid w:val="00E9019A"/>
    <w:rsid w:val="00E9039C"/>
    <w:rsid w:val="00E90C0D"/>
    <w:rsid w:val="00E912CC"/>
    <w:rsid w:val="00E930D7"/>
    <w:rsid w:val="00E939D4"/>
    <w:rsid w:val="00E94C23"/>
    <w:rsid w:val="00E95A9E"/>
    <w:rsid w:val="00E96728"/>
    <w:rsid w:val="00E96807"/>
    <w:rsid w:val="00E96A10"/>
    <w:rsid w:val="00E9771B"/>
    <w:rsid w:val="00EA0B6C"/>
    <w:rsid w:val="00EA11D3"/>
    <w:rsid w:val="00EA1ADA"/>
    <w:rsid w:val="00EA29B6"/>
    <w:rsid w:val="00EA2EEB"/>
    <w:rsid w:val="00EA30D5"/>
    <w:rsid w:val="00EA321A"/>
    <w:rsid w:val="00EA359F"/>
    <w:rsid w:val="00EA44DF"/>
    <w:rsid w:val="00EA4561"/>
    <w:rsid w:val="00EA48E8"/>
    <w:rsid w:val="00EA53B9"/>
    <w:rsid w:val="00EA5485"/>
    <w:rsid w:val="00EA691F"/>
    <w:rsid w:val="00EA6E52"/>
    <w:rsid w:val="00EA72F0"/>
    <w:rsid w:val="00EA757D"/>
    <w:rsid w:val="00EB1D2D"/>
    <w:rsid w:val="00EB1E06"/>
    <w:rsid w:val="00EB2671"/>
    <w:rsid w:val="00EB2A40"/>
    <w:rsid w:val="00EB48B8"/>
    <w:rsid w:val="00EB4950"/>
    <w:rsid w:val="00EB4BB4"/>
    <w:rsid w:val="00EB4C37"/>
    <w:rsid w:val="00EB4E08"/>
    <w:rsid w:val="00EB516B"/>
    <w:rsid w:val="00EB60DE"/>
    <w:rsid w:val="00EB6248"/>
    <w:rsid w:val="00EB65CD"/>
    <w:rsid w:val="00EB6978"/>
    <w:rsid w:val="00EB6AA0"/>
    <w:rsid w:val="00EB718A"/>
    <w:rsid w:val="00EB763E"/>
    <w:rsid w:val="00EB7A7F"/>
    <w:rsid w:val="00EC0318"/>
    <w:rsid w:val="00EC0719"/>
    <w:rsid w:val="00EC1024"/>
    <w:rsid w:val="00EC1203"/>
    <w:rsid w:val="00EC168C"/>
    <w:rsid w:val="00EC25EE"/>
    <w:rsid w:val="00EC3A53"/>
    <w:rsid w:val="00EC3BC4"/>
    <w:rsid w:val="00EC4CE1"/>
    <w:rsid w:val="00EC555D"/>
    <w:rsid w:val="00EC5606"/>
    <w:rsid w:val="00EC66E2"/>
    <w:rsid w:val="00EC6EA3"/>
    <w:rsid w:val="00EC6F3B"/>
    <w:rsid w:val="00EC7651"/>
    <w:rsid w:val="00EC7FDF"/>
    <w:rsid w:val="00ED1C39"/>
    <w:rsid w:val="00ED1C43"/>
    <w:rsid w:val="00ED4086"/>
    <w:rsid w:val="00ED5AD9"/>
    <w:rsid w:val="00ED5F89"/>
    <w:rsid w:val="00ED614A"/>
    <w:rsid w:val="00ED6996"/>
    <w:rsid w:val="00ED6998"/>
    <w:rsid w:val="00ED6D8E"/>
    <w:rsid w:val="00ED7513"/>
    <w:rsid w:val="00ED7EAB"/>
    <w:rsid w:val="00ED7F01"/>
    <w:rsid w:val="00ED7F96"/>
    <w:rsid w:val="00EE0FFA"/>
    <w:rsid w:val="00EE113C"/>
    <w:rsid w:val="00EE1489"/>
    <w:rsid w:val="00EE19B0"/>
    <w:rsid w:val="00EE1D28"/>
    <w:rsid w:val="00EE1D8A"/>
    <w:rsid w:val="00EE2AA1"/>
    <w:rsid w:val="00EE2C24"/>
    <w:rsid w:val="00EE2F9A"/>
    <w:rsid w:val="00EE3070"/>
    <w:rsid w:val="00EE3203"/>
    <w:rsid w:val="00EE362E"/>
    <w:rsid w:val="00EE3C3B"/>
    <w:rsid w:val="00EE3F18"/>
    <w:rsid w:val="00EE401F"/>
    <w:rsid w:val="00EE419C"/>
    <w:rsid w:val="00EE4796"/>
    <w:rsid w:val="00EE4A58"/>
    <w:rsid w:val="00EE4EB4"/>
    <w:rsid w:val="00EE535C"/>
    <w:rsid w:val="00EE5CAA"/>
    <w:rsid w:val="00EE5F0C"/>
    <w:rsid w:val="00EE6249"/>
    <w:rsid w:val="00EE7674"/>
    <w:rsid w:val="00EF0291"/>
    <w:rsid w:val="00EF06E0"/>
    <w:rsid w:val="00EF06FB"/>
    <w:rsid w:val="00EF14ED"/>
    <w:rsid w:val="00EF159E"/>
    <w:rsid w:val="00EF1621"/>
    <w:rsid w:val="00EF1CC0"/>
    <w:rsid w:val="00EF29FC"/>
    <w:rsid w:val="00EF3372"/>
    <w:rsid w:val="00EF425A"/>
    <w:rsid w:val="00EF521A"/>
    <w:rsid w:val="00EF5793"/>
    <w:rsid w:val="00EF5B14"/>
    <w:rsid w:val="00EF7847"/>
    <w:rsid w:val="00EF78C7"/>
    <w:rsid w:val="00EF78EB"/>
    <w:rsid w:val="00F002BC"/>
    <w:rsid w:val="00F005C0"/>
    <w:rsid w:val="00F0067B"/>
    <w:rsid w:val="00F00F25"/>
    <w:rsid w:val="00F012A4"/>
    <w:rsid w:val="00F025AA"/>
    <w:rsid w:val="00F04153"/>
    <w:rsid w:val="00F043AF"/>
    <w:rsid w:val="00F047C3"/>
    <w:rsid w:val="00F04B16"/>
    <w:rsid w:val="00F04EE0"/>
    <w:rsid w:val="00F05687"/>
    <w:rsid w:val="00F05A31"/>
    <w:rsid w:val="00F06C2B"/>
    <w:rsid w:val="00F0799D"/>
    <w:rsid w:val="00F079D0"/>
    <w:rsid w:val="00F07B94"/>
    <w:rsid w:val="00F07B99"/>
    <w:rsid w:val="00F107A6"/>
    <w:rsid w:val="00F10F59"/>
    <w:rsid w:val="00F11B9B"/>
    <w:rsid w:val="00F11C25"/>
    <w:rsid w:val="00F125BE"/>
    <w:rsid w:val="00F128F7"/>
    <w:rsid w:val="00F12A1D"/>
    <w:rsid w:val="00F13540"/>
    <w:rsid w:val="00F1383C"/>
    <w:rsid w:val="00F147C9"/>
    <w:rsid w:val="00F14EED"/>
    <w:rsid w:val="00F157C6"/>
    <w:rsid w:val="00F157CD"/>
    <w:rsid w:val="00F15B78"/>
    <w:rsid w:val="00F15D01"/>
    <w:rsid w:val="00F16648"/>
    <w:rsid w:val="00F16B6F"/>
    <w:rsid w:val="00F16DF3"/>
    <w:rsid w:val="00F17776"/>
    <w:rsid w:val="00F178FA"/>
    <w:rsid w:val="00F17DD3"/>
    <w:rsid w:val="00F2028D"/>
    <w:rsid w:val="00F203D6"/>
    <w:rsid w:val="00F2069F"/>
    <w:rsid w:val="00F20770"/>
    <w:rsid w:val="00F21229"/>
    <w:rsid w:val="00F214EA"/>
    <w:rsid w:val="00F22879"/>
    <w:rsid w:val="00F22AA8"/>
    <w:rsid w:val="00F232C9"/>
    <w:rsid w:val="00F23759"/>
    <w:rsid w:val="00F23A74"/>
    <w:rsid w:val="00F24D23"/>
    <w:rsid w:val="00F25727"/>
    <w:rsid w:val="00F257A1"/>
    <w:rsid w:val="00F259A2"/>
    <w:rsid w:val="00F26254"/>
    <w:rsid w:val="00F2655E"/>
    <w:rsid w:val="00F26EF2"/>
    <w:rsid w:val="00F27916"/>
    <w:rsid w:val="00F279A8"/>
    <w:rsid w:val="00F27B73"/>
    <w:rsid w:val="00F27FE1"/>
    <w:rsid w:val="00F30343"/>
    <w:rsid w:val="00F305A6"/>
    <w:rsid w:val="00F30692"/>
    <w:rsid w:val="00F31434"/>
    <w:rsid w:val="00F323C6"/>
    <w:rsid w:val="00F32488"/>
    <w:rsid w:val="00F32FDA"/>
    <w:rsid w:val="00F33294"/>
    <w:rsid w:val="00F3354A"/>
    <w:rsid w:val="00F336DC"/>
    <w:rsid w:val="00F33948"/>
    <w:rsid w:val="00F3426D"/>
    <w:rsid w:val="00F34521"/>
    <w:rsid w:val="00F34D0B"/>
    <w:rsid w:val="00F352F6"/>
    <w:rsid w:val="00F36821"/>
    <w:rsid w:val="00F36B5D"/>
    <w:rsid w:val="00F37405"/>
    <w:rsid w:val="00F378C6"/>
    <w:rsid w:val="00F40F04"/>
    <w:rsid w:val="00F414AE"/>
    <w:rsid w:val="00F41F0A"/>
    <w:rsid w:val="00F423E4"/>
    <w:rsid w:val="00F42538"/>
    <w:rsid w:val="00F42C1F"/>
    <w:rsid w:val="00F42DD0"/>
    <w:rsid w:val="00F43397"/>
    <w:rsid w:val="00F4405C"/>
    <w:rsid w:val="00F4410A"/>
    <w:rsid w:val="00F44645"/>
    <w:rsid w:val="00F454F5"/>
    <w:rsid w:val="00F45DF8"/>
    <w:rsid w:val="00F47567"/>
    <w:rsid w:val="00F50C71"/>
    <w:rsid w:val="00F50D46"/>
    <w:rsid w:val="00F5162D"/>
    <w:rsid w:val="00F51C1C"/>
    <w:rsid w:val="00F52124"/>
    <w:rsid w:val="00F52883"/>
    <w:rsid w:val="00F52953"/>
    <w:rsid w:val="00F530D6"/>
    <w:rsid w:val="00F53251"/>
    <w:rsid w:val="00F533C5"/>
    <w:rsid w:val="00F53451"/>
    <w:rsid w:val="00F538C0"/>
    <w:rsid w:val="00F53A27"/>
    <w:rsid w:val="00F53A61"/>
    <w:rsid w:val="00F54323"/>
    <w:rsid w:val="00F547FA"/>
    <w:rsid w:val="00F54E13"/>
    <w:rsid w:val="00F54F60"/>
    <w:rsid w:val="00F5529A"/>
    <w:rsid w:val="00F557F1"/>
    <w:rsid w:val="00F5626F"/>
    <w:rsid w:val="00F564F5"/>
    <w:rsid w:val="00F56BF4"/>
    <w:rsid w:val="00F5739E"/>
    <w:rsid w:val="00F57F99"/>
    <w:rsid w:val="00F602BA"/>
    <w:rsid w:val="00F6033C"/>
    <w:rsid w:val="00F60D99"/>
    <w:rsid w:val="00F60F3E"/>
    <w:rsid w:val="00F61131"/>
    <w:rsid w:val="00F619AC"/>
    <w:rsid w:val="00F61EB3"/>
    <w:rsid w:val="00F61F40"/>
    <w:rsid w:val="00F62602"/>
    <w:rsid w:val="00F627D6"/>
    <w:rsid w:val="00F62AAF"/>
    <w:rsid w:val="00F63EF8"/>
    <w:rsid w:val="00F63F48"/>
    <w:rsid w:val="00F640BE"/>
    <w:rsid w:val="00F64149"/>
    <w:rsid w:val="00F64378"/>
    <w:rsid w:val="00F64674"/>
    <w:rsid w:val="00F6487C"/>
    <w:rsid w:val="00F64F68"/>
    <w:rsid w:val="00F655EB"/>
    <w:rsid w:val="00F6677A"/>
    <w:rsid w:val="00F674A9"/>
    <w:rsid w:val="00F67A9D"/>
    <w:rsid w:val="00F70153"/>
    <w:rsid w:val="00F7102F"/>
    <w:rsid w:val="00F715CC"/>
    <w:rsid w:val="00F7191B"/>
    <w:rsid w:val="00F72CF1"/>
    <w:rsid w:val="00F73226"/>
    <w:rsid w:val="00F737AB"/>
    <w:rsid w:val="00F73CF7"/>
    <w:rsid w:val="00F73EF4"/>
    <w:rsid w:val="00F73F2B"/>
    <w:rsid w:val="00F744C8"/>
    <w:rsid w:val="00F744D9"/>
    <w:rsid w:val="00F745E2"/>
    <w:rsid w:val="00F748D4"/>
    <w:rsid w:val="00F74ED0"/>
    <w:rsid w:val="00F75592"/>
    <w:rsid w:val="00F760F0"/>
    <w:rsid w:val="00F7635A"/>
    <w:rsid w:val="00F76F55"/>
    <w:rsid w:val="00F80155"/>
    <w:rsid w:val="00F80493"/>
    <w:rsid w:val="00F80E04"/>
    <w:rsid w:val="00F81CA7"/>
    <w:rsid w:val="00F81E32"/>
    <w:rsid w:val="00F82493"/>
    <w:rsid w:val="00F8444E"/>
    <w:rsid w:val="00F84E98"/>
    <w:rsid w:val="00F853E4"/>
    <w:rsid w:val="00F859FF"/>
    <w:rsid w:val="00F85CF2"/>
    <w:rsid w:val="00F85D8E"/>
    <w:rsid w:val="00F85EE4"/>
    <w:rsid w:val="00F868EA"/>
    <w:rsid w:val="00F87CB9"/>
    <w:rsid w:val="00F90913"/>
    <w:rsid w:val="00F90BFE"/>
    <w:rsid w:val="00F90D72"/>
    <w:rsid w:val="00F90DFC"/>
    <w:rsid w:val="00F91F24"/>
    <w:rsid w:val="00F92E78"/>
    <w:rsid w:val="00F930D1"/>
    <w:rsid w:val="00F93E07"/>
    <w:rsid w:val="00F93E87"/>
    <w:rsid w:val="00F951DB"/>
    <w:rsid w:val="00F95A82"/>
    <w:rsid w:val="00F96130"/>
    <w:rsid w:val="00F97440"/>
    <w:rsid w:val="00FA0413"/>
    <w:rsid w:val="00FA0FC9"/>
    <w:rsid w:val="00FA120C"/>
    <w:rsid w:val="00FA2868"/>
    <w:rsid w:val="00FA3242"/>
    <w:rsid w:val="00FA3604"/>
    <w:rsid w:val="00FA3EAC"/>
    <w:rsid w:val="00FA4155"/>
    <w:rsid w:val="00FA46A5"/>
    <w:rsid w:val="00FA488C"/>
    <w:rsid w:val="00FA52B3"/>
    <w:rsid w:val="00FA5958"/>
    <w:rsid w:val="00FA62A8"/>
    <w:rsid w:val="00FA643E"/>
    <w:rsid w:val="00FA67DA"/>
    <w:rsid w:val="00FA6AFC"/>
    <w:rsid w:val="00FA79C1"/>
    <w:rsid w:val="00FA7C99"/>
    <w:rsid w:val="00FA7E82"/>
    <w:rsid w:val="00FB019A"/>
    <w:rsid w:val="00FB0549"/>
    <w:rsid w:val="00FB0750"/>
    <w:rsid w:val="00FB23D6"/>
    <w:rsid w:val="00FB2628"/>
    <w:rsid w:val="00FB2735"/>
    <w:rsid w:val="00FB2896"/>
    <w:rsid w:val="00FB33F8"/>
    <w:rsid w:val="00FB3465"/>
    <w:rsid w:val="00FB3AC7"/>
    <w:rsid w:val="00FB4DEC"/>
    <w:rsid w:val="00FB4EDA"/>
    <w:rsid w:val="00FB50C7"/>
    <w:rsid w:val="00FB655A"/>
    <w:rsid w:val="00FB727D"/>
    <w:rsid w:val="00FB75EB"/>
    <w:rsid w:val="00FB7745"/>
    <w:rsid w:val="00FC009D"/>
    <w:rsid w:val="00FC00E5"/>
    <w:rsid w:val="00FC1D67"/>
    <w:rsid w:val="00FC24AF"/>
    <w:rsid w:val="00FC2B88"/>
    <w:rsid w:val="00FC2FC1"/>
    <w:rsid w:val="00FC3232"/>
    <w:rsid w:val="00FC46FE"/>
    <w:rsid w:val="00FC606B"/>
    <w:rsid w:val="00FC62D5"/>
    <w:rsid w:val="00FC6A68"/>
    <w:rsid w:val="00FC6D9E"/>
    <w:rsid w:val="00FC74FC"/>
    <w:rsid w:val="00FC7991"/>
    <w:rsid w:val="00FC7AE5"/>
    <w:rsid w:val="00FD0002"/>
    <w:rsid w:val="00FD0683"/>
    <w:rsid w:val="00FD0983"/>
    <w:rsid w:val="00FD1A6D"/>
    <w:rsid w:val="00FD1B2F"/>
    <w:rsid w:val="00FD236D"/>
    <w:rsid w:val="00FD250B"/>
    <w:rsid w:val="00FD2707"/>
    <w:rsid w:val="00FD2BF0"/>
    <w:rsid w:val="00FD37FA"/>
    <w:rsid w:val="00FD39F6"/>
    <w:rsid w:val="00FD3D90"/>
    <w:rsid w:val="00FD3E4D"/>
    <w:rsid w:val="00FD4383"/>
    <w:rsid w:val="00FD4A10"/>
    <w:rsid w:val="00FD5889"/>
    <w:rsid w:val="00FD6BA2"/>
    <w:rsid w:val="00FD7079"/>
    <w:rsid w:val="00FD7366"/>
    <w:rsid w:val="00FD79CF"/>
    <w:rsid w:val="00FE01C5"/>
    <w:rsid w:val="00FE0D17"/>
    <w:rsid w:val="00FE1098"/>
    <w:rsid w:val="00FE1171"/>
    <w:rsid w:val="00FE19DD"/>
    <w:rsid w:val="00FE3D98"/>
    <w:rsid w:val="00FE5090"/>
    <w:rsid w:val="00FE5BDB"/>
    <w:rsid w:val="00FE5EC3"/>
    <w:rsid w:val="00FE644D"/>
    <w:rsid w:val="00FE73AC"/>
    <w:rsid w:val="00FE7763"/>
    <w:rsid w:val="00FE7E77"/>
    <w:rsid w:val="00FE7E7F"/>
    <w:rsid w:val="00FE7E88"/>
    <w:rsid w:val="00FF1170"/>
    <w:rsid w:val="00FF1495"/>
    <w:rsid w:val="00FF2758"/>
    <w:rsid w:val="00FF2BA6"/>
    <w:rsid w:val="00FF2C28"/>
    <w:rsid w:val="00FF2EBC"/>
    <w:rsid w:val="00FF3EF8"/>
    <w:rsid w:val="00FF4249"/>
    <w:rsid w:val="00FF4343"/>
    <w:rsid w:val="00FF46DD"/>
    <w:rsid w:val="00FF4CD3"/>
    <w:rsid w:val="00FF5577"/>
    <w:rsid w:val="00FF577E"/>
    <w:rsid w:val="00FF5A6F"/>
    <w:rsid w:val="00FF5AF9"/>
    <w:rsid w:val="00FF6B7C"/>
    <w:rsid w:val="00FF7EE0"/>
    <w:rsid w:val="03CD491B"/>
    <w:rsid w:val="05BB779C"/>
    <w:rsid w:val="0634147B"/>
    <w:rsid w:val="064AC8E7"/>
    <w:rsid w:val="0865BB52"/>
    <w:rsid w:val="08A0D308"/>
    <w:rsid w:val="0C57729B"/>
    <w:rsid w:val="0FE033EC"/>
    <w:rsid w:val="11142F88"/>
    <w:rsid w:val="15349F01"/>
    <w:rsid w:val="162786FB"/>
    <w:rsid w:val="16284EE8"/>
    <w:rsid w:val="1F03A17F"/>
    <w:rsid w:val="27F76A1E"/>
    <w:rsid w:val="29791097"/>
    <w:rsid w:val="2D58CF09"/>
    <w:rsid w:val="2F663B54"/>
    <w:rsid w:val="3081A3F9"/>
    <w:rsid w:val="3407FFBF"/>
    <w:rsid w:val="347FD93A"/>
    <w:rsid w:val="399A0F98"/>
    <w:rsid w:val="3B141F1F"/>
    <w:rsid w:val="3DE99AD6"/>
    <w:rsid w:val="3FA5747F"/>
    <w:rsid w:val="45E757FD"/>
    <w:rsid w:val="4AEF3782"/>
    <w:rsid w:val="548C5BE2"/>
    <w:rsid w:val="54EDF41D"/>
    <w:rsid w:val="5627C723"/>
    <w:rsid w:val="5659115A"/>
    <w:rsid w:val="5C4A91AC"/>
    <w:rsid w:val="5C7E34FD"/>
    <w:rsid w:val="617785A8"/>
    <w:rsid w:val="61B5AE00"/>
    <w:rsid w:val="64583BE8"/>
    <w:rsid w:val="655CF8BF"/>
    <w:rsid w:val="677A921B"/>
    <w:rsid w:val="694C392F"/>
    <w:rsid w:val="6A5B8C81"/>
    <w:rsid w:val="6D62B999"/>
    <w:rsid w:val="6DD3D883"/>
    <w:rsid w:val="6FEEB1AF"/>
    <w:rsid w:val="7BAE2502"/>
    <w:rsid w:val="7CD776AC"/>
    <w:rsid w:val="7F5A6C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2E85B2"/>
  <w15:docId w15:val="{E9F5A4E1-7244-4A0C-A865-20D709F4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lsdException w:name="heading 4" w:semiHidden="1" w:uiPriority="0" w:unhideWhenUsed="1"/>
    <w:lsdException w:name="heading 5" w:semiHidden="1" w:uiPriority="0" w:unhideWhenUsed="1" w:qFormat="1"/>
    <w:lsdException w:name="heading 6" w:semiHidden="1" w:uiPriority="0" w:unhideWhenUsed="1"/>
    <w:lsdException w:name="heading 7" w:semiHidden="1" w:uiPriority="0" w:unhideWhenUsed="1" w:qFormat="1"/>
    <w:lsdException w:name="heading 8" w:semiHidden="1" w:uiPriority="9" w:unhideWhenUsed="1" w:qFormat="1"/>
    <w:lsdException w:name="heading 9" w:semiHidden="1" w:uiPriority="0" w:unhideWhenUsed="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79CF"/>
    <w:pPr>
      <w:spacing w:before="120" w:line="300" w:lineRule="auto"/>
      <w:contextualSpacing/>
      <w:jc w:val="both"/>
    </w:pPr>
    <w:rPr>
      <w:rFonts w:ascii="Arial" w:hAnsi="Arial"/>
      <w:sz w:val="22"/>
      <w:szCs w:val="22"/>
    </w:rPr>
  </w:style>
  <w:style w:type="paragraph" w:styleId="Heading1">
    <w:name w:val="heading 1"/>
    <w:aliases w:val="h1,Level 1 Topic Heading,H1,Section,1HD,H11,1,section,Attribute Heading 1,My Heading 1,Heading U,Titre Partie,Œ©o‚µ 1,?co??E 1,뙥,Heading 1(Report Only),Chapter,Heading 1(Report Only)1,Chapter1,FIS H1,First Level Topic,DO NOT USE_h1,Heading"/>
    <w:basedOn w:val="Normal"/>
    <w:next w:val="Normal"/>
    <w:link w:val="Heading1Char"/>
    <w:rsid w:val="00180214"/>
    <w:pPr>
      <w:keepNext/>
      <w:widowControl w:val="0"/>
      <w:numPr>
        <w:numId w:val="17"/>
      </w:numPr>
      <w:pBdr>
        <w:top w:val="single" w:sz="12" w:space="1" w:color="C0C0C0"/>
        <w:left w:val="single" w:sz="12" w:space="4" w:color="C0C0C0"/>
        <w:bottom w:val="single" w:sz="12" w:space="1" w:color="C0C0C0"/>
        <w:right w:val="single" w:sz="12" w:space="4" w:color="C0C0C0"/>
      </w:pBdr>
      <w:shd w:val="clear" w:color="auto" w:fill="8EAADB"/>
      <w:adjustRightInd w:val="0"/>
      <w:spacing w:line="340" w:lineRule="atLeast"/>
      <w:ind w:left="357" w:hanging="357"/>
      <w:textAlignment w:val="baseline"/>
      <w:outlineLvl w:val="0"/>
    </w:pPr>
    <w:rPr>
      <w:rFonts w:ascii="Times New Roman Bold" w:eastAsia="Times New Roman" w:hAnsi="Times New Roman Bold" w:cs="Tahoma"/>
      <w:b/>
      <w:bCs/>
      <w:caps/>
      <w:sz w:val="28"/>
      <w:szCs w:val="28"/>
      <w:lang w:val="x-none" w:eastAsia="x-none"/>
    </w:rPr>
  </w:style>
  <w:style w:type="paragraph" w:styleId="Heading2">
    <w:name w:val="heading 2"/>
    <w:aliases w:val="h2,Level 2 Topic Heading,H21,Major,Heading 2 Char1,Heading 2 Char1 Char Char,Heading 2 Char Char Char Char,Heading 2 Char Char1,Œ©o‚µ 2,뙥2,?co??E 2,l2,h21,h2 Char,HD2,l21,H22,l22,H23,l23,FIS H2,Second Level Topic,Heading 22,h2 Char Char,l1"/>
    <w:basedOn w:val="Normal"/>
    <w:next w:val="Normal"/>
    <w:link w:val="Heading2Char"/>
    <w:uiPriority w:val="9"/>
    <w:unhideWhenUsed/>
    <w:rsid w:val="0079146A"/>
    <w:pPr>
      <w:keepNext/>
      <w:widowControl w:val="0"/>
      <w:numPr>
        <w:ilvl w:val="1"/>
        <w:numId w:val="17"/>
      </w:numPr>
      <w:pBdr>
        <w:top w:val="single" w:sz="2" w:space="1" w:color="C0C0C0"/>
        <w:left w:val="single" w:sz="2" w:space="4" w:color="C0C0C0"/>
        <w:bottom w:val="single" w:sz="2" w:space="1" w:color="C0C0C0"/>
        <w:right w:val="single" w:sz="2" w:space="4" w:color="C0C0C0"/>
      </w:pBdr>
      <w:shd w:val="solid" w:color="E6B9B8" w:fill="C6D9F1"/>
      <w:tabs>
        <w:tab w:val="left" w:pos="450"/>
      </w:tabs>
      <w:adjustRightInd w:val="0"/>
      <w:spacing w:line="360" w:lineRule="auto"/>
      <w:contextualSpacing w:val="0"/>
      <w:textAlignment w:val="baseline"/>
      <w:outlineLvl w:val="1"/>
    </w:pPr>
    <w:rPr>
      <w:rFonts w:ascii="Times New Roman" w:eastAsia="Times New Roman" w:hAnsi="Times New Roman"/>
      <w:b/>
      <w:bCs/>
      <w:sz w:val="28"/>
      <w:szCs w:val="28"/>
      <w:lang w:eastAsia="x-none"/>
    </w:rPr>
  </w:style>
  <w:style w:type="paragraph" w:styleId="Heading3">
    <w:name w:val="heading 3"/>
    <w:aliases w:val="H3,Map,h3,Level 3 Topic Heading,H31,Minor,H32,H33,H34,H35,H36,H37,H38,H39,H310,H311,H312,H313,H314,Heading 3 Char Char,H3 Char Char,Map Char Char,h3 Char Char,Level 3 Topic Heading Char Char,h31 Char Char,h32 Char Char,h31,h31 Char,3 bullet,2h"/>
    <w:basedOn w:val="Normal"/>
    <w:next w:val="Normal"/>
    <w:link w:val="Heading3Char"/>
    <w:autoRedefine/>
    <w:uiPriority w:val="9"/>
    <w:unhideWhenUsed/>
    <w:rsid w:val="00110071"/>
    <w:pPr>
      <w:keepNext/>
      <w:numPr>
        <w:ilvl w:val="2"/>
        <w:numId w:val="17"/>
      </w:numPr>
      <w:tabs>
        <w:tab w:val="clear" w:pos="1080"/>
        <w:tab w:val="num" w:pos="4341"/>
      </w:tabs>
      <w:spacing w:line="276" w:lineRule="auto"/>
      <w:ind w:left="567"/>
      <w:outlineLvl w:val="2"/>
    </w:pPr>
    <w:rPr>
      <w:rFonts w:ascii="Times New Roman" w:eastAsia="Times New Roman" w:hAnsi="Times New Roman"/>
      <w:b/>
      <w:bCs/>
      <w:sz w:val="28"/>
      <w:szCs w:val="28"/>
      <w:lang w:val="vi-VN" w:eastAsia="x-none"/>
    </w:rPr>
  </w:style>
  <w:style w:type="paragraph" w:styleId="Heading4">
    <w:name w:val="heading 4"/>
    <w:aliases w:val="h4,Level 4 Topic Heading,H4,Sub-Minor,Case Sub-Header,heading4,Sub-subheading,H4 Char,h4 Char,First Subheading Char,Sub-subheading Char Char Char,Sub-subheading Char Char,Heading 4 Char1 Char Char,Heading 4 Char Char Char Char,h,l3"/>
    <w:basedOn w:val="Normal"/>
    <w:next w:val="Normal"/>
    <w:link w:val="Heading4Char"/>
    <w:unhideWhenUsed/>
    <w:rsid w:val="0079146A"/>
    <w:pPr>
      <w:keepNext/>
      <w:widowControl w:val="0"/>
      <w:numPr>
        <w:ilvl w:val="3"/>
        <w:numId w:val="17"/>
      </w:numPr>
      <w:shd w:val="solid" w:color="E0EACC" w:fill="auto"/>
      <w:adjustRightInd w:val="0"/>
      <w:spacing w:line="360" w:lineRule="auto"/>
      <w:textAlignment w:val="baseline"/>
      <w:outlineLvl w:val="3"/>
    </w:pPr>
    <w:rPr>
      <w:rFonts w:ascii="Times New Roman" w:hAnsi="Times New Roman"/>
      <w:b/>
      <w:i/>
      <w:iCs/>
      <w:sz w:val="26"/>
      <w:szCs w:val="26"/>
      <w:lang w:eastAsia="x-none"/>
    </w:rPr>
  </w:style>
  <w:style w:type="paragraph" w:styleId="Heading5">
    <w:name w:val="heading 5"/>
    <w:basedOn w:val="Normal"/>
    <w:next w:val="Normal"/>
    <w:link w:val="Heading5Char"/>
    <w:unhideWhenUsed/>
    <w:qFormat/>
    <w:rsid w:val="00E40E9A"/>
    <w:pPr>
      <w:keepNext/>
      <w:widowControl w:val="0"/>
      <w:numPr>
        <w:ilvl w:val="4"/>
        <w:numId w:val="17"/>
      </w:numPr>
      <w:tabs>
        <w:tab w:val="left" w:pos="1080"/>
      </w:tabs>
      <w:adjustRightInd w:val="0"/>
      <w:spacing w:line="360" w:lineRule="auto"/>
      <w:ind w:left="1872"/>
      <w:textAlignment w:val="baseline"/>
      <w:outlineLvl w:val="4"/>
    </w:pPr>
    <w:rPr>
      <w:rFonts w:ascii="Times New Roman" w:eastAsia="Times New Roman" w:hAnsi="Times New Roman"/>
      <w:bCs/>
      <w:i/>
      <w:iCs/>
      <w:sz w:val="24"/>
      <w:szCs w:val="26"/>
      <w:lang w:val="x-none" w:eastAsia="x-none"/>
    </w:rPr>
  </w:style>
  <w:style w:type="paragraph" w:styleId="Heading6">
    <w:name w:val="heading 6"/>
    <w:aliases w:val="GUI,TTT,Legal Level 1.,Appendix,Appendix1,Appendix2,Appendix3,Appendix4,Appendix11,Appendix21,Appendix5,Appendix6,Appendix12,Appendix22,Appendix7,Appendix13,Appendix23,Appendix8,Appendix14,Appendix24,Appendix31,Appendix41,Appendix111"/>
    <w:basedOn w:val="Normal"/>
    <w:next w:val="Normal"/>
    <w:link w:val="Heading6Char"/>
    <w:unhideWhenUsed/>
    <w:rsid w:val="006B22A0"/>
    <w:pPr>
      <w:keepNext/>
      <w:keepLines/>
      <w:ind w:left="360" w:hanging="360"/>
      <w:outlineLvl w:val="5"/>
    </w:pPr>
    <w:rPr>
      <w:rFonts w:eastAsia="Times New Roman"/>
      <w:i/>
      <w:iCs/>
      <w:szCs w:val="20"/>
      <w:lang w:val="x-none" w:eastAsia="x-none"/>
    </w:rPr>
  </w:style>
  <w:style w:type="paragraph" w:styleId="Heading7">
    <w:name w:val="heading 7"/>
    <w:basedOn w:val="FISHeading6"/>
    <w:next w:val="Normal"/>
    <w:link w:val="Heading7Char"/>
    <w:unhideWhenUsed/>
    <w:qFormat/>
    <w:rsid w:val="00F533C5"/>
    <w:pPr>
      <w:numPr>
        <w:numId w:val="11"/>
      </w:numPr>
      <w:ind w:left="641" w:hanging="357"/>
      <w:outlineLvl w:val="6"/>
    </w:pPr>
    <w:rPr>
      <w:rFonts w:ascii="Times New Roman" w:hAnsi="Times New Roman"/>
      <w:sz w:val="26"/>
    </w:rPr>
  </w:style>
  <w:style w:type="paragraph" w:styleId="Heading8">
    <w:name w:val="heading 8"/>
    <w:basedOn w:val="Normal"/>
    <w:next w:val="Normal"/>
    <w:link w:val="Heading8Char"/>
    <w:autoRedefine/>
    <w:uiPriority w:val="9"/>
    <w:unhideWhenUsed/>
    <w:qFormat/>
    <w:rsid w:val="009F5989"/>
    <w:pPr>
      <w:numPr>
        <w:numId w:val="4"/>
      </w:numPr>
      <w:tabs>
        <w:tab w:val="left" w:pos="426"/>
      </w:tabs>
      <w:outlineLvl w:val="7"/>
    </w:pPr>
    <w:rPr>
      <w:rFonts w:ascii="Times New Roman" w:eastAsia="Times New Roman" w:hAnsi="Times New Roman"/>
      <w:i/>
      <w:iCs/>
      <w:color w:val="000000" w:themeColor="text1"/>
      <w:sz w:val="24"/>
      <w:szCs w:val="24"/>
    </w:rPr>
  </w:style>
  <w:style w:type="paragraph" w:styleId="Heading9">
    <w:name w:val="heading 9"/>
    <w:basedOn w:val="Normal"/>
    <w:next w:val="Normal"/>
    <w:link w:val="Heading9Char"/>
    <w:pPr>
      <w:spacing w:before="240" w:after="60" w:line="240" w:lineRule="auto"/>
      <w:jc w:val="left"/>
      <w:outlineLvl w:val="8"/>
    </w:pPr>
    <w:rPr>
      <w:rFonts w:ascii="Cambria" w:eastAsia="Times New Roman" w:hAnsi="Cambria"/>
      <w:sz w:val="26"/>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H1 Char,Section Char,1HD Char,H11 Char,1 Char,section Char,Attribute Heading 1 Char,My Heading 1 Char,Heading U Char,Titre Partie Char,Œ©o‚µ 1 Char,?co??E 1 Char,뙥 Char,Heading 1(Report Only) Char"/>
    <w:link w:val="Heading1"/>
    <w:rsid w:val="00180214"/>
    <w:rPr>
      <w:rFonts w:ascii="Times New Roman Bold" w:eastAsia="Times New Roman" w:hAnsi="Times New Roman Bold" w:cs="Tahoma"/>
      <w:b/>
      <w:bCs/>
      <w:caps/>
      <w:sz w:val="28"/>
      <w:szCs w:val="28"/>
      <w:shd w:val="clear" w:color="auto" w:fill="8EAADB"/>
      <w:lang w:val="x-none" w:eastAsia="x-none"/>
    </w:rPr>
  </w:style>
  <w:style w:type="character" w:customStyle="1" w:styleId="Heading2Char">
    <w:name w:val="Heading 2 Char"/>
    <w:aliases w:val="h2 Char1,Level 2 Topic Heading Char,H21 Char,Major Char,Heading 2 Char1 Char,Heading 2 Char1 Char Char Char,Heading 2 Char Char Char Char Char,Heading 2 Char Char1 Char,Œ©o‚µ 2 Char,뙥2 Char,?co??E 2 Char,l2 Char,h21 Char,h2 Char Char1"/>
    <w:link w:val="Heading2"/>
    <w:uiPriority w:val="9"/>
    <w:rsid w:val="0079146A"/>
    <w:rPr>
      <w:rFonts w:eastAsia="Times New Roman"/>
      <w:b/>
      <w:bCs/>
      <w:sz w:val="28"/>
      <w:szCs w:val="28"/>
      <w:shd w:val="solid" w:color="E6B9B8" w:fill="C6D9F1"/>
      <w:lang w:eastAsia="x-none"/>
    </w:rPr>
  </w:style>
  <w:style w:type="character" w:customStyle="1" w:styleId="Heading3Char">
    <w:name w:val="Heading 3 Char"/>
    <w:aliases w:val="H3 Char,Map Char,h3 Char,Level 3 Topic Heading Char,H31 Char,Minor Char,H32 Char,H33 Char,H34 Char,H35 Char,H36 Char,H37 Char,H38 Char,H39 Char,H310 Char,H311 Char,H312 Char,H313 Char,H314 Char,Heading 3 Char Char Char1,H3 Char Char Char"/>
    <w:link w:val="Heading3"/>
    <w:uiPriority w:val="9"/>
    <w:rsid w:val="00110071"/>
    <w:rPr>
      <w:rFonts w:eastAsia="Times New Roman"/>
      <w:b/>
      <w:bCs/>
      <w:sz w:val="28"/>
      <w:szCs w:val="28"/>
      <w:lang w:val="vi-VN" w:eastAsia="x-none"/>
    </w:rPr>
  </w:style>
  <w:style w:type="character" w:customStyle="1" w:styleId="Heading4Char">
    <w:name w:val="Heading 4 Char"/>
    <w:aliases w:val="h4 Char1,Level 4 Topic Heading Char,H4 Char1,Sub-Minor Char,Case Sub-Header Char,heading4 Char,Sub-subheading Char,H4 Char Char,h4 Char Char,First Subheading Char Char,Sub-subheading Char Char Char Char,Sub-subheading Char Char Char1"/>
    <w:link w:val="Heading4"/>
    <w:rsid w:val="0079146A"/>
    <w:rPr>
      <w:b/>
      <w:i/>
      <w:iCs/>
      <w:sz w:val="26"/>
      <w:szCs w:val="26"/>
      <w:shd w:val="solid" w:color="E0EACC" w:fill="auto"/>
      <w:lang w:eastAsia="x-none"/>
    </w:rPr>
  </w:style>
  <w:style w:type="character" w:customStyle="1" w:styleId="Heading5Char">
    <w:name w:val="Heading 5 Char"/>
    <w:link w:val="Heading5"/>
    <w:rsid w:val="00E40E9A"/>
    <w:rPr>
      <w:rFonts w:eastAsia="Times New Roman"/>
      <w:bCs/>
      <w:i/>
      <w:iCs/>
      <w:sz w:val="24"/>
      <w:szCs w:val="26"/>
      <w:lang w:val="x-none" w:eastAsia="x-none"/>
    </w:rPr>
  </w:style>
  <w:style w:type="character" w:customStyle="1" w:styleId="Heading6Char">
    <w:name w:val="Heading 6 Char"/>
    <w:aliases w:val="GUI Char,TTT Char,Legal Level 1. Char,Appendix Char,Appendix1 Char,Appendix2 Char,Appendix3 Char,Appendix4 Char,Appendix11 Char,Appendix21 Char,Appendix5 Char,Appendix6 Char,Appendix12 Char,Appendix22 Char,Appendix7 Char,Appendix13 Char"/>
    <w:link w:val="Heading6"/>
    <w:rsid w:val="006B22A0"/>
    <w:rPr>
      <w:rFonts w:eastAsia="Times New Roman"/>
      <w:i/>
      <w:iCs/>
      <w:sz w:val="26"/>
      <w:lang w:val="x-none" w:eastAsia="x-none"/>
    </w:rPr>
  </w:style>
  <w:style w:type="paragraph" w:customStyle="1" w:styleId="FISHeading6">
    <w:name w:val="FIS Heading 6"/>
    <w:basedOn w:val="Heading6"/>
    <w:link w:val="FISHeading6Char"/>
    <w:autoRedefine/>
    <w:rsid w:val="00CA0973"/>
    <w:pPr>
      <w:ind w:left="357" w:hanging="357"/>
    </w:pPr>
    <w:rPr>
      <w:szCs w:val="26"/>
    </w:rPr>
  </w:style>
  <w:style w:type="character" w:customStyle="1" w:styleId="FISHeading6Char">
    <w:name w:val="FIS Heading 6 Char"/>
    <w:link w:val="FISHeading6"/>
    <w:rsid w:val="00CA0973"/>
    <w:rPr>
      <w:rFonts w:eastAsia="Times New Roman"/>
      <w:i/>
      <w:iCs/>
      <w:sz w:val="26"/>
      <w:szCs w:val="26"/>
      <w:lang w:val="x-none" w:eastAsia="x-none"/>
    </w:rPr>
  </w:style>
  <w:style w:type="character" w:customStyle="1" w:styleId="Heading7Char">
    <w:name w:val="Heading 7 Char"/>
    <w:link w:val="Heading7"/>
    <w:rsid w:val="00F533C5"/>
    <w:rPr>
      <w:rFonts w:eastAsia="Times New Roman"/>
      <w:i/>
      <w:iCs/>
      <w:sz w:val="26"/>
      <w:szCs w:val="26"/>
      <w:lang w:val="x-none" w:eastAsia="x-none"/>
    </w:rPr>
  </w:style>
  <w:style w:type="character" w:customStyle="1" w:styleId="Heading8Char">
    <w:name w:val="Heading 8 Char"/>
    <w:link w:val="Heading8"/>
    <w:uiPriority w:val="9"/>
    <w:rsid w:val="009F5989"/>
    <w:rPr>
      <w:rFonts w:eastAsia="Times New Roman"/>
      <w:i/>
      <w:iCs/>
      <w:color w:val="000000" w:themeColor="text1"/>
      <w:sz w:val="24"/>
      <w:szCs w:val="24"/>
    </w:rPr>
  </w:style>
  <w:style w:type="character" w:customStyle="1" w:styleId="Heading9Char">
    <w:name w:val="Heading 9 Char"/>
    <w:link w:val="Heading9"/>
    <w:uiPriority w:val="9"/>
    <w:rPr>
      <w:rFonts w:ascii="Cambria" w:eastAsia="Times New Roman" w:hAnsi="Cambria" w:cs="Times New Roman"/>
      <w:sz w:val="26"/>
    </w:rPr>
  </w:style>
  <w:style w:type="paragraph" w:styleId="ListParagraph">
    <w:name w:val="List Paragraph"/>
    <w:aliases w:val="bullet 1,List Paragraph11,VNA - List Paragraph,Table Sequence,List Paragraph-rfp content,Steps,bullet,1.,List Paragraph Char Char,numbered,List 1 Paragraph,Colorful List - Accent 11,Bullet List,FooterText,Paragraphe de liste,Ref"/>
    <w:basedOn w:val="Normal"/>
    <w:link w:val="ListParagraphChar"/>
    <w:uiPriority w:val="34"/>
    <w:qFormat/>
    <w:rsid w:val="002C26EC"/>
    <w:pPr>
      <w:numPr>
        <w:ilvl w:val="2"/>
        <w:numId w:val="47"/>
      </w:numPr>
      <w:spacing w:line="276" w:lineRule="auto"/>
    </w:pPr>
    <w:rPr>
      <w:rFonts w:ascii="Times New Roman" w:hAnsi="Times New Roman"/>
      <w:sz w:val="24"/>
      <w:szCs w:val="26"/>
    </w:rPr>
  </w:style>
  <w:style w:type="character" w:customStyle="1" w:styleId="ListParagraphChar">
    <w:name w:val="List Paragraph Char"/>
    <w:aliases w:val="bullet 1 Char,List Paragraph11 Char,VNA - List Paragraph Char,Table Sequence Char,List Paragraph-rfp content Char,Steps Char,bullet Char,1. Char,List Paragraph Char Char Char,numbered Char,List 1 Paragraph Char,Bullet List Char"/>
    <w:link w:val="ListParagraph"/>
    <w:uiPriority w:val="34"/>
    <w:rsid w:val="002C26EC"/>
    <w:rPr>
      <w:sz w:val="24"/>
      <w:szCs w:val="26"/>
    </w:rPr>
  </w:style>
  <w:style w:type="paragraph" w:styleId="BalloonText">
    <w:name w:val="Balloon Text"/>
    <w:basedOn w:val="Normal"/>
    <w:link w:val="BalloonTextChar"/>
    <w:semiHidden/>
    <w:unhideWhenUsed/>
    <w:pPr>
      <w:spacing w:line="240" w:lineRule="auto"/>
      <w:jc w:val="left"/>
    </w:pPr>
    <w:rPr>
      <w:rFonts w:ascii="Tahoma" w:hAnsi="Tahoma"/>
      <w:sz w:val="16"/>
      <w:szCs w:val="16"/>
      <w:lang w:val="x-none" w:eastAsia="x-none"/>
    </w:rPr>
  </w:style>
  <w:style w:type="character" w:customStyle="1" w:styleId="BalloonTextChar">
    <w:name w:val="Balloon Text Char"/>
    <w:link w:val="BalloonText"/>
    <w:semiHidden/>
    <w:rPr>
      <w:rFonts w:ascii="Tahoma" w:hAnsi="Tahoma" w:cs="Tahoma"/>
      <w:sz w:val="16"/>
      <w:szCs w:val="16"/>
    </w:rPr>
  </w:style>
  <w:style w:type="paragraph" w:styleId="TOC1">
    <w:name w:val="toc 1"/>
    <w:basedOn w:val="Normal"/>
    <w:next w:val="Normal"/>
    <w:autoRedefine/>
    <w:uiPriority w:val="39"/>
    <w:unhideWhenUsed/>
    <w:rsid w:val="00135AD6"/>
    <w:pPr>
      <w:tabs>
        <w:tab w:val="left" w:pos="480"/>
        <w:tab w:val="right" w:leader="dot" w:pos="9347"/>
      </w:tabs>
      <w:spacing w:before="0" w:line="360" w:lineRule="auto"/>
      <w:jc w:val="left"/>
    </w:pPr>
    <w:rPr>
      <w:rFonts w:ascii="Times New Roman" w:hAnsi="Times New Roman"/>
      <w:b/>
      <w:noProof/>
      <w:sz w:val="24"/>
      <w:szCs w:val="24"/>
    </w:rPr>
  </w:style>
  <w:style w:type="paragraph" w:styleId="Header">
    <w:name w:val="header"/>
    <w:aliases w:val="Header1,Draft,hd,ITT i,sbv,18pt Bold,8font,title-1,Section Header,Header Char Char Char Char Char Char,Chapter Name"/>
    <w:basedOn w:val="Normal"/>
    <w:link w:val="HeaderChar"/>
    <w:unhideWhenUsed/>
    <w:pPr>
      <w:tabs>
        <w:tab w:val="center" w:pos="4680"/>
        <w:tab w:val="right" w:pos="9360"/>
      </w:tabs>
      <w:spacing w:line="240" w:lineRule="auto"/>
      <w:jc w:val="left"/>
    </w:pPr>
    <w:rPr>
      <w:sz w:val="26"/>
      <w:szCs w:val="20"/>
      <w:lang w:val="x-none" w:eastAsia="x-none"/>
    </w:rPr>
  </w:style>
  <w:style w:type="character" w:customStyle="1" w:styleId="HeaderChar">
    <w:name w:val="Header Char"/>
    <w:aliases w:val="Header1 Char,Draft Char,hd Char,ITT i Char,sbv Char,18pt Bold Char,8font Char,title-1 Char,Section Header Char,Header Char Char Char Char Char Char Char,Chapter Name Char"/>
    <w:link w:val="Header"/>
    <w:rPr>
      <w:sz w:val="26"/>
    </w:rPr>
  </w:style>
  <w:style w:type="paragraph" w:styleId="Footer">
    <w:name w:val="footer"/>
    <w:aliases w:val="Footer1,(Pg,No.,Code)"/>
    <w:basedOn w:val="Normal"/>
    <w:link w:val="FooterChar"/>
    <w:unhideWhenUsed/>
    <w:pPr>
      <w:tabs>
        <w:tab w:val="center" w:pos="4680"/>
        <w:tab w:val="right" w:pos="9360"/>
      </w:tabs>
      <w:spacing w:line="240" w:lineRule="auto"/>
      <w:jc w:val="left"/>
    </w:pPr>
    <w:rPr>
      <w:sz w:val="26"/>
      <w:szCs w:val="20"/>
      <w:lang w:val="x-none" w:eastAsia="x-none"/>
    </w:rPr>
  </w:style>
  <w:style w:type="character" w:customStyle="1" w:styleId="FooterChar">
    <w:name w:val="Footer Char"/>
    <w:aliases w:val="Footer1 Char,(Pg Char,No. Char,Code) Char"/>
    <w:link w:val="Footer"/>
    <w:uiPriority w:val="99"/>
    <w:rPr>
      <w:sz w:val="26"/>
    </w:rPr>
  </w:style>
  <w:style w:type="character" w:customStyle="1" w:styleId="rvts12">
    <w:name w:val="rvts12"/>
    <w:basedOn w:val="DefaultParagraphFont"/>
  </w:style>
  <w:style w:type="character" w:customStyle="1" w:styleId="rvts13">
    <w:name w:val="rvts13"/>
    <w:basedOn w:val="DefaultParagraphFont"/>
  </w:style>
  <w:style w:type="paragraph" w:styleId="Title">
    <w:name w:val="Title"/>
    <w:basedOn w:val="Normal"/>
    <w:next w:val="Normal"/>
    <w:link w:val="TitleChar"/>
    <w:uiPriority w:val="10"/>
    <w:qFormat/>
    <w:pPr>
      <w:spacing w:before="360" w:after="360"/>
      <w:jc w:val="center"/>
    </w:pPr>
    <w:rPr>
      <w:rFonts w:eastAsia="Times New Roman"/>
      <w:color w:val="17365D"/>
      <w:spacing w:val="5"/>
      <w:kern w:val="28"/>
      <w:sz w:val="36"/>
      <w:szCs w:val="52"/>
      <w:lang w:val="x-none" w:eastAsia="x-none"/>
    </w:rPr>
  </w:style>
  <w:style w:type="character" w:customStyle="1" w:styleId="TitleChar">
    <w:name w:val="Title Char"/>
    <w:link w:val="Title"/>
    <w:uiPriority w:val="10"/>
    <w:rPr>
      <w:rFonts w:eastAsia="Times New Roman" w:cs="Times New Roman"/>
      <w:color w:val="17365D"/>
      <w:spacing w:val="5"/>
      <w:kern w:val="28"/>
      <w:sz w:val="36"/>
      <w:szCs w:val="52"/>
    </w:rPr>
  </w:style>
  <w:style w:type="paragraph" w:styleId="TOC2">
    <w:name w:val="toc 2"/>
    <w:basedOn w:val="Normal"/>
    <w:next w:val="Normal"/>
    <w:autoRedefine/>
    <w:uiPriority w:val="39"/>
    <w:unhideWhenUsed/>
    <w:rsid w:val="001B41D7"/>
    <w:pPr>
      <w:tabs>
        <w:tab w:val="left" w:pos="426"/>
        <w:tab w:val="right" w:leader="dot" w:pos="9347"/>
      </w:tabs>
      <w:spacing w:before="0"/>
      <w:jc w:val="center"/>
    </w:pPr>
    <w:rPr>
      <w:noProof/>
    </w:rPr>
  </w:style>
  <w:style w:type="paragraph" w:styleId="TOC3">
    <w:name w:val="toc 3"/>
    <w:basedOn w:val="Normal"/>
    <w:next w:val="Normal"/>
    <w:autoRedefine/>
    <w:uiPriority w:val="39"/>
    <w:unhideWhenUsed/>
    <w:rsid w:val="001B41D7"/>
    <w:pPr>
      <w:tabs>
        <w:tab w:val="left" w:pos="709"/>
        <w:tab w:val="right" w:leader="dot" w:pos="9347"/>
      </w:tabs>
      <w:spacing w:before="0"/>
      <w:ind w:left="480" w:hanging="338"/>
      <w:jc w:val="left"/>
    </w:pPr>
    <w:rPr>
      <w:i/>
      <w:noProof/>
    </w:rPr>
  </w:style>
  <w:style w:type="character" w:styleId="Hyperlink">
    <w:name w:val="Hyperlink"/>
    <w:uiPriority w:val="99"/>
    <w:unhideWhenUsed/>
    <w:rPr>
      <w:color w:val="0000FF"/>
      <w:u w:val="single"/>
    </w:rPr>
  </w:style>
  <w:style w:type="table" w:styleId="TableGrid">
    <w:name w:val="Table Grid"/>
    <w:aliases w:val="HRT Table Style,MB Table Grid,Table Grid JO"/>
    <w:basedOn w:val="TableNormal"/>
    <w:rPr>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uiPriority w:val="99"/>
    <w:semiHidden/>
    <w:rPr>
      <w:color w:val="808080"/>
    </w:rPr>
  </w:style>
  <w:style w:type="paragraph" w:styleId="TOC4">
    <w:name w:val="toc 4"/>
    <w:basedOn w:val="Normal"/>
    <w:next w:val="Normal"/>
    <w:autoRedefine/>
    <w:uiPriority w:val="39"/>
    <w:unhideWhenUsed/>
    <w:rsid w:val="001B41D7"/>
    <w:pPr>
      <w:tabs>
        <w:tab w:val="left" w:pos="1134"/>
        <w:tab w:val="right" w:leader="dot" w:pos="9347"/>
      </w:tabs>
      <w:spacing w:before="0" w:line="276" w:lineRule="auto"/>
      <w:ind w:left="660" w:hanging="376"/>
      <w:jc w:val="left"/>
    </w:pPr>
    <w:rPr>
      <w:rFonts w:eastAsia="Times New Roman"/>
      <w:i/>
      <w:noProof/>
    </w:rPr>
  </w:style>
  <w:style w:type="paragraph" w:styleId="TOC5">
    <w:name w:val="toc 5"/>
    <w:basedOn w:val="Normal"/>
    <w:next w:val="Normal"/>
    <w:autoRedefine/>
    <w:uiPriority w:val="39"/>
    <w:unhideWhenUsed/>
    <w:pPr>
      <w:spacing w:after="100" w:line="276" w:lineRule="auto"/>
      <w:ind w:left="880"/>
      <w:jc w:val="left"/>
    </w:pPr>
    <w:rPr>
      <w:rFonts w:eastAsia="Times New Roman"/>
      <w:i/>
      <w:sz w:val="26"/>
    </w:rPr>
  </w:style>
  <w:style w:type="paragraph" w:styleId="TOC6">
    <w:name w:val="toc 6"/>
    <w:basedOn w:val="Normal"/>
    <w:next w:val="Normal"/>
    <w:autoRedefine/>
    <w:uiPriority w:val="39"/>
    <w:unhideWhenUsed/>
    <w:pPr>
      <w:spacing w:after="100" w:line="276" w:lineRule="auto"/>
      <w:ind w:left="1100"/>
      <w:jc w:val="left"/>
    </w:pPr>
    <w:rPr>
      <w:rFonts w:eastAsia="Times New Roman"/>
      <w:i/>
      <w:sz w:val="26"/>
    </w:rPr>
  </w:style>
  <w:style w:type="paragraph" w:styleId="TOC7">
    <w:name w:val="toc 7"/>
    <w:basedOn w:val="Normal"/>
    <w:next w:val="Normal"/>
    <w:autoRedefine/>
    <w:uiPriority w:val="39"/>
    <w:unhideWhenUsed/>
    <w:pPr>
      <w:spacing w:after="100" w:line="276" w:lineRule="auto"/>
      <w:ind w:left="1320"/>
      <w:jc w:val="left"/>
    </w:pPr>
    <w:rPr>
      <w:rFonts w:eastAsia="Times New Roman"/>
      <w:i/>
      <w:sz w:val="26"/>
    </w:rPr>
  </w:style>
  <w:style w:type="paragraph" w:styleId="TOC8">
    <w:name w:val="toc 8"/>
    <w:basedOn w:val="Normal"/>
    <w:next w:val="Normal"/>
    <w:autoRedefine/>
    <w:uiPriority w:val="39"/>
    <w:unhideWhenUsed/>
    <w:pPr>
      <w:spacing w:after="100" w:line="276" w:lineRule="auto"/>
      <w:ind w:left="1540"/>
      <w:jc w:val="left"/>
    </w:pPr>
    <w:rPr>
      <w:rFonts w:eastAsia="Times New Roman"/>
      <w:i/>
      <w:sz w:val="26"/>
    </w:rPr>
  </w:style>
  <w:style w:type="paragraph" w:styleId="TOC9">
    <w:name w:val="toc 9"/>
    <w:basedOn w:val="Normal"/>
    <w:next w:val="Normal"/>
    <w:autoRedefine/>
    <w:uiPriority w:val="39"/>
    <w:unhideWhenUsed/>
    <w:pPr>
      <w:spacing w:after="100" w:line="276" w:lineRule="auto"/>
      <w:ind w:left="1760"/>
      <w:jc w:val="left"/>
    </w:pPr>
    <w:rPr>
      <w:rFonts w:eastAsia="Times New Roman"/>
      <w:i/>
      <w:sz w:val="26"/>
    </w:rPr>
  </w:style>
  <w:style w:type="paragraph" w:customStyle="1" w:styleId="Default">
    <w:name w:val="Default"/>
    <w:pPr>
      <w:autoSpaceDE w:val="0"/>
      <w:autoSpaceDN w:val="0"/>
      <w:adjustRightInd w:val="0"/>
    </w:pPr>
    <w:rPr>
      <w:color w:val="000000"/>
      <w:sz w:val="24"/>
      <w:szCs w:val="24"/>
    </w:rPr>
  </w:style>
  <w:style w:type="paragraph" w:styleId="NormalWeb">
    <w:name w:val="Normal (Web)"/>
    <w:basedOn w:val="Normal"/>
    <w:uiPriority w:val="99"/>
    <w:pPr>
      <w:spacing w:before="100" w:beforeAutospacing="1" w:after="100" w:afterAutospacing="1" w:line="240" w:lineRule="auto"/>
      <w:jc w:val="left"/>
    </w:pPr>
    <w:rPr>
      <w:rFonts w:eastAsia="Times New Roman"/>
      <w:sz w:val="26"/>
      <w:szCs w:val="24"/>
    </w:rPr>
  </w:style>
  <w:style w:type="character" w:styleId="Strong">
    <w:name w:val="Strong"/>
    <w:rPr>
      <w:b/>
      <w:bCs/>
    </w:rPr>
  </w:style>
  <w:style w:type="paragraph" w:styleId="NoSpacing">
    <w:name w:val="No Spacing"/>
    <w:link w:val="NoSpacingChar"/>
    <w:uiPriority w:val="1"/>
    <w:qFormat/>
    <w:rPr>
      <w:rFonts w:eastAsia="Times New Roman"/>
      <w:sz w:val="24"/>
    </w:rPr>
  </w:style>
  <w:style w:type="character" w:customStyle="1" w:styleId="NoSpacingChar">
    <w:name w:val="No Spacing Char"/>
    <w:link w:val="NoSpacing"/>
    <w:uiPriority w:val="1"/>
    <w:rPr>
      <w:rFonts w:eastAsia="Times New Roman"/>
      <w:sz w:val="24"/>
      <w:lang w:bidi="ar-SA"/>
    </w:rPr>
  </w:style>
  <w:style w:type="paragraph" w:styleId="DocumentMap">
    <w:name w:val="Document Map"/>
    <w:basedOn w:val="Normal"/>
    <w:link w:val="DocumentMapChar"/>
    <w:semiHidden/>
    <w:unhideWhenUsed/>
    <w:pPr>
      <w:spacing w:line="240" w:lineRule="auto"/>
      <w:jc w:val="left"/>
    </w:pPr>
    <w:rPr>
      <w:rFonts w:ascii="Tahoma" w:hAnsi="Tahoma"/>
      <w:sz w:val="16"/>
      <w:szCs w:val="16"/>
      <w:lang w:val="x-none" w:eastAsia="x-none"/>
    </w:rPr>
  </w:style>
  <w:style w:type="character" w:customStyle="1" w:styleId="DocumentMapChar">
    <w:name w:val="Document Map Char"/>
    <w:link w:val="DocumentMap"/>
    <w:uiPriority w:val="99"/>
    <w:semiHidden/>
    <w:rPr>
      <w:rFonts w:ascii="Tahoma" w:hAnsi="Tahoma" w:cs="Tahoma"/>
      <w:sz w:val="16"/>
      <w:szCs w:val="16"/>
    </w:rPr>
  </w:style>
  <w:style w:type="character" w:styleId="FollowedHyperlink">
    <w:name w:val="FollowedHyperlink"/>
    <w:unhideWhenUsed/>
    <w:rPr>
      <w:color w:val="800080"/>
      <w:u w:val="single"/>
    </w:rPr>
  </w:style>
  <w:style w:type="paragraph" w:customStyle="1" w:styleId="pintertitle">
    <w:name w:val="pintertitle"/>
    <w:basedOn w:val="Normal"/>
    <w:uiPriority w:val="99"/>
    <w:pPr>
      <w:spacing w:before="100" w:beforeAutospacing="1" w:after="100" w:afterAutospacing="1" w:line="240" w:lineRule="auto"/>
      <w:jc w:val="left"/>
    </w:pPr>
    <w:rPr>
      <w:rFonts w:eastAsia="Times New Roman"/>
      <w:sz w:val="26"/>
      <w:szCs w:val="24"/>
    </w:rPr>
  </w:style>
  <w:style w:type="paragraph" w:customStyle="1" w:styleId="textcent">
    <w:name w:val="textcent"/>
    <w:basedOn w:val="Normal"/>
    <w:uiPriority w:val="99"/>
    <w:pPr>
      <w:spacing w:before="100" w:beforeAutospacing="1" w:after="100" w:afterAutospacing="1" w:line="240" w:lineRule="auto"/>
      <w:jc w:val="left"/>
    </w:pPr>
    <w:rPr>
      <w:rFonts w:eastAsia="Times New Roman"/>
      <w:sz w:val="26"/>
      <w:szCs w:val="24"/>
    </w:rPr>
  </w:style>
  <w:style w:type="paragraph" w:customStyle="1" w:styleId="pbody">
    <w:name w:val="pbody"/>
    <w:basedOn w:val="Normal"/>
    <w:pPr>
      <w:spacing w:before="100" w:beforeAutospacing="1" w:after="100" w:afterAutospacing="1" w:line="240" w:lineRule="auto"/>
      <w:jc w:val="left"/>
    </w:pPr>
    <w:rPr>
      <w:rFonts w:eastAsia="Times New Roman"/>
      <w:sz w:val="26"/>
      <w:szCs w:val="24"/>
    </w:rPr>
  </w:style>
  <w:style w:type="character" w:customStyle="1" w:styleId="titletext">
    <w:name w:val="titletext"/>
    <w:basedOn w:val="DefaultParagraphFont"/>
  </w:style>
  <w:style w:type="paragraph" w:customStyle="1" w:styleId="contenttext">
    <w:name w:val="contenttext"/>
    <w:basedOn w:val="Normal"/>
    <w:uiPriority w:val="99"/>
    <w:pPr>
      <w:spacing w:before="100" w:beforeAutospacing="1" w:after="100" w:afterAutospacing="1" w:line="240" w:lineRule="auto"/>
      <w:jc w:val="left"/>
    </w:pPr>
    <w:rPr>
      <w:rFonts w:eastAsia="Times New Roman"/>
      <w:sz w:val="26"/>
      <w:szCs w:val="24"/>
    </w:rPr>
  </w:style>
  <w:style w:type="character" w:styleId="Emphasis">
    <w:name w:val="Emphasis"/>
    <w:uiPriority w:val="20"/>
    <w:rPr>
      <w:i/>
      <w:iCs/>
    </w:rPr>
  </w:style>
  <w:style w:type="character" w:customStyle="1" w:styleId="contenttext1">
    <w:name w:val="contenttext1"/>
    <w:basedOn w:val="DefaultParagraphFont"/>
  </w:style>
  <w:style w:type="paragraph" w:customStyle="1" w:styleId="titletext1">
    <w:name w:val="titletext1"/>
    <w:basedOn w:val="Normal"/>
    <w:uiPriority w:val="99"/>
    <w:pPr>
      <w:spacing w:before="100" w:beforeAutospacing="1" w:after="100" w:afterAutospacing="1" w:line="240" w:lineRule="auto"/>
      <w:jc w:val="left"/>
    </w:pPr>
    <w:rPr>
      <w:rFonts w:eastAsia="Times New Roman"/>
      <w:sz w:val="26"/>
      <w:szCs w:val="24"/>
    </w:rPr>
  </w:style>
  <w:style w:type="character" w:customStyle="1" w:styleId="ilad">
    <w:name w:val="il_ad"/>
    <w:basedOn w:val="DefaultParagraphFont"/>
  </w:style>
  <w:style w:type="paragraph" w:customStyle="1" w:styleId="pcontentsection">
    <w:name w:val="pcontentsection"/>
    <w:basedOn w:val="Normal"/>
    <w:uiPriority w:val="99"/>
    <w:pPr>
      <w:spacing w:before="100" w:beforeAutospacing="1" w:after="100" w:afterAutospacing="1" w:line="240" w:lineRule="auto"/>
      <w:jc w:val="left"/>
    </w:pPr>
    <w:rPr>
      <w:rFonts w:eastAsia="Times New Roman"/>
      <w:sz w:val="26"/>
      <w:szCs w:val="24"/>
    </w:rPr>
  </w:style>
  <w:style w:type="paragraph" w:customStyle="1" w:styleId="style36">
    <w:name w:val="style36"/>
    <w:basedOn w:val="Normal"/>
    <w:uiPriority w:val="99"/>
    <w:pPr>
      <w:spacing w:before="100" w:beforeAutospacing="1" w:after="100" w:afterAutospacing="1" w:line="240" w:lineRule="auto"/>
      <w:jc w:val="left"/>
    </w:pPr>
    <w:rPr>
      <w:rFonts w:eastAsia="Times New Roman"/>
      <w:sz w:val="26"/>
      <w:szCs w:val="24"/>
    </w:rPr>
  </w:style>
  <w:style w:type="character" w:customStyle="1" w:styleId="style37">
    <w:name w:val="style37"/>
    <w:basedOn w:val="DefaultParagraphFont"/>
  </w:style>
  <w:style w:type="paragraph" w:customStyle="1" w:styleId="style39">
    <w:name w:val="style39"/>
    <w:basedOn w:val="Normal"/>
    <w:uiPriority w:val="99"/>
    <w:pPr>
      <w:spacing w:before="100" w:beforeAutospacing="1" w:after="100" w:afterAutospacing="1" w:line="240" w:lineRule="auto"/>
      <w:jc w:val="left"/>
    </w:pPr>
    <w:rPr>
      <w:rFonts w:eastAsia="Times New Roman"/>
      <w:sz w:val="26"/>
      <w:szCs w:val="24"/>
    </w:rPr>
  </w:style>
  <w:style w:type="paragraph" w:customStyle="1" w:styleId="style38">
    <w:name w:val="style38"/>
    <w:basedOn w:val="Normal"/>
    <w:uiPriority w:val="99"/>
    <w:pPr>
      <w:spacing w:before="100" w:beforeAutospacing="1" w:after="100" w:afterAutospacing="1" w:line="240" w:lineRule="auto"/>
      <w:jc w:val="left"/>
    </w:pPr>
    <w:rPr>
      <w:rFonts w:eastAsia="Times New Roman"/>
      <w:sz w:val="26"/>
      <w:szCs w:val="24"/>
    </w:rPr>
  </w:style>
  <w:style w:type="character" w:customStyle="1" w:styleId="titleon">
    <w:name w:val="title_on"/>
    <w:basedOn w:val="DefaultParagraphFont"/>
  </w:style>
  <w:style w:type="character" w:styleId="HTMLCode">
    <w:name w:val="HTML Code"/>
    <w:rPr>
      <w:rFonts w:ascii="Courier New" w:eastAsia="Times New Roman" w:hAnsi="Courier New" w:cs="Courier New"/>
      <w:sz w:val="20"/>
      <w:szCs w:val="20"/>
    </w:rPr>
  </w:style>
  <w:style w:type="character" w:customStyle="1" w:styleId="longtext1">
    <w:name w:val="long_text1"/>
    <w:rPr>
      <w:sz w:val="22"/>
      <w:szCs w:val="22"/>
    </w:rPr>
  </w:style>
  <w:style w:type="character" w:customStyle="1" w:styleId="cssnewsdescription">
    <w:name w:val="cssnewsdescription"/>
    <w:basedOn w:val="DefaultParagraphFont"/>
  </w:style>
  <w:style w:type="character" w:customStyle="1" w:styleId="TimesNewRoman12pt">
    <w:name w:val="Times New Roman 12 pt..."/>
    <w:rPr>
      <w:rFonts w:ascii="Times New Roman,Bold" w:hAnsi="Times New Roman,Bold"/>
      <w:b/>
      <w:bCs/>
      <w:sz w:val="24"/>
    </w:rPr>
  </w:style>
  <w:style w:type="character" w:customStyle="1" w:styleId="bodycontent">
    <w:name w:val="bodycontent"/>
    <w:basedOn w:val="DefaultParagraphFont"/>
  </w:style>
  <w:style w:type="character" w:customStyle="1" w:styleId="introdtext">
    <w:name w:val="introd_text"/>
    <w:basedOn w:val="DefaultParagraphFont"/>
  </w:style>
  <w:style w:type="paragraph" w:customStyle="1" w:styleId="newssummary">
    <w:name w:val="newssummary"/>
    <w:basedOn w:val="Normal"/>
    <w:uiPriority w:val="99"/>
    <w:pPr>
      <w:spacing w:before="100" w:beforeAutospacing="1" w:after="100" w:afterAutospacing="1" w:line="240" w:lineRule="auto"/>
      <w:jc w:val="left"/>
    </w:pPr>
    <w:rPr>
      <w:rFonts w:eastAsia="Times New Roman"/>
      <w:sz w:val="26"/>
      <w:szCs w:val="24"/>
    </w:rPr>
  </w:style>
  <w:style w:type="character" w:customStyle="1" w:styleId="newsbodydetails">
    <w:name w:val="newsbodydetails"/>
    <w:basedOn w:val="DefaultParagraphFont"/>
  </w:style>
  <w:style w:type="character" w:customStyle="1" w:styleId="inlinenote">
    <w:name w:val="inlinenote"/>
    <w:basedOn w:val="DefaultParagraphFont"/>
  </w:style>
  <w:style w:type="paragraph" w:customStyle="1" w:styleId="kbrd">
    <w:name w:val="kbrd"/>
    <w:basedOn w:val="Normal"/>
    <w:uiPriority w:val="99"/>
    <w:pPr>
      <w:spacing w:before="100" w:beforeAutospacing="1" w:after="100" w:afterAutospacing="1" w:line="240" w:lineRule="auto"/>
      <w:jc w:val="left"/>
    </w:pPr>
    <w:rPr>
      <w:rFonts w:eastAsia="Times New Roman"/>
      <w:sz w:val="26"/>
      <w:szCs w:val="24"/>
    </w:rPr>
  </w:style>
  <w:style w:type="paragraph" w:customStyle="1" w:styleId="warn">
    <w:name w:val="warn"/>
    <w:basedOn w:val="Normal"/>
    <w:uiPriority w:val="99"/>
    <w:pPr>
      <w:spacing w:before="100" w:beforeAutospacing="1" w:after="100" w:afterAutospacing="1" w:line="240" w:lineRule="auto"/>
      <w:jc w:val="left"/>
    </w:pPr>
    <w:rPr>
      <w:rFonts w:eastAsia="Times New Roman"/>
      <w:sz w:val="26"/>
      <w:szCs w:val="24"/>
    </w:rPr>
  </w:style>
  <w:style w:type="paragraph" w:customStyle="1" w:styleId="introtext">
    <w:name w:val="intro_text"/>
    <w:basedOn w:val="Normal"/>
    <w:uiPriority w:val="99"/>
    <w:pPr>
      <w:spacing w:before="100" w:beforeAutospacing="1" w:after="100" w:afterAutospacing="1" w:line="240" w:lineRule="auto"/>
      <w:jc w:val="left"/>
    </w:pPr>
    <w:rPr>
      <w:rFonts w:eastAsia="Times New Roman"/>
      <w:sz w:val="26"/>
      <w:szCs w:val="24"/>
    </w:rPr>
  </w:style>
  <w:style w:type="paragraph" w:customStyle="1" w:styleId="bodytext">
    <w:name w:val="body_text"/>
    <w:basedOn w:val="Normal"/>
    <w:link w:val="bodytextChar"/>
    <w:pPr>
      <w:spacing w:before="100" w:beforeAutospacing="1" w:after="100" w:afterAutospacing="1" w:line="240" w:lineRule="auto"/>
      <w:jc w:val="left"/>
    </w:pPr>
    <w:rPr>
      <w:rFonts w:eastAsia="Times New Roman"/>
      <w:sz w:val="26"/>
      <w:szCs w:val="24"/>
    </w:rPr>
  </w:style>
  <w:style w:type="character" w:customStyle="1" w:styleId="indexstorytext">
    <w:name w:val="indexstorytext"/>
    <w:basedOn w:val="DefaultParagraphFont"/>
  </w:style>
  <w:style w:type="character" w:customStyle="1" w:styleId="vietadtextlink">
    <w:name w:val="vietadtextlink"/>
    <w:basedOn w:val="DefaultParagraphFont"/>
  </w:style>
  <w:style w:type="paragraph" w:styleId="BodyText0">
    <w:name w:val="Body Text"/>
    <w:aliases w:val="Body Text Char Char Char,Body Text Char Char,body text"/>
    <w:basedOn w:val="Normal"/>
    <w:link w:val="BodyTextChar0"/>
    <w:pPr>
      <w:spacing w:line="240" w:lineRule="auto"/>
    </w:pPr>
    <w:rPr>
      <w:rFonts w:ascii="VNI-Times" w:eastAsia="Times New Roman" w:hAnsi="VNI-Times"/>
      <w:sz w:val="26"/>
      <w:szCs w:val="24"/>
      <w:lang w:val="x-none" w:eastAsia="x-none"/>
    </w:rPr>
  </w:style>
  <w:style w:type="character" w:customStyle="1" w:styleId="BodyTextChar0">
    <w:name w:val="Body Text Char"/>
    <w:aliases w:val="Body Text Char Char Char Char1,Body Text Char Char Char2,body text Char1"/>
    <w:link w:val="BodyText0"/>
    <w:uiPriority w:val="99"/>
    <w:rPr>
      <w:rFonts w:ascii="VNI-Times" w:eastAsia="Times New Roman" w:hAnsi="VNI-Times" w:cs="Times New Roman"/>
      <w:sz w:val="26"/>
      <w:szCs w:val="24"/>
    </w:rPr>
  </w:style>
  <w:style w:type="character" w:customStyle="1" w:styleId="vclicktextlink">
    <w:name w:val="vclicktextlink"/>
    <w:basedOn w:val="DefaultParagraphFont"/>
  </w:style>
  <w:style w:type="paragraph" w:styleId="BodyTextIndent3">
    <w:name w:val="Body Text Indent 3"/>
    <w:basedOn w:val="Normal"/>
    <w:link w:val="BodyTextIndent3Char"/>
    <w:unhideWhenUsed/>
    <w:pPr>
      <w:spacing w:after="120" w:line="288" w:lineRule="auto"/>
      <w:ind w:left="360"/>
      <w:jc w:val="left"/>
    </w:pPr>
    <w:rPr>
      <w:rFonts w:ascii="Calibri" w:hAnsi="Calibri"/>
      <w:sz w:val="16"/>
      <w:szCs w:val="16"/>
      <w:lang w:val="x-none" w:eastAsia="x-none"/>
    </w:rPr>
  </w:style>
  <w:style w:type="character" w:customStyle="1" w:styleId="BodyTextIndent3Char">
    <w:name w:val="Body Text Indent 3 Char"/>
    <w:link w:val="BodyTextIndent3"/>
    <w:rPr>
      <w:rFonts w:ascii="Calibri" w:eastAsia="Calibri" w:hAnsi="Calibri" w:cs="Times New Roman"/>
      <w:sz w:val="16"/>
      <w:szCs w:val="16"/>
    </w:rPr>
  </w:style>
  <w:style w:type="paragraph" w:styleId="BodyText3">
    <w:name w:val="Body Text 3"/>
    <w:basedOn w:val="Normal"/>
    <w:link w:val="BodyText3Char"/>
    <w:unhideWhenUsed/>
    <w:pPr>
      <w:spacing w:after="120" w:line="288" w:lineRule="auto"/>
      <w:jc w:val="left"/>
    </w:pPr>
    <w:rPr>
      <w:rFonts w:ascii="Calibri" w:hAnsi="Calibri"/>
      <w:sz w:val="16"/>
      <w:szCs w:val="16"/>
      <w:lang w:val="x-none" w:eastAsia="x-none"/>
    </w:rPr>
  </w:style>
  <w:style w:type="character" w:customStyle="1" w:styleId="BodyText3Char">
    <w:name w:val="Body Text 3 Char"/>
    <w:link w:val="BodyText3"/>
    <w:rPr>
      <w:rFonts w:ascii="Calibri" w:eastAsia="Calibri" w:hAnsi="Calibri" w:cs="Times New Roman"/>
      <w:sz w:val="16"/>
      <w:szCs w:val="16"/>
    </w:rPr>
  </w:style>
  <w:style w:type="paragraph" w:styleId="IntenseQuote">
    <w:name w:val="Intense Quote"/>
    <w:basedOn w:val="Normal"/>
    <w:next w:val="Normal"/>
    <w:link w:val="IntenseQuoteChar"/>
    <w:uiPriority w:val="30"/>
    <w:pPr>
      <w:pBdr>
        <w:bottom w:val="single" w:sz="4" w:space="4" w:color="4F81BD"/>
      </w:pBdr>
      <w:spacing w:before="200" w:after="280"/>
      <w:ind w:left="936" w:right="936"/>
      <w:jc w:val="center"/>
    </w:pPr>
    <w:rPr>
      <w:b/>
      <w:bCs/>
      <w:iCs/>
      <w:color w:val="4F81BD"/>
      <w:sz w:val="36"/>
      <w:szCs w:val="20"/>
      <w:lang w:val="x-none" w:eastAsia="x-none"/>
    </w:rPr>
  </w:style>
  <w:style w:type="character" w:customStyle="1" w:styleId="IntenseQuoteChar">
    <w:name w:val="Intense Quote Char"/>
    <w:link w:val="IntenseQuote"/>
    <w:uiPriority w:val="30"/>
    <w:rPr>
      <w:b/>
      <w:bCs/>
      <w:iCs/>
      <w:color w:val="4F81BD"/>
      <w:sz w:val="36"/>
    </w:rPr>
  </w:style>
  <w:style w:type="paragraph" w:customStyle="1" w:styleId="FISHeading10">
    <w:name w:val="FIS_Heading1"/>
    <w:basedOn w:val="Heading1"/>
    <w:next w:val="Normal"/>
    <w:uiPriority w:val="99"/>
    <w:pPr>
      <w:keepNext w:val="0"/>
      <w:pageBreakBefore/>
      <w:numPr>
        <w:numId w:val="0"/>
      </w:numPr>
      <w:shd w:val="clear" w:color="auto" w:fill="E5B8B7"/>
      <w:tabs>
        <w:tab w:val="num" w:pos="360"/>
        <w:tab w:val="left" w:pos="567"/>
      </w:tabs>
      <w:spacing w:before="360" w:line="276" w:lineRule="auto"/>
      <w:ind w:left="567" w:hanging="567"/>
    </w:pPr>
    <w:rPr>
      <w:rFonts w:ascii="Arial" w:hAnsi="Arial" w:cs="Arial"/>
      <w:bCs w:val="0"/>
      <w:caps w:val="0"/>
      <w:kern w:val="32"/>
      <w:szCs w:val="24"/>
      <w:lang w:eastAsia="vi-VN"/>
    </w:rPr>
  </w:style>
  <w:style w:type="paragraph" w:customStyle="1" w:styleId="FISHeading2">
    <w:name w:val="FIS_Heading2"/>
    <w:basedOn w:val="Heading2"/>
    <w:next w:val="Normal"/>
    <w:uiPriority w:val="99"/>
    <w:pPr>
      <w:keepNext w:val="0"/>
      <w:numPr>
        <w:ilvl w:val="0"/>
        <w:numId w:val="0"/>
      </w:numPr>
      <w:shd w:val="clear" w:color="auto" w:fill="B8CCE4"/>
      <w:tabs>
        <w:tab w:val="num" w:pos="360"/>
        <w:tab w:val="left" w:pos="567"/>
      </w:tabs>
      <w:spacing w:line="276" w:lineRule="auto"/>
      <w:ind w:left="567" w:hanging="567"/>
    </w:pPr>
    <w:rPr>
      <w:rFonts w:ascii="Arial" w:hAnsi="Arial" w:cs="Arial"/>
      <w:bCs w:val="0"/>
      <w:iCs/>
      <w:lang w:eastAsia="vi-VN"/>
    </w:rPr>
  </w:style>
  <w:style w:type="paragraph" w:customStyle="1" w:styleId="FISHeading3">
    <w:name w:val="FIS_Heading3"/>
    <w:basedOn w:val="Heading3"/>
    <w:next w:val="Normal"/>
    <w:uiPriority w:val="99"/>
    <w:pPr>
      <w:keepNext w:val="0"/>
      <w:widowControl w:val="0"/>
      <w:numPr>
        <w:ilvl w:val="0"/>
        <w:numId w:val="0"/>
      </w:numPr>
      <w:tabs>
        <w:tab w:val="num" w:pos="360"/>
      </w:tabs>
      <w:adjustRightInd w:val="0"/>
      <w:spacing w:line="271" w:lineRule="auto"/>
      <w:textAlignment w:val="baseline"/>
    </w:pPr>
    <w:rPr>
      <w:rFonts w:ascii="Arial" w:hAnsi="Arial" w:cs="Arial"/>
      <w:bCs w:val="0"/>
      <w:i/>
      <w:szCs w:val="26"/>
      <w:lang w:eastAsia="vi-VN"/>
    </w:rPr>
  </w:style>
  <w:style w:type="paragraph" w:customStyle="1" w:styleId="FISHeading4">
    <w:name w:val="FIS_Heading4"/>
    <w:basedOn w:val="Heading4"/>
    <w:next w:val="Normal"/>
    <w:link w:val="FISHeading4Char"/>
    <w:uiPriority w:val="99"/>
    <w:pPr>
      <w:keepNext w:val="0"/>
      <w:numPr>
        <w:ilvl w:val="0"/>
        <w:numId w:val="0"/>
      </w:numPr>
      <w:tabs>
        <w:tab w:val="num" w:pos="360"/>
      </w:tabs>
      <w:spacing w:before="240" w:line="276" w:lineRule="auto"/>
      <w:ind w:left="5103"/>
    </w:pPr>
    <w:rPr>
      <w:rFonts w:ascii="Arial" w:eastAsia="Times New Roman" w:hAnsi="Arial"/>
      <w:bCs/>
      <w:szCs w:val="28"/>
      <w:lang w:eastAsia="vi-VN"/>
    </w:rPr>
  </w:style>
  <w:style w:type="character" w:customStyle="1" w:styleId="FISHeading4Char">
    <w:name w:val="FIS_Heading4 Char"/>
    <w:link w:val="FISHeading4"/>
    <w:uiPriority w:val="99"/>
    <w:rsid w:val="00FB4DEC"/>
    <w:rPr>
      <w:rFonts w:ascii="Arial" w:eastAsia="Times New Roman" w:hAnsi="Arial"/>
      <w:b/>
      <w:bCs/>
      <w:i/>
      <w:iCs/>
      <w:sz w:val="26"/>
      <w:szCs w:val="28"/>
      <w:lang w:val="x-none" w:eastAsia="vi-VN"/>
    </w:rPr>
  </w:style>
  <w:style w:type="paragraph" w:customStyle="1" w:styleId="FISHeading5">
    <w:name w:val="FIS_Heading5"/>
    <w:basedOn w:val="Heading5"/>
    <w:next w:val="Normal"/>
    <w:link w:val="FISHeading5Char"/>
    <w:uiPriority w:val="99"/>
    <w:pPr>
      <w:numPr>
        <w:ilvl w:val="0"/>
        <w:numId w:val="0"/>
      </w:numPr>
      <w:tabs>
        <w:tab w:val="num" w:pos="360"/>
      </w:tabs>
      <w:spacing w:line="276" w:lineRule="auto"/>
      <w:ind w:left="1135"/>
    </w:pPr>
    <w:rPr>
      <w:rFonts w:ascii="Arial" w:hAnsi="Arial"/>
      <w:b/>
      <w:i w:val="0"/>
      <w:lang w:eastAsia="vi-VN"/>
    </w:rPr>
  </w:style>
  <w:style w:type="character" w:customStyle="1" w:styleId="FISHeading5Char">
    <w:name w:val="FIS_Heading5 Char"/>
    <w:link w:val="FISHeading5"/>
    <w:uiPriority w:val="99"/>
    <w:rsid w:val="00FB4DEC"/>
    <w:rPr>
      <w:rFonts w:ascii="Arial" w:eastAsia="Times New Roman" w:hAnsi="Arial"/>
      <w:b/>
      <w:bCs/>
      <w:iCs/>
      <w:sz w:val="26"/>
      <w:szCs w:val="26"/>
      <w:u w:val="single"/>
      <w:lang w:val="x-none" w:eastAsia="vi-VN"/>
    </w:rPr>
  </w:style>
  <w:style w:type="paragraph" w:customStyle="1" w:styleId="FISHeading60">
    <w:name w:val="FIS_Heading6"/>
    <w:basedOn w:val="FISHeading5"/>
    <w:uiPriority w:val="99"/>
  </w:style>
  <w:style w:type="paragraph" w:styleId="CommentText">
    <w:name w:val="annotation text"/>
    <w:basedOn w:val="Normal"/>
    <w:link w:val="CommentTextChar"/>
    <w:unhideWhenUsed/>
    <w:pPr>
      <w:spacing w:after="120" w:line="240" w:lineRule="auto"/>
      <w:jc w:val="left"/>
    </w:pPr>
    <w:rPr>
      <w:sz w:val="20"/>
      <w:szCs w:val="20"/>
      <w:lang w:val="x-none" w:eastAsia="x-none"/>
    </w:rPr>
  </w:style>
  <w:style w:type="character" w:customStyle="1" w:styleId="CommentTextChar">
    <w:name w:val="Comment Text Char"/>
    <w:link w:val="CommentText"/>
    <w:rPr>
      <w:sz w:val="20"/>
      <w:szCs w:val="20"/>
    </w:rPr>
  </w:style>
  <w:style w:type="character" w:styleId="PageNumber">
    <w:name w:val="page number"/>
    <w:rPr>
      <w:rFonts w:ascii="Arial" w:hAnsi="Arial"/>
    </w:rPr>
  </w:style>
  <w:style w:type="character" w:styleId="CommentReference">
    <w:name w:val="annotation reference"/>
    <w:link w:val="CommentReferencePara"/>
    <w:rPr>
      <w:sz w:val="16"/>
      <w:szCs w:val="16"/>
    </w:rPr>
  </w:style>
  <w:style w:type="paragraph" w:customStyle="1" w:styleId="CommentReferencePara">
    <w:name w:val="Comment Reference Para"/>
    <w:basedOn w:val="Normal"/>
    <w:link w:val="CommentReference"/>
    <w:rPr>
      <w:sz w:val="16"/>
      <w:szCs w:val="16"/>
    </w:rPr>
  </w:style>
  <w:style w:type="paragraph" w:customStyle="1" w:styleId="H">
    <w:name w:val="H"/>
    <w:basedOn w:val="FISHinh"/>
    <w:link w:val="HChar"/>
    <w:autoRedefine/>
    <w:rsid w:val="009510BB"/>
    <w:pPr>
      <w:numPr>
        <w:numId w:val="0"/>
      </w:numPr>
      <w:spacing w:line="259" w:lineRule="auto"/>
      <w:ind w:left="357" w:hanging="357"/>
    </w:pPr>
    <w:rPr>
      <w:i w:val="0"/>
    </w:rPr>
  </w:style>
  <w:style w:type="character" w:customStyle="1" w:styleId="HChar">
    <w:name w:val="H Char"/>
    <w:link w:val="H"/>
    <w:rsid w:val="009510BB"/>
    <w:rPr>
      <w:rFonts w:ascii="Arial" w:hAnsi="Arial"/>
      <w:sz w:val="22"/>
      <w:szCs w:val="22"/>
    </w:rPr>
  </w:style>
  <w:style w:type="paragraph" w:customStyle="1" w:styleId="FISNormal">
    <w:name w:val="FIS_Normal"/>
    <w:basedOn w:val="Normal"/>
    <w:link w:val="FISNormalChar"/>
    <w:qFormat/>
    <w:rsid w:val="00911AAD"/>
    <w:pPr>
      <w:tabs>
        <w:tab w:val="left" w:pos="720"/>
      </w:tabs>
    </w:pPr>
    <w:rPr>
      <w:rFonts w:eastAsia="Times New Roman"/>
      <w:szCs w:val="24"/>
    </w:rPr>
  </w:style>
  <w:style w:type="character" w:customStyle="1" w:styleId="FISNormalChar">
    <w:name w:val="FIS_Normal Char"/>
    <w:link w:val="FISNormal"/>
    <w:rsid w:val="00911AAD"/>
    <w:rPr>
      <w:rFonts w:ascii="Arial" w:eastAsia="Times New Roman" w:hAnsi="Arial"/>
      <w:sz w:val="22"/>
      <w:szCs w:val="24"/>
    </w:rPr>
  </w:style>
  <w:style w:type="paragraph" w:customStyle="1" w:styleId="HRTTableText">
    <w:name w:val="HRT Table Text"/>
    <w:basedOn w:val="Normal"/>
    <w:link w:val="HRTTableTextCharChar"/>
    <w:pPr>
      <w:spacing w:before="60" w:after="60"/>
      <w:ind w:left="1"/>
      <w:jc w:val="left"/>
    </w:pPr>
    <w:rPr>
      <w:rFonts w:eastAsia="SimSun"/>
      <w:color w:val="000000"/>
      <w:sz w:val="26"/>
      <w:szCs w:val="20"/>
      <w:lang w:val="en-GB" w:eastAsia="ja-JP"/>
    </w:rPr>
  </w:style>
  <w:style w:type="character" w:customStyle="1" w:styleId="HRTTableTextCharChar">
    <w:name w:val="HRT Table Text Char Char"/>
    <w:link w:val="HRTTableText"/>
    <w:rPr>
      <w:rFonts w:ascii="Arial" w:eastAsia="SimSun" w:hAnsi="Arial" w:cs="Times New Roman"/>
      <w:color w:val="000000"/>
      <w:sz w:val="26"/>
      <w:szCs w:val="20"/>
      <w:lang w:val="en-GB" w:eastAsia="ja-JP"/>
    </w:rPr>
  </w:style>
  <w:style w:type="paragraph" w:customStyle="1" w:styleId="TableHeading">
    <w:name w:val="Table Heading"/>
    <w:aliases w:val="th"/>
    <w:basedOn w:val="TableText"/>
    <w:autoRedefine/>
    <w:pPr>
      <w:ind w:left="-18" w:firstLine="18"/>
      <w:jc w:val="center"/>
    </w:pPr>
    <w:rPr>
      <w:b/>
      <w:sz w:val="22"/>
      <w:szCs w:val="22"/>
    </w:rPr>
  </w:style>
  <w:style w:type="paragraph" w:customStyle="1" w:styleId="TableText">
    <w:name w:val="Table Text"/>
    <w:basedOn w:val="Normal"/>
    <w:link w:val="TableTextChar"/>
    <w:pPr>
      <w:keepLines/>
      <w:ind w:left="1440"/>
      <w:jc w:val="left"/>
    </w:pPr>
    <w:rPr>
      <w:rFonts w:eastAsia="Times New Roman"/>
      <w:sz w:val="24"/>
      <w:szCs w:val="24"/>
      <w:lang w:val="x-none" w:eastAsia="x-none"/>
    </w:rPr>
  </w:style>
  <w:style w:type="character" w:customStyle="1" w:styleId="TableTextChar">
    <w:name w:val="Table Text Char"/>
    <w:link w:val="TableText"/>
    <w:rPr>
      <w:rFonts w:eastAsia="Times New Roman" w:cs="Times New Roman"/>
      <w:sz w:val="24"/>
      <w:szCs w:val="24"/>
    </w:rPr>
  </w:style>
  <w:style w:type="paragraph" w:styleId="FootnoteText">
    <w:name w:val="footnote text"/>
    <w:basedOn w:val="Normal"/>
    <w:link w:val="FootnoteTextChar"/>
    <w:pPr>
      <w:keepNext/>
      <w:spacing w:after="60"/>
      <w:ind w:left="360" w:hanging="360"/>
      <w:jc w:val="left"/>
    </w:pPr>
    <w:rPr>
      <w:rFonts w:eastAsia="Times New Roman"/>
      <w:snapToGrid w:val="0"/>
      <w:sz w:val="18"/>
      <w:szCs w:val="20"/>
      <w:lang w:val="x-none" w:eastAsia="x-none"/>
    </w:rPr>
  </w:style>
  <w:style w:type="character" w:customStyle="1" w:styleId="FootnoteTextChar">
    <w:name w:val="Footnote Text Char"/>
    <w:link w:val="FootnoteText"/>
    <w:rPr>
      <w:rFonts w:eastAsia="Times New Roman" w:cs="Times New Roman"/>
      <w:snapToGrid w:val="0"/>
      <w:sz w:val="18"/>
      <w:szCs w:val="20"/>
    </w:rPr>
  </w:style>
  <w:style w:type="character" w:styleId="FootnoteReference">
    <w:name w:val="footnote reference"/>
    <w:rPr>
      <w:vertAlign w:val="superscript"/>
    </w:rPr>
  </w:style>
  <w:style w:type="paragraph" w:styleId="Caption">
    <w:name w:val="caption"/>
    <w:aliases w:val="Picture,Caption Char1,Caption Char Char,Figure Caption Char Char,Caption Char,Figure Caption Char"/>
    <w:basedOn w:val="Normal"/>
    <w:next w:val="Normal"/>
    <w:link w:val="CaptionChar2"/>
    <w:qFormat/>
    <w:pPr>
      <w:keepNext/>
      <w:spacing w:before="60" w:after="120"/>
      <w:ind w:left="1440"/>
    </w:pPr>
    <w:rPr>
      <w:rFonts w:ascii=".VnTime" w:eastAsia="Times New Roman" w:hAnsi=".VnTime"/>
      <w:b/>
      <w:snapToGrid w:val="0"/>
      <w:sz w:val="24"/>
      <w:szCs w:val="20"/>
    </w:rPr>
  </w:style>
  <w:style w:type="paragraph" w:customStyle="1" w:styleId="tty80">
    <w:name w:val="tty80"/>
    <w:basedOn w:val="Normal"/>
    <w:uiPriority w:val="99"/>
    <w:pPr>
      <w:spacing w:line="240" w:lineRule="auto"/>
      <w:jc w:val="left"/>
    </w:pPr>
    <w:rPr>
      <w:rFonts w:ascii="Courier New" w:eastAsia="Times New Roman" w:hAnsi="Courier New"/>
      <w:sz w:val="26"/>
      <w:szCs w:val="20"/>
    </w:rPr>
  </w:style>
  <w:style w:type="paragraph" w:customStyle="1" w:styleId="Bang">
    <w:name w:val="Bang"/>
    <w:basedOn w:val="Normal"/>
    <w:link w:val="BangChar"/>
    <w:autoRedefine/>
    <w:pPr>
      <w:keepNext/>
      <w:spacing w:before="80" w:after="80" w:line="240" w:lineRule="auto"/>
      <w:jc w:val="left"/>
    </w:pPr>
    <w:rPr>
      <w:rFonts w:eastAsia="Times New Roman"/>
      <w:sz w:val="18"/>
      <w:szCs w:val="18"/>
      <w:lang w:val="x-none" w:eastAsia="x-none"/>
    </w:rPr>
  </w:style>
  <w:style w:type="character" w:customStyle="1" w:styleId="BangChar">
    <w:name w:val="Bang Char"/>
    <w:link w:val="Bang"/>
    <w:rPr>
      <w:rFonts w:eastAsia="Times New Roman" w:cs="Tahoma"/>
      <w:sz w:val="18"/>
      <w:szCs w:val="18"/>
    </w:rPr>
  </w:style>
  <w:style w:type="paragraph" w:customStyle="1" w:styleId="FISTableNormal">
    <w:name w:val="FIS_Table_Normal"/>
    <w:basedOn w:val="Normal"/>
    <w:uiPriority w:val="99"/>
    <w:qFormat/>
    <w:pPr>
      <w:widowControl w:val="0"/>
      <w:adjustRightInd w:val="0"/>
      <w:spacing w:after="200" w:line="276" w:lineRule="auto"/>
      <w:textAlignment w:val="baseline"/>
    </w:pPr>
    <w:rPr>
      <w:rFonts w:ascii="Verdana" w:eastAsia="Times New Roman" w:hAnsi="Verdana"/>
      <w:sz w:val="26"/>
      <w:lang w:val="vi-VN" w:eastAsia="vi-VN"/>
    </w:rPr>
  </w:style>
  <w:style w:type="character" w:styleId="LineNumber">
    <w:name w:val="line number"/>
    <w:basedOn w:val="DefaultParagraphFont"/>
    <w:uiPriority w:val="99"/>
    <w:semiHidden/>
    <w:unhideWhenUsed/>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link w:val="CommentSubject"/>
    <w:semiHidden/>
    <w:rPr>
      <w:b/>
      <w:bCs/>
      <w:sz w:val="20"/>
      <w:szCs w:val="20"/>
    </w:rPr>
  </w:style>
  <w:style w:type="paragraph" w:customStyle="1" w:styleId="Normal1">
    <w:name w:val="Normal1"/>
    <w:basedOn w:val="Normal"/>
    <w:autoRedefine/>
    <w:pPr>
      <w:keepNext/>
      <w:snapToGrid w:val="0"/>
      <w:spacing w:before="60" w:after="60"/>
    </w:pPr>
    <w:rPr>
      <w:rFonts w:eastAsia="Times New Roman"/>
      <w:color w:val="000000"/>
      <w:sz w:val="24"/>
      <w:szCs w:val="24"/>
    </w:rPr>
  </w:style>
  <w:style w:type="paragraph" w:customStyle="1" w:styleId="Normal2">
    <w:name w:val="Normal2"/>
    <w:basedOn w:val="Normal"/>
    <w:autoRedefine/>
    <w:uiPriority w:val="99"/>
    <w:pPr>
      <w:keepNext/>
      <w:spacing w:before="60" w:after="60" w:line="300" w:lineRule="atLeast"/>
      <w:jc w:val="left"/>
    </w:pPr>
    <w:rPr>
      <w:rFonts w:eastAsia="Times New Roman"/>
      <w:sz w:val="24"/>
      <w:szCs w:val="24"/>
    </w:rPr>
  </w:style>
  <w:style w:type="paragraph" w:customStyle="1" w:styleId="Normal3">
    <w:name w:val="Normal3"/>
    <w:basedOn w:val="Normal"/>
    <w:autoRedefine/>
    <w:uiPriority w:val="99"/>
    <w:pPr>
      <w:keepNext/>
      <w:spacing w:before="60" w:after="60" w:line="300" w:lineRule="atLeast"/>
      <w:jc w:val="left"/>
    </w:pPr>
    <w:rPr>
      <w:rFonts w:ascii="Segoe UI" w:eastAsia="Times New Roman" w:hAnsi="Segoe UI"/>
      <w:sz w:val="24"/>
      <w:szCs w:val="24"/>
    </w:rPr>
  </w:style>
  <w:style w:type="paragraph" w:customStyle="1" w:styleId="Normal4">
    <w:name w:val="Normal4"/>
    <w:basedOn w:val="Normal"/>
    <w:autoRedefine/>
    <w:uiPriority w:val="99"/>
    <w:pPr>
      <w:keepNext/>
      <w:spacing w:before="60" w:after="60" w:line="300" w:lineRule="atLeast"/>
      <w:jc w:val="left"/>
    </w:pPr>
    <w:rPr>
      <w:rFonts w:ascii="Segoe UI" w:eastAsia="Times New Roman" w:hAnsi="Segoe UI"/>
      <w:sz w:val="24"/>
      <w:szCs w:val="24"/>
    </w:rPr>
  </w:style>
  <w:style w:type="paragraph" w:customStyle="1" w:styleId="Normal5">
    <w:name w:val="Normal5"/>
    <w:basedOn w:val="Normal"/>
    <w:autoRedefine/>
    <w:uiPriority w:val="99"/>
    <w:pPr>
      <w:keepNext/>
      <w:spacing w:before="60" w:after="60" w:line="300" w:lineRule="atLeast"/>
      <w:jc w:val="left"/>
    </w:pPr>
    <w:rPr>
      <w:rFonts w:ascii="Segoe UI" w:eastAsia="Times New Roman" w:hAnsi="Segoe UI"/>
      <w:sz w:val="24"/>
      <w:szCs w:val="24"/>
    </w:rPr>
  </w:style>
  <w:style w:type="paragraph" w:customStyle="1" w:styleId="Normal6">
    <w:name w:val="Normal6"/>
    <w:basedOn w:val="Normal"/>
    <w:autoRedefine/>
    <w:uiPriority w:val="99"/>
    <w:pPr>
      <w:keepNext/>
      <w:spacing w:before="60" w:after="60" w:line="300" w:lineRule="atLeast"/>
      <w:jc w:val="left"/>
    </w:pPr>
    <w:rPr>
      <w:rFonts w:ascii="Segoe UI" w:eastAsia="Times New Roman" w:hAnsi="Segoe UI"/>
      <w:sz w:val="24"/>
      <w:szCs w:val="24"/>
    </w:rPr>
  </w:style>
  <w:style w:type="paragraph" w:styleId="EndnoteText">
    <w:name w:val="endnote text"/>
    <w:basedOn w:val="Normal"/>
    <w:link w:val="EndnoteTextChar"/>
    <w:semiHidden/>
    <w:unhideWhenUsed/>
    <w:pPr>
      <w:spacing w:line="240" w:lineRule="auto"/>
      <w:jc w:val="left"/>
    </w:pPr>
    <w:rPr>
      <w:sz w:val="20"/>
      <w:szCs w:val="20"/>
      <w:lang w:val="x-none" w:eastAsia="x-none"/>
    </w:rPr>
  </w:style>
  <w:style w:type="character" w:customStyle="1" w:styleId="EndnoteTextChar">
    <w:name w:val="Endnote Text Char"/>
    <w:link w:val="EndnoteText"/>
    <w:semiHidden/>
    <w:rPr>
      <w:sz w:val="20"/>
      <w:szCs w:val="20"/>
    </w:rPr>
  </w:style>
  <w:style w:type="character" w:styleId="EndnoteReference">
    <w:name w:val="endnote reference"/>
    <w:uiPriority w:val="99"/>
    <w:semiHidden/>
    <w:unhideWhenUsed/>
    <w:rPr>
      <w:vertAlign w:val="superscript"/>
    </w:rPr>
  </w:style>
  <w:style w:type="paragraph" w:customStyle="1" w:styleId="FISBullet1">
    <w:name w:val="FIS_Bullet1"/>
    <w:basedOn w:val="FISNormal"/>
    <w:link w:val="FISBullet1Char"/>
    <w:pPr>
      <w:keepLines/>
      <w:numPr>
        <w:numId w:val="2"/>
      </w:numPr>
      <w:tabs>
        <w:tab w:val="clear" w:pos="720"/>
        <w:tab w:val="num" w:pos="360"/>
        <w:tab w:val="left" w:pos="567"/>
      </w:tabs>
      <w:adjustRightInd w:val="0"/>
      <w:textAlignment w:val="baseline"/>
    </w:pPr>
    <w:rPr>
      <w:rFonts w:ascii="Verdana" w:hAnsi="Verdana"/>
      <w:szCs w:val="20"/>
    </w:rPr>
  </w:style>
  <w:style w:type="character" w:customStyle="1" w:styleId="FISBullet1Char">
    <w:name w:val="FIS_Bullet1 Char"/>
    <w:link w:val="FISBullet1"/>
    <w:rPr>
      <w:rFonts w:ascii="Verdana" w:eastAsia="Times New Roman" w:hAnsi="Verdana"/>
      <w:sz w:val="22"/>
    </w:rPr>
  </w:style>
  <w:style w:type="paragraph" w:customStyle="1" w:styleId="FISBullet2">
    <w:name w:val="FIS_Bullet2"/>
    <w:basedOn w:val="FISNormal"/>
    <w:pPr>
      <w:keepLines/>
      <w:tabs>
        <w:tab w:val="clear" w:pos="720"/>
        <w:tab w:val="left" w:pos="567"/>
      </w:tabs>
      <w:adjustRightInd w:val="0"/>
      <w:textAlignment w:val="baseline"/>
    </w:pPr>
    <w:rPr>
      <w:rFonts w:ascii="Verdana" w:hAnsi="Verdana"/>
      <w:szCs w:val="20"/>
    </w:rPr>
  </w:style>
  <w:style w:type="paragraph" w:customStyle="1" w:styleId="FISBullet3">
    <w:name w:val="FIS_Bullet3"/>
    <w:basedOn w:val="FISNormal"/>
    <w:pPr>
      <w:keepLines/>
      <w:tabs>
        <w:tab w:val="clear" w:pos="720"/>
      </w:tabs>
      <w:adjustRightInd w:val="0"/>
      <w:ind w:left="3260"/>
      <w:textAlignment w:val="baseline"/>
    </w:pPr>
    <w:rPr>
      <w:rFonts w:ascii="Verdana" w:hAnsi="Verdana" w:cs="Arial"/>
    </w:rPr>
  </w:style>
  <w:style w:type="paragraph" w:customStyle="1" w:styleId="NormalNV">
    <w:name w:val="NormalNV"/>
    <w:basedOn w:val="Normal"/>
    <w:uiPriority w:val="99"/>
    <w:pPr>
      <w:widowControl w:val="0"/>
      <w:tabs>
        <w:tab w:val="left" w:pos="720"/>
        <w:tab w:val="left" w:pos="2160"/>
        <w:tab w:val="right" w:leader="dot" w:pos="8640"/>
      </w:tabs>
      <w:adjustRightInd w:val="0"/>
      <w:spacing w:line="276" w:lineRule="auto"/>
      <w:textAlignment w:val="baseline"/>
    </w:pPr>
    <w:rPr>
      <w:rFonts w:eastAsia="Times New Roman"/>
      <w:snapToGrid w:val="0"/>
      <w:sz w:val="24"/>
      <w:szCs w:val="20"/>
      <w:lang w:val="vi-VN" w:eastAsia="vi-VN"/>
    </w:rPr>
  </w:style>
  <w:style w:type="paragraph" w:customStyle="1" w:styleId="Tabletext0">
    <w:name w:val="Tabletext"/>
    <w:basedOn w:val="Normal"/>
    <w:uiPriority w:val="99"/>
    <w:pPr>
      <w:keepLines/>
      <w:widowControl w:val="0"/>
      <w:spacing w:after="120" w:line="240" w:lineRule="atLeast"/>
      <w:jc w:val="left"/>
    </w:pPr>
    <w:rPr>
      <w:rFonts w:eastAsia="Times New Roman"/>
      <w:sz w:val="24"/>
      <w:szCs w:val="20"/>
    </w:rPr>
  </w:style>
  <w:style w:type="character" w:customStyle="1" w:styleId="apple-converted-space">
    <w:name w:val="apple-converted-space"/>
    <w:basedOn w:val="DefaultParagraphFont"/>
  </w:style>
  <w:style w:type="paragraph" w:customStyle="1" w:styleId="CharCharCharCharCharCharCharCharCharCharCharCharCharCharCharCharChar1Char">
    <w:name w:val="Char Char Char Char Char Char Char Char Char Char Char Char Char Char Char Char Char1 Char"/>
    <w:basedOn w:val="Heading4"/>
    <w:autoRedefine/>
    <w:uiPriority w:val="99"/>
    <w:pPr>
      <w:spacing w:before="240" w:after="60" w:line="240" w:lineRule="auto"/>
    </w:pPr>
    <w:rPr>
      <w:rFonts w:eastAsia="Times New Roman"/>
      <w:bCs/>
      <w:i w:val="0"/>
      <w:iCs w:val="0"/>
      <w:szCs w:val="28"/>
    </w:rPr>
  </w:style>
  <w:style w:type="paragraph" w:customStyle="1" w:styleId="Char">
    <w:name w:val="Char"/>
    <w:basedOn w:val="Normal"/>
    <w:pPr>
      <w:pageBreakBefore/>
      <w:spacing w:before="100" w:beforeAutospacing="1" w:after="100" w:afterAutospacing="1" w:line="240" w:lineRule="auto"/>
      <w:jc w:val="left"/>
    </w:pPr>
    <w:rPr>
      <w:rFonts w:ascii="Tahoma" w:eastAsia="Times New Roman" w:hAnsi="Tahoma" w:cs="Tahoma"/>
      <w:sz w:val="20"/>
      <w:szCs w:val="20"/>
    </w:rPr>
  </w:style>
  <w:style w:type="paragraph" w:customStyle="1" w:styleId="LMTUANBody-">
    <w:name w:val="LMTUAN_Body-"/>
    <w:basedOn w:val="ListParagraph"/>
    <w:autoRedefine/>
    <w:uiPriority w:val="99"/>
    <w:pPr>
      <w:tabs>
        <w:tab w:val="left" w:pos="720"/>
      </w:tabs>
      <w:spacing w:before="60" w:after="60" w:line="312" w:lineRule="auto"/>
      <w:ind w:left="0"/>
    </w:pPr>
    <w:rPr>
      <w:rFonts w:eastAsia="Times New Roman"/>
      <w:color w:val="FF0000"/>
      <w:sz w:val="28"/>
    </w:rPr>
  </w:style>
  <w:style w:type="paragraph" w:customStyle="1" w:styleId="FISTableText">
    <w:name w:val="FIS_Table_Text"/>
    <w:basedOn w:val="Normal"/>
    <w:link w:val="FISTableTextChar"/>
    <w:rsid w:val="006501AC"/>
    <w:pPr>
      <w:widowControl w:val="0"/>
      <w:adjustRightInd w:val="0"/>
      <w:spacing w:before="60" w:after="60"/>
      <w:textAlignment w:val="baseline"/>
    </w:pPr>
    <w:rPr>
      <w:rFonts w:eastAsia="Times New Roman"/>
      <w:lang w:val="vi-VN" w:eastAsia="vi-VN"/>
    </w:rPr>
  </w:style>
  <w:style w:type="character" w:customStyle="1" w:styleId="FISTableTextChar">
    <w:name w:val="FIS_Table_Text Char"/>
    <w:link w:val="FISTableText"/>
    <w:rsid w:val="006501AC"/>
    <w:rPr>
      <w:rFonts w:eastAsia="Times New Roman"/>
      <w:sz w:val="26"/>
      <w:szCs w:val="22"/>
      <w:lang w:val="vi-VN" w:eastAsia="vi-VN"/>
    </w:rPr>
  </w:style>
  <w:style w:type="paragraph" w:customStyle="1" w:styleId="NormalTableHeader">
    <w:name w:val="Normal Table Header"/>
    <w:pPr>
      <w:keepNext/>
      <w:tabs>
        <w:tab w:val="left" w:pos="702"/>
        <w:tab w:val="left" w:pos="1080"/>
      </w:tabs>
      <w:spacing w:before="40" w:after="40"/>
      <w:jc w:val="center"/>
    </w:pPr>
    <w:rPr>
      <w:rFonts w:ascii="Arial" w:eastAsia="MS Mincho" w:hAnsi="Arial" w:cs="Arial"/>
      <w:b/>
      <w:snapToGrid w:val="0"/>
      <w:lang w:eastAsia="ja-JP"/>
    </w:rPr>
  </w:style>
  <w:style w:type="paragraph" w:customStyle="1" w:styleId="Detail">
    <w:name w:val="Detail"/>
    <w:basedOn w:val="Normal"/>
    <w:autoRedefine/>
    <w:rsid w:val="001A4DD4"/>
    <w:pPr>
      <w:widowControl w:val="0"/>
      <w:numPr>
        <w:numId w:val="10"/>
      </w:numPr>
      <w:adjustRightInd w:val="0"/>
      <w:spacing w:line="340" w:lineRule="atLeast"/>
      <w:ind w:left="567" w:hanging="357"/>
      <w:textAlignment w:val="baseline"/>
    </w:pPr>
    <w:rPr>
      <w:rFonts w:eastAsia="Times New Roman"/>
      <w:szCs w:val="24"/>
    </w:rPr>
  </w:style>
  <w:style w:type="paragraph" w:customStyle="1" w:styleId="FISHeading5a">
    <w:name w:val="FIS_Heading5a"/>
    <w:basedOn w:val="Heading5"/>
    <w:next w:val="Normal"/>
    <w:uiPriority w:val="99"/>
    <w:pPr>
      <w:tabs>
        <w:tab w:val="num" w:pos="360"/>
      </w:tabs>
      <w:snapToGrid w:val="0"/>
      <w:spacing w:line="240" w:lineRule="auto"/>
    </w:pPr>
    <w:rPr>
      <w:b/>
      <w:i w:val="0"/>
      <w:iCs w:val="0"/>
      <w:szCs w:val="20"/>
    </w:rPr>
  </w:style>
  <w:style w:type="paragraph" w:customStyle="1" w:styleId="FISHeading7">
    <w:name w:val="FIS_Heading7"/>
    <w:basedOn w:val="Heading7"/>
    <w:autoRedefine/>
    <w:uiPriority w:val="99"/>
    <w:pPr>
      <w:keepLines w:val="0"/>
      <w:widowControl w:val="0"/>
      <w:tabs>
        <w:tab w:val="num" w:pos="360"/>
      </w:tabs>
      <w:snapToGrid w:val="0"/>
      <w:spacing w:before="60" w:after="60" w:line="240" w:lineRule="auto"/>
      <w:ind w:left="720"/>
    </w:pPr>
    <w:rPr>
      <w:b/>
      <w:iCs w:val="0"/>
      <w:sz w:val="24"/>
      <w:szCs w:val="20"/>
    </w:rPr>
  </w:style>
  <w:style w:type="paragraph" w:customStyle="1" w:styleId="FisHeading40">
    <w:name w:val="Fis_Heading 4"/>
    <w:basedOn w:val="Normal"/>
    <w:autoRedefine/>
    <w:uiPriority w:val="99"/>
    <w:pPr>
      <w:widowControl w:val="0"/>
      <w:snapToGrid w:val="0"/>
      <w:spacing w:line="240" w:lineRule="auto"/>
      <w:ind w:left="1656" w:hanging="576"/>
      <w:outlineLvl w:val="3"/>
    </w:pPr>
    <w:rPr>
      <w:rFonts w:eastAsia="Times New Roman"/>
      <w:b/>
      <w:sz w:val="24"/>
      <w:szCs w:val="20"/>
    </w:rPr>
  </w:style>
  <w:style w:type="paragraph" w:customStyle="1" w:styleId="FISHeading8">
    <w:name w:val="FIS_Heading8"/>
    <w:basedOn w:val="Normal"/>
    <w:uiPriority w:val="99"/>
    <w:pPr>
      <w:widowControl w:val="0"/>
      <w:snapToGrid w:val="0"/>
      <w:spacing w:line="240" w:lineRule="auto"/>
      <w:ind w:left="3744" w:hanging="1224"/>
      <w:outlineLvl w:val="7"/>
    </w:pPr>
    <w:rPr>
      <w:rFonts w:eastAsia="Times New Roman"/>
      <w:b/>
      <w:i/>
      <w:sz w:val="24"/>
      <w:szCs w:val="20"/>
    </w:rPr>
  </w:style>
  <w:style w:type="paragraph" w:styleId="Revision">
    <w:name w:val="Revision"/>
    <w:hidden/>
    <w:uiPriority w:val="99"/>
    <w:semiHidden/>
    <w:rPr>
      <w:sz w:val="28"/>
      <w:szCs w:val="22"/>
    </w:rPr>
  </w:style>
  <w:style w:type="paragraph" w:customStyle="1" w:styleId="Hnh">
    <w:name w:val="Hình"/>
    <w:basedOn w:val="Normal"/>
    <w:link w:val="HnhChar"/>
    <w:autoRedefine/>
    <w:rsid w:val="004361C5"/>
    <w:pPr>
      <w:jc w:val="center"/>
    </w:pPr>
    <w:rPr>
      <w:i/>
      <w:sz w:val="26"/>
      <w:szCs w:val="26"/>
    </w:rPr>
  </w:style>
  <w:style w:type="character" w:customStyle="1" w:styleId="HnhChar">
    <w:name w:val="Hình Char"/>
    <w:link w:val="Hnh"/>
    <w:rsid w:val="004361C5"/>
    <w:rPr>
      <w:i/>
      <w:sz w:val="26"/>
      <w:szCs w:val="26"/>
    </w:rPr>
  </w:style>
  <w:style w:type="paragraph" w:customStyle="1" w:styleId="Heading2FIS">
    <w:name w:val="Heading 2 FIS"/>
    <w:basedOn w:val="Heading2"/>
    <w:link w:val="Heading2FISChar"/>
  </w:style>
  <w:style w:type="character" w:customStyle="1" w:styleId="Heading2FISChar">
    <w:name w:val="Heading 2 FIS Char"/>
    <w:link w:val="Heading2FIS"/>
    <w:rPr>
      <w:rFonts w:eastAsia="Times New Roman"/>
      <w:b/>
      <w:bCs/>
      <w:sz w:val="28"/>
      <w:szCs w:val="28"/>
      <w:shd w:val="solid" w:color="E6B9B8" w:fill="C6D9F1"/>
      <w:lang w:eastAsia="x-none"/>
    </w:rPr>
  </w:style>
  <w:style w:type="paragraph" w:customStyle="1" w:styleId="F-heading2">
    <w:name w:val="F-heading 2"/>
    <w:basedOn w:val="Heading2FIS"/>
    <w:link w:val="F-heading2Char"/>
  </w:style>
  <w:style w:type="character" w:customStyle="1" w:styleId="F-heading2Char">
    <w:name w:val="F-heading 2 Char"/>
    <w:basedOn w:val="Heading2FISChar"/>
    <w:link w:val="F-heading2"/>
    <w:rPr>
      <w:rFonts w:eastAsia="Times New Roman"/>
      <w:b/>
      <w:bCs/>
      <w:sz w:val="28"/>
      <w:szCs w:val="28"/>
      <w:shd w:val="solid" w:color="E6B9B8" w:fill="C6D9F1"/>
      <w:lang w:eastAsia="x-none"/>
    </w:rPr>
  </w:style>
  <w:style w:type="paragraph" w:customStyle="1" w:styleId="F-heading3">
    <w:name w:val="F-heading 3"/>
    <w:basedOn w:val="Heading4"/>
    <w:link w:val="F-heading3Char"/>
    <w:pPr>
      <w:numPr>
        <w:ilvl w:val="0"/>
        <w:numId w:val="0"/>
      </w:numPr>
    </w:pPr>
    <w:rPr>
      <w:i w:val="0"/>
      <w:sz w:val="27"/>
    </w:rPr>
  </w:style>
  <w:style w:type="character" w:customStyle="1" w:styleId="F-heading3Char">
    <w:name w:val="F-heading 3 Char"/>
    <w:link w:val="F-heading3"/>
    <w:rPr>
      <w:rFonts w:eastAsia="Times New Roman"/>
      <w:b/>
      <w:iCs/>
      <w:sz w:val="27"/>
      <w:szCs w:val="26"/>
      <w:lang w:val="x-none" w:eastAsia="x-none"/>
    </w:rPr>
  </w:style>
  <w:style w:type="paragraph" w:customStyle="1" w:styleId="F-heading4">
    <w:name w:val="F-heading 4"/>
    <w:basedOn w:val="Heading4"/>
    <w:link w:val="F-heading4Char"/>
    <w:autoRedefine/>
    <w:pPr>
      <w:numPr>
        <w:numId w:val="1"/>
      </w:numPr>
    </w:pPr>
  </w:style>
  <w:style w:type="character" w:customStyle="1" w:styleId="F-heading4Char">
    <w:name w:val="F-heading 4 Char"/>
    <w:link w:val="F-heading4"/>
    <w:rPr>
      <w:b/>
      <w:i/>
      <w:iCs/>
      <w:sz w:val="26"/>
      <w:szCs w:val="26"/>
      <w:shd w:val="solid" w:color="E0EACC" w:fill="auto"/>
      <w:lang w:eastAsia="x-none"/>
    </w:rPr>
  </w:style>
  <w:style w:type="paragraph" w:customStyle="1" w:styleId="F-heading5">
    <w:name w:val="F-heading 5"/>
    <w:basedOn w:val="Heading5"/>
    <w:link w:val="F-heading5Char"/>
  </w:style>
  <w:style w:type="character" w:customStyle="1" w:styleId="F-heading5Char">
    <w:name w:val="F-heading 5 Char"/>
    <w:link w:val="F-heading5"/>
    <w:rPr>
      <w:rFonts w:eastAsia="Times New Roman"/>
      <w:bCs/>
      <w:i/>
      <w:iCs/>
      <w:sz w:val="24"/>
      <w:szCs w:val="26"/>
      <w:lang w:val="x-none" w:eastAsia="x-none"/>
    </w:rPr>
  </w:style>
  <w:style w:type="paragraph" w:customStyle="1" w:styleId="Bullets">
    <w:name w:val="Bullets"/>
    <w:basedOn w:val="Normal"/>
    <w:link w:val="BulletsChar"/>
    <w:uiPriority w:val="99"/>
    <w:rPr>
      <w:sz w:val="26"/>
    </w:rPr>
  </w:style>
  <w:style w:type="character" w:customStyle="1" w:styleId="BulletsChar">
    <w:name w:val="Bullets Char"/>
    <w:link w:val="Bullets"/>
    <w:uiPriority w:val="99"/>
    <w:rPr>
      <w:sz w:val="26"/>
      <w:szCs w:val="22"/>
    </w:rPr>
  </w:style>
  <w:style w:type="paragraph" w:customStyle="1" w:styleId="Style1">
    <w:name w:val="Style1"/>
    <w:basedOn w:val="Bullets"/>
    <w:pPr>
      <w:tabs>
        <w:tab w:val="num" w:pos="360"/>
      </w:tabs>
    </w:pPr>
  </w:style>
  <w:style w:type="paragraph" w:customStyle="1" w:styleId="Mtmnhnh">
    <w:name w:val="Mô tả màn hình"/>
    <w:basedOn w:val="Normal"/>
    <w:link w:val="MtmnhnhChar"/>
    <w:pPr>
      <w:keepNext/>
      <w:spacing w:after="120"/>
    </w:pPr>
    <w:rPr>
      <w:b/>
      <w:sz w:val="26"/>
    </w:rPr>
  </w:style>
  <w:style w:type="character" w:customStyle="1" w:styleId="MtmnhnhChar">
    <w:name w:val="Mô tả màn hình Char"/>
    <w:link w:val="Mtmnhnh"/>
    <w:rPr>
      <w:b/>
      <w:sz w:val="26"/>
      <w:szCs w:val="22"/>
    </w:rPr>
  </w:style>
  <w:style w:type="paragraph" w:styleId="TableofFigures">
    <w:name w:val="table of figures"/>
    <w:basedOn w:val="Normal"/>
    <w:next w:val="Normal"/>
    <w:unhideWhenUsed/>
    <w:pPr>
      <w:pBdr>
        <w:top w:val="single" w:sz="4" w:space="1" w:color="auto"/>
        <w:left w:val="single" w:sz="4" w:space="4" w:color="auto"/>
        <w:bottom w:val="single" w:sz="4" w:space="1" w:color="auto"/>
        <w:right w:val="single" w:sz="4" w:space="4" w:color="auto"/>
      </w:pBdr>
    </w:pPr>
    <w:rPr>
      <w:sz w:val="26"/>
    </w:rPr>
  </w:style>
  <w:style w:type="paragraph" w:customStyle="1" w:styleId="Bulletslevel1">
    <w:name w:val="Bullets_level_1"/>
    <w:basedOn w:val="FISTableText"/>
    <w:link w:val="Bulletslevel1Char"/>
    <w:autoRedefine/>
    <w:rsid w:val="00632BD4"/>
    <w:pPr>
      <w:numPr>
        <w:numId w:val="54"/>
      </w:numPr>
      <w:spacing w:before="120" w:after="0" w:line="276" w:lineRule="auto"/>
      <w:contextualSpacing w:val="0"/>
      <w:textAlignment w:val="auto"/>
    </w:pPr>
    <w:rPr>
      <w:szCs w:val="26"/>
      <w:lang w:val="en-US"/>
    </w:rPr>
  </w:style>
  <w:style w:type="character" w:customStyle="1" w:styleId="Bulletslevel1Char">
    <w:name w:val="Bullets_level_1 Char"/>
    <w:link w:val="Bulletslevel1"/>
    <w:rsid w:val="00632BD4"/>
    <w:rPr>
      <w:rFonts w:ascii="Arial" w:eastAsia="Times New Roman" w:hAnsi="Arial"/>
      <w:sz w:val="22"/>
      <w:szCs w:val="26"/>
      <w:lang w:eastAsia="vi-VN"/>
    </w:rPr>
  </w:style>
  <w:style w:type="paragraph" w:customStyle="1" w:styleId="AutoNumDescription">
    <w:name w:val="AutoNum_Description"/>
    <w:basedOn w:val="ListParagraph"/>
    <w:link w:val="AutoNumDescriptionChar"/>
    <w:pPr>
      <w:numPr>
        <w:ilvl w:val="0"/>
        <w:numId w:val="0"/>
      </w:numPr>
      <w:spacing w:line="340" w:lineRule="atLeast"/>
      <w:ind w:left="720" w:hanging="360"/>
      <w:contextualSpacing w:val="0"/>
    </w:pPr>
  </w:style>
  <w:style w:type="character" w:customStyle="1" w:styleId="AutoNumDescriptionChar">
    <w:name w:val="AutoNum_Description Char"/>
    <w:link w:val="AutoNumDescription"/>
    <w:rPr>
      <w:sz w:val="26"/>
      <w:szCs w:val="26"/>
    </w:rPr>
  </w:style>
  <w:style w:type="paragraph" w:customStyle="1" w:styleId="SRSNORMAL">
    <w:name w:val="SRS_NORMAL"/>
    <w:basedOn w:val="Normal"/>
    <w:link w:val="SRSNORMALChar"/>
    <w:autoRedefine/>
    <w:rsid w:val="002F7256"/>
    <w:pPr>
      <w:widowControl w:val="0"/>
    </w:pPr>
    <w:rPr>
      <w:rFonts w:eastAsia="Gulim"/>
      <w:bCs/>
      <w:szCs w:val="26"/>
    </w:rPr>
  </w:style>
  <w:style w:type="character" w:customStyle="1" w:styleId="SRSNORMALChar">
    <w:name w:val="SRS_NORMAL Char"/>
    <w:link w:val="SRSNORMAL"/>
    <w:rsid w:val="002F7256"/>
    <w:rPr>
      <w:rFonts w:eastAsia="Gulim"/>
      <w:bCs/>
      <w:sz w:val="26"/>
      <w:szCs w:val="26"/>
    </w:rPr>
  </w:style>
  <w:style w:type="paragraph" w:customStyle="1" w:styleId="AUTONUM2">
    <w:name w:val="AUTO_NUM_2"/>
    <w:basedOn w:val="FISBullet1"/>
    <w:link w:val="AUTONUM2Char"/>
    <w:qFormat/>
    <w:pPr>
      <w:numPr>
        <w:numId w:val="3"/>
      </w:numPr>
      <w:tabs>
        <w:tab w:val="clear" w:pos="567"/>
        <w:tab w:val="num" w:pos="360"/>
        <w:tab w:val="left" w:pos="522"/>
      </w:tabs>
      <w:spacing w:after="120"/>
      <w:jc w:val="center"/>
    </w:pPr>
    <w:rPr>
      <w:rFonts w:ascii="Times New Roman" w:hAnsi="Times New Roman"/>
      <w:sz w:val="26"/>
      <w:szCs w:val="26"/>
    </w:rPr>
  </w:style>
  <w:style w:type="character" w:customStyle="1" w:styleId="AUTONUM2Char">
    <w:name w:val="AUTO_NUM_2 Char"/>
    <w:link w:val="AUTONUM2"/>
    <w:rPr>
      <w:rFonts w:eastAsia="Times New Roman"/>
      <w:sz w:val="26"/>
      <w:szCs w:val="26"/>
    </w:rPr>
  </w:style>
  <w:style w:type="paragraph" w:customStyle="1" w:styleId="FISBullet10">
    <w:name w:val="FIS_Bullet 1"/>
    <w:basedOn w:val="FISBullet1"/>
    <w:link w:val="FISBullet1Char0"/>
    <w:pPr>
      <w:numPr>
        <w:numId w:val="0"/>
      </w:numPr>
      <w:tabs>
        <w:tab w:val="clear" w:pos="567"/>
      </w:tabs>
      <w:spacing w:after="120" w:line="276" w:lineRule="auto"/>
      <w:ind w:left="317" w:hanging="360"/>
      <w:textAlignment w:val="auto"/>
    </w:pPr>
    <w:rPr>
      <w:sz w:val="26"/>
      <w:szCs w:val="26"/>
      <w:lang w:val="x-none" w:eastAsia="vi-VN"/>
    </w:rPr>
  </w:style>
  <w:style w:type="character" w:customStyle="1" w:styleId="FISBullet1Char0">
    <w:name w:val="FIS_Bullet 1 Char"/>
    <w:link w:val="FISBullet10"/>
    <w:rPr>
      <w:rFonts w:ascii="Verdana" w:eastAsia="Times New Roman" w:hAnsi="Verdana"/>
      <w:sz w:val="26"/>
      <w:szCs w:val="26"/>
      <w:lang w:val="x-none" w:eastAsia="vi-VN"/>
    </w:rPr>
  </w:style>
  <w:style w:type="paragraph" w:customStyle="1" w:styleId="FISBullet20">
    <w:name w:val="FIS_Bullet 2"/>
    <w:basedOn w:val="FISNormal"/>
    <w:link w:val="FISBullet2Char"/>
    <w:pPr>
      <w:keepLines/>
      <w:tabs>
        <w:tab w:val="clear" w:pos="720"/>
      </w:tabs>
      <w:adjustRightInd w:val="0"/>
      <w:spacing w:after="120"/>
      <w:ind w:left="677" w:hanging="360"/>
      <w:textAlignment w:val="baseline"/>
    </w:pPr>
    <w:rPr>
      <w:sz w:val="26"/>
      <w:szCs w:val="26"/>
      <w:lang w:val="x-none" w:eastAsia="vi-VN"/>
    </w:rPr>
  </w:style>
  <w:style w:type="character" w:customStyle="1" w:styleId="FISBullet2Char">
    <w:name w:val="FIS_Bullet 2 Char"/>
    <w:link w:val="FISBullet20"/>
    <w:rPr>
      <w:rFonts w:eastAsia="Times New Roman"/>
      <w:sz w:val="26"/>
      <w:szCs w:val="26"/>
      <w:lang w:val="x-none" w:eastAsia="vi-VN"/>
    </w:rPr>
  </w:style>
  <w:style w:type="paragraph" w:customStyle="1" w:styleId="Hinh2">
    <w:name w:val="Hinh_2"/>
    <w:basedOn w:val="H"/>
    <w:link w:val="Hinh2Char"/>
    <w:autoRedefine/>
    <w:pPr>
      <w:ind w:left="720"/>
    </w:pPr>
    <w:rPr>
      <w:lang w:val="x-none" w:eastAsia="x-none"/>
    </w:rPr>
  </w:style>
  <w:style w:type="character" w:customStyle="1" w:styleId="Hinh2Char">
    <w:name w:val="Hinh_2 Char"/>
    <w:link w:val="Hinh2"/>
    <w:rPr>
      <w:sz w:val="26"/>
      <w:szCs w:val="22"/>
      <w:lang w:val="x-none" w:eastAsia="x-none"/>
    </w:rPr>
  </w:style>
  <w:style w:type="paragraph" w:styleId="TOCHeading">
    <w:name w:val="TOC Heading"/>
    <w:basedOn w:val="Heading1"/>
    <w:next w:val="Normal"/>
    <w:uiPriority w:val="39"/>
    <w:unhideWhenUsed/>
    <w:qFormat/>
    <w:pPr>
      <w:numPr>
        <w:numId w:val="0"/>
      </w:numPr>
      <w:spacing w:before="240" w:line="259" w:lineRule="auto"/>
      <w:outlineLvl w:val="9"/>
    </w:pPr>
    <w:rPr>
      <w:rFonts w:ascii="Calibri Light" w:hAnsi="Calibri Light"/>
      <w:b w:val="0"/>
      <w:bCs w:val="0"/>
      <w:color w:val="2E74B5"/>
      <w:sz w:val="32"/>
      <w:szCs w:val="32"/>
      <w:lang w:val="en-US" w:eastAsia="en-US"/>
    </w:rPr>
  </w:style>
  <w:style w:type="paragraph" w:customStyle="1" w:styleId="FISHinh">
    <w:name w:val="FIS_Hinh"/>
    <w:basedOn w:val="Normal"/>
    <w:link w:val="FISHinhChar"/>
    <w:rsid w:val="00D7058D"/>
    <w:pPr>
      <w:numPr>
        <w:numId w:val="9"/>
      </w:numPr>
      <w:contextualSpacing w:val="0"/>
      <w:jc w:val="center"/>
    </w:pPr>
    <w:rPr>
      <w:b/>
      <w:i/>
    </w:rPr>
  </w:style>
  <w:style w:type="character" w:customStyle="1" w:styleId="FISHinhChar">
    <w:name w:val="FIS_Hinh Char"/>
    <w:link w:val="FISHinh"/>
    <w:rsid w:val="00D7058D"/>
    <w:rPr>
      <w:rFonts w:ascii="Arial" w:hAnsi="Arial"/>
      <w:b/>
      <w:i/>
      <w:sz w:val="22"/>
      <w:szCs w:val="22"/>
    </w:rPr>
  </w:style>
  <w:style w:type="paragraph" w:customStyle="1" w:styleId="FISBullet">
    <w:name w:val="FIS_Bullet"/>
    <w:basedOn w:val="FISNormal"/>
    <w:link w:val="FISBulletChar"/>
    <w:rsid w:val="009660E0"/>
    <w:pPr>
      <w:keepLines/>
      <w:tabs>
        <w:tab w:val="clear" w:pos="720"/>
      </w:tabs>
      <w:adjustRightInd w:val="0"/>
      <w:spacing w:after="120" w:line="276" w:lineRule="auto"/>
      <w:ind w:left="360" w:hanging="360"/>
      <w:textAlignment w:val="baseline"/>
    </w:pPr>
    <w:rPr>
      <w:sz w:val="26"/>
      <w:szCs w:val="26"/>
      <w:lang w:val="x-none" w:eastAsia="vi-VN"/>
    </w:rPr>
  </w:style>
  <w:style w:type="character" w:customStyle="1" w:styleId="FISBulletChar">
    <w:name w:val="FIS_Bullet Char"/>
    <w:link w:val="FISBullet"/>
    <w:rsid w:val="009660E0"/>
    <w:rPr>
      <w:rFonts w:eastAsia="Times New Roman"/>
      <w:sz w:val="26"/>
      <w:szCs w:val="26"/>
      <w:lang w:val="x-none" w:eastAsia="vi-VN"/>
    </w:rPr>
  </w:style>
  <w:style w:type="paragraph" w:customStyle="1" w:styleId="Bullet20">
    <w:name w:val="Bullet2"/>
    <w:basedOn w:val="FISNormal"/>
    <w:link w:val="Bullet2Char"/>
    <w:rsid w:val="009660E0"/>
    <w:pPr>
      <w:keepLines/>
      <w:tabs>
        <w:tab w:val="clear" w:pos="720"/>
      </w:tabs>
      <w:adjustRightInd w:val="0"/>
      <w:spacing w:after="120" w:line="276" w:lineRule="auto"/>
      <w:ind w:left="1080" w:hanging="360"/>
      <w:textAlignment w:val="baseline"/>
    </w:pPr>
    <w:rPr>
      <w:sz w:val="26"/>
      <w:szCs w:val="26"/>
      <w:lang w:val="x-none" w:eastAsia="vi-VN"/>
    </w:rPr>
  </w:style>
  <w:style w:type="character" w:customStyle="1" w:styleId="Bullet2Char">
    <w:name w:val="Bullet2 Char"/>
    <w:link w:val="Bullet20"/>
    <w:rsid w:val="009660E0"/>
    <w:rPr>
      <w:rFonts w:eastAsia="Times New Roman"/>
      <w:sz w:val="26"/>
      <w:szCs w:val="26"/>
      <w:lang w:val="x-none" w:eastAsia="vi-VN"/>
    </w:rPr>
  </w:style>
  <w:style w:type="paragraph" w:customStyle="1" w:styleId="sodo">
    <w:name w:val="sodo"/>
    <w:basedOn w:val="Normal"/>
    <w:link w:val="sodoChar"/>
    <w:rsid w:val="009660E0"/>
    <w:pPr>
      <w:spacing w:after="120" w:line="259" w:lineRule="auto"/>
      <w:ind w:left="720" w:hanging="360"/>
      <w:jc w:val="center"/>
    </w:pPr>
    <w:rPr>
      <w:i/>
      <w:sz w:val="26"/>
    </w:rPr>
  </w:style>
  <w:style w:type="character" w:customStyle="1" w:styleId="sodoChar">
    <w:name w:val="sodo Char"/>
    <w:link w:val="sodo"/>
    <w:rsid w:val="009660E0"/>
    <w:rPr>
      <w:i/>
      <w:sz w:val="26"/>
      <w:szCs w:val="22"/>
    </w:rPr>
  </w:style>
  <w:style w:type="paragraph" w:customStyle="1" w:styleId="FISBullet6">
    <w:name w:val="FIS_Bullet 6"/>
    <w:basedOn w:val="Heading6"/>
    <w:link w:val="FISBullet6Char"/>
    <w:rsid w:val="009660E0"/>
  </w:style>
  <w:style w:type="character" w:customStyle="1" w:styleId="FISBullet6Char">
    <w:name w:val="FIS_Bullet 6 Char"/>
    <w:link w:val="FISBullet6"/>
    <w:rsid w:val="009660E0"/>
    <w:rPr>
      <w:rFonts w:eastAsia="Times New Roman" w:cs="Times New Roman"/>
      <w:i/>
      <w:iCs/>
      <w:sz w:val="26"/>
      <w:lang w:val="x-none" w:eastAsia="x-none"/>
    </w:rPr>
  </w:style>
  <w:style w:type="paragraph" w:customStyle="1" w:styleId="FISBullet7">
    <w:name w:val="FIS_Bullet 7"/>
    <w:basedOn w:val="FISBullet6"/>
    <w:link w:val="FISBullet7Char"/>
    <w:rsid w:val="009660E0"/>
    <w:pPr>
      <w:outlineLvl w:val="9"/>
    </w:pPr>
  </w:style>
  <w:style w:type="character" w:customStyle="1" w:styleId="FISBullet7Char">
    <w:name w:val="FIS_Bullet 7 Char"/>
    <w:basedOn w:val="FISBullet6Char"/>
    <w:link w:val="FISBullet7"/>
    <w:rsid w:val="009660E0"/>
    <w:rPr>
      <w:rFonts w:eastAsia="Times New Roman" w:cs="Times New Roman"/>
      <w:i/>
      <w:iCs/>
      <w:sz w:val="26"/>
      <w:lang w:val="x-none" w:eastAsia="x-none"/>
    </w:rPr>
  </w:style>
  <w:style w:type="paragraph" w:customStyle="1" w:styleId="FISbullet30">
    <w:name w:val="FIS_bullet 3"/>
    <w:basedOn w:val="Normal"/>
    <w:link w:val="FISbullet3Char"/>
    <w:autoRedefine/>
    <w:rsid w:val="00EC6EA3"/>
    <w:pPr>
      <w:ind w:left="360"/>
    </w:pPr>
    <w:rPr>
      <w:i/>
      <w:sz w:val="26"/>
    </w:rPr>
  </w:style>
  <w:style w:type="character" w:customStyle="1" w:styleId="FISbullet3Char">
    <w:name w:val="FIS_bullet 3 Char"/>
    <w:link w:val="FISbullet30"/>
    <w:rsid w:val="00EC6EA3"/>
    <w:rPr>
      <w:i/>
      <w:sz w:val="26"/>
      <w:szCs w:val="22"/>
    </w:rPr>
  </w:style>
  <w:style w:type="paragraph" w:customStyle="1" w:styleId="FISBullet4">
    <w:name w:val="FIS_Bullet 4"/>
    <w:basedOn w:val="Heading6"/>
    <w:link w:val="FISBullet4Char"/>
    <w:rsid w:val="00EC6EA3"/>
    <w:rPr>
      <w:lang w:val="en-US"/>
    </w:rPr>
  </w:style>
  <w:style w:type="character" w:customStyle="1" w:styleId="FISBullet4Char">
    <w:name w:val="FIS_Bullet 4 Char"/>
    <w:link w:val="FISBullet4"/>
    <w:rsid w:val="00EC6EA3"/>
    <w:rPr>
      <w:rFonts w:eastAsia="Times New Roman"/>
      <w:i/>
      <w:iCs/>
      <w:sz w:val="26"/>
      <w:lang w:eastAsia="x-none"/>
    </w:rPr>
  </w:style>
  <w:style w:type="paragraph" w:customStyle="1" w:styleId="FISHeading70">
    <w:name w:val="FIS_Heading 7"/>
    <w:basedOn w:val="FISHeading6"/>
    <w:link w:val="FISHeading7Char"/>
    <w:rsid w:val="00EC6EA3"/>
    <w:pPr>
      <w:outlineLvl w:val="9"/>
    </w:pPr>
  </w:style>
  <w:style w:type="character" w:customStyle="1" w:styleId="FISHeading7Char">
    <w:name w:val="FIS_Heading 7 Char"/>
    <w:basedOn w:val="FISHeading6Char"/>
    <w:link w:val="FISHeading70"/>
    <w:rsid w:val="00EC6EA3"/>
    <w:rPr>
      <w:rFonts w:eastAsia="Times New Roman"/>
      <w:i/>
      <w:iCs/>
      <w:sz w:val="26"/>
      <w:szCs w:val="26"/>
      <w:lang w:val="x-none" w:eastAsia="x-none"/>
    </w:rPr>
  </w:style>
  <w:style w:type="paragraph" w:customStyle="1" w:styleId="Bullet01">
    <w:name w:val="Bullet 01"/>
    <w:basedOn w:val="FISNormal"/>
    <w:link w:val="Bullet01Char"/>
    <w:rsid w:val="00FB655A"/>
    <w:pPr>
      <w:keepLines/>
      <w:tabs>
        <w:tab w:val="clear" w:pos="720"/>
        <w:tab w:val="left" w:pos="567"/>
        <w:tab w:val="left" w:pos="1134"/>
      </w:tabs>
      <w:adjustRightInd w:val="0"/>
      <w:ind w:left="360" w:hanging="360"/>
      <w:textAlignment w:val="baseline"/>
    </w:pPr>
    <w:rPr>
      <w:sz w:val="26"/>
      <w:szCs w:val="26"/>
      <w:lang w:val="x-none" w:eastAsia="vi-VN"/>
    </w:rPr>
  </w:style>
  <w:style w:type="character" w:customStyle="1" w:styleId="Bullet01Char">
    <w:name w:val="Bullet 01 Char"/>
    <w:link w:val="Bullet01"/>
    <w:rsid w:val="00FB655A"/>
    <w:rPr>
      <w:rFonts w:eastAsia="Times New Roman"/>
      <w:sz w:val="26"/>
      <w:szCs w:val="26"/>
      <w:lang w:val="x-none" w:eastAsia="vi-VN"/>
    </w:rPr>
  </w:style>
  <w:style w:type="paragraph" w:customStyle="1" w:styleId="Bullet02">
    <w:name w:val="Bullet 02"/>
    <w:basedOn w:val="FISNormal"/>
    <w:link w:val="Bullet02Char"/>
    <w:rsid w:val="00FB655A"/>
    <w:pPr>
      <w:keepLines/>
      <w:tabs>
        <w:tab w:val="clear" w:pos="720"/>
        <w:tab w:val="left" w:pos="716"/>
      </w:tabs>
      <w:adjustRightInd w:val="0"/>
      <w:ind w:left="716" w:hanging="360"/>
      <w:textAlignment w:val="baseline"/>
    </w:pPr>
    <w:rPr>
      <w:sz w:val="26"/>
      <w:szCs w:val="26"/>
      <w:lang w:val="x-none" w:eastAsia="vi-VN"/>
    </w:rPr>
  </w:style>
  <w:style w:type="character" w:customStyle="1" w:styleId="Bullet02Char">
    <w:name w:val="Bullet 02 Char"/>
    <w:link w:val="Bullet02"/>
    <w:rsid w:val="00FB655A"/>
    <w:rPr>
      <w:rFonts w:eastAsia="Times New Roman"/>
      <w:sz w:val="26"/>
      <w:szCs w:val="26"/>
      <w:lang w:val="x-none" w:eastAsia="vi-VN"/>
    </w:rPr>
  </w:style>
  <w:style w:type="paragraph" w:customStyle="1" w:styleId="Bullet03">
    <w:name w:val="Bullet 03"/>
    <w:basedOn w:val="FISNormal"/>
    <w:link w:val="Bullet03Char"/>
    <w:rsid w:val="00FB655A"/>
    <w:pPr>
      <w:keepLines/>
      <w:tabs>
        <w:tab w:val="clear" w:pos="720"/>
        <w:tab w:val="left" w:pos="716"/>
      </w:tabs>
      <w:adjustRightInd w:val="0"/>
      <w:ind w:left="1076" w:hanging="360"/>
      <w:textAlignment w:val="baseline"/>
    </w:pPr>
    <w:rPr>
      <w:sz w:val="26"/>
      <w:szCs w:val="26"/>
      <w:lang w:val="x-none" w:eastAsia="vi-VN"/>
    </w:rPr>
  </w:style>
  <w:style w:type="character" w:customStyle="1" w:styleId="Bullet03Char">
    <w:name w:val="Bullet 03 Char"/>
    <w:link w:val="Bullet03"/>
    <w:rsid w:val="00FB655A"/>
    <w:rPr>
      <w:rFonts w:eastAsia="Times New Roman"/>
      <w:sz w:val="26"/>
      <w:szCs w:val="26"/>
      <w:lang w:val="x-none" w:eastAsia="vi-VN"/>
    </w:rPr>
  </w:style>
  <w:style w:type="paragraph" w:customStyle="1" w:styleId="FISSodo">
    <w:name w:val="FIS So do"/>
    <w:basedOn w:val="FISBullet1"/>
    <w:link w:val="FISSodoChar"/>
    <w:autoRedefine/>
    <w:rsid w:val="00FB655A"/>
    <w:pPr>
      <w:numPr>
        <w:numId w:val="0"/>
      </w:numPr>
      <w:spacing w:after="120" w:line="276" w:lineRule="auto"/>
      <w:jc w:val="center"/>
    </w:pPr>
    <w:rPr>
      <w:rFonts w:ascii="Times New Roman" w:hAnsi="Times New Roman"/>
      <w:i/>
      <w:sz w:val="26"/>
      <w:lang w:val="x-none" w:eastAsia="x-none"/>
    </w:rPr>
  </w:style>
  <w:style w:type="character" w:customStyle="1" w:styleId="FISSodoChar">
    <w:name w:val="FIS So do Char"/>
    <w:link w:val="FISSodo"/>
    <w:rsid w:val="00FB655A"/>
    <w:rPr>
      <w:rFonts w:eastAsia="Times New Roman"/>
      <w:i/>
      <w:sz w:val="26"/>
      <w:lang w:val="x-none" w:eastAsia="x-none"/>
    </w:rPr>
  </w:style>
  <w:style w:type="paragraph" w:customStyle="1" w:styleId="FISheading71">
    <w:name w:val="FIS_heading 7"/>
    <w:basedOn w:val="Normal"/>
    <w:link w:val="FISheading7Char0"/>
    <w:autoRedefine/>
    <w:rsid w:val="0056258F"/>
    <w:rPr>
      <w:i/>
      <w:u w:val="single"/>
    </w:rPr>
  </w:style>
  <w:style w:type="character" w:customStyle="1" w:styleId="FISheading7Char0">
    <w:name w:val="FIS_heading 7 Char"/>
    <w:link w:val="FISheading71"/>
    <w:rsid w:val="0056258F"/>
    <w:rPr>
      <w:i/>
      <w:sz w:val="26"/>
      <w:szCs w:val="22"/>
      <w:u w:val="single"/>
    </w:rPr>
  </w:style>
  <w:style w:type="paragraph" w:customStyle="1" w:styleId="FISFunctionHeading">
    <w:name w:val="FIS_Function_Heading"/>
    <w:basedOn w:val="Heading6"/>
    <w:link w:val="FISFunctionHeadingChar"/>
    <w:autoRedefine/>
    <w:rsid w:val="00FB655A"/>
    <w:rPr>
      <w:lang w:val="en-US"/>
    </w:rPr>
  </w:style>
  <w:style w:type="character" w:customStyle="1" w:styleId="FISFunctionHeadingChar">
    <w:name w:val="FIS_Function_Heading Char"/>
    <w:link w:val="FISFunctionHeading"/>
    <w:rsid w:val="00FB655A"/>
    <w:rPr>
      <w:rFonts w:eastAsia="Times New Roman"/>
      <w:i/>
      <w:iCs/>
      <w:sz w:val="26"/>
      <w:lang w:eastAsia="x-none"/>
    </w:rPr>
  </w:style>
  <w:style w:type="paragraph" w:customStyle="1" w:styleId="FormchungQuyenIRM">
    <w:name w:val="Form chung Quyen I RM"/>
    <w:basedOn w:val="sodo"/>
    <w:link w:val="FormchungQuyenIRMChar"/>
    <w:rsid w:val="009921D2"/>
    <w:pPr>
      <w:tabs>
        <w:tab w:val="num" w:pos="360"/>
      </w:tabs>
      <w:spacing w:after="0" w:line="300" w:lineRule="auto"/>
    </w:pPr>
  </w:style>
  <w:style w:type="character" w:customStyle="1" w:styleId="FormchungQuyenIRMChar">
    <w:name w:val="Form chung Quyen I RM Char"/>
    <w:basedOn w:val="sodoChar"/>
    <w:link w:val="FormchungQuyenIRM"/>
    <w:rsid w:val="009921D2"/>
    <w:rPr>
      <w:i/>
      <w:sz w:val="26"/>
      <w:szCs w:val="22"/>
    </w:rPr>
  </w:style>
  <w:style w:type="paragraph" w:customStyle="1" w:styleId="THUHIEN">
    <w:name w:val="THUHIEN"/>
    <w:basedOn w:val="Hnh"/>
    <w:link w:val="THUHIENChar"/>
    <w:autoRedefine/>
    <w:rsid w:val="002948FF"/>
    <w:pPr>
      <w:ind w:left="720" w:hanging="360"/>
    </w:pPr>
  </w:style>
  <w:style w:type="character" w:customStyle="1" w:styleId="THUHIENChar">
    <w:name w:val="THUHIEN Char"/>
    <w:basedOn w:val="HnhChar"/>
    <w:link w:val="THUHIEN"/>
    <w:rsid w:val="002948FF"/>
    <w:rPr>
      <w:i/>
      <w:sz w:val="26"/>
      <w:szCs w:val="26"/>
    </w:rPr>
  </w:style>
  <w:style w:type="paragraph" w:customStyle="1" w:styleId="tiu">
    <w:name w:val="tiêu đề"/>
    <w:basedOn w:val="FISheading71"/>
    <w:link w:val="tiuChar"/>
    <w:autoRedefine/>
    <w:rsid w:val="009624D9"/>
    <w:pPr>
      <w:ind w:left="357" w:hanging="357"/>
    </w:pPr>
  </w:style>
  <w:style w:type="character" w:customStyle="1" w:styleId="tiuChar">
    <w:name w:val="tiêu đề Char"/>
    <w:basedOn w:val="FISheading7Char0"/>
    <w:link w:val="tiu"/>
    <w:rsid w:val="009624D9"/>
    <w:rPr>
      <w:i/>
      <w:sz w:val="26"/>
      <w:szCs w:val="22"/>
      <w:u w:val="single"/>
    </w:rPr>
  </w:style>
  <w:style w:type="paragraph" w:customStyle="1" w:styleId="cha1">
    <w:name w:val="cha 1"/>
    <w:basedOn w:val="FISNormal"/>
    <w:link w:val="cha1Char"/>
    <w:autoRedefine/>
    <w:rsid w:val="00F87CB9"/>
    <w:pPr>
      <w:keepLines/>
      <w:tabs>
        <w:tab w:val="clear" w:pos="720"/>
      </w:tabs>
      <w:adjustRightInd w:val="0"/>
      <w:ind w:left="357" w:hanging="357"/>
      <w:textAlignment w:val="baseline"/>
    </w:pPr>
    <w:rPr>
      <w:sz w:val="26"/>
      <w:szCs w:val="26"/>
      <w:lang w:eastAsia="vi-VN"/>
    </w:rPr>
  </w:style>
  <w:style w:type="character" w:customStyle="1" w:styleId="cha1Char">
    <w:name w:val="cha 1 Char"/>
    <w:link w:val="cha1"/>
    <w:rsid w:val="00F87CB9"/>
    <w:rPr>
      <w:rFonts w:eastAsia="Times New Roman"/>
      <w:sz w:val="26"/>
      <w:szCs w:val="26"/>
      <w:lang w:eastAsia="vi-VN"/>
    </w:rPr>
  </w:style>
  <w:style w:type="paragraph" w:customStyle="1" w:styleId="con">
    <w:name w:val="con"/>
    <w:basedOn w:val="FISNormal"/>
    <w:link w:val="conChar"/>
    <w:autoRedefine/>
    <w:rsid w:val="00836CE2"/>
    <w:pPr>
      <w:keepLines/>
      <w:tabs>
        <w:tab w:val="clear" w:pos="720"/>
        <w:tab w:val="left" w:pos="680"/>
      </w:tabs>
      <w:adjustRightInd w:val="0"/>
      <w:ind w:left="641" w:hanging="357"/>
      <w:textAlignment w:val="baseline"/>
    </w:pPr>
    <w:rPr>
      <w:sz w:val="26"/>
      <w:szCs w:val="26"/>
      <w:lang w:eastAsia="vi-VN"/>
    </w:rPr>
  </w:style>
  <w:style w:type="character" w:customStyle="1" w:styleId="conChar">
    <w:name w:val="con Char"/>
    <w:link w:val="con"/>
    <w:rsid w:val="00836CE2"/>
    <w:rPr>
      <w:rFonts w:eastAsia="Times New Roman"/>
      <w:sz w:val="26"/>
      <w:szCs w:val="26"/>
      <w:lang w:eastAsia="vi-VN"/>
    </w:rPr>
  </w:style>
  <w:style w:type="character" w:customStyle="1" w:styleId="hangChar">
    <w:name w:val="hang Char"/>
    <w:link w:val="hang"/>
    <w:locked/>
    <w:rsid w:val="00537949"/>
    <w:rPr>
      <w:rFonts w:eastAsia="Times New Roman"/>
      <w:sz w:val="26"/>
      <w:szCs w:val="26"/>
      <w:lang w:eastAsia="vi-VN"/>
    </w:rPr>
  </w:style>
  <w:style w:type="paragraph" w:customStyle="1" w:styleId="hang">
    <w:name w:val="hang"/>
    <w:basedOn w:val="FISNormal"/>
    <w:link w:val="hangChar"/>
    <w:autoRedefine/>
    <w:rsid w:val="00537949"/>
    <w:pPr>
      <w:keepLines/>
      <w:tabs>
        <w:tab w:val="clear" w:pos="720"/>
        <w:tab w:val="left" w:pos="673"/>
      </w:tabs>
      <w:adjustRightInd w:val="0"/>
      <w:ind w:left="641" w:hanging="357"/>
    </w:pPr>
    <w:rPr>
      <w:sz w:val="26"/>
      <w:szCs w:val="26"/>
      <w:lang w:eastAsia="vi-VN"/>
    </w:rPr>
  </w:style>
  <w:style w:type="character" w:customStyle="1" w:styleId="gachChar">
    <w:name w:val="gach Char"/>
    <w:link w:val="gach"/>
    <w:locked/>
    <w:rsid w:val="00537949"/>
    <w:rPr>
      <w:rFonts w:eastAsia="Times New Roman"/>
      <w:sz w:val="26"/>
      <w:szCs w:val="26"/>
      <w:lang w:eastAsia="vi-VN"/>
    </w:rPr>
  </w:style>
  <w:style w:type="paragraph" w:customStyle="1" w:styleId="gach">
    <w:name w:val="gach"/>
    <w:basedOn w:val="FISNormal"/>
    <w:link w:val="gachChar"/>
    <w:autoRedefine/>
    <w:rsid w:val="00537949"/>
    <w:pPr>
      <w:keepLines/>
      <w:tabs>
        <w:tab w:val="clear" w:pos="720"/>
      </w:tabs>
      <w:adjustRightInd w:val="0"/>
      <w:ind w:left="357" w:hanging="357"/>
    </w:pPr>
    <w:rPr>
      <w:sz w:val="26"/>
      <w:szCs w:val="26"/>
      <w:lang w:eastAsia="vi-VN"/>
    </w:rPr>
  </w:style>
  <w:style w:type="character" w:customStyle="1" w:styleId="Heading6Char1">
    <w:name w:val="Heading 6 Char1"/>
    <w:aliases w:val="GUI Char1,TTT Char1"/>
    <w:uiPriority w:val="9"/>
    <w:semiHidden/>
    <w:rsid w:val="008933D5"/>
    <w:rPr>
      <w:rFonts w:ascii="Cambria" w:eastAsia="Times New Roman" w:hAnsi="Cambria" w:cs="Times New Roman"/>
      <w:i/>
      <w:iCs/>
      <w:color w:val="243F60"/>
      <w:sz w:val="26"/>
      <w:szCs w:val="22"/>
    </w:rPr>
  </w:style>
  <w:style w:type="character" w:customStyle="1" w:styleId="HeaderChar1">
    <w:name w:val="Header Char1"/>
    <w:aliases w:val="Header1 Char1,Draft Char1,hd Char1,ITT i Char1,sbv Char1"/>
    <w:uiPriority w:val="99"/>
    <w:semiHidden/>
    <w:rsid w:val="008933D5"/>
    <w:rPr>
      <w:sz w:val="26"/>
      <w:szCs w:val="22"/>
    </w:rPr>
  </w:style>
  <w:style w:type="character" w:customStyle="1" w:styleId="FooterChar1">
    <w:name w:val="Footer Char1"/>
    <w:aliases w:val="Footer1 Char1"/>
    <w:uiPriority w:val="99"/>
    <w:semiHidden/>
    <w:rsid w:val="008933D5"/>
    <w:rPr>
      <w:sz w:val="26"/>
      <w:szCs w:val="22"/>
    </w:rPr>
  </w:style>
  <w:style w:type="paragraph" w:customStyle="1" w:styleId="Images">
    <w:name w:val="Images"/>
    <w:basedOn w:val="Normal"/>
    <w:link w:val="ImagesChar"/>
    <w:rsid w:val="006501AC"/>
    <w:pPr>
      <w:spacing w:after="120" w:line="276" w:lineRule="auto"/>
      <w:jc w:val="center"/>
    </w:pPr>
    <w:rPr>
      <w:noProof/>
    </w:rPr>
  </w:style>
  <w:style w:type="character" w:customStyle="1" w:styleId="ImagesChar">
    <w:name w:val="Images Char"/>
    <w:link w:val="Images"/>
    <w:rsid w:val="006501AC"/>
    <w:rPr>
      <w:noProof/>
      <w:sz w:val="22"/>
      <w:szCs w:val="22"/>
    </w:rPr>
  </w:style>
  <w:style w:type="paragraph" w:styleId="ListBullet">
    <w:name w:val="List Bullet"/>
    <w:basedOn w:val="Normal"/>
    <w:unhideWhenUsed/>
    <w:rsid w:val="006501AC"/>
    <w:pPr>
      <w:tabs>
        <w:tab w:val="num" w:pos="360"/>
      </w:tabs>
      <w:ind w:left="360" w:hanging="360"/>
    </w:pPr>
  </w:style>
  <w:style w:type="paragraph" w:customStyle="1" w:styleId="newstyle">
    <w:name w:val="new style"/>
    <w:basedOn w:val="Normal"/>
    <w:link w:val="newstyleChar"/>
    <w:rsid w:val="006501AC"/>
    <w:pPr>
      <w:keepLines/>
      <w:tabs>
        <w:tab w:val="left" w:pos="567"/>
      </w:tabs>
      <w:adjustRightInd w:val="0"/>
      <w:ind w:left="429" w:firstLine="72"/>
      <w:textAlignment w:val="baseline"/>
    </w:pPr>
    <w:rPr>
      <w:rFonts w:eastAsia="Times New Roman"/>
      <w:szCs w:val="26"/>
      <w:lang w:eastAsia="vi-VN"/>
    </w:rPr>
  </w:style>
  <w:style w:type="character" w:customStyle="1" w:styleId="newstyleChar">
    <w:name w:val="new style Char"/>
    <w:link w:val="newstyle"/>
    <w:rsid w:val="006501AC"/>
    <w:rPr>
      <w:rFonts w:eastAsia="Times New Roman"/>
      <w:sz w:val="26"/>
      <w:szCs w:val="26"/>
      <w:lang w:eastAsia="vi-VN"/>
    </w:rPr>
  </w:style>
  <w:style w:type="paragraph" w:customStyle="1" w:styleId="thuyct4">
    <w:name w:val="thuyct4"/>
    <w:basedOn w:val="FISNormal"/>
    <w:link w:val="thuyct4Char"/>
    <w:rsid w:val="006501AC"/>
    <w:pPr>
      <w:keepLines/>
      <w:tabs>
        <w:tab w:val="clear" w:pos="720"/>
        <w:tab w:val="left" w:pos="567"/>
        <w:tab w:val="left" w:pos="1134"/>
      </w:tabs>
      <w:adjustRightInd w:val="0"/>
      <w:ind w:left="342" w:hanging="360"/>
      <w:textAlignment w:val="baseline"/>
    </w:pPr>
    <w:rPr>
      <w:sz w:val="26"/>
      <w:szCs w:val="26"/>
      <w:lang w:eastAsia="vi-VN"/>
    </w:rPr>
  </w:style>
  <w:style w:type="character" w:customStyle="1" w:styleId="thuyct4Char">
    <w:name w:val="thuyct4 Char"/>
    <w:link w:val="thuyct4"/>
    <w:rsid w:val="006501AC"/>
    <w:rPr>
      <w:rFonts w:eastAsia="Times New Roman"/>
      <w:sz w:val="26"/>
      <w:szCs w:val="26"/>
      <w:lang w:eastAsia="vi-VN"/>
    </w:rPr>
  </w:style>
  <w:style w:type="paragraph" w:customStyle="1" w:styleId="29">
    <w:name w:val="29"/>
    <w:basedOn w:val="FISTableText"/>
    <w:link w:val="29Char"/>
    <w:rsid w:val="006501AC"/>
    <w:pPr>
      <w:ind w:left="882" w:hanging="360"/>
      <w:jc w:val="center"/>
      <w:textAlignment w:val="auto"/>
    </w:pPr>
    <w:rPr>
      <w:sz w:val="26"/>
      <w:szCs w:val="26"/>
    </w:rPr>
  </w:style>
  <w:style w:type="character" w:customStyle="1" w:styleId="29Char">
    <w:name w:val="29 Char"/>
    <w:link w:val="29"/>
    <w:rsid w:val="006501AC"/>
    <w:rPr>
      <w:rFonts w:eastAsia="Times New Roman"/>
      <w:sz w:val="26"/>
      <w:szCs w:val="26"/>
      <w:lang w:val="vi-VN" w:eastAsia="vi-VN"/>
    </w:rPr>
  </w:style>
  <w:style w:type="paragraph" w:customStyle="1" w:styleId="Style2">
    <w:name w:val="Style2"/>
    <w:basedOn w:val="FISTableText"/>
    <w:link w:val="Style2Char"/>
    <w:rsid w:val="006501AC"/>
    <w:pPr>
      <w:ind w:left="461" w:hanging="360"/>
      <w:jc w:val="center"/>
      <w:textAlignment w:val="auto"/>
    </w:pPr>
    <w:rPr>
      <w:sz w:val="26"/>
      <w:szCs w:val="26"/>
    </w:rPr>
  </w:style>
  <w:style w:type="character" w:customStyle="1" w:styleId="Style2Char">
    <w:name w:val="Style2 Char"/>
    <w:link w:val="Style2"/>
    <w:rsid w:val="006501AC"/>
    <w:rPr>
      <w:rFonts w:eastAsia="Times New Roman"/>
      <w:sz w:val="26"/>
      <w:szCs w:val="26"/>
      <w:lang w:val="vi-VN" w:eastAsia="vi-VN"/>
    </w:rPr>
  </w:style>
  <w:style w:type="paragraph" w:customStyle="1" w:styleId="Sodo0">
    <w:name w:val="Sodo"/>
    <w:basedOn w:val="Heading6"/>
    <w:link w:val="SodoChar0"/>
    <w:rsid w:val="006501AC"/>
    <w:pPr>
      <w:spacing w:after="120" w:line="276" w:lineRule="auto"/>
      <w:ind w:left="720"/>
      <w:jc w:val="center"/>
    </w:pPr>
    <w:rPr>
      <w:szCs w:val="26"/>
      <w:lang w:val="vi-VN" w:eastAsia="en-US"/>
    </w:rPr>
  </w:style>
  <w:style w:type="character" w:customStyle="1" w:styleId="SodoChar0">
    <w:name w:val="Sodo Char"/>
    <w:link w:val="Sodo0"/>
    <w:rsid w:val="006501AC"/>
    <w:rPr>
      <w:rFonts w:eastAsia="Times New Roman"/>
      <w:i/>
      <w:iCs/>
      <w:sz w:val="26"/>
      <w:szCs w:val="26"/>
      <w:lang w:val="vi-VN"/>
    </w:rPr>
  </w:style>
  <w:style w:type="paragraph" w:customStyle="1" w:styleId="Style5">
    <w:name w:val="Style5"/>
    <w:basedOn w:val="thuyct4"/>
    <w:link w:val="Style5Char"/>
    <w:uiPriority w:val="99"/>
    <w:rsid w:val="006501AC"/>
    <w:pPr>
      <w:ind w:left="378"/>
    </w:pPr>
  </w:style>
  <w:style w:type="character" w:customStyle="1" w:styleId="Style5Char">
    <w:name w:val="Style5 Char"/>
    <w:link w:val="Style5"/>
    <w:uiPriority w:val="99"/>
    <w:rsid w:val="006501AC"/>
    <w:rPr>
      <w:rFonts w:eastAsia="Times New Roman"/>
      <w:sz w:val="26"/>
      <w:szCs w:val="26"/>
      <w:lang w:eastAsia="vi-VN"/>
    </w:rPr>
  </w:style>
  <w:style w:type="paragraph" w:customStyle="1" w:styleId="Style4">
    <w:name w:val="Style4"/>
    <w:basedOn w:val="Normal"/>
    <w:link w:val="Style4Char"/>
    <w:rsid w:val="006501AC"/>
    <w:pPr>
      <w:widowControl w:val="0"/>
      <w:adjustRightInd w:val="0"/>
      <w:spacing w:before="60" w:after="60"/>
      <w:ind w:left="1080" w:hanging="360"/>
      <w:jc w:val="left"/>
    </w:pPr>
    <w:rPr>
      <w:rFonts w:eastAsia="Times New Roman"/>
      <w:szCs w:val="26"/>
      <w:lang w:val="vi-VN" w:eastAsia="vi-VN"/>
    </w:rPr>
  </w:style>
  <w:style w:type="character" w:customStyle="1" w:styleId="Style4Char">
    <w:name w:val="Style4 Char"/>
    <w:link w:val="Style4"/>
    <w:rsid w:val="006501AC"/>
    <w:rPr>
      <w:rFonts w:eastAsia="Times New Roman"/>
      <w:sz w:val="26"/>
      <w:szCs w:val="26"/>
      <w:lang w:val="vi-VN" w:eastAsia="vi-VN"/>
    </w:rPr>
  </w:style>
  <w:style w:type="paragraph" w:customStyle="1" w:styleId="CacbuocxulySTT">
    <w:name w:val="Cac_buoc_xu_ly_STT"/>
    <w:basedOn w:val="AUTONUM2"/>
    <w:link w:val="CacbuocxulySTTChar"/>
    <w:autoRedefine/>
    <w:rsid w:val="006501AC"/>
    <w:pPr>
      <w:numPr>
        <w:numId w:val="0"/>
      </w:numPr>
      <w:ind w:left="720" w:hanging="360"/>
    </w:pPr>
    <w:rPr>
      <w:rFonts w:ascii="Verdana" w:hAnsi="Verdana"/>
      <w:lang w:val="vi-VN" w:eastAsia="vi-VN"/>
    </w:rPr>
  </w:style>
  <w:style w:type="character" w:customStyle="1" w:styleId="CacbuocxulySTTChar">
    <w:name w:val="Cac_buoc_xu_ly_STT Char"/>
    <w:link w:val="CacbuocxulySTT"/>
    <w:rsid w:val="006501AC"/>
    <w:rPr>
      <w:rFonts w:ascii="Verdana" w:eastAsia="Times New Roman" w:hAnsi="Verdana"/>
      <w:sz w:val="26"/>
      <w:szCs w:val="26"/>
      <w:lang w:val="vi-VN" w:eastAsia="vi-VN"/>
    </w:rPr>
  </w:style>
  <w:style w:type="paragraph" w:customStyle="1" w:styleId="Style3">
    <w:name w:val="Style3"/>
    <w:basedOn w:val="FISTableText"/>
    <w:link w:val="Style3Char"/>
    <w:rsid w:val="006501AC"/>
    <w:pPr>
      <w:ind w:left="360" w:hanging="360"/>
      <w:jc w:val="center"/>
      <w:textAlignment w:val="auto"/>
    </w:pPr>
    <w:rPr>
      <w:sz w:val="26"/>
      <w:szCs w:val="26"/>
    </w:rPr>
  </w:style>
  <w:style w:type="character" w:customStyle="1" w:styleId="Style3Char">
    <w:name w:val="Style3 Char"/>
    <w:link w:val="Style3"/>
    <w:rsid w:val="006501AC"/>
    <w:rPr>
      <w:rFonts w:eastAsia="Times New Roman"/>
      <w:sz w:val="26"/>
      <w:szCs w:val="26"/>
      <w:lang w:val="vi-VN" w:eastAsia="vi-VN"/>
    </w:rPr>
  </w:style>
  <w:style w:type="character" w:customStyle="1" w:styleId="Style6Char">
    <w:name w:val="Style6 Char"/>
    <w:link w:val="Style6"/>
    <w:locked/>
    <w:rsid w:val="006501AC"/>
    <w:rPr>
      <w:rFonts w:eastAsia="Times New Roman"/>
      <w:sz w:val="26"/>
      <w:szCs w:val="26"/>
      <w:lang w:eastAsia="vi-VN"/>
    </w:rPr>
  </w:style>
  <w:style w:type="paragraph" w:customStyle="1" w:styleId="Style6">
    <w:name w:val="Style6"/>
    <w:basedOn w:val="thuyct4"/>
    <w:link w:val="Style6Char"/>
    <w:rsid w:val="006501AC"/>
    <w:pPr>
      <w:textAlignment w:val="auto"/>
    </w:pPr>
  </w:style>
  <w:style w:type="paragraph" w:customStyle="1" w:styleId="DACTASTT">
    <w:name w:val="DACTA_STT"/>
    <w:basedOn w:val="ListParagraph"/>
    <w:link w:val="DACTASTTChar"/>
    <w:autoRedefine/>
    <w:rsid w:val="006501AC"/>
    <w:pPr>
      <w:numPr>
        <w:ilvl w:val="0"/>
        <w:numId w:val="0"/>
      </w:numPr>
      <w:snapToGrid w:val="0"/>
      <w:spacing w:line="340" w:lineRule="atLeast"/>
      <w:ind w:right="162"/>
      <w:contextualSpacing w:val="0"/>
    </w:pPr>
  </w:style>
  <w:style w:type="character" w:customStyle="1" w:styleId="DACTASTTChar">
    <w:name w:val="DACTA_STT Char"/>
    <w:link w:val="DACTASTT"/>
    <w:rsid w:val="006501AC"/>
    <w:rPr>
      <w:sz w:val="26"/>
      <w:szCs w:val="26"/>
    </w:rPr>
  </w:style>
  <w:style w:type="paragraph" w:customStyle="1" w:styleId="Format-RM">
    <w:name w:val="Format - RM"/>
    <w:basedOn w:val="Heading6"/>
    <w:link w:val="Format-RMChar"/>
    <w:autoRedefine/>
    <w:rsid w:val="006501AC"/>
    <w:pPr>
      <w:ind w:left="426"/>
      <w:outlineLvl w:val="9"/>
    </w:pPr>
    <w:rPr>
      <w:szCs w:val="26"/>
      <w:lang w:val="vi-VN" w:eastAsia="en-US"/>
    </w:rPr>
  </w:style>
  <w:style w:type="character" w:customStyle="1" w:styleId="Format-RMChar">
    <w:name w:val="Format - RM Char"/>
    <w:link w:val="Format-RM"/>
    <w:rsid w:val="006501AC"/>
    <w:rPr>
      <w:rFonts w:eastAsia="Times New Roman"/>
      <w:i/>
      <w:iCs/>
      <w:sz w:val="26"/>
      <w:szCs w:val="26"/>
      <w:lang w:val="vi-VN"/>
    </w:rPr>
  </w:style>
  <w:style w:type="paragraph" w:customStyle="1" w:styleId="FISHeading50">
    <w:name w:val="FIS_Heading 5"/>
    <w:basedOn w:val="Heading4"/>
    <w:link w:val="FISHeading5Char0"/>
    <w:rsid w:val="00FB4DEC"/>
    <w:pPr>
      <w:numPr>
        <w:ilvl w:val="0"/>
        <w:numId w:val="0"/>
      </w:numPr>
      <w:ind w:left="5103"/>
    </w:pPr>
    <w:rPr>
      <w:b w:val="0"/>
      <w:u w:val="single"/>
      <w:lang w:eastAsia="en-US"/>
    </w:rPr>
  </w:style>
  <w:style w:type="character" w:customStyle="1" w:styleId="FISHeading5Char0">
    <w:name w:val="FIS_Heading 5 Char"/>
    <w:link w:val="FISHeading50"/>
    <w:rsid w:val="00FB4DEC"/>
    <w:rPr>
      <w:i/>
      <w:iCs/>
      <w:sz w:val="26"/>
      <w:szCs w:val="26"/>
      <w:u w:val="single"/>
      <w:shd w:val="solid" w:color="E0EACC" w:fill="auto"/>
    </w:rPr>
  </w:style>
  <w:style w:type="paragraph" w:customStyle="1" w:styleId="FISHeading61">
    <w:name w:val="FIS_Heading 6"/>
    <w:basedOn w:val="Heading6"/>
    <w:link w:val="FISHeading6Char0"/>
    <w:autoRedefine/>
    <w:rsid w:val="00FB4DEC"/>
    <w:pPr>
      <w:spacing w:line="276" w:lineRule="auto"/>
      <w:outlineLvl w:val="9"/>
    </w:pPr>
    <w:rPr>
      <w:szCs w:val="26"/>
      <w:lang w:val="en-US" w:eastAsia="en-US"/>
    </w:rPr>
  </w:style>
  <w:style w:type="character" w:customStyle="1" w:styleId="FISHeading6Char0">
    <w:name w:val="FIS_Heading 6 Char"/>
    <w:link w:val="FISHeading61"/>
    <w:rsid w:val="00FB4DEC"/>
    <w:rPr>
      <w:rFonts w:eastAsia="Times New Roman"/>
      <w:i/>
      <w:iCs/>
      <w:sz w:val="26"/>
      <w:szCs w:val="26"/>
    </w:rPr>
  </w:style>
  <w:style w:type="paragraph" w:customStyle="1" w:styleId="FISHeading41">
    <w:name w:val="FIS_Heading 4"/>
    <w:basedOn w:val="Heading4"/>
    <w:link w:val="FISHeading4Char0"/>
    <w:rsid w:val="00FB4DEC"/>
    <w:pPr>
      <w:numPr>
        <w:ilvl w:val="0"/>
        <w:numId w:val="0"/>
      </w:numPr>
      <w:ind w:left="5103"/>
    </w:pPr>
    <w:rPr>
      <w:lang w:eastAsia="en-US"/>
    </w:rPr>
  </w:style>
  <w:style w:type="character" w:customStyle="1" w:styleId="FISHeading4Char0">
    <w:name w:val="FIS_Heading 4 Char"/>
    <w:link w:val="FISHeading41"/>
    <w:rsid w:val="00FB4DEC"/>
    <w:rPr>
      <w:b/>
      <w:i/>
      <w:iCs/>
      <w:sz w:val="26"/>
      <w:szCs w:val="26"/>
      <w:shd w:val="solid" w:color="E0EACC" w:fill="auto"/>
    </w:rPr>
  </w:style>
  <w:style w:type="paragraph" w:customStyle="1" w:styleId="FIS-Heading4">
    <w:name w:val="FIS-Heading 4"/>
    <w:basedOn w:val="FISHeading4"/>
    <w:link w:val="FIS-Heading4Char"/>
    <w:autoRedefine/>
    <w:rsid w:val="00FB4DEC"/>
    <w:pPr>
      <w:tabs>
        <w:tab w:val="clear" w:pos="360"/>
      </w:tabs>
      <w:ind w:left="630" w:hanging="648"/>
    </w:pPr>
    <w:rPr>
      <w:rFonts w:ascii="Times New Roman" w:hAnsi="Times New Roman"/>
    </w:rPr>
  </w:style>
  <w:style w:type="character" w:customStyle="1" w:styleId="FIS-Heading4Char">
    <w:name w:val="FIS-Heading 4 Char"/>
    <w:link w:val="FIS-Heading4"/>
    <w:rsid w:val="00FB4DEC"/>
    <w:rPr>
      <w:rFonts w:eastAsia="Times New Roman"/>
      <w:b/>
      <w:bCs/>
      <w:i/>
      <w:iCs/>
      <w:sz w:val="26"/>
      <w:szCs w:val="28"/>
      <w:lang w:val="x-none" w:eastAsia="vi-VN"/>
    </w:rPr>
  </w:style>
  <w:style w:type="paragraph" w:customStyle="1" w:styleId="FIS-Heading5">
    <w:name w:val="FIS-Heading 5"/>
    <w:basedOn w:val="FISHeading5"/>
    <w:link w:val="FIS-Heading5Char"/>
    <w:autoRedefine/>
    <w:rsid w:val="00FB4DEC"/>
    <w:pPr>
      <w:tabs>
        <w:tab w:val="clear" w:pos="360"/>
      </w:tabs>
      <w:ind w:left="810" w:hanging="792"/>
    </w:pPr>
    <w:rPr>
      <w:rFonts w:ascii="Times New Roman" w:hAnsi="Times New Roman"/>
      <w:b w:val="0"/>
      <w:i/>
    </w:rPr>
  </w:style>
  <w:style w:type="character" w:customStyle="1" w:styleId="FIS-Heading5Char">
    <w:name w:val="FIS-Heading 5 Char"/>
    <w:link w:val="FIS-Heading5"/>
    <w:rsid w:val="00FB4DEC"/>
    <w:rPr>
      <w:rFonts w:eastAsia="Times New Roman"/>
      <w:bCs/>
      <w:i/>
      <w:iCs/>
      <w:sz w:val="26"/>
      <w:szCs w:val="26"/>
      <w:u w:val="single"/>
      <w:lang w:val="x-none" w:eastAsia="vi-VN"/>
    </w:rPr>
  </w:style>
  <w:style w:type="paragraph" w:customStyle="1" w:styleId="FIS-Bullet2">
    <w:name w:val="FIS-Bullet 2"/>
    <w:basedOn w:val="FISBullet1"/>
    <w:link w:val="FIS-Bullet2Char"/>
    <w:rsid w:val="00FB4DEC"/>
    <w:pPr>
      <w:numPr>
        <w:numId w:val="0"/>
      </w:numPr>
      <w:tabs>
        <w:tab w:val="clear" w:pos="567"/>
      </w:tabs>
      <w:ind w:left="360" w:right="136" w:hanging="360"/>
    </w:pPr>
    <w:rPr>
      <w:rFonts w:ascii="Times New Roman" w:hAnsi="Times New Roman"/>
      <w:sz w:val="26"/>
      <w:szCs w:val="26"/>
      <w:lang w:eastAsia="vi-VN"/>
    </w:rPr>
  </w:style>
  <w:style w:type="character" w:customStyle="1" w:styleId="FIS-Bullet2Char">
    <w:name w:val="FIS-Bullet 2 Char"/>
    <w:link w:val="FIS-Bullet2"/>
    <w:rsid w:val="00FB4DEC"/>
    <w:rPr>
      <w:rFonts w:eastAsia="Times New Roman"/>
      <w:sz w:val="26"/>
      <w:szCs w:val="26"/>
      <w:lang w:eastAsia="vi-VN"/>
    </w:rPr>
  </w:style>
  <w:style w:type="paragraph" w:customStyle="1" w:styleId="FIS-Bullet1">
    <w:name w:val="FIS-Bullet 1"/>
    <w:basedOn w:val="FIS-Bullet2"/>
    <w:link w:val="FIS-Bullet1Char"/>
    <w:autoRedefine/>
    <w:rsid w:val="004B1403"/>
    <w:pPr>
      <w:numPr>
        <w:numId w:val="5"/>
      </w:numPr>
      <w:ind w:left="1417" w:hanging="357"/>
    </w:pPr>
    <w:rPr>
      <w:rFonts w:ascii="Arial" w:hAnsi="Arial"/>
      <w:sz w:val="22"/>
    </w:rPr>
  </w:style>
  <w:style w:type="character" w:customStyle="1" w:styleId="FIS-Bullet1Char">
    <w:name w:val="FIS-Bullet 1 Char"/>
    <w:link w:val="FIS-Bullet1"/>
    <w:rsid w:val="004B1403"/>
    <w:rPr>
      <w:rFonts w:ascii="Arial" w:eastAsia="Times New Roman" w:hAnsi="Arial"/>
      <w:sz w:val="22"/>
      <w:szCs w:val="26"/>
      <w:lang w:eastAsia="vi-VN"/>
    </w:rPr>
  </w:style>
  <w:style w:type="paragraph" w:customStyle="1" w:styleId="Manhinh1">
    <w:name w:val="Manhinh1"/>
    <w:basedOn w:val="H"/>
    <w:link w:val="Manhinh1Char"/>
    <w:rsid w:val="00FB4DEC"/>
    <w:pPr>
      <w:numPr>
        <w:numId w:val="6"/>
      </w:numPr>
      <w:spacing w:line="300" w:lineRule="auto"/>
    </w:pPr>
  </w:style>
  <w:style w:type="character" w:customStyle="1" w:styleId="Manhinh1Char">
    <w:name w:val="Manhinh1 Char"/>
    <w:link w:val="Manhinh1"/>
    <w:rsid w:val="00FB4DEC"/>
    <w:rPr>
      <w:rFonts w:ascii="Arial" w:hAnsi="Arial"/>
      <w:b/>
      <w:sz w:val="22"/>
      <w:szCs w:val="22"/>
    </w:rPr>
  </w:style>
  <w:style w:type="paragraph" w:customStyle="1" w:styleId="FISHeading1">
    <w:name w:val="FIS_Heading 1"/>
    <w:basedOn w:val="Normal"/>
    <w:link w:val="FISHeading1Char"/>
    <w:autoRedefine/>
    <w:rsid w:val="00FB4DEC"/>
    <w:pPr>
      <w:numPr>
        <w:numId w:val="7"/>
      </w:numPr>
      <w:ind w:left="360"/>
    </w:pPr>
    <w:rPr>
      <w:b/>
      <w:sz w:val="28"/>
      <w:szCs w:val="28"/>
    </w:rPr>
  </w:style>
  <w:style w:type="character" w:customStyle="1" w:styleId="FISHeading1Char">
    <w:name w:val="FIS_Heading 1 Char"/>
    <w:link w:val="FISHeading1"/>
    <w:rsid w:val="00FB4DEC"/>
    <w:rPr>
      <w:rFonts w:ascii="Arial" w:hAnsi="Arial"/>
      <w:b/>
      <w:sz w:val="28"/>
      <w:szCs w:val="28"/>
    </w:rPr>
  </w:style>
  <w:style w:type="paragraph" w:customStyle="1" w:styleId="FISHeading20">
    <w:name w:val="FIS_Heading 2"/>
    <w:basedOn w:val="Heading3"/>
    <w:link w:val="FISHeading2Char"/>
    <w:autoRedefine/>
    <w:rsid w:val="00FB4DEC"/>
    <w:rPr>
      <w:szCs w:val="27"/>
    </w:rPr>
  </w:style>
  <w:style w:type="character" w:customStyle="1" w:styleId="FISHeading2Char">
    <w:name w:val="FIS_Heading 2 Char"/>
    <w:link w:val="FISHeading20"/>
    <w:rsid w:val="00FB4DEC"/>
    <w:rPr>
      <w:rFonts w:eastAsia="Times New Roman"/>
      <w:b/>
      <w:bCs/>
      <w:sz w:val="28"/>
      <w:szCs w:val="27"/>
      <w:lang w:val="vi-VN" w:eastAsia="x-none"/>
    </w:rPr>
  </w:style>
  <w:style w:type="paragraph" w:customStyle="1" w:styleId="FISHeading30">
    <w:name w:val="FIS_Heading 3"/>
    <w:basedOn w:val="FISHeading20"/>
    <w:link w:val="FISHeading3Char"/>
    <w:autoRedefine/>
    <w:rsid w:val="00FB4DEC"/>
    <w:rPr>
      <w:sz w:val="27"/>
    </w:rPr>
  </w:style>
  <w:style w:type="character" w:customStyle="1" w:styleId="FISHeading3Char">
    <w:name w:val="FIS_Heading 3 Char"/>
    <w:link w:val="FISHeading30"/>
    <w:rsid w:val="00FB4DEC"/>
    <w:rPr>
      <w:rFonts w:eastAsia="Times New Roman"/>
      <w:b/>
      <w:bCs/>
      <w:sz w:val="27"/>
      <w:szCs w:val="27"/>
      <w:lang w:val="vi-VN" w:eastAsia="x-none"/>
    </w:rPr>
  </w:style>
  <w:style w:type="paragraph" w:customStyle="1" w:styleId="HeadingFIS3">
    <w:name w:val="Heading_FIS 3"/>
    <w:basedOn w:val="Heading3"/>
    <w:link w:val="HeadingFIS3Char"/>
    <w:autoRedefine/>
    <w:rsid w:val="00FB4DEC"/>
    <w:pPr>
      <w:numPr>
        <w:numId w:val="1"/>
      </w:numPr>
      <w:tabs>
        <w:tab w:val="num" w:pos="5040"/>
      </w:tabs>
    </w:pPr>
    <w:rPr>
      <w:szCs w:val="27"/>
      <w:lang w:val="en-US" w:eastAsia="en-US"/>
    </w:rPr>
  </w:style>
  <w:style w:type="character" w:customStyle="1" w:styleId="HeadingFIS3Char">
    <w:name w:val="Heading_FIS 3 Char"/>
    <w:link w:val="HeadingFIS3"/>
    <w:rsid w:val="00FB4DEC"/>
    <w:rPr>
      <w:rFonts w:eastAsia="Times New Roman"/>
      <w:b/>
      <w:bCs/>
      <w:sz w:val="28"/>
      <w:szCs w:val="27"/>
    </w:rPr>
  </w:style>
  <w:style w:type="paragraph" w:customStyle="1" w:styleId="HeadingFIS4">
    <w:name w:val="Heading_FIS 4"/>
    <w:basedOn w:val="Heading4"/>
    <w:link w:val="HeadingFIS4Char"/>
    <w:autoRedefine/>
    <w:rsid w:val="00FB4DEC"/>
    <w:pPr>
      <w:numPr>
        <w:ilvl w:val="0"/>
        <w:numId w:val="0"/>
      </w:numPr>
      <w:ind w:left="5103"/>
    </w:pPr>
    <w:rPr>
      <w:lang w:eastAsia="en-US"/>
    </w:rPr>
  </w:style>
  <w:style w:type="character" w:customStyle="1" w:styleId="HeadingFIS4Char">
    <w:name w:val="Heading_FIS 4 Char"/>
    <w:link w:val="HeadingFIS4"/>
    <w:rsid w:val="00FB4DEC"/>
    <w:rPr>
      <w:b/>
      <w:i/>
      <w:iCs/>
      <w:sz w:val="26"/>
      <w:szCs w:val="26"/>
      <w:shd w:val="solid" w:color="E0EACC" w:fill="auto"/>
    </w:rPr>
  </w:style>
  <w:style w:type="paragraph" w:customStyle="1" w:styleId="HeadingFIS5">
    <w:name w:val="Heading_FIS 5"/>
    <w:basedOn w:val="Heading5"/>
    <w:link w:val="HeadingFIS5Char"/>
    <w:rsid w:val="006147AE"/>
    <w:rPr>
      <w:lang w:val="en-US" w:eastAsia="en-US"/>
    </w:rPr>
  </w:style>
  <w:style w:type="character" w:customStyle="1" w:styleId="HeadingFIS5Char">
    <w:name w:val="Heading_FIS 5 Char"/>
    <w:link w:val="HeadingFIS5"/>
    <w:rsid w:val="006147AE"/>
    <w:rPr>
      <w:rFonts w:eastAsia="Times New Roman"/>
      <w:bCs/>
      <w:i/>
      <w:iCs/>
      <w:sz w:val="24"/>
      <w:szCs w:val="26"/>
    </w:rPr>
  </w:style>
  <w:style w:type="paragraph" w:customStyle="1" w:styleId="FISSodo0">
    <w:name w:val="FIS_So do"/>
    <w:basedOn w:val="Normal"/>
    <w:link w:val="FISSodoChar0"/>
    <w:autoRedefine/>
    <w:rsid w:val="00FB4DEC"/>
    <w:pPr>
      <w:ind w:left="360" w:hanging="360"/>
      <w:jc w:val="center"/>
    </w:pPr>
    <w:rPr>
      <w:i/>
    </w:rPr>
  </w:style>
  <w:style w:type="character" w:customStyle="1" w:styleId="FISSodoChar0">
    <w:name w:val="FIS_So do Char"/>
    <w:link w:val="FISSodo0"/>
    <w:rsid w:val="00FB4DEC"/>
    <w:rPr>
      <w:i/>
      <w:sz w:val="26"/>
      <w:szCs w:val="22"/>
    </w:rPr>
  </w:style>
  <w:style w:type="paragraph" w:customStyle="1" w:styleId="HeadingFIS6">
    <w:name w:val="Heading_FIS 6"/>
    <w:basedOn w:val="Heading5"/>
    <w:link w:val="HeadingFIS6Char"/>
    <w:autoRedefine/>
    <w:rsid w:val="00E242E2"/>
    <w:pPr>
      <w:numPr>
        <w:ilvl w:val="0"/>
        <w:numId w:val="0"/>
      </w:numPr>
      <w:tabs>
        <w:tab w:val="clear" w:pos="1080"/>
        <w:tab w:val="left" w:pos="426"/>
      </w:tabs>
      <w:outlineLvl w:val="9"/>
    </w:pPr>
    <w:rPr>
      <w:noProof/>
      <w:lang w:val="en-US" w:eastAsia="en-US"/>
    </w:rPr>
  </w:style>
  <w:style w:type="character" w:customStyle="1" w:styleId="HeadingFIS6Char">
    <w:name w:val="Heading_FIS 6 Char"/>
    <w:link w:val="HeadingFIS6"/>
    <w:rsid w:val="00E242E2"/>
    <w:rPr>
      <w:rFonts w:eastAsia="Times New Roman"/>
      <w:bCs/>
      <w:i/>
      <w:iCs/>
      <w:noProof/>
      <w:sz w:val="26"/>
      <w:szCs w:val="26"/>
    </w:rPr>
  </w:style>
  <w:style w:type="paragraph" w:customStyle="1" w:styleId="HeadingFIS50">
    <w:name w:val="Heading FIS 5"/>
    <w:basedOn w:val="Heading5"/>
    <w:link w:val="HeadingFIS5Char0"/>
    <w:rsid w:val="00FB4DEC"/>
    <w:rPr>
      <w:lang w:val="en-US" w:eastAsia="en-US"/>
    </w:rPr>
  </w:style>
  <w:style w:type="character" w:customStyle="1" w:styleId="HeadingFIS5Char0">
    <w:name w:val="Heading FIS 5 Char"/>
    <w:link w:val="HeadingFIS50"/>
    <w:rsid w:val="00FB4DEC"/>
    <w:rPr>
      <w:rFonts w:eastAsia="Times New Roman"/>
      <w:bCs/>
      <w:i/>
      <w:iCs/>
      <w:sz w:val="24"/>
      <w:szCs w:val="26"/>
    </w:rPr>
  </w:style>
  <w:style w:type="paragraph" w:customStyle="1" w:styleId="FISMotamanhinh">
    <w:name w:val="FIS_Mo ta man hinh"/>
    <w:link w:val="FISMotamanhinhChar"/>
    <w:autoRedefine/>
    <w:rsid w:val="00EC4CE1"/>
    <w:pPr>
      <w:numPr>
        <w:numId w:val="8"/>
      </w:numPr>
      <w:spacing w:before="120" w:line="300" w:lineRule="auto"/>
      <w:ind w:left="360"/>
      <w:contextualSpacing/>
    </w:pPr>
    <w:rPr>
      <w:rFonts w:eastAsia="Times New Roman"/>
      <w:i/>
      <w:iCs/>
      <w:sz w:val="26"/>
      <w:szCs w:val="26"/>
    </w:rPr>
  </w:style>
  <w:style w:type="character" w:customStyle="1" w:styleId="FISMotamanhinhChar">
    <w:name w:val="FIS_Mo ta man hinh Char"/>
    <w:link w:val="FISMotamanhinh"/>
    <w:rsid w:val="00EC4CE1"/>
    <w:rPr>
      <w:rFonts w:eastAsia="Times New Roman"/>
      <w:i/>
      <w:iCs/>
      <w:sz w:val="26"/>
      <w:szCs w:val="26"/>
    </w:rPr>
  </w:style>
  <w:style w:type="paragraph" w:customStyle="1" w:styleId="Interaction">
    <w:name w:val="Interaction"/>
    <w:basedOn w:val="Normal"/>
    <w:rsid w:val="000F18C2"/>
    <w:pPr>
      <w:widowControl w:val="0"/>
      <w:tabs>
        <w:tab w:val="left" w:pos="1080"/>
      </w:tabs>
      <w:snapToGrid w:val="0"/>
      <w:spacing w:line="240" w:lineRule="auto"/>
      <w:ind w:left="1800" w:hanging="1080"/>
    </w:pPr>
    <w:rPr>
      <w:rFonts w:eastAsia="Times New Roman"/>
      <w:sz w:val="20"/>
      <w:szCs w:val="20"/>
    </w:rPr>
  </w:style>
  <w:style w:type="character" w:customStyle="1" w:styleId="FootnoteTextChar1">
    <w:name w:val="Footnote Text Char1"/>
    <w:uiPriority w:val="99"/>
    <w:semiHidden/>
    <w:rsid w:val="004C3C14"/>
    <w:rPr>
      <w:rFonts w:ascii="Times New Roman" w:hAnsi="Times New Roman"/>
      <w:sz w:val="20"/>
      <w:szCs w:val="20"/>
    </w:rPr>
  </w:style>
  <w:style w:type="character" w:customStyle="1" w:styleId="EndnoteTextChar1">
    <w:name w:val="Endnote Text Char1"/>
    <w:uiPriority w:val="99"/>
    <w:semiHidden/>
    <w:rsid w:val="004C3C14"/>
    <w:rPr>
      <w:rFonts w:ascii="Times New Roman" w:hAnsi="Times New Roman"/>
      <w:sz w:val="20"/>
      <w:szCs w:val="20"/>
    </w:rPr>
  </w:style>
  <w:style w:type="paragraph" w:customStyle="1" w:styleId="Bd-1BodyText1">
    <w:name w:val="Bd-1 (BodyText 1)"/>
    <w:link w:val="Bd-1BodyText1Char"/>
    <w:rsid w:val="002B1A78"/>
    <w:pPr>
      <w:keepNext/>
      <w:widowControl w:val="0"/>
      <w:adjustRightInd w:val="0"/>
      <w:snapToGrid w:val="0"/>
      <w:spacing w:before="120" w:line="312" w:lineRule="auto"/>
      <w:ind w:left="720"/>
      <w:jc w:val="both"/>
      <w:textAlignment w:val="baseline"/>
    </w:pPr>
    <w:rPr>
      <w:rFonts w:ascii="Verdana" w:eastAsia="Times New Roman" w:hAnsi="Verdana"/>
      <w:sz w:val="22"/>
      <w:lang w:val="en-GB"/>
    </w:rPr>
  </w:style>
  <w:style w:type="paragraph" w:customStyle="1" w:styleId="NormalT">
    <w:name w:val="NormalT"/>
    <w:basedOn w:val="Normal"/>
    <w:rsid w:val="002B1A78"/>
    <w:pPr>
      <w:keepNext/>
      <w:widowControl w:val="0"/>
      <w:adjustRightInd w:val="0"/>
      <w:spacing w:before="0" w:line="360" w:lineRule="atLeast"/>
      <w:contextualSpacing w:val="0"/>
      <w:textAlignment w:val="baseline"/>
    </w:pPr>
    <w:rPr>
      <w:rFonts w:ascii="Verdana" w:eastAsia="Times New Roman" w:hAnsi="Verdana"/>
      <w:szCs w:val="20"/>
      <w:lang w:val="en-GB"/>
    </w:rPr>
  </w:style>
  <w:style w:type="character" w:customStyle="1" w:styleId="Bd-1BodyText1Char">
    <w:name w:val="Bd-1 (BodyText 1) Char"/>
    <w:link w:val="Bd-1BodyText1"/>
    <w:rsid w:val="002B1A78"/>
    <w:rPr>
      <w:rFonts w:ascii="Verdana" w:eastAsia="Times New Roman" w:hAnsi="Verdana"/>
      <w:sz w:val="22"/>
      <w:lang w:val="en-GB"/>
    </w:rPr>
  </w:style>
  <w:style w:type="paragraph" w:styleId="BodyTextIndent">
    <w:name w:val="Body Text Indent"/>
    <w:aliases w:val="Body Text Indent Char Char,Body Text Indent Char Char Char Char Char Char,Body Text Indent Char Char Char"/>
    <w:basedOn w:val="Normal"/>
    <w:link w:val="BodyTextIndentChar"/>
    <w:rsid w:val="002B1A78"/>
    <w:pPr>
      <w:keepNext/>
      <w:widowControl w:val="0"/>
      <w:adjustRightInd w:val="0"/>
      <w:spacing w:before="0" w:after="120" w:line="360" w:lineRule="atLeast"/>
      <w:ind w:left="360"/>
      <w:contextualSpacing w:val="0"/>
      <w:textAlignment w:val="baseline"/>
    </w:pPr>
    <w:rPr>
      <w:rFonts w:ascii="Verdana" w:eastAsia="Times New Roman" w:hAnsi="Verdana"/>
      <w:szCs w:val="20"/>
      <w:lang w:val="en-GB"/>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2B1A78"/>
    <w:rPr>
      <w:rFonts w:ascii="Verdana" w:eastAsia="Times New Roman" w:hAnsi="Verdana"/>
      <w:sz w:val="22"/>
      <w:lang w:val="en-GB"/>
    </w:rPr>
  </w:style>
  <w:style w:type="paragraph" w:customStyle="1" w:styleId="ActionsPending1">
    <w:name w:val="ActionsPending1"/>
    <w:basedOn w:val="Bd-1BodyText1"/>
    <w:rsid w:val="002B1A78"/>
    <w:pPr>
      <w:shd w:val="clear" w:color="auto" w:fill="FFFF99"/>
    </w:pPr>
    <w:rPr>
      <w:b/>
      <w:color w:val="FF0000"/>
      <w:szCs w:val="22"/>
    </w:rPr>
  </w:style>
  <w:style w:type="paragraph" w:customStyle="1" w:styleId="Bd-1bBold">
    <w:name w:val="Bd-1b (Bold)"/>
    <w:basedOn w:val="Bd-1BodyText1"/>
    <w:rsid w:val="002B1A78"/>
    <w:rPr>
      <w:b/>
    </w:rPr>
  </w:style>
  <w:style w:type="paragraph" w:customStyle="1" w:styleId="Bd-1box">
    <w:name w:val="Bd-1box"/>
    <w:basedOn w:val="Bd-1BodyText1"/>
    <w:rsid w:val="002B1A78"/>
    <w:pPr>
      <w:pBdr>
        <w:top w:val="single" w:sz="4" w:space="1" w:color="auto"/>
        <w:left w:val="single" w:sz="4" w:space="4" w:color="auto"/>
        <w:bottom w:val="single" w:sz="4" w:space="1" w:color="auto"/>
        <w:right w:val="single" w:sz="4" w:space="4" w:color="auto"/>
      </w:pBdr>
      <w:shd w:val="clear" w:color="auto" w:fill="F3F3F3"/>
      <w:ind w:left="864" w:right="144"/>
    </w:pPr>
  </w:style>
  <w:style w:type="paragraph" w:customStyle="1" w:styleId="Bd-2BodyTxt2-">
    <w:name w:val="Bd-2 (BodyTxt2 -&gt;)"/>
    <w:basedOn w:val="Bd-1BodyText1"/>
    <w:rsid w:val="002B1A78"/>
    <w:pPr>
      <w:ind w:left="1080"/>
    </w:pPr>
  </w:style>
  <w:style w:type="paragraph" w:customStyle="1" w:styleId="Bd-3ind1">
    <w:name w:val="Bd-3 (ind 1&quot;)"/>
    <w:basedOn w:val="Bd-2BodyTxt2-"/>
    <w:rsid w:val="002B1A78"/>
    <w:pPr>
      <w:ind w:left="1440"/>
    </w:pPr>
  </w:style>
  <w:style w:type="paragraph" w:customStyle="1" w:styleId="Bd-Nl1">
    <w:name w:val="Bd-Nl1"/>
    <w:basedOn w:val="Bd-1BodyText1"/>
    <w:rsid w:val="002B1A78"/>
    <w:pPr>
      <w:tabs>
        <w:tab w:val="left" w:pos="1440"/>
      </w:tabs>
      <w:spacing w:after="60"/>
      <w:ind w:left="1440" w:hanging="720"/>
    </w:pPr>
  </w:style>
  <w:style w:type="paragraph" w:customStyle="1" w:styleId="Bd-Nl1bbold">
    <w:name w:val="Bd-Nl1b (bold)"/>
    <w:basedOn w:val="Bd-Nl1"/>
    <w:rsid w:val="002B1A78"/>
    <w:rPr>
      <w:b/>
    </w:rPr>
  </w:style>
  <w:style w:type="paragraph" w:customStyle="1" w:styleId="Bd-ParaTitle1">
    <w:name w:val="Bd-ParaTitle1"/>
    <w:basedOn w:val="Bd-1BodyText1"/>
    <w:rsid w:val="002B1A78"/>
    <w:pPr>
      <w:jc w:val="left"/>
    </w:pPr>
    <w:rPr>
      <w:rFonts w:ascii="Tahoma" w:hAnsi="Tahoma" w:cs="Tahoma"/>
      <w:b/>
    </w:rPr>
  </w:style>
  <w:style w:type="paragraph" w:customStyle="1" w:styleId="Bd-ParaTitle2">
    <w:name w:val="Bd-ParaTitle2"/>
    <w:basedOn w:val="Bd-ParaTitle1"/>
    <w:rsid w:val="002B1A78"/>
    <w:pPr>
      <w:ind w:left="2160" w:hanging="1440"/>
    </w:pPr>
    <w:rPr>
      <w:lang w:val="en-CA"/>
    </w:rPr>
  </w:style>
  <w:style w:type="paragraph" w:customStyle="1" w:styleId="Bd-ParaTitle3">
    <w:name w:val="Bd-ParaTitle3"/>
    <w:basedOn w:val="Bd-ParaTitle2"/>
    <w:rsid w:val="002B1A78"/>
    <w:pPr>
      <w:ind w:left="2520"/>
    </w:pPr>
  </w:style>
  <w:style w:type="paragraph" w:customStyle="1" w:styleId="Bd-Remarksi">
    <w:name w:val="Bd-Remarks/i"/>
    <w:basedOn w:val="Bd-1BodyText1"/>
    <w:rsid w:val="002B1A78"/>
    <w:rPr>
      <w:i/>
    </w:rPr>
  </w:style>
  <w:style w:type="paragraph" w:customStyle="1" w:styleId="Bl-1Bullet1">
    <w:name w:val="Bl-1 (Bullet 1)"/>
    <w:link w:val="Bl-1Bullet1Char1"/>
    <w:rsid w:val="002B1A78"/>
    <w:pPr>
      <w:widowControl w:val="0"/>
      <w:numPr>
        <w:numId w:val="12"/>
      </w:numPr>
      <w:adjustRightInd w:val="0"/>
      <w:snapToGrid w:val="0"/>
      <w:spacing w:after="40" w:line="264" w:lineRule="auto"/>
      <w:jc w:val="both"/>
      <w:textAlignment w:val="baseline"/>
    </w:pPr>
    <w:rPr>
      <w:rFonts w:ascii="Verdana" w:eastAsia="Times New Roman" w:hAnsi="Verdana"/>
      <w:sz w:val="18"/>
      <w:lang w:val="en-GB"/>
    </w:rPr>
  </w:style>
  <w:style w:type="paragraph" w:customStyle="1" w:styleId="Bl-1Bullet1Char">
    <w:name w:val="Bl-1 (Bullet 1) Char"/>
    <w:link w:val="Bl-1Bullet1CharChar"/>
    <w:rsid w:val="002B1A78"/>
    <w:pPr>
      <w:widowControl w:val="0"/>
      <w:numPr>
        <w:numId w:val="13"/>
      </w:numPr>
      <w:adjustRightInd w:val="0"/>
      <w:spacing w:line="264" w:lineRule="auto"/>
      <w:jc w:val="both"/>
      <w:textAlignment w:val="baseline"/>
    </w:pPr>
    <w:rPr>
      <w:rFonts w:ascii="Verdana" w:eastAsia="Times New Roman" w:hAnsi="Verdana"/>
      <w:sz w:val="18"/>
      <w:lang w:val="en-GB"/>
    </w:rPr>
  </w:style>
  <w:style w:type="paragraph" w:customStyle="1" w:styleId="Bl-1box">
    <w:name w:val="Bl-1box"/>
    <w:basedOn w:val="Bl-1Bullet1"/>
    <w:rsid w:val="002B1A78"/>
    <w:pPr>
      <w:numPr>
        <w:numId w:val="0"/>
      </w:numPr>
      <w:pBdr>
        <w:top w:val="single" w:sz="4" w:space="1" w:color="auto"/>
        <w:left w:val="single" w:sz="4" w:space="4" w:color="auto"/>
        <w:bottom w:val="single" w:sz="4" w:space="1" w:color="auto"/>
        <w:right w:val="single" w:sz="4" w:space="4" w:color="auto"/>
      </w:pBdr>
      <w:shd w:val="clear" w:color="auto" w:fill="F3F3F3"/>
      <w:ind w:right="144"/>
    </w:pPr>
  </w:style>
  <w:style w:type="paragraph" w:customStyle="1" w:styleId="Bl-2Bullet2">
    <w:name w:val="Bl-2 (Bullet 2)"/>
    <w:rsid w:val="002B1A78"/>
    <w:pPr>
      <w:widowControl w:val="0"/>
      <w:numPr>
        <w:numId w:val="14"/>
      </w:numPr>
      <w:adjustRightInd w:val="0"/>
      <w:spacing w:line="264" w:lineRule="auto"/>
      <w:jc w:val="both"/>
      <w:textAlignment w:val="baseline"/>
    </w:pPr>
    <w:rPr>
      <w:rFonts w:ascii="Verdana" w:eastAsia="Times New Roman" w:hAnsi="Verdana"/>
      <w:sz w:val="18"/>
      <w:lang w:val="en-GB"/>
    </w:rPr>
  </w:style>
  <w:style w:type="paragraph" w:customStyle="1" w:styleId="Bl-1iindent1">
    <w:name w:val="Bl-1i (indent1)"/>
    <w:basedOn w:val="Bl-2Bullet2"/>
    <w:rsid w:val="002B1A78"/>
    <w:pPr>
      <w:numPr>
        <w:numId w:val="0"/>
      </w:numPr>
      <w:tabs>
        <w:tab w:val="left" w:pos="1728"/>
      </w:tabs>
    </w:pPr>
  </w:style>
  <w:style w:type="paragraph" w:customStyle="1" w:styleId="Bl-3ind1">
    <w:name w:val="Bl-3 (ind 1&quot;)"/>
    <w:basedOn w:val="Bl-1Bullet1"/>
    <w:rsid w:val="002B1A78"/>
    <w:pPr>
      <w:numPr>
        <w:numId w:val="0"/>
      </w:numPr>
    </w:pPr>
  </w:style>
  <w:style w:type="paragraph" w:customStyle="1" w:styleId="Bl-c1Checkbox">
    <w:name w:val="Bl-c1 (Checkbox)"/>
    <w:basedOn w:val="Bl-1Bullet1Char"/>
    <w:rsid w:val="002B1A78"/>
    <w:pPr>
      <w:numPr>
        <w:numId w:val="15"/>
      </w:numPr>
      <w:tabs>
        <w:tab w:val="clear" w:pos="1152"/>
      </w:tabs>
    </w:pPr>
  </w:style>
  <w:style w:type="paragraph" w:customStyle="1" w:styleId="BulletedList1">
    <w:name w:val="Bulleted List 1"/>
    <w:aliases w:val="bl1,Bulleted List"/>
    <w:semiHidden/>
    <w:rsid w:val="002B1A78"/>
    <w:pPr>
      <w:widowControl w:val="0"/>
      <w:numPr>
        <w:numId w:val="16"/>
      </w:numPr>
      <w:adjustRightInd w:val="0"/>
      <w:spacing w:before="60" w:after="60" w:line="240" w:lineRule="exact"/>
      <w:jc w:val="both"/>
      <w:textAlignment w:val="baseline"/>
    </w:pPr>
    <w:rPr>
      <w:rFonts w:eastAsia="Times New Roman"/>
      <w:color w:val="000000"/>
    </w:rPr>
  </w:style>
  <w:style w:type="character" w:customStyle="1" w:styleId="CodeFeaturedElement">
    <w:name w:val="Code Featured Element"/>
    <w:aliases w:val="cfe"/>
    <w:semiHidden/>
    <w:rsid w:val="002B1A78"/>
    <w:rPr>
      <w:rFonts w:ascii="Letter Gothic MS" w:hAnsi="Letter Gothic MS"/>
      <w:b/>
      <w:noProof/>
      <w:color w:val="000000"/>
      <w:sz w:val="18"/>
    </w:rPr>
  </w:style>
  <w:style w:type="paragraph" w:customStyle="1" w:styleId="Comnt1">
    <w:name w:val="Comnt1"/>
    <w:basedOn w:val="Bd-1BodyText1"/>
    <w:rsid w:val="002B1A78"/>
    <w:rPr>
      <w:b/>
      <w:szCs w:val="24"/>
    </w:rPr>
  </w:style>
  <w:style w:type="paragraph" w:customStyle="1" w:styleId="Cover-CustName">
    <w:name w:val="Cover-CustName"/>
    <w:basedOn w:val="Normal"/>
    <w:rsid w:val="002B1A78"/>
    <w:pPr>
      <w:keepNext/>
      <w:widowControl w:val="0"/>
      <w:adjustRightInd w:val="0"/>
      <w:spacing w:before="0" w:after="120" w:line="360" w:lineRule="atLeast"/>
      <w:contextualSpacing w:val="0"/>
      <w:jc w:val="right"/>
      <w:textAlignment w:val="baseline"/>
    </w:pPr>
    <w:rPr>
      <w:rFonts w:ascii="Bookman Old Style" w:eastAsia="Times New Roman" w:hAnsi="Bookman Old Style"/>
      <w:b/>
      <w:kern w:val="24"/>
      <w:sz w:val="52"/>
      <w:szCs w:val="20"/>
      <w:lang w:val="en-GB"/>
    </w:rPr>
  </w:style>
  <w:style w:type="paragraph" w:customStyle="1" w:styleId="Cover-Date">
    <w:name w:val="Cover-Date"/>
    <w:basedOn w:val="Normal"/>
    <w:rsid w:val="002B1A78"/>
    <w:pPr>
      <w:keepNext/>
      <w:widowControl w:val="0"/>
      <w:shd w:val="pct20" w:color="000000" w:fill="FFFFFF"/>
      <w:adjustRightInd w:val="0"/>
      <w:spacing w:before="0" w:line="360" w:lineRule="atLeast"/>
      <w:contextualSpacing w:val="0"/>
      <w:jc w:val="center"/>
      <w:textAlignment w:val="baseline"/>
    </w:pPr>
    <w:rPr>
      <w:rFonts w:ascii="Tahoma" w:eastAsia="Times New Roman" w:hAnsi="Tahoma"/>
      <w:b/>
      <w:sz w:val="24"/>
      <w:szCs w:val="20"/>
      <w:lang w:val="en-GB"/>
    </w:rPr>
  </w:style>
  <w:style w:type="paragraph" w:customStyle="1" w:styleId="Cover-LineBottom">
    <w:name w:val="Cover-LineBottom"/>
    <w:basedOn w:val="Normal"/>
    <w:rsid w:val="002B1A78"/>
    <w:pPr>
      <w:keepNext/>
      <w:widowControl w:val="0"/>
      <w:pBdr>
        <w:bottom w:val="thickThinSmallGap" w:sz="36" w:space="1" w:color="auto"/>
      </w:pBdr>
      <w:adjustRightInd w:val="0"/>
      <w:spacing w:before="0" w:line="360" w:lineRule="atLeast"/>
      <w:contextualSpacing w:val="0"/>
      <w:textAlignment w:val="baseline"/>
    </w:pPr>
    <w:rPr>
      <w:rFonts w:ascii="Verdana" w:eastAsia="Times New Roman" w:hAnsi="Verdana"/>
      <w:szCs w:val="20"/>
      <w:lang w:val="en-GB"/>
    </w:rPr>
  </w:style>
  <w:style w:type="paragraph" w:customStyle="1" w:styleId="Cover-LineBottomThin">
    <w:name w:val="Cover-LineBottomThin"/>
    <w:basedOn w:val="Cover-LineBottom"/>
    <w:rsid w:val="002B1A78"/>
    <w:pPr>
      <w:pBdr>
        <w:bottom w:val="thickThinSmallGap" w:sz="12" w:space="1" w:color="333333"/>
      </w:pBdr>
    </w:pPr>
  </w:style>
  <w:style w:type="paragraph" w:customStyle="1" w:styleId="Cover-LineTop">
    <w:name w:val="Cover-LineTop"/>
    <w:basedOn w:val="Normal"/>
    <w:rsid w:val="002B1A78"/>
    <w:pPr>
      <w:keepNext/>
      <w:widowControl w:val="0"/>
      <w:pBdr>
        <w:top w:val="thinThickSmallGap" w:sz="36" w:space="1" w:color="auto"/>
      </w:pBdr>
      <w:adjustRightInd w:val="0"/>
      <w:spacing w:before="0" w:line="360" w:lineRule="atLeast"/>
      <w:contextualSpacing w:val="0"/>
      <w:textAlignment w:val="baseline"/>
    </w:pPr>
    <w:rPr>
      <w:rFonts w:ascii="Verdana" w:eastAsia="Times New Roman" w:hAnsi="Verdana"/>
      <w:szCs w:val="20"/>
      <w:lang w:val="en-GB"/>
    </w:rPr>
  </w:style>
  <w:style w:type="paragraph" w:customStyle="1" w:styleId="Cover-MCS">
    <w:name w:val="Cover-MCS"/>
    <w:basedOn w:val="Normal"/>
    <w:rsid w:val="002B1A78"/>
    <w:pPr>
      <w:keepNext/>
      <w:widowControl w:val="0"/>
      <w:shd w:val="pct20" w:color="000000" w:fill="FFFFFF"/>
      <w:adjustRightInd w:val="0"/>
      <w:spacing w:before="40" w:after="40" w:line="360" w:lineRule="atLeast"/>
      <w:contextualSpacing w:val="0"/>
      <w:jc w:val="center"/>
      <w:textAlignment w:val="baseline"/>
    </w:pPr>
    <w:rPr>
      <w:rFonts w:ascii="Arial Black" w:eastAsia="Times New Roman" w:hAnsi="Arial Black"/>
      <w:kern w:val="24"/>
      <w:sz w:val="32"/>
      <w:szCs w:val="20"/>
      <w:lang w:val="en-GB"/>
    </w:rPr>
  </w:style>
  <w:style w:type="paragraph" w:customStyle="1" w:styleId="Cover-Microsoft">
    <w:name w:val="Cover-Microsoft"/>
    <w:basedOn w:val="Normal"/>
    <w:uiPriority w:val="99"/>
    <w:rsid w:val="002B1A78"/>
    <w:pPr>
      <w:keepNext/>
      <w:widowControl w:val="0"/>
      <w:adjustRightInd w:val="0"/>
      <w:spacing w:before="0" w:line="360" w:lineRule="atLeast"/>
      <w:contextualSpacing w:val="0"/>
      <w:jc w:val="center"/>
      <w:textAlignment w:val="baseline"/>
    </w:pPr>
    <w:rPr>
      <w:rFonts w:ascii="Arial Black" w:eastAsia="Times New Roman" w:hAnsi="Arial Black"/>
      <w:b/>
      <w:i/>
      <w:iCs/>
      <w:spacing w:val="-20"/>
      <w:kern w:val="24"/>
      <w:sz w:val="46"/>
      <w:szCs w:val="20"/>
      <w:lang w:val="en-GB"/>
    </w:rPr>
  </w:style>
  <w:style w:type="paragraph" w:customStyle="1" w:styleId="Cover-PreparedBy">
    <w:name w:val="Cover-PreparedBy"/>
    <w:basedOn w:val="Normal"/>
    <w:rsid w:val="002B1A78"/>
    <w:pPr>
      <w:keepNext/>
      <w:widowControl w:val="0"/>
      <w:adjustRightInd w:val="0"/>
      <w:spacing w:before="0" w:line="264" w:lineRule="auto"/>
      <w:contextualSpacing w:val="0"/>
      <w:jc w:val="right"/>
      <w:textAlignment w:val="baseline"/>
    </w:pPr>
    <w:rPr>
      <w:rFonts w:ascii="Verdana" w:eastAsia="Times New Roman" w:hAnsi="Verdana"/>
      <w:b/>
      <w:bCs/>
      <w:szCs w:val="20"/>
      <w:lang w:val="en-GB"/>
    </w:rPr>
  </w:style>
  <w:style w:type="paragraph" w:customStyle="1" w:styleId="Cover-PreparedByMCS">
    <w:name w:val="Cover-PreparedByMCS"/>
    <w:basedOn w:val="Cover-PreparedBy"/>
    <w:rsid w:val="002B1A78"/>
    <w:pPr>
      <w:spacing w:line="240" w:lineRule="auto"/>
    </w:pPr>
    <w:rPr>
      <w:rFonts w:ascii="Arial Black" w:hAnsi="Arial Black"/>
      <w:b w:val="0"/>
      <w:bCs w:val="0"/>
      <w:i/>
      <w:iCs/>
    </w:rPr>
  </w:style>
  <w:style w:type="paragraph" w:customStyle="1" w:styleId="Cover-SpecType">
    <w:name w:val="Cover-SpecType"/>
    <w:basedOn w:val="Normal"/>
    <w:rsid w:val="002B1A78"/>
    <w:pPr>
      <w:keepNext/>
      <w:widowControl w:val="0"/>
      <w:adjustRightInd w:val="0"/>
      <w:spacing w:before="0" w:line="360" w:lineRule="atLeast"/>
      <w:contextualSpacing w:val="0"/>
      <w:jc w:val="right"/>
      <w:textAlignment w:val="baseline"/>
    </w:pPr>
    <w:rPr>
      <w:rFonts w:ascii="Verdana" w:eastAsia="Times New Roman" w:hAnsi="Verdana"/>
      <w:i/>
      <w:iCs/>
      <w:sz w:val="28"/>
      <w:szCs w:val="20"/>
      <w:lang w:val="en-GB"/>
    </w:rPr>
  </w:style>
  <w:style w:type="paragraph" w:customStyle="1" w:styleId="Cover-Title">
    <w:name w:val="Cover-Title"/>
    <w:basedOn w:val="Normal"/>
    <w:rsid w:val="002B1A78"/>
    <w:pPr>
      <w:keepNext/>
      <w:widowControl w:val="0"/>
      <w:adjustRightInd w:val="0"/>
      <w:spacing w:before="0" w:line="360" w:lineRule="atLeast"/>
      <w:contextualSpacing w:val="0"/>
      <w:jc w:val="right"/>
      <w:textAlignment w:val="baseline"/>
    </w:pPr>
    <w:rPr>
      <w:rFonts w:ascii="Tahoma" w:eastAsia="Times New Roman" w:hAnsi="Tahoma" w:cs="Tahoma"/>
      <w:b/>
      <w:sz w:val="56"/>
      <w:szCs w:val="20"/>
      <w:lang w:val="en-GB"/>
    </w:rPr>
  </w:style>
  <w:style w:type="paragraph" w:customStyle="1" w:styleId="Cover-Title-Small">
    <w:name w:val="Cover-Title-Small"/>
    <w:basedOn w:val="Cover-Title"/>
    <w:rsid w:val="002B1A78"/>
    <w:pPr>
      <w:jc w:val="center"/>
    </w:pPr>
    <w:rPr>
      <w:sz w:val="36"/>
    </w:rPr>
  </w:style>
  <w:style w:type="character" w:customStyle="1" w:styleId="Heading3Char1">
    <w:name w:val="Heading 3 Char1"/>
    <w:aliases w:val="H3 Char1,Map Char1,h3 Char1,Level 3 Topic Heading Char1,H31 Char1,Minor Char1,H32 Char1,H33 Char1,H34 Char1,H35 Char1,H36 Char1,H37 Char1,H38 Char1,H39 Char1,H310 Char1,H311 Char1,H312 Char1,H313 Char1,H314 Char1,Heading 3 Char Char Char"/>
    <w:rsid w:val="002B1A78"/>
    <w:rPr>
      <w:rFonts w:ascii="Tahoma" w:eastAsia="Times New Roman" w:hAnsi="Tahoma"/>
      <w:b/>
      <w:color w:val="000000"/>
      <w:sz w:val="24"/>
      <w:szCs w:val="24"/>
      <w:shd w:val="solid" w:color="B8CCE4" w:fill="auto"/>
      <w:lang w:val="en-GB"/>
    </w:rPr>
  </w:style>
  <w:style w:type="paragraph" w:customStyle="1" w:styleId="Heading-1-NoNum">
    <w:name w:val="Heading-1-NoNum"/>
    <w:rsid w:val="002B1A78"/>
    <w:pPr>
      <w:widowControl w:val="0"/>
      <w:adjustRightInd w:val="0"/>
      <w:spacing w:line="360" w:lineRule="atLeast"/>
      <w:jc w:val="both"/>
      <w:textAlignment w:val="baseline"/>
    </w:pPr>
    <w:rPr>
      <w:rFonts w:ascii="Tahoma" w:eastAsia="Times New Roman" w:hAnsi="Tahoma"/>
      <w:b/>
      <w:sz w:val="30"/>
    </w:rPr>
  </w:style>
  <w:style w:type="paragraph" w:customStyle="1" w:styleId="Heading-2-NoNum">
    <w:name w:val="Heading-2-NoNum"/>
    <w:rsid w:val="002B1A78"/>
    <w:pPr>
      <w:widowControl w:val="0"/>
      <w:adjustRightInd w:val="0"/>
      <w:spacing w:before="60" w:after="120" w:line="264" w:lineRule="auto"/>
      <w:ind w:left="720"/>
      <w:jc w:val="both"/>
      <w:textAlignment w:val="baseline"/>
    </w:pPr>
    <w:rPr>
      <w:rFonts w:ascii="Tahoma" w:eastAsia="Times New Roman" w:hAnsi="Tahoma"/>
      <w:b/>
      <w:sz w:val="24"/>
      <w:lang w:val="en-GB"/>
    </w:rPr>
  </w:style>
  <w:style w:type="paragraph" w:customStyle="1" w:styleId="Label">
    <w:name w:val="Label"/>
    <w:aliases w:val="l"/>
    <w:basedOn w:val="Normal"/>
    <w:next w:val="Normal"/>
    <w:rsid w:val="002B1A78"/>
    <w:pPr>
      <w:keepNext/>
      <w:widowControl w:val="0"/>
      <w:adjustRightInd w:val="0"/>
      <w:spacing w:before="60" w:after="60" w:line="240" w:lineRule="exact"/>
      <w:contextualSpacing w:val="0"/>
      <w:textAlignment w:val="baseline"/>
    </w:pPr>
    <w:rPr>
      <w:rFonts w:ascii="Franklin Gothic Demi" w:eastAsia="Times New Roman" w:hAnsi="Franklin Gothic Demi"/>
      <w:color w:val="000000"/>
      <w:sz w:val="20"/>
      <w:szCs w:val="20"/>
    </w:rPr>
  </w:style>
  <w:style w:type="paragraph" w:customStyle="1" w:styleId="Nl-1NumList">
    <w:name w:val="Nl-1 (NumList)"/>
    <w:basedOn w:val="Bd-1BodyText1"/>
    <w:rsid w:val="002B1A78"/>
    <w:pPr>
      <w:spacing w:after="60"/>
      <w:ind w:left="0"/>
      <w:jc w:val="left"/>
    </w:pPr>
  </w:style>
  <w:style w:type="paragraph" w:customStyle="1" w:styleId="NoteLine">
    <w:name w:val="Note Line"/>
    <w:basedOn w:val="Normal"/>
    <w:next w:val="Normal"/>
    <w:rsid w:val="002B1A78"/>
    <w:pPr>
      <w:keepNext/>
      <w:widowControl w:val="0"/>
      <w:pBdr>
        <w:bottom w:val="single" w:sz="12" w:space="1" w:color="808080"/>
      </w:pBdr>
      <w:adjustRightInd w:val="0"/>
      <w:spacing w:before="60" w:after="60" w:line="360" w:lineRule="atLeast"/>
      <w:ind w:left="227"/>
      <w:contextualSpacing w:val="0"/>
      <w:textAlignment w:val="baseline"/>
    </w:pPr>
    <w:rPr>
      <w:rFonts w:ascii="Segoe" w:eastAsia="Segoe" w:hAnsi="Segoe" w:cs="Segoe"/>
      <w:sz w:val="2"/>
      <w:szCs w:val="20"/>
      <w:lang w:val="en-AU" w:eastAsia="en-AU"/>
    </w:rPr>
  </w:style>
  <w:style w:type="paragraph" w:customStyle="1" w:styleId="Quote-1">
    <w:name w:val="Quote-1"/>
    <w:basedOn w:val="Bd-1BodyText1"/>
    <w:rsid w:val="002B1A78"/>
    <w:pPr>
      <w:ind w:left="1080" w:right="360"/>
    </w:pPr>
    <w:rPr>
      <w:rFonts w:ascii="Times New Roman" w:hAnsi="Times New Roman"/>
      <w:i/>
    </w:rPr>
  </w:style>
  <w:style w:type="paragraph" w:customStyle="1" w:styleId="SpacerLine-Thin">
    <w:name w:val="SpacerLine-Thin"/>
    <w:basedOn w:val="Normal"/>
    <w:rsid w:val="002B1A78"/>
    <w:pPr>
      <w:keepNext/>
      <w:widowControl w:val="0"/>
      <w:adjustRightInd w:val="0"/>
      <w:spacing w:before="0" w:line="72" w:lineRule="auto"/>
      <w:contextualSpacing w:val="0"/>
      <w:textAlignment w:val="baseline"/>
    </w:pPr>
    <w:rPr>
      <w:rFonts w:ascii="Verdana" w:eastAsia="Times New Roman" w:hAnsi="Verdana"/>
      <w:szCs w:val="20"/>
      <w:lang w:val="en-GB"/>
    </w:rPr>
  </w:style>
  <w:style w:type="paragraph" w:customStyle="1" w:styleId="StyleBl-1Bullet1BoldChar">
    <w:name w:val="Style Bl-1 (Bullet 1) + Bold Char"/>
    <w:basedOn w:val="Bl-1Bullet1Char"/>
    <w:link w:val="StyleBl-1Bullet1BoldCharChar"/>
    <w:rsid w:val="002B1A78"/>
    <w:pPr>
      <w:numPr>
        <w:numId w:val="0"/>
      </w:numPr>
      <w:snapToGrid w:val="0"/>
    </w:pPr>
    <w:rPr>
      <w:b/>
      <w:bCs/>
    </w:rPr>
  </w:style>
  <w:style w:type="paragraph" w:customStyle="1" w:styleId="Table-Header">
    <w:name w:val="Table-Header"/>
    <w:basedOn w:val="Normal"/>
    <w:rsid w:val="002B1A78"/>
    <w:pPr>
      <w:keepNext/>
      <w:widowControl w:val="0"/>
      <w:adjustRightInd w:val="0"/>
      <w:spacing w:before="40" w:after="40" w:line="360" w:lineRule="atLeast"/>
      <w:contextualSpacing w:val="0"/>
      <w:jc w:val="center"/>
      <w:textAlignment w:val="baseline"/>
    </w:pPr>
    <w:rPr>
      <w:rFonts w:eastAsia="Times New Roman"/>
      <w:b/>
      <w:color w:val="FFFFFF"/>
      <w:sz w:val="20"/>
      <w:szCs w:val="20"/>
      <w:lang w:val="en-GB"/>
    </w:rPr>
  </w:style>
  <w:style w:type="paragraph" w:customStyle="1" w:styleId="Table-Text">
    <w:name w:val="Table-Text"/>
    <w:basedOn w:val="Normal"/>
    <w:rsid w:val="002B1A78"/>
    <w:pPr>
      <w:keepNext/>
      <w:widowControl w:val="0"/>
      <w:adjustRightInd w:val="0"/>
      <w:spacing w:before="0" w:after="60" w:line="360" w:lineRule="atLeast"/>
      <w:contextualSpacing w:val="0"/>
      <w:textAlignment w:val="baseline"/>
    </w:pPr>
    <w:rPr>
      <w:rFonts w:ascii="Verdana" w:eastAsia="Times New Roman" w:hAnsi="Verdana"/>
      <w:szCs w:val="20"/>
      <w:lang w:val="en-GB"/>
    </w:rPr>
  </w:style>
  <w:style w:type="paragraph" w:customStyle="1" w:styleId="Table-Num1">
    <w:name w:val="Table-Num1"/>
    <w:basedOn w:val="Table-Text"/>
    <w:rsid w:val="002B1A78"/>
    <w:pPr>
      <w:jc w:val="center"/>
    </w:pPr>
  </w:style>
  <w:style w:type="paragraph" w:customStyle="1" w:styleId="Table-Title">
    <w:name w:val="Table-Title"/>
    <w:basedOn w:val="Normal"/>
    <w:rsid w:val="002B1A78"/>
    <w:pPr>
      <w:keepNext/>
      <w:widowControl w:val="0"/>
      <w:pBdr>
        <w:top w:val="single" w:sz="2" w:space="1" w:color="C0C0C0"/>
        <w:left w:val="thinThickSmallGap" w:sz="36" w:space="4" w:color="C0C0C0"/>
        <w:bottom w:val="single" w:sz="2" w:space="1" w:color="C0C0C0"/>
        <w:right w:val="single" w:sz="2" w:space="4" w:color="C0C0C0"/>
      </w:pBdr>
      <w:shd w:val="pct10" w:color="auto" w:fill="FFFFFF"/>
      <w:adjustRightInd w:val="0"/>
      <w:spacing w:before="0" w:line="360" w:lineRule="atLeast"/>
      <w:ind w:left="576"/>
      <w:contextualSpacing w:val="0"/>
      <w:textAlignment w:val="baseline"/>
    </w:pPr>
    <w:rPr>
      <w:rFonts w:ascii="Verdana" w:eastAsia="Times New Roman" w:hAnsi="Verdana"/>
      <w:b/>
      <w:smallCaps/>
      <w:szCs w:val="20"/>
      <w:lang w:val="en-GB"/>
    </w:rPr>
  </w:style>
  <w:style w:type="paragraph" w:customStyle="1" w:styleId="Table-Total1">
    <w:name w:val="Table-Total1"/>
    <w:basedOn w:val="Table-Text"/>
    <w:rsid w:val="002B1A78"/>
    <w:pPr>
      <w:jc w:val="center"/>
    </w:pPr>
    <w:rPr>
      <w:b/>
    </w:rPr>
  </w:style>
  <w:style w:type="paragraph" w:customStyle="1" w:styleId="Table-TotalNum">
    <w:name w:val="Table-TotalNum"/>
    <w:basedOn w:val="Table-Total1"/>
    <w:rsid w:val="002B1A78"/>
  </w:style>
  <w:style w:type="paragraph" w:customStyle="1" w:styleId="TBl1">
    <w:name w:val="TBl1"/>
    <w:basedOn w:val="Bl-2Bullet2"/>
    <w:rsid w:val="002B1A78"/>
    <w:pPr>
      <w:numPr>
        <w:numId w:val="0"/>
      </w:numPr>
      <w:spacing w:after="20"/>
    </w:pPr>
  </w:style>
  <w:style w:type="paragraph" w:customStyle="1" w:styleId="TBl1-i1indent1">
    <w:name w:val="TBl1-i1 (indent1)"/>
    <w:basedOn w:val="TBl1"/>
    <w:rsid w:val="002B1A78"/>
  </w:style>
  <w:style w:type="paragraph" w:customStyle="1" w:styleId="TCourier1">
    <w:name w:val="TCourier1"/>
    <w:rsid w:val="002B1A78"/>
    <w:pPr>
      <w:widowControl w:val="0"/>
      <w:adjustRightInd w:val="0"/>
      <w:spacing w:line="264" w:lineRule="auto"/>
      <w:jc w:val="both"/>
      <w:textAlignment w:val="baseline"/>
    </w:pPr>
    <w:rPr>
      <w:rFonts w:ascii="Courier New" w:eastAsia="Times New Roman" w:hAnsi="Courier New"/>
      <w:sz w:val="16"/>
      <w:szCs w:val="16"/>
      <w:lang w:val="en-GB"/>
    </w:rPr>
  </w:style>
  <w:style w:type="paragraph" w:customStyle="1" w:styleId="TH1">
    <w:name w:val="TH1"/>
    <w:basedOn w:val="Table-Header"/>
    <w:rsid w:val="002B1A78"/>
  </w:style>
  <w:style w:type="paragraph" w:customStyle="1" w:styleId="Tnls1">
    <w:name w:val="Tnls1"/>
    <w:rsid w:val="002B1A78"/>
    <w:pPr>
      <w:widowControl w:val="0"/>
      <w:numPr>
        <w:numId w:val="18"/>
      </w:numPr>
      <w:adjustRightInd w:val="0"/>
      <w:spacing w:line="360" w:lineRule="atLeast"/>
      <w:jc w:val="both"/>
      <w:textAlignment w:val="baseline"/>
    </w:pPr>
    <w:rPr>
      <w:rFonts w:ascii="Verdana" w:eastAsia="Times New Roman" w:hAnsi="Verdana"/>
      <w:sz w:val="18"/>
      <w:szCs w:val="18"/>
      <w:lang w:val="en-GB"/>
    </w:rPr>
  </w:style>
  <w:style w:type="paragraph" w:customStyle="1" w:styleId="Tt1">
    <w:name w:val="Tt1"/>
    <w:basedOn w:val="Table-Text"/>
    <w:link w:val="Tt1Char"/>
    <w:rsid w:val="002B1A78"/>
  </w:style>
  <w:style w:type="paragraph" w:customStyle="1" w:styleId="Tt1bbold">
    <w:name w:val="Tt1b (bold)"/>
    <w:basedOn w:val="Tt1"/>
    <w:rsid w:val="002B1A78"/>
    <w:rPr>
      <w:b/>
    </w:rPr>
  </w:style>
  <w:style w:type="paragraph" w:customStyle="1" w:styleId="Tt1-Centred">
    <w:name w:val="Tt1-Centred"/>
    <w:basedOn w:val="Tt1"/>
    <w:rsid w:val="002B1A78"/>
    <w:pPr>
      <w:jc w:val="center"/>
    </w:pPr>
  </w:style>
  <w:style w:type="paragraph" w:customStyle="1" w:styleId="NormalTB">
    <w:name w:val="NormalTB"/>
    <w:rsid w:val="002B1A78"/>
    <w:pPr>
      <w:widowControl w:val="0"/>
      <w:adjustRightInd w:val="0"/>
      <w:spacing w:line="360" w:lineRule="atLeast"/>
      <w:jc w:val="center"/>
      <w:textAlignment w:val="baseline"/>
    </w:pPr>
    <w:rPr>
      <w:rFonts w:ascii=".VnTime" w:eastAsia="MS Mincho" w:hAnsi=".VnTime"/>
      <w:lang w:val="en-GB"/>
    </w:rPr>
  </w:style>
  <w:style w:type="paragraph" w:customStyle="1" w:styleId="HeadingLv1">
    <w:name w:val="Heading Lv1"/>
    <w:basedOn w:val="Normal"/>
    <w:autoRedefine/>
    <w:rsid w:val="002B1A78"/>
    <w:pPr>
      <w:keepNext/>
      <w:widowControl w:val="0"/>
      <w:adjustRightInd w:val="0"/>
      <w:spacing w:before="0" w:line="360" w:lineRule="atLeast"/>
      <w:contextualSpacing w:val="0"/>
      <w:jc w:val="center"/>
      <w:textAlignment w:val="baseline"/>
    </w:pPr>
    <w:rPr>
      <w:rFonts w:ascii="Verdana" w:eastAsia="Times New Roman" w:hAnsi="Verdana" w:cs="Tahoma"/>
      <w:color w:val="6E2500"/>
      <w:szCs w:val="20"/>
      <w:lang w:val="en-GB"/>
    </w:rPr>
  </w:style>
  <w:style w:type="paragraph" w:customStyle="1" w:styleId="NormalH">
    <w:name w:val="NormalH"/>
    <w:basedOn w:val="Normal"/>
    <w:autoRedefine/>
    <w:rsid w:val="002B1A78"/>
    <w:pPr>
      <w:keepNext/>
      <w:pageBreakBefore/>
      <w:widowControl w:val="0"/>
      <w:tabs>
        <w:tab w:val="left" w:pos="2160"/>
        <w:tab w:val="right" w:pos="5040"/>
        <w:tab w:val="left" w:pos="5760"/>
        <w:tab w:val="right" w:pos="8640"/>
      </w:tabs>
      <w:adjustRightInd w:val="0"/>
      <w:spacing w:before="360" w:after="240" w:line="360" w:lineRule="atLeast"/>
      <w:contextualSpacing w:val="0"/>
      <w:textAlignment w:val="baseline"/>
    </w:pPr>
    <w:rPr>
      <w:rFonts w:ascii="Verdana" w:eastAsia="Times New Roman" w:hAnsi="Verdana"/>
      <w:b/>
      <w:caps/>
      <w:color w:val="003300"/>
      <w:sz w:val="24"/>
      <w:szCs w:val="32"/>
      <w:lang w:val="en-GB"/>
    </w:rPr>
  </w:style>
  <w:style w:type="paragraph" w:customStyle="1" w:styleId="TableItem">
    <w:name w:val="TableItem"/>
    <w:rsid w:val="002B1A78"/>
    <w:pPr>
      <w:widowControl w:val="0"/>
      <w:adjustRightInd w:val="0"/>
      <w:spacing w:line="360" w:lineRule="atLeast"/>
      <w:jc w:val="both"/>
      <w:textAlignment w:val="baseline"/>
    </w:pPr>
    <w:rPr>
      <w:rFonts w:ascii="CG Times" w:eastAsia="MS Mincho" w:hAnsi="CG Times"/>
      <w:sz w:val="24"/>
      <w:lang w:val="en-GB"/>
    </w:rPr>
  </w:style>
  <w:style w:type="paragraph" w:customStyle="1" w:styleId="CharChar3CharCharChar1CharCharCharCharCharCharCharCharCharChar">
    <w:name w:val="Char Char3 Char Char Char1 Char Char Char Char Char Char Char Char Char Char"/>
    <w:basedOn w:val="Normal"/>
    <w:autoRedefine/>
    <w:rsid w:val="002B1A78"/>
    <w:pPr>
      <w:keepNext/>
      <w:widowControl w:val="0"/>
      <w:adjustRightInd w:val="0"/>
      <w:spacing w:before="0" w:after="160" w:line="240" w:lineRule="exact"/>
      <w:contextualSpacing w:val="0"/>
      <w:textAlignment w:val="baseline"/>
    </w:pPr>
    <w:rPr>
      <w:rFonts w:ascii="Verdana" w:eastAsia="Times New Roman" w:hAnsi="Verdana" w:cs="Verdana"/>
      <w:sz w:val="20"/>
      <w:szCs w:val="20"/>
    </w:rPr>
  </w:style>
  <w:style w:type="paragraph" w:customStyle="1" w:styleId="CharCharCharCharCharChar">
    <w:name w:val="Char Char Char Char Char Char"/>
    <w:basedOn w:val="Normal"/>
    <w:rsid w:val="002B1A78"/>
    <w:pPr>
      <w:keepNext/>
      <w:widowControl w:val="0"/>
      <w:adjustRightInd w:val="0"/>
      <w:spacing w:before="0" w:after="160" w:line="240" w:lineRule="exact"/>
      <w:contextualSpacing w:val="0"/>
      <w:textAlignment w:val="baseline"/>
    </w:pPr>
    <w:rPr>
      <w:rFonts w:ascii="Verdana" w:eastAsia="Times New Roman" w:hAnsi="Verdana"/>
      <w:sz w:val="20"/>
      <w:szCs w:val="20"/>
    </w:rPr>
  </w:style>
  <w:style w:type="paragraph" w:customStyle="1" w:styleId="CharCharCharChar">
    <w:name w:val="Char Char Char Char"/>
    <w:basedOn w:val="Normal"/>
    <w:autoRedefine/>
    <w:rsid w:val="002B1A78"/>
    <w:pPr>
      <w:keepNext/>
      <w:widowControl w:val="0"/>
      <w:adjustRightInd w:val="0"/>
      <w:spacing w:before="0" w:after="160" w:line="240" w:lineRule="exact"/>
      <w:contextualSpacing w:val="0"/>
      <w:textAlignment w:val="baseline"/>
    </w:pPr>
    <w:rPr>
      <w:rFonts w:ascii="Verdana" w:eastAsia="Times New Roman" w:hAnsi="Verdana" w:cs="Verdana"/>
      <w:sz w:val="20"/>
      <w:szCs w:val="20"/>
    </w:rPr>
  </w:style>
  <w:style w:type="paragraph" w:customStyle="1" w:styleId="StyleArial10ptJustifiedBefore6ptAfter6ptLinesp">
    <w:name w:val="Style Arial 10 pt Justified Before:  6 pt After:  6 pt Line sp..."/>
    <w:basedOn w:val="Normal"/>
    <w:autoRedefine/>
    <w:rsid w:val="002B1A78"/>
    <w:pPr>
      <w:keepNext/>
      <w:widowControl w:val="0"/>
      <w:adjustRightInd w:val="0"/>
      <w:spacing w:after="120" w:line="320" w:lineRule="atLeast"/>
      <w:contextualSpacing w:val="0"/>
      <w:textAlignment w:val="baseline"/>
    </w:pPr>
    <w:rPr>
      <w:rFonts w:ascii="Verdana" w:eastAsia="Times New Roman" w:hAnsi="Verdana"/>
      <w:szCs w:val="20"/>
    </w:rPr>
  </w:style>
  <w:style w:type="paragraph" w:customStyle="1" w:styleId="Bd-1aBodyText1">
    <w:name w:val="Bd-1a (BodyText 1)"/>
    <w:basedOn w:val="Bd-1BodyText1"/>
    <w:rsid w:val="002B1A78"/>
    <w:pPr>
      <w:spacing w:before="40" w:line="360" w:lineRule="auto"/>
    </w:pPr>
  </w:style>
  <w:style w:type="character" w:customStyle="1" w:styleId="Bl-1Bullet1Char1">
    <w:name w:val="Bl-1 (Bullet 1) Char1"/>
    <w:link w:val="Bl-1Bullet1"/>
    <w:rsid w:val="002B1A78"/>
    <w:rPr>
      <w:rFonts w:ascii="Verdana" w:eastAsia="Times New Roman" w:hAnsi="Verdana"/>
      <w:sz w:val="18"/>
      <w:lang w:val="en-GB"/>
    </w:rPr>
  </w:style>
  <w:style w:type="character" w:customStyle="1" w:styleId="Bl-1Bullet1CharChar">
    <w:name w:val="Bl-1 (Bullet 1) Char Char"/>
    <w:link w:val="Bl-1Bullet1Char"/>
    <w:rsid w:val="002B1A78"/>
    <w:rPr>
      <w:rFonts w:ascii="Verdana" w:eastAsia="Times New Roman" w:hAnsi="Verdana"/>
      <w:sz w:val="18"/>
      <w:lang w:val="en-GB"/>
    </w:rPr>
  </w:style>
  <w:style w:type="paragraph" w:customStyle="1" w:styleId="Body-noindent">
    <w:name w:val="Body-no indent"/>
    <w:next w:val="Normal"/>
    <w:rsid w:val="002B1A78"/>
    <w:pPr>
      <w:widowControl w:val="0"/>
      <w:tabs>
        <w:tab w:val="left" w:pos="7920"/>
      </w:tabs>
      <w:adjustRightInd w:val="0"/>
      <w:spacing w:after="120" w:line="280" w:lineRule="exact"/>
      <w:ind w:right="-14"/>
      <w:jc w:val="both"/>
      <w:textAlignment w:val="baseline"/>
    </w:pPr>
    <w:rPr>
      <w:rFonts w:ascii="Arial" w:eastAsia="Times New Roman" w:hAnsi="Arial"/>
      <w:sz w:val="19"/>
    </w:rPr>
  </w:style>
  <w:style w:type="paragraph" w:customStyle="1" w:styleId="ChkOUt">
    <w:name w:val="ChkOUt"/>
    <w:basedOn w:val="Bd-1BodyText1"/>
    <w:rsid w:val="002B1A78"/>
    <w:pPr>
      <w:spacing w:line="360" w:lineRule="auto"/>
    </w:pPr>
    <w:rPr>
      <w:rFonts w:cs="Tahoma"/>
      <w:b/>
    </w:rPr>
  </w:style>
  <w:style w:type="paragraph" w:customStyle="1" w:styleId="Remarks1">
    <w:name w:val="Remarks1"/>
    <w:basedOn w:val="Bd-1BodyText1"/>
    <w:rsid w:val="002B1A78"/>
    <w:pPr>
      <w:spacing w:before="20" w:line="360" w:lineRule="auto"/>
    </w:pPr>
    <w:rPr>
      <w:b/>
    </w:rPr>
  </w:style>
  <w:style w:type="character" w:customStyle="1" w:styleId="StyleBl-1Bullet1BoldCharChar">
    <w:name w:val="Style Bl-1 (Bullet 1) + Bold Char Char"/>
    <w:link w:val="StyleBl-1Bullet1BoldChar"/>
    <w:rsid w:val="002B1A78"/>
    <w:rPr>
      <w:rFonts w:ascii="Verdana" w:eastAsia="Times New Roman" w:hAnsi="Verdana"/>
      <w:b/>
      <w:bCs/>
      <w:sz w:val="18"/>
      <w:lang w:val="en-GB"/>
    </w:rPr>
  </w:style>
  <w:style w:type="paragraph" w:customStyle="1" w:styleId="Table-Header2">
    <w:name w:val="Table-Header2"/>
    <w:basedOn w:val="Table-Header"/>
    <w:rsid w:val="002B1A78"/>
    <w:rPr>
      <w:color w:val="auto"/>
    </w:rPr>
  </w:style>
  <w:style w:type="paragraph" w:customStyle="1" w:styleId="Table-Header3-Left">
    <w:name w:val="Table-Header3-Left"/>
    <w:basedOn w:val="Table-Header"/>
    <w:rsid w:val="002B1A78"/>
    <w:pPr>
      <w:jc w:val="left"/>
    </w:pPr>
  </w:style>
  <w:style w:type="paragraph" w:customStyle="1" w:styleId="TOC-0">
    <w:name w:val="TOC-0"/>
    <w:basedOn w:val="Heading1"/>
    <w:rsid w:val="002B1A78"/>
    <w:pPr>
      <w:numPr>
        <w:numId w:val="0"/>
      </w:numPr>
      <w:shd w:val="clear" w:color="auto" w:fill="95B3D7"/>
      <w:tabs>
        <w:tab w:val="left" w:pos="720"/>
      </w:tabs>
      <w:spacing w:before="0" w:after="360" w:line="300" w:lineRule="atLeast"/>
      <w:contextualSpacing w:val="0"/>
    </w:pPr>
    <w:rPr>
      <w:rFonts w:ascii="Tahoma" w:hAnsi="Tahoma"/>
      <w:bCs w:val="0"/>
      <w:kern w:val="24"/>
      <w:szCs w:val="20"/>
      <w:lang w:val="en-GB" w:eastAsia="en-US"/>
    </w:rPr>
  </w:style>
  <w:style w:type="character" w:customStyle="1" w:styleId="Tt1Char">
    <w:name w:val="Tt1 Char"/>
    <w:link w:val="Tt1"/>
    <w:rsid w:val="002B1A78"/>
    <w:rPr>
      <w:rFonts w:ascii="Verdana" w:eastAsia="Times New Roman" w:hAnsi="Verdana"/>
      <w:sz w:val="22"/>
      <w:lang w:val="en-GB"/>
    </w:rPr>
  </w:style>
  <w:style w:type="paragraph" w:customStyle="1" w:styleId="Tt1small">
    <w:name w:val="Tt1small"/>
    <w:basedOn w:val="Tt1"/>
    <w:rsid w:val="002B1A78"/>
    <w:rPr>
      <w:sz w:val="16"/>
    </w:rPr>
  </w:style>
  <w:style w:type="paragraph" w:customStyle="1" w:styleId="Heading21">
    <w:name w:val="Heading 21"/>
    <w:basedOn w:val="Heading2"/>
    <w:rsid w:val="002B1A78"/>
    <w:pPr>
      <w:numPr>
        <w:ilvl w:val="0"/>
        <w:numId w:val="0"/>
      </w:numPr>
      <w:tabs>
        <w:tab w:val="num" w:pos="360"/>
        <w:tab w:val="left" w:pos="720"/>
      </w:tabs>
      <w:spacing w:line="360" w:lineRule="atLeast"/>
      <w:ind w:left="360" w:hanging="360"/>
    </w:pPr>
    <w:rPr>
      <w:rFonts w:ascii="Tahoma" w:hAnsi="Tahoma"/>
      <w:bCs w:val="0"/>
      <w:sz w:val="24"/>
      <w:szCs w:val="24"/>
      <w:lang w:val="en-GB" w:eastAsia="en-US"/>
    </w:rPr>
  </w:style>
  <w:style w:type="paragraph" w:customStyle="1" w:styleId="titel">
    <w:name w:val="titel"/>
    <w:basedOn w:val="Tt1"/>
    <w:rsid w:val="002B1A78"/>
    <w:rPr>
      <w:rFonts w:ascii="Tahoma" w:hAnsi="Tahoma"/>
      <w:b/>
      <w:sz w:val="32"/>
      <w:szCs w:val="32"/>
    </w:rPr>
  </w:style>
  <w:style w:type="paragraph" w:customStyle="1" w:styleId="H2">
    <w:name w:val="H2"/>
    <w:basedOn w:val="Normal"/>
    <w:next w:val="Normal"/>
    <w:rsid w:val="002B1A78"/>
    <w:pPr>
      <w:keepNext/>
      <w:widowControl w:val="0"/>
      <w:numPr>
        <w:numId w:val="19"/>
      </w:numPr>
      <w:tabs>
        <w:tab w:val="clear" w:pos="1320"/>
      </w:tabs>
      <w:autoSpaceDE w:val="0"/>
      <w:autoSpaceDN w:val="0"/>
      <w:adjustRightInd w:val="0"/>
      <w:spacing w:before="100" w:after="100" w:line="360" w:lineRule="atLeast"/>
      <w:ind w:left="0" w:firstLine="0"/>
      <w:contextualSpacing w:val="0"/>
      <w:textAlignment w:val="baseline"/>
      <w:outlineLvl w:val="2"/>
    </w:pPr>
    <w:rPr>
      <w:rFonts w:eastAsia="Times New Roman"/>
      <w:b/>
      <w:bCs/>
      <w:sz w:val="36"/>
      <w:szCs w:val="36"/>
      <w:lang w:eastAsia="en-GB"/>
    </w:rPr>
  </w:style>
  <w:style w:type="character" w:customStyle="1" w:styleId="BoldItalic">
    <w:name w:val="Bold Italic"/>
    <w:aliases w:val="bi"/>
    <w:rsid w:val="002B1A78"/>
    <w:rPr>
      <w:b/>
      <w:i/>
    </w:rPr>
  </w:style>
  <w:style w:type="character" w:customStyle="1" w:styleId="Bold">
    <w:name w:val="Bold"/>
    <w:aliases w:val="b"/>
    <w:rsid w:val="002B1A78"/>
    <w:rPr>
      <w:b/>
    </w:rPr>
  </w:style>
  <w:style w:type="character" w:customStyle="1" w:styleId="Italic">
    <w:name w:val="Italic"/>
    <w:aliases w:val="i"/>
    <w:rsid w:val="002B1A78"/>
    <w:rPr>
      <w:i/>
      <w:spacing w:val="0"/>
      <w:w w:val="100"/>
      <w:kern w:val="0"/>
      <w:position w:val="0"/>
    </w:rPr>
  </w:style>
  <w:style w:type="paragraph" w:customStyle="1" w:styleId="ListAlertHeading">
    <w:name w:val="List Alert Heading"/>
    <w:aliases w:val="lah"/>
    <w:basedOn w:val="Normal"/>
    <w:rsid w:val="002B1A78"/>
    <w:pPr>
      <w:keepNext/>
      <w:keepLines/>
      <w:framePr w:w="5500" w:hSpace="180" w:vSpace="180" w:wrap="notBeside" w:vAnchor="text" w:hAnchor="margin" w:x="2001" w:y="201"/>
      <w:widowControl w:val="0"/>
      <w:pBdr>
        <w:left w:val="single" w:sz="12" w:space="6" w:color="999999"/>
      </w:pBdr>
      <w:adjustRightInd w:val="0"/>
      <w:spacing w:before="60" w:after="50" w:line="210" w:lineRule="exact"/>
      <w:contextualSpacing w:val="0"/>
      <w:textAlignment w:val="baseline"/>
    </w:pPr>
    <w:rPr>
      <w:rFonts w:ascii="Franklin Gothic Demi" w:eastAsia="Times New Roman" w:hAnsi="Franklin Gothic Demi"/>
      <w:color w:val="000000"/>
      <w:sz w:val="21"/>
      <w:szCs w:val="20"/>
    </w:rPr>
  </w:style>
  <w:style w:type="paragraph" w:customStyle="1" w:styleId="Listalertart">
    <w:name w:val="List alert art"/>
    <w:aliases w:val="laart"/>
    <w:basedOn w:val="Normal"/>
    <w:rsid w:val="002B1A78"/>
    <w:pPr>
      <w:keepNext/>
      <w:keepLines/>
      <w:framePr w:hSpace="180" w:wrap="around" w:vAnchor="text" w:hAnchor="text" w:x="401" w:y="141"/>
      <w:widowControl w:val="0"/>
      <w:adjustRightInd w:val="0"/>
      <w:spacing w:before="40" w:after="50" w:line="210" w:lineRule="atLeast"/>
      <w:ind w:left="960" w:right="-580"/>
      <w:contextualSpacing w:val="0"/>
      <w:textAlignment w:val="baseline"/>
    </w:pPr>
    <w:rPr>
      <w:rFonts w:ascii="Franklin Gothic Demi" w:eastAsia="Times New Roman" w:hAnsi="Franklin Gothic Demi"/>
      <w:sz w:val="21"/>
      <w:szCs w:val="20"/>
    </w:rPr>
  </w:style>
  <w:style w:type="paragraph" w:customStyle="1" w:styleId="Listalerttext">
    <w:name w:val="List alert text"/>
    <w:aliases w:val="lat"/>
    <w:basedOn w:val="Normal"/>
    <w:rsid w:val="002B1A78"/>
    <w:pPr>
      <w:keepNext/>
      <w:framePr w:w="5500" w:hSpace="180" w:vSpace="180" w:wrap="notBeside" w:vAnchor="text" w:hAnchor="margin" w:x="2001" w:y="201"/>
      <w:widowControl w:val="0"/>
      <w:pBdr>
        <w:left w:val="single" w:sz="12" w:space="6" w:color="999999"/>
      </w:pBdr>
      <w:adjustRightInd w:val="0"/>
      <w:spacing w:before="50" w:after="50" w:line="210" w:lineRule="exact"/>
      <w:contextualSpacing w:val="0"/>
      <w:textAlignment w:val="baseline"/>
    </w:pPr>
    <w:rPr>
      <w:rFonts w:ascii="Franklin Gothic Book" w:eastAsia="Times New Roman" w:hAnsi="Franklin Gothic Book"/>
      <w:color w:val="000000"/>
      <w:sz w:val="17"/>
      <w:szCs w:val="20"/>
    </w:rPr>
  </w:style>
  <w:style w:type="paragraph" w:styleId="NormalIndent">
    <w:name w:val="Normal Indent"/>
    <w:aliases w:val="ni"/>
    <w:basedOn w:val="Normal"/>
    <w:rsid w:val="002B1A78"/>
    <w:pPr>
      <w:keepNext/>
      <w:widowControl w:val="0"/>
      <w:adjustRightInd w:val="0"/>
      <w:spacing w:before="20" w:after="100" w:line="240" w:lineRule="exact"/>
      <w:ind w:left="1320" w:right="-580"/>
      <w:contextualSpacing w:val="0"/>
      <w:textAlignment w:val="baseline"/>
    </w:pPr>
    <w:rPr>
      <w:rFonts w:eastAsia="Times New Roman"/>
      <w:sz w:val="20"/>
      <w:szCs w:val="24"/>
    </w:rPr>
  </w:style>
  <w:style w:type="paragraph" w:customStyle="1" w:styleId="ListParagraph1">
    <w:name w:val="List Paragraph1"/>
    <w:aliases w:val="lp1,List Paragraph2"/>
    <w:basedOn w:val="NormalIndent"/>
    <w:uiPriority w:val="34"/>
    <w:rsid w:val="002B1A78"/>
    <w:pPr>
      <w:tabs>
        <w:tab w:val="left" w:pos="360"/>
      </w:tabs>
    </w:pPr>
  </w:style>
  <w:style w:type="paragraph" w:customStyle="1" w:styleId="Numberedlist0">
    <w:name w:val="Numbered list"/>
    <w:aliases w:val="nl1"/>
    <w:basedOn w:val="Normal"/>
    <w:rsid w:val="002B1A78"/>
    <w:pPr>
      <w:keepNext/>
      <w:widowControl w:val="0"/>
      <w:tabs>
        <w:tab w:val="num" w:pos="720"/>
      </w:tabs>
      <w:adjustRightInd w:val="0"/>
      <w:spacing w:before="20" w:after="100" w:line="240" w:lineRule="exact"/>
      <w:ind w:left="720" w:right="-580" w:hanging="360"/>
      <w:contextualSpacing w:val="0"/>
      <w:textAlignment w:val="baseline"/>
    </w:pPr>
    <w:rPr>
      <w:rFonts w:eastAsia="Times New Roman"/>
      <w:sz w:val="20"/>
      <w:szCs w:val="24"/>
    </w:rPr>
  </w:style>
  <w:style w:type="paragraph" w:customStyle="1" w:styleId="Procedureart">
    <w:name w:val="Procedure art"/>
    <w:aliases w:val="proart"/>
    <w:basedOn w:val="Normal"/>
    <w:next w:val="Normal"/>
    <w:rsid w:val="002B1A78"/>
    <w:pPr>
      <w:keepNext/>
      <w:keepLines/>
      <w:framePr w:w="780" w:hSpace="180" w:wrap="around" w:vAnchor="text" w:hAnchor="margin" w:y="1"/>
      <w:widowControl w:val="0"/>
      <w:adjustRightInd w:val="0"/>
      <w:spacing w:before="0" w:line="360" w:lineRule="atLeast"/>
      <w:ind w:left="360" w:right="-580"/>
      <w:contextualSpacing w:val="0"/>
      <w:textAlignment w:val="baseline"/>
    </w:pPr>
    <w:rPr>
      <w:rFonts w:ascii="Franklin Gothic Demi" w:eastAsia="Times New Roman" w:hAnsi="Franklin Gothic Demi"/>
      <w:sz w:val="21"/>
      <w:szCs w:val="20"/>
    </w:rPr>
  </w:style>
  <w:style w:type="paragraph" w:customStyle="1" w:styleId="Procedureheading">
    <w:name w:val="Procedure heading"/>
    <w:aliases w:val="proch"/>
    <w:basedOn w:val="Normal"/>
    <w:next w:val="Numberedlist0"/>
    <w:rsid w:val="002B1A78"/>
    <w:pPr>
      <w:keepNext/>
      <w:widowControl w:val="0"/>
      <w:numPr>
        <w:numId w:val="20"/>
      </w:numPr>
      <w:tabs>
        <w:tab w:val="clear" w:pos="680"/>
      </w:tabs>
      <w:adjustRightInd w:val="0"/>
      <w:spacing w:after="60" w:line="240" w:lineRule="exact"/>
      <w:ind w:left="960" w:right="-580" w:firstLine="0"/>
      <w:contextualSpacing w:val="0"/>
      <w:textAlignment w:val="baseline"/>
    </w:pPr>
    <w:rPr>
      <w:rFonts w:ascii="Franklin Gothic Demi Cond" w:eastAsia="Times New Roman" w:hAnsi="Franklin Gothic Demi Cond"/>
      <w:szCs w:val="24"/>
    </w:rPr>
  </w:style>
  <w:style w:type="paragraph" w:customStyle="1" w:styleId="Syntaxinlist">
    <w:name w:val="Syntax in list"/>
    <w:aliases w:val="synl1"/>
    <w:basedOn w:val="Normal"/>
    <w:rsid w:val="002B1A78"/>
    <w:pPr>
      <w:keepNext/>
      <w:widowControl w:val="0"/>
      <w:shd w:val="clear" w:color="C0C0C0" w:fill="auto"/>
      <w:adjustRightInd w:val="0"/>
      <w:spacing w:before="20" w:after="100" w:line="240" w:lineRule="exact"/>
      <w:ind w:left="1340" w:right="-520"/>
      <w:contextualSpacing w:val="0"/>
      <w:textAlignment w:val="baseline"/>
    </w:pPr>
    <w:rPr>
      <w:rFonts w:ascii="Courier" w:eastAsia="Times New Roman" w:hAnsi="Courier"/>
      <w:sz w:val="16"/>
      <w:szCs w:val="20"/>
    </w:rPr>
  </w:style>
  <w:style w:type="paragraph" w:customStyle="1" w:styleId="Tableparagraphnumberedlist2">
    <w:name w:val="Table paragraph numbered list 2"/>
    <w:aliases w:val="tpnl2"/>
    <w:basedOn w:val="Normal"/>
    <w:rsid w:val="002B1A78"/>
    <w:pPr>
      <w:keepNext/>
      <w:widowControl w:val="0"/>
      <w:tabs>
        <w:tab w:val="num" w:pos="360"/>
        <w:tab w:val="left" w:pos="640"/>
      </w:tabs>
      <w:adjustRightInd w:val="0"/>
      <w:spacing w:before="60" w:after="60" w:line="220" w:lineRule="exact"/>
      <w:ind w:left="360" w:hanging="360"/>
      <w:contextualSpacing w:val="0"/>
      <w:textAlignment w:val="baseline"/>
    </w:pPr>
    <w:rPr>
      <w:rFonts w:ascii="Franklin Gothic Medium Cond" w:eastAsia="Times New Roman" w:hAnsi="Franklin Gothic Medium Cond"/>
      <w:sz w:val="19"/>
      <w:szCs w:val="24"/>
    </w:rPr>
  </w:style>
  <w:style w:type="paragraph" w:customStyle="1" w:styleId="Tableparagraph">
    <w:name w:val="Table paragraph"/>
    <w:aliases w:val="tp,tp Char"/>
    <w:basedOn w:val="TableHeading"/>
    <w:rsid w:val="002B1A78"/>
    <w:pPr>
      <w:keepNext/>
      <w:keepLines w:val="0"/>
      <w:widowControl w:val="0"/>
      <w:adjustRightInd w:val="0"/>
      <w:spacing w:before="60" w:after="60" w:line="220" w:lineRule="exact"/>
      <w:ind w:left="0" w:firstLine="0"/>
      <w:contextualSpacing w:val="0"/>
      <w:jc w:val="left"/>
      <w:textAlignment w:val="baseline"/>
    </w:pPr>
    <w:rPr>
      <w:rFonts w:ascii="Franklin Gothic Medium Cond" w:hAnsi="Franklin Gothic Medium Cond"/>
      <w:b w:val="0"/>
      <w:sz w:val="19"/>
      <w:szCs w:val="24"/>
      <w:lang w:val="en-US" w:eastAsia="en-US"/>
    </w:rPr>
  </w:style>
  <w:style w:type="paragraph" w:customStyle="1" w:styleId="Tablespacing">
    <w:name w:val="Table spacing"/>
    <w:aliases w:val="ts,Table Spacing"/>
    <w:basedOn w:val="Normal"/>
    <w:next w:val="Normal"/>
    <w:rsid w:val="002B1A78"/>
    <w:pPr>
      <w:keepNext/>
      <w:widowControl w:val="0"/>
      <w:adjustRightInd w:val="0"/>
      <w:spacing w:before="20" w:after="100" w:line="100" w:lineRule="exact"/>
      <w:ind w:left="960" w:right="-580"/>
      <w:contextualSpacing w:val="0"/>
      <w:textAlignment w:val="baseline"/>
    </w:pPr>
    <w:rPr>
      <w:rFonts w:eastAsia="Times New Roman"/>
      <w:sz w:val="10"/>
      <w:szCs w:val="24"/>
    </w:rPr>
  </w:style>
  <w:style w:type="paragraph" w:customStyle="1" w:styleId="NumberedList2">
    <w:name w:val="Numbered List 2"/>
    <w:aliases w:val="nl2"/>
    <w:rsid w:val="002B1A78"/>
    <w:pPr>
      <w:widowControl w:val="0"/>
      <w:tabs>
        <w:tab w:val="num" w:pos="360"/>
      </w:tabs>
      <w:adjustRightInd w:val="0"/>
      <w:spacing w:before="60" w:after="60" w:line="240" w:lineRule="exact"/>
      <w:ind w:left="360" w:hanging="360"/>
      <w:jc w:val="both"/>
      <w:textAlignment w:val="baseline"/>
    </w:pPr>
    <w:rPr>
      <w:rFonts w:eastAsia="Times New Roman"/>
      <w:color w:val="000000"/>
    </w:rPr>
  </w:style>
  <w:style w:type="paragraph" w:customStyle="1" w:styleId="lastincell">
    <w:name w:val="lastincell"/>
    <w:basedOn w:val="Normal"/>
    <w:rsid w:val="002B1A78"/>
    <w:pPr>
      <w:keepNext/>
      <w:widowControl w:val="0"/>
      <w:adjustRightInd w:val="0"/>
      <w:spacing w:before="100" w:beforeAutospacing="1" w:after="100" w:afterAutospacing="1" w:line="360" w:lineRule="atLeast"/>
      <w:contextualSpacing w:val="0"/>
      <w:textAlignment w:val="baseline"/>
    </w:pPr>
    <w:rPr>
      <w:rFonts w:eastAsia="Times New Roman"/>
      <w:sz w:val="24"/>
      <w:szCs w:val="24"/>
    </w:rPr>
  </w:style>
  <w:style w:type="paragraph" w:customStyle="1" w:styleId="important">
    <w:name w:val="important"/>
    <w:basedOn w:val="Normal"/>
    <w:rsid w:val="002B1A78"/>
    <w:pPr>
      <w:keepNext/>
      <w:widowControl w:val="0"/>
      <w:adjustRightInd w:val="0"/>
      <w:spacing w:before="240" w:line="360" w:lineRule="atLeast"/>
      <w:contextualSpacing w:val="0"/>
      <w:textAlignment w:val="baseline"/>
    </w:pPr>
    <w:rPr>
      <w:rFonts w:eastAsia="Times New Roman"/>
      <w:b/>
      <w:bCs/>
      <w:sz w:val="24"/>
      <w:szCs w:val="24"/>
    </w:rPr>
  </w:style>
  <w:style w:type="paragraph" w:customStyle="1" w:styleId="Heading20">
    <w:name w:val="Heading2"/>
    <w:basedOn w:val="Bd-1BodyText1"/>
    <w:rsid w:val="002B1A78"/>
    <w:pPr>
      <w:spacing w:line="360" w:lineRule="auto"/>
    </w:pPr>
    <w:rPr>
      <w:b/>
      <w:bCs/>
      <w:lang w:val="vi-VN"/>
    </w:rPr>
  </w:style>
  <w:style w:type="character" w:customStyle="1" w:styleId="sectiontitle">
    <w:name w:val="sectiontitle"/>
    <w:rsid w:val="002B1A78"/>
  </w:style>
  <w:style w:type="paragraph" w:customStyle="1" w:styleId="Heading">
    <w:name w:val="Heading ê"/>
    <w:basedOn w:val="Normal"/>
    <w:rsid w:val="002B1A78"/>
    <w:pPr>
      <w:keepNext/>
      <w:widowControl w:val="0"/>
      <w:adjustRightInd w:val="0"/>
      <w:spacing w:before="0" w:line="360" w:lineRule="atLeast"/>
      <w:contextualSpacing w:val="0"/>
      <w:jc w:val="center"/>
      <w:textAlignment w:val="baseline"/>
    </w:pPr>
    <w:rPr>
      <w:rFonts w:ascii="Verdana" w:eastAsia="Times New Roman" w:hAnsi="Verdana"/>
      <w:b/>
      <w:bCs/>
      <w:szCs w:val="20"/>
      <w:lang w:val="vi-VN"/>
    </w:rPr>
  </w:style>
  <w:style w:type="numbering" w:styleId="111111">
    <w:name w:val="Outline List 2"/>
    <w:basedOn w:val="NoList"/>
    <w:uiPriority w:val="99"/>
    <w:rsid w:val="002B1A78"/>
    <w:pPr>
      <w:numPr>
        <w:numId w:val="21"/>
      </w:numPr>
    </w:pPr>
  </w:style>
  <w:style w:type="paragraph" w:styleId="ListBullet2">
    <w:name w:val="List Bullet 2"/>
    <w:basedOn w:val="Normal"/>
    <w:autoRedefine/>
    <w:rsid w:val="002B1A78"/>
    <w:pPr>
      <w:keepNext/>
      <w:widowControl w:val="0"/>
      <w:numPr>
        <w:numId w:val="22"/>
      </w:numPr>
      <w:adjustRightInd w:val="0"/>
      <w:spacing w:before="60" w:after="60" w:line="320" w:lineRule="atLeast"/>
      <w:ind w:left="1440"/>
      <w:contextualSpacing w:val="0"/>
      <w:textAlignment w:val="baseline"/>
    </w:pPr>
    <w:rPr>
      <w:rFonts w:eastAsia="Times New Roman"/>
      <w:sz w:val="24"/>
      <w:szCs w:val="24"/>
    </w:rPr>
  </w:style>
  <w:style w:type="paragraph" w:customStyle="1" w:styleId="Bullet3">
    <w:name w:val="Bullet3"/>
    <w:basedOn w:val="Normal"/>
    <w:uiPriority w:val="99"/>
    <w:rsid w:val="002B1A78"/>
    <w:pPr>
      <w:keepNext/>
      <w:widowControl w:val="0"/>
      <w:numPr>
        <w:numId w:val="23"/>
      </w:numPr>
      <w:adjustRightInd w:val="0"/>
      <w:spacing w:before="60" w:line="360" w:lineRule="atLeast"/>
      <w:ind w:left="1944"/>
      <w:contextualSpacing w:val="0"/>
      <w:textAlignment w:val="baseline"/>
    </w:pPr>
    <w:rPr>
      <w:rFonts w:ascii="Verdana" w:eastAsia="Times New Roman" w:hAnsi="Verdana"/>
      <w:szCs w:val="20"/>
    </w:rPr>
  </w:style>
  <w:style w:type="paragraph" w:customStyle="1" w:styleId="NormalAuto">
    <w:name w:val="Normal + Auto"/>
    <w:aliases w:val="Justified,Left:  0.5&quot;,Line spacing:  Multiple 1.3 li"/>
    <w:basedOn w:val="Normal"/>
    <w:rsid w:val="002B1A78"/>
    <w:pPr>
      <w:keepNext/>
      <w:widowControl w:val="0"/>
      <w:adjustRightInd w:val="0"/>
      <w:spacing w:before="0" w:line="312" w:lineRule="auto"/>
      <w:ind w:firstLine="720"/>
      <w:contextualSpacing w:val="0"/>
      <w:textAlignment w:val="baseline"/>
    </w:pPr>
    <w:rPr>
      <w:rFonts w:eastAsia="Times New Roman" w:cs="Arial"/>
      <w:color w:val="000000"/>
      <w:sz w:val="24"/>
      <w:szCs w:val="24"/>
    </w:rPr>
  </w:style>
  <w:style w:type="paragraph" w:customStyle="1" w:styleId="DefaultText">
    <w:name w:val="Default Text"/>
    <w:basedOn w:val="Normal"/>
    <w:rsid w:val="002B1A78"/>
    <w:pPr>
      <w:keepNext/>
      <w:widowControl w:val="0"/>
      <w:suppressAutoHyphens/>
      <w:adjustRightInd w:val="0"/>
      <w:spacing w:before="0" w:line="360" w:lineRule="atLeast"/>
      <w:contextualSpacing w:val="0"/>
      <w:textAlignment w:val="baseline"/>
    </w:pPr>
    <w:rPr>
      <w:rFonts w:eastAsia="Times New Roman" w:cs="Angsana New"/>
      <w:sz w:val="24"/>
      <w:szCs w:val="20"/>
      <w:lang w:val="en-AU"/>
    </w:rPr>
  </w:style>
  <w:style w:type="paragraph" w:styleId="BodyText2">
    <w:name w:val="Body Text 2"/>
    <w:basedOn w:val="Normal"/>
    <w:link w:val="BodyText2Char"/>
    <w:rsid w:val="002B1A78"/>
    <w:pPr>
      <w:keepNext/>
      <w:widowControl w:val="0"/>
      <w:adjustRightInd w:val="0"/>
      <w:spacing w:before="0" w:after="120" w:line="480" w:lineRule="auto"/>
      <w:contextualSpacing w:val="0"/>
      <w:textAlignment w:val="baseline"/>
    </w:pPr>
    <w:rPr>
      <w:rFonts w:eastAsia="Times New Roman"/>
      <w:sz w:val="24"/>
      <w:szCs w:val="24"/>
    </w:rPr>
  </w:style>
  <w:style w:type="character" w:customStyle="1" w:styleId="BodyText2Char">
    <w:name w:val="Body Text 2 Char"/>
    <w:link w:val="BodyText2"/>
    <w:rsid w:val="002B1A78"/>
    <w:rPr>
      <w:rFonts w:eastAsia="Times New Roman"/>
      <w:sz w:val="24"/>
      <w:szCs w:val="24"/>
    </w:rPr>
  </w:style>
  <w:style w:type="paragraph" w:styleId="BodyTextIndent2">
    <w:name w:val="Body Text Indent 2"/>
    <w:basedOn w:val="Normal"/>
    <w:link w:val="BodyTextIndent2Char"/>
    <w:rsid w:val="002B1A78"/>
    <w:pPr>
      <w:keepNext/>
      <w:widowControl w:val="0"/>
      <w:adjustRightInd w:val="0"/>
      <w:spacing w:before="0" w:line="360" w:lineRule="atLeast"/>
      <w:ind w:left="720"/>
      <w:contextualSpacing w:val="0"/>
      <w:textAlignment w:val="baseline"/>
    </w:pPr>
    <w:rPr>
      <w:rFonts w:eastAsia="Times New Roman"/>
      <w:sz w:val="24"/>
      <w:szCs w:val="24"/>
    </w:rPr>
  </w:style>
  <w:style w:type="character" w:customStyle="1" w:styleId="BodyTextIndent2Char">
    <w:name w:val="Body Text Indent 2 Char"/>
    <w:link w:val="BodyTextIndent2"/>
    <w:rsid w:val="002B1A78"/>
    <w:rPr>
      <w:rFonts w:eastAsia="Times New Roman"/>
      <w:sz w:val="24"/>
      <w:szCs w:val="24"/>
    </w:rPr>
  </w:style>
  <w:style w:type="character" w:customStyle="1" w:styleId="thoughtheader1">
    <w:name w:val="thoughtheader1"/>
    <w:rsid w:val="002B1A78"/>
    <w:rPr>
      <w:rFonts w:ascii="Arial" w:hAnsi="Arial" w:cs="Arial" w:hint="default"/>
      <w:b/>
      <w:bCs/>
      <w:color w:val="194949"/>
      <w:sz w:val="26"/>
      <w:szCs w:val="26"/>
    </w:rPr>
  </w:style>
  <w:style w:type="character" w:customStyle="1" w:styleId="content">
    <w:name w:val="content"/>
    <w:rsid w:val="002B1A78"/>
  </w:style>
  <w:style w:type="paragraph" w:customStyle="1" w:styleId="Underline">
    <w:name w:val="Underline"/>
    <w:basedOn w:val="Bd-1BodyText1"/>
    <w:rsid w:val="002B1A78"/>
    <w:rPr>
      <w:b/>
      <w:u w:val="single"/>
    </w:rPr>
  </w:style>
  <w:style w:type="paragraph" w:customStyle="1" w:styleId="Bullet11">
    <w:name w:val="Bullet1"/>
    <w:basedOn w:val="Normal"/>
    <w:link w:val="Bullet1Char"/>
    <w:rsid w:val="002B1A78"/>
    <w:pPr>
      <w:keepNext/>
      <w:widowControl w:val="0"/>
      <w:numPr>
        <w:numId w:val="24"/>
      </w:numPr>
      <w:adjustRightInd w:val="0"/>
      <w:spacing w:before="60" w:line="312" w:lineRule="auto"/>
      <w:contextualSpacing w:val="0"/>
      <w:textAlignment w:val="baseline"/>
    </w:pPr>
    <w:rPr>
      <w:rFonts w:ascii="Verdana" w:eastAsia="Times New Roman" w:hAnsi="Verdana"/>
      <w:szCs w:val="20"/>
      <w:lang w:val="en-GB"/>
    </w:rPr>
  </w:style>
  <w:style w:type="paragraph" w:customStyle="1" w:styleId="NormalTableText">
    <w:name w:val="Normal Table Text"/>
    <w:basedOn w:val="Normal"/>
    <w:rsid w:val="002B1A78"/>
    <w:pPr>
      <w:widowControl w:val="0"/>
      <w:overflowPunct w:val="0"/>
      <w:autoSpaceDE w:val="0"/>
      <w:autoSpaceDN w:val="0"/>
      <w:adjustRightInd w:val="0"/>
      <w:spacing w:line="360" w:lineRule="atLeast"/>
      <w:contextualSpacing w:val="0"/>
      <w:textAlignment w:val="baseline"/>
    </w:pPr>
    <w:rPr>
      <w:rFonts w:eastAsia="BatangChe"/>
      <w:sz w:val="20"/>
      <w:szCs w:val="20"/>
      <w:lang w:val="en-GB" w:eastAsia="ko-KR"/>
    </w:rPr>
  </w:style>
  <w:style w:type="paragraph" w:customStyle="1" w:styleId="bullet1">
    <w:name w:val="bullet1"/>
    <w:basedOn w:val="Normal"/>
    <w:rsid w:val="002B1A78"/>
    <w:pPr>
      <w:keepNext/>
      <w:widowControl w:val="0"/>
      <w:numPr>
        <w:numId w:val="25"/>
      </w:numPr>
      <w:tabs>
        <w:tab w:val="left" w:pos="1152"/>
      </w:tabs>
      <w:adjustRightInd w:val="0"/>
      <w:spacing w:before="60" w:after="60" w:line="320" w:lineRule="atLeast"/>
      <w:contextualSpacing w:val="0"/>
      <w:textAlignment w:val="baseline"/>
    </w:pPr>
    <w:rPr>
      <w:rFonts w:eastAsia="Times New Roman"/>
      <w:szCs w:val="24"/>
    </w:rPr>
  </w:style>
  <w:style w:type="paragraph" w:customStyle="1" w:styleId="BookAntiqua12pt11">
    <w:name w:val="스타일 스타일 스타일 본문 + Book Antiqua 12 pt 굵게 + 첫 줄:  1 글자 오른쪽:  1 글자 + ..."/>
    <w:basedOn w:val="Normal"/>
    <w:rsid w:val="002B1A78"/>
    <w:pPr>
      <w:widowControl w:val="0"/>
      <w:wordWrap w:val="0"/>
      <w:autoSpaceDE w:val="0"/>
      <w:autoSpaceDN w:val="0"/>
      <w:adjustRightInd w:val="0"/>
      <w:spacing w:before="0" w:after="180" w:line="360" w:lineRule="atLeast"/>
      <w:ind w:leftChars="100" w:left="220" w:rightChars="100" w:right="220" w:firstLineChars="100" w:firstLine="220"/>
      <w:contextualSpacing w:val="0"/>
      <w:textAlignment w:val="baseline"/>
    </w:pPr>
    <w:rPr>
      <w:rFonts w:ascii="Book Antiqua" w:eastAsia="Gulim" w:hAnsi="Book Antiqua" w:cs="Batang"/>
      <w:szCs w:val="20"/>
      <w:lang w:eastAsia="ko-KR"/>
    </w:rPr>
  </w:style>
  <w:style w:type="paragraph" w:customStyle="1" w:styleId="Bullet212pt">
    <w:name w:val="스타일 Bullet2 + 단락 뒤: 12 pt"/>
    <w:basedOn w:val="Bullet20"/>
    <w:rsid w:val="002B1A78"/>
    <w:pPr>
      <w:widowControl w:val="0"/>
      <w:tabs>
        <w:tab w:val="num" w:pos="1152"/>
      </w:tabs>
      <w:wordWrap w:val="0"/>
      <w:autoSpaceDE w:val="0"/>
      <w:autoSpaceDN w:val="0"/>
      <w:spacing w:before="0" w:after="0" w:line="240" w:lineRule="auto"/>
      <w:ind w:left="1152" w:hanging="374"/>
      <w:contextualSpacing w:val="0"/>
      <w:jc w:val="left"/>
    </w:pPr>
    <w:rPr>
      <w:rFonts w:ascii="Book Antiqua" w:eastAsia="Gulim" w:hAnsi="Book Antiqua" w:cs="Batang"/>
      <w:kern w:val="2"/>
      <w:sz w:val="22"/>
      <w:szCs w:val="20"/>
      <w:lang w:val="en-US" w:eastAsia="ko-KR"/>
    </w:rPr>
  </w:style>
  <w:style w:type="paragraph" w:customStyle="1" w:styleId="Picturetitle">
    <w:name w:val="Picture title"/>
    <w:basedOn w:val="Bd-1BodyText1"/>
    <w:rsid w:val="002B1A78"/>
    <w:pPr>
      <w:spacing w:before="240" w:after="240"/>
      <w:jc w:val="center"/>
    </w:pPr>
    <w:rPr>
      <w:color w:val="3B689F"/>
    </w:rPr>
  </w:style>
  <w:style w:type="character" w:customStyle="1" w:styleId="CharChar8">
    <w:name w:val="Char Char8"/>
    <w:rsid w:val="002B1A78"/>
    <w:rPr>
      <w:rFonts w:ascii="Tahoma" w:eastAsia="Times New Roman" w:hAnsi="Tahoma"/>
      <w:sz w:val="28"/>
      <w:szCs w:val="28"/>
      <w:lang w:val="en-GB"/>
    </w:rPr>
  </w:style>
  <w:style w:type="paragraph" w:customStyle="1" w:styleId="last">
    <w:name w:val="last"/>
    <w:basedOn w:val="Normal"/>
    <w:rsid w:val="002B1A78"/>
    <w:pPr>
      <w:widowControl w:val="0"/>
      <w:adjustRightInd w:val="0"/>
      <w:spacing w:before="100" w:beforeAutospacing="1" w:after="100" w:afterAutospacing="1" w:line="360" w:lineRule="atLeast"/>
      <w:contextualSpacing w:val="0"/>
      <w:textAlignment w:val="baseline"/>
    </w:pPr>
    <w:rPr>
      <w:rFonts w:eastAsia="Times New Roman"/>
      <w:sz w:val="24"/>
      <w:szCs w:val="24"/>
    </w:rPr>
  </w:style>
  <w:style w:type="character" w:customStyle="1" w:styleId="CharChar7">
    <w:name w:val="Char Char7"/>
    <w:rsid w:val="002B1A78"/>
    <w:rPr>
      <w:i/>
      <w:noProof/>
      <w:sz w:val="28"/>
      <w:szCs w:val="28"/>
      <w:lang w:val="en-GB" w:eastAsia="en-US" w:bidi="ar-SA"/>
    </w:rPr>
  </w:style>
  <w:style w:type="paragraph" w:customStyle="1" w:styleId="MyNormal1">
    <w:name w:val="My Normal 1"/>
    <w:basedOn w:val="Normal"/>
    <w:rsid w:val="002B1A78"/>
    <w:pPr>
      <w:widowControl w:val="0"/>
      <w:adjustRightInd w:val="0"/>
      <w:spacing w:before="0" w:line="360" w:lineRule="atLeast"/>
      <w:contextualSpacing w:val="0"/>
      <w:textAlignment w:val="baseline"/>
    </w:pPr>
    <w:rPr>
      <w:rFonts w:eastAsia="Times New Roman"/>
      <w:sz w:val="24"/>
      <w:szCs w:val="20"/>
      <w:lang w:val="en-GB"/>
    </w:rPr>
  </w:style>
  <w:style w:type="paragraph" w:customStyle="1" w:styleId="StyleHeading3h3h3subheadingH3Head33mJustified">
    <w:name w:val="Style Heading 3h3h3 sub headingH3Head 33m + Justified"/>
    <w:basedOn w:val="Heading3"/>
    <w:autoRedefine/>
    <w:rsid w:val="002B1A78"/>
    <w:pPr>
      <w:widowControl w:val="0"/>
      <w:numPr>
        <w:ilvl w:val="0"/>
        <w:numId w:val="0"/>
      </w:numPr>
      <w:shd w:val="solid" w:color="B8CCE4" w:fill="auto"/>
      <w:tabs>
        <w:tab w:val="left" w:pos="2552"/>
      </w:tabs>
      <w:adjustRightInd w:val="0"/>
      <w:spacing w:before="0" w:after="240" w:line="360" w:lineRule="atLeast"/>
      <w:textAlignment w:val="baseline"/>
    </w:pPr>
    <w:rPr>
      <w:b w:val="0"/>
      <w:iCs/>
      <w:color w:val="000000"/>
      <w:sz w:val="24"/>
      <w:szCs w:val="24"/>
      <w:lang w:val="en-US" w:eastAsia="en-US"/>
    </w:rPr>
  </w:style>
  <w:style w:type="paragraph" w:customStyle="1" w:styleId="Char1CharCharChar1">
    <w:name w:val="Char1 Char Char Char1"/>
    <w:basedOn w:val="Normal"/>
    <w:rsid w:val="002B1A78"/>
    <w:pPr>
      <w:pageBreakBefore/>
      <w:widowControl w:val="0"/>
      <w:adjustRightInd w:val="0"/>
      <w:spacing w:before="100" w:beforeAutospacing="1" w:after="100" w:afterAutospacing="1" w:line="360" w:lineRule="atLeast"/>
      <w:contextualSpacing w:val="0"/>
      <w:textAlignment w:val="baseline"/>
    </w:pPr>
    <w:rPr>
      <w:rFonts w:ascii="Tahoma" w:eastAsia="Times New Roman" w:hAnsi="Tahoma"/>
      <w:sz w:val="20"/>
      <w:szCs w:val="20"/>
    </w:rPr>
  </w:style>
  <w:style w:type="paragraph" w:customStyle="1" w:styleId="CharCharCharChar1">
    <w:name w:val="Char Char Char Char1"/>
    <w:basedOn w:val="Normal"/>
    <w:rsid w:val="002B1A78"/>
    <w:pPr>
      <w:widowControl w:val="0"/>
      <w:adjustRightInd w:val="0"/>
      <w:spacing w:before="0" w:after="160" w:line="240" w:lineRule="exact"/>
      <w:contextualSpacing w:val="0"/>
      <w:textAlignment w:val="baseline"/>
    </w:pPr>
    <w:rPr>
      <w:rFonts w:ascii="Tahoma" w:eastAsia="Times New Roman" w:hAnsi="Tahoma"/>
      <w:sz w:val="20"/>
      <w:szCs w:val="24"/>
    </w:rPr>
  </w:style>
  <w:style w:type="paragraph" w:styleId="ListNumber">
    <w:name w:val="List Number"/>
    <w:basedOn w:val="Normal"/>
    <w:rsid w:val="002B1A78"/>
    <w:pPr>
      <w:widowControl w:val="0"/>
      <w:tabs>
        <w:tab w:val="num" w:pos="547"/>
      </w:tabs>
      <w:adjustRightInd w:val="0"/>
      <w:spacing w:before="60" w:after="60" w:line="360" w:lineRule="atLeast"/>
      <w:ind w:left="562" w:hanging="202"/>
      <w:contextualSpacing w:val="0"/>
      <w:textAlignment w:val="baseline"/>
    </w:pPr>
    <w:rPr>
      <w:rFonts w:eastAsia="Times New Roman" w:cs="Arial"/>
      <w:sz w:val="20"/>
      <w:szCs w:val="20"/>
    </w:rPr>
  </w:style>
  <w:style w:type="paragraph" w:styleId="ListContinue">
    <w:name w:val="List Continue"/>
    <w:basedOn w:val="Normal"/>
    <w:rsid w:val="002B1A78"/>
    <w:pPr>
      <w:widowControl w:val="0"/>
      <w:adjustRightInd w:val="0"/>
      <w:spacing w:before="60" w:after="60" w:line="360" w:lineRule="atLeast"/>
      <w:ind w:left="562"/>
      <w:contextualSpacing w:val="0"/>
      <w:textAlignment w:val="baseline"/>
    </w:pPr>
    <w:rPr>
      <w:rFonts w:eastAsia="Times New Roman" w:cs="Arial"/>
      <w:sz w:val="20"/>
      <w:szCs w:val="20"/>
    </w:rPr>
  </w:style>
  <w:style w:type="paragraph" w:customStyle="1" w:styleId="Char1">
    <w:name w:val="Char1"/>
    <w:basedOn w:val="Normal"/>
    <w:rsid w:val="002B1A78"/>
    <w:pPr>
      <w:pageBreakBefore/>
      <w:widowControl w:val="0"/>
      <w:adjustRightInd w:val="0"/>
      <w:spacing w:before="100" w:beforeAutospacing="1" w:after="100" w:afterAutospacing="1" w:line="360" w:lineRule="atLeast"/>
      <w:contextualSpacing w:val="0"/>
      <w:textAlignment w:val="baseline"/>
    </w:pPr>
    <w:rPr>
      <w:rFonts w:eastAsia="Times New Roman"/>
      <w:szCs w:val="20"/>
    </w:rPr>
  </w:style>
  <w:style w:type="paragraph" w:customStyle="1" w:styleId="CharChar1Char">
    <w:name w:val="Char Char1 Char"/>
    <w:basedOn w:val="Normal"/>
    <w:rsid w:val="002B1A78"/>
    <w:pPr>
      <w:widowControl w:val="0"/>
      <w:adjustRightInd w:val="0"/>
      <w:spacing w:before="0" w:after="160" w:line="240" w:lineRule="exact"/>
      <w:contextualSpacing w:val="0"/>
      <w:textAlignment w:val="baseline"/>
    </w:pPr>
    <w:rPr>
      <w:rFonts w:ascii="Verdana" w:eastAsia="Times New Roman" w:hAnsi="Verdana"/>
      <w:sz w:val="20"/>
      <w:szCs w:val="20"/>
      <w:lang w:val="en-GB"/>
    </w:rPr>
  </w:style>
  <w:style w:type="character" w:customStyle="1" w:styleId="StyleBookAntiqua12pt">
    <w:name w:val="Style Book Antiqua 12 pt"/>
    <w:rsid w:val="002B1A78"/>
    <w:rPr>
      <w:rFonts w:ascii="Times New Roman" w:hAnsi="Times New Roman" w:cs="Verdana"/>
      <w:sz w:val="24"/>
      <w:lang w:val="en-US" w:eastAsia="en-US" w:bidi="ar-SA"/>
    </w:rPr>
  </w:style>
  <w:style w:type="paragraph" w:styleId="PlainText">
    <w:name w:val="Plain Text"/>
    <w:basedOn w:val="Normal"/>
    <w:link w:val="PlainTextChar"/>
    <w:uiPriority w:val="99"/>
    <w:unhideWhenUsed/>
    <w:rsid w:val="002B1A78"/>
    <w:pPr>
      <w:widowControl w:val="0"/>
      <w:adjustRightInd w:val="0"/>
      <w:spacing w:before="0" w:line="360" w:lineRule="atLeast"/>
      <w:contextualSpacing w:val="0"/>
      <w:textAlignment w:val="baseline"/>
    </w:pPr>
    <w:rPr>
      <w:rFonts w:ascii="Consolas" w:eastAsia="Arial" w:hAnsi="Consolas"/>
      <w:sz w:val="21"/>
      <w:szCs w:val="21"/>
    </w:rPr>
  </w:style>
  <w:style w:type="character" w:customStyle="1" w:styleId="PlainTextChar">
    <w:name w:val="Plain Text Char"/>
    <w:link w:val="PlainText"/>
    <w:uiPriority w:val="99"/>
    <w:rsid w:val="002B1A78"/>
    <w:rPr>
      <w:rFonts w:ascii="Consolas" w:eastAsia="Arial" w:hAnsi="Consolas"/>
      <w:sz w:val="21"/>
      <w:szCs w:val="21"/>
    </w:rPr>
  </w:style>
  <w:style w:type="paragraph" w:customStyle="1" w:styleId="RFPAufzhlung1">
    <w:name w:val="RFP Aufzählung 1"/>
    <w:basedOn w:val="Normal"/>
    <w:link w:val="RFPAufzhlung1Char"/>
    <w:rsid w:val="002B1A78"/>
    <w:pPr>
      <w:widowControl w:val="0"/>
      <w:numPr>
        <w:numId w:val="26"/>
      </w:numPr>
      <w:adjustRightInd w:val="0"/>
      <w:spacing w:after="120" w:line="360" w:lineRule="atLeast"/>
      <w:textAlignment w:val="baseline"/>
      <w:outlineLvl w:val="0"/>
    </w:pPr>
    <w:rPr>
      <w:rFonts w:eastAsia="Times New Roman"/>
      <w:sz w:val="20"/>
      <w:szCs w:val="20"/>
      <w:lang w:eastAsia="zh-CN" w:bidi="ml-IN"/>
    </w:rPr>
  </w:style>
  <w:style w:type="character" w:customStyle="1" w:styleId="StyleBookAntiqua12pt1">
    <w:name w:val="Style Book Antiqua 12 pt1"/>
    <w:rsid w:val="002B1A78"/>
    <w:rPr>
      <w:rFonts w:ascii="Times New Roman" w:hAnsi="Times New Roman" w:cs="Verdana"/>
      <w:sz w:val="24"/>
      <w:lang w:val="en-US" w:eastAsia="en-US" w:bidi="ar-SA"/>
    </w:rPr>
  </w:style>
  <w:style w:type="paragraph" w:customStyle="1" w:styleId="BodyTextBook">
    <w:name w:val="BodyText(Book)"/>
    <w:rsid w:val="002B1A78"/>
    <w:pPr>
      <w:widowControl w:val="0"/>
      <w:adjustRightInd w:val="0"/>
      <w:spacing w:after="120" w:line="260" w:lineRule="exact"/>
      <w:jc w:val="both"/>
      <w:textAlignment w:val="baseline"/>
    </w:pPr>
    <w:rPr>
      <w:rFonts w:ascii="Book Antiqua" w:eastAsia="Times New Roman" w:hAnsi="Book Antiqua"/>
      <w:noProof/>
      <w:sz w:val="22"/>
    </w:rPr>
  </w:style>
  <w:style w:type="paragraph" w:customStyle="1" w:styleId="CharChar2CharCharCharChar">
    <w:name w:val="Char Char2 Char Char Char Char"/>
    <w:basedOn w:val="Normal"/>
    <w:autoRedefine/>
    <w:rsid w:val="002B1A78"/>
    <w:pPr>
      <w:widowControl w:val="0"/>
      <w:adjustRightInd w:val="0"/>
      <w:spacing w:before="0" w:after="160" w:line="240" w:lineRule="exact"/>
      <w:contextualSpacing w:val="0"/>
      <w:textAlignment w:val="baseline"/>
    </w:pPr>
    <w:rPr>
      <w:rFonts w:eastAsia="Times New Roman" w:cs="Verdana"/>
      <w:sz w:val="24"/>
      <w:szCs w:val="20"/>
    </w:rPr>
  </w:style>
  <w:style w:type="paragraph" w:customStyle="1" w:styleId="RFPstandard">
    <w:name w:val="RFP standard"/>
    <w:link w:val="RFPstandardChar"/>
    <w:rsid w:val="002B1A78"/>
    <w:pPr>
      <w:widowControl w:val="0"/>
      <w:adjustRightInd w:val="0"/>
      <w:spacing w:line="360" w:lineRule="atLeast"/>
      <w:jc w:val="both"/>
      <w:textAlignment w:val="baseline"/>
    </w:pPr>
    <w:rPr>
      <w:rFonts w:ascii="Arial" w:eastAsia="Times New Roman" w:hAnsi="Arial"/>
      <w:lang w:eastAsia="zh-CN" w:bidi="ml-IN"/>
    </w:rPr>
  </w:style>
  <w:style w:type="character" w:customStyle="1" w:styleId="RFPstandardChar">
    <w:name w:val="RFP standard Char"/>
    <w:link w:val="RFPstandard"/>
    <w:locked/>
    <w:rsid w:val="002B1A78"/>
    <w:rPr>
      <w:rFonts w:ascii="Arial" w:eastAsia="Times New Roman" w:hAnsi="Arial"/>
      <w:lang w:eastAsia="zh-CN" w:bidi="ml-IN"/>
    </w:rPr>
  </w:style>
  <w:style w:type="paragraph" w:customStyle="1" w:styleId="RFPberschrift2">
    <w:name w:val="RFP Überschrift 2"/>
    <w:basedOn w:val="Normal"/>
    <w:link w:val="RFPberschrift2Char"/>
    <w:rsid w:val="002B1A78"/>
    <w:pPr>
      <w:widowControl w:val="0"/>
      <w:autoSpaceDE w:val="0"/>
      <w:autoSpaceDN w:val="0"/>
      <w:adjustRightInd w:val="0"/>
      <w:spacing w:line="264" w:lineRule="auto"/>
      <w:contextualSpacing w:val="0"/>
      <w:textAlignment w:val="baseline"/>
    </w:pPr>
    <w:rPr>
      <w:rFonts w:ascii="Arial (W1)" w:eastAsia="Times New Roman" w:hAnsi="Arial (W1)" w:cs="Arial"/>
      <w:b/>
      <w:color w:val="000080"/>
      <w:sz w:val="20"/>
      <w:szCs w:val="20"/>
    </w:rPr>
  </w:style>
  <w:style w:type="character" w:customStyle="1" w:styleId="RFPAufzhlung1Char">
    <w:name w:val="RFP Aufzählung 1 Char"/>
    <w:link w:val="RFPAufzhlung1"/>
    <w:rsid w:val="002B1A78"/>
    <w:rPr>
      <w:rFonts w:ascii="Arial" w:eastAsia="Times New Roman" w:hAnsi="Arial"/>
      <w:lang w:eastAsia="zh-CN" w:bidi="ml-IN"/>
    </w:rPr>
  </w:style>
  <w:style w:type="character" w:customStyle="1" w:styleId="RFPberschrift2Char">
    <w:name w:val="RFP Überschrift 2 Char"/>
    <w:link w:val="RFPberschrift2"/>
    <w:rsid w:val="002B1A78"/>
    <w:rPr>
      <w:rFonts w:ascii="Arial (W1)" w:eastAsia="Times New Roman" w:hAnsi="Arial (W1)" w:cs="Arial"/>
      <w:b/>
      <w:color w:val="000080"/>
    </w:rPr>
  </w:style>
  <w:style w:type="paragraph" w:customStyle="1" w:styleId="xl65">
    <w:name w:val="xl65"/>
    <w:basedOn w:val="Normal"/>
    <w:rsid w:val="002B1A78"/>
    <w:pPr>
      <w:widowControl w:val="0"/>
      <w:shd w:val="clear" w:color="000000" w:fill="8DB4E3"/>
      <w:adjustRightInd w:val="0"/>
      <w:spacing w:before="100" w:beforeAutospacing="1" w:after="100" w:afterAutospacing="1" w:line="360" w:lineRule="atLeast"/>
      <w:contextualSpacing w:val="0"/>
      <w:textAlignment w:val="baseline"/>
    </w:pPr>
    <w:rPr>
      <w:rFonts w:eastAsia="Times New Roman" w:cs="Arial"/>
      <w:b/>
      <w:bCs/>
      <w:sz w:val="24"/>
      <w:szCs w:val="24"/>
    </w:rPr>
  </w:style>
  <w:style w:type="paragraph" w:customStyle="1" w:styleId="xl66">
    <w:name w:val="xl66"/>
    <w:basedOn w:val="Normal"/>
    <w:rsid w:val="002B1A78"/>
    <w:pPr>
      <w:widowControl w:val="0"/>
      <w:shd w:val="clear" w:color="000000" w:fill="8DB4E3"/>
      <w:adjustRightInd w:val="0"/>
      <w:spacing w:before="100" w:beforeAutospacing="1" w:after="100" w:afterAutospacing="1" w:line="360" w:lineRule="atLeast"/>
      <w:contextualSpacing w:val="0"/>
      <w:jc w:val="center"/>
      <w:textAlignment w:val="center"/>
    </w:pPr>
    <w:rPr>
      <w:rFonts w:eastAsia="Times New Roman" w:cs="Arial"/>
      <w:b/>
      <w:bCs/>
      <w:sz w:val="24"/>
      <w:szCs w:val="24"/>
    </w:rPr>
  </w:style>
  <w:style w:type="paragraph" w:customStyle="1" w:styleId="xl67">
    <w:name w:val="xl67"/>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sz w:val="24"/>
      <w:szCs w:val="24"/>
    </w:rPr>
  </w:style>
  <w:style w:type="paragraph" w:customStyle="1" w:styleId="xl68">
    <w:name w:val="xl68"/>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b/>
      <w:bCs/>
      <w:i/>
      <w:iCs/>
      <w:sz w:val="24"/>
      <w:szCs w:val="24"/>
    </w:rPr>
  </w:style>
  <w:style w:type="paragraph" w:customStyle="1" w:styleId="xl69">
    <w:name w:val="xl69"/>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b/>
      <w:bCs/>
      <w:i/>
      <w:iCs/>
      <w:sz w:val="24"/>
      <w:szCs w:val="24"/>
    </w:rPr>
  </w:style>
  <w:style w:type="paragraph" w:customStyle="1" w:styleId="xl70">
    <w:name w:val="xl70"/>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sz w:val="24"/>
      <w:szCs w:val="24"/>
    </w:rPr>
  </w:style>
  <w:style w:type="paragraph" w:customStyle="1" w:styleId="xl71">
    <w:name w:val="xl71"/>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b/>
      <w:bCs/>
      <w:i/>
      <w:iCs/>
      <w:sz w:val="24"/>
      <w:szCs w:val="24"/>
    </w:rPr>
  </w:style>
  <w:style w:type="paragraph" w:customStyle="1" w:styleId="xl72">
    <w:name w:val="xl72"/>
    <w:basedOn w:val="Normal"/>
    <w:rsid w:val="002B1A78"/>
    <w:pPr>
      <w:widowControl w:val="0"/>
      <w:adjustRightInd w:val="0"/>
      <w:spacing w:before="100" w:beforeAutospacing="1" w:after="100" w:afterAutospacing="1" w:line="360" w:lineRule="atLeast"/>
      <w:contextualSpacing w:val="0"/>
      <w:textAlignment w:val="top"/>
    </w:pPr>
    <w:rPr>
      <w:rFonts w:eastAsia="Times New Roman" w:cs="Arial"/>
      <w:b/>
      <w:bCs/>
      <w:i/>
      <w:iCs/>
      <w:sz w:val="24"/>
      <w:szCs w:val="24"/>
    </w:rPr>
  </w:style>
  <w:style w:type="paragraph" w:customStyle="1" w:styleId="xl73">
    <w:name w:val="xl73"/>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center"/>
    </w:pPr>
    <w:rPr>
      <w:rFonts w:eastAsia="Times New Roman" w:cs="Arial"/>
      <w:b/>
      <w:bCs/>
      <w:sz w:val="24"/>
      <w:szCs w:val="24"/>
    </w:rPr>
  </w:style>
  <w:style w:type="paragraph" w:customStyle="1" w:styleId="xl74">
    <w:name w:val="xl74"/>
    <w:basedOn w:val="Normal"/>
    <w:rsid w:val="002B1A78"/>
    <w:pPr>
      <w:widowControl w:val="0"/>
      <w:shd w:val="clear" w:color="000000" w:fill="C2D69A"/>
      <w:adjustRightInd w:val="0"/>
      <w:spacing w:before="100" w:beforeAutospacing="1" w:after="100" w:afterAutospacing="1" w:line="360" w:lineRule="atLeast"/>
      <w:contextualSpacing w:val="0"/>
      <w:textAlignment w:val="baseline"/>
    </w:pPr>
    <w:rPr>
      <w:rFonts w:eastAsia="Times New Roman" w:cs="Arial"/>
      <w:b/>
      <w:bCs/>
      <w:sz w:val="24"/>
      <w:szCs w:val="24"/>
    </w:rPr>
  </w:style>
  <w:style w:type="paragraph" w:customStyle="1" w:styleId="xl75">
    <w:name w:val="xl75"/>
    <w:basedOn w:val="Normal"/>
    <w:rsid w:val="002B1A78"/>
    <w:pPr>
      <w:widowControl w:val="0"/>
      <w:shd w:val="clear" w:color="000000" w:fill="E5E0EC"/>
      <w:adjustRightInd w:val="0"/>
      <w:spacing w:before="100" w:beforeAutospacing="1" w:after="100" w:afterAutospacing="1" w:line="360" w:lineRule="atLeast"/>
      <w:contextualSpacing w:val="0"/>
      <w:jc w:val="center"/>
      <w:textAlignment w:val="center"/>
    </w:pPr>
    <w:rPr>
      <w:rFonts w:eastAsia="Times New Roman" w:cs="Arial"/>
      <w:b/>
      <w:bCs/>
      <w:sz w:val="24"/>
      <w:szCs w:val="24"/>
    </w:rPr>
  </w:style>
  <w:style w:type="paragraph" w:customStyle="1" w:styleId="xl76">
    <w:name w:val="xl76"/>
    <w:basedOn w:val="Normal"/>
    <w:rsid w:val="002B1A78"/>
    <w:pPr>
      <w:widowControl w:val="0"/>
      <w:shd w:val="clear" w:color="000000" w:fill="E5E0EC"/>
      <w:adjustRightInd w:val="0"/>
      <w:spacing w:before="100" w:beforeAutospacing="1" w:after="100" w:afterAutospacing="1" w:line="360" w:lineRule="atLeast"/>
      <w:contextualSpacing w:val="0"/>
      <w:textAlignment w:val="baseline"/>
    </w:pPr>
    <w:rPr>
      <w:rFonts w:eastAsia="Times New Roman" w:cs="Arial"/>
      <w:b/>
      <w:bCs/>
      <w:sz w:val="24"/>
      <w:szCs w:val="24"/>
    </w:rPr>
  </w:style>
  <w:style w:type="paragraph" w:customStyle="1" w:styleId="xl77">
    <w:name w:val="xl77"/>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b/>
      <w:bCs/>
      <w:sz w:val="24"/>
      <w:szCs w:val="24"/>
    </w:rPr>
  </w:style>
  <w:style w:type="paragraph" w:customStyle="1" w:styleId="xl78">
    <w:name w:val="xl78"/>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sz w:val="20"/>
      <w:szCs w:val="20"/>
    </w:rPr>
  </w:style>
  <w:style w:type="paragraph" w:customStyle="1" w:styleId="xl79">
    <w:name w:val="xl79"/>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sz w:val="20"/>
      <w:szCs w:val="20"/>
    </w:rPr>
  </w:style>
  <w:style w:type="paragraph" w:customStyle="1" w:styleId="xl80">
    <w:name w:val="xl80"/>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sz w:val="20"/>
      <w:szCs w:val="20"/>
    </w:rPr>
  </w:style>
  <w:style w:type="paragraph" w:customStyle="1" w:styleId="xl81">
    <w:name w:val="xl81"/>
    <w:basedOn w:val="Normal"/>
    <w:rsid w:val="002B1A78"/>
    <w:pPr>
      <w:widowControl w:val="0"/>
      <w:adjustRightInd w:val="0"/>
      <w:spacing w:before="100" w:beforeAutospacing="1" w:after="100" w:afterAutospacing="1" w:line="360" w:lineRule="atLeast"/>
      <w:contextualSpacing w:val="0"/>
      <w:jc w:val="center"/>
      <w:textAlignment w:val="baseline"/>
    </w:pPr>
    <w:rPr>
      <w:rFonts w:eastAsia="Times New Roman" w:cs="Arial"/>
      <w:sz w:val="20"/>
      <w:szCs w:val="20"/>
    </w:rPr>
  </w:style>
  <w:style w:type="paragraph" w:customStyle="1" w:styleId="xl82">
    <w:name w:val="xl82"/>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center"/>
    </w:pPr>
    <w:rPr>
      <w:rFonts w:eastAsia="Times New Roman" w:cs="Arial"/>
      <w:b/>
      <w:bCs/>
      <w:color w:val="0000FF"/>
      <w:sz w:val="24"/>
      <w:szCs w:val="24"/>
    </w:rPr>
  </w:style>
  <w:style w:type="paragraph" w:customStyle="1" w:styleId="xl83">
    <w:name w:val="xl83"/>
    <w:basedOn w:val="Normal"/>
    <w:rsid w:val="002B1A78"/>
    <w:pPr>
      <w:widowControl w:val="0"/>
      <w:shd w:val="clear" w:color="000000" w:fill="C2D69A"/>
      <w:adjustRightInd w:val="0"/>
      <w:spacing w:before="100" w:beforeAutospacing="1" w:after="100" w:afterAutospacing="1" w:line="360" w:lineRule="atLeast"/>
      <w:contextualSpacing w:val="0"/>
      <w:textAlignment w:val="baseline"/>
    </w:pPr>
    <w:rPr>
      <w:rFonts w:eastAsia="Times New Roman" w:cs="Arial"/>
      <w:b/>
      <w:bCs/>
      <w:color w:val="0000FF"/>
      <w:sz w:val="24"/>
      <w:szCs w:val="24"/>
    </w:rPr>
  </w:style>
  <w:style w:type="paragraph" w:customStyle="1" w:styleId="xl84">
    <w:name w:val="xl84"/>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i/>
      <w:iCs/>
      <w:sz w:val="24"/>
      <w:szCs w:val="24"/>
    </w:rPr>
  </w:style>
  <w:style w:type="paragraph" w:customStyle="1" w:styleId="xl85">
    <w:name w:val="xl85"/>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sz w:val="24"/>
      <w:szCs w:val="24"/>
    </w:rPr>
  </w:style>
  <w:style w:type="paragraph" w:customStyle="1" w:styleId="xl86">
    <w:name w:val="xl86"/>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color w:val="215867"/>
      <w:sz w:val="24"/>
      <w:szCs w:val="24"/>
    </w:rPr>
  </w:style>
  <w:style w:type="paragraph" w:customStyle="1" w:styleId="xl87">
    <w:name w:val="xl87"/>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color w:val="215867"/>
      <w:sz w:val="24"/>
      <w:szCs w:val="24"/>
    </w:rPr>
  </w:style>
  <w:style w:type="paragraph" w:customStyle="1" w:styleId="xl88">
    <w:name w:val="xl88"/>
    <w:basedOn w:val="Normal"/>
    <w:rsid w:val="002B1A78"/>
    <w:pPr>
      <w:widowControl w:val="0"/>
      <w:adjustRightInd w:val="0"/>
      <w:spacing w:before="100" w:beforeAutospacing="1" w:after="100" w:afterAutospacing="1" w:line="360" w:lineRule="atLeast"/>
      <w:contextualSpacing w:val="0"/>
      <w:textAlignment w:val="baseline"/>
    </w:pPr>
    <w:rPr>
      <w:rFonts w:eastAsia="Times New Roman"/>
      <w:b/>
      <w:bCs/>
      <w:color w:val="215867"/>
      <w:sz w:val="24"/>
      <w:szCs w:val="24"/>
    </w:rPr>
  </w:style>
  <w:style w:type="paragraph" w:customStyle="1" w:styleId="xl89">
    <w:name w:val="xl89"/>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olor w:val="215867"/>
      <w:sz w:val="24"/>
      <w:szCs w:val="24"/>
    </w:rPr>
  </w:style>
  <w:style w:type="paragraph" w:customStyle="1" w:styleId="xl90">
    <w:name w:val="xl90"/>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b/>
      <w:bCs/>
      <w:i/>
      <w:iCs/>
      <w:color w:val="215867"/>
      <w:sz w:val="24"/>
      <w:szCs w:val="24"/>
    </w:rPr>
  </w:style>
  <w:style w:type="paragraph" w:customStyle="1" w:styleId="xl91">
    <w:name w:val="xl91"/>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b/>
      <w:bCs/>
      <w:i/>
      <w:iCs/>
      <w:color w:val="215867"/>
      <w:sz w:val="24"/>
      <w:szCs w:val="24"/>
    </w:rPr>
  </w:style>
  <w:style w:type="paragraph" w:customStyle="1" w:styleId="xl92">
    <w:name w:val="xl92"/>
    <w:basedOn w:val="Normal"/>
    <w:rsid w:val="002B1A78"/>
    <w:pPr>
      <w:widowControl w:val="0"/>
      <w:adjustRightInd w:val="0"/>
      <w:spacing w:before="100" w:beforeAutospacing="1" w:after="100" w:afterAutospacing="1" w:line="360" w:lineRule="atLeast"/>
      <w:contextualSpacing w:val="0"/>
      <w:textAlignment w:val="baseline"/>
    </w:pPr>
    <w:rPr>
      <w:rFonts w:eastAsia="Times New Roman"/>
      <w:b/>
      <w:bCs/>
      <w:color w:val="00B0F0"/>
      <w:sz w:val="24"/>
      <w:szCs w:val="24"/>
    </w:rPr>
  </w:style>
  <w:style w:type="paragraph" w:customStyle="1" w:styleId="xl93">
    <w:name w:val="xl93"/>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olor w:val="00B0F0"/>
      <w:sz w:val="24"/>
      <w:szCs w:val="24"/>
    </w:rPr>
  </w:style>
  <w:style w:type="paragraph" w:customStyle="1" w:styleId="xl94">
    <w:name w:val="xl94"/>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s="Arial"/>
      <w:b/>
      <w:bCs/>
      <w:sz w:val="24"/>
      <w:szCs w:val="24"/>
    </w:rPr>
  </w:style>
  <w:style w:type="paragraph" w:customStyle="1" w:styleId="xl95">
    <w:name w:val="xl95"/>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olor w:val="215867"/>
      <w:sz w:val="24"/>
      <w:szCs w:val="24"/>
    </w:rPr>
  </w:style>
  <w:style w:type="paragraph" w:customStyle="1" w:styleId="xl96">
    <w:name w:val="xl96"/>
    <w:basedOn w:val="Normal"/>
    <w:rsid w:val="002B1A78"/>
    <w:pPr>
      <w:widowControl w:val="0"/>
      <w:adjustRightInd w:val="0"/>
      <w:spacing w:before="100" w:beforeAutospacing="1" w:after="100" w:afterAutospacing="1" w:line="360" w:lineRule="atLeast"/>
      <w:contextualSpacing w:val="0"/>
      <w:textAlignment w:val="baseline"/>
    </w:pPr>
    <w:rPr>
      <w:rFonts w:eastAsia="Times New Roman"/>
      <w:b/>
      <w:bCs/>
      <w:color w:val="215867"/>
      <w:sz w:val="24"/>
      <w:szCs w:val="24"/>
    </w:rPr>
  </w:style>
  <w:style w:type="paragraph" w:customStyle="1" w:styleId="xl97">
    <w:name w:val="xl97"/>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sz w:val="20"/>
      <w:szCs w:val="20"/>
    </w:rPr>
  </w:style>
  <w:style w:type="paragraph" w:customStyle="1" w:styleId="xl98">
    <w:name w:val="xl98"/>
    <w:basedOn w:val="Normal"/>
    <w:rsid w:val="002B1A78"/>
    <w:pPr>
      <w:widowControl w:val="0"/>
      <w:adjustRightInd w:val="0"/>
      <w:spacing w:before="100" w:beforeAutospacing="1" w:after="100" w:afterAutospacing="1" w:line="360" w:lineRule="atLeast"/>
      <w:contextualSpacing w:val="0"/>
      <w:textAlignment w:val="center"/>
    </w:pPr>
    <w:rPr>
      <w:rFonts w:eastAsia="Times New Roman"/>
      <w:b/>
      <w:bCs/>
      <w:color w:val="215867"/>
      <w:sz w:val="24"/>
      <w:szCs w:val="24"/>
    </w:rPr>
  </w:style>
  <w:style w:type="paragraph" w:customStyle="1" w:styleId="xl99">
    <w:name w:val="xl99"/>
    <w:basedOn w:val="Normal"/>
    <w:rsid w:val="002B1A78"/>
    <w:pPr>
      <w:widowControl w:val="0"/>
      <w:adjustRightInd w:val="0"/>
      <w:spacing w:before="100" w:beforeAutospacing="1" w:after="100" w:afterAutospacing="1" w:line="360" w:lineRule="atLeast"/>
      <w:contextualSpacing w:val="0"/>
      <w:textAlignment w:val="center"/>
    </w:pPr>
    <w:rPr>
      <w:rFonts w:eastAsia="Times New Roman"/>
      <w:b/>
      <w:bCs/>
      <w:color w:val="215867"/>
      <w:sz w:val="24"/>
      <w:szCs w:val="24"/>
    </w:rPr>
  </w:style>
  <w:style w:type="paragraph" w:customStyle="1" w:styleId="xl100">
    <w:name w:val="xl100"/>
    <w:basedOn w:val="Normal"/>
    <w:rsid w:val="002B1A78"/>
    <w:pPr>
      <w:widowControl w:val="0"/>
      <w:adjustRightInd w:val="0"/>
      <w:spacing w:before="100" w:beforeAutospacing="1" w:after="100" w:afterAutospacing="1" w:line="360" w:lineRule="atLeast"/>
      <w:contextualSpacing w:val="0"/>
      <w:textAlignment w:val="center"/>
    </w:pPr>
    <w:rPr>
      <w:rFonts w:eastAsia="Times New Roman"/>
      <w:color w:val="215867"/>
      <w:sz w:val="24"/>
      <w:szCs w:val="24"/>
    </w:rPr>
  </w:style>
  <w:style w:type="paragraph" w:customStyle="1" w:styleId="xl101">
    <w:name w:val="xl101"/>
    <w:basedOn w:val="Normal"/>
    <w:rsid w:val="002B1A78"/>
    <w:pPr>
      <w:widowControl w:val="0"/>
      <w:adjustRightInd w:val="0"/>
      <w:spacing w:before="100" w:beforeAutospacing="1" w:after="100" w:afterAutospacing="1" w:line="360" w:lineRule="atLeast"/>
      <w:contextualSpacing w:val="0"/>
      <w:textAlignment w:val="baseline"/>
    </w:pPr>
    <w:rPr>
      <w:rFonts w:eastAsia="Times New Roman"/>
      <w:color w:val="215867"/>
      <w:sz w:val="24"/>
      <w:szCs w:val="24"/>
    </w:rPr>
  </w:style>
  <w:style w:type="paragraph" w:customStyle="1" w:styleId="xl102">
    <w:name w:val="xl102"/>
    <w:basedOn w:val="Normal"/>
    <w:rsid w:val="002B1A78"/>
    <w:pPr>
      <w:widowControl w:val="0"/>
      <w:shd w:val="clear" w:color="000000" w:fill="E5E0EC"/>
      <w:adjustRightInd w:val="0"/>
      <w:spacing w:before="100" w:beforeAutospacing="1" w:after="100" w:afterAutospacing="1" w:line="360" w:lineRule="atLeast"/>
      <w:contextualSpacing w:val="0"/>
      <w:jc w:val="center"/>
      <w:textAlignment w:val="center"/>
    </w:pPr>
    <w:rPr>
      <w:rFonts w:eastAsia="Times New Roman" w:cs="Arial"/>
      <w:sz w:val="24"/>
      <w:szCs w:val="24"/>
    </w:rPr>
  </w:style>
  <w:style w:type="paragraph" w:customStyle="1" w:styleId="xl103">
    <w:name w:val="xl103"/>
    <w:basedOn w:val="Normal"/>
    <w:rsid w:val="002B1A78"/>
    <w:pPr>
      <w:widowControl w:val="0"/>
      <w:adjustRightInd w:val="0"/>
      <w:spacing w:before="100" w:beforeAutospacing="1" w:after="100" w:afterAutospacing="1" w:line="360" w:lineRule="atLeast"/>
      <w:contextualSpacing w:val="0"/>
      <w:jc w:val="center"/>
      <w:textAlignment w:val="center"/>
    </w:pPr>
    <w:rPr>
      <w:rFonts w:eastAsia="Times New Roman" w:cs="Arial"/>
      <w:i/>
      <w:iCs/>
      <w:sz w:val="24"/>
      <w:szCs w:val="24"/>
    </w:rPr>
  </w:style>
  <w:style w:type="paragraph" w:customStyle="1" w:styleId="xl104">
    <w:name w:val="xl104"/>
    <w:basedOn w:val="Normal"/>
    <w:rsid w:val="002B1A78"/>
    <w:pPr>
      <w:widowControl w:val="0"/>
      <w:adjustRightInd w:val="0"/>
      <w:spacing w:before="100" w:beforeAutospacing="1" w:after="100" w:afterAutospacing="1" w:line="360" w:lineRule="atLeast"/>
      <w:contextualSpacing w:val="0"/>
      <w:jc w:val="center"/>
      <w:textAlignment w:val="baseline"/>
    </w:pPr>
    <w:rPr>
      <w:rFonts w:eastAsia="Times New Roman" w:cs="Arial"/>
      <w:color w:val="215867"/>
      <w:sz w:val="24"/>
      <w:szCs w:val="24"/>
    </w:rPr>
  </w:style>
  <w:style w:type="paragraph" w:customStyle="1" w:styleId="xl105">
    <w:name w:val="xl105"/>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center"/>
    </w:pPr>
    <w:rPr>
      <w:rFonts w:eastAsia="Times New Roman" w:cs="Arial"/>
      <w:color w:val="0000FF"/>
      <w:sz w:val="24"/>
      <w:szCs w:val="24"/>
    </w:rPr>
  </w:style>
  <w:style w:type="paragraph" w:customStyle="1" w:styleId="xl106">
    <w:name w:val="xl106"/>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center"/>
    </w:pPr>
    <w:rPr>
      <w:rFonts w:eastAsia="Times New Roman" w:cs="Arial"/>
      <w:sz w:val="24"/>
      <w:szCs w:val="24"/>
    </w:rPr>
  </w:style>
  <w:style w:type="paragraph" w:customStyle="1" w:styleId="xl107">
    <w:name w:val="xl107"/>
    <w:basedOn w:val="Normal"/>
    <w:rsid w:val="002B1A78"/>
    <w:pPr>
      <w:widowControl w:val="0"/>
      <w:adjustRightInd w:val="0"/>
      <w:spacing w:before="100" w:beforeAutospacing="1" w:after="100" w:afterAutospacing="1" w:line="360" w:lineRule="atLeast"/>
      <w:contextualSpacing w:val="0"/>
      <w:jc w:val="center"/>
      <w:textAlignment w:val="baseline"/>
    </w:pPr>
    <w:rPr>
      <w:rFonts w:eastAsia="Times New Roman" w:cs="Arial"/>
      <w:sz w:val="24"/>
      <w:szCs w:val="24"/>
    </w:rPr>
  </w:style>
  <w:style w:type="paragraph" w:customStyle="1" w:styleId="xl108">
    <w:name w:val="xl108"/>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baseline"/>
    </w:pPr>
    <w:rPr>
      <w:rFonts w:eastAsia="Times New Roman" w:cs="Arial"/>
      <w:color w:val="0000FF"/>
      <w:sz w:val="24"/>
      <w:szCs w:val="24"/>
    </w:rPr>
  </w:style>
  <w:style w:type="paragraph" w:customStyle="1" w:styleId="xl109">
    <w:name w:val="xl109"/>
    <w:basedOn w:val="Normal"/>
    <w:rsid w:val="002B1A78"/>
    <w:pPr>
      <w:widowControl w:val="0"/>
      <w:shd w:val="clear" w:color="000000" w:fill="E5E0EC"/>
      <w:adjustRightInd w:val="0"/>
      <w:spacing w:before="100" w:beforeAutospacing="1" w:after="100" w:afterAutospacing="1" w:line="360" w:lineRule="atLeast"/>
      <w:contextualSpacing w:val="0"/>
      <w:jc w:val="center"/>
      <w:textAlignment w:val="baseline"/>
    </w:pPr>
    <w:rPr>
      <w:rFonts w:eastAsia="Times New Roman" w:cs="Arial"/>
      <w:sz w:val="24"/>
      <w:szCs w:val="24"/>
    </w:rPr>
  </w:style>
  <w:style w:type="paragraph" w:customStyle="1" w:styleId="xl110">
    <w:name w:val="xl110"/>
    <w:basedOn w:val="Normal"/>
    <w:rsid w:val="002B1A78"/>
    <w:pPr>
      <w:widowControl w:val="0"/>
      <w:adjustRightInd w:val="0"/>
      <w:spacing w:before="100" w:beforeAutospacing="1" w:after="100" w:afterAutospacing="1" w:line="360" w:lineRule="atLeast"/>
      <w:contextualSpacing w:val="0"/>
      <w:jc w:val="center"/>
      <w:textAlignment w:val="baseline"/>
    </w:pPr>
    <w:rPr>
      <w:rFonts w:eastAsia="Times New Roman" w:cs="Arial"/>
      <w:i/>
      <w:iCs/>
      <w:sz w:val="24"/>
      <w:szCs w:val="24"/>
    </w:rPr>
  </w:style>
  <w:style w:type="paragraph" w:customStyle="1" w:styleId="xl111">
    <w:name w:val="xl111"/>
    <w:basedOn w:val="Normal"/>
    <w:rsid w:val="002B1A78"/>
    <w:pPr>
      <w:widowControl w:val="0"/>
      <w:shd w:val="clear" w:color="000000" w:fill="C2D69A"/>
      <w:adjustRightInd w:val="0"/>
      <w:spacing w:before="100" w:beforeAutospacing="1" w:after="100" w:afterAutospacing="1" w:line="360" w:lineRule="atLeast"/>
      <w:contextualSpacing w:val="0"/>
      <w:jc w:val="center"/>
      <w:textAlignment w:val="baseline"/>
    </w:pPr>
    <w:rPr>
      <w:rFonts w:eastAsia="Times New Roman" w:cs="Arial"/>
      <w:sz w:val="24"/>
      <w:szCs w:val="24"/>
    </w:rPr>
  </w:style>
  <w:style w:type="paragraph" w:customStyle="1" w:styleId="xl112">
    <w:name w:val="xl112"/>
    <w:basedOn w:val="Normal"/>
    <w:rsid w:val="002B1A78"/>
    <w:pPr>
      <w:widowControl w:val="0"/>
      <w:adjustRightInd w:val="0"/>
      <w:spacing w:before="100" w:beforeAutospacing="1" w:after="100" w:afterAutospacing="1" w:line="360" w:lineRule="atLeast"/>
      <w:contextualSpacing w:val="0"/>
      <w:jc w:val="center"/>
      <w:textAlignment w:val="baseline"/>
    </w:pPr>
    <w:rPr>
      <w:rFonts w:eastAsia="Times New Roman"/>
      <w:sz w:val="24"/>
      <w:szCs w:val="24"/>
    </w:rPr>
  </w:style>
  <w:style w:type="paragraph" w:customStyle="1" w:styleId="xl113">
    <w:name w:val="xl113"/>
    <w:basedOn w:val="Normal"/>
    <w:rsid w:val="002B1A78"/>
    <w:pPr>
      <w:widowControl w:val="0"/>
      <w:shd w:val="clear" w:color="000000" w:fill="8DB4E3"/>
      <w:adjustRightInd w:val="0"/>
      <w:spacing w:before="100" w:beforeAutospacing="1" w:after="100" w:afterAutospacing="1" w:line="360" w:lineRule="atLeast"/>
      <w:contextualSpacing w:val="0"/>
      <w:textAlignment w:val="center"/>
    </w:pPr>
    <w:rPr>
      <w:rFonts w:eastAsia="Times New Roman" w:cs="Arial"/>
      <w:b/>
      <w:bCs/>
      <w:sz w:val="24"/>
      <w:szCs w:val="24"/>
    </w:rPr>
  </w:style>
  <w:style w:type="paragraph" w:styleId="ListBullet3">
    <w:name w:val="List Bullet 3"/>
    <w:basedOn w:val="BodyText0"/>
    <w:rsid w:val="002B1A78"/>
    <w:pPr>
      <w:widowControl w:val="0"/>
      <w:tabs>
        <w:tab w:val="num" w:pos="1080"/>
      </w:tabs>
      <w:adjustRightInd w:val="0"/>
      <w:spacing w:line="360" w:lineRule="atLeast"/>
      <w:ind w:left="1080" w:hanging="360"/>
      <w:contextualSpacing w:val="0"/>
      <w:textAlignment w:val="baseline"/>
    </w:pPr>
    <w:rPr>
      <w:rFonts w:ascii="Arial" w:eastAsia="Arial Unicode MS" w:hAnsi="Arial"/>
      <w:sz w:val="21"/>
      <w:szCs w:val="21"/>
      <w:lang w:val="en-US" w:eastAsia="ja-JP"/>
    </w:rPr>
  </w:style>
  <w:style w:type="table" w:styleId="TableGrid1">
    <w:name w:val="Table Grid 1"/>
    <w:basedOn w:val="TableNormal"/>
    <w:rsid w:val="002B1A78"/>
    <w:pPr>
      <w:spacing w:line="360" w:lineRule="atLeast"/>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TextBullet">
    <w:name w:val="Table Text Bullet"/>
    <w:basedOn w:val="TableText"/>
    <w:rsid w:val="002B1A78"/>
    <w:pPr>
      <w:keepLines w:val="0"/>
      <w:widowControl w:val="0"/>
      <w:numPr>
        <w:numId w:val="27"/>
      </w:numPr>
      <w:spacing w:before="60" w:line="360" w:lineRule="atLeast"/>
      <w:contextualSpacing w:val="0"/>
      <w:jc w:val="both"/>
    </w:pPr>
    <w:rPr>
      <w:rFonts w:eastAsia="Arial Unicode MS"/>
      <w:sz w:val="19"/>
      <w:szCs w:val="21"/>
      <w:lang w:val="en-US" w:eastAsia="ja-JP"/>
    </w:rPr>
  </w:style>
  <w:style w:type="character" w:customStyle="1" w:styleId="small">
    <w:name w:val="small"/>
    <w:rsid w:val="002B1A78"/>
  </w:style>
  <w:style w:type="character" w:customStyle="1" w:styleId="small1">
    <w:name w:val="small1"/>
    <w:rsid w:val="002B1A78"/>
    <w:rPr>
      <w:rFonts w:ascii="Verdana" w:hAnsi="Verdana" w:hint="default"/>
      <w:sz w:val="14"/>
      <w:szCs w:val="14"/>
    </w:rPr>
  </w:style>
  <w:style w:type="paragraph" w:customStyle="1" w:styleId="TableList">
    <w:name w:val="Table List"/>
    <w:basedOn w:val="TableText"/>
    <w:rsid w:val="002B1A78"/>
    <w:pPr>
      <w:keepLines w:val="0"/>
      <w:widowControl w:val="0"/>
      <w:numPr>
        <w:numId w:val="28"/>
      </w:numPr>
      <w:spacing w:before="60" w:line="360" w:lineRule="atLeast"/>
      <w:contextualSpacing w:val="0"/>
      <w:jc w:val="both"/>
    </w:pPr>
    <w:rPr>
      <w:rFonts w:eastAsia="Arial Unicode MS"/>
      <w:sz w:val="19"/>
      <w:szCs w:val="21"/>
      <w:lang w:val="en-US" w:eastAsia="ja-JP"/>
    </w:rPr>
  </w:style>
  <w:style w:type="character" w:customStyle="1" w:styleId="ibm-inset-img-caption">
    <w:name w:val="ibm-inset-img-caption"/>
    <w:rsid w:val="002B1A78"/>
  </w:style>
  <w:style w:type="paragraph" w:customStyle="1" w:styleId="Numbering">
    <w:name w:val="Numbering"/>
    <w:basedOn w:val="Bd-1BodyText1"/>
    <w:rsid w:val="002B1A78"/>
    <w:pPr>
      <w:numPr>
        <w:numId w:val="29"/>
      </w:numPr>
      <w:jc w:val="left"/>
    </w:pPr>
  </w:style>
  <w:style w:type="paragraph" w:customStyle="1" w:styleId="Notes">
    <w:name w:val="Notes"/>
    <w:basedOn w:val="Bd-1BodyText1"/>
    <w:rsid w:val="002B1A78"/>
    <w:pPr>
      <w:pBdr>
        <w:left w:val="single" w:sz="12" w:space="4" w:color="1F497D"/>
      </w:pBdr>
      <w:ind w:left="1440"/>
      <w:jc w:val="left"/>
    </w:pPr>
    <w:rPr>
      <w:i/>
    </w:rPr>
  </w:style>
  <w:style w:type="table" w:customStyle="1" w:styleId="MediumShading2-Accent11">
    <w:name w:val="Medium Shading 2 - Accent 11"/>
    <w:basedOn w:val="TableNormal"/>
    <w:uiPriority w:val="64"/>
    <w:rsid w:val="002B1A78"/>
    <w:pPr>
      <w:spacing w:line="360" w:lineRule="atLeast"/>
    </w:pPr>
    <w:rPr>
      <w:rFonts w:ascii="Calibri" w:hAnsi="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2B1A78"/>
    <w:pPr>
      <w:spacing w:line="360" w:lineRule="atLeast"/>
    </w:pPr>
    <w:rPr>
      <w:rFonts w:ascii="Calibri" w:hAnsi="Calibri"/>
      <w:color w:val="000000"/>
    </w:rPr>
    <w:tblPr>
      <w:tblStyleRowBandSize w:val="1"/>
      <w:tblStyleColBandSize w:val="1"/>
      <w:tblBorders>
        <w:top w:val="single" w:sz="8" w:space="0" w:color="4F81BD"/>
        <w:bottom w:val="single" w:sz="8" w:space="0" w:color="4F81BD"/>
      </w:tblBorders>
    </w:tblPr>
    <w:tblStylePr w:type="firstRow">
      <w:rPr>
        <w:rFonts w:ascii="Swis721 BlkEx BT" w:eastAsia="Times New Roman" w:hAnsi="Swis721 BlkEx B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TableClassic2">
    <w:name w:val="Table Classic 2"/>
    <w:aliases w:val="PIT2 Table 2 (Table Classic 2)"/>
    <w:basedOn w:val="TableNormal"/>
    <w:rsid w:val="002B1A78"/>
    <w:pPr>
      <w:keepNext/>
      <w:widowControl w:val="0"/>
      <w:adjustRightInd w:val="0"/>
      <w:spacing w:line="360" w:lineRule="atLeast"/>
      <w:textAlignment w:val="baseline"/>
    </w:pPr>
    <w:rPr>
      <w:rFonts w:ascii="Arial" w:hAnsi="Arial"/>
      <w:color w:val="000000"/>
      <w:sz w:val="18"/>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2B1A78"/>
    <w:pPr>
      <w:keepNext/>
      <w:widowControl w:val="0"/>
      <w:adjustRightInd w:val="0"/>
      <w:spacing w:line="360" w:lineRule="atLeast"/>
      <w:jc w:val="both"/>
      <w:textAlignment w:val="baseline"/>
    </w:pPr>
    <w:rPr>
      <w:rFonts w:ascii="Calibri" w:hAnsi="Calibr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B1A78"/>
    <w:pPr>
      <w:keepNext/>
      <w:widowControl w:val="0"/>
      <w:adjustRightInd w:val="0"/>
      <w:spacing w:line="360" w:lineRule="atLeast"/>
      <w:jc w:val="both"/>
      <w:textAlignment w:val="baseline"/>
    </w:pPr>
    <w:rPr>
      <w:rFonts w:ascii="Calibri" w:hAnsi="Calibr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B1A78"/>
    <w:pPr>
      <w:keepNext/>
      <w:widowControl w:val="0"/>
      <w:adjustRightInd w:val="0"/>
      <w:spacing w:line="360" w:lineRule="atLeast"/>
      <w:jc w:val="both"/>
      <w:textAlignment w:val="baseline"/>
    </w:pPr>
    <w:rPr>
      <w:rFonts w:ascii="Calibri" w:hAnsi="Calibr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B1A78"/>
    <w:pPr>
      <w:keepNext/>
      <w:widowControl w:val="0"/>
      <w:adjustRightInd w:val="0"/>
      <w:spacing w:line="360" w:lineRule="atLeast"/>
      <w:jc w:val="both"/>
      <w:textAlignment w:val="baseline"/>
    </w:pPr>
    <w:rPr>
      <w:rFonts w:ascii="Calibri" w:hAnsi="Calibri"/>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st">
    <w:name w:val="test"/>
    <w:basedOn w:val="TableNormal"/>
    <w:uiPriority w:val="99"/>
    <w:qFormat/>
    <w:rsid w:val="002B1A78"/>
    <w:rPr>
      <w:rFonts w:ascii="Calibri" w:hAnsi="Calibri"/>
    </w:rPr>
    <w:tblPr/>
  </w:style>
  <w:style w:type="table" w:styleId="TableColorful1">
    <w:name w:val="Table Colorful 1"/>
    <w:basedOn w:val="TableNormal"/>
    <w:rsid w:val="002B1A78"/>
    <w:pPr>
      <w:keepNext/>
      <w:widowControl w:val="0"/>
      <w:adjustRightInd w:val="0"/>
      <w:spacing w:line="360" w:lineRule="atLeast"/>
      <w:jc w:val="both"/>
      <w:textAlignment w:val="baseline"/>
    </w:pPr>
    <w:rPr>
      <w:rFonts w:ascii="Calibri" w:hAnsi="Calibri"/>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8">
    <w:name w:val="Table Grid 8"/>
    <w:basedOn w:val="TableNormal"/>
    <w:rsid w:val="002B1A78"/>
    <w:pPr>
      <w:keepNext/>
      <w:widowControl w:val="0"/>
      <w:adjustRightInd w:val="0"/>
      <w:spacing w:line="360" w:lineRule="atLeast"/>
      <w:jc w:val="both"/>
      <w:textAlignment w:val="baseline"/>
    </w:pPr>
    <w:rPr>
      <w:rFonts w:ascii="Calibri" w:hAnsi="Calibr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2B1A78"/>
    <w:pPr>
      <w:spacing w:line="360" w:lineRule="atLeast"/>
    </w:pPr>
    <w:rPr>
      <w:rFonts w:ascii="Calibri" w:hAnsi="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ext">
    <w:name w:val="Text"/>
    <w:basedOn w:val="CharCharCharChar"/>
    <w:rsid w:val="002B1A78"/>
    <w:pPr>
      <w:keepNext w:val="0"/>
      <w:widowControl/>
      <w:adjustRightInd/>
      <w:spacing w:before="120" w:after="120" w:line="264" w:lineRule="auto"/>
      <w:textAlignment w:val="auto"/>
    </w:pPr>
    <w:rPr>
      <w:rFonts w:ascii="Tahoma" w:hAnsi="Tahoma" w:cs="Times New Roman"/>
      <w:lang w:val="en-GB"/>
    </w:rPr>
  </w:style>
  <w:style w:type="character" w:customStyle="1" w:styleId="longtext">
    <w:name w:val="long_text"/>
    <w:rsid w:val="002B1A78"/>
  </w:style>
  <w:style w:type="paragraph" w:customStyle="1" w:styleId="InstructionalText">
    <w:name w:val="Instructional Text"/>
    <w:basedOn w:val="Normal"/>
    <w:link w:val="InstructionalTextChar"/>
    <w:rsid w:val="002B1A78"/>
    <w:pPr>
      <w:spacing w:line="360" w:lineRule="auto"/>
      <w:ind w:left="360"/>
      <w:contextualSpacing w:val="0"/>
    </w:pPr>
    <w:rPr>
      <w:rFonts w:eastAsia="Times New Roman"/>
      <w:i/>
      <w:color w:val="FF0000"/>
      <w:szCs w:val="18"/>
    </w:rPr>
  </w:style>
  <w:style w:type="character" w:customStyle="1" w:styleId="InstructionalTextChar">
    <w:name w:val="Instructional Text Char"/>
    <w:link w:val="InstructionalText"/>
    <w:rsid w:val="002B1A78"/>
    <w:rPr>
      <w:rFonts w:ascii="Arial" w:eastAsia="Times New Roman" w:hAnsi="Arial"/>
      <w:i/>
      <w:color w:val="FF0000"/>
      <w:sz w:val="22"/>
      <w:szCs w:val="18"/>
    </w:rPr>
  </w:style>
  <w:style w:type="paragraph" w:customStyle="1" w:styleId="SoCharCharCharCharCharCharChar">
    <w:name w:val="So Char Char Char Char Char Char Char"/>
    <w:basedOn w:val="Normal"/>
    <w:rsid w:val="002B1A78"/>
    <w:pPr>
      <w:numPr>
        <w:numId w:val="30"/>
      </w:numPr>
      <w:spacing w:before="100" w:beforeAutospacing="1" w:after="100" w:afterAutospacing="1" w:line="240" w:lineRule="auto"/>
      <w:ind w:left="697" w:hanging="357"/>
      <w:contextualSpacing w:val="0"/>
      <w:jc w:val="left"/>
    </w:pPr>
    <w:rPr>
      <w:rFonts w:eastAsia="Times New Roman"/>
      <w:b/>
      <w:i/>
      <w:sz w:val="24"/>
      <w:szCs w:val="20"/>
    </w:rPr>
  </w:style>
  <w:style w:type="numbering" w:customStyle="1" w:styleId="NumberedList">
    <w:name w:val="Numbered List"/>
    <w:basedOn w:val="NoList"/>
    <w:rsid w:val="002B1A78"/>
    <w:pPr>
      <w:numPr>
        <w:numId w:val="31"/>
      </w:numPr>
    </w:pPr>
  </w:style>
  <w:style w:type="table" w:styleId="TableSimple2">
    <w:name w:val="Table Simple 2"/>
    <w:basedOn w:val="TableNormal"/>
    <w:rsid w:val="002B1A78"/>
    <w:pPr>
      <w:keepNext/>
      <w:widowControl w:val="0"/>
      <w:adjustRightInd w:val="0"/>
      <w:spacing w:line="360" w:lineRule="atLeast"/>
      <w:jc w:val="both"/>
      <w:textAlignment w:val="baseline"/>
    </w:pPr>
    <w:rPr>
      <w:rFonts w:ascii="Calibri" w:hAnsi="Calibr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Note">
    <w:name w:val="Note"/>
    <w:basedOn w:val="Normal"/>
    <w:link w:val="NoteChar"/>
    <w:uiPriority w:val="19"/>
    <w:rsid w:val="002B1A78"/>
    <w:pPr>
      <w:pBdr>
        <w:left w:val="single" w:sz="18" w:space="6" w:color="4F81BD"/>
      </w:pBdr>
      <w:spacing w:after="60" w:line="264" w:lineRule="auto"/>
      <w:ind w:left="720"/>
      <w:contextualSpacing w:val="0"/>
      <w:jc w:val="left"/>
    </w:pPr>
    <w:rPr>
      <w:rFonts w:ascii="Verdana" w:eastAsia="Arial" w:hAnsi="Verdana" w:cs="Arial"/>
      <w:i/>
      <w:sz w:val="20"/>
      <w:szCs w:val="18"/>
    </w:rPr>
  </w:style>
  <w:style w:type="paragraph" w:customStyle="1" w:styleId="note0">
    <w:name w:val="note"/>
    <w:basedOn w:val="Note"/>
    <w:link w:val="noteChar0"/>
    <w:rsid w:val="002B1A78"/>
    <w:rPr>
      <w:color w:val="0070C0"/>
      <w:sz w:val="22"/>
      <w:szCs w:val="22"/>
    </w:rPr>
  </w:style>
  <w:style w:type="character" w:customStyle="1" w:styleId="NoteChar">
    <w:name w:val="Note Char"/>
    <w:link w:val="Note"/>
    <w:uiPriority w:val="19"/>
    <w:rsid w:val="002B1A78"/>
    <w:rPr>
      <w:rFonts w:ascii="Verdana" w:eastAsia="Arial" w:hAnsi="Verdana" w:cs="Arial"/>
      <w:i/>
      <w:szCs w:val="18"/>
    </w:rPr>
  </w:style>
  <w:style w:type="character" w:customStyle="1" w:styleId="noteChar0">
    <w:name w:val="note Char"/>
    <w:link w:val="note0"/>
    <w:rsid w:val="002B1A78"/>
    <w:rPr>
      <w:rFonts w:ascii="Verdana" w:eastAsia="Arial" w:hAnsi="Verdana" w:cs="Arial"/>
      <w:i/>
      <w:color w:val="0070C0"/>
      <w:sz w:val="22"/>
      <w:szCs w:val="22"/>
    </w:rPr>
  </w:style>
  <w:style w:type="character" w:customStyle="1" w:styleId="mediumtext">
    <w:name w:val="medium_text"/>
    <w:rsid w:val="002B1A78"/>
  </w:style>
  <w:style w:type="paragraph" w:customStyle="1" w:styleId="ACNTableText">
    <w:name w:val="ACN Table Text"/>
    <w:basedOn w:val="Normal"/>
    <w:link w:val="ACNTableTextCharChar"/>
    <w:rsid w:val="002B1A78"/>
    <w:pPr>
      <w:keepLines/>
      <w:spacing w:before="60" w:after="60" w:line="360" w:lineRule="auto"/>
      <w:ind w:left="1"/>
      <w:contextualSpacing w:val="0"/>
      <w:jc w:val="left"/>
    </w:pPr>
    <w:rPr>
      <w:rFonts w:eastAsia="SimSun"/>
      <w:color w:val="000000"/>
      <w:sz w:val="20"/>
      <w:szCs w:val="20"/>
      <w:lang w:eastAsia="ja-JP"/>
    </w:rPr>
  </w:style>
  <w:style w:type="character" w:customStyle="1" w:styleId="ACNTableTextCharChar">
    <w:name w:val="ACN Table Text Char Char"/>
    <w:link w:val="ACNTableText"/>
    <w:rsid w:val="002B1A78"/>
    <w:rPr>
      <w:rFonts w:ascii="Arial" w:eastAsia="SimSun" w:hAnsi="Arial"/>
      <w:color w:val="000000"/>
      <w:lang w:eastAsia="ja-JP"/>
    </w:rPr>
  </w:style>
  <w:style w:type="character" w:customStyle="1" w:styleId="apple-style-span">
    <w:name w:val="apple-style-span"/>
    <w:rsid w:val="002B1A78"/>
  </w:style>
  <w:style w:type="character" w:customStyle="1" w:styleId="mw-headline">
    <w:name w:val="mw-headline"/>
    <w:rsid w:val="002B1A78"/>
  </w:style>
  <w:style w:type="character" w:customStyle="1" w:styleId="editsection">
    <w:name w:val="editsection"/>
    <w:rsid w:val="002B1A78"/>
  </w:style>
  <w:style w:type="paragraph" w:customStyle="1" w:styleId="nr-1">
    <w:name w:val="nr-1"/>
    <w:basedOn w:val="Normal"/>
    <w:link w:val="nr-1Char"/>
    <w:rsid w:val="002B1A78"/>
    <w:pPr>
      <w:widowControl w:val="0"/>
      <w:adjustRightInd w:val="0"/>
      <w:spacing w:before="0" w:after="120" w:line="360" w:lineRule="atLeast"/>
      <w:contextualSpacing w:val="0"/>
      <w:textAlignment w:val="baseline"/>
    </w:pPr>
    <w:rPr>
      <w:rFonts w:ascii="Verdana" w:eastAsia="Times New Roman" w:hAnsi="Verdana"/>
      <w:szCs w:val="20"/>
      <w:lang w:val="en-GB"/>
    </w:rPr>
  </w:style>
  <w:style w:type="character" w:customStyle="1" w:styleId="nr-1Char">
    <w:name w:val="nr-1 Char"/>
    <w:link w:val="nr-1"/>
    <w:rsid w:val="002B1A78"/>
    <w:rPr>
      <w:rFonts w:ascii="Verdana" w:eastAsia="Times New Roman" w:hAnsi="Verdana"/>
      <w:sz w:val="22"/>
      <w:lang w:val="en-GB"/>
    </w:rPr>
  </w:style>
  <w:style w:type="character" w:customStyle="1" w:styleId="Bullet1Char">
    <w:name w:val="Bullet1 Char"/>
    <w:link w:val="Bullet11"/>
    <w:locked/>
    <w:rsid w:val="002B1A78"/>
    <w:rPr>
      <w:rFonts w:ascii="Verdana" w:eastAsia="Times New Roman" w:hAnsi="Verdana"/>
      <w:sz w:val="22"/>
      <w:lang w:val="en-GB"/>
    </w:rPr>
  </w:style>
  <w:style w:type="paragraph" w:customStyle="1" w:styleId="TDT-MultilevelBullet">
    <w:name w:val="TDT - Multilevel Bullet"/>
    <w:basedOn w:val="Normal"/>
    <w:rsid w:val="002B1A78"/>
    <w:pPr>
      <w:keepLines/>
      <w:numPr>
        <w:numId w:val="32"/>
      </w:numPr>
      <w:spacing w:before="60" w:after="60" w:line="360" w:lineRule="auto"/>
      <w:contextualSpacing w:val="0"/>
      <w:jc w:val="left"/>
    </w:pPr>
    <w:rPr>
      <w:rFonts w:eastAsia="Times New Roman"/>
      <w:sz w:val="20"/>
      <w:szCs w:val="20"/>
    </w:rPr>
  </w:style>
  <w:style w:type="character" w:customStyle="1" w:styleId="WW8Num2z0">
    <w:name w:val="WW8Num2z0"/>
    <w:rsid w:val="002B1A78"/>
    <w:rPr>
      <w:rFonts w:ascii="Symbol" w:hAnsi="Symbol"/>
    </w:rPr>
  </w:style>
  <w:style w:type="character" w:customStyle="1" w:styleId="Bd-1BodyText1CharChar">
    <w:name w:val="Bd-1 (BodyText 1) Char Char"/>
    <w:rsid w:val="002B1A78"/>
    <w:rPr>
      <w:rFonts w:ascii="Verdana" w:hAnsi="Verdana"/>
      <w:sz w:val="18"/>
      <w:szCs w:val="24"/>
      <w:lang w:val="en-GB" w:eastAsia="en-US" w:bidi="ar-SA"/>
    </w:rPr>
  </w:style>
  <w:style w:type="paragraph" w:customStyle="1" w:styleId="TableNormal1">
    <w:name w:val="Table Normal1"/>
    <w:basedOn w:val="Normal"/>
    <w:rsid w:val="002B1A78"/>
    <w:pPr>
      <w:spacing w:before="60" w:after="60" w:line="264" w:lineRule="auto"/>
      <w:contextualSpacing w:val="0"/>
      <w:jc w:val="left"/>
    </w:pPr>
    <w:rPr>
      <w:rFonts w:ascii="Arial Narrow" w:eastAsia="Arial Narrow" w:hAnsi="Arial Narrow" w:cs="Arial Narrow"/>
      <w:szCs w:val="18"/>
      <w:lang w:val="en-AU"/>
    </w:rPr>
  </w:style>
  <w:style w:type="paragraph" w:customStyle="1" w:styleId="NumHeading1">
    <w:name w:val="Num Heading 1"/>
    <w:basedOn w:val="Heading1"/>
    <w:next w:val="Normal"/>
    <w:rsid w:val="002B1A78"/>
    <w:pPr>
      <w:keepNext w:val="0"/>
      <w:numPr>
        <w:numId w:val="33"/>
      </w:numPr>
      <w:tabs>
        <w:tab w:val="left" w:pos="576"/>
      </w:tabs>
      <w:spacing w:before="0" w:after="200" w:line="276" w:lineRule="auto"/>
      <w:contextualSpacing w:val="0"/>
      <w:jc w:val="left"/>
    </w:pPr>
    <w:rPr>
      <w:rFonts w:ascii="Verdana" w:hAnsi="Verdana"/>
      <w:color w:val="1F497D"/>
      <w:sz w:val="36"/>
      <w:szCs w:val="22"/>
      <w:lang w:val="en-GB" w:eastAsia="en-US"/>
    </w:rPr>
  </w:style>
  <w:style w:type="character" w:customStyle="1" w:styleId="ACNHeading0CharChar">
    <w:name w:val="ACN Heading 0 Char Char"/>
    <w:link w:val="ACNHeading0"/>
    <w:rsid w:val="002B1A78"/>
    <w:rPr>
      <w:rFonts w:ascii="Arial" w:hAnsi="Arial"/>
      <w:b/>
      <w:color w:val="003366"/>
      <w:sz w:val="24"/>
      <w:szCs w:val="36"/>
      <w:lang w:val="en-AU"/>
    </w:rPr>
  </w:style>
  <w:style w:type="paragraph" w:customStyle="1" w:styleId="ACNHeading0">
    <w:name w:val="ACN Heading 0"/>
    <w:basedOn w:val="Normal"/>
    <w:next w:val="Normal"/>
    <w:link w:val="ACNHeading0CharChar"/>
    <w:rsid w:val="002B1A78"/>
    <w:pPr>
      <w:keepLines/>
      <w:spacing w:before="240" w:after="240" w:line="360" w:lineRule="auto"/>
      <w:contextualSpacing w:val="0"/>
      <w:jc w:val="left"/>
    </w:pPr>
    <w:rPr>
      <w:b/>
      <w:color w:val="003366"/>
      <w:sz w:val="24"/>
      <w:szCs w:val="36"/>
      <w:lang w:val="en-AU"/>
    </w:rPr>
  </w:style>
  <w:style w:type="paragraph" w:customStyle="1" w:styleId="ACNBodyText">
    <w:name w:val="ACN Body Text"/>
    <w:basedOn w:val="Normal"/>
    <w:link w:val="ACNBodyTextCharChar"/>
    <w:rsid w:val="002B1A78"/>
    <w:pPr>
      <w:keepLines/>
      <w:spacing w:before="60" w:after="60" w:line="360" w:lineRule="auto"/>
      <w:ind w:left="454"/>
      <w:contextualSpacing w:val="0"/>
      <w:jc w:val="left"/>
    </w:pPr>
    <w:rPr>
      <w:rFonts w:eastAsia="SimSun"/>
      <w:color w:val="000000"/>
      <w:sz w:val="20"/>
      <w:szCs w:val="20"/>
    </w:rPr>
  </w:style>
  <w:style w:type="character" w:customStyle="1" w:styleId="ACNBodyTextCharChar">
    <w:name w:val="ACN Body Text Char Char"/>
    <w:link w:val="ACNBodyText"/>
    <w:rsid w:val="002B1A78"/>
    <w:rPr>
      <w:rFonts w:ascii="Arial" w:eastAsia="SimSun" w:hAnsi="Arial"/>
      <w:color w:val="000000"/>
    </w:rPr>
  </w:style>
  <w:style w:type="paragraph" w:customStyle="1" w:styleId="ACNTableHeading">
    <w:name w:val="ACN Table Heading"/>
    <w:basedOn w:val="Normal"/>
    <w:link w:val="ACNTableHeadingCharChar"/>
    <w:rsid w:val="002B1A78"/>
    <w:pPr>
      <w:keepLines/>
      <w:spacing w:before="60" w:after="60" w:line="360" w:lineRule="auto"/>
      <w:contextualSpacing w:val="0"/>
      <w:jc w:val="left"/>
    </w:pPr>
    <w:rPr>
      <w:rFonts w:eastAsia="SimSun"/>
      <w:b/>
      <w:bCs/>
      <w:color w:val="000000"/>
      <w:sz w:val="20"/>
      <w:szCs w:val="20"/>
    </w:rPr>
  </w:style>
  <w:style w:type="character" w:customStyle="1" w:styleId="ACNTableHeadingCharChar">
    <w:name w:val="ACN Table Heading Char Char"/>
    <w:link w:val="ACNTableHeading"/>
    <w:rsid w:val="002B1A78"/>
    <w:rPr>
      <w:rFonts w:ascii="Arial" w:eastAsia="SimSun" w:hAnsi="Arial"/>
      <w:b/>
      <w:bCs/>
      <w:color w:val="000000"/>
    </w:rPr>
  </w:style>
  <w:style w:type="paragraph" w:customStyle="1" w:styleId="ACNNormal">
    <w:name w:val="ACN Normal"/>
    <w:rsid w:val="002B1A78"/>
    <w:pPr>
      <w:spacing w:before="60" w:after="60"/>
      <w:ind w:left="1267"/>
    </w:pPr>
    <w:rPr>
      <w:rFonts w:ascii="Arial" w:eastAsia="SimSun" w:hAnsi="Arial"/>
      <w:sz w:val="22"/>
      <w:lang w:val="en-GB"/>
    </w:rPr>
  </w:style>
  <w:style w:type="table" w:styleId="ColorfulGrid-Accent5">
    <w:name w:val="Colorful Grid Accent 5"/>
    <w:basedOn w:val="TableNormal"/>
    <w:uiPriority w:val="73"/>
    <w:rsid w:val="002B1A78"/>
    <w:rPr>
      <w:rFonts w:ascii="Calibri" w:hAnsi="Calibri"/>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TableList5">
    <w:name w:val="Table List 5"/>
    <w:basedOn w:val="TableNormal"/>
    <w:rsid w:val="002B1A78"/>
    <w:pPr>
      <w:keepNext/>
      <w:widowControl w:val="0"/>
      <w:adjustRightInd w:val="0"/>
      <w:spacing w:line="360" w:lineRule="atLeast"/>
      <w:jc w:val="both"/>
      <w:textAlignment w:val="baseline"/>
    </w:pPr>
    <w:rPr>
      <w:rFonts w:ascii="Calibri" w:hAnsi="Calibri"/>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Columns4">
    <w:name w:val="Table Columns 4"/>
    <w:basedOn w:val="TableNormal"/>
    <w:rsid w:val="002B1A78"/>
    <w:pPr>
      <w:keepNext/>
      <w:widowControl w:val="0"/>
      <w:adjustRightInd w:val="0"/>
      <w:spacing w:line="360" w:lineRule="atLeast"/>
      <w:jc w:val="both"/>
      <w:textAlignment w:val="baseline"/>
    </w:pPr>
    <w:rPr>
      <w:rFonts w:ascii="Calibri" w:hAnsi="Calibr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ntemporary">
    <w:name w:val="Table Contemporary"/>
    <w:basedOn w:val="TableNormal"/>
    <w:rsid w:val="002B1A78"/>
    <w:pPr>
      <w:keepNext/>
      <w:widowControl w:val="0"/>
      <w:adjustRightInd w:val="0"/>
      <w:spacing w:line="360" w:lineRule="atLeast"/>
      <w:jc w:val="both"/>
      <w:textAlignment w:val="baseline"/>
    </w:pPr>
    <w:rPr>
      <w:rFonts w:ascii="Calibri" w:hAnsi="Calibri"/>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CharCharCharCharCharChar1Char">
    <w:name w:val="Char Char Char Char Char Char1 Char"/>
    <w:basedOn w:val="Normal"/>
    <w:semiHidden/>
    <w:rsid w:val="002B1A78"/>
    <w:pPr>
      <w:spacing w:before="0" w:after="160" w:line="240" w:lineRule="exact"/>
      <w:contextualSpacing w:val="0"/>
      <w:jc w:val="left"/>
    </w:pPr>
    <w:rPr>
      <w:rFonts w:eastAsia="Times New Roman"/>
    </w:rPr>
  </w:style>
  <w:style w:type="paragraph" w:styleId="Subtitle">
    <w:name w:val="Subtitle"/>
    <w:basedOn w:val="Normal"/>
    <w:link w:val="SubtitleChar"/>
    <w:rsid w:val="002B1A78"/>
    <w:pPr>
      <w:spacing w:before="60" w:after="60" w:line="240" w:lineRule="auto"/>
      <w:contextualSpacing w:val="0"/>
      <w:jc w:val="left"/>
    </w:pPr>
    <w:rPr>
      <w:rFonts w:ascii=".VnTime" w:eastAsia="Times New Roman" w:hAnsi=".VnTime"/>
      <w:b/>
      <w:sz w:val="28"/>
      <w:szCs w:val="20"/>
    </w:rPr>
  </w:style>
  <w:style w:type="character" w:customStyle="1" w:styleId="SubtitleChar">
    <w:name w:val="Subtitle Char"/>
    <w:link w:val="Subtitle"/>
    <w:rsid w:val="002B1A78"/>
    <w:rPr>
      <w:rFonts w:ascii=".VnTime" w:eastAsia="Times New Roman" w:hAnsi=".VnTime"/>
      <w:b/>
      <w:sz w:val="28"/>
    </w:rPr>
  </w:style>
  <w:style w:type="paragraph" w:customStyle="1" w:styleId="M">
    <w:name w:val="M"/>
    <w:basedOn w:val="Normal"/>
    <w:rsid w:val="002B1A78"/>
    <w:pPr>
      <w:spacing w:before="60" w:after="60" w:line="240" w:lineRule="auto"/>
      <w:ind w:firstLine="720"/>
      <w:contextualSpacing w:val="0"/>
    </w:pPr>
    <w:rPr>
      <w:rFonts w:ascii=".VnTime" w:eastAsia="Times New Roman" w:hAnsi=".VnTime"/>
      <w:b/>
      <w:sz w:val="28"/>
      <w:szCs w:val="20"/>
    </w:rPr>
  </w:style>
  <w:style w:type="paragraph" w:customStyle="1" w:styleId="k">
    <w:name w:val="k"/>
    <w:basedOn w:val="BodyTextIndent"/>
    <w:rsid w:val="002B1A78"/>
  </w:style>
  <w:style w:type="paragraph" w:customStyle="1" w:styleId="2">
    <w:name w:val="2"/>
    <w:basedOn w:val="Normal"/>
    <w:rsid w:val="002B1A78"/>
    <w:pPr>
      <w:spacing w:after="120" w:line="240" w:lineRule="auto"/>
      <w:contextualSpacing w:val="0"/>
      <w:jc w:val="center"/>
    </w:pPr>
    <w:rPr>
      <w:rFonts w:ascii=".VnArialH" w:eastAsia="Times New Roman" w:hAnsi=".VnArialH"/>
      <w:b/>
      <w:color w:val="000000"/>
      <w:sz w:val="32"/>
      <w:szCs w:val="20"/>
      <w:lang w:val="en-GB"/>
    </w:rPr>
  </w:style>
  <w:style w:type="character" w:customStyle="1" w:styleId="BodyTextChar1">
    <w:name w:val="Body Text Char1"/>
    <w:aliases w:val="Body Text Char Char Char Char,Body Text Char Char Char1,body text Char"/>
    <w:rsid w:val="002B1A78"/>
    <w:rPr>
      <w:rFonts w:ascii=".VnTime" w:hAnsi=".VnTime"/>
      <w:sz w:val="28"/>
      <w:lang w:val="en-US" w:eastAsia="en-US" w:bidi="ar-SA"/>
    </w:rPr>
  </w:style>
  <w:style w:type="paragraph" w:customStyle="1" w:styleId="Tenvb">
    <w:name w:val="Tenvb"/>
    <w:basedOn w:val="Normal"/>
    <w:autoRedefine/>
    <w:rsid w:val="002B1A78"/>
    <w:pPr>
      <w:spacing w:after="120" w:line="240" w:lineRule="auto"/>
      <w:contextualSpacing w:val="0"/>
      <w:jc w:val="center"/>
    </w:pPr>
    <w:rPr>
      <w:rFonts w:eastAsia="Times New Roman"/>
      <w:b/>
      <w:color w:val="0000FF"/>
      <w:spacing w:val="26"/>
      <w:sz w:val="20"/>
      <w:szCs w:val="20"/>
    </w:rPr>
  </w:style>
  <w:style w:type="paragraph" w:customStyle="1" w:styleId="niu">
    <w:name w:val="n§iÒu"/>
    <w:basedOn w:val="Normal"/>
    <w:rsid w:val="002B1A78"/>
    <w:pPr>
      <w:spacing w:line="340" w:lineRule="exact"/>
      <w:ind w:firstLine="680"/>
      <w:contextualSpacing w:val="0"/>
      <w:jc w:val="left"/>
    </w:pPr>
    <w:rPr>
      <w:rFonts w:ascii=".VnTime" w:eastAsia="Times New Roman" w:hAnsi=".VnTime"/>
      <w:b/>
      <w:sz w:val="28"/>
      <w:szCs w:val="28"/>
    </w:rPr>
  </w:style>
  <w:style w:type="paragraph" w:customStyle="1" w:styleId="dieuChar">
    <w:name w:val="dieu Char"/>
    <w:basedOn w:val="Normal"/>
    <w:link w:val="dieuCharChar"/>
    <w:rsid w:val="002B1A78"/>
    <w:pPr>
      <w:spacing w:before="0" w:after="120" w:line="240" w:lineRule="auto"/>
      <w:ind w:firstLine="720"/>
      <w:contextualSpacing w:val="0"/>
      <w:jc w:val="left"/>
    </w:pPr>
    <w:rPr>
      <w:rFonts w:eastAsia="Times New Roman"/>
      <w:b/>
      <w:color w:val="0000FF"/>
      <w:szCs w:val="28"/>
    </w:rPr>
  </w:style>
  <w:style w:type="character" w:customStyle="1" w:styleId="dieuCharChar">
    <w:name w:val="dieu Char Char"/>
    <w:link w:val="dieuChar"/>
    <w:rsid w:val="002B1A78"/>
    <w:rPr>
      <w:rFonts w:eastAsia="Times New Roman"/>
      <w:b/>
      <w:color w:val="0000FF"/>
      <w:sz w:val="26"/>
      <w:szCs w:val="28"/>
    </w:rPr>
  </w:style>
  <w:style w:type="paragraph" w:customStyle="1" w:styleId="Normalleft">
    <w:name w:val="Normal_left"/>
    <w:basedOn w:val="Normal"/>
    <w:rsid w:val="002B1A78"/>
    <w:pPr>
      <w:spacing w:before="100" w:beforeAutospacing="1" w:after="100" w:afterAutospacing="1" w:line="240" w:lineRule="auto"/>
      <w:contextualSpacing w:val="0"/>
    </w:pPr>
    <w:rPr>
      <w:rFonts w:eastAsia="Times New Roman" w:cs="CG Times"/>
      <w:sz w:val="24"/>
      <w:szCs w:val="24"/>
    </w:rPr>
  </w:style>
  <w:style w:type="paragraph" w:customStyle="1" w:styleId="GiuaCharChar">
    <w:name w:val="Giua Char Char"/>
    <w:basedOn w:val="Normal"/>
    <w:link w:val="GiuaCharCharChar"/>
    <w:rsid w:val="002B1A78"/>
    <w:pPr>
      <w:spacing w:before="0" w:after="120" w:line="240" w:lineRule="auto"/>
      <w:contextualSpacing w:val="0"/>
      <w:jc w:val="center"/>
    </w:pPr>
    <w:rPr>
      <w:rFonts w:eastAsia="Times New Roman"/>
      <w:b/>
      <w:color w:val="0000FF"/>
      <w:sz w:val="24"/>
      <w:szCs w:val="28"/>
    </w:rPr>
  </w:style>
  <w:style w:type="character" w:customStyle="1" w:styleId="GiuaCharCharChar">
    <w:name w:val="Giua Char Char Char"/>
    <w:link w:val="GiuaCharChar"/>
    <w:rsid w:val="002B1A78"/>
    <w:rPr>
      <w:rFonts w:eastAsia="Times New Roman"/>
      <w:b/>
      <w:color w:val="0000FF"/>
      <w:sz w:val="24"/>
      <w:szCs w:val="28"/>
    </w:rPr>
  </w:style>
  <w:style w:type="paragraph" w:customStyle="1" w:styleId="CharCharChar">
    <w:name w:val="Char Char Char"/>
    <w:basedOn w:val="Normal"/>
    <w:semiHidden/>
    <w:rsid w:val="002B1A78"/>
    <w:pPr>
      <w:spacing w:before="0" w:after="160" w:line="240" w:lineRule="exact"/>
      <w:contextualSpacing w:val="0"/>
      <w:jc w:val="left"/>
    </w:pPr>
    <w:rPr>
      <w:rFonts w:eastAsia="Times New Roman"/>
    </w:rPr>
  </w:style>
  <w:style w:type="paragraph" w:customStyle="1" w:styleId="Mau">
    <w:name w:val="Mau"/>
    <w:basedOn w:val="Heading4"/>
    <w:rsid w:val="002B1A78"/>
    <w:pPr>
      <w:numPr>
        <w:ilvl w:val="0"/>
        <w:numId w:val="0"/>
      </w:numPr>
      <w:spacing w:before="0" w:line="240" w:lineRule="auto"/>
      <w:ind w:firstLine="567"/>
      <w:contextualSpacing w:val="0"/>
      <w:jc w:val="right"/>
    </w:pPr>
    <w:rPr>
      <w:rFonts w:ascii=".VnTime" w:hAnsi=".VnTime"/>
      <w:bCs/>
      <w:i w:val="0"/>
      <w:iCs w:val="0"/>
      <w:sz w:val="28"/>
      <w:szCs w:val="28"/>
      <w:u w:val="single"/>
      <w:lang w:val="de-DE" w:eastAsia="en-US"/>
    </w:rPr>
  </w:style>
  <w:style w:type="paragraph" w:customStyle="1" w:styleId="4">
    <w:name w:val="4"/>
    <w:basedOn w:val="Normal"/>
    <w:rsid w:val="002B1A78"/>
    <w:pPr>
      <w:spacing w:before="360" w:line="288" w:lineRule="auto"/>
      <w:contextualSpacing w:val="0"/>
    </w:pPr>
    <w:rPr>
      <w:rFonts w:ascii=".VnArial" w:eastAsia="Times New Roman" w:hAnsi=".VnArial"/>
      <w:b/>
      <w:sz w:val="20"/>
      <w:szCs w:val="20"/>
    </w:rPr>
  </w:style>
  <w:style w:type="paragraph" w:customStyle="1" w:styleId="Maintext">
    <w:name w:val="Main text"/>
    <w:basedOn w:val="Normal"/>
    <w:rsid w:val="002B1A78"/>
    <w:pPr>
      <w:keepNext/>
      <w:pageBreakBefore/>
      <w:spacing w:before="100" w:beforeAutospacing="1" w:after="100" w:afterAutospacing="1" w:line="240" w:lineRule="auto"/>
      <w:contextualSpacing w:val="0"/>
      <w:jc w:val="left"/>
    </w:pPr>
    <w:rPr>
      <w:rFonts w:eastAsia="Times New Roman"/>
      <w:sz w:val="24"/>
      <w:szCs w:val="20"/>
    </w:rPr>
  </w:style>
  <w:style w:type="paragraph" w:customStyle="1" w:styleId="CharCharCharCharCharCharCharCharCharChar">
    <w:name w:val="Char Char Char Char Char Char Char Char Char Char"/>
    <w:basedOn w:val="Normal"/>
    <w:semiHidden/>
    <w:rsid w:val="002B1A78"/>
    <w:pPr>
      <w:spacing w:before="0" w:after="160" w:line="240" w:lineRule="exact"/>
      <w:contextualSpacing w:val="0"/>
      <w:jc w:val="left"/>
    </w:pPr>
    <w:rPr>
      <w:rFonts w:eastAsia="Times New Roman"/>
    </w:rPr>
  </w:style>
  <w:style w:type="paragraph" w:customStyle="1" w:styleId="CharCharCharCharCharChar1CharCharCharCharCharCharCharCharCharChar">
    <w:name w:val="Char Char Char Char Char Char1 Char Char Char Char Char Char Char Char Char Char"/>
    <w:basedOn w:val="Normal"/>
    <w:semiHidden/>
    <w:rsid w:val="002B1A78"/>
    <w:pPr>
      <w:spacing w:before="0" w:after="160" w:line="240" w:lineRule="exact"/>
      <w:contextualSpacing w:val="0"/>
      <w:jc w:val="left"/>
    </w:pPr>
    <w:rPr>
      <w:rFonts w:eastAsia="Times New Roman"/>
    </w:rPr>
  </w:style>
  <w:style w:type="paragraph" w:customStyle="1" w:styleId="DeliverableBodyText">
    <w:name w:val="Deliverable Body Text"/>
    <w:basedOn w:val="Normal"/>
    <w:rsid w:val="002B1A78"/>
    <w:pPr>
      <w:numPr>
        <w:numId w:val="34"/>
      </w:numPr>
      <w:tabs>
        <w:tab w:val="clear" w:pos="2160"/>
      </w:tabs>
      <w:spacing w:before="0" w:line="240" w:lineRule="auto"/>
      <w:ind w:left="0" w:firstLine="0"/>
      <w:contextualSpacing w:val="0"/>
      <w:jc w:val="left"/>
    </w:pPr>
    <w:rPr>
      <w:rFonts w:eastAsia="Times New Roman"/>
      <w:sz w:val="20"/>
      <w:szCs w:val="24"/>
    </w:rPr>
  </w:style>
  <w:style w:type="paragraph" w:customStyle="1" w:styleId="Style60">
    <w:name w:val="Style 6"/>
    <w:basedOn w:val="Normal"/>
    <w:uiPriority w:val="99"/>
    <w:rsid w:val="002B1A78"/>
    <w:pPr>
      <w:widowControl w:val="0"/>
      <w:autoSpaceDE w:val="0"/>
      <w:autoSpaceDN w:val="0"/>
      <w:adjustRightInd w:val="0"/>
      <w:spacing w:before="0" w:line="240" w:lineRule="auto"/>
      <w:contextualSpacing w:val="0"/>
      <w:jc w:val="left"/>
    </w:pPr>
    <w:rPr>
      <w:rFonts w:eastAsia="Times New Roman"/>
      <w:sz w:val="20"/>
      <w:szCs w:val="20"/>
    </w:rPr>
  </w:style>
  <w:style w:type="paragraph" w:customStyle="1" w:styleId="Style9">
    <w:name w:val="Style 9"/>
    <w:basedOn w:val="Normal"/>
    <w:uiPriority w:val="99"/>
    <w:rsid w:val="002B1A78"/>
    <w:pPr>
      <w:widowControl w:val="0"/>
      <w:autoSpaceDE w:val="0"/>
      <w:autoSpaceDN w:val="0"/>
      <w:spacing w:before="108" w:line="288" w:lineRule="exact"/>
      <w:contextualSpacing w:val="0"/>
      <w:jc w:val="left"/>
    </w:pPr>
    <w:rPr>
      <w:rFonts w:eastAsia="Times New Roman"/>
      <w:sz w:val="24"/>
      <w:szCs w:val="24"/>
    </w:rPr>
  </w:style>
  <w:style w:type="character" w:customStyle="1" w:styleId="CharacterStyle6">
    <w:name w:val="Character Style 6"/>
    <w:uiPriority w:val="99"/>
    <w:rsid w:val="002B1A78"/>
    <w:rPr>
      <w:sz w:val="20"/>
      <w:szCs w:val="20"/>
    </w:rPr>
  </w:style>
  <w:style w:type="paragraph" w:customStyle="1" w:styleId="Style10">
    <w:name w:val="Style 1"/>
    <w:basedOn w:val="Normal"/>
    <w:uiPriority w:val="99"/>
    <w:rsid w:val="002B1A78"/>
    <w:pPr>
      <w:widowControl w:val="0"/>
      <w:autoSpaceDE w:val="0"/>
      <w:autoSpaceDN w:val="0"/>
      <w:spacing w:before="108" w:line="280" w:lineRule="auto"/>
      <w:ind w:left="648" w:right="216" w:hanging="360"/>
      <w:contextualSpacing w:val="0"/>
    </w:pPr>
    <w:rPr>
      <w:rFonts w:eastAsia="Times New Roman"/>
      <w:sz w:val="24"/>
      <w:szCs w:val="24"/>
    </w:rPr>
  </w:style>
  <w:style w:type="paragraph" w:customStyle="1" w:styleId="Style40">
    <w:name w:val="Style 4"/>
    <w:basedOn w:val="Normal"/>
    <w:uiPriority w:val="99"/>
    <w:rsid w:val="002B1A78"/>
    <w:pPr>
      <w:widowControl w:val="0"/>
      <w:autoSpaceDE w:val="0"/>
      <w:autoSpaceDN w:val="0"/>
      <w:spacing w:before="72" w:line="240" w:lineRule="auto"/>
      <w:ind w:left="1152"/>
      <w:contextualSpacing w:val="0"/>
      <w:jc w:val="left"/>
    </w:pPr>
    <w:rPr>
      <w:rFonts w:eastAsia="Times New Roman"/>
      <w:sz w:val="25"/>
      <w:szCs w:val="25"/>
    </w:rPr>
  </w:style>
  <w:style w:type="character" w:customStyle="1" w:styleId="CharacterStyle4">
    <w:name w:val="Character Style 4"/>
    <w:uiPriority w:val="99"/>
    <w:rsid w:val="002B1A78"/>
    <w:rPr>
      <w:sz w:val="25"/>
      <w:szCs w:val="25"/>
    </w:rPr>
  </w:style>
  <w:style w:type="paragraph" w:customStyle="1" w:styleId="PictureTitle0">
    <w:name w:val="Picture Title"/>
    <w:basedOn w:val="Bd-1BodyText1"/>
    <w:rsid w:val="002B1A78"/>
    <w:pPr>
      <w:spacing w:before="240" w:after="240"/>
      <w:jc w:val="center"/>
    </w:pPr>
    <w:rPr>
      <w:rFonts w:ascii="Times New Roman" w:hAnsi="Times New Roman"/>
      <w:b/>
      <w:sz w:val="26"/>
    </w:rPr>
  </w:style>
  <w:style w:type="paragraph" w:customStyle="1" w:styleId="Hinhve">
    <w:name w:val="Hinh ve"/>
    <w:basedOn w:val="Bd-1BodyText1"/>
    <w:rsid w:val="002B1A78"/>
    <w:pPr>
      <w:spacing w:before="240" w:after="240"/>
      <w:jc w:val="center"/>
    </w:pPr>
    <w:rPr>
      <w:color w:val="3B689F"/>
    </w:rPr>
  </w:style>
  <w:style w:type="character" w:customStyle="1" w:styleId="hps">
    <w:name w:val="hps"/>
    <w:rsid w:val="002B1A78"/>
  </w:style>
  <w:style w:type="paragraph" w:customStyle="1" w:styleId="TableTitle">
    <w:name w:val="Table Title"/>
    <w:basedOn w:val="TableText"/>
    <w:next w:val="TableText"/>
    <w:rsid w:val="002B1A78"/>
    <w:pPr>
      <w:keepLines w:val="0"/>
      <w:spacing w:before="60" w:after="60" w:line="240" w:lineRule="auto"/>
      <w:ind w:left="0"/>
      <w:contextualSpacing w:val="0"/>
    </w:pPr>
    <w:rPr>
      <w:rFonts w:eastAsia="Arial Unicode MS"/>
      <w:b/>
      <w:sz w:val="19"/>
      <w:szCs w:val="21"/>
      <w:lang w:val="en-US" w:eastAsia="ja-JP"/>
    </w:rPr>
  </w:style>
  <w:style w:type="character" w:customStyle="1" w:styleId="shorttext">
    <w:name w:val="short_text"/>
    <w:rsid w:val="002B1A78"/>
  </w:style>
  <w:style w:type="paragraph" w:customStyle="1" w:styleId="BodyText4">
    <w:name w:val="Body Text 4"/>
    <w:basedOn w:val="BodyText0"/>
    <w:rsid w:val="002B1A78"/>
    <w:pPr>
      <w:spacing w:before="0"/>
      <w:ind w:left="900"/>
      <w:contextualSpacing w:val="0"/>
      <w:jc w:val="left"/>
    </w:pPr>
    <w:rPr>
      <w:rFonts w:ascii="Arial" w:hAnsi="Arial" w:cs="Arial"/>
      <w:snapToGrid w:val="0"/>
      <w:sz w:val="20"/>
      <w:szCs w:val="20"/>
      <w:lang w:val="en-US" w:eastAsia="en-US"/>
    </w:rPr>
  </w:style>
  <w:style w:type="character" w:customStyle="1" w:styleId="plistbulleted1">
    <w:name w:val="plistbulleted1"/>
    <w:rsid w:val="002B1A78"/>
  </w:style>
  <w:style w:type="paragraph" w:customStyle="1" w:styleId="pbody1">
    <w:name w:val="pbody1"/>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captionbelow">
    <w:name w:val="pcaptionbelow"/>
    <w:basedOn w:val="Normal"/>
    <w:rsid w:val="002B1A78"/>
    <w:pPr>
      <w:spacing w:before="100" w:beforeAutospacing="1" w:after="100" w:afterAutospacing="1" w:line="240" w:lineRule="auto"/>
      <w:contextualSpacing w:val="0"/>
      <w:jc w:val="left"/>
    </w:pPr>
    <w:rPr>
      <w:rFonts w:eastAsia="Times New Roman"/>
      <w:sz w:val="24"/>
      <w:szCs w:val="24"/>
    </w:rPr>
  </w:style>
  <w:style w:type="character" w:customStyle="1" w:styleId="plistbulleted1compact">
    <w:name w:val="plistbulleted1compact"/>
    <w:rsid w:val="002B1A78"/>
  </w:style>
  <w:style w:type="character" w:customStyle="1" w:styleId="plistbulleted2compact">
    <w:name w:val="plistbulleted2compact"/>
    <w:rsid w:val="002B1A78"/>
  </w:style>
  <w:style w:type="character" w:customStyle="1" w:styleId="CaptionChar2">
    <w:name w:val="Caption Char2"/>
    <w:aliases w:val="Picture Char,Caption Char1 Char,Caption Char Char Char,Figure Caption Char Char Char,Caption Char Char1,Figure Caption Char Char1"/>
    <w:link w:val="Caption"/>
    <w:rsid w:val="002B1A78"/>
    <w:rPr>
      <w:rFonts w:ascii=".VnTime" w:eastAsia="Times New Roman" w:hAnsi=".VnTime"/>
      <w:b/>
      <w:snapToGrid w:val="0"/>
      <w:sz w:val="24"/>
    </w:rPr>
  </w:style>
  <w:style w:type="paragraph" w:customStyle="1" w:styleId="BodyIndentDeep5">
    <w:name w:val="Body Indent Deep 5"/>
    <w:basedOn w:val="Normal"/>
    <w:rsid w:val="002B1A78"/>
    <w:pPr>
      <w:numPr>
        <w:numId w:val="35"/>
      </w:numPr>
      <w:tabs>
        <w:tab w:val="clear" w:pos="1260"/>
      </w:tabs>
      <w:spacing w:before="0" w:line="240" w:lineRule="auto"/>
      <w:ind w:left="2160"/>
      <w:contextualSpacing w:val="0"/>
      <w:jc w:val="left"/>
    </w:pPr>
    <w:rPr>
      <w:rFonts w:eastAsia="Times New Roman" w:cs="Arial"/>
      <w:sz w:val="20"/>
      <w:szCs w:val="20"/>
    </w:rPr>
  </w:style>
  <w:style w:type="paragraph" w:customStyle="1" w:styleId="Bullet21">
    <w:name w:val="Bullet 2"/>
    <w:basedOn w:val="Normal"/>
    <w:rsid w:val="002B1A78"/>
    <w:pPr>
      <w:tabs>
        <w:tab w:val="num" w:pos="288"/>
      </w:tabs>
      <w:spacing w:before="0" w:line="240" w:lineRule="auto"/>
      <w:ind w:left="288" w:hanging="288"/>
      <w:contextualSpacing w:val="0"/>
      <w:jc w:val="left"/>
    </w:pPr>
    <w:rPr>
      <w:rFonts w:ascii="Helvetica" w:eastAsia="Times New Roman" w:hAnsi="Helvetica" w:cs="Helvetica"/>
      <w:snapToGrid w:val="0"/>
      <w:color w:val="000000"/>
      <w:sz w:val="20"/>
      <w:szCs w:val="20"/>
    </w:rPr>
  </w:style>
  <w:style w:type="paragraph" w:styleId="ListNumber2">
    <w:name w:val="List Number 2"/>
    <w:basedOn w:val="ListNumber"/>
    <w:rsid w:val="002B1A78"/>
    <w:pPr>
      <w:widowControl/>
      <w:numPr>
        <w:ilvl w:val="1"/>
        <w:numId w:val="36"/>
      </w:numPr>
      <w:adjustRightInd/>
      <w:spacing w:before="120" w:after="0" w:line="240" w:lineRule="auto"/>
      <w:jc w:val="left"/>
      <w:textAlignment w:val="auto"/>
    </w:pPr>
    <w:rPr>
      <w:rFonts w:eastAsia="Arial Unicode MS" w:cs="Times New Roman"/>
      <w:sz w:val="21"/>
      <w:szCs w:val="21"/>
      <w:lang w:eastAsia="ja-JP"/>
    </w:rPr>
  </w:style>
  <w:style w:type="paragraph" w:customStyle="1" w:styleId="Pa4">
    <w:name w:val="Pa4"/>
    <w:basedOn w:val="Default"/>
    <w:next w:val="Default"/>
    <w:uiPriority w:val="99"/>
    <w:rsid w:val="002B1A78"/>
    <w:pPr>
      <w:spacing w:line="221" w:lineRule="atLeast"/>
    </w:pPr>
    <w:rPr>
      <w:rFonts w:ascii="Adobe Garamond Pro" w:hAnsi="Adobe Garamond Pro"/>
      <w:color w:val="auto"/>
    </w:rPr>
  </w:style>
  <w:style w:type="character" w:customStyle="1" w:styleId="Bodytext13pt">
    <w:name w:val="Body text + 13 pt"/>
    <w:rsid w:val="002B1A78"/>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vi-VN"/>
    </w:rPr>
  </w:style>
  <w:style w:type="paragraph" w:customStyle="1" w:styleId="RFPQuestionBullet">
    <w:name w:val="RFP Question Bullet"/>
    <w:basedOn w:val="Normal"/>
    <w:rsid w:val="002B1A78"/>
    <w:pPr>
      <w:numPr>
        <w:numId w:val="37"/>
      </w:numPr>
      <w:spacing w:after="60" w:line="240" w:lineRule="auto"/>
      <w:contextualSpacing w:val="0"/>
      <w:jc w:val="left"/>
    </w:pPr>
    <w:rPr>
      <w:rFonts w:eastAsia="Times New Roman"/>
      <w:color w:val="6666FF"/>
      <w:sz w:val="21"/>
      <w:szCs w:val="21"/>
      <w:lang w:val="en-GB" w:eastAsia="en-GB"/>
    </w:rPr>
  </w:style>
  <w:style w:type="paragraph" w:customStyle="1" w:styleId="Style30">
    <w:name w:val="Style 3"/>
    <w:basedOn w:val="Normal"/>
    <w:uiPriority w:val="99"/>
    <w:rsid w:val="002B1A78"/>
    <w:pPr>
      <w:widowControl w:val="0"/>
      <w:autoSpaceDE w:val="0"/>
      <w:autoSpaceDN w:val="0"/>
      <w:adjustRightInd w:val="0"/>
      <w:spacing w:before="0" w:line="240" w:lineRule="auto"/>
      <w:contextualSpacing w:val="0"/>
      <w:jc w:val="left"/>
    </w:pPr>
    <w:rPr>
      <w:rFonts w:eastAsia="Times New Roman"/>
      <w:sz w:val="20"/>
      <w:szCs w:val="20"/>
    </w:rPr>
  </w:style>
  <w:style w:type="character" w:customStyle="1" w:styleId="CharacterStyle5">
    <w:name w:val="Character Style 5"/>
    <w:uiPriority w:val="99"/>
    <w:rsid w:val="002B1A78"/>
    <w:rPr>
      <w:sz w:val="20"/>
      <w:szCs w:val="20"/>
    </w:rPr>
  </w:style>
  <w:style w:type="paragraph" w:customStyle="1" w:styleId="ColumnHeadStiboGrayed">
    <w:name w:val="ColumnHead_Stibo_Grayed"/>
    <w:basedOn w:val="Normal"/>
    <w:rsid w:val="002B1A78"/>
    <w:pPr>
      <w:spacing w:before="0" w:line="240" w:lineRule="auto"/>
      <w:contextualSpacing w:val="0"/>
      <w:jc w:val="left"/>
    </w:pPr>
    <w:rPr>
      <w:rFonts w:ascii="Helvetica" w:eastAsia="Times New Roman" w:hAnsi="Helvetica"/>
      <w:b/>
      <w:color w:val="999999"/>
      <w:sz w:val="20"/>
      <w:szCs w:val="24"/>
    </w:rPr>
  </w:style>
  <w:style w:type="paragraph" w:customStyle="1" w:styleId="TableTextStiboGrayed">
    <w:name w:val="TableText_Stibo_Grayed"/>
    <w:basedOn w:val="Normal"/>
    <w:rsid w:val="002B1A78"/>
    <w:pPr>
      <w:spacing w:before="0" w:line="240" w:lineRule="auto"/>
      <w:contextualSpacing w:val="0"/>
      <w:jc w:val="left"/>
    </w:pPr>
    <w:rPr>
      <w:rFonts w:ascii="Helvetica" w:eastAsia="Times New Roman" w:hAnsi="Helvetica"/>
      <w:color w:val="999999"/>
      <w:szCs w:val="24"/>
    </w:rPr>
  </w:style>
  <w:style w:type="paragraph" w:customStyle="1" w:styleId="Callout">
    <w:name w:val="Callout"/>
    <w:basedOn w:val="BodyText0"/>
    <w:next w:val="BodyText0"/>
    <w:rsid w:val="002B1A78"/>
    <w:pPr>
      <w:spacing w:before="240" w:after="60"/>
      <w:contextualSpacing w:val="0"/>
      <w:jc w:val="left"/>
    </w:pPr>
    <w:rPr>
      <w:rFonts w:ascii="Arial Bold" w:eastAsia="Arial Unicode MS" w:hAnsi="Arial Bold"/>
      <w:b/>
      <w:i/>
      <w:color w:val="6666FF"/>
      <w:sz w:val="21"/>
      <w:szCs w:val="21"/>
      <w:lang w:val="en-US" w:eastAsia="ja-JP"/>
    </w:rPr>
  </w:style>
  <w:style w:type="paragraph" w:customStyle="1" w:styleId="TextStyle1StiboGrayed">
    <w:name w:val="TextStyle1_Stibo_Grayed"/>
    <w:basedOn w:val="Normal"/>
    <w:rsid w:val="002B1A78"/>
    <w:pPr>
      <w:spacing w:before="0" w:line="240" w:lineRule="auto"/>
      <w:contextualSpacing w:val="0"/>
      <w:jc w:val="left"/>
    </w:pPr>
    <w:rPr>
      <w:rFonts w:ascii="Helvetica" w:eastAsia="Times New Roman" w:hAnsi="Helvetica"/>
      <w:color w:val="999999"/>
      <w:sz w:val="20"/>
      <w:szCs w:val="24"/>
    </w:rPr>
  </w:style>
  <w:style w:type="paragraph" w:customStyle="1" w:styleId="body">
    <w:name w:val="body"/>
    <w:basedOn w:val="Normal"/>
    <w:link w:val="bodyChar"/>
    <w:rsid w:val="002B1A78"/>
    <w:pPr>
      <w:keepNext/>
      <w:keepLines/>
      <w:widowControl w:val="0"/>
      <w:adjustRightInd w:val="0"/>
      <w:spacing w:before="0" w:line="360" w:lineRule="atLeast"/>
      <w:contextualSpacing w:val="0"/>
      <w:textAlignment w:val="baseline"/>
    </w:pPr>
    <w:rPr>
      <w:rFonts w:ascii="Verdana" w:eastAsia="Times New Roman" w:hAnsi="Verdana"/>
      <w:szCs w:val="20"/>
      <w:lang w:eastAsia="ko-KR"/>
    </w:rPr>
  </w:style>
  <w:style w:type="character" w:customStyle="1" w:styleId="bodyChar">
    <w:name w:val="body Char"/>
    <w:link w:val="body"/>
    <w:locked/>
    <w:rsid w:val="002B1A78"/>
    <w:rPr>
      <w:rFonts w:ascii="Verdana" w:eastAsia="Times New Roman" w:hAnsi="Verdana"/>
      <w:sz w:val="22"/>
      <w:lang w:eastAsia="ko-KR"/>
    </w:rPr>
  </w:style>
  <w:style w:type="paragraph" w:customStyle="1" w:styleId="bullet31">
    <w:name w:val="bullet 3"/>
    <w:basedOn w:val="Bullet11"/>
    <w:link w:val="bullet3Char"/>
    <w:rsid w:val="002B1A78"/>
    <w:pPr>
      <w:numPr>
        <w:numId w:val="0"/>
      </w:numPr>
      <w:ind w:left="720" w:hanging="360"/>
    </w:pPr>
  </w:style>
  <w:style w:type="character" w:customStyle="1" w:styleId="bullet3Char">
    <w:name w:val="bullet 3 Char"/>
    <w:link w:val="bullet31"/>
    <w:locked/>
    <w:rsid w:val="002B1A78"/>
    <w:rPr>
      <w:rFonts w:ascii="Verdana" w:eastAsia="Times New Roman" w:hAnsi="Verdana"/>
      <w:sz w:val="22"/>
      <w:lang w:val="en-GB"/>
    </w:rPr>
  </w:style>
  <w:style w:type="paragraph" w:customStyle="1" w:styleId="Bullet10">
    <w:name w:val="Bullet 1"/>
    <w:basedOn w:val="Normal"/>
    <w:rsid w:val="002B1A78"/>
    <w:pPr>
      <w:numPr>
        <w:numId w:val="38"/>
      </w:numPr>
      <w:tabs>
        <w:tab w:val="clear" w:pos="360"/>
        <w:tab w:val="num" w:pos="180"/>
        <w:tab w:val="left" w:pos="7920"/>
      </w:tabs>
      <w:spacing w:before="80" w:line="240" w:lineRule="exact"/>
      <w:contextualSpacing w:val="0"/>
      <w:jc w:val="left"/>
    </w:pPr>
    <w:rPr>
      <w:rFonts w:eastAsia="Times New Roman"/>
      <w:sz w:val="20"/>
      <w:szCs w:val="20"/>
    </w:rPr>
  </w:style>
  <w:style w:type="paragraph" w:customStyle="1" w:styleId="Bodynoindent">
    <w:name w:val="Body_no indent"/>
    <w:basedOn w:val="Bullet10"/>
    <w:rsid w:val="002B1A78"/>
    <w:pPr>
      <w:numPr>
        <w:numId w:val="0"/>
      </w:numPr>
    </w:pPr>
  </w:style>
  <w:style w:type="character" w:customStyle="1" w:styleId="CharacterStyle1">
    <w:name w:val="Character Style 1"/>
    <w:uiPriority w:val="99"/>
    <w:rsid w:val="002B1A78"/>
    <w:rPr>
      <w:sz w:val="24"/>
      <w:szCs w:val="24"/>
    </w:rPr>
  </w:style>
  <w:style w:type="paragraph" w:customStyle="1" w:styleId="font5">
    <w:name w:val="font5"/>
    <w:basedOn w:val="Normal"/>
    <w:rsid w:val="002B1A78"/>
    <w:pPr>
      <w:spacing w:before="100" w:beforeAutospacing="1" w:after="100" w:afterAutospacing="1" w:line="240" w:lineRule="auto"/>
      <w:contextualSpacing w:val="0"/>
      <w:jc w:val="left"/>
    </w:pPr>
    <w:rPr>
      <w:rFonts w:eastAsia="Times New Roman" w:cs="Arial"/>
      <w:sz w:val="20"/>
      <w:szCs w:val="20"/>
      <w:lang w:val="vi-VN" w:eastAsia="vi-VN"/>
    </w:rPr>
  </w:style>
  <w:style w:type="paragraph" w:customStyle="1" w:styleId="font6">
    <w:name w:val="font6"/>
    <w:basedOn w:val="Normal"/>
    <w:rsid w:val="002B1A78"/>
    <w:pPr>
      <w:spacing w:before="100" w:beforeAutospacing="1" w:after="100" w:afterAutospacing="1" w:line="240" w:lineRule="auto"/>
      <w:contextualSpacing w:val="0"/>
      <w:jc w:val="left"/>
    </w:pPr>
    <w:rPr>
      <w:rFonts w:eastAsia="Times New Roman" w:cs="Arial"/>
      <w:b/>
      <w:bCs/>
      <w:color w:val="000000"/>
      <w:sz w:val="20"/>
      <w:szCs w:val="20"/>
      <w:lang w:val="vi-VN" w:eastAsia="vi-VN"/>
    </w:rPr>
  </w:style>
  <w:style w:type="paragraph" w:customStyle="1" w:styleId="font7">
    <w:name w:val="font7"/>
    <w:basedOn w:val="Normal"/>
    <w:rsid w:val="002B1A78"/>
    <w:pPr>
      <w:spacing w:before="100" w:beforeAutospacing="1" w:after="100" w:afterAutospacing="1" w:line="240" w:lineRule="auto"/>
      <w:contextualSpacing w:val="0"/>
      <w:jc w:val="left"/>
    </w:pPr>
    <w:rPr>
      <w:rFonts w:eastAsia="Times New Roman" w:cs="Arial"/>
      <w:color w:val="000000"/>
      <w:sz w:val="20"/>
      <w:szCs w:val="20"/>
      <w:lang w:val="vi-VN" w:eastAsia="vi-VN"/>
    </w:rPr>
  </w:style>
  <w:style w:type="paragraph" w:customStyle="1" w:styleId="font8">
    <w:name w:val="font8"/>
    <w:basedOn w:val="Normal"/>
    <w:rsid w:val="002B1A78"/>
    <w:pPr>
      <w:spacing w:before="100" w:beforeAutospacing="1" w:after="100" w:afterAutospacing="1" w:line="240" w:lineRule="auto"/>
      <w:contextualSpacing w:val="0"/>
      <w:jc w:val="left"/>
    </w:pPr>
    <w:rPr>
      <w:rFonts w:eastAsia="Times New Roman" w:cs="Arial"/>
      <w:b/>
      <w:bCs/>
      <w:sz w:val="20"/>
      <w:szCs w:val="20"/>
      <w:lang w:val="vi-VN" w:eastAsia="vi-VN"/>
    </w:rPr>
  </w:style>
  <w:style w:type="paragraph" w:customStyle="1" w:styleId="xl114">
    <w:name w:val="xl114"/>
    <w:basedOn w:val="Normal"/>
    <w:rsid w:val="002B1A78"/>
    <w:pPr>
      <w:spacing w:before="100" w:beforeAutospacing="1" w:after="100" w:afterAutospacing="1" w:line="240" w:lineRule="auto"/>
      <w:contextualSpacing w:val="0"/>
      <w:jc w:val="left"/>
    </w:pPr>
    <w:rPr>
      <w:rFonts w:eastAsia="Times New Roman" w:cs="Arial"/>
      <w:sz w:val="24"/>
      <w:szCs w:val="24"/>
      <w:lang w:val="vi-VN" w:eastAsia="vi-VN"/>
    </w:rPr>
  </w:style>
  <w:style w:type="paragraph" w:customStyle="1" w:styleId="xl115">
    <w:name w:val="xl115"/>
    <w:basedOn w:val="Normal"/>
    <w:rsid w:val="002B1A78"/>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contextualSpacing w:val="0"/>
      <w:jc w:val="left"/>
    </w:pPr>
    <w:rPr>
      <w:rFonts w:eastAsia="Times New Roman" w:cs="Arial"/>
      <w:sz w:val="20"/>
      <w:szCs w:val="20"/>
      <w:lang w:val="vi-VN" w:eastAsia="vi-VN"/>
    </w:rPr>
  </w:style>
  <w:style w:type="paragraph" w:customStyle="1" w:styleId="xl116">
    <w:name w:val="xl116"/>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17">
    <w:name w:val="xl117"/>
    <w:basedOn w:val="Normal"/>
    <w:rsid w:val="002B1A78"/>
    <w:pPr>
      <w:pBdr>
        <w:top w:val="single" w:sz="4" w:space="0" w:color="auto"/>
        <w:left w:val="single" w:sz="4" w:space="0" w:color="auto"/>
        <w:bottom w:val="single" w:sz="4" w:space="0" w:color="auto"/>
        <w:right w:val="single" w:sz="4" w:space="0" w:color="auto"/>
      </w:pBdr>
      <w:shd w:val="clear" w:color="000000" w:fill="D99795"/>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18">
    <w:name w:val="xl118"/>
    <w:basedOn w:val="Normal"/>
    <w:rsid w:val="002B1A78"/>
    <w:pPr>
      <w:pBdr>
        <w:top w:val="single" w:sz="4" w:space="0" w:color="auto"/>
        <w:left w:val="single" w:sz="4" w:space="0" w:color="auto"/>
        <w:right w:val="single" w:sz="4" w:space="0" w:color="auto"/>
      </w:pBdr>
      <w:spacing w:before="100" w:beforeAutospacing="1" w:after="100" w:afterAutospacing="1" w:line="240" w:lineRule="auto"/>
      <w:contextualSpacing w:val="0"/>
      <w:jc w:val="left"/>
      <w:textAlignment w:val="top"/>
    </w:pPr>
    <w:rPr>
      <w:rFonts w:eastAsia="Times New Roman"/>
      <w:b/>
      <w:bCs/>
      <w:sz w:val="24"/>
      <w:szCs w:val="24"/>
      <w:lang w:val="vi-VN" w:eastAsia="vi-VN"/>
    </w:rPr>
  </w:style>
  <w:style w:type="paragraph" w:customStyle="1" w:styleId="xl119">
    <w:name w:val="xl119"/>
    <w:basedOn w:val="Normal"/>
    <w:rsid w:val="002B1A78"/>
    <w:pPr>
      <w:pBdr>
        <w:left w:val="single" w:sz="4" w:space="0" w:color="auto"/>
        <w:bottom w:val="single" w:sz="4" w:space="0" w:color="auto"/>
        <w:right w:val="single" w:sz="4" w:space="0" w:color="auto"/>
      </w:pBdr>
      <w:spacing w:before="100" w:beforeAutospacing="1" w:after="100" w:afterAutospacing="1" w:line="240" w:lineRule="auto"/>
      <w:contextualSpacing w:val="0"/>
      <w:jc w:val="left"/>
      <w:textAlignment w:val="top"/>
    </w:pPr>
    <w:rPr>
      <w:rFonts w:eastAsia="Times New Roman"/>
      <w:b/>
      <w:bCs/>
      <w:sz w:val="24"/>
      <w:szCs w:val="24"/>
      <w:lang w:val="vi-VN" w:eastAsia="vi-VN"/>
    </w:rPr>
  </w:style>
  <w:style w:type="paragraph" w:customStyle="1" w:styleId="xl120">
    <w:name w:val="xl120"/>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21">
    <w:name w:val="xl121"/>
    <w:basedOn w:val="Normal"/>
    <w:rsid w:val="002B1A78"/>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22">
    <w:name w:val="xl122"/>
    <w:basedOn w:val="Normal"/>
    <w:rsid w:val="002B1A78"/>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23">
    <w:name w:val="xl123"/>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sz w:val="20"/>
      <w:szCs w:val="20"/>
      <w:lang w:val="vi-VN" w:eastAsia="vi-VN"/>
    </w:rPr>
  </w:style>
  <w:style w:type="paragraph" w:customStyle="1" w:styleId="xl124">
    <w:name w:val="xl124"/>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sz w:val="20"/>
      <w:szCs w:val="20"/>
      <w:lang w:val="vi-VN" w:eastAsia="vi-VN"/>
    </w:rPr>
  </w:style>
  <w:style w:type="paragraph" w:customStyle="1" w:styleId="xl125">
    <w:name w:val="xl125"/>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color w:val="FF0000"/>
      <w:sz w:val="20"/>
      <w:szCs w:val="20"/>
      <w:lang w:val="vi-VN" w:eastAsia="vi-VN"/>
    </w:rPr>
  </w:style>
  <w:style w:type="paragraph" w:customStyle="1" w:styleId="xl126">
    <w:name w:val="xl126"/>
    <w:basedOn w:val="Normal"/>
    <w:rsid w:val="002B1A78"/>
    <w:pPr>
      <w:spacing w:before="100" w:beforeAutospacing="1" w:after="100" w:afterAutospacing="1" w:line="240" w:lineRule="auto"/>
      <w:contextualSpacing w:val="0"/>
      <w:jc w:val="center"/>
    </w:pPr>
    <w:rPr>
      <w:rFonts w:eastAsia="Times New Roman"/>
      <w:sz w:val="24"/>
      <w:szCs w:val="24"/>
      <w:lang w:val="vi-VN" w:eastAsia="vi-VN"/>
    </w:rPr>
  </w:style>
  <w:style w:type="paragraph" w:customStyle="1" w:styleId="xl127">
    <w:name w:val="xl127"/>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i/>
      <w:iCs/>
      <w:sz w:val="20"/>
      <w:szCs w:val="20"/>
      <w:lang w:val="vi-VN" w:eastAsia="vi-VN"/>
    </w:rPr>
  </w:style>
  <w:style w:type="paragraph" w:customStyle="1" w:styleId="xl128">
    <w:name w:val="xl128"/>
    <w:basedOn w:val="Normal"/>
    <w:rsid w:val="002B1A7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29">
    <w:name w:val="xl129"/>
    <w:basedOn w:val="Normal"/>
    <w:rsid w:val="002B1A78"/>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30">
    <w:name w:val="xl130"/>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sz w:val="20"/>
      <w:szCs w:val="20"/>
      <w:lang w:val="vi-VN" w:eastAsia="vi-VN"/>
    </w:rPr>
  </w:style>
  <w:style w:type="paragraph" w:customStyle="1" w:styleId="xl131">
    <w:name w:val="xl131"/>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sz w:val="20"/>
      <w:szCs w:val="20"/>
      <w:lang w:val="vi-VN" w:eastAsia="vi-VN"/>
    </w:rPr>
  </w:style>
  <w:style w:type="paragraph" w:customStyle="1" w:styleId="xl132">
    <w:name w:val="xl132"/>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sz w:val="20"/>
      <w:szCs w:val="20"/>
      <w:lang w:val="vi-VN" w:eastAsia="vi-VN"/>
    </w:rPr>
  </w:style>
  <w:style w:type="paragraph" w:customStyle="1" w:styleId="xl133">
    <w:name w:val="xl133"/>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pPr>
    <w:rPr>
      <w:rFonts w:eastAsia="Times New Roman" w:cs="Arial"/>
      <w:sz w:val="20"/>
      <w:szCs w:val="20"/>
      <w:lang w:val="vi-VN" w:eastAsia="vi-VN"/>
    </w:rPr>
  </w:style>
  <w:style w:type="paragraph" w:customStyle="1" w:styleId="xl134">
    <w:name w:val="xl134"/>
    <w:basedOn w:val="Normal"/>
    <w:rsid w:val="002B1A78"/>
    <w:pPr>
      <w:pBdr>
        <w:top w:val="single" w:sz="4" w:space="0" w:color="auto"/>
        <w:left w:val="single" w:sz="4" w:space="0" w:color="auto"/>
        <w:bottom w:val="single" w:sz="4" w:space="0" w:color="auto"/>
        <w:right w:val="single" w:sz="4" w:space="0" w:color="auto"/>
      </w:pBdr>
      <w:shd w:val="clear" w:color="000000" w:fill="D99795"/>
      <w:spacing w:before="100" w:beforeAutospacing="1" w:after="100" w:afterAutospacing="1" w:line="240" w:lineRule="auto"/>
      <w:contextualSpacing w:val="0"/>
      <w:jc w:val="center"/>
    </w:pPr>
    <w:rPr>
      <w:rFonts w:eastAsia="Times New Roman"/>
      <w:b/>
      <w:bCs/>
      <w:sz w:val="20"/>
      <w:szCs w:val="20"/>
      <w:lang w:val="vi-VN" w:eastAsia="vi-VN"/>
    </w:rPr>
  </w:style>
  <w:style w:type="paragraph" w:customStyle="1" w:styleId="xl135">
    <w:name w:val="xl135"/>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36">
    <w:name w:val="xl136"/>
    <w:basedOn w:val="Normal"/>
    <w:rsid w:val="002B1A78"/>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37">
    <w:name w:val="xl137"/>
    <w:basedOn w:val="Normal"/>
    <w:rsid w:val="002B1A78"/>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38">
    <w:name w:val="xl138"/>
    <w:basedOn w:val="Normal"/>
    <w:rsid w:val="002B1A78"/>
    <w:pPr>
      <w:pBdr>
        <w:top w:val="single" w:sz="4" w:space="0" w:color="auto"/>
        <w:left w:val="single" w:sz="4" w:space="0" w:color="auto"/>
        <w:bottom w:val="single" w:sz="4" w:space="0" w:color="auto"/>
        <w:right w:val="single" w:sz="4" w:space="0" w:color="auto"/>
      </w:pBdr>
      <w:shd w:val="clear" w:color="000000" w:fill="D99795"/>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39">
    <w:name w:val="xl139"/>
    <w:basedOn w:val="Normal"/>
    <w:rsid w:val="002B1A7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contextualSpacing w:val="0"/>
      <w:jc w:val="left"/>
    </w:pPr>
    <w:rPr>
      <w:rFonts w:eastAsia="Times New Roman"/>
      <w:b/>
      <w:bCs/>
      <w:sz w:val="20"/>
      <w:szCs w:val="20"/>
      <w:lang w:val="vi-VN" w:eastAsia="vi-VN"/>
    </w:rPr>
  </w:style>
  <w:style w:type="paragraph" w:customStyle="1" w:styleId="xl140">
    <w:name w:val="xl140"/>
    <w:basedOn w:val="Normal"/>
    <w:rsid w:val="002B1A78"/>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left"/>
    </w:pPr>
    <w:rPr>
      <w:rFonts w:eastAsia="Times New Roman" w:cs="Arial"/>
      <w:sz w:val="20"/>
      <w:szCs w:val="20"/>
      <w:lang w:val="vi-VN" w:eastAsia="vi-VN"/>
    </w:rPr>
  </w:style>
  <w:style w:type="paragraph" w:customStyle="1" w:styleId="xl141">
    <w:name w:val="xl141"/>
    <w:basedOn w:val="Normal"/>
    <w:rsid w:val="002B1A78"/>
    <w:pPr>
      <w:spacing w:before="100" w:beforeAutospacing="1" w:after="100" w:afterAutospacing="1" w:line="240" w:lineRule="auto"/>
      <w:contextualSpacing w:val="0"/>
      <w:jc w:val="left"/>
    </w:pPr>
    <w:rPr>
      <w:rFonts w:eastAsia="Times New Roman"/>
      <w:b/>
      <w:bCs/>
      <w:sz w:val="24"/>
      <w:szCs w:val="24"/>
      <w:lang w:val="vi-VN" w:eastAsia="vi-VN"/>
    </w:rPr>
  </w:style>
  <w:style w:type="paragraph" w:customStyle="1" w:styleId="font9">
    <w:name w:val="font9"/>
    <w:basedOn w:val="Normal"/>
    <w:rsid w:val="002B1A78"/>
    <w:pPr>
      <w:spacing w:before="100" w:beforeAutospacing="1" w:after="100" w:afterAutospacing="1" w:line="240" w:lineRule="auto"/>
      <w:contextualSpacing w:val="0"/>
      <w:jc w:val="left"/>
    </w:pPr>
    <w:rPr>
      <w:rFonts w:eastAsia="Times New Roman" w:cs="Arial"/>
      <w:b/>
      <w:bCs/>
      <w:sz w:val="20"/>
      <w:szCs w:val="20"/>
      <w:lang w:val="vi-VN" w:eastAsia="vi-VN"/>
    </w:rPr>
  </w:style>
  <w:style w:type="paragraph" w:customStyle="1" w:styleId="TableParagraph0">
    <w:name w:val="Table Paragraph"/>
    <w:basedOn w:val="Normal"/>
    <w:uiPriority w:val="1"/>
    <w:rsid w:val="002B1A78"/>
    <w:pPr>
      <w:widowControl w:val="0"/>
      <w:spacing w:before="0" w:line="240" w:lineRule="auto"/>
      <w:contextualSpacing w:val="0"/>
      <w:jc w:val="left"/>
    </w:pPr>
    <w:rPr>
      <w:rFonts w:ascii="Calibri" w:hAnsi="Calibri"/>
    </w:rPr>
  </w:style>
  <w:style w:type="paragraph" w:customStyle="1" w:styleId="pchartheadcmt">
    <w:name w:val="pchart_head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chartsubheadcmt">
    <w:name w:val="pchart_subhead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chartbodycmt">
    <w:name w:val="pchart_bodycmt"/>
    <w:basedOn w:val="Normal"/>
    <w:rsid w:val="002B1A78"/>
    <w:pPr>
      <w:spacing w:before="100" w:beforeAutospacing="1" w:after="100" w:afterAutospacing="1" w:line="240" w:lineRule="auto"/>
      <w:contextualSpacing w:val="0"/>
      <w:jc w:val="left"/>
    </w:pPr>
    <w:rPr>
      <w:rFonts w:eastAsia="Times New Roman"/>
      <w:sz w:val="24"/>
      <w:szCs w:val="24"/>
    </w:rPr>
  </w:style>
  <w:style w:type="character" w:customStyle="1" w:styleId="xrefglossterm">
    <w:name w:val="xrefglossterm"/>
    <w:rsid w:val="002B1A78"/>
  </w:style>
  <w:style w:type="paragraph" w:customStyle="1" w:styleId="B2">
    <w:name w:val="B2"/>
    <w:basedOn w:val="Normal"/>
    <w:uiPriority w:val="99"/>
    <w:rsid w:val="002B1A78"/>
    <w:pPr>
      <w:spacing w:before="0" w:line="360" w:lineRule="auto"/>
      <w:contextualSpacing w:val="0"/>
    </w:pPr>
    <w:rPr>
      <w:rFonts w:eastAsia="Batang"/>
      <w:szCs w:val="26"/>
      <w:lang w:val="nl-NL" w:eastAsia="ja-JP"/>
    </w:rPr>
  </w:style>
  <w:style w:type="paragraph" w:customStyle="1" w:styleId="B3">
    <w:name w:val="B3"/>
    <w:basedOn w:val="Normal"/>
    <w:uiPriority w:val="99"/>
    <w:rsid w:val="002B1A78"/>
    <w:pPr>
      <w:numPr>
        <w:numId w:val="40"/>
      </w:numPr>
      <w:spacing w:before="0" w:line="360" w:lineRule="auto"/>
      <w:contextualSpacing w:val="0"/>
      <w:jc w:val="left"/>
    </w:pPr>
    <w:rPr>
      <w:rFonts w:eastAsia="Times New Roman"/>
      <w:szCs w:val="24"/>
    </w:rPr>
  </w:style>
  <w:style w:type="paragraph" w:customStyle="1" w:styleId="Normal-1st-line">
    <w:name w:val="Normal-1st-line"/>
    <w:basedOn w:val="Normal"/>
    <w:link w:val="Normal-1st-lineChar"/>
    <w:uiPriority w:val="99"/>
    <w:rsid w:val="002B1A78"/>
    <w:pPr>
      <w:spacing w:before="0" w:line="360" w:lineRule="auto"/>
      <w:ind w:firstLine="360"/>
      <w:contextualSpacing w:val="0"/>
    </w:pPr>
    <w:rPr>
      <w:rFonts w:eastAsia="Times New Roman"/>
      <w:szCs w:val="24"/>
    </w:rPr>
  </w:style>
  <w:style w:type="paragraph" w:customStyle="1" w:styleId="B4">
    <w:name w:val="B4"/>
    <w:basedOn w:val="Normal"/>
    <w:uiPriority w:val="99"/>
    <w:rsid w:val="002B1A78"/>
    <w:pPr>
      <w:numPr>
        <w:numId w:val="39"/>
      </w:numPr>
      <w:spacing w:before="0" w:line="360" w:lineRule="auto"/>
      <w:ind w:left="1440"/>
      <w:contextualSpacing w:val="0"/>
      <w:jc w:val="left"/>
    </w:pPr>
    <w:rPr>
      <w:rFonts w:eastAsia="Times New Roman"/>
      <w:szCs w:val="24"/>
    </w:rPr>
  </w:style>
  <w:style w:type="character" w:customStyle="1" w:styleId="Normal-1st-lineChar">
    <w:name w:val="Normal-1st-line Char"/>
    <w:link w:val="Normal-1st-line"/>
    <w:uiPriority w:val="99"/>
    <w:locked/>
    <w:rsid w:val="002B1A78"/>
    <w:rPr>
      <w:rFonts w:eastAsia="Times New Roman"/>
      <w:sz w:val="26"/>
      <w:szCs w:val="24"/>
    </w:rPr>
  </w:style>
  <w:style w:type="paragraph" w:customStyle="1" w:styleId="pbulletcmt">
    <w:name w:val="pbulletcmt"/>
    <w:basedOn w:val="Normal"/>
    <w:rsid w:val="002B1A78"/>
    <w:pPr>
      <w:spacing w:before="100" w:beforeAutospacing="1" w:after="100" w:afterAutospacing="1" w:line="240" w:lineRule="auto"/>
      <w:contextualSpacing w:val="0"/>
      <w:jc w:val="left"/>
    </w:pPr>
    <w:rPr>
      <w:rFonts w:eastAsia="Times New Roman"/>
      <w:sz w:val="24"/>
      <w:szCs w:val="24"/>
    </w:rPr>
  </w:style>
  <w:style w:type="character" w:customStyle="1" w:styleId="ccmtdefault">
    <w:name w:val="ccmtdefault"/>
    <w:rsid w:val="002B1A78"/>
  </w:style>
  <w:style w:type="paragraph" w:customStyle="1" w:styleId="psubhead2cmt">
    <w:name w:val="psubhead2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subhead1cmt">
    <w:name w:val="psubhead1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introcmt">
    <w:name w:val="pintro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expanded-spacing">
    <w:name w:val="expanded-spacing"/>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tablecaptioncmt">
    <w:name w:val="ptablecaptioncmt"/>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point12">
    <w:name w:val="point12"/>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SymcFigure">
    <w:name w:val="+SymcFigure"/>
    <w:basedOn w:val="Normal"/>
    <w:rsid w:val="002B1A78"/>
    <w:pPr>
      <w:widowControl w:val="0"/>
      <w:tabs>
        <w:tab w:val="center" w:pos="4680"/>
      </w:tabs>
      <w:spacing w:before="0" w:after="200" w:line="240" w:lineRule="auto"/>
      <w:jc w:val="left"/>
    </w:pPr>
    <w:rPr>
      <w:rFonts w:eastAsia="Times New Roman"/>
      <w:b/>
      <w:bCs/>
      <w:sz w:val="18"/>
      <w:szCs w:val="18"/>
    </w:rPr>
  </w:style>
  <w:style w:type="paragraph" w:customStyle="1" w:styleId="B1">
    <w:name w:val="B1"/>
    <w:basedOn w:val="Normal"/>
    <w:uiPriority w:val="99"/>
    <w:rsid w:val="002B1A78"/>
    <w:pPr>
      <w:numPr>
        <w:numId w:val="41"/>
      </w:numPr>
      <w:spacing w:before="0" w:line="360" w:lineRule="auto"/>
      <w:ind w:left="360"/>
      <w:contextualSpacing w:val="0"/>
      <w:jc w:val="left"/>
    </w:pPr>
    <w:rPr>
      <w:rFonts w:eastAsia="Times New Roman"/>
      <w:szCs w:val="24"/>
    </w:rPr>
  </w:style>
  <w:style w:type="paragraph" w:customStyle="1" w:styleId="Hinh1">
    <w:name w:val="Hinh1"/>
    <w:basedOn w:val="Normal"/>
    <w:next w:val="Normal-1st-line"/>
    <w:uiPriority w:val="99"/>
    <w:rsid w:val="002B1A78"/>
    <w:pPr>
      <w:keepNext/>
      <w:numPr>
        <w:numId w:val="42"/>
      </w:numPr>
      <w:tabs>
        <w:tab w:val="left" w:pos="1440"/>
      </w:tabs>
      <w:spacing w:line="360" w:lineRule="auto"/>
      <w:contextualSpacing w:val="0"/>
      <w:jc w:val="center"/>
    </w:pPr>
    <w:rPr>
      <w:rFonts w:eastAsia="Times New Roman"/>
      <w:bCs/>
      <w:i/>
      <w:color w:val="0000FF"/>
      <w:szCs w:val="24"/>
    </w:rPr>
  </w:style>
  <w:style w:type="paragraph" w:customStyle="1" w:styleId="SymcTableBody">
    <w:name w:val="+SymcTableBody"/>
    <w:basedOn w:val="Normal"/>
    <w:rsid w:val="002B1A78"/>
    <w:pPr>
      <w:spacing w:before="40" w:after="40" w:line="240" w:lineRule="auto"/>
      <w:contextualSpacing w:val="0"/>
      <w:jc w:val="left"/>
    </w:pPr>
    <w:rPr>
      <w:rFonts w:eastAsia="Times New Roman" w:cs="Arial"/>
      <w:sz w:val="20"/>
      <w:szCs w:val="20"/>
    </w:rPr>
  </w:style>
  <w:style w:type="paragraph" w:customStyle="1" w:styleId="SymcTableBodyBullet">
    <w:name w:val="+SymcTableBodyBullet"/>
    <w:basedOn w:val="SymcTableBody"/>
    <w:rsid w:val="002B1A78"/>
    <w:pPr>
      <w:numPr>
        <w:numId w:val="43"/>
      </w:numPr>
      <w:spacing w:before="0" w:after="0"/>
    </w:pPr>
  </w:style>
  <w:style w:type="paragraph" w:customStyle="1" w:styleId="SymcTableBodyBullet2">
    <w:name w:val="+SymcTableBodyBullet2"/>
    <w:basedOn w:val="SymcTableBodyBullet"/>
    <w:rsid w:val="002B1A78"/>
    <w:pPr>
      <w:numPr>
        <w:numId w:val="44"/>
      </w:numPr>
    </w:pPr>
    <w:rPr>
      <w:bCs/>
    </w:rPr>
  </w:style>
  <w:style w:type="paragraph" w:customStyle="1" w:styleId="SymcTableHeader">
    <w:name w:val="+SymcTableHeader"/>
    <w:basedOn w:val="SymcTableBody"/>
    <w:next w:val="SymcTableBody"/>
    <w:rsid w:val="002B1A78"/>
    <w:pPr>
      <w:keepNext/>
      <w:overflowPunct w:val="0"/>
      <w:autoSpaceDE w:val="0"/>
      <w:autoSpaceDN w:val="0"/>
      <w:adjustRightInd w:val="0"/>
      <w:spacing w:before="80" w:after="80"/>
      <w:jc w:val="center"/>
      <w:textAlignment w:val="baseline"/>
    </w:pPr>
    <w:rPr>
      <w:b/>
      <w:bCs/>
    </w:rPr>
  </w:style>
  <w:style w:type="paragraph" w:customStyle="1" w:styleId="SymcHead3-Appendix">
    <w:name w:val="+SymcHead3-Appendix"/>
    <w:basedOn w:val="Normal"/>
    <w:next w:val="Normal"/>
    <w:link w:val="SymcHead3-AppendixChar"/>
    <w:rsid w:val="002B1A78"/>
    <w:pPr>
      <w:keepNext/>
      <w:keepLines/>
      <w:spacing w:before="0" w:after="120" w:line="240" w:lineRule="auto"/>
      <w:contextualSpacing w:val="0"/>
      <w:jc w:val="left"/>
    </w:pPr>
    <w:rPr>
      <w:rFonts w:eastAsia="Times New Roman"/>
      <w:b/>
      <w:szCs w:val="20"/>
    </w:rPr>
  </w:style>
  <w:style w:type="paragraph" w:customStyle="1" w:styleId="SymcParaSingle">
    <w:name w:val="+SymcParaSingle"/>
    <w:basedOn w:val="Normal"/>
    <w:link w:val="SymcParaSingleChar"/>
    <w:rsid w:val="002B1A78"/>
    <w:pPr>
      <w:overflowPunct w:val="0"/>
      <w:autoSpaceDE w:val="0"/>
      <w:autoSpaceDN w:val="0"/>
      <w:adjustRightInd w:val="0"/>
      <w:spacing w:before="0" w:line="240" w:lineRule="auto"/>
      <w:contextualSpacing w:val="0"/>
      <w:jc w:val="left"/>
      <w:textAlignment w:val="baseline"/>
    </w:pPr>
    <w:rPr>
      <w:rFonts w:eastAsia="Times New Roman" w:cs="Arial"/>
      <w:sz w:val="20"/>
      <w:szCs w:val="20"/>
    </w:rPr>
  </w:style>
  <w:style w:type="character" w:customStyle="1" w:styleId="SymcParaSingleChar">
    <w:name w:val="+SymcParaSingle Char"/>
    <w:link w:val="SymcParaSingle"/>
    <w:locked/>
    <w:rsid w:val="002B1A78"/>
    <w:rPr>
      <w:rFonts w:ascii="Arial" w:eastAsia="Times New Roman" w:hAnsi="Arial" w:cs="Arial"/>
    </w:rPr>
  </w:style>
  <w:style w:type="character" w:customStyle="1" w:styleId="SymcHead3-AppendixChar">
    <w:name w:val="+SymcHead3-Appendix Char"/>
    <w:link w:val="SymcHead3-Appendix"/>
    <w:locked/>
    <w:rsid w:val="002B1A78"/>
    <w:rPr>
      <w:rFonts w:ascii="Arial" w:eastAsia="Times New Roman" w:hAnsi="Arial"/>
      <w:b/>
      <w:sz w:val="22"/>
    </w:rPr>
  </w:style>
  <w:style w:type="paragraph" w:customStyle="1" w:styleId="BTCNormal">
    <w:name w:val="BTC_Normal"/>
    <w:basedOn w:val="Normal"/>
    <w:link w:val="BTCNormalChar"/>
    <w:autoRedefine/>
    <w:rsid w:val="002B1A78"/>
    <w:pPr>
      <w:spacing w:after="60" w:line="264" w:lineRule="auto"/>
      <w:contextualSpacing w:val="0"/>
    </w:pPr>
    <w:rPr>
      <w:b/>
      <w:bCs/>
      <w:i/>
      <w:iCs/>
      <w:color w:val="000000"/>
      <w:szCs w:val="26"/>
    </w:rPr>
  </w:style>
  <w:style w:type="character" w:customStyle="1" w:styleId="BTCNormalChar">
    <w:name w:val="BTC_Normal Char"/>
    <w:link w:val="BTCNormal"/>
    <w:rsid w:val="002B1A78"/>
    <w:rPr>
      <w:b/>
      <w:bCs/>
      <w:i/>
      <w:iCs/>
      <w:color w:val="000000"/>
      <w:sz w:val="26"/>
      <w:szCs w:val="26"/>
    </w:rPr>
  </w:style>
  <w:style w:type="paragraph" w:customStyle="1" w:styleId="SymcPara">
    <w:name w:val="+SymcPara"/>
    <w:link w:val="SymcParaChar"/>
    <w:rsid w:val="002B1A78"/>
    <w:pPr>
      <w:overflowPunct w:val="0"/>
      <w:autoSpaceDE w:val="0"/>
      <w:autoSpaceDN w:val="0"/>
      <w:adjustRightInd w:val="0"/>
      <w:spacing w:after="200"/>
      <w:textAlignment w:val="baseline"/>
    </w:pPr>
    <w:rPr>
      <w:rFonts w:ascii="Arial" w:eastAsia="Times New Roman" w:hAnsi="Arial" w:cs="Arial"/>
    </w:rPr>
  </w:style>
  <w:style w:type="character" w:customStyle="1" w:styleId="SymcParaChar">
    <w:name w:val="+SymcPara Char"/>
    <w:link w:val="SymcPara"/>
    <w:locked/>
    <w:rsid w:val="002B1A78"/>
    <w:rPr>
      <w:rFonts w:ascii="Arial" w:eastAsia="Times New Roman" w:hAnsi="Arial" w:cs="Arial"/>
    </w:rPr>
  </w:style>
  <w:style w:type="character" w:customStyle="1" w:styleId="figure-title">
    <w:name w:val="figure-title"/>
    <w:rsid w:val="002B1A78"/>
  </w:style>
  <w:style w:type="paragraph" w:customStyle="1" w:styleId="Title1">
    <w:name w:val="Title1"/>
    <w:basedOn w:val="Normal"/>
    <w:rsid w:val="002B1A78"/>
    <w:pPr>
      <w:spacing w:before="100" w:beforeAutospacing="1" w:after="100" w:afterAutospacing="1" w:line="240" w:lineRule="auto"/>
      <w:contextualSpacing w:val="0"/>
      <w:jc w:val="left"/>
    </w:pPr>
    <w:rPr>
      <w:rFonts w:eastAsia="Times New Roman"/>
      <w:sz w:val="24"/>
      <w:szCs w:val="24"/>
    </w:rPr>
  </w:style>
  <w:style w:type="paragraph" w:customStyle="1" w:styleId="c-body">
    <w:name w:val="c-body"/>
    <w:basedOn w:val="Normal"/>
    <w:rsid w:val="002B1A78"/>
    <w:pPr>
      <w:spacing w:before="100" w:beforeAutospacing="1" w:after="100" w:afterAutospacing="1" w:line="240" w:lineRule="auto"/>
      <w:contextualSpacing w:val="0"/>
      <w:jc w:val="left"/>
    </w:pPr>
    <w:rPr>
      <w:rFonts w:eastAsia="Times New Roman"/>
      <w:sz w:val="24"/>
      <w:szCs w:val="24"/>
    </w:rPr>
  </w:style>
  <w:style w:type="table" w:customStyle="1" w:styleId="GridTable1Light-Accent51">
    <w:name w:val="Grid Table 1 Light - Accent 51"/>
    <w:basedOn w:val="TableNormal"/>
    <w:uiPriority w:val="46"/>
    <w:rsid w:val="002B1A78"/>
    <w:rPr>
      <w:rFonts w:ascii="Calibri" w:hAnsi="Calibri"/>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GridTable6Colorful-Accent11">
    <w:name w:val="Grid Table 6 Colorful - Accent 11"/>
    <w:basedOn w:val="TableNormal"/>
    <w:uiPriority w:val="51"/>
    <w:rsid w:val="002B1A78"/>
    <w:rPr>
      <w:rFonts w:ascii="Calibri" w:hAnsi="Calibri"/>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uiPriority w:val="46"/>
    <w:rsid w:val="002B1A78"/>
    <w:rPr>
      <w:rFonts w:ascii="Calibri" w:hAnsi="Calibri"/>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rsid w:val="002B1A78"/>
    <w:rPr>
      <w:rFonts w:ascii="Calibri" w:hAnsi="Calibri"/>
      <w:color w:val="31849B"/>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bottom w:val="single" w:sz="12" w:space="0" w:color="92CDDC"/>
        </w:tcBorders>
      </w:tcPr>
    </w:tblStylePr>
    <w:tblStylePr w:type="lastRow">
      <w:rPr>
        <w:b/>
        <w:bCs/>
      </w:rPr>
      <w:tblPr/>
      <w:tcPr>
        <w:tcBorders>
          <w:top w:val="double" w:sz="4" w:space="0" w:color="92CDDC"/>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bodytextChar">
    <w:name w:val="body_text Char"/>
    <w:link w:val="bodytext"/>
    <w:rsid w:val="002B1A78"/>
    <w:rPr>
      <w:rFonts w:eastAsia="Times New Roman"/>
      <w:sz w:val="26"/>
      <w:szCs w:val="24"/>
    </w:rPr>
  </w:style>
  <w:style w:type="character" w:styleId="BookTitle">
    <w:name w:val="Book Title"/>
    <w:uiPriority w:val="33"/>
    <w:rsid w:val="002B1A78"/>
    <w:rPr>
      <w:b/>
      <w:bCs/>
      <w:i/>
      <w:iCs/>
      <w:spacing w:val="5"/>
    </w:rPr>
  </w:style>
  <w:style w:type="table" w:styleId="MediumGrid3-Accent3">
    <w:name w:val="Medium Grid 3 Accent 3"/>
    <w:basedOn w:val="TableNormal"/>
    <w:uiPriority w:val="69"/>
    <w:rsid w:val="002B1A78"/>
    <w:rPr>
      <w:rFonts w:ascii="Calibri" w:hAnsi="Calibri"/>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customStyle="1" w:styleId="label0">
    <w:name w:val="label"/>
    <w:rsid w:val="002B1A78"/>
  </w:style>
  <w:style w:type="paragraph" w:customStyle="1" w:styleId="cntindent36">
    <w:name w:val="cntindent36"/>
    <w:basedOn w:val="Normal"/>
    <w:rsid w:val="002B1A78"/>
    <w:pPr>
      <w:spacing w:before="100" w:beforeAutospacing="1" w:after="100" w:afterAutospacing="1" w:line="240" w:lineRule="auto"/>
      <w:contextualSpacing w:val="0"/>
      <w:jc w:val="left"/>
    </w:pPr>
    <w:rPr>
      <w:rFonts w:eastAsia="Times New Roman"/>
      <w:sz w:val="24"/>
      <w:szCs w:val="24"/>
    </w:rPr>
  </w:style>
  <w:style w:type="character" w:customStyle="1" w:styleId="parameter">
    <w:name w:val="parameter"/>
    <w:rsid w:val="002B1A78"/>
  </w:style>
  <w:style w:type="character" w:customStyle="1" w:styleId="input">
    <w:name w:val="input"/>
    <w:rsid w:val="002B1A78"/>
  </w:style>
  <w:style w:type="character" w:customStyle="1" w:styleId="bold0">
    <w:name w:val="bold"/>
    <w:rsid w:val="002B1A78"/>
  </w:style>
  <w:style w:type="table" w:styleId="LightList-Accent3">
    <w:name w:val="Light List Accent 3"/>
    <w:basedOn w:val="TableNormal"/>
    <w:uiPriority w:val="61"/>
    <w:rsid w:val="002B1A78"/>
    <w:rPr>
      <w:rFonts w:ascii="Calibri" w:hAnsi="Calibri"/>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PIT2Table2TableClassic22">
    <w:name w:val="PIT2 Table 2 (Table Classic 2)2"/>
    <w:basedOn w:val="TableNormal"/>
    <w:next w:val="TableClassic2"/>
    <w:semiHidden/>
    <w:unhideWhenUsed/>
    <w:rsid w:val="002B1A78"/>
    <w:pPr>
      <w:widowControl w:val="0"/>
      <w:adjustRightInd w:val="0"/>
      <w:spacing w:line="360" w:lineRule="atLeast"/>
    </w:pPr>
    <w:rPr>
      <w:rFonts w:ascii="Arial" w:hAnsi="Arial"/>
      <w:color w:val="000000"/>
      <w:sz w:val="18"/>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PIT2Table2TableClassic23">
    <w:name w:val="PIT2 Table 2 (Table Classic 2)3"/>
    <w:basedOn w:val="TableNormal"/>
    <w:next w:val="TableClassic2"/>
    <w:semiHidden/>
    <w:unhideWhenUsed/>
    <w:rsid w:val="002B1A78"/>
    <w:pPr>
      <w:widowControl w:val="0"/>
      <w:adjustRightInd w:val="0"/>
      <w:spacing w:line="360" w:lineRule="atLeast"/>
    </w:pPr>
    <w:rPr>
      <w:rFonts w:ascii="Arial" w:hAnsi="Arial"/>
      <w:color w:val="000000"/>
      <w:sz w:val="18"/>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PIT2Table2TableClassic21">
    <w:name w:val="PIT2 Table 2 (Table Classic 2)1"/>
    <w:basedOn w:val="TableNormal"/>
    <w:next w:val="TableClassic2"/>
    <w:semiHidden/>
    <w:unhideWhenUsed/>
    <w:rsid w:val="002B1A78"/>
    <w:pPr>
      <w:widowControl w:val="0"/>
      <w:adjustRightInd w:val="0"/>
      <w:spacing w:line="360" w:lineRule="atLeast"/>
    </w:pPr>
    <w:rPr>
      <w:rFonts w:ascii="Arial" w:hAnsi="Arial"/>
      <w:color w:val="000000"/>
      <w:sz w:val="18"/>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ISBullet11">
    <w:name w:val="FIS Bullet 1"/>
    <w:basedOn w:val="Normal"/>
    <w:link w:val="FISBullet1Char1"/>
    <w:locked/>
    <w:rsid w:val="002B1A78"/>
    <w:pPr>
      <w:spacing w:before="60" w:line="360" w:lineRule="atLeast"/>
      <w:ind w:left="425" w:hanging="357"/>
      <w:contextualSpacing w:val="0"/>
    </w:pPr>
    <w:rPr>
      <w:rFonts w:ascii="Verdana" w:eastAsia="Times New Roman" w:hAnsi="Verdana"/>
      <w:bCs/>
      <w:color w:val="000000"/>
      <w:sz w:val="18"/>
      <w:szCs w:val="18"/>
    </w:rPr>
  </w:style>
  <w:style w:type="character" w:customStyle="1" w:styleId="FISBullet1Char1">
    <w:name w:val="FIS Bullet 1 Char"/>
    <w:link w:val="FISBullet11"/>
    <w:rsid w:val="002B1A78"/>
    <w:rPr>
      <w:rFonts w:ascii="Verdana" w:eastAsia="Times New Roman" w:hAnsi="Verdana"/>
      <w:bCs/>
      <w:color w:val="000000"/>
      <w:sz w:val="18"/>
      <w:szCs w:val="18"/>
    </w:rPr>
  </w:style>
  <w:style w:type="table" w:customStyle="1" w:styleId="MediumGrid3-Accent31">
    <w:name w:val="Medium Grid 3 - Accent 31"/>
    <w:basedOn w:val="TableNormal"/>
    <w:next w:val="MediumGrid3-Accent3"/>
    <w:uiPriority w:val="69"/>
    <w:rsid w:val="002B1A78"/>
    <w:rPr>
      <w:rFonts w:ascii="Calibri" w:hAnsi="Calibri"/>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customStyle="1" w:styleId="Lan">
    <w:name w:val="Lan"/>
    <w:basedOn w:val="Normal"/>
    <w:uiPriority w:val="99"/>
    <w:rsid w:val="009E070F"/>
    <w:pPr>
      <w:spacing w:before="0" w:after="160" w:line="259" w:lineRule="auto"/>
      <w:contextualSpacing w:val="0"/>
    </w:pPr>
    <w:rPr>
      <w:sz w:val="20"/>
      <w:lang w:val="en-IN"/>
    </w:rPr>
  </w:style>
  <w:style w:type="paragraph" w:customStyle="1" w:styleId="Response1">
    <w:name w:val="*Response 1"/>
    <w:basedOn w:val="Normal"/>
    <w:link w:val="Response1Char1"/>
    <w:rsid w:val="00A03BE4"/>
    <w:pPr>
      <w:spacing w:before="0" w:after="120" w:line="240" w:lineRule="auto"/>
      <w:contextualSpacing w:val="0"/>
      <w:jc w:val="left"/>
    </w:pPr>
    <w:rPr>
      <w:rFonts w:eastAsia="Times New Roman"/>
      <w:sz w:val="20"/>
      <w:szCs w:val="24"/>
    </w:rPr>
  </w:style>
  <w:style w:type="character" w:customStyle="1" w:styleId="Response1Char1">
    <w:name w:val="*Response 1 Char1"/>
    <w:link w:val="Response1"/>
    <w:rsid w:val="00A03BE4"/>
    <w:rPr>
      <w:rFonts w:ascii="Arial" w:eastAsia="Times New Roman" w:hAnsi="Arial"/>
      <w:szCs w:val="24"/>
    </w:rPr>
  </w:style>
  <w:style w:type="paragraph" w:customStyle="1" w:styleId="Subtitle0">
    <w:name w:val="Subtitle*"/>
    <w:basedOn w:val="Normal"/>
    <w:next w:val="Normal"/>
    <w:rsid w:val="0022463C"/>
    <w:pPr>
      <w:widowControl w:val="0"/>
      <w:suppressAutoHyphens/>
      <w:spacing w:before="102" w:line="240" w:lineRule="auto"/>
      <w:ind w:left="-1151"/>
      <w:contextualSpacing w:val="0"/>
      <w:jc w:val="left"/>
    </w:pPr>
    <w:rPr>
      <w:rFonts w:eastAsia="Arial" w:cs="Angsana New"/>
      <w:sz w:val="21"/>
      <w:szCs w:val="24"/>
      <w:lang w:val="en-GB" w:eastAsia="en-GB" w:bidi="th-TH"/>
    </w:rPr>
  </w:style>
  <w:style w:type="paragraph" w:customStyle="1" w:styleId="Example">
    <w:name w:val="Example"/>
    <w:basedOn w:val="NormalIndent"/>
    <w:autoRedefine/>
    <w:rsid w:val="002C1A0D"/>
    <w:pPr>
      <w:keepNext w:val="0"/>
      <w:widowControl/>
      <w:tabs>
        <w:tab w:val="left" w:pos="702"/>
        <w:tab w:val="left" w:pos="1080"/>
      </w:tabs>
      <w:adjustRightInd/>
      <w:spacing w:before="60" w:after="120" w:line="288" w:lineRule="auto"/>
      <w:ind w:left="1440" w:right="0"/>
      <w:textAlignment w:val="auto"/>
    </w:pPr>
    <w:rPr>
      <w:rFonts w:ascii="Tahoma" w:hAnsi="Tahoma" w:cs="Arial"/>
      <w:i/>
      <w:iCs/>
      <w:sz w:val="18"/>
      <w:szCs w:val="18"/>
    </w:rPr>
  </w:style>
  <w:style w:type="paragraph" w:customStyle="1" w:styleId="Heading10">
    <w:name w:val="Heading 10"/>
    <w:basedOn w:val="Heading4"/>
    <w:rsid w:val="002C1A0D"/>
    <w:pPr>
      <w:widowControl/>
      <w:numPr>
        <w:ilvl w:val="0"/>
        <w:numId w:val="0"/>
      </w:numPr>
      <w:shd w:val="clear" w:color="auto" w:fill="auto"/>
      <w:adjustRightInd/>
      <w:spacing w:before="240" w:after="120" w:line="240" w:lineRule="auto"/>
      <w:ind w:left="720"/>
      <w:contextualSpacing w:val="0"/>
      <w:textAlignment w:val="auto"/>
    </w:pPr>
    <w:rPr>
      <w:rFonts w:ascii=".VnTime" w:eastAsia="Times New Roman" w:hAnsi=".VnTime"/>
      <w:bCs/>
      <w:i w:val="0"/>
      <w:lang w:eastAsia="en-US"/>
    </w:rPr>
  </w:style>
  <w:style w:type="paragraph" w:customStyle="1" w:styleId="Vidu">
    <w:name w:val="Vidu"/>
    <w:basedOn w:val="Normal"/>
    <w:rsid w:val="002C1A0D"/>
    <w:pPr>
      <w:tabs>
        <w:tab w:val="num" w:pos="360"/>
      </w:tabs>
      <w:spacing w:after="120" w:line="240" w:lineRule="auto"/>
      <w:ind w:left="360" w:hanging="360"/>
      <w:contextualSpacing w:val="0"/>
    </w:pPr>
    <w:rPr>
      <w:rFonts w:ascii="Tahoma" w:eastAsia="Times New Roman" w:hAnsi="Tahoma" w:cs="Arial"/>
      <w:sz w:val="20"/>
      <w:szCs w:val="20"/>
    </w:rPr>
  </w:style>
  <w:style w:type="paragraph" w:customStyle="1" w:styleId="Mucvidu">
    <w:name w:val="Mucvidu"/>
    <w:basedOn w:val="Vidu"/>
    <w:rsid w:val="002C1A0D"/>
    <w:pPr>
      <w:tabs>
        <w:tab w:val="clear" w:pos="360"/>
      </w:tabs>
      <w:ind w:left="1080"/>
    </w:pPr>
  </w:style>
  <w:style w:type="paragraph" w:customStyle="1" w:styleId="Tailieu">
    <w:name w:val="Tailieu"/>
    <w:basedOn w:val="Refer"/>
    <w:rsid w:val="002C1A0D"/>
    <w:pPr>
      <w:tabs>
        <w:tab w:val="num" w:pos="360"/>
      </w:tabs>
      <w:ind w:left="360" w:hanging="360"/>
    </w:pPr>
    <w:rPr>
      <w:sz w:val="28"/>
      <w:szCs w:val="28"/>
    </w:rPr>
  </w:style>
  <w:style w:type="paragraph" w:customStyle="1" w:styleId="Refer">
    <w:name w:val="Refer"/>
    <w:basedOn w:val="Normal"/>
    <w:rsid w:val="002C1A0D"/>
    <w:pPr>
      <w:spacing w:after="120" w:line="240" w:lineRule="auto"/>
      <w:ind w:left="709" w:firstLine="720"/>
      <w:contextualSpacing w:val="0"/>
    </w:pPr>
    <w:rPr>
      <w:rFonts w:ascii="Tahoma" w:eastAsia="Times New Roman" w:hAnsi="Tahoma" w:cs="Arial"/>
      <w:sz w:val="20"/>
      <w:szCs w:val="20"/>
    </w:rPr>
  </w:style>
  <w:style w:type="paragraph" w:customStyle="1" w:styleId="Point">
    <w:name w:val="Point"/>
    <w:basedOn w:val="Header"/>
    <w:rsid w:val="002C1A0D"/>
    <w:pPr>
      <w:pBdr>
        <w:bottom w:val="single" w:sz="4" w:space="1" w:color="auto"/>
      </w:pBdr>
      <w:tabs>
        <w:tab w:val="clear" w:pos="4680"/>
        <w:tab w:val="clear" w:pos="9360"/>
        <w:tab w:val="num" w:pos="795"/>
        <w:tab w:val="right" w:pos="9000"/>
        <w:tab w:val="left" w:pos="11766"/>
      </w:tabs>
      <w:spacing w:before="0" w:after="120"/>
      <w:ind w:left="795" w:right="-69" w:hanging="360"/>
      <w:contextualSpacing w:val="0"/>
    </w:pPr>
    <w:rPr>
      <w:rFonts w:eastAsia="Times New Roman" w:cs="Arial"/>
      <w:bCs/>
      <w:sz w:val="18"/>
      <w:szCs w:val="18"/>
      <w:lang w:val="en-US" w:eastAsia="en-US"/>
    </w:rPr>
  </w:style>
  <w:style w:type="paragraph" w:customStyle="1" w:styleId="heading30">
    <w:name w:val="heading 30"/>
    <w:basedOn w:val="Normal"/>
    <w:rsid w:val="002C1A0D"/>
    <w:pPr>
      <w:numPr>
        <w:numId w:val="46"/>
      </w:numPr>
      <w:spacing w:after="120" w:line="240" w:lineRule="auto"/>
      <w:ind w:left="1080"/>
      <w:contextualSpacing w:val="0"/>
    </w:pPr>
    <w:rPr>
      <w:rFonts w:ascii="Tahoma" w:eastAsia="Times New Roman" w:hAnsi="Tahoma"/>
      <w:b/>
      <w:sz w:val="20"/>
    </w:rPr>
  </w:style>
  <w:style w:type="paragraph" w:customStyle="1" w:styleId="Heading1H1">
    <w:name w:val="Heading 1.H1"/>
    <w:basedOn w:val="Normal"/>
    <w:next w:val="Normal"/>
    <w:rsid w:val="002C1A0D"/>
    <w:pPr>
      <w:keepNext/>
      <w:tabs>
        <w:tab w:val="left" w:pos="432"/>
      </w:tabs>
      <w:spacing w:before="240" w:after="240" w:line="240" w:lineRule="auto"/>
      <w:ind w:left="432" w:hanging="432"/>
      <w:contextualSpacing w:val="0"/>
    </w:pPr>
    <w:rPr>
      <w:rFonts w:ascii="Times New Roman" w:eastAsia="Times New Roman" w:hAnsi="Times New Roman"/>
      <w:b/>
      <w:bCs/>
      <w:caps/>
      <w:kern w:val="28"/>
      <w:sz w:val="20"/>
      <w:szCs w:val="20"/>
      <w:lang w:val="en-AU"/>
    </w:rPr>
  </w:style>
  <w:style w:type="paragraph" w:customStyle="1" w:styleId="Heading2H2">
    <w:name w:val="Heading 2.H2"/>
    <w:basedOn w:val="Normal"/>
    <w:next w:val="Normal"/>
    <w:rsid w:val="002C1A0D"/>
    <w:pPr>
      <w:keepNext/>
      <w:tabs>
        <w:tab w:val="left" w:pos="576"/>
      </w:tabs>
      <w:spacing w:before="240" w:after="200" w:line="240" w:lineRule="auto"/>
      <w:ind w:left="576" w:hanging="576"/>
      <w:contextualSpacing w:val="0"/>
    </w:pPr>
    <w:rPr>
      <w:rFonts w:ascii="Times New Roman" w:eastAsia="Times New Roman" w:hAnsi="Times New Roman"/>
      <w:b/>
      <w:bCs/>
      <w:sz w:val="20"/>
      <w:szCs w:val="20"/>
      <w:lang w:val="en-AU"/>
    </w:rPr>
  </w:style>
  <w:style w:type="paragraph" w:customStyle="1" w:styleId="APP2">
    <w:name w:val="APP2"/>
    <w:basedOn w:val="Normal"/>
    <w:rsid w:val="002C1A0D"/>
    <w:pPr>
      <w:tabs>
        <w:tab w:val="left" w:pos="-720"/>
        <w:tab w:val="left" w:pos="0"/>
      </w:tabs>
      <w:spacing w:before="0" w:after="120" w:line="240" w:lineRule="auto"/>
      <w:ind w:hanging="720"/>
      <w:contextualSpacing w:val="0"/>
    </w:pPr>
    <w:rPr>
      <w:rFonts w:ascii="Times New Roman" w:eastAsia="Times New Roman" w:hAnsi="Times New Roman"/>
      <w:b/>
      <w:bCs/>
      <w:sz w:val="20"/>
      <w:szCs w:val="20"/>
      <w:lang w:val="en-AU"/>
    </w:rPr>
  </w:style>
  <w:style w:type="paragraph" w:customStyle="1" w:styleId="App1">
    <w:name w:val="App1"/>
    <w:basedOn w:val="Heading1H1"/>
    <w:rsid w:val="002C1A0D"/>
    <w:pPr>
      <w:tabs>
        <w:tab w:val="left" w:pos="-720"/>
        <w:tab w:val="left" w:pos="0"/>
      </w:tabs>
      <w:spacing w:before="0" w:after="0"/>
      <w:ind w:left="1440" w:hanging="1440"/>
    </w:pPr>
    <w:rPr>
      <w:caps w:val="0"/>
      <w:sz w:val="32"/>
      <w:szCs w:val="32"/>
    </w:rPr>
  </w:style>
  <w:style w:type="paragraph" w:customStyle="1" w:styleId="PARA1">
    <w:name w:val="PARA1"/>
    <w:basedOn w:val="Normal"/>
    <w:rsid w:val="002C1A0D"/>
    <w:pPr>
      <w:tabs>
        <w:tab w:val="left" w:pos="-720"/>
        <w:tab w:val="left" w:pos="-576"/>
        <w:tab w:val="left" w:pos="0"/>
      </w:tabs>
      <w:spacing w:before="0" w:after="120" w:line="240" w:lineRule="auto"/>
      <w:contextualSpacing w:val="0"/>
    </w:pPr>
    <w:rPr>
      <w:rFonts w:ascii="Times New Roman" w:eastAsia="Times New Roman" w:hAnsi="Times New Roman"/>
      <w:sz w:val="20"/>
      <w:szCs w:val="20"/>
      <w:lang w:val="en-GB"/>
    </w:rPr>
  </w:style>
  <w:style w:type="paragraph" w:customStyle="1" w:styleId="chklvl2">
    <w:name w:val="chklvl2"/>
    <w:basedOn w:val="Normal"/>
    <w:rsid w:val="002C1A0D"/>
    <w:pPr>
      <w:spacing w:before="0" w:after="120" w:line="240" w:lineRule="auto"/>
      <w:ind w:firstLine="720"/>
      <w:contextualSpacing w:val="0"/>
    </w:pPr>
    <w:rPr>
      <w:rFonts w:ascii="Times New Roman" w:eastAsia="Times New Roman" w:hAnsi="Times New Roman"/>
      <w:lang w:val="en-AU"/>
    </w:rPr>
  </w:style>
  <w:style w:type="paragraph" w:customStyle="1" w:styleId="chklvl1">
    <w:name w:val="chklvl1"/>
    <w:basedOn w:val="Normal"/>
    <w:rsid w:val="002C1A0D"/>
    <w:pPr>
      <w:spacing w:before="0" w:after="120" w:line="240" w:lineRule="auto"/>
      <w:ind w:firstLine="360"/>
      <w:contextualSpacing w:val="0"/>
    </w:pPr>
    <w:rPr>
      <w:rFonts w:ascii="Times New Roman" w:eastAsia="Times New Roman" w:hAnsi="Times New Roman"/>
      <w:sz w:val="20"/>
      <w:szCs w:val="20"/>
      <w:lang w:val="en-AU"/>
    </w:rPr>
  </w:style>
  <w:style w:type="paragraph" w:customStyle="1" w:styleId="chklvl3">
    <w:name w:val="chklvl3"/>
    <w:basedOn w:val="Normal"/>
    <w:rsid w:val="002C1A0D"/>
    <w:pPr>
      <w:spacing w:before="0" w:after="120" w:line="240" w:lineRule="auto"/>
      <w:ind w:firstLine="1080"/>
      <w:contextualSpacing w:val="0"/>
    </w:pPr>
    <w:rPr>
      <w:rFonts w:ascii="Times New Roman" w:eastAsia="Times New Roman" w:hAnsi="Times New Roman"/>
      <w:sz w:val="20"/>
      <w:szCs w:val="20"/>
      <w:lang w:val="en-AU"/>
    </w:rPr>
  </w:style>
  <w:style w:type="paragraph" w:customStyle="1" w:styleId="CHKLVL4">
    <w:name w:val="CHKLVL4"/>
    <w:basedOn w:val="Normal"/>
    <w:rsid w:val="002C1A0D"/>
    <w:pPr>
      <w:spacing w:before="0" w:after="120" w:line="240" w:lineRule="auto"/>
      <w:ind w:left="1440"/>
      <w:contextualSpacing w:val="0"/>
    </w:pPr>
    <w:rPr>
      <w:rFonts w:ascii="Times New Roman" w:eastAsia="Times New Roman" w:hAnsi="Times New Roman"/>
      <w:i/>
      <w:iCs/>
      <w:sz w:val="20"/>
      <w:szCs w:val="20"/>
      <w:lang w:val="en-AU"/>
    </w:rPr>
  </w:style>
  <w:style w:type="paragraph" w:customStyle="1" w:styleId="GLOSSARY1">
    <w:name w:val="GLOSSARY1"/>
    <w:basedOn w:val="Normal"/>
    <w:rsid w:val="002C1A0D"/>
    <w:pPr>
      <w:spacing w:before="0" w:after="120" w:line="240" w:lineRule="auto"/>
      <w:ind w:left="274" w:hanging="274"/>
      <w:contextualSpacing w:val="0"/>
    </w:pPr>
    <w:rPr>
      <w:rFonts w:ascii="Times New Roman" w:eastAsia="Times New Roman" w:hAnsi="Times New Roman"/>
      <w:b/>
      <w:bCs/>
      <w:sz w:val="20"/>
      <w:szCs w:val="20"/>
      <w:lang w:val="en-AU"/>
    </w:rPr>
  </w:style>
  <w:style w:type="paragraph" w:customStyle="1" w:styleId="h1para">
    <w:name w:val="h1para"/>
    <w:basedOn w:val="Normal"/>
    <w:rsid w:val="002C1A0D"/>
    <w:pPr>
      <w:spacing w:before="0" w:after="120" w:line="240" w:lineRule="auto"/>
      <w:ind w:left="450"/>
      <w:contextualSpacing w:val="0"/>
    </w:pPr>
    <w:rPr>
      <w:rFonts w:ascii="Times New Roman" w:eastAsia="Times New Roman" w:hAnsi="Times New Roman"/>
      <w:sz w:val="20"/>
      <w:szCs w:val="20"/>
      <w:lang w:val="en-AU"/>
    </w:rPr>
  </w:style>
  <w:style w:type="paragraph" w:customStyle="1" w:styleId="h2level">
    <w:name w:val="h2level"/>
    <w:basedOn w:val="Normal"/>
    <w:rsid w:val="002C1A0D"/>
    <w:pPr>
      <w:spacing w:before="0" w:after="120" w:line="240" w:lineRule="auto"/>
      <w:ind w:left="1170"/>
      <w:contextualSpacing w:val="0"/>
    </w:pPr>
    <w:rPr>
      <w:rFonts w:ascii="Times New Roman" w:eastAsia="Times New Roman" w:hAnsi="Times New Roman"/>
      <w:sz w:val="20"/>
      <w:szCs w:val="20"/>
      <w:lang w:val="en-AU"/>
    </w:rPr>
  </w:style>
  <w:style w:type="paragraph" w:customStyle="1" w:styleId="Titlechklst">
    <w:name w:val="Title_chklst"/>
    <w:basedOn w:val="Normal"/>
    <w:rsid w:val="002C1A0D"/>
    <w:pPr>
      <w:spacing w:before="0" w:after="120" w:line="240" w:lineRule="auto"/>
      <w:contextualSpacing w:val="0"/>
      <w:jc w:val="center"/>
    </w:pPr>
    <w:rPr>
      <w:rFonts w:ascii="Times New Roman" w:eastAsia="Times New Roman" w:hAnsi="Times New Roman"/>
      <w:b/>
      <w:bCs/>
      <w:caps/>
      <w:sz w:val="28"/>
      <w:szCs w:val="28"/>
      <w:lang w:val="en-AU"/>
    </w:rPr>
  </w:style>
  <w:style w:type="paragraph" w:customStyle="1" w:styleId="CHAPTER">
    <w:name w:val="CHAPTER"/>
    <w:basedOn w:val="Normal"/>
    <w:rsid w:val="002C1A0D"/>
    <w:pPr>
      <w:spacing w:before="0" w:after="120" w:line="240" w:lineRule="auto"/>
      <w:ind w:left="360" w:hanging="360"/>
      <w:contextualSpacing w:val="0"/>
      <w:jc w:val="center"/>
    </w:pPr>
    <w:rPr>
      <w:rFonts w:ascii="Times New Roman" w:eastAsia="Times New Roman" w:hAnsi="Times New Roman"/>
      <w:b/>
      <w:bCs/>
      <w:sz w:val="36"/>
      <w:szCs w:val="36"/>
      <w:lang w:val="en-AU"/>
    </w:rPr>
  </w:style>
  <w:style w:type="paragraph" w:customStyle="1" w:styleId="Sub-heading1">
    <w:name w:val="Sub-heading 1"/>
    <w:basedOn w:val="CHAPTER"/>
    <w:rsid w:val="002C1A0D"/>
    <w:pPr>
      <w:jc w:val="left"/>
    </w:pPr>
    <w:rPr>
      <w:caps/>
      <w:sz w:val="28"/>
      <w:szCs w:val="28"/>
    </w:rPr>
  </w:style>
  <w:style w:type="paragraph" w:customStyle="1" w:styleId="Para">
    <w:name w:val="Para"/>
    <w:basedOn w:val="Normal"/>
    <w:rsid w:val="002C1A0D"/>
    <w:pPr>
      <w:spacing w:before="0" w:after="120" w:line="240" w:lineRule="auto"/>
      <w:ind w:left="432"/>
      <w:contextualSpacing w:val="0"/>
    </w:pPr>
    <w:rPr>
      <w:rFonts w:ascii="Times New Roman" w:eastAsia="Times New Roman" w:hAnsi="Times New Roman"/>
      <w:sz w:val="20"/>
      <w:szCs w:val="20"/>
      <w:lang w:val="en-AU"/>
    </w:rPr>
  </w:style>
  <w:style w:type="paragraph" w:customStyle="1" w:styleId="Level4">
    <w:name w:val="Level_4"/>
    <w:basedOn w:val="Normal"/>
    <w:rsid w:val="002C1A0D"/>
    <w:pPr>
      <w:spacing w:before="0" w:after="120" w:line="240" w:lineRule="auto"/>
      <w:ind w:left="1080"/>
      <w:contextualSpacing w:val="0"/>
    </w:pPr>
    <w:rPr>
      <w:rFonts w:ascii="Times New Roman" w:eastAsia="Times New Roman" w:hAnsi="Times New Roman"/>
      <w:sz w:val="20"/>
      <w:szCs w:val="20"/>
      <w:lang w:val="en-AU"/>
    </w:rPr>
  </w:style>
  <w:style w:type="paragraph" w:customStyle="1" w:styleId="Level1">
    <w:name w:val="Level_1"/>
    <w:basedOn w:val="Normal"/>
    <w:rsid w:val="002C1A0D"/>
    <w:pPr>
      <w:spacing w:before="0" w:after="120" w:line="240" w:lineRule="auto"/>
      <w:contextualSpacing w:val="0"/>
    </w:pPr>
    <w:rPr>
      <w:rFonts w:ascii="Times New Roman" w:eastAsia="Times New Roman" w:hAnsi="Times New Roman"/>
      <w:b/>
      <w:bCs/>
      <w:sz w:val="20"/>
      <w:szCs w:val="20"/>
      <w:lang w:val="en-AU"/>
    </w:rPr>
  </w:style>
  <w:style w:type="paragraph" w:customStyle="1" w:styleId="Level3">
    <w:name w:val="Level_3"/>
    <w:basedOn w:val="Level1"/>
    <w:rsid w:val="002C1A0D"/>
    <w:pPr>
      <w:ind w:left="720"/>
    </w:pPr>
    <w:rPr>
      <w:b w:val="0"/>
      <w:bCs w:val="0"/>
    </w:rPr>
  </w:style>
  <w:style w:type="paragraph" w:customStyle="1" w:styleId="Level2">
    <w:name w:val="Level_2"/>
    <w:basedOn w:val="Level3"/>
    <w:rsid w:val="002C1A0D"/>
    <w:pPr>
      <w:ind w:left="432"/>
    </w:pPr>
  </w:style>
  <w:style w:type="paragraph" w:customStyle="1" w:styleId="Level5">
    <w:name w:val="Level_5"/>
    <w:basedOn w:val="Normal"/>
    <w:rsid w:val="002C1A0D"/>
    <w:pPr>
      <w:spacing w:before="0" w:after="120" w:line="240" w:lineRule="auto"/>
      <w:ind w:left="1440"/>
      <w:contextualSpacing w:val="0"/>
    </w:pPr>
    <w:rPr>
      <w:rFonts w:ascii="Times New Roman" w:eastAsia="Times New Roman" w:hAnsi="Times New Roman"/>
      <w:sz w:val="20"/>
      <w:szCs w:val="20"/>
      <w:lang w:val="en-AU"/>
    </w:rPr>
  </w:style>
  <w:style w:type="paragraph" w:customStyle="1" w:styleId="level6">
    <w:name w:val="level_6"/>
    <w:basedOn w:val="Normal"/>
    <w:rsid w:val="002C1A0D"/>
    <w:pPr>
      <w:spacing w:before="0" w:after="120" w:line="240" w:lineRule="auto"/>
      <w:ind w:left="1800"/>
      <w:contextualSpacing w:val="0"/>
    </w:pPr>
    <w:rPr>
      <w:rFonts w:ascii="Times New Roman" w:eastAsia="Times New Roman" w:hAnsi="Times New Roman"/>
      <w:sz w:val="20"/>
      <w:szCs w:val="20"/>
      <w:lang w:val="en-AU"/>
    </w:rPr>
  </w:style>
  <w:style w:type="paragraph" w:customStyle="1" w:styleId="Applevel2">
    <w:name w:val="App_level2"/>
    <w:basedOn w:val="Normal"/>
    <w:rsid w:val="002C1A0D"/>
    <w:pPr>
      <w:spacing w:before="0" w:after="120" w:line="240" w:lineRule="auto"/>
      <w:contextualSpacing w:val="0"/>
    </w:pPr>
    <w:rPr>
      <w:rFonts w:ascii="Times New Roman" w:eastAsia="Times New Roman" w:hAnsi="Times New Roman"/>
      <w:b/>
      <w:bCs/>
      <w:caps/>
      <w:sz w:val="20"/>
      <w:szCs w:val="20"/>
      <w:lang w:val="en-AU"/>
    </w:rPr>
  </w:style>
  <w:style w:type="paragraph" w:customStyle="1" w:styleId="Standaard">
    <w:name w:val="Standaard"/>
    <w:rsid w:val="002C1A0D"/>
    <w:rPr>
      <w:rFonts w:ascii="CG Times" w:eastAsia="Times New Roman" w:hAnsi="CG Times"/>
      <w:sz w:val="24"/>
      <w:szCs w:val="24"/>
      <w:lang w:val="en-GB"/>
    </w:rPr>
  </w:style>
  <w:style w:type="paragraph" w:customStyle="1" w:styleId="Starbullet">
    <w:name w:val="Starbullet"/>
    <w:basedOn w:val="Normal"/>
    <w:rsid w:val="002C1A0D"/>
    <w:pPr>
      <w:spacing w:before="0" w:after="240" w:line="240" w:lineRule="auto"/>
      <w:ind w:left="360" w:hanging="360"/>
      <w:contextualSpacing w:val="0"/>
    </w:pPr>
    <w:rPr>
      <w:rFonts w:ascii="Times New Roman" w:eastAsia="Times New Roman" w:hAnsi="Times New Roman"/>
      <w:color w:val="000000"/>
      <w:sz w:val="20"/>
      <w:szCs w:val="20"/>
      <w:lang w:val="en-GB"/>
    </w:rPr>
  </w:style>
  <w:style w:type="paragraph" w:customStyle="1" w:styleId="textnotindented">
    <w:name w:val="text not indented"/>
    <w:basedOn w:val="Normal"/>
    <w:rsid w:val="002C1A0D"/>
    <w:pPr>
      <w:spacing w:before="240" w:after="120" w:line="240" w:lineRule="auto"/>
      <w:contextualSpacing w:val="0"/>
    </w:pPr>
    <w:rPr>
      <w:rFonts w:ascii="Times New Roman" w:eastAsia="Times New Roman" w:hAnsi="Times New Roman"/>
      <w:color w:val="000000"/>
      <w:sz w:val="20"/>
      <w:szCs w:val="20"/>
      <w:lang w:val="en-GB"/>
    </w:rPr>
  </w:style>
  <w:style w:type="paragraph" w:customStyle="1" w:styleId="table">
    <w:name w:val="table"/>
    <w:basedOn w:val="Normal"/>
    <w:rsid w:val="002C1A0D"/>
    <w:pPr>
      <w:spacing w:after="120" w:line="240" w:lineRule="auto"/>
      <w:contextualSpacing w:val="0"/>
    </w:pPr>
    <w:rPr>
      <w:rFonts w:ascii="Times New Roman" w:eastAsia="Times New Roman" w:hAnsi="Times New Roman"/>
      <w:color w:val="000000"/>
      <w:sz w:val="20"/>
      <w:szCs w:val="20"/>
      <w:lang w:val="en-GB"/>
    </w:rPr>
  </w:style>
  <w:style w:type="paragraph" w:customStyle="1" w:styleId="Bullet">
    <w:name w:val="Bullet"/>
    <w:basedOn w:val="Normal"/>
    <w:rsid w:val="002C1A0D"/>
    <w:pPr>
      <w:tabs>
        <w:tab w:val="left" w:pos="-720"/>
        <w:tab w:val="left" w:pos="0"/>
      </w:tabs>
      <w:spacing w:before="40" w:after="80" w:line="240" w:lineRule="auto"/>
      <w:ind w:left="1440" w:hanging="720"/>
      <w:contextualSpacing w:val="0"/>
    </w:pPr>
    <w:rPr>
      <w:rFonts w:ascii="Times New Roman" w:eastAsia="Times New Roman" w:hAnsi="Times New Roman"/>
      <w:sz w:val="20"/>
      <w:szCs w:val="20"/>
      <w:lang w:val="en-AU"/>
    </w:rPr>
  </w:style>
  <w:style w:type="paragraph" w:customStyle="1" w:styleId="screentable">
    <w:name w:val="screen table"/>
    <w:rsid w:val="002C1A0D"/>
    <w:pPr>
      <w:widowControl w:val="0"/>
    </w:pPr>
    <w:rPr>
      <w:rFonts w:eastAsia="Times New Roman"/>
      <w:sz w:val="24"/>
      <w:szCs w:val="24"/>
    </w:rPr>
  </w:style>
  <w:style w:type="paragraph" w:customStyle="1" w:styleId="DiffListing">
    <w:name w:val="Diff Listing"/>
    <w:basedOn w:val="Normal"/>
    <w:rsid w:val="002C1A0D"/>
    <w:pPr>
      <w:keepNext/>
      <w:pBdr>
        <w:top w:val="single" w:sz="6" w:space="31" w:color="auto"/>
        <w:left w:val="single" w:sz="6" w:space="31" w:color="auto"/>
        <w:bottom w:val="single" w:sz="6" w:space="31" w:color="auto"/>
        <w:right w:val="single" w:sz="6" w:space="31" w:color="auto"/>
      </w:pBdr>
      <w:shd w:val="pct5" w:color="auto" w:fill="FFFFFF"/>
      <w:spacing w:before="0" w:after="120" w:line="240" w:lineRule="auto"/>
      <w:contextualSpacing w:val="0"/>
    </w:pPr>
    <w:rPr>
      <w:rFonts w:ascii="Courier New" w:eastAsia="Times New Roman" w:hAnsi="Courier New" w:cs="Courier New"/>
      <w:sz w:val="16"/>
      <w:szCs w:val="16"/>
      <w:lang w:val="en-GB"/>
    </w:rPr>
  </w:style>
  <w:style w:type="paragraph" w:customStyle="1" w:styleId="Shadedterminal">
    <w:name w:val="Shaded terminal"/>
    <w:basedOn w:val="Normal"/>
    <w:rsid w:val="002C1A0D"/>
    <w:pPr>
      <w:widowControl w:val="0"/>
      <w:shd w:val="pct10" w:color="auto" w:fill="auto"/>
      <w:spacing w:before="0" w:after="120" w:line="240" w:lineRule="auto"/>
      <w:contextualSpacing w:val="0"/>
    </w:pPr>
    <w:rPr>
      <w:rFonts w:ascii="Courier New" w:eastAsia="Times New Roman" w:hAnsi="Courier New" w:cs="Courier New"/>
      <w:sz w:val="12"/>
      <w:szCs w:val="12"/>
      <w:lang w:val="en-GB"/>
    </w:rPr>
  </w:style>
  <w:style w:type="paragraph" w:customStyle="1" w:styleId="jlm">
    <w:name w:val="jlm"/>
    <w:basedOn w:val="Normal"/>
    <w:rsid w:val="002C1A0D"/>
    <w:pPr>
      <w:spacing w:before="0" w:after="120" w:line="240" w:lineRule="auto"/>
      <w:contextualSpacing w:val="0"/>
    </w:pPr>
    <w:rPr>
      <w:rFonts w:ascii="Courier New" w:eastAsia="Times New Roman" w:hAnsi="Courier New" w:cs="Courier New"/>
      <w:sz w:val="20"/>
      <w:szCs w:val="20"/>
    </w:rPr>
  </w:style>
  <w:style w:type="paragraph" w:customStyle="1" w:styleId="Listing">
    <w:name w:val="Listing"/>
    <w:basedOn w:val="Normal"/>
    <w:rsid w:val="002C1A0D"/>
    <w:pPr>
      <w:spacing w:before="0" w:after="120" w:line="240" w:lineRule="auto"/>
      <w:contextualSpacing w:val="0"/>
    </w:pPr>
    <w:rPr>
      <w:rFonts w:ascii="Courier New" w:eastAsia="Times New Roman" w:hAnsi="Courier New" w:cs="Courier New"/>
      <w:noProof/>
      <w:sz w:val="16"/>
      <w:szCs w:val="16"/>
      <w:lang w:val="en-AU"/>
    </w:rPr>
  </w:style>
  <w:style w:type="paragraph" w:customStyle="1" w:styleId="NormalCaption">
    <w:name w:val="NormalCaption"/>
    <w:basedOn w:val="Normal"/>
    <w:rsid w:val="002C1A0D"/>
    <w:pPr>
      <w:widowControl w:val="0"/>
      <w:spacing w:after="120" w:line="240" w:lineRule="auto"/>
      <w:ind w:left="709"/>
      <w:contextualSpacing w:val="0"/>
    </w:pPr>
    <w:rPr>
      <w:rFonts w:ascii="Tahoma" w:eastAsia="Times New Roman" w:hAnsi="Tahoma" w:cs="Arial"/>
      <w:b/>
      <w:bCs/>
      <w:sz w:val="20"/>
      <w:szCs w:val="20"/>
    </w:rPr>
  </w:style>
  <w:style w:type="paragraph" w:customStyle="1" w:styleId="NormalIndent0">
    <w:name w:val="NormalIndent"/>
    <w:basedOn w:val="Normal"/>
    <w:rsid w:val="002C1A0D"/>
    <w:pPr>
      <w:spacing w:after="120" w:line="240" w:lineRule="auto"/>
      <w:contextualSpacing w:val="0"/>
    </w:pPr>
    <w:rPr>
      <w:rFonts w:ascii="Tahoma" w:eastAsia="Times New Roman" w:hAnsi="Tahoma" w:cs="Arial"/>
      <w:sz w:val="20"/>
      <w:szCs w:val="20"/>
    </w:rPr>
  </w:style>
  <w:style w:type="paragraph" w:customStyle="1" w:styleId="NormalIndex">
    <w:name w:val="NormalIndex"/>
    <w:basedOn w:val="NormalIndent0"/>
    <w:rsid w:val="002C1A0D"/>
    <w:pPr>
      <w:tabs>
        <w:tab w:val="left" w:pos="360"/>
        <w:tab w:val="left" w:pos="450"/>
      </w:tabs>
      <w:spacing w:before="60"/>
      <w:ind w:hanging="360"/>
    </w:pPr>
  </w:style>
  <w:style w:type="paragraph" w:customStyle="1" w:styleId="NH-1">
    <w:name w:val="NH-1"/>
    <w:basedOn w:val="Normal"/>
    <w:next w:val="NH-2"/>
    <w:rsid w:val="002C1A0D"/>
    <w:pPr>
      <w:keepNext/>
      <w:widowControl w:val="0"/>
      <w:tabs>
        <w:tab w:val="left" w:pos="360"/>
      </w:tabs>
      <w:spacing w:after="120" w:line="240" w:lineRule="auto"/>
      <w:ind w:left="360" w:hanging="360"/>
      <w:contextualSpacing w:val="0"/>
    </w:pPr>
    <w:rPr>
      <w:rFonts w:ascii=".VnArial" w:eastAsia="Times New Roman" w:hAnsi=".VnArial"/>
      <w:b/>
      <w:bCs/>
      <w:sz w:val="20"/>
      <w:szCs w:val="20"/>
    </w:rPr>
  </w:style>
  <w:style w:type="paragraph" w:customStyle="1" w:styleId="NH-2">
    <w:name w:val="NH-2"/>
    <w:basedOn w:val="Normal"/>
    <w:next w:val="NormalIndent"/>
    <w:rsid w:val="002C1A0D"/>
    <w:pPr>
      <w:keepNext/>
      <w:widowControl w:val="0"/>
      <w:tabs>
        <w:tab w:val="left" w:pos="720"/>
      </w:tabs>
      <w:spacing w:after="120" w:line="240" w:lineRule="auto"/>
      <w:ind w:left="360" w:hanging="360"/>
      <w:contextualSpacing w:val="0"/>
    </w:pPr>
    <w:rPr>
      <w:rFonts w:ascii=".VnArial" w:eastAsia="Times New Roman" w:hAnsi=".VnArial"/>
      <w:b/>
      <w:bCs/>
      <w:sz w:val="20"/>
      <w:szCs w:val="20"/>
    </w:rPr>
  </w:style>
  <w:style w:type="paragraph" w:customStyle="1" w:styleId="NormalText">
    <w:name w:val="NormalText"/>
    <w:basedOn w:val="Normal"/>
    <w:rsid w:val="002C1A0D"/>
    <w:pPr>
      <w:widowControl w:val="0"/>
      <w:spacing w:after="120" w:line="240" w:lineRule="auto"/>
      <w:contextualSpacing w:val="0"/>
    </w:pPr>
    <w:rPr>
      <w:rFonts w:ascii="Tahoma" w:eastAsia="Times New Roman" w:hAnsi="Tahoma" w:cs="Arial"/>
      <w:sz w:val="20"/>
      <w:szCs w:val="20"/>
    </w:rPr>
  </w:style>
  <w:style w:type="paragraph" w:customStyle="1" w:styleId="H5">
    <w:name w:val="H5"/>
    <w:basedOn w:val="NormalIndent"/>
    <w:next w:val="Normal"/>
    <w:rsid w:val="002C1A0D"/>
    <w:pPr>
      <w:adjustRightInd/>
      <w:spacing w:before="120" w:after="120" w:line="240" w:lineRule="auto"/>
      <w:ind w:left="-14" w:right="14"/>
      <w:jc w:val="left"/>
      <w:textAlignment w:val="auto"/>
    </w:pPr>
    <w:rPr>
      <w:rFonts w:ascii=".VnTime" w:hAnsi=".VnTime"/>
      <w:b/>
      <w:bCs/>
      <w:i/>
      <w:iCs/>
      <w:color w:val="800080"/>
      <w:szCs w:val="20"/>
    </w:rPr>
  </w:style>
  <w:style w:type="paragraph" w:customStyle="1" w:styleId="NormalFD">
    <w:name w:val="NormalFD"/>
    <w:basedOn w:val="Normal"/>
    <w:rsid w:val="002C1A0D"/>
    <w:pPr>
      <w:widowControl w:val="0"/>
      <w:tabs>
        <w:tab w:val="left" w:pos="720"/>
        <w:tab w:val="left" w:leader="dot" w:pos="2160"/>
        <w:tab w:val="left" w:leader="dot" w:pos="2880"/>
        <w:tab w:val="left" w:leader="dot" w:pos="3600"/>
        <w:tab w:val="left" w:leader="dot" w:pos="4320"/>
        <w:tab w:val="right" w:leader="dot" w:pos="8280"/>
      </w:tabs>
      <w:spacing w:after="120" w:line="240" w:lineRule="auto"/>
      <w:ind w:left="2880" w:hanging="2160"/>
      <w:contextualSpacing w:val="0"/>
    </w:pPr>
    <w:rPr>
      <w:rFonts w:ascii="Tahoma" w:eastAsia="Times New Roman" w:hAnsi="Tahoma" w:cs="Arial"/>
      <w:color w:val="000000"/>
      <w:sz w:val="20"/>
      <w:szCs w:val="20"/>
    </w:rPr>
  </w:style>
  <w:style w:type="paragraph" w:customStyle="1" w:styleId="Normal20">
    <w:name w:val="Normal 2"/>
    <w:basedOn w:val="Normal"/>
    <w:rsid w:val="002C1A0D"/>
    <w:pPr>
      <w:widowControl w:val="0"/>
      <w:tabs>
        <w:tab w:val="left" w:pos="360"/>
      </w:tabs>
      <w:spacing w:after="120" w:line="240" w:lineRule="auto"/>
      <w:ind w:left="360" w:hanging="360"/>
      <w:contextualSpacing w:val="0"/>
    </w:pPr>
    <w:rPr>
      <w:rFonts w:ascii="Tahoma" w:eastAsia="Times New Roman" w:hAnsi="Tahoma" w:cs="Arial"/>
      <w:sz w:val="20"/>
      <w:szCs w:val="20"/>
    </w:rPr>
  </w:style>
  <w:style w:type="paragraph" w:styleId="BlockText">
    <w:name w:val="Block Text"/>
    <w:basedOn w:val="Normal"/>
    <w:rsid w:val="002C1A0D"/>
    <w:pPr>
      <w:widowControl w:val="0"/>
      <w:tabs>
        <w:tab w:val="left" w:pos="8820"/>
      </w:tabs>
      <w:spacing w:before="0" w:after="120" w:line="240" w:lineRule="auto"/>
      <w:ind w:right="22"/>
      <w:contextualSpacing w:val="0"/>
    </w:pPr>
    <w:rPr>
      <w:rFonts w:ascii=".VnTime" w:eastAsia="Times New Roman" w:hAnsi=".VnTime"/>
      <w:sz w:val="20"/>
      <w:szCs w:val="20"/>
    </w:rPr>
  </w:style>
  <w:style w:type="paragraph" w:customStyle="1" w:styleId="Content0">
    <w:name w:val="Content"/>
    <w:basedOn w:val="Normal"/>
    <w:rsid w:val="002C1A0D"/>
    <w:pPr>
      <w:spacing w:after="120" w:line="240" w:lineRule="auto"/>
      <w:ind w:left="709" w:firstLine="720"/>
      <w:contextualSpacing w:val="0"/>
    </w:pPr>
    <w:rPr>
      <w:rFonts w:ascii=".VnTime" w:eastAsia="Times New Roman" w:hAnsi=".VnTime"/>
      <w:sz w:val="20"/>
      <w:szCs w:val="20"/>
    </w:rPr>
  </w:style>
  <w:style w:type="paragraph" w:customStyle="1" w:styleId="TableCaption">
    <w:name w:val="TableCaption"/>
    <w:basedOn w:val="NormalIndent"/>
    <w:rsid w:val="002C1A0D"/>
    <w:pPr>
      <w:keepNext w:val="0"/>
      <w:adjustRightInd/>
      <w:spacing w:before="120" w:after="120" w:line="240" w:lineRule="auto"/>
      <w:ind w:left="-14" w:right="14"/>
      <w:jc w:val="left"/>
      <w:textAlignment w:val="auto"/>
    </w:pPr>
    <w:rPr>
      <w:rFonts w:ascii="Tahoma" w:hAnsi="Tahoma" w:cs="Arial"/>
      <w:b/>
      <w:bCs/>
      <w:szCs w:val="20"/>
    </w:rPr>
  </w:style>
  <w:style w:type="paragraph" w:styleId="Index1">
    <w:name w:val="index 1"/>
    <w:basedOn w:val="Normal"/>
    <w:next w:val="Normal"/>
    <w:autoRedefine/>
    <w:semiHidden/>
    <w:rsid w:val="002C1A0D"/>
    <w:pPr>
      <w:tabs>
        <w:tab w:val="left" w:pos="702"/>
        <w:tab w:val="left" w:pos="1080"/>
      </w:tabs>
      <w:spacing w:after="120" w:line="288" w:lineRule="auto"/>
      <w:ind w:left="-18"/>
      <w:contextualSpacing w:val="0"/>
    </w:pPr>
    <w:rPr>
      <w:rFonts w:ascii=".VnTime" w:eastAsia="Times New Roman" w:hAnsi=".VnTime"/>
      <w:i/>
      <w:iCs/>
      <w:sz w:val="20"/>
      <w:szCs w:val="20"/>
    </w:rPr>
  </w:style>
  <w:style w:type="paragraph" w:customStyle="1" w:styleId="InfoBlue">
    <w:name w:val="InfoBlue"/>
    <w:basedOn w:val="Normal"/>
    <w:next w:val="BodyText0"/>
    <w:autoRedefine/>
    <w:rsid w:val="002C1A0D"/>
    <w:pPr>
      <w:widowControl w:val="0"/>
      <w:spacing w:before="0" w:after="120" w:line="240" w:lineRule="atLeast"/>
      <w:ind w:left="540"/>
      <w:contextualSpacing w:val="0"/>
    </w:pPr>
    <w:rPr>
      <w:rFonts w:ascii="Tahoma" w:eastAsia="Times New Roman" w:hAnsi="Tahoma" w:cs="Tahoma"/>
      <w:i/>
      <w:color w:val="0000FF"/>
      <w:sz w:val="20"/>
      <w:szCs w:val="20"/>
    </w:rPr>
  </w:style>
  <w:style w:type="paragraph" w:customStyle="1" w:styleId="HeadingBig">
    <w:name w:val="Heading Big"/>
    <w:basedOn w:val="NormalTB"/>
    <w:autoRedefine/>
    <w:rsid w:val="002C1A0D"/>
    <w:pPr>
      <w:adjustRightInd/>
      <w:spacing w:before="120" w:line="240" w:lineRule="auto"/>
      <w:textAlignment w:val="auto"/>
    </w:pPr>
    <w:rPr>
      <w:rFonts w:ascii="Swis721 BlkEx BT" w:eastAsia="Times New Roman" w:hAnsi="Swis721 BlkEx BT"/>
      <w:b/>
      <w:snapToGrid w:val="0"/>
      <w:color w:val="6E2500"/>
      <w:sz w:val="40"/>
      <w:szCs w:val="40"/>
      <w:lang w:val="en-US"/>
    </w:rPr>
  </w:style>
  <w:style w:type="character" w:customStyle="1" w:styleId="BulletList1Char">
    <w:name w:val="Bullet List 1 Char"/>
    <w:link w:val="BulletList1"/>
    <w:locked/>
    <w:rsid w:val="002C1A0D"/>
    <w:rPr>
      <w:rFonts w:ascii="Arial" w:hAnsi="Arial" w:cs="Arial"/>
    </w:rPr>
  </w:style>
  <w:style w:type="paragraph" w:customStyle="1" w:styleId="BulletList1">
    <w:name w:val="Bullet List 1"/>
    <w:basedOn w:val="Normal"/>
    <w:link w:val="BulletList1Char"/>
    <w:rsid w:val="002C1A0D"/>
    <w:pPr>
      <w:numPr>
        <w:numId w:val="45"/>
      </w:numPr>
      <w:spacing w:before="60" w:line="276" w:lineRule="auto"/>
      <w:ind w:right="28"/>
      <w:contextualSpacing w:val="0"/>
      <w:jc w:val="left"/>
    </w:pPr>
    <w:rPr>
      <w:rFonts w:cs="Arial"/>
      <w:sz w:val="20"/>
      <w:szCs w:val="20"/>
    </w:rPr>
  </w:style>
  <w:style w:type="paragraph" w:customStyle="1" w:styleId="Body0">
    <w:name w:val="Body"/>
    <w:basedOn w:val="Normal"/>
    <w:link w:val="BodyChar0"/>
    <w:autoRedefine/>
    <w:rsid w:val="002C1A0D"/>
    <w:pPr>
      <w:spacing w:after="120" w:line="276" w:lineRule="auto"/>
      <w:ind w:right="27"/>
      <w:contextualSpacing w:val="0"/>
      <w:jc w:val="left"/>
    </w:pPr>
    <w:rPr>
      <w:rFonts w:cs="Arial"/>
      <w:sz w:val="20"/>
    </w:rPr>
  </w:style>
  <w:style w:type="character" w:customStyle="1" w:styleId="BodyChar0">
    <w:name w:val="Body Char"/>
    <w:link w:val="Body0"/>
    <w:rsid w:val="002C1A0D"/>
    <w:rPr>
      <w:rFonts w:ascii="Arial" w:hAnsi="Arial" w:cs="Arial"/>
      <w:szCs w:val="22"/>
    </w:rPr>
  </w:style>
  <w:style w:type="paragraph" w:customStyle="1" w:styleId="Hinh">
    <w:name w:val="Hinh"/>
    <w:basedOn w:val="Normal"/>
    <w:link w:val="HinhChar"/>
    <w:rsid w:val="004F2949"/>
    <w:pPr>
      <w:numPr>
        <w:numId w:val="49"/>
      </w:numPr>
      <w:tabs>
        <w:tab w:val="left" w:pos="900"/>
      </w:tabs>
      <w:spacing w:line="259" w:lineRule="auto"/>
      <w:contextualSpacing w:val="0"/>
      <w:jc w:val="center"/>
    </w:pPr>
    <w:rPr>
      <w:rFonts w:ascii="Times New Roman" w:hAnsi="Times New Roman"/>
      <w:i/>
      <w:sz w:val="26"/>
      <w:lang w:val="x-none" w:eastAsia="x-none"/>
    </w:rPr>
  </w:style>
  <w:style w:type="paragraph" w:customStyle="1" w:styleId="Autonumber">
    <w:name w:val="Autonumber"/>
    <w:basedOn w:val="ListParagraph"/>
    <w:link w:val="AutonumberChar"/>
    <w:rsid w:val="004F2949"/>
    <w:pPr>
      <w:numPr>
        <w:ilvl w:val="0"/>
        <w:numId w:val="50"/>
      </w:numPr>
      <w:ind w:left="361"/>
      <w:contextualSpacing w:val="0"/>
    </w:pPr>
  </w:style>
  <w:style w:type="character" w:customStyle="1" w:styleId="HinhChar">
    <w:name w:val="Hinh Char"/>
    <w:link w:val="Hinh"/>
    <w:rsid w:val="004F2949"/>
    <w:rPr>
      <w:i/>
      <w:sz w:val="26"/>
      <w:szCs w:val="22"/>
      <w:lang w:val="x-none" w:eastAsia="x-none"/>
    </w:rPr>
  </w:style>
  <w:style w:type="character" w:customStyle="1" w:styleId="AutonumberChar">
    <w:name w:val="Autonumber Char"/>
    <w:link w:val="Autonumber"/>
    <w:rsid w:val="004F2949"/>
    <w:rPr>
      <w:sz w:val="24"/>
      <w:szCs w:val="26"/>
    </w:rPr>
  </w:style>
  <w:style w:type="paragraph" w:customStyle="1" w:styleId="Heading11">
    <w:name w:val="Heading 11"/>
    <w:basedOn w:val="Heading1"/>
    <w:link w:val="heading1Char0"/>
    <w:qFormat/>
    <w:rsid w:val="004A6480"/>
    <w:pPr>
      <w:spacing w:line="360" w:lineRule="auto"/>
      <w:ind w:left="540" w:hanging="540"/>
      <w:contextualSpacing w:val="0"/>
    </w:pPr>
    <w:rPr>
      <w:rFonts w:ascii="Times New Roman" w:hAnsi="Times New Roman" w:cs="Times New Roman"/>
      <w:sz w:val="24"/>
      <w:szCs w:val="24"/>
      <w:lang w:val="en-US"/>
    </w:rPr>
  </w:style>
  <w:style w:type="paragraph" w:customStyle="1" w:styleId="Heading23">
    <w:name w:val="Heading 23"/>
    <w:basedOn w:val="Heading2"/>
    <w:link w:val="heading2Char0"/>
    <w:qFormat/>
    <w:rsid w:val="00EE3070"/>
    <w:pPr>
      <w:tabs>
        <w:tab w:val="clear" w:pos="450"/>
        <w:tab w:val="left" w:pos="810"/>
      </w:tabs>
      <w:spacing w:line="276" w:lineRule="auto"/>
    </w:pPr>
    <w:rPr>
      <w:sz w:val="24"/>
      <w:szCs w:val="24"/>
    </w:rPr>
  </w:style>
  <w:style w:type="character" w:customStyle="1" w:styleId="heading1Char0">
    <w:name w:val="heading 1 Char"/>
    <w:link w:val="Heading11"/>
    <w:rsid w:val="004A6480"/>
    <w:rPr>
      <w:rFonts w:eastAsia="Times New Roman"/>
      <w:b/>
      <w:bCs/>
      <w:caps/>
      <w:sz w:val="24"/>
      <w:szCs w:val="24"/>
      <w:shd w:val="clear" w:color="auto" w:fill="8EAADB"/>
      <w:lang w:eastAsia="x-none"/>
    </w:rPr>
  </w:style>
  <w:style w:type="paragraph" w:customStyle="1" w:styleId="Heading31">
    <w:name w:val="Heading 31"/>
    <w:basedOn w:val="Heading3"/>
    <w:link w:val="heading3Char0"/>
    <w:qFormat/>
    <w:rsid w:val="00B75FF1"/>
    <w:pPr>
      <w:tabs>
        <w:tab w:val="clear" w:pos="4341"/>
        <w:tab w:val="left" w:pos="1080"/>
      </w:tabs>
      <w:ind w:left="504"/>
    </w:pPr>
    <w:rPr>
      <w:lang w:val="en-US"/>
    </w:rPr>
  </w:style>
  <w:style w:type="character" w:customStyle="1" w:styleId="heading2Char0">
    <w:name w:val="heading 2 Char"/>
    <w:link w:val="Heading23"/>
    <w:rsid w:val="00EE3070"/>
    <w:rPr>
      <w:rFonts w:eastAsia="Times New Roman"/>
      <w:b/>
      <w:bCs/>
      <w:sz w:val="24"/>
      <w:szCs w:val="24"/>
      <w:shd w:val="solid" w:color="E6B9B8" w:fill="C6D9F1"/>
      <w:lang w:eastAsia="x-none"/>
    </w:rPr>
  </w:style>
  <w:style w:type="paragraph" w:customStyle="1" w:styleId="Heading41">
    <w:name w:val="Heading 41"/>
    <w:basedOn w:val="Heading4"/>
    <w:link w:val="heading4Char0"/>
    <w:qFormat/>
    <w:rsid w:val="00844F05"/>
    <w:rPr>
      <w:sz w:val="24"/>
      <w:szCs w:val="24"/>
    </w:rPr>
  </w:style>
  <w:style w:type="character" w:customStyle="1" w:styleId="heading3Char0">
    <w:name w:val="heading 3 Char"/>
    <w:link w:val="Heading31"/>
    <w:rsid w:val="00B75FF1"/>
    <w:rPr>
      <w:rFonts w:eastAsia="Times New Roman"/>
      <w:b/>
      <w:bCs/>
      <w:sz w:val="28"/>
      <w:szCs w:val="28"/>
      <w:lang w:eastAsia="x-none"/>
    </w:rPr>
  </w:style>
  <w:style w:type="paragraph" w:customStyle="1" w:styleId="Heading51">
    <w:name w:val="Heading 51"/>
    <w:basedOn w:val="Heading5"/>
    <w:link w:val="heading5Char0"/>
    <w:rsid w:val="00BF2051"/>
    <w:pPr>
      <w:numPr>
        <w:numId w:val="18"/>
      </w:numPr>
      <w:contextualSpacing w:val="0"/>
    </w:pPr>
  </w:style>
  <w:style w:type="character" w:customStyle="1" w:styleId="heading4Char0">
    <w:name w:val="heading 4 Char"/>
    <w:link w:val="Heading41"/>
    <w:rsid w:val="00844F05"/>
    <w:rPr>
      <w:b/>
      <w:i/>
      <w:iCs/>
      <w:sz w:val="24"/>
      <w:szCs w:val="24"/>
      <w:shd w:val="solid" w:color="E0EACC" w:fill="auto"/>
      <w:lang w:eastAsia="x-none"/>
    </w:rPr>
  </w:style>
  <w:style w:type="paragraph" w:customStyle="1" w:styleId="Heading61">
    <w:name w:val="Heading 61"/>
    <w:basedOn w:val="HeadingFIS6"/>
    <w:link w:val="heading6Char0"/>
    <w:qFormat/>
    <w:rsid w:val="001133FC"/>
    <w:pPr>
      <w:keepLines/>
      <w:widowControl/>
      <w:numPr>
        <w:numId w:val="48"/>
      </w:numPr>
      <w:adjustRightInd/>
      <w:spacing w:line="300" w:lineRule="auto"/>
      <w:ind w:left="360"/>
      <w:contextualSpacing w:val="0"/>
      <w:textAlignment w:val="auto"/>
      <w:outlineLvl w:val="5"/>
    </w:pPr>
    <w:rPr>
      <w:szCs w:val="24"/>
    </w:rPr>
  </w:style>
  <w:style w:type="character" w:customStyle="1" w:styleId="heading5Char0">
    <w:name w:val="heading 5 Char"/>
    <w:link w:val="Heading51"/>
    <w:rsid w:val="00BF2051"/>
    <w:rPr>
      <w:rFonts w:eastAsia="Times New Roman"/>
      <w:bCs/>
      <w:i/>
      <w:iCs/>
      <w:sz w:val="24"/>
      <w:szCs w:val="26"/>
      <w:lang w:val="x-none" w:eastAsia="x-none"/>
    </w:rPr>
  </w:style>
  <w:style w:type="paragraph" w:customStyle="1" w:styleId="hinh0">
    <w:name w:val="hinh"/>
    <w:basedOn w:val="Hinh"/>
    <w:link w:val="hinhChar0"/>
    <w:qFormat/>
    <w:rsid w:val="00EE3070"/>
    <w:pPr>
      <w:tabs>
        <w:tab w:val="clear" w:pos="900"/>
        <w:tab w:val="left" w:pos="1080"/>
      </w:tabs>
      <w:ind w:left="0" w:firstLine="0"/>
    </w:pPr>
    <w:rPr>
      <w:sz w:val="24"/>
      <w:lang w:val="en-US"/>
    </w:rPr>
  </w:style>
  <w:style w:type="character" w:customStyle="1" w:styleId="heading6Char0">
    <w:name w:val="heading 6 Char"/>
    <w:link w:val="Heading61"/>
    <w:rsid w:val="001133FC"/>
    <w:rPr>
      <w:rFonts w:eastAsia="Times New Roman"/>
      <w:bCs/>
      <w:i/>
      <w:iCs/>
      <w:noProof/>
      <w:sz w:val="24"/>
      <w:szCs w:val="24"/>
    </w:rPr>
  </w:style>
  <w:style w:type="paragraph" w:customStyle="1" w:styleId="Normal7">
    <w:name w:val="Normal7"/>
    <w:basedOn w:val="Normal"/>
    <w:link w:val="normalChar"/>
    <w:rsid w:val="00867E11"/>
    <w:pPr>
      <w:spacing w:line="340" w:lineRule="atLeast"/>
    </w:pPr>
    <w:rPr>
      <w:rFonts w:ascii="Times New Roman" w:hAnsi="Times New Roman"/>
      <w:sz w:val="26"/>
      <w:szCs w:val="26"/>
    </w:rPr>
  </w:style>
  <w:style w:type="character" w:customStyle="1" w:styleId="hinhChar0">
    <w:name w:val="hinh Char"/>
    <w:link w:val="hinh0"/>
    <w:rsid w:val="00EE3070"/>
    <w:rPr>
      <w:i/>
      <w:sz w:val="24"/>
      <w:szCs w:val="22"/>
      <w:lang w:eastAsia="x-none"/>
    </w:rPr>
  </w:style>
  <w:style w:type="paragraph" w:customStyle="1" w:styleId="detail1">
    <w:name w:val="detail 1"/>
    <w:basedOn w:val="ListParagraph"/>
    <w:link w:val="detail1Char"/>
    <w:rsid w:val="004F2949"/>
    <w:pPr>
      <w:numPr>
        <w:ilvl w:val="0"/>
        <w:numId w:val="0"/>
      </w:numPr>
      <w:tabs>
        <w:tab w:val="num" w:pos="1872"/>
      </w:tabs>
      <w:ind w:left="1872" w:hanging="432"/>
    </w:pPr>
  </w:style>
  <w:style w:type="character" w:customStyle="1" w:styleId="normalChar">
    <w:name w:val="normal Char"/>
    <w:link w:val="Normal7"/>
    <w:rsid w:val="00867E11"/>
    <w:rPr>
      <w:sz w:val="26"/>
      <w:szCs w:val="26"/>
    </w:rPr>
  </w:style>
  <w:style w:type="paragraph" w:customStyle="1" w:styleId="detail2">
    <w:name w:val="detail 2"/>
    <w:basedOn w:val="ListParagraph"/>
    <w:link w:val="detail2Char"/>
    <w:rsid w:val="004F2949"/>
    <w:pPr>
      <w:numPr>
        <w:ilvl w:val="0"/>
        <w:numId w:val="0"/>
      </w:numPr>
      <w:ind w:left="1440" w:hanging="360"/>
      <w:contextualSpacing w:val="0"/>
    </w:pPr>
  </w:style>
  <w:style w:type="character" w:customStyle="1" w:styleId="detail1Char">
    <w:name w:val="detail 1 Char"/>
    <w:link w:val="detail1"/>
    <w:rsid w:val="004F2949"/>
    <w:rPr>
      <w:sz w:val="26"/>
      <w:szCs w:val="26"/>
    </w:rPr>
  </w:style>
  <w:style w:type="paragraph" w:customStyle="1" w:styleId="number0">
    <w:name w:val="number"/>
    <w:basedOn w:val="ListParagraph"/>
    <w:link w:val="numberChar"/>
    <w:qFormat/>
    <w:rsid w:val="00B41217"/>
    <w:pPr>
      <w:numPr>
        <w:ilvl w:val="0"/>
        <w:numId w:val="55"/>
      </w:numPr>
      <w:contextualSpacing w:val="0"/>
    </w:pPr>
    <w:rPr>
      <w:rFonts w:eastAsia="Times New Roman"/>
      <w:color w:val="000000"/>
    </w:rPr>
  </w:style>
  <w:style w:type="character" w:customStyle="1" w:styleId="detail2Char">
    <w:name w:val="detail 2 Char"/>
    <w:link w:val="detail2"/>
    <w:rsid w:val="004F2949"/>
    <w:rPr>
      <w:rFonts w:ascii="Arial" w:hAnsi="Arial"/>
      <w:sz w:val="26"/>
      <w:szCs w:val="26"/>
    </w:rPr>
  </w:style>
  <w:style w:type="paragraph" w:customStyle="1" w:styleId="detail3">
    <w:name w:val="detail 3"/>
    <w:basedOn w:val="detail2"/>
    <w:link w:val="detail3Char"/>
    <w:rsid w:val="004F2949"/>
    <w:pPr>
      <w:ind w:left="2160"/>
    </w:pPr>
  </w:style>
  <w:style w:type="character" w:customStyle="1" w:styleId="numberChar">
    <w:name w:val="number Char"/>
    <w:link w:val="number0"/>
    <w:rsid w:val="00B41217"/>
    <w:rPr>
      <w:rFonts w:eastAsia="Times New Roman"/>
      <w:color w:val="000000"/>
      <w:sz w:val="24"/>
      <w:szCs w:val="26"/>
    </w:rPr>
  </w:style>
  <w:style w:type="character" w:customStyle="1" w:styleId="detail3Char">
    <w:name w:val="detail 3 Char"/>
    <w:link w:val="detail3"/>
    <w:rsid w:val="004F2949"/>
  </w:style>
  <w:style w:type="paragraph" w:customStyle="1" w:styleId="bullet2">
    <w:name w:val="bullet 2"/>
    <w:basedOn w:val="ListParagraph"/>
    <w:link w:val="bullet2Char0"/>
    <w:qFormat/>
    <w:rsid w:val="00B53167"/>
    <w:pPr>
      <w:numPr>
        <w:ilvl w:val="0"/>
        <w:numId w:val="52"/>
      </w:numPr>
      <w:tabs>
        <w:tab w:val="left" w:pos="1006"/>
      </w:tabs>
      <w:ind w:left="976"/>
    </w:pPr>
  </w:style>
  <w:style w:type="paragraph" w:customStyle="1" w:styleId="bullet30">
    <w:name w:val="bullet3"/>
    <w:basedOn w:val="bullet2"/>
    <w:link w:val="bullet3Char0"/>
    <w:qFormat/>
    <w:rsid w:val="00F7102F"/>
    <w:pPr>
      <w:numPr>
        <w:numId w:val="53"/>
      </w:numPr>
      <w:tabs>
        <w:tab w:val="clear" w:pos="1006"/>
        <w:tab w:val="left" w:pos="1336"/>
      </w:tabs>
      <w:ind w:left="1336"/>
    </w:pPr>
  </w:style>
  <w:style w:type="character" w:customStyle="1" w:styleId="bullet2Char0">
    <w:name w:val="bullet 2 Char"/>
    <w:basedOn w:val="ListParagraphChar"/>
    <w:link w:val="bullet2"/>
    <w:rsid w:val="00B53167"/>
    <w:rPr>
      <w:sz w:val="24"/>
      <w:szCs w:val="26"/>
    </w:rPr>
  </w:style>
  <w:style w:type="character" w:customStyle="1" w:styleId="bullet3Char0">
    <w:name w:val="bullet3 Char"/>
    <w:basedOn w:val="bullet2Char0"/>
    <w:link w:val="bullet30"/>
    <w:rsid w:val="00F7102F"/>
    <w:rPr>
      <w:sz w:val="24"/>
      <w:szCs w:val="26"/>
    </w:rPr>
  </w:style>
  <w:style w:type="paragraph" w:customStyle="1" w:styleId="Number">
    <w:name w:val="Number"/>
    <w:basedOn w:val="ListParagraph"/>
    <w:link w:val="NumberChar0"/>
    <w:qFormat/>
    <w:rsid w:val="00007A09"/>
    <w:pPr>
      <w:numPr>
        <w:ilvl w:val="0"/>
        <w:numId w:val="56"/>
      </w:numPr>
      <w:tabs>
        <w:tab w:val="left" w:pos="330"/>
      </w:tabs>
      <w:jc w:val="center"/>
    </w:pPr>
  </w:style>
  <w:style w:type="character" w:customStyle="1" w:styleId="NumberChar0">
    <w:name w:val="Number Char"/>
    <w:basedOn w:val="ListParagraphChar"/>
    <w:link w:val="Number"/>
    <w:rsid w:val="00007A09"/>
    <w:rPr>
      <w:sz w:val="24"/>
      <w:szCs w:val="26"/>
    </w:rPr>
  </w:style>
  <w:style w:type="paragraph" w:customStyle="1" w:styleId="Normal8">
    <w:name w:val="Normal8"/>
    <w:basedOn w:val="Normal"/>
    <w:rsid w:val="00B91406"/>
    <w:pPr>
      <w:spacing w:line="360" w:lineRule="auto"/>
    </w:pPr>
    <w:rPr>
      <w:rFonts w:ascii="Times New Roman" w:hAnsi="Times New Roman"/>
      <w:sz w:val="26"/>
      <w:szCs w:val="26"/>
    </w:rPr>
  </w:style>
  <w:style w:type="paragraph" w:customStyle="1" w:styleId="Heading62">
    <w:name w:val="Heading 62"/>
    <w:basedOn w:val="HeadingFIS6"/>
    <w:rsid w:val="00E84A5C"/>
    <w:pPr>
      <w:keepLines/>
      <w:widowControl/>
      <w:adjustRightInd/>
      <w:spacing w:line="300" w:lineRule="auto"/>
      <w:ind w:left="720" w:hanging="360"/>
      <w:contextualSpacing w:val="0"/>
      <w:textAlignment w:val="auto"/>
      <w:outlineLvl w:val="5"/>
    </w:pPr>
  </w:style>
  <w:style w:type="paragraph" w:customStyle="1" w:styleId="Normal9">
    <w:name w:val="Normal9"/>
    <w:basedOn w:val="Normal"/>
    <w:rsid w:val="002A1AA7"/>
    <w:pPr>
      <w:spacing w:line="360" w:lineRule="auto"/>
    </w:pPr>
    <w:rPr>
      <w:rFonts w:ascii="Times New Roman" w:hAnsi="Times New Roman"/>
      <w:sz w:val="26"/>
      <w:szCs w:val="26"/>
    </w:rPr>
  </w:style>
  <w:style w:type="paragraph" w:customStyle="1" w:styleId="Normal10">
    <w:name w:val="Normal10"/>
    <w:basedOn w:val="Normal"/>
    <w:qFormat/>
    <w:rsid w:val="00847181"/>
    <w:pPr>
      <w:spacing w:line="276" w:lineRule="auto"/>
    </w:pPr>
    <w:rPr>
      <w:rFonts w:ascii="Times New Roman" w:hAnsi="Times New Roman"/>
      <w:sz w:val="24"/>
      <w:szCs w:val="26"/>
    </w:rPr>
  </w:style>
  <w:style w:type="paragraph" w:customStyle="1" w:styleId="Normal11">
    <w:name w:val="Normal11"/>
    <w:basedOn w:val="Normal"/>
    <w:rsid w:val="00E35445"/>
    <w:pPr>
      <w:spacing w:line="360" w:lineRule="auto"/>
    </w:pPr>
    <w:rPr>
      <w:rFonts w:ascii="Times New Roman" w:hAnsi="Times New Roman"/>
      <w:sz w:val="26"/>
      <w:szCs w:val="26"/>
    </w:rPr>
  </w:style>
  <w:style w:type="paragraph" w:customStyle="1" w:styleId="Normal12">
    <w:name w:val="Normal12"/>
    <w:basedOn w:val="Normal"/>
    <w:rsid w:val="00E35445"/>
    <w:pPr>
      <w:spacing w:line="360" w:lineRule="auto"/>
    </w:pPr>
    <w:rPr>
      <w:rFonts w:ascii="Times New Roman" w:hAnsi="Times New Roman"/>
      <w:sz w:val="26"/>
      <w:szCs w:val="26"/>
    </w:rPr>
  </w:style>
  <w:style w:type="paragraph" w:customStyle="1" w:styleId="Heading12">
    <w:name w:val="Heading 12"/>
    <w:basedOn w:val="Heading1"/>
    <w:rsid w:val="004500C2"/>
    <w:pPr>
      <w:numPr>
        <w:numId w:val="0"/>
      </w:numPr>
      <w:tabs>
        <w:tab w:val="num" w:pos="288"/>
      </w:tabs>
      <w:spacing w:line="360" w:lineRule="auto"/>
      <w:ind w:left="357" w:hanging="357"/>
      <w:contextualSpacing w:val="0"/>
    </w:pPr>
    <w:rPr>
      <w:rFonts w:ascii="Times New Roman" w:hAnsi="Times New Roman" w:cs="Times New Roman"/>
      <w:szCs w:val="22"/>
      <w:lang w:val="en-US"/>
    </w:rPr>
  </w:style>
  <w:style w:type="paragraph" w:customStyle="1" w:styleId="Heading24">
    <w:name w:val="Heading 24"/>
    <w:basedOn w:val="Heading2"/>
    <w:rsid w:val="004500C2"/>
    <w:pPr>
      <w:numPr>
        <w:numId w:val="18"/>
      </w:numPr>
      <w:tabs>
        <w:tab w:val="num" w:pos="720"/>
      </w:tabs>
      <w:ind w:left="450" w:hanging="450"/>
    </w:pPr>
  </w:style>
  <w:style w:type="paragraph" w:customStyle="1" w:styleId="Heading32">
    <w:name w:val="Heading 32"/>
    <w:basedOn w:val="Heading3"/>
    <w:rsid w:val="004500C2"/>
    <w:pPr>
      <w:numPr>
        <w:numId w:val="18"/>
      </w:numPr>
      <w:tabs>
        <w:tab w:val="num" w:pos="5040"/>
      </w:tabs>
      <w:ind w:left="540"/>
    </w:pPr>
  </w:style>
  <w:style w:type="paragraph" w:customStyle="1" w:styleId="Heading42">
    <w:name w:val="Heading 42"/>
    <w:basedOn w:val="Heading4"/>
    <w:rsid w:val="004500C2"/>
    <w:pPr>
      <w:numPr>
        <w:numId w:val="18"/>
      </w:numPr>
    </w:pPr>
  </w:style>
  <w:style w:type="paragraph" w:customStyle="1" w:styleId="Heading52">
    <w:name w:val="Heading 52"/>
    <w:basedOn w:val="Heading5"/>
    <w:rsid w:val="004500C2"/>
    <w:pPr>
      <w:numPr>
        <w:ilvl w:val="0"/>
        <w:numId w:val="0"/>
      </w:numPr>
      <w:tabs>
        <w:tab w:val="num" w:pos="3600"/>
      </w:tabs>
      <w:ind w:left="3600" w:hanging="360"/>
      <w:contextualSpacing w:val="0"/>
    </w:pPr>
  </w:style>
  <w:style w:type="paragraph" w:customStyle="1" w:styleId="Heading63">
    <w:name w:val="Heading 63"/>
    <w:basedOn w:val="HeadingFIS6"/>
    <w:rsid w:val="004500C2"/>
    <w:pPr>
      <w:keepLines/>
      <w:widowControl/>
      <w:adjustRightInd/>
      <w:spacing w:line="300" w:lineRule="auto"/>
      <w:ind w:left="720" w:hanging="360"/>
      <w:contextualSpacing w:val="0"/>
      <w:textAlignment w:val="auto"/>
      <w:outlineLvl w:val="5"/>
    </w:pPr>
  </w:style>
  <w:style w:type="paragraph" w:customStyle="1" w:styleId="Normal13">
    <w:name w:val="Normal13"/>
    <w:basedOn w:val="Normal"/>
    <w:rsid w:val="008333B4"/>
    <w:rPr>
      <w:rFonts w:ascii="Times New Roman" w:hAnsi="Times New Roman"/>
      <w:sz w:val="26"/>
      <w:szCs w:val="26"/>
    </w:rPr>
  </w:style>
  <w:style w:type="paragraph" w:customStyle="1" w:styleId="Heading43">
    <w:name w:val="Heading 43"/>
    <w:basedOn w:val="Heading4"/>
    <w:rsid w:val="006B5983"/>
    <w:pPr>
      <w:numPr>
        <w:ilvl w:val="0"/>
        <w:numId w:val="0"/>
      </w:numPr>
      <w:ind w:left="5103"/>
    </w:pPr>
  </w:style>
  <w:style w:type="paragraph" w:customStyle="1" w:styleId="Heading64">
    <w:name w:val="Heading 64"/>
    <w:basedOn w:val="Normal"/>
    <w:rsid w:val="006B5983"/>
    <w:pPr>
      <w:keepNext/>
      <w:keepLines/>
      <w:tabs>
        <w:tab w:val="left" w:pos="426"/>
      </w:tabs>
      <w:ind w:left="720" w:hanging="360"/>
      <w:contextualSpacing w:val="0"/>
      <w:outlineLvl w:val="5"/>
    </w:pPr>
    <w:rPr>
      <w:rFonts w:ascii="Times New Roman" w:eastAsia="Times New Roman" w:hAnsi="Times New Roman"/>
      <w:bCs/>
      <w:i/>
      <w:iCs/>
      <w:noProof/>
      <w:sz w:val="26"/>
      <w:szCs w:val="26"/>
    </w:rPr>
  </w:style>
  <w:style w:type="paragraph" w:customStyle="1" w:styleId="Normal14">
    <w:name w:val="Normal14"/>
    <w:basedOn w:val="Normal"/>
    <w:rsid w:val="006B5983"/>
    <w:pPr>
      <w:spacing w:line="360" w:lineRule="auto"/>
    </w:pPr>
    <w:rPr>
      <w:rFonts w:ascii="Times New Roman" w:hAnsi="Times New Roman"/>
      <w:sz w:val="26"/>
      <w:szCs w:val="26"/>
    </w:rPr>
  </w:style>
  <w:style w:type="paragraph" w:customStyle="1" w:styleId="bullet4">
    <w:name w:val="bullet 4"/>
    <w:basedOn w:val="bullet30"/>
    <w:link w:val="bullet4Char"/>
    <w:qFormat/>
    <w:rsid w:val="00DF0C4E"/>
    <w:pPr>
      <w:numPr>
        <w:ilvl w:val="1"/>
      </w:numPr>
      <w:ind w:left="1696"/>
    </w:pPr>
  </w:style>
  <w:style w:type="character" w:customStyle="1" w:styleId="bullet4Char">
    <w:name w:val="bullet 4 Char"/>
    <w:basedOn w:val="bullet3Char0"/>
    <w:link w:val="bullet4"/>
    <w:rsid w:val="00DF0C4E"/>
    <w:rPr>
      <w:sz w:val="24"/>
      <w:szCs w:val="26"/>
    </w:rPr>
  </w:style>
  <w:style w:type="character" w:customStyle="1" w:styleId="UnresolvedMention1">
    <w:name w:val="Unresolved Mention1"/>
    <w:basedOn w:val="DefaultParagraphFont"/>
    <w:uiPriority w:val="99"/>
    <w:semiHidden/>
    <w:unhideWhenUsed/>
    <w:rsid w:val="002B3326"/>
    <w:rPr>
      <w:color w:val="605E5C"/>
      <w:shd w:val="clear" w:color="auto" w:fill="E1DFDD"/>
    </w:rPr>
  </w:style>
  <w:style w:type="character" w:styleId="UnresolvedMention">
    <w:name w:val="Unresolved Mention"/>
    <w:basedOn w:val="DefaultParagraphFont"/>
    <w:uiPriority w:val="99"/>
    <w:semiHidden/>
    <w:unhideWhenUsed/>
    <w:rsid w:val="00EE3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5279">
      <w:bodyDiv w:val="1"/>
      <w:marLeft w:val="0"/>
      <w:marRight w:val="0"/>
      <w:marTop w:val="0"/>
      <w:marBottom w:val="0"/>
      <w:divBdr>
        <w:top w:val="none" w:sz="0" w:space="0" w:color="auto"/>
        <w:left w:val="none" w:sz="0" w:space="0" w:color="auto"/>
        <w:bottom w:val="none" w:sz="0" w:space="0" w:color="auto"/>
        <w:right w:val="none" w:sz="0" w:space="0" w:color="auto"/>
      </w:divBdr>
    </w:div>
    <w:div w:id="20859941">
      <w:bodyDiv w:val="1"/>
      <w:marLeft w:val="0"/>
      <w:marRight w:val="0"/>
      <w:marTop w:val="0"/>
      <w:marBottom w:val="0"/>
      <w:divBdr>
        <w:top w:val="none" w:sz="0" w:space="0" w:color="auto"/>
        <w:left w:val="none" w:sz="0" w:space="0" w:color="auto"/>
        <w:bottom w:val="none" w:sz="0" w:space="0" w:color="auto"/>
        <w:right w:val="none" w:sz="0" w:space="0" w:color="auto"/>
      </w:divBdr>
    </w:div>
    <w:div w:id="23557282">
      <w:bodyDiv w:val="1"/>
      <w:marLeft w:val="0"/>
      <w:marRight w:val="0"/>
      <w:marTop w:val="0"/>
      <w:marBottom w:val="0"/>
      <w:divBdr>
        <w:top w:val="none" w:sz="0" w:space="0" w:color="auto"/>
        <w:left w:val="none" w:sz="0" w:space="0" w:color="auto"/>
        <w:bottom w:val="none" w:sz="0" w:space="0" w:color="auto"/>
        <w:right w:val="none" w:sz="0" w:space="0" w:color="auto"/>
      </w:divBdr>
    </w:div>
    <w:div w:id="40639106">
      <w:bodyDiv w:val="1"/>
      <w:marLeft w:val="0"/>
      <w:marRight w:val="0"/>
      <w:marTop w:val="0"/>
      <w:marBottom w:val="0"/>
      <w:divBdr>
        <w:top w:val="none" w:sz="0" w:space="0" w:color="auto"/>
        <w:left w:val="none" w:sz="0" w:space="0" w:color="auto"/>
        <w:bottom w:val="none" w:sz="0" w:space="0" w:color="auto"/>
        <w:right w:val="none" w:sz="0" w:space="0" w:color="auto"/>
      </w:divBdr>
    </w:div>
    <w:div w:id="54858259">
      <w:bodyDiv w:val="1"/>
      <w:marLeft w:val="0"/>
      <w:marRight w:val="0"/>
      <w:marTop w:val="0"/>
      <w:marBottom w:val="0"/>
      <w:divBdr>
        <w:top w:val="none" w:sz="0" w:space="0" w:color="auto"/>
        <w:left w:val="none" w:sz="0" w:space="0" w:color="auto"/>
        <w:bottom w:val="none" w:sz="0" w:space="0" w:color="auto"/>
        <w:right w:val="none" w:sz="0" w:space="0" w:color="auto"/>
      </w:divBdr>
    </w:div>
    <w:div w:id="97331865">
      <w:bodyDiv w:val="1"/>
      <w:marLeft w:val="0"/>
      <w:marRight w:val="0"/>
      <w:marTop w:val="0"/>
      <w:marBottom w:val="0"/>
      <w:divBdr>
        <w:top w:val="none" w:sz="0" w:space="0" w:color="auto"/>
        <w:left w:val="none" w:sz="0" w:space="0" w:color="auto"/>
        <w:bottom w:val="none" w:sz="0" w:space="0" w:color="auto"/>
        <w:right w:val="none" w:sz="0" w:space="0" w:color="auto"/>
      </w:divBdr>
    </w:div>
    <w:div w:id="116145058">
      <w:bodyDiv w:val="1"/>
      <w:marLeft w:val="0"/>
      <w:marRight w:val="0"/>
      <w:marTop w:val="0"/>
      <w:marBottom w:val="0"/>
      <w:divBdr>
        <w:top w:val="none" w:sz="0" w:space="0" w:color="auto"/>
        <w:left w:val="none" w:sz="0" w:space="0" w:color="auto"/>
        <w:bottom w:val="none" w:sz="0" w:space="0" w:color="auto"/>
        <w:right w:val="none" w:sz="0" w:space="0" w:color="auto"/>
      </w:divBdr>
    </w:div>
    <w:div w:id="124665273">
      <w:bodyDiv w:val="1"/>
      <w:marLeft w:val="0"/>
      <w:marRight w:val="0"/>
      <w:marTop w:val="0"/>
      <w:marBottom w:val="0"/>
      <w:divBdr>
        <w:top w:val="none" w:sz="0" w:space="0" w:color="auto"/>
        <w:left w:val="none" w:sz="0" w:space="0" w:color="auto"/>
        <w:bottom w:val="none" w:sz="0" w:space="0" w:color="auto"/>
        <w:right w:val="none" w:sz="0" w:space="0" w:color="auto"/>
      </w:divBdr>
    </w:div>
    <w:div w:id="124738921">
      <w:bodyDiv w:val="1"/>
      <w:marLeft w:val="0"/>
      <w:marRight w:val="0"/>
      <w:marTop w:val="0"/>
      <w:marBottom w:val="0"/>
      <w:divBdr>
        <w:top w:val="none" w:sz="0" w:space="0" w:color="auto"/>
        <w:left w:val="none" w:sz="0" w:space="0" w:color="auto"/>
        <w:bottom w:val="none" w:sz="0" w:space="0" w:color="auto"/>
        <w:right w:val="none" w:sz="0" w:space="0" w:color="auto"/>
      </w:divBdr>
    </w:div>
    <w:div w:id="136150066">
      <w:bodyDiv w:val="1"/>
      <w:marLeft w:val="0"/>
      <w:marRight w:val="0"/>
      <w:marTop w:val="0"/>
      <w:marBottom w:val="0"/>
      <w:divBdr>
        <w:top w:val="none" w:sz="0" w:space="0" w:color="auto"/>
        <w:left w:val="none" w:sz="0" w:space="0" w:color="auto"/>
        <w:bottom w:val="none" w:sz="0" w:space="0" w:color="auto"/>
        <w:right w:val="none" w:sz="0" w:space="0" w:color="auto"/>
      </w:divBdr>
      <w:divsChild>
        <w:div w:id="1754549936">
          <w:marLeft w:val="0"/>
          <w:marRight w:val="0"/>
          <w:marTop w:val="0"/>
          <w:marBottom w:val="0"/>
          <w:divBdr>
            <w:top w:val="none" w:sz="0" w:space="0" w:color="auto"/>
            <w:left w:val="none" w:sz="0" w:space="0" w:color="auto"/>
            <w:bottom w:val="none" w:sz="0" w:space="0" w:color="auto"/>
            <w:right w:val="none" w:sz="0" w:space="0" w:color="auto"/>
          </w:divBdr>
        </w:div>
        <w:div w:id="1195920730">
          <w:marLeft w:val="0"/>
          <w:marRight w:val="0"/>
          <w:marTop w:val="0"/>
          <w:marBottom w:val="0"/>
          <w:divBdr>
            <w:top w:val="none" w:sz="0" w:space="0" w:color="auto"/>
            <w:left w:val="none" w:sz="0" w:space="0" w:color="auto"/>
            <w:bottom w:val="none" w:sz="0" w:space="0" w:color="auto"/>
            <w:right w:val="none" w:sz="0" w:space="0" w:color="auto"/>
          </w:divBdr>
        </w:div>
      </w:divsChild>
    </w:div>
    <w:div w:id="156575108">
      <w:bodyDiv w:val="1"/>
      <w:marLeft w:val="0"/>
      <w:marRight w:val="0"/>
      <w:marTop w:val="0"/>
      <w:marBottom w:val="0"/>
      <w:divBdr>
        <w:top w:val="none" w:sz="0" w:space="0" w:color="auto"/>
        <w:left w:val="none" w:sz="0" w:space="0" w:color="auto"/>
        <w:bottom w:val="none" w:sz="0" w:space="0" w:color="auto"/>
        <w:right w:val="none" w:sz="0" w:space="0" w:color="auto"/>
      </w:divBdr>
    </w:div>
    <w:div w:id="195239198">
      <w:bodyDiv w:val="1"/>
      <w:marLeft w:val="0"/>
      <w:marRight w:val="0"/>
      <w:marTop w:val="0"/>
      <w:marBottom w:val="0"/>
      <w:divBdr>
        <w:top w:val="none" w:sz="0" w:space="0" w:color="auto"/>
        <w:left w:val="none" w:sz="0" w:space="0" w:color="auto"/>
        <w:bottom w:val="none" w:sz="0" w:space="0" w:color="auto"/>
        <w:right w:val="none" w:sz="0" w:space="0" w:color="auto"/>
      </w:divBdr>
    </w:div>
    <w:div w:id="213809947">
      <w:bodyDiv w:val="1"/>
      <w:marLeft w:val="0"/>
      <w:marRight w:val="0"/>
      <w:marTop w:val="0"/>
      <w:marBottom w:val="0"/>
      <w:divBdr>
        <w:top w:val="none" w:sz="0" w:space="0" w:color="auto"/>
        <w:left w:val="none" w:sz="0" w:space="0" w:color="auto"/>
        <w:bottom w:val="none" w:sz="0" w:space="0" w:color="auto"/>
        <w:right w:val="none" w:sz="0" w:space="0" w:color="auto"/>
      </w:divBdr>
    </w:div>
    <w:div w:id="236283309">
      <w:bodyDiv w:val="1"/>
      <w:marLeft w:val="0"/>
      <w:marRight w:val="0"/>
      <w:marTop w:val="0"/>
      <w:marBottom w:val="0"/>
      <w:divBdr>
        <w:top w:val="none" w:sz="0" w:space="0" w:color="auto"/>
        <w:left w:val="none" w:sz="0" w:space="0" w:color="auto"/>
        <w:bottom w:val="none" w:sz="0" w:space="0" w:color="auto"/>
        <w:right w:val="none" w:sz="0" w:space="0" w:color="auto"/>
      </w:divBdr>
      <w:divsChild>
        <w:div w:id="686833185">
          <w:marLeft w:val="1166"/>
          <w:marRight w:val="0"/>
          <w:marTop w:val="125"/>
          <w:marBottom w:val="0"/>
          <w:divBdr>
            <w:top w:val="none" w:sz="0" w:space="0" w:color="auto"/>
            <w:left w:val="none" w:sz="0" w:space="0" w:color="auto"/>
            <w:bottom w:val="none" w:sz="0" w:space="0" w:color="auto"/>
            <w:right w:val="none" w:sz="0" w:space="0" w:color="auto"/>
          </w:divBdr>
        </w:div>
        <w:div w:id="856701112">
          <w:marLeft w:val="1166"/>
          <w:marRight w:val="0"/>
          <w:marTop w:val="125"/>
          <w:marBottom w:val="0"/>
          <w:divBdr>
            <w:top w:val="none" w:sz="0" w:space="0" w:color="auto"/>
            <w:left w:val="none" w:sz="0" w:space="0" w:color="auto"/>
            <w:bottom w:val="none" w:sz="0" w:space="0" w:color="auto"/>
            <w:right w:val="none" w:sz="0" w:space="0" w:color="auto"/>
          </w:divBdr>
        </w:div>
        <w:div w:id="916208706">
          <w:marLeft w:val="648"/>
          <w:marRight w:val="0"/>
          <w:marTop w:val="140"/>
          <w:marBottom w:val="0"/>
          <w:divBdr>
            <w:top w:val="none" w:sz="0" w:space="0" w:color="auto"/>
            <w:left w:val="none" w:sz="0" w:space="0" w:color="auto"/>
            <w:bottom w:val="none" w:sz="0" w:space="0" w:color="auto"/>
            <w:right w:val="none" w:sz="0" w:space="0" w:color="auto"/>
          </w:divBdr>
        </w:div>
        <w:div w:id="1506818438">
          <w:marLeft w:val="1166"/>
          <w:marRight w:val="0"/>
          <w:marTop w:val="125"/>
          <w:marBottom w:val="0"/>
          <w:divBdr>
            <w:top w:val="none" w:sz="0" w:space="0" w:color="auto"/>
            <w:left w:val="none" w:sz="0" w:space="0" w:color="auto"/>
            <w:bottom w:val="none" w:sz="0" w:space="0" w:color="auto"/>
            <w:right w:val="none" w:sz="0" w:space="0" w:color="auto"/>
          </w:divBdr>
        </w:div>
      </w:divsChild>
    </w:div>
    <w:div w:id="262618470">
      <w:bodyDiv w:val="1"/>
      <w:marLeft w:val="0"/>
      <w:marRight w:val="0"/>
      <w:marTop w:val="0"/>
      <w:marBottom w:val="0"/>
      <w:divBdr>
        <w:top w:val="none" w:sz="0" w:space="0" w:color="auto"/>
        <w:left w:val="none" w:sz="0" w:space="0" w:color="auto"/>
        <w:bottom w:val="none" w:sz="0" w:space="0" w:color="auto"/>
        <w:right w:val="none" w:sz="0" w:space="0" w:color="auto"/>
      </w:divBdr>
    </w:div>
    <w:div w:id="319429668">
      <w:bodyDiv w:val="1"/>
      <w:marLeft w:val="0"/>
      <w:marRight w:val="0"/>
      <w:marTop w:val="0"/>
      <w:marBottom w:val="0"/>
      <w:divBdr>
        <w:top w:val="none" w:sz="0" w:space="0" w:color="auto"/>
        <w:left w:val="none" w:sz="0" w:space="0" w:color="auto"/>
        <w:bottom w:val="none" w:sz="0" w:space="0" w:color="auto"/>
        <w:right w:val="none" w:sz="0" w:space="0" w:color="auto"/>
      </w:divBdr>
    </w:div>
    <w:div w:id="339503576">
      <w:bodyDiv w:val="1"/>
      <w:marLeft w:val="0"/>
      <w:marRight w:val="0"/>
      <w:marTop w:val="0"/>
      <w:marBottom w:val="0"/>
      <w:divBdr>
        <w:top w:val="none" w:sz="0" w:space="0" w:color="auto"/>
        <w:left w:val="none" w:sz="0" w:space="0" w:color="auto"/>
        <w:bottom w:val="none" w:sz="0" w:space="0" w:color="auto"/>
        <w:right w:val="none" w:sz="0" w:space="0" w:color="auto"/>
      </w:divBdr>
    </w:div>
    <w:div w:id="384842811">
      <w:bodyDiv w:val="1"/>
      <w:marLeft w:val="0"/>
      <w:marRight w:val="0"/>
      <w:marTop w:val="0"/>
      <w:marBottom w:val="0"/>
      <w:divBdr>
        <w:top w:val="none" w:sz="0" w:space="0" w:color="auto"/>
        <w:left w:val="none" w:sz="0" w:space="0" w:color="auto"/>
        <w:bottom w:val="none" w:sz="0" w:space="0" w:color="auto"/>
        <w:right w:val="none" w:sz="0" w:space="0" w:color="auto"/>
      </w:divBdr>
    </w:div>
    <w:div w:id="404375090">
      <w:bodyDiv w:val="1"/>
      <w:marLeft w:val="0"/>
      <w:marRight w:val="0"/>
      <w:marTop w:val="0"/>
      <w:marBottom w:val="0"/>
      <w:divBdr>
        <w:top w:val="none" w:sz="0" w:space="0" w:color="auto"/>
        <w:left w:val="none" w:sz="0" w:space="0" w:color="auto"/>
        <w:bottom w:val="none" w:sz="0" w:space="0" w:color="auto"/>
        <w:right w:val="none" w:sz="0" w:space="0" w:color="auto"/>
      </w:divBdr>
    </w:div>
    <w:div w:id="454521293">
      <w:bodyDiv w:val="1"/>
      <w:marLeft w:val="0"/>
      <w:marRight w:val="0"/>
      <w:marTop w:val="0"/>
      <w:marBottom w:val="0"/>
      <w:divBdr>
        <w:top w:val="none" w:sz="0" w:space="0" w:color="auto"/>
        <w:left w:val="none" w:sz="0" w:space="0" w:color="auto"/>
        <w:bottom w:val="none" w:sz="0" w:space="0" w:color="auto"/>
        <w:right w:val="none" w:sz="0" w:space="0" w:color="auto"/>
      </w:divBdr>
    </w:div>
    <w:div w:id="473908538">
      <w:bodyDiv w:val="1"/>
      <w:marLeft w:val="0"/>
      <w:marRight w:val="0"/>
      <w:marTop w:val="0"/>
      <w:marBottom w:val="0"/>
      <w:divBdr>
        <w:top w:val="none" w:sz="0" w:space="0" w:color="auto"/>
        <w:left w:val="none" w:sz="0" w:space="0" w:color="auto"/>
        <w:bottom w:val="none" w:sz="0" w:space="0" w:color="auto"/>
        <w:right w:val="none" w:sz="0" w:space="0" w:color="auto"/>
      </w:divBdr>
      <w:divsChild>
        <w:div w:id="49767586">
          <w:marLeft w:val="0"/>
          <w:marRight w:val="0"/>
          <w:marTop w:val="0"/>
          <w:marBottom w:val="0"/>
          <w:divBdr>
            <w:top w:val="none" w:sz="0" w:space="0" w:color="auto"/>
            <w:left w:val="none" w:sz="0" w:space="0" w:color="auto"/>
            <w:bottom w:val="none" w:sz="0" w:space="0" w:color="auto"/>
            <w:right w:val="none" w:sz="0" w:space="0" w:color="auto"/>
          </w:divBdr>
          <w:divsChild>
            <w:div w:id="398480393">
              <w:marLeft w:val="0"/>
              <w:marRight w:val="0"/>
              <w:marTop w:val="0"/>
              <w:marBottom w:val="0"/>
              <w:divBdr>
                <w:top w:val="none" w:sz="0" w:space="0" w:color="auto"/>
                <w:left w:val="none" w:sz="0" w:space="0" w:color="auto"/>
                <w:bottom w:val="none" w:sz="0" w:space="0" w:color="auto"/>
                <w:right w:val="none" w:sz="0" w:space="0" w:color="auto"/>
              </w:divBdr>
            </w:div>
          </w:divsChild>
        </w:div>
        <w:div w:id="543951058">
          <w:marLeft w:val="0"/>
          <w:marRight w:val="0"/>
          <w:marTop w:val="0"/>
          <w:marBottom w:val="0"/>
          <w:divBdr>
            <w:top w:val="none" w:sz="0" w:space="0" w:color="auto"/>
            <w:left w:val="none" w:sz="0" w:space="0" w:color="auto"/>
            <w:bottom w:val="none" w:sz="0" w:space="0" w:color="auto"/>
            <w:right w:val="none" w:sz="0" w:space="0" w:color="auto"/>
          </w:divBdr>
          <w:divsChild>
            <w:div w:id="672613041">
              <w:marLeft w:val="0"/>
              <w:marRight w:val="0"/>
              <w:marTop w:val="0"/>
              <w:marBottom w:val="0"/>
              <w:divBdr>
                <w:top w:val="none" w:sz="0" w:space="0" w:color="auto"/>
                <w:left w:val="none" w:sz="0" w:space="0" w:color="auto"/>
                <w:bottom w:val="none" w:sz="0" w:space="0" w:color="auto"/>
                <w:right w:val="none" w:sz="0" w:space="0" w:color="auto"/>
              </w:divBdr>
            </w:div>
          </w:divsChild>
        </w:div>
        <w:div w:id="950090656">
          <w:marLeft w:val="0"/>
          <w:marRight w:val="0"/>
          <w:marTop w:val="0"/>
          <w:marBottom w:val="0"/>
          <w:divBdr>
            <w:top w:val="none" w:sz="0" w:space="0" w:color="auto"/>
            <w:left w:val="none" w:sz="0" w:space="0" w:color="auto"/>
            <w:bottom w:val="none" w:sz="0" w:space="0" w:color="auto"/>
            <w:right w:val="none" w:sz="0" w:space="0" w:color="auto"/>
          </w:divBdr>
          <w:divsChild>
            <w:div w:id="2051757791">
              <w:marLeft w:val="0"/>
              <w:marRight w:val="0"/>
              <w:marTop w:val="0"/>
              <w:marBottom w:val="0"/>
              <w:divBdr>
                <w:top w:val="none" w:sz="0" w:space="0" w:color="auto"/>
                <w:left w:val="none" w:sz="0" w:space="0" w:color="auto"/>
                <w:bottom w:val="none" w:sz="0" w:space="0" w:color="auto"/>
                <w:right w:val="none" w:sz="0" w:space="0" w:color="auto"/>
              </w:divBdr>
            </w:div>
          </w:divsChild>
        </w:div>
        <w:div w:id="1250773595">
          <w:marLeft w:val="0"/>
          <w:marRight w:val="0"/>
          <w:marTop w:val="0"/>
          <w:marBottom w:val="0"/>
          <w:divBdr>
            <w:top w:val="none" w:sz="0" w:space="0" w:color="auto"/>
            <w:left w:val="none" w:sz="0" w:space="0" w:color="auto"/>
            <w:bottom w:val="none" w:sz="0" w:space="0" w:color="auto"/>
            <w:right w:val="none" w:sz="0" w:space="0" w:color="auto"/>
          </w:divBdr>
          <w:divsChild>
            <w:div w:id="576944825">
              <w:marLeft w:val="0"/>
              <w:marRight w:val="0"/>
              <w:marTop w:val="0"/>
              <w:marBottom w:val="0"/>
              <w:divBdr>
                <w:top w:val="none" w:sz="0" w:space="0" w:color="auto"/>
                <w:left w:val="none" w:sz="0" w:space="0" w:color="auto"/>
                <w:bottom w:val="none" w:sz="0" w:space="0" w:color="auto"/>
                <w:right w:val="none" w:sz="0" w:space="0" w:color="auto"/>
              </w:divBdr>
            </w:div>
          </w:divsChild>
        </w:div>
        <w:div w:id="1362322252">
          <w:marLeft w:val="0"/>
          <w:marRight w:val="0"/>
          <w:marTop w:val="0"/>
          <w:marBottom w:val="0"/>
          <w:divBdr>
            <w:top w:val="none" w:sz="0" w:space="0" w:color="auto"/>
            <w:left w:val="none" w:sz="0" w:space="0" w:color="auto"/>
            <w:bottom w:val="none" w:sz="0" w:space="0" w:color="auto"/>
            <w:right w:val="none" w:sz="0" w:space="0" w:color="auto"/>
          </w:divBdr>
          <w:divsChild>
            <w:div w:id="1384216760">
              <w:marLeft w:val="0"/>
              <w:marRight w:val="0"/>
              <w:marTop w:val="0"/>
              <w:marBottom w:val="0"/>
              <w:divBdr>
                <w:top w:val="none" w:sz="0" w:space="0" w:color="auto"/>
                <w:left w:val="none" w:sz="0" w:space="0" w:color="auto"/>
                <w:bottom w:val="none" w:sz="0" w:space="0" w:color="auto"/>
                <w:right w:val="none" w:sz="0" w:space="0" w:color="auto"/>
              </w:divBdr>
            </w:div>
          </w:divsChild>
        </w:div>
        <w:div w:id="1494680959">
          <w:marLeft w:val="0"/>
          <w:marRight w:val="0"/>
          <w:marTop w:val="0"/>
          <w:marBottom w:val="0"/>
          <w:divBdr>
            <w:top w:val="none" w:sz="0" w:space="0" w:color="auto"/>
            <w:left w:val="none" w:sz="0" w:space="0" w:color="auto"/>
            <w:bottom w:val="none" w:sz="0" w:space="0" w:color="auto"/>
            <w:right w:val="none" w:sz="0" w:space="0" w:color="auto"/>
          </w:divBdr>
          <w:divsChild>
            <w:div w:id="2003043491">
              <w:marLeft w:val="0"/>
              <w:marRight w:val="0"/>
              <w:marTop w:val="0"/>
              <w:marBottom w:val="0"/>
              <w:divBdr>
                <w:top w:val="none" w:sz="0" w:space="0" w:color="auto"/>
                <w:left w:val="none" w:sz="0" w:space="0" w:color="auto"/>
                <w:bottom w:val="none" w:sz="0" w:space="0" w:color="auto"/>
                <w:right w:val="none" w:sz="0" w:space="0" w:color="auto"/>
              </w:divBdr>
            </w:div>
          </w:divsChild>
        </w:div>
        <w:div w:id="1499418257">
          <w:marLeft w:val="0"/>
          <w:marRight w:val="0"/>
          <w:marTop w:val="0"/>
          <w:marBottom w:val="0"/>
          <w:divBdr>
            <w:top w:val="none" w:sz="0" w:space="0" w:color="auto"/>
            <w:left w:val="none" w:sz="0" w:space="0" w:color="auto"/>
            <w:bottom w:val="none" w:sz="0" w:space="0" w:color="auto"/>
            <w:right w:val="none" w:sz="0" w:space="0" w:color="auto"/>
          </w:divBdr>
          <w:divsChild>
            <w:div w:id="185097488">
              <w:marLeft w:val="0"/>
              <w:marRight w:val="0"/>
              <w:marTop w:val="0"/>
              <w:marBottom w:val="0"/>
              <w:divBdr>
                <w:top w:val="none" w:sz="0" w:space="0" w:color="auto"/>
                <w:left w:val="none" w:sz="0" w:space="0" w:color="auto"/>
                <w:bottom w:val="none" w:sz="0" w:space="0" w:color="auto"/>
                <w:right w:val="none" w:sz="0" w:space="0" w:color="auto"/>
              </w:divBdr>
            </w:div>
          </w:divsChild>
        </w:div>
        <w:div w:id="1582712811">
          <w:marLeft w:val="0"/>
          <w:marRight w:val="0"/>
          <w:marTop w:val="0"/>
          <w:marBottom w:val="0"/>
          <w:divBdr>
            <w:top w:val="none" w:sz="0" w:space="0" w:color="auto"/>
            <w:left w:val="none" w:sz="0" w:space="0" w:color="auto"/>
            <w:bottom w:val="none" w:sz="0" w:space="0" w:color="auto"/>
            <w:right w:val="none" w:sz="0" w:space="0" w:color="auto"/>
          </w:divBdr>
          <w:divsChild>
            <w:div w:id="1301613017">
              <w:marLeft w:val="0"/>
              <w:marRight w:val="0"/>
              <w:marTop w:val="0"/>
              <w:marBottom w:val="0"/>
              <w:divBdr>
                <w:top w:val="none" w:sz="0" w:space="0" w:color="auto"/>
                <w:left w:val="none" w:sz="0" w:space="0" w:color="auto"/>
                <w:bottom w:val="none" w:sz="0" w:space="0" w:color="auto"/>
                <w:right w:val="none" w:sz="0" w:space="0" w:color="auto"/>
              </w:divBdr>
            </w:div>
          </w:divsChild>
        </w:div>
        <w:div w:id="2079745294">
          <w:marLeft w:val="0"/>
          <w:marRight w:val="0"/>
          <w:marTop w:val="0"/>
          <w:marBottom w:val="0"/>
          <w:divBdr>
            <w:top w:val="none" w:sz="0" w:space="0" w:color="auto"/>
            <w:left w:val="none" w:sz="0" w:space="0" w:color="auto"/>
            <w:bottom w:val="none" w:sz="0" w:space="0" w:color="auto"/>
            <w:right w:val="none" w:sz="0" w:space="0" w:color="auto"/>
          </w:divBdr>
          <w:divsChild>
            <w:div w:id="19263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00256">
      <w:bodyDiv w:val="1"/>
      <w:marLeft w:val="0"/>
      <w:marRight w:val="0"/>
      <w:marTop w:val="0"/>
      <w:marBottom w:val="0"/>
      <w:divBdr>
        <w:top w:val="none" w:sz="0" w:space="0" w:color="auto"/>
        <w:left w:val="none" w:sz="0" w:space="0" w:color="auto"/>
        <w:bottom w:val="none" w:sz="0" w:space="0" w:color="auto"/>
        <w:right w:val="none" w:sz="0" w:space="0" w:color="auto"/>
      </w:divBdr>
    </w:div>
    <w:div w:id="492992924">
      <w:bodyDiv w:val="1"/>
      <w:marLeft w:val="0"/>
      <w:marRight w:val="0"/>
      <w:marTop w:val="0"/>
      <w:marBottom w:val="0"/>
      <w:divBdr>
        <w:top w:val="none" w:sz="0" w:space="0" w:color="auto"/>
        <w:left w:val="none" w:sz="0" w:space="0" w:color="auto"/>
        <w:bottom w:val="none" w:sz="0" w:space="0" w:color="auto"/>
        <w:right w:val="none" w:sz="0" w:space="0" w:color="auto"/>
      </w:divBdr>
    </w:div>
    <w:div w:id="503470350">
      <w:bodyDiv w:val="1"/>
      <w:marLeft w:val="0"/>
      <w:marRight w:val="0"/>
      <w:marTop w:val="0"/>
      <w:marBottom w:val="0"/>
      <w:divBdr>
        <w:top w:val="none" w:sz="0" w:space="0" w:color="auto"/>
        <w:left w:val="none" w:sz="0" w:space="0" w:color="auto"/>
        <w:bottom w:val="none" w:sz="0" w:space="0" w:color="auto"/>
        <w:right w:val="none" w:sz="0" w:space="0" w:color="auto"/>
      </w:divBdr>
    </w:div>
    <w:div w:id="504056327">
      <w:bodyDiv w:val="1"/>
      <w:marLeft w:val="0"/>
      <w:marRight w:val="0"/>
      <w:marTop w:val="0"/>
      <w:marBottom w:val="0"/>
      <w:divBdr>
        <w:top w:val="none" w:sz="0" w:space="0" w:color="auto"/>
        <w:left w:val="none" w:sz="0" w:space="0" w:color="auto"/>
        <w:bottom w:val="none" w:sz="0" w:space="0" w:color="auto"/>
        <w:right w:val="none" w:sz="0" w:space="0" w:color="auto"/>
      </w:divBdr>
    </w:div>
    <w:div w:id="536088131">
      <w:bodyDiv w:val="1"/>
      <w:marLeft w:val="0"/>
      <w:marRight w:val="0"/>
      <w:marTop w:val="0"/>
      <w:marBottom w:val="0"/>
      <w:divBdr>
        <w:top w:val="none" w:sz="0" w:space="0" w:color="auto"/>
        <w:left w:val="none" w:sz="0" w:space="0" w:color="auto"/>
        <w:bottom w:val="none" w:sz="0" w:space="0" w:color="auto"/>
        <w:right w:val="none" w:sz="0" w:space="0" w:color="auto"/>
      </w:divBdr>
    </w:div>
    <w:div w:id="558588661">
      <w:bodyDiv w:val="1"/>
      <w:marLeft w:val="0"/>
      <w:marRight w:val="0"/>
      <w:marTop w:val="0"/>
      <w:marBottom w:val="0"/>
      <w:divBdr>
        <w:top w:val="none" w:sz="0" w:space="0" w:color="auto"/>
        <w:left w:val="none" w:sz="0" w:space="0" w:color="auto"/>
        <w:bottom w:val="none" w:sz="0" w:space="0" w:color="auto"/>
        <w:right w:val="none" w:sz="0" w:space="0" w:color="auto"/>
      </w:divBdr>
    </w:div>
    <w:div w:id="583026588">
      <w:bodyDiv w:val="1"/>
      <w:marLeft w:val="0"/>
      <w:marRight w:val="0"/>
      <w:marTop w:val="0"/>
      <w:marBottom w:val="0"/>
      <w:divBdr>
        <w:top w:val="none" w:sz="0" w:space="0" w:color="auto"/>
        <w:left w:val="none" w:sz="0" w:space="0" w:color="auto"/>
        <w:bottom w:val="none" w:sz="0" w:space="0" w:color="auto"/>
        <w:right w:val="none" w:sz="0" w:space="0" w:color="auto"/>
      </w:divBdr>
    </w:div>
    <w:div w:id="588344924">
      <w:bodyDiv w:val="1"/>
      <w:marLeft w:val="0"/>
      <w:marRight w:val="0"/>
      <w:marTop w:val="0"/>
      <w:marBottom w:val="0"/>
      <w:divBdr>
        <w:top w:val="none" w:sz="0" w:space="0" w:color="auto"/>
        <w:left w:val="none" w:sz="0" w:space="0" w:color="auto"/>
        <w:bottom w:val="none" w:sz="0" w:space="0" w:color="auto"/>
        <w:right w:val="none" w:sz="0" w:space="0" w:color="auto"/>
      </w:divBdr>
    </w:div>
    <w:div w:id="592008039">
      <w:bodyDiv w:val="1"/>
      <w:marLeft w:val="0"/>
      <w:marRight w:val="0"/>
      <w:marTop w:val="0"/>
      <w:marBottom w:val="0"/>
      <w:divBdr>
        <w:top w:val="none" w:sz="0" w:space="0" w:color="auto"/>
        <w:left w:val="none" w:sz="0" w:space="0" w:color="auto"/>
        <w:bottom w:val="none" w:sz="0" w:space="0" w:color="auto"/>
        <w:right w:val="none" w:sz="0" w:space="0" w:color="auto"/>
      </w:divBdr>
    </w:div>
    <w:div w:id="597519098">
      <w:bodyDiv w:val="1"/>
      <w:marLeft w:val="0"/>
      <w:marRight w:val="0"/>
      <w:marTop w:val="0"/>
      <w:marBottom w:val="0"/>
      <w:divBdr>
        <w:top w:val="none" w:sz="0" w:space="0" w:color="auto"/>
        <w:left w:val="none" w:sz="0" w:space="0" w:color="auto"/>
        <w:bottom w:val="none" w:sz="0" w:space="0" w:color="auto"/>
        <w:right w:val="none" w:sz="0" w:space="0" w:color="auto"/>
      </w:divBdr>
    </w:div>
    <w:div w:id="618875389">
      <w:bodyDiv w:val="1"/>
      <w:marLeft w:val="0"/>
      <w:marRight w:val="0"/>
      <w:marTop w:val="0"/>
      <w:marBottom w:val="0"/>
      <w:divBdr>
        <w:top w:val="none" w:sz="0" w:space="0" w:color="auto"/>
        <w:left w:val="none" w:sz="0" w:space="0" w:color="auto"/>
        <w:bottom w:val="none" w:sz="0" w:space="0" w:color="auto"/>
        <w:right w:val="none" w:sz="0" w:space="0" w:color="auto"/>
      </w:divBdr>
    </w:div>
    <w:div w:id="632252998">
      <w:bodyDiv w:val="1"/>
      <w:marLeft w:val="0"/>
      <w:marRight w:val="0"/>
      <w:marTop w:val="0"/>
      <w:marBottom w:val="0"/>
      <w:divBdr>
        <w:top w:val="none" w:sz="0" w:space="0" w:color="auto"/>
        <w:left w:val="none" w:sz="0" w:space="0" w:color="auto"/>
        <w:bottom w:val="none" w:sz="0" w:space="0" w:color="auto"/>
        <w:right w:val="none" w:sz="0" w:space="0" w:color="auto"/>
      </w:divBdr>
    </w:div>
    <w:div w:id="634877395">
      <w:bodyDiv w:val="1"/>
      <w:marLeft w:val="0"/>
      <w:marRight w:val="0"/>
      <w:marTop w:val="0"/>
      <w:marBottom w:val="0"/>
      <w:divBdr>
        <w:top w:val="none" w:sz="0" w:space="0" w:color="auto"/>
        <w:left w:val="none" w:sz="0" w:space="0" w:color="auto"/>
        <w:bottom w:val="none" w:sz="0" w:space="0" w:color="auto"/>
        <w:right w:val="none" w:sz="0" w:space="0" w:color="auto"/>
      </w:divBdr>
    </w:div>
    <w:div w:id="643124109">
      <w:bodyDiv w:val="1"/>
      <w:marLeft w:val="0"/>
      <w:marRight w:val="0"/>
      <w:marTop w:val="0"/>
      <w:marBottom w:val="0"/>
      <w:divBdr>
        <w:top w:val="none" w:sz="0" w:space="0" w:color="auto"/>
        <w:left w:val="none" w:sz="0" w:space="0" w:color="auto"/>
        <w:bottom w:val="none" w:sz="0" w:space="0" w:color="auto"/>
        <w:right w:val="none" w:sz="0" w:space="0" w:color="auto"/>
      </w:divBdr>
    </w:div>
    <w:div w:id="652149211">
      <w:bodyDiv w:val="1"/>
      <w:marLeft w:val="0"/>
      <w:marRight w:val="0"/>
      <w:marTop w:val="0"/>
      <w:marBottom w:val="0"/>
      <w:divBdr>
        <w:top w:val="none" w:sz="0" w:space="0" w:color="auto"/>
        <w:left w:val="none" w:sz="0" w:space="0" w:color="auto"/>
        <w:bottom w:val="none" w:sz="0" w:space="0" w:color="auto"/>
        <w:right w:val="none" w:sz="0" w:space="0" w:color="auto"/>
      </w:divBdr>
    </w:div>
    <w:div w:id="655181963">
      <w:bodyDiv w:val="1"/>
      <w:marLeft w:val="0"/>
      <w:marRight w:val="0"/>
      <w:marTop w:val="0"/>
      <w:marBottom w:val="0"/>
      <w:divBdr>
        <w:top w:val="none" w:sz="0" w:space="0" w:color="auto"/>
        <w:left w:val="none" w:sz="0" w:space="0" w:color="auto"/>
        <w:bottom w:val="none" w:sz="0" w:space="0" w:color="auto"/>
        <w:right w:val="none" w:sz="0" w:space="0" w:color="auto"/>
      </w:divBdr>
    </w:div>
    <w:div w:id="664816817">
      <w:bodyDiv w:val="1"/>
      <w:marLeft w:val="0"/>
      <w:marRight w:val="0"/>
      <w:marTop w:val="0"/>
      <w:marBottom w:val="0"/>
      <w:divBdr>
        <w:top w:val="none" w:sz="0" w:space="0" w:color="auto"/>
        <w:left w:val="none" w:sz="0" w:space="0" w:color="auto"/>
        <w:bottom w:val="none" w:sz="0" w:space="0" w:color="auto"/>
        <w:right w:val="none" w:sz="0" w:space="0" w:color="auto"/>
      </w:divBdr>
    </w:div>
    <w:div w:id="688944753">
      <w:bodyDiv w:val="1"/>
      <w:marLeft w:val="0"/>
      <w:marRight w:val="0"/>
      <w:marTop w:val="0"/>
      <w:marBottom w:val="0"/>
      <w:divBdr>
        <w:top w:val="none" w:sz="0" w:space="0" w:color="auto"/>
        <w:left w:val="none" w:sz="0" w:space="0" w:color="auto"/>
        <w:bottom w:val="none" w:sz="0" w:space="0" w:color="auto"/>
        <w:right w:val="none" w:sz="0" w:space="0" w:color="auto"/>
      </w:divBdr>
    </w:div>
    <w:div w:id="709037861">
      <w:bodyDiv w:val="1"/>
      <w:marLeft w:val="0"/>
      <w:marRight w:val="0"/>
      <w:marTop w:val="0"/>
      <w:marBottom w:val="0"/>
      <w:divBdr>
        <w:top w:val="none" w:sz="0" w:space="0" w:color="auto"/>
        <w:left w:val="none" w:sz="0" w:space="0" w:color="auto"/>
        <w:bottom w:val="none" w:sz="0" w:space="0" w:color="auto"/>
        <w:right w:val="none" w:sz="0" w:space="0" w:color="auto"/>
      </w:divBdr>
    </w:div>
    <w:div w:id="735975025">
      <w:bodyDiv w:val="1"/>
      <w:marLeft w:val="0"/>
      <w:marRight w:val="0"/>
      <w:marTop w:val="0"/>
      <w:marBottom w:val="0"/>
      <w:divBdr>
        <w:top w:val="none" w:sz="0" w:space="0" w:color="auto"/>
        <w:left w:val="none" w:sz="0" w:space="0" w:color="auto"/>
        <w:bottom w:val="none" w:sz="0" w:space="0" w:color="auto"/>
        <w:right w:val="none" w:sz="0" w:space="0" w:color="auto"/>
      </w:divBdr>
      <w:divsChild>
        <w:div w:id="1544244067">
          <w:marLeft w:val="547"/>
          <w:marRight w:val="0"/>
          <w:marTop w:val="0"/>
          <w:marBottom w:val="0"/>
          <w:divBdr>
            <w:top w:val="none" w:sz="0" w:space="0" w:color="auto"/>
            <w:left w:val="none" w:sz="0" w:space="0" w:color="auto"/>
            <w:bottom w:val="none" w:sz="0" w:space="0" w:color="auto"/>
            <w:right w:val="none" w:sz="0" w:space="0" w:color="auto"/>
          </w:divBdr>
        </w:div>
      </w:divsChild>
    </w:div>
    <w:div w:id="744259473">
      <w:bodyDiv w:val="1"/>
      <w:marLeft w:val="0"/>
      <w:marRight w:val="0"/>
      <w:marTop w:val="0"/>
      <w:marBottom w:val="0"/>
      <w:divBdr>
        <w:top w:val="none" w:sz="0" w:space="0" w:color="auto"/>
        <w:left w:val="none" w:sz="0" w:space="0" w:color="auto"/>
        <w:bottom w:val="none" w:sz="0" w:space="0" w:color="auto"/>
        <w:right w:val="none" w:sz="0" w:space="0" w:color="auto"/>
      </w:divBdr>
    </w:div>
    <w:div w:id="744886346">
      <w:bodyDiv w:val="1"/>
      <w:marLeft w:val="0"/>
      <w:marRight w:val="0"/>
      <w:marTop w:val="0"/>
      <w:marBottom w:val="0"/>
      <w:divBdr>
        <w:top w:val="none" w:sz="0" w:space="0" w:color="auto"/>
        <w:left w:val="none" w:sz="0" w:space="0" w:color="auto"/>
        <w:bottom w:val="none" w:sz="0" w:space="0" w:color="auto"/>
        <w:right w:val="none" w:sz="0" w:space="0" w:color="auto"/>
      </w:divBdr>
    </w:div>
    <w:div w:id="747962970">
      <w:bodyDiv w:val="1"/>
      <w:marLeft w:val="0"/>
      <w:marRight w:val="0"/>
      <w:marTop w:val="0"/>
      <w:marBottom w:val="0"/>
      <w:divBdr>
        <w:top w:val="none" w:sz="0" w:space="0" w:color="auto"/>
        <w:left w:val="none" w:sz="0" w:space="0" w:color="auto"/>
        <w:bottom w:val="none" w:sz="0" w:space="0" w:color="auto"/>
        <w:right w:val="none" w:sz="0" w:space="0" w:color="auto"/>
      </w:divBdr>
    </w:div>
    <w:div w:id="756051797">
      <w:bodyDiv w:val="1"/>
      <w:marLeft w:val="0"/>
      <w:marRight w:val="0"/>
      <w:marTop w:val="0"/>
      <w:marBottom w:val="0"/>
      <w:divBdr>
        <w:top w:val="none" w:sz="0" w:space="0" w:color="auto"/>
        <w:left w:val="none" w:sz="0" w:space="0" w:color="auto"/>
        <w:bottom w:val="none" w:sz="0" w:space="0" w:color="auto"/>
        <w:right w:val="none" w:sz="0" w:space="0" w:color="auto"/>
      </w:divBdr>
    </w:div>
    <w:div w:id="778915244">
      <w:bodyDiv w:val="1"/>
      <w:marLeft w:val="0"/>
      <w:marRight w:val="0"/>
      <w:marTop w:val="0"/>
      <w:marBottom w:val="0"/>
      <w:divBdr>
        <w:top w:val="none" w:sz="0" w:space="0" w:color="auto"/>
        <w:left w:val="none" w:sz="0" w:space="0" w:color="auto"/>
        <w:bottom w:val="none" w:sz="0" w:space="0" w:color="auto"/>
        <w:right w:val="none" w:sz="0" w:space="0" w:color="auto"/>
      </w:divBdr>
    </w:div>
    <w:div w:id="779764165">
      <w:bodyDiv w:val="1"/>
      <w:marLeft w:val="0"/>
      <w:marRight w:val="0"/>
      <w:marTop w:val="0"/>
      <w:marBottom w:val="0"/>
      <w:divBdr>
        <w:top w:val="none" w:sz="0" w:space="0" w:color="auto"/>
        <w:left w:val="none" w:sz="0" w:space="0" w:color="auto"/>
        <w:bottom w:val="none" w:sz="0" w:space="0" w:color="auto"/>
        <w:right w:val="none" w:sz="0" w:space="0" w:color="auto"/>
      </w:divBdr>
    </w:div>
    <w:div w:id="788620820">
      <w:bodyDiv w:val="1"/>
      <w:marLeft w:val="0"/>
      <w:marRight w:val="0"/>
      <w:marTop w:val="0"/>
      <w:marBottom w:val="0"/>
      <w:divBdr>
        <w:top w:val="none" w:sz="0" w:space="0" w:color="auto"/>
        <w:left w:val="none" w:sz="0" w:space="0" w:color="auto"/>
        <w:bottom w:val="none" w:sz="0" w:space="0" w:color="auto"/>
        <w:right w:val="none" w:sz="0" w:space="0" w:color="auto"/>
      </w:divBdr>
    </w:div>
    <w:div w:id="796723239">
      <w:bodyDiv w:val="1"/>
      <w:marLeft w:val="0"/>
      <w:marRight w:val="0"/>
      <w:marTop w:val="0"/>
      <w:marBottom w:val="0"/>
      <w:divBdr>
        <w:top w:val="none" w:sz="0" w:space="0" w:color="auto"/>
        <w:left w:val="none" w:sz="0" w:space="0" w:color="auto"/>
        <w:bottom w:val="none" w:sz="0" w:space="0" w:color="auto"/>
        <w:right w:val="none" w:sz="0" w:space="0" w:color="auto"/>
      </w:divBdr>
    </w:div>
    <w:div w:id="821847082">
      <w:bodyDiv w:val="1"/>
      <w:marLeft w:val="0"/>
      <w:marRight w:val="0"/>
      <w:marTop w:val="0"/>
      <w:marBottom w:val="0"/>
      <w:divBdr>
        <w:top w:val="none" w:sz="0" w:space="0" w:color="auto"/>
        <w:left w:val="none" w:sz="0" w:space="0" w:color="auto"/>
        <w:bottom w:val="none" w:sz="0" w:space="0" w:color="auto"/>
        <w:right w:val="none" w:sz="0" w:space="0" w:color="auto"/>
      </w:divBdr>
    </w:div>
    <w:div w:id="823355411">
      <w:bodyDiv w:val="1"/>
      <w:marLeft w:val="0"/>
      <w:marRight w:val="0"/>
      <w:marTop w:val="0"/>
      <w:marBottom w:val="0"/>
      <w:divBdr>
        <w:top w:val="none" w:sz="0" w:space="0" w:color="auto"/>
        <w:left w:val="none" w:sz="0" w:space="0" w:color="auto"/>
        <w:bottom w:val="none" w:sz="0" w:space="0" w:color="auto"/>
        <w:right w:val="none" w:sz="0" w:space="0" w:color="auto"/>
      </w:divBdr>
    </w:div>
    <w:div w:id="837235741">
      <w:bodyDiv w:val="1"/>
      <w:marLeft w:val="0"/>
      <w:marRight w:val="0"/>
      <w:marTop w:val="0"/>
      <w:marBottom w:val="0"/>
      <w:divBdr>
        <w:top w:val="none" w:sz="0" w:space="0" w:color="auto"/>
        <w:left w:val="none" w:sz="0" w:space="0" w:color="auto"/>
        <w:bottom w:val="none" w:sz="0" w:space="0" w:color="auto"/>
        <w:right w:val="none" w:sz="0" w:space="0" w:color="auto"/>
      </w:divBdr>
    </w:div>
    <w:div w:id="840971525">
      <w:bodyDiv w:val="1"/>
      <w:marLeft w:val="0"/>
      <w:marRight w:val="0"/>
      <w:marTop w:val="0"/>
      <w:marBottom w:val="0"/>
      <w:divBdr>
        <w:top w:val="none" w:sz="0" w:space="0" w:color="auto"/>
        <w:left w:val="none" w:sz="0" w:space="0" w:color="auto"/>
        <w:bottom w:val="none" w:sz="0" w:space="0" w:color="auto"/>
        <w:right w:val="none" w:sz="0" w:space="0" w:color="auto"/>
      </w:divBdr>
    </w:div>
    <w:div w:id="879629808">
      <w:bodyDiv w:val="1"/>
      <w:marLeft w:val="0"/>
      <w:marRight w:val="0"/>
      <w:marTop w:val="0"/>
      <w:marBottom w:val="0"/>
      <w:divBdr>
        <w:top w:val="none" w:sz="0" w:space="0" w:color="auto"/>
        <w:left w:val="none" w:sz="0" w:space="0" w:color="auto"/>
        <w:bottom w:val="none" w:sz="0" w:space="0" w:color="auto"/>
        <w:right w:val="none" w:sz="0" w:space="0" w:color="auto"/>
      </w:divBdr>
      <w:divsChild>
        <w:div w:id="556279753">
          <w:marLeft w:val="1166"/>
          <w:marRight w:val="0"/>
          <w:marTop w:val="125"/>
          <w:marBottom w:val="0"/>
          <w:divBdr>
            <w:top w:val="none" w:sz="0" w:space="0" w:color="auto"/>
            <w:left w:val="none" w:sz="0" w:space="0" w:color="auto"/>
            <w:bottom w:val="none" w:sz="0" w:space="0" w:color="auto"/>
            <w:right w:val="none" w:sz="0" w:space="0" w:color="auto"/>
          </w:divBdr>
        </w:div>
        <w:div w:id="932864075">
          <w:marLeft w:val="1166"/>
          <w:marRight w:val="0"/>
          <w:marTop w:val="125"/>
          <w:marBottom w:val="0"/>
          <w:divBdr>
            <w:top w:val="none" w:sz="0" w:space="0" w:color="auto"/>
            <w:left w:val="none" w:sz="0" w:space="0" w:color="auto"/>
            <w:bottom w:val="none" w:sz="0" w:space="0" w:color="auto"/>
            <w:right w:val="none" w:sz="0" w:space="0" w:color="auto"/>
          </w:divBdr>
        </w:div>
        <w:div w:id="1525482490">
          <w:marLeft w:val="1166"/>
          <w:marRight w:val="0"/>
          <w:marTop w:val="125"/>
          <w:marBottom w:val="0"/>
          <w:divBdr>
            <w:top w:val="none" w:sz="0" w:space="0" w:color="auto"/>
            <w:left w:val="none" w:sz="0" w:space="0" w:color="auto"/>
            <w:bottom w:val="none" w:sz="0" w:space="0" w:color="auto"/>
            <w:right w:val="none" w:sz="0" w:space="0" w:color="auto"/>
          </w:divBdr>
        </w:div>
      </w:divsChild>
    </w:div>
    <w:div w:id="889924713">
      <w:bodyDiv w:val="1"/>
      <w:marLeft w:val="0"/>
      <w:marRight w:val="0"/>
      <w:marTop w:val="0"/>
      <w:marBottom w:val="0"/>
      <w:divBdr>
        <w:top w:val="none" w:sz="0" w:space="0" w:color="auto"/>
        <w:left w:val="none" w:sz="0" w:space="0" w:color="auto"/>
        <w:bottom w:val="none" w:sz="0" w:space="0" w:color="auto"/>
        <w:right w:val="none" w:sz="0" w:space="0" w:color="auto"/>
      </w:divBdr>
      <w:divsChild>
        <w:div w:id="1013068868">
          <w:marLeft w:val="360"/>
          <w:marRight w:val="0"/>
          <w:marTop w:val="200"/>
          <w:marBottom w:val="0"/>
          <w:divBdr>
            <w:top w:val="none" w:sz="0" w:space="0" w:color="auto"/>
            <w:left w:val="none" w:sz="0" w:space="0" w:color="auto"/>
            <w:bottom w:val="none" w:sz="0" w:space="0" w:color="auto"/>
            <w:right w:val="none" w:sz="0" w:space="0" w:color="auto"/>
          </w:divBdr>
        </w:div>
      </w:divsChild>
    </w:div>
    <w:div w:id="917903956">
      <w:bodyDiv w:val="1"/>
      <w:marLeft w:val="0"/>
      <w:marRight w:val="0"/>
      <w:marTop w:val="0"/>
      <w:marBottom w:val="0"/>
      <w:divBdr>
        <w:top w:val="none" w:sz="0" w:space="0" w:color="auto"/>
        <w:left w:val="none" w:sz="0" w:space="0" w:color="auto"/>
        <w:bottom w:val="none" w:sz="0" w:space="0" w:color="auto"/>
        <w:right w:val="none" w:sz="0" w:space="0" w:color="auto"/>
      </w:divBdr>
    </w:div>
    <w:div w:id="997466383">
      <w:bodyDiv w:val="1"/>
      <w:marLeft w:val="0"/>
      <w:marRight w:val="0"/>
      <w:marTop w:val="0"/>
      <w:marBottom w:val="0"/>
      <w:divBdr>
        <w:top w:val="none" w:sz="0" w:space="0" w:color="auto"/>
        <w:left w:val="none" w:sz="0" w:space="0" w:color="auto"/>
        <w:bottom w:val="none" w:sz="0" w:space="0" w:color="auto"/>
        <w:right w:val="none" w:sz="0" w:space="0" w:color="auto"/>
      </w:divBdr>
    </w:div>
    <w:div w:id="999649875">
      <w:bodyDiv w:val="1"/>
      <w:marLeft w:val="0"/>
      <w:marRight w:val="0"/>
      <w:marTop w:val="0"/>
      <w:marBottom w:val="0"/>
      <w:divBdr>
        <w:top w:val="none" w:sz="0" w:space="0" w:color="auto"/>
        <w:left w:val="none" w:sz="0" w:space="0" w:color="auto"/>
        <w:bottom w:val="none" w:sz="0" w:space="0" w:color="auto"/>
        <w:right w:val="none" w:sz="0" w:space="0" w:color="auto"/>
      </w:divBdr>
    </w:div>
    <w:div w:id="1008558089">
      <w:bodyDiv w:val="1"/>
      <w:marLeft w:val="0"/>
      <w:marRight w:val="0"/>
      <w:marTop w:val="0"/>
      <w:marBottom w:val="0"/>
      <w:divBdr>
        <w:top w:val="none" w:sz="0" w:space="0" w:color="auto"/>
        <w:left w:val="none" w:sz="0" w:space="0" w:color="auto"/>
        <w:bottom w:val="none" w:sz="0" w:space="0" w:color="auto"/>
        <w:right w:val="none" w:sz="0" w:space="0" w:color="auto"/>
      </w:divBdr>
    </w:div>
    <w:div w:id="1009261283">
      <w:bodyDiv w:val="1"/>
      <w:marLeft w:val="0"/>
      <w:marRight w:val="0"/>
      <w:marTop w:val="0"/>
      <w:marBottom w:val="0"/>
      <w:divBdr>
        <w:top w:val="none" w:sz="0" w:space="0" w:color="auto"/>
        <w:left w:val="none" w:sz="0" w:space="0" w:color="auto"/>
        <w:bottom w:val="none" w:sz="0" w:space="0" w:color="auto"/>
        <w:right w:val="none" w:sz="0" w:space="0" w:color="auto"/>
      </w:divBdr>
    </w:div>
    <w:div w:id="1012955377">
      <w:bodyDiv w:val="1"/>
      <w:marLeft w:val="0"/>
      <w:marRight w:val="0"/>
      <w:marTop w:val="0"/>
      <w:marBottom w:val="0"/>
      <w:divBdr>
        <w:top w:val="none" w:sz="0" w:space="0" w:color="auto"/>
        <w:left w:val="none" w:sz="0" w:space="0" w:color="auto"/>
        <w:bottom w:val="none" w:sz="0" w:space="0" w:color="auto"/>
        <w:right w:val="none" w:sz="0" w:space="0" w:color="auto"/>
      </w:divBdr>
    </w:div>
    <w:div w:id="1013604344">
      <w:bodyDiv w:val="1"/>
      <w:marLeft w:val="0"/>
      <w:marRight w:val="0"/>
      <w:marTop w:val="0"/>
      <w:marBottom w:val="0"/>
      <w:divBdr>
        <w:top w:val="none" w:sz="0" w:space="0" w:color="auto"/>
        <w:left w:val="none" w:sz="0" w:space="0" w:color="auto"/>
        <w:bottom w:val="none" w:sz="0" w:space="0" w:color="auto"/>
        <w:right w:val="none" w:sz="0" w:space="0" w:color="auto"/>
      </w:divBdr>
    </w:div>
    <w:div w:id="1022126036">
      <w:bodyDiv w:val="1"/>
      <w:marLeft w:val="0"/>
      <w:marRight w:val="0"/>
      <w:marTop w:val="0"/>
      <w:marBottom w:val="0"/>
      <w:divBdr>
        <w:top w:val="none" w:sz="0" w:space="0" w:color="auto"/>
        <w:left w:val="none" w:sz="0" w:space="0" w:color="auto"/>
        <w:bottom w:val="none" w:sz="0" w:space="0" w:color="auto"/>
        <w:right w:val="none" w:sz="0" w:space="0" w:color="auto"/>
      </w:divBdr>
    </w:div>
    <w:div w:id="1030909376">
      <w:bodyDiv w:val="1"/>
      <w:marLeft w:val="0"/>
      <w:marRight w:val="0"/>
      <w:marTop w:val="0"/>
      <w:marBottom w:val="0"/>
      <w:divBdr>
        <w:top w:val="none" w:sz="0" w:space="0" w:color="auto"/>
        <w:left w:val="none" w:sz="0" w:space="0" w:color="auto"/>
        <w:bottom w:val="none" w:sz="0" w:space="0" w:color="auto"/>
        <w:right w:val="none" w:sz="0" w:space="0" w:color="auto"/>
      </w:divBdr>
    </w:div>
    <w:div w:id="1053189159">
      <w:bodyDiv w:val="1"/>
      <w:marLeft w:val="0"/>
      <w:marRight w:val="0"/>
      <w:marTop w:val="0"/>
      <w:marBottom w:val="0"/>
      <w:divBdr>
        <w:top w:val="none" w:sz="0" w:space="0" w:color="auto"/>
        <w:left w:val="none" w:sz="0" w:space="0" w:color="auto"/>
        <w:bottom w:val="none" w:sz="0" w:space="0" w:color="auto"/>
        <w:right w:val="none" w:sz="0" w:space="0" w:color="auto"/>
      </w:divBdr>
    </w:div>
    <w:div w:id="1061754365">
      <w:bodyDiv w:val="1"/>
      <w:marLeft w:val="0"/>
      <w:marRight w:val="0"/>
      <w:marTop w:val="0"/>
      <w:marBottom w:val="0"/>
      <w:divBdr>
        <w:top w:val="none" w:sz="0" w:space="0" w:color="auto"/>
        <w:left w:val="none" w:sz="0" w:space="0" w:color="auto"/>
        <w:bottom w:val="none" w:sz="0" w:space="0" w:color="auto"/>
        <w:right w:val="none" w:sz="0" w:space="0" w:color="auto"/>
      </w:divBdr>
    </w:div>
    <w:div w:id="1080828479">
      <w:bodyDiv w:val="1"/>
      <w:marLeft w:val="0"/>
      <w:marRight w:val="0"/>
      <w:marTop w:val="0"/>
      <w:marBottom w:val="0"/>
      <w:divBdr>
        <w:top w:val="none" w:sz="0" w:space="0" w:color="auto"/>
        <w:left w:val="none" w:sz="0" w:space="0" w:color="auto"/>
        <w:bottom w:val="none" w:sz="0" w:space="0" w:color="auto"/>
        <w:right w:val="none" w:sz="0" w:space="0" w:color="auto"/>
      </w:divBdr>
    </w:div>
    <w:div w:id="1113672836">
      <w:bodyDiv w:val="1"/>
      <w:marLeft w:val="0"/>
      <w:marRight w:val="0"/>
      <w:marTop w:val="0"/>
      <w:marBottom w:val="0"/>
      <w:divBdr>
        <w:top w:val="none" w:sz="0" w:space="0" w:color="auto"/>
        <w:left w:val="none" w:sz="0" w:space="0" w:color="auto"/>
        <w:bottom w:val="none" w:sz="0" w:space="0" w:color="auto"/>
        <w:right w:val="none" w:sz="0" w:space="0" w:color="auto"/>
      </w:divBdr>
    </w:div>
    <w:div w:id="1126385203">
      <w:bodyDiv w:val="1"/>
      <w:marLeft w:val="0"/>
      <w:marRight w:val="0"/>
      <w:marTop w:val="0"/>
      <w:marBottom w:val="0"/>
      <w:divBdr>
        <w:top w:val="none" w:sz="0" w:space="0" w:color="auto"/>
        <w:left w:val="none" w:sz="0" w:space="0" w:color="auto"/>
        <w:bottom w:val="none" w:sz="0" w:space="0" w:color="auto"/>
        <w:right w:val="none" w:sz="0" w:space="0" w:color="auto"/>
      </w:divBdr>
    </w:div>
    <w:div w:id="1129594697">
      <w:bodyDiv w:val="1"/>
      <w:marLeft w:val="0"/>
      <w:marRight w:val="0"/>
      <w:marTop w:val="0"/>
      <w:marBottom w:val="0"/>
      <w:divBdr>
        <w:top w:val="none" w:sz="0" w:space="0" w:color="auto"/>
        <w:left w:val="none" w:sz="0" w:space="0" w:color="auto"/>
        <w:bottom w:val="none" w:sz="0" w:space="0" w:color="auto"/>
        <w:right w:val="none" w:sz="0" w:space="0" w:color="auto"/>
      </w:divBdr>
    </w:div>
    <w:div w:id="1154489739">
      <w:bodyDiv w:val="1"/>
      <w:marLeft w:val="0"/>
      <w:marRight w:val="0"/>
      <w:marTop w:val="0"/>
      <w:marBottom w:val="0"/>
      <w:divBdr>
        <w:top w:val="none" w:sz="0" w:space="0" w:color="auto"/>
        <w:left w:val="none" w:sz="0" w:space="0" w:color="auto"/>
        <w:bottom w:val="none" w:sz="0" w:space="0" w:color="auto"/>
        <w:right w:val="none" w:sz="0" w:space="0" w:color="auto"/>
      </w:divBdr>
    </w:div>
    <w:div w:id="1157184507">
      <w:bodyDiv w:val="1"/>
      <w:marLeft w:val="0"/>
      <w:marRight w:val="0"/>
      <w:marTop w:val="0"/>
      <w:marBottom w:val="0"/>
      <w:divBdr>
        <w:top w:val="none" w:sz="0" w:space="0" w:color="auto"/>
        <w:left w:val="none" w:sz="0" w:space="0" w:color="auto"/>
        <w:bottom w:val="none" w:sz="0" w:space="0" w:color="auto"/>
        <w:right w:val="none" w:sz="0" w:space="0" w:color="auto"/>
      </w:divBdr>
    </w:div>
    <w:div w:id="1195727732">
      <w:bodyDiv w:val="1"/>
      <w:marLeft w:val="0"/>
      <w:marRight w:val="0"/>
      <w:marTop w:val="0"/>
      <w:marBottom w:val="0"/>
      <w:divBdr>
        <w:top w:val="none" w:sz="0" w:space="0" w:color="auto"/>
        <w:left w:val="none" w:sz="0" w:space="0" w:color="auto"/>
        <w:bottom w:val="none" w:sz="0" w:space="0" w:color="auto"/>
        <w:right w:val="none" w:sz="0" w:space="0" w:color="auto"/>
      </w:divBdr>
    </w:div>
    <w:div w:id="1204824375">
      <w:bodyDiv w:val="1"/>
      <w:marLeft w:val="0"/>
      <w:marRight w:val="0"/>
      <w:marTop w:val="0"/>
      <w:marBottom w:val="0"/>
      <w:divBdr>
        <w:top w:val="none" w:sz="0" w:space="0" w:color="auto"/>
        <w:left w:val="none" w:sz="0" w:space="0" w:color="auto"/>
        <w:bottom w:val="none" w:sz="0" w:space="0" w:color="auto"/>
        <w:right w:val="none" w:sz="0" w:space="0" w:color="auto"/>
      </w:divBdr>
    </w:div>
    <w:div w:id="1205680747">
      <w:bodyDiv w:val="1"/>
      <w:marLeft w:val="0"/>
      <w:marRight w:val="0"/>
      <w:marTop w:val="0"/>
      <w:marBottom w:val="0"/>
      <w:divBdr>
        <w:top w:val="none" w:sz="0" w:space="0" w:color="auto"/>
        <w:left w:val="none" w:sz="0" w:space="0" w:color="auto"/>
        <w:bottom w:val="none" w:sz="0" w:space="0" w:color="auto"/>
        <w:right w:val="none" w:sz="0" w:space="0" w:color="auto"/>
      </w:divBdr>
    </w:div>
    <w:div w:id="1219972750">
      <w:bodyDiv w:val="1"/>
      <w:marLeft w:val="0"/>
      <w:marRight w:val="0"/>
      <w:marTop w:val="0"/>
      <w:marBottom w:val="0"/>
      <w:divBdr>
        <w:top w:val="none" w:sz="0" w:space="0" w:color="auto"/>
        <w:left w:val="none" w:sz="0" w:space="0" w:color="auto"/>
        <w:bottom w:val="none" w:sz="0" w:space="0" w:color="auto"/>
        <w:right w:val="none" w:sz="0" w:space="0" w:color="auto"/>
      </w:divBdr>
    </w:div>
    <w:div w:id="1230649282">
      <w:bodyDiv w:val="1"/>
      <w:marLeft w:val="0"/>
      <w:marRight w:val="0"/>
      <w:marTop w:val="0"/>
      <w:marBottom w:val="0"/>
      <w:divBdr>
        <w:top w:val="none" w:sz="0" w:space="0" w:color="auto"/>
        <w:left w:val="none" w:sz="0" w:space="0" w:color="auto"/>
        <w:bottom w:val="none" w:sz="0" w:space="0" w:color="auto"/>
        <w:right w:val="none" w:sz="0" w:space="0" w:color="auto"/>
      </w:divBdr>
      <w:divsChild>
        <w:div w:id="1150560137">
          <w:marLeft w:val="547"/>
          <w:marRight w:val="0"/>
          <w:marTop w:val="0"/>
          <w:marBottom w:val="0"/>
          <w:divBdr>
            <w:top w:val="none" w:sz="0" w:space="0" w:color="auto"/>
            <w:left w:val="none" w:sz="0" w:space="0" w:color="auto"/>
            <w:bottom w:val="none" w:sz="0" w:space="0" w:color="auto"/>
            <w:right w:val="none" w:sz="0" w:space="0" w:color="auto"/>
          </w:divBdr>
        </w:div>
      </w:divsChild>
    </w:div>
    <w:div w:id="1237939690">
      <w:bodyDiv w:val="1"/>
      <w:marLeft w:val="0"/>
      <w:marRight w:val="0"/>
      <w:marTop w:val="0"/>
      <w:marBottom w:val="0"/>
      <w:divBdr>
        <w:top w:val="none" w:sz="0" w:space="0" w:color="auto"/>
        <w:left w:val="none" w:sz="0" w:space="0" w:color="auto"/>
        <w:bottom w:val="none" w:sz="0" w:space="0" w:color="auto"/>
        <w:right w:val="none" w:sz="0" w:space="0" w:color="auto"/>
      </w:divBdr>
    </w:div>
    <w:div w:id="1244218292">
      <w:bodyDiv w:val="1"/>
      <w:marLeft w:val="0"/>
      <w:marRight w:val="0"/>
      <w:marTop w:val="0"/>
      <w:marBottom w:val="0"/>
      <w:divBdr>
        <w:top w:val="none" w:sz="0" w:space="0" w:color="auto"/>
        <w:left w:val="none" w:sz="0" w:space="0" w:color="auto"/>
        <w:bottom w:val="none" w:sz="0" w:space="0" w:color="auto"/>
        <w:right w:val="none" w:sz="0" w:space="0" w:color="auto"/>
      </w:divBdr>
      <w:divsChild>
        <w:div w:id="656541026">
          <w:marLeft w:val="0"/>
          <w:marRight w:val="0"/>
          <w:marTop w:val="0"/>
          <w:marBottom w:val="0"/>
          <w:divBdr>
            <w:top w:val="none" w:sz="0" w:space="0" w:color="auto"/>
            <w:left w:val="none" w:sz="0" w:space="0" w:color="auto"/>
            <w:bottom w:val="none" w:sz="0" w:space="0" w:color="auto"/>
            <w:right w:val="none" w:sz="0" w:space="0" w:color="auto"/>
          </w:divBdr>
          <w:divsChild>
            <w:div w:id="1506746538">
              <w:marLeft w:val="0"/>
              <w:marRight w:val="0"/>
              <w:marTop w:val="0"/>
              <w:marBottom w:val="0"/>
              <w:divBdr>
                <w:top w:val="none" w:sz="0" w:space="0" w:color="auto"/>
                <w:left w:val="none" w:sz="0" w:space="0" w:color="auto"/>
                <w:bottom w:val="none" w:sz="0" w:space="0" w:color="auto"/>
                <w:right w:val="none" w:sz="0" w:space="0" w:color="auto"/>
              </w:divBdr>
            </w:div>
          </w:divsChild>
        </w:div>
        <w:div w:id="659427517">
          <w:marLeft w:val="0"/>
          <w:marRight w:val="0"/>
          <w:marTop w:val="0"/>
          <w:marBottom w:val="0"/>
          <w:divBdr>
            <w:top w:val="none" w:sz="0" w:space="0" w:color="auto"/>
            <w:left w:val="none" w:sz="0" w:space="0" w:color="auto"/>
            <w:bottom w:val="none" w:sz="0" w:space="0" w:color="auto"/>
            <w:right w:val="none" w:sz="0" w:space="0" w:color="auto"/>
          </w:divBdr>
          <w:divsChild>
            <w:div w:id="147138310">
              <w:marLeft w:val="0"/>
              <w:marRight w:val="0"/>
              <w:marTop w:val="0"/>
              <w:marBottom w:val="0"/>
              <w:divBdr>
                <w:top w:val="none" w:sz="0" w:space="0" w:color="auto"/>
                <w:left w:val="none" w:sz="0" w:space="0" w:color="auto"/>
                <w:bottom w:val="none" w:sz="0" w:space="0" w:color="auto"/>
                <w:right w:val="none" w:sz="0" w:space="0" w:color="auto"/>
              </w:divBdr>
            </w:div>
          </w:divsChild>
        </w:div>
        <w:div w:id="813988002">
          <w:marLeft w:val="0"/>
          <w:marRight w:val="0"/>
          <w:marTop w:val="0"/>
          <w:marBottom w:val="0"/>
          <w:divBdr>
            <w:top w:val="none" w:sz="0" w:space="0" w:color="auto"/>
            <w:left w:val="none" w:sz="0" w:space="0" w:color="auto"/>
            <w:bottom w:val="none" w:sz="0" w:space="0" w:color="auto"/>
            <w:right w:val="none" w:sz="0" w:space="0" w:color="auto"/>
          </w:divBdr>
          <w:divsChild>
            <w:div w:id="1795903892">
              <w:marLeft w:val="0"/>
              <w:marRight w:val="0"/>
              <w:marTop w:val="0"/>
              <w:marBottom w:val="0"/>
              <w:divBdr>
                <w:top w:val="none" w:sz="0" w:space="0" w:color="auto"/>
                <w:left w:val="none" w:sz="0" w:space="0" w:color="auto"/>
                <w:bottom w:val="none" w:sz="0" w:space="0" w:color="auto"/>
                <w:right w:val="none" w:sz="0" w:space="0" w:color="auto"/>
              </w:divBdr>
            </w:div>
          </w:divsChild>
        </w:div>
        <w:div w:id="996033536">
          <w:marLeft w:val="0"/>
          <w:marRight w:val="0"/>
          <w:marTop w:val="0"/>
          <w:marBottom w:val="0"/>
          <w:divBdr>
            <w:top w:val="none" w:sz="0" w:space="0" w:color="auto"/>
            <w:left w:val="none" w:sz="0" w:space="0" w:color="auto"/>
            <w:bottom w:val="none" w:sz="0" w:space="0" w:color="auto"/>
            <w:right w:val="none" w:sz="0" w:space="0" w:color="auto"/>
          </w:divBdr>
          <w:divsChild>
            <w:div w:id="634220140">
              <w:marLeft w:val="0"/>
              <w:marRight w:val="0"/>
              <w:marTop w:val="0"/>
              <w:marBottom w:val="0"/>
              <w:divBdr>
                <w:top w:val="none" w:sz="0" w:space="0" w:color="auto"/>
                <w:left w:val="none" w:sz="0" w:space="0" w:color="auto"/>
                <w:bottom w:val="none" w:sz="0" w:space="0" w:color="auto"/>
                <w:right w:val="none" w:sz="0" w:space="0" w:color="auto"/>
              </w:divBdr>
            </w:div>
          </w:divsChild>
        </w:div>
        <w:div w:id="1121074998">
          <w:marLeft w:val="0"/>
          <w:marRight w:val="0"/>
          <w:marTop w:val="0"/>
          <w:marBottom w:val="0"/>
          <w:divBdr>
            <w:top w:val="none" w:sz="0" w:space="0" w:color="auto"/>
            <w:left w:val="none" w:sz="0" w:space="0" w:color="auto"/>
            <w:bottom w:val="none" w:sz="0" w:space="0" w:color="auto"/>
            <w:right w:val="none" w:sz="0" w:space="0" w:color="auto"/>
          </w:divBdr>
          <w:divsChild>
            <w:div w:id="1398553562">
              <w:marLeft w:val="0"/>
              <w:marRight w:val="0"/>
              <w:marTop w:val="0"/>
              <w:marBottom w:val="0"/>
              <w:divBdr>
                <w:top w:val="none" w:sz="0" w:space="0" w:color="auto"/>
                <w:left w:val="none" w:sz="0" w:space="0" w:color="auto"/>
                <w:bottom w:val="none" w:sz="0" w:space="0" w:color="auto"/>
                <w:right w:val="none" w:sz="0" w:space="0" w:color="auto"/>
              </w:divBdr>
            </w:div>
          </w:divsChild>
        </w:div>
        <w:div w:id="1256598844">
          <w:marLeft w:val="0"/>
          <w:marRight w:val="0"/>
          <w:marTop w:val="0"/>
          <w:marBottom w:val="0"/>
          <w:divBdr>
            <w:top w:val="none" w:sz="0" w:space="0" w:color="auto"/>
            <w:left w:val="none" w:sz="0" w:space="0" w:color="auto"/>
            <w:bottom w:val="none" w:sz="0" w:space="0" w:color="auto"/>
            <w:right w:val="none" w:sz="0" w:space="0" w:color="auto"/>
          </w:divBdr>
          <w:divsChild>
            <w:div w:id="266815031">
              <w:marLeft w:val="0"/>
              <w:marRight w:val="0"/>
              <w:marTop w:val="0"/>
              <w:marBottom w:val="0"/>
              <w:divBdr>
                <w:top w:val="none" w:sz="0" w:space="0" w:color="auto"/>
                <w:left w:val="none" w:sz="0" w:space="0" w:color="auto"/>
                <w:bottom w:val="none" w:sz="0" w:space="0" w:color="auto"/>
                <w:right w:val="none" w:sz="0" w:space="0" w:color="auto"/>
              </w:divBdr>
            </w:div>
          </w:divsChild>
        </w:div>
        <w:div w:id="1783567347">
          <w:marLeft w:val="0"/>
          <w:marRight w:val="0"/>
          <w:marTop w:val="0"/>
          <w:marBottom w:val="0"/>
          <w:divBdr>
            <w:top w:val="none" w:sz="0" w:space="0" w:color="auto"/>
            <w:left w:val="none" w:sz="0" w:space="0" w:color="auto"/>
            <w:bottom w:val="none" w:sz="0" w:space="0" w:color="auto"/>
            <w:right w:val="none" w:sz="0" w:space="0" w:color="auto"/>
          </w:divBdr>
          <w:divsChild>
            <w:div w:id="734428468">
              <w:marLeft w:val="0"/>
              <w:marRight w:val="0"/>
              <w:marTop w:val="0"/>
              <w:marBottom w:val="0"/>
              <w:divBdr>
                <w:top w:val="none" w:sz="0" w:space="0" w:color="auto"/>
                <w:left w:val="none" w:sz="0" w:space="0" w:color="auto"/>
                <w:bottom w:val="none" w:sz="0" w:space="0" w:color="auto"/>
                <w:right w:val="none" w:sz="0" w:space="0" w:color="auto"/>
              </w:divBdr>
            </w:div>
          </w:divsChild>
        </w:div>
        <w:div w:id="1793592745">
          <w:marLeft w:val="0"/>
          <w:marRight w:val="0"/>
          <w:marTop w:val="0"/>
          <w:marBottom w:val="0"/>
          <w:divBdr>
            <w:top w:val="none" w:sz="0" w:space="0" w:color="auto"/>
            <w:left w:val="none" w:sz="0" w:space="0" w:color="auto"/>
            <w:bottom w:val="none" w:sz="0" w:space="0" w:color="auto"/>
            <w:right w:val="none" w:sz="0" w:space="0" w:color="auto"/>
          </w:divBdr>
          <w:divsChild>
            <w:div w:id="305860378">
              <w:marLeft w:val="0"/>
              <w:marRight w:val="0"/>
              <w:marTop w:val="0"/>
              <w:marBottom w:val="0"/>
              <w:divBdr>
                <w:top w:val="none" w:sz="0" w:space="0" w:color="auto"/>
                <w:left w:val="none" w:sz="0" w:space="0" w:color="auto"/>
                <w:bottom w:val="none" w:sz="0" w:space="0" w:color="auto"/>
                <w:right w:val="none" w:sz="0" w:space="0" w:color="auto"/>
              </w:divBdr>
            </w:div>
          </w:divsChild>
        </w:div>
        <w:div w:id="2021159591">
          <w:marLeft w:val="0"/>
          <w:marRight w:val="0"/>
          <w:marTop w:val="0"/>
          <w:marBottom w:val="0"/>
          <w:divBdr>
            <w:top w:val="none" w:sz="0" w:space="0" w:color="auto"/>
            <w:left w:val="none" w:sz="0" w:space="0" w:color="auto"/>
            <w:bottom w:val="none" w:sz="0" w:space="0" w:color="auto"/>
            <w:right w:val="none" w:sz="0" w:space="0" w:color="auto"/>
          </w:divBdr>
          <w:divsChild>
            <w:div w:id="18808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399">
      <w:bodyDiv w:val="1"/>
      <w:marLeft w:val="0"/>
      <w:marRight w:val="0"/>
      <w:marTop w:val="0"/>
      <w:marBottom w:val="0"/>
      <w:divBdr>
        <w:top w:val="none" w:sz="0" w:space="0" w:color="auto"/>
        <w:left w:val="none" w:sz="0" w:space="0" w:color="auto"/>
        <w:bottom w:val="none" w:sz="0" w:space="0" w:color="auto"/>
        <w:right w:val="none" w:sz="0" w:space="0" w:color="auto"/>
      </w:divBdr>
    </w:div>
    <w:div w:id="1297680769">
      <w:bodyDiv w:val="1"/>
      <w:marLeft w:val="0"/>
      <w:marRight w:val="0"/>
      <w:marTop w:val="0"/>
      <w:marBottom w:val="0"/>
      <w:divBdr>
        <w:top w:val="none" w:sz="0" w:space="0" w:color="auto"/>
        <w:left w:val="none" w:sz="0" w:space="0" w:color="auto"/>
        <w:bottom w:val="none" w:sz="0" w:space="0" w:color="auto"/>
        <w:right w:val="none" w:sz="0" w:space="0" w:color="auto"/>
      </w:divBdr>
    </w:div>
    <w:div w:id="1308239261">
      <w:bodyDiv w:val="1"/>
      <w:marLeft w:val="0"/>
      <w:marRight w:val="0"/>
      <w:marTop w:val="0"/>
      <w:marBottom w:val="0"/>
      <w:divBdr>
        <w:top w:val="none" w:sz="0" w:space="0" w:color="auto"/>
        <w:left w:val="none" w:sz="0" w:space="0" w:color="auto"/>
        <w:bottom w:val="none" w:sz="0" w:space="0" w:color="auto"/>
        <w:right w:val="none" w:sz="0" w:space="0" w:color="auto"/>
      </w:divBdr>
    </w:div>
    <w:div w:id="1315258405">
      <w:bodyDiv w:val="1"/>
      <w:marLeft w:val="0"/>
      <w:marRight w:val="0"/>
      <w:marTop w:val="0"/>
      <w:marBottom w:val="0"/>
      <w:divBdr>
        <w:top w:val="none" w:sz="0" w:space="0" w:color="auto"/>
        <w:left w:val="none" w:sz="0" w:space="0" w:color="auto"/>
        <w:bottom w:val="none" w:sz="0" w:space="0" w:color="auto"/>
        <w:right w:val="none" w:sz="0" w:space="0" w:color="auto"/>
      </w:divBdr>
    </w:div>
    <w:div w:id="1326973777">
      <w:bodyDiv w:val="1"/>
      <w:marLeft w:val="0"/>
      <w:marRight w:val="0"/>
      <w:marTop w:val="0"/>
      <w:marBottom w:val="0"/>
      <w:divBdr>
        <w:top w:val="none" w:sz="0" w:space="0" w:color="auto"/>
        <w:left w:val="none" w:sz="0" w:space="0" w:color="auto"/>
        <w:bottom w:val="none" w:sz="0" w:space="0" w:color="auto"/>
        <w:right w:val="none" w:sz="0" w:space="0" w:color="auto"/>
      </w:divBdr>
    </w:div>
    <w:div w:id="1351180233">
      <w:bodyDiv w:val="1"/>
      <w:marLeft w:val="0"/>
      <w:marRight w:val="0"/>
      <w:marTop w:val="0"/>
      <w:marBottom w:val="0"/>
      <w:divBdr>
        <w:top w:val="none" w:sz="0" w:space="0" w:color="auto"/>
        <w:left w:val="none" w:sz="0" w:space="0" w:color="auto"/>
        <w:bottom w:val="none" w:sz="0" w:space="0" w:color="auto"/>
        <w:right w:val="none" w:sz="0" w:space="0" w:color="auto"/>
      </w:divBdr>
    </w:div>
    <w:div w:id="1355813456">
      <w:bodyDiv w:val="1"/>
      <w:marLeft w:val="0"/>
      <w:marRight w:val="0"/>
      <w:marTop w:val="0"/>
      <w:marBottom w:val="0"/>
      <w:divBdr>
        <w:top w:val="none" w:sz="0" w:space="0" w:color="auto"/>
        <w:left w:val="none" w:sz="0" w:space="0" w:color="auto"/>
        <w:bottom w:val="none" w:sz="0" w:space="0" w:color="auto"/>
        <w:right w:val="none" w:sz="0" w:space="0" w:color="auto"/>
      </w:divBdr>
    </w:div>
    <w:div w:id="1360357346">
      <w:bodyDiv w:val="1"/>
      <w:marLeft w:val="0"/>
      <w:marRight w:val="0"/>
      <w:marTop w:val="0"/>
      <w:marBottom w:val="0"/>
      <w:divBdr>
        <w:top w:val="none" w:sz="0" w:space="0" w:color="auto"/>
        <w:left w:val="none" w:sz="0" w:space="0" w:color="auto"/>
        <w:bottom w:val="none" w:sz="0" w:space="0" w:color="auto"/>
        <w:right w:val="none" w:sz="0" w:space="0" w:color="auto"/>
      </w:divBdr>
    </w:div>
    <w:div w:id="1364403220">
      <w:bodyDiv w:val="1"/>
      <w:marLeft w:val="0"/>
      <w:marRight w:val="0"/>
      <w:marTop w:val="0"/>
      <w:marBottom w:val="0"/>
      <w:divBdr>
        <w:top w:val="none" w:sz="0" w:space="0" w:color="auto"/>
        <w:left w:val="none" w:sz="0" w:space="0" w:color="auto"/>
        <w:bottom w:val="none" w:sz="0" w:space="0" w:color="auto"/>
        <w:right w:val="none" w:sz="0" w:space="0" w:color="auto"/>
      </w:divBdr>
    </w:div>
    <w:div w:id="1365212741">
      <w:bodyDiv w:val="1"/>
      <w:marLeft w:val="0"/>
      <w:marRight w:val="0"/>
      <w:marTop w:val="0"/>
      <w:marBottom w:val="0"/>
      <w:divBdr>
        <w:top w:val="none" w:sz="0" w:space="0" w:color="auto"/>
        <w:left w:val="none" w:sz="0" w:space="0" w:color="auto"/>
        <w:bottom w:val="none" w:sz="0" w:space="0" w:color="auto"/>
        <w:right w:val="none" w:sz="0" w:space="0" w:color="auto"/>
      </w:divBdr>
    </w:div>
    <w:div w:id="1392341632">
      <w:bodyDiv w:val="1"/>
      <w:marLeft w:val="0"/>
      <w:marRight w:val="0"/>
      <w:marTop w:val="0"/>
      <w:marBottom w:val="0"/>
      <w:divBdr>
        <w:top w:val="none" w:sz="0" w:space="0" w:color="auto"/>
        <w:left w:val="none" w:sz="0" w:space="0" w:color="auto"/>
        <w:bottom w:val="none" w:sz="0" w:space="0" w:color="auto"/>
        <w:right w:val="none" w:sz="0" w:space="0" w:color="auto"/>
      </w:divBdr>
    </w:div>
    <w:div w:id="1405686973">
      <w:bodyDiv w:val="1"/>
      <w:marLeft w:val="0"/>
      <w:marRight w:val="0"/>
      <w:marTop w:val="0"/>
      <w:marBottom w:val="0"/>
      <w:divBdr>
        <w:top w:val="none" w:sz="0" w:space="0" w:color="auto"/>
        <w:left w:val="none" w:sz="0" w:space="0" w:color="auto"/>
        <w:bottom w:val="none" w:sz="0" w:space="0" w:color="auto"/>
        <w:right w:val="none" w:sz="0" w:space="0" w:color="auto"/>
      </w:divBdr>
      <w:divsChild>
        <w:div w:id="1116799708">
          <w:marLeft w:val="648"/>
          <w:marRight w:val="0"/>
          <w:marTop w:val="140"/>
          <w:marBottom w:val="0"/>
          <w:divBdr>
            <w:top w:val="none" w:sz="0" w:space="0" w:color="auto"/>
            <w:left w:val="none" w:sz="0" w:space="0" w:color="auto"/>
            <w:bottom w:val="none" w:sz="0" w:space="0" w:color="auto"/>
            <w:right w:val="none" w:sz="0" w:space="0" w:color="auto"/>
          </w:divBdr>
        </w:div>
        <w:div w:id="1383208670">
          <w:marLeft w:val="648"/>
          <w:marRight w:val="0"/>
          <w:marTop w:val="140"/>
          <w:marBottom w:val="0"/>
          <w:divBdr>
            <w:top w:val="none" w:sz="0" w:space="0" w:color="auto"/>
            <w:left w:val="none" w:sz="0" w:space="0" w:color="auto"/>
            <w:bottom w:val="none" w:sz="0" w:space="0" w:color="auto"/>
            <w:right w:val="none" w:sz="0" w:space="0" w:color="auto"/>
          </w:divBdr>
        </w:div>
      </w:divsChild>
    </w:div>
    <w:div w:id="1454976982">
      <w:bodyDiv w:val="1"/>
      <w:marLeft w:val="0"/>
      <w:marRight w:val="0"/>
      <w:marTop w:val="0"/>
      <w:marBottom w:val="0"/>
      <w:divBdr>
        <w:top w:val="none" w:sz="0" w:space="0" w:color="auto"/>
        <w:left w:val="none" w:sz="0" w:space="0" w:color="auto"/>
        <w:bottom w:val="none" w:sz="0" w:space="0" w:color="auto"/>
        <w:right w:val="none" w:sz="0" w:space="0" w:color="auto"/>
      </w:divBdr>
    </w:div>
    <w:div w:id="1456676618">
      <w:bodyDiv w:val="1"/>
      <w:marLeft w:val="0"/>
      <w:marRight w:val="0"/>
      <w:marTop w:val="0"/>
      <w:marBottom w:val="0"/>
      <w:divBdr>
        <w:top w:val="none" w:sz="0" w:space="0" w:color="auto"/>
        <w:left w:val="none" w:sz="0" w:space="0" w:color="auto"/>
        <w:bottom w:val="none" w:sz="0" w:space="0" w:color="auto"/>
        <w:right w:val="none" w:sz="0" w:space="0" w:color="auto"/>
      </w:divBdr>
    </w:div>
    <w:div w:id="1485396620">
      <w:bodyDiv w:val="1"/>
      <w:marLeft w:val="0"/>
      <w:marRight w:val="0"/>
      <w:marTop w:val="0"/>
      <w:marBottom w:val="0"/>
      <w:divBdr>
        <w:top w:val="none" w:sz="0" w:space="0" w:color="auto"/>
        <w:left w:val="none" w:sz="0" w:space="0" w:color="auto"/>
        <w:bottom w:val="none" w:sz="0" w:space="0" w:color="auto"/>
        <w:right w:val="none" w:sz="0" w:space="0" w:color="auto"/>
      </w:divBdr>
      <w:divsChild>
        <w:div w:id="1768231238">
          <w:marLeft w:val="0"/>
          <w:marRight w:val="0"/>
          <w:marTop w:val="0"/>
          <w:marBottom w:val="0"/>
          <w:divBdr>
            <w:top w:val="none" w:sz="0" w:space="0" w:color="auto"/>
            <w:left w:val="none" w:sz="0" w:space="0" w:color="auto"/>
            <w:bottom w:val="none" w:sz="0" w:space="0" w:color="auto"/>
            <w:right w:val="none" w:sz="0" w:space="0" w:color="auto"/>
          </w:divBdr>
        </w:div>
        <w:div w:id="678194850">
          <w:marLeft w:val="0"/>
          <w:marRight w:val="0"/>
          <w:marTop w:val="0"/>
          <w:marBottom w:val="0"/>
          <w:divBdr>
            <w:top w:val="none" w:sz="0" w:space="0" w:color="auto"/>
            <w:left w:val="none" w:sz="0" w:space="0" w:color="auto"/>
            <w:bottom w:val="none" w:sz="0" w:space="0" w:color="auto"/>
            <w:right w:val="none" w:sz="0" w:space="0" w:color="auto"/>
          </w:divBdr>
        </w:div>
      </w:divsChild>
    </w:div>
    <w:div w:id="1533422899">
      <w:bodyDiv w:val="1"/>
      <w:marLeft w:val="0"/>
      <w:marRight w:val="0"/>
      <w:marTop w:val="0"/>
      <w:marBottom w:val="0"/>
      <w:divBdr>
        <w:top w:val="none" w:sz="0" w:space="0" w:color="auto"/>
        <w:left w:val="none" w:sz="0" w:space="0" w:color="auto"/>
        <w:bottom w:val="none" w:sz="0" w:space="0" w:color="auto"/>
        <w:right w:val="none" w:sz="0" w:space="0" w:color="auto"/>
      </w:divBdr>
    </w:div>
    <w:div w:id="1541746367">
      <w:bodyDiv w:val="1"/>
      <w:marLeft w:val="0"/>
      <w:marRight w:val="0"/>
      <w:marTop w:val="0"/>
      <w:marBottom w:val="0"/>
      <w:divBdr>
        <w:top w:val="none" w:sz="0" w:space="0" w:color="auto"/>
        <w:left w:val="none" w:sz="0" w:space="0" w:color="auto"/>
        <w:bottom w:val="none" w:sz="0" w:space="0" w:color="auto"/>
        <w:right w:val="none" w:sz="0" w:space="0" w:color="auto"/>
      </w:divBdr>
    </w:div>
    <w:div w:id="1541941915">
      <w:bodyDiv w:val="1"/>
      <w:marLeft w:val="0"/>
      <w:marRight w:val="0"/>
      <w:marTop w:val="0"/>
      <w:marBottom w:val="0"/>
      <w:divBdr>
        <w:top w:val="none" w:sz="0" w:space="0" w:color="auto"/>
        <w:left w:val="none" w:sz="0" w:space="0" w:color="auto"/>
        <w:bottom w:val="none" w:sz="0" w:space="0" w:color="auto"/>
        <w:right w:val="none" w:sz="0" w:space="0" w:color="auto"/>
      </w:divBdr>
    </w:div>
    <w:div w:id="1543711880">
      <w:bodyDiv w:val="1"/>
      <w:marLeft w:val="0"/>
      <w:marRight w:val="0"/>
      <w:marTop w:val="0"/>
      <w:marBottom w:val="0"/>
      <w:divBdr>
        <w:top w:val="none" w:sz="0" w:space="0" w:color="auto"/>
        <w:left w:val="none" w:sz="0" w:space="0" w:color="auto"/>
        <w:bottom w:val="none" w:sz="0" w:space="0" w:color="auto"/>
        <w:right w:val="none" w:sz="0" w:space="0" w:color="auto"/>
      </w:divBdr>
    </w:div>
    <w:div w:id="1547253756">
      <w:bodyDiv w:val="1"/>
      <w:marLeft w:val="0"/>
      <w:marRight w:val="0"/>
      <w:marTop w:val="0"/>
      <w:marBottom w:val="0"/>
      <w:divBdr>
        <w:top w:val="none" w:sz="0" w:space="0" w:color="auto"/>
        <w:left w:val="none" w:sz="0" w:space="0" w:color="auto"/>
        <w:bottom w:val="none" w:sz="0" w:space="0" w:color="auto"/>
        <w:right w:val="none" w:sz="0" w:space="0" w:color="auto"/>
      </w:divBdr>
    </w:div>
    <w:div w:id="1551385401">
      <w:bodyDiv w:val="1"/>
      <w:marLeft w:val="0"/>
      <w:marRight w:val="0"/>
      <w:marTop w:val="0"/>
      <w:marBottom w:val="0"/>
      <w:divBdr>
        <w:top w:val="none" w:sz="0" w:space="0" w:color="auto"/>
        <w:left w:val="none" w:sz="0" w:space="0" w:color="auto"/>
        <w:bottom w:val="none" w:sz="0" w:space="0" w:color="auto"/>
        <w:right w:val="none" w:sz="0" w:space="0" w:color="auto"/>
      </w:divBdr>
    </w:div>
    <w:div w:id="1554079285">
      <w:bodyDiv w:val="1"/>
      <w:marLeft w:val="0"/>
      <w:marRight w:val="0"/>
      <w:marTop w:val="0"/>
      <w:marBottom w:val="0"/>
      <w:divBdr>
        <w:top w:val="none" w:sz="0" w:space="0" w:color="auto"/>
        <w:left w:val="none" w:sz="0" w:space="0" w:color="auto"/>
        <w:bottom w:val="none" w:sz="0" w:space="0" w:color="auto"/>
        <w:right w:val="none" w:sz="0" w:space="0" w:color="auto"/>
      </w:divBdr>
    </w:div>
    <w:div w:id="1611666277">
      <w:bodyDiv w:val="1"/>
      <w:marLeft w:val="0"/>
      <w:marRight w:val="0"/>
      <w:marTop w:val="0"/>
      <w:marBottom w:val="0"/>
      <w:divBdr>
        <w:top w:val="none" w:sz="0" w:space="0" w:color="auto"/>
        <w:left w:val="none" w:sz="0" w:space="0" w:color="auto"/>
        <w:bottom w:val="none" w:sz="0" w:space="0" w:color="auto"/>
        <w:right w:val="none" w:sz="0" w:space="0" w:color="auto"/>
      </w:divBdr>
    </w:div>
    <w:div w:id="1622572222">
      <w:bodyDiv w:val="1"/>
      <w:marLeft w:val="0"/>
      <w:marRight w:val="0"/>
      <w:marTop w:val="0"/>
      <w:marBottom w:val="0"/>
      <w:divBdr>
        <w:top w:val="none" w:sz="0" w:space="0" w:color="auto"/>
        <w:left w:val="none" w:sz="0" w:space="0" w:color="auto"/>
        <w:bottom w:val="none" w:sz="0" w:space="0" w:color="auto"/>
        <w:right w:val="none" w:sz="0" w:space="0" w:color="auto"/>
      </w:divBdr>
    </w:div>
    <w:div w:id="1625425491">
      <w:bodyDiv w:val="1"/>
      <w:marLeft w:val="0"/>
      <w:marRight w:val="0"/>
      <w:marTop w:val="0"/>
      <w:marBottom w:val="0"/>
      <w:divBdr>
        <w:top w:val="none" w:sz="0" w:space="0" w:color="auto"/>
        <w:left w:val="none" w:sz="0" w:space="0" w:color="auto"/>
        <w:bottom w:val="none" w:sz="0" w:space="0" w:color="auto"/>
        <w:right w:val="none" w:sz="0" w:space="0" w:color="auto"/>
      </w:divBdr>
    </w:div>
    <w:div w:id="1639260949">
      <w:bodyDiv w:val="1"/>
      <w:marLeft w:val="0"/>
      <w:marRight w:val="0"/>
      <w:marTop w:val="0"/>
      <w:marBottom w:val="0"/>
      <w:divBdr>
        <w:top w:val="none" w:sz="0" w:space="0" w:color="auto"/>
        <w:left w:val="none" w:sz="0" w:space="0" w:color="auto"/>
        <w:bottom w:val="none" w:sz="0" w:space="0" w:color="auto"/>
        <w:right w:val="none" w:sz="0" w:space="0" w:color="auto"/>
      </w:divBdr>
    </w:div>
    <w:div w:id="1645623643">
      <w:bodyDiv w:val="1"/>
      <w:marLeft w:val="0"/>
      <w:marRight w:val="0"/>
      <w:marTop w:val="0"/>
      <w:marBottom w:val="0"/>
      <w:divBdr>
        <w:top w:val="none" w:sz="0" w:space="0" w:color="auto"/>
        <w:left w:val="none" w:sz="0" w:space="0" w:color="auto"/>
        <w:bottom w:val="none" w:sz="0" w:space="0" w:color="auto"/>
        <w:right w:val="none" w:sz="0" w:space="0" w:color="auto"/>
      </w:divBdr>
    </w:div>
    <w:div w:id="1671711256">
      <w:bodyDiv w:val="1"/>
      <w:marLeft w:val="0"/>
      <w:marRight w:val="0"/>
      <w:marTop w:val="0"/>
      <w:marBottom w:val="0"/>
      <w:divBdr>
        <w:top w:val="none" w:sz="0" w:space="0" w:color="auto"/>
        <w:left w:val="none" w:sz="0" w:space="0" w:color="auto"/>
        <w:bottom w:val="none" w:sz="0" w:space="0" w:color="auto"/>
        <w:right w:val="none" w:sz="0" w:space="0" w:color="auto"/>
      </w:divBdr>
      <w:divsChild>
        <w:div w:id="140587423">
          <w:marLeft w:val="0"/>
          <w:marRight w:val="0"/>
          <w:marTop w:val="0"/>
          <w:marBottom w:val="0"/>
          <w:divBdr>
            <w:top w:val="none" w:sz="0" w:space="0" w:color="auto"/>
            <w:left w:val="none" w:sz="0" w:space="0" w:color="auto"/>
            <w:bottom w:val="none" w:sz="0" w:space="0" w:color="auto"/>
            <w:right w:val="none" w:sz="0" w:space="0" w:color="auto"/>
          </w:divBdr>
          <w:divsChild>
            <w:div w:id="454519619">
              <w:marLeft w:val="0"/>
              <w:marRight w:val="0"/>
              <w:marTop w:val="0"/>
              <w:marBottom w:val="0"/>
              <w:divBdr>
                <w:top w:val="none" w:sz="0" w:space="0" w:color="auto"/>
                <w:left w:val="none" w:sz="0" w:space="0" w:color="auto"/>
                <w:bottom w:val="none" w:sz="0" w:space="0" w:color="auto"/>
                <w:right w:val="none" w:sz="0" w:space="0" w:color="auto"/>
              </w:divBdr>
            </w:div>
          </w:divsChild>
        </w:div>
        <w:div w:id="304815854">
          <w:marLeft w:val="0"/>
          <w:marRight w:val="0"/>
          <w:marTop w:val="0"/>
          <w:marBottom w:val="0"/>
          <w:divBdr>
            <w:top w:val="none" w:sz="0" w:space="0" w:color="auto"/>
            <w:left w:val="none" w:sz="0" w:space="0" w:color="auto"/>
            <w:bottom w:val="none" w:sz="0" w:space="0" w:color="auto"/>
            <w:right w:val="none" w:sz="0" w:space="0" w:color="auto"/>
          </w:divBdr>
          <w:divsChild>
            <w:div w:id="1394155159">
              <w:marLeft w:val="0"/>
              <w:marRight w:val="0"/>
              <w:marTop w:val="0"/>
              <w:marBottom w:val="0"/>
              <w:divBdr>
                <w:top w:val="none" w:sz="0" w:space="0" w:color="auto"/>
                <w:left w:val="none" w:sz="0" w:space="0" w:color="auto"/>
                <w:bottom w:val="none" w:sz="0" w:space="0" w:color="auto"/>
                <w:right w:val="none" w:sz="0" w:space="0" w:color="auto"/>
              </w:divBdr>
            </w:div>
          </w:divsChild>
        </w:div>
        <w:div w:id="381097042">
          <w:marLeft w:val="0"/>
          <w:marRight w:val="0"/>
          <w:marTop w:val="0"/>
          <w:marBottom w:val="0"/>
          <w:divBdr>
            <w:top w:val="none" w:sz="0" w:space="0" w:color="auto"/>
            <w:left w:val="none" w:sz="0" w:space="0" w:color="auto"/>
            <w:bottom w:val="none" w:sz="0" w:space="0" w:color="auto"/>
            <w:right w:val="none" w:sz="0" w:space="0" w:color="auto"/>
          </w:divBdr>
          <w:divsChild>
            <w:div w:id="1977248476">
              <w:marLeft w:val="0"/>
              <w:marRight w:val="0"/>
              <w:marTop w:val="0"/>
              <w:marBottom w:val="0"/>
              <w:divBdr>
                <w:top w:val="none" w:sz="0" w:space="0" w:color="auto"/>
                <w:left w:val="none" w:sz="0" w:space="0" w:color="auto"/>
                <w:bottom w:val="none" w:sz="0" w:space="0" w:color="auto"/>
                <w:right w:val="none" w:sz="0" w:space="0" w:color="auto"/>
              </w:divBdr>
            </w:div>
          </w:divsChild>
        </w:div>
        <w:div w:id="658654248">
          <w:marLeft w:val="0"/>
          <w:marRight w:val="0"/>
          <w:marTop w:val="0"/>
          <w:marBottom w:val="0"/>
          <w:divBdr>
            <w:top w:val="none" w:sz="0" w:space="0" w:color="auto"/>
            <w:left w:val="none" w:sz="0" w:space="0" w:color="auto"/>
            <w:bottom w:val="none" w:sz="0" w:space="0" w:color="auto"/>
            <w:right w:val="none" w:sz="0" w:space="0" w:color="auto"/>
          </w:divBdr>
          <w:divsChild>
            <w:div w:id="1205558456">
              <w:marLeft w:val="0"/>
              <w:marRight w:val="0"/>
              <w:marTop w:val="0"/>
              <w:marBottom w:val="0"/>
              <w:divBdr>
                <w:top w:val="none" w:sz="0" w:space="0" w:color="auto"/>
                <w:left w:val="none" w:sz="0" w:space="0" w:color="auto"/>
                <w:bottom w:val="none" w:sz="0" w:space="0" w:color="auto"/>
                <w:right w:val="none" w:sz="0" w:space="0" w:color="auto"/>
              </w:divBdr>
            </w:div>
          </w:divsChild>
        </w:div>
        <w:div w:id="827137026">
          <w:marLeft w:val="0"/>
          <w:marRight w:val="0"/>
          <w:marTop w:val="0"/>
          <w:marBottom w:val="0"/>
          <w:divBdr>
            <w:top w:val="none" w:sz="0" w:space="0" w:color="auto"/>
            <w:left w:val="none" w:sz="0" w:space="0" w:color="auto"/>
            <w:bottom w:val="none" w:sz="0" w:space="0" w:color="auto"/>
            <w:right w:val="none" w:sz="0" w:space="0" w:color="auto"/>
          </w:divBdr>
          <w:divsChild>
            <w:div w:id="1016729812">
              <w:marLeft w:val="0"/>
              <w:marRight w:val="0"/>
              <w:marTop w:val="0"/>
              <w:marBottom w:val="0"/>
              <w:divBdr>
                <w:top w:val="none" w:sz="0" w:space="0" w:color="auto"/>
                <w:left w:val="none" w:sz="0" w:space="0" w:color="auto"/>
                <w:bottom w:val="none" w:sz="0" w:space="0" w:color="auto"/>
                <w:right w:val="none" w:sz="0" w:space="0" w:color="auto"/>
              </w:divBdr>
            </w:div>
          </w:divsChild>
        </w:div>
        <w:div w:id="1205943160">
          <w:marLeft w:val="0"/>
          <w:marRight w:val="0"/>
          <w:marTop w:val="0"/>
          <w:marBottom w:val="0"/>
          <w:divBdr>
            <w:top w:val="none" w:sz="0" w:space="0" w:color="auto"/>
            <w:left w:val="none" w:sz="0" w:space="0" w:color="auto"/>
            <w:bottom w:val="none" w:sz="0" w:space="0" w:color="auto"/>
            <w:right w:val="none" w:sz="0" w:space="0" w:color="auto"/>
          </w:divBdr>
          <w:divsChild>
            <w:div w:id="747002191">
              <w:marLeft w:val="0"/>
              <w:marRight w:val="0"/>
              <w:marTop w:val="0"/>
              <w:marBottom w:val="0"/>
              <w:divBdr>
                <w:top w:val="none" w:sz="0" w:space="0" w:color="auto"/>
                <w:left w:val="none" w:sz="0" w:space="0" w:color="auto"/>
                <w:bottom w:val="none" w:sz="0" w:space="0" w:color="auto"/>
                <w:right w:val="none" w:sz="0" w:space="0" w:color="auto"/>
              </w:divBdr>
            </w:div>
          </w:divsChild>
        </w:div>
        <w:div w:id="1540513445">
          <w:marLeft w:val="0"/>
          <w:marRight w:val="0"/>
          <w:marTop w:val="0"/>
          <w:marBottom w:val="0"/>
          <w:divBdr>
            <w:top w:val="none" w:sz="0" w:space="0" w:color="auto"/>
            <w:left w:val="none" w:sz="0" w:space="0" w:color="auto"/>
            <w:bottom w:val="none" w:sz="0" w:space="0" w:color="auto"/>
            <w:right w:val="none" w:sz="0" w:space="0" w:color="auto"/>
          </w:divBdr>
          <w:divsChild>
            <w:div w:id="48305766">
              <w:marLeft w:val="0"/>
              <w:marRight w:val="0"/>
              <w:marTop w:val="0"/>
              <w:marBottom w:val="0"/>
              <w:divBdr>
                <w:top w:val="none" w:sz="0" w:space="0" w:color="auto"/>
                <w:left w:val="none" w:sz="0" w:space="0" w:color="auto"/>
                <w:bottom w:val="none" w:sz="0" w:space="0" w:color="auto"/>
                <w:right w:val="none" w:sz="0" w:space="0" w:color="auto"/>
              </w:divBdr>
            </w:div>
          </w:divsChild>
        </w:div>
        <w:div w:id="1813517322">
          <w:marLeft w:val="0"/>
          <w:marRight w:val="0"/>
          <w:marTop w:val="0"/>
          <w:marBottom w:val="0"/>
          <w:divBdr>
            <w:top w:val="none" w:sz="0" w:space="0" w:color="auto"/>
            <w:left w:val="none" w:sz="0" w:space="0" w:color="auto"/>
            <w:bottom w:val="none" w:sz="0" w:space="0" w:color="auto"/>
            <w:right w:val="none" w:sz="0" w:space="0" w:color="auto"/>
          </w:divBdr>
          <w:divsChild>
            <w:div w:id="886138783">
              <w:marLeft w:val="0"/>
              <w:marRight w:val="0"/>
              <w:marTop w:val="0"/>
              <w:marBottom w:val="0"/>
              <w:divBdr>
                <w:top w:val="none" w:sz="0" w:space="0" w:color="auto"/>
                <w:left w:val="none" w:sz="0" w:space="0" w:color="auto"/>
                <w:bottom w:val="none" w:sz="0" w:space="0" w:color="auto"/>
                <w:right w:val="none" w:sz="0" w:space="0" w:color="auto"/>
              </w:divBdr>
            </w:div>
          </w:divsChild>
        </w:div>
        <w:div w:id="1928346530">
          <w:marLeft w:val="0"/>
          <w:marRight w:val="0"/>
          <w:marTop w:val="0"/>
          <w:marBottom w:val="0"/>
          <w:divBdr>
            <w:top w:val="none" w:sz="0" w:space="0" w:color="auto"/>
            <w:left w:val="none" w:sz="0" w:space="0" w:color="auto"/>
            <w:bottom w:val="none" w:sz="0" w:space="0" w:color="auto"/>
            <w:right w:val="none" w:sz="0" w:space="0" w:color="auto"/>
          </w:divBdr>
          <w:divsChild>
            <w:div w:id="20586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1318">
      <w:bodyDiv w:val="1"/>
      <w:marLeft w:val="0"/>
      <w:marRight w:val="0"/>
      <w:marTop w:val="0"/>
      <w:marBottom w:val="0"/>
      <w:divBdr>
        <w:top w:val="none" w:sz="0" w:space="0" w:color="auto"/>
        <w:left w:val="none" w:sz="0" w:space="0" w:color="auto"/>
        <w:bottom w:val="none" w:sz="0" w:space="0" w:color="auto"/>
        <w:right w:val="none" w:sz="0" w:space="0" w:color="auto"/>
      </w:divBdr>
    </w:div>
    <w:div w:id="1682514448">
      <w:bodyDiv w:val="1"/>
      <w:marLeft w:val="0"/>
      <w:marRight w:val="0"/>
      <w:marTop w:val="0"/>
      <w:marBottom w:val="0"/>
      <w:divBdr>
        <w:top w:val="none" w:sz="0" w:space="0" w:color="auto"/>
        <w:left w:val="none" w:sz="0" w:space="0" w:color="auto"/>
        <w:bottom w:val="none" w:sz="0" w:space="0" w:color="auto"/>
        <w:right w:val="none" w:sz="0" w:space="0" w:color="auto"/>
      </w:divBdr>
    </w:div>
    <w:div w:id="1683900356">
      <w:bodyDiv w:val="1"/>
      <w:marLeft w:val="0"/>
      <w:marRight w:val="0"/>
      <w:marTop w:val="0"/>
      <w:marBottom w:val="0"/>
      <w:divBdr>
        <w:top w:val="none" w:sz="0" w:space="0" w:color="auto"/>
        <w:left w:val="none" w:sz="0" w:space="0" w:color="auto"/>
        <w:bottom w:val="none" w:sz="0" w:space="0" w:color="auto"/>
        <w:right w:val="none" w:sz="0" w:space="0" w:color="auto"/>
      </w:divBdr>
    </w:div>
    <w:div w:id="1710643573">
      <w:bodyDiv w:val="1"/>
      <w:marLeft w:val="0"/>
      <w:marRight w:val="0"/>
      <w:marTop w:val="0"/>
      <w:marBottom w:val="0"/>
      <w:divBdr>
        <w:top w:val="none" w:sz="0" w:space="0" w:color="auto"/>
        <w:left w:val="none" w:sz="0" w:space="0" w:color="auto"/>
        <w:bottom w:val="none" w:sz="0" w:space="0" w:color="auto"/>
        <w:right w:val="none" w:sz="0" w:space="0" w:color="auto"/>
      </w:divBdr>
    </w:div>
    <w:div w:id="1712991760">
      <w:bodyDiv w:val="1"/>
      <w:marLeft w:val="0"/>
      <w:marRight w:val="0"/>
      <w:marTop w:val="0"/>
      <w:marBottom w:val="0"/>
      <w:divBdr>
        <w:top w:val="none" w:sz="0" w:space="0" w:color="auto"/>
        <w:left w:val="none" w:sz="0" w:space="0" w:color="auto"/>
        <w:bottom w:val="none" w:sz="0" w:space="0" w:color="auto"/>
        <w:right w:val="none" w:sz="0" w:space="0" w:color="auto"/>
      </w:divBdr>
    </w:div>
    <w:div w:id="1773282729">
      <w:bodyDiv w:val="1"/>
      <w:marLeft w:val="0"/>
      <w:marRight w:val="0"/>
      <w:marTop w:val="0"/>
      <w:marBottom w:val="0"/>
      <w:divBdr>
        <w:top w:val="none" w:sz="0" w:space="0" w:color="auto"/>
        <w:left w:val="none" w:sz="0" w:space="0" w:color="auto"/>
        <w:bottom w:val="none" w:sz="0" w:space="0" w:color="auto"/>
        <w:right w:val="none" w:sz="0" w:space="0" w:color="auto"/>
      </w:divBdr>
    </w:div>
    <w:div w:id="1818306328">
      <w:bodyDiv w:val="1"/>
      <w:marLeft w:val="0"/>
      <w:marRight w:val="0"/>
      <w:marTop w:val="0"/>
      <w:marBottom w:val="0"/>
      <w:divBdr>
        <w:top w:val="none" w:sz="0" w:space="0" w:color="auto"/>
        <w:left w:val="none" w:sz="0" w:space="0" w:color="auto"/>
        <w:bottom w:val="none" w:sz="0" w:space="0" w:color="auto"/>
        <w:right w:val="none" w:sz="0" w:space="0" w:color="auto"/>
      </w:divBdr>
    </w:div>
    <w:div w:id="1829201210">
      <w:bodyDiv w:val="1"/>
      <w:marLeft w:val="0"/>
      <w:marRight w:val="0"/>
      <w:marTop w:val="0"/>
      <w:marBottom w:val="0"/>
      <w:divBdr>
        <w:top w:val="none" w:sz="0" w:space="0" w:color="auto"/>
        <w:left w:val="none" w:sz="0" w:space="0" w:color="auto"/>
        <w:bottom w:val="none" w:sz="0" w:space="0" w:color="auto"/>
        <w:right w:val="none" w:sz="0" w:space="0" w:color="auto"/>
      </w:divBdr>
    </w:div>
    <w:div w:id="1850096546">
      <w:bodyDiv w:val="1"/>
      <w:marLeft w:val="0"/>
      <w:marRight w:val="0"/>
      <w:marTop w:val="0"/>
      <w:marBottom w:val="0"/>
      <w:divBdr>
        <w:top w:val="none" w:sz="0" w:space="0" w:color="auto"/>
        <w:left w:val="none" w:sz="0" w:space="0" w:color="auto"/>
        <w:bottom w:val="none" w:sz="0" w:space="0" w:color="auto"/>
        <w:right w:val="none" w:sz="0" w:space="0" w:color="auto"/>
      </w:divBdr>
    </w:div>
    <w:div w:id="1856844025">
      <w:bodyDiv w:val="1"/>
      <w:marLeft w:val="0"/>
      <w:marRight w:val="0"/>
      <w:marTop w:val="0"/>
      <w:marBottom w:val="0"/>
      <w:divBdr>
        <w:top w:val="none" w:sz="0" w:space="0" w:color="auto"/>
        <w:left w:val="none" w:sz="0" w:space="0" w:color="auto"/>
        <w:bottom w:val="none" w:sz="0" w:space="0" w:color="auto"/>
        <w:right w:val="none" w:sz="0" w:space="0" w:color="auto"/>
      </w:divBdr>
    </w:div>
    <w:div w:id="1882159536">
      <w:bodyDiv w:val="1"/>
      <w:marLeft w:val="0"/>
      <w:marRight w:val="0"/>
      <w:marTop w:val="0"/>
      <w:marBottom w:val="0"/>
      <w:divBdr>
        <w:top w:val="none" w:sz="0" w:space="0" w:color="auto"/>
        <w:left w:val="none" w:sz="0" w:space="0" w:color="auto"/>
        <w:bottom w:val="none" w:sz="0" w:space="0" w:color="auto"/>
        <w:right w:val="none" w:sz="0" w:space="0" w:color="auto"/>
      </w:divBdr>
    </w:div>
    <w:div w:id="1885292986">
      <w:bodyDiv w:val="1"/>
      <w:marLeft w:val="0"/>
      <w:marRight w:val="0"/>
      <w:marTop w:val="0"/>
      <w:marBottom w:val="0"/>
      <w:divBdr>
        <w:top w:val="none" w:sz="0" w:space="0" w:color="auto"/>
        <w:left w:val="none" w:sz="0" w:space="0" w:color="auto"/>
        <w:bottom w:val="none" w:sz="0" w:space="0" w:color="auto"/>
        <w:right w:val="none" w:sz="0" w:space="0" w:color="auto"/>
      </w:divBdr>
    </w:div>
    <w:div w:id="1900676174">
      <w:bodyDiv w:val="1"/>
      <w:marLeft w:val="0"/>
      <w:marRight w:val="0"/>
      <w:marTop w:val="0"/>
      <w:marBottom w:val="0"/>
      <w:divBdr>
        <w:top w:val="none" w:sz="0" w:space="0" w:color="auto"/>
        <w:left w:val="none" w:sz="0" w:space="0" w:color="auto"/>
        <w:bottom w:val="none" w:sz="0" w:space="0" w:color="auto"/>
        <w:right w:val="none" w:sz="0" w:space="0" w:color="auto"/>
      </w:divBdr>
    </w:div>
    <w:div w:id="1908805379">
      <w:bodyDiv w:val="1"/>
      <w:marLeft w:val="0"/>
      <w:marRight w:val="0"/>
      <w:marTop w:val="0"/>
      <w:marBottom w:val="0"/>
      <w:divBdr>
        <w:top w:val="none" w:sz="0" w:space="0" w:color="auto"/>
        <w:left w:val="none" w:sz="0" w:space="0" w:color="auto"/>
        <w:bottom w:val="none" w:sz="0" w:space="0" w:color="auto"/>
        <w:right w:val="none" w:sz="0" w:space="0" w:color="auto"/>
      </w:divBdr>
    </w:div>
    <w:div w:id="1919559418">
      <w:bodyDiv w:val="1"/>
      <w:marLeft w:val="0"/>
      <w:marRight w:val="0"/>
      <w:marTop w:val="0"/>
      <w:marBottom w:val="0"/>
      <w:divBdr>
        <w:top w:val="none" w:sz="0" w:space="0" w:color="auto"/>
        <w:left w:val="none" w:sz="0" w:space="0" w:color="auto"/>
        <w:bottom w:val="none" w:sz="0" w:space="0" w:color="auto"/>
        <w:right w:val="none" w:sz="0" w:space="0" w:color="auto"/>
      </w:divBdr>
    </w:div>
    <w:div w:id="1932084172">
      <w:bodyDiv w:val="1"/>
      <w:marLeft w:val="0"/>
      <w:marRight w:val="0"/>
      <w:marTop w:val="0"/>
      <w:marBottom w:val="0"/>
      <w:divBdr>
        <w:top w:val="none" w:sz="0" w:space="0" w:color="auto"/>
        <w:left w:val="none" w:sz="0" w:space="0" w:color="auto"/>
        <w:bottom w:val="none" w:sz="0" w:space="0" w:color="auto"/>
        <w:right w:val="none" w:sz="0" w:space="0" w:color="auto"/>
      </w:divBdr>
    </w:div>
    <w:div w:id="1946647197">
      <w:bodyDiv w:val="1"/>
      <w:marLeft w:val="0"/>
      <w:marRight w:val="0"/>
      <w:marTop w:val="0"/>
      <w:marBottom w:val="0"/>
      <w:divBdr>
        <w:top w:val="none" w:sz="0" w:space="0" w:color="auto"/>
        <w:left w:val="none" w:sz="0" w:space="0" w:color="auto"/>
        <w:bottom w:val="none" w:sz="0" w:space="0" w:color="auto"/>
        <w:right w:val="none" w:sz="0" w:space="0" w:color="auto"/>
      </w:divBdr>
    </w:div>
    <w:div w:id="1948349142">
      <w:bodyDiv w:val="1"/>
      <w:marLeft w:val="0"/>
      <w:marRight w:val="0"/>
      <w:marTop w:val="0"/>
      <w:marBottom w:val="0"/>
      <w:divBdr>
        <w:top w:val="none" w:sz="0" w:space="0" w:color="auto"/>
        <w:left w:val="none" w:sz="0" w:space="0" w:color="auto"/>
        <w:bottom w:val="none" w:sz="0" w:space="0" w:color="auto"/>
        <w:right w:val="none" w:sz="0" w:space="0" w:color="auto"/>
      </w:divBdr>
    </w:div>
    <w:div w:id="1963026482">
      <w:bodyDiv w:val="1"/>
      <w:marLeft w:val="0"/>
      <w:marRight w:val="0"/>
      <w:marTop w:val="0"/>
      <w:marBottom w:val="0"/>
      <w:divBdr>
        <w:top w:val="none" w:sz="0" w:space="0" w:color="auto"/>
        <w:left w:val="none" w:sz="0" w:space="0" w:color="auto"/>
        <w:bottom w:val="none" w:sz="0" w:space="0" w:color="auto"/>
        <w:right w:val="none" w:sz="0" w:space="0" w:color="auto"/>
      </w:divBdr>
    </w:div>
    <w:div w:id="1978754356">
      <w:bodyDiv w:val="1"/>
      <w:marLeft w:val="0"/>
      <w:marRight w:val="0"/>
      <w:marTop w:val="0"/>
      <w:marBottom w:val="0"/>
      <w:divBdr>
        <w:top w:val="none" w:sz="0" w:space="0" w:color="auto"/>
        <w:left w:val="none" w:sz="0" w:space="0" w:color="auto"/>
        <w:bottom w:val="none" w:sz="0" w:space="0" w:color="auto"/>
        <w:right w:val="none" w:sz="0" w:space="0" w:color="auto"/>
      </w:divBdr>
    </w:div>
    <w:div w:id="1988241002">
      <w:bodyDiv w:val="1"/>
      <w:marLeft w:val="0"/>
      <w:marRight w:val="0"/>
      <w:marTop w:val="0"/>
      <w:marBottom w:val="0"/>
      <w:divBdr>
        <w:top w:val="none" w:sz="0" w:space="0" w:color="auto"/>
        <w:left w:val="none" w:sz="0" w:space="0" w:color="auto"/>
        <w:bottom w:val="none" w:sz="0" w:space="0" w:color="auto"/>
        <w:right w:val="none" w:sz="0" w:space="0" w:color="auto"/>
      </w:divBdr>
      <w:divsChild>
        <w:div w:id="3216723">
          <w:marLeft w:val="0"/>
          <w:marRight w:val="0"/>
          <w:marTop w:val="0"/>
          <w:marBottom w:val="0"/>
          <w:divBdr>
            <w:top w:val="none" w:sz="0" w:space="0" w:color="auto"/>
            <w:left w:val="none" w:sz="0" w:space="0" w:color="auto"/>
            <w:bottom w:val="none" w:sz="0" w:space="0" w:color="auto"/>
            <w:right w:val="none" w:sz="0" w:space="0" w:color="auto"/>
          </w:divBdr>
          <w:divsChild>
            <w:div w:id="395976119">
              <w:marLeft w:val="0"/>
              <w:marRight w:val="0"/>
              <w:marTop w:val="0"/>
              <w:marBottom w:val="0"/>
              <w:divBdr>
                <w:top w:val="none" w:sz="0" w:space="0" w:color="auto"/>
                <w:left w:val="none" w:sz="0" w:space="0" w:color="auto"/>
                <w:bottom w:val="none" w:sz="0" w:space="0" w:color="auto"/>
                <w:right w:val="none" w:sz="0" w:space="0" w:color="auto"/>
              </w:divBdr>
            </w:div>
          </w:divsChild>
        </w:div>
        <w:div w:id="82335345">
          <w:marLeft w:val="0"/>
          <w:marRight w:val="0"/>
          <w:marTop w:val="0"/>
          <w:marBottom w:val="0"/>
          <w:divBdr>
            <w:top w:val="none" w:sz="0" w:space="0" w:color="auto"/>
            <w:left w:val="none" w:sz="0" w:space="0" w:color="auto"/>
            <w:bottom w:val="none" w:sz="0" w:space="0" w:color="auto"/>
            <w:right w:val="none" w:sz="0" w:space="0" w:color="auto"/>
          </w:divBdr>
          <w:divsChild>
            <w:div w:id="726144712">
              <w:marLeft w:val="0"/>
              <w:marRight w:val="0"/>
              <w:marTop w:val="0"/>
              <w:marBottom w:val="0"/>
              <w:divBdr>
                <w:top w:val="none" w:sz="0" w:space="0" w:color="auto"/>
                <w:left w:val="none" w:sz="0" w:space="0" w:color="auto"/>
                <w:bottom w:val="none" w:sz="0" w:space="0" w:color="auto"/>
                <w:right w:val="none" w:sz="0" w:space="0" w:color="auto"/>
              </w:divBdr>
            </w:div>
          </w:divsChild>
        </w:div>
        <w:div w:id="392700385">
          <w:marLeft w:val="0"/>
          <w:marRight w:val="0"/>
          <w:marTop w:val="0"/>
          <w:marBottom w:val="0"/>
          <w:divBdr>
            <w:top w:val="none" w:sz="0" w:space="0" w:color="auto"/>
            <w:left w:val="none" w:sz="0" w:space="0" w:color="auto"/>
            <w:bottom w:val="none" w:sz="0" w:space="0" w:color="auto"/>
            <w:right w:val="none" w:sz="0" w:space="0" w:color="auto"/>
          </w:divBdr>
          <w:divsChild>
            <w:div w:id="810177933">
              <w:marLeft w:val="0"/>
              <w:marRight w:val="0"/>
              <w:marTop w:val="0"/>
              <w:marBottom w:val="0"/>
              <w:divBdr>
                <w:top w:val="none" w:sz="0" w:space="0" w:color="auto"/>
                <w:left w:val="none" w:sz="0" w:space="0" w:color="auto"/>
                <w:bottom w:val="none" w:sz="0" w:space="0" w:color="auto"/>
                <w:right w:val="none" w:sz="0" w:space="0" w:color="auto"/>
              </w:divBdr>
            </w:div>
          </w:divsChild>
        </w:div>
        <w:div w:id="577859939">
          <w:marLeft w:val="0"/>
          <w:marRight w:val="0"/>
          <w:marTop w:val="0"/>
          <w:marBottom w:val="0"/>
          <w:divBdr>
            <w:top w:val="none" w:sz="0" w:space="0" w:color="auto"/>
            <w:left w:val="none" w:sz="0" w:space="0" w:color="auto"/>
            <w:bottom w:val="none" w:sz="0" w:space="0" w:color="auto"/>
            <w:right w:val="none" w:sz="0" w:space="0" w:color="auto"/>
          </w:divBdr>
          <w:divsChild>
            <w:div w:id="1261835063">
              <w:marLeft w:val="0"/>
              <w:marRight w:val="0"/>
              <w:marTop w:val="0"/>
              <w:marBottom w:val="0"/>
              <w:divBdr>
                <w:top w:val="none" w:sz="0" w:space="0" w:color="auto"/>
                <w:left w:val="none" w:sz="0" w:space="0" w:color="auto"/>
                <w:bottom w:val="none" w:sz="0" w:space="0" w:color="auto"/>
                <w:right w:val="none" w:sz="0" w:space="0" w:color="auto"/>
              </w:divBdr>
            </w:div>
          </w:divsChild>
        </w:div>
        <w:div w:id="629674624">
          <w:marLeft w:val="0"/>
          <w:marRight w:val="0"/>
          <w:marTop w:val="0"/>
          <w:marBottom w:val="0"/>
          <w:divBdr>
            <w:top w:val="none" w:sz="0" w:space="0" w:color="auto"/>
            <w:left w:val="none" w:sz="0" w:space="0" w:color="auto"/>
            <w:bottom w:val="none" w:sz="0" w:space="0" w:color="auto"/>
            <w:right w:val="none" w:sz="0" w:space="0" w:color="auto"/>
          </w:divBdr>
          <w:divsChild>
            <w:div w:id="1771120073">
              <w:marLeft w:val="0"/>
              <w:marRight w:val="0"/>
              <w:marTop w:val="0"/>
              <w:marBottom w:val="0"/>
              <w:divBdr>
                <w:top w:val="none" w:sz="0" w:space="0" w:color="auto"/>
                <w:left w:val="none" w:sz="0" w:space="0" w:color="auto"/>
                <w:bottom w:val="none" w:sz="0" w:space="0" w:color="auto"/>
                <w:right w:val="none" w:sz="0" w:space="0" w:color="auto"/>
              </w:divBdr>
            </w:div>
          </w:divsChild>
        </w:div>
        <w:div w:id="1350332859">
          <w:marLeft w:val="0"/>
          <w:marRight w:val="0"/>
          <w:marTop w:val="0"/>
          <w:marBottom w:val="0"/>
          <w:divBdr>
            <w:top w:val="none" w:sz="0" w:space="0" w:color="auto"/>
            <w:left w:val="none" w:sz="0" w:space="0" w:color="auto"/>
            <w:bottom w:val="none" w:sz="0" w:space="0" w:color="auto"/>
            <w:right w:val="none" w:sz="0" w:space="0" w:color="auto"/>
          </w:divBdr>
          <w:divsChild>
            <w:div w:id="355664314">
              <w:marLeft w:val="0"/>
              <w:marRight w:val="0"/>
              <w:marTop w:val="0"/>
              <w:marBottom w:val="0"/>
              <w:divBdr>
                <w:top w:val="none" w:sz="0" w:space="0" w:color="auto"/>
                <w:left w:val="none" w:sz="0" w:space="0" w:color="auto"/>
                <w:bottom w:val="none" w:sz="0" w:space="0" w:color="auto"/>
                <w:right w:val="none" w:sz="0" w:space="0" w:color="auto"/>
              </w:divBdr>
            </w:div>
          </w:divsChild>
        </w:div>
        <w:div w:id="1689791234">
          <w:marLeft w:val="0"/>
          <w:marRight w:val="0"/>
          <w:marTop w:val="0"/>
          <w:marBottom w:val="0"/>
          <w:divBdr>
            <w:top w:val="none" w:sz="0" w:space="0" w:color="auto"/>
            <w:left w:val="none" w:sz="0" w:space="0" w:color="auto"/>
            <w:bottom w:val="none" w:sz="0" w:space="0" w:color="auto"/>
            <w:right w:val="none" w:sz="0" w:space="0" w:color="auto"/>
          </w:divBdr>
          <w:divsChild>
            <w:div w:id="1328439028">
              <w:marLeft w:val="0"/>
              <w:marRight w:val="0"/>
              <w:marTop w:val="0"/>
              <w:marBottom w:val="0"/>
              <w:divBdr>
                <w:top w:val="none" w:sz="0" w:space="0" w:color="auto"/>
                <w:left w:val="none" w:sz="0" w:space="0" w:color="auto"/>
                <w:bottom w:val="none" w:sz="0" w:space="0" w:color="auto"/>
                <w:right w:val="none" w:sz="0" w:space="0" w:color="auto"/>
              </w:divBdr>
            </w:div>
          </w:divsChild>
        </w:div>
        <w:div w:id="1707414038">
          <w:marLeft w:val="0"/>
          <w:marRight w:val="0"/>
          <w:marTop w:val="0"/>
          <w:marBottom w:val="0"/>
          <w:divBdr>
            <w:top w:val="none" w:sz="0" w:space="0" w:color="auto"/>
            <w:left w:val="none" w:sz="0" w:space="0" w:color="auto"/>
            <w:bottom w:val="none" w:sz="0" w:space="0" w:color="auto"/>
            <w:right w:val="none" w:sz="0" w:space="0" w:color="auto"/>
          </w:divBdr>
          <w:divsChild>
            <w:div w:id="1981185813">
              <w:marLeft w:val="0"/>
              <w:marRight w:val="0"/>
              <w:marTop w:val="0"/>
              <w:marBottom w:val="0"/>
              <w:divBdr>
                <w:top w:val="none" w:sz="0" w:space="0" w:color="auto"/>
                <w:left w:val="none" w:sz="0" w:space="0" w:color="auto"/>
                <w:bottom w:val="none" w:sz="0" w:space="0" w:color="auto"/>
                <w:right w:val="none" w:sz="0" w:space="0" w:color="auto"/>
              </w:divBdr>
            </w:div>
          </w:divsChild>
        </w:div>
        <w:div w:id="1830560688">
          <w:marLeft w:val="0"/>
          <w:marRight w:val="0"/>
          <w:marTop w:val="0"/>
          <w:marBottom w:val="0"/>
          <w:divBdr>
            <w:top w:val="none" w:sz="0" w:space="0" w:color="auto"/>
            <w:left w:val="none" w:sz="0" w:space="0" w:color="auto"/>
            <w:bottom w:val="none" w:sz="0" w:space="0" w:color="auto"/>
            <w:right w:val="none" w:sz="0" w:space="0" w:color="auto"/>
          </w:divBdr>
          <w:divsChild>
            <w:div w:id="11396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4608">
      <w:bodyDiv w:val="1"/>
      <w:marLeft w:val="0"/>
      <w:marRight w:val="0"/>
      <w:marTop w:val="0"/>
      <w:marBottom w:val="0"/>
      <w:divBdr>
        <w:top w:val="none" w:sz="0" w:space="0" w:color="auto"/>
        <w:left w:val="none" w:sz="0" w:space="0" w:color="auto"/>
        <w:bottom w:val="none" w:sz="0" w:space="0" w:color="auto"/>
        <w:right w:val="none" w:sz="0" w:space="0" w:color="auto"/>
      </w:divBdr>
    </w:div>
    <w:div w:id="2022394423">
      <w:bodyDiv w:val="1"/>
      <w:marLeft w:val="0"/>
      <w:marRight w:val="0"/>
      <w:marTop w:val="0"/>
      <w:marBottom w:val="0"/>
      <w:divBdr>
        <w:top w:val="none" w:sz="0" w:space="0" w:color="auto"/>
        <w:left w:val="none" w:sz="0" w:space="0" w:color="auto"/>
        <w:bottom w:val="none" w:sz="0" w:space="0" w:color="auto"/>
        <w:right w:val="none" w:sz="0" w:space="0" w:color="auto"/>
      </w:divBdr>
    </w:div>
    <w:div w:id="2025474379">
      <w:bodyDiv w:val="1"/>
      <w:marLeft w:val="0"/>
      <w:marRight w:val="0"/>
      <w:marTop w:val="0"/>
      <w:marBottom w:val="0"/>
      <w:divBdr>
        <w:top w:val="none" w:sz="0" w:space="0" w:color="auto"/>
        <w:left w:val="none" w:sz="0" w:space="0" w:color="auto"/>
        <w:bottom w:val="none" w:sz="0" w:space="0" w:color="auto"/>
        <w:right w:val="none" w:sz="0" w:space="0" w:color="auto"/>
      </w:divBdr>
    </w:div>
    <w:div w:id="2059090350">
      <w:bodyDiv w:val="1"/>
      <w:marLeft w:val="0"/>
      <w:marRight w:val="0"/>
      <w:marTop w:val="0"/>
      <w:marBottom w:val="0"/>
      <w:divBdr>
        <w:top w:val="none" w:sz="0" w:space="0" w:color="auto"/>
        <w:left w:val="none" w:sz="0" w:space="0" w:color="auto"/>
        <w:bottom w:val="none" w:sz="0" w:space="0" w:color="auto"/>
        <w:right w:val="none" w:sz="0" w:space="0" w:color="auto"/>
      </w:divBdr>
    </w:div>
    <w:div w:id="2062509499">
      <w:bodyDiv w:val="1"/>
      <w:marLeft w:val="0"/>
      <w:marRight w:val="0"/>
      <w:marTop w:val="0"/>
      <w:marBottom w:val="0"/>
      <w:divBdr>
        <w:top w:val="none" w:sz="0" w:space="0" w:color="auto"/>
        <w:left w:val="none" w:sz="0" w:space="0" w:color="auto"/>
        <w:bottom w:val="none" w:sz="0" w:space="0" w:color="auto"/>
        <w:right w:val="none" w:sz="0" w:space="0" w:color="auto"/>
      </w:divBdr>
    </w:div>
    <w:div w:id="2071684905">
      <w:bodyDiv w:val="1"/>
      <w:marLeft w:val="0"/>
      <w:marRight w:val="0"/>
      <w:marTop w:val="0"/>
      <w:marBottom w:val="0"/>
      <w:divBdr>
        <w:top w:val="none" w:sz="0" w:space="0" w:color="auto"/>
        <w:left w:val="none" w:sz="0" w:space="0" w:color="auto"/>
        <w:bottom w:val="none" w:sz="0" w:space="0" w:color="auto"/>
        <w:right w:val="none" w:sz="0" w:space="0" w:color="auto"/>
      </w:divBdr>
      <w:divsChild>
        <w:div w:id="76484532">
          <w:marLeft w:val="1166"/>
          <w:marRight w:val="0"/>
          <w:marTop w:val="125"/>
          <w:marBottom w:val="0"/>
          <w:divBdr>
            <w:top w:val="none" w:sz="0" w:space="0" w:color="auto"/>
            <w:left w:val="none" w:sz="0" w:space="0" w:color="auto"/>
            <w:bottom w:val="none" w:sz="0" w:space="0" w:color="auto"/>
            <w:right w:val="none" w:sz="0" w:space="0" w:color="auto"/>
          </w:divBdr>
        </w:div>
        <w:div w:id="1167135201">
          <w:marLeft w:val="648"/>
          <w:marRight w:val="0"/>
          <w:marTop w:val="140"/>
          <w:marBottom w:val="0"/>
          <w:divBdr>
            <w:top w:val="none" w:sz="0" w:space="0" w:color="auto"/>
            <w:left w:val="none" w:sz="0" w:space="0" w:color="auto"/>
            <w:bottom w:val="none" w:sz="0" w:space="0" w:color="auto"/>
            <w:right w:val="none" w:sz="0" w:space="0" w:color="auto"/>
          </w:divBdr>
        </w:div>
        <w:div w:id="1174225849">
          <w:marLeft w:val="1166"/>
          <w:marRight w:val="0"/>
          <w:marTop w:val="125"/>
          <w:marBottom w:val="0"/>
          <w:divBdr>
            <w:top w:val="none" w:sz="0" w:space="0" w:color="auto"/>
            <w:left w:val="none" w:sz="0" w:space="0" w:color="auto"/>
            <w:bottom w:val="none" w:sz="0" w:space="0" w:color="auto"/>
            <w:right w:val="none" w:sz="0" w:space="0" w:color="auto"/>
          </w:divBdr>
        </w:div>
        <w:div w:id="2038694573">
          <w:marLeft w:val="1166"/>
          <w:marRight w:val="0"/>
          <w:marTop w:val="125"/>
          <w:marBottom w:val="0"/>
          <w:divBdr>
            <w:top w:val="none" w:sz="0" w:space="0" w:color="auto"/>
            <w:left w:val="none" w:sz="0" w:space="0" w:color="auto"/>
            <w:bottom w:val="none" w:sz="0" w:space="0" w:color="auto"/>
            <w:right w:val="none" w:sz="0" w:space="0" w:color="auto"/>
          </w:divBdr>
        </w:div>
      </w:divsChild>
    </w:div>
    <w:div w:id="2091074388">
      <w:bodyDiv w:val="1"/>
      <w:marLeft w:val="0"/>
      <w:marRight w:val="0"/>
      <w:marTop w:val="0"/>
      <w:marBottom w:val="0"/>
      <w:divBdr>
        <w:top w:val="none" w:sz="0" w:space="0" w:color="auto"/>
        <w:left w:val="none" w:sz="0" w:space="0" w:color="auto"/>
        <w:bottom w:val="none" w:sz="0" w:space="0" w:color="auto"/>
        <w:right w:val="none" w:sz="0" w:space="0" w:color="auto"/>
      </w:divBdr>
    </w:div>
    <w:div w:id="2123187136">
      <w:bodyDiv w:val="1"/>
      <w:marLeft w:val="0"/>
      <w:marRight w:val="0"/>
      <w:marTop w:val="0"/>
      <w:marBottom w:val="0"/>
      <w:divBdr>
        <w:top w:val="none" w:sz="0" w:space="0" w:color="auto"/>
        <w:left w:val="none" w:sz="0" w:space="0" w:color="auto"/>
        <w:bottom w:val="none" w:sz="0" w:space="0" w:color="auto"/>
        <w:right w:val="none" w:sz="0" w:space="0" w:color="auto"/>
      </w:divBdr>
    </w:div>
    <w:div w:id="2125029766">
      <w:bodyDiv w:val="1"/>
      <w:marLeft w:val="0"/>
      <w:marRight w:val="0"/>
      <w:marTop w:val="0"/>
      <w:marBottom w:val="0"/>
      <w:divBdr>
        <w:top w:val="none" w:sz="0" w:space="0" w:color="auto"/>
        <w:left w:val="none" w:sz="0" w:space="0" w:color="auto"/>
        <w:bottom w:val="none" w:sz="0" w:space="0" w:color="auto"/>
        <w:right w:val="none" w:sz="0" w:space="0" w:color="auto"/>
      </w:divBdr>
    </w:div>
    <w:div w:id="2138446262">
      <w:bodyDiv w:val="1"/>
      <w:marLeft w:val="0"/>
      <w:marRight w:val="0"/>
      <w:marTop w:val="0"/>
      <w:marBottom w:val="0"/>
      <w:divBdr>
        <w:top w:val="none" w:sz="0" w:space="0" w:color="auto"/>
        <w:left w:val="none" w:sz="0" w:space="0" w:color="auto"/>
        <w:bottom w:val="none" w:sz="0" w:space="0" w:color="auto"/>
        <w:right w:val="none" w:sz="0" w:space="0" w:color="auto"/>
      </w:divBdr>
    </w:div>
    <w:div w:id="214585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bg1"/>
        </a:solidFill>
        <a:ln w="6350">
          <a:solidFill>
            <a:schemeClr val="accent1"/>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28fe03-6a81-4814-a007-0c4990f4eece">
      <Terms xmlns="http://schemas.microsoft.com/office/infopath/2007/PartnerControls"/>
    </lcf76f155ced4ddcb4097134ff3c332f>
    <TaxCatchAll xmlns="063b6664-fd6a-4dec-8d37-4a878cdcbbb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762C3C0D89F144904A2C42AEDC93A7" ma:contentTypeVersion="12" ma:contentTypeDescription="Create a new document." ma:contentTypeScope="" ma:versionID="9830724394e564b4c0e8fbbe6f504165">
  <xsd:schema xmlns:xsd="http://www.w3.org/2001/XMLSchema" xmlns:xs="http://www.w3.org/2001/XMLSchema" xmlns:p="http://schemas.microsoft.com/office/2006/metadata/properties" xmlns:ns2="d028fe03-6a81-4814-a007-0c4990f4eece" xmlns:ns3="063b6664-fd6a-4dec-8d37-4a878cdcbbb1" targetNamespace="http://schemas.microsoft.com/office/2006/metadata/properties" ma:root="true" ma:fieldsID="cf3c4d0de62c8957a9e9d0ee79623191" ns2:_="" ns3:_="">
    <xsd:import namespace="d028fe03-6a81-4814-a007-0c4990f4eece"/>
    <xsd:import namespace="063b6664-fd6a-4dec-8d37-4a878cdcbbb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28fe03-6a81-4814-a007-0c4990f4e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97e1a9-fa82-4965-b735-0e061acf926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63b6664-fd6a-4dec-8d37-4a878cdcbbb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4da007-5e0d-4174-bdde-29e6aed79093}" ma:internalName="TaxCatchAll" ma:showField="CatchAllData" ma:web="063b6664-fd6a-4dec-8d37-4a878cdcbb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AD149-C7AA-45D4-A79E-4FEB2B4C3B70}">
  <ds:schemaRefs>
    <ds:schemaRef ds:uri="http://schemas.microsoft.com/office/2006/metadata/properties"/>
    <ds:schemaRef ds:uri="http://schemas.microsoft.com/office/infopath/2007/PartnerControls"/>
    <ds:schemaRef ds:uri="d028fe03-6a81-4814-a007-0c4990f4eece"/>
    <ds:schemaRef ds:uri="063b6664-fd6a-4dec-8d37-4a878cdcbbb1"/>
  </ds:schemaRefs>
</ds:datastoreItem>
</file>

<file path=customXml/itemProps2.xml><?xml version="1.0" encoding="utf-8"?>
<ds:datastoreItem xmlns:ds="http://schemas.openxmlformats.org/officeDocument/2006/customXml" ds:itemID="{D0574442-2062-4E45-AC3B-AC460F5EB44D}">
  <ds:schemaRefs>
    <ds:schemaRef ds:uri="http://schemas.microsoft.com/sharepoint/v3/contenttype/forms"/>
  </ds:schemaRefs>
</ds:datastoreItem>
</file>

<file path=customXml/itemProps3.xml><?xml version="1.0" encoding="utf-8"?>
<ds:datastoreItem xmlns:ds="http://schemas.openxmlformats.org/officeDocument/2006/customXml" ds:itemID="{870F8621-0622-4277-9D93-D11CC1448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28fe03-6a81-4814-a007-0c4990f4eece"/>
    <ds:schemaRef ds:uri="063b6664-fd6a-4dec-8d37-4a878cdcbb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35227C-50F3-49C9-8F18-5728CC0F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4742</TotalTime>
  <Pages>99</Pages>
  <Words>26751</Words>
  <Characters>152483</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GhostViet</dc:creator>
  <cp:keywords/>
  <dc:description/>
  <cp:lastModifiedBy>Phuong Truong Thi</cp:lastModifiedBy>
  <cp:revision>89</cp:revision>
  <cp:lastPrinted>2021-01-15T01:40:00Z</cp:lastPrinted>
  <dcterms:created xsi:type="dcterms:W3CDTF">2024-09-13T01:21:00Z</dcterms:created>
  <dcterms:modified xsi:type="dcterms:W3CDTF">2024-12-11T05:23:00Z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0x01010049762C3C0D89F144904A2C42AEDC93A7</vt:lpwstr>
  </property>
</Properties>
</file>